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C00E9E" w14:textId="77777777" w:rsidR="006814DF" w:rsidRDefault="006814DF" w:rsidP="003301B9">
      <w:bookmarkStart w:id="0" w:name="_Toc33521395"/>
      <w:bookmarkStart w:id="1" w:name="_Hlk65946041"/>
    </w:p>
    <w:p w14:paraId="613BD633" w14:textId="0498D053" w:rsidR="00AF11D1" w:rsidRPr="00E457C1" w:rsidRDefault="00AF11D1" w:rsidP="003301B9">
      <w:pPr>
        <w:pStyle w:val="AR6Chap3Level0"/>
      </w:pPr>
      <w:bookmarkStart w:id="2" w:name="_Toc70012566"/>
      <w:r w:rsidRPr="00E457C1">
        <w:t>C</w:t>
      </w:r>
      <w:bookmarkStart w:id="3" w:name="_Ref415852630"/>
      <w:bookmarkEnd w:id="3"/>
      <w:r w:rsidRPr="00E457C1">
        <w:t xml:space="preserve">hapter </w:t>
      </w:r>
      <w:r w:rsidR="006870F6" w:rsidRPr="00E457C1">
        <w:t>3</w:t>
      </w:r>
      <w:r w:rsidRPr="00E457C1">
        <w:t xml:space="preserve">: </w:t>
      </w:r>
      <w:bookmarkStart w:id="4" w:name="_Hlk75180980"/>
      <w:r w:rsidR="006870F6" w:rsidRPr="00E457C1">
        <w:t xml:space="preserve">Human </w:t>
      </w:r>
      <w:ins w:id="5" w:author="Sara M Tuson" w:date="2021-06-29T14:49:00Z">
        <w:r w:rsidR="0007105A">
          <w:t>I</w:t>
        </w:r>
      </w:ins>
      <w:del w:id="6" w:author="Sara M Tuson" w:date="2021-06-29T14:49:00Z">
        <w:r w:rsidR="006870F6" w:rsidRPr="00E457C1" w:rsidDel="0007105A">
          <w:delText>i</w:delText>
        </w:r>
      </w:del>
      <w:r w:rsidR="006870F6" w:rsidRPr="00E457C1">
        <w:t xml:space="preserve">nfluence on the </w:t>
      </w:r>
      <w:ins w:id="7" w:author="Sara M Tuson" w:date="2021-06-29T14:49:00Z">
        <w:r w:rsidR="0007105A">
          <w:t>C</w:t>
        </w:r>
      </w:ins>
      <w:del w:id="8" w:author="Sara M Tuson" w:date="2021-06-29T14:49:00Z">
        <w:r w:rsidR="006870F6" w:rsidRPr="00E457C1" w:rsidDel="0007105A">
          <w:delText>c</w:delText>
        </w:r>
      </w:del>
      <w:r w:rsidR="006870F6" w:rsidRPr="00E457C1">
        <w:t xml:space="preserve">limate </w:t>
      </w:r>
      <w:ins w:id="9" w:author="Sara M Tuson" w:date="2021-06-29T14:49:00Z">
        <w:r w:rsidR="0007105A">
          <w:t>S</w:t>
        </w:r>
      </w:ins>
      <w:del w:id="10" w:author="Sara M Tuson" w:date="2021-06-29T14:49:00Z">
        <w:r w:rsidR="006870F6" w:rsidRPr="00E457C1" w:rsidDel="0007105A">
          <w:delText>s</w:delText>
        </w:r>
      </w:del>
      <w:r w:rsidR="006870F6" w:rsidRPr="00E457C1">
        <w:t>ystem</w:t>
      </w:r>
      <w:bookmarkEnd w:id="0"/>
      <w:bookmarkEnd w:id="2"/>
      <w:bookmarkEnd w:id="4"/>
    </w:p>
    <w:p w14:paraId="62A84884" w14:textId="77777777" w:rsidR="006814DF" w:rsidRDefault="006814DF" w:rsidP="006814DF">
      <w:pPr>
        <w:rPr>
          <w:b/>
          <w:noProof/>
          <w:lang w:val="en-US"/>
        </w:rPr>
      </w:pPr>
    </w:p>
    <w:p w14:paraId="36954D15" w14:textId="77777777" w:rsidR="006814DF" w:rsidRDefault="006814DF" w:rsidP="006814DF">
      <w:pPr>
        <w:rPr>
          <w:b/>
          <w:noProof/>
          <w:lang w:val="en-US"/>
        </w:rPr>
      </w:pPr>
    </w:p>
    <w:p w14:paraId="6B806EED" w14:textId="77777777" w:rsidR="002B64A7" w:rsidRPr="00194CB2" w:rsidRDefault="002B64A7" w:rsidP="002B64A7">
      <w:pPr>
        <w:rPr>
          <w:rFonts w:cs="Times New Roman"/>
          <w:sz w:val="24"/>
          <w:szCs w:val="24"/>
          <w:lang w:val="en-US"/>
          <w:rPrChange w:id="11" w:author="Clotilde Pean" w:date="2021-06-21T14:13:00Z">
            <w:rPr>
              <w:rFonts w:cs="Times New Roman"/>
              <w:sz w:val="24"/>
              <w:szCs w:val="24"/>
            </w:rPr>
          </w:rPrChange>
        </w:rPr>
      </w:pPr>
    </w:p>
    <w:tbl>
      <w:tblPr>
        <w:tblStyle w:val="TableGrid"/>
        <w:tblpPr w:leftFromText="180" w:rightFromText="180" w:vertAnchor="text" w:tblpY="1"/>
        <w:tblOverlap w:val="never"/>
        <w:tblW w:w="0" w:type="auto"/>
        <w:tblLook w:val="04A0" w:firstRow="1" w:lastRow="0" w:firstColumn="1" w:lastColumn="0" w:noHBand="0" w:noVBand="1"/>
        <w:tblPrChange w:id="12" w:author="Robin Matthews" w:date="2021-09-08T18:03:00Z">
          <w:tblPr>
            <w:tblStyle w:val="TableGrid"/>
            <w:tblW w:w="0" w:type="auto"/>
            <w:tblLook w:val="04A0" w:firstRow="1" w:lastRow="0" w:firstColumn="1" w:lastColumn="0" w:noHBand="0" w:noVBand="1"/>
          </w:tblPr>
        </w:tblPrChange>
      </w:tblPr>
      <w:tblGrid>
        <w:gridCol w:w="2265"/>
        <w:gridCol w:w="2265"/>
        <w:gridCol w:w="2266"/>
        <w:gridCol w:w="2266"/>
        <w:tblGridChange w:id="13">
          <w:tblGrid>
            <w:gridCol w:w="2265"/>
            <w:gridCol w:w="2265"/>
            <w:gridCol w:w="2266"/>
            <w:gridCol w:w="2266"/>
          </w:tblGrid>
        </w:tblGridChange>
      </w:tblGrid>
      <w:tr w:rsidR="002B64A7" w14:paraId="310DFC5E" w14:textId="77777777" w:rsidTr="002D1890">
        <w:tc>
          <w:tcPr>
            <w:tcW w:w="2265" w:type="dxa"/>
            <w:tcPrChange w:id="14" w:author="Robin Matthews" w:date="2021-09-08T18:03:00Z">
              <w:tcPr>
                <w:tcW w:w="2265" w:type="dxa"/>
              </w:tcPr>
            </w:tcPrChange>
          </w:tcPr>
          <w:p w14:paraId="392C6FA9" w14:textId="77777777" w:rsidR="002B64A7" w:rsidRDefault="002B64A7">
            <w:r w:rsidRPr="00C123E4">
              <w:rPr>
                <w:sz w:val="24"/>
                <w:szCs w:val="24"/>
                <w:lang w:eastAsia="fr-FR"/>
              </w:rPr>
              <w:t>Version</w:t>
            </w:r>
          </w:p>
        </w:tc>
        <w:tc>
          <w:tcPr>
            <w:tcW w:w="2265" w:type="dxa"/>
            <w:tcPrChange w:id="15" w:author="Robin Matthews" w:date="2021-09-08T18:03:00Z">
              <w:tcPr>
                <w:tcW w:w="2265" w:type="dxa"/>
              </w:tcPr>
            </w:tcPrChange>
          </w:tcPr>
          <w:p w14:paraId="78C48015" w14:textId="77777777" w:rsidR="002B64A7" w:rsidRDefault="002B64A7">
            <w:r>
              <w:t>Date</w:t>
            </w:r>
          </w:p>
        </w:tc>
        <w:tc>
          <w:tcPr>
            <w:tcW w:w="2266" w:type="dxa"/>
            <w:tcPrChange w:id="16" w:author="Robin Matthews" w:date="2021-09-08T18:03:00Z">
              <w:tcPr>
                <w:tcW w:w="2266" w:type="dxa"/>
              </w:tcPr>
            </w:tcPrChange>
          </w:tcPr>
          <w:p w14:paraId="25728FBB" w14:textId="77777777" w:rsidR="002B64A7" w:rsidRDefault="002B64A7">
            <w:r>
              <w:t>Name</w:t>
            </w:r>
          </w:p>
        </w:tc>
        <w:tc>
          <w:tcPr>
            <w:tcW w:w="2266" w:type="dxa"/>
            <w:tcPrChange w:id="17" w:author="Robin Matthews" w:date="2021-09-08T18:03:00Z">
              <w:tcPr>
                <w:tcW w:w="2266" w:type="dxa"/>
              </w:tcPr>
            </w:tcPrChange>
          </w:tcPr>
          <w:p w14:paraId="3700B434" w14:textId="77777777" w:rsidR="002B64A7" w:rsidRDefault="002B64A7">
            <w:r>
              <w:t>Action</w:t>
            </w:r>
          </w:p>
        </w:tc>
      </w:tr>
      <w:tr w:rsidR="002B64A7" w:rsidRPr="004E4DF9" w14:paraId="57AC0AC6" w14:textId="77777777" w:rsidTr="002D1890">
        <w:tc>
          <w:tcPr>
            <w:tcW w:w="2265" w:type="dxa"/>
            <w:tcPrChange w:id="18" w:author="Robin Matthews" w:date="2021-09-08T18:03:00Z">
              <w:tcPr>
                <w:tcW w:w="2265" w:type="dxa"/>
              </w:tcPr>
            </w:tcPrChange>
          </w:tcPr>
          <w:p w14:paraId="009774F3" w14:textId="0A9D6308" w:rsidR="002B64A7" w:rsidRDefault="007D5C9E">
            <w:ins w:id="19" w:author="Robin Matthews" w:date="2021-06-16T12:06:00Z">
              <w:r>
                <w:t>3</w:t>
              </w:r>
            </w:ins>
          </w:p>
        </w:tc>
        <w:tc>
          <w:tcPr>
            <w:tcW w:w="2265" w:type="dxa"/>
            <w:tcPrChange w:id="20" w:author="Robin Matthews" w:date="2021-09-08T18:03:00Z">
              <w:tcPr>
                <w:tcW w:w="2265" w:type="dxa"/>
              </w:tcPr>
            </w:tcPrChange>
          </w:tcPr>
          <w:p w14:paraId="4D6E36BD" w14:textId="678AA325" w:rsidR="002B64A7" w:rsidRDefault="007D5C9E">
            <w:ins w:id="21" w:author="Robin Matthews" w:date="2021-06-16T12:06:00Z">
              <w:r>
                <w:t>16/06/2021</w:t>
              </w:r>
            </w:ins>
          </w:p>
        </w:tc>
        <w:tc>
          <w:tcPr>
            <w:tcW w:w="2266" w:type="dxa"/>
            <w:tcPrChange w:id="22" w:author="Robin Matthews" w:date="2021-09-08T18:03:00Z">
              <w:tcPr>
                <w:tcW w:w="2266" w:type="dxa"/>
              </w:tcPr>
            </w:tcPrChange>
          </w:tcPr>
          <w:p w14:paraId="1836CDCD" w14:textId="03AC67AD" w:rsidR="002B64A7" w:rsidRDefault="007D5C9E">
            <w:ins w:id="23" w:author="Robin Matthews" w:date="2021-06-16T12:06:00Z">
              <w:r>
                <w:t>Robin</w:t>
              </w:r>
            </w:ins>
          </w:p>
        </w:tc>
        <w:tc>
          <w:tcPr>
            <w:tcW w:w="2266" w:type="dxa"/>
            <w:tcPrChange w:id="24" w:author="Robin Matthews" w:date="2021-09-08T18:03:00Z">
              <w:tcPr>
                <w:tcW w:w="2266" w:type="dxa"/>
              </w:tcPr>
            </w:tcPrChange>
          </w:tcPr>
          <w:p w14:paraId="0981E7F3" w14:textId="5DCE1ACD" w:rsidR="002B64A7" w:rsidRDefault="007D5C9E">
            <w:ins w:id="25" w:author="Robin Matthews" w:date="2021-06-16T12:06:00Z">
              <w:r>
                <w:t xml:space="preserve">Reference check 1 completed. Ready for copyediting. </w:t>
              </w:r>
            </w:ins>
            <w:ins w:id="26" w:author="Robin Matthews" w:date="2021-06-16T12:07:00Z">
              <w:r>
                <w:t>Seeking answers from authors for the comments, then will generated final reference list.</w:t>
              </w:r>
            </w:ins>
          </w:p>
        </w:tc>
      </w:tr>
      <w:tr w:rsidR="002B64A7" w:rsidRPr="004E4DF9" w14:paraId="7504DA27" w14:textId="77777777" w:rsidTr="002D1890">
        <w:tc>
          <w:tcPr>
            <w:tcW w:w="2265" w:type="dxa"/>
            <w:tcPrChange w:id="27" w:author="Robin Matthews" w:date="2021-09-08T18:03:00Z">
              <w:tcPr>
                <w:tcW w:w="2265" w:type="dxa"/>
              </w:tcPr>
            </w:tcPrChange>
          </w:tcPr>
          <w:p w14:paraId="7E26424A" w14:textId="67168797" w:rsidR="002B64A7" w:rsidRDefault="001D5B54">
            <w:r>
              <w:t>4</w:t>
            </w:r>
          </w:p>
        </w:tc>
        <w:tc>
          <w:tcPr>
            <w:tcW w:w="2265" w:type="dxa"/>
            <w:tcPrChange w:id="28" w:author="Robin Matthews" w:date="2021-09-08T18:03:00Z">
              <w:tcPr>
                <w:tcW w:w="2265" w:type="dxa"/>
              </w:tcPr>
            </w:tcPrChange>
          </w:tcPr>
          <w:p w14:paraId="1CCA1476" w14:textId="374A90BD" w:rsidR="002B64A7" w:rsidRDefault="001D5B54">
            <w:r>
              <w:t>21/06/2021</w:t>
            </w:r>
          </w:p>
        </w:tc>
        <w:tc>
          <w:tcPr>
            <w:tcW w:w="2266" w:type="dxa"/>
            <w:tcPrChange w:id="29" w:author="Robin Matthews" w:date="2021-09-08T18:03:00Z">
              <w:tcPr>
                <w:tcW w:w="2266" w:type="dxa"/>
              </w:tcPr>
            </w:tcPrChange>
          </w:tcPr>
          <w:p w14:paraId="0F7FA4D9" w14:textId="5A2E914C" w:rsidR="002B64A7" w:rsidRDefault="001D5B54">
            <w:r>
              <w:t>clotilde</w:t>
            </w:r>
          </w:p>
        </w:tc>
        <w:tc>
          <w:tcPr>
            <w:tcW w:w="2266" w:type="dxa"/>
            <w:tcPrChange w:id="30" w:author="Robin Matthews" w:date="2021-09-08T18:03:00Z">
              <w:tcPr>
                <w:tcW w:w="2266" w:type="dxa"/>
              </w:tcPr>
            </w:tcPrChange>
          </w:tcPr>
          <w:p w14:paraId="2EE3D23A" w14:textId="7110A14F" w:rsidR="002B64A7" w:rsidRDefault="001D5B54">
            <w:r>
              <w:t xml:space="preserve">Update </w:t>
            </w:r>
            <w:r w:rsidR="00FD2ACB">
              <w:t>chapter</w:t>
            </w:r>
            <w:r>
              <w:t xml:space="preserve"> </w:t>
            </w:r>
            <w:r w:rsidR="00FD2ACB">
              <w:t xml:space="preserve">&amp; ccb author </w:t>
            </w:r>
            <w:r>
              <w:t>list</w:t>
            </w:r>
            <w:r w:rsidR="00FD2ACB">
              <w:t xml:space="preserve">s </w:t>
            </w:r>
            <w:r>
              <w:t>and include citation</w:t>
            </w:r>
          </w:p>
        </w:tc>
      </w:tr>
      <w:tr w:rsidR="002B64A7" w:rsidRPr="00194CB2" w14:paraId="6A847829" w14:textId="77777777" w:rsidTr="002D1890">
        <w:tc>
          <w:tcPr>
            <w:tcW w:w="2265" w:type="dxa"/>
            <w:tcPrChange w:id="31" w:author="Robin Matthews" w:date="2021-09-08T18:03:00Z">
              <w:tcPr>
                <w:tcW w:w="2265" w:type="dxa"/>
              </w:tcPr>
            </w:tcPrChange>
          </w:tcPr>
          <w:p w14:paraId="5631F743" w14:textId="26647357" w:rsidR="002B64A7" w:rsidRDefault="00FD34EB">
            <w:ins w:id="32" w:author="Ian Blenkinsop" w:date="2021-07-07T12:56:00Z">
              <w:r>
                <w:t>5</w:t>
              </w:r>
            </w:ins>
          </w:p>
        </w:tc>
        <w:tc>
          <w:tcPr>
            <w:tcW w:w="2265" w:type="dxa"/>
            <w:tcPrChange w:id="33" w:author="Robin Matthews" w:date="2021-09-08T18:03:00Z">
              <w:tcPr>
                <w:tcW w:w="2265" w:type="dxa"/>
              </w:tcPr>
            </w:tcPrChange>
          </w:tcPr>
          <w:p w14:paraId="55E7B129" w14:textId="79764CE5" w:rsidR="002B64A7" w:rsidRDefault="00BD70DD">
            <w:ins w:id="34" w:author="Ian Blenkinsop" w:date="2021-07-13T13:39:00Z">
              <w:r>
                <w:t>13</w:t>
              </w:r>
            </w:ins>
            <w:ins w:id="35" w:author="Ian Blenkinsop" w:date="2021-07-07T12:56:00Z">
              <w:r w:rsidR="00FD34EB">
                <w:t>/07/2021</w:t>
              </w:r>
            </w:ins>
          </w:p>
        </w:tc>
        <w:tc>
          <w:tcPr>
            <w:tcW w:w="2266" w:type="dxa"/>
            <w:tcPrChange w:id="36" w:author="Robin Matthews" w:date="2021-09-08T18:03:00Z">
              <w:tcPr>
                <w:tcW w:w="2266" w:type="dxa"/>
              </w:tcPr>
            </w:tcPrChange>
          </w:tcPr>
          <w:p w14:paraId="34845A58" w14:textId="7087E17E" w:rsidR="002B64A7" w:rsidRDefault="00FD34EB">
            <w:ins w:id="37" w:author="Ian Blenkinsop" w:date="2021-07-07T12:57:00Z">
              <w:r>
                <w:t>Soapbox (external)</w:t>
              </w:r>
            </w:ins>
          </w:p>
        </w:tc>
        <w:tc>
          <w:tcPr>
            <w:tcW w:w="2266" w:type="dxa"/>
            <w:tcPrChange w:id="38" w:author="Robin Matthews" w:date="2021-09-08T18:03:00Z">
              <w:tcPr>
                <w:tcW w:w="2266" w:type="dxa"/>
              </w:tcPr>
            </w:tcPrChange>
          </w:tcPr>
          <w:p w14:paraId="548AC3C0" w14:textId="66BA2ED4" w:rsidR="002B64A7" w:rsidRDefault="00FD34EB">
            <w:ins w:id="39" w:author="Ian Blenkinsop" w:date="2021-07-07T12:57:00Z">
              <w:r>
                <w:t>Copyedit</w:t>
              </w:r>
            </w:ins>
          </w:p>
        </w:tc>
      </w:tr>
      <w:tr w:rsidR="002B64A7" w:rsidRPr="00194CB2" w14:paraId="7FA6F3C3" w14:textId="77777777" w:rsidTr="002D1890">
        <w:tc>
          <w:tcPr>
            <w:tcW w:w="2265" w:type="dxa"/>
            <w:tcPrChange w:id="40" w:author="Robin Matthews" w:date="2021-09-08T18:03:00Z">
              <w:tcPr>
                <w:tcW w:w="2265" w:type="dxa"/>
              </w:tcPr>
            </w:tcPrChange>
          </w:tcPr>
          <w:p w14:paraId="7702ADCF" w14:textId="566DB755" w:rsidR="002B64A7" w:rsidRDefault="005451D4">
            <w:r>
              <w:t>6</w:t>
            </w:r>
          </w:p>
        </w:tc>
        <w:tc>
          <w:tcPr>
            <w:tcW w:w="2265" w:type="dxa"/>
            <w:tcPrChange w:id="41" w:author="Robin Matthews" w:date="2021-09-08T18:03:00Z">
              <w:tcPr>
                <w:tcW w:w="2265" w:type="dxa"/>
              </w:tcPr>
            </w:tcPrChange>
          </w:tcPr>
          <w:p w14:paraId="3CD2D423" w14:textId="73BFA965" w:rsidR="002B64A7" w:rsidRDefault="00657F80">
            <w:ins w:id="42" w:author="Tom Maycock" w:date="2021-09-03T14:48:00Z">
              <w:r>
                <w:t>03/09/</w:t>
              </w:r>
            </w:ins>
            <w:ins w:id="43" w:author="Tom Maycock" w:date="2021-09-03T14:49:00Z">
              <w:r>
                <w:t>2021</w:t>
              </w:r>
            </w:ins>
          </w:p>
        </w:tc>
        <w:tc>
          <w:tcPr>
            <w:tcW w:w="2266" w:type="dxa"/>
            <w:tcPrChange w:id="44" w:author="Robin Matthews" w:date="2021-09-08T18:03:00Z">
              <w:tcPr>
                <w:tcW w:w="2266" w:type="dxa"/>
              </w:tcPr>
            </w:tcPrChange>
          </w:tcPr>
          <w:p w14:paraId="7F2118F4" w14:textId="7F8FC7E0" w:rsidR="002B64A7" w:rsidRDefault="00657F80">
            <w:ins w:id="45" w:author="Tom Maycock" w:date="2021-09-03T14:49:00Z">
              <w:r>
                <w:t>Tom</w:t>
              </w:r>
            </w:ins>
          </w:p>
        </w:tc>
        <w:tc>
          <w:tcPr>
            <w:tcW w:w="2266" w:type="dxa"/>
            <w:tcPrChange w:id="46" w:author="Robin Matthews" w:date="2021-09-08T18:03:00Z">
              <w:tcPr>
                <w:tcW w:w="2266" w:type="dxa"/>
              </w:tcPr>
            </w:tcPrChange>
          </w:tcPr>
          <w:p w14:paraId="33C74B77" w14:textId="2DF4776B" w:rsidR="002B64A7" w:rsidRDefault="00657F80">
            <w:ins w:id="47" w:author="Tom Maycock" w:date="2021-09-03T14:49:00Z">
              <w:r>
                <w:t>Review SBX edits</w:t>
              </w:r>
            </w:ins>
          </w:p>
        </w:tc>
      </w:tr>
      <w:tr w:rsidR="002B64A7" w:rsidRPr="00194CB2" w14:paraId="08EC10F8" w14:textId="77777777" w:rsidTr="002D1890">
        <w:tc>
          <w:tcPr>
            <w:tcW w:w="2265" w:type="dxa"/>
            <w:tcPrChange w:id="48" w:author="Robin Matthews" w:date="2021-09-08T18:03:00Z">
              <w:tcPr>
                <w:tcW w:w="2265" w:type="dxa"/>
              </w:tcPr>
            </w:tcPrChange>
          </w:tcPr>
          <w:p w14:paraId="42E27062" w14:textId="2436FA2F" w:rsidR="002B64A7" w:rsidRDefault="005451D4">
            <w:r>
              <w:t>7</w:t>
            </w:r>
          </w:p>
        </w:tc>
        <w:tc>
          <w:tcPr>
            <w:tcW w:w="2265" w:type="dxa"/>
            <w:tcPrChange w:id="49" w:author="Robin Matthews" w:date="2021-09-08T18:03:00Z">
              <w:tcPr>
                <w:tcW w:w="2265" w:type="dxa"/>
              </w:tcPr>
            </w:tcPrChange>
          </w:tcPr>
          <w:p w14:paraId="03FE32DA" w14:textId="682949A2" w:rsidR="002B64A7" w:rsidRDefault="00CA64F1">
            <w:r>
              <w:t>08/09/2021</w:t>
            </w:r>
          </w:p>
        </w:tc>
        <w:tc>
          <w:tcPr>
            <w:tcW w:w="2266" w:type="dxa"/>
            <w:tcPrChange w:id="50" w:author="Robin Matthews" w:date="2021-09-08T18:03:00Z">
              <w:tcPr>
                <w:tcW w:w="2266" w:type="dxa"/>
              </w:tcPr>
            </w:tcPrChange>
          </w:tcPr>
          <w:p w14:paraId="49F1811A" w14:textId="2EE1090B" w:rsidR="002B64A7" w:rsidRDefault="00CA64F1">
            <w:r>
              <w:t>Robin</w:t>
            </w:r>
          </w:p>
        </w:tc>
        <w:tc>
          <w:tcPr>
            <w:tcW w:w="2266" w:type="dxa"/>
            <w:tcPrChange w:id="51" w:author="Robin Matthews" w:date="2021-09-08T18:03:00Z">
              <w:tcPr>
                <w:tcW w:w="2266" w:type="dxa"/>
              </w:tcPr>
            </w:tcPrChange>
          </w:tcPr>
          <w:p w14:paraId="50F2AD38" w14:textId="191DDEAD" w:rsidR="002B64A7" w:rsidRDefault="00CA64F1">
            <w:r>
              <w:t>Per email from Nathan Gillett, (1) replaced Morgenstern (2020) by Morgensterm (2021). (2) replaced the Thackeray et al. (2018) reference.</w:t>
            </w:r>
          </w:p>
        </w:tc>
      </w:tr>
      <w:tr w:rsidR="00896246" w:rsidRPr="00194CB2" w14:paraId="49502404" w14:textId="77777777" w:rsidTr="002D1890">
        <w:tc>
          <w:tcPr>
            <w:tcW w:w="2265" w:type="dxa"/>
          </w:tcPr>
          <w:p w14:paraId="231CD94F" w14:textId="3916C381" w:rsidR="00896246" w:rsidRDefault="00896246">
            <w:r>
              <w:t>8</w:t>
            </w:r>
          </w:p>
        </w:tc>
        <w:tc>
          <w:tcPr>
            <w:tcW w:w="2265" w:type="dxa"/>
          </w:tcPr>
          <w:p w14:paraId="24C97881" w14:textId="231E3C4D" w:rsidR="00896246" w:rsidRDefault="00896246">
            <w:r>
              <w:t>08/09/2021</w:t>
            </w:r>
          </w:p>
        </w:tc>
        <w:tc>
          <w:tcPr>
            <w:tcW w:w="2266" w:type="dxa"/>
          </w:tcPr>
          <w:p w14:paraId="6020A74E" w14:textId="52409DD4" w:rsidR="00896246" w:rsidRDefault="00896246">
            <w:r>
              <w:t>Robin</w:t>
            </w:r>
          </w:p>
        </w:tc>
        <w:tc>
          <w:tcPr>
            <w:tcW w:w="2266" w:type="dxa"/>
          </w:tcPr>
          <w:p w14:paraId="5FBF4F40" w14:textId="179FDB60" w:rsidR="00896246" w:rsidRDefault="00896246">
            <w:r>
              <w:t>No changes</w:t>
            </w:r>
          </w:p>
        </w:tc>
      </w:tr>
      <w:tr w:rsidR="00DC40EA" w:rsidRPr="00194CB2" w14:paraId="41371217" w14:textId="77777777" w:rsidTr="002D1890">
        <w:tc>
          <w:tcPr>
            <w:tcW w:w="2265" w:type="dxa"/>
          </w:tcPr>
          <w:p w14:paraId="564AB093" w14:textId="58EA9183" w:rsidR="00DC40EA" w:rsidRDefault="00DE7D49">
            <w:r>
              <w:t>9</w:t>
            </w:r>
          </w:p>
        </w:tc>
        <w:tc>
          <w:tcPr>
            <w:tcW w:w="2265" w:type="dxa"/>
          </w:tcPr>
          <w:p w14:paraId="0A64E8FF" w14:textId="7523EA34" w:rsidR="00DC40EA" w:rsidRDefault="00DC40EA"/>
        </w:tc>
        <w:tc>
          <w:tcPr>
            <w:tcW w:w="2266" w:type="dxa"/>
          </w:tcPr>
          <w:p w14:paraId="5C4B4033" w14:textId="66570CDE" w:rsidR="00DC40EA" w:rsidRDefault="00DE7D49">
            <w:r>
              <w:t>Tom</w:t>
            </w:r>
          </w:p>
        </w:tc>
        <w:tc>
          <w:tcPr>
            <w:tcW w:w="2266" w:type="dxa"/>
          </w:tcPr>
          <w:p w14:paraId="4DEABBE5" w14:textId="77777777" w:rsidR="00DC40EA" w:rsidRDefault="00DC40EA"/>
        </w:tc>
      </w:tr>
      <w:tr w:rsidR="00DC40EA" w:rsidRPr="00DC40EA" w14:paraId="2B5E2548" w14:textId="77777777" w:rsidTr="002D1890">
        <w:tc>
          <w:tcPr>
            <w:tcW w:w="2265" w:type="dxa"/>
          </w:tcPr>
          <w:p w14:paraId="21A06A26" w14:textId="58291F06" w:rsidR="00DC40EA" w:rsidRDefault="00DC40EA">
            <w:r>
              <w:t>10</w:t>
            </w:r>
          </w:p>
        </w:tc>
        <w:tc>
          <w:tcPr>
            <w:tcW w:w="2265" w:type="dxa"/>
          </w:tcPr>
          <w:p w14:paraId="2214E93B" w14:textId="01B775CB" w:rsidR="00DC40EA" w:rsidRDefault="00DC40EA">
            <w:r>
              <w:t>13/09/2021</w:t>
            </w:r>
          </w:p>
        </w:tc>
        <w:tc>
          <w:tcPr>
            <w:tcW w:w="2266" w:type="dxa"/>
          </w:tcPr>
          <w:p w14:paraId="17444378" w14:textId="3FD7CE54" w:rsidR="00DC40EA" w:rsidRDefault="00DC40EA">
            <w:r>
              <w:t>Clotilde</w:t>
            </w:r>
          </w:p>
        </w:tc>
        <w:tc>
          <w:tcPr>
            <w:tcW w:w="2266" w:type="dxa"/>
          </w:tcPr>
          <w:p w14:paraId="790C4656" w14:textId="77777777" w:rsidR="00DC40EA" w:rsidRDefault="00DC40EA">
            <w:r>
              <w:t>Corrigenda implemented</w:t>
            </w:r>
          </w:p>
          <w:p w14:paraId="40385801" w14:textId="77777777" w:rsidR="00DC40EA" w:rsidRDefault="00DC40EA">
            <w:r>
              <w:t>Copyedited figure captions from figure file included</w:t>
            </w:r>
          </w:p>
          <w:p w14:paraId="30DD0D90" w14:textId="6FB025F2" w:rsidR="00DC40EA" w:rsidRDefault="00DC40EA">
            <w:r>
              <w:t>Citation fixed</w:t>
            </w:r>
          </w:p>
        </w:tc>
      </w:tr>
      <w:tr w:rsidR="00DC40EA" w:rsidRPr="00DC40EA" w14:paraId="59B3CB37" w14:textId="77777777" w:rsidTr="002D1890">
        <w:tc>
          <w:tcPr>
            <w:tcW w:w="2265" w:type="dxa"/>
          </w:tcPr>
          <w:p w14:paraId="0F8AC994" w14:textId="03492927" w:rsidR="00DC40EA" w:rsidRDefault="004E4DF9">
            <w:r>
              <w:t>11</w:t>
            </w:r>
          </w:p>
        </w:tc>
        <w:tc>
          <w:tcPr>
            <w:tcW w:w="2265" w:type="dxa"/>
          </w:tcPr>
          <w:p w14:paraId="5A63E664" w14:textId="3503FA28" w:rsidR="00DC40EA" w:rsidRDefault="004E4DF9">
            <w:r>
              <w:t>13/09</w:t>
            </w:r>
          </w:p>
        </w:tc>
        <w:tc>
          <w:tcPr>
            <w:tcW w:w="2266" w:type="dxa"/>
          </w:tcPr>
          <w:p w14:paraId="458A69F0" w14:textId="6157DFED" w:rsidR="00DC40EA" w:rsidRDefault="004E4DF9">
            <w:r>
              <w:t>clotilde</w:t>
            </w:r>
          </w:p>
        </w:tc>
        <w:tc>
          <w:tcPr>
            <w:tcW w:w="2266" w:type="dxa"/>
          </w:tcPr>
          <w:p w14:paraId="6A0EED55" w14:textId="74216C6D" w:rsidR="00DC40EA" w:rsidRDefault="004E4DF9">
            <w:r>
              <w:t>nothing</w:t>
            </w:r>
          </w:p>
        </w:tc>
      </w:tr>
      <w:tr w:rsidR="00DC40EA" w:rsidRPr="00DC40EA" w14:paraId="704C2DCC" w14:textId="77777777" w:rsidTr="002D1890">
        <w:tc>
          <w:tcPr>
            <w:tcW w:w="2265" w:type="dxa"/>
          </w:tcPr>
          <w:p w14:paraId="1B7223EC" w14:textId="6B5557E0" w:rsidR="00DC40EA" w:rsidRDefault="00A512E5">
            <w:r>
              <w:t>12</w:t>
            </w:r>
          </w:p>
        </w:tc>
        <w:tc>
          <w:tcPr>
            <w:tcW w:w="2265" w:type="dxa"/>
          </w:tcPr>
          <w:p w14:paraId="04D8D181" w14:textId="0CDBA914" w:rsidR="00DC40EA" w:rsidRDefault="00A512E5">
            <w:r>
              <w:t>13/09/21</w:t>
            </w:r>
          </w:p>
        </w:tc>
        <w:tc>
          <w:tcPr>
            <w:tcW w:w="2266" w:type="dxa"/>
          </w:tcPr>
          <w:p w14:paraId="0CEA0142" w14:textId="0C736B67" w:rsidR="00DC40EA" w:rsidRDefault="00A512E5">
            <w:r>
              <w:t>Tom</w:t>
            </w:r>
          </w:p>
        </w:tc>
        <w:tc>
          <w:tcPr>
            <w:tcW w:w="2266" w:type="dxa"/>
          </w:tcPr>
          <w:p w14:paraId="083EE7B8" w14:textId="56B0E862" w:rsidR="00DC40EA" w:rsidRDefault="00A512E5">
            <w:r>
              <w:t>No change</w:t>
            </w:r>
          </w:p>
        </w:tc>
      </w:tr>
      <w:tr w:rsidR="00DC40EA" w:rsidRPr="00DC40EA" w14:paraId="548B95AD" w14:textId="77777777" w:rsidTr="002D1890">
        <w:tc>
          <w:tcPr>
            <w:tcW w:w="2265" w:type="dxa"/>
          </w:tcPr>
          <w:p w14:paraId="41E4BFC3" w14:textId="77777777" w:rsidR="00DC40EA" w:rsidRDefault="00DC40EA"/>
        </w:tc>
        <w:tc>
          <w:tcPr>
            <w:tcW w:w="2265" w:type="dxa"/>
          </w:tcPr>
          <w:p w14:paraId="7F9D6916" w14:textId="77777777" w:rsidR="00DC40EA" w:rsidRDefault="00DC40EA"/>
        </w:tc>
        <w:tc>
          <w:tcPr>
            <w:tcW w:w="2266" w:type="dxa"/>
          </w:tcPr>
          <w:p w14:paraId="54D57B9C" w14:textId="77777777" w:rsidR="00DC40EA" w:rsidRDefault="00DC40EA"/>
        </w:tc>
        <w:tc>
          <w:tcPr>
            <w:tcW w:w="2266" w:type="dxa"/>
          </w:tcPr>
          <w:p w14:paraId="1CF3EB03" w14:textId="77777777" w:rsidR="00DC40EA" w:rsidRDefault="00DC40EA"/>
        </w:tc>
      </w:tr>
      <w:tr w:rsidR="00DC40EA" w:rsidRPr="00DC40EA" w14:paraId="5B53B7E7" w14:textId="77777777" w:rsidTr="002D1890">
        <w:tc>
          <w:tcPr>
            <w:tcW w:w="2265" w:type="dxa"/>
          </w:tcPr>
          <w:p w14:paraId="70370085" w14:textId="77777777" w:rsidR="00DC40EA" w:rsidRDefault="00DC40EA"/>
        </w:tc>
        <w:tc>
          <w:tcPr>
            <w:tcW w:w="2265" w:type="dxa"/>
          </w:tcPr>
          <w:p w14:paraId="091BE11C" w14:textId="77777777" w:rsidR="00DC40EA" w:rsidRDefault="00DC40EA"/>
        </w:tc>
        <w:tc>
          <w:tcPr>
            <w:tcW w:w="2266" w:type="dxa"/>
          </w:tcPr>
          <w:p w14:paraId="0D97AD24" w14:textId="77777777" w:rsidR="00DC40EA" w:rsidRDefault="00DC40EA"/>
        </w:tc>
        <w:tc>
          <w:tcPr>
            <w:tcW w:w="2266" w:type="dxa"/>
          </w:tcPr>
          <w:p w14:paraId="0ED9F9E0" w14:textId="77777777" w:rsidR="00DC40EA" w:rsidRDefault="00DC40EA"/>
        </w:tc>
      </w:tr>
    </w:tbl>
    <w:p w14:paraId="6705E1AB" w14:textId="77777777" w:rsidR="002D1890" w:rsidRDefault="002D1890" w:rsidP="002B64A7">
      <w:pPr>
        <w:rPr>
          <w:ins w:id="52" w:author="Robin Matthews" w:date="2021-09-08T18:03:00Z"/>
          <w:lang w:val="en-US"/>
        </w:rPr>
      </w:pPr>
    </w:p>
    <w:p w14:paraId="4B5D24B0" w14:textId="77777777" w:rsidR="002D1890" w:rsidRPr="002D1890" w:rsidRDefault="002D1890" w:rsidP="002D1890">
      <w:pPr>
        <w:rPr>
          <w:ins w:id="53" w:author="Robin Matthews" w:date="2021-09-08T18:03:00Z"/>
          <w:lang w:val="en-US"/>
        </w:rPr>
      </w:pPr>
    </w:p>
    <w:p w14:paraId="194D3DAC" w14:textId="77777777" w:rsidR="002D1890" w:rsidRPr="00CA64F1" w:rsidRDefault="002D1890" w:rsidP="00CA64F1">
      <w:pPr>
        <w:rPr>
          <w:ins w:id="54" w:author="Robin Matthews" w:date="2021-09-08T18:03:00Z"/>
          <w:lang w:val="en-US"/>
        </w:rPr>
      </w:pPr>
    </w:p>
    <w:p w14:paraId="14C4098F" w14:textId="77777777" w:rsidR="002D1890" w:rsidRPr="002D1890" w:rsidRDefault="002D1890">
      <w:pPr>
        <w:rPr>
          <w:ins w:id="55" w:author="Robin Matthews" w:date="2021-09-08T18:03:00Z"/>
          <w:lang w:val="en-US"/>
        </w:rPr>
      </w:pPr>
    </w:p>
    <w:p w14:paraId="49605998" w14:textId="77777777" w:rsidR="002D1890" w:rsidRPr="002D1890" w:rsidRDefault="002D1890">
      <w:pPr>
        <w:rPr>
          <w:ins w:id="56" w:author="Robin Matthews" w:date="2021-09-08T18:03:00Z"/>
          <w:lang w:val="en-US"/>
        </w:rPr>
      </w:pPr>
    </w:p>
    <w:p w14:paraId="66416F1E" w14:textId="77777777" w:rsidR="002D1890" w:rsidRPr="002D1890" w:rsidRDefault="002D1890">
      <w:pPr>
        <w:rPr>
          <w:ins w:id="57" w:author="Robin Matthews" w:date="2021-09-08T18:03:00Z"/>
          <w:lang w:val="en-US"/>
        </w:rPr>
      </w:pPr>
    </w:p>
    <w:p w14:paraId="7287C1E4" w14:textId="77777777" w:rsidR="002D1890" w:rsidRPr="002D1890" w:rsidRDefault="002D1890">
      <w:pPr>
        <w:rPr>
          <w:ins w:id="58" w:author="Robin Matthews" w:date="2021-09-08T18:03:00Z"/>
          <w:lang w:val="en-US"/>
        </w:rPr>
      </w:pPr>
    </w:p>
    <w:p w14:paraId="1E89C4F8" w14:textId="77777777" w:rsidR="002D1890" w:rsidRPr="002D1890" w:rsidRDefault="002D1890">
      <w:pPr>
        <w:rPr>
          <w:ins w:id="59" w:author="Robin Matthews" w:date="2021-09-08T18:03:00Z"/>
          <w:lang w:val="en-US"/>
        </w:rPr>
      </w:pPr>
    </w:p>
    <w:p w14:paraId="51066787" w14:textId="77777777" w:rsidR="002D1890" w:rsidRPr="002D1890" w:rsidRDefault="002D1890">
      <w:pPr>
        <w:rPr>
          <w:ins w:id="60" w:author="Robin Matthews" w:date="2021-09-08T18:03:00Z"/>
          <w:lang w:val="en-US"/>
        </w:rPr>
      </w:pPr>
    </w:p>
    <w:p w14:paraId="0FAA395F" w14:textId="77777777" w:rsidR="002D1890" w:rsidRPr="002D1890" w:rsidRDefault="002D1890">
      <w:pPr>
        <w:rPr>
          <w:ins w:id="61" w:author="Robin Matthews" w:date="2021-09-08T18:03:00Z"/>
          <w:lang w:val="en-US"/>
        </w:rPr>
      </w:pPr>
    </w:p>
    <w:p w14:paraId="75E3308A" w14:textId="77777777" w:rsidR="002D1890" w:rsidRPr="002D1890" w:rsidRDefault="002D1890">
      <w:pPr>
        <w:rPr>
          <w:ins w:id="62" w:author="Robin Matthews" w:date="2021-09-08T18:03:00Z"/>
          <w:lang w:val="en-US"/>
        </w:rPr>
      </w:pPr>
    </w:p>
    <w:p w14:paraId="112B4D49" w14:textId="77777777" w:rsidR="002D1890" w:rsidRDefault="002D1890" w:rsidP="002B64A7">
      <w:pPr>
        <w:rPr>
          <w:ins w:id="63" w:author="Robin Matthews" w:date="2021-09-08T18:03:00Z"/>
          <w:lang w:val="en-US"/>
        </w:rPr>
      </w:pPr>
    </w:p>
    <w:p w14:paraId="6353A27A" w14:textId="27CA2648" w:rsidR="002B64A7" w:rsidRPr="00194CB2" w:rsidRDefault="002D1890" w:rsidP="002B64A7">
      <w:pPr>
        <w:rPr>
          <w:lang w:val="en-US"/>
          <w:rPrChange w:id="64" w:author="Clotilde Pean" w:date="2021-06-21T14:13:00Z">
            <w:rPr/>
          </w:rPrChange>
        </w:rPr>
      </w:pPr>
      <w:ins w:id="65" w:author="Robin Matthews" w:date="2021-09-08T18:03:00Z">
        <w:r>
          <w:rPr>
            <w:lang w:val="en-US"/>
          </w:rPr>
          <w:br w:type="textWrapping" w:clear="all"/>
        </w:r>
      </w:ins>
    </w:p>
    <w:p w14:paraId="5E2A4AA1" w14:textId="77777777" w:rsidR="002B64A7" w:rsidRDefault="002B64A7">
      <w:pPr>
        <w:rPr>
          <w:b/>
          <w:noProof/>
          <w:lang w:val="en-US"/>
        </w:rPr>
      </w:pPr>
      <w:r>
        <w:rPr>
          <w:b/>
          <w:noProof/>
          <w:lang w:val="en-US"/>
        </w:rPr>
        <w:br w:type="page"/>
      </w:r>
    </w:p>
    <w:p w14:paraId="7BE7DA79" w14:textId="59DF14B5" w:rsidR="009F594A" w:rsidRPr="00E457C1" w:rsidRDefault="009F594A" w:rsidP="006814DF">
      <w:pPr>
        <w:rPr>
          <w:b/>
          <w:noProof/>
          <w:lang w:val="en-US"/>
        </w:rPr>
      </w:pPr>
      <w:bookmarkStart w:id="66" w:name="_Hlk75181608"/>
      <w:r w:rsidRPr="00E457C1">
        <w:rPr>
          <w:b/>
          <w:noProof/>
          <w:lang w:val="en-US"/>
        </w:rPr>
        <w:lastRenderedPageBreak/>
        <w:t>Coordinating Lead Authors:</w:t>
      </w:r>
    </w:p>
    <w:p w14:paraId="08B55703" w14:textId="77777777" w:rsidR="009F594A" w:rsidRPr="00E457C1" w:rsidRDefault="009F594A" w:rsidP="009F594A">
      <w:pPr>
        <w:pStyle w:val="AR6BodyText"/>
        <w:jc w:val="both"/>
        <w:rPr>
          <w:rFonts w:cs="Times New Roman"/>
          <w:noProof/>
          <w:lang w:val="en-US"/>
        </w:rPr>
      </w:pPr>
      <w:bookmarkStart w:id="67" w:name="_Hlk75181026"/>
      <w:r w:rsidRPr="00E457C1">
        <w:rPr>
          <w:rFonts w:cs="Times New Roman"/>
          <w:noProof/>
          <w:lang w:val="en-US"/>
        </w:rPr>
        <w:t>Veronika Eyring (Germany) and Nathan P. Gillett (Canada)</w:t>
      </w:r>
    </w:p>
    <w:p w14:paraId="2FD7B5BA" w14:textId="77777777" w:rsidR="009F594A" w:rsidRPr="00E457C1" w:rsidRDefault="009F594A" w:rsidP="009F594A">
      <w:pPr>
        <w:pStyle w:val="AR6BodyText"/>
        <w:jc w:val="both"/>
        <w:rPr>
          <w:rFonts w:cs="Times New Roman"/>
          <w:noProof/>
          <w:lang w:val="en-US"/>
        </w:rPr>
      </w:pPr>
    </w:p>
    <w:p w14:paraId="01637DC9" w14:textId="77777777" w:rsidR="009F594A" w:rsidRPr="00E457C1" w:rsidRDefault="009F594A" w:rsidP="009F594A">
      <w:pPr>
        <w:pStyle w:val="AR6BodyText"/>
        <w:rPr>
          <w:b/>
          <w:noProof/>
          <w:lang w:val="en-US"/>
        </w:rPr>
      </w:pPr>
      <w:r w:rsidRPr="00E457C1">
        <w:rPr>
          <w:b/>
          <w:noProof/>
          <w:lang w:val="en-US"/>
        </w:rPr>
        <w:t>Lead Authors:</w:t>
      </w:r>
    </w:p>
    <w:p w14:paraId="60DD39FF" w14:textId="1CFDEA67" w:rsidR="009F594A" w:rsidRPr="00E457C1" w:rsidRDefault="009F594A" w:rsidP="009F594A">
      <w:pPr>
        <w:pStyle w:val="AR6BodyText"/>
        <w:rPr>
          <w:rFonts w:cs="Times New Roman"/>
          <w:noProof/>
          <w:lang w:val="en-US"/>
        </w:rPr>
      </w:pPr>
      <w:r w:rsidRPr="00E457C1">
        <w:rPr>
          <w:rFonts w:cs="Times New Roman"/>
          <w:noProof/>
          <w:lang w:val="en-US"/>
        </w:rPr>
        <w:t xml:space="preserve">Krishna </w:t>
      </w:r>
      <w:r w:rsidR="004D1D98">
        <w:rPr>
          <w:rFonts w:cs="Times New Roman"/>
          <w:noProof/>
          <w:lang w:val="en-US"/>
        </w:rPr>
        <w:t xml:space="preserve">M. </w:t>
      </w:r>
      <w:r w:rsidRPr="00E457C1">
        <w:rPr>
          <w:rFonts w:cs="Times New Roman"/>
          <w:noProof/>
          <w:lang w:val="en-US"/>
        </w:rPr>
        <w:t>Achuta</w:t>
      </w:r>
      <w:r w:rsidR="004D1D98">
        <w:rPr>
          <w:rFonts w:cs="Times New Roman"/>
          <w:noProof/>
          <w:lang w:val="en-US"/>
        </w:rPr>
        <w:t xml:space="preserve"> </w:t>
      </w:r>
      <w:r w:rsidRPr="00E457C1">
        <w:rPr>
          <w:rFonts w:cs="Times New Roman"/>
          <w:noProof/>
          <w:lang w:val="en-US"/>
        </w:rPr>
        <w:t xml:space="preserve">Rao (India), Rondrotiana Barimalala (South Africa/Madagascar), Marcelo Barreiro </w:t>
      </w:r>
      <w:r w:rsidR="004D1D98">
        <w:rPr>
          <w:rFonts w:cs="Times New Roman"/>
          <w:noProof/>
          <w:lang w:val="en-US"/>
        </w:rPr>
        <w:t>Parrillo</w:t>
      </w:r>
      <w:r w:rsidR="00DF6F96">
        <w:rPr>
          <w:rFonts w:cs="Times New Roman"/>
          <w:noProof/>
          <w:lang w:val="en-US"/>
        </w:rPr>
        <w:t xml:space="preserve"> </w:t>
      </w:r>
      <w:r w:rsidRPr="00E457C1">
        <w:rPr>
          <w:rFonts w:cs="Times New Roman"/>
          <w:noProof/>
          <w:lang w:val="en-US"/>
        </w:rPr>
        <w:t>(Uruguay), Nicolas Bellouin (U</w:t>
      </w:r>
      <w:r w:rsidR="00DF6F96">
        <w:rPr>
          <w:rFonts w:cs="Times New Roman"/>
          <w:noProof/>
          <w:lang w:val="en-US"/>
        </w:rPr>
        <w:t xml:space="preserve">nited </w:t>
      </w:r>
      <w:r w:rsidRPr="00E457C1">
        <w:rPr>
          <w:rFonts w:cs="Times New Roman"/>
          <w:noProof/>
          <w:lang w:val="en-US"/>
        </w:rPr>
        <w:t>K</w:t>
      </w:r>
      <w:r w:rsidR="00DF6F96">
        <w:rPr>
          <w:rFonts w:cs="Times New Roman"/>
          <w:noProof/>
          <w:lang w:val="en-US"/>
        </w:rPr>
        <w:t>ingdom</w:t>
      </w:r>
      <w:r w:rsidRPr="00E457C1">
        <w:rPr>
          <w:rFonts w:cs="Times New Roman"/>
          <w:noProof/>
          <w:lang w:val="en-US"/>
        </w:rPr>
        <w:t>/France), Christophe Cassou (France), Paul J. Durack (U</w:t>
      </w:r>
      <w:r w:rsidR="00DF6F96">
        <w:rPr>
          <w:rFonts w:cs="Times New Roman"/>
          <w:noProof/>
          <w:lang w:val="en-US"/>
        </w:rPr>
        <w:t>nited States of America</w:t>
      </w:r>
      <w:r w:rsidRPr="00E457C1">
        <w:rPr>
          <w:rFonts w:cs="Times New Roman"/>
          <w:noProof/>
          <w:lang w:val="en-US"/>
        </w:rPr>
        <w:t>/Australia), Yu Kosaka (Japan), Shayne McGregor (Australia), Seung-Ki Min (Republic of Korea), Olaf Morgenstern (New Zealand/Germany), Ying Sun (China)</w:t>
      </w:r>
    </w:p>
    <w:bookmarkEnd w:id="67"/>
    <w:p w14:paraId="114A6A7B" w14:textId="77777777" w:rsidR="00A968CA" w:rsidRPr="00B40A97" w:rsidRDefault="00A968CA" w:rsidP="00A968CA">
      <w:pPr>
        <w:pStyle w:val="AR6BodyTextBold"/>
        <w:jc w:val="both"/>
        <w:rPr>
          <w:rFonts w:cs="Times New Roman"/>
          <w:noProof/>
          <w:lang w:val="en-GB"/>
        </w:rPr>
      </w:pPr>
    </w:p>
    <w:p w14:paraId="79B5CC3C" w14:textId="767AECC5" w:rsidR="009F594A" w:rsidRPr="00E457C1" w:rsidRDefault="009F594A" w:rsidP="009F594A">
      <w:pPr>
        <w:pStyle w:val="AR6BodyText"/>
        <w:rPr>
          <w:b/>
          <w:noProof/>
          <w:lang w:val="en-GB"/>
        </w:rPr>
      </w:pPr>
      <w:r w:rsidRPr="00E457C1">
        <w:rPr>
          <w:b/>
          <w:noProof/>
          <w:lang w:val="en-GB"/>
        </w:rPr>
        <w:t>Contributing Authors:</w:t>
      </w:r>
    </w:p>
    <w:p w14:paraId="4E69253D" w14:textId="430D8362" w:rsidR="009F594A" w:rsidRPr="00E457C1" w:rsidRDefault="002B6C5B" w:rsidP="00994EB6">
      <w:pPr>
        <w:pStyle w:val="AR6BodyText"/>
        <w:rPr>
          <w:rFonts w:cs="Times New Roman"/>
          <w:noProof/>
          <w:lang w:val="en-GB"/>
        </w:rPr>
      </w:pPr>
      <w:r w:rsidRPr="00E457C1">
        <w:rPr>
          <w:rFonts w:cs="Times New Roman"/>
          <w:noProof/>
          <w:lang w:val="en-GB"/>
        </w:rPr>
        <w:t>Lisa Bock (Germany), Elizaveta Malinina (Canada</w:t>
      </w:r>
      <w:r w:rsidR="00DF6F96">
        <w:rPr>
          <w:rFonts w:cs="Times New Roman"/>
          <w:noProof/>
          <w:lang w:val="en-GB"/>
        </w:rPr>
        <w:t>/Russian Federation</w:t>
      </w:r>
      <w:r w:rsidRPr="00E457C1">
        <w:rPr>
          <w:rFonts w:cs="Times New Roman"/>
          <w:noProof/>
          <w:lang w:val="en-GB"/>
        </w:rPr>
        <w:t xml:space="preserve">), </w:t>
      </w:r>
      <w:r w:rsidR="009F594A" w:rsidRPr="00E457C1">
        <w:rPr>
          <w:rFonts w:cs="Times New Roman"/>
          <w:noProof/>
          <w:lang w:val="en-GB"/>
        </w:rPr>
        <w:t>Guðfinna Aðalgeirsdóttir (Iceland), Jonathan L. Bamber (</w:t>
      </w:r>
      <w:r w:rsidR="00DF6F96">
        <w:rPr>
          <w:rFonts w:cs="Times New Roman"/>
          <w:noProof/>
          <w:lang w:val="en-US"/>
        </w:rPr>
        <w:t>United Kingdom</w:t>
      </w:r>
      <w:r w:rsidR="009F594A" w:rsidRPr="00E457C1">
        <w:rPr>
          <w:rFonts w:cs="Times New Roman"/>
          <w:noProof/>
          <w:lang w:val="en-GB"/>
        </w:rPr>
        <w:t>), Chris Brierley (</w:t>
      </w:r>
      <w:r w:rsidR="00DF6F96">
        <w:rPr>
          <w:rFonts w:cs="Times New Roman"/>
          <w:noProof/>
          <w:lang w:val="en-US"/>
        </w:rPr>
        <w:t>United Kingdom</w:t>
      </w:r>
      <w:r w:rsidR="009F594A" w:rsidRPr="00E457C1">
        <w:rPr>
          <w:rFonts w:cs="Times New Roman"/>
          <w:noProof/>
          <w:lang w:val="en-GB"/>
        </w:rPr>
        <w:t xml:space="preserve">), </w:t>
      </w:r>
      <w:r w:rsidR="00DF6F96" w:rsidRPr="00E457C1">
        <w:rPr>
          <w:rFonts w:cs="Times New Roman"/>
          <w:noProof/>
          <w:lang w:val="en-GB"/>
        </w:rPr>
        <w:t>Lee de Mora (</w:t>
      </w:r>
      <w:r w:rsidR="00DF6F96">
        <w:rPr>
          <w:rFonts w:cs="Times New Roman"/>
          <w:noProof/>
          <w:lang w:val="en-US"/>
        </w:rPr>
        <w:t>United Kingdom</w:t>
      </w:r>
      <w:r w:rsidR="00DF6F96" w:rsidRPr="00E457C1">
        <w:rPr>
          <w:rFonts w:cs="Times New Roman"/>
          <w:noProof/>
          <w:lang w:val="en-GB"/>
        </w:rPr>
        <w:t xml:space="preserve">), </w:t>
      </w:r>
      <w:r w:rsidR="009F594A" w:rsidRPr="00E457C1">
        <w:rPr>
          <w:rFonts w:cs="Times New Roman"/>
          <w:noProof/>
          <w:lang w:val="en-GB"/>
        </w:rPr>
        <w:t>John P. Dunne (</w:t>
      </w:r>
      <w:r w:rsidR="00DF6F96">
        <w:rPr>
          <w:rFonts w:cs="Times New Roman"/>
          <w:noProof/>
          <w:lang w:val="en-US"/>
        </w:rPr>
        <w:t>United States of America</w:t>
      </w:r>
      <w:r w:rsidR="009F594A" w:rsidRPr="00E457C1">
        <w:rPr>
          <w:rFonts w:cs="Times New Roman"/>
          <w:noProof/>
          <w:lang w:val="en-GB"/>
        </w:rPr>
        <w:t>), John C. Fyfe (Canada), Peter J. Gleckler (</w:t>
      </w:r>
      <w:r w:rsidR="00DF6F96">
        <w:rPr>
          <w:rFonts w:cs="Times New Roman"/>
          <w:noProof/>
          <w:lang w:val="en-US"/>
        </w:rPr>
        <w:t>United States of America</w:t>
      </w:r>
      <w:r w:rsidR="009F594A" w:rsidRPr="00E457C1">
        <w:rPr>
          <w:rFonts w:cs="Times New Roman"/>
          <w:noProof/>
          <w:lang w:val="en-GB"/>
        </w:rPr>
        <w:t>), Peter Greve (Austria</w:t>
      </w:r>
      <w:r w:rsidR="00DF6F96">
        <w:rPr>
          <w:rFonts w:cs="Times New Roman"/>
          <w:noProof/>
          <w:lang w:val="en-GB"/>
        </w:rPr>
        <w:t>/Germany</w:t>
      </w:r>
      <w:r w:rsidR="009F594A" w:rsidRPr="00E457C1">
        <w:rPr>
          <w:rFonts w:cs="Times New Roman"/>
          <w:noProof/>
          <w:lang w:val="en-GB"/>
        </w:rPr>
        <w:t>), Lukas Gudmundsson (Swi</w:t>
      </w:r>
      <w:r w:rsidR="00DD11A3" w:rsidRPr="00E457C1">
        <w:rPr>
          <w:rFonts w:cs="Times New Roman"/>
          <w:noProof/>
          <w:lang w:val="en-GB"/>
        </w:rPr>
        <w:t>tzerland</w:t>
      </w:r>
      <w:r w:rsidR="00DF6F96">
        <w:rPr>
          <w:rFonts w:cs="Times New Roman"/>
          <w:noProof/>
          <w:lang w:val="en-GB"/>
        </w:rPr>
        <w:t>/Germany, Iceland</w:t>
      </w:r>
      <w:r w:rsidR="00DD11A3" w:rsidRPr="00E457C1">
        <w:rPr>
          <w:rFonts w:cs="Times New Roman"/>
          <w:noProof/>
          <w:lang w:val="en-GB"/>
        </w:rPr>
        <w:t>), Karsten Haustein (</w:t>
      </w:r>
      <w:r w:rsidR="00F17452">
        <w:rPr>
          <w:rFonts w:cs="Times New Roman"/>
          <w:noProof/>
          <w:lang w:val="en-US"/>
        </w:rPr>
        <w:t>United Kingdom, Germany</w:t>
      </w:r>
      <w:r w:rsidR="00F17452" w:rsidRPr="00E457C1">
        <w:rPr>
          <w:rFonts w:cs="Times New Roman"/>
          <w:noProof/>
          <w:lang w:val="en-GB"/>
        </w:rPr>
        <w:t xml:space="preserve"> </w:t>
      </w:r>
      <w:r w:rsidR="00DD11A3" w:rsidRPr="00E457C1">
        <w:rPr>
          <w:rFonts w:cs="Times New Roman"/>
          <w:noProof/>
          <w:lang w:val="en-GB"/>
        </w:rPr>
        <w:t>/</w:t>
      </w:r>
      <w:r w:rsidR="009F594A" w:rsidRPr="00E457C1">
        <w:rPr>
          <w:rFonts w:cs="Times New Roman"/>
          <w:noProof/>
          <w:lang w:val="en-GB"/>
        </w:rPr>
        <w:t>Germany), Ed Hawkins (</w:t>
      </w:r>
      <w:r w:rsidR="00E26A14">
        <w:rPr>
          <w:rFonts w:cs="Times New Roman"/>
          <w:noProof/>
          <w:lang w:val="en-US"/>
        </w:rPr>
        <w:t>United Kingdom</w:t>
      </w:r>
      <w:r w:rsidR="009F594A" w:rsidRPr="00E457C1">
        <w:rPr>
          <w:rFonts w:cs="Times New Roman"/>
          <w:noProof/>
          <w:lang w:val="en-GB"/>
        </w:rPr>
        <w:t>), Benjamin J. Henley (Australia), Marika M. Holland (</w:t>
      </w:r>
      <w:r w:rsidR="00E26A14">
        <w:rPr>
          <w:rFonts w:cs="Times New Roman"/>
          <w:noProof/>
          <w:lang w:val="en-US"/>
        </w:rPr>
        <w:t>United States of America</w:t>
      </w:r>
      <w:r w:rsidR="009F594A" w:rsidRPr="00E457C1">
        <w:rPr>
          <w:rFonts w:cs="Times New Roman"/>
          <w:noProof/>
          <w:lang w:val="en-GB"/>
        </w:rPr>
        <w:t xml:space="preserve">), </w:t>
      </w:r>
      <w:r w:rsidR="00DD11A3" w:rsidRPr="00E457C1">
        <w:rPr>
          <w:rFonts w:cs="Times New Roman"/>
          <w:noProof/>
          <w:lang w:val="en-GB"/>
        </w:rPr>
        <w:t>Chris Huntingford (</w:t>
      </w:r>
      <w:r w:rsidR="00E26A14">
        <w:rPr>
          <w:rFonts w:cs="Times New Roman"/>
          <w:noProof/>
          <w:lang w:val="en-US"/>
        </w:rPr>
        <w:t>United Kingdom</w:t>
      </w:r>
      <w:r w:rsidR="00DD11A3" w:rsidRPr="00E457C1">
        <w:rPr>
          <w:rFonts w:cs="Times New Roman"/>
          <w:noProof/>
          <w:lang w:val="en-GB"/>
        </w:rPr>
        <w:t>), Colin Jones (</w:t>
      </w:r>
      <w:r w:rsidR="00E26A14">
        <w:rPr>
          <w:rFonts w:cs="Times New Roman"/>
          <w:noProof/>
          <w:lang w:val="en-US"/>
        </w:rPr>
        <w:t>United Kingdom</w:t>
      </w:r>
      <w:r w:rsidR="00DD11A3" w:rsidRPr="00E457C1">
        <w:rPr>
          <w:rFonts w:cs="Times New Roman"/>
          <w:noProof/>
          <w:lang w:val="en-GB"/>
        </w:rPr>
        <w:t xml:space="preserve">), </w:t>
      </w:r>
      <w:r w:rsidR="009F594A" w:rsidRPr="00E457C1">
        <w:rPr>
          <w:rFonts w:cs="Times New Roman"/>
          <w:noProof/>
          <w:lang w:val="en-GB"/>
        </w:rPr>
        <w:t xml:space="preserve">Masa Kageyama (France), </w:t>
      </w:r>
      <w:r w:rsidR="00DD11A3" w:rsidRPr="00E457C1">
        <w:rPr>
          <w:rFonts w:cs="Times New Roman"/>
          <w:noProof/>
          <w:lang w:val="en-GB"/>
        </w:rPr>
        <w:t xml:space="preserve">Rémi Kazeroni (Germany/France), </w:t>
      </w:r>
      <w:r w:rsidR="009F594A" w:rsidRPr="00E457C1">
        <w:rPr>
          <w:rFonts w:cs="Times New Roman"/>
          <w:noProof/>
          <w:lang w:val="en-GB"/>
        </w:rPr>
        <w:t>Yeon-Hee Kim (Republic of Korea), Charles Koven (</w:t>
      </w:r>
      <w:r w:rsidR="00E26A14">
        <w:rPr>
          <w:rFonts w:cs="Times New Roman"/>
          <w:noProof/>
          <w:lang w:val="en-US"/>
        </w:rPr>
        <w:t>United States of America</w:t>
      </w:r>
      <w:r w:rsidR="009F594A" w:rsidRPr="00E457C1">
        <w:rPr>
          <w:rFonts w:cs="Times New Roman"/>
          <w:noProof/>
          <w:lang w:val="en-GB"/>
        </w:rPr>
        <w:t>), Gerhard Krinner (France</w:t>
      </w:r>
      <w:r w:rsidR="00E26A14">
        <w:rPr>
          <w:rFonts w:cs="Times New Roman"/>
          <w:noProof/>
          <w:lang w:val="en-GB"/>
        </w:rPr>
        <w:t>/Germany, France</w:t>
      </w:r>
      <w:r w:rsidR="009F594A" w:rsidRPr="00E457C1">
        <w:rPr>
          <w:rFonts w:cs="Times New Roman"/>
          <w:noProof/>
          <w:lang w:val="en-GB"/>
        </w:rPr>
        <w:t>), Eunice Lo (</w:t>
      </w:r>
      <w:r w:rsidR="00E26A14">
        <w:rPr>
          <w:rFonts w:cs="Times New Roman"/>
          <w:noProof/>
          <w:lang w:val="en-US"/>
        </w:rPr>
        <w:t>United Kingdom/China</w:t>
      </w:r>
      <w:r w:rsidR="009F594A" w:rsidRPr="00E457C1">
        <w:rPr>
          <w:rFonts w:cs="Times New Roman"/>
          <w:noProof/>
          <w:lang w:val="en-GB"/>
        </w:rPr>
        <w:t>), Daniel J. Lunt (</w:t>
      </w:r>
      <w:r w:rsidR="00E26A14">
        <w:rPr>
          <w:rFonts w:cs="Times New Roman"/>
          <w:noProof/>
          <w:lang w:val="en-US"/>
        </w:rPr>
        <w:t>United Kingdom</w:t>
      </w:r>
      <w:r w:rsidR="009F594A" w:rsidRPr="00E457C1">
        <w:rPr>
          <w:rFonts w:cs="Times New Roman"/>
          <w:noProof/>
          <w:lang w:val="en-GB"/>
        </w:rPr>
        <w:t>), Sophie Nowicki (</w:t>
      </w:r>
      <w:r w:rsidR="00E26A14">
        <w:rPr>
          <w:rFonts w:cs="Times New Roman"/>
          <w:noProof/>
          <w:lang w:val="en-US"/>
        </w:rPr>
        <w:t>United States of America/France, United States of America</w:t>
      </w:r>
      <w:r w:rsidR="009F594A" w:rsidRPr="00E457C1">
        <w:rPr>
          <w:rFonts w:cs="Times New Roman"/>
          <w:noProof/>
          <w:lang w:val="en-GB"/>
        </w:rPr>
        <w:t>), Adam S. Phillips (</w:t>
      </w:r>
      <w:r w:rsidR="00E26A14">
        <w:rPr>
          <w:rFonts w:cs="Times New Roman"/>
          <w:noProof/>
          <w:lang w:val="en-US"/>
        </w:rPr>
        <w:t>United States of America</w:t>
      </w:r>
      <w:r w:rsidR="009F594A" w:rsidRPr="00E457C1">
        <w:rPr>
          <w:rFonts w:cs="Times New Roman"/>
          <w:noProof/>
          <w:lang w:val="en-GB"/>
        </w:rPr>
        <w:t>), Valeriu Predoi (</w:t>
      </w:r>
      <w:r w:rsidR="00E26A14">
        <w:rPr>
          <w:rFonts w:cs="Times New Roman"/>
          <w:noProof/>
          <w:lang w:val="en-US"/>
        </w:rPr>
        <w:t>United Kingdom</w:t>
      </w:r>
      <w:r w:rsidR="009F594A" w:rsidRPr="00E457C1">
        <w:rPr>
          <w:rFonts w:cs="Times New Roman"/>
          <w:noProof/>
          <w:lang w:val="en-GB"/>
        </w:rPr>
        <w:t>), Krishnan Raghavan (India), Malcolm J. Roberts (</w:t>
      </w:r>
      <w:r w:rsidR="00E26A14">
        <w:rPr>
          <w:rFonts w:cs="Times New Roman"/>
          <w:noProof/>
          <w:lang w:val="en-US"/>
        </w:rPr>
        <w:t>United Kingdom</w:t>
      </w:r>
      <w:r w:rsidR="009F594A" w:rsidRPr="00E457C1">
        <w:rPr>
          <w:rFonts w:cs="Times New Roman"/>
          <w:noProof/>
          <w:lang w:val="en-GB"/>
        </w:rPr>
        <w:t>), Jon Robson (</w:t>
      </w:r>
      <w:r w:rsidR="00E26A14">
        <w:rPr>
          <w:rFonts w:cs="Times New Roman"/>
          <w:noProof/>
          <w:lang w:val="en-US"/>
        </w:rPr>
        <w:t>United Kingdom</w:t>
      </w:r>
      <w:r w:rsidR="009F594A" w:rsidRPr="00E457C1">
        <w:rPr>
          <w:rFonts w:cs="Times New Roman"/>
          <w:noProof/>
          <w:lang w:val="en-GB"/>
        </w:rPr>
        <w:t>), Lucas Ruiz (Argentina), Jean-Baptiste Sall</w:t>
      </w:r>
      <w:r w:rsidR="00CF55CD" w:rsidRPr="00E457C1">
        <w:rPr>
          <w:rFonts w:cs="Times New Roman"/>
          <w:noProof/>
          <w:lang w:val="en-GB"/>
        </w:rPr>
        <w:t>é</w:t>
      </w:r>
      <w:r w:rsidR="009F594A" w:rsidRPr="00E457C1">
        <w:rPr>
          <w:rFonts w:cs="Times New Roman"/>
          <w:noProof/>
          <w:lang w:val="en-GB"/>
        </w:rPr>
        <w:t>e (France), Benjamin D. Santer (</w:t>
      </w:r>
      <w:r w:rsidR="00E26A14">
        <w:rPr>
          <w:rFonts w:cs="Times New Roman"/>
          <w:noProof/>
          <w:lang w:val="en-US"/>
        </w:rPr>
        <w:t>United States of America</w:t>
      </w:r>
      <w:r w:rsidR="009F594A" w:rsidRPr="00E457C1">
        <w:rPr>
          <w:rFonts w:cs="Times New Roman"/>
          <w:noProof/>
          <w:lang w:val="en-GB"/>
        </w:rPr>
        <w:t xml:space="preserve">), Andrew </w:t>
      </w:r>
      <w:r w:rsidR="00E26A14">
        <w:rPr>
          <w:rFonts w:cs="Times New Roman"/>
          <w:noProof/>
          <w:lang w:val="en-GB"/>
        </w:rPr>
        <w:t xml:space="preserve">P. </w:t>
      </w:r>
      <w:r w:rsidR="009F594A" w:rsidRPr="00E457C1">
        <w:rPr>
          <w:rFonts w:cs="Times New Roman"/>
          <w:noProof/>
          <w:lang w:val="en-GB"/>
        </w:rPr>
        <w:t>Schurer (</w:t>
      </w:r>
      <w:r w:rsidR="00E26A14">
        <w:rPr>
          <w:rFonts w:cs="Times New Roman"/>
          <w:noProof/>
          <w:lang w:val="en-US"/>
        </w:rPr>
        <w:t>United Kingdom</w:t>
      </w:r>
      <w:r w:rsidR="009F594A" w:rsidRPr="00E457C1">
        <w:rPr>
          <w:rFonts w:cs="Times New Roman"/>
          <w:noProof/>
          <w:lang w:val="en-GB"/>
        </w:rPr>
        <w:t>), Jessica Tierney (</w:t>
      </w:r>
      <w:r w:rsidR="00E26A14">
        <w:rPr>
          <w:rFonts w:cs="Times New Roman"/>
          <w:noProof/>
          <w:lang w:val="en-US"/>
        </w:rPr>
        <w:t>United States of America</w:t>
      </w:r>
      <w:r w:rsidR="009F594A" w:rsidRPr="00E457C1">
        <w:rPr>
          <w:rFonts w:cs="Times New Roman"/>
          <w:noProof/>
          <w:lang w:val="en-GB"/>
        </w:rPr>
        <w:t xml:space="preserve">), Blair Trewin (Australia), Katja Weigel (Germany), Xuebin Zhang (Canada), </w:t>
      </w:r>
      <w:r w:rsidR="00601745" w:rsidRPr="00E457C1">
        <w:rPr>
          <w:rFonts w:cs="Times New Roman"/>
          <w:noProof/>
          <w:lang w:val="en-GB"/>
        </w:rPr>
        <w:t>Anni Zhao</w:t>
      </w:r>
      <w:r w:rsidR="0039039E" w:rsidRPr="00E457C1">
        <w:rPr>
          <w:rFonts w:cs="Times New Roman"/>
          <w:noProof/>
          <w:lang w:val="en-GB"/>
        </w:rPr>
        <w:t xml:space="preserve"> (</w:t>
      </w:r>
      <w:r w:rsidR="00E26A14">
        <w:rPr>
          <w:rFonts w:cs="Times New Roman"/>
          <w:noProof/>
          <w:lang w:val="en-US"/>
        </w:rPr>
        <w:t>United Kingdom/China</w:t>
      </w:r>
      <w:r w:rsidR="0039039E" w:rsidRPr="00E457C1">
        <w:rPr>
          <w:rFonts w:cs="Times New Roman"/>
          <w:noProof/>
          <w:lang w:val="en-GB"/>
        </w:rPr>
        <w:t>)</w:t>
      </w:r>
      <w:r w:rsidR="004A4F7F" w:rsidRPr="00E457C1">
        <w:rPr>
          <w:rFonts w:cs="Times New Roman"/>
          <w:noProof/>
          <w:lang w:val="en-GB"/>
        </w:rPr>
        <w:t>,</w:t>
      </w:r>
      <w:r w:rsidR="00A85078" w:rsidRPr="00E457C1">
        <w:rPr>
          <w:rFonts w:cs="Times New Roman"/>
          <w:noProof/>
          <w:lang w:val="en-GB"/>
        </w:rPr>
        <w:t xml:space="preserve"> </w:t>
      </w:r>
      <w:r w:rsidR="009F594A" w:rsidRPr="00E457C1">
        <w:rPr>
          <w:rFonts w:cs="Times New Roman"/>
          <w:noProof/>
          <w:lang w:val="en-GB"/>
        </w:rPr>
        <w:t>Tianjun Zhou (China)</w:t>
      </w:r>
    </w:p>
    <w:p w14:paraId="32C67059" w14:textId="77777777" w:rsidR="009F594A" w:rsidRPr="00E457C1" w:rsidRDefault="009F594A" w:rsidP="009F594A">
      <w:pPr>
        <w:pStyle w:val="AR6BodyText"/>
        <w:jc w:val="both"/>
        <w:rPr>
          <w:rFonts w:cs="Times New Roman"/>
          <w:noProof/>
          <w:lang w:val="en-GB"/>
        </w:rPr>
      </w:pPr>
    </w:p>
    <w:p w14:paraId="01D0E259" w14:textId="77777777" w:rsidR="009F594A" w:rsidRPr="00E457C1" w:rsidRDefault="009F594A" w:rsidP="009F594A">
      <w:pPr>
        <w:pStyle w:val="AR6BodyText"/>
        <w:rPr>
          <w:b/>
          <w:noProof/>
          <w:lang w:val="en-US"/>
        </w:rPr>
      </w:pPr>
      <w:r w:rsidRPr="00E457C1">
        <w:rPr>
          <w:b/>
          <w:noProof/>
          <w:lang w:val="en-US"/>
        </w:rPr>
        <w:t>Review Editors:</w:t>
      </w:r>
    </w:p>
    <w:p w14:paraId="458825E8" w14:textId="1762B449" w:rsidR="009F594A" w:rsidRPr="00E457C1" w:rsidRDefault="009F594A" w:rsidP="009F594A">
      <w:pPr>
        <w:pStyle w:val="AR6BodyText"/>
        <w:jc w:val="both"/>
        <w:rPr>
          <w:rFonts w:cs="Times New Roman"/>
          <w:noProof/>
          <w:lang w:val="en-US"/>
        </w:rPr>
      </w:pPr>
      <w:r w:rsidRPr="00E457C1">
        <w:rPr>
          <w:rFonts w:cs="Times New Roman"/>
          <w:noProof/>
          <w:lang w:val="en-US"/>
        </w:rPr>
        <w:t>Tomas Halenka (Czech Republic), Jose A. Marengo Orsini (Brazil</w:t>
      </w:r>
      <w:r w:rsidR="00DF6F96">
        <w:rPr>
          <w:rFonts w:cs="Times New Roman"/>
          <w:noProof/>
          <w:lang w:val="en-US"/>
        </w:rPr>
        <w:t>/Peru</w:t>
      </w:r>
      <w:r w:rsidRPr="00E457C1">
        <w:rPr>
          <w:rFonts w:cs="Times New Roman"/>
          <w:noProof/>
          <w:lang w:val="en-US"/>
        </w:rPr>
        <w:t>), Daniel Mitchell (</w:t>
      </w:r>
      <w:r w:rsidR="00DF6F96">
        <w:rPr>
          <w:rFonts w:cs="Times New Roman"/>
          <w:noProof/>
          <w:lang w:val="en-US"/>
        </w:rPr>
        <w:t>United Kingdom</w:t>
      </w:r>
      <w:r w:rsidRPr="00E457C1">
        <w:rPr>
          <w:rFonts w:cs="Times New Roman"/>
          <w:noProof/>
          <w:lang w:val="en-US"/>
        </w:rPr>
        <w:t>)</w:t>
      </w:r>
    </w:p>
    <w:p w14:paraId="6C4A5E75" w14:textId="77777777" w:rsidR="009F594A" w:rsidRPr="00E457C1" w:rsidRDefault="009F594A" w:rsidP="009F594A">
      <w:pPr>
        <w:pStyle w:val="AR6BodyText"/>
        <w:jc w:val="both"/>
        <w:rPr>
          <w:rFonts w:cs="Times New Roman"/>
          <w:noProof/>
          <w:lang w:val="en-US"/>
        </w:rPr>
      </w:pPr>
    </w:p>
    <w:p w14:paraId="70840A9A" w14:textId="77777777" w:rsidR="00DD11A3" w:rsidRPr="00E457C1" w:rsidRDefault="00DD11A3" w:rsidP="00DD11A3">
      <w:pPr>
        <w:pStyle w:val="AR6BodyText"/>
        <w:rPr>
          <w:b/>
          <w:noProof/>
          <w:lang w:val="en-US"/>
        </w:rPr>
      </w:pPr>
      <w:r w:rsidRPr="00E457C1">
        <w:rPr>
          <w:b/>
          <w:noProof/>
          <w:lang w:val="en-US"/>
        </w:rPr>
        <w:t>Chapter Scientists:</w:t>
      </w:r>
    </w:p>
    <w:p w14:paraId="3A5A7074" w14:textId="4B185478" w:rsidR="00DD11A3" w:rsidRPr="00E457C1" w:rsidRDefault="00DD11A3" w:rsidP="009F594A">
      <w:pPr>
        <w:pStyle w:val="AR6BodyText"/>
        <w:jc w:val="both"/>
        <w:rPr>
          <w:rFonts w:cs="Times New Roman"/>
          <w:noProof/>
          <w:lang w:val="en-US"/>
        </w:rPr>
      </w:pPr>
      <w:r w:rsidRPr="00E457C1">
        <w:rPr>
          <w:rFonts w:cs="Times New Roman"/>
          <w:noProof/>
          <w:lang w:val="en-US"/>
        </w:rPr>
        <w:t>Lisa Bock (Germany), Elizaveta Malinina (Canada</w:t>
      </w:r>
      <w:r w:rsidR="00DF6F96">
        <w:rPr>
          <w:rFonts w:cs="Times New Roman"/>
          <w:noProof/>
          <w:lang w:val="en-US"/>
        </w:rPr>
        <w:t>/Russian Federation</w:t>
      </w:r>
      <w:r w:rsidRPr="00E457C1">
        <w:rPr>
          <w:rFonts w:cs="Times New Roman"/>
          <w:noProof/>
          <w:lang w:val="en-US"/>
        </w:rPr>
        <w:t>)</w:t>
      </w:r>
    </w:p>
    <w:p w14:paraId="386C3203" w14:textId="0CDB5AD0" w:rsidR="00DD11A3" w:rsidRDefault="00DD11A3" w:rsidP="009F594A">
      <w:pPr>
        <w:pStyle w:val="AR6BodyText"/>
        <w:jc w:val="both"/>
        <w:rPr>
          <w:rFonts w:cs="Times New Roman"/>
          <w:bCs/>
          <w:noProof/>
          <w:lang w:val="en-US"/>
        </w:rPr>
      </w:pPr>
    </w:p>
    <w:p w14:paraId="56378E1D" w14:textId="13CF0755" w:rsidR="00E26A14" w:rsidRDefault="00E26A14" w:rsidP="009F594A">
      <w:pPr>
        <w:pStyle w:val="AR6BodyText"/>
        <w:jc w:val="both"/>
        <w:rPr>
          <w:rFonts w:cs="Times New Roman"/>
          <w:bCs/>
          <w:noProof/>
          <w:lang w:val="en-US"/>
        </w:rPr>
      </w:pPr>
    </w:p>
    <w:p w14:paraId="0859039A" w14:textId="366FA93D" w:rsidR="00E26A14" w:rsidRDefault="00E26A14" w:rsidP="009F594A">
      <w:pPr>
        <w:pStyle w:val="AR6BodyText"/>
        <w:jc w:val="both"/>
        <w:rPr>
          <w:rFonts w:cs="Times New Roman"/>
          <w:bCs/>
          <w:noProof/>
          <w:lang w:val="en-US"/>
        </w:rPr>
      </w:pPr>
    </w:p>
    <w:p w14:paraId="74BC5236" w14:textId="7ACE1CFD" w:rsidR="00E26A14" w:rsidRDefault="00E26A14" w:rsidP="009F594A">
      <w:pPr>
        <w:pStyle w:val="AR6BodyText"/>
        <w:jc w:val="both"/>
        <w:rPr>
          <w:rFonts w:cs="Times New Roman"/>
          <w:bCs/>
          <w:noProof/>
          <w:lang w:val="en-US"/>
        </w:rPr>
      </w:pPr>
    </w:p>
    <w:p w14:paraId="503B1031" w14:textId="5A213166" w:rsidR="00E26A14" w:rsidRDefault="00E26A14" w:rsidP="009F594A">
      <w:pPr>
        <w:pStyle w:val="AR6BodyText"/>
        <w:jc w:val="both"/>
        <w:rPr>
          <w:rFonts w:cs="Times New Roman"/>
          <w:bCs/>
          <w:noProof/>
          <w:lang w:val="en-US"/>
        </w:rPr>
      </w:pPr>
    </w:p>
    <w:p w14:paraId="467108EB" w14:textId="4D47AC37" w:rsidR="00E26A14" w:rsidRDefault="00E26A14" w:rsidP="009F594A">
      <w:pPr>
        <w:pStyle w:val="AR6BodyText"/>
        <w:jc w:val="both"/>
        <w:rPr>
          <w:rFonts w:cs="Times New Roman"/>
          <w:bCs/>
          <w:noProof/>
          <w:lang w:val="en-US"/>
        </w:rPr>
      </w:pPr>
    </w:p>
    <w:p w14:paraId="51A6898E" w14:textId="77E4628B" w:rsidR="00E26A14" w:rsidRDefault="00E26A14" w:rsidP="009F594A">
      <w:pPr>
        <w:pStyle w:val="AR6BodyText"/>
        <w:jc w:val="both"/>
        <w:rPr>
          <w:rFonts w:cs="Times New Roman"/>
          <w:bCs/>
          <w:noProof/>
          <w:lang w:val="en-US"/>
        </w:rPr>
      </w:pPr>
    </w:p>
    <w:p w14:paraId="0FA5602A" w14:textId="0300E8E6" w:rsidR="00E26A14" w:rsidRDefault="00E26A14" w:rsidP="009F594A">
      <w:pPr>
        <w:pStyle w:val="AR6BodyText"/>
        <w:jc w:val="both"/>
        <w:rPr>
          <w:rFonts w:cs="Times New Roman"/>
          <w:bCs/>
          <w:noProof/>
          <w:lang w:val="en-US"/>
        </w:rPr>
      </w:pPr>
    </w:p>
    <w:p w14:paraId="54F365FE" w14:textId="2E90FC41" w:rsidR="00E26A14" w:rsidRDefault="00E26A14" w:rsidP="009F594A">
      <w:pPr>
        <w:pStyle w:val="AR6BodyText"/>
        <w:jc w:val="both"/>
        <w:rPr>
          <w:rFonts w:cs="Times New Roman"/>
          <w:bCs/>
          <w:noProof/>
          <w:lang w:val="en-US"/>
        </w:rPr>
      </w:pPr>
    </w:p>
    <w:p w14:paraId="0B2A1CF0" w14:textId="3C0039D8" w:rsidR="00E26A14" w:rsidRDefault="00E26A14" w:rsidP="009F594A">
      <w:pPr>
        <w:pStyle w:val="AR6BodyText"/>
        <w:jc w:val="both"/>
        <w:rPr>
          <w:rFonts w:cs="Times New Roman"/>
          <w:bCs/>
          <w:noProof/>
          <w:lang w:val="en-US"/>
        </w:rPr>
      </w:pPr>
    </w:p>
    <w:p w14:paraId="6FB7E1EB" w14:textId="60287607" w:rsidR="00E26A14" w:rsidRDefault="00E26A14" w:rsidP="009F594A">
      <w:pPr>
        <w:pStyle w:val="AR6BodyText"/>
        <w:jc w:val="both"/>
        <w:rPr>
          <w:rFonts w:cs="Times New Roman"/>
          <w:bCs/>
          <w:noProof/>
          <w:lang w:val="en-US"/>
        </w:rPr>
      </w:pPr>
    </w:p>
    <w:p w14:paraId="0B44CFA0" w14:textId="403F9EC3" w:rsidR="00E26A14" w:rsidRDefault="00E26A14" w:rsidP="009F594A">
      <w:pPr>
        <w:pStyle w:val="AR6BodyText"/>
        <w:jc w:val="both"/>
        <w:rPr>
          <w:rFonts w:cs="Times New Roman"/>
          <w:bCs/>
          <w:noProof/>
          <w:lang w:val="en-US"/>
        </w:rPr>
      </w:pPr>
    </w:p>
    <w:p w14:paraId="63BA6F3C" w14:textId="6AB7ABFD" w:rsidR="00E26A14" w:rsidRDefault="00E26A14" w:rsidP="009F594A">
      <w:pPr>
        <w:pStyle w:val="AR6BodyText"/>
        <w:jc w:val="both"/>
        <w:rPr>
          <w:rFonts w:cs="Times New Roman"/>
          <w:bCs/>
          <w:noProof/>
          <w:lang w:val="en-US"/>
        </w:rPr>
      </w:pPr>
    </w:p>
    <w:p w14:paraId="234E061E" w14:textId="6935263E" w:rsidR="00E26A14" w:rsidRDefault="00E26A14" w:rsidP="009F594A">
      <w:pPr>
        <w:pStyle w:val="AR6BodyText"/>
        <w:jc w:val="both"/>
        <w:rPr>
          <w:rFonts w:cs="Times New Roman"/>
          <w:bCs/>
          <w:noProof/>
          <w:lang w:val="en-US"/>
        </w:rPr>
      </w:pPr>
    </w:p>
    <w:p w14:paraId="370904DF" w14:textId="15AA94E8" w:rsidR="00E26A14" w:rsidRPr="00E26A14" w:rsidRDefault="00E26A14" w:rsidP="009F594A">
      <w:pPr>
        <w:pStyle w:val="AR6BodyText"/>
        <w:jc w:val="both"/>
        <w:rPr>
          <w:rFonts w:cs="Times New Roman"/>
          <w:bCs/>
          <w:noProof/>
          <w:lang w:val="en-US"/>
        </w:rPr>
      </w:pPr>
      <w:r>
        <w:rPr>
          <w:rFonts w:cs="Times New Roman"/>
          <w:bCs/>
          <w:noProof/>
          <w:lang w:val="en-US"/>
        </w:rPr>
        <w:t>This Chapter should be cited as:</w:t>
      </w:r>
    </w:p>
    <w:bookmarkEnd w:id="66"/>
    <w:p w14:paraId="6DB42D78" w14:textId="0E98A24D" w:rsidR="00A242D5" w:rsidRPr="00E457C1" w:rsidRDefault="00DC40EA" w:rsidP="00A242D5">
      <w:pPr>
        <w:pStyle w:val="AR6BodyText"/>
        <w:jc w:val="both"/>
        <w:rPr>
          <w:rFonts w:cs="Times New Roman"/>
          <w:noProof/>
          <w:lang w:val="en-US"/>
        </w:rPr>
      </w:pPr>
      <w:r w:rsidRPr="00DC40EA">
        <w:rPr>
          <w:bCs/>
          <w:noProof/>
          <w:lang w:val="en-US"/>
        </w:rPr>
        <w:t xml:space="preserve">Eyring, V., N.P. Gillett, K.M. Achuta Rao, R. Barimalala, M. Barreiro Parrillo, N. Bellouin, C. Cassou, P.J. Durack, Y. Kosaka, S. McGregor, S. Min, O. Morgenstern, and Y. Sun, 2021: Human Influence on the Climate System. In </w:t>
      </w:r>
      <w:r w:rsidRPr="00DC40EA">
        <w:rPr>
          <w:bCs/>
          <w:i/>
          <w:iCs/>
          <w:noProof/>
          <w:lang w:val="en-US"/>
        </w:rPr>
        <w:t>Climate Change 2021: The Physical Science Basis. Contribution of Working Group I to the Sixth Assessment Report of the Intergovernmental Panel on Climate Change</w:t>
      </w:r>
      <w:r w:rsidRPr="00DC40EA">
        <w:rPr>
          <w:bCs/>
          <w:noProof/>
          <w:lang w:val="en-US"/>
        </w:rPr>
        <w:t xml:space="preserve"> [Masson-Delmotte, V., P. Zhai, A. Pirani, S.L. Connors, C. Péan, S. Berger, N. Caud, Y. Chen, L. Goldfarb, M.I. Gomis, M. Huang, K. Leitzell, E. Lonnoy, J.B.R. Matthews, T.K. Maycock, T. Waterfield, O. Yelekçi, R. Yu, and B. Zhou (eds.)]. Cambridge University Press.</w:t>
      </w:r>
      <w:r w:rsidR="00A242D5" w:rsidRPr="00E457C1">
        <w:rPr>
          <w:rFonts w:cs="Times New Roman"/>
          <w:noProof/>
          <w:lang w:val="en-US"/>
        </w:rPr>
        <w:br w:type="page"/>
      </w:r>
      <w:bookmarkEnd w:id="1"/>
    </w:p>
    <w:sdt>
      <w:sdtPr>
        <w:rPr>
          <w:rFonts w:ascii="Times New Roman" w:eastAsiaTheme="minorHAnsi" w:hAnsi="Times New Roman" w:cstheme="minorHAnsi"/>
          <w:bCs w:val="0"/>
          <w:noProof/>
          <w:color w:val="auto"/>
          <w:sz w:val="22"/>
          <w:szCs w:val="22"/>
          <w:lang w:eastAsia="en-US"/>
        </w:rPr>
        <w:id w:val="1537080412"/>
        <w:docPartObj>
          <w:docPartGallery w:val="Table of Contents"/>
          <w:docPartUnique/>
        </w:docPartObj>
      </w:sdtPr>
      <w:sdtEndPr>
        <w:rPr>
          <w:rFonts w:asciiTheme="majorHAnsi" w:eastAsiaTheme="majorEastAsia" w:hAnsiTheme="majorHAnsi" w:cstheme="majorBidi"/>
          <w:bCs/>
          <w:color w:val="2E74B5" w:themeColor="accent1" w:themeShade="BF"/>
          <w:sz w:val="28"/>
          <w:szCs w:val="28"/>
          <w:lang w:eastAsia="fr-FR"/>
        </w:rPr>
      </w:sdtEndPr>
      <w:sdtContent>
        <w:p w14:paraId="62164B1E" w14:textId="77777777" w:rsidR="00D64034" w:rsidRDefault="00A242D5" w:rsidP="00904377">
          <w:pPr>
            <w:pStyle w:val="TOCHeading"/>
            <w:jc w:val="both"/>
            <w:rPr>
              <w:noProof/>
            </w:rPr>
          </w:pPr>
          <w:r w:rsidRPr="006814DF">
            <w:rPr>
              <w:rStyle w:val="AR6BodyTextBoldCar"/>
              <w:rFonts w:ascii="Times New Roman" w:eastAsiaTheme="majorEastAsia" w:hAnsi="Times New Roman" w:cs="Times New Roman"/>
              <w:b/>
              <w:noProof/>
              <w:color w:val="000000" w:themeColor="text1"/>
              <w:sz w:val="22"/>
              <w:szCs w:val="22"/>
              <w:lang w:val="en-GB"/>
            </w:rPr>
            <w:t>Ta</w:t>
          </w:r>
          <w:commentRangeStart w:id="68"/>
          <w:r w:rsidRPr="006814DF">
            <w:rPr>
              <w:rStyle w:val="AR6BodyTextBoldCar"/>
              <w:rFonts w:ascii="Times New Roman" w:eastAsiaTheme="majorEastAsia" w:hAnsi="Times New Roman" w:cs="Times New Roman"/>
              <w:b/>
              <w:noProof/>
              <w:color w:val="000000" w:themeColor="text1"/>
              <w:sz w:val="22"/>
              <w:szCs w:val="22"/>
              <w:lang w:val="en-GB"/>
            </w:rPr>
            <w:t>ble of Contents</w:t>
          </w:r>
          <w:commentRangeEnd w:id="68"/>
          <w:r w:rsidR="00FD34EB">
            <w:rPr>
              <w:rStyle w:val="CommentReference"/>
              <w:rFonts w:ascii="Times New Roman" w:eastAsia="Times New Roman" w:hAnsi="Times New Roman" w:cstheme="minorBidi"/>
              <w:b w:val="0"/>
              <w:bCs w:val="0"/>
              <w:color w:val="auto"/>
              <w:lang w:val="en-GB"/>
            </w:rPr>
            <w:commentReference w:id="68"/>
          </w:r>
          <w:r w:rsidR="00904377">
            <w:rPr>
              <w:noProof/>
            </w:rPr>
            <w:fldChar w:fldCharType="begin"/>
          </w:r>
          <w:r w:rsidR="00904377" w:rsidRPr="009A52D6">
            <w:rPr>
              <w:noProof/>
              <w:lang w:val="en-GB"/>
            </w:rPr>
            <w:instrText xml:space="preserve"> TOC \h \z \t "AR6 Chap 3 Level 1 (3.1);1;AR6 Chap 3 Level 2 (3.1.1);2;AR6 Chap 3 Level 3 (3.1.1.1);2;AR6 Chap 3 Level 4 (3.1.1.1.1);2;AR6 Chap 3 Box;1;AR6 Chap 3 FAQ;2;AR6 Chap 3 Cross-Chapter Box;1;Titre;1" </w:instrText>
          </w:r>
          <w:r w:rsidR="00904377">
            <w:rPr>
              <w:noProof/>
            </w:rPr>
            <w:fldChar w:fldCharType="separate"/>
          </w:r>
        </w:p>
        <w:p w14:paraId="0C4CBA6F" w14:textId="77777777" w:rsidR="00D64034" w:rsidRDefault="004A1F49">
          <w:pPr>
            <w:pStyle w:val="TOC1"/>
            <w:rPr>
              <w:rFonts w:asciiTheme="minorHAnsi" w:eastAsiaTheme="minorEastAsia" w:hAnsiTheme="minorHAnsi" w:cstheme="minorBidi"/>
              <w:b w:val="0"/>
              <w:bCs w:val="0"/>
              <w:noProof/>
              <w:szCs w:val="22"/>
              <w:lang w:eastAsia="fr-FR"/>
            </w:rPr>
          </w:pPr>
          <w:hyperlink w:anchor="_Toc70639126" w:history="1">
            <w:r w:rsidR="00D64034" w:rsidRPr="00950E66">
              <w:rPr>
                <w:rStyle w:val="Hyperlink"/>
                <w:noProof/>
                <w:lang w:val="en-US"/>
              </w:rPr>
              <w:t>Executive Summary</w:t>
            </w:r>
            <w:r w:rsidR="00D64034">
              <w:rPr>
                <w:noProof/>
                <w:webHidden/>
              </w:rPr>
              <w:tab/>
            </w:r>
            <w:r w:rsidR="00D64034">
              <w:rPr>
                <w:noProof/>
                <w:webHidden/>
              </w:rPr>
              <w:fldChar w:fldCharType="begin"/>
            </w:r>
            <w:r w:rsidR="00D64034">
              <w:rPr>
                <w:noProof/>
                <w:webHidden/>
              </w:rPr>
              <w:instrText xml:space="preserve"> PAGEREF _Toc70639126 \h </w:instrText>
            </w:r>
            <w:r w:rsidR="00D64034">
              <w:rPr>
                <w:noProof/>
                <w:webHidden/>
              </w:rPr>
            </w:r>
            <w:r w:rsidR="00D64034">
              <w:rPr>
                <w:noProof/>
                <w:webHidden/>
              </w:rPr>
              <w:fldChar w:fldCharType="separate"/>
            </w:r>
            <w:r w:rsidR="00F46A1F">
              <w:rPr>
                <w:noProof/>
                <w:webHidden/>
              </w:rPr>
              <w:t>4</w:t>
            </w:r>
            <w:r w:rsidR="00D64034">
              <w:rPr>
                <w:noProof/>
                <w:webHidden/>
              </w:rPr>
              <w:fldChar w:fldCharType="end"/>
            </w:r>
          </w:hyperlink>
        </w:p>
        <w:p w14:paraId="7698E373" w14:textId="77777777" w:rsidR="00D64034" w:rsidRDefault="004A1F49">
          <w:pPr>
            <w:pStyle w:val="TOC1"/>
            <w:tabs>
              <w:tab w:val="left" w:pos="660"/>
            </w:tabs>
            <w:rPr>
              <w:rFonts w:asciiTheme="minorHAnsi" w:eastAsiaTheme="minorEastAsia" w:hAnsiTheme="minorHAnsi" w:cstheme="minorBidi"/>
              <w:b w:val="0"/>
              <w:bCs w:val="0"/>
              <w:noProof/>
              <w:szCs w:val="22"/>
              <w:lang w:eastAsia="fr-FR"/>
            </w:rPr>
          </w:pPr>
          <w:hyperlink w:anchor="_Toc70639127" w:history="1">
            <w:r w:rsidR="00D64034" w:rsidRPr="00950E66">
              <w:rPr>
                <w:rStyle w:val="Hyperlink"/>
                <w:noProof/>
              </w:rPr>
              <w:t>3.1</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Scope and Overview</w:t>
            </w:r>
            <w:r w:rsidR="00D64034">
              <w:rPr>
                <w:noProof/>
                <w:webHidden/>
              </w:rPr>
              <w:tab/>
            </w:r>
            <w:r w:rsidR="00D64034">
              <w:rPr>
                <w:noProof/>
                <w:webHidden/>
              </w:rPr>
              <w:fldChar w:fldCharType="begin"/>
            </w:r>
            <w:r w:rsidR="00D64034">
              <w:rPr>
                <w:noProof/>
                <w:webHidden/>
              </w:rPr>
              <w:instrText xml:space="preserve"> PAGEREF _Toc70639127 \h </w:instrText>
            </w:r>
            <w:r w:rsidR="00D64034">
              <w:rPr>
                <w:noProof/>
                <w:webHidden/>
              </w:rPr>
            </w:r>
            <w:r w:rsidR="00D64034">
              <w:rPr>
                <w:noProof/>
                <w:webHidden/>
              </w:rPr>
              <w:fldChar w:fldCharType="separate"/>
            </w:r>
            <w:r w:rsidR="00F46A1F">
              <w:rPr>
                <w:noProof/>
                <w:webHidden/>
              </w:rPr>
              <w:t>9</w:t>
            </w:r>
            <w:r w:rsidR="00D64034">
              <w:rPr>
                <w:noProof/>
                <w:webHidden/>
              </w:rPr>
              <w:fldChar w:fldCharType="end"/>
            </w:r>
          </w:hyperlink>
        </w:p>
        <w:p w14:paraId="625ABCA5" w14:textId="77777777" w:rsidR="00D64034" w:rsidRDefault="004A1F49">
          <w:pPr>
            <w:pStyle w:val="TOC1"/>
            <w:tabs>
              <w:tab w:val="left" w:pos="660"/>
            </w:tabs>
            <w:rPr>
              <w:rFonts w:asciiTheme="minorHAnsi" w:eastAsiaTheme="minorEastAsia" w:hAnsiTheme="minorHAnsi" w:cstheme="minorBidi"/>
              <w:b w:val="0"/>
              <w:bCs w:val="0"/>
              <w:noProof/>
              <w:szCs w:val="22"/>
              <w:lang w:eastAsia="fr-FR"/>
            </w:rPr>
          </w:pPr>
          <w:hyperlink w:anchor="_Toc70639128" w:history="1">
            <w:r w:rsidR="00D64034" w:rsidRPr="00950E66">
              <w:rPr>
                <w:rStyle w:val="Hyperlink"/>
                <w:noProof/>
              </w:rPr>
              <w:t>3.2</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Methods</w:t>
            </w:r>
            <w:r w:rsidR="00D64034">
              <w:rPr>
                <w:noProof/>
                <w:webHidden/>
              </w:rPr>
              <w:tab/>
            </w:r>
            <w:r w:rsidR="00D64034">
              <w:rPr>
                <w:noProof/>
                <w:webHidden/>
              </w:rPr>
              <w:fldChar w:fldCharType="begin"/>
            </w:r>
            <w:r w:rsidR="00D64034">
              <w:rPr>
                <w:noProof/>
                <w:webHidden/>
              </w:rPr>
              <w:instrText xml:space="preserve"> PAGEREF _Toc70639128 \h </w:instrText>
            </w:r>
            <w:r w:rsidR="00D64034">
              <w:rPr>
                <w:noProof/>
                <w:webHidden/>
              </w:rPr>
            </w:r>
            <w:r w:rsidR="00D64034">
              <w:rPr>
                <w:noProof/>
                <w:webHidden/>
              </w:rPr>
              <w:fldChar w:fldCharType="separate"/>
            </w:r>
            <w:r w:rsidR="00F46A1F">
              <w:rPr>
                <w:noProof/>
                <w:webHidden/>
              </w:rPr>
              <w:t>10</w:t>
            </w:r>
            <w:r w:rsidR="00D64034">
              <w:rPr>
                <w:noProof/>
                <w:webHidden/>
              </w:rPr>
              <w:fldChar w:fldCharType="end"/>
            </w:r>
          </w:hyperlink>
        </w:p>
        <w:p w14:paraId="4E03E82C" w14:textId="77777777" w:rsidR="00D64034" w:rsidRDefault="004A1F49">
          <w:pPr>
            <w:pStyle w:val="TOC2"/>
            <w:rPr>
              <w:rFonts w:asciiTheme="minorHAnsi" w:eastAsiaTheme="minorEastAsia" w:hAnsiTheme="minorHAnsi" w:cstheme="minorBidi"/>
              <w:iCs w:val="0"/>
              <w:noProof/>
              <w:szCs w:val="22"/>
              <w:lang w:eastAsia="fr-FR"/>
            </w:rPr>
          </w:pPr>
          <w:hyperlink w:anchor="_Toc70639129" w:history="1">
            <w:r w:rsidR="00D64034" w:rsidRPr="00950E66">
              <w:rPr>
                <w:rStyle w:val="Hyperlink"/>
                <w:noProof/>
              </w:rPr>
              <w:t>3.2.1</w:t>
            </w:r>
            <w:r w:rsidR="00D64034">
              <w:rPr>
                <w:rFonts w:asciiTheme="minorHAnsi" w:eastAsiaTheme="minorEastAsia" w:hAnsiTheme="minorHAnsi" w:cstheme="minorBidi"/>
                <w:iCs w:val="0"/>
                <w:noProof/>
                <w:szCs w:val="22"/>
                <w:lang w:eastAsia="fr-FR"/>
              </w:rPr>
              <w:tab/>
            </w:r>
            <w:r w:rsidR="00D64034" w:rsidRPr="00950E66">
              <w:rPr>
                <w:rStyle w:val="Hyperlink"/>
                <w:noProof/>
              </w:rPr>
              <w:t>Methods Based on Regression</w:t>
            </w:r>
            <w:r w:rsidR="00D64034">
              <w:rPr>
                <w:noProof/>
                <w:webHidden/>
              </w:rPr>
              <w:tab/>
            </w:r>
            <w:r w:rsidR="00D64034">
              <w:rPr>
                <w:noProof/>
                <w:webHidden/>
              </w:rPr>
              <w:fldChar w:fldCharType="begin"/>
            </w:r>
            <w:r w:rsidR="00D64034">
              <w:rPr>
                <w:noProof/>
                <w:webHidden/>
              </w:rPr>
              <w:instrText xml:space="preserve"> PAGEREF _Toc70639129 \h </w:instrText>
            </w:r>
            <w:r w:rsidR="00D64034">
              <w:rPr>
                <w:noProof/>
                <w:webHidden/>
              </w:rPr>
            </w:r>
            <w:r w:rsidR="00D64034">
              <w:rPr>
                <w:noProof/>
                <w:webHidden/>
              </w:rPr>
              <w:fldChar w:fldCharType="separate"/>
            </w:r>
            <w:r w:rsidR="00F46A1F">
              <w:rPr>
                <w:noProof/>
                <w:webHidden/>
              </w:rPr>
              <w:t>11</w:t>
            </w:r>
            <w:r w:rsidR="00D64034">
              <w:rPr>
                <w:noProof/>
                <w:webHidden/>
              </w:rPr>
              <w:fldChar w:fldCharType="end"/>
            </w:r>
          </w:hyperlink>
        </w:p>
        <w:p w14:paraId="06EEBED9" w14:textId="77777777" w:rsidR="00D64034" w:rsidRDefault="004A1F49">
          <w:pPr>
            <w:pStyle w:val="TOC2"/>
            <w:rPr>
              <w:rFonts w:asciiTheme="minorHAnsi" w:eastAsiaTheme="minorEastAsia" w:hAnsiTheme="minorHAnsi" w:cstheme="minorBidi"/>
              <w:iCs w:val="0"/>
              <w:noProof/>
              <w:szCs w:val="22"/>
              <w:lang w:eastAsia="fr-FR"/>
            </w:rPr>
          </w:pPr>
          <w:hyperlink w:anchor="_Toc70639130" w:history="1">
            <w:r w:rsidR="00D64034" w:rsidRPr="00950E66">
              <w:rPr>
                <w:rStyle w:val="Hyperlink"/>
                <w:noProof/>
              </w:rPr>
              <w:t>3.2.2</w:t>
            </w:r>
            <w:r w:rsidR="00D64034">
              <w:rPr>
                <w:rFonts w:asciiTheme="minorHAnsi" w:eastAsiaTheme="minorEastAsia" w:hAnsiTheme="minorHAnsi" w:cstheme="minorBidi"/>
                <w:iCs w:val="0"/>
                <w:noProof/>
                <w:szCs w:val="22"/>
                <w:lang w:eastAsia="fr-FR"/>
              </w:rPr>
              <w:tab/>
            </w:r>
            <w:r w:rsidR="00D64034" w:rsidRPr="00950E66">
              <w:rPr>
                <w:rStyle w:val="Hyperlink"/>
                <w:noProof/>
              </w:rPr>
              <w:t>Other Probabilistic Approaches</w:t>
            </w:r>
            <w:r w:rsidR="00D64034">
              <w:rPr>
                <w:noProof/>
                <w:webHidden/>
              </w:rPr>
              <w:tab/>
            </w:r>
            <w:r w:rsidR="00D64034">
              <w:rPr>
                <w:noProof/>
                <w:webHidden/>
              </w:rPr>
              <w:fldChar w:fldCharType="begin"/>
            </w:r>
            <w:r w:rsidR="00D64034">
              <w:rPr>
                <w:noProof/>
                <w:webHidden/>
              </w:rPr>
              <w:instrText xml:space="preserve"> PAGEREF _Toc70639130 \h </w:instrText>
            </w:r>
            <w:r w:rsidR="00D64034">
              <w:rPr>
                <w:noProof/>
                <w:webHidden/>
              </w:rPr>
            </w:r>
            <w:r w:rsidR="00D64034">
              <w:rPr>
                <w:noProof/>
                <w:webHidden/>
              </w:rPr>
              <w:fldChar w:fldCharType="separate"/>
            </w:r>
            <w:r w:rsidR="00F46A1F">
              <w:rPr>
                <w:noProof/>
                <w:webHidden/>
              </w:rPr>
              <w:t>12</w:t>
            </w:r>
            <w:r w:rsidR="00D64034">
              <w:rPr>
                <w:noProof/>
                <w:webHidden/>
              </w:rPr>
              <w:fldChar w:fldCharType="end"/>
            </w:r>
          </w:hyperlink>
        </w:p>
        <w:p w14:paraId="101C3CAA" w14:textId="77777777" w:rsidR="00D64034" w:rsidRDefault="004A1F49">
          <w:pPr>
            <w:pStyle w:val="TOC1"/>
            <w:tabs>
              <w:tab w:val="left" w:pos="660"/>
            </w:tabs>
            <w:rPr>
              <w:rFonts w:asciiTheme="minorHAnsi" w:eastAsiaTheme="minorEastAsia" w:hAnsiTheme="minorHAnsi" w:cstheme="minorBidi"/>
              <w:b w:val="0"/>
              <w:bCs w:val="0"/>
              <w:noProof/>
              <w:szCs w:val="22"/>
              <w:lang w:eastAsia="fr-FR"/>
            </w:rPr>
          </w:pPr>
          <w:hyperlink w:anchor="_Toc70639131" w:history="1">
            <w:r w:rsidR="00D64034" w:rsidRPr="00950E66">
              <w:rPr>
                <w:rStyle w:val="Hyperlink"/>
                <w:noProof/>
              </w:rPr>
              <w:t>3.3</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Human Influence on the Atmosphere and Surface</w:t>
            </w:r>
            <w:r w:rsidR="00D64034">
              <w:rPr>
                <w:noProof/>
                <w:webHidden/>
              </w:rPr>
              <w:tab/>
            </w:r>
            <w:r w:rsidR="00D64034">
              <w:rPr>
                <w:noProof/>
                <w:webHidden/>
              </w:rPr>
              <w:fldChar w:fldCharType="begin"/>
            </w:r>
            <w:r w:rsidR="00D64034">
              <w:rPr>
                <w:noProof/>
                <w:webHidden/>
              </w:rPr>
              <w:instrText xml:space="preserve"> PAGEREF _Toc70639131 \h </w:instrText>
            </w:r>
            <w:r w:rsidR="00D64034">
              <w:rPr>
                <w:noProof/>
                <w:webHidden/>
              </w:rPr>
            </w:r>
            <w:r w:rsidR="00D64034">
              <w:rPr>
                <w:noProof/>
                <w:webHidden/>
              </w:rPr>
              <w:fldChar w:fldCharType="separate"/>
            </w:r>
            <w:r w:rsidR="00F46A1F">
              <w:rPr>
                <w:noProof/>
                <w:webHidden/>
              </w:rPr>
              <w:t>12</w:t>
            </w:r>
            <w:r w:rsidR="00D64034">
              <w:rPr>
                <w:noProof/>
                <w:webHidden/>
              </w:rPr>
              <w:fldChar w:fldCharType="end"/>
            </w:r>
          </w:hyperlink>
        </w:p>
        <w:p w14:paraId="264FF138" w14:textId="77777777" w:rsidR="00D64034" w:rsidRDefault="004A1F49">
          <w:pPr>
            <w:pStyle w:val="TOC2"/>
            <w:rPr>
              <w:rFonts w:asciiTheme="minorHAnsi" w:eastAsiaTheme="minorEastAsia" w:hAnsiTheme="minorHAnsi" w:cstheme="minorBidi"/>
              <w:iCs w:val="0"/>
              <w:noProof/>
              <w:szCs w:val="22"/>
              <w:lang w:eastAsia="fr-FR"/>
            </w:rPr>
          </w:pPr>
          <w:hyperlink w:anchor="_Toc70639132" w:history="1">
            <w:r w:rsidR="00D64034" w:rsidRPr="00950E66">
              <w:rPr>
                <w:rStyle w:val="Hyperlink"/>
                <w:noProof/>
              </w:rPr>
              <w:t>3.3.1</w:t>
            </w:r>
            <w:r w:rsidR="00D64034">
              <w:rPr>
                <w:rFonts w:asciiTheme="minorHAnsi" w:eastAsiaTheme="minorEastAsia" w:hAnsiTheme="minorHAnsi" w:cstheme="minorBidi"/>
                <w:iCs w:val="0"/>
                <w:noProof/>
                <w:szCs w:val="22"/>
                <w:lang w:eastAsia="fr-FR"/>
              </w:rPr>
              <w:tab/>
            </w:r>
            <w:r w:rsidR="00D64034" w:rsidRPr="00950E66">
              <w:rPr>
                <w:rStyle w:val="Hyperlink"/>
                <w:noProof/>
              </w:rPr>
              <w:t>Temperature</w:t>
            </w:r>
            <w:r w:rsidR="00D64034">
              <w:rPr>
                <w:noProof/>
                <w:webHidden/>
              </w:rPr>
              <w:tab/>
            </w:r>
            <w:r w:rsidR="00D64034">
              <w:rPr>
                <w:noProof/>
                <w:webHidden/>
              </w:rPr>
              <w:fldChar w:fldCharType="begin"/>
            </w:r>
            <w:r w:rsidR="00D64034">
              <w:rPr>
                <w:noProof/>
                <w:webHidden/>
              </w:rPr>
              <w:instrText xml:space="preserve"> PAGEREF _Toc70639132 \h </w:instrText>
            </w:r>
            <w:r w:rsidR="00D64034">
              <w:rPr>
                <w:noProof/>
                <w:webHidden/>
              </w:rPr>
            </w:r>
            <w:r w:rsidR="00D64034">
              <w:rPr>
                <w:noProof/>
                <w:webHidden/>
              </w:rPr>
              <w:fldChar w:fldCharType="separate"/>
            </w:r>
            <w:r w:rsidR="00F46A1F">
              <w:rPr>
                <w:noProof/>
                <w:webHidden/>
              </w:rPr>
              <w:t>12</w:t>
            </w:r>
            <w:r w:rsidR="00D64034">
              <w:rPr>
                <w:noProof/>
                <w:webHidden/>
              </w:rPr>
              <w:fldChar w:fldCharType="end"/>
            </w:r>
          </w:hyperlink>
        </w:p>
        <w:p w14:paraId="63E5B24E" w14:textId="77777777" w:rsidR="00D64034" w:rsidRDefault="004A1F49">
          <w:pPr>
            <w:pStyle w:val="TOC2"/>
            <w:rPr>
              <w:rFonts w:asciiTheme="minorHAnsi" w:eastAsiaTheme="minorEastAsia" w:hAnsiTheme="minorHAnsi" w:cstheme="minorBidi"/>
              <w:iCs w:val="0"/>
              <w:noProof/>
              <w:szCs w:val="22"/>
              <w:lang w:eastAsia="fr-FR"/>
            </w:rPr>
          </w:pPr>
          <w:hyperlink w:anchor="_Toc70639133" w:history="1">
            <w:r w:rsidR="00D64034" w:rsidRPr="00950E66">
              <w:rPr>
                <w:rStyle w:val="Hyperlink"/>
                <w:rFonts w:eastAsiaTheme="majorEastAsia"/>
                <w:noProof/>
              </w:rPr>
              <w:t>3.3.1.1</w:t>
            </w:r>
            <w:r w:rsidR="00D64034">
              <w:rPr>
                <w:rFonts w:asciiTheme="minorHAnsi" w:eastAsiaTheme="minorEastAsia" w:hAnsiTheme="minorHAnsi" w:cstheme="minorBidi"/>
                <w:iCs w:val="0"/>
                <w:noProof/>
                <w:szCs w:val="22"/>
                <w:lang w:eastAsia="fr-FR"/>
              </w:rPr>
              <w:tab/>
            </w:r>
            <w:r w:rsidR="00D64034" w:rsidRPr="00950E66">
              <w:rPr>
                <w:rStyle w:val="Hyperlink"/>
                <w:noProof/>
              </w:rPr>
              <w:t>Surface Temperature</w:t>
            </w:r>
            <w:r w:rsidR="00D64034">
              <w:rPr>
                <w:noProof/>
                <w:webHidden/>
              </w:rPr>
              <w:tab/>
            </w:r>
            <w:r w:rsidR="00D64034">
              <w:rPr>
                <w:noProof/>
                <w:webHidden/>
              </w:rPr>
              <w:fldChar w:fldCharType="begin"/>
            </w:r>
            <w:r w:rsidR="00D64034">
              <w:rPr>
                <w:noProof/>
                <w:webHidden/>
              </w:rPr>
              <w:instrText xml:space="preserve"> PAGEREF _Toc70639133 \h </w:instrText>
            </w:r>
            <w:r w:rsidR="00D64034">
              <w:rPr>
                <w:noProof/>
                <w:webHidden/>
              </w:rPr>
            </w:r>
            <w:r w:rsidR="00D64034">
              <w:rPr>
                <w:noProof/>
                <w:webHidden/>
              </w:rPr>
              <w:fldChar w:fldCharType="separate"/>
            </w:r>
            <w:r w:rsidR="00F46A1F">
              <w:rPr>
                <w:noProof/>
                <w:webHidden/>
              </w:rPr>
              <w:t>12</w:t>
            </w:r>
            <w:r w:rsidR="00D64034">
              <w:rPr>
                <w:noProof/>
                <w:webHidden/>
              </w:rPr>
              <w:fldChar w:fldCharType="end"/>
            </w:r>
          </w:hyperlink>
        </w:p>
        <w:p w14:paraId="7DF646AE" w14:textId="77777777" w:rsidR="00D64034" w:rsidRDefault="004A1F49">
          <w:pPr>
            <w:pStyle w:val="TOC2"/>
            <w:rPr>
              <w:rFonts w:asciiTheme="minorHAnsi" w:eastAsiaTheme="minorEastAsia" w:hAnsiTheme="minorHAnsi" w:cstheme="minorBidi"/>
              <w:iCs w:val="0"/>
              <w:noProof/>
              <w:szCs w:val="22"/>
              <w:lang w:eastAsia="fr-FR"/>
            </w:rPr>
          </w:pPr>
          <w:hyperlink w:anchor="_Toc70639134" w:history="1">
            <w:r w:rsidR="00D64034" w:rsidRPr="00950E66">
              <w:rPr>
                <w:rStyle w:val="Hyperlink"/>
                <w:noProof/>
              </w:rPr>
              <w:t>3.3.1.2</w:t>
            </w:r>
            <w:r w:rsidR="00D64034">
              <w:rPr>
                <w:rFonts w:asciiTheme="minorHAnsi" w:eastAsiaTheme="minorEastAsia" w:hAnsiTheme="minorHAnsi" w:cstheme="minorBidi"/>
                <w:iCs w:val="0"/>
                <w:noProof/>
                <w:szCs w:val="22"/>
                <w:lang w:eastAsia="fr-FR"/>
              </w:rPr>
              <w:tab/>
            </w:r>
            <w:r w:rsidR="00D64034" w:rsidRPr="00950E66">
              <w:rPr>
                <w:rStyle w:val="Hyperlink"/>
                <w:noProof/>
              </w:rPr>
              <w:t>Upper-Air Temperature</w:t>
            </w:r>
            <w:r w:rsidR="00D64034">
              <w:rPr>
                <w:noProof/>
                <w:webHidden/>
              </w:rPr>
              <w:tab/>
            </w:r>
            <w:r w:rsidR="00D64034">
              <w:rPr>
                <w:noProof/>
                <w:webHidden/>
              </w:rPr>
              <w:fldChar w:fldCharType="begin"/>
            </w:r>
            <w:r w:rsidR="00D64034">
              <w:rPr>
                <w:noProof/>
                <w:webHidden/>
              </w:rPr>
              <w:instrText xml:space="preserve"> PAGEREF _Toc70639134 \h </w:instrText>
            </w:r>
            <w:r w:rsidR="00D64034">
              <w:rPr>
                <w:noProof/>
                <w:webHidden/>
              </w:rPr>
            </w:r>
            <w:r w:rsidR="00D64034">
              <w:rPr>
                <w:noProof/>
                <w:webHidden/>
              </w:rPr>
              <w:fldChar w:fldCharType="separate"/>
            </w:r>
            <w:r w:rsidR="00F46A1F">
              <w:rPr>
                <w:noProof/>
                <w:webHidden/>
              </w:rPr>
              <w:t>23</w:t>
            </w:r>
            <w:r w:rsidR="00D64034">
              <w:rPr>
                <w:noProof/>
                <w:webHidden/>
              </w:rPr>
              <w:fldChar w:fldCharType="end"/>
            </w:r>
          </w:hyperlink>
        </w:p>
        <w:p w14:paraId="6C027413" w14:textId="77777777" w:rsidR="00D64034" w:rsidRDefault="004A1F49">
          <w:pPr>
            <w:pStyle w:val="TOC1"/>
            <w:tabs>
              <w:tab w:val="left" w:pos="2438"/>
            </w:tabs>
            <w:rPr>
              <w:rFonts w:asciiTheme="minorHAnsi" w:eastAsiaTheme="minorEastAsia" w:hAnsiTheme="minorHAnsi" w:cstheme="minorBidi"/>
              <w:b w:val="0"/>
              <w:bCs w:val="0"/>
              <w:noProof/>
              <w:szCs w:val="22"/>
              <w:lang w:eastAsia="fr-FR"/>
            </w:rPr>
          </w:pPr>
          <w:hyperlink w:anchor="_Toc70639135" w:history="1">
            <w:r w:rsidR="00D64034" w:rsidRPr="00950E66">
              <w:rPr>
                <w:rStyle w:val="Hyperlink"/>
                <w:noProof/>
                <w:lang w:val="en-GB"/>
              </w:rPr>
              <w:t>Cross-Chapter Box 3.1:</w:t>
            </w:r>
            <w:r w:rsidR="00D64034">
              <w:rPr>
                <w:rFonts w:asciiTheme="minorHAnsi" w:eastAsiaTheme="minorEastAsia" w:hAnsiTheme="minorHAnsi" w:cstheme="minorBidi"/>
                <w:b w:val="0"/>
                <w:bCs w:val="0"/>
                <w:noProof/>
                <w:szCs w:val="22"/>
                <w:lang w:eastAsia="fr-FR"/>
              </w:rPr>
              <w:tab/>
            </w:r>
            <w:r w:rsidR="00D64034" w:rsidRPr="00950E66">
              <w:rPr>
                <w:rStyle w:val="Hyperlink"/>
                <w:noProof/>
                <w:lang w:val="en-GB"/>
              </w:rPr>
              <w:t>Global Surface Warming over the Early 21st Century</w:t>
            </w:r>
            <w:r w:rsidR="00D64034">
              <w:rPr>
                <w:noProof/>
                <w:webHidden/>
              </w:rPr>
              <w:tab/>
            </w:r>
            <w:r w:rsidR="00D64034">
              <w:rPr>
                <w:noProof/>
                <w:webHidden/>
              </w:rPr>
              <w:fldChar w:fldCharType="begin"/>
            </w:r>
            <w:r w:rsidR="00D64034">
              <w:rPr>
                <w:noProof/>
                <w:webHidden/>
              </w:rPr>
              <w:instrText xml:space="preserve"> PAGEREF _Toc70639135 \h </w:instrText>
            </w:r>
            <w:r w:rsidR="00D64034">
              <w:rPr>
                <w:noProof/>
                <w:webHidden/>
              </w:rPr>
            </w:r>
            <w:r w:rsidR="00D64034">
              <w:rPr>
                <w:noProof/>
                <w:webHidden/>
              </w:rPr>
              <w:fldChar w:fldCharType="separate"/>
            </w:r>
            <w:r w:rsidR="00F46A1F">
              <w:rPr>
                <w:noProof/>
                <w:webHidden/>
              </w:rPr>
              <w:t>26</w:t>
            </w:r>
            <w:r w:rsidR="00D64034">
              <w:rPr>
                <w:noProof/>
                <w:webHidden/>
              </w:rPr>
              <w:fldChar w:fldCharType="end"/>
            </w:r>
          </w:hyperlink>
        </w:p>
        <w:p w14:paraId="352BE847" w14:textId="77777777" w:rsidR="00D64034" w:rsidRDefault="004A1F49">
          <w:pPr>
            <w:pStyle w:val="TOC2"/>
            <w:rPr>
              <w:rFonts w:asciiTheme="minorHAnsi" w:eastAsiaTheme="minorEastAsia" w:hAnsiTheme="minorHAnsi" w:cstheme="minorBidi"/>
              <w:iCs w:val="0"/>
              <w:noProof/>
              <w:szCs w:val="22"/>
              <w:lang w:eastAsia="fr-FR"/>
            </w:rPr>
          </w:pPr>
          <w:hyperlink w:anchor="_Toc70639136" w:history="1">
            <w:r w:rsidR="00D64034" w:rsidRPr="00950E66">
              <w:rPr>
                <w:rStyle w:val="Hyperlink"/>
                <w:noProof/>
              </w:rPr>
              <w:t>3.3.2</w:t>
            </w:r>
            <w:r w:rsidR="00D64034">
              <w:rPr>
                <w:rFonts w:asciiTheme="minorHAnsi" w:eastAsiaTheme="minorEastAsia" w:hAnsiTheme="minorHAnsi" w:cstheme="minorBidi"/>
                <w:iCs w:val="0"/>
                <w:noProof/>
                <w:szCs w:val="22"/>
                <w:lang w:eastAsia="fr-FR"/>
              </w:rPr>
              <w:tab/>
            </w:r>
            <w:r w:rsidR="00D64034" w:rsidRPr="00950E66">
              <w:rPr>
                <w:rStyle w:val="Hyperlink"/>
                <w:noProof/>
              </w:rPr>
              <w:t>Precipitation, Humidity and Streamflow</w:t>
            </w:r>
            <w:r w:rsidR="00D64034">
              <w:rPr>
                <w:noProof/>
                <w:webHidden/>
              </w:rPr>
              <w:tab/>
            </w:r>
            <w:r w:rsidR="00D64034">
              <w:rPr>
                <w:noProof/>
                <w:webHidden/>
              </w:rPr>
              <w:fldChar w:fldCharType="begin"/>
            </w:r>
            <w:r w:rsidR="00D64034">
              <w:rPr>
                <w:noProof/>
                <w:webHidden/>
              </w:rPr>
              <w:instrText xml:space="preserve"> PAGEREF _Toc70639136 \h </w:instrText>
            </w:r>
            <w:r w:rsidR="00D64034">
              <w:rPr>
                <w:noProof/>
                <w:webHidden/>
              </w:rPr>
            </w:r>
            <w:r w:rsidR="00D64034">
              <w:rPr>
                <w:noProof/>
                <w:webHidden/>
              </w:rPr>
              <w:fldChar w:fldCharType="separate"/>
            </w:r>
            <w:r w:rsidR="00F46A1F">
              <w:rPr>
                <w:noProof/>
                <w:webHidden/>
              </w:rPr>
              <w:t>29</w:t>
            </w:r>
            <w:r w:rsidR="00D64034">
              <w:rPr>
                <w:noProof/>
                <w:webHidden/>
              </w:rPr>
              <w:fldChar w:fldCharType="end"/>
            </w:r>
          </w:hyperlink>
        </w:p>
        <w:p w14:paraId="707AAA81" w14:textId="77777777" w:rsidR="00D64034" w:rsidRDefault="004A1F49">
          <w:pPr>
            <w:pStyle w:val="TOC2"/>
            <w:rPr>
              <w:rFonts w:asciiTheme="minorHAnsi" w:eastAsiaTheme="minorEastAsia" w:hAnsiTheme="minorHAnsi" w:cstheme="minorBidi"/>
              <w:iCs w:val="0"/>
              <w:noProof/>
              <w:szCs w:val="22"/>
              <w:lang w:eastAsia="fr-FR"/>
            </w:rPr>
          </w:pPr>
          <w:hyperlink w:anchor="_Toc70639137" w:history="1">
            <w:r w:rsidR="00D64034" w:rsidRPr="00950E66">
              <w:rPr>
                <w:rStyle w:val="Hyperlink"/>
                <w:noProof/>
              </w:rPr>
              <w:t>3.3.2.1</w:t>
            </w:r>
            <w:r w:rsidR="00D64034">
              <w:rPr>
                <w:rFonts w:asciiTheme="minorHAnsi" w:eastAsiaTheme="minorEastAsia" w:hAnsiTheme="minorHAnsi" w:cstheme="minorBidi"/>
                <w:iCs w:val="0"/>
                <w:noProof/>
                <w:szCs w:val="22"/>
                <w:lang w:eastAsia="fr-FR"/>
              </w:rPr>
              <w:tab/>
            </w:r>
            <w:r w:rsidR="00D64034" w:rsidRPr="00950E66">
              <w:rPr>
                <w:rStyle w:val="Hyperlink"/>
                <w:noProof/>
              </w:rPr>
              <w:t>Atmospheric Water Vapour</w:t>
            </w:r>
            <w:r w:rsidR="00D64034">
              <w:rPr>
                <w:noProof/>
                <w:webHidden/>
              </w:rPr>
              <w:tab/>
            </w:r>
            <w:r w:rsidR="00D64034">
              <w:rPr>
                <w:noProof/>
                <w:webHidden/>
              </w:rPr>
              <w:fldChar w:fldCharType="begin"/>
            </w:r>
            <w:r w:rsidR="00D64034">
              <w:rPr>
                <w:noProof/>
                <w:webHidden/>
              </w:rPr>
              <w:instrText xml:space="preserve"> PAGEREF _Toc70639137 \h </w:instrText>
            </w:r>
            <w:r w:rsidR="00D64034">
              <w:rPr>
                <w:noProof/>
                <w:webHidden/>
              </w:rPr>
            </w:r>
            <w:r w:rsidR="00D64034">
              <w:rPr>
                <w:noProof/>
                <w:webHidden/>
              </w:rPr>
              <w:fldChar w:fldCharType="separate"/>
            </w:r>
            <w:r w:rsidR="00F46A1F">
              <w:rPr>
                <w:noProof/>
                <w:webHidden/>
              </w:rPr>
              <w:t>31</w:t>
            </w:r>
            <w:r w:rsidR="00D64034">
              <w:rPr>
                <w:noProof/>
                <w:webHidden/>
              </w:rPr>
              <w:fldChar w:fldCharType="end"/>
            </w:r>
          </w:hyperlink>
        </w:p>
        <w:p w14:paraId="2CEC1857" w14:textId="77777777" w:rsidR="00D64034" w:rsidRDefault="004A1F49">
          <w:pPr>
            <w:pStyle w:val="TOC2"/>
            <w:rPr>
              <w:rFonts w:asciiTheme="minorHAnsi" w:eastAsiaTheme="minorEastAsia" w:hAnsiTheme="minorHAnsi" w:cstheme="minorBidi"/>
              <w:iCs w:val="0"/>
              <w:noProof/>
              <w:szCs w:val="22"/>
              <w:lang w:eastAsia="fr-FR"/>
            </w:rPr>
          </w:pPr>
          <w:hyperlink w:anchor="_Toc70639138" w:history="1">
            <w:r w:rsidR="00D64034" w:rsidRPr="00950E66">
              <w:rPr>
                <w:rStyle w:val="Hyperlink"/>
                <w:noProof/>
              </w:rPr>
              <w:t>3.3.2.2</w:t>
            </w:r>
            <w:r w:rsidR="00D64034">
              <w:rPr>
                <w:rFonts w:asciiTheme="minorHAnsi" w:eastAsiaTheme="minorEastAsia" w:hAnsiTheme="minorHAnsi" w:cstheme="minorBidi"/>
                <w:iCs w:val="0"/>
                <w:noProof/>
                <w:szCs w:val="22"/>
                <w:lang w:eastAsia="fr-FR"/>
              </w:rPr>
              <w:tab/>
            </w:r>
            <w:r w:rsidR="00D64034" w:rsidRPr="00950E66">
              <w:rPr>
                <w:rStyle w:val="Hyperlink"/>
                <w:noProof/>
              </w:rPr>
              <w:t>Precipitation</w:t>
            </w:r>
            <w:r w:rsidR="00D64034">
              <w:rPr>
                <w:noProof/>
                <w:webHidden/>
              </w:rPr>
              <w:tab/>
            </w:r>
            <w:r w:rsidR="00D64034">
              <w:rPr>
                <w:noProof/>
                <w:webHidden/>
              </w:rPr>
              <w:fldChar w:fldCharType="begin"/>
            </w:r>
            <w:r w:rsidR="00D64034">
              <w:rPr>
                <w:noProof/>
                <w:webHidden/>
              </w:rPr>
              <w:instrText xml:space="preserve"> PAGEREF _Toc70639138 \h </w:instrText>
            </w:r>
            <w:r w:rsidR="00D64034">
              <w:rPr>
                <w:noProof/>
                <w:webHidden/>
              </w:rPr>
            </w:r>
            <w:r w:rsidR="00D64034">
              <w:rPr>
                <w:noProof/>
                <w:webHidden/>
              </w:rPr>
              <w:fldChar w:fldCharType="separate"/>
            </w:r>
            <w:r w:rsidR="00F46A1F">
              <w:rPr>
                <w:noProof/>
                <w:webHidden/>
              </w:rPr>
              <w:t>32</w:t>
            </w:r>
            <w:r w:rsidR="00D64034">
              <w:rPr>
                <w:noProof/>
                <w:webHidden/>
              </w:rPr>
              <w:fldChar w:fldCharType="end"/>
            </w:r>
          </w:hyperlink>
        </w:p>
        <w:p w14:paraId="786E96A5" w14:textId="77777777" w:rsidR="00D64034" w:rsidRDefault="004A1F49">
          <w:pPr>
            <w:pStyle w:val="TOC2"/>
            <w:rPr>
              <w:rFonts w:asciiTheme="minorHAnsi" w:eastAsiaTheme="minorEastAsia" w:hAnsiTheme="minorHAnsi" w:cstheme="minorBidi"/>
              <w:iCs w:val="0"/>
              <w:noProof/>
              <w:szCs w:val="22"/>
              <w:lang w:eastAsia="fr-FR"/>
            </w:rPr>
          </w:pPr>
          <w:hyperlink w:anchor="_Toc70639139" w:history="1">
            <w:r w:rsidR="00D64034" w:rsidRPr="00950E66">
              <w:rPr>
                <w:rStyle w:val="Hyperlink"/>
                <w:noProof/>
              </w:rPr>
              <w:t>3.3.2.3</w:t>
            </w:r>
            <w:r w:rsidR="00D64034">
              <w:rPr>
                <w:rFonts w:asciiTheme="minorHAnsi" w:eastAsiaTheme="minorEastAsia" w:hAnsiTheme="minorHAnsi" w:cstheme="minorBidi"/>
                <w:iCs w:val="0"/>
                <w:noProof/>
                <w:szCs w:val="22"/>
                <w:lang w:eastAsia="fr-FR"/>
              </w:rPr>
              <w:tab/>
            </w:r>
            <w:r w:rsidR="00D64034" w:rsidRPr="00950E66">
              <w:rPr>
                <w:rStyle w:val="Hyperlink"/>
                <w:noProof/>
              </w:rPr>
              <w:t>Streamflow</w:t>
            </w:r>
            <w:r w:rsidR="00D64034">
              <w:rPr>
                <w:noProof/>
                <w:webHidden/>
              </w:rPr>
              <w:tab/>
            </w:r>
            <w:r w:rsidR="00D64034">
              <w:rPr>
                <w:noProof/>
                <w:webHidden/>
              </w:rPr>
              <w:fldChar w:fldCharType="begin"/>
            </w:r>
            <w:r w:rsidR="00D64034">
              <w:rPr>
                <w:noProof/>
                <w:webHidden/>
              </w:rPr>
              <w:instrText xml:space="preserve"> PAGEREF _Toc70639139 \h </w:instrText>
            </w:r>
            <w:r w:rsidR="00D64034">
              <w:rPr>
                <w:noProof/>
                <w:webHidden/>
              </w:rPr>
            </w:r>
            <w:r w:rsidR="00D64034">
              <w:rPr>
                <w:noProof/>
                <w:webHidden/>
              </w:rPr>
              <w:fldChar w:fldCharType="separate"/>
            </w:r>
            <w:r w:rsidR="00F46A1F">
              <w:rPr>
                <w:noProof/>
                <w:webHidden/>
              </w:rPr>
              <w:t>36</w:t>
            </w:r>
            <w:r w:rsidR="00D64034">
              <w:rPr>
                <w:noProof/>
                <w:webHidden/>
              </w:rPr>
              <w:fldChar w:fldCharType="end"/>
            </w:r>
          </w:hyperlink>
        </w:p>
        <w:p w14:paraId="45963E5D" w14:textId="658656B8" w:rsidR="00D64034" w:rsidRDefault="004A1F49">
          <w:pPr>
            <w:pStyle w:val="TOC1"/>
            <w:tabs>
              <w:tab w:val="left" w:pos="2438"/>
            </w:tabs>
            <w:rPr>
              <w:rFonts w:asciiTheme="minorHAnsi" w:eastAsiaTheme="minorEastAsia" w:hAnsiTheme="minorHAnsi" w:cstheme="minorBidi"/>
              <w:b w:val="0"/>
              <w:bCs w:val="0"/>
              <w:noProof/>
              <w:szCs w:val="22"/>
              <w:lang w:eastAsia="fr-FR"/>
            </w:rPr>
          </w:pPr>
          <w:hyperlink w:anchor="_Toc70639140" w:history="1">
            <w:r w:rsidR="00D64034" w:rsidRPr="00950E66">
              <w:rPr>
                <w:rStyle w:val="Hyperlink"/>
                <w:noProof/>
                <w:lang w:val="en-GB"/>
              </w:rPr>
              <w:t>Cross-Chapter Box 3.2:</w:t>
            </w:r>
            <w:r w:rsidR="00D64034">
              <w:rPr>
                <w:rFonts w:asciiTheme="minorHAnsi" w:eastAsiaTheme="minorEastAsia" w:hAnsiTheme="minorHAnsi" w:cstheme="minorBidi"/>
                <w:b w:val="0"/>
                <w:bCs w:val="0"/>
                <w:noProof/>
                <w:szCs w:val="22"/>
                <w:lang w:eastAsia="fr-FR"/>
              </w:rPr>
              <w:tab/>
            </w:r>
            <w:r w:rsidR="00D64034" w:rsidRPr="00950E66">
              <w:rPr>
                <w:rStyle w:val="Hyperlink"/>
                <w:noProof/>
                <w:lang w:val="en-GB"/>
              </w:rPr>
              <w:t>Human Influence on Large-scale Changes in Temperature and Precipitation Extremes</w:t>
            </w:r>
            <w:r w:rsidR="00D64034">
              <w:rPr>
                <w:noProof/>
                <w:webHidden/>
              </w:rPr>
              <w:tab/>
            </w:r>
            <w:r w:rsidR="00D64034">
              <w:rPr>
                <w:noProof/>
                <w:webHidden/>
              </w:rPr>
              <w:tab/>
            </w:r>
            <w:r w:rsidR="00D64034">
              <w:rPr>
                <w:noProof/>
                <w:webHidden/>
              </w:rPr>
              <w:fldChar w:fldCharType="begin"/>
            </w:r>
            <w:r w:rsidR="00D64034">
              <w:rPr>
                <w:noProof/>
                <w:webHidden/>
              </w:rPr>
              <w:instrText xml:space="preserve"> PAGEREF _Toc70639140 \h </w:instrText>
            </w:r>
            <w:r w:rsidR="00D64034">
              <w:rPr>
                <w:noProof/>
                <w:webHidden/>
              </w:rPr>
            </w:r>
            <w:r w:rsidR="00D64034">
              <w:rPr>
                <w:noProof/>
                <w:webHidden/>
              </w:rPr>
              <w:fldChar w:fldCharType="separate"/>
            </w:r>
            <w:r w:rsidR="00F46A1F">
              <w:rPr>
                <w:noProof/>
                <w:webHidden/>
              </w:rPr>
              <w:t>37</w:t>
            </w:r>
            <w:r w:rsidR="00D64034">
              <w:rPr>
                <w:noProof/>
                <w:webHidden/>
              </w:rPr>
              <w:fldChar w:fldCharType="end"/>
            </w:r>
          </w:hyperlink>
        </w:p>
        <w:p w14:paraId="2FE34A88" w14:textId="77777777" w:rsidR="00D64034" w:rsidRDefault="004A1F49">
          <w:pPr>
            <w:pStyle w:val="TOC2"/>
            <w:rPr>
              <w:rFonts w:asciiTheme="minorHAnsi" w:eastAsiaTheme="minorEastAsia" w:hAnsiTheme="minorHAnsi" w:cstheme="minorBidi"/>
              <w:iCs w:val="0"/>
              <w:noProof/>
              <w:szCs w:val="22"/>
              <w:lang w:eastAsia="fr-FR"/>
            </w:rPr>
          </w:pPr>
          <w:hyperlink w:anchor="_Toc70639141" w:history="1">
            <w:r w:rsidR="00D64034" w:rsidRPr="00950E66">
              <w:rPr>
                <w:rStyle w:val="Hyperlink"/>
                <w:noProof/>
              </w:rPr>
              <w:t>3.3.3</w:t>
            </w:r>
            <w:r w:rsidR="00D64034">
              <w:rPr>
                <w:rFonts w:asciiTheme="minorHAnsi" w:eastAsiaTheme="minorEastAsia" w:hAnsiTheme="minorHAnsi" w:cstheme="minorBidi"/>
                <w:iCs w:val="0"/>
                <w:noProof/>
                <w:szCs w:val="22"/>
                <w:lang w:eastAsia="fr-FR"/>
              </w:rPr>
              <w:tab/>
            </w:r>
            <w:r w:rsidR="00D64034" w:rsidRPr="00950E66">
              <w:rPr>
                <w:rStyle w:val="Hyperlink"/>
                <w:noProof/>
              </w:rPr>
              <w:t>Atmospheric Circulation</w:t>
            </w:r>
            <w:r w:rsidR="00D64034">
              <w:rPr>
                <w:noProof/>
                <w:webHidden/>
              </w:rPr>
              <w:tab/>
            </w:r>
            <w:r w:rsidR="00D64034">
              <w:rPr>
                <w:noProof/>
                <w:webHidden/>
              </w:rPr>
              <w:fldChar w:fldCharType="begin"/>
            </w:r>
            <w:r w:rsidR="00D64034">
              <w:rPr>
                <w:noProof/>
                <w:webHidden/>
              </w:rPr>
              <w:instrText xml:space="preserve"> PAGEREF _Toc70639141 \h </w:instrText>
            </w:r>
            <w:r w:rsidR="00D64034">
              <w:rPr>
                <w:noProof/>
                <w:webHidden/>
              </w:rPr>
            </w:r>
            <w:r w:rsidR="00D64034">
              <w:rPr>
                <w:noProof/>
                <w:webHidden/>
              </w:rPr>
              <w:fldChar w:fldCharType="separate"/>
            </w:r>
            <w:r w:rsidR="00F46A1F">
              <w:rPr>
                <w:noProof/>
                <w:webHidden/>
              </w:rPr>
              <w:t>39</w:t>
            </w:r>
            <w:r w:rsidR="00D64034">
              <w:rPr>
                <w:noProof/>
                <w:webHidden/>
              </w:rPr>
              <w:fldChar w:fldCharType="end"/>
            </w:r>
          </w:hyperlink>
        </w:p>
        <w:p w14:paraId="3DAF0797" w14:textId="77777777" w:rsidR="00D64034" w:rsidRDefault="004A1F49">
          <w:pPr>
            <w:pStyle w:val="TOC2"/>
            <w:rPr>
              <w:rFonts w:asciiTheme="minorHAnsi" w:eastAsiaTheme="minorEastAsia" w:hAnsiTheme="minorHAnsi" w:cstheme="minorBidi"/>
              <w:iCs w:val="0"/>
              <w:noProof/>
              <w:szCs w:val="22"/>
              <w:lang w:eastAsia="fr-FR"/>
            </w:rPr>
          </w:pPr>
          <w:hyperlink w:anchor="_Toc70639142" w:history="1">
            <w:r w:rsidR="00D64034" w:rsidRPr="00950E66">
              <w:rPr>
                <w:rStyle w:val="Hyperlink"/>
                <w:rFonts w:eastAsiaTheme="majorEastAsia"/>
                <w:noProof/>
              </w:rPr>
              <w:t>3.3.3.1</w:t>
            </w:r>
            <w:r w:rsidR="00D64034">
              <w:rPr>
                <w:rFonts w:asciiTheme="minorHAnsi" w:eastAsiaTheme="minorEastAsia" w:hAnsiTheme="minorHAnsi" w:cstheme="minorBidi"/>
                <w:iCs w:val="0"/>
                <w:noProof/>
                <w:szCs w:val="22"/>
                <w:lang w:eastAsia="fr-FR"/>
              </w:rPr>
              <w:tab/>
            </w:r>
            <w:r w:rsidR="00D64034" w:rsidRPr="00950E66">
              <w:rPr>
                <w:rStyle w:val="Hyperlink"/>
                <w:noProof/>
              </w:rPr>
              <w:t>The Hadley and Walker Circulations</w:t>
            </w:r>
            <w:r w:rsidR="00D64034">
              <w:rPr>
                <w:noProof/>
                <w:webHidden/>
              </w:rPr>
              <w:tab/>
            </w:r>
            <w:r w:rsidR="00D64034">
              <w:rPr>
                <w:noProof/>
                <w:webHidden/>
              </w:rPr>
              <w:fldChar w:fldCharType="begin"/>
            </w:r>
            <w:r w:rsidR="00D64034">
              <w:rPr>
                <w:noProof/>
                <w:webHidden/>
              </w:rPr>
              <w:instrText xml:space="preserve"> PAGEREF _Toc70639142 \h </w:instrText>
            </w:r>
            <w:r w:rsidR="00D64034">
              <w:rPr>
                <w:noProof/>
                <w:webHidden/>
              </w:rPr>
            </w:r>
            <w:r w:rsidR="00D64034">
              <w:rPr>
                <w:noProof/>
                <w:webHidden/>
              </w:rPr>
              <w:fldChar w:fldCharType="separate"/>
            </w:r>
            <w:r w:rsidR="00F46A1F">
              <w:rPr>
                <w:noProof/>
                <w:webHidden/>
              </w:rPr>
              <w:t>39</w:t>
            </w:r>
            <w:r w:rsidR="00D64034">
              <w:rPr>
                <w:noProof/>
                <w:webHidden/>
              </w:rPr>
              <w:fldChar w:fldCharType="end"/>
            </w:r>
          </w:hyperlink>
        </w:p>
        <w:p w14:paraId="7EC310EE" w14:textId="77777777" w:rsidR="00D64034" w:rsidRDefault="004A1F49">
          <w:pPr>
            <w:pStyle w:val="TOC2"/>
            <w:rPr>
              <w:rFonts w:asciiTheme="minorHAnsi" w:eastAsiaTheme="minorEastAsia" w:hAnsiTheme="minorHAnsi" w:cstheme="minorBidi"/>
              <w:iCs w:val="0"/>
              <w:noProof/>
              <w:szCs w:val="22"/>
              <w:lang w:eastAsia="fr-FR"/>
            </w:rPr>
          </w:pPr>
          <w:hyperlink w:anchor="_Toc70639143" w:history="1">
            <w:r w:rsidR="00D64034" w:rsidRPr="00950E66">
              <w:rPr>
                <w:rStyle w:val="Hyperlink"/>
                <w:noProof/>
              </w:rPr>
              <w:t>3.3.3.2</w:t>
            </w:r>
            <w:r w:rsidR="00D64034">
              <w:rPr>
                <w:rFonts w:asciiTheme="minorHAnsi" w:eastAsiaTheme="minorEastAsia" w:hAnsiTheme="minorHAnsi" w:cstheme="minorBidi"/>
                <w:iCs w:val="0"/>
                <w:noProof/>
                <w:szCs w:val="22"/>
                <w:lang w:eastAsia="fr-FR"/>
              </w:rPr>
              <w:tab/>
            </w:r>
            <w:r w:rsidR="00D64034" w:rsidRPr="00950E66">
              <w:rPr>
                <w:rStyle w:val="Hyperlink"/>
                <w:noProof/>
              </w:rPr>
              <w:t>Global Monsoon</w:t>
            </w:r>
            <w:r w:rsidR="00D64034">
              <w:rPr>
                <w:noProof/>
                <w:webHidden/>
              </w:rPr>
              <w:tab/>
            </w:r>
            <w:r w:rsidR="00D64034">
              <w:rPr>
                <w:noProof/>
                <w:webHidden/>
              </w:rPr>
              <w:fldChar w:fldCharType="begin"/>
            </w:r>
            <w:r w:rsidR="00D64034">
              <w:rPr>
                <w:noProof/>
                <w:webHidden/>
              </w:rPr>
              <w:instrText xml:space="preserve"> PAGEREF _Toc70639143 \h </w:instrText>
            </w:r>
            <w:r w:rsidR="00D64034">
              <w:rPr>
                <w:noProof/>
                <w:webHidden/>
              </w:rPr>
            </w:r>
            <w:r w:rsidR="00D64034">
              <w:rPr>
                <w:noProof/>
                <w:webHidden/>
              </w:rPr>
              <w:fldChar w:fldCharType="separate"/>
            </w:r>
            <w:r w:rsidR="00F46A1F">
              <w:rPr>
                <w:noProof/>
                <w:webHidden/>
              </w:rPr>
              <w:t>42</w:t>
            </w:r>
            <w:r w:rsidR="00D64034">
              <w:rPr>
                <w:noProof/>
                <w:webHidden/>
              </w:rPr>
              <w:fldChar w:fldCharType="end"/>
            </w:r>
          </w:hyperlink>
        </w:p>
        <w:p w14:paraId="1C6D7BF1" w14:textId="77777777" w:rsidR="00D64034" w:rsidRDefault="004A1F49">
          <w:pPr>
            <w:pStyle w:val="TOC2"/>
            <w:rPr>
              <w:rFonts w:asciiTheme="minorHAnsi" w:eastAsiaTheme="minorEastAsia" w:hAnsiTheme="minorHAnsi" w:cstheme="minorBidi"/>
              <w:iCs w:val="0"/>
              <w:noProof/>
              <w:szCs w:val="22"/>
              <w:lang w:eastAsia="fr-FR"/>
            </w:rPr>
          </w:pPr>
          <w:hyperlink w:anchor="_Toc70639144" w:history="1">
            <w:r w:rsidR="00D64034" w:rsidRPr="00950E66">
              <w:rPr>
                <w:rStyle w:val="Hyperlink"/>
                <w:noProof/>
              </w:rPr>
              <w:t>3.3.3.3</w:t>
            </w:r>
            <w:r w:rsidR="00D64034">
              <w:rPr>
                <w:rFonts w:asciiTheme="minorHAnsi" w:eastAsiaTheme="minorEastAsia" w:hAnsiTheme="minorHAnsi" w:cstheme="minorBidi"/>
                <w:iCs w:val="0"/>
                <w:noProof/>
                <w:szCs w:val="22"/>
                <w:lang w:eastAsia="fr-FR"/>
              </w:rPr>
              <w:tab/>
            </w:r>
            <w:r w:rsidR="00D64034" w:rsidRPr="00950E66">
              <w:rPr>
                <w:rStyle w:val="Hyperlink"/>
                <w:noProof/>
              </w:rPr>
              <w:t>Extratropical Jets, Storm Tracks and Blocking</w:t>
            </w:r>
            <w:r w:rsidR="00D64034">
              <w:rPr>
                <w:noProof/>
                <w:webHidden/>
              </w:rPr>
              <w:tab/>
            </w:r>
            <w:r w:rsidR="00D64034">
              <w:rPr>
                <w:noProof/>
                <w:webHidden/>
              </w:rPr>
              <w:fldChar w:fldCharType="begin"/>
            </w:r>
            <w:r w:rsidR="00D64034">
              <w:rPr>
                <w:noProof/>
                <w:webHidden/>
              </w:rPr>
              <w:instrText xml:space="preserve"> PAGEREF _Toc70639144 \h </w:instrText>
            </w:r>
            <w:r w:rsidR="00D64034">
              <w:rPr>
                <w:noProof/>
                <w:webHidden/>
              </w:rPr>
            </w:r>
            <w:r w:rsidR="00D64034">
              <w:rPr>
                <w:noProof/>
                <w:webHidden/>
              </w:rPr>
              <w:fldChar w:fldCharType="separate"/>
            </w:r>
            <w:r w:rsidR="00F46A1F">
              <w:rPr>
                <w:noProof/>
                <w:webHidden/>
              </w:rPr>
              <w:t>44</w:t>
            </w:r>
            <w:r w:rsidR="00D64034">
              <w:rPr>
                <w:noProof/>
                <w:webHidden/>
              </w:rPr>
              <w:fldChar w:fldCharType="end"/>
            </w:r>
          </w:hyperlink>
        </w:p>
        <w:p w14:paraId="2F387B3C" w14:textId="77777777" w:rsidR="00D64034" w:rsidRDefault="004A1F49">
          <w:pPr>
            <w:pStyle w:val="TOC2"/>
            <w:rPr>
              <w:rFonts w:asciiTheme="minorHAnsi" w:eastAsiaTheme="minorEastAsia" w:hAnsiTheme="minorHAnsi" w:cstheme="minorBidi"/>
              <w:iCs w:val="0"/>
              <w:noProof/>
              <w:szCs w:val="22"/>
              <w:lang w:eastAsia="fr-FR"/>
            </w:rPr>
          </w:pPr>
          <w:hyperlink w:anchor="_Toc70639145" w:history="1">
            <w:r w:rsidR="00D64034" w:rsidRPr="00950E66">
              <w:rPr>
                <w:rStyle w:val="Hyperlink"/>
                <w:noProof/>
              </w:rPr>
              <w:t>3.3.3.4</w:t>
            </w:r>
            <w:r w:rsidR="00D64034">
              <w:rPr>
                <w:rFonts w:asciiTheme="minorHAnsi" w:eastAsiaTheme="minorEastAsia" w:hAnsiTheme="minorHAnsi" w:cstheme="minorBidi"/>
                <w:iCs w:val="0"/>
                <w:noProof/>
                <w:szCs w:val="22"/>
                <w:lang w:eastAsia="fr-FR"/>
              </w:rPr>
              <w:tab/>
            </w:r>
            <w:r w:rsidR="00D64034" w:rsidRPr="00950E66">
              <w:rPr>
                <w:rStyle w:val="Hyperlink"/>
                <w:noProof/>
              </w:rPr>
              <w:t>Sudden Stratospheric Warming Activity</w:t>
            </w:r>
            <w:r w:rsidR="00D64034">
              <w:rPr>
                <w:noProof/>
                <w:webHidden/>
              </w:rPr>
              <w:tab/>
            </w:r>
            <w:r w:rsidR="00D64034">
              <w:rPr>
                <w:noProof/>
                <w:webHidden/>
              </w:rPr>
              <w:fldChar w:fldCharType="begin"/>
            </w:r>
            <w:r w:rsidR="00D64034">
              <w:rPr>
                <w:noProof/>
                <w:webHidden/>
              </w:rPr>
              <w:instrText xml:space="preserve"> PAGEREF _Toc70639145 \h </w:instrText>
            </w:r>
            <w:r w:rsidR="00D64034">
              <w:rPr>
                <w:noProof/>
                <w:webHidden/>
              </w:rPr>
            </w:r>
            <w:r w:rsidR="00D64034">
              <w:rPr>
                <w:noProof/>
                <w:webHidden/>
              </w:rPr>
              <w:fldChar w:fldCharType="separate"/>
            </w:r>
            <w:r w:rsidR="00F46A1F">
              <w:rPr>
                <w:noProof/>
                <w:webHidden/>
              </w:rPr>
              <w:t>47</w:t>
            </w:r>
            <w:r w:rsidR="00D64034">
              <w:rPr>
                <w:noProof/>
                <w:webHidden/>
              </w:rPr>
              <w:fldChar w:fldCharType="end"/>
            </w:r>
          </w:hyperlink>
        </w:p>
        <w:p w14:paraId="24DC667E" w14:textId="77777777" w:rsidR="00D64034" w:rsidRDefault="004A1F49">
          <w:pPr>
            <w:pStyle w:val="TOC1"/>
            <w:tabs>
              <w:tab w:val="left" w:pos="660"/>
            </w:tabs>
            <w:rPr>
              <w:rFonts w:asciiTheme="minorHAnsi" w:eastAsiaTheme="minorEastAsia" w:hAnsiTheme="minorHAnsi" w:cstheme="minorBidi"/>
              <w:b w:val="0"/>
              <w:bCs w:val="0"/>
              <w:noProof/>
              <w:szCs w:val="22"/>
              <w:lang w:eastAsia="fr-FR"/>
            </w:rPr>
          </w:pPr>
          <w:hyperlink w:anchor="_Toc70639146" w:history="1">
            <w:r w:rsidR="00D64034" w:rsidRPr="00950E66">
              <w:rPr>
                <w:rStyle w:val="Hyperlink"/>
                <w:noProof/>
              </w:rPr>
              <w:t>3.4</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Human Influence on the Cryosphere</w:t>
            </w:r>
            <w:r w:rsidR="00D64034">
              <w:rPr>
                <w:noProof/>
                <w:webHidden/>
              </w:rPr>
              <w:tab/>
            </w:r>
            <w:r w:rsidR="00D64034">
              <w:rPr>
                <w:noProof/>
                <w:webHidden/>
              </w:rPr>
              <w:fldChar w:fldCharType="begin"/>
            </w:r>
            <w:r w:rsidR="00D64034">
              <w:rPr>
                <w:noProof/>
                <w:webHidden/>
              </w:rPr>
              <w:instrText xml:space="preserve"> PAGEREF _Toc70639146 \h </w:instrText>
            </w:r>
            <w:r w:rsidR="00D64034">
              <w:rPr>
                <w:noProof/>
                <w:webHidden/>
              </w:rPr>
            </w:r>
            <w:r w:rsidR="00D64034">
              <w:rPr>
                <w:noProof/>
                <w:webHidden/>
              </w:rPr>
              <w:fldChar w:fldCharType="separate"/>
            </w:r>
            <w:r w:rsidR="00F46A1F">
              <w:rPr>
                <w:noProof/>
                <w:webHidden/>
              </w:rPr>
              <w:t>47</w:t>
            </w:r>
            <w:r w:rsidR="00D64034">
              <w:rPr>
                <w:noProof/>
                <w:webHidden/>
              </w:rPr>
              <w:fldChar w:fldCharType="end"/>
            </w:r>
          </w:hyperlink>
        </w:p>
        <w:p w14:paraId="3654C45E" w14:textId="77777777" w:rsidR="00D64034" w:rsidRDefault="004A1F49">
          <w:pPr>
            <w:pStyle w:val="TOC2"/>
            <w:rPr>
              <w:rFonts w:asciiTheme="minorHAnsi" w:eastAsiaTheme="minorEastAsia" w:hAnsiTheme="minorHAnsi" w:cstheme="minorBidi"/>
              <w:iCs w:val="0"/>
              <w:noProof/>
              <w:szCs w:val="22"/>
              <w:lang w:eastAsia="fr-FR"/>
            </w:rPr>
          </w:pPr>
          <w:hyperlink w:anchor="_Toc70639147" w:history="1">
            <w:r w:rsidR="00D64034" w:rsidRPr="00950E66">
              <w:rPr>
                <w:rStyle w:val="Hyperlink"/>
                <w:noProof/>
              </w:rPr>
              <w:t>3.4.1</w:t>
            </w:r>
            <w:r w:rsidR="00D64034">
              <w:rPr>
                <w:rFonts w:asciiTheme="minorHAnsi" w:eastAsiaTheme="minorEastAsia" w:hAnsiTheme="minorHAnsi" w:cstheme="minorBidi"/>
                <w:iCs w:val="0"/>
                <w:noProof/>
                <w:szCs w:val="22"/>
                <w:lang w:eastAsia="fr-FR"/>
              </w:rPr>
              <w:tab/>
            </w:r>
            <w:r w:rsidR="00D64034" w:rsidRPr="00950E66">
              <w:rPr>
                <w:rStyle w:val="Hyperlink"/>
                <w:noProof/>
              </w:rPr>
              <w:t>Sea Ice</w:t>
            </w:r>
            <w:r w:rsidR="00D64034">
              <w:rPr>
                <w:noProof/>
                <w:webHidden/>
              </w:rPr>
              <w:tab/>
            </w:r>
            <w:r w:rsidR="00D64034">
              <w:rPr>
                <w:noProof/>
                <w:webHidden/>
              </w:rPr>
              <w:fldChar w:fldCharType="begin"/>
            </w:r>
            <w:r w:rsidR="00D64034">
              <w:rPr>
                <w:noProof/>
                <w:webHidden/>
              </w:rPr>
              <w:instrText xml:space="preserve"> PAGEREF _Toc70639147 \h </w:instrText>
            </w:r>
            <w:r w:rsidR="00D64034">
              <w:rPr>
                <w:noProof/>
                <w:webHidden/>
              </w:rPr>
            </w:r>
            <w:r w:rsidR="00D64034">
              <w:rPr>
                <w:noProof/>
                <w:webHidden/>
              </w:rPr>
              <w:fldChar w:fldCharType="separate"/>
            </w:r>
            <w:r w:rsidR="00F46A1F">
              <w:rPr>
                <w:noProof/>
                <w:webHidden/>
              </w:rPr>
              <w:t>47</w:t>
            </w:r>
            <w:r w:rsidR="00D64034">
              <w:rPr>
                <w:noProof/>
                <w:webHidden/>
              </w:rPr>
              <w:fldChar w:fldCharType="end"/>
            </w:r>
          </w:hyperlink>
        </w:p>
        <w:p w14:paraId="6CFE26C2" w14:textId="77777777" w:rsidR="00D64034" w:rsidRDefault="004A1F49">
          <w:pPr>
            <w:pStyle w:val="TOC2"/>
            <w:rPr>
              <w:rFonts w:asciiTheme="minorHAnsi" w:eastAsiaTheme="minorEastAsia" w:hAnsiTheme="minorHAnsi" w:cstheme="minorBidi"/>
              <w:iCs w:val="0"/>
              <w:noProof/>
              <w:szCs w:val="22"/>
              <w:lang w:eastAsia="fr-FR"/>
            </w:rPr>
          </w:pPr>
          <w:hyperlink w:anchor="_Toc70639148" w:history="1">
            <w:r w:rsidR="00D64034" w:rsidRPr="00950E66">
              <w:rPr>
                <w:rStyle w:val="Hyperlink"/>
                <w:noProof/>
              </w:rPr>
              <w:t>3.4.1.1</w:t>
            </w:r>
            <w:r w:rsidR="00D64034">
              <w:rPr>
                <w:rFonts w:asciiTheme="minorHAnsi" w:eastAsiaTheme="minorEastAsia" w:hAnsiTheme="minorHAnsi" w:cstheme="minorBidi"/>
                <w:iCs w:val="0"/>
                <w:noProof/>
                <w:szCs w:val="22"/>
                <w:lang w:eastAsia="fr-FR"/>
              </w:rPr>
              <w:tab/>
            </w:r>
            <w:r w:rsidR="00D64034" w:rsidRPr="00950E66">
              <w:rPr>
                <w:rStyle w:val="Hyperlink"/>
                <w:noProof/>
              </w:rPr>
              <w:t>Arctic Sea Ice</w:t>
            </w:r>
            <w:r w:rsidR="00D64034">
              <w:rPr>
                <w:noProof/>
                <w:webHidden/>
              </w:rPr>
              <w:tab/>
            </w:r>
            <w:r w:rsidR="00D64034">
              <w:rPr>
                <w:noProof/>
                <w:webHidden/>
              </w:rPr>
              <w:fldChar w:fldCharType="begin"/>
            </w:r>
            <w:r w:rsidR="00D64034">
              <w:rPr>
                <w:noProof/>
                <w:webHidden/>
              </w:rPr>
              <w:instrText xml:space="preserve"> PAGEREF _Toc70639148 \h </w:instrText>
            </w:r>
            <w:r w:rsidR="00D64034">
              <w:rPr>
                <w:noProof/>
                <w:webHidden/>
              </w:rPr>
            </w:r>
            <w:r w:rsidR="00D64034">
              <w:rPr>
                <w:noProof/>
                <w:webHidden/>
              </w:rPr>
              <w:fldChar w:fldCharType="separate"/>
            </w:r>
            <w:r w:rsidR="00F46A1F">
              <w:rPr>
                <w:noProof/>
                <w:webHidden/>
              </w:rPr>
              <w:t>47</w:t>
            </w:r>
            <w:r w:rsidR="00D64034">
              <w:rPr>
                <w:noProof/>
                <w:webHidden/>
              </w:rPr>
              <w:fldChar w:fldCharType="end"/>
            </w:r>
          </w:hyperlink>
        </w:p>
        <w:p w14:paraId="6D21CDCB" w14:textId="77777777" w:rsidR="00D64034" w:rsidRDefault="004A1F49">
          <w:pPr>
            <w:pStyle w:val="TOC2"/>
            <w:rPr>
              <w:rFonts w:asciiTheme="minorHAnsi" w:eastAsiaTheme="minorEastAsia" w:hAnsiTheme="minorHAnsi" w:cstheme="minorBidi"/>
              <w:iCs w:val="0"/>
              <w:noProof/>
              <w:szCs w:val="22"/>
              <w:lang w:eastAsia="fr-FR"/>
            </w:rPr>
          </w:pPr>
          <w:hyperlink w:anchor="_Toc70639149" w:history="1">
            <w:r w:rsidR="00D64034" w:rsidRPr="00950E66">
              <w:rPr>
                <w:rStyle w:val="Hyperlink"/>
                <w:noProof/>
              </w:rPr>
              <w:t>3.4.1.2</w:t>
            </w:r>
            <w:r w:rsidR="00D64034">
              <w:rPr>
                <w:rFonts w:asciiTheme="minorHAnsi" w:eastAsiaTheme="minorEastAsia" w:hAnsiTheme="minorHAnsi" w:cstheme="minorBidi"/>
                <w:iCs w:val="0"/>
                <w:noProof/>
                <w:szCs w:val="22"/>
                <w:lang w:eastAsia="fr-FR"/>
              </w:rPr>
              <w:tab/>
            </w:r>
            <w:r w:rsidR="00D64034" w:rsidRPr="00950E66">
              <w:rPr>
                <w:rStyle w:val="Hyperlink"/>
                <w:noProof/>
              </w:rPr>
              <w:t>Antarctic Sea Ice</w:t>
            </w:r>
            <w:r w:rsidR="00D64034">
              <w:rPr>
                <w:noProof/>
                <w:webHidden/>
              </w:rPr>
              <w:tab/>
            </w:r>
            <w:r w:rsidR="00D64034">
              <w:rPr>
                <w:noProof/>
                <w:webHidden/>
              </w:rPr>
              <w:fldChar w:fldCharType="begin"/>
            </w:r>
            <w:r w:rsidR="00D64034">
              <w:rPr>
                <w:noProof/>
                <w:webHidden/>
              </w:rPr>
              <w:instrText xml:space="preserve"> PAGEREF _Toc70639149 \h </w:instrText>
            </w:r>
            <w:r w:rsidR="00D64034">
              <w:rPr>
                <w:noProof/>
                <w:webHidden/>
              </w:rPr>
            </w:r>
            <w:r w:rsidR="00D64034">
              <w:rPr>
                <w:noProof/>
                <w:webHidden/>
              </w:rPr>
              <w:fldChar w:fldCharType="separate"/>
            </w:r>
            <w:r w:rsidR="00F46A1F">
              <w:rPr>
                <w:noProof/>
                <w:webHidden/>
              </w:rPr>
              <w:t>49</w:t>
            </w:r>
            <w:r w:rsidR="00D64034">
              <w:rPr>
                <w:noProof/>
                <w:webHidden/>
              </w:rPr>
              <w:fldChar w:fldCharType="end"/>
            </w:r>
          </w:hyperlink>
        </w:p>
        <w:p w14:paraId="44E0E58C" w14:textId="77777777" w:rsidR="00D64034" w:rsidRDefault="004A1F49">
          <w:pPr>
            <w:pStyle w:val="TOC2"/>
            <w:rPr>
              <w:rFonts w:asciiTheme="minorHAnsi" w:eastAsiaTheme="minorEastAsia" w:hAnsiTheme="minorHAnsi" w:cstheme="minorBidi"/>
              <w:iCs w:val="0"/>
              <w:noProof/>
              <w:szCs w:val="22"/>
              <w:lang w:eastAsia="fr-FR"/>
            </w:rPr>
          </w:pPr>
          <w:hyperlink w:anchor="_Toc70639150" w:history="1">
            <w:r w:rsidR="00D64034" w:rsidRPr="00950E66">
              <w:rPr>
                <w:rStyle w:val="Hyperlink"/>
                <w:noProof/>
              </w:rPr>
              <w:t>3.4.2</w:t>
            </w:r>
            <w:r w:rsidR="00D64034">
              <w:rPr>
                <w:rFonts w:asciiTheme="minorHAnsi" w:eastAsiaTheme="minorEastAsia" w:hAnsiTheme="minorHAnsi" w:cstheme="minorBidi"/>
                <w:iCs w:val="0"/>
                <w:noProof/>
                <w:szCs w:val="22"/>
                <w:lang w:eastAsia="fr-FR"/>
              </w:rPr>
              <w:tab/>
            </w:r>
            <w:r w:rsidR="00D64034" w:rsidRPr="00950E66">
              <w:rPr>
                <w:rStyle w:val="Hyperlink"/>
                <w:noProof/>
              </w:rPr>
              <w:t>Snow Cover</w:t>
            </w:r>
            <w:r w:rsidR="00D64034">
              <w:rPr>
                <w:noProof/>
                <w:webHidden/>
              </w:rPr>
              <w:tab/>
            </w:r>
            <w:r w:rsidR="00D64034">
              <w:rPr>
                <w:noProof/>
                <w:webHidden/>
              </w:rPr>
              <w:fldChar w:fldCharType="begin"/>
            </w:r>
            <w:r w:rsidR="00D64034">
              <w:rPr>
                <w:noProof/>
                <w:webHidden/>
              </w:rPr>
              <w:instrText xml:space="preserve"> PAGEREF _Toc70639150 \h </w:instrText>
            </w:r>
            <w:r w:rsidR="00D64034">
              <w:rPr>
                <w:noProof/>
                <w:webHidden/>
              </w:rPr>
            </w:r>
            <w:r w:rsidR="00D64034">
              <w:rPr>
                <w:noProof/>
                <w:webHidden/>
              </w:rPr>
              <w:fldChar w:fldCharType="separate"/>
            </w:r>
            <w:r w:rsidR="00F46A1F">
              <w:rPr>
                <w:noProof/>
                <w:webHidden/>
              </w:rPr>
              <w:t>51</w:t>
            </w:r>
            <w:r w:rsidR="00D64034">
              <w:rPr>
                <w:noProof/>
                <w:webHidden/>
              </w:rPr>
              <w:fldChar w:fldCharType="end"/>
            </w:r>
          </w:hyperlink>
        </w:p>
        <w:p w14:paraId="02D30EFE" w14:textId="77777777" w:rsidR="00D64034" w:rsidRDefault="004A1F49">
          <w:pPr>
            <w:pStyle w:val="TOC2"/>
            <w:rPr>
              <w:rFonts w:asciiTheme="minorHAnsi" w:eastAsiaTheme="minorEastAsia" w:hAnsiTheme="minorHAnsi" w:cstheme="minorBidi"/>
              <w:iCs w:val="0"/>
              <w:noProof/>
              <w:szCs w:val="22"/>
              <w:lang w:eastAsia="fr-FR"/>
            </w:rPr>
          </w:pPr>
          <w:hyperlink w:anchor="_Toc70639151" w:history="1">
            <w:r w:rsidR="00D64034" w:rsidRPr="00950E66">
              <w:rPr>
                <w:rStyle w:val="Hyperlink"/>
                <w:noProof/>
              </w:rPr>
              <w:t>3.4.3</w:t>
            </w:r>
            <w:r w:rsidR="00D64034">
              <w:rPr>
                <w:rFonts w:asciiTheme="minorHAnsi" w:eastAsiaTheme="minorEastAsia" w:hAnsiTheme="minorHAnsi" w:cstheme="minorBidi"/>
                <w:iCs w:val="0"/>
                <w:noProof/>
                <w:szCs w:val="22"/>
                <w:lang w:eastAsia="fr-FR"/>
              </w:rPr>
              <w:tab/>
            </w:r>
            <w:r w:rsidR="00D64034" w:rsidRPr="00950E66">
              <w:rPr>
                <w:rStyle w:val="Hyperlink"/>
                <w:noProof/>
              </w:rPr>
              <w:t>Glaciers and Ice Sheets</w:t>
            </w:r>
            <w:r w:rsidR="00D64034">
              <w:rPr>
                <w:noProof/>
                <w:webHidden/>
              </w:rPr>
              <w:tab/>
            </w:r>
            <w:r w:rsidR="00D64034">
              <w:rPr>
                <w:noProof/>
                <w:webHidden/>
              </w:rPr>
              <w:fldChar w:fldCharType="begin"/>
            </w:r>
            <w:r w:rsidR="00D64034">
              <w:rPr>
                <w:noProof/>
                <w:webHidden/>
              </w:rPr>
              <w:instrText xml:space="preserve"> PAGEREF _Toc70639151 \h </w:instrText>
            </w:r>
            <w:r w:rsidR="00D64034">
              <w:rPr>
                <w:noProof/>
                <w:webHidden/>
              </w:rPr>
            </w:r>
            <w:r w:rsidR="00D64034">
              <w:rPr>
                <w:noProof/>
                <w:webHidden/>
              </w:rPr>
              <w:fldChar w:fldCharType="separate"/>
            </w:r>
            <w:r w:rsidR="00F46A1F">
              <w:rPr>
                <w:noProof/>
                <w:webHidden/>
              </w:rPr>
              <w:t>52</w:t>
            </w:r>
            <w:r w:rsidR="00D64034">
              <w:rPr>
                <w:noProof/>
                <w:webHidden/>
              </w:rPr>
              <w:fldChar w:fldCharType="end"/>
            </w:r>
          </w:hyperlink>
        </w:p>
        <w:p w14:paraId="75F2E5A9" w14:textId="77777777" w:rsidR="00D64034" w:rsidRDefault="004A1F49">
          <w:pPr>
            <w:pStyle w:val="TOC2"/>
            <w:rPr>
              <w:rFonts w:asciiTheme="minorHAnsi" w:eastAsiaTheme="minorEastAsia" w:hAnsiTheme="minorHAnsi" w:cstheme="minorBidi"/>
              <w:iCs w:val="0"/>
              <w:noProof/>
              <w:szCs w:val="22"/>
              <w:lang w:eastAsia="fr-FR"/>
            </w:rPr>
          </w:pPr>
          <w:hyperlink w:anchor="_Toc70639152" w:history="1">
            <w:r w:rsidR="00D64034" w:rsidRPr="00950E66">
              <w:rPr>
                <w:rStyle w:val="Hyperlink"/>
                <w:noProof/>
              </w:rPr>
              <w:t>3.4.3.1</w:t>
            </w:r>
            <w:r w:rsidR="00D64034">
              <w:rPr>
                <w:rFonts w:asciiTheme="minorHAnsi" w:eastAsiaTheme="minorEastAsia" w:hAnsiTheme="minorHAnsi" w:cstheme="minorBidi"/>
                <w:iCs w:val="0"/>
                <w:noProof/>
                <w:szCs w:val="22"/>
                <w:lang w:eastAsia="fr-FR"/>
              </w:rPr>
              <w:tab/>
            </w:r>
            <w:r w:rsidR="00D64034" w:rsidRPr="00950E66">
              <w:rPr>
                <w:rStyle w:val="Hyperlink"/>
                <w:noProof/>
              </w:rPr>
              <w:t>Glaciers</w:t>
            </w:r>
            <w:r w:rsidR="00D64034">
              <w:rPr>
                <w:noProof/>
                <w:webHidden/>
              </w:rPr>
              <w:tab/>
            </w:r>
            <w:r w:rsidR="00D64034">
              <w:rPr>
                <w:noProof/>
                <w:webHidden/>
              </w:rPr>
              <w:fldChar w:fldCharType="begin"/>
            </w:r>
            <w:r w:rsidR="00D64034">
              <w:rPr>
                <w:noProof/>
                <w:webHidden/>
              </w:rPr>
              <w:instrText xml:space="preserve"> PAGEREF _Toc70639152 \h </w:instrText>
            </w:r>
            <w:r w:rsidR="00D64034">
              <w:rPr>
                <w:noProof/>
                <w:webHidden/>
              </w:rPr>
            </w:r>
            <w:r w:rsidR="00D64034">
              <w:rPr>
                <w:noProof/>
                <w:webHidden/>
              </w:rPr>
              <w:fldChar w:fldCharType="separate"/>
            </w:r>
            <w:r w:rsidR="00F46A1F">
              <w:rPr>
                <w:noProof/>
                <w:webHidden/>
              </w:rPr>
              <w:t>52</w:t>
            </w:r>
            <w:r w:rsidR="00D64034">
              <w:rPr>
                <w:noProof/>
                <w:webHidden/>
              </w:rPr>
              <w:fldChar w:fldCharType="end"/>
            </w:r>
          </w:hyperlink>
        </w:p>
        <w:p w14:paraId="026177DE" w14:textId="77777777" w:rsidR="00D64034" w:rsidRDefault="004A1F49">
          <w:pPr>
            <w:pStyle w:val="TOC2"/>
            <w:rPr>
              <w:rFonts w:asciiTheme="minorHAnsi" w:eastAsiaTheme="minorEastAsia" w:hAnsiTheme="minorHAnsi" w:cstheme="minorBidi"/>
              <w:iCs w:val="0"/>
              <w:noProof/>
              <w:szCs w:val="22"/>
              <w:lang w:eastAsia="fr-FR"/>
            </w:rPr>
          </w:pPr>
          <w:hyperlink w:anchor="_Toc70639153" w:history="1">
            <w:r w:rsidR="00D64034" w:rsidRPr="00950E66">
              <w:rPr>
                <w:rStyle w:val="Hyperlink"/>
                <w:noProof/>
              </w:rPr>
              <w:t>3.4.3.2</w:t>
            </w:r>
            <w:r w:rsidR="00D64034">
              <w:rPr>
                <w:rFonts w:asciiTheme="minorHAnsi" w:eastAsiaTheme="minorEastAsia" w:hAnsiTheme="minorHAnsi" w:cstheme="minorBidi"/>
                <w:iCs w:val="0"/>
                <w:noProof/>
                <w:szCs w:val="22"/>
                <w:lang w:eastAsia="fr-FR"/>
              </w:rPr>
              <w:tab/>
            </w:r>
            <w:r w:rsidR="00D64034" w:rsidRPr="00950E66">
              <w:rPr>
                <w:rStyle w:val="Hyperlink"/>
                <w:noProof/>
              </w:rPr>
              <w:t>Ice Sheets</w:t>
            </w:r>
            <w:r w:rsidR="00D64034">
              <w:rPr>
                <w:noProof/>
                <w:webHidden/>
              </w:rPr>
              <w:tab/>
            </w:r>
            <w:r w:rsidR="00D64034">
              <w:rPr>
                <w:noProof/>
                <w:webHidden/>
              </w:rPr>
              <w:fldChar w:fldCharType="begin"/>
            </w:r>
            <w:r w:rsidR="00D64034">
              <w:rPr>
                <w:noProof/>
                <w:webHidden/>
              </w:rPr>
              <w:instrText xml:space="preserve"> PAGEREF _Toc70639153 \h </w:instrText>
            </w:r>
            <w:r w:rsidR="00D64034">
              <w:rPr>
                <w:noProof/>
                <w:webHidden/>
              </w:rPr>
            </w:r>
            <w:r w:rsidR="00D64034">
              <w:rPr>
                <w:noProof/>
                <w:webHidden/>
              </w:rPr>
              <w:fldChar w:fldCharType="separate"/>
            </w:r>
            <w:r w:rsidR="00F46A1F">
              <w:rPr>
                <w:noProof/>
                <w:webHidden/>
              </w:rPr>
              <w:t>53</w:t>
            </w:r>
            <w:r w:rsidR="00D64034">
              <w:rPr>
                <w:noProof/>
                <w:webHidden/>
              </w:rPr>
              <w:fldChar w:fldCharType="end"/>
            </w:r>
          </w:hyperlink>
        </w:p>
        <w:p w14:paraId="7040203D" w14:textId="77777777" w:rsidR="00D64034" w:rsidRDefault="004A1F49">
          <w:pPr>
            <w:pStyle w:val="TOC1"/>
            <w:tabs>
              <w:tab w:val="left" w:pos="660"/>
            </w:tabs>
            <w:rPr>
              <w:rFonts w:asciiTheme="minorHAnsi" w:eastAsiaTheme="minorEastAsia" w:hAnsiTheme="minorHAnsi" w:cstheme="minorBidi"/>
              <w:b w:val="0"/>
              <w:bCs w:val="0"/>
              <w:noProof/>
              <w:szCs w:val="22"/>
              <w:lang w:eastAsia="fr-FR"/>
            </w:rPr>
          </w:pPr>
          <w:hyperlink w:anchor="_Toc70639154" w:history="1">
            <w:r w:rsidR="00D64034" w:rsidRPr="00950E66">
              <w:rPr>
                <w:rStyle w:val="Hyperlink"/>
                <w:noProof/>
              </w:rPr>
              <w:t>3.5</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Human Influence on the Ocean</w:t>
            </w:r>
            <w:r w:rsidR="00D64034">
              <w:rPr>
                <w:noProof/>
                <w:webHidden/>
              </w:rPr>
              <w:tab/>
            </w:r>
            <w:r w:rsidR="00D64034">
              <w:rPr>
                <w:noProof/>
                <w:webHidden/>
              </w:rPr>
              <w:fldChar w:fldCharType="begin"/>
            </w:r>
            <w:r w:rsidR="00D64034">
              <w:rPr>
                <w:noProof/>
                <w:webHidden/>
              </w:rPr>
              <w:instrText xml:space="preserve"> PAGEREF _Toc70639154 \h </w:instrText>
            </w:r>
            <w:r w:rsidR="00D64034">
              <w:rPr>
                <w:noProof/>
                <w:webHidden/>
              </w:rPr>
            </w:r>
            <w:r w:rsidR="00D64034">
              <w:rPr>
                <w:noProof/>
                <w:webHidden/>
              </w:rPr>
              <w:fldChar w:fldCharType="separate"/>
            </w:r>
            <w:r w:rsidR="00F46A1F">
              <w:rPr>
                <w:noProof/>
                <w:webHidden/>
              </w:rPr>
              <w:t>55</w:t>
            </w:r>
            <w:r w:rsidR="00D64034">
              <w:rPr>
                <w:noProof/>
                <w:webHidden/>
              </w:rPr>
              <w:fldChar w:fldCharType="end"/>
            </w:r>
          </w:hyperlink>
        </w:p>
        <w:p w14:paraId="6721C4E3" w14:textId="77777777" w:rsidR="00D64034" w:rsidRDefault="004A1F49">
          <w:pPr>
            <w:pStyle w:val="TOC2"/>
            <w:rPr>
              <w:rFonts w:asciiTheme="minorHAnsi" w:eastAsiaTheme="minorEastAsia" w:hAnsiTheme="minorHAnsi" w:cstheme="minorBidi"/>
              <w:iCs w:val="0"/>
              <w:noProof/>
              <w:szCs w:val="22"/>
              <w:lang w:eastAsia="fr-FR"/>
            </w:rPr>
          </w:pPr>
          <w:hyperlink w:anchor="_Toc70639155" w:history="1">
            <w:r w:rsidR="00D64034" w:rsidRPr="00950E66">
              <w:rPr>
                <w:rStyle w:val="Hyperlink"/>
                <w:noProof/>
              </w:rPr>
              <w:t>3.5.1</w:t>
            </w:r>
            <w:r w:rsidR="00D64034">
              <w:rPr>
                <w:rFonts w:asciiTheme="minorHAnsi" w:eastAsiaTheme="minorEastAsia" w:hAnsiTheme="minorHAnsi" w:cstheme="minorBidi"/>
                <w:iCs w:val="0"/>
                <w:noProof/>
                <w:szCs w:val="22"/>
                <w:lang w:eastAsia="fr-FR"/>
              </w:rPr>
              <w:tab/>
            </w:r>
            <w:r w:rsidR="00D64034" w:rsidRPr="00950E66">
              <w:rPr>
                <w:rStyle w:val="Hyperlink"/>
                <w:noProof/>
              </w:rPr>
              <w:t>Ocean Temperature</w:t>
            </w:r>
            <w:r w:rsidR="00D64034">
              <w:rPr>
                <w:noProof/>
                <w:webHidden/>
              </w:rPr>
              <w:tab/>
            </w:r>
            <w:r w:rsidR="00D64034">
              <w:rPr>
                <w:noProof/>
                <w:webHidden/>
              </w:rPr>
              <w:fldChar w:fldCharType="begin"/>
            </w:r>
            <w:r w:rsidR="00D64034">
              <w:rPr>
                <w:noProof/>
                <w:webHidden/>
              </w:rPr>
              <w:instrText xml:space="preserve"> PAGEREF _Toc70639155 \h </w:instrText>
            </w:r>
            <w:r w:rsidR="00D64034">
              <w:rPr>
                <w:noProof/>
                <w:webHidden/>
              </w:rPr>
            </w:r>
            <w:r w:rsidR="00D64034">
              <w:rPr>
                <w:noProof/>
                <w:webHidden/>
              </w:rPr>
              <w:fldChar w:fldCharType="separate"/>
            </w:r>
            <w:r w:rsidR="00F46A1F">
              <w:rPr>
                <w:noProof/>
                <w:webHidden/>
              </w:rPr>
              <w:t>55</w:t>
            </w:r>
            <w:r w:rsidR="00D64034">
              <w:rPr>
                <w:noProof/>
                <w:webHidden/>
              </w:rPr>
              <w:fldChar w:fldCharType="end"/>
            </w:r>
          </w:hyperlink>
        </w:p>
        <w:p w14:paraId="158B2BA2" w14:textId="77777777" w:rsidR="00D64034" w:rsidRDefault="004A1F49">
          <w:pPr>
            <w:pStyle w:val="TOC2"/>
            <w:rPr>
              <w:rFonts w:asciiTheme="minorHAnsi" w:eastAsiaTheme="minorEastAsia" w:hAnsiTheme="minorHAnsi" w:cstheme="minorBidi"/>
              <w:iCs w:val="0"/>
              <w:noProof/>
              <w:szCs w:val="22"/>
              <w:lang w:eastAsia="fr-FR"/>
            </w:rPr>
          </w:pPr>
          <w:hyperlink w:anchor="_Toc70639156" w:history="1">
            <w:r w:rsidR="00D64034" w:rsidRPr="00950E66">
              <w:rPr>
                <w:rStyle w:val="Hyperlink"/>
                <w:noProof/>
              </w:rPr>
              <w:t>3.5.1.1</w:t>
            </w:r>
            <w:r w:rsidR="00D64034">
              <w:rPr>
                <w:rFonts w:asciiTheme="minorHAnsi" w:eastAsiaTheme="minorEastAsia" w:hAnsiTheme="minorHAnsi" w:cstheme="minorBidi"/>
                <w:iCs w:val="0"/>
                <w:noProof/>
                <w:szCs w:val="22"/>
                <w:lang w:eastAsia="fr-FR"/>
              </w:rPr>
              <w:tab/>
            </w:r>
            <w:r w:rsidR="00D64034" w:rsidRPr="00950E66">
              <w:rPr>
                <w:rStyle w:val="Hyperlink"/>
                <w:noProof/>
              </w:rPr>
              <w:t>Sea Surface and Zonal Mean Ocean Temperature Evaluation</w:t>
            </w:r>
            <w:r w:rsidR="00D64034">
              <w:rPr>
                <w:noProof/>
                <w:webHidden/>
              </w:rPr>
              <w:tab/>
            </w:r>
            <w:r w:rsidR="00D64034">
              <w:rPr>
                <w:noProof/>
                <w:webHidden/>
              </w:rPr>
              <w:fldChar w:fldCharType="begin"/>
            </w:r>
            <w:r w:rsidR="00D64034">
              <w:rPr>
                <w:noProof/>
                <w:webHidden/>
              </w:rPr>
              <w:instrText xml:space="preserve"> PAGEREF _Toc70639156 \h </w:instrText>
            </w:r>
            <w:r w:rsidR="00D64034">
              <w:rPr>
                <w:noProof/>
                <w:webHidden/>
              </w:rPr>
            </w:r>
            <w:r w:rsidR="00D64034">
              <w:rPr>
                <w:noProof/>
                <w:webHidden/>
              </w:rPr>
              <w:fldChar w:fldCharType="separate"/>
            </w:r>
            <w:r w:rsidR="00F46A1F">
              <w:rPr>
                <w:noProof/>
                <w:webHidden/>
              </w:rPr>
              <w:t>55</w:t>
            </w:r>
            <w:r w:rsidR="00D64034">
              <w:rPr>
                <w:noProof/>
                <w:webHidden/>
              </w:rPr>
              <w:fldChar w:fldCharType="end"/>
            </w:r>
          </w:hyperlink>
        </w:p>
        <w:p w14:paraId="1715A04C" w14:textId="77777777" w:rsidR="00D64034" w:rsidRDefault="004A1F49">
          <w:pPr>
            <w:pStyle w:val="TOC2"/>
            <w:rPr>
              <w:rFonts w:asciiTheme="minorHAnsi" w:eastAsiaTheme="minorEastAsia" w:hAnsiTheme="minorHAnsi" w:cstheme="minorBidi"/>
              <w:iCs w:val="0"/>
              <w:noProof/>
              <w:szCs w:val="22"/>
              <w:lang w:eastAsia="fr-FR"/>
            </w:rPr>
          </w:pPr>
          <w:hyperlink w:anchor="_Toc70639157" w:history="1">
            <w:r w:rsidR="00D64034" w:rsidRPr="00950E66">
              <w:rPr>
                <w:rStyle w:val="Hyperlink"/>
                <w:noProof/>
              </w:rPr>
              <w:t>3.5.1.2</w:t>
            </w:r>
            <w:r w:rsidR="00D64034">
              <w:rPr>
                <w:rFonts w:asciiTheme="minorHAnsi" w:eastAsiaTheme="minorEastAsia" w:hAnsiTheme="minorHAnsi" w:cstheme="minorBidi"/>
                <w:iCs w:val="0"/>
                <w:noProof/>
                <w:szCs w:val="22"/>
                <w:lang w:eastAsia="fr-FR"/>
              </w:rPr>
              <w:tab/>
            </w:r>
            <w:r w:rsidR="00D64034" w:rsidRPr="00950E66">
              <w:rPr>
                <w:rStyle w:val="Hyperlink"/>
                <w:noProof/>
              </w:rPr>
              <w:t>Tropical Sea Surface Temperature Evaluation</w:t>
            </w:r>
            <w:r w:rsidR="00D64034">
              <w:rPr>
                <w:noProof/>
                <w:webHidden/>
              </w:rPr>
              <w:tab/>
            </w:r>
            <w:r w:rsidR="00D64034">
              <w:rPr>
                <w:noProof/>
                <w:webHidden/>
              </w:rPr>
              <w:fldChar w:fldCharType="begin"/>
            </w:r>
            <w:r w:rsidR="00D64034">
              <w:rPr>
                <w:noProof/>
                <w:webHidden/>
              </w:rPr>
              <w:instrText xml:space="preserve"> PAGEREF _Toc70639157 \h </w:instrText>
            </w:r>
            <w:r w:rsidR="00D64034">
              <w:rPr>
                <w:noProof/>
                <w:webHidden/>
              </w:rPr>
            </w:r>
            <w:r w:rsidR="00D64034">
              <w:rPr>
                <w:noProof/>
                <w:webHidden/>
              </w:rPr>
              <w:fldChar w:fldCharType="separate"/>
            </w:r>
            <w:r w:rsidR="00F46A1F">
              <w:rPr>
                <w:noProof/>
                <w:webHidden/>
              </w:rPr>
              <w:t>57</w:t>
            </w:r>
            <w:r w:rsidR="00D64034">
              <w:rPr>
                <w:noProof/>
                <w:webHidden/>
              </w:rPr>
              <w:fldChar w:fldCharType="end"/>
            </w:r>
          </w:hyperlink>
        </w:p>
        <w:p w14:paraId="33B35129" w14:textId="77777777" w:rsidR="00D64034" w:rsidRDefault="004A1F49">
          <w:pPr>
            <w:pStyle w:val="TOC2"/>
            <w:rPr>
              <w:rFonts w:asciiTheme="minorHAnsi" w:eastAsiaTheme="minorEastAsia" w:hAnsiTheme="minorHAnsi" w:cstheme="minorBidi"/>
              <w:iCs w:val="0"/>
              <w:noProof/>
              <w:szCs w:val="22"/>
              <w:lang w:eastAsia="fr-FR"/>
            </w:rPr>
          </w:pPr>
          <w:hyperlink w:anchor="_Toc70639158" w:history="1">
            <w:r w:rsidR="00D64034" w:rsidRPr="00950E66">
              <w:rPr>
                <w:rStyle w:val="Hyperlink"/>
                <w:noProof/>
              </w:rPr>
              <w:t>3.5.1.3</w:t>
            </w:r>
            <w:r w:rsidR="00D64034">
              <w:rPr>
                <w:rFonts w:asciiTheme="minorHAnsi" w:eastAsiaTheme="minorEastAsia" w:hAnsiTheme="minorHAnsi" w:cstheme="minorBidi"/>
                <w:iCs w:val="0"/>
                <w:noProof/>
                <w:szCs w:val="22"/>
                <w:lang w:eastAsia="fr-FR"/>
              </w:rPr>
              <w:tab/>
            </w:r>
            <w:r w:rsidR="00D64034" w:rsidRPr="00950E66">
              <w:rPr>
                <w:rStyle w:val="Hyperlink"/>
                <w:noProof/>
              </w:rPr>
              <w:t>Ocean Heat Content Change Attribution</w:t>
            </w:r>
            <w:r w:rsidR="00D64034">
              <w:rPr>
                <w:noProof/>
                <w:webHidden/>
              </w:rPr>
              <w:tab/>
            </w:r>
            <w:r w:rsidR="00D64034">
              <w:rPr>
                <w:noProof/>
                <w:webHidden/>
              </w:rPr>
              <w:fldChar w:fldCharType="begin"/>
            </w:r>
            <w:r w:rsidR="00D64034">
              <w:rPr>
                <w:noProof/>
                <w:webHidden/>
              </w:rPr>
              <w:instrText xml:space="preserve"> PAGEREF _Toc70639158 \h </w:instrText>
            </w:r>
            <w:r w:rsidR="00D64034">
              <w:rPr>
                <w:noProof/>
                <w:webHidden/>
              </w:rPr>
            </w:r>
            <w:r w:rsidR="00D64034">
              <w:rPr>
                <w:noProof/>
                <w:webHidden/>
              </w:rPr>
              <w:fldChar w:fldCharType="separate"/>
            </w:r>
            <w:r w:rsidR="00F46A1F">
              <w:rPr>
                <w:noProof/>
                <w:webHidden/>
              </w:rPr>
              <w:t>58</w:t>
            </w:r>
            <w:r w:rsidR="00D64034">
              <w:rPr>
                <w:noProof/>
                <w:webHidden/>
              </w:rPr>
              <w:fldChar w:fldCharType="end"/>
            </w:r>
          </w:hyperlink>
        </w:p>
        <w:p w14:paraId="013D6BAA" w14:textId="77777777" w:rsidR="00D64034" w:rsidRDefault="004A1F49">
          <w:pPr>
            <w:pStyle w:val="TOC2"/>
            <w:rPr>
              <w:rFonts w:asciiTheme="minorHAnsi" w:eastAsiaTheme="minorEastAsia" w:hAnsiTheme="minorHAnsi" w:cstheme="minorBidi"/>
              <w:iCs w:val="0"/>
              <w:noProof/>
              <w:szCs w:val="22"/>
              <w:lang w:eastAsia="fr-FR"/>
            </w:rPr>
          </w:pPr>
          <w:hyperlink w:anchor="_Toc70639159" w:history="1">
            <w:r w:rsidR="00D64034" w:rsidRPr="00950E66">
              <w:rPr>
                <w:rStyle w:val="Hyperlink"/>
                <w:noProof/>
              </w:rPr>
              <w:t>3.5.2</w:t>
            </w:r>
            <w:r w:rsidR="00D64034">
              <w:rPr>
                <w:rFonts w:asciiTheme="minorHAnsi" w:eastAsiaTheme="minorEastAsia" w:hAnsiTheme="minorHAnsi" w:cstheme="minorBidi"/>
                <w:iCs w:val="0"/>
                <w:noProof/>
                <w:szCs w:val="22"/>
                <w:lang w:eastAsia="fr-FR"/>
              </w:rPr>
              <w:tab/>
            </w:r>
            <w:r w:rsidR="00D64034" w:rsidRPr="00950E66">
              <w:rPr>
                <w:rStyle w:val="Hyperlink"/>
                <w:noProof/>
              </w:rPr>
              <w:t>Ocean Salinity</w:t>
            </w:r>
            <w:r w:rsidR="00D64034">
              <w:rPr>
                <w:noProof/>
                <w:webHidden/>
              </w:rPr>
              <w:tab/>
            </w:r>
            <w:r w:rsidR="00D64034">
              <w:rPr>
                <w:noProof/>
                <w:webHidden/>
              </w:rPr>
              <w:fldChar w:fldCharType="begin"/>
            </w:r>
            <w:r w:rsidR="00D64034">
              <w:rPr>
                <w:noProof/>
                <w:webHidden/>
              </w:rPr>
              <w:instrText xml:space="preserve"> PAGEREF _Toc70639159 \h </w:instrText>
            </w:r>
            <w:r w:rsidR="00D64034">
              <w:rPr>
                <w:noProof/>
                <w:webHidden/>
              </w:rPr>
            </w:r>
            <w:r w:rsidR="00D64034">
              <w:rPr>
                <w:noProof/>
                <w:webHidden/>
              </w:rPr>
              <w:fldChar w:fldCharType="separate"/>
            </w:r>
            <w:r w:rsidR="00F46A1F">
              <w:rPr>
                <w:noProof/>
                <w:webHidden/>
              </w:rPr>
              <w:t>60</w:t>
            </w:r>
            <w:r w:rsidR="00D64034">
              <w:rPr>
                <w:noProof/>
                <w:webHidden/>
              </w:rPr>
              <w:fldChar w:fldCharType="end"/>
            </w:r>
          </w:hyperlink>
        </w:p>
        <w:p w14:paraId="2C57FD19" w14:textId="77777777" w:rsidR="00D64034" w:rsidRDefault="004A1F49">
          <w:pPr>
            <w:pStyle w:val="TOC2"/>
            <w:rPr>
              <w:rFonts w:asciiTheme="minorHAnsi" w:eastAsiaTheme="minorEastAsia" w:hAnsiTheme="minorHAnsi" w:cstheme="minorBidi"/>
              <w:iCs w:val="0"/>
              <w:noProof/>
              <w:szCs w:val="22"/>
              <w:lang w:eastAsia="fr-FR"/>
            </w:rPr>
          </w:pPr>
          <w:hyperlink w:anchor="_Toc70639160" w:history="1">
            <w:r w:rsidR="00D64034" w:rsidRPr="00950E66">
              <w:rPr>
                <w:rStyle w:val="Hyperlink"/>
                <w:noProof/>
              </w:rPr>
              <w:t>3.5.2.1</w:t>
            </w:r>
            <w:r w:rsidR="00D64034">
              <w:rPr>
                <w:rFonts w:asciiTheme="minorHAnsi" w:eastAsiaTheme="minorEastAsia" w:hAnsiTheme="minorHAnsi" w:cstheme="minorBidi"/>
                <w:iCs w:val="0"/>
                <w:noProof/>
                <w:szCs w:val="22"/>
                <w:lang w:eastAsia="fr-FR"/>
              </w:rPr>
              <w:tab/>
            </w:r>
            <w:r w:rsidR="00D64034" w:rsidRPr="00950E66">
              <w:rPr>
                <w:rStyle w:val="Hyperlink"/>
                <w:noProof/>
              </w:rPr>
              <w:t>Sea Surface and Depth-profile Salinity Evaluation</w:t>
            </w:r>
            <w:r w:rsidR="00D64034">
              <w:rPr>
                <w:noProof/>
                <w:webHidden/>
              </w:rPr>
              <w:tab/>
            </w:r>
            <w:r w:rsidR="00D64034">
              <w:rPr>
                <w:noProof/>
                <w:webHidden/>
              </w:rPr>
              <w:fldChar w:fldCharType="begin"/>
            </w:r>
            <w:r w:rsidR="00D64034">
              <w:rPr>
                <w:noProof/>
                <w:webHidden/>
              </w:rPr>
              <w:instrText xml:space="preserve"> PAGEREF _Toc70639160 \h </w:instrText>
            </w:r>
            <w:r w:rsidR="00D64034">
              <w:rPr>
                <w:noProof/>
                <w:webHidden/>
              </w:rPr>
            </w:r>
            <w:r w:rsidR="00D64034">
              <w:rPr>
                <w:noProof/>
                <w:webHidden/>
              </w:rPr>
              <w:fldChar w:fldCharType="separate"/>
            </w:r>
            <w:r w:rsidR="00F46A1F">
              <w:rPr>
                <w:noProof/>
                <w:webHidden/>
              </w:rPr>
              <w:t>61</w:t>
            </w:r>
            <w:r w:rsidR="00D64034">
              <w:rPr>
                <w:noProof/>
                <w:webHidden/>
              </w:rPr>
              <w:fldChar w:fldCharType="end"/>
            </w:r>
          </w:hyperlink>
        </w:p>
        <w:p w14:paraId="46958598" w14:textId="77777777" w:rsidR="00D64034" w:rsidRDefault="004A1F49">
          <w:pPr>
            <w:pStyle w:val="TOC2"/>
            <w:rPr>
              <w:rFonts w:asciiTheme="minorHAnsi" w:eastAsiaTheme="minorEastAsia" w:hAnsiTheme="minorHAnsi" w:cstheme="minorBidi"/>
              <w:iCs w:val="0"/>
              <w:noProof/>
              <w:szCs w:val="22"/>
              <w:lang w:eastAsia="fr-FR"/>
            </w:rPr>
          </w:pPr>
          <w:hyperlink w:anchor="_Toc70639161" w:history="1">
            <w:r w:rsidR="00D64034" w:rsidRPr="00950E66">
              <w:rPr>
                <w:rStyle w:val="Hyperlink"/>
                <w:noProof/>
              </w:rPr>
              <w:t>3.5.2.2</w:t>
            </w:r>
            <w:r w:rsidR="00D64034">
              <w:rPr>
                <w:rFonts w:asciiTheme="minorHAnsi" w:eastAsiaTheme="minorEastAsia" w:hAnsiTheme="minorHAnsi" w:cstheme="minorBidi"/>
                <w:iCs w:val="0"/>
                <w:noProof/>
                <w:szCs w:val="22"/>
                <w:lang w:eastAsia="fr-FR"/>
              </w:rPr>
              <w:tab/>
            </w:r>
            <w:r w:rsidR="00D64034" w:rsidRPr="00950E66">
              <w:rPr>
                <w:rStyle w:val="Hyperlink"/>
                <w:noProof/>
              </w:rPr>
              <w:t>Salinity Change Attribution</w:t>
            </w:r>
            <w:r w:rsidR="00D64034">
              <w:rPr>
                <w:noProof/>
                <w:webHidden/>
              </w:rPr>
              <w:tab/>
            </w:r>
            <w:r w:rsidR="00D64034">
              <w:rPr>
                <w:noProof/>
                <w:webHidden/>
              </w:rPr>
              <w:fldChar w:fldCharType="begin"/>
            </w:r>
            <w:r w:rsidR="00D64034">
              <w:rPr>
                <w:noProof/>
                <w:webHidden/>
              </w:rPr>
              <w:instrText xml:space="preserve"> PAGEREF _Toc70639161 \h </w:instrText>
            </w:r>
            <w:r w:rsidR="00D64034">
              <w:rPr>
                <w:noProof/>
                <w:webHidden/>
              </w:rPr>
            </w:r>
            <w:r w:rsidR="00D64034">
              <w:rPr>
                <w:noProof/>
                <w:webHidden/>
              </w:rPr>
              <w:fldChar w:fldCharType="separate"/>
            </w:r>
            <w:r w:rsidR="00F46A1F">
              <w:rPr>
                <w:noProof/>
                <w:webHidden/>
              </w:rPr>
              <w:t>62</w:t>
            </w:r>
            <w:r w:rsidR="00D64034">
              <w:rPr>
                <w:noProof/>
                <w:webHidden/>
              </w:rPr>
              <w:fldChar w:fldCharType="end"/>
            </w:r>
          </w:hyperlink>
        </w:p>
        <w:p w14:paraId="7132F191" w14:textId="77777777" w:rsidR="00D64034" w:rsidRDefault="004A1F49">
          <w:pPr>
            <w:pStyle w:val="TOC2"/>
            <w:rPr>
              <w:rFonts w:asciiTheme="minorHAnsi" w:eastAsiaTheme="minorEastAsia" w:hAnsiTheme="minorHAnsi" w:cstheme="minorBidi"/>
              <w:iCs w:val="0"/>
              <w:noProof/>
              <w:szCs w:val="22"/>
              <w:lang w:eastAsia="fr-FR"/>
            </w:rPr>
          </w:pPr>
          <w:hyperlink w:anchor="_Toc70639162" w:history="1">
            <w:r w:rsidR="00D64034" w:rsidRPr="00950E66">
              <w:rPr>
                <w:rStyle w:val="Hyperlink"/>
                <w:noProof/>
              </w:rPr>
              <w:t>3.5.3</w:t>
            </w:r>
            <w:r w:rsidR="00D64034">
              <w:rPr>
                <w:rFonts w:asciiTheme="minorHAnsi" w:eastAsiaTheme="minorEastAsia" w:hAnsiTheme="minorHAnsi" w:cstheme="minorBidi"/>
                <w:iCs w:val="0"/>
                <w:noProof/>
                <w:szCs w:val="22"/>
                <w:lang w:eastAsia="fr-FR"/>
              </w:rPr>
              <w:tab/>
            </w:r>
            <w:r w:rsidR="00D64034" w:rsidRPr="00950E66">
              <w:rPr>
                <w:rStyle w:val="Hyperlink"/>
                <w:noProof/>
              </w:rPr>
              <w:t>Sea Level</w:t>
            </w:r>
            <w:r w:rsidR="00D64034">
              <w:rPr>
                <w:noProof/>
                <w:webHidden/>
              </w:rPr>
              <w:tab/>
            </w:r>
            <w:r w:rsidR="00D64034">
              <w:rPr>
                <w:noProof/>
                <w:webHidden/>
              </w:rPr>
              <w:fldChar w:fldCharType="begin"/>
            </w:r>
            <w:r w:rsidR="00D64034">
              <w:rPr>
                <w:noProof/>
                <w:webHidden/>
              </w:rPr>
              <w:instrText xml:space="preserve"> PAGEREF _Toc70639162 \h </w:instrText>
            </w:r>
            <w:r w:rsidR="00D64034">
              <w:rPr>
                <w:noProof/>
                <w:webHidden/>
              </w:rPr>
            </w:r>
            <w:r w:rsidR="00D64034">
              <w:rPr>
                <w:noProof/>
                <w:webHidden/>
              </w:rPr>
              <w:fldChar w:fldCharType="separate"/>
            </w:r>
            <w:r w:rsidR="00F46A1F">
              <w:rPr>
                <w:noProof/>
                <w:webHidden/>
              </w:rPr>
              <w:t>63</w:t>
            </w:r>
            <w:r w:rsidR="00D64034">
              <w:rPr>
                <w:noProof/>
                <w:webHidden/>
              </w:rPr>
              <w:fldChar w:fldCharType="end"/>
            </w:r>
          </w:hyperlink>
        </w:p>
        <w:p w14:paraId="4A6A4C00" w14:textId="77777777" w:rsidR="00D64034" w:rsidRDefault="004A1F49">
          <w:pPr>
            <w:pStyle w:val="TOC2"/>
            <w:rPr>
              <w:rFonts w:asciiTheme="minorHAnsi" w:eastAsiaTheme="minorEastAsia" w:hAnsiTheme="minorHAnsi" w:cstheme="minorBidi"/>
              <w:iCs w:val="0"/>
              <w:noProof/>
              <w:szCs w:val="22"/>
              <w:lang w:eastAsia="fr-FR"/>
            </w:rPr>
          </w:pPr>
          <w:hyperlink w:anchor="_Toc70639163" w:history="1">
            <w:r w:rsidR="00D64034" w:rsidRPr="00950E66">
              <w:rPr>
                <w:rStyle w:val="Hyperlink"/>
                <w:noProof/>
              </w:rPr>
              <w:t>3.5.3.1</w:t>
            </w:r>
            <w:r w:rsidR="00D64034">
              <w:rPr>
                <w:rFonts w:asciiTheme="minorHAnsi" w:eastAsiaTheme="minorEastAsia" w:hAnsiTheme="minorHAnsi" w:cstheme="minorBidi"/>
                <w:iCs w:val="0"/>
                <w:noProof/>
                <w:szCs w:val="22"/>
                <w:lang w:eastAsia="fr-FR"/>
              </w:rPr>
              <w:tab/>
            </w:r>
            <w:r w:rsidR="00D64034" w:rsidRPr="00950E66">
              <w:rPr>
                <w:rStyle w:val="Hyperlink"/>
                <w:noProof/>
              </w:rPr>
              <w:t>Sea Level Evaluation</w:t>
            </w:r>
            <w:r w:rsidR="00D64034">
              <w:rPr>
                <w:noProof/>
                <w:webHidden/>
              </w:rPr>
              <w:tab/>
            </w:r>
            <w:r w:rsidR="00D64034">
              <w:rPr>
                <w:noProof/>
                <w:webHidden/>
              </w:rPr>
              <w:fldChar w:fldCharType="begin"/>
            </w:r>
            <w:r w:rsidR="00D64034">
              <w:rPr>
                <w:noProof/>
                <w:webHidden/>
              </w:rPr>
              <w:instrText xml:space="preserve"> PAGEREF _Toc70639163 \h </w:instrText>
            </w:r>
            <w:r w:rsidR="00D64034">
              <w:rPr>
                <w:noProof/>
                <w:webHidden/>
              </w:rPr>
            </w:r>
            <w:r w:rsidR="00D64034">
              <w:rPr>
                <w:noProof/>
                <w:webHidden/>
              </w:rPr>
              <w:fldChar w:fldCharType="separate"/>
            </w:r>
            <w:r w:rsidR="00F46A1F">
              <w:rPr>
                <w:noProof/>
                <w:webHidden/>
              </w:rPr>
              <w:t>63</w:t>
            </w:r>
            <w:r w:rsidR="00D64034">
              <w:rPr>
                <w:noProof/>
                <w:webHidden/>
              </w:rPr>
              <w:fldChar w:fldCharType="end"/>
            </w:r>
          </w:hyperlink>
        </w:p>
        <w:p w14:paraId="6AF26D72" w14:textId="77777777" w:rsidR="00D64034" w:rsidRDefault="004A1F49">
          <w:pPr>
            <w:pStyle w:val="TOC2"/>
            <w:rPr>
              <w:rFonts w:asciiTheme="minorHAnsi" w:eastAsiaTheme="minorEastAsia" w:hAnsiTheme="minorHAnsi" w:cstheme="minorBidi"/>
              <w:iCs w:val="0"/>
              <w:noProof/>
              <w:szCs w:val="22"/>
              <w:lang w:eastAsia="fr-FR"/>
            </w:rPr>
          </w:pPr>
          <w:hyperlink w:anchor="_Toc70639164" w:history="1">
            <w:r w:rsidR="00D64034" w:rsidRPr="00950E66">
              <w:rPr>
                <w:rStyle w:val="Hyperlink"/>
                <w:noProof/>
              </w:rPr>
              <w:t>3.5.3.2</w:t>
            </w:r>
            <w:r w:rsidR="00D64034">
              <w:rPr>
                <w:rFonts w:asciiTheme="minorHAnsi" w:eastAsiaTheme="minorEastAsia" w:hAnsiTheme="minorHAnsi" w:cstheme="minorBidi"/>
                <w:iCs w:val="0"/>
                <w:noProof/>
                <w:szCs w:val="22"/>
                <w:lang w:eastAsia="fr-FR"/>
              </w:rPr>
              <w:tab/>
            </w:r>
            <w:r w:rsidR="00D64034" w:rsidRPr="00950E66">
              <w:rPr>
                <w:rStyle w:val="Hyperlink"/>
                <w:noProof/>
              </w:rPr>
              <w:t>Sea Level Change Attribution</w:t>
            </w:r>
            <w:r w:rsidR="00D64034">
              <w:rPr>
                <w:noProof/>
                <w:webHidden/>
              </w:rPr>
              <w:tab/>
            </w:r>
            <w:r w:rsidR="00D64034">
              <w:rPr>
                <w:noProof/>
                <w:webHidden/>
              </w:rPr>
              <w:fldChar w:fldCharType="begin"/>
            </w:r>
            <w:r w:rsidR="00D64034">
              <w:rPr>
                <w:noProof/>
                <w:webHidden/>
              </w:rPr>
              <w:instrText xml:space="preserve"> PAGEREF _Toc70639164 \h </w:instrText>
            </w:r>
            <w:r w:rsidR="00D64034">
              <w:rPr>
                <w:noProof/>
                <w:webHidden/>
              </w:rPr>
            </w:r>
            <w:r w:rsidR="00D64034">
              <w:rPr>
                <w:noProof/>
                <w:webHidden/>
              </w:rPr>
              <w:fldChar w:fldCharType="separate"/>
            </w:r>
            <w:r w:rsidR="00F46A1F">
              <w:rPr>
                <w:noProof/>
                <w:webHidden/>
              </w:rPr>
              <w:t>64</w:t>
            </w:r>
            <w:r w:rsidR="00D64034">
              <w:rPr>
                <w:noProof/>
                <w:webHidden/>
              </w:rPr>
              <w:fldChar w:fldCharType="end"/>
            </w:r>
          </w:hyperlink>
        </w:p>
        <w:p w14:paraId="715D9942" w14:textId="77777777" w:rsidR="00D64034" w:rsidRDefault="004A1F49">
          <w:pPr>
            <w:pStyle w:val="TOC2"/>
            <w:rPr>
              <w:rFonts w:asciiTheme="minorHAnsi" w:eastAsiaTheme="minorEastAsia" w:hAnsiTheme="minorHAnsi" w:cstheme="minorBidi"/>
              <w:iCs w:val="0"/>
              <w:noProof/>
              <w:szCs w:val="22"/>
              <w:lang w:eastAsia="fr-FR"/>
            </w:rPr>
          </w:pPr>
          <w:hyperlink w:anchor="_Toc70639165" w:history="1">
            <w:r w:rsidR="00D64034" w:rsidRPr="00950E66">
              <w:rPr>
                <w:rStyle w:val="Hyperlink"/>
                <w:noProof/>
              </w:rPr>
              <w:t>3.5.4</w:t>
            </w:r>
            <w:r w:rsidR="00D64034">
              <w:rPr>
                <w:rFonts w:asciiTheme="minorHAnsi" w:eastAsiaTheme="minorEastAsia" w:hAnsiTheme="minorHAnsi" w:cstheme="minorBidi"/>
                <w:iCs w:val="0"/>
                <w:noProof/>
                <w:szCs w:val="22"/>
                <w:lang w:eastAsia="fr-FR"/>
              </w:rPr>
              <w:tab/>
            </w:r>
            <w:r w:rsidR="00D64034" w:rsidRPr="00950E66">
              <w:rPr>
                <w:rStyle w:val="Hyperlink"/>
                <w:noProof/>
              </w:rPr>
              <w:t>Ocean Circulation</w:t>
            </w:r>
            <w:r w:rsidR="00D64034">
              <w:rPr>
                <w:noProof/>
                <w:webHidden/>
              </w:rPr>
              <w:tab/>
            </w:r>
            <w:r w:rsidR="00D64034">
              <w:rPr>
                <w:noProof/>
                <w:webHidden/>
              </w:rPr>
              <w:fldChar w:fldCharType="begin"/>
            </w:r>
            <w:r w:rsidR="00D64034">
              <w:rPr>
                <w:noProof/>
                <w:webHidden/>
              </w:rPr>
              <w:instrText xml:space="preserve"> PAGEREF _Toc70639165 \h </w:instrText>
            </w:r>
            <w:r w:rsidR="00D64034">
              <w:rPr>
                <w:noProof/>
                <w:webHidden/>
              </w:rPr>
            </w:r>
            <w:r w:rsidR="00D64034">
              <w:rPr>
                <w:noProof/>
                <w:webHidden/>
              </w:rPr>
              <w:fldChar w:fldCharType="separate"/>
            </w:r>
            <w:r w:rsidR="00F46A1F">
              <w:rPr>
                <w:noProof/>
                <w:webHidden/>
              </w:rPr>
              <w:t>65</w:t>
            </w:r>
            <w:r w:rsidR="00D64034">
              <w:rPr>
                <w:noProof/>
                <w:webHidden/>
              </w:rPr>
              <w:fldChar w:fldCharType="end"/>
            </w:r>
          </w:hyperlink>
        </w:p>
        <w:p w14:paraId="2ECD7A14" w14:textId="77777777" w:rsidR="00D64034" w:rsidRDefault="004A1F49">
          <w:pPr>
            <w:pStyle w:val="TOC2"/>
            <w:rPr>
              <w:rFonts w:asciiTheme="minorHAnsi" w:eastAsiaTheme="minorEastAsia" w:hAnsiTheme="minorHAnsi" w:cstheme="minorBidi"/>
              <w:iCs w:val="0"/>
              <w:noProof/>
              <w:szCs w:val="22"/>
              <w:lang w:eastAsia="fr-FR"/>
            </w:rPr>
          </w:pPr>
          <w:hyperlink w:anchor="_Toc70639166" w:history="1">
            <w:r w:rsidR="00D64034" w:rsidRPr="00950E66">
              <w:rPr>
                <w:rStyle w:val="Hyperlink"/>
                <w:noProof/>
              </w:rPr>
              <w:t>3.5.4.1</w:t>
            </w:r>
            <w:r w:rsidR="00D64034">
              <w:rPr>
                <w:rFonts w:asciiTheme="minorHAnsi" w:eastAsiaTheme="minorEastAsia" w:hAnsiTheme="minorHAnsi" w:cstheme="minorBidi"/>
                <w:iCs w:val="0"/>
                <w:noProof/>
                <w:szCs w:val="22"/>
                <w:lang w:eastAsia="fr-FR"/>
              </w:rPr>
              <w:tab/>
            </w:r>
            <w:r w:rsidR="00D64034" w:rsidRPr="00950E66">
              <w:rPr>
                <w:rStyle w:val="Hyperlink"/>
                <w:noProof/>
              </w:rPr>
              <w:t>Atlantic Meridional Overturning Circulation (AMOC)</w:t>
            </w:r>
            <w:r w:rsidR="00D64034">
              <w:rPr>
                <w:noProof/>
                <w:webHidden/>
              </w:rPr>
              <w:tab/>
            </w:r>
            <w:r w:rsidR="00D64034">
              <w:rPr>
                <w:noProof/>
                <w:webHidden/>
              </w:rPr>
              <w:fldChar w:fldCharType="begin"/>
            </w:r>
            <w:r w:rsidR="00D64034">
              <w:rPr>
                <w:noProof/>
                <w:webHidden/>
              </w:rPr>
              <w:instrText xml:space="preserve"> PAGEREF _Toc70639166 \h </w:instrText>
            </w:r>
            <w:r w:rsidR="00D64034">
              <w:rPr>
                <w:noProof/>
                <w:webHidden/>
              </w:rPr>
            </w:r>
            <w:r w:rsidR="00D64034">
              <w:rPr>
                <w:noProof/>
                <w:webHidden/>
              </w:rPr>
              <w:fldChar w:fldCharType="separate"/>
            </w:r>
            <w:r w:rsidR="00F46A1F">
              <w:rPr>
                <w:noProof/>
                <w:webHidden/>
              </w:rPr>
              <w:t>65</w:t>
            </w:r>
            <w:r w:rsidR="00D64034">
              <w:rPr>
                <w:noProof/>
                <w:webHidden/>
              </w:rPr>
              <w:fldChar w:fldCharType="end"/>
            </w:r>
          </w:hyperlink>
        </w:p>
        <w:p w14:paraId="1BD129E9" w14:textId="77777777" w:rsidR="00D64034" w:rsidRDefault="004A1F49">
          <w:pPr>
            <w:pStyle w:val="TOC2"/>
            <w:rPr>
              <w:rFonts w:asciiTheme="minorHAnsi" w:eastAsiaTheme="minorEastAsia" w:hAnsiTheme="minorHAnsi" w:cstheme="minorBidi"/>
              <w:iCs w:val="0"/>
              <w:noProof/>
              <w:szCs w:val="22"/>
              <w:lang w:eastAsia="fr-FR"/>
            </w:rPr>
          </w:pPr>
          <w:hyperlink w:anchor="_Toc70639167" w:history="1">
            <w:r w:rsidR="00D64034" w:rsidRPr="00950E66">
              <w:rPr>
                <w:rStyle w:val="Hyperlink"/>
                <w:noProof/>
              </w:rPr>
              <w:t>3.5.4.2</w:t>
            </w:r>
            <w:r w:rsidR="00D64034">
              <w:rPr>
                <w:rFonts w:asciiTheme="minorHAnsi" w:eastAsiaTheme="minorEastAsia" w:hAnsiTheme="minorHAnsi" w:cstheme="minorBidi"/>
                <w:iCs w:val="0"/>
                <w:noProof/>
                <w:szCs w:val="22"/>
                <w:lang w:eastAsia="fr-FR"/>
              </w:rPr>
              <w:tab/>
            </w:r>
            <w:r w:rsidR="00D64034" w:rsidRPr="00950E66">
              <w:rPr>
                <w:rStyle w:val="Hyperlink"/>
                <w:noProof/>
              </w:rPr>
              <w:t>Southern Ocean Circulation</w:t>
            </w:r>
            <w:r w:rsidR="00D64034">
              <w:rPr>
                <w:noProof/>
                <w:webHidden/>
              </w:rPr>
              <w:tab/>
            </w:r>
            <w:r w:rsidR="00D64034">
              <w:rPr>
                <w:noProof/>
                <w:webHidden/>
              </w:rPr>
              <w:fldChar w:fldCharType="begin"/>
            </w:r>
            <w:r w:rsidR="00D64034">
              <w:rPr>
                <w:noProof/>
                <w:webHidden/>
              </w:rPr>
              <w:instrText xml:space="preserve"> PAGEREF _Toc70639167 \h </w:instrText>
            </w:r>
            <w:r w:rsidR="00D64034">
              <w:rPr>
                <w:noProof/>
                <w:webHidden/>
              </w:rPr>
            </w:r>
            <w:r w:rsidR="00D64034">
              <w:rPr>
                <w:noProof/>
                <w:webHidden/>
              </w:rPr>
              <w:fldChar w:fldCharType="separate"/>
            </w:r>
            <w:r w:rsidR="00F46A1F">
              <w:rPr>
                <w:noProof/>
                <w:webHidden/>
              </w:rPr>
              <w:t>67</w:t>
            </w:r>
            <w:r w:rsidR="00D64034">
              <w:rPr>
                <w:noProof/>
                <w:webHidden/>
              </w:rPr>
              <w:fldChar w:fldCharType="end"/>
            </w:r>
          </w:hyperlink>
        </w:p>
        <w:p w14:paraId="42417E8D" w14:textId="77777777" w:rsidR="00D64034" w:rsidRDefault="004A1F49">
          <w:pPr>
            <w:pStyle w:val="TOC1"/>
            <w:tabs>
              <w:tab w:val="left" w:pos="660"/>
            </w:tabs>
            <w:rPr>
              <w:rFonts w:asciiTheme="minorHAnsi" w:eastAsiaTheme="minorEastAsia" w:hAnsiTheme="minorHAnsi" w:cstheme="minorBidi"/>
              <w:b w:val="0"/>
              <w:bCs w:val="0"/>
              <w:noProof/>
              <w:szCs w:val="22"/>
              <w:lang w:eastAsia="fr-FR"/>
            </w:rPr>
          </w:pPr>
          <w:hyperlink w:anchor="_Toc70639168" w:history="1">
            <w:r w:rsidR="00D64034" w:rsidRPr="00950E66">
              <w:rPr>
                <w:rStyle w:val="Hyperlink"/>
                <w:noProof/>
              </w:rPr>
              <w:t>3.6</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Human Influence on the Biosphere</w:t>
            </w:r>
            <w:r w:rsidR="00D64034">
              <w:rPr>
                <w:noProof/>
                <w:webHidden/>
              </w:rPr>
              <w:tab/>
            </w:r>
            <w:r w:rsidR="00D64034">
              <w:rPr>
                <w:noProof/>
                <w:webHidden/>
              </w:rPr>
              <w:fldChar w:fldCharType="begin"/>
            </w:r>
            <w:r w:rsidR="00D64034">
              <w:rPr>
                <w:noProof/>
                <w:webHidden/>
              </w:rPr>
              <w:instrText xml:space="preserve"> PAGEREF _Toc70639168 \h </w:instrText>
            </w:r>
            <w:r w:rsidR="00D64034">
              <w:rPr>
                <w:noProof/>
                <w:webHidden/>
              </w:rPr>
            </w:r>
            <w:r w:rsidR="00D64034">
              <w:rPr>
                <w:noProof/>
                <w:webHidden/>
              </w:rPr>
              <w:fldChar w:fldCharType="separate"/>
            </w:r>
            <w:r w:rsidR="00F46A1F">
              <w:rPr>
                <w:noProof/>
                <w:webHidden/>
              </w:rPr>
              <w:t>68</w:t>
            </w:r>
            <w:r w:rsidR="00D64034">
              <w:rPr>
                <w:noProof/>
                <w:webHidden/>
              </w:rPr>
              <w:fldChar w:fldCharType="end"/>
            </w:r>
          </w:hyperlink>
        </w:p>
        <w:p w14:paraId="65A0B5D2" w14:textId="77777777" w:rsidR="00D64034" w:rsidRDefault="004A1F49">
          <w:pPr>
            <w:pStyle w:val="TOC2"/>
            <w:rPr>
              <w:rFonts w:asciiTheme="minorHAnsi" w:eastAsiaTheme="minorEastAsia" w:hAnsiTheme="minorHAnsi" w:cstheme="minorBidi"/>
              <w:iCs w:val="0"/>
              <w:noProof/>
              <w:szCs w:val="22"/>
              <w:lang w:eastAsia="fr-FR"/>
            </w:rPr>
          </w:pPr>
          <w:hyperlink w:anchor="_Toc70639169" w:history="1">
            <w:r w:rsidR="00D64034" w:rsidRPr="00950E66">
              <w:rPr>
                <w:rStyle w:val="Hyperlink"/>
                <w:noProof/>
              </w:rPr>
              <w:t>3.6.1</w:t>
            </w:r>
            <w:r w:rsidR="00D64034">
              <w:rPr>
                <w:rFonts w:asciiTheme="minorHAnsi" w:eastAsiaTheme="minorEastAsia" w:hAnsiTheme="minorHAnsi" w:cstheme="minorBidi"/>
                <w:iCs w:val="0"/>
                <w:noProof/>
                <w:szCs w:val="22"/>
                <w:lang w:eastAsia="fr-FR"/>
              </w:rPr>
              <w:tab/>
            </w:r>
            <w:r w:rsidR="00D64034" w:rsidRPr="00950E66">
              <w:rPr>
                <w:rStyle w:val="Hyperlink"/>
                <w:noProof/>
              </w:rPr>
              <w:t>Terrestrial Carbon Cycle</w:t>
            </w:r>
            <w:r w:rsidR="00D64034">
              <w:rPr>
                <w:noProof/>
                <w:webHidden/>
              </w:rPr>
              <w:tab/>
            </w:r>
            <w:r w:rsidR="00D64034">
              <w:rPr>
                <w:noProof/>
                <w:webHidden/>
              </w:rPr>
              <w:fldChar w:fldCharType="begin"/>
            </w:r>
            <w:r w:rsidR="00D64034">
              <w:rPr>
                <w:noProof/>
                <w:webHidden/>
              </w:rPr>
              <w:instrText xml:space="preserve"> PAGEREF _Toc70639169 \h </w:instrText>
            </w:r>
            <w:r w:rsidR="00D64034">
              <w:rPr>
                <w:noProof/>
                <w:webHidden/>
              </w:rPr>
            </w:r>
            <w:r w:rsidR="00D64034">
              <w:rPr>
                <w:noProof/>
                <w:webHidden/>
              </w:rPr>
              <w:fldChar w:fldCharType="separate"/>
            </w:r>
            <w:r w:rsidR="00F46A1F">
              <w:rPr>
                <w:noProof/>
                <w:webHidden/>
              </w:rPr>
              <w:t>68</w:t>
            </w:r>
            <w:r w:rsidR="00D64034">
              <w:rPr>
                <w:noProof/>
                <w:webHidden/>
              </w:rPr>
              <w:fldChar w:fldCharType="end"/>
            </w:r>
          </w:hyperlink>
        </w:p>
        <w:p w14:paraId="616C27E2" w14:textId="77777777" w:rsidR="00D64034" w:rsidRDefault="004A1F49">
          <w:pPr>
            <w:pStyle w:val="TOC2"/>
            <w:rPr>
              <w:rFonts w:asciiTheme="minorHAnsi" w:eastAsiaTheme="minorEastAsia" w:hAnsiTheme="minorHAnsi" w:cstheme="minorBidi"/>
              <w:iCs w:val="0"/>
              <w:noProof/>
              <w:szCs w:val="22"/>
              <w:lang w:eastAsia="fr-FR"/>
            </w:rPr>
          </w:pPr>
          <w:hyperlink w:anchor="_Toc70639170" w:history="1">
            <w:r w:rsidR="00D64034" w:rsidRPr="00950E66">
              <w:rPr>
                <w:rStyle w:val="Hyperlink"/>
                <w:noProof/>
              </w:rPr>
              <w:t>3.6.2</w:t>
            </w:r>
            <w:r w:rsidR="00D64034">
              <w:rPr>
                <w:rFonts w:asciiTheme="minorHAnsi" w:eastAsiaTheme="minorEastAsia" w:hAnsiTheme="minorHAnsi" w:cstheme="minorBidi"/>
                <w:iCs w:val="0"/>
                <w:noProof/>
                <w:szCs w:val="22"/>
                <w:lang w:eastAsia="fr-FR"/>
              </w:rPr>
              <w:tab/>
            </w:r>
            <w:r w:rsidR="00D64034" w:rsidRPr="00950E66">
              <w:rPr>
                <w:rStyle w:val="Hyperlink"/>
                <w:noProof/>
              </w:rPr>
              <w:t>Ocean Biogeochemical Variables</w:t>
            </w:r>
            <w:r w:rsidR="00D64034">
              <w:rPr>
                <w:noProof/>
                <w:webHidden/>
              </w:rPr>
              <w:tab/>
            </w:r>
            <w:r w:rsidR="00D64034">
              <w:rPr>
                <w:noProof/>
                <w:webHidden/>
              </w:rPr>
              <w:fldChar w:fldCharType="begin"/>
            </w:r>
            <w:r w:rsidR="00D64034">
              <w:rPr>
                <w:noProof/>
                <w:webHidden/>
              </w:rPr>
              <w:instrText xml:space="preserve"> PAGEREF _Toc70639170 \h </w:instrText>
            </w:r>
            <w:r w:rsidR="00D64034">
              <w:rPr>
                <w:noProof/>
                <w:webHidden/>
              </w:rPr>
            </w:r>
            <w:r w:rsidR="00D64034">
              <w:rPr>
                <w:noProof/>
                <w:webHidden/>
              </w:rPr>
              <w:fldChar w:fldCharType="separate"/>
            </w:r>
            <w:r w:rsidR="00F46A1F">
              <w:rPr>
                <w:noProof/>
                <w:webHidden/>
              </w:rPr>
              <w:t>71</w:t>
            </w:r>
            <w:r w:rsidR="00D64034">
              <w:rPr>
                <w:noProof/>
                <w:webHidden/>
              </w:rPr>
              <w:fldChar w:fldCharType="end"/>
            </w:r>
          </w:hyperlink>
        </w:p>
        <w:p w14:paraId="0D42E6D7" w14:textId="77777777" w:rsidR="00D64034" w:rsidRDefault="004A1F49">
          <w:pPr>
            <w:pStyle w:val="TOC1"/>
            <w:tabs>
              <w:tab w:val="left" w:pos="660"/>
            </w:tabs>
            <w:rPr>
              <w:rFonts w:asciiTheme="minorHAnsi" w:eastAsiaTheme="minorEastAsia" w:hAnsiTheme="minorHAnsi" w:cstheme="minorBidi"/>
              <w:b w:val="0"/>
              <w:bCs w:val="0"/>
              <w:noProof/>
              <w:szCs w:val="22"/>
              <w:lang w:eastAsia="fr-FR"/>
            </w:rPr>
          </w:pPr>
          <w:hyperlink w:anchor="_Toc70639171" w:history="1">
            <w:r w:rsidR="00D64034" w:rsidRPr="00950E66">
              <w:rPr>
                <w:rStyle w:val="Hyperlink"/>
                <w:noProof/>
              </w:rPr>
              <w:t>3.7</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Human Influence on Modes of Climate Variability</w:t>
            </w:r>
            <w:r w:rsidR="00D64034">
              <w:rPr>
                <w:noProof/>
                <w:webHidden/>
              </w:rPr>
              <w:tab/>
            </w:r>
            <w:r w:rsidR="00D64034">
              <w:rPr>
                <w:noProof/>
                <w:webHidden/>
              </w:rPr>
              <w:fldChar w:fldCharType="begin"/>
            </w:r>
            <w:r w:rsidR="00D64034">
              <w:rPr>
                <w:noProof/>
                <w:webHidden/>
              </w:rPr>
              <w:instrText xml:space="preserve"> PAGEREF _Toc70639171 \h </w:instrText>
            </w:r>
            <w:r w:rsidR="00D64034">
              <w:rPr>
                <w:noProof/>
                <w:webHidden/>
              </w:rPr>
            </w:r>
            <w:r w:rsidR="00D64034">
              <w:rPr>
                <w:noProof/>
                <w:webHidden/>
              </w:rPr>
              <w:fldChar w:fldCharType="separate"/>
            </w:r>
            <w:r w:rsidR="00F46A1F">
              <w:rPr>
                <w:noProof/>
                <w:webHidden/>
              </w:rPr>
              <w:t>73</w:t>
            </w:r>
            <w:r w:rsidR="00D64034">
              <w:rPr>
                <w:noProof/>
                <w:webHidden/>
              </w:rPr>
              <w:fldChar w:fldCharType="end"/>
            </w:r>
          </w:hyperlink>
        </w:p>
        <w:p w14:paraId="5A9E827F" w14:textId="77777777" w:rsidR="00D64034" w:rsidRDefault="004A1F49">
          <w:pPr>
            <w:pStyle w:val="TOC2"/>
            <w:rPr>
              <w:rFonts w:asciiTheme="minorHAnsi" w:eastAsiaTheme="minorEastAsia" w:hAnsiTheme="minorHAnsi" w:cstheme="minorBidi"/>
              <w:iCs w:val="0"/>
              <w:noProof/>
              <w:szCs w:val="22"/>
              <w:lang w:eastAsia="fr-FR"/>
            </w:rPr>
          </w:pPr>
          <w:hyperlink w:anchor="_Toc70639172" w:history="1">
            <w:r w:rsidR="00D64034" w:rsidRPr="00950E66">
              <w:rPr>
                <w:rStyle w:val="Hyperlink"/>
                <w:noProof/>
              </w:rPr>
              <w:t>3.7.1</w:t>
            </w:r>
            <w:r w:rsidR="00D64034">
              <w:rPr>
                <w:rFonts w:asciiTheme="minorHAnsi" w:eastAsiaTheme="minorEastAsia" w:hAnsiTheme="minorHAnsi" w:cstheme="minorBidi"/>
                <w:iCs w:val="0"/>
                <w:noProof/>
                <w:szCs w:val="22"/>
                <w:lang w:eastAsia="fr-FR"/>
              </w:rPr>
              <w:tab/>
            </w:r>
            <w:r w:rsidR="00D64034" w:rsidRPr="00950E66">
              <w:rPr>
                <w:rStyle w:val="Hyperlink"/>
                <w:noProof/>
              </w:rPr>
              <w:t>North Atlantic Oscillation and Northern Annular Mode</w:t>
            </w:r>
            <w:r w:rsidR="00D64034">
              <w:rPr>
                <w:noProof/>
                <w:webHidden/>
              </w:rPr>
              <w:tab/>
            </w:r>
            <w:r w:rsidR="00D64034">
              <w:rPr>
                <w:noProof/>
                <w:webHidden/>
              </w:rPr>
              <w:fldChar w:fldCharType="begin"/>
            </w:r>
            <w:r w:rsidR="00D64034">
              <w:rPr>
                <w:noProof/>
                <w:webHidden/>
              </w:rPr>
              <w:instrText xml:space="preserve"> PAGEREF _Toc70639172 \h </w:instrText>
            </w:r>
            <w:r w:rsidR="00D64034">
              <w:rPr>
                <w:noProof/>
                <w:webHidden/>
              </w:rPr>
            </w:r>
            <w:r w:rsidR="00D64034">
              <w:rPr>
                <w:noProof/>
                <w:webHidden/>
              </w:rPr>
              <w:fldChar w:fldCharType="separate"/>
            </w:r>
            <w:r w:rsidR="00F46A1F">
              <w:rPr>
                <w:noProof/>
                <w:webHidden/>
              </w:rPr>
              <w:t>73</w:t>
            </w:r>
            <w:r w:rsidR="00D64034">
              <w:rPr>
                <w:noProof/>
                <w:webHidden/>
              </w:rPr>
              <w:fldChar w:fldCharType="end"/>
            </w:r>
          </w:hyperlink>
        </w:p>
        <w:p w14:paraId="0E012B6A" w14:textId="77777777" w:rsidR="00D64034" w:rsidRDefault="004A1F49">
          <w:pPr>
            <w:pStyle w:val="TOC2"/>
            <w:rPr>
              <w:rFonts w:asciiTheme="minorHAnsi" w:eastAsiaTheme="minorEastAsia" w:hAnsiTheme="minorHAnsi" w:cstheme="minorBidi"/>
              <w:iCs w:val="0"/>
              <w:noProof/>
              <w:szCs w:val="22"/>
              <w:lang w:eastAsia="fr-FR"/>
            </w:rPr>
          </w:pPr>
          <w:hyperlink w:anchor="_Toc70639173" w:history="1">
            <w:r w:rsidR="00D64034" w:rsidRPr="00950E66">
              <w:rPr>
                <w:rStyle w:val="Hyperlink"/>
                <w:noProof/>
              </w:rPr>
              <w:t>3.7.2</w:t>
            </w:r>
            <w:r w:rsidR="00D64034">
              <w:rPr>
                <w:rFonts w:asciiTheme="minorHAnsi" w:eastAsiaTheme="minorEastAsia" w:hAnsiTheme="minorHAnsi" w:cstheme="minorBidi"/>
                <w:iCs w:val="0"/>
                <w:noProof/>
                <w:szCs w:val="22"/>
                <w:lang w:eastAsia="fr-FR"/>
              </w:rPr>
              <w:tab/>
            </w:r>
            <w:r w:rsidR="00D64034" w:rsidRPr="00950E66">
              <w:rPr>
                <w:rStyle w:val="Hyperlink"/>
                <w:noProof/>
              </w:rPr>
              <w:t>Southern Annular Mode</w:t>
            </w:r>
            <w:r w:rsidR="00D64034">
              <w:rPr>
                <w:noProof/>
                <w:webHidden/>
              </w:rPr>
              <w:tab/>
            </w:r>
            <w:r w:rsidR="00D64034">
              <w:rPr>
                <w:noProof/>
                <w:webHidden/>
              </w:rPr>
              <w:fldChar w:fldCharType="begin"/>
            </w:r>
            <w:r w:rsidR="00D64034">
              <w:rPr>
                <w:noProof/>
                <w:webHidden/>
              </w:rPr>
              <w:instrText xml:space="preserve"> PAGEREF _Toc70639173 \h </w:instrText>
            </w:r>
            <w:r w:rsidR="00D64034">
              <w:rPr>
                <w:noProof/>
                <w:webHidden/>
              </w:rPr>
            </w:r>
            <w:r w:rsidR="00D64034">
              <w:rPr>
                <w:noProof/>
                <w:webHidden/>
              </w:rPr>
              <w:fldChar w:fldCharType="separate"/>
            </w:r>
            <w:r w:rsidR="00F46A1F">
              <w:rPr>
                <w:noProof/>
                <w:webHidden/>
              </w:rPr>
              <w:t>77</w:t>
            </w:r>
            <w:r w:rsidR="00D64034">
              <w:rPr>
                <w:noProof/>
                <w:webHidden/>
              </w:rPr>
              <w:fldChar w:fldCharType="end"/>
            </w:r>
          </w:hyperlink>
        </w:p>
        <w:p w14:paraId="5DEB3CD9" w14:textId="77777777" w:rsidR="00D64034" w:rsidRDefault="004A1F49">
          <w:pPr>
            <w:pStyle w:val="TOC2"/>
            <w:rPr>
              <w:rFonts w:asciiTheme="minorHAnsi" w:eastAsiaTheme="minorEastAsia" w:hAnsiTheme="minorHAnsi" w:cstheme="minorBidi"/>
              <w:iCs w:val="0"/>
              <w:noProof/>
              <w:szCs w:val="22"/>
              <w:lang w:eastAsia="fr-FR"/>
            </w:rPr>
          </w:pPr>
          <w:hyperlink w:anchor="_Toc70639174" w:history="1">
            <w:r w:rsidR="00D64034" w:rsidRPr="00950E66">
              <w:rPr>
                <w:rStyle w:val="Hyperlink"/>
                <w:noProof/>
              </w:rPr>
              <w:t>3.7.3</w:t>
            </w:r>
            <w:r w:rsidR="00D64034">
              <w:rPr>
                <w:rFonts w:asciiTheme="minorHAnsi" w:eastAsiaTheme="minorEastAsia" w:hAnsiTheme="minorHAnsi" w:cstheme="minorBidi"/>
                <w:iCs w:val="0"/>
                <w:noProof/>
                <w:szCs w:val="22"/>
                <w:lang w:eastAsia="fr-FR"/>
              </w:rPr>
              <w:tab/>
            </w:r>
            <w:r w:rsidR="00D64034" w:rsidRPr="00950E66">
              <w:rPr>
                <w:rStyle w:val="Hyperlink"/>
                <w:noProof/>
              </w:rPr>
              <w:t>El Niño-Southern Oscillation</w:t>
            </w:r>
            <w:r w:rsidR="00D64034">
              <w:rPr>
                <w:noProof/>
                <w:webHidden/>
              </w:rPr>
              <w:tab/>
            </w:r>
            <w:r w:rsidR="00D64034">
              <w:rPr>
                <w:noProof/>
                <w:webHidden/>
              </w:rPr>
              <w:fldChar w:fldCharType="begin"/>
            </w:r>
            <w:r w:rsidR="00D64034">
              <w:rPr>
                <w:noProof/>
                <w:webHidden/>
              </w:rPr>
              <w:instrText xml:space="preserve"> PAGEREF _Toc70639174 \h </w:instrText>
            </w:r>
            <w:r w:rsidR="00D64034">
              <w:rPr>
                <w:noProof/>
                <w:webHidden/>
              </w:rPr>
            </w:r>
            <w:r w:rsidR="00D64034">
              <w:rPr>
                <w:noProof/>
                <w:webHidden/>
              </w:rPr>
              <w:fldChar w:fldCharType="separate"/>
            </w:r>
            <w:r w:rsidR="00F46A1F">
              <w:rPr>
                <w:noProof/>
                <w:webHidden/>
              </w:rPr>
              <w:t>79</w:t>
            </w:r>
            <w:r w:rsidR="00D64034">
              <w:rPr>
                <w:noProof/>
                <w:webHidden/>
              </w:rPr>
              <w:fldChar w:fldCharType="end"/>
            </w:r>
          </w:hyperlink>
        </w:p>
        <w:p w14:paraId="248A4BA4" w14:textId="77777777" w:rsidR="00D64034" w:rsidRDefault="004A1F49">
          <w:pPr>
            <w:pStyle w:val="TOC2"/>
            <w:rPr>
              <w:rFonts w:asciiTheme="minorHAnsi" w:eastAsiaTheme="minorEastAsia" w:hAnsiTheme="minorHAnsi" w:cstheme="minorBidi"/>
              <w:iCs w:val="0"/>
              <w:noProof/>
              <w:szCs w:val="22"/>
              <w:lang w:eastAsia="fr-FR"/>
            </w:rPr>
          </w:pPr>
          <w:hyperlink w:anchor="_Toc70639175" w:history="1">
            <w:r w:rsidR="00D64034" w:rsidRPr="00950E66">
              <w:rPr>
                <w:rStyle w:val="Hyperlink"/>
                <w:noProof/>
              </w:rPr>
              <w:t>3.7.4</w:t>
            </w:r>
            <w:r w:rsidR="00D64034">
              <w:rPr>
                <w:rFonts w:asciiTheme="minorHAnsi" w:eastAsiaTheme="minorEastAsia" w:hAnsiTheme="minorHAnsi" w:cstheme="minorBidi"/>
                <w:iCs w:val="0"/>
                <w:noProof/>
                <w:szCs w:val="22"/>
                <w:lang w:eastAsia="fr-FR"/>
              </w:rPr>
              <w:tab/>
            </w:r>
            <w:r w:rsidR="00D64034" w:rsidRPr="00950E66">
              <w:rPr>
                <w:rStyle w:val="Hyperlink"/>
                <w:noProof/>
              </w:rPr>
              <w:t>Indian Ocean Basin and Dipole Modes</w:t>
            </w:r>
            <w:r w:rsidR="00D64034">
              <w:rPr>
                <w:noProof/>
                <w:webHidden/>
              </w:rPr>
              <w:tab/>
            </w:r>
            <w:r w:rsidR="00D64034">
              <w:rPr>
                <w:noProof/>
                <w:webHidden/>
              </w:rPr>
              <w:fldChar w:fldCharType="begin"/>
            </w:r>
            <w:r w:rsidR="00D64034">
              <w:rPr>
                <w:noProof/>
                <w:webHidden/>
              </w:rPr>
              <w:instrText xml:space="preserve"> PAGEREF _Toc70639175 \h </w:instrText>
            </w:r>
            <w:r w:rsidR="00D64034">
              <w:rPr>
                <w:noProof/>
                <w:webHidden/>
              </w:rPr>
            </w:r>
            <w:r w:rsidR="00D64034">
              <w:rPr>
                <w:noProof/>
                <w:webHidden/>
              </w:rPr>
              <w:fldChar w:fldCharType="separate"/>
            </w:r>
            <w:r w:rsidR="00F46A1F">
              <w:rPr>
                <w:noProof/>
                <w:webHidden/>
              </w:rPr>
              <w:t>83</w:t>
            </w:r>
            <w:r w:rsidR="00D64034">
              <w:rPr>
                <w:noProof/>
                <w:webHidden/>
              </w:rPr>
              <w:fldChar w:fldCharType="end"/>
            </w:r>
          </w:hyperlink>
        </w:p>
        <w:p w14:paraId="6884A140" w14:textId="77777777" w:rsidR="00D64034" w:rsidRDefault="004A1F49">
          <w:pPr>
            <w:pStyle w:val="TOC2"/>
            <w:rPr>
              <w:rFonts w:asciiTheme="minorHAnsi" w:eastAsiaTheme="minorEastAsia" w:hAnsiTheme="minorHAnsi" w:cstheme="minorBidi"/>
              <w:iCs w:val="0"/>
              <w:noProof/>
              <w:szCs w:val="22"/>
              <w:lang w:eastAsia="fr-FR"/>
            </w:rPr>
          </w:pPr>
          <w:hyperlink w:anchor="_Toc70639176" w:history="1">
            <w:r w:rsidR="00D64034" w:rsidRPr="00950E66">
              <w:rPr>
                <w:rStyle w:val="Hyperlink"/>
                <w:noProof/>
              </w:rPr>
              <w:t>3.7.5</w:t>
            </w:r>
            <w:r w:rsidR="00D64034">
              <w:rPr>
                <w:rFonts w:asciiTheme="minorHAnsi" w:eastAsiaTheme="minorEastAsia" w:hAnsiTheme="minorHAnsi" w:cstheme="minorBidi"/>
                <w:iCs w:val="0"/>
                <w:noProof/>
                <w:szCs w:val="22"/>
                <w:lang w:eastAsia="fr-FR"/>
              </w:rPr>
              <w:tab/>
            </w:r>
            <w:r w:rsidR="00D64034" w:rsidRPr="00950E66">
              <w:rPr>
                <w:rStyle w:val="Hyperlink"/>
                <w:noProof/>
              </w:rPr>
              <w:t>Atlantic Meridional and Zonal Modes</w:t>
            </w:r>
            <w:r w:rsidR="00D64034">
              <w:rPr>
                <w:noProof/>
                <w:webHidden/>
              </w:rPr>
              <w:tab/>
            </w:r>
            <w:r w:rsidR="00D64034">
              <w:rPr>
                <w:noProof/>
                <w:webHidden/>
              </w:rPr>
              <w:fldChar w:fldCharType="begin"/>
            </w:r>
            <w:r w:rsidR="00D64034">
              <w:rPr>
                <w:noProof/>
                <w:webHidden/>
              </w:rPr>
              <w:instrText xml:space="preserve"> PAGEREF _Toc70639176 \h </w:instrText>
            </w:r>
            <w:r w:rsidR="00D64034">
              <w:rPr>
                <w:noProof/>
                <w:webHidden/>
              </w:rPr>
            </w:r>
            <w:r w:rsidR="00D64034">
              <w:rPr>
                <w:noProof/>
                <w:webHidden/>
              </w:rPr>
              <w:fldChar w:fldCharType="separate"/>
            </w:r>
            <w:r w:rsidR="00F46A1F">
              <w:rPr>
                <w:noProof/>
                <w:webHidden/>
              </w:rPr>
              <w:t>85</w:t>
            </w:r>
            <w:r w:rsidR="00D64034">
              <w:rPr>
                <w:noProof/>
                <w:webHidden/>
              </w:rPr>
              <w:fldChar w:fldCharType="end"/>
            </w:r>
          </w:hyperlink>
        </w:p>
        <w:p w14:paraId="432B09D0" w14:textId="77777777" w:rsidR="00D64034" w:rsidRDefault="004A1F49">
          <w:pPr>
            <w:pStyle w:val="TOC2"/>
            <w:rPr>
              <w:rFonts w:asciiTheme="minorHAnsi" w:eastAsiaTheme="minorEastAsia" w:hAnsiTheme="minorHAnsi" w:cstheme="minorBidi"/>
              <w:iCs w:val="0"/>
              <w:noProof/>
              <w:szCs w:val="22"/>
              <w:lang w:eastAsia="fr-FR"/>
            </w:rPr>
          </w:pPr>
          <w:hyperlink w:anchor="_Toc70639177" w:history="1">
            <w:r w:rsidR="00D64034" w:rsidRPr="00950E66">
              <w:rPr>
                <w:rStyle w:val="Hyperlink"/>
                <w:noProof/>
              </w:rPr>
              <w:t>3.7.6</w:t>
            </w:r>
            <w:r w:rsidR="00D64034">
              <w:rPr>
                <w:rFonts w:asciiTheme="minorHAnsi" w:eastAsiaTheme="minorEastAsia" w:hAnsiTheme="minorHAnsi" w:cstheme="minorBidi"/>
                <w:iCs w:val="0"/>
                <w:noProof/>
                <w:szCs w:val="22"/>
                <w:lang w:eastAsia="fr-FR"/>
              </w:rPr>
              <w:tab/>
            </w:r>
            <w:r w:rsidR="00D64034" w:rsidRPr="00950E66">
              <w:rPr>
                <w:rStyle w:val="Hyperlink"/>
                <w:noProof/>
              </w:rPr>
              <w:t>Pacific Decadal Variability</w:t>
            </w:r>
            <w:r w:rsidR="00D64034">
              <w:rPr>
                <w:noProof/>
                <w:webHidden/>
              </w:rPr>
              <w:tab/>
            </w:r>
            <w:r w:rsidR="00D64034">
              <w:rPr>
                <w:noProof/>
                <w:webHidden/>
              </w:rPr>
              <w:fldChar w:fldCharType="begin"/>
            </w:r>
            <w:r w:rsidR="00D64034">
              <w:rPr>
                <w:noProof/>
                <w:webHidden/>
              </w:rPr>
              <w:instrText xml:space="preserve"> PAGEREF _Toc70639177 \h </w:instrText>
            </w:r>
            <w:r w:rsidR="00D64034">
              <w:rPr>
                <w:noProof/>
                <w:webHidden/>
              </w:rPr>
            </w:r>
            <w:r w:rsidR="00D64034">
              <w:rPr>
                <w:noProof/>
                <w:webHidden/>
              </w:rPr>
              <w:fldChar w:fldCharType="separate"/>
            </w:r>
            <w:r w:rsidR="00F46A1F">
              <w:rPr>
                <w:noProof/>
                <w:webHidden/>
              </w:rPr>
              <w:t>86</w:t>
            </w:r>
            <w:r w:rsidR="00D64034">
              <w:rPr>
                <w:noProof/>
                <w:webHidden/>
              </w:rPr>
              <w:fldChar w:fldCharType="end"/>
            </w:r>
          </w:hyperlink>
        </w:p>
        <w:p w14:paraId="65244A2D" w14:textId="77777777" w:rsidR="00D64034" w:rsidRDefault="004A1F49">
          <w:pPr>
            <w:pStyle w:val="TOC2"/>
            <w:rPr>
              <w:rFonts w:asciiTheme="minorHAnsi" w:eastAsiaTheme="minorEastAsia" w:hAnsiTheme="minorHAnsi" w:cstheme="minorBidi"/>
              <w:iCs w:val="0"/>
              <w:noProof/>
              <w:szCs w:val="22"/>
              <w:lang w:eastAsia="fr-FR"/>
            </w:rPr>
          </w:pPr>
          <w:hyperlink w:anchor="_Toc70639178" w:history="1">
            <w:r w:rsidR="00D64034" w:rsidRPr="00950E66">
              <w:rPr>
                <w:rStyle w:val="Hyperlink"/>
                <w:noProof/>
              </w:rPr>
              <w:t>3.7.7</w:t>
            </w:r>
            <w:r w:rsidR="00D64034">
              <w:rPr>
                <w:rFonts w:asciiTheme="minorHAnsi" w:eastAsiaTheme="minorEastAsia" w:hAnsiTheme="minorHAnsi" w:cstheme="minorBidi"/>
                <w:iCs w:val="0"/>
                <w:noProof/>
                <w:szCs w:val="22"/>
                <w:lang w:eastAsia="fr-FR"/>
              </w:rPr>
              <w:tab/>
            </w:r>
            <w:r w:rsidR="00D64034" w:rsidRPr="00950E66">
              <w:rPr>
                <w:rStyle w:val="Hyperlink"/>
                <w:noProof/>
              </w:rPr>
              <w:t>Atlantic Multidecadal Variability</w:t>
            </w:r>
            <w:r w:rsidR="00D64034">
              <w:rPr>
                <w:noProof/>
                <w:webHidden/>
              </w:rPr>
              <w:tab/>
            </w:r>
            <w:r w:rsidR="00D64034">
              <w:rPr>
                <w:noProof/>
                <w:webHidden/>
              </w:rPr>
              <w:fldChar w:fldCharType="begin"/>
            </w:r>
            <w:r w:rsidR="00D64034">
              <w:rPr>
                <w:noProof/>
                <w:webHidden/>
              </w:rPr>
              <w:instrText xml:space="preserve"> PAGEREF _Toc70639178 \h </w:instrText>
            </w:r>
            <w:r w:rsidR="00D64034">
              <w:rPr>
                <w:noProof/>
                <w:webHidden/>
              </w:rPr>
            </w:r>
            <w:r w:rsidR="00D64034">
              <w:rPr>
                <w:noProof/>
                <w:webHidden/>
              </w:rPr>
              <w:fldChar w:fldCharType="separate"/>
            </w:r>
            <w:r w:rsidR="00F46A1F">
              <w:rPr>
                <w:noProof/>
                <w:webHidden/>
              </w:rPr>
              <w:t>88</w:t>
            </w:r>
            <w:r w:rsidR="00D64034">
              <w:rPr>
                <w:noProof/>
                <w:webHidden/>
              </w:rPr>
              <w:fldChar w:fldCharType="end"/>
            </w:r>
          </w:hyperlink>
        </w:p>
        <w:p w14:paraId="3C3E837A" w14:textId="77777777" w:rsidR="00D64034" w:rsidRDefault="004A1F49">
          <w:pPr>
            <w:pStyle w:val="TOC1"/>
            <w:tabs>
              <w:tab w:val="left" w:pos="660"/>
            </w:tabs>
            <w:rPr>
              <w:rFonts w:asciiTheme="minorHAnsi" w:eastAsiaTheme="minorEastAsia" w:hAnsiTheme="minorHAnsi" w:cstheme="minorBidi"/>
              <w:b w:val="0"/>
              <w:bCs w:val="0"/>
              <w:noProof/>
              <w:szCs w:val="22"/>
              <w:lang w:eastAsia="fr-FR"/>
            </w:rPr>
          </w:pPr>
          <w:hyperlink w:anchor="_Toc70639179" w:history="1">
            <w:r w:rsidR="00D64034" w:rsidRPr="00950E66">
              <w:rPr>
                <w:rStyle w:val="Hyperlink"/>
                <w:noProof/>
              </w:rPr>
              <w:t>3.8</w:t>
            </w:r>
            <w:r w:rsidR="00D64034">
              <w:rPr>
                <w:rFonts w:asciiTheme="minorHAnsi" w:eastAsiaTheme="minorEastAsia" w:hAnsiTheme="minorHAnsi" w:cstheme="minorBidi"/>
                <w:b w:val="0"/>
                <w:bCs w:val="0"/>
                <w:noProof/>
                <w:szCs w:val="22"/>
                <w:lang w:eastAsia="fr-FR"/>
              </w:rPr>
              <w:tab/>
            </w:r>
            <w:r w:rsidR="00D64034" w:rsidRPr="00950E66">
              <w:rPr>
                <w:rStyle w:val="Hyperlink"/>
                <w:noProof/>
              </w:rPr>
              <w:t>Synthesis across Earth System Components</w:t>
            </w:r>
            <w:r w:rsidR="00D64034">
              <w:rPr>
                <w:noProof/>
                <w:webHidden/>
              </w:rPr>
              <w:tab/>
            </w:r>
            <w:r w:rsidR="00D64034">
              <w:rPr>
                <w:noProof/>
                <w:webHidden/>
              </w:rPr>
              <w:fldChar w:fldCharType="begin"/>
            </w:r>
            <w:r w:rsidR="00D64034">
              <w:rPr>
                <w:noProof/>
                <w:webHidden/>
              </w:rPr>
              <w:instrText xml:space="preserve"> PAGEREF _Toc70639179 \h </w:instrText>
            </w:r>
            <w:r w:rsidR="00D64034">
              <w:rPr>
                <w:noProof/>
                <w:webHidden/>
              </w:rPr>
            </w:r>
            <w:r w:rsidR="00D64034">
              <w:rPr>
                <w:noProof/>
                <w:webHidden/>
              </w:rPr>
              <w:fldChar w:fldCharType="separate"/>
            </w:r>
            <w:r w:rsidR="00F46A1F">
              <w:rPr>
                <w:noProof/>
                <w:webHidden/>
              </w:rPr>
              <w:t>91</w:t>
            </w:r>
            <w:r w:rsidR="00D64034">
              <w:rPr>
                <w:noProof/>
                <w:webHidden/>
              </w:rPr>
              <w:fldChar w:fldCharType="end"/>
            </w:r>
          </w:hyperlink>
        </w:p>
        <w:p w14:paraId="4546C513" w14:textId="77777777" w:rsidR="00D64034" w:rsidRDefault="004A1F49">
          <w:pPr>
            <w:pStyle w:val="TOC2"/>
            <w:rPr>
              <w:rFonts w:asciiTheme="minorHAnsi" w:eastAsiaTheme="minorEastAsia" w:hAnsiTheme="minorHAnsi" w:cstheme="minorBidi"/>
              <w:iCs w:val="0"/>
              <w:noProof/>
              <w:szCs w:val="22"/>
              <w:lang w:eastAsia="fr-FR"/>
            </w:rPr>
          </w:pPr>
          <w:hyperlink w:anchor="_Toc70639180" w:history="1">
            <w:r w:rsidR="00D64034" w:rsidRPr="00950E66">
              <w:rPr>
                <w:rStyle w:val="Hyperlink"/>
                <w:noProof/>
              </w:rPr>
              <w:t>3.8.1</w:t>
            </w:r>
            <w:r w:rsidR="00D64034">
              <w:rPr>
                <w:rFonts w:asciiTheme="minorHAnsi" w:eastAsiaTheme="minorEastAsia" w:hAnsiTheme="minorHAnsi" w:cstheme="minorBidi"/>
                <w:iCs w:val="0"/>
                <w:noProof/>
                <w:szCs w:val="22"/>
                <w:lang w:eastAsia="fr-FR"/>
              </w:rPr>
              <w:tab/>
            </w:r>
            <w:r w:rsidR="00D64034" w:rsidRPr="00950E66">
              <w:rPr>
                <w:rStyle w:val="Hyperlink"/>
                <w:noProof/>
              </w:rPr>
              <w:t>Multivariate Attribution of Climate Change</w:t>
            </w:r>
            <w:r w:rsidR="00D64034">
              <w:rPr>
                <w:noProof/>
                <w:webHidden/>
              </w:rPr>
              <w:tab/>
            </w:r>
            <w:r w:rsidR="00D64034">
              <w:rPr>
                <w:noProof/>
                <w:webHidden/>
              </w:rPr>
              <w:fldChar w:fldCharType="begin"/>
            </w:r>
            <w:r w:rsidR="00D64034">
              <w:rPr>
                <w:noProof/>
                <w:webHidden/>
              </w:rPr>
              <w:instrText xml:space="preserve"> PAGEREF _Toc70639180 \h </w:instrText>
            </w:r>
            <w:r w:rsidR="00D64034">
              <w:rPr>
                <w:noProof/>
                <w:webHidden/>
              </w:rPr>
            </w:r>
            <w:r w:rsidR="00D64034">
              <w:rPr>
                <w:noProof/>
                <w:webHidden/>
              </w:rPr>
              <w:fldChar w:fldCharType="separate"/>
            </w:r>
            <w:r w:rsidR="00F46A1F">
              <w:rPr>
                <w:noProof/>
                <w:webHidden/>
              </w:rPr>
              <w:t>91</w:t>
            </w:r>
            <w:r w:rsidR="00D64034">
              <w:rPr>
                <w:noProof/>
                <w:webHidden/>
              </w:rPr>
              <w:fldChar w:fldCharType="end"/>
            </w:r>
          </w:hyperlink>
        </w:p>
        <w:p w14:paraId="47033701" w14:textId="77777777" w:rsidR="00D64034" w:rsidRDefault="004A1F49">
          <w:pPr>
            <w:pStyle w:val="TOC2"/>
            <w:rPr>
              <w:rFonts w:asciiTheme="minorHAnsi" w:eastAsiaTheme="minorEastAsia" w:hAnsiTheme="minorHAnsi" w:cstheme="minorBidi"/>
              <w:iCs w:val="0"/>
              <w:noProof/>
              <w:szCs w:val="22"/>
              <w:lang w:eastAsia="fr-FR"/>
            </w:rPr>
          </w:pPr>
          <w:hyperlink w:anchor="_Toc70639181" w:history="1">
            <w:r w:rsidR="00D64034" w:rsidRPr="00950E66">
              <w:rPr>
                <w:rStyle w:val="Hyperlink"/>
                <w:noProof/>
              </w:rPr>
              <w:t>3.8.2</w:t>
            </w:r>
            <w:r w:rsidR="00D64034">
              <w:rPr>
                <w:rFonts w:asciiTheme="minorHAnsi" w:eastAsiaTheme="minorEastAsia" w:hAnsiTheme="minorHAnsi" w:cstheme="minorBidi"/>
                <w:iCs w:val="0"/>
                <w:noProof/>
                <w:szCs w:val="22"/>
                <w:lang w:eastAsia="fr-FR"/>
              </w:rPr>
              <w:tab/>
            </w:r>
            <w:r w:rsidR="00D64034" w:rsidRPr="00950E66">
              <w:rPr>
                <w:rStyle w:val="Hyperlink"/>
                <w:noProof/>
              </w:rPr>
              <w:t>Multivariate Model Evaluation</w:t>
            </w:r>
            <w:r w:rsidR="00D64034">
              <w:rPr>
                <w:noProof/>
                <w:webHidden/>
              </w:rPr>
              <w:tab/>
            </w:r>
            <w:r w:rsidR="00D64034">
              <w:rPr>
                <w:noProof/>
                <w:webHidden/>
              </w:rPr>
              <w:fldChar w:fldCharType="begin"/>
            </w:r>
            <w:r w:rsidR="00D64034">
              <w:rPr>
                <w:noProof/>
                <w:webHidden/>
              </w:rPr>
              <w:instrText xml:space="preserve"> PAGEREF _Toc70639181 \h </w:instrText>
            </w:r>
            <w:r w:rsidR="00D64034">
              <w:rPr>
                <w:noProof/>
                <w:webHidden/>
              </w:rPr>
            </w:r>
            <w:r w:rsidR="00D64034">
              <w:rPr>
                <w:noProof/>
                <w:webHidden/>
              </w:rPr>
              <w:fldChar w:fldCharType="separate"/>
            </w:r>
            <w:r w:rsidR="00F46A1F">
              <w:rPr>
                <w:noProof/>
                <w:webHidden/>
              </w:rPr>
              <w:t>92</w:t>
            </w:r>
            <w:r w:rsidR="00D64034">
              <w:rPr>
                <w:noProof/>
                <w:webHidden/>
              </w:rPr>
              <w:fldChar w:fldCharType="end"/>
            </w:r>
          </w:hyperlink>
        </w:p>
        <w:p w14:paraId="6161F7AE" w14:textId="77777777" w:rsidR="00D64034" w:rsidRDefault="004A1F49">
          <w:pPr>
            <w:pStyle w:val="TOC2"/>
            <w:rPr>
              <w:rFonts w:asciiTheme="minorHAnsi" w:eastAsiaTheme="minorEastAsia" w:hAnsiTheme="minorHAnsi" w:cstheme="minorBidi"/>
              <w:iCs w:val="0"/>
              <w:noProof/>
              <w:szCs w:val="22"/>
              <w:lang w:eastAsia="fr-FR"/>
            </w:rPr>
          </w:pPr>
          <w:hyperlink w:anchor="_Toc70639182" w:history="1">
            <w:r w:rsidR="00D64034" w:rsidRPr="00950E66">
              <w:rPr>
                <w:rStyle w:val="Hyperlink"/>
                <w:noProof/>
              </w:rPr>
              <w:t>3.8.2.1</w:t>
            </w:r>
            <w:r w:rsidR="00D64034">
              <w:rPr>
                <w:rFonts w:asciiTheme="minorHAnsi" w:eastAsiaTheme="minorEastAsia" w:hAnsiTheme="minorHAnsi" w:cstheme="minorBidi"/>
                <w:iCs w:val="0"/>
                <w:noProof/>
                <w:szCs w:val="22"/>
                <w:lang w:eastAsia="fr-FR"/>
              </w:rPr>
              <w:tab/>
            </w:r>
            <w:r w:rsidR="00D64034" w:rsidRPr="00950E66">
              <w:rPr>
                <w:rStyle w:val="Hyperlink"/>
                <w:noProof/>
              </w:rPr>
              <w:t>Integrative Measures of Model Performance</w:t>
            </w:r>
            <w:r w:rsidR="00D64034">
              <w:rPr>
                <w:noProof/>
                <w:webHidden/>
              </w:rPr>
              <w:tab/>
            </w:r>
            <w:r w:rsidR="00D64034">
              <w:rPr>
                <w:noProof/>
                <w:webHidden/>
              </w:rPr>
              <w:fldChar w:fldCharType="begin"/>
            </w:r>
            <w:r w:rsidR="00D64034">
              <w:rPr>
                <w:noProof/>
                <w:webHidden/>
              </w:rPr>
              <w:instrText xml:space="preserve"> PAGEREF _Toc70639182 \h </w:instrText>
            </w:r>
            <w:r w:rsidR="00D64034">
              <w:rPr>
                <w:noProof/>
                <w:webHidden/>
              </w:rPr>
            </w:r>
            <w:r w:rsidR="00D64034">
              <w:rPr>
                <w:noProof/>
                <w:webHidden/>
              </w:rPr>
              <w:fldChar w:fldCharType="separate"/>
            </w:r>
            <w:r w:rsidR="00F46A1F">
              <w:rPr>
                <w:noProof/>
                <w:webHidden/>
              </w:rPr>
              <w:t>92</w:t>
            </w:r>
            <w:r w:rsidR="00D64034">
              <w:rPr>
                <w:noProof/>
                <w:webHidden/>
              </w:rPr>
              <w:fldChar w:fldCharType="end"/>
            </w:r>
          </w:hyperlink>
        </w:p>
        <w:p w14:paraId="0667B1A5" w14:textId="77777777" w:rsidR="00D64034" w:rsidRDefault="004A1F49">
          <w:pPr>
            <w:pStyle w:val="TOC2"/>
            <w:rPr>
              <w:rFonts w:asciiTheme="minorHAnsi" w:eastAsiaTheme="minorEastAsia" w:hAnsiTheme="minorHAnsi" w:cstheme="minorBidi"/>
              <w:iCs w:val="0"/>
              <w:noProof/>
              <w:szCs w:val="22"/>
              <w:lang w:eastAsia="fr-FR"/>
            </w:rPr>
          </w:pPr>
          <w:hyperlink w:anchor="_Toc70639183" w:history="1">
            <w:r w:rsidR="00D64034" w:rsidRPr="00950E66">
              <w:rPr>
                <w:rStyle w:val="Hyperlink"/>
                <w:noProof/>
              </w:rPr>
              <w:t>3.8.2.2</w:t>
            </w:r>
            <w:r w:rsidR="00D64034">
              <w:rPr>
                <w:rFonts w:asciiTheme="minorHAnsi" w:eastAsiaTheme="minorEastAsia" w:hAnsiTheme="minorHAnsi" w:cstheme="minorBidi"/>
                <w:iCs w:val="0"/>
                <w:noProof/>
                <w:szCs w:val="22"/>
                <w:lang w:eastAsia="fr-FR"/>
              </w:rPr>
              <w:tab/>
            </w:r>
            <w:r w:rsidR="00D64034" w:rsidRPr="00950E66">
              <w:rPr>
                <w:rStyle w:val="Hyperlink"/>
                <w:noProof/>
              </w:rPr>
              <w:t>Process Representation in Different Classes of Models</w:t>
            </w:r>
            <w:r w:rsidR="00D64034">
              <w:rPr>
                <w:noProof/>
                <w:webHidden/>
              </w:rPr>
              <w:tab/>
            </w:r>
            <w:r w:rsidR="00D64034">
              <w:rPr>
                <w:noProof/>
                <w:webHidden/>
              </w:rPr>
              <w:fldChar w:fldCharType="begin"/>
            </w:r>
            <w:r w:rsidR="00D64034">
              <w:rPr>
                <w:noProof/>
                <w:webHidden/>
              </w:rPr>
              <w:instrText xml:space="preserve"> PAGEREF _Toc70639183 \h </w:instrText>
            </w:r>
            <w:r w:rsidR="00D64034">
              <w:rPr>
                <w:noProof/>
                <w:webHidden/>
              </w:rPr>
            </w:r>
            <w:r w:rsidR="00D64034">
              <w:rPr>
                <w:noProof/>
                <w:webHidden/>
              </w:rPr>
              <w:fldChar w:fldCharType="separate"/>
            </w:r>
            <w:r w:rsidR="00F46A1F">
              <w:rPr>
                <w:noProof/>
                <w:webHidden/>
              </w:rPr>
              <w:t>97</w:t>
            </w:r>
            <w:r w:rsidR="00D64034">
              <w:rPr>
                <w:noProof/>
                <w:webHidden/>
              </w:rPr>
              <w:fldChar w:fldCharType="end"/>
            </w:r>
          </w:hyperlink>
        </w:p>
        <w:p w14:paraId="5316BBD7" w14:textId="77777777" w:rsidR="00D64034" w:rsidRDefault="004A1F49">
          <w:pPr>
            <w:pStyle w:val="TOC1"/>
            <w:rPr>
              <w:rFonts w:asciiTheme="minorHAnsi" w:eastAsiaTheme="minorEastAsia" w:hAnsiTheme="minorHAnsi" w:cstheme="minorBidi"/>
              <w:b w:val="0"/>
              <w:bCs w:val="0"/>
              <w:noProof/>
              <w:szCs w:val="22"/>
              <w:lang w:eastAsia="fr-FR"/>
            </w:rPr>
          </w:pPr>
          <w:hyperlink w:anchor="_Toc70639184" w:history="1">
            <w:r w:rsidR="00D64034" w:rsidRPr="00950E66">
              <w:rPr>
                <w:rStyle w:val="Hyperlink"/>
                <w:noProof/>
              </w:rPr>
              <w:t>Frequently Asked Questions</w:t>
            </w:r>
            <w:r w:rsidR="00D64034">
              <w:rPr>
                <w:noProof/>
                <w:webHidden/>
              </w:rPr>
              <w:tab/>
            </w:r>
            <w:r w:rsidR="00D64034">
              <w:rPr>
                <w:noProof/>
                <w:webHidden/>
              </w:rPr>
              <w:fldChar w:fldCharType="begin"/>
            </w:r>
            <w:r w:rsidR="00D64034">
              <w:rPr>
                <w:noProof/>
                <w:webHidden/>
              </w:rPr>
              <w:instrText xml:space="preserve"> PAGEREF _Toc70639184 \h </w:instrText>
            </w:r>
            <w:r w:rsidR="00D64034">
              <w:rPr>
                <w:noProof/>
                <w:webHidden/>
              </w:rPr>
            </w:r>
            <w:r w:rsidR="00D64034">
              <w:rPr>
                <w:noProof/>
                <w:webHidden/>
              </w:rPr>
              <w:fldChar w:fldCharType="separate"/>
            </w:r>
            <w:r w:rsidR="00F46A1F">
              <w:rPr>
                <w:noProof/>
                <w:webHidden/>
              </w:rPr>
              <w:t>100</w:t>
            </w:r>
            <w:r w:rsidR="00D64034">
              <w:rPr>
                <w:noProof/>
                <w:webHidden/>
              </w:rPr>
              <w:fldChar w:fldCharType="end"/>
            </w:r>
          </w:hyperlink>
        </w:p>
        <w:p w14:paraId="2A310A16" w14:textId="77777777" w:rsidR="00D64034" w:rsidRDefault="004A1F49">
          <w:pPr>
            <w:pStyle w:val="TOC2"/>
            <w:tabs>
              <w:tab w:val="left" w:pos="1320"/>
            </w:tabs>
            <w:rPr>
              <w:rFonts w:asciiTheme="minorHAnsi" w:eastAsiaTheme="minorEastAsia" w:hAnsiTheme="minorHAnsi" w:cstheme="minorBidi"/>
              <w:iCs w:val="0"/>
              <w:noProof/>
              <w:szCs w:val="22"/>
              <w:lang w:eastAsia="fr-FR"/>
            </w:rPr>
          </w:pPr>
          <w:hyperlink w:anchor="_Toc70639185" w:history="1">
            <w:r w:rsidR="00D64034" w:rsidRPr="00950E66">
              <w:rPr>
                <w:rStyle w:val="Hyperlink"/>
                <w:rFonts w:eastAsia="MS Mincho"/>
                <w:noProof/>
                <w:lang w:val="en-GB"/>
              </w:rPr>
              <w:t>FAQ 3.1:</w:t>
            </w:r>
            <w:r w:rsidR="00D64034">
              <w:rPr>
                <w:rFonts w:asciiTheme="minorHAnsi" w:eastAsiaTheme="minorEastAsia" w:hAnsiTheme="minorHAnsi" w:cstheme="minorBidi"/>
                <w:iCs w:val="0"/>
                <w:noProof/>
                <w:szCs w:val="22"/>
                <w:lang w:eastAsia="fr-FR"/>
              </w:rPr>
              <w:tab/>
            </w:r>
            <w:r w:rsidR="00D64034" w:rsidRPr="00950E66">
              <w:rPr>
                <w:rStyle w:val="Hyperlink"/>
                <w:rFonts w:eastAsia="MS Mincho"/>
                <w:noProof/>
                <w:lang w:val="en-GB"/>
              </w:rPr>
              <w:t>How do we Know Humans are Responsible for Climate Change?</w:t>
            </w:r>
            <w:r w:rsidR="00D64034">
              <w:rPr>
                <w:noProof/>
                <w:webHidden/>
              </w:rPr>
              <w:tab/>
            </w:r>
            <w:r w:rsidR="00D64034">
              <w:rPr>
                <w:noProof/>
                <w:webHidden/>
              </w:rPr>
              <w:fldChar w:fldCharType="begin"/>
            </w:r>
            <w:r w:rsidR="00D64034">
              <w:rPr>
                <w:noProof/>
                <w:webHidden/>
              </w:rPr>
              <w:instrText xml:space="preserve"> PAGEREF _Toc70639185 \h </w:instrText>
            </w:r>
            <w:r w:rsidR="00D64034">
              <w:rPr>
                <w:noProof/>
                <w:webHidden/>
              </w:rPr>
            </w:r>
            <w:r w:rsidR="00D64034">
              <w:rPr>
                <w:noProof/>
                <w:webHidden/>
              </w:rPr>
              <w:fldChar w:fldCharType="separate"/>
            </w:r>
            <w:r w:rsidR="00F46A1F">
              <w:rPr>
                <w:noProof/>
                <w:webHidden/>
              </w:rPr>
              <w:t>100</w:t>
            </w:r>
            <w:r w:rsidR="00D64034">
              <w:rPr>
                <w:noProof/>
                <w:webHidden/>
              </w:rPr>
              <w:fldChar w:fldCharType="end"/>
            </w:r>
          </w:hyperlink>
        </w:p>
        <w:p w14:paraId="365CC5CF" w14:textId="77777777" w:rsidR="00D64034" w:rsidRDefault="004A1F49">
          <w:pPr>
            <w:pStyle w:val="TOC2"/>
            <w:tabs>
              <w:tab w:val="left" w:pos="1320"/>
            </w:tabs>
            <w:rPr>
              <w:rFonts w:asciiTheme="minorHAnsi" w:eastAsiaTheme="minorEastAsia" w:hAnsiTheme="minorHAnsi" w:cstheme="minorBidi"/>
              <w:iCs w:val="0"/>
              <w:noProof/>
              <w:szCs w:val="22"/>
              <w:lang w:eastAsia="fr-FR"/>
            </w:rPr>
          </w:pPr>
          <w:hyperlink w:anchor="_Toc70639186" w:history="1">
            <w:r w:rsidR="00D64034" w:rsidRPr="00950E66">
              <w:rPr>
                <w:rStyle w:val="Hyperlink"/>
                <w:rFonts w:eastAsia="MS Mincho"/>
                <w:noProof/>
                <w:lang w:val="en-GB"/>
              </w:rPr>
              <w:t>FAQ 3.2:</w:t>
            </w:r>
            <w:r w:rsidR="00D64034">
              <w:rPr>
                <w:rFonts w:asciiTheme="minorHAnsi" w:eastAsiaTheme="minorEastAsia" w:hAnsiTheme="minorHAnsi" w:cstheme="minorBidi"/>
                <w:iCs w:val="0"/>
                <w:noProof/>
                <w:szCs w:val="22"/>
                <w:lang w:eastAsia="fr-FR"/>
              </w:rPr>
              <w:tab/>
            </w:r>
            <w:r w:rsidR="00D64034" w:rsidRPr="00950E66">
              <w:rPr>
                <w:rStyle w:val="Hyperlink"/>
                <w:rFonts w:eastAsia="MS Mincho"/>
                <w:noProof/>
                <w:lang w:val="en-GB"/>
              </w:rPr>
              <w:t>What is Natural Variability and How has it Influenced Recent Climate Changes?</w:t>
            </w:r>
            <w:r w:rsidR="00D64034">
              <w:rPr>
                <w:noProof/>
                <w:webHidden/>
              </w:rPr>
              <w:tab/>
            </w:r>
            <w:r w:rsidR="00D64034">
              <w:rPr>
                <w:noProof/>
                <w:webHidden/>
              </w:rPr>
              <w:fldChar w:fldCharType="begin"/>
            </w:r>
            <w:r w:rsidR="00D64034">
              <w:rPr>
                <w:noProof/>
                <w:webHidden/>
              </w:rPr>
              <w:instrText xml:space="preserve"> PAGEREF _Toc70639186 \h </w:instrText>
            </w:r>
            <w:r w:rsidR="00D64034">
              <w:rPr>
                <w:noProof/>
                <w:webHidden/>
              </w:rPr>
            </w:r>
            <w:r w:rsidR="00D64034">
              <w:rPr>
                <w:noProof/>
                <w:webHidden/>
              </w:rPr>
              <w:fldChar w:fldCharType="separate"/>
            </w:r>
            <w:r w:rsidR="00F46A1F">
              <w:rPr>
                <w:noProof/>
                <w:webHidden/>
              </w:rPr>
              <w:t>102</w:t>
            </w:r>
            <w:r w:rsidR="00D64034">
              <w:rPr>
                <w:noProof/>
                <w:webHidden/>
              </w:rPr>
              <w:fldChar w:fldCharType="end"/>
            </w:r>
          </w:hyperlink>
        </w:p>
        <w:p w14:paraId="201D6B8B" w14:textId="77777777" w:rsidR="00D64034" w:rsidRDefault="004A1F49">
          <w:pPr>
            <w:pStyle w:val="TOC2"/>
            <w:tabs>
              <w:tab w:val="left" w:pos="1320"/>
            </w:tabs>
            <w:rPr>
              <w:rFonts w:asciiTheme="minorHAnsi" w:eastAsiaTheme="minorEastAsia" w:hAnsiTheme="minorHAnsi" w:cstheme="minorBidi"/>
              <w:iCs w:val="0"/>
              <w:noProof/>
              <w:szCs w:val="22"/>
              <w:lang w:eastAsia="fr-FR"/>
            </w:rPr>
          </w:pPr>
          <w:hyperlink w:anchor="_Toc70639187" w:history="1">
            <w:r w:rsidR="00D64034" w:rsidRPr="00950E66">
              <w:rPr>
                <w:rStyle w:val="Hyperlink"/>
                <w:rFonts w:eastAsia="MS Mincho"/>
                <w:noProof/>
                <w:lang w:val="en-US"/>
              </w:rPr>
              <w:t>FAQ 3.3:</w:t>
            </w:r>
            <w:r w:rsidR="00D64034">
              <w:rPr>
                <w:rFonts w:asciiTheme="minorHAnsi" w:eastAsiaTheme="minorEastAsia" w:hAnsiTheme="minorHAnsi" w:cstheme="minorBidi"/>
                <w:iCs w:val="0"/>
                <w:noProof/>
                <w:szCs w:val="22"/>
                <w:lang w:eastAsia="fr-FR"/>
              </w:rPr>
              <w:tab/>
            </w:r>
            <w:r w:rsidR="00D64034" w:rsidRPr="00950E66">
              <w:rPr>
                <w:rStyle w:val="Hyperlink"/>
                <w:rFonts w:eastAsia="MS Mincho"/>
                <w:noProof/>
                <w:lang w:val="en-US"/>
              </w:rPr>
              <w:t>Are Climate Models Improving?</w:t>
            </w:r>
            <w:r w:rsidR="00D64034">
              <w:rPr>
                <w:noProof/>
                <w:webHidden/>
              </w:rPr>
              <w:tab/>
            </w:r>
            <w:r w:rsidR="00D64034">
              <w:rPr>
                <w:noProof/>
                <w:webHidden/>
              </w:rPr>
              <w:fldChar w:fldCharType="begin"/>
            </w:r>
            <w:r w:rsidR="00D64034">
              <w:rPr>
                <w:noProof/>
                <w:webHidden/>
              </w:rPr>
              <w:instrText xml:space="preserve"> PAGEREF _Toc70639187 \h </w:instrText>
            </w:r>
            <w:r w:rsidR="00D64034">
              <w:rPr>
                <w:noProof/>
                <w:webHidden/>
              </w:rPr>
            </w:r>
            <w:r w:rsidR="00D64034">
              <w:rPr>
                <w:noProof/>
                <w:webHidden/>
              </w:rPr>
              <w:fldChar w:fldCharType="separate"/>
            </w:r>
            <w:r w:rsidR="00F46A1F">
              <w:rPr>
                <w:noProof/>
                <w:webHidden/>
              </w:rPr>
              <w:t>104</w:t>
            </w:r>
            <w:r w:rsidR="00D64034">
              <w:rPr>
                <w:noProof/>
                <w:webHidden/>
              </w:rPr>
              <w:fldChar w:fldCharType="end"/>
            </w:r>
          </w:hyperlink>
        </w:p>
        <w:p w14:paraId="23B38911" w14:textId="77777777" w:rsidR="00D64034" w:rsidRDefault="004A1F49">
          <w:pPr>
            <w:pStyle w:val="TOC1"/>
            <w:rPr>
              <w:rFonts w:asciiTheme="minorHAnsi" w:eastAsiaTheme="minorEastAsia" w:hAnsiTheme="minorHAnsi" w:cstheme="minorBidi"/>
              <w:b w:val="0"/>
              <w:bCs w:val="0"/>
              <w:noProof/>
              <w:szCs w:val="22"/>
              <w:lang w:eastAsia="fr-FR"/>
            </w:rPr>
          </w:pPr>
          <w:hyperlink w:anchor="_Toc70639188" w:history="1">
            <w:r w:rsidR="00D64034" w:rsidRPr="00950E66">
              <w:rPr>
                <w:rStyle w:val="Hyperlink"/>
                <w:noProof/>
                <w:lang w:val="en-US"/>
              </w:rPr>
              <w:t>Acknowledgements</w:t>
            </w:r>
            <w:r w:rsidR="00D64034">
              <w:rPr>
                <w:noProof/>
                <w:webHidden/>
              </w:rPr>
              <w:tab/>
            </w:r>
            <w:r w:rsidR="00D64034">
              <w:rPr>
                <w:noProof/>
                <w:webHidden/>
              </w:rPr>
              <w:fldChar w:fldCharType="begin"/>
            </w:r>
            <w:r w:rsidR="00D64034">
              <w:rPr>
                <w:noProof/>
                <w:webHidden/>
              </w:rPr>
              <w:instrText xml:space="preserve"> PAGEREF _Toc70639188 \h </w:instrText>
            </w:r>
            <w:r w:rsidR="00D64034">
              <w:rPr>
                <w:noProof/>
                <w:webHidden/>
              </w:rPr>
            </w:r>
            <w:r w:rsidR="00D64034">
              <w:rPr>
                <w:noProof/>
                <w:webHidden/>
              </w:rPr>
              <w:fldChar w:fldCharType="separate"/>
            </w:r>
            <w:r w:rsidR="00F46A1F">
              <w:rPr>
                <w:noProof/>
                <w:webHidden/>
              </w:rPr>
              <w:t>106</w:t>
            </w:r>
            <w:r w:rsidR="00D64034">
              <w:rPr>
                <w:noProof/>
                <w:webHidden/>
              </w:rPr>
              <w:fldChar w:fldCharType="end"/>
            </w:r>
          </w:hyperlink>
        </w:p>
        <w:p w14:paraId="399E1549" w14:textId="77777777" w:rsidR="00D64034" w:rsidRDefault="004A1F49">
          <w:pPr>
            <w:pStyle w:val="TOC1"/>
            <w:rPr>
              <w:rFonts w:asciiTheme="minorHAnsi" w:eastAsiaTheme="minorEastAsia" w:hAnsiTheme="minorHAnsi" w:cstheme="minorBidi"/>
              <w:b w:val="0"/>
              <w:bCs w:val="0"/>
              <w:noProof/>
              <w:szCs w:val="22"/>
              <w:lang w:eastAsia="fr-FR"/>
            </w:rPr>
          </w:pPr>
          <w:hyperlink w:anchor="_Toc70639189" w:history="1">
            <w:r w:rsidR="00D64034" w:rsidRPr="00950E66">
              <w:rPr>
                <w:rStyle w:val="Hyperlink"/>
                <w:noProof/>
                <w:lang w:val="en-US"/>
              </w:rPr>
              <w:t>References</w:t>
            </w:r>
            <w:r w:rsidR="00D64034">
              <w:rPr>
                <w:noProof/>
                <w:webHidden/>
              </w:rPr>
              <w:tab/>
            </w:r>
            <w:r w:rsidR="00D64034">
              <w:rPr>
                <w:noProof/>
                <w:webHidden/>
              </w:rPr>
              <w:fldChar w:fldCharType="begin"/>
            </w:r>
            <w:r w:rsidR="00D64034">
              <w:rPr>
                <w:noProof/>
                <w:webHidden/>
              </w:rPr>
              <w:instrText xml:space="preserve"> PAGEREF _Toc70639189 \h </w:instrText>
            </w:r>
            <w:r w:rsidR="00D64034">
              <w:rPr>
                <w:noProof/>
                <w:webHidden/>
              </w:rPr>
            </w:r>
            <w:r w:rsidR="00D64034">
              <w:rPr>
                <w:noProof/>
                <w:webHidden/>
              </w:rPr>
              <w:fldChar w:fldCharType="separate"/>
            </w:r>
            <w:r w:rsidR="00F46A1F">
              <w:rPr>
                <w:noProof/>
                <w:webHidden/>
              </w:rPr>
              <w:t>107</w:t>
            </w:r>
            <w:r w:rsidR="00D64034">
              <w:rPr>
                <w:noProof/>
                <w:webHidden/>
              </w:rPr>
              <w:fldChar w:fldCharType="end"/>
            </w:r>
          </w:hyperlink>
        </w:p>
        <w:p w14:paraId="697FAB50" w14:textId="1042ECB2" w:rsidR="00A242D5" w:rsidRPr="00B40A97" w:rsidRDefault="00904377" w:rsidP="00904377">
          <w:pPr>
            <w:pStyle w:val="TOCHeading"/>
            <w:jc w:val="both"/>
            <w:rPr>
              <w:noProof/>
            </w:rPr>
          </w:pPr>
          <w:r>
            <w:rPr>
              <w:noProof/>
            </w:rPr>
            <w:fldChar w:fldCharType="end"/>
          </w:r>
        </w:p>
      </w:sdtContent>
    </w:sdt>
    <w:p w14:paraId="00E72218" w14:textId="77777777" w:rsidR="00904377" w:rsidRDefault="00904377">
      <w:pPr>
        <w:rPr>
          <w:rFonts w:eastAsiaTheme="majorEastAsia" w:cstheme="majorBidi"/>
          <w:b/>
          <w:noProof/>
          <w:spacing w:val="-10"/>
          <w:kern w:val="28"/>
          <w:szCs w:val="56"/>
          <w:lang w:val="en-US"/>
        </w:rPr>
      </w:pPr>
      <w:r>
        <w:rPr>
          <w:noProof/>
          <w:lang w:val="en-US"/>
        </w:rPr>
        <w:br w:type="page"/>
      </w:r>
    </w:p>
    <w:p w14:paraId="52DA1379" w14:textId="1EF38FFA" w:rsidR="009F594A" w:rsidRPr="00E457C1" w:rsidRDefault="009F594A" w:rsidP="00BB2F0D">
      <w:pPr>
        <w:pStyle w:val="Title"/>
        <w:rPr>
          <w:noProof/>
          <w:lang w:val="en-US"/>
        </w:rPr>
      </w:pPr>
      <w:bookmarkStart w:id="69" w:name="_Toc70639126"/>
      <w:r w:rsidRPr="00E457C1">
        <w:rPr>
          <w:noProof/>
          <w:lang w:val="en-US"/>
        </w:rPr>
        <w:lastRenderedPageBreak/>
        <w:t>Executive Summary</w:t>
      </w:r>
      <w:bookmarkEnd w:id="69"/>
    </w:p>
    <w:p w14:paraId="1329DDB4" w14:textId="77777777" w:rsidR="009F594A" w:rsidRPr="00E457C1" w:rsidRDefault="009F594A" w:rsidP="009F594A">
      <w:pPr>
        <w:pStyle w:val="AR6BodyText"/>
        <w:jc w:val="both"/>
        <w:rPr>
          <w:rFonts w:cs="Times New Roman"/>
          <w:noProof/>
          <w:lang w:val="en-US"/>
        </w:rPr>
      </w:pPr>
    </w:p>
    <w:p w14:paraId="04F4492C" w14:textId="514789E0" w:rsidR="004827C5" w:rsidRPr="00BD2206" w:rsidRDefault="004827C5" w:rsidP="004827C5">
      <w:pPr>
        <w:rPr>
          <w:rFonts w:eastAsia="MS Mincho"/>
          <w:lang w:val="en-GB"/>
        </w:rPr>
      </w:pPr>
      <w:r w:rsidRPr="00BD2206">
        <w:rPr>
          <w:rFonts w:eastAsia="MS Mincho"/>
          <w:lang w:val="en-GB"/>
        </w:rPr>
        <w:t>The evidence for human influence on recent climate change strengthened from the IPCC Second Assessment Report to the IPCC Fifth Assessment Report, and is now even stronger in this assessment.</w:t>
      </w:r>
      <w:r w:rsidRPr="00BD2206">
        <w:rPr>
          <w:rFonts w:eastAsia="MS Mincho"/>
          <w:b/>
          <w:lang w:val="en-GB"/>
        </w:rPr>
        <w:t xml:space="preserve"> </w:t>
      </w:r>
      <w:r w:rsidRPr="00BD2206">
        <w:rPr>
          <w:rFonts w:eastAsia="MS Mincho"/>
          <w:lang w:val="en-GB"/>
        </w:rPr>
        <w:t>The IPCC Second Assessment Report (</w:t>
      </w:r>
      <w:ins w:id="70" w:author="Ian Blenkinsop" w:date="2021-07-07T12:58:00Z">
        <w:r w:rsidR="00FD34EB">
          <w:rPr>
            <w:rFonts w:eastAsia="MS Mincho"/>
            <w:lang w:val="en-GB"/>
          </w:rPr>
          <w:t xml:space="preserve">SAR, </w:t>
        </w:r>
      </w:ins>
      <w:r w:rsidRPr="00BD2206">
        <w:rPr>
          <w:rFonts w:eastAsia="MS Mincho"/>
          <w:lang w:val="en-GB"/>
        </w:rPr>
        <w:t>1995) concluded ‘the balance of evidence suggests that there is a discernible human influence on global climate’. In subsequent assessments (TAR, 2001; AR4, 2007</w:t>
      </w:r>
      <w:ins w:id="71" w:author="Ian Blenkinsop" w:date="2021-07-07T12:58:00Z">
        <w:r w:rsidR="00FD34EB">
          <w:rPr>
            <w:rFonts w:eastAsia="MS Mincho"/>
            <w:lang w:val="en-GB"/>
          </w:rPr>
          <w:t>;</w:t>
        </w:r>
      </w:ins>
      <w:r w:rsidRPr="00BD2206">
        <w:rPr>
          <w:rFonts w:eastAsia="MS Mincho"/>
          <w:lang w:val="en-GB"/>
        </w:rPr>
        <w:t xml:space="preserve"> and AR5, 2013), the evidence for human influence on the climate system was found to have progressively strengthened. </w:t>
      </w:r>
      <w:ins w:id="72" w:author="Sara M Tuson" w:date="2021-06-24T11:59:00Z">
        <w:r w:rsidR="00A3541F">
          <w:rPr>
            <w:rFonts w:eastAsia="MS Mincho"/>
            <w:lang w:val="en-GB"/>
          </w:rPr>
          <w:t xml:space="preserve">The </w:t>
        </w:r>
      </w:ins>
      <w:r w:rsidRPr="00BD2206">
        <w:rPr>
          <w:rFonts w:eastAsia="MS Mincho"/>
          <w:lang w:val="en-GB"/>
        </w:rPr>
        <w:t>AR5 concluded that human influence on the climate system is clear, evident from increasing greenhouse gas concentrations in the atmosphere, positive radiative forcing, observed warming, and physical understanding of the climate system. This chapter updates the assessment of human influence on the climate system for large-scale indicators of climate change, synthesizing information from paleo records, observations and climate models</w:t>
      </w:r>
      <w:r w:rsidRPr="00BD2206">
        <w:rPr>
          <w:rFonts w:eastAsia="MS Mincho"/>
          <w:noProof/>
          <w:lang w:val="en-GB"/>
        </w:rPr>
        <w:t xml:space="preserve">. </w:t>
      </w:r>
      <w:r w:rsidRPr="00BD2206">
        <w:rPr>
          <w:rFonts w:eastAsia="MS Mincho"/>
          <w:lang w:val="en-GB"/>
        </w:rPr>
        <w:t xml:space="preserve">It also provides the primary evaluation of large-scale indicators of climate change in this </w:t>
      </w:r>
      <w:del w:id="73" w:author="Ian Blenkinsop" w:date="2021-07-14T08:14:00Z">
        <w:r w:rsidRPr="00BD2206" w:rsidDel="00050986">
          <w:rPr>
            <w:rFonts w:eastAsia="MS Mincho"/>
            <w:lang w:val="en-GB"/>
          </w:rPr>
          <w:delText>report</w:delText>
        </w:r>
      </w:del>
      <w:ins w:id="74" w:author="Ian Blenkinsop" w:date="2021-07-14T08:14:00Z">
        <w:r w:rsidR="00050986">
          <w:rPr>
            <w:rFonts w:eastAsia="MS Mincho"/>
            <w:lang w:val="en-GB"/>
          </w:rPr>
          <w:t>R</w:t>
        </w:r>
        <w:r w:rsidR="00050986" w:rsidRPr="00BD2206">
          <w:rPr>
            <w:rFonts w:eastAsia="MS Mincho"/>
            <w:lang w:val="en-GB"/>
          </w:rPr>
          <w:t>eport</w:t>
        </w:r>
      </w:ins>
      <w:r>
        <w:rPr>
          <w:rFonts w:eastAsia="MS Mincho"/>
          <w:lang w:val="en-GB"/>
        </w:rPr>
        <w:t>,</w:t>
      </w:r>
      <w:r w:rsidRPr="00BD2206">
        <w:rPr>
          <w:rFonts w:eastAsia="MS Mincho"/>
          <w:lang w:val="en-GB"/>
        </w:rPr>
        <w:t xml:space="preserve"> that is complemented by fitness-for-purpose evaluation in subsequent chapters.</w:t>
      </w:r>
    </w:p>
    <w:p w14:paraId="2AA7D7F4" w14:textId="77777777" w:rsidR="004827C5" w:rsidRPr="00BD2206" w:rsidRDefault="004827C5" w:rsidP="004827C5">
      <w:pPr>
        <w:rPr>
          <w:rFonts w:eastAsia="MS Mincho"/>
          <w:lang w:val="en-GB"/>
        </w:rPr>
      </w:pPr>
    </w:p>
    <w:p w14:paraId="0414839C" w14:textId="0946FC1C" w:rsidR="004827C5" w:rsidRPr="00BD2206" w:rsidRDefault="004827C5" w:rsidP="004827C5">
      <w:pPr>
        <w:rPr>
          <w:rFonts w:eastAsia="MS Mincho"/>
          <w:b/>
          <w:lang w:val="en-GB"/>
        </w:rPr>
      </w:pPr>
      <w:r w:rsidRPr="00BD2206">
        <w:rPr>
          <w:rFonts w:eastAsia="MS Mincho"/>
          <w:b/>
          <w:lang w:val="en-GB"/>
        </w:rPr>
        <w:t xml:space="preserve">Synthesis </w:t>
      </w:r>
      <w:ins w:id="75" w:author="Sara M Tuson" w:date="2021-06-29T14:56:00Z">
        <w:r w:rsidR="0007105A">
          <w:rPr>
            <w:rFonts w:eastAsia="MS Mincho"/>
            <w:b/>
            <w:lang w:val="en-GB"/>
          </w:rPr>
          <w:t>A</w:t>
        </w:r>
      </w:ins>
      <w:del w:id="76" w:author="Sara M Tuson" w:date="2021-06-29T14:56:00Z">
        <w:r w:rsidRPr="00BD2206" w:rsidDel="0007105A">
          <w:rPr>
            <w:rFonts w:eastAsia="MS Mincho"/>
            <w:b/>
            <w:lang w:val="en-GB"/>
          </w:rPr>
          <w:delText>a</w:delText>
        </w:r>
      </w:del>
      <w:r w:rsidRPr="00BD2206">
        <w:rPr>
          <w:rFonts w:eastAsia="MS Mincho"/>
          <w:b/>
          <w:lang w:val="en-GB"/>
        </w:rPr>
        <w:t>cross the Climate System</w:t>
      </w:r>
    </w:p>
    <w:p w14:paraId="2209B497" w14:textId="77777777" w:rsidR="004827C5" w:rsidRPr="00BD2206" w:rsidRDefault="004827C5" w:rsidP="004827C5">
      <w:pPr>
        <w:rPr>
          <w:rFonts w:eastAsia="MS Mincho"/>
          <w:noProof/>
          <w:lang w:val="en-GB"/>
        </w:rPr>
      </w:pPr>
    </w:p>
    <w:p w14:paraId="6961D22E" w14:textId="77777777" w:rsidR="004827C5" w:rsidRPr="00BD2206" w:rsidRDefault="004827C5" w:rsidP="004827C5">
      <w:pPr>
        <w:rPr>
          <w:rFonts w:eastAsia="MS Mincho"/>
          <w:noProof/>
          <w:lang w:val="en-GB"/>
        </w:rPr>
      </w:pPr>
      <w:r w:rsidRPr="00BD2206">
        <w:rPr>
          <w:rFonts w:eastAsia="MS Mincho"/>
          <w:b/>
          <w:noProof/>
          <w:lang w:val="en-GB"/>
        </w:rPr>
        <w:t>It is unequivocal that</w:t>
      </w:r>
      <w:r w:rsidRPr="00BD2206">
        <w:rPr>
          <w:rFonts w:eastAsia="MS Mincho"/>
          <w:b/>
          <w:i/>
          <w:noProof/>
          <w:lang w:val="en-GB"/>
        </w:rPr>
        <w:t xml:space="preserve"> </w:t>
      </w:r>
      <w:r w:rsidRPr="00BD2206">
        <w:rPr>
          <w:rFonts w:eastAsia="MS Mincho"/>
          <w:b/>
          <w:iCs/>
          <w:noProof/>
          <w:lang w:val="en-GB"/>
        </w:rPr>
        <w:t>human</w:t>
      </w:r>
      <w:r w:rsidRPr="00BD2206">
        <w:rPr>
          <w:rFonts w:eastAsia="MS Mincho"/>
          <w:b/>
          <w:noProof/>
          <w:lang w:val="en-GB"/>
        </w:rPr>
        <w:t xml:space="preserve"> influence has warmed the global climate system since pre</w:t>
      </w:r>
      <w:r>
        <w:rPr>
          <w:rFonts w:eastAsia="MS Mincho"/>
          <w:b/>
          <w:noProof/>
          <w:lang w:val="en-GB"/>
        </w:rPr>
        <w:t>-</w:t>
      </w:r>
      <w:r w:rsidRPr="00BD2206">
        <w:rPr>
          <w:rFonts w:eastAsia="MS Mincho"/>
          <w:b/>
          <w:noProof/>
          <w:lang w:val="en-GB"/>
        </w:rPr>
        <w:t>industrial times.</w:t>
      </w:r>
      <w:r w:rsidRPr="00BD2206">
        <w:rPr>
          <w:rFonts w:eastAsia="MS Mincho"/>
          <w:noProof/>
          <w:lang w:val="en-GB"/>
        </w:rPr>
        <w:t xml:space="preserve"> Combining the evidence from across the climate system increases the level of confidence in the attribution of observed climate change to human influence and reduces the uncertainties associated with assessments based on single variables. Large-scale indicators of climate change in the atmosphere, ocean, cryosphere and at the land surface show clear responses to human influence consistent with those expected based on model simulations and physical understanding. {3.8.1}</w:t>
      </w:r>
    </w:p>
    <w:p w14:paraId="68C919EE" w14:textId="77777777" w:rsidR="004827C5" w:rsidRPr="00BD2206" w:rsidRDefault="004827C5" w:rsidP="004827C5">
      <w:pPr>
        <w:rPr>
          <w:rFonts w:eastAsia="MS Mincho"/>
          <w:noProof/>
          <w:lang w:val="en-GB"/>
        </w:rPr>
      </w:pPr>
    </w:p>
    <w:p w14:paraId="05F4BCE5" w14:textId="0D0346F0" w:rsidR="004827C5" w:rsidRPr="00BD2206" w:rsidRDefault="004827C5" w:rsidP="004827C5">
      <w:pPr>
        <w:rPr>
          <w:rFonts w:eastAsia="MS Mincho"/>
          <w:lang w:val="en-GB"/>
        </w:rPr>
      </w:pPr>
      <w:r w:rsidRPr="00BD2206">
        <w:rPr>
          <w:rFonts w:eastAsia="MS Mincho"/>
          <w:b/>
          <w:lang w:val="en-GB"/>
        </w:rPr>
        <w:t>For most large-scale indicators of climate change, the simulated recent mean climate from the latest</w:t>
      </w:r>
      <w:r>
        <w:rPr>
          <w:rFonts w:eastAsia="MS Mincho"/>
          <w:b/>
          <w:lang w:val="en-GB"/>
        </w:rPr>
        <w:t xml:space="preserve"> generation</w:t>
      </w:r>
      <w:r w:rsidRPr="00BD2206">
        <w:rPr>
          <w:rFonts w:eastAsia="MS Mincho"/>
          <w:b/>
          <w:lang w:val="en-GB"/>
        </w:rPr>
        <w:t xml:space="preserve"> </w:t>
      </w:r>
      <w:r>
        <w:rPr>
          <w:rFonts w:eastAsia="MS Mincho"/>
          <w:b/>
          <w:lang w:val="en-GB"/>
        </w:rPr>
        <w:t>Coupled Model Intercomparison Project Phase 6 (</w:t>
      </w:r>
      <w:r w:rsidRPr="00BD2206">
        <w:rPr>
          <w:rFonts w:eastAsia="MS Mincho"/>
          <w:b/>
          <w:lang w:val="en-GB"/>
        </w:rPr>
        <w:t>CMIP6</w:t>
      </w:r>
      <w:r>
        <w:rPr>
          <w:rFonts w:eastAsia="MS Mincho"/>
          <w:b/>
          <w:lang w:val="en-GB"/>
        </w:rPr>
        <w:t>)</w:t>
      </w:r>
      <w:r w:rsidRPr="00BD2206">
        <w:rPr>
          <w:rFonts w:eastAsia="MS Mincho"/>
          <w:b/>
          <w:lang w:val="en-GB"/>
        </w:rPr>
        <w:t xml:space="preserve"> climate models underpinning this assessment has improved compared to the </w:t>
      </w:r>
      <w:ins w:id="77" w:author="Sara M Tuson" w:date="2021-06-24T12:01:00Z">
        <w:r w:rsidR="00A3541F">
          <w:rPr>
            <w:rFonts w:eastAsia="MS Mincho"/>
            <w:b/>
            <w:lang w:val="en-GB"/>
          </w:rPr>
          <w:t>Coupled Model Intercomparison Project Phase</w:t>
        </w:r>
      </w:ins>
      <w:ins w:id="78" w:author="Tom Maycock" w:date="2021-09-03T14:50:00Z">
        <w:r w:rsidR="006E6E9C">
          <w:rPr>
            <w:rFonts w:eastAsia="MS Mincho"/>
            <w:b/>
            <w:lang w:val="en-GB"/>
          </w:rPr>
          <w:t xml:space="preserve"> 5</w:t>
        </w:r>
      </w:ins>
      <w:commentRangeStart w:id="79"/>
      <w:commentRangeStart w:id="80"/>
      <w:ins w:id="81" w:author="Sara M Tuson" w:date="2021-06-24T12:01:00Z">
        <w:r w:rsidR="00A3541F">
          <w:rPr>
            <w:rFonts w:eastAsia="MS Mincho"/>
            <w:b/>
            <w:lang w:val="en-GB"/>
          </w:rPr>
          <w:t xml:space="preserve"> </w:t>
        </w:r>
      </w:ins>
      <w:commentRangeEnd w:id="79"/>
      <w:r w:rsidR="009A46E9">
        <w:rPr>
          <w:rStyle w:val="CommentReference"/>
          <w:lang w:val="en-GB"/>
        </w:rPr>
        <w:commentReference w:id="79"/>
      </w:r>
      <w:commentRangeEnd w:id="80"/>
      <w:r w:rsidR="006E6E9C">
        <w:rPr>
          <w:rStyle w:val="CommentReference"/>
          <w:lang w:val="en-GB"/>
        </w:rPr>
        <w:commentReference w:id="80"/>
      </w:r>
      <w:ins w:id="82" w:author="Sara M Tuson" w:date="2021-06-24T12:01:00Z">
        <w:r w:rsidR="00A3541F">
          <w:rPr>
            <w:rFonts w:eastAsia="MS Mincho"/>
            <w:b/>
            <w:lang w:val="en-GB"/>
          </w:rPr>
          <w:t>(</w:t>
        </w:r>
      </w:ins>
      <w:r w:rsidRPr="00BD2206">
        <w:rPr>
          <w:rFonts w:eastAsia="MS Mincho"/>
          <w:b/>
          <w:lang w:val="en-GB"/>
        </w:rPr>
        <w:t>CMIP5</w:t>
      </w:r>
      <w:ins w:id="83" w:author="Sara M Tuson" w:date="2021-06-24T12:01:00Z">
        <w:r w:rsidR="00A3541F">
          <w:rPr>
            <w:rFonts w:eastAsia="MS Mincho"/>
            <w:b/>
            <w:lang w:val="en-GB"/>
          </w:rPr>
          <w:t>)</w:t>
        </w:r>
      </w:ins>
      <w:r w:rsidRPr="00BD2206">
        <w:rPr>
          <w:rFonts w:eastAsia="MS Mincho"/>
          <w:b/>
          <w:lang w:val="en-GB"/>
        </w:rPr>
        <w:t xml:space="preserve"> models assessed in </w:t>
      </w:r>
      <w:del w:id="84" w:author="Sara M Tuson" w:date="2021-06-24T09:48:00Z">
        <w:r w:rsidRPr="00BD2206" w:rsidDel="00A23DCD">
          <w:rPr>
            <w:rFonts w:eastAsia="MS Mincho"/>
            <w:b/>
            <w:lang w:val="en-GB"/>
          </w:rPr>
          <w:delText xml:space="preserve">the </w:delText>
        </w:r>
      </w:del>
      <w:r w:rsidRPr="00BD2206">
        <w:rPr>
          <w:rFonts w:eastAsia="MS Mincho"/>
          <w:b/>
          <w:lang w:val="en-GB"/>
        </w:rPr>
        <w:t>AR5 (</w:t>
      </w:r>
      <w:r w:rsidRPr="00BD2206">
        <w:rPr>
          <w:rFonts w:eastAsia="MS Mincho"/>
          <w:b/>
          <w:i/>
          <w:lang w:val="en-GB"/>
        </w:rPr>
        <w:t>high confidence</w:t>
      </w:r>
      <w:r w:rsidRPr="00BD2206">
        <w:rPr>
          <w:rFonts w:eastAsia="MS Mincho"/>
          <w:b/>
          <w:lang w:val="en-GB"/>
        </w:rPr>
        <w:t xml:space="preserve">). </w:t>
      </w:r>
      <w:r w:rsidRPr="00452D6C">
        <w:rPr>
          <w:rFonts w:eastAsia="MS Mincho"/>
          <w:lang w:val="en-GB"/>
        </w:rPr>
        <w:t>High-resolution models exhibit reduced biases in some but not all aspects of surface and ocean climate (</w:t>
      </w:r>
      <w:r w:rsidRPr="00452D6C">
        <w:rPr>
          <w:rFonts w:eastAsia="MS Mincho"/>
          <w:i/>
          <w:iCs/>
          <w:lang w:val="en-GB"/>
        </w:rPr>
        <w:t>medium confidence</w:t>
      </w:r>
      <w:r w:rsidRPr="00452D6C">
        <w:rPr>
          <w:rFonts w:eastAsia="MS Mincho"/>
          <w:lang w:val="en-GB"/>
        </w:rPr>
        <w:t>), and most Earth system models, which include biogeochemical feedbacks, perform as well as their lower-complexity counterparts (</w:t>
      </w:r>
      <w:r w:rsidRPr="00452D6C">
        <w:rPr>
          <w:rFonts w:eastAsia="MS Mincho"/>
          <w:i/>
          <w:iCs/>
          <w:lang w:val="en-GB"/>
        </w:rPr>
        <w:t>medium confidence</w:t>
      </w:r>
      <w:r w:rsidRPr="00452D6C">
        <w:rPr>
          <w:rFonts w:eastAsia="MS Mincho"/>
          <w:lang w:val="en-GB"/>
        </w:rPr>
        <w:t>). The multi-model mean captures most aspects of observed climate change well (</w:t>
      </w:r>
      <w:r w:rsidRPr="00452D6C">
        <w:rPr>
          <w:rFonts w:eastAsia="MS Mincho"/>
          <w:i/>
          <w:iCs/>
          <w:lang w:val="en-GB"/>
        </w:rPr>
        <w:t>high confidence</w:t>
      </w:r>
      <w:r w:rsidRPr="00452D6C">
        <w:rPr>
          <w:rFonts w:eastAsia="MS Mincho"/>
          <w:lang w:val="en-GB"/>
        </w:rPr>
        <w:t xml:space="preserve">). </w:t>
      </w:r>
      <w:r w:rsidRPr="00BD2206">
        <w:rPr>
          <w:rFonts w:eastAsia="MS Mincho"/>
          <w:lang w:val="en-GB"/>
        </w:rPr>
        <w:t>The multi-model mean captures the proxy-reconstructed global-mean surface air temperature (GSAT) change during past high- and low</w:t>
      </w:r>
      <w:r>
        <w:rPr>
          <w:rFonts w:eastAsia="MS Mincho"/>
          <w:lang w:val="en-GB"/>
        </w:rPr>
        <w:t>-</w:t>
      </w:r>
      <w:r w:rsidRPr="00BD2206">
        <w:rPr>
          <w:rFonts w:eastAsia="MS Mincho"/>
          <w:lang w:val="en-GB"/>
        </w:rPr>
        <w:t>CO</w:t>
      </w:r>
      <w:r w:rsidRPr="00BD2206">
        <w:rPr>
          <w:rFonts w:eastAsia="MS Mincho"/>
          <w:vertAlign w:val="subscript"/>
          <w:lang w:val="en-GB"/>
        </w:rPr>
        <w:t>2</w:t>
      </w:r>
      <w:r w:rsidRPr="00BD2206">
        <w:rPr>
          <w:rFonts w:eastAsia="MS Mincho"/>
          <w:lang w:val="en-GB"/>
        </w:rPr>
        <w:t xml:space="preserve"> climates (</w:t>
      </w:r>
      <w:r w:rsidRPr="00BD2206">
        <w:rPr>
          <w:rFonts w:eastAsia="MS Mincho"/>
          <w:i/>
          <w:lang w:val="en-GB"/>
        </w:rPr>
        <w:t>high confidence</w:t>
      </w:r>
      <w:r w:rsidRPr="00BD2206">
        <w:rPr>
          <w:rFonts w:eastAsia="MS Mincho"/>
          <w:lang w:val="en-GB"/>
        </w:rPr>
        <w:t>) and the correct sign of temperature and precipitation change in most assessed regions in the mid-Holocene (</w:t>
      </w:r>
      <w:r w:rsidRPr="00BD2206">
        <w:rPr>
          <w:rFonts w:eastAsia="MS Mincho"/>
          <w:i/>
          <w:lang w:val="en-GB"/>
        </w:rPr>
        <w:t>medium confidence</w:t>
      </w:r>
      <w:r w:rsidRPr="00BD2206">
        <w:rPr>
          <w:rFonts w:eastAsia="MS Mincho"/>
          <w:lang w:val="en-GB"/>
        </w:rPr>
        <w:t xml:space="preserve">). </w:t>
      </w:r>
      <w:r w:rsidRPr="00452D6C">
        <w:rPr>
          <w:rFonts w:eastAsia="MS Mincho"/>
          <w:lang w:val="en-GB"/>
        </w:rPr>
        <w:t>The simulation of paleoclimates on continental scales has improved compared to AR5 (</w:t>
      </w:r>
      <w:r w:rsidRPr="00452D6C">
        <w:rPr>
          <w:rFonts w:eastAsia="MS Mincho"/>
          <w:i/>
          <w:iCs/>
          <w:lang w:val="en-GB"/>
        </w:rPr>
        <w:t>medium confidence</w:t>
      </w:r>
      <w:r w:rsidRPr="00452D6C">
        <w:rPr>
          <w:rFonts w:eastAsia="MS Mincho"/>
          <w:lang w:val="en-GB"/>
        </w:rPr>
        <w:t xml:space="preserve">), but models often underestimate </w:t>
      </w:r>
      <w:r w:rsidRPr="00452D6C">
        <w:rPr>
          <w:rFonts w:eastAsia="MS Mincho"/>
          <w:iCs/>
          <w:lang w:val="en-GB"/>
        </w:rPr>
        <w:t>large</w:t>
      </w:r>
      <w:r w:rsidRPr="00452D6C">
        <w:rPr>
          <w:rFonts w:eastAsia="MS Mincho"/>
          <w:lang w:val="en-GB"/>
        </w:rPr>
        <w:t xml:space="preserve"> temperature and precipitation differences relative to the present day (</w:t>
      </w:r>
      <w:r w:rsidRPr="00452D6C">
        <w:rPr>
          <w:rFonts w:eastAsia="MS Mincho"/>
          <w:i/>
          <w:iCs/>
          <w:lang w:val="en-GB"/>
        </w:rPr>
        <w:t>high confidence</w:t>
      </w:r>
      <w:r w:rsidRPr="00452D6C">
        <w:rPr>
          <w:rFonts w:eastAsia="MS Mincho"/>
          <w:lang w:val="en-GB"/>
        </w:rPr>
        <w:t>)</w:t>
      </w:r>
      <w:r w:rsidRPr="00BD2206">
        <w:rPr>
          <w:rFonts w:eastAsia="MS Mincho"/>
          <w:lang w:val="en-GB"/>
        </w:rPr>
        <w:t>. {3.8.2}</w:t>
      </w:r>
    </w:p>
    <w:p w14:paraId="18FF5338" w14:textId="77777777" w:rsidR="004827C5" w:rsidRPr="00BD2206" w:rsidRDefault="004827C5" w:rsidP="004827C5">
      <w:pPr>
        <w:rPr>
          <w:rFonts w:eastAsia="MS Mincho"/>
          <w:noProof/>
          <w:lang w:val="en-GB"/>
        </w:rPr>
      </w:pPr>
    </w:p>
    <w:p w14:paraId="16283D66" w14:textId="77777777" w:rsidR="004827C5" w:rsidRPr="00BD2206" w:rsidRDefault="004827C5" w:rsidP="004827C5">
      <w:pPr>
        <w:rPr>
          <w:rFonts w:eastAsia="MS Mincho"/>
          <w:b/>
          <w:noProof/>
          <w:lang w:val="en-GB"/>
        </w:rPr>
      </w:pPr>
      <w:r w:rsidRPr="00BD2206">
        <w:rPr>
          <w:rFonts w:eastAsia="MS Mincho"/>
          <w:b/>
          <w:noProof/>
          <w:lang w:val="en-GB"/>
        </w:rPr>
        <w:t>Human Influence on the Atmosphere and Surface</w:t>
      </w:r>
    </w:p>
    <w:p w14:paraId="20C8326C" w14:textId="77777777" w:rsidR="004827C5" w:rsidRPr="00BD2206" w:rsidRDefault="004827C5" w:rsidP="004827C5">
      <w:pPr>
        <w:rPr>
          <w:rFonts w:eastAsia="MS Mincho"/>
          <w:noProof/>
          <w:lang w:val="en-GB"/>
        </w:rPr>
      </w:pPr>
    </w:p>
    <w:p w14:paraId="3B430DD6" w14:textId="6CFEEAC1" w:rsidR="004827C5" w:rsidRPr="00BD2206" w:rsidRDefault="004827C5" w:rsidP="004827C5">
      <w:pPr>
        <w:rPr>
          <w:rFonts w:eastAsia="MS Mincho"/>
          <w:b/>
          <w:noProof/>
          <w:lang w:val="en-GB"/>
        </w:rPr>
      </w:pPr>
      <w:r w:rsidRPr="00BD2206">
        <w:rPr>
          <w:rFonts w:eastAsia="MS Mincho"/>
          <w:b/>
          <w:noProof/>
          <w:lang w:val="en-GB"/>
        </w:rPr>
        <w:t xml:space="preserve">The </w:t>
      </w:r>
      <w:r w:rsidRPr="00BD2206">
        <w:rPr>
          <w:rFonts w:eastAsia="MS Mincho"/>
          <w:b/>
          <w:i/>
          <w:iCs/>
          <w:noProof/>
          <w:lang w:val="en-GB"/>
        </w:rPr>
        <w:t>likely</w:t>
      </w:r>
      <w:r w:rsidRPr="00BD2206">
        <w:rPr>
          <w:rFonts w:eastAsia="MS Mincho"/>
          <w:b/>
          <w:noProof/>
          <w:lang w:val="en-GB"/>
        </w:rPr>
        <w:t xml:space="preserve"> range of human-induced warming in global-mean surface air temperature (GSAT) in 2010–2019 relative to 1850–1900 is 0.8°C–1.3°C, encompassing the observed warming of 0.9°C–1.2°C, while the change attributable to natural forcings is only −0.1°C</w:t>
      </w:r>
      <w:ins w:id="85" w:author="Ian Blenkinsop" w:date="2021-07-12T15:40:00Z">
        <w:r w:rsidR="009A46E9">
          <w:rPr>
            <w:rFonts w:eastAsia="MS Mincho"/>
            <w:b/>
            <w:noProof/>
            <w:lang w:val="en-GB"/>
          </w:rPr>
          <w:t xml:space="preserve"> </w:t>
        </w:r>
      </w:ins>
      <w:del w:id="86" w:author="Ian Blenkinsop" w:date="2021-07-12T15:40:00Z">
        <w:r w:rsidRPr="00BD2206" w:rsidDel="009A46E9">
          <w:rPr>
            <w:rFonts w:eastAsia="MS Mincho"/>
            <w:b/>
            <w:noProof/>
            <w:lang w:val="en-GB"/>
          </w:rPr>
          <w:delText>–</w:delText>
        </w:r>
      </w:del>
      <w:ins w:id="87" w:author="Ian Blenkinsop" w:date="2021-07-12T15:40:00Z">
        <w:r w:rsidR="009A46E9">
          <w:rPr>
            <w:rFonts w:eastAsia="MS Mincho"/>
            <w:b/>
            <w:noProof/>
            <w:lang w:val="en-GB"/>
          </w:rPr>
          <w:t>to +</w:t>
        </w:r>
      </w:ins>
      <w:r w:rsidRPr="00BD2206">
        <w:rPr>
          <w:rFonts w:eastAsia="MS Mincho"/>
          <w:b/>
          <w:noProof/>
          <w:lang w:val="en-GB"/>
        </w:rPr>
        <w:t xml:space="preserve">0.1°C. </w:t>
      </w:r>
      <w:r w:rsidRPr="00BD2206">
        <w:rPr>
          <w:rFonts w:eastAsia="MS Mincho"/>
          <w:noProof/>
          <w:lang w:val="en-GB"/>
        </w:rPr>
        <w:t>The best estimate of human-induced warming is 1.07°C.</w:t>
      </w:r>
      <w:r w:rsidRPr="00BD2206">
        <w:rPr>
          <w:rFonts w:eastAsia="MS Mincho"/>
          <w:lang w:val="en-GB"/>
        </w:rPr>
        <w:t xml:space="preserve"> </w:t>
      </w:r>
      <w:r w:rsidRPr="00BD2206">
        <w:rPr>
          <w:rFonts w:eastAsia="MS Mincho"/>
          <w:bCs/>
          <w:noProof/>
          <w:lang w:val="en-GB"/>
        </w:rPr>
        <w:t>Warming can now be attributed since 1850</w:t>
      </w:r>
      <w:r w:rsidRPr="00BD2206">
        <w:rPr>
          <w:rFonts w:eastAsia="MS Mincho"/>
          <w:b/>
          <w:noProof/>
          <w:lang w:val="en-GB"/>
        </w:rPr>
        <w:t>–</w:t>
      </w:r>
      <w:r w:rsidRPr="00BD2206">
        <w:rPr>
          <w:rFonts w:eastAsia="MS Mincho"/>
          <w:bCs/>
          <w:noProof/>
          <w:lang w:val="en-GB"/>
        </w:rPr>
        <w:t>1900, instead of since 1951 as done in</w:t>
      </w:r>
      <w:del w:id="88" w:author="Sara M Tuson" w:date="2021-06-24T09:40:00Z">
        <w:r w:rsidRPr="00BD2206" w:rsidDel="00FC4B9F">
          <w:rPr>
            <w:rFonts w:eastAsia="MS Mincho"/>
            <w:bCs/>
            <w:noProof/>
            <w:lang w:val="en-GB"/>
          </w:rPr>
          <w:delText xml:space="preserve"> the</w:delText>
        </w:r>
      </w:del>
      <w:r w:rsidRPr="00BD2206">
        <w:rPr>
          <w:rFonts w:eastAsia="MS Mincho"/>
          <w:bCs/>
          <w:noProof/>
          <w:lang w:val="en-GB"/>
        </w:rPr>
        <w:t xml:space="preserve"> AR5, thanks to a better understanding of uncertainties and because observed warming is larger. The </w:t>
      </w:r>
      <w:r w:rsidRPr="00BD2206">
        <w:rPr>
          <w:rFonts w:eastAsia="MS Mincho"/>
          <w:bCs/>
          <w:i/>
          <w:iCs/>
          <w:noProof/>
          <w:lang w:val="en-GB"/>
        </w:rPr>
        <w:t>likely</w:t>
      </w:r>
      <w:r w:rsidRPr="00BD2206">
        <w:rPr>
          <w:rFonts w:eastAsia="MS Mincho"/>
          <w:bCs/>
          <w:noProof/>
          <w:lang w:val="en-GB"/>
        </w:rPr>
        <w:t xml:space="preserve"> ranges for human-induced GSAT and global mean surface temperature (GMST) warming are equal (</w:t>
      </w:r>
      <w:r w:rsidRPr="00BD2206">
        <w:rPr>
          <w:rFonts w:eastAsia="MS Mincho"/>
          <w:bCs/>
          <w:i/>
          <w:iCs/>
          <w:noProof/>
          <w:lang w:val="en-GB"/>
        </w:rPr>
        <w:t>medium confidence</w:t>
      </w:r>
      <w:r w:rsidRPr="00BD2206">
        <w:rPr>
          <w:rFonts w:eastAsia="MS Mincho"/>
          <w:bCs/>
          <w:noProof/>
          <w:lang w:val="en-GB"/>
        </w:rPr>
        <w:t>). Attributing observed warming to specific anthropogenic forcings remains more uncertain. Over the same period, forcing from greenhouse gases</w:t>
      </w:r>
      <w:r w:rsidRPr="005451D4">
        <w:rPr>
          <w:rStyle w:val="FootnoteReference"/>
          <w:rFonts w:eastAsia="MS Mincho"/>
          <w:rPrChange w:id="89" w:author="Robin Matthews" w:date="2021-09-08T18:34:00Z">
            <w:rPr>
              <w:rFonts w:eastAsia="MS Mincho"/>
              <w:bCs/>
              <w:noProof/>
              <w:vertAlign w:val="superscript"/>
              <w:lang w:val="en-GB"/>
            </w:rPr>
          </w:rPrChange>
        </w:rPr>
        <w:footnoteReference w:id="2"/>
      </w:r>
      <w:r w:rsidRPr="00BD2206">
        <w:rPr>
          <w:rFonts w:eastAsia="MS Mincho"/>
          <w:bCs/>
          <w:noProof/>
          <w:lang w:val="en-GB"/>
        </w:rPr>
        <w:t xml:space="preserve"> </w:t>
      </w:r>
      <w:r w:rsidRPr="00BD2206">
        <w:rPr>
          <w:rFonts w:eastAsia="MS Mincho"/>
          <w:bCs/>
          <w:i/>
          <w:iCs/>
          <w:noProof/>
          <w:lang w:val="en-GB"/>
        </w:rPr>
        <w:t>likely</w:t>
      </w:r>
      <w:r w:rsidRPr="00BD2206">
        <w:rPr>
          <w:rFonts w:eastAsia="MS Mincho"/>
          <w:bCs/>
          <w:noProof/>
          <w:lang w:val="en-GB"/>
        </w:rPr>
        <w:t xml:space="preserve"> </w:t>
      </w:r>
      <w:r>
        <w:rPr>
          <w:rFonts w:eastAsia="MS Mincho"/>
          <w:bCs/>
          <w:noProof/>
          <w:lang w:val="en-GB"/>
        </w:rPr>
        <w:t>increased</w:t>
      </w:r>
      <w:r w:rsidRPr="00BD2206">
        <w:rPr>
          <w:rFonts w:eastAsia="MS Mincho"/>
          <w:bCs/>
          <w:noProof/>
          <w:lang w:val="en-GB"/>
        </w:rPr>
        <w:t xml:space="preserve"> GSAT by 1.0</w:t>
      </w:r>
      <w:r>
        <w:rPr>
          <w:rFonts w:eastAsia="MS Mincho"/>
          <w:bCs/>
          <w:noProof/>
          <w:lang w:val="en-GB"/>
        </w:rPr>
        <w:t>°C</w:t>
      </w:r>
      <w:r w:rsidRPr="00BD2206">
        <w:rPr>
          <w:rFonts w:eastAsia="MS Mincho"/>
          <w:b/>
          <w:noProof/>
          <w:lang w:val="en-GB"/>
        </w:rPr>
        <w:t>–</w:t>
      </w:r>
      <w:r w:rsidRPr="00BD2206">
        <w:rPr>
          <w:rFonts w:eastAsia="MS Mincho"/>
          <w:bCs/>
          <w:noProof/>
          <w:lang w:val="en-GB"/>
        </w:rPr>
        <w:t xml:space="preserve">2.0°C, while other anthropogenic forcings including aerosols </w:t>
      </w:r>
      <w:r w:rsidRPr="00BD2206">
        <w:rPr>
          <w:rFonts w:eastAsia="MS Mincho"/>
          <w:bCs/>
          <w:i/>
          <w:iCs/>
          <w:noProof/>
          <w:lang w:val="en-GB"/>
        </w:rPr>
        <w:t>likely</w:t>
      </w:r>
      <w:r w:rsidRPr="00BD2206">
        <w:rPr>
          <w:rFonts w:eastAsia="MS Mincho"/>
          <w:bCs/>
          <w:noProof/>
          <w:lang w:val="en-GB"/>
        </w:rPr>
        <w:t xml:space="preserve"> </w:t>
      </w:r>
      <w:r>
        <w:rPr>
          <w:rFonts w:eastAsia="MS Mincho"/>
          <w:bCs/>
          <w:noProof/>
          <w:lang w:val="en-GB"/>
        </w:rPr>
        <w:t>decreased</w:t>
      </w:r>
      <w:r w:rsidRPr="00BD2206">
        <w:rPr>
          <w:rFonts w:eastAsia="MS Mincho"/>
          <w:bCs/>
          <w:noProof/>
          <w:lang w:val="en-GB"/>
        </w:rPr>
        <w:t xml:space="preserve"> GSAT by 0.0</w:t>
      </w:r>
      <w:r>
        <w:rPr>
          <w:rFonts w:eastAsia="MS Mincho"/>
          <w:bCs/>
          <w:noProof/>
          <w:lang w:val="en-GB"/>
        </w:rPr>
        <w:t>°C</w:t>
      </w:r>
      <w:r w:rsidRPr="00BD2206">
        <w:rPr>
          <w:rFonts w:eastAsia="MS Mincho"/>
          <w:b/>
          <w:noProof/>
          <w:lang w:val="en-GB"/>
        </w:rPr>
        <w:t>–</w:t>
      </w:r>
      <w:r w:rsidRPr="00BD2206">
        <w:rPr>
          <w:rFonts w:eastAsia="MS Mincho"/>
          <w:bCs/>
          <w:noProof/>
          <w:lang w:val="en-GB"/>
        </w:rPr>
        <w:t xml:space="preserve">0.8°C. It is </w:t>
      </w:r>
      <w:r w:rsidRPr="00BD2206">
        <w:rPr>
          <w:rFonts w:eastAsia="MS Mincho"/>
          <w:bCs/>
          <w:i/>
          <w:iCs/>
          <w:noProof/>
          <w:lang w:val="en-GB"/>
        </w:rPr>
        <w:t>very likely</w:t>
      </w:r>
      <w:r w:rsidRPr="00BD2206">
        <w:rPr>
          <w:rFonts w:eastAsia="MS Mincho"/>
          <w:bCs/>
          <w:noProof/>
          <w:lang w:val="en-GB"/>
        </w:rPr>
        <w:t xml:space="preserve"> that human-induced greenhouse gas increases were the main driver</w:t>
      </w:r>
      <w:r w:rsidRPr="005451D4">
        <w:rPr>
          <w:rStyle w:val="FootnoteReference"/>
          <w:rFonts w:eastAsia="MS Mincho"/>
          <w:rPrChange w:id="90" w:author="Robin Matthews" w:date="2021-09-08T18:34:00Z">
            <w:rPr>
              <w:rFonts w:eastAsia="MS Mincho"/>
              <w:bCs/>
              <w:noProof/>
              <w:vertAlign w:val="superscript"/>
              <w:lang w:val="en-GB"/>
            </w:rPr>
          </w:rPrChange>
        </w:rPr>
        <w:footnoteReference w:id="3"/>
      </w:r>
      <w:r w:rsidRPr="00BD2206">
        <w:rPr>
          <w:rFonts w:eastAsia="MS Mincho"/>
          <w:bCs/>
          <w:noProof/>
          <w:lang w:val="en-GB"/>
        </w:rPr>
        <w:t xml:space="preserve"> of tropospheric warming since comprehensive satellite observations started in 1979, and </w:t>
      </w:r>
      <w:r w:rsidRPr="00BD2206">
        <w:rPr>
          <w:rFonts w:eastAsia="MS Mincho"/>
          <w:bCs/>
          <w:i/>
          <w:iCs/>
          <w:noProof/>
          <w:lang w:val="en-GB"/>
        </w:rPr>
        <w:t>extremely likely</w:t>
      </w:r>
      <w:r w:rsidRPr="00BD2206">
        <w:rPr>
          <w:rFonts w:eastAsia="MS Mincho"/>
          <w:bCs/>
          <w:noProof/>
          <w:lang w:val="en-GB"/>
        </w:rPr>
        <w:t xml:space="preserve"> that human-induced stratospheric ozone depletion was the main driver of </w:t>
      </w:r>
      <w:r>
        <w:rPr>
          <w:rFonts w:eastAsia="MS Mincho"/>
          <w:bCs/>
          <w:noProof/>
          <w:lang w:val="en-GB"/>
        </w:rPr>
        <w:t xml:space="preserve">cooling in the </w:t>
      </w:r>
      <w:r w:rsidRPr="00BD2206">
        <w:rPr>
          <w:rFonts w:eastAsia="MS Mincho"/>
          <w:bCs/>
          <w:noProof/>
          <w:lang w:val="en-GB"/>
        </w:rPr>
        <w:t>lower</w:t>
      </w:r>
      <w:r>
        <w:rPr>
          <w:rFonts w:eastAsia="MS Mincho"/>
          <w:bCs/>
          <w:noProof/>
          <w:lang w:val="en-GB"/>
        </w:rPr>
        <w:t xml:space="preserve"> </w:t>
      </w:r>
      <w:r w:rsidRPr="00BD2206">
        <w:rPr>
          <w:rFonts w:eastAsia="MS Mincho"/>
          <w:bCs/>
          <w:noProof/>
          <w:lang w:val="en-GB"/>
        </w:rPr>
        <w:t>stratospher</w:t>
      </w:r>
      <w:r>
        <w:rPr>
          <w:rFonts w:eastAsia="MS Mincho"/>
          <w:bCs/>
          <w:noProof/>
          <w:lang w:val="en-GB"/>
        </w:rPr>
        <w:t>e</w:t>
      </w:r>
      <w:r w:rsidRPr="00BD2206">
        <w:rPr>
          <w:rFonts w:eastAsia="MS Mincho"/>
          <w:bCs/>
          <w:noProof/>
          <w:lang w:val="en-GB"/>
        </w:rPr>
        <w:t xml:space="preserve"> between 1979 and the mid-1990s. {3.3.1}</w:t>
      </w:r>
    </w:p>
    <w:p w14:paraId="167691DA" w14:textId="77777777" w:rsidR="004827C5" w:rsidRPr="00BD2206" w:rsidRDefault="004827C5" w:rsidP="004827C5">
      <w:pPr>
        <w:rPr>
          <w:rFonts w:eastAsia="MS Mincho"/>
          <w:lang w:val="en-GB"/>
        </w:rPr>
      </w:pPr>
    </w:p>
    <w:p w14:paraId="5DC61A21" w14:textId="77777777" w:rsidR="004827C5" w:rsidRPr="00BD2206" w:rsidRDefault="004827C5" w:rsidP="004827C5">
      <w:pPr>
        <w:rPr>
          <w:rFonts w:eastAsia="MS Mincho"/>
          <w:noProof/>
          <w:lang w:val="en-GB"/>
        </w:rPr>
      </w:pPr>
      <w:r w:rsidRPr="00BD2206">
        <w:rPr>
          <w:rFonts w:eastAsia="MS Mincho"/>
          <w:b/>
          <w:bCs/>
          <w:lang w:val="en-GB"/>
        </w:rPr>
        <w:t>The CMIP6 model ensemble reproduces the observed historical global surface temperature trend and variability with biases small enough to support detection and attribution of human-induced warming (</w:t>
      </w:r>
      <w:r w:rsidRPr="00BD2206">
        <w:rPr>
          <w:rFonts w:eastAsia="MS Mincho"/>
          <w:b/>
          <w:bCs/>
          <w:i/>
          <w:lang w:val="en-GB"/>
        </w:rPr>
        <w:t>very high confidence</w:t>
      </w:r>
      <w:r w:rsidRPr="00BD2206">
        <w:rPr>
          <w:rFonts w:eastAsia="MS Mincho"/>
          <w:b/>
          <w:bCs/>
          <w:lang w:val="en-GB"/>
        </w:rPr>
        <w:t>).</w:t>
      </w:r>
      <w:r w:rsidRPr="00BD2206">
        <w:rPr>
          <w:rFonts w:eastAsia="MS Mincho"/>
          <w:lang w:val="en-GB"/>
        </w:rPr>
        <w:t xml:space="preserve"> </w:t>
      </w:r>
      <w:r w:rsidRPr="00A233DC">
        <w:rPr>
          <w:rFonts w:eastAsia="MS Mincho"/>
          <w:lang w:val="en-GB"/>
        </w:rPr>
        <w:t>The CMIP6 multi-model mean GSAT anomaly between 1850</w:t>
      </w:r>
      <w:r w:rsidRPr="00BD2206">
        <w:rPr>
          <w:rFonts w:eastAsia="MS Mincho"/>
          <w:b/>
          <w:noProof/>
          <w:lang w:val="en-GB"/>
        </w:rPr>
        <w:t>–</w:t>
      </w:r>
      <w:r w:rsidRPr="00A233DC">
        <w:rPr>
          <w:rFonts w:eastAsia="MS Mincho"/>
          <w:lang w:val="en-GB"/>
        </w:rPr>
        <w:t>1900 and 2010</w:t>
      </w:r>
      <w:r w:rsidRPr="00BD2206">
        <w:rPr>
          <w:rFonts w:eastAsia="MS Mincho"/>
          <w:b/>
          <w:noProof/>
          <w:lang w:val="en-GB"/>
        </w:rPr>
        <w:t>–</w:t>
      </w:r>
      <w:r w:rsidRPr="00A233DC">
        <w:rPr>
          <w:rFonts w:eastAsia="MS Mincho"/>
          <w:lang w:val="en-GB"/>
        </w:rPr>
        <w:t>2019 is close to the best estimate of observed warming, but some CMIP6 models simulate a warming that is outside the assessed 5</w:t>
      </w:r>
      <w:r w:rsidRPr="00BD2206">
        <w:rPr>
          <w:rFonts w:eastAsia="MS Mincho"/>
          <w:b/>
          <w:noProof/>
          <w:lang w:val="en-GB"/>
        </w:rPr>
        <w:t>–</w:t>
      </w:r>
      <w:r w:rsidRPr="00A233DC">
        <w:rPr>
          <w:rFonts w:eastAsia="MS Mincho"/>
          <w:lang w:val="en-GB"/>
        </w:rPr>
        <w:t>95% range of observed warming.</w:t>
      </w:r>
      <w:r w:rsidRPr="00BD2206">
        <w:rPr>
          <w:rFonts w:eastAsia="MS Mincho"/>
          <w:lang w:val="en-GB"/>
        </w:rPr>
        <w:t xml:space="preserve"> CMIP6 models broadly reproduce surface temperature variations over the past millennium, including the cooling that follows periods of intense volcanism (</w:t>
      </w:r>
      <w:r w:rsidRPr="00BD2206">
        <w:rPr>
          <w:rFonts w:eastAsia="MS Mincho"/>
          <w:i/>
          <w:lang w:val="en-GB"/>
        </w:rPr>
        <w:t>medium confidence</w:t>
      </w:r>
      <w:r w:rsidRPr="00BD2206">
        <w:rPr>
          <w:rFonts w:eastAsia="MS Mincho"/>
          <w:lang w:val="en-GB"/>
        </w:rPr>
        <w:t xml:space="preserve">). </w:t>
      </w:r>
      <w:r w:rsidRPr="00BD2206">
        <w:rPr>
          <w:rFonts w:eastAsia="MS Mincho"/>
          <w:noProof/>
          <w:lang w:val="en-GB"/>
        </w:rPr>
        <w:t xml:space="preserve">For upper air temperature, there is </w:t>
      </w:r>
      <w:r w:rsidRPr="00BD2206">
        <w:rPr>
          <w:rFonts w:eastAsia="MS Mincho"/>
          <w:i/>
          <w:noProof/>
          <w:lang w:val="en-GB"/>
        </w:rPr>
        <w:t>medium confidence</w:t>
      </w:r>
      <w:r w:rsidRPr="00BD2206">
        <w:rPr>
          <w:rFonts w:eastAsia="MS Mincho"/>
          <w:noProof/>
          <w:lang w:val="en-GB"/>
        </w:rPr>
        <w:t xml:space="preserve"> that most CMIP5 and CMIP6 models overestimate observed warming in the upper tropical troposphere by at least 0.1°C per decade over the period 1979 to 2014. The latest updates to satellite-derived estimates of stratospheric temperature have resulted in decreased differences between simulated and observed changes of global mean temperature through the depth of the stratosphere (</w:t>
      </w:r>
      <w:r w:rsidRPr="00BD2206">
        <w:rPr>
          <w:rFonts w:eastAsia="MS Mincho"/>
          <w:i/>
          <w:noProof/>
          <w:lang w:val="en-GB"/>
        </w:rPr>
        <w:t>medium confidence</w:t>
      </w:r>
      <w:r w:rsidRPr="00BD2206">
        <w:rPr>
          <w:rFonts w:eastAsia="MS Mincho"/>
          <w:noProof/>
          <w:lang w:val="en-GB"/>
        </w:rPr>
        <w:t>). {3.3.1}</w:t>
      </w:r>
    </w:p>
    <w:p w14:paraId="13E55E33" w14:textId="77777777" w:rsidR="004827C5" w:rsidRPr="00BD2206" w:rsidRDefault="004827C5" w:rsidP="004827C5">
      <w:pPr>
        <w:rPr>
          <w:rFonts w:eastAsia="MS Mincho"/>
          <w:noProof/>
          <w:lang w:val="en-GB"/>
        </w:rPr>
      </w:pPr>
    </w:p>
    <w:p w14:paraId="615B87D1" w14:textId="14393B88" w:rsidR="004827C5" w:rsidRPr="008F45A7" w:rsidRDefault="004827C5" w:rsidP="004827C5">
      <w:pPr>
        <w:rPr>
          <w:rFonts w:eastAsia="MS Mincho"/>
          <w:kern w:val="2"/>
          <w:lang w:val="en-GB" w:eastAsia="ja-JP"/>
        </w:rPr>
      </w:pPr>
      <w:r w:rsidRPr="00A233DC">
        <w:rPr>
          <w:rFonts w:eastAsia="MS Mincho"/>
          <w:b/>
          <w:kern w:val="2"/>
          <w:shd w:val="clear" w:color="auto" w:fill="FFFFFF"/>
          <w:lang w:val="en-GB" w:eastAsia="ja-JP"/>
        </w:rPr>
        <w:t>The slower rate of GMST increase observed over 1998</w:t>
      </w:r>
      <w:r w:rsidRPr="00BD2206">
        <w:rPr>
          <w:rFonts w:eastAsia="MS Mincho"/>
          <w:b/>
          <w:noProof/>
          <w:lang w:val="en-GB"/>
        </w:rPr>
        <w:t>–</w:t>
      </w:r>
      <w:r w:rsidRPr="00A233DC">
        <w:rPr>
          <w:rFonts w:eastAsia="MS Mincho"/>
          <w:b/>
          <w:kern w:val="2"/>
          <w:shd w:val="clear" w:color="auto" w:fill="FFFFFF"/>
          <w:lang w:val="en-GB" w:eastAsia="ja-JP"/>
        </w:rPr>
        <w:t>2012 compared to 1951</w:t>
      </w:r>
      <w:r w:rsidRPr="00BD2206">
        <w:rPr>
          <w:rFonts w:eastAsia="MS Mincho"/>
          <w:b/>
          <w:noProof/>
          <w:lang w:val="en-GB"/>
        </w:rPr>
        <w:t>–</w:t>
      </w:r>
      <w:r w:rsidRPr="00A233DC">
        <w:rPr>
          <w:rFonts w:eastAsia="MS Mincho"/>
          <w:b/>
          <w:kern w:val="2"/>
          <w:shd w:val="clear" w:color="auto" w:fill="FFFFFF"/>
          <w:lang w:val="en-GB" w:eastAsia="ja-JP"/>
        </w:rPr>
        <w:t>2012 was a temporary event followed by a strong GMST increase (</w:t>
      </w:r>
      <w:r w:rsidRPr="00A233DC">
        <w:rPr>
          <w:rFonts w:eastAsia="MS Mincho"/>
          <w:b/>
          <w:i/>
          <w:kern w:val="2"/>
          <w:shd w:val="clear" w:color="auto" w:fill="FFFFFF"/>
          <w:lang w:val="en-GB" w:eastAsia="ja-JP"/>
        </w:rPr>
        <w:t>very high confidence</w:t>
      </w:r>
      <w:r w:rsidRPr="00A233DC">
        <w:rPr>
          <w:rFonts w:eastAsia="MS Mincho"/>
          <w:b/>
          <w:kern w:val="2"/>
          <w:shd w:val="clear" w:color="auto" w:fill="FFFFFF"/>
          <w:lang w:val="en-GB" w:eastAsia="ja-JP"/>
        </w:rPr>
        <w:t xml:space="preserve">). </w:t>
      </w:r>
      <w:r w:rsidRPr="00A233DC">
        <w:rPr>
          <w:rFonts w:eastAsia="MS Mincho"/>
          <w:kern w:val="2"/>
          <w:shd w:val="clear" w:color="auto" w:fill="FFFFFF"/>
          <w:lang w:val="en-GB" w:eastAsia="ja-JP"/>
        </w:rPr>
        <w:t xml:space="preserve">Improved observational </w:t>
      </w:r>
      <w:del w:id="91" w:author="Sara M Tuson" w:date="2021-06-24T14:41:00Z">
        <w:r w:rsidRPr="00A233DC" w:rsidDel="0089720C">
          <w:rPr>
            <w:rFonts w:eastAsia="MS Mincho"/>
            <w:kern w:val="2"/>
            <w:shd w:val="clear" w:color="auto" w:fill="FFFFFF"/>
            <w:lang w:val="en-GB" w:eastAsia="ja-JP"/>
          </w:rPr>
          <w:delText>data sets</w:delText>
        </w:r>
      </w:del>
      <w:ins w:id="92" w:author="Sara M Tuson" w:date="2021-06-24T14:41:00Z">
        <w:r w:rsidR="0089720C">
          <w:rPr>
            <w:rFonts w:eastAsia="MS Mincho"/>
            <w:kern w:val="2"/>
            <w:shd w:val="clear" w:color="auto" w:fill="FFFFFF"/>
            <w:lang w:val="en-GB" w:eastAsia="ja-JP"/>
          </w:rPr>
          <w:t>datasets</w:t>
        </w:r>
      </w:ins>
      <w:r w:rsidRPr="00A233DC">
        <w:rPr>
          <w:rFonts w:eastAsia="MS Mincho"/>
          <w:kern w:val="2"/>
          <w:shd w:val="clear" w:color="auto" w:fill="FFFFFF"/>
          <w:lang w:val="en-GB" w:eastAsia="ja-JP"/>
        </w:rPr>
        <w:t xml:space="preserve"> since AR5 show a larger GMST trend over 1998</w:t>
      </w:r>
      <w:r w:rsidRPr="00BD2206">
        <w:rPr>
          <w:rFonts w:eastAsia="MS Mincho"/>
          <w:b/>
          <w:noProof/>
          <w:lang w:val="en-GB"/>
        </w:rPr>
        <w:t>–</w:t>
      </w:r>
      <w:r w:rsidRPr="00A233DC">
        <w:rPr>
          <w:rFonts w:eastAsia="MS Mincho"/>
          <w:kern w:val="2"/>
          <w:shd w:val="clear" w:color="auto" w:fill="FFFFFF"/>
          <w:lang w:val="en-GB" w:eastAsia="ja-JP"/>
        </w:rPr>
        <w:t>2012 than earlier estimates. All the observed estimates of the 1998</w:t>
      </w:r>
      <w:r w:rsidRPr="00BD2206">
        <w:rPr>
          <w:rFonts w:eastAsia="MS Mincho"/>
          <w:b/>
          <w:noProof/>
          <w:lang w:val="en-GB"/>
        </w:rPr>
        <w:t>–</w:t>
      </w:r>
      <w:r w:rsidRPr="00A233DC">
        <w:rPr>
          <w:rFonts w:eastAsia="MS Mincho"/>
          <w:kern w:val="2"/>
          <w:shd w:val="clear" w:color="auto" w:fill="FFFFFF"/>
          <w:lang w:val="en-GB" w:eastAsia="ja-JP"/>
        </w:rPr>
        <w:t>2012</w:t>
      </w:r>
      <w:r w:rsidRPr="00A233DC">
        <w:rPr>
          <w:rFonts w:eastAsia="MS Mincho"/>
          <w:kern w:val="2"/>
          <w:lang w:val="en-GB" w:eastAsia="ja-JP"/>
        </w:rPr>
        <w:t xml:space="preserve"> GMST</w:t>
      </w:r>
      <w:r w:rsidRPr="00A233DC">
        <w:rPr>
          <w:rFonts w:eastAsia="MS Mincho"/>
          <w:kern w:val="2"/>
          <w:shd w:val="clear" w:color="auto" w:fill="FFFFFF"/>
          <w:lang w:val="en-GB" w:eastAsia="ja-JP"/>
        </w:rPr>
        <w:t xml:space="preserve"> trend lie within the 10</w:t>
      </w:r>
      <w:r w:rsidRPr="00452D6C">
        <w:rPr>
          <w:rFonts w:eastAsia="MS Mincho"/>
          <w:kern w:val="2"/>
          <w:shd w:val="clear" w:color="auto" w:fill="FFFFFF"/>
          <w:lang w:val="en-GB" w:eastAsia="ja-JP"/>
        </w:rPr>
        <w:t>th</w:t>
      </w:r>
      <w:r w:rsidRPr="006B6FAB">
        <w:rPr>
          <w:rFonts w:eastAsia="MS Mincho"/>
          <w:b/>
          <w:noProof/>
          <w:lang w:val="en-GB"/>
        </w:rPr>
        <w:t>–</w:t>
      </w:r>
      <w:r w:rsidRPr="00A233DC">
        <w:rPr>
          <w:rFonts w:eastAsia="MS Mincho"/>
          <w:kern w:val="2"/>
          <w:shd w:val="clear" w:color="auto" w:fill="FFFFFF"/>
          <w:lang w:val="en-GB" w:eastAsia="ja-JP"/>
        </w:rPr>
        <w:t>90</w:t>
      </w:r>
      <w:r w:rsidRPr="00452D6C">
        <w:rPr>
          <w:rFonts w:eastAsia="MS Mincho"/>
          <w:kern w:val="2"/>
          <w:shd w:val="clear" w:color="auto" w:fill="FFFFFF"/>
          <w:lang w:val="en-GB" w:eastAsia="ja-JP"/>
        </w:rPr>
        <w:t>th</w:t>
      </w:r>
      <w:r w:rsidRPr="00A233DC">
        <w:rPr>
          <w:rFonts w:eastAsia="MS Mincho"/>
          <w:kern w:val="2"/>
          <w:shd w:val="clear" w:color="auto" w:fill="FFFFFF"/>
          <w:lang w:val="en-GB" w:eastAsia="ja-JP"/>
        </w:rPr>
        <w:t xml:space="preserve"> percentile range of CMIP6 simulated trends (</w:t>
      </w:r>
      <w:r w:rsidRPr="00A233DC">
        <w:rPr>
          <w:rFonts w:eastAsia="MS Mincho"/>
          <w:i/>
          <w:kern w:val="2"/>
          <w:shd w:val="clear" w:color="auto" w:fill="FFFFFF"/>
          <w:lang w:val="en-GB" w:eastAsia="ja-JP"/>
        </w:rPr>
        <w:t>high confidence</w:t>
      </w:r>
      <w:r w:rsidRPr="00A233DC">
        <w:rPr>
          <w:rFonts w:eastAsia="MS Mincho"/>
          <w:kern w:val="2"/>
          <w:shd w:val="clear" w:color="auto" w:fill="FFFFFF"/>
          <w:lang w:val="en-GB" w:eastAsia="ja-JP"/>
        </w:rPr>
        <w:t xml:space="preserve">). </w:t>
      </w:r>
      <w:r w:rsidRPr="00A233DC">
        <w:rPr>
          <w:rFonts w:eastAsia="MS Mincho"/>
          <w:kern w:val="2"/>
          <w:lang w:val="en-GB" w:eastAsia="ja-JP"/>
        </w:rPr>
        <w:t>Internal</w:t>
      </w:r>
      <w:r w:rsidRPr="00A233DC">
        <w:rPr>
          <w:rFonts w:eastAsia="MS Mincho"/>
          <w:kern w:val="2"/>
          <w:shd w:val="clear" w:color="auto" w:fill="FFFFFF"/>
          <w:lang w:val="en-GB" w:eastAsia="ja-JP"/>
        </w:rPr>
        <w:t xml:space="preserve"> variability, particularly Pacific Decadal Variability, and variations in solar and volcanic forcings partly offset the anthropogenic surface warming trend over the 1998</w:t>
      </w:r>
      <w:r w:rsidRPr="00BD2206">
        <w:rPr>
          <w:rFonts w:eastAsia="MS Mincho"/>
          <w:b/>
          <w:noProof/>
          <w:lang w:val="en-GB"/>
        </w:rPr>
        <w:t>–</w:t>
      </w:r>
      <w:r w:rsidRPr="00A233DC">
        <w:rPr>
          <w:rFonts w:eastAsia="MS Mincho"/>
          <w:kern w:val="2"/>
          <w:shd w:val="clear" w:color="auto" w:fill="FFFFFF"/>
          <w:lang w:val="en-GB" w:eastAsia="ja-JP"/>
        </w:rPr>
        <w:t>2012 period (</w:t>
      </w:r>
      <w:r w:rsidRPr="00A233DC">
        <w:rPr>
          <w:rFonts w:eastAsia="MS Mincho"/>
          <w:i/>
          <w:kern w:val="2"/>
          <w:shd w:val="clear" w:color="auto" w:fill="FFFFFF"/>
          <w:lang w:val="en-GB" w:eastAsia="ja-JP"/>
        </w:rPr>
        <w:t>high confidence</w:t>
      </w:r>
      <w:r w:rsidRPr="00A233DC">
        <w:rPr>
          <w:rFonts w:eastAsia="MS Mincho"/>
          <w:kern w:val="2"/>
          <w:shd w:val="clear" w:color="auto" w:fill="FFFFFF"/>
          <w:lang w:val="en-GB" w:eastAsia="ja-JP"/>
        </w:rPr>
        <w:t>). Global ocean heat content continued to increase throughout this period, indicating continuous warming of the entire climate system (</w:t>
      </w:r>
      <w:r w:rsidRPr="00A233DC">
        <w:rPr>
          <w:rFonts w:eastAsia="MS Mincho"/>
          <w:i/>
          <w:kern w:val="2"/>
          <w:shd w:val="clear" w:color="auto" w:fill="FFFFFF"/>
          <w:lang w:val="en-GB" w:eastAsia="ja-JP"/>
        </w:rPr>
        <w:t>very high confidence</w:t>
      </w:r>
      <w:r w:rsidRPr="00A233DC">
        <w:rPr>
          <w:rFonts w:eastAsia="MS Mincho"/>
          <w:kern w:val="2"/>
          <w:shd w:val="clear" w:color="auto" w:fill="FFFFFF"/>
          <w:lang w:val="en-GB" w:eastAsia="ja-JP"/>
        </w:rPr>
        <w:t xml:space="preserve">). </w:t>
      </w:r>
      <w:r w:rsidRPr="00A233DC">
        <w:rPr>
          <w:rFonts w:eastAsia="MS Mincho"/>
          <w:kern w:val="2"/>
          <w:lang w:val="en-GB" w:eastAsia="ja-JP"/>
        </w:rPr>
        <w:t>Since 2012, GMST has warmed strongly, with the past five years (2016</w:t>
      </w:r>
      <w:r>
        <w:rPr>
          <w:rFonts w:eastAsia="MS Mincho"/>
          <w:kern w:val="2"/>
          <w:lang w:val="en-GB" w:eastAsia="ja-JP"/>
        </w:rPr>
        <w:t>–</w:t>
      </w:r>
      <w:r w:rsidRPr="00452D6C">
        <w:rPr>
          <w:rFonts w:eastAsia="MS Mincho"/>
          <w:kern w:val="2"/>
          <w:lang w:val="en-GB" w:eastAsia="ja-JP"/>
        </w:rPr>
        <w:t xml:space="preserve">2020) being the </w:t>
      </w:r>
      <w:r>
        <w:rPr>
          <w:rFonts w:eastAsia="MS Mincho"/>
          <w:kern w:val="2"/>
          <w:lang w:val="en-GB" w:eastAsia="ja-JP"/>
        </w:rPr>
        <w:t>warm</w:t>
      </w:r>
      <w:r w:rsidRPr="00452D6C">
        <w:rPr>
          <w:rFonts w:eastAsia="MS Mincho"/>
          <w:kern w:val="2"/>
          <w:lang w:val="en-GB" w:eastAsia="ja-JP"/>
        </w:rPr>
        <w:t xml:space="preserve">est </w:t>
      </w:r>
      <w:ins w:id="93" w:author="Sara M Tuson" w:date="2021-07-02T15:12:00Z">
        <w:r w:rsidR="0012459E">
          <w:rPr>
            <w:rFonts w:eastAsia="MS Mincho"/>
            <w:kern w:val="2"/>
            <w:lang w:val="en-GB" w:eastAsia="ja-JP"/>
          </w:rPr>
          <w:t>five</w:t>
        </w:r>
      </w:ins>
      <w:del w:id="94" w:author="Sara M Tuson" w:date="2021-06-24T11:53:00Z">
        <w:r w:rsidRPr="008F45A7" w:rsidDel="007438DA">
          <w:rPr>
            <w:rFonts w:eastAsia="MS Mincho"/>
            <w:kern w:val="2"/>
            <w:lang w:val="en-GB" w:eastAsia="ja-JP"/>
          </w:rPr>
          <w:delText>five</w:delText>
        </w:r>
      </w:del>
      <w:r w:rsidRPr="008F45A7">
        <w:rPr>
          <w:rFonts w:eastAsia="MS Mincho"/>
          <w:kern w:val="2"/>
          <w:lang w:val="en-GB" w:eastAsia="ja-JP"/>
        </w:rPr>
        <w:t>-year period in the instrumental record since at least 1850 (</w:t>
      </w:r>
      <w:r w:rsidRPr="008F45A7">
        <w:rPr>
          <w:rFonts w:eastAsia="MS Mincho"/>
          <w:i/>
          <w:iCs/>
          <w:kern w:val="2"/>
          <w:lang w:val="en-GB" w:eastAsia="ja-JP"/>
        </w:rPr>
        <w:t>high confidence</w:t>
      </w:r>
      <w:r w:rsidRPr="008F45A7">
        <w:rPr>
          <w:rFonts w:eastAsia="MS Mincho"/>
          <w:kern w:val="2"/>
          <w:lang w:val="en-GB" w:eastAsia="ja-JP"/>
        </w:rPr>
        <w:t>).</w:t>
      </w:r>
      <w:r w:rsidRPr="008F45A7">
        <w:rPr>
          <w:rFonts w:eastAsia="MS Mincho"/>
          <w:kern w:val="2"/>
          <w:shd w:val="clear" w:color="auto" w:fill="FFFFFF"/>
          <w:lang w:val="en-GB" w:eastAsia="ja-JP"/>
        </w:rPr>
        <w:t xml:space="preserve"> </w:t>
      </w:r>
      <w:r w:rsidRPr="008F45A7">
        <w:rPr>
          <w:rFonts w:eastAsia="MS Mincho"/>
          <w:noProof/>
          <w:kern w:val="2"/>
          <w:lang w:val="en-GB" w:eastAsia="ja-JP"/>
        </w:rPr>
        <w:t>{Cross-Chapter Box 3.1, 3.3.1; 3.5.1}</w:t>
      </w:r>
    </w:p>
    <w:p w14:paraId="0F764D19" w14:textId="77777777" w:rsidR="004827C5" w:rsidRPr="00BD2206" w:rsidRDefault="004827C5" w:rsidP="004827C5">
      <w:pPr>
        <w:rPr>
          <w:rFonts w:eastAsia="MS Mincho"/>
          <w:shd w:val="clear" w:color="auto" w:fill="FFFFFF"/>
          <w:lang w:val="en-GB"/>
        </w:rPr>
      </w:pPr>
    </w:p>
    <w:p w14:paraId="48786856" w14:textId="77777777" w:rsidR="004827C5" w:rsidRPr="00BD2206" w:rsidRDefault="004827C5" w:rsidP="004827C5">
      <w:pPr>
        <w:rPr>
          <w:rFonts w:eastAsia="MS Mincho"/>
          <w:noProof/>
          <w:lang w:val="en-GB"/>
        </w:rPr>
      </w:pPr>
      <w:r w:rsidRPr="00BD2206">
        <w:rPr>
          <w:rFonts w:eastAsia="MS Mincho"/>
          <w:b/>
          <w:noProof/>
          <w:lang w:val="en-GB"/>
        </w:rPr>
        <w:t xml:space="preserve">It is </w:t>
      </w:r>
      <w:r w:rsidRPr="00BD2206">
        <w:rPr>
          <w:rFonts w:eastAsia="MS Mincho"/>
          <w:b/>
          <w:i/>
          <w:noProof/>
          <w:lang w:val="en-GB"/>
        </w:rPr>
        <w:t>likely</w:t>
      </w:r>
      <w:r w:rsidRPr="00BD2206">
        <w:rPr>
          <w:rFonts w:eastAsia="MS Mincho"/>
          <w:b/>
          <w:noProof/>
          <w:lang w:val="en-GB"/>
        </w:rPr>
        <w:t xml:space="preserve"> that human influence has contributed to</w:t>
      </w:r>
      <w:r w:rsidRPr="005451D4">
        <w:rPr>
          <w:rStyle w:val="FootnoteReference"/>
          <w:rFonts w:eastAsia="MS Mincho"/>
          <w:rPrChange w:id="95" w:author="Robin Matthews" w:date="2021-09-08T18:34:00Z">
            <w:rPr>
              <w:rFonts w:eastAsia="MS Mincho"/>
              <w:vertAlign w:val="superscript"/>
              <w:lang w:val="en-GB"/>
            </w:rPr>
          </w:rPrChange>
        </w:rPr>
        <w:footnoteReference w:id="4"/>
      </w:r>
      <w:r w:rsidRPr="00BD2206">
        <w:rPr>
          <w:rFonts w:eastAsia="MS Mincho"/>
          <w:b/>
          <w:noProof/>
          <w:lang w:val="en-GB"/>
        </w:rPr>
        <w:t xml:space="preserve"> moistening in the upper troposphere since 1979.</w:t>
      </w:r>
      <w:r w:rsidRPr="00BD2206">
        <w:rPr>
          <w:rFonts w:eastAsia="MS Mincho"/>
          <w:noProof/>
          <w:lang w:val="en-GB"/>
        </w:rPr>
        <w:t xml:space="preserve"> Also, there </w:t>
      </w:r>
      <w:r w:rsidRPr="00BD2206">
        <w:rPr>
          <w:rFonts w:eastAsia="MS Mincho"/>
          <w:i/>
          <w:noProof/>
          <w:lang w:val="en-GB"/>
        </w:rPr>
        <w:t>is medium confidence</w:t>
      </w:r>
      <w:r w:rsidRPr="00BD2206">
        <w:rPr>
          <w:rFonts w:eastAsia="MS Mincho"/>
          <w:noProof/>
          <w:lang w:val="en-GB"/>
        </w:rPr>
        <w:t xml:space="preserve"> that human influence contributed to a global increase in annual surface specific humidity, and </w:t>
      </w:r>
      <w:r w:rsidRPr="00BD2206">
        <w:rPr>
          <w:rFonts w:eastAsia="MS Mincho"/>
          <w:i/>
          <w:noProof/>
          <w:lang w:val="en-GB"/>
        </w:rPr>
        <w:t>medium confidence</w:t>
      </w:r>
      <w:r w:rsidRPr="00BD2206">
        <w:rPr>
          <w:rFonts w:eastAsia="MS Mincho"/>
          <w:noProof/>
          <w:lang w:val="en-GB"/>
        </w:rPr>
        <w:t xml:space="preserve"> that it contributed to a decrease in surface relative humidity over mid</w:t>
      </w:r>
      <w:r>
        <w:rPr>
          <w:rFonts w:eastAsia="MS Mincho"/>
          <w:noProof/>
          <w:lang w:val="en-GB"/>
        </w:rPr>
        <w:t>-</w:t>
      </w:r>
      <w:r w:rsidRPr="00BD2206">
        <w:rPr>
          <w:rFonts w:eastAsia="MS Mincho"/>
          <w:noProof/>
          <w:lang w:val="en-GB"/>
        </w:rPr>
        <w:t>latitude Northern Hemisphere continents during summertime. {3.3.2}</w:t>
      </w:r>
    </w:p>
    <w:p w14:paraId="4E47842E" w14:textId="77777777" w:rsidR="004827C5" w:rsidRPr="00BD2206" w:rsidRDefault="004827C5" w:rsidP="004827C5">
      <w:pPr>
        <w:rPr>
          <w:rFonts w:eastAsia="MS Mincho"/>
          <w:noProof/>
          <w:lang w:val="en-GB"/>
        </w:rPr>
      </w:pPr>
    </w:p>
    <w:p w14:paraId="28A6C9DB" w14:textId="77777777" w:rsidR="004827C5" w:rsidRPr="00BD2206" w:rsidRDefault="004827C5" w:rsidP="004827C5">
      <w:pPr>
        <w:rPr>
          <w:rFonts w:eastAsia="MS Mincho"/>
          <w:lang w:val="en-GB"/>
        </w:rPr>
      </w:pPr>
      <w:r w:rsidRPr="00BD2206">
        <w:rPr>
          <w:rFonts w:eastAsia="MS Mincho"/>
          <w:b/>
          <w:bCs/>
          <w:lang w:val="en-GB"/>
        </w:rPr>
        <w:t xml:space="preserve">It is </w:t>
      </w:r>
      <w:r w:rsidRPr="00BD2206">
        <w:rPr>
          <w:rFonts w:eastAsia="MS Mincho"/>
          <w:b/>
          <w:bCs/>
          <w:i/>
          <w:lang w:val="en-GB"/>
        </w:rPr>
        <w:t>likely</w:t>
      </w:r>
      <w:r w:rsidRPr="00BD2206">
        <w:rPr>
          <w:rFonts w:eastAsia="MS Mincho"/>
          <w:b/>
          <w:bCs/>
          <w:lang w:val="en-GB"/>
        </w:rPr>
        <w:t xml:space="preserve"> that human influence has contributed to observed large-scale precipitation changes since the mid-20</w:t>
      </w:r>
      <w:r w:rsidRPr="00452D6C">
        <w:rPr>
          <w:rFonts w:eastAsia="MS Mincho"/>
          <w:b/>
          <w:bCs/>
          <w:lang w:val="en-GB"/>
        </w:rPr>
        <w:t>th</w:t>
      </w:r>
      <w:r w:rsidRPr="00BD2206">
        <w:rPr>
          <w:rFonts w:eastAsia="MS Mincho"/>
          <w:b/>
          <w:bCs/>
          <w:lang w:val="en-GB"/>
        </w:rPr>
        <w:t xml:space="preserve"> century.</w:t>
      </w:r>
      <w:r w:rsidRPr="00BD2206">
        <w:rPr>
          <w:rFonts w:eastAsia="MS Mincho"/>
          <w:lang w:val="en-GB"/>
        </w:rPr>
        <w:t xml:space="preserve"> New attribution studies strengthen previous findings of a detectable increase in Northern Hemisphere mid</w:t>
      </w:r>
      <w:r>
        <w:rPr>
          <w:rFonts w:eastAsia="MS Mincho"/>
          <w:lang w:val="en-GB"/>
        </w:rPr>
        <w:t>-</w:t>
      </w:r>
      <w:r w:rsidRPr="00BD2206">
        <w:rPr>
          <w:rFonts w:eastAsia="MS Mincho"/>
          <w:lang w:val="en-GB"/>
        </w:rPr>
        <w:t xml:space="preserve"> to high</w:t>
      </w:r>
      <w:r>
        <w:rPr>
          <w:rFonts w:eastAsia="MS Mincho"/>
          <w:lang w:val="en-GB"/>
        </w:rPr>
        <w:t>-</w:t>
      </w:r>
      <w:r w:rsidRPr="00BD2206">
        <w:rPr>
          <w:rFonts w:eastAsia="MS Mincho"/>
          <w:lang w:val="en-GB"/>
        </w:rPr>
        <w:t>latitude land precipitation (</w:t>
      </w:r>
      <w:r w:rsidRPr="00BD2206">
        <w:rPr>
          <w:rFonts w:eastAsia="MS Mincho"/>
          <w:i/>
          <w:lang w:val="en-GB"/>
        </w:rPr>
        <w:t>high confidence</w:t>
      </w:r>
      <w:r w:rsidRPr="00BD2206">
        <w:rPr>
          <w:rFonts w:eastAsia="MS Mincho"/>
          <w:lang w:val="en-GB"/>
        </w:rPr>
        <w:t>). Human influence has contributed to strengthening the zonal mean precipitation contrast between the wet tropics and dry subtropics (</w:t>
      </w:r>
      <w:r w:rsidRPr="00BD2206">
        <w:rPr>
          <w:rFonts w:eastAsia="MS Mincho"/>
          <w:i/>
          <w:lang w:val="en-GB"/>
        </w:rPr>
        <w:t>medium confidence</w:t>
      </w:r>
      <w:r w:rsidRPr="00BD2206">
        <w:rPr>
          <w:rFonts w:eastAsia="MS Mincho"/>
          <w:lang w:val="en-GB"/>
        </w:rPr>
        <w:t>). Yet, anthropogenic aerosols contributed to decreasing global land summer monsoon precipitation from the 1950s to 1980s (</w:t>
      </w:r>
      <w:r w:rsidRPr="00BD2206">
        <w:rPr>
          <w:rFonts w:eastAsia="MS Mincho"/>
          <w:i/>
          <w:lang w:val="en-GB"/>
        </w:rPr>
        <w:t>medium confidence</w:t>
      </w:r>
      <w:r w:rsidRPr="00BD2206">
        <w:rPr>
          <w:rFonts w:eastAsia="MS Mincho"/>
          <w:lang w:val="en-GB"/>
        </w:rPr>
        <w:t xml:space="preserve">). </w:t>
      </w:r>
      <w:r w:rsidRPr="00BD2206">
        <w:rPr>
          <w:rFonts w:eastAsia="MS Mincho"/>
          <w:shd w:val="clear" w:color="auto" w:fill="FFFFFF"/>
          <w:lang w:val="en-GB"/>
        </w:rPr>
        <w:t xml:space="preserve">There is also </w:t>
      </w:r>
      <w:r w:rsidRPr="00BD2206">
        <w:rPr>
          <w:rFonts w:eastAsia="MS Mincho"/>
          <w:i/>
          <w:shd w:val="clear" w:color="auto" w:fill="FFFFFF"/>
          <w:lang w:val="en-GB"/>
        </w:rPr>
        <w:t>medium confidence</w:t>
      </w:r>
      <w:r w:rsidRPr="00BD2206">
        <w:rPr>
          <w:rFonts w:eastAsia="MS Mincho"/>
          <w:shd w:val="clear" w:color="auto" w:fill="FFFFFF"/>
          <w:lang w:val="en-GB"/>
        </w:rPr>
        <w:t xml:space="preserve"> that human influence has contributed to high</w:t>
      </w:r>
      <w:r>
        <w:rPr>
          <w:rFonts w:eastAsia="MS Mincho"/>
          <w:shd w:val="clear" w:color="auto" w:fill="FFFFFF"/>
          <w:lang w:val="en-GB"/>
        </w:rPr>
        <w:t>-</w:t>
      </w:r>
      <w:r w:rsidRPr="00BD2206">
        <w:rPr>
          <w:rFonts w:eastAsia="MS Mincho"/>
          <w:shd w:val="clear" w:color="auto" w:fill="FFFFFF"/>
          <w:lang w:val="en-GB"/>
        </w:rPr>
        <w:t>latitude increases and mid-latitude decreases in Southern Hemisphere summertime precipitation since 1979 associated with the trend of the Southern Annular Mode toward its positive phase.</w:t>
      </w:r>
      <w:r w:rsidRPr="00BD2206">
        <w:rPr>
          <w:rFonts w:eastAsia="MS Mincho"/>
          <w:lang w:val="en-GB"/>
        </w:rPr>
        <w:t xml:space="preserve"> Despite improvements, models still have deficiencies in simulating precipitation patterns, particularly over the tropical ocean (</w:t>
      </w:r>
      <w:r w:rsidRPr="00BD2206">
        <w:rPr>
          <w:rFonts w:eastAsia="MS Mincho"/>
          <w:i/>
          <w:lang w:val="en-GB"/>
        </w:rPr>
        <w:t>high confidence</w:t>
      </w:r>
      <w:r w:rsidRPr="00BD2206">
        <w:rPr>
          <w:rFonts w:eastAsia="MS Mincho"/>
          <w:lang w:val="en-GB"/>
        </w:rPr>
        <w:t>). {3.3.2, 3.3.3, 3.5.2}</w:t>
      </w:r>
    </w:p>
    <w:p w14:paraId="219A94AD" w14:textId="77777777" w:rsidR="004827C5" w:rsidRPr="00BD2206" w:rsidRDefault="004827C5" w:rsidP="004827C5">
      <w:pPr>
        <w:rPr>
          <w:rFonts w:eastAsia="MS Mincho"/>
          <w:lang w:val="en-GB"/>
        </w:rPr>
      </w:pPr>
    </w:p>
    <w:p w14:paraId="42467A94" w14:textId="77777777" w:rsidR="004827C5" w:rsidRPr="00BD2206" w:rsidRDefault="004827C5" w:rsidP="004827C5">
      <w:pPr>
        <w:rPr>
          <w:rFonts w:eastAsia="MS Mincho"/>
          <w:lang w:val="en-GB"/>
        </w:rPr>
      </w:pPr>
      <w:r w:rsidRPr="00BD2206">
        <w:rPr>
          <w:rFonts w:eastAsia="MS Mincho"/>
          <w:b/>
          <w:lang w:val="en-GB"/>
        </w:rPr>
        <w:t>Human-induced greenhouse gas forcing is the main driver of the observed changes in hot and cold extremes on the global scale (</w:t>
      </w:r>
      <w:r w:rsidRPr="00BD2206">
        <w:rPr>
          <w:rFonts w:eastAsia="MS Mincho"/>
          <w:b/>
          <w:i/>
          <w:lang w:val="en-GB"/>
        </w:rPr>
        <w:t>virtually certain</w:t>
      </w:r>
      <w:r w:rsidRPr="00BD2206">
        <w:rPr>
          <w:rFonts w:eastAsia="MS Mincho"/>
          <w:b/>
          <w:lang w:val="en-GB"/>
        </w:rPr>
        <w:t>) and on most continents (</w:t>
      </w:r>
      <w:r w:rsidRPr="00BD2206">
        <w:rPr>
          <w:rFonts w:eastAsia="MS Mincho"/>
          <w:b/>
          <w:i/>
          <w:lang w:val="en-GB"/>
        </w:rPr>
        <w:t>very likely</w:t>
      </w:r>
      <w:r w:rsidRPr="00BD2206">
        <w:rPr>
          <w:rFonts w:eastAsia="MS Mincho"/>
          <w:b/>
          <w:lang w:val="en-GB"/>
        </w:rPr>
        <w:t xml:space="preserve">). </w:t>
      </w:r>
      <w:r w:rsidRPr="00BD2206">
        <w:rPr>
          <w:rFonts w:eastAsia="MS Mincho"/>
          <w:lang w:val="en-GB"/>
        </w:rPr>
        <w:t xml:space="preserve">It is </w:t>
      </w:r>
      <w:r w:rsidRPr="00BD2206">
        <w:rPr>
          <w:rFonts w:eastAsia="MS Mincho"/>
          <w:i/>
          <w:lang w:val="en-GB"/>
        </w:rPr>
        <w:t>likely</w:t>
      </w:r>
      <w:r w:rsidRPr="00BD2206">
        <w:rPr>
          <w:rFonts w:eastAsia="MS Mincho"/>
          <w:lang w:val="en-GB"/>
        </w:rPr>
        <w:t xml:space="preserve"> that human influence, in particular due to greenhouse gas forcing, is the main driver of the observed intensification of heavy precipitation in global land regions during recent decades. There is </w:t>
      </w:r>
      <w:r w:rsidRPr="00BD2206">
        <w:rPr>
          <w:rFonts w:eastAsia="MS Mincho"/>
          <w:i/>
          <w:lang w:val="en-GB"/>
        </w:rPr>
        <w:t>high confidence</w:t>
      </w:r>
      <w:r w:rsidRPr="00BD2206">
        <w:rPr>
          <w:rFonts w:eastAsia="MS Mincho"/>
          <w:lang w:val="en-GB"/>
        </w:rPr>
        <w:t xml:space="preserve"> in the ability of models to capture the large-scale spatial distribution of precipitation extremes over land. The magnitude and frequency of extreme precipitation simulated by CMIP6 models are similar to those simulated by CMIP5 models (</w:t>
      </w:r>
      <w:r w:rsidRPr="00BD2206">
        <w:rPr>
          <w:rFonts w:eastAsia="MS Mincho"/>
          <w:i/>
          <w:lang w:val="en-GB"/>
        </w:rPr>
        <w:t>high confidence</w:t>
      </w:r>
      <w:r w:rsidRPr="00BD2206">
        <w:rPr>
          <w:rFonts w:eastAsia="MS Mincho"/>
          <w:lang w:val="en-GB"/>
        </w:rPr>
        <w:t>). {Cross-Chapter Box 3.2}</w:t>
      </w:r>
    </w:p>
    <w:p w14:paraId="24D94F6B" w14:textId="77777777" w:rsidR="004827C5" w:rsidRPr="00BD2206" w:rsidRDefault="004827C5" w:rsidP="004827C5">
      <w:pPr>
        <w:rPr>
          <w:rFonts w:eastAsia="MS Mincho"/>
          <w:noProof/>
          <w:lang w:val="en-GB"/>
        </w:rPr>
      </w:pPr>
    </w:p>
    <w:p w14:paraId="3FC87292" w14:textId="77777777" w:rsidR="004827C5" w:rsidRPr="00452D6C" w:rsidRDefault="004827C5" w:rsidP="004827C5">
      <w:pPr>
        <w:rPr>
          <w:rFonts w:eastAsia="MS Mincho"/>
          <w:shd w:val="clear" w:color="auto" w:fill="FFFFFF"/>
          <w:lang w:val="en-GB"/>
        </w:rPr>
      </w:pPr>
      <w:r w:rsidRPr="00BD2206">
        <w:rPr>
          <w:rFonts w:eastAsia="MS Mincho"/>
          <w:b/>
          <w:bCs/>
          <w:lang w:val="en-GB"/>
        </w:rPr>
        <w:t xml:space="preserve">It is </w:t>
      </w:r>
      <w:r w:rsidRPr="00BD2206">
        <w:rPr>
          <w:rFonts w:eastAsia="MS Mincho"/>
          <w:b/>
          <w:bCs/>
          <w:i/>
          <w:iCs/>
          <w:lang w:val="en-GB"/>
        </w:rPr>
        <w:t xml:space="preserve">likely </w:t>
      </w:r>
      <w:r w:rsidRPr="00BD2206">
        <w:rPr>
          <w:rFonts w:eastAsia="MS Mincho"/>
          <w:b/>
          <w:bCs/>
          <w:lang w:val="en-GB"/>
        </w:rPr>
        <w:t xml:space="preserve">that human influence </w:t>
      </w:r>
      <w:r w:rsidRPr="00BD2206">
        <w:rPr>
          <w:rFonts w:eastAsia="MS Mincho"/>
          <w:b/>
          <w:shd w:val="clear" w:color="auto" w:fill="FFFFFF"/>
          <w:lang w:val="en-GB"/>
        </w:rPr>
        <w:t>has contributed to the poleward expansion of the zonal mean Hadley cell in the Southern Hemisphere since the 1980s.</w:t>
      </w:r>
      <w:r w:rsidRPr="00BD2206">
        <w:rPr>
          <w:rFonts w:eastAsia="MS Mincho"/>
          <w:shd w:val="clear" w:color="auto" w:fill="FFFFFF"/>
          <w:lang w:val="en-GB"/>
        </w:rPr>
        <w:t xml:space="preserve"> There is </w:t>
      </w:r>
      <w:r w:rsidRPr="00BD2206">
        <w:rPr>
          <w:rFonts w:eastAsia="MS Mincho"/>
          <w:i/>
          <w:iCs/>
          <w:shd w:val="clear" w:color="auto" w:fill="FFFFFF"/>
          <w:lang w:val="en-GB"/>
        </w:rPr>
        <w:t>medium confidence</w:t>
      </w:r>
      <w:r w:rsidRPr="00BD2206">
        <w:rPr>
          <w:rFonts w:eastAsia="MS Mincho"/>
          <w:shd w:val="clear" w:color="auto" w:fill="FFFFFF"/>
          <w:lang w:val="en-GB"/>
        </w:rPr>
        <w:t xml:space="preserve"> that the observed poleward expansion of the zonal mean Hadley cell in the Northern Hemisphere is within the range of internal variability. T</w:t>
      </w:r>
      <w:r w:rsidRPr="00452D6C">
        <w:rPr>
          <w:rFonts w:eastAsia="MS Mincho"/>
          <w:shd w:val="clear" w:color="auto" w:fill="FFFFFF"/>
          <w:lang w:val="en-GB"/>
        </w:rPr>
        <w:t xml:space="preserve">he causes of the observed strengthening of the Pacific Walker circulation since the 1980s are </w:t>
      </w:r>
      <w:r w:rsidRPr="00452D6C">
        <w:rPr>
          <w:rFonts w:eastAsia="MS Mincho"/>
          <w:shd w:val="clear" w:color="auto" w:fill="FFFFFF"/>
          <w:lang w:val="en-GB"/>
        </w:rPr>
        <w:lastRenderedPageBreak/>
        <w:t>not well understood, and the observed strengthening trend is outside the range of trends simulated in the coupled models (</w:t>
      </w:r>
      <w:r w:rsidRPr="00452D6C">
        <w:rPr>
          <w:rFonts w:eastAsia="MS Mincho"/>
          <w:i/>
          <w:iCs/>
          <w:shd w:val="clear" w:color="auto" w:fill="FFFFFF"/>
          <w:lang w:val="en-GB"/>
        </w:rPr>
        <w:t>medium confidence</w:t>
      </w:r>
      <w:r w:rsidRPr="00452D6C">
        <w:rPr>
          <w:rFonts w:eastAsia="MS Mincho"/>
          <w:shd w:val="clear" w:color="auto" w:fill="FFFFFF"/>
          <w:lang w:val="en-GB"/>
        </w:rPr>
        <w:t>). While CMIP6</w:t>
      </w:r>
      <w:r w:rsidRPr="00BD2206">
        <w:rPr>
          <w:rFonts w:eastAsia="MS Mincho"/>
          <w:shd w:val="clear" w:color="auto" w:fill="FFFFFF"/>
          <w:lang w:val="en-GB"/>
        </w:rPr>
        <w:t xml:space="preserve"> models capture the general characteristics of the tropospheric large-scale circulation (</w:t>
      </w:r>
      <w:r w:rsidRPr="00BD2206">
        <w:rPr>
          <w:rFonts w:eastAsia="MS Mincho"/>
          <w:i/>
          <w:shd w:val="clear" w:color="auto" w:fill="FFFFFF"/>
          <w:lang w:val="en-GB"/>
        </w:rPr>
        <w:t>high confidence</w:t>
      </w:r>
      <w:r w:rsidRPr="00BD2206">
        <w:rPr>
          <w:rFonts w:eastAsia="MS Mincho"/>
          <w:shd w:val="clear" w:color="auto" w:fill="FFFFFF"/>
          <w:lang w:val="en-GB"/>
        </w:rPr>
        <w:t>), systematic biases exist in the mean frequency of atmospheric blocking events, especially in the Euro-Atlantic sector, some of which reduce with increasing model resolution (</w:t>
      </w:r>
      <w:r w:rsidRPr="00BD2206">
        <w:rPr>
          <w:rFonts w:eastAsia="MS Mincho"/>
          <w:i/>
          <w:iCs/>
          <w:shd w:val="clear" w:color="auto" w:fill="FFFFFF"/>
          <w:lang w:val="en-GB"/>
        </w:rPr>
        <w:t>medium confidence</w:t>
      </w:r>
      <w:r w:rsidRPr="00BD2206">
        <w:rPr>
          <w:rFonts w:eastAsia="MS Mincho"/>
          <w:shd w:val="clear" w:color="auto" w:fill="FFFFFF"/>
          <w:lang w:val="en-GB"/>
        </w:rPr>
        <w:t xml:space="preserve">). </w:t>
      </w:r>
      <w:r w:rsidRPr="00BD2206">
        <w:rPr>
          <w:rFonts w:eastAsia="MS Mincho"/>
          <w:noProof/>
          <w:lang w:val="en-GB"/>
        </w:rPr>
        <w:t>{3.3.3}</w:t>
      </w:r>
    </w:p>
    <w:p w14:paraId="07E01572" w14:textId="77777777" w:rsidR="004827C5" w:rsidRPr="00BD2206" w:rsidRDefault="004827C5" w:rsidP="004827C5">
      <w:pPr>
        <w:rPr>
          <w:rFonts w:eastAsia="MS Mincho"/>
          <w:lang w:val="en-GB"/>
        </w:rPr>
      </w:pPr>
    </w:p>
    <w:p w14:paraId="3AA3780D" w14:textId="77777777" w:rsidR="004827C5" w:rsidRPr="00BD2206" w:rsidRDefault="004827C5" w:rsidP="004827C5">
      <w:pPr>
        <w:rPr>
          <w:rFonts w:eastAsia="MS Mincho"/>
          <w:b/>
          <w:bCs/>
          <w:lang w:val="en-GB"/>
        </w:rPr>
      </w:pPr>
      <w:r w:rsidRPr="00BD2206">
        <w:rPr>
          <w:rFonts w:eastAsia="MS Mincho"/>
          <w:b/>
          <w:bCs/>
          <w:lang w:val="en-GB"/>
        </w:rPr>
        <w:t>Human Influence on the Cryosphere</w:t>
      </w:r>
    </w:p>
    <w:p w14:paraId="2C41690F" w14:textId="77777777" w:rsidR="004827C5" w:rsidRPr="00BD2206" w:rsidRDefault="004827C5" w:rsidP="004827C5">
      <w:pPr>
        <w:rPr>
          <w:rFonts w:eastAsia="MS Mincho"/>
          <w:noProof/>
          <w:lang w:val="en-GB"/>
        </w:rPr>
      </w:pPr>
    </w:p>
    <w:p w14:paraId="64683239" w14:textId="77777777" w:rsidR="004827C5" w:rsidRPr="00BD2206" w:rsidRDefault="004827C5" w:rsidP="004827C5">
      <w:pPr>
        <w:rPr>
          <w:rFonts w:eastAsia="MS Mincho"/>
          <w:lang w:val="en-GB"/>
        </w:rPr>
      </w:pPr>
      <w:r w:rsidRPr="00BD2206">
        <w:rPr>
          <w:rFonts w:eastAsia="MS Mincho"/>
          <w:b/>
          <w:lang w:val="en-GB"/>
        </w:rPr>
        <w:t xml:space="preserve">It is </w:t>
      </w:r>
      <w:r w:rsidRPr="00BD2206">
        <w:rPr>
          <w:rFonts w:eastAsia="MS Mincho"/>
          <w:b/>
          <w:i/>
          <w:lang w:val="en-GB"/>
        </w:rPr>
        <w:t>very likely</w:t>
      </w:r>
      <w:r w:rsidRPr="00BD2206">
        <w:rPr>
          <w:rFonts w:eastAsia="MS Mincho"/>
          <w:b/>
          <w:lang w:val="en-GB"/>
        </w:rPr>
        <w:t xml:space="preserve"> that anthropogenic forcing, mainly due to greenhouse gas increases, was the main driver of Arctic sea ice loss since the late 1970s.</w:t>
      </w:r>
      <w:r w:rsidRPr="00BD2206">
        <w:rPr>
          <w:rFonts w:eastAsia="MS Mincho"/>
          <w:noProof/>
          <w:lang w:val="en-GB"/>
        </w:rPr>
        <w:t xml:space="preserve"> There is new evidence that increases in anthropogenic aerosols have offset part of the greenhouse gas-induced Arctic sea ice loss since the 1950s (</w:t>
      </w:r>
      <w:r w:rsidRPr="00BD2206">
        <w:rPr>
          <w:rFonts w:eastAsia="MS Mincho"/>
          <w:i/>
          <w:noProof/>
          <w:lang w:val="en-GB"/>
        </w:rPr>
        <w:t>medium confidence</w:t>
      </w:r>
      <w:r w:rsidRPr="00BD2206">
        <w:rPr>
          <w:rFonts w:eastAsia="MS Mincho"/>
          <w:noProof/>
          <w:lang w:val="en-GB"/>
        </w:rPr>
        <w:t>). In the Arctic, despite large differences in the mean sea ice state, loss of sea ice extent and thickness during recent decades is reproduced in all CMIP5 and CMIP6 models (</w:t>
      </w:r>
      <w:r w:rsidRPr="00BD2206">
        <w:rPr>
          <w:rFonts w:eastAsia="MS Mincho"/>
          <w:i/>
          <w:noProof/>
          <w:lang w:val="en-GB"/>
        </w:rPr>
        <w:t>high confidence</w:t>
      </w:r>
      <w:r w:rsidRPr="00BD2206">
        <w:rPr>
          <w:rFonts w:eastAsia="MS Mincho"/>
          <w:noProof/>
          <w:lang w:val="en-GB"/>
        </w:rPr>
        <w:t xml:space="preserve">). By contrast, global climate models do not generally capture the small observed increase in Antarctic sea ice extent during the satellite era, and there is </w:t>
      </w:r>
      <w:r w:rsidRPr="00BD2206">
        <w:rPr>
          <w:rFonts w:eastAsia="MS Mincho"/>
          <w:i/>
          <w:noProof/>
          <w:lang w:val="en-GB"/>
        </w:rPr>
        <w:t>low confidence</w:t>
      </w:r>
      <w:r w:rsidRPr="00BD2206">
        <w:rPr>
          <w:rFonts w:eastAsia="MS Mincho"/>
          <w:noProof/>
          <w:lang w:val="en-GB"/>
        </w:rPr>
        <w:t xml:space="preserve"> in attributing the causes of this change. {3.4.1}</w:t>
      </w:r>
    </w:p>
    <w:p w14:paraId="0C5BA361" w14:textId="77777777" w:rsidR="004827C5" w:rsidRPr="00BD2206" w:rsidRDefault="004827C5" w:rsidP="004827C5">
      <w:pPr>
        <w:rPr>
          <w:rFonts w:eastAsia="MS Mincho"/>
          <w:lang w:val="en-GB"/>
        </w:rPr>
      </w:pPr>
    </w:p>
    <w:p w14:paraId="32977E94" w14:textId="77777777" w:rsidR="004827C5" w:rsidRPr="00BD2206" w:rsidRDefault="004827C5" w:rsidP="004827C5">
      <w:pPr>
        <w:rPr>
          <w:lang w:val="en-GB" w:eastAsia="en-CA"/>
        </w:rPr>
      </w:pPr>
      <w:r w:rsidRPr="00BD2206">
        <w:rPr>
          <w:rFonts w:eastAsia="MS Mincho"/>
          <w:b/>
          <w:noProof/>
          <w:lang w:val="en-GB"/>
        </w:rPr>
        <w:t xml:space="preserve">It is </w:t>
      </w:r>
      <w:r w:rsidRPr="00BD2206">
        <w:rPr>
          <w:rFonts w:eastAsia="MS Mincho"/>
          <w:b/>
          <w:i/>
          <w:noProof/>
          <w:lang w:val="en-GB"/>
        </w:rPr>
        <w:t>very</w:t>
      </w:r>
      <w:r w:rsidRPr="00BD2206">
        <w:rPr>
          <w:rFonts w:eastAsia="MS Mincho"/>
          <w:b/>
          <w:noProof/>
          <w:lang w:val="en-GB"/>
        </w:rPr>
        <w:t xml:space="preserve"> </w:t>
      </w:r>
      <w:r w:rsidRPr="00BD2206">
        <w:rPr>
          <w:rFonts w:eastAsia="MS Mincho"/>
          <w:b/>
          <w:i/>
          <w:noProof/>
          <w:lang w:val="en-GB"/>
        </w:rPr>
        <w:t xml:space="preserve">likely </w:t>
      </w:r>
      <w:r w:rsidRPr="00BD2206">
        <w:rPr>
          <w:rFonts w:eastAsia="MS Mincho"/>
          <w:b/>
          <w:noProof/>
          <w:lang w:val="en-GB"/>
        </w:rPr>
        <w:t xml:space="preserve">that human influence contributed to the observed reductions in Northern Hemisphere spring snow cover since 1950. </w:t>
      </w:r>
      <w:r w:rsidRPr="00BD2206">
        <w:rPr>
          <w:rFonts w:eastAsia="MS Mincho"/>
          <w:noProof/>
          <w:lang w:val="en-GB"/>
        </w:rPr>
        <w:t>The seasonal cycle in Northern Hemisphere snow cover is better reproduced by CMIP6 than by CMIP5 models (</w:t>
      </w:r>
      <w:r w:rsidRPr="00BD2206">
        <w:rPr>
          <w:rFonts w:eastAsia="MS Mincho"/>
          <w:i/>
          <w:noProof/>
          <w:lang w:val="en-GB"/>
        </w:rPr>
        <w:t>high confidence</w:t>
      </w:r>
      <w:r w:rsidRPr="00BD2206">
        <w:rPr>
          <w:rFonts w:eastAsia="MS Mincho"/>
          <w:noProof/>
          <w:lang w:val="en-GB"/>
        </w:rPr>
        <w:t>).</w:t>
      </w:r>
      <w:r w:rsidRPr="00BD2206">
        <w:rPr>
          <w:rFonts w:eastAsia="MS Mincho"/>
          <w:b/>
          <w:noProof/>
          <w:lang w:val="en-GB"/>
        </w:rPr>
        <w:t xml:space="preserve"> </w:t>
      </w:r>
      <w:r w:rsidRPr="00BD2206">
        <w:rPr>
          <w:rFonts w:eastAsia="MS Mincho"/>
          <w:lang w:val="en-GB"/>
        </w:rPr>
        <w:t xml:space="preserve">Human influence was </w:t>
      </w:r>
      <w:r w:rsidRPr="00BD2206">
        <w:rPr>
          <w:rFonts w:eastAsia="MS Mincho"/>
          <w:i/>
          <w:iCs/>
          <w:lang w:val="en-GB"/>
        </w:rPr>
        <w:t>very likely</w:t>
      </w:r>
      <w:r w:rsidRPr="00BD2206">
        <w:rPr>
          <w:rFonts w:eastAsia="MS Mincho"/>
          <w:lang w:val="en-GB"/>
        </w:rPr>
        <w:t xml:space="preserve"> the main driver of the recent global, near-universal retreat of glaciers.</w:t>
      </w:r>
      <w:r w:rsidRPr="00BD2206">
        <w:rPr>
          <w:rFonts w:eastAsia="MS Mincho"/>
          <w:bCs/>
          <w:noProof/>
          <w:lang w:val="en-GB"/>
        </w:rPr>
        <w:t xml:space="preserve"> </w:t>
      </w:r>
      <w:r w:rsidRPr="00BD2206">
        <w:rPr>
          <w:rFonts w:eastAsia="MS Mincho"/>
          <w:lang w:val="en-GB"/>
        </w:rPr>
        <w:t xml:space="preserve">It is </w:t>
      </w:r>
      <w:r w:rsidRPr="00BD2206">
        <w:rPr>
          <w:rFonts w:eastAsia="MS Mincho"/>
          <w:i/>
          <w:iCs/>
          <w:lang w:val="en-GB"/>
        </w:rPr>
        <w:t>very likely</w:t>
      </w:r>
      <w:r w:rsidRPr="00BD2206">
        <w:rPr>
          <w:rFonts w:eastAsia="MS Mincho"/>
          <w:lang w:val="en-GB"/>
        </w:rPr>
        <w:t xml:space="preserve"> that human influence </w:t>
      </w:r>
      <w:r>
        <w:rPr>
          <w:rFonts w:eastAsia="MS Mincho"/>
          <w:lang w:val="en-GB"/>
        </w:rPr>
        <w:t xml:space="preserve">has </w:t>
      </w:r>
      <w:r w:rsidRPr="00BD2206">
        <w:rPr>
          <w:rFonts w:eastAsia="MS Mincho"/>
          <w:lang w:val="en-GB"/>
        </w:rPr>
        <w:t>contributed to the observed surface melting of the Greenland Ice Sheet over the past two decades</w:t>
      </w:r>
      <w:r w:rsidRPr="00BD2206">
        <w:rPr>
          <w:rFonts w:eastAsia="MS Mincho"/>
          <w:noProof/>
          <w:lang w:val="en-GB"/>
        </w:rPr>
        <w:t xml:space="preserve">, </w:t>
      </w:r>
      <w:r w:rsidRPr="00BD2206">
        <w:rPr>
          <w:rFonts w:eastAsia="MS Mincho"/>
          <w:lang w:val="en-GB"/>
        </w:rPr>
        <w:t xml:space="preserve">and there is </w:t>
      </w:r>
      <w:r w:rsidRPr="00BD2206">
        <w:rPr>
          <w:rFonts w:eastAsia="MS Mincho"/>
          <w:i/>
          <w:iCs/>
          <w:lang w:val="en-GB"/>
        </w:rPr>
        <w:t>medium confidence</w:t>
      </w:r>
      <w:r w:rsidRPr="00BD2206">
        <w:rPr>
          <w:rFonts w:eastAsia="MS Mincho"/>
          <w:lang w:val="en-GB"/>
        </w:rPr>
        <w:t xml:space="preserve"> in an anthropogenic contribution to recent overall mass loss from the Greenland Ice Sheet. However,</w:t>
      </w:r>
      <w:r w:rsidRPr="00BD2206">
        <w:rPr>
          <w:rFonts w:eastAsia="MS Mincho"/>
          <w:noProof/>
          <w:lang w:val="en-GB"/>
        </w:rPr>
        <w:t xml:space="preserve"> </w:t>
      </w:r>
      <w:r w:rsidRPr="00BD2206">
        <w:rPr>
          <w:rFonts w:eastAsia="MS Mincho"/>
          <w:lang w:val="en-GB"/>
        </w:rPr>
        <w:t xml:space="preserve">there is only </w:t>
      </w:r>
      <w:r w:rsidRPr="00BD2206">
        <w:rPr>
          <w:rFonts w:eastAsia="MS Mincho"/>
          <w:i/>
          <w:lang w:val="en-GB"/>
        </w:rPr>
        <w:t>limited evidence</w:t>
      </w:r>
      <w:r w:rsidRPr="00BD2206">
        <w:rPr>
          <w:rFonts w:eastAsia="MS Mincho"/>
          <w:lang w:val="en-GB"/>
        </w:rPr>
        <w:t xml:space="preserve">, with </w:t>
      </w:r>
      <w:r w:rsidRPr="00BD2206">
        <w:rPr>
          <w:rFonts w:eastAsia="MS Mincho"/>
          <w:i/>
          <w:iCs/>
          <w:lang w:val="en-GB"/>
        </w:rPr>
        <w:t>medium agreement</w:t>
      </w:r>
      <w:r w:rsidRPr="00BD2206">
        <w:rPr>
          <w:rFonts w:eastAsia="MS Mincho"/>
          <w:lang w:val="en-GB"/>
        </w:rPr>
        <w:t xml:space="preserve">, of human influence on Antarctic </w:t>
      </w:r>
      <w:r>
        <w:rPr>
          <w:rFonts w:eastAsia="MS Mincho"/>
          <w:lang w:val="en-GB"/>
        </w:rPr>
        <w:t xml:space="preserve">Ice Sheet </w:t>
      </w:r>
      <w:r w:rsidRPr="00BD2206">
        <w:rPr>
          <w:rFonts w:eastAsia="MS Mincho"/>
          <w:lang w:val="en-GB"/>
        </w:rPr>
        <w:t>mass balance through changes in ice discharge</w:t>
      </w:r>
      <w:r w:rsidRPr="00BD2206">
        <w:rPr>
          <w:rFonts w:eastAsia="MS Mincho"/>
          <w:noProof/>
          <w:lang w:val="en-GB"/>
        </w:rPr>
        <w:t>. {3.4.2, 3.4.3}</w:t>
      </w:r>
    </w:p>
    <w:p w14:paraId="78DFD266" w14:textId="77777777" w:rsidR="004827C5" w:rsidRPr="00BD2206" w:rsidRDefault="004827C5" w:rsidP="004827C5">
      <w:pPr>
        <w:rPr>
          <w:rFonts w:eastAsia="MS Mincho"/>
          <w:b/>
          <w:lang w:val="en-GB"/>
        </w:rPr>
      </w:pPr>
    </w:p>
    <w:p w14:paraId="3D977CB4" w14:textId="77777777" w:rsidR="004827C5" w:rsidRPr="00BD2206" w:rsidRDefault="004827C5" w:rsidP="004827C5">
      <w:pPr>
        <w:rPr>
          <w:rFonts w:eastAsia="MS Mincho"/>
          <w:b/>
          <w:lang w:val="en-GB"/>
        </w:rPr>
      </w:pPr>
      <w:r w:rsidRPr="00BD2206">
        <w:rPr>
          <w:rFonts w:eastAsia="MS Mincho"/>
          <w:b/>
          <w:lang w:val="en-GB"/>
        </w:rPr>
        <w:t xml:space="preserve">Human Influence on the Ocean </w:t>
      </w:r>
    </w:p>
    <w:p w14:paraId="7797E3B9" w14:textId="77777777" w:rsidR="004827C5" w:rsidRPr="00BD2206" w:rsidRDefault="004827C5" w:rsidP="004827C5">
      <w:pPr>
        <w:rPr>
          <w:rFonts w:eastAsia="MS Mincho"/>
          <w:lang w:val="en-GB"/>
        </w:rPr>
      </w:pPr>
    </w:p>
    <w:p w14:paraId="19082459" w14:textId="5EFF991E" w:rsidR="004827C5" w:rsidRPr="00BD2206" w:rsidRDefault="004827C5" w:rsidP="004827C5">
      <w:pPr>
        <w:rPr>
          <w:rFonts w:eastAsia="MS Mincho"/>
          <w:lang w:val="en-GB"/>
        </w:rPr>
      </w:pPr>
      <w:r w:rsidRPr="00BD2206">
        <w:rPr>
          <w:rFonts w:eastAsia="MS Mincho"/>
          <w:b/>
          <w:lang w:val="en-GB"/>
        </w:rPr>
        <w:t xml:space="preserve">It is </w:t>
      </w:r>
      <w:r w:rsidRPr="00BD2206">
        <w:rPr>
          <w:rFonts w:eastAsia="MS Mincho"/>
          <w:b/>
          <w:i/>
          <w:iCs/>
          <w:lang w:val="en-GB"/>
        </w:rPr>
        <w:t xml:space="preserve">extremely likely </w:t>
      </w:r>
      <w:r w:rsidRPr="00BD2206">
        <w:rPr>
          <w:rFonts w:eastAsia="MS Mincho"/>
          <w:b/>
          <w:lang w:val="en-GB"/>
        </w:rPr>
        <w:t>that human influence was the main driver of the ocean heat content increase observed since the 1970s, which extends into the deeper ocean (</w:t>
      </w:r>
      <w:r w:rsidRPr="00452D6C">
        <w:rPr>
          <w:rFonts w:eastAsia="MS Mincho"/>
          <w:b/>
          <w:i/>
          <w:iCs/>
          <w:lang w:val="en-GB"/>
        </w:rPr>
        <w:t>very</w:t>
      </w:r>
      <w:r w:rsidRPr="00BD2206">
        <w:rPr>
          <w:rFonts w:eastAsia="MS Mincho"/>
          <w:b/>
          <w:lang w:val="en-GB"/>
        </w:rPr>
        <w:t xml:space="preserve"> </w:t>
      </w:r>
      <w:r w:rsidRPr="00BD2206">
        <w:rPr>
          <w:rFonts w:eastAsia="MS Mincho"/>
          <w:b/>
          <w:i/>
          <w:iCs/>
          <w:lang w:val="en-GB"/>
        </w:rPr>
        <w:t>high confidence</w:t>
      </w:r>
      <w:r w:rsidRPr="00BD2206">
        <w:rPr>
          <w:rFonts w:eastAsia="MS Mincho"/>
          <w:b/>
          <w:lang w:val="en-GB"/>
        </w:rPr>
        <w:t>).</w:t>
      </w:r>
      <w:r w:rsidRPr="00BD2206">
        <w:rPr>
          <w:rFonts w:eastAsia="MS Mincho"/>
          <w:lang w:val="en-GB"/>
        </w:rPr>
        <w:t xml:space="preserve"> Since AR5, there is improved consistency between recent observed estimates and model simulations of changes in upper (&lt;700 m) ocean heat content, when accounting for both natural and anthropogenic forcings.</w:t>
      </w:r>
      <w:r w:rsidRPr="00BD2206">
        <w:rPr>
          <w:rFonts w:eastAsia="MS Mincho"/>
          <w:b/>
          <w:lang w:val="en-GB"/>
        </w:rPr>
        <w:t xml:space="preserve"> </w:t>
      </w:r>
      <w:r w:rsidRPr="00BD2206">
        <w:rPr>
          <w:rFonts w:eastAsia="MS Mincho"/>
          <w:lang w:val="en-GB"/>
        </w:rPr>
        <w:t>Updated observations and model simulations show that warming extends throughout the entire water column (</w:t>
      </w:r>
      <w:r w:rsidRPr="00BD2206">
        <w:rPr>
          <w:rFonts w:eastAsia="MS Mincho"/>
          <w:i/>
          <w:iCs/>
          <w:lang w:val="en-GB"/>
        </w:rPr>
        <w:t xml:space="preserve">high </w:t>
      </w:r>
      <w:r w:rsidRPr="00452D6C">
        <w:rPr>
          <w:rFonts w:eastAsia="MS Mincho"/>
          <w:i/>
          <w:iCs/>
          <w:lang w:val="en-GB"/>
        </w:rPr>
        <w:t>confidence</w:t>
      </w:r>
      <w:r w:rsidRPr="00452D6C">
        <w:rPr>
          <w:rFonts w:eastAsia="MS Mincho"/>
          <w:lang w:val="en-GB"/>
        </w:rPr>
        <w:t>), with CMIP6 models simulating 58% of industrial-era heat uptake (1850</w:t>
      </w:r>
      <w:ins w:id="97" w:author="Sara M Tuson" w:date="2021-06-24T12:26:00Z">
        <w:r w:rsidR="009E7B25" w:rsidRPr="00452D6C">
          <w:rPr>
            <w:rFonts w:eastAsia="MS Mincho"/>
            <w:lang w:val="en-GB"/>
          </w:rPr>
          <w:t>–</w:t>
        </w:r>
      </w:ins>
      <w:del w:id="98" w:author="Sara M Tuson" w:date="2021-06-24T12:26:00Z">
        <w:r w:rsidRPr="00452D6C" w:rsidDel="009E7B25">
          <w:rPr>
            <w:rFonts w:eastAsia="MS Mincho"/>
            <w:lang w:val="en-GB"/>
          </w:rPr>
          <w:delText xml:space="preserve"> to </w:delText>
        </w:r>
      </w:del>
      <w:r w:rsidRPr="00452D6C">
        <w:rPr>
          <w:rFonts w:eastAsia="MS Mincho"/>
          <w:lang w:val="en-GB"/>
        </w:rPr>
        <w:t>2014) in the upper layer (0–700 m), 21% in the intermediate layer (700–2000 m) and 22% in the deep layer (&gt;2000 m). The structure and magnitude of multi-model mean ocean temperature biases have not changed substantially be</w:t>
      </w:r>
      <w:r w:rsidRPr="00BD2206">
        <w:rPr>
          <w:rFonts w:eastAsia="MS Mincho"/>
          <w:lang w:val="en-GB"/>
        </w:rPr>
        <w:t>tween CMIP5 and CMIP6 (</w:t>
      </w:r>
      <w:r w:rsidRPr="00BD2206">
        <w:rPr>
          <w:rFonts w:eastAsia="MS Mincho"/>
          <w:i/>
          <w:lang w:val="en-GB"/>
        </w:rPr>
        <w:t>medium confidence</w:t>
      </w:r>
      <w:r w:rsidRPr="00BD2206">
        <w:rPr>
          <w:rFonts w:eastAsia="MS Mincho"/>
          <w:lang w:val="en-GB"/>
        </w:rPr>
        <w:t>). {3.5.1}</w:t>
      </w:r>
    </w:p>
    <w:p w14:paraId="686732C9" w14:textId="77777777" w:rsidR="004827C5" w:rsidRPr="00BD2206" w:rsidRDefault="004827C5" w:rsidP="004827C5">
      <w:pPr>
        <w:rPr>
          <w:rFonts w:eastAsia="MS Mincho"/>
          <w:lang w:val="en-GB"/>
        </w:rPr>
      </w:pPr>
    </w:p>
    <w:p w14:paraId="5A143BA9" w14:textId="43933C25" w:rsidR="004827C5" w:rsidRPr="00BD2206" w:rsidRDefault="004827C5" w:rsidP="004827C5">
      <w:pPr>
        <w:rPr>
          <w:rFonts w:eastAsia="MS Mincho"/>
          <w:lang w:val="en-GB"/>
        </w:rPr>
      </w:pPr>
      <w:r w:rsidRPr="00BD2206">
        <w:rPr>
          <w:rFonts w:eastAsia="MS Mincho"/>
          <w:b/>
          <w:bCs/>
          <w:lang w:val="en-GB"/>
        </w:rPr>
        <w:t xml:space="preserve">It is </w:t>
      </w:r>
      <w:r w:rsidRPr="00BD2206">
        <w:rPr>
          <w:rFonts w:eastAsia="MS Mincho"/>
          <w:b/>
          <w:bCs/>
          <w:i/>
          <w:iCs/>
          <w:lang w:val="en-GB"/>
        </w:rPr>
        <w:t>extremely likely</w:t>
      </w:r>
      <w:r w:rsidRPr="00BD2206">
        <w:rPr>
          <w:rFonts w:eastAsia="MS Mincho"/>
          <w:b/>
          <w:bCs/>
          <w:lang w:val="en-GB"/>
        </w:rPr>
        <w:t xml:space="preserve"> that human influence has contributed to observed near-surface and subsurface oceanic salinity changes since the mid-20</w:t>
      </w:r>
      <w:r w:rsidRPr="00452D6C">
        <w:rPr>
          <w:rFonts w:eastAsia="MS Mincho"/>
          <w:b/>
          <w:bCs/>
          <w:lang w:val="en-GB"/>
        </w:rPr>
        <w:t>th</w:t>
      </w:r>
      <w:r w:rsidRPr="00BD2206">
        <w:rPr>
          <w:rFonts w:eastAsia="MS Mincho"/>
          <w:b/>
          <w:bCs/>
          <w:lang w:val="en-GB"/>
        </w:rPr>
        <w:t xml:space="preserve"> century. </w:t>
      </w:r>
      <w:r w:rsidRPr="00BD2206">
        <w:rPr>
          <w:rFonts w:eastAsia="MS Mincho"/>
          <w:lang w:val="en-GB"/>
        </w:rPr>
        <w:t>The associated pattern of change corresponds to fresh regions becoming fresher and salty regions becoming saltier (</w:t>
      </w:r>
      <w:r w:rsidRPr="00BD2206">
        <w:rPr>
          <w:rFonts w:eastAsia="MS Mincho"/>
          <w:i/>
          <w:lang w:val="en-GB"/>
        </w:rPr>
        <w:t>high confidence</w:t>
      </w:r>
      <w:r w:rsidRPr="00BD2206">
        <w:rPr>
          <w:rFonts w:eastAsia="MS Mincho"/>
          <w:lang w:val="en-GB"/>
        </w:rPr>
        <w:t>). Changes to the coincident atmospheric water cycle and ocean</w:t>
      </w:r>
      <w:ins w:id="99" w:author="Sara M Tuson" w:date="2021-06-24T10:33:00Z">
        <w:r w:rsidR="000C4525">
          <w:rPr>
            <w:rFonts w:eastAsia="MS Mincho"/>
            <w:lang w:val="en-GB"/>
          </w:rPr>
          <w:t>-</w:t>
        </w:r>
      </w:ins>
      <w:del w:id="100" w:author="Sara M Tuson" w:date="2021-06-24T10:33:00Z">
        <w:r w:rsidRPr="00BD2206" w:rsidDel="000C4525">
          <w:rPr>
            <w:rFonts w:eastAsia="MS Mincho"/>
            <w:lang w:val="en-GB"/>
          </w:rPr>
          <w:delText>–</w:delText>
        </w:r>
      </w:del>
      <w:r w:rsidRPr="00BD2206">
        <w:rPr>
          <w:rFonts w:eastAsia="MS Mincho"/>
          <w:lang w:val="en-GB"/>
        </w:rPr>
        <w:t>atmosphere fluxes (evaporation and precipitation) are the primary drivers of the observed basin-scale salinity changes (</w:t>
      </w:r>
      <w:r w:rsidRPr="00BD2206">
        <w:rPr>
          <w:rFonts w:eastAsia="MS Mincho"/>
          <w:i/>
          <w:iCs/>
          <w:lang w:val="en-GB"/>
        </w:rPr>
        <w:t>high confidence</w:t>
      </w:r>
      <w:r w:rsidRPr="00BD2206">
        <w:rPr>
          <w:rFonts w:eastAsia="MS Mincho"/>
          <w:lang w:val="en-GB"/>
        </w:rPr>
        <w:t>). The observed depth-integrated basin-scale salinity changes have been attributed to human influence, with CMIP5 and CMIP6 models able to reproduce these patterns only in simulations that include greenhouse gas increases (</w:t>
      </w:r>
      <w:r w:rsidRPr="00BD2206">
        <w:rPr>
          <w:rFonts w:eastAsia="MS Mincho"/>
          <w:i/>
          <w:iCs/>
          <w:lang w:val="en-GB"/>
        </w:rPr>
        <w:t>medium confidence</w:t>
      </w:r>
      <w:r w:rsidRPr="00BD2206">
        <w:rPr>
          <w:rFonts w:eastAsia="MS Mincho"/>
          <w:lang w:val="en-GB"/>
        </w:rPr>
        <w:t>). The basin-scale changes are consistent across models and intensify through the historical period (</w:t>
      </w:r>
      <w:r w:rsidRPr="00BD2206">
        <w:rPr>
          <w:rFonts w:eastAsia="MS Mincho"/>
          <w:i/>
          <w:iCs/>
          <w:lang w:val="en-GB"/>
        </w:rPr>
        <w:t>high confidence</w:t>
      </w:r>
      <w:r w:rsidRPr="00BD2206">
        <w:rPr>
          <w:rFonts w:eastAsia="MS Mincho"/>
          <w:lang w:val="en-GB"/>
        </w:rPr>
        <w:t>). The structure of the biases in the multi-model mean has not changed substantially between CMIP5 and CMIP6 (</w:t>
      </w:r>
      <w:r w:rsidRPr="00BD2206">
        <w:rPr>
          <w:rFonts w:eastAsia="MS Mincho"/>
          <w:i/>
          <w:lang w:val="en-GB"/>
        </w:rPr>
        <w:t>medium confidence</w:t>
      </w:r>
      <w:r w:rsidRPr="00BD2206">
        <w:rPr>
          <w:rFonts w:eastAsia="MS Mincho"/>
          <w:lang w:val="en-GB"/>
        </w:rPr>
        <w:t>). {3.5.2}</w:t>
      </w:r>
    </w:p>
    <w:p w14:paraId="554198C9" w14:textId="77777777" w:rsidR="004827C5" w:rsidRPr="00BD2206" w:rsidRDefault="004827C5" w:rsidP="004827C5">
      <w:pPr>
        <w:rPr>
          <w:rFonts w:eastAsia="MS Mincho"/>
          <w:lang w:val="en-GB"/>
        </w:rPr>
      </w:pPr>
    </w:p>
    <w:p w14:paraId="508F416B" w14:textId="6BD82CDE" w:rsidR="004827C5" w:rsidRPr="00BD2206" w:rsidRDefault="004827C5" w:rsidP="004827C5">
      <w:pPr>
        <w:rPr>
          <w:rFonts w:eastAsia="MS Mincho"/>
          <w:lang w:val="en-GB"/>
        </w:rPr>
      </w:pPr>
      <w:r w:rsidRPr="00BD2206">
        <w:rPr>
          <w:rFonts w:eastAsia="MS Mincho"/>
          <w:b/>
          <w:bCs/>
          <w:lang w:val="en-GB"/>
        </w:rPr>
        <w:t xml:space="preserve">Combining the attributable contributions from glaciers, </w:t>
      </w:r>
      <w:del w:id="101" w:author="Ian Blenkinsop" w:date="2021-07-12T15:42:00Z">
        <w:r w:rsidRPr="00BD2206" w:rsidDel="009A46E9">
          <w:rPr>
            <w:rFonts w:eastAsia="MS Mincho"/>
            <w:b/>
            <w:bCs/>
            <w:lang w:val="en-GB"/>
          </w:rPr>
          <w:delText xml:space="preserve">ice </w:delText>
        </w:r>
      </w:del>
      <w:ins w:id="102" w:author="Ian Blenkinsop" w:date="2021-07-12T15:42:00Z">
        <w:r w:rsidR="009A46E9" w:rsidRPr="00BD2206">
          <w:rPr>
            <w:rFonts w:eastAsia="MS Mincho"/>
            <w:b/>
            <w:bCs/>
            <w:lang w:val="en-GB"/>
          </w:rPr>
          <w:t>ice</w:t>
        </w:r>
        <w:r w:rsidR="009A46E9">
          <w:rPr>
            <w:rFonts w:eastAsia="MS Mincho"/>
            <w:b/>
            <w:bCs/>
            <w:lang w:val="en-GB"/>
          </w:rPr>
          <w:t>-</w:t>
        </w:r>
      </w:ins>
      <w:r w:rsidRPr="00BD2206">
        <w:rPr>
          <w:rFonts w:eastAsia="MS Mincho"/>
          <w:b/>
          <w:bCs/>
          <w:lang w:val="en-GB"/>
        </w:rPr>
        <w:t xml:space="preserve">sheet surface mass balance and thermal expansion, it is </w:t>
      </w:r>
      <w:r w:rsidRPr="00BD2206">
        <w:rPr>
          <w:rFonts w:eastAsia="MS Mincho"/>
          <w:b/>
          <w:bCs/>
          <w:i/>
          <w:lang w:val="en-GB"/>
        </w:rPr>
        <w:t>very likely</w:t>
      </w:r>
      <w:r w:rsidRPr="00BD2206">
        <w:rPr>
          <w:rFonts w:eastAsia="MS Mincho"/>
          <w:b/>
          <w:bCs/>
          <w:lang w:val="en-GB"/>
        </w:rPr>
        <w:t xml:space="preserve"> that human influence was the main driver of the observed global mean sea level rise since at least 1970.</w:t>
      </w:r>
      <w:r w:rsidRPr="00BD2206">
        <w:rPr>
          <w:rFonts w:eastAsia="MS Mincho"/>
          <w:lang w:val="en-GB"/>
        </w:rPr>
        <w:t xml:space="preserve"> Since</w:t>
      </w:r>
      <w:del w:id="103" w:author="Sara M Tuson" w:date="2021-06-24T09:41:00Z">
        <w:r w:rsidRPr="00BD2206" w:rsidDel="00FC4B9F">
          <w:rPr>
            <w:rFonts w:eastAsia="MS Mincho"/>
            <w:lang w:val="en-GB"/>
          </w:rPr>
          <w:delText xml:space="preserve"> the</w:delText>
        </w:r>
      </w:del>
      <w:r w:rsidRPr="00BD2206">
        <w:rPr>
          <w:rFonts w:eastAsia="MS Mincho"/>
          <w:lang w:val="en-GB"/>
        </w:rPr>
        <w:t xml:space="preserve"> AR5, studies have shown that simulations that exclude anthropogenic greenhouse gases are unable to capture the sea level rise due to thermal expansion (thermosteric) during the historical period and that model simulations that include all forcings (anthropogenic and natural) most closely match observed estimates. It is </w:t>
      </w:r>
      <w:r w:rsidRPr="00BD2206">
        <w:rPr>
          <w:rFonts w:eastAsia="MS Mincho"/>
          <w:i/>
          <w:lang w:val="en-GB"/>
        </w:rPr>
        <w:t>very likely</w:t>
      </w:r>
      <w:r w:rsidRPr="00BD2206">
        <w:rPr>
          <w:rFonts w:eastAsia="MS Mincho"/>
          <w:lang w:val="en-GB"/>
        </w:rPr>
        <w:t xml:space="preserve"> that human influence was the main driver of the observed global mean thermosteric sea level increase since 1970. {3.5.3, 3.5.1, </w:t>
      </w:r>
      <w:r w:rsidRPr="00BD2206">
        <w:rPr>
          <w:rFonts w:eastAsia="MS Mincho"/>
          <w:lang w:val="en-GB"/>
        </w:rPr>
        <w:lastRenderedPageBreak/>
        <w:t>3.4.3}</w:t>
      </w:r>
    </w:p>
    <w:p w14:paraId="22CD7D04" w14:textId="77777777" w:rsidR="004827C5" w:rsidRPr="00BD2206" w:rsidRDefault="004827C5" w:rsidP="004827C5">
      <w:pPr>
        <w:rPr>
          <w:rFonts w:eastAsia="MS Mincho"/>
          <w:lang w:val="en-GB"/>
        </w:rPr>
      </w:pPr>
    </w:p>
    <w:p w14:paraId="4041BF72" w14:textId="010DDC5E" w:rsidR="004827C5" w:rsidRPr="00BD2206" w:rsidRDefault="004827C5" w:rsidP="004827C5">
      <w:pPr>
        <w:rPr>
          <w:rFonts w:eastAsia="MS Mincho"/>
          <w:lang w:val="en-GB"/>
        </w:rPr>
      </w:pPr>
      <w:r w:rsidRPr="00BD2206">
        <w:rPr>
          <w:rFonts w:eastAsia="MS Mincho"/>
          <w:b/>
          <w:lang w:val="en-GB"/>
        </w:rPr>
        <w:t>While observations show that the Atlantic Meridional Overturning Circulation (AMOC) has weakened from the mid-2000s to the mid-2010s (</w:t>
      </w:r>
      <w:r w:rsidRPr="00BD2206">
        <w:rPr>
          <w:rFonts w:eastAsia="MS Mincho"/>
          <w:b/>
          <w:i/>
          <w:iCs/>
          <w:lang w:val="en-GB"/>
        </w:rPr>
        <w:t>high confidence</w:t>
      </w:r>
      <w:r w:rsidRPr="00BD2206">
        <w:rPr>
          <w:rFonts w:eastAsia="MS Mincho"/>
          <w:b/>
          <w:lang w:val="en-GB"/>
        </w:rPr>
        <w:t>) and the Southern Ocean upper overturning cell has strengthened since the 1990s (</w:t>
      </w:r>
      <w:r w:rsidRPr="00BD2206">
        <w:rPr>
          <w:rFonts w:eastAsia="MS Mincho"/>
          <w:b/>
          <w:i/>
          <w:iCs/>
          <w:lang w:val="en-GB"/>
        </w:rPr>
        <w:t>low confidence</w:t>
      </w:r>
      <w:r w:rsidRPr="00BD2206">
        <w:rPr>
          <w:rFonts w:eastAsia="MS Mincho"/>
          <w:b/>
          <w:lang w:val="en-GB"/>
        </w:rPr>
        <w:t>), observational records are too short to determine the relative contributions of internal variability, natural forcing, and anthropogenic forcing to these changes (</w:t>
      </w:r>
      <w:r w:rsidRPr="00BD2206">
        <w:rPr>
          <w:rFonts w:eastAsia="MS Mincho"/>
          <w:b/>
          <w:i/>
          <w:lang w:val="en-GB"/>
        </w:rPr>
        <w:t>high confidence</w:t>
      </w:r>
      <w:r w:rsidRPr="00BD2206">
        <w:rPr>
          <w:rFonts w:eastAsia="MS Mincho"/>
          <w:b/>
          <w:lang w:val="en-GB"/>
        </w:rPr>
        <w:t>).</w:t>
      </w:r>
      <w:r w:rsidRPr="00BD2206">
        <w:rPr>
          <w:rFonts w:eastAsia="MS Mincho"/>
          <w:lang w:val="en-GB"/>
        </w:rPr>
        <w:t xml:space="preserve"> No changes in Antarctic Circumpolar Current transport or meridional position have been observed. The mean zonal and overturning circulations of the Southern Ocean and the mean overturning circulation of the North Atlantic </w:t>
      </w:r>
      <w:ins w:id="104" w:author="Sara M Tuson" w:date="2021-06-24T12:29:00Z">
        <w:r w:rsidR="009E7B25">
          <w:rPr>
            <w:rFonts w:eastAsia="MS Mincho"/>
            <w:lang w:val="en-GB"/>
          </w:rPr>
          <w:t>(</w:t>
        </w:r>
      </w:ins>
      <w:ins w:id="105" w:author="Tom Maycock" w:date="2021-09-03T14:51:00Z">
        <w:r w:rsidR="006E6E9C">
          <w:rPr>
            <w:rFonts w:eastAsia="MS Mincho"/>
            <w:lang w:val="en-GB"/>
          </w:rPr>
          <w:t xml:space="preserve">the </w:t>
        </w:r>
      </w:ins>
      <w:ins w:id="106" w:author="Sara M Tuson" w:date="2021-06-24T12:29:00Z">
        <w:r w:rsidR="009E7B25" w:rsidRPr="009E7B25">
          <w:rPr>
            <w:rFonts w:eastAsia="MS Mincho"/>
            <w:lang w:val="en-GB"/>
          </w:rPr>
          <w:t>Atlantic Meridional Overturning Circulation</w:t>
        </w:r>
        <w:del w:id="107" w:author="Ian Blenkinsop" w:date="2021-07-13T09:37:00Z">
          <w:r w:rsidR="009E7B25" w:rsidRPr="009E7B25" w:rsidDel="00FB6460">
            <w:rPr>
              <w:rFonts w:eastAsia="MS Mincho"/>
              <w:lang w:val="en-GB"/>
            </w:rPr>
            <w:delText xml:space="preserve"> </w:delText>
          </w:r>
          <w:r w:rsidR="009E7B25" w:rsidDel="00FB6460">
            <w:rPr>
              <w:rFonts w:eastAsia="MS Mincho"/>
              <w:lang w:val="en-GB"/>
            </w:rPr>
            <w:delText>–</w:delText>
          </w:r>
        </w:del>
      </w:ins>
      <w:ins w:id="108" w:author="Ian Blenkinsop" w:date="2021-07-13T09:37:00Z">
        <w:r w:rsidR="00FB6460">
          <w:rPr>
            <w:rFonts w:eastAsia="MS Mincho"/>
            <w:lang w:val="en-GB"/>
          </w:rPr>
          <w:t>,</w:t>
        </w:r>
      </w:ins>
      <w:ins w:id="109" w:author="Sara M Tuson" w:date="2021-06-24T12:29:00Z">
        <w:r w:rsidR="009E7B25">
          <w:rPr>
            <w:rFonts w:eastAsia="MS Mincho"/>
            <w:lang w:val="en-GB"/>
          </w:rPr>
          <w:t xml:space="preserve"> </w:t>
        </w:r>
      </w:ins>
      <w:del w:id="110" w:author="Sara M Tuson" w:date="2021-06-24T12:29:00Z">
        <w:r w:rsidRPr="00BD2206" w:rsidDel="009E7B25">
          <w:rPr>
            <w:rFonts w:eastAsia="MS Mincho"/>
            <w:lang w:val="en-GB"/>
          </w:rPr>
          <w:delText>(</w:delText>
        </w:r>
      </w:del>
      <w:r w:rsidRPr="00BD2206">
        <w:rPr>
          <w:rFonts w:eastAsia="MS Mincho"/>
          <w:lang w:val="en-GB"/>
        </w:rPr>
        <w:t>AMOC) are broadly reproduced by CMIP5 and CMIP6 models. However, biases are apparent in the modelled circulation strengths (</w:t>
      </w:r>
      <w:r w:rsidRPr="00BD2206">
        <w:rPr>
          <w:rFonts w:eastAsia="MS Mincho"/>
          <w:i/>
          <w:lang w:val="en-GB"/>
        </w:rPr>
        <w:t>high confidence</w:t>
      </w:r>
      <w:r w:rsidRPr="00BD2206">
        <w:rPr>
          <w:rFonts w:eastAsia="MS Mincho"/>
          <w:lang w:val="en-GB"/>
        </w:rPr>
        <w:t>) and their variability (</w:t>
      </w:r>
      <w:r w:rsidRPr="00BD2206">
        <w:rPr>
          <w:rFonts w:eastAsia="MS Mincho"/>
          <w:i/>
          <w:lang w:val="en-GB"/>
        </w:rPr>
        <w:t>medium confidence</w:t>
      </w:r>
      <w:r w:rsidRPr="00BD2206">
        <w:rPr>
          <w:rFonts w:eastAsia="MS Mincho"/>
          <w:lang w:val="en-GB"/>
        </w:rPr>
        <w:t>). {3.5.4}</w:t>
      </w:r>
    </w:p>
    <w:p w14:paraId="355A4CB6" w14:textId="77777777" w:rsidR="004827C5" w:rsidRPr="00BD2206" w:rsidRDefault="004827C5" w:rsidP="004827C5">
      <w:pPr>
        <w:rPr>
          <w:rFonts w:eastAsia="MS Mincho"/>
          <w:lang w:val="en-GB"/>
        </w:rPr>
      </w:pPr>
    </w:p>
    <w:p w14:paraId="643DA2DA" w14:textId="77777777" w:rsidR="004827C5" w:rsidRPr="00BD2206" w:rsidRDefault="004827C5" w:rsidP="004827C5">
      <w:pPr>
        <w:rPr>
          <w:rFonts w:eastAsia="MS Mincho"/>
          <w:b/>
          <w:lang w:val="en-GB"/>
        </w:rPr>
      </w:pPr>
      <w:r w:rsidRPr="00BD2206">
        <w:rPr>
          <w:rFonts w:eastAsia="MS Mincho"/>
          <w:b/>
          <w:lang w:val="en-GB"/>
        </w:rPr>
        <w:t xml:space="preserve">Human Influence on the Biosphere </w:t>
      </w:r>
    </w:p>
    <w:p w14:paraId="2B9D8300" w14:textId="77777777" w:rsidR="004827C5" w:rsidRPr="00BD2206" w:rsidRDefault="004827C5" w:rsidP="004827C5">
      <w:pPr>
        <w:rPr>
          <w:rFonts w:eastAsia="MS Mincho"/>
          <w:lang w:val="en-GB"/>
        </w:rPr>
      </w:pPr>
    </w:p>
    <w:p w14:paraId="54B76FDD" w14:textId="77777777" w:rsidR="004827C5" w:rsidRPr="00BD2206" w:rsidRDefault="004827C5" w:rsidP="004827C5">
      <w:pPr>
        <w:rPr>
          <w:rFonts w:eastAsia="MS Mincho"/>
          <w:lang w:val="en-GB"/>
        </w:rPr>
      </w:pPr>
      <w:r w:rsidRPr="00BD2206">
        <w:rPr>
          <w:rFonts w:eastAsia="MS Mincho"/>
          <w:b/>
          <w:lang w:val="en-GB"/>
        </w:rPr>
        <w:t>The main driver of the observed increase in the amplitude of the seasonal cycle of atmospheric CO</w:t>
      </w:r>
      <w:r w:rsidRPr="00BD2206">
        <w:rPr>
          <w:rFonts w:eastAsia="MS Mincho"/>
          <w:b/>
          <w:vertAlign w:val="subscript"/>
          <w:lang w:val="en-GB"/>
        </w:rPr>
        <w:t>2</w:t>
      </w:r>
      <w:r w:rsidRPr="00BD2206">
        <w:rPr>
          <w:rFonts w:eastAsia="MS Mincho"/>
          <w:b/>
          <w:lang w:val="en-GB"/>
        </w:rPr>
        <w:t xml:space="preserve"> is enhanced fertili</w:t>
      </w:r>
      <w:r>
        <w:rPr>
          <w:rFonts w:eastAsia="MS Mincho"/>
          <w:b/>
          <w:lang w:val="en-GB"/>
        </w:rPr>
        <w:t>z</w:t>
      </w:r>
      <w:r w:rsidRPr="00BD2206">
        <w:rPr>
          <w:rFonts w:eastAsia="MS Mincho"/>
          <w:b/>
          <w:lang w:val="en-GB"/>
        </w:rPr>
        <w:t xml:space="preserve">ation of plant growth by the increasing concentration of </w:t>
      </w:r>
      <w:r w:rsidRPr="00BD2206">
        <w:rPr>
          <w:rFonts w:eastAsia="MS Mincho"/>
          <w:b/>
          <w:bCs/>
          <w:noProof/>
          <w:lang w:val="en-GB"/>
        </w:rPr>
        <w:t xml:space="preserve">atmospheric </w:t>
      </w:r>
      <w:r w:rsidRPr="00BD2206">
        <w:rPr>
          <w:rFonts w:eastAsia="MS Mincho"/>
          <w:b/>
          <w:lang w:val="en-GB"/>
        </w:rPr>
        <w:t>CO</w:t>
      </w:r>
      <w:r w:rsidRPr="00BD2206">
        <w:rPr>
          <w:rFonts w:eastAsia="MS Mincho"/>
          <w:b/>
          <w:vertAlign w:val="subscript"/>
          <w:lang w:val="en-GB"/>
        </w:rPr>
        <w:t>2</w:t>
      </w:r>
      <w:r w:rsidRPr="00BD2206">
        <w:rPr>
          <w:rFonts w:eastAsia="MS Mincho"/>
          <w:b/>
          <w:lang w:val="en-GB"/>
        </w:rPr>
        <w:t xml:space="preserve"> (</w:t>
      </w:r>
      <w:r w:rsidRPr="00BD2206">
        <w:rPr>
          <w:rFonts w:eastAsia="MS Mincho"/>
          <w:b/>
          <w:i/>
          <w:lang w:val="en-GB"/>
        </w:rPr>
        <w:t>medium confidence</w:t>
      </w:r>
      <w:r w:rsidRPr="00BD2206">
        <w:rPr>
          <w:rFonts w:eastAsia="MS Mincho"/>
          <w:b/>
          <w:lang w:val="en-GB"/>
        </w:rPr>
        <w:t xml:space="preserve">). </w:t>
      </w:r>
      <w:r w:rsidRPr="00BD2206">
        <w:rPr>
          <w:rFonts w:eastAsia="MS Mincho"/>
          <w:bCs/>
          <w:lang w:val="en-GB"/>
        </w:rPr>
        <w:t>However,</w:t>
      </w:r>
      <w:r w:rsidRPr="00BD2206">
        <w:rPr>
          <w:rFonts w:eastAsia="MS Mincho"/>
          <w:bCs/>
          <w:noProof/>
          <w:lang w:val="en-GB"/>
        </w:rPr>
        <w:t xml:space="preserve"> there is only </w:t>
      </w:r>
      <w:r w:rsidRPr="00BD2206">
        <w:rPr>
          <w:rFonts w:eastAsia="MS Mincho"/>
          <w:bCs/>
          <w:i/>
          <w:iCs/>
          <w:noProof/>
          <w:lang w:val="en-GB"/>
        </w:rPr>
        <w:t>low confidence</w:t>
      </w:r>
      <w:r w:rsidRPr="00BD2206">
        <w:rPr>
          <w:rFonts w:eastAsia="MS Mincho"/>
          <w:bCs/>
          <w:noProof/>
          <w:lang w:val="en-GB"/>
        </w:rPr>
        <w:t xml:space="preserve"> that this CO</w:t>
      </w:r>
      <w:r w:rsidRPr="00BD2206">
        <w:rPr>
          <w:rFonts w:eastAsia="MS Mincho"/>
          <w:bCs/>
          <w:noProof/>
          <w:vertAlign w:val="subscript"/>
          <w:lang w:val="en-GB"/>
        </w:rPr>
        <w:t>2</w:t>
      </w:r>
      <w:r w:rsidRPr="00BD2206">
        <w:rPr>
          <w:rFonts w:eastAsia="MS Mincho"/>
          <w:bCs/>
          <w:noProof/>
          <w:lang w:val="en-GB"/>
        </w:rPr>
        <w:t xml:space="preserve"> fertili</w:t>
      </w:r>
      <w:r>
        <w:rPr>
          <w:rFonts w:eastAsia="MS Mincho"/>
          <w:bCs/>
          <w:noProof/>
          <w:lang w:val="en-GB"/>
        </w:rPr>
        <w:t>z</w:t>
      </w:r>
      <w:r w:rsidRPr="00BD2206">
        <w:rPr>
          <w:rFonts w:eastAsia="MS Mincho"/>
          <w:bCs/>
          <w:noProof/>
          <w:lang w:val="en-GB"/>
        </w:rPr>
        <w:t xml:space="preserve">ation has also been the main driver of observed greening </w:t>
      </w:r>
      <w:r w:rsidRPr="00BD2206">
        <w:rPr>
          <w:rFonts w:eastAsia="MS Mincho"/>
          <w:noProof/>
          <w:lang w:val="en-GB"/>
        </w:rPr>
        <w:t>because land management is the dominating factor in some regions. Earth system models simulate globally averaged land carbon sinks within the range of observation-based estimates (</w:t>
      </w:r>
      <w:r w:rsidRPr="00BD2206">
        <w:rPr>
          <w:rFonts w:eastAsia="MS Mincho"/>
          <w:i/>
          <w:iCs/>
          <w:noProof/>
          <w:lang w:val="en-GB"/>
        </w:rPr>
        <w:t>high confidence</w:t>
      </w:r>
      <w:r w:rsidRPr="00452D6C">
        <w:rPr>
          <w:rFonts w:eastAsia="MS Mincho"/>
          <w:noProof/>
          <w:lang w:val="en-GB"/>
        </w:rPr>
        <w:t>)</w:t>
      </w:r>
      <w:r w:rsidRPr="00BD2206">
        <w:rPr>
          <w:rFonts w:eastAsia="MS Mincho"/>
          <w:noProof/>
          <w:lang w:val="en-GB"/>
        </w:rPr>
        <w:t>, but global-scale agreement masks large regional disagreements. {3.6.1}</w:t>
      </w:r>
    </w:p>
    <w:p w14:paraId="1C4B5B76" w14:textId="77777777" w:rsidR="004827C5" w:rsidRPr="00BD2206" w:rsidRDefault="004827C5" w:rsidP="004827C5">
      <w:pPr>
        <w:rPr>
          <w:rFonts w:eastAsia="MS Mincho"/>
          <w:lang w:val="en-GB"/>
        </w:rPr>
      </w:pPr>
    </w:p>
    <w:p w14:paraId="1200801B" w14:textId="77777777" w:rsidR="004827C5" w:rsidRPr="00BD2206" w:rsidRDefault="004827C5" w:rsidP="004827C5">
      <w:pPr>
        <w:rPr>
          <w:rFonts w:eastAsia="MS Mincho"/>
          <w:lang w:val="en-GB"/>
        </w:rPr>
      </w:pPr>
      <w:r w:rsidRPr="00BD2206">
        <w:rPr>
          <w:rFonts w:eastAsia="MS Mincho"/>
          <w:b/>
          <w:noProof/>
          <w:lang w:val="en-GB"/>
        </w:rPr>
        <w:t xml:space="preserve">It is </w:t>
      </w:r>
      <w:r w:rsidRPr="00BD2206">
        <w:rPr>
          <w:rFonts w:eastAsia="MS Mincho"/>
          <w:b/>
          <w:i/>
          <w:noProof/>
          <w:lang w:val="en-GB"/>
        </w:rPr>
        <w:t>virtually certain</w:t>
      </w:r>
      <w:r w:rsidRPr="00BD2206">
        <w:rPr>
          <w:rFonts w:eastAsia="MS Mincho"/>
          <w:b/>
          <w:noProof/>
          <w:lang w:val="en-GB"/>
        </w:rPr>
        <w:t xml:space="preserve"> that the uptake of anthropogenic CO</w:t>
      </w:r>
      <w:r w:rsidRPr="00BD2206">
        <w:rPr>
          <w:rFonts w:eastAsia="MS Mincho"/>
          <w:b/>
          <w:noProof/>
          <w:vertAlign w:val="subscript"/>
          <w:lang w:val="en-GB"/>
        </w:rPr>
        <w:t>2</w:t>
      </w:r>
      <w:r w:rsidRPr="00BD2206">
        <w:rPr>
          <w:rFonts w:eastAsia="MS Mincho"/>
          <w:b/>
          <w:noProof/>
          <w:lang w:val="en-GB"/>
        </w:rPr>
        <w:t xml:space="preserve"> was the main driver of the observed acidification of the global ocean. </w:t>
      </w:r>
      <w:r w:rsidRPr="00BD2206">
        <w:rPr>
          <w:rFonts w:eastAsia="MS Mincho"/>
          <w:noProof/>
          <w:lang w:val="en-GB"/>
        </w:rPr>
        <w:t>The observed increase in CO</w:t>
      </w:r>
      <w:r w:rsidRPr="00BD2206">
        <w:rPr>
          <w:rFonts w:eastAsia="MS Mincho"/>
          <w:noProof/>
          <w:vertAlign w:val="subscript"/>
          <w:lang w:val="en-GB"/>
        </w:rPr>
        <w:t>2</w:t>
      </w:r>
      <w:r w:rsidRPr="00BD2206">
        <w:rPr>
          <w:rFonts w:eastAsia="MS Mincho"/>
          <w:noProof/>
          <w:lang w:val="en-GB"/>
        </w:rPr>
        <w:t xml:space="preserve"> concentration in the subtropical and equatorial North Atlantic since 2000 is </w:t>
      </w:r>
      <w:r w:rsidRPr="00BD2206">
        <w:rPr>
          <w:rFonts w:eastAsia="MS Mincho"/>
          <w:i/>
          <w:iCs/>
          <w:noProof/>
          <w:lang w:val="en-GB"/>
        </w:rPr>
        <w:t>likely</w:t>
      </w:r>
      <w:r w:rsidRPr="00BD2206">
        <w:rPr>
          <w:rFonts w:eastAsia="MS Mincho"/>
          <w:noProof/>
          <w:lang w:val="en-GB"/>
        </w:rPr>
        <w:t xml:space="preserve"> associated in part with an increase in ocean temperature, a response that is consistent with the expected weakening of the ocean carbon sink with warming. </w:t>
      </w:r>
      <w:r w:rsidRPr="00452D6C">
        <w:rPr>
          <w:rFonts w:eastAsia="Calibri"/>
          <w:lang w:val="en-GB"/>
        </w:rPr>
        <w:t xml:space="preserve">Consistent with AR5 there is </w:t>
      </w:r>
      <w:r w:rsidRPr="00452D6C">
        <w:rPr>
          <w:rFonts w:eastAsia="Calibri"/>
          <w:i/>
          <w:lang w:val="en-GB"/>
        </w:rPr>
        <w:t>medium confidence</w:t>
      </w:r>
      <w:r w:rsidRPr="00452D6C">
        <w:rPr>
          <w:rFonts w:eastAsia="Calibri"/>
          <w:lang w:val="en-GB"/>
        </w:rPr>
        <w:t xml:space="preserve"> that deoxygenation in the upper ocean is due in part to human influence.</w:t>
      </w:r>
      <w:r w:rsidRPr="00452D6C">
        <w:rPr>
          <w:rFonts w:eastAsia="MS Mincho"/>
          <w:noProof/>
          <w:lang w:val="en-GB"/>
        </w:rPr>
        <w:t xml:space="preserve"> </w:t>
      </w:r>
      <w:r w:rsidRPr="00BD2206">
        <w:rPr>
          <w:rFonts w:eastAsia="MS Mincho"/>
          <w:noProof/>
          <w:lang w:val="en-GB"/>
        </w:rPr>
        <w:t xml:space="preserve">There is </w:t>
      </w:r>
      <w:r w:rsidRPr="00BD2206">
        <w:rPr>
          <w:rFonts w:eastAsia="MS Mincho"/>
          <w:i/>
          <w:iCs/>
          <w:noProof/>
          <w:lang w:val="en-GB"/>
        </w:rPr>
        <w:t>high confidence</w:t>
      </w:r>
      <w:r w:rsidRPr="00BD2206">
        <w:rPr>
          <w:rFonts w:eastAsia="MS Mincho"/>
          <w:noProof/>
          <w:lang w:val="en-GB"/>
        </w:rPr>
        <w:t xml:space="preserve"> that Earth system models simulate a realistic time evolution of the global mean ocean carbon sink. {3.6.2}</w:t>
      </w:r>
    </w:p>
    <w:p w14:paraId="383F552A" w14:textId="77777777" w:rsidR="004827C5" w:rsidRPr="00BD2206" w:rsidRDefault="004827C5" w:rsidP="004827C5">
      <w:pPr>
        <w:rPr>
          <w:rFonts w:eastAsia="MS Mincho"/>
          <w:lang w:val="en-GB"/>
        </w:rPr>
      </w:pPr>
    </w:p>
    <w:p w14:paraId="70B2FF6D" w14:textId="77777777" w:rsidR="004827C5" w:rsidRPr="00BD2206" w:rsidRDefault="004827C5" w:rsidP="004827C5">
      <w:pPr>
        <w:rPr>
          <w:rFonts w:eastAsia="MS Mincho"/>
          <w:b/>
          <w:lang w:val="en-GB"/>
        </w:rPr>
      </w:pPr>
      <w:r w:rsidRPr="00BD2206">
        <w:rPr>
          <w:rFonts w:eastAsia="MS Mincho"/>
          <w:b/>
          <w:lang w:val="en-GB"/>
        </w:rPr>
        <w:t xml:space="preserve">Human Influence on Modes of Climate Variability </w:t>
      </w:r>
    </w:p>
    <w:p w14:paraId="1DFDEA44" w14:textId="77777777" w:rsidR="004827C5" w:rsidRPr="00BD2206" w:rsidRDefault="004827C5" w:rsidP="004827C5">
      <w:pPr>
        <w:rPr>
          <w:rFonts w:eastAsia="MS Mincho"/>
          <w:lang w:val="en-GB"/>
        </w:rPr>
      </w:pPr>
    </w:p>
    <w:p w14:paraId="3110FB4F" w14:textId="77777777" w:rsidR="004827C5" w:rsidRPr="00BD2206" w:rsidRDefault="004827C5" w:rsidP="004827C5">
      <w:pPr>
        <w:rPr>
          <w:rFonts w:eastAsia="MS Mincho"/>
          <w:lang w:val="en-GB"/>
        </w:rPr>
      </w:pPr>
      <w:r w:rsidRPr="00BD2206">
        <w:rPr>
          <w:rFonts w:eastAsia="MS Mincho"/>
          <w:b/>
          <w:lang w:val="en-GB"/>
        </w:rPr>
        <w:t xml:space="preserve">It is </w:t>
      </w:r>
      <w:r w:rsidRPr="00BD2206">
        <w:rPr>
          <w:rFonts w:eastAsia="MS Mincho"/>
          <w:b/>
          <w:i/>
          <w:lang w:val="en-GB"/>
        </w:rPr>
        <w:t xml:space="preserve">very </w:t>
      </w:r>
      <w:r w:rsidRPr="00BD2206">
        <w:rPr>
          <w:rFonts w:eastAsia="MS Mincho"/>
          <w:b/>
          <w:i/>
          <w:iCs/>
          <w:lang w:val="en-GB"/>
        </w:rPr>
        <w:t>likely</w:t>
      </w:r>
      <w:r w:rsidRPr="00BD2206">
        <w:rPr>
          <w:rFonts w:eastAsia="MS Mincho"/>
          <w:b/>
          <w:lang w:val="en-GB"/>
        </w:rPr>
        <w:t xml:space="preserve"> that human influence has</w:t>
      </w:r>
      <w:r w:rsidRPr="00BD2206">
        <w:rPr>
          <w:rFonts w:eastAsia="MS Mincho"/>
          <w:b/>
          <w:i/>
          <w:iCs/>
          <w:lang w:val="en-GB"/>
        </w:rPr>
        <w:t xml:space="preserve"> </w:t>
      </w:r>
      <w:r w:rsidRPr="00BD2206">
        <w:rPr>
          <w:rFonts w:eastAsia="MS Mincho"/>
          <w:b/>
          <w:lang w:val="en-GB"/>
        </w:rPr>
        <w:t xml:space="preserve">contributed to the observed trend towards the positive phase of the Southern Annular Mode (SAM) since the 1970s and to the associated strengthening and southward shift of the Southern Hemispheric extratropical jet in austral summer. </w:t>
      </w:r>
      <w:r w:rsidRPr="00BD2206">
        <w:rPr>
          <w:rFonts w:eastAsia="MS Mincho"/>
          <w:lang w:val="en-GB"/>
        </w:rPr>
        <w:t>The influence of ozone forcing on the SAM trend has been small since the early 2000s compared to earlier decades, contributing to a weaker SAM trend observed over 2000</w:t>
      </w:r>
      <w:r>
        <w:rPr>
          <w:rFonts w:eastAsia="MS Mincho"/>
          <w:lang w:val="en-GB"/>
        </w:rPr>
        <w:t>–</w:t>
      </w:r>
      <w:r w:rsidRPr="00BD2206">
        <w:rPr>
          <w:rFonts w:eastAsia="MS Mincho"/>
          <w:lang w:val="en-GB"/>
        </w:rPr>
        <w:t>2019 (</w:t>
      </w:r>
      <w:r w:rsidRPr="00BD2206">
        <w:rPr>
          <w:rFonts w:eastAsia="MS Mincho"/>
          <w:i/>
          <w:iCs/>
          <w:lang w:val="en-GB"/>
        </w:rPr>
        <w:t>medium confidence</w:t>
      </w:r>
      <w:r w:rsidRPr="00BD2206">
        <w:rPr>
          <w:rFonts w:eastAsia="MS Mincho"/>
          <w:lang w:val="en-GB"/>
        </w:rPr>
        <w:t xml:space="preserve">). </w:t>
      </w:r>
      <w:r w:rsidRPr="00BD2206">
        <w:rPr>
          <w:rFonts w:eastAsia="MS Mincho"/>
          <w:bCs/>
          <w:lang w:val="en-GB"/>
        </w:rPr>
        <w:t xml:space="preserve">Climate models reproduce </w:t>
      </w:r>
      <w:r w:rsidRPr="00BD2206">
        <w:rPr>
          <w:rFonts w:eastAsia="MS Mincho"/>
          <w:lang w:val="en-GB"/>
        </w:rPr>
        <w:t>the summertime SAM trend well, with CMIP6 models outperforming CMIP5 models (</w:t>
      </w:r>
      <w:r w:rsidRPr="00BD2206">
        <w:rPr>
          <w:rFonts w:eastAsia="MS Mincho"/>
          <w:i/>
          <w:iCs/>
          <w:lang w:val="en-GB"/>
        </w:rPr>
        <w:t>medium confidence</w:t>
      </w:r>
      <w:r w:rsidRPr="00BD2206">
        <w:rPr>
          <w:rFonts w:eastAsia="MS Mincho"/>
          <w:lang w:val="en-GB"/>
        </w:rPr>
        <w:t>). By contrast, the cause of the Northern Annular Mode (NAM) trend towards its positive phase since the 1960s and associated northward shifts of Northern Hemispheric extratropical jet and storm track in boreal winter is not well understood. Models reproduce observed spatial features and variance of the SAM and NAM very well (</w:t>
      </w:r>
      <w:r w:rsidRPr="00BD2206">
        <w:rPr>
          <w:rFonts w:eastAsia="MS Mincho"/>
          <w:i/>
          <w:lang w:val="en-GB"/>
        </w:rPr>
        <w:t>high confidence</w:t>
      </w:r>
      <w:r w:rsidRPr="00BD2206">
        <w:rPr>
          <w:rFonts w:eastAsia="MS Mincho"/>
          <w:lang w:val="en-GB"/>
        </w:rPr>
        <w:t>). {3.3.3, 3.7.1, 3.7.2}</w:t>
      </w:r>
    </w:p>
    <w:p w14:paraId="7385DFE9" w14:textId="77777777" w:rsidR="004827C5" w:rsidRPr="00BD2206" w:rsidRDefault="004827C5" w:rsidP="004827C5">
      <w:pPr>
        <w:rPr>
          <w:rFonts w:eastAsia="MS Mincho"/>
          <w:lang w:val="en-GB"/>
        </w:rPr>
      </w:pPr>
    </w:p>
    <w:p w14:paraId="71EBE228" w14:textId="178AFC09" w:rsidR="004827C5" w:rsidRPr="00BD2206" w:rsidRDefault="004827C5" w:rsidP="004827C5">
      <w:pPr>
        <w:rPr>
          <w:rFonts w:eastAsia="MS Mincho"/>
          <w:lang w:val="en-GB"/>
        </w:rPr>
      </w:pPr>
      <w:r w:rsidRPr="00BD2206">
        <w:rPr>
          <w:rFonts w:eastAsia="MS Mincho"/>
          <w:b/>
          <w:lang w:val="en-GB"/>
        </w:rPr>
        <w:t>Human influence has not affected the principal tropical modes of interannual climate variability or their associated regional teleconnections beyond the range of internal variability (</w:t>
      </w:r>
      <w:r w:rsidRPr="00BD2206">
        <w:rPr>
          <w:rFonts w:eastAsia="MS Mincho"/>
          <w:b/>
          <w:i/>
          <w:lang w:val="en-GB"/>
        </w:rPr>
        <w:t>high confidence</w:t>
      </w:r>
      <w:r w:rsidRPr="00BD2206">
        <w:rPr>
          <w:rFonts w:eastAsia="MS Mincho"/>
          <w:b/>
          <w:lang w:val="en-GB"/>
        </w:rPr>
        <w:t>).</w:t>
      </w:r>
      <w:r w:rsidRPr="00BD2206">
        <w:rPr>
          <w:rFonts w:eastAsia="MS Mincho"/>
          <w:b/>
          <w:bCs/>
          <w:lang w:val="en-GB"/>
        </w:rPr>
        <w:t xml:space="preserve"> </w:t>
      </w:r>
      <w:r w:rsidRPr="00BD2206">
        <w:rPr>
          <w:rFonts w:eastAsia="MS Mincho"/>
          <w:lang w:val="en-GB"/>
        </w:rPr>
        <w:t>Further assessment since</w:t>
      </w:r>
      <w:del w:id="111" w:author="Sara M Tuson" w:date="2021-06-24T09:42:00Z">
        <w:r w:rsidRPr="00BD2206" w:rsidDel="00FC4B9F">
          <w:rPr>
            <w:rFonts w:eastAsia="MS Mincho"/>
            <w:lang w:val="en-GB"/>
          </w:rPr>
          <w:delText xml:space="preserve"> the</w:delText>
        </w:r>
      </w:del>
      <w:r w:rsidRPr="00BD2206">
        <w:rPr>
          <w:rFonts w:eastAsia="MS Mincho"/>
          <w:lang w:val="en-GB"/>
        </w:rPr>
        <w:t xml:space="preserve"> AR5 confirms that climate and Earth system models are able to reproduce most aspects of the spatial structure and variance of the El Niño</w:t>
      </w:r>
      <w:r>
        <w:rPr>
          <w:rFonts w:eastAsia="MS Mincho"/>
          <w:lang w:val="en-GB"/>
        </w:rPr>
        <w:t>–</w:t>
      </w:r>
      <w:r w:rsidRPr="00BD2206">
        <w:rPr>
          <w:rFonts w:eastAsia="MS Mincho"/>
          <w:lang w:val="en-GB"/>
        </w:rPr>
        <w:t>Southern Oscillation and Indian Ocean Basin and Dipole modes (</w:t>
      </w:r>
      <w:r w:rsidRPr="00BD2206">
        <w:rPr>
          <w:rFonts w:eastAsia="MS Mincho"/>
          <w:i/>
          <w:lang w:val="en-GB"/>
        </w:rPr>
        <w:t>medium confidence</w:t>
      </w:r>
      <w:r w:rsidRPr="00BD2206">
        <w:rPr>
          <w:rFonts w:eastAsia="MS Mincho"/>
          <w:iCs/>
          <w:lang w:val="en-GB"/>
        </w:rPr>
        <w:t>)</w:t>
      </w:r>
      <w:r w:rsidRPr="00BD2206">
        <w:rPr>
          <w:rFonts w:eastAsia="MS Mincho"/>
          <w:lang w:val="en-GB"/>
        </w:rPr>
        <w:t>. However, despite a slight improvement in CMIP6, some underlying processes are still poorly represented. In the Tropical Atlantic basin, which contains the Atlantic Zonal and Meridional modes, major biases in modelled mean state and variability remain. {3.7.3 to 3.7.5}</w:t>
      </w:r>
    </w:p>
    <w:p w14:paraId="015003C2" w14:textId="77777777" w:rsidR="004827C5" w:rsidRPr="00BD2206" w:rsidRDefault="004827C5" w:rsidP="004827C5">
      <w:pPr>
        <w:rPr>
          <w:rFonts w:eastAsia="MS Mincho"/>
          <w:lang w:val="en-GB"/>
        </w:rPr>
      </w:pPr>
    </w:p>
    <w:p w14:paraId="75ACDA40" w14:textId="5F5AE526" w:rsidR="004827C5" w:rsidRPr="00BD2206" w:rsidRDefault="004827C5" w:rsidP="004827C5">
      <w:pPr>
        <w:rPr>
          <w:rFonts w:eastAsia="MS Mincho"/>
          <w:lang w:val="en-GB"/>
        </w:rPr>
      </w:pPr>
      <w:r w:rsidRPr="00BD2206">
        <w:rPr>
          <w:rFonts w:eastAsia="MS Mincho"/>
          <w:b/>
          <w:bCs/>
          <w:lang w:val="en-GB"/>
        </w:rPr>
        <w:t xml:space="preserve">There is </w:t>
      </w:r>
      <w:r w:rsidRPr="00BD2206">
        <w:rPr>
          <w:rFonts w:eastAsia="MS Mincho"/>
          <w:b/>
          <w:bCs/>
          <w:i/>
          <w:lang w:val="en-GB"/>
        </w:rPr>
        <w:t>medium confidence</w:t>
      </w:r>
      <w:r w:rsidRPr="00BD2206">
        <w:rPr>
          <w:rFonts w:eastAsia="MS Mincho"/>
          <w:b/>
          <w:bCs/>
          <w:lang w:val="en-GB"/>
        </w:rPr>
        <w:t xml:space="preserve"> that anthropogenic and volcanic aerosols contributed to observed changes in the Atlantic Multi</w:t>
      </w:r>
      <w:r>
        <w:rPr>
          <w:rFonts w:eastAsia="MS Mincho"/>
          <w:b/>
          <w:bCs/>
          <w:lang w:val="en-GB"/>
        </w:rPr>
        <w:t>-</w:t>
      </w:r>
      <w:r w:rsidRPr="00BD2206">
        <w:rPr>
          <w:rFonts w:eastAsia="MS Mincho"/>
          <w:b/>
          <w:bCs/>
          <w:lang w:val="en-GB"/>
        </w:rPr>
        <w:t xml:space="preserve">decadal Variability (AMV) index and associated regional teleconnections since the 1960s, but there is </w:t>
      </w:r>
      <w:r w:rsidRPr="00BD2206">
        <w:rPr>
          <w:rFonts w:eastAsia="MS Mincho"/>
          <w:b/>
          <w:bCs/>
          <w:i/>
          <w:iCs/>
          <w:lang w:val="en-GB"/>
        </w:rPr>
        <w:t>low confidence</w:t>
      </w:r>
      <w:r w:rsidRPr="00BD2206">
        <w:rPr>
          <w:rFonts w:eastAsia="MS Mincho"/>
          <w:b/>
          <w:bCs/>
          <w:lang w:val="en-GB"/>
        </w:rPr>
        <w:t xml:space="preserve"> in the magnitude of this influence </w:t>
      </w:r>
      <w:r w:rsidRPr="00BD2206">
        <w:rPr>
          <w:rFonts w:eastAsia="MS Mincho"/>
          <w:lang w:val="en-GB"/>
        </w:rPr>
        <w:t xml:space="preserve">There is </w:t>
      </w:r>
      <w:r w:rsidRPr="00BD2206">
        <w:rPr>
          <w:rFonts w:eastAsia="MS Mincho"/>
          <w:i/>
          <w:lang w:val="en-GB"/>
        </w:rPr>
        <w:t>high confidence</w:t>
      </w:r>
      <w:r w:rsidRPr="00BD2206">
        <w:rPr>
          <w:rFonts w:eastAsia="MS Mincho"/>
          <w:lang w:val="en-GB"/>
        </w:rPr>
        <w:t xml:space="preserve"> that internal variability is the main driver of Pacific Decadal Variability (PDV) observed since pre</w:t>
      </w:r>
      <w:r>
        <w:rPr>
          <w:rFonts w:eastAsia="MS Mincho"/>
          <w:lang w:val="en-GB"/>
        </w:rPr>
        <w:t>-</w:t>
      </w:r>
      <w:r w:rsidRPr="00BD2206">
        <w:rPr>
          <w:rFonts w:eastAsia="MS Mincho"/>
          <w:lang w:val="en-GB"/>
        </w:rPr>
        <w:t xml:space="preserve">industrial times, despite some modelling evidence for potential </w:t>
      </w:r>
      <w:r>
        <w:rPr>
          <w:rFonts w:eastAsia="MS Mincho"/>
          <w:lang w:val="en-GB"/>
        </w:rPr>
        <w:t>human</w:t>
      </w:r>
      <w:r w:rsidRPr="00BD2206">
        <w:rPr>
          <w:rFonts w:eastAsia="MS Mincho"/>
          <w:lang w:val="en-GB"/>
        </w:rPr>
        <w:t xml:space="preserve"> influence.</w:t>
      </w:r>
      <w:r w:rsidRPr="00BD2206">
        <w:rPr>
          <w:rFonts w:eastAsia="MS Mincho"/>
          <w:b/>
          <w:bCs/>
          <w:lang w:val="en-GB"/>
        </w:rPr>
        <w:t xml:space="preserve"> </w:t>
      </w:r>
      <w:r w:rsidRPr="00BD2206">
        <w:rPr>
          <w:rFonts w:eastAsia="MS Mincho"/>
          <w:lang w:val="en-GB"/>
        </w:rPr>
        <w:t xml:space="preserve">Uncertainties remain in quantification </w:t>
      </w:r>
      <w:r w:rsidRPr="00BD2206">
        <w:rPr>
          <w:rFonts w:eastAsia="MS Mincho"/>
          <w:lang w:val="en-GB"/>
        </w:rPr>
        <w:lastRenderedPageBreak/>
        <w:t xml:space="preserve">of the human influence on AMV and PDV due to brevity of the observational records, limited model performance in reproducing related sea surface temperature </w:t>
      </w:r>
      <w:ins w:id="112" w:author="Sara M Tuson" w:date="2021-06-25T11:58:00Z">
        <w:r w:rsidR="008E2D1C">
          <w:rPr>
            <w:rFonts w:eastAsia="MS Mincho"/>
            <w:lang w:val="en-GB"/>
          </w:rPr>
          <w:t xml:space="preserve">(SST) </w:t>
        </w:r>
      </w:ins>
      <w:r w:rsidRPr="00BD2206">
        <w:rPr>
          <w:rFonts w:eastAsia="MS Mincho"/>
          <w:lang w:val="en-GB"/>
        </w:rPr>
        <w:t>anomalies despite improvements from CMIP5 to CMIP6 (</w:t>
      </w:r>
      <w:r w:rsidRPr="00BD2206">
        <w:rPr>
          <w:rFonts w:eastAsia="MS Mincho"/>
          <w:i/>
          <w:lang w:val="en-GB"/>
        </w:rPr>
        <w:t>medium confidence</w:t>
      </w:r>
      <w:r w:rsidRPr="00BD2206">
        <w:rPr>
          <w:rFonts w:eastAsia="MS Mincho"/>
          <w:lang w:val="en-GB"/>
        </w:rPr>
        <w:t>), and limited process understanding of their key drivers. {3.7.6, 3.7.7}</w:t>
      </w:r>
    </w:p>
    <w:p w14:paraId="4D7940DB" w14:textId="412EBAA8" w:rsidR="009F594A" w:rsidRPr="00AB0A4A" w:rsidRDefault="009F594A">
      <w:r w:rsidRPr="00AB0A4A">
        <w:br w:type="page"/>
      </w:r>
    </w:p>
    <w:p w14:paraId="63A46FFB" w14:textId="3BFE9E43" w:rsidR="009F594A" w:rsidRPr="000E484E" w:rsidRDefault="009F594A" w:rsidP="009F594A">
      <w:pPr>
        <w:pStyle w:val="AR6Chap3Level131"/>
      </w:pPr>
      <w:bookmarkStart w:id="113" w:name="_Toc6385705"/>
      <w:bookmarkStart w:id="114" w:name="_Ref527232870"/>
      <w:bookmarkStart w:id="115" w:name="_Toc70639127"/>
      <w:r w:rsidRPr="000E484E">
        <w:lastRenderedPageBreak/>
        <w:t>Scope and Overview</w:t>
      </w:r>
      <w:bookmarkEnd w:id="113"/>
      <w:bookmarkEnd w:id="114"/>
      <w:bookmarkEnd w:id="115"/>
    </w:p>
    <w:p w14:paraId="3668D45D" w14:textId="77777777" w:rsidR="009F594A" w:rsidRPr="00B40A97" w:rsidRDefault="009F594A" w:rsidP="009F594A">
      <w:pPr>
        <w:pStyle w:val="AR6BodyText"/>
        <w:jc w:val="both"/>
        <w:rPr>
          <w:rFonts w:cs="Times New Roman"/>
          <w:noProof/>
          <w:lang w:eastAsia="en-US"/>
        </w:rPr>
      </w:pPr>
    </w:p>
    <w:p w14:paraId="6EA7C801" w14:textId="45270238" w:rsidR="009F594A" w:rsidRPr="00E457C1" w:rsidRDefault="009F594A" w:rsidP="00FD4613">
      <w:pPr>
        <w:pStyle w:val="AR6BodyText"/>
        <w:rPr>
          <w:rFonts w:cs="Times New Roman"/>
          <w:lang w:val="en-US"/>
        </w:rPr>
      </w:pPr>
      <w:r w:rsidRPr="00E457C1">
        <w:rPr>
          <w:rFonts w:cs="Times New Roman"/>
          <w:lang w:val="en-US"/>
        </w:rPr>
        <w:t>This chap</w:t>
      </w:r>
      <w:r w:rsidR="00D2325B" w:rsidRPr="00E457C1">
        <w:rPr>
          <w:rFonts w:cs="Times New Roman"/>
          <w:lang w:val="en-US"/>
        </w:rPr>
        <w:t>ter assesses the extent to which</w:t>
      </w:r>
      <w:r w:rsidRPr="00E457C1">
        <w:rPr>
          <w:rFonts w:cs="Times New Roman"/>
          <w:lang w:val="en-US"/>
        </w:rPr>
        <w:t xml:space="preserve"> the climate system has been affected by human influence and to what extent climate models are able to simulate observed mean climate, changes and variability. </w:t>
      </w:r>
      <w:bookmarkStart w:id="116" w:name="_Hlk56669137"/>
      <w:r w:rsidRPr="00E457C1">
        <w:rPr>
          <w:rFonts w:cs="Times New Roman"/>
          <w:lang w:val="en-US"/>
        </w:rPr>
        <w:t xml:space="preserve">This assessment is the basis for understanding what impacts of </w:t>
      </w:r>
      <w:r w:rsidR="00D2325B" w:rsidRPr="00E457C1">
        <w:rPr>
          <w:rFonts w:cs="Times New Roman"/>
          <w:lang w:val="en-US"/>
        </w:rPr>
        <w:t>anthropogenic climate change may</w:t>
      </w:r>
      <w:r w:rsidRPr="00E457C1">
        <w:rPr>
          <w:rFonts w:cs="Times New Roman"/>
          <w:lang w:val="en-US"/>
        </w:rPr>
        <w:t xml:space="preserve"> already </w:t>
      </w:r>
      <w:r w:rsidR="00D2325B" w:rsidRPr="00E457C1">
        <w:rPr>
          <w:rFonts w:cs="Times New Roman"/>
          <w:lang w:val="en-US"/>
        </w:rPr>
        <w:t xml:space="preserve">be </w:t>
      </w:r>
      <w:r w:rsidRPr="00E457C1">
        <w:rPr>
          <w:rFonts w:cs="Times New Roman"/>
          <w:lang w:val="en-US"/>
        </w:rPr>
        <w:t xml:space="preserve">occurring and informs our confidence in climate projections. Moreover, an understanding of the amount of human-induced global warming to date is key to assessing our status with respect to the Paris Agreement goals of holding the increase in global average temperature to well below 2°C above pre-industrial levels and pursuing efforts to limit the temperature increase to 1.5°C (COP21, </w:t>
      </w:r>
      <w:r w:rsidRPr="00AB0A4A">
        <w:rPr>
          <w:rFonts w:cs="Times New Roman"/>
        </w:rPr>
        <w:fldChar w:fldCharType="begin" w:fldLock="1"/>
      </w:r>
      <w:r w:rsidR="00D33CB6">
        <w:rPr>
          <w:rFonts w:cs="Times New Roman"/>
          <w:lang w:val="en-US"/>
        </w:rPr>
        <w:instrText>ADDIN CSL_CITATION { "citationItems" : [ { "id" : "ITEM-1", "itemData" : { "author" : [ { "dropping-particle" : "", "family" : "UNFCCC", "given" : "", "non-dropping-particle" : "", "parse-names" : false, "suffix" : "" } ], "collection-title" : "FCCC/CP/2015/10/Add.1", "container-title" : "Report of the Conference of the Parties on its twenty-first session, held in Paris from 30 November to 13 December 2015. Addendum: Part two: Action taken by the Conference of the Parties at its twenty-first session", "id" : "ITEM-1", "issued" : { "date-parts" : [ [ "2016" ] ] }, "page" : "1-36", "publisher" : "United Nations Framework Convention on Climate Change (UNFCCC)", "title" : "Decision 1/CP.21: Adoption of the Paris Agreement", "translator" : [ { "dropping-particle" : "", "family" : "J5373", "given" : "Rt14", "non-dropping-particle" : "", "parse-names" : false, "suffix" : "" } ], "type" : "chapter" }, "uris" : [ "http://www.mendeley.com/documents/?uuid=ac81a1b6-5b1b-4c55-80d6-7f538db73da4", "http://www.mendeley.com/documents/?uuid=d9e5ecab-092d-4c96-bd6c-5ec55e2e14e0" ] } ], "mendeley" : { "formattedCitation" : "(UNFCCC, 2016)", "manualFormatting" : "UNFCCC, 2016)", "plainTextFormattedCitation" : "(UNFCCC, 2016)", "previouslyFormattedCitation" : "(UNFCCC, 2016)" }, "properties" : { "noteIndex" : 0 }, "schema" : "https://github.com/citation-style-language/schema/raw/master/csl-citation.json" }</w:instrText>
      </w:r>
      <w:r w:rsidRPr="00AB0A4A">
        <w:rPr>
          <w:rFonts w:cs="Times New Roman"/>
        </w:rPr>
        <w:fldChar w:fldCharType="separate"/>
      </w:r>
      <w:r w:rsidR="00393F8C">
        <w:rPr>
          <w:rFonts w:cs="Times New Roman"/>
          <w:noProof/>
          <w:lang w:val="en-US"/>
        </w:rPr>
        <w:t>UNFCCC, 2016)</w:t>
      </w:r>
      <w:r w:rsidRPr="00AB0A4A">
        <w:rPr>
          <w:rFonts w:cs="Times New Roman"/>
        </w:rPr>
        <w:fldChar w:fldCharType="end"/>
      </w:r>
      <w:del w:id="117" w:author="Robin Matthews" w:date="2021-06-15T11:55:00Z">
        <w:r w:rsidRPr="00AB0A4A" w:rsidDel="00EB193A">
          <w:rPr>
            <w:rFonts w:cs="Times New Roman"/>
            <w:lang w:val="en-US"/>
          </w:rPr>
          <w:delText>)</w:delText>
        </w:r>
      </w:del>
      <w:r w:rsidRPr="00AB0A4A">
        <w:rPr>
          <w:rFonts w:cs="Times New Roman"/>
          <w:lang w:val="en-US"/>
        </w:rPr>
        <w:t>.</w:t>
      </w:r>
    </w:p>
    <w:bookmarkEnd w:id="116"/>
    <w:p w14:paraId="35B0AE7F" w14:textId="77777777" w:rsidR="009F594A" w:rsidRPr="00E457C1" w:rsidRDefault="009F594A" w:rsidP="009F594A">
      <w:pPr>
        <w:pStyle w:val="AR6BodyText"/>
        <w:rPr>
          <w:lang w:val="en-US"/>
        </w:rPr>
      </w:pPr>
    </w:p>
    <w:p w14:paraId="562319C6" w14:textId="603E2D41" w:rsidR="009F594A" w:rsidRPr="00E457C1" w:rsidRDefault="009F594A" w:rsidP="009F594A">
      <w:pPr>
        <w:pStyle w:val="AR6BodyText"/>
        <w:rPr>
          <w:lang w:val="en-US"/>
        </w:rPr>
      </w:pPr>
      <w:r w:rsidRPr="00E457C1">
        <w:rPr>
          <w:lang w:val="en-US"/>
        </w:rPr>
        <w:t xml:space="preserve">The evidence of human influence on the climate system has strengthened progressively over the course of the previous five IPCC assessments, from the Second Assessment Report that concluded ‘the balance of evidence suggests a discernible human influence on climate’ through to the Fifth Assessment Report (AR5) which concluded that ‘it is </w:t>
      </w:r>
      <w:r w:rsidRPr="00E457C1">
        <w:rPr>
          <w:i/>
          <w:lang w:val="en-US"/>
        </w:rPr>
        <w:t>extremely likely</w:t>
      </w:r>
      <w:r w:rsidRPr="00E457C1">
        <w:rPr>
          <w:lang w:val="en-US"/>
        </w:rPr>
        <w:t xml:space="preserve"> that human influence caused more than half of the observed increase in global mean surface temperature (GMST) from 1951 to 2010’ (see </w:t>
      </w:r>
      <w:del w:id="118" w:author="Ian Blenkinsop" w:date="2021-07-12T16:06:00Z">
        <w:r w:rsidRPr="00E457C1" w:rsidDel="00705B61">
          <w:rPr>
            <w:lang w:val="en-US"/>
          </w:rPr>
          <w:delText xml:space="preserve">also </w:delText>
        </w:r>
      </w:del>
      <w:r w:rsidRPr="00E457C1">
        <w:rPr>
          <w:lang w:val="en-US"/>
        </w:rPr>
        <w:t xml:space="preserve">Sections 1.3.4 and 3.3.1.1). </w:t>
      </w:r>
      <w:bookmarkStart w:id="119" w:name="_Hlk56432460"/>
      <w:ins w:id="120" w:author="Ian Blenkinsop" w:date="2021-07-13T09:41:00Z">
        <w:r w:rsidR="00D019C8">
          <w:rPr>
            <w:lang w:val="en-US"/>
          </w:rPr>
          <w:t xml:space="preserve">The </w:t>
        </w:r>
      </w:ins>
      <w:r w:rsidRPr="00E457C1">
        <w:rPr>
          <w:lang w:val="en-US"/>
        </w:rPr>
        <w:t>AR5 concluded that climate models had been developed and improved since the Fourth Assessment Report (AR</w:t>
      </w:r>
      <w:commentRangeStart w:id="121"/>
      <w:r w:rsidRPr="00E457C1">
        <w:rPr>
          <w:lang w:val="en-US"/>
        </w:rPr>
        <w:t>4</w:t>
      </w:r>
      <w:commentRangeEnd w:id="121"/>
      <w:r w:rsidR="00705B61">
        <w:rPr>
          <w:rStyle w:val="CommentReference"/>
          <w:lang w:val="en-GB"/>
        </w:rPr>
        <w:commentReference w:id="121"/>
      </w:r>
      <w:r w:rsidRPr="00E457C1">
        <w:rPr>
          <w:lang w:val="en-US"/>
        </w:rPr>
        <w:t xml:space="preserve">) and were able to reproduce many features of observed climate. </w:t>
      </w:r>
      <w:r w:rsidRPr="00DB6442">
        <w:t xml:space="preserve">Nonetheless, several systematic biases were </w:t>
      </w:r>
      <w:r>
        <w:rPr>
          <w:rFonts w:eastAsia="MS Mincho" w:cs="Times New Roman"/>
        </w:rPr>
        <w:t>identified</w:t>
      </w:r>
      <w:r w:rsidRPr="00DB6442">
        <w:t xml:space="preserve"> </w:t>
      </w:r>
      <w:r>
        <w:fldChar w:fldCharType="begin" w:fldLock="1"/>
      </w:r>
      <w:r w:rsidR="00D33CB6">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w:instrText>
      </w:r>
      <w:r w:rsidR="00D33CB6" w:rsidRPr="00DE7D49">
        <w:rPr>
          <w:lang w:val="en-US"/>
        </w:rPr>
        <w:instrText>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fldChar w:fldCharType="separate"/>
      </w:r>
      <w:r w:rsidR="00393F8C">
        <w:rPr>
          <w:noProof/>
          <w:lang w:val="en-US"/>
        </w:rPr>
        <w:t>(Flato et al., 2013)</w:t>
      </w:r>
      <w:r>
        <w:fldChar w:fldCharType="end"/>
      </w:r>
      <w:r w:rsidRPr="00E457C1">
        <w:rPr>
          <w:lang w:val="en-US"/>
        </w:rPr>
        <w:t xml:space="preserve">. </w:t>
      </w:r>
      <w:bookmarkEnd w:id="119"/>
      <w:r w:rsidRPr="00E457C1">
        <w:rPr>
          <w:rFonts w:eastAsia="MS Mincho" w:cs="Times New Roman"/>
          <w:lang w:val="en-US"/>
        </w:rPr>
        <w:t>This</w:t>
      </w:r>
      <w:r w:rsidRPr="00E457C1">
        <w:rPr>
          <w:lang w:val="en-US"/>
        </w:rPr>
        <w:t xml:space="preserve"> chapter</w:t>
      </w:r>
      <w:r w:rsidRPr="00E457C1">
        <w:rPr>
          <w:rFonts w:eastAsia="MS Mincho" w:cs="Times New Roman"/>
          <w:lang w:val="en-US"/>
        </w:rPr>
        <w:t xml:space="preserve"> additionally</w:t>
      </w:r>
      <w:r w:rsidRPr="00E457C1">
        <w:rPr>
          <w:lang w:val="en-US"/>
        </w:rPr>
        <w:t xml:space="preserve"> builds on the assessment of attribution of global temperatures contained in the IPCC Special Report on Global Warming of 1.5°C </w:t>
      </w:r>
      <w:r w:rsidRPr="00000B6F">
        <w:fldChar w:fldCharType="begin" w:fldLock="1"/>
      </w:r>
      <w:r w:rsidR="00E719C0">
        <w:rPr>
          <w:lang w:val="en-US"/>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"J5089", "given" : "Rt12", "non-dropping-particle" : "", "parse-names" : false, "suffix" : "" } ], "type" : "report" }, "uris" : [ "http://www.mendeley.com/documents/?uuid=989d669a-a35d-467e-9b16-33184d81355b" ] } ], "mendeley" : { "formattedCitation" : "(IPCC, 2018)", "manualFormatting" : "(SR1.5; IPCC, 2018)", "plainTextFormattedCitation" : "(IPCC, 2018)", "previouslyFormattedCitation" : "(IPCC, 2018)" }, "properties" : { "noteIndex" : 0 }, "schema" : "https://github.com/citation-style-language/schema/raw/master/csl-citation.json" }</w:instrText>
      </w:r>
      <w:r w:rsidRPr="00000B6F">
        <w:fldChar w:fldCharType="separate"/>
      </w:r>
      <w:r w:rsidR="00393F8C">
        <w:rPr>
          <w:noProof/>
          <w:lang w:val="en-US"/>
        </w:rPr>
        <w:t>(SR1.5; IPCC, 2018)</w:t>
      </w:r>
      <w:r w:rsidRPr="00000B6F">
        <w:fldChar w:fldCharType="end"/>
      </w:r>
      <w:r w:rsidRPr="00E457C1">
        <w:rPr>
          <w:lang w:val="en-US"/>
        </w:rPr>
        <w:t xml:space="preserve">, assessments of attribution of changes in the ocean and cryosphere in the IPCC Special Report on the Ocean and Cryosphere in </w:t>
      </w:r>
      <w:r w:rsidR="00ED6736" w:rsidRPr="00E457C1">
        <w:rPr>
          <w:lang w:val="en-US"/>
        </w:rPr>
        <w:t xml:space="preserve">a </w:t>
      </w:r>
      <w:r w:rsidRPr="00E457C1">
        <w:rPr>
          <w:lang w:val="en-US"/>
        </w:rPr>
        <w:t xml:space="preserve">Changing Climate </w:t>
      </w:r>
      <w:r>
        <w:fldChar w:fldCharType="begin" w:fldLock="1"/>
      </w:r>
      <w:r w:rsidR="00D33CB6">
        <w:rPr>
          <w:lang w:val="en-US"/>
        </w:rPr>
        <w:instrText>ADDIN CSL_CITATION { "citationItems" : [ { "id" : "ITEM-1", "itemData" : { "author" : [ { "dropping-particle" : "", "family" : "IPCC", "given" : "", "non-dropping-particle" : "", "parse-names" : false, "suffix" : "" } ],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"J6445", "given" : "Rt12", "non-dropping-particle" : "", "parse-names" : false, "suffix" : "" } ], "type" : "report" }, "uris" : [ "http://www.mendeley.com/documents/?uuid=afa351ca-c786-41f9-971e-4a690e1d1863", "http://www.mendeley.com/documents/?uuid=d1c2661b-a822-46f8-94fd-28158c006cd0" ] } ], "mendeley" : { "formattedCitation" : "(IPCC, 2019b)", "manualFormatting" : "(SROCC; IPCC, 2019b)", "plainTextFormattedCitation" : "(IPCC, 2019b)", "previouslyFormattedCitation" : "(IPCC, 2019b)" }, "properties" : { "noteIndex" : 0 }, "schema" : "https://github.com/citation-style-language/schema/raw/master/csl-citation.json" }</w:instrText>
      </w:r>
      <w:r>
        <w:fldChar w:fldCharType="separate"/>
      </w:r>
      <w:r w:rsidR="00393F8C">
        <w:rPr>
          <w:noProof/>
          <w:lang w:val="en-US"/>
        </w:rPr>
        <w:t>(SROCC; IPCC, 2019b)</w:t>
      </w:r>
      <w:r>
        <w:fldChar w:fldCharType="end"/>
      </w:r>
      <w:r w:rsidRPr="00E457C1">
        <w:rPr>
          <w:lang w:val="en-US"/>
        </w:rPr>
        <w:t xml:space="preserve">, and assessments of attribution in changes </w:t>
      </w:r>
      <w:r w:rsidR="00D2325B" w:rsidRPr="00E457C1">
        <w:rPr>
          <w:lang w:val="en-US"/>
        </w:rPr>
        <w:t>in the terrestrial carbon cycle</w:t>
      </w:r>
      <w:r w:rsidRPr="00E457C1">
        <w:rPr>
          <w:lang w:val="en-US"/>
        </w:rPr>
        <w:t xml:space="preserve"> in the IPCC Special Report on Climate Change and Land </w:t>
      </w:r>
      <w:commentRangeStart w:id="122"/>
      <w:r>
        <w:fldChar w:fldCharType="begin" w:fldLock="1"/>
      </w:r>
      <w:r w:rsidR="00E719C0">
        <w:rPr>
          <w:lang w:val="en-US"/>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"J6893", "given" : "Rt12", "non-dropping-particle" : "", "parse-names" : false, "suffix" : "" } ], "type" : "report" }, "uris" : [ "http://www.mendeley.com/documents/?uuid=15460ba7-69c4-4509-9804-c99d475b4a91" ] } ], "mendeley" : { "formattedCitation" : "(IPCC, 2019a)", "plainTextFormattedCitation" : "(IPCC, 2019a)", "previouslyFormattedCitation" : "(IPCC, 2019a)" }, "properties" : { "noteIndex" : 0 }, "schema" : "https://github.com/citation-style-language/schema/raw/master/csl-citation.json" }</w:instrText>
      </w:r>
      <w:r>
        <w:fldChar w:fldCharType="separate"/>
      </w:r>
      <w:r w:rsidR="00393F8C">
        <w:rPr>
          <w:noProof/>
          <w:lang w:val="en-US"/>
        </w:rPr>
        <w:t>(IPCC, 2019a)</w:t>
      </w:r>
      <w:r>
        <w:fldChar w:fldCharType="end"/>
      </w:r>
      <w:commentRangeEnd w:id="122"/>
      <w:r w:rsidR="00A06AA5">
        <w:rPr>
          <w:rStyle w:val="CommentReference"/>
          <w:lang w:val="en-GB"/>
        </w:rPr>
        <w:commentReference w:id="122"/>
      </w:r>
      <w:r w:rsidRPr="00E457C1">
        <w:rPr>
          <w:lang w:val="en-US"/>
        </w:rPr>
        <w:t>.</w:t>
      </w:r>
    </w:p>
    <w:p w14:paraId="1BA0A064" w14:textId="77777777" w:rsidR="009F594A" w:rsidRPr="00E457C1" w:rsidRDefault="009F594A" w:rsidP="009F594A">
      <w:pPr>
        <w:pStyle w:val="AR6BodyText"/>
        <w:rPr>
          <w:lang w:val="en-US"/>
        </w:rPr>
      </w:pPr>
    </w:p>
    <w:p w14:paraId="7C35DF89" w14:textId="3B6E18A8" w:rsidR="009F594A" w:rsidRPr="00E457C1" w:rsidRDefault="009F594A" w:rsidP="009F594A">
      <w:pPr>
        <w:pStyle w:val="AR6BodyText"/>
        <w:rPr>
          <w:lang w:val="en-US"/>
        </w:rPr>
      </w:pPr>
      <w:r w:rsidRPr="00E457C1">
        <w:rPr>
          <w:lang w:val="en-US"/>
        </w:rPr>
        <w:t xml:space="preserve">This chapter assesses the evidence for human influence on observed large-scale indicators of climate </w:t>
      </w:r>
      <w:r w:rsidR="00D2325B" w:rsidRPr="00E457C1">
        <w:rPr>
          <w:lang w:val="en-US"/>
        </w:rPr>
        <w:t>change that are described in</w:t>
      </w:r>
      <w:r w:rsidRPr="00E457C1">
        <w:rPr>
          <w:lang w:val="en-US"/>
        </w:rPr>
        <w:t xml:space="preserve"> Cross-Chapter Box 2.2 and assessed in Chapter 2. It takes advantage of the longer period of record now available in many observational datasets. </w:t>
      </w:r>
      <w:r w:rsidRPr="00BE2842">
        <w:rPr>
          <w:lang w:val="en-US"/>
        </w:rPr>
        <w:t>The assessment of the human-induced contribution to observed climate change requires an estimate of the expected response to human influence, as well as an estimate of the expected climate evolution due to natural forcings and an estimate of variability</w:t>
      </w:r>
      <w:r w:rsidRPr="00E457C1">
        <w:rPr>
          <w:lang w:val="en-US"/>
        </w:rPr>
        <w:t xml:space="preserve"> internal to the climate system (internal climate variability). For this we need high quality models, primarily climate and Earth system models. Since</w:t>
      </w:r>
      <w:del w:id="123" w:author="Sara M Tuson" w:date="2021-06-24T09:42:00Z">
        <w:r w:rsidRPr="00E457C1" w:rsidDel="00FC4B9F">
          <w:rPr>
            <w:lang w:val="en-US"/>
          </w:rPr>
          <w:delText xml:space="preserve"> the</w:delText>
        </w:r>
      </w:del>
      <w:r w:rsidRPr="00E457C1">
        <w:rPr>
          <w:lang w:val="en-US"/>
        </w:rPr>
        <w:t xml:space="preserve"> AR5, a new set of coordinated model results from the World Climate Research Programme (WCRP) Coupled Model Intercomparison Project Phase 6 (CMIP6; </w:t>
      </w:r>
      <w:r w:rsidRPr="00750DA9">
        <w:fldChar w:fldCharType="begin" w:fldLock="1"/>
      </w:r>
      <w:r w:rsidR="00D33CB6">
        <w:rPr>
          <w:lang w:val="en-US"/>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"J4346", "given" : "", "non-dropping-particle" : "", "parse-names" : false, "suffix" : "" } ], "type" : "article-journal", "volume" : "9" }, "uris" : [ "http://www.mendeley.com/documents/?uuid=8f28e684-e154-3f46-8d75-08ee21ae20df" ] } ], "mendeley" : { "formattedCitation" : "(Eyring et al., 2016a)", "manualFormatting" : "Eyring et al., 2016a)", "plainTextFormattedCitation" : "(Eyring et al., 2016a)", "previouslyFormattedCitation" : "(Eyring et al., 2016a)" }, "properties" : { "noteIndex" : 0 }, "schema" : "https://github.com/citation-style-language/schema/raw/master/csl-citation.json" }</w:instrText>
      </w:r>
      <w:r w:rsidRPr="00750DA9">
        <w:fldChar w:fldCharType="separate"/>
      </w:r>
      <w:r w:rsidR="00393F8C">
        <w:rPr>
          <w:noProof/>
          <w:lang w:val="en-US"/>
        </w:rPr>
        <w:t>Eyring et al., 2016a)</w:t>
      </w:r>
      <w:r w:rsidRPr="00750DA9">
        <w:fldChar w:fldCharType="end"/>
      </w:r>
      <w:r w:rsidRPr="00E457C1">
        <w:rPr>
          <w:lang w:val="en-US"/>
        </w:rPr>
        <w:t xml:space="preserve"> has become available. Together with updated observations of large-scale indicators of climate change (Chapter 2), CMIP simulations are a key resource for assessing human influence</w:t>
      </w:r>
      <w:del w:id="124" w:author="Tom Maycock" w:date="2021-09-03T16:11:00Z">
        <w:r w:rsidRPr="00E457C1" w:rsidDel="00C3090E">
          <w:rPr>
            <w:lang w:val="en-US"/>
          </w:rPr>
          <w:delText>s</w:delText>
        </w:r>
      </w:del>
      <w:r w:rsidRPr="00E457C1">
        <w:rPr>
          <w:lang w:val="en-US"/>
        </w:rPr>
        <w:t xml:space="preserve"> on the climate system. Pre-industrial control and historical simulations are of most relevance for model evaluation and assessment of internal variability, and these simulations are evaluated to assess fitness-for-purpose </w:t>
      </w:r>
      <w:r w:rsidRPr="00E457C1">
        <w:rPr>
          <w:rFonts w:eastAsia="MS Mincho" w:cs="Times New Roman"/>
          <w:lang w:val="en-US"/>
        </w:rPr>
        <w:t xml:space="preserve">for attribution, which is the focus </w:t>
      </w:r>
      <w:r w:rsidRPr="00E457C1">
        <w:rPr>
          <w:lang w:val="en-US"/>
        </w:rPr>
        <w:t>of this chapter (</w:t>
      </w:r>
      <w:del w:id="125" w:author="Ian Blenkinsop" w:date="2021-07-12T16:08:00Z">
        <w:r w:rsidRPr="00E457C1" w:rsidDel="00CA58F0">
          <w:rPr>
            <w:lang w:val="en-US"/>
          </w:rPr>
          <w:delText xml:space="preserve">see also </w:delText>
        </w:r>
      </w:del>
      <w:r w:rsidRPr="00E457C1">
        <w:rPr>
          <w:lang w:val="en-US"/>
        </w:rPr>
        <w:t xml:space="preserve">Section 1.5.4). </w:t>
      </w:r>
      <w:r w:rsidRPr="00E457C1">
        <w:rPr>
          <w:rFonts w:eastAsia="MS Mincho" w:cs="Times New Roman"/>
          <w:lang w:val="en-US"/>
        </w:rPr>
        <w:t>This chapter</w:t>
      </w:r>
      <w:r w:rsidRPr="00E457C1">
        <w:rPr>
          <w:lang w:val="en-US"/>
        </w:rPr>
        <w:t xml:space="preserve"> provides the primary evaluation of large-scale indicators of climate change in this </w:t>
      </w:r>
      <w:del w:id="126" w:author="Ian Blenkinsop" w:date="2021-07-14T08:14:00Z">
        <w:r w:rsidRPr="00E457C1" w:rsidDel="00050986">
          <w:rPr>
            <w:lang w:val="en-US"/>
          </w:rPr>
          <w:delText>report</w:delText>
        </w:r>
      </w:del>
      <w:ins w:id="127" w:author="Ian Blenkinsop" w:date="2021-07-14T08:14:00Z">
        <w:r w:rsidR="00050986">
          <w:rPr>
            <w:lang w:val="en-US"/>
          </w:rPr>
          <w:t>R</w:t>
        </w:r>
        <w:r w:rsidR="00050986" w:rsidRPr="00E457C1">
          <w:rPr>
            <w:lang w:val="en-US"/>
          </w:rPr>
          <w:t>eport</w:t>
        </w:r>
      </w:ins>
      <w:r w:rsidRPr="00E457C1">
        <w:rPr>
          <w:lang w:val="en-US"/>
        </w:rPr>
        <w:t xml:space="preserve">, and is complemented by other fitness-for-purpose evaluations in subsequent chapters. CMIP6 also includes an extensive set of idealized and single forcing experiments for attribution </w:t>
      </w:r>
      <w:r w:rsidRPr="00750DA9">
        <w:fldChar w:fldCharType="begin" w:fldLock="1"/>
      </w:r>
      <w:r w:rsidR="00C65749">
        <w:rPr>
          <w:lang w:val="en-US"/>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"J4346", "given" : "", "non-dropping-particle" : "", "parse-names" : false, "suffix" : "" } ], "type" : "article-journal", "volume" : "9" }, "uris" : [ "http://www.mendeley.com/documents/?uuid=8f28e684-e154-3f46-8d75-08ee21ae20df" ] }, { "id" : "ITEM-2", "itemData" : { "DOI" : "10.5194/gmd-9-3685-2016", "ISSN" : "1991-9603", "abstract" : "Detection and attribution (D&amp;A) simulations were important components of CMIP5 and underpinned the climate change detection and attribution assessments of the Fifth Assessment Report of the Intergovernmental Panel on Climate Change. The primary goals of the Detection and Attribution Model Intercomparison Project (DAMIP) are to facilitate improved estimation of the contributions of anthropogenic and natural forcing changes to observed global warming as well as to observed global and regional changes in other climate variables; to contribute to the estimation of how historical emissions have altered and are altering contemporary climate risk; and to facilitate improved observationally constrained projections of future climate change. D&amp;amp;A studies typically require unforced control simulations and historical simulations including all major anthropogenic and natural forcings. Such simulations will be carried out as part of the DECK and the CMIP6 historical simulation. In addition D&amp;amp;A studies require simulations covering the historical period driven by individual forcings or subsets of forcings only: such simulations are proposed here. Key novel features of the experimental design presented here include firstly new historical simulations with aerosols-only, stratospheric-ozone-only, CO2-only, solar-only, and volcanic-only forcing, facilitating an improved estimation of the climate response to individual forcing, secondly future single forcing experiments, allowing observationally constrained projections of future climate change, and thirdly an experimental design which allows models with and without coupled atmospheric chemistry to be compared on an equal footing.", "author" : [ { "dropping-particle" : "", "family" : "Gillett", "given" : "Nathan P.", "non-dropping-particle" : "", "parse-names" : false, "suffix" : "" }, { "dropping-particle" : "", "family" : "Shiogama", "given" : "Hideo", "non-dropping-particle" : "", "parse-names" : false, "suffix" : "" }, { "dropping-particle" : "", "family" : "Funke", "given" : "Bernd", "non-dropping-particle" : "", "parse-names" : false, "suffix" : "" }, { "dropping-particle" : "", "family" : "Hegerl", "given" : "Gabriele", "non-dropping-particle" : "", "parse-names" : false, "suffix" : "" }, { "dropping-particle" : "", "family" : "Knutti", "given" : "Reto", "non-dropping-particle" : "", "parse-names" : false, "suffix" : "" }, { "dropping-particle" : "", "family" : "Matthes", "given" : "Katja", "non-dropping-particle" : "", "parse-names" : false, "suffix" : "" }, { "dropping-particle" : "", "family" : "Santer", "given" : "Benjamin D.", "non-dropping-particle" : "", "parse-names" : false, "suffix" : "" }, { "dropping-particle" : "", "family" : "Stone", "given" : "Daithi", "non-dropping-particle" : "", "parse-names" : false, "suffix" : "" }, { "dropping-particle" : "", "family" : "Tebaldi", "given" : "Claudia", "non-dropping-particle" : "", "parse-names" : false, "suffix" : "" } ], "container-title" : "Geoscientific Model Development", "id" : "ITEM-2", "issue" : "10", "issued" : { "date-parts" : [ [ "2016", "10", "18" ] ] }, "page" : "3685-3697", "title" : "The Detection and Attribution Model Intercomparison Project (DAMIP v1.0) contribution to CMIP6", "translator" : [ { "dropping-particle" : "", "family" : "J4759", "given" : "", "non-dropping-particle" : "", "parse-names" : false, "suffix" : "" } ], "type" : "article-journal", "volume" : "9" }, "uris" : [ "http://www.mendeley.com/documents/?uuid=1b86fa71-3483-420e-88f2-1035968d8984" ] } ], "mendeley" : { "formattedCitation" : "(Eyring et al., 2016a; Gillett et al., 2016)", "manualFormatting" : "(Eyring et al., 2016a; Gillett et al., 2016)", "plainTextFormattedCitation" : "(Eyring et al., 2016a; Gillett et al., 2016)", "previouslyFormattedCitation" : "(Eyring et al., 2016a; Gillett et al., 2016)" }, "properties" : { "noteIndex" : 0 }, "schema" : "https://github.com/citation-style-language/schema/raw/master/csl-citation.json" }</w:instrText>
      </w:r>
      <w:r w:rsidRPr="00750DA9">
        <w:fldChar w:fldCharType="separate"/>
      </w:r>
      <w:r w:rsidR="00393F8C">
        <w:rPr>
          <w:noProof/>
          <w:lang w:val="en-US"/>
        </w:rPr>
        <w:t>(Eyring et al., 2016a; Gillett et al., 2016)</w:t>
      </w:r>
      <w:r w:rsidRPr="00750DA9">
        <w:fldChar w:fldCharType="end"/>
      </w:r>
      <w:r w:rsidRPr="00E457C1">
        <w:rPr>
          <w:lang w:val="en-US"/>
        </w:rPr>
        <w:t xml:space="preserve">. In addition to the assessment of model performance and human influence on the climate system during the instrumental era </w:t>
      </w:r>
      <w:r w:rsidR="00ED6736" w:rsidRPr="00E457C1">
        <w:rPr>
          <w:lang w:val="en-US"/>
        </w:rPr>
        <w:t xml:space="preserve">up to the </w:t>
      </w:r>
      <w:r w:rsidRPr="00E457C1">
        <w:rPr>
          <w:lang w:val="en-US"/>
        </w:rPr>
        <w:t xml:space="preserve">present-day, this chapter also includes evidence from paleo-observations and simulations over past millennia </w:t>
      </w:r>
      <w:r w:rsidRPr="00000B6F">
        <w:fldChar w:fldCharType="begin" w:fldLock="1"/>
      </w:r>
      <w:r w:rsidR="002879F9">
        <w:rPr>
          <w:lang w:val="en-US"/>
        </w:rPr>
        <w:instrText>ADDIN CSL_CITATION { "citationItems" : [ { "id" : "ITEM-1", "itemData" : { "DOI" : "10.5194/gmd-11-1033-2018", "author" : [ { "dropping-particle" : "", "family" : "Kageyama", "given" : "M", "non-dropping-particle" : "", "parse-names" : false, "suffix" : "" }, { "dropping-particle" : "", "family" : "Braconnot", "given" : "P", "non-dropping-particle" : "", "parse-names" : false, "suffix" : "" }, { "dropping-particle" : "", "family" : "Harrison", "given" : "S P", "non-dropping-particle" : "", "parse-names" : false, "suffix" : "" }, { "dropping-particle" : "", "family" : "Haywood", "given" : "A M", "non-dropping-particle" : "", "parse-names" : false, "suffix" : "" }, { "dropping-particle" : "", "family" : "Jungclaus", "given" : "J H", "non-dropping-particle" : "", "parse-names" : false, "suffix" : "" }, { "dropping-particle" : "", "family" : "Otto-Bliesner", "given" : "B L", "non-dropping-particle" : "", "parse-names" : false, "suffix" : "" }, { "dropping-particle" : "", "family" : "Peterschmitt", "given" : "J.-Y.", "non-dropping-particle" : "", "parse-names" : false, "suffix" : "" }, { "dropping-particle" : "", "family" : "Abe-Ouchi", "given" : "A", "non-dropping-particle" : "", "parse-names" : false, "suffix" : "" }, { "dropping-particle" : "", "family" : "Albani", "given" : "S", "non-dropping-particle" : "", "parse-names" : false, "suffix" : "" }, { "dropping-particle" : "", "family" : "Bartlein", "given" : "P J", "non-dropping-particle" : "", "parse-names" : false, "suffix" : "" }, { "dropping-particle" : "", "family" : "Brierley", "given" : "C", "non-dropping-particle" : "", "parse-names" : false, "suffix" : "" }, { "dropping-particle" : "", "family" : "Crucifix", "given" : "M", "non-dropping-particle" : "", "parse-names" : false, "suffix" : "" }, { "dropping-particle" : "", "family" : "Dolan", "given" : "A", "non-dropping-particle" : "", "parse-names" : false, "suffix" : "" }, { "dropping-particle" : "", "family" : "Fernandez-Donado", "given" : "L", "non-dropping-particle" : "", "parse-names" : false, "suffix" : "" }, { "dropping-particle" : "", "family" : "Fischer", "given" : "H",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"Lunt", "given" : "D J", "non-dropping-particle" : "", "parse-names" : false, "suffix" : "" }, { "dropping-particle" : "", "family" : "Mahowald", "given" : "N M", "non-dropping-particle" : "", "parse-names" : false, "suffix" : "" }, { "dropping-particle" : "", "family" : "Peltier", "given" : "W R", "non-dropping-particle" : "", "parse-names" : false, "suffix" : "" }, { "dropping-particle" : "", "family" : "Phipps", "given" : "S J", "non-dropping-particle" : "", "parse-names" : false, "suffix" : "" }, { "dropping-particle" : "", "family" : "Roche", "given" : "D M", "non-dropping-particle" : "", "parse-names" : false, "suffix" : "" }, { "dropping-particle" : "", "family" : "Schmidt", "given" : "G A", "non-dropping-particle" : "", "parse-names" : false, "suffix" : "" }, { "dropping-particle" : "", "family" : "Tarasov", "given" : "L", "non-dropping-particle" : "", "parse-names" : false, "suffix" : "" }, { "dropping-particle" : "", "family" : "Valdes", "given" : "P J", "non-dropping-particle" : "", "parse-names" : false, "suffix" : "" }, { "dropping-particle" : "", "family" : "Zhang", "given" : "Q", "non-dropping-particle" : "", "parse-names" : false, "suffix" : "" }, { "dropping-particle" : "", "family" : "Zhou", "given" : "T", "non-dropping-particle" : "", "parse-names" : false, "suffix" : "" } ], "container-title" : "Geoscientific Model Development", "id" : "ITEM-1", "issue" : "3", "issued" : { "date-parts" : [ [ "2018" ] ] }, "page" : "1033-1057", "title" : "The PMIP4 contribution to CMIP6 \u2013 Part 1: Overview and over-arching analysis plan", "translator" : [ { "dropping-particle" : "", "family" : "J3693", "given" : "", "non-dropping-particle" : "", "parse-names" : false, "suffix" : "" } ], "type" : "article-journal", "volume" : "11" }, "uris" : [ "http://www.mendeley.com/documents/?uuid=c7ceefb5-123e-43d1-8c47-637c02b4262c" ] } ], "mendeley" : { "formattedCitation" : "(Kageyama et al., 2018)", "plainTextFormattedCitation" : "(Kageyama et al., 2018)", "previouslyFormattedCitation" : "(Kageyama et al., 2018)" }, "properties" : { "noteIndex" : 0 }, "schema" : "https://github.com/citation-style-language/schema/raw/master/csl-citation.json" }</w:instrText>
      </w:r>
      <w:r w:rsidRPr="00000B6F">
        <w:fldChar w:fldCharType="separate"/>
      </w:r>
      <w:r w:rsidR="00393F8C">
        <w:rPr>
          <w:noProof/>
          <w:lang w:val="en-US"/>
        </w:rPr>
        <w:t>(Kageyama et al., 2018)</w:t>
      </w:r>
      <w:r w:rsidRPr="00000B6F">
        <w:fldChar w:fldCharType="end"/>
      </w:r>
      <w:r w:rsidRPr="00E457C1">
        <w:rPr>
          <w:lang w:val="en-US"/>
        </w:rPr>
        <w:t xml:space="preserve">. </w:t>
      </w:r>
    </w:p>
    <w:p w14:paraId="39CD885A" w14:textId="77777777" w:rsidR="009F594A" w:rsidRPr="00E457C1" w:rsidRDefault="009F594A" w:rsidP="009F594A">
      <w:pPr>
        <w:pStyle w:val="AR6BodyText"/>
        <w:rPr>
          <w:lang w:val="en-US"/>
        </w:rPr>
      </w:pPr>
    </w:p>
    <w:p w14:paraId="1CF4A8A8" w14:textId="2F2AF7D5" w:rsidR="009F594A" w:rsidRPr="00E457C1" w:rsidRDefault="009F594A" w:rsidP="009F594A">
      <w:pPr>
        <w:pStyle w:val="AR6BodyText"/>
        <w:rPr>
          <w:lang w:val="en-US"/>
        </w:rPr>
      </w:pPr>
      <w:r w:rsidRPr="00E457C1">
        <w:rPr>
          <w:lang w:val="en-US"/>
        </w:rPr>
        <w:t xml:space="preserve">Whereas in previous IPCC </w:t>
      </w:r>
      <w:del w:id="128" w:author="Ian Blenkinsop" w:date="2021-07-12T11:27:00Z">
        <w:r w:rsidRPr="00E457C1" w:rsidDel="004674CD">
          <w:rPr>
            <w:lang w:val="en-US"/>
          </w:rPr>
          <w:delText xml:space="preserve">Assessment </w:delText>
        </w:r>
      </w:del>
      <w:ins w:id="129" w:author="Ian Blenkinsop" w:date="2021-07-12T11:27:00Z">
        <w:r w:rsidR="004674CD">
          <w:rPr>
            <w:lang w:val="en-US"/>
          </w:rPr>
          <w:t>a</w:t>
        </w:r>
        <w:r w:rsidR="004674CD" w:rsidRPr="00E457C1">
          <w:rPr>
            <w:lang w:val="en-US"/>
          </w:rPr>
          <w:t xml:space="preserve">ssessment </w:t>
        </w:r>
      </w:ins>
      <w:del w:id="130" w:author="Ian Blenkinsop" w:date="2021-07-12T11:27:00Z">
        <w:r w:rsidRPr="00E457C1" w:rsidDel="004674CD">
          <w:rPr>
            <w:lang w:val="en-US"/>
          </w:rPr>
          <w:delText xml:space="preserve">Reports </w:delText>
        </w:r>
      </w:del>
      <w:ins w:id="131" w:author="Ian Blenkinsop" w:date="2021-07-12T11:27:00Z">
        <w:r w:rsidR="004674CD">
          <w:rPr>
            <w:lang w:val="en-US"/>
          </w:rPr>
          <w:t>r</w:t>
        </w:r>
        <w:r w:rsidR="004674CD" w:rsidRPr="00E457C1">
          <w:rPr>
            <w:lang w:val="en-US"/>
          </w:rPr>
          <w:t xml:space="preserve">eports </w:t>
        </w:r>
      </w:ins>
      <w:r w:rsidRPr="00E457C1">
        <w:rPr>
          <w:lang w:val="en-US"/>
        </w:rPr>
        <w:t xml:space="preserve">the comparison of simulated and observed climate change was done separately in a model evaluation chapter and a chapter on detection and attribution, in AR6 these comparisons are integrated together. This has the advantage of allowing a single discussion of the full set of explanations for any inconsistency in simulated and observed climate change, including missing forcings, errors in the simulated response to forcings, and observational errors, as well as an assessment of the application of detection and attribution techniques to model evaluation. </w:t>
      </w:r>
      <w:bookmarkStart w:id="132" w:name="_Hlk65421262"/>
      <w:r w:rsidRPr="00E457C1">
        <w:rPr>
          <w:lang w:val="en-US"/>
        </w:rPr>
        <w:t>Where simulated and observed changes are consistent, this can be interpreted both as supporting attribution statements, and as giving confidence in simulated future change in the variable concerned (</w:t>
      </w:r>
      <w:del w:id="133" w:author="Ian Blenkinsop" w:date="2021-07-12T16:08:00Z">
        <w:r w:rsidRPr="00E457C1" w:rsidDel="00CA58F0">
          <w:rPr>
            <w:lang w:val="en-US"/>
          </w:rPr>
          <w:delText xml:space="preserve">see also </w:delText>
        </w:r>
      </w:del>
      <w:r w:rsidR="00F02F76" w:rsidRPr="00E457C1">
        <w:rPr>
          <w:lang w:val="en-US"/>
        </w:rPr>
        <w:t>Box 4.1</w:t>
      </w:r>
      <w:r w:rsidRPr="00E457C1">
        <w:rPr>
          <w:lang w:val="en-US"/>
        </w:rPr>
        <w:t xml:space="preserve">). </w:t>
      </w:r>
      <w:bookmarkEnd w:id="132"/>
      <w:r w:rsidRPr="00E457C1">
        <w:rPr>
          <w:lang w:val="en-US"/>
        </w:rPr>
        <w:t xml:space="preserve">However, if a model’s simulation of historical climate change has been tuned to agree with observations, or if the models used in an attribution study have been selected or weighted on the basis of the realism of their simulated climate response, this information would need to be considered in the assessment and any </w:t>
      </w:r>
      <w:r w:rsidRPr="00E457C1">
        <w:rPr>
          <w:lang w:val="en-US"/>
        </w:rPr>
        <w:lastRenderedPageBreak/>
        <w:t>attribution results correspondingly tempered. An integrated discussion of evaluation and attribution supports such a robust and transparent assessment.</w:t>
      </w:r>
    </w:p>
    <w:p w14:paraId="70F70534" w14:textId="77777777" w:rsidR="009F594A" w:rsidRPr="00E457C1" w:rsidRDefault="009F594A" w:rsidP="009F594A">
      <w:pPr>
        <w:pStyle w:val="AR6BodyText"/>
        <w:rPr>
          <w:lang w:val="en-US"/>
        </w:rPr>
      </w:pPr>
    </w:p>
    <w:p w14:paraId="59431FD3" w14:textId="71EDB6E5" w:rsidR="009F594A" w:rsidRPr="00E457C1" w:rsidRDefault="009F594A" w:rsidP="009F594A">
      <w:pPr>
        <w:pStyle w:val="AR6BodyText"/>
        <w:rPr>
          <w:lang w:val="en-US"/>
        </w:rPr>
      </w:pPr>
      <w:r w:rsidRPr="00E457C1">
        <w:rPr>
          <w:lang w:val="en-US"/>
        </w:rPr>
        <w:t>This chapter starts with a brief description of methods for detection and attribution of observed changes in Section</w:t>
      </w:r>
      <w:r w:rsidR="00084956" w:rsidRPr="00E457C1">
        <w:rPr>
          <w:lang w:val="en-US"/>
        </w:rPr>
        <w:t xml:space="preserve"> 3.2</w:t>
      </w:r>
      <w:r w:rsidRPr="00E457C1">
        <w:rPr>
          <w:lang w:val="en-US"/>
        </w:rPr>
        <w:t>, which builds on the more general introduction to attribu</w:t>
      </w:r>
      <w:r w:rsidR="00913531" w:rsidRPr="00E457C1">
        <w:rPr>
          <w:lang w:val="en-US"/>
        </w:rPr>
        <w:t xml:space="preserve">tion approaches in </w:t>
      </w:r>
      <w:ins w:id="134" w:author="Ian Blenkinsop" w:date="2021-07-12T16:15:00Z">
        <w:r w:rsidR="00AF73E0">
          <w:rPr>
            <w:lang w:val="en-US"/>
          </w:rPr>
          <w:t xml:space="preserve">the </w:t>
        </w:r>
      </w:ins>
      <w:r w:rsidR="00913531" w:rsidRPr="00E457C1">
        <w:rPr>
          <w:lang w:val="en-US"/>
        </w:rPr>
        <w:t>Cross-Working Group</w:t>
      </w:r>
      <w:r w:rsidRPr="00E457C1">
        <w:rPr>
          <w:lang w:val="en-US"/>
        </w:rPr>
        <w:t xml:space="preserve"> Box</w:t>
      </w:r>
      <w:del w:id="135" w:author="Ian Blenkinsop" w:date="2021-07-12T16:15:00Z">
        <w:r w:rsidR="00F240F7" w:rsidRPr="00E457C1" w:rsidDel="00AF73E0">
          <w:rPr>
            <w:lang w:val="en-US"/>
          </w:rPr>
          <w:delText xml:space="preserve">: </w:delText>
        </w:r>
      </w:del>
      <w:ins w:id="136" w:author="Ian Blenkinsop" w:date="2021-07-12T16:15:00Z">
        <w:r w:rsidR="00AF73E0">
          <w:rPr>
            <w:lang w:val="en-US"/>
          </w:rPr>
          <w:t xml:space="preserve"> on</w:t>
        </w:r>
        <w:r w:rsidR="00AF73E0" w:rsidRPr="00E457C1">
          <w:rPr>
            <w:lang w:val="en-US"/>
          </w:rPr>
          <w:t xml:space="preserve"> </w:t>
        </w:r>
      </w:ins>
      <w:r w:rsidR="00F240F7" w:rsidRPr="00E457C1">
        <w:rPr>
          <w:lang w:val="en-US"/>
        </w:rPr>
        <w:t>Attribution</w:t>
      </w:r>
      <w:r w:rsidRPr="00E457C1">
        <w:rPr>
          <w:lang w:val="en-US"/>
        </w:rPr>
        <w:t xml:space="preserve"> </w:t>
      </w:r>
      <w:del w:id="137" w:author="Ian Blenkinsop" w:date="2021-07-13T09:38:00Z">
        <w:r w:rsidR="00F240F7" w:rsidRPr="00E457C1" w:rsidDel="00FB6460">
          <w:rPr>
            <w:lang w:val="en-US"/>
          </w:rPr>
          <w:delText>(</w:delText>
        </w:r>
      </w:del>
      <w:ins w:id="138" w:author="Ian Blenkinsop" w:date="2021-07-13T09:38:00Z">
        <w:r w:rsidR="00FB6460">
          <w:rPr>
            <w:lang w:val="en-US"/>
          </w:rPr>
          <w:t xml:space="preserve">in </w:t>
        </w:r>
      </w:ins>
      <w:r w:rsidR="00F240F7" w:rsidRPr="00E457C1">
        <w:rPr>
          <w:lang w:val="en-US"/>
        </w:rPr>
        <w:t>Chapter 1</w:t>
      </w:r>
      <w:del w:id="139" w:author="Ian Blenkinsop" w:date="2021-07-13T09:38:00Z">
        <w:r w:rsidR="00F240F7" w:rsidRPr="00E457C1" w:rsidDel="00FB6460">
          <w:rPr>
            <w:lang w:val="en-US"/>
          </w:rPr>
          <w:delText>)</w:delText>
        </w:r>
      </w:del>
      <w:r w:rsidRPr="00E457C1">
        <w:rPr>
          <w:lang w:val="en-US"/>
        </w:rPr>
        <w:t xml:space="preserve">. In this chapter we assess the detection of anthropogenic influence on climate on large spatial scales and long temporal scales, a concept related to, but distinct from, that of </w:t>
      </w:r>
      <w:ins w:id="140" w:author="Sara M Tuson" w:date="2021-06-24T21:23:00Z">
        <w:r w:rsidR="00D3405D">
          <w:rPr>
            <w:lang w:val="en-US"/>
          </w:rPr>
          <w:t xml:space="preserve">the </w:t>
        </w:r>
      </w:ins>
      <w:r w:rsidRPr="00E457C1">
        <w:rPr>
          <w:lang w:val="en-US"/>
        </w:rPr>
        <w:t>emergence of anthropogenically-induced climate change from the range of internal variability on local scales and shorter time</w:t>
      </w:r>
      <w:ins w:id="141" w:author="Sara M Tuson" w:date="2021-06-27T22:06:00Z">
        <w:r w:rsidR="00630726">
          <w:rPr>
            <w:lang w:val="en-US"/>
          </w:rPr>
          <w:t xml:space="preserve"> </w:t>
        </w:r>
      </w:ins>
      <w:r w:rsidRPr="00E457C1">
        <w:rPr>
          <w:lang w:val="en-US"/>
        </w:rPr>
        <w:t>scales (Section 1.4.2.2). The following sections address the climate system component</w:t>
      </w:r>
      <w:ins w:id="142" w:author="Sara M Tuson" w:date="2021-06-24T21:24:00Z">
        <w:r w:rsidR="00D3405D">
          <w:rPr>
            <w:lang w:val="en-US"/>
          </w:rPr>
          <w:t xml:space="preserve"> </w:t>
        </w:r>
      </w:ins>
      <w:del w:id="143" w:author="Sara M Tuson" w:date="2021-06-24T21:24:00Z">
        <w:r w:rsidRPr="00E457C1" w:rsidDel="00D3405D">
          <w:rPr>
            <w:lang w:val="en-US"/>
          </w:rPr>
          <w:delText>-</w:delText>
        </w:r>
      </w:del>
      <w:r w:rsidRPr="00E457C1">
        <w:rPr>
          <w:lang w:val="en-US"/>
        </w:rPr>
        <w:t>by</w:t>
      </w:r>
      <w:ins w:id="144" w:author="Sara M Tuson" w:date="2021-06-24T21:24:00Z">
        <w:r w:rsidR="00D3405D">
          <w:rPr>
            <w:lang w:val="en-US"/>
          </w:rPr>
          <w:t xml:space="preserve"> </w:t>
        </w:r>
      </w:ins>
      <w:del w:id="145" w:author="Sara M Tuson" w:date="2021-06-24T21:24:00Z">
        <w:r w:rsidRPr="00E457C1" w:rsidDel="00D3405D">
          <w:rPr>
            <w:lang w:val="en-US"/>
          </w:rPr>
          <w:delText>-</w:delText>
        </w:r>
      </w:del>
      <w:r w:rsidRPr="00E457C1">
        <w:rPr>
          <w:lang w:val="en-US"/>
        </w:rPr>
        <w:t>component, in each case assessing human influence and evaluating climate models’ simulations of the relevant aspects of climate and climate change. This chapter assesses the evaluation and attribution of continental and ocean basin-scale indicators of climate change in the atmosphere and at the Earth’s surface (Section</w:t>
      </w:r>
      <w:r w:rsidR="00084956" w:rsidRPr="00E457C1">
        <w:rPr>
          <w:lang w:val="en-US"/>
        </w:rPr>
        <w:t xml:space="preserve"> 3.3</w:t>
      </w:r>
      <w:r w:rsidRPr="00E457C1">
        <w:rPr>
          <w:lang w:val="en-US"/>
        </w:rPr>
        <w:t>), cryosphere (Section</w:t>
      </w:r>
      <w:r w:rsidR="00084956" w:rsidRPr="00E457C1">
        <w:rPr>
          <w:lang w:val="en-US"/>
        </w:rPr>
        <w:t xml:space="preserve"> 3.4</w:t>
      </w:r>
      <w:r w:rsidRPr="00E457C1">
        <w:rPr>
          <w:lang w:val="en-US"/>
        </w:rPr>
        <w:t xml:space="preserve">), ocean (Section </w:t>
      </w:r>
      <w:r w:rsidR="00084956" w:rsidRPr="00E457C1">
        <w:rPr>
          <w:lang w:val="en-US"/>
        </w:rPr>
        <w:t>3.5</w:t>
      </w:r>
      <w:r w:rsidRPr="00E457C1">
        <w:rPr>
          <w:lang w:val="en-US"/>
        </w:rPr>
        <w:t>), and biosphere (Section</w:t>
      </w:r>
      <w:r w:rsidR="00084956" w:rsidRPr="00E457C1">
        <w:rPr>
          <w:lang w:val="en-US"/>
        </w:rPr>
        <w:t xml:space="preserve"> 3.6</w:t>
      </w:r>
      <w:r w:rsidRPr="00E457C1">
        <w:rPr>
          <w:lang w:val="en-US"/>
        </w:rPr>
        <w:t>), and the evaluation and attribution of modes of variability (Section 3.7), the period of slower warming in the early 21</w:t>
      </w:r>
      <w:r w:rsidRPr="00566450">
        <w:rPr>
          <w:lang w:val="en-US"/>
          <w:rPrChange w:id="146" w:author="Sara M Tuson" w:date="2021-06-28T09:39:00Z">
            <w:rPr>
              <w:vertAlign w:val="superscript"/>
              <w:lang w:val="en-US"/>
            </w:rPr>
          </w:rPrChange>
        </w:rPr>
        <w:t>st</w:t>
      </w:r>
      <w:r w:rsidRPr="00E457C1">
        <w:rPr>
          <w:lang w:val="en-US"/>
        </w:rPr>
        <w:t xml:space="preserve"> century (</w:t>
      </w:r>
      <w:r w:rsidR="00084956" w:rsidRPr="00E457C1">
        <w:rPr>
          <w:lang w:val="en-US"/>
        </w:rPr>
        <w:t>Cross-Chapter Box 3.1</w:t>
      </w:r>
      <w:r w:rsidRPr="00E457C1">
        <w:rPr>
          <w:lang w:val="en-US"/>
        </w:rPr>
        <w:t>) and large-scale changes in extremes (</w:t>
      </w:r>
      <w:r w:rsidR="00084956" w:rsidRPr="00E457C1">
        <w:rPr>
          <w:lang w:val="en-US"/>
        </w:rPr>
        <w:t>Cross-Chapter Box 3.2</w:t>
      </w:r>
      <w:r w:rsidRPr="00E457C1">
        <w:rPr>
          <w:lang w:val="en-US"/>
        </w:rPr>
        <w:t>). Model evaluation and attribution on sub-continental scales are not covered here, since these are assessed in the Atlas and</w:t>
      </w:r>
      <w:r w:rsidR="00DD0357" w:rsidRPr="00E457C1">
        <w:rPr>
          <w:lang w:val="en-US"/>
        </w:rPr>
        <w:t xml:space="preserve"> in</w:t>
      </w:r>
      <w:r w:rsidRPr="00E457C1">
        <w:rPr>
          <w:lang w:val="en-US"/>
        </w:rPr>
        <w:t xml:space="preserve"> Chapter 10, and extreme event attribution is not covered since it is assessed in Chapter 11. Section</w:t>
      </w:r>
      <w:r w:rsidR="00084956" w:rsidRPr="00E457C1">
        <w:rPr>
          <w:lang w:val="en-US"/>
        </w:rPr>
        <w:t xml:space="preserve"> 3.8</w:t>
      </w:r>
      <w:r w:rsidRPr="00E457C1">
        <w:rPr>
          <w:lang w:val="en-US"/>
        </w:rPr>
        <w:t xml:space="preserve"> assesses multivariate attribution and integrative measures of model performance based on multiple variables, as well as process representation in different classes of models. The chapter </w:t>
      </w:r>
      <w:r w:rsidR="00953895" w:rsidRPr="00E457C1">
        <w:rPr>
          <w:lang w:val="en-US"/>
        </w:rPr>
        <w:t xml:space="preserve">structure is </w:t>
      </w:r>
      <w:del w:id="147" w:author="Ian Blenkinsop" w:date="2021-07-13T15:17:00Z">
        <w:r w:rsidR="00953895" w:rsidRPr="00E457C1" w:rsidDel="00BD0D40">
          <w:rPr>
            <w:lang w:val="en-US"/>
          </w:rPr>
          <w:delText xml:space="preserve">summarised </w:delText>
        </w:r>
      </w:del>
      <w:ins w:id="148" w:author="Ian Blenkinsop" w:date="2021-07-13T15:17:00Z">
        <w:r w:rsidR="00BD0D40" w:rsidRPr="00E457C1">
          <w:rPr>
            <w:lang w:val="en-US"/>
          </w:rPr>
          <w:t>summari</w:t>
        </w:r>
        <w:r w:rsidR="00BD0D40">
          <w:rPr>
            <w:lang w:val="en-US"/>
          </w:rPr>
          <w:t>z</w:t>
        </w:r>
        <w:r w:rsidR="00BD0D40" w:rsidRPr="00E457C1">
          <w:rPr>
            <w:lang w:val="en-US"/>
          </w:rPr>
          <w:t xml:space="preserve">ed </w:t>
        </w:r>
      </w:ins>
      <w:r w:rsidR="00953895" w:rsidRPr="00E457C1">
        <w:rPr>
          <w:lang w:val="en-US"/>
        </w:rPr>
        <w:t xml:space="preserve">in Figure 3.1. </w:t>
      </w:r>
    </w:p>
    <w:p w14:paraId="785D2EB5" w14:textId="77777777" w:rsidR="009F594A" w:rsidRDefault="009F594A" w:rsidP="009F594A">
      <w:pPr>
        <w:pStyle w:val="AR6BodyText"/>
        <w:rPr>
          <w:rFonts w:cs="Times New Roman"/>
          <w:lang w:val="en-US"/>
        </w:rPr>
      </w:pPr>
    </w:p>
    <w:p w14:paraId="0A1E7A12" w14:textId="7E308BB0" w:rsidR="009F594A" w:rsidRDefault="009F594A" w:rsidP="009F594A">
      <w:pPr>
        <w:pStyle w:val="AR6BodyText"/>
        <w:rPr>
          <w:rFonts w:cs="Times New Roman"/>
          <w:lang w:val="en-US"/>
        </w:rPr>
      </w:pPr>
    </w:p>
    <w:p w14:paraId="124E2230" w14:textId="77777777" w:rsidR="00203D40" w:rsidRPr="00E457C1" w:rsidRDefault="00203D40" w:rsidP="00203D40">
      <w:pPr>
        <w:pStyle w:val="AR6BodyText"/>
        <w:rPr>
          <w:b/>
          <w:noProof/>
          <w:lang w:val="en-US"/>
        </w:rPr>
      </w:pPr>
      <w:r w:rsidRPr="00E457C1">
        <w:rPr>
          <w:b/>
          <w:noProof/>
          <w:lang w:val="en-US"/>
        </w:rPr>
        <w:t xml:space="preserve">[START </w:t>
      </w:r>
      <w:r w:rsidRPr="00000B6F">
        <w:rPr>
          <w:rStyle w:val="AR6Chap3FigureCar"/>
          <w:b/>
          <w:sz w:val="22"/>
          <w:lang w:val="en-GB"/>
        </w:rPr>
        <w:t xml:space="preserve">FIGURE 3.1 </w:t>
      </w:r>
      <w:r w:rsidRPr="00E457C1">
        <w:rPr>
          <w:b/>
          <w:noProof/>
          <w:lang w:val="en-US"/>
        </w:rPr>
        <w:t>HERE]</w:t>
      </w:r>
    </w:p>
    <w:p w14:paraId="5A823D90" w14:textId="77777777" w:rsidR="00203D40" w:rsidRPr="00E457C1" w:rsidRDefault="00203D40" w:rsidP="00203D40">
      <w:pPr>
        <w:pStyle w:val="AR6BodyText"/>
        <w:rPr>
          <w:noProof/>
          <w:lang w:val="en-US"/>
        </w:rPr>
      </w:pPr>
    </w:p>
    <w:p w14:paraId="502D4291" w14:textId="32861E81" w:rsidR="00203D40" w:rsidRPr="00BB05B7" w:rsidRDefault="00BB05B7" w:rsidP="00BB05B7">
      <w:pPr>
        <w:pStyle w:val="AR6Chap3Figure"/>
        <w:rPr>
          <w:b/>
          <w:bCs/>
          <w:noProof/>
        </w:rPr>
      </w:pPr>
      <w:bookmarkStart w:id="149" w:name="_Hlk66439117"/>
      <w:r w:rsidRPr="00BB05B7">
        <w:rPr>
          <w:b/>
          <w:bCs/>
        </w:rPr>
        <w:t xml:space="preserve">Visual </w:t>
      </w:r>
      <w:del w:id="150" w:author="Ian Blenkinsop" w:date="2021-07-07T14:06:00Z">
        <w:r w:rsidRPr="00BB05B7" w:rsidDel="008A2250">
          <w:rPr>
            <w:b/>
            <w:bCs/>
          </w:rPr>
          <w:delText xml:space="preserve">Abstract </w:delText>
        </w:r>
      </w:del>
      <w:ins w:id="151" w:author="Ian Blenkinsop" w:date="2021-07-07T14:06:00Z">
        <w:r w:rsidRPr="00BB05B7">
          <w:rPr>
            <w:b/>
            <w:bCs/>
          </w:rPr>
          <w:t xml:space="preserve">abstract </w:t>
        </w:r>
      </w:ins>
      <w:r w:rsidRPr="00BB05B7">
        <w:rPr>
          <w:b/>
          <w:bCs/>
        </w:rPr>
        <w:t xml:space="preserve">for Chapter 3: </w:t>
      </w:r>
      <w:del w:id="152" w:author="Ian Blenkinsop" w:date="2021-07-07T14:06:00Z">
        <w:r w:rsidRPr="00BB05B7" w:rsidDel="008A2250">
          <w:rPr>
            <w:b/>
            <w:bCs/>
          </w:rPr>
          <w:delText xml:space="preserve">Human </w:delText>
        </w:r>
      </w:del>
      <w:ins w:id="153" w:author="Ian Blenkinsop" w:date="2021-07-07T14:06:00Z">
        <w:r w:rsidRPr="00BB05B7">
          <w:rPr>
            <w:b/>
            <w:bCs/>
          </w:rPr>
          <w:t xml:space="preserve">human </w:t>
        </w:r>
      </w:ins>
      <w:del w:id="154" w:author="Ian Blenkinsop" w:date="2021-07-07T14:06:00Z">
        <w:r w:rsidRPr="00BB05B7" w:rsidDel="008A2250">
          <w:rPr>
            <w:b/>
            <w:bCs/>
          </w:rPr>
          <w:delText xml:space="preserve">influence </w:delText>
        </w:r>
      </w:del>
      <w:ins w:id="155" w:author="Ian Blenkinsop" w:date="2021-07-07T14:06:00Z">
        <w:r w:rsidRPr="00BB05B7">
          <w:rPr>
            <w:b/>
            <w:bCs/>
          </w:rPr>
          <w:t xml:space="preserve">influence </w:t>
        </w:r>
      </w:ins>
      <w:r w:rsidRPr="00BB05B7">
        <w:rPr>
          <w:b/>
          <w:bCs/>
        </w:rPr>
        <w:t xml:space="preserve">on the </w:t>
      </w:r>
      <w:ins w:id="156" w:author="Sara M Tuson" w:date="2021-06-30T11:46:00Z">
        <w:del w:id="157" w:author="Ian Blenkinsop" w:date="2021-07-07T14:06:00Z">
          <w:r w:rsidRPr="00BB05B7" w:rsidDel="008A2250">
            <w:rPr>
              <w:b/>
              <w:bCs/>
            </w:rPr>
            <w:delText>C</w:delText>
          </w:r>
        </w:del>
      </w:ins>
      <w:r w:rsidRPr="00BB05B7">
        <w:rPr>
          <w:b/>
          <w:bCs/>
        </w:rPr>
        <w:t>climate system</w:t>
      </w:r>
      <w:del w:id="158" w:author="Sara M Tuson" w:date="2021-06-30T11:46:00Z">
        <w:r w:rsidRPr="00BB05B7" w:rsidDel="00B327B1">
          <w:rPr>
            <w:b/>
            <w:bCs/>
          </w:rPr>
          <w:delText>.</w:delText>
        </w:r>
      </w:del>
      <w:bookmarkEnd w:id="149"/>
    </w:p>
    <w:p w14:paraId="4B9D5BDE" w14:textId="77777777" w:rsidR="00BB05B7" w:rsidRPr="00DE7D49" w:rsidRDefault="00BB05B7" w:rsidP="00203D40">
      <w:pPr>
        <w:pStyle w:val="AR6BodyText"/>
        <w:rPr>
          <w:b/>
          <w:noProof/>
          <w:lang w:val="en-US"/>
        </w:rPr>
      </w:pPr>
    </w:p>
    <w:p w14:paraId="735FA285" w14:textId="059F4EC4" w:rsidR="00203D40" w:rsidRDefault="00203D40" w:rsidP="00203D40">
      <w:pPr>
        <w:pStyle w:val="AR6BodyText"/>
        <w:rPr>
          <w:b/>
          <w:noProof/>
        </w:rPr>
      </w:pPr>
      <w:r>
        <w:rPr>
          <w:b/>
          <w:noProof/>
        </w:rPr>
        <w:t>[</w:t>
      </w:r>
      <w:r w:rsidRPr="00F77B9B">
        <w:rPr>
          <w:b/>
          <w:noProof/>
        </w:rPr>
        <w:t xml:space="preserve">END </w:t>
      </w:r>
      <w:r w:rsidRPr="00000B6F">
        <w:rPr>
          <w:rStyle w:val="AR6Chap3FigureCar"/>
          <w:b/>
          <w:sz w:val="22"/>
          <w:lang w:val="en-GB"/>
        </w:rPr>
        <w:t>FIGURE 3.1</w:t>
      </w:r>
      <w:r w:rsidRPr="00F77B9B">
        <w:rPr>
          <w:b/>
          <w:noProof/>
        </w:rPr>
        <w:t xml:space="preserve"> HERE</w:t>
      </w:r>
      <w:r>
        <w:rPr>
          <w:b/>
          <w:noProof/>
        </w:rPr>
        <w:t>]</w:t>
      </w:r>
    </w:p>
    <w:p w14:paraId="276BC930" w14:textId="2C871B4B" w:rsidR="00203D40" w:rsidRDefault="00203D40" w:rsidP="009F594A">
      <w:pPr>
        <w:pStyle w:val="AR6BodyText"/>
        <w:rPr>
          <w:rFonts w:cs="Times New Roman"/>
          <w:lang w:val="en-US"/>
        </w:rPr>
      </w:pPr>
    </w:p>
    <w:p w14:paraId="562EE2A3" w14:textId="77777777" w:rsidR="00203D40" w:rsidRDefault="00203D40" w:rsidP="009F594A">
      <w:pPr>
        <w:pStyle w:val="AR6BodyText"/>
        <w:rPr>
          <w:rFonts w:cs="Times New Roman"/>
          <w:lang w:val="en-US"/>
        </w:rPr>
      </w:pPr>
    </w:p>
    <w:p w14:paraId="321F3373" w14:textId="7D0460A4" w:rsidR="009F594A" w:rsidRPr="000E484E" w:rsidRDefault="009F594A" w:rsidP="009F594A">
      <w:pPr>
        <w:pStyle w:val="AR6Chap3Level131"/>
      </w:pPr>
      <w:bookmarkStart w:id="159" w:name="_Ref527196582"/>
      <w:bookmarkStart w:id="160" w:name="_Toc6385706"/>
      <w:bookmarkStart w:id="161" w:name="_Ref3538803"/>
      <w:bookmarkStart w:id="162" w:name="_Toc70639128"/>
      <w:r w:rsidRPr="000E484E">
        <w:t>Methods</w:t>
      </w:r>
      <w:bookmarkEnd w:id="159"/>
      <w:bookmarkEnd w:id="160"/>
      <w:bookmarkEnd w:id="161"/>
      <w:bookmarkEnd w:id="162"/>
    </w:p>
    <w:p w14:paraId="72059A11" w14:textId="77777777" w:rsidR="009F594A" w:rsidRPr="00B40A97" w:rsidRDefault="009F594A" w:rsidP="009F594A">
      <w:pPr>
        <w:pStyle w:val="AR6BodyText"/>
        <w:jc w:val="both"/>
        <w:rPr>
          <w:rFonts w:cs="Times New Roman"/>
          <w:lang w:eastAsia="en-US"/>
        </w:rPr>
      </w:pPr>
    </w:p>
    <w:p w14:paraId="10092719" w14:textId="74CA0F76" w:rsidR="00EC45C9" w:rsidRPr="00E457C1" w:rsidRDefault="009F594A" w:rsidP="009F594A">
      <w:pPr>
        <w:pStyle w:val="AR6BodyText"/>
        <w:rPr>
          <w:lang w:val="en-US"/>
        </w:rPr>
      </w:pPr>
      <w:r w:rsidRPr="00E457C1">
        <w:rPr>
          <w:lang w:val="en-US"/>
        </w:rPr>
        <w:t>New methods for model evaluation that are used in this chapter are described in Section 1.5</w:t>
      </w:r>
      <w:r w:rsidR="009E1ABE" w:rsidRPr="00E457C1">
        <w:rPr>
          <w:lang w:val="en-US"/>
        </w:rPr>
        <w:t>.4</w:t>
      </w:r>
      <w:r w:rsidRPr="00E457C1">
        <w:rPr>
          <w:lang w:val="en-US"/>
        </w:rPr>
        <w:t xml:space="preserve">. These include new techniques for process-based evaluation of </w:t>
      </w:r>
      <w:r w:rsidR="00C84158" w:rsidRPr="00E457C1">
        <w:rPr>
          <w:lang w:val="en-US"/>
        </w:rPr>
        <w:t xml:space="preserve">climate and </w:t>
      </w:r>
      <w:r w:rsidRPr="00E457C1">
        <w:rPr>
          <w:lang w:val="en-US"/>
        </w:rPr>
        <w:t xml:space="preserve">Earth system models against observations that have rapidly advanced since the publication of AR5 </w:t>
      </w:r>
      <w:r>
        <w:fldChar w:fldCharType="begin" w:fldLock="1"/>
      </w:r>
      <w:r w:rsidR="00E719C0">
        <w:rPr>
          <w:lang w:val="en-US"/>
        </w:rPr>
        <w:instrText>ADDIN CSL_CITATION { "citationItems" : [ { "id" : "ITEM-1", "itemData" : { "DOI" : "10.1038/s41558-018-0355-y", "ISSN" : "17586798", "abstract" : "T he Intergovernmental Panel on Climate Change (IPCC) Fifth Assessment Report (AR5) concluded that the warming of the climate system is unequivocal and human influence on the climate system is clear 1. Observed increases of greenhouse gases have contributed significantly to warming of the atmosphere and ocean, sea-ice decline and sea-level rise. The size and rapidity of these changes is concerning. Human-caused climate change is already affecting many aspects of societies and ecosystems. These impacts will become more visible and more serious in the twenty-first century. It should, therefore , be an international priority to improve our understanding of the climate system, and to reduce current uncertainties in projections of future change. This will rely on information from theory, observations, and Earth system model (ESM) simulations that are coordinated as part of the World Climate Research Programme (WCRP) Coupled Model Intercomparison Project (CMIP; refs. 2-5). CMIP is now in its sixth phase (CMIP6) 5 and is confronted with a number of new challenges. Compared to CMIP5, an increased number of institutions participate in CMIP6, many with multiple model versions. The latest generation of climate models feature increases in spatial resolution, improvements in physical parameterizations (in the representation of clouds, for example) and inclusion of additional Earth system processes (such as nutrient limitations on the terrestrial carbon cycle) and components (such as ice sheets). These additional processes are needed to represent key feedbacks that affect climate change, but are also likely to increase the spread of climate projections across the mul-timodel ensemble. This escalates the need for innovative and comprehensive model evaluation approaches. CMIP provides the basis for multimodel evaluation and has, over the years, revealed a variety of systematic differences between models and observations, with many persisting from one model generation to the next 6,7. An important issue that remains to be fully addressed is the extent to which model errors affect the quality of climate projections and subsequent impact assessments 8. Traditionally, many climate projections are shown as multimodel averages in the peer-reviewed literature and IPCC reports, with the spread across models presented as a measure of projection uncertainty 9. There is now emerging evidence that weighting based on model performance may improve projections for specific applicatio\u2026",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 ] }, "page" : "102-110", "title" : "Taking climate model evaluation to the next level", "translator" : [ { "dropping-particle" : "", "family" : "J5551", "given" : "", "non-dropping-particle" : "", "parse-names" : false, "suffix" : "" } ], "type" : "article-journal", "volume" : "9" }, "uris" : [ "http://www.mendeley.com/documents/?uuid=efbfc1cf-981c-4d5d-bc7c-7f977b651ec3" ] } ], "mendeley" : { "formattedCitation" : "(Eyring et al., 2019)", "plainTextFormattedCitation" : "(Eyring et al., 2019)", "previouslyFormattedCitation" : "(Eyring et al., 2019)" }, "properties" : { "noteIndex" : 0 }, "schema" : "https://github.com/citation-style-language/schema/raw/master/csl-citation.json" }</w:instrText>
      </w:r>
      <w:r>
        <w:fldChar w:fldCharType="separate"/>
      </w:r>
      <w:r w:rsidR="00393F8C">
        <w:rPr>
          <w:noProof/>
          <w:lang w:val="en-US"/>
        </w:rPr>
        <w:t>(Eyring et al., 2019)</w:t>
      </w:r>
      <w:r>
        <w:fldChar w:fldCharType="end"/>
      </w:r>
      <w:r w:rsidRPr="00E457C1">
        <w:rPr>
          <w:lang w:val="en-US"/>
        </w:rPr>
        <w:t xml:space="preserve"> as well as newly developed CMIP evaluation tools that allow a more rapid and comprehensive evaluation of the models with observations</w:t>
      </w:r>
      <w:r w:rsidR="00C66DB4" w:rsidRPr="00E457C1">
        <w:rPr>
          <w:lang w:val="en-US"/>
        </w:rPr>
        <w:t xml:space="preserve"> </w:t>
      </w:r>
      <w:r w:rsidR="00C66DB4">
        <w:fldChar w:fldCharType="begin" w:fldLock="1"/>
      </w:r>
      <w:r w:rsidR="00D33CB6">
        <w:rPr>
          <w:lang w:val="en-US"/>
        </w:rPr>
        <w:instrText>ADDIN CSL_CITATION { "citationItems" : [ { "id" : "ITEM-1", "itemData" : { "DOI" : "10.5194/esd-7-813-2016", "ISSN" : "2190-4987", "abstract" : "&lt;p&gt;&lt;p&gt;&lt;strong&gt;Abstract.&lt;/strong&gt; The Coupled Model Intercomparison Project (CMIP) has successfully provided the climate community with a rich collection of simulation output from Earth system models (ESMs) that can be used to understand past climate changes and make projections and uncertainty estimates of the future. Confidence in ESMs can be gained because the models are based on physical principles and reproduce many important aspects of observed climate. More research is required to identify the processes that are most responsible for systematic biases and the magnitude and uncertainty of future projections so that more relevant performance tests can be developed. At the same time, there are many aspects of ESM evaluation that are well established and considered an essential part of systematic evaluation but have been implemented ad hoc with little community coordination. Given the diversity and complexity of ESM analysis, we argue that the CMIP community has reached a critical juncture at which many baseline aspects of model evaluation need to be performed much more efficiently and consistently. Here, we provide a perspective and viewpoint on how a more systematic, open, and rapid performance assessment of the large and diverse number of models that will participate in current and future phases of CMIP can be achieved, and announce our intention to implement such a system for CMIP6. Accomplishing this could also free up valuable resources as many scientists are frequently \"re-inventing the wheel\" by re-writing analysis routines for well-established analysis methods. A more systematic approach for the community would be to develop and apply evaluation tools that are based on the latest scientific knowledge and observational reference, are well suited for routine use, and provide a wide range of diagnostics and performance metrics that comprehensively characterize model behaviour as soon as the output is published to the Earth System Grid Federation (ESGF). The CMIP infrastructure enforces data standards and conventions for model output and documentation accessible via the ESGF, additionally publishing observations (obs4MIPs) and reanalyses (ana4MIPs) for model intercomparison projects using the same data structure and organization as the ESM output. This largely facilitates routine evaluation of the ESMs, but to be able to process the data automatically alongside the ESGF, the infrastructure needs to be extended with processing capabilities at the E\u2026", "author" : [ { "dropping-particle" : "", "family" : "Eyring", "given" : "Veronika", "non-dropping-particle" : "", "parse-names" : false, "suffix" : "" }, { "dropping-particle" : "", "family" : "Gleckler", "given" : "Peter J.", "non-dropping-particle" : "", "parse-names" : false, "suffix" : "" }, { "dropping-particle" : "", "family" : "Heinze", "given" : "Christoph",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"Balaji", "given" : "V.", "non-dropping-particle" : "", "parse-names" : false, "suffix" : "" }, { "dropping-particle" : "", "family" : "Guilyardi", "given" : "Eric", "non-dropping-particle" : "", "parse-names" : false, "suffix" : "" }, { "dropping-particle" : "", "family" : "Joussaume", "given" : "Sylvie", "non-dropping-particle" : "", "parse-names" : false, "suffix" : "" }, { "dropping-particle" : "", "family" : "Kindermann", "given" : "Stephan", "non-dropping-particle" : "", "parse-names" : false, "suffix" : "" }, { "dropping-particle" : "", "family" : "Lawrence", "given" : "Bryan N.", "non-dropping-particle" : "", "parse-names" : false, "suffix" : "" }, { "dropping-particle" : "", "family" : "Meehl", "given" : "Gerald A.", "non-dropping-particle" : "", "parse-names" : false, "suffix" : "" }, { "dropping-particle" : "", "family" : "Righi", "given" : "Mattia", "non-dropping-particle" : "", "parse-names" : false, "suffix" : "" }, { "dropping-particle" : "", "family" : "Williams", "given" : "Dean N.", "non-dropping-particle" : "", "parse-names" : false, "suffix" : "" } ], "container-title" : "Earth System Dynamics", "id" : "ITEM-1", "issue" : "4", "issued" : { "date-parts" : [ [ "2016", "11", "1" ] ] }, "page" : "813-830", "title" : "Towards improved and more routine Earth system model evaluation in CMIP", "translator" : [ { "dropping-particle" : "", "family" : "J3942", "given" : "", "non-dropping-particle" : "", "parse-names" : false, "suffix" : "" } ], "type" : "article-journal", "volume" : "7" }, "uris" : [ "http://www.mendeley.com/documents/?uuid=56662029-8f66-34a6-bd37-c53c38d056e8" ] }, { "id" : "ITEM-2",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"ITEM-2", "issue" : "5", "issued" : { "date-parts" : [ [ "2016", "5", "26" ] ] }, "page" : "1937-1958", "title" : "Overview of the Coupled Model Intercomparison Project Phase 6 (CMIP6) experimental design and organization", "translator" : [ { "dropping-particle" : "", "family" : "J4346", "given" : "", "non-dropping-particle" : "", "parse-names" : false, "suffix" : "" } ], "type" : "article-journal", "volume" : "9" }, "uris" : [ "http://www.mendeley.com/documents/?uuid=8f28e684-e154-3f46-8d75-08ee21ae20df" ] } ], "mendeley" : { "formattedCitation" : "(Eyring et al., 2016b, 2016a)", "manualFormatting" : "(Eyring et al., 2016a, b)", "plainTextFormattedCitation" : "(Eyring et al., 2016b, 2016a)", "previouslyFormattedCitation" : "(Eyring et al., 2016b, 2016a)" }, "properties" : { "noteIndex" : 0 }, "schema" : "https://github.com/citation-style-language/schema/raw/master/csl-citation.json" }</w:instrText>
      </w:r>
      <w:r w:rsidR="00C66DB4">
        <w:fldChar w:fldCharType="separate"/>
      </w:r>
      <w:r w:rsidR="00393F8C">
        <w:rPr>
          <w:noProof/>
          <w:lang w:val="en-US"/>
        </w:rPr>
        <w:t>(Eyring et al., 2016a, b)</w:t>
      </w:r>
      <w:r w:rsidR="00C66DB4">
        <w:fldChar w:fldCharType="end"/>
      </w:r>
      <w:r w:rsidRPr="00E457C1">
        <w:rPr>
          <w:lang w:val="en-US"/>
        </w:rPr>
        <w:t>.</w:t>
      </w:r>
    </w:p>
    <w:p w14:paraId="48619EE5" w14:textId="77777777" w:rsidR="00EC45C9" w:rsidRPr="00E457C1" w:rsidRDefault="00EC45C9" w:rsidP="009F594A">
      <w:pPr>
        <w:pStyle w:val="AR6BodyText"/>
        <w:rPr>
          <w:lang w:val="en-US"/>
        </w:rPr>
      </w:pPr>
    </w:p>
    <w:p w14:paraId="2F619CA8" w14:textId="0EEB5429" w:rsidR="00A47581" w:rsidRPr="00E457C1" w:rsidRDefault="009F594A" w:rsidP="00A47581">
      <w:pPr>
        <w:pStyle w:val="AR6BodyText"/>
        <w:rPr>
          <w:lang w:val="en-US"/>
        </w:rPr>
      </w:pPr>
      <w:r w:rsidRPr="00E457C1">
        <w:rPr>
          <w:lang w:val="en-US"/>
        </w:rPr>
        <w:t xml:space="preserve">In this chapter, we use the Earth System Model Evaluation Tool (ESMValTool, </w:t>
      </w:r>
      <w:r>
        <w:fldChar w:fldCharType="begin" w:fldLock="1"/>
      </w:r>
      <w:r w:rsidR="00DD1373">
        <w:rPr>
          <w:lang w:val="en-US"/>
        </w:rPr>
        <w:instrText>ADDIN CSL_CITATION { "citationItems" : [ { "id" : "ITEM-1", "itemData" : { "DOI" : "10.5194/gmd-13-4205-2020", "author" : [ { "dropping-particle" : "", "family" : "Lauer", "given" : "A", "non-dropping-particle" : "", "parse-names" : false, "suffix" : "" }, { "dropping-particle" : "", "family" : "Eyring", "given" : "V", "non-dropping-particle" : "", "parse-names" : false, "suffix" : "" }, { "dropping-particle" : "", "family" : "Bellprat", "given" : "O", "non-dropping-particle" : "", "parse-names" : false, "suffix" : "" }, { "dropping-particle" : "", "family" : "Bock", "given" : "L", "non-dropping-particle" : "", "parse-names" : false, "suffix" : "" }, { "dropping-particle" : "", "family" : "Gier", "given" : "B K", "non-dropping-particle" : "", "parse-names" : false, "suffix" : "" }, { "dropping-particle" : "", "family" : "Hunter", "given" : "A", "non-dropping-particle" : "", "parse-names" : false, "suffix" : "" }, { "dropping-particle" : "", "family" : "Lorenz", "given" : "R", "non-dropping-particle" : "", "parse-names" : false, "suffix" : "" }, { "dropping-particle" : "", "family" : "P\u00e9rez-Zan\u00f3n", "given" : "N", "non-dropping-particle" : "", "parse-names" : false, "suffix" : "" }, { "dropping-particle" : "", "family" : "Righi", "given" : "M", "non-dropping-particle" : "", "parse-names" : false, "suffix" : "" }, { "dropping-particle" : "", "family" : "Schlund", "given" : "M", "non-dropping-particle" : "", "parse-names" : false, "suffix" : "" }, { "dropping-particle" : "", "family" : "Senftleben", "given" : "D", "non-dropping-particle" : "", "parse-names" : false, "suffix" : "" }, { "dropping-particle" : "", "family" : "Weigel", "given" : "K", "non-dropping-particle" : "", "parse-names" : false, "suffix" : "" }, { "dropping-particle" : "", "family" : "Zechlau", "given" : "S", "non-dropping-particle" : "", "parse-names" : false, "suffix" : "" } ], "container-title" : "Geoscientific Model Development", "id" : "ITEM-1", "issue" : "9", "issued" : { "date-parts" : [ [ "2020" ] ] }, "page" : "4205-4228", "title" : "Earth System Model Evaluation Tool (ESMValTool) v2.0 \u2013 diagnostics for emergent constraints and future projections from Earth system models in CMIP", "translator" : [ { "dropping-particle" : "", "family" : "J3541", "given" : "", "non-dropping-particle" : "", "parse-names" : false, "suffix" : "" } ], "type" : "article-journal", "volume" : "13" }, "uris" : [ "http://www.mendeley.com/documents/?uuid=9f0e95b8-06e4-4f8e-b66a-1160417578a2" ] }, { "id" : "ITEM-2", "itemData" : { "DOI" : "10.5194/gmd-13-1179-2020", "author" : [ { "dropping-particle" : "", "family" : "Righi", "given" : "M", "non-dropping-particle" : "", "parse-names" : false, "suffix" : "" }, { "dropping-particle" : "", "family" : "Andela", "given" : "B", "non-dropping-particle" : "", "parse-names" : false, "suffix" : "" }, { "dropping-particle" : "", "family" : "Eyring", "given" : "V", "non-dropping-particle" : "", "parse-names" : false, "suffix" : "" }, { "dropping-particle" : "", "family" : "Lauer", "given" : "A", "non-dropping-particle" : "", "parse-names" : false, "suffix" : "" }, { "dropping-particle" : "", "family" : "Predoi", "given" : "V", "non-dropping-particle" : "", "parse-names" : false, "suffix" : "" }, { "dropping-particle" : "", "family" : "Schlund", "given" : "M", "non-dropping-particle" : "", "parse-names" : false, "suffix" : "" }, { "dropping-particle" : "", "family" : "Vegas-Regidor", "given" : "J", "non-dropping-particle" : "", "parse-names" : false, "suffix" : "" }, { "dropping-particle" : "", "family" : "Bock", "given" : "L", "non-dropping-particle" : "", "parse-names" : false, "suffix" : "" }, { "dropping-particle" : "", "family" : "Br\u00f6tz", "given" : "B", "non-dropping-particle" : "", "parse-names" : false, "suffix" : "" }, { "dropping-particle" : "", "family" : "Mora", "given" : "L", "non-dropping-particle" : "de", "parse-names" : false, "suffix" : "" }, { "dropping-particle" : "", "family" : "Diblen", "given" : "F", "non-dropping-particle" : "", "parse-names" : false, "suffix" : "" }, { "dropping-particle" : "", "family" : "Dreyer", "given" : "L", "non-dropping-particle" : "", "parse-names" : false, "suffix" : "" }, { "dropping-particle" : "", "family" : "Drost", "given" : "N", "non-dropping-particle" : "", "parse-names" : false, "suffix" : "" }, { "dropping-particle" : "", "family" : "Earnshaw", "given" : "P", "non-dropping-particle" : "", "parse-names" : false, "suffix" : "" }, { "dropping-particle" : "", "family" : "Hassler", "given" : "B", "non-dropping-particle" : "", "parse-names" : false, "suffix" : "" }, { "dropping-particle" : "", "family" : "Koldunov", "given" : "N", "non-dropping-particle" : "", "parse-names" : false, "suffix" : "" }, { "dropping-particle" : "", "family" : "Little", "given" : "B", "non-dropping-particle" : "", "parse-names" : false, "suffix" : "" }, { "dropping-particle" : "", "family" : "Loosveldt Tomas", "given" : "S", "non-dropping-particle" : "", "parse-names" : false, "suffix" : "" }, { "dropping-particle" : "", "family" : "Zimmermann", "given" : "K", "non-dropping-particle" : "", "parse-names" : false, "suffix" : "" } ], "container-title" : "Geoscientific Model Development", "id" : "ITEM-2", "issue" : "3", "issued" : { "date-parts" : [ [ "2020" ] ] }, "page" : "1179-1199", "title" : "Earth System Model Evaluation Tool (ESMValTool) v2.0 \u2013 technical overview", "translator" : [ { "dropping-particle" : "", "family" : "J3543", "given" : "", "non-dropping-particle" : "", "parse-names" : false, "suffix" : "" } ], "type" : "article-journal", "volume" : "13" }, "uris" : [ "http://www.mendeley.com/documents/?uuid=6ca489c1-174c-4736-b01c-0d67e51b19d7" ] }, { "id" : "ITEM-3", "itemData" : { "DOI" : "10.5194/gmd-13-3383-2020", "author" : [ { "dropping-particle" : "", "family" : "Eyring", "given" : "V", "non-dropping-particle" : "", "parse-names" : false, "suffix" : "" }, { "dropping-particle" : "", "family" : "Bock", "given" : "L", "non-dropping-particle" : "", "parse-names" : false, "suffix" : "" }, { "dropping-particle" : "", "family" : "Lauer", "given" : "A", "non-dropping-particle" : "", "parse-names" : false, "suffix" : "" }, { "dropping-particle" : "", "family" : "Righi", "given" : "M", "non-dropping-particle" : "", "parse-names" : false, "suffix" : "" }, { "dropping-particle" : "", "family" : "Schlund", "given" : "M", "non-dropping-particle" : "", "parse-names" : false, "suffix" : "" }, { "dropping-particle" : "", "family" : "Andela", "given" : "B", "non-dropping-particle" : "", "parse-names" : false, "suffix" : "" }, { "dropping-particle" : "", "family" : "Arnone", "given" : "E", "non-dropping-particle" : "", "parse-names" : false, "suffix" : "" }, { "dropping-particle" : "", "family" : "Bellprat", "given" : "O", "non-dropping-particle" : "", "parse-names" : false, "suffix" : "" }, { "dropping-particle" : "", "family" : "Br\u00f6tz", "given" : "B", "non-dropping-particle" : "", "parse-names" : false, "suffix" : "" }, { "dropping-particle" : "", "family" : "Caron", "given" : "L.-P.", "non-dropping-particle" : "", "parse-names" : false, "suffix" : "" }, { "dropping-particle" : "", "family" : "Carvalhais", "given" : "N", "non-dropping-particle" : "", "parse-names" : false, "suffix" : "" }, { "dropping-particle" : "", "family" : "Cionni", "given" : "I", "non-dropping-particle" : "", "parse-names" : false, "suffix" : "" }, { "dropping-particle" : "", "family" : "Cortesi", "given" : "N", "non-dropping-particle" : "", "parse-names" : false, "suffix" : "" }, { "dropping-particle" : "", "family" : "Crezee", "given" : "B", "non-dropping-particle" : "", "parse-names" : false, "suffix" : "" }, { "dropping-particle" : "", "family" : "Davin", "given" : "E L", "non-dropping-particle" : "", "parse-names" : false, "suffix" : "" }, { "dropping-particle" : "", "family" : "Davini", "given" : "P", "non-dropping-particle" : "", "parse-names" : false, "suffix" : "" }, { "dropping-particle" : "", "family" : "Debeire", "given" : "K", "non-dropping-particle" : "", "parse-names" : false, "suffix" : "" }, { "dropping-particle" : "", "family" : "Mora", "given" : "L", "non-dropping-particle" : "de", "parse-names" : false, "suffix" : "" }, { "dropping-particle" : "", "family" : "Deser", "given" : "C", "non-dropping-particle" : "", "parse-names" : false, "suffix" : "" }, { "dropping-particle" : "", "family" : "Docquier", "given" : "D", "non-dropping-particle" : "", "parse-names" : false, "suffix" : "" }, { "dropping-particle" : "", "family" : "Earnshaw", "given" : "P", "non-dropping-particle" : "", "parse-names" : false, "suffix" : "" }, { "dropping-particle" : "", "family" : "Ehbrecht", "given" : "C", "non-dropping-particle" : "", "parse-names" : false, "suffix" : "" }, { "dropping-particle" : "", "family" : "Gier", "given" : "B K", "non-dropping-particle" : "", "parse-names" : false, "suffix" : "" }, { "dropping-particle" : "", "family" : "Gonzalez-Reviriego", "given" : "N", "non-dropping-particle" : "", "parse-names" : false, "suffix" : "" }, { "dropping-particle" : "", "family" : "Goodman", "given" : "P", "non-dropping-particle" : "", "parse-names" : false, "suffix" : "" }, { "dropping-particle" : "", "family" : "Hagemann", "given" : "S", "non-dropping-particle" : "", "parse-names" : false, "suffix" : "" }, { "dropping-particle" : "", "family" : "Hardiman", "given" : "S", "non-dropping-particle" : "", "parse-names" : false, "suffix" : "" }, { "dropping-particle" : "", "family" : "Hassler", "given" : "B", "non-dropping-particle" : "", "parse-names" : false, "suffix" : "" }, { "dropping-particle" : "", "family" : "Hunter", "given" : "A", "non-dropping-particle" : "", "parse-names" : false, "suffix" : "" }, { "dropping-particle" : "", "family" : "Kadow", "given" : "C", "non-dropping-particle" : "", "parse-names" : false, "suffix" : "" }, { "dropping-particle" : "", "family" : "Kindermann", "given" : "S", "non-dropping-particle" : "", "parse-names" : false, "suffix" : "" }, { "dropping-particle" : "", "family" : "Koirala", "given" : "S", "non-dropping-particle" : "", "parse-names" : false, "suffix" : "" }, { "dropping-particle" : "", "family" : "Koldunov", "given" : "N", "non-dropping-particle" : "", "parse-names" : false, "suffix" : "" }, { "dropping-particle" : "", "family" : "Lejeune", "given" : "Q", "non-dropping-particle" : "", "parse-names" : false, "suffix" : "" }, { "dropping-particle" : "", "family" : "Lembo", "given" : "V", "non-dropping-particle" : "", "parse-names" : false, "suffix" : "" }, { "dropping-particle" : "", "family" : "Lovato", "given" : "T", "non-dropping-particle" : "", "parse-names" : false, "suffix" : "" }, { "dropping-particle" : "", "family" : "Lucarini", "given" : "V", "non-dropping-particle" : "", "parse-names" : false, "suffix" : "" }, { "dropping-particle" : "", "family" : "Massonnet", "given" : "F", "non-dropping-particle" : "", "parse-names" : false, "suffix" : "" }, { "dropping-particle" : "", "family" : "M\u00fcller", "given" : "B", "non-dropping-particle" : "", "parse-names" : false, "suffix" : "" }, { "dropping-particle" : "", "family" : "Pandde", "given" : "A", "non-dropping-particle" : "", "parse-names" : false, "suffix" : "" }, { "dropping-particle" : "", "family" : "P\u00e9rez-Zan\u00f3n", "given" : "N", "non-dropping-particle" : "", "parse-names" : false, "suffix" : "" }, { "dropping-particle" : "", "family" : "Phillips", "given" : "A", "non-dropping-particle" : "", "parse-names" : false, "suffix" : "" }, { "dropping-particle" : "", "family" : "Predoi", "given" : "V", "non-dropping-particle" : "", "parse-names" : false, "suffix" : "" }, { "dropping-particle" : "", "family" : "Russell", "given" : "J", "non-dropping-particle" : "", "parse-names" : false, "suffix" : "" }, { "dropping-particle" : "", "family" : "Sellar", "given" : "A", "non-dropping-particle" : "", "parse-names" : false, "suffix" : "" }, { "dropping-particle" : "", "family" : "Serva", "given" : "F", "non-dropping-particle" : "", "parse-names" : false, "suffix" : "" }, { "dropping-particle" : "", "family" : "Stacke", "given" : "T", "non-dropping-particle" : "", "parse-names" : false, "suffix" : "" }, { "dropping-particle" : "", "family" : "Swaminathan", "given" : "R", "non-dropping-particle" : "", "parse-names" : false, "suffix" : "" }, { "dropping-particle" : "", "family" : "Torralba", "given" : "V", "non-dropping-particle" : "", "parse-names" : false, "suffix" : "" }, { "dropping-particle" : "", "family" : "Vegas-Regidor", "given" : "J", "non-dropping-particle" : "", "parse-names" : false, "suffix" : "" }, { "dropping-particle" : "", "family" : "Hardenberg", "given" : "J", "non-dropping-particle" : "von", "parse-names" : false, "suffix" : "" }, { "dropping-particle" : "", "family" : "Weigel", "given" : "K", "non-dropping-particle" : "", "parse-names" : false, "suffix" : "" }, { "dropping-particle" : "", "family" : "Zimmermann", "given" : "K", "non-dropping-particle" : "", "parse-names" : false, "suffix" : "" } ], "container-title" : "Geoscientific Model Development", "id" : "ITEM-3", "issue" : "7", "issued" : { "date-parts" : [ [ "2020" ] ] }, "page" : "3383-3438", "title" : "Earth System Model Evaluation Tool (ESMValTool) v2.0 \u2013 an extended set of large-scale diagnostics for quasi-operational and comprehensive evaluation of Earth system models in CMIP", "translator" : [ { "dropping-particle" : "", "family" : "J6949", "given" : "", "non-dropping-particle" : "", "parse-names" : false, "suffix" : "" } ], "type" : "article-journal", "volume" : "13" }, "uris" : [ "http://www.mendeley.com/documents/?uuid=e44553a5-c82a-4051-a7bd-db4ba4c56791" ] } ], "mendeley" : { "formattedCitation" : "(Eyring et al., 2020; Lauer et al., 2020; Righi et al., 2020)", "manualFormatting" : "Eyring et al., 2020; Lauer et al., 2020; Righi et al., 2020)", "plainTextFormattedCitation" : "(Eyring et al., 2020; Lauer et al., 2020; Righi et al., 2020)", "previouslyFormattedCitation" : "(Eyring et al., 2020; Lauer et al., 2020; Righi et al., 2020)" }, "properties" : { "noteIndex" : 0 }, "schema" : "https://github.com/citation-style-language/schema/raw/master/csl-citation.json" }</w:instrText>
      </w:r>
      <w:r>
        <w:fldChar w:fldCharType="separate"/>
      </w:r>
      <w:r w:rsidR="00393F8C">
        <w:rPr>
          <w:noProof/>
          <w:lang w:val="en-US"/>
        </w:rPr>
        <w:t>Eyring et al., 2020; Lauer et al., 2020; Righi et al., 2020)</w:t>
      </w:r>
      <w:r>
        <w:fldChar w:fldCharType="end"/>
      </w:r>
      <w:del w:id="163" w:author="Robin Matthews" w:date="2021-06-15T12:11:00Z">
        <w:r w:rsidRPr="00AE3B5E" w:rsidDel="0055613E">
          <w:rPr>
            <w:lang w:val="en-US"/>
          </w:rPr>
          <w:delText>)</w:delText>
        </w:r>
      </w:del>
      <w:r w:rsidRPr="00AE3B5E">
        <w:rPr>
          <w:lang w:val="en-US"/>
        </w:rPr>
        <w:t xml:space="preserve"> and the NCAR Climate Variability Diagnostic Package </w:t>
      </w:r>
      <w:r>
        <w:fldChar w:fldCharType="begin" w:fldLock="1"/>
      </w:r>
      <w:r w:rsidR="00E719C0">
        <w:rPr>
          <w:lang w:val="en-US"/>
        </w:rPr>
        <w:instrText>ADDIN CSL_CITATION { "citationItems" : [ { "id" : "ITEM-1", "itemData" : { "DOI" : "10.1002/2014EO490002", "ISSN" : "00963941", "author" : [ { "dropping-particle" : "", "family" : "Phillips", "given" : "Adam S.", "non-dropping-particle" : "", "parse-names" : false, "suffix" : "" }, { "dropping-particle" : "", "family" : "Deser", "given" : "Clara", "non-dropping-particle" : "", "parse-names" : false, "suffix" : "" }, { "dropping-particle" : "", "family" : "Fasullo", "given" : "John", "non-dropping-particle" : "", "parse-names" : false, "suffix" : "" } ], "container-title" : "Eos, Transactions American Geophysical Union", "id" : "ITEM-1", "issue" : "49", "issued" : { "date-parts" : [ [ "2014", "12", "9" ] ] }, "page" : "453-455", "publisher" : "Wiley-Blackwell", "title" : "Evaluating Modes of Variability in Climate Models", "translator" : [ { "dropping-particle" : "", "family" : "J3935", "given" : "", "non-dropping-particle" : "", "parse-names" : false, "suffix" : "" } ], "type" : "article-journal", "volume" : "95" }, "uris" : [ "http://www.mendeley.com/documents/?uuid=537fabaa-636a-378c-a477-be8a5546e753" ] } ], "mendeley" : { "formattedCitation" : "(Phillips et al., 2014)", "manualFormatting" : "(CVDP, Phillips et al., 2014)", "plainTextFormattedCitation" : "(Phillips et al., 2014)", "previouslyFormattedCitation" : "(Phillips et al., 2014)" }, "properties" : { "noteIndex" : 0 }, "schema" : "https://github.com/citation-style-language/schema/raw/master/csl-citation.json" }</w:instrText>
      </w:r>
      <w:r>
        <w:fldChar w:fldCharType="separate"/>
      </w:r>
      <w:bookmarkStart w:id="164" w:name="__Fieldmark__35_2438524937"/>
      <w:r w:rsidR="00393F8C">
        <w:rPr>
          <w:noProof/>
          <w:lang w:val="en-US"/>
        </w:rPr>
        <w:t>(CVDP, Phillips et al., 2014)</w:t>
      </w:r>
      <w:r>
        <w:fldChar w:fldCharType="end"/>
      </w:r>
      <w:bookmarkEnd w:id="164"/>
      <w:r w:rsidRPr="00AE3B5E">
        <w:rPr>
          <w:lang w:val="en-US"/>
        </w:rPr>
        <w:t xml:space="preserve"> that is included in the ESMValTool to produce </w:t>
      </w:r>
      <w:r w:rsidR="00EC45C9" w:rsidRPr="00AE3B5E">
        <w:rPr>
          <w:lang w:val="en-US"/>
        </w:rPr>
        <w:t xml:space="preserve">most of </w:t>
      </w:r>
      <w:r w:rsidRPr="00AE3B5E">
        <w:rPr>
          <w:lang w:val="en-US"/>
        </w:rPr>
        <w:t>the figu</w:t>
      </w:r>
      <w:r w:rsidRPr="00E457C1">
        <w:rPr>
          <w:lang w:val="en-US"/>
        </w:rPr>
        <w:t>res</w:t>
      </w:r>
      <w:r w:rsidR="00EC45C9" w:rsidRPr="00E457C1">
        <w:rPr>
          <w:lang w:val="en-US"/>
        </w:rPr>
        <w:t>. This</w:t>
      </w:r>
      <w:r w:rsidRPr="00E457C1">
        <w:rPr>
          <w:lang w:val="en-US"/>
        </w:rPr>
        <w:t xml:space="preserve"> ensure</w:t>
      </w:r>
      <w:r w:rsidR="00EC45C9" w:rsidRPr="00E457C1">
        <w:rPr>
          <w:lang w:val="en-US"/>
        </w:rPr>
        <w:t>s</w:t>
      </w:r>
      <w:r w:rsidRPr="00E457C1">
        <w:rPr>
          <w:lang w:val="en-US"/>
        </w:rPr>
        <w:t xml:space="preserve"> traceability of the results and provide</w:t>
      </w:r>
      <w:r w:rsidR="00EC45C9" w:rsidRPr="00E457C1">
        <w:rPr>
          <w:lang w:val="en-US"/>
        </w:rPr>
        <w:t>s</w:t>
      </w:r>
      <w:r w:rsidRPr="00E457C1">
        <w:rPr>
          <w:lang w:val="en-US"/>
        </w:rPr>
        <w:t xml:space="preserve"> an additional level of quality control. The </w:t>
      </w:r>
      <w:r w:rsidR="00EC45C9" w:rsidRPr="00E457C1">
        <w:rPr>
          <w:lang w:val="en-US"/>
        </w:rPr>
        <w:t xml:space="preserve">ESMValTool </w:t>
      </w:r>
      <w:r w:rsidRPr="00E457C1">
        <w:rPr>
          <w:lang w:val="en-US"/>
        </w:rPr>
        <w:t xml:space="preserve">code to produce the figures </w:t>
      </w:r>
      <w:r w:rsidR="00ED6736" w:rsidRPr="00E457C1">
        <w:rPr>
          <w:lang w:val="en-US"/>
        </w:rPr>
        <w:t xml:space="preserve">in </w:t>
      </w:r>
      <w:r w:rsidR="00EC45C9" w:rsidRPr="00E457C1">
        <w:rPr>
          <w:lang w:val="en-US"/>
        </w:rPr>
        <w:t>this chapter is</w:t>
      </w:r>
      <w:r w:rsidRPr="00E457C1">
        <w:rPr>
          <w:lang w:val="en-US"/>
        </w:rPr>
        <w:t xml:space="preserve"> released as open source software at the time of the publication of AR6</w:t>
      </w:r>
      <w:r w:rsidR="00EC45C9" w:rsidRPr="00E457C1">
        <w:rPr>
          <w:lang w:val="en-US"/>
        </w:rPr>
        <w:t xml:space="preserve"> (see detai</w:t>
      </w:r>
      <w:r w:rsidR="00ED60E5" w:rsidRPr="00E457C1">
        <w:rPr>
          <w:lang w:val="en-US"/>
        </w:rPr>
        <w:t>l</w:t>
      </w:r>
      <w:r w:rsidR="00EC45C9" w:rsidRPr="00E457C1">
        <w:rPr>
          <w:lang w:val="en-US"/>
        </w:rPr>
        <w:t xml:space="preserve">s in </w:t>
      </w:r>
      <w:r w:rsidR="009C79C2" w:rsidRPr="00E457C1">
        <w:rPr>
          <w:lang w:val="en-US"/>
        </w:rPr>
        <w:t xml:space="preserve">the Chapter </w:t>
      </w:r>
      <w:r w:rsidR="00EC45C9" w:rsidRPr="00E457C1">
        <w:rPr>
          <w:lang w:val="en-US"/>
        </w:rPr>
        <w:t>Data Table</w:t>
      </w:r>
      <w:r w:rsidR="00B75DAA" w:rsidRPr="00E457C1">
        <w:rPr>
          <w:lang w:val="en-US"/>
        </w:rPr>
        <w:t>,</w:t>
      </w:r>
      <w:r w:rsidR="009C79C2" w:rsidRPr="00E457C1">
        <w:rPr>
          <w:lang w:val="en-US"/>
        </w:rPr>
        <w:t xml:space="preserve"> Table SM.3.1</w:t>
      </w:r>
      <w:r w:rsidR="00EC45C9" w:rsidRPr="00E457C1">
        <w:rPr>
          <w:lang w:val="en-US"/>
        </w:rPr>
        <w:t>)</w:t>
      </w:r>
      <w:r w:rsidRPr="00E457C1">
        <w:rPr>
          <w:lang w:val="en-US"/>
        </w:rPr>
        <w:t>.</w:t>
      </w:r>
      <w:r w:rsidR="00A47581" w:rsidRPr="00E457C1">
        <w:rPr>
          <w:lang w:val="en-US"/>
        </w:rPr>
        <w:t xml:space="preserve"> Figures in this chapter are produced either using one ensemble member from each model, or using all available ensemble members and weighting each simulation by</w:t>
      </w:r>
      <w:commentRangeStart w:id="165"/>
      <w:r w:rsidR="00A47581" w:rsidRPr="00E457C1">
        <w:rPr>
          <w:lang w:val="en-US"/>
        </w:rPr>
        <w:t xml:space="preserve"> </w:t>
      </w:r>
      <w:commentRangeEnd w:id="165"/>
      <w:r w:rsidR="00AF73E0">
        <w:rPr>
          <w:rStyle w:val="CommentReference"/>
          <w:lang w:val="en-GB"/>
        </w:rPr>
        <w:commentReference w:id="165"/>
      </w:r>
      <m:oMath>
        <m:r>
          <w:rPr>
            <w:rFonts w:ascii="Cambria Math" w:hAnsi="Cambria Math"/>
            <w:lang w:val="en-US"/>
          </w:rPr>
          <m:t>1/(</m:t>
        </m:r>
        <m:r>
          <w:rPr>
            <w:rFonts w:ascii="Cambria Math" w:hAnsi="Cambria Math"/>
          </w:rPr>
          <m:t>N</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lang w:val="en-US"/>
          </w:rPr>
          <m:t>)</m:t>
        </m:r>
      </m:oMath>
      <w:r w:rsidR="00A47581" w:rsidRPr="00E457C1">
        <w:rPr>
          <w:lang w:val="en-US"/>
        </w:rPr>
        <w:t xml:space="preserve">, where </w:t>
      </w:r>
      <w:r w:rsidR="00A47581" w:rsidRPr="00E457C1">
        <w:rPr>
          <w:i/>
          <w:lang w:val="en-US"/>
        </w:rPr>
        <w:t>N</w:t>
      </w:r>
      <w:r w:rsidR="00A47581" w:rsidRPr="00E457C1">
        <w:rPr>
          <w:lang w:val="en-US"/>
        </w:rPr>
        <w:t xml:space="preserve"> is the number of models and </w:t>
      </w:r>
      <w:r w:rsidR="00A47581" w:rsidRPr="00E457C1">
        <w:rPr>
          <w:i/>
          <w:lang w:val="en-US"/>
        </w:rPr>
        <w:t>M</w:t>
      </w:r>
      <w:r w:rsidR="00A47581" w:rsidRPr="00E457C1">
        <w:rPr>
          <w:i/>
          <w:vertAlign w:val="subscript"/>
          <w:lang w:val="en-US"/>
        </w:rPr>
        <w:t>i</w:t>
      </w:r>
      <w:r w:rsidR="00A47581" w:rsidRPr="00E457C1">
        <w:rPr>
          <w:lang w:val="en-US"/>
        </w:rPr>
        <w:t xml:space="preserve"> is the ensemble size of the </w:t>
      </w:r>
      <w:r w:rsidR="00A47581" w:rsidRPr="00E457C1">
        <w:rPr>
          <w:i/>
          <w:lang w:val="en-US"/>
        </w:rPr>
        <w:t>i</w:t>
      </w:r>
      <w:r w:rsidR="00A47581" w:rsidRPr="00E457C1">
        <w:rPr>
          <w:vertAlign w:val="superscript"/>
          <w:lang w:val="en-US"/>
        </w:rPr>
        <w:t>th</w:t>
      </w:r>
      <w:r w:rsidR="00A47581" w:rsidRPr="00E457C1">
        <w:rPr>
          <w:lang w:val="en-US"/>
        </w:rPr>
        <w:t xml:space="preserve"> model, prior to calculating means and percentiles. Both approaches ensure that each model used is given equal weight in the figures</w:t>
      </w:r>
      <w:r w:rsidR="00492D5D" w:rsidRPr="00E457C1">
        <w:rPr>
          <w:lang w:val="en-US"/>
        </w:rPr>
        <w:t>, and details on which approach is used are provided in the figure captions</w:t>
      </w:r>
      <w:r w:rsidR="00A47581" w:rsidRPr="00E457C1">
        <w:rPr>
          <w:lang w:val="en-US"/>
        </w:rPr>
        <w:t>.</w:t>
      </w:r>
    </w:p>
    <w:p w14:paraId="4B651AA5" w14:textId="77777777" w:rsidR="009F594A" w:rsidRPr="00E457C1" w:rsidRDefault="009F594A" w:rsidP="009F594A">
      <w:pPr>
        <w:pStyle w:val="AR6BodyText"/>
        <w:rPr>
          <w:lang w:val="en-US"/>
        </w:rPr>
      </w:pPr>
    </w:p>
    <w:p w14:paraId="00BC13CC" w14:textId="207C492B" w:rsidR="009F594A" w:rsidRPr="00E457C1" w:rsidRDefault="009F594A" w:rsidP="009F594A">
      <w:pPr>
        <w:pStyle w:val="AR6BodyText"/>
        <w:rPr>
          <w:lang w:val="en-US"/>
        </w:rPr>
      </w:pPr>
      <w:r w:rsidRPr="00E457C1">
        <w:rPr>
          <w:lang w:val="en-US"/>
        </w:rPr>
        <w:t xml:space="preserve">An introduction to recent developments in detection and attribution methods in the context of this </w:t>
      </w:r>
      <w:del w:id="166" w:author="Ian Blenkinsop" w:date="2021-07-14T08:14:00Z">
        <w:r w:rsidRPr="00E457C1" w:rsidDel="00050986">
          <w:rPr>
            <w:lang w:val="en-US"/>
          </w:rPr>
          <w:delText>rep</w:delText>
        </w:r>
        <w:r w:rsidR="00913531" w:rsidRPr="00E457C1" w:rsidDel="00050986">
          <w:rPr>
            <w:lang w:val="en-US"/>
          </w:rPr>
          <w:delText xml:space="preserve">ort </w:delText>
        </w:r>
      </w:del>
      <w:ins w:id="167" w:author="Ian Blenkinsop" w:date="2021-07-14T08:14:00Z">
        <w:r w:rsidR="00050986">
          <w:rPr>
            <w:lang w:val="en-US"/>
          </w:rPr>
          <w:t>R</w:t>
        </w:r>
        <w:r w:rsidR="00050986" w:rsidRPr="00E457C1">
          <w:rPr>
            <w:lang w:val="en-US"/>
          </w:rPr>
          <w:t xml:space="preserve">eport </w:t>
        </w:r>
      </w:ins>
      <w:r w:rsidR="00913531" w:rsidRPr="00E457C1">
        <w:rPr>
          <w:lang w:val="en-US"/>
        </w:rPr>
        <w:t>is provided in Cross-Working Group</w:t>
      </w:r>
      <w:r w:rsidRPr="00E457C1">
        <w:rPr>
          <w:lang w:val="en-US"/>
        </w:rPr>
        <w:t xml:space="preserve"> Box</w:t>
      </w:r>
      <w:del w:id="168" w:author="Ian Blenkinsop" w:date="2021-07-12T16:15:00Z">
        <w:r w:rsidR="009C79C2" w:rsidRPr="00E457C1" w:rsidDel="00AF73E0">
          <w:rPr>
            <w:lang w:val="en-US"/>
          </w:rPr>
          <w:delText xml:space="preserve">: </w:delText>
        </w:r>
      </w:del>
      <w:ins w:id="169" w:author="Ian Blenkinsop" w:date="2021-07-12T16:15:00Z">
        <w:r w:rsidR="00AF73E0">
          <w:rPr>
            <w:lang w:val="en-US"/>
          </w:rPr>
          <w:t xml:space="preserve"> on</w:t>
        </w:r>
        <w:r w:rsidR="00AF73E0" w:rsidRPr="00E457C1">
          <w:rPr>
            <w:lang w:val="en-US"/>
          </w:rPr>
          <w:t xml:space="preserve"> </w:t>
        </w:r>
      </w:ins>
      <w:r w:rsidR="009C79C2" w:rsidRPr="00E457C1">
        <w:rPr>
          <w:lang w:val="en-US"/>
        </w:rPr>
        <w:t xml:space="preserve">Attribution </w:t>
      </w:r>
      <w:del w:id="170" w:author="Ian Blenkinsop" w:date="2021-07-13T13:44:00Z">
        <w:r w:rsidR="009C79C2" w:rsidRPr="00E457C1" w:rsidDel="00BD70DD">
          <w:rPr>
            <w:lang w:val="en-US"/>
          </w:rPr>
          <w:delText>(</w:delText>
        </w:r>
      </w:del>
      <w:r w:rsidR="009C79C2" w:rsidRPr="00E457C1">
        <w:rPr>
          <w:lang w:val="en-US"/>
        </w:rPr>
        <w:t>in Chapter 1</w:t>
      </w:r>
      <w:del w:id="171" w:author="Ian Blenkinsop" w:date="2021-07-13T13:45:00Z">
        <w:r w:rsidR="009C79C2" w:rsidRPr="00E457C1" w:rsidDel="00BD70DD">
          <w:rPr>
            <w:lang w:val="en-US"/>
          </w:rPr>
          <w:delText>)</w:delText>
        </w:r>
      </w:del>
      <w:r w:rsidRPr="00E457C1">
        <w:rPr>
          <w:lang w:val="en-US"/>
        </w:rPr>
        <w:t>. Here we discuss new methods and improvements applicable to the attribution of changes in large-scale indicators of climate change which are used in this chapter.</w:t>
      </w:r>
    </w:p>
    <w:p w14:paraId="4A502325" w14:textId="77777777" w:rsidR="009F594A" w:rsidRPr="00E457C1" w:rsidRDefault="009F594A" w:rsidP="009F594A">
      <w:pPr>
        <w:pStyle w:val="AR6BodyText"/>
        <w:jc w:val="both"/>
        <w:rPr>
          <w:rFonts w:cs="Times New Roman"/>
          <w:lang w:val="en-US" w:eastAsia="en-US"/>
        </w:rPr>
      </w:pPr>
    </w:p>
    <w:p w14:paraId="7F611875" w14:textId="77777777" w:rsidR="009F594A" w:rsidRPr="00E457C1" w:rsidRDefault="009F594A" w:rsidP="009F594A">
      <w:pPr>
        <w:pStyle w:val="AR6BodyText"/>
        <w:jc w:val="both"/>
        <w:rPr>
          <w:rFonts w:cs="Times New Roman"/>
          <w:lang w:val="en-US" w:eastAsia="en-US"/>
        </w:rPr>
      </w:pPr>
    </w:p>
    <w:p w14:paraId="4AF439E3" w14:textId="2974494A" w:rsidR="009F594A" w:rsidRPr="00AE17E4" w:rsidRDefault="009F594A" w:rsidP="009F594A">
      <w:pPr>
        <w:pStyle w:val="AR6Chap3Level2311"/>
      </w:pPr>
      <w:bookmarkStart w:id="172" w:name="_Toc6385707"/>
      <w:bookmarkStart w:id="173" w:name="_Toc70639129"/>
      <w:r w:rsidRPr="00AE17E4">
        <w:lastRenderedPageBreak/>
        <w:t>Methods Based on Regression</w:t>
      </w:r>
      <w:bookmarkEnd w:id="172"/>
      <w:bookmarkEnd w:id="173"/>
    </w:p>
    <w:p w14:paraId="165D9D33" w14:textId="77777777" w:rsidR="009F594A" w:rsidRDefault="009F594A" w:rsidP="009F594A">
      <w:pPr>
        <w:pStyle w:val="AR6BodyText"/>
        <w:jc w:val="both"/>
        <w:rPr>
          <w:rFonts w:cs="Times New Roman"/>
          <w:lang w:eastAsia="en-US"/>
        </w:rPr>
      </w:pPr>
    </w:p>
    <w:p w14:paraId="206457F0" w14:textId="40BCB8C2" w:rsidR="009F594A" w:rsidRPr="00E457C1" w:rsidRDefault="003774E1" w:rsidP="009F594A">
      <w:pPr>
        <w:pStyle w:val="AR6BodyText"/>
        <w:rPr>
          <w:lang w:val="en-US"/>
        </w:rPr>
      </w:pPr>
      <w:r w:rsidRPr="00E457C1">
        <w:rPr>
          <w:lang w:val="en-US"/>
        </w:rPr>
        <w:t>Regression-based</w:t>
      </w:r>
      <w:r w:rsidR="009F594A" w:rsidRPr="00E457C1">
        <w:rPr>
          <w:lang w:val="en-US"/>
        </w:rPr>
        <w:t xml:space="preserve"> methods</w:t>
      </w:r>
      <w:r w:rsidRPr="00E457C1">
        <w:rPr>
          <w:lang w:val="en-US"/>
        </w:rPr>
        <w:t>, also known as fingerprinting methods,</w:t>
      </w:r>
      <w:r w:rsidR="009F594A" w:rsidRPr="00E457C1">
        <w:rPr>
          <w:lang w:val="en-US"/>
        </w:rPr>
        <w:t xml:space="preserve"> have been widely used for detection of climate chang</w:t>
      </w:r>
      <w:r w:rsidRPr="00E457C1">
        <w:rPr>
          <w:lang w:val="en-US"/>
        </w:rPr>
        <w:t>e and attribution of the change</w:t>
      </w:r>
      <w:r w:rsidR="009F594A" w:rsidRPr="00E457C1">
        <w:rPr>
          <w:lang w:val="en-US"/>
        </w:rPr>
        <w:t xml:space="preserve"> to different external drivers. Initially, these methods were applied to detect changes in global surface temperature, and were then extended to other climate variables at different time and spatial scales</w:t>
      </w:r>
      <w:r w:rsidR="00C55465" w:rsidRPr="00E457C1">
        <w:rPr>
          <w:lang w:val="en-US"/>
        </w:rPr>
        <w:t xml:space="preserve"> </w:t>
      </w:r>
      <w:r w:rsidR="00110BE5" w:rsidRPr="00E457C1">
        <w:rPr>
          <w:lang w:val="en-US"/>
        </w:rPr>
        <w:t>(e.g.</w:t>
      </w:r>
      <w:r w:rsidR="009C79C2" w:rsidRPr="00E457C1">
        <w:rPr>
          <w:lang w:val="en-US"/>
        </w:rPr>
        <w:t>,</w:t>
      </w:r>
      <w:r w:rsidR="00110BE5" w:rsidRPr="00E457C1">
        <w:rPr>
          <w:lang w:val="en-US"/>
        </w:rPr>
        <w:t xml:space="preserve"> </w:t>
      </w:r>
      <w:r w:rsidR="00C55465">
        <w:fldChar w:fldCharType="begin" w:fldLock="1"/>
      </w:r>
      <w:r w:rsidR="006F604F">
        <w:rPr>
          <w:lang w:val="en-US"/>
        </w:rPr>
        <w:instrText>ADDIN CSL_CITATION { "citationItems" : [ { "id" : "ITEM-1", "itemData" : { "DOI" : "10.2307/26201437", "abstract" : "A strategy using statistically optimal fingerprints to detect anthropogenic climate change is outlined and applied to near-surface temperature trends. The components of this strategy include observations, information about natural climate variability, and a \"guess pattern\" representing the expected time\u2013space pattern of anthropogenic climate change. The expected anthropogenic climate change is identified through projection of the observations onto an appropriate optimal fingerprint, yielding a scalar-detection variable. The statistically optimal fingerprint is obtained by weighting the components of the guess pattern (truncated to some small-dimensional space) toward low-noise directions. The null hypothesis that the observed climate change is part of natural climate variability is then tested. This strategy is applied to detecting a greenhouse-gas-induced climate change in the spatial pattern of near-surface temperature trends defined for time intervals of 15\u201330 years. The expected pattern of climate change is derived from a transient simulation with a coupled ocean\u2013atmosphere general circulation model. Global gridded near-surface temperature observations are used to represent the observed climate change. Information on the natural variability needed to establish the statistics of the detection variable is extracted from long control simulations of coupled ocean\u2013atmosphere models and, additionally, from the observations themselves (from which an estimated greenhouse warming signal has been removed). While the model control simulations contain only variability caused by the internal dynamics of the atmosphere\u2013ocean system, the observations additionally contain the response to various external forcings (e.g., volcanic eruptions, changes in solar radiation, and residual anthropogenic forcing). The resulting estimate of climate noise has large uncertainties but is qualitatively the best the authors can presently offer. The null hypothesis that the latest observed 20-yr and 30-yr trend of near-surface temperature (ending in 1994) is part of natural variability is rejected with a risk of less than 2.5% to 5% (the 5% level is derived from the variability of one model control simulation dominated by a questionable extreme event). In other words, the probability that the warming is due to our estimated natural variability is less than 2.5% to 5%. The increase in the signal-to-noise ratio by optimization of the fingerprint is of the order of 10%\u201330% in most case\u2026", "author" : [ { "dropping-particle" : "", "family" : "Hegerl", "given" : "Gabriele C.", "non-dropping-particle" : "", "parse-names" : false, "suffix" : "" }, { "dropping-particle" : "von", "family" : "Storch", "given" : "Hans", "non-dropping-particle" : "", "parse-names" : false, "suffix" : "" }, { "dropping-particle" : "", "family" : "Hasselmann", "given" : "Klaus", "non-dropping-particle" : "", "parse-names" : false, "suffix" : "" }, { "dropping-particle" : "", "family" : "Santer", "given" : "Benjamin D.", "non-dropping-particle" : "", "parse-names" : false, "suffix" : "" }, { "dropping-particle" : "", "family" : "Cubasch", "given" : "Ulrich", "non-dropping-particle" : "", "parse-names" : false, "suffix" : "" }, { "dropping-particle" : "", "family" : "Jones", "given" : "Philip D.", "non-dropping-particle" : "", "parse-names" : false, "suffix" : "" } ], "container-title" : "Journal of Climate", "id" : "ITEM-1", "issued" : { "date-parts" : [ [ "1996" ] ] }, "page" : "2281-2306", "publisher" : "American Meteorological Society", "title" : "Detecting Greenhouse-Gas-Induced Climate Change with an Optimal Fingerprint Method", "translator" : [ { "dropping-particle" : "", "family" : "J6017", "given" : "", "non-dropping-particle" : "", "parse-names" : false, "suffix" : "" } ], "type" : "article", "volume" : "9" }, "uris" : [ "http://www.mendeley.com/documents/?uuid=b13f88d1-117a-3593-8cb8-a06315f5174f" ] }, { "id" : "ITEM-2", "itemData" : { "DOI" : "10.1007/s003820050185", "ISSN" : "14320894", "abstract" : "The multi-variate optimal fingerprint method for the detection of an externally forced climate change signal in the presence of natural internal variability is extended to the attribution problem. To determine whether a climate change signal which has been detected in observed climate data can be attributed to a particular climate forcing mechanism, or combination of mechanisms, the predicted space-time dependent climate change signal patterns for the candidate climate forcings must be specified. In addition to the signal patterns, the method requires input information on the space-time dependent covariance matrices of the natural climate variability and of the errors of the predicted signal patterns. The detection and attribution problem is treated as a sequence of individual consistency tests applied to all candidate forcing mechanisms, as well as to the null hypothesis that no climate change has taken place, within the phase space spanned by the predicted climate change patterns. As output the method yields a significance level for the detection of a climate change signal in the observed data and individual confidence levels for the consistency of the retrieved climate change signal with each of the forcing mechanisms. A statistically significant climate change signal is regarded as consistent with a given forcing mechanism if the statistical confidence level exceeds a given critical value, but is attributed to that forcing only if all other candidate climate change mechanisms (from a finite set of proposed mechanisms) are rejected at that confidence level. Although all relations can be readily expressed in standard matrix notation, the analysis is carried out using tensor notation, with a metric given by the natural-variability covariance matrix. This simplifies the derivations and clarifies the invariant relation between the covariant signal patterns and their contravariant fingerprint counterparts. The signal patterns define the reduced vector space in which the climate trajectories are analyzed, while the fingerprints are needed to project the climate trajectories onto this reduced space.", "author" : [ { "dropping-particle" : "", "family" : "Hasselmann", "given" : "K.", "non-dropping-particle" : "", "parse-names" : false, "suffix" : "" } ], "container-title" : "Climate Dynamics", "id" : "ITEM-2", "issue" : "9", "issued" : { "date-parts" : [ [ "1997" ] ] }, "page" : "601-611", "publisher" : "Springer Verlag", "title" : "Multi-pattern fingerprint method for detection and attribution of climate change", "translator" : [ { "dropping-particle" : "", "family" : "J6016", "given" : "", "non-dropping-particle" : "", "parse-names" : false, "suffix" : "" } ], "type" : "article-journal", "volume" : "13" }, "uris" : [ "http://www.mendeley.com/documents/?uuid=6188d503-b2b6-3e3a-a723-2541d605d2e2" ] }, { "id" : "ITEM-3", "itemData" : { "DOI" : "10.1007/s003820050291", "ISSN" : "1432-0894", "abstract" : "{\\enspace}Current approaches to the detection and attribution of an anthropogenic influence on climate involve quantifying the level of agreement between model-predicted patterns of externally forced change and observed changes in the recent climate record. Analyses of uncertainty rely on simulated variability from a climate model. Any numerical representation of the climate is likely to display too little variance on small spatial scales, leading to a risk of spurious detection results. The risk is particularly severe if the detection strategy involves optimisation of signal-to-noise because unrealistic aspects of model variability may automatically be given high weight through the optimisation. The solution is to confine attention to aspects of the model and of the real climate system in which the model simulation of internal climate variability is adequate, or, more accurately, cannot be shown to be deficient. We propose a simple consistency check based on standard linear regression which can be applied to both the space-time and frequency domain approaches to optimal detection and demonstrate the application of this check to the problem of detection and attribution of anthropogenic signals in the radiosonde-based record of recent trends in atmospheric vertical temperature structure. The influence of anthropogenic greenhouse gases can be detected at a high confidence level in this diagnostic, while the combined influence of anthropogenic sulphates and stratospheric ozone depletion is less clearly evident. Assuming the time-scales of the model response are correct, and neglecting the possibility of non-linear feedbacks, the amplitude of the observed signal suggests a climate sensitivity range of 1.2--3.4 K, although the upper end of this range may be underestimated by up to 25% due to uncertainty in model-predicted response patterns.", "author" : [ { "dropping-particle" : "", "family" : "Allen", "given" : "M R", "non-dropping-particle" : "", "parse-names" : false, "suffix" : "" }, { "dropping-particle" : "", "family" : "Tett", "given" : "S F B", "non-dropping-particle" : "", "parse-names" : false, "suffix" : "" } ], "container-title" : "Climate Dynamics", "id" : "ITEM-3", "issue" : "6", "issued" : { "date-parts" : [ [ "1999" ] ] }, "page" : "419-434", "title" : "Checking for model consistency in optimal fingerprinting", "translator" : [ { "dropping-particle" : "", "family" : "J4711", "given" : "", "non-dropping-particle" : "", "parse-names" : false, "suffix" : "" } ], "type" : "article-journal", "volume" : "15" }, "uris" : [ "http://www.mendeley.com/documents/?uuid=f2cc76cb-0f7f-45e2-8665-cd28da185b66" ] }, { "id" : "ITEM-4", "itemData" : { "DOI" : "10.1038/nature01487", "ISSN" : "1476-4687", "abstract" : "Greenhouse gases and tropospheric sulphate aerosols\u2014the main human influences on climate\u2014have been shown to have had a detectable effect on surface air temperature1,2,3, the temperature of the free troposphere and stratosphere2,4 and ocean temperature5,6. Nevertheless, the question remains as to whether human influence is detectable in any variable other than temperature. Here we detect an influence of anthropogenic greenhouse gases and sulphate aerosols in observations of winter sea-level pressure (December to February), using combined simulations from four climate models. We find increases in sea-level pressure over the subtropical North Atlantic Ocean, southern Europe and North Africa, and decreases in the polar regions and the North Pacific Ocean, in response to human influence. Our analysis also indicates that the climate models substantially underestimate the magnitude of the sea-level pressure response. This discrepancy suggests that the upward trend in the North Atlantic Oscillation index7 (corresponding to strengthened westerlies in the North Atlantic region), as simulated in a number of global warming scenarios8,9,10, may be too small, leading to an underestimation of the impacts of anthropogenic climate change on European climate.", "author" : [ { "dropping-particle" : "", "family" : "Gillett", "given" : "Nathan P", "non-dropping-particle" : "", "parse-names" : false, "suffix" : "" }, { "dropping-particle" : "", "family" : "Zwiers", "given" : "Francis W", "non-dropping-particle" : "", "parse-names" : false, "suffix" : "" }, { "dropping-particle" : "", "family" : "Weaver", "given" : "Andrew J", "non-dropping-particle" : "", "parse-names" : false, "suffix" : "" }, { "dropping-particle" : "", "family" : "Stott", "given" : "Peter A", "non-dropping-particle" : "", "parse-names" : false, "suffix" : "" } ], "container-title" : "Nature", "id" : "ITEM-4", "issue" : "6929", "issued" : { "date-parts" : [ [ "2003" ] ] }, "page" : "292-294", "title" : "Detection of human influence on sea-level pressure", "translator" : [ { "dropping-particle" : "", "family" : "J6915", "given" : "", "non-dropping-particle" : "", "parse-names" : false, "suffix" : "" } ], "type" : "article-journal", "volume" : "422" }, "uris" : [ "http://www.mendeley.com/documents/?uuid=b0196bfc-5d87-4201-9ae4-a35acc7a1846" ] }, { "id" : "ITEM-5", "itemData" : { "DOI" : "10.1038/nature06025", "ISSN" : "0028-0836", "author" : [ { "dropping-particle" : "", "family" : "Zhang", "given" : "Xuebin", "non-dropping-particle" : "", "parse-names" : false, "suffix" : "" }, { "dropping-particle" : "", "family" : "Zwiers", "given" : "Francis W", "non-dropping-particle" : "", "parse-names" : false, "suffix" : "" }, { "dropping-particle" : "", "family" : "Hegerl", "given" : "Gabriele C", "non-dropping-particle" : "", "parse-names" : false, "suffix" : "" }, { "dropping-particle" : "", "family" : "Lambert", "given" : "F Hugo", "non-dropping-particle" : "", "parse-names" : false, "suffix" : "" }, { "dropping-particle" : "", "family" : "Gillett", "given" : "Nathan P", "non-dropping-particle" : "", "parse-names" : false, "suffix" : "" }, { "dropping-particle" : "", "family" : "Solomon", "given" : "Susan", "non-dropping-particle" : "", "parse-names" : false, "suffix" : "" }, { "dropping-particle" : "", "family" : "Stott", "given" : "Peter A", "non-dropping-particle" : "", "parse-names" : false, "suffix" : "" }, { "dropping-particle" : "", "family" : "Nozawa", "given" : "Toru", "non-dropping-particle" : "", "parse-names" : false, "suffix" : "" } ], "container-title" : "Nature", "id" : "ITEM-5", "issue" : "7152", "issued" : { "date-parts" : [ [ "2007", "7", "23" ] ] }, "page" : "461-465", "publisher" : "Nature Publishing Group", "title" : "Detection of human influence on twentieth-century precipitation trends", "translator" : [ { "dropping-particle" : "", "family" : "J1791", "given" : "", "non-dropping-particle" : "", "parse-names" : false, "suffix" : "" } ], "type" : "article-journal", "volume" : "448" }, "uris" : [ "http://www.mendeley.com/documents/?uuid=9e9ca9d2-f8b2-4334-b568-22be40b21786" ] }, { "id" : "ITEM-6", "itemData" : { "DOI" : "10.1126/science.1153468", "ISSN" : "00368075", "PMID" : "18440925", "abstract" : "The Arctic and northern subpolar regions are critical for climate change. Ice-albedo feedback amplifies warming in the Arctic, and fluctuations of regional fresh water inflow to the Arctic Ocean modulate the deep ocean circulation and thus exert a strong global influence. By comparing observations to simulations from 22 coupled climate models, we find influence from anthropogenic greenhouse gases and sulfate aerosols in the space-time pattern of precipitation change over high-latitude land areas north of 55\u00b0N during the second half of the 20th century. The human-induced Arctic moistening is consistent with observed increases in Arctic river discharge and freshening of Arctic water masses. This result provides new evidence that human activity has contributed to Arctic hydrological change.", "author" : [ { "dropping-particle" : "", "family" : "Min", "given" : "Seung-Ki", "non-dropping-particle" : "", "parse-names" : false, "suffix" : "" }, { "dropping-particle" : "", "family" : "Zhang", "given" : "Xuebin", "non-dropping-particle" : "", "parse-names" : false, "suffix" : "" }, { "dropping-particle" : "", "family" : "Zwiers", "given" : "Francis", "non-dropping-particle" : "", "parse-names" : false, "suffix" : "" } ], "container-title" : "Science", "id" : "ITEM-6", "issue" : "5875", "issued" : { "date-parts" : [ [ "2008" ] ] }, "page" : "518-520", "publisher" : "American Association for the Advancement of Science", "title" : "Human-induced Arctic moistening", "translator" : [ { "dropping-particle" : "", "family" : "J5690", "given" : "", "non-dropping-particle" : "", "parse-names" : false, "suffix" : "" } ], "type" : "article-journal", "volume" : "320" }, "uris" : [ "http://www.mendeley.com/documents/?uuid=de146fe5-8663-49d6-92e8-ecd4742e0b1b" ] }, { "id" : "ITEM-7", "itemData" : { "DOI" : "10.1038/nature09763", "author" : [ { "dropping-particle" : "", "family" : "Min", "given" : "Seung-Ki", "non-dropping-particle" : "", "parse-names" : false, "suffix" : "" }, { "dropping-particle" : "", "family" : "Zhang", "given" : "Xuebin", "non-dropping-particle" : "", "parse-names" : false, "suffix" : "" }, { "dropping-particle" : "", "family" : "Zwiers", "given" : "Francis W", "non-dropping-particle" : "", "parse-names" : false, "suffix" : "" }, { "dropping-particle</w:instrText>
      </w:r>
      <w:r w:rsidR="006F604F" w:rsidRPr="001D5B54">
        <w:rPr>
          <w:rPrChange w:id="174" w:author="Clotilde Pean" w:date="2021-06-21T14:14:00Z">
            <w:rPr>
              <w:lang w:val="en-US"/>
            </w:rPr>
          </w:rPrChange>
        </w:rPr>
        <w:instrText>" : "", "family" : "Hegerl", "given" : "Gabriele C", "non-dropping-particle" : "", "parse-names" : false, "suffix" : "" } ], "container-title" : "Nature", "id" : "ITEM-7", "issued" : { "date-parts" : [ [ "2011", "2" ] ] }, "page" : "378-381", "publisher" : "Nature Publishing Group, a division of Macmillan Publishers Limited. All Rights Reserved.", "title" : "Human contribution to more-intense precipitation extremes", "translator" : [ { "dropping-particle" : "", "family" : "J720", "given" : "", "non-dropping-particle" : "", "parse-names" : false, "suffix" : "" } ], "type" : "article-journal", "volume" : "470" }, "uris" : [ "http://www.mendeley.com/documents/?uuid=929db106-5cf2-4e59-9a99-30debd1f4be7" ] } ], "mendeley" : { "formattedCitation" : "(Hegerl et al., 1996; Hasselmann, 1997; Allen and Tett, 1999; Gillett et al., 2003b; Zhang et al., 2007; Min et al., 2008a, 2011)", "manualFormatting" : "Hegerl et al., 1996; Hasselmann, 1997; Allen and Tett, 1999; Gillett et al., 2003b; Zhang et al., 2007; Min et al., 2008a, 2011)", "plainTextFormattedCitation" : "(Hegerl et al., 1996; Hasselmann, 1997; Allen and Tett, 1999; Gillett et al., 2003b; Zhang et al., 2007; Min et al., 2008a, 2011)", "previouslyFormattedCitation" : "(Hegerl et al., 1996; Hasselmann, 1997; Allen and Tett, 1999; Gillett et al., 2003b; Zhang et al., 2007; Min et al., 2008a, 2011)" }, "properties" : { "noteIndex" : 0 }, "schema" : "https://github.com/citation-style-language/schema/raw/master/csl-citation.json" }</w:instrText>
      </w:r>
      <w:r w:rsidR="00C55465">
        <w:fldChar w:fldCharType="separate"/>
      </w:r>
      <w:r w:rsidR="00393F8C">
        <w:rPr>
          <w:noProof/>
          <w:lang w:val="fr-CA"/>
        </w:rPr>
        <w:t>Hegerl et al., 1996; Hasselmann, 1997; Allen and Tett, 1999; Gillett et al., 2003b; Zhang et al., 2007; Min et al., 2008</w:t>
      </w:r>
      <w:r w:rsidR="006F604F">
        <w:rPr>
          <w:noProof/>
          <w:lang w:val="fr-CA"/>
        </w:rPr>
        <w:t>a</w:t>
      </w:r>
      <w:r w:rsidR="00393F8C">
        <w:rPr>
          <w:noProof/>
          <w:lang w:val="fr-CA"/>
        </w:rPr>
        <w:t>, 2011)</w:t>
      </w:r>
      <w:r w:rsidR="00C55465">
        <w:fldChar w:fldCharType="end"/>
      </w:r>
      <w:r w:rsidR="009F594A" w:rsidRPr="00E457C1">
        <w:rPr>
          <w:lang w:val="fr-CA"/>
        </w:rPr>
        <w:t xml:space="preserve">. </w:t>
      </w:r>
      <w:r w:rsidR="009F594A" w:rsidRPr="00E457C1">
        <w:rPr>
          <w:lang w:val="en-US"/>
        </w:rPr>
        <w:t xml:space="preserve">These approaches </w:t>
      </w:r>
      <w:r w:rsidR="00F953E3" w:rsidRPr="00E457C1">
        <w:rPr>
          <w:lang w:val="en-US"/>
        </w:rPr>
        <w:t>are based on multivariate linear regression</w:t>
      </w:r>
      <w:r w:rsidR="00C87F62" w:rsidRPr="00E457C1">
        <w:rPr>
          <w:lang w:val="en-US"/>
        </w:rPr>
        <w:t xml:space="preserve"> </w:t>
      </w:r>
      <w:r w:rsidR="00F953E3" w:rsidRPr="00E457C1">
        <w:rPr>
          <w:lang w:val="en-US"/>
        </w:rPr>
        <w:t xml:space="preserve">and </w:t>
      </w:r>
      <w:r w:rsidR="009F594A" w:rsidRPr="00E457C1">
        <w:rPr>
          <w:lang w:val="en-US"/>
        </w:rPr>
        <w:t>assume that the observed change consists of a linear combination of externally forced signals plus internal variability, which generally hold</w:t>
      </w:r>
      <w:r w:rsidR="00F953E3" w:rsidRPr="00E457C1">
        <w:rPr>
          <w:lang w:val="en-US"/>
        </w:rPr>
        <w:t>s for large-scale variables</w:t>
      </w:r>
      <w:r w:rsidR="00D35B49" w:rsidRPr="00E457C1">
        <w:rPr>
          <w:lang w:val="en-US"/>
        </w:rPr>
        <w:t xml:space="preserve"> </w:t>
      </w:r>
      <w:r w:rsidR="00D35B49">
        <w:fldChar w:fldCharType="begin" w:fldLock="1"/>
      </w:r>
      <w:r w:rsidR="00D33CB6">
        <w:rPr>
          <w:lang w:val="en-US"/>
        </w:rPr>
        <w:instrText>ADDIN CSL_CITATION { "citationItems" : [ { "id" : "ITEM-1", "itemData" : { "DOI" : "10.1002/wcc.121", "ISSN" : "17577780", "author" : [ { "dropping-particle" : "", "family" : "Hegerl", "given" : "Gabriele c.", "non-dropping-particle" : "", "parse-names" : false, "suffix" : "" }, { "dropping-particle" : "", "family" : "Zwiers", "given" : "Francis", "non-dropping-particle" : "", "parse-names" : false, "suffix" : "" } ], "container-title" : "WIREs Climate Change", "id" : "ITEM-1", "issue" : "4", "issued" : { "date-parts" : [ [ "2011", "7" ] ] }, "page" : "570-591", "title" : "Use of models in detection and attribution of climate change", "translator" : [ { "dropping-particle" : "", "family" : "J6015", "given" : "", "non-dropping-particle" : "", "parse-names" : false, "suffix" : "" } ], "type" : "article-journal", "volume" : "2" }, "uris" : [ "http://www.mendeley.com/documents/?uuid=37cc995a-d2d1-32c3-9ad6-141dd05d1d00" ] } ], "mendeley" : { "formattedCitation" : "(Hegerl and Zwiers, 2011)", "plainTextFormattedCitation" : "(Hegerl and Zwiers, 2011)", "previouslyFormattedCitation" : "(Hegerl and Zwiers, 2011)" }, "properties" : { "noteIndex" : 0 }, "schema" : "https://github.com/citation-style-language/schema/raw/master/csl-citation.json" }</w:instrText>
      </w:r>
      <w:r w:rsidR="00D35B49">
        <w:fldChar w:fldCharType="separate"/>
      </w:r>
      <w:r w:rsidR="00393F8C">
        <w:rPr>
          <w:noProof/>
          <w:lang w:val="en-US"/>
        </w:rPr>
        <w:t>(Hegerl and Zwiers, 2011)</w:t>
      </w:r>
      <w:r w:rsidR="00D35B49">
        <w:fldChar w:fldCharType="end"/>
      </w:r>
      <w:r w:rsidR="009F594A" w:rsidRPr="00E457C1">
        <w:rPr>
          <w:lang w:val="en-US"/>
        </w:rPr>
        <w:t>. The regressors are the expected space</w:t>
      </w:r>
      <w:ins w:id="175" w:author="Sara M Tuson" w:date="2021-06-30T19:05:00Z">
        <w:r w:rsidR="004E3AFA" w:rsidRPr="00743922">
          <w:rPr>
            <w:color w:val="000000"/>
            <w:sz w:val="20"/>
            <w:szCs w:val="20"/>
            <w:lang w:val="en-US"/>
          </w:rPr>
          <w:t>–</w:t>
        </w:r>
      </w:ins>
      <w:del w:id="176" w:author="Sara M Tuson" w:date="2021-06-30T19:05:00Z">
        <w:r w:rsidR="009F594A" w:rsidRPr="00E457C1" w:rsidDel="004E3AFA">
          <w:rPr>
            <w:lang w:val="en-US"/>
          </w:rPr>
          <w:delText>-</w:delText>
        </w:r>
      </w:del>
      <w:r w:rsidR="009F594A" w:rsidRPr="00E457C1">
        <w:rPr>
          <w:lang w:val="en-US"/>
        </w:rPr>
        <w:t>time response patterns to different climate forcings (fingerprints), and the residuals represent interna</w:t>
      </w:r>
      <w:r w:rsidR="00F953E3" w:rsidRPr="00E457C1">
        <w:rPr>
          <w:lang w:val="en-US"/>
        </w:rPr>
        <w:t xml:space="preserve">l variability. Fingerprints </w:t>
      </w:r>
      <w:r w:rsidR="009F594A" w:rsidRPr="00E457C1">
        <w:rPr>
          <w:lang w:val="en-US"/>
        </w:rPr>
        <w:t xml:space="preserve">are usually estimated </w:t>
      </w:r>
      <w:r w:rsidR="00F953E3" w:rsidRPr="00E457C1">
        <w:rPr>
          <w:lang w:val="en-US"/>
        </w:rPr>
        <w:t xml:space="preserve">from climate model simulations </w:t>
      </w:r>
      <w:r w:rsidR="00E75AC2" w:rsidRPr="00E457C1">
        <w:rPr>
          <w:lang w:val="en-US"/>
        </w:rPr>
        <w:t>following spatial and temporal averaging</w:t>
      </w:r>
      <w:r w:rsidR="009F594A" w:rsidRPr="00E457C1">
        <w:rPr>
          <w:lang w:val="en-US"/>
        </w:rPr>
        <w:t xml:space="preserve">. A regression coefficient which is significantly different from zero implies that a detectable change is identified in the observations. When the confidence interval of the regression coefficient includes unity and is inconsistent with zero, the magnitude of the model simulated fingerprints is assessed to be consistent with the observations, implying that the observed changes can be attributed in part to a particular forcing. Variants of linear regression have been used to address uncertainty in the fingerprints due to internal variability </w:t>
      </w:r>
      <w:r w:rsidR="009F594A">
        <w:fldChar w:fldCharType="begin" w:fldLock="1"/>
      </w:r>
      <w:r w:rsidR="00E719C0">
        <w:rPr>
          <w:lang w:val="en-US"/>
        </w:rPr>
        <w:instrText>ADDIN CSL_CITATION { "citationItems" : [ { "id" : "ITEM-1", "itemData" : { "DOI" : "10.1007/s00382-003-0313-9", "ISSN" : "1432-0894", "abstract" : "There is increasingly clear evidence that human influence has contributed substantially to the large-scale climatic changes that have occurred over the past few decades. Attention is now turning to the physical implications of the emerging anthropogenic signal. Of particular interest is the question of whether current climate models may be over- or under-estimating the amplitude of the climate system's response to external forcing, including anthropogenic. Evidence of a significant error in a model-simulated response amplitude would indicate the existence of amplifying or damping mechanisms that are inadequately represented in the model. The range of uncertainty in the factor by which we can scale model-simulated changes while remaining consistent with observed change provides an estimate of uncertainty in model-based predictions. With any model that displays a realistic level of internal variability, the problem of estimating this factor is complicated by the fact that it represents a ratio between two incompletely known quantities: both observed and simulated responses are subject to sampling uncertainty, primarily due to internal chaotic variability. Sampling uncertainty in the simulated response can be reduced, but not eliminated, through ensemble simulations. Accurate estimation of these scaling factors requires a modification of the standard ``optimal fingerprinting'' algorithm for climate change detection, drawing on the conventional ``total least squares'' approach discussed in the statistical literature. Code for both variants of optimal fingerprinting can be found on http://www.climateprediction.net/detection.", "author" : [ { "dropping-particle" : "", "family" : "Allen", "given" : "M R", "non-dropping-particle" : "", "parse-names" : false, "suffix" : "" }, { "dropping-particle" : "", "family" : "Stott", "given" : "P A", "non-dropping-particle" : "", "parse-names" : false, "suffix" : "" } ], "container-title" : "Climate Dynamics", "id" : "ITEM-1", "issue" : "5", "issued" : { "date-parts" : [ [ "2003" ] ] }, "page" : "477-491", "title" : "Estimating signal amplitudes in optimal fingerprinting, part I: theory", "translator" : [ { "dropping-particle" : "", "family" : "J4825", "given" : "", "non-dropping-particle" : "", "parse-names" : false, "suffix" : "" } ], "type" : "article-journal", "volume" : "21" }, "uris" : [ "http://www.mendeley.com/documents/?uuid=69abc59e-9cfc-4f7e-9d05-476370990c5f" ] } ], "mendeley" : { "formattedCitation" : "(Allen and Stott, 2003)", "plainTextFormattedCitation" : "(Allen and Stott, 2003)", "previouslyFormattedCitation" : "(Allen and Stott, 2003)" }, "properties" : { "noteIndex" : 0 }, "schema" : "https://github.com/citation-style-language/schema/raw/master/csl-citation.json" }</w:instrText>
      </w:r>
      <w:r w:rsidR="009F594A">
        <w:fldChar w:fldCharType="separate"/>
      </w:r>
      <w:r w:rsidR="00393F8C">
        <w:rPr>
          <w:noProof/>
          <w:lang w:val="en-US"/>
        </w:rPr>
        <w:t>(Allen and Stott, 2003)</w:t>
      </w:r>
      <w:r w:rsidR="009F594A">
        <w:fldChar w:fldCharType="end"/>
      </w:r>
      <w:r w:rsidR="009F594A" w:rsidRPr="00E457C1">
        <w:rPr>
          <w:lang w:val="en-US"/>
        </w:rPr>
        <w:t xml:space="preserve"> as well as the structural model uncertainty </w:t>
      </w:r>
      <w:r w:rsidR="009F594A">
        <w:fldChar w:fldCharType="begin" w:fldLock="1"/>
      </w:r>
      <w:r w:rsidR="00E719C0">
        <w:rPr>
          <w:lang w:val="en-US"/>
        </w:rPr>
        <w:instrText>ADDIN CSL_CITATION { "citationItems" : [ { "id" : "ITEM-1", "itemData" : { "DOI" : "10.1029/2005GL024831", "abstract" : "Optimal detection analyses have been used to determine the causes of past global warming, leading to the conclusion by the Third Assessment Report of the IPCC that \u201cmost of the observed warming over the last 50 years is likely to have been due to the increase in greenhouse gas concentrations\u201d. To date however, these analyses have not taken full account of uncertainty in the modelled patterns of climate response due to differences in basic model formulation. To address this current \u201cperfect model\u201d assumption, we extend the optimal detection method to include, simultaneously, output from more than one GCM by introducing inter-model variance as an extra uncertainty. Applying the new analysis to three climate models we find that the effects of both anthropogenic and natural factors are detected. We find that greenhouse gas forcing would very likely have resulted in greater warming than observed during the past half century if there had not been an offsetting cooling from aerosols and other forcings.", "author" : [ { "dropping-particle" : "", "family" : "Huntingford", "given" : "Chris", "non-dropping-particle" : "", "parse-names" : false, "suffix" : "" }, { "dropping-particle" : "", "family" : "Stott", "given" : "Peter A", "non-dropping-particle" : "", "parse-names" : false, "suffix" : "" }, { "dropping-particle" : "", "family" : "Allen", "given" : "Myles R", "non-dropping-particle" : "", "parse-names" : false, "suffix" : "" }, { "dropping-particle" : "", "family" : "Lambert", "given" : "F Hugo", "non-dropping-particle" : "", "parse-names" : false, "suffix" : "" } ], "container-title" : "Geophysical Research Letters", "id" : "ITEM-1", "issue" : "5", "issued" : { "date-parts" : [ [ "2006" ] ] }, "title" : "Incorporating model uncertainty into attribution of observed temperature change", "translator" : [ { "dropping-particle" : "", "family" : "J4721", "given" : "", "non-dropping-particle" : "", "parse-names" : false, "suffix" : "" } ], "type" : "article-journal", "volume" : "33" }, "uris" : [ "http://www.mendeley.com/documents/?uuid=59288109-686c-4f1a-918d-9d38e2fcfd9a" ] } ], "mendeley" : { "formattedCitation" : "(Huntingford et al., 2006)", "manualFormatting" : "(Huntingford et al., 2006)", "plainTextFormattedCitation" : "(Huntingford et al., 2006)", "previouslyFormattedCitation" : "(Huntingford et al., 2006)" }, "properties" : { "noteIndex" : 0 }, "schema" : "https://github.com/citation-style-language/schema/raw/master/csl-citation.json" }</w:instrText>
      </w:r>
      <w:r w:rsidR="009F594A">
        <w:fldChar w:fldCharType="separate"/>
      </w:r>
      <w:r w:rsidR="00393F8C">
        <w:rPr>
          <w:noProof/>
          <w:lang w:val="en-US"/>
        </w:rPr>
        <w:t>(Huntingford et al., 2006)</w:t>
      </w:r>
      <w:r w:rsidR="009F594A">
        <w:fldChar w:fldCharType="end"/>
      </w:r>
      <w:r w:rsidR="009F594A" w:rsidRPr="00E457C1">
        <w:rPr>
          <w:lang w:val="en-US"/>
        </w:rPr>
        <w:t>.</w:t>
      </w:r>
    </w:p>
    <w:p w14:paraId="448E64AF" w14:textId="7E9FA725" w:rsidR="009F594A" w:rsidRPr="00E457C1" w:rsidRDefault="009F594A" w:rsidP="009F594A">
      <w:pPr>
        <w:pStyle w:val="AR6BodyText"/>
        <w:rPr>
          <w:lang w:val="en-US"/>
        </w:rPr>
      </w:pPr>
    </w:p>
    <w:p w14:paraId="25B966E4" w14:textId="50E8CDCE" w:rsidR="009F594A" w:rsidRPr="00E457C1" w:rsidRDefault="009F594A" w:rsidP="009F594A">
      <w:pPr>
        <w:pStyle w:val="AR6BodyText"/>
        <w:rPr>
          <w:lang w:val="en-US"/>
        </w:rPr>
      </w:pPr>
      <w:r w:rsidRPr="00E457C1">
        <w:rPr>
          <w:lang w:val="en-US"/>
        </w:rPr>
        <w:t>In</w:t>
      </w:r>
      <w:r>
        <w:fldChar w:fldCharType="begin"/>
      </w:r>
      <w:r>
        <w:fldChar w:fldCharType="separate"/>
      </w:r>
      <w:r>
        <w:fldChar w:fldCharType="begin"/>
      </w:r>
      <w:bookmarkStart w:id="177" w:name="__Fieldmark__1602_2438524937"/>
      <w:bookmarkStart w:id="178" w:name="__Fieldmark__1601_2438524937"/>
      <w:r>
        <w:fldChar w:fldCharType="separate"/>
      </w:r>
      <w:r w:rsidRPr="00E457C1">
        <w:rPr>
          <w:lang w:val="en-US"/>
        </w:rPr>
        <w:t>In</w:t>
      </w:r>
      <w:r>
        <w:fldChar w:fldCharType="end"/>
      </w:r>
      <w:bookmarkEnd w:id="177"/>
      <w:r>
        <w:fldChar w:fldCharType="end"/>
      </w:r>
      <w:bookmarkEnd w:id="178"/>
      <w:r w:rsidRPr="00E457C1">
        <w:rPr>
          <w:lang w:val="en-US"/>
        </w:rPr>
        <w:t xml:space="preserve"> order to improve the signal-to-noise ratio, observations and model-simulated responses are usually normalized by</w:t>
      </w:r>
      <w:r w:rsidR="00F953E3" w:rsidRPr="00E457C1">
        <w:rPr>
          <w:lang w:val="en-US"/>
        </w:rPr>
        <w:t xml:space="preserve"> an estimate of</w:t>
      </w:r>
      <w:r w:rsidRPr="00E457C1">
        <w:rPr>
          <w:lang w:val="en-US"/>
        </w:rPr>
        <w:t xml:space="preserve"> internal variability</w:t>
      </w:r>
      <w:r w:rsidR="00F953E3" w:rsidRPr="00E457C1">
        <w:rPr>
          <w:lang w:val="en-US"/>
        </w:rPr>
        <w:t xml:space="preserve"> derived from climate model simulations</w:t>
      </w:r>
      <w:r w:rsidRPr="00E457C1">
        <w:rPr>
          <w:lang w:val="en-US"/>
        </w:rPr>
        <w:t>. This procedure requires an estimate of the inverse covariance matrix of the internal variability, and some approaches have been proposed for more reliable estimation</w:t>
      </w:r>
      <w:r w:rsidR="00E75AC2" w:rsidRPr="00E457C1">
        <w:rPr>
          <w:lang w:val="en-US"/>
        </w:rPr>
        <w:t xml:space="preserve"> of this</w:t>
      </w:r>
      <w:r w:rsidRPr="00E457C1">
        <w:rPr>
          <w:lang w:val="en-US"/>
        </w:rPr>
        <w:t xml:space="preserve"> </w:t>
      </w:r>
      <w:r>
        <w:fldChar w:fldCharType="begin" w:fldLock="1"/>
      </w:r>
      <w:r w:rsidR="00E719C0">
        <w:rPr>
          <w:lang w:val="en-US"/>
        </w:rPr>
        <w:instrText>ADDIN CSL_CITATION { "citationItems" : [ { "id" : "ITEM-1", "itemData" : { "DOI" : "10.1007/s00382-009-0561-4", "ISSN" : "1432-0894", "abstract" : "The ``optimal fingerprint'' method, usually used for detection and attribution studies, requires to know, or, in practice, to estimate the covariance matrix of the internal climate variability. In this work, a new adaptation of the ``optimal fingerprints'' method is presented. The main goal is to allow the use of a covariance matrix estimate based on an observation dataset in which the number of years used for covariance estimation is close to the number of observed time series. Our adaptation is based on the use of a regularized estimate of the covariance matrix, that is well-conditioned, and asymptotically more precise, in the sense of the mean square error. This method is shown to be more powerful than the basic ``guess pattern fingerprint'', and than the classical use of a pseudo-inverted truncation of the empirical covariance matrix. The construction of the detection test is achieved by using a bootstrap technique particularly well-suited to estimate the internal climate variability in real world observations. In order to validate the efficiency of the detection algorithm with climate data, the methodology presented here is first applied with pseudo-observations derived from transient regional climate change scenarios covering the 1960--2099 period. It is then used to perform a formal detection study of climate change over France, analyzing homogenized observed temperature series from 1900 to 2006. In this case, the estimation of the covariance matrix is only based on a part of the observation dataset. This new approach allows the confirmation and extension of previous results regarding the detection of an anthropogenic climate change signal over the country.", "author" : [ { "dropping-particle" : "", "family" : "Ribes", "given" : "Aur\u00e9lien", "non-dropping-particle" : "", "parse-names" : false, "suffix" : "" }, { "dropping-particle" : "", "family" : "Aza\u00efs", "given" : "Jean-Marc", "non-dropping-particle" : "", "parse-names" : false, "suffix" : "" }, { "dropping-particle" : "", "family" : "Planton", "given" : "Serge", "non-dropping-particle" : "", "parse-names" : false, "suffix" : "" } ], "container-title" : "Climate Dynamics", "id" : "ITEM-1", "issue" : "5", "issued" : { "date-parts" : [ [ "2009" ] ] }, "page" : "707-722", "title" : "Adaptation of the optimal fingerprint method for climate change detection using a well-conditioned covariance matrix estimate", "translator" : [ { "dropping-particle" : "", "family" : "J5691", "given" : "", "non-dropping-particle" : "", "parse-names" : false, "suffix" : "" } ], "type" : "article-journal", "volume" : "33" }, "uris" : [ "http://www.mendeley.com/documents/?uuid=fb010c44-f4d9-4353-b3c3-e7cd050a5aed", "http://www.mendeley.com/documents/?uuid=5e3f06bd-ede0-41e8-a550-e15fdad881d2", "http://www.mendeley.com/documents/?uuid=95aa9dc4-c5a2-4b2f-baaf-1e46754410ff", "http://www.mendeley.com/documents/?uuid=1d855d9e-e4e4-4e9c-a893-f1b4542b776c", "http://www.mendeley.com/documents/?uuid=4608775c-a0ed-4b05-b4ba-86abaa15e762" ] } ], "mendeley" : { "formattedCitation" : "(Ribes et al., 2009)", "plainTextFormattedCitation" : "(Ribes et al., 2009)", "previouslyFormattedCitation" : "(Ribes et al., 2009)" }, "properties" : { "noteIndex" : 0 }, "schema" : "https://github.com/citation-style-language/schema/raw/master/csl-citation.json" }</w:instrText>
      </w:r>
      <w:r>
        <w:fldChar w:fldCharType="separate"/>
      </w:r>
      <w:bookmarkStart w:id="179" w:name="__Fieldmark__78_2438524937"/>
      <w:r w:rsidR="00393F8C">
        <w:rPr>
          <w:noProof/>
          <w:lang w:val="en-US"/>
        </w:rPr>
        <w:t>(Ribes et al., 2009)</w:t>
      </w:r>
      <w:r>
        <w:fldChar w:fldCharType="end"/>
      </w:r>
      <w:bookmarkEnd w:id="179"/>
      <w:r w:rsidRPr="00E457C1">
        <w:rPr>
          <w:lang w:val="en-US"/>
        </w:rPr>
        <w:t xml:space="preserve">. A signal can be spuriously detected due to </w:t>
      </w:r>
      <w:del w:id="180" w:author="Ian Blenkinsop" w:date="2021-07-13T09:39:00Z">
        <w:r w:rsidRPr="00E457C1" w:rsidDel="00FB6460">
          <w:rPr>
            <w:lang w:val="en-US"/>
          </w:rPr>
          <w:delText xml:space="preserve">too </w:delText>
        </w:r>
      </w:del>
      <w:ins w:id="181" w:author="Ian Blenkinsop" w:date="2021-07-13T09:39:00Z">
        <w:r w:rsidR="00FB6460" w:rsidRPr="00E457C1">
          <w:rPr>
            <w:lang w:val="en-US"/>
          </w:rPr>
          <w:t>too</w:t>
        </w:r>
        <w:r w:rsidR="00FB6460">
          <w:rPr>
            <w:lang w:val="en-US"/>
          </w:rPr>
          <w:t>-</w:t>
        </w:r>
      </w:ins>
      <w:r w:rsidRPr="00E457C1">
        <w:rPr>
          <w:lang w:val="en-US"/>
        </w:rPr>
        <w:t xml:space="preserve">small noise, and </w:t>
      </w:r>
      <w:r w:rsidR="00E75AC2" w:rsidRPr="00E457C1">
        <w:rPr>
          <w:lang w:val="en-US"/>
        </w:rPr>
        <w:t>hence simulated</w:t>
      </w:r>
      <w:r w:rsidRPr="00E457C1">
        <w:rPr>
          <w:lang w:val="en-US"/>
        </w:rPr>
        <w:t xml:space="preserve"> internal variability needs to be evaluated with care. Model-simulated variability is typically checked through comparing modelled variance from unforced simulations with the observed residual variance using a standard residual consistency test </w:t>
      </w:r>
      <w:r>
        <w:fldChar w:fldCharType="begin" w:fldLock="1"/>
      </w:r>
      <w:r w:rsidR="00DD1373">
        <w:rPr>
          <w:lang w:val="en-US"/>
        </w:rPr>
        <w:instrText>ADDIN CSL_CITATION { "citationItems" : [ { "id" : "ITEM-1", "itemData" : { "DOI" : "10.1007/s003820050291", "ISSN" : "1432-0894", "abstract" : "{\\enspace}Current approaches to the detection and attribution of an anthropogenic influence on climate involve quantifying the level of agreement between model-predicted patterns of externally forced change and observed changes in the recent climate record. Analyses of uncertainty rely on simulated variability from a climate model. Any numerical representation of the climate is likely to display too little variance on small spatial scales, leading to a risk of spurious detection results. The risk is particularly severe if the detection strategy involves optimisation of signal-to-noise because unrealistic aspects of model variability may automatically be given high weight through the optimisation. The solution is to confine attention to aspects of the model and of the real climate system in which the model simulation of internal climate variability is adequate, or, more accurately, cannot be shown to be deficient. We propose a simple consistency check based on standard linear regression which can be applied to both the space-time and frequency domain approaches to optimal detection and demonstrate the application of this check to the problem of detection and attribution of anthropogenic signals in the radiosonde-based record of recent trends in atmospheric vertical temperature structure. The influence of anthropogenic greenhouse gases can be detected at a high confidence level in this diagnostic, while the combined influence of anthropogenic sulphates and stratospheric ozone depletion is less clearly evident. Assuming the time-scales of the model response are correct, and neglecting the possibility of non-linear feedbacks, the amplitude of the observed signal suggests a climate sensitivity range of 1.2--3.4 K, although the upper end of this range may be underestimated by up to 25% due to uncertainty in model-predicted response patterns.", "author" : [ { "dropping-particle" : "", "family" : "Allen", "given" : "M R", "non-dropping-particle" : "", "parse-names" : false, "suffix" : "" }, { "dropping-particle" : "", "family" : "Tett", "given" : "S F B", "non-dropping-particle" : "", "parse-names" : false, "suffix" : "" } ], "container-title" : "Climate Dynamics", "id" : "ITEM-1", "issue" : "6", "issued" : { "date-parts" : [ [ "1999" ] ] }, "page" : "419-434", "title" : "Checking for model consistency in optimal fingerprinting", "translator" : [ { "dropping-particle" : "", "family" : "J4711", "given" : "", "non-dropping-particle" : "", "parse-names" : false, "suffix" : "" } ], "type" : "article-journal", "volume" : "15" }, "uris" : [ "http://www.mendeley.com/documents/?uuid=f2cc76cb-0f7f-45e2-8665-cd28da185b66" ] } ], "mendeley" : { "formattedCitation" : "(Allen and Tett, 1999)", "manualFormatting" : "(Allen and Tett, 1999)", "plainTextFormattedCitation" : "(Allen and Tett, 1999)", "previouslyFormattedCitation" : "(Allen and Tett, 1999)" }, "properties" : { "noteIndex" : 0 }, "schema" : "https://github.com/citation-style-language/schema/raw/master/csl-citation.json" }</w:instrText>
      </w:r>
      <w:r>
        <w:fldChar w:fldCharType="separate"/>
      </w:r>
      <w:bookmarkStart w:id="182" w:name="__Fieldmark__110_2438524937"/>
      <w:r w:rsidR="00393F8C">
        <w:rPr>
          <w:noProof/>
          <w:lang w:val="en-US"/>
        </w:rPr>
        <w:t>(Allen and Tett, 1999)</w:t>
      </w:r>
      <w:r>
        <w:fldChar w:fldCharType="end"/>
      </w:r>
      <w:bookmarkEnd w:id="182"/>
      <w:r w:rsidRPr="00E457C1">
        <w:rPr>
          <w:lang w:val="en-US"/>
        </w:rPr>
        <w:t xml:space="preserve">, or an improved one </w:t>
      </w:r>
      <w:r>
        <w:fldChar w:fldCharType="begin" w:fldLock="1"/>
      </w:r>
      <w:r w:rsidR="00E719C0">
        <w:rPr>
          <w:lang w:val="en-US"/>
        </w:rPr>
        <w:instrText>ADDIN CSL_CITATION { "citationItems" : [ { "id" : "ITEM-1", "itemData" : { "DOI" : "10.1007/s00382-013-1736-6", "ISSN" : "09307575", "abstract" : "Attribution of global near-surface temperature changes is revisited using simulations from the coupled model intercomparison project 5 and methodological improvements from the regularised optimal fingerprinting approach. The analysis of global mean temperature shows that changes can be robustly detected and attributed to anthropogenic influence. However, the differences between results from individual models and observations are found to be larger than the simulated internal variability in several cases. Discrimination between greenhouse gases and other anthropogenic forcings, based on the global mean only, is more difficult due to collinearity of temporal response patterns. Using spatio-temporal data provides less robust conclusions with respect to detection and attribution, as the results tend to deteriorate as the spatial resolution increases. More importantly, some inconsistencies between individual models and observations are found in this case. Such behaviour is not observed in a perfect model framework, where pseudo-observations and the expected response patterns are provided by the same model. However, using response patterns from a model other than the one used for pseudo-observations may lead to the same behaviour as real observations. Our results suggest that additional sources of uncertainty, such as modeling uncertainty or observational uncertainty, should not be neglected in detection and attribution. \u00a9 2013 Springer-Verlag Berlin Heidelberg.", "author" : [ { "dropping-particle" : "", "family" : "Ribes", "given" : "Aur\u00e9lien", "non-dropping-particle" : "", "parse-names" : false, "suffix" : "" }, { "dropping-particle" : "", "family" : "Terray", "given" : "Laurent", "non-dropping-particle" : "", "parse-names" : false, "suffix" : "" } ], "container-title" : "Climate Dynamics", "id" : "ITEM-1", "issue" : "11-12", "issued" : { "date-parts" : [ [ "2013" ] ] }, "page" : "2837-2853", "title" : "Application of regularised optimal fingerprinting to attribution. Part II: Application to global near-surface temperature", "translator" : [ { "dropping-particle" : "", "family" : "J3774", "given" : "", "non-dropping-particle" : "", "parse-names" : false, "suffix" : "" } ], "type" : "article-journal", "volume" : "41" }, "uris" : [ "http://www.mendeley.com/documents/?uuid=9e62e626-cf71-495f-9703-ab8255a66c53" ] } ], "mendeley" : { "formattedCitation" : "(Ribes and Terray, 2013)", "plainTextFormattedCitation" : "(Ribes and Terray, 2013)", "previouslyFormattedCitation" : "(Ribes and Terray, 2013)" }, "properties" : { "noteIndex" : 0 }, "schema" : "https://github.com/citation-style-language/schema/raw/master/csl-citation.json" }</w:instrText>
      </w:r>
      <w:r>
        <w:fldChar w:fldCharType="separate"/>
      </w:r>
      <w:bookmarkStart w:id="183" w:name="__Fieldmark__115_2438524937"/>
      <w:r w:rsidR="00393F8C">
        <w:rPr>
          <w:noProof/>
          <w:lang w:val="en-US"/>
        </w:rPr>
        <w:t>(Ribes and Terray, 2013)</w:t>
      </w:r>
      <w:r>
        <w:fldChar w:fldCharType="end"/>
      </w:r>
      <w:bookmarkEnd w:id="183"/>
      <w:r w:rsidRPr="00E457C1">
        <w:rPr>
          <w:lang w:val="en-US"/>
        </w:rPr>
        <w:t xml:space="preserve">. </w:t>
      </w:r>
      <w:r>
        <w:fldChar w:fldCharType="begin" w:fldLock="1"/>
      </w:r>
      <w:r w:rsidR="00E719C0">
        <w:rPr>
          <w:lang w:val="en-US"/>
        </w:rPr>
        <w:instrText>ADDIN CSL_CITATION { "citationItems" : [ { "id" : "ITEM-1", "itemData" : { "DOI" : "10.1175/JCLI-D-12-00622.1", "abstract" : " AbstractThe Intergovernmental Panel on Climate Change\u2019s (IPCC) \u201cvery likely\u201d statement that anthropogenic emissions are affecting climate is based on a statistical detection and attribution methodology that strongly depends on the characterization of internal climate variability. In this paper, the authors test the robustness of this statement in the case of global mean surface air temperature, under different representations of such variability. The contributions of the different natural and anthropogenic forcings to the global mean surface air temperature response are computed using a box diffusion model. Representations of internal climate variability are explored using simple stochastic models that nevertheless span a representative range of plausible temporal autocorrelation structures, including the short-memory first-order autoregressive [AR(1)] process and the long-memory fractionally differencing process. The authors find that, independently of the representation chosen, the greenhouse gas signal remains statistically significant under the detection model employed in this paper. The results support the robustness of the IPCC detection and attribution statement for global mean temperature change under different characterizations of internal variability, but they also suggest that a wider variety of robustness tests, other than simple comparisons of residual variance, should be performed when dealing with other climate variables and/or different spatial scales. ", "author" : [ { "dropping-particle" : "", "family" : "Imbers", "given" : "Jara", "non-dropping-particle" : "", "parse-names" : false, "suffix" : "" }, { "dropping-particle" : "", "family" : "Lopez", "given" : "Ana", "non-dropping-particle" : "", "parse-names" : false, "suffix" : "" }, { "dropping-particle" : "", "family" : "Huntingford", "given" : "Chris", "non-dropping-particle" : "", "parse-names" : false, "suffix" : "" }, { "dropping-particle" : "", "family" : "Allen", "given" : "Myles", "non-dropping-particle" : "", "parse-names" : false, "suffix" : "" } ], "container-title" : "Journal of Climate", "id" : "ITEM-1", "issue" : "10", "issued" : { "date-parts" : [ [ "2014" ] ] }, "page" : "3477-3491", "title" : "Sensitivity of Climate Change Detection and Attribution to the Characterization of Internal Climate Variability", "translator" : [ { "dropping-particle" : "", "family" : "J4753", "given" : "", "non-dropping-particle" : "", "parse-names" : false, "suffix" : "" } ], "type" : "article-journal", "volume" : "27" }, "uris" : [ "http://www.mendeley.com/documents/?uuid=8242d17e-d675-4ac3-91e2-e82e73e2154e", "http://www.mendeley.com/documents/?uuid=5eae42c3-afe6-456f-a8d0-6d91d9d8d430", "http://www.mendeley.com/documents/?uuid=1feaffa8-97e8-4ad0-9410-a0863b445602", "http://www.mendeley.com/documents/?uuid=23ef7cfe-9131-431e-954b-e81412e4ddbf" ] } ], "mendeley" : { "formattedCitation" : "(Imbers et al., 2014)", "manualFormatting" : "Imbers et al. (2014)", "plainTextFormattedCitation" : "(Imbers et al., 2014)", "previouslyFormattedCitation" : "(Imbers et al., 2014)" }, "properties" : { "noteIndex" : 0 }, "schema" : "https://github.com/citation-style-language/schema/raw/master/csl-citation.json" }</w:instrText>
      </w:r>
      <w:r>
        <w:fldChar w:fldCharType="separate"/>
      </w:r>
      <w:bookmarkStart w:id="184" w:name="__Fieldmark__120_2438524937"/>
      <w:r w:rsidR="00393F8C">
        <w:rPr>
          <w:noProof/>
          <w:lang w:val="en-US"/>
        </w:rPr>
        <w:t>Imbers et al. (2014)</w:t>
      </w:r>
      <w:r>
        <w:fldChar w:fldCharType="end"/>
      </w:r>
      <w:bookmarkEnd w:id="184"/>
      <w:r w:rsidR="00E75AC2" w:rsidRPr="00E457C1">
        <w:rPr>
          <w:lang w:val="en-US"/>
        </w:rPr>
        <w:t xml:space="preserve"> tested </w:t>
      </w:r>
      <w:r w:rsidR="00B94542" w:rsidRPr="00E457C1">
        <w:rPr>
          <w:lang w:val="en-US"/>
        </w:rPr>
        <w:t xml:space="preserve">the </w:t>
      </w:r>
      <w:r w:rsidR="00E75AC2" w:rsidRPr="00E457C1">
        <w:rPr>
          <w:lang w:val="en-US"/>
        </w:rPr>
        <w:t xml:space="preserve">sensitivity of </w:t>
      </w:r>
      <w:r w:rsidRPr="00E457C1">
        <w:rPr>
          <w:lang w:val="en-US"/>
        </w:rPr>
        <w:t xml:space="preserve">detection and attribution results to the different representations of internal variability associated with short-memory and long-memory processes. Their results supported the robustness of previous detection and attribution statements for the global mean temperature change but </w:t>
      </w:r>
      <w:r w:rsidR="008860A1" w:rsidRPr="00E457C1">
        <w:rPr>
          <w:lang w:val="en-US"/>
        </w:rPr>
        <w:t>they also recommended the use of</w:t>
      </w:r>
      <w:r w:rsidRPr="00E457C1">
        <w:rPr>
          <w:lang w:val="en-US"/>
        </w:rPr>
        <w:t xml:space="preserve"> a wider variety of robustness tests.</w:t>
      </w:r>
    </w:p>
    <w:p w14:paraId="54AD0016" w14:textId="77777777" w:rsidR="009F594A" w:rsidRPr="00E457C1" w:rsidRDefault="009F594A" w:rsidP="009F594A">
      <w:pPr>
        <w:pStyle w:val="AR6BodyText"/>
        <w:rPr>
          <w:lang w:val="en-US"/>
        </w:rPr>
      </w:pPr>
    </w:p>
    <w:p w14:paraId="0BE91BDF" w14:textId="315F965B" w:rsidR="009F594A" w:rsidRPr="00E457C1" w:rsidRDefault="009F594A" w:rsidP="009F594A">
      <w:pPr>
        <w:pStyle w:val="AR6BodyText"/>
        <w:rPr>
          <w:lang w:val="en-US"/>
        </w:rPr>
      </w:pPr>
      <w:r w:rsidRPr="00E457C1">
        <w:rPr>
          <w:lang w:val="en-US"/>
        </w:rPr>
        <w:t>Some recent studies focused on the improved estimation of the scaling factor (regression coefficient) and its confidence interval.</w:t>
      </w:r>
      <w:r w:rsidR="00962382" w:rsidRPr="00E457C1">
        <w:rPr>
          <w:lang w:val="en-US"/>
        </w:rPr>
        <w:t xml:space="preserve"> </w:t>
      </w:r>
      <w:r>
        <w:fldChar w:fldCharType="begin" w:fldLock="1"/>
      </w:r>
      <w:r w:rsidR="00E719C0">
        <w:rPr>
          <w:lang w:val="en-US"/>
        </w:rPr>
        <w:instrText>ADDIN CSL_CITATION { "citationItems" : [ { "id" : "ITEM-1", "itemData" : { "DOI" : "10.1002/2013GL058653", "abstract" : "Detection and attribution studies routinely use linear regression methods referred to as optimal fingerprinting. Within the latter methodological paradigm, it is usually recognized that multiple sources of uncertainty affect both the observations and the simulated climate responses used as regressors. These include for instance internal variability, climate model error, or observational error. When all errors share the same covariance, the statistical inference is usually performed with the so-called total least squares procedure, but to date no inference procedure is readily available in the climate literature to treat the general case where this assumption does not hold. Here we address this deficiency. After a brief outlook on the error-in-variable models literature, we describe an inference procedure based on likelihood maximization, inspired by a recent article dealing with a similar situation in geodesy. We evaluate the performance of our approach via an idealized test bed. We find the procedure to outperform existing procedures when the latter wrongly neglect some sources of uncertainty.", "author" : [ { "dropping-particle" : "", "family" : "Hannart", "given" : "Alexis", "non-dropping-particle" : "", "parse-names" : false, "suffix" : "" }, { "dropping-particle" : "", "family" : "Ribes", "given" : "Aur\u00e9lien", "non-dropping-particle" : "", "parse-names" : false, "suffix" : "" }, { "dropping-particle" : "", "family" : "Naveau", "given" : "Philippe", "non-dropping-particle" : "", "parse-names" : false, "suffix" : "" } ], "container-title" : "Geophysical Research Letters", "id" : "ITEM-1", "issue" : "4", "issued" : { "date-parts" : [ [ "2014" ] ] }, "page" : "1261-1268", "title" : "Optimal fingerprinting under multiple sources of uncertainty", "translator" : [ { "dropping-particle" : "", "family" : "J4754", "given" : "", "non-dropping-particle" : "", "parse-names" : false, "suffix" : "" } ], "type" : "article-journal", "volume" : "41" }, "uris" : [ "http://www.mendeley.com/documents/?uuid=2b292633-cb78-4716-9ba7-186ba4eed529", "http://www.mendeley.com/documents/?uuid=0e93c196-4fbc-41fa-8203-604bd292705c", "http://www.mendeley.com/documents/?uuid=ee85ff6c-eacf-4ad7-ab70-d05a051bd07c", "http://www.mendeley.com/documents/?uuid=da3d8a1b-d2ad-41e5-a592-30032798f260" ] } ], "mendeley" : { "formattedCitation" : "(Hannart et al., 2014)", "manualFormatting" : "Hannart et al. (2014)", "plainTextFormattedCitation" : "(Hannart et al., 2014)", "previouslyFormattedCitation" : "(Hannart et al., 2014)" }, "properties" : { "noteIndex" : 0 }, "schema" : "https://github.com/citation-style-language/schema/raw/master/csl-citation.json" }</w:instrText>
      </w:r>
      <w:r>
        <w:fldChar w:fldCharType="separate"/>
      </w:r>
      <w:bookmarkStart w:id="185" w:name="__Fieldmark__129_2438524937"/>
      <w:r w:rsidR="00393F8C">
        <w:rPr>
          <w:noProof/>
          <w:lang w:val="en-US"/>
        </w:rPr>
        <w:t>Hannart et al. (2014)</w:t>
      </w:r>
      <w:r>
        <w:fldChar w:fldCharType="end"/>
      </w:r>
      <w:bookmarkEnd w:id="185"/>
      <w:r w:rsidR="00065DAF" w:rsidRPr="00E457C1">
        <w:rPr>
          <w:lang w:val="en-US"/>
        </w:rPr>
        <w:t xml:space="preserve"> describe an inference procedure for scaling factors which avoids making the assumption that model error and internal variability have the same covariance structure</w:t>
      </w:r>
      <w:r w:rsidRPr="00E457C1">
        <w:rPr>
          <w:lang w:val="en-US"/>
        </w:rPr>
        <w:t>.</w:t>
      </w:r>
      <w:r w:rsidRPr="00000B6F">
        <w:rPr>
          <w:lang w:val="en-US"/>
        </w:rPr>
        <w:t xml:space="preserve"> An integrated approach to optimal fingerprinting was further suggested in which all uncertainty sources (i.e., </w:t>
      </w:r>
      <w:r w:rsidRPr="003C2DEC">
        <w:rPr>
          <w:lang w:val="en-US"/>
        </w:rPr>
        <w:t>observational</w:t>
      </w:r>
      <w:r w:rsidRPr="00000B6F">
        <w:rPr>
          <w:lang w:val="en-US"/>
        </w:rPr>
        <w:t xml:space="preserve"> error, model error, and internal variability) are treated in one statistical model without a preliminary dimension reduction</w:t>
      </w:r>
      <w:r w:rsidR="00065DAF">
        <w:rPr>
          <w:lang w:val="en-US"/>
        </w:rPr>
        <w:t xml:space="preserve"> step</w:t>
      </w:r>
      <w:r w:rsidRPr="00000B6F">
        <w:rPr>
          <w:lang w:val="en-US"/>
        </w:rPr>
        <w:t xml:space="preserve"> </w:t>
      </w:r>
      <w:r>
        <w:rPr>
          <w:lang w:val="en-US"/>
        </w:rPr>
        <w:fldChar w:fldCharType="begin" w:fldLock="1"/>
      </w:r>
      <w:r w:rsidR="00E719C0">
        <w:rPr>
          <w:lang w:val="en-US"/>
        </w:rPr>
        <w:instrText>ADDIN CSL_CITATION { "citationItems" : [ { "id" : "ITEM-1", "itemData" : { "DOI" : "10.1175/JCLI-D-14-00124.1", "abstract" : "\u00a9 2016 American Meteorological Society. The present paper introduces and illustrates methodological developments intended for so-called optimal fingerprinting methods, which are of frequent use in detection and attribution studies. These methods used to involve three independent steps: Preliminary reduction of the dimension of the data, estimation of the covariance associated to internal climate variability, and, finally, linear regression inference with associated uncertainty assessment. It is argued that such a compartmentalized treatment presents several issues; an integrated method is thus introduced to address them. The suggested approach is based on a single-piece statistical model that represents both linear regression and control runs. The unknown covariance is treated as a nuisance parameter that is eliminated by integration. This allows for the introduction of regularization assumptions. Point estimates and confidence intervals follow from the integrated likelihood. Further, it is shown that preliminary dimension reduction is not required for implementability and that computational issues associated to using the raw, high-dimensional, spatiotemporal data can be resolved quite easily. Results on simulated data show improved performance compared to existing methods w.r.t. both estimation error and accuracy of confidence intervals and also highlight the need for further improvements regarding the latter. The method is illustrated on twentieth-century precipitation and surface temperature, suggesting a potentially high informational benefit of using the raw, nondimension-reduced data in detection and attribution (D&amp;A), provided model error is appropriately built into the inference.", "author" : [ { "dropping-particle" : "", "family" : "Hannart", "given" : "A.", "non-dropping-particle" : "", "parse-names" : false, "suffix" : "" } ], "container-title" : "Journal of Climate", "id" : "ITEM-1", "issue" : "6", "issued" : { "date-parts" : [ [ "2016" ] ] }, "page" : "1977-1998", "title" : "Integrated optimal fingerprinting: Method description and illustration", "translator" : [ { "dropping-particle" : "", "family" : "J3775", "given" : "", "non-dropping-particle" : "", "parse-names" : false, "suffix" : "" } ], "type" : "article-journal", "volume" : "29" }, "uris" : [ "http://www.mendeley.com/documents/?uuid=e79a245e-6c73-40d6-9962-5759669dc02a" ] } ], "mendeley" : { "formattedCitation" : "(Hannart, 2016)", "plainTextFormattedCitation" : "(Hannart, 2016)", "previouslyFormattedCitation" : "(Hannart, 2016)" }, "properties" : { "noteIndex" : 0 }, "schema" : "https://github.com/citation-style-language/schema/raw/master/csl-citation.json" }</w:instrText>
      </w:r>
      <w:r>
        <w:rPr>
          <w:lang w:val="en-US"/>
        </w:rPr>
        <w:fldChar w:fldCharType="separate"/>
      </w:r>
      <w:r w:rsidR="00393F8C">
        <w:rPr>
          <w:noProof/>
          <w:lang w:val="en-US"/>
        </w:rPr>
        <w:t>(Hannart, 2016)</w:t>
      </w:r>
      <w:r>
        <w:rPr>
          <w:lang w:val="en-US"/>
        </w:rPr>
        <w:fldChar w:fldCharType="end"/>
      </w:r>
      <w:r w:rsidRPr="00E457C1">
        <w:rPr>
          <w:lang w:val="en-US"/>
        </w:rPr>
        <w:t xml:space="preserve">. </w:t>
      </w:r>
      <w:r>
        <w:fldChar w:fldCharType="begin" w:fldLock="1"/>
      </w:r>
      <w:r w:rsidR="00E719C0">
        <w:rPr>
          <w:lang w:val="en-US"/>
        </w:rPr>
        <w:instrText>ADDIN CSL_CITATION { "citationItems" : [ { "id" : "ITEM-1", "itemData" : { "DOI" : "10.1002/2017GL073688", "abstract" : "\u00a92017. American Geophysical Union. All Rights Reserved. Regression-based detection and attribution methods continue to take a central role in the study of climate change and its causes. Here we propose a novel Bayesian hierarchical approach to this problem, which allows us to address several open methodological questions. Specifically, we take into account the uncertainties in the true temperature change due to imperfect measurements, the uncertainty in the true climate signal under different forcing scenarios due to the availability of only a small number of climate model simulations, and the uncertainty associated with estimating the climate variability covariance matrix, including the truncation of the number of empirical orthogonal functions (EOFs) in this covariance matrix. We apply Bayesian model averaging to assign optimal probabilistic weights to different possible truncations and incorporate all uncertainties into the inference on the regression coefficients. We provide an efficient implementation of our method in a software package and illustrate its use with a realistic application.", "author" : [ { "dropping-particle" : "", "family" : "Katzfuss", "given" : "M.", "non-dropping-particle" : "", "parse-names" : false, "suffix" : "" }, { "dropping-particle" : "", "family" : "Hammerling", "given" : "D.", "non-dropping-particle" : "", "parse-names" : false, "suffix" : "" }, { "dropping-particle" : "", "family" : "Smith", "given" : "R.L.", "non-dropping-particle" : "", "parse-names" : false, "suffix" : "" } ], "container-title" : "Geophysical Research Letters", "id" : "ITEM-1", "issue" : "11", "issued" : { "date-parts" : [ [ "2017" ] ] }, "page" : "5720-5728", "title" : "A Bayesian hierarchical model for climate change detection and attribution", "translator" : [ { "dropping-particle" : "", "family" : "J3779", "given" : "", "non-dropping-particle" : "", "parse-names" : false, "suffix" : "" } ], "type" : "article-journal", "volume" : "44" }, "uris" : [ "http://www.mendeley.com/documents/?uuid=1a35b772-72d1-4d6f-bd52-70f2c3da9103" ] } ], "mendeley" : { "formattedCitation" : "(Katzfuss et al., 2017)", "manualFormatting" : "Katzfuss et al. (2017)", "plainTextFormattedCitation" : "(Katzfuss et al., 2017)", "previouslyFormattedCitation" : "(Katzfuss et al., 2017)" }, "properties" : { "noteIndex" : 0 }, "schema" : "https://github.com/citation-style-language/schema/raw/master/csl-citation.json" }</w:instrText>
      </w:r>
      <w:r>
        <w:fldChar w:fldCharType="separate"/>
      </w:r>
      <w:bookmarkStart w:id="186" w:name="__Fieldmark__140_2438524937"/>
      <w:r w:rsidR="00393F8C">
        <w:rPr>
          <w:noProof/>
          <w:lang w:val="en-US"/>
        </w:rPr>
        <w:t>Katzfuss et al. (2017)</w:t>
      </w:r>
      <w:r>
        <w:fldChar w:fldCharType="end"/>
      </w:r>
      <w:bookmarkEnd w:id="186"/>
      <w:r w:rsidRPr="00E457C1">
        <w:rPr>
          <w:lang w:val="en-US"/>
        </w:rPr>
        <w:t xml:space="preserve"> introduced a similar integrated approach based on a Bayesian model averaging. </w:t>
      </w:r>
      <w:r w:rsidRPr="00AE3B5E">
        <w:rPr>
          <w:lang w:val="en-US"/>
        </w:rPr>
        <w:t xml:space="preserve">On the other hand, </w:t>
      </w:r>
      <w:r w:rsidR="00430AC9">
        <w:fldChar w:fldCharType="begin" w:fldLock="1"/>
      </w:r>
      <w:r w:rsidR="00E719C0">
        <w:rPr>
          <w:lang w:val="en-US"/>
        </w:rPr>
        <w:instrText>ADDIN CSL_CITATION { "citationItems" : [ { "id" : "ITEM-1", "itemData" : { "DOI" : "10.1007/s00382-018-4356-3", "ISSN" : "0930-7575", "abstract" : "Optimal fingerprinting is a standard method for detecting climate changes. Among the uncertainties taken into account by this method, one is the fact that the response to climate forcing is not known exactly, but in practice is estimated from ensemble averages of model simulations. This uncertainty can be taken into account using an Error-in-Variables model (or equivalently, the Total Least Squares method), and can be expressed through confidence intervals. Unfortunately, the predominant paradigm (likelihood ratio theory) for deriving confidence intervals is not guaranteed to work because the number of parameters that are estimated in the Error-in-Variables model grows with the number of observations. This paper discusses various methods for deriving confidence intervals and shows that the widely-used intervals proposed in the seminal paper by Allen and Stott are effectively equivalent to bias-corrected intervals from likelihood ratio theory. A new, computationally simpler, method for computing these intervals is derived. Nevertheless, these confidence intervals are incorrect in the ``weak-signal regime''. This conclusion does not necessarily invalidate previous detection and attribution studies because many such studies lie in the strong-signal regime, for which standard methods give correct confidence intervals. A new diagnostic is introduced to check whether or not a data set lies in the weak-signal regime. Finally, and most importantly, a bootstrap method is shown to give correct confidence intervals in both strong- and weak-signal regimes, and always produces finite confidence intervals, in contrast to the likelihood ratio method which can give unbounded intervals that do not match the actual uncertainty.", "author" : [ { "dropping-particle" : "", "family" : "DelSole", "given" : "Timothy", "non-dropping-particle" : "", "parse-names" : false, "suffix" : "" }, { "dropping-particle" : "", "family" : "Trenary", "given" : "Laurie", "non-dropping-particle" : "", "parse-names" : false, "suffix" : "" }, { "dropping-particle" : "", "family" : "Yan", "given" : "Xiaoqin", "non-dropping-particle" : "", "parse-names" : false, "suffix" : "" }, { "dropping-particle" : "", "family" : "Tippett", "given" : "Michael K", "non-dropping-particle" : "", "parse-names" : false, "suffix" : "" } ], "container-title" : "Climate Dynamics", "id" : "ITEM-1", "issue" : "7-8", "issued" : { "date-parts" : [ [ "2019", "4", "25" ] ] }, "page" : "4111-4126", "title" : "Confidence intervals in optimal fingerprinting", "translator" : [ { "dropping-particle" : "", "family" : "J5701", "given" : "", "non-dropping-particle" : "", "parse-names" : false, "suffix" : "" } ], "type" : "article-journal", "volume" : "52" }, "uris" : [ "http://www.mendeley.com/documents/?uuid=7dd6f7f7-3ae1-464e-98b3-00df6e049182" ] } ], "mendeley" : { "formattedCitation" : "(DelSole et al., 2019)", "manualFormatting" : "DelSole et al. (2019)", "plainTextFormattedCitation" : "(DelSole et al., 2019)", "previouslyFormattedCitation" : "(DelSole et al., 2019)" }, "properties" : { "noteIndex" : 0 }, "schema" : "https://github.com/citation-style-language/schema/raw/master/csl-citation.json" }</w:instrText>
      </w:r>
      <w:r w:rsidR="00430AC9">
        <w:fldChar w:fldCharType="separate"/>
      </w:r>
      <w:r w:rsidR="00393F8C">
        <w:rPr>
          <w:noProof/>
          <w:lang w:val="en-US"/>
        </w:rPr>
        <w:t>DelSole et al. (2019)</w:t>
      </w:r>
      <w:r w:rsidR="00430AC9">
        <w:fldChar w:fldCharType="end"/>
      </w:r>
      <w:r w:rsidRPr="00E457C1">
        <w:rPr>
          <w:lang w:val="en-US"/>
        </w:rPr>
        <w:t xml:space="preserve"> suggested a bootstrap method to better estimate the confidence intervals of scaling factors even in a weak-signal regime. It is notable that some studies do not optimi</w:t>
      </w:r>
      <w:ins w:id="187" w:author="Sara M Tuson" w:date="2021-06-24T10:12:00Z">
        <w:r w:rsidR="001B385F">
          <w:rPr>
            <w:lang w:val="en-US"/>
          </w:rPr>
          <w:t>z</w:t>
        </w:r>
      </w:ins>
      <w:del w:id="188" w:author="Sara M Tuson" w:date="2021-06-24T10:12:00Z">
        <w:r w:rsidRPr="00E457C1" w:rsidDel="001B385F">
          <w:rPr>
            <w:lang w:val="en-US"/>
          </w:rPr>
          <w:delText>s</w:delText>
        </w:r>
      </w:del>
      <w:r w:rsidRPr="00E457C1">
        <w:rPr>
          <w:lang w:val="en-US"/>
        </w:rPr>
        <w:t xml:space="preserve">e fingerprints, as uncertainty in the covariance introduces a further layer of complexity, </w:t>
      </w:r>
      <w:r w:rsidR="00065DAF" w:rsidRPr="00E457C1">
        <w:rPr>
          <w:lang w:val="en-US"/>
        </w:rPr>
        <w:t xml:space="preserve">but results in only a </w:t>
      </w:r>
      <w:r w:rsidRPr="00E457C1">
        <w:rPr>
          <w:lang w:val="en-US"/>
        </w:rPr>
        <w:t xml:space="preserve">limited improvement in detection </w:t>
      </w:r>
      <w:r>
        <w:fldChar w:fldCharType="begin" w:fldLock="1"/>
      </w:r>
      <w:r w:rsidR="008F46A5" w:rsidRPr="00E457C1">
        <w:rPr>
          <w:lang w:val="en-US"/>
        </w:rPr>
        <w:instrText>ADDIN CSL_CITATION { "citationItems" : [ { "id" : "ITEM-1", "itemData" : { "DOI" : "10.1002/2016GL071194", "author" : [ { "dropping-particle" : "", "family" : "Polson", "given" : "D", "non-dropping-particle" : "", "parse-names" : false, "suffix" : "" }, { "dropping-particle" : "", "family" : "Hegerl", "given" : "G C", "non-dropping-particle" : "", "parse-names" : false, "suffix" : "" } ], "container-title" : "Geophysical Research Letters", "id" : "ITEM-1", "issued" : { "date-parts" : [ [ "2017" ] ] }, "page" : "365-373", "title" : "Strengthening contrast between precipitation in tropical wet and dry regions", "translator" : [ { "dropping-particle" : "", "family" : "J771", "given" : "", "non-dropping-particle" : "", "parse-names" : false, "suffix" : "" } ], "type" : "article-journal", "volume" : "44" }, "uris" : [ "http://www.mendeley.com/documents/?uuid=075a8d0c-161b-48e0-8651-ea1bdccf9b5e" ] } ], "mendeley" : { "formattedCitation" : "(Polson and Hegerl, 2017)", "plainTextFormattedCitation" : "(Polson and Hegerl, 2017)", "previouslyFormattedCitation" : "(Polson and Hegerl, 2017)" }, "properties" : { "noteIndex" : 0 }, "schema" : "https://github.com/citation-style-language/schema/raw/master/csl-citation.json" }</w:instrText>
      </w:r>
      <w:r>
        <w:fldChar w:fldCharType="separate"/>
      </w:r>
      <w:bookmarkStart w:id="189" w:name="__Fieldmark__150_2438524937"/>
      <w:r w:rsidR="00393F8C">
        <w:rPr>
          <w:noProof/>
          <w:lang w:val="en-US"/>
        </w:rPr>
        <w:t>(Polson and Hegerl, 2017)</w:t>
      </w:r>
      <w:r>
        <w:fldChar w:fldCharType="end"/>
      </w:r>
      <w:bookmarkEnd w:id="189"/>
      <w:r w:rsidRPr="00E457C1">
        <w:rPr>
          <w:lang w:val="en-US"/>
        </w:rPr>
        <w:t xml:space="preserve">. </w:t>
      </w:r>
    </w:p>
    <w:p w14:paraId="08DEDF41" w14:textId="77777777" w:rsidR="009F594A" w:rsidRPr="00E457C1" w:rsidRDefault="009F594A" w:rsidP="009F594A">
      <w:pPr>
        <w:pStyle w:val="AR6BodyText"/>
        <w:rPr>
          <w:lang w:val="en-US"/>
        </w:rPr>
      </w:pPr>
    </w:p>
    <w:p w14:paraId="69277EA7" w14:textId="69E887D6" w:rsidR="009F594A" w:rsidRPr="00E457C1" w:rsidRDefault="009F594A" w:rsidP="009F594A">
      <w:pPr>
        <w:pStyle w:val="AR6BodyText"/>
        <w:rPr>
          <w:lang w:val="en-US"/>
        </w:rPr>
      </w:pPr>
      <w:r w:rsidRPr="00E457C1">
        <w:rPr>
          <w:lang w:val="en-US"/>
        </w:rPr>
        <w:t xml:space="preserve">Another fingerprinting approach uses pattern similarity between observations and fingerprints, in which the leading empirical orthogonal function obtained from the time-evolving multi-model forced simulation is usually defined as a fingerprint (e.g., </w:t>
      </w:r>
      <w:r w:rsidR="003450EB">
        <w:fldChar w:fldCharType="begin" w:fldLock="1"/>
      </w:r>
      <w:r w:rsidR="00D33CB6">
        <w:rPr>
          <w:lang w:val="en-US"/>
        </w:rPr>
        <w:instrText>ADDIN CSL_CITATION { "citationItems" : [ { "id" : "ITEM-1", "itemData" : { "DOI" : "10.1073/pnas.1305332110", "abstract" : "Since the late 1970s, satellite-based instruments have monitored global changes in atmospheric temperature. These measurements reveal multidecadal tropospheric warming and stratospheric cooling, punctuated by short-term volcanic signals of reverse sign. Similar long- and short-term temperature signals occur in model simulations driven by human-caused changes in atmospheric composition and natural variations in volcanic aerosols. Most previous comparisons of modeled and observed atmospheric temperature changes have used results from individual models and individual observational records. In contrast, we rely on a large multimodel archive and multiple observational datasets. We show that a human-caused latitude/altitude pattern of atmospheric temperature change can be identified with high statistical confidence in satellite data. Results are robust to current uncertainties in models and observations. Virtually all previous research in this area has attempted to discriminate an anthropogenic signal from internal variability. Here, we present evidence that a human-caused signal can also be identified relative to the larger \"total\" natural variability arising from sources internal to the climate system, solar irradiance changes, and volcanic forcing. Consistent signal identification occurs because both internal and total natural variability (as simulated by state-of-the-art models) cannot produce sustained global-scale tropospheric warming and stratospheric cooling. Our results provide clear evidence for a discernible human influence on the thermal structure of the atmosphere.", "author" : [ { "dropping-particle" : "", "family" : "Santer", "given" : "B.D.", "non-dropping-particle" : "", "parse-names" : false, "suffix" : "" }, { "dropping-particle" : "", "family" : "Painter", "given" : "J.F.", "non-dropping-particle" : "", "parse-names" : false, "suffix" : "" }, { "dropping-particle" : "", "family" : "Bonfils", "given" : "C.", "non-dropping-particle" : "", "parse-names" : false, "suffix" : "" }, { "dropping-particle" : "", "family" : "Mears", "given" : "C.A.", "non-dropping-particle" : "", "parse-names" : false, "suffix" : "" }, { "dropping-particle" : "", "family" : "Solomon", "given" : "S.", "non-dropping-particle" : "", "parse-names" : false, "suffix" : "" }, { "dropping-particle" : "", "family" : "Wigley", "given" : "T.M.L.", "non-dropping-particle" : "", "parse-names" : false, "suffix" : "" }, { "dropping-particle" : "", "family" : "Gleckler", "given" : "P.J.", "non-dropping-particle" : "", "parse-names" : false, "suffix" : "" }, { "dropping-particle" : "", "family" : "Schmidt", "given" : "G.A.", "non-dropping-particle" : "", "parse-names" : false, "suffix" : "" }, { "dropping-particle" : "", "family" : "Doutriaux", "given" : "C.", "non-dropping-particle" : "", "parse-names" : false, "suffix" : "" }, { "dropping-particle" : "", "family" : "Gillett", "given" : "N.P.", "non-dropping-particle" : "", "parse-names" : false, "suffix" : "" }, { "dropping-particle" : "", "family" : "Taylor", "given" : "K.E.", "non-dropping-particle" : "", "parse-names" : false, "suffix" : "" }, { "dropping-particle" : "", "family" : "Thorne", "given" : "P.W.", "non-dropping-particle" : "", "parse-names" : false, "suffix" : "" }, { "dropping-particle" : "", "family" : "Wentz", "given" : "F.J.", "non-dropping-particle" : "", "parse-names" : false, "suffix" : "" } ], "container-title" : "Proceedings of the National Academy of Sciences", "id" : "ITEM-1", "issue" : "43", "issued" : { "date-parts" : [ [ "2013" ] ] }, "page" : "17235-17240", "title" : "Human and natural influences on the changing thermal structure of the atmosphere", "translator" : [ { "dropping-particle" : "", "family" : "J3757", "given" : "", "non-dropping-particle" : "", "parse-names" : false, "suffix" : "" } ], "type" : "article-journal", "volume" : "110" }, "uris" : [ "http://www.mendeley.com/documents/?uuid=e2e0c357-6ba1-45b3-99b3-7713a8aba1a4" ] }, { "id" : "ITEM-2", "itemData" : { "DOI" : "10.1038/s41586-019-1149-8", "ISSN" : "14764687", "abstract" : "Although anthropogenic climate change is expected to have caused large shifts in temperature and rainfall, the detection of human influence on global drought has been complicated by large internal variability and the brevity of observational records. Here we address these challenges using reconstructions of the Palmer drought severity index obtained with data from tree rings that span the past millennium. We show that three distinct periods are identifiable in climate models, observations and reconstructions during the twentieth century. In recent decades (1981 to present), the signal of greenhouse gas forcing is present but not yet detectable at high confidence. Observations and reconstructions differ significantly from an expected pattern of greenhouse gas forcing around mid-century (1950\u20131975), coinciding with a global increase in aerosol forcing. In the first half of the century (1900\u20131949), however, a signal of greenhouse-gas-forced change is robustly detectable. Multiple observational datasets and reconstructions using data from tree rings confirm that human activities were probably affecting the worldwide risk of droughts as early as the beginning of the twentieth century.", "author" : [ { "dropping-particle" : "", "family" : "Marvel", "given" : "Kate", "non-dropping-particle" : "", "parse-names" : false, "suffix" : "" }, { "dropping-particle" : "", "family" : "Cook", "given" : "Benjamin I.", "non-dropping-particle" : "", "parse-names" : false, "suffix" : "" }, { "dropping-particle" : "", "family" : "Bonfils", "given" : "C\u00e9line J.W.", "non-dropping-particle" : "", "parse-names" : false, "suffix" : "" }, { "dropping-particle" : "", "family" : "Durack", "given" : "Paul J.", "non-dropping-particle" : "", "parse-names" : false, "suffix" : "" }, { "dropping-particle" : "", "family" : "Smerdon", "given" : "Jason E.", "non-dropping-particle" : "", "parse-names" : false, "suffix" : "" }, { "dropping-particle" : "", "family" : "Williams", "given" : "A. Park", "non-dropping-particle" : "", "parse-names" : false, "suffix" : "" } ], "container-title" : "Nature", "id" : "ITEM-2", "issue" : "7754", "issued" : { "date-parts" : [ [ "2019", "5", "1" ] ] }, "page" : "59-65", "publisher" : "Nature Publishing Group", "title" : "Twentieth-century hydroclimate changes consistent with human influence", "translator" : [ { "dropping-particle" : "", "family" : "J6012", "given" : "", "non-dropping-particle" : "", "parse-names" : false, "suffix" : "" } ], "type" : "article-journal", "volume" : "569" }, "uris" : [ "http://www.mendeley.com/documents/?uuid=4e4274c4-43e3-3c09-9cad-b8aac32d54de" ] }, { "id" : "ITEM-3", "itemData" : { "DOI" : "10.1038/s41558-020-0821-1", "ISSN" : "17586798", "abstract" : "Despite the pervasive impact of drought on human and natural systems, the large-scale mechanisms conducive to regional drying remain poorly understood. Here we use a multivariate approach1,2 to identify two distinct externally forced fingerprints from multiple ensembles of Earth system model simulations. The leading fingerprint, FM1(x), is characterized by global warming, intensified wet\u2013dry patterns3 and progressive large-scale continental aridification, largely driven by multidecadal increases in greenhouse gas (GHG) emissions. The second fingerprint, FM2(x), captures a pronounced interhemispheric temperature contrast4,5, associated meridional shifts in the intertropical convergence zone6\u20139 and correlated anomalies in precipitation and aridity over California10, the Sahel11,12 and India. FM2(x) exhibits nonlinear temporal behaviour: the intertropical convergence zone moves southwards before 1975 in response to increases in hemispherically asymmetric sulfate aerosol emissions, and it shifts northwards after 1975 due to reduced sulfur dioxide emissions and the GHG-induced warming of Northern Hemisphere landmasses. Both fingerprints are statistically identifiable in observations of joint changes in temperature, rainfall and aridity during 1950\u20132014. We show that the reliable simulation of these changes requires combined forcing by GHGs, direct and indirect effects of aerosols, and large volcanic eruptions. Our results suggest that GHG-induced aridification may be modulated regionally by future reductions in sulfate aerosol emissions.", "author" : [ { "dropping-particle" : "", "family" : "Bonfils", "given" : "C\u00e9line J.W.", "non-dropping-particle" : "", "parse-names" : false, "suffix" : "" }, { "dropping-particle" : "", "family" : "Santer", "given" : "Benjamin D.", "non-dropping-particle" : "", "parse-names" : false, "suffix" : "" }, { "dropping-particle" : "", "family" : "Fyfe", "given" : "John C.", "non-dropping-particle" : "", "parse-names" : false, "suffix" : "" }, { "dropping-particle" : "", "family" : "Marvel", "given" : "Kate", "non-dropping-particle" : "", "parse-names" : false, "suffix" : "" }, { "dropping-particle" : "", "family" : "Phillips", "given" : "Thomas J.", "non-dropping-particle" : "", "parse-names" : false, "suffix" : "" }, { "dropping-particle" : "", "family" : "Zimmerman", "given" : "Susan R.H.", "non-dropping-particle" : "", "parse-names" : false, "suffix" : "" } ], "container-title" : "Nature Climate Change", "id" : "ITEM-3", "issue" : "8", "issued" : { "date-parts" : [ [ "2020" ] ] }, "page" : "726-731", "title" : "Human influence on joint changes in temperature, rainfall and continental aridity", "translator" : [ { "dropping-particle" : "", "family" : "J6438", "given" : "", "non-dropping-particle" : "", "parse-names" : false, "suffix" : "" } ], "type" : "article-journal", "volume" : "10" }, "uris" : [ "http://www.mendeley.com/documents/?uuid=c8ee8f4b-50c6-405f-b544-d8b3ee11eb8d" ] } ], "mendeley" : { "formattedCitation" : "(Santer et al., 2013; Marvel et al., 2019; Bonfils et al., 2020)", "manualFormatting" : "Santer et al., 2013; Marvel et al., 2019; Bonfils et al., 2020)", "plainTextFormattedCitation" : "(Santer et al., 2013; Marvel et al., 2019; Bonfils et al., 2020)", "previouslyFormattedCitation" : "(Santer et al., 2013; Marvel et al., 2019; Bonfils et al., 2020)" }, "properties" : { "noteIndex" : 0 }, "schema" : "https://github.com/citation-style-language/schema/raw/master/csl-citation.json" }</w:instrText>
      </w:r>
      <w:r w:rsidR="003450EB">
        <w:fldChar w:fldCharType="separate"/>
      </w:r>
      <w:r w:rsidR="00393F8C">
        <w:rPr>
          <w:noProof/>
          <w:lang w:val="en-US"/>
        </w:rPr>
        <w:t>Santer et al., 2013; Marvel et al., 2019; Bonfils et al., 2020)</w:t>
      </w:r>
      <w:r w:rsidR="003450EB">
        <w:fldChar w:fldCharType="end"/>
      </w:r>
      <w:r w:rsidRPr="00A63CF9">
        <w:rPr>
          <w:lang w:val="en-CA"/>
        </w:rPr>
        <w:t xml:space="preserve">. </w:t>
      </w:r>
      <w:r w:rsidRPr="00E457C1">
        <w:rPr>
          <w:lang w:val="en-US"/>
        </w:rPr>
        <w:t>Observations and model simulations are then projected onto the fingerprint to measure the degree of spatial pattern similarity with the expected physical response to a given forcing. This projection provides the signal time series, which is in turn</w:t>
      </w:r>
      <w:r w:rsidR="00CC02C1" w:rsidRPr="00E457C1">
        <w:rPr>
          <w:lang w:val="en-US"/>
        </w:rPr>
        <w:t xml:space="preserve"> tested against </w:t>
      </w:r>
      <w:r w:rsidRPr="00E457C1">
        <w:rPr>
          <w:lang w:val="en-US"/>
        </w:rPr>
        <w:t>internal variab</w:t>
      </w:r>
      <w:r w:rsidR="0092369B" w:rsidRPr="00E457C1">
        <w:rPr>
          <w:lang w:val="en-US"/>
        </w:rPr>
        <w:t>ility</w:t>
      </w:r>
      <w:r w:rsidR="00CC02C1" w:rsidRPr="00E457C1">
        <w:rPr>
          <w:lang w:val="en-US"/>
        </w:rPr>
        <w:t>, as</w:t>
      </w:r>
      <w:r w:rsidR="0092369B" w:rsidRPr="00E457C1">
        <w:rPr>
          <w:lang w:val="en-US"/>
        </w:rPr>
        <w:t xml:space="preserve"> estimated from long</w:t>
      </w:r>
      <w:r w:rsidRPr="00E457C1">
        <w:rPr>
          <w:lang w:val="en-US"/>
        </w:rPr>
        <w:t xml:space="preserve"> control simulations. As a way to extend this pattern-based approach to a high-dimensional detection variable at daily time</w:t>
      </w:r>
      <w:ins w:id="190" w:author="Sara M Tuson" w:date="2021-06-27T22:06:00Z">
        <w:r w:rsidR="00630726">
          <w:rPr>
            <w:lang w:val="en-US"/>
          </w:rPr>
          <w:t xml:space="preserve"> </w:t>
        </w:r>
      </w:ins>
      <w:r w:rsidRPr="00E457C1">
        <w:rPr>
          <w:lang w:val="en-US"/>
        </w:rPr>
        <w:t xml:space="preserve">scales, </w:t>
      </w:r>
      <w:r>
        <w:fldChar w:fldCharType="begin" w:fldLock="1"/>
      </w:r>
      <w:r w:rsidR="00E719C0">
        <w:rPr>
          <w:lang w:val="en-US"/>
        </w:rPr>
        <w:instrText>ADDIN CSL_CITATION { "citationItems" : [ { "id" : "ITEM-1", "itemData" : { "DOI" : "10.1175/JCLI-D-18-0882.1", "ISSN" : "0894-8755", "abstract" : "&lt;p&gt;Internal atmospheric variability fundamentally limits predictability of climate and obscures evidence of anthropogenic climate change regionally and on time scales of up to a few decades. Dynamical adjustment techniques estimate and subsequently remove the influence of atmospheric circulation variability on temperature or precipitation. The residual component is expected to contain the thermodynamical signal of the externally forced response but with less circulation-induced noise. Existing techniques have led to important insights into recent trends in regional (hydro-) climate and their drivers, but the variance explained by circulation is often low. Here, we develop a novel dynamical adjustment technique by implementing principles from statistical learning. We demonstrate in an ensemble of Community Earth System Model (CESM) simulations that statistical learning methods, such as regularized linear models, establish a clearer relationship between circulation variability and atmospheric target variables, and need relatively short periods of record for training (around 30 years). The method accounts for, on average, 83% and 78% of European monthly winter temperature and precipitation variability at gridcell level, and around 80% of global mean temperature and hemispheric precipitation variability. We show that the residuals retain forced thermodynamical contributions to temperature and precipitation variability. Accurate estimates of the total forced response can thus be recovered assuming that forced circulation changes are gradual over time. Overall, forced climate response estimates can be extracted at regional or global scales from approximately 3\u20135 times fewer ensemble members, or even a single realization, using statistical learning techniques. We anticipate the technique will contribute to reducing uncertainties around internal variability and facilitating climate change detection and attribution.&lt;/p&gt;", "author" : [ { "dropping-particle" : "", "family" : "Sippel", "given" : "Sebastian", "non-dropping-particle" : "", "parse-names" : false, "suffix" : "" }, { "dropping-particle" : "", "family" : "Meinshausen", "given" : "Nicolai", "non-dropping-particle" : "", "parse-names" : false, "suffix" : "" }, { "dropping-particle" : "", "family" : "Merrifield", "given" : "Anna", "non-dropping-particle" : "", "parse-names" : false, "suffix" : "" }, { "dropping-particle" : "", "family" : "Lehner", "given" : "Flavio", "non-dropping-particle" : "", "parse-names" : false, "suffix" : "" }, { "dropping-particle" : "", "family" : "Pendergrass", "given" : "Angeline G.", "non-dropping-particle" : "", "parse-names" : false, "suffix" : "" }, { "dropping-particle" : "", "family" : "Fischer", "given" : "Erich", "non-dropping-particle" : "", "parse-names" : false, "suffix" : "" }, { "dropping-particle" : "", "family" : "Knutti", "given" : "Reto", "non-dropping-particle" : "", "parse-names" : false, "suffix" : "" } ], "container-title" : "Journal of Climate", "id" : "ITEM-1", "issue" : "17", "issued" : { "date-parts" : [ [ "2019", "9" ] ] }, "page" : "5677-5699", "title" : "Uncovering the Forced Climate Response from a Single Ensemble Member Using Statistical Learning", "translator" : [ { "dropping-particle" : "", "family" : "J6014", "given" : "", "non-dropping-particle" : "", "parse-names" : false, "suffix" : "" } ], "type" : "article-journal", "volume" : "32" }, "uris" : [ "http://www.mendeley.com/documents/?uuid=ad3184f8-6f88-3b2b-97bd-3ce38715f1df" ] }, { "id" : "ITEM-2", "itemData" : { "DOI" : "10.1038/s41558-019-0666-7", "ISSN" : "1758-6798", "abstract" : "For generations, climate scientists have educated the public that \u2018weather is not climate\u2019, and climate change has been framed as the change in the distribution of weather that slowly emerges from large variability over decades1\u20137. However, weather when considered globally is now in uncharted territory. Here we show that on the basis of a single day of globally observed temperature and moisture, we detect the fingerprint of externally driven climate change, and conclude that Earth as a whole is warming. Our detection approach invokes statistical learning and climate model simulations to encapsulate the relationship between spatial patterns of daily temperature and humidity, and key climate change metrics such as annual global mean temperature or Earth\u2019s energy imbalance. Observations are projected onto this relationship to detect climate change. The fingerprint of climate change is detected from any single day in the observed global record since early 2012, and since 1999 on the basis of a year of data. Detection is robust even when ignoring the long-term global warming trend. This complements traditional climate change detection, but also opens broader perspectives for the communication of regional weather events, modifying the climate change narrative: while changes in weather locally are emerging over decades, global climate change is now detected instantaneously.", "author" : [ { "dropping-particle" : "", "family" : "Sippel", "given" : "Sebastian", "non-dropping-particle" : "", "parse-names" : false, "suffix" : "" }, { "dropping-particle" : "", "family" : "Meinshausen", "given" : "Nicolai", "non-dropping-particle" : "", "parse-names" : false, "suffix" : "" }, { "dropping-particle" : "", "family" : "Fischer", "given" : "Erich M", "non-dropping-particle" : "", "parse-names" : false, "suffix" : "" }, { "dropping-particle" : "", "family" : "Sz\u00e9kely", "given" : "Enik\u0151", "non-dropping-particle" : "", "parse-names" : false, "suffix" : "" }, { "dropping-particle" : "", "family" : "Knutti", "given" : "Reto", "non-dropping-particle" : "", "parse-names" : false, "suffix" : "" } ], "container-title" : "Nature Climate Change", "id" : "ITEM-2", "issue" : "1", "issued" : { "date-parts" : [ [ "2020" ] ] }, "page" : "35-41", "title" : "Climate change now detectable from any single day of weather at global scale", "translator" : [ { "dropping-particle" : "", "family" : "J6419", "given" : "", "non-dropping-particle" : "", "parse-names" : false, "suffix" : "" } ], "type" : "article-journal", "volume" : "10" }, "uris" : [ "http://www.mendeley.com/documents/?uuid=be07b2df-248e-4a0b-a0ca-bce55d9b9cf7" ] } ], "mendeley" : { "formattedCitation" : "(Sippel et al., 2019, 2020)", "manualFormatting" : "Sippel et al. (2019, 2020)", "plainTextFormattedCitation" : "(Sippel et al., 2019, 2020)", "previouslyFormattedCitation" : "(Sippel et al., 2019, 2020)" }, "properties" : { "noteIndex" : 0 }, "schema" : "https://github.com/citation-style-language/schema/raw/master/csl-citation.json" }</w:instrText>
      </w:r>
      <w:r>
        <w:fldChar w:fldCharType="separate"/>
      </w:r>
      <w:r w:rsidR="00393F8C">
        <w:rPr>
          <w:noProof/>
          <w:lang w:val="en-US"/>
        </w:rPr>
        <w:t>Sippel et al. (2019, 2020)</w:t>
      </w:r>
      <w:r>
        <w:fldChar w:fldCharType="end"/>
      </w:r>
      <w:r w:rsidRPr="00E457C1">
        <w:rPr>
          <w:lang w:val="en-US"/>
        </w:rPr>
        <w:t xml:space="preserve"> proposed using the relationship pattern with a global climate change metric as a fingerprint. To solve the high-dimensional regression problem which makes regression coefficients not well constrained, they incorporated a statistical learning technique based on a regularized linear regression, which optimizes a global warming signal by giving lower weight to regions with large internal variability. </w:t>
      </w:r>
    </w:p>
    <w:p w14:paraId="2B32B5CB" w14:textId="77777777" w:rsidR="009F594A" w:rsidRPr="00E457C1" w:rsidRDefault="009F594A" w:rsidP="009F594A">
      <w:pPr>
        <w:pStyle w:val="AR6BodyText"/>
        <w:rPr>
          <w:lang w:val="en-US"/>
        </w:rPr>
      </w:pPr>
    </w:p>
    <w:p w14:paraId="53750084" w14:textId="77777777" w:rsidR="009F594A" w:rsidRPr="00E457C1" w:rsidRDefault="009F594A" w:rsidP="009F594A">
      <w:pPr>
        <w:pStyle w:val="AR6BodyText"/>
        <w:rPr>
          <w:lang w:val="en-US"/>
        </w:rPr>
      </w:pPr>
    </w:p>
    <w:p w14:paraId="4AA1A4A4" w14:textId="51E26989" w:rsidR="009F594A" w:rsidRPr="00AE17E4" w:rsidRDefault="009F594A" w:rsidP="009F594A">
      <w:pPr>
        <w:pStyle w:val="AR6Chap3Level2311"/>
      </w:pPr>
      <w:bookmarkStart w:id="191" w:name="_Toc6385708"/>
      <w:bookmarkStart w:id="192" w:name="_Toc70639130"/>
      <w:r w:rsidRPr="00AE17E4">
        <w:t>Other Probabilistic Approaches</w:t>
      </w:r>
      <w:bookmarkEnd w:id="191"/>
      <w:bookmarkEnd w:id="192"/>
    </w:p>
    <w:p w14:paraId="3635F581" w14:textId="77777777" w:rsidR="009F594A" w:rsidRDefault="009F594A" w:rsidP="009F594A">
      <w:pPr>
        <w:pStyle w:val="AR6BodyText"/>
        <w:jc w:val="both"/>
        <w:rPr>
          <w:rFonts w:cs="Times New Roman"/>
          <w:lang w:eastAsia="en-US"/>
        </w:rPr>
      </w:pPr>
    </w:p>
    <w:p w14:paraId="4F182C1B" w14:textId="1365609A" w:rsidR="009F594A" w:rsidRPr="00E457C1" w:rsidRDefault="009F594A" w:rsidP="009F594A">
      <w:pPr>
        <w:pStyle w:val="AR6BodyText"/>
        <w:rPr>
          <w:lang w:val="en-US"/>
        </w:rPr>
      </w:pPr>
      <w:r w:rsidRPr="00E457C1">
        <w:rPr>
          <w:lang w:val="en-US"/>
        </w:rPr>
        <w:t xml:space="preserve">Considering the difficulty in accounting for climate modelling uncertainties in the regression-based approaches, </w:t>
      </w:r>
      <w:r>
        <w:fldChar w:fldCharType="begin" w:fldLock="1"/>
      </w:r>
      <w:r w:rsidR="00E719C0">
        <w:rPr>
          <w:lang w:val="en-US"/>
        </w:rPr>
        <w:instrText>ADDIN CSL_CITATION { "citationItems" : [ { "id" : "ITEM-1", "itemData" : { "DOI" : "10.1007/s00382-016-3079-6", "abstract" : "\u00a9 2016, Springer-Verlag Berlin Heidelberg. We propose here a new statistical approach to climate change detection and attribution that is based on additive decomposition and simple hypothesis testing. Most current statistical methods for detection and attribution rely on linear regression models where the observations are regressed onto expected response patterns to different external forcings. These methods do not use physical information provided by climate models regarding the expected response magnitudes to constrain the estimated responses to the forcings. Climate modelling uncertainty is difficult to take into account with regression based methods and is almost never treated explicitly. As an alternative to this approach, our statistical model is only based on the additivity assumption; the proposed method does not regress observations onto expected response patterns. We introduce estimation and testing procedures based on likelihood maximization, and show that climate modelling uncertainty can easily be accounted for. Some discussion is provided on how to practically estimate the climate modelling uncertainty based on an ensemble of opportunity. Our approach is based on the \u201cmodels are statistically indistinguishable from the truth\u201d paradigm, where the difference between any given model and the truth has the same distribution as the difference between any pair of models, but other choices might also be considered. The properties of this approach are illustrated and discussed based on synthetic data. Lastly, the method is applied to the linear trend in global mean temperature over the period 1951\u20132010. Consistent with the last IPCC assessment report, we find that most of the observed warming over this period (+0.65\u00a0K) is attributable to anthropogenic forcings (+0.67\u00a0\u00b1 0.12 K, 90\u00a0% confidence range), with a very limited contribution from natural forcings (- 0.01 \u00b1 0.02 K).", "author" : [ { "dropping-particle" : "", "family" : "Ribes", "given" : "A.", "non-dropping-particle" : "", "parse-names" : false, "suffix" : "" }, { "dropping-particle" : "", "family" : "Zwiers", "given" : "F.W.", "non-dropping-particle" : "", "parse-names" : false, "suffix" : "" }, { "dropping-particle" : "", "family" : "Aza\u00efs", "given" : "J.-M.", "non-dropping-particle" : "", "parse-names" : false, "suffix" : "" }, { "dropping-particle" : "", "family" : "Naveau", "given" : "P.", "non-dropping-particle" : "", "parse-names" : false, "suffix" : "" } ], "container-title" : "Climate Dynamics", "id" : "ITEM-1", "issue" : "1-2", "issued" : { "date-parts" : [ [ "2017" ] ] }, "page" : "367-386", "title" : "A new statistical approach to climate change detection and attribution", "translator" : [ { "dropping-particle" : "", "family" : "J3778", "given" : "", "non-dropping-particle" : "", "parse-names" : false, "suffix" : "" } ], "type" : "article-journal", "volume" : "48" }, "uris" : [ "http://www.mendeley.com/documents/?uuid=419c5206-f37d-4111-a2b5-e171fbb4432d" ] } ], "mendeley" : { "formattedCitation" : "(Ribes et al., 2017)", "manualFormatting" : "Ribes et al. (2017)", "plainTextFormattedCitation" : "(Ribes et al., 2017)", "previouslyFormattedCitation" : "(Ribes et al., 2017)" }, "properties" : { "noteIndex" : 0 }, "schema" : "https://github.com/citation-style-language/schema/raw/master/csl-citation.json" }</w:instrText>
      </w:r>
      <w:r>
        <w:fldChar w:fldCharType="separate"/>
      </w:r>
      <w:bookmarkStart w:id="193" w:name="__Fieldmark__163_2438524937"/>
      <w:r w:rsidR="00393F8C">
        <w:rPr>
          <w:noProof/>
          <w:lang w:val="en-US"/>
        </w:rPr>
        <w:t>Ribes et al. (2017)</w:t>
      </w:r>
      <w:r>
        <w:fldChar w:fldCharType="end"/>
      </w:r>
      <w:bookmarkEnd w:id="193"/>
      <w:r w:rsidRPr="00E457C1">
        <w:rPr>
          <w:lang w:val="en-US"/>
        </w:rPr>
        <w:t xml:space="preserve"> introduced a new statistical inference framework based on an additivity assumption and likelihood maximization, which </w:t>
      </w:r>
      <w:r w:rsidR="00EB2D41" w:rsidRPr="00E457C1">
        <w:rPr>
          <w:lang w:val="en-US"/>
        </w:rPr>
        <w:t>estimates climate model</w:t>
      </w:r>
      <w:r w:rsidRPr="00E457C1">
        <w:rPr>
          <w:lang w:val="en-US"/>
        </w:rPr>
        <w:t xml:space="preserve"> uncertainty based on an ensemble of opportunity and </w:t>
      </w:r>
      <w:r w:rsidR="00EB2D41" w:rsidRPr="00E457C1">
        <w:rPr>
          <w:lang w:val="en-US"/>
        </w:rPr>
        <w:t>tests whether observations are inconsistent with internal variability and consistent with the expected response from climate models</w:t>
      </w:r>
      <w:r w:rsidRPr="00E457C1">
        <w:rPr>
          <w:lang w:val="en-US"/>
        </w:rPr>
        <w:t>. The method was further developed by</w:t>
      </w:r>
      <w:r w:rsidR="00F77472" w:rsidRPr="00E457C1">
        <w:rPr>
          <w:lang w:val="en-US"/>
        </w:rPr>
        <w:t xml:space="preserve"> </w:t>
      </w:r>
      <w:r w:rsidR="00F77472">
        <w:fldChar w:fldCharType="begin" w:fldLock="1"/>
      </w:r>
      <w:r w:rsidR="00E719C0">
        <w:rPr>
          <w:lang w:val="en-US"/>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rsidR="00F77472">
        <w:fldChar w:fldCharType="separate"/>
      </w:r>
      <w:r w:rsidR="00393F8C">
        <w:rPr>
          <w:noProof/>
          <w:lang w:val="en-US"/>
        </w:rPr>
        <w:t>Ribes et al. (2021)</w:t>
      </w:r>
      <w:r w:rsidR="00F77472">
        <w:fldChar w:fldCharType="end"/>
      </w:r>
      <w:r w:rsidR="00EB2D41" w:rsidRPr="00E457C1">
        <w:rPr>
          <w:lang w:val="en-US"/>
        </w:rPr>
        <w:t xml:space="preserve">, who </w:t>
      </w:r>
      <w:r w:rsidRPr="00E457C1">
        <w:rPr>
          <w:lang w:val="en-US"/>
        </w:rPr>
        <w:t xml:space="preserve">applied it to narrow the uncertainty range in the estimated human-induced warming. </w:t>
      </w:r>
      <w:r>
        <w:fldChar w:fldCharType="begin" w:fldLock="1"/>
      </w:r>
      <w:r w:rsidR="00E719C0">
        <w:rPr>
          <w:lang w:val="en-US"/>
        </w:rPr>
        <w:instrText>ADDIN CSL_CITATION { "citationItems" : [ { "id" : "ITEM-1", "itemData" : { "DOI" : "10.1175/JCLI-D-17-0304.1", "ISSN" : "08948755", "abstract" : "Multiple changes in Earth's climate system have been observed over the past decades. Determining how likely each of these changes is to have been caused by human influence is important for decision making with regard to mitigation and adaptation policy. Here we describe an approach for deriving the probability that anthropogenic forcings have caused a given observed change. The proposed approach is anchored into causal counterfactual theory (Pearl 2009), which was introduced recently, and in fact partly used already, in the context of extreme weather event attribution (EA). We argue that these concepts are also relevant to, and can be straightforwardly extended to, the context of detection and attribution of long-term trends associated with climate change (D &amp; A). For this purpose, and in agreement with the principle of fingerprinting applied in the conventional D &amp; A framework, a trajectory of change is converted into an event occurrence defined by maximizing the causal evidence associated to the forcing under scrutiny. Other key assumptions used in the conventional D &amp; A framework, in particular those related to numerical model error, can also be adapted conveniently to this approach. Our proposal thus allows us to bridge the conventional framework with the standard causal theory, in an attempt to improve the quantification of causal probabilities. An illustration suggests that our approach is prone to yield a significantly higher estimate of the probability that anthropogenic forcings have caused the observed temperature change, thus supporting more assertive causal claims.", "author" : [ { "dropping-particle" : "", "family" : "Hannart", "given" : "Alexis", "non-dropping-particle" : "", "parse-names" : false, "suffix" : "" }, { "dropping-particle" : "", "family" : "Naveau", "given" : "Philippe", "non-dropping-particle" : "", "parse-names" : false, "suffix" : "" } ], "container-title" : "Journal of Climate", "id" : "ITEM-1", "issue" : "14", "issued" : { "date-parts" : [ [ "2018" ] ] }, "page" : "5507-5524", "title" : "Probabilities of causation of climate changes", "translator" : [ { "dropping-particle" : "", "family" : "J3781", "given" : "", "non-dropping-particle" : "", "parse-names" : false, "suffix" : "" } ], "type" : "article-journal", "volume" : "31" }, "uris" : [ "http://www.mendeley.com/documents/?uuid=2e3dfff0-1d85-4ecd-b6a1-f91875defc9b" ] } ], "mendeley" : { "formattedCitation" : "(Hannart and Naveau, 2018)", "manualFormatting" : "Hannart and Naveau (2018)", "plainTextFormattedCitation" : "(Hannart and Naveau, 2018)", "previouslyFormattedCitation" : "(Hannart and Naveau, 2018)" }, "properties" : { "noteIndex" : 0 }, "schema" : "https://github.com/citation-style-language/schema/raw/master/csl-citation.json" }</w:instrText>
      </w:r>
      <w:r>
        <w:fldChar w:fldCharType="separate"/>
      </w:r>
      <w:bookmarkStart w:id="194" w:name="__Fieldmark__168_2438524937"/>
      <w:r w:rsidR="00393F8C">
        <w:rPr>
          <w:noProof/>
          <w:lang w:val="en-US"/>
        </w:rPr>
        <w:t>Hannart and Naveau (2018)</w:t>
      </w:r>
      <w:r>
        <w:fldChar w:fldCharType="end"/>
      </w:r>
      <w:bookmarkEnd w:id="194"/>
      <w:r w:rsidRPr="00E457C1">
        <w:rPr>
          <w:lang w:val="en-US"/>
        </w:rPr>
        <w:t xml:space="preserve">, on the other hand, extended the application of standard causal theory </w:t>
      </w:r>
      <w:r>
        <w:fldChar w:fldCharType="begin" w:fldLock="1"/>
      </w:r>
      <w:r w:rsidR="00E719C0">
        <w:rPr>
          <w:lang w:val="en-US"/>
        </w:rPr>
        <w:instrText>ADDIN CSL_CITATION { "citationItems" : [ { "id" : "ITEM-1", "itemData" : { "DOI" : "10.1017/CBO9780511803161", "ISBN" : "9780511803161", "author" : [ { "dropping-particle" : "", "family" : "Pearl", "given" : "Judea", "non-dropping-particle" : "", "parse-names" : false, "suffix" : "" } ], "id" : "ITEM-1", "issued" : { "date-parts" : [ [ "2009" ] ] }, "publisher" : "Cambridge University Press", "publisher-place" : "Cambridge, UK", "title" : "Causality: models, reasoning and inference", "translator" : [ { "dropping-particle" : "", "family" : "J5146", "given" : "Rt4", "non-dropping-particle" : "", "parse-names" : false, "suffix" : "" } ], "type" : "book" }, "uris" : [ "http://www.mendeley.com/documents/?uuid=064c471a-c12f-45ec-a2f3-27aea8c6092d" ] } ], "mendeley" : { "formattedCitation" : "(Pearl, 2009)", "plainTextFormattedCitation" : "(Pearl, 2009)", "previouslyFormattedCitation" : "(Pearl, 2009)" }, "properties" : { "noteIndex" : 0 }, "schema" : "https://github.com/citation-style-language/schema/raw/master/csl-citation.json" }</w:instrText>
      </w:r>
      <w:r>
        <w:fldChar w:fldCharType="separate"/>
      </w:r>
      <w:bookmarkStart w:id="195" w:name="__Fieldmark__173_2438524937"/>
      <w:r w:rsidR="00393F8C">
        <w:rPr>
          <w:noProof/>
          <w:lang w:val="en-US"/>
        </w:rPr>
        <w:t>(Pearl, 2009)</w:t>
      </w:r>
      <w:r>
        <w:fldChar w:fldCharType="end"/>
      </w:r>
      <w:bookmarkEnd w:id="195"/>
      <w:r w:rsidRPr="00E457C1">
        <w:rPr>
          <w:lang w:val="en-US"/>
        </w:rPr>
        <w:t xml:space="preserve"> to the context of detection and attribution by converting a time series into an event, </w:t>
      </w:r>
      <w:r w:rsidR="007E0A8E" w:rsidRPr="00E457C1">
        <w:rPr>
          <w:lang w:val="en-US"/>
        </w:rPr>
        <w:t xml:space="preserve">and </w:t>
      </w:r>
      <w:r w:rsidRPr="00E457C1">
        <w:rPr>
          <w:lang w:val="en-US"/>
        </w:rPr>
        <w:t xml:space="preserve">calculating the </w:t>
      </w:r>
      <w:r w:rsidR="007E0A8E" w:rsidRPr="00E457C1">
        <w:rPr>
          <w:lang w:val="en-US"/>
        </w:rPr>
        <w:t>probability of causation, an approach which maximizes</w:t>
      </w:r>
      <w:r w:rsidRPr="00E457C1">
        <w:rPr>
          <w:lang w:val="en-US"/>
        </w:rPr>
        <w:t xml:space="preserve"> the causal evidence associated with the forcing. </w:t>
      </w:r>
      <w:r w:rsidRPr="00B463F3">
        <w:t xml:space="preserve">On the other hand, </w:t>
      </w:r>
      <w:r w:rsidR="00DC5E44">
        <w:fldChar w:fldCharType="begin" w:fldLock="1"/>
      </w:r>
      <w:r w:rsidR="007F62B7">
        <w:instrText>ADDIN CSL_CITATION { "citationItems" : [ { "id" : "ITEM-1",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w:instrText>
      </w:r>
      <w:r w:rsidR="007F62B7" w:rsidRPr="00DE7D49">
        <w:rPr>
          <w:lang w:val="en-US"/>
        </w:rPr>
        <w:instrText>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"ITEM-1",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"mendeley" : { "formattedCitation" : "(Schurer et al., 2018)", "manualFormatting" : "Schurer et al. (2018)", "plainTextFormattedCitation" : "(Schurer et al., 2018)", "previouslyFormattedCitation" : "(Schurer et al., 2018)" }, "properties" : { "noteIndex" : 0 }, "schema" : "https://github.com/citation-style-language/schema/raw/master/csl-citation.json" }</w:instrText>
      </w:r>
      <w:r w:rsidR="00DC5E44">
        <w:fldChar w:fldCharType="separate"/>
      </w:r>
      <w:r w:rsidR="00393F8C">
        <w:rPr>
          <w:noProof/>
          <w:lang w:val="en-US"/>
        </w:rPr>
        <w:t>Schurer et al. (2018)</w:t>
      </w:r>
      <w:r w:rsidR="00DC5E44">
        <w:fldChar w:fldCharType="end"/>
      </w:r>
      <w:r w:rsidRPr="00E457C1">
        <w:rPr>
          <w:lang w:val="en-US"/>
        </w:rPr>
        <w:t xml:space="preserve"> employed a Bayesian framework to explicitly consider climate modelling uncertainty in the optimal regression method. Application of these approaches to attribution of large-scale temperature changes supports the dominant anthropogenic contribution to the observed global warming.</w:t>
      </w:r>
    </w:p>
    <w:p w14:paraId="6D60E445" w14:textId="77777777" w:rsidR="009F594A" w:rsidRPr="00E457C1" w:rsidRDefault="009F594A" w:rsidP="009F594A">
      <w:pPr>
        <w:pStyle w:val="AR6BodyText"/>
        <w:rPr>
          <w:lang w:val="en-US"/>
        </w:rPr>
      </w:pPr>
    </w:p>
    <w:p w14:paraId="39220A73" w14:textId="1644DB52" w:rsidR="009F594A" w:rsidRPr="00E457C1" w:rsidRDefault="009F594A" w:rsidP="009F594A">
      <w:pPr>
        <w:pStyle w:val="AR6BodyText"/>
        <w:rPr>
          <w:lang w:val="en-US"/>
        </w:rPr>
      </w:pPr>
      <w:r w:rsidRPr="00E457C1">
        <w:rPr>
          <w:lang w:val="en-US"/>
        </w:rPr>
        <w:t xml:space="preserve">Climate change signals can vary with time and discriminant analysis has been used to obtain more accurate estimates of time-varying signals, and has been applied to different variables such as seasonal temperatures </w:t>
      </w:r>
      <w:r>
        <w:fldChar w:fldCharType="begin" w:fldLock="1"/>
      </w:r>
      <w:r w:rsidR="00E719C0">
        <w:rPr>
          <w:lang w:val="en-US"/>
        </w:rPr>
        <w:instrText>ADDIN CSL_CITATION { "citationItems" : [ { "id" : "ITEM-1", "itemData" : { "DOI" : "10.1175/JCLI-D-11-00434.1", "abstract" : " AbstractThis paper proposes an optimal method for estimating time-dependent climate change signals from general circulation models. The basic idea is to identify vectors that maximize the mean-square detection statistic derived from optimal fingerprinting techniques. The method also provides an objective and systematic procedure for identifying the limit to which a signal can be restricted in space and time without losing detectability. As an illustration, the method is applied to the Coupled Model Intercomparison Project, phase 3 multimodel dataset to determine the continental seasonal-mean anomaly in surface air temperature and precipitation that is most detectable, on average, in these models. Anomalies in seasonal-mean surface air temperature are detectable in all seasons by almost all models on all continents but Europe; seasonal-mean anomalies over Europe are undetectable for some models, though this does not preclude other expressions of the signal, such as those that include longer time averages or time-lag information, from being detectable. Detectability in seasonal-mean temperature is found not only for multidecadal warming trends but also for cooling after major volcanic eruptions. In contrast, seasonal-mean precipitation anomalies are detectable in only a few models for averages over 5 yr or more, suggesting that the signal should include more spatiotemporal detail to be detectable across more models. Nevertheless, of the precipitation anomalies that are detectable, the signal appears to be of two characters: a systematic trend and enhanced frequency of extreme values. These results derived from twentieth-century simulations appear to be consistent with previous studies based on twenty-first-century simulations with larger signal-to-noise ratios. ", "author" : [ { "dropping-particle" : "", "family" : "Jia", "given" : "Liwei", "non-dropping-particle" : "", "parse-names" : false, "suffix" : "" }, { "dropping-particle" : "", "family" : "DelSole", "given" : "Timothy", "non-dropping-particle" : "", "parse-names" : false, "suffix" : "" } ], "container-title" : "Journal of Climate", "id" : "ITEM-1", "issue" : "20", "issued" : { "date-parts" : [ [ "2012" ] ] }, "page" : "7122-7137", "title" : "Optimal Determination of Time-Varying Climate Change Signals", "translator" : [ { "dropping-particle" : "", "family" : "J4760", "given" : "", "non-dropping-particle" : "", "parse-names" : false, "suffix" : "" } ], "type" : "article-journal", "volume" : "25" }, "uris" : [ "http://www.mendeley.com/documents/?uuid=f0c40685-8f04-41b6-b815-ba0e8433c01d", "http://www.mendeley.com/documents/?uuid=b4d20312-db14-48ca-aefd-c5cdf61985b7", "http://www.mendeley.com/documents/?uuid=9241b5c6-8792-4a28-8ada-19e997f0fddc", "http://www.mendeley.com/documents/?uuid=94f9b596-76fa-4844-a3fd-c96885a60a24" ] } ], "mendeley" : { "formattedCitation" : "(Jia and DelSole, 2012)", "plainTextFormattedCitation" : "(Jia and DelSole, 2012)", "previouslyFormattedCitation" : "(Jia and DelSole, 2012)" }, "properties" : { "noteIndex" : 0 }, "schema" : "https://github.com/citation-style-language/schema/raw/master/csl-citation.json" }</w:instrText>
      </w:r>
      <w:r>
        <w:fldChar w:fldCharType="separate"/>
      </w:r>
      <w:bookmarkStart w:id="196" w:name="__Fieldmark__180_2438524937"/>
      <w:r w:rsidR="00393F8C">
        <w:rPr>
          <w:noProof/>
          <w:lang w:val="en-US"/>
        </w:rPr>
        <w:t>(Jia and DelSole, 2012)</w:t>
      </w:r>
      <w:r>
        <w:fldChar w:fldCharType="end"/>
      </w:r>
      <w:bookmarkEnd w:id="196"/>
      <w:r w:rsidRPr="00E457C1">
        <w:rPr>
          <w:lang w:val="en-US"/>
        </w:rPr>
        <w:t xml:space="preserve"> and the South Asian monsoon </w:t>
      </w:r>
      <w:r>
        <w:fldChar w:fldCharType="begin" w:fldLock="1"/>
      </w:r>
      <w:r w:rsidR="00E719C0">
        <w:rPr>
          <w:lang w:val="en-US"/>
        </w:rPr>
        <w:instrText>ADDIN CSL_CITATION { "citationItems" : [ { "id" : "ITEM-1", "itemData" : { "DOI" : "10.1175/JCLI-D-13-00599.1", "abstract" : " AbstractA robust response of South Asian summer monsoon precipitation to increasing greenhouse gas concentration during the twenty-first century is identified in 23 models from phase 5 of the Coupled Model Intercomparison Project. The pattern of this response is dominated by two dipole structures, one oriented east\u2013west across the Maritime Continent and another oriented north\u2013south across the equatorial Indian Ocean, and is characterized by enhanced rainfall in South Asia and diminished rainfall over the Maritime Continent. The response is robust in the sense that the same pattern has a trend that is within one standard deviation of the trend of other models. Another robust feature is that the variability of precipitation about this trend decreases in all models, and hence becomes more detectable with time. The response is negligible compared to internal variability during the twentieth century but emerges clearly by the middle of the twenty-first century. Although the pattern as a whole is robust, the response over small land areas such as India has more uncertainty, with some models disagreeing even with the sign of the response. ", "author" : [ { "dropping-particle" : "", "family" : "Srivastava", "given" : "Abhishekh K", "non-dropping-particle" : "", "parse-names" : false, "suffix" : "" }, { "dropping-particle" : "", "family" : "DelSole", "given" : "Timothy", "non-dropping-particle" : "", "parse-names" : false, "suffix" : "" } ], "container-title" : "Journal of Climate", "id" : "ITEM-1", "issue" : "20", "issued" : { "date-parts" : [ [ "2014" ] ] }, "page" : "7849-7860", "title" : "Robust Forced Response in South Asian Summer Monsoon in a Future Climate", "translator" : [ { "dropping-particle" : "", "family" : "J4751", "given" : "", "non-dropping-particle" : "", "parse-names" : false, "suffix" : "" } ], "type" : "article-journal", "volume" : "27" }, "uris" : [ "http://www.mendeley.com/documents/?uuid=6bb8fe32-fee5-460d-9dcc-8018ff59b019", "http://www.mendeley.com/documents/?uuid=e691089f-041f-4789-8e98-b34c2636d4e1", "http://www.mendeley.com/documents/?uuid=1446b122-37e0-406f-b378-a7dc35843f4f", "http://www.mendeley.com/documents/?uuid=3e0861c7-eae8-4cbc-ad2d-9e0a1fc4a2c3" ] } ], "mendeley" : { "formattedCitation" : "(Srivastava and DelSole, 2014)", "plainTextFormattedCitation" : "(Srivastava and DelSole, 2014)", "previouslyFormattedCitation" : "(Srivastava and DelSole, 2014)" }, "properties" : { "noteIndex" : 0 }, "schema" : "https://github.com/citation-style-language/schema/raw/master/csl-citation.json" }</w:instrText>
      </w:r>
      <w:r>
        <w:fldChar w:fldCharType="separate"/>
      </w:r>
      <w:bookmarkStart w:id="197" w:name="__Fieldmark__185_2438524937"/>
      <w:r w:rsidR="00393F8C">
        <w:rPr>
          <w:noProof/>
          <w:lang w:val="en-US"/>
        </w:rPr>
        <w:t>(Srivastava and DelSole, 2014)</w:t>
      </w:r>
      <w:r>
        <w:fldChar w:fldCharType="end"/>
      </w:r>
      <w:bookmarkEnd w:id="197"/>
      <w:r w:rsidRPr="00E457C1">
        <w:rPr>
          <w:lang w:val="en-US"/>
        </w:rPr>
        <w:t xml:space="preserve">. The same approach was applied to separate aerosol forcing responses from other forcings </w:t>
      </w:r>
      <w:commentRangeStart w:id="198"/>
      <w:r>
        <w:fldChar w:fldCharType="begin" w:fldLock="1"/>
      </w:r>
      <w:ins w:id="199" w:author="Robin Matthews" w:date="2021-06-15T12:16:00Z">
        <w:r w:rsidR="0055613E">
          <w:rPr>
            <w:lang w:val="en-US"/>
          </w:rPr>
          <w:instrText>ADDIN CSL_CITATION { "citationItems" : [ { "id" : "ITEM-1", "itemData" : { "DOI" : "10.1175/JCLI-D-15-0667.1", "abstract" : " AbstractThis paper shows that joint temperature\u2013precipitation information over a global domain provides a more accurate estimate of aerosol forced responses in climate models than does any other combination of temperature, precipitation, or sea level pressure. This fact is demonstrated using a new quantity called potential detectability, which measures the extent to which a forced response can be detected in a model. In particular, this measure can be evaluated independently of observations and therefore permits efficient exploration of a large number of variable combinations before performing optimal fingerprinting on observations. This paper also shows that the response to anthropogenic aerosol forcing can be separated from that of other forcings using only spatial structure alone, leaving the time variation of the response to be inferred from data, thereby demonstrating that temporal information is not necessary for detection. The spatial structure of the forced response is derived by maximizing the signal-to-noise ratio. For single variables, the north\u2013south hemispheric gradient and equator-to-pole latitudinal gradient are important spatial structures for detecting anthropogenic aerosols in some models but not all. Sea level pressure is not an independent detection variable because it is derived partly from surface temperature. In no case does sea level pressure significantly enhance potential detectability beyond that already possible using surface temperature. Including seasonal or land\u2013sea contrast information does not significantly enhance detectability of anthropogenic aerosol responses relative to annual means over global domains. ", "author" : [ { "dropping-particle" : "", "family" : "Yan", "given" : "Xiaoqin", "non-dropping-particle" : "", "parse-names" : false, "suffix" : "" }, { "dropping-particle" : "", "family" : "DelSole", "given" : "Timothy", "non-dropping-particle" : "", "parse-names" : false, "suffix" : "" }, { "dropping-particle" : "", "family" : "Tippett", "given" : "Michael K", "non-dropping-particle" : "", "parse-names" : false, "suffix" : "" } ], "container-title" : "Journal of Climate", "id" : "ITEM-1", "issue" : "11", "issued" : { "date-parts" : [ [ "2016" ] ] }, "page" : "4165-4184", "title" : "What Surface Observations Are Important for Separating the Influences of Anthropogenic Aerosols from Other Forcings?", "translator" : [ { "dropping-particle" : "", "family" : "J4756", "given" : "", "non-dropping-particle" : "", "parse-names" : false, "suffix" : "" } ], "type" : "article-journal", "volume" : "29" }, "uris" : [ "http://www.mendeley.com/documents/?uuid=7d8b5f76-1702-4ebd-bab6-a32e5320c9dc", "http://www.mendeley.com/documents/?uuid=93afac99-a390-4087-90fb-a1b5671e659f", "http://www.mendeley.com/documents/?uuid=864b569c-9499-4b7f-8788-1ebeeef0889b", "http://www.mendeley.com/documents/?uuid=2211528a-fbef-4e38-a1e7-d96224006bc6" ] } ], "mendeley" : { "formattedCitation" : "(Yan et al., 2016b)", "manualFormatting" : "(X. Yan et al., 2016)", "plainTextFormattedCitation" : "(Yan et al., 2016b)", "previouslyFormattedCitation" : "(Yan et al., 2016b)" }, "properties" : { "noteIndex" : 0 }, "schema" : "https://github.com/citation-style-language/schema/raw/master/csl-citation.json" }</w:instrText>
        </w:r>
      </w:ins>
      <w:del w:id="200" w:author="Robin Matthews" w:date="2021-06-15T12:16:00Z">
        <w:r w:rsidR="00E719C0" w:rsidDel="0055613E">
          <w:rPr>
            <w:lang w:val="en-US"/>
          </w:rPr>
          <w:delInstrText>ADDIN CSL_CITATION { "citationItems" : [ { "id" : "ITEM-1", "itemData" : { "DOI" : "10.1175/JCLI-D-15-0667.1", "abstract" : " AbstractThis paper shows that joint temperature\u2013precipitation information over a global domain provides a more accurate estimate of aerosol forced responses in climate models than does any other combination of temperature, precipitation, or sea level pressure. This fact is demonstrated using a new quantity called potential detectability, which measures the extent to which a forced response can be detected in a model. In particular, this measure can be evaluated independently of observations and therefore permits efficient exploration of a large number of variable combinations before performing optimal fingerprinting on observations. This paper also shows that the response to anthropogenic aerosol forcing can be separated from that of other forcings using only spatial structure alone, leaving the time variation of the response to be inferred from data, thereby demonstrating that temporal information is not necessary for detection. The spatial structure of the forced response is derived by maximizing the signal-to-noise ratio. For single variables, the north\u2013south hemispheric gradient and equator-to-pole latitudinal gradient are important spatial structures for detecting anthropogenic aerosols in some models but not all. Sea level pressure is not an independent detection variable because it is derived partly from surface temperature. In no case does sea level pressure significantly enhance potential detectability beyond that already possible using surface temperature. Including seasonal or land\u2013sea contrast information does not significantly enhance detectability of anthropogenic aerosol responses relative to annual means over global domains. ", "author" : [ { "dropping-particle" : "", "family" : "Yan", "given" : "Xiaoqin", "non-dropping-particle" : "", "parse-names" : false, "suffix" : "" }, { "dropping-particle" : "", "family" : "DelSole", "given" : "Timothy", "non-dropping-particle" : "", "parse-names" : false, "suffix" : "" }, { "dropping-particle" : "", "family" : "Tippett", "given" : "Michael K", "non-dropping-particle" : "", "parse-names" : false, "suffix" : "" } ], "container-title" : "Journal of Climate", "id" : "ITEM-1", "issue" : "11", "issued" : { "date-parts" : [ [ "2016" ] ] }, "page" : "4165-4184", "title" : "What Surface Observations Are Important for Separating the Influences of Anthropogenic Aerosols from Other Forcings?", "translator" : [ { "dropping-particle" : "", "family" : "J4756", "given" : "", "non-dropping-particle" : "", "parse-names" : false, "suffix" : "" } ], "type" : "article-journal", "volume" : "29" }, "uris" : [ "http://www.mendeley.com/documents/?uuid=7d8b5f76-1702-4ebd-bab6-a32e5320c9dc", "http://www.mendeley.com/documents/?uuid=93afac99-a390-4087-90fb-a1b5671e659f", "http://www.mendeley.com/documents/?uuid=864b569c-9499-4b7f-8788-1ebeeef0889b", "http://www.mendeley.com/documents/?uuid=2211528a-fbef-4e38-a1e7-d96224006bc6" ] } ], "mendeley" : { "formattedCitation" : "(Yan et al., 2016b)", "plainTextFormattedCitation" : "(Yan et al., 2016b)", "previouslyFormattedCitation" : "(Yan et al., 2016b)" }, "properties" : { "noteIndex" : 0 }, "schema" : "https://github.com/citation-style-language/schema/raw/master/csl-citation.json" }</w:delInstrText>
        </w:r>
      </w:del>
      <w:r>
        <w:fldChar w:fldCharType="separate"/>
      </w:r>
      <w:bookmarkStart w:id="201" w:name="__Fieldmark__190_2438524937"/>
      <w:r w:rsidR="00393F8C">
        <w:rPr>
          <w:noProof/>
          <w:lang w:val="en-US"/>
        </w:rPr>
        <w:t>(X. Yan et al., 2016)</w:t>
      </w:r>
      <w:r>
        <w:fldChar w:fldCharType="end"/>
      </w:r>
      <w:bookmarkEnd w:id="201"/>
      <w:commentRangeEnd w:id="198"/>
      <w:r w:rsidR="003853A6">
        <w:rPr>
          <w:rStyle w:val="CommentReference"/>
          <w:lang w:val="en-GB"/>
        </w:rPr>
        <w:commentReference w:id="198"/>
      </w:r>
      <w:r w:rsidRPr="00E457C1">
        <w:rPr>
          <w:lang w:val="en-US"/>
        </w:rPr>
        <w:t xml:space="preserve"> and results</w:t>
      </w:r>
      <w:r w:rsidR="001F64A6" w:rsidRPr="00E457C1">
        <w:rPr>
          <w:lang w:val="en-US"/>
        </w:rPr>
        <w:t xml:space="preserve"> using climate model output</w:t>
      </w:r>
      <w:r w:rsidRPr="00E457C1">
        <w:rPr>
          <w:lang w:val="en-US"/>
        </w:rPr>
        <w:t xml:space="preserve"> indicated that</w:t>
      </w:r>
      <w:r w:rsidR="001F64A6" w:rsidRPr="00E457C1">
        <w:rPr>
          <w:lang w:val="en-US"/>
        </w:rPr>
        <w:t xml:space="preserve"> detectability of the aerosol response is maximi</w:t>
      </w:r>
      <w:ins w:id="202" w:author="Sara M Tuson" w:date="2021-06-24T10:11:00Z">
        <w:r w:rsidR="001B385F">
          <w:rPr>
            <w:lang w:val="en-US"/>
          </w:rPr>
          <w:t>z</w:t>
        </w:r>
      </w:ins>
      <w:del w:id="203" w:author="Sara M Tuson" w:date="2021-06-24T10:11:00Z">
        <w:r w:rsidR="001F64A6" w:rsidRPr="00E457C1" w:rsidDel="001B385F">
          <w:rPr>
            <w:lang w:val="en-US"/>
          </w:rPr>
          <w:delText>s</w:delText>
        </w:r>
      </w:del>
      <w:r w:rsidR="001F64A6" w:rsidRPr="00E457C1">
        <w:rPr>
          <w:lang w:val="en-US"/>
        </w:rPr>
        <w:t>ed by using a combination of temperature and precipitation data.</w:t>
      </w:r>
      <w:r w:rsidRPr="00E457C1">
        <w:rPr>
          <w:lang w:val="en-US"/>
        </w:rPr>
        <w:t xml:space="preserve"> </w:t>
      </w:r>
      <w:r>
        <w:fldChar w:fldCharType="begin" w:fldLock="1"/>
      </w:r>
      <w:r w:rsidR="00E719C0">
        <w:rPr>
          <w:lang w:val="en-US"/>
        </w:rPr>
        <w:instrText>ADDIN CSL_CITATION { "citationItems" : [ { "id" : "ITEM-1", "itemData" : { "DOI" : "10.1175/JCLI-D-16-0850.1", "abstract" : " AbstractDetection and attribution methods in climatological research aim at assessing whether observed climate anomalies and trends are still consistent with the range of natural climate variations or rather an indication of anthropogenic climate change. In this study, the authors pursue a novel approach by using discriminant analysis to enhance the distinction between past and future climates from state-of-the-art climate model simulations. The method is based on multivariate fingerprints that are defined in the space of several prominent climate indices representing the thermal, dynamical, and hygric aspects of climate change. Attribution is carried out by means of a Bayesian classification approach.The leading discriminant function accounts for more than 99% of total discriminability, with temperature variables, extratropical precipitation, and extratropical circulation modes mainly contributing to the discriminant power. The misclassification probability between probability density functions of past and future climates is substantially reduced by the discriminant analysis: from &gt;50% to &lt;15%. Since the mid-1980s, the observed anomalies of the considered climate indices are more or less consistently attributed to a climate under strong radiative forcing, projected for the first half of the twenty-first century. The authors also assess the sensitivity of their results to different emissions scenarios from the CMIP3 and CMIP5 multimodel ensembles, seasons, prior probabilities for the early twenty-first-century climate, estimates of the observational error, low-pass filters, variable compositions, group numbers, and reference data. ", "author" : [ { "dropping-particle" : "", "family" : "Paeth", "given" : "Heiko", "non-dropping-particle" : "", "parse-names" : false, "suffix" : "" }, { "dropping-particle" : "", "family" : "Pollinger", "given" : "Felix", "non-dropping-particle" : "", "parse-names" : false, "suffix" : "" }, { "dropping-particle" : "", "family" : "Ring", "given" : "Christoph", "non-dropping-particle" : "", "parse-names" : false, "suffix" : "" } ], "container-title" : "Journal of Climate", "id" : "ITEM-1", "issue" : "19", "issued" : { "date-parts" : [ [ "2017" ] ] }, "page" : "7757-7776", "title" : "Detection and Attribution of Multivariate Climate Change Signals Using Discriminant Analysis and Bayesian Theorem", "translator" : [ { "dropping-particle" : "", "family" : "J3681", "given" : "", "non-dropping-particle" : "", "parse-names" : false, "suffix" : "" } ], "type" : "article-journal", "volume" : "30" }, "uris" : [ "http://www.mendeley.com/documents/?uuid=7658269c-0289-4440-911d-3e79803dbf18" ] } ], "mendeley" : { "formattedCitation" : "(Paeth et al., 2017)", "manualFormatting" : "Paeth et al. (2017)", "plainTextFormattedCitation" : "(Paeth et al., 2017)", "previouslyFormattedCitation" : "(Paeth et al., 2017)" }, "properties" : { "noteIndex" : 0 }, "schema" : "https://github.com/citation-style-language/schema/raw/master/csl-citation.json" }</w:instrText>
      </w:r>
      <w:r>
        <w:fldChar w:fldCharType="separate"/>
      </w:r>
      <w:bookmarkStart w:id="204" w:name="__Fieldmark__195_2438524937"/>
      <w:r w:rsidR="00393F8C">
        <w:rPr>
          <w:noProof/>
          <w:lang w:val="en-US"/>
        </w:rPr>
        <w:t>Paeth et al. (2017)</w:t>
      </w:r>
      <w:r>
        <w:fldChar w:fldCharType="end"/>
      </w:r>
      <w:bookmarkEnd w:id="204"/>
      <w:r w:rsidRPr="00E457C1">
        <w:rPr>
          <w:lang w:val="en-US"/>
        </w:rPr>
        <w:t xml:space="preserve"> introduced a detection and attribution method applicable for multiple variables based on a discriminant analysis and a Bayesian classification method. Finally, a systematic approach has been proposed to translating quantitative </w:t>
      </w:r>
      <w:r w:rsidR="00213B63" w:rsidRPr="00E457C1">
        <w:rPr>
          <w:lang w:val="en-US"/>
        </w:rPr>
        <w:t>analysis into a description of confidence</w:t>
      </w:r>
      <w:r w:rsidRPr="00E457C1">
        <w:rPr>
          <w:lang w:val="en-US"/>
        </w:rPr>
        <w:t xml:space="preserve"> in the detection and attribution of a climate response to anthropogenic drivers </w:t>
      </w:r>
      <w:r>
        <w:fldChar w:fldCharType="begin" w:fldLock="1"/>
      </w:r>
      <w:r w:rsidR="00E719C0">
        <w:rPr>
          <w:lang w:val="en-US"/>
        </w:rPr>
        <w:instrText>ADDIN CSL_CITATION { "citationItems" : [ { "id" : "ITEM-1", "itemData" : { "DOI" : "10.1007/s00382-015-2909-2", "abstract" : "\u00a9 2015, The Author(s). Despite being a well-established research field, the detection and attribution of observed climate change to anthropogenic forcing is not yet provided as a climate service. One reason for this is the lack of a methodology for performing tailored detection and attribution assessments on a rapid time scale. Here we develop such an approach, based on the translation of quantitative analysis into the \u201cconfidence\u201d language employed in recent Assessment Reports of the Intergovernmental Panel on Climate Change. While its systematic nature necessarily ignores some nuances examined in detailed expert assessments, the approach nevertheless goes beyond most detection and attribution studies in considering contributors to building confidence such as errors in observational data products arising from sparse monitoring networks. When compared against recent expert assessments, the results of this approach closely match those of the existing assessments. Where there are small discrepancies, these variously reflect ambiguities in the details of what is being assessed, reveal nuances or limitations of the expert assessments, or indicate limitations of the accuracy of the sort of systematic approach employed here. Deployment of the method on 116 regional assessments of recent temperature and precipitation changes indicates that existing rules of thumb concerning the detectability of climate change ignore the full range of sources of uncertainty, most particularly the importance of adequate observational monitoring.", "author" : [ { "dropping-particle" : "", "family" : "Stone", "given" : "D.A.", "non-dropping-particle" : "", "parse-names" : false, "suffix" : "" }, { "dropping-particle" : "", "family" : "Hansen", "given" : "G.", "non-dropping-particle" : "", "parse-names" : false, "suffix" : "" } ], "container-title" : "Climate Dynamics", "id" : "ITEM-1", "issue" : "5-6", "issued" : { "date-parts" : [ [ "2016" ] ] }, "page" : "1399-1415", "title" : "Rapid systematic assessment of the detection and attribution of regional anthropogenic climate change", "translator" : [ { "dropping-particle" : "", "family" : "J3777", "given" : "", "non-dropping-particle" : "", "parse-names" : false, "suffix" : "" } ], "type" : "article-journal", "volume" : "47" }, "uris" : [ "http://www.mendeley.com/documents/?uuid=c20bbb82-e1f4-4203-abcb-39fecdf68e90" ] } ], "mendeley" : { "formattedCitation" : "(Stone and Hansen, 2016)", "plainTextFormattedCitation" : "(Stone and Hansen, 2016)", "previouslyFormattedCitation" : "(Stone and Hansen, 2016)" }, "properties" : { "noteIndex" : 0 }, "schema" : "https://github.com/citation-style-language/schema/raw/master/csl-citation.json" }</w:instrText>
      </w:r>
      <w:r>
        <w:fldChar w:fldCharType="separate"/>
      </w:r>
      <w:bookmarkStart w:id="205" w:name="__Fieldmark__200_2438524937"/>
      <w:r w:rsidR="00393F8C">
        <w:rPr>
          <w:noProof/>
          <w:lang w:val="en-US"/>
        </w:rPr>
        <w:t>(Stone and Hansen, 2016)</w:t>
      </w:r>
      <w:r>
        <w:fldChar w:fldCharType="end"/>
      </w:r>
      <w:bookmarkEnd w:id="205"/>
      <w:r w:rsidRPr="00E457C1">
        <w:rPr>
          <w:lang w:val="en-US"/>
        </w:rPr>
        <w:t>.</w:t>
      </w:r>
    </w:p>
    <w:p w14:paraId="69F7C075" w14:textId="77777777" w:rsidR="009F594A" w:rsidRPr="00E457C1" w:rsidRDefault="009F594A" w:rsidP="009F594A">
      <w:pPr>
        <w:pStyle w:val="AR6BodyText"/>
        <w:rPr>
          <w:rFonts w:cs="Times New Roman"/>
          <w:noProof/>
          <w:lang w:val="en-US"/>
        </w:rPr>
      </w:pPr>
    </w:p>
    <w:p w14:paraId="33DE399D" w14:textId="2D409510" w:rsidR="009F594A" w:rsidRPr="00E457C1" w:rsidRDefault="009F594A" w:rsidP="009F594A">
      <w:pPr>
        <w:pStyle w:val="AR6BodyText"/>
        <w:rPr>
          <w:lang w:val="en-US"/>
        </w:rPr>
      </w:pPr>
      <w:r w:rsidRPr="00E457C1">
        <w:rPr>
          <w:lang w:val="en-US"/>
        </w:rPr>
        <w:t>Overall, these new fingerprinting and other probabilistic methods for detectio</w:t>
      </w:r>
      <w:r w:rsidR="00774695" w:rsidRPr="00E457C1">
        <w:rPr>
          <w:lang w:val="en-US"/>
        </w:rPr>
        <w:t>n and attribution as well as</w:t>
      </w:r>
      <w:r w:rsidRPr="00E457C1">
        <w:rPr>
          <w:lang w:val="en-US"/>
        </w:rPr>
        <w:t xml:space="preserve"> efforts to better incorporate the associated uncertainties </w:t>
      </w:r>
      <w:r w:rsidR="00130818" w:rsidRPr="00E457C1">
        <w:rPr>
          <w:lang w:val="en-US"/>
        </w:rPr>
        <w:t xml:space="preserve">have addressed a number of shortcomings in previously applied detection and attribution techniques. </w:t>
      </w:r>
      <w:r w:rsidRPr="00E457C1">
        <w:rPr>
          <w:lang w:val="en-US"/>
        </w:rPr>
        <w:t xml:space="preserve">They further strengthen the confidence </w:t>
      </w:r>
      <w:r w:rsidR="00774695" w:rsidRPr="00E457C1">
        <w:rPr>
          <w:lang w:val="en-US"/>
        </w:rPr>
        <w:t>in attribution of</w:t>
      </w:r>
      <w:r w:rsidRPr="00E457C1">
        <w:rPr>
          <w:lang w:val="en-US"/>
        </w:rPr>
        <w:t xml:space="preserve"> observed large-scale changes to a combination of external forcings a</w:t>
      </w:r>
      <w:r w:rsidR="00130818" w:rsidRPr="00E457C1">
        <w:rPr>
          <w:lang w:val="en-US"/>
        </w:rPr>
        <w:t>s assessed in the following sections</w:t>
      </w:r>
      <w:r w:rsidRPr="00E457C1">
        <w:rPr>
          <w:lang w:val="en-US"/>
        </w:rPr>
        <w:t>.</w:t>
      </w:r>
    </w:p>
    <w:p w14:paraId="17FBD4C6" w14:textId="10FB0FB2" w:rsidR="00A31AA5" w:rsidRPr="00E457C1" w:rsidRDefault="00A31AA5" w:rsidP="009F594A">
      <w:pPr>
        <w:pStyle w:val="AR6BodyText"/>
        <w:rPr>
          <w:lang w:val="en-US"/>
        </w:rPr>
      </w:pPr>
    </w:p>
    <w:p w14:paraId="0A95C937" w14:textId="77777777" w:rsidR="00A31AA5" w:rsidRPr="00E457C1" w:rsidRDefault="00A31AA5" w:rsidP="009F594A">
      <w:pPr>
        <w:pStyle w:val="AR6BodyText"/>
        <w:rPr>
          <w:lang w:val="en-US"/>
        </w:rPr>
      </w:pPr>
    </w:p>
    <w:p w14:paraId="14161EB1" w14:textId="77777777" w:rsidR="009F594A" w:rsidRPr="000E484E" w:rsidRDefault="009F594A" w:rsidP="009F594A">
      <w:pPr>
        <w:pStyle w:val="AR6Chap3Level131"/>
      </w:pPr>
      <w:bookmarkStart w:id="206" w:name="_Toc6385709"/>
      <w:bookmarkStart w:id="207" w:name="_Ref3538847"/>
      <w:bookmarkStart w:id="208" w:name="_Ref29455196"/>
      <w:bookmarkStart w:id="209" w:name="_Toc70639131"/>
      <w:r w:rsidRPr="000E484E">
        <w:t>Human Influence on the Atmosphere and Surface</w:t>
      </w:r>
      <w:bookmarkStart w:id="210" w:name="_Toc6385710"/>
      <w:bookmarkEnd w:id="206"/>
      <w:bookmarkEnd w:id="207"/>
      <w:bookmarkEnd w:id="208"/>
      <w:bookmarkEnd w:id="209"/>
    </w:p>
    <w:p w14:paraId="2FA43A27" w14:textId="77777777" w:rsidR="009F594A" w:rsidRPr="00E457C1" w:rsidRDefault="009F594A" w:rsidP="009F594A">
      <w:pPr>
        <w:pStyle w:val="AR6BodyText"/>
        <w:rPr>
          <w:noProof/>
          <w:lang w:val="en-US"/>
        </w:rPr>
      </w:pPr>
    </w:p>
    <w:p w14:paraId="4A57B971" w14:textId="79D48E35" w:rsidR="009F594A" w:rsidRPr="000E484E" w:rsidRDefault="009F594A" w:rsidP="009F594A">
      <w:pPr>
        <w:pStyle w:val="AR6Chap3Level2311"/>
      </w:pPr>
      <w:bookmarkStart w:id="211" w:name="_Ref29038583"/>
      <w:bookmarkStart w:id="212" w:name="_Toc70639132"/>
      <w:r w:rsidRPr="000E484E">
        <w:t>Temperature</w:t>
      </w:r>
      <w:bookmarkEnd w:id="210"/>
      <w:bookmarkEnd w:id="211"/>
      <w:bookmarkEnd w:id="212"/>
    </w:p>
    <w:p w14:paraId="227204A3" w14:textId="77777777" w:rsidR="009F594A" w:rsidRPr="00B40A97" w:rsidRDefault="009F594A" w:rsidP="009F594A">
      <w:pPr>
        <w:pStyle w:val="AR6BodyText"/>
        <w:rPr>
          <w:noProof/>
        </w:rPr>
      </w:pPr>
    </w:p>
    <w:p w14:paraId="0B2899DD" w14:textId="0CD999F8" w:rsidR="009F594A" w:rsidRDefault="009F594A" w:rsidP="009F594A">
      <w:pPr>
        <w:pStyle w:val="AR6Chap3Level33111"/>
        <w:tabs>
          <w:tab w:val="left" w:pos="708"/>
        </w:tabs>
        <w:rPr>
          <w:rFonts w:eastAsiaTheme="majorEastAsia"/>
        </w:rPr>
      </w:pPr>
      <w:bookmarkStart w:id="213" w:name="_Ref29739377"/>
      <w:bookmarkStart w:id="214" w:name="_Ref3538711"/>
      <w:bookmarkStart w:id="215" w:name="_Toc6385711"/>
      <w:bookmarkStart w:id="216" w:name="_Toc70639133"/>
      <w:r>
        <w:t>Surface Temperature</w:t>
      </w:r>
      <w:bookmarkEnd w:id="213"/>
      <w:bookmarkEnd w:id="214"/>
      <w:bookmarkEnd w:id="215"/>
      <w:bookmarkEnd w:id="216"/>
    </w:p>
    <w:p w14:paraId="2FA3730D" w14:textId="77777777" w:rsidR="009F594A" w:rsidRDefault="009F594A" w:rsidP="009F594A">
      <w:pPr>
        <w:pStyle w:val="AR6BodyText"/>
        <w:rPr>
          <w:noProof/>
          <w:lang w:eastAsia="en-US"/>
        </w:rPr>
      </w:pPr>
    </w:p>
    <w:p w14:paraId="2C81834E" w14:textId="73DDCD22" w:rsidR="009F594A" w:rsidRPr="00E457C1" w:rsidRDefault="009F594A" w:rsidP="009F594A">
      <w:pPr>
        <w:pStyle w:val="AR6BodyText"/>
        <w:rPr>
          <w:noProof/>
          <w:lang w:val="en-US"/>
        </w:rPr>
      </w:pPr>
      <w:r w:rsidRPr="00E457C1">
        <w:rPr>
          <w:noProof/>
          <w:lang w:val="en-US"/>
        </w:rPr>
        <w:t xml:space="preserve">Surface temperature change is the aspect of climate in which the climate research community has had most confidence over past IPCC </w:t>
      </w:r>
      <w:del w:id="217" w:author="Ian Blenkinsop" w:date="2021-07-12T11:28:00Z">
        <w:r w:rsidRPr="00E457C1" w:rsidDel="004674CD">
          <w:rPr>
            <w:noProof/>
            <w:lang w:val="en-US"/>
          </w:rPr>
          <w:delText xml:space="preserve">Assessment </w:delText>
        </w:r>
      </w:del>
      <w:ins w:id="218" w:author="Ian Blenkinsop" w:date="2021-07-12T11:28:00Z">
        <w:r w:rsidR="004674CD">
          <w:rPr>
            <w:noProof/>
            <w:lang w:val="en-US"/>
          </w:rPr>
          <w:t>a</w:t>
        </w:r>
        <w:r w:rsidR="004674CD" w:rsidRPr="00E457C1">
          <w:rPr>
            <w:noProof/>
            <w:lang w:val="en-US"/>
          </w:rPr>
          <w:t xml:space="preserve">ssessment </w:t>
        </w:r>
      </w:ins>
      <w:del w:id="219" w:author="Ian Blenkinsop" w:date="2021-07-12T11:28:00Z">
        <w:r w:rsidRPr="00E457C1" w:rsidDel="004674CD">
          <w:rPr>
            <w:noProof/>
            <w:lang w:val="en-US"/>
          </w:rPr>
          <w:delText>Reports</w:delText>
        </w:r>
      </w:del>
      <w:ins w:id="220" w:author="Ian Blenkinsop" w:date="2021-07-12T11:28:00Z">
        <w:r w:rsidR="004674CD">
          <w:rPr>
            <w:noProof/>
            <w:lang w:val="en-US"/>
          </w:rPr>
          <w:t>r</w:t>
        </w:r>
        <w:r w:rsidR="004674CD" w:rsidRPr="00E457C1">
          <w:rPr>
            <w:noProof/>
            <w:lang w:val="en-US"/>
          </w:rPr>
          <w:t>eports</w:t>
        </w:r>
      </w:ins>
      <w:r w:rsidRPr="00E457C1">
        <w:rPr>
          <w:noProof/>
          <w:lang w:val="en-US"/>
        </w:rPr>
        <w:t xml:space="preserve">. </w:t>
      </w:r>
      <w:bookmarkStart w:id="221" w:name="_Hlk65919665"/>
      <w:r w:rsidRPr="00E457C1">
        <w:rPr>
          <w:noProof/>
          <w:lang w:val="en-US"/>
        </w:rPr>
        <w:t xml:space="preserve">This confidence comes from </w:t>
      </w:r>
      <w:r w:rsidR="008B689D" w:rsidRPr="00E457C1">
        <w:rPr>
          <w:noProof/>
          <w:lang w:val="en-US"/>
        </w:rPr>
        <w:t>the availability of longer</w:t>
      </w:r>
      <w:r w:rsidRPr="00E457C1">
        <w:rPr>
          <w:noProof/>
          <w:lang w:val="en-US"/>
        </w:rPr>
        <w:t xml:space="preserve"> observation</w:t>
      </w:r>
      <w:r w:rsidR="008B689D" w:rsidRPr="00E457C1">
        <w:rPr>
          <w:noProof/>
          <w:lang w:val="en-US"/>
        </w:rPr>
        <w:t>al record</w:t>
      </w:r>
      <w:r w:rsidRPr="00E457C1">
        <w:rPr>
          <w:noProof/>
          <w:lang w:val="en-US"/>
        </w:rPr>
        <w:t>s compared to other indicators</w:t>
      </w:r>
      <w:r w:rsidR="008B689D" w:rsidRPr="00E457C1">
        <w:rPr>
          <w:noProof/>
          <w:lang w:val="en-US"/>
        </w:rPr>
        <w:t>,</w:t>
      </w:r>
      <w:r w:rsidRPr="00E457C1">
        <w:rPr>
          <w:noProof/>
          <w:lang w:val="en-US"/>
        </w:rPr>
        <w:t xml:space="preserve"> a large response to anthropogenic forcing compared to variability in the global mean</w:t>
      </w:r>
      <w:r w:rsidR="008B689D" w:rsidRPr="00E457C1">
        <w:rPr>
          <w:noProof/>
          <w:lang w:val="en-US"/>
        </w:rPr>
        <w:t>,</w:t>
      </w:r>
      <w:r w:rsidRPr="00E457C1">
        <w:rPr>
          <w:noProof/>
          <w:lang w:val="en-US"/>
        </w:rPr>
        <w:t xml:space="preserve"> and a strong theoretical understanding of the key thermodynamics driving its changes </w:t>
      </w:r>
      <w:r>
        <w:rPr>
          <w:noProof/>
        </w:rPr>
        <w:fldChar w:fldCharType="begin" w:fldLock="1"/>
      </w:r>
      <w:r w:rsidR="00E719C0">
        <w:rPr>
          <w:noProof/>
          <w:lang w:val="en-US"/>
        </w:rPr>
        <w:instrText>ADDIN CSL_CITATION { "citationItems" : [ { "id" : "ITEM-1", "itemData" : { "DOI" : "10.1038/NGEO2253", "abstract" : "\u00a9 2014 Macmillan Publishers Limited. All rights reserved 704. The evidence for anthropogenic climate change continues to strengthen, and concerns about severe weather events are increasing. As a result, scientific interest is rapidly shifting from detection and attribution of global climate change to prediction of its impacts at the regional scale. However, nearly everything we have any confidence in when it comes to climate change is related to global patterns of surface temperature, which are primarily controlled by thermodynamics. In contrast, we have much less confidence in atmospheric circulation aspects of climate change, which are primarily controlled by dynamics and exert a strong control on regional climate. Model projections of circulation-related fields, including precipitation, show a wide range of possible outcomes, even on centennial timescales. Sources of uncertainty include low-frequency chaotic variability and the sensitivity to model error of the circulation response to climate forcing. As the circulation response to external forcing appears to project strongly onto existing patterns of variability, knowledge of errors in the dynamics of variability may provide some constraints on model projections. Nevertheless, higher scientific confidence in circulation-related aspects of climate change will be difficult to obtain. For effective decision-making, it is necessary to move to a more explicitly probabilistic, risk-based approach.", "author" : [ { "dropping-particle" : "", "family" : "Shepherd", "given" : "T.G.", "non-dropping-particle" : "", "parse-names" : false, "suffix" : "" } ], "container-title" : "Nature Geoscience", "id" : "ITEM-1", "issue" : "10", "issued" : { "date-parts" : [ [ "2014" ] ] }, "page" : "703-708", "title" : "Atmospheric circulation as a source of uncertainty in climate change projections", "translator" : [ { "dropping-particle" : "", "family" : "J3804", "given" : "", "non-dropping-particle" : "", "parse-names" : false, "suffix" : "" } ], "type" : "article-journal", "volume" : "7" }, "uris" : [ "http://www.mendeley.com/documents/?uuid=30bf1e5f-ee5a-49d2-9308-54132d3f9893" ] }, { "id" : "ITEM-2", "itemData" : { "author" : [ { "dropping-particle" : "", "family" : "Collins", "given" : "Mat", "non-dropping-particle" : "", "parse-names" : false, "suffix" : "" }, { "dropping-particle" : "", "family" : "An", "given" : "Soon-Il", "non-dropping-particle" : "", "parse-names" : false, "suffix" : "" }, { "dropping-particle" : "", "family" : "Cai", "given" : "Wenju", "non-dropping-particle" : "", "parse-names" : false, "suffix" : "" }, { "dropping-particle" : "", "family" : "Ganachaud", "given" : "Alexandre", "non-dropping-particle" : "", "parse-names" : false, "suffix" : "" }, { "dropping-particle" : "", "family" : "Guilyardi", "given" : "Eric", "non-dropping-particle" : "", "parse-names" : false, "suffix" : "" }, { "dropping-particle" : "", "family" : "Jin", "given" : "Fei-Fei", "non-dropping-particle" : "", "parse-names" : false, "suffix" : "" }, { "dropping-particle" : "", "family" : "Jochum", "given" : "Markus", "non-dropping-particle" : "", "parse-names" : false, "suffix" : "" }, { "dropping-particle" : "", "family" : "Lengaigne", "given" : "Matthieu", "non-dropping-particle" : "", "parse-names" : false, "suffix" : "" }, { "dropping-particle" : "", "family" : "Power", "given" : "Scott", "non-dropping-particle" : "", "parse-names" : false, "suffix" : "" }, { "dropping-particle" : "", "family" : "Timmermann", "given" : "Axel", "non-dropping-particle" : "", "parse-names" : false, "suffix" : "" }, { "dropping-particle" : "", "family" : "Vecchi", "given" : "Gabe", "non-dropping-particle" : "", "parse-names" : false, "suffix" : "" }, { "dropping-particle" : "", "family" : "Wittenberg", "given" : "Andrew", "non-dropping-particle" : "", "parse-names" : false, "suffix" : "" } ], "container-title" : "Nature Geoscience", "id" : "ITEM-2", "issued" : { "date-parts" : [ [ "2010", "5", "23" ] ] }, "page" : "391", "publisher" : "Nature Publishing Group", "title" : "The impact of global warming on the tropical Pacific Ocean and El Ni\u00f1o", "translator" : [ { "dropping-particle" : "", "family" : "J5270", "given" : "", "non-dropping-particle" : "", "parse-names" : false, "suffix" : "" } ], "type" : "article-journal", "volume" : "3" }, "uris" : [ "http://www.mendeley.com/documents/?uuid=29419de4-fb77-4f42-9ef0-21baf1510aba" ] } ], "mendeley" : { "formattedCitation" : "(Collins et al., 2010; Shepherd, 2014)", "plainTextFormattedCitation" : "(Collins et al., 2010; Shepherd, 2014)", "previouslyFormattedCitation" : "(Collins et al., 2010; Shepherd, 2014)" }, "properties" : { "noteIndex" : 0 }, "schema" : "https://github.com/citation-style-language/schema/raw/master/csl-citation.json" }</w:instrText>
      </w:r>
      <w:r>
        <w:rPr>
          <w:noProof/>
        </w:rPr>
        <w:fldChar w:fldCharType="separate"/>
      </w:r>
      <w:r w:rsidR="00393F8C">
        <w:rPr>
          <w:noProof/>
          <w:lang w:val="en-US"/>
        </w:rPr>
        <w:t>(Collins et al., 2010; Shepherd, 2014)</w:t>
      </w:r>
      <w:r>
        <w:rPr>
          <w:noProof/>
        </w:rPr>
        <w:fldChar w:fldCharType="end"/>
      </w:r>
      <w:r w:rsidRPr="00E457C1">
        <w:rPr>
          <w:noProof/>
          <w:lang w:val="en-US"/>
        </w:rPr>
        <w:t xml:space="preserve">. </w:t>
      </w:r>
      <w:bookmarkEnd w:id="221"/>
      <w:ins w:id="222" w:author="Ian Blenkinsop" w:date="2021-07-12T17:03:00Z">
        <w:r w:rsidR="00304371">
          <w:rPr>
            <w:noProof/>
            <w:lang w:val="en-US"/>
          </w:rPr>
          <w:t xml:space="preserve">The </w:t>
        </w:r>
      </w:ins>
      <w:r w:rsidRPr="00E457C1">
        <w:rPr>
          <w:noProof/>
          <w:lang w:val="en-US"/>
        </w:rPr>
        <w:t xml:space="preserve">AR5 assessed that it was </w:t>
      </w:r>
      <w:r w:rsidRPr="00E457C1">
        <w:rPr>
          <w:i/>
          <w:noProof/>
          <w:lang w:val="en-US"/>
        </w:rPr>
        <w:t>extremely likely</w:t>
      </w:r>
      <w:r w:rsidRPr="00E457C1">
        <w:rPr>
          <w:noProof/>
          <w:lang w:val="en-US"/>
        </w:rPr>
        <w:t xml:space="preserve"> that human activities had caused more than half of the observed increase in global mean surface temperature from 1951 to 2010, and </w:t>
      </w:r>
      <w:r w:rsidRPr="00E457C1">
        <w:rPr>
          <w:i/>
          <w:noProof/>
          <w:lang w:val="en-US"/>
        </w:rPr>
        <w:t>virtually certain</w:t>
      </w:r>
      <w:r w:rsidRPr="00E457C1">
        <w:rPr>
          <w:noProof/>
          <w:lang w:val="en-US"/>
        </w:rPr>
        <w:t xml:space="preserve"> that internal variability alone could not account for the observed global warming since 1951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sidRPr="00E457C1">
        <w:rPr>
          <w:noProof/>
          <w:lang w:val="en-US"/>
        </w:rPr>
        <w:t xml:space="preserve">. The AR5 also assessed with </w:t>
      </w:r>
      <w:r w:rsidRPr="00E457C1">
        <w:rPr>
          <w:i/>
          <w:noProof/>
          <w:lang w:val="en-US"/>
        </w:rPr>
        <w:t>very high confidence</w:t>
      </w:r>
      <w:r w:rsidRPr="00E457C1">
        <w:rPr>
          <w:noProof/>
          <w:lang w:val="en-US"/>
        </w:rPr>
        <w:t xml:space="preserve"> that climate models reproduce the general features of the global-scale annual mean surface temperature increase over 1850</w:t>
      </w:r>
      <w:del w:id="223" w:author="Ian Blenkinsop" w:date="2021-07-12T17:04:00Z">
        <w:r w:rsidRPr="00E457C1" w:rsidDel="00825CB1">
          <w:rPr>
            <w:noProof/>
            <w:lang w:val="en-US"/>
          </w:rPr>
          <w:delText>-</w:delText>
        </w:r>
      </w:del>
      <w:ins w:id="224" w:author="Ian Blenkinsop" w:date="2021-07-12T17:04:00Z">
        <w:r w:rsidR="00825CB1">
          <w:rPr>
            <w:noProof/>
            <w:lang w:val="en-US"/>
          </w:rPr>
          <w:t>–</w:t>
        </w:r>
      </w:ins>
      <w:r w:rsidRPr="00E457C1">
        <w:rPr>
          <w:noProof/>
          <w:lang w:val="en-US"/>
        </w:rPr>
        <w:t xml:space="preserve">2011 and with </w:t>
      </w:r>
      <w:r w:rsidRPr="00E457C1">
        <w:rPr>
          <w:i/>
          <w:noProof/>
          <w:lang w:val="en-US"/>
        </w:rPr>
        <w:t>high confidence</w:t>
      </w:r>
      <w:r w:rsidRPr="00E457C1">
        <w:rPr>
          <w:noProof/>
          <w:lang w:val="en-US"/>
        </w:rPr>
        <w:t xml:space="preserve"> that models reproduce global and Northern Hemisp</w:t>
      </w:r>
      <w:r w:rsidR="0093607F" w:rsidRPr="00E457C1">
        <w:rPr>
          <w:noProof/>
          <w:lang w:val="en-US"/>
        </w:rPr>
        <w:t>h</w:t>
      </w:r>
      <w:r w:rsidRPr="00E457C1">
        <w:rPr>
          <w:noProof/>
          <w:lang w:val="en-US"/>
        </w:rPr>
        <w:t xml:space="preserve">ere </w:t>
      </w:r>
      <w:del w:id="225" w:author="Ian Blenkinsop" w:date="2021-07-13T13:46:00Z">
        <w:r w:rsidRPr="00E457C1" w:rsidDel="00BD70DD">
          <w:rPr>
            <w:noProof/>
            <w:lang w:val="en-US"/>
          </w:rPr>
          <w:delText xml:space="preserve">(NH) </w:delText>
        </w:r>
      </w:del>
      <w:r w:rsidRPr="00E457C1">
        <w:rPr>
          <w:noProof/>
          <w:lang w:val="en-US"/>
        </w:rPr>
        <w:t xml:space="preserve">temperature variability on a wide range of time scales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This section assesses the performance of the new</w:t>
      </w:r>
      <w:r w:rsidR="008B689D" w:rsidRPr="00E457C1">
        <w:rPr>
          <w:noProof/>
          <w:lang w:val="en-US"/>
        </w:rPr>
        <w:t xml:space="preserve"> generation</w:t>
      </w:r>
      <w:r w:rsidRPr="00E457C1">
        <w:rPr>
          <w:noProof/>
          <w:lang w:val="en-US"/>
        </w:rPr>
        <w:t xml:space="preserve"> CMIP6 models </w:t>
      </w:r>
      <w:r w:rsidR="00193227" w:rsidRPr="00E457C1">
        <w:rPr>
          <w:noProof/>
          <w:lang w:val="en-US"/>
        </w:rPr>
        <w:t xml:space="preserve">(see </w:t>
      </w:r>
      <w:r w:rsidR="00FC1FA1" w:rsidRPr="00E457C1">
        <w:rPr>
          <w:lang w:val="en-US"/>
        </w:rPr>
        <w:t>Table AII.5</w:t>
      </w:r>
      <w:r w:rsidR="00193227" w:rsidRPr="00E457C1">
        <w:rPr>
          <w:noProof/>
          <w:lang w:val="en-US"/>
        </w:rPr>
        <w:t xml:space="preserve">) </w:t>
      </w:r>
      <w:r w:rsidRPr="00E457C1">
        <w:rPr>
          <w:noProof/>
          <w:lang w:val="en-US"/>
        </w:rPr>
        <w:t xml:space="preserve">in simulating the patterns, trends, and variability of surface temperature, and the evidence from detection and attribution studies of human influence on </w:t>
      </w:r>
      <w:r w:rsidR="005A719B" w:rsidRPr="00E457C1">
        <w:rPr>
          <w:noProof/>
          <w:lang w:val="en-US"/>
        </w:rPr>
        <w:t xml:space="preserve">large-scale changes in </w:t>
      </w:r>
      <w:r w:rsidRPr="00E457C1">
        <w:rPr>
          <w:noProof/>
          <w:lang w:val="en-US"/>
        </w:rPr>
        <w:t>surface temperature.</w:t>
      </w:r>
    </w:p>
    <w:p w14:paraId="7F97090B" w14:textId="77777777" w:rsidR="009F594A" w:rsidRPr="00E457C1" w:rsidRDefault="009F594A" w:rsidP="009F594A">
      <w:pPr>
        <w:pStyle w:val="AR6BodyText"/>
        <w:rPr>
          <w:noProof/>
          <w:lang w:val="en-US"/>
        </w:rPr>
      </w:pPr>
    </w:p>
    <w:p w14:paraId="6042F6A9" w14:textId="77777777" w:rsidR="009F594A" w:rsidRPr="00E457C1" w:rsidRDefault="009F594A">
      <w:pPr>
        <w:pStyle w:val="AR6Chap3Level431111"/>
        <w:rPr>
          <w:noProof/>
        </w:rPr>
        <w:pPrChange w:id="226" w:author="Tom Maycock" w:date="2021-09-03T14:53:00Z">
          <w:pPr>
            <w:pStyle w:val="AR6BodyText"/>
          </w:pPr>
        </w:pPrChange>
      </w:pPr>
      <w:commentRangeStart w:id="227"/>
      <w:commentRangeStart w:id="228"/>
      <w:r w:rsidRPr="00E457C1">
        <w:rPr>
          <w:noProof/>
        </w:rPr>
        <w:lastRenderedPageBreak/>
        <w:t>M</w:t>
      </w:r>
      <w:commentRangeEnd w:id="227"/>
      <w:r w:rsidR="00304371">
        <w:rPr>
          <w:rStyle w:val="CommentReference"/>
          <w:lang w:val="en-GB"/>
        </w:rPr>
        <w:commentReference w:id="227"/>
      </w:r>
      <w:commentRangeEnd w:id="228"/>
      <w:r w:rsidR="006E6E9C">
        <w:rPr>
          <w:rStyle w:val="CommentReference"/>
          <w:lang w:val="en-GB"/>
        </w:rPr>
        <w:commentReference w:id="228"/>
      </w:r>
      <w:r w:rsidRPr="00E457C1">
        <w:rPr>
          <w:noProof/>
        </w:rPr>
        <w:t>odel evaluation</w:t>
      </w:r>
    </w:p>
    <w:p w14:paraId="03FDA16B" w14:textId="7B5AFF48" w:rsidR="009F594A" w:rsidRPr="00E457C1" w:rsidRDefault="009F594A" w:rsidP="009F594A">
      <w:pPr>
        <w:pStyle w:val="AR6BodyText"/>
        <w:rPr>
          <w:noProof/>
          <w:lang w:val="en-US"/>
        </w:rPr>
      </w:pPr>
      <w:r w:rsidRPr="00E457C1">
        <w:rPr>
          <w:noProof/>
          <w:lang w:val="en-US"/>
        </w:rPr>
        <w:t xml:space="preserve">To be fit for detecting and attributing human influence on globally-averaged surface temperatures, climate models need to represent, </w:t>
      </w:r>
      <w:r w:rsidR="005C3434" w:rsidRPr="00E457C1">
        <w:rPr>
          <w:noProof/>
          <w:lang w:val="en-US"/>
        </w:rPr>
        <w:t>based on physical principles</w:t>
      </w:r>
      <w:r w:rsidRPr="00E457C1">
        <w:rPr>
          <w:noProof/>
          <w:lang w:val="en-US"/>
        </w:rPr>
        <w:t xml:space="preserve">, both the response of surface temperature to external forcings and the internal variability in surface temperature over various time scales. This section </w:t>
      </w:r>
      <w:r w:rsidR="00293EE1" w:rsidRPr="00E457C1">
        <w:rPr>
          <w:noProof/>
          <w:lang w:val="en-US"/>
        </w:rPr>
        <w:t xml:space="preserve">assesses the performance of </w:t>
      </w:r>
      <w:r w:rsidRPr="00E457C1">
        <w:rPr>
          <w:noProof/>
          <w:lang w:val="en-US"/>
        </w:rPr>
        <w:t>those aspects in the latest gen</w:t>
      </w:r>
      <w:r w:rsidR="005C3434" w:rsidRPr="00E457C1">
        <w:rPr>
          <w:noProof/>
          <w:lang w:val="en-US"/>
        </w:rPr>
        <w:t xml:space="preserve">eration </w:t>
      </w:r>
      <w:r w:rsidR="00293EE1" w:rsidRPr="00E457C1">
        <w:rPr>
          <w:noProof/>
          <w:lang w:val="en-US"/>
        </w:rPr>
        <w:t xml:space="preserve">CMIP6 </w:t>
      </w:r>
      <w:r w:rsidR="005C3434" w:rsidRPr="00E457C1">
        <w:rPr>
          <w:noProof/>
          <w:lang w:val="en-US"/>
        </w:rPr>
        <w:t>climate models. See S</w:t>
      </w:r>
      <w:r w:rsidRPr="00E457C1">
        <w:rPr>
          <w:noProof/>
          <w:lang w:val="en-US"/>
        </w:rPr>
        <w:t xml:space="preserve">ection 3.8 for evaluation at continental scales, </w:t>
      </w:r>
      <w:r w:rsidRPr="00E457C1">
        <w:rPr>
          <w:lang w:val="en-US"/>
        </w:rPr>
        <w:t>Chapter 10 for model evaluation in the context of regional climate information, and the Atlas for region-by-region assessments of model performance.</w:t>
      </w:r>
    </w:p>
    <w:p w14:paraId="34262830" w14:textId="77777777" w:rsidR="009F594A" w:rsidRPr="00E457C1" w:rsidRDefault="009F594A" w:rsidP="009F594A">
      <w:pPr>
        <w:pStyle w:val="AR6BodyText"/>
        <w:rPr>
          <w:lang w:val="en-US"/>
        </w:rPr>
      </w:pPr>
    </w:p>
    <w:p w14:paraId="36E09A9F" w14:textId="6F8AE79A" w:rsidR="009F594A" w:rsidRPr="00E457C1" w:rsidRDefault="009F594A" w:rsidP="009F594A">
      <w:pPr>
        <w:pStyle w:val="AR6BodyText"/>
        <w:rPr>
          <w:noProof/>
          <w:lang w:val="en-US"/>
        </w:rPr>
      </w:pPr>
      <w:r w:rsidRPr="00E457C1">
        <w:rPr>
          <w:lang w:val="en-US"/>
        </w:rPr>
        <w:t>Reconstructions of past temperature from paleoclimate proxies (</w:t>
      </w:r>
      <w:ins w:id="229" w:author="Ian Blenkinsop" w:date="2021-07-12T17:05:00Z">
        <w:r w:rsidR="00825CB1" w:rsidRPr="00E457C1">
          <w:rPr>
            <w:lang w:val="en-US"/>
          </w:rPr>
          <w:t>Section 2.3.1.1</w:t>
        </w:r>
        <w:r w:rsidR="00825CB1">
          <w:rPr>
            <w:lang w:val="en-US"/>
          </w:rPr>
          <w:t xml:space="preserve"> and </w:t>
        </w:r>
      </w:ins>
      <w:r w:rsidRPr="00E457C1">
        <w:rPr>
          <w:lang w:val="en-US"/>
        </w:rPr>
        <w:t>Cross-</w:t>
      </w:r>
      <w:r w:rsidR="00C90D9A" w:rsidRPr="00E457C1">
        <w:rPr>
          <w:lang w:val="en-US"/>
        </w:rPr>
        <w:t xml:space="preserve">Chapter </w:t>
      </w:r>
      <w:r w:rsidRPr="00E457C1">
        <w:rPr>
          <w:lang w:val="en-US"/>
        </w:rPr>
        <w:t>Box 2.1</w:t>
      </w:r>
      <w:del w:id="230" w:author="Ian Blenkinsop" w:date="2021-07-12T17:05:00Z">
        <w:r w:rsidRPr="00E457C1" w:rsidDel="00825CB1">
          <w:rPr>
            <w:lang w:val="en-US"/>
          </w:rPr>
          <w:delText>, Section 2.3.1.1</w:delText>
        </w:r>
      </w:del>
      <w:r w:rsidRPr="00E457C1">
        <w:rPr>
          <w:lang w:val="en-US"/>
        </w:rPr>
        <w:t>) have been used to evaluate modelled past climate temperature change patterns. The AR5 found that CMIP5</w:t>
      </w:r>
      <w:r w:rsidR="00DD5738" w:rsidRPr="00E457C1">
        <w:rPr>
          <w:lang w:val="en-US"/>
        </w:rPr>
        <w:t xml:space="preserve"> </w:t>
      </w:r>
      <w:r w:rsidR="00DD5738">
        <w:fldChar w:fldCharType="begin" w:fldLock="1"/>
      </w:r>
      <w:r w:rsidR="00E719C0">
        <w:rPr>
          <w:lang w:val="en-US"/>
        </w:rPr>
        <w:instrText>ADDIN CSL_CITATION { "citationItems" : [ { "id" : "ITEM-1", "itemData" : { "DOI" : "10.1175/BAMS-D-11-00094.1", "ISBN" : "0003-0007", "ISSN" : "00030007", "PMID" : "17798761", "abstract" : "The fifth phase of the Coupled Model Intercomparison Project (CMIP5) will produce a state-of-the- art multimodel dataset designed to advance our knowledge of climate variability and climate change. Researchers worldwide are analyzing the model output and will produce results likely to underlie the forthcoming Fifth Assessment Report by the Intergovernmental Panel on Climate Change. Unprecedented in scale and attracting interest from all major climate modeling groups, CMIP5 includes \u201clong term\u201d simulations of twentieth-century climate and projections for the twenty-first century and beyond. Conventional atmosphere\u2013ocean global climate models and Earth system models of intermediate complexity are for the first time being joined by more recently developed Earth system models under an experiment design that allows both types of models to be compared to observations on an equal footing. Besides the longterm experiments, CMIP5 calls for an entirely new suite of \u201cnear term\u201d simulations focusing on recent decades...",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"1" ] ] }, "page" : "485-498", "publisher" : "American Meteorological Society", "title" : "An overview of CMIP5 and the experiment design", "translator" : [ { "dropping-particle" : "", "family" : "J4347", "given" : "", "non-dropping-particle" : "", "parse-names" : false, "suffix" : "" } ], "type" : "article", "volume" : "93" }, "uris" : [ "http://www.mendeley.com/documents/?uuid=a6ad5000-bec7-35af-90ed-03426a0f9a01" ] } ], "mendeley" : { "formattedCitation" : "(Taylor et al., 2012)", "plainTextFormattedCitation" : "(Taylor et al., 2012)", "previouslyFormattedCitation" : "(Taylor et al., 2012)" }, "properties" : { "noteIndex" : 0 }, "schema" : "https://github.com/citation-style-language/schema/raw/master/csl-citation.json" }</w:instrText>
      </w:r>
      <w:r w:rsidR="00DD5738">
        <w:fldChar w:fldCharType="separate"/>
      </w:r>
      <w:r w:rsidR="00393F8C">
        <w:rPr>
          <w:noProof/>
          <w:lang w:val="en-US"/>
        </w:rPr>
        <w:t>(Taylor et al., 2012)</w:t>
      </w:r>
      <w:r w:rsidR="00DD5738">
        <w:fldChar w:fldCharType="end"/>
      </w:r>
      <w:r w:rsidRPr="00E457C1">
        <w:rPr>
          <w:lang w:val="en-US"/>
        </w:rPr>
        <w:t xml:space="preserve"> models were able to reproduce the large-scale patterns of temperature during the Last Glacial Maximum (LGM) </w:t>
      </w:r>
      <w:r w:rsidR="00D35B49">
        <w:fldChar w:fldCharType="begin" w:fldLock="1"/>
      </w:r>
      <w:r w:rsidR="00D33CB6">
        <w:rPr>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D35B49">
        <w:fldChar w:fldCharType="separate"/>
      </w:r>
      <w:r w:rsidR="00393F8C">
        <w:rPr>
          <w:noProof/>
          <w:lang w:val="en-US"/>
        </w:rPr>
        <w:t>(Flato et al., 2013)</w:t>
      </w:r>
      <w:r w:rsidR="00D35B49">
        <w:fldChar w:fldCharType="end"/>
      </w:r>
      <w:r w:rsidRPr="00E457C1">
        <w:rPr>
          <w:lang w:val="en-US"/>
        </w:rPr>
        <w:t xml:space="preserve"> and simulated </w:t>
      </w:r>
      <w:r w:rsidR="00CF55CD" w:rsidRPr="00E457C1">
        <w:rPr>
          <w:lang w:val="en-US"/>
        </w:rPr>
        <w:t xml:space="preserve">a </w:t>
      </w:r>
      <w:r w:rsidR="00FF3CD1" w:rsidRPr="00E457C1">
        <w:rPr>
          <w:lang w:val="en-US"/>
        </w:rPr>
        <w:t xml:space="preserve">polar amplification </w:t>
      </w:r>
      <w:r w:rsidRPr="00E457C1">
        <w:rPr>
          <w:lang w:val="en-US"/>
        </w:rPr>
        <w:t xml:space="preserve">broadly consistent with reconstructions for </w:t>
      </w:r>
      <w:r w:rsidR="00CF55CD" w:rsidRPr="00E457C1">
        <w:rPr>
          <w:lang w:val="en-US"/>
        </w:rPr>
        <w:t>warm</w:t>
      </w:r>
      <w:r w:rsidRPr="00E457C1">
        <w:rPr>
          <w:lang w:val="en-US"/>
        </w:rPr>
        <w:t xml:space="preserve"> (Pliocene and Eocene) and </w:t>
      </w:r>
      <w:r w:rsidR="00CF55CD" w:rsidRPr="00E457C1">
        <w:rPr>
          <w:lang w:val="en-US"/>
        </w:rPr>
        <w:t>cold</w:t>
      </w:r>
      <w:r w:rsidRPr="00E457C1">
        <w:rPr>
          <w:lang w:val="en-US"/>
        </w:rPr>
        <w:t xml:space="preserve"> (LGM) </w:t>
      </w:r>
      <w:r w:rsidR="00CF55CD" w:rsidRPr="00E457C1">
        <w:rPr>
          <w:lang w:val="en-US"/>
        </w:rPr>
        <w:t>periods</w:t>
      </w:r>
      <w:r w:rsidRPr="00E457C1">
        <w:rPr>
          <w:lang w:val="en-US"/>
        </w:rPr>
        <w:t xml:space="preserve"> </w:t>
      </w:r>
      <w:r>
        <w:fldChar w:fldCharType="begin" w:fldLock="1"/>
      </w:r>
      <w:r w:rsidR="00E719C0">
        <w:rPr>
          <w:lang w:val="en-US"/>
        </w:rPr>
        <w:instrText>ADDIN CSL_CITATION { "citationItems" : [ { "id" : "ITEM-1", "itemData" : { "DOI" : "10.1017/CBO9781107415324.013", "ISBN" : "9781107661820", "author" : [ { "dropping-particle" : "", "family" : "Masson-Delmotte", "given" : "V", "non-dropping-particle" : "", "parse-names" : false, "suffix" : "" }, { "dropping-particle" : "", "family" : "Schulz", "given" : "M.", "non-dropping-particle" : "", "parse-names" : false, "suffix" : "" }, { "dropping-particle" : "", "family" : "Abe-Ouchi", "given" : "A.", "non-dropping-particle" : "", "parse-names" : false, "suffix" : "" }, { "dropping-particle" : "", "family" : "Beer", "given" : "J.", "non-dropping-particle" : "", "parse-names" : false, "suffix" : "" }, { "dropping-particle" : "", "family" : "Ganopolski", "given" : "A.", "non-dropping-particle" : "", "parse-names" : false, "suffix" : "" }, { "dropping-particle" : "", "family" : "Rouco", "given" : "J.F. Gonz\u00e1lez", "non-dropping-particle" : "", "parse-names" : false, "suffix" : "" }, { "dropping-particle" : "", "family" : "Jansen", "given" : "E.", "non-dropping-particle" : "", "parse-names" : false, "suffix" : "" }, { "dropping-particle" : "", "family" : "Lambeck", "given" : "K.", "non-dropping-particle" : "", "parse-names" : false, "suffix" : "" }, { "dropping-particle" : "", "family" : "Luterbacher", "given" : "J.", "non-dropping-particle" : "", "parse-names" : false, "suffix" : "" }, { "dropping-particle" : "", "family" : "Naish", "given" : "T.", "non-dropping-particle" : "", "parse-names" : false, "suffix" : "" }, { "dropping-particle" : "", "family" : "Osborn", "given" : "T.", "non-dropping-particle" : "", "parse-names" : false, "suffix" : "" }, { "dropping-particle" : "", "family" : "Otto-Bliesner", "given" : "B.", "non-dropping-particle" : "", "parse-names" : false, "suffix" : "" }, { "dropping-particle" : "", "family" : "Quinn", "given" : "T.", "non-dropping-particle" : "", "parse-names" : false, "suffix" : "" }, { "dropping-particle" : "", "family" : "Ramesh", "given" : "R.", "non-dropping-particle" : "", "parse-names" : false, "suffix" : "" }, { "dropping-particle" : "", "family" : "Rojas", "given" : "M.", "non-dropping-particle" : "", "parse-names" : false, "suffix" : "" }, { "dropping-particle" : "", "family" : "Shao", "given" : "X.", "non-dropping-particle" : "", "parse-names" : false, "suffix" : "" }, { "dropping-particle" : "", "family" : "Timmermann", "given" : "A.",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"383-464", "publisher" : "Cambridge University Press", "publisher-place" : "Cambridge, United Kingdom and New York, NY, USA", "title" : "Information from Paleoclimate Archives", "translator" : [ { "dropping-particle" : "", "family" : "Rt13", "given" : "J7029", "non-dropping-particle" : "", "parse-names" : false, "suffix" : "" } ], "type" : "chapter" }, "uris" : [ "http://www.mendeley.com/documents/?uuid=9635a2fe-2669-4b9b-977d-ba4c8de6f1e9", "http://www.mendeley.com/documents/?uuid=7b9179f7-e4f7-4707-910a-2c10b7ae7952" ] } ], "mendeley" : { "formattedCitation" : "(Masson-Delmotte et al., 2013a)", "plainTextFormattedCitation" : "(Masson-Delmotte et al., 2013a)", "previouslyFormattedCitation" : "(Masson-Delmotte et al., 2013a)" }, "properties" : { "noteIndex" : 0 }, "schema" : "https://github.com/citation-style-language/schema/raw/master/csl-citation.json" }</w:instrText>
      </w:r>
      <w:r>
        <w:fldChar w:fldCharType="separate"/>
      </w:r>
      <w:r w:rsidR="00393F8C">
        <w:rPr>
          <w:noProof/>
          <w:lang w:val="en-US"/>
        </w:rPr>
        <w:t>(Masson-Delmotte et al., 2013a)</w:t>
      </w:r>
      <w:r>
        <w:fldChar w:fldCharType="end"/>
      </w:r>
      <w:r w:rsidRPr="00E457C1">
        <w:rPr>
          <w:lang w:val="en-US"/>
        </w:rPr>
        <w:t>. Since AR5, a better understanding of temperature proxies and their uncertainties and in some cases the forcing a</w:t>
      </w:r>
      <w:r w:rsidR="00FF3CD1" w:rsidRPr="00E457C1">
        <w:rPr>
          <w:lang w:val="en-US"/>
        </w:rPr>
        <w:t>pplied to model simulations has</w:t>
      </w:r>
      <w:r w:rsidRPr="00E457C1">
        <w:rPr>
          <w:lang w:val="en-US"/>
        </w:rPr>
        <w:t xml:space="preserve"> led to better agreement between models and reconstructions over a wide range of past climates. For the Pliocene and Eocene warm periods, understanding of uncertainties in temperature proxies </w:t>
      </w:r>
      <w:r>
        <w:fldChar w:fldCharType="begin" w:fldLock="1"/>
      </w:r>
      <w:r w:rsidR="00E719C0">
        <w:rPr>
          <w:lang w:val="en-US"/>
        </w:rPr>
        <w:instrText>ADDIN CSL_CITATION { "citationItems" : [ { "id" : "ITEM-1", "itemData" : { "DOI" : "10.5194/gmd-12-3149-2019", "author" : [ { "dropping-particle" : "", "family" : "Hollis", "given" : "C J", "non-dropping-particle" : "", "parse-names" : false, "suffix" : "" }, { "dropping-particle" : "", "family" : "Dunkley Jones", "given" : "T", "non-dropping-particle" : "", "parse-names" : false, "suffix" : "" }, { "dropping-particle" : "", "family" : "Anagnostou", "given" : "E", "non-dropping-particle" : "", "parse-names" : false, "suffix" : "" }, { "dropping-particle" : "", "family" : "Bijl", "given" : "P K", "non-dropping-particle" : "", "parse-names" : false, "suffix" : "" }, { "dropping-particle" : "", "family" : "Cramwinckel", "given" : "M J", "non-dropping-particle" : "", "parse-names" : false, "suffix" : "" }, { "dropping-particle" : "", "family" : "Cui", "given" : "Y", "non-dropping-particle" : "", "parse-names" : false, "suffix" : "" }, { "dropping-particle" : "", "family" : "Dickens", "given" : "G R", "non-dropping-particle" : "", "parse-names" : false, "suffix" : "" }, { "dropping-particle" : "", "family" : "Edgar", "given" : "K M", "non-dropping-particle" : "", "parse-names" : false, "suffix" : "" }, { "dropping-particle" : "", "family" : "Eley", "given" : "Y", "non-dropping-particle" : "", "parse-names" : false, "suffix" : "" }, { "dropping-particle" : "", "family" : "Evans", "given" : "D", "non-dropping-particle" : "", "parse-names" : false, "suffix" : "" }, { "dropping-particle" : "", "family" : "Foster", "given" : "G L", "non-dropping-particle" : "", "parse-names" : false, "suffix" : "" }, { "dropping-particle" : "", "family" : "Frieling", "given" : "J", "non-dropping-particle" : "", "parse-names" : false, "suffix" : "" }, { "dropping-particle" : "", "family" : "Inglis", "given" : "G N", "non-dropping-particle" : "", "parse-names" : false, "suffix" : "" }, { "dropping-particle" : "", "family" : "Kennedy", "given" : "E M", "non-dropping-particle" : "", "parse-names" : false, "suffix" : "" }, { "dropping-particle" : "", "family" : "Kozdon", "given" : "R", "non-dropping-particle" : "", "parse-names" : false, "suffix" : "" }, { "dropping-particle" : "", "family" : "Lauretano", "given" : "V", "non-dropping-particle" : "", "parse-names" : false, "suffix" : "" }, { "dropping-particle" : "", "family" : "Lear", "given" : "C H", "non-dropping-particle" : "", "parse-names" : false, "suffix" : "" }, { "dropping-particle" : "", "family" : "Littler", "given" : "K", "non-dropping-particle" : "", "parse-names" : false, "suffix" : "" }, { "dropping-particle" : "", "family" : "Lourens", "given" : "L", "non-dropping-particle" : "", "parse-names" : false, "suffix" : "" }, { "dropping-particle" : "", "family" : "Meckler", "given" : "A N", "non-dropping-particle" : "", "parse-names" : false, "suffix" : "" }, { "dropping-particle" : "", "family" : "Naafs", "given" : "B D A", "non-dropping-particle" : "", "parse-names" : false, "suffix" : "" }, { "dropping-particle" : "", "family" : "P\u00e4like", "given" : "H", "non-dropping-particle" : "", "parse-names" : false, "suffix" : "" }, { "dropping-particle" : "", "family" : "Pancost", "given" : "R D", "non-dropping-particle" : "", "parse-names" : false, "suffix" : "" }, { "dropping-particle" : "", "family" : "Pearson", "given" : "P N", "non-dropping-particle" : "", "parse-names" : false, "suffix" : "" }, { "dropping-particle" : "", "family" : "R\u00f6hl", "given" : "U", "non-dropping-particle" : "", "parse-names" : false, "suffix" : "" }, { "dropping-particle" : "", "family" : "Royer", "given" : "D L", "non-dropping-particle" : "", "parse-names" : false, "suffix" : "" }, { "dropping-particle" : "", "family" : "Salzmann", "given" : "U", "non-dropping-particle" : "", "parse-names" : false, "suffix" : "" }, { "dropping-particle" : "", "family" : "Schubert", "given" : "B A", "non-dropping-particle" : "", "parse-names" : false, "suffix" : "" }, { "dropping-particle" : "", "family" : "Seebeck", "given" : "H", "non-dropping-particle" : "", "parse-names" : false, "suffix" : "" }, { "dropping-particle" : "", "family" : "Sluijs", "given" : "A", "non-dropping-particle" : "", "parse-names" : false, "suffix" : "" }, { "dropping-particle" : "", "family" : "Speijer", "given" : "R P", "non-dropping-particle" : "", "parse-names" : false, "suffix" : "" }, { "dropping-particle" : "", "family" : "Stassen", "given" : "P", "non-dropping-particle" : "", "parse-names" : false, "suffix" : "" }, { "dropping-particle" : "", "family" : "Tierney", "given" : "J", "non-dropping-particle" : "", "parse-names" : false, "suffix" : "" }, { "dropping-particle" : "", "family" : "Tripati", "given" : "A", "non-dropping-particle" : "", "parse-names" : false, "suffix" : "" }, { "dropping-particle" : "", "family" : "Wade", "given" : "B", "non-dropping-particle" : "", "parse-names" : false, "suffix" : "" }, { "dropping-particle" : "", "family" : "Westerhold", "given" : "T", "non-dropping-particle" : "", "parse-names" : false, "suffix" : "" }, { "dropping-particle" : "", "family" : "Witkowski", "given" : "C", "non-dropping-particle" : "", "parse-names" : false, "suffix" : "" }, { "dropping-particle" : "", "family" : "Zachos", "given" : "J C", "non-dropping-particle" : "", "parse-names" : false, "suffix" : "" }, { "dropping-particle" : "", "family" : "Zhang", "given" : "Y G", "non-dropping-particle" : "", "parse-names" : false, "suffix" : "" }, { "dropping-particle" : "", "family" : "Huber", "given" : "M", "non-dropping-particle" : "", "parse-names" : false, "suffix" : "" }, { "dropping-particle" : "", "family" : "Lunt", "given" : "D J", "non-dropping-particle" : "", "parse-names" : false, "suffix" : "" } ], "container-title" : "Geoscientific Model Development", "id" : "ITEM-1", "issue" : "7", "issued" : { "date-parts" : [ [ "2019" ] ] }, "page" : "3149-3206", "title" : "The DeepMIP contribution to PMIP4: methodologies for selection, compilation and analysis of latest Paleocene and early Eocene climate proxy data, incorporating version 0.1 of the DeepMIP database", "translator" : [ { "dropping-particle" : "", "family" : "J6079", "given" : "", "non-dropping-particle" : "", "parse-names" : false, "suffix" : "" } ], "type" : "article-journal", "volume" : "12" }, "uris" : [ "http://www.mendeley.com/documents/?uuid=9b0f944d-f729-43ec-b0ac-a3ba613f29e0" ] }, { "id" : "ITEM-2", "itemData" : { "DOI" : "10.5194/cp-16-1599-2020", "ISSN" : "18149332", "abstract" : "A range of future climate scenarios are projected for high atmospheric CO2 concentrations, given uncertainties over future human actions as well as potential environmental and climatic feedbacks. The geological record offers an opportunity to understand climate system response to a range of forcings and feedbacks which operate over multiple temporal and spatial scales. Here, we examine a single interglacial during the late Pliocene (KM5c, ca. 3:205_0:01 Ma) when atmospheric CO2 exceeded pre-industrial concentrations, but were similar to today and to the lowest emission scenarios for this century. As orbital forcing and continental configurations were almost identical to today, we are able to focus on equilibrium climate system response to modern and near-future CO2. Using proxy data from 32 sites, we demonstrate that global mean sea-surface temperatures were warmer than pre-industrial values, by 2:3 C for the combined proxy data (foraminifera Mg=Ca and alkenones), or by 3:2 3.4 C (alkenones only). Compared to the preindustrial period, reduced meridional gradients and enhanced warming in the North Atlantic are consistently reconstructed. There is broad agreement between data and models at the global scale, with regional differences reflecting ocean circulation and/or proxy signals. An uneven distribution of proxy data in time and space does, however, add uncertainty to our anomaly calculations. The reconstructed global mean seasurface temperature anomaly for KM5c is warmer than all but three of the PlioMIP2 model outputs, and the reconstructed North Atlantic data tend to align with the warmest KM5c model values. Our results demonstrate that even under low-CO2 emission scenarios, surface ocean warming may be expected to exceed model projections and will be accentuated in the higher latitudes.", "author" : [ { "dropping-particle" : "", "family" : "McClymont", "given" : "Erin L.", "non-dropping-particle" : "", "parse-names" : false, "suffix" : "" }, { "dropping-particle" : "", "family" : "Ford", "given" : "Heather L.", "non-dropping-particle" : "", "parse-names" : false, "suffix" : "" }, { "dropping-particle" : "", "family" : "Ling Ho", "given" : "Sze", "non-dropping-particle" : "", "parse-names" : false, "suffix" : "" }, { "dropping-particle" : "", "family" : "Tindall", "given" : "Julia C.", "non-dropping-particle" : "", "parse-names" : false, "suffix" : "" }, { "dropping-particle" : "", "family" : "Haywood", "given" : "Alan M.", "non-dropping-particle" : "", "parse-names" : false, "suffix" : "" }, { "dropping-particle" : "", "family" : "Alonso-Garcia", "given" : "Montserrat", "non-dropping-particle" : "", "parse-names" : false, "suffix" : "" }, { "dropping-particle" : "", "family" : "Bailey", "given" : "Ian", "non-dropping-particle" : "", "parse-names" : false, "suffix" : "" }, { "dropping-particle" : "", "family" : "Berke", "given" : "Melissa A.", "non-dropping-particle" : "", "parse-names" : false, "suffix" : "" }, { "dropping-particle" : "", "family" : "Littler", "given" : "Kate", "non-dropping-particle" : "", "parse-names" : false, "suffix" : "" }, { "dropping-particle" : "", "family" : "Patterson", "given" : "Molly O.", "non-dropping-particle" : "", "parse-names" : false, "suffix" : "" }, { "dropping-particle" : "", "family" : "Petrick", "given" : "Benjamin", "non-dropping-particle" : "", "parse-names" : false, "suffix" : "" }, { "dropping-particle" : "", "family" : "Peterse", "given" : "Francien", "non-dropping-particle" : "", "parse-names" : false, "suffix" : "" }, { "dropping-particle" : "", "family" : "Christina Ravelo", "given" : "A.", "non-dropping-particle" : "", "parse-names" : false, "suffix" : "" }, { "dropping-particle" : "", "family" : "Risebrobakken", "given" : "Bjorg", "non-dropping-particle" : "", "parse-names" : false, "suffix" : "" }, { "dropping-particle" : "", "family" : "Schepper", "given" : "Stijn", "non-dropping-particle" : "De", "parse-names" : false, "suffix" : "" }, { "dropping-particle" : "", "family" : "Swann", "given" : "George E.A.", "non-dropping-particle" : "", "parse-names" : false, "suffix" : "" }, { "dropping-particle" : "", "family" : "Thirumalai", "given" : "Kaustubh", "non-dropping-particle" : "", "parse-names" : false, "suffix" : "" }, { "dropping-particle" : "", "family" : "Tierney", "given" : "Jessica E.", "non-dropping-particle" : "", "parse-names" : false, "suffix" : "" }, { "dropping-particle" : "", "family" : "Weijst", "given" : "Carolien", "non-dropping-particle" : "Van Der", "parse-names" : false, "suffix" : "" }, { "dropping-particle" : "", "family" : "White", "given" : "Sarah", "non-dropping-particle" : "", "parse-names" : false, "suffix" : "" }, { "dropping-particle" : "", "family" : "Abe-Ouchi", "given" : "Ayako", "non-dropping-particle" : "", "parse-names" : false, "suffix" : "" }, { "dropping-particle" : "", "family" : "Baatsen", "given" : "Michiel L.J.", "non-dropping-particle" : "", "parse-names" : false, "suffix" : "" }, { "dropping-particle" : "", "family" : "Brady", "given" : "Esther C.", "non-dropping-particle" : "", "parse-names" : false, "suffix" : "" }, { "dropping-particle" : "Le", "family" : "Chan", "given" : "Wing", "non-dropping-particle" : "", "parse-names" : false, "suffix" : "" }, { "dropping-particle" : "", "family" : "Chandan", "given" : "Deepak", "non-dropping-particle" : "", "parse-names" : false, "suffix" : "" }, { "dropping-particle" : "", "family" : "Feng", "given" : "Ran", "non-dropping-particle" : "", "parse-names" : false, "suffix" : "" }, { "dropping-particle" : "", "family" : "Guo", "given" : "Chuncheng", "non-dropping-particle" : "", "parse-names" : false, "suffix" : "" }, { "dropping-particle" : "", "family" : "Heydt", "given" : "Anna S.", "non-dropping-particle" : "Von Der", "parse-names" : false, "suffix" : "" }, { "dropping-particle" : "", "family" : "Hunter", "given" : "Stephen", "non-dropping-particle" : "", "parse-names" : false, "suffix" : "" }, { "dropping-particle" : "", "family" : "Li", "given" : "Xiangyi", "non-dropping-particle" : "", "parse-names" : false, "suffix" : "" }, { "dropping-particle" : "", "family" : "Lohmann", "given" : "Gerrit", "non-dropping-particle" : "", "parse-names" : false, "suffix" : "" }, { "dropping-particle" : "", "family" : "Nisancioglu", "given" : "Kerim H.", "non-dropping-particle" : "", "parse-names" : false, "suffix" : "" }, { "dropping-particle" : "", "family" : "Otto-Bliesner", "given" : "Bette L.", "non-dropping-particle" : "", "parse-names" : false, "suffix" : "" }, { "dropping-particle" : "", "family" : "Richard Peltier", "given" : "W.", "non-dropping-particle" : "", "parse-names" : false, "suffix" : "" }, { "dropping-particle" : "", "family" : "Stepanek", "given" : "Christian", "non-dropping-particle" : "", "parse-names" : false, "suffix" : "" }, { "dropping-particle" : "", "family" : "Zhang", "given" : "Zhongshi", "non-dropping-particle" : "", "parse-names" : false, "suffix" : "" } ], "container-title" : "Climate of the Past", "id" : "ITEM-2", "issue" : "4", "issued" : { "date-parts" : [ [ "2020" ] ] }, "title" : "Lessons from a high-CO2 world: An ocean view from \u223c3 million years ago", "translator" : [ { "dropping-particle" : "", "family" : "J6824", "given" : "", "non-dropping-particle" : "", "parse-names" : false, "suffix" : "" } ], "type" : "article-journal", "volume" : "16" }, "uris" : [ "http://www.mendeley.com/documents/?uuid=c83d8ad2-4c95-4d58-be13-0e08b857a42d" ] } ], "mendeley" : { "formattedCitation" : "(Hollis et al., 2019; McClymont et al., 2020)", "plainTextFormattedCitation" : "(Hollis et al., 2019; McClymont et al., 2020)", "previouslyFormattedCitation" : "(Hollis et al., 2019; McClymont et al., 2020)" }, "properties" : { "noteIndex" : 0 }, "schema" : "https://github.com/citation-style-language/schema/raw/master/csl-citation.json" }</w:instrText>
      </w:r>
      <w:r>
        <w:fldChar w:fldCharType="separate"/>
      </w:r>
      <w:r w:rsidR="00393F8C">
        <w:rPr>
          <w:noProof/>
          <w:lang w:val="en-US"/>
        </w:rPr>
        <w:t>(Hollis et al., 2019; McClymont et al., 2020)</w:t>
      </w:r>
      <w:r>
        <w:fldChar w:fldCharType="end"/>
      </w:r>
      <w:r w:rsidRPr="00E457C1">
        <w:rPr>
          <w:lang w:val="en-US"/>
        </w:rPr>
        <w:t xml:space="preserve"> and the boundary conditions used in climate simulations </w:t>
      </w:r>
      <w:r>
        <w:fldChar w:fldCharType="begin" w:fldLock="1"/>
      </w:r>
      <w:r w:rsidR="00E719C0">
        <w:rPr>
          <w:lang w:val="en-US"/>
        </w:rPr>
        <w:instrText>ADDIN CSL_CITATION { "citationItems" : [ { "id" : "ITEM-1", "itemData" : { "DOI" : "10.5194/cp-12-663-2016", "author" : [ { "dropping-particle" : "", "family" : "Haywood", "given" : "A M", "non-dropping-particle" : "", "parse-names" : false, "suffix" : "" }, { "dropping-particle" : "", "family" : "Dowsett", "given" : "H J", "non-dropping-particle" : "", "parse-names" : false, "suffix" : "" }, { "dropping-particle" : "", "family" : "Dolan", "given" : "A M", "non-dropping-particle" : "", "parse-names" : false, "suffix" : "" }, { "dropping-particle" : "", "family" : "Rowley", "given" : "D", "non-dropping-particle" : "", "parse-names" : false, "suffix" : "" }, { "dropping-particle" : "", "family" : "Abe-Ouchi", "given" : "A", "non-dropping-particle" : "", "parse-names" : false, "suffix" : "" }, { "dropping-particle" : "", "family" : "Otto-Bliesner", "given" : "B", "non-dropping-particle" : "", "parse-names" : false, "suffix" : "" }, { "dropping-particle" : "", "family" : "Chandler", "given" : "M A", "non-dropping-particle" : "", "parse-names" : false, "suffix" : "" }, { "dropping-particle" : "", "family" : "Hunter", "given" : "S J", "non-dropping-particle" : "", "parse-names" : false, "suffix" : "" }, { "dropping-particle" : "", "family" : "Lunt", "given" : "D J", "non-dropping-particle" : "", "parse-names" : false, "suffix" : "" }, { "dropping-particle" : "", "family" : "Pound", "given" : "M", "non-dropping-particle" : "", "parse-names" : false, "suffix" : "" }, { "dropping-particle" : "", "family" : "Salzmann", "given" : "U", "non-dropping-particle" : "", "parse-names" : false, "suffix" : "" } ], "container-title" : "Climate of the Past", "id" : "ITEM-1", "issue" : "3", "issued" : { "date-parts" : [ [ "2016" ] ] }, "page" : "663-675", "title" : "The Pliocene Model Intercomparison Project (PlioMIP) Phase 2: scientific objectives and experimental design", "translator" : [ { "dropping-particle" : "", "family" : "J5996", "given" : "", "non-dropping-particle" : "", "parse-names" : false, "suffix" : "" } ], "type" : "article-journal", "volume" : "12" }, "uris" : [ "http://www.mendeley.com/documents/?uuid=4288f9d5-8764-4637-8619-2628e30a6e43" ] }, { "id" : "ITEM-2", "itemData" : { "DOI" : "10.5194/gmd-10-889-2017", "author" : [ { "dropping-particle" : "", "family" : "Lunt", "given" : "D J", "non-dropping-particle" : "", "parse-names" : false, "suffix" : "" }, { "dropping-particle" : "", "family" : "Huber", "given" : "M", "non-dropping-particle" : "", "parse-names" : false, "suffix" : "" }, { "dropping-particle" : "", "family" : "Anagnostou", "given" : "E", "non-dropping-particle" : "", "parse-names" : false, "suffix" : "" }, { "dropping-particle" : "", "family" : "Baatsen", "given" : "M L J", "non-dropping-particle" : "", "parse-names" : false, "suffix" : "" }, { "dropping-particle" : "", "family" : "Caballero", "given" : "R", "non-dropping-particle" : "", "parse-names" : false, "suffix" : "" }, { "dropping-particle" : "", "family" : "DeConto", "given" : "R", "non-dropping-particle" : "", "parse-names" : false, "suffix" : "" }, { "dropping-particle" : "", "family" : "Dijkstra", "given" : "H A", "non-dropping-particle" : "", "parse-names" : false, "suffix" : "" }, { "dropping-particle" : "", "family" : "Donnadieu", "given" : "Y", "non-dropping-particle" : "", "parse-names" : false, "suffix" : "" }, { "dropping-particle" : "", "family" : "Evans", "given" : "D", "non-dropping-particle" : "", "parse-names" : false, "suffix" : "" }, { "dropping-particle" : "", "family" : "Feng", "given" : "R", "non-dropping-particle" : "", "parse-names" : false, "suffix" : "" }, { "dropping-particle" : "", "family" : "Foster", "given" : "G L", "non-dropping-particle" : "", "parse-names" : false, "suffix" : "" }, { "dropping-particle" : "", "family" : "Gasson", "given" : "E", "non-dropping-particle" : "", "parse-names" : false, "suffix" : "" }, { "dropping-particle" : "", "family" : "Heydt", "given" : "A S", "non-dropping-particle" : "von der", "parse-names" : false, "suffix" : "" }, { "dropping-particle" : "", "family" : "Hollis", "given" : "C J", "non-dropping-particle" : "", "parse-names" : false, "suffix" : "" }, { "dropping-particle" : "", "family" : "Inglis", "given" : "G N", "non-dropping-particle" : "", "parse-names" : false, "suffix" : "" }, { "dropping-particle" : "", "family" : "Jones", "given" : "S M", "non-dropping-particle" : "", "parse-names" : false, "suffix" : "" }, { "dropping-particle" : "", "family" : "Kiehl", "given" : "J", "non-dropping-particle" : "", "parse-names" : false, "suffix" : "" }, { "dropping-particle" : "", "family" : "Kirtland Turner", "given" : "S", "non-dropping-particle" : "", "parse-names" : false, "suffix" : "" }, { "dropping-particle" : "", "family" : "Korty", "given" : "R L", "non-dropping-particle" : "", "parse-names" : false, "suffix" : "" }, { "dropping-particle" : "", "family" : "Kozdon", "given" : "R", "non-dropping-particle" : "", "parse-names" : false, "suffix" : "" }, { "dropping-particle" : "", "family" : "Krishnan", "given" : "S", "non-dropping-particle" : "", "parse-names" : false, "suffix" : "" }, { "dropping-particle" : "", "family" : "Ladant", "given" : "J.-B.", "non-dropping-particle" : "", "parse-names" : false, "suffix" : "" }, { "dropping-particle" : "", "family" : "Langebroek", "given" : "P", "non-dropping-particle" : "", "parse-names" : false, "suffix" : "" }, { "dropping-particle" : "", "family" : "Lear", "given" : "C H", "non-dropping-particle" : "", "parse-names" : false, "suffix" : "" }, { "dropping-particle" : "", "family" : "LeGrande", "given" : "A N", "non-dropping-particle" : "", "parse-names" : false, "suffix" : "" }, { "dropping-particle" : "", "family" : "Littler", "given" : "K", "non-dropping-particle" : "", "parse-names" : false, "suffix" : "" }, { "dropping-particle" : "", "family" : "Markwick", "given" : "P", "non-dropping-particle" : "", "parse-names" : false, "suffix" : "" }, { "dropping-particle" : "", "family" : "Otto-Bliesner", "given" : "B", "non-dropping-particle" : "", "parse-names" : false, "suffix" : "" }, { "dropping-particle" : "", "family" : "Pearson", "given" : "P", "non-dropping-particle" : "", "parse-names" : false, "suffix" : "" }, { "dropping-particle" : "", "family" : "Poulsen", "given" : "C J", "non-dropping-particle" : "", "parse-names" : false, "suffix" : "" }, { "dropping-particle" : "", "family" : "Salzmann", "given" : "U", "non-dropping-particle" : "", "parse-names" : false, "suffix" : "" }, { "dropping-particle" : "", "family" : "Shields", "given" : "C", "non-dropping-particle" : "", "parse-names" : false, "suffix" : "" }, { "dropping-particle" : "", "family" : "Snell", "given" : "K", "non-dropping-particle" : "", "parse-names" : false, "suffix" : "" }, { "dropping-particle" : "", "family" : "St\u00e4rz", "given" : "M", "non-dropping-particle" : "", "parse-names" : false, "suffix" : "" }, { "dropping-particle" : "", "family" : "Super", "given" : "J", "non-dropping-particle" : "", "parse-names" : false, "suffix" : "" }, { "dropping-particle" : "", "family" : "Tabor", "given" : "C", "non-dropping-particle" : "", "parse-names" : false, "suffix" : "" }, { "dropping-particle" : "", "family" : "Tierney", "given" : "J E", "non-dropping-particle" : "", "parse-names" : false, "suffix" : "" }, { "dropping-particle" : "", "family" : "Tourte", "given" : "G J L", "non-dropping-particle" : "", "parse-names" : false, "suffix" : "" }, { "dropping-particle" : "", "family" : "Tripati", "given" : "A", "non-dropping-particle" : "", "parse-names" : false, "suffix" : "" }, { "dropping-particle" : "", "family" : "Upchurch", "given" : "G R", "non-dropping-particle" : "", "parse-names" : false, "suffix" : "" }, { "dropping-particle" : "", "family" : "Wade", "given" : "B S", "non-dropping-particle" : "", "parse-names" : false, "suffix" : "" }, { "dropping-particle" : "", "family" : "Wing", "given" : "S L", "non-dropping-particle" : "", "parse-names" : false, "suffix" : "" }, { "dropping-particle" : "", "family" : "Winguth", "given" : "A M E", "non-dropping-particle" : "", "parse-names" : false, "suffix" : "" }, { "dropping-particle" : "", "family" : "Wright", "given" : "N M", "non-dropping-particle" : "", "parse-names" : false, "suffix" : "" }, { "dropping-particle" : "", "family" : "Zachos", "given" : "J C", "non-dropping-particle" : "", "parse-names" : false, "suffix" : "" }, { "dropping-particle" : "", "family" : "Zeebe", "given" : "R E", "non-dropping-particle" : "", "parse-names" : false, "suffix" : "" } ], "container-title" : "Geoscientific Model Development", "id" : "ITEM-2", "issue" : "2", "issued" : { "date-parts" : [ [ "2017" ] ] }, "page" : "889-901", "title" : "The DeepMIP contribution to PMIP4: experimental designfor model simulations of the EECO, PETM, and pre-PETM (version 1.0)", "translator" : [ { "dropping-particle" : "", "family" : "J6072", "given" : "", "non-dropping-particle" : "", "parse-names" : false, "suffix" : "" } ], "type" : "article-journal", "volume" : "10" }, "uris" : [ "http://www.mendeley.com/documents/?uuid=60df2ff1-6c17-4fdd-85d5-df30f8099bc5" ] } ], "mendeley" : { "formattedCitation" : "(Haywood et al., 2016; Lunt et al., 2017)", "plainTextFormattedCitation" : "(Haywood et al., 2016; Lunt et al., 2017)", "previouslyFormattedCitation" : "(Haywood et al., 2016; Lunt et al., 2017)" }, "properties" : { "noteIndex" : 0 }, "schema" : "https://github.com/citation-style-language/schema/raw/master/csl-citation.json" }</w:instrText>
      </w:r>
      <w:r>
        <w:fldChar w:fldCharType="separate"/>
      </w:r>
      <w:r w:rsidR="00393F8C">
        <w:rPr>
          <w:noProof/>
          <w:lang w:val="en-US"/>
        </w:rPr>
        <w:t>(Haywood et al., 2016; Lunt et al., 2017)</w:t>
      </w:r>
      <w:r>
        <w:fldChar w:fldCharType="end"/>
      </w:r>
      <w:r w:rsidR="00FF3CD1" w:rsidRPr="00E457C1">
        <w:rPr>
          <w:lang w:val="en-US"/>
        </w:rPr>
        <w:t xml:space="preserve"> </w:t>
      </w:r>
      <w:r w:rsidR="002226CD" w:rsidRPr="00E457C1">
        <w:rPr>
          <w:lang w:val="en-US"/>
        </w:rPr>
        <w:t xml:space="preserve">has </w:t>
      </w:r>
      <w:r w:rsidRPr="00E457C1">
        <w:rPr>
          <w:lang w:val="en-US"/>
        </w:rPr>
        <w:t xml:space="preserve">improved, and some models now agree better with temperature proxies for these time periods compared to models assessed in AR5 </w:t>
      </w:r>
      <w:r>
        <w:fldChar w:fldCharType="begin" w:fldLock="1"/>
      </w:r>
      <w:r w:rsidR="00E719C0">
        <w:rPr>
          <w:lang w:val="en-US"/>
        </w:rPr>
        <w:instrText xml:space="preserve">ADDIN CSL_CITATION { "citationItems" : [ { "id" : "ITEM-1", "itemData" : { "DOI" : "10.5194/cp-16-2095-2020", "author" : [ { "dropping-particle" : "", "family" : "Haywood", "given" : "A M", "non-dropping-particle" : "", "parse-names" : false, "suffix" : "" }, { "dropping-particle" : "", "family" : "Tindall", "given" : "J C", "non-dropping-particle" : "", "parse-names" : false, "suffix" : "" }, { "dropping-particle" : "", "family" : "Dowsett", "given" : "H J", "non-dropping-particle" : "", "parse-names" : false, "suffix" : "" }, { "dropping-particle" : "", "family" : "Dolan", "given" : "A M", "non-dropping-particle" : "", "parse-names" : false, "suffix" : "" }, { "dropping-particle" : "", "family" : "Foley", "given" : "K M", "non-dropping-particle" : "", "parse-names" : false, "suffix" : "" }, { "dropping-particle" : "", "family" : "Hunter", "given" : "S J", "non-dropping-particle" : "", "parse-names" : false, "suffix" : "" }, { "dropping-particle" : "", "family" : "Hill", "given" : "D J", "non-dropping-particle" : "", "parse-names" : false, "suffix" : "" }, { "dropping-particle" : "", "family" : "Chan", "given" : "W.-L.", "non-dropping-particle" : "", "parse-names" : false, "suffix" : "" }, { "dropping-particle" : "", "family" : "Abe-Ouchi", "given" : "A", "non-dropping-particle" : "", "parse-names" : false, "suffix" : "" }, { "dropping-particle" : "", "family" : "Stepanek", "given" : "C", "non-dropping-particle" : "", "parse-names" : false, "suffix" : "" }, { "dropping-particle" : "", "family" : "Lohmann", "given" : "G", "non-dropping-particle" : "", "parse-names" : false, "suffix" : "" }, { "dropping-particle" : "", "family" : "Chandan", "given" : "D", "non-dropping-particle" : "", "parse-names" : false, "suffix" : "" }, { "dropping-particle" : "", "family" : "Peltier", "given" : "W R", "non-dropping-particle" : "", "parse-names" : false, "suffix" : "" }, { "dropping-particle" : "", "family" : "Tan", "given" : "N", "non-dropping-particle" : "", "parse-names" : false, "suffix" : "" }, { "dropping-particle" : "", "family" : "Contoux", "given" : "C", "non-dropping-particle" : "", "parse-names" : false, "suffix" : "" }, { "dropping-particle" : "", "family" : "Ramstein", "given" : "G", "non-dropping-particle" : "", "parse-names" : false, "suffix" : "" }, { "dropping-particle" : "", "family" : "Li", "given" : "X", "non-dropping-particle" : "", "parse-names" : false, "suffix" : "" }, { "dropping-particle" : "", "family" : "Zhang", "given" : "Z", "non-dropping-particle" : "", "parse-names" : false, "suffix" : "" }, { "dropping-particle" : "", "family" : "Guo", "given" : "C", "non-dropping-particle" : "", "parse-names" : false, "suffix" : "" }, { "dropping-particle" : "", "family" : "Nisancioglu", "given" : "K H", "non-dropping-particle" : "", "parse-names" : false, "suffix" : "" }, { "dropping-particle" : "", "family" : "Zhang", "given" : "Q", "non-dropping-particle" : "", "parse-names" : false, "suffix" : "" }, { "dropping-particle" : "", "family" : "Li", "given" : "Q", "non-dropping-particle" : "", "parse-names" : false, "suffix" : "" }, { "dropping-particle" : "", "family" : "Kamae", "given" : "Y", "non-dropping-particle" : "", "parse-names" : false, "suffix" : "" }, { "dropping-particle" : "", "family" : "Chandler", "given" : "M A", "non-dropping-particle" : "", "parse-names" : false, "suffix" : "" }, { "dropping-particle" : "", "family" : "Sohl", "given" : "L E", "non-dropping-particle" : "", "parse-names" : false, "suffix" : "" }, { "dropping-particle" : "", "family" : "Otto-Bliesner", "given" : "B L", "non-dropping-particle" : "", "parse-names" : false, "suffix" : "" }, { "dropping-particle" : "", "family" : "Feng", "given" : "R", "non-dropping-particle" : "", "parse-names" : false, "suffix" : "" }, { "dropping-particle" : "", "family" : "Brady", "given" : "E C", "non-dropping-particle" : "", "parse-names" : false, "suffix" : "" }, { "dropping-particle" : "", "family" : "Heydt", "given" : "A S", "non-dropping-particle" : "von der", "parse-names" : false, "suffix" : "" }, { "dropping-particle" : "", "family" : "Baatsen", "given" : "M L J", "non-dropping-particle" : "", "parse-names" : false, "suffix" : "" }, { "dropping-particle" : "", "family" : "Lunt", "given" : "D J", "non-dropping-particle" : "", "parse-names" : false, "suffix" : "" } ], "container-title" : "Climate of the Past", "id" : "ITEM-1", "issue" : "6", "issued" : { "date-parts" : [ [ "2020" ] ] }, "page" : "2095-2123", "title" : "The Pliocene Model Intercomparison Project Phase 2: large-scale climate features and climate sensitivity", "translator" : [ { "dropping-particle" : "", "family" : "J6890", "given" : "", "non-dropping-particle" : "", "parse-names" : false, "suffix" : "" } ], "type" : "article-journal", "volume" : "16" }, "uris" : [ "http://www.mendeley.com/documents/?uuid=ac01eb3a-93bb-4752-af4c-7ae98972b5a2" ] }, { "id" : "ITEM-2", "itemData" : { "DOI" : "10.5194/cp-17-203-2021", "author" : [ { "dropping-particle" : "", "family" : "Lunt", "given" : "D J", "non-dropping-particle" : "", "parse-names" : false, "suffix" : "" }, { "dropping-particle" : "", "family" : "Bragg", "given" : "F", "non-dropping-particle" : "", "parse-names" : false, "suffix" : "" }, { "dropping-particle" : "", "family" : "Chan", "given" : "W.-L.", "non-dropping-particle" : "", "parse-names" : false, "suffix" : "" }, { "dropping-particle" : "", "family" : "Hutchinson", "given" : "D K", "non-dropping-particle" : "", "parse-names" : false, "suffix" : "" }, { "dropping-particle" : "", "family" : "Ladant", "given" : "J.-B.", "non-dropping-particle" : "", "parse-names" : false, "suffix" : "" }, { "dropping-particle" : "", "family" : "Morozova", "given" : "P", "non-dropping-particle" : "", "parse-names" : false, "suffix" : "" }, { "dropping-particle" : "", "family" : "Niezgodzki", "given" : "I", "non-dropping-particle" : "", "parse-names" : false, "suffix" : "" }, { "dropping-particle" : "", "family" : "Steinig", "given" : "S", "non-dropping-particle" : "", "parse-names" : false, "suffix" : "" }, { "dropping-particle" : "", "family" : "Zhang", "given" : "Z", "non-dropping-particle" : "", "parse-names" : false, "suffix" : "" }, { "dropping-particle" : "", "family" : "Zhu", "given" : "J", "non-dropping-particle" : "", "parse-names" : false, "suffix" : "" }, { "dropping-particle" : "", "family" : "Abe-Ouchi", "given" : "A", "non-dropping-particle" : "", "parse-names" : false, "suffix" : "" }, { "dropping-particle" : "", "family" : "Anagnostou", "given" : "E", "non-dropping-particle" : "", "parse-names" : false, "suffix" : "" }, { "dropping-particle" : "", "family" : "Boer", "given" : "A M", "non-dropping-particle" : "de", "parse-names" : false, "suffix" : "" }, { "dropping-particle" : "", "family" : "Coxall", "given" : "H K", "non-dropping-particle" : "", "parse-names" : false, "suffix" : "" }, { "dropping-particle" : "", "family" : "Donnadieu", "given" : "Y", "non-dropping-particle" : "", "parse-names" : false, "suffix" : "" }, { "dropping-particle" : "", "family" : "Foster", "given" : "G", "non-dropping-particle" : "", "parse-names" : false, "suffix" : "" }, { "dropping-particle" : "", "family" : "Inglis", "given" : "G N", "non-dropping-particle" : "", "parse-names" : false, "suffix" : "" }, { "dropping-particle" : "", "family" : "Knorr", "given" : "G", "non-dropping-particle" : "", "parse-names" : false, "suffix" : "" }, { "dropping-particle" : "", "family" : "Langebroek", "given" : "P M", "non-dropping-particle" : "", "parse-names" : false, "suffix" : "" }, { "dropping-particle" : "", "family" : "Lear", "given" : "C H", "non-dropping-particle" : "", "parse-names" : false, "suffix" : "" }, { "dropping-particle" : "", "family" : "Lohmann", "given" : "G", "non-dropping-particle" : "", "parse-names" : false, "suffix" : "" }, { "dropping-particle" : "", "family" : "Poulsen", "given" : "C J", "non-dropping-particle" : "", "parse-names" : false, "suffix" : "" }, { "dropping-particle" : "", "family" : "Sepulchre", "given" : "P", "non-dropping-particle" : "", "parse-names" : false, "suffix" : "" }, { "dropping-particle" : "", "family" : "Tierney", "given" : "J E", "non-dropping-particle" : "", "parse-names" : false, "suffix" : "" }, { "dropping-particle" : "", "family" : "Valdes", "given" : "P J", "non-dropping-particle" : "", "parse-names" : false, "suffix" : "" }, { "dropping-particle" : "", "family" : "Volodin", "given" : "E M", "non-dropping-particle" : "", "parse-names" : false, "suffix" : "" }, { "dropping-particle" : "", "family" : "Dunkley Jones", "given" : "T", "non-dropping-particle" : "", "parse-names" : false, "suffix" : "" }, { "dropping-particle" : "", "family" : "Hollis", "given" : "C J", "non-dropping-particle" : "", "parse-names" : false, "suffix" : "" }, { "dropping-particle" : "", "family" : "Huber", "given" : "M", "non-dropping-particle" : "", "parse-names" : false, "suffix" : "" }, { "dropping-particle" : "", "family" : "Otto-Bliesner", "given" : "B L", "non-dropping-particle" : "", "parse-names" : false, "suffix" : "" } ], "container-title" : "Climate of the Past", "id" : "ITEM-2", "issue" : "1", "issued" : { "date-parts" : [ [ "2021" ] ] }, "page" : "203-227", "title" : "DeepMIP: model intercomparison of early Eocene climatic optimum (EECO) large-scale climate features and comparison with proxy data", "translator" : [ { "dropping-particle" : "", "family" : "J6923", "given" : "", "non-dropping-particle" : "", "parse-names" : false, "suffix" : "" } ], "type" : "article-journal", "volume" : "17" }, "uris" : [ "http://www.mendeley.com/documents/?uuid=55601a97-7825-4811-b5be-c2cb2ac6a8b8", "http://www.mendeley.com/documents/?uuid=b26f43f7-0577-498c-b37d-a203cac2f673", "http://www.mendeley.com/documents/?uuid=f5464145-3795-4709-9ec5-c02168333937" ] }, { "id" : "ITEM-3", "itemData" : { "DOI" : "10.1073/pnas.1809959116", "ISSN" : "0027-8424", "abstract" : "Climate models are foundational to formulations of climate policy and must successfully reproduce key features of the climate system. The temporal spectrum of observed global surface temperature is one such critical benchmark. This spectrum is known to obey scaling laws connecting astronomical forcings, from orbital to annual scales. We provide evidence that the current hierarchy of climate models is capable of reproducing the increase in variance in global-mean temperature at low frequencies. We suggest that successful climate predictions at decadal-to-centennial horizons hinge critically on the accuracy of initial and boundary conditions, particularly for the deep ocean state.Climate records exhibit scaling behavior with large exponents, resulting in larger fluctuations at longer timescales. It is unclear whether climate models are capable of simulating these fluctuations, which draws into question their ability to simulate such variability in the coming decades and centuries. Using the latest simulations and data syntheses, we find agreement for spectra derived from observations and models on timescales ranging from interannual to multimillennial. Our results confirm the existence of a scaling break between orbital and annual peaks, occurring around millennial periodicities. That both simple and comprehensive ocean{\\textendash}atmosphere models can reproduce these features suggests that long-range persistence is a consequence of the oceanic integration of both gradual and abrupt climate forcings. This result implies that Holocene low-frequency variability is partly a consequence of the climate system{\\textquoteright}s integrated memory of orbital forcing. We conclude that climate models appear to contain the essential physics to correctly simulate the spectral continuum of global-mean temperature; however, regional discrepancies remain unresolved. A critical element of successfully simulating suborbital climate variability involves, we hypothesize, initial conditions of the deep ocean state that are consistent with observations of the recent past.", "author" : [ { "dropping-particle" : "", "family" : "Zhu", "given" : "Feng", "non-dropping-particle" : "", "parse-names" : false, "suffix" : "" }, { "dropping-particle" : "", "family" : "Emile-Geay", "given" : "Julien", "non-dropping-particle" : "", "parse-names" : false, "suffix" : "" }, { "dropping-particle" : "", "family" : "McKay", "given" : "Nicholas P", "non-dropping-particle" : "", "parse-names" : false, "suffix" : "" }, { "dropping-particle" : "", "family" : "Hakim", "given" : "Gregory J", "non-dropping-particle" : "", "parse-names" : false, "suffix" : "" }, { "dropping-particle" : "", "family" : "Khider", "given" : "Deborah", "non-dropping-particle" : "", "parse-names" : false, "suffix" : "" }, { "dropping-particle" : "", "family" : "Ault", "given" : "Toby R", "non-dropping-particle" : "", </w:instrText>
      </w:r>
      <w:r w:rsidR="00E719C0" w:rsidRPr="00743922">
        <w:rPr>
          <w:lang w:val="en-US"/>
        </w:rPr>
        <w:instrText>"parse-names" : false, "suffix" : "" }, { "dropping-particle" : "", "family" : "Steig", "given" : "Eric J", "non-dropping-particle" : "", "parse-names" : false, "suffix" : "" }, { "dropping-particle" : "", "family" : "Dee", "given" : "Sylvia", "non-dropping-particle" : "", "parse-names" : false, "suffix" : "" }, { "dropping-particle" : "", "family" : "Kirchner", "given" : "James W", "non-dropping-particle" : "", "parse-names" : false, "suffix" : "" } ], "container-title" : "Proceedings of the National Academy of Sciences", "id" : "ITEM-3", "issue" : "18", "issued" : { "date-parts" : [ [ "2019" ] ] }, "page" : "8728-8733", "publisher" : "National Academy of Sciences", "title" : "Climate models can correctly simulate the continuum of global-average temperature variability", "translator" : [ { "dropping-particle" : "", "family" : "J6069", "given" : "", "non-dropping-particle" : "", "parse-names" : false, "suffix" : "" } ], "type" : "article-journal", "volume" : "116" }, "uris" : [ "http://www.mendeley.com/documents/?uuid=bb1111f8-0d48-4d09-bf56-7ca01a049d8b" ] } ], "mendeley" : { "formattedCitation" : "(Zhu et al., 2019; Haywood et al., 2020; Lunt et al., 2021)", "plainTextFormattedCitation" : "(Zhu et al., 2019; Haywood et al., 2020; Lunt et al., 2021)", "previouslyFormattedCitation" : "(Zhu et al., 2019; Haywood et al., 2020; Lunt et al., 2021)" }, "properties" : { "noteIndex" : 0 }, "schema" : "https://github.com/citation-style-language/schema/raw/master/csl-citation.json" }</w:instrText>
      </w:r>
      <w:r>
        <w:fldChar w:fldCharType="separate"/>
      </w:r>
      <w:r w:rsidR="00393F8C" w:rsidRPr="00743922">
        <w:rPr>
          <w:noProof/>
          <w:lang w:val="en-US"/>
        </w:rPr>
        <w:t>(Zhu et al., 2019; Haywood et al., 2020; Lunt et al., 2021)</w:t>
      </w:r>
      <w:r>
        <w:fldChar w:fldCharType="end"/>
      </w:r>
      <w:r w:rsidRPr="00743922">
        <w:rPr>
          <w:lang w:val="en-US"/>
        </w:rPr>
        <w:t xml:space="preserve"> (Sections 7.4.4.1.2</w:t>
      </w:r>
      <w:del w:id="231" w:author="Ian Blenkinsop" w:date="2021-07-12T17:06:00Z">
        <w:r w:rsidRPr="00743922" w:rsidDel="00825CB1">
          <w:rPr>
            <w:lang w:val="en-US"/>
          </w:rPr>
          <w:delText xml:space="preserve">; </w:delText>
        </w:r>
      </w:del>
      <w:ins w:id="232" w:author="Ian Blenkinsop" w:date="2021-07-12T17:06:00Z">
        <w:r w:rsidR="00825CB1" w:rsidRPr="00743922">
          <w:rPr>
            <w:lang w:val="en-US"/>
          </w:rPr>
          <w:t xml:space="preserve"> and </w:t>
        </w:r>
      </w:ins>
      <w:r w:rsidRPr="00743922">
        <w:rPr>
          <w:lang w:val="en-US"/>
        </w:rPr>
        <w:t>7.4.4.2.2</w:t>
      </w:r>
      <w:del w:id="233" w:author="Ian Blenkinsop" w:date="2021-07-12T17:06:00Z">
        <w:r w:rsidRPr="00743922" w:rsidDel="00825CB1">
          <w:rPr>
            <w:lang w:val="en-US"/>
          </w:rPr>
          <w:delText xml:space="preserve">; </w:delText>
        </w:r>
      </w:del>
      <w:ins w:id="234" w:author="Ian Blenkinsop" w:date="2021-07-12T17:06:00Z">
        <w:r w:rsidR="00825CB1" w:rsidRPr="00743922">
          <w:rPr>
            <w:lang w:val="en-US"/>
          </w:rPr>
          <w:t xml:space="preserve">, and </w:t>
        </w:r>
      </w:ins>
      <w:r w:rsidRPr="00743922">
        <w:rPr>
          <w:lang w:val="en-US"/>
        </w:rPr>
        <w:t>Cross-</w:t>
      </w:r>
      <w:r w:rsidR="00C90D9A" w:rsidRPr="00743922">
        <w:rPr>
          <w:lang w:val="en-US"/>
        </w:rPr>
        <w:t xml:space="preserve">Chapter </w:t>
      </w:r>
      <w:r w:rsidRPr="00743922">
        <w:rPr>
          <w:lang w:val="en-US"/>
        </w:rPr>
        <w:t xml:space="preserve">Box 2.4). </w:t>
      </w:r>
      <w:r w:rsidRPr="00E457C1">
        <w:rPr>
          <w:noProof/>
          <w:lang w:val="en-US"/>
        </w:rPr>
        <w:t xml:space="preserve">For the Last Interglacial (LIG), improved temporal resolution of temperature proxies </w:t>
      </w:r>
      <w:r>
        <w:rPr>
          <w:noProof/>
        </w:rPr>
        <w:fldChar w:fldCharType="begin" w:fldLock="1"/>
      </w:r>
      <w:r w:rsidR="008F46A5" w:rsidRPr="00E457C1">
        <w:rPr>
          <w:noProof/>
          <w:lang w:val="en-US"/>
        </w:rPr>
        <w:instrText>ADDIN CSL_CITATION { "citationItems" : [ { "id" : "ITEM-1", "itemData" : { "DOI" : "10.1016/j.quascirev.2017.04.019", "ISSN" : "0277-3791", "abstract" : "The Last Interglacial (LIG, \u223c129-116 thousand years ago, ka) represents an excellent case study to investigate the response of sensitive components of the Earth System and mechanisms of high-latitude amplification to a climate warmer than present-day. The Paleoclimate Model Intercomparison Project (Phase 4, hereafter referred as PMIP4) and the Coupled Model Intercomparison Project (Phase 6, hereafter referred as CMIP6) are coordinating the design of (1) a LIG Tier 1 equilibrium simulation to simulate the climate response at 127 ka, a time interval associated with a strong orbital forcing and greenhouse gas concentrations close to preindustrial levels and (2) associated Tier 2 sensitivity experiments to examine the role of the ocean, vegetation and dust feedbacks in modulating the response to this orbital forcing. Evaluating the capability of the CMIP6/PMIP4 models to reproduce the 127 ka polar and sub-polar climate will require appropriate data-based benchmarks which are currently missing. Based on a recent data synthesis that offers the first spatio-temporal representation of high-latitude (i.e. poleward of 40\u00b0N and 40\u00b0S) surface temperature evolution during the LIG, we produce a new 126\u2013128 ka time slab, hereafter name</w:instrText>
      </w:r>
      <w:r w:rsidR="008F46A5">
        <w:rPr>
          <w:noProof/>
        </w:rPr>
        <w:instrText>d 127 ka time slice. This 127 ka time slice represents surface temperature anomalies relative to preindustrial and is associated with quantitative estimates of the uncertainties related to relative dating and surface temperature reconstruction methods. It illustrates warmer-than-preindustrial conditions in the high-latitude regions of both hemispheres. In particular, summer sea surface temperatures (SST) in the North Atlantic region were on average 1.1 \u00b0C (with a standard error of the mean of 0.7 \u00b0C) warmer relative to preindustrial and 1.8 \u00b0C (with a standard error of the mean of 0.8 \u00b0C) in the Southern Ocean. In Antarctica, average 127 ka annual surface air temperature was 2.2 \u00b0C (with a standard error of the mean of 1.4 \u00b0C) warmer compared to preindustrial. We provide a critical evaluation of the latest LIG surface climate compilations that are available for evaluating LIG climate model experiments. We discuss in particular our new 127 ka time-slice in the context of existing LIG surface temperature time-slices. We also compare the 127 ka time slice with the ones published for the 125 and 130 ka time intervals and we discuss the potential and limits of a data-based time slice at 127 ka in the context of the upcoming coordinated modeli\u2026", "author" : [ { "dropping-particle" : "", "family" : "Capron", "given" : "</w:instrText>
      </w:r>
      <w:r w:rsidR="008F46A5" w:rsidRPr="00E457C1">
        <w:rPr>
          <w:noProof/>
          <w:lang w:val="en-US"/>
        </w:rPr>
        <w:instrText>E", "non-dropping-particle" : "", "parse-names" : false, "suffix" : "" }, { "dropping-particle" : "", "family" : "Govin", "given" : "A", "non-dropping-particle" : "", "parse-names" : false, "suffix" : "" }, { "dropping-particle" : "", "family" : "Feng", "given" : "R", "non-dropping-particle" : "", "parse-names" : false, "suffix" : "" }, { "dropping-particle" : "", "family" : "Otto-Bliesner", "given" : "B L", "non-dropping-particle" : "", "parse-names" : false, "suffix" : "" }, { "dropping-particle" : "", "family" : "Wolff", "given" : "E W", "non-dropping-particle" : "", "parse-names" : false, "suffix" : "" } ], "container-title" : "Quaternary Science Reviews", "id" : "ITEM-1", "issued" : { "date-parts" : [ [ "2017" ] ] }, "page" : "137-150", "title" : "Critical evaluation of climate syntheses to benchmark CMIP6/PMIP4 127 ka Last Interglacial simulations in the high-latitude regions", "translator" : [ { "dropping-particle" : "", "family" : "J2515", "given" : "", "non-dropping-particle" : "", "parse-names" : false, "suffix" : "" } ], "type" : "article-journal", "volume" : "168" }, "uris" : [ "http://www.mendeley.com/documents/?uuid=c8b4c3fd-e0aa-4c3f-aba4-f560637e0e14" ] } ], "mendeley" : { "formattedCitation" : "(Capron et al., 2017)", "plainTextFormattedCitation" : "(Capron et al., 2017)", "previouslyFormattedCitation" : "(Capron et al., 2017)" }, "properties" : { "noteIndex" : 0 }, "schema" : "https://github.com/citation-style-language/schema/raw/master/csl-citation.json" }</w:instrText>
      </w:r>
      <w:r>
        <w:rPr>
          <w:noProof/>
        </w:rPr>
        <w:fldChar w:fldCharType="separate"/>
      </w:r>
      <w:r w:rsidR="00393F8C">
        <w:rPr>
          <w:noProof/>
          <w:lang w:val="en-US"/>
        </w:rPr>
        <w:t>(Capron et al., 2017)</w:t>
      </w:r>
      <w:r>
        <w:rPr>
          <w:noProof/>
        </w:rPr>
        <w:fldChar w:fldCharType="end"/>
      </w:r>
      <w:r w:rsidRPr="00E457C1">
        <w:rPr>
          <w:noProof/>
          <w:lang w:val="en-US"/>
        </w:rPr>
        <w:t xml:space="preserve"> and better appreciation of the importance of freshwater forcing </w:t>
      </w:r>
      <w:r>
        <w:rPr>
          <w:noProof/>
        </w:rPr>
        <w:fldChar w:fldCharType="begin" w:fldLock="1"/>
      </w:r>
      <w:r w:rsidR="00E719C0">
        <w:rPr>
          <w:noProof/>
          <w:lang w:val="en-US"/>
        </w:rPr>
        <w:instrText>ADDIN CSL_CITATION { "citationItems" : [ { "id" : "ITEM-1", "itemData" : { "DOI" : "10.5194/cp-12-1919-2016", "author" : [ { "dropping-particle" : "", "family" : "Stone", "given" : "E J", "non-dropping-particle" : "", "parse-names" : false, "suffix" : "" }, { "dropping-particle" : "", "family" : "Capron", "given" : "E", "non-dropping-particle" : "", "parse-names" : false, "suffix" : "" }, { "dropping-particle" : "", "family" : "Lunt", "given" : "D J", "non-dropping-particle" : "", "parse-names" : false, "suffix" : "" }, { "dropping-particle" : "", "family" : "Payne", "given" : "A J", "non-dropping-particle" : "", "parse-names" : false, "suffix" : "" }, { "dropping-particle" : "", "family" : "Singarayer", "given" : "J S", "non-dropping-particle" : "", "parse-names" : false, "suffix" : "" }, { "dropping-particle" : "", "family" : "Valdes", "given" : "P J", "non-dropping-particle" : "", "parse-names" : false, "suffix" : "" }, { "dropping-particle" : "", "family" : "Wolff", "given" : "E W", "non-dropping-particle" : "", "parse-names" : false, "suffix" : "" } ], "container-title" : "Climate of the Past", "id" : "ITEM-1", "issue" : "9", "issued" : { "date-parts" : [ [ "2016" ] ] }, "page" : "1919-1932", "title" : "Impact of meltwater on high-latitude early Last Interglacial climate", "translator" : [ { "dropping-particle" : "", "family" : "J6066", "given" : "", "non-dropping-particle" : "", "parse-names" : false, "suffix" : "" } ], "type" : "article-journal", "volume" : "12" }, "uris" : [ "http://www.mendeley.com/documents/?uuid=d4e78481-41b5-47d7-a7dd-4e57226409c5" ] } ], "mendeley" : { "formattedCitation" : "(Stone et al., 2016)", "plainTextFormattedCitation" : "(Stone et al., 2016)", "previouslyFormattedCitation" : "(Stone et al., 2016)" }, "properties" : { "noteIndex" : 0 }, "schema" : "https://github.com/citation-style-language/schema/raw/master/csl-citation.json" }</w:instrText>
      </w:r>
      <w:r>
        <w:rPr>
          <w:noProof/>
        </w:rPr>
        <w:fldChar w:fldCharType="separate"/>
      </w:r>
      <w:r w:rsidR="00393F8C">
        <w:rPr>
          <w:noProof/>
          <w:lang w:val="en-US"/>
        </w:rPr>
        <w:t>(Stone et al., 2016)</w:t>
      </w:r>
      <w:r>
        <w:rPr>
          <w:noProof/>
        </w:rPr>
        <w:fldChar w:fldCharType="end"/>
      </w:r>
      <w:r w:rsidRPr="00E457C1">
        <w:rPr>
          <w:noProof/>
          <w:lang w:val="en-US"/>
        </w:rPr>
        <w:t xml:space="preserve"> have clarified the reasons behind apparent model-data inconsistencies. Regional LIG temperature responses simulated by CMIP6 are within the uncertainty ranges of reconstructed temperature responses, except in regions where unresolved changes in </w:t>
      </w:r>
      <w:r w:rsidRPr="00E457C1">
        <w:rPr>
          <w:lang w:val="en-US"/>
        </w:rPr>
        <w:t xml:space="preserve">regional ocean circulation, meltwater, or vegetation changes may cause model mismatches </w:t>
      </w:r>
      <w:r>
        <w:fldChar w:fldCharType="begin" w:fldLock="1"/>
      </w:r>
      <w:r w:rsidR="00E719C0">
        <w:rPr>
          <w:lang w:val="en-US"/>
        </w:rPr>
        <w:instrText>ADDIN CSL_CITATION { "citationItems" : [ { "id" : "ITEM-1", "itemData" : { "DOI" : "10.5194/cp-17-63-2021", "ISSN" : "18149332", "abstract" : "The modeling of paleoclimate, using physically based tools, is increasingly seen as a strong out-of-sample test of the models that are used for the projection of future climate changes. New to the Coupled Model Intercomparison Project (CMIP6) is the Tier 1 Last Interglacial experiment for 127 000 years ago (lig127k), designed to address the climate responses to stronger orbital forcing than the mid- Holocene experiment, using the same state-of-the-art models as for the future and following a common experimental protocol. Here we present a first analysis of a multi-model ensemble of 17 climate models, all of which have completed the CMIP6 DECK (Diagnostic, Evaluation and Characterization of Klima) experiments. The equilibrium climate sensitivity (ECS) of these models varies from 1.8 to 5.6 C. The seasonal character of the insolation anomalies results in strong summer warming over the Northern Hemisphere continents in the lig127k ensemble as compared to the CMIP6 piControl and much-reduced minimum sea ice in the Arctic. The multi-model results indicate enhanced summer monsoonal precipitation in the Northern Hemisphere and reductions in the Southern Hemisphere. These responses are greater in the lig127k than the CMIP6 midHolocene simulations as expected from the larger insolation anomalies at 127 than 6 ka. New synthesis for surface temperature and precipitation, targeted for 127 ka, have been developed for comparison to the multi-model ensemble. The lig127k model ensemble and data reconstructions are in good agreement for summer temperature anomalies over Canada, Scandinavia, and the North Atlantic and for precipitation over the Northern Hemisphere continents. The model-data comparisons and mismatches point to further study of the sensitivity of the simulations to uncertainties in the boundary conditions and of the uncertainties and sparse coverage in current proxy reconstructions. The CMIP6-Paleoclimate Modeling Intercomparison Project (PMIP4) lig127k simulations, in combination with the proxy record, improve our confidence in future projections of monsoons, surface temperature, and Arctic sea ice, thus providing a key target for model evaluation and optimization.", "author" : [ { "dropping-particle" : "", "family" : "Otto-Bliesner", "given" : "Bette L.", "non-dropping-particle" : "", "parse-names" : false, "suffix" : "" }, { "dropping-particle" : "", "family" : "Brady", "given" : "Esther C.", "non-dropping-particle" : "", "parse-names" : false, "suffix" : "" }, { "dropping-particle" : "", "family" : "Zhao", "given" : "Anni", "non-dropping-particle" : "", "parse-names" : false, "suffix" : "" }, { "dropping-particle" : "", "family" : "Brierley", "given" : "Chris M.", "non-dropping-particle" : "", "parse-names" : false, "suffix" : "" }, { "dropping-particle" : "", "family" : "Axford", "given" : "Yarrow", "non-dropping-particle" : "", "parse-names" : false, "suffix" : "" }, { "dropping-particle" : "", "family" : "Capron", "given" : "Emilie", "non-dropping-particle" : "", "parse-names" : false, "suffix" : "" }, { "dropping-particle" : "", "family" : "Govin", "given" : "Aline", "non-dropping-particle" : "", "parse-names" : false, "suffix" : "" }, { "dropping-particle" : "", "family" : "Hoffman", "given" : "Jeremy S.", "non-dropping-particle" : "", "parse-names" : false, "suffix" : "" }, { "dropping-particle" : "", "family" : "Isaacs", "given" : "Elizabeth", "non-dropping-particle" : "", "parse-names" : false, "suffix" : "" }, { "dropping-particle" : "", "family" : "Kageyama", "given" : "Masa", "non-dropping-particle" : "", "parse-names" : false, "suffix" : "" }, { "dropping-particle" : "", "family" : "Scussolini", "given" : "Paolo", "non-dropping-particle" : "", "parse-names" : false, "suffix" : "" }, { "dropping-particle" : "", "family" : "Tzedakis", "given" : "Polychronis C.", "non-dropping-particle" : "", "parse-names" : false, "suffix" : "" }, { "dropping-particle" : "", "family" : "Williams", "given" : "Charles J.R.", "non-dropping-particle" : "", "parse-names" : false, "suffix" : "" }, { "dropping-particle" : "", "family" : "Wolff", "given" : "Eric",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"Ramos Buarque", "given" : "Silvana", "non-dropping-particle" : "", "parse-names" : false, "suffix" : "" }, { "dropping-particle" : "", "family" : "Cao", "given" : "Jian", "non-dropping-particle" : "", "parse-names" : false, "suffix" : "" }, { "dropping-particle" : "", "family" : "Vernal", "given" : "Anne", "non-dropping-particle" : "De", "parse-names" : false, "suffix" : "" }, { "dropping-particle" : "", "family" : "Vittoria Guarino", "given" : "Maria",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"Morozova", "given" : "Polina A.", "non-dropping-particle" : "", "parse-names" : false, "suffix" : "" }, { "dropping-particle" : "", "family" : "Nisancioglu", "given" : "Kerim H.", "non-dropping-particle" : "", "parse-names" : false, "suffix" : "" }, { "dropping-particle" : "", "family" : "O'Ishi", "given" : "Ryouta", "non-dropping-particle" : "", "parse-names" : false, "suffix" : "" }, { "dropping-particle" : "", "family" : "M\u00e9lia", "given" : "David Salas Y.", "non-dropping-particle" : "", "parse-names" : false, "suffix" : "" }, { "dropping-particle" : "", "family" : "Shi", "given" : "Xiaoxu", "non-dropping-particle" : "", "parse-names" : false, "suffix" : "" }, { "dropping-particle" : "", "family" : "Sicard", "given" : "Marie", "non-dropping-particle" : "", "parse-names" : false, "suffix" : "" }, { "dropping-particle" : "", "family" : "Sime", "given" : "Louise", "non-dropping-particle" : "", "parse-names" : false, "suffix" : "" }, { "dropping-particle" : "", "family" : "Stepanek", "given" : "Christian", "non-dropping-particle" : "", "parse-names" : false, "suffix" : "" }, { "dropping-particle" : "", "family" : "Tomas", "given" : "Robert", "non-dropping-particle" : "", "parse-names" : false, "suffix" : "" }, { "dropping-particle" : "", "family" : "Volodin", "given" : "Evgeny", "non-dropping-particle" : "", "parse-names" : false, "suffix" : "" }, { "dropping-particle" : "", "family" : "Yeung", "given" : "Nicholas K.H.", "non-dropping-particle" : "", "parse-names" : false, "suffix" : "" }, { "dropping-particle" : "", "family" : "Zhang", "given" : "Qiong",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"ITEM-1", "issue" : "1", "issued" : { "date-parts" : [ [ "2021" ] ] }, "title" : "Large-scale features of Last Interglacial climate: Results from evaluating the lig127k simulations for the Coupled Model Intercomparison Project (CMIP6)-Paleoclimate Modeling Intercomparison Project (PMIP4)", "translator" : [ { "dropping-particle" : "", "family" : "J6945", "given" : "", "non-dropping-particle" : "", "parse-names" : false, "suffix" : "" } ], "type" : "article-journal", "volume" : "17" }, "uris" : [ "http://www.mendeley.com/documents/?uuid=200f92e0-f9d9-4223-88fe-37dd14b18f53" ] } ], "mendeley" : { "formattedCitation" : "(Otto-Bliesner et al., 2021)", "plainTextFormattedCitation" : "(Otto-Bliesner et al., 2021)", "previouslyFormattedCitation" : "(Otto-Bliesner et al., 2021)" }, "properties" : { "noteIndex" : 0 }, "schema" : "https://github.com/citation-style-language/schema/raw/master/csl-citation.json" }</w:instrText>
      </w:r>
      <w:r>
        <w:fldChar w:fldCharType="separate"/>
      </w:r>
      <w:r w:rsidR="00393F8C">
        <w:rPr>
          <w:noProof/>
          <w:lang w:val="en-US"/>
        </w:rPr>
        <w:t>(Otto-Bliesner et al., 2021)</w:t>
      </w:r>
      <w:r>
        <w:fldChar w:fldCharType="end"/>
      </w:r>
      <w:r w:rsidRPr="00E457C1">
        <w:rPr>
          <w:noProof/>
          <w:lang w:val="en-US"/>
        </w:rPr>
        <w:t xml:space="preserve">. </w:t>
      </w:r>
      <w:r w:rsidRPr="00E457C1">
        <w:rPr>
          <w:lang w:val="en-US"/>
        </w:rPr>
        <w:t>For the LGM, the CMIP5 and CMIP6 ensembles compare similarly to</w:t>
      </w:r>
      <w:r w:rsidRPr="00E457C1">
        <w:rPr>
          <w:noProof/>
          <w:lang w:val="en-US"/>
        </w:rPr>
        <w:t xml:space="preserve"> new</w:t>
      </w:r>
      <w:r w:rsidR="00586F47" w:rsidRPr="00E457C1">
        <w:rPr>
          <w:noProof/>
          <w:lang w:val="en-US"/>
        </w:rPr>
        <w:t xml:space="preserve"> sea surface temperature</w:t>
      </w:r>
      <w:r w:rsidRPr="00E457C1">
        <w:rPr>
          <w:noProof/>
          <w:lang w:val="en-US"/>
        </w:rPr>
        <w:t xml:space="preserve"> </w:t>
      </w:r>
      <w:r w:rsidR="00586F47" w:rsidRPr="00E457C1">
        <w:rPr>
          <w:noProof/>
          <w:lang w:val="en-US"/>
        </w:rPr>
        <w:t>(</w:t>
      </w:r>
      <w:r w:rsidRPr="00E457C1">
        <w:rPr>
          <w:noProof/>
          <w:lang w:val="en-US"/>
        </w:rPr>
        <w:t>SST</w:t>
      </w:r>
      <w:r w:rsidR="00586F47" w:rsidRPr="00E457C1">
        <w:rPr>
          <w:noProof/>
          <w:lang w:val="en-US"/>
        </w:rPr>
        <w:t>)</w:t>
      </w:r>
      <w:r w:rsidRPr="00E457C1">
        <w:rPr>
          <w:noProof/>
          <w:lang w:val="en-US"/>
        </w:rPr>
        <w:t xml:space="preserve"> and surface air temperature (SAT) proxy reconstructions </w:t>
      </w:r>
      <w:ins w:id="235" w:author="Ian Blenkinsop" w:date="2021-07-13T13:48:00Z">
        <w:r w:rsidR="00182615">
          <w:rPr>
            <w:noProof/>
            <w:lang w:val="en-US"/>
          </w:rPr>
          <w:t>(</w:t>
        </w:r>
        <w:r w:rsidR="00182615" w:rsidRPr="00E457C1">
          <w:rPr>
            <w:noProof/>
            <w:lang w:val="en-US"/>
          </w:rPr>
          <w:t>Figure 3.2a</w:t>
        </w:r>
        <w:r w:rsidR="00182615">
          <w:rPr>
            <w:noProof/>
            <w:lang w:val="en-US"/>
          </w:rPr>
          <w:t xml:space="preserve">; </w:t>
        </w:r>
      </w:ins>
      <w:r>
        <w:rPr>
          <w:noProof/>
        </w:rPr>
        <w:fldChar w:fldCharType="begin" w:fldLock="1"/>
      </w:r>
      <w:r w:rsidR="002D1890">
        <w:rPr>
          <w:noProof/>
          <w:lang w:val="en-US"/>
        </w:rPr>
        <w:instrText>ADDIN CSL_CITATION { "citationItems" : [ { "id" : "ITEM-1", "itemData" : { "DOI" : "10.5194/cp-2019-55",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"issued" : { "date-parts" : [ [ "2020" ] ] }, "page" : "699-712", "title" : "A new multi-variable benchmark for Last Glacial Maximum climate simulations", "translator" : [ { "dropping-particle" : "", "family" : "J6887", "given" : "", "non-dropping-particle" : "", "parse-names" : false, "suffix" : "" } ], "type" : "article-journal", "volume" : "16" }, "uris" : [ "http://www.mendeley.com/documents/?uuid=c6eefdbd-af92-4962-b252-a2c3a658d3b7" ] }, { "id" : "ITEM-2", "itemData" : { "DOI" : "10.1038/s41586-020-2617-x", "ISSN" : "14764687", "PMID" : "32848226", "abstract" : "The Last Glacial Maximum (LGM), one of the best studied palaeoclimatic intervals, offers an excellent opportunity to investigate how the climate system responds to changes in greenhouse gases and the cryosphere. Previous work has sought to constrain the magnitude and pattern of glacial cooling from palaeothermometers1,2, but the uneven distribution of the proxies, as well as their uncertainties, has challenged the construction of a full-field view of the LGM climate state. Here we combine a large collection of geochemical proxies for sea surface temperature with an isotope-enabled climate model ensemble to produce a field reconstruction of LGM temperatures using data assimilation. The reconstruction is validated with withheld proxies as well as independent ice core and speleothem \u03b418O measurements. Our assimilated product provides a constraint on global mean LGM cooling of \u22126.1 degrees Celsius (95 per cent confidence interval: \u22126.5 to \u22125.7 degrees Celsius). Given assumptions concerning the radiative forcing of greenhouse gases, ice sheets and mineral dust aerosols, this cooling translates to an equilibrium climate sensitivity of 3.4 degrees Celsius (2.4\u20134.5 degrees Celsius), a value that is higher than previous LGM-based estimates but consistent with the traditional consensus range of 2\u20134.5 degrees Celsius3,4.", "author" : [ { "dropping-particle" : "", "family" : "Tierney", "given" : "Jessica E.", "non-dropping-particle" : "", "parse-names" : false, "suffix" : "" }, { "dropping-particle" : "", "family" : "Zhu", "given" : "Jiang", "non-dropping-particle" : "", "parse-names" : false, "suffix" : "" }, { "dropping-particle" : "", "family" : "King", "given" : "Jonathan", "non-dropping-particle" : "", "parse-names" : false, "suffix" : "" }, { "dropping-particle" : "", "family" : "Malevich", "given" : "Steven B.", "non-dropping-particle" : "", "parse-names" : false, "suffix" : "" }, { "dropping-particle" : "", "family" : "Hakim", "given" : "Gregory J.", "non-dropping-particle" : "", "parse-names" : false, "suffix" : "" }, { "dropping-particle" : "", "family" : "Poulsen", "given" : "Christopher J.", "non-dropping-particle" : "", "parse-names" : false, "suffix" : "" } ], "container-title" : "Nature", "id" : "ITEM-2", "issue" : "7822", "issued" : { "date-parts" : [ [ "2020" ] ] }, "page" : "569-573", "title" : "Glacial cooling and climate sensitivity revisited", "translator" : [ { "dropping-particle" : "", "family" : "J6396", "given" : "", "non-dropping-particle" : "", "parse-names" : false, "suffix" : "" } ], "type" : "article-journal", "volume" : "584" }, "uris" : [ "http://www.mendeley.com/documents/?uuid=e1bfd89e-b16b-4ee5-b778-c2054826b7d7" ] } ], "mendeley" : { "formattedCitation" : "(Cleator et al., 2020; Tierney et al., 2020b)", "manualFormatting" : "Cleator et al., 2020; Tierney et al., 2020b)", "plainTextFormattedCitation" : "(Cleator et al., 2020; Tierney et al., 2020b)", "previouslyFormattedCitation" : "(Cleator et al., 2020; Tierney et al., 2020b)" }, "properties" : { "noteIndex" : 0 }, "schema" : "https://github.com/citation-style-language/schema/raw/master/csl-citation.json" }</w:instrText>
      </w:r>
      <w:r>
        <w:rPr>
          <w:noProof/>
        </w:rPr>
        <w:fldChar w:fldCharType="separate"/>
      </w:r>
      <w:del w:id="236" w:author="Ian Blenkinsop" w:date="2021-07-13T13:48:00Z">
        <w:r w:rsidR="00393F8C" w:rsidDel="00182615">
          <w:rPr>
            <w:noProof/>
            <w:lang w:val="en-US"/>
          </w:rPr>
          <w:delText>(</w:delText>
        </w:r>
      </w:del>
      <w:r w:rsidR="00393F8C">
        <w:rPr>
          <w:noProof/>
          <w:lang w:val="en-US"/>
        </w:rPr>
        <w:t>Cleator et al., 2020; Tierney et al., 2020b)</w:t>
      </w:r>
      <w:r>
        <w:rPr>
          <w:noProof/>
        </w:rPr>
        <w:fldChar w:fldCharType="end"/>
      </w:r>
      <w:del w:id="237" w:author="Ian Blenkinsop" w:date="2021-07-13T13:48:00Z">
        <w:r w:rsidRPr="00E457C1" w:rsidDel="00182615">
          <w:rPr>
            <w:noProof/>
            <w:lang w:val="en-US"/>
          </w:rPr>
          <w:delText xml:space="preserve"> (Figure</w:delText>
        </w:r>
        <w:r w:rsidR="0002483C" w:rsidRPr="00E457C1" w:rsidDel="00182615">
          <w:rPr>
            <w:noProof/>
            <w:lang w:val="en-US"/>
          </w:rPr>
          <w:delText xml:space="preserve"> </w:delText>
        </w:r>
        <w:r w:rsidRPr="00E457C1" w:rsidDel="00182615">
          <w:rPr>
            <w:noProof/>
            <w:lang w:val="en-US"/>
          </w:rPr>
          <w:delText>3.</w:delText>
        </w:r>
        <w:r w:rsidR="006334A5" w:rsidRPr="00E457C1" w:rsidDel="00182615">
          <w:rPr>
            <w:noProof/>
            <w:lang w:val="en-US"/>
          </w:rPr>
          <w:delText>2</w:delText>
        </w:r>
        <w:r w:rsidRPr="00E457C1" w:rsidDel="00182615">
          <w:rPr>
            <w:noProof/>
            <w:lang w:val="en-US"/>
          </w:rPr>
          <w:delText>a)</w:delText>
        </w:r>
      </w:del>
      <w:r w:rsidRPr="00E457C1">
        <w:rPr>
          <w:noProof/>
          <w:lang w:val="en-US"/>
        </w:rPr>
        <w:t xml:space="preserve">. The very cold CMIP6 LGM simulation by </w:t>
      </w:r>
      <w:ins w:id="238" w:author="Sara M Tuson" w:date="2021-06-29T11:50:00Z">
        <w:r w:rsidR="00EA7544" w:rsidRPr="00EA7544">
          <w:rPr>
            <w:noProof/>
            <w:lang w:val="en-US"/>
          </w:rPr>
          <w:t>Community Earth System Model</w:t>
        </w:r>
        <w:r w:rsidR="00EA7544">
          <w:rPr>
            <w:noProof/>
            <w:lang w:val="en-US"/>
          </w:rPr>
          <w:t xml:space="preserve"> (</w:t>
        </w:r>
      </w:ins>
      <w:r w:rsidRPr="00E457C1">
        <w:rPr>
          <w:noProof/>
          <w:lang w:val="en-US"/>
        </w:rPr>
        <w:t>CESM2</w:t>
      </w:r>
      <w:ins w:id="239" w:author="Sara M Tuson" w:date="2021-06-29T11:50:00Z">
        <w:r w:rsidR="00EA7544">
          <w:rPr>
            <w:noProof/>
            <w:lang w:val="en-US"/>
          </w:rPr>
          <w:t>)</w:t>
        </w:r>
      </w:ins>
      <w:commentRangeStart w:id="240"/>
      <w:r w:rsidRPr="00E457C1">
        <w:rPr>
          <w:noProof/>
          <w:lang w:val="en-US"/>
        </w:rPr>
        <w:t>.1</w:t>
      </w:r>
      <w:commentRangeEnd w:id="240"/>
      <w:r w:rsidR="00825CB1">
        <w:rPr>
          <w:rStyle w:val="CommentReference"/>
          <w:lang w:val="en-GB"/>
        </w:rPr>
        <w:commentReference w:id="240"/>
      </w:r>
      <w:r w:rsidRPr="00E457C1">
        <w:rPr>
          <w:noProof/>
          <w:lang w:val="en-US"/>
        </w:rPr>
        <w:t xml:space="preserve"> is an exception related to the high </w:t>
      </w:r>
      <w:bookmarkStart w:id="241" w:name="_Hlk66123579"/>
      <w:ins w:id="242" w:author="Tom Maycock" w:date="2021-09-03T14:54:00Z">
        <w:r w:rsidR="006E6E9C">
          <w:rPr>
            <w:noProof/>
            <w:lang w:val="en-US"/>
          </w:rPr>
          <w:t>e</w:t>
        </w:r>
      </w:ins>
      <w:del w:id="243" w:author="Tom Maycock" w:date="2021-09-03T14:54:00Z">
        <w:r w:rsidRPr="00E457C1" w:rsidDel="006E6E9C">
          <w:rPr>
            <w:noProof/>
            <w:lang w:val="en-US"/>
          </w:rPr>
          <w:delText>E</w:delText>
        </w:r>
      </w:del>
      <w:r w:rsidRPr="00E457C1">
        <w:rPr>
          <w:noProof/>
          <w:lang w:val="en-US"/>
        </w:rPr>
        <w:t xml:space="preserve">quilibrium </w:t>
      </w:r>
      <w:ins w:id="244" w:author="Tom Maycock" w:date="2021-09-03T14:54:00Z">
        <w:r w:rsidR="006E6E9C">
          <w:rPr>
            <w:noProof/>
            <w:lang w:val="en-US"/>
          </w:rPr>
          <w:t>c</w:t>
        </w:r>
      </w:ins>
      <w:del w:id="245" w:author="Tom Maycock" w:date="2021-09-03T14:54:00Z">
        <w:r w:rsidRPr="00E457C1" w:rsidDel="006E6E9C">
          <w:rPr>
            <w:noProof/>
            <w:lang w:val="en-US"/>
          </w:rPr>
          <w:delText>C</w:delText>
        </w:r>
      </w:del>
      <w:r w:rsidRPr="00E457C1">
        <w:rPr>
          <w:noProof/>
          <w:lang w:val="en-US"/>
        </w:rPr>
        <w:t xml:space="preserve">limate </w:t>
      </w:r>
      <w:ins w:id="246" w:author="Tom Maycock" w:date="2021-09-03T14:54:00Z">
        <w:r w:rsidR="006E6E9C">
          <w:rPr>
            <w:noProof/>
            <w:lang w:val="en-US"/>
          </w:rPr>
          <w:t>s</w:t>
        </w:r>
      </w:ins>
      <w:del w:id="247" w:author="Tom Maycock" w:date="2021-09-03T14:54:00Z">
        <w:r w:rsidRPr="00E457C1" w:rsidDel="006E6E9C">
          <w:rPr>
            <w:noProof/>
            <w:lang w:val="en-US"/>
          </w:rPr>
          <w:delText>S</w:delText>
        </w:r>
      </w:del>
      <w:r w:rsidRPr="00E457C1">
        <w:rPr>
          <w:noProof/>
          <w:lang w:val="en-US"/>
        </w:rPr>
        <w:t xml:space="preserve">ensitivity (ECS) </w:t>
      </w:r>
      <w:bookmarkEnd w:id="241"/>
      <w:r w:rsidRPr="00E457C1">
        <w:rPr>
          <w:noProof/>
          <w:lang w:val="en-US"/>
        </w:rPr>
        <w:t>of that model (Section 7.5.6</w:t>
      </w:r>
      <w:del w:id="248" w:author="Ian Blenkinsop" w:date="2021-07-13T13:48:00Z">
        <w:r w:rsidRPr="00E457C1" w:rsidDel="00182615">
          <w:rPr>
            <w:noProof/>
            <w:lang w:val="en-US"/>
          </w:rPr>
          <w:delText xml:space="preserve">) </w:delText>
        </w:r>
      </w:del>
      <w:ins w:id="249" w:author="Ian Blenkinsop" w:date="2021-07-13T13:48:00Z">
        <w:r w:rsidR="00182615">
          <w:rPr>
            <w:noProof/>
            <w:lang w:val="en-US"/>
          </w:rPr>
          <w:t>;</w:t>
        </w:r>
        <w:r w:rsidR="00182615" w:rsidRPr="00E457C1">
          <w:rPr>
            <w:noProof/>
            <w:lang w:val="en-US"/>
          </w:rPr>
          <w:t xml:space="preserve"> </w:t>
        </w:r>
      </w:ins>
      <w:r>
        <w:rPr>
          <w:noProof/>
        </w:rPr>
        <w:fldChar w:fldCharType="begin" w:fldLock="1"/>
      </w:r>
      <w:r w:rsidR="002D1890">
        <w:rPr>
          <w:noProof/>
          <w:lang w:val="en-US"/>
        </w:rPr>
        <w:instrText>ADDIN CSL_CITATION { "citationItems" : [ { "id" : "ITEM-1", "itemData" : { "DOI" : "10.1029/2020GL091220", "abstract" : "AbstractThe upper end of the equilibrium climate sensitivity (ECS) has increased substantially in the latest Coupled Model Intercomparison Projects phase 6 with eight models (as of this writing) reporting an ECS &gt; 5\u00b0C. The Community Earth System Model version 2 (CESM2) is one such high-ECS model. Here we perform paleoclimate simulations of the Last Glacial Maximum (LGM) using CESM2 to examine whether its high ECS is realistic. We find that the simulated LGM global mean temperature decrease exceeds 11\u00b0C, greater than both the cooling estimated from proxies and simulated by an earlier model version (CESM1). The large LGM cooling in CESM2 is attributed to a strong shortwave cloud feedback in the newest atmosphere model. Our results indicate that the high ECS of CESM2 is incompatible with LGM constraints and that the projected future warming in CESM2, and models with a similarly high ECS, is thus likely too large.", "author" : [ { "dropping-particle" : "", "family" : "Zhu", "given" : "Jiang", "non-dropping-particle" : "", "parse-names" : false, "suffix" : "" }, { "dropping-particle" : "", "family" : "Otto-Bliesner", "given" : "Bette L", "non-dropping-particle" : "", "parse-names" : false, "suffix" : "" }, { "dropping-particle" : "", "family" : "Brady", "given" : "Esther C", "non-dropping-particle" : "", "parse-names" : false, "suffix" : "" }, { "dropping-particle" : "", "family" : "Poulsen", "given" : "Christopher J", "non-dropping-particle" : "", "parse-names" : false, "suffix" : "" }, { "dropping-particle" : "", "family" : "Tierney", "given" : "Jessica E", "non-dropping-particle" : "", "parse-names" : false, "suffix" : "" }, { "dropping-particle" : "", "family" : "Lofverstrom", "given" : "Marcus", "non-dropping-particle" : "", "parse-names" : false, "suffix" : "" }, { "dropping-particle" : "", "family" : "DiNezio", "given" : "Pedro", "non-dropping-particle" : "", "parse-names" : false, "suffix" : "" } ], "container-title" : "Geophysical Research Letters", "id" : "ITEM-1", "issue" : "n/a", "issued" : { "date-parts" : [ [ "2021" ] ] }, "note" : "e2020GL091220 2020GL091220", "page" : "e2020GL091220", "title" : "Assessment of equilibrium climate sensitivity of the Community Earth System Model version 2 through simulation of the Last Glacial Maximum", "translator" : [ { "dropping-particle" : "", "family" : "J3555", "given" : "", "non-dropping-particle" : "", "parse-names" : false, "suffix" : "" } ], "type" : "article-journal", "volume" : "n/a" }, "uris" : [ "http://www.mendeley.com/documents/?uuid=439cfe2e-604d-4daa-b2c5-3072b4c384ac" ] }, { "id" : "ITEM-2", "itemData" : { "author" : [ { "dropping-particle" : "", "family" : "Kageyama", "given" : "M", "non-dropping-particle" : "", "parse-names" : false, "suffix" : "" }, { "dropping-particle" : "", "family" : "Harrison", "given" : "S P", "non-dropping-particle" : "", "parse-names" : false, "suffix" : "" }, { "dropping-particle" : "", "family" : "Kapsch", "given" : "M.-L.", "non-dropping-particle" : "", "parse-names" : false, "suffix" : "" }, { "dropping-particle" : "", "family" : "L\u00f6fverstr\u00f6m", "given" : "M", "non-dropping-particle" : "", "parse-names" : false, "suffix" : "" }, { "dropping-particle" : "", "family" : "Lora", "given" : "J M", "non-dropping-particle" : "", "parse-names" : false, "suffix" : "" }, { "dropping-particle" : "", "family" : "Mikolajewicz", "given" : "U", "non-dropping-particle" : "", "parse-names" : false, "suffix" : "" }, { "dropping-particle" : "", "family" : "Sherriff-Tadano", "given" : "S", "non-dropping-particle" : "", "parse-names" : false, "suffix" : "" }, { "dropping-particle" : "", "family" : "Vadsaria", "given" : "T", "non-dropping-particle" : "", "parse-names" : false, "suffix" : "" }, { "dropping-particle" : "", "family" : "Abe-Ouchi", "given" : "A", "non-dropping-particle" : "", "parse-names" : false, "suffix" : "" }, { "dropping-particle" : "", "family" : "Bouttes", "given" : "N", "non-dropping-particle" : "", "parse-names" : false, "suffix" : "" }, { "dropping-particle" : "", "family" : "Chandan", "given" : "D", "non-dropping-particle" : "", "parse-names" : false, "suffix" : "" }, { "dropping-particle" : "", "family" : "LeGrande", "given" : "A N", "non-dropping-particle" : "", "parse-names" : false, "suffix" : "" }, { "dropping-particle" : "", "family" : "Lhardy", "given" : "F",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"Peltier", "given" : "W R", "non-dropping-particle" : "", "parse-names" : false, "suffix" : "" }, { "dropping-particle" : "", "family" : "Quiquet", "given" : "A", "non-dropping-particle" : "", "parse-names" : false, "suffix" : "" }, { "dropping-particle" : "", "family" : "Roche", "given" : "D M", "non-dropping-particle" : "", "parse-names" : false, "suffix" : "" }, { "dropping-particle" : "", "family" : "Shi", "given" : "X", "non-dropping-particle" : "", "parse-names" : false, "suffix" : "" }, { "dropping-particle" : "", "family" : "Schmittner", "given" : "A", "non-dropping-particle" : "", "parse-names" : false, "suffix" : "" }, { "dropping-particle" : "", "family" : "Tierney", "given" : "J E", "non-dropping-particle" : "", "parse-names" : false, "suffix" : "" }, { "dropping-particle" : "", "family" : "Volodin", "given" : "E", "non-dropping-particle" : "", "parse-names" : false, "suffix" : "" } ], "container-title" : "Climate of the Past", "id" : "ITEM-2", "issued" : { "date-parts" : [ [ "2021" ] ] }, "title" : "The PMIP4-CMIP6 Last Glacial Maximum experiments: preliminary results and comparison with the PMIP3-CMIP5 simulations", "translator" : [ { "dropping-particle" : "", "family" : "J3527", "given" : "", "non-dropping-particle" : "", "parse-names" : false, "suffix" : "" } ], "type" : "article-journal", "volume" : "(in press)" }, "uris" : [ "http://www.mendeley.com/documents/?uuid=c3250ecc-8780-4dfd-8148-4701974ca48c" ] } ], "mendeley" : { "formattedCitation" : "(Kageyama et al., 2021a; Zhu et al., 2021)", "manualFormatting" : "Kageyama et al., 2021a; Zhu et al., 2021)", "plainTextFormattedCitation" : "(Kageyama et al., 2021a; Zhu et al., 2021)", "previouslyFormattedCitation" : "(Kageyama et al., 2021a; Zhu et al., 2021)" }, "properties" : { "noteIndex" : 0 }, "schema" : "https://github.com/citation-style-language/schema/raw/master/csl-citation.json" }</w:instrText>
      </w:r>
      <w:r>
        <w:rPr>
          <w:noProof/>
        </w:rPr>
        <w:fldChar w:fldCharType="separate"/>
      </w:r>
      <w:del w:id="250" w:author="Ian Blenkinsop" w:date="2021-07-13T13:48:00Z">
        <w:r w:rsidR="00393F8C" w:rsidDel="00182615">
          <w:rPr>
            <w:noProof/>
            <w:lang w:val="en-US"/>
          </w:rPr>
          <w:delText>(</w:delText>
        </w:r>
      </w:del>
      <w:r w:rsidR="00393F8C">
        <w:rPr>
          <w:noProof/>
          <w:lang w:val="en-US"/>
        </w:rPr>
        <w:t>Kageyama et al., 2021a; Zhu et al., 2021)</w:t>
      </w:r>
      <w:r>
        <w:rPr>
          <w:noProof/>
        </w:rPr>
        <w:fldChar w:fldCharType="end"/>
      </w:r>
      <w:r w:rsidRPr="00E457C1">
        <w:rPr>
          <w:noProof/>
          <w:lang w:val="en-US"/>
        </w:rPr>
        <w:t>. Figure 3.</w:t>
      </w:r>
      <w:r w:rsidR="006334A5" w:rsidRPr="00E457C1">
        <w:rPr>
          <w:noProof/>
          <w:lang w:val="en-US"/>
        </w:rPr>
        <w:t>2</w:t>
      </w:r>
      <w:r w:rsidRPr="00E457C1">
        <w:rPr>
          <w:noProof/>
          <w:lang w:val="en-US"/>
        </w:rPr>
        <w:t xml:space="preserve">a illustrates the wide range of simulated global LGM temperature responses in both ensembles. CMIP6 models tend to underestimate the cooling over land, but agree better with oceanic reconstructions. For the mid-Holocene, the regional biases found in CMIP5 simulations are similar to those in pre-industrial and historical simulations </w:t>
      </w:r>
      <w:r>
        <w:rPr>
          <w:noProof/>
        </w:rPr>
        <w:fldChar w:fldCharType="begin" w:fldLock="1"/>
      </w:r>
      <w:r w:rsidR="007F62B7">
        <w:rPr>
          <w:noProof/>
          <w:lang w:val="en-US"/>
        </w:rPr>
        <w:instrText>ADDIN CSL_CITATION { "citationItems" : [ { "id" : "ITEM-1", "itemData" : { "DOI" : "10.1038/nclimate2649", "ISSN" : "17586798", "abstract" : "Structural differences among models account for much of the uncertainty in projected climate changes, at least until the mid-twenty-first century. Recent observations encompass too limited a range of climate variability to provide a robust test of the ability to simulate climate changes. Past climate changes provide a unique opportunity for out-of-sample evaluation of model performance. Palaeo-evaluation has shown that the large-scale changes seen in twenty-first-century projections, including enhanced land-sea temperature contrast, latitudinal amplification, changes in temperature seasonality and scaling of precipitation with temperature, are likely to be realistic. Although models generally simulate changes in large-scale circulation sufficiently well to shift regional climates in the right direction, they often do not predict the correct magnitude of these changes. Differences in performance are only weakly related to modern-day biases or climate sensitivity, and more sophisticated models are not better at simulating climate changes. Although models correctly capture the broad patterns of climate change, improvements are required to produce reliable regional projections.", "author" : [ { "dropping-particle" : "", "family" : "Harrison", "given" : "S. P.", "non-dropping-particle" : "", "parse-names" : false, "suffix" : "" }, { "dropping-particle" : "", "family" : "Bartlein", "given" : "P. J.", "non-dropping-particle" : "", "parse-names" : false, "suffix" : "" }, { "dropping-particle" : "", "family" : "Izumi", "given" : "K.", "non-dropping-particle" : "", "parse-names" : false, "suffix" : "" }, { "dropping-particle" : "", "family" : "Li", "given" : "G.", "non-dropping-particle" : "", "parse-names" : false, "suffix" : "" }, { "dropping-particle" : "", "family" : "Annan", "given" : "J.", "non-dropping-particle" : "", "parse-names" : false, "suffix" : "" }, { "dropping-particle" : "", "family" : "Hargreaves", "given" : "J.", "non-dropping-particle" : "", "parse-names" : false, "suffix" : "" }, { "dropping-particle" : "", "family" : "Braconnot", "given" : "P.", "non-dropping-particle" : "", "parse-names" : false, "suffix" : "" }, { "dropping-particle" : "", "family" : "Kageyama", "given" : "M.", "non-dropping-particle" : "", "parse-names" : false, "suffix" : "" } ], "container-title" : "Nature Climate Change", "id" : "ITEM-1", "issue" : "8", "issued" : { "date-parts" : [ [ "2015" ] ] }, "page" : "735-743", "title" : "Evaluation of CMIP5 palaeo-simulations to improve climate projections", "translator" : [ { "dropping-particle" : "", "family" : "J5237", "given" : "", "non-dropping-particle" : "", "parse-names" : false, "suffix" : "" } ], "type" : "article-journal", "volume" : "5" }, "uris" : [ "http://www.mendeley.com/documents/?uuid=981913f1-2572-47bb-91a3-63f1e1adc64d" ] }, { "id" : "ITEM-2", "itemData" : { "DOI" : "10.5194/cp-13-1661-2017", "ISSN" : "1814-9332", "abstract" : "Abstract. This study uses the simplified patterns of temperature and effective precipitation approach from the Australian component of the international palaeoclimate synthesis effort (INTegration of Ice core, MArine and TErrestrial records \u2013 OZ-INTIMATE) to compare atmosphere\u2013ocean general circulation model (AOGCM) simulations and proxy reconstructions. The approach is used in order to identify important properties (e.g. circulation and precipitation) of past climatic states from the models and proxies, which is a primary objective of the Southern Hemisphere Assessment of PalaeoEnvironment (SHAPE) initiative. The AOGCM data are taken from the Paleoclimate Modelling Intercomparison Project (PMIP) mid-Holocene (ca. 6000 years before present, 6 ka) and pre-industrial control (ca. 1750 CE, 0 ka) experiments. The synthesis presented here shows that the models and proxies agree on the differences in climate state for 6 ka relative to 0 ka, when they are insolation driven. The largest uncertainty between the models and the proxies occurs over the Indo-Pacific Warm Pool (IPWP). The analysis shows that the lower temperatures in the Pacific at around 6 ka in the models may be the result of an enhancement of an existing systematic error. It is therefore difficult to decipher which one of the proxies and/or the models is correct. This study also shows that a reduction in the Equator-to-pole temperature difference in the Southern Hemisphere causes the mid-latitude westerly wind strength to reduce in the models; however, the simulated rainfall actually increases over the southern temperate zone of Australia as a result of higher convective precipitation. Such a mechanism (increased convection) may be useful for resolving disparities between different regional proxy records and model simulations. Finally, after assessing the available datasets (model and proxy), opportunities for better model\u2013proxy integrated research are discussed.", "author" : [ { "dropping-particle" : "", "family" : "Ackerley", "given" : "Duncan", "non-dropping-particle" : "", "parse-names" : false, "suffix" : "" }, { "dropping-particle" : "", "family" : "Reeves", "given" : "Jessica", "non-dropping-particle" : "", "parse-names" : false, "suffix" : "" }, { "dropping-particle" : "", "family" : "Barr", "given" : "Cameron", "non-dropping-particle" : "", "parse-names" : false, "suffix" : "" }, { "dropping-particle" : "", "family" : "Bostock", "given" : "Helen", "non-dropping-particle" : "", "parse-names" : false, "suffix" : "" }, { "dropping-particle" : "", "family" : "Fitzsimmons", "given" : "Kathryn", "non-dropping-particle" : "", "parse-names" : false, "suffix" : "" }, { "dropping-particle" : "", "family" : "Fletcher", "given" : "Michael-Shawn", "non-dropping-particle" : "", "parse-names" : false, "suffix" : "" }, { "dropping-particle" : "", "family" : "Gouramanis", "given" : "Chris", "non-dropping-particle" : "", "parse-names" : false, "suffix" : "" }, { "dropping-particle" : "", "family" : "McGregor", "given" : "Helen", "non-dropping-particle" : "", "parse-names" : false, "suffix" : "" }, { "dropping-particle" : "", "family" : "Mooney", "given" : "Scott", "non-dropping-particle" : "", "parse-names" : false, "suffix" : "" }, { "dropping-particle" : "", "family" : "Phipps", "given" : "Steven J", "non-dropping-particle" : "", "parse-names" : false, "suffix" : "" }, { "dropping-particle" : "", "family" : "Tibby", "given" : "John", "non-dropping-particle" : "", "parse-names" : false, "suffix" : "" }, { "dropping-particle" : "", "family" : "Tyler", "given" : "Jonathan", "non-dropping-particle" : "", "parse-names" : false, "suffix" : "" } ], "container-title" : "Climate of the Past", "id" : "ITEM-2", "issue" : "11", "issued" : { "date-parts" : [ [ "2017", "11", "24" ] ] }, "page" : "1661-1684", "title" : "Evaluation of PMIP2 and PMIP3 simulations of mid-Holocene climate in the Indo-Pacific, Australasian and Southern Ocean regions", "translator" : [ { "dropping-particle" : "", "family" : "J5906", "given" : "", "non-dropping-particle" : "", "parse-names" : false, "suffix" : "" } ], "type" : "article-journal", "volume" : "13" }, "uris" : [ "http://www.mendeley.com/documents/?uuid=453ae920-6b7a-4dc5-8cdc-e691adf3f9b1" ] } ], "mendeley" : { "formattedCitation" : "(Harrison et al., 2015; Ackerley et al., 2017)", "plainTextFormattedCitation" : "(Harrison et al., 2015; Ackerley et al., 2017)", "previouslyFormattedCitation" : "(Harrison et al., 2015; Ackerley et al., 2017)" }, "properties" : { "noteIndex" : 0 }, "schema" : "https://github.com/citation-style-language/schema/raw/master/csl-citation.json" }</w:instrText>
      </w:r>
      <w:r>
        <w:rPr>
          <w:noProof/>
        </w:rPr>
        <w:fldChar w:fldCharType="separate"/>
      </w:r>
      <w:r w:rsidR="00393F8C">
        <w:rPr>
          <w:noProof/>
          <w:lang w:val="en-US"/>
        </w:rPr>
        <w:t>(Harrison et al., 2015; Ackerley et al., 2017)</w:t>
      </w:r>
      <w:r>
        <w:rPr>
          <w:noProof/>
        </w:rPr>
        <w:fldChar w:fldCharType="end"/>
      </w:r>
      <w:r w:rsidRPr="00E457C1">
        <w:rPr>
          <w:noProof/>
          <w:lang w:val="en-US"/>
        </w:rPr>
        <w:t xml:space="preserve">, suggesting common causes. CMIP5 models underestimate Arctic warming in the </w:t>
      </w:r>
      <w:r w:rsidR="00586F47" w:rsidRPr="00E457C1">
        <w:rPr>
          <w:noProof/>
          <w:lang w:val="en-US"/>
        </w:rPr>
        <w:t>mid-Holocene</w:t>
      </w:r>
      <w:r w:rsidRPr="00E457C1">
        <w:rPr>
          <w:noProof/>
          <w:lang w:val="en-US"/>
        </w:rPr>
        <w:t xml:space="preserve"> </w:t>
      </w:r>
      <w:r>
        <w:rPr>
          <w:noProof/>
        </w:rPr>
        <w:fldChar w:fldCharType="begin" w:fldLock="1"/>
      </w:r>
      <w:r w:rsidR="00E719C0">
        <w:rPr>
          <w:noProof/>
          <w:lang w:val="en-US"/>
        </w:rPr>
        <w:instrText>ADDIN CSL_CITATION { "citationItems" : [ { "id" : "ITEM-1", "itemData" : { "DOI" : "10.5194/cp-15-1375-2019", "author" : [ { "dropping-particle" : "", "family" : "Yoshimori", "given" : "M", "non-dropping-particle" : "", "parse-names" : false, "suffix" : "" }, { "dropping-particle" : "", "family" : "Suzuki", "given" : "M", "non-dropping-particle" : "", "parse-names" : false, "suffix" : "" } ], "container-title" : "Climate of the Past", "id" : "ITEM-1", "issue" : "4", "issued" : { "date-parts" : [ [ "2019" ] ] }, "page" : "1375-1394", "title" : "The relevance of mid-Holocene Arctic warming to the future", "translator" : [ { "dropping-particle" : "", "family" : "J5993", "given" : "", "non-dropping-particle" : "", "parse-names" : false, "suffix" : "" } ], "type" : "article-journal", "volume" : "15" }, "uris" : [ "http://www.mendeley.com/documents/?uuid=c0dd89ea-3c35-495b-9905-6b5252509eb0" ] } ], "mendeley" : { "formattedCitation" : "(Yoshimori and Suzuki, 2019)", "plainTextFormattedCitation" : "(Yoshimori and Suzuki, 2019)", "previouslyFormattedCitation" : "(Yoshimori and Suzuki, 2019)" }, "properties" : { "noteIndex" : 0 }, "schema" : "https://github.com/citation-style-language/schema/raw/master/csl-citation.json" }</w:instrText>
      </w:r>
      <w:r>
        <w:rPr>
          <w:noProof/>
        </w:rPr>
        <w:fldChar w:fldCharType="separate"/>
      </w:r>
      <w:r w:rsidR="00393F8C">
        <w:rPr>
          <w:noProof/>
          <w:lang w:val="en-US"/>
        </w:rPr>
        <w:t>(Yoshimori and Suzuki, 2019)</w:t>
      </w:r>
      <w:r>
        <w:rPr>
          <w:noProof/>
        </w:rPr>
        <w:fldChar w:fldCharType="end"/>
      </w:r>
      <w:r w:rsidR="00586F47" w:rsidRPr="00E457C1">
        <w:rPr>
          <w:noProof/>
          <w:lang w:val="en-US"/>
        </w:rPr>
        <w:t xml:space="preserve">. </w:t>
      </w:r>
      <w:r w:rsidRPr="00E457C1">
        <w:rPr>
          <w:noProof/>
          <w:lang w:val="en-US"/>
        </w:rPr>
        <w:t xml:space="preserve">CMIP6 models simulate a mid-latitude, subtropical, and tropical cooling compared to </w:t>
      </w:r>
      <w:ins w:id="251" w:author="Sara M Tuson" w:date="2021-06-24T22:07:00Z">
        <w:r w:rsidR="00620EDE">
          <w:rPr>
            <w:noProof/>
            <w:lang w:val="en-US"/>
          </w:rPr>
          <w:t xml:space="preserve">the </w:t>
        </w:r>
      </w:ins>
      <w:r w:rsidRPr="00E457C1">
        <w:rPr>
          <w:noProof/>
          <w:lang w:val="en-US"/>
        </w:rPr>
        <w:t>pre-industrial</w:t>
      </w:r>
      <w:ins w:id="252" w:author="Sara M Tuson" w:date="2021-06-24T22:04:00Z">
        <w:r w:rsidR="00620EDE">
          <w:rPr>
            <w:noProof/>
            <w:lang w:val="en-US"/>
          </w:rPr>
          <w:t xml:space="preserve"> period</w:t>
        </w:r>
      </w:ins>
      <w:r w:rsidRPr="00E457C1">
        <w:rPr>
          <w:rStyle w:val="CommentReference"/>
          <w:rFonts w:eastAsia="ヒラギノ明朝 Pro W3" w:cs="Al Tarikh"/>
          <w:lang w:val="en-US" w:eastAsia="en-US"/>
        </w:rPr>
        <w:t>,</w:t>
      </w:r>
      <w:r w:rsidRPr="00E457C1">
        <w:rPr>
          <w:noProof/>
          <w:lang w:val="en-US"/>
        </w:rPr>
        <w:t xml:space="preserve"> whereas temperature proxies indicate a warming </w:t>
      </w:r>
      <w:ins w:id="253" w:author="Ian Blenkinsop" w:date="2021-07-13T13:49:00Z">
        <w:r w:rsidR="00182615">
          <w:rPr>
            <w:noProof/>
            <w:lang w:val="en-US"/>
          </w:rPr>
          <w:t>(</w:t>
        </w:r>
        <w:r w:rsidR="00182615" w:rsidRPr="00E457C1">
          <w:rPr>
            <w:noProof/>
            <w:lang w:val="en-US"/>
          </w:rPr>
          <w:t>see Section 2.3.1.1.2</w:t>
        </w:r>
        <w:r w:rsidR="00182615">
          <w:rPr>
            <w:noProof/>
            <w:lang w:val="en-US"/>
          </w:rPr>
          <w:t xml:space="preserve">; </w:t>
        </w:r>
      </w:ins>
      <w:r>
        <w:rPr>
          <w:noProof/>
        </w:rPr>
        <w:fldChar w:fldCharType="begin" w:fldLock="1"/>
      </w:r>
      <w:r w:rsidR="002D1890">
        <w:rPr>
          <w:noProof/>
          <w:lang w:val="en-US"/>
        </w:rPr>
        <w:instrText>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"id" : "ITEM-2", "itemData" : { "DOI" : "10.1038/s41597-020-0530-7", "ISSN" : "20524463", "PMID" : "32606396", "abstract" : "An extensive new multi-proxy database of paleo-temperature time series (Temperature 12k) enables a\u00a0more robust analysis of global mean surface temperature (GMST) and associated uncertainties than was previously available. We applied five different statistical methods to reconstruct the GMST of the past 12,000 years (Holocene). Each method used different approaches to averaging the globally distributed time series and to characterizing various sources of uncertainty, including proxy temperature, chronology and methodological choices. The results were aggregated to generate a multi-method ensemble of plausible GMST and latitudinal-zone temperature reconstructions with a realistic range of uncertainties. The warmest 200-year-long interval took place around 6500 years ago when GMST was 0.7 \u00b0C (0.3, 1.8) warmer than the 19th Century (median, 5th, 95th percentiles). Following the Holocene\u00a0global thermal maximum, GMST cooled at an average rate \u22120.08 \u00b0C per 1000 years (\u22120.24, \u22120.05). The multi-method ensembles and the code used to generate them highlight the utility of the Temperature 12k database, and they are now available for future use by studies aimed at understanding Holocene evolution of the Earth system.",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"D\u00e4twyler", "given" : "Christoph", "non-dropping-particle" : "", "parse-names" : false, "suffix" : "" }, { "dropping-particle" : "", "family" : "Sommer", "given" : "Philipp S.", "non-dropping-particle" : "", "parse-names" : false, "suffix" : "" }, { "dropping-particle" : "", "family" : "Heiri", "given" : "Oliver", "non-dropping-particle" : "", "parse-names" : false, "suffix" : "" }, { "dropping-particle" : "", "family" : "Davis", "given" : "Basil", "non-dropping-particle" : "", "parse-names" : false, "suffix" : "" } ], "container-title" : "Scientific Data", "id" : "ITEM-2", "issue" : "1", "issued" : { "date-parts" : [ [ "2020" ] ] }, "title" : "Holocene global mean surface temperature, a multi-method reconstruction approach", "translator" : [ { "dropping-particle" : "", "family" : "J5991", "given" : "", "non-dropping-particle" : "", "parse-names" : false, "suffix" : "" } ], "type" : "article-journal", "volume" : "7" }, "uris" : [ "http://www.mendeley.com/documents/?uuid=b87e8b6a-d817-48af-8f81-0e2b410bc414" ] } ], "mendeley" : { "formattedCitation" : "(Brierley et al., 2020; Kaufman et al., 2020)", "manualFormatting" : "Brierley et al., 2020; Kaufman et al., 2020", "plainTextFormattedCitation" : "(Brierley et al., 2020; Kaufman et al., 2020)", "previouslyFormattedCitation" : "(Brierley et al., 2020; Kaufman et al., 2020)" }, "properties" : { "noteIndex" : 0 }, "schema" : "https://github.com/citation-style-language/schema/raw/master/csl-citation.json" }</w:instrText>
      </w:r>
      <w:r>
        <w:rPr>
          <w:noProof/>
        </w:rPr>
        <w:fldChar w:fldCharType="separate"/>
      </w:r>
      <w:del w:id="254" w:author="Ian Blenkinsop" w:date="2021-07-13T13:49:00Z">
        <w:r w:rsidR="00393F8C" w:rsidDel="00182615">
          <w:rPr>
            <w:noProof/>
            <w:lang w:val="en-US"/>
          </w:rPr>
          <w:delText>(</w:delText>
        </w:r>
      </w:del>
      <w:r w:rsidR="00393F8C">
        <w:rPr>
          <w:noProof/>
          <w:lang w:val="en-US"/>
        </w:rPr>
        <w:t>Brierley et al., 2020; Kaufman et al., 2020</w:t>
      </w:r>
      <w:r>
        <w:rPr>
          <w:noProof/>
        </w:rPr>
        <w:fldChar w:fldCharType="end"/>
      </w:r>
      <w:del w:id="255" w:author="Ian Blenkinsop" w:date="2021-07-13T13:49:00Z">
        <w:r w:rsidRPr="00E457C1" w:rsidDel="00182615">
          <w:rPr>
            <w:noProof/>
            <w:lang w:val="en-US"/>
          </w:rPr>
          <w:delText xml:space="preserve">; see also </w:delText>
        </w:r>
        <w:r w:rsidR="00AB0A4A" w:rsidRPr="00E457C1" w:rsidDel="00182615">
          <w:rPr>
            <w:noProof/>
            <w:lang w:val="en-US"/>
          </w:rPr>
          <w:delText>S</w:delText>
        </w:r>
        <w:r w:rsidRPr="00E457C1" w:rsidDel="00182615">
          <w:rPr>
            <w:noProof/>
            <w:lang w:val="en-US"/>
          </w:rPr>
          <w:delText>ection 2.3.1.1.2</w:delText>
        </w:r>
      </w:del>
      <w:r w:rsidRPr="00E457C1">
        <w:rPr>
          <w:noProof/>
          <w:lang w:val="en-US"/>
        </w:rPr>
        <w:t>)</w:t>
      </w:r>
      <w:r w:rsidR="002E4590" w:rsidRPr="00E457C1">
        <w:rPr>
          <w:noProof/>
          <w:lang w:val="en-US"/>
        </w:rPr>
        <w:t xml:space="preserve">, </w:t>
      </w:r>
      <w:r w:rsidR="001B08C2" w:rsidRPr="00E457C1">
        <w:rPr>
          <w:noProof/>
          <w:lang w:val="en-US"/>
        </w:rPr>
        <w:t>al</w:t>
      </w:r>
      <w:r w:rsidR="002E4590" w:rsidRPr="00E457C1">
        <w:rPr>
          <w:noProof/>
          <w:lang w:val="en-US"/>
        </w:rPr>
        <w:t xml:space="preserve">though accounting for seasonal effects in the proxies may reduce the discrepancy </w:t>
      </w:r>
      <w:r w:rsidR="00962382">
        <w:rPr>
          <w:noProof/>
        </w:rPr>
        <w:fldChar w:fldCharType="begin" w:fldLock="1"/>
      </w:r>
      <w:r w:rsidR="00E719C0">
        <w:rPr>
          <w:noProof/>
          <w:lang w:val="en-US"/>
        </w:rPr>
        <w:instrText>ADDIN CSL_CITATION { "citationItems" : [ { "id" : "ITEM-1", "itemData" : { "DOI" : "10.1038/s41586-020-03155-x", "ISSN" : "1476-4687", "abstract" : "Proxy reconstructions from marine sediment cores indicate peak temperatures in the first half of the last and current interglacial periods (the thermal maxima of the Holocene epoch, 10,000 to 6,000 years ago, and the last interglacial period, 128,000 to 123,000 years ago) that arguably exceed modern warmth1\u20133. By contrast, climate models simulate monotonic warming throughout both periods4\u20137. This substantial model\u2013data discrepancy undermines confidence in both proxy reconstructions and climate models, and inhibits a mechanistic understanding of recent climate change. Here we show that previous global reconstructions of temperature in the Holocene1\u20133 and the last interglacial period8 reflect the evolution of seasonal, rather than annual, temperatures and we develop a method of transforming them to mean annual temperatures. We further demonstrate that global mean annual sea surface temperatures have been steadily increasing since the start of the Holocene (about 12,000 years ago), first in response to retreating ice sheets (12 to 6.5 thousand years ago), and then as a result of rising greenhouse gas concentrations (0.25\u00a0\u00b1\u00a00.21 degrees Celsius over the past 6,500 years or so). However, mean annual temperatures during the last interglacial period were stable and warmer than estimates of temperatures during the Holocene, and we attribute this to the near-constant greenhouse gas levels and the reduced extent of ice sheets. We therefore argue that the climate of the Holocene differed from that of the last interglacial period in two ways: first, larger remnant glacial ice sheets acted to cool the early Holocene, and second, rising greenhouse gas levels in the late Holocene warmed the planet. Furthermore, our reconstructions demonstrate that the modern global temperature has exceeded annual levels over the past 12,000 years and probably approaches the warmth of the last interglacial period (128,000 to 115,000 years ago).", "author" : [ { "dropping-particle" : "", "family" : "Bova", "given" : "Samantha", "non-dropping-particle" : "", "parse-names" : false, "suffix" : "" }, { "dropping-particle" : "", "family" : "Rosenthal", "given" : "Yair", "non-dropping-particle" : "", "parse-names" : false, "suffix" : "" }, { "dropping-particle" : "", "family" : "Liu", "given" : "Zhengyu", "non-dropping-particle" : "", "parse-names" : false, "suffix" : "" }, { "dropping-particle" : "", "family" : "Godad", "given" : "Shital P", "non-dropping-particle" : "", "parse-names" : false, "suffix" : "" }, { "dropping-particle" : "", "family" : "Yan", "given" : "Mi", "non-dropping-particle" : "", "parse-names" : false, "suffix" : "" } ], "container-title" : "Nature", "id" : "ITEM-1", "issue" : "7843", "issued" : { "date-parts" : [ [ "2021" ] ] }, "page" : "548-553", "title" : "Seasonal origin of the thermal maxima at the Holocene and the last interglacial", "translator" : [ { "dropping-particle" : "", "family" : "J6927", "given" : "", "non-dropping-particle" : "", "parse-names" : false, "suffix" : "" } ], "type" : "article-journal", "volume" : "589" }, "uris" : [ "http://www.mendeley.com/documents/?uuid=b4a89719-8b03-4dd2-9e28-5715e1bd1602" ] } ], "mendeley" : { "formattedCitation" : "(Bova et al., 2021)", "plainTextFormattedCitation" : "(Bova et al., 2021)", "previouslyFormattedCitation" : "(Bova et al., 2021)" }, "properties" : { "noteIndex" : 0 }, "schema" : "https://github.com/citation-style-language/schema/raw/master/csl-citation.json" }</w:instrText>
      </w:r>
      <w:r w:rsidR="00962382">
        <w:rPr>
          <w:noProof/>
        </w:rPr>
        <w:fldChar w:fldCharType="separate"/>
      </w:r>
      <w:r w:rsidR="00393F8C">
        <w:rPr>
          <w:noProof/>
          <w:lang w:val="en-US"/>
        </w:rPr>
        <w:t>(Bova et al., 2021)</w:t>
      </w:r>
      <w:r w:rsidR="00962382">
        <w:rPr>
          <w:noProof/>
        </w:rPr>
        <w:fldChar w:fldCharType="end"/>
      </w:r>
      <w:r w:rsidRPr="00E457C1">
        <w:rPr>
          <w:noProof/>
          <w:lang w:val="en-US"/>
        </w:rPr>
        <w:t>. Over the past millen</w:t>
      </w:r>
      <w:r w:rsidR="00A2303F" w:rsidRPr="00E457C1">
        <w:rPr>
          <w:noProof/>
          <w:lang w:val="en-US"/>
        </w:rPr>
        <w:t>n</w:t>
      </w:r>
      <w:r w:rsidRPr="00E457C1">
        <w:rPr>
          <w:noProof/>
          <w:lang w:val="en-US"/>
        </w:rPr>
        <w:t xml:space="preserve">ium, </w:t>
      </w:r>
      <w:r w:rsidRPr="00E457C1">
        <w:rPr>
          <w:lang w:val="en-US"/>
        </w:rPr>
        <w:t xml:space="preserve">reconstructed and simulated temperature anomalies, internal variability, and forced response agree well over </w:t>
      </w:r>
      <w:commentRangeStart w:id="256"/>
      <w:commentRangeStart w:id="257"/>
      <w:r w:rsidRPr="00E457C1">
        <w:rPr>
          <w:lang w:val="en-US"/>
        </w:rPr>
        <w:t>N</w:t>
      </w:r>
      <w:commentRangeEnd w:id="256"/>
      <w:r w:rsidR="00FA20CF">
        <w:rPr>
          <w:rStyle w:val="CommentReference"/>
          <w:lang w:val="en-GB"/>
        </w:rPr>
        <w:commentReference w:id="256"/>
      </w:r>
      <w:commentRangeEnd w:id="257"/>
      <w:r w:rsidR="006E6E9C">
        <w:rPr>
          <w:rStyle w:val="CommentReference"/>
          <w:lang w:val="en-GB"/>
        </w:rPr>
        <w:commentReference w:id="257"/>
      </w:r>
      <w:ins w:id="258" w:author="Sara M Tuson" w:date="2021-06-24T22:07:00Z">
        <w:r w:rsidR="00620EDE">
          <w:rPr>
            <w:lang w:val="en-US"/>
          </w:rPr>
          <w:t xml:space="preserve">orthern </w:t>
        </w:r>
      </w:ins>
      <w:r w:rsidRPr="00E457C1">
        <w:rPr>
          <w:lang w:val="en-US"/>
        </w:rPr>
        <w:t>H</w:t>
      </w:r>
      <w:ins w:id="259" w:author="Sara M Tuson" w:date="2021-06-24T22:07:00Z">
        <w:r w:rsidR="00620EDE">
          <w:rPr>
            <w:lang w:val="en-US"/>
          </w:rPr>
          <w:t>emisphere</w:t>
        </w:r>
      </w:ins>
      <w:r w:rsidRPr="00E457C1">
        <w:rPr>
          <w:lang w:val="en-US"/>
        </w:rPr>
        <w:t xml:space="preserve"> continents, but those statistics disagree strongly in the </w:t>
      </w:r>
      <w:r w:rsidR="00293EE1" w:rsidRPr="00E457C1">
        <w:rPr>
          <w:lang w:val="en-US"/>
        </w:rPr>
        <w:t>Southern Hemisphere</w:t>
      </w:r>
      <w:del w:id="260" w:author="Sara M Tuson" w:date="2021-06-24T22:08:00Z">
        <w:r w:rsidR="00293EE1" w:rsidRPr="00E457C1" w:rsidDel="00620EDE">
          <w:rPr>
            <w:lang w:val="en-US"/>
          </w:rPr>
          <w:delText xml:space="preserve"> (</w:delText>
        </w:r>
        <w:r w:rsidRPr="00E457C1" w:rsidDel="00620EDE">
          <w:rPr>
            <w:lang w:val="en-US"/>
          </w:rPr>
          <w:delText>SH</w:delText>
        </w:r>
        <w:r w:rsidR="00293EE1" w:rsidRPr="00E457C1" w:rsidDel="00620EDE">
          <w:rPr>
            <w:lang w:val="en-US"/>
          </w:rPr>
          <w:delText>)</w:delText>
        </w:r>
      </w:del>
      <w:r w:rsidRPr="00E457C1">
        <w:rPr>
          <w:lang w:val="en-US"/>
        </w:rPr>
        <w:t xml:space="preserve">, where models seem to overestimate the response </w:t>
      </w:r>
      <w:r>
        <w:fldChar w:fldCharType="begin" w:fldLock="1"/>
      </w:r>
      <w:r w:rsidR="00E719C0">
        <w:rPr>
          <w:lang w:val="en-US"/>
        </w:rPr>
        <w:instrText>ADDIN CSL_CITATION { "citationItems" : [ { "id" : "ITEM-1", "itemData" : { "DOI" : "10.5194/cp-11-1673-2015", "author" : [ { "dropping-particle" : "", "family" : "PAGES 2k-PMIP3", "given" : "", "non-dropping-particle" : "", "parse-names" : false, "suffix" : "" } ], "container-title" : "Climate of the Past", "id" : "ITEM-1", "issue" : "12", "issued" : { "date-parts" : [ [ "2015" ] ] }, "page" : "1673-1699", "title" : "Continental-scale temperature variability in PMIP3 simulations and PAGES 2k regional temperature reconstructions over the past millennium", "translator" : [ { "dropping-particle" : "", "family" : "J6074", "given" : "", "non-dropping-particle" : "", "parse-names" : false, "suffix" : "" } ], "type" : "article-journal", "volume" : "11" }, "uris" : [ "http://www.mendeley.com/documents/?uuid=8f53e888-cac1-4e78-ba74-26b5a64ae8b3" ] } ], "mendeley" : { "formattedCitation" : "(PAGES 2k-PMIP3, 2015)", "plainTextFormattedCitation" : "(PAGES 2k-PMIP3, 2015)", "previouslyFormattedCitation" : "(PAGES 2k-PMIP3, 2015)" }, "properties" : { "noteIndex" : 0 }, "schema" : "https://github.com/citation-style-language/schema/raw/master/csl-citation.json" }</w:instrText>
      </w:r>
      <w:r>
        <w:fldChar w:fldCharType="separate"/>
      </w:r>
      <w:r w:rsidR="00393F8C">
        <w:rPr>
          <w:noProof/>
          <w:lang w:val="en-US"/>
        </w:rPr>
        <w:t>(PAGES 2k-PMIP3, 2015)</w:t>
      </w:r>
      <w:r>
        <w:fldChar w:fldCharType="end"/>
      </w:r>
      <w:r w:rsidRPr="00E457C1">
        <w:rPr>
          <w:lang w:val="en-US"/>
        </w:rPr>
        <w:t>. That disagreement is partly explained by the lower quality of the reconstructions in the S</w:t>
      </w:r>
      <w:ins w:id="261" w:author="Sara M Tuson" w:date="2021-06-24T22:08:00Z">
        <w:r w:rsidR="00620EDE">
          <w:rPr>
            <w:lang w:val="en-US"/>
          </w:rPr>
          <w:t xml:space="preserve">outhern </w:t>
        </w:r>
      </w:ins>
      <w:r w:rsidRPr="00E457C1">
        <w:rPr>
          <w:lang w:val="en-US"/>
        </w:rPr>
        <w:t>H</w:t>
      </w:r>
      <w:ins w:id="262" w:author="Sara M Tuson" w:date="2021-06-24T22:08:00Z">
        <w:r w:rsidR="00620EDE">
          <w:rPr>
            <w:lang w:val="en-US"/>
          </w:rPr>
          <w:t>emisphere</w:t>
        </w:r>
      </w:ins>
      <w:r w:rsidRPr="00E457C1">
        <w:rPr>
          <w:lang w:val="en-US"/>
        </w:rPr>
        <w:t xml:space="preserve">, but model and/or forcing errors may also contribute </w:t>
      </w:r>
      <w:r>
        <w:fldChar w:fldCharType="begin" w:fldLock="1"/>
      </w:r>
      <w:r w:rsidR="00E719C0">
        <w:rPr>
          <w:lang w:val="en-US"/>
        </w:rPr>
        <w:instrText>ADDIN CSL_CITATION { "citationItems" : [ { "id" : "ITEM-1", "itemData" : { "DOI" : "10.1038/s41598-018-25862-2", "ISSN" : "2045-2322", "abstract" : "Model simulations and proxy-based reconstructions are the main tools for quantifying pre-instrumental climate variations. For some metrics such as Northern Hemisphere mean temperatures, there is remarkable agreement between models and reconstructions. For other diagnostics, such as the regional response to volcanic eruptions, or hemispheric temperature differences, substantial disagreements between data and models have been reported. Here, we assess the potential sources of these discrepancies by comparing 1000-year hemispheric temperature reconstructions based on real-world paleoclimate proxies with climate-model-based pseudoproxies. These pseudoproxy experiments (PPE) indicate that noise inherent in proxy records and the unequal spatial distribution of proxy data are the key factors in explaining the data-model differences. For example, lower inter-hemispheric correlations in reconstructions can be fully accounted for by these factors in the PPE. Noise and data sampling also partly explain the reduced amplitude of the response to external forcing in reconstructions compared to models. For other metrics, such as inter-hemispheric differences, some, although reduced, discrepancy remains. Our results suggest that improving proxy data quality and spatial coverage is the key factor to increase the quality of future climate reconstructions, while the total number of proxy records and reconstruction methodology play a smaller role.", "author" : [ { "dropping-particle" : "", "family" : "Neukom", "given" : "Raphael", "non-dropping-particle" : "", "parse-names" : false, "suffix" : "" }, { "dropping-particle" : "", "family" : "Schurer", "given" : "Andrew P", "non-dropping-particle" : "", "parse-names" : false, "suffix" : "" }, { "dropping-particle" : "", "family" : "Steiger", "given" : "Nathan. J", "non-dropping-particle" : "", "parse-names" : false, "suffix" : "" }, { "dropping-particle" : "", "family" : "Hegerl", "given" : "Gabriele C", "non-dropping-particle" : "", "parse-names" : false, "suffix" : "" } ], "container-title" : "Scientific Reports", "id" : "ITEM-1", "issue" : "1", "issued" : { "date-parts" : [ [ "2018" ] ] }, "page" : "7572", "title" : "Possible causes of data model discrepancy in the temperature history of the last Millennium", "translator" : [ { "dropping-particle" : "", "family" : "J6073", "given" : "", "non-dropping-particle" : "", "parse-names" : false, "suffix" : "" } ], "type" : "article-journal", "volume" : "8" }, "uris" : [ "http://www.mendeley.com/documents/?uuid=200125e9-baaf-4f5a-a08d-8deb54b7f07a" ] } ], "mendeley" : { "formattedCitation" : "(Neukom et al., 2018)", "plainTextFormattedCitation" : "(Neukom et al., 2018)", "previouslyFormattedCitation" : "(Neukom et al., 2018)" }, "properties" : { "noteIndex" : 0 }, "schema" : "https://github.com/citation-style-language/schema/raw/master/csl-citation.json" }</w:instrText>
      </w:r>
      <w:r>
        <w:fldChar w:fldCharType="separate"/>
      </w:r>
      <w:r w:rsidR="00393F8C">
        <w:rPr>
          <w:noProof/>
          <w:lang w:val="en-US"/>
        </w:rPr>
        <w:t>(Neukom et al., 2018)</w:t>
      </w:r>
      <w:r>
        <w:fldChar w:fldCharType="end"/>
      </w:r>
      <w:r w:rsidRPr="00E457C1">
        <w:rPr>
          <w:noProof/>
          <w:lang w:val="en-US"/>
        </w:rPr>
        <w:t>. Figure 3.</w:t>
      </w:r>
      <w:r w:rsidR="003F1987" w:rsidRPr="00E457C1">
        <w:rPr>
          <w:noProof/>
          <w:lang w:val="en-US"/>
        </w:rPr>
        <w:t>2</w:t>
      </w:r>
      <w:r w:rsidRPr="00E457C1">
        <w:rPr>
          <w:noProof/>
          <w:lang w:val="en-US"/>
        </w:rPr>
        <w:t xml:space="preserve">b shows that land/sea warming contrast behaves coherently in model simulations across multiple periods, with a slight non-linearity </w:t>
      </w:r>
      <w:r w:rsidR="00C104C8" w:rsidRPr="00E457C1">
        <w:rPr>
          <w:noProof/>
          <w:lang w:val="en-US"/>
        </w:rPr>
        <w:t xml:space="preserve">in </w:t>
      </w:r>
      <w:r w:rsidRPr="00E457C1">
        <w:rPr>
          <w:noProof/>
          <w:lang w:val="en-US"/>
        </w:rPr>
        <w:t xml:space="preserve">land warming due to a smaller contribution of snow cover to temperature response in warmer climates. </w:t>
      </w:r>
      <w:r w:rsidRPr="00E457C1">
        <w:rPr>
          <w:rFonts w:cs="Times New Roman"/>
          <w:lang w:val="en-US"/>
        </w:rPr>
        <w:t>A metric-based assessment of paleoclimate model simulations is carried out in Section 3.8.2.</w:t>
      </w:r>
    </w:p>
    <w:p w14:paraId="61988FCA" w14:textId="77777777" w:rsidR="009F594A" w:rsidRPr="00E457C1" w:rsidRDefault="009F594A" w:rsidP="009F594A">
      <w:pPr>
        <w:pStyle w:val="AR6BodyText"/>
        <w:rPr>
          <w:noProof/>
          <w:lang w:val="en-US"/>
        </w:rPr>
      </w:pPr>
    </w:p>
    <w:p w14:paraId="34D123E8" w14:textId="77777777" w:rsidR="009F594A" w:rsidRPr="00E457C1" w:rsidRDefault="009F594A" w:rsidP="009F594A">
      <w:pPr>
        <w:pStyle w:val="AR6BodyText"/>
        <w:rPr>
          <w:noProof/>
          <w:lang w:val="en-US"/>
        </w:rPr>
      </w:pPr>
    </w:p>
    <w:p w14:paraId="565B47DB" w14:textId="4035461D" w:rsidR="009F594A" w:rsidRDefault="009F594A" w:rsidP="009F594A">
      <w:pPr>
        <w:pStyle w:val="AR6BodyText"/>
        <w:rPr>
          <w:b/>
          <w:noProof/>
        </w:rPr>
      </w:pPr>
      <w:r>
        <w:rPr>
          <w:b/>
          <w:noProof/>
        </w:rPr>
        <w:t>[</w:t>
      </w:r>
      <w:r w:rsidRPr="00F77B9B">
        <w:rPr>
          <w:b/>
          <w:noProof/>
        </w:rPr>
        <w:t xml:space="preserve">START </w:t>
      </w:r>
      <w:r w:rsidRPr="00000B6F">
        <w:rPr>
          <w:rStyle w:val="AR6Chap3FigureCar"/>
          <w:b/>
          <w:sz w:val="22"/>
          <w:lang w:val="en-GB"/>
        </w:rPr>
        <w:t>FIGURE 3.</w:t>
      </w:r>
      <w:r w:rsidR="006334A5">
        <w:rPr>
          <w:rStyle w:val="AR6Chap3FigureCar"/>
          <w:b/>
          <w:sz w:val="22"/>
          <w:lang w:val="en-GB"/>
        </w:rPr>
        <w:t>2</w:t>
      </w:r>
      <w:r w:rsidRPr="00000B6F">
        <w:rPr>
          <w:rStyle w:val="AR6Chap3FigureCar"/>
          <w:b/>
          <w:sz w:val="22"/>
          <w:lang w:val="en-GB"/>
        </w:rPr>
        <w:t xml:space="preserve"> </w:t>
      </w:r>
      <w:r w:rsidRPr="00F77B9B">
        <w:rPr>
          <w:b/>
          <w:noProof/>
        </w:rPr>
        <w:t>HERE</w:t>
      </w:r>
      <w:r>
        <w:rPr>
          <w:b/>
          <w:noProof/>
        </w:rPr>
        <w:t>]</w:t>
      </w:r>
    </w:p>
    <w:p w14:paraId="06E08ED4" w14:textId="77777777" w:rsidR="009F594A" w:rsidRDefault="009F594A" w:rsidP="009F594A">
      <w:pPr>
        <w:pStyle w:val="AR6BodyText"/>
        <w:rPr>
          <w:noProof/>
        </w:rPr>
      </w:pPr>
    </w:p>
    <w:p w14:paraId="7FB0B8C4" w14:textId="77777777" w:rsidR="00BB05B7" w:rsidRPr="00BB05B7" w:rsidRDefault="00BB05B7" w:rsidP="00BB05B7">
      <w:pPr>
        <w:pStyle w:val="AR6Chap3Figure"/>
        <w:ind w:left="993" w:hanging="993"/>
      </w:pPr>
      <w:bookmarkStart w:id="263" w:name="_Hlk56756631"/>
      <w:r w:rsidRPr="00BB05B7">
        <w:rPr>
          <w:b/>
          <w:bCs/>
          <w:color w:val="000000"/>
        </w:rPr>
        <w:t>.</w:t>
      </w:r>
      <w:r w:rsidRPr="006B662D">
        <w:t xml:space="preserve"> </w:t>
      </w:r>
      <w:r w:rsidRPr="00BB05B7">
        <w:rPr>
          <w:b/>
          <w:bCs/>
          <w:rPrChange w:id="264" w:author="Ian Blenkinsop" w:date="2021-07-07T14:07:00Z">
            <w:rPr/>
          </w:rPrChange>
        </w:rPr>
        <w:t>(a)</w:t>
      </w:r>
      <w:r w:rsidRPr="006B662D">
        <w:t xml:space="preserve"> Comparison of reconstructed and modelled surface temperature anomalies for the Last Glacial Maximum over land and ocean in the Tropics (30°N</w:t>
      </w:r>
      <w:del w:id="265" w:author="Ian Blenkinsop" w:date="2021-07-13T14:56:00Z">
        <w:r w:rsidRPr="006B662D" w:rsidDel="004C6AB9">
          <w:delText xml:space="preserve"> to </w:delText>
        </w:r>
      </w:del>
      <w:ins w:id="266" w:author="Ian Blenkinsop" w:date="2021-07-13T14:56:00Z">
        <w:r>
          <w:t>–</w:t>
        </w:r>
      </w:ins>
      <w:r w:rsidRPr="006B662D">
        <w:t xml:space="preserve">30°S). Land-based reconstructions are from </w:t>
      </w:r>
      <w:r w:rsidR="00F514C0" w:rsidRPr="006B662D">
        <w:fldChar w:fldCharType="begin" w:fldLock="1"/>
      </w:r>
      <w:ins w:id="267" w:author="Robin Matthews" w:date="2021-06-15T12:17:00Z">
        <w:r w:rsidR="0055613E">
          <w:instrText>ADDIN CSL_CITATION { "citationItems" : [ { "id" : "ITEM-1", "itemData" : { "DOI" : "10.5194/cp-2019-55",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"issued" : { "date-parts" : [ [ "2020" ] ] }, "page" : "699-712", "title" : "A new multi-variable benchmark for Last Glacial Maximum climate simulations", "translator" : [ { "dropping-particle" : "", "family" : "J6887", "given" : "", "non-dropping-particle" : "", "parse-names" : false, "suffix" : "" } ], "type" : "article-journal", "volume" : "16" }, "uris" : [ "http://www.mendeley.com/documents/?uuid=c6eefdbd-af92-4962-b252-a2c3a658d3b7" ] } ], "mendeley" : { "formattedCitation" : "(Cleator et al., 2020)", "manualFormatting" : "Cleator et al. (2020)", "plainTextFormattedCitation" : "(Cleator et al., 2020)", "previouslyFormattedCitation" : "(Cleator et al., 2020)" }, "properties" : { "noteIndex" : 0 }, "schema" : "https://github.com/citation-style-language/schema/raw/master/csl-citation.json" }</w:instrText>
        </w:r>
      </w:ins>
      <w:del w:id="268" w:author="Robin Matthews" w:date="2021-06-15T12:17:00Z">
        <w:r w:rsidR="00E719C0" w:rsidDel="0055613E">
          <w:delInstrText>ADDIN CSL_CITATION { "citationItems" : [ { "id" : "ITEM-1", "itemData" : { "DOI" : "10.5194/cp-2019-55",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"issued" : { "date-parts" : [ [ "2020" ] ] }, "page" : "699-712", "title" : "A new multi-variable benchmark for Last Glacial Maximum climate simulations", "translator" : [ { "dropping-particle" : "", "family" : "J6887", "given" : "", "non-dropping-particle" : "", "parse-names" : false, "suffix" : "" } ], "type" : "article-journal", "volume" : "16" }, "uris" : [ "http://www.mendeley.com/documents/?uuid=c6eefdbd-af92-4962-b252-a2c3a658d3b7" ] } ], "mendeley" : { "formattedCitation" : "(Cleator et al., 2020)", "manualFormatting" : "Cleator et al., (2020)", "plainTextFormattedCitation" : "(Cleator et al., 2020)", "previouslyFormattedCitation" : "(Cleator et al., 2020)" }, "properties" : { "noteIndex" : 0 }, "schema" : "https://github.com/citation-style-language/schema/raw/master/csl-citation.json" }</w:delInstrText>
        </w:r>
      </w:del>
      <w:r w:rsidR="00F514C0" w:rsidRPr="006B662D">
        <w:fldChar w:fldCharType="separate"/>
      </w:r>
      <w:r w:rsidR="00393F8C">
        <w:rPr>
          <w:noProof/>
        </w:rPr>
        <w:t>Cleator et al. (2020)</w:t>
      </w:r>
      <w:r w:rsidR="00F514C0" w:rsidRPr="006B662D">
        <w:fldChar w:fldCharType="end"/>
      </w:r>
      <w:r w:rsidR="00F514C0" w:rsidRPr="006B662D">
        <w:t xml:space="preserve">. </w:t>
      </w:r>
      <w:r w:rsidRPr="006B662D">
        <w:t xml:space="preserve">Ocean-based reconstructions are from </w:t>
      </w:r>
      <w:r w:rsidR="00F514C0">
        <w:fldChar w:fldCharType="begin" w:fldLock="1"/>
      </w:r>
      <w:ins w:id="269" w:author="Robin Matthews" w:date="2021-06-15T12:17:00Z">
        <w:r w:rsidR="0055613E">
          <w:instrText>ADDIN CSL_CITATION { "citationItems" : [ { "id" : "ITEM-1", "itemData" : { "DOI" : "10.1038/s41586-020-2617-x", "ISSN" : "14764687", "PMID" : "32848226", "abstract" : "The Last Glacial Maximum (LGM), one of the best studied palaeoclimatic intervals, offers an excellent opportunity to investigate how the climate system responds to changes in greenhouse gases and the cryosphere. Previous work has sought to constrain the magnitude and pattern of glacial cooling from palaeothermometers1,2, but the uneven distribution of the proxies, as well as their uncertainties, has challenged the construction of a full-field view of the LGM climate state. Here we combine a large collection of geochemical proxies for sea surface temperature with an isotope-enabled climate model ensemble to produce a field reconstruction of LGM temperatures using data assimilation. The reconstruction is validated with withheld proxies as well as independent ice core and speleothem \u03b418O measurements. Our assimilated product provides a constraint on global mean LGM cooling of \u22126.1 degrees Celsius (95 per cent confidence interval: \u22126.5 to \u22125.7 degrees Celsius). Given assumptions concerning the radiative forcing of greenhouse gases, ice sheets and mineral dust aerosols, this cooling translates to an equilibrium climate sensitivity of 3.4 degrees Celsius (2.4\u20134.5 degrees Celsius), a value that is higher than previous LGM-based estimates but consistent with the traditional consensus range of 2\u20134.5 degrees Celsius3,4.", "author" : [ { "dropping-particle" : "", "family" : "Tierney", "given" : "Jessica E.", "non-dropping-particle" : "", "parse-names" : false, "suffix" : "" }, { "dropping-particle" : "", "family" : "Zhu", "given" : "Jiang", "non-dropping-particle" : "", "parse-names" : false, "suffix" : "" }, { "dropping-particle" : "", "family" : "King", "given" : "Jonathan", "non-dropping-particle" : "", "parse-names" : false, "suffix" : "" }, { "dropping-particle" : "", "family" : "Malevich", "given" : "Steven B.", "non-dropping-particle" : "", "parse-names" : false, "suffix" : "" }, { "dropping-particle" : "", "family" : "Hakim", "given" : "Gregory J.", "non-dropping-particle" : "", "parse-names" : false, "suffix" : "" }, { "dropping-particle" : "", "family" : "Poulsen", "given" : "Christopher J.", "non-dropping-particle" : "", "parse-names" : false, "suffix" : "" } ], "container-title" : "Nature", "id" : "ITEM-1", "issue" : "7822", "issued" : { "date-parts" : [ [ "2020" ] ] }, "page" : "569-573", "title" : "Glacial cooling and climate sensitivity revisited", "translator" : [ { "dropping-particle" : "", "family" : "J6396", "given" : "", "non-dropping-particle" : "", "parse-names" : false, "suffix" : "" } ], "type" : "article-journal", "volume" : "584" }, "uris" : [ "http://www.mendeley.com/documents/?uuid=e1bfd89e-b16b-4ee5-b778-c2054826b7d7" ] } ], "mendeley" : { "formattedCitation" : "(Tierney et al., 2020b)", "manualFormatting" : "Tierney et al. (2020b)", "plainTextFormattedCitation" : "(Tierney et al., 2020b)", "previouslyFormattedCitation" : "(Tierney et al., 2020b)" }, "properties" : { "noteIndex" : 0 }, "schema" : "https://github.com/citation-style-language/schema/raw/master/csl-citation.json" }</w:instrText>
        </w:r>
      </w:ins>
      <w:del w:id="270" w:author="Robin Matthews" w:date="2021-06-15T12:17:00Z">
        <w:r w:rsidR="00E719C0" w:rsidDel="0055613E">
          <w:delInstrText>ADDIN CSL_CITATION { "citationItems" : [ { "id" : "ITEM-1", "itemData" : { "DOI" : "10.1038/s41586-020-2617-x", "ISSN" : "14764687", "PMID" : "32848226", "abstract" : "The Last Glacial Maximum (LGM), one of the best studied palaeoclimatic intervals, offers an excellent opportunity to investigate how the climate system responds to changes in greenhouse gases and the cryosphere. Previous work has sought to constrain the magnitude and pattern of glacial cooling from palaeothermometers1,2, but the uneven distribution of the proxies, as well as their uncertainties, has challenged the construction of a full-field view of the LGM climate state. Here we combine a large collection of geochemical proxies for sea surface temperature with an isotope-enabled climate model ensemble to produce a field reconstruction of LGM temperatures using data assimilation. The reconstruction is validated with withheld proxies as well as independent ice core and speleothem \u03b418O measurements. Our assimilated product provides a constraint on global mean LGM cooling of \u22126.1 degrees Celsius (95 per cent confidence interval: \u22126.5 to \u22125.7 degrees Celsius). Given assumptions concerning the radiative forcing of greenhouse gases, ice sheets and mineral dust aerosols, this cooling translates to an equilibrium climate sensitivity of 3.4 degrees Celsius (2.4\u20134.5 degrees Celsius), a value that is higher than previous LGM-based estimates but consistent with the traditional consensus range of 2\u20134.5 degrees Celsius3,4.", "author" : [ { "dropping-particle" : "", "family" : "Tierney", "given" : "Jessica E.", "non-dropping-particle" : "", "parse-names" : false, "suffix" : "" }, { "dropping-particle" : "", "family" : "Zhu", "given" : "Jiang", "non-dropping-particle" : "", "parse-names" : false, "suffix" : "" }, { "dropping-particle" : "", "family" : "King", "given" : "Jonathan", "non-dropping-particle" : "", "parse-names" : false, "suffix" : "" }, { "dropping-particle" : "", "family" : "Malevich", "given" : "Steven B.", "non-dropping-particle" : "", "parse-names" : false, "suffix" : "" }, { "dropping-particle" : "", "family" : "Hakim", "given" : "Gregory J.", "non-dropping-particle" : "", "parse-names" : false, "suffix" : "" }, { "dropping-particle" : "", "family" : "Poulsen", "given" : "Christopher J.", "non-dropping-particle" : "", "parse-names" : false, "suffix" : "" } ], "container-title" : "Nature", "id" : "ITEM-1", "issue" : "7822", "issued" : { "date-parts" : [ [ "2020" ] ] }, "page" : "569-573", "title" : "Glacial cooling and climate sensitivity revisited", "translator" : [ { "dropping-particle" : "", "family" : "J6396", "given" : "", "non-dropping-particle" : "", "parse-names" : false, "suffix" : "" } ], "type" : "article-journal", "volume" : "584" }, "uris" : [ "http://www.mendeley.com/documents/?uuid=e1bfd89e-b16b-4ee5-b778-c2054826b7d7" ] } ], "mendeley" : { "formattedCitation" : "(Tierney et al., 2020b)", "manualFormatting" : "Tierney et al. (2020)", "plainTextFormattedCitation" : "(Tierney et al., 2020b)", "previouslyFormattedCitation" : "(Tierney et al., 2020b)" }, "properties" : { "noteIndex" : 0 }, "schema" : "https://github.com/citation-style-language/schema/raw/master/csl-citation.json" }</w:delInstrText>
        </w:r>
      </w:del>
      <w:r w:rsidR="00F514C0">
        <w:fldChar w:fldCharType="separate"/>
      </w:r>
      <w:r w:rsidR="00393F8C">
        <w:rPr>
          <w:noProof/>
        </w:rPr>
        <w:t>Tierney et al. (2020b)</w:t>
      </w:r>
      <w:r w:rsidR="00F514C0">
        <w:fldChar w:fldCharType="end"/>
      </w:r>
      <w:r w:rsidR="00F514C0" w:rsidRPr="006B662D">
        <w:t xml:space="preserve">. </w:t>
      </w:r>
      <w:bookmarkEnd w:id="263"/>
      <w:r w:rsidRPr="00BB05B7">
        <w:t xml:space="preserve">Model points are calculated as the difference between Last Glacial Maximum and pre-industrial control simulations of the </w:t>
      </w:r>
      <w:r w:rsidRPr="00BB05B7">
        <w:lastRenderedPageBreak/>
        <w:t xml:space="preserve">PMIP3 and PMIP4 ensembles, sampled at the reconstruction data points. </w:t>
      </w:r>
      <w:r w:rsidRPr="00BB05B7">
        <w:rPr>
          <w:b/>
          <w:bCs/>
          <w:rPrChange w:id="271" w:author="Ian Blenkinsop" w:date="2021-07-07T14:07:00Z">
            <w:rPr/>
          </w:rPrChange>
        </w:rPr>
        <w:t>(b)</w:t>
      </w:r>
      <w:r w:rsidRPr="00BB05B7">
        <w:t xml:space="preserve"> Land</w:t>
      </w:r>
      <w:ins w:id="272" w:author="Tom Maycock" w:date="2021-09-03T16:15:00Z">
        <w:r w:rsidRPr="00BB05B7">
          <w:t>–</w:t>
        </w:r>
      </w:ins>
      <w:del w:id="273" w:author="Tom Maycock" w:date="2021-09-03T16:15:00Z">
        <w:r w:rsidRPr="00BB05B7" w:rsidDel="00712A4C">
          <w:delText>-</w:delText>
        </w:r>
      </w:del>
      <w:r w:rsidRPr="00BB05B7">
        <w:t xml:space="preserve">sea contrast in global mean surface temperature change for different paleoclimates. Crosses show individual model simulations from the CMIP5 and CMIP6 ensembles. Filled symbols show ensemble means and assessed values. Acronyms are </w:t>
      </w:r>
      <w:del w:id="274" w:author="Sara M Tuson" w:date="2021-06-30T10:51:00Z">
        <w:r w:rsidRPr="00BB05B7" w:rsidDel="00BC3CC0">
          <w:delText xml:space="preserve">LGM </w:delText>
        </w:r>
      </w:del>
      <w:r w:rsidRPr="00BB05B7">
        <w:t>Last Glacial Maximum</w:t>
      </w:r>
      <w:ins w:id="275" w:author="Sara M Tuson" w:date="2021-06-30T10:51:00Z">
        <w:r w:rsidRPr="00BB05B7">
          <w:t xml:space="preserve"> (LGM)</w:t>
        </w:r>
      </w:ins>
      <w:r w:rsidRPr="00BB05B7">
        <w:t xml:space="preserve">, </w:t>
      </w:r>
      <w:del w:id="276" w:author="Sara M Tuson" w:date="2021-06-30T10:51:00Z">
        <w:r w:rsidRPr="00BB05B7" w:rsidDel="00BC3CC0">
          <w:delText xml:space="preserve">LIG </w:delText>
        </w:r>
      </w:del>
      <w:r w:rsidRPr="00BB05B7">
        <w:t>Last Inter Glacial</w:t>
      </w:r>
      <w:ins w:id="277" w:author="Sara M Tuson" w:date="2021-06-30T10:51:00Z">
        <w:r w:rsidRPr="00BB05B7">
          <w:t xml:space="preserve"> (LIG)</w:t>
        </w:r>
      </w:ins>
      <w:r w:rsidRPr="00BB05B7">
        <w:t xml:space="preserve">, </w:t>
      </w:r>
      <w:del w:id="278" w:author="Sara M Tuson" w:date="2021-06-30T10:51:00Z">
        <w:r w:rsidRPr="00BB05B7" w:rsidDel="00BC3CC0">
          <w:delText xml:space="preserve">MPWP </w:delText>
        </w:r>
      </w:del>
      <w:r w:rsidRPr="00BB05B7">
        <w:t>mid-Pliocene Warm Period</w:t>
      </w:r>
      <w:ins w:id="279" w:author="Sara M Tuson" w:date="2021-06-30T10:51:00Z">
        <w:r w:rsidRPr="00BB05B7">
          <w:t xml:space="preserve"> (MPWP)</w:t>
        </w:r>
      </w:ins>
      <w:r w:rsidRPr="00BB05B7">
        <w:t xml:space="preserve">, </w:t>
      </w:r>
      <w:del w:id="280" w:author="Sara M Tuson" w:date="2021-06-30T10:52:00Z">
        <w:r w:rsidRPr="00BB05B7" w:rsidDel="00BC3CC0">
          <w:delText xml:space="preserve">EECO </w:delText>
        </w:r>
      </w:del>
      <w:r w:rsidRPr="00BB05B7">
        <w:t>Early Eocene Climatic Optimum</w:t>
      </w:r>
      <w:ins w:id="281" w:author="Sara M Tuson" w:date="2021-06-30T10:52:00Z">
        <w:r w:rsidRPr="00BB05B7">
          <w:t xml:space="preserve"> (EECO)</w:t>
        </w:r>
      </w:ins>
      <w:r w:rsidRPr="00BB05B7">
        <w:t xml:space="preserve">. </w:t>
      </w:r>
      <w:r w:rsidRPr="00BB05B7">
        <w:rPr>
          <w:b/>
          <w:bCs/>
          <w:rPrChange w:id="282" w:author="Ian Blenkinsop" w:date="2021-07-07T14:07:00Z">
            <w:rPr>
              <w:rStyle w:val="acopre"/>
            </w:rPr>
          </w:rPrChange>
        </w:rPr>
        <w:t>(c)</w:t>
      </w:r>
      <w:r w:rsidRPr="00BB05B7">
        <w:t xml:space="preserve"> </w:t>
      </w:r>
      <w:r w:rsidRPr="00BB05B7">
        <w:rPr>
          <w:color w:val="000000"/>
          <w:shd w:val="clear" w:color="auto" w:fill="FFFFFF"/>
        </w:rPr>
        <w:t>Upper panel shows time series of volcanic radiative forcing, in W m</w:t>
      </w:r>
      <w:r w:rsidRPr="00BB05B7">
        <w:rPr>
          <w:color w:val="000000"/>
          <w:shd w:val="clear" w:color="auto" w:fill="FFFFFF"/>
          <w:vertAlign w:val="superscript"/>
        </w:rPr>
        <w:t>−2</w:t>
      </w:r>
      <w:r w:rsidRPr="00BB05B7">
        <w:rPr>
          <w:color w:val="000000"/>
          <w:shd w:val="clear" w:color="auto" w:fill="FFFFFF"/>
        </w:rPr>
        <w:t xml:space="preserve">, as used in the CMIP5 </w:t>
      </w:r>
      <w:r w:rsidRPr="00BB05B7">
        <w:fldChar w:fldCharType="begin" w:fldLock="1"/>
      </w:r>
      <w:r w:rsidRPr="00BB05B7">
        <w:instrText>ADDIN CSL_CITATION { "citationItems" : [ { "id" : "ITEM-1", "itemData" : { "DOI" : "10.5194/essd-5-187-2013", "author" : [ { "dropping-particle" : "", "family" : "Crowley", "given" : "T J", "non-dropping-particle" : "", "parse-names" : false, "suffix" : "" }, { "dropping-particle" : "", "family" : "Unterman", "given" : "M B", "non-dropping-particle" : "", "parse-names" : false, "suffix" : "" } ], "container-title" : "Earth System Science Data", "id" : "ITEM-1", "issue" : "1", "issued" : { "date-parts" : [ [ "2013" ] ] }, "page" : "187-197", "title" : "Technical details concerning development of a 1200 yr proxy index for global volcanism", "translator" : [ { "dropping-particle" : "", "family" : "J6846", "given" : "", "non-dropping-particle" : "", "parse-names" : false, "suffix" : "" } ], "type" : "article-journal", "volume" : "5" }, "uris" : [ "http://www.mendeley.com/documents/?uuid=111cd7d6-66a6-4c6b-8d48-e5659657f953" ] }, { "id" : "ITEM-2", "itemData" : { "DOI" : "https://doi.org/10.1029/2008JD010239", "abstract" : "Understanding natural causes of climate change is vital to evaluate the relative impacts of human pollution and land surface modification on climate. We have investigated one of the most important natural causes of climate change, volcanic eruptions, by using 54 ice core records from both the Arctic and Antarctica. Our recently collected suite of ice core data, more than double the number of cores ever used before, reduces errors inherent in reconstructions based on a single or small number of cores, which enables us to obtain much higher accuracy in both detection of events and quantification of the radiative effects. We extracted volcanic deposition signals from each ice core record by applying a high-pass loess filter to the time series and examining peaks that exceed twice the 31-year running median absolute deviation. We then studied the spatial pattern of volcanic sulfate deposition on Greenland and Antarctica and combined this knowledge with a new understanding of stratospheric transport of volcanic aerosols to produce a forcing data set as a function of month, latitude, and altitude for the past 1500 years. We estimated the uncertainties associated with the choice of volcanic signal extraction criteria, ice core sulfate deposition to stratospheric loading calibration factor, and the season for the eruptions without a recorded month. We forced an energy balance climate model with this new volcanic forcing data set, together with solar and anthropogenic forcing, to simulate the large-scale temperature response. The results agree well with instrumental observations for the past 150 years and with proxy records for the entire period. Through better characterization of the natural causes of climate change, this new data set will lead to improved prediction of anthropogenic impacts on climate. The new data set of stratospheric sulfate injections from volcanic eruptions for the past 1500 years, as a function of latitude, altitude, and month, is available for download in a format suitable for forcing general circulation models of the climate system.", "author" : [ { "dropping-particle" : "", "family" : "Gao", "given" : "Chaochao", "non-dropping-particle" : "", "parse-names" : false, "suffix" : "" }, { "dropping-particle" : "", "family" : "Robock", "given" : "Alan", "non-dropping-particle" : "", "parse-names" : false, "suffix" : "" }, { "dropping-particle" : "", "family" : "Ammann", "given" : "Caspar", "non-dropping-particle" : "", "parse-names" : false, "suffix" : "" } ], "container-title" : "Journal of Geophysical Research: Atmospheres", "id" : "ITEM-2", "issue" : "D23", "issued" : { "date-parts" : [ [ "2008" ] ] }, "title" : "Volcanic forcing of climate over the past 1500 years: An improved ice core-based index for climate models", "translator" : [ { "dropping-particle" : "", "family" : "J6848", "given" : "", "non-dropping-particle" : "", "parse-names" : false, "suffix" : "" } ], "type" : "article-journal", "volume" : "113" }, "uris" : [ "http://www.mendeley.com/documents/?uuid=9b60cad9-a6d4-40f2-a922-2dd0fb609223" ] } ], "mendeley" : { "formattedCitation" : "(Gao et al., 2008; Crowley and Unterman, 2013)", "manualFormatting" : "(Gao et al., 2008; Crowley and Unterman, 2013", "plainTextFormattedCitation" : "(Gao et al., 2008; Crowley and Unterman, 2013)", "previouslyFormattedCitation" : "(Gao et al., 2008; Crowley and Unterman, 2013)" }, "properties" : { "noteIndex" : 0 }, "schema" : "https://github.com/citation-style-language/schema/raw/master/csl-citation.json" }</w:instrText>
      </w:r>
      <w:r w:rsidRPr="00BB05B7">
        <w:fldChar w:fldCharType="separate"/>
      </w:r>
      <w:r w:rsidRPr="00BB05B7">
        <w:rPr>
          <w:noProof/>
        </w:rPr>
        <w:t>(Gao et al., 2008; Crowley and Unterman, 2013</w:t>
      </w:r>
      <w:r w:rsidRPr="00BB05B7">
        <w:fldChar w:fldCharType="end"/>
      </w:r>
      <w:r w:rsidRPr="00BB05B7">
        <w:rPr>
          <w:color w:val="000000"/>
          <w:shd w:val="clear" w:color="auto" w:fill="FFFFFF"/>
        </w:rPr>
        <w:t xml:space="preserve">; see also </w:t>
      </w:r>
      <w:r w:rsidRPr="00BB05B7">
        <w:rPr>
          <w:color w:val="000000"/>
          <w:shd w:val="clear" w:color="auto" w:fill="FFFFFF"/>
        </w:rPr>
        <w:fldChar w:fldCharType="begin" w:fldLock="1"/>
      </w:r>
      <w:r w:rsidRPr="00BB05B7">
        <w:rPr>
          <w:color w:val="000000"/>
          <w:shd w:val="clear" w:color="auto" w:fill="FFFFFF"/>
        </w:rPr>
        <w:instrText>ADDIN CSL_CITATION { "citationItems" : [ { "id" : "ITEM-1", "itemData" : { "DOI" : "10.5194/gmd-4-33-2011", "author" : [ { "dropping-particle" : "", "family" : "Schmidt", "given" : "G A", "non-dropping-particle" : "", "parse-names" : false, "suffix" : "" }, { "dropping-particle" : "", "family" : "Jungclaus", "given" : "J H", "non-dropping-particle" : "", "parse-names" : false, "suffix" : "" }, { "dropping-particle" : "", "family" : "Ammann", "given" : "C M", "non-dropping-particle" : "", "parse-names" : false, "suffix" : "" }, { "dropping-particle" : "", "family" : "Bard", "given" : "E", "non-dropping-particle" : "", "parse-names" : false, "suffix" : "" }, { "dropping-particle" : "", "family" : "Braconnot", "given" : "P", "non-dropping-particle" : "", "parse-names" : false, "suffix" : "" }, { "dropping-particle" : "", "family" : "Crowley", "given" : "T J", "non-dropping-particle" : "", "parse-names" : false, "suffix" : "" }, { "dropping-particle" : "", "family" : "Delaygue", "given" : "G", "non-dropping-particle" : "", "parse-names" : false, "suffix" : "" }, { "dropping-particle" : "", "family" : "Joos", "given" : "F", "non-dropping-particle" : "", "parse-names" : false, "suffix" : "" }, { "dropping-particle" : "", "family" : "Krivova", "given" : "N A", "non-dropping-particle" : "", "parse-names" : false, "suffix" : "" }, { "dropping-particle" : "", "family" : "Muscheler", "given" : "R", "non-dropping-particle" : "", "parse-names" : false, "suffix" : "" }, { "dropping-particle" : "", "family" : "Otto-Bliesner", "given" : "B L", "non-dropping-particle" : "", "parse-names" : false, "suffix" : "" }, { "dropping-particle" : "", "family" : "Pongratz", "given" : "J", "non-dropping-particle" : "", "parse-names" : false, "suffix" : "" }, { "dropping-particle" : "", "family" : "Shindell", "given" : "D T", "non-dropping-particle" : "", "parse-names" : false, "suffix" : "" }, { "dropping-particle" : "", "family" : "Solanki", "given" : "S K", "non-dropping-particle" : "", "parse-names" : false, "suffix" : "" }, { "dropping-particle" : "", "family" : "Steinhilber", "given" : "F", "non-dropping-particle" : "", "parse-names" : false, "suffix" : "" }, { "dropping-particle" : "", "family" : "Vieira", "given" : "L E A", "non-dropping-particle" : "", "parse-names" : false, "suffix" : "" } ], "container-title" : "Geoscientific Model Development", "id" : "ITEM-1", "issue" : "1", "issued" : { "date-parts" : [ [ "2011" ] ] }, "page" : "33-45", "title" : "Climate forcing reconstructions for use in PMIP simulations of the last millennium (v1.0)", "translator" : [ { "dropping-particle" : "", "family" : "J6985", "given" : "", "non-dropping-particle" : "", "parse-names" : false, "suffix" : "" } ], "type" : "article-journal", "volume" : "4" }, "uris" : [ "http://www.mendeley.com/documents/?uuid=f58aa292-966a-450b-96f9-fecad4bbc60c" ] } ], "mendeley" : { "formattedCitation" : "(Schmidt et al., 2011)", "manualFormatting" : "Schmidt et al., 2011)", "plainTextFormattedCitation" : "(Schmidt et al., 2011)", "previouslyFormattedCitation" : "(Schmidt et al., 2011)" }, "properties" : { "noteIndex" : 0 }, "schema" : "https://github.com/citation-style-language/schema/raw/master/csl-citation.json" }</w:instrText>
      </w:r>
      <w:r w:rsidRPr="00BB05B7">
        <w:rPr>
          <w:color w:val="000000"/>
          <w:shd w:val="clear" w:color="auto" w:fill="FFFFFF"/>
        </w:rPr>
        <w:fldChar w:fldCharType="separate"/>
      </w:r>
      <w:r w:rsidRPr="00BB05B7">
        <w:rPr>
          <w:noProof/>
          <w:color w:val="000000"/>
          <w:shd w:val="clear" w:color="auto" w:fill="FFFFFF"/>
        </w:rPr>
        <w:t>Schmidt et al., 2011)</w:t>
      </w:r>
      <w:r w:rsidRPr="00BB05B7">
        <w:rPr>
          <w:color w:val="000000"/>
          <w:shd w:val="clear" w:color="auto" w:fill="FFFFFF"/>
        </w:rPr>
        <w:fldChar w:fldCharType="end"/>
      </w:r>
      <w:r w:rsidRPr="00BB05B7">
        <w:rPr>
          <w:color w:val="000000"/>
          <w:shd w:val="clear" w:color="auto" w:fill="FFFFFF"/>
        </w:rPr>
        <w:t xml:space="preserve"> and CMIP6 </w:t>
      </w:r>
      <w:commentRangeStart w:id="283"/>
      <w:r w:rsidRPr="00BB05B7">
        <w:rPr>
          <w:color w:val="000000"/>
          <w:shd w:val="clear" w:color="auto" w:fill="FFFFFF"/>
        </w:rPr>
        <w:t>(</w:t>
      </w:r>
      <w:r w:rsidRPr="00BB05B7">
        <w:rPr>
          <w:color w:val="201F1E"/>
          <w:shd w:val="clear" w:color="auto" w:fill="FFFFFF"/>
        </w:rPr>
        <w:t xml:space="preserve">850 BCE to 1900 CE from </w:t>
      </w:r>
      <w:r w:rsidRPr="00BB05B7">
        <w:rPr>
          <w:color w:val="201F1E"/>
          <w:shd w:val="clear" w:color="auto" w:fill="FFFFFF"/>
        </w:rPr>
        <w:fldChar w:fldCharType="begin" w:fldLock="1"/>
      </w:r>
      <w:r w:rsidRPr="00BB05B7">
        <w:rPr>
          <w:color w:val="201F1E"/>
          <w:shd w:val="clear" w:color="auto" w:fill="FFFFFF"/>
        </w:rPr>
        <w:instrText>ADDIN CSL_CITATION { "citationItems" : [ { "id" : "ITEM-1", "itemData" : { "DOI" : "10.5194/essd-9-809-2017", "ISSN" : "1866-3516", "abstract" : "The injection of sulfur into the stratosphere by explosive volcanic eruptions is the cause of significant climate variability. Based on sulfate records from a suite of ice cores from Greenland and Antarctica, the eVolv2k database includes estimates of the magnitudes and approximate source latitudes of major volcanic stratospheric sulfur injection (VSSI) events from 500 BCE to 1900 CE, constituting an update of prior reconstructions and an extension of the record by 1000 years. The database incorporates improvements to the ice core records (in terms of synchronisation and dating) and refinements to the methods used to estimate VSSI from ice core records, and it includes first estimates of the random uncertainties in VSSI values. VSSI estimates for many of the largest eruptions, including Samalas (1257), Tambora (1815), and Laki (1783), are within 10 {%} of prior estimates. A number of strong events are included in eVolv2k which are largely underestimated or not included in earlier VSSI reconstructions, including events in 540, 574, 682, and 1108 CE. The long-term annual mean VSSI from major volcanic eruptions is estimated to be \u223c 0.5 Tg [S] yr\u22121, \u223c 50 {%} greater than a prior reconstruction due to the identification of more events and an increase in the magnitude of many intermediate events. A long-term latitudinally and monthly resolved stratospheric aerosol optical depth (SAOD) time series is reconstructed from the eVolv2k VSSI estimates, and the resulting global mean SAOD is found to be similar (within 33 {%}) to a prior reconstruction for most of the largest eruptions. The long-term (500 BCE\u20131900 CE) average global mean SAOD estimated from the eVolv2k VSSI estimates including a constant background injection of stratospheric sulfur is \u223c 0.014, 30 {%} greater than a prior reconstruction. These new long-term reconstructions of past VSSI and SAOD variability give context to recent volcanic forcing, suggesting that the 20th century was a period of somewhat weaker than average volcanic forcing, with current best estimates of 20th century mean VSSI and SAOD values being 25 and 14 {%} less, respectively, than the mean of the 500 BCE to 1900 CE period. The reconstructed VSSI and SAOD data are available at https://doi.org/10.1594/WDCC/eVolv2k{_}v2.", "author" : [ { "dropping-particle" : "", "family" : "Toohey", "given" : "Matthew", "non-dropping-particle" : "", "parse-names" : false, "suffix" : "" }, { "dropping-particle" : "", "family" : "Sigl", "given" : "Michael", "non-dropping-particle" : "", "parse-names" : false, "suffix" : "" } ], "container-title" : "Earth System Science Data", "genre" : "article", "id" : "ITEM-1", "issue" : "2", "issued" : { "date-parts" : [ [ "2017", "11" ] ] }, "page" : "809-831", "title" : "Volcanic stratospheric sulfur injections and aerosol optical depth from 500 BCE to 1900 CE", "translator" : [ { "dropping-particle" : "", "family" : "J6987", "given" : "", "non-dropping-particle" : "", "parse-names" : false, "suffix" : "" } ], "type" : "article-journal", "volume" : "9" }, "uris" : [ "http://www.mendeley.com/documents/?uuid=b9330f68-e077-464f-858e-aea2f8f17cf8" ] } ], "mendeley" : { "formattedCitation" : "(Toohey and Sigl, 2017)", "manualFormatting" : "Toohey and Sigl (2017)", "plainTextFormattedCitation" : "(Toohey and Sigl, 2017)", "previouslyFormattedCitation" : "(Toohey and Sigl, 2017)" }, "properties" : { "noteIndex" : 0 }, "schema" : "https://github.com/citation-style-language/schema/raw/master/csl-citation.json" }</w:instrText>
      </w:r>
      <w:r w:rsidRPr="00BB05B7">
        <w:rPr>
          <w:color w:val="201F1E"/>
          <w:shd w:val="clear" w:color="auto" w:fill="FFFFFF"/>
        </w:rPr>
        <w:fldChar w:fldCharType="separate"/>
      </w:r>
      <w:r w:rsidRPr="00BB05B7">
        <w:rPr>
          <w:noProof/>
          <w:color w:val="201F1E"/>
          <w:shd w:val="clear" w:color="auto" w:fill="FFFFFF"/>
        </w:rPr>
        <w:t>Toohey and Sigl (2017)</w:t>
      </w:r>
      <w:r w:rsidRPr="00BB05B7">
        <w:rPr>
          <w:color w:val="201F1E"/>
          <w:shd w:val="clear" w:color="auto" w:fill="FFFFFF"/>
        </w:rPr>
        <w:fldChar w:fldCharType="end"/>
      </w:r>
      <w:r w:rsidRPr="00BB05B7">
        <w:rPr>
          <w:color w:val="201F1E"/>
          <w:shd w:val="clear" w:color="auto" w:fill="FFFFFF"/>
        </w:rPr>
        <w:t xml:space="preserve">, 1850-2015 from </w:t>
      </w:r>
      <w:r w:rsidRPr="00BB05B7">
        <w:rPr>
          <w:color w:val="201F1E"/>
          <w:shd w:val="clear" w:color="auto" w:fill="FFFFFF"/>
        </w:rPr>
        <w:fldChar w:fldCharType="begin" w:fldLock="1"/>
      </w:r>
      <w:r w:rsidRPr="00BB05B7">
        <w:rPr>
          <w:color w:val="201F1E"/>
          <w:shd w:val="clear" w:color="auto" w:fill="FFFFFF"/>
        </w:rPr>
        <w:instrText>ADDIN CSL_CITATION { "citationItems" : [ { "id" : "ITEM-1", "itemData" : { "URL" : "ftp://iacftp.ethz.ch/pub_read/luo/CMIP6_SAD_radForcing_v4.0.0/", "author" : [ { "dropping-particle" : "", "family" : "Luo", "given" : "B.", "non-dropping-particle" : "", "parse-names" : false, "suffix" : "" } ], "id" : "ITEM-1", "issued" : { "date-parts" : [ [ "2018" ] ] }, "language" : "Refcheck: Does the ftp weblink work?", "title" : "Aerosol Radiative Forcing and SAD version v4.0.0 1850 \u2013 2016", "translator" : [ { "dropping-particle" : "", "family" : "J6986", "given" : "Rt17", "non-dropping-particle" : "", "parse-names" : false, "suffix" : "" } ], "type" : "webpage" }, "uris" : [ "http://www.mendeley.com/documents/?uuid=30ab91f2-f780-401f-85ba-da0ff7e4c0d3" ] } ], "mendeley" : { "formattedCitation" : "(Luo, 2018)", "manualFormatting" : "Luo (2018)", "plainTextFormattedCitation" : "(Luo, 2018)", "previouslyFormattedCitation" : "(Luo, 2018)" }, "properties" : { "noteIndex" : 0 }, "schema" : "https://github.com/citation-style-language/schema/raw/master/csl-citation.json" }</w:instrText>
      </w:r>
      <w:r w:rsidRPr="00BB05B7">
        <w:rPr>
          <w:color w:val="201F1E"/>
          <w:shd w:val="clear" w:color="auto" w:fill="FFFFFF"/>
        </w:rPr>
        <w:fldChar w:fldCharType="separate"/>
      </w:r>
      <w:r w:rsidRPr="00BB05B7">
        <w:rPr>
          <w:noProof/>
          <w:color w:val="201F1E"/>
          <w:shd w:val="clear" w:color="auto" w:fill="FFFFFF"/>
        </w:rPr>
        <w:t>Luo (2018)</w:t>
      </w:r>
      <w:r w:rsidRPr="00BB05B7">
        <w:rPr>
          <w:color w:val="201F1E"/>
          <w:shd w:val="clear" w:color="auto" w:fill="FFFFFF"/>
        </w:rPr>
        <w:fldChar w:fldCharType="end"/>
      </w:r>
      <w:r w:rsidRPr="00BB05B7">
        <w:rPr>
          <w:color w:val="201F1E"/>
          <w:shd w:val="clear" w:color="auto" w:fill="FFFFFF"/>
        </w:rPr>
        <w:t xml:space="preserve">). </w:t>
      </w:r>
      <w:commentRangeEnd w:id="283"/>
      <w:r w:rsidRPr="00BB05B7">
        <w:rPr>
          <w:sz w:val="16"/>
          <w:szCs w:val="16"/>
          <w:lang w:val="en-GB"/>
        </w:rPr>
        <w:commentReference w:id="283"/>
      </w:r>
      <w:r w:rsidRPr="00BB05B7">
        <w:rPr>
          <w:color w:val="201F1E"/>
          <w:shd w:val="clear" w:color="auto" w:fill="FFFFFF"/>
        </w:rPr>
        <w:t xml:space="preserve">The forcing has been calculated from the stratospheric aerosol optical depth at 550 nm shown in Figure 2.2. </w:t>
      </w:r>
      <w:r w:rsidRPr="00BB05B7">
        <w:rPr>
          <w:color w:val="000000"/>
          <w:shd w:val="clear" w:color="auto" w:fill="FFFFFF"/>
        </w:rPr>
        <w:t>Lower panel shows time series of global mean surface temperature anomalies</w:t>
      </w:r>
      <w:commentRangeStart w:id="284"/>
      <w:commentRangeStart w:id="285"/>
      <w:r w:rsidRPr="00BB05B7">
        <w:rPr>
          <w:color w:val="000000"/>
          <w:shd w:val="clear" w:color="auto" w:fill="FFFFFF"/>
        </w:rPr>
        <w:t xml:space="preserve">, in </w:t>
      </w:r>
      <w:ins w:id="286" w:author="Tom Maycock" w:date="2021-09-03T16:15:00Z">
        <w:r w:rsidRPr="00BB05B7">
          <w:rPr>
            <w:color w:val="000000"/>
            <w:shd w:val="clear" w:color="auto" w:fill="FFFFFF"/>
          </w:rPr>
          <w:t>°C</w:t>
        </w:r>
      </w:ins>
      <w:del w:id="287" w:author="Tom Maycock" w:date="2021-09-03T16:15:00Z">
        <w:r w:rsidRPr="00BB05B7" w:rsidDel="00712A4C">
          <w:rPr>
            <w:color w:val="000000"/>
            <w:shd w:val="clear" w:color="auto" w:fill="FFFFFF"/>
          </w:rPr>
          <w:delText>K</w:delText>
        </w:r>
      </w:del>
      <w:commentRangeEnd w:id="284"/>
      <w:r w:rsidRPr="00BB05B7">
        <w:rPr>
          <w:sz w:val="16"/>
          <w:szCs w:val="16"/>
          <w:lang w:val="en-GB"/>
        </w:rPr>
        <w:commentReference w:id="284"/>
      </w:r>
      <w:commentRangeEnd w:id="285"/>
      <w:r w:rsidRPr="00BB05B7">
        <w:rPr>
          <w:sz w:val="16"/>
          <w:szCs w:val="16"/>
          <w:lang w:val="en-GB"/>
        </w:rPr>
        <w:commentReference w:id="285"/>
      </w:r>
      <w:r w:rsidRPr="00BB05B7">
        <w:rPr>
          <w:color w:val="000000"/>
          <w:shd w:val="clear" w:color="auto" w:fill="FFFFFF"/>
        </w:rPr>
        <w:t>, with respect to 1850</w:t>
      </w:r>
      <w:ins w:id="288" w:author="Sara M Tuson" w:date="2021-06-30T10:26:00Z">
        <w:r w:rsidRPr="00BB05B7">
          <w:rPr>
            <w:color w:val="000000"/>
            <w:shd w:val="clear" w:color="auto" w:fill="FFFFFF"/>
          </w:rPr>
          <w:t>–</w:t>
        </w:r>
      </w:ins>
      <w:del w:id="289" w:author="Sara M Tuson" w:date="2021-06-30T10:26:00Z">
        <w:r w:rsidRPr="00BB05B7" w:rsidDel="00E413CC">
          <w:rPr>
            <w:color w:val="000000"/>
            <w:shd w:val="clear" w:color="auto" w:fill="FFFFFF"/>
          </w:rPr>
          <w:delText>-</w:delText>
        </w:r>
      </w:del>
      <w:r w:rsidRPr="00BB05B7">
        <w:rPr>
          <w:color w:val="000000"/>
          <w:shd w:val="clear" w:color="auto" w:fill="FFFFFF"/>
        </w:rPr>
        <w:t>1900 for the CMIP5 and CMIP6 past</w:t>
      </w:r>
      <w:ins w:id="290" w:author="Sara M Tuson" w:date="2021-06-30T10:59:00Z">
        <w:r w:rsidRPr="00BB05B7">
          <w:rPr>
            <w:color w:val="000000"/>
            <w:shd w:val="clear" w:color="auto" w:fill="FFFFFF"/>
          </w:rPr>
          <w:t xml:space="preserve"> </w:t>
        </w:r>
      </w:ins>
      <w:r w:rsidRPr="00BB05B7">
        <w:rPr>
          <w:color w:val="000000"/>
          <w:shd w:val="clear" w:color="auto" w:fill="FFFFFF"/>
        </w:rPr>
        <w:t xml:space="preserve">1000 simulations and their historical continuation simulations. Simulations are coloured according to the volcanic radiative forcing dataset they used. The temperature median reconstruction by </w:t>
      </w:r>
      <w:bookmarkStart w:id="291" w:name="_Hlk66453650"/>
      <w:r w:rsidRPr="00BB05B7">
        <w:rPr>
          <w:color w:val="000000"/>
          <w:shd w:val="clear" w:color="auto" w:fill="FFFFFF"/>
        </w:rPr>
        <w:fldChar w:fldCharType="begin" w:fldLock="1"/>
      </w:r>
      <w:r w:rsidRPr="00BB05B7">
        <w:rPr>
          <w:color w:val="000000"/>
          <w:shd w:val="clear" w:color="auto" w:fill="FFFFFF"/>
        </w:rPr>
        <w:instrText>ADDIN CSL_CITATION { "citationItems" : [ { "id" : "ITEM-1",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"ITEM-1",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"mendeley" : { "formattedCitation" : "(PAGES 2k Consortium, 2019)", "manualFormatting" : "PAGES 2k Consortium (2019)", "plainTextFormattedCitation" : "(PAGES 2k Consortium, 2019)", "previouslyFormattedCitation" : "(PAGES 2k Consortium, 2019)" }, "properties" : { "noteIndex" : 0 }, "schema" : "https://github.com/citation-style-language/schema/raw/master/csl-citation.json" }</w:instrText>
      </w:r>
      <w:r w:rsidRPr="00BB05B7">
        <w:rPr>
          <w:color w:val="000000"/>
          <w:shd w:val="clear" w:color="auto" w:fill="FFFFFF"/>
        </w:rPr>
        <w:fldChar w:fldCharType="separate"/>
      </w:r>
      <w:r w:rsidRPr="00BB05B7">
        <w:rPr>
          <w:noProof/>
          <w:color w:val="000000"/>
          <w:shd w:val="clear" w:color="auto" w:fill="FFFFFF"/>
        </w:rPr>
        <w:t>PAGES 2k Consortium (2019)</w:t>
      </w:r>
      <w:r w:rsidRPr="00BB05B7">
        <w:rPr>
          <w:color w:val="000000"/>
          <w:shd w:val="clear" w:color="auto" w:fill="FFFFFF"/>
        </w:rPr>
        <w:fldChar w:fldCharType="end"/>
      </w:r>
      <w:bookmarkEnd w:id="291"/>
      <w:r w:rsidRPr="00BB05B7">
        <w:rPr>
          <w:color w:val="000000"/>
          <w:shd w:val="clear" w:color="auto" w:fill="FFFFFF"/>
        </w:rPr>
        <w:t xml:space="preserve"> is shown in black, the 5</w:t>
      </w:r>
      <w:ins w:id="292" w:author="Sara M Tuson" w:date="2021-06-30T10:26:00Z">
        <w:r w:rsidRPr="00BB05B7">
          <w:rPr>
            <w:color w:val="000000"/>
            <w:shd w:val="clear" w:color="auto" w:fill="FFFFFF"/>
          </w:rPr>
          <w:t>–</w:t>
        </w:r>
      </w:ins>
      <w:del w:id="293" w:author="Sara M Tuson" w:date="2021-06-30T10:26:00Z">
        <w:r w:rsidRPr="00BB05B7" w:rsidDel="00E413CC">
          <w:rPr>
            <w:color w:val="000000"/>
            <w:shd w:val="clear" w:color="auto" w:fill="FFFFFF"/>
          </w:rPr>
          <w:delText>-</w:delText>
        </w:r>
      </w:del>
      <w:r w:rsidRPr="00BB05B7">
        <w:rPr>
          <w:color w:val="000000"/>
          <w:shd w:val="clear" w:color="auto" w:fill="FFFFFF"/>
        </w:rPr>
        <w:t>95% confidence interval by grey lines and the grey envelopes show the 1</w:t>
      </w:r>
      <w:ins w:id="294" w:author="Sara M Tuson" w:date="2021-07-03T08:17:00Z">
        <w:r w:rsidRPr="00BB05B7">
          <w:rPr>
            <w:color w:val="000000"/>
            <w:shd w:val="clear" w:color="auto" w:fill="FFFFFF"/>
          </w:rPr>
          <w:t>st</w:t>
        </w:r>
      </w:ins>
      <w:r w:rsidRPr="00BB05B7">
        <w:rPr>
          <w:color w:val="000000"/>
          <w:shd w:val="clear" w:color="auto" w:fill="FFFFFF"/>
        </w:rPr>
        <w:t>, 5</w:t>
      </w:r>
      <w:ins w:id="295" w:author="Sara M Tuson" w:date="2021-07-03T08:17:00Z">
        <w:r w:rsidRPr="00BB05B7">
          <w:rPr>
            <w:color w:val="000000"/>
            <w:shd w:val="clear" w:color="auto" w:fill="FFFFFF"/>
          </w:rPr>
          <w:t>th</w:t>
        </w:r>
      </w:ins>
      <w:r w:rsidRPr="00BB05B7">
        <w:rPr>
          <w:color w:val="000000"/>
          <w:shd w:val="clear" w:color="auto" w:fill="FFFFFF"/>
        </w:rPr>
        <w:t>, 15</w:t>
      </w:r>
      <w:ins w:id="296" w:author="Sara M Tuson" w:date="2021-07-03T08:17:00Z">
        <w:r w:rsidRPr="00BB05B7">
          <w:rPr>
            <w:color w:val="000000"/>
            <w:shd w:val="clear" w:color="auto" w:fill="FFFFFF"/>
          </w:rPr>
          <w:t>th</w:t>
        </w:r>
      </w:ins>
      <w:r w:rsidRPr="00BB05B7">
        <w:rPr>
          <w:color w:val="000000"/>
          <w:shd w:val="clear" w:color="auto" w:fill="FFFFFF"/>
        </w:rPr>
        <w:t>, 25</w:t>
      </w:r>
      <w:ins w:id="297" w:author="Sara M Tuson" w:date="2021-07-03T08:17:00Z">
        <w:r w:rsidRPr="00BB05B7">
          <w:rPr>
            <w:color w:val="000000"/>
            <w:shd w:val="clear" w:color="auto" w:fill="FFFFFF"/>
          </w:rPr>
          <w:t>th</w:t>
        </w:r>
      </w:ins>
      <w:r w:rsidRPr="00BB05B7">
        <w:rPr>
          <w:color w:val="000000"/>
          <w:shd w:val="clear" w:color="auto" w:fill="FFFFFF"/>
        </w:rPr>
        <w:t>, 35</w:t>
      </w:r>
      <w:ins w:id="298" w:author="Sara M Tuson" w:date="2021-07-03T08:18:00Z">
        <w:r w:rsidRPr="00BB05B7">
          <w:rPr>
            <w:color w:val="000000"/>
            <w:shd w:val="clear" w:color="auto" w:fill="FFFFFF"/>
          </w:rPr>
          <w:t>th</w:t>
        </w:r>
      </w:ins>
      <w:r w:rsidRPr="00BB05B7">
        <w:rPr>
          <w:color w:val="000000"/>
          <w:shd w:val="clear" w:color="auto" w:fill="FFFFFF"/>
        </w:rPr>
        <w:t>, 45</w:t>
      </w:r>
      <w:ins w:id="299" w:author="Sara M Tuson" w:date="2021-07-03T08:18:00Z">
        <w:r w:rsidRPr="00BB05B7">
          <w:rPr>
            <w:color w:val="000000"/>
            <w:shd w:val="clear" w:color="auto" w:fill="FFFFFF"/>
          </w:rPr>
          <w:t>th</w:t>
        </w:r>
      </w:ins>
      <w:r w:rsidRPr="00BB05B7">
        <w:rPr>
          <w:color w:val="000000"/>
          <w:shd w:val="clear" w:color="auto" w:fill="FFFFFF"/>
        </w:rPr>
        <w:t>, 55</w:t>
      </w:r>
      <w:ins w:id="300" w:author="Sara M Tuson" w:date="2021-07-03T08:18:00Z">
        <w:r w:rsidRPr="00BB05B7">
          <w:rPr>
            <w:color w:val="000000"/>
            <w:shd w:val="clear" w:color="auto" w:fill="FFFFFF"/>
          </w:rPr>
          <w:t>th</w:t>
        </w:r>
      </w:ins>
      <w:r w:rsidRPr="00BB05B7">
        <w:rPr>
          <w:color w:val="000000"/>
          <w:shd w:val="clear" w:color="auto" w:fill="FFFFFF"/>
        </w:rPr>
        <w:t>, 65</w:t>
      </w:r>
      <w:ins w:id="301" w:author="Sara M Tuson" w:date="2021-07-03T08:18:00Z">
        <w:r w:rsidRPr="00BB05B7">
          <w:rPr>
            <w:color w:val="000000"/>
            <w:shd w:val="clear" w:color="auto" w:fill="FFFFFF"/>
          </w:rPr>
          <w:t>th</w:t>
        </w:r>
      </w:ins>
      <w:r w:rsidRPr="00BB05B7">
        <w:rPr>
          <w:color w:val="000000"/>
          <w:shd w:val="clear" w:color="auto" w:fill="FFFFFF"/>
        </w:rPr>
        <w:t>, 75</w:t>
      </w:r>
      <w:ins w:id="302" w:author="Sara M Tuson" w:date="2021-07-03T08:18:00Z">
        <w:r w:rsidRPr="00BB05B7">
          <w:rPr>
            <w:color w:val="000000"/>
            <w:shd w:val="clear" w:color="auto" w:fill="FFFFFF"/>
          </w:rPr>
          <w:t>th</w:t>
        </w:r>
      </w:ins>
      <w:r w:rsidRPr="00BB05B7">
        <w:rPr>
          <w:color w:val="000000"/>
          <w:shd w:val="clear" w:color="auto" w:fill="FFFFFF"/>
        </w:rPr>
        <w:t>, 85</w:t>
      </w:r>
      <w:ins w:id="303" w:author="Sara M Tuson" w:date="2021-07-03T08:18:00Z">
        <w:r w:rsidRPr="00BB05B7">
          <w:rPr>
            <w:color w:val="000000"/>
            <w:shd w:val="clear" w:color="auto" w:fill="FFFFFF"/>
          </w:rPr>
          <w:t>th</w:t>
        </w:r>
      </w:ins>
      <w:r w:rsidRPr="00BB05B7">
        <w:rPr>
          <w:color w:val="000000"/>
          <w:shd w:val="clear" w:color="auto" w:fill="FFFFFF"/>
        </w:rPr>
        <w:t>, 95</w:t>
      </w:r>
      <w:ins w:id="304" w:author="Sara M Tuson" w:date="2021-07-03T08:18:00Z">
        <w:r w:rsidRPr="00BB05B7">
          <w:rPr>
            <w:color w:val="000000"/>
            <w:shd w:val="clear" w:color="auto" w:fill="FFFFFF"/>
          </w:rPr>
          <w:t>th</w:t>
        </w:r>
      </w:ins>
      <w:r w:rsidRPr="00BB05B7">
        <w:rPr>
          <w:color w:val="000000"/>
          <w:shd w:val="clear" w:color="auto" w:fill="FFFFFF"/>
        </w:rPr>
        <w:t>, and 99</w:t>
      </w:r>
      <w:ins w:id="305" w:author="Sara M Tuson" w:date="2021-07-03T08:18:00Z">
        <w:r w:rsidRPr="00BB05B7">
          <w:rPr>
            <w:color w:val="000000"/>
            <w:shd w:val="clear" w:color="auto" w:fill="FFFFFF"/>
          </w:rPr>
          <w:t>th</w:t>
        </w:r>
      </w:ins>
      <w:r w:rsidRPr="00BB05B7">
        <w:rPr>
          <w:color w:val="000000"/>
          <w:shd w:val="clear" w:color="auto" w:fill="FFFFFF"/>
        </w:rPr>
        <w:t xml:space="preserve"> percentiles. All data in both panels are band-passed, where frequencies longer than 20 years have been retained. </w:t>
      </w:r>
      <w:r w:rsidRPr="00BB05B7">
        <w:rPr>
          <w:rFonts w:cs="Times New Roman"/>
          <w:szCs w:val="20"/>
        </w:rPr>
        <w:t>Further details on data sources and processing are available in the chapter data table (Table 3.SM.1).</w:t>
      </w:r>
    </w:p>
    <w:p w14:paraId="353FA951" w14:textId="39AD4545" w:rsidR="009F594A" w:rsidRPr="00BB05B7" w:rsidRDefault="009F594A" w:rsidP="00BB05B7">
      <w:pPr>
        <w:pStyle w:val="AR6Chap3Figure"/>
        <w:numPr>
          <w:ilvl w:val="0"/>
          <w:numId w:val="0"/>
        </w:numPr>
        <w:ind w:left="1134"/>
        <w:rPr>
          <w:noProof/>
        </w:rPr>
      </w:pPr>
    </w:p>
    <w:p w14:paraId="664F5DC4" w14:textId="41D9CFEE" w:rsidR="009F594A" w:rsidRPr="00E457C1" w:rsidRDefault="009F594A" w:rsidP="009F594A">
      <w:pPr>
        <w:pStyle w:val="AR6BodyText"/>
        <w:rPr>
          <w:b/>
          <w:noProof/>
          <w:lang w:val="en-US"/>
        </w:rPr>
      </w:pPr>
      <w:r w:rsidRPr="00E457C1">
        <w:rPr>
          <w:b/>
          <w:noProof/>
          <w:lang w:val="en-US"/>
        </w:rPr>
        <w:t xml:space="preserve">[END </w:t>
      </w:r>
      <w:r w:rsidRPr="00000B6F">
        <w:rPr>
          <w:rStyle w:val="AR6Chap3FigureCar"/>
          <w:b/>
          <w:sz w:val="22"/>
          <w:lang w:val="en-GB"/>
        </w:rPr>
        <w:t>FIGURE 3.</w:t>
      </w:r>
      <w:r w:rsidR="006334A5">
        <w:rPr>
          <w:rStyle w:val="AR6Chap3FigureCar"/>
          <w:b/>
          <w:sz w:val="22"/>
          <w:lang w:val="en-GB"/>
        </w:rPr>
        <w:t>2</w:t>
      </w:r>
      <w:r w:rsidRPr="00E457C1">
        <w:rPr>
          <w:b/>
          <w:noProof/>
          <w:lang w:val="en-US"/>
        </w:rPr>
        <w:t xml:space="preserve"> HERE]</w:t>
      </w:r>
    </w:p>
    <w:p w14:paraId="0DCD2423" w14:textId="77777777" w:rsidR="009F594A" w:rsidRPr="00E457C1" w:rsidRDefault="009F594A" w:rsidP="009F594A">
      <w:pPr>
        <w:pStyle w:val="AR6BodyText"/>
        <w:rPr>
          <w:noProof/>
          <w:lang w:val="en-US"/>
        </w:rPr>
      </w:pPr>
    </w:p>
    <w:p w14:paraId="11F016D4" w14:textId="77777777" w:rsidR="009F594A" w:rsidRPr="00E457C1" w:rsidRDefault="009F594A" w:rsidP="009F594A">
      <w:pPr>
        <w:pStyle w:val="AR6BodyText"/>
        <w:rPr>
          <w:noProof/>
          <w:lang w:val="en-US"/>
        </w:rPr>
      </w:pPr>
    </w:p>
    <w:p w14:paraId="42A87AC3" w14:textId="05253C96" w:rsidR="009F594A" w:rsidRPr="00E457C1" w:rsidRDefault="009F594A" w:rsidP="009F594A">
      <w:pPr>
        <w:pStyle w:val="AR6BodyText"/>
        <w:rPr>
          <w:noProof/>
          <w:lang w:val="en-US"/>
        </w:rPr>
      </w:pPr>
      <w:r w:rsidRPr="00E457C1">
        <w:rPr>
          <w:noProof/>
          <w:lang w:val="en-US"/>
        </w:rPr>
        <w:t xml:space="preserve">For the historical period, AR5 assessed with </w:t>
      </w:r>
      <w:r w:rsidRPr="00E457C1">
        <w:rPr>
          <w:i/>
          <w:noProof/>
          <w:lang w:val="en-US"/>
        </w:rPr>
        <w:t>very high confidence</w:t>
      </w:r>
      <w:r w:rsidRPr="00E457C1">
        <w:rPr>
          <w:noProof/>
          <w:lang w:val="en-US"/>
        </w:rPr>
        <w:t xml:space="preserve"> that CMIP5 models reproduced observed large-scale mean surface temperature patterns, although errors of several degrees appear in elevated regions, like </w:t>
      </w:r>
      <w:r w:rsidR="00095DFD" w:rsidRPr="00E457C1">
        <w:rPr>
          <w:noProof/>
          <w:lang w:val="en-US"/>
        </w:rPr>
        <w:t>the Himalayas and Antarctica, near</w:t>
      </w:r>
      <w:r w:rsidRPr="00E457C1">
        <w:rPr>
          <w:noProof/>
          <w:lang w:val="en-US"/>
        </w:rPr>
        <w:t xml:space="preserve"> the edge of</w:t>
      </w:r>
      <w:r w:rsidR="00095DFD" w:rsidRPr="00E457C1">
        <w:rPr>
          <w:noProof/>
          <w:lang w:val="en-US"/>
        </w:rPr>
        <w:t xml:space="preserve"> the sea ice in the North Atlantic</w:t>
      </w:r>
      <w:r w:rsidRPr="00E457C1">
        <w:rPr>
          <w:noProof/>
          <w:lang w:val="en-US"/>
        </w:rPr>
        <w:t>, and in upwelling regions. This assessment is updated here for the CMIP6 simulations.</w:t>
      </w:r>
      <w:r w:rsidR="006334A5" w:rsidRPr="00E457C1">
        <w:rPr>
          <w:noProof/>
          <w:lang w:val="en-US"/>
        </w:rPr>
        <w:t xml:space="preserve"> Figure 3.3 </w:t>
      </w:r>
      <w:r w:rsidRPr="00E457C1">
        <w:rPr>
          <w:noProof/>
          <w:lang w:val="en-US"/>
        </w:rPr>
        <w:t xml:space="preserve">shows the </w:t>
      </w:r>
      <w:commentRangeStart w:id="306"/>
      <w:commentRangeStart w:id="307"/>
      <w:r w:rsidRPr="00E457C1">
        <w:rPr>
          <w:noProof/>
          <w:lang w:val="en-US"/>
        </w:rPr>
        <w:t>annual</w:t>
      </w:r>
      <w:ins w:id="308" w:author="Tom Maycock" w:date="2021-09-03T14:55:00Z">
        <w:r w:rsidR="006E6E9C">
          <w:rPr>
            <w:noProof/>
            <w:lang w:val="en-US"/>
          </w:rPr>
          <w:t xml:space="preserve"> </w:t>
        </w:r>
      </w:ins>
      <w:del w:id="309" w:author="Tom Maycock" w:date="2021-09-03T14:55:00Z">
        <w:r w:rsidRPr="00E457C1" w:rsidDel="006E6E9C">
          <w:rPr>
            <w:noProof/>
            <w:lang w:val="en-US"/>
          </w:rPr>
          <w:delText>-</w:delText>
        </w:r>
      </w:del>
      <w:r w:rsidRPr="00E457C1">
        <w:rPr>
          <w:noProof/>
          <w:lang w:val="en-US"/>
        </w:rPr>
        <w:t xml:space="preserve">mean </w:t>
      </w:r>
      <w:commentRangeEnd w:id="306"/>
      <w:r w:rsidR="00E26C70">
        <w:rPr>
          <w:rStyle w:val="CommentReference"/>
          <w:lang w:val="en-GB"/>
        </w:rPr>
        <w:commentReference w:id="306"/>
      </w:r>
      <w:commentRangeEnd w:id="307"/>
      <w:r w:rsidR="006E6E9C">
        <w:rPr>
          <w:rStyle w:val="CommentReference"/>
          <w:lang w:val="en-GB"/>
        </w:rPr>
        <w:commentReference w:id="307"/>
      </w:r>
      <w:r w:rsidRPr="00E457C1">
        <w:rPr>
          <w:noProof/>
          <w:lang w:val="en-US"/>
        </w:rPr>
        <w:t>surface air temperature at 2 m for the CMIP5 and CMIP6 multi-model means, both compar</w:t>
      </w:r>
      <w:r w:rsidR="00D037EB" w:rsidRPr="00E457C1">
        <w:rPr>
          <w:noProof/>
          <w:lang w:val="en-US"/>
        </w:rPr>
        <w:t>ed to the</w:t>
      </w:r>
      <w:ins w:id="310" w:author="Tom Maycock" w:date="2021-09-03T14:56:00Z">
        <w:r w:rsidR="006E6E9C">
          <w:rPr>
            <w:noProof/>
            <w:lang w:val="en-US"/>
          </w:rPr>
          <w:t xml:space="preserve"> </w:t>
        </w:r>
      </w:ins>
      <w:ins w:id="311" w:author="Tom Maycock" w:date="2021-09-03T14:57:00Z">
        <w:r w:rsidR="006E6E9C" w:rsidRPr="006E6E9C">
          <w:rPr>
            <w:noProof/>
            <w:lang w:val="en-US"/>
          </w:rPr>
          <w:t xml:space="preserve">fifth generation </w:t>
        </w:r>
      </w:ins>
      <w:ins w:id="312" w:author="Tom Maycock" w:date="2021-09-03T14:58:00Z">
        <w:r w:rsidR="006E6E9C" w:rsidRPr="006E6E9C">
          <w:rPr>
            <w:noProof/>
            <w:lang w:val="en-US"/>
          </w:rPr>
          <w:t xml:space="preserve"> European Centre for Medium-Range Weather Forecasts</w:t>
        </w:r>
        <w:r w:rsidR="006E6E9C">
          <w:rPr>
            <w:noProof/>
            <w:lang w:val="en-US"/>
          </w:rPr>
          <w:t xml:space="preserve"> (</w:t>
        </w:r>
      </w:ins>
      <w:ins w:id="313" w:author="Tom Maycock" w:date="2021-09-03T14:57:00Z">
        <w:r w:rsidR="006E6E9C" w:rsidRPr="006E6E9C">
          <w:rPr>
            <w:noProof/>
            <w:lang w:val="en-US"/>
          </w:rPr>
          <w:t>ECMWF</w:t>
        </w:r>
      </w:ins>
      <w:ins w:id="314" w:author="Tom Maycock" w:date="2021-09-03T14:58:00Z">
        <w:r w:rsidR="006E6E9C">
          <w:rPr>
            <w:noProof/>
            <w:lang w:val="en-US"/>
          </w:rPr>
          <w:t>)</w:t>
        </w:r>
      </w:ins>
      <w:ins w:id="315" w:author="Tom Maycock" w:date="2021-09-03T14:57:00Z">
        <w:r w:rsidR="006E6E9C" w:rsidRPr="006E6E9C">
          <w:rPr>
            <w:noProof/>
            <w:lang w:val="en-US"/>
          </w:rPr>
          <w:t xml:space="preserve"> atmospheric reanalysis </w:t>
        </w:r>
      </w:ins>
      <w:r w:rsidR="00D037EB" w:rsidRPr="00E457C1">
        <w:rPr>
          <w:noProof/>
          <w:lang w:val="en-US"/>
        </w:rPr>
        <w:t xml:space="preserve"> </w:t>
      </w:r>
      <w:ins w:id="316" w:author="Tom Maycock" w:date="2021-09-03T14:58:00Z">
        <w:r w:rsidR="006E6E9C">
          <w:rPr>
            <w:noProof/>
            <w:lang w:val="en-US"/>
          </w:rPr>
          <w:t>(</w:t>
        </w:r>
      </w:ins>
      <w:commentRangeStart w:id="317"/>
      <w:commentRangeStart w:id="318"/>
      <w:r w:rsidR="00D037EB" w:rsidRPr="00E457C1">
        <w:rPr>
          <w:noProof/>
          <w:lang w:val="en-US"/>
        </w:rPr>
        <w:t>ERA5</w:t>
      </w:r>
      <w:commentRangeEnd w:id="317"/>
      <w:commentRangeEnd w:id="318"/>
      <w:ins w:id="319" w:author="Tom Maycock" w:date="2021-09-03T14:58:00Z">
        <w:r w:rsidR="006E6E9C">
          <w:rPr>
            <w:noProof/>
            <w:lang w:val="en-US"/>
          </w:rPr>
          <w:t>;</w:t>
        </w:r>
      </w:ins>
      <w:r w:rsidR="00231690">
        <w:rPr>
          <w:rStyle w:val="CommentReference"/>
          <w:lang w:val="en-GB"/>
        </w:rPr>
        <w:commentReference w:id="317"/>
      </w:r>
      <w:r w:rsidR="006E6E9C">
        <w:rPr>
          <w:rStyle w:val="CommentReference"/>
          <w:lang w:val="en-GB"/>
        </w:rPr>
        <w:commentReference w:id="318"/>
      </w:r>
      <w:r w:rsidR="00D037EB" w:rsidRPr="00E457C1">
        <w:rPr>
          <w:noProof/>
          <w:lang w:val="en-US"/>
        </w:rPr>
        <w:t xml:space="preserve"> </w:t>
      </w:r>
      <w:del w:id="320" w:author="Tom Maycock" w:date="2021-09-03T14:58:00Z">
        <w:r w:rsidR="00D037EB" w:rsidRPr="00E457C1" w:rsidDel="006E6E9C">
          <w:rPr>
            <w:noProof/>
            <w:lang w:val="en-US"/>
          </w:rPr>
          <w:delText>reanalysis (</w:delText>
        </w:r>
      </w:del>
      <w:del w:id="321" w:author="Ian Blenkinsop" w:date="2021-07-12T17:07:00Z">
        <w:r w:rsidR="00D037EB" w:rsidRPr="00E457C1" w:rsidDel="003671D1">
          <w:rPr>
            <w:noProof/>
            <w:lang w:val="en-US"/>
          </w:rPr>
          <w:delText xml:space="preserve">see </w:delText>
        </w:r>
      </w:del>
      <w:r w:rsidR="00D037EB" w:rsidRPr="00E457C1">
        <w:rPr>
          <w:noProof/>
          <w:lang w:val="en-US"/>
        </w:rPr>
        <w:t>S</w:t>
      </w:r>
      <w:r w:rsidRPr="00E457C1">
        <w:rPr>
          <w:noProof/>
          <w:lang w:val="en-US"/>
        </w:rPr>
        <w:t>ection 1.5.2) for the period 1995</w:t>
      </w:r>
      <w:del w:id="322" w:author="Ian Blenkinsop" w:date="2021-07-12T17:07:00Z">
        <w:r w:rsidRPr="00E457C1" w:rsidDel="003671D1">
          <w:rPr>
            <w:noProof/>
            <w:lang w:val="en-US"/>
          </w:rPr>
          <w:delText>-</w:delText>
        </w:r>
      </w:del>
      <w:ins w:id="323" w:author="Ian Blenkinsop" w:date="2021-07-12T17:07:00Z">
        <w:r w:rsidR="003671D1">
          <w:rPr>
            <w:noProof/>
            <w:lang w:val="en-US"/>
          </w:rPr>
          <w:t>–</w:t>
        </w:r>
      </w:ins>
      <w:r w:rsidRPr="00E457C1">
        <w:rPr>
          <w:noProof/>
          <w:lang w:val="en-US"/>
        </w:rPr>
        <w:t xml:space="preserve">2014. </w:t>
      </w:r>
      <w:r w:rsidR="0063612A" w:rsidRPr="00E457C1">
        <w:rPr>
          <w:noProof/>
          <w:lang w:val="en-US"/>
        </w:rPr>
        <w:t>The distribution of biases</w:t>
      </w:r>
      <w:r w:rsidRPr="00E457C1">
        <w:rPr>
          <w:noProof/>
          <w:lang w:val="en-US"/>
        </w:rPr>
        <w:t xml:space="preserve"> </w:t>
      </w:r>
      <w:r w:rsidR="0063612A" w:rsidRPr="00E457C1">
        <w:rPr>
          <w:noProof/>
          <w:lang w:val="en-US"/>
        </w:rPr>
        <w:t xml:space="preserve">is similar in CMIP5 and </w:t>
      </w:r>
      <w:r w:rsidRPr="00E457C1">
        <w:rPr>
          <w:noProof/>
          <w:lang w:val="en-US"/>
        </w:rPr>
        <w:t xml:space="preserve">CMIP6 models, </w:t>
      </w:r>
      <w:r w:rsidR="0063612A" w:rsidRPr="00E457C1">
        <w:rPr>
          <w:noProof/>
          <w:lang w:val="en-US"/>
        </w:rPr>
        <w:t xml:space="preserve">as already noted by several studies </w:t>
      </w:r>
      <w:r w:rsidR="000D2DE9">
        <w:rPr>
          <w:noProof/>
        </w:rPr>
        <w:fldChar w:fldCharType="begin" w:fldLock="1"/>
      </w:r>
      <w:r w:rsidR="00E719C0">
        <w:rPr>
          <w:noProof/>
          <w:lang w:val="en-US"/>
        </w:rPr>
        <w:instrText>ADDIN CSL_CITATION { "citationItems" : [ { "id" : "ITEM-1", "itemData" : { "DOI" : "10.1007/s00382-017-4057-3", "ISSN" : "14320894", "abstract" : "Despite decades of efforts and improvements in the representation of processes as well as in model resolution, current global climate models still suffer from a set of important, systematic biases in sea surface temperature (SST), not much different from the previous generation of climate models. Many studies have looked at errors in the wind field, cloud representation or oceanic upwelling in coupled models to explain the SST errors. In this paper we highlight the relationship between latent heat flux (LH) biases in forced atmospheric simulations and the SST biases models develop in coupled mode, at the scale of the entire intertropical domain. By analyzing 22 pairs of forced atmospheric and coupled ocean-atmosphere simulations from the CMIP5 database, we show a systematic, negative correlation between the spatial patterns of these two biases. This link between forced and coupled bias patterns is also confirmed by two sets of dedicated sensitivity experiments with the IPSL-CM5A-LR model. The analysis of the sources of the atmospheric LH bias pattern reveals that the near-surface wind speed bias dominates the zonal structure of the LH bias and that the near-surface relative humidity dominates the east\u2013west contrasts.", "author" : [ { "dropping-particle" : "", "family" : "G\u0103inu\u015f\u0103-Bogdan", "given" : "Alina", "non-dropping-particle" : "", "parse-names" : false, "suffix" : "" }, { "dropping-particle" : "", "family" : "Hourdin", "given" : "Fr\u00e9d\u00e9ric", "non-dropping-particle" : "", "parse-names" : false, "suffix" : "" }, { "dropping-particle" : "", "family" : "Traore", "given" : "Abdoul Khadre", "non-dropping-particle" : "", "parse-names" : false, "suffix" : "" }, { "dropping-particle" : "", "family" : "Braconnot", "given" : "Pascale", "non-dropping-particle" : "", "parse-names" : false, "suffix" : "" } ], "container-title" : "Climate Dynamics", "id" : "ITEM-1", "issue" : "7-8", "issued" : { "date-parts" : [ [ "2018" ] ] }, "title" : "Omens of coupled model biases in the CMIP5 AMIP simulations", "translator" : [ { "dropping-particle" : "", "family" : "J6766", "given" : "", "non-dropping-particle" : "", "parse-names" : false, "suffix" : "" } ], "type" : "article-journal", "volume" : "51" }, "uris" : [ "http://www.mendeley.com/documents/?uuid=8ac4b57f-ea5c-4ce4-a0c0-14d403724724" ] }, { "id" : "ITEM-2", "itemData" : { "DOI" : "10.1029/2018MS001370", "ISSN" : "19422466", "abstract" : "A new climate model, HadGEM3 N96ORCA1, is presented that is part of the GC3.1 configuration of HadGEM3. N96ORCA1 has a horizontal resolution of ~135\u00a0km in the atmosphere and 1\u00b0 in the ocean and requires an order of magnitude less computing power than its medium-resolution counterpart, N216ORCA025, while retaining a high degree of performance traceability. Scientific performance is compared to both observations and the N216ORCA025 model. N96ORCA1 reproduces observed climate mean and variability almost as well as N216ORCA025. Patterns of biases are similar across the two models. In the northwest Atlantic, N96ORCA1 shows a cold surface bias of up to 6\u00a0K, typical of ocean models of this resolution. The strength of the Atlantic meridional overturning circulation (16 to 17\u00a0Sv) matches observations. In the Southern Ocean, a warm surface bias (up to 2\u00a0K) is smaller than in N216ORCA025 and linked to improved ocean circulation. Model El Ni\u00f1o/Southern Oscillation and Atlantic Multidecadal Variability are close to observations. Both the cold bias in the Northern Hemisphere (N96ORCA1) and the warm bias in the Southern Hemisphere (N216ORCA025) develop in the first few decades of the simulations. As in many comparable climate models, simulated interhemispheric gradients of top-of-atmosphere radiation are larger than observations suggest, with contributions from both hemispheres. HadGEM3 GC3.1 N96ORCA1 constitutes the physical core of the UK Earth System Model (UKESM1) and will be used extensively in the Coupled Model Intercomparison Project 6 (CMIP6), both as part of the UK Earth System Model and as a stand-alone coupled climate model.", "author" : [ { "dropping-particle" : "", "family" : "Kuhlbrodt", "given" : "Till", "non-dropping-particle" : "", "parse-names" : false, "suffix" : "" }, { "dropping-particle" : "", "family" : "Jones", "given" : "Colin G.", "non-dropping-particle" : "", "parse-names" : false, "suffix" : "" }, { "dropping-particle" : "", "family" : "Sellar", "given" : "Alistair", "non-dropping-particle" : "", "parse-names" : false, "suffix" : "" }, { "dropping-particle" : "", "family" : "Storkey", "given" : "Dave", "non-dropping-particle" : "", "parse-names" : false, "suffix" : "" }, { "dropping-particle" : "", "family" : "Blockley", "given" : "Ed", "non-dropping-particle" : "", "parse-names" : false, "suffix" : "" }, { "dropping-particle" : "", "family" : "Stringer", "given" : "Marc", "non-dropping-particle" : "", "parse-names" : false, "suffix" : "" }, { "dropping-particle" : "", "family" : "Hill", "given" : "Richard", "non-dropping-particle" : "", "parse-names" : false, "suffix" : "" }, { "dropping-particle" : "", "family" : "Graham", "given" : "Tim", "non-dropping-particle" : "", "parse-names" : false, "suffix" : "" }, { "dropping-particle" : "", "family" : "Ridley", "given" : "Jeff", "non-dropping-particle" : "", "parse-names" : false, "suffix" : "" }, { "dropping-particle" : "", "family" : "Blaker", "given" : "Adam", "non-dropping-particle" : "", "parse-names" : false, "suffix" : "" }, { "dropping-particle" : "", "family" : "Calvert", "given" : "Daley", "non-dropping-particle" : "", "parse-names" : false, "suffix" : "" }, { "dropping-particle" : "", "family" : "Copsey", "given" : "Dan", "non-dropping-particle" : "", "parse-names" : false, "suffix" : "" }, { "dropping-particle" : "", "family" : "Ellis", "given" : "Richard", "non-dropping-particle" : "", "parse-names" : false, "suffix" : "" }, { "dropping-particle" : "", "family" : "Hewitt", "given" : "Helene", "non-dropping-particle" : "", "parse-names" : false, "suffix" : "" }, { "dropping-particle" : "", "family" : "Hyder", "given" : "Patrick", "non-dropping-particle" : "", "parse-names" : false, "suffix" : "" }, { "dropping-particle" : "", "family" : "Ineson", "given" : "Sarah", "non-dropping-particle" : "", "parse-names" : false, "suffix" : "" }, { "dropping-particle" : "", "family" : "Mulcahy", "given" : "Jane", "non-dropping-particle" : "", "parse-names" : false, "suffix" : "" }, { "dropping-particle" : "", "family" : "Siahaan", "given" : "Antony", "non-dropping-particle" : "", "parse-names" : false, "suffix" : "" }, { "dropping-particle" : "", "family" : "Walton", "given" : "Jeremy", "non-dropping-particle" : "", "parse-names" : false, "suffix" : "" } ], "container-title" : "Journal of Advances in Modeling Earth Systems", "id" : "ITEM-2", "issue" : "11", "issued" : { "date-parts" : [ [ "2018", "11" ] ] }, "page" : "2865-2888", "publisher" : "John Wiley &amp; Sons, Ltd", "title" : "The Low-Resolution Version of HadGEM3 GC3.1: Development and Evaluation for Global Climate", "translator" : [ { "dropping-particle" : "", "family" : "J5714", "given" : "", "non-dropping-particle" : "", "parse-names" : false, "suffix" : "" } ], "type" : "article-journal", "volume" : "10" }, "uris" : [ "http://www.mendeley.com/documents/?uuid=fb1c7807-45bd-421a-a7fb-f30a41a269d5" ] }, { "id" : "ITEM-3", "itemData" : { "DOI" : "10.1029/2017MS001233", "abstract" : "\u00a92018. American Geophysical Union. All Rights Reserved. We evaluate the new icosahedral nonhydrostatic atmospheric (ICON-A) general circulation model of the Max Planck Institute for Meteorology that is flexible to be run at grid spacings from a few tens of meters to hundreds of kilometers. A simulation with ICON-A at a low resolution (160 km) is compared to a not-tuned fourfold higher-resolution simulation (40 km). Simulations using the last release of the ECHAM climate model (ECHAM6.3) are also presented at two different resolutions. The ICON-A simulations provide a compelling representation of the climate and its variability. The climate of the low-resolution ICON-A is even slightly better than that of ECHAM6.3. Improvements are obtained in aspects that are sensitive to the representation of orography, including the representation of cloud fields over eastern-boundary currents, the latitudinal distribution of cloud top heights, and the spatial distribution of convection over the Indian Ocean and the Maritime Continent. Precipitation over land is enhanced, in particular at high-resolution ICON-A. The response of precipitation to El Ni\u00f1o sea surface temperature variability is close to observations, particularly over the eastern Indian Ocean. Some parameterization changes lead to improvements, for example, with respect to rain intensities and the representation of equatorial waves, but also imply a warmer troposphere, which we suggest leads to an unrealistic poleward mass shift. Many biases familiar to ECHAM6.3 are also evident in ICON-A, namely, a too zonal SPCZ, an inadequate representation of north hemispheric blocking, and a relatively poor representation of tropical intraseasonal variability.", "author" : [ { "dropping-particle" : "", "family" : "Crueger", "given" : "T.", "non-dropping-particle" : "", "parse-names" : false, "suffix" : "" }, { "dropping-particle" : "", "family" : "Giorgetta", "given" : "M.A.", "non-dropping-particle" : "", "parse-names" : false, "suffix" : "" }, { "dropping-particle" : "", "family" : "Brokopf", "given" : "R.", "non-dropping-particle" : "", "parse-names" : false, "suffix" : "" }, { "dropping-particle" : "", "family" : "Esch", "given" : "M.", "non-dropping-particle" : "", "parse-names" : false, "suffix" : "" }, { "dropping-particle" : "", "family" : "Fiedler", "given" : "S.", "non-dropping-particle" : "", "parse-names" : false, "suffix" : "" }, { "dropping-particle" : "", "family" : "Hohenegger", "given" : "C.", "non-dropping-particle" : "", "parse-names" : false, "suffix" : "" }, { "dropping-particle" : "", "family" : "Kornblueh", "given" : "L.", "non-dropping-particle" : "", "parse-names" : false, "suffix" : "" }, { "dropping-particle" : "", "family" : "Mauritsen", "given" : "T.", "non-dropping-particle" : "", "parse-names" : false, "suffix" : "" }, { "dropping-particle" : "", "family" : "Nam", "given" : "C.", "non-dropping-particle" : "", "parse-names" : false, "suffix" : "" }, { "dropping-particle" : "", "family" : "Naumann", "given" : "A.K.", "non-dropping-particle" : "", "parse-names" : false, "suffix" : "" }, { "dropping-particle" : "", "family" : "Peters", "given" : "K.", "non-dropping-particle" : "", "parse-names" : false, "suffix" : "" }, { "dropping-particle" : "", "family" : "Rast", "given" : "S.", "non-dropping-particle" : "", "parse-names" : false, "suffix" : "" }, { "dropping-particle" : "", "family" : "Roeckner", "given" : "E.", "non-dropping-particle" : "", "parse-names" : false, "suffix" : "" }, { "dropping-particle" : "", "family" : "Sakradzija", "given" : "M.", "non-dropping-particle" : "", "parse-names" : false, "suffix" : "" }, { "dropping-particle" : "", "family" : "Schmidt", "given" : "H.", "non-dropping-particle" : "", "parse-names" : false, "suffix" : "" }, { "dropping-particle" : "", "family" : "Vial", "given" : "J.", "non-dropping-particle" : "", "parse-names" : false, "suffix" : "" }, { "dropping-particle" : "", "family" : "Vogel", "given" : "R.", "non-dropping-particle" : "", "parse-names" : false, "suffix" : "" }, { "dropping-particle" : "", "family" : "Stevens", "given" : "B.", "non-dropping-particle" : "", "parse-names" : false, "suffix" : "" } ], "container-title" : "Journal of Advances in Modeling Earth Systems", "id" : "ITEM-3", "issued" : { "date-parts" : [ [ "2018" ] ] }, "title" : "ICON-A, The Atmosphere Component of the ICON Earth System Model: II. Model Evaluation", "translator" : [ { "dropping-particle" : "", "family" : "J3783", "given" : "", "non-dropping-particle" : "", "parse-names" : false, "suffix" : "" } ], "type" : "article-journal" }, "uris" : [ "http://www.mendeley.com/documents/?uuid=2e9ad9e7-25fe-46dc-973e-82a2738b3699" ] }, { "id" : "ITEM-4", "itemData" : { "DOI" : "10.5194/esd-9-33-2018", "abstract" : "The performance of updated versions of the four earth system models (ESMs) CNRM, EC-Earth, HadGEM, and MPI-ESM is assessed in comparison to their predecessor versions used in Phase 5 of the Coupled Model Intercomparison Project. The Earth System Model Evaluation Tool (ESMValTool) is applied to evaluate selected climate phenomena in the models against observations. This is the first systematic application of the ESMValTool to assess and document the progress made during an extensive model development and improvement project. This study focuses on the South Asian monsoon (SAM) and the West African monsoon (WAM), the coupled equatorial climate, and Southern Ocean clouds and radiation, which are known to exhibit systematic biases in present-day ESMs. The analysis shows that the tropical precipitation in three out of four models is clearly improved. Two of three updated coupled models show an improved representation of tropical sea surface temperatures with one coupled model not exhibiting a double Intertropical Convergence Zone (ITCZ). Simulated cloud amounts and cloud-radiation interactions are improved over the Southern Ocean. Improvements are also seen in the simulation of the SAM and WAM, although systematic biases remain in regional details and the timing of monsoon rainfall. Analysis of simulations with EC-Earth at different horizontal resolutions from T159 up to T1279 shows that the synoptic-scale variability in precipitation over the SAM and WAM regions improves with higher model resolution. The results suggest that the reasonably good agreement of modeled and observed mean WAM and SAM rainfall in lower-resolution models may be a result of unrealistic intensity distributions.", "author" : [ { "dropping-particle" : "", "family" : "Lauer", "given" : "A.", "non-dropping-particle" : "", "parse-names" : false, "suffix" : "" }, { "dropping-particle" : "", "family" : "Jones", "given" : "C.", "non-dropping-particle" : "", "parse-names" : false, "suffix" : "" }, { "dropping-particle" : "", "family" : "Eyring", "given" : "V.", "non-dropping-particle" : "", "parse-names" : false, "suffix" : "" }, { "dropping-particle" : "", "family" : "Evaldsson", "given" : "M.", "non-dropping-particle" : "", "parse-names" : false, "suffix" : "" }, { "dropping-particle" : "", "family" : "Hagemann", "given" : "S.", "non-dropping-particle" : "", "parse-names" : false, "suffix" : "" }, { "dropping-particle" : "", "family" : "M\u00e4kel\u00e4", "given" : "J.", "non-dropping-particle" : "", "parse-names" : false, "suffix" : "" }, { "dropping-particle" : "", "family" : "Martin</w:instrText>
      </w:r>
      <w:r w:rsidR="00E719C0" w:rsidRPr="006814DF">
        <w:rPr>
          <w:noProof/>
        </w:rPr>
        <w:instrText>", "given" : "G.", "non-dropping-particle" : "", "parse-names" : false, "suffix" : "" }, { "dropping-particle" : "", "family" : "Roehrig", "given" : "R.", "non-dropping-particle" : "", "parse-names" : false, "suffix" : "" }, { "dropping-particle" : "", "family" : "Wang", "given" : "S.", "non-dropping-particle" : "", "parse-names" : false, "suffix" : "" } ], "container-title" : "Earth System Dynamics", "id" : "ITEM-4", "issue" : "1", "issued" : { "date-parts" : [ [ "2018" ] ] }, "page" : "33-67", "title" : "Process-level improvements in CMIP5 models and their impact on tropical variability, the Southern Ocean, and monsoons", "translator" : [ { "dropping-particle" : "", "family" : "J3787", "given" : "", "non-dropping-particle" : "", "parse-names" : false, "suffix" : "" } ], "type" : "article-journal", "volume" : "9" }, "uris" : [ "http://www.mendeley.com/documents/?uuid=60a615f3-5519-408c-b81c-b79db9b8b314" ] } ], "mendeley" : { "formattedCitation" : "(Crueger et al., 2018; G\u0103inu\u015f\u0103-Bogdan et al., 2018; Kuhlbrodt et al., 2018; Lauer et al., 2018)", "plainTextFormattedCitation" : "(Crueger et al., 2018; G\u0103inu\u015f\u0103-Bogdan et al., 2018; Kuhlbrodt et al., 2018; Lauer et al., 2018)", "previouslyFormattedCitation" : "(Crueger et al., 2018; G\u0103inu\u015f\u0103-Bogdan et al., 2018; Kuhlbrodt et al., 2018; Lauer et al., 2018)" }, "properties" : { "noteIndex" : 0 }, "schema" : "https://github.com/citation-style-language/schema/raw/master/csl-citation.json" }</w:instrText>
      </w:r>
      <w:r w:rsidR="000D2DE9">
        <w:rPr>
          <w:noProof/>
        </w:rPr>
        <w:fldChar w:fldCharType="separate"/>
      </w:r>
      <w:r w:rsidR="00393F8C">
        <w:rPr>
          <w:noProof/>
        </w:rPr>
        <w:t>(Crueger et al., 2018; Găinuşă-Bogdan et al., 2018; Kuhlbrodt et al., 2018; Lauer et al., 2018)</w:t>
      </w:r>
      <w:r w:rsidR="000D2DE9">
        <w:rPr>
          <w:noProof/>
        </w:rPr>
        <w:fldChar w:fldCharType="end"/>
      </w:r>
      <w:r w:rsidR="00CB081C" w:rsidRPr="005B1F1A">
        <w:rPr>
          <w:noProof/>
          <w:lang w:val="fr-CA"/>
        </w:rPr>
        <w:t>.</w:t>
      </w:r>
      <w:r w:rsidR="00FF039C" w:rsidRPr="005B1F1A">
        <w:rPr>
          <w:noProof/>
          <w:lang w:val="fr-CA"/>
        </w:rPr>
        <w:t xml:space="preserve"> </w:t>
      </w:r>
      <w:r w:rsidR="00FF039C" w:rsidRPr="00E457C1">
        <w:rPr>
          <w:noProof/>
          <w:lang w:val="en-US"/>
        </w:rPr>
        <w:t>Arctic</w:t>
      </w:r>
      <w:r w:rsidRPr="00322C93">
        <w:rPr>
          <w:noProof/>
          <w:lang w:val="en-US"/>
        </w:rPr>
        <w:t xml:space="preserve"> </w:t>
      </w:r>
      <w:r w:rsidR="00FF039C" w:rsidRPr="00322C93">
        <w:rPr>
          <w:noProof/>
          <w:lang w:val="en-US"/>
        </w:rPr>
        <w:t>temperature biases seem more widespread in both ensembles than assessed at the time of</w:t>
      </w:r>
      <w:del w:id="324" w:author="Sara M Tuson" w:date="2021-06-24T09:42:00Z">
        <w:r w:rsidR="00FF039C" w:rsidRPr="00322C93" w:rsidDel="00A23DCD">
          <w:rPr>
            <w:noProof/>
            <w:lang w:val="en-US"/>
          </w:rPr>
          <w:delText xml:space="preserve"> the</w:delText>
        </w:r>
      </w:del>
      <w:r w:rsidR="00FF039C" w:rsidRPr="00322C93">
        <w:rPr>
          <w:noProof/>
          <w:lang w:val="en-US"/>
        </w:rPr>
        <w:t xml:space="preserve"> AR5. </w:t>
      </w:r>
      <w:r w:rsidRPr="00E457C1">
        <w:rPr>
          <w:noProof/>
          <w:lang w:val="en-US"/>
        </w:rPr>
        <w:t xml:space="preserve">The fundamental causes of temperature biases remain elusive, with errors in clouds </w:t>
      </w:r>
      <w:r>
        <w:rPr>
          <w:noProof/>
        </w:rPr>
        <w:fldChar w:fldCharType="begin" w:fldLock="1"/>
      </w:r>
      <w:r w:rsidR="00E719C0">
        <w:rPr>
          <w:noProof/>
          <w:lang w:val="en-US"/>
        </w:rPr>
        <w:instrText>ADDIN CSL_CITATION { "citationItems" : [ { "id" : "ITEM-1", "itemData" : { "DOI" : "10.5194/esd-9-33-2018", "abstract" : "The performance of updated versions of the four earth system models (ESMs) CNRM, EC-Earth, HadGEM, and MPI-ESM is assessed in comparison to their predecessor versions used in Phase 5 of the Coupled Model Intercomparison Project. The Earth System Model Evaluation Tool (ESMValTool) is applied to evaluate selected climate phenomena in the models against observations. This is the first systematic application of the ESMValTool to assess and document the progress made during an extensive model development and improvement project. This study focuses on the South Asian monsoon (SAM) and the West African monsoon (WAM), the coupled equatorial climate, and Southern Ocean clouds and radiation, which are known to exhibit systematic biases in present-day ESMs. The analysis shows that the tropical precipitation in three out of four models is clearly improved. Two of three updated coupled models show an improved representation of tropical sea surface temperatures with one coupled model not exhibiting a double Intertropical Convergence Zone (ITCZ). Simulated cloud amounts and cloud-radiation interactions are improved over the Southern Ocean. Improvements are also seen in the simulation of the SAM and WAM, although systematic biases remain in regional details and the timing of monsoon rainfall. Analysis of simulations with EC-Earth at different horizontal resolutions from T159 up to T1279 shows that the synoptic-scale variability in precipitation over the SAM and WAM regions improves with higher model resolution. The results suggest that the reasonably good agreement of modeled and observed mean WAM and SAM rainfall in lower-resolution models may be a result of unrealistic intensity distributions.", "author" : [ { "dropping-particle" : "", "family" : "Lauer", "given" : "A.", "non-dropping-particle" : "", "parse-names" : false, "suffix" : "" }, { "dropping-particle" : "", "family" : "Jones", "given" : "C.", "non-dropping-particle" : "", "parse-names" : false, "suffix" : "" }, { "dropping-particle" : "", "family" : "Eyring", "given" : "V.", "non-dropping-particle" : "", "parse-names" : false, "suffix" : "" }, { "dropping-particle" : "", "family" : "Evaldsson", "given" : "M.", "non-dropping-particle" : "", "parse-names" : false, "suffix" : "" }, { "dropping-particle" : "", "family" : "Hagemann", "given" : "S.", "non-dropping-particle" : "", "parse-names" : false, "suffix" : "" }, { "dropping-particle" : "", "family" : "M\u00e4kel\u00e4", "given" : "J.", "non-dropping-particle" : "", "parse-names" : false, "suffix" : "" }, { "dropping-particle" : "", "family" : "Martin", "given" : "G.", "non-dropping-particle" : "", "parse-names" : false, "suffix" : "" }, { "dropping-particle" : "", "family" : "Roehrig", "given" : "R.", "non-dropping-particle" : "", "parse-names" : false, "suffix" : "" }, { "dropping-particle" : "", "family" : "Wang", "given" : "S.", "non-dropping-particle" : "", "parse-names" : false, "suffix" : "" } ], "container-title" : "Earth System Dynamics", "id" : "ITEM-1", "issue" : "1", "issued" : { "date-parts" : [ [ "2018" ] ] }, "page" : "33-67", "title" : "Process-level improvements in CMIP5 models and their impact on tropical variability, the Southern Ocean, and monsoons", "translator" : [ { "dropping-particle" : "", "family" : "J3787", "given" : "", "non-dropping-particle" : "", "parse-names" : false, "suffix" : "" } ], "type" : "article-journal", "volume" : "9" }, "uris" : [ "http://www.mendeley.com/documents/?uuid=60a615f3-5519-408c-b81c-b79db9b8b314" ] } ], "mendeley" : { "formattedCitation" : "(Lauer et al., 2018)", "plainTextFormattedCitation" : "(Lauer et al., 2018)", "previouslyFormattedCitation" : "(Lauer et al., 2018)" }, "properties" : { "noteIndex" : 0 }, "schema" : "https://github.com/citation-style-language/schema/raw/master/csl-citation.json" }</w:instrText>
      </w:r>
      <w:r>
        <w:rPr>
          <w:noProof/>
        </w:rPr>
        <w:fldChar w:fldCharType="separate"/>
      </w:r>
      <w:r w:rsidR="00393F8C">
        <w:rPr>
          <w:noProof/>
        </w:rPr>
        <w:t>(Lauer et al., 2018)</w:t>
      </w:r>
      <w:r>
        <w:rPr>
          <w:noProof/>
        </w:rPr>
        <w:fldChar w:fldCharType="end"/>
      </w:r>
      <w:r>
        <w:rPr>
          <w:noProof/>
        </w:rPr>
        <w:t xml:space="preserve">, oceanic circulation </w:t>
      </w:r>
      <w:r>
        <w:rPr>
          <w:noProof/>
        </w:rPr>
        <w:fldChar w:fldCharType="begin" w:fldLock="1"/>
      </w:r>
      <w:r w:rsidR="00E719C0">
        <w:rPr>
          <w:noProof/>
        </w:rPr>
        <w:instrText>ADDIN CSL_CITATION { "citationItems" : [ { "id" : "ITEM-1", "itemData" : { "DOI" : "10.1029/2018MS001370", "ISSN" : "19422466", "abstract" : "A new climate model, HadGEM3 N96ORCA1, is presented that is part of the GC3.1 configuration of HadGEM3. N96ORCA1 has a horizontal resolution of ~135\u00a0km in the atmosphere and 1\u00b0 in the ocean and requires an order of magnitude less computing power than its medium-resolution counterpart, N216ORCA025, while retaining a high degree of performance traceability. Scientific performance is compared to both observations and the N216ORCA025 model. N96ORCA1 reproduces observed climate mean and variability almost as well as N216ORCA025. Patterns of biases are similar across the two models. In the northwest Atlantic, N96ORCA1 shows a cold surface bias of up to 6\u00a0K, typical of ocean models of this resolution. The strength of the Atlantic meridional overturning circulation (16 to 17\u00a0Sv) matches observations. In the Southern Ocean, a warm surface bias (up to 2\u00a0K) is smaller than in N216ORCA025 and linked to improved ocean circulation. Model El Ni\u00f1o/Southern Oscillation and Atlantic Multidecadal Variability are close to observations. Both the cold bias in the Northern Hemisphere (N96ORCA1) and the warm bias in the Southern Hemisphere (N216ORCA025) develop in the first few decades of the simulations. As in many comparable climate models, simulated interhemispheric gradients of top-of-atmosphere radiation are larger than observations suggest, with contributions from both hemispheres. HadGEM3 GC3.1 N96ORCA1 constitutes the physical core of the UK Earth System Model (UKESM1) and will be used extensively in the Coupled Model Intercomparison Project 6 (CMIP6), both as part of the UK Earth System Model and as a stand-alone coupled climate model.", "author" : [ { "dropping-particle" : "", "family" : "Kuhlbrodt", "given" : "Till", "non-dropping-particle" : "", "parse-names" : false, "suffix" : "" }, { "dropping-particle" : "", "family" : "Jones", "given" : "Colin G.", "non-dropping-particle" : "", "parse-names" : false, "suffix" : "" }, { "dropping-particle" : "", "family" : "Sellar", "given" : "Alistair", "non-dropping-particle" : "", "parse-names" : false, "suffix" : "" }, { "dropping-particle" : "", "family" : "Storkey", "given" : "Dave", "non-dropping-particle" : "", "parse-names" : false, "suffix" : "" }, { "dropping-particle" : "", "family" : "Blockley", "given" : "Ed", "non-dropping-particle" : "", "parse-names" : false, "suffix" : "" }, { "dropping-particle" : "", "family" : "Stringer", "given" : "Marc", "non-dropping-particle" : "", "parse-names" : false, "suffix" : "" }, { "dropping-particle" : "", "family" : "Hill", "given" : "Richard", "non-dropping-particle" : "", "parse-names" : false, "suffix" : "" }, { "dropping-particle" : "", "family" : "Graham", "given" : "Tim", "non-dropping-particle" : "", "parse-names" : false, "suffix" : "" }, { "dropping-particle" : "", "family" : "Ridley", "given" : "Jeff", "non-dropping-particle" : "", "parse-names" : false, "suffix" : "" }, { "dropping-particle" : "", "family" : "Blaker", "given" : "Adam", "non-dropping-particle" : "", "parse-names" : false, "suffix" : "" }, { "dropping-particle" : "", "family" : "Calvert", "given" : "Daley", "non-dropping-particle" : "", "parse-names" : false, "suffix" : "" }, { "dropping-particle" : "", "family" : "Copsey", "given" : "Dan", "non-dropping-particle" : "", "parse-names" : false, "suffix" : "" }, { "dropping-particle" : "", "family" : "Ellis", "given" : "Richard", "non-dropping-particle" : "", "parse-names" : false, "suffix" : "" }, { "dropping-particle" : "", "family" : "Hewitt", "given" : "Helene", "non-dropping-particle" : "", "parse-names" : false, "suffix" : "" }, { "dropping-particle" : "", "family" : "Hyder", "given" : "Patrick", "non-dropping-particle" : "", "parse-names" : false, "suffix" : "" }, { "dropping-particle" : "", "family" : "Ineson", "given" : "Sarah", "non-dropping-particle" : "", "parse-names" : false, "suffix" : "" }, { "dropping-particle" : "", "family" : "Mulcahy", "given" : "Jane", "non-dropping-particle" : "", "parse-names" : false, "suffix" : "" }, { "dropping-particle" : "", "family" : "Siahaan", "given" : "Antony", "non-dropping-particle" : "", "parse-names" : false, "suffix" : "" }, { "dropping-particle" : "", "family" : "Walton", "given" : "Jeremy", "non-dropping-particle" : "", "parse-names" : false, "suffix" : "" } ], "container-title" : "Journal of Advances in Modeling Earth Systems", "id" : "ITEM-1", "issue" : "11", "issued" : { "date-parts" : [ [ "2018", "11" ] ] }, "page" : "2865-2888", "publisher" : "John Wiley &amp; Sons, Ltd", "title" : "The Low-Resolution Version of HadGEM3 GC3.1: Development and Evaluation for Global Climate", "translator" : [ { "dropping-particle" : "", "family" : "J5714", "given" : "", "non-dropping-particle" : "", "parse-names" : false, "suffix" : "" } ], "type" : "article-journal", "volume" : "10" }, "uris" : [ "http://www.mendeley.com/documents/?uuid=fb1c7807-45bd-421a-a7fb-f30a41a269d5" ] } ], "mendeley" : { "formattedCitation" : "(Kuhlbrodt et al., 2018)", "plainTextFormattedCitation" : "(Kuhlbrodt et al., 2018)", "previouslyFormattedCitation" : "(Kuhlbrodt et al., 2018)" }, "properties" : { "noteIndex" : 0 }, "schema" : "https://github.com/citation-style-language/schema/raw/master/csl-citation.json" }</w:instrText>
      </w:r>
      <w:r>
        <w:rPr>
          <w:noProof/>
        </w:rPr>
        <w:fldChar w:fldCharType="separate"/>
      </w:r>
      <w:r w:rsidR="00393F8C">
        <w:rPr>
          <w:noProof/>
        </w:rPr>
        <w:t>(Kuhlbrodt et al., 2018)</w:t>
      </w:r>
      <w:r>
        <w:rPr>
          <w:noProof/>
        </w:rPr>
        <w:fldChar w:fldCharType="end"/>
      </w:r>
      <w:r>
        <w:rPr>
          <w:noProof/>
        </w:rPr>
        <w:t xml:space="preserve">, winds </w:t>
      </w:r>
      <w:r>
        <w:rPr>
          <w:noProof/>
        </w:rPr>
        <w:fldChar w:fldCharType="begin" w:fldLock="1"/>
      </w:r>
      <w:r w:rsidR="00E719C0">
        <w:rPr>
          <w:noProof/>
        </w:rPr>
        <w:instrText>ADDIN CSL_CITATION { "citationItems" : [ { "id" : "ITEM-1", "itemData" : { "DOI" : "10.5194/esd-9-33-2018", "abstract" : "The performance of updated versions of the four earth system models (ESMs) CNRM, EC-Earth, HadGEM, and MPI-ESM is assessed in comparison to their predecessor versions used in Phase 5 of the Coupled Model Intercomparison Project. The Earth System Model Evaluation Tool (ESMValTool) is applied to evaluate selected climate phenomena in the models against observations. This is the first systematic application of the ESMValTool to assess and document the progress made during an extensive model development and improvement project. This study focuses on the South Asian monsoon (SAM) and the West African monsoon (WAM), the coupled equatorial climate, and Southern Ocean clouds and radiation, which are known to exhibit systematic biases in present-day ESMs. The analysis shows that the tropical precipitation in three out of four models is clearly improved. Two of three updated coupled models show an improved representation of tropical sea surface temperatures with one coupled model not exhibiting a double Intertropical Convergence Zone (ITCZ). Simulated cloud amounts and cloud-radiation interactions are improved over the Southern Ocean. Improvements are also seen in the simulation of the SAM and WAM, although systematic biases remain in regional details and the timing of monsoon rainfall. Analysis of simulations with EC-Earth at different horizontal resolutions from T159 up to T1279 shows that the synoptic-scale variability in precipitation over the SAM and WAM regions improves with higher model resolution. The results suggest that the reasonably good agreement of modeled and observed mean WAM and SAM rainfall in lower-resolution models may be a result of unrealistic intensity distributions.", "author" : [ { "dropping-particle" : "", "family" : "Lauer", "given" : "A.", "non-dropping-particle" : "", "parse-names" : false, "suffix" : "" }, { "dropping-particle" : "", "family" : "Jones", "given" : "C.", "non-dropping-particle" : "", "parse-names" : false, "suffix" : "" }, { "dropping-particle" : "", "family" : "Eyring", "given" : "V.", "non-dropping-particle" : "", "parse-names" : false, "suffix" : "" }, { "dropping-particle" : "", "family" : "Evaldsson", "given" : "M.", "non-dropping-particle" : "", "parse-names" : false, "suffix" : "" }, { "dropping-particle" : "", "family" : "Hagemann", "given" : "S.", "non-dropping-particle" : "", "parse-names" : false, "suffix" : "" }, { "dropping-particle" : "", "family" : "M\u00e4kel\u00e4", "given" : "J.", "non-dropping-particle" : "", "parse-names" : false, "suffix" : "" }, { "dropping-particle" : "", "family" : "Martin", "given" : "G.", "non-dropping-particle" : "", "parse-names" : false, "suffix" : "" }, { "dropping-particle" : "", "family" : "Roehrig", "given" : "R.", "non-dropping-particle" : "", "parse-names" : false, "suffix" : "" }, { "dropping-particle" : "", "family" : "Wang", "given" : "S.", "non-dropping-particle" : "", "parse-names" : false, "suffix" : "" } ], "container-title" : "Earth System Dynamics", "id" : "ITEM-1", "issue" : "1", "issued" : { "date-parts" : [ [ "2018" ] ] }, "page" : "33-67", "title" : "Process-level improvements in CMIP5 models and their impact on tropical variability, the Southern Ocean, and monsoons", "translator" : [ { "dropping-particle" : "", "family" : "J3787", "given" : "", "non-dropping-particle" : "", "parse-names" : false, "suffix" : "" } ], "type" : "article-journal", "volume" : "9" }, "uris" : [ "http://www.mendeley.com/documents/?uuid=60a615f3-5519-408c-b81c-b79db9b8b314" ] } ], "mendeley" : { "formattedCitation" : "(Lauer et al., 2018)", "plainTextFormattedCitation" : "(Lauer et al., 2018)", "previouslyFormattedCitation" : "(Lauer et al., 2018)" }, "properties" : { "noteIndex" : 0 }, "schema" : "https://github.com/citation-style-language/schema/raw/master/csl-citation.json" }</w:instrText>
      </w:r>
      <w:r>
        <w:rPr>
          <w:noProof/>
        </w:rPr>
        <w:fldChar w:fldCharType="separate"/>
      </w:r>
      <w:r w:rsidR="00393F8C">
        <w:rPr>
          <w:noProof/>
        </w:rPr>
        <w:t>(Lauer et al., 2018)</w:t>
      </w:r>
      <w:r>
        <w:rPr>
          <w:noProof/>
        </w:rPr>
        <w:fldChar w:fldCharType="end"/>
      </w:r>
      <w:r>
        <w:rPr>
          <w:noProof/>
        </w:rPr>
        <w:t xml:space="preserve">, and surface energy budget </w:t>
      </w:r>
      <w:commentRangeStart w:id="325"/>
      <w:r>
        <w:rPr>
          <w:noProof/>
        </w:rPr>
        <w:fldChar w:fldCharType="begin" w:fldLock="1"/>
      </w:r>
      <w:r w:rsidR="00830A4D">
        <w:rPr>
          <w:noProof/>
        </w:rPr>
        <w:instrText>ADDIN CSL_CITATION { "citationItems" : [ { "id" : "ITEM-1", "itemData" : { "DOI" : "10.1002/2015GL066764", "ISSN" : "00948276", "author" : [ { "dropping-particle" : "", "family" : "Hourdin", "given" : "Fr\u00e9d\u00e9ric", "non-dropping-particle" : "", "parse-names" : false, "suffix" : "" }, { "dropping-particle" : "", "family" : "G\u0103inus\u0103-Bogdan", "given" : "Alina", "non-dropping-particle" : "", "parse-names" : false, "suffix" : "" }, { "dropping-particle" : "", "family" : "Braconnot", "given" : "Pascale", "non-dropping-particle" : "", "parse-names" : false, "suffix" : "" }, { "dropping-particle" : "", "family" : "Dufresne", "given" : "Jean-Louis", "non-dropping-particle" : "", "parse-names" : false, "suffix" : "" }, { "dropping-particle" : "", "family" : "Traore", "given" : "Aboul-Khadre", "non-dropping-particle" : "", "parse-names" : false, "suffix" : "" }, { "dropping-particle" : "", "family" : "Rio", "given" : "Catherine", "non-dropping-particle" : "", "parse-names" : false, "suffix" : "" } ], "container-title" : "Geophysical Research Letters", "id" : "ITEM-1", "issue" : "24", "issued" : { "date-parts" : [ [ "2015", "12", "28" ] ] }, "page" : "10,885-10,893", "publisher" : "Wiley-Blackwell", "title" : "Air moisture control on ocean surface temperature, hidden key to the warm bias enigma", "translator" : [ { "dropping-particle" : "", "family" : "J4300", "given" : "", "non-dropping-particle" : "", "parse-names" : false, "suffix" : "" } ], "type" : "article-journal", "volume" : "42" }, "uris" : [ "http://www.mendeley.com/documents/?uuid=a85025b8-4726-4508-bbf2-6f1bae6ff1f8" ] }, { "id" : "ITEM-2", "itemData" : { "DOI" : "10.5194/gmd-9-1423-2016", "ISSN" : "1991-9603", "abstract" : "Abstract. We document the first version of the Centre National de Recherches M\u00e9t\u00e9orologiques Earth system model (CNRM-ESM1). This model is based on the physical core of the CNRM climate model version 5 (CNRM-CM5) model and employs the Interactions between Soil, Biosphere and Atmosphere (ISBA) and the Pelagic Interaction Scheme for Carbon and Ecosystem Studies (PISCES) as terrestrial and oceanic components of the global carbon cycle. We describe a preindustrial and 20th century climate simulation following the CMIP5 protocol. We detail how the various carbon reservoirs were initialized and analyze the behavior of the carbon cycle and its prominent physical drivers. Over the 1986\u20132005 period, CNRM-ESM1 reproduces satisfactorily several aspects of the modern carbon cycle. On land, the model captures the carbon cycling through vegetation and soil, resulting in a net terrestrial carbon sink of 2.2 Pg C year\u22121. In the ocean, the large-scale distribution of hydrodynamical and biogeochemical tracers agrees with a modern climatology from the World Ocean Atlas. The combination of biological and physical processes induces a net CO2 uptake of 1.7 Pg C year\u22121 that falls within the range of recent estimates. Our analysis shows that the atmospheric climate of CNRM-ESM1 compares well with that of CNRM-CM5. Biases in precipitation and shortwave radiation over the tropics generate errors in gross primary productivity and ecosystem respiration. Compared to CNRM-CM5, the revised ocean\u2013sea ice coupling has modified the sea-ice cover and ocean ventilation, unrealistically strengthening the flow of North Atlantic deep water (26.1 \u00b1 2 Sv). It results in an accumulation of anthropogenic carbon in the deep ocean.", "author" : [ { "dropping-particle" : "", "family" : "S\u00e9f\u00e9rian", "given" : "Roland", "non-dropping-particle" : "", "parse-names" : false, "suffix" : "" }, { "dropping-particle" : "", "family" : "Delire", "given" : "Christine", "non-dropping-particle" : "", "parse-names" : false, "suffix" : "" }, { "dropping-particle" : "", "family" : "Decharme", "given" : "Bertrand", "non-dropping-particle" : "", "parse-names" : false, "suffix" : "" }, { "dropping-particle" : "", "family" : "Voldoire", "given" : "Aurore", "non-dropping-particle" : "", "parse-names" : false, "suffix" : "" }, { "dropping-particle" : "", "family" : "Salas y Melia", "given" : "David", "non-dropping-particle" : "", "parse-names" : false, "suffix" : "" }, { "dropping-particle" : "", "family" : "Chevallier", "given" : "Matthieu", "non-dropping-particle" : "", "parse-names" : false, "suffix" : "" }, { "dropping-particle" : "", "family" : "Saint-Martin", "given" : "David", "non-dropping-particle" : "", "parse-names" : false, "suffix" : "" }, { "dropping-particle" : "", "family" : "Aumont", "given" : "Olivier", "non-dropping-particle" : "", "parse-names" : false, "suffix" : "" }, { "dropping-particle" : "", "family" : "Calvet", "given" : "Jean-Christophe", "non-dropping-particle" : "", "parse-names" : false, "suffix" : "" }, { "dropping-particle" : "", "family" : "Carrer", "given" : "Dominique", "non-dropping-particle" : "", "parse-names" : false, "suffix" : "" }, { "dropping-particle" : "", "family" : "Douville", "given" : "Herv\u00e9", "non-dropping-particle" : "", "parse-names" : false, "suffix" : "" }, { "dropping-particle" : "", "family" : "Franchist\u00e9guy", "given" : "Laurent", "non-dropping-particle" : "", "parse-names" : false, "suffix" : "" }, { "dropping-particle" : "", "family" : "Joetzjer", "given" : "Emilie", "non-dropping-particle" : "", "parse-names" : false, "suffix" : "" }, { "dropping-particle" : "", "family" : "S\u00e9n\u00e9si", "given" : "S\u00e9phane", "non-dropping-particle" : "", "parse-names" : false, "suffix" : "" } ], "container-title" : "Geoscientific Model Development", "id" : "ITEM-2", "issue" : "4", "issued" : { "date-parts" : [ [ "2016", "4", "19" ] ] }, "page" : "1423-1453", "title" : "Development and evaluation of CNRM Earth system model \u2013 CNRM-ESM1", "translator" : [ { "dropping-particle" : "", "family" : "J3785", "given" : "", "non-dropping-particle" : "", "parse-names" : false, "suffix" : "" } ], "type" : "article-journal", "volume" : "9" }, "uris" : [ "http://www.mendeley.com/documents/?uuid=9611f7fc-ba57-49ef-89b5-1b9878e45419" ] }, { "id" : "ITEM-3", "itemData" : { "DOI" : "10.1007/s00382-017-4057-3", "ISSN" : "14320894", "abstract" : "Despite decades of efforts and improvements in the representation of processes as well as in model resolution, current global climate models still suffer from a set of important, systematic biases in sea surface temperature (SST), not much different from the previous generation of climate models. Many studies have looked at errors in the wind field, cloud representation or oceanic upwelling in coupled models to explain the SST errors. In this paper we highlight the relationship between latent heat flux (LH) biases in forced atmospheric simulations and the SST biases models develop in coupled mode, at the scale of the entire intertropical domain. By analyzing 22 pairs of forced atmospheric and coupled ocean-atmosphere simulations from the CMIP5 database, we show a systematic, negative correlation between the spatial patterns of these two biases. This link between forced and coupled bias patterns is also confirmed by two sets of dedicated sensitivity experiments with the IPSL-CM5A-LR model. The analysis of the sources of the atmospheric LH bias pattern reveals that the near-surface wind speed bias dominates the zonal structure of the LH bias and that the near-surface relative humidity dominates the east\u2013west contrasts.", "author" : [ { "dropping-particle" : "", "family" : "G\u0103inu\u015f\u0103-Bogdan", "given" : "Alina", "non-dropping-particle" : "", "parse-names</w:instrText>
      </w:r>
      <w:r w:rsidR="00830A4D" w:rsidRPr="00DE7D49">
        <w:rPr>
          <w:noProof/>
          <w:lang w:val="en-US"/>
        </w:rPr>
        <w:instrText>" : false, "suffix" : "" }, { "dropping-particle" : "", "family" : "Hourdin", "given" : "Fr\u00e9d\u00e9ric", "non-dropping-particle" : "", "parse-names" : false, "suffix" : "" }, { "dropping-particle" : "", "family" : "Traore", "given" : "Abdoul Khadre", "non-dropping-particle" : "", "parse-names" : false, "suffix" : "" }, { "dropping-particle" : "", "family" : "Braconnot", "given" : "Pascale", "non-dropping-particle" : "", "parse-names" : false, "suffix" : "" } ], "container-title" : "Climate Dynamics", "id" : "ITEM-3", "issue" : "7-8", "issued" : { "date-parts" : [ [ "2018" ] ] }, "title" : "Omens of coupled model biases in the CMIP5 AMIP simulations", "translator" : [ { "dropping-particle" : "", "family" : "J6766", "given" : "", "non-dropping-particle" : "", "parse-names" : false, "suffix" : "" } ], "type" : "article-journal", "volume" : "51" }, "uris" : [ "http://www.mendeley.com/documents/?uuid=8ac4b57f-ea5c-4ce4-a0c0-14d403724724" ] } ], "mendeley" : { "formattedCitation" : "(Hourdin et al., 2015; S\u00e9f\u00e9rian et al., 2016; G\u0103inu\u015f\u0103-Bogdan et al., 2018)", "plainTextFormattedCitation" : "(Hourdin et al., 2015; S\u00e9f\u00e9rian et al., 2016; G\u0103inu\u015f\u0103-Bogdan et al., 2018)", "previouslyFormattedCitation" : "(Hourdin et al., 2015; S\u00e9f\u00e9rian et al., 2016; G\u0103inu\u015f\u0103-Bogdan et al., 2018)" }, "properties" : { "noteIndex" : 0 }, "schema" : "https://github.com/citation-style-language/schema/raw/master/csl-citation.json" }</w:instrText>
      </w:r>
      <w:r>
        <w:rPr>
          <w:noProof/>
        </w:rPr>
        <w:fldChar w:fldCharType="separate"/>
      </w:r>
      <w:r w:rsidR="00393F8C">
        <w:rPr>
          <w:noProof/>
          <w:lang w:val="en-US"/>
        </w:rPr>
        <w:t>(Hourdin et al., 2015; Séférian et al., 2016; Găinuşă-Bogdan et al., 2018)</w:t>
      </w:r>
      <w:r>
        <w:rPr>
          <w:noProof/>
        </w:rPr>
        <w:fldChar w:fldCharType="end"/>
      </w:r>
      <w:commentRangeEnd w:id="325"/>
      <w:r w:rsidR="00182615">
        <w:rPr>
          <w:rStyle w:val="CommentReference"/>
          <w:lang w:val="en-GB"/>
        </w:rPr>
        <w:commentReference w:id="325"/>
      </w:r>
      <w:r w:rsidRPr="00E457C1">
        <w:rPr>
          <w:noProof/>
          <w:lang w:val="en-US" w:eastAsia="en-GB"/>
        </w:rPr>
        <w:t xml:space="preserve"> being frequently cited candidates</w:t>
      </w:r>
      <w:r w:rsidRPr="00E457C1">
        <w:rPr>
          <w:noProof/>
          <w:lang w:val="en-US"/>
        </w:rPr>
        <w:t xml:space="preserve">. Increasing horizontal resolution shows promise of decreasing long-standing biases in surface temperature over large regions </w:t>
      </w:r>
      <w:r>
        <w:rPr>
          <w:noProof/>
        </w:rPr>
        <w:fldChar w:fldCharType="begin" w:fldLock="1"/>
      </w:r>
      <w:r w:rsidR="00E719C0">
        <w:rPr>
          <w:noProof/>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"plainTextFormattedCitation" : "(Bock et al., 2020)", "previouslyFormattedCitation" : "(Bock et al., 2020)" }, "properties" : { "noteIndex" : 0 }, "schema" : "https://github.com/citation-style-language/schema/raw/master/csl-citation.json" }</w:instrText>
      </w:r>
      <w:r>
        <w:rPr>
          <w:noProof/>
        </w:rPr>
        <w:fldChar w:fldCharType="separate"/>
      </w:r>
      <w:r w:rsidR="00393F8C">
        <w:rPr>
          <w:noProof/>
          <w:lang w:val="en-US"/>
        </w:rPr>
        <w:t>(Bock et al., 2020)</w:t>
      </w:r>
      <w:r>
        <w:rPr>
          <w:noProof/>
        </w:rPr>
        <w:fldChar w:fldCharType="end"/>
      </w:r>
      <w:r w:rsidRPr="00E457C1">
        <w:rPr>
          <w:noProof/>
          <w:lang w:val="en-US"/>
        </w:rPr>
        <w:t xml:space="preserve">. </w:t>
      </w:r>
      <w:bookmarkStart w:id="326" w:name="_Hlk66260776"/>
      <w:r w:rsidRPr="00E457C1">
        <w:rPr>
          <w:noProof/>
          <w:lang w:val="en-US"/>
        </w:rPr>
        <w:t>Panels e and f of</w:t>
      </w:r>
      <w:r w:rsidR="006334A5" w:rsidRPr="00E457C1">
        <w:rPr>
          <w:noProof/>
          <w:lang w:val="en-US"/>
        </w:rPr>
        <w:t xml:space="preserve"> Figure 3.3 </w:t>
      </w:r>
      <w:r w:rsidRPr="00E457C1">
        <w:rPr>
          <w:noProof/>
          <w:lang w:val="en-US"/>
        </w:rPr>
        <w:t xml:space="preserve">show that biases in the mean </w:t>
      </w:r>
      <w:r w:rsidR="00193227" w:rsidRPr="00E457C1">
        <w:rPr>
          <w:noProof/>
          <w:lang w:val="en-US"/>
        </w:rPr>
        <w:t>High-Resolution Model Intercomparison Project (</w:t>
      </w:r>
      <w:r w:rsidRPr="00E457C1">
        <w:rPr>
          <w:noProof/>
          <w:lang w:val="en-US"/>
        </w:rPr>
        <w:t>HighResMIP</w:t>
      </w:r>
      <w:r w:rsidR="00193227" w:rsidRPr="00E457C1">
        <w:rPr>
          <w:noProof/>
          <w:lang w:val="en-US"/>
        </w:rPr>
        <w:t xml:space="preserve">, </w:t>
      </w:r>
      <w:r w:rsidR="00FA5AB7">
        <w:rPr>
          <w:noProof/>
        </w:rPr>
        <w:fldChar w:fldCharType="begin" w:fldLock="1"/>
      </w:r>
      <w:r w:rsidR="00F87AD3">
        <w:rPr>
          <w:noProof/>
          <w:lang w:val="en-US"/>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 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"J3694", "given" : "", "non-dropping-particle" : "", "parse-names" : false, "suffix" : "" } ], "type" : "article-journal", "volume" : "9" }, "uris" : [ "http://www.mendeley.com/documents/?uuid=e5cc9ff6-21e5-4c70-b2b8-136483b2a16c"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instrText>
      </w:r>
      <w:r w:rsidR="00FA5AB7">
        <w:rPr>
          <w:noProof/>
        </w:rPr>
        <w:fldChar w:fldCharType="separate"/>
      </w:r>
      <w:r w:rsidR="00393F8C">
        <w:rPr>
          <w:noProof/>
          <w:lang w:val="en-US"/>
        </w:rPr>
        <w:t>Haarsma et al., 2016)</w:t>
      </w:r>
      <w:r w:rsidR="00FA5AB7">
        <w:rPr>
          <w:noProof/>
        </w:rPr>
        <w:fldChar w:fldCharType="end"/>
      </w:r>
      <w:r w:rsidRPr="00E457C1">
        <w:rPr>
          <w:noProof/>
          <w:lang w:val="en-US"/>
        </w:rPr>
        <w:t xml:space="preserve"> models </w:t>
      </w:r>
      <w:r w:rsidR="00193227" w:rsidRPr="00E457C1">
        <w:rPr>
          <w:noProof/>
          <w:lang w:val="en-US"/>
        </w:rPr>
        <w:t xml:space="preserve">(see also </w:t>
      </w:r>
      <w:r w:rsidR="00FC1FA1" w:rsidRPr="00E457C1">
        <w:rPr>
          <w:lang w:val="en-US"/>
        </w:rPr>
        <w:t>Table AII.6</w:t>
      </w:r>
      <w:r w:rsidR="00193227" w:rsidRPr="00E457C1">
        <w:rPr>
          <w:noProof/>
          <w:lang w:val="en-US"/>
        </w:rPr>
        <w:t xml:space="preserve">) </w:t>
      </w:r>
      <w:r w:rsidRPr="00E457C1">
        <w:rPr>
          <w:noProof/>
          <w:lang w:val="en-US"/>
        </w:rPr>
        <w:t>are smaller than those in the mean of the corresponding lower-resolution versions of the same models simulating the same period (</w:t>
      </w:r>
      <w:r w:rsidR="00CD485C" w:rsidRPr="00E457C1">
        <w:rPr>
          <w:noProof/>
          <w:lang w:val="en-US"/>
        </w:rPr>
        <w:t>s</w:t>
      </w:r>
      <w:r w:rsidRPr="00E457C1">
        <w:rPr>
          <w:noProof/>
          <w:lang w:val="en-US"/>
        </w:rPr>
        <w:t>ee also Section</w:t>
      </w:r>
      <w:r w:rsidR="00110BE5" w:rsidRPr="00E457C1">
        <w:rPr>
          <w:noProof/>
          <w:lang w:val="en-US"/>
        </w:rPr>
        <w:t xml:space="preserve"> 3.8.2.2</w:t>
      </w:r>
      <w:r w:rsidRPr="00E457C1">
        <w:rPr>
          <w:noProof/>
          <w:lang w:val="en-US"/>
        </w:rPr>
        <w:t xml:space="preserve">). </w:t>
      </w:r>
      <w:bookmarkStart w:id="327" w:name="_Hlk66447682"/>
      <w:bookmarkEnd w:id="326"/>
      <w:r w:rsidRPr="00E457C1">
        <w:rPr>
          <w:noProof/>
          <w:lang w:val="en-US"/>
        </w:rPr>
        <w:t xml:space="preserve">However, the bias reduction is modest </w:t>
      </w:r>
      <w:r>
        <w:rPr>
          <w:noProof/>
        </w:rPr>
        <w:fldChar w:fldCharType="begin" w:fldLock="1"/>
      </w:r>
      <w:r w:rsidR="00D33CB6">
        <w:rPr>
          <w:noProof/>
          <w:lang w:val="en-US"/>
        </w:rPr>
        <w:instrText>ADDIN CSL_CITATION { "citationItems" : [ { "id" : "ITEM-1", "itemData" : { "DOI" : "10.1073/pnas.1906691116", "ISSN" : "10916490", "abstract" : "Given the slow unfolding of what may become catastrophic changes to Earth\u2019s climate, many are understandably distraught by failures of public policy to rise to the magnitude of the challenge. Few in the science community would think to question the scientific response to the unfolding changes. However, is the science community continuing to do its part to the best of its ability? In the domains where we can have the greatest influence, is the scientific community articulating a vision commensurate with the challenges posed by climate change? We think not.", "author" : [ { "dropping-particle" : "", "family" : "Palmer", "given" : "Tim", "non-dropping-particle" : "", "parse-names" : false, "suffix" : "" }, { "dropping-particle" : "", "family" : "Stevens", "given" : "Bjorn", "non-dropping-particle" : "", "parse-names" : false, "suffix" : "" } ], "container-title" : "Proceedings of the National Academy of Sciences", "id" : "ITEM-1", "issue" : "49", "issued" : { "date-parts" : [ [ "2019" ] ] }, "title" : "The scientific challenge of understanding and estimating climate change", "translator" : [ { "dropping-particle" : "", "family" : "J6764", "given" : "", "non-dropping-particle" : "", "parse-names" : false, "suffix" : "" } ], "type" : "article", "volume" : "116" }, "uris" : [ "http://www.mendeley.com/documents/?uuid=4cb116c5-e266-477b-91bc-77467b9c3d54" ] } ], "mendeley" : { "formattedCitation" : "(Palmer and Stevens, 2019)", "plainTextFormattedCitation" : "(Palmer and Stevens, 2019)", "previouslyFormattedCitation" : "(Palmer and Stevens, 2019)" }, "properties" : { "noteIndex" : 0 }, "schema" : "https://github.com/citation-style-language/schema/raw/master/csl-citation.json" }</w:instrText>
      </w:r>
      <w:r>
        <w:rPr>
          <w:noProof/>
        </w:rPr>
        <w:fldChar w:fldCharType="separate"/>
      </w:r>
      <w:r w:rsidR="00393F8C">
        <w:rPr>
          <w:noProof/>
          <w:lang w:val="en-US"/>
        </w:rPr>
        <w:t>(Palmer and Stevens, 2019)</w:t>
      </w:r>
      <w:r>
        <w:rPr>
          <w:noProof/>
        </w:rPr>
        <w:fldChar w:fldCharType="end"/>
      </w:r>
      <w:r w:rsidRPr="00E457C1">
        <w:rPr>
          <w:noProof/>
          <w:lang w:val="en-US"/>
        </w:rPr>
        <w:t xml:space="preserve">. In addition, the biases of the limited number of models participating in HighResMIP are not </w:t>
      </w:r>
      <w:r w:rsidR="00D037EB" w:rsidRPr="00E457C1">
        <w:rPr>
          <w:noProof/>
          <w:lang w:val="en-US"/>
        </w:rPr>
        <w:t xml:space="preserve">entirely </w:t>
      </w:r>
      <w:r w:rsidRPr="00E457C1">
        <w:rPr>
          <w:noProof/>
          <w:lang w:val="en-US"/>
        </w:rPr>
        <w:t xml:space="preserve">representative of overall CMIP6 biases, especially in the Southern Ocean, as </w:t>
      </w:r>
      <w:r w:rsidR="0093607F" w:rsidRPr="00E457C1">
        <w:rPr>
          <w:noProof/>
          <w:lang w:val="en-US"/>
        </w:rPr>
        <w:t>indicated</w:t>
      </w:r>
      <w:r w:rsidRPr="00E457C1">
        <w:rPr>
          <w:noProof/>
          <w:lang w:val="en-US"/>
        </w:rPr>
        <w:t xml:space="preserve"> by comparing panels </w:t>
      </w:r>
      <w:r w:rsidR="0063612A" w:rsidRPr="00E457C1">
        <w:rPr>
          <w:noProof/>
          <w:lang w:val="en-US"/>
        </w:rPr>
        <w:t>b</w:t>
      </w:r>
      <w:r w:rsidRPr="00E457C1">
        <w:rPr>
          <w:noProof/>
          <w:lang w:val="en-US"/>
        </w:rPr>
        <w:t xml:space="preserve"> and </w:t>
      </w:r>
      <w:r w:rsidR="0063612A" w:rsidRPr="00E457C1">
        <w:rPr>
          <w:noProof/>
          <w:lang w:val="en-US"/>
        </w:rPr>
        <w:t>f</w:t>
      </w:r>
      <w:r w:rsidRPr="00E457C1">
        <w:rPr>
          <w:noProof/>
          <w:lang w:val="en-US"/>
        </w:rPr>
        <w:t xml:space="preserve"> of Figure 3.</w:t>
      </w:r>
      <w:r w:rsidR="00F66E20" w:rsidRPr="00E457C1">
        <w:rPr>
          <w:noProof/>
          <w:lang w:val="en-US"/>
        </w:rPr>
        <w:t>3</w:t>
      </w:r>
      <w:r w:rsidRPr="00E457C1">
        <w:rPr>
          <w:noProof/>
          <w:lang w:val="en-US"/>
        </w:rPr>
        <w:t>.</w:t>
      </w:r>
    </w:p>
    <w:bookmarkEnd w:id="327"/>
    <w:p w14:paraId="547A6A13" w14:textId="77777777" w:rsidR="009F594A" w:rsidRPr="00E457C1" w:rsidRDefault="009F594A" w:rsidP="009F594A">
      <w:pPr>
        <w:pStyle w:val="AR6BodyText"/>
        <w:rPr>
          <w:noProof/>
          <w:lang w:val="en-US"/>
        </w:rPr>
      </w:pPr>
    </w:p>
    <w:p w14:paraId="77442F91" w14:textId="77777777" w:rsidR="009F594A" w:rsidRPr="00E457C1" w:rsidRDefault="009F594A" w:rsidP="009F594A">
      <w:pPr>
        <w:pStyle w:val="AR6BodyText"/>
        <w:rPr>
          <w:noProof/>
          <w:lang w:val="en-US"/>
        </w:rPr>
      </w:pPr>
    </w:p>
    <w:p w14:paraId="0DE1D79F" w14:textId="30D454FA" w:rsidR="009F594A" w:rsidRPr="00BB05B7" w:rsidRDefault="009F594A" w:rsidP="009F594A">
      <w:pPr>
        <w:pStyle w:val="AR6BodyText"/>
        <w:rPr>
          <w:b/>
          <w:noProof/>
          <w:lang w:val="en-US"/>
        </w:rPr>
      </w:pPr>
      <w:r w:rsidRPr="00BB05B7">
        <w:rPr>
          <w:b/>
          <w:noProof/>
          <w:lang w:val="en-US"/>
        </w:rPr>
        <w:t xml:space="preserve">[START </w:t>
      </w:r>
      <w:r w:rsidRPr="00000B6F">
        <w:rPr>
          <w:rStyle w:val="AR6Chap3FigureCar"/>
          <w:b/>
          <w:sz w:val="22"/>
          <w:lang w:val="en-GB"/>
        </w:rPr>
        <w:t>FIGURE 3.</w:t>
      </w:r>
      <w:r w:rsidR="006334A5">
        <w:rPr>
          <w:rStyle w:val="AR6Chap3FigureCar"/>
          <w:b/>
          <w:sz w:val="22"/>
          <w:lang w:val="en-GB"/>
        </w:rPr>
        <w:t>3</w:t>
      </w:r>
      <w:r w:rsidRPr="00000B6F">
        <w:rPr>
          <w:rStyle w:val="AR6Chap3FigureCar"/>
          <w:b/>
          <w:sz w:val="22"/>
          <w:lang w:val="en-GB"/>
        </w:rPr>
        <w:t xml:space="preserve"> </w:t>
      </w:r>
      <w:r w:rsidRPr="00BB05B7">
        <w:rPr>
          <w:b/>
          <w:noProof/>
          <w:lang w:val="en-US"/>
        </w:rPr>
        <w:t>HERE]</w:t>
      </w:r>
    </w:p>
    <w:p w14:paraId="2C19B1AD" w14:textId="77777777" w:rsidR="009F594A" w:rsidRPr="00BB05B7" w:rsidRDefault="009F594A" w:rsidP="009F594A">
      <w:pPr>
        <w:pStyle w:val="AR6BodyText"/>
        <w:rPr>
          <w:noProof/>
          <w:lang w:val="en-US"/>
        </w:rPr>
      </w:pPr>
    </w:p>
    <w:p w14:paraId="498C6170" w14:textId="3C98A2F3" w:rsidR="00A31AA5" w:rsidRPr="00BB05B7" w:rsidRDefault="00BB05B7" w:rsidP="00D93662">
      <w:pPr>
        <w:pStyle w:val="AR6Chap3Figure"/>
        <w:ind w:left="1276"/>
      </w:pPr>
      <w:r w:rsidRPr="00E371BD">
        <w:rPr>
          <w:b/>
          <w:bCs/>
        </w:rPr>
        <w:t>Annual</w:t>
      </w:r>
      <w:ins w:id="328" w:author="Tom Maycock" w:date="2021-09-03T16:16:00Z">
        <w:r>
          <w:rPr>
            <w:b/>
            <w:bCs/>
          </w:rPr>
          <w:t xml:space="preserve"> </w:t>
        </w:r>
      </w:ins>
      <w:del w:id="329" w:author="Tom Maycock" w:date="2021-09-03T16:16:00Z">
        <w:r w:rsidRPr="00E371BD" w:rsidDel="00712A4C">
          <w:rPr>
            <w:b/>
            <w:bCs/>
          </w:rPr>
          <w:delText>-</w:delText>
        </w:r>
      </w:del>
      <w:r w:rsidRPr="00E371BD">
        <w:rPr>
          <w:b/>
          <w:bCs/>
        </w:rPr>
        <w:t>mean surface (2 m) air temperature (°C) for the period 1995–2014.</w:t>
      </w:r>
      <w:r w:rsidRPr="00E371BD">
        <w:t xml:space="preserve"> </w:t>
      </w:r>
      <w:r w:rsidRPr="008A2250">
        <w:rPr>
          <w:b/>
          <w:bCs/>
          <w:rPrChange w:id="330" w:author="Ian Blenkinsop" w:date="2021-07-07T14:08:00Z">
            <w:rPr/>
          </w:rPrChange>
        </w:rPr>
        <w:t>(a)</w:t>
      </w:r>
      <w:r w:rsidRPr="00E371BD">
        <w:t xml:space="preserve"> Multi-model (ensemble) mean constructed with one realization of the CMIP6 historical experiment from each model. </w:t>
      </w:r>
      <w:r w:rsidRPr="008A2250">
        <w:rPr>
          <w:b/>
          <w:bCs/>
          <w:rPrChange w:id="331" w:author="Ian Blenkinsop" w:date="2021-07-07T14:08:00Z">
            <w:rPr/>
          </w:rPrChange>
        </w:rPr>
        <w:t>(b)</w:t>
      </w:r>
      <w:r w:rsidRPr="00E371BD">
        <w:t xml:space="preserve"> Multi-model mean bias, defined as the difference between the CMIP6 multi-model mean and the climatology of the </w:t>
      </w:r>
      <w:ins w:id="332" w:author="Sara M Tuson" w:date="2021-06-30T11:01:00Z">
        <w:r>
          <w:t>f</w:t>
        </w:r>
      </w:ins>
      <w:del w:id="333" w:author="Sara M Tuson" w:date="2021-06-30T11:01:00Z">
        <w:r w:rsidRPr="00E371BD" w:rsidDel="00551439">
          <w:delText>F</w:delText>
        </w:r>
      </w:del>
      <w:r w:rsidRPr="00E371BD">
        <w:t>ifth</w:t>
      </w:r>
      <w:ins w:id="334" w:author="Sara M Tuson" w:date="2021-06-30T12:58:00Z">
        <w:r>
          <w:t xml:space="preserve"> </w:t>
        </w:r>
      </w:ins>
      <w:del w:id="335" w:author="Sara M Tuson" w:date="2021-06-30T11:01:00Z">
        <w:r w:rsidRPr="00E371BD" w:rsidDel="00551439">
          <w:delText xml:space="preserve"> </w:delText>
        </w:r>
      </w:del>
      <w:r w:rsidRPr="00E371BD">
        <w:t xml:space="preserve">generation of </w:t>
      </w:r>
      <w:ins w:id="336" w:author="Sara M Tuson" w:date="2021-06-30T11:03:00Z">
        <w:r w:rsidRPr="00551439">
          <w:t xml:space="preserve">European Centre for Medium-Range Weather Forecasts </w:t>
        </w:r>
        <w:r>
          <w:t>(</w:t>
        </w:r>
      </w:ins>
      <w:r w:rsidRPr="00E371BD">
        <w:t>ECMWF</w:t>
      </w:r>
      <w:ins w:id="337" w:author="Sara M Tuson" w:date="2021-06-30T11:03:00Z">
        <w:r>
          <w:t>)</w:t>
        </w:r>
      </w:ins>
      <w:r w:rsidRPr="00E371BD">
        <w:t xml:space="preserve"> atmospheric reanalyses of the global climate (ERA5). </w:t>
      </w:r>
      <w:r w:rsidRPr="008A2250">
        <w:rPr>
          <w:b/>
          <w:bCs/>
          <w:rPrChange w:id="338" w:author="Ian Blenkinsop" w:date="2021-07-07T14:08:00Z">
            <w:rPr/>
          </w:rPrChange>
        </w:rPr>
        <w:t>(c)</w:t>
      </w:r>
      <w:r w:rsidRPr="00E371BD">
        <w:t xml:space="preserve"> Multi-model mean of the root mean square error calculated over all months separately and averaged with respect to the climatology from ERA5. </w:t>
      </w:r>
      <w:r w:rsidRPr="008A2250">
        <w:rPr>
          <w:b/>
          <w:bCs/>
          <w:rPrChange w:id="339" w:author="Ian Blenkinsop" w:date="2021-07-07T14:08:00Z">
            <w:rPr/>
          </w:rPrChange>
        </w:rPr>
        <w:t>(d)</w:t>
      </w:r>
      <w:r w:rsidRPr="00E371BD">
        <w:t xml:space="preserve"> Multi-model-mean bias as the difference between the CMIP6 multi-model mean and the climatology from ERA5. Also shown is the multi-model mean bias as the difference between the multi-model mean of </w:t>
      </w:r>
      <w:r w:rsidRPr="008A2250">
        <w:rPr>
          <w:b/>
          <w:bCs/>
          <w:rPrChange w:id="340" w:author="Ian Blenkinsop" w:date="2021-07-07T14:08:00Z">
            <w:rPr/>
          </w:rPrChange>
        </w:rPr>
        <w:t>(e)</w:t>
      </w:r>
      <w:r w:rsidRPr="00E371BD">
        <w:t xml:space="preserve"> high</w:t>
      </w:r>
      <w:ins w:id="341" w:author="Tom Maycock" w:date="2021-09-03T16:16:00Z">
        <w:r>
          <w:t>-</w:t>
        </w:r>
      </w:ins>
      <w:del w:id="342" w:author="Tom Maycock" w:date="2021-09-03T16:16:00Z">
        <w:r w:rsidRPr="00E371BD" w:rsidDel="00712A4C">
          <w:delText xml:space="preserve"> </w:delText>
        </w:r>
      </w:del>
      <w:r w:rsidRPr="00E371BD">
        <w:t xml:space="preserve">resolution and </w:t>
      </w:r>
      <w:r w:rsidRPr="008A2250">
        <w:rPr>
          <w:b/>
          <w:bCs/>
          <w:rPrChange w:id="343" w:author="Ian Blenkinsop" w:date="2021-07-07T14:08:00Z">
            <w:rPr/>
          </w:rPrChange>
        </w:rPr>
        <w:t>(f)</w:t>
      </w:r>
      <w:r w:rsidRPr="00E371BD">
        <w:t xml:space="preserve"> low</w:t>
      </w:r>
      <w:ins w:id="344" w:author="Tom Maycock" w:date="2021-09-03T16:16:00Z">
        <w:r>
          <w:t>-</w:t>
        </w:r>
      </w:ins>
      <w:del w:id="345" w:author="Tom Maycock" w:date="2021-09-03T16:16:00Z">
        <w:r w:rsidRPr="00E371BD" w:rsidDel="00712A4C">
          <w:delText xml:space="preserve"> </w:delText>
        </w:r>
      </w:del>
      <w:r w:rsidRPr="00E371BD">
        <w:t>resolution simulations of four HighResMIP models and the climatology from ERA5.</w:t>
      </w:r>
      <w:r w:rsidRPr="009F1E46">
        <w:t xml:space="preserve"> </w:t>
      </w:r>
      <w:r w:rsidRPr="00E371BD">
        <w:t xml:space="preserve">Uncertainty is represented using the advanced approach: No overlay indicates regions with robust signal, where ≥66% of models show change greater than variability threshold and ≥80% of all models agree on sign of change; diagonal lines indicate regions with no change or no robust signal, where &lt;66% of models show a change greater than the variability threshold; crossed lines indicate regions with conflicting signal, where ≥66% of models show change </w:t>
      </w:r>
      <w:r w:rsidRPr="00E371BD">
        <w:lastRenderedPageBreak/>
        <w:t xml:space="preserve">greater than variability threshold and &lt;80% of all models agree on sign of change. For more information on the advanced approach, please refer to </w:t>
      </w:r>
      <w:del w:id="346" w:author="Tom Maycock" w:date="2021-09-03T16:18:00Z">
        <w:r w:rsidRPr="00E371BD" w:rsidDel="00712A4C">
          <w:delText xml:space="preserve">the </w:delText>
        </w:r>
      </w:del>
      <w:r w:rsidRPr="00E371BD">
        <w:t xml:space="preserve">Cross-Chapter Box Atlas.1. Dots in panel </w:t>
      </w:r>
      <w:ins w:id="347" w:author="Sara M Tuson" w:date="2021-06-30T11:10:00Z">
        <w:r>
          <w:t>(</w:t>
        </w:r>
      </w:ins>
      <w:r w:rsidRPr="00E371BD">
        <w:t xml:space="preserve">e) mark areas where the bias in high resolution versions of the HighResMIP models is lower in at least </w:t>
      </w:r>
      <w:ins w:id="348" w:author="Sara M Tuson" w:date="2021-07-02T15:17:00Z">
        <w:r>
          <w:t>three</w:t>
        </w:r>
      </w:ins>
      <w:del w:id="349" w:author="Sara M Tuson" w:date="2021-07-02T15:17:00Z">
        <w:r w:rsidRPr="00E371BD" w:rsidDel="000E1831">
          <w:delText>3</w:delText>
        </w:r>
      </w:del>
      <w:r w:rsidRPr="00E371BD">
        <w:t xml:space="preserve"> out of </w:t>
      </w:r>
      <w:ins w:id="350" w:author="Sara M Tuson" w:date="2021-07-02T15:17:00Z">
        <w:r>
          <w:t>four</w:t>
        </w:r>
      </w:ins>
      <w:del w:id="351" w:author="Sara M Tuson" w:date="2021-07-02T15:17:00Z">
        <w:r w:rsidRPr="00E371BD" w:rsidDel="000E1831">
          <w:delText>4</w:delText>
        </w:r>
      </w:del>
      <w:r w:rsidRPr="00E371BD">
        <w:t xml:space="preserve"> models than in the corresponding low</w:t>
      </w:r>
      <w:ins w:id="352" w:author="Sara M Tuson" w:date="2021-06-30T11:09:00Z">
        <w:r>
          <w:t>-</w:t>
        </w:r>
      </w:ins>
      <w:del w:id="353" w:author="Sara M Tuson" w:date="2021-06-30T11:09:00Z">
        <w:r w:rsidRPr="00E371BD" w:rsidDel="00024BF9">
          <w:delText xml:space="preserve"> </w:delText>
        </w:r>
      </w:del>
      <w:r w:rsidRPr="00E371BD">
        <w:t>resolution versions. Further details on data sources and processing are available in the chapter data table (Table 3.SM.1).</w:t>
      </w:r>
    </w:p>
    <w:p w14:paraId="65187B61" w14:textId="09A5B876" w:rsidR="009F594A" w:rsidRPr="00E457C1" w:rsidRDefault="009F594A" w:rsidP="009F594A">
      <w:pPr>
        <w:pStyle w:val="AR6BodyText"/>
        <w:rPr>
          <w:b/>
          <w:noProof/>
          <w:lang w:val="en-US"/>
        </w:rPr>
      </w:pPr>
      <w:r w:rsidRPr="00E457C1">
        <w:rPr>
          <w:b/>
          <w:noProof/>
          <w:lang w:val="en-US"/>
        </w:rPr>
        <w:t xml:space="preserve">[END </w:t>
      </w:r>
      <w:r w:rsidRPr="00000B6F">
        <w:rPr>
          <w:rStyle w:val="AR6Chap3FigureCar"/>
          <w:b/>
          <w:sz w:val="22"/>
          <w:lang w:val="en-GB"/>
        </w:rPr>
        <w:t>FIGURE 3.</w:t>
      </w:r>
      <w:r w:rsidR="006334A5">
        <w:rPr>
          <w:rStyle w:val="AR6Chap3FigureCar"/>
          <w:b/>
          <w:sz w:val="22"/>
          <w:lang w:val="en-GB"/>
        </w:rPr>
        <w:t>3</w:t>
      </w:r>
      <w:r w:rsidRPr="00E457C1">
        <w:rPr>
          <w:b/>
          <w:noProof/>
          <w:lang w:val="en-US"/>
        </w:rPr>
        <w:t xml:space="preserve"> HERE]</w:t>
      </w:r>
    </w:p>
    <w:p w14:paraId="7742343E" w14:textId="77777777" w:rsidR="009F594A" w:rsidRPr="00E457C1" w:rsidRDefault="009F594A" w:rsidP="009F594A">
      <w:pPr>
        <w:pStyle w:val="AR6BodyText"/>
        <w:rPr>
          <w:noProof/>
          <w:lang w:val="en-US"/>
        </w:rPr>
      </w:pPr>
    </w:p>
    <w:p w14:paraId="41DB1FF7" w14:textId="77777777" w:rsidR="009F594A" w:rsidRPr="00E457C1" w:rsidRDefault="009F594A" w:rsidP="009F594A">
      <w:pPr>
        <w:pStyle w:val="AR6BodyText"/>
        <w:rPr>
          <w:noProof/>
          <w:lang w:val="en-US"/>
        </w:rPr>
      </w:pPr>
    </w:p>
    <w:p w14:paraId="0E6620DF" w14:textId="78FF00E7" w:rsidR="009F594A" w:rsidRPr="00E457C1" w:rsidRDefault="003671D1" w:rsidP="009F594A">
      <w:pPr>
        <w:pStyle w:val="AR6BodyText"/>
        <w:rPr>
          <w:noProof/>
          <w:lang w:val="en-US"/>
        </w:rPr>
      </w:pPr>
      <w:ins w:id="354" w:author="Ian Blenkinsop" w:date="2021-07-12T17:09:00Z">
        <w:r>
          <w:rPr>
            <w:noProof/>
            <w:lang w:val="en-US"/>
          </w:rPr>
          <w:t xml:space="preserve">The </w:t>
        </w:r>
      </w:ins>
      <w:r w:rsidR="009F594A" w:rsidRPr="00E457C1">
        <w:rPr>
          <w:noProof/>
          <w:lang w:val="en-US"/>
        </w:rPr>
        <w:t xml:space="preserve">AR5 assessed with </w:t>
      </w:r>
      <w:r w:rsidR="009F594A" w:rsidRPr="00E457C1">
        <w:rPr>
          <w:i/>
          <w:noProof/>
          <w:lang w:val="en-US"/>
        </w:rPr>
        <w:t>very high confidence</w:t>
      </w:r>
      <w:r w:rsidR="009F594A" w:rsidRPr="00E457C1">
        <w:rPr>
          <w:noProof/>
          <w:lang w:val="en-US"/>
        </w:rPr>
        <w:t xml:space="preserve"> that models reproduce the general history of the increase in global-scale annual mean surface temperature since the year 1850, although AR5 also reported that an observed reduction in the rate of warming over the period 1998</w:t>
      </w:r>
      <w:ins w:id="355" w:author="Sara M Tuson" w:date="2021-06-25T08:29:00Z">
        <w:r w:rsidR="009556D5" w:rsidRPr="00743922">
          <w:rPr>
            <w:rFonts w:cs="Times New Roman"/>
            <w:color w:val="000000"/>
            <w:sz w:val="20"/>
            <w:szCs w:val="20"/>
            <w:lang w:val="en-US" w:eastAsia="en-GB"/>
          </w:rPr>
          <w:t>–</w:t>
        </w:r>
      </w:ins>
      <w:del w:id="356" w:author="Sara M Tuson" w:date="2021-06-25T08:29:00Z">
        <w:r w:rsidR="009F594A" w:rsidRPr="00E457C1" w:rsidDel="009556D5">
          <w:rPr>
            <w:noProof/>
            <w:lang w:val="en-US"/>
          </w:rPr>
          <w:delText>-</w:delText>
        </w:r>
      </w:del>
      <w:r w:rsidR="009F594A" w:rsidRPr="00E457C1">
        <w:rPr>
          <w:noProof/>
          <w:lang w:val="en-US"/>
        </w:rPr>
        <w:t xml:space="preserve">2012 was not reproduced by the models </w:t>
      </w:r>
      <w:ins w:id="357" w:author="Ian Blenkinsop" w:date="2021-07-12T17:09:00Z">
        <w:r>
          <w:rPr>
            <w:noProof/>
            <w:lang w:val="en-US"/>
          </w:rPr>
          <w:t>(</w:t>
        </w:r>
        <w:r w:rsidRPr="00E457C1">
          <w:rPr>
            <w:noProof/>
            <w:lang w:val="en-US"/>
          </w:rPr>
          <w:t>Cross-Chapter Box 3.1</w:t>
        </w:r>
        <w:r>
          <w:rPr>
            <w:noProof/>
            <w:lang w:val="en-US"/>
          </w:rPr>
          <w:t xml:space="preserve">; </w:t>
        </w:r>
      </w:ins>
      <w:r w:rsidR="009F594A">
        <w:rPr>
          <w:noProof/>
        </w:rPr>
        <w:fldChar w:fldCharType="begin" w:fldLock="1"/>
      </w:r>
      <w:r w:rsidR="002D1890">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"manualFormatting" : "Flato et al., 2013)", "plainTextFormattedCitation" : "(Flato et al., 2013)", "previouslyFormattedCitation" : "(Flato et al., 2013)" }, "properties" : { "noteIndex" : 0 }, "schema" : "https://github.com/citation-style-language/schema/raw/master/csl-citation.json" }</w:instrText>
      </w:r>
      <w:r w:rsidR="009F594A">
        <w:rPr>
          <w:noProof/>
        </w:rPr>
        <w:fldChar w:fldCharType="separate"/>
      </w:r>
      <w:del w:id="358" w:author="Ian Blenkinsop" w:date="2021-07-12T17:09:00Z">
        <w:r w:rsidR="00393F8C" w:rsidDel="003671D1">
          <w:rPr>
            <w:noProof/>
            <w:lang w:val="en-US"/>
          </w:rPr>
          <w:delText>(</w:delText>
        </w:r>
      </w:del>
      <w:r w:rsidR="00393F8C">
        <w:rPr>
          <w:noProof/>
          <w:lang w:val="en-US"/>
        </w:rPr>
        <w:t>Flato et al., 2013)</w:t>
      </w:r>
      <w:r w:rsidR="009F594A">
        <w:rPr>
          <w:noProof/>
        </w:rPr>
        <w:fldChar w:fldCharType="end"/>
      </w:r>
      <w:del w:id="359" w:author="Ian Blenkinsop" w:date="2021-07-12T17:09:00Z">
        <w:r w:rsidR="009F594A" w:rsidRPr="00E457C1" w:rsidDel="003671D1">
          <w:rPr>
            <w:noProof/>
            <w:lang w:val="en-US"/>
          </w:rPr>
          <w:delText xml:space="preserve"> (see Cross-Chapter Box 3.1)</w:delText>
        </w:r>
      </w:del>
      <w:r w:rsidR="009F594A" w:rsidRPr="00E457C1">
        <w:rPr>
          <w:noProof/>
          <w:lang w:val="en-US"/>
        </w:rPr>
        <w:t>. Figure 3.</w:t>
      </w:r>
      <w:r w:rsidR="006334A5" w:rsidRPr="00E457C1">
        <w:rPr>
          <w:noProof/>
          <w:lang w:val="en-US"/>
        </w:rPr>
        <w:t>2</w:t>
      </w:r>
      <w:r w:rsidR="009F594A" w:rsidRPr="00E457C1">
        <w:rPr>
          <w:noProof/>
          <w:lang w:val="en-US"/>
        </w:rPr>
        <w:t>c and</w:t>
      </w:r>
      <w:r w:rsidR="006334A5" w:rsidRPr="00E457C1">
        <w:rPr>
          <w:noProof/>
          <w:lang w:val="en-US"/>
        </w:rPr>
        <w:t xml:space="preserve"> Figure 3.4 </w:t>
      </w:r>
      <w:r w:rsidR="009F594A" w:rsidRPr="00E457C1">
        <w:rPr>
          <w:noProof/>
          <w:lang w:val="en-US"/>
        </w:rPr>
        <w:t>show time series of anomalies in annually and globally</w:t>
      </w:r>
      <w:r w:rsidR="00601A58" w:rsidRPr="00E457C1">
        <w:rPr>
          <w:noProof/>
          <w:lang w:val="en-US"/>
        </w:rPr>
        <w:t xml:space="preserve"> </w:t>
      </w:r>
      <w:r w:rsidR="009F594A" w:rsidRPr="00E457C1">
        <w:rPr>
          <w:noProof/>
          <w:lang w:val="en-US"/>
        </w:rPr>
        <w:t>averaged surface temperature simulated by CMIP5 and CMIP6 models for the past mille</w:t>
      </w:r>
      <w:r w:rsidR="00A73A9E" w:rsidRPr="00E457C1">
        <w:rPr>
          <w:noProof/>
          <w:lang w:val="en-US"/>
        </w:rPr>
        <w:t>n</w:t>
      </w:r>
      <w:r w:rsidR="00A2303F" w:rsidRPr="00E457C1">
        <w:rPr>
          <w:noProof/>
          <w:lang w:val="en-US"/>
        </w:rPr>
        <w:t>n</w:t>
      </w:r>
      <w:r w:rsidR="00A73A9E" w:rsidRPr="00E457C1">
        <w:rPr>
          <w:noProof/>
          <w:lang w:val="en-US"/>
        </w:rPr>
        <w:t>ium and the period 1850 to 2020</w:t>
      </w:r>
      <w:r w:rsidR="009F594A" w:rsidRPr="00E457C1">
        <w:rPr>
          <w:noProof/>
          <w:lang w:val="en-US"/>
        </w:rPr>
        <w:t>, respectively, with the baseline set to 1850</w:t>
      </w:r>
      <w:del w:id="360" w:author="Ian Blenkinsop" w:date="2021-06-23T18:07:00Z">
        <w:r w:rsidR="009F594A" w:rsidRPr="00E457C1" w:rsidDel="002873F5">
          <w:rPr>
            <w:noProof/>
            <w:lang w:val="en-US"/>
          </w:rPr>
          <w:delText>-</w:delText>
        </w:r>
      </w:del>
      <w:ins w:id="361" w:author="Ian Blenkinsop" w:date="2021-06-23T18:07:00Z">
        <w:r w:rsidR="002873F5">
          <w:rPr>
            <w:noProof/>
            <w:lang w:val="en-US"/>
          </w:rPr>
          <w:t>–</w:t>
        </w:r>
      </w:ins>
      <w:r w:rsidR="009F594A" w:rsidRPr="00E457C1">
        <w:rPr>
          <w:noProof/>
          <w:lang w:val="en-US"/>
        </w:rPr>
        <w:t xml:space="preserve">1900 </w:t>
      </w:r>
      <w:r w:rsidR="0018292B" w:rsidRPr="00E457C1">
        <w:rPr>
          <w:noProof/>
          <w:lang w:val="en-US"/>
        </w:rPr>
        <w:t>(</w:t>
      </w:r>
      <w:r w:rsidR="00423D84" w:rsidRPr="00E457C1">
        <w:rPr>
          <w:noProof/>
          <w:lang w:val="en-US"/>
        </w:rPr>
        <w:t xml:space="preserve">see </w:t>
      </w:r>
      <w:r w:rsidR="0018292B" w:rsidRPr="00E457C1">
        <w:rPr>
          <w:noProof/>
          <w:lang w:val="en-US"/>
        </w:rPr>
        <w:t>Section 1.4.1)</w:t>
      </w:r>
      <w:r w:rsidR="009F594A" w:rsidRPr="00E457C1">
        <w:rPr>
          <w:noProof/>
          <w:lang w:val="en-US"/>
        </w:rPr>
        <w:t xml:space="preserve">. </w:t>
      </w:r>
      <w:r w:rsidR="00332D06" w:rsidRPr="00636D5B">
        <w:rPr>
          <w:noProof/>
          <w:lang w:val="en-US"/>
        </w:rPr>
        <w:t>As also indicated by Figure 3.4, the spread in simulated absolute temperature</w:t>
      </w:r>
      <w:r w:rsidR="00CC6F69" w:rsidRPr="00636D5B">
        <w:rPr>
          <w:noProof/>
          <w:lang w:val="en-US"/>
        </w:rPr>
        <w:t>s</w:t>
      </w:r>
      <w:r w:rsidR="00332D06" w:rsidRPr="00636D5B">
        <w:rPr>
          <w:noProof/>
          <w:lang w:val="en-US"/>
        </w:rPr>
        <w:t xml:space="preserve"> is large </w:t>
      </w:r>
      <w:r w:rsidR="00CC6F69" w:rsidRPr="00636D5B">
        <w:rPr>
          <w:noProof/>
        </w:rPr>
        <w:fldChar w:fldCharType="begin" w:fldLock="1"/>
      </w:r>
      <w:r w:rsidR="00D33CB6" w:rsidRPr="00636D5B">
        <w:rPr>
          <w:noProof/>
          <w:lang w:val="en-US"/>
        </w:rPr>
        <w:instrText>ADDIN CSL_CITATION { "citationItems" : [ { "id" : "ITEM-1", "itemData" : { "DOI" : "10.1073/pnas.1906691116", "ISSN" : "10916490", "abstract" : "Given the slow unfolding of what may become catastrophic changes to Earth\u2019s climate, many are understandably distraught by failures of public policy to rise to the magnitude of the challenge. Few in the science community would think to question the scientific response to the unfolding changes. However, is the science community continuing to do its part to the best of its ability? In the domains where we can have the greatest influence, is the scientific community articulating a vision commensurate with the challenges posed by climate change? We think not.", "author" : [ { "dropping-particle" : "", "family" : "Palmer", "given" : "Tim", "non-dropping-particle" : "", "parse-names" : false, "suffix" : "" }, { "dropping-particle" : "", "family" : "Stevens", "given" : "Bjorn", "non-dropping-particle" : "", "parse-names" : false, "suffix" : "" } ], "container-title" : "Proceedings of the National Academy of Sciences", "id" : "ITEM-1", "issue" : "49", "issued" : { "date-parts" : [ [ "2019" ] ] }, "title" : "The scientific challenge of understanding and estimating climate change", "translator" : [ { "dropping-particle" : "", "family" : "J6764", "given" : "", "non-dropping-particle" : "", "parse-names" : false, "suffix" : "" } ], "type" : "article", "volume" : "116" }, "uris" : [ "http://www.mendeley.com/documents/?uuid=4cb116c5-e266-477b-91bc-77467b9c3d54" ] } ], "mendeley" : { "formattedCitation" : "(Palmer and Stevens, 2019)", "plainTextFormattedCitation" : "(Palmer and Stevens, 2019)", "previouslyFormattedCitation" : "(Palmer and Stevens, 2019)" }, "properties" : { "noteIndex" : 0 }, "schema" : "https://github.com/citation-style-language/schema/raw/master/csl-citation.json" }</w:instrText>
      </w:r>
      <w:r w:rsidR="00CC6F69" w:rsidRPr="00636D5B">
        <w:rPr>
          <w:noProof/>
        </w:rPr>
        <w:fldChar w:fldCharType="separate"/>
      </w:r>
      <w:r w:rsidR="00393F8C" w:rsidRPr="00636D5B">
        <w:rPr>
          <w:noProof/>
          <w:lang w:val="en-US"/>
        </w:rPr>
        <w:t>(Palmer and Stevens, 2019)</w:t>
      </w:r>
      <w:r w:rsidR="00CC6F69" w:rsidRPr="00636D5B">
        <w:rPr>
          <w:noProof/>
        </w:rPr>
        <w:fldChar w:fldCharType="end"/>
      </w:r>
      <w:r w:rsidR="00332D06" w:rsidRPr="00636D5B">
        <w:rPr>
          <w:noProof/>
          <w:lang w:val="en-US"/>
        </w:rPr>
        <w:t>.</w:t>
      </w:r>
      <w:r w:rsidR="00332D06" w:rsidRPr="00E457C1">
        <w:rPr>
          <w:noProof/>
          <w:lang w:val="en-US"/>
        </w:rPr>
        <w:t xml:space="preserve"> </w:t>
      </w:r>
      <w:r w:rsidR="00CC6F69" w:rsidRPr="00E457C1">
        <w:rPr>
          <w:noProof/>
          <w:lang w:val="en-US"/>
        </w:rPr>
        <w:t>But the discussion is based on t</w:t>
      </w:r>
      <w:r w:rsidR="009F594A" w:rsidRPr="00E457C1">
        <w:rPr>
          <w:noProof/>
          <w:lang w:val="en-US"/>
        </w:rPr>
        <w:t>emperature anomaly time series instead of absolute temperatures because</w:t>
      </w:r>
      <w:r w:rsidR="0000315D" w:rsidRPr="00E457C1">
        <w:rPr>
          <w:noProof/>
          <w:lang w:val="en-US"/>
        </w:rPr>
        <w:t xml:space="preserve"> our focus is on evaluation of the simulation of climate change in these models, and also because</w:t>
      </w:r>
      <w:r w:rsidR="009F594A" w:rsidRPr="00E457C1">
        <w:rPr>
          <w:noProof/>
          <w:lang w:val="en-US"/>
        </w:rPr>
        <w:t xml:space="preserve"> anomalies are more uniformly distributed and are more easily </w:t>
      </w:r>
      <w:del w:id="362" w:author="Ian Blenkinsop" w:date="2021-07-13T15:17:00Z">
        <w:r w:rsidR="009F594A" w:rsidRPr="00E457C1" w:rsidDel="00BD0D40">
          <w:rPr>
            <w:noProof/>
            <w:lang w:val="en-US"/>
          </w:rPr>
          <w:delText xml:space="preserve">deseasonalised </w:delText>
        </w:r>
      </w:del>
      <w:ins w:id="363" w:author="Ian Blenkinsop" w:date="2021-07-13T15:17:00Z">
        <w:r w:rsidR="00BD0D40" w:rsidRPr="00E457C1">
          <w:rPr>
            <w:noProof/>
            <w:lang w:val="en-US"/>
          </w:rPr>
          <w:t>deseasonali</w:t>
        </w:r>
        <w:r w:rsidR="00BD0D40">
          <w:rPr>
            <w:noProof/>
            <w:lang w:val="en-US"/>
          </w:rPr>
          <w:t>z</w:t>
        </w:r>
        <w:r w:rsidR="00BD0D40" w:rsidRPr="00E457C1">
          <w:rPr>
            <w:noProof/>
            <w:lang w:val="en-US"/>
          </w:rPr>
          <w:t xml:space="preserve">ed </w:t>
        </w:r>
      </w:ins>
      <w:r w:rsidR="009F594A" w:rsidRPr="00E457C1">
        <w:rPr>
          <w:noProof/>
          <w:lang w:val="en-US"/>
        </w:rPr>
        <w:t>to isolate long-term trends (see Section 1.4.1)</w:t>
      </w:r>
      <w:r w:rsidR="00712895" w:rsidRPr="00E457C1">
        <w:rPr>
          <w:noProof/>
          <w:lang w:val="en-US"/>
        </w:rPr>
        <w:t xml:space="preserve">. </w:t>
      </w:r>
      <w:r w:rsidR="00417976" w:rsidRPr="00E457C1">
        <w:rPr>
          <w:rFonts w:cs="Times New Roman"/>
          <w:lang w:val="en-US"/>
        </w:rPr>
        <w:t>CMIP6 models broadly reproduce surface temperature variations over the past millennium, including the cooling that follows periods of intense volcanism (</w:t>
      </w:r>
      <w:r w:rsidR="00417976" w:rsidRPr="00E457C1">
        <w:rPr>
          <w:rFonts w:cs="Times New Roman"/>
          <w:i/>
          <w:lang w:val="en-US"/>
        </w:rPr>
        <w:t>medium confidence</w:t>
      </w:r>
      <w:r w:rsidR="00417976" w:rsidRPr="00E457C1">
        <w:rPr>
          <w:rFonts w:cs="Times New Roman"/>
          <w:lang w:val="en-US"/>
        </w:rPr>
        <w:t xml:space="preserve">) (Figure 3.2c). </w:t>
      </w:r>
      <w:r w:rsidR="00B855CE" w:rsidRPr="00E457C1">
        <w:rPr>
          <w:noProof/>
          <w:lang w:val="en-US"/>
        </w:rPr>
        <w:t xml:space="preserve">Simulated GMST anomalies are well within the uncertainty range of temperature reconstructions </w:t>
      </w:r>
      <w:r w:rsidR="00410423" w:rsidRPr="00E457C1">
        <w:rPr>
          <w:noProof/>
          <w:lang w:val="en-US"/>
        </w:rPr>
        <w:t>(</w:t>
      </w:r>
      <w:r w:rsidR="00410423" w:rsidRPr="00E457C1">
        <w:rPr>
          <w:i/>
          <w:noProof/>
          <w:lang w:val="en-US"/>
        </w:rPr>
        <w:t>medium confidence</w:t>
      </w:r>
      <w:r w:rsidR="00410423" w:rsidRPr="00E457C1">
        <w:rPr>
          <w:noProof/>
          <w:lang w:val="en-US"/>
        </w:rPr>
        <w:t xml:space="preserve">) </w:t>
      </w:r>
      <w:r w:rsidR="00B855CE" w:rsidRPr="00E457C1">
        <w:rPr>
          <w:noProof/>
          <w:lang w:val="en-US"/>
        </w:rPr>
        <w:t xml:space="preserve">since about the year 1300, except for some short periods immediately following large volcanic eruptions, for which simulations driven by different forcing datasets disagree (Figure 3.2c). </w:t>
      </w:r>
      <w:r w:rsidR="00410423" w:rsidRPr="00E457C1">
        <w:rPr>
          <w:noProof/>
          <w:lang w:val="en-US"/>
        </w:rPr>
        <w:t xml:space="preserve">Before the year 1300, larger disagreements between models and temperature reconstructions can be expected because forcing and temperature reconstructions are increasingly uncertain further back in time, but specific causes have not been identified conclusively </w:t>
      </w:r>
      <w:r w:rsidR="007977E6">
        <w:rPr>
          <w:noProof/>
        </w:rPr>
        <w:fldChar w:fldCharType="begin" w:fldLock="1"/>
      </w:r>
      <w:r w:rsidR="00E719C0">
        <w:rPr>
          <w:noProof/>
          <w:lang w:val="en-US"/>
        </w:rPr>
        <w:instrText>ADDIN CSL_CITATION { "citationItems" : [ { "id" : "ITEM-1", "itemData" : { "DOI" : "10.1175/JCLI-D-18-0525.1", "ISSN" : "08948755", "abstract" : "Systematic comparisons of proxy-based reconstructions and climate model simulations of past millennium temperature variability offer insights into climate sensitivity and feedback mechanisms, besides allowing model evaluation independently from the period covered by instrumental data. Such simulation-reconstruction comparisons can help to distinguish more skillful models from less skillful ones, which may subsequently help to develop more reliable future projections. This study evaluates the low-frequency simulation-reconstruction agreement within the past millennium through assessing the amplitude of temperature change between the Medieval Climate Anomaly (here, 950-1250 CE) and the Little Ice Age (here, 1450-1850 CE) in PMIP3 model simulations compared to proxy-based local and continental-scale reconstructions. The simulations consistently show a smaller temperature change than the reconstructions for most regions in the Northern Hemisphere, but not in the Southern Hemisphere, as well as a partly different spatial pattern. A cost function analysis assesses how well the various simulations agree with reconstructions. Disregarding spatial correlation, significant differences are seen in the agreement with the local temperature reconstructions between groups of models, but insignificant differences are noted when compared to continental-scale reconstructions. This result points toward a limited possibility to \"rank\" models by means of their low-frequency temperature variability alone. The systematically lower amplitude of simulated versus reconstructed temperature change indicates either too-small simulated internal variability or that the analyzed models lack some critical forcing or have missing or too-weak feedback mechanisms. We hypothesize that too-cold initial ocean conditions in the models-in combination with too-weak internal variability and slow feedbacks over longer time scales-could account for much of the simulation-reconstruction disagreement.", "author" : [ { "dropping-particle" : "", "family" : "Ljungqvist", "given" : "Fredrik Charpentier", "non-dropping-particle" : "", "parse-names" : false, "suffix" : "" }, { "dropping-particle" : "", "family" : "Zhang", "given" : "Qiong", "non-dropping-particle" : "", "parse-names" : false, "suffix" : "" }, { "dropping-particle" : "", "family" : "Brattstr\u00f6m", "given" : "Gudrun", "non-dropping-particle" : "", "parse-names" : false, "suffix" : "" }, { "dropping-particle" : "", "family" : "Krusic", "given" : "Paul J.", "non-dropping-particle" : "", "parse-names" : false, "suffix" : "" }, { "dropping-particle" : "", "family" : "Seim", "given" : "Andrea", "non-dropping-particle" : "", "parse-names" : false, "suffix" : "" }, { "dropping-particle" : "", "family" : "Li", "given" : "Qiang", "non-dropping-particle" : "", "parse-names" : false, "suffix" : "" }, { "dropping-particle" : "", "family" : "Zhang", "given" : "Qiang", "non-dropping-particle" : "", "parse-names" : false, "suffix" : "" }, { "dropping-particle" : "", "family" : "Moberg", "given" : "Anders", "non-dropping-particle" : "", "parse-names" : false, "suffix" : "" } ], "container-title" : "Journal of Climate", "id" : "ITEM-1", "issue" : "9", "issued" : { "date-parts" : [ [ "2019" ] ] }, "language" : "English", "page" : "2441-2482", "publisher" : "American Meteorological Society", "publisher-place" : "Boston MA, USA", "title" : "Centennial-scale temperature change in last millennium simulations and proxy-based reconstructions", "translator" : [ { "dropping-particle" : "", "family" : "J6907", "given" : "", "non-dropping-particle" : "", "parse-names" : false, "suffix" : "" } ], "type" : "article-journal", "volume" : "32" }, "uris" : [ "http://www.mendeley.com/documents/?uuid=c7861911-ca0d-4733-992d-f6ce071f3fc1" ] }, { "id" : "ITEM-2",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"ITEM-2",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"mendeley" : { "formattedCitation" : "(Ljungqvist et al., 2019; PAGES 2k Consortium, 2019)", "plainTextFormattedCitation" : "(Ljungqvist et al., 2019; PAGES 2k Consortium, 2019)", "previouslyFormattedCitation" : "(Ljungqvist et al., 2019; PAGES 2k Consortium, 2019)" }, "properties" : { "noteIndex" : 0 }, "schema" : "https://github.com/citation-style-language/schema/raw/master/csl-citation.json" }</w:instrText>
      </w:r>
      <w:r w:rsidR="007977E6">
        <w:rPr>
          <w:noProof/>
        </w:rPr>
        <w:fldChar w:fldCharType="separate"/>
      </w:r>
      <w:r w:rsidR="00393F8C">
        <w:rPr>
          <w:noProof/>
          <w:lang w:val="en-CA"/>
        </w:rPr>
        <w:t>(Ljungqvist et al., 2019; PAGES 2k Consortium, 2019)</w:t>
      </w:r>
      <w:r w:rsidR="007977E6">
        <w:rPr>
          <w:noProof/>
        </w:rPr>
        <w:fldChar w:fldCharType="end"/>
      </w:r>
      <w:r w:rsidR="000B0CA6" w:rsidRPr="00EF363F">
        <w:rPr>
          <w:noProof/>
          <w:lang w:val="en-CA"/>
        </w:rPr>
        <w:t xml:space="preserve"> </w:t>
      </w:r>
      <w:r w:rsidR="00B855CE" w:rsidRPr="00EF363F">
        <w:rPr>
          <w:noProof/>
          <w:lang w:val="en-CA"/>
        </w:rPr>
        <w:t>(</w:t>
      </w:r>
      <w:r w:rsidR="00B855CE" w:rsidRPr="00EF363F">
        <w:rPr>
          <w:i/>
          <w:noProof/>
          <w:lang w:val="en-CA"/>
        </w:rPr>
        <w:t>medium confidence</w:t>
      </w:r>
      <w:r w:rsidR="00B855CE" w:rsidRPr="00EF363F">
        <w:rPr>
          <w:noProof/>
          <w:lang w:val="en-CA"/>
        </w:rPr>
        <w:t>).</w:t>
      </w:r>
      <w:r w:rsidR="009F594A" w:rsidRPr="00EF363F">
        <w:rPr>
          <w:noProof/>
          <w:lang w:val="en-CA"/>
        </w:rPr>
        <w:t xml:space="preserve"> </w:t>
      </w:r>
      <w:r w:rsidR="009F594A" w:rsidRPr="00E457C1">
        <w:rPr>
          <w:noProof/>
          <w:lang w:val="en-US"/>
        </w:rPr>
        <w:t>For the historical period, results for CMIP6 shown in</w:t>
      </w:r>
      <w:r w:rsidR="006334A5" w:rsidRPr="00E457C1">
        <w:rPr>
          <w:noProof/>
          <w:lang w:val="en-US"/>
        </w:rPr>
        <w:t xml:space="preserve"> Figure 3.4 </w:t>
      </w:r>
      <w:r w:rsidR="009F594A" w:rsidRPr="00E457C1">
        <w:rPr>
          <w:noProof/>
          <w:lang w:val="en-US"/>
        </w:rPr>
        <w:t xml:space="preserve">suggest that the qualitative history of surface temperature increase is well reproduced, including the increase in warming rates beginning in the 1960s and the temporary cooling that follows large volcanic eruptions. </w:t>
      </w:r>
    </w:p>
    <w:p w14:paraId="7F07D231" w14:textId="77777777" w:rsidR="009F594A" w:rsidRPr="00E457C1" w:rsidRDefault="009F594A" w:rsidP="009F594A">
      <w:pPr>
        <w:pStyle w:val="AR6BodyText"/>
        <w:rPr>
          <w:noProof/>
          <w:lang w:val="en-US"/>
        </w:rPr>
      </w:pPr>
    </w:p>
    <w:p w14:paraId="6A179111" w14:textId="4F04EBD3" w:rsidR="009F594A" w:rsidRPr="00E457C1" w:rsidRDefault="009F594A" w:rsidP="009F594A">
      <w:pPr>
        <w:pStyle w:val="AR6BodyText"/>
        <w:rPr>
          <w:lang w:val="en-US"/>
        </w:rPr>
      </w:pPr>
      <w:r w:rsidRPr="00E457C1">
        <w:rPr>
          <w:noProof/>
          <w:lang w:val="en-US"/>
        </w:rPr>
        <w:t xml:space="preserve">Although virtually all CMIP6 modelling groups report improvements in their model’s ability to simulate current climate compared to the CMIP5 version </w:t>
      </w:r>
      <w:commentRangeStart w:id="364"/>
      <w:r>
        <w:rPr>
          <w:noProof/>
        </w:rPr>
        <w:fldChar w:fldCharType="begin" w:fldLock="1"/>
      </w:r>
      <w:r w:rsidR="002D1890">
        <w:rPr>
          <w:noProof/>
          <w:lang w:val="en-US"/>
        </w:rPr>
        <w:instrText>ADDIN CSL_CITATION { "citationItems" : [ { "id" : "ITEM-1", "itemData" : { "DOI" : "10.1029/2019MS002010", "ISSN" : "1942-2466", "author" : [ { "dropping-particle" : "", "family" : "Boucher", "given" : "Olivier", "non-dropping-particle" : "", "parse-names" : false, "suffix" : "" }, { "dropping-particle" : "", "family" : "Servonnat", "given" : "J\u00e9r\u00f4me", "non-dropping-particle" : "", "parse-names" : false, "suffix" : "" }, { "dropping-particle" : "", "family" : "Albright", "given" : "Anna Lea", "non-dropping-particle" : "", "parse-names" : false, "suffix" : "" }, { "dropping-particle" : "", "family" : "Aumont", "given" : "Olivier", "non-dropping-particle" : "", "parse-names" : false, "suffix" : "" }, { "dropping-particle" : "", "family" : "Balkanski", "given" : "Yves", "non-dropping-particle" : "", "parse-names" : false, "suffix" : "" }, { "dropping-particle" : "", "family" : "Bastrikov", "given" : "Vladislav", "non-dropping-particle" : "", "parse-names" : false, "suffix" : "" }, { "dropping-particle" : "", "family" : "Bekki", "given" : "Slimane", "non-dropping-particle" : "", "parse-names" : false, "suffix" : "" }, { "dropping-particle" : "", "family" : "Bonnet", "given" : "R\u00e9my", "non-dropping-particle" : "", "parse-names" : false, "suffix" : "" }, { "dropping-particle" : "", "family" : "Bony", "given" : "Sandrine", "non-dropping-particle" : "", "parse-names" : false, "suffix" : "" }, { "dropping-particle" : "", "family" : "Bopp", "given" : "Laurent", "non-dropping-particle" : "", "parse-names" : false, "suffix" : "" }, { "dropping-particle" : "", "family" : "Braconnot", "given" : "Pascale", "non-dropping-particle" : "", "parse-names" : false, "suffix" : "" }, { "dropping-particle" : "", "family" : "Brockmann", "given" : "Patrick", "non-dropping-particle" : "", "parse-names" : false, "suffix" : "" }, { "dropping-particle" : "", "family" : "Cadule", "given" : "Patricia", "non-dropping-particle" : "", "parse-names" : false, "suffix" : "" }, { "dropping-particle" : "", "family" : "Caubel", "given" : "Arnaud", "non-dropping-particle" : "", "parse-names" : false, "suffix" : "" }, { "dropping-particle" : "", "family" : "Cheruy", "given" : "Frederique", "non-dropping-particle" : "", "parse-names" : false, "suffix" : "" }, { "dropping-particle" : "", "family" : "Codron", "given" : "Francis", "non-dropping-particle" : "", "parse-names" : false, "suffix" : "" }, { "dropping-particle" : "", "family" : "Cozic", "given" : "Anne", "non-dropping-particle" : "", "parse-names" : false, "suffix" : "" }, { "dropping-particle" : "", "family" : "Cugnet", "given" : "David", "non-dropping-particle" : "", "parse-names" : false, "suffix" : "" }, { "dropping-particle" : "", "family" : "D'Andrea", "given" : "Fabio", "non-dropping-particle" : "", "parse-names" : false, "suffix" : "" }, { "dropping-particle" : "", "family" : "Davini", "given" : "Paolo", "non-dropping-particle" : "", "parse-names" : false, "suffix" : "" }, { "dropping-particle" : "", "family" : "Lavergne", "given" : "Casimir", "non-dropping-particle" : "", "parse-names" : false, "suffix" : "" }, { "dropping-particle" : "", "family" : "Denvil", "given" : "S\u00e9bastien", "non-dropping-particle" : "", "parse-names" : false, "suffix" : "" }, { "dropping-particle" : "", "family" : "Deshayes", "given" : "Julie", "non-dropping-particle" : "", "parse-names" : false, "suffix" : "" }, { "dropping-particle" : "", "family" : "Devilliers", "given" : "Marion", "non-dropping-particle" : "", "parse-names" : false, "suffix" : "" }, { "dropping-particle" : "", "family" : "Ducharne", "given" : "Agnes", "non-dropping-particle" : "", "parse-names" : false, "suffix" : "" }, { "dropping-particle" : "", "family" : "Dufresne", "given" : "Jean\u2010Louis", "non-dropping-particle" : "", "parse-names" : false, "suffix" : "" }, { "dropping-particle" : "", "family" : "Dupont", "given" : "Eliott", "non-dropping-particle" : "", "parse-names" : false, "suffix" : "" }, { "dropping-particle" : "", "family" : "\u00c9th\u00e9", "given" : "Christian", "non-dropping-particle" : "", "parse-names" : false, "suffix" : "" }, { "dropping-particle" : "", "family" : "Fairhead", "given" : "Laurent", "non-dropping-particle" : "", "parse-names" : false, "suffix" : "" }, { "dropping-particle" : "", "family" : "Falletti", "given" : "Lola", "non-dropping-particle" : "", "parse-names" : false, "suffix" : "" }, { "dropping-particle" : "", "family" : "Flavoni", "given" : "Simona", "non-dropping-particle" : "", "parse-names" : false, "suffix" : "" }, { "dropping-particle" : "", "family" : "Foujols", "given" : "Marie\u2010Alice", "non-dropping-particle" : "", "parse-names" : false, "suffix" : "" }, { "dropping-particle" : "", "family" : "Gardoll", "given" : "S\u00e9bastien", "non-dropping-particle" : "", "parse-names" : false, "suffix" : "" }, { "dropping-particle" : "", "family" : "Gastineau", "given" : "Guillaume", "non-dropping-particle" : "", "parse-names" : false, "suffix" : "" }, { "dropping-particle" : "", "family" : "Ghattas", "given" : "Josefine", "non-dropping-particle" : "", "parse-names" : false, "suffix" : "" }, { "dropping-particle" : "", "family" : "Grandpeix", "given" : "Jean\u2010Yves", "non-dropping-particle" : "", "parse-names" : false, "suffix" : "" }, { "dropping-particle" : "", "family" : "Guenet", "given" : "Bertrand", "non-dropping-particle" : "", "parse-names" : false, "suffix" : "" }, { "dropping-particle" : "", "family" : "Guez, Lionel", "given" : "E.", "non-dropping-particle" : "", "parse-names" : false, "suffix" : "" }, { "dropping-particle" : "", "family" : "Guilyardi", "given" : "Eric", "non-dropping-particle" : "", "parse-names" : false, "suffix" : "" }, { "dropping-particle" : "", "family" : "Guimberteau", "given" : "Matthieu", "non-dropping-particle" : "", "parse-names" : false, "suffix" : "" }, { "dropping-particle" : "", "family" : "Hauglustaine", "given" : "Didier", "non-dropping-particle" : "", "parse-names" : false, "suffix" : "" }, { "dropping-particle" : "", "family" : "Hourdin", "given" : "Fr\u00e9d\u00e9ric", "non-dropping-particle" : "", "parse-names" : false, "suffix" : "" }, { "dropping-particle" : "", "family" : "Idelkadi", "given" : "Abderrahmane", "non-dropping-particle" : "", "parse-names" : false, "suffix" : "" }, { "dropping-particle" : "", "family" : "Joussaume", "given" : "Sylvie", "non-dropping-particle" : "", "parse-names" : false, "suffix" : "" }, { "dropping-particle" : "", "family" : "Kageyama", "given" : "Masa", "non-dropping-particle" : "", "parse-names" : false, "suffix" : "" }, { "dropping-particle" : "", "family" : "Khodri", "given" : "Myriam", "non-dropping-particle" : "", "parse-names" : false, "suffix" : "" }, { "dropping-particle" : "", "family" : "Krinner", "given" : "Gerhard", "non-dropping-particle" : "", "parse-names" : false, "suffix" : "" }, { "dropping-particle" : "", "family" : "Lebas", "given" : "Nicolas", "non-dropping-particle" : "", "parse-names" : false, "suffix" : "" }, { "dropping-particle" : "", "family" : "Levavasseur", "given" : "Guillaume", "non-dropping-particle" : "", "parse-names" : false, "suffix" : "" }, { "dropping-particle" : "", "family" : "L\u00e9vy", "given" : "Claire", "non-dropping-particle" : "", "parse-names" : false, "suffix" : "" }, { "dropping-particle" : "", "family" : "Li", "given" : "Laurent", "non-dropping-particle" : "", "parse-names" : false, "suffix" : "" }, { "dropping-particle" : "", "family" : "Lott", "given" : "Fran\u00e7ois", "non-dropping-particle" : "", "parse-names" : false, "suffix" : "" }, { "dropping-particle" : "", "family" : "Lurton", "given" : "Thibaut", "non-dropping-particle" : "", "parse-names" : false, "suffix" : "" }, { "dropping-particle" : "", "family" : "Luyssaert", "given" : "Sebastiaan", "non-dropping-particle" : "", "parse-names" : false, "suffix" : "" }, { "dropping-particle" : "", "family" : "Madec", "given" : "Gurvan", "non-dropping-particle" : "", "parse-names" : false, "suffix" : "" }, { "dropping-particle" : "", "family" : "Madeleine", "given" : "Jean\u2010Baptiste", "non-dropping-particle" : "", "parse-names" : false, "suffix" : "" }, { "dropping-particle" : "", "family" : "Maignan", "given" : "Fabienne", "non-dropping-particle" : "", "parse-names" : false, "suffix" : "" }, { "dropping-particle" : "", "family" : "Marchand", "given" : "Marion", "non-dropping-particle" : "", "parse-names" : false, "suffix" : "" }, { "dropping-particle" : "", "family" : "Marti", "given" : "Olivier", "non-dropping-particle" : "", "parse-names" : false, "suffix" : "" }, { "dropping-particle" : "", "family" : "Mellul", "given" : "Lidia", "non-dropping-particle" : "", "parse-names" : false, "suffix" : "" }, { "dropping-particle" : "", "family" : "Meurdesoif", "given" : "Yann", "non-dropping-particle" : "", "parse-names" : false, "suffix" : "" }, { "dropping-particle" : "", "family" : "Mignot", "given" : "Juliette", "non-dropping-particle" : "", "parse-names" : false, "suffix" : "" }, { "dropping-particle" : "", "family" : "Musat", "given" : "Ionela", "non-dropping-particle" : "", "parse-names" : false, "suffix" : "" }, { "dropping-particle" : "", "family" : "Ottl\u00e9", "given" : "Catherine", "non-dropping-particle" : "", "parse-names" : false, "suffix" : "" }, { "dropping-particle" : "", "family" : "Peylin", "given" : "Philippe", "non-dropping-particle" : "", "parse-names" : false, "suffix" : "" }, { "dropping-particle" : "", "family" : "Planton", "given" : "Yann", "non-dropping-particle" : "", "parse-names" : false, "suffix" : "" }, { "dropping-particle" : "", "family" : "Polcher", "given" : "Jan", "non-dropping-particle" : "", "parse-names" : false, "suffix" : "" }, { "dropping-particle" : "", "family" : "Rio", "given" : "Catherine", "non-dropping-particle" : "", "parse-names" : false, "suffix" : "" }, { "dropping-particle" : "", "family" : "Rochetin", "given" : "Nicolas", "non-dropping-particle" : "", "parse-names" : false, "suffix" : "" }, { "dropping-particle" : "", "family" : "Rousset", "given" : "Cl\u00e9ment", "non-dropping-particle" : "", "parse-names" : false, "suffix" : "" }, { "dropping-particle" : "", "family" : "Sepulchre", "given" : "Pierre", "non-dropping-particle" : "", "parse-names" : false, "suffix" : "" }, { "dropping-particle" : "", "family" : "Sima", "given" : "Adriana", "non-dropping-particle" : "", "parse-names" : false, "suffix" : "" }, { "dropping-particle" : "", "family" : "Swingedouw", "given" : "Didier", "non-dropping-particle" : "", "parse-names" : false, "suffix" : "" }, { "dropping-particle" : "", "family" : "Thi\u00e9blemont", "given" : "R\u00e9mi", "non-dropping-particle" : "", "parse-names" : false, "suffix" : "" }, { "dropping-particle" : "", "family" : "Traore", "given" : "Abdoul Khadre", "non-dropping-particle" : "", "parse-names" : false, "suffix" : "" }, { "dropping-particle" : "", "family" : "Vancoppenolle", "given" : "Martin", "non-dropping-particle" : "", "parse-names" : false, "suffix" : "" }, { "dropping-particle" : "", "family" : "Vial", "given" : "Jessica", "non-dropping-particle" : "", "parse-names" : false, "suffix" : "" }, { "dropping-particle" : "", "family" : "Vialard", "given" : "J\u00e9r\u00f4me", "non-dropping-particle" : "", "parse-names" : false, "suffix" : "" }, { "dropping-particle" : "", "family" : "Viovy", "given" : "Nicolas", "non-dropping-particle" : "", "parse-names" : false, "suffix" : "" }, { "dropping-particle" : "", "family" : "Vuichard", "given" : "Nicolas", "non-dropping-particle" : "", "parse-names" : false, "suffix" : "" } ], "container-title" : "Journal of Advances in Modeling Earth Systems", "id" : "ITEM-1", "issue" : "7", "issued" : { "date-parts" : [ [ "2020", "7", "20" ] ] }, "page" : "e2019MS002010", "title" : "Presentation and Evaluation of the IPSL\u2010CM6A\u2010LR Climate Model", "translator" : [ { "dropping-particle" : "", "family" : "J6167", "given" : "", "non-dropping-particle" : "", "parse-names" : false, "suffix" : "" } ], "type" : "article-journal", "volume" : "12" }, "uris" : [ "http://www.mendeley.com/documents/?uuid=93f9ade5-dcf1-4f6f-a919-8ffc7932ba4f" ] }, { "id" : "ITEM-2", "itemData" : { "DOI" : "10.1029/2019MS002015", "ISSN" : "19422466", "abstract" : "We describe the baseline coupled model configuration and simulation characteristics of GFDL's Earth System Model Version 4.1 (ESM4.1), which builds on component and coupled model developments at GFDL over 2013\u20132018 for coupled carbon-chemistry-climate simulation contributing to the sixth phase of the Coupled Model Intercomparison Project. In contrast with GFDL's CM4.0 development effort that focuses on ocean resolution for physical climate, ESM4.1 focuses on comprehensiveness of Earth system interactions. ESM4.1 features doubled horizontal resolution of both atmosphere (2\u00b0 to 1\u00b0) and ocean (1\u00b0 to 0.5\u00b0) relative to GFDL's previous-generation coupled ESM2-carbon and CM3-chemistry models. ESM4.1 brings together key representational advances in CM4.0 dynamics and physics along with those in aerosols and their precursor emissions, land ecosystem vegetation and canopy competition, and multiday fire; ocean ecological and biogeochemical interactions, comprehensive land-atmosphere-ocean cycling of CO2, dust and iron, and interactive ocean-atmosphere nitrogen cycling are described in detail across this volume of JAMES and presented here in terms of the overall coupling and resulting fidelity. ESM4.1 provides much improved fidelity in CO2 and chemistry over ESM2 and CM3, captures most of CM4.0's baseline simulations characteristics, and notably improves on CM4.0 in (1) Southern Ocean mode and intermediate water ventilation, (2) Southern Ocean aerosols, and (3) reduced spurious ocean heat uptake. ESM4.1 has reduced transient and equilibrium climate sensitivity compared to CM4.0. Fidelity concerns include (1) moderate degradation in sea surface temperature biases, (2) degradation in aerosols in some regions, and (3) strong centennial scale climate modulation by Southern Ocean convection.", "author" : [ { "dropping-particle" : "", "family" : "Dunne", "given" : "J. P.", "non-dropping-particle" : "", "parse-names" : false, "suffix" : "" }, { "dropping-particle" : "", "family" : "Horowitz", "given" : "L. W.", "non-dropping-particle" : "", "parse-names" : false, "suffix" : "" }, { "dropping-particle" : "", "family" : "Adcroft", "given" : "A. J.", "non-dropping-particle" : "", "parse-names" : false, "suffix" : "" }, { "dropping-particle" : "", "family" : "Ginoux", "given" : "P.", "non-dropping-particle" : "", "parse-names" : false, "suffix" : "" }, { "dropping-particle" : "", "family" : "Held", "given" : "I. M.", "non-dropping-particle" : "", "parse-names" : false, "suffix" : "" }, { "dropping-particle" : "", "family" : "John", "given" : "J. G.", "non-dropping-particle" : "", "parse-names" : false, "suffix" : "" }, { "dropping-particle" : "", "family" : "Krasting", "given" : "J. P.", "non-dropping-particle" : "", "parse-names" : false, "suffix" : "" }, { "dropping-particle" : "", "family" : "Malyshev", "given" : "S.", "non-dropping-particle" : "", "parse-names" : false, "suffix" : "" }, { "dropping-particle" : "", "family" : "Naik", "given" : "V.", "non-dropping-particle" : "", "parse-names" : false, "suffix" : "" }, { "dropping-particle" : "", "family" : "Paulot", "given" : "F.", "non-dropping-particle" : "", "parse-names" : false, "suffix" : "" }, { "dropping-particle" : "", "family" : "Shevliakova", "given" : "E.", "non-dropping-particle" : "", "parse-names" : false, "suffix" : "" }, { "dropping-particle" : "", "family" : "Stock", "given" : "C. A.", "non-dropping-particle" : "", "parse-names" : false, "suffix" : "" }, { "dropping-particle" : "", "family" : "Zadeh", "given" : "N.", "non-dropping-particle" : "", "parse-names" : false, "suffix" : "" }, { "dropping-particle" : "", "family" : "Balaji", "given" : "V.", "non-dropping-particle" : "", "parse-names" : false, "suffix" : "" }, { "dropping-particle" : "", "family" : "Blanton", "given" : "C.", "non-dropping-particle" : "", "parse-names" : false, "suffix" : "" }, { "dropping-particle" : "", "family" : "Dunne", "given" : "K. A.", "non-dropping-particle" : "", "parse-names" : false, "suffix" : "" }, { "dropping-particle" : "", "family" : "Dupuis", "given" : "C.", "non-dropping-particle" : "", "parse-names" : false, "suffix" : "" }, { "dropping-particle" : "", "family" : "Durachta", "given" : "J.", "non-dropping-particle" : "", "parse-names" : false, "suffix" : "" }, { "dropping-particle" : "", "family" : "Dussin", "given" : "R.", "non-dropping-particle" : "", "parse-names" : false, "suffix" : "" }, { "dropping-particle" : "", "family" : "Gauthier", "given" : "P. P.G.", "non-dropping-particle" : "", "parse-names" : false, "suffix" : "" }, { "dropping-particle" : "", "family" : "Griffies", "given" : "S. M.", "non-dropping-particle" : "", "parse-names" : false, "suffix" : "" }, { "dropping-particle" : "", "family" : "Guo", "given" : "H.", "non-dropping-particle" : "", "parse-names" : false, "suffix" : "" }, { "dropping-particle" : "", "family" : "Hallberg", "given" : "R. W.", "non-dropping-particle" : "", "parse-names" : false, "suffix" : "" }, { "dropping-particle" : "", "family" : "Harrison", "given" : "M.", "non-dropping-particle" : "", "parse-names" : false, "suffix" : "" }, { "dropping-particle" : "", "family" : "He", "given" : "J.", "non-dropping-particle" : "", "parse-names" : false, "suffix" : "" }, { "dropping-particle" : "", "family" : "Hurlin", "given" : "W.", "non-dropping-particle" : "", "parse-names" : false, "suffix" : "" }, { "dropping-particle" : "", "family" : "McHugh", "given" : "C.", "non-dropping-particle" : "", "parse-names" : false, "suffix" : "" }, { "dropping-particle" : "", "family" : "Menzel", "given" : "R.", "non-dropping-particle" : "", "parse-names" : false, "suffix" : "" }, { "dropping-particle" : "", "family" : "Milly", "given" : "P. C.D.", "non-dropping-particle" : "", "parse-names" : false, "suffix" : "" }, { "dropping-particle" : "", "family" : "Nikonov", "given" : "S.", "non-dropping-particle" : "", "parse-names" : false, "suffix" : "" }, { "dropping-particle" : "", "family" : "Paynter", "given" : "D. J.", "non-dropping-particle" : "", "parse-names" : false, "suffix" : "" }, { "dropping-particle" : "", "family" : "Ploshay", "given" : "J.", "non-dropping-particle" : "", "parse-names" : false, "suffix" : "" }, { "dropping-particle" : "", "family" : "Radhakrishnan", "given" : "A.", "non-dropping-particle" : "", "parse-names" : false, "suffix" : "" }, { "dropping-particle" : "", "family" : "Rand", "given" : "K.", "non-dropping-particle" : "", "parse-names" : false, "suffix" : "" }, { "dropping-particle" : "", "family" : "Reichl", "given" : "B. G.", "non-dropping-particle" : "", "parse-names" : false, "suffix" : "" }, { "dropping-particle" : "", "family" : "Robinson", "given" : "T.", "non-dropping-particle" : "", "parse-names" : false, "suffix" : "" }, { "dropping-particle" : "", "family" : "Schwarzkopf", "given" : "D. M.", "non-dropping-particle" : "", "parse-names" : false, "suffix" : "" }, { "dropping-particle" : "", "family" : "Sentman", "given" : "L. T.", "non-dropping-particle" : "", "parse-names" : false, "suffix" : "" }, { "dropping-particle" : "", "family" : "Underwood", "given" : "S.", "non-dropping-particle" : "", "parse-names" : false, "suffix" : "" }, { "dropping-particle" : "", "family" : "Vahlenkamp", "given" : "H.", "non-dropping-particle" : "", "parse-names" : false, "suffix" : "" }, { "dropping-particle" : "", "family" : "Winton", "given" : "M.", "non-dropping-particle" : "", "parse-names" : false, "suffix" : "" }, { "dropping-particle" : "", "family" : "Wittenberg", "given" : "A. T.", "non-dropping-particle" : "", "parse-names" : false, "suffix" : "" }, { "dropping-particle" : "", "family" : "Wyman", "given" : "B.", "non-dropping-particle" : "", "parse-names" : false, "suffix" : "" }, { "dropping-particle" : "", "family" : "Zeng", "given" : "Y.", "non-dropping-particle" : "", "parse-names" : false, "suffix" : "" }, { "dropping-particle" : "", "family" : "Zhao", "given" : "M.", "non-dropping-particle" : "", "parse-names" : false, "suffix" : "" } ], "container-title" : "Journal of Advances in Modeling Earth Systems", "id" : "ITEM-2", "issue" : "11", "issued" : { "date-parts" : [ [ "2020" ] ] }, "title" : "The GFDL Earth System Model Version 4.1 (GFDL-ESM 4.1): Overall Coupled Model Description and Simulation Characteristics", "translator" : [ { "dropping-particle" : "", "family" : "J6748", "given" : "", "non-dropping-particle" : "", "parse-names" : false, "suffix" : "" } ], "type" : "article-journal", "volume" : "12" }, "uris" : [ "http://www.mendeley.com/documents/?uuid=8289b04f-f1c0-41bf-b65c-1f06cea04e52" ] }, { "id" : "ITEM-3", "itemData" : { "DOI" : "10.1029/2019JD030943", "ISSN" : "21698996", "abstract" : "The Whole Atmosphere Community Climate Model version 6 (WACCM6) is a major update of the whole atmosphere modeling capability in the Community Earth System Model (CESM), featuring enhanced physical, chemical and aerosol parameterizations. This work describes WACCM6 and some of the important features of the model. WACCM6 can reproduce many modes of variability and trends in the middle atmosphere, including the quasi-biennial oscillation, stratospheric sudden warmings, and the evolution of Southern Hemisphere springtime ozone depletion over the twentieth century. WACCM6 can also reproduce the climate and temperature trends of the 20th century throughout the atmospheric column. The representation of the climate has improved in WACCM6, relative to WACCM4. In addition, there are improvements in high-latitude climate variability at the surface and sea ice extent in WACCM6 over the lower top version of the model (CAM6) that comes from the extended vertical domain and expanded aerosol chemistry in WACCM6, highlighting the importance of the stratosphere and tropospheric chemistry for high-latitude climate variability.", "author" : [ { "dropping-particle" : "", "family" : "Gettelman", "given" : "A.", "non-dropping-particle" : "", "parse-names" : false, "suffix" : "" }, { "dropping-particle" : "", "family" : "Mills", "given" : "M. J.", "non-dropping-particle" : "", "parse-names" : false, "suffix" : "" }, { "dropping-particle" : "", "family" : "Kinnison", "given" : "D. E.", "non-dropping-particle" : "", "parse-names" : false, "suffix" : "" }, { "dropping-particle" : "", "family" : "Garcia", "given" : "R. R.", "non-dropping-particle" : "", "parse-names" : false, "suffix" : "" }, { "dropping-particle" : "", "family" : "Smith", "given" : "A. K.", "non-dropping-particle" : "", "parse-names" : false, "suffix" : "" }, { "dropping-particle" : "", "family" : "Marsh", "given" : "D. R.", "non-dropping-particle" : "", "parse-names" : false, "suffix" : "" }, { "dropping-particle" : "", "family" : "Tilmes", "given" : "S.", "non-dropping-particle" : "", "parse-names" : false, "suffix" : "" }, { "dropping-particle" : "", "family" : "Vitt", "given" : "F.", "non-dropping-particle" : "", "parse-names" : false, "suffix" : "" }, { "dropping-particle" : "", "family" : "Bardeen", "given" : "C. G.", "non-dropping-particle" : "", "parse-names" : false, "suffix" : "" }, { "dropping-particle" : "", "family" : "McInerny", "given" : "J.", "non-dropping-particle" : "", "parse-names" : false, "suffix" : "" }, { "dropping-particle" : "", "family" : "Liu", "given" : "H. L.", "non-dropping-particle" : "", "parse-names" : false, "suffix" : "" }, { "dropping-particle" : "", "family" : "Solomon", "given" : "S. C.", "non-dropping-particle" : "", "parse-names" : false, "suffix" : "" }, { "dropping-particle" : "", "family" : "Polvani", "given" : "L. M.", "non-dropping-particle" : "", "parse-names" : false, "suffix" : "" }, { "dropping-particle" : "", "family" : "Emmons", "given" : "L. K.", "non-dropping-particle" : "", "parse-names" : false, "suffix" : "" }, { "dropping-particle" : "", "family" : "Lamarque", "given" : "J. F.", "non-dropping-particle" : "", "parse-names" : false, "suffix" : "" }, { "dropping-particle" : "", "family" : "Richter", "given" : "J. H.", "non-dropping-particle" : "", "parse-names" : false, "suffix" : "" }, { "dropping-particle" : "", "family" : "Glanville", "given" : "A. S.", "non-dropping-particle" : "", "parse-names" : false, "suffix" : "" }, { "dropping-particle" : "", "family" : "Bacmeister", "given" : "J. T.", "non-dropping-particle" : "", "parse-names" : false, "suffix" : "" }, { "dropping-particle" : "", "family" : "Phillips", "given" : "A. S.", "non-dropping-particle" : "", "parse-names" : false, "suffix" : "" }, { "dropping-particle" : "", "family" : "Neale", "given" : "R. B.", "non-dropping-particle" : "", "parse-names" : false, "suffix" : "" }, { "dropping-particle" : "", "family" : "Simpson", "given" : "I. R.", "non-dropping-particle" : "", "parse-names" : false, "suffix" : "" }, { "dropping-particle" : "", "family" : "DuVivier", "given" : "A. K.", "non-dropping-particle" : "", "parse-names" : false, "suffix" : "" }, { "dropping-particle" : "", "family" : "Hodzic", "given" : "A.", "non-dropping-particle" : "", "parse-names" : false, "suffix" : "" }, { "dropping-particle" : "", "family" : "Randel", "given" : "W. J.", "non-dropping-particle" : "", "parse-names" : false, "suffix" : "" } ], "container-title" : "Journal of Geophysical Research: Atmospheres", "id" : "ITEM-3", "issue" : "23", "issued" : { "date-parts" : [ [ "2019" ] ] }, "page" : "12380-12403", "title" : "The Whole Atmosphere Community Climate Model Version 6 (WACCM6)", "translator" : [ { "dropping-particle" : "", "family" : "J6188", "given" : "", "non-dropping-particle" : "", "parse-names" : false, "suffix" : "" } ], "type" : "article-journal", "volume" : "124" }, "uris" : [ "http://www.mendeley.com/documents/?uuid=4a29666b-17f7-4af5-8302-a53c76820adc" ] }, { "id" : "ITEM-4", "itemData" : { "DOI" : "10.1029/2018MS001603", "ISSN" : "19422466", "abstract" : "This work documents the first version of the U.S. Department of Energy (DOE) new Energy Exascale Earth System Model (E3SMv1). We focus on the standard resolution of the fully coupled physical model designed to address DOE mission-relevant water cycle questions. Its components include atmosphere and land (110-km grid spacing), ocean and sea ice (60\u00a0km in the midlatitudes and 30\u00a0km at the equator and poles), and river transport (55\u00a0km) models. This base configuration will also serve as a foundation for additional configurations exploring higher horizontal resolution as well as augmented capabilities in the form of biogeochemistry and cryosphere configurations. The performance of E3SMv1 is evaluated by means of a standard set of Coupled Model Intercomparison Project Phase 6 (CMIP6) Diagnosis, Evaluation, and Characterization of Klima simulations consisting of a long preindustrial control, historical simulations (ensembles of fully coupled and prescribed SSTs) as well as idealized CO2 forcing simulations. The model performs well overall with biases typical of other CMIP-class models, although the simulated Atlantic Meridional Overturning Circulation is weaker than many CMIP-class models. While the E3SMv1 historical ensemble captures the bulk of the observed warming between preindustrial (1850) and present day, the trajectory of the warming diverges from observations in the second half of the twentieth century with a period of delayed warming followed by an excessive warming trend. Using a two-layer energy balance model, we attribute this divergence to the model's strong aerosol-related effective radiative forcing (ERFari+aci\u00a0=\u00a0\u22121.65\u00a0W/m2) and high equilibrium climate sensitivity (ECS\u00a0=\u00a05.3\u00a0K).", "author" : [ { "dropping-particle" : "", "family" : "Golaz", "given" : "Jean Christophe", "non-dropping-particle" : "", "parse-names" : false, "suffix" : "" }, { "dropping-particle" : "", "family" : "Caldwell", "given" : "Peter M.", "non-dropping-particle" : "", "parse-names" : false, "suffix" : "" }, { "dropping-particle" : "", "family" : "Roekel", "given" : "Luke P.", "non-dropping-particle" : "Van", "parse-names" : false, "suffix" : "" }, { "dropping-particle" : "", "family" : "Petersen", "given" : "Mark R.", "non-dropping-particle" : "", "parse-names" : false, "suffix" : "" }, { "dropping-particle" : "", "family" : "Tang", "given" : "Qi", "non-dropping-particle" : "", "parse-names" : false, "suffix" : "" }, { "dropping-particle" : "", "family" : "Wolfe", "given" : "Jonathan D.", "non-dropping-particle" : "", "parse-names" : false, "suffix" : "" }, { "dropping-particle" : "", "family" : "Abeshu", "given" : "Guta", "non-dropping-particle" : "", "parse-names" : false, "suffix" : "" }, { "dropping-particle" : "", "family" : "Anantharaj", "given" : "Valentine", "non-dropping-particle" : "", "parse-names" : false, "suffix" : "" }, { "dropping-particle" : "", "family" : "Asay-Davis", "given" : "Xylar S.", "non-dropping-particle" : "", "parse-names" : false, "suffix" : "" }, { "dropping-particle" : "", "family" : "Bader", "given" : "David C.", "non-dropping-particle" : "", "parse-names" : false, "suffix" : "" }, { "dropping-particle" : "", "family" : "Baldwin", "given" : "Sterling A.", "non-dropping-particle" : "", "parse-names" : false, "suffix" : "" }, { "dropping-particle" : "", "family" : "Bisht", "given" : "Gautam", "non-dropping-particle" : "", "parse-names" : false, "suffix" : "" }, { "dropping-particle" : "", "family" : "Bogenschutz", "given" : "Peter A.", "non-dropping-particle" : "", "parse-names" : false, "suffix" : "" }, { "dropping-particle" : "", "family" : "Branstetter", "given" : "Marcia", "non-dropping-particle" : "", "parse-names" : false, "suffix" : "" }, { "dropping-particle" : "", "family" : "Brunke", "given" : "Michael A.", "non-dropping-particle" : "", "parse-names" : false, "suffix" : "" }, { "dropping-particle" : "", "family" : "Brus", "given" : "Steven R.", "non-dropping-particle" : "", "parse-names" : false, "suffix" : "" }, { "dropping-particle" : "", "family" : "Burrows", "given" : "Susannah M.", "non-dropping-particle" : "", "parse-names" : false, "suffix" : "" }, { "dropping-particle" : "", "family" : "Cameron-Smith", "given" : "Philip J.", "non-dropping-particle" : "", "parse-names" : false, "suffix" : "" }, { "dropping-particle" : "", "family" : "Donahue", "given" : "Aaron S.", "non-dropping-particle" : "", "parse-names" : false, "suffix" : "" }, { "dropping-particle" : "", "family" : "Deakin", "given" : "Michael", "non-dropping-particle" : "", "parse-names" : false, "suffix" : "" }, { "dropping-particle" : "", "family" : "Easter", "given" : "Richard C.", "non-dropping-particle" : "", "parse-names" : false, "suffix" : "" }, { "dropping-particle" : "", "family" : "Evans", "given" : "Katherine J.", "non-dropping-particle" : "", "parse-names" : false, "suffix" : "" }, { "dropping-particle" : "", "family" : "Feng", "given" : "Yan", "non-dropping-particle" : "", "parse-names" : false, "suffix" : "" }, { "dropping-particle" : "", "family" : "Flanner", "given" : "Mark", "non-dropping-particle" : "", "parse-names" : false, "suffix" : "" }, { "dropping-particle" : "", "family" : "Foucar", "given" : "James G.", "non-dropping-particle" : "", "parse-names" : false, "suffix" : "" }, { "dropping-particle" : "", "family" : "Fyke", "given" : "Jeremy G.", "non-dropping-particle" : "", "parse-names" : false, "suffix" : "" }, { "dropping-particle" : "", "family" : "Griffin", "given" : "Brian M.", "non-dropping-particle" : "", "parse-names" : false, "suffix" : "" }, { "dropping-particle" : "", "family" : "Hannay", "given" : "C\u00e9cile", "non-dropping-particle" : "", "parse-names" : false, "suffix" : "" }, { "dropping-particle" : "", "family" : "Harrop", "given" : "Bryce E.", "non-dropping-particle" : "", "parse-names" : false, "suffix" : "" }, { "dropping-particle" : "", "family" : "Hoffman", "given" : "Mattthew J.", "non-dropping-particle" : "", "parse-names" : false, "suffix" : "" }, { "dropping-particle" : "", "family" : "Hunke", "given" : "Elizabeth C.", "non-dropping-particle" : "", "parse-names" : false, "suffix" : "" }, { "dropping-particle" : "", "family" : "Jacob", "given" : "Robert L.", "non-dropping-particle" : "", "parse-names" : false, "suffix" : "" }, { "dropping-particle" : "", "family" : "Jacobsen", "given" : "Douglas W.", "non-dropping-particle" : "", "parse-names" : false, "suffix" : "" }, { "dropping-particle" : "", "family" : "Jeffery", "given" : "Nicole", "non-dropping-particle" : "", "parse-names" : false, "suffix" : "" }, { "dropping-particle" : "", "family" : "Jones", "given" : "Philip W.", "non-dropping-particle" : "", "parse-names" : false, "suffix" : "" }, { "dropping-particle" : "", "family" : "Keen", "given" : "Noel D.", "non-dropping-particle" : "", "parse-names" : false, "suffix" : "" }, { "dropping-particle" : "", "family" : "Klein", "given" : "Stephen A.", "non-dropping-particle" : "", "parse-names" : false, "suffix" : "" }, { "dropping-particle" : "", "family" : "Larson", "given" : "Vincent E.", "non-dropping-particle" : "", "parse-names" : false, "suffix" : "" }, { "dropping-particle" : "", "family" : "Leung", "given" : "L. Ruby", "non-dropping-particle" : "", "parse-names" : false, "suffix" : "" }, { "dropping-particle" : "", "family" : "Li", "given" : "Hong Yi", "non-dropping-particle" : "", "parse-names" : false, "suffix" : "" }, { "dropping-particle" : "", "family" : "Lin", "given" : "Wuyin", "non-dropping-particle" : "", "parse-names" : false, "suffix" : "" }, { "dropping-particle" : "", "family" : "Lipscomb", "given" : "William H.", "non-dropping-particle" : "", "parse-names" : false, "suffix" : "" }, { "dropping-particle" : "", "family" : "Ma", "given" : "Po Lun", "non-dropping-particle" : "", "parse-names" : false, "suffix" : "" }, { "dropping-particle" : "", "family" : "Mahajan", "given" : "Salil", "non-dropping-particle" : "", "parse-names" : false, "suffix" : "" }, { "dropping-particle" : "", "family" : "Maltrud", "given" : "Mathew E.", "non-dropping-particle" : "", "parse-names" : false, "suffix" : "" }, { "dropping-particle" : "", "family" : "Mametjanov", "given" : "Azamat", "non-dropping-particle" : "", "parse-names" : false, "suffix" : "" }, { "dropping-particle" : "", "family" : "McClean", "given" : "Julie L.", "non-dropping-particle" : "", "parse-names" : false, "suffix" : "" }, { "dropping-particle" : "", "family" : "McCoy", "given" : "Renata B.", "non-dropping-particle" : "", "parse-names" : false, "suffix" : "" }, { "dropping-particle" : "", "family" : "Neale", "given" : "Richard B.", "non-dropping-particle" : "", "parse-names" : false, "suffix" : "" }, { "dropping-particle" : "", "family" : "Price", "given" : "Stephen F.", "non-dropping-particle" : "", "parse-names" : false, "suffix" : "" }, { "dropping-particle" : "", "family" : "Qian", "given" : "Yun", "non-dropping-particle" : "", "parse-names" : false, "suffix" : "" }, { "dropping-particle" : "", "family" : "Rasch", "given" : "Philip J.", "non-dropping-particle" : "", "parse-names" : false, "suffix" : "" }, { "dropping-particle" : "", "family" : "Reeves Eyre", "given" : "J. E.Jack", "non-dropping-particle" : "", "parse-names" : false, "suffix" : "" }, { "dropping-particle" : "", "family" : "Riley", "given" : "William J.", "non-dropping-particle" : "", "parse-names" : false, "suffix" : "" }, { "dropping-particle" : "", "family" : "Ringler", "given" : "Todd D.", "non-dropping-particle" : "", "parse-names" : false, "suffix" : "" }, { "dropping-particle" : "", "family" : "Roberts", "given" : "Andrew F.", "non-dropping-particle" : "", "parse-names" : false, "suffix" : "" }, { "dropping-particle" : "", "family" : "Roesler", "given" : "Erika L.", "non-dropping-particle" : "", "parse-names" : false, "suffix" : "" }, { "dropping-particle" : "", "family" : "Salinger", "given" : "Andrew G.", "non-dropping-particle" : "", "parse-names" : false, "suffix" : "" }, { "dropping-particle" : "", "family" : "Shaheen", "given" : "Zeshawn", "non-dropping-particle" : "", "parse-names" : false, "suffix" : "" }, { "dropping-particle" : "", "family" : "Shi", "given" : "Xiaoying", "non-dropping-particle" : "", "parse-names" : false, "suffix" : "" }, { "dropping-particle" : "", "family" : "Singh", "given" : "Balwinder", "non-dropping-particle" : "", "parse-names" : false, "suffix" : "" }, { "dropping-particle" : "", "family" : "Tang", "given" : "Jinyun", "non-dropping-particle" : "", "parse-names" : false, "suffix" : "" }, { "dropping-particle" : "", "family" : "Taylor", "given" : "Mark A.", "non-dropping-particle" : "", "parse-names" : false, "suffix" : "" }, { "dropping-particle" : "", "family" : "Thornton", "given" : "Peter E.", "non-dropping-particle" : "", "parse-names" : false, "suffix" : "" }, { "dropping-particle" : "", "family" : "Turner", "given" : "Adrian K.", "non-dropping-particle" : "", "parse-names" : false, "suffix" : "" }, { "dropping-particle" : "", "family" : "Veneziani", "given" : "Milena", "non-dropping-particle" : "", "parse-names" : false, "suffix" : "" }, { "dropping-particle" : "", "family" : "Wan", "given" : "Hui", "non-dropping-particle" : "", "parse-names" : false, "suffix" : "" }, { "dropping-particle" : "", "family" : "Wang", "given" : "Hailong", "non-dropping-particle" : "", "parse-names" : false, "suffix" : "" }, { "dropping-particle" : "", "family" : "Wang", "given" : "Shanlin", "non-dropping-particle" : "", "parse-names" : false, "suffix" : "" }, { "dropping-particle" : "", "family" : "Williams", "given" : "Dean N.", "non-dropping-particle" : "", "parse-names" : false, "suffix" : "" }, { "dropping-particle" : "", "family" : "Wolfram", "given" : "Phillip J.", "non-dropping-particle" : "", "parse-names" : false, "suffix" : "" }, { "dropping-particle" : "", "family" : "Worley", "given" : "Patrick H.", "non-dropping-particle" : "", "parse-names" : false, "suffix" : "" }, { "dropping-particle" : "", "family" : "Xie", "given" : "Shaocheng", "non-dropping-particle" : "", "parse-names" : false, "suffix" : "" }, { "dropping-particle" : "", "family" : "Yang", "given" : "Yang", "non-dropping-particle" : "", "parse-names" : false, "suffix" : "" }, { "dropping-particle" : "", "family" : "Yoon", "given" : "Jin Ho", "non-dropping-particle" : "", "parse-names" : false, "suffix" : "" }, { "dropping-particle" : "", "family" : "Zelinka", "given" : "Mark D.", "non-dropping-particle" : "", "parse-names" : false, "suffix" : "" }, { "dropping-particle" : "", "family" : "Zender", "given" : "Charles S.", "non-dropping-particle" : "", "parse-names" : false, "suffix" : "" }, { "dropping-particle" : "", "family" : "Zeng", "given" : "Xubin", "non-dropping-particle" : "", "parse-names" : false, "suffix" : "" }, { "dropping-particle" : "", "family" : "Zhang", "given" : "Chengzhu", "non-dropping-particle" : "", "parse-names" : false, "suffix" : "" }, { "dropping-particle" : "", "family" : "Zhang", "given" : "Kai", "non-dropping-particle" : "", "parse-names" : false, "suffix" : "" }, { "dropping-particle" : "", "family" : "Zhang", "given" : "Yuying", "non-dropping-particle" : "", "parse-names" : false, "suffix" : "" }, { "dropping-particle" : "", "family" : "Zheng", "given" : "Xue", "non-dropping-particle" : "", "parse-names" : false, "suffix" : "" }, { "dropping-particle" : "", "family" : "Zhou", "given" : "Tian", "non-dropping-particle" : "", "parse-names" : false, "suffix" : "" }, { "dropping-particle" : "", "family" : "Zhu", "given" : "Qing", "non-dropping-particle" : "", "parse-names" : false, "suffix" : "" } ], "container-title" : "Journal of Advances in Modeling Earth Systems", "id" : "ITEM-4", "issued" : { "date-parts" : [ [ "2019" ] ] }, "title" : "The DOE E3SM Coupled Model Version 1: Overview and Evaluation at Standard Resolution", "translator" : [ { "dropping-particle" : "", "family" : "J5908", "given" : "", "non-dropping-particle" : "", "parse-names" : false, "suffix" : "" } ], "type" : "article-journal" }, "uris" : [ "http://www.mendeley.com/documents/?uuid=81014e13-b10d-4ad7-89de-528129f1f8c0" ] }, { "id" : "ITEM-5", "itemData" : { "DOI" : "10.5194/gmd-12-4823-2019", "ISSN" : "1991-9603", "author" : [ { "dropping-particle" : "", "family" : "Swart", "given" : "Neil C.", "non-dropping-particle" : "", "parse-names" : false, "suffix" : "" }, { "dropping-particle" : "", "family" : "Cole", "given" : "Jason N. S.", "non-dropping-particle" : "", "parse-names" : false, "suffix" : "" }, { "dropping-particle" : "V.", "family" : "Kharin", "given" : "Viatcheslav", "non-dropping-particle" : "", "parse-names" : false, "suffix" : "" }, { "dropping-particle" : "", "family" : "Lazare", "given" : "Mike", "non-dropping-particle" : "", "parse-names" : false, "suffix" : "" }, { "dropping-particle" : "", "family" : "Scinocca", "given" : "John F.", "non-dropping-particle" : "", "parse-names" : false, "suffix" : "" }, { "dropping-particle" : "", "family" : "Gillett", "given" : "Nathan P.", "non-dropping-particle" : "", "parse-names" : false, "suffix" : "" }, { "dropping-particle" : "", "family" : "Anstey", "given" : "James", "non-dropping-particle" : "", "parse-names" : false, "suffix" : "" }, { "dropping-particle" : "", "family" : "Arora", "given" : "Vivek", "non-dropping-particle" : "", "parse-names" : false, "suffix" : "" }, { "dropping-particle" : "", "family" : "Christian", "given" : "James R.", "non-dropping-particle" : "", "parse-names" : false, "suffix" : "" }, { "dropping-particle" : "", "family" : "Hanna", "given" : "Sarah", "non-dropping-particle" : "", "parse-names" : false, "suffix" : "" }, { "dropping-particle" : "", "family" : "Jiao", "given" : "Yanjun", "non-dropping-particle" : "", "parse-names" : false, "suffix" : "" }, { "dropping-particle" : "", "family" : "Lee", "given" : "Warren G.", "non-dropping-particle" : "", "parse-names" : false, "suffix" : "" }, { "dropping-particle" : "", "family" : "Majaess", "given" : "Fouad", "non-dropping-particle" : "", "parse-names" : false, "suffix" : "" }, { "dropping-particle" : "", "family" : "Saenko", "given" : "Oleg A.", "non-dropping-particle" : "", "parse-names" : false, "suffix" : "" }, { "dropping-particle" : "", "family" : "Seiler", "given" : "Christian", "non-dropping-particle" : "", "parse-names" : false, "suffix" : "" }, { "dropping-particle" : "", "family" : "Seinen", "given" : "Clint", "non-dropping-particle" : "", "parse-names" : false, "suffix" : "" }, { "dropping-particle" : "", "family" : "Shao", "given" : "Andrew", "non-dropping-particle" : "", "parse-names" : false, "suffix" : "" }, { "dropping-particle" : "", "family" : "Sigmond", "given" : "Michael", "non-dropping-particle" : "", "parse-names" : false, "suffix" : "" }, { "dropping-particle" : "", "family" : "Solheim", "given" : "Larry", "non-dropping-particle" : "", "parse-names" : false, "suffix" : "" }, { "dropping-particle" : "", "family" : "Salzen", "given" : "Knut", "non-dropping-particle" : "von", "parse-names" : false, "suffix" : "" }, { "dropping-particle" : "", "family" : "Yang", "given" : "Duo", "non-dropping-particle" : "", "parse-names" : false, "suffix" : "" }, { "dropping-particle" : "", "family" : "Winter", "given" : "Barbara", "non-dropping-particle" : "", "parse-names" : false, "suffix" : "" } ], "container-title" : "Geoscientific Model Development", "id" : "ITEM-5", "issue" : "11", "issued" : { "date-parts" : [ [ "2019", "11", "25" ] ] }, "page" : "4823-4873", "title" : "The Canadian Earth System Model version 5 (CanESM5.0.3)", "translator" : [ { "dropping-particle" : "", "family" : "J2524", "given" : "", "non-dropping-particle" : "", "parse-names" : false, "suffix" : "" } ], "type" : "article-journal", "volume" : "12" }, "uris" : [ "http://www.mendeley.com/documents/?uuid=b77b7c9a-c2a1-4fa9-b19c-2530c4987ee3" ] }, { "id" : "ITEM-6", "itemData" : { "DOI" : "10.1029/2019MS001683", "ISSN" : "19422466", "abstract" : "This paper describes the main characteristics of CNRM-CM6-1, the fully coupled atmosphere-ocean general circulation model of sixth generation jointly developed by Centre National de Recherches M\u00e9t\u00e9orologiques (CNRM) and Cerfacs for the sixth phase of the Coupled Model Intercomparison Project 6 (CMIP6). The paper provides a description of each component of CNRM-CM6-1, including the coupling method and the new online output software. We emphasize where model's components have been updated with respect to the former model version, CNRM-CM5.1. In particular, we highlight major improvements in the representation of atmospheric and land processes. A particular attention has also been devoted to mass and energy conservation in the simulated climate system to limit long-term drifts. The climate simulated by CNRM-CM6-1 is then evaluated using CMIP6 historical and Diagnostic, Evaluation and Characterization of Klima (DECK) experiments in comparison with CMIP5 CNRM-CM5.1 equivalent experiments. Overall, the mean surface biases are of similar magnitude but with different spatial patterns. Deep ocean biases are generally reduced, whereas sea ice is too thin in the Arctic. Although the simulated climate variability remains roughly consistent with CNRM-CM5.1, its sensitivity to rising CO2 has increased: the equilibrium climate sensitivity is 4.9 K, which is now close to the upper bound of the range estimated from CMIP5 models.", "author" : [ { "dropping-particle" : "", "family" : "Voldoire", "given" : "A.", "non-dropping-particle" : "", "parse-names" : false, "suffix" : "" }, { "dropping-particle" : "", "family" : "Saint-Martin", "given" : "D.", "non-dropping-particle" : "", "parse-names" : false, "suffix" : "" }, { "dropping-particle" : "", "family" : "S\u00e9n\u00e9si", "given" : "S.", "non-dropping-particle" : "", "parse-names" : false, "suffix" : "" }, { "dropping-particle" : "", "family" : "Decharme", "given" : "B.", "non-dropping-particle" : "", "parse-names" : false, "suffix" : "" }, { "dropping-particle" : "", "family" : "Alias", "given" : "A.", "non-dropping-particle" : "", "parse-names" : false, "suffix" : "" }, { "dropping-particle" : "", "family" : "Chevallier", "given" : "M.", "non-dropping-particle" : "", "parse-names" : false, "suffix" : "" }, { "dropping-particle" : "", "family" : "Colin", "given" : "J.", "non-dropping-particle" : "", "parse-names" : false, "suffix" : "" }, { "dropping-particle" : "", "family" : "Gu\u00e9r\u00e9my", "given" : "J. F.", "non-dropping-particle" : "", "parse-names" : false, "suffix" : "" }, { "dropping-particle" : "", "family" : "Michou", "given" : "M.", "non-dropping-particle" : "", "parse-names" : false, "suffix" : "" }, { "dropping-particle" : "", "family" : "Moine", "given" : "M. P.", "non-dropping-particle" : "", "parse-names" : false, "suffix" : "" }, { "dropping-particle" : "", "family" : "Nabat", "given" : "P.", "non-dropping-particle" : "", "parse-names" : false, "suffix" : "" }, { "dropping-particle" : "", "family" : "Roehrig", "given" : "R.", "non-dropping-particle" : "", "parse-names" : false, "suffix" : "" }, { "dropping-particle" : "", "family" : "Salas y M\u00e9lia", "given" : "D.", "non-dropping-particle" : "", "parse-names" : false, "suffix" : "" }, { "dropping-particle" : "", "family" : "S\u00e9f\u00e9rian", "given" : "R.", "non-dropping-particle" : "", "parse-names" : false, "suffix" : "" }, { "dropping-particle" : "", "family" : "Valcke", "given" : "S.", "non-dropping-particle" : "", "parse-names" : false, "suffix" : "" }, { "dropping-particle" : "", "family" : "Beau", "given" : "I.", "non-dropping-particle" : "", "parse-names" : false, "suffix" : "" }, { "dropping-particle" : "", "family" : "Belamari", "given" : "S.", "non-dropping-particle" : "", "parse-names" : false, "suffix" : "" }, { "dropping-particle" : "", "family" : "Berthet", "given" : "S.", "non-dropping-particle" : "", "parse-names" : false, "suffix" : "" }, { "dropping-particle" : "", "family" : "Cassou", "given" : "C.", "non-dropping-particle" : "", "parse-names" : false, "suffix" : "" }, { "dropping-particle" : "", "family" : "Cattiaux", "given" : "J.", "non-dropping-particle" : "", "parse-names" : false, "suffix" : "" }, { "dropping-particle" : "", "family" : "Deshayes", "given" : "J.", "non-dropping-particle" : "", "parse-names" : false, "suffix" : "" }, { "dropping-particle" : "", "family" : "Douville", "given" : "H.", "non-dropping-particle" : "", "parse-names" : false, "suffix" : "" }, { "dropping-particle" : "", "family" : "Eth\u00e9", "given" : "C.", "non-dropping-particle" : "", "parse-names" : false, "suffix" : "" }, { "dropping-particle" : "", "family" : "Franchist\u00e9guy", "given" : "L.", "non-dropping-particle" : "", "parse-names" : false, "suffix" : "" }, { "dropping-particle" : "", "family" : "Geoffroy", "given" : "O.", "non-dropping-particle" : "", "parse-names" : false, "suffix" : "" }, { "dropping-particle" : "", "family" : "L\u00e9vy", "given" : "C.", "non-dropping-particle" : "", "parse-names" : false, "suffix" : "" }, { "dropping-particle" : "", "family" : "Madec", "given" : "G.", "non-dropping-particle" : "", "parse-names" : false, "suffix" : "" }, { "dropping-particle" : "", "family" : "Meurdesoif", "given" : "Y.", "non-dropping-particle" : "", "parse-names" : false, "suffix" : "" }, { "dropping-particle" : "", "family" : "Msadek", "given" : "R.", "non-dropping-particle" : "", "parse-names" : false, "suffix" : "" }, { "dropping-particle" : "", "family" : "Ribes", "given" : "A.", "non-dropping-particle" : "", "parse-names" : false, "suffix" : "" }, { "dropping-particle" : "", "family" : "Sanchez-Gomez", "given" : "E.", "non-dropping-particle" : "", "parse-names" : false, "suffix" : "" }, { "dropping-particle" : "", "family" : "Terray", "given" : "L.", "non-dropping-particle" : "", "parse-names" : false, "suffix" : "" }, { "dropping-particle" : "", "family" : "Waldman", "given" : "R.", "non-dropping-particle" : "", "parse-names" : false, "suffix" : "" } ], "container-title" : "Journal of Advances in Modeling Earth Systems", "id" : "ITEM-6", "issue" : "7", "issued" : { "date-parts" : [ [ "2019", "7", "11" ] ] }, "page" : "2177-2213", "title" : "Evaluation of CMIP6 DECK Experiments With CNRM-CM6-1", "translator" : [ { "dropping-particle" : "", "family" : "J6319", "given" : "", "non-dropping-particle" : "", "parse-names" : false, "suffix" : "" } ], "type" : "article-journal", "volume" : "11" }, "uris" : [ "http://www.mendeley.com/documents/?uuid=7e937b31-02bd-43f7-b707-40ab547951d1" ] }, { "id" : "ITEM-7", "itemData" : { "DOI" : "10.5194/gmd-12-1573-2019", "author" : [ { "dropping-particle" : "", "family" : "Wu", "given" : "T", "non-dropping-particle" : "", "parse-names" : false, "suffix" : "" }, { "dropping-particle" : "", "family" : "Lu", "given" : "Y", "non-dropping-particle" : "", "parse-names" : false, "suffix" : "" }, { "dropping-particle" : "", "family" : "Fang", "given" : "Y", "non-dropping-particle" : "", "parse-names" : false, "suffix" : "" }, { "dropping-particle" : "", "family" : "Xin", "given" : "X", "non-dropping-particle" : "", "parse-names" : false, "suffix" : "" }, { "dropping-particle" : "", "family" : "Li", "given" : "L", "non-dropping-particle" : "", "parse-names" : false, "suffix" : "" }, { "dropping-particle" : "", "family" : "Li", "given" : "W", "non-dropping-particle" : "", "parse-names" : false, "suffix" : "" }, { "dropping-particle" : "", "family" : "Jie", "given" : "W", "non-dropping-particle" : "", "parse-names" : false, "suffix" : "" }, { "dropping-particle" : "", "family" : "Zhang", "given" : "J", "non-dropping-particle" : "", "parse-names" : false, "suffix" : "" }, { "dropping-particle" : "", "family" : "Liu", "given" : "Y", "non-dropping-particle" : "", "parse-names" : false, "suffix" : "" }, { "dropping-particle" : "", "family" : "Zhang", "given" : "L", "non-dropping-particle" : "", "parse-names" : false, "suffix" : "" }, { "dropping-particle" : "", "family" : "Zhang", "given" : "F", "non-dropping-particle" : "", "parse-names" : false, "suffix" : "" }, { "dropping-particle" : "", "family" : "Zhang", "given" : "Y", "non-dropping-particle" : "", "parse-names" : false, "suffix" : "" }, { "dropping-particle" : "", "family" : "Wu", "given" : "F", "non-dropping-particle" : "", "parse-names" : false, "suffix" : "" }, { "dropping-particle" : "", "family" : "Li", "given" : "J", "non-dropping-particle" : "", "parse-names" : false, "suffix" : "" }, { "dropping-particle" : "", "family" : "Chu", "given" : "M", "non-dropping-particle" : "", "parse-names" : false, "suffix" : "" }, { "dropping-particle" : "", "family" : "Wang", "given" : "Z", "non-dropping-particle" : "", "parse-names" : false, "suffix" : "" }, { "dropping-particle" : "", "family" : "Shi", "given" : "X", "non-dropping-particle" : "", "parse-names" : false, "suffix" : "" }, { "dropping-particle" : "", "family" : "Liu", "given" : "X", "non-dropping-particle" : "", "parse-names" : false, "suffix" : "" }, { "dropping-particle" : "", "family" : "Wei", "given" : "M", "non-dropping-particle" : "", "parse-names" : false, "suffix" : "" }, { "dropping-particle" : "", "family" : "Huang", "given" : "A", "non-dropping-particle" : "", "parse-names" : false, "suffix" : "" }, { "dropping-particle" : "", "family" : "Zhang", "given" : "Y", "non-dropping-particle" : "", "parse-names" : false, "suffix" : "" }, { "dropping-particle" : "", "family" : "Liu", "given" : "X", "non-dropping-particle" : "", "parse-names" : false, "suffix" : "" } ], "container-title" : "Geoscientific Model Development", "id" : "ITEM-7", "issue" : "4", "issued" : { "date-parts" : [ [ "2019" ] ] }, "page" : "1573-1600", "title" : "The Beijing Climate Center Climate System Model (BCC-CSM): the main progress from CMIP5 to CMIP6", "translator" : [ { "dropping-particle" : "", "family" : "J5990", "given" : "", "non-dropping-particle" : "", "parse-names" : false, "suffix" : "" } ], "type" : "article-journal", "volume" : "12" }, "uris" : [ "http://www.mendeley.com/documents/?uuid=28a9b3ec-771f-48ce-be6e-9440037417fa" ] }, { "id" : "ITEM-8", "itemData" : { "DOI" : "10.1029/2018MS001400", "ISSN" : "19422466", "abstract" : "A new release of the Max Planck Institute for Meteorology Earth System Model version 1.2 (MPI-ESM1.2) is presented. The development focused on correcting errors in and improving the physical processes representation, as well as improving the computational performance, versatility, and overall user friendliness. In addition to new radiation and aerosol parameterizations of the atmosphere, several relatively large, but partly compensating, coding errors in the model's cloud, convection, and turbulence parameterizations were corrected. The representation of land processes was refined by introducing a multilayer soil hydrology scheme, extending the land biogeochemistry to include the nitrogen cycle, replacing the soil and litter decomposition model and improving the representation of wildfires. The ocean biogeochemistry now represents cyanobacteria prognostically in order to capture the response of nitrogen fixation to changing climate conditions and further includes improved detritus settling and numerous other refinements. As something new, in addition to limiting drift and minimizing certain biases, the instrumental record warming was explicitly taken into account during the tuning process. To this end, a very high climate sensitivity of around 7\u00a0K caused by low-level clouds in the tropics as found in an intermediate model version was addressed, as it was not deemed possible to match observed warming otherwise. As a result, the model has a climate sensitivity to a doubling of CO2 over preindustrial conditions of 2.77\u00a0K, maintaining the previously identified highly nonlinear global mean response to increasing CO2 forcing, which nonetheless can be represented by a simple two-layer model.", "author" : [ { "dropping-particle" : "", "family" : "Mauritsen", "given" : "Thorsten", "non-dropping-particle" : "", "parse-names" : false, "suffix" : "" }, { "dropping-particle" : "", "family" : "Bader", "given" : "J\u00fcrgen", "non-dropping-particle" : "", "parse-names" : false, "suffix" : "" }, { "dropping-particle" : "", "family" : "Becker", "given" : "Tobias", "non-dropping-particle" : "", "parse-names" : false, "suffix" : "" }, { "dropping-particle" : "", "family" : "Behrens", "given" : "J\u00f6rg", "non-dropping-particle" : "", "parse-names" : false, "suffix" : "" }, { "dropping-particle" : "", "family" : "Bittner", "given" : "Matthias", "non-dropping-particle" : "", "parse-names" : false, "suffix" : "" }, { "dropping-particle" : "", "family" : "Brokopf", "given" : "Renate",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"Crueger", "given" : "Traute", "non-dropping-particle" : "", "parse-names" : false, "suffix" : "" }, { "dropping-particle" : "", "family" : "Esch", "given" : "Monika", "non-dropping-particle" : "", "parse-names" : false, "suffix" : "" }, { "dropping-particle" : "", "family" : "Fast", "given" : "Irina", "non-dropping-particle" : "", "parse-names" : false, "suffix" : "" }, { "dropping-particle" : "", "family" : "Fiedler", "given" : "Stephanie", "non-dropping-particle" : "", "parse-names" : false, "suffix" : "" }, { "dropping-particle" : "", "family" : "Fl\u00e4schner", "given" : "Dagmar", "non-dropping-particle" : "", "parse-names" : false, "suffix" : "" }, { "dropping-particle" : "", "family" : "Gayler", "given" : "Veronika", "non-dropping-particle" : "", "parse-names" : false, "suffix" : "" }, { "dropping-particle" : "", "family" : "Giorgetta", "given" : "Marco", "non-dropping-particle" : "", "parse-names" : false, "suffix" : "" }, { "dropping-particle" : "", "family" : "Goll", "given" : "Daniel S.", "non-dropping-particle" : "", "parse-names" : false, "suffix" : "" }, { "dropping-particle" : "", "family" : "Haak", "given" : "Helmuth", "non-dropping-particle" : "", "parse-names" : false, "suffix" : "" }, { "dropping-particle" : "", "family" : "Hagemann", "given" : "Stefan", "non-dropping-particle" : "", "parse-names" : false, "suffix" : "" }, { "dropping-particle" : "", "family" : "Hedemann", "given" : "Christopher", "non-dropping-particle" : "", "parse-names" : false, "suffix" : "" }, { "dropping-particle" : "", "family" : "Hohenegger", "given" : "Cathy", "non-dropping-particle" : "", "parse-names" : false, "suffix" : "" }, { "dropping-particle" : "", "family" : "Ilyina", "given" : "Tatiana", "non-dropping-particle" : "", "parse-names" : false, "suffix" : "" }, { "dropping-particle" : "", "family" : "Jahns", "given" : "Thomas", "non-dropping-particle" : "", "parse-names" : false, "suffix" : "" }, { "dropping-particle" : "", "family" : "Jimen\u00e9z-de-la-Cuesta", "given" : "Diego", "non-dropping-particle" : "", "parse-names" : false, "suffix" : "" }, { "dropping-particle" : "", "family" : "Jungclaus", "given" : "Johann", "non-dropping-particle" : "", "parse-names" : false, "suffix" : "" }, { "dropping-particle" : "", "family" : "Kleinen", "given" : "Thomas", "non-dropping-particle" : "", "parse-names" : false, "suffix" : "" }, { "dropping-particle" : "", "family" : "Kloster", "given" : "Silvia", "non-dropping-particle" : "", "parse-names" : false, "suffix" : "" }, { "dropping-particle" : "", "family" : "Kracher", "given" : "Daniela", "non-dropping-particle" : "", "parse-names" : false, "suffix" : "" }, { "dropping-particle" : "", "family" : "Kinne", "given" : "Stefan", "non-dropping-particle" : "", "parse-names" : false, "suffix" : "" }, { "dropping-particle" : "", "family" : "Kleberg", "given" : "Deike", "non-dropping-particle" : "", "parse-names" : false, "suffix" : "" }, { "dropping-particle" : "", "family" : "Lasslop", "given" : "Gitta", "non-dropping-particle" : "", "parse-names" : false, "suffix" : "" }, { "dropping-particle" : "", "family" : "Kornblueh", "given" : "Luis", "non-dropping-particle" : "", "parse-names" : false, "suffix" : "" }, { "dropping-particle" : "", "family" : "Marotzke", "given" : "Jochem", "non-dropping-particle" : "", "parse-names" : false, "suffix" : "" }, { "dropping-particle" : "", "family" : "Matei", "given" : "Daniela", "non-dropping-particle" : "", "parse-names" : false, "suffix" : "" }, { "dropping-particle" : "", "family" : "Meraner", "given" : "Katharina", "non-dropping-particle" : "", "parse-names" : false, "suffix" : "" }, { "dropping-particle" : "", "family" : "Mikolajewicz", "given" : "Uwe", "non-dropping-particle" : "", "parse-names" : false, "suffix" : "" }, { "dropping-particle" : "", "family" : "Modali", "given" : "Kameswarrao", "non-dropping-particle" : "", "parse-names" : false, "suffix" : "" }, { "dropping-particle" : "", "family" : "M\u00f6bis", "given" : "Benjamin", "non-dropping-particle" : "", "parse-names" : false, "suffix" : "" }, { "dropping-particle" : "", "family" : "M\u00fcller", "given" : "Wolfgang A.", "non-dropping-particle" : "", "parse-names" : false, "suffix" : "" }, { "dropping-particle" : "", "family" : "Nabel", "given" : "Julia E.M.S.", "non-dropping-particle" : "", "parse-names" : false, "suffix" : "" }, { "dropping-particle" : "", "family" : "Nam", "given" : "Christine C.W.", "non-dropping-particle" : "", "parse-names" : false, "suffix" : "" }, { "dropping-particle" : "", "family" : "Notz", "given" : "Dirk", "non-dropping-particle" : "", "parse-names" : false, "suffix" : "" }, { "dropping-particle" : "", "family" : "Nyawira", "given" : "Sarah Sylvia", "non-dropping-particle" : "", "parse-names" : false, "suffix" : "" }, { "dropping-particle" : "", "family" : "Paulsen", "given" : "Hanna", "non-dropping-particle" : "", "parse-names" : false, "suffix" : "" }, { "dropping-particle" : "", "family" : "Peters", "given" : "Karsten", "non-dropping-particle" : "", "parse-names" : false, "suffix" : "" }, { "dropping-particle" : "", "family" : "Pincus", "given" : "Robert", "non-dropping-particle" : "", "parse-names" : false, "suffix" : "" }, { "dropping-particle" : "", "family" : "Pohlmann", "given" : "Holger", "non-dropping-particle" : "", "parse-names" : false, "suffix" : "" }, { "dropping-particle" : "", "family" : "Pongratz", "given" : "Julia", "non-dropping-particle" : "", "parse-names" : false, "suffix" : "" }, { "dropping-particle" : "", "family" : "Popp", "given" : "Max", "non-dropping-particle" : "", "parse-names" : false, "suffix" : "" }, { "dropping-particle" : "", "family" : "Raddatz", "given" : "Thomas J\u00fcrgen", "non-dropping-particle" : "", "parse-names" : false, "suffix" : "" }, { "dropping-particle" : "", "family" : "Rast", "given" : "Sebastian", "non-dropping-particle" : "", "parse-names" : false, "suffix" : "" }, { "dropping-particle" : "", "family" : "Redler", "given" : "Rene", "non-dropping-particle" : "", "parse-names" : false, "suffix" : "" }, { "dropping-particle" : "", "family" : "Reick", "given" : "Christian H.", "non-dropping-particle" : "", "parse-names" : false, "suffix" : "" }, { "dropping-particle" : "", "family" : "Rohrschneider", "given" : "Tim", "non-dropping-particle" : "", "parse-names" : false, "suffix" : "" }, { "dropping-particle" : "", "family" : "Schemann", "given" : "Vera", "non-dropping-particle" : "", "parse-names" : false, "suffix" : "" }, { "dropping-particle" : "", "family" : "Schmidt", "given" : "Hauke", "non-dropping-particle" : "", "parse-names" : false, "suffix" : "" }, { "dropping-particle" : "", "family" : "Schnur", "given" : "Reiner", "non-dropping-particle" : "", "parse-names" : false, "suffix" : "" }, { "dropping-particle" : "", "family" : "Schulzweida", "given" : "Uwe", "non-dropping-particle" : "", "parse-names" : false, "suffix" : "" }, { "dropping-particle" : "", "family" : "Six", "given" : "Katharina D.", "non-dropping-particle" : "", "parse-names" : false, "suffix" : "" }, { "dropping-particle" : "", "family" : "Stein", "given" : "Lukas", "non-dropping-particle" : "", "parse-names" : false, "suffix" : "" }, { "dropping-particle" : "", "family" : "Stemmler", "given" : "Irene", "non-dropping-particle" : "", "parse-names" : false, "suffix" : "" }, { "dropping-particle" : "", "family" : "Stevens", "given" : "Bjorn", "non-dropping-particle" : "", "parse-names" : false, "suffix" : "" }, { "dropping-particle" : "", "family" : "Storch", "given" : "Jin Song", "non-dropping-particle" : "von", "parse-names" : false, "suffix" : "" }, { "dropping-particle" : "", "family" : "Tian", "given" : "Fangxing", "non-dropping-particle" : "", "parse-names" : false, "suffix" : "" }, { "dropping-particle" : "", "family" : "Voigt", "given" : "Aiko", "non-dropping-particle" : "", "parse-names" : false, "suffix" : "" }, { "dropping-particle" : "", "family" : "Vrese", "given" : "Philipp", "non-dropping-particle" : "", "parse-names" : false, "suffix" : "" }, { "dropping-particle" : "", "family" : "Wieners", "given" : "Karl Hermann", "non-dropping-particle" : "", "parse-names" : false, "suffix" : "" }, { "dropping-particle" : "", "family" : "Wilkenskjeld", "given" : "Stiig", "non-dropping-particle" : "", "parse-names" : false, "suffix" : "" }, { "dropping-particle" : "", "family" : "Winkler", "given" : "Alexander", "non-dropping-particle" : "", "parse-names" : false, "suffix" : "" }, { "dropping-particle" : "", "family" : "Roeckner", "given" : "Erich", "non-dropping-particle" : "", "parse-names" : false, "suffix" : "" } ], "container-title" : "Journal of Advances in Modeling Earth Systems", "id" : "ITEM-8", "issue" : "4", "issued" : { "date-parts" : [ [ "2019" ] ] }, "title" : "Developments in the MPI-M Earth System Model version 1.2 (MPI-ESM1.2) and Its Response to Increasing CO2", "translator" : [ { "dropping-particle" : "", "family" : "J6823", "given" : "", "non-dropping-particle" : "", "parse-names" : false, "suffix" : "" } ], "type" : "article-journal", "volume" : "11" }, "uris" : [ "http://www.mendeley.com/documents/?uuid=a264aa43-f39b-47b2-b04e-e5f5366671a1" ] }, { "id" : "ITEM-9",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"ITEM-9",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"(Gettelman et al., 2019; Golaz et al., 2019; Mauritsen et al., 2019; Swart et al., 2019; Voldoire et al., 2019b; Wu et al., 2019c; Bock et al., 2020; Boucher et al., 2020; Dunne et al., 2020)", "manualFormatting" : "(Gettelman et al., 2019; Golaz et al., 2019; Mauritsen et al., 2019; Swart et al., 2019; Voldoire et al., 2019b; T. Wu et al., 2019b; Bock et al., 2020; Boucher et al., 2020; Dunne et al., 2020)", "plainTextFormattedCitation" : "(Gettelman et al., 2019; Golaz et al., 2019; Mauritsen et al., 2019; Swart et al., 2019; Voldoire et al., 2019b; Wu et al., 2019c; Bock et al., 2020; Boucher et al., 2020; Dunne et al., 2020)", "previouslyFormattedCitation" : "(Gettelman et al., 2019; Golaz et al., 2019; Mauritsen et al., 2019; Swart et al., 2019; Voldoire et al., 2019b; Wu et al., 2019c; Bock et al., 2020; Boucher et al., 2020; Dunne et al., 2020)" }, "properties" : { "noteIndex" : 0 }, "schema" : "https://github.com/citation-style-language/schema/raw/master/csl-citation.json" }</w:instrText>
      </w:r>
      <w:r>
        <w:rPr>
          <w:noProof/>
        </w:rPr>
        <w:fldChar w:fldCharType="separate"/>
      </w:r>
      <w:r w:rsidR="00393F8C">
        <w:rPr>
          <w:noProof/>
          <w:lang w:val="en-US"/>
        </w:rPr>
        <w:t>(Gettelman et al., 2019; Golaz et al., 2019; Mauritsen et al., 2019; Swart et al., 2019; Voldoire et al., 2019b; T. Wu et al., 2019b; Bock et al., 2020; Boucher et al., 2020; Dunne et al., 2020)</w:t>
      </w:r>
      <w:r>
        <w:rPr>
          <w:noProof/>
        </w:rPr>
        <w:fldChar w:fldCharType="end"/>
      </w:r>
      <w:commentRangeEnd w:id="364"/>
      <w:r w:rsidR="00D3695F">
        <w:rPr>
          <w:rStyle w:val="CommentReference"/>
          <w:lang w:val="en-GB"/>
        </w:rPr>
        <w:commentReference w:id="364"/>
      </w:r>
      <w:r w:rsidRPr="00E457C1">
        <w:rPr>
          <w:noProof/>
          <w:lang w:val="en-US"/>
        </w:rPr>
        <w:t>, it does not necessarily follow that the simulation of temperature trend</w:t>
      </w:r>
      <w:r w:rsidRPr="006959C2">
        <w:rPr>
          <w:noProof/>
          <w:lang w:val="en-US"/>
        </w:rPr>
        <w:t xml:space="preserve">s is also improved </w:t>
      </w:r>
      <w:r>
        <w:rPr>
          <w:noProof/>
          <w:lang w:val="de-DE"/>
        </w:rPr>
        <w:fldChar w:fldCharType="begin" w:fldLock="1"/>
      </w:r>
      <w:r w:rsidR="00E719C0">
        <w:rPr>
          <w:noProof/>
          <w:lang w:val="en-US"/>
        </w:rPr>
        <w:instrText>ADDIN CSL_CITATION { "citationItems" : [ { "id" : "ITEM-1", "itemData" : { "DOI" : "10.1175/jcli-d-19-1024.1", "ISSN" : "0894-8755", "abstract" : "The adequate simulation of internal climate variability is key for our understanding of climate as it underpins efforts to attribute historical events, predict on seasonal and decadal time scales, and isolate the effects of climate change. Here the skill of models in reproducing observed modes of climate variability is assessed, both across and within the CMIP3, CMIP5, and CMIP6 archives, in order to document model capabilities, progress across ensembles, and persisting biases. A focus is given to the well-observed tropical and extratropical modes that exhibit small intrinsic variability relative to model structural uncertainty. These include El Ni\u00f1o\u2013Southern Oscillation (ENSO), the Pacific decadal oscillation (PDO), the North Atlantic Oscillation (NAO), and the northern and southern annular modes (NAM and SAM). Significant improvements are identified in models\u2019 representation of many modes. Canonical biases, which involve both amplitudes and patterns, are generally reduced across model generations. For example, biases in ENSO-related equatorial Pacific sea surface temperature, which extend too far westward, and associated atmospheric teleconnections, which are too weak, are reduced. Stronger tropical expression of the PDO in successive CMIP generations has characterized their improvement, with some CMIP6 models generating patterns that lie within the range of observed estimates. For the NAO, NAM, and SAM, pattern correlations with observations are generally higher than for other modes and slight improvements are identified across successive model generations. For ENSO and PDO spectra and extratropical modes, changes are small compared to internal variability, precluding definitive statements regarding improvement.", "author" : [ { "dropping-particle" : "", "family" : "Fasullo", "given" : "John T.", "non-dropping-particle" : "", "parse-names" : false, "suffix" : "" }, { "dropping-particle" : "", "family" : "Phillips", "given" : "A. S.", "non-dropping-particle" : "", "parse-names" : false, "suffix" : "" }, { "dropping-particle" : "", "family" : "Deser", "given" : "C.", "non-dropping-particle" : "", "parse-names" : false, "suffix" : "" } ], "container-title" : "Journal of Climate", "id" : "ITEM-1", "issue" : "13", "issued" : { "date-parts" : [ [ "2020", "7", "1" ] ] }, "page" : "5527-5545", "title" : "Evaluation of Leading Modes of Climate Variability in the CMIP Archives", "translator" : [ { "dropping-particle" : "", "family" : "J6375", "given" : "", "non-dropping-particle" : "", "parse-names" : false, "suffix" : "" } ], "type" : "article-journal", "volume" : "33" }, "uris" : [ "http://www.mendeley.com/documents/?uuid=079b22f3-5a2c-4874-8d03-8f3def3bb647" ] }, { "id" : "ITEM-2",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"ITEM-2",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Fasullo et al., 2020)", "plainTextFormattedCitation" : "(Bock et al., 2020; Fasullo et al., 2020)", "previouslyFormattedCitation" : "(Bock et al., 2020; Fasullo et al., 2020)" }, "properties" : { "noteIndex" : 0 }, "schema" : "https://github.com/citation-style-language/schema/raw/master/csl-citation.json" }</w:instrText>
      </w:r>
      <w:r>
        <w:rPr>
          <w:noProof/>
          <w:lang w:val="de-DE"/>
        </w:rPr>
        <w:fldChar w:fldCharType="separate"/>
      </w:r>
      <w:r w:rsidR="00393F8C">
        <w:rPr>
          <w:noProof/>
          <w:lang w:val="en-US"/>
        </w:rPr>
        <w:t>(Bock et al., 2020; Fasullo et al., 2020)</w:t>
      </w:r>
      <w:r>
        <w:rPr>
          <w:noProof/>
          <w:lang w:val="de-DE"/>
        </w:rPr>
        <w:fldChar w:fldCharType="end"/>
      </w:r>
      <w:r w:rsidRPr="00E457C1">
        <w:rPr>
          <w:noProof/>
          <w:lang w:val="en-US"/>
        </w:rPr>
        <w:t>. The CMIP6 multi-model ensemble encompasses observed warming and the multi-model mean tracks those observations within 0.2</w:t>
      </w:r>
      <w:r w:rsidRPr="00E457C1">
        <w:rPr>
          <w:rFonts w:cs="Times New Roman"/>
          <w:noProof/>
          <w:lang w:val="en-US"/>
        </w:rPr>
        <w:t>°</w:t>
      </w:r>
      <w:r w:rsidRPr="00E457C1">
        <w:rPr>
          <w:noProof/>
          <w:lang w:val="en-US"/>
        </w:rPr>
        <w:t>C over most of the historical period. Figure</w:t>
      </w:r>
      <w:r w:rsidR="002B325E" w:rsidRPr="00E457C1">
        <w:rPr>
          <w:noProof/>
          <w:lang w:val="en-US"/>
        </w:rPr>
        <w:t> </w:t>
      </w:r>
      <w:r w:rsidRPr="00E457C1">
        <w:rPr>
          <w:noProof/>
          <w:lang w:val="en-US"/>
        </w:rPr>
        <w:t>3.</w:t>
      </w:r>
      <w:r w:rsidR="006334A5" w:rsidRPr="00E457C1">
        <w:rPr>
          <w:noProof/>
          <w:lang w:val="en-US"/>
        </w:rPr>
        <w:t>4</w:t>
      </w:r>
      <w:r w:rsidRPr="00E457C1">
        <w:rPr>
          <w:noProof/>
          <w:lang w:val="en-US"/>
        </w:rPr>
        <w:t xml:space="preserve"> confirms the findings of </w:t>
      </w:r>
      <w:r>
        <w:rPr>
          <w:noProof/>
        </w:rPr>
        <w:fldChar w:fldCharType="begin" w:fldLock="1"/>
      </w:r>
      <w:r w:rsidR="008F46A5" w:rsidRPr="00E457C1">
        <w:rPr>
          <w:noProof/>
          <w:lang w:val="en-US"/>
        </w:rPr>
        <w:instrText>ADDIN CSL_CITATION { "citationItems" : [ { "id" : "ITEM-1", "itemData" : { "DOI" : "10.1029/2020ef001667", "ISSN" : "2328-4277", "author" : [ { "dropping-particle" : "", "family" : "Papalexiou", "given" : "Simon Michael", "non-dropping-particle" : "", "parse-names" : false, "suffix" : "" }, { "dropping-particle" : "", "family" : "Rajulapati", "given" : "Chandra Rupa", "non-dropping-particle" : "", "parse-names" : false, "suffix" : "" }, { "dropping-particle" : "", "family" : "Clark", "given" : "Martyn P.", "non-dropping-particle" : "", "parse-names" : false, "suffix" : "" }, { "dropping-particle" : "", "family" : "Lehner", "given" : "Flavio", "non-dropping-particle" : "", "parse-names" : false, "suffix" : "" } ], "container-title" : "Earth's Future", "id" : "ITEM-1", "issue" : "10", "issued" : { "date-parts" : [ [ "2020" ] ] }, "title" : "Robustness of CMIP6 Historical Global Mean Temperature Simulations: Trends, Long-Term Persistence, Autocorrelation, and Distributional Shape", "translator" : [ { "dropping-particle" : "", "family" : "J3387", "given" : "", "non-dropping-particle" : "", "parse-names" : false, "suffix" : "" } ], "type" : "article-journal", "volume" : "8" }, "uris" : [ "http://www.mendeley.com/documents/?uuid=176f3e15-f6b3-4384-8045-8472a72d8071" ] } ], "mendeley" : { "formattedCitation" : "(Papalexiou et al., 2020)", "manualFormatting" : "Papalexiou et al. (2020)", "plainTextFormattedCitation" : "(Papalexiou et al., 2020)", "previouslyFormattedCitation" : "(Papalexiou et al., 2020)" }, "properties" : { "noteIndex" : 0 }, "schema" : "https://github.com/citation-style-language/schema/raw/master/csl-citation.json" }</w:instrText>
      </w:r>
      <w:r>
        <w:rPr>
          <w:noProof/>
        </w:rPr>
        <w:fldChar w:fldCharType="separate"/>
      </w:r>
      <w:r w:rsidR="00393F8C">
        <w:rPr>
          <w:noProof/>
          <w:lang w:val="en-US"/>
        </w:rPr>
        <w:t>Papalexiou et al. (2020)</w:t>
      </w:r>
      <w:r>
        <w:rPr>
          <w:noProof/>
        </w:rPr>
        <w:fldChar w:fldCharType="end"/>
      </w:r>
      <w:r w:rsidRPr="00E457C1">
        <w:rPr>
          <w:noProof/>
          <w:lang w:val="en-US"/>
        </w:rPr>
        <w:t>, who highlighted based on 29 CMIP6 models that most models replicate the period of slow warming between 1942 and 1975 and the late twentieth century warming (1975–2014).</w:t>
      </w:r>
      <w:bookmarkStart w:id="365" w:name="_Hlk66447835"/>
      <w:r w:rsidRPr="00E457C1">
        <w:rPr>
          <w:noProof/>
          <w:lang w:val="en-US"/>
        </w:rPr>
        <w:t xml:space="preserve"> </w:t>
      </w:r>
      <w:bookmarkStart w:id="366" w:name="_Hlk65921327"/>
      <w:r w:rsidRPr="00E457C1">
        <w:rPr>
          <w:noProof/>
          <w:lang w:val="en-US"/>
        </w:rPr>
        <w:t>The CMIP6 multi-model mean is cooler over the period 1980</w:t>
      </w:r>
      <w:del w:id="367" w:author="Ian Blenkinsop" w:date="2021-07-13T10:47:00Z">
        <w:r w:rsidRPr="00E457C1" w:rsidDel="00625B11">
          <w:rPr>
            <w:noProof/>
            <w:lang w:val="en-US"/>
          </w:rPr>
          <w:delText>-</w:delText>
        </w:r>
      </w:del>
      <w:ins w:id="368" w:author="Ian Blenkinsop" w:date="2021-07-13T10:47:00Z">
        <w:r w:rsidR="00625B11">
          <w:rPr>
            <w:noProof/>
            <w:lang w:val="en-US"/>
          </w:rPr>
          <w:t>–</w:t>
        </w:r>
      </w:ins>
      <w:r w:rsidRPr="00E457C1">
        <w:rPr>
          <w:noProof/>
          <w:lang w:val="en-US"/>
        </w:rPr>
        <w:t xml:space="preserve">2000 than both observations and CMIP5 </w:t>
      </w:r>
      <w:ins w:id="369" w:author="Ian Blenkinsop" w:date="2021-07-13T13:50:00Z">
        <w:r w:rsidR="008F0A8E">
          <w:rPr>
            <w:noProof/>
            <w:lang w:val="en-US"/>
          </w:rPr>
          <w:t>(</w:t>
        </w:r>
        <w:r w:rsidR="008F0A8E" w:rsidRPr="00E457C1">
          <w:rPr>
            <w:noProof/>
            <w:lang w:val="en-US"/>
          </w:rPr>
          <w:t>Figure 3.4</w:t>
        </w:r>
        <w:r w:rsidR="008F0A8E">
          <w:rPr>
            <w:noProof/>
            <w:lang w:val="en-US"/>
          </w:rPr>
          <w:t xml:space="preserve">; </w:t>
        </w:r>
      </w:ins>
      <w:r>
        <w:rPr>
          <w:noProof/>
        </w:rPr>
        <w:fldChar w:fldCharType="begin" w:fldLock="1"/>
      </w:r>
      <w:r w:rsidR="002D1890">
        <w:rPr>
          <w:noProof/>
          <w:lang w:val="en-US"/>
        </w:rPr>
        <w:instrText>ADDIN CSL_CITATION { "citationItems" : [ { "id" : "ITEM-1", "itemData" : { "DOI" : "10.5194/acp-20-7829-2020", "ISSN" : "1680-7324", "abstract" : "Abstract. The Earth's equilibrium climate sensitivity (ECS) to a\u00a0doubling of atmospheric CO2, along with the transient climate response (TCR) and greenhouse gas emissions pathways, determines the amount of future warming. Coupled climate models have in the past been important tools to estimate and understand ECS. ECS estimated from Coupled Model Intercomparison Project Phase\u00a05 (CMIP5) models lies between 2.0 and 4.7 K (mean of 3.2 K), whereas in the latest CMIP6 the spread has increased to 1.8\u20135.5 K (mean of 3.7 K), with\u00a05 out of 25\u00a0models exceeding 5 K. It is thus pertinent to understand the causes underlying this shift. Here we compare the CMIP5 and CMIP6 model ensembles and find a\u00a0systematic shift between CMIP eras to be unexplained as a\u00a0process of random sampling from modeled forcing and feedback distributions. Instead, shortwave feedbacks shift towards more positive values, in particular over the Southern Ocean, driving the shift towards larger ECS values in many of the models. These results suggest that changes in model treatment of mixed-phase cloud processes and changes to Antarctic sea ice representation are likely causes of the shift towards larger ECS. Somewhat surprisingly, CMIP6 models exhibit less historical warming than CMIP5 models, despite an increase in TCR between CMIP eras (mean TCR increased from 1.7 to 1.9 K). The evolution of the warming suggests, however, that several of the CMIP6 models apply too strong aerosol cooling, resulting in too weak mid-20th century warming compared to the instrumental record.", "author" : [ { "dropping-particle" : "", "family" : "Flynn", "given" : "Clare Marie", "non-dropping-particle" : "", "parse-names" : false, "suffix" : "" }, { "dropping-particle" : "", "family" : "Mauritsen", "given" : "Thorsten", "non-dropping-particle" : "", "parse-names" : false, "suffix" : "" } ], "container-title" : "Atmospheric Chemistry and Physics", "id" : "ITEM-1", "issue" : "13", "issued" : { "date-parts" : [ [ "2020" ] ] }, "title" : "On the climate sensitivity and historical warming evolution in recent coupled model ensembles", "translator" : [ { "dropping-particle" : "", "family" : "J6747", "given" : "", "non-dropping-particle" : "", "parse-names" : false, "suffix" : "" } ], "type" : "article-journal", "volume" : "20" }, "uris" : [ "http://www.mendeley.com/documents/?uuid=a3e89ee2-6a82-41b7-ac39-166a9cbbbfff" ] }, { "id" : "ITEM-2",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"ITEM-2",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"ITEM-3",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"ITEM-3",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Flynn and Mauritsen, 2020; Gillett et al., 2021)", "manualFormatting" : "Bock et al., 2020; Flynn and Mauritsen, 2020; Gillett et al., 2021", "plainTextFormattedCitation" : "(Bock et al., 2020; Flynn and Mauritsen, 2020; Gillett et al., 2021)", "previouslyFormattedCitation" : "(Bock et al., 2020; Flynn and Mauritsen, 2020; Gillett et al., 2021)" }, "properties" : { "noteIndex" : 0 }, "schema" : "https://github.com/citation-style-language/schema/raw/master/csl-citation.json" }</w:instrText>
      </w:r>
      <w:r>
        <w:rPr>
          <w:noProof/>
        </w:rPr>
        <w:fldChar w:fldCharType="separate"/>
      </w:r>
      <w:del w:id="370" w:author="Ian Blenkinsop" w:date="2021-07-13T13:50:00Z">
        <w:r w:rsidR="00393F8C" w:rsidDel="008F0A8E">
          <w:rPr>
            <w:noProof/>
            <w:lang w:val="en-US"/>
          </w:rPr>
          <w:delText>(</w:delText>
        </w:r>
      </w:del>
      <w:r w:rsidR="00393F8C">
        <w:rPr>
          <w:noProof/>
          <w:lang w:val="en-US"/>
        </w:rPr>
        <w:t>Bock et al., 2020; Flynn and Mauritsen, 2020; Gillett et al., 2021</w:t>
      </w:r>
      <w:r>
        <w:rPr>
          <w:noProof/>
        </w:rPr>
        <w:fldChar w:fldCharType="end"/>
      </w:r>
      <w:del w:id="371" w:author="Ian Blenkinsop" w:date="2021-07-13T13:50:00Z">
        <w:r w:rsidR="00962382" w:rsidRPr="00E457C1" w:rsidDel="008F0A8E">
          <w:rPr>
            <w:noProof/>
            <w:lang w:val="en-US"/>
          </w:rPr>
          <w:delText>; Figure 3.4</w:delText>
        </w:r>
      </w:del>
      <w:r w:rsidR="00962382" w:rsidRPr="00E457C1">
        <w:rPr>
          <w:noProof/>
          <w:lang w:val="en-US"/>
        </w:rPr>
        <w:t>)</w:t>
      </w:r>
      <w:r w:rsidRPr="00E457C1">
        <w:rPr>
          <w:noProof/>
          <w:lang w:val="en-US"/>
        </w:rPr>
        <w:t xml:space="preserve">. </w:t>
      </w:r>
      <w:bookmarkEnd w:id="366"/>
      <w:r w:rsidRPr="00E457C1">
        <w:rPr>
          <w:noProof/>
          <w:lang w:val="en-US"/>
        </w:rPr>
        <w:t xml:space="preserve">Biases of several tenths of </w:t>
      </w:r>
      <w:r w:rsidR="00007D24" w:rsidRPr="00E457C1">
        <w:rPr>
          <w:noProof/>
          <w:lang w:val="en-US"/>
        </w:rPr>
        <w:t>a degree</w:t>
      </w:r>
      <w:r w:rsidRPr="00E457C1">
        <w:rPr>
          <w:noProof/>
          <w:lang w:val="en-US"/>
        </w:rPr>
        <w:t xml:space="preserve"> in some CMIP6 models over that period may be due to an overestimate in aerosol radiative forcing </w:t>
      </w:r>
      <w:ins w:id="372" w:author="Ian Blenkinsop" w:date="2021-07-12T17:11:00Z">
        <w:r w:rsidR="003671D1">
          <w:rPr>
            <w:noProof/>
            <w:lang w:val="en-US"/>
          </w:rPr>
          <w:t>(</w:t>
        </w:r>
        <w:r w:rsidR="003671D1" w:rsidRPr="00E457C1">
          <w:rPr>
            <w:noProof/>
            <w:lang w:val="en-US"/>
          </w:rPr>
          <w:t>Section</w:t>
        </w:r>
      </w:ins>
      <w:ins w:id="373" w:author="Ian Blenkinsop" w:date="2021-07-12T17:12:00Z">
        <w:r w:rsidR="003671D1">
          <w:rPr>
            <w:noProof/>
            <w:lang w:val="en-US"/>
          </w:rPr>
          <w:t>s</w:t>
        </w:r>
      </w:ins>
      <w:ins w:id="374" w:author="Ian Blenkinsop" w:date="2021-07-12T17:11:00Z">
        <w:r w:rsidR="003671D1" w:rsidRPr="00E457C1">
          <w:rPr>
            <w:noProof/>
            <w:lang w:val="en-US"/>
          </w:rPr>
          <w:t xml:space="preserve"> 6.3.5</w:t>
        </w:r>
      </w:ins>
      <w:ins w:id="375" w:author="Ian Blenkinsop" w:date="2021-07-12T17:12:00Z">
        <w:r w:rsidR="003671D1">
          <w:rPr>
            <w:noProof/>
            <w:lang w:val="en-US"/>
          </w:rPr>
          <w:t xml:space="preserve"> and 7.3.3</w:t>
        </w:r>
      </w:ins>
      <w:ins w:id="376" w:author="Ian Blenkinsop" w:date="2021-07-12T17:11:00Z">
        <w:r w:rsidR="003671D1" w:rsidRPr="00E457C1">
          <w:rPr>
            <w:noProof/>
            <w:lang w:val="en-US"/>
          </w:rPr>
          <w:t>,</w:t>
        </w:r>
      </w:ins>
      <w:ins w:id="377" w:author="Ian Blenkinsop" w:date="2021-07-12T17:12:00Z">
        <w:r w:rsidR="003671D1">
          <w:rPr>
            <w:noProof/>
            <w:lang w:val="en-US"/>
          </w:rPr>
          <w:t xml:space="preserve"> and</w:t>
        </w:r>
      </w:ins>
      <w:ins w:id="378" w:author="Ian Blenkinsop" w:date="2021-07-12T17:11:00Z">
        <w:r w:rsidR="003671D1" w:rsidRPr="00E457C1">
          <w:rPr>
            <w:noProof/>
            <w:lang w:val="en-US"/>
          </w:rPr>
          <w:t xml:space="preserve"> Figure 6.8</w:t>
        </w:r>
      </w:ins>
      <w:ins w:id="379" w:author="Ian Blenkinsop" w:date="2021-07-12T17:12:00Z">
        <w:r w:rsidR="003671D1">
          <w:rPr>
            <w:noProof/>
            <w:lang w:val="en-US"/>
          </w:rPr>
          <w:t xml:space="preserve">; </w:t>
        </w:r>
      </w:ins>
      <w:r>
        <w:rPr>
          <w:noProof/>
        </w:rPr>
        <w:fldChar w:fldCharType="begin" w:fldLock="1"/>
      </w:r>
      <w:r w:rsidR="002D1890">
        <w:rPr>
          <w:noProof/>
          <w:lang w:val="en-US"/>
        </w:rPr>
        <w:instrText>ADDIN CSL_CITATION { "citationItems" : [ { "id" : "ITEM-1", "itemData" : { "DOI" : "10.1029/2019MS001995", "ISSN" : "19422466", "abstract" : "We describe and evaluate historical simulations which use the third Hadley Centre Global Environment Model in the Global Coupled configuration 3.1 (HadGEM3-GC3.1) model and which form part of the UK's contribution to the sixth Coupled Model Intercomparison Project, CMIP6. These simulations, run at two resolutions, respond to historically evolving forcings such as greenhouse gases, aerosols, solar irradiance, volcanic aerosols, land use, and ozone concentrations. We assess the response of the simulations to these historical forcings and compare against the observational record. This includes the evolution of global mean surface temperature, ocean heat content, sea ice extent, ice sheet mass balance, permafrost extent, snow cover, North Atlantic sea surface temperature and circulation, and decadal precipitation. We find that the simulated time evolution of global mean surface temperature broadly follows the observed record but with important quantitative differences which we find are most likely attributable to strong effective radiative forcing from anthropogenic aerosols and a weak pattern of sea surface temperature response in the low to middle latitudes to volcanic eruptions. We also find evidence that anthropogenic aerosol forcings play a role in driving the Atlantic Multidecadal Variability and the Atlantic Meridional Overturning Circulation, which are key features of the North Atlantic ocean. Overall, the model historical simulations show many features in common with the observed record over the period 1850\u20132014 and so provide a basis for future in-depth study of recent climate change.", "author" : [ { "dropping-particle" : "", "family" : "Andrews", "given" : "Martin B.", "non-dropping-particle" : "", "parse-names" : false, "suffix" : "" }, { "dropping-particle" : "", "family" : "Ridley", "given" : "Jeff K.", "non-dropping-particle" : "", "parse-names" : false, "suffix" : "" }, { "dropping-particle" : "", "family" : "Wood", "given" : "Richard A.", "non-dropping-particle" : "", "parse-names" : false, "suffix" : "" }, { "dropping-particle" : "", "family" : "Andrews", "given" : "Timothy", "non-dropping-particle" : "", "parse-names" : false, "suffix" : "" }, { "dropping-particle" : "", "family" : "Blockley", "given" : "Edward W.", "non-dropping-particle" : "", "parse-names" : false, "suffix" : "" }, { "dropping-particle" : "", "family" : "Booth", "given" : "Ben", "non-dropping-particle" : "", "parse-names" : false, "suffix" : "" }, { "dropping-particle" : "", "family" : "Burke", "given" : "Eleanor", "non-dropping-particle" : "", "parse-names" : false, "suffix" : "" }, { "dropping-particle" : "", "family" : "Dittus", "given" : "Andrea J.", "non-dropping-particle" : "", "parse-names" : false, "suffix" : "" }, { "dropping-particle" : "", "family" : "Florek", "given" : "Piotr", "non-dropping-particle" : "", "parse-names" : false, "suffix" : "" }, { "dropping-particle" : "", "family" : "Gray", "given" : "Lesley J.", "non-dropping-particle" : "", "parse-names" : false, "suffix" : "" }, { "dropping-particle" : "", "family" : "Haddad", "given" : "Stephen", "non-dropping-particle" : "", "parse-names" : false, "suffix" : "" }, { "dropping-particle" : "", "family" : "Hardiman", "given" : "Steven C.", "non-dropping-particle" : "", "parse-names" : false, "suffix" : "" }, { "dropping-particle" : "", "family" : "Hermanson", "given" : "Leon", "non-dropping-particle" : "", "parse-names" : false, "suffix" : "" }, { "dropping-particle" : "", "family" : "Hodson", "given" : "Dan", "non-dropping-particle" : "", "parse-names" : false, "suffix" : "" }, { "dropping-particle" : "", "family" : "Hogan", "given" : "Emma", "non-dropping-particle" : "", "parse-names" : false, "suffix" : "" }, { "dropping-particle" : "", "family" : "Jones", "given" : "Gareth S.", "non-dropping-particle" : "", "parse-names" : false, "suffix" : "" }, { "dropping-particle" : "", "family" : "Knight", "given" : "Jeff R.", "non-dropping-particle" : "", "parse-names" : false, "suffix" : "" }, { "dropping-particle" : "", "family" : "Kuhlbrodt", "given" : "Till", "non-dropping-particle" : "", "parse-names" : false, "suffix" : "" }, { "dropping-particle" : "", "family" : "Misios", "given" : "Stergios", "non-dropping-particle" : "", "parse-names" : false, "suffix" : "" }, { "dropping-particle" : "", "family" : "Mizielinski", "given" : "Matthew S.", "non-dropping-particle" : "", "parse-names" : false, "suffix" : "" }, { "dropping-particle" : "", "family" : "Ringer", "given" : "Mark A.", "non-dropping-particle" : "", "parse-names" : false, "suffix" : "" }, { "dropping-particle" : "", "family" : "Robson", "given" : "Jon", "non-dropping-particle" : "", "parse-names" : false, "suffix" : "" }, { "dropping-particle" : "", "family" : "Sutton", "given" : "Rowan T.", "non-dropping-particle" : "", "parse-names" : false, "suffix" : "" } ], "container-title" : "Journal of Advances in Modeling Earth Systems", "id" : "ITEM-1", "issue" : "6", "issued" : { "date-parts" : [ [ "2020" ] ] }, "title" : "Historical Simulations With HadGEM3-GC3.1 for CMIP6", "translator" : [ { "dropping-particle" : "", "family" : "J5989", "given" : "", "non-dropping-particle" : "", "parse-names" : false, "suffix" : "" } ], "type" : "article-journal", "volume" : "12" }, "uris" : [ "http://www.mendeley.com/documents/?uuid=87f375d8-f6ef-4275-bec2-8db3f39b8964" ] }, { "id" : "ITEM-2", "itemData" : { "DOI" : "10.1029/2019GL085806", "ISSN" : "19448007", "abstract" : "The relative importance of anthropogenic aerosol in decadal variations of historical climate is uncertain, largely due to uncertainty in aerosol radiative forcing. We analyze a novel large ensemble of simulations with HadGEM3-GC3.1 for 1850\u20132014, where anthropogenic aerosol and precursor emissions are scaled to sample a wide range of historical aerosol radiative forcing with present-day values ranging from \u20130.38 to \u20131.50\u00a0Wm\u20132. Five ensemble members are run for each of five aerosol scaling factors. Decadal variations in surface temperatures are strongly sensitive to aerosol forcing, particularly between 1950 and 1980. Post-1980, trends are dominated by greenhouse gas forcing, with much lower sensitivity to aerosol emission differences. Most realizations with aerosol forcing more negative than about \u20131\u00a0Wm\u20132 simulate stronger cooling trends in the mid-20th century compared with observations, while the simulated warming post-1980 always exceeds observed warming, likelydue to a warm bias in the transient climate response in HadGEM3-GC3.1.", "author" : [ { "dropping-particle" : "", "family" : "Dittus", "given" : "Andrea J.", "non-dropping-particle" : "", "parse-names" : false, "suffix" : "" }, { "dropping-particle" : "", "family" : "Hawkins", "given" : "Ed", "non-dropping-particle" : "", "parse-names" : false, "suffix" : "" }, { "dropping-particle" : "", "family" : "Wilcox", "given" : "Laura J.", "non-dropping-particle" : "", "parse-names" : false, "suffix" : "" }, { "dropping-particle" : "", "family" : "Sutton", "given" : "Rowan T.", "non-dropping-particle" : "", "parse-names" : false, "suffix" : "" }, { "dropping-particle" : "", "family" : "Smith", "given" : "Christopher J.", "non-dropping-particle" : "", "parse-names" : false, "suffix" : "" }, { "dropping-particle" : "", "family" : "Andrews", "given" : "Martin B.", "non-dropping-particle" : "", "parse-names" : false, "suffix" : "" }, { "dropping-particle" : "", "family" : "Forster", "given" : "Piers M.", "non-dropping-particle" : "", "parse-names" : false, "suffix" : "" } ], "container-title" : "Geophysical Research Letters", "id" : "ITEM-2", "issue" : "13", "issued" : { "date-parts" : [ [ "2020" ] ] }, "title" : "Sensitivity of Historical Climate Simulations to Uncertain Aerosol Forcing", "translator" : [ { "dropping-particle" : "", "family" : "J6172", "given" : "", "non-dropping-particle" : "", "parse-names" : false, "suffix" : "" } ], "type" : "article-journal", "volume" : "47" }, "uris" : [ "http://www.mendeley.com/documents/?uuid=a50fc667-7f4d-4048-af8d-be3f41b91417" ] }, { "id" : "ITEM-3", "itemData" : { "DOI" : "10.5194/acp-20-7829-2020", "ISSN" : "1680-7324", "abstract" : "Abstract. The Earth's equilibrium climate sensitivity (ECS) to a\u00a0doubling of atmospheric CO2, along with the transient climate response (TCR) and greenhouse gas emissions pathways, determines the amount of future warming. Coupled climate models have in the past been important tools to estimate and understand ECS. ECS estimated from Coupled Model Intercomparison Project Phase\u00a05 (CMIP5) models lies between 2.0 and 4.7 K (mean of 3.2 K), whereas in the latest CMIP6 the spread has increased to 1.8\u20135.5 K (mean of 3.7 K), with\u00a05 out of 25\u00a0models exceeding 5 K. It is thus pertinent to understand the causes underlying this shift. Here we compare the CMIP5 and CMIP6 model ensembles and find a\u00a0systematic shift between CMIP eras to be unexplained as a\u00a0process of random sampling from modeled forcing and feedback distributions. Instead, shortwave feedbacks shift towards more positive values, in particular over the Southern Ocean, driving the shift towards larger ECS values in many of the models. These results suggest that changes in model treatment of mixed-phase cloud processes and changes to Antarctic sea ice representation are likely causes of the shift towards larger ECS. Somewhat surprisingly, CMIP6 models exhibit less historical warming than CMIP5 models, despite an increase in TCR between CMIP eras (mean TCR increased from 1.7 to 1.9 K). The evolution of the warming suggests, however, that several of the CMIP6 models apply too strong aerosol cooling, resulting in too weak mid-20th century warming compared to the instrumental record.", "author" : [ { "dropping-particle" : "", "family" : "Flynn", "given" : "Clare Marie", "non-dropping-particle" : "", "parse-names" : false, "suffix" : "" }, { "dropping-particle" : "", "family" : "Mauritsen", "given" : "Thorsten", "non-dropping-particle" : "", "parse-names" : false, "suffix" : "" } ], "container-title" : "Atmospheric Chemistry and Physics", "id" : "ITEM-3", "issue" : "13", "issued" : { "date-parts" : [ [ "2020" ] ] }, "title" : "On the climate sensitivity and historical warming evolution in recent coupled model ensembles", "translator" : [ { "dropping-particle" : "", "family" : "J6747", "given" : "", "non-dropping-particle" : "", "parse-names" : false, "suffix" : "" } ], "type" : "article-journal", "volume" : "20" }, "uris" : [ "http://www.mendeley.com/documents/?uuid=a3e89ee2-6a82-41b7-ac39-166a9cbbbfff" ] } ], "mendeley" : { "formattedCitation" : "(Andrews et al., 2020; Dittus et al., 2020; Flynn and Mauritsen, 2020)", "manualFormatting" : "Andrews et al., 2020; Dittus et al., 2020; Flynn and Mauritsen, 2020)", "plainTextFormattedCitation" : "(Andrews et al., 2020; Dittus et al., 2020; Flynn and Mauritsen, 2020)", "previouslyFormattedCitation" : "(Andrews et al., 2020; Dittus et al., 2020; Flynn and Mauritsen, 2020)" }, "properties" : { "noteIndex" : 0 }, "schema" : "https://github.com/citation-style-language/schema/raw/master/csl-citation.json" }</w:instrText>
      </w:r>
      <w:r>
        <w:rPr>
          <w:noProof/>
        </w:rPr>
        <w:fldChar w:fldCharType="separate"/>
      </w:r>
      <w:del w:id="380" w:author="Ian Blenkinsop" w:date="2021-07-12T17:12:00Z">
        <w:r w:rsidR="00393F8C" w:rsidDel="003671D1">
          <w:rPr>
            <w:noProof/>
            <w:lang w:val="en-US"/>
          </w:rPr>
          <w:delText>(</w:delText>
        </w:r>
      </w:del>
      <w:r w:rsidR="00393F8C">
        <w:rPr>
          <w:noProof/>
          <w:lang w:val="en-US"/>
        </w:rPr>
        <w:t>Andrews et al., 2020; Dittus et al., 2020; Flynn and Mauritsen, 2020)</w:t>
      </w:r>
      <w:r>
        <w:rPr>
          <w:noProof/>
        </w:rPr>
        <w:fldChar w:fldCharType="end"/>
      </w:r>
      <w:del w:id="381" w:author="Ian Blenkinsop" w:date="2021-07-12T17:12:00Z">
        <w:r w:rsidRPr="00E457C1" w:rsidDel="003671D1">
          <w:rPr>
            <w:noProof/>
            <w:lang w:val="en-US"/>
          </w:rPr>
          <w:delText xml:space="preserve"> (</w:delText>
        </w:r>
        <w:r w:rsidR="002C5365" w:rsidRPr="00E457C1" w:rsidDel="003671D1">
          <w:rPr>
            <w:noProof/>
            <w:lang w:val="en-US"/>
          </w:rPr>
          <w:delText>s</w:delText>
        </w:r>
        <w:r w:rsidRPr="00E457C1" w:rsidDel="003671D1">
          <w:rPr>
            <w:noProof/>
            <w:lang w:val="en-US"/>
          </w:rPr>
          <w:delText>ee also</w:delText>
        </w:r>
      </w:del>
      <w:del w:id="382" w:author="Ian Blenkinsop" w:date="2021-07-12T17:11:00Z">
        <w:r w:rsidRPr="00E457C1" w:rsidDel="003671D1">
          <w:rPr>
            <w:noProof/>
            <w:lang w:val="en-US"/>
          </w:rPr>
          <w:delText xml:space="preserve"> Section </w:delText>
        </w:r>
        <w:r w:rsidR="00A73A9E" w:rsidRPr="00E457C1" w:rsidDel="003671D1">
          <w:rPr>
            <w:noProof/>
            <w:lang w:val="en-US"/>
          </w:rPr>
          <w:delText>6.3</w:delText>
        </w:r>
        <w:r w:rsidRPr="00E457C1" w:rsidDel="003671D1">
          <w:rPr>
            <w:noProof/>
            <w:lang w:val="en-US"/>
          </w:rPr>
          <w:delText>.5</w:delText>
        </w:r>
        <w:r w:rsidR="00A73A9E" w:rsidRPr="00E457C1" w:rsidDel="003671D1">
          <w:rPr>
            <w:noProof/>
            <w:lang w:val="en-US"/>
          </w:rPr>
          <w:delText>, Figure 6.8</w:delText>
        </w:r>
        <w:r w:rsidRPr="00E457C1" w:rsidDel="003671D1">
          <w:rPr>
            <w:noProof/>
            <w:lang w:val="en-US"/>
          </w:rPr>
          <w:delText>, and Section 7.3.3</w:delText>
        </w:r>
      </w:del>
      <w:del w:id="383" w:author="Ian Blenkinsop" w:date="2021-07-12T17:12:00Z">
        <w:r w:rsidRPr="00E457C1" w:rsidDel="003671D1">
          <w:rPr>
            <w:noProof/>
            <w:lang w:val="en-US"/>
          </w:rPr>
          <w:delText>)</w:delText>
        </w:r>
      </w:del>
      <w:r w:rsidRPr="00E457C1">
        <w:rPr>
          <w:noProof/>
          <w:lang w:val="en-US"/>
        </w:rPr>
        <w:t xml:space="preserve">. </w:t>
      </w:r>
      <w:bookmarkEnd w:id="365"/>
      <w:r>
        <w:rPr>
          <w:noProof/>
        </w:rPr>
        <w:fldChar w:fldCharType="begin" w:fldLock="1"/>
      </w:r>
      <w:r w:rsidR="00E719C0">
        <w:rPr>
          <w:noProof/>
          <w:lang w:val="en-US"/>
        </w:rPr>
        <w:instrText>ADDIN CSL_CITATION { "citationItems" : [ { "id" : "ITEM-1",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"ITEM-1", "issue" : "12", "issued" : { "date-parts" : [ [ "2020" ] ] }, "title" : "Past warming trend constrains future warming in CMIP6 models", "translator" : [ { "dropping-particle" : "", "family" : "J6762", "given" : "", "non-dropping-particle" : "", "parse-names" : false, "suffix" : "" } ], "type" : "article-journal", "volume" : "6" }, "uris" : [ "http://www.mendeley.com/documents/?uuid=27f10ac9-44f8-414d-b689-f291a8a00bd8" ] }, { "id" : "ITEM-2", "itemData" : { "DOI" : "10.1029/2020ef001667", "ISSN" : "2328-4277", "author" : [ { "dropping-particle" : "", "family" : "Papalexiou", "given" : "Simon Michael", "non-dropping-particle" : "", "parse-names" : false, "suffix" : "" }, { "dropping-particle" : "", "family" : "Rajulapati", "given" : "Chandra Rupa", "non-dropping-particle" : "", "parse-names" : false, "suffix" : "" }, { "dropping-particle" : "", "family" : "Clark", "given" : "Martyn P.", "non-dropping-particle" : "", "parse-names" : false, "suffix" : "" }, { "dropping-particle" : "", "family" : "Lehner", "given" : "Flavio", "non-dropping-particle" : "", "parse-names" : false, "suffix" : "" } ], "container-title" : "Earth's Future", "id" : "ITEM-2", "issue" : "10", "issued" : { "date-parts" : [ [ "2020" ] ] }, "title" : "Robustness of CMIP6 Historical Global Mean Temperature Simulations: Trends, Long-Term Persistence, Autocorrelation, and Distributional Shape", "translator" : [ { "dropping-particle" : "", "family" : "J3387", "given" : "", "non-dropping-particle" : "", "parse-names" : false, "suffix" : "" } ], "type" : "article-journal", "volume" : "8" }, "uris" : [ "http://www.mendeley.com/documents/?uuid=176f3e15-f6b3-4384-8045-8472a72d8071" ] }, { "id" : "ITEM-3", "itemData" : { "DOI" : "10.1007/s00382-020-05493-y", "ISSN" : "14320894", "abstract" : "Global mean temperature change simulated by climate models deviates from the observed temperature increase during decadal-scale periods in the past. In particular, warming during the \u2018global warming hiatus\u2019 in the early twenty-first century appears overestimated in CMIP5 and CMIP6 multi-model means. We examine the role of equatorial Pacific variability in these divergences since 1950 by\u00a0comparing 18 studies that quantify the Pacific contribution to the \u2018hiatus\u2019 and earlier periods\u00a0and\u00a0by\u00a0investigating the reasons for differing results. During the \u2018global warming hiatus\u2019 from 1992 to 2012, the estimated contributions differ by a factor of five, with multiple linear regression approaches generally indicating a smaller contribution of Pacific variability to global temperature than climate model experiments where the simulated tropical Pacific sea surface temperature (SST) or wind stress anomalies are nudged towards observations. These so-called pacemaker experiments suggest that the \u2018hiatus\u2019 is fully explained and possibly over-explained by Pacific variability. Most of the spread across the studies can be attributed to\u00a0two factors: neglecting the forced signal in tropical Pacific SST, which is often the case in multiple regression studies but not in pacemaker experiments, underestimates the Pacific contribution to global temperature\u00a0change by a factor of two during the \u2018hiatus\u2019; the sensitivity with which the global temperature responds to Pacific variability varies by a factor of two between models on a decadal time scale, questioning the robustness of single model pacemaker experiments. Once we have accounted for these factors, the CMIP5 mean warming adjusted for Pacific variability reproduces the observed annual global mean temperature closely, with a correlation coefficient of 0.985 from 1950 to 2018. The CMIP6 ensemble performs less favourably but improves if the models with the highest transient climate response are omitted from the ensemble mean.", "author" : [ { "dropping-particle" : "", "family" : "Stolpe", "given" : "Martin B.", "non-dropping-particle" : "</w:instrText>
      </w:r>
      <w:r w:rsidR="00E719C0" w:rsidRPr="006814DF">
        <w:rPr>
          <w:noProof/>
        </w:rPr>
        <w:instrText>", "parse-names" : false, "suffix" : "" }, { "dropping-particle" : "", "family" : "Cowtan", "given" : "Kevin", "non-dropping-particle" : "", "parse-names" : false, "suffix" : "" }, { "dropping-particle" : "", "family" : "Medhaug", "given" : "Iselin", "non-dropping-particle" : "", "parse-names" : false, "suffix" : "" }, { "dropping-particle" : "", "family" : "Knutti", "given" : "Reto", "non-dropping-particle" : "", "parse-names" : false, "suffix" : "" } ], "container-title" : "Climate Dynamics", "id" : "ITEM-3", "issued" : { "date-parts" : [ [ "2020" ] ] }, "title" : "Pacific variability reconciles observed and modelled global mean temperature increase since 1950", "translator" : [ { "dropping-particle" : "", "family" : "J6745", "given" : "", "non-dropping-particle" : "", "parse-names" : false, "suffix" : "" } ], "type" : "article-journal" }, "uris" : [ "http://www.mendeley.com/documents/?uuid=47ab34b2-77dd-4a45-b68c-69071b9d897c" ] } ], "mendeley" : { "formattedCitation" : "(Papalexiou et al., 2020; Stolpe et al., 2020; Tokarska et al., 2020)", "manualFormatting" : "Papalexiou et al. (2020), Stolpe et al. (2020) and Tokarska et al. (2020)", "plainTextFormattedCitation" : "(Papalexiou et al., 2020; Stolpe et al., 2020; Tokarska et al., 2020)", "previouslyFormattedCitation" : "(Papalexiou et al., 2020; Stolpe et al., 2020; Tokarska et al., 2020)" }, "properties" : { "noteIndex" : 0 }, "schema" : "https://github.com/citation-style-language/schema/raw/master/csl-citation.json" }</w:instrText>
      </w:r>
      <w:r>
        <w:rPr>
          <w:noProof/>
        </w:rPr>
        <w:fldChar w:fldCharType="separate"/>
      </w:r>
      <w:r w:rsidR="00393F8C">
        <w:rPr>
          <w:noProof/>
          <w:lang w:val="fr-CA"/>
        </w:rPr>
        <w:t xml:space="preserve">Papalexiou et al. (2020), Stolpe et al. (2020) and Tokarska et al. </w:t>
      </w:r>
      <w:r w:rsidR="00393F8C" w:rsidRPr="00194CB2">
        <w:rPr>
          <w:noProof/>
          <w:lang w:val="en-US"/>
          <w:rPrChange w:id="384" w:author="Clotilde Pean" w:date="2021-06-21T14:13:00Z">
            <w:rPr>
              <w:noProof/>
              <w:lang w:val="fr-CA"/>
            </w:rPr>
          </w:rPrChange>
        </w:rPr>
        <w:t>(2020)</w:t>
      </w:r>
      <w:r>
        <w:rPr>
          <w:noProof/>
        </w:rPr>
        <w:fldChar w:fldCharType="end"/>
      </w:r>
      <w:r w:rsidRPr="00E457C1">
        <w:rPr>
          <w:noProof/>
          <w:lang w:val="en-US"/>
        </w:rPr>
        <w:t xml:space="preserve"> all report that CMIP6 models on average overestimate warming from the 1970s or 1980s to the 2010s, although quantitative conclusions depend on which observational dataset is compared against (see also Table 2.4).</w:t>
      </w:r>
      <w:r w:rsidR="00130E50" w:rsidRPr="00E457C1">
        <w:rPr>
          <w:noProof/>
          <w:lang w:val="en-US"/>
        </w:rPr>
        <w:t xml:space="preserve"> </w:t>
      </w:r>
      <w:r w:rsidR="00124650" w:rsidRPr="00E457C1">
        <w:rPr>
          <w:noProof/>
          <w:lang w:val="en-US"/>
        </w:rPr>
        <w:t xml:space="preserve">However, </w:t>
      </w:r>
      <w:r w:rsidR="00130E50" w:rsidRPr="00E457C1">
        <w:rPr>
          <w:noProof/>
          <w:lang w:val="en-US"/>
        </w:rPr>
        <w:t xml:space="preserve">Figure 3.4, which includes a larger number of models than available to those studies, </w:t>
      </w:r>
      <w:r w:rsidR="0041795E" w:rsidRPr="00E457C1">
        <w:rPr>
          <w:noProof/>
          <w:lang w:val="en-US"/>
        </w:rPr>
        <w:t>indicates</w:t>
      </w:r>
      <w:r w:rsidR="00130E50" w:rsidRPr="00E457C1">
        <w:rPr>
          <w:noProof/>
          <w:lang w:val="en-US"/>
        </w:rPr>
        <w:t xml:space="preserve"> that the average CMIP6 model tracks observed warming better than CMIP5 models after the year 2000</w:t>
      </w:r>
      <w:bookmarkStart w:id="385" w:name="_Hlk66188378"/>
      <w:r w:rsidR="00130E50" w:rsidRPr="00E457C1">
        <w:rPr>
          <w:noProof/>
          <w:lang w:val="en-US"/>
        </w:rPr>
        <w:t>.</w:t>
      </w:r>
      <w:r w:rsidRPr="00E457C1">
        <w:rPr>
          <w:noProof/>
          <w:lang w:val="en-US"/>
        </w:rPr>
        <w:t xml:space="preserve"> </w:t>
      </w:r>
      <w:bookmarkStart w:id="386" w:name="_Hlk65824528"/>
      <w:r w:rsidRPr="00E457C1">
        <w:rPr>
          <w:noProof/>
          <w:lang w:val="en-US"/>
        </w:rPr>
        <w:t xml:space="preserve">The CMIP6 multi-model mean GSAT warming between </w:t>
      </w:r>
      <w:r w:rsidR="00007D24" w:rsidRPr="00E457C1">
        <w:rPr>
          <w:noProof/>
          <w:lang w:val="en-US"/>
        </w:rPr>
        <w:t>1850</w:t>
      </w:r>
      <w:ins w:id="387" w:author="Sara M Tuson" w:date="2021-06-25T08:44:00Z">
        <w:r w:rsidR="00D3695F" w:rsidRPr="00BB05B7">
          <w:rPr>
            <w:rFonts w:cs="Times New Roman"/>
            <w:color w:val="000000"/>
            <w:sz w:val="20"/>
            <w:szCs w:val="20"/>
            <w:lang w:val="en-US" w:eastAsia="en-GB"/>
          </w:rPr>
          <w:t>–</w:t>
        </w:r>
      </w:ins>
      <w:del w:id="388" w:author="Sara M Tuson" w:date="2021-06-25T08:44:00Z">
        <w:r w:rsidR="00007D24" w:rsidRPr="00E457C1" w:rsidDel="00D3695F">
          <w:rPr>
            <w:noProof/>
            <w:lang w:val="en-US"/>
          </w:rPr>
          <w:delText>-</w:delText>
        </w:r>
      </w:del>
      <w:r w:rsidR="00007D24" w:rsidRPr="00E457C1">
        <w:rPr>
          <w:noProof/>
          <w:lang w:val="en-US"/>
        </w:rPr>
        <w:t>1900 and 2010</w:t>
      </w:r>
      <w:ins w:id="389" w:author="Sara M Tuson" w:date="2021-06-25T08:44:00Z">
        <w:r w:rsidR="00D3695F" w:rsidRPr="00BB05B7">
          <w:rPr>
            <w:rFonts w:cs="Times New Roman"/>
            <w:color w:val="000000"/>
            <w:sz w:val="20"/>
            <w:szCs w:val="20"/>
            <w:lang w:val="en-US" w:eastAsia="en-GB"/>
          </w:rPr>
          <w:t>–</w:t>
        </w:r>
      </w:ins>
      <w:del w:id="390" w:author="Sara M Tuson" w:date="2021-06-25T08:44:00Z">
        <w:r w:rsidR="00007D24" w:rsidRPr="00E457C1" w:rsidDel="00D3695F">
          <w:rPr>
            <w:noProof/>
            <w:lang w:val="en-US"/>
          </w:rPr>
          <w:delText>-</w:delText>
        </w:r>
      </w:del>
      <w:r w:rsidR="00007D24" w:rsidRPr="00E457C1">
        <w:rPr>
          <w:noProof/>
          <w:lang w:val="en-US"/>
        </w:rPr>
        <w:t>2019</w:t>
      </w:r>
      <w:r w:rsidRPr="00E457C1">
        <w:rPr>
          <w:noProof/>
          <w:lang w:val="en-US"/>
        </w:rPr>
        <w:t xml:space="preserve"> and associated 5</w:t>
      </w:r>
      <w:ins w:id="391" w:author="Sara M Tuson" w:date="2021-06-25T08:44:00Z">
        <w:r w:rsidR="00D3695F" w:rsidRPr="00BB05B7">
          <w:rPr>
            <w:rFonts w:cs="Times New Roman"/>
            <w:color w:val="000000"/>
            <w:sz w:val="20"/>
            <w:szCs w:val="20"/>
            <w:lang w:val="en-US" w:eastAsia="en-GB"/>
          </w:rPr>
          <w:t>–</w:t>
        </w:r>
      </w:ins>
      <w:del w:id="392" w:author="Sara M Tuson" w:date="2021-06-25T08:44:00Z">
        <w:r w:rsidRPr="00E457C1" w:rsidDel="00D3695F">
          <w:rPr>
            <w:noProof/>
            <w:lang w:val="en-US"/>
          </w:rPr>
          <w:delText>-</w:delText>
        </w:r>
      </w:del>
      <w:r w:rsidRPr="00E457C1">
        <w:rPr>
          <w:noProof/>
          <w:lang w:val="en-US"/>
        </w:rPr>
        <w:t xml:space="preserve">95% range is </w:t>
      </w:r>
      <w:r w:rsidR="00A76E84" w:rsidRPr="00E457C1">
        <w:rPr>
          <w:noProof/>
          <w:lang w:val="en-US"/>
        </w:rPr>
        <w:t>1.09</w:t>
      </w:r>
      <w:del w:id="393" w:author="Tom Maycock" w:date="2021-09-03T15:00:00Z">
        <w:r w:rsidRPr="00E457C1" w:rsidDel="00F01621">
          <w:rPr>
            <w:rFonts w:cs="Times New Roman"/>
            <w:noProof/>
            <w:lang w:val="en-US"/>
          </w:rPr>
          <w:delText>°</w:delText>
        </w:r>
        <w:r w:rsidRPr="00E457C1" w:rsidDel="00F01621">
          <w:rPr>
            <w:noProof/>
            <w:lang w:val="en-US"/>
          </w:rPr>
          <w:delText>C</w:delText>
        </w:r>
      </w:del>
      <w:r w:rsidRPr="00E457C1">
        <w:rPr>
          <w:noProof/>
          <w:lang w:val="en-US"/>
        </w:rPr>
        <w:t xml:space="preserve"> </w:t>
      </w:r>
      <w:commentRangeStart w:id="394"/>
      <w:commentRangeStart w:id="395"/>
      <w:del w:id="396" w:author="Tom Maycock" w:date="2021-09-03T15:00:00Z">
        <w:r w:rsidRPr="00E457C1" w:rsidDel="00F01621">
          <w:rPr>
            <w:noProof/>
            <w:lang w:val="en-US"/>
          </w:rPr>
          <w:delText>(</w:delText>
        </w:r>
      </w:del>
      <w:commentRangeEnd w:id="394"/>
      <w:r w:rsidR="003671D1">
        <w:rPr>
          <w:rStyle w:val="CommentReference"/>
          <w:lang w:val="en-GB"/>
        </w:rPr>
        <w:commentReference w:id="394"/>
      </w:r>
      <w:commentRangeEnd w:id="395"/>
      <w:r w:rsidR="00F01621">
        <w:rPr>
          <w:rStyle w:val="CommentReference"/>
          <w:lang w:val="en-GB"/>
        </w:rPr>
        <w:commentReference w:id="395"/>
      </w:r>
      <w:ins w:id="397" w:author="Tom Maycock" w:date="2021-09-03T15:00:00Z">
        <w:r w:rsidR="00F01621">
          <w:rPr>
            <w:noProof/>
            <w:lang w:val="en-US"/>
          </w:rPr>
          <w:t>[</w:t>
        </w:r>
      </w:ins>
      <w:r w:rsidR="00A76E84" w:rsidRPr="00E457C1">
        <w:rPr>
          <w:noProof/>
          <w:lang w:val="en-US"/>
        </w:rPr>
        <w:t>0.66</w:t>
      </w:r>
      <w:r w:rsidRPr="00E457C1">
        <w:rPr>
          <w:noProof/>
          <w:lang w:val="en-US"/>
        </w:rPr>
        <w:t xml:space="preserve"> to </w:t>
      </w:r>
      <w:r w:rsidR="00A76E84" w:rsidRPr="00E457C1">
        <w:rPr>
          <w:noProof/>
          <w:lang w:val="en-US"/>
        </w:rPr>
        <w:t>1.64</w:t>
      </w:r>
      <w:ins w:id="398" w:author="Tom Maycock" w:date="2021-09-03T15:00:00Z">
        <w:r w:rsidR="00F01621">
          <w:rPr>
            <w:noProof/>
            <w:lang w:val="en-US"/>
          </w:rPr>
          <w:t xml:space="preserve">] </w:t>
        </w:r>
      </w:ins>
      <w:r w:rsidRPr="00E457C1">
        <w:rPr>
          <w:rFonts w:cs="Times New Roman"/>
          <w:noProof/>
          <w:lang w:val="en-US"/>
        </w:rPr>
        <w:t>°</w:t>
      </w:r>
      <w:r w:rsidRPr="00E457C1">
        <w:rPr>
          <w:noProof/>
          <w:lang w:val="en-US"/>
        </w:rPr>
        <w:t>C</w:t>
      </w:r>
      <w:del w:id="399" w:author="Tom Maycock" w:date="2021-09-03T15:00:00Z">
        <w:r w:rsidRPr="00E457C1" w:rsidDel="00F01621">
          <w:rPr>
            <w:noProof/>
            <w:lang w:val="en-US"/>
          </w:rPr>
          <w:delText>)</w:delText>
        </w:r>
      </w:del>
      <w:r w:rsidRPr="00E457C1">
        <w:rPr>
          <w:noProof/>
          <w:lang w:val="en-US"/>
        </w:rPr>
        <w:t xml:space="preserve">. </w:t>
      </w:r>
      <w:r w:rsidR="00C337A3" w:rsidRPr="00E457C1">
        <w:rPr>
          <w:noProof/>
          <w:lang w:val="en-US"/>
        </w:rPr>
        <w:t>Cross-</w:t>
      </w:r>
      <w:r w:rsidRPr="00E457C1">
        <w:rPr>
          <w:noProof/>
          <w:lang w:val="en-US"/>
        </w:rPr>
        <w:t>Chapter </w:t>
      </w:r>
      <w:r w:rsidR="00C337A3" w:rsidRPr="00E457C1">
        <w:rPr>
          <w:noProof/>
          <w:lang w:val="en-US"/>
        </w:rPr>
        <w:t xml:space="preserve">Box </w:t>
      </w:r>
      <w:r w:rsidRPr="00E457C1">
        <w:rPr>
          <w:noProof/>
          <w:lang w:val="en-US"/>
        </w:rPr>
        <w:t>2</w:t>
      </w:r>
      <w:r w:rsidR="00C337A3" w:rsidRPr="00E457C1">
        <w:rPr>
          <w:noProof/>
          <w:lang w:val="en-US"/>
        </w:rPr>
        <w:t>.3</w:t>
      </w:r>
      <w:r w:rsidRPr="00E457C1">
        <w:rPr>
          <w:noProof/>
          <w:lang w:val="en-US"/>
        </w:rPr>
        <w:t xml:space="preserve"> assessed GS</w:t>
      </w:r>
      <w:r w:rsidR="00C337A3" w:rsidRPr="00E457C1">
        <w:rPr>
          <w:noProof/>
          <w:lang w:val="en-US"/>
        </w:rPr>
        <w:t>A</w:t>
      </w:r>
      <w:r w:rsidRPr="00E457C1">
        <w:rPr>
          <w:noProof/>
          <w:lang w:val="en-US"/>
        </w:rPr>
        <w:t xml:space="preserve">T warming over the same period at </w:t>
      </w:r>
      <w:r w:rsidR="00C337A3" w:rsidRPr="00E457C1">
        <w:rPr>
          <w:noProof/>
          <w:lang w:val="en-US"/>
        </w:rPr>
        <w:t>1.06</w:t>
      </w:r>
      <w:del w:id="400" w:author="Tom Maycock" w:date="2021-09-03T15:00:00Z">
        <w:r w:rsidRPr="00E457C1" w:rsidDel="00F01621">
          <w:rPr>
            <w:rFonts w:cs="Times New Roman"/>
            <w:noProof/>
            <w:lang w:val="en-US"/>
          </w:rPr>
          <w:delText>°</w:delText>
        </w:r>
        <w:r w:rsidRPr="00E457C1" w:rsidDel="00F01621">
          <w:rPr>
            <w:noProof/>
            <w:lang w:val="en-US"/>
          </w:rPr>
          <w:delText>C</w:delText>
        </w:r>
      </w:del>
      <w:r w:rsidRPr="00E457C1">
        <w:rPr>
          <w:noProof/>
          <w:lang w:val="en-US"/>
        </w:rPr>
        <w:t xml:space="preserve"> </w:t>
      </w:r>
      <w:ins w:id="401" w:author="Tom Maycock" w:date="2021-09-03T15:00:00Z">
        <w:r w:rsidR="00F01621">
          <w:rPr>
            <w:noProof/>
            <w:lang w:val="en-US"/>
          </w:rPr>
          <w:t>[</w:t>
        </w:r>
      </w:ins>
      <w:del w:id="402" w:author="Tom Maycock" w:date="2021-09-03T15:00:00Z">
        <w:r w:rsidRPr="00E457C1" w:rsidDel="00F01621">
          <w:rPr>
            <w:noProof/>
            <w:lang w:val="en-US"/>
          </w:rPr>
          <w:delText>(</w:delText>
        </w:r>
      </w:del>
      <w:r w:rsidR="00C337A3" w:rsidRPr="00E457C1">
        <w:rPr>
          <w:noProof/>
          <w:lang w:val="en-US"/>
        </w:rPr>
        <w:t>0.88</w:t>
      </w:r>
      <w:r w:rsidRPr="00E457C1">
        <w:rPr>
          <w:noProof/>
          <w:lang w:val="en-US"/>
        </w:rPr>
        <w:t xml:space="preserve"> to </w:t>
      </w:r>
      <w:r w:rsidR="00C337A3" w:rsidRPr="00E457C1">
        <w:rPr>
          <w:noProof/>
          <w:lang w:val="en-US"/>
        </w:rPr>
        <w:t>1.21</w:t>
      </w:r>
      <w:del w:id="403" w:author="Tom Maycock" w:date="2021-09-03T15:01:00Z">
        <w:r w:rsidRPr="00E457C1" w:rsidDel="00F01621">
          <w:rPr>
            <w:rFonts w:cs="Times New Roman"/>
            <w:noProof/>
            <w:lang w:val="en-US"/>
          </w:rPr>
          <w:delText>°</w:delText>
        </w:r>
        <w:r w:rsidRPr="00E457C1" w:rsidDel="00F01621">
          <w:rPr>
            <w:noProof/>
            <w:lang w:val="en-US"/>
          </w:rPr>
          <w:delText>C</w:delText>
        </w:r>
      </w:del>
      <w:r w:rsidRPr="00E457C1">
        <w:rPr>
          <w:noProof/>
          <w:lang w:val="en-US"/>
        </w:rPr>
        <w:t>)</w:t>
      </w:r>
      <w:ins w:id="404" w:author="Tom Maycock" w:date="2021-09-03T15:01:00Z">
        <w:r w:rsidR="00F01621">
          <w:rPr>
            <w:noProof/>
            <w:lang w:val="en-US"/>
          </w:rPr>
          <w:t xml:space="preserve"> </w:t>
        </w:r>
        <w:r w:rsidR="00F01621" w:rsidRPr="00E457C1">
          <w:rPr>
            <w:rFonts w:cs="Times New Roman"/>
            <w:noProof/>
            <w:lang w:val="en-US"/>
          </w:rPr>
          <w:t>°</w:t>
        </w:r>
        <w:r w:rsidR="00F01621" w:rsidRPr="00E457C1">
          <w:rPr>
            <w:noProof/>
            <w:lang w:val="en-US"/>
          </w:rPr>
          <w:t>C</w:t>
        </w:r>
      </w:ins>
      <w:r w:rsidRPr="00E457C1">
        <w:rPr>
          <w:noProof/>
          <w:lang w:val="en-US"/>
        </w:rPr>
        <w:t xml:space="preserve">. So some CMIP6 models simulate a warming that is </w:t>
      </w:r>
      <w:r w:rsidR="00DC2208" w:rsidRPr="00E457C1">
        <w:rPr>
          <w:noProof/>
          <w:lang w:val="en-US"/>
        </w:rPr>
        <w:t>smaller</w:t>
      </w:r>
      <w:r w:rsidRPr="00E457C1">
        <w:rPr>
          <w:noProof/>
          <w:lang w:val="en-US"/>
        </w:rPr>
        <w:t xml:space="preserve"> than the assessed observed range</w:t>
      </w:r>
      <w:r w:rsidR="00DC2208" w:rsidRPr="00E457C1">
        <w:rPr>
          <w:noProof/>
          <w:lang w:val="en-US"/>
        </w:rPr>
        <w:t>, and other CMIP6 models simulate a warming that is larger</w:t>
      </w:r>
      <w:r w:rsidRPr="00E457C1">
        <w:rPr>
          <w:noProof/>
          <w:lang w:val="en-US"/>
        </w:rPr>
        <w:t xml:space="preserve">. </w:t>
      </w:r>
      <w:bookmarkEnd w:id="385"/>
      <w:bookmarkEnd w:id="386"/>
      <w:r w:rsidRPr="00E457C1">
        <w:rPr>
          <w:noProof/>
          <w:lang w:val="en-US"/>
        </w:rPr>
        <w:t xml:space="preserve">That overestimated warming may be an early symptom of overestimated equilibrium climate sensitivities (ECS) in some CMIP6 models </w:t>
      </w:r>
      <w:ins w:id="405" w:author="Ian Blenkinsop" w:date="2021-07-12T17:11:00Z">
        <w:r w:rsidR="003671D1">
          <w:rPr>
            <w:noProof/>
            <w:lang w:val="en-US"/>
          </w:rPr>
          <w:t>(</w:t>
        </w:r>
        <w:r w:rsidR="003671D1" w:rsidRPr="00E457C1">
          <w:rPr>
            <w:noProof/>
            <w:lang w:val="en-US"/>
          </w:rPr>
          <w:t>Section 7.5.6</w:t>
        </w:r>
        <w:r w:rsidR="003671D1">
          <w:rPr>
            <w:noProof/>
            <w:lang w:val="en-US"/>
          </w:rPr>
          <w:t xml:space="preserve">; </w:t>
        </w:r>
      </w:ins>
      <w:commentRangeStart w:id="406"/>
      <w:r>
        <w:rPr>
          <w:noProof/>
        </w:rPr>
        <w:fldChar w:fldCharType="begin" w:fldLock="1"/>
      </w:r>
      <w:r w:rsidR="002D1890">
        <w:rPr>
          <w:noProof/>
          <w:lang w:val="en-US"/>
        </w:rPr>
        <w:instrText>ADDIN CSL_CITATION { "citationItems" : [ { "id" : "ITEM-1", "itemData" : { "DOI" : "10.1126/sciadv.aba1981", "ISSN" : "23752548", "PMID" : "32637602", "abstract" : "For the current generation of earth system models participating in the Coupled Model Intercomparison Project Phase 6 (CMIP6), the range of equilibrium climate sensitivity (ECS, a hypothetical value of global warming at equilibrium for a doubling of CO2) is 1.8\u00b0C to 5.6\u00b0C, the largest of any generation of models dating to the 1990s. Meanwhile, the range of transient climate response (TCR, the surface temperature warming around the time of CO2 doubling in a 1% per year CO2 increase simulation) for the CMIP6 models of 1.7\u00b0C (1.3\u00b0C to 3.0\u00b0C)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"parse-names" : false, "suffix" : "" }, { "dropping-particle" : "", "family" : "Lamarque", "given" : "Jean 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"ITEM-1", "issue" : "26", "issued" : { "date-parts" : [ [ "2020" ] ] }, "title" : "Context for interpreting equilibrium climate sensitivity and transient climate response from the CMIP6 Earth system models", "translator" : [ { "dropping-particle" : "", "family" : "J6746", "given" : "", "non-dropping-particle" : "", "parse-names" : false, "suffix" : "" } ], "type" : "article", "volume" : "6" }, "uris" : [ "http://www.mendeley.com/documents/?uuid=0e064e09-4442-4ff7-bb38-942a5a7a33cc" ] }, { "id" : "ITEM-2", "itemData" : { "DOI" : "10.5194/esd-11-1233-2020", "ISSN" : "2190-4987", "author" : [ { "dropping-particle" : "", "family" : "Schlund", "given" : "Manuel", "non-dropping-particle" : "", "parse-names" : false, "suffix" : "" }, { "dropping-particle" : "", "family" : "Lauer", "given" : "Axel", "non-dropping-particle" : "", "parse-names" : false, "suffix" : "" }, { "dropping-particle" : "", "family" : "Gentine", "given" : "Pierre", "non-dropping-particle" : "", "parse-names" : false, "suffix" : "" }, { "dropping-particle" : "", "family" : "Sherwood", "given" : "Steven C.", "non-dropping-particle" : "", "parse-names" : false, "suffix" : "" }, { "dropping-particle" : "", "family" : "Eyring", "given" : "Veronika", "non-dropping-particle" : "", "parse-names" : false, "suffix" : "" } ], "container-title" : "Earth System Dynamics", "id" : "ITEM-2", "issue" : "4", "issued" : { "date-parts" : [ [ "2020", "12", "21" ] ] }, "page" : "1233-1258", "title" : "Emergent constraints on equilibrium climate sensitivity in CMIP5: do they hold for CMIP6?", "translator" : [ { "dropping-particle" : "", "family" : "J3367", "given" : "", "non-dropping-particle" : "", "parse-names" : false, "suffix" : "" } ], "type" : "article-journal", "volume" : "11" }, "uris" : [ "http://www.mendeley.com/documents/?uuid=f5b440f0-5ff1-4870-a662-19d197c468e6" ] } ], "mendeley" : { "formattedCitation" : "(Meehl et al., 2020; Schlund et al., 2020)", "manualFormatting" : "Meehl et al., 2020; Schlund et al., 2020)", "plainTextFormattedCitation" : "(Meehl et al., 2020; Schlund et al., 2020)", "previouslyFormattedCitation" : "(Meehl et al., 2020; Schlund et al., 2020)" }, "properties" : { "noteIndex" : 0 }, "schema" : "https://github.com/citation-style-language/schema/raw/master/csl-citation.json" }</w:instrText>
      </w:r>
      <w:r>
        <w:rPr>
          <w:noProof/>
        </w:rPr>
        <w:fldChar w:fldCharType="separate"/>
      </w:r>
      <w:del w:id="407" w:author="Ian Blenkinsop" w:date="2021-07-12T17:11:00Z">
        <w:r w:rsidR="00393F8C" w:rsidDel="003671D1">
          <w:rPr>
            <w:noProof/>
            <w:lang w:val="en-US"/>
          </w:rPr>
          <w:delText>(</w:delText>
        </w:r>
      </w:del>
      <w:r w:rsidR="00393F8C">
        <w:rPr>
          <w:noProof/>
          <w:lang w:val="en-US"/>
        </w:rPr>
        <w:t>Meehl et al., 2020; Schlund et al., 2020)</w:t>
      </w:r>
      <w:r>
        <w:rPr>
          <w:noProof/>
        </w:rPr>
        <w:fldChar w:fldCharType="end"/>
      </w:r>
      <w:del w:id="408" w:author="Ian Blenkinsop" w:date="2021-07-12T17:11:00Z">
        <w:r w:rsidRPr="00E457C1" w:rsidDel="003671D1">
          <w:rPr>
            <w:noProof/>
            <w:lang w:val="en-US"/>
          </w:rPr>
          <w:delText xml:space="preserve"> (see also Section 7.5.6)</w:delText>
        </w:r>
      </w:del>
      <w:r w:rsidRPr="00E457C1">
        <w:rPr>
          <w:noProof/>
          <w:lang w:val="en-US"/>
        </w:rPr>
        <w:t xml:space="preserve">, </w:t>
      </w:r>
      <w:commentRangeEnd w:id="406"/>
      <w:r w:rsidR="00027D90">
        <w:rPr>
          <w:rStyle w:val="CommentReference"/>
          <w:lang w:val="en-GB"/>
        </w:rPr>
        <w:commentReference w:id="406"/>
      </w:r>
      <w:r w:rsidRPr="00E457C1">
        <w:rPr>
          <w:noProof/>
          <w:lang w:val="en-US"/>
        </w:rPr>
        <w:t>and has implication</w:t>
      </w:r>
      <w:r w:rsidR="0076089A" w:rsidRPr="00E457C1">
        <w:rPr>
          <w:noProof/>
          <w:lang w:val="en-US"/>
        </w:rPr>
        <w:t>s</w:t>
      </w:r>
      <w:r w:rsidRPr="00E457C1">
        <w:rPr>
          <w:noProof/>
          <w:lang w:val="en-US"/>
        </w:rPr>
        <w:t xml:space="preserve"> for projections of GSAT changes </w:t>
      </w:r>
      <w:r w:rsidRPr="00E457C1">
        <w:rPr>
          <w:noProof/>
          <w:lang w:val="en-US"/>
        </w:rPr>
        <w:lastRenderedPageBreak/>
        <w:t>(</w:t>
      </w:r>
      <w:del w:id="409" w:author="Ian Blenkinsop" w:date="2021-07-12T17:11:00Z">
        <w:r w:rsidRPr="00E457C1" w:rsidDel="003671D1">
          <w:rPr>
            <w:noProof/>
            <w:lang w:val="en-US"/>
          </w:rPr>
          <w:delText xml:space="preserve">see </w:delText>
        </w:r>
      </w:del>
      <w:r w:rsidRPr="00E457C1">
        <w:rPr>
          <w:noProof/>
          <w:lang w:val="en-US"/>
        </w:rPr>
        <w:t>Chapter 4</w:t>
      </w:r>
      <w:del w:id="410" w:author="Ian Blenkinsop" w:date="2021-07-12T17:11:00Z">
        <w:r w:rsidRPr="00E457C1" w:rsidDel="003671D1">
          <w:rPr>
            <w:noProof/>
            <w:lang w:val="en-US"/>
          </w:rPr>
          <w:delText xml:space="preserve">) </w:delText>
        </w:r>
      </w:del>
      <w:ins w:id="411" w:author="Ian Blenkinsop" w:date="2021-07-12T17:11:00Z">
        <w:r w:rsidR="003671D1">
          <w:rPr>
            <w:noProof/>
            <w:lang w:val="en-US"/>
          </w:rPr>
          <w:t>;</w:t>
        </w:r>
        <w:r w:rsidR="003671D1" w:rsidRPr="00E457C1">
          <w:rPr>
            <w:noProof/>
            <w:lang w:val="en-US"/>
          </w:rPr>
          <w:t xml:space="preserve"> </w:t>
        </w:r>
      </w:ins>
      <w:r w:rsidR="00F77472">
        <w:rPr>
          <w:noProof/>
        </w:rPr>
        <w:fldChar w:fldCharType="begin" w:fldLock="1"/>
      </w:r>
      <w:r w:rsidR="002D1890">
        <w:rPr>
          <w:noProof/>
          <w:lang w:val="en-US"/>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"id" : "ITEM-2", "itemData" : { "DOI" : "10.1029/2019GL086757", "ISSN" : "19448007", "abstract" : "The Coupled Model Intercomparison Project Phase 6 (CMIP6) archive includes larger ensembles, longer historical simulations, and models with a broader range of climate sensitivity than CMIP5. These features favor the application of observationally constrained climate projections. The 1970\u20132014 trend in global mean temperature is well-correlated with projected future warming across the CMIP6 multimodel ensemble. We first evaluate an approach that weights simulations based on the realism and degree of independence of their 1970\u20132014 trends, by treating each historical simulation in turn as pseudo-observations, and using the other models and weighting method to predict 21st century warming in the model concerned. The method performs well based on correlation and probabilistic measures. Applying the method using the observed 1970\u20132014 warming trend results in only small changes in the mean and lower bound of CMIP6 projected warming but substantially reduces the upper bound of projected early-, mid- and late-21st century warming under all SSP scenarios.", "author" : [ { "dropping-particle" : "", "family" : "Liang", "given" : "Yongxiao", "non-dropping-particle" : "", "parse-names" : false, "suffix" : "" }, { "dropping-particle" : "", "family" : "Gillett", "given" : "Nathan P.", "non-dropping-particle" : "", "parse-names" : false, "suffix" : "" }, { "dropping-particle" : "", "family" : "Monahan", "given" : "Adam H.", "non-dropping-particle" : "", "parse-names" : false, "suffix" : "" } ], "container-title" : "Geophysical Research Letters", "id" : "ITEM-2", "issue" : "12", "issued" : { "date-parts" : [ [ "2020" ] ] }, "title" : "Climate Model Projections of 21st Century Global Warming Constrained Using the Observed Warming Trend", "translator" : [ { "dropping-particle" : "", "family" : "J6760", "given" : "", "non-dropping-particle" : "", "parse-names" : false, "suffix" : "" } ], "type" : "article-journal", "volume" : "47" }, "uris" : [ "http://www.mendeley.com/documents/?uuid=31ef164c-ee48-42d1-914d-743c80a62a6c" ] }, { "id" : "ITEM-3", "itemData" : { "DOI" : "10.5194/esd-11-737-2020", "ISSN" : "21904987", "abstract" : "Climate sensitivity to CO2remains the key uncertainty in projections of future climate change. Transient climate response (TCR) is the metric of temperature sensitivity that is most relevant to warming in the next few decades and contributes the biggest uncertainty to estimates of the carbon budgets consistent with the Paris targets. Equilibrium climate sensitivity (ECS) is vital for understanding longer-term climate change and stabilisation targets. In the IPCC 5th Assessment Report (AR5), the stated \"likely\" ranges (16 %-84% confidence) of TCR (1.0-2.5 K) and ECS (1.5-4.5 K) were broadly consistent with the ensemble of CMIP5 Earth system models (ESMs) available at the time. However, many of the latest CMIP6 ESMs have larger climate sensitivities, with 5 of 34 models having TCR values above 2.5K and an ensemble mean TCR of 2.0-0.4 K. Even starker, 12 of 34 models have an ECS value above 4.5 K. On the face of it, these latest ESM results suggest that the IPCC likely ranges may need revising upwards, which would cast further doubt on the feasibility of the Paris targets. Here we show that rather than increasing the uncertainty in climate sensitivity, the CMIP6 models help to constrain the likely range of TCR to 1.3-2.1 K, with a central estimate of 1.68 K. We reach this conclusion through an emergent constraint approach which relates the value of TCR linearly to the global warming from 1975 onwards. This is a period when the signal-to-noise ratio of the net radiative forcing increases strongly, so that uncertainties in aerosol forcing become progressively less problematic. We find a consistent emergent constraint on TCR when we apply the same method to CMIP5 models. Our constraints on TCR are in good agreement with other recent studies which analysed CMIP ensembles. The relationship between ECS and the post-1975 warming trend is less direct and also non-linear. However, we are able to derive a likely range of ECS of 1.9-3.4K from the CMIP6 models by assuming an underlying emergent relationship based on a two-box energy balance model. Despite some methodological differences; this is consistent with a previously published ECS constraint derived from warming trends in CMIP5 models to 2005. Our results seem to be part of a growing consensus amongst studies that have applied the emergent constraint approach to different model ensembles and to different aspects of the record of global warming", "author" : [ { "dropping-particle" : "", "family" : "Nijsse", "given" : "Femke J.M.M.", "non-dropping-particle" : "", "parse-names" : false, "suffix" : "" }, { "dropping-particle" : "", "family" : "Cox", "given" : "Peter M.", "non-dropping-particle" : "", "parse-names" : false, "suffix" : "" }, { "dropping-particle" : "", "family" : "Williamson", "given" : "Mark S.", "non-dropping-particle" : "", "parse-names" : false, "suffix" : "" } ], "container-title" : "Earth System Dynamics", "id" : "ITEM-3", "issue" : "3", "issued" : { "date-parts" : [ [ "2020" ] ] }, "title" : "Emergent constraints on transient climate response (TCR) and equilibrium climate sensitivity (ECS) from historical warming in CMIP5 and CMIP6 models", "translator" : [ { "dropping-particle" : "", "family" : "J6761", "given" : "", "non-dropping-particle" : "", "parse-names" : false, "suffix" : "" } ], "type" : "article-journal", "volume" : "11" }, "uris" : [ "http://www.mendeley.com/documents/?uuid=8c593239-323d-4ed7-9264-2f1ca1af1f29" ] }, { "id" : "ITEM-4", "itemData" : { "DOI" : "10.1126/sciadv.aaz9549", "ISSN" : "23752548", "abstract" : "Future global warming estimates have been similar across past assessments, but several climate models of the latest Sixth Coupled Model Intercomparison Project (CMIP6) simulate much stronger warming, apparently inconsistent with past assessments. Here, we show that projected future warming is correlated with the simulated warming trend during recent decades across CMIP5 and CMIP6 models, enabling us to constrain future warming based on consistency with the observed warming. These findings carry important policy-relevant implications: The observationally constrained CMIP6 median warming in high emissions and ambitious mitigation scenarios is over 16 and 14% lower by 2050 compared to the raw CMIP6 median, respectively, and over 14 and 8% lower by 2090, relative to 1995-2014. Observationally constrained CMIP6 warming is consistent with previous assessments based on CMIP5 models, and in an ambitious mitigation scenario, the likely range is consistent with reaching the Paris Agreement target.", "author" : [ { "dropping-particle" : "", "family" : "Tokarska", "given" : "Katarzyna B.", "non-dropping-particle" : "", "parse-names" : false, "suffix" : "" }, { "dropping-particle" : "", "family" : "Stolpe", "given" : "Martin B.", "non-dropping-particle" : "", "parse-names" : false, "suffix" : "" }, { "dropping-particle" : "", "family" : "Sippel", "given" : "Sebastian", "non-dropping-particle" : "", "parse-names" : false, "suffix" : "" }, { "dropping-particle" : "", "family" : "Fischer", "given" : "Erich M.", "non-dropping-particle" : "", "parse-names" : false, "suffix" : "" }, { "dropping-part</w:instrText>
      </w:r>
      <w:r w:rsidR="002D1890" w:rsidRPr="00BB05B7">
        <w:rPr>
          <w:noProof/>
          <w:rPrChange w:id="412" w:author="Clotilde Pean" w:date="2021-09-13T13:17:00Z">
            <w:rPr>
              <w:noProof/>
              <w:lang w:val="en-US"/>
            </w:rPr>
          </w:rPrChange>
        </w:rPr>
        <w:instrText>icle" : "", "family" : "Smith", "given" : "Christopher J.", "non-dropping-particle" : "", "parse-names" : false, "suffix" : "" }, { "dropping-particle" : "", "family" : "Lehner", "given" : "Flavio", "non-dropping-particle" : "", "parse-names" : false, "suffix" : "" }, { "dropping-particle" : "", "family" : "Knutti", "given" : "Reto", "non-dropping-particle" : "", "parse-names" : false, "suffix" : "" } ], "container-title" : "Science Advances", "id" : "ITEM-4", "issue" : "12", "issued" : { "date-parts" : [ [ "2020" ] ] }, "title" : "Past warming trend constrains future warming in CMIP6 models", "translator" : [ { "dropping-particle" : "", "family" : "J6762", "given" : "", "non-dropping-particle" : "", "parse-names" : false, "suffix" : "" } ], "type" : "article-journal", "volume" : "6" }, "uris" : [ "http://www.mendeley.com/documents/?uuid=27f10ac9-44f8-414d-b689-f291a8a00bd8" ] } ], "mendeley" : { "formattedCitation" : "(Liang et al., 2020; Nijsse et al., 2020; Tokarska et al., 2020; Ribes et al., 2021)", "manualFormatting" : "Liang et al., 2020; Nijsse et al., 2020; Tokarska et al., 2020; Ribes et al., 2021)", "plainTextFormattedCitation" : "(Liang et al., 2020; Nijsse et al., 2020; Tokarska et al., 2020; Ribes et al., 2021)", "previouslyFormattedCitation" : "(Liang et al., 2020; Nijsse et al., 2020; Tokarska et al., 2020; Ribes et al., 2021)" }, "properties" : { "noteIndex" : 0 }, "schema" : "https://github.com/citation-style-language/schema/raw/master/csl-citation.json" }</w:instrText>
      </w:r>
      <w:r w:rsidR="00F77472">
        <w:rPr>
          <w:noProof/>
        </w:rPr>
        <w:fldChar w:fldCharType="separate"/>
      </w:r>
      <w:del w:id="413" w:author="Ian Blenkinsop" w:date="2021-07-12T17:11:00Z">
        <w:r w:rsidR="00393F8C" w:rsidDel="003671D1">
          <w:rPr>
            <w:noProof/>
          </w:rPr>
          <w:delText>(</w:delText>
        </w:r>
      </w:del>
      <w:r w:rsidR="00393F8C">
        <w:rPr>
          <w:noProof/>
        </w:rPr>
        <w:t>Liang et al., 2020; Nijsse et al., 2020; Tokarska et al., 2020; Ribes et al., 2021)</w:t>
      </w:r>
      <w:r w:rsidR="00F77472">
        <w:rPr>
          <w:noProof/>
        </w:rPr>
        <w:fldChar w:fldCharType="end"/>
      </w:r>
      <w:r w:rsidRPr="00A25977">
        <w:rPr>
          <w:noProof/>
        </w:rPr>
        <w:t xml:space="preserve">. </w:t>
      </w:r>
      <w:r w:rsidR="00272F23" w:rsidRPr="007D7B10">
        <w:rPr>
          <w:noProof/>
          <w:lang w:val="en-CA"/>
        </w:rPr>
        <w:t>In some models, a large ECS and a strong aerosol forcing lead to too large a mid-20</w:t>
      </w:r>
      <w:r w:rsidR="00272F23" w:rsidRPr="00566450">
        <w:rPr>
          <w:noProof/>
          <w:lang w:val="en-CA"/>
          <w:rPrChange w:id="414" w:author="Sara M Tuson" w:date="2021-06-28T09:43:00Z">
            <w:rPr>
              <w:noProof/>
              <w:vertAlign w:val="superscript"/>
              <w:lang w:val="en-CA"/>
            </w:rPr>
          </w:rPrChange>
        </w:rPr>
        <w:t>th</w:t>
      </w:r>
      <w:r w:rsidR="00272F23" w:rsidRPr="007D7B10">
        <w:rPr>
          <w:noProof/>
          <w:lang w:val="en-CA"/>
        </w:rPr>
        <w:t xml:space="preserve"> century cooling followed by overestimated warming rates in the late 20</w:t>
      </w:r>
      <w:r w:rsidR="00272F23" w:rsidRPr="00566450">
        <w:rPr>
          <w:noProof/>
          <w:lang w:val="en-CA"/>
          <w:rPrChange w:id="415" w:author="Sara M Tuson" w:date="2021-06-28T09:43:00Z">
            <w:rPr>
              <w:noProof/>
              <w:vertAlign w:val="superscript"/>
              <w:lang w:val="en-CA"/>
            </w:rPr>
          </w:rPrChange>
        </w:rPr>
        <w:t>th</w:t>
      </w:r>
      <w:r w:rsidR="00272F23" w:rsidRPr="007D7B10">
        <w:rPr>
          <w:noProof/>
          <w:lang w:val="en-CA"/>
        </w:rPr>
        <w:t xml:space="preserve"> century when aerosol emissions decrease</w:t>
      </w:r>
      <w:r w:rsidRPr="00E457C1">
        <w:rPr>
          <w:noProof/>
          <w:lang w:val="en-US"/>
        </w:rPr>
        <w:t xml:space="preserve"> </w:t>
      </w:r>
      <w:r>
        <w:rPr>
          <w:noProof/>
        </w:rPr>
        <w:fldChar w:fldCharType="begin" w:fldLock="1"/>
      </w:r>
      <w:r w:rsidR="00E719C0">
        <w:rPr>
          <w:noProof/>
          <w:lang w:val="en-US"/>
        </w:rPr>
        <w:instrText>ADDIN CSL_CITATION { "citationItems" : [ { "id" : "ITEM-1", "itemData" : { "DOI" : "10.1029/2018MS001603", "ISSN" : "19422466", "abstract" : "This work documents the first version of the U.S. Department of Energy (DOE) new Energy Exascale Earth System Model (E3SMv1). We focus on the standard resolution of the fully coupled physical model designed to address DOE mission-relevant water cycle questions. Its components include atmosphere and land (110-km grid spacing), ocean and sea ice (60\u00a0km in the midlatitudes and 30\u00a0km at the equator and poles), and river transport (55\u00a0km) models. This base configuration will also serve as a foundation for additional configurations exploring higher horizontal resolution as well as augmented capabilities in the form of biogeochemistry and cryosphere configurations. The performance of E3SMv1 is evaluated by means of a standard set of Coupled Model Intercomparison Project Phase 6 (CMIP6) Diagnosis, Evaluation, and Characterization of Klima simulations consisting of a long preindustrial control, historical simulations (ensembles of fully coupled and prescribed SSTs) as well as idealized CO2 forcing simulations. The model performs well overall with biases typical of other CMIP-class models, although the simulated Atlantic Meridional Overturning Circulation is weaker than many CMIP-class models. While the E3SMv1 historical ensemble captures the bulk of the observed warming between preindustrial (1850) and present day, the trajectory of the warming diverges from observations in the second half of the twentieth century with a period of delayed warming followed by an excessive warming trend. Using a two-layer energy balance model, we attribute this divergence to the model's strong aerosol-related effective radiative forcing (ERFari+aci\u00a0=\u00a0\u22121.65\u00a0W/m2) and high equilibrium climate sensitivity (ECS\u00a0=\u00a05.3\u00a0K).", "author" : [ { "dropping-particle" : "", "family" : "Golaz", "given" : "Jean Christophe", "non-dropping-particle" : "", "parse-names" : false, "suffix" : "" }, { "dropping-particle" : "", "family" : "Caldwell", "given" : "Peter M.", "non-dropping-particle" : "", "parse-names" : false, "suffix" : "" }, { "dropping-particle" : "", "family" : "Roekel", "given" : "Luke P.", "non-dropping-particle" : "Van", "parse-names" : false, "suffix" : "" }, { "dropping-particle" : "", "family" : "Petersen", "given" : "Mark R.", "non-dropping-particle" : "", "parse-names" : false, "suffix" : "" }, { "dropping-particle" : "", "family" : "Tang", "given" : "Qi", "non-dropping-particle" : "", "parse-names" : false, "suffix" : "" }, { "dropping-particle" : "", "family" : "Wolfe", "given" : "Jonathan D.", "non-dropping-particle" : "", "parse-names" : false, "suffix" : "" }, { "dropping-particle" : "", "family" : "Abeshu", "given" : "Guta", "non-dropping-particle" : "", "parse-names" : false, "suffix" : "" }, { "dropping-particle" : "", "family" : "Anantharaj", "given" : "Valentine", "non-dropping-particle" : "", "parse-names" : false, "suffix" : "" }, { "dropping-particle" : "", "family" : "Asay-Davis", "given" : "Xylar S.", "non-dropping-particle" : "", "parse-names" : false, "suffix" : "" }, { "dropping-particle" : "", "family" : "Bader", "given" : "David C.", "non-dropping-particle" : "", "parse-names" : false, "suffix" : "" }, { "dropping-particle" : "", "family" : "Baldwin", "given" : "Sterling A.", "non-dropping-particle" : "", "parse-names" : false, "suffix" : "" }, { "dropping-particle" : "", "family" : "Bisht", "given" : "Gautam", "non-dropping-particle" : "", "parse-names" : false, "suffix" : "" }, { "dropping-particle" : "", "family" : "Bogenschutz", "given" : "Peter A.", "non-dropping-particle" : "", "parse-names" : false, "suffix" : "" }, { "dropping-particle" : "", "family" : "Branstetter", "given" : "Marcia", "non-dropping-particle" : "", "parse-names" : false, "suffix" : "" }, { "dropping-particle" : "", "family" : "Brunke", "given" : "Michael A.", "non-dropping-particle" : "", "parse-names" : false, "suffix" : "" }, { "dropping-particle" : "", "family" : "Brus", "given" : "Steven R.", "non-dropping-particle" : "", "parse-names" : false, "suffix" : "" }, { "dropping-particle" : "", "family" : "Burrows", "given" : "Susannah M.", "non-dropping-particle" : "", "parse-names" : false, "suffix" : "" }, { "dropping-particle" : "", "family" : "Cameron-Smith", "given" : "Philip J.", "non-dropping-particle" : "", "parse-names" : false, "suffix" : "" }, { "dropping-particle" : "", "family" : "Donahue", "given" : "Aaron S.", "non-dropping-particle" : "", "parse-names" : false, "suffix" : "" }, { "dropping-particle" : "", "family" : "Deakin", "given" : "Michael", "non-dropping-particle" : "", "parse-names" : false, "suffix" : "" }, { "dropping-particle" : "", "family" : "Easter", "given" : "Richard C.", "non-dropping-particle" : "", "parse-names" : false, "suffix" : "" }, { "dropping-particle" : "", "family" : "Evans", "given" : "Katherine J.", "non-dropping-particle" : "", "parse-names" : false, "suffix" : "" }, { "dropping-particle" : "", "family" : "Feng", "given" : "Yan", "non-dropping-particle" : "", "parse-names" : false, "suffix" : "" }, { "dropping-particle" : "", "family" : "Flanner", "given" : "Mark", "non-dropping-particle" : "", "parse-names" : false, "suffix" : "" }, { "dropping-particle" : "", "family" : "Foucar", "given" : "James G.", "non-dropping-particle" : "", "parse-names" : false, "suffix" : "" }, { "dropping-particle" : "", "family" : "Fyke", "given" : "Jeremy G.", "non-dropping-particle" : "", "parse-names" : false, "suffix" : "" }, { "dropping-particle" : "", "family" : "Griffin", "given" : "Brian M.", "non-dropping-particle" : "", "parse-names" : false, "suffix" : "" }, { "dropping-particle" : "", "family" : "Hannay", "given" : "C\u00e9cile", "non-dropping-particle" : "", "parse-names" : false, "suffix" : "" }, { "dropping-particle" : "", "family" : "Harrop", "given" : "Bryce E.", "non-dropping-particle" : "", "parse-names" : false, "suffix" : "" }, { "dropping-particle" : "", "family" : "Hoffman", "given" : "Mattthew J.", "non-dropping-particle" : "", "parse-names" : false, "suffix" : "" }, { "dropping-particle" : "", "family" : "Hunke", "given" : "Elizabeth C.", "non-dropping-particle" : "", "parse-names" : false, "suffix" : "" }, { "dropping-particle" : "", "family" : "Jacob", "given" : "Robert L.", "non-dropping-particle" : "", "parse-names" : false, "suffix" : "" }, { "dropping-particle" : "", "family" : "Jacobsen", "given" : "Douglas W.", "non-dropping-particle" : "", "parse-names" : false, "suffix" : "" }, { "dropping-particle" : "", "family" : "Jeffery", "given" : "Nicole", "non-dropping-particle" : "", "parse-names" : false, "suffix" : "" }, { "dropping-particle" : "", "family" : "Jones", "given" : "Philip W.", "non-dropping-particle" : "", "parse-names" : false, "suffix" : "" }, { "dropping-particle" : "", "family" : "Keen", "given" : "Noel D.", "non-dropping-particle" : "", "parse-names" : false, "suffix" : "" }, { "dropping-particle" : "", "family" : "Klein", "given" : "Stephen A.", "non-dropping-particle" : "", "parse-names" : false, "suffix" : "" }, { "dropping-particle" : "", "family" : "Larson", "given" : "Vincent E.", "non-dropping-particle" : "", "parse-names" : false, "suffix" : "" }, { "dropping-particle" : "", "family" : "Leung", "given" : "L. Ruby", "non-dropping-particle" : "", "parse-names" : false, "suffix" : "" }, { "dropping-particle" : "", "family" : "Li", "given" : "Hong Yi", "non-dropping-particle" : "", "parse-names" : false, "suffix" : "" }, { "dropping-particle" : "", "family" : "Lin", "given" : "Wuyin", "non-dropping-particle" : "", "parse-names" : false, "suffix" : "" }, { "dropping-particle" : "", "family" : "Lipscomb", "given" : "William H.", "non-dropping-particle" : "", "parse-names" : false, "suffix" : "" }, { "dropping-particle" : "", "family" : "Ma", "given" : "Po Lun", "non-dropping-particle" : "", "parse-names" : false, "suffix" : "" }, { "dropping-particle" : "", "family" : "Mahajan", "given" : "Salil", "non-dropping-particle" : "", "parse-names" : false, "suffix" : "" }, { "dropping-particle" : "", "family" : "Maltrud", "given" : "Mathew E.", "non-dropping-particle" : "", "parse-names" : false, "suffix" : "" }, { "dropping-particle" : "", "family" : "Mametjanov", "given" : "Azamat", "non-dropping-particle" : "", "parse-names" : false, "suffix" : "" }, { "dropping-particle" : "", "family" : "McClean", "given" : "Julie L.", "non-dropping-particle" : "", "parse-names" : false, "suffix" : "" }, { "dropping-particle" : "", "family" : "McCoy", "given" : "Renata B.", "non-dropping-particle" : "", "parse-names" : false, "suffix" : "" }, { "dropping-particle" : "", "family" : "Neale", "given" : "Richard B.", "non-dropping-particle" : "", "parse-names" : false, "suffix" : "" }, { "dropping-particle" : "", "family" : "Price", "given" : "Stephen F.", "non-dropping-particle" : "", "parse-names" : false, "suffix" : "" }, { "dropping-particle" : "", "family" : "Qian", "given" : "Yun", "non-dropping-particle" : "", "parse-names" : false, "suffix" : "" }, { "dropping-particle" : "", "family" : "Rasch", "given" : "Philip J.", "non-dropping-particle" : "", "parse-names" : false, "suffix" : "" }, { "dropping-particle" : "", "family" : "Reeves Eyre", "given" : "J. E.Jack", "non-dropping-particle" : "", "parse-names" : false, "suffix" : "" }, { "dropping-particle" : "", "family" : "Riley", "given" : "William J.", "non-dropping-particle" : "", "parse-names" : false, "suffix" : "" }, { "dropping-particle" : "", "family" : "Ringler", "given" : "Todd D.", "non-dropping-particle" : "", "parse-names" : false, "suffix" : "" }, { "dropping-particle" : "", "family" : "Roberts", "given" : "Andrew F.", "non-dropping-particle" : "", "parse-names" : false, "suffix" : "" }, { "dropping-particle" : "", "family" : "Roesler", "given" : "Erika L.", "non-dropping-particle" : "", "parse-names" : false, "suffix" : "" }, { "dropping-particle" : "", "family" : "Salinger", "given" : "Andrew G.", "non-dropping-particle" : "", "parse-names" : false, "suffix" : "" }, { "dropping-particle" : "", "family" : "Shaheen", "given" : "Zeshawn", "non-dropping-particle" : "", "parse-names" : false, "suffix" : "" }, { "dropping-particle" : "", "family" : "Shi", "given" : "Xiaoying", "non-dropping-particle" : "", "parse-names" : false, "suffix" : "" }, { "dropping-particle" : "", "family" : "Singh", "given" : "Balwinder", "non-dropping-particle" : "", "parse-names" : false, "suffix" : "" }, { "dropping-particle" : "", "family" : "Tang", "given" : "Jinyun", "non-dropping-particle" : "", "parse-names" : false, "suffix" : "" }, { "dropping-particle" : "", "family" : "Taylor", "given" : "Mark A.", "non-dropping-particle" : "", "parse-names" : false, "suffix" : "" }, { "dropping-particle" : "", "family" : "Thornton", "given" : "Peter E.", "non-dropping-particle" : "", "parse-names" : false, "suffix" : "" }, { "dropping-particle" : "", "family" : "Turner", "given" : "Adrian K.", "non-dropping-particle" : "", "parse-names" : false, "suffix" : "" }, { "dropping-particle" : "", "family" : "Veneziani", "given" : "Milena", "non-dropping-particle" : "", "parse-names" : false, "suffix" : "" }, { "dropping-particle" : "", "family" : "Wan", "given" : "Hui", "non-dropping-particle" : "", "parse-names" : false, "suffix" : "" }, { "dropping-particle" : "", "family" : "Wang", "given" : "Hailong", "non-dropping-particle" : "", "parse-names" : false, "suffix" : "" }, { "dropping-particle" : "", "family" : "Wang", "given" : "Shanlin", "non-dropping-particle" : "", "parse-names" : false, "suffix" : "" }, { "dropping-particle" : "", "family" : "Williams", "given" : "Dean N.", "non-dropping-particle" : "", "parse-names" : false, "suffix" : "" }, { "dropping-particle" : "", "family" : "Wolfram", "given" : "Phillip J.", "non-dropping-particle" : "", "parse-names" : false, "suffix" : "" }, { "dropping-particle" : "", "family" : "Worley", "given" : "Patrick H.", "non-dropping-particle" : "", "parse-names" : false, "suffix" : "" }, { "dropping-particle" : "", "family" : "Xie", "given" : "Shaocheng", "non-dropping-particle" : "", "parse-names" : false, "suffix" : "" }, { "dropping-particle" : "", "family" : "Yang", "given" : "Yang", "non-dropping-particle" : "", "parse-names" : false, "suffix" : "" }, { "dropping-particle" : "", "family" : "Yoon", "given" : "Jin Ho", "non-dropping-particle" : "", "parse-names" : false, "suffix" : "" }, { "dropping-particle" : "", "family" : "Zelinka", "given" : "Mark D.", "non-dropping-particle" : "", "parse-names" : false, "suffix" : "" }, { "dropping-particle" : "", "family" : "Zender", "given" : "Charles S.", "non-dropping-particle" : "", "parse-names" : false, "suffix" : "" }, { "dropping-particle" : "", "family" : "Zeng", "given" : "Xubin", "non-dropping-particle" : "", "parse-names" : false, "suffix" : "" }, { "dropping-particle" : "", "family" : "Zhang", "given" : "Chengzhu", "non-dropping-particle" : "", "parse-names" : false, "suffix" : "" }, { "dropping-particle" : "", "family" : "Zhang", "given" : "Kai", "non-dropping-particle" : "", "parse-names" : false, "suffix" : "" }, { "dropping-particle" : "", "family" : "Zhang", "given" : "Yuying", "non-dropping-particle" : "", "parse-names" : false, "suffix" : "" }, { "dropping-particle" : "", "family" : "Zheng", "given" : "Xue", "non-dropping-particle" : "", "parse-names" : false, "suffix" : "" }, { "dropping-particle" : "", "family" : "Zhou", "given" : "Tian", "non-dropping-particle" : "", "parse-names" : false, "suffix" : "" }, { "dropping-particle" : "", "family" : "Zhu", "given" : "Qing", "non-dropping-particle" : "", "parse-names" : false, "suffix" : "" } ], "container-title" : "Journal of Advances in Modeling Earth Systems", "id" : "ITEM-1", "issued" : { "date-parts" : [ [ "2019" ] ] }, "title" : "The DOE E3SM Coupled Model Version 1: Overview and Evaluation at Standard Resolution", "translator" : [ { "dropping-particle" : "", "family" : "J5908", "given" : "", "non-dropping-particle" : "", "parse-names" : false, "suffix" : "" } ], "type" : "article-journal" }, "uris" : [ "http://www.mendeley.com/documents/?uuid=81014e13-b10d-4ad7-89de-528129f1f8c0" ] }, { "id" : "ITEM-2", "itemData" : { "DOI" : "10.5194/acp-20-7829-2020", "ISSN" : "1680-7324", "abstract" : "Abstract. The Earth's equilibrium climate sensitivity (ECS) to a\u00a0doubling of atmospheric CO2, along with the transient climate response (TCR) and greenhouse gas emissions pathways, determines the amount of future warming. Coupled climate models have in the past been important tools to estimate and understand ECS. ECS estimated from Coupled Model Intercomparison Project Phase\u00a05 (CMIP5) models lies between 2.0 and 4.7 K (mean of 3.2 K), whereas in the latest CMIP6 the spread has increased to 1.8\u20135.5 K (mean of 3.7 K), with\u00a05 out of 25\u00a0models exceeding 5 K. It is thus pertinent to understand the causes underlying this shift. Here we compare the CMIP5 and CMIP6 model ensembles and find a\u00a0systematic shift between CMIP eras to be unexplained as a\u00a0process of random sampling from modeled forcing and feedback distributions. Instead, shortwave feedbacks shift towards more positive values, in particular over the Southern Ocean, driving the shift towards larger ECS values in many of the models. These results suggest that changes in model treatment of mixed-phase cloud processes and changes to Antarctic sea ice representation are likely causes of the shift towards larger ECS. Somewhat surprisingly, CMIP6 models exhibit less historical warming than CMIP5 models, despite an increase in TCR between CMIP eras (mean TCR increased from 1.7 to 1.9 K). The evolution of the warming suggests, however, that several of the CMIP6 models apply too strong aerosol cooling, resulting in too weak mid-20th century warming compared to the instrumental record.", "author" : [ { "dropping-particle" : "", "family" : "Flynn", "given" : "Clare Marie", "non-dropping-particle" : "", "parse-names" : false, "suffix" : "" }, { "dropping-particle" : "", "family" : "Mauritsen", "given" : "Thorsten", "non-dropping-particle" : "", "parse-names" : false, "suffix" : "" } ], "container-title" : "Atmospheric Chemistry and Physics", "id" : "ITEM-2", "issue" : "13", "issued" : { "date-parts" : [ [ "2020" ] ] }, "title" : "On the climate sensitivity and historical warming evolution in recent coupled model ensembles", "translator" : [ { "dropping-particle" : "", "family" : "J6747", "given" : "", "non-dropping-particle" : "", "parse-names" : false, "suffix" : "" } ], "type" : "article-journal", "volume" : "20" }, "uris" : [ "http://www.mendeley.com/documents/?uuid=a3e89ee2-6a82-41b7-ac39-166a9cbbbfff" ] } ], "mendeley" : { "formattedCitation" : "(Golaz et al., 2019; Flynn and Mauritsen, 2020)", "plainTextFormattedCitation" : "(Golaz et al., 2019; Flynn and Mauritsen, 2020)", "previouslyFormattedCitation" : "(Golaz et al., 2019; Flynn and Mauritsen, 2020)" }, "properties" : { "noteIndex" : 0 }, "schema" : "https://github.com/citation-style-language/schema/raw/master/csl-citation.json" }</w:instrText>
      </w:r>
      <w:r>
        <w:rPr>
          <w:noProof/>
        </w:rPr>
        <w:fldChar w:fldCharType="separate"/>
      </w:r>
      <w:r w:rsidR="00393F8C">
        <w:rPr>
          <w:noProof/>
          <w:lang w:val="en-US"/>
        </w:rPr>
        <w:t>(Golaz et al., 2019; Flynn and Mauritsen, 2020)</w:t>
      </w:r>
      <w:r>
        <w:rPr>
          <w:noProof/>
        </w:rPr>
        <w:fldChar w:fldCharType="end"/>
      </w:r>
      <w:r w:rsidRPr="00E457C1">
        <w:rPr>
          <w:noProof/>
          <w:lang w:val="en-US"/>
        </w:rPr>
        <w:t xml:space="preserve">. Temperature biases are driven by both </w:t>
      </w:r>
      <w:r w:rsidRPr="00E457C1">
        <w:rPr>
          <w:lang w:val="en-US"/>
        </w:rPr>
        <w:t xml:space="preserve">model physics and prescribed forcing, which is a challenge for model development. </w:t>
      </w:r>
    </w:p>
    <w:p w14:paraId="25252F57" w14:textId="77777777" w:rsidR="009F594A" w:rsidRPr="00E457C1" w:rsidRDefault="009F594A" w:rsidP="009F594A">
      <w:pPr>
        <w:pStyle w:val="AR6BodyText"/>
        <w:rPr>
          <w:lang w:val="en-US"/>
        </w:rPr>
      </w:pPr>
    </w:p>
    <w:p w14:paraId="1E95E13E" w14:textId="07BEFCF0" w:rsidR="009F594A" w:rsidRPr="00E457C1" w:rsidRDefault="009F594A" w:rsidP="009F594A">
      <w:pPr>
        <w:pStyle w:val="AR6BodyText"/>
        <w:rPr>
          <w:noProof/>
          <w:lang w:val="en-US"/>
        </w:rPr>
      </w:pPr>
      <w:r>
        <w:fldChar w:fldCharType="begin" w:fldLock="1"/>
      </w:r>
      <w:r w:rsidR="00E719C0">
        <w:instrText>ADDIN CSL_CITATION { "citationItems" : [ { "id" : "ITEM-1", "itemData" : { "DOI" : "10.1029/2020GL087047", "ISSN" : "19448007", "abstract" : "We compare projections of the observed hemispherical mean surface temperature (HadCRUT4.6.0.0) and the ensemble mean of CMIP5 climate models' simulations on a set of standard regression model forcing variables. We find that the volcanic aerosol regression coefficients of the CMIP5 simulations are consistently significantly larger (by 40\u201349%) than the volcanic aerosol coefficients of the observed temperature. The probability that the observed differences are caused just by chance is much less than 0.01. The overestimate is due to the climate models' response to volcanic aerosol radiative forcing. The largest overestimate occurs in the winter season of each hemisphere. We hypothesize that the models' parameterization of aerosol-cloud interactions within ice and mixed phase clouds is a likely source of this discrepancy. Furthermore, the models significantly underestimate</w:instrText>
      </w:r>
      <w:r w:rsidR="00E719C0" w:rsidRPr="00904377">
        <w:rPr>
          <w:lang w:val="en-GB"/>
        </w:rPr>
        <w:instrText xml:space="preserve"> the effect of solar variability on temperature for both hemispheres.", "author" : [ { "dropping-particle" : "", "family" : "Chylek", "given" : "Petr", "non-dropping-particle" : "", "parse-names" : false, "suffix" : "" }, { "dropping-particle" : "", "family" : "Folland", "given" : "Chris", "non-dropping-particle" : "", "parse-names" : false, "suffix" : "" }, { "dropping-particle" : "", "family" : "Klett", "given" : "James D.", "non-dropping-particle" : "", "parse-names" : false, "suffix" : "" }, { "dropping-particle" : "", "family" : "Dubey", "given" : "Manvendra K.", "non-dropping-particle" : "", "parse-names" : false, "suffix" : "" } ], "container-title" : "Geophysical Research Letters", "id" : "ITEM-1", "issue" : "3", "issued" : { "date-parts" : [ [ "2020" ] ] }, "title" : "CMIP5 Climate Models Overestimate Cooling by Volcanic Aerosols", "translator" : [ { "dropping-particle" : "", "family" : "J6759", "given" : "", "non-dropping-particle" : "", "parse-names" : false, "suffix" : "" } ], "type" : "article-journal", "volume" : "47" }, "uris" : [ "http://www.mendeley.com/documents/?uuid=d1a09e71-0e66-468e-b404-b2d3128a2524" ] } ], "mendeley" : { "formattedCitation" : "(Chylek et al., 2020)", "manualFormatting" : "Chylek et al. (2020)", "plainTextFormattedCitation" : "(Chylek et al., 2020)", "previouslyFormattedCitation" : "(Chylek et al., 2020)" }, "properties" : { "noteIndex" : 0 }, "schema" : "https://github.com/citation-style-language/schema/raw/master/csl-citation.json" }</w:instrText>
      </w:r>
      <w:r>
        <w:fldChar w:fldCharType="separate"/>
      </w:r>
      <w:r w:rsidR="00393F8C">
        <w:rPr>
          <w:noProof/>
          <w:lang w:val="en-US"/>
        </w:rPr>
        <w:t>Chylek et al. (2020)</w:t>
      </w:r>
      <w:r>
        <w:fldChar w:fldCharType="end"/>
      </w:r>
      <w:r w:rsidRPr="00E457C1">
        <w:rPr>
          <w:lang w:val="en-US"/>
        </w:rPr>
        <w:t xml:space="preserve"> argue that CMIP5 models </w:t>
      </w:r>
      <w:r w:rsidRPr="00E457C1">
        <w:rPr>
          <w:noProof/>
          <w:lang w:val="en-US"/>
        </w:rPr>
        <w:t>overestimate the temperature response to volcanic eruptions.</w:t>
      </w:r>
      <w:r w:rsidR="008124ED" w:rsidRPr="00E457C1">
        <w:rPr>
          <w:noProof/>
          <w:lang w:val="en-US"/>
        </w:rPr>
        <w:t xml:space="preserve"> </w:t>
      </w:r>
      <w:r>
        <w:rPr>
          <w:noProof/>
        </w:rPr>
        <w:fldChar w:fldCharType="begin" w:fldLock="1"/>
      </w:r>
      <w:r w:rsidR="00E719C0">
        <w:rPr>
          <w:noProof/>
          <w:lang w:val="en-US"/>
        </w:rPr>
        <w:instrText>ADDIN CSL_CITATION { "citationItems" : [ { "id" : "ITEM-1", "itemData" : { "DOI" : "10.1002/2016GL067935", "abstract" : "\u00a92016. American Geophysical Union. All Rights Reserved. Comparisons of the observed global-scale cooling following recent volcanic eruptions to that simulated by climate models from the Coupled Model Intercomparison Project 5 (CMIP5) indicate that the models overestimate the magnitude of the global temperature response to volcanic eruptions. Here we show that this overestimation can be explained as a sampling issue, arising because all large eruptions since 1951 coincided with El Ni\u00f1o events, which cause global-scale warming that partially counteracts the volcanically induced cooling. By subsampling the CMIP5 models according to the observed El Ni\u00f1o-Southern Oscillation (ENSO) phase during each eruption, we find that the simulated global temperature response to volcanic forcing is consistent with observations. Volcanic eruptions pose a particular challenge for the detection and attribution methodology, as their surface impacts are short-lived and hence can be confounded by ENSO. Our results imply that detection and attribution studies must carefully consider sampling biases due to internal climate variability.", "author" : [ { "dropping-particle" : "", "family" : "Lehner", "given" : "F.", "non-dropping-particle" : "", "parse-names" : false, "suffix" : "" }, { "dropping-particle" : "", "family" : "Schurer", "given" : "A.P.", "non-dropping-particle" : "", "parse-names" : false, "suffix" : "" }, { "dropping-particle" : "", "family" : "Hegerl", "given" : "G.C.", "non-dropping-particle" : "", "parse-names" : false, "suffix" : "" }, { "dropping-particle" : "", "family" : "Deser", "given" : "C.", "non-dropping-particle" : "", "parse-names" : false, "suffix" : "" }, { "dropping-particle" : "", "family" : "Fr\u00f6licher", "given" : "T.L.", "non-dropping-particle" : "", "parse-names" : false, "suffix" : "" } ], "container-title" : "Geophysical Research Letters", "id" : "ITEM-1", "issue" : "6", "issued" : { "date-parts" : [ [ "2016" ] ] }, "page" : "2851-2858", "title" : "The importance of ENSO phase during volcanic eruptions for detection and attribution", "translator" : [ { "dropping-particle" : "", "family" : "J3746", "given" : "", "non-dropping-particle" : "", "parse-names" : false, "suffix" : "" } ], "type" : "article-journal", "volume" : "43" }, "uris" : [ "http://www.mendeley.com/documents/?uuid=a64b04f9-2834-46b8-b864-34f8634431d6" ] }, { "id" : "ITEM-2", "itemData" : { "DOI" : "10.3390/cli6030064", "ISSN" : "22251154", "abstract" : "The main features of the instrumental globalmean surface temperature (GMST) are reasonably well described by a simple linear response model driven by anthropogenic, volcanic and solar forcing. This model acts as a linear long-memory filter of the forcing signal. The physical interpretation of this filtering is the delayed response due to the thermal inertia of the ocean. This description is considerably more accurate if El Ni\u00f1o Southern Oscillation (ENSO) and the AtlanticMultidecadal Oscillation (AMO) are regarded as additional forcings of the global temperature and hence subject to the same filtering as the other forcing components. By considering these as predictors in a linear regression scheme,more than 92% of the variance in the instrumental GMST over the period 1870-2017 is explained by this model, in particular, all features of the 1998-2015 hiatus, including its death. While the more prominent pauses during 1870-1915 and 1940-1970 can be attributed to clustering in time of strong volcanic eruptions, the recent hiatus is an unremarkable phenomenon that is attributed to ENSO with a small contribution from solar activity.", "author" : [ { "dropping-particle" : "", "family" : "Rypdal", "given" : "Kristoffer", "non-dropping-particle" : "", "parse-names" : false, "suffix" : "" } ], "container-title" : "Climate", "id" : "ITEM-2", "issue" : "3", "issued" : { "date-parts" : [ [ "2018" ] ] }, "title" : "The life and death of the recent global surface warming hiatus parsimoniously explained", "translator" : [ { "dropping-particle" : "", "family" : "J6758", "given" : "", "non-dropping-particle" : "", "parse-names" : false, "suffix" : "" } ], "type" : "article-journal", "volume" : "6" }, "uris" : [ "http://www.mendeley.com/documents/?uuid=fefe678f-810b-480d-9bbc-0a1fb72b670e" ] }, { "id" : "ITEM-3", "itemData" : { "DOI" : "10.1007/s00382-020-05493-y", "ISSN" : "14320894", "abstract" : "Global mean temperature change simulated by climate models deviates from the observed temperature increase during decadal-scale periods in the past. In particular, warming during the \u2018global warming hiatus\u2019 in the early twenty-first century appears overestimated in CMIP5 and CMIP6 multi-model means. We examine the role of equatorial Pacific variability in these divergences since 1950 by\u00a0comparing 18 studies that quantify the Pacific contribution to the \u2018hiatus\u2019 and earlier periods\u00a0and\u00a0by\u00a0investigating the reasons for differing results. During the \u2018global warming hiatus\u2019 from 1992 to 2012, the estimated contributions differ by a factor of five, with multiple linear regression approaches generally indicating a smaller contribution of Pacific variability to global temperature than climate model experiments where the simulated tropical Pacific sea surface temperature (SST) or wind stress anomalies are nudged towards observations. These so-called pacemaker experiments suggest that the \u2018hiatus\u2019 is fully explained and possibly over-explained by Pacific variability. Most of the spread across the studies can be attributed to\u00a0two factors: neglecting the forced signal in tropical Pacific SST, which is often the case in multiple regression studies but not in pacemaker experiments, underestimates the Pacific contribution to global temperature\u00a0change by a factor of two during the \u2018hiatus\u2019; the sensitivity with which the global temperature responds to Pacific variability varies by a factor of two between models on a decadal time scale, questioning the robustness of single model pacemaker experiments. Once we have accounted for these factors, the CMIP5 mean warming adjusted for Pacific variability reproduces the observed annual global mean temperature closely, with a correlation coefficient of 0.985 from 1950 to 2018. The CMIP6 ensemble performs less favourably but improves if the models with the highest transient climate response are omitted from the ensemble mean.", "author" : [ { "dropping-particle" : "", "family" : "Stolpe", "given" : "Martin B.", "non-dropping-particle" : "", "parse-names" : false, "suffix" : "" }, { "dropping-particle" : "", "family" : "Cowtan", "given" : "Kevin", "non-dropping-particle" : "", "parse-names" : false, "suffix" : "" }, { "dropping-particle" : "", "family" : "Medhaug", "given" : "Iselin", "non-dropping-particle" : "", "parse-names" : false, "suffix" : "" }, { "dropping-particle" : "", "family" : "Knutti", "given" : "Reto", "non-dropping-particle" : "", "parse-names" : false, "suffix" : "" } ], "container-title" : "Climate Dynamics", "id" : "ITEM-3", "issued" : { "date-parts" : [ [ "2020" ] ] }, "title" : "Pacific variability reconciles observed and modelled global mean temperature increase since 1950", "translator" : [ { "dropping-particle" : "", "family" : "J6745", "given" : "", "non-dropping-particle" : "", "parse-names" : false, "suffix" : "" } ], "type" : "article-journal" }, "uris" : [ "http://www.mendeley.com/documents/?uuid=47ab34b2-77dd-4a45-b68c-69071b9d897c" ] } ], "mendeley" : { "formattedCitation" : "(Lehner et al., 2016; Rypdal, 2018; Stolpe et al., 2020)", "manualFormatting" : "Lehner et al. (2016), Rypdal (2018) and Stolpe et al. (2020)", "plainTextFormattedCitation" : "(Lehner et al., 2016; Rypdal, 2018; Stolpe et al., 2020)", "previouslyFormattedCitation" : "(Lehner et al., 2016; Rypdal, 2018; Stolpe et al., 2020)" }, "properties" : { "noteIndex" : 0 }, "schema" : "https://github.com/citation-style-language/schema/raw/master/csl-citation.json" }</w:instrText>
      </w:r>
      <w:r>
        <w:rPr>
          <w:noProof/>
        </w:rPr>
        <w:fldChar w:fldCharType="separate"/>
      </w:r>
      <w:r w:rsidR="00393F8C">
        <w:rPr>
          <w:noProof/>
          <w:lang w:val="en-US"/>
        </w:rPr>
        <w:t>Lehner et al. (2016), Rypdal (2018) and Stolpe et al. (2020)</w:t>
      </w:r>
      <w:r>
        <w:rPr>
          <w:noProof/>
        </w:rPr>
        <w:fldChar w:fldCharType="end"/>
      </w:r>
      <w:r w:rsidRPr="00E457C1">
        <w:rPr>
          <w:noProof/>
          <w:lang w:val="en-US"/>
        </w:rPr>
        <w:t xml:space="preserve"> point instead to missed compensating effects on surface temperature change associated with the El</w:t>
      </w:r>
      <w:del w:id="416" w:author="Ian Blenkinsop" w:date="2021-07-12T17:13:00Z">
        <w:r w:rsidRPr="00E457C1" w:rsidDel="003671D1">
          <w:rPr>
            <w:noProof/>
            <w:lang w:val="en-US"/>
          </w:rPr>
          <w:delText>-</w:delText>
        </w:r>
      </w:del>
      <w:ins w:id="417" w:author="Ian Blenkinsop" w:date="2021-07-12T17:13:00Z">
        <w:r w:rsidR="003671D1">
          <w:rPr>
            <w:noProof/>
            <w:lang w:val="en-US"/>
          </w:rPr>
          <w:t xml:space="preserve"> </w:t>
        </w:r>
      </w:ins>
      <w:r w:rsidRPr="00E457C1">
        <w:rPr>
          <w:noProof/>
          <w:lang w:val="en-US"/>
        </w:rPr>
        <w:t>Ni</w:t>
      </w:r>
      <w:del w:id="418" w:author="Ian Blenkinsop" w:date="2021-07-12T17:13:00Z">
        <w:r w:rsidRPr="00E457C1" w:rsidDel="003671D1">
          <w:rPr>
            <w:noProof/>
            <w:lang w:val="en-US"/>
          </w:rPr>
          <w:delText>n</w:delText>
        </w:r>
      </w:del>
      <w:ins w:id="419" w:author="Ian Blenkinsop" w:date="2021-07-12T17:13:00Z">
        <w:r w:rsidR="003671D1">
          <w:rPr>
            <w:noProof/>
            <w:lang w:val="en-US"/>
          </w:rPr>
          <w:t>ñ</w:t>
        </w:r>
      </w:ins>
      <w:r w:rsidRPr="00E457C1">
        <w:rPr>
          <w:noProof/>
          <w:lang w:val="en-US"/>
        </w:rPr>
        <w:t>o</w:t>
      </w:r>
      <w:del w:id="420" w:author="Ian Blenkinsop" w:date="2021-07-12T17:13:00Z">
        <w:r w:rsidRPr="00E457C1" w:rsidDel="003671D1">
          <w:rPr>
            <w:noProof/>
            <w:lang w:val="en-US"/>
          </w:rPr>
          <w:delText xml:space="preserve"> </w:delText>
        </w:r>
      </w:del>
      <w:ins w:id="421" w:author="Ian Blenkinsop" w:date="2021-07-12T17:13:00Z">
        <w:r w:rsidR="003671D1">
          <w:rPr>
            <w:noProof/>
            <w:lang w:val="en-US"/>
          </w:rPr>
          <w:t>–</w:t>
        </w:r>
      </w:ins>
      <w:r w:rsidRPr="00E457C1">
        <w:rPr>
          <w:noProof/>
          <w:lang w:val="en-US"/>
        </w:rPr>
        <w:t>Southern Oscillation (ENSO) or the Atlantic Multi</w:t>
      </w:r>
      <w:ins w:id="422" w:author="Sara M Tuson" w:date="2021-06-27T21:59:00Z">
        <w:r w:rsidR="00492531">
          <w:rPr>
            <w:noProof/>
            <w:lang w:val="en-US"/>
          </w:rPr>
          <w:t>-</w:t>
        </w:r>
      </w:ins>
      <w:r w:rsidRPr="00E457C1">
        <w:rPr>
          <w:noProof/>
          <w:lang w:val="en-US"/>
        </w:rPr>
        <w:t xml:space="preserve">decadal Oscillation (AMO). An alternative view sees those ENSO and AMO responses as expressions of changes in climate feedbacks driven by the geographical pattern of SST changes </w:t>
      </w:r>
      <w:r>
        <w:rPr>
          <w:noProof/>
        </w:rPr>
        <w:fldChar w:fldCharType="begin" w:fldLock="1"/>
      </w:r>
      <w:r w:rsidR="00E719C0">
        <w:rPr>
          <w:noProof/>
          <w:lang w:val="en-US"/>
        </w:rPr>
        <w:instrText>ADDIN CSL_CITATION { "citationItems" : [ { "id" : "ITEM-1", "itemData" : { "DOI" : "10.1029/2018GL078887", "ISSN" : "19448007", "abstract" : "Eight atmospheric general circulation models (AGCMs) are forced with observed historical (1871\u20132010) monthly sea surface temperature and sea ice variations using the Atmospheric Model Intercomparison Project II data set. The AGCMs therefore have a similar temperature pattern and trend to that of observed historical climate change. The AGCMs simulate a spread in climate feedback similar to that seen in coupled simulations of the response to CO2 quadrupling. However, the feedbacks are robustly more stabilizing and the effective climate sensitivity (EffCS) smaller. This is due to a pattern effect, whereby the pattern of observed historical sea surface temperature change gives rise to more negative cloud and longwave clear-sky feedbacks. Assuming the patterns of long-term temperature change simulated by models, and the radiative response to them, are credible; this implies that existing constraints on EffCS from historical energy budget variations give values that are too low and overly constrained, particularly at the upper end. For example, the pattern effect increases the long-term Otto et al. (2013, https://doi.org/10.1038/ngeo1836) EffCS median and 5\u201395% confidence interval from 1.9\u00a0K (0.9\u20135.0\u00a0K) to 3.2\u00a0K (1.5\u20138.1\u00a0K).", "author" : [ { "dropping-particle" : "", "family" : "Andrews", "given" : "Timothy", "non-dropping-particle" : "", "parse-names" : false, "suffix" : "" }, { "dropping-particle" : "", "family" : "Gregory", "given" : "Jonathan M.", "non-dropping-particle" : "", "parse-names" : false, "suffix" : "" }, { "dropping-particle" : "", "family" : "Paynter", "given" : "David", "non-dropping-particle" : "", "parse-names" : false, "suffix" : "" }, { "dropping-particle" : "", "family" : "Silvers", "given" : "Levi G.", "non-dropping-particle" : "", "parse-names" : false, "suffix" : "" }, { "dropping-particle" : "", "family" : "Zhou", "given" : "Chen", "non-dropping-particle" : "", "parse-names" : false, "suffix" : "" }, { "dropping-particle" : "", "family" : "Mauritsen", "given" : "Thorsten", "non-dropping-particle" : "", "parse-names" : false, "suffix" : "" }, { "dropping-particle" : "", "family" : "Webb", "given" : "Mark J.", "non-dropping-particle" : "", "parse-names" : false, "suffix" : "" }, { "dropping-particle" : "", "family" : "Armour", "given" : "Kyle C.", "non-dropping-particle" : "", "parse-names" : false, "suffix" : "" }, { "dropping-particle" : "", "family" : "Forster", "given" : "Piers M.", "non-dropping-particle" : "", "parse-names" : false, "suffix" : "" }, { "dropping-particle" : "", "family" : "Titchner", "given" : "Holly", "non-dropping-particle" : "", "parse-names" : false, "suffix" : "" } ], "container-title" : "Geophysical Research Letters", "id" : "ITEM-1", "issue" : "16", "issued" : { "date-parts" : [ [ "2018" ] ] }, "title" : "Accounting for Changing Temperature Patterns Increases Historical Estimates of Climate Sensitivity", "translator" : [ { "dropping-particle" : "", "family" : "J6948", "given" : "", "non-dropping-particle" : "", "parse-names" : false, "suffix" : "" } ], "type" : "article-journal", "volume" : "45" }, "uris" : [ "http://www.mendeley.com/documents/?uuid=76022462-3404-485b-a68d-ccee38b4a560" ] } ], "mendeley" : { "formattedCitation" : "(Andrews et al., 2018)", "plainTextFormattedCitation" : "(Andrews et al., 2018)", "previouslyFormattedCitation" : "(Andrews et al., 2018)" }, "properties" : { "noteIndex" : 0 }, "schema" : "https://github.com/citation-style-language/schema/raw/master/csl-citation.json" }</w:instrText>
      </w:r>
      <w:r>
        <w:rPr>
          <w:noProof/>
        </w:rPr>
        <w:fldChar w:fldCharType="separate"/>
      </w:r>
      <w:r w:rsidR="00393F8C">
        <w:rPr>
          <w:noProof/>
          <w:lang w:val="en-US"/>
        </w:rPr>
        <w:t>(Andrews et al., 2018)</w:t>
      </w:r>
      <w:r>
        <w:rPr>
          <w:noProof/>
        </w:rPr>
        <w:fldChar w:fldCharType="end"/>
      </w:r>
      <w:r w:rsidRPr="00E457C1">
        <w:rPr>
          <w:noProof/>
          <w:lang w:val="en-US"/>
        </w:rPr>
        <w:t xml:space="preserve">. At least one model is able to reproduce such pattern effects </w:t>
      </w:r>
      <w:r>
        <w:rPr>
          <w:noProof/>
        </w:rPr>
        <w:fldChar w:fldCharType="begin" w:fldLock="1"/>
      </w:r>
      <w:r w:rsidR="00E719C0">
        <w:rPr>
          <w:noProof/>
          <w:lang w:val="en-US"/>
        </w:rPr>
        <w:instrText>ADDIN CSL_CITATION { "citationItems" : [ { "id" : "ITEM-1", "itemData" : { "DOI" : "10.1002/2016GL068406", "ISSN" : "19448007", "abstract" : "We investigate the climate feedback parameter \u03b1 (W m-2 K-1) during the historical period (since 1871) in experiments using the HadGEM2 and HadCM3 atmosphere general circulation models (AGCMs) with constant preindustrial atmospheric composition and time-dependent observational sea surface temperature (SST) and sea ice boundary conditions. In both AGCMs, for the historical period as a whole, the effective climate sensitivity is \u223c2 K (\u03b1\u22431.7 W m-2 K-1), and \u03b1 shows substantial decadal variation caused by the patterns of SST change. Both models agree with the AGCMs of the latest Coupled Model Intercomparison Project in showing a considerably smaller effective climate sensitivity of \u223c1.5 K (\u03b1 = 2.3 \u00b1 0.7 W m-2 K-1), given the time-dependent changes in sea surface conditions observed during 1979-2008, than the corresponding coupled atmosphere-ocean general circulation models (AOGCMs) give under constant quadrupled CO2 concentration. These findings help to relieve the apparent contradiction between the larger values of effective climate sensitivity diagnosed from AOGCMs and the smaller values inferred from historical climate change.", "author" : [ { "dropping-particle" : "", "family" : "Gregory", "given" : "J. M.", "non-dropping-particle" : "", "parse-names" : false, "suffix" : "" }, { "dropping-particle" : "", "family" : "Andrews", "given" : "T.", "non-dropping-particle" : "", "parse-names" : false, "suffix" : "" } ], "container-title" : "Geophysical Research Letters", "id" : "ITEM-1", "issue" : "8", "issued" : { "date-parts" : [ [ "2016" ] ] }, "title" : "Variation in climate sensitivity and feedback parameters during the historical period", "translator" : [ { "dropping-particle" : "", "family" : "J6947", "given" : "", "non-dropping-particle" : "", "parse-names" : false, "suffix" : "" } ], "type" : "article-journal", "volume" : "43" }, "uris" : [ "http://www.mendeley.com/documents/?uuid=4bc8c4cf-a660-4d44-9163-f799170fb9c3" ] } ], "mendeley" : { "formattedCitation" : "(Gregory and Andrews, 2016)", "plainTextFormattedCitation" : "(Gregory and Andrews, 2016)", "previouslyFormattedCitation" : "(Gregory and Andrews, 2016)" }, "properties" : { "noteIndex" : 0 }, "schema" : "https://github.com/citation-style-language/schema/raw/master/csl-citation.json" }</w:instrText>
      </w:r>
      <w:r>
        <w:rPr>
          <w:noProof/>
        </w:rPr>
        <w:fldChar w:fldCharType="separate"/>
      </w:r>
      <w:r w:rsidR="00393F8C">
        <w:rPr>
          <w:noProof/>
          <w:lang w:val="en-US"/>
        </w:rPr>
        <w:t>(Gregory and Andrews, 2016)</w:t>
      </w:r>
      <w:r>
        <w:rPr>
          <w:noProof/>
        </w:rPr>
        <w:fldChar w:fldCharType="end"/>
      </w:r>
      <w:r w:rsidRPr="00E457C1">
        <w:rPr>
          <w:noProof/>
          <w:lang w:val="en-US"/>
        </w:rPr>
        <w:t xml:space="preserve">. </w:t>
      </w:r>
      <w:r w:rsidR="005962D1" w:rsidRPr="00E457C1">
        <w:rPr>
          <w:noProof/>
          <w:lang w:val="en-US"/>
        </w:rPr>
        <w:t xml:space="preserve">Errors in the volcanic forcing prescribed in simulations, including for CMIP6 </w:t>
      </w:r>
      <w:r w:rsidR="005962D1">
        <w:rPr>
          <w:noProof/>
        </w:rPr>
        <w:fldChar w:fldCharType="begin" w:fldLock="1"/>
      </w:r>
      <w:r w:rsidR="00E719C0">
        <w:rPr>
          <w:noProof/>
          <w:lang w:val="en-US"/>
        </w:rPr>
        <w:instrText>ADDIN CSL_CITATION { "citationItems" : [ { "id" : "ITEM-1", "itemData" : { "DOI" : "10.5194/gmd-13-4831-2020", "ISSN" : "19919603", "abstract" : "Large volcanic eruptions reaching the stratosphere have caused marked perturbations to the global climate including cooling at the Earth's surface, changes in large-scale circulation and precipitation patterns and marked temporary reductions in global ocean heat content. Many studies have investigated these effects using climate models; however, uncertainties remain in the modelled response to these eruptions. This is due in part to the diversity of forcing datasets that are used to prescribe the distribution of stratospheric aerosols resulting from these volcanic eruptions, as well as uncertainties in optical property derivations from these datasets. To improve this situation for the sixth phase of the Coupled Model Intercomparison Project (CMIP6), a two-step process was undertaken. First, a combined stratospheric aerosol dataset, the Global Space-based Stratospheric Aerosol Climatology (GloSSAC; 1979-2016), was constructed. Next, GloSSAC, along with information from ice cores and Sun photometers, was used to generate aerosol distributions, characteristics and optical properties to construct a more consistent stratospheric aerosol forcing dataset for models participating in CMIP6. This \u201cversion 3\u201d of the stratospheric aerosol forcing has been endorsed for use in all contributing CMIP6 simulations. Recent updates to the underlying GloSSAC from version 1 to version 1.1 affected the 1991-1994 period and necessitated an update to the stratospheric aerosol forcing from version 3 to version 4. As version 3 remains the official CMIP6 input, quantification of the impact on radiative forcing and climate is both relevant and timely for interpreting results from experiments such as the CMIP6 historical simulations. This study uses two models, the Canadian Earth System Model version 5 (CanESM5) and the Energy Exascale Earth System Model (E3SM) Atmosphere Model version 1 (EAMv1), to estimate the difference in instantaneous radiative forcing in simulated post-Pinatubo climate response when using version 4 instead of version 3. Differences in temperature, precipitation and radiative forcings are generally found to be small compared to internal variability. An exception to this is differences in monthly temperature anomalies near 24 km altitude in the tropics, which can be as large as 3 \u25e6C following the eruption of Mt. Pinatubo.", "author" : [ { "dropping-particle" : "", "family" : "Rieger", "given" : "Landon A.", "non-dropping-particle" : "", "parse-names" : false, "suffix" : "" }, { "dropping-particle" : "", "family" : "Cole", "given" : "Jason N.S.", "non-dropping-particle" : "", "parse-names" : false, "suffix" : "" }, { "dropping-particle" : "", "family" : "Fyfe", "given" : "John C.", "non-dropping-particle" : "", "parse-names" : false, "suffix" : "" }, { "dropping-particle" : "", "family" : "Po-Chedley", "given" : "Stephen", "non-dropping-particle" : "", "parse-names" : false, "suffix" : "" }, { "dropping-particle" : "", "family" : "Cameron-Smith", "given" : "Philip J.", "non-dropping-particle" : "", "parse-names" : false, "suffix" : "" }, { "dropping-particle" : "", "family" : "Durack", "given" : "Paul J.", "non-dropping-particle" : "", "parse-names" : false, "suffix" : "" }, { "dropping-particle" : "", "family" : "Gillett", "given" : "Nathan P.", "non-dropping-particle" : "", "parse-names" : false, "suffix" : "" }, { "dropping-particle" : "", "family" : "Tang", "given" : "Qi", "non-dropping-particle" : "", "parse-names" : false, "suffix" : "" } ], "container-title" : "Geoscientific Model Development", "id" : "ITEM-1", "issue" : "10", "issued" : { "date-parts" : [ [ "2020" ] ] }, "page" : "4831-4843", "title" : "Quantifying CanESM5 and EAMv1 sensitivities to Mt. Pinatubo volcanic forcing for the CMIP6 historical experiment", "translator" : [ { "dropping-particle" : "", "family" : "J6166", "given" : "", "non-dropping-particle" : "", "parse-names" : false, "suffix" : "" } ], "type" : "article-journal", "volume" : "13" }, "uris" : [ "http://www.mendeley.com/documents/?uuid=31e9bac1-5b5b-4af9-a138-1d239d74a1c6" ] } ], "mendeley" : { "formattedCitation" : "(Rieger et al., 2020)", "plainTextFormattedCitation" : "(Rieger et al., 2020)", "previouslyFormattedCitation" : "(Rieger et al., 2020)" }, "properties" : { "noteIndex" : 0 }, "schema" : "https://github.com/citation-style-language/schema/raw/master/csl-citation.json" }</w:instrText>
      </w:r>
      <w:r w:rsidR="005962D1">
        <w:rPr>
          <w:noProof/>
        </w:rPr>
        <w:fldChar w:fldCharType="separate"/>
      </w:r>
      <w:r w:rsidR="00393F8C">
        <w:rPr>
          <w:noProof/>
          <w:lang w:val="en-US"/>
        </w:rPr>
        <w:t>(Rieger et al., 2020)</w:t>
      </w:r>
      <w:r w:rsidR="005962D1">
        <w:rPr>
          <w:noProof/>
        </w:rPr>
        <w:fldChar w:fldCharType="end"/>
      </w:r>
      <w:r w:rsidR="005962D1" w:rsidRPr="00E457C1">
        <w:rPr>
          <w:noProof/>
          <w:lang w:val="en-US"/>
        </w:rPr>
        <w:t xml:space="preserve">, also introduce differences with </w:t>
      </w:r>
      <w:r w:rsidR="00313771" w:rsidRPr="00E457C1">
        <w:rPr>
          <w:noProof/>
          <w:lang w:val="en-US"/>
        </w:rPr>
        <w:t xml:space="preserve">the </w:t>
      </w:r>
      <w:r w:rsidR="005962D1" w:rsidRPr="00E457C1">
        <w:rPr>
          <w:noProof/>
          <w:lang w:val="en-US"/>
        </w:rPr>
        <w:t xml:space="preserve">observed </w:t>
      </w:r>
      <w:r w:rsidR="00313771" w:rsidRPr="00E457C1">
        <w:rPr>
          <w:noProof/>
          <w:lang w:val="en-US"/>
        </w:rPr>
        <w:t xml:space="preserve">temperature </w:t>
      </w:r>
      <w:r w:rsidR="005962D1" w:rsidRPr="00E457C1">
        <w:rPr>
          <w:noProof/>
          <w:lang w:val="en-US"/>
        </w:rPr>
        <w:t>response</w:t>
      </w:r>
      <w:r w:rsidR="00313771" w:rsidRPr="00E457C1">
        <w:rPr>
          <w:noProof/>
          <w:lang w:val="en-US"/>
        </w:rPr>
        <w:t>, independently of the quality of the model physics</w:t>
      </w:r>
      <w:r w:rsidR="005962D1" w:rsidRPr="00E457C1">
        <w:rPr>
          <w:noProof/>
          <w:lang w:val="en-US"/>
        </w:rPr>
        <w:t xml:space="preserve">. </w:t>
      </w:r>
      <w:r w:rsidR="00710B28" w:rsidRPr="00E457C1">
        <w:rPr>
          <w:noProof/>
          <w:lang w:val="en-US"/>
        </w:rPr>
        <w:t>In addition, comparisons of the modelled temperature response to large eruptions over the past millennium to temperature reconstructions based on tree rings show a much better agreement</w:t>
      </w:r>
      <w:r w:rsidR="003E64F3" w:rsidRPr="00E457C1">
        <w:rPr>
          <w:noProof/>
          <w:lang w:val="en-US"/>
        </w:rPr>
        <w:t xml:space="preserve"> </w:t>
      </w:r>
      <w:r w:rsidR="003E64F3">
        <w:rPr>
          <w:noProof/>
        </w:rPr>
        <w:fldChar w:fldCharType="begin" w:fldLock="1"/>
      </w:r>
      <w:ins w:id="423" w:author="Robin Matthews" w:date="2021-06-15T12:20:00Z">
        <w:r w:rsidR="00EF7E2E">
          <w:rPr>
            <w:noProof/>
            <w:lang w:val="en-US"/>
          </w:rPr>
          <w:instrText>ADDIN CSL_CITATION { "citationItems" : [ { "id" : "ITEM-1", "itemData" : { "DOI" : "10.1029/2019GL086908", "ISSN" : "0094-8276", "abstract" : "Abstract Explosive volcanism imposes impulse-like radiative forcing on the climate system, providing a natural experiment to study the climate response to perturbation. Previous studies have identified disagreements between paleoclimate reconstructions and climate model simulations with respect to the magnitude and recovery from volcanic cooling, questioning the fidelity of climate model simulations, reconstructions, or both. Using the paleoenvironmental data assimilation framework of the Last Millennium Reanalysis, this study investigates the causes of the disagreements, using both real and simulated data. We demonstrate that discrepancies since 1600 CE can be largely resolved by assimilating tree-ring density records only, targeting growing season temperature instead of annual temperature, and performing the comparison at proxy locales. Simulations of eruptions earlier in the last millennium may also reflect uncertainties in forcing and modeled aerosol microphysics.", "author" : [ { "dropping-particle" : "", "family" : "Zhu", "given" : "Feng", "non-dropping-particle" : "", "parse-names" : false, "suffix" : "" }, { "dropping-particle" : "", "family" : "Emile-Geay", "given" : "Julien", "non-dropping-particle" : "", "parse-names" : false, "suffix" : "" }, { "dropping-particle" : "", "family" : "Hakim", "given" : "Gregory J", "non-dropping-particle" : "", "parse-names" : false, "suffix" : "" }, { "dropping-particle" : "", "family" : "King", "given" : "Jonathan", "non-dropping-particle" : "", "parse-names" : false, "suffix" : "" }, { "dropping-particle" : "", "family" : "Anchukaitis", "given" : "Kevin J", "non-dropping-particle" : "", "parse-names" : false, "suffix" : "" } ], "container-title" : "Geophysical Research Letters", "id" : "ITEM-1", "issue" : "8", "issued" : { "date-parts" : [ [ "2020", "4", "28" ] ] }, "note" : "https://doi.org/10.1029/2019GL086908", "page" : "e2019GL086908", "publisher" : "John Wiley &amp; Sons, Ltd", "title" : "Resolving the Differences in the Simulated and Reconstructed Temperature Response to Volcanism", "translator" : [ { "dropping-particle" : "", "family" : "J3606", "given" : "", "non-dropping-particle" : "", "parse-names" : false, "suffix" : "" } ], "type" : "article-journal", "volume" : "47" }, "uris" : [ "http://www.mendeley.com/documents/?uuid=8f057021-cc8f-4ed1-b6c5-77560c3cbdd8" ] }, { "id" : "ITEM-2", "itemData" : { "DOI" : "10.1175/JCLI-D-19-0184.1", "ISSN" : "08948755", "abstract" : "Quantifying past climate variation and attributing its causes improves our understanding of the natural variability of the climate system. Tree-ring-based proxies have provided skillful and highly resolved reconstructions of temperature and hydroclimate of the last millennium. However, like all proxies, they are subject to uncertainties arising from varying data quality, coverage, and reconstruction methodology. Previous studies have suggested that biological-based memory processes could cause spectral biases in climate reconstructions. This study determines the effects of such biases on reconstructed temperature variability and the resultant implications for detection and attribution studies. We find that introducing persistent memory, reflecting the spectral properties of tree-ring data, can change the variability of pseudoproxy reconstructions compared to the surrogate climate and resolve certain model\u2013proxy discrepancies. This is especially the case for proxies based on ring-width data. Such memory inflates the difference between the Medieval Climate Anomaly and the Little Ice Age and suppresses and extends the cooling in response to volcanic eruptions. When accounting for memory effects, climate model data can reproduce long-term cooling after volcanic eruptions, as seen in proxy reconstructions. Results of detection and attribution studies show that signals in reconstructions as well as residual unforced variability are consistent with those in climate models when the model fingerprints are adjusted to reflect autoregressive memory as found in tree rings.", "author" : [ { "dropping-particle" : "", "family" : "L\u00fccke", "given" : "Lucie J.",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"Wilson", "given" : "Rob", "non-dropping-particle" : "", "parse-names" : false, "suffix" : "" } ], "container-title" : "Journal of Climate", "id" : "ITEM-2", "issue" : "24", "issued" : { "date-parts" : [ [ "2019" ] ] }, "language" : "English", "page" : "8713-8731", "publisher" : "American Meteorological Society", "publisher-place" : "Boston MA, USA", "title" : "Effects of memory biases on variability of temperature reconstructions", "translator" : [ { "dropping-particle" : "", "family" : "J6908", "given" : "", "non-dropping-particle" : "", "parse-names" : false, "suffix" : "" } ], "type" : "article-journal", "volume" : "32" }, "uris" : [ "http://www.mendeley.com/documents/?uuid=1de7dc9b-d363-416a-bd2b-c053e3759ee7" ] } ], "mendeley" : { "formattedCitation" : "(L\u00fccke et al., 2019; Zhu et al., 2020a)", "manualFormatting" : "(L\u00fccke et al., 2019; F. Zhu et al., 2020)", "plainTextFormattedCitation" : "(L\u00fccke et al., 2019; Zhu et al., 2020a)", "previouslyFormattedCitation" : "(L\u00fccke et al., 2019; Zhu et al., 2020a)" }, "properties" : { "noteIndex" : 0 }, "schema" : "https://github.com/citation-style-language/schema/raw/master/csl-citation.json" }</w:instrText>
        </w:r>
      </w:ins>
      <w:del w:id="424" w:author="Robin Matthews" w:date="2021-06-15T12:20:00Z">
        <w:r w:rsidR="00E719C0" w:rsidDel="00EF7E2E">
          <w:rPr>
            <w:noProof/>
            <w:lang w:val="en-US"/>
          </w:rPr>
          <w:delInstrText>ADDIN CSL_CITATION { "citationItems" : [ { "id" : "ITEM-1", "itemData" : { "DOI" : "10.1029/2019GL086908", "ISSN" : "0094-8276", "abstract" : "Abstract Explosive volcanism imposes impulse-like radiative forcing on the climate system, providing a natural experiment to study the climate response to perturbation. Previous studies have identified disagreements between paleoclimate reconstructions and climate model simulations with respect to the magnitude and recovery from volcanic cooling, questioning the fidelity of climate model simulations, reconstructions, or both. Using the paleoenvironmental data assimilation framework of the Last Millennium Reanalysis, this study investigates the causes of the disagreements, using both real and simulated data. We demonstrate that discrepancies since 1600 CE can be largely resolved by assimilating tree-ring density records only, targeting growing season temperature instead of annual temperature, and performing the comparison at proxy locales. Simulations of eruptions earlier in the last millennium may also reflect uncertainties in forcing and modeled aerosol microphysics.", "author" : [ { "dropping-particle" : "", "family" : "Zhu", "given" : "Feng", "non-dropping-particle" : "", "parse-names" : false, "suffix" : "" }, { "dropping-particle" : "", "family" : "Emile-Geay", "given" : "Julien", "non-dropping-particle" : "", "parse-names" : false, "suffix" : "" }, { "dropping-particle" : "", "family" : "Hakim", "given" : "Gregory J", "non-dropping-particle" : "", "parse-names" : false, "suffix" : "" }, { "dropping-particle" : "", "family" : "King", "given" : "Jonathan", "non-dropping-particle" : "", "parse-names" : false, "suffix" : "" }, { "dropping-particle" : "", "family" : "Anchukaitis", "given" : "Kevin J", "non-dropping-particle" : "", "parse-names" : false, "suffix" : "" } ], "container-title" : "Geophysical Research Letters", "id" : "ITEM-1", "issue" : "8", "issued" : { "date-parts" : [ [ "2020", "4", "28" ] ] }, "note" : "https://doi.org/10.1029/2019GL086908", "page" : "e2019GL086908", "publisher" : "John Wiley &amp; Sons, Ltd", "title" : "Resolving the Differences in the Simulated and Reconstructed Temperature Response to Volcanism", "translator" : [ { "dropping-particle" : "", "family" : "J3606", "given" : "", "non-dropping-particle" : "", "parse-names" : false, "suffix" : "" } ], "type" : "article-journal", "volume" : "47" }, "uris" : [ "http://www.mendeley.com/documents/?uuid=8f057021-cc8f-4ed1-b6c5-77560c3cbdd8" ] }, { "id" : "ITEM-2", "itemData" : { "DOI" : "10.1175/JCLI-D-19-0184.1", "ISSN" : "08948755", "abstract" : "Quantifying past climate variation and attributing its causes improves our understanding of the natural variability of the climate system. Tree-ring-based proxies have provided skillful and highly resolved reconstructions of temperature and hydroclimate of the last millennium. However, like all proxies, they are subject to uncertainties arising from varying data quality, coverage, and reconstruction methodology. Previous studies have suggested that biological-based memory processes could cause spectral biases in climate reconstructions. This study determines the effects of such biases on reconstructed temperature variability and the resultant implications for detection and attribution studies. We find that introducing persistent memory, reflecting the spectral properties of tree-ring data, can change the variability of pseudoproxy reconstructions compared to the surrogate climate and resolve certain model\u2013proxy discrepancies. This is especially the case for proxies based on ring-width data. Such memory inflates the difference between the Medieval Climate Anomaly and the Little Ice Age and suppresses and extends the cooling in response to volcanic eruptions. When accounting for memory effects, climate model data can reproduce long-term cooling after volcanic eruptions, as seen in proxy reconstructions. Results of detection and attribution studies show that signals in reconstructions as well as residual unforced variability are consistent with those in climate models when the model fingerprints are adjusted to reflect autoregressive memory as found in tree rings.", "author" : [ { "dropping-particle" : "", "family" : "L\u00fccke", "given" : "Lucie J.",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"Wilson", "given" : "Rob", "non-dropping-particle" : "", "parse-names" : false, "suffix" : "" } ], "container-title" : "Journal of Climate", "id" : "ITEM-2", "issue" : "24", "issued" : { "date-parts" : [ [ "2019" ] ] }, "language" : "English", "page" : "8713-8731", "publisher" : "American Meteorological Society", "publisher-place" : "Boston MA, USA", "title" : "Effects of memory biases on variability of temperature reconstructions", "translator" : [ { "dropping-particle" : "", "family" : "J6908", "given" : "", "non-dropping-particle" : "", "parse-names" : false, "suffix" : "" } ], "type" : "article-journal", "volume" : "32" }, "uris" : [ "http://www.mendeley.com/documents/?uuid=1de7dc9b-d363-416a-bd2b-c053e3759ee7" ] } ], "mendeley" : { "formattedCitation" : "(L\u00fccke et al., 2019; Zhu et al., 2020a)", "plainTextFormattedCitation" : "(L\u00fccke et al., 2019; Zhu et al., 2020a)", "previouslyFormattedCitation" : "(L\u00fccke et al., 2019; Zhu et al., 2020a)" }, "properties" : { "noteIndex" : 0 }, "schema" : "https://github.com/citation-style-language/schema/raw/master/csl-citation.json" }</w:delInstrText>
        </w:r>
      </w:del>
      <w:r w:rsidR="003E64F3">
        <w:rPr>
          <w:noProof/>
        </w:rPr>
        <w:fldChar w:fldCharType="separate"/>
      </w:r>
      <w:r w:rsidR="00393F8C">
        <w:rPr>
          <w:noProof/>
          <w:lang w:val="en-US"/>
        </w:rPr>
        <w:t>(Lücke et al., 2019; F. Zhu et al., 2020)</w:t>
      </w:r>
      <w:r w:rsidR="003E64F3">
        <w:rPr>
          <w:noProof/>
        </w:rPr>
        <w:fldChar w:fldCharType="end"/>
      </w:r>
      <w:r w:rsidR="00710B28" w:rsidRPr="00E457C1">
        <w:rPr>
          <w:noProof/>
          <w:lang w:val="en-US"/>
        </w:rPr>
        <w:t xml:space="preserve"> than comparisons to the annual, multi-temperature proxy reconstructions shown in Figure 3.2c. </w:t>
      </w:r>
      <w:r w:rsidRPr="00E457C1">
        <w:rPr>
          <w:noProof/>
          <w:lang w:val="en-US"/>
        </w:rPr>
        <w:t>These considerations, and Figures 3.</w:t>
      </w:r>
      <w:r w:rsidR="006334A5" w:rsidRPr="00E457C1">
        <w:rPr>
          <w:noProof/>
          <w:lang w:val="en-US"/>
        </w:rPr>
        <w:t>2</w:t>
      </w:r>
      <w:r w:rsidRPr="00E457C1">
        <w:rPr>
          <w:noProof/>
          <w:lang w:val="en-US"/>
        </w:rPr>
        <w:t>c and 3.</w:t>
      </w:r>
      <w:r w:rsidR="006334A5" w:rsidRPr="00E457C1">
        <w:rPr>
          <w:noProof/>
          <w:lang w:val="en-US"/>
        </w:rPr>
        <w:t>4</w:t>
      </w:r>
      <w:r w:rsidRPr="00E457C1">
        <w:rPr>
          <w:noProof/>
          <w:lang w:val="en-US"/>
        </w:rPr>
        <w:t>, suggest that CMIP6 models do not systematically overestimate the cooling that follows large volcanic eruptions (see also Cross-Chapter Box</w:t>
      </w:r>
      <w:r w:rsidR="00990C14" w:rsidRPr="00E457C1">
        <w:rPr>
          <w:noProof/>
          <w:lang w:val="en-US"/>
        </w:rPr>
        <w:t xml:space="preserve"> 4.1</w:t>
      </w:r>
      <w:r w:rsidRPr="00E457C1">
        <w:rPr>
          <w:noProof/>
          <w:lang w:val="en-US"/>
        </w:rPr>
        <w:t>).</w:t>
      </w:r>
    </w:p>
    <w:p w14:paraId="76EEC9AF" w14:textId="77777777" w:rsidR="009F594A" w:rsidRPr="00E457C1" w:rsidRDefault="009F594A" w:rsidP="009F594A">
      <w:pPr>
        <w:pStyle w:val="AR6BodyText"/>
        <w:rPr>
          <w:noProof/>
          <w:lang w:val="en-US"/>
        </w:rPr>
      </w:pPr>
    </w:p>
    <w:p w14:paraId="41BC2753" w14:textId="11F7650E" w:rsidR="009F594A" w:rsidRPr="00E457C1" w:rsidRDefault="009F594A" w:rsidP="009F594A">
      <w:pPr>
        <w:pStyle w:val="AR6BodyText"/>
        <w:rPr>
          <w:noProof/>
          <w:lang w:val="en-US"/>
        </w:rPr>
      </w:pPr>
      <w:r w:rsidRPr="00E457C1">
        <w:rPr>
          <w:noProof/>
          <w:lang w:val="en-US"/>
        </w:rPr>
        <w:t xml:space="preserve">When interpreting model simulations of historical temperature change, it is important to keep in mind that some models are tuned towards representing the observed trend in global mean surface temperature over the historical period </w:t>
      </w:r>
      <w:r>
        <w:rPr>
          <w:noProof/>
        </w:rPr>
        <w:fldChar w:fldCharType="begin" w:fldLock="1"/>
      </w:r>
      <w:r w:rsidR="00E719C0">
        <w:rPr>
          <w:noProof/>
          <w:lang w:val="en-US"/>
        </w:rPr>
        <w:instrText>ADDIN CSL_CITATION { "citationItems" : [ { "id" : "ITEM-1", "itemData" : { "DOI" : "10.1175/BAMS-D-15-00135.1", "abstract" : "\u00a9 2017 American Meteorological Society. We survey the rationale and diversity of approaches for tuning, a fundamental aspect of climate modeling, which should be more systematically documented and taken into account in multimodel analysis.", "author" : [ { "dropping-particle" : "", "family" : "Hourdin", "given" : "F.", "non-dropping-particle" : "", "parse-names" : false, "suffix" : "" }, { "dropping-particle" : "", "family" : "Mauritsen", "given" : "T.", "non-dropping-particle" : "", "parse-names" : false, "suffix" : "" }, { "dropping-particle" : "", "family" : "Gettelman", "given" : "A.", "non-dropping-particle" : "", "parse-names" : false, "suffix" : "" }, { "dropping-particle" : "", "family" : "Golaz", "given" : "J.-C.", "non-dropping-particle" : "", "parse-names" : false, "suffix" : "" }, { "dropping-particle" : "", "family" : "Balaji", "given" : "V.", "non-dropping-particle" : "", "parse-names" : false, "suffix" : "" }, { "dropping-particle" : "", "family" : "Duan", "given" : "Q.", "non-dropping-particle" : "", "parse-names" : false, "suffix" : "" }, { "dropping-particle" : "", "family" : "Folini", "given" : "D.", "non-dropping-particle" : "", "parse-names" : false, "suffix" : "" }, { "dropping-particle" : "", "family" : "Ji", "given" : "D.", "non-dropping-particle" : "", "parse-names" : false, "suffix" : "" }, { "dropping-particle" : "", "family" : "Klocke", "given" : "D.", "non-dropping-particle" : "", "parse-names" : false, "suffix" : "" }, { "dropping-particle" : "", "family" : "Qian", "given" : "Y.", "non-dropping-particle" : "", "parse-names" : false, "suffix" : "" }, { "dropping-particle" : "", "family" : "Rauser", "given" : "F.", "non-dropping-particle" : "", "parse-names" : false, "suffix" : "" }, { "dropping-particle" : "", "family" : "Rio", "given" : "C.", "non-dropping-particle" : "", "parse-names" : false, "suffix" : "" }, { "dropping-particle" : "", "family" : "Tomassini", "given" : "L.", "non-dropping-particle" : "", "parse-names" : false, "suffix" : "" }, { "dropping-particle" : "", "family" : "Watanabe", "given" : "M.", "non-dropping-particle" : "", "parse-names" : false, "suffix" : "" }, { "dropping-particle" : "", "family" : "Williamson", "given" : "D.", "non-dropping-particle" : "", "parse-names" : false, "suffix" : "" } ], "container-title" : "Bulletin of the American Meteorological Society", "id" : "ITEM-1", "issue" : "3", "issued" : { "date-parts" : [ [ "2017" ] ] }, "page" : "589-602", "title" : "The art and science of climate model tuning", "translator" : [ { "dropping-particle" : "", "family" : "J3782", "given" : "", "non-dropping-particle" : "", "parse-names" : false, "suffix" : "" } ], "type" : "article-journal", "volume" : "98" }, "uris" : [ "http://www.mendeley.com/documents/?uuid=d102cee0-7aaf-451c-ac73-7f4e7bd7b058" ] } ], "mendeley" : { "formattedCitation" : "(Hourdin et al., 2017)", "plainTextFormattedCitation" : "(Hourdin et al., 2017)", "previouslyFormattedCitation" : "(Hourdin et al., 2017)" }, "properties" : { "noteIndex" : 0 }, "schema" : "https://github.com/citation-style-language/schema/raw/master/csl-citation.json" }</w:instrText>
      </w:r>
      <w:r>
        <w:rPr>
          <w:noProof/>
        </w:rPr>
        <w:fldChar w:fldCharType="separate"/>
      </w:r>
      <w:r w:rsidR="00393F8C">
        <w:rPr>
          <w:noProof/>
          <w:lang w:val="en-US"/>
        </w:rPr>
        <w:t>(Hourdin et al., 2017)</w:t>
      </w:r>
      <w:r>
        <w:rPr>
          <w:noProof/>
        </w:rPr>
        <w:fldChar w:fldCharType="end"/>
      </w:r>
      <w:r w:rsidRPr="00E457C1">
        <w:rPr>
          <w:noProof/>
          <w:lang w:val="en-US"/>
        </w:rPr>
        <w:t xml:space="preserve">. </w:t>
      </w:r>
      <w:r w:rsidR="0021085F" w:rsidRPr="00E457C1">
        <w:rPr>
          <w:noProof/>
          <w:lang w:val="en-US"/>
        </w:rPr>
        <w:t xml:space="preserve">In </w:t>
      </w:r>
      <w:r w:rsidR="006334A5" w:rsidRPr="00E457C1">
        <w:rPr>
          <w:noProof/>
          <w:lang w:val="en-US"/>
        </w:rPr>
        <w:t xml:space="preserve">Figure 3.4 </w:t>
      </w:r>
      <w:r w:rsidRPr="00E457C1">
        <w:rPr>
          <w:noProof/>
          <w:lang w:val="en-US"/>
        </w:rPr>
        <w:t>the CMIP6 models that are documented to be tuned to reproduce observed warming, typically by tuning aerosol forcing or factors that influence the model’s ECS</w:t>
      </w:r>
      <w:r w:rsidR="009A7D65" w:rsidRPr="00E457C1">
        <w:rPr>
          <w:noProof/>
          <w:lang w:val="en-US"/>
        </w:rPr>
        <w:t>, are marked with an asterisk</w:t>
      </w:r>
      <w:r w:rsidRPr="00E457C1">
        <w:rPr>
          <w:noProof/>
          <w:lang w:val="en-US"/>
        </w:rPr>
        <w:t>. Such tuning</w:t>
      </w:r>
      <w:r w:rsidR="0021085F" w:rsidRPr="00E457C1">
        <w:rPr>
          <w:noProof/>
          <w:lang w:val="en-US"/>
        </w:rPr>
        <w:t xml:space="preserve"> of a model</w:t>
      </w:r>
      <w:r w:rsidRPr="00E457C1">
        <w:rPr>
          <w:noProof/>
          <w:lang w:val="en-US"/>
        </w:rPr>
        <w:t xml:space="preserve"> can </w:t>
      </w:r>
      <w:r w:rsidR="0021085F" w:rsidRPr="00E457C1">
        <w:rPr>
          <w:noProof/>
          <w:lang w:val="en-US"/>
        </w:rPr>
        <w:t>strongly impact</w:t>
      </w:r>
      <w:r w:rsidRPr="00E457C1">
        <w:rPr>
          <w:noProof/>
          <w:lang w:val="en-US"/>
        </w:rPr>
        <w:t xml:space="preserve"> its temperature projections </w:t>
      </w:r>
      <w:r>
        <w:rPr>
          <w:noProof/>
        </w:rPr>
        <w:fldChar w:fldCharType="begin" w:fldLock="1"/>
      </w:r>
      <w:r w:rsidR="00E719C0">
        <w:rPr>
          <w:noProof/>
          <w:lang w:val="en-US"/>
        </w:rPr>
        <w:instrText>ADDIN CSL_CITATION { "citationItems" : [ { "id" : "ITEM-1", "itemData" : { "DOI" : "10.1029/2019MS002037", "ISSN" : "19422466", "abstract" : "A climate model's ability to reproduce observed historical warming is sometimes viewed as a measure of quality. Yet, for practical reasons it cannot be considered a purely empirical result of the modeling efforts because the desired result is known in advance and so is a potential target of tuning. Here we report how the latest edition of the Max Planck Institute for Meteorology Earth System Models (MPI-ESM1.2) atmospheric component (ECHAM6.3) had its sensitivity systematically tuned in order to improve the modeled match with the instrumental record. In practice, this was done by targeting an equilibrium climate sensitivity of about 3\u00a0K, slightly lower than in the previous model generation (MPI-ESM), which warmed more than observed, and in particular by addressing a climate sensitivity of about 7\u00a0K in an intermediate version of the model. In the process we identified several controls on cloud feedback, some of which confirm recently proposed hypotheses. We find the model exhibits excellent fidelity with the observed centennial global warming. We further find that an alternative approach with high climate sensitivity compensated by strong aerosol cooling instead would yield colder than observed results in the second half of the twentieth century.", "author" : [ { "dropping-particle" : "", "family" : "Mauritsen", "given" : "Thorsten", "non-dropping-particle" : "", "parse-names" : false, "suffix" : "" }, { "dropping-particle" : "", "family" : "Roeckner", "given" : "Erich", "non-dropping-particle" : "", "parse-names" : false, "suffix" : "" } ], "container-title" : "Journal of Advances in Modeling Earth Systems", "id" : "ITEM-1", "issue" : "5", "issued" : { "date-parts" : [ [ "2020" ] ] }, "title" : "Tuning the MPI-ESM1.2 Global Climate Model to Improve the Match With Instrumental Record Warming by Lowering Its Climate Sensitivity", "translator" : [ { "dropping-particle" : "", "family" : "J6822", "given" : "", "non-dropping-particle" : "", "parse-names" : false, "suffix" : "" } ], "type" : "article-journal", "volume" : "12" }, "uris" : [ "http://www.mendeley.com/documents/?uuid=61253d4d-a29e-46e7-9279-8dab541bc41b" ] } ], "mendeley" : { "formattedCitation" : "(Mauritsen and Roeckner, 2020)", "plainTextFormattedCitation" : "(Mauritsen and Roeckner, 2020)", "previouslyFormattedCitation" : "(Mauritsen and Roeckner, 2020)" }, "properties" : { "noteIndex" : 0 }, "schema" : "https://github.com/citation-style-language/schema/raw/master/csl-citation.json" }</w:instrText>
      </w:r>
      <w:r>
        <w:rPr>
          <w:noProof/>
        </w:rPr>
        <w:fldChar w:fldCharType="separate"/>
      </w:r>
      <w:r w:rsidR="00393F8C">
        <w:rPr>
          <w:noProof/>
        </w:rPr>
        <w:t>(Mauritsen and Roeckner, 2020)</w:t>
      </w:r>
      <w:r>
        <w:rPr>
          <w:noProof/>
        </w:rPr>
        <w:fldChar w:fldCharType="end"/>
      </w:r>
      <w:r>
        <w:rPr>
          <w:noProof/>
        </w:rPr>
        <w:t xml:space="preserve">. </w:t>
      </w:r>
      <w:r w:rsidR="007B4300">
        <w:rPr>
          <w:noProof/>
        </w:rPr>
        <w:t xml:space="preserve">However, </w:t>
      </w:r>
      <w:r w:rsidR="007B4300">
        <w:rPr>
          <w:noProof/>
        </w:rPr>
        <w:fldChar w:fldCharType="begin" w:fldLock="1"/>
      </w:r>
      <w:r w:rsidR="00E719C0">
        <w:rPr>
          <w:noProof/>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w:instrText>
      </w:r>
      <w:r w:rsidR="00E719C0" w:rsidRPr="00904377">
        <w:rPr>
          <w:noProof/>
          <w:lang w:val="en-GB"/>
        </w:rPr>
        <w:instrText>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rsidR="007B4300">
        <w:rPr>
          <w:noProof/>
        </w:rPr>
        <w:fldChar w:fldCharType="separate"/>
      </w:r>
      <w:r w:rsidR="00393F8C">
        <w:rPr>
          <w:noProof/>
          <w:lang w:val="en-US"/>
        </w:rPr>
        <w:t>Bock et al. (2020)</w:t>
      </w:r>
      <w:r w:rsidR="007B4300">
        <w:rPr>
          <w:noProof/>
        </w:rPr>
        <w:fldChar w:fldCharType="end"/>
      </w:r>
      <w:r w:rsidRPr="00E457C1">
        <w:rPr>
          <w:noProof/>
          <w:lang w:val="en-US"/>
        </w:rPr>
        <w:t xml:space="preserve"> </w:t>
      </w:r>
      <w:r w:rsidR="007B4300" w:rsidRPr="00E457C1">
        <w:rPr>
          <w:noProof/>
          <w:lang w:val="en-US"/>
        </w:rPr>
        <w:t xml:space="preserve">reported that there is no statistically significant difference in multi-model mean GSAT between the models that had been tuned based on observed warming compared to those which had not. Moreover, only two of thirteen models used for the </w:t>
      </w:r>
      <w:ins w:id="425" w:author="Sara M Tuson" w:date="2021-06-27T08:20:00Z">
        <w:r w:rsidR="00C378ED" w:rsidRPr="00C378ED">
          <w:rPr>
            <w:noProof/>
            <w:lang w:val="en-US"/>
          </w:rPr>
          <w:t xml:space="preserve">Detection and Attribution Model Intercomparison Project </w:t>
        </w:r>
      </w:ins>
      <w:ins w:id="426" w:author="Sara M Tuson" w:date="2021-06-27T08:21:00Z">
        <w:r w:rsidR="00C378ED">
          <w:rPr>
            <w:noProof/>
            <w:lang w:val="en-US"/>
          </w:rPr>
          <w:t>(</w:t>
        </w:r>
      </w:ins>
      <w:r w:rsidR="007B4300" w:rsidRPr="00E457C1">
        <w:rPr>
          <w:noProof/>
          <w:lang w:val="en-US"/>
        </w:rPr>
        <w:t>DAMIP</w:t>
      </w:r>
      <w:ins w:id="427" w:author="Sara M Tuson" w:date="2021-06-27T08:21:00Z">
        <w:r w:rsidR="00C378ED">
          <w:rPr>
            <w:noProof/>
            <w:lang w:val="en-US"/>
          </w:rPr>
          <w:t>)</w:t>
        </w:r>
      </w:ins>
      <w:r w:rsidR="007B4300" w:rsidRPr="00E457C1">
        <w:rPr>
          <w:noProof/>
          <w:lang w:val="en-US"/>
        </w:rPr>
        <w:t xml:space="preserve"> simulations on which CMIP6 attribution studies are based were tuned towards historical warming </w:t>
      </w:r>
      <w:r w:rsidR="007B4300">
        <w:rPr>
          <w:noProof/>
        </w:rPr>
        <w:fldChar w:fldCharType="begin" w:fldLock="1"/>
      </w:r>
      <w:r w:rsidR="00E719C0">
        <w:rPr>
          <w:noProof/>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"id" : "ITEM-2",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"ITEM-2",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"mendeley" : { "formattedCitation" : "(Bock et al., 2020; Gillett et al., 2021)", "plainTextFormattedCitation" : "(Bock et al., 2020; Gillett et al., 2021)", "previouslyFormattedCitation" : "(Bock et al., 2020; Gillett et al., 2021)" }, "properties" : { "noteIndex" : 0 }, "schema" : "https://github.com/citation-style-language/schema/raw/master/csl-citation.json" }</w:instrText>
      </w:r>
      <w:r w:rsidR="007B4300">
        <w:rPr>
          <w:noProof/>
        </w:rPr>
        <w:fldChar w:fldCharType="separate"/>
      </w:r>
      <w:r w:rsidR="00393F8C">
        <w:rPr>
          <w:noProof/>
          <w:lang w:val="en-US"/>
        </w:rPr>
        <w:t>(Bock et al., 2020; Gillett et al., 2021)</w:t>
      </w:r>
      <w:r w:rsidR="007B4300">
        <w:rPr>
          <w:noProof/>
        </w:rPr>
        <w:fldChar w:fldCharType="end"/>
      </w:r>
      <w:r w:rsidR="007B4300" w:rsidRPr="00E457C1">
        <w:rPr>
          <w:noProof/>
          <w:lang w:val="en-US"/>
        </w:rPr>
        <w:t>. Further, tuning is done on globally averaged quantities, so does not</w:t>
      </w:r>
      <w:r w:rsidR="00C87F62" w:rsidRPr="00E457C1">
        <w:rPr>
          <w:noProof/>
          <w:lang w:val="en-US"/>
        </w:rPr>
        <w:t xml:space="preserve"> </w:t>
      </w:r>
      <w:r w:rsidR="007B4300" w:rsidRPr="00E457C1">
        <w:rPr>
          <w:noProof/>
          <w:lang w:val="en-US"/>
        </w:rPr>
        <w:t xml:space="preserve">substantially change the spatio-temporal pattern of response on which </w:t>
      </w:r>
      <w:r w:rsidR="00C559BF" w:rsidRPr="00E457C1">
        <w:rPr>
          <w:noProof/>
          <w:lang w:val="en-US"/>
        </w:rPr>
        <w:t xml:space="preserve">many </w:t>
      </w:r>
      <w:r w:rsidR="007B4300" w:rsidRPr="00E457C1">
        <w:rPr>
          <w:noProof/>
          <w:lang w:val="en-US"/>
        </w:rPr>
        <w:t xml:space="preserve">regression-based attribution studies are based </w:t>
      </w:r>
      <w:r w:rsidR="007B4300">
        <w:rPr>
          <w:noProof/>
        </w:rPr>
        <w:fldChar w:fldCharType="begin" w:fldLock="1"/>
      </w:r>
      <w:r w:rsidR="00E719C0">
        <w:rPr>
          <w:noProof/>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"plainTextFormattedCitation" : "(Bock et al., 2020)", "previouslyFormattedCitation" : "(Bock et al., 2020)" }, "properties" : { "noteIndex" : 0 }, "schema" : "https://github.com/citation-style-language/schema/raw/master/csl-citation.json" }</w:instrText>
      </w:r>
      <w:r w:rsidR="007B4300">
        <w:rPr>
          <w:noProof/>
        </w:rPr>
        <w:fldChar w:fldCharType="separate"/>
      </w:r>
      <w:r w:rsidR="00393F8C">
        <w:rPr>
          <w:noProof/>
          <w:lang w:val="en-US"/>
        </w:rPr>
        <w:t>(Bock et al., 2020)</w:t>
      </w:r>
      <w:r w:rsidR="007B4300">
        <w:rPr>
          <w:noProof/>
        </w:rPr>
        <w:fldChar w:fldCharType="end"/>
      </w:r>
      <w:r w:rsidR="007B4300" w:rsidRPr="00E457C1">
        <w:rPr>
          <w:noProof/>
          <w:lang w:val="en-US"/>
        </w:rPr>
        <w:t>. Therefore, we assess</w:t>
      </w:r>
      <w:r w:rsidR="0030432F" w:rsidRPr="00E457C1">
        <w:rPr>
          <w:noProof/>
          <w:lang w:val="en-US"/>
        </w:rPr>
        <w:t xml:space="preserve"> with </w:t>
      </w:r>
      <w:r w:rsidR="0030432F" w:rsidRPr="00E457C1">
        <w:rPr>
          <w:i/>
          <w:iCs/>
          <w:noProof/>
          <w:lang w:val="en-US"/>
        </w:rPr>
        <w:t>high confidence</w:t>
      </w:r>
      <w:r w:rsidR="007B4300" w:rsidRPr="00E457C1">
        <w:rPr>
          <w:noProof/>
          <w:lang w:val="en-US"/>
        </w:rPr>
        <w:t xml:space="preserve"> that the tuning of a small number of CMIP6 models to observed warming has not substantially influenced attribution results assessed in this chapter.</w:t>
      </w:r>
    </w:p>
    <w:p w14:paraId="6A3D7297" w14:textId="77777777" w:rsidR="009F594A" w:rsidRPr="00E457C1" w:rsidRDefault="009F594A" w:rsidP="009F594A">
      <w:pPr>
        <w:pStyle w:val="AR6BodyText"/>
        <w:rPr>
          <w:noProof/>
          <w:lang w:val="en-US"/>
        </w:rPr>
      </w:pPr>
    </w:p>
    <w:p w14:paraId="52620A15" w14:textId="77777777" w:rsidR="009F594A" w:rsidRPr="00E457C1" w:rsidRDefault="009F594A" w:rsidP="009F594A">
      <w:pPr>
        <w:pStyle w:val="AR6BodyText"/>
        <w:rPr>
          <w:noProof/>
          <w:lang w:val="en-US"/>
        </w:rPr>
      </w:pPr>
    </w:p>
    <w:p w14:paraId="1629B1CE" w14:textId="009BFEEE" w:rsidR="009F594A" w:rsidRPr="00B33D13" w:rsidRDefault="009F594A" w:rsidP="009F594A">
      <w:pPr>
        <w:pStyle w:val="AR6BodyText"/>
        <w:rPr>
          <w:b/>
          <w:noProof/>
        </w:rPr>
      </w:pPr>
      <w:r w:rsidRPr="00B33D13">
        <w:rPr>
          <w:b/>
          <w:noProof/>
        </w:rPr>
        <w:t xml:space="preserve">[START </w:t>
      </w:r>
      <w:r w:rsidRPr="00B33D13">
        <w:rPr>
          <w:rStyle w:val="AR6Chap3FigureCar"/>
          <w:b/>
          <w:noProof/>
          <w:sz w:val="22"/>
          <w:lang w:val="en-GB"/>
        </w:rPr>
        <w:t>FIGURE 3.</w:t>
      </w:r>
      <w:r w:rsidR="006334A5">
        <w:rPr>
          <w:rStyle w:val="AR6Chap3FigureCar"/>
          <w:b/>
          <w:noProof/>
          <w:sz w:val="22"/>
          <w:lang w:val="en-GB"/>
        </w:rPr>
        <w:t>4</w:t>
      </w:r>
      <w:r w:rsidRPr="00B33D13">
        <w:rPr>
          <w:b/>
          <w:noProof/>
        </w:rPr>
        <w:t xml:space="preserve"> HERE]</w:t>
      </w:r>
    </w:p>
    <w:p w14:paraId="5896EE12" w14:textId="77777777" w:rsidR="009F594A" w:rsidRDefault="009F594A" w:rsidP="009F594A">
      <w:pPr>
        <w:pStyle w:val="AR6BodyText"/>
        <w:rPr>
          <w:noProof/>
        </w:rPr>
      </w:pPr>
    </w:p>
    <w:p w14:paraId="7DB1E0E7" w14:textId="0E616DE0" w:rsidR="00BB05B7" w:rsidRPr="00BB05B7" w:rsidRDefault="00436F69" w:rsidP="00BB05B7">
      <w:pPr>
        <w:pStyle w:val="AR6Chap3Figure"/>
        <w:widowControl/>
        <w:numPr>
          <w:ilvl w:val="0"/>
          <w:numId w:val="30"/>
        </w:numPr>
        <w:ind w:left="993" w:hanging="993"/>
        <w:rPr>
          <w:lang w:eastAsia="de-DE"/>
        </w:rPr>
      </w:pPr>
      <w:bookmarkStart w:id="428" w:name="_Hlk66267067"/>
      <w:bookmarkStart w:id="429" w:name="_Hlk55231209"/>
      <w:r w:rsidRPr="00BB05B7">
        <w:rPr>
          <w:b/>
          <w:bCs/>
        </w:rPr>
        <w:t>O</w:t>
      </w:r>
      <w:bookmarkEnd w:id="428"/>
      <w:bookmarkEnd w:id="429"/>
      <w:r w:rsidR="00BB05B7" w:rsidRPr="00BB05B7">
        <w:rPr>
          <w:b/>
          <w:bCs/>
        </w:rPr>
        <w:t>bserved and simulated time series of the anomalies in annual and global mean near-surface air temperature (GSAT).</w:t>
      </w:r>
      <w:r w:rsidR="00BB05B7" w:rsidRPr="00BB05B7">
        <w:t xml:space="preserve"> All anomalies are differences from the 1850–1900 time-mean of each individual time series. The reference period 1850–1900 is indicated by grey shading. </w:t>
      </w:r>
      <w:r w:rsidR="00BB05B7" w:rsidRPr="00BB05B7">
        <w:rPr>
          <w:b/>
          <w:bCs/>
          <w:rPrChange w:id="430" w:author="Ian Blenkinsop" w:date="2021-07-07T14:09:00Z">
            <w:rPr/>
          </w:rPrChange>
        </w:rPr>
        <w:t>(a)</w:t>
      </w:r>
      <w:r w:rsidR="00BB05B7" w:rsidRPr="00BB05B7">
        <w:t xml:space="preserve"> Single simulations from CMIP6 models (thin lines) and the multi-model mean (thick red line). Observational data (thick black lines) are </w:t>
      </w:r>
      <w:ins w:id="431" w:author="Tom Maycock" w:date="2021-09-03T16:20:00Z">
        <w:r w:rsidR="00BB05B7" w:rsidRPr="00BB05B7">
          <w:t xml:space="preserve">from the </w:t>
        </w:r>
      </w:ins>
      <w:ins w:id="432" w:author="Sara M Tuson" w:date="2021-06-30T11:21:00Z">
        <w:r w:rsidR="00BB05B7" w:rsidRPr="00BB05B7">
          <w:t xml:space="preserve">Met Office Hadley Centre </w:t>
        </w:r>
        <w:del w:id="433" w:author="Tom Maycock" w:date="2021-09-03T16:20:00Z">
          <w:r w:rsidR="00BB05B7" w:rsidRPr="00BB05B7" w:rsidDel="00712A4C">
            <w:delText>observations datasets (</w:delText>
          </w:r>
        </w:del>
      </w:ins>
      <w:r w:rsidR="00BB05B7" w:rsidRPr="00BB05B7">
        <w:t xml:space="preserve">HadCRUT5, and are blended surface temperature (2 m air temperature over land and sea surface temperature over the ocean). All models have been subsampled using the HadCRUT5 observational data mask. Vertical lines indicate large historical volcanic eruptions. CMIP6 models which are marked with an asterisk are either tuned to reproduce observed warming directly, or indirectly by tuning equilibrium climate sensitivity. Inset: GSAT for each model over the reference period, not masked to any observations. </w:t>
      </w:r>
      <w:r w:rsidR="00BB05B7" w:rsidRPr="00BB05B7">
        <w:rPr>
          <w:b/>
          <w:bCs/>
          <w:rPrChange w:id="434" w:author="Ian Blenkinsop" w:date="2021-07-07T14:09:00Z">
            <w:rPr/>
          </w:rPrChange>
        </w:rPr>
        <w:t>(b)</w:t>
      </w:r>
      <w:del w:id="435" w:author="Sara M Tuson" w:date="2021-06-30T11:22:00Z">
        <w:r w:rsidR="00BB05B7" w:rsidRPr="00BB05B7" w:rsidDel="00A03BC9">
          <w:delText>.</w:delText>
        </w:r>
      </w:del>
      <w:r w:rsidR="00BB05B7" w:rsidRPr="00BB05B7">
        <w:t xml:space="preserve"> Multi-model means of CMIP5 (blue line) and CMIP6 (red line) ensembles and associated 5</w:t>
      </w:r>
      <w:ins w:id="436" w:author="Sara M Tuson" w:date="2021-06-30T11:27:00Z">
        <w:r w:rsidR="00BB05B7" w:rsidRPr="00BB05B7">
          <w:t>th</w:t>
        </w:r>
      </w:ins>
      <w:r w:rsidR="00BB05B7" w:rsidRPr="00BB05B7">
        <w:t xml:space="preserve"> to 95</w:t>
      </w:r>
      <w:ins w:id="437" w:author="Sara M Tuson" w:date="2021-06-30T11:27:00Z">
        <w:r w:rsidR="00BB05B7" w:rsidRPr="00BB05B7">
          <w:t>th</w:t>
        </w:r>
      </w:ins>
      <w:r w:rsidR="00BB05B7" w:rsidRPr="00BB05B7">
        <w:t xml:space="preserve"> percentile ranges (shaded regions). Observational data are HadCRUT5, Berkeley Earth, </w:t>
      </w:r>
      <w:commentRangeStart w:id="438"/>
      <w:commentRangeStart w:id="439"/>
      <w:ins w:id="440" w:author="Sara M Tuson" w:date="2021-06-30T11:23:00Z">
        <w:r w:rsidR="00BB05B7" w:rsidRPr="00BB05B7">
          <w:t xml:space="preserve">National Oceanic and Atmospheric Administration </w:t>
        </w:r>
      </w:ins>
      <w:r w:rsidR="00BB05B7" w:rsidRPr="00BB05B7">
        <w:t xml:space="preserve">NOAAGlobalTemp-Interim and </w:t>
      </w:r>
      <w:r w:rsidR="00BB05B7" w:rsidRPr="00BB05B7">
        <w:rPr>
          <w:rFonts w:eastAsia="MS PGothic"/>
          <w:szCs w:val="20"/>
        </w:rPr>
        <w:fldChar w:fldCharType="begin" w:fldLock="1"/>
      </w:r>
      <w:r w:rsidR="00BB05B7" w:rsidRPr="00BB05B7">
        <w:rPr>
          <w:rFonts w:eastAsia="MS PGothic"/>
          <w:szCs w:val="20"/>
        </w:rPr>
        <w:instrText>ADDIN CSL_CITATION { "citationItems" : [ { "id" : "ITEM-1", "itemData" : { "DOI" : "10.1038/s41561-020-0582-5", "ISSN" : "1752-0894",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"6", "1" ] ] }, "page" : "408-413", "title" : "Artificial intelligence reconstructs missing climate information", "translator" : [ { "dropping-particle" : "", "family" : "J6744", "given" : "", "non-dropping-particle" : "", "parse-names" : false, "suffix" : "" } ], "type" : "article-journal", "volume" : "13" }, "uris" : [ "http://www.mendeley.com/documents/?uuid=6a097408-cc9e-40f6-a075-9556bd078112", "http://www.mendeley.com/documents/?uuid=766ce78f-c45e-4ae1-bb07-edf23d6d300f" ] } ], "mendeley" : { "formattedCitation" : "(Kadow et al., 2020)", "manualFormatting" : "Kadow et al. (2020)", "plainTextFormattedCitation" : "(Kadow et al., 2020)", "previouslyFormattedCitation" : "(Kadow et al., 2020)" }, "properties" : { "noteIndex" : 0 }, "schema" : "https://github.com/citation-style-language/schema/raw/master/csl-citation.json" }</w:instrText>
      </w:r>
      <w:r w:rsidR="00BB05B7" w:rsidRPr="00BB05B7">
        <w:rPr>
          <w:rFonts w:eastAsia="MS PGothic"/>
          <w:szCs w:val="20"/>
        </w:rPr>
        <w:fldChar w:fldCharType="separate"/>
      </w:r>
      <w:r w:rsidR="00BB05B7" w:rsidRPr="00BB05B7">
        <w:rPr>
          <w:rFonts w:eastAsia="MS PGothic"/>
          <w:noProof/>
          <w:szCs w:val="20"/>
        </w:rPr>
        <w:t xml:space="preserve">Kadow et al. </w:t>
      </w:r>
      <w:r w:rsidR="00BB05B7" w:rsidRPr="00BB05B7">
        <w:rPr>
          <w:rFonts w:eastAsia="MS PGothic"/>
          <w:noProof/>
          <w:szCs w:val="20"/>
          <w:lang w:val="en-CA"/>
        </w:rPr>
        <w:t>(2020)</w:t>
      </w:r>
      <w:r w:rsidR="00BB05B7" w:rsidRPr="00BB05B7">
        <w:rPr>
          <w:rFonts w:eastAsia="MS PGothic"/>
          <w:szCs w:val="20"/>
        </w:rPr>
        <w:fldChar w:fldCharType="end"/>
      </w:r>
      <w:commentRangeEnd w:id="438"/>
      <w:r w:rsidR="00BB05B7" w:rsidRPr="00BB05B7">
        <w:rPr>
          <w:sz w:val="16"/>
          <w:szCs w:val="16"/>
          <w:lang w:val="en-GB"/>
        </w:rPr>
        <w:commentReference w:id="438"/>
      </w:r>
      <w:commentRangeEnd w:id="439"/>
      <w:r w:rsidR="00BB05B7" w:rsidRPr="00BB05B7">
        <w:rPr>
          <w:sz w:val="16"/>
          <w:szCs w:val="16"/>
          <w:lang w:val="en-GB"/>
        </w:rPr>
        <w:commentReference w:id="439"/>
      </w:r>
      <w:r w:rsidR="00BB05B7" w:rsidRPr="00BB05B7">
        <w:t xml:space="preserve">. Masking was done as in (a). </w:t>
      </w:r>
      <w:bookmarkStart w:id="441" w:name="_Hlk66010908"/>
      <w:r w:rsidR="00BB05B7" w:rsidRPr="00BB05B7">
        <w:t>CMIP6 historical simulations are extended with SSP2-4.5 simulations for the period 2015</w:t>
      </w:r>
      <w:del w:id="442" w:author="Sara M Tuson" w:date="2021-06-30T10:30:00Z">
        <w:r w:rsidR="00BB05B7" w:rsidRPr="00BB05B7" w:rsidDel="00E413CC">
          <w:delText>-</w:delText>
        </w:r>
      </w:del>
      <w:ins w:id="443" w:author="Sara M Tuson" w:date="2021-06-30T10:30:00Z">
        <w:r w:rsidR="00BB05B7" w:rsidRPr="00BB05B7">
          <w:t>–</w:t>
        </w:r>
      </w:ins>
      <w:r w:rsidR="00BB05B7" w:rsidRPr="00BB05B7">
        <w:t>2020 and CMIP5 simulations are extended with RCP4.5 simulations for the period 2006</w:t>
      </w:r>
      <w:del w:id="444" w:author="Sara M Tuson" w:date="2021-06-30T10:30:00Z">
        <w:r w:rsidR="00BB05B7" w:rsidRPr="00BB05B7" w:rsidDel="00E413CC">
          <w:delText>-</w:delText>
        </w:r>
      </w:del>
      <w:ins w:id="445" w:author="Sara M Tuson" w:date="2021-06-30T10:30:00Z">
        <w:r w:rsidR="00BB05B7" w:rsidRPr="00BB05B7">
          <w:t>–</w:t>
        </w:r>
      </w:ins>
      <w:r w:rsidR="00BB05B7" w:rsidRPr="00BB05B7">
        <w:t>2020.</w:t>
      </w:r>
      <w:bookmarkEnd w:id="441"/>
      <w:r w:rsidR="00BB05B7" w:rsidRPr="00BB05B7">
        <w:t xml:space="preserve"> All available ensemble members were used (see Section 3.2). </w:t>
      </w:r>
      <w:r w:rsidR="00BB05B7" w:rsidRPr="00BB05B7">
        <w:rPr>
          <w:lang w:val="en-CA" w:eastAsia="en-US"/>
        </w:rPr>
        <w:t>The multi-model means and percentiles were calculated solely from simulations available for the whole time span (1850</w:t>
      </w:r>
      <w:del w:id="446" w:author="Sara M Tuson" w:date="2021-06-30T10:30:00Z">
        <w:r w:rsidR="00BB05B7" w:rsidRPr="00BB05B7" w:rsidDel="00E413CC">
          <w:rPr>
            <w:lang w:val="en-CA" w:eastAsia="en-US"/>
          </w:rPr>
          <w:delText>-</w:delText>
        </w:r>
      </w:del>
      <w:ins w:id="447" w:author="Sara M Tuson" w:date="2021-06-30T10:30:00Z">
        <w:r w:rsidR="00BB05B7" w:rsidRPr="00BB05B7">
          <w:rPr>
            <w:lang w:val="en-CA" w:eastAsia="en-US"/>
          </w:rPr>
          <w:t>–</w:t>
        </w:r>
      </w:ins>
      <w:r w:rsidR="00BB05B7" w:rsidRPr="00BB05B7">
        <w:rPr>
          <w:lang w:val="en-CA" w:eastAsia="en-US"/>
        </w:rPr>
        <w:t>2020).</w:t>
      </w:r>
      <w:r w:rsidR="00BB05B7" w:rsidRPr="00BB05B7">
        <w:t xml:space="preserve"> Figure is updated from </w:t>
      </w:r>
      <w:r w:rsidR="00BB05B7" w:rsidRPr="00BB05B7">
        <w:fldChar w:fldCharType="begin" w:fldLock="1"/>
      </w:r>
      <w:r w:rsidR="00BB05B7" w:rsidRPr="00BB05B7">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rsidR="00BB05B7" w:rsidRPr="00BB05B7">
        <w:fldChar w:fldCharType="separate"/>
      </w:r>
      <w:r w:rsidR="00BB05B7" w:rsidRPr="00BB05B7">
        <w:rPr>
          <w:noProof/>
        </w:rPr>
        <w:t>Bock et al. (2020)</w:t>
      </w:r>
      <w:r w:rsidR="00BB05B7" w:rsidRPr="00BB05B7">
        <w:fldChar w:fldCharType="end"/>
      </w:r>
      <w:r w:rsidR="00BB05B7" w:rsidRPr="00BB05B7">
        <w:t>, their Figures 1 and 2.</w:t>
      </w:r>
      <w:commentRangeStart w:id="448"/>
      <w:commentRangeStart w:id="449"/>
      <w:r w:rsidR="00BB05B7" w:rsidRPr="00BB05B7">
        <w:rPr>
          <w:rFonts w:cs="Times New Roman"/>
          <w:szCs w:val="20"/>
          <w:shd w:val="clear" w:color="auto" w:fill="FFFFFF" w:themeFill="background1"/>
        </w:rPr>
        <w:t xml:space="preserve"> </w:t>
      </w:r>
      <w:r w:rsidR="00BB05B7" w:rsidRPr="00BB05B7">
        <w:rPr>
          <w:rFonts w:cs="Times New Roman"/>
          <w:color w:val="1D1C1D"/>
          <w:szCs w:val="20"/>
          <w:shd w:val="clear" w:color="auto" w:fill="FFFFFF" w:themeFill="background1"/>
          <w:lang w:val="en-GB"/>
        </w:rPr>
        <w:t>/ CC BY</w:t>
      </w:r>
      <w:ins w:id="450" w:author="Tom Maycock" w:date="2021-09-03T16:20:00Z">
        <w:r w:rsidR="00BB05B7" w:rsidRPr="00BB05B7">
          <w:rPr>
            <w:rFonts w:cs="Times New Roman"/>
            <w:color w:val="1D1C1D"/>
            <w:szCs w:val="20"/>
            <w:shd w:val="clear" w:color="auto" w:fill="FFFFFF" w:themeFill="background1"/>
            <w:lang w:val="en-GB"/>
          </w:rPr>
          <w:t xml:space="preserve"> </w:t>
        </w:r>
      </w:ins>
      <w:r w:rsidR="00BB05B7" w:rsidRPr="00BB05B7">
        <w:rPr>
          <w:rFonts w:cs="Times New Roman"/>
          <w:color w:val="1D1C1D"/>
          <w:szCs w:val="20"/>
          <w:shd w:val="clear" w:color="auto" w:fill="FFFFFF" w:themeFill="background1"/>
          <w:lang w:val="en-GB"/>
        </w:rPr>
        <w:t>4.0 </w:t>
      </w:r>
      <w:hyperlink r:id="rId15" w:tgtFrame="_blank" w:history="1">
        <w:r w:rsidR="00BB05B7" w:rsidRPr="00BB05B7">
          <w:rPr>
            <w:rFonts w:cs="Times New Roman"/>
            <w:color w:val="0000FF"/>
            <w:szCs w:val="20"/>
            <w:shd w:val="clear" w:color="auto" w:fill="FFFFFF" w:themeFill="background1"/>
            <w:lang w:val="en-GB"/>
          </w:rPr>
          <w:t>https://creativecommons.org/licenses/by/4.0/</w:t>
        </w:r>
      </w:hyperlink>
      <w:commentRangeEnd w:id="448"/>
      <w:r w:rsidR="00BB05B7" w:rsidRPr="00BB05B7">
        <w:rPr>
          <w:sz w:val="16"/>
          <w:szCs w:val="16"/>
          <w:lang w:val="en-GB"/>
        </w:rPr>
        <w:commentReference w:id="448"/>
      </w:r>
      <w:commentRangeEnd w:id="449"/>
      <w:r w:rsidR="00BB05B7" w:rsidRPr="00BB05B7">
        <w:rPr>
          <w:sz w:val="16"/>
          <w:szCs w:val="16"/>
          <w:lang w:val="en-GB"/>
        </w:rPr>
        <w:commentReference w:id="449"/>
      </w:r>
      <w:r w:rsidR="00BB05B7" w:rsidRPr="00BB05B7">
        <w:rPr>
          <w:rFonts w:cs="Times New Roman"/>
          <w:color w:val="1D1C1D"/>
          <w:szCs w:val="20"/>
          <w:shd w:val="clear" w:color="auto" w:fill="FFFFFF" w:themeFill="background1"/>
          <w:lang w:val="en-GB"/>
        </w:rPr>
        <w:t>.</w:t>
      </w:r>
      <w:r w:rsidR="00BB05B7" w:rsidRPr="00BB05B7">
        <w:rPr>
          <w:rFonts w:cs="Times New Roman"/>
          <w:color w:val="1D1C1D"/>
          <w:szCs w:val="20"/>
          <w:shd w:val="clear" w:color="auto" w:fill="F8F8F8"/>
          <w:lang w:val="en-GB"/>
        </w:rPr>
        <w:t xml:space="preserve"> </w:t>
      </w:r>
      <w:r w:rsidR="00BB05B7" w:rsidRPr="00BB05B7">
        <w:rPr>
          <w:rFonts w:cs="Times New Roman"/>
          <w:szCs w:val="20"/>
        </w:rPr>
        <w:t>Further details on data sources and processing are available in the chapter data table (Table 3.SM.1).</w:t>
      </w:r>
    </w:p>
    <w:p w14:paraId="7CC5E6ED" w14:textId="2C0E083D" w:rsidR="00436F69" w:rsidRPr="00BB05B7" w:rsidRDefault="00436F69" w:rsidP="00BB05B7">
      <w:pPr>
        <w:pStyle w:val="AR6Chap3Figure"/>
        <w:numPr>
          <w:ilvl w:val="0"/>
          <w:numId w:val="0"/>
        </w:numPr>
        <w:ind w:left="1134"/>
      </w:pPr>
    </w:p>
    <w:p w14:paraId="483FD01C" w14:textId="2C6CFCB9" w:rsidR="009F594A" w:rsidRPr="00E457C1" w:rsidRDefault="009F594A" w:rsidP="009F594A">
      <w:pPr>
        <w:pStyle w:val="AR6BodyText"/>
        <w:rPr>
          <w:b/>
          <w:noProof/>
          <w:lang w:val="en-US"/>
        </w:rPr>
      </w:pPr>
      <w:r w:rsidRPr="00E457C1">
        <w:rPr>
          <w:b/>
          <w:noProof/>
          <w:lang w:val="en-US"/>
        </w:rPr>
        <w:t xml:space="preserve">[END </w:t>
      </w:r>
      <w:r w:rsidRPr="00B33D13">
        <w:rPr>
          <w:rStyle w:val="AR6Chap3FigureCar"/>
          <w:b/>
          <w:noProof/>
          <w:sz w:val="22"/>
          <w:lang w:val="en-GB"/>
        </w:rPr>
        <w:t>FIGURE 3.</w:t>
      </w:r>
      <w:r w:rsidR="006334A5">
        <w:rPr>
          <w:rStyle w:val="AR6Chap3FigureCar"/>
          <w:b/>
          <w:noProof/>
          <w:sz w:val="22"/>
          <w:lang w:val="en-GB"/>
        </w:rPr>
        <w:t>4</w:t>
      </w:r>
      <w:r w:rsidRPr="00E457C1">
        <w:rPr>
          <w:b/>
          <w:noProof/>
          <w:lang w:val="en-US"/>
        </w:rPr>
        <w:t xml:space="preserve"> HERE]</w:t>
      </w:r>
    </w:p>
    <w:p w14:paraId="531F8AB4" w14:textId="77777777" w:rsidR="009F594A" w:rsidRPr="00E457C1" w:rsidRDefault="009F594A" w:rsidP="009F594A">
      <w:pPr>
        <w:pStyle w:val="AR6BodyText"/>
        <w:rPr>
          <w:noProof/>
          <w:lang w:val="en-US"/>
        </w:rPr>
      </w:pPr>
    </w:p>
    <w:p w14:paraId="7C18EEA2" w14:textId="77777777" w:rsidR="009F594A" w:rsidRPr="00E457C1" w:rsidRDefault="009F594A" w:rsidP="009F594A">
      <w:pPr>
        <w:pStyle w:val="AR6BodyText"/>
        <w:rPr>
          <w:noProof/>
          <w:lang w:val="en-US"/>
        </w:rPr>
      </w:pPr>
    </w:p>
    <w:p w14:paraId="6387B57C" w14:textId="79AF135F" w:rsidR="009F594A" w:rsidRPr="00E457C1" w:rsidRDefault="009F594A" w:rsidP="009F594A">
      <w:pPr>
        <w:pStyle w:val="AR6BodyText"/>
        <w:rPr>
          <w:noProof/>
          <w:lang w:val="en-US"/>
        </w:rPr>
      </w:pPr>
      <w:r w:rsidRPr="00E457C1">
        <w:rPr>
          <w:noProof/>
          <w:lang w:val="en-US"/>
        </w:rPr>
        <w:t>The reliance of</w:t>
      </w:r>
      <w:r w:rsidR="00C87F62" w:rsidRPr="00E457C1">
        <w:rPr>
          <w:noProof/>
          <w:lang w:val="en-US"/>
        </w:rPr>
        <w:t xml:space="preserve"> </w:t>
      </w:r>
      <w:r w:rsidRPr="00E457C1">
        <w:rPr>
          <w:noProof/>
          <w:lang w:val="en-US"/>
        </w:rPr>
        <w:t>detection and attribution studies on climate models (see Section 3.2) requires that those models simulate realistic statistics of internal variability on multi-decadal time</w:t>
      </w:r>
      <w:ins w:id="451" w:author="Sara M Tuson" w:date="2021-06-27T22:07:00Z">
        <w:r w:rsidR="00630726">
          <w:rPr>
            <w:noProof/>
            <w:lang w:val="en-US"/>
          </w:rPr>
          <w:t xml:space="preserve"> </w:t>
        </w:r>
      </w:ins>
      <w:r w:rsidRPr="00E457C1">
        <w:rPr>
          <w:noProof/>
          <w:lang w:val="en-US"/>
        </w:rPr>
        <w:t xml:space="preserve">scales. An incorrect estimate of variability in models would affect confidence in the conclusions from detection and attribution. </w:t>
      </w:r>
      <w:ins w:id="452" w:author="Ian Blenkinsop" w:date="2021-07-13T09:40:00Z">
        <w:r w:rsidR="00D019C8">
          <w:rPr>
            <w:noProof/>
            <w:lang w:val="en-US"/>
          </w:rPr>
          <w:t xml:space="preserve">The </w:t>
        </w:r>
      </w:ins>
      <w:r w:rsidRPr="00E457C1">
        <w:rPr>
          <w:noProof/>
          <w:lang w:val="en-US"/>
        </w:rPr>
        <w:t xml:space="preserve">AR5 found that CMIP5 models simulate realistic variability in global-mean surface temperature on decadal time scales, with variability on multi-decadal time scales being more difficult to evaluate because of the short observational record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xml:space="preserve">. Since AR5, new work has characterized the contributions of variability in different ocean areas to SST variability, with tropical modes of variability like ENSO dominant on time scales of </w:t>
      </w:r>
      <w:ins w:id="453" w:author="Sara M Tuson" w:date="2021-07-02T15:07:00Z">
        <w:r w:rsidR="006611B2">
          <w:rPr>
            <w:noProof/>
            <w:lang w:val="en-US"/>
          </w:rPr>
          <w:t>five</w:t>
        </w:r>
      </w:ins>
      <w:del w:id="454" w:author="Sara M Tuson" w:date="2021-07-02T15:07:00Z">
        <w:r w:rsidRPr="00E457C1" w:rsidDel="006611B2">
          <w:rPr>
            <w:noProof/>
            <w:lang w:val="en-US"/>
          </w:rPr>
          <w:delText>5</w:delText>
        </w:r>
      </w:del>
      <w:r w:rsidRPr="00E457C1">
        <w:rPr>
          <w:noProof/>
          <w:lang w:val="en-US"/>
        </w:rPr>
        <w:t xml:space="preserve"> to </w:t>
      </w:r>
      <w:ins w:id="455" w:author="Sara M Tuson" w:date="2021-07-02T15:07:00Z">
        <w:r w:rsidR="006611B2">
          <w:rPr>
            <w:noProof/>
            <w:lang w:val="en-US"/>
          </w:rPr>
          <w:t>ten</w:t>
        </w:r>
      </w:ins>
      <w:del w:id="456" w:author="Sara M Tuson" w:date="2021-07-02T15:07:00Z">
        <w:r w:rsidRPr="00E457C1" w:rsidDel="006611B2">
          <w:rPr>
            <w:noProof/>
            <w:lang w:val="en-US"/>
          </w:rPr>
          <w:delText>10</w:delText>
        </w:r>
      </w:del>
      <w:r w:rsidRPr="00E457C1">
        <w:rPr>
          <w:noProof/>
          <w:lang w:val="en-US"/>
        </w:rPr>
        <w:t xml:space="preserve"> years, while longer time scales see the variance maxima move poleward to the North Atlantic, North Pacific, and Southern oceans </w:t>
      </w:r>
      <w:r>
        <w:rPr>
          <w:noProof/>
        </w:rPr>
        <w:fldChar w:fldCharType="begin" w:fldLock="1"/>
      </w:r>
      <w:r w:rsidR="00E719C0">
        <w:rPr>
          <w:noProof/>
          <w:lang w:val="en-US"/>
        </w:rPr>
        <w:instrText>ADDIN CSL_CITATION { "citationItems" : [ { "id" : "ITEM-1", "itemData" : { "DOI" : "10.1002/2014GL062765", "abstract" : "\u00a92015. American Geophysical Union. All Rights Reserved. Attribution of cause of climate change is hindered by our ability to separate internal low-frequency variability from the forced response in the climate system. We characterize the spatiotemporal characteristics of internal variability by comparing ensemble averages of in-band fractional variances in Coupled Model Intercomparison Project Phase 5 (CMIP5) preindustrial control simulations to estimates from observations and reanalyses. For sea surface temperature and sea level height anomalies both models and observations show that variability on time scales less than 5 years is predominantly in the tropics and has the spatial signature of El Ni\u00f1o-Southern Oscillation. On progressively longer time scales the variance moves to the extratropics and from middle to higher latitudes while displaying spatially coherent features. The CMIP5 models show good agreement in the spatial and temporal apportioning of in-band variance when the variances are normalized.", "author" : [ { "dropping-particle" : "", "family" : "Monselesan", "given" : "D.P.", "non-dropping-particle" : "", "parse-names" : false, "suffix" : "" }, { "dropping-particle" : "", "family" : "O'Kane", "given" : "T.J.", "non-dropping-particle" : "", "parse-names" : false, "suffix" : "" }, { "dropping-particle" : "", "family" : "Risbey", "given" : "J.S.", "non-dropping-particle" : "", "parse-names" : false, "suffix" : "" }, { "dropping-particle" : "", "family" : "Church", "given" : "J.", "non-dropping-particle" : "", "parse-names" : false, "suffix" : "" } ], "container-title" : "Geophysical Research Letters", "id" : "ITEM-1", "issue" : "4", "issued" : { "date-parts" : [ [ "2015" ] ] }, "page" : "1232-1242", "title" : "Internal climate memory in observations and models", "translator" : [ { "dropping-particle" : "", "family" : "J3740", "given" : "", "non-dropping-particle" : "", "parse-names" : false, "suffix" : "" } ], "type" : "article-journal", "volume" : "42" }, "uris" : [ "http://www.mendeley.com/documents/?uuid=7dcc5f12-e005-4e3a-adde-a0df697f7df0" ] } ], "mendeley" : { "formattedCitation" : "(Monselesan et al., 2015)", "plainTextFormattedCitation" : "(Monselesan et al., 2015)", "previouslyFormattedCitation" : "(Monselesan et al., 2015)" }, "properties" : { "noteIndex" : 0 }, "schema" : "https://github.com/citation-style-language/schema/raw/master/csl-citation.json" }</w:instrText>
      </w:r>
      <w:r>
        <w:rPr>
          <w:noProof/>
        </w:rPr>
        <w:fldChar w:fldCharType="separate"/>
      </w:r>
      <w:r w:rsidR="00393F8C">
        <w:rPr>
          <w:noProof/>
          <w:lang w:val="en-US"/>
        </w:rPr>
        <w:t>(Monselesan et al., 2015)</w:t>
      </w:r>
      <w:r>
        <w:rPr>
          <w:noProof/>
        </w:rPr>
        <w:fldChar w:fldCharType="end"/>
      </w:r>
      <w:r w:rsidRPr="00E457C1">
        <w:rPr>
          <w:noProof/>
          <w:lang w:val="en-US"/>
        </w:rPr>
        <w:t xml:space="preserve">. There may, however, be sizeable, two-way interdependencies between ENSO and sea surface temperature variability in different basins </w:t>
      </w:r>
      <w:r>
        <w:rPr>
          <w:noProof/>
        </w:rPr>
        <w:fldChar w:fldCharType="begin" w:fldLock="1"/>
      </w:r>
      <w:r w:rsidR="00E719C0">
        <w:rPr>
          <w:noProof/>
          <w:lang w:val="en-US"/>
        </w:rPr>
        <w:instrText>ADDIN CSL_CITATION { "citationItems" : [ { "id" : "ITEM-1", "itemData" : { "DOI" : "10.1007/s00382-013-1865-y", "abstract" : "Based on a novel design of coupled model simulations where sea surface temperature (SST) variability in the equatorial tropical Pacific was constrained to follow the observed El Ni\u00f1o-Southern Oscillation (ENSO) variability, while rest of the global oceans were free to evolve, the ENSO response in SSTs over the other ocean basins was analyzed. Conceptually the experimental setup was similar to discerning the contribution of ENSO variability to interannual variations in atmospheric anomalies. A unique feature of the analysis was that it was not constrained by a priori assumptions on the nature of the teleconnected response in SSTs. The analysis demonstrated that the time lag between ENSO SST and SSTs in other ocean basins was about 6 months. A signal-to-noise analysis indicated that between 25 and 50 % of monthly mean SST variance over certain ocean basins can be attributed to SST variability over the equatorial tropical Pacific. The experimental setup provides a basis for (a) attribution of SST variability in global oceans to ENSO variability, (b) a method for separating the ENSO influence in SST variations, and (c) understanding the contribution from other external factors responsible for variations in SSTs, for example, changes in atmospheric composition, volcanic aerosols, etc. \u00a9 2013 Springer-Verlag (outside the USA).", "author" : [ { "dropping-particle" : "", "family" : "Kumar", "given" : "A.", "non-dropping-particle" : "", "parse-names" : false, "suffix" : "" }, { "dropping-particle" : "", "family" : "Jha", "given" : "B.", "non-dropping-particle" : "", "parse-names" : false, "suffix" : "" }, { "dropping-particle" : "", "family" : "Wang", "given" : "H.", "non-dropping-particle" : "", "parse-names" : false, "suffix" : "" } ], "container-title" : "Climate Dynamics", "id" : "ITEM-1", "issue" : "1-2", "issued" : { "date-parts" : [ [ "2014" ] ] }, "page" : "209-220", "title" : "Attribution of SST variability in global oceans and the role of ENSO", "translator" : [ { "dropping-particle" : "", "family" : "J3739", "given" : "", "non-dropping-particle" : "", "parse-names" : false, "suffix" : "" } ], "type" : "article-journal", "volume" : "43" }, "uris" : [ "http://www.mendeley.com/documents/?uuid=93f9ed1b-f397-4572-a02a-9630115840cb" ] }, { "id" : "ITEM-2", "itemData" : { "DOI" : "10.1126/science.aav4236", "ISSN" : "10959203", "PMID" : "30819937", "abstract" : "The El Ni\u00f1o-Southern Oscillation (ENSO), which originates in the Pacific, is the strongest and most well-known mode of tropical climate variability. Its reach is global, and it can force climate variations of the tropical Atlantic and Indian Oceans by perturbing the global atmospheric circulation. Less appreciated is how the tropical Atlantic and Indian Oceans affect the Pacific. Especially noteworthy is the multidecadal Atlantic warming that began in the late 1990s, because recent research suggests that it has influenced Indo-Pacific climate, the character of the ENSO cycle, and the hiatus in global surface warming. Discovery of these pantropical interactions provides a pathway forward for improving predictions of climate variability in the current climate and for refining projections of future climate under different anthropogenic forcing scenarios.", "author" : [ { "dropping-particle" : "", "family" : "Cai", "given" : "Wenju", "non-dropping-particle" : "", "parse-names" : false, "suffix" : "" }, { "dropping-particle" : "", "family" : "Wu", "given" : "Lixin", "non-dropping-particle" : "", "parse-names" : false, "suffix" : "" }, { "dropping-particle" : "", "family" : "Lengaigne", "given" : "Matthieu", "non-dropping-particle" : "", "parse-names" : false, "suffix" : "" }, { "dropping-particle" : "", "family" : "Li", "given" : "Tim", "non-dropping-particle" : "", "parse-names" : false, "suffix" : "" }, { "dropping-particle" : "", "family" : "McGregor", "given" : "Shayne", "non-dropping-particle" : "", "parse-names" : false, "suffix" : "" }, { "dropping-particle" : "", "family" : "Kug", "given" : "Jong Seong", "non-dropping-particle" : "", "parse-names" : false, "suffix" : "" }, { "dropping-particle" : "", "family" : "Yu", "given" : "Jin Yi", "non-dropping-particle" : "", "parse-names" : false, "suffix" : "" }, { "dropping-particle" : "", "family" : "Stuecker", "given" : "Malte F.", "non-dropping-particle" : "", "parse-names" : false, "suffix" : "" }, { "dropping-particle" : "", "family" : "Santoso", "given" : "Agus", "non-dropping-particle" : "", "parse-names" : false, "suffix" : "" }, { "dropping-particle" : "", "family" : "Li", "given" : "Xichen", "non-dropping-particle" : "", "parse-names" : false, "suffix" : "" }, { "dropping-particle" : "", "family" : "Ham", "given" : "Yoo Geun", "non-dropping-particle" : "", "parse-names" : false, "suffix" : "" }, { "dropping-particle" : "", "family" : "Chikamoto", "given" : "Yoshimitsu", "non-dropping-particle" : "", "parse-names" : false, "suffix" : "" }, { "dropping-particle" : "", "family" : "Ng", "given" : "Benjamin", "non-dropping-particle" : "", "parse-names" : false, "suffix" : "" }, { "dropping-particle" : "", "family" : "McPhaden", "given" : "Michael J.", "non-dropping-particle" : "", "parse-names" : false, "suffix" : "" }, { "dropping-particle" : "", "family" : "Du", "given" : "Yan", "non-dropping-particle" : "", "parse-names" : false, "suffix" : "" }, { "dropping-particle" : "", "family" : "Dommenget", "given" : "Dietmar", "non-dropping-particle" : "", "parse-names" : false, "suffix" : "" }, { "dropping-particle" : "", "family" : "Jia", "given" : "Fan", "non-dropping-particle" : "", "parse-names" : false, "suffix" : "" }, { "dropping-particle" : "", "family" : "Kajtar", "given" : "Jules B.", "non-dropping-particle" : "", "parse-names" : false, "suffix" : "" }, { "dropping-particle" : "", "family" : "Keenlyside", "given" : "Noel", "non-dropping-particle" : "", "parse-names" : false, "suffix" : "" }, { "dropping-particle" : "", "family" : "Lin", "given" : "Xiaopei", "non-dropping-particle" : "", "parse-names" : false, "suffix" : "" }, { "dropping-particle" : "", "family" : "Luo", "given" : "Jing Jia", "non-dropping-particle" : "", "parse-names" : false, "suffix" : "" }, { "dropping-particle" : "", "family" : "Mart\u00edn-Rey", "given" : "Marta", "non-dropping-particle" : "", "parse-names" : false, "suffix" : "" }, { "dropping-particle" : "", "family" : "Ruprich-Robert", "given" : "Yohan", "non-dropping-particle" : "", "parse-names" : false, "suffix" : "" }, { "dropping-particle" : "", "family" : "Wang", "given" : "Guojian", "non-dropping-particle" : "", "parse-names" : false, "suffix" : "" }, { "dropping-particle" : "", "family" : "Xie", "given" : "Shang Ping", "non-dropping-particle" : "", "parse-names" : false, "suffix" : "" }, { "dropping-particle" : "", "family" : "Yang", "given" : "Yun", "non-dropping-particle" : "", "parse-names" : false, "suffix" : "" }, { "dropping-particle" : "", "family" : "Kang", "given" : "Sarah M.", "non-dropping-particle" : "", "parse-names" : false, "suffix" : "" }, { "dropping-particle" : "", "family" : "Choi", "given" : "Jun Young", "non-dropping-particle" : "", "parse-names" : false, "suffix" : "" }, { "dropping-particle" : "", "family" : "Gan", "given" : "Bolan", "non-dropping-particle" : "", "parse-names" : false, "suffix" : "" }, { "dropping-particle" : "Il", "family" : "Kim", "given" : "Geon", "non-dropping-particle" : "", "parse-names" : false, "suffix" : "" }, { "dropping-particle" : "", "family" : "Kim", "given" : "Chang Eun", "non-dropping-particle" : "", "parse-names" : false, "suffix" : "" }, { "dropping-particle" : "", "family" : "Kim", "given" : "Sunyoung", "non-dropping-particle" : "", "parse-names" : false, "suffix" : "" }, { "dropping-particle" : "", "family" : "Kim", "given" : "Jeong Hwan", "non-dropping-particle" : "", "parse-names" : false, "suffix" : "" }, { "dropping-particle" : "", "family" : "Chang", "given" : "Ping", "non-dropping-particle" : "", "parse-names" : false, "suffix" : "" } ], "container-title" : "Science", "id" : "ITEM-2", "issue" : "6430", "issued" : { "date-parts" : [ [ "2019", "3", "1" ] ] }, "page" : "eaav4236", "title" : "Pantropical climate interactions", "translator" : [ { "dropping-particle" : "", "family" : "J6384", "given" : "", "non-dropping-particle" : "", "parse-names" : false, "suffix" : "" } ], "type" : "article-journal", "volume" : "363" }, "uris" : [ "http://www.mendeley.com/documents/?uuid=73ed24ed-db90-4e62-87f2-26b595881b40" ] } ], "mendeley" : { "formattedCitation" : "(Kumar et al., 2014; Cai et al., 2019)", "plainTextFormattedCitation" : "(Kumar et al., 2014; Cai et al., 2019)", "previouslyFormattedCitation" : "(Kumar et al., 2014; Cai et al., 2019)" }, "properties" : { "noteIndex" : 0 }, "schema" : "https://github.com/citation-style-language/schema/raw/master/csl-citation.json" }</w:instrText>
      </w:r>
      <w:r>
        <w:rPr>
          <w:noProof/>
        </w:rPr>
        <w:fldChar w:fldCharType="separate"/>
      </w:r>
      <w:r w:rsidR="00393F8C">
        <w:rPr>
          <w:noProof/>
          <w:lang w:val="en-US"/>
        </w:rPr>
        <w:t>(Kumar et al., 2014; Cai et al., 2019)</w:t>
      </w:r>
      <w:r>
        <w:rPr>
          <w:noProof/>
        </w:rPr>
        <w:fldChar w:fldCharType="end"/>
      </w:r>
      <w:r w:rsidRPr="00E457C1">
        <w:rPr>
          <w:noProof/>
          <w:lang w:val="en-US"/>
        </w:rPr>
        <w:t>, and ENSO’s influence on global surface temperature variability may not be confined only to decadal time</w:t>
      </w:r>
      <w:ins w:id="457" w:author="Sara M Tuson" w:date="2021-06-27T22:07:00Z">
        <w:r w:rsidR="00630726">
          <w:rPr>
            <w:noProof/>
            <w:lang w:val="en-US"/>
          </w:rPr>
          <w:t xml:space="preserve"> </w:t>
        </w:r>
      </w:ins>
      <w:r w:rsidRPr="00E457C1">
        <w:rPr>
          <w:noProof/>
          <w:lang w:val="en-US"/>
        </w:rPr>
        <w:t xml:space="preserve">scales </w:t>
      </w:r>
      <w:r>
        <w:rPr>
          <w:noProof/>
        </w:rPr>
        <w:fldChar w:fldCharType="begin" w:fldLock="1"/>
      </w:r>
      <w:r w:rsidR="00E719C0">
        <w:rPr>
          <w:noProof/>
          <w:lang w:val="en-US"/>
        </w:rPr>
        <w:instrText>ADDIN CSL_CITATION { "citationItems" : [ { "id" : "ITEM-1", "itemData" : { "DOI" : "10.1175/JCLI-D-13-00784.1", "abstract" : "\u00a9 2014 American Meteorological Society. It is well known that natural external forcings and decadal-to-millennial variability drove changes in the climate system throughout the Holocene. Regarding recent times, attribution studies have shown that greenhouse gases (GHGs) determined the trend of temperature (T) in the last half century, while circulation patterns contributed to modify its interannual, decadal, or multidecadal behavior over this period. Here temperature predictions based on vector autoregressive models (VARs) have been used to study the influence of GHGs and El Ni\u00f1o-Southern Oscillation (ENSO) on recent temperature behavior. It is found that in the last decades of steep temperature increase, ENSO shows just a very short-range influence on T, while GHGs are dominant for each forecast horizon. Conversely and quite surprisingly, in the previous quasi-stationary period the influences of GHGs and ENSO are comparable, even at longer range. Therefore, if the recent hiatus in global temperatures should persist into the near future, an enhancement of the role of ENSO can be expected. Finally, the predictive ability of GHGs is more evident in the Southern Hemisphere, where the temperature series is smoother.", "author" : [ { "dropping-particle" : "", "family" : "Triacca", "given" : "U.", "non-dropping-particle" : "", "parse-names" : false, "suffix" : "" }, { "dropping-particle" : "", "family" : "Pasini", "given" : "A.", "non-dropping-particle" : "", "parse-names" : false, "suffix" : "" }, { "dropping-particle" : "", "family" : "Attanasio", "given" : "A.", "non-dropping-particle" : "", "parse-names" : false, "suffix" : "" }, { "dropping-particle" : "", "family" : "Giovannelli", "given" : "A.", "non-dropping-particle" : "", "parse-names" : false, "suffix" : "" }, { "dropping-particle" : "", "family" : "Lippi", "given" : "M.", "non-dropping-particle" : "", "parse-names" : false, "suffix" : "" } ], "container-title" : "Journal of Climate", "id" : "ITEM-1", "issue" : "20", "issued" : { "date-parts" : [ [ "2014" ] ] }, "page" : "7903-7910", "title" : "Clarifying the roles of greenhouse gases and ENSO in recent global warming through their prediction performance", "translator" : [ { "dropping-particle" : "", "family" : "J3738", "given" : "", "non-dropping-particle" : "", "parse-names" : false, "suffix" : "" } ], "type" : "article-journal", "volume" : "27" }, "uris" : [ "http://www.mendeley.com/documents/?uuid=f5e2127c-9a4a-4058-bff0-fd16568b5ce2" ] } ], "mendeley" : { "formattedCitation" : "(Triacca et al., 2014)", "plainTextFormattedCitation" : "(Triacca et al., 2014)", "previouslyFormattedCitation" : "(Triacca et al., 2014)" }, "properties" : { "noteIndex" : 0 }, "schema" : "https://github.com/citation-style-language/schema/raw/master/csl-citation.json" }</w:instrText>
      </w:r>
      <w:r>
        <w:rPr>
          <w:noProof/>
        </w:rPr>
        <w:fldChar w:fldCharType="separate"/>
      </w:r>
      <w:r w:rsidR="00393F8C">
        <w:rPr>
          <w:noProof/>
          <w:lang w:val="en-US"/>
        </w:rPr>
        <w:t>(Triacca et al., 2014)</w:t>
      </w:r>
      <w:r>
        <w:rPr>
          <w:noProof/>
        </w:rPr>
        <w:fldChar w:fldCharType="end"/>
      </w:r>
      <w:r w:rsidRPr="00E457C1">
        <w:rPr>
          <w:noProof/>
          <w:lang w:val="en-US"/>
        </w:rPr>
        <w:t>. Studies based on large ensembles of 20</w:t>
      </w:r>
      <w:r w:rsidRPr="00566450">
        <w:rPr>
          <w:noProof/>
          <w:lang w:val="en-US"/>
          <w:rPrChange w:id="458" w:author="Sara M Tuson" w:date="2021-06-28T09:40:00Z">
            <w:rPr>
              <w:noProof/>
              <w:vertAlign w:val="superscript"/>
              <w:lang w:val="en-US"/>
            </w:rPr>
          </w:rPrChange>
        </w:rPr>
        <w:t>th</w:t>
      </w:r>
      <w:r w:rsidRPr="00E457C1">
        <w:rPr>
          <w:noProof/>
          <w:lang w:val="en-US"/>
        </w:rPr>
        <w:t xml:space="preserve"> and 21</w:t>
      </w:r>
      <w:r w:rsidRPr="00566450">
        <w:rPr>
          <w:noProof/>
          <w:lang w:val="en-US"/>
          <w:rPrChange w:id="459" w:author="Sara M Tuson" w:date="2021-06-28T09:40:00Z">
            <w:rPr>
              <w:noProof/>
              <w:vertAlign w:val="superscript"/>
              <w:lang w:val="en-US"/>
            </w:rPr>
          </w:rPrChange>
        </w:rPr>
        <w:t>st</w:t>
      </w:r>
      <w:r w:rsidRPr="00E457C1">
        <w:rPr>
          <w:noProof/>
          <w:lang w:val="en-US"/>
        </w:rPr>
        <w:t xml:space="preserve"> century climate change simulations confirm that internal variability has a substantial influence on global warming trends over periods shorter than 30</w:t>
      </w:r>
      <w:del w:id="460" w:author="Sara M Tuson" w:date="2021-06-25T09:02:00Z">
        <w:r w:rsidRPr="00E457C1" w:rsidDel="00993EB1">
          <w:rPr>
            <w:noProof/>
            <w:lang w:val="en-US"/>
          </w:rPr>
          <w:delText>-</w:delText>
        </w:r>
      </w:del>
      <w:ins w:id="461" w:author="Sara M Tuson" w:date="2021-06-25T09:02:00Z">
        <w:r w:rsidR="00993EB1">
          <w:rPr>
            <w:noProof/>
            <w:lang w:val="en-US"/>
          </w:rPr>
          <w:t>–</w:t>
        </w:r>
      </w:ins>
      <w:r w:rsidRPr="00E457C1">
        <w:rPr>
          <w:noProof/>
          <w:lang w:val="en-US"/>
        </w:rPr>
        <w:t xml:space="preserve">40 years </w:t>
      </w:r>
      <w:r>
        <w:rPr>
          <w:noProof/>
        </w:rPr>
        <w:fldChar w:fldCharType="begin" w:fldLock="1"/>
      </w:r>
      <w:r w:rsidR="002879F9">
        <w:rPr>
          <w:noProof/>
          <w:lang w:val="en-US"/>
        </w:rPr>
        <w:instrText>ADDIN CSL_CITATION { "citationItems" : [ { "id" : "ITEM-1", "itemData" : { "DOI" : "10.1175/BAMS-D-13-00255.1", "abstract" : "\u00a9 2015 American Meteorological Society.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"J.M.", "non-dropping-particle" : "", "parse-names" : false, "suffix" : "" }, { "dropping-particle" : "", "family" : "Bates", "given" : "S.C.",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 ] }, "page" : "1333-1349", "title" : "The community earth system model (CESM) large ensemble project: A community resource for studying climate change in the presence of internal climate variability", "translator" : [ { "dropping-particle" : "", "family" : "J3751", "given" : "", "non-dropping-particle" : "", "parse-names" : false, "suffix" : "" } ], "type" : "article-journal", "volume" : "96" }, "uris" : [ "http://www.mendeley.com/documents/?uuid=5d67d715-4dc3-4ea4-a348-0e42e14fa552" ] }, { "id" : "ITEM-2", "itemData" : { "DOI" : "10.1007/s00382-018-4132-4", "ISSN" : "0930-7575", "abstract" : "\u00a9 2018 Springer-Verlag GmbH Germany, part of Springer Nature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"ITEM-2", "issue" : "1-2", "issued" : { "date-parts" : [ [ "2019", "1", "20" ] ] }, "page" : "289-306", "title" : "Impacts of internal variability on temperature and precipitation trends in large ensemble simulations by two climate models", "translator" : [ { "dropping-particle" : "", "family" : "J3750", "given" : "", "non-dropping-particle" : "", "parse-names" : false, "suffix" : "" } ], "type" : "article-journal", "volume" : "52" }, "uris" : [ "http://www.mendeley.com/documents/?uuid=cb69381c-1ab5-44d1-90ab-9f0cccbfbcf2" ] } ], "mendeley" : { "formattedCitation" : "(Kay et al., 2015; Dai and Bloecker, 2019)", "plainTextFormattedCitation" : "(Kay et al., 2015; Dai and Bloecker, 2019)", "previouslyFormattedCitation" : "(Kay et al., 2015; Dai and Bloecker, 2019)" }, "properties" : { "noteIndex" : 0 }, "schema" : "https://github.com/citation-style-language/schema/raw/master/csl-citation.json" }</w:instrText>
      </w:r>
      <w:r>
        <w:rPr>
          <w:noProof/>
        </w:rPr>
        <w:fldChar w:fldCharType="separate"/>
      </w:r>
      <w:r w:rsidR="00393F8C">
        <w:rPr>
          <w:noProof/>
          <w:lang w:val="en-US"/>
        </w:rPr>
        <w:t>(Kay et al., 2015; Dai and Bloecker, 2019)</w:t>
      </w:r>
      <w:r>
        <w:rPr>
          <w:noProof/>
        </w:rPr>
        <w:fldChar w:fldCharType="end"/>
      </w:r>
      <w:r w:rsidRPr="00E457C1">
        <w:rPr>
          <w:noProof/>
          <w:lang w:val="en-US"/>
        </w:rPr>
        <w:t>. Although the equatorial Pacific seems to be the main source of internal variability on decadal time</w:t>
      </w:r>
      <w:ins w:id="462" w:author="Sara M Tuson" w:date="2021-06-27T22:07:00Z">
        <w:r w:rsidR="00630726">
          <w:rPr>
            <w:noProof/>
            <w:lang w:val="en-US"/>
          </w:rPr>
          <w:t xml:space="preserve"> </w:t>
        </w:r>
      </w:ins>
      <w:r w:rsidRPr="00E457C1">
        <w:rPr>
          <w:noProof/>
          <w:lang w:val="en-US"/>
        </w:rPr>
        <w:t xml:space="preserve">scales, </w:t>
      </w:r>
      <w:r>
        <w:rPr>
          <w:noProof/>
        </w:rPr>
        <w:fldChar w:fldCharType="begin" w:fldLock="1"/>
      </w:r>
      <w:ins w:id="463" w:author="Robin Matthews" w:date="2021-06-15T12:20:00Z">
        <w:r w:rsidR="00EF7E2E">
          <w:rPr>
            <w:noProof/>
            <w:lang w:val="en-US"/>
          </w:rPr>
          <w:instrText>ADDIN CSL_CITATION { "citationItems" : [ { "id" : "ITEM-1", "itemData" : { "DOI" : "10.1002/2016GL071442", "abstract" : "\u00a92016. American Geophysical Union. All Rights Reserved. Unforced variability in global mean surface air temperature can obscure or exaggerate global warming on interdecadal time scales; thus, understanding both the magnitude and generating mechanisms of such variability is of critical importance for both attribution studies as well as decadal climate prediction. Coupled atmosphere-ocean general circulation models (climate models) simulate a wide range of magnitudes of unforced interdecadal variability in global mean surface air temperature (UITglobal), hampering efforts to quantify the influence of UITglobalon contemporary global temperature trends. Recently, a preliminary consensus has emerged that unforced interdecadal variability in local surface temperatures (UITlocal) over the tropical Pacific Ocean is particularly influential on UITglobal. Therefore, a reasonable hypothesis might be that the large spread in the magnitude of UITglobalacross climate models can be explained by the spread in the magnitude of simulated tropical Pacific UITlocal. Here we show that this hypothesis is mostly false. Instead, the spread in the magnitude of UITglobalis linked much more strongly to the spread in the magnitude of UITlocalover high-latitude regions characterized by significant variability in oceanic convection, sea ice concentration, and energy flux at both the surface and the top of the atmosphere. Thus, efforts to constrain the climate model produced range of UITglobalmagnitude would be best served by focusing on the simulation of air-sea interaction at high latitudes.", "author" : [ { "dropping-particle" : "", "family" : "Brown", "given" : "P.T.", "non-dropping-particle" : "", "parse-names" : false, "suffix" : "" }, { "dropping-particle" : "", "family" : "Li", "given" : "W.", "non-dropping-particle" : "", "parse-names" : false, "suffix" : "" }, { "dropping-particle" : "", "family" : "Jiang", "given" : "J.H.", "non-dropping-particle" : "", "parse-names" : false, "suffix" : "" }, { "dropping-particle" : "", "family" : "Su", "given" : "H.", "non-dropping-particle" : "", "parse-names" : false, "suffix" : "" } ], "container-title" : "Geophysical Research Letters", "id" : "ITEM-1", "issue" : "24", "issued" : { "date-parts" : [ [ "2016" ] ] }, "page" : "12,543-12,549", "title" : "Spread in the magnitude of climate model interdecadal global temperature variability traced to disagreements over high-latitude oceans", "translator" : [ { "dropping-particle" : "", "family" : "J3747", "given" : "", "non-dropping-particle" : "", "parse-names" : false, "suffix" : "" } ], "type" : "article-journal", "volume" : "43" }, "uris" : [ "http://www.mendeley.com/documents/?uuid=b7237e37-3fd9-4201-bdcf-6874bc6cbfad" ] } ], "mendeley" : { "formattedCitation" : "(Brown et al., 2016a)", "manualFormatting" : "Brown et al. (2016a)", "plainTextFormattedCitation" : "(Brown et al., 2016a)", "previouslyFormattedCitation" : "(Brown et al., 2016a)" }, "properties" : { "noteIndex" : 0 }, "schema" : "https://github.com/citation-style-language/schema/raw/master/csl-citation.json" }</w:instrText>
        </w:r>
      </w:ins>
      <w:del w:id="464" w:author="Robin Matthews" w:date="2021-06-15T12:20:00Z">
        <w:r w:rsidR="00E719C0" w:rsidDel="00EF7E2E">
          <w:rPr>
            <w:noProof/>
            <w:lang w:val="en-US"/>
          </w:rPr>
          <w:delInstrText>ADDIN CSL_CITATION { "citationItems" : [ { "id" : "ITEM-1", "itemData" : { "DOI" : "10.1002/2016GL071442", "abstract" : "\u00a92016. American Geophysical Union. All Rights Reserved. Unforced variability in global mean surface air temperature can obscure or exaggerate global warming on interdecadal time scales; thus, understanding both the magnitude and generating mechanisms of such variability is of critical importance for both attribution studies as well as decadal climate prediction. Coupled atmosphere-ocean general circulation models (climate models) simulate a wide range of magnitudes of unforced interdecadal variability in global mean surface air temperature (UITglobal), hampering efforts to quantify the influence of UITglobalon contemporary global temperature trends. Recently, a preliminary consensus has emerged that unforced interdecadal variability in local surface temperatures (UITlocal) over the tropical Pacific Ocean is particularly influential on UITglobal. Therefore, a reasonable hypothesis might be that the large spread in the magnitude of UITglobalacross climate models can be explained by the spread in the magnitude of simulated tropical Pacific UITlocal. Here we show that this hypothesis is mostly false. Instead, the spread in the magnitude of UITglobalis linked much more strongly to the spread in the magnitude of UITlocalover high-latitude regions characterized by significant variability in oceanic convection, sea ice concentration, and energy flux at both the surface and the top of the atmosphere. Thus, efforts to constrain the climate model produced range of UITglobalmagnitude would be best served by focusing on the simulation of air-sea interaction at high latitudes.", "author" : [ { "dropping-particle" : "", "family" : "Brown", "given" : "P.T.", "non-dropping-particle" : "", "parse-names" : false, "suffix" : "" }, { "dropping-particle" : "", "family" : "Li", "given" : "W.", "non-dropping-particle" : "", "parse-names" : false, "suffix" : "" }, { "dropping-particle" : "", "family" : "Jiang", "given" : "J.H.", "non-dropping-particle" : "", "parse-names" : false, "suffix" : "" }, { "dropping-particle" : "", "family" : "Su", "given" : "H.", "non-dropping-particle" : "", "parse-names" : false, "suffix" : "" } ], "container-title" : "Geophysical Research Letters", "id" : "ITEM-1", "issue" : "24", "issued" : { "date-parts" : [ [ "2016" ] ] }, "page" : "12,543-12,549", "title" : "Spread in the magnitude of climate model interdecadal global temperature variability traced to disagreements over high-latitude oceans", "translator" : [ { "dropping-particle" : "", "family" : "J3747", "given" : "", "non-dropping-particle" : "", "parse-names" : false, "suffix" : "" } ], "type" : "article-journal", "volume" : "43" }, "uris" : [ "http://www.mendeley.com/documents/?uuid=b7237e37-3fd9-4201-bdcf-6874bc6cbfad" ] } ], "mendeley" : { "formattedCitation" : "(Brown et al., 2016a)", "manualFormatting" : "Brown et al. (2016)", "plainTextFormattedCitation" : "(Brown et al., 2016a)", "previouslyFormattedCitation" : "(Brown et al., 2016a)" }, "properties" : { "noteIndex" : 0 }, "schema" : "https://github.com/citation-style-language/schema/raw/master/csl-citation.json" }</w:delInstrText>
        </w:r>
      </w:del>
      <w:r>
        <w:rPr>
          <w:noProof/>
        </w:rPr>
        <w:fldChar w:fldCharType="separate"/>
      </w:r>
      <w:r w:rsidR="00393F8C">
        <w:rPr>
          <w:noProof/>
          <w:lang w:val="en-US"/>
        </w:rPr>
        <w:t>Brown et al. (2016a)</w:t>
      </w:r>
      <w:r>
        <w:rPr>
          <w:noProof/>
        </w:rPr>
        <w:fldChar w:fldCharType="end"/>
      </w:r>
      <w:r w:rsidRPr="00E457C1">
        <w:rPr>
          <w:noProof/>
          <w:lang w:val="en-US"/>
        </w:rPr>
        <w:t xml:space="preserve"> link</w:t>
      </w:r>
      <w:r w:rsidR="008C6E85" w:rsidRPr="00E457C1">
        <w:rPr>
          <w:noProof/>
          <w:lang w:val="en-US"/>
        </w:rPr>
        <w:t>ed</w:t>
      </w:r>
      <w:r w:rsidRPr="00E457C1">
        <w:rPr>
          <w:noProof/>
          <w:lang w:val="en-US"/>
        </w:rPr>
        <w:t xml:space="preserve"> diversity in modelled oceanic convection, sea ice, and energy budget in high-latitude regions to overall diversity in modelled internal variability.</w:t>
      </w:r>
    </w:p>
    <w:p w14:paraId="684A40F8" w14:textId="77777777" w:rsidR="009F594A" w:rsidRPr="00E457C1" w:rsidRDefault="009F594A" w:rsidP="009F594A">
      <w:pPr>
        <w:pStyle w:val="AR6BodyText"/>
        <w:rPr>
          <w:noProof/>
          <w:lang w:val="en-US"/>
        </w:rPr>
      </w:pPr>
    </w:p>
    <w:p w14:paraId="03AB4BA8" w14:textId="27861FB9" w:rsidR="009F594A" w:rsidRPr="00662232" w:rsidRDefault="009F594A" w:rsidP="009A7D65">
      <w:pPr>
        <w:pStyle w:val="AR6BodyText"/>
        <w:rPr>
          <w:noProof/>
          <w:lang w:val="en-CA"/>
        </w:rPr>
      </w:pPr>
      <w:r w:rsidRPr="00E457C1">
        <w:rPr>
          <w:noProof/>
          <w:lang w:val="en-US"/>
        </w:rPr>
        <w:t>Interest in internal variability since publication of</w:t>
      </w:r>
      <w:del w:id="465" w:author="Sara M Tuson" w:date="2021-06-24T09:42:00Z">
        <w:r w:rsidRPr="00E457C1" w:rsidDel="00A23DCD">
          <w:rPr>
            <w:noProof/>
            <w:lang w:val="en-US"/>
          </w:rPr>
          <w:delText xml:space="preserve"> the</w:delText>
        </w:r>
      </w:del>
      <w:r w:rsidRPr="00E457C1">
        <w:rPr>
          <w:noProof/>
          <w:lang w:val="en-US"/>
        </w:rPr>
        <w:t xml:space="preserve"> AR5 stems in part from its importance in understanding the slower global surface temperature warming over the early 21</w:t>
      </w:r>
      <w:r w:rsidRPr="00566450">
        <w:rPr>
          <w:noProof/>
          <w:lang w:val="en-US"/>
          <w:rPrChange w:id="466" w:author="Sara M Tuson" w:date="2021-06-28T09:40:00Z">
            <w:rPr>
              <w:noProof/>
              <w:vertAlign w:val="superscript"/>
              <w:lang w:val="en-US"/>
            </w:rPr>
          </w:rPrChange>
        </w:rPr>
        <w:t>st</w:t>
      </w:r>
      <w:r w:rsidRPr="00E457C1">
        <w:rPr>
          <w:noProof/>
          <w:lang w:val="en-US"/>
        </w:rPr>
        <w:t xml:space="preserve"> century (see Cross-Chapter Box 3.1). Evidence coming mostly from paleo studies is mixed on whether CMIP5 models underestimate decadal and multi-decadal variability in global mean temperature. </w:t>
      </w:r>
      <w:r>
        <w:rPr>
          <w:noProof/>
        </w:rPr>
        <w:fldChar w:fldCharType="begin" w:fldLock="1"/>
      </w:r>
      <w:r w:rsidR="00E719C0">
        <w:rPr>
          <w:noProof/>
          <w:lang w:val="en-US"/>
        </w:rPr>
        <w:instrText>ADDIN CSL_CITATION { "citationItems" : [ { "id" : "ITEM-1", "itemData" : { "DOI" : "10.1175/JCLI-D-12-00826.1", "ISSN" : "0894-8755", "abstract" : "AbstractReconstructions of past climate show notable temperature variability over the past millennium, with relatively warm conditions during the Medieval Climate Anomaly (MCA) and a relatively cold Little Ice Age (LIA). Multimodel simulations of the past millennium are used together with a wide range of reconstructions of Northern Hemispheric mean annual temperature to separate climate variability from 850 to 1950 CE into components attributable to external forcing and internal climate variability. External forcing is found to contribute significantly to long-term temperature variations irrespective of the proxy reconstruction, particularly from 1400 onward. Over the MCA alone, however, the effect of forcing is only detectable in about half of the reconstructions considered, and the response to forcing in the models cannot explain the warm conditions around 1000 CE seen in some reconstructions. The residual from the detection analysis is used to estimate internal variability independent from climate modeling, and it is found that the recent observed 50- and 100-yr hemispheric temperature trends are substantially larger than any of the internally generated trends even using the large residuals over the MCA. Variations in solar output and explosive volcanism are found to be the main drivers of climate change from 1400 to 1900, but for the first time a significant contribution from greenhouse gas variations to the cold conditions during 1600?1800 is also detected. The proxy reconstructions tend to show a smaller forced response than is simulated by the models. This discrepancy is shown, at least partly, to be likely associated with the difference in the response to large volcanic eruptions between reconstructions and model simulations.", "author" : [ { "dropping-particle" : "", "family" : "Schurer", "given" : "Andrew P", "non-dropping-particle" : "", "parse-names" : false, "suffix" : "" }, { "dropping-particle" : "", "family" : "Hegerl", "given" : "Gabriele C", "non-dropping-particle" : "", "parse-names" : false, "suffix" : "" }, { "dropping-particle" : "", "family" : "Mann", "given" : "Michael E", "non-dropping-particle" : "", "parse-names" : false, "suffix" : "" }, { "dropping-particle" : "", "family" : "Tett", "given" : "Simon F B", "non-dropping-particle" : "", "parse-names" : false, "suffix" : "" }, { "dropping-particle" : "", "family" : "Phipps", "given" : "Steven J", "non-dropping-particle" : "", "parse-names" : false, "suffix" : "" } ], "container-title" : "Journal of Climate", "id" : "ITEM-1", "issue" : "18", "issued" : { "date-parts" : [ [ "2013", "3", "25" ] ] }, "note" : "doi: 10.1175/JCLI-D-12-00826.1", "page" : "6954-6973", "publisher" : "American Meteorological Society", "title" : "Separating Forced from Chaotic Climate Variability over the Past Millennium", "translator" : [ { "dropping-particle" : "", "family" : "J5205", "given" : "", "non-dropping-particle" : "", "parse-names" : false, "suffix" : "" } ], "type" : "article-journal", "volume" : "26" }, "uris" : [ "http://www.mendeley.com/documents/?uuid=0d5c9f29-e5ca-40ab-8c47-57fd2692642b" ] } ], "mendeley" : { "formattedCitation" : "(Schurer et al., 2013)", "manualFormatting" : "Schurer et al. (2013)", "plainTextFormattedCitation" : "(Schurer et al., 2013)", "previouslyFormattedCitation" : "(Schurer et al., 2013)" }, "properties" : { "noteIndex" : 0 }, "schema" : "https://github.com/citation-style-language/schema/raw/master/csl-citation.json" }</w:instrText>
      </w:r>
      <w:r>
        <w:rPr>
          <w:noProof/>
        </w:rPr>
        <w:fldChar w:fldCharType="separate"/>
      </w:r>
      <w:r w:rsidR="00393F8C">
        <w:rPr>
          <w:noProof/>
          <w:lang w:val="en-US"/>
        </w:rPr>
        <w:t>Schurer et al. (2013)</w:t>
      </w:r>
      <w:r>
        <w:rPr>
          <w:noProof/>
        </w:rPr>
        <w:fldChar w:fldCharType="end"/>
      </w:r>
      <w:r w:rsidRPr="00E457C1">
        <w:rPr>
          <w:noProof/>
          <w:lang w:val="en-US"/>
        </w:rPr>
        <w:t xml:space="preserve"> found good agreement between internal variability derived from paleo reconstructions, estimated as the fraction of variance that is not explained by forced responses, and modelled variability, although the subset of CMIP5 models they used may have been associated with larger variability than the full CMIP5 ensemble. </w:t>
      </w:r>
      <w:r w:rsidR="00A9794C">
        <w:rPr>
          <w:color w:val="000000"/>
          <w:shd w:val="clear" w:color="auto" w:fill="FFFFFF"/>
        </w:rPr>
        <w:fldChar w:fldCharType="begin" w:fldLock="1"/>
      </w:r>
      <w:r w:rsidR="00E719C0">
        <w:rPr>
          <w:color w:val="000000"/>
          <w:shd w:val="clear" w:color="auto" w:fill="FFFFFF"/>
          <w:lang w:val="en-US"/>
        </w:rPr>
        <w:instrText>ADDIN CSL_CITATION { "citationItems" : [ { "id" : "ITEM-1",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"ITEM-1",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"mendeley" : { "formattedCitation" : "(PAGES 2k Consortium, 2019)", "manualFormatting" : "PAGES 2k Consortium (2019)", "plainTextFormattedCitation" : "(PAGES 2k Consortium, 2019)", "previouslyFormattedCitation" : "(PAGES 2k Consortium, 2019)" }, "properties" : { "noteIndex" : 0 }, "schema" : "https://github.com/citation-style-language/schema/raw/master/csl-citation.json" }</w:instrText>
      </w:r>
      <w:r w:rsidR="00A9794C">
        <w:rPr>
          <w:color w:val="000000"/>
          <w:shd w:val="clear" w:color="auto" w:fill="FFFFFF"/>
        </w:rPr>
        <w:fldChar w:fldCharType="separate"/>
      </w:r>
      <w:r w:rsidR="00393F8C">
        <w:rPr>
          <w:noProof/>
          <w:color w:val="000000"/>
          <w:shd w:val="clear" w:color="auto" w:fill="FFFFFF"/>
          <w:lang w:val="en-US"/>
        </w:rPr>
        <w:t>PAGES 2k Consortium (2019)</w:t>
      </w:r>
      <w:r w:rsidR="00A9794C">
        <w:rPr>
          <w:color w:val="000000"/>
          <w:shd w:val="clear" w:color="auto" w:fill="FFFFFF"/>
        </w:rPr>
        <w:fldChar w:fldCharType="end"/>
      </w:r>
      <w:r w:rsidRPr="00E457C1">
        <w:rPr>
          <w:lang w:val="en-US"/>
        </w:rPr>
        <w:t xml:space="preserve"> found that the largest 51-year trends in both reconstructions of global mean temperature and fully forced climate simulations over the period 850 to 1850 were almost identical.</w:t>
      </w:r>
      <w:r w:rsidRPr="00E457C1">
        <w:rPr>
          <w:noProof/>
          <w:lang w:val="en-US"/>
        </w:rPr>
        <w:t xml:space="preserve"> </w:t>
      </w:r>
      <w:r>
        <w:rPr>
          <w:noProof/>
        </w:rPr>
        <w:fldChar w:fldCharType="begin" w:fldLock="1"/>
      </w:r>
      <w:r w:rsidR="00D33CB6">
        <w:rPr>
          <w:noProof/>
          <w:lang w:val="en-US"/>
        </w:rPr>
        <w:instrText>ADDIN CSL_CITATION { "citationItems" : [ { "id" : "ITEM-1", "itemData" : { "DOI" : "10.1073/pnas.1809959116", "ISSN" : "0027-8424", "abstract" : "Climate models are foundational to formulations of climate policy and must successfully reproduce key features of the climate system. The temporal spectrum of observed global surface temperature is one such critical benchmark. This spectrum is known to obey scaling laws connecting astronomical forcings, from orbital to annual scales. We provide evidence that the current hierarchy of climate models is capable of reproducing the increase in variance in global-mean temperature at low frequencies. We suggest that successful climate predictions at decadal-to-centennial horizons hinge critically on the accuracy of initial and boundary conditions, particularly for the deep ocean state.Climate records exhibit scaling behavior with large exponents, resulting in larger fluctuations at longer timescales. It is unclear whether climate models are capable of simulating these fluctuations, which draws into question their ability to simulate such variability in the coming decades and centuries. Using the latest simulations and data syntheses, we find agreement for spectra derived from observations and models on timescales ranging from interannual to multimillennial. Our results confirm the existence of a scaling break between orbital and annual peaks, occurring around millennial periodicities. That both simple and comprehensive ocean{\\textendash}atmosphere models can reproduce these features suggests that long-range persistence is a consequence of the oceanic integration of both gradual and abrupt climate forcings. This result implies that Holocene low-frequency variability is partly a consequence of the climate system{\\textquoteright}s integrated memory of orbital forcing. We conclude that climate models appear to contain the essential physics to correctly simulate the spectral continuum of global-mean temperature; however, regional discrepancies remain unresolved. A critical element of successfully simulating suborbital climate variability involves, we hypothesize, initial conditions of the deep ocean state that are consistent with observations of the recent past.", "author" : [ { "dropping-particle" : "", "family" : "Zhu", "given" : "Feng", "non-dropping-particle" : "", "parse-names" : false, "suffix" : "" }, { "dropping-particle" : "", "family" : "Emile-Geay", "given" : "Julien", "non-dropping-particle" : "", "parse-names" : false, "suffix" : "" }, { "dropping-particle" : "", "family" : "McKay", "given" : "Nicholas P", "non-dropping-particle" : "", "parse-names" : false, "suffix" : "" }, { "dropping-particle" : "", "family" : "Hakim", "given" : "Gregory J", "non-dropping-particle" : "", "parse-names" : false, "suffix" : "" }, { "dropping-particle" : "", "family" : "Khider", "given" : "Deborah", "non-dropping-particle" : "", "parse-names" : false, "suffix" : "" }, { "dropping-particle" : "", "family" : "Ault", "given" : "Toby R", "non-dropping-particle" : "", "parse-names" : false, "suffix" : "" }, { "dropping-particle" : "", "family" : "Steig", "given" : "Eric J", "non-dropping-particle" : "", "parse-names" : false, "suffix" : "" }, { "dropping-particle" : "", "family" : "Dee", "given" : "Sylvia", "non-dropping-particle" : "", "parse-names" : false, "suffix" : "" }, { "dropping-particle" : "", "family" : "Kirchner", "given" : "James W", "non-dropping-particle" : "", "parse-names" : false, "suffix" : "" } ], "container-title" : "Proceedings of the National Academy of Sciences", "id" : "ITEM-1", "issue" : "18", "issued" : { "date-parts" : [ [ "2019" ] ] }, "page" : "8728-8733", "publisher" : "National Academy of Sciences", "title" : "Climate models can correctly simulate the continuum of global-average temperature variability", "translator" : [ { "dropping-particle" : "", "family" : "J6069", "given" : "", "non-dropping-particle" : "", "parse-names" : false, "suffix" : "" } ], "type" : "article-journal", "volume" : "116" }, "uris" : [ "http://www.mendeley.com/documents/?uuid=bb1111f8-0d48-4d09-bf56-7ca01a049d8b" ] } ], "mendeley" : { "formattedCitation" : "(Zhu et al., 2019)", "manualFormatting" : "Zhu et al. (2019)", "plainTextFormattedCitation" : "(Zhu et al., 2019)", "previouslyFormattedCitation" : "(Zhu et al., 2019)" }, "properties" : { "noteIndex" : 0 }, "schema" : "https://github.com/citation-style-language/schema/raw/master/csl-citation.json" }</w:instrText>
      </w:r>
      <w:r>
        <w:rPr>
          <w:noProof/>
        </w:rPr>
        <w:fldChar w:fldCharType="separate"/>
      </w:r>
      <w:r w:rsidR="00393F8C">
        <w:rPr>
          <w:noProof/>
          <w:lang w:val="en-US"/>
        </w:rPr>
        <w:t>Zhu et al. (2019)</w:t>
      </w:r>
      <w:r>
        <w:rPr>
          <w:noProof/>
        </w:rPr>
        <w:fldChar w:fldCharType="end"/>
      </w:r>
      <w:r w:rsidRPr="00E457C1">
        <w:rPr>
          <w:noProof/>
          <w:lang w:val="en-US"/>
        </w:rPr>
        <w:t xml:space="preserve"> </w:t>
      </w:r>
      <w:r w:rsidRPr="00E457C1">
        <w:rPr>
          <w:lang w:val="en-US"/>
        </w:rPr>
        <w:t>showed agreement in the modelled and reconstructed temporal spectrum of global surface temperatures on annual to multi-millennial time</w:t>
      </w:r>
      <w:ins w:id="467" w:author="Sara M Tuson" w:date="2021-06-27T22:07:00Z">
        <w:r w:rsidR="00630726">
          <w:rPr>
            <w:lang w:val="en-US"/>
          </w:rPr>
          <w:t xml:space="preserve"> </w:t>
        </w:r>
      </w:ins>
      <w:r w:rsidRPr="00E457C1">
        <w:rPr>
          <w:lang w:val="en-US"/>
        </w:rPr>
        <w:t>scales. However</w:t>
      </w:r>
      <w:r w:rsidR="00A2303F" w:rsidRPr="00E457C1">
        <w:rPr>
          <w:lang w:val="en-US"/>
        </w:rPr>
        <w:t>,</w:t>
      </w:r>
      <w:r w:rsidRPr="00E457C1">
        <w:rPr>
          <w:lang w:val="en-US"/>
        </w:rPr>
        <w:t xml:space="preserve"> they suggest that decadal-</w:t>
      </w:r>
      <w:ins w:id="468" w:author="Sara M Tuson" w:date="2021-06-27T21:59:00Z">
        <w:r w:rsidR="00492531">
          <w:rPr>
            <w:lang w:val="en-US"/>
          </w:rPr>
          <w:t xml:space="preserve"> </w:t>
        </w:r>
      </w:ins>
      <w:r w:rsidRPr="00E457C1">
        <w:rPr>
          <w:lang w:val="en-US"/>
        </w:rPr>
        <w:t>to</w:t>
      </w:r>
      <w:ins w:id="469" w:author="Sara M Tuson" w:date="2021-06-27T21:59:00Z">
        <w:r w:rsidR="00492531">
          <w:rPr>
            <w:lang w:val="en-US"/>
          </w:rPr>
          <w:t xml:space="preserve"> </w:t>
        </w:r>
      </w:ins>
      <w:del w:id="470" w:author="Sara M Tuson" w:date="2021-06-27T21:59:00Z">
        <w:r w:rsidRPr="00E457C1" w:rsidDel="00492531">
          <w:rPr>
            <w:lang w:val="en-US"/>
          </w:rPr>
          <w:delText>-</w:delText>
        </w:r>
      </w:del>
      <w:r w:rsidRPr="00E457C1">
        <w:rPr>
          <w:lang w:val="en-US"/>
        </w:rPr>
        <w:t xml:space="preserve">centennial variability is partly forced by slow orbital changes that predate the last millennium. This is consistent with </w:t>
      </w:r>
      <w:r>
        <w:fldChar w:fldCharType="begin" w:fldLock="1"/>
      </w:r>
      <w:r w:rsidR="00D33CB6">
        <w:rPr>
          <w:lang w:val="en-US"/>
        </w:rPr>
        <w:instrText>ADDIN CSL_CITATION { "citationItems" : [ { "id" : "ITEM-1", "itemData" : { "DOI" : "10.1126/science.aar8413", "ISSN" : "1095-9203", "PMID" : "30606843", "abstract" : "Proxy records show that before the onset of modern anthropogenic warming, globally coherent cooling occurred from the Medieval Warm Period to the Little Ice Age. The long memory of the ocean suggests that these historical surface anomalies are associated with ongoing deep-ocean temperature adjustments. Combining an ocean model with modern and paleoceanographic data leads to a prediction that the deep Pacific is still adjusting to the cooling going into the Little Ice Age, whereas temperature trends in the surface ocean and deep Atlantic reflect modern warming. This prediction is corroborated by temperature changes identified between the HMS Challenger expedition of the 1870s and modern hydrography. The implied heat loss in the deep ocean since 1750 CE offsets one-fourth of the global heat gain in the upper ocean.", "author" : [ { "dropping-particle" : "", "family" : "Gebbie", "given" : "G", "non-dropping-particle" : "", "parse-names" : false, "suffix" : "" }, { "dropping-particle" : "", "family" : "Huybers", "given" : "P", "non-dropping-particle" : "", "parse-names" : false, "suffix" : "" } ], "container-title" : "Science", "id" : "ITEM-1", "issue" : "6422", "issued" : { "date-parts" : [ [ "2019", "1", "4" ] ] }, "page" : "70-74", "publisher" : "American Association for the Advancement of Science", "title" : "The Little Ice Age and 20th-century deep Pacific cooling.", "translator" : [ { "dropping-particle" : "", "family" : "J6147", "given" : "", "non-dropping-particle" : "", "parse-names" : false, "suffix" : "" } ], "type" : "article-journal", "volume" : "363" }, "uris" : [ "http://www.mendeley.com/documents/?uuid=e45e100b-d74a-3a6b-9908-8198fe9e0234" ] } ], "mendeley" : { "formattedCitation" : "(Gebbie and Huybers, 2019)", "manualFormatting" : "Gebbie and Huybers (2019)", "plainTextFormattedCitation" : "(Gebbie and Huybers, 2019)", "previouslyFormattedCitation" : "(Gebbie and Huybers, 2019)" }, "properties" : { "noteIndex" : 0 }, "schema" : "https://github.com/citation-style-language/schema/raw/master/csl-citation.json" }</w:instrText>
      </w:r>
      <w:r>
        <w:fldChar w:fldCharType="separate"/>
      </w:r>
      <w:r w:rsidR="00393F8C">
        <w:rPr>
          <w:noProof/>
          <w:lang w:val="en-US"/>
        </w:rPr>
        <w:t>Gebbie and Huybers (2019)</w:t>
      </w:r>
      <w:r>
        <w:fldChar w:fldCharType="end"/>
      </w:r>
      <w:r w:rsidRPr="00E457C1">
        <w:rPr>
          <w:lang w:val="en-US"/>
        </w:rPr>
        <w:t xml:space="preserve">, who showed that the </w:t>
      </w:r>
      <w:del w:id="471" w:author="Sara M Tuson" w:date="2021-06-24T14:44:00Z">
        <w:r w:rsidRPr="00E457C1" w:rsidDel="0089720C">
          <w:rPr>
            <w:lang w:val="en-US"/>
          </w:rPr>
          <w:delText xml:space="preserve">deep ocean </w:delText>
        </w:r>
      </w:del>
      <w:ins w:id="472" w:author="Sara M Tuson" w:date="2021-06-24T14:44:00Z">
        <w:r w:rsidR="0089720C">
          <w:rPr>
            <w:lang w:val="en-US"/>
          </w:rPr>
          <w:t>deep-ocean</w:t>
        </w:r>
      </w:ins>
      <w:ins w:id="473" w:author="Sara M Tuson" w:date="2021-06-24T14:45:00Z">
        <w:r w:rsidR="0089720C">
          <w:rPr>
            <w:lang w:val="en-US"/>
          </w:rPr>
          <w:t xml:space="preserve"> </w:t>
        </w:r>
      </w:ins>
      <w:r w:rsidRPr="00E457C1">
        <w:rPr>
          <w:lang w:val="en-US"/>
        </w:rPr>
        <w:t xml:space="preserve">has been out of equilibrium over that period. </w:t>
      </w:r>
      <w:r>
        <w:rPr>
          <w:noProof/>
        </w:rPr>
        <w:fldChar w:fldCharType="begin" w:fldLock="1"/>
      </w:r>
      <w:r w:rsidR="00D33CB6">
        <w:rPr>
          <w:noProof/>
          <w:lang w:val="en-US"/>
        </w:rPr>
        <w:instrText>ADDIN CSL_CITATION { "citationItems" : [ { "id" : "ITEM-1", "itemData" : { "DOI" : "10.1073/pnas.1412077111", "ISSN" : "10916490", "abstract" : "The variability of sea surface temperatures (SSTs) at multidecadal and longer timescales is poorly constrained, primarily because instrumental records are short and proxy records are noisy. Through applying a new noise filtering technique to a global network of late Holocene SST proxies, we estimate SST variability between annual and millennial timescales. Filtered estimates of SST variability obtained from coral, foraminifer, and alkenone records are shown to be consistent with one another and with instrumental records in the frequency bands at which they overlap. General circulation models, however, simulate SST variability that is systematically smaller than instrumental and proxy-based estimates. Discrepancies in variability are largest at low latitudes and increase with timescale, reaching two orders of magnitude for tropical variability at millennial timescales. This result implies major deficiencies in observational estimates or model simulations, or both, and has implications for the attribution of past variations and prediction of future change.", "author" : [ { "dropping-particle" : "", "family" : "Laepple", "given" : "Thomas", "non-dropping-particle" : "", "parse-names" : false, "suffix" : "" }, { "dropping-particle" : "", "family" : "Huybers", "given" : "Peter", "non-dropping-particle" : "", "parse-names" : false, "suffix" : "" } ], "container-title" : "Proceedings of the National Academy of Sciences", "id" : "ITEM-1", "issue" : "47", "issued" : { "date-parts" : [ [ "2014" ] ] }, "page" : "16682-16687", "publisher" : "National Academy of Sciences", "title" : "Ocean surface temperature variability: Large model-data differences at decadal and longer periods", "translator" : [ { "dropping-particle" : "", "family" : "J5478", "given" : "", "non-dropping-particle" : "", "parse-names" : false, "suffix" : "" } ], "type" : "article-journal", "volume" : "111" }, "uris" : [ "http://www.mendeley.com/documents/?uuid=23b1ea3e-4165-4a67-909c-5624de2c52dd" ] } ], "mendeley" : { "formattedCitation" : "(Laepple and Huybers, 2014)", "manualFormatting" : "Laepple and Huybers (2014)", "plainTextFormattedCitation" : "(Laepple and Huybers, 2014)", "previouslyFormattedCitation" : "(Laepple and Huybers, 2014)" }, "properties" : { "noteIndex" : 0 }, "schema" : "https://github.com/citation-style-language/schema/raw/master/csl-citation.json" }</w:instrText>
      </w:r>
      <w:r>
        <w:rPr>
          <w:noProof/>
        </w:rPr>
        <w:fldChar w:fldCharType="separate"/>
      </w:r>
      <w:r w:rsidR="00393F8C">
        <w:rPr>
          <w:noProof/>
          <w:lang w:val="en-US"/>
        </w:rPr>
        <w:t>Laepple and Huybers (2014)</w:t>
      </w:r>
      <w:r>
        <w:rPr>
          <w:noProof/>
        </w:rPr>
        <w:fldChar w:fldCharType="end"/>
      </w:r>
      <w:r w:rsidRPr="00E457C1">
        <w:rPr>
          <w:noProof/>
          <w:lang w:val="en-US"/>
        </w:rPr>
        <w:t xml:space="preserve"> found good agreement between modelled and proxy-derived decadal ocean temperature variability, but underestimates of variance by models by at least a factor of ten at centennial time</w:t>
      </w:r>
      <w:ins w:id="474" w:author="Sara M Tuson" w:date="2021-06-27T22:07:00Z">
        <w:r w:rsidR="00630726">
          <w:rPr>
            <w:noProof/>
            <w:lang w:val="en-US"/>
          </w:rPr>
          <w:t xml:space="preserve"> </w:t>
        </w:r>
      </w:ins>
      <w:r w:rsidRPr="00E457C1">
        <w:rPr>
          <w:noProof/>
          <w:lang w:val="en-US"/>
        </w:rPr>
        <w:t xml:space="preserve">scales because models underestimate </w:t>
      </w:r>
      <w:r w:rsidRPr="00E457C1">
        <w:rPr>
          <w:shd w:val="clear" w:color="auto" w:fill="FFFFFF"/>
          <w:lang w:val="en-US"/>
        </w:rPr>
        <w:t xml:space="preserve">the difference between the </w:t>
      </w:r>
      <w:r w:rsidR="00D54B52" w:rsidRPr="00E457C1">
        <w:rPr>
          <w:shd w:val="clear" w:color="auto" w:fill="FFFFFF"/>
          <w:lang w:val="en-US"/>
        </w:rPr>
        <w:t>warm and cold periods of the last mille</w:t>
      </w:r>
      <w:r w:rsidR="004D6682" w:rsidRPr="00E457C1">
        <w:rPr>
          <w:shd w:val="clear" w:color="auto" w:fill="FFFFFF"/>
          <w:lang w:val="en-US"/>
        </w:rPr>
        <w:t>n</w:t>
      </w:r>
      <w:r w:rsidR="00D54B52" w:rsidRPr="00E457C1">
        <w:rPr>
          <w:shd w:val="clear" w:color="auto" w:fill="FFFFFF"/>
          <w:lang w:val="en-US"/>
        </w:rPr>
        <w:t>nium</w:t>
      </w:r>
      <w:r w:rsidRPr="00E457C1">
        <w:rPr>
          <w:noProof/>
          <w:lang w:val="en-US"/>
        </w:rPr>
        <w:t xml:space="preserve">. </w:t>
      </w:r>
      <w:r w:rsidR="00F06C18">
        <w:rPr>
          <w:noProof/>
        </w:rPr>
        <w:fldChar w:fldCharType="begin" w:fldLock="1"/>
      </w:r>
      <w:r w:rsidR="00E719C0">
        <w:rPr>
          <w:noProof/>
          <w:lang w:val="en-US"/>
        </w:rPr>
        <w:instrText>ADDIN CSL_CITATION { "citationItems" : [ { "id" : "ITEM-1",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"mendeley" : { "formattedCitation" : "(Parsons et al., 2020)", "manualFormatting" : "Parsons et al. (2020)", "plainTextFormattedCitation" : "(Parsons et al., 2020)", "previouslyFormattedCitation" : "(Parsons et al., 2020)" }, "properties" : { "noteIndex" : 0 }, "schema" : "https://github.com/citation-style-language/schema/raw/master/csl-citation.json" }</w:instrText>
      </w:r>
      <w:r w:rsidR="00F06C18">
        <w:rPr>
          <w:noProof/>
        </w:rPr>
        <w:fldChar w:fldCharType="separate"/>
      </w:r>
      <w:r w:rsidR="00393F8C">
        <w:rPr>
          <w:noProof/>
          <w:lang w:val="en-US"/>
        </w:rPr>
        <w:t>Parsons et al. (2020)</w:t>
      </w:r>
      <w:r w:rsidR="00F06C18">
        <w:rPr>
          <w:noProof/>
        </w:rPr>
        <w:fldChar w:fldCharType="end"/>
      </w:r>
      <w:r w:rsidRPr="00E457C1">
        <w:rPr>
          <w:noProof/>
          <w:lang w:val="en-US"/>
        </w:rPr>
        <w:t xml:space="preserve"> found that some CMIP6 models exhibit much higher multi</w:t>
      </w:r>
      <w:ins w:id="475" w:author="Sara M Tuson" w:date="2021-06-27T22:00:00Z">
        <w:r w:rsidR="00630726">
          <w:rPr>
            <w:noProof/>
            <w:lang w:val="en-US"/>
          </w:rPr>
          <w:t>-</w:t>
        </w:r>
      </w:ins>
      <w:r w:rsidRPr="00E457C1">
        <w:rPr>
          <w:noProof/>
          <w:lang w:val="en-US"/>
        </w:rPr>
        <w:t xml:space="preserve">decadal variability in GSAT than CMIP5 models, with indications that variability in these models is also higher than that from proxy reconstructions. </w:t>
      </w:r>
      <w:r w:rsidR="003C0C30" w:rsidRPr="00E457C1">
        <w:rPr>
          <w:noProof/>
          <w:lang w:val="en-US"/>
        </w:rPr>
        <w:t>CMIP6 models may not share the</w:t>
      </w:r>
      <w:r w:rsidR="00022FFA" w:rsidRPr="00E457C1">
        <w:rPr>
          <w:noProof/>
          <w:lang w:val="en-US"/>
        </w:rPr>
        <w:t xml:space="preserve"> </w:t>
      </w:r>
      <w:r w:rsidRPr="00E457C1">
        <w:rPr>
          <w:noProof/>
          <w:lang w:val="en-US"/>
        </w:rPr>
        <w:t xml:space="preserve">underestimation </w:t>
      </w:r>
      <w:r w:rsidR="003C0C30" w:rsidRPr="00E457C1">
        <w:rPr>
          <w:noProof/>
          <w:lang w:val="en-US"/>
        </w:rPr>
        <w:t xml:space="preserve">by CMIP5 models </w:t>
      </w:r>
      <w:r w:rsidRPr="00E457C1">
        <w:rPr>
          <w:noProof/>
          <w:lang w:val="en-US"/>
        </w:rPr>
        <w:t>of variability in decadal to multi</w:t>
      </w:r>
      <w:ins w:id="476" w:author="Sara M Tuson" w:date="2021-06-27T22:00:00Z">
        <w:r w:rsidR="00630726">
          <w:rPr>
            <w:noProof/>
            <w:lang w:val="en-US"/>
          </w:rPr>
          <w:t>-</w:t>
        </w:r>
      </w:ins>
      <w:r w:rsidRPr="00E457C1">
        <w:rPr>
          <w:noProof/>
          <w:lang w:val="en-US"/>
        </w:rPr>
        <w:t>decadal modes of variability, such as Pacific decadal variability (Section</w:t>
      </w:r>
      <w:r w:rsidR="005A5655" w:rsidRPr="00E457C1">
        <w:rPr>
          <w:noProof/>
          <w:lang w:val="en-US"/>
        </w:rPr>
        <w:t xml:space="preserve"> 3.7.6</w:t>
      </w:r>
      <w:ins w:id="477" w:author="Ian Blenkinsop" w:date="2021-07-13T13:51:00Z">
        <w:r w:rsidR="008F0A8E">
          <w:rPr>
            <w:noProof/>
            <w:lang w:val="en-US"/>
          </w:rPr>
          <w:t>;</w:t>
        </w:r>
      </w:ins>
      <w:del w:id="478" w:author="Ian Blenkinsop" w:date="2021-07-13T13:51:00Z">
        <w:r w:rsidRPr="00E457C1" w:rsidDel="008F0A8E">
          <w:rPr>
            <w:noProof/>
            <w:lang w:val="en-US"/>
          </w:rPr>
          <w:delText>)</w:delText>
        </w:r>
      </w:del>
      <w:r w:rsidRPr="00E457C1">
        <w:rPr>
          <w:noProof/>
          <w:lang w:val="en-US"/>
        </w:rPr>
        <w:t xml:space="preserve"> </w:t>
      </w:r>
      <w:r>
        <w:rPr>
          <w:noProof/>
        </w:rPr>
        <w:fldChar w:fldCharType="begin" w:fldLock="1"/>
      </w:r>
      <w:r w:rsidR="002D1890">
        <w:rPr>
          <w:noProof/>
          <w:lang w:val="en-US"/>
        </w:rPr>
        <w:instrText>ADDIN CSL_CITATION { "citationItems" : [ { "id" : "ITEM-1", "itemData" : { "DOI" : "10.1038/ngeo2321", "author" : [ { "dropping-particle" : "", "family" : "Thompson", "given" : "Diane M", "non-dropping-particle" : "", "parse-names" : false, "suffix" : "" }, { "dropping-particle" : "", "family" : "Cole", "given" : "Julia E", "non-dropping-particle" : "", "parse-names" : false, "suffix" : "" }, { "dropping-particle" : "", "family" : "Shen", "given" : "Glen T", "non-dropping-particle" : "", "parse-names" : false, "suffix" : "" }, { "dropping-particle" : "", "family" : "Tudhope", "given" : "Alexander W", "non-dropping-particle" : "", "parse-names" : false, "suffix" : "" }, { "dropping-particle" : "", "family" : "Meehl", "given" : "Gerald A", "non-dropping-particle" : "", "parse-names" : false, "suffix" : "" } ], "container-title" : "Nature Geoscience", "id" : "ITEM-1", "issued" : { "date-parts" : [ [ "2014", "12", "22" ] ] }, "page" : "117", "publisher" : "Nature Publishing Group", "title" : "Early twentieth-century warming linked to tropical Pacific wind strength", "translator" : [ { "dropping-particle" : "", "family" : "J7008", "given" : "", "non-dropping-particle" : "", "parse-names" : false, "suffix" : "" } ], "type" : "article-journal", "volume" : "8" }, "uris" : [ "http://www.mendeley.com/documents/?uuid=c8161777-d5b3-4ffd-a12c-a071201e6133" ] }, { "id" : "ITEM-2",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"ITEM-2", "issue" : "3", "issued" : { "date-parts" : [ [ "2014" ] ] }, "page" : "222-227", "title" : "Recent intensification of wind-driven circulation in the Pacific and the ongoing warming hiatus", "translator" : [ { "dropping-particle" : "", "family" : "J4158", "given" : "", "non-dropping-particle" : "", "parse-names" : false, "suffix" : "" } ], "type" : "article-journal", "volume" : "4" }, "uris" : [ "http://www.mendeley.com/documents/?uuid=eed0f267-c71d-4738-bdec-953c434b0580" ] }, { "id" : "ITEM-3", "itemData" : { "DOI" : "10.1002/2015GL064458", "ISBN" : "0094-8276", "ISSN" : "19448007", "abstract" : "The recent warming \u201chiatus\u201d is subject to intense interest, with proposed causes including natural forcing and internal variability. Here we derive samples of all natural and internal variability from observations and a recent proxy reconstruction to investigate the likelihood that these two sources of variability could produce a hiatus or rapid warming in surface temperature. The likelihood is found to be consistent with that calculated previously for models and exhibits a similar spatial pattern, with an Interdecadal Pacific Oscillation-like structure, although with more signal in the Atlantic than in model patterns. The number and length of events increases if natural forcing is also considered, particularly in the models. From the reconstruction it can be seen that large eruptions, such as Mount Tambora in 1815, or clusters of eruptions, may result in a hiatus of over 20 years, a finding supported by model results.", "author" : [ { "dropping-particle" : "", "family" : "Schurer", "given" : "Andrew P.", "non-dropping-particle" : "", "parse-names" : false, "suffix" : "" }, { "dropping-particle" : "", "family" : "Hegerl", "given" : "Gabriele C.", "non-dropping-particle" : "", "parse-names" : false, "suffix" : "" }, { "dropping-particle" : "", "family" : "Obrochta", "given" : "Stephen P.", "non-dropping-particle" : "", "parse-names" : false, "suffix" : "" } ], "container-title" : "Geophysical Research Letters", "id" : "ITEM-3", "issue" : "14", "issued" : { "date-parts" : [ [ "2015" ] ] }, "page" : "5974-5982", "title" : "Determining the likelihood of pauses and surges in global warming", "translator" : [ { "dropping-particle" : "", "family" : "J4364", "given" : "", "non-dropping-particle" : "", "parse-names" : false, "suffix" : "" } ], "type" : "article-journal", "volume" : "42" }, "uris" : [ "http://www.mendeley.com/documents/?uuid=ce419d86-85c2-419f-b029-b537d54c442b" ] } ], "mendeley" : { "formattedCitation" : "(England et al., 2014; Thompson et al., 2014; Schurer et al., 2015)", "manualFormatting" : "England et al., 2014; Thompson et al., 2014; Schurer et al., 2015)", "plainTextFormattedCitation" : "(England et al., 2014; Thompson et al., 2014; Schurer et al., 2015)", "previouslyFormattedCitation" : "(England et al., 2014; Thompson et al., 2014; Schurer et al., 2015)" }, "properties" : { "noteIndex" : 0 }, "schema" : "https://github.com/citation-style-language/schema/raw/master/csl-citation.json" }</w:instrText>
      </w:r>
      <w:r>
        <w:rPr>
          <w:noProof/>
        </w:rPr>
        <w:fldChar w:fldCharType="separate"/>
      </w:r>
      <w:del w:id="479" w:author="Ian Blenkinsop" w:date="2021-07-13T13:51:00Z">
        <w:r w:rsidR="00393F8C" w:rsidDel="008F0A8E">
          <w:rPr>
            <w:noProof/>
            <w:lang w:val="en-US"/>
          </w:rPr>
          <w:delText>(</w:delText>
        </w:r>
      </w:del>
      <w:r w:rsidR="00393F8C">
        <w:rPr>
          <w:noProof/>
          <w:lang w:val="en-US"/>
        </w:rPr>
        <w:t>England et al., 2014; Thompson et al., 2014; Schurer et al., 2015)</w:t>
      </w:r>
      <w:r>
        <w:rPr>
          <w:noProof/>
        </w:rPr>
        <w:fldChar w:fldCharType="end"/>
      </w:r>
      <w:r w:rsidRPr="00E457C1">
        <w:rPr>
          <w:noProof/>
          <w:lang w:val="en-US"/>
        </w:rPr>
        <w:t xml:space="preserve"> and Atlantic Multi</w:t>
      </w:r>
      <w:ins w:id="480" w:author="Sara M Tuson" w:date="2021-06-27T22:00:00Z">
        <w:r w:rsidR="00630726">
          <w:rPr>
            <w:noProof/>
            <w:lang w:val="en-US"/>
          </w:rPr>
          <w:t>-</w:t>
        </w:r>
      </w:ins>
      <w:r w:rsidRPr="00E457C1">
        <w:rPr>
          <w:noProof/>
          <w:lang w:val="en-US"/>
        </w:rPr>
        <w:t>decadal Variability (AMV</w:t>
      </w:r>
      <w:ins w:id="481" w:author="Sara M Tuson" w:date="2021-06-25T14:00:00Z">
        <w:r w:rsidR="00992111">
          <w:rPr>
            <w:noProof/>
            <w:lang w:val="en-US"/>
          </w:rPr>
          <w:t>)</w:t>
        </w:r>
      </w:ins>
      <w:r w:rsidRPr="00E457C1">
        <w:rPr>
          <w:noProof/>
          <w:lang w:val="en-US"/>
        </w:rPr>
        <w:t xml:space="preserve">, which may be </w:t>
      </w:r>
      <w:r w:rsidR="009A7D65" w:rsidRPr="00E457C1">
        <w:rPr>
          <w:noProof/>
          <w:lang w:val="en-US"/>
        </w:rPr>
        <w:t xml:space="preserve">partly </w:t>
      </w:r>
      <w:r w:rsidRPr="00E457C1">
        <w:rPr>
          <w:noProof/>
          <w:lang w:val="en-US"/>
        </w:rPr>
        <w:t xml:space="preserve">forced, </w:t>
      </w:r>
      <w:ins w:id="482" w:author="Sara M Tuson" w:date="2021-06-25T14:00:00Z">
        <w:r w:rsidR="00992111">
          <w:rPr>
            <w:noProof/>
            <w:lang w:val="en-US"/>
          </w:rPr>
          <w:t>(</w:t>
        </w:r>
      </w:ins>
      <w:r w:rsidRPr="00E457C1">
        <w:rPr>
          <w:noProof/>
          <w:lang w:val="en-US"/>
        </w:rPr>
        <w:t>see Section</w:t>
      </w:r>
      <w:r w:rsidR="005A5655" w:rsidRPr="00E457C1">
        <w:rPr>
          <w:noProof/>
          <w:lang w:val="en-US"/>
        </w:rPr>
        <w:t xml:space="preserve"> 3.7.7</w:t>
      </w:r>
      <w:r w:rsidRPr="00E457C1">
        <w:rPr>
          <w:noProof/>
          <w:lang w:val="en-US"/>
        </w:rPr>
        <w:t>)</w:t>
      </w:r>
      <w:r w:rsidR="009A7D65" w:rsidRPr="00E457C1">
        <w:rPr>
          <w:lang w:val="en-US"/>
        </w:rPr>
        <w:t xml:space="preserve"> </w:t>
      </w:r>
      <w:r w:rsidR="009A7D65" w:rsidRPr="00E457C1">
        <w:rPr>
          <w:noProof/>
          <w:lang w:val="en-US"/>
        </w:rPr>
        <w:t>but this assessment is limited by the small number of available studies</w:t>
      </w:r>
      <w:r w:rsidRPr="00E457C1">
        <w:rPr>
          <w:noProof/>
          <w:lang w:val="en-US"/>
        </w:rPr>
        <w:t xml:space="preserve">. For the </w:t>
      </w:r>
      <w:del w:id="483" w:author="Sara M Tuson" w:date="2021-06-27T21:04:00Z">
        <w:r w:rsidRPr="00E457C1" w:rsidDel="00D66169">
          <w:rPr>
            <w:noProof/>
            <w:lang w:val="en-US"/>
          </w:rPr>
          <w:delText>SH</w:delText>
        </w:r>
      </w:del>
      <w:ins w:id="484" w:author="Sara M Tuson" w:date="2021-06-27T21:04:00Z">
        <w:r w:rsidR="00D66169">
          <w:rPr>
            <w:noProof/>
            <w:lang w:val="en-US"/>
          </w:rPr>
          <w:t>Southern Hemisphere</w:t>
        </w:r>
      </w:ins>
      <w:r w:rsidRPr="00E457C1">
        <w:rPr>
          <w:noProof/>
          <w:lang w:val="en-US"/>
        </w:rPr>
        <w:t xml:space="preserve">, </w:t>
      </w:r>
      <w:r>
        <w:rPr>
          <w:noProof/>
        </w:rPr>
        <w:fldChar w:fldCharType="begin" w:fldLock="1"/>
      </w:r>
      <w:r w:rsidR="00D33CB6">
        <w:rPr>
          <w:noProof/>
          <w:lang w:val="en-US"/>
        </w:rPr>
        <w:instrText>ADDIN CSL_CITATION { "citationItems" : [ { "id" : "ITEM-1", "itemData" : { "DOI" : "10.1002/wcc.522", "ISSN" : "17577780", "author" : [ { "dropping-particle" : "", "family" : "Hegerl", "given" : "Gabriele C.", "non-dropping-particle" : "", "parse-names" : false, "suffix" : "" }, { "dropping-particle" : "", "family" : "Br\u00f6nnimann", "given" : "Stefan", "non-dropping-particle" : "", "parse-names" : false, "suffix" : "" }, { "dropping-particle" : "", "family" : "Schurer", "given" : "Andrew", "non-dropping-particle" : "", "parse-names" : false, "suffix" : "" }, { "dropping-particle" : "", "family" : "Cowan", "given" : "Tim", "non-dropping-particle" : "", "parse-names" : false, "suffix" : "" } ], "container-title" : "WIREs Climate Change", "id" : "ITEM-1", "issue" : "4", "issued" : { "date-parts" : [ [ "2018", "7" ] ] }, "page" : "e522", "title" : "The early 20th century warming: Anomalies, causes, and consequences", "translator" : [ { "dropping-particle" : "", "family" : "J4832", "given" : "", "non-dropping-particle" : "", "parse-names" : false, "suffix" : "" } ], "type" : "article-journal", "volume" : "9" }, "uris" : [ "http://www.mendeley.com/documents/?uuid=46db69f6-60a1-43cf-8d4e-270dcf4aa741" ] } ], "mendeley" : { "formattedCitation" : "(Hegerl et al., 2018)", "manualFormatting" : "Hegerl et al. (2018)", "plainTextFormattedCitation" : "(Hegerl et al., 2018)", "previouslyFormattedCitation" : "(Hegerl et al., 2018)" }, "properties" : { "noteIndex" : 0 }, "schema" : "https://github.com/citation-style-language/schema/raw/master/csl-citation.json" }</w:instrText>
      </w:r>
      <w:r>
        <w:rPr>
          <w:noProof/>
        </w:rPr>
        <w:fldChar w:fldCharType="separate"/>
      </w:r>
      <w:r w:rsidR="00393F8C">
        <w:rPr>
          <w:noProof/>
          <w:lang w:val="en-US"/>
        </w:rPr>
        <w:t>Hegerl et al. (2018)</w:t>
      </w:r>
      <w:r>
        <w:rPr>
          <w:noProof/>
        </w:rPr>
        <w:fldChar w:fldCharType="end"/>
      </w:r>
      <w:r w:rsidRPr="00E457C1">
        <w:rPr>
          <w:noProof/>
          <w:lang w:val="en-US"/>
        </w:rPr>
        <w:t xml:space="preserve"> found an instance of internal variability in the early 20</w:t>
      </w:r>
      <w:r w:rsidRPr="00566450">
        <w:rPr>
          <w:noProof/>
          <w:lang w:val="en-US"/>
          <w:rPrChange w:id="485" w:author="Sara M Tuson" w:date="2021-06-28T09:43:00Z">
            <w:rPr>
              <w:noProof/>
              <w:vertAlign w:val="superscript"/>
              <w:lang w:val="en-US"/>
            </w:rPr>
          </w:rPrChange>
        </w:rPr>
        <w:t>th</w:t>
      </w:r>
      <w:r w:rsidRPr="00E457C1">
        <w:rPr>
          <w:noProof/>
          <w:lang w:val="en-US"/>
        </w:rPr>
        <w:t xml:space="preserve"> century larger than that modelled, but indicated that could be an observational issue. </w:t>
      </w:r>
      <w:r>
        <w:rPr>
          <w:noProof/>
        </w:rPr>
        <w:fldChar w:fldCharType="begin" w:fldLock="1"/>
      </w:r>
      <w:r w:rsidR="00E719C0">
        <w:rPr>
          <w:noProof/>
          <w:lang w:val="en-US"/>
        </w:rPr>
        <w:instrText>ADDIN CSL_CITATION { "citationItems" : [ { "id" : "ITEM-1", "itemData" : { "DOI" : "10.1175/JCLI-D-19-0102.1", "ISSN" : "08948755", "abstract" : "The sea surface temperature (SST) contrast between the Northern Hemisphere (NH) and Southern Hemisphere (SH) influences the location of the intertropical convergence zone (ITCZ) and the intensity of the monsoon systems. This study examines the contributions of external forcing and unforced internal variability to the interhemispheric SST contrast in HadSST3 and ERSSTv5 observations, and 10 models from phase 5 of the Coupled Model Intercomparison Project (CMIP5) from 1881 to 2012. Using multimodel mean fingerprints, a significant influence of anthropogenic, but not natural, forcing is detected in the interhemispheric SST contrast, with the observed response larger than that of the model mean in ERSSTv5. The forced response consists of asymmetric NH\u2013SH SST cooling from the mid-twentieth century to around 1980, followed by opposite NH\u2013SH SST warming. The remaining best-estimate residual or unforced component is marked by NH\u2013SH SST maxima in the 1930s and mid-1960s, and a rapid NH\u2013SH SST decrease around 1970. Examination of decadal shifts in the observed interhemispheric SST contrast highlights the shift around 1970 as the most prominent from 1881 to 2012. Both NH and SH SST variability contributed to the shift, which appears not to be attributable to external forcings. Most models examined fail to capture such large-magnitude shifts in their control simulations, although some models with high interhemispheric SST variability are able to produce them. Large-magnitude shifts produced by the control simulations feature disparate spatial SST patterns, some of which are consistent with changes typically associated with the Atlantic meridional overturning circulation (AMOC).", "author" : [ { "dropping-particle" : "", "family" : "Friedman", "given" : "Andrew R.",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"Lee", "given" : "Shih Yu", "non-dropping-particle" : "", "parse-names" : false, "suffix" : "" }, { "dropping-particle" : "", "family" : "Kong", "given" : "Wenwen", "non-dropping-particle" : "", "parse-names" : false, "suffix" : "" }, { "dropping-particle" : "", "family" : "Cheng", "given" : "Wei", "non-dropping-particle" : "", "parse-names" : false, "suffix" : "" }, { "dropping-particle" : "", "family" : "Chiang", "given" : "John C.H.", "non-dropping-particle" : "", "parse-names" : false, "suffix" : "" } ], "container-title" : "Journal of Climate", "id" : "ITEM-1", "issue" : "9", "issued" : { "date-parts" : [ [ "2020" ] ] }, "title" : "Forced and unforced decadal behavior of the interhemispheric SST contrast during the instrumental period (1881\u20132012): Contextualizing the late 1960s\u2013early 1970s shift", "translator" : [ { "dropping-particle" : "", "family" : "J6754", "given" : "", "non-dropping-particle" : "", "parse-names" : false, "suffix" : "" } ], "type" : "article-journal", "volume" : "33" }, "uris" : [ "http://www.mendeley.com/documents/?uuid=89c5c484-7ef9-4408-bbad-adc9bd7565cf" ] } ], "mendeley" : { "formattedCitation" : "(Friedman et al., 2020)", "manualFormatting" : "Friedman et al. (2020)", "plainTextFormattedCitation" : "(Friedman et al., 2020)", "previouslyFormattedCitation" : "(Friedman et al., 2020)" }, "properties" : { "noteIndex" : 0 }, "schema" : "https://github.com/citation-style-language/schema/raw/master/csl-citation.json" }</w:instrText>
      </w:r>
      <w:r>
        <w:rPr>
          <w:noProof/>
        </w:rPr>
        <w:fldChar w:fldCharType="separate"/>
      </w:r>
      <w:r w:rsidR="00393F8C">
        <w:rPr>
          <w:noProof/>
          <w:lang w:val="en-US"/>
        </w:rPr>
        <w:t>Friedman et al. (2020)</w:t>
      </w:r>
      <w:r>
        <w:rPr>
          <w:noProof/>
        </w:rPr>
        <w:fldChar w:fldCharType="end"/>
      </w:r>
      <w:r w:rsidRPr="00E457C1">
        <w:rPr>
          <w:noProof/>
          <w:lang w:val="en-US"/>
        </w:rPr>
        <w:t xml:space="preserve"> found biases in interhemispheric SST contrast in some models that may be consistent with underestimated cooling after early-20</w:t>
      </w:r>
      <w:r w:rsidRPr="00566450">
        <w:rPr>
          <w:noProof/>
          <w:lang w:val="en-US"/>
          <w:rPrChange w:id="486" w:author="Sara M Tuson" w:date="2021-06-28T09:43:00Z">
            <w:rPr>
              <w:noProof/>
              <w:vertAlign w:val="superscript"/>
              <w:lang w:val="en-US"/>
            </w:rPr>
          </w:rPrChange>
        </w:rPr>
        <w:t>th</w:t>
      </w:r>
      <w:r w:rsidRPr="00E457C1">
        <w:rPr>
          <w:noProof/>
          <w:lang w:val="en-US"/>
        </w:rPr>
        <w:t xml:space="preserve"> century eruptions or underestimated Pacific decadal variability, but could also be due to an imperfect separation between internal variability and forced signal in the observations. Figure 3.</w:t>
      </w:r>
      <w:r w:rsidR="006334A5" w:rsidRPr="00E457C1">
        <w:rPr>
          <w:noProof/>
          <w:lang w:val="en-US"/>
        </w:rPr>
        <w:t>2</w:t>
      </w:r>
      <w:r w:rsidRPr="00E457C1">
        <w:rPr>
          <w:noProof/>
          <w:lang w:val="en-US"/>
        </w:rPr>
        <w:t xml:space="preserve">c, updated from </w:t>
      </w:r>
      <w:r w:rsidR="00A9794C">
        <w:rPr>
          <w:color w:val="000000"/>
          <w:shd w:val="clear" w:color="auto" w:fill="FFFFFF"/>
        </w:rPr>
        <w:fldChar w:fldCharType="begin" w:fldLock="1"/>
      </w:r>
      <w:r w:rsidR="00E719C0">
        <w:rPr>
          <w:color w:val="000000"/>
          <w:shd w:val="clear" w:color="auto" w:fill="FFFFFF"/>
          <w:lang w:val="en-US"/>
        </w:rPr>
        <w:instrText>ADDIN CSL_CITATION { "citationItems" : [ { "id" : "ITEM-1",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"ITEM-1",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"mendeley" : { "formattedCitation" : "(PAGES 2k Consortium, 2019)", "manualFormatting" : "PAGES 2k Consortium (2019)", "plainTextFormattedCitation" : "(PAGES 2k Consortium, 2019)", "previouslyFormattedCitation" : "(PAGES 2k Consortium, 2019)" }, "properties" : { "noteIndex" : 0 }, "schema" : "https://github.com/citation-style-language/schema/raw/master/csl-citation.json" }</w:instrText>
      </w:r>
      <w:r w:rsidR="00A9794C">
        <w:rPr>
          <w:color w:val="000000"/>
          <w:shd w:val="clear" w:color="auto" w:fill="FFFFFF"/>
        </w:rPr>
        <w:fldChar w:fldCharType="separate"/>
      </w:r>
      <w:r w:rsidR="00393F8C">
        <w:rPr>
          <w:noProof/>
          <w:color w:val="000000"/>
          <w:shd w:val="clear" w:color="auto" w:fill="FFFFFF"/>
          <w:lang w:val="en-US"/>
        </w:rPr>
        <w:t>PAGES 2k Consortium (2019)</w:t>
      </w:r>
      <w:r w:rsidR="00A9794C">
        <w:rPr>
          <w:color w:val="000000"/>
          <w:shd w:val="clear" w:color="auto" w:fill="FFFFFF"/>
        </w:rPr>
        <w:fldChar w:fldCharType="end"/>
      </w:r>
      <w:r w:rsidRPr="00E457C1">
        <w:rPr>
          <w:noProof/>
          <w:lang w:val="en-US"/>
        </w:rPr>
        <w:t xml:space="preserve">, compares modelled temperatures to reconstructions over the </w:t>
      </w:r>
      <w:r w:rsidR="00D54B52" w:rsidRPr="00E457C1">
        <w:rPr>
          <w:noProof/>
          <w:lang w:val="en-US"/>
        </w:rPr>
        <w:t>l</w:t>
      </w:r>
      <w:r w:rsidRPr="00E457C1">
        <w:rPr>
          <w:noProof/>
          <w:lang w:val="en-US"/>
        </w:rPr>
        <w:t>ast mille</w:t>
      </w:r>
      <w:r w:rsidR="004D6682" w:rsidRPr="00E457C1">
        <w:rPr>
          <w:noProof/>
          <w:lang w:val="en-US"/>
        </w:rPr>
        <w:t>n</w:t>
      </w:r>
      <w:r w:rsidRPr="00E457C1">
        <w:rPr>
          <w:noProof/>
          <w:lang w:val="en-US"/>
        </w:rPr>
        <w:t xml:space="preserve">nium. It indicates that models reproduce the observed variability well, at least for the </w:t>
      </w:r>
      <w:r w:rsidR="00E0723B" w:rsidRPr="00E457C1">
        <w:rPr>
          <w:noProof/>
          <w:lang w:val="en-US"/>
        </w:rPr>
        <w:t>time</w:t>
      </w:r>
      <w:ins w:id="487" w:author="Sara M Tuson" w:date="2021-06-27T22:07:00Z">
        <w:r w:rsidR="00630726">
          <w:rPr>
            <w:noProof/>
            <w:lang w:val="en-US"/>
          </w:rPr>
          <w:t xml:space="preserve"> </w:t>
        </w:r>
      </w:ins>
      <w:r w:rsidR="00E0723B" w:rsidRPr="00E457C1">
        <w:rPr>
          <w:noProof/>
          <w:lang w:val="en-US"/>
        </w:rPr>
        <w:t>scales</w:t>
      </w:r>
      <w:r w:rsidRPr="00E457C1">
        <w:rPr>
          <w:noProof/>
          <w:lang w:val="en-US"/>
        </w:rPr>
        <w:t xml:space="preserve"> between 20 and 50 years that paleo recon</w:t>
      </w:r>
      <w:r w:rsidR="00A2303F" w:rsidRPr="00E457C1">
        <w:rPr>
          <w:noProof/>
          <w:lang w:val="en-US"/>
        </w:rPr>
        <w:t>s</w:t>
      </w:r>
      <w:r w:rsidRPr="00E457C1">
        <w:rPr>
          <w:noProof/>
          <w:lang w:val="en-US"/>
        </w:rPr>
        <w:t xml:space="preserve">tructions typically resolve and that the figure represents. </w:t>
      </w:r>
      <w:r w:rsidR="00327EF6" w:rsidRPr="00E457C1">
        <w:rPr>
          <w:noProof/>
          <w:lang w:val="en-US"/>
        </w:rPr>
        <w:t>In summary,</w:t>
      </w:r>
      <w:r w:rsidR="00D75536" w:rsidRPr="00E457C1">
        <w:rPr>
          <w:noProof/>
          <w:lang w:val="en-US"/>
        </w:rPr>
        <w:t xml:space="preserve"> decadal GMST variability simulated in CMIP6 models spans the range of residual decadal variability in large-scale reconstructions (</w:t>
      </w:r>
      <w:r w:rsidR="00D75536" w:rsidRPr="00E457C1">
        <w:rPr>
          <w:i/>
          <w:noProof/>
          <w:lang w:val="en-US"/>
        </w:rPr>
        <w:t>medium evidence</w:t>
      </w:r>
      <w:r w:rsidR="00D75536" w:rsidRPr="008F0A8E">
        <w:rPr>
          <w:iCs/>
          <w:noProof/>
          <w:lang w:val="en-US"/>
          <w:rPrChange w:id="488" w:author="Ian Blenkinsop" w:date="2021-07-13T13:52:00Z">
            <w:rPr>
              <w:i/>
              <w:noProof/>
              <w:lang w:val="en-US"/>
            </w:rPr>
          </w:rPrChange>
        </w:rPr>
        <w:t>,</w:t>
      </w:r>
      <w:r w:rsidR="00D75536" w:rsidRPr="00E457C1">
        <w:rPr>
          <w:i/>
          <w:noProof/>
          <w:lang w:val="en-US"/>
        </w:rPr>
        <w:t xml:space="preserve"> low agreement</w:t>
      </w:r>
      <w:r w:rsidR="00D75536" w:rsidRPr="00E457C1">
        <w:rPr>
          <w:noProof/>
          <w:lang w:val="en-US"/>
        </w:rPr>
        <w:t>).</w:t>
      </w:r>
    </w:p>
    <w:p w14:paraId="5D820C2D" w14:textId="77777777" w:rsidR="009F594A" w:rsidRPr="00E457C1" w:rsidRDefault="009F594A" w:rsidP="009F594A">
      <w:pPr>
        <w:pStyle w:val="AR6BodyText"/>
        <w:rPr>
          <w:noProof/>
          <w:lang w:val="en-US"/>
        </w:rPr>
      </w:pPr>
    </w:p>
    <w:p w14:paraId="6119F143" w14:textId="21BDB84D" w:rsidR="009F594A" w:rsidRPr="00E457C1" w:rsidRDefault="009F594A" w:rsidP="009F594A">
      <w:pPr>
        <w:pStyle w:val="AR6BodyText"/>
        <w:rPr>
          <w:noProof/>
          <w:lang w:val="en-US"/>
        </w:rPr>
      </w:pPr>
      <w:r w:rsidRPr="00E457C1">
        <w:rPr>
          <w:noProof/>
          <w:lang w:val="en-US"/>
        </w:rPr>
        <w:lastRenderedPageBreak/>
        <w:t xml:space="preserve">In addition, new literature suggests that anthropogenic forcing itself may locally increase or decrease variability in surface temperatures </w:t>
      </w:r>
      <w:r>
        <w:rPr>
          <w:noProof/>
        </w:rPr>
        <w:fldChar w:fldCharType="begin" w:fldLock="1"/>
      </w:r>
      <w:r w:rsidR="00E719C0">
        <w:rPr>
          <w:noProof/>
          <w:lang w:val="en-US"/>
        </w:rPr>
        <w:instrText>ADDIN CSL_CITATION { "citationItems" : [ { "id" : "ITEM-1", "itemData" : { "DOI" : "10.1007/s00382-013-1830-9", "ISSN" : "1432-0894", "abstract" : "The ongoing loss of Arctic sea-ice cover has implications for the wider climate system. The detection and importance of the atmospheric impacts of sea-ice loss depends, in part, on the relative magnitudes of the sea-ice forced change compared to natural atmospheric internal variability (AIV). This study analyses large ensembles of two independent atmospheric general circulation models in order to separate the forced response to historical Arctic sea-ice loss (1979--2009) from AIV, and to quantify signal-to-noise ratios. We also present results from a simulation with the sea-ice forcing roughly doubled in magnitude. In proximity to regions of sea-ice loss, we identify statistically significant near-surface atmospheric warming and precipitation increases, in autumn and winter in both models. In winter, both models exhibit a significant lowering of sea level pressure and geopotential height over the Arctic. All of these responses are broadly similar, but strengthened and/or more geographically extensive, when the sea-ice forcing is doubled in magnitude. Signal-to-noise ratios differ considerably between variables and locations. The temperature and precipitation responses are significantly easier to detect (higher signal-to-noise ratio) than the sea level pressure or geopotential height responses. Equally, the local response (i.e., in the vicinity of sea-ice loss) is easier to detect than the mid-latitude or upper-level responses. Based on our estimates of signal-to-noise, we conjecture that the local near-surface temperature and precipitation responses to past Arctic sea-ice loss exceed AIV and are detectable in observed records, but that the potential atmospheric circulation, upper-level and remote responses may be partially or wholly masked by AIV.", "author" : [ { "dropping-particle" : "", "family" : "Screen", "given" : "James A", "non-dropping-particle" : "", "parse-names" : false, "suffix" : "" }, { "dropping-particle" : "", "family" : "Deser", "given" : "Clara", "non-dropping-particle" : "", "parse-names" : false, "suffix" : "" }, { "dropping-particle" : "", "family" : "Simmonds", "given" : "Ian", "non-dropping-particle" : "", "parse-names" : false, "suffix" : "" }, { "dropping-particle" : "", "family" : "Tomas", "given" : "Robert", "non-dropping-particle" : "", "parse-names" : false, "suffix" : "" } ], "container-title" : "Climate Dynamics", "id" : "ITEM-1", "issue" : "1", "issued" : { "date-parts" : [ [ "2014" ] ] }, "page" : "333-344", "title" : "Atmospheric impacts of Arctic sea-ice loss, 1979--2009: separating forced change from atmospheric internal variability", "translator" : [ { "dropping-particle" : "", "family" : "J3847", "given" : "", "non-dropping-particle" : "", "parse-names" : false, "suffix" : "" } ], "type" : "article-journal", "volume" : "43" }, "uris" : [ "http://www.mendeley.com/documents/?uuid=8ff5b0d1-eb05-456a-96bf-d2b4599a4710" ] }, { "id" : "ITEM-2", "itemData" : { "DOI" : "10.1175/JCLI-D-14-00821.1", "ISSN" : "0894-8755", "abstract" : "AbstractThe annual cycle is the largest variability for many climate variables outside the tropics. Whether human activities have affected the annual cycle at the regional scale is unclear. In this study, long-term changes in the amplitude of surface air temperature annual cycle in the observations are compared with those simulated by the climate models participating in phase 5 of the Coupled Model Intercomparison Project (CMIP5). Different spatial domains ranging from hemispheric to subcontinental scales in mid- to high-latitude land areas for the period 1950?2005 are considered. Both the optimal fingerprinting and a nonoptimal detection and attribution technique are used. The results show that the space?time pattern of model-simulated responses to the combined effect of anthropogenic and natural forcings is consistent with the observed changes. In particular, models capture not only the decrease in the temperature seasonality in the northern high latitudes and East Asia, but also the increase in the Mediterranean region. A human influence on the weakening in the temperature seasonality in the Northern Hemisphere is detected, particularly in the high latitudes (50\u00b0?70\u00b0N) where the influence of the anthropogenic forcing can be separated from that of the natural forcing.", "author" : [ { "dropping-particle" : "", "family" : "Qian", "given" : "Cheng", "non-dropping-particle" : "", "parse-names" : false, "suffix" : "" }, { "dropping-particle" : "", "family" : "Zhang", "given" : "Xuebin", "non-dropping-particle" : "", "parse-names" : false, "suffix" : "" } ], "container-title" : "Journal of Climate", "id" : "ITEM-2", "issue" : "15", "issued" : { "date-parts" : [ [ "2015", "4" ] ] }, "page" : "5908-5921", "publisher" : "American Meteorological Society", "title" : "Human Influences on Changes in the Temperature Seasonality in Mid- to High-Latitude Land Areas", "translator" : [ { "dropping-particle" : "", "family" : "J5575", "given" : "", "non-dropping-particle" : "", "parse-names" : false, "suffix" : "" } ], "type" : "article-journal", "volume" : "28" }, "uris" : [ "http://www.mendeley.com/documents/?uuid=e5145278-dd14-4ed5-8b49-7e1257d900f1" ] }, { "id" : "ITEM-3", "itemData" : { "DOI" : "10.1038/nclimate3381", "ISSN" : "17586798", "abstract" : "Natural unforced variability in global mean surface air temperature (GMST) can mask or exaggerate human-caused global warming, and thus a complete understanding of this variability is highly desirable. Significant progress has been made in elucidating the magnitude and physical origins of present-day unforced GMST variability, but it has remained unclear how such variability may change as the climate warms. Here we present modelling evidence that indicates that the magnitude of low-frequency GMST variability is likely to decline in a warmer climate and that its generating mechanisms may be fundamentally altered. In particular, a warmer climate results in lower albedo at high latitudes, which yields a weaker albedo feedback on unforced GMST variability. These results imply that unforced GMST variability is dependent on the background climatological conditions, and thus climate model control simulations run under perpetual pre-industrial conditions may have only limited relevance for understanding the unforced GMST variability of the future.", "author" : [ { "dropping-particle" : "", "family" : "Brown", "given" : "Patrick T.", "non-dropping-particle" : "", "parse-names" : false, "suffix" : "" }, { "dropping-particle" : "", "family" : "Ming", "given" : "Yi", "non-dropping-particle" : "", "parse-names" : false, "suffix" : "" }, { "dropping-particle" : "", "family" : "Li", "given" : "Wenhong", "non-dropping-particle" : "", "parse-names" : false, "suffix" : "" }, { "dropping-particle" : "", "family" : "Hill", "given" : "Spencer A.", "non-dropping-particle" : "", "parse-names" : false, "suffix" : "" } ], "container-title" : "Nature Climate Change", "id" : "ITEM-3", "issue" : "10", "issued" : { "date-parts" : [ [ "2017" ] ] }, "title" : "Change in the magnitude and mechanisms of global temperature variability with warming", "translator" : [ { "dropping-particle" : "", "family" : "J6753", "given" : "", "non-dropping-particle" : "", "parse-names" : false, "suffix" : "" } ], "type" : "article-journal", "volume" : "7" }, "uris" : [ "http://www.mendeley.com/documents/?uuid=b55103d7-77c9-4f0e-8170-23e3fb823c33" ] }, { "id" : "ITEM-4", "itemData" : { "DOI" : "10.1175/JCLI-D-17-0643.1", "ISSN" : "08948755", "abstract" : "Observed long-term variations in summer season timing and length in the Northern Hemisphere (NH) continents and their subregions were analyzed using temperature-based indices. The climatological mean showed coastal-inland contrast; summer starts and ends earlier inland than in coastal areas because of differences in heat capacity. Observations for the past 60 years (1953-2012) show lengthening of the summer season with earlier summer onset and delayed summer withdrawal across the NH. The summer onset advance contributed more to the observed increase in summer season length in many regions than the delay of summer withdrawal. To understand anthropogenic and natural contributions to the observed change, summer season trends from phase 5 of the Coupled Model Intercomparison Project (CMIP5) multimodel simulations forced with the observed external forcings [anthropogenic plus natural forcing (ALL), natural forcing only (NAT), and greenhouse gas forcing only (GHG)] were analyzed. ALL and GHG simulations were found to reproduce the overall observed global and regional lengthening trends, but NAT had negligible trends, which implies that increased greenhouse gases were the main cause of the observed changes. However, ALL runs tend to underestimate the observed trend of summer onset and overestimate that of withdrawal, the causes of which remain to be determined. Possible contributions of multidecadal variabilities, such as Pacific decadal oscillation and Atlantic multidecadal oscillation, to the observed regional trends in summer season length were also assessed. The results suggest that multidecadal variability can explain a moderate portion (about \u00b110%) of the observed trends in summer season length, mainly over the high latitudes.", "author" : [ { "dropping-particle" : "", "family" : "Park", "given" : "Bo Joung", "non-dropping-particle" : "", "parse-names" : false, "suffix" : "" }, { "dropping-particle" : "", "family" : "Kim", "given" : "Yeon Hee", "non-dropping-particle" : "", "parse-names" : false, "suffix" : "" }, { "dropping-particle" : "", "family" : "Min", "given" : "Seung Ki", "non-dropping-particle" : "", "parse-names" : false, "suffix" : "" }, { "dropping-particle" : "", "family" : "Lim", "given" : "Eun Pa", "non-dropping-particle" : "", "parse-names" : false, "suffix" : "" } ], "container-title" : "Journal of Climate", "id" : "ITEM-4", "issue" : "17", "issued" : { "date-parts" : [ [ "2018" ] ] }, "title" : "Anthropogenic and natural contributions to the lengthening of the summer season in the Northern Hemisphere", "translator" : [ { "dropping-particle" : "", "family" : "J6752", "given" : "", "non-dropping-particle" : "", "parse-names" : false, "suffix" : "" } ], "type" : "article-journal", "volume" : "31" }, "uris" : [ "http://www.mendeley.com/documents/?uuid=487aacda-0e4a-4b7f-b3bd-08bd1266090a" ] }, { "id" : "ITEM-5", "itemData" : { "DOI" : "10.1175/jcli-d-20-0084.1", "ISSN" : "0894-8755", "abstract" : "This study provides the first quantitative assessment of observed long-term changes in summer season timing and length in the Southern Hemisphere (SH) and its sub-regions over the past 60 years, enabling a global completeness by complimenting such characteristics previously reported for the Northern Hemisphere (NH). Using an objective algorithm based on temperature indices, relative measures of summer onset, withdrawal, and duration are determined at each land location over the period 1953\u20132012. Significant widespread summer season lengthening, due to earlier onset and delayed withdrawal, has occurred across the SH, a longer period for extreme heatwave events and wildfires to potentially occur. The asymmetric magnitude (onset versus withdrawal) in summer season lengthening is slightly less over the SH compared to the NH. Contributions of anthropogenic and natural factors to the observed trends in summer season characteristics were investigated using Coupled Model Intercomparison Project phase 5 (CMIP5) multimodel simulations integrated with observed external forcings (anthropogenic plus natural, ALL), greenhouse-gas forcing only (GHG), and natural forcing only (solar and volcanic activities, NAT). Overall, consistent with the NH, increased greenhouse-gases were the main cause of observed changes in the SH with negligible contribution from other external forcings. ALL and GHG simulations also reproduced a slight tendency for earlier summer onset to contribute more to summer lengthening. Proportions of observed regional trends in summer season indices attributable to trends in long-term internal variability in the SH, namely the Interdecadal Pacific Oscillation (IPO) and Southern Annular Mode (SAM), suggests such variability can only explain up to \u223c12%, supporting the dominant role of greenhouse-gas forcing.", "author" : [ { "dropping-particle" : "", "family" : "Weller", "given" : "Evan", "non-dropping-particle" : "", "parse-names" : false, "suffix" : "" }, { "dropping-particle" : "", "family" : "Park", "given" : "Bo-Joung", "non-dropping-particle" : "", "parse-names" : false, "suffix" : "" }, { "dropping-particle" : "", "family" : "Min", "given" : "Seung-Ki", "non-dropping-particle" : "", "parse-names" : false, "suffix" : "" } ], "container-title" : "Journal of Climate", "id" : "ITEM-5", "issued" : { "date-parts" : [ [ "2020" ] ] }, "title" : "Anthropogenic and natural contributions to the lengthening of the Southern Hemisphere summer season", "translator" : [ { "dropping-particle" : "", "family" : "J6751", "given" : "", "non-dropping-particle" : "", "parse-names" : false, "suffix" : "" } ], "type" : "article-journal" }, "uris" : [ "http://www.mendeley.com/documents/?uuid=84ab1595-122f-47fa-b6c4-2de19cae92bc" ] }, { "id" : "ITEM-6", "itemData" : { "DOI" : "10.1126/science.aas8806", "ISSN" : "10959203", "PMID" : "30026201", "abstract" : "We provide scientific evidence that a human-caused signal in the seasonal cycle of tropospheric temperature has emerged from the background noise of natural variability. Satellite data and the anthropogenic \u201cfingerprint\u201d predicted by climate models show common large-scale changes in geographical patterns of seasonal cycle amplitude. These common features include increases in amplitude at mid-latitudes in both hemispheres, amplitude decreases at high latitudes in the Southern Hemisphere, and small changes in the tropics. Simple physical mechanisms explain these features. The model fingerprint of seasonal cycle changes is identifiable with high statistical confidence in five out of six satellite temperature datasets. Our results suggest that attribution studies with the changing seasonal cycle provide powerful evidence for a significant human effect on Earth\u2019s climate.", "author" : [ { "dropping-particle" : "", "family" : "Santer", "given" : "Benjamin D.", "non-dropping-particle" : "", "parse-names" : false, "suffix" : "" }, { "dropping-particle" : "", "family" : "Po-Chedley", "given" : "Stephen", "non-dropping-particle" : "", "parse-names" : false, "suffix" : "" }, { "dropping-particle" : "", "family" : "Zelinka", "given" : "Mark D.", "non-dropping-particle" : "", "parse-names" : false, "suffix" : "" }, { "dropping-particle" : "", "family" : "Cvijanovic", "given" : "Ivana", "non-dropping-particle" : "", "parse-names" : false, "suffix" : "" }, { "dropping-particle" : "", "family" : "Bonfils", "given" : "C\u00e9line", "non-dropping-particle" : "", "parse-names" : false, "suffix" : "" }, { "dropping-particle" : "", "family" : "Durack", "given" : "Paul J.", "non-dropping-particle" : "", "parse-names" : false, "suffix" : "" }, { "dropping-particle" : "", "family" : "Fu", "given" : "Qiang", "non-dropping-particle" : "", "parse-names" : false, "suffix" : "" }, { "dropping-particle" : "", "family" : "Kiehl", "given" : "Jeffrey", "non-dropping-particle" : "", "parse-names" : false, "suffix" : "" }, { "dropping-particle" : "", "family" : "Mears", "given" : "Carl", "non-dropping-particle" : "", "parse-names" : false, "suffix" : "" }, { "dropping-particle" : "", "family" : "Painter", "given" : "Jeffrey", "non-dropping-particle" : "", "parse-names" : false, "suffix" : "" }, { "dropping-particle" : "", "family" : "Pallotta", "given" : "Giuliana", "non-dropping-particle" : "", "parse-names" : false, "suffix" : "" }, { "dropping-particle" :</w:instrText>
      </w:r>
      <w:r w:rsidR="00E719C0" w:rsidRPr="006814DF">
        <w:rPr>
          <w:noProof/>
        </w:rPr>
        <w:instrText xml:space="preserve"> "", "family" : "Solomon", "given" : "Susan", "non-dropping-particle" : "", "parse-names" : false, "suffix" : "" }, { "dropping-particle" : "", "family" : "Wentz", "given" : "Frank J.", "non-dropping-particle" : "", "parse-names" : false, "suffix" : "" }, { "dropping-particle" : "", "family" : "Zou", "given" : "Cheng Zhi", "non-dropping-particle" : "", "parse-names" : false, "suffix" : "" } ], "container-title" : "Science", "id" : "ITEM-6", "issue" : "6399", "issued" : { "date-parts" : [ [ "2018" ] ] }, "title" : "Human influence on the seasonal cycle of tropospheric temperature", "translator" : [ { "dropping-particle" : "", "family" : "J6381", "given" : "", "non-dropping-particle" : "", "parse-names" : false, "suffix" : "" } ], "type" : "article-journal", "volume" : "361" }, "uris" : [ "http://www.mendeley.com/documents/?uuid=54613d13-79b4-4423-b809-b41e3965a375" ] } ], "mendeley" : { "formattedCitation" : "(Screen et al., 2014; Qian and Zhang, 2015; Brown et al., 2017; Park et al., 2018; Santer et al., 2018; Weller et al., 2020)", "plainTextFormattedCitation" : "(Screen et al., 2014; Qian and Zhang, 2015; Brown et al., 2017; Park et al., 2018; Santer et al., 2018; Weller et al., 2020)", "previouslyFormattedCitation" : "(Screen et al., 2014; Qian and Zhang, 2015; Brown et al., 2017; Park et al., 2018; Santer et al., 2018; Weller et al., 2020)" }, "properties" : { "noteIndex" : 0 }, "schema" : "https://github.com/citation-style-language/schema/raw/master/csl-citation.json" }</w:instrText>
      </w:r>
      <w:r>
        <w:rPr>
          <w:noProof/>
        </w:rPr>
        <w:fldChar w:fldCharType="separate"/>
      </w:r>
      <w:r w:rsidR="00393F8C">
        <w:rPr>
          <w:noProof/>
          <w:lang w:val="fr-CA"/>
        </w:rPr>
        <w:t>(Screen et al., 2014; Qian and Zhang, 2015; Brown et al., 2017; Park et al., 2018; Santer et al., 2018; Weller et al., 2020)</w:t>
      </w:r>
      <w:r>
        <w:rPr>
          <w:noProof/>
        </w:rPr>
        <w:fldChar w:fldCharType="end"/>
      </w:r>
      <w:r w:rsidRPr="007E0A8E">
        <w:rPr>
          <w:noProof/>
          <w:lang w:val="fr-CA"/>
        </w:rPr>
        <w:t xml:space="preserve">. </w:t>
      </w:r>
      <w:r w:rsidRPr="00E457C1">
        <w:rPr>
          <w:noProof/>
          <w:lang w:val="en-US"/>
        </w:rPr>
        <w:t>Those studies imply limitations in the use of pre</w:t>
      </w:r>
      <w:r w:rsidR="007E306F" w:rsidRPr="00E457C1">
        <w:rPr>
          <w:noProof/>
          <w:lang w:val="en-US"/>
        </w:rPr>
        <w:t>-</w:t>
      </w:r>
      <w:r w:rsidRPr="00E457C1">
        <w:rPr>
          <w:noProof/>
          <w:lang w:val="en-US"/>
        </w:rPr>
        <w:t xml:space="preserve">industrial control simulations to quantify the role of unforced variability over the historical period. </w:t>
      </w:r>
      <w:r w:rsidR="00E0723B">
        <w:rPr>
          <w:noProof/>
        </w:rPr>
        <w:t>Some r</w:t>
      </w:r>
      <w:r>
        <w:rPr>
          <w:noProof/>
        </w:rPr>
        <w:t xml:space="preserve">ecent </w:t>
      </w:r>
      <w:r w:rsidR="00E0723B">
        <w:rPr>
          <w:noProof/>
        </w:rPr>
        <w:t>attribution studies</w:t>
      </w:r>
      <w:r>
        <w:rPr>
          <w:noProof/>
        </w:rPr>
        <w:t xml:space="preserve"> </w:t>
      </w:r>
      <w:r>
        <w:rPr>
          <w:noProof/>
        </w:rPr>
        <w:fldChar w:fldCharType="begin" w:fldLock="1"/>
      </w:r>
      <w:r w:rsidR="00E719C0">
        <w:rPr>
          <w:noProof/>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"ITEM-2",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w:instrText>
      </w:r>
      <w:r w:rsidR="00E719C0" w:rsidRPr="006814DF">
        <w:rPr>
          <w:noProof/>
          <w:lang w:val="en-GB"/>
        </w:rPr>
        <w:instrText>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"ITEM-2",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"(Gillett et al., 2021; Ribes et al., 2021)", "plainTextFormattedCitation" : "(Gillett et al., 2021; Ribes et al., 2021)", "previouslyFormattedCitation" : "(Gillett et al., 2021; Ribes et al., 2021)" }, "properties" : { "noteIndex" : 0 }, "schema" : "https://github.com/citation-style-language/schema/raw/master/csl-citation.json" }</w:instrText>
      </w:r>
      <w:r>
        <w:rPr>
          <w:noProof/>
        </w:rPr>
        <w:fldChar w:fldCharType="separate"/>
      </w:r>
      <w:r w:rsidR="00393F8C">
        <w:rPr>
          <w:noProof/>
          <w:lang w:val="en-US"/>
        </w:rPr>
        <w:t>(Gillett et al., 2021; Ribes et al., 2021)</w:t>
      </w:r>
      <w:r>
        <w:rPr>
          <w:noProof/>
        </w:rPr>
        <w:fldChar w:fldCharType="end"/>
      </w:r>
      <w:r w:rsidRPr="00E457C1">
        <w:rPr>
          <w:noProof/>
          <w:lang w:val="en-US"/>
        </w:rPr>
        <w:t xml:space="preserve"> </w:t>
      </w:r>
      <w:r w:rsidR="00E0723B" w:rsidRPr="00E457C1">
        <w:rPr>
          <w:noProof/>
          <w:lang w:val="en-US"/>
        </w:rPr>
        <w:t xml:space="preserve">have </w:t>
      </w:r>
      <w:r w:rsidRPr="00E457C1">
        <w:rPr>
          <w:noProof/>
          <w:lang w:val="en-US"/>
        </w:rPr>
        <w:t>estimate</w:t>
      </w:r>
      <w:r w:rsidR="00E0723B" w:rsidRPr="00E457C1">
        <w:rPr>
          <w:noProof/>
          <w:lang w:val="en-US"/>
        </w:rPr>
        <w:t>d</w:t>
      </w:r>
      <w:r w:rsidRPr="00E457C1">
        <w:rPr>
          <w:noProof/>
          <w:lang w:val="en-US"/>
        </w:rPr>
        <w:t xml:space="preserve"> variability from ensembles of forced simulations instead, </w:t>
      </w:r>
      <w:r w:rsidR="00E0723B" w:rsidRPr="00E457C1">
        <w:rPr>
          <w:noProof/>
          <w:lang w:val="en-US"/>
        </w:rPr>
        <w:t xml:space="preserve">which would be expected to resolve </w:t>
      </w:r>
      <w:r w:rsidR="007C14E1" w:rsidRPr="00E457C1">
        <w:rPr>
          <w:noProof/>
          <w:lang w:val="en-US"/>
        </w:rPr>
        <w:t>any such changes in variability</w:t>
      </w:r>
      <w:r w:rsidRPr="00E457C1">
        <w:rPr>
          <w:noProof/>
          <w:lang w:val="en-US"/>
        </w:rPr>
        <w:t xml:space="preserve">. </w:t>
      </w:r>
    </w:p>
    <w:p w14:paraId="3B498C27" w14:textId="77777777" w:rsidR="009F594A" w:rsidRPr="00E457C1" w:rsidRDefault="009F594A" w:rsidP="009F594A">
      <w:pPr>
        <w:pStyle w:val="AR6BodyText"/>
        <w:rPr>
          <w:noProof/>
          <w:lang w:val="en-US"/>
        </w:rPr>
      </w:pPr>
    </w:p>
    <w:p w14:paraId="0F9294D4" w14:textId="2F8F8877" w:rsidR="009F594A" w:rsidRDefault="006334A5" w:rsidP="009F594A">
      <w:pPr>
        <w:pStyle w:val="AR6BodyText"/>
        <w:rPr>
          <w:noProof/>
        </w:rPr>
      </w:pPr>
      <w:r w:rsidRPr="00E457C1">
        <w:rPr>
          <w:noProof/>
          <w:lang w:val="en-US"/>
        </w:rPr>
        <w:t xml:space="preserve">Figure 3.5 </w:t>
      </w:r>
      <w:r w:rsidR="009F594A" w:rsidRPr="00E457C1">
        <w:rPr>
          <w:noProof/>
          <w:lang w:val="en-US"/>
        </w:rPr>
        <w:t xml:space="preserve">shows the standard deviation of zonal-mean surface temperature in CMIP6 pre-industrial control simulations and observed temperature datasets. </w:t>
      </w:r>
      <w:r w:rsidR="007C14E1" w:rsidRPr="00E457C1">
        <w:rPr>
          <w:noProof/>
          <w:lang w:val="en-US"/>
        </w:rPr>
        <w:t xml:space="preserve">Results are consistent with those based on </w:t>
      </w:r>
      <w:r w:rsidR="009F594A" w:rsidRPr="00E457C1">
        <w:rPr>
          <w:noProof/>
          <w:lang w:val="en-US"/>
        </w:rPr>
        <w:t>CMIP5</w:t>
      </w:r>
      <w:r w:rsidR="007C14E1" w:rsidRPr="00E457C1">
        <w:rPr>
          <w:noProof/>
          <w:lang w:val="en-US"/>
        </w:rPr>
        <w:t xml:space="preserve"> models</w:t>
      </w:r>
      <w:r w:rsidR="009F594A" w:rsidRPr="00E457C1">
        <w:rPr>
          <w:noProof/>
          <w:lang w:val="en-US"/>
        </w:rPr>
        <w:t xml:space="preserve">, which showed the largest model spread where variability is also large, in the tropics and </w:t>
      </w:r>
      <w:commentRangeStart w:id="489"/>
      <w:commentRangeStart w:id="490"/>
      <w:r w:rsidR="009F594A" w:rsidRPr="00E457C1">
        <w:rPr>
          <w:noProof/>
          <w:lang w:val="en-US"/>
        </w:rPr>
        <w:t>mid- to high</w:t>
      </w:r>
      <w:ins w:id="491" w:author="Sara M Tuson" w:date="2021-06-24T11:30:00Z">
        <w:r w:rsidR="00B91812">
          <w:rPr>
            <w:noProof/>
            <w:lang w:val="en-US"/>
          </w:rPr>
          <w:t xml:space="preserve"> </w:t>
        </w:r>
      </w:ins>
      <w:del w:id="492" w:author="Sara M Tuson" w:date="2021-06-24T11:30:00Z">
        <w:r w:rsidR="009F594A" w:rsidRPr="00E457C1" w:rsidDel="00B91812">
          <w:rPr>
            <w:noProof/>
            <w:lang w:val="en-US"/>
          </w:rPr>
          <w:delText>-</w:delText>
        </w:r>
      </w:del>
      <w:r w:rsidR="009F594A" w:rsidRPr="00E457C1">
        <w:rPr>
          <w:noProof/>
          <w:lang w:val="en-US"/>
        </w:rPr>
        <w:t>latitudes</w:t>
      </w:r>
      <w:commentRangeEnd w:id="489"/>
      <w:r w:rsidR="00401078">
        <w:rPr>
          <w:rStyle w:val="CommentReference"/>
          <w:lang w:val="en-GB"/>
        </w:rPr>
        <w:commentReference w:id="489"/>
      </w:r>
      <w:commentRangeEnd w:id="490"/>
      <w:r w:rsidR="00F01621">
        <w:rPr>
          <w:rStyle w:val="CommentReference"/>
          <w:lang w:val="en-GB"/>
        </w:rPr>
        <w:commentReference w:id="490"/>
      </w:r>
      <w:r w:rsidR="009F594A" w:rsidRPr="00E457C1">
        <w:rPr>
          <w:noProof/>
          <w:lang w:val="en-US"/>
        </w:rPr>
        <w:t xml:space="preserve"> </w:t>
      </w:r>
      <w:r w:rsidR="009F594A">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9F594A">
        <w:rPr>
          <w:noProof/>
        </w:rPr>
        <w:fldChar w:fldCharType="separate"/>
      </w:r>
      <w:r w:rsidR="00393F8C">
        <w:rPr>
          <w:noProof/>
          <w:lang w:val="en-US"/>
        </w:rPr>
        <w:t>(Flato et al., 2013)</w:t>
      </w:r>
      <w:r w:rsidR="009F594A">
        <w:rPr>
          <w:noProof/>
        </w:rPr>
        <w:fldChar w:fldCharType="end"/>
      </w:r>
      <w:r w:rsidR="009F594A" w:rsidRPr="00E457C1">
        <w:rPr>
          <w:noProof/>
          <w:lang w:val="en-US"/>
        </w:rPr>
        <w:t xml:space="preserve">. Modelled variability is within a factor two of observed variability over most of the globe. The </w:t>
      </w:r>
      <w:r w:rsidR="00CB1A84" w:rsidRPr="00E457C1">
        <w:rPr>
          <w:noProof/>
          <w:lang w:val="en-US"/>
        </w:rPr>
        <w:t>apparent overestimation of high latitude variability in models compared to observations may be</w:t>
      </w:r>
      <w:r w:rsidR="007B706D" w:rsidRPr="00E457C1">
        <w:rPr>
          <w:noProof/>
          <w:lang w:val="en-US"/>
        </w:rPr>
        <w:t xml:space="preserve"> due</w:t>
      </w:r>
      <w:r w:rsidR="00CB1A84" w:rsidRPr="00E457C1">
        <w:rPr>
          <w:noProof/>
          <w:lang w:val="en-US"/>
        </w:rPr>
        <w:t xml:space="preserve"> to interpolation and infilling over data sparse high latitude regions in the observational products shown here</w:t>
      </w:r>
      <w:r w:rsidR="009F594A" w:rsidRPr="00E457C1">
        <w:rPr>
          <w:noProof/>
          <w:lang w:val="en-US"/>
        </w:rPr>
        <w:t xml:space="preserve"> </w:t>
      </w:r>
      <w:r w:rsidR="009F594A">
        <w:rPr>
          <w:noProof/>
        </w:rPr>
        <w:fldChar w:fldCharType="begin" w:fldLock="1"/>
      </w:r>
      <w:r w:rsidR="00E719C0">
        <w:rPr>
          <w:noProof/>
          <w:lang w:val="en-US"/>
        </w:rPr>
        <w:instrText>ADDIN CSL_CITATION { "citationItems" : [ { "id" : "ITEM-1", "itemData" : { "DOI" : "10.1007/s00376-015-5194-4", "ISSN" : "02561530", "abstract" : "The purpose of this review article is to discuss the development and associated estimation of uncertainties in the global and hemispheric surface temperature records. The review begins by detailing the groups that produce surface temperature datasets. After discussing the reasons for similarities and differences between the various products, the main issues that must be addressed when deriving accurate estimates, particularly for hemispheric and global averages, are then considered. These issues are discussed in the order of their importance for temperature records at these spatial scales: biases in SST data, particularly before the 1940s; the exposure of land-based thermometers before the development of louvred screens in the late 19th century; and urbanization effects in some regions in recent decades. The homogeneity of land-based records is also discussed; however, at these large scales it is relatively unimportant. The article concludes by illustrating hemispheric and global temperature records from the four groups that produce series in near-real time.", "author" : [ { "dropping-particle" : "", "family" : "Jones", "given" : "Philip", "non-dropping-particle" : "", "parse-names" : false, "suffix" : "" } ], "container-title" : "Advances in Atmospheric Sciences", "id" : "ITEM-1", "issue" : "3", "issued" : { "date-parts" : [ [ "2016" ] ] }, "title" : "The reliability of global and hemispheric surface temperature records", "translator" : [ { "dropping-particle" : "", "family" : "J6750", "given" : "", "non-dropping-particle" : "", "parse-names" : false, "suffix" : "" } ], "type" : "article", "volume" : "33" }, "uris" : [ "http://www.mendeley.com/documents/?uuid=343b89c4-77da-4422-b284-5afea86650f5" ] } ], "mendeley" : { "formattedCitation" : "(Jones, 2016)", "plainTextFormattedCitation" : "(Jones, 2016)", "previouslyFormattedCitation" : "(Jones, 2016)" }, "properties" : { "noteIndex" : 0 }, "schema" : "https://github.com/citation-style-language/schema/raw/master/csl-citation.json" }</w:instrText>
      </w:r>
      <w:r w:rsidR="009F594A">
        <w:rPr>
          <w:noProof/>
        </w:rPr>
        <w:fldChar w:fldCharType="separate"/>
      </w:r>
      <w:r w:rsidR="00393F8C">
        <w:rPr>
          <w:noProof/>
        </w:rPr>
        <w:t>(Jones, 2016)</w:t>
      </w:r>
      <w:r w:rsidR="009F594A">
        <w:rPr>
          <w:noProof/>
        </w:rPr>
        <w:fldChar w:fldCharType="end"/>
      </w:r>
      <w:r w:rsidR="009F594A">
        <w:rPr>
          <w:noProof/>
        </w:rPr>
        <w:t>.</w:t>
      </w:r>
    </w:p>
    <w:p w14:paraId="056448A2" w14:textId="77777777" w:rsidR="009F594A" w:rsidRDefault="009F594A" w:rsidP="009F594A">
      <w:pPr>
        <w:pStyle w:val="AR6BodyText"/>
        <w:rPr>
          <w:noProof/>
        </w:rPr>
      </w:pPr>
    </w:p>
    <w:p w14:paraId="73432A7E" w14:textId="77777777" w:rsidR="009F594A" w:rsidRDefault="009F594A" w:rsidP="009F594A">
      <w:pPr>
        <w:pStyle w:val="AR6BodyText"/>
        <w:rPr>
          <w:noProof/>
        </w:rPr>
      </w:pPr>
    </w:p>
    <w:p w14:paraId="72C21417" w14:textId="5E19FF62" w:rsidR="009F594A" w:rsidRPr="00B33D13" w:rsidRDefault="009F594A" w:rsidP="009F594A">
      <w:pPr>
        <w:pStyle w:val="AR6BodyText"/>
        <w:rPr>
          <w:b/>
          <w:noProof/>
        </w:rPr>
      </w:pPr>
      <w:r w:rsidRPr="00B33D13">
        <w:rPr>
          <w:b/>
          <w:noProof/>
        </w:rPr>
        <w:t xml:space="preserve">[START </w:t>
      </w:r>
      <w:r w:rsidRPr="00B33D13">
        <w:rPr>
          <w:rStyle w:val="AR6Chap3FigureCar"/>
          <w:b/>
          <w:noProof/>
          <w:sz w:val="22"/>
          <w:lang w:val="en-GB"/>
        </w:rPr>
        <w:t>FIGURE 3.</w:t>
      </w:r>
      <w:r w:rsidR="006334A5">
        <w:rPr>
          <w:rStyle w:val="AR6Chap3FigureCar"/>
          <w:b/>
          <w:noProof/>
          <w:sz w:val="22"/>
          <w:lang w:val="en-GB"/>
        </w:rPr>
        <w:t>5</w:t>
      </w:r>
      <w:r w:rsidRPr="00B33D13">
        <w:rPr>
          <w:b/>
          <w:noProof/>
        </w:rPr>
        <w:t xml:space="preserve"> HERE]</w:t>
      </w:r>
    </w:p>
    <w:p w14:paraId="1A899AFD" w14:textId="77777777" w:rsidR="009F594A" w:rsidRDefault="009F594A" w:rsidP="009F594A">
      <w:pPr>
        <w:pStyle w:val="AR6BodyText"/>
        <w:rPr>
          <w:noProof/>
        </w:rPr>
      </w:pPr>
    </w:p>
    <w:p w14:paraId="2C0B8D4A" w14:textId="5F906C98" w:rsidR="009F594A" w:rsidRDefault="00C25BB6" w:rsidP="009F594A">
      <w:pPr>
        <w:pStyle w:val="AR6Chap3Figure"/>
      </w:pPr>
      <w:r>
        <w:rPr>
          <w:b/>
        </w:rPr>
        <w:t>T</w:t>
      </w:r>
      <w:r w:rsidRPr="00813BB7">
        <w:rPr>
          <w:b/>
        </w:rPr>
        <w:t xml:space="preserve">he standard deviation of annually averaged zonal-mean </w:t>
      </w:r>
      <w:r>
        <w:rPr>
          <w:b/>
        </w:rPr>
        <w:t>near-</w:t>
      </w:r>
      <w:r w:rsidRPr="00813BB7">
        <w:rPr>
          <w:b/>
        </w:rPr>
        <w:t>surface</w:t>
      </w:r>
      <w:r>
        <w:rPr>
          <w:b/>
        </w:rPr>
        <w:t xml:space="preserve"> air</w:t>
      </w:r>
      <w:r w:rsidRPr="00813BB7">
        <w:rPr>
          <w:b/>
        </w:rPr>
        <w:t xml:space="preserve"> temperature.</w:t>
      </w:r>
      <w:r>
        <w:t xml:space="preserve"> This is shown for four detrended observed temperature datasets (HadCRUT5, Berkeley Earth, NOAAGlobalTemp-Interim and </w:t>
      </w:r>
      <w:r w:rsidR="00351DE9">
        <w:rPr>
          <w:rFonts w:eastAsia="MS PGothic"/>
          <w:szCs w:val="20"/>
        </w:rPr>
        <w:fldChar w:fldCharType="begin" w:fldLock="1"/>
      </w:r>
      <w:r w:rsidR="00E719C0">
        <w:rPr>
          <w:rFonts w:eastAsia="MS PGothic"/>
          <w:szCs w:val="20"/>
        </w:rPr>
        <w:instrText>ADDIN CSL_CITATION { "citationItems" : [ { "id" : "ITEM-1", "itemData" : { "DOI" : "10.1038/s41561-020-0582-5", "ISSN" : "1752-0894",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"6", "1" ] ] }, "page" : "408-413", "title" : "Artificial intelligence reconstructs missing climate information", "translator" : [ { "dropping-particle" : "", "family" : "J6744", "given" : "", "non-dropping-particle" : "", "parse-names" : false, "suffix" : "" } ], "type" : "article-journal", "volume" : "13" }, "uris" : [ "http://www.mendeley.com/documents/?uuid=6a097408-cc9e-40f6-a075-9556bd078112", "http://www.mendeley.com/documents/?uuid=766ce78f-c45e-4ae1-bb07-edf23d6d300f" ] } ], "mendeley" : { "formattedCitation" : "(Kadow et al., 2020)", "manualFormatting" : "Kadow et al. (2020)", "plainTextFormattedCitation" : "(Kadow et al., 2020)", "previouslyFormattedCitation" : "(Kadow et al., 2020)" }, "properties" : { "noteIndex" : 0 }, "schema" : "https://github.com/citation-style-language/schema/raw/master/csl-citation.json" }</w:instrText>
      </w:r>
      <w:r w:rsidR="00351DE9">
        <w:rPr>
          <w:rFonts w:eastAsia="MS PGothic"/>
          <w:szCs w:val="20"/>
        </w:rPr>
        <w:fldChar w:fldCharType="separate"/>
      </w:r>
      <w:r w:rsidR="00393F8C">
        <w:rPr>
          <w:rFonts w:eastAsia="MS PGothic"/>
          <w:noProof/>
          <w:szCs w:val="20"/>
        </w:rPr>
        <w:t>Kadow et al. (2020)</w:t>
      </w:r>
      <w:r w:rsidR="00351DE9">
        <w:rPr>
          <w:rFonts w:eastAsia="MS PGothic"/>
          <w:szCs w:val="20"/>
        </w:rPr>
        <w:fldChar w:fldCharType="end"/>
      </w:r>
      <w:r>
        <w:t xml:space="preserve">, for the years 1995-2014) and 59 CMIP6 pre-industrial control simulations (one ensemble member per model, 65 years) (after </w:t>
      </w:r>
      <w:r>
        <w:fldChar w:fldCharType="begin" w:fldLock="1"/>
      </w:r>
      <w:r w:rsidR="00D33CB6">
        <w:instrText>ADDIN CSL_CITATION { "citationItems" : [ { "id" : "ITEM-1", "itemData" : { "DOI" : "10.1002/jgrd.50239", "ISBN" : "2169-8996", "ISSN" : "21698996", "abstract" : "We have carried out an investigation into the causes of changes in near-surface temperatures from 1860 to 2010. We analyze the HadCRUT4 observational data set which has the most comprehensive set of adjustments available to date for systematic biases in sea surface temperatures and the CMIP5 ensemble of coupled models which represents the most sophisticated multi-model climate modeling exercise yet carried out. Simulations that incorporate both anthropogenic and natural factors span changes in observed temperatures between 1860 and 2010, while simulations of natural factors do not warm as much as observed. As a result of sampling a much wider range of structural modeling uncertainty, we find a wider spread of historic temperature changes in CMIP5 than was simulated by the previous multi-model ensemble, CMIP3. However, calculations of attributable temperature trends based on optimal detection support previous conclusions that human-induced greenhouse gases dominate observed global warming since the mid-20th century. With a much wider exploration of model uncertainty than previously carried out, we find that individually the models give a wide range of possible counteracting cooling from the direct and indirect effects of aerosols and other non-greenhouse gas anthropogenic forcings. Analyzing the multi-model mean over 1951-2010 (focusing on the most robust result), we estimate a range of possible contributions to the observed warming of approximately 0.6 K from greenhouse gases of between 0.6 and 1.2 K, balanced by a counteracting cooling from other anthropogenic forcings of between 0 and -0.5 K. Key PointsLatest dataset of historic temperatures compared with multi model ensembleCMIP5 models have wider range of global mean warming than CMIP3 modelsMultimodel attribution analysis shows greenhouse gases dominate warming \u00a92013. Crown copyright. This article is published with the permission of the Controller of HMSO and the Queen's Printer for Scotland.", "author" : [ { "dropping-particle" : "", "family" : "Jones", "given" : "Gareth S.", "non-dropping-particle" : "", "parse-names" : false, "suffix" : "" }, { "dropping-particle" : "", "family" : "Stott", "given" : "Peter A.", "non-dropping-particle" : "", "parse-names" : false, "suffix" : "" }, { "dropping-particle" : "", "family" : "Christidis", "given" : "Nikolaos", "non-dropping-particle" : "", "parse-names" : false, "suffix" : "" } ], "container-title" : "Journal of Geophysical Research: Atmospheres", "id" : "ITEM-1", "issue" : "10", "issued" : { "date-parts" : [ [ "2013" ] ] }, "page" : "4001-4024", "title" : "Attribution of observed historical near-surface temperature variations to anthropogenic and natural causes using CMIP5 simulations", "translator" : [ { "dropping-particle" : "", "family" : "J4546", "given" : "", "non-dropping-particle" : "", "parse-names" : false, "suffix" : "" } ], "type" : "article-journal", "volume" : "118" }, "uris" : [ "http://www.mendeley.com/documents/?uuid=73338265-128d-38f0-9d52-aadc7939705b" ] } ], "mendeley" : { "formattedCitation" : "(Jones et al., 2013)", "manualFormatting" : "Jones et al., 2013", "plainTextFormattedCitation" : "(Jones et al., 2013)", "previouslyFormattedCitation" : "(Jones et al., 2013)" }, "properties" : { "noteIndex" : 0 }, "schema" : "https://github.com/citation-style-language/schema/raw/master/csl-citation.json" }</w:instrText>
      </w:r>
      <w:r>
        <w:fldChar w:fldCharType="separate"/>
      </w:r>
      <w:r w:rsidR="00393F8C">
        <w:rPr>
          <w:noProof/>
        </w:rPr>
        <w:t>Jones et al., 2013</w:t>
      </w:r>
      <w:r>
        <w:fldChar w:fldCharType="end"/>
      </w:r>
      <w:r>
        <w:t>). For line colours see the legend of Figure 3.4. Additionally, the multi-model mean (red) and standard deviation (grey shading) are shown. Observational and model datasets were detrended by removing the least-squares quadratic trend.</w:t>
      </w:r>
      <w:r w:rsidR="00024674">
        <w:t xml:space="preserve"> </w:t>
      </w:r>
      <w:r w:rsidR="00024674" w:rsidRPr="004369BC">
        <w:rPr>
          <w:rFonts w:cs="Times New Roman"/>
          <w:szCs w:val="20"/>
        </w:rPr>
        <w:t xml:space="preserve">Further details on data sources and processing are available in the chapter data table (Table </w:t>
      </w:r>
      <w:r w:rsidR="00024674">
        <w:rPr>
          <w:rFonts w:cs="Times New Roman"/>
          <w:szCs w:val="20"/>
        </w:rPr>
        <w:t>3.SM.1</w:t>
      </w:r>
      <w:r w:rsidR="00024674" w:rsidRPr="004369BC">
        <w:rPr>
          <w:rFonts w:cs="Times New Roman"/>
          <w:szCs w:val="20"/>
        </w:rPr>
        <w:t>).</w:t>
      </w:r>
    </w:p>
    <w:p w14:paraId="52381E42" w14:textId="77777777" w:rsidR="009F594A" w:rsidRPr="00E457C1" w:rsidRDefault="009F594A" w:rsidP="009F594A">
      <w:pPr>
        <w:pStyle w:val="AR6BodyText"/>
        <w:rPr>
          <w:noProof/>
          <w:lang w:val="en-US"/>
        </w:rPr>
      </w:pPr>
    </w:p>
    <w:p w14:paraId="4DEDA3AA" w14:textId="23AC5F46" w:rsidR="009F594A" w:rsidRPr="00E457C1" w:rsidRDefault="009F594A" w:rsidP="009F594A">
      <w:pPr>
        <w:pStyle w:val="AR6BodyText"/>
        <w:rPr>
          <w:b/>
          <w:noProof/>
          <w:lang w:val="en-US"/>
        </w:rPr>
      </w:pPr>
      <w:r w:rsidRPr="00E457C1">
        <w:rPr>
          <w:b/>
          <w:noProof/>
          <w:lang w:val="en-US"/>
        </w:rPr>
        <w:t xml:space="preserve">[END </w:t>
      </w:r>
      <w:r w:rsidRPr="00B33D13">
        <w:rPr>
          <w:rStyle w:val="AR6Chap3FigureCar"/>
          <w:b/>
          <w:noProof/>
          <w:sz w:val="22"/>
          <w:lang w:val="en-GB"/>
        </w:rPr>
        <w:t>FIGURE 3.</w:t>
      </w:r>
      <w:r w:rsidR="006334A5">
        <w:rPr>
          <w:rStyle w:val="AR6Chap3FigureCar"/>
          <w:b/>
          <w:noProof/>
          <w:sz w:val="22"/>
          <w:lang w:val="en-GB"/>
        </w:rPr>
        <w:t>5</w:t>
      </w:r>
      <w:r w:rsidRPr="00E457C1">
        <w:rPr>
          <w:b/>
          <w:noProof/>
          <w:lang w:val="en-US"/>
        </w:rPr>
        <w:t xml:space="preserve"> HERE]</w:t>
      </w:r>
    </w:p>
    <w:p w14:paraId="30AC9ADC" w14:textId="77777777" w:rsidR="009F594A" w:rsidRPr="00E457C1" w:rsidRDefault="009F594A" w:rsidP="009F594A">
      <w:pPr>
        <w:pStyle w:val="AR6BodyText"/>
        <w:rPr>
          <w:noProof/>
          <w:lang w:val="en-US"/>
        </w:rPr>
      </w:pPr>
    </w:p>
    <w:p w14:paraId="68BDA530" w14:textId="77777777" w:rsidR="009F594A" w:rsidRPr="00E457C1" w:rsidRDefault="009F594A" w:rsidP="009F594A">
      <w:pPr>
        <w:pStyle w:val="AR6BodyText"/>
        <w:rPr>
          <w:noProof/>
          <w:lang w:val="en-US"/>
        </w:rPr>
      </w:pPr>
    </w:p>
    <w:p w14:paraId="4E771647" w14:textId="0692C901" w:rsidR="009F594A" w:rsidRPr="00E457C1" w:rsidRDefault="009F594A" w:rsidP="009F594A">
      <w:pPr>
        <w:pStyle w:val="AR6BodyText"/>
        <w:rPr>
          <w:noProof/>
          <w:lang w:val="en-US"/>
        </w:rPr>
      </w:pPr>
      <w:r w:rsidRPr="00E457C1">
        <w:rPr>
          <w:noProof/>
          <w:lang w:val="en-US"/>
        </w:rPr>
        <w:t>The previous paragraph took an ensemble-mean view of model performance, but individual models disagree on unforced variability.</w:t>
      </w:r>
      <w:r w:rsidR="006334A5" w:rsidRPr="00E457C1">
        <w:rPr>
          <w:noProof/>
          <w:lang w:val="en-US"/>
        </w:rPr>
        <w:t xml:space="preserve"> Figure 3.6</w:t>
      </w:r>
      <w:r w:rsidRPr="00E457C1">
        <w:rPr>
          <w:noProof/>
          <w:lang w:val="en-US"/>
        </w:rPr>
        <w:t xml:space="preserve"> illustrates the large differences in GSAT variability in</w:t>
      </w:r>
      <w:r w:rsidR="00F94625" w:rsidRPr="00E457C1">
        <w:rPr>
          <w:noProof/>
          <w:lang w:val="en-US"/>
        </w:rPr>
        <w:t xml:space="preserve"> unforced CMIP6 pre-industrial </w:t>
      </w:r>
      <w:r w:rsidRPr="00E457C1">
        <w:rPr>
          <w:noProof/>
          <w:lang w:val="en-US"/>
        </w:rPr>
        <w:t>control simulations, following the method of</w:t>
      </w:r>
      <w:r w:rsidR="00F06C18" w:rsidRPr="00E457C1">
        <w:rPr>
          <w:noProof/>
          <w:lang w:val="en-US"/>
        </w:rPr>
        <w:t xml:space="preserve"> </w:t>
      </w:r>
      <w:r w:rsidR="00F06C18">
        <w:rPr>
          <w:noProof/>
        </w:rPr>
        <w:fldChar w:fldCharType="begin" w:fldLock="1"/>
      </w:r>
      <w:r w:rsidR="00E719C0">
        <w:rPr>
          <w:noProof/>
          <w:lang w:val="en-US"/>
        </w:rPr>
        <w:instrText>ADDIN CSL_CITATION { "citationItems" : [ { "id" : "ITEM-1",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"mendeley" : { "formattedCitation" : "(Parsons et al., 2020)", "manualFormatting" : "Parsons et al. (2020)", "plainTextFormattedCitation" : "(Parsons et al., 2020)", "previouslyFormattedCitation" : "(Parsons et al., 2020)" }, "properties" : { "noteIndex" : 0 }, "schema" : "https://github.com/citation-style-language/schema/raw/master/csl-citation.json" }</w:instrText>
      </w:r>
      <w:r w:rsidR="00F06C18">
        <w:rPr>
          <w:noProof/>
        </w:rPr>
        <w:fldChar w:fldCharType="separate"/>
      </w:r>
      <w:r w:rsidR="00393F8C">
        <w:rPr>
          <w:noProof/>
          <w:lang w:val="en-US"/>
        </w:rPr>
        <w:t>Parsons et al. (2020)</w:t>
      </w:r>
      <w:r w:rsidR="00F06C18">
        <w:rPr>
          <w:noProof/>
        </w:rPr>
        <w:fldChar w:fldCharType="end"/>
      </w:r>
      <w:r w:rsidRPr="00E457C1">
        <w:rPr>
          <w:noProof/>
          <w:lang w:val="en-US"/>
        </w:rPr>
        <w:t xml:space="preserve">. Surface temperatures in pre-industrial conditions are especially variable in the ten models </w:t>
      </w:r>
      <w:r w:rsidR="00EA6704" w:rsidRPr="00E457C1">
        <w:rPr>
          <w:noProof/>
          <w:lang w:val="en-US"/>
        </w:rPr>
        <w:t xml:space="preserve">highlighted </w:t>
      </w:r>
      <w:r w:rsidR="00E442C1" w:rsidRPr="00E457C1">
        <w:rPr>
          <w:noProof/>
          <w:lang w:val="en-US"/>
        </w:rPr>
        <w:t>i</w:t>
      </w:r>
      <w:r w:rsidRPr="00E457C1">
        <w:rPr>
          <w:noProof/>
          <w:lang w:val="en-US"/>
        </w:rPr>
        <w:t>n Figure 3.</w:t>
      </w:r>
      <w:r w:rsidR="00F03C73" w:rsidRPr="00E457C1">
        <w:rPr>
          <w:noProof/>
          <w:lang w:val="en-US"/>
        </w:rPr>
        <w:t>6</w:t>
      </w:r>
      <w:r w:rsidR="00EA6704" w:rsidRPr="00E457C1">
        <w:rPr>
          <w:noProof/>
          <w:lang w:val="en-US"/>
        </w:rPr>
        <w:t>a</w:t>
      </w:r>
      <w:r w:rsidRPr="00E457C1">
        <w:rPr>
          <w:noProof/>
          <w:lang w:val="en-US"/>
        </w:rPr>
        <w:t>, and some models substantially exceed the variability seen in CMIP5 models</w:t>
      </w:r>
      <w:r w:rsidR="00C308F7" w:rsidRPr="00E457C1">
        <w:rPr>
          <w:noProof/>
          <w:lang w:val="en-US"/>
        </w:rPr>
        <w:t xml:space="preserve"> </w:t>
      </w:r>
      <w:r w:rsidR="00C308F7">
        <w:rPr>
          <w:noProof/>
        </w:rPr>
        <w:fldChar w:fldCharType="begin" w:fldLock="1"/>
      </w:r>
      <w:r w:rsidR="00E719C0">
        <w:rPr>
          <w:noProof/>
          <w:lang w:val="en-US"/>
        </w:rPr>
        <w:instrText>ADDIN CSL_CITATION { "citationItems" : [ { "id" : "ITEM-1",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"mendeley" : { "formattedCitation" : "(Parsons et al., 2020)", "plainTextFormattedCitation" : "(Parsons et al., 2020)", "previouslyFormattedCitation" : "(Parsons et al., 2020)" }, "properties" : { "noteIndex" : 0 }, "schema" : "https://github.com/citation-style-language/schema/raw/master/csl-citation.json" }</w:instrText>
      </w:r>
      <w:r w:rsidR="00C308F7">
        <w:rPr>
          <w:noProof/>
        </w:rPr>
        <w:fldChar w:fldCharType="separate"/>
      </w:r>
      <w:r w:rsidR="00393F8C">
        <w:rPr>
          <w:noProof/>
          <w:lang w:val="en-US"/>
        </w:rPr>
        <w:t>(Parsons et al., 2020)</w:t>
      </w:r>
      <w:r w:rsidR="00C308F7">
        <w:rPr>
          <w:noProof/>
        </w:rPr>
        <w:fldChar w:fldCharType="end"/>
      </w:r>
      <w:r w:rsidRPr="00E457C1">
        <w:rPr>
          <w:noProof/>
          <w:lang w:val="en-US"/>
        </w:rPr>
        <w:t xml:space="preserve">. </w:t>
      </w:r>
      <w:r w:rsidR="00B83773" w:rsidRPr="00E457C1">
        <w:rPr>
          <w:noProof/>
          <w:lang w:val="en-US"/>
        </w:rPr>
        <w:t>Figure 3.6b shows that the distribution of warming trends simulated by CMIP6 models in historical simulations is clearly distinct from that simulated in unforced</w:t>
      </w:r>
      <w:ins w:id="493" w:author="Sara M Tuson" w:date="2021-06-28T14:46:00Z">
        <w:r w:rsidR="00EA2718">
          <w:rPr>
            <w:noProof/>
            <w:lang w:val="en-US"/>
          </w:rPr>
          <w:t xml:space="preserve"> </w:t>
        </w:r>
      </w:ins>
      <w:commentRangeStart w:id="494"/>
      <w:ins w:id="495" w:author="Sara M Tuson" w:date="2021-06-28T14:47:00Z">
        <w:r w:rsidR="00EA2718">
          <w:rPr>
            <w:noProof/>
            <w:lang w:val="en-US"/>
          </w:rPr>
          <w:t>p</w:t>
        </w:r>
      </w:ins>
      <w:ins w:id="496" w:author="Sara M Tuson" w:date="2021-06-28T14:46:00Z">
        <w:r w:rsidR="00EA2718" w:rsidRPr="00EA2718">
          <w:rPr>
            <w:noProof/>
            <w:lang w:val="en-US"/>
          </w:rPr>
          <w:t xml:space="preserve">roportional-integral (PI) </w:t>
        </w:r>
      </w:ins>
      <w:del w:id="497" w:author="Sara M Tuson" w:date="2021-06-28T14:46:00Z">
        <w:r w:rsidR="00B83773" w:rsidRPr="00E457C1" w:rsidDel="00EA2718">
          <w:rPr>
            <w:noProof/>
            <w:lang w:val="en-US"/>
          </w:rPr>
          <w:delText xml:space="preserve"> </w:delText>
        </w:r>
      </w:del>
      <w:del w:id="498" w:author="Sara M Tuson" w:date="2021-06-25T14:26:00Z">
        <w:r w:rsidR="00B83773" w:rsidRPr="00E457C1" w:rsidDel="00051645">
          <w:rPr>
            <w:noProof/>
            <w:lang w:val="en-US"/>
          </w:rPr>
          <w:delText>pi</w:delText>
        </w:r>
      </w:del>
      <w:ins w:id="499" w:author="Sara M Tuson" w:date="2021-06-25T14:26:00Z">
        <w:r w:rsidR="00051645">
          <w:rPr>
            <w:noProof/>
            <w:lang w:val="en-US"/>
          </w:rPr>
          <w:t>c</w:t>
        </w:r>
      </w:ins>
      <w:del w:id="500" w:author="Sara M Tuson" w:date="2021-06-25T14:26:00Z">
        <w:r w:rsidR="00B83773" w:rsidRPr="00E457C1" w:rsidDel="00051645">
          <w:rPr>
            <w:noProof/>
            <w:lang w:val="en-US"/>
          </w:rPr>
          <w:delText>C</w:delText>
        </w:r>
      </w:del>
      <w:r w:rsidR="00B83773" w:rsidRPr="00E457C1">
        <w:rPr>
          <w:noProof/>
          <w:lang w:val="en-US"/>
        </w:rPr>
        <w:t>ontrol simulations</w:t>
      </w:r>
      <w:commentRangeEnd w:id="494"/>
      <w:r w:rsidR="00EA2718">
        <w:rPr>
          <w:rStyle w:val="CommentReference"/>
          <w:lang w:val="en-GB"/>
        </w:rPr>
        <w:commentReference w:id="494"/>
      </w:r>
      <w:r w:rsidR="00B83773" w:rsidRPr="00E457C1">
        <w:rPr>
          <w:noProof/>
          <w:lang w:val="en-US"/>
        </w:rPr>
        <w:t>. Still, t</w:t>
      </w:r>
      <w:r w:rsidRPr="00E457C1">
        <w:rPr>
          <w:noProof/>
          <w:lang w:val="en-US"/>
        </w:rPr>
        <w:t xml:space="preserve">he unforced variability of the five most variable models approaches half that observed </w:t>
      </w:r>
      <w:r w:rsidR="00B83773" w:rsidRPr="00E457C1">
        <w:rPr>
          <w:noProof/>
          <w:lang w:val="en-US"/>
        </w:rPr>
        <w:t xml:space="preserve">over the historical period </w:t>
      </w:r>
      <w:r w:rsidRPr="00E457C1">
        <w:rPr>
          <w:noProof/>
          <w:lang w:val="en-US"/>
        </w:rPr>
        <w:t>under anthropogenically forced conditions (</w:t>
      </w:r>
      <w:r w:rsidR="006334A5" w:rsidRPr="00E457C1">
        <w:rPr>
          <w:noProof/>
          <w:lang w:val="en-US"/>
        </w:rPr>
        <w:t>Figure 3.6</w:t>
      </w:r>
      <w:r w:rsidR="006544A4" w:rsidRPr="00E457C1">
        <w:rPr>
          <w:noProof/>
          <w:lang w:val="en-US"/>
        </w:rPr>
        <w:t>c</w:t>
      </w:r>
      <w:del w:id="501" w:author="Ian Blenkinsop" w:date="2021-07-13T13:52:00Z">
        <w:r w:rsidRPr="00E457C1" w:rsidDel="008F0A8E">
          <w:rPr>
            <w:noProof/>
            <w:lang w:val="en-US"/>
          </w:rPr>
          <w:delText>)</w:delText>
        </w:r>
        <w:r w:rsidR="006334A5" w:rsidRPr="00E457C1" w:rsidDel="008F0A8E">
          <w:rPr>
            <w:noProof/>
            <w:lang w:val="en-US"/>
          </w:rPr>
          <w:delText xml:space="preserve"> </w:delText>
        </w:r>
      </w:del>
      <w:ins w:id="502" w:author="Ian Blenkinsop" w:date="2021-07-13T13:52:00Z">
        <w:r w:rsidR="008F0A8E">
          <w:rPr>
            <w:noProof/>
            <w:lang w:val="en-US"/>
          </w:rPr>
          <w:t>;</w:t>
        </w:r>
        <w:r w:rsidR="008F0A8E" w:rsidRPr="00E457C1">
          <w:rPr>
            <w:noProof/>
            <w:lang w:val="en-US"/>
          </w:rPr>
          <w:t xml:space="preserve"> </w:t>
        </w:r>
      </w:ins>
      <w:r w:rsidR="006334A5">
        <w:rPr>
          <w:noProof/>
        </w:rPr>
        <w:fldChar w:fldCharType="begin" w:fldLock="1"/>
      </w:r>
      <w:r w:rsidR="002D1890">
        <w:rPr>
          <w:noProof/>
          <w:lang w:val="en-US"/>
        </w:rPr>
        <w:instrText>ADDIN CSL_CITATION { "citationItems" : [ { "id" : "ITEM-1",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"id" : "ITEM-2",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"ITEM-2",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"(Parsons et al., 2020; Ribes et al., 2021)", "manualFormatting" : "Parsons et al., 2020; Ribes et al., 2021)", "plainTextFormattedCitation" : "(Parsons et al., 2020; Ribes et al., 2021)", "previouslyFormattedCitation" : "(Parsons et al., 2020; Ribes et al., 2021)" }, "properties" : { "noteIndex" : 0 }, "schema" : "https://github.com/citation-style-language/schema/raw/master/csl-citation.json" }</w:instrText>
      </w:r>
      <w:r w:rsidR="006334A5">
        <w:rPr>
          <w:noProof/>
        </w:rPr>
        <w:fldChar w:fldCharType="separate"/>
      </w:r>
      <w:del w:id="503" w:author="Ian Blenkinsop" w:date="2021-07-13T13:52:00Z">
        <w:r w:rsidR="00393F8C" w:rsidDel="008F0A8E">
          <w:rPr>
            <w:noProof/>
            <w:lang w:val="en-US"/>
          </w:rPr>
          <w:delText>(</w:delText>
        </w:r>
      </w:del>
      <w:r w:rsidR="00393F8C">
        <w:rPr>
          <w:noProof/>
          <w:lang w:val="en-US"/>
        </w:rPr>
        <w:t>Parsons et al., 2020; Ribes et al., 2021)</w:t>
      </w:r>
      <w:r w:rsidR="006334A5">
        <w:rPr>
          <w:noProof/>
        </w:rPr>
        <w:fldChar w:fldCharType="end"/>
      </w:r>
      <w:r w:rsidRPr="00E457C1">
        <w:rPr>
          <w:noProof/>
          <w:lang w:val="en-US"/>
        </w:rPr>
        <w:t>. For the Centre National de la Recherche M</w:t>
      </w:r>
      <w:r w:rsidR="00F03C73" w:rsidRPr="00E457C1">
        <w:rPr>
          <w:rFonts w:cs="Times New Roman"/>
          <w:noProof/>
          <w:lang w:val="en-US"/>
        </w:rPr>
        <w:t>é</w:t>
      </w:r>
      <w:r w:rsidRPr="00E457C1">
        <w:rPr>
          <w:noProof/>
          <w:lang w:val="en-US"/>
        </w:rPr>
        <w:t>t</w:t>
      </w:r>
      <w:r w:rsidR="00F03C73" w:rsidRPr="00E457C1">
        <w:rPr>
          <w:rFonts w:cs="Times New Roman"/>
          <w:noProof/>
          <w:lang w:val="en-US"/>
        </w:rPr>
        <w:t>é</w:t>
      </w:r>
      <w:r w:rsidRPr="00E457C1">
        <w:rPr>
          <w:noProof/>
          <w:lang w:val="en-US"/>
        </w:rPr>
        <w:t>orologique (CNRM) models, which are among the most variable, the large, low-frequency variability is attributed to strong simulated Atlantic Multi</w:t>
      </w:r>
      <w:ins w:id="504" w:author="Sara M Tuson" w:date="2021-06-27T22:00:00Z">
        <w:r w:rsidR="00630726">
          <w:rPr>
            <w:noProof/>
            <w:lang w:val="en-US"/>
          </w:rPr>
          <w:t>-</w:t>
        </w:r>
      </w:ins>
      <w:r w:rsidRPr="00E457C1">
        <w:rPr>
          <w:noProof/>
          <w:lang w:val="en-US"/>
        </w:rPr>
        <w:t xml:space="preserve">decadal Variability </w:t>
      </w:r>
      <w:r>
        <w:rPr>
          <w:noProof/>
        </w:rPr>
        <w:fldChar w:fldCharType="begin" w:fldLock="1"/>
      </w:r>
      <w:r w:rsidR="00E719C0">
        <w:rPr>
          <w:noProof/>
          <w:lang w:val="en-US"/>
        </w:rPr>
        <w:instrText>ADDIN CSL_CITATION { "citationItems" : [ { "id" : "ITEM-1", "itemData" : { "DOI" : "10.1029/2019MS001683", "ISSN" : "19422466", "abstract" : "This paper describes the main characteristics of CNRM-CM6-1, the fully coupled atmosphere-ocean general circulation model of sixth generation jointly developed by Centre National de Recherches M\u00e9t\u00e9orologiques (CNRM) and Cerfacs for the sixth phase of the Coupled Model Intercomparison Project 6 (CMIP6). The paper provides a description of each component of CNRM-CM6-1, including the coupling method and the new online output software. We emphasize where model's components have been updated with respect to the former model version, CNRM-CM5.1. In particular, we highlight major improvements in the representation of atmospheric and land processes. A particular attention has also been devoted to mass and energy conservation in the simulated climate system to limit long-term drifts. The climate simulated by CNRM-CM6-1 is then evaluated using CMIP6 historical and Diagnostic, Evaluation and Characterization of Klima (DECK) experiments in comparison with CMIP5 CNRM-CM5.1 equivalent experiments. Overall, the mean surface biases are of similar magnitude but with different spatial patterns. Deep ocean biases are generally reduced, whereas sea ice is too thin in the Arctic. Although the simulated climate variability remains roughly consistent with CNRM-CM5.1, its sensitivity to rising CO2 has increased: the equilibrium climate sensitivity is 4.9 K, which is now close to the upper bound of the range estimated from CMIP5 models.", "author" : [ { "dropping-particle" : "", "family" : "Voldoire", "given" : "A.", "non-dropping-particle" : "", "parse-names" : false, "suffix" : "" }, { "dropping-particle" : "", "family" : "Saint-Martin", "given" : "D.", "non-dropping-particle" : "", "parse-names" : false, "suffix" : "" }, { "dropping-particle" : "", "family" : "S\u00e9n\u00e9si", "given" : "S.", "non-dropping-particle" : "", "parse-names" : false, "suffix" : "" }, { "dropping-particle" : "", "family" : "Decharme", "given" : "B.", "non-dropping-particle" : "", "parse-names" : false, "suffix" : "" }, { "dropping-particle" : "", "family" : "Alias", "given" : "A.", "non-dropping-particle" : "", "parse-names" : false, "suffix" : "" }, { "dropping-particle" : "", "family" : "Chevallier", "given" : "M.", "non-dropping-particle" : "", "parse-names" : false, "suffix" : "" }, { "dropping-particle" : "", "family" : "Colin", "given" : "J.", "non-dropping-particle" : "", "parse-names" : false, "suffix" : "" }, { "dropping-particle" : "", "family" : "Gu\u00e9r\u00e9my", "given" : "J. F.", "non-dropping-particle" : "", "parse-names" : false, "suffix" : "" }, { "dropping-particle" : "", "family" : "Michou", "given" : "M.", "non-dropping-particle" : "", "parse-names" : false, "suffix" : "" }, { "dropping-particle" : "", "family" : "Moine", "given" : "M. P.", "non-dropping-particle" : "", "parse-names" : false, "suffix" : "" }, { "dropping-particle" : "", "family" : "Nabat", "given" : "P.", "non-dropping-particle" : "", "parse-names" : false, "suffix" : "" }, { "dropping-particle" : "", "family" : "Roehrig", "given" : "R.", "non-dropping-particle" : "", "parse-names" : false, "suffix" : "" }, { "dropping-particle" : "", "family" : "Salas y M\u00e9lia", "given" : "D.", "non-dropping-particle" : "", "parse-names" : false, "suffix" : "" }, { "dropping-particle" : "", "family" : "S\u00e9f\u00e9rian", "given" : "R.", "non-dropping-particle" : "", "parse-names" : false, "suffix" : "" }, { "dropping-particle" : "", "family" : "Valcke", "given" : "S.", "non-dropping-particle" : "", "parse-names" : false, "suffix" : "" }, { "dropping-particle" : "", "family" : "Beau", "given" : "I.", "non-dropping-particle" : "", "parse-names" : false, "suffix" : "" }, { "dropping-particle" : "", "family" : "Belamari", "given" : "S.", "non-dropping-particle" : "", "parse-names" : false, "suffix" : "" }, { "dropping-particle" : "", "family" : "Berthet", "given" : "S.", "non-dropping-particle" : "", "parse-names" : false, "suffix" : "" }, { "dropping-particle" : "", "family" : "Cassou", "given" : "C.", "non-dropping-particle" : "", "parse-names" : false, "suffix" : "" }, { "dropping-particle" : "", "family" : "Cattiaux", "given" : "J.", "non-dropping-particle" : "", "parse-names" : false, "suffix" : "" }, { "dropping-particle" : "", "family" : "Deshayes", "given" : "J.", "non-dropping-particle" : "", "parse-names" : false, "suffix" : "" }, { "dropping-particle" : "", "family" : "Douville", "given" : "H.", "non-dropping-particle" : "", "parse-names" : false, "suffix" : "" }, { "dropping-particle" : "", "family" : "Eth\u00e9", "given" : "C.", "non-dropping-particle" : "", "parse-names" : false, "suffix" : "" }, { "dropping-particle" : "", "family" : "Franchist\u00e9guy", "given" : "L.", "non-dropping-particle" : "", "parse-names" : false, "suffix" : "" }, { "dropping-particle" : "", "family" : "Geoffroy", "given" : "O.", "non-dropping-particle" : "", "parse-names" : false, "suffix" : "" }, { "dropping-particle" : "", "family" : "L\u00e9vy", "given" : "C.", "non-dropping-particle" : "", "parse-names" : false, "suffix" : "" }, { "dropping-particle" : "", "family" : "Madec", "given" : "G.", "non-dropping-particle" : "", "parse-names" : false, "suffix" : "" }, { "dropping-particle" : "", "family" : "Meurdesoif", "given" : "Y.", "non-dropping-particle" : "", "parse-names" : false, "suffix" : "" }, { "dropping-particle" : "", "family" : "Msadek", "given" : "R.", "non-dropping-particle" : "", "parse-names" : false, "suffix" : "" }, { "dropping-particle" : "", "family" : "Ribes", "given" : "A.", "non-dropping-particle" : "", "parse-names" : false, "suffix" : "" }, { "dropping-particle" : "", "family" : "Sanchez-Gomez", "given" : "E.", "non-dropping-particle" : "", "parse-names" : false, "suffix" : "" }, { "dropping-particle" : "", "family" : "Terray", "given" : "L.", "non-dropping-particle" : "", "parse-names" : false, "suffix" : "" }, { "dropping-particle" : "", "family" : "Waldman", "given" : "R.", "non-dropping-particle" : "", "parse-names" : false, "suffix" : "" } ], "container-title" : "Journal of Advances in Modeling Earth Systems", "id" : "ITEM-1", "issue" : "7", "issued" : { "date-parts" : [ [ "2019", "7", "11" ] ] }, "page" : "2177-2213", "title" : "Evaluation of CMIP6 DECK Experiments With CNRM-CM6-1", "translator" : [ { "dropping-particle" : "", "family" : "J6319", "given" : "", "non-dropping-particle" : "", "parse-names" : false, "suffix" : "" } ], "type" : "article-journal", "volume" : "11" }, "uris" : [ "http://www.mendeley.com/documents/?uuid=7e937b31-02bd-43f7-b707-40ab547951d1" ] }, { "id" : "ITEM-2", "itemData" : { "DOI" : "10.1029/2019MS001791", "ISSN" : "1942-2466", "abstract" : "Abstract This study introduces CNRM-ESM2-1, the Earth system (ES) model of second generation developed by CNRM-CERFACS for the sixth phase of the Coupled Model Intercomparison Project (CMIP6). CNRM-ESM2-1 offers a higher model complexity than the Atmosphere-Ocean General Circulation Model CNRM-CM6-1 by adding interactive ES components such as carbon cycle, aerosols, and atmospheric chemistry. As both models share the same code, physical parameterizations, and grid resolution, they offer a fully traceable framework to investigate how far the represented ES processes impact the model performance over present-day, response to external forcing and future climate projections. Using a large variety of CMIP6 experiments, we show that represented ES processes impact more prominently the model response to external forcing than the model performance over present-day. Both models display comparable performance at replicating modern observations although the mean climate of CNRM-ESM2-1 is slightly warmer than that of CNRM-CM6-1. This difference arises from land cover-aerosol interactions where the use of different soil vegetation distributions between both models impacts the rate of dust emissions. This interaction results in a smaller aerosol burden in CNRM-ESM2-1 than in CNRM-CM6-1, leading to a different surface radiative budget and climate. Greater differences are found when comparing the model response to external forcing and future climate projections. Represented ES processes damp future warming by up to 10% in CNRM-ESM2-1 with respect to CNRM-CM6-1. The representation of land vegetation and the CO2-water-stomatal feedback between both models explain about 60% of this difference. The remainder is driven by other ES feedbacks such as the natural aerosol feedback.", "author" : [ { "dropping-particle" : "", "family" : "S\u00e9f\u00e9rian", "given" : "Roland", "non-dropping-particle" : "", "parse-names" : false, "suffix" : "" }, { "dropping-particle" : "", "family" : "Nabat", "given" : "Pierre", "non-dropping-particle" : "", "parse-names" : false, "suffix" : "" }, { "dropping-particle" : "", "family" : "Michou", "given" : "Martine", "non-dropping-particle" : "", "parse-names" : false, "suffix" : "" }, { "dropping-particle" : "", "family" : "Saint-Martin", "given" : "David", "non-dropping-particle" : "", "parse-names" : false, "suffix" : "" }, { "dropping-particle" : "", "family" : "Voldoire", "given" : "Aurore", "non-dropping-particle" : "", "parse-names" : false, "suffix" : "" }, { "dropping-particle" : "", "family" : "Colin", "given" : "Jeanne", "non-dropping-particle" : "", "parse-names" : false, "suffix" : "" }, { "dropping-particle" : "", "family" : "Decharme", "given" : "Bertrand", "non-dropping-particle" : "", "parse-names" : false, "suffix" : "" }, { "dropping-particle" : "", "family" : "Delire", "given" : "Christine", "non-dropping-particle" : "", "parse-names" : false, "suffix" : "" }, { "dropping-particle" : "", "family" : "Berthet", "given" : "Sarah", "non-dropping-particle" : "", "parse-names" : false, "suffix" : "" }, { "dropping-particle" : "", "family" : "Chevallier", "given" : "Matthieu", "non-dropping-particle" : "", "parse-names" : false, "suffix" : "" }, { "dropping-particle" : "", "family" : "S\u00e9n\u00e9si", "given" : "Stephane", "non-dropping-particle" : "", "parse-names" : false, "suffix" : "" }, { "dropping-particle" : "", "family" : "Franchisteguy", "given" : "Laurent", "non-dropping-particle" : "", "parse-names" : false, "suffix" : "" }, { "dropping-particle" : "", "family" : "Vial", "given" : "Jessica", "non-dropping-particle" : "", "parse-names" : false, "suffix" : "" }, { "dropping-particle" : "", "family" : "Mallet", "given" : "Marc", "non-dropping-particle" : "", "parse-names" : false, "suffix" : "" }, { "dropping-particle" : "", "family" : "Joetzjer", "given" : "Emilie", "non-dropping-particle" : "", "parse-names" : false, "suffix" : "" }, { "dropping-particle" : "", "family" : "Geoffroy", "given" : "Olivier", "non-dropping-particle" : "", "parse-names" : false, "suffix" : "" }, { "dropping-particle" : "", "family" : "Gu\u00e9r\u00e9my", "given" : "Jean-Fran\u00e7ois", "non-dropping-particle" : "", "parse-names" : false, "suffix" : "" }, { "dropping-particle" : "", "family" : "Moine", "given" : "Marie-Pierre", "non-dropping-particle" : "", "parse-names" : false, "suffix" : "" }, { "dropping-particle" : "", "family" : "Msadek", "given" : "Rym", "non-dropping-particle" : "", "parse-names" : false, "suffix" : "" }, { "dropping-particle" : "", "family" : "Ribes", "given" : "Aur\u00e9lien", "non-dropping-particle" : "", "parse-names" : false, "suffix" : "" }, { "dropping-particle" : "", "family" : "Rocher", "given" : "Matthias", "non-dropping-particle" : "", "parse-names" : false, "suffix" : "" }, { "dropping-particle" : "", "family" : "Roehrig", "given" : "Romain", "non-dropping-particle" : "", "parse-names" : false, "suffix" : "" }, { "dropping-particle" : "", "family" : "Salas-y-M\u00e9lia", "given" : "David", "non-dropping-particle" : "", "parse-names" : false, "suffix" : "" }, { "dropping-particle" : "", "family" : "Sanchez", "given" : "Emilia", "non-dropping-particle" : "", "parse-names" : false, "suffix" : "" }, { "dropping-particle" : "", "family" : "Terray", "given" : "Laurent", "non-dropping-particle" : "", "parse-names" : false, "suffix" : "" }, { "dropping-particle" : "", "family" : "Valcke", "given" : "Sophie", "non-dropping-particle" : "", "parse-names" : false, "suffix" : "" }, { "dropping-particle" : "", "family" : "Waldman", "given" : "Robin", "non-dropping-particle" : "", "parse-names" : false, "suffix" : "" }, { "dropping-particle" : "", "family" : "Aumont", "given" : "Olivier", "non-dropping-particle" : "", "parse-names" : false, "suffix" : "" }, { "dropping-particle" : "", "family" : "Bopp", "given" : "Laurent", "non-dropping-particle" : "", "parse-names" : false, "suffix" : "" }, { "dropping-particle" : "", "family" : "Deshayes", "given" : "Julie", "non-dropping-particle" : "", "parse-names" : false, "suffix" : "" }, { "dropping-particle" : "", "family" : "\u00c9th\u00e9", "given" : "Christian", "non-dropping-particle" : "", "parse-names" : false, "suffix" : "" }, { "dropping-particle" : "", "family" : "Madec", "given" : "Gurvan", "non-dropping-particle" : "", "parse-names" : false, "suffix" : "" } ], "container-title" : "Journal of Advances in Modeling Earth Systems", "id" : "ITEM-2", "issue" : "n/a", "issued" : { "date-parts" : [ [ "2019", "11", "6" ] ] }, "note" : "doi: 10.1029/2019MS001791", "publisher" : "John Wiley &amp; Sons, Ltd", "title" : "Evaluation of CNRM Earth System Model, CNRM-ESM2-1: Role of Earth System Processes in Present-Day and Future Climate", "translator" : [ { "dropping-particle" : "", "family" : "J6168", "given" : "", "non-dropping-particle" : "", "parse-names" : false, "suffix" : "" } ], "type" : "article-journal", "volume" : "n/a" }, "uris" : [ "http://www.mendeley.com/documents/?uuid=a6d425a9-3274-48c3-899c-caad7fd20913" ] } ], "mendeley" : { "formattedCitation" : "(S\u00e9f\u00e9rian et al., 2019; Voldoire et al., 2019b)", "plainTextFormattedCitation" : "(S\u00e9f\u00e9rian et al., 2019; Voldoire et al., 2019b)", "previouslyFormattedCitation" : "(S\u00e9f\u00e9rian et al., 2019; Voldoire et al., 2019b)" }, "properties" : { "noteIndex" : 0 }, "schema" : "https://github.com/citation-style-language/schema/raw/master/csl-citation.json" }</w:instrText>
      </w:r>
      <w:r>
        <w:rPr>
          <w:noProof/>
        </w:rPr>
        <w:fldChar w:fldCharType="separate"/>
      </w:r>
      <w:r w:rsidR="00393F8C">
        <w:rPr>
          <w:noProof/>
          <w:lang w:val="en-US"/>
        </w:rPr>
        <w:t>(Séférian et al., 2019; Voldoire et al., 2019b)</w:t>
      </w:r>
      <w:r>
        <w:rPr>
          <w:noProof/>
        </w:rPr>
        <w:fldChar w:fldCharType="end"/>
      </w:r>
      <w:r w:rsidRPr="00E457C1">
        <w:rPr>
          <w:noProof/>
          <w:lang w:val="en-US"/>
        </w:rPr>
        <w:t xml:space="preserve">, which is difficult to disprove because of the short observational record </w:t>
      </w:r>
      <w:ins w:id="505" w:author="Ian Blenkinsop" w:date="2021-07-13T13:52:00Z">
        <w:r w:rsidR="008F0A8E">
          <w:rPr>
            <w:noProof/>
            <w:lang w:val="en-US"/>
          </w:rPr>
          <w:t>(</w:t>
        </w:r>
        <w:r w:rsidR="008F0A8E" w:rsidRPr="00E457C1">
          <w:rPr>
            <w:noProof/>
            <w:lang w:val="en-US"/>
          </w:rPr>
          <w:t>Section 3.7.7</w:t>
        </w:r>
        <w:r w:rsidR="008F0A8E">
          <w:rPr>
            <w:noProof/>
            <w:lang w:val="en-US"/>
          </w:rPr>
          <w:t xml:space="preserve">; </w:t>
        </w:r>
      </w:ins>
      <w:r>
        <w:rPr>
          <w:noProof/>
        </w:rPr>
        <w:fldChar w:fldCharType="begin" w:fldLock="1"/>
      </w:r>
      <w:r w:rsidR="002D1890">
        <w:rPr>
          <w:noProof/>
          <w:lang w:val="en-US"/>
        </w:rPr>
        <w:instrText>ADDIN CSL_CITATION { "citationItems" : [ { "id" : "ITEM-1", "itemData" : { "DOI" : "10.1175/BAMS-D-16-0286.1", "abstract" : " AbstractThe study of Decadal Climate Variability (DCV) and Predictability is the interdisciplinary endeavor to characterize, understand, attribute, simulate, and predict the slow, multiyear variations of climate at global (e.g., the recent slowdown of global mean temperature rise in the early 2000s) and regional (e.g., decadal modulation of hurricane activity in the Atlantic, ongoing drought in California or in the Sahel in the 1970s\u201380s, etc.) scales. This study remains very challenging despite decades of research, extensive progress in climate system modeling, and improvements in the availability and coverage of a wide variety of observations. Considerable obstacles in applying this knowledge to actual predictions remain.This short article is a succint review paper about DCV and predictability. Based on listed issues and priorities, it also proposes a unifying theme referred to as \u201cdrivers of teleconnectivity\u201d as a backbone to address and structure the core DCV research challenge. This framework goes beyond a preoccupation with changes in the global mean temperature and directly addresses the regional impacts of external (natural and anthropogenic) climate forcing and internal climate interactions; it thus explicitly deals with the societal needs for region-specific climate information. Such a framework also enables the integration of efforts in a large international research community toward advancing the observation, characterization, understanding, and prediction of DCV. Recommendations to make progress are provided as part of the contribution of the CLIVAR \u201cDCVP Research Focus\u201d group. ",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"ITEM-1", "issue" : "3", "issued" : { "date-parts" : [ [ "2018" ] ] }, "page" : "479-490", "title" : "Decadal Climate Variability and Predictability: Challenges and Opportunities", "translator" : [ { "dropping-particle" : "", "family" : "J3700", "given" : "", "non-dropping-particle" : "", "parse-names" : false, "suffix" : "" } ], "type" : "article-journal", "volume" : "99" }, "uris" : [ "http://www.mendeley.com/documents/?uuid=b80547b5-648e-38e1-a463-198d6d545a67" ] } ], "mendeley" : { "formattedCitation" : "(Cassou et al., 2018)", "manualFormatting" : "Cassou et al., 2018", "plainTextFormattedCitation" : "(Cassou et al., 2018)", "previouslyFormattedCitation" : "(Cassou et al., 2018)" }, "properties" : { "noteIndex" : 0 }, "schema" : "https://github.com/citation-style-language/schema/raw/master/csl-citation.json" }</w:instrText>
      </w:r>
      <w:r>
        <w:rPr>
          <w:noProof/>
        </w:rPr>
        <w:fldChar w:fldCharType="separate"/>
      </w:r>
      <w:del w:id="506" w:author="Ian Blenkinsop" w:date="2021-07-13T13:52:00Z">
        <w:r w:rsidR="00393F8C" w:rsidDel="008F0A8E">
          <w:rPr>
            <w:noProof/>
            <w:lang w:val="en-US"/>
          </w:rPr>
          <w:delText>(</w:delText>
        </w:r>
      </w:del>
      <w:r w:rsidR="00393F8C">
        <w:rPr>
          <w:noProof/>
          <w:lang w:val="en-US"/>
        </w:rPr>
        <w:t>Cassou et al., 2018</w:t>
      </w:r>
      <w:r>
        <w:rPr>
          <w:noProof/>
        </w:rPr>
        <w:fldChar w:fldCharType="end"/>
      </w:r>
      <w:del w:id="507" w:author="Ian Blenkinsop" w:date="2021-07-13T13:52:00Z">
        <w:r w:rsidRPr="00E457C1" w:rsidDel="008F0A8E">
          <w:rPr>
            <w:noProof/>
            <w:lang w:val="en-US"/>
          </w:rPr>
          <w:delText>; Section</w:delText>
        </w:r>
        <w:r w:rsidR="00F046A4" w:rsidRPr="00E457C1" w:rsidDel="008F0A8E">
          <w:rPr>
            <w:noProof/>
            <w:lang w:val="en-US"/>
          </w:rPr>
          <w:delText> </w:delText>
        </w:r>
        <w:r w:rsidRPr="00E457C1" w:rsidDel="008F0A8E">
          <w:rPr>
            <w:noProof/>
            <w:lang w:val="en-US"/>
          </w:rPr>
          <w:delText>3.7.7</w:delText>
        </w:r>
      </w:del>
      <w:r w:rsidRPr="00E457C1">
        <w:rPr>
          <w:noProof/>
          <w:lang w:val="en-US"/>
        </w:rPr>
        <w:t xml:space="preserve">). But, importantly, patterns of temperature variability simulated by even the most variable models differ from the pattern of forced temperature change </w:t>
      </w:r>
      <w:r>
        <w:rPr>
          <w:noProof/>
        </w:rPr>
        <w:fldChar w:fldCharType="begin" w:fldLock="1"/>
      </w:r>
      <w:r w:rsidR="00E719C0">
        <w:rPr>
          <w:noProof/>
          <w:lang w:val="en-US"/>
        </w:rPr>
        <w:instrText>ADDIN CSL_CITATION { "citationItems" : [ { "id" : "ITEM-1",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"mendeley" : { "formattedCitation" : "(Parsons et al., 2020)", "plainTextFormattedCitation" : "(Parsons et al., 2020)", "previouslyFormattedCitation" : "(Parsons et al., 2020)" }, "properties" : { "noteIndex" : 0 }, "schema" : "https://github.com/citation-style-language/schema/raw/master/csl-citation.json" }</w:instrText>
      </w:r>
      <w:r>
        <w:rPr>
          <w:noProof/>
        </w:rPr>
        <w:fldChar w:fldCharType="separate"/>
      </w:r>
      <w:r w:rsidR="00393F8C">
        <w:rPr>
          <w:noProof/>
          <w:lang w:val="en-US"/>
        </w:rPr>
        <w:t>(Parsons et al., 2020)</w:t>
      </w:r>
      <w:r>
        <w:rPr>
          <w:noProof/>
        </w:rPr>
        <w:fldChar w:fldCharType="end"/>
      </w:r>
      <w:r w:rsidRPr="00E457C1">
        <w:rPr>
          <w:noProof/>
          <w:lang w:val="en-US"/>
        </w:rPr>
        <w:t>. Taken together, this discussion and Figures 3.</w:t>
      </w:r>
      <w:r w:rsidR="006334A5" w:rsidRPr="00E457C1">
        <w:rPr>
          <w:noProof/>
          <w:lang w:val="en-US"/>
        </w:rPr>
        <w:t>2</w:t>
      </w:r>
      <w:r w:rsidRPr="00E457C1">
        <w:rPr>
          <w:noProof/>
          <w:lang w:val="en-US"/>
        </w:rPr>
        <w:t>, 3</w:t>
      </w:r>
      <w:r w:rsidR="006334A5" w:rsidRPr="00E457C1">
        <w:rPr>
          <w:noProof/>
          <w:lang w:val="en-US"/>
        </w:rPr>
        <w:t>.5</w:t>
      </w:r>
      <w:r w:rsidRPr="00E457C1">
        <w:rPr>
          <w:noProof/>
          <w:lang w:val="en-US"/>
        </w:rPr>
        <w:t xml:space="preserve"> and 3.</w:t>
      </w:r>
      <w:r w:rsidR="006334A5" w:rsidRPr="00E457C1">
        <w:rPr>
          <w:noProof/>
          <w:lang w:val="en-US"/>
        </w:rPr>
        <w:t>6</w:t>
      </w:r>
      <w:r w:rsidRPr="00E457C1">
        <w:rPr>
          <w:noProof/>
          <w:lang w:val="en-US"/>
        </w:rPr>
        <w:t xml:space="preserve"> indicate that the statistics of internal variability in models compare well in most cases to observational estimates and temperature proxy reconstructions, though some CMIP6 models appear to have higher multi</w:t>
      </w:r>
      <w:ins w:id="508" w:author="Sara M Tuson" w:date="2021-06-27T22:00:00Z">
        <w:r w:rsidR="00630726">
          <w:rPr>
            <w:noProof/>
            <w:lang w:val="en-US"/>
          </w:rPr>
          <w:t>-</w:t>
        </w:r>
      </w:ins>
      <w:r w:rsidRPr="00E457C1">
        <w:rPr>
          <w:noProof/>
          <w:lang w:val="en-US"/>
        </w:rPr>
        <w:t xml:space="preserve">decadal variability than CMIP5 models or proxy reconstructions. When used in attribution studies, models with overestimated variability would increase estimated uncertainties and make results statistically conservative. </w:t>
      </w:r>
    </w:p>
    <w:p w14:paraId="499E7497" w14:textId="77777777" w:rsidR="009F594A" w:rsidRPr="00E457C1" w:rsidRDefault="009F594A" w:rsidP="009F594A">
      <w:pPr>
        <w:pStyle w:val="AR6BodyText"/>
        <w:rPr>
          <w:noProof/>
          <w:lang w:val="en-US"/>
        </w:rPr>
      </w:pPr>
    </w:p>
    <w:p w14:paraId="5EEB93AE" w14:textId="77777777" w:rsidR="009F594A" w:rsidRPr="00E457C1" w:rsidRDefault="009F594A" w:rsidP="009F594A">
      <w:pPr>
        <w:pStyle w:val="AR6BodyText"/>
        <w:rPr>
          <w:noProof/>
          <w:lang w:val="en-US"/>
        </w:rPr>
      </w:pPr>
    </w:p>
    <w:p w14:paraId="0E8D575A" w14:textId="0C60D440" w:rsidR="009F594A" w:rsidRPr="00B33D13" w:rsidRDefault="009F594A" w:rsidP="009F594A">
      <w:pPr>
        <w:pStyle w:val="AR6BodyText"/>
        <w:rPr>
          <w:b/>
          <w:noProof/>
        </w:rPr>
      </w:pPr>
      <w:r w:rsidRPr="00B33D13">
        <w:rPr>
          <w:b/>
          <w:noProof/>
        </w:rPr>
        <w:t xml:space="preserve">[START </w:t>
      </w:r>
      <w:r w:rsidRPr="00B33D13">
        <w:rPr>
          <w:rStyle w:val="AR6Chap3FigureCar"/>
          <w:b/>
          <w:noProof/>
          <w:sz w:val="22"/>
          <w:lang w:val="en-GB"/>
        </w:rPr>
        <w:t>FIGURE 3.</w:t>
      </w:r>
      <w:r w:rsidR="006334A5">
        <w:rPr>
          <w:rStyle w:val="AR6Chap3FigureCar"/>
          <w:b/>
          <w:noProof/>
          <w:sz w:val="22"/>
          <w:lang w:val="en-GB"/>
        </w:rPr>
        <w:t>6</w:t>
      </w:r>
      <w:r w:rsidRPr="00B33D13">
        <w:rPr>
          <w:rStyle w:val="AR6Chap3FigureCar"/>
          <w:b/>
          <w:noProof/>
          <w:sz w:val="22"/>
          <w:lang w:val="en-GB"/>
        </w:rPr>
        <w:t xml:space="preserve"> </w:t>
      </w:r>
      <w:r w:rsidRPr="00B33D13">
        <w:rPr>
          <w:b/>
          <w:noProof/>
        </w:rPr>
        <w:t>HERE]</w:t>
      </w:r>
    </w:p>
    <w:p w14:paraId="5F5CC2B4" w14:textId="77777777" w:rsidR="009F594A" w:rsidRDefault="009F594A" w:rsidP="009F594A">
      <w:pPr>
        <w:pStyle w:val="AR6BodyText"/>
        <w:rPr>
          <w:noProof/>
        </w:rPr>
      </w:pPr>
    </w:p>
    <w:p w14:paraId="068D1EF7" w14:textId="77777777" w:rsidR="00BB05B7" w:rsidRPr="00BB05B7" w:rsidRDefault="00BB05B7" w:rsidP="00BB05B7">
      <w:pPr>
        <w:numPr>
          <w:ilvl w:val="0"/>
          <w:numId w:val="2"/>
        </w:numPr>
        <w:ind w:left="993" w:hanging="993"/>
        <w:rPr>
          <w:sz w:val="20"/>
          <w:lang w:val="en-US"/>
        </w:rPr>
      </w:pPr>
      <w:bookmarkStart w:id="509" w:name="_Hlk56763118"/>
      <w:r w:rsidRPr="00BB05B7">
        <w:rPr>
          <w:b/>
          <w:sz w:val="20"/>
          <w:lang w:val="en-US"/>
        </w:rPr>
        <w:t>Simulated internal variability of global surface air temperature (GSAT) versus observed changes.</w:t>
      </w:r>
      <w:r w:rsidRPr="00BB05B7">
        <w:rPr>
          <w:sz w:val="20"/>
          <w:lang w:val="en-US"/>
        </w:rPr>
        <w:t xml:space="preserve"> </w:t>
      </w:r>
      <w:r w:rsidRPr="00BB05B7">
        <w:rPr>
          <w:b/>
          <w:bCs/>
          <w:sz w:val="20"/>
          <w:lang w:val="en-US"/>
          <w:rPrChange w:id="510" w:author="Ian Blenkinsop" w:date="2021-07-07T14:09:00Z">
            <w:rPr/>
          </w:rPrChange>
        </w:rPr>
        <w:t>(a)</w:t>
      </w:r>
      <w:r w:rsidRPr="00BB05B7">
        <w:rPr>
          <w:sz w:val="20"/>
          <w:lang w:val="en-US"/>
        </w:rPr>
        <w:t xml:space="preserve"> Time series of </w:t>
      </w:r>
      <w:ins w:id="511" w:author="Sara M Tuson" w:date="2021-07-02T15:14:00Z">
        <w:r w:rsidRPr="00BB05B7">
          <w:rPr>
            <w:noProof/>
            <w:sz w:val="20"/>
            <w:lang w:val="en-US"/>
          </w:rPr>
          <w:t>five</w:t>
        </w:r>
      </w:ins>
      <w:del w:id="512" w:author="Sara M Tuson" w:date="2021-07-02T15:14:00Z">
        <w:r w:rsidRPr="00BB05B7" w:rsidDel="000E1831">
          <w:rPr>
            <w:sz w:val="20"/>
            <w:lang w:val="en-US"/>
          </w:rPr>
          <w:delText>5</w:delText>
        </w:r>
      </w:del>
      <w:r w:rsidRPr="00BB05B7">
        <w:rPr>
          <w:sz w:val="20"/>
          <w:lang w:val="en-US"/>
        </w:rPr>
        <w:t xml:space="preserve">-year running mean GSAT anomalies in 45 CMIP6 pre-industrial control (unforced) simulations. The 10 most variable models in terms of </w:t>
      </w:r>
      <w:ins w:id="513" w:author="Sara M Tuson" w:date="2021-07-02T15:14:00Z">
        <w:r w:rsidRPr="00BB05B7">
          <w:rPr>
            <w:noProof/>
            <w:sz w:val="20"/>
            <w:lang w:val="en-US"/>
          </w:rPr>
          <w:t>five</w:t>
        </w:r>
      </w:ins>
      <w:del w:id="514" w:author="Sara M Tuson" w:date="2021-07-02T15:14:00Z">
        <w:r w:rsidRPr="00BB05B7" w:rsidDel="000E1831">
          <w:rPr>
            <w:sz w:val="20"/>
            <w:lang w:val="en-US"/>
          </w:rPr>
          <w:delText>5</w:delText>
        </w:r>
      </w:del>
      <w:r w:rsidRPr="00BB05B7">
        <w:rPr>
          <w:sz w:val="20"/>
          <w:lang w:val="en-US"/>
        </w:rPr>
        <w:t xml:space="preserve">-year running mean GSAT are coloured according to the legend on Figure 3.4. </w:t>
      </w:r>
      <w:r w:rsidRPr="00BB05B7">
        <w:rPr>
          <w:b/>
          <w:bCs/>
          <w:sz w:val="20"/>
          <w:lang w:val="en-US"/>
          <w:rPrChange w:id="515" w:author="Ian Blenkinsop" w:date="2021-07-07T14:09:00Z">
            <w:rPr/>
          </w:rPrChange>
        </w:rPr>
        <w:t>(b)</w:t>
      </w:r>
      <w:r w:rsidRPr="00BB05B7">
        <w:rPr>
          <w:sz w:val="20"/>
          <w:lang w:val="en-US"/>
        </w:rPr>
        <w:t xml:space="preserve"> Histograms of GSAT changes in CMIP6 historical simulations </w:t>
      </w:r>
      <w:r w:rsidRPr="00BB05B7">
        <w:rPr>
          <w:sz w:val="20"/>
          <w:lang w:val="en-US"/>
        </w:rPr>
        <w:lastRenderedPageBreak/>
        <w:t>(extended by SSP2-4.5 simulations) from 1850</w:t>
      </w:r>
      <w:del w:id="516" w:author="Sara M Tuson" w:date="2021-06-30T10:30:00Z">
        <w:r w:rsidRPr="00BB05B7" w:rsidDel="00E413CC">
          <w:rPr>
            <w:sz w:val="20"/>
            <w:lang w:val="en-US"/>
          </w:rPr>
          <w:delText>-</w:delText>
        </w:r>
      </w:del>
      <w:ins w:id="517" w:author="Sara M Tuson" w:date="2021-06-30T10:30:00Z">
        <w:r w:rsidRPr="00BB05B7">
          <w:rPr>
            <w:sz w:val="20"/>
            <w:lang w:val="en-US"/>
          </w:rPr>
          <w:t>–</w:t>
        </w:r>
      </w:ins>
      <w:r w:rsidRPr="00BB05B7">
        <w:rPr>
          <w:sz w:val="20"/>
          <w:lang w:val="en-US"/>
        </w:rPr>
        <w:t>1900 to 2010</w:t>
      </w:r>
      <w:del w:id="518" w:author="Sara M Tuson" w:date="2021-06-30T10:30:00Z">
        <w:r w:rsidRPr="00BB05B7" w:rsidDel="00E413CC">
          <w:rPr>
            <w:sz w:val="20"/>
            <w:lang w:val="en-US"/>
          </w:rPr>
          <w:delText>-</w:delText>
        </w:r>
      </w:del>
      <w:ins w:id="519" w:author="Sara M Tuson" w:date="2021-06-30T10:30:00Z">
        <w:r w:rsidRPr="00BB05B7">
          <w:rPr>
            <w:sz w:val="20"/>
            <w:lang w:val="en-US"/>
          </w:rPr>
          <w:t>–</w:t>
        </w:r>
      </w:ins>
      <w:r w:rsidRPr="00BB05B7">
        <w:rPr>
          <w:sz w:val="20"/>
          <w:lang w:val="en-US"/>
        </w:rPr>
        <w:t xml:space="preserve">2019 are shown by pink shading in </w:t>
      </w:r>
      <w:r w:rsidRPr="00BB05B7">
        <w:rPr>
          <w:b/>
          <w:bCs/>
          <w:sz w:val="20"/>
          <w:lang w:val="en-US"/>
          <w:rPrChange w:id="520" w:author="Ian Blenkinsop" w:date="2021-07-07T14:09:00Z">
            <w:rPr/>
          </w:rPrChange>
        </w:rPr>
        <w:t>(c)</w:t>
      </w:r>
      <w:r w:rsidRPr="00BB05B7">
        <w:rPr>
          <w:sz w:val="20"/>
          <w:lang w:val="en-US"/>
        </w:rPr>
        <w:t>, and GSAT changes from the first 51 years average to the last 20 years average of 170-year overlapping segments of the pre-industrial control simulations shown in (a) are shown by blue shading. GMST changes in observational datasets for the same period are indicated by black vertical lines. (c) Observed GMST anomaly time series relative to the 1850</w:t>
      </w:r>
      <w:del w:id="521" w:author="Sara M Tuson" w:date="2021-06-30T10:30:00Z">
        <w:r w:rsidRPr="00BB05B7" w:rsidDel="00E413CC">
          <w:rPr>
            <w:sz w:val="20"/>
            <w:lang w:val="en-US"/>
          </w:rPr>
          <w:delText>-</w:delText>
        </w:r>
      </w:del>
      <w:ins w:id="522" w:author="Sara M Tuson" w:date="2021-06-30T10:30:00Z">
        <w:r w:rsidRPr="00BB05B7">
          <w:rPr>
            <w:sz w:val="20"/>
            <w:lang w:val="en-US"/>
          </w:rPr>
          <w:t>–</w:t>
        </w:r>
      </w:ins>
      <w:r w:rsidRPr="00BB05B7">
        <w:rPr>
          <w:sz w:val="20"/>
          <w:lang w:val="en-US"/>
        </w:rPr>
        <w:t xml:space="preserve">1900 average. Black lines represent the </w:t>
      </w:r>
      <w:ins w:id="523" w:author="Sara M Tuson" w:date="2021-07-02T15:14:00Z">
        <w:r w:rsidRPr="00BB05B7">
          <w:rPr>
            <w:noProof/>
            <w:sz w:val="20"/>
            <w:lang w:val="en-US"/>
          </w:rPr>
          <w:t>five</w:t>
        </w:r>
      </w:ins>
      <w:del w:id="524" w:author="Sara M Tuson" w:date="2021-07-02T15:14:00Z">
        <w:r w:rsidRPr="00BB05B7" w:rsidDel="000E1831">
          <w:rPr>
            <w:sz w:val="20"/>
            <w:lang w:val="en-US"/>
          </w:rPr>
          <w:delText>5</w:delText>
        </w:r>
      </w:del>
      <w:r w:rsidRPr="00BB05B7">
        <w:rPr>
          <w:sz w:val="20"/>
          <w:lang w:val="en-US"/>
        </w:rPr>
        <w:t xml:space="preserve">-year running means while grey lines show unfiltered annual time series. </w:t>
      </w:r>
      <w:r w:rsidRPr="00BB05B7">
        <w:rPr>
          <w:rFonts w:cs="Times New Roman"/>
          <w:sz w:val="20"/>
          <w:szCs w:val="20"/>
          <w:lang w:val="en-US"/>
        </w:rPr>
        <w:t>Further details on data sources and processing are available in the chapter data table (Table 3.SM.1).</w:t>
      </w:r>
    </w:p>
    <w:bookmarkEnd w:id="509"/>
    <w:p w14:paraId="7C6ED0C6" w14:textId="77777777" w:rsidR="009F594A" w:rsidRPr="00E457C1" w:rsidRDefault="009F594A" w:rsidP="009F594A">
      <w:pPr>
        <w:pStyle w:val="AR6BodyText"/>
        <w:rPr>
          <w:noProof/>
          <w:lang w:val="en-US"/>
        </w:rPr>
      </w:pPr>
    </w:p>
    <w:p w14:paraId="424C2C8C" w14:textId="2F28D5B1" w:rsidR="009F594A" w:rsidRPr="00E457C1" w:rsidRDefault="009F594A" w:rsidP="009F594A">
      <w:pPr>
        <w:pStyle w:val="AR6BodyText"/>
        <w:rPr>
          <w:b/>
          <w:noProof/>
          <w:lang w:val="en-US"/>
        </w:rPr>
      </w:pPr>
      <w:r w:rsidRPr="00E457C1">
        <w:rPr>
          <w:b/>
          <w:noProof/>
          <w:lang w:val="en-US"/>
        </w:rPr>
        <w:t xml:space="preserve">[END </w:t>
      </w:r>
      <w:r w:rsidRPr="00B33D13">
        <w:rPr>
          <w:rStyle w:val="AR6Chap3FigureCar"/>
          <w:b/>
          <w:noProof/>
          <w:sz w:val="22"/>
          <w:lang w:val="en-GB"/>
        </w:rPr>
        <w:t>FIGURE 3.</w:t>
      </w:r>
      <w:r w:rsidR="006334A5">
        <w:rPr>
          <w:rStyle w:val="AR6Chap3FigureCar"/>
          <w:b/>
          <w:noProof/>
          <w:sz w:val="22"/>
          <w:lang w:val="en-GB"/>
        </w:rPr>
        <w:t>6</w:t>
      </w:r>
      <w:r w:rsidRPr="00E457C1">
        <w:rPr>
          <w:b/>
          <w:noProof/>
          <w:lang w:val="en-US"/>
        </w:rPr>
        <w:t xml:space="preserve"> HERE]</w:t>
      </w:r>
    </w:p>
    <w:p w14:paraId="7F55D0FF" w14:textId="77777777" w:rsidR="009F594A" w:rsidRPr="00E457C1" w:rsidRDefault="009F594A" w:rsidP="009F594A">
      <w:pPr>
        <w:pStyle w:val="AR6BodyText"/>
        <w:rPr>
          <w:noProof/>
          <w:lang w:val="en-US"/>
        </w:rPr>
      </w:pPr>
    </w:p>
    <w:p w14:paraId="1A3FB42F" w14:textId="77777777" w:rsidR="009F594A" w:rsidRPr="00E457C1" w:rsidRDefault="009F594A" w:rsidP="009F594A">
      <w:pPr>
        <w:pStyle w:val="AR6BodyText"/>
        <w:rPr>
          <w:noProof/>
          <w:lang w:val="en-US"/>
        </w:rPr>
      </w:pPr>
    </w:p>
    <w:p w14:paraId="18F03822" w14:textId="60566AE6" w:rsidR="009F594A" w:rsidRPr="00E457C1" w:rsidRDefault="009F594A" w:rsidP="009F594A">
      <w:pPr>
        <w:pStyle w:val="AR6BodyText"/>
        <w:rPr>
          <w:i/>
          <w:noProof/>
          <w:lang w:val="en-US"/>
        </w:rPr>
      </w:pPr>
      <w:r w:rsidRPr="00E457C1">
        <w:rPr>
          <w:noProof/>
          <w:lang w:val="en-US"/>
        </w:rPr>
        <w:t xml:space="preserve">In summary, there is </w:t>
      </w:r>
      <w:r w:rsidRPr="00E457C1">
        <w:rPr>
          <w:i/>
          <w:iCs/>
          <w:noProof/>
          <w:lang w:val="en-US"/>
        </w:rPr>
        <w:t>high confidence</w:t>
      </w:r>
      <w:r w:rsidRPr="00E457C1">
        <w:rPr>
          <w:noProof/>
          <w:lang w:val="en-US"/>
        </w:rPr>
        <w:t xml:space="preserve"> that CMIP6 models reproduce observed large-scale mean surface temperature patterns and internal variability as well as their CMIP5 predecessors, but with little evidence for reduced biases. CMIP6 models also reproduce </w:t>
      </w:r>
      <w:r w:rsidR="00B96F88" w:rsidRPr="00E457C1">
        <w:rPr>
          <w:noProof/>
          <w:lang w:val="en-US"/>
        </w:rPr>
        <w:t xml:space="preserve">historical GSAT </w:t>
      </w:r>
      <w:r w:rsidRPr="00E457C1">
        <w:rPr>
          <w:noProof/>
          <w:lang w:val="en-US"/>
        </w:rPr>
        <w:t>change</w:t>
      </w:r>
      <w:r w:rsidR="00B96F88" w:rsidRPr="00E457C1">
        <w:rPr>
          <w:noProof/>
          <w:lang w:val="en-US"/>
        </w:rPr>
        <w:t>s</w:t>
      </w:r>
      <w:r w:rsidRPr="00E457C1">
        <w:rPr>
          <w:noProof/>
          <w:lang w:val="en-US"/>
        </w:rPr>
        <w:t xml:space="preserve"> similarly to their CMIP5 counterparts </w:t>
      </w:r>
      <w:r w:rsidR="00B96F88" w:rsidRPr="00E457C1">
        <w:rPr>
          <w:noProof/>
          <w:lang w:val="en-US"/>
        </w:rPr>
        <w:t>(</w:t>
      </w:r>
      <w:r w:rsidRPr="00E457C1">
        <w:rPr>
          <w:i/>
          <w:noProof/>
          <w:lang w:val="en-US"/>
        </w:rPr>
        <w:t>medium confidence</w:t>
      </w:r>
      <w:r w:rsidR="00B96F88" w:rsidRPr="00E457C1">
        <w:rPr>
          <w:iCs/>
          <w:noProof/>
          <w:lang w:val="en-US"/>
        </w:rPr>
        <w:t>)</w:t>
      </w:r>
      <w:r w:rsidRPr="00E457C1">
        <w:rPr>
          <w:noProof/>
          <w:lang w:val="en-US"/>
        </w:rPr>
        <w:t xml:space="preserve">. However, in spite of model imperfections, there is </w:t>
      </w:r>
      <w:r w:rsidRPr="00E457C1">
        <w:rPr>
          <w:i/>
          <w:iCs/>
          <w:noProof/>
          <w:lang w:val="en-US"/>
        </w:rPr>
        <w:t>very high confidence</w:t>
      </w:r>
      <w:r w:rsidRPr="00E457C1">
        <w:rPr>
          <w:noProof/>
          <w:lang w:val="en-US"/>
        </w:rPr>
        <w:t xml:space="preserve"> that biases in surface temperature trends and variability simulated by the CMIP5 and CMIP6 ensembles are small enough to support detection and attribution of human-induced warming.</w:t>
      </w:r>
    </w:p>
    <w:p w14:paraId="52A627A6" w14:textId="77777777" w:rsidR="009F594A" w:rsidRPr="00E457C1" w:rsidRDefault="009F594A" w:rsidP="009F594A">
      <w:pPr>
        <w:pStyle w:val="AR6BodyText"/>
        <w:rPr>
          <w:noProof/>
          <w:lang w:val="en-US"/>
        </w:rPr>
      </w:pPr>
    </w:p>
    <w:p w14:paraId="4B4BE717" w14:textId="77777777" w:rsidR="009F594A" w:rsidRPr="00E457C1" w:rsidRDefault="009F594A">
      <w:pPr>
        <w:pStyle w:val="AR6Chap3Level431111"/>
        <w:rPr>
          <w:noProof/>
        </w:rPr>
        <w:pPrChange w:id="525" w:author="Tom Maycock" w:date="2021-09-03T15:04:00Z">
          <w:pPr>
            <w:pStyle w:val="AR6BodyText"/>
          </w:pPr>
        </w:pPrChange>
      </w:pPr>
      <w:r w:rsidRPr="00E457C1">
        <w:rPr>
          <w:noProof/>
        </w:rPr>
        <w:t>Detection and attribution</w:t>
      </w:r>
    </w:p>
    <w:p w14:paraId="39ED4AC0" w14:textId="33E1DF98" w:rsidR="009F594A" w:rsidRPr="00E457C1" w:rsidRDefault="009F594A" w:rsidP="009F594A">
      <w:pPr>
        <w:pStyle w:val="AR6BodyText"/>
        <w:rPr>
          <w:noProof/>
          <w:lang w:val="en-US"/>
        </w:rPr>
      </w:pPr>
      <w:r w:rsidRPr="00E457C1">
        <w:rPr>
          <w:lang w:val="en-US"/>
        </w:rPr>
        <w:t xml:space="preserve">Looking at periods preceding the instrumental record, AR5 assessed with </w:t>
      </w:r>
      <w:r w:rsidRPr="00E457C1">
        <w:rPr>
          <w:i/>
          <w:lang w:val="en-US"/>
        </w:rPr>
        <w:t>high confidence</w:t>
      </w:r>
      <w:r w:rsidRPr="00E457C1">
        <w:rPr>
          <w:lang w:val="en-US"/>
        </w:rPr>
        <w:t xml:space="preserve"> that the 20</w:t>
      </w:r>
      <w:r w:rsidRPr="00566450">
        <w:rPr>
          <w:lang w:val="en-US"/>
          <w:rPrChange w:id="526" w:author="Sara M Tuson" w:date="2021-06-28T09:43:00Z">
            <w:rPr>
              <w:vertAlign w:val="superscript"/>
              <w:lang w:val="en-US"/>
            </w:rPr>
          </w:rPrChange>
        </w:rPr>
        <w:t>th</w:t>
      </w:r>
      <w:r w:rsidR="006D353D" w:rsidRPr="00E457C1">
        <w:rPr>
          <w:lang w:val="en-US"/>
        </w:rPr>
        <w:t xml:space="preserve"> </w:t>
      </w:r>
      <w:r w:rsidRPr="00E457C1">
        <w:rPr>
          <w:lang w:val="en-US"/>
        </w:rPr>
        <w:t xml:space="preserve">century annual mean surface temperature warming reversed a </w:t>
      </w:r>
      <w:commentRangeStart w:id="527"/>
      <w:r w:rsidRPr="00E457C1">
        <w:rPr>
          <w:lang w:val="en-US"/>
        </w:rPr>
        <w:t>5000-year</w:t>
      </w:r>
      <w:commentRangeEnd w:id="527"/>
      <w:r w:rsidR="006954A9">
        <w:rPr>
          <w:rStyle w:val="CommentReference"/>
          <w:lang w:val="en-GB"/>
        </w:rPr>
        <w:commentReference w:id="527"/>
      </w:r>
      <w:r w:rsidRPr="00E457C1">
        <w:rPr>
          <w:lang w:val="en-US"/>
        </w:rPr>
        <w:t xml:space="preserve"> cooling trend in N</w:t>
      </w:r>
      <w:ins w:id="528" w:author="Sara M Tuson" w:date="2021-06-25T14:32:00Z">
        <w:r w:rsidR="00051645">
          <w:rPr>
            <w:lang w:val="en-US"/>
          </w:rPr>
          <w:t xml:space="preserve">orthern </w:t>
        </w:r>
      </w:ins>
      <w:r w:rsidRPr="00E457C1">
        <w:rPr>
          <w:lang w:val="en-US"/>
        </w:rPr>
        <w:t>H</w:t>
      </w:r>
      <w:ins w:id="529" w:author="Sara M Tuson" w:date="2021-06-25T14:32:00Z">
        <w:r w:rsidR="00051645">
          <w:rPr>
            <w:lang w:val="en-US"/>
          </w:rPr>
          <w:t>emisphere</w:t>
        </w:r>
      </w:ins>
      <w:r w:rsidRPr="00E457C1">
        <w:rPr>
          <w:lang w:val="en-US"/>
        </w:rPr>
        <w:t xml:space="preserve"> mid-</w:t>
      </w:r>
      <w:ins w:id="530" w:author="Sara M Tuson" w:date="2021-06-27T21:04:00Z">
        <w:r w:rsidR="00507ECC">
          <w:rPr>
            <w:lang w:val="en-US"/>
          </w:rPr>
          <w:t xml:space="preserve"> </w:t>
        </w:r>
      </w:ins>
      <w:r w:rsidRPr="00E457C1">
        <w:rPr>
          <w:lang w:val="en-US"/>
        </w:rPr>
        <w:t>to</w:t>
      </w:r>
      <w:ins w:id="531" w:author="Sara M Tuson" w:date="2021-06-27T21:05:00Z">
        <w:r w:rsidR="00507ECC">
          <w:rPr>
            <w:lang w:val="en-US"/>
          </w:rPr>
          <w:t xml:space="preserve"> </w:t>
        </w:r>
      </w:ins>
      <w:del w:id="532" w:author="Sara M Tuson" w:date="2021-06-27T21:05:00Z">
        <w:r w:rsidRPr="00E457C1" w:rsidDel="00507ECC">
          <w:rPr>
            <w:lang w:val="en-US"/>
          </w:rPr>
          <w:delText>-</w:delText>
        </w:r>
      </w:del>
      <w:r w:rsidRPr="00E457C1">
        <w:rPr>
          <w:lang w:val="en-US"/>
        </w:rPr>
        <w:t xml:space="preserve">high latitudes caused by orbital forcing, and attributed the reversal to anthropogenic forcing with </w:t>
      </w:r>
      <w:r w:rsidRPr="00E457C1">
        <w:rPr>
          <w:i/>
          <w:lang w:val="en-US"/>
        </w:rPr>
        <w:t>high confidence</w:t>
      </w:r>
      <w:ins w:id="533" w:author="Robin Matthews" w:date="2021-06-15T12:22:00Z">
        <w:r w:rsidR="00EF7E2E">
          <w:rPr>
            <w:i/>
            <w:lang w:val="en-US"/>
          </w:rPr>
          <w:t xml:space="preserve"> </w:t>
        </w:r>
      </w:ins>
      <w:del w:id="534" w:author="Robin Matthews" w:date="2021-06-15T12:22:00Z">
        <w:r w:rsidRPr="00E457C1" w:rsidDel="00EF7E2E">
          <w:rPr>
            <w:lang w:val="en-US"/>
          </w:rPr>
          <w:delText xml:space="preserve"> </w:delText>
        </w:r>
      </w:del>
      <w:del w:id="535" w:author="Robin Matthews" w:date="2021-06-15T12:21:00Z">
        <w:r w:rsidDel="00EF7E2E">
          <w:fldChar w:fldCharType="begin" w:fldLock="1"/>
        </w:r>
        <w:r w:rsidR="00E719C0" w:rsidRPr="00393F8C" w:rsidDel="00EF7E2E">
          <w:rPr>
            <w:lang w:val="en-US"/>
          </w:rPr>
          <w:delInstrText>ADDIN CSL_CITATION { "citationItems" : [ { "id" : "ITEM-1", "itemData" : { "DOI" : "10.1038/nature19082", "ISBN" : "1476-4687 (Electronic)\\r0028-0836 (Linking)", "ISSN" : "14764687", "PMID" : "27558063", "abstract" : "The evolution of industrial-era warming across the continents and oceans provides a context for future climate change and is important for determining climate sensitivity and the processes that control regional warming. Here we use post- ad 1500 palaeoclimate records to show that sustained industrial-era warming of the tropical oceans first developed during the mid-nineteenth century and was nearly synchronous with Northern Hemisphere continental warming. The early onset of sustained, significant warming in palaeoclimate records and model simulations suggests that greenhouse forcing of industrial-era warming commenced as early as the mid-nineteenth century and included an enhanced equatorial ocean response mechanism. The development of Southern Hemisphere warming is delayed in reconstructions, but this apparent delay is not reproduced in climate simulations. Our findings imply that instrumental records are too short to comprehensively assess anthropogenic climate change and that, in some regions, about 180 years of industrial-era warming has already caused surface temperatures to emerge above pre-industrial values, even when taking natural variability into account.", "author" : [ { "dropping-particle" : "", "family" : "Abram", "given" : "Nerilie J.", "non-dropping-particle" : "", "parse-names" : false, "suffix" : "" }, { "dropping-particle" : "V.", "family" : "McGregor", "given" : "Helen", "non-dropping-particle" : "", "parse-names" : false, "suffix" : "" }, { "dropping-particle" : "", "family" : "Tierney", "given" : "Jessica E.", "non-dropping-particle" : "", "parse-names" : false, "suffix" : "" }, { "dropping-particle" : "", "family" : "Evans", "given" : "Michael N.", "non-dropping-particle" : "", "parse-names" : false, "suffix" : "" }, { "dropping-particle" : "", "family" : "McKay", "given" : "Nicholas P.", "non-dropping-particle" : "", "parse-names" : false, "suffix" : "" }, { "dropping-particle" : "", "family" : "Kaufman", "given" : "Darrell S.", "non-dropping-particle" : "", "parse-names" : false, "suffix" : "" }, { "dropping-particle" : "", "family" : "Thirumalai", "given" : "Kaustubh", "non-dropping-particle" : "", "parse-names" : false, "suffix" : "" }, { "dropping-particle" : "", "family" : "Martrat", "given" : "Belen", "non-dropping-particle" : "", "parse-names" : false, "suffix" : "" }, { "dropping-particle" : "", "family" : "Goosse", "given" : "Hugues", "non-dropping-particle" : "", "parse-names" : false, "suffix" : "" }, { "dropping-particle" : "", "family" : "Phipps", "given" : "Steven J.", "non-dropping-particle" : "", "parse-names" : false, "suffix" : "" }, { "dropping-particle" : "", "family" : "Steig", "given" : "Eric J.", "non-dropping-particle" : "", "parse-names" : false, "suffix" : "" }, { "dropping-particle" : "", "family" : "Kilbourne", "given" : "K. Halimeda", "non-dropping-particle" : "", "parse-names" : false, "suffix" : "" }, { "dropping-particle" : "", "family" : "Saenger", "given" : "Casey P.", "non-dropping-particle" : "", "parse-names" : false, "suffix" : "" }, { "dropping-particle" : "", "family" : "Zinke", "given" : "Jens", "non-dropping-particle" : "", "parse-names" : false, "suffix" : "" }, { "dropping-particle" : "", "family" : "Leduc", "given" : "Guillaume",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"Seidenkrantz", "given" : "Marit Solveig", "non-dropping-particle" : "", "parse-names" : false, "suffix" : "" }, { "dropping-particle" : "", "family" : "Sicre", "given" : "Marie Alexandrine", "non-dropping-particle" : "", "parse-names" : false, "suffix" : "" }, { "dropping-particle" : "", "family" : "Selvaraj", "given" : "Kandasamy", "non-dropping-particle" : "", "parse-names" : false, "suffix" : "" }, { "dropping-particle" : "", "family" : "Filipsson", "given" : "Helena L.", "non-dropping-particle" : "", "parse-names" : false, "suffix" : "" }, { "dropping-particle" : "", "family" : "Neukom", "given" : "Raphael", "non-dropping-particle" : "", "parse-names" : false, "suffix" : "" }, { "dropping-particle" : "", "family" : "Gergis", "given" : "Joelle", "non-dropping-particle" : "", "parse-names" : false, "suffix" : "" }, { "dropping-particle" : "", "family" : "Curran", "given" : "Mark A.J.", "non-dropping-particle" : "", "parse-names" : false, "suffix" : "" }, { "dropping-particle" : "", "family" : "Gunten", "given" : "Lucien", "non-dropping-particle" : "Von", "parse-names" : false, "suffix" : "" } ], "container-title" : "Nature", "id" : "ITEM-1", "issue" : "7617", "issued" : { "date-parts" : [ [ "2016" ] ] }, "page" : "411-418", "title" : "Early onset of industrial-era warming across the oceans and continents", "translator" : [ { "dropping-particle" : "", "family" : "J5656", "given" : "", "non-dropping-particle" : "", "parse-names" : false, "suffix" : "" } ], "type" : "article-journal", "volume" : "536" }, "uris" : [ "http://www.mendeley.com/documents/?uuid=96aa55ed-2abe-4c99-8d1a-8217380c710d" ] } ], "mendeley" : { "formattedCitation" : "(Abram et al., 2016)", "manualFormatting" : "(", "plainTextFormattedCitation" : "(Abram et al., 2016)", "previouslyFormattedCitation" : "(Abram et al., 2016)" }, "properties" : { "noteIndex" : 0 }, "schema" : "https://github.com/citation-style-language/schema/raw/master/csl-citation.json" }</w:delInstrText>
        </w:r>
        <w:r w:rsidDel="00EF7E2E">
          <w:fldChar w:fldCharType="separate"/>
        </w:r>
        <w:r w:rsidR="00372D37" w:rsidDel="00EF7E2E">
          <w:rPr>
            <w:noProof/>
            <w:lang w:val="en-US"/>
          </w:rPr>
          <w:delText>(</w:delText>
        </w:r>
        <w:r w:rsidDel="00EF7E2E">
          <w:fldChar w:fldCharType="end"/>
        </w:r>
        <w:r w:rsidRPr="00E457C1" w:rsidDel="00EF7E2E">
          <w:rPr>
            <w:lang w:val="en-US"/>
          </w:rPr>
          <w:delText>s</w:delText>
        </w:r>
      </w:del>
      <w:ins w:id="536" w:author="Robin Matthews" w:date="2021-06-15T12:21:00Z">
        <w:r w:rsidR="00EF7E2E">
          <w:rPr>
            <w:lang w:val="en-US"/>
          </w:rPr>
          <w:t>(s</w:t>
        </w:r>
      </w:ins>
      <w:r w:rsidRPr="00E457C1">
        <w:rPr>
          <w:lang w:val="en-US"/>
        </w:rPr>
        <w:t xml:space="preserve">ee also Section 2.3.1.1). Since AR5, the </w:t>
      </w:r>
      <w:r w:rsidR="00630F23" w:rsidRPr="00E457C1">
        <w:rPr>
          <w:lang w:val="en-US"/>
        </w:rPr>
        <w:t>combined response to</w:t>
      </w:r>
      <w:r w:rsidRPr="00E457C1">
        <w:rPr>
          <w:lang w:val="en-US"/>
        </w:rPr>
        <w:t xml:space="preserve"> solar, volc</w:t>
      </w:r>
      <w:r w:rsidR="00630F23" w:rsidRPr="00E457C1">
        <w:rPr>
          <w:lang w:val="en-US"/>
        </w:rPr>
        <w:t xml:space="preserve">anic and </w:t>
      </w:r>
      <w:commentRangeStart w:id="537"/>
      <w:commentRangeStart w:id="538"/>
      <w:r w:rsidR="00630F23" w:rsidRPr="00E457C1">
        <w:rPr>
          <w:lang w:val="en-US"/>
        </w:rPr>
        <w:t>greenhouse gas</w:t>
      </w:r>
      <w:commentRangeEnd w:id="537"/>
      <w:r w:rsidR="00A14410">
        <w:rPr>
          <w:rStyle w:val="CommentReference"/>
          <w:lang w:val="en-GB"/>
        </w:rPr>
        <w:commentReference w:id="537"/>
      </w:r>
      <w:commentRangeEnd w:id="538"/>
      <w:r w:rsidR="00F01621">
        <w:rPr>
          <w:rStyle w:val="CommentReference"/>
          <w:lang w:val="en-GB"/>
        </w:rPr>
        <w:commentReference w:id="538"/>
      </w:r>
      <w:r w:rsidR="00630F23" w:rsidRPr="00E457C1">
        <w:rPr>
          <w:lang w:val="en-US"/>
        </w:rPr>
        <w:t xml:space="preserve"> forcing</w:t>
      </w:r>
      <w:r w:rsidRPr="00E457C1">
        <w:rPr>
          <w:lang w:val="en-US"/>
        </w:rPr>
        <w:t xml:space="preserve"> was detected in all N</w:t>
      </w:r>
      <w:ins w:id="539" w:author="Sara M Tuson" w:date="2021-06-25T14:33:00Z">
        <w:r w:rsidR="00051645">
          <w:rPr>
            <w:lang w:val="en-US"/>
          </w:rPr>
          <w:t xml:space="preserve">orthern </w:t>
        </w:r>
      </w:ins>
      <w:r w:rsidRPr="00E457C1">
        <w:rPr>
          <w:lang w:val="en-US"/>
        </w:rPr>
        <w:t>H</w:t>
      </w:r>
      <w:ins w:id="540" w:author="Sara M Tuson" w:date="2021-06-25T14:33:00Z">
        <w:r w:rsidR="00051645">
          <w:rPr>
            <w:lang w:val="en-US"/>
          </w:rPr>
          <w:t>emisphere</w:t>
        </w:r>
      </w:ins>
      <w:r w:rsidRPr="00E457C1">
        <w:rPr>
          <w:lang w:val="en-US"/>
        </w:rPr>
        <w:t xml:space="preserve"> continents </w:t>
      </w:r>
      <w:r>
        <w:fldChar w:fldCharType="begin" w:fldLock="1"/>
      </w:r>
      <w:r w:rsidR="002D1890">
        <w:rPr>
          <w:lang w:val="en-US"/>
        </w:rPr>
        <w:instrText>ADDIN CSL_CITATION { "citationItems" : [ { "id" : "ITEM-1", "itemData" : { "DOI" : "10.5194/cp-11-1673-2015", "author" : [ { "dropping-particle" : "", "family" : "PAGES 2k-PMIP3", "given" : "", "non-dropping-particle" : "", "parse-names" : false, "suffix" : "" } ], "container-title" : "Climate of the Past", "id" : "ITEM-1", "issue" : "12", "issued" : { "date-parts" : [ [ "2015" ] ] }, "page" : "1673-1699", "title" : "Continental-scale temperature variability in PMIP3 simulations and PAGES 2k regional temperature reconstructions over the past millennium", "translator" : [ { "dropping-particle" : "", "family" : "J6074", "given" : "", "non-dropping-particle" : "", "parse-names" : false, "suffix" : "" } ], "type" : "article-journal", "volume" : "11" }, "uris" : [ "http://www.mendeley.com/documents/?uuid=8f53e888-cac1-4e78-ba74-26b5a64ae8b3" ] } ], "mendeley" : { "formattedCitation" : "(PAGES 2k-PMIP3, 2015)", "manualFormatting" : "(PAGES 2k\u2013PMIP3, 2015)", "plainTextFormattedCitation" : "(PAGES 2k-PMIP3, 2015)", "previouslyFormattedCitation" : "(PAGES 2k-PMIP3, 2015)" }, "properties" : { "noteIndex" : 0 }, "schema" : "https://github.com/citation-style-language/schema/raw/master/csl-citation.json" }</w:instrText>
      </w:r>
      <w:r>
        <w:fldChar w:fldCharType="separate"/>
      </w:r>
      <w:r w:rsidR="00393F8C">
        <w:rPr>
          <w:noProof/>
          <w:lang w:val="en-US"/>
        </w:rPr>
        <w:t>(PAGES 2k</w:t>
      </w:r>
      <w:del w:id="541" w:author="Sara M Tuson" w:date="2021-06-25T09:03:00Z">
        <w:r w:rsidR="00393F8C" w:rsidDel="00993EB1">
          <w:rPr>
            <w:noProof/>
            <w:lang w:val="en-US"/>
          </w:rPr>
          <w:delText>-</w:delText>
        </w:r>
      </w:del>
      <w:ins w:id="542" w:author="Sara M Tuson" w:date="2021-06-25T09:03:00Z">
        <w:r w:rsidR="00993EB1">
          <w:rPr>
            <w:noProof/>
            <w:lang w:val="en-US"/>
          </w:rPr>
          <w:t>–</w:t>
        </w:r>
      </w:ins>
      <w:r w:rsidR="00393F8C">
        <w:rPr>
          <w:noProof/>
          <w:lang w:val="en-US"/>
        </w:rPr>
        <w:t>PMIP3, 2015)</w:t>
      </w:r>
      <w:r>
        <w:fldChar w:fldCharType="end"/>
      </w:r>
      <w:r w:rsidRPr="00E457C1">
        <w:rPr>
          <w:lang w:val="en-US"/>
        </w:rPr>
        <w:t xml:space="preserve"> over the </w:t>
      </w:r>
      <w:r w:rsidR="00630F23" w:rsidRPr="00E457C1">
        <w:rPr>
          <w:lang w:val="en-US"/>
        </w:rPr>
        <w:t>period 864 to 1840</w:t>
      </w:r>
      <w:r w:rsidRPr="00E457C1">
        <w:rPr>
          <w:lang w:val="en-US"/>
        </w:rPr>
        <w:t>. In contrast, the effect of those forcings was not detectable in the S</w:t>
      </w:r>
      <w:ins w:id="543" w:author="Sara M Tuson" w:date="2021-06-25T14:33:00Z">
        <w:r w:rsidR="00051645">
          <w:rPr>
            <w:lang w:val="en-US"/>
          </w:rPr>
          <w:t xml:space="preserve">outhern </w:t>
        </w:r>
      </w:ins>
      <w:r w:rsidRPr="00E457C1">
        <w:rPr>
          <w:lang w:val="en-US"/>
        </w:rPr>
        <w:t>H</w:t>
      </w:r>
      <w:ins w:id="544" w:author="Sara M Tuson" w:date="2021-06-25T14:33:00Z">
        <w:r w:rsidR="00051645">
          <w:rPr>
            <w:lang w:val="en-US"/>
          </w:rPr>
          <w:t>emisphere</w:t>
        </w:r>
      </w:ins>
      <w:r w:rsidRPr="00E457C1">
        <w:rPr>
          <w:lang w:val="en-US"/>
        </w:rPr>
        <w:t xml:space="preserve"> </w:t>
      </w:r>
      <w:r>
        <w:fldChar w:fldCharType="begin" w:fldLock="1"/>
      </w:r>
      <w:r w:rsidR="00E719C0">
        <w:rPr>
          <w:lang w:val="en-US"/>
        </w:rPr>
        <w:instrText>ADDIN CSL_CITATION { "citationItems" : [ { "id" : "ITEM-1", "itemData" : { "DOI" : "10.1038/s41598-018-25862-2", "ISSN" : "2045-2322", "abstract" : "Model simulations and proxy-based reconstructions are the main tools for quantifying pre-instrumental climate variations. For some metrics such as Northern Hemisphere mean temperatures, there is remarkable agreement between models and reconstructions. For other diagnostics, such as the regional response to volcanic eruptions, or hemispheric temperature differences, substantial disagreements between data and models have been reported. Here, we assess the potential sources of these discrepancies by comparing 1000-year hemispheric temperature reconstructions based on real-world paleoclimate proxies with climate-model-based pseudoproxies. These pseudoproxy experiments (PPE) indicate that noise inherent in proxy records and the unequal spatial distribution of proxy data are the key factors in explaining the data-model differences. For example, lower inter-hemispheric correlations in reconstructions can be fully accounted for by these factors in the PPE. Noise and data sampling also partly explain the reduced amplitude of the response to external forcing in reconstructions compared to models. For other metrics, such as inter-hemispheric differences, some, although reduced, discrepancy remains. Our results suggest that improving proxy data quality and spatial coverage is the key factor to increase the quality of future climate reconstructions, while the total number of proxy records and reconstruction methodology play a smaller role.", "author" : [ { "dropping-particle" : "", "family" : "Neukom", "given" : "Raphael", "non-dropping-particle" : "", "parse-names" : false, "suffix" : "" }, { "dropping-particle" : "", "family" : "Schurer", "given" : "Andrew P", "non-dropping-particle" : "", "parse-names" : false, "suffix" : "" }, { "dropping-particle" : "", "family" : "Steiger", "given" : "Nathan. J", "non-dropping-particle" : "", "parse-names" : false, "suffix" : "" }, { "dropping-particle" : "", "family" : "Hegerl", "given" : "Gabriele C", "non-dropping-particle" : "", "parse-names" : false, "suffix" : "" } ], "container-title" : "Scientific Reports", "id" : "ITEM-1", "issue" : "1", "issued" : { "date-parts" : [ [ "2018" ] ] }, "page" : "7572", "title" : "Possible causes of data model discrepancy in the temperature history of the last Millennium", "translator" : [ { "dropping-particle" : "", "family" : "J6073", "given" : "", "non-dropping-particle" : "", "parse-names" : false, "suffix" : "" } ], "type" : "article-journal", "volume" : "8" }, "uris" : [ "http://www.mendeley.com/documents/?uuid=200125e9-baaf-4f5a-a08d-8deb54b7f07a" ] } ], "mendeley" : { "formattedCitation" : "(Neukom et al., 2018)", "plainTextFormattedCitation" : "(Neukom et al., 2018)", "previouslyFormattedCitation" : "(Neukom et al., 2018)" }, "properties" : { "noteIndex" : 0 }, "schema" : "https://github.com/citation-style-language/schema/raw/master/csl-citation.json" }</w:instrText>
      </w:r>
      <w:r>
        <w:fldChar w:fldCharType="separate"/>
      </w:r>
      <w:r w:rsidR="00393F8C">
        <w:rPr>
          <w:noProof/>
          <w:lang w:val="en-US"/>
        </w:rPr>
        <w:t>(Neukom et al., 2018)</w:t>
      </w:r>
      <w:r>
        <w:fldChar w:fldCharType="end"/>
      </w:r>
      <w:r w:rsidR="00630F23" w:rsidRPr="00E457C1">
        <w:rPr>
          <w:lang w:val="en-US"/>
        </w:rPr>
        <w:t>. Global and</w:t>
      </w:r>
      <w:r w:rsidRPr="00E457C1">
        <w:rPr>
          <w:lang w:val="en-US"/>
        </w:rPr>
        <w:t xml:space="preserve"> </w:t>
      </w:r>
      <w:ins w:id="545" w:author="Sara M Tuson" w:date="2021-06-25T14:34:00Z">
        <w:r w:rsidR="00051645" w:rsidRPr="00E457C1">
          <w:rPr>
            <w:lang w:val="en-US"/>
          </w:rPr>
          <w:t>N</w:t>
        </w:r>
        <w:r w:rsidR="00051645">
          <w:rPr>
            <w:lang w:val="en-US"/>
          </w:rPr>
          <w:t xml:space="preserve">orthern </w:t>
        </w:r>
        <w:r w:rsidR="00051645" w:rsidRPr="00E457C1">
          <w:rPr>
            <w:lang w:val="en-US"/>
          </w:rPr>
          <w:t>H</w:t>
        </w:r>
        <w:r w:rsidR="00051645">
          <w:rPr>
            <w:lang w:val="en-US"/>
          </w:rPr>
          <w:t>emisphere</w:t>
        </w:r>
      </w:ins>
      <w:del w:id="546" w:author="Sara M Tuson" w:date="2021-06-25T14:34:00Z">
        <w:r w:rsidRPr="00E457C1" w:rsidDel="00051645">
          <w:rPr>
            <w:lang w:val="en-US"/>
          </w:rPr>
          <w:delText>NH</w:delText>
        </w:r>
      </w:del>
      <w:r w:rsidRPr="00E457C1">
        <w:rPr>
          <w:lang w:val="en-US"/>
        </w:rPr>
        <w:t xml:space="preserve"> temperature changes </w:t>
      </w:r>
      <w:r w:rsidR="00E12CBD" w:rsidRPr="00E457C1">
        <w:rPr>
          <w:lang w:val="en-US"/>
        </w:rPr>
        <w:t>from reconstructions</w:t>
      </w:r>
      <w:r w:rsidR="00630F23" w:rsidRPr="00E457C1">
        <w:rPr>
          <w:lang w:val="en-US"/>
        </w:rPr>
        <w:t xml:space="preserve"> over this period</w:t>
      </w:r>
      <w:r w:rsidR="00E12CBD" w:rsidRPr="00E457C1">
        <w:rPr>
          <w:lang w:val="en-US"/>
        </w:rPr>
        <w:t xml:space="preserve"> have been</w:t>
      </w:r>
      <w:r w:rsidRPr="00E457C1">
        <w:rPr>
          <w:lang w:val="en-US"/>
        </w:rPr>
        <w:t xml:space="preserve"> attributed mostly to volcanic forcing </w:t>
      </w:r>
      <w:r>
        <w:fldChar w:fldCharType="begin" w:fldLock="1"/>
      </w:r>
      <w:r w:rsidR="00830A4D">
        <w:rPr>
          <w:lang w:val="en-US"/>
        </w:rPr>
        <w:instrText>ADDIN CSL_CITATION { "citationItems" : [ { "id" : "ITEM-1", "itemData" : { "DOI" : "10.1038/ngeo2040", "ISSN" : "1752-0894", "author" : [ { "dropping-particle" : "", "family" : "Schurer", "given" : "Andrew P.", "non-dropping-particle" : "", "parse-names" : false, "suffix" : "" }, { "dropping-particle" : "", "family" : "Tett", "given" : "Simon F. B.", "non-dropping-particle" : "", "parse-names" : false, "suffix" : "" }, { "dropping-particle" : "", "family" : "Hegerl", "given" : "Gabriele C.", "non-dropping-particle" : "", "parse-names" : false, "suffix" : "" } ], "container-title" : "Nature Geoscience", "id" : "ITEM-1", "issue" : "2", "issued" : { "date-parts" : [ [ "2014", "2", "22" ] ] }, "page" : "104-108", "title" : "Small influence of solar variability on climate over the past millennium", "translator" : [ { "dropping-particle" : "", "family" : "J4745", "given" : "", "non-dropping-particle" : "", "parse-names" : false, "suffix" : "" } ], "type" : "article-journal", "volume" : "7" }, "uris" : [ "http://www.mendeley.com/documents/?uuid=b2dec7e8-6025-458a-a5bc-2337110a0116" ] }, { "id" : "ITEM-2", "itemData" : { "DOI" : "10.1175/BAMS-D-14-00233.1", "abstract" : " AbstractThe climate of the past millennium provides a baseline for understanding the background of natural climate variability upon which current anthropogenic changes are superimposed. As this period also contains high data density from proxy sources (e.g., ice cores, stalagmites, corals, tree rings, and sediments), it provides a unique opportunity for understanding both global and regional-scale climate responses to natural forcing. Toward that end, an ensemble of simulations with the Community Earth System Model (CESM) for the period 850\u20132005 (the CESM Last Millennium Ensemble, or CESM-LME) is now available to the community. This ensemble includes simulations forced with the transient evolution of solar intensity, volcanic emissions, greenhouse gases, aerosols, land-use conditions, and orbital parameters, both together and individually. The CESM-LME thus allows for evaluation of the relative contributions of external forcing and internal variability to changes evident in the paleoclimate data record, as well as providing a longer-term perspective for understanding events in the modern instrumental period. It also constitutes a dynamically consistent framework within which to diagnose mechanisms of regional variability. Results demonstrate an important influence of internal variability on regional responses of the climate system during the past millennium. All the forcings, particularly large volcanic eruptions, are found to be regionally influential during the preindustrial period, while anthropogenic greenhouse gas and aerosol changes dominate the forced variability of the mid- to late twentieth century. ", "author" : [ { "dropping-particle" : "", "family" : "Otto-Bliesner", "given" : "Bette L", "non-dropping-particle" : "", "parse-names" : false, "suffix" : "" }, { "dropping-particle" : "", "family" : "Brady", "given" : "Esther C", "non-dropping-particle" : "", "parse-names" : false, "suffix" : "" }, { "dropping-particle" : "", "family" : "Fasullo", "given" : "John", "non-dropping-particle" : "", "parse-names" : false, "suffix" : "" }, { "dropping-particle" : "", "family" : "Jahn", "given" : "Alexandra", "non-dropping-particle" : "", "parse-names" : false, "suffix" : "" }, { "dropping-particle" : "", "family" : "Landrum", "given" : "Laura", "non-dropping-particle" : "", "parse-names" : false, "suffix" : "" }, { "dropping-particle" : "", "family" : "Stevenson", "given" : "Samantha", "non-dropping-particle" : "", "parse-names" : false, "suffix" : "" }, { "dropping-particle" : "", "family" : "Rosenbloom", "given" : "Nan", "non-dropping-particle" : "", "parse-names" : false, "suffix" : "" }, { "dropping-particle" : "", "family" : "Mai", "given" : "Andrew", "non-dropping-particle" : "", "parse-names" : false, "suffix" : "" }, { "dropping-particle" : "", "family" : "Strand", "given" : "Gary", "non-dropping-particle" : "", "parse-names" : false, "suffix" : "" } ], "container-title" : "Bulletin of the American Meteorological Society", "id" : "ITEM-2", "issue" : "5", "issued" : { "date-parts" : [ [ "2016" ] ] }, "page" : "735-754", "title" : "Climate Variability and Change since 850 CE: An Ensemble Approach with the Community Earth System Model", "translator" : [ { "dropping-particle" : "", "family" : "J6067", "given" : "", "non-dropping-particle" : "", "parse-names" : false, "suffix" : "" } ], "type" : "article-journal", "volume" : "97" }, "uris" : [ "http://www.mendeley.com/documents/?uuid=0d3b1f81-0781-486e-8476-814a733db378" ] }, { "id" : "ITEM-3", "itemData" : { "DOI" : "10.1038/ngeo2510", "abstract" : "The oceans mediate the response of global climate to natural and anthropogenic forcings. Yet for the past 2,000 years-a key interval for understanding the present and future climate response to these forcings-global sea surface temperature changes and the underlying driving mechanisms are poorly constrained. Here we present a global synthesis of sea surface temperatures for the Common Era (ce) derived from 57 individual marine reconstructions that meet strict quality control criteria. We observe a cooling trend from 1 to 1800 ce that is robust against explicit tests for potential biases in the reconstructions. Between 801 and 1800 ce, the surface cooling trend is qualitatively consistent with an independent synthesis of terrestrial temperature reconstructions, and with a sea surface temperature composite derived from an ensemble of climate model simulations using best estimates of past external radiative forcings. Climate simulations using single and cumulative forcings suggest that the ocean surface cooling trend from 801 to 1800 ce is not primarily a response to orbital forcing but arises from a high frequency of explosive volcanism. Our results show that repeated clusters of volcanic eruptions can induce a net negative radiative forcing that results in a centennial and global scale cooling trend via a decline in mixed-layer oceanic heat content.", "author" : [ { "dropping-particle" : "", "family" : "McGregor", "given" : "H.V.", "non-dropping-particle" : "", "parse-names" : false, "suffix" : "" }, { "dropping-particle" : "", "family" : "Evans", "given" : "M.N.", "non-dropping-particle" : "", "parse-names" : false, "suffix" : "" }, { "dropping-particle" : "", "family" : "Goosse", "given" : "H.", "non-dropping-particle" : "", "parse-names" : false, "suffix" : "" }, { "dropping-particle" : "", "family" : "Leduc", "given" : "G.", "non-dropping-particle" : "", "parse-names" : false, "suffix" : "" }, { "dropping-particle" : "", "family" : "Martrat", "given" : "B.", "non-dropping-particle" : "", "parse-names" : false, "suffix" : "" }, { "dropping-particle" : "", "family" : "Addison", "given" : "J.A.", "non-dropping-particle" : "", "parse-names" : false, "suffix" : "" }, { "dropping-particle" : "", "family" : "Mortyn", "given" : "P.G.", "non-dropping-particle" : "", "parse-names" : false, "suffix" : "" }, { "dropping-particle" : "", "family" : "Oppo", "given" : "D.W.", "non-dropping-particle" : "", "parse-names" : false, "suffix" : "" }, { "dropping-particle" : "", "family" : "Seidenkrantz", "given" : "M.-S.", "non-dropping-particle" : "", "parse-names" : false, "suffix" : "" }, { "dropping-particle" : "", "family" : "Sicre", "given" : "M.-A.", "non-dropping-particle" : "", "parse-names" : false, "suffix" : "" }, { "dropping-particle" : "", "family" : "Phipps", "given" : "S.J.", "non-dropping-particle" : "", "parse-names" : false, "suffix" : "" }, { "dropping-particle" : "", "family" : "Selvaraj", "given" : "K.", "non-dropping-particle" : "", "parse-names" : false, "suffix" : "" }, { "dropping-particle" : "", "family" : "Thirumalai", "given" : "K.", "non-dropping-particle" : "", "parse-names" : false, "suffix" : "" }, { "dropping-particle" : "", "family" : "Filipsson", "given" : "H.L.", "non-dropping-particle" : "", "parse-names" : false, "suffix" : "" }, { "dropping-particle" : "", "family" : "Ersek", "given" : "V.", "non-dropping-particle" : "", "parse-names" : false, "suffix" : "" } ], "container-title" : "Nature Geoscience", "id" : "ITEM-3", "issue" : "9", "issued" : { "date-parts" : [ [ "2015" ] ] }, "page" : "671-677", "title" : "Robust global ocean cooling trend for the pre-industrial Common Era", "translator" : [ { "dropping-particle" : "", "family" : "J3790", "given" : "", "non-dropping-particle" : "", "parse-names" : false, "suffix" : "" } ], "type" : "article-journal", "volume" : "8" }, "uris" : [ "http://www.mendeley.com/documents/?uuid=e2df53c1-ba3c-4083-8d3e-016015b3f233" ] }, { "id" : "ITEM-4",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"ITEM-4",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"id" : "ITEM-5", "itemData" : { "DOI" : "10.1016/j.dendro.2020.125757", "ISSN" : "1125-7865", "abstract" : "Climate reconstructions for the Common Era are compromised by the paucity of annually-resolved and absolutely-dated proxy records prior to medieval times. Where reconstructions are based on combinations of different climate archive types (of varying spatiotemporal resolution, dating uncertainty, record length and predictive skill), it is challenging to estimate past amplitude ranges, disentangle the relative roles of natural and anthropogenic forcing, or probe deeper interrelationships between climate variability and human history. Here, we compile and analyse updated versions of all the existing summer temperature sensitive tree-ring width chronologies from the Northern Hemisphere that span the entire Common Era. We apply a novel ensemble approach to reconstruct extra-tropical summer temperatures from 1 to 2010 CE, and calculate uncertainties at continental to hemispheric scales. Peak warming in the 280s, 990s and 1020s, when volcanic forcing was low, was comparable to modern conditions until 2010 CE. The lowest June\u2013August temperature anomaly in 536 not only marks the beginning of the coldest decade, but also defines the onset of the Late Antique Little Ice Age (LALIA). While prolonged warmth during Roman and medieval times roughly coincides with the tendency towards societal prosperity across much of the North Atlantic/European sector and East Asia, major episodes of volcanically-forced summer cooling often presaged widespread famines, plague outbreaks and political upheavals. Our study reveals a larger amplitude of spatially synchronized summer temperature variation during the first millennium of the Common Era than previously recognised.", "author" : [ { "dropping-particle" : "", "family" : "B\u00fcntgen", "given" : "Ulf", "non-dropping-particle" : "", "parse-names" : false, "suffix" : "" }, { "dropping-particle" : "", "family" : "Arseneault", "given" : "Dominique", "non-dropping-particle" : "", "parse-names" : false, "suffix" : "" }, { "dropping-particle" : "", "family" : "Boucher", "given" : "\u00c9tienne", "non-dropping-particle" : "", "parse-names" : false, "suffix" : "" }, { "dropping-particle" : "V", "family" : "Churakova (Sidorova)", "given" : "Olga", "non-dropping-particle" : "", "parse-names" : false, "suffix" : "" }, { "dropping-particle" : "", "family" : "Gennaretti", "given" : "Fabio", "non-dropping-particle" : "", "parse-names" : false, "suffix" : "" }, { "dropping-particle" : "", "family" : "Crivellaro", "given" : "Alan", "non-dropping-particle" : "", "parse-names" : false, "suffix" : "" }, { "dropping-particle" : "", "family" : "Hughes", "given" : "Malcolm K", "non-dropping-particle" : "", "parse-names" : false, "suffix" : "" }, { "dropping-particle" : "V", "family" : "Kirdyanov", "given" : "Alexander", "non-dropping-particle" : "", "parse-names" : false, "suffix" : "" }, { "dropping-particle" : "", "family" : "Klippel", "given" : "Lara", "non-dropping-particle" : "", "parse-names" : false, "suffix" : "" }, { "dropping-particle" : "", "family" : "Krusic", "given" : "Paul J", "non-dropping-particle" : "", "parse-names" : false, "suffix" : "" }, { "dropping-particle" : "", "family" : "Linderholm", "given" : "Hans W", "non-dropping-particle" : "", "parse-names" : false, "suffix" : "" }, { "dropping-particle" : "", "family" : "Ljungqvist", "given" : "Fredrik C", "non-dropping-particle" : "", "parse-names" : false, "suffix" : "" }, { "dropping-particle" : "", "family" : "Ludescher", "given" : "Josef", "non-dropping-particle" : "", "parse-names" : false, "suffix" : "" }, { "dropping-particle" : "", "family" : "McCormick", "given" : "Michael", "non-dropping-particle" : "", "parse-names" : false, "suffix" : "" }, { "dropping-particle" : "", "family" : "Myglan", "given" : "Vladimir S", "non-dropping-particle" : "", "parse-names" : false, "suffix" : "" }, { "dropping-particle" : "", "family" : "Nicolussi", "given" : "Kurt", "non-dropping-particle" : "", "parse-names" : false, "suffix" : "" }, { "dropping-particle" : "", "family" : "Piermattei", "given" : "Alma", "non-dropping-particle" : "", "parse-names" : false, "suffix" : "" }, { "dropping-particle" : "", "family" : "Oppenheimer", "given" : "Clive", "non-dropping-particle" : "", "parse-names" : false, "suffix" : "" }, { "dropping-particle" : "", "family" : "Reinig", "given" : "Frederick", "non-dropping-particle" : "", "parse-names" : false, "suffix" : "" }, { "dropping-particle" : "", "family" : "Sigl", "given" : "Michael", "non-dropping-particle" : "", "parse-names" : false, "suffix" : "" }, { "dropping-particle" : "", "family" : "Vaganov", "given" : "Eugene A", "non-dropping-particle" : "", "parse-names" : false, "suffix" : "" }, { "dropping-particle" : "", "family" : "Esper", "given" : "Jan", "non-dropping-particle" : "", "parse-names" : false, "suffix" : "" } ], "container-title" : "Dendrochronologia", "id" : "ITEM-5", "issued" : { "date-parts" : [ [ "2020" ] ] }, "page" : "125757", "title" : "Prominent role of volcanism in Common Era climate variability and human history", "translator" : [ { "dropping-particle" : "", "family" : "J3583", "given" : "", "non-dropping-particle" : "", "parse-names" : false, "suffix" : "" } ], "type" : "article-journal", "volume" : "64" }, "uris" : [ "http://www.mendeley.com/documents/?uuid=aa390202-b5b2-4241-b5ba-14cd0184190b" ] } ], "mendeley" : { "formattedCitation" : "(Schurer et al., 2014; McGregor et al., 2015; Otto-Bliesner et al., 2016; PAGES 2k Consortium, 2019; B\u00fcntgen et al., 2020)", "plainTextFormattedCitation" : "(Schurer et al., 2014; McGregor et al., 2015; Otto-Bliesner et al., 2016; PAGES 2k Consortium, 2019; B\u00fcntgen et al., 2020)", "previouslyFormattedCitation" : "(Schurer et al., 2014; McGregor et al., 2015; Otto-Bliesner et al., 2016; PAGES 2k Consortium, 2019; B\u00fcntgen et al., 2020)" }, "properties" : { "noteIndex" : 0 }, "schema" : "https://github.com/citation-style-language/schema/raw/master/csl-citation.json" }</w:instrText>
      </w:r>
      <w:r>
        <w:fldChar w:fldCharType="separate"/>
      </w:r>
      <w:r w:rsidR="00393F8C">
        <w:rPr>
          <w:noProof/>
          <w:lang w:val="en-US"/>
        </w:rPr>
        <w:t>(Schurer et al., 2014; McGregor et al., 2015; Otto-Bliesner et al., 2016; PAGES 2k Consortium, 2019; Büntgen et al., 2020)</w:t>
      </w:r>
      <w:r>
        <w:fldChar w:fldCharType="end"/>
      </w:r>
      <w:r w:rsidRPr="00E457C1">
        <w:rPr>
          <w:lang w:val="en-US"/>
        </w:rPr>
        <w:t xml:space="preserve">, with a </w:t>
      </w:r>
      <w:r w:rsidR="006F10E7" w:rsidRPr="00E457C1">
        <w:rPr>
          <w:lang w:val="en-US"/>
        </w:rPr>
        <w:t xml:space="preserve">smaller </w:t>
      </w:r>
      <w:r w:rsidRPr="00E457C1">
        <w:rPr>
          <w:lang w:val="en-US"/>
        </w:rPr>
        <w:t xml:space="preserve">role for </w:t>
      </w:r>
      <w:r w:rsidR="0002605B" w:rsidRPr="00E457C1">
        <w:rPr>
          <w:lang w:val="en-US"/>
        </w:rPr>
        <w:t>changes in greenhouse</w:t>
      </w:r>
      <w:commentRangeStart w:id="547"/>
      <w:r w:rsidR="0002605B" w:rsidRPr="00E457C1">
        <w:rPr>
          <w:lang w:val="en-US"/>
        </w:rPr>
        <w:t xml:space="preserve"> </w:t>
      </w:r>
      <w:commentRangeEnd w:id="547"/>
      <w:r w:rsidR="00A14410">
        <w:rPr>
          <w:rStyle w:val="CommentReference"/>
          <w:lang w:val="en-GB"/>
        </w:rPr>
        <w:commentReference w:id="547"/>
      </w:r>
      <w:r w:rsidR="0002605B" w:rsidRPr="00E457C1">
        <w:rPr>
          <w:lang w:val="en-US"/>
        </w:rPr>
        <w:t>forcing</w:t>
      </w:r>
      <w:r w:rsidRPr="00E457C1">
        <w:rPr>
          <w:lang w:val="en-US"/>
        </w:rPr>
        <w:t>, and solar forcing playing a minor role</w:t>
      </w:r>
      <w:r w:rsidR="00BC75CE" w:rsidRPr="00E457C1">
        <w:rPr>
          <w:lang w:val="en-US"/>
        </w:rPr>
        <w:t xml:space="preserve"> </w:t>
      </w:r>
      <w:r w:rsidR="00BC75CE">
        <w:fldChar w:fldCharType="begin" w:fldLock="1"/>
      </w:r>
      <w:r w:rsidR="00830A4D">
        <w:rPr>
          <w:lang w:val="en-US"/>
        </w:rPr>
        <w:instrText>ADDIN CSL_CITATION { "citationItems" : [ { "id" : "ITEM-1",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"ITEM-1",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"id" : "ITEM-2", "itemData" : { "DOI" : "10.1038/ngeo2040", "ISSN" : "1752-0894", "author" : [ { "dropping-particle" : "", "family" : "Schurer", "given" : "Andrew P.", "non-dropping-particle" : "", "parse-names" : false, "suffix" : "" }, { "dropping-particle" : "", "family" : "Tett", "given" : "Simon F. B.", "non-dropping-particle" : "", "parse-names" : false, "suffix" : "" }, { "dropping-particle" : "", "family" : "Hegerl", "given" : "Gabriele C.", "non-dropping-particle" : "", "parse-names" : false, "suffix" : "" } ], "container-title" : "Nature Geoscience", "id" : "ITEM-2", "issue" : "2", "issued" : { "date-parts" : [ [ "2014", "2", "22" ] ] }, "page" : "104-108", "title" : "Small influence of solar variability on climate over the past millennium", "translator" : [ { "dropping-particle" : "", "family" : "J4745", "given" : "", "non-dropping-particle" : "", "parse-names" : false, "suffix" : "" } ], "type" : "article-journal", "volume" : "7" }, "uris" : [ "http://www.mendeley.com/documents/?uuid=b2dec7e8-6025-458a-a5bc-2337110a0116" ] } ], "mendeley" : { "formattedCitation" : "(Schurer et al., 2014; PAGES 2k Consortium, 2019)", "plainTextFormattedCitation" : "(Schurer et al., 2014; PAGES 2k Consortium, 2019)", "previouslyFormattedCitation" : "(Schurer et al., 2014; PAGES 2k Consortium, 2019)" }, "properties" : { "noteIndex" : 0 }, "schema" : "https://github.com/citation-style-language/schema/raw/master/csl-citation.json" }</w:instrText>
      </w:r>
      <w:r w:rsidR="00BC75CE">
        <w:fldChar w:fldCharType="separate"/>
      </w:r>
      <w:r w:rsidR="00393F8C">
        <w:rPr>
          <w:noProof/>
          <w:lang w:val="en-US"/>
        </w:rPr>
        <w:t>(Schurer et al., 2014; PAGES 2k Consortium, 2019)</w:t>
      </w:r>
      <w:r w:rsidR="00BC75CE">
        <w:fldChar w:fldCharType="end"/>
      </w:r>
      <w:r w:rsidRPr="00E457C1">
        <w:rPr>
          <w:lang w:val="en-US"/>
        </w:rPr>
        <w:t>.</w:t>
      </w:r>
    </w:p>
    <w:p w14:paraId="5F598915" w14:textId="77777777" w:rsidR="009F594A" w:rsidRPr="00E457C1" w:rsidRDefault="009F594A" w:rsidP="009F594A">
      <w:pPr>
        <w:pStyle w:val="AR6BodyText"/>
        <w:rPr>
          <w:noProof/>
          <w:lang w:val="en-US"/>
        </w:rPr>
      </w:pPr>
    </w:p>
    <w:p w14:paraId="4D6F0FD3" w14:textId="3926F18B" w:rsidR="009F594A" w:rsidRPr="00E457C1" w:rsidRDefault="009F594A" w:rsidP="009F594A">
      <w:pPr>
        <w:pStyle w:val="AR6BodyText"/>
        <w:rPr>
          <w:noProof/>
          <w:lang w:val="en-US"/>
        </w:rPr>
      </w:pPr>
      <w:r w:rsidRPr="00E457C1">
        <w:rPr>
          <w:noProof/>
          <w:lang w:val="en-US"/>
        </w:rPr>
        <w:t xml:space="preserve">Focusing now on warming over the historical period, AR5 assessed that it was </w:t>
      </w:r>
      <w:r w:rsidRPr="00E457C1">
        <w:rPr>
          <w:i/>
          <w:noProof/>
          <w:lang w:val="en-US"/>
        </w:rPr>
        <w:t>extremely likely</w:t>
      </w:r>
      <w:r w:rsidRPr="00E457C1">
        <w:rPr>
          <w:noProof/>
          <w:lang w:val="en-US"/>
        </w:rPr>
        <w:t xml:space="preserve"> that human influence was the dominant cause of the observed warming since the mid-20</w:t>
      </w:r>
      <w:r w:rsidRPr="00566450">
        <w:rPr>
          <w:noProof/>
          <w:lang w:val="en-US"/>
          <w:rPrChange w:id="548" w:author="Sara M Tuson" w:date="2021-06-28T09:43:00Z">
            <w:rPr>
              <w:noProof/>
              <w:vertAlign w:val="superscript"/>
              <w:lang w:val="en-US"/>
            </w:rPr>
          </w:rPrChange>
        </w:rPr>
        <w:t>th</w:t>
      </w:r>
      <w:r w:rsidRPr="00E457C1">
        <w:rPr>
          <w:noProof/>
          <w:lang w:val="en-US"/>
        </w:rPr>
        <w:t xml:space="preserve"> century, and that it was </w:t>
      </w:r>
      <w:r w:rsidRPr="00E457C1">
        <w:rPr>
          <w:i/>
          <w:noProof/>
          <w:lang w:val="en-US"/>
        </w:rPr>
        <w:t>virtually certain</w:t>
      </w:r>
      <w:r w:rsidRPr="00E457C1">
        <w:rPr>
          <w:noProof/>
          <w:lang w:val="en-US"/>
        </w:rPr>
        <w:t xml:space="preserve"> that warming over the same period cannot be explained by internal variability alone. Since AR5 </w:t>
      </w:r>
      <w:r w:rsidR="00E1770B" w:rsidRPr="00E457C1">
        <w:rPr>
          <w:noProof/>
          <w:lang w:val="en-US"/>
        </w:rPr>
        <w:t>many</w:t>
      </w:r>
      <w:r w:rsidRPr="00E457C1">
        <w:rPr>
          <w:noProof/>
          <w:lang w:val="en-US"/>
        </w:rPr>
        <w:t xml:space="preserve"> new attribution studies of changes in global surface temperature have focused on methodological advances</w:t>
      </w:r>
      <w:r w:rsidR="00E1770B" w:rsidRPr="00E457C1">
        <w:rPr>
          <w:noProof/>
          <w:lang w:val="en-US"/>
        </w:rPr>
        <w:t xml:space="preserve"> (see also Section 3.2)</w:t>
      </w:r>
      <w:r w:rsidRPr="00E457C1">
        <w:rPr>
          <w:noProof/>
          <w:lang w:val="en-US"/>
        </w:rPr>
        <w:t>. Those advances include better account</w:t>
      </w:r>
      <w:r w:rsidR="007E306F" w:rsidRPr="00E457C1">
        <w:rPr>
          <w:noProof/>
          <w:lang w:val="en-US"/>
        </w:rPr>
        <w:t>ing</w:t>
      </w:r>
      <w:r w:rsidRPr="00E457C1">
        <w:rPr>
          <w:noProof/>
          <w:lang w:val="en-US"/>
        </w:rPr>
        <w:t xml:space="preserve"> for observational and model uncertainties, and internal variability </w:t>
      </w:r>
      <w:r>
        <w:rPr>
          <w:rFonts w:eastAsiaTheme="minorEastAsia"/>
          <w:noProof/>
          <w:lang w:val="en-GB"/>
        </w:rPr>
        <w:fldChar w:fldCharType="begin" w:fldLock="1"/>
      </w:r>
      <w:r w:rsidR="007F62B7">
        <w:rPr>
          <w:noProof/>
          <w:lang w:val="en-US"/>
        </w:rPr>
        <w:instrText>ADDIN CSL_CITATION { "citationItems" : [ { "id" : "ITEM-1", "itemData" : { "DOI" : "10.1007/s00382-013-1736-6", "ISSN" : "09307575", "abstract" : "Attribution of global near-surface temperature changes is revisited using simulations from the coupled model intercomparison project 5 and methodological improvements from the regularised optimal fingerprinting approach. The analysis of global mean temperature shows that changes can be robustly detected and attributed to anthropogenic influence. However, the differences between results from individual models and observations are found to be larger than the simulated internal variability in several cases. Discrimination between greenhouse gases and other anthropogenic forcings, based on the global mean only, is more difficult due to collinearity of temporal response patterns. Using spatio-temporal data provides less robust conclusions with respect to detection and attribution, as the results tend to deteriorate as the spatial resolution increases. More importantly, some inconsistencies between individual models and observations are found in this case. Such behaviour is not observed in a perfect model framework, where pseudo-observations and the expected response patterns are provided by the same model. However, using response patterns from a model other than the one used for pseudo-observations may lead to the same behaviour as real observations. Our results suggest that additional sources of uncertainty, such as modeling uncertainty or observational uncertainty, should not be neglected in detection and attribution. \u00a9 2013 Springer-Verlag Berlin Heidelberg.", "author" : [ { "dropping-particle" : "", "family" : "Ribes", "given" : "Aur\u00e9lien", "non-dropping-particle" : "", "parse-names" : false, "suffix" : "" }, { "dropping-particle" : "", "family" : "Terray", "given" : "Laurent", "non-dropping-particle" : "", "parse-names" : false, "suffix" : "" } ], "container-title" : "Climate Dynamics", "id" : "ITEM-1", "issue" : "11-12", "issued" : { "date-parts" : [ [ "2013" ] ] }, "page" : "2837-2853", "title" : "Application of regularised optimal fingerprinting to attribution. Part II: Application to global near-surface temperature", "translator" : [ { "dropping-particle" : "", "family" : "J3774", "given" : "", "non-dropping-particle" : "", "parse-names" : false, "suffix" : "" } ], "type" : "article-journal", "volume" : "41" }, "uris" : [ "http://www.mendeley.com/documents/?uuid=9e62e626-cf71-495f-9703-ab8255a66c53" ] }, { "id" : "ITEM-2", "itemData" : { "DOI" : "10.1007/s00382-016-3079-6", "abstract" : "\u00a9 2016, Springer-Verlag Berlin Heidelberg. We propose here a new statistical approach to climate change detection and attribution that is based on additive decomposition and simple hypothesis testing. Most current statistical methods for detection and attribution rely on linear regression models where the observations are regressed onto expected response patterns to different external forcings. These methods do not use physical information provided by climate models regarding the expected response magnitudes to constrain the estimated responses to the forcings. Climate modelling uncertainty is difficult to take into account with regression based methods and is almost never treated explicitly. As an alternative to this approach, our statistical model is only based on the additivity assumption; the proposed method does not regress observations onto expected response patterns. We introduce estimation and testing procedures based on likelihood maximization, and show that climate modelling uncertainty can easily be accounted for. Some discussion is provided on how to practically estimate the climate modelling uncertainty based on an ensemble of opportunity. Our approach is based on the \u201cmodels are statistically indistinguishable from the truth\u201d paradigm, where the difference between any given model and the truth has the same distribution as the difference between any pair of models, but other choices might also be considered. The properties of this approach are illustrated and discussed based on synthetic data. Lastly, the method is applied to the linear trend in global mean temperature over the period 1951\u20132010. Consistent with the last IPCC assessment report, we find that most of the observed warming over this period (+0.65\u00a0K) is attributable to anthropogenic forcings (+0.67\u00a0\u00b1 0.12 K, 90\u00a0% confidence range), with a very limited contribution from natural forcings (- 0.01 \u00b1 0.02 K).", "author" : [ { "dropping-particle" : "", "family" : "Ribes", "given" : "A.", "non-dropping-particle" : "", "parse-names" : false, "suffix" : "" }, { "dropping-particle" : "", "family" : "Zwiers", "given" : "F.W.", "non-dropping-particle" : "", "parse-names" : false, "suffix" : "" }, { "dropping-particle" : "", "family" : "Aza\u00efs", "given" : "J.-M.", "non-dropping-particle" : "", "parse-names" : false, "suffix" : "" }, { "dropping-particle" : "", "family" : "Naveau", "given" : "P.", "non-dropping-particle" : "", "parse-names" : false, "suffix" : "" } ], "container-title" : "Climate Dynamics", "id" : "ITEM-2", "issue" : "1-2", "issued" : { "date-parts" : [ [ "2017" ] ] }, "page" : "367-386", "title" : "A new statistical approach to climate change detection and attribution", "translator" : [ { "dropping-particle" : "", "family" : "J3778", "given" : "", "non-dropping-particle" : "", "parse-names" : false, "suffix" : "" } ], "type" : "article-journal", "volume" : "48" }, "uris" : [ "http://www.mendeley.com/documents/?uuid=419c5206-f37d-4111-a2b5-e171fbb4432d" ] }, { "id" : "ITEM-3", "itemData" : { "DOI" : "10.1175/JCLI-D-14-00124.1", "abstract" : "\u00a9 2016 American Meteorological Society. The present paper introduces and illustrates methodological developments intended for so-called optimal fingerprinting methods, which are of frequent use in detection and attribution studies. These methods used to involve three independent steps: Preliminary reduction of the dimension of the data, estimation of the covariance associated to internal climate variability, and, finally, linear regression inference with associated uncertainty assessment. It is argued that such a compartmentalized treatment presents several issues; an integrated method is thus introduced to address them. The suggested approach is based on a single-piece statistical model that represents both linear regression and control runs. The unknown covariance is treated as a nuisance parameter that is eliminated by integration. This allows for the introduction of regularization assumptions. Point estimates and confidence intervals follow from the integrated likelihood. Further, it is shown that preliminary dimension reduction is not required for implementability and that computational issues associated to using the raw, high-dimensional, spatiotemporal data can be resolved quite easily. Results on simulated data show improved performance compared to existing methods w.r.t. both estimation error and accuracy of confidence intervals and also highlight the need for further improvements regarding the latter. The method is illustrated on twentieth-century precipitation and surface temperature, suggesting a potentially high informational benefit of using the raw, nondimension-reduced data in detection and attribution (D&amp;A), provided model error is appropriately built into the inference.", "author" : [ { "dropping-particle" : "", "family" : "Hannart", "given" : "A.", "non-dropping-particle" : "", "parse-names" : false, "suffix" : "" } ], "container-title" : "Journal of Climate", "id" : "ITEM-3", "issue" : "6", "issued" : { "date-parts" : [ [ "2016" ] ] }, "page" : "1977-1998", "title" : "Integrated optimal fingerprinting: Method description and illustration", "translator" : [ { "dropping-particle" : "", "family" : "J3775", "given" : "", "non-dropping-particle" : "", "parse-names" : false, "suffix" : "" } ], "type" : "article-journal", "volume" : "29" }, "uris" : [ "http://www.mendeley.com/documents/?uuid=e79a245e-6c73-40d6-9962-5759669dc02a" ] }, { "id" : "ITEM-4",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"ITEM-4",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"mendeley" : { "formattedCitation" : "(Ribes and Terray, 2013; Hannart, 2016; Ribes et al., 2017; Schurer et al., 2018)", "plainTextFormattedCitation" : "(Ribes and Terray, 2013; Hannart, 2016; Ribes et al., 2017; Schurer et al., 2018)", "previouslyFormattedCitation" : "(Ribes and Terray, 2013; Hannart, 2016; Ribes et al., 2017; Schurer et al., 2018)" }, "properties" : { "noteIndex" : 0 }, "schema" : "https://github.com/citation-style-language/schema/raw/master/csl-citation.json" }</w:instrText>
      </w:r>
      <w:r>
        <w:rPr>
          <w:rFonts w:eastAsiaTheme="minorEastAsia"/>
          <w:noProof/>
          <w:lang w:val="en-GB"/>
        </w:rPr>
        <w:fldChar w:fldCharType="separate"/>
      </w:r>
      <w:r w:rsidR="00393F8C">
        <w:rPr>
          <w:noProof/>
          <w:lang w:val="en-US"/>
        </w:rPr>
        <w:t>(Ribes and Terray, 2013; Hannart, 2016; Ribes et al., 2017; Schurer et al., 2018)</w:t>
      </w:r>
      <w:r>
        <w:rPr>
          <w:rFonts w:eastAsiaTheme="minorEastAsia"/>
          <w:noProof/>
          <w:lang w:val="en-GB"/>
        </w:rPr>
        <w:fldChar w:fldCharType="end"/>
      </w:r>
      <w:r w:rsidRPr="00E457C1">
        <w:rPr>
          <w:noProof/>
          <w:lang w:val="en-US"/>
        </w:rPr>
        <w:t xml:space="preserve">; formulating the attribution problem in a counterfactual framework </w:t>
      </w:r>
      <w:r>
        <w:rPr>
          <w:rFonts w:eastAsiaTheme="minorEastAsia"/>
          <w:noProof/>
          <w:lang w:val="en-GB"/>
        </w:rPr>
        <w:fldChar w:fldCharType="begin" w:fldLock="1"/>
      </w:r>
      <w:r w:rsidR="00E719C0">
        <w:rPr>
          <w:noProof/>
          <w:lang w:val="en-US"/>
        </w:rPr>
        <w:instrText>ADDIN CSL_CITATION { "citationItems" : [ { "id" : "ITEM-1", "itemData" : { "DOI" : "10.1175/JCLI-D-17-0304.1", "ISSN" : "08948755", "abstract" : "Multiple changes in Earth's climate system have been observed over the past decades. Determining how likely each of these changes is to have been caused by human influence is important for decision making with regard to mitigation and adaptation policy. Here we describe an approach for deriving the probability that anthropogenic forcings have caused a given observed change. The proposed approach is anchored into causal counterfactual theory (Pearl 2009), which was introduced recently, and in fact partly used already, in the context of extreme weather event attribution (EA). We argue that these concepts are also relevant to, and can be straightforwardly extended to, the context of detection and attribution of long-term trends associated with climate change (D &amp; A). For this purpose, and in agreement with the principle of fingerprinting applied in the conventional D &amp; A framework, a trajectory of change is converted into an event occurrence defined by maximizing the causal evidence associated to the forcing under scrutiny. Other key assumptions used in the conventional D &amp; A framework, in particular those related to numerical model error, can also be adapted conveniently to this approach. Our proposal thus allows us to bridge the conventional framework with the standard causal theory, in an attempt to improve the quantification of causal probabilities. An illustration suggests that our approach is prone to yield a significantly higher estimate of the probability that anthropogenic forcings have caused the observed temperature change, thus supporting more assertive causal claims.", "author" : [ { "dropping-particle" : "", "family" : "Hannart", "given" : "Alexis", "non-dropping-particle" : "", "parse-names" : false, "suffix" : "" }, { "dropping-particle" : "", "family" : "Naveau", "given" : "Philippe", "non-dropping-particle" : "", "parse-names" : false, "suffix" : "" } ], "container-title" : "Journal of Climate", "id" : "ITEM-1", "issue" : "14", "issued" : { "date-parts" : [ [ "2018" ] ] }, "page" : "5507-5524", "title" : "Probabilities of causation of climate changes", "translator" : [ { "dropping-particle" : "", "family" : "J3781", "given" : "", "non-dropping-particle" : "", "parse-names" : false, "suffix" : "" } ], "type" : "article-journal", "volume" : "31" }, "uris" : [ "http://www.mendeley.com/documents/?uuid=2e3dfff0-1d85-4ecd-b6a1-f91875defc9b" ] } ], "mendeley" : { "formattedCitation" : "(Hannart and Naveau, 2018)", "plainTextFormattedCitation" : "(Hannart and Naveau, 2018)", "previouslyFormattedCitation" : "(Hannart and Naveau, 2018)" }, "properties" : { "noteIndex" : 0 }, "schema" : "https://github.com/citation-style-language/schema/raw/master/csl-citation.json" }</w:instrText>
      </w:r>
      <w:r>
        <w:rPr>
          <w:rFonts w:eastAsiaTheme="minorEastAsia"/>
          <w:noProof/>
          <w:lang w:val="en-GB"/>
        </w:rPr>
        <w:fldChar w:fldCharType="separate"/>
      </w:r>
      <w:r w:rsidR="00393F8C">
        <w:rPr>
          <w:noProof/>
          <w:lang w:val="en-US"/>
        </w:rPr>
        <w:t>(Hannart and Naveau, 2018)</w:t>
      </w:r>
      <w:r>
        <w:rPr>
          <w:rFonts w:eastAsiaTheme="minorEastAsia"/>
          <w:noProof/>
          <w:lang w:val="en-GB"/>
        </w:rPr>
        <w:fldChar w:fldCharType="end"/>
      </w:r>
      <w:r w:rsidRPr="00E457C1">
        <w:rPr>
          <w:noProof/>
          <w:lang w:val="en-US"/>
        </w:rPr>
        <w:t xml:space="preserve">; and reducing the dependence of the attribution on uncertainties in climate sensitivity and forcing </w:t>
      </w:r>
      <w:r>
        <w:rPr>
          <w:rFonts w:eastAsiaTheme="minorEastAsia"/>
          <w:noProof/>
          <w:lang w:val="en-GB"/>
        </w:rPr>
        <w:fldChar w:fldCharType="begin" w:fldLock="1"/>
      </w:r>
      <w:r w:rsidR="00E719C0">
        <w:rPr>
          <w:noProof/>
          <w:lang w:val="en-US"/>
        </w:rPr>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"id" : "ITEM-2", "itemData" : { "DOI" : "10.1175/JCLI-D-18-0555.1", "ISSN" : "08948755", "abstract" : "The early twentieth-century warming (EW; 1910\u201345) and the mid-twentieth-century cooling (MC; 1950\u201380) have been linked to both internal variability of the climate system and changes in external radiative forcing. The degree to which either of the two factors contributed to EW and MC, or both, is still debated. Using a two-box impulse response model, we demonstrate that multidecadal ocean variability was unlikely to be the driver of observed changes in global mean surface temperature (GMST) after AD 1850. Instead, virtually all (97%\u201398%) of the global low-frequency variability (&gt;30 years) can be explained by external forcing. We find similarly high percentages of explained variance for interhemispheric and land\u2013ocean temperature evolution. Three key aspects are identified that underpin the conclusion of this new study: inhomogeneous anthropogenic aerosol forcing (AER), biases in the instrumental sea surface temperature (SST) datasets, and inadequate representation of the response to varying forcing factors. Once the spatially heterogeneous nature of AER is accounted for, the MC period is reconcilable with external drivers. SST biases and imprecise forcing responses explain the putative disagreement between models and observations during the EW period. As a consequence, Atlantic multidecadal variability (AMV) is found to be primarily controlled by external forcing too. Future attribution studies should account for these important factors when discriminating between externally forced and internally generated influences on climate. We argue that AMV must not be used as a regressor and suggest a revised AMV index instead [the North Atlantic Variability Index (NAVI)]. Our associated best estimate for the transient climate response (TCR) is 1.57 K (\u00b10.70 at the 5%\u201395% confidence level).", "author" : [ { "dropping-particle" : "", "family" : "Haustein", "given" : "Karsten", "non-dropping-particle" : "", "parse-names" : false, "suffix" : "" }, { "dropping-particle" : "", "family" : "Otto", "given" : "Friederike E.L.", "non-dropping-particle" : "", "parse-names" : false, "suffix" : "" }, { "dropping-particle" : "", "family" : "Venema", "given" : "Victor", "non-dropping-particle" : "", "parse-names" : false, "suffix" : "" }, { "dropping-particle" : "", "family" : "Jacobs", "given" : "Peter", "non-dropping-particle" : "", "parse-names" : false, "suffix" : "" }, { "dropping-particle" : "", "family" : "Cowtan", "given" : "Kevin", "non-dropping-particle" : "", "parse-names" : false, "suffix" : "" }, { "dropping-particle" : "", "family" : "Hausfather", "given" : "Zeke", "non-dropping-particle" : "", "parse-names" : false, "suffix" : "" }, { "dropping-particle" : "", "family" : "Way", "given" : "Robert G.", "non-dropping-particle" : "", "parse-names" : false, "suffix" : "" }, { "dropping-particle" : "", "family" : "White", "given" : "Bethan", "non-dropping-particle" : "", "parse-names" : false, "suffix" : "" }, { "dropping-particle" : "", "family" : "Subramanian", "given" : "Aneesh", "non-dropping-particle" : "", "parse-names" : false, "suffix" : "" }, { "dropping-particle" : "", "family" : "Schurer", "given" : "Andrew P.", "non-dropping-particle" : "", "parse-names" : false, "suffix" : "" } ], "container-title" : "Journal of Climate", "id" : "ITEM-2", "issue" : "16", "issued" : { "date-parts" : [ [ "2019", "8" ] ] }, "page" : "4893-4917", "title" : "A limited role for unforced internal variability in twentieth-century warming", "translator" : [ { "dropping-particle" : "", "family" : "J6174", "given" : "", "non-dropping-particle" : "", "parse-names" : false, "suffix" : "" } ], "type" : "article-journal", "volume" : "32" }, "uris" : [ "http://www.mendeley.com/documents/?uuid=31cb3ace-dc3f-46e7-b146-687ffacf9abc" ] }, { "id" : "ITEM-3", "itemData" : { "DOI" : "10.1038/nclimate2716", "abstract" : "\u00a9 2015 Macmillan Publishers Limited. The 'pledge and review' approach to reducing greenhouse-gas emissions presents an opportunity to link mitigation goals explicitly to the evolving climate response. This seems desirable because the progression from the Intergovernmental Panel on Climate Change's fourth to fifth assessment reports has seen little reduction in uncertainty. A common reaction to persistent uncertainties is to advocate mitigation policies that are robust even under worst-case scenarios, thereby focusing attention on upper extremes of both the climate response and the costs of impacts and mitigation, all of which are highly contestable. Here we ask whether those contributing to the formation of climate policies can learn from 'adaptive management' techniques. Recognizing that long-lived greenhouse gas emissions have to be net zero by the time temperatures reach a target stabilization level, such as 2 \u00b0C above pre-industrial levels, and anchoring commitments to an agreed index of attributable anthropogenic warming would provide a transparent approach to meeting such a temperature goal without prior consensus on the climate response.", "author" : [ { "dropping-particle" : "", "family" : "Otto", "given" : "F.E.L.", "non-dropping-particle" : "", "parse-names" : false, "suffix" : "" }, { "dropping-particle" : "", "family" : "Frame", "given" : "D.J.", "non-dropping-particle" : "", "parse-names" : false, "suffix" : "" }, { "dropping-particle" : "", "family" : "Otto", "given" : "A.", "non-dropping-particle" : "", "parse-names" : false, "suffix" : "" }, { "dropping-particle" : "", "family" : "Allen", "given" : "M.R.", "non-dropping-particle" : "", "parse-names" : false, "suffix" : "" } ], "container-title" : "Nature Climate Change", "id" : "ITEM-3", "issue" : "10", "issued" : { "date-parts" : [ [ "2015" ] ] }, "page" : "917-921", "title" : "Embracing uncertainty in climate change policy", "translator" : [ { "dropping-particle" : "", "family" : "J3931", "given" : "", "non-dropping-particle" : "", "parse-names" : false, "suffix" : "" } ], "type" : "article-journal", "volume" : "5" }, "uris" : [ "http://www.mendeley.com/documents/?uuid=99bb00b2-59ea-47a3-9c6c-2d18388a0413" ] } ], "mendeley" : { "formattedCitation" : "(Otto et al., 2015; Haustein et al., 2017, 2019)", "plainTextFormattedCitation" : "(Otto et al., 2015; Haustein et al., 2017, 2019)", "previouslyFormattedCitation" : "(Otto et al., 2015; Haustein et al., 2017, 2019)" }, "properties" : { "noteIndex" : 0 }, "schema" : "https://github.com/citation-style-language/schema/raw/master/csl-citation.json" }</w:instrText>
      </w:r>
      <w:r>
        <w:rPr>
          <w:rFonts w:eastAsiaTheme="minorEastAsia"/>
          <w:noProof/>
          <w:lang w:val="en-GB"/>
        </w:rPr>
        <w:fldChar w:fldCharType="separate"/>
      </w:r>
      <w:r w:rsidR="00393F8C">
        <w:rPr>
          <w:noProof/>
          <w:lang w:val="en-US"/>
        </w:rPr>
        <w:t>(Otto et al., 2015; Haustein et al., 2017, 2019)</w:t>
      </w:r>
      <w:r>
        <w:rPr>
          <w:rFonts w:eastAsiaTheme="minorEastAsia"/>
          <w:noProof/>
          <w:lang w:val="en-GB"/>
        </w:rPr>
        <w:fldChar w:fldCharType="end"/>
      </w:r>
      <w:r w:rsidRPr="00E457C1">
        <w:rPr>
          <w:noProof/>
          <w:lang w:val="en-US"/>
        </w:rPr>
        <w:t>. Studies now account for the uncertainties in the statistics of internal variability, either explic</w:t>
      </w:r>
      <w:r w:rsidR="000B4AC6" w:rsidRPr="00E457C1">
        <w:rPr>
          <w:noProof/>
          <w:lang w:val="en-US"/>
        </w:rPr>
        <w:t>i</w:t>
      </w:r>
      <w:r w:rsidRPr="00E457C1">
        <w:rPr>
          <w:noProof/>
          <w:lang w:val="en-US"/>
        </w:rPr>
        <w:t xml:space="preserve">tly </w:t>
      </w:r>
      <w:r>
        <w:rPr>
          <w:rFonts w:eastAsiaTheme="minorEastAsia"/>
          <w:noProof/>
          <w:lang w:val="en-GB"/>
        </w:rPr>
        <w:fldChar w:fldCharType="begin" w:fldLock="1"/>
      </w:r>
      <w:r w:rsidR="00E719C0">
        <w:rPr>
          <w:noProof/>
          <w:lang w:val="en-US"/>
        </w:rPr>
        <w:instrText>ADDIN CSL_CITATION { "citationItems" : [ { "id" : "ITEM-1", "itemData" : { "DOI" : "10.1175/JCLI-D-14-00124.1", "abstract" : "\u00a9 2016 American Meteorological Society. The present paper introduces and illustrates methodological developments intended for so-called optimal fingerprinting methods, which are of frequent use in detection and attribution studies. These methods used to involve three independent steps: Preliminary reduction of the dimension of the data, estimation of the covariance associated to internal climate variability, and, finally, linear regression inference with associated uncertainty assessment. It is argued that such a compartmentalized treatment presents several issues; an integrated method is thus introduced to address them. The suggested approach is based on a single-piece statistical model that represents both linear regression and control runs. The unknown covariance is treated as a nuisance parameter that is eliminated by integration. This allows for the introduction of regularization assumptions. Point estimates and confidence intervals follow from the integrated likelihood. Further, it is shown that preliminary dimension reduction is not required for implementability and that computational issues associated to using the raw, high-dimensional, spatiotemporal data can be resolved quite easily. Results on simulated data show improved performance compared to existing methods w.r.t. both estimation error and accuracy of confidence intervals and also highlight the need for further improvements regarding the latter. The method is illustrated on twentieth-century precipitation and surface temperature, suggesting a potentially high informational benefit of using the raw, nondimension-reduced data in detection and attribution (D&amp;A), provided model error is appropriately built into the inference.", "author" : [ { "dropping-particle" : "", "family" : "Hannart", "given" : "A.", "non-dropping-particle" : "", "parse-names" : false, "suffix" : "" } ], "container-title" : "Journal of Climate", "id" : "ITEM-1", "issue" : "6", "issued" : { "date-parts" : [ [ "2016" ] ] }, "page" : "1977-1998", "title" : "Integrated optimal fingerprinting: Method description and illustration", "translator" : [ { "dropping-particle" : "", "family" : "J3775", "given" : "", "non-dropping-particle" : "", "parse-names" : false, "suffix" : "" } ], "type" : "article-journal", "volume" : "29" }, "uris" : [ "http://www.mendeley.com/documents/?uuid=e79a245e-6c73-40d6-9962-5759669dc02a" ] }, { "id" : "ITEM-2", "itemData" : { "DOI" : "10.1175/JCLI-D-17-0304.1", "ISSN" : "08948755", "abstract" : "Multiple changes in Earth's climate system have been observed over the past decades. Determining how likely each of these changes is to have been caused by human influence is important for decision making with regard to mitigation and adaptation policy. Here we describe an approach for deriving the probability that anthropogenic forcings have caused a given observed change. The proposed approach is anchored into causal counterfactual theory (Pearl 2009), which was introduced recently, and in fact partly used already, in the context of extreme weather event attribution (EA). We argue that these concepts are also relevant to, and can be straightforwardly extended to, the context of detection and attribution of long-term trends associated with climate change (D &amp; A). For this purpose, and in agreement with the principle of fingerprinting applied in the conventional D &amp; A framework, a trajectory of change is converted into an event occurrence defined by maximizing the causal evidence associated to the forcing under scrutiny. Other key assumptions used in the conventional D &amp; A framework, in particular those related to numerical model error, can also be adapted conveniently to this approach. Our proposal thus allows us to bridge the conventional framework with the standard causal theory, in an attempt to improve the quantification of causal probabilities. An illustration suggests that our approach is prone to yield a significantly higher estimate of the probability that anthropogenic forcings have caused the observed temperature change, thus supporting more assertive causal claims.", "author" : [ { "dropping-particle" : "", "family" : "Hannart", "given" : "Alexis", "non-dropping-particle" : "", "parse-names" : false, "suffix" : "" }, { "dropping-particle" : "", "family" : "Naveau", "given" : "Philippe", "non-dropping-particle" : "", "parse-names" : false, "suffix" : "" } ], "container-title" : "Journal of Climate", "id" : "ITEM-2", "issue" : "14", "issued" : { "date-parts" : [ [ "2018" ] ] }, "page" : "5507-5524", "title" : "Probabilities of causation of climate changes", "translator" : [ { "dropping-particle" : "", "family" : "J3781", "given" : "", "non-dropping-particle" : "", "parse-names" : false, "suffix" : "" } ], "type" : "article-journal", "volume" : "31" }, "uris" : [ "http://www.mendeley.com/documents/?uuid=2e3dfff0-1d85-4ecd-b6a1-f91875defc9b"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"(Hannart, 2016; Hannart and Naveau, 2018; Ribes et al., 2021)", "plainTextFormattedCitation" : "(Hannart, 2016; Hannart and Naveau, 2018; Ribes et al., 2021)", "previouslyFormattedCitation" : "(Hannart, 2016; Hannart and Naveau, 2018; Ribes et al., 2021)" }, "properties" : { "noteIndex" : 0 }, "schema" : "https://github.com/citation-style-language/schema/raw/master/csl-citation.json" }</w:instrText>
      </w:r>
      <w:r>
        <w:rPr>
          <w:rFonts w:eastAsiaTheme="minorEastAsia"/>
          <w:noProof/>
          <w:lang w:val="en-GB"/>
        </w:rPr>
        <w:fldChar w:fldCharType="separate"/>
      </w:r>
      <w:r w:rsidR="00393F8C">
        <w:rPr>
          <w:noProof/>
        </w:rPr>
        <w:t>(Hannart, 2016; Hannart and Naveau, 2018; Ribes et al., 2021)</w:t>
      </w:r>
      <w:r>
        <w:rPr>
          <w:rFonts w:eastAsiaTheme="minorEastAsia"/>
          <w:noProof/>
          <w:lang w:val="en-GB"/>
        </w:rPr>
        <w:fldChar w:fldCharType="end"/>
      </w:r>
      <w:r>
        <w:rPr>
          <w:noProof/>
        </w:rPr>
        <w:t xml:space="preserve"> or implicitly </w:t>
      </w:r>
      <w:r>
        <w:rPr>
          <w:rFonts w:eastAsiaTheme="minorEastAsia"/>
          <w:noProof/>
          <w:lang w:val="en-GB"/>
        </w:rPr>
        <w:fldChar w:fldCharType="begin" w:fldLock="1"/>
      </w:r>
      <w:r w:rsidR="007F62B7">
        <w:rPr>
          <w:noProof/>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"ITEM-2", "itemData" : { "DOI" : "10.1007/s00382-013-1736-6", "ISSN" : "09307575", "abstract" : "Attribution of global near-surface temperature changes is revisited using simulations from the coupled model intercomparison project 5 and methodological improvements from the regularised optimal fingerprinting approach. The analysis of global mean temperature shows that changes can be robustly detected and attributed to anthropogenic influence. However, the differences between results from individual models and observations are found to be larger than the simulated internal variability in several cases. Discrimination between greenhouse gases and other anthropogenic forcings, based on the global mean only, is more difficult due to collinearity of temporal response patterns. Using spatio-temporal data provides less robust conclusions with respect to detection and attribution, as the results tend to deteriorate as the spatial resolution increases. More importantly, some inconsistencies between individual models and observations are found in this case. Such behaviour is not observed in a perfect model framework, where pseudo-observations and the expected response patterns are provided by the same model. However, using response patterns from a model other than the one used for pseudo-observations may lead to the same behaviour as real observations. Our results suggest that additional sources of uncertainty, such as modeling uncertainty or observational uncertainty, should not be neglected in detection and attribution. \u00a9 2013 Springer-Verlag Berlin Heidelberg.", "author" : [ { "dropping-particle" : "", "family" : "Ribes", "given" : "Aur\u00e9lien", "non-dropping-particle" : "", "parse-names" : false, "suffix" : "" }, { "dropping-particle" : "", "family" : "Terray", "given" : "Laurent", "non-dropping-particle" : "", "parse-names" : false, "suffix" : "" } ], "container-title" : "Climate Dynamics", "id" : "ITEM-2", "issue" : "11-12", "issued" : { "date-parts" : [ [ "2013" ] ] }, "page" : "2837-2853", "title" : "Application of regularised optimal fingerprinting to attribution. Part II: Application to global near-surface temperature", "translator" : [ { "dropping-particle" : "", "family" : "J3774", "given" : "", "non-dropping-particle" : "", "parse-names" : false, "suffix" : "" } ], "type" : "article-journal", "volume" : "41" }, "uris" : [ "http://www.mendeley.com/documents/?uuid=9e62e626-cf71-495f-9703-ab8255a66c53" ] }, { "id" : "ITEM-3",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w:instrText>
      </w:r>
      <w:r w:rsidR="007F62B7" w:rsidRPr="001D5B54">
        <w:rPr>
          <w:noProof/>
          <w:lang w:val="en-US"/>
          <w:rPrChange w:id="549" w:author="Clotilde Pean" w:date="2021-06-21T14:14:00Z">
            <w:rPr>
              <w:noProof/>
            </w:rPr>
          </w:rPrChange>
        </w:rPr>
        <w:instrText>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"ITEM-3",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"mendeley" : { "formattedCitation" : "(Ribes and Terray, 2013; Schurer et al., 2018; Gillett et al., 2021)", "plainTextFormattedCitation" : "(Ribes and Terray, 2013; Schurer et al., 2018; Gillett et al., 2021)", "previouslyFormattedCitation" : "(Ribes and Terray, 2013; Schurer et al., 2018; Gillett et al., 2021)" }, "properties" : { "noteIndex" : 0 }, "schema" : "https://github.com/citation-style-language/schema/raw/master/csl-citation.json" }</w:instrText>
      </w:r>
      <w:r>
        <w:rPr>
          <w:rFonts w:eastAsiaTheme="minorEastAsia"/>
          <w:noProof/>
          <w:lang w:val="en-GB"/>
        </w:rPr>
        <w:fldChar w:fldCharType="separate"/>
      </w:r>
      <w:r w:rsidR="00393F8C">
        <w:rPr>
          <w:noProof/>
          <w:lang w:val="en-US"/>
        </w:rPr>
        <w:t>(Ribes and Terray, 2013; Schurer et al., 2018; Gillett et al., 2021)</w:t>
      </w:r>
      <w:r>
        <w:rPr>
          <w:rFonts w:eastAsiaTheme="minorEastAsia"/>
          <w:noProof/>
          <w:lang w:val="en-GB"/>
        </w:rPr>
        <w:fldChar w:fldCharType="end"/>
      </w:r>
      <w:r w:rsidRPr="00E457C1">
        <w:rPr>
          <w:noProof/>
          <w:lang w:val="en-US"/>
        </w:rPr>
        <w:t xml:space="preserve">, thus addressing concerns about over-confident attribution conclusions. Accounting for observational uncertainty increases the range </w:t>
      </w:r>
      <w:r w:rsidRPr="00E457C1">
        <w:rPr>
          <w:lang w:val="en-US"/>
        </w:rPr>
        <w:t xml:space="preserve">of warming attributable to </w:t>
      </w:r>
      <w:r w:rsidR="00E12441" w:rsidRPr="00E457C1">
        <w:rPr>
          <w:lang w:val="en-US"/>
        </w:rPr>
        <w:t>greenhouse gases</w:t>
      </w:r>
      <w:r w:rsidRPr="00E457C1">
        <w:rPr>
          <w:lang w:val="en-US"/>
        </w:rPr>
        <w:t xml:space="preserve"> by only 10 to 30% </w:t>
      </w:r>
      <w:r>
        <w:rPr>
          <w:rFonts w:eastAsiaTheme="minorEastAsia"/>
          <w:lang w:val="en-GB"/>
        </w:rPr>
        <w:fldChar w:fldCharType="begin" w:fldLock="1"/>
      </w:r>
      <w:r w:rsidR="007F62B7">
        <w:rPr>
          <w:lang w:val="en-US"/>
        </w:rPr>
        <w:instrText>ADDIN CSL_CITATION { "citationItems" : [ { "id" : "ITEM-1", "itemData" : { "DOI" : "10.1175/JCLI-D-16-0628.1", "ISBN" : "0894-8755", "ISSN" : "08948755", "abstract" : "The impact of including comprehensive estimates of observational uncertainties on a detection and attri-bution analysis of twentieth-century near-surface temperature variations is investigated. The error model of HadCRUT4, a dataset of land near-surface air temperatures and sea surface temperatures, provides estimates of measurement, sampling, and bias adjustment uncertainties. These uncertainties are incorporated into an optimal detection analysis that regresses simulated large-scale temporal and spatial variations in near-surface temperatures, driven by well-mixed greenhouse gas variations and other anthropogenic and natural factors, against observed changes. The inclusion of bias adjustment uncertainties increases the variance of the re-gression scaling factors and the range of attributed warming from well-mixed greenhouse gases by less than 20%. Including estimates of measurement and sampling errors has a much smaller impact on the results. The range of attributable greenhouse gas warming is larger across analyses exploring dataset structural un-certainty. The impact of observational uncertainties on the detection analysis is found to be small compared to other sources of uncertainty, such as model variability and methodological choices, but it cannot be ruled out that on different spatial and temporal scales this source of uncertainty may be more important. The results support previous conclusions that there is a dominant anthropogenic greenhouse gas influence on twentieth-century near-surface temperature increases.", "author" : [ { "dropping-particle" : "", "family" : "Jones", "given" : "Gareth S.", "non-dropping-particle" : "", "parse-names" : false, "suffix" : "" }, { "dropping-particle" : "", "family" : "Kennedy", "given" : "John J.", "non-dropping-particle" : "", "parse-names" : false, "suffix" : "" } ], "container-title" : "Journal of Climate", "id" : "ITEM-1", "issue" : "12", "issued" : { "date-parts" : [ [ "2017", "6", "25" ] ] }, "page" : "4677-4691", "title" : "Sensitivity of attribution of anthropogenic near-surface warming to observational uncertainty", "translator" : [ { "dropping-particle" : "", "family" : "J5135", "given" : "", "non-dropping-particle" : "", "parse-names" : false, "suffix" : "" } ], "type" : "article-journal", "volume" : "30" }, "uris" : [ "http://www.mendeley.com/documents/?uuid=1fe4bad1-594f-401f-9c3d-901b10988602" ] }, { "id" : "ITEM-2",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"ITEM-2",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"mendeley" : { "formattedCitation" : "(Jones and Kennedy, 2017; Schurer et al., 2018)", "plainTextFormattedCitation" : "(Jones and Kennedy, 2017; Schurer et al., 2018)", "previouslyFormattedCitation" : "(Jones and Kennedy, 2017; Schurer et al., 2018)" }, "properties" : { "noteIndex" : 0 }, "schema" : "https://github.com/citation-style-language/schema/raw/master/csl-citation.json" }</w:instrText>
      </w:r>
      <w:r>
        <w:rPr>
          <w:rFonts w:eastAsiaTheme="minorEastAsia"/>
          <w:lang w:val="en-GB"/>
        </w:rPr>
        <w:fldChar w:fldCharType="separate"/>
      </w:r>
      <w:r w:rsidR="00393F8C">
        <w:rPr>
          <w:noProof/>
          <w:lang w:val="en-US"/>
        </w:rPr>
        <w:t>(Jones and Kennedy, 2017; Schurer et al., 2018)</w:t>
      </w:r>
      <w:r>
        <w:rPr>
          <w:rFonts w:eastAsiaTheme="minorEastAsia"/>
          <w:lang w:val="en-GB"/>
        </w:rPr>
        <w:fldChar w:fldCharType="end"/>
      </w:r>
      <w:r w:rsidRPr="00E457C1">
        <w:rPr>
          <w:lang w:val="en-US"/>
        </w:rPr>
        <w:t xml:space="preserve">. While some attribution studies estimate attributable changes in globally-complete GSAT </w:t>
      </w:r>
      <w:r w:rsidR="00797A1A">
        <w:rPr>
          <w:rFonts w:eastAsiaTheme="minorEastAsia"/>
          <w:noProof/>
          <w:lang w:val="en-GB"/>
        </w:rPr>
        <w:fldChar w:fldCharType="begin" w:fldLock="1"/>
      </w:r>
      <w:r w:rsidR="007F62B7">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"ITEM-2",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"ITEM-2",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"(Schurer et al., 2018; Gillett et al., 2021; Ribes et al., 2021)", "plainTextFormattedCitation" : "(Schurer et al., 2018; Gillett et al., 2021; Ribes et al., 2021)", "previouslyFormattedCitation" : "(Schurer et al., 2018; Gillett et al., 2021; Ribes et al., 2021)" }, "properties" : { "noteIndex" : 0 }, "schema" : "https://github.com/citation-style-language/schema/raw/master/csl-citation.json" }</w:instrText>
      </w:r>
      <w:r w:rsidR="00797A1A">
        <w:rPr>
          <w:rFonts w:eastAsiaTheme="minorEastAsia"/>
          <w:noProof/>
          <w:lang w:val="en-GB"/>
        </w:rPr>
        <w:fldChar w:fldCharType="separate"/>
      </w:r>
      <w:r w:rsidR="00393F8C">
        <w:rPr>
          <w:noProof/>
          <w:lang w:val="en-US"/>
        </w:rPr>
        <w:t>(Schurer et al., 2018; Gillett et al., 2021; Ribes et al., 2021)</w:t>
      </w:r>
      <w:r w:rsidR="00797A1A">
        <w:rPr>
          <w:rFonts w:eastAsiaTheme="minorEastAsia"/>
          <w:noProof/>
          <w:lang w:val="en-GB"/>
        </w:rPr>
        <w:fldChar w:fldCharType="end"/>
      </w:r>
      <w:r w:rsidRPr="006814DF">
        <w:rPr>
          <w:lang w:val="en-US"/>
        </w:rPr>
        <w:t>, others attribute changes in observational GMST, but this makes little</w:t>
      </w:r>
      <w:r w:rsidR="008C6E85" w:rsidRPr="006814DF">
        <w:rPr>
          <w:lang w:val="en-US"/>
        </w:rPr>
        <w:t xml:space="preserve"> </w:t>
      </w:r>
      <w:r w:rsidRPr="006814DF">
        <w:rPr>
          <w:lang w:val="en-US"/>
        </w:rPr>
        <w:t>difference to attribution conclusions</w:t>
      </w:r>
      <w:r w:rsidR="003C7570" w:rsidRPr="006814DF">
        <w:rPr>
          <w:lang w:val="en-US"/>
        </w:rPr>
        <w:t xml:space="preserve"> </w:t>
      </w:r>
      <w:r w:rsidR="003C7570">
        <w:fldChar w:fldCharType="begin" w:fldLock="1"/>
      </w:r>
      <w:r w:rsidR="007F62B7">
        <w:rPr>
          <w:lang w:val="en-US"/>
        </w:rPr>
        <w:instrText>ADDIN CSL_CITATION { "citationItems" : [ { "id" : "ITEM-1",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"ITEM-1",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"mendeley" : { "formattedCitation" : "(Schurer et al., 2018)", "plainTextFormattedCitation" : "(Schurer et al., 2018)", "previouslyFormattedCitation" : "(Schurer et al., 2018)" }, "properties" : { "noteIndex" : 0 }, "schema" : "https://github.com/citation-style-language/schema/raw/master/csl-citation.json" }</w:instrText>
      </w:r>
      <w:r w:rsidR="003C7570">
        <w:fldChar w:fldCharType="separate"/>
      </w:r>
      <w:r w:rsidR="00393F8C">
        <w:rPr>
          <w:noProof/>
          <w:lang w:val="en-US"/>
        </w:rPr>
        <w:t>(Schurer et al., 2018)</w:t>
      </w:r>
      <w:r w:rsidR="003C7570">
        <w:fldChar w:fldCharType="end"/>
      </w:r>
      <w:r w:rsidRPr="00E457C1">
        <w:rPr>
          <w:lang w:val="en-US"/>
        </w:rPr>
        <w:t>. Moreover, based on a synthesis of observational</w:t>
      </w:r>
      <w:r w:rsidR="00E5202F" w:rsidRPr="00E457C1">
        <w:rPr>
          <w:lang w:val="en-US"/>
        </w:rPr>
        <w:t xml:space="preserve"> </w:t>
      </w:r>
      <w:r w:rsidRPr="00E457C1">
        <w:rPr>
          <w:lang w:val="en-US"/>
        </w:rPr>
        <w:t xml:space="preserve">and modelling </w:t>
      </w:r>
      <w:r w:rsidR="00796112" w:rsidRPr="00E457C1">
        <w:rPr>
          <w:lang w:val="en-US"/>
        </w:rPr>
        <w:t>evidence</w:t>
      </w:r>
      <w:r w:rsidR="00681676" w:rsidRPr="00E457C1">
        <w:rPr>
          <w:lang w:val="en-US"/>
        </w:rPr>
        <w:t>,</w:t>
      </w:r>
      <w:r w:rsidR="00796112" w:rsidRPr="00E457C1">
        <w:rPr>
          <w:lang w:val="en-US"/>
        </w:rPr>
        <w:t xml:space="preserve"> Cross-Chapter Box 2.3</w:t>
      </w:r>
      <w:r w:rsidRPr="00E457C1">
        <w:rPr>
          <w:lang w:val="en-US"/>
        </w:rPr>
        <w:t xml:space="preserve"> assesses that the current best estimate of the scaling factor between GMST and GSAT is one, and therefore attribution studies of GMST and GSAT are here treated together in deriving assessed warming ranges.</w:t>
      </w:r>
      <w:r w:rsidRPr="00E457C1">
        <w:rPr>
          <w:noProof/>
          <w:lang w:val="en-US"/>
        </w:rPr>
        <w:t xml:space="preserve"> Studies also increasingly validate their multi-model approaches using imperfect model tests </w:t>
      </w:r>
      <w:r>
        <w:rPr>
          <w:noProof/>
        </w:rPr>
        <w:fldChar w:fldCharType="begin" w:fldLock="1"/>
      </w:r>
      <w:r w:rsidR="007F62B7">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"ITEM-2",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"ITEM-2",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"(Schurer et al., 2018; Gillett et al., 2021; Ribes et al., 2021)", "plainTextFormattedCitation" : "(Schurer et al., 2018; Gillett et al., 2021; Ribes et al., 2021)", "previouslyFormattedCitation" : "(Schurer et al., 2018; Gillett et al., 2021; Ribes et al., 2021)" }, "properties" : { "noteIndex" : 0 }, "schema" : "https://github.com/citation-style-language/schema/raw/master/csl-citation.json" }</w:instrText>
      </w:r>
      <w:r>
        <w:rPr>
          <w:noProof/>
        </w:rPr>
        <w:fldChar w:fldCharType="separate"/>
      </w:r>
      <w:r w:rsidR="00393F8C">
        <w:rPr>
          <w:noProof/>
          <w:lang w:val="en-CA"/>
        </w:rPr>
        <w:t>(Schurer et al., 2018; Gillett et al., 2021; Ribes et al., 2021)</w:t>
      </w:r>
      <w:r>
        <w:rPr>
          <w:noProof/>
        </w:rPr>
        <w:fldChar w:fldCharType="end"/>
      </w:r>
      <w:r w:rsidRPr="00EF3A70">
        <w:rPr>
          <w:noProof/>
          <w:lang w:val="en-CA"/>
        </w:rPr>
        <w:t xml:space="preserve">. </w:t>
      </w:r>
      <w:r w:rsidRPr="00796112">
        <w:rPr>
          <w:noProof/>
          <w:lang w:val="en-CA"/>
        </w:rPr>
        <w:t>Alternative techniques, based purely on statistical or econometric approaches, without the need for climate modelling, have al</w:t>
      </w:r>
      <w:r w:rsidRPr="00E457C1">
        <w:rPr>
          <w:noProof/>
          <w:lang w:val="en-US"/>
        </w:rPr>
        <w:t xml:space="preserve">so </w:t>
      </w:r>
      <w:r w:rsidR="00796112" w:rsidRPr="00E457C1">
        <w:rPr>
          <w:noProof/>
          <w:lang w:val="en-US"/>
        </w:rPr>
        <w:t>been applied</w:t>
      </w:r>
      <w:r w:rsidRPr="00E457C1">
        <w:rPr>
          <w:noProof/>
          <w:lang w:val="en-US"/>
        </w:rPr>
        <w:t xml:space="preserve"> </w:t>
      </w:r>
      <w:r w:rsidRPr="00E37C69">
        <w:rPr>
          <w:noProof/>
        </w:rPr>
        <w:fldChar w:fldCharType="begin" w:fldLock="1"/>
      </w:r>
      <w:r w:rsidR="00E719C0">
        <w:rPr>
          <w:noProof/>
          <w:lang w:val="en-US"/>
        </w:rPr>
        <w:instrText>ADDIN CSL_CITATION { "citationItems" : [ { "id" : "ITEM-1", "itemData" : { "DOI" : "10.1038/ngeo1999", "ISSN" : "17520894", "abstract" : "The warming of the climate system is unequivocal as evidenced by an increase in global temperatures by 0.8C over the past century. However, the attribution of the observed warming to human activities remains less clear, particularly because of the apparent slow-down in warming since the late 1990s. Here we analyse radiative forcing and temperature time series with state-of-the-art statistical methods to address this question without climate model simulations. We show that long-term trends in total radiative forcing and temperatures have largely been determined by atmospheric greenhouse gas concentrations, and modulated by other radiative factors. We identify a pronounced increase in the growth rates of both temperatures and radiative forcing around 1960, which marks the onset of sustained global warming. Our analyses also reveal a contribution of human interventions to two periods when global warming slowed down. Our statistical analysis suggests that the reduction in the emissions of ozone-depleting substances under the Montreal Protocol, as well as a reduction in methane emissions, contributed to the lower rate of warming since the 1990s. Furthermore, we identify a contribution from the two world wars and the Great Depression to the documented cooling in the mid-twentieth century, through lower carbon dioxide emissions. We conclude that reductions in greenhouse gas emissions are effective in slowing the rate of warming in the short term. \u00a9 2013 Macmillan Publishers Limited.", "author" : [ { "dropping-particle" : "", "family" : "Estrada", "given" : "Francisco", "non-dropping-particle" : "", "parse-names" : false, "suffix" : "" }, { "dropping-particle" : "", "family" : "Perron", "given" : "Pierre", "non-dropping-particle" : "", "parse-names" : false, "suffix" : "" }, { "dropping-particle" : "", "family" : "Mart\u00ednez-L\u00f3pez", "given" : "Benjam\u00edn", "non-dropping-particle" : "", "parse-names" : false, "suffix" : "" } ], "container-title" : "Nature Geoscience", "id" : "ITEM-1", "issue" : "12", "issued" : { "date-parts" : [ [ "2013" ] ] }, "title" : "Statistically derived contributions of diverse human influences to twentieth-century temperature changes", "translator" : [ { "dropping-particle" : "", "family" : "J6874", "given" : "", "non-dropping-particle" : "", "parse-names" : false, "suffix" : "" } ], "type" : "article-journal", "volume" : "6" }, "uris" : [ "http://www.mendeley.com/documents/?uuid=3432be85-6234-4509-98a8-d72ec713f321" ] }, { "id" : "ITEM-2", "itemData" : { "DOI" : "10.1007/s10584-013-1007-x", "ISSN" : "01650009", "abstract" : "We test for causality between radiative forcing and temperature using multivariate time series models and Granger causality tests that are robust to the non-stationary (trending) nature of global climate data. We find that both natural and anthropogenic forcings cause temperature change and also that temperature causes greenhouse gas concentration changes. Although the effects of greenhouse gases and volcanic forcing are robust across model specifications, we cannot detect any effect of black carbon on temperature, the effect of changes in solar irradiance is weak, and the effect of anthropogenic sulfate aerosols may be only around half that usually attributed to them. \u00a9 2013 Springer Science+Business Media Dordrecht.", "author" : [ { "dropping-particle" : "", "family" : "Stern", "given" : "David I.", "non-dropping-particle" : "", "parse-names" : false, "suffix" : "" }, { "dropping-particle" : "", "family" : "Kaufmann", "given" : "Robert K.", "non-dropping-particle" : "", "parse-names" : false, "suffix" : "" } ], "container-title" : "Climatic Change", "id" : "ITEM-2", "issue" : "1-2", "issued" : { "date-parts" : [ [ "2014" ] ] }, "title" : "Anthropogenic and natural causes of climate change", "translator" : [ { "dropping-particle" : "", "family" : "J6740", "given" : "", "non-dropping-particle" : "", "parse-names" : false, "suffix" : "" } ], "type" : "article-journal", "volume" : "122" }, "uris" : [ "http://www.mendeley.com/documents/?uuid=a190e6d4-adf4-4c80-984d-c3a66d28ac97" ] }, { "id" : "ITEM-3", "itemData" : { "DOI" : "10.1016/j.jeem.2015.11.005", "ISSN" : "10960449", "abstract" : "We test two hypotheses that are derived from the anthropogenic theory of climate change. The first postulates that a growing population and increasing economic activity increase anthropogenic emissions of radiatively active gases relative to natural sources and sinks, and this alters global biogeochemical cycles in a way that increases the persistence of radiative forcing and temperature. The second postulates that the increase in the persistence of radiative forcing transmits a stochastic trend to the time series for temperature. Results indicate that the persistence of radiative forcing and temperature changes from I(0) to I(1) during the last 500 years and that the I(1) fingerprint in radiative forcing can be detected in a statistically measureable fashion in surface temperature. As such, our results are consistent with the physical mechanisms that underlie the theory of anthropogenic climate change.", "author" : [ { "dropping-particle" : "", "family" : "Dergiades", "given" : "Theologos", "non-dropping-particle" : "", "parse-names" : false, "suffix" : "" }, { "dropping-particle" : "", "family" : "Kaufmann", "given" : "Robert K.", "non-dropping-particle" : "", "parse-names" : false, "suffix" : "" }, { "dropping-particle" : "", "family" : "Panagiotidis", "given" : "Theodore", "non-dropping-particle" : "", "parse-names" : false, "suffix" : "" } ], "container-title" : "Journal of Environmental Economics and Management", "id" : "ITEM-3", "issued" : { "date-parts" : [ [ "2016" ] ] }, "title" : "Long-run changes in radiative forcing and surface temperature: The effect of human activity over the last five centuries", "translator" : [ { "dropping-particle" : "", "family" : "J6855", "given" : "", "non-dropping-particle" : "", "parse-names" : false, "suffix" : "" } ], "type" : "article-journal", "volume" : "76" }, "uris" : [ "http://www.mendeley.com/documents/?uuid=0388733d-b34e-4eb8-87b6-f8131c9dd3ec" ] } ], "mendeley" : { "formattedCitation" : "(Estrada et al., 2013; Stern and Kaufmann, 2014; Dergiades et al., 2016)", "plainTextFormattedCitation" : "(Estrada et al., 2013; Stern and Kaufmann, 2014; Dergiades et al., 2016)", "previouslyFormattedCitation" : "(Estrada et al., 2013; Stern and Kaufmann, 2014; Dergiades et al., 2016)" }, "properties" : { "noteIndex" : 0 }, "schema" : "https://github.com/citation-style-language/schema/raw/master/csl-citation.json" }</w:instrText>
      </w:r>
      <w:r w:rsidRPr="00E37C69">
        <w:rPr>
          <w:noProof/>
        </w:rPr>
        <w:fldChar w:fldCharType="separate"/>
      </w:r>
      <w:r w:rsidR="00393F8C">
        <w:rPr>
          <w:noProof/>
          <w:lang w:val="en-US"/>
        </w:rPr>
        <w:t>(Estrada et al., 2013; Stern and Kaufmann, 2014; Dergiades et al., 2016)</w:t>
      </w:r>
      <w:r w:rsidRPr="00E37C69">
        <w:rPr>
          <w:noProof/>
        </w:rPr>
        <w:fldChar w:fldCharType="end"/>
      </w:r>
      <w:r w:rsidRPr="00E457C1">
        <w:rPr>
          <w:noProof/>
          <w:lang w:val="en-US"/>
        </w:rPr>
        <w:t xml:space="preserve"> and match the results of physically-based methods. The larger range of attribution techniques and improvements to those techniques increase confidence in the results compared to AR5.</w:t>
      </w:r>
    </w:p>
    <w:p w14:paraId="11F7F472" w14:textId="77777777" w:rsidR="009F594A" w:rsidRPr="00E457C1" w:rsidRDefault="009F594A" w:rsidP="009F594A">
      <w:pPr>
        <w:pStyle w:val="AR6BodyText"/>
        <w:rPr>
          <w:noProof/>
          <w:lang w:val="en-US"/>
        </w:rPr>
      </w:pPr>
    </w:p>
    <w:p w14:paraId="4575702C" w14:textId="10FA0D43" w:rsidR="009F594A" w:rsidRDefault="009F594A" w:rsidP="009F594A">
      <w:pPr>
        <w:pStyle w:val="AR6BodyText"/>
        <w:rPr>
          <w:noProof/>
        </w:rPr>
      </w:pPr>
      <w:r w:rsidRPr="00E457C1">
        <w:rPr>
          <w:noProof/>
          <w:lang w:val="en-US"/>
        </w:rPr>
        <w:lastRenderedPageBreak/>
        <w:t>In contrast, studies published since</w:t>
      </w:r>
      <w:del w:id="550" w:author="Sara M Tuson" w:date="2021-06-24T09:42:00Z">
        <w:r w:rsidRPr="00E457C1" w:rsidDel="00A23DCD">
          <w:rPr>
            <w:noProof/>
            <w:lang w:val="en-US"/>
          </w:rPr>
          <w:delText xml:space="preserve"> the</w:delText>
        </w:r>
      </w:del>
      <w:r w:rsidRPr="00E457C1">
        <w:rPr>
          <w:noProof/>
          <w:lang w:val="en-US"/>
        </w:rPr>
        <w:t xml:space="preserve"> AR5 indicate that closely constraining the separate contributions of greenhouse gas changes and aerosol changes to observed temperature changes remains challenging. </w:t>
      </w:r>
      <w:r w:rsidRPr="00E457C1">
        <w:rPr>
          <w:lang w:val="en-US"/>
        </w:rPr>
        <w:t>Attribution of warming to greenhouse gas forcing is made as early as the end of the 19</w:t>
      </w:r>
      <w:r w:rsidRPr="00566450">
        <w:rPr>
          <w:lang w:val="en-US"/>
          <w:rPrChange w:id="551" w:author="Sara M Tuson" w:date="2021-06-28T09:44:00Z">
            <w:rPr>
              <w:vertAlign w:val="superscript"/>
              <w:lang w:val="en-US"/>
            </w:rPr>
          </w:rPrChange>
        </w:rPr>
        <w:t>th</w:t>
      </w:r>
      <w:r w:rsidRPr="00E457C1">
        <w:rPr>
          <w:lang w:val="en-US"/>
        </w:rPr>
        <w:t xml:space="preserve"> century</w:t>
      </w:r>
      <w:r w:rsidR="00BC75CE" w:rsidRPr="00E457C1">
        <w:rPr>
          <w:lang w:val="en-US"/>
        </w:rPr>
        <w:t xml:space="preserve"> </w:t>
      </w:r>
      <w:r w:rsidR="00BC75CE">
        <w:fldChar w:fldCharType="begin" w:fldLock="1"/>
      </w:r>
      <w:r w:rsidR="00830A4D">
        <w:rPr>
          <w:lang w:val="en-US"/>
        </w:rPr>
        <w:instrText>ADDIN CSL_CITATION { "citationItems" : [ { "id" : "ITEM-1", "itemData" : { "DOI" : "10.1038/s41561-019-0400-0", "ISSN" : "1752-0894",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paleoclimate records. Our reconstructions display synchronous multi-decadal temperature fluctuations, which are coherent with one another and with fully forced CMIP5 millennial model simulations across the Common Era. The most significant attribution of pre-industrial (1300-1800 CE) variability at multi-decadal timescales is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20(th) century, highlighting the unusual character of the warming in recent decades.", "author" : [ { "dropping-particle" : "", "family" : "PAGES 2k Consortium", "given" : "", "non-dropping-particle" : "", "parse-names" : false, "suffix" : "" } ], "container-title" : "Nature geoscience", "edition" : "2019/07/24", "id" : "ITEM-1", "issue" : "8", "issued" : { "date-parts" : [ [ "2019", "6", "12" ] ] }, "language" : "eng", "page" : "643-649", "title" : "Consistent multi-decadal variability in global temperature reconstructions and simulations over the Common Era", "translator" : [ { "dropping-particle" : "", "family" : "J6906", "given" : "", "non-dropping-particle" : "", "parse-names" : false, "suffix" : "" } ], "type" : "article-journal", "volume" : "12" }, "uris" : [ "http://www.mendeley.com/documents/?uuid=cec8bc42-5b0a-4519-b604-5cc8776997f2" ] }, { "id" : "ITEM-2", "itemData" : { "DOI" : "10.1051/swsc/2017034", "ISSN" : "21157251", "abstract" : "The Maunder minimum (MM) was a period of extremely low solar activity from approximately AD 1650 to 1715. In the solar physics literature, the MM is sometimes associated with a period of cooler global temperatures, referred to as the Little Ice Age (LIA), and thus taken as compelling evidence of a large, direct solar influence on climate. In this study, we bring together existing simulation and observational studies, particularly the most recent solar activity and paleoclimate reconstructions, to examine this relation. Using northern hemisphere surface air temperature reconstructions, the LIA can be most readily defined as an approximately 480 year period spanning AD 1440-1920, although not all of this period was notably cold. While the MM occurred within the much longer LIA period, the timing of the features are not suggestive of causation and should not, in isolation, be used as evidence of significant solar forcing of climate. Climate model simulations suggest multiple factors, particularly volcanic activity, were crucial for causing the cooler temperatures in the northern hemisphere during the LIA. A reduction in total solar irradiance likely contributed to the LIA at a level comparable to changing land use.", "author" : [ { "dropping-particle" : "", "family" : "Owens", "given" : "Mathew J.", "non-dropping-particle" : "", "parse-names" : false, "suffix" : "" }, { "dropping-particle" : "", "family" : "Lockwood", "given" : "Mike", "non-dropping-particle" : "", "parse-names" : false, "suffix" : "" }, { "dropping-particle" : "", "family" : "Hawkins", "given" : "Ed", "non-dropping-particle" : "", "parse-names" : false, "suffix" : "" }, { "dropping-particle" : "", "family" : "Usoskin", "given" : "Ilya", "non-dropping-particle" : "", "parse-names" : false, "suffix" : "" }, { "dropping-particle" : "", "family" : "Jones", "given" : "Gareth S.", "non-dropping-particle" : "", "parse-names" : false, "suffix" : "" }, { "dropping-particle" : "", "family" : "Barnard", "given" : "Luke", "non-dropping-particle" : "", "parse-names" : false, "suffix" : "" }, { "dropping-particle" : "", "family" : "Schurer", "given" : "Andrew", "non-dropping-particle" : "", "parse-names" : false, "suffix" : "" }, { "dropping-particle" : "", "family" : "Fasullo", "given" : "John", "non-dropping-particle" : "", "parse-names" : false, "suffix" : "" } ], "container-title" : "Journal of Space Weather and Space Climate", "id" : "ITEM-2", "issued" : { "date-parts" : [ [ "2017" ] ] }, "title" : "The Maunder minimum and the Little Ice Age: An update from recent reconstructions and climate simulations", "translator" : [ { "dropping-particle" : "", "family" : "J6767", "given" : "", "non-dropping-particle" : "", "parse-names" : false, "suffix" : "" } ], "type" : "article-journal", "volume" : "7" }, "uris" : [ "http://www.mendeley.com/documents/?uuid=33fc96c8-a6fb-49a3-93a1-4a7dc6e53bdb" ] }, { "id" : "ITEM-3", "itemData" : { "DOI" : "10.1038/ngeo2040", "ISSN" : "1752-0894", "author" : [ { "dropping-particle" : "", "family" : "Schurer", "given" : "Andrew P.", "non-dropping-particle" : "", "parse-names" : false, "suffix" : "" }, { "dropping-particle" : "", "family" : "Tett", "given" : "Simon F. B.", "non-dropping-particle" : "", "parse-names" : false, "suffix" : "" }, { "dropping-particle" : "", "family" : "Hegerl", "given" : "Gabriele C.", "non-dropping-particle" : "", "parse-names" : false, "suffix" : "" } ], "container-title" : "Nature Geoscience", "id" : "ITEM-3", "issue" : "2", "issued" : { "date-parts" : [ [ "2014", "2", "22" ] ] }, "page" : "104-108", "title" : "Small influence of solar variability on climate over the past millennium", "translator" : [ { "dropping-particle" : "", "family" : "J4745", "given" : "", "non-dropping-particle" : "", "parse-names" : false, "suffix" : "" } ], "type" : "article-journal", "volume" : "7" }, "uris" : [ "http://www.mendeley.com/documents/?uuid=b2dec7e8-6025-458a-a5bc-2337110a0116" ] } ], "mendeley" : { "formattedCitation" : "(Schurer et al., 2014; Owens et al., 2017; PAGES 2k Consortium, 2019)", "plainTextFormattedCitation" : "(Schurer et al., 2014; Owens et al., 2017; PAGES 2k Consortium, 2019)", "previouslyFormattedCitation" : "(Schurer et al., 2014; Owens et al., 2017; PAGES 2k Consortium, 2019)" }, "properties" : { "noteIndex" : 0 }, "schema" : "https://github.com/citation-style-language/schema/raw/master/csl-citation.json" }</w:instrText>
      </w:r>
      <w:r w:rsidR="00BC75CE">
        <w:fldChar w:fldCharType="separate"/>
      </w:r>
      <w:r w:rsidR="00393F8C">
        <w:rPr>
          <w:noProof/>
          <w:lang w:val="fr-CA"/>
        </w:rPr>
        <w:t>(Schurer et al., 2014; Owens et al., 2017; PAGES 2k Consortium, 2019)</w:t>
      </w:r>
      <w:r w:rsidR="00BC75CE">
        <w:fldChar w:fldCharType="end"/>
      </w:r>
      <w:r w:rsidR="00E07B96" w:rsidRPr="00A73A9E">
        <w:rPr>
          <w:lang w:val="fr-CA"/>
        </w:rPr>
        <w:t xml:space="preserve">. </w:t>
      </w:r>
      <w:r w:rsidR="00E07B96">
        <w:fldChar w:fldCharType="begin" w:fldLock="1"/>
      </w:r>
      <w:r w:rsidR="00E719C0">
        <w:rPr>
          <w:lang w:val="fr-CA"/>
        </w:rPr>
        <w:instrText>ADDIN CSL_CITATION { "citationItems" : [ { "id" : "ITEM-1", "itemData" : { "DOI" : "10.1088/1748-9326/ab4557", "ISSN" : "1748-9326", "abstract" : "This review addresses the causes of observed climate variations across the industrial period, from 1750 to present. It focuses on long-term changes, both in response to external forcing and to climate variability in the ocean and atmosphere. A synthesis of results from attribution studies based on palaeoclimatic reconstructions covering the recent few centuries to the 20th century, and instrumental data shows how greenhouse gases began to cause warming since the beginning of industrialization, causing trends that are attributable to greenhouse gases by 1900 in proxy-based temperature reconstructions. Their influence increased over time, dominating recent trends. However, other forcings have caused substantial deviations from this emerging greenhouse warming trend: volcanic eruptions have caused strong cooling following a period of unusually heavy activity, such as in the early 19th century; or warming during periods of low activity, such as in the early-to-mid 20th century. Anthropogenic aerosol forcing most likely masked some global greenhouse warming over the 20th century, especially since the accelerated increase in sulphate aerosol emissions starting around 1950. Based on modelling and attribution studies, aerosol forcing has also influenced regional temperatures, caused long-term changes in monsoons and imprinted on Atlantic variability. Multi-decadal variations in atmospheric modes can also cause long-term climate variability, as apparent for the example of the North Atlantic Oscillation, and have influenced Atlantic ocean variability. Long-term precipitation changes are more difficult to attribute to external forcing due to spatial sparseness of data and noisiness of precipitation changes, but the observed pattern of precipitation response to warming from station data supports climate model simulated changes and with it, predictions. The long-term warming has also led to significant differences in daily variability as, for example, visible in long European station data. Extreme events over the historical record provide valuable samples of possible extreme events and their mechanisms.", "author" : [ { "dropping-particle" : "", "family" : "Hegerl", "given" : "Gabriele C", "non-dropping-particle" : "", "parse-names" : false, "suffix" : "" }, { "dropping-particle" : "", "family" : "Br\u00f6nnimann", "given" : "Stefan", "non-dropping-particle" : "", "parse-names" : false, "suffix" : "" }, { "dropping-particle" : "", "family" : "Cowan", "given" : "Tim", "non-dropping-particle" : "", "parse-names" : false, "suffix" : "" }, { "dropping-particle" : "", "family" : "Friedman", "given" : "Andrew R", "non-dropping-particle" : "", "parse-names" : false, "suffix" : "" }, { "dropping-particle" : "", "family" : "Hawkins", "given" : "Ed", "non-drop</w:instrText>
      </w:r>
      <w:r w:rsidR="00E719C0" w:rsidRPr="00904377">
        <w:rPr>
          <w:lang w:val="en-GB"/>
        </w:rPr>
        <w:instrText>ping-particle" : "", "parse-names" : false, "suffix" : "" }, { "dropping-particle" : "", "family" : "Iles", "given" : "Carley", "non-dropping-particle" : "", "parse-names" : false, "suffix" : "" }, { "dropping-particle" : "", "family" : "M\u00fcller", "given" : "Wolfgang", "non-dropping-particle" : "", "parse-names" : false, "suffix" : "" }, { "dropping-particle" : "", "family" : "Schurer", "given" : "Andrew", "non-dropping-particle" : "", "parse-names" : false, "suffix" : "" }, { "dropping-particle" : "", "family" : "Undorf", "given" : "Sabine", "non-dropping-particle" : "", "parse-names" : false, "suffix" : "" } ], "container-title" : "Environmental Research Letters", "id" : "ITEM-1", "issue" : "12", "issued" : { "date-parts" : [ [ "2019", "12", "9" ] ] }, "page" : "123006", "title" : "Causes of climate change over the historical record", "translator" : [ { "dropping-particle" : "", "family" : "J6999", "given" : "", "non-dropping-particle" : "", "parse-names" : false, "suffix" : "" } ], "type" : "article-journal", "volume" : "14" }, "uris" : [ "http://www.mendeley.com/documents/?uuid=2078edf4-6858-41c4-b323-b3e5accd5acb" ] } ], "mendeley" : { "formattedCitation" : "(Hegerl et al., 2019)", "manualFormatting" : "Hegerl et al. (2019)", "plainTextFormattedCitation" : "(Hegerl et al., 2019)", "previouslyFormattedCitation" : "(Hegerl et al., 2019)" }, "properties" : { "noteIndex" : 0 }, "schema" : "https://github.com/citation-style-language/schema/raw/master/csl-citation.json" }</w:instrText>
      </w:r>
      <w:r w:rsidR="00E07B96">
        <w:fldChar w:fldCharType="separate"/>
      </w:r>
      <w:r w:rsidR="00393F8C">
        <w:rPr>
          <w:noProof/>
          <w:lang w:val="en-US"/>
        </w:rPr>
        <w:t>Hegerl et al. (2019)</w:t>
      </w:r>
      <w:r w:rsidR="00E07B96">
        <w:fldChar w:fldCharType="end"/>
      </w:r>
      <w:r w:rsidR="00E07B96" w:rsidRPr="00E457C1">
        <w:rPr>
          <w:lang w:val="en-US"/>
        </w:rPr>
        <w:t xml:space="preserve"> found that volcanism cooled</w:t>
      </w:r>
      <w:r w:rsidRPr="00E457C1">
        <w:rPr>
          <w:lang w:val="en-US"/>
        </w:rPr>
        <w:t xml:space="preserve"> </w:t>
      </w:r>
      <w:r w:rsidR="00E07B96" w:rsidRPr="00E457C1">
        <w:rPr>
          <w:lang w:val="en-US"/>
        </w:rPr>
        <w:t xml:space="preserve">global </w:t>
      </w:r>
      <w:r w:rsidRPr="00E457C1">
        <w:rPr>
          <w:lang w:val="en-US"/>
        </w:rPr>
        <w:t>temperatures by about 0.1</w:t>
      </w:r>
      <w:r w:rsidRPr="00E457C1">
        <w:rPr>
          <w:rFonts w:cs="Times New Roman"/>
          <w:lang w:val="en-US"/>
        </w:rPr>
        <w:t>°</w:t>
      </w:r>
      <w:r w:rsidRPr="00E457C1">
        <w:rPr>
          <w:lang w:val="en-US"/>
        </w:rPr>
        <w:t>C between 1870 and 1910, then a l</w:t>
      </w:r>
      <w:r w:rsidR="00E07B96" w:rsidRPr="00E457C1">
        <w:rPr>
          <w:lang w:val="en-US"/>
        </w:rPr>
        <w:t>ack of volcanic activity warmed</w:t>
      </w:r>
      <w:r w:rsidRPr="00E457C1">
        <w:rPr>
          <w:lang w:val="en-US"/>
        </w:rPr>
        <w:t xml:space="preserve"> temperatures by </w:t>
      </w:r>
      <w:r w:rsidR="00B03240" w:rsidRPr="00E457C1">
        <w:rPr>
          <w:lang w:val="en-US"/>
        </w:rPr>
        <w:t xml:space="preserve">about </w:t>
      </w:r>
      <w:r w:rsidRPr="00E457C1">
        <w:rPr>
          <w:lang w:val="en-US"/>
        </w:rPr>
        <w:t>0.1</w:t>
      </w:r>
      <w:r w:rsidRPr="00E457C1">
        <w:rPr>
          <w:rFonts w:cs="Times New Roman"/>
          <w:lang w:val="en-US"/>
        </w:rPr>
        <w:t>°</w:t>
      </w:r>
      <w:r w:rsidRPr="00E457C1">
        <w:rPr>
          <w:lang w:val="en-US"/>
        </w:rPr>
        <w:t xml:space="preserve">C between 1910 and 1950, </w:t>
      </w:r>
      <w:r w:rsidR="00E07B96" w:rsidRPr="00E457C1">
        <w:rPr>
          <w:lang w:val="en-US"/>
        </w:rPr>
        <w:t xml:space="preserve">with </w:t>
      </w:r>
      <w:r w:rsidRPr="00E457C1">
        <w:rPr>
          <w:lang w:val="en-US"/>
        </w:rPr>
        <w:t>aerosols cooling temperatures throughout the 20</w:t>
      </w:r>
      <w:r w:rsidRPr="00566450">
        <w:rPr>
          <w:lang w:val="en-US"/>
          <w:rPrChange w:id="552" w:author="Sara M Tuson" w:date="2021-06-28T09:44:00Z">
            <w:rPr>
              <w:vertAlign w:val="superscript"/>
              <w:lang w:val="en-US"/>
            </w:rPr>
          </w:rPrChange>
        </w:rPr>
        <w:t>th</w:t>
      </w:r>
      <w:r w:rsidRPr="00E457C1">
        <w:rPr>
          <w:lang w:val="en-US"/>
        </w:rPr>
        <w:t xml:space="preserve"> century, especially between 1950 and 1980 whe</w:t>
      </w:r>
      <w:r w:rsidR="00E07B96" w:rsidRPr="00E457C1">
        <w:rPr>
          <w:lang w:val="en-US"/>
        </w:rPr>
        <w:t>n the estimated</w:t>
      </w:r>
      <w:r w:rsidRPr="00E457C1">
        <w:rPr>
          <w:i/>
          <w:iCs/>
          <w:lang w:val="en-US"/>
        </w:rPr>
        <w:t xml:space="preserve"> </w:t>
      </w:r>
      <w:r w:rsidRPr="00E457C1">
        <w:rPr>
          <w:lang w:val="en-US"/>
        </w:rPr>
        <w:t>range of aerosol cooling was about 0.1</w:t>
      </w:r>
      <w:ins w:id="553" w:author="Ian Blenkinsop" w:date="2021-07-13T13:53:00Z">
        <w:r w:rsidR="008F0A8E" w:rsidRPr="00A53A71">
          <w:rPr>
            <w:noProof/>
            <w:lang w:val="en-US"/>
          </w:rPr>
          <w:t>°C</w:t>
        </w:r>
      </w:ins>
      <w:r w:rsidRPr="00E457C1">
        <w:rPr>
          <w:lang w:val="en-US"/>
        </w:rPr>
        <w:t xml:space="preserve"> to 0.5</w:t>
      </w:r>
      <w:r w:rsidRPr="00E457C1">
        <w:rPr>
          <w:rFonts w:cs="Times New Roman"/>
          <w:lang w:val="en-US"/>
        </w:rPr>
        <w:t>°</w:t>
      </w:r>
      <w:r w:rsidRPr="00E457C1">
        <w:rPr>
          <w:lang w:val="en-US"/>
        </w:rPr>
        <w:t>C</w:t>
      </w:r>
      <w:r w:rsidRPr="00A53A71">
        <w:rPr>
          <w:noProof/>
          <w:lang w:val="en-US"/>
        </w:rPr>
        <w:t xml:space="preserve">. </w:t>
      </w:r>
      <w:r>
        <w:rPr>
          <w:noProof/>
        </w:rPr>
        <w:fldChar w:fldCharType="begin" w:fldLock="1"/>
      </w:r>
      <w:ins w:id="554" w:author="Robin Matthews" w:date="2021-06-15T12:22:00Z">
        <w:r w:rsidR="00EF7E2E">
          <w:rPr>
            <w:noProof/>
            <w:lang w:val="en-US"/>
          </w:rPr>
          <w:instrText>ADDIN CSL_CITATION { "citationItems" : [ { "id" : "ITEM-1", "itemData" : { "DOI" : "10.1002/2015JD024337", "abstract" : "\u00a9 2016. Crown copyright. Using optimal detection techniques with climate model simulations, most of the observed increase of near-surface temperatures over the second half of the twentieth century is attributed to anthropogenic influences. However, the partitioning of the anthropogenic influence to individual factors, such as greenhouse gases and aerosols, is much less robust. Differences in how forcing factors are applied, in their radiative influence and in models\u2019 climate sensitivities, substantially influence the response patterns. We find that standard optimal detection methodologies cannot fully reconcile this response diversity. By selecting a set of experiments to enable the diagnosing of greenhouse gases and the combined influence of other anthropogenic and natural factors, we find robust detections of well-mixed greenhouse gases across a large ensemble of models. Of the observed warming over the twentieth century of 0.65 K/century we find, using a multimodel mean not incorporating pattern uncertainty, a well-mixed greenhouse gas warming of 0.87 to 1.22 K/century. This is partially offset by cooling from other anthropogenic and natural influences of-0.54 to-0.22 K/century. Although better constrained than recent studies, the attributable trends across climate models are still wide, with implications for observational constrained estimates of transient climate response. Some of the uncertainties could be reduced in future by having more model data to better quantify the simulated estimates of the signals and natural variability, by designing model experiments more effectively and better quantification of the climate model radiative influences. Most importantly, how model pattern uncertainties are incorporated into the optimal detection methodology should be improved.", "author" : [ { "dropping-particle" : "", "family" : "Jones", "given" : "G.S.", "non-dropping-particle" : "", "parse-names" : false, "suffix" : "" }, { "dropping-particle" : "", "family" : "Stott", "given" : "P.A.", "non-dropping-particle" : "", "parse-names" : false, "suffix" : "" }, { "dropping-particle" : "", "family" : "Mitchell", "given" : "J.F.B.", "non-dropping-particle" : "", "parse-names" : false, "suffix" : "" } ], "container-title" : "Journal of Geophysical Research", "id" : "ITEM-1", "issue" : "12", "issued" : { "date-parts" : [ [ "2016" ] ] }, "page" : "6969-6992", "title" : "Uncertainties in the attribution of greenhouse gas warming and implications for climate prediction", "translator" : [ { "dropping-particle" : "", "family" : "J3745", "given" : "", "non-dropping-particle" : "", "parse-names" : false, "suffix" : "" } ], "type" : "article-journal", "volume" : "121" }, "uris" : [ "http://www.mendeley.com/documents/?uuid=cfa07312-ffb6-40e6-8fac-6035946e5c13" ] } ], "mendeley" : { "formattedCitation" : "(Jones et al., 2016)", "manualFormatting" : "Jones et al. (2016)", "plainTextFormattedCitation" : "(Jones et al., 2016)", "previouslyFormattedCitation" : "(Jones et al., 2016)" }, "properties" : { "noteIndex" : 0 }, "schema" : "https://github.com/citation-style-language/schema/raw/master/csl-citation.json" }</w:instrText>
        </w:r>
      </w:ins>
      <w:del w:id="555" w:author="Robin Matthews" w:date="2021-06-15T12:22:00Z">
        <w:r w:rsidR="00E719C0" w:rsidDel="00EF7E2E">
          <w:rPr>
            <w:noProof/>
            <w:lang w:val="en-US"/>
          </w:rPr>
          <w:delInstrText>ADDIN CSL_CITATION { "citationItems" : [ { "id" : "ITEM-1", "itemData" : { "DOI" : "10.1002/2015JD024337", "abstract" : "\u00a9 2016. Crown copyright. Using optimal detection techniques with climate model simulations, most of the observed increase of near-surface temperatures over the second half of the twentieth century is attributed to anthropogenic influences. However, the partitioning of the anthropogenic influence to individual factors, such as greenhouse gases and aerosols, is much less robust. Differences in how forcing factors are applied, in their radiative influence and in models\u2019 climate sensitivities, substantially influence the response patterns. We find that standard optimal detection methodologies cannot fully reconcile this response diversity. By selecting a set of experiments to enable the diagnosing of greenhouse gases and the combined influence of other anthropogenic and natural factors, we find robust detections of well-mixed greenhouse gases across a large ensemble of models. Of the observed warming over the twentieth century of 0.65 K/century we find, using a multimodel mean not incorporating pattern uncertainty, a well-mixed greenhouse gas warming of 0.87 to 1.22 K/century. This is partially offset by cooling from other anthropogenic and natural influences of-0.54 to-0.22 K/century. Although better constrained than recent studies, the attributable trends across climate models are still wide, with implications for observational constrained estimates of transient climate response. Some of the uncertainties could be reduced in future by having more model data to better quantify the simulated estimates of the signals and natural variability, by designing model experiments more effectively and better quantification of the climate model radiative influences. Most importantly, how model pattern uncertainties are incorporated into the optimal detection methodology should be improved.", "author" : [ { "dropping-particle" : "", "family" : "Jones", "given" : "G.S.", "non-dropping-particle" : "", "parse-names" : false, "suffix" : "" }, { "dropping-particle" : "", "family" : "Stott", "given" : "P.A.", "non-dropping-particle" : "", "parse-names" : false, "suffix" : "" }, { "dropping-particle" : "", "family" : "Mitchell", "given" : "J.F.B.", "non-dropping-particle" : "", "parse-names" : false, "suffix" : "" } ], "container-title" : "Journal of Geophysical Research", "id" : "ITEM-1", "issue" : "12", "issued" : { "date-parts" : [ [ "2016" ] ] }, "page" : "6969-6992", "title" : "Uncertainties in the attribution of greenhouse gas warming and implications for climate prediction", "translator" : [ { "dropping-particle" : "", "family" : "J3745", "given" : "", "non-dropping-particle" : "", "parse-names" : false, "suffix" : "" } ], "type" : "article-journal", "volume" : "121" }, "uris" : [ "http://www.mendeley.com/documents/?uuid=cfa07312-ffb6-40e6-8fac-6035946e5c13" ] } ], "mendeley" : { "formattedCitation" : "(Jones et al., 2016)", "manualFormatting" : "Jones et al. (2016a)", "plainTextFormattedCitation" : "(Jones et al., 2016)", "previouslyFormattedCitation" : "(Jones et al., 2016)" }, "properties" : { "noteIndex" : 0 }, "schema" : "https://github.com/citation-style-language/schema/raw/master/csl-citation.json" }</w:delInstrText>
        </w:r>
      </w:del>
      <w:r>
        <w:rPr>
          <w:noProof/>
        </w:rPr>
        <w:fldChar w:fldCharType="separate"/>
      </w:r>
      <w:r w:rsidR="00393F8C">
        <w:rPr>
          <w:noProof/>
          <w:lang w:val="en-US"/>
        </w:rPr>
        <w:t>Jones et al. (2016)</w:t>
      </w:r>
      <w:r>
        <w:rPr>
          <w:noProof/>
        </w:rPr>
        <w:fldChar w:fldCharType="end"/>
      </w:r>
      <w:r w:rsidRPr="00A53A71">
        <w:rPr>
          <w:noProof/>
          <w:lang w:val="en-US"/>
        </w:rPr>
        <w:t xml:space="preserve"> attribute</w:t>
      </w:r>
      <w:r w:rsidR="00AE1F70">
        <w:rPr>
          <w:noProof/>
          <w:lang w:val="en-US"/>
        </w:rPr>
        <w:t>d</w:t>
      </w:r>
      <w:r w:rsidRPr="00A53A71">
        <w:rPr>
          <w:noProof/>
          <w:lang w:val="en-US"/>
        </w:rPr>
        <w:t xml:space="preserve"> a warming of 0.87 to 1.22°C per century</w:t>
      </w:r>
      <w:r w:rsidR="009A47F7" w:rsidRPr="00A53A71">
        <w:rPr>
          <w:noProof/>
          <w:lang w:val="en-US"/>
        </w:rPr>
        <w:t xml:space="preserve"> over the period 1906 to 2005</w:t>
      </w:r>
      <w:r w:rsidRPr="00A53A71">
        <w:rPr>
          <w:noProof/>
          <w:lang w:val="en-US"/>
        </w:rPr>
        <w:t xml:space="preserve"> to greenhouse gases, partially offset by a cooling of −0.54</w:t>
      </w:r>
      <w:ins w:id="556" w:author="Ian Blenkinsop" w:date="2021-07-13T13:53:00Z">
        <w:r w:rsidR="008F0A8E" w:rsidRPr="00A53A71">
          <w:rPr>
            <w:noProof/>
            <w:lang w:val="en-US"/>
          </w:rPr>
          <w:t>°C</w:t>
        </w:r>
      </w:ins>
      <w:r w:rsidRPr="00A53A71">
        <w:rPr>
          <w:noProof/>
          <w:lang w:val="en-US"/>
        </w:rPr>
        <w:t xml:space="preserve"> to −0.22°C per century attributed to aerosols. </w:t>
      </w:r>
      <w:r w:rsidRPr="00E457C1">
        <w:rPr>
          <w:noProof/>
          <w:lang w:val="en-US"/>
        </w:rPr>
        <w:t xml:space="preserve">But they also </w:t>
      </w:r>
      <w:r w:rsidR="00AE1F70" w:rsidRPr="00E457C1">
        <w:rPr>
          <w:noProof/>
          <w:lang w:val="en-US"/>
        </w:rPr>
        <w:t>found</w:t>
      </w:r>
      <w:r w:rsidRPr="00E457C1">
        <w:rPr>
          <w:noProof/>
          <w:lang w:val="en-US"/>
        </w:rPr>
        <w:t xml:space="preserve"> that detection of the greenhouse gas or the aerosol signal often fails, because of uncertainties in modelled patterns of change and internal variability. </w:t>
      </w:r>
      <w:bookmarkStart w:id="557" w:name="_Hlk66003168"/>
      <w:r w:rsidRPr="00E457C1">
        <w:rPr>
          <w:noProof/>
          <w:lang w:val="en-US"/>
        </w:rPr>
        <w:t xml:space="preserve">That point is illustrated by </w:t>
      </w:r>
      <w:r w:rsidR="006334A5" w:rsidRPr="00E457C1">
        <w:rPr>
          <w:noProof/>
          <w:lang w:val="en-US"/>
        </w:rPr>
        <w:t>Figure 3.7</w:t>
      </w:r>
      <w:r w:rsidRPr="00E457C1">
        <w:rPr>
          <w:noProof/>
          <w:lang w:val="en-US"/>
        </w:rPr>
        <w:t xml:space="preserve">, which shows two- and three-way fingerprinting regression coefficients for 13 CMIP6 models and the corresponding attributable warming ranges, derived using HadCRUT4 </w:t>
      </w:r>
      <w:r w:rsidR="00151E3F">
        <w:rPr>
          <w:noProof/>
        </w:rPr>
        <w:fldChar w:fldCharType="begin" w:fldLock="1"/>
      </w:r>
      <w:r w:rsidR="00E719C0">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"mendeley" : { "formattedCitation" : "(Gillett et al., 2021)", "plainTextFormattedCitation" : "(Gillett et al., 2021)", "previouslyFormattedCitation" : "(Gillett et al., 2021)" }, "properties" : { "noteIndex" : 0 }, "schema" : "https://github.com/citation-style-language/schema/raw/master/csl-citation.json" }</w:instrText>
      </w:r>
      <w:r w:rsidR="00151E3F">
        <w:rPr>
          <w:noProof/>
        </w:rPr>
        <w:fldChar w:fldCharType="separate"/>
      </w:r>
      <w:r w:rsidR="00393F8C">
        <w:rPr>
          <w:noProof/>
          <w:lang w:val="en-US"/>
        </w:rPr>
        <w:t>(Gillett et al., 2021)</w:t>
      </w:r>
      <w:r w:rsidR="00151E3F">
        <w:rPr>
          <w:noProof/>
        </w:rPr>
        <w:fldChar w:fldCharType="end"/>
      </w:r>
      <w:r w:rsidRPr="00E457C1">
        <w:rPr>
          <w:noProof/>
          <w:lang w:val="en-US"/>
        </w:rPr>
        <w:t xml:space="preserve">. </w:t>
      </w:r>
      <w:bookmarkEnd w:id="557"/>
      <w:r w:rsidRPr="00E457C1">
        <w:rPr>
          <w:noProof/>
          <w:lang w:val="en-US"/>
        </w:rPr>
        <w:t>Regression coefficients with an uncertainty range that includes zero mean that detection has failed. Models with regression coefficients significantly less than</w:t>
      </w:r>
      <w:del w:id="558" w:author="Sara M Tuson" w:date="2021-07-02T15:02:00Z">
        <w:r w:rsidRPr="00E457C1" w:rsidDel="006611B2">
          <w:rPr>
            <w:noProof/>
            <w:lang w:val="en-US"/>
          </w:rPr>
          <w:delText xml:space="preserve"> 1 </w:delText>
        </w:r>
      </w:del>
      <w:ins w:id="559" w:author="Sara M Tuson" w:date="2021-07-02T15:02:00Z">
        <w:r w:rsidR="006611B2">
          <w:rPr>
            <w:noProof/>
            <w:lang w:val="en-US"/>
          </w:rPr>
          <w:t xml:space="preserve"> one </w:t>
        </w:r>
      </w:ins>
      <w:r w:rsidRPr="00E457C1">
        <w:rPr>
          <w:noProof/>
          <w:lang w:val="en-US"/>
        </w:rPr>
        <w:t xml:space="preserve">significantly overpredict the temperature response to </w:t>
      </w:r>
      <w:r w:rsidR="00F94E22" w:rsidRPr="00E457C1">
        <w:rPr>
          <w:noProof/>
          <w:lang w:val="en-US"/>
        </w:rPr>
        <w:t>the corresponding forcing</w:t>
      </w:r>
      <w:r w:rsidRPr="00E457C1">
        <w:rPr>
          <w:noProof/>
          <w:lang w:val="en-US"/>
        </w:rPr>
        <w:t>. Conversely, models with regression coefficients significantly greater than</w:t>
      </w:r>
      <w:del w:id="560" w:author="Sara M Tuson" w:date="2021-07-02T15:02:00Z">
        <w:r w:rsidRPr="00E457C1" w:rsidDel="006611B2">
          <w:rPr>
            <w:noProof/>
            <w:lang w:val="en-US"/>
          </w:rPr>
          <w:delText xml:space="preserve"> 1 </w:delText>
        </w:r>
      </w:del>
      <w:ins w:id="561" w:author="Sara M Tuson" w:date="2021-07-02T15:02:00Z">
        <w:r w:rsidR="006611B2">
          <w:rPr>
            <w:noProof/>
            <w:lang w:val="en-US"/>
          </w:rPr>
          <w:t xml:space="preserve"> one </w:t>
        </w:r>
      </w:ins>
      <w:r w:rsidRPr="00E457C1">
        <w:rPr>
          <w:noProof/>
          <w:lang w:val="en-US"/>
        </w:rPr>
        <w:t xml:space="preserve">underpredict the response to these forcings. </w:t>
      </w:r>
      <w:r w:rsidR="006A3637" w:rsidRPr="00E457C1">
        <w:rPr>
          <w:noProof/>
          <w:lang w:val="en-US"/>
        </w:rPr>
        <w:t xml:space="preserve">While </w:t>
      </w:r>
      <w:r w:rsidR="008B5852" w:rsidRPr="00E457C1">
        <w:rPr>
          <w:noProof/>
          <w:lang w:val="en-US"/>
        </w:rPr>
        <w:t xml:space="preserve">estimates of </w:t>
      </w:r>
      <w:r w:rsidR="006A3637" w:rsidRPr="00E457C1">
        <w:rPr>
          <w:noProof/>
          <w:lang w:val="en-US"/>
        </w:rPr>
        <w:t xml:space="preserve">warming attributable to anthropogenic influence </w:t>
      </w:r>
      <w:r w:rsidR="008B5852" w:rsidRPr="00E457C1">
        <w:rPr>
          <w:noProof/>
          <w:lang w:val="en-US"/>
        </w:rPr>
        <w:t>derived using individual models are</w:t>
      </w:r>
      <w:r w:rsidR="006A3637" w:rsidRPr="00E457C1">
        <w:rPr>
          <w:noProof/>
          <w:lang w:val="en-US"/>
        </w:rPr>
        <w:t xml:space="preserve"> generally consistent, estimates of warming attributable to greenhouse gases and aerosols separately based on individual models are not all consistent, and d</w:t>
      </w:r>
      <w:r w:rsidRPr="00E457C1">
        <w:rPr>
          <w:noProof/>
          <w:lang w:val="en-US"/>
        </w:rPr>
        <w:t>etection of the aerosol influence fails more often than that of greenhouse gases</w:t>
      </w:r>
      <w:r w:rsidR="008B5852" w:rsidRPr="00E457C1">
        <w:rPr>
          <w:noProof/>
          <w:lang w:val="en-US"/>
        </w:rPr>
        <w:t>. Hence, results of r</w:t>
      </w:r>
      <w:r w:rsidRPr="00E457C1">
        <w:rPr>
          <w:noProof/>
          <w:lang w:val="en-US"/>
        </w:rPr>
        <w:t xml:space="preserve">ecent studies </w:t>
      </w:r>
      <w:r w:rsidR="008B5852" w:rsidRPr="00E457C1">
        <w:rPr>
          <w:noProof/>
          <w:lang w:val="en-US"/>
        </w:rPr>
        <w:t xml:space="preserve">emphasize the need to use multi-model means to </w:t>
      </w:r>
      <w:r w:rsidR="00E40B72" w:rsidRPr="00E457C1">
        <w:rPr>
          <w:noProof/>
          <w:lang w:val="en-US"/>
        </w:rPr>
        <w:t>better constrain</w:t>
      </w:r>
      <w:r w:rsidR="008B5852" w:rsidRPr="00E457C1">
        <w:rPr>
          <w:noProof/>
          <w:lang w:val="en-US"/>
        </w:rPr>
        <w:t xml:space="preserve"> estimates of GSAT changes attributable to greenhouse gas and aerosol forcing </w:t>
      </w:r>
      <w:r w:rsidR="00A53A71">
        <w:rPr>
          <w:noProof/>
        </w:rPr>
        <w:fldChar w:fldCharType="begin" w:fldLock="1"/>
      </w:r>
      <w:r w:rsidR="007F62B7">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"ITEM-2",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"ITEM-2",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"id" : "ITEM-3", "itemData" : { "DOI" : "10.1175/JCLI-D-17-0717.1", "ISSN" : "08948755", "abstract" : "The transient climate response (TCR) quantifies the warming expected during a transient doubling of greenhouse gas concentrations in the atmosphere. Many previous studies quantifying the observed historic response to greenhouse gases, and with it the TCR, use multimodel mean fingerprints and found reasonably constrained values, which contributed to the IPCC estimated (&gt;66%) range from 1\u00b0 to 2.5\u00b0C. Here, it is shown that while the multimodel mean fingerprint is statistically more powerful than any individual model's fingerprint, it does lead to overconfident results when applied to synthetic data, if model uncertainty is neglected. Here, a Bayesian method is used that estimates TCR, accounting for climate model and observational uncertainty with indices of global temperature that aim at constraining the aerosol contribution to the historical record better. Model uncertainty in the aerosol response was found to be large. Nevertheless, an overall TCR estimate of 0.4\u00b0-3.1\u00b0C (&gt;90%) was calculated from the historical record, which reduces to 1.0\u00b0-2.6\u00b0C when using prior information that rules out negative TCR values and model misestimates of more than a factor of 3, and to 1.2\u00b0-2.4\u00b0C when using the multimodel mean fingerprints with a variance correction. Modeled temperature, like in the observations, is calculated as a blend of sea surface and air temperatures.", "author" : [ { "dropping-particle" : "", "family" : "Schurer", "given" : "Andrew P.", "non-dropping-particle" : "", "parse-names" : false, "suffix" : "" }, { "dropping-particle" : "", "family" : "Hegerl", "given" : "Gabi", "non-dropping-particle" : "", "parse-names" : false, "suffix" : "" }, { "dropping-particle" : "", "family" : "Ribes", "given" : "Aur\u00e9lien", "non-dropping-particle" : "", "parse-names" : false, "suffix" : "" }, { "dropping-particle" : "", "family" : "Polson", "given" : "Debbie", "non-dropping-particle" : "", "parse-names" : false, "suffix" : "" }, { "dropping-particle" : "", "family" : "Morice", "given" : "Colin", "non-dropping-particle" : "", "parse-names" : false, "suffix" : "" }, { "dropping-particle" : "", "family" : "Tett", "given" : "Simon", "non-dropping-particle" : "", "parse-names" : false, "suffix" : "" } ], "container-title" : "Journal of Climate", "id" : "ITEM-3", "issue" : "20", "issued" : { "date-parts" : [ [ "2018", "10" ] ] }, "page" : "8645-8663", "title" : "Estimating the transient climate response from observed warming", "translator" : [ { "dropping-particle" : "", "family" : "J4582", "given" : "", "non-dropping-particle" : "", "parse-names" : false, "suffix" : "" } ], "type" : "article-journal", "volume" : "31" }, "uris" : [ "http://www.mendeley.com/documents/?uuid=6bff1006-83cc-4c66-966b-a4619c3b13bc" ] } ], "mendeley" : { "formattedCitation" : "(Schurer et al., 2018; Gillett et al., 2021; Ribes et al., 2021)", "plainTextFormattedCitation" : "(Schurer et al., 2018; Gillett et al., 2021; Ribes et al., 2021)", "previouslyFormattedCitation" : "(Schurer et al., 2018; Gillett et al., 2021; Ribes et al., 2021)" }, "properties" : { "noteIndex" : 0 }, "schema" : "https://github.com/citation-style-language/schema/raw/master/csl-citation.json" }</w:instrText>
      </w:r>
      <w:r w:rsidR="00A53A71">
        <w:rPr>
          <w:noProof/>
        </w:rPr>
        <w:fldChar w:fldCharType="separate"/>
      </w:r>
      <w:r w:rsidR="00393F8C">
        <w:rPr>
          <w:noProof/>
        </w:rPr>
        <w:t>(Schurer et al., 2018; Gillett et al., 2021; Ribes et al., 2021)</w:t>
      </w:r>
      <w:r w:rsidR="00A53A71">
        <w:rPr>
          <w:noProof/>
        </w:rPr>
        <w:fldChar w:fldCharType="end"/>
      </w:r>
      <w:r w:rsidR="008B5852">
        <w:rPr>
          <w:noProof/>
        </w:rPr>
        <w:t xml:space="preserve">. </w:t>
      </w:r>
    </w:p>
    <w:p w14:paraId="455D22F3" w14:textId="77777777" w:rsidR="009F594A" w:rsidRDefault="009F594A" w:rsidP="009F594A">
      <w:pPr>
        <w:pStyle w:val="AR6BodyText"/>
        <w:rPr>
          <w:noProof/>
        </w:rPr>
      </w:pPr>
    </w:p>
    <w:p w14:paraId="21128B63" w14:textId="77777777" w:rsidR="009F594A" w:rsidRDefault="009F594A" w:rsidP="009F594A">
      <w:pPr>
        <w:pStyle w:val="AR6BodyText"/>
        <w:rPr>
          <w:noProof/>
        </w:rPr>
      </w:pPr>
    </w:p>
    <w:p w14:paraId="5F7A16E6" w14:textId="0F2D4DCF" w:rsidR="009F594A" w:rsidRDefault="009F594A" w:rsidP="009F594A">
      <w:pPr>
        <w:pStyle w:val="AR6BodyText"/>
        <w:rPr>
          <w:b/>
          <w:noProof/>
        </w:rPr>
      </w:pPr>
      <w:r>
        <w:rPr>
          <w:b/>
          <w:noProof/>
        </w:rPr>
        <w:t xml:space="preserve">[START </w:t>
      </w:r>
      <w:r w:rsidRPr="0004069C">
        <w:rPr>
          <w:b/>
          <w:noProof/>
        </w:rPr>
        <w:t>FIGURE 3.</w:t>
      </w:r>
      <w:r w:rsidR="006334A5">
        <w:rPr>
          <w:b/>
          <w:noProof/>
        </w:rPr>
        <w:t>7</w:t>
      </w:r>
      <w:r>
        <w:rPr>
          <w:b/>
          <w:noProof/>
        </w:rPr>
        <w:t xml:space="preserve"> HERE]</w:t>
      </w:r>
    </w:p>
    <w:p w14:paraId="69CD6FC3" w14:textId="77777777" w:rsidR="009F594A" w:rsidRDefault="009F594A" w:rsidP="009F594A">
      <w:pPr>
        <w:pStyle w:val="AR6BodyText"/>
        <w:rPr>
          <w:noProof/>
        </w:rPr>
      </w:pPr>
    </w:p>
    <w:p w14:paraId="0F9DB417" w14:textId="77777777" w:rsidR="00BB05B7" w:rsidRPr="00BB05B7" w:rsidRDefault="00BB05B7" w:rsidP="00BB05B7">
      <w:pPr>
        <w:numPr>
          <w:ilvl w:val="0"/>
          <w:numId w:val="2"/>
        </w:numPr>
        <w:ind w:left="993" w:hanging="993"/>
        <w:rPr>
          <w:sz w:val="20"/>
          <w:lang w:val="en-US"/>
        </w:rPr>
      </w:pPr>
      <w:bookmarkStart w:id="562" w:name="_Hlk57040617"/>
      <w:bookmarkStart w:id="563" w:name="_Ref24969353"/>
      <w:bookmarkStart w:id="564" w:name="_Ref29305658"/>
      <w:bookmarkStart w:id="565" w:name="_Ref527107147"/>
      <w:r w:rsidRPr="00BB05B7">
        <w:rPr>
          <w:b/>
          <w:sz w:val="20"/>
          <w:lang w:val="en-US"/>
        </w:rPr>
        <w:t>Regression coefficients and corresponding attributable warming estimates for individual CMIP6 models.</w:t>
      </w:r>
      <w:r w:rsidRPr="00BB05B7">
        <w:rPr>
          <w:sz w:val="20"/>
          <w:lang w:val="en-US"/>
        </w:rPr>
        <w:t xml:space="preserve"> </w:t>
      </w:r>
      <w:commentRangeStart w:id="566"/>
      <w:r w:rsidRPr="00BB05B7">
        <w:rPr>
          <w:sz w:val="20"/>
          <w:lang w:val="en-US"/>
        </w:rPr>
        <w:t xml:space="preserve">Upper panels show regression coefficients based on a two-way regression </w:t>
      </w:r>
      <w:r w:rsidRPr="00BB05B7">
        <w:rPr>
          <w:b/>
          <w:bCs/>
          <w:sz w:val="20"/>
          <w:lang w:val="en-US"/>
          <w:rPrChange w:id="567" w:author="Ian Blenkinsop" w:date="2021-07-07T14:10:00Z">
            <w:rPr/>
          </w:rPrChange>
        </w:rPr>
        <w:t>(left)</w:t>
      </w:r>
      <w:r w:rsidRPr="00BB05B7">
        <w:rPr>
          <w:sz w:val="20"/>
          <w:lang w:val="en-US"/>
        </w:rPr>
        <w:t xml:space="preserve"> and three-way regression </w:t>
      </w:r>
      <w:r w:rsidRPr="00BB05B7">
        <w:rPr>
          <w:b/>
          <w:bCs/>
          <w:sz w:val="20"/>
          <w:lang w:val="en-US"/>
          <w:rPrChange w:id="568" w:author="Ian Blenkinsop" w:date="2021-07-07T14:10:00Z">
            <w:rPr/>
          </w:rPrChange>
        </w:rPr>
        <w:t>(right)</w:t>
      </w:r>
      <w:r w:rsidRPr="00BB05B7">
        <w:rPr>
          <w:sz w:val="20"/>
          <w:lang w:val="en-US"/>
        </w:rPr>
        <w:t xml:space="preserve">, of observed </w:t>
      </w:r>
      <w:ins w:id="569" w:author="Sara M Tuson" w:date="2021-07-02T15:14:00Z">
        <w:r w:rsidRPr="00BB05B7">
          <w:rPr>
            <w:noProof/>
            <w:sz w:val="20"/>
            <w:lang w:val="en-US"/>
          </w:rPr>
          <w:t>five</w:t>
        </w:r>
      </w:ins>
      <w:commentRangeStart w:id="570"/>
      <w:commentRangeStart w:id="571"/>
      <w:del w:id="572" w:author="Sara M Tuson" w:date="2021-07-02T15:14:00Z">
        <w:r w:rsidRPr="00BB05B7" w:rsidDel="000E1831">
          <w:rPr>
            <w:sz w:val="20"/>
            <w:lang w:val="en-US"/>
          </w:rPr>
          <w:delText>5</w:delText>
        </w:r>
      </w:del>
      <w:r w:rsidRPr="00BB05B7">
        <w:rPr>
          <w:sz w:val="20"/>
          <w:lang w:val="en-US"/>
        </w:rPr>
        <w:t>-y</w:t>
      </w:r>
      <w:ins w:id="573" w:author="Sara M Tuson" w:date="2021-06-30T11:57:00Z">
        <w:r w:rsidRPr="00BB05B7">
          <w:rPr>
            <w:sz w:val="20"/>
            <w:lang w:val="en-US"/>
          </w:rPr>
          <w:t>ea</w:t>
        </w:r>
      </w:ins>
      <w:r w:rsidRPr="00BB05B7">
        <w:rPr>
          <w:sz w:val="20"/>
          <w:lang w:val="en-US"/>
        </w:rPr>
        <w:t xml:space="preserve">r mean global mean </w:t>
      </w:r>
      <w:commentRangeEnd w:id="570"/>
      <w:r w:rsidRPr="00BB05B7">
        <w:rPr>
          <w:sz w:val="16"/>
          <w:szCs w:val="16"/>
          <w:lang w:val="en-GB"/>
        </w:rPr>
        <w:commentReference w:id="570"/>
      </w:r>
      <w:commentRangeEnd w:id="571"/>
      <w:r w:rsidRPr="00BB05B7">
        <w:rPr>
          <w:sz w:val="16"/>
          <w:szCs w:val="16"/>
          <w:lang w:val="en-GB"/>
        </w:rPr>
        <w:commentReference w:id="571"/>
      </w:r>
      <w:r w:rsidRPr="00BB05B7">
        <w:rPr>
          <w:sz w:val="20"/>
          <w:lang w:val="en-US"/>
        </w:rPr>
        <w:t xml:space="preserve">masked and blended surface temperature (HadCRUT4) onto individual model response patterns, and a multi-model mean, labelled ‘Multi’. </w:t>
      </w:r>
      <w:commentRangeEnd w:id="566"/>
      <w:r w:rsidRPr="00BB05B7">
        <w:rPr>
          <w:sz w:val="16"/>
          <w:szCs w:val="16"/>
          <w:lang w:val="en-GB"/>
        </w:rPr>
        <w:commentReference w:id="566"/>
      </w:r>
      <w:r w:rsidRPr="00BB05B7">
        <w:rPr>
          <w:sz w:val="20"/>
          <w:lang w:val="en-US"/>
        </w:rPr>
        <w:t>Anthropogenic, natural, greenhouse gas, and other anthropogenic (aerosols, ozone, land-use change) regression coefficients are shown. Regression coefficients are the scaling factors by which the model responses must be multiplied to best match observations. Regression coefficients consistent with one indicate a consistent magnitude response in observations and models, and regression coefficients inconsistent with zero indicate a detectable response to the forcing concerned. Lower panels show corresponding observationally-constrained estimates of attributable warming in globally-complete GSAT for the period 2010</w:t>
      </w:r>
      <w:del w:id="574" w:author="Sara M Tuson" w:date="2021-06-30T10:30:00Z">
        <w:r w:rsidRPr="00BB05B7" w:rsidDel="00E413CC">
          <w:rPr>
            <w:sz w:val="20"/>
            <w:lang w:val="en-US"/>
          </w:rPr>
          <w:delText>-</w:delText>
        </w:r>
      </w:del>
      <w:ins w:id="575" w:author="Sara M Tuson" w:date="2021-06-30T10:30:00Z">
        <w:r w:rsidRPr="00BB05B7">
          <w:rPr>
            <w:sz w:val="20"/>
            <w:lang w:val="en-US"/>
          </w:rPr>
          <w:t>–</w:t>
        </w:r>
      </w:ins>
      <w:r w:rsidRPr="00BB05B7">
        <w:rPr>
          <w:sz w:val="20"/>
          <w:lang w:val="en-US"/>
        </w:rPr>
        <w:t>2019, relative to 1850</w:t>
      </w:r>
      <w:del w:id="576" w:author="Sara M Tuson" w:date="2021-06-30T10:30:00Z">
        <w:r w:rsidRPr="00BB05B7" w:rsidDel="00E413CC">
          <w:rPr>
            <w:sz w:val="20"/>
            <w:lang w:val="en-US"/>
          </w:rPr>
          <w:delText>-</w:delText>
        </w:r>
      </w:del>
      <w:ins w:id="577" w:author="Sara M Tuson" w:date="2021-06-30T10:30:00Z">
        <w:r w:rsidRPr="00BB05B7">
          <w:rPr>
            <w:sz w:val="20"/>
            <w:lang w:val="en-US"/>
          </w:rPr>
          <w:t>–</w:t>
        </w:r>
      </w:ins>
      <w:r w:rsidRPr="00BB05B7">
        <w:rPr>
          <w:sz w:val="20"/>
          <w:lang w:val="en-US"/>
        </w:rPr>
        <w:t xml:space="preserve">1900, and the horizontal black line shows an estimate of observed warming in GSAT for this period. Figure is adapted from </w:t>
      </w:r>
      <w:r w:rsidRPr="00BB05B7">
        <w:rPr>
          <w:sz w:val="20"/>
          <w:lang w:val="en-US"/>
        </w:rPr>
        <w:fldChar w:fldCharType="begin" w:fldLock="1"/>
      </w:r>
      <w:r w:rsidRPr="00BB05B7">
        <w:rPr>
          <w:sz w:val="20"/>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"mendeley" : { "formattedCitation" : "(Gillett et al., 2021)", "manualFormatting" : "Gillett et al. (2021)", "plainTextFormattedCitation" : "(Gillett et al., 2021)", "previouslyFormattedCitation" : "(Gillett et al., 2021)" }, "properties" : { "noteIndex" : 0 }, "schema" : "https://github.com/citation-style-language/schema/raw/master/csl-citation.json" }</w:instrText>
      </w:r>
      <w:r w:rsidRPr="00BB05B7">
        <w:rPr>
          <w:sz w:val="20"/>
          <w:lang w:val="en-US"/>
        </w:rPr>
        <w:fldChar w:fldCharType="separate"/>
      </w:r>
      <w:r w:rsidRPr="00BB05B7">
        <w:rPr>
          <w:noProof/>
          <w:sz w:val="20"/>
          <w:lang w:val="en-US"/>
        </w:rPr>
        <w:t>Gillett et al. (2021)</w:t>
      </w:r>
      <w:r w:rsidRPr="00BB05B7">
        <w:rPr>
          <w:sz w:val="20"/>
          <w:lang w:val="en-US"/>
        </w:rPr>
        <w:fldChar w:fldCharType="end"/>
      </w:r>
      <w:r w:rsidRPr="00BB05B7">
        <w:rPr>
          <w:sz w:val="20"/>
          <w:lang w:val="en-US"/>
        </w:rPr>
        <w:t xml:space="preserve">, their Extended Data Figure 3. </w:t>
      </w:r>
      <w:r w:rsidRPr="00BB05B7">
        <w:rPr>
          <w:rFonts w:cs="Times New Roman"/>
          <w:sz w:val="20"/>
          <w:szCs w:val="20"/>
          <w:lang w:val="en-US"/>
        </w:rPr>
        <w:t>Further details on data sources and processing are available in the chapter data table (Table 3.SM.1).</w:t>
      </w:r>
    </w:p>
    <w:bookmarkEnd w:id="562"/>
    <w:p w14:paraId="47D324F1" w14:textId="77777777" w:rsidR="009F594A" w:rsidRDefault="009F594A" w:rsidP="009F594A">
      <w:pPr>
        <w:pStyle w:val="AR6Chap3Figure"/>
        <w:numPr>
          <w:ilvl w:val="0"/>
          <w:numId w:val="0"/>
        </w:numPr>
        <w:ind w:left="1134"/>
        <w:rPr>
          <w:noProof/>
        </w:rPr>
      </w:pPr>
      <w:r>
        <w:t xml:space="preserve"> </w:t>
      </w:r>
      <w:bookmarkEnd w:id="563"/>
      <w:bookmarkEnd w:id="564"/>
      <w:bookmarkEnd w:id="565"/>
    </w:p>
    <w:p w14:paraId="0A3D082C" w14:textId="3847C0B8" w:rsidR="009F594A" w:rsidRPr="00E457C1" w:rsidRDefault="009F594A" w:rsidP="009F594A">
      <w:pPr>
        <w:pStyle w:val="AR6BodyText"/>
        <w:rPr>
          <w:b/>
          <w:noProof/>
          <w:lang w:val="en-US"/>
        </w:rPr>
      </w:pPr>
      <w:r w:rsidRPr="00E457C1">
        <w:rPr>
          <w:b/>
          <w:noProof/>
          <w:lang w:val="en-US"/>
        </w:rPr>
        <w:t xml:space="preserve">[END </w:t>
      </w:r>
      <w:r w:rsidRPr="00E457C1">
        <w:rPr>
          <w:b/>
          <w:lang w:val="en-US"/>
        </w:rPr>
        <w:t>FIGURE 3.</w:t>
      </w:r>
      <w:r w:rsidR="006334A5" w:rsidRPr="00E457C1">
        <w:rPr>
          <w:b/>
          <w:lang w:val="en-US"/>
        </w:rPr>
        <w:t>7</w:t>
      </w:r>
      <w:r w:rsidRPr="00E457C1">
        <w:rPr>
          <w:b/>
          <w:noProof/>
          <w:lang w:val="en-US"/>
        </w:rPr>
        <w:t xml:space="preserve"> HERE]</w:t>
      </w:r>
    </w:p>
    <w:p w14:paraId="626F328F" w14:textId="77777777" w:rsidR="009F594A" w:rsidRPr="00E457C1" w:rsidRDefault="009F594A" w:rsidP="009F594A">
      <w:pPr>
        <w:pStyle w:val="AR6BodyText"/>
        <w:rPr>
          <w:noProof/>
          <w:lang w:val="en-US"/>
        </w:rPr>
      </w:pPr>
    </w:p>
    <w:p w14:paraId="5EF38917" w14:textId="77777777" w:rsidR="009F594A" w:rsidRPr="00E457C1" w:rsidRDefault="009F594A" w:rsidP="009F594A">
      <w:pPr>
        <w:pStyle w:val="AR6BodyText"/>
        <w:rPr>
          <w:noProof/>
          <w:lang w:val="en-US"/>
        </w:rPr>
      </w:pPr>
    </w:p>
    <w:p w14:paraId="3FDF1BD6" w14:textId="73ACF481" w:rsidR="009F594A" w:rsidRPr="00E457C1" w:rsidRDefault="006334A5" w:rsidP="009F594A">
      <w:pPr>
        <w:pStyle w:val="AR6BodyText"/>
        <w:rPr>
          <w:noProof/>
          <w:lang w:val="en-US"/>
        </w:rPr>
      </w:pPr>
      <w:r w:rsidRPr="00E457C1">
        <w:rPr>
          <w:noProof/>
          <w:lang w:val="en-US"/>
        </w:rPr>
        <w:t xml:space="preserve">Figure 3.8 </w:t>
      </w:r>
      <w:r w:rsidR="009F594A" w:rsidRPr="00E457C1">
        <w:rPr>
          <w:noProof/>
          <w:lang w:val="en-US"/>
        </w:rPr>
        <w:t>compares attributable trends in globally</w:t>
      </w:r>
      <w:del w:id="578" w:author="Ian Blenkinsop" w:date="2021-07-13T10:09:00Z">
        <w:r w:rsidR="009F594A" w:rsidRPr="00E457C1" w:rsidDel="00E0281D">
          <w:rPr>
            <w:noProof/>
            <w:lang w:val="en-US"/>
          </w:rPr>
          <w:delText>-</w:delText>
        </w:r>
      </w:del>
      <w:ins w:id="579" w:author="Ian Blenkinsop" w:date="2021-07-13T10:09:00Z">
        <w:r w:rsidR="00E0281D">
          <w:rPr>
            <w:noProof/>
            <w:lang w:val="en-US"/>
          </w:rPr>
          <w:t xml:space="preserve"> </w:t>
        </w:r>
      </w:ins>
      <w:r w:rsidR="009F594A" w:rsidRPr="00E457C1">
        <w:rPr>
          <w:noProof/>
          <w:lang w:val="en-US"/>
        </w:rPr>
        <w:t>complete GSAT for the period 2010</w:t>
      </w:r>
      <w:del w:id="580" w:author="Ian Blenkinsop" w:date="2021-06-23T18:07:00Z">
        <w:r w:rsidR="009F594A" w:rsidRPr="00E457C1" w:rsidDel="002873F5">
          <w:rPr>
            <w:noProof/>
            <w:lang w:val="en-US"/>
          </w:rPr>
          <w:delText>-</w:delText>
        </w:r>
      </w:del>
      <w:ins w:id="581" w:author="Ian Blenkinsop" w:date="2021-06-23T18:07:00Z">
        <w:r w:rsidR="002873F5">
          <w:rPr>
            <w:noProof/>
            <w:lang w:val="en-US"/>
          </w:rPr>
          <w:t>–</w:t>
        </w:r>
      </w:ins>
      <w:r w:rsidR="009F594A" w:rsidRPr="00E457C1">
        <w:rPr>
          <w:noProof/>
          <w:lang w:val="en-US"/>
        </w:rPr>
        <w:t>2019 compared to 1850</w:t>
      </w:r>
      <w:del w:id="582" w:author="Ian Blenkinsop" w:date="2021-06-23T18:07:00Z">
        <w:r w:rsidR="009F594A" w:rsidRPr="00E457C1" w:rsidDel="002873F5">
          <w:rPr>
            <w:noProof/>
            <w:lang w:val="en-US"/>
          </w:rPr>
          <w:delText>-</w:delText>
        </w:r>
      </w:del>
      <w:ins w:id="583" w:author="Ian Blenkinsop" w:date="2021-06-23T18:07:00Z">
        <w:r w:rsidR="002873F5">
          <w:rPr>
            <w:noProof/>
            <w:lang w:val="en-US"/>
          </w:rPr>
          <w:t>–</w:t>
        </w:r>
      </w:ins>
      <w:r w:rsidR="009F594A" w:rsidRPr="00E457C1">
        <w:rPr>
          <w:noProof/>
          <w:lang w:val="en-US"/>
        </w:rPr>
        <w:t>1900 from three detection and attribution studies</w:t>
      </w:r>
      <w:r w:rsidR="00E40B72" w:rsidRPr="00E457C1">
        <w:rPr>
          <w:noProof/>
          <w:lang w:val="en-US"/>
        </w:rPr>
        <w:t xml:space="preserve">, two of which use CMIP6 multi-model means </w:t>
      </w:r>
      <w:r w:rsidR="0095484A">
        <w:rPr>
          <w:noProof/>
        </w:rPr>
        <w:fldChar w:fldCharType="begin" w:fldLock="1"/>
      </w:r>
      <w:r w:rsidR="00E719C0">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"ITEM-2",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"ITEM-2",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"(Gillett et al., 2021; Ribes et al., 2021)", "plainTextFormattedCitation" : "(Gillett et al., 2021; Ribes et al., 2021)", "previouslyFormattedCitation" : "(Gillett et al., 2021; Ribes et al., 2021)" }, "properties" : { "noteIndex" : 0 }, "schema" : "https://github.com/citation-style-language/schema/raw/master/csl-citation.json" }</w:instrText>
      </w:r>
      <w:r w:rsidR="0095484A">
        <w:rPr>
          <w:noProof/>
        </w:rPr>
        <w:fldChar w:fldCharType="separate"/>
      </w:r>
      <w:r w:rsidR="00393F8C">
        <w:rPr>
          <w:noProof/>
          <w:lang w:val="en-US"/>
        </w:rPr>
        <w:t>(Gillett et al., 2021; Ribes et al., 2021)</w:t>
      </w:r>
      <w:r w:rsidR="0095484A">
        <w:rPr>
          <w:noProof/>
        </w:rPr>
        <w:fldChar w:fldCharType="end"/>
      </w:r>
      <w:r w:rsidR="00E40B72" w:rsidRPr="00E457C1">
        <w:rPr>
          <w:noProof/>
          <w:lang w:val="en-US"/>
        </w:rPr>
        <w:t>,</w:t>
      </w:r>
      <w:r w:rsidR="009F594A" w:rsidRPr="00E457C1">
        <w:rPr>
          <w:noProof/>
          <w:lang w:val="en-US"/>
        </w:rPr>
        <w:t xml:space="preserve"> and an estimate based on assessed effective radiative forcing and transient and equilibrium climate sensitivity (see Section 7.3.5.</w:t>
      </w:r>
      <w:r w:rsidR="002B141A" w:rsidRPr="00E457C1">
        <w:rPr>
          <w:noProof/>
          <w:lang w:val="en-US"/>
        </w:rPr>
        <w:t>3)</w:t>
      </w:r>
      <w:r w:rsidR="009F594A" w:rsidRPr="00E457C1">
        <w:rPr>
          <w:noProof/>
          <w:lang w:val="en-US"/>
        </w:rPr>
        <w:t xml:space="preserve">. </w:t>
      </w:r>
      <w:r w:rsidR="000552CA" w:rsidRPr="00E457C1">
        <w:rPr>
          <w:noProof/>
          <w:lang w:val="en-US"/>
        </w:rPr>
        <w:t xml:space="preserve">The </w:t>
      </w:r>
      <w:r w:rsidR="00234DD8" w:rsidRPr="00E457C1">
        <w:rPr>
          <w:noProof/>
          <w:lang w:val="en-US"/>
        </w:rPr>
        <w:t xml:space="preserve">reference </w:t>
      </w:r>
      <w:r w:rsidR="000552CA" w:rsidRPr="00E457C1">
        <w:rPr>
          <w:noProof/>
          <w:lang w:val="en-US"/>
        </w:rPr>
        <w:t>period</w:t>
      </w:r>
      <w:r w:rsidR="00AC1A12" w:rsidRPr="00E457C1">
        <w:rPr>
          <w:noProof/>
          <w:lang w:val="en-US"/>
        </w:rPr>
        <w:t xml:space="preserve"> 1850</w:t>
      </w:r>
      <w:del w:id="584" w:author="Sara M Tuson" w:date="2021-06-25T10:59:00Z">
        <w:r w:rsidR="00AC1A12" w:rsidRPr="00E457C1" w:rsidDel="00993EB1">
          <w:rPr>
            <w:noProof/>
            <w:lang w:val="en-US"/>
          </w:rPr>
          <w:delText>-</w:delText>
        </w:r>
      </w:del>
      <w:ins w:id="585" w:author="Sara M Tuson" w:date="2021-06-25T10:59:00Z">
        <w:r w:rsidR="00993EB1">
          <w:rPr>
            <w:noProof/>
            <w:lang w:val="en-US"/>
          </w:rPr>
          <w:t>–</w:t>
        </w:r>
      </w:ins>
      <w:r w:rsidR="00AC1A12" w:rsidRPr="00E457C1">
        <w:rPr>
          <w:noProof/>
          <w:lang w:val="en-US"/>
        </w:rPr>
        <w:t xml:space="preserve">1900 </w:t>
      </w:r>
      <w:r w:rsidR="000552CA" w:rsidRPr="00E457C1">
        <w:rPr>
          <w:noProof/>
          <w:lang w:val="en-US"/>
        </w:rPr>
        <w:t>is used</w:t>
      </w:r>
      <w:r w:rsidR="00AC1A12" w:rsidRPr="00E457C1">
        <w:rPr>
          <w:noProof/>
          <w:lang w:val="en-US"/>
        </w:rPr>
        <w:t xml:space="preserve"> to assess attributable temperature changes because this is when the earliest gridded surface temperature records start, this is when the CMIP6 historical simulations start, this is the earliest base period used in attribution literature, and this is a </w:t>
      </w:r>
      <w:r w:rsidR="00A579A7" w:rsidRPr="00E457C1">
        <w:rPr>
          <w:noProof/>
          <w:lang w:val="en-US"/>
        </w:rPr>
        <w:t>reference</w:t>
      </w:r>
      <w:r w:rsidR="00AC1A12" w:rsidRPr="00E457C1">
        <w:rPr>
          <w:noProof/>
          <w:lang w:val="en-US"/>
        </w:rPr>
        <w:t xml:space="preserve"> period used in IPCC SR1.5 and earlier reports</w:t>
      </w:r>
      <w:r w:rsidR="000552CA" w:rsidRPr="00E457C1">
        <w:rPr>
          <w:noProof/>
          <w:lang w:val="en-US"/>
        </w:rPr>
        <w:t>. It should</w:t>
      </w:r>
      <w:ins w:id="586" w:author="Sara M Tuson" w:date="2021-06-25T14:43:00Z">
        <w:r w:rsidR="004C1BFE">
          <w:rPr>
            <w:noProof/>
            <w:lang w:val="en-US"/>
          </w:rPr>
          <w:t>,</w:t>
        </w:r>
      </w:ins>
      <w:r w:rsidR="000552CA" w:rsidRPr="00E457C1">
        <w:rPr>
          <w:noProof/>
          <w:lang w:val="en-US"/>
        </w:rPr>
        <w:t xml:space="preserve"> however</w:t>
      </w:r>
      <w:ins w:id="587" w:author="Sara M Tuson" w:date="2021-06-25T14:43:00Z">
        <w:r w:rsidR="004C1BFE">
          <w:rPr>
            <w:noProof/>
            <w:lang w:val="en-US"/>
          </w:rPr>
          <w:t>,</w:t>
        </w:r>
      </w:ins>
      <w:r w:rsidR="000552CA" w:rsidRPr="00E457C1">
        <w:rPr>
          <w:noProof/>
          <w:lang w:val="en-US"/>
        </w:rPr>
        <w:t xml:space="preserve"> be noted </w:t>
      </w:r>
      <w:r w:rsidR="00AC1A12" w:rsidRPr="00E457C1">
        <w:rPr>
          <w:noProof/>
          <w:lang w:val="en-US"/>
        </w:rPr>
        <w:t xml:space="preserve">that </w:t>
      </w:r>
      <w:r w:rsidR="00A03706" w:rsidRPr="00E457C1">
        <w:rPr>
          <w:noProof/>
          <w:lang w:val="en-US"/>
        </w:rPr>
        <w:t>Cross-Chapter Box 1.2</w:t>
      </w:r>
      <w:r w:rsidR="00AC1A12" w:rsidRPr="00E457C1">
        <w:rPr>
          <w:noProof/>
          <w:lang w:val="en-US"/>
        </w:rPr>
        <w:t xml:space="preserve"> assesses with </w:t>
      </w:r>
      <w:r w:rsidR="00AC1A12" w:rsidRPr="00E457C1">
        <w:rPr>
          <w:i/>
          <w:noProof/>
          <w:lang w:val="en-US"/>
        </w:rPr>
        <w:t>medium confidence</w:t>
      </w:r>
      <w:r w:rsidR="00AC1A12" w:rsidRPr="00E457C1">
        <w:rPr>
          <w:noProof/>
          <w:lang w:val="en-US"/>
        </w:rPr>
        <w:t xml:space="preserve"> that </w:t>
      </w:r>
      <w:r w:rsidR="00130509" w:rsidRPr="00E457C1">
        <w:rPr>
          <w:noProof/>
          <w:lang w:val="en-US"/>
        </w:rPr>
        <w:t xml:space="preserve">there was an anthropogenic warming with a </w:t>
      </w:r>
      <w:r w:rsidR="00130509" w:rsidRPr="00E457C1">
        <w:rPr>
          <w:i/>
          <w:noProof/>
          <w:lang w:val="en-US"/>
        </w:rPr>
        <w:t>likely</w:t>
      </w:r>
      <w:r w:rsidR="00130509" w:rsidRPr="00E457C1">
        <w:rPr>
          <w:noProof/>
          <w:lang w:val="en-US"/>
        </w:rPr>
        <w:t xml:space="preserve"> range of 0.0</w:t>
      </w:r>
      <w:r w:rsidR="00130509" w:rsidRPr="00E457C1">
        <w:rPr>
          <w:rFonts w:cs="Times New Roman"/>
          <w:noProof/>
          <w:lang w:val="en-US"/>
        </w:rPr>
        <w:t>°</w:t>
      </w:r>
      <w:r w:rsidR="00130509" w:rsidRPr="00E457C1">
        <w:rPr>
          <w:noProof/>
          <w:lang w:val="en-US"/>
        </w:rPr>
        <w:t>C</w:t>
      </w:r>
      <w:del w:id="588" w:author="Sara M Tuson" w:date="2021-06-25T11:00:00Z">
        <w:r w:rsidR="00130509" w:rsidRPr="00E457C1" w:rsidDel="00993EB1">
          <w:rPr>
            <w:noProof/>
            <w:lang w:val="en-US"/>
          </w:rPr>
          <w:delText>-</w:delText>
        </w:r>
      </w:del>
      <w:ins w:id="589" w:author="Sara M Tuson" w:date="2021-06-25T11:00:00Z">
        <w:r w:rsidR="00993EB1">
          <w:rPr>
            <w:noProof/>
            <w:lang w:val="en-US"/>
          </w:rPr>
          <w:t>–</w:t>
        </w:r>
      </w:ins>
      <w:r w:rsidR="00130509" w:rsidRPr="00E457C1">
        <w:rPr>
          <w:noProof/>
          <w:lang w:val="en-US"/>
        </w:rPr>
        <w:t>0.2</w:t>
      </w:r>
      <w:r w:rsidR="00130509" w:rsidRPr="00E457C1">
        <w:rPr>
          <w:rFonts w:cs="Times New Roman"/>
          <w:noProof/>
          <w:lang w:val="en-US"/>
        </w:rPr>
        <w:t>°</w:t>
      </w:r>
      <w:r w:rsidR="00130509" w:rsidRPr="00E457C1">
        <w:rPr>
          <w:noProof/>
          <w:lang w:val="en-US"/>
        </w:rPr>
        <w:t>C between 1750 and 1850</w:t>
      </w:r>
      <w:del w:id="590" w:author="Ian Blenkinsop" w:date="2021-06-23T18:07:00Z">
        <w:r w:rsidR="00130509" w:rsidRPr="00E457C1" w:rsidDel="002873F5">
          <w:rPr>
            <w:noProof/>
            <w:lang w:val="en-US"/>
          </w:rPr>
          <w:delText>-</w:delText>
        </w:r>
      </w:del>
      <w:ins w:id="591" w:author="Ian Blenkinsop" w:date="2021-06-23T18:07:00Z">
        <w:r w:rsidR="002873F5">
          <w:rPr>
            <w:noProof/>
            <w:lang w:val="en-US"/>
          </w:rPr>
          <w:t>–</w:t>
        </w:r>
      </w:ins>
      <w:r w:rsidR="00130509" w:rsidRPr="00E457C1">
        <w:rPr>
          <w:noProof/>
          <w:lang w:val="en-US"/>
        </w:rPr>
        <w:t>1900</w:t>
      </w:r>
      <w:r w:rsidR="00550745" w:rsidRPr="00E457C1">
        <w:rPr>
          <w:noProof/>
          <w:lang w:val="en-US"/>
        </w:rPr>
        <w:t>. F</w:t>
      </w:r>
      <w:r w:rsidR="009F594A" w:rsidRPr="00E457C1">
        <w:rPr>
          <w:noProof/>
          <w:lang w:val="en-US"/>
        </w:rPr>
        <w:t>igure</w:t>
      </w:r>
      <w:r w:rsidR="00550745" w:rsidRPr="00E457C1">
        <w:rPr>
          <w:noProof/>
          <w:lang w:val="en-US"/>
        </w:rPr>
        <w:t xml:space="preserve"> 3.8</w:t>
      </w:r>
      <w:r w:rsidR="009F594A" w:rsidRPr="00E457C1">
        <w:rPr>
          <w:noProof/>
          <w:lang w:val="en-US"/>
        </w:rPr>
        <w:t xml:space="preserve"> also shows the GSAT changes directly simulated in response to these forcings in thirteen CMIP6 models. In spite of their different methodologies and input datasets, the three attribution approaches yield very similar results, with the anthropogenic attributable warming range encompassing observed warming, and the natural </w:t>
      </w:r>
      <w:r w:rsidR="009F594A" w:rsidRPr="00E457C1">
        <w:rPr>
          <w:noProof/>
          <w:lang w:val="en-US"/>
        </w:rPr>
        <w:lastRenderedPageBreak/>
        <w:t xml:space="preserve">attributable warming being close to zero. The warming driven by greenhouse gas increases is offset in part by cooling due to other anthropogenic forcing agents, mostly aerosols, although </w:t>
      </w:r>
      <w:r w:rsidR="00B73836" w:rsidRPr="00E457C1">
        <w:rPr>
          <w:noProof/>
          <w:lang w:val="en-US"/>
        </w:rPr>
        <w:t>uncertainties in these contributions are larger than the uncertainty in the net anthropogenic</w:t>
      </w:r>
      <w:r w:rsidR="00470905" w:rsidRPr="00E457C1">
        <w:rPr>
          <w:noProof/>
          <w:lang w:val="en-US"/>
        </w:rPr>
        <w:t xml:space="preserve"> warming</w:t>
      </w:r>
      <w:r w:rsidR="009F594A" w:rsidRPr="00E457C1">
        <w:rPr>
          <w:noProof/>
          <w:lang w:val="en-US"/>
        </w:rPr>
        <w:t>, as discussed above. Estimates based on physical understanding of forcing and ECS made by Chapter 7</w:t>
      </w:r>
      <w:r w:rsidR="00F94E22" w:rsidRPr="00E457C1">
        <w:rPr>
          <w:noProof/>
          <w:lang w:val="en-US"/>
        </w:rPr>
        <w:t xml:space="preserve"> </w:t>
      </w:r>
      <w:r w:rsidR="009F594A" w:rsidRPr="00E457C1">
        <w:rPr>
          <w:noProof/>
          <w:lang w:val="en-US"/>
        </w:rPr>
        <w:t>are close to estimates from attribution studies</w:t>
      </w:r>
      <w:r w:rsidR="002C41A2" w:rsidRPr="00E457C1">
        <w:rPr>
          <w:noProof/>
          <w:lang w:val="en-US"/>
        </w:rPr>
        <w:t>,</w:t>
      </w:r>
      <w:r w:rsidR="009F594A" w:rsidRPr="00E457C1">
        <w:rPr>
          <w:noProof/>
          <w:lang w:val="en-US"/>
        </w:rPr>
        <w:t xml:space="preserve"> despite being the products of a different approach. This agreement enhances confidence in the magnitude and causes of attributable surface temperature warming.</w:t>
      </w:r>
    </w:p>
    <w:p w14:paraId="6D3BAA78" w14:textId="77777777" w:rsidR="009F594A" w:rsidRPr="00E457C1" w:rsidRDefault="009F594A" w:rsidP="009F594A">
      <w:pPr>
        <w:pStyle w:val="AR6BodyText"/>
        <w:rPr>
          <w:noProof/>
          <w:lang w:val="en-US"/>
        </w:rPr>
      </w:pPr>
    </w:p>
    <w:p w14:paraId="2507B39C" w14:textId="77777777" w:rsidR="009F594A" w:rsidRPr="00E457C1" w:rsidRDefault="009F594A" w:rsidP="009F594A">
      <w:pPr>
        <w:pStyle w:val="AR6BodyText"/>
        <w:rPr>
          <w:noProof/>
          <w:lang w:val="en-US"/>
        </w:rPr>
      </w:pPr>
    </w:p>
    <w:p w14:paraId="33821E72" w14:textId="37EB1B62" w:rsidR="009F594A" w:rsidRPr="0004069C" w:rsidRDefault="009F594A" w:rsidP="009F594A">
      <w:pPr>
        <w:pStyle w:val="AR6BodyText"/>
        <w:rPr>
          <w:b/>
          <w:noProof/>
        </w:rPr>
      </w:pPr>
      <w:r w:rsidRPr="0004069C">
        <w:rPr>
          <w:b/>
          <w:noProof/>
        </w:rPr>
        <w:t>[START FIGURE 3</w:t>
      </w:r>
      <w:r w:rsidRPr="0004069C">
        <w:rPr>
          <w:rStyle w:val="AR6Chap3FigureCar"/>
          <w:b/>
          <w:noProof/>
          <w:sz w:val="22"/>
          <w:lang w:val="en-GB"/>
        </w:rPr>
        <w:t>.</w:t>
      </w:r>
      <w:r w:rsidR="006334A5">
        <w:rPr>
          <w:rStyle w:val="AR6Chap3FigureCar"/>
          <w:b/>
          <w:noProof/>
          <w:sz w:val="22"/>
          <w:lang w:val="en-GB"/>
        </w:rPr>
        <w:t>8</w:t>
      </w:r>
      <w:r w:rsidRPr="0004069C">
        <w:rPr>
          <w:rStyle w:val="AR6Chap3FigureCar"/>
          <w:b/>
          <w:noProof/>
          <w:sz w:val="22"/>
          <w:lang w:val="en-GB"/>
        </w:rPr>
        <w:t xml:space="preserve"> </w:t>
      </w:r>
      <w:r w:rsidRPr="0004069C">
        <w:rPr>
          <w:b/>
          <w:noProof/>
        </w:rPr>
        <w:t>HERE]</w:t>
      </w:r>
    </w:p>
    <w:p w14:paraId="21D6CCCA" w14:textId="77777777" w:rsidR="009F594A" w:rsidRDefault="009F594A" w:rsidP="009F594A">
      <w:pPr>
        <w:pStyle w:val="AR6BodyText"/>
        <w:rPr>
          <w:noProof/>
        </w:rPr>
      </w:pPr>
    </w:p>
    <w:p w14:paraId="3FA68EE5" w14:textId="07DCD7AF" w:rsidR="00F30F4C" w:rsidRDefault="00F30F4C" w:rsidP="00BE2759">
      <w:pPr>
        <w:pStyle w:val="AR6Chap3Figure"/>
        <w:ind w:left="1134" w:hanging="1134"/>
      </w:pPr>
      <w:bookmarkStart w:id="592" w:name="_Hlk57040631"/>
      <w:r w:rsidRPr="00974655">
        <w:rPr>
          <w:b/>
        </w:rPr>
        <w:t>Assessed contributions to observed warming, and supporting lines of evidence.</w:t>
      </w:r>
      <w:r>
        <w:t xml:space="preserve"> Shaded bands show assessed </w:t>
      </w:r>
      <w:r>
        <w:rPr>
          <w:i/>
          <w:iCs/>
        </w:rPr>
        <w:t>likely</w:t>
      </w:r>
      <w:r>
        <w:t xml:space="preserve"> ranges of temperature change in GSAT, 2010-2019 relative to 1850-1900, attributable to net human influence, well-mixed greenhouse gases, other human forcings (aerosols, ozone, and land-use change), natural forcings, and internal variability, and the 5-95% range of observed warming. Bars show 5-95% ranges based on (left to right) </w:t>
      </w:r>
      <w:r>
        <w:fldChar w:fldCharType="begin" w:fldLock="1"/>
      </w:r>
      <w:r w:rsidR="00E719C0">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fldChar w:fldCharType="separate"/>
      </w:r>
      <w:r w:rsidR="00393F8C">
        <w:rPr>
          <w:noProof/>
        </w:rPr>
        <w:t>Haustein et al. (2017)</w:t>
      </w:r>
      <w:r>
        <w:fldChar w:fldCharType="end"/>
      </w:r>
      <w:r>
        <w:t>,</w:t>
      </w:r>
      <w:r w:rsidRPr="00974655">
        <w:t xml:space="preserve"> </w:t>
      </w:r>
      <w:r>
        <w:fldChar w:fldCharType="begin" w:fldLock="1"/>
      </w:r>
      <w:r w:rsidR="00E719C0">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"mendeley" : { "formattedCitation" : "(Gillett et al., 2021)", "manualFormatting" : "Gillett et al. (2021)", "plainTextFormattedCitation" : "(Gillett et al., 2021)", "previouslyFormattedCitation" : "(Gillett et al., 2021)" }, "properties" : { "noteIndex" : 0 }, "schema" : "https://github.com/citation-style-language/schema/raw/master/csl-citation.json" }</w:instrText>
      </w:r>
      <w:r>
        <w:fldChar w:fldCharType="separate"/>
      </w:r>
      <w:r w:rsidR="00393F8C">
        <w:rPr>
          <w:noProof/>
        </w:rPr>
        <w:t>Gillett et al. (2021)</w:t>
      </w:r>
      <w:r>
        <w:fldChar w:fldCharType="end"/>
      </w:r>
      <w:r>
        <w:t xml:space="preserve"> and </w:t>
      </w:r>
      <w:r>
        <w:fldChar w:fldCharType="begin" w:fldLock="1"/>
      </w:r>
      <w:r w:rsidR="00E719C0">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fldChar w:fldCharType="separate"/>
      </w:r>
      <w:r w:rsidR="00393F8C">
        <w:rPr>
          <w:noProof/>
        </w:rPr>
        <w:t>Ribes et al. (2021)</w:t>
      </w:r>
      <w:r>
        <w:fldChar w:fldCharType="end"/>
      </w:r>
      <w:r w:rsidRPr="00974655">
        <w:t xml:space="preserve">, and crosses show the associated best estimates. </w:t>
      </w:r>
      <w:r>
        <w:t xml:space="preserve">No 5-95% ranges were provided for the </w:t>
      </w:r>
      <w:r>
        <w:fldChar w:fldCharType="begin" w:fldLock="1"/>
      </w:r>
      <w:r w:rsidR="00E719C0">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fldChar w:fldCharType="separate"/>
      </w:r>
      <w:r w:rsidR="00393F8C">
        <w:rPr>
          <w:noProof/>
        </w:rPr>
        <w:t>Haustein et al. (2017)</w:t>
      </w:r>
      <w:r>
        <w:fldChar w:fldCharType="end"/>
      </w:r>
      <w:r>
        <w:t xml:space="preserve"> greenhouse gas or other human forcings contributions. The </w:t>
      </w:r>
      <w:r>
        <w:fldChar w:fldCharType="begin" w:fldLock="1"/>
      </w:r>
      <w:r w:rsidR="00E719C0">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fldChar w:fldCharType="separate"/>
      </w:r>
      <w:r w:rsidR="00393F8C">
        <w:rPr>
          <w:noProof/>
        </w:rPr>
        <w:t>Ribes et al. (2021)</w:t>
      </w:r>
      <w:r>
        <w:fldChar w:fldCharType="end"/>
      </w:r>
      <w:r>
        <w:t xml:space="preserve"> results were updated using a revised natural forcing time</w:t>
      </w:r>
      <w:r w:rsidR="00AC228E">
        <w:t xml:space="preserve"> </w:t>
      </w:r>
      <w:r>
        <w:t>series, and</w:t>
      </w:r>
      <w:r w:rsidR="009909F9">
        <w:t xml:space="preserve"> the</w:t>
      </w:r>
      <w:r>
        <w:t xml:space="preserve"> </w:t>
      </w:r>
      <w:r>
        <w:fldChar w:fldCharType="begin" w:fldLock="1"/>
      </w:r>
      <w:r w:rsidR="00E719C0">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fldChar w:fldCharType="separate"/>
      </w:r>
      <w:r w:rsidR="00393F8C">
        <w:rPr>
          <w:noProof/>
        </w:rPr>
        <w:t>Haustein et al. (2017)</w:t>
      </w:r>
      <w:r>
        <w:fldChar w:fldCharType="end"/>
      </w:r>
      <w:r>
        <w:t xml:space="preserve"> results were updated using HadCRUT5. The Chapter 7 best estimates and ranges are derived using assessed forcing time</w:t>
      </w:r>
      <w:r w:rsidR="00AC228E">
        <w:t xml:space="preserve"> </w:t>
      </w:r>
      <w:r>
        <w:t>series and a two-layer energy balance model as described in Section 7.3.5.3. Coloured symbols show the simulated responses to the forcings concerned in each of the models indicated.</w:t>
      </w:r>
      <w:r w:rsidR="00B240E7">
        <w:t xml:space="preserve"> </w:t>
      </w:r>
      <w:r w:rsidR="00B240E7" w:rsidRPr="004369BC">
        <w:rPr>
          <w:rFonts w:cs="Times New Roman"/>
          <w:szCs w:val="20"/>
        </w:rPr>
        <w:t xml:space="preserve">Further details on data sources and processing are available in the chapter data table (Table </w:t>
      </w:r>
      <w:r w:rsidR="00B240E7">
        <w:rPr>
          <w:rFonts w:cs="Times New Roman"/>
          <w:szCs w:val="20"/>
        </w:rPr>
        <w:t>3.SM.1</w:t>
      </w:r>
      <w:r w:rsidR="00B240E7" w:rsidRPr="004369BC">
        <w:rPr>
          <w:rFonts w:cs="Times New Roman"/>
          <w:szCs w:val="20"/>
        </w:rPr>
        <w:t>).</w:t>
      </w:r>
    </w:p>
    <w:bookmarkEnd w:id="592"/>
    <w:p w14:paraId="7FCC76F4" w14:textId="1510C6C7" w:rsidR="00344ACD" w:rsidRPr="00E457C1" w:rsidRDefault="00344ACD" w:rsidP="00F30F4C">
      <w:pPr>
        <w:pStyle w:val="AR6BodyText"/>
        <w:rPr>
          <w:lang w:val="en-US"/>
        </w:rPr>
      </w:pPr>
    </w:p>
    <w:p w14:paraId="31DDC6F5" w14:textId="43FBE68B" w:rsidR="009F594A" w:rsidRPr="00E457C1" w:rsidRDefault="009F594A" w:rsidP="009F594A">
      <w:pPr>
        <w:pStyle w:val="AR6BodyText"/>
        <w:rPr>
          <w:b/>
          <w:noProof/>
          <w:lang w:val="en-US"/>
        </w:rPr>
      </w:pPr>
      <w:r w:rsidRPr="00E457C1">
        <w:rPr>
          <w:b/>
          <w:noProof/>
          <w:lang w:val="en-US"/>
        </w:rPr>
        <w:t>[END FIGURE 3.</w:t>
      </w:r>
      <w:r w:rsidR="006334A5" w:rsidRPr="00E457C1">
        <w:rPr>
          <w:b/>
          <w:noProof/>
          <w:lang w:val="en-US"/>
        </w:rPr>
        <w:t>8</w:t>
      </w:r>
      <w:r w:rsidRPr="00E457C1">
        <w:rPr>
          <w:b/>
          <w:noProof/>
          <w:lang w:val="en-US"/>
        </w:rPr>
        <w:t xml:space="preserve"> HERE]</w:t>
      </w:r>
    </w:p>
    <w:p w14:paraId="24267F12" w14:textId="04A978B9" w:rsidR="009F594A" w:rsidRPr="00E457C1" w:rsidRDefault="009F594A" w:rsidP="009F594A">
      <w:pPr>
        <w:pStyle w:val="AR6BodyText"/>
        <w:rPr>
          <w:noProof/>
          <w:lang w:val="en-US"/>
        </w:rPr>
      </w:pPr>
    </w:p>
    <w:p w14:paraId="7488F5C6" w14:textId="77777777" w:rsidR="00F30F4C" w:rsidRPr="00E457C1" w:rsidRDefault="00F30F4C" w:rsidP="009F594A">
      <w:pPr>
        <w:pStyle w:val="AR6BodyText"/>
        <w:rPr>
          <w:noProof/>
          <w:lang w:val="en-US"/>
        </w:rPr>
      </w:pPr>
    </w:p>
    <w:p w14:paraId="73E595C0" w14:textId="6B5E8693" w:rsidR="009F594A" w:rsidRPr="00E457C1" w:rsidRDefault="009F594A" w:rsidP="009F594A">
      <w:pPr>
        <w:pStyle w:val="AR6BodyText"/>
        <w:rPr>
          <w:noProof/>
          <w:lang w:val="en-US"/>
        </w:rPr>
      </w:pPr>
      <w:r w:rsidRPr="00E457C1">
        <w:rPr>
          <w:noProof/>
          <w:lang w:val="en-US"/>
        </w:rPr>
        <w:t xml:space="preserve">The AR5 found </w:t>
      </w:r>
      <w:r w:rsidRPr="00E457C1">
        <w:rPr>
          <w:i/>
          <w:noProof/>
          <w:lang w:val="en-US"/>
        </w:rPr>
        <w:t>high confidence</w:t>
      </w:r>
      <w:r w:rsidRPr="00E457C1">
        <w:rPr>
          <w:noProof/>
          <w:lang w:val="en-US"/>
        </w:rPr>
        <w:t xml:space="preserve"> for a major role for anthropogenic forcing in driving warming over each of the inhabited continents, except for Africa where they found only </w:t>
      </w:r>
      <w:r w:rsidRPr="00E457C1">
        <w:rPr>
          <w:i/>
          <w:noProof/>
          <w:lang w:val="en-US"/>
        </w:rPr>
        <w:t>medium confidence</w:t>
      </w:r>
      <w:r w:rsidRPr="00E457C1">
        <w:rPr>
          <w:noProof/>
          <w:lang w:val="en-US"/>
        </w:rPr>
        <w:t xml:space="preserve"> because of limited data availability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Pr>
          <w:noProof/>
          <w:lang w:val="en-US"/>
        </w:rPr>
        <w:t xml:space="preserve">. At the hemispheric scale, </w:t>
      </w:r>
      <w:r>
        <w:rPr>
          <w:noProof/>
          <w:lang w:val="en-US"/>
        </w:rPr>
        <w:fldChar w:fldCharType="begin" w:fldLock="1"/>
      </w:r>
      <w:r w:rsidR="00E719C0">
        <w:rPr>
          <w:noProof/>
          <w:lang w:val="en-US"/>
        </w:rPr>
        <w:instrText>ADDIN CSL_CITATION { "citationItems" : [ { "id" : "ITEM-1", "itemData" : { "DOI" : "10.1175/JCLI-D-19-0102.1", "ISSN" : "08948755", "abstract" : "The sea surface temperature (SST) contrast between the Northern Hemisphere (NH) and Southern Hemisphere (SH) influences the location of the intertropical convergence zone (ITCZ) and the intensity of the monsoon systems. This study examines the contributions of external forcing and unforced internal variability to the interhemispheric SST contrast in HadSST3 and ERSSTv5 observations, and 10 models from phase 5 of the Coupled Model Intercomparison Project (CMIP5) from 1881 to 2012. Using multimodel mean fingerprints, a significant influence of anthropogenic, but not natural, forcing is detected in the interhemispheric SST contrast, with the observed response larger than that of the model mean in ERSSTv5. The forced response consists of asymmetric NH\u2013SH SST cooling from the mid-twentieth century to around 1980, followed by opposite NH\u2013SH SST warming. The remaining best-estimate residual or unforced component is marked by NH\u2013SH SST maxima in the 1930s and mid-1960s, and a rapid NH\u2013SH SST decrease around 1970. Examination of decadal shifts in the observed interhemispheric SST contrast highlights the shift around 1970 as the most prominent from 1881 to 2012. Both NH and SH SST variability contributed to the shift, which appears not to be attributable to external forcings. Most models examined fail to capture such large-magnitude shifts in their control simulations, although some models with high interhemispheric SST variability are able to produce them. Large-magnitude shifts produced by the control simulations feature disparate spatial SST patterns, some of which are consistent with changes typically associated with the Atlantic meridional overturning circulation (AMOC).", "author" : [ { "dropping-particle" : "", "family" : "Friedman", "given" : "Andrew R.",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"Lee", "given" : "Shih Yu", "non-dropping-particle" : "", "parse-names" : false, "suffix" : "" }, { "dropping-particle" : "", "family" : "Kong", "given" : "Wenwen", "non-dropping-particle" : "", "parse-names" : false, "suffix" : "" }, { "dropping-particle" : "", "family" : "Cheng", "given" : "Wei", "non-dropping-particle" : "", "parse-names" : false, "suffix" : "" }, { "dropping-particle" : "", "family" : "Chiang", "given" : "John C.H.", "non-dropping-particle" : "", "parse-names" : false, "suffix" : "" } ], "container-title" : "Journal of Climate", "id" : "ITEM-1", "issue" : "9", "issued" : { "date-parts" : [ [ "2020" ] ] }, "title" : "Forced and unforced decadal behavior of the interhemispheric SST contrast during the instrumental period (1881\u20132012): Contextualizing the late 1960s\u2013early 1970s shift", "translator" : [ { "dropping-particle" : "", "family" : "J6754", "given" : "", "non-dropping-particle" : "", "parse-names" : false, "suffix" : "" } ], "type" : "article-journal", "volume" : "33" }, "uris" : [ "http://www.mendeley.com/documents/?uuid=89c5c484-7ef9-4408-bbad-adc9bd7565cf" ] } ], "mendeley" : { "formattedCitation" : "(Friedman et al., 2020)", "manualFormatting" : "Friedman et al. (2020)", "plainTextFormattedCitation" : "(Friedman et al., 2020)", "previouslyFormattedCitation" : "(Friedman et al., 2020)" }, "properties" : { "noteIndex" : 0 }, "schema" : "https://github.com/citation-style-language/schema/raw/master/csl-citation.json" }</w:instrText>
      </w:r>
      <w:r>
        <w:rPr>
          <w:noProof/>
          <w:lang w:val="en-US"/>
        </w:rPr>
        <w:fldChar w:fldCharType="separate"/>
      </w:r>
      <w:r w:rsidR="00393F8C">
        <w:rPr>
          <w:noProof/>
          <w:lang w:val="en-US"/>
        </w:rPr>
        <w:t>Friedman et al. (2020)</w:t>
      </w:r>
      <w:r>
        <w:rPr>
          <w:noProof/>
          <w:lang w:val="en-US"/>
        </w:rPr>
        <w:fldChar w:fldCharType="end"/>
      </w:r>
      <w:r>
        <w:rPr>
          <w:noProof/>
          <w:lang w:val="en-US"/>
        </w:rPr>
        <w:t xml:space="preserve"> and </w:t>
      </w:r>
      <w:r w:rsidR="003450EB">
        <w:rPr>
          <w:noProof/>
          <w:lang w:val="en-US"/>
        </w:rPr>
        <w:fldChar w:fldCharType="begin" w:fldLock="1"/>
      </w:r>
      <w:r w:rsidR="00E719C0">
        <w:rPr>
          <w:noProof/>
          <w:lang w:val="en-US"/>
        </w:rPr>
        <w:instrText>ADDIN CSL_CITATION { "citationItems" : [ { "id" : "ITEM-1", "itemData" : { "DOI" : "10.1038/s41558-020-0821-1", "ISSN" : "17586798", "abstract" : "Despite the pervasive impact of drought on human and natural systems, the large-scale mechanisms conducive to regional drying remain poorly understood. Here we use a multivariate approach1,2 to identify two distinct externally forced fingerprints from multiple ensembles of Earth system model simulations. The leading fingerprint, FM1(x), is characterized by global warming, intensified wet\u2013dry patterns3 and progressive large-scale continental aridification, largely driven by multidecadal increases in greenhouse gas (GHG) emissions. The second fingerprint, FM2(x), captures a pronounced interhemispheric temperature contrast4,5, associated meridional shifts in the intertropical convergence zone6\u20139 and correlated anomalies in precipitation and aridity over California10, the Sahel11,12 and India. FM2(x) exhibits nonlinear temporal behaviour: the intertropical convergence zone moves southwards before 1975 in response to increases in hemispherically asymmetric sulfate aerosol emissions, and it shifts northwards after 1975 due to reduced sulfur dioxide emissions and the GHG-induced warming of Northern Hemisphere landmasses. Both fingerprints are statistically identifiable in observations of joint changes in temperature, rainfall and aridity during 1950\u20132014. We show that the reliable simulation of these changes requires combined forcing by GHGs, direct and indirect effects of aerosols, and large volcanic eruptions. Our results suggest that GHG-induced aridification may be modulated regionally by future reductions in sulfate aerosol emissions.", "author" : [ { "dropping-particle" : "", "family" : "Bonfils", "given" : "C\u00e9line J.W.", "non-dropping-particle" : "", "parse-names" : false, "suffix" : "" }, { "dropping-particle" : "", "family" : "Santer", "given" : "Benjamin D.", "non-dropping-particle" : "", "parse-names" : false, "suffix" : "" }, { "dropping-particle" : "", "family" : "Fyfe", "given" : "John C.", "non-dropping-particle" : "", "parse-names" : false, "suffix" : "" }, { "dropping-particle" : "", "family" : "Marvel", "given" : "Kate", "non-dropping-particle" : "", "parse-names" : false, "suffix" : "" }, { "dropping-particle" : "", "family" : "Phillips", "given" : "Thomas J.", "non-dropping-particle" : "", "parse-names" : false, "suffix" : "" }, { "dropping-particle" : "", "family" : "Zimmerman", "given" : "Susan R.H.", "non-dropping-particle" : "", "parse-names" : false, "suffix" : "" } ], "container-title" : "Nature Climate Change", "id" : "ITEM-1", "issue" : "8", "issued" : { "date-parts" : [ [ "2020" ] ] }, "page" : "726-731", "title" : "Human influence on joint changes in temperature, rainfall and continental aridity", "translator" : [ { "dropping-particle" : "", "family" : "J6438", "given" : "", "non-dropping-particle" : "", "parse-names" : false, "suffix" : "" } ], "type" : "article-journal", "volume" : "10" }, "uris" : [ "http://www.mendeley.com/documents/?uuid=c8ee8f4b-50c6-405f-b544-d8b3ee11eb8d" ] } ], "mendeley" : { "formattedCitation" : "(Bonfils et al., 2020)", "manualFormatting" : "Bonfils et al. (2020)", "plainTextFormattedCitation" : "(Bonfils et al., 2020)", "previouslyFormattedCitation" : "(Bonfils et al., 2020)" }, "properties" : { "noteIndex" : 0 }, "schema" : "https://github.com/citation-style-language/schema/raw/master/csl-citation.json" }</w:instrText>
      </w:r>
      <w:r w:rsidR="003450EB">
        <w:rPr>
          <w:noProof/>
          <w:lang w:val="en-US"/>
        </w:rPr>
        <w:fldChar w:fldCharType="separate"/>
      </w:r>
      <w:r w:rsidR="00393F8C">
        <w:rPr>
          <w:noProof/>
          <w:lang w:val="en-US"/>
        </w:rPr>
        <w:t>Bonfils et al. (2020)</w:t>
      </w:r>
      <w:r w:rsidR="003450EB">
        <w:rPr>
          <w:noProof/>
          <w:lang w:val="en-US"/>
        </w:rPr>
        <w:fldChar w:fldCharType="end"/>
      </w:r>
      <w:r>
        <w:rPr>
          <w:noProof/>
          <w:lang w:val="en-US"/>
        </w:rPr>
        <w:t xml:space="preserve"> detected an anthropogenically forced response of inter-hemispheric contrast in surface temperature change, which has a complex time evolution but showing the </w:t>
      </w:r>
      <w:r w:rsidR="00CA0ABE">
        <w:rPr>
          <w:noProof/>
          <w:lang w:val="en-US"/>
        </w:rPr>
        <w:t>N</w:t>
      </w:r>
      <w:ins w:id="593" w:author="Sara M Tuson" w:date="2021-06-25T14:46:00Z">
        <w:r w:rsidR="004C1BFE">
          <w:rPr>
            <w:noProof/>
            <w:lang w:val="en-US"/>
          </w:rPr>
          <w:t xml:space="preserve">orthern </w:t>
        </w:r>
      </w:ins>
      <w:r w:rsidR="00CA0ABE">
        <w:rPr>
          <w:noProof/>
          <w:lang w:val="en-US"/>
        </w:rPr>
        <w:t>H</w:t>
      </w:r>
      <w:ins w:id="594" w:author="Sara M Tuson" w:date="2021-06-25T14:46:00Z">
        <w:r w:rsidR="004C1BFE">
          <w:rPr>
            <w:noProof/>
            <w:lang w:val="en-US"/>
          </w:rPr>
          <w:t>emisphere</w:t>
        </w:r>
      </w:ins>
      <w:r>
        <w:rPr>
          <w:noProof/>
          <w:lang w:val="en-US"/>
        </w:rPr>
        <w:t xml:space="preserve"> cooling more than the </w:t>
      </w:r>
      <w:r w:rsidR="00CA0ABE">
        <w:rPr>
          <w:noProof/>
          <w:lang w:val="en-US"/>
        </w:rPr>
        <w:t>S</w:t>
      </w:r>
      <w:ins w:id="595" w:author="Sara M Tuson" w:date="2021-06-25T14:46:00Z">
        <w:r w:rsidR="004C1BFE">
          <w:rPr>
            <w:noProof/>
            <w:lang w:val="en-US"/>
          </w:rPr>
          <w:t xml:space="preserve">outhern </w:t>
        </w:r>
      </w:ins>
      <w:r w:rsidR="00CA0ABE">
        <w:rPr>
          <w:noProof/>
          <w:lang w:val="en-US"/>
        </w:rPr>
        <w:t>H</w:t>
      </w:r>
      <w:ins w:id="596" w:author="Sara M Tuson" w:date="2021-06-25T14:46:00Z">
        <w:r w:rsidR="004C1BFE">
          <w:rPr>
            <w:noProof/>
            <w:lang w:val="en-US"/>
          </w:rPr>
          <w:t>emisphere</w:t>
        </w:r>
      </w:ins>
      <w:r>
        <w:rPr>
          <w:noProof/>
          <w:lang w:val="en-US"/>
        </w:rPr>
        <w:t xml:space="preserve"> until </w:t>
      </w:r>
      <w:r w:rsidR="00255C4C">
        <w:rPr>
          <w:noProof/>
          <w:lang w:val="en-US"/>
        </w:rPr>
        <w:t>around 1975</w:t>
      </w:r>
      <w:r>
        <w:rPr>
          <w:noProof/>
          <w:lang w:val="en-US"/>
        </w:rPr>
        <w:t xml:space="preserve"> but then warming after that. </w:t>
      </w:r>
      <w:r w:rsidR="003450EB">
        <w:rPr>
          <w:noProof/>
          <w:lang w:val="en-US"/>
        </w:rPr>
        <w:fldChar w:fldCharType="begin" w:fldLock="1"/>
      </w:r>
      <w:r w:rsidR="00E719C0">
        <w:rPr>
          <w:noProof/>
          <w:lang w:val="en-US"/>
        </w:rPr>
        <w:instrText>ADDIN CSL_CITATION { "citationItems" : [ { "id" : "ITEM-1", "itemData" : { "DOI" : "10.1038/s41558-020-0821-1", "ISSN" : "17586798", "abstract" : "Despite the pervasive impact of drought on human and natural systems, the large-scale mechanisms conducive to regional drying remain poorly understood. Here we use a multivariate approach1,2 to identify two distinct externally forced fingerprints from multiple ensembles of Earth system model simulations. The leading fingerprint, FM1(x), is characterized by global warming, intensified wet\u2013dry patterns3 and progressive large-scale continental aridification, largely driven by multidecadal increases in greenhouse gas (GHG) emissions. The second fingerprint, FM2(x), captures a pronounced interhemispheric temperature contrast4,5, associated meridional shifts in the intertropical convergence zone6\u20139 and correlated anomalies in precipitation and aridity over California10, the Sahel11,12 and India. FM2(x) exhibits nonlinear temporal behaviour: the intertropical convergence zone moves southwards before 1975 in response to increases in hemispherically asymmetric sulfate aerosol emissions, and it shifts northwards after 1975 due to reduced sulfur dioxide emissions and the GHG-induced warming of Northern Hemisphere landmasses. Both fingerprints are statistically identifiable in observations of joint changes in temperature, rainfall and aridity during 1950\u20132014. We show that the reliable simulation of these changes requires combined forcing by GHGs, direct and indirect effects of aerosols, and large volcanic eruptions. Our results suggest that GHG-induced aridification may be modulated regionally by future reductions in sulfate aerosol emissions.", "author" : [ { "dropping-particle" : "", "family" : "Bonfils", "given" : "C\u00e9line J.W.", "non-dropping-particle" : "", "parse-names" : false, "suffix" : "" }, { "dropping-particle" : "", "family" : "Santer", "given" : "Benjamin D.", "non-dropping-particle" : "", "parse-names" : false, "suffix" : "" }, { "dropping-particle" : "", "family" : "Fyfe", "given" : "John C.", "non-dropping-particle" : "", "parse-names" : false, "suffix" : "" }, { "dropping-particle" : "", "family" : "Marvel", "given" : "Kate", "non-dropping-particle" : "", "parse-names" : false, "suffix" : "" }, { "dropping-particle" : "", "family" : "Phillips", "given" : "Thomas J.", "non-dropping-particle" : "", "parse-names" : false, "suffix" : "" }, { "dropping-particle" : "", "family" : "Zimmerman", "given" : "Susan R.H.", "non-dropping-particle" : "", "parse-names" : false, "suffix" : "" } ], "container-title" : "Nature Climate Change", "id" : "ITEM-1", "issue" : "8", "issued" : { "date-parts" : [ [ "2020" ] ] }, "page" : "726-731", "title" : "Human influence on joint changes in temperature, rainfall and continental aridity", "translator" : [ { "dropping-particle" : "", "family" : "J6438", "given" : "", "non-dropping-particle" : "", "parse-names" : false, "suffix" : "" } ], "type" : "article-journal", "volume" : "10" }, "uris" : [ "http://www.mendeley.com/documents/?uuid=c8ee8f4b-50c6-405f-b544-d8b3ee11eb8d" ] } ], "mendeley" : { "formattedCitation" : "(Bonfils et al., 2020)", "manualFormatting" : "Bonfils et al. (2020)", "plainTextFormattedCitation" : "(Bonfils et al., 2020)", "previouslyFormattedCitation" : "(Bonfils et al., 2020)" }, "properties" : { "noteIndex" : 0 }, "schema" : "https://github.com/citation-style-language/schema/raw/master/csl-citation.json" }</w:instrText>
      </w:r>
      <w:r w:rsidR="003450EB">
        <w:rPr>
          <w:noProof/>
          <w:lang w:val="en-US"/>
        </w:rPr>
        <w:fldChar w:fldCharType="separate"/>
      </w:r>
      <w:r w:rsidR="00393F8C">
        <w:rPr>
          <w:noProof/>
          <w:lang w:val="en-US"/>
        </w:rPr>
        <w:t>Bonfils et al. (2020)</w:t>
      </w:r>
      <w:r w:rsidR="003450EB">
        <w:rPr>
          <w:noProof/>
          <w:lang w:val="en-US"/>
        </w:rPr>
        <w:fldChar w:fldCharType="end"/>
      </w:r>
      <w:r>
        <w:rPr>
          <w:noProof/>
          <w:lang w:val="en-US"/>
        </w:rPr>
        <w:t xml:space="preserve"> attribute the </w:t>
      </w:r>
      <w:ins w:id="597" w:author="Sara M Tuson" w:date="2021-06-25T14:46:00Z">
        <w:r w:rsidR="004C1BFE">
          <w:rPr>
            <w:noProof/>
            <w:lang w:val="en-US"/>
          </w:rPr>
          <w:t>Northern Hemisphere</w:t>
        </w:r>
      </w:ins>
      <w:del w:id="598" w:author="Sara M Tuson" w:date="2021-06-25T14:46:00Z">
        <w:r w:rsidDel="004C1BFE">
          <w:rPr>
            <w:noProof/>
            <w:lang w:val="en-US"/>
          </w:rPr>
          <w:delText>NH</w:delText>
        </w:r>
      </w:del>
      <w:r>
        <w:rPr>
          <w:noProof/>
          <w:lang w:val="en-US"/>
        </w:rPr>
        <w:t xml:space="preserve"> reversal to a combination of reduced aerosol forcing and greenhouse</w:t>
      </w:r>
      <w:r w:rsidR="00320716">
        <w:rPr>
          <w:noProof/>
          <w:lang w:val="en-US"/>
        </w:rPr>
        <w:t xml:space="preserve"> </w:t>
      </w:r>
      <w:r>
        <w:rPr>
          <w:noProof/>
          <w:lang w:val="en-US"/>
        </w:rPr>
        <w:t xml:space="preserve">gas induced warming of </w:t>
      </w:r>
      <w:ins w:id="599" w:author="Sara M Tuson" w:date="2021-06-25T14:46:00Z">
        <w:r w:rsidR="004C1BFE">
          <w:rPr>
            <w:noProof/>
            <w:lang w:val="en-US"/>
          </w:rPr>
          <w:t>Northern Hemisphere</w:t>
        </w:r>
      </w:ins>
      <w:del w:id="600" w:author="Sara M Tuson" w:date="2021-06-25T14:46:00Z">
        <w:r w:rsidDel="004C1BFE">
          <w:rPr>
            <w:noProof/>
            <w:lang w:val="en-US"/>
          </w:rPr>
          <w:delText>NH</w:delText>
        </w:r>
      </w:del>
      <w:r>
        <w:rPr>
          <w:noProof/>
          <w:lang w:val="en-US"/>
        </w:rPr>
        <w:t xml:space="preserve"> land masses. </w:t>
      </w:r>
      <w:r>
        <w:rPr>
          <w:noProof/>
          <w:lang w:val="en-US"/>
        </w:rPr>
        <w:fldChar w:fldCharType="begin" w:fldLock="1"/>
      </w:r>
      <w:r w:rsidR="00E719C0">
        <w:rPr>
          <w:noProof/>
          <w:lang w:val="en-US"/>
        </w:rPr>
        <w:instrText>ADDIN CSL_CITATION { "citationItems" : [ { "id" : "ITEM-1", "itemData" : { "DOI" : "10.1175/JCLI-D-19-0102.1", "ISSN" : "08948755", "abstract" : "The sea surface temperature (SST) contrast between the Northern Hemisphere (NH) and Southern Hemisphere (SH) influences the location of the intertropical convergence zone (ITCZ) and the intensity of the monsoon systems. This study examines the contributions of external forcing and unforced internal variability to the interhemispheric SST contrast in HadSST3 and ERSSTv5 observations, and 10 models from phase 5 of the Coupled Model Intercomparison Project (CMIP5) from 1881 to 2012. Using multimodel mean fingerprints, a significant influence of anthropogenic, but not natural, forcing is detected in the interhemispheric SST contrast, with the observed response larger than that of the model mean in ERSSTv5. The forced response consists of asymmetric NH\u2013SH SST cooling from the mid-twentieth century to around 1980, followed by opposite NH\u2013SH SST warming. The remaining best-estimate residual or unforced component is marked by NH\u2013SH SST maxima in the 1930s and mid-1960s, and a rapid NH\u2013SH SST decrease around 1970. Examination of decadal shifts in the observed interhemispheric SST contrast highlights the shift around 1970 as the most prominent from 1881 to 2012. Both NH and SH SST variability contributed to the shift, which appears not to be attributable to external forcings. Most models examined fail to capture such large-magnitude shifts in their control simulations, although some models with high interhemispheric SST variability are able to produce them. Large-magnitude shifts produced by the control simulations feature disparate spatial SST patterns, some of which are consistent with changes typically associated with the Atlantic meridional overturning circulation (AMOC).", "author" : [ { "dropping-particle" : "", "family" : "Friedman", "given" : "Andrew R.",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"Lee", "given" : "Shih Yu", "non-dropping-particle" : "", "parse-names" : false, "suffix" : "" }, { "dropping-particle" : "", "family" : "Kong", "given" : "Wenwen", "non-dropping-particle" : "", "parse-names" : false, "suffix" : "" }, { "dropping-particle" : "", "family" : "Cheng", "given" : "Wei", "non-dropping-particle" : "", "parse-names" : false, "suffix" : "" }, { "dropping-particle" : "", "family" : "Chiang", "given" : "John C.H.", "non-dropping-particle" : "", "parse-names" : false, "suffix" : "" } ], "container-title" : "Journal of Climate", "id" : "ITEM-1", "issue" : "9", "issued" : { "date-parts" : [ [ "2020" ] ] }, "title" : "Forced and unforced decadal behavior of the interhemispheric SST contrast during the instrumental period (1881\u20132012): Contextualizing the late 1960s\u2013early 1970s shift", "translator" : [ { "dropping-particle" : "", "family" : "J6754", "given" : "", "non-dropping-particle" : "", "parse-names" : false, "suffix" : "" } ], "type" : "article-journal", "volume" : "33" }, "uris" : [ "http://www.mendeley.com/documents/?uuid=89c5c484-7ef9-4408-bbad-adc9bd7565cf" ] } ], "mendeley" : { "formattedCitation" : "(Friedman et al., 2020)", "manualFormatting" : "Friedman et al. (2020)", "plainTextFormattedCitation" : "(Friedman et al., 2020)", "previouslyFormattedCitation" : "(Friedman et al., 2020)" }, "properties" : { "noteIndex" : 0 }, "schema" : "https://github.com/citation-style-language/schema/raw/master/csl-citation.json" }</w:instrText>
      </w:r>
      <w:r>
        <w:rPr>
          <w:noProof/>
          <w:lang w:val="en-US"/>
        </w:rPr>
        <w:fldChar w:fldCharType="separate"/>
      </w:r>
      <w:r w:rsidR="00393F8C">
        <w:rPr>
          <w:noProof/>
          <w:lang w:val="en-US"/>
        </w:rPr>
        <w:t>Friedman et al. (2020)</w:t>
      </w:r>
      <w:r>
        <w:rPr>
          <w:noProof/>
          <w:lang w:val="en-US"/>
        </w:rPr>
        <w:fldChar w:fldCharType="end"/>
      </w:r>
      <w:r>
        <w:rPr>
          <w:noProof/>
          <w:lang w:val="en-US"/>
        </w:rPr>
        <w:t xml:space="preserve"> found that </w:t>
      </w:r>
      <w:r w:rsidRPr="00E457C1">
        <w:rPr>
          <w:noProof/>
          <w:lang w:val="en-US"/>
        </w:rPr>
        <w:t>CMIP5 models simulate the correct sign of the inter-hemispheric contrast when forced with all forcings but underestimate its magnitude.</w:t>
      </w:r>
      <w:r w:rsidR="006334A5" w:rsidRPr="00E457C1">
        <w:rPr>
          <w:noProof/>
          <w:lang w:val="en-US"/>
        </w:rPr>
        <w:t xml:space="preserve"> Figure 3.9</w:t>
      </w:r>
      <w:r w:rsidRPr="00E457C1">
        <w:rPr>
          <w:noProof/>
          <w:lang w:val="en-US"/>
        </w:rPr>
        <w:t xml:space="preserve"> shows global surface temperature change in CMIP6 all-forcing and natural-only simulations globally, </w:t>
      </w:r>
      <w:r w:rsidR="00255C4C" w:rsidRPr="00E457C1">
        <w:rPr>
          <w:noProof/>
          <w:lang w:val="en-US"/>
        </w:rPr>
        <w:t xml:space="preserve">averaged over </w:t>
      </w:r>
      <w:r w:rsidRPr="00E457C1">
        <w:rPr>
          <w:noProof/>
          <w:lang w:val="en-US"/>
        </w:rPr>
        <w:t>con</w:t>
      </w:r>
      <w:r w:rsidR="00255C4C" w:rsidRPr="00E457C1">
        <w:rPr>
          <w:noProof/>
          <w:lang w:val="en-US"/>
        </w:rPr>
        <w:t>tinent</w:t>
      </w:r>
      <w:r w:rsidRPr="00E457C1">
        <w:rPr>
          <w:noProof/>
          <w:lang w:val="en-US"/>
        </w:rPr>
        <w:t xml:space="preserve">s, and separately over land and ocean surfaces. All-forcing simulations encompass observed temperature changes for all regions, while natural-only simulations fail to do so in recent decades except in Antarctica, based on the annual means shown. As stated above, warming results from a partial offset of greenhouse warming by aerosol cooling. That offset is stronger over land than ocean. Regionally, models show a large range of possible temperature responses to greenhouse gas and aerosol forcing, which complicates single-forcing attribution. A more detailed discussion of regional attribution can be found in Section 10.4. </w:t>
      </w:r>
      <w:r w:rsidR="00E37C69">
        <w:rPr>
          <w:noProof/>
        </w:rPr>
        <w:t xml:space="preserve">Over global land surfaces, </w:t>
      </w:r>
      <w:r w:rsidR="009404F5">
        <w:rPr>
          <w:noProof/>
        </w:rPr>
        <w:fldChar w:fldCharType="begin" w:fldLock="1"/>
      </w:r>
      <w:r w:rsidR="00E719C0">
        <w:rPr>
          <w:noProof/>
        </w:rPr>
        <w:instrText>ADDIN CSL_CITATION { "citationItems" : [ { "id" : "ITEM-1", "itemData" : { "DOI" : "10.1175/JCLI-D-14-00253.1", "ISSN" : "08948755", "abstract" : "Attribution studies conclude that it is extremely likely that most observed global- and continental-scale surface air temperature (SAT) warming since 1950 was caused by anthropogenic forcing, but some difficulties and uncertainties remain in attribution of warming in subcontinental regions and at time scales less than 50 years. This study uses global observations and CMIP5 simulations with various forcings, covering 1979-2005, and control runs to develop confidence intervals, to attribute regional trends of SAT and sea surface temperature (SST) to natural and anthropogenic causes. Observations show warming, significantly different from natural variations at the 95% confidence level, over one-third of all grid boxes, and averaged over 15 of 21 subcontinental regions and 6 of 10 ocean basins. Coupled simulations forced with all forcing factors, or greenhouse gases only, reproduce observed SST and SAT patterns. Uncoupled AMIP-like atmosphere-only (prescribed SST and atmospheric radiative forcing) simulations reproduce observed SAT patterns. All of these simulations produce consistent net downward longwave radiation patterns. Simulations with natural-only forcing simulate weak warming. Anthropogenic forcing effects are clearly detectable at the 5% significance level at global, hemispheric, and tropical scales and in nine ocean basins and 15 of 21 subcontinental land regions. Attribution results indicate that ocean warming during 1979-2005 for the globe and individual basins is well represented in the CMIP5 multimodel ensemble mean historical simulations. While l</w:instrText>
      </w:r>
      <w:r w:rsidR="00E719C0" w:rsidRPr="006814DF">
        <w:rPr>
          <w:noProof/>
          <w:lang w:val="en-GB"/>
        </w:rPr>
        <w:instrText>and warming may occur as an indirect response to oceanic warming, increasing greenhouse gas concentrations tend to be the ultimate source of land warming in most subcontinental regions during 1979-2005.", "author" : [ { "dropping-particle" : "", "family" : "Chan", "given" : "Duo", "non-dropping-particle" : "", "parse-names" : false, "suffix" : "" }, { "dropping-particle" : "", "family" : "Wu", "given" : "Qigang", "non-dropping-particle" : "", "parse-names" : false, "suffix" : "" } ], "container-title" : "Journal of Climate", "id" : "ITEM-1", "issue" : "8", "issued" : { "date-parts" : [ [ "2015" ] ] }, "language" : "English", "page" : "3152-3170", "publisher" : "American Meteorological Society", "publisher-place" : "Boston MA, USA", "title" : "Attributing observed SST trends and subcontinental land warming to anthropogenic forcing during 1979-2005", "translator" : [ { "dropping-particle" : "", "family" : "J6930", "given" : "", "non-dropping-particle" : "", "parse-names" : false, "suffix" : "" } ], "type" : "article-journal", "volume" : "28" }, "uris" : [ "http://www.mendeley.com/documents/?uuid=4658f67c-5ac5-4f0d-b4ba-227a51a1c3d5" ] } ], "mendeley" : { "formattedCitation" : "(Chan and Wu, 2015)", "manualFormatting" : "Chan and Wu (2015)", "plainTextFormattedCitation" : "(Chan and Wu, 2015)", "previouslyFormattedCitation" : "(Chan and Wu, 2015)" }, "properties" : { "noteIndex" : 0 }, "schema" : "https://github.com/citation-style-language/schema/raw/master/csl-citation.json" }</w:instrText>
      </w:r>
      <w:r w:rsidR="009404F5">
        <w:rPr>
          <w:noProof/>
        </w:rPr>
        <w:fldChar w:fldCharType="separate"/>
      </w:r>
      <w:r w:rsidR="00393F8C">
        <w:rPr>
          <w:noProof/>
          <w:lang w:val="en-US"/>
        </w:rPr>
        <w:t>Chan and Wu (2015)</w:t>
      </w:r>
      <w:r w:rsidR="009404F5">
        <w:rPr>
          <w:noProof/>
        </w:rPr>
        <w:fldChar w:fldCharType="end"/>
      </w:r>
      <w:r w:rsidR="001C7241" w:rsidRPr="00E457C1">
        <w:rPr>
          <w:noProof/>
          <w:lang w:val="en-US"/>
        </w:rPr>
        <w:t xml:space="preserve"> </w:t>
      </w:r>
      <w:r w:rsidR="00780465" w:rsidRPr="00E457C1">
        <w:rPr>
          <w:noProof/>
          <w:lang w:val="en-US"/>
        </w:rPr>
        <w:t xml:space="preserve">used CMIP5 simulations to </w:t>
      </w:r>
      <w:r w:rsidR="001C7241" w:rsidRPr="00E457C1">
        <w:rPr>
          <w:noProof/>
          <w:lang w:val="en-US"/>
        </w:rPr>
        <w:t>attribute a warming trend of 0.3</w:t>
      </w:r>
      <w:ins w:id="601" w:author="Sara M Tuson" w:date="2021-06-25T08:14:00Z">
        <w:r w:rsidR="002B0758" w:rsidRPr="00E457C1">
          <w:rPr>
            <w:rFonts w:cs="Times New Roman"/>
            <w:noProof/>
            <w:lang w:val="en-US"/>
          </w:rPr>
          <w:t>°</w:t>
        </w:r>
        <w:r w:rsidR="002B0758" w:rsidRPr="00E457C1">
          <w:rPr>
            <w:noProof/>
            <w:lang w:val="en-US"/>
          </w:rPr>
          <w:t>C</w:t>
        </w:r>
      </w:ins>
      <w:r w:rsidR="001C7241" w:rsidRPr="00E457C1">
        <w:rPr>
          <w:noProof/>
          <w:lang w:val="en-US"/>
        </w:rPr>
        <w:t xml:space="preserve"> </w:t>
      </w:r>
      <w:commentRangeStart w:id="602"/>
      <w:commentRangeStart w:id="603"/>
      <w:r w:rsidR="001C7241" w:rsidRPr="00E457C1">
        <w:rPr>
          <w:noProof/>
          <w:lang w:val="en-US"/>
        </w:rPr>
        <w:t>(</w:t>
      </w:r>
      <w:commentRangeEnd w:id="602"/>
      <w:r w:rsidR="00E0281D">
        <w:rPr>
          <w:rStyle w:val="CommentReference"/>
          <w:lang w:val="en-GB"/>
        </w:rPr>
        <w:commentReference w:id="602"/>
      </w:r>
      <w:commentRangeEnd w:id="603"/>
      <w:r w:rsidR="00F01621">
        <w:rPr>
          <w:rStyle w:val="CommentReference"/>
          <w:lang w:val="en-GB"/>
        </w:rPr>
        <w:commentReference w:id="603"/>
      </w:r>
      <w:r w:rsidR="001C7241" w:rsidRPr="00E457C1">
        <w:rPr>
          <w:noProof/>
          <w:lang w:val="en-US"/>
        </w:rPr>
        <w:t>2.5</w:t>
      </w:r>
      <w:del w:id="604" w:author="Tom Maycock" w:date="2021-09-03T15:07:00Z">
        <w:r w:rsidR="001C7241" w:rsidRPr="00E457C1" w:rsidDel="00F01621">
          <w:rPr>
            <w:noProof/>
            <w:lang w:val="en-US"/>
          </w:rPr>
          <w:delText>%</w:delText>
        </w:r>
      </w:del>
      <w:r w:rsidR="001C7241" w:rsidRPr="00E457C1">
        <w:rPr>
          <w:noProof/>
          <w:lang w:val="en-US"/>
        </w:rPr>
        <w:t>–97.5% confidence interval: 0.2</w:t>
      </w:r>
      <w:ins w:id="605" w:author="Ian Blenkinsop" w:date="2021-07-13T13:53:00Z">
        <w:r w:rsidR="008F0A8E" w:rsidRPr="00A53A71">
          <w:rPr>
            <w:noProof/>
            <w:lang w:val="en-US"/>
          </w:rPr>
          <w:t>°C</w:t>
        </w:r>
      </w:ins>
      <w:del w:id="606" w:author="Ian Blenkinsop" w:date="2021-07-14T11:45:00Z">
        <w:r w:rsidR="00C90D9A" w:rsidRPr="00E457C1" w:rsidDel="003F3EF5">
          <w:rPr>
            <w:noProof/>
            <w:lang w:val="en-US"/>
          </w:rPr>
          <w:delText>–</w:delText>
        </w:r>
      </w:del>
      <w:ins w:id="607" w:author="Ian Blenkinsop" w:date="2021-07-14T11:45:00Z">
        <w:r w:rsidR="003F3EF5">
          <w:rPr>
            <w:noProof/>
            <w:lang w:val="en-US"/>
          </w:rPr>
          <w:t xml:space="preserve"> to </w:t>
        </w:r>
      </w:ins>
      <w:r w:rsidR="001C7241" w:rsidRPr="00E457C1">
        <w:rPr>
          <w:noProof/>
          <w:lang w:val="en-US"/>
        </w:rPr>
        <w:t>0.36</w:t>
      </w:r>
      <w:ins w:id="608" w:author="Ian Blenkinsop" w:date="2021-07-13T13:54:00Z">
        <w:r w:rsidR="008F0A8E" w:rsidRPr="00A53A71">
          <w:rPr>
            <w:noProof/>
            <w:lang w:val="en-US"/>
          </w:rPr>
          <w:t>°C</w:t>
        </w:r>
      </w:ins>
      <w:r w:rsidR="001C7241" w:rsidRPr="00E457C1">
        <w:rPr>
          <w:noProof/>
          <w:lang w:val="en-US"/>
        </w:rPr>
        <w:t xml:space="preserve">) </w:t>
      </w:r>
      <w:del w:id="609" w:author="Sara M Tuson" w:date="2021-06-25T08:14:00Z">
        <w:r w:rsidR="001C7241" w:rsidRPr="00E457C1" w:rsidDel="002B0758">
          <w:rPr>
            <w:rFonts w:cs="Times New Roman"/>
            <w:noProof/>
            <w:lang w:val="en-US"/>
          </w:rPr>
          <w:delText>°</w:delText>
        </w:r>
        <w:r w:rsidR="001C7241" w:rsidRPr="00E457C1" w:rsidDel="002B0758">
          <w:rPr>
            <w:noProof/>
            <w:lang w:val="en-US"/>
          </w:rPr>
          <w:delText xml:space="preserve">C </w:delText>
        </w:r>
      </w:del>
      <w:r w:rsidR="001C7241" w:rsidRPr="00E457C1">
        <w:rPr>
          <w:noProof/>
          <w:lang w:val="en-US"/>
        </w:rPr>
        <w:t>per decade to anthropogenic forcing, with natural forcing only contributing 0.05</w:t>
      </w:r>
      <w:ins w:id="610" w:author="Sara M Tuson" w:date="2021-06-25T08:14:00Z">
        <w:r w:rsidR="002B0758" w:rsidRPr="00E457C1">
          <w:rPr>
            <w:rFonts w:cs="Times New Roman"/>
            <w:noProof/>
            <w:lang w:val="en-US"/>
          </w:rPr>
          <w:t>°</w:t>
        </w:r>
        <w:r w:rsidR="002B0758" w:rsidRPr="00E457C1">
          <w:rPr>
            <w:noProof/>
            <w:lang w:val="en-US"/>
          </w:rPr>
          <w:t>C</w:t>
        </w:r>
      </w:ins>
      <w:r w:rsidR="001C7241" w:rsidRPr="00E457C1">
        <w:rPr>
          <w:noProof/>
          <w:lang w:val="en-US"/>
        </w:rPr>
        <w:t xml:space="preserve"> </w:t>
      </w:r>
      <w:commentRangeStart w:id="611"/>
      <w:commentRangeStart w:id="612"/>
      <w:r w:rsidR="001C7241" w:rsidRPr="00E457C1">
        <w:rPr>
          <w:noProof/>
          <w:lang w:val="en-US"/>
        </w:rPr>
        <w:t>(</w:t>
      </w:r>
      <w:commentRangeEnd w:id="611"/>
      <w:r w:rsidR="008F0A8E">
        <w:rPr>
          <w:rStyle w:val="CommentReference"/>
          <w:lang w:val="en-GB"/>
        </w:rPr>
        <w:commentReference w:id="611"/>
      </w:r>
      <w:commentRangeEnd w:id="612"/>
      <w:r w:rsidR="00F01621">
        <w:rPr>
          <w:rStyle w:val="CommentReference"/>
          <w:lang w:val="en-GB"/>
        </w:rPr>
        <w:commentReference w:id="612"/>
      </w:r>
      <w:r w:rsidR="001C7241" w:rsidRPr="00E457C1">
        <w:rPr>
          <w:noProof/>
          <w:lang w:val="en-US"/>
        </w:rPr>
        <w:t>0.02</w:t>
      </w:r>
      <w:ins w:id="613" w:author="Ian Blenkinsop" w:date="2021-07-13T13:54:00Z">
        <w:r w:rsidR="008F0A8E" w:rsidRPr="00A53A71">
          <w:rPr>
            <w:noProof/>
            <w:lang w:val="en-US"/>
          </w:rPr>
          <w:t>°C</w:t>
        </w:r>
      </w:ins>
      <w:del w:id="614" w:author="Ian Blenkinsop" w:date="2021-07-14T11:45:00Z">
        <w:r w:rsidR="00C90D9A" w:rsidRPr="00E457C1" w:rsidDel="003F3EF5">
          <w:rPr>
            <w:noProof/>
            <w:lang w:val="en-US"/>
          </w:rPr>
          <w:delText>–</w:delText>
        </w:r>
      </w:del>
      <w:ins w:id="615" w:author="Ian Blenkinsop" w:date="2021-07-14T11:45:00Z">
        <w:r w:rsidR="003F3EF5">
          <w:rPr>
            <w:noProof/>
            <w:lang w:val="en-US"/>
          </w:rPr>
          <w:t xml:space="preserve"> to </w:t>
        </w:r>
      </w:ins>
      <w:r w:rsidR="001C7241" w:rsidRPr="00E457C1">
        <w:rPr>
          <w:noProof/>
          <w:lang w:val="en-US"/>
        </w:rPr>
        <w:t>0.06</w:t>
      </w:r>
      <w:ins w:id="616" w:author="Ian Blenkinsop" w:date="2021-07-13T13:54:00Z">
        <w:r w:rsidR="008F0A8E" w:rsidRPr="00A53A71">
          <w:rPr>
            <w:noProof/>
            <w:lang w:val="en-US"/>
          </w:rPr>
          <w:t>°C</w:t>
        </w:r>
      </w:ins>
      <w:r w:rsidR="001C7241" w:rsidRPr="00E457C1">
        <w:rPr>
          <w:noProof/>
          <w:lang w:val="en-US"/>
        </w:rPr>
        <w:t>)</w:t>
      </w:r>
      <w:del w:id="617" w:author="Sara M Tuson" w:date="2021-06-25T08:15:00Z">
        <w:r w:rsidR="001C7241" w:rsidRPr="00E457C1" w:rsidDel="002B0758">
          <w:rPr>
            <w:noProof/>
            <w:lang w:val="en-US"/>
          </w:rPr>
          <w:delText xml:space="preserve"> </w:delText>
        </w:r>
        <w:r w:rsidR="001C7241" w:rsidRPr="00E457C1" w:rsidDel="002B0758">
          <w:rPr>
            <w:rFonts w:cs="Times New Roman"/>
            <w:noProof/>
            <w:lang w:val="en-US"/>
          </w:rPr>
          <w:delText>°</w:delText>
        </w:r>
        <w:r w:rsidR="001C7241" w:rsidRPr="00E457C1" w:rsidDel="002B0758">
          <w:rPr>
            <w:noProof/>
            <w:lang w:val="en-US"/>
          </w:rPr>
          <w:delText>C</w:delText>
        </w:r>
      </w:del>
      <w:r w:rsidR="001C7241" w:rsidRPr="00E457C1">
        <w:rPr>
          <w:noProof/>
          <w:lang w:val="en-US"/>
        </w:rPr>
        <w:t xml:space="preserve"> per decade. </w:t>
      </w:r>
      <w:r w:rsidR="001D5BBC" w:rsidRPr="00E457C1">
        <w:rPr>
          <w:noProof/>
          <w:lang w:val="en-US"/>
        </w:rPr>
        <w:t xml:space="preserve">Accounting for </w:t>
      </w:r>
      <w:r w:rsidR="00CA0ABE" w:rsidRPr="00E457C1">
        <w:rPr>
          <w:noProof/>
          <w:lang w:val="en-US"/>
        </w:rPr>
        <w:t xml:space="preserve">unsampled </w:t>
      </w:r>
      <w:r w:rsidR="00831E66" w:rsidRPr="00E457C1">
        <w:rPr>
          <w:noProof/>
          <w:lang w:val="en-US"/>
        </w:rPr>
        <w:t xml:space="preserve">sources of uncertainty </w:t>
      </w:r>
      <w:r w:rsidR="00CA0ABE" w:rsidRPr="00E457C1">
        <w:rPr>
          <w:noProof/>
          <w:lang w:val="en-US"/>
        </w:rPr>
        <w:t>and</w:t>
      </w:r>
      <w:r w:rsidR="00831E66" w:rsidRPr="00E457C1">
        <w:rPr>
          <w:noProof/>
          <w:lang w:val="en-US"/>
        </w:rPr>
        <w:t xml:space="preserve"> the availability of only a single study</w:t>
      </w:r>
      <w:r w:rsidR="001D5BBC" w:rsidRPr="00E457C1">
        <w:rPr>
          <w:noProof/>
          <w:lang w:val="en-US"/>
        </w:rPr>
        <w:t>, t</w:t>
      </w:r>
      <w:r w:rsidR="006C6CDA" w:rsidRPr="00E457C1">
        <w:rPr>
          <w:noProof/>
          <w:lang w:val="en-US"/>
        </w:rPr>
        <w:t>h</w:t>
      </w:r>
      <w:r w:rsidR="001D5BBC" w:rsidRPr="00E457C1">
        <w:rPr>
          <w:noProof/>
          <w:lang w:val="en-US"/>
        </w:rPr>
        <w:t>eir</w:t>
      </w:r>
      <w:r w:rsidR="006C6CDA" w:rsidRPr="00E457C1">
        <w:rPr>
          <w:noProof/>
          <w:lang w:val="en-US"/>
        </w:rPr>
        <w:t xml:space="preserve"> result</w:t>
      </w:r>
      <w:r w:rsidR="00780465" w:rsidRPr="00E457C1">
        <w:rPr>
          <w:noProof/>
          <w:lang w:val="en-US"/>
        </w:rPr>
        <w:t xml:space="preserve"> </w:t>
      </w:r>
      <w:r w:rsidR="001D5BBC" w:rsidRPr="00E457C1">
        <w:rPr>
          <w:noProof/>
          <w:lang w:val="en-US"/>
        </w:rPr>
        <w:t>suggest</w:t>
      </w:r>
      <w:r w:rsidR="00831E66" w:rsidRPr="00E457C1">
        <w:rPr>
          <w:noProof/>
          <w:lang w:val="en-US"/>
        </w:rPr>
        <w:t>s</w:t>
      </w:r>
      <w:r w:rsidR="00780465" w:rsidRPr="00E457C1">
        <w:rPr>
          <w:noProof/>
          <w:lang w:val="en-US"/>
        </w:rPr>
        <w:t xml:space="preserve"> that it is </w:t>
      </w:r>
      <w:r w:rsidR="00780465" w:rsidRPr="00E457C1">
        <w:rPr>
          <w:i/>
          <w:iCs/>
          <w:noProof/>
          <w:lang w:val="en-US"/>
        </w:rPr>
        <w:t>very likely</w:t>
      </w:r>
      <w:r w:rsidR="00780465" w:rsidRPr="00E457C1">
        <w:rPr>
          <w:noProof/>
          <w:lang w:val="en-US"/>
        </w:rPr>
        <w:t xml:space="preserve"> that human influence is the main driver of warming over land.</w:t>
      </w:r>
    </w:p>
    <w:p w14:paraId="49AEDA24" w14:textId="77777777" w:rsidR="009F594A" w:rsidRPr="00E457C1" w:rsidRDefault="009F594A" w:rsidP="009F594A">
      <w:pPr>
        <w:pStyle w:val="AR6BodyText"/>
        <w:rPr>
          <w:noProof/>
          <w:lang w:val="en-US"/>
        </w:rPr>
      </w:pPr>
    </w:p>
    <w:p w14:paraId="53F3666D" w14:textId="77777777" w:rsidR="009F594A" w:rsidRPr="00E457C1" w:rsidRDefault="009F594A" w:rsidP="009F594A">
      <w:pPr>
        <w:pStyle w:val="AR6BodyText"/>
        <w:rPr>
          <w:noProof/>
          <w:lang w:val="en-US"/>
        </w:rPr>
      </w:pPr>
    </w:p>
    <w:p w14:paraId="3BAD4B26" w14:textId="171E011F" w:rsidR="009F594A" w:rsidRPr="0004069C" w:rsidRDefault="009F594A" w:rsidP="009F594A">
      <w:pPr>
        <w:pStyle w:val="AR6BodyText"/>
        <w:rPr>
          <w:b/>
          <w:noProof/>
        </w:rPr>
      </w:pPr>
      <w:bookmarkStart w:id="618" w:name="_Hlk57035821"/>
      <w:r w:rsidRPr="0004069C">
        <w:rPr>
          <w:b/>
          <w:noProof/>
        </w:rPr>
        <w:t xml:space="preserve">[START </w:t>
      </w:r>
      <w:r w:rsidRPr="0004069C">
        <w:rPr>
          <w:rStyle w:val="AR6Chap3FigureCar"/>
          <w:b/>
          <w:noProof/>
          <w:sz w:val="22"/>
          <w:lang w:val="en-GB"/>
        </w:rPr>
        <w:t>FIGURE 3.</w:t>
      </w:r>
      <w:r w:rsidR="006334A5">
        <w:rPr>
          <w:rStyle w:val="AR6Chap3FigureCar"/>
          <w:b/>
          <w:noProof/>
          <w:sz w:val="22"/>
          <w:lang w:val="en-GB"/>
        </w:rPr>
        <w:t>9</w:t>
      </w:r>
      <w:r w:rsidRPr="0004069C">
        <w:rPr>
          <w:b/>
          <w:noProof/>
        </w:rPr>
        <w:t xml:space="preserve"> HERE]</w:t>
      </w:r>
    </w:p>
    <w:bookmarkEnd w:id="618"/>
    <w:p w14:paraId="0228CBB2" w14:textId="77777777" w:rsidR="009F594A" w:rsidRDefault="009F594A" w:rsidP="009F594A">
      <w:pPr>
        <w:pStyle w:val="AR6BodyText"/>
      </w:pPr>
    </w:p>
    <w:p w14:paraId="10F76E2A" w14:textId="77777777" w:rsidR="00BE2759" w:rsidRPr="00BE2759" w:rsidRDefault="00BE2759" w:rsidP="00BE2759">
      <w:pPr>
        <w:numPr>
          <w:ilvl w:val="0"/>
          <w:numId w:val="2"/>
        </w:numPr>
        <w:ind w:left="993" w:hanging="993"/>
        <w:rPr>
          <w:sz w:val="20"/>
          <w:lang w:val="en-US"/>
        </w:rPr>
      </w:pPr>
      <w:bookmarkStart w:id="619" w:name="_Hlk57040660"/>
      <w:r w:rsidRPr="00BE2759">
        <w:rPr>
          <w:b/>
          <w:sz w:val="20"/>
          <w:lang w:val="en-US"/>
        </w:rPr>
        <w:t xml:space="preserve">Global, land, ocean and continental annual mean near-surface air temperatures anomalies in CMIP6 models and observations. </w:t>
      </w:r>
      <w:r w:rsidRPr="00BE2759">
        <w:rPr>
          <w:sz w:val="20"/>
          <w:lang w:val="en-US"/>
        </w:rPr>
        <w:t>Time series are shown for CMIP6 historical anthropogenic and natural (brown), natural-only (green), greenhouse gas only (grey) and aerosol only (blue) simulations (multi-model means shown as thick lines, and shaded ranges between the 5</w:t>
      </w:r>
      <w:r w:rsidRPr="00BE2759">
        <w:rPr>
          <w:sz w:val="20"/>
          <w:lang w:val="en-US"/>
          <w:rPrChange w:id="620" w:author="Sara M Tuson" w:date="2021-06-30T11:13:00Z">
            <w:rPr>
              <w:vertAlign w:val="superscript"/>
            </w:rPr>
          </w:rPrChange>
        </w:rPr>
        <w:t>th</w:t>
      </w:r>
      <w:r w:rsidRPr="00BE2759">
        <w:rPr>
          <w:sz w:val="20"/>
          <w:lang w:val="en-US"/>
        </w:rPr>
        <w:t xml:space="preserve"> and 95</w:t>
      </w:r>
      <w:r w:rsidRPr="00BE2759">
        <w:rPr>
          <w:sz w:val="20"/>
          <w:lang w:val="en-US"/>
          <w:rPrChange w:id="621" w:author="Sara M Tuson" w:date="2021-06-30T11:13:00Z">
            <w:rPr>
              <w:vertAlign w:val="superscript"/>
            </w:rPr>
          </w:rPrChange>
        </w:rPr>
        <w:t>th</w:t>
      </w:r>
      <w:r w:rsidRPr="00BE2759">
        <w:rPr>
          <w:sz w:val="20"/>
          <w:lang w:val="en-US"/>
        </w:rPr>
        <w:t xml:space="preserve"> percentiles) and for HadCRUT5 (black). All models have been subsampled using the HadCRUT5 observational data mask. Temperature</w:t>
      </w:r>
      <w:del w:id="622" w:author="Sara M Tuson" w:date="2021-06-30T12:16:00Z">
        <w:r w:rsidRPr="00BE2759" w:rsidDel="001765CA">
          <w:rPr>
            <w:sz w:val="20"/>
            <w:lang w:val="en-US"/>
          </w:rPr>
          <w:delText>s</w:delText>
        </w:r>
      </w:del>
      <w:r w:rsidRPr="00BE2759">
        <w:rPr>
          <w:sz w:val="20"/>
          <w:lang w:val="en-US"/>
        </w:rPr>
        <w:t xml:space="preserve"> anomalies are shown relative to 1950</w:t>
      </w:r>
      <w:del w:id="623" w:author="Sara M Tuson" w:date="2021-06-30T10:31:00Z">
        <w:r w:rsidRPr="00BE2759" w:rsidDel="00E413CC">
          <w:rPr>
            <w:sz w:val="20"/>
            <w:lang w:val="en-US"/>
          </w:rPr>
          <w:delText>-</w:delText>
        </w:r>
      </w:del>
      <w:ins w:id="624" w:author="Sara M Tuson" w:date="2021-06-30T10:31:00Z">
        <w:r w:rsidRPr="00BE2759">
          <w:rPr>
            <w:sz w:val="20"/>
            <w:lang w:val="en-US"/>
          </w:rPr>
          <w:t>–</w:t>
        </w:r>
      </w:ins>
      <w:r w:rsidRPr="00BE2759">
        <w:rPr>
          <w:sz w:val="20"/>
          <w:lang w:val="en-US"/>
        </w:rPr>
        <w:t xml:space="preserve">2010 for Antarctica and relative to 1850–1900 for other continents. CMIP6 </w:t>
      </w:r>
      <w:r w:rsidRPr="00BE2759">
        <w:rPr>
          <w:sz w:val="20"/>
          <w:lang w:val="en-US"/>
        </w:rPr>
        <w:lastRenderedPageBreak/>
        <w:t xml:space="preserve">historical simulations are expand by the SSP2-4.5 scenario simulations. All available ensemble members were used (see Section 3.2). Regions are defined by </w:t>
      </w:r>
      <w:r w:rsidRPr="00BE2759">
        <w:rPr>
          <w:sz w:val="20"/>
          <w:lang w:val="en-US"/>
        </w:rPr>
        <w:fldChar w:fldCharType="begin" w:fldLock="1"/>
      </w:r>
      <w:r w:rsidRPr="00BE2759">
        <w:rPr>
          <w:sz w:val="20"/>
          <w:lang w:val="en-US"/>
        </w:rPr>
        <w:instrText>ADDIN CSL_CITATION { "citationItems" : [ { "id" : "ITEM-1", "itemData" : { "DOI" : "10.5194/essd-12-2959-2020", "ISSN" : "1866-3516", "author" : [ { "dropping-particle" : "", "family" : "Iturbide", "given" : "Maialen", "non-dropping-particle" : "", "parse-names" : false, "suffix" : "" }, { "dropping-particle" : "", "family" : "Guti\u00e9rrez", "given" : "Jos\u00e9 Manuel", "non-dropping-particle" : "", "parse-names" : false, "suffix" : "" }, { "dropping-particle" : "", "family" : "Alves", "given" : "Lincoln Muniz", "non-dropping-particle" : "", "parse-names" : false, "suffix" : "" }, { "dropping-particle" : "", "family" : "Bedia", "given" : "Joaqu\u00edn", "non-dropping-particle" : "", "parse-names" : false, "suffix" : "" }, { "dropping-particle" : "", "family" : "Cerezo-Mota", "given" : "Ruth", "non-dropping-particle" : "", "parse-names" : false, "suffix" : "" }, { "dropping-particle" : "", "family" : "Cimadevilla", "given" : "Ezequiel", "non-dropping-particle" : "", "parse-names" : false, "suffix" : "" }, { "dropping-particle" : "", "family" : "Cofi\u00f1o", "given" : "Antonio S.", "non-dropping-particle" : "", "parse-names" : false, "suffix" : "" }, { "dropping-particle" : "", "family" : "Luca", "given" : "Alejandro", "non-dropping-particle" : "Di", "parse-names" : false, "suffix" : "" }, { "dropping-particle" : "", "family" : "Faria", "given" : "Sergio Henrique", "non-dropping-particle" : "", "parse-names" : false, "suffix" : "" }, { "dropping-particle" : "V.", "family" : "Gorodetskaya", "given" : "Irina", "non-dropping-particle" : "", "parse-names" : false, "suffix" : "" }, { "dropping-particle" : "", "family" : "Hauser", "given" : "Mathias", "non-dropping-particle" : "", "parse-names" : false, "suffix" : "" }, { "dropping-particle" : "", "family" : "Herrera", "given" : "Sixto", "non-dropping-particle" : "", "parse-names" : false, "suffix" : "" }, { "dropping-particle" : "", "family" : "Hennessy", "given" : "Kevin", "non-dropping-particle" : "", "parse-names" : false, "suffix" : "" }, { "dropping-particle" : "", "family" : "Hewitt", "given" : "Helene T.", "non-dropping-particle" : "", "parse-names" : false, "suffix" : "" }, { "dropping-particle" : "", "family" : "Jones", "given" : "Richard G.", "non-dropping-particle" : "", "parse-names" : false, "suffix" : "" }, { "dropping-particle" : "", "family" : "Krakovska", "given" : "Svitlana", "non-dropping-particle" : "", "parse-names" : false, "suffix" : "" }, { "dropping-particle" : "", "family" : "Manzanas", "given" : "Rodrigo", "non-dropping-particle" : "", "parse-names" : false, "suffix" : "" }, { "dropping-particle" : "", "family" : "Mart\u00ednez-Castro", "given" : "Daniel", "non-dropping-particle" : "", "parse-names" : false, "suffix" : "" }, { "dropping-particle" : "", "family" : "Narisma", "given" : "Gemma Teressa", "non-dropping-particle" : "", "parse-names" : false, "suffix" : "" }, { "dropping-particle" : "", "family" : "Nurhati", "given" : "Intan S.", "non-dropping-particle" : "", "parse-names" : false, "suffix" : "" }, { "dropping-particle" : "", "family" : "Pinto", "given" : "Izidine",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"Vera", "given" : "Carolina S.", "non-dropping-particle" : "", "parse-names" : false, "suffix" : "" } ], "container-title" : "Earth System Science Data", "id" : "ITEM-1", "issue" : "4", "issued" : { "date-parts" : [ [ "2020", "11", "18" ] ] }, "page" : "2959-2970", "title" : "An update of IPCC climate reference regions for subcontinental analysis of climate model data: definition and aggregated datasets", "translator" : [ { "dropping-particle" : "", "family" : "J3368", "given" : "", "non-dropping-particle" : "", "parse-names" : false, "suffix" : "" } ], "type" : "article-journal", "volume" : "12" }, "uris" : [ "http://www.mendeley.com/documents/?uuid=29deef2b-ebdd-4cf4-b169-e2d460172da0" ] } ], "mendeley" : { "formattedCitation" : "(Iturbide et al., 2020)", "manualFormatting" : "Iturbide et al. (2020)", "plainTextFormattedCitation" : "(Iturbide et al., 2020)", "previouslyFormattedCitation" : "(Iturbide et al., 2020)" }, "properties" : { "noteIndex" : 0 }, "schema" : "https://github.com/citation-style-language/schema/raw/master/csl-citation.json" }</w:instrText>
      </w:r>
      <w:r w:rsidRPr="00BE2759">
        <w:rPr>
          <w:sz w:val="20"/>
          <w:lang w:val="en-US"/>
        </w:rPr>
        <w:fldChar w:fldCharType="separate"/>
      </w:r>
      <w:r w:rsidRPr="00BE2759">
        <w:rPr>
          <w:noProof/>
          <w:sz w:val="20"/>
          <w:lang w:val="en-US"/>
        </w:rPr>
        <w:t>Iturbide et al. (2020)</w:t>
      </w:r>
      <w:r w:rsidRPr="00BE2759">
        <w:rPr>
          <w:sz w:val="20"/>
          <w:lang w:val="en-US"/>
        </w:rPr>
        <w:fldChar w:fldCharType="end"/>
      </w:r>
      <w:r w:rsidRPr="00BE2759">
        <w:rPr>
          <w:sz w:val="20"/>
          <w:lang w:val="en-US"/>
        </w:rPr>
        <w:t xml:space="preserve">. </w:t>
      </w:r>
      <w:r w:rsidRPr="00BE2759">
        <w:rPr>
          <w:rFonts w:cs="Times New Roman"/>
          <w:sz w:val="20"/>
          <w:szCs w:val="20"/>
          <w:lang w:val="en-US"/>
        </w:rPr>
        <w:t>Further details on data sources and processing are available in the chapter data table (Table 3.SM.1).</w:t>
      </w:r>
    </w:p>
    <w:bookmarkEnd w:id="619"/>
    <w:p w14:paraId="176C43E6" w14:textId="77777777" w:rsidR="009F594A" w:rsidRPr="00E457C1" w:rsidRDefault="009F594A" w:rsidP="009F594A">
      <w:pPr>
        <w:pStyle w:val="AR6BodyText"/>
        <w:rPr>
          <w:noProof/>
          <w:lang w:val="en-US"/>
        </w:rPr>
      </w:pPr>
    </w:p>
    <w:p w14:paraId="2F7592AA" w14:textId="7E4433AA" w:rsidR="009F594A" w:rsidRPr="00E457C1" w:rsidRDefault="009F594A" w:rsidP="009F594A">
      <w:pPr>
        <w:pStyle w:val="AR6BodyText"/>
        <w:rPr>
          <w:b/>
          <w:noProof/>
          <w:lang w:val="en-US"/>
        </w:rPr>
      </w:pPr>
      <w:r w:rsidRPr="00E457C1">
        <w:rPr>
          <w:b/>
          <w:noProof/>
          <w:lang w:val="en-US"/>
        </w:rPr>
        <w:t xml:space="preserve">[END </w:t>
      </w:r>
      <w:r w:rsidRPr="00E457C1">
        <w:rPr>
          <w:b/>
          <w:lang w:val="en-US"/>
        </w:rPr>
        <w:t>FIGURE 3.</w:t>
      </w:r>
      <w:r w:rsidR="006334A5" w:rsidRPr="00E457C1">
        <w:rPr>
          <w:b/>
          <w:lang w:val="en-US"/>
        </w:rPr>
        <w:t>9</w:t>
      </w:r>
      <w:r w:rsidRPr="00E457C1">
        <w:rPr>
          <w:b/>
          <w:noProof/>
          <w:lang w:val="en-US"/>
        </w:rPr>
        <w:t xml:space="preserve"> HERE]</w:t>
      </w:r>
    </w:p>
    <w:p w14:paraId="4C8861DE" w14:textId="77777777" w:rsidR="009F594A" w:rsidRPr="00E457C1" w:rsidRDefault="009F594A" w:rsidP="009F594A">
      <w:pPr>
        <w:pStyle w:val="AR6BodyText"/>
        <w:rPr>
          <w:noProof/>
          <w:lang w:val="en-US"/>
        </w:rPr>
      </w:pPr>
    </w:p>
    <w:p w14:paraId="271F60E2" w14:textId="77777777" w:rsidR="009F594A" w:rsidRPr="00E457C1" w:rsidRDefault="009F594A" w:rsidP="009F594A">
      <w:pPr>
        <w:pStyle w:val="AR6BodyText"/>
        <w:rPr>
          <w:noProof/>
          <w:lang w:val="en-US"/>
        </w:rPr>
      </w:pPr>
    </w:p>
    <w:p w14:paraId="21BE3FE0" w14:textId="60A4E298" w:rsidR="00A47B14" w:rsidRPr="00E457C1" w:rsidRDefault="009F594A" w:rsidP="009F594A">
      <w:pPr>
        <w:pStyle w:val="AR6BodyText"/>
        <w:rPr>
          <w:noProof/>
          <w:lang w:val="en-US"/>
        </w:rPr>
      </w:pPr>
      <w:r w:rsidRPr="00E457C1">
        <w:rPr>
          <w:noProof/>
          <w:lang w:val="en-US"/>
        </w:rPr>
        <w:t xml:space="preserve">In summary, since the publication of </w:t>
      </w:r>
      <w:del w:id="625" w:author="Sara M Tuson" w:date="2021-06-24T09:42:00Z">
        <w:r w:rsidRPr="00E457C1" w:rsidDel="00A23DCD">
          <w:rPr>
            <w:noProof/>
            <w:lang w:val="en-US"/>
          </w:rPr>
          <w:delText xml:space="preserve">the </w:delText>
        </w:r>
      </w:del>
      <w:r w:rsidRPr="00E457C1">
        <w:rPr>
          <w:noProof/>
          <w:lang w:val="en-US"/>
        </w:rPr>
        <w:t xml:space="preserve">AR5, new literature has emerged which better accounts for methodological and climate model uncertainties in attribution studies </w:t>
      </w:r>
      <w:r>
        <w:rPr>
          <w:noProof/>
        </w:rPr>
        <w:fldChar w:fldCharType="begin" w:fldLock="1"/>
      </w:r>
      <w:r w:rsidR="00E719C0">
        <w:rPr>
          <w:noProof/>
          <w:lang w:val="en-US"/>
        </w:rPr>
        <w:instrText>ADDIN CSL_CITATION { "citationItems" : [ { "id" : "ITEM-1", "itemData" : { "DOI" : "10.1175/JCLI-D-17-0304.1", "ISSN" : "08948755", "abstract" : "Multiple changes in Earth's climate system have been observed over the past decades. Determining how likely each of these changes is to have been caused by human influence is important for decision making with regard to mitigation and adaptation policy. Here we describe an approach for deriving the probability that anthropogenic forcings have caused a given observed change. The proposed approach is anchored into causal counterfactual theory (Pearl 2009), which was introduced recently, and in fact partly used already, in the context of extreme weather event attribution (EA). We argue that these concepts are also relevant to, and can be straightforwardly extended to, the context of detection and attribution of long-term trends associated with climate change (D &amp; A). For this purpose, and in agreement with the principle of fingerprinting applied in the conventional D &amp; A framework, a trajectory of change is converted into an event occurrence defined by maximizing the causal evidence associated to the forcing under scrutiny. Other key assumptions used in the conventional D &amp; A framework, in particular those related to numerical model error, can also be adapted conveniently to this approach. Our proposal thus allows us to bridge the conventional framework with the standard causal theory, in an attempt to improve the quantification of causal probabilities. An illustration suggests that our approach is prone to yield a significantly higher estimate of the probability that anthropogenic forcings have caused the observed temperature change, thus supporting more assertive causal claims.", "author" : [ { "dropping-particle" : "", "family" : "Hannart", "given" : "Alexis", "non-dropping-particle" : "", "parse-names" : false, "suffix" : "" }, { "dropping-particle" : "", "family" : "Naveau", "given" : "Philippe", "non-dropping-particle" : "", "parse-names" : false, "suffix" : "" } ], "container-title" : "Journal of Climate", "id" : "ITEM-1", "issue" : "14", "issued" : { "date-parts" : [ [ "2018" ] ] }, "page" : "5507-5524", "title" : "Probabilities of causation of climate changes", "translator" : [ { "dropping-particle" : "", "family" : "J3781", "given" : "", "non-dropping-particle" : "", "parse-names" : false, "suffix" : "" } ], "type" : "article-journal", "volume" : "31" }, "uris" : [ "http://www.mendeley.com/documents/?uuid=2e3dfff0-1d85-4ecd-b6a1-f91875defc9b" ] }, { "id" : "ITEM-2", "itemData" : { "DOI" : "10.1007/s00382-016-3079-6", "abstract" : "\u00a9 2016, Springer-Verlag Berlin Heidelberg. We propose here a new statistical approach to climate change detection and attribution that is based on additive decomposition and simple hypothesis testing. Most current statistical methods for detection and attribution rely on linear regression models where the observations are regressed onto expected response patterns to different external forcings. These methods do not use physical information provided by climate models regarding the expected response magnitudes to constrain the estimated responses to the forcings. Climate modelling uncertainty is difficult to take into account with regression based methods and is almost never treated explicitly. As an alternative to this approach, our statistical model is only based on the additivity assumption; the proposed method does not regress observations onto expected response patterns. We introduce estimation and testing procedures based on likelihood maximization, and show that climate modelling uncertainty can easily be accounted for. Some discussion is provided on how to practically estimate the climate modelling uncertainty based on an ensemble of opportunity. Our approach is based on the \u201cmodels are statistically indistinguishable from the truth\u201d paradigm, where the difference between any given model and the truth has the same distribution as the difference between any pair of models, but other choices might also be considered. The properties of this approach are illustrated and discussed based on synthetic data. Lastly, the method is applied to the linear trend in global mean temperature over the period 1951\u20132010. Consistent with the last IPCC assessment report, we find that most of the observed warming over this period (+0.65\u00a0K) is attributable to anthropogenic forcings (+0.67\u00a0\u00b1 0.12 K, 90\u00a0% confidence range), with a very limited contribution from natural forcings (- 0.01 \u00b1 0.02 K).", "author" : [ { "dropping-particle" : "", "family" : "Ribes", "given" : "A.", "non-dropping-particle" : "", "parse-names" : false, "suffix" : "" }, { "dropping-particle" : "", "family" : "Zwiers", "given" : "F.W.", "non-dropping-particle" : "", "parse-names" : false, "suffix" : "" }, { "dropping-particle" : "", "family" : "Aza\u00efs", "given" : "J.-M.", "non-dropping-particle" : "", "parse-names" : false, "suffix" : "" }, { "dropping-particle" : "", "family" : "Naveau", "given" : "P.", "non-dropping-particle" : "", "parse-names" : false, "suffix" : "" } ], "container-title" : "Climate Dynamics", "id" : "ITEM-2", "issue" : "1-2", "issued" : { "date-parts" : [ [ "2017" ] ] }, "page" : "367-386", "title" : "A new statistical approach to climate change detection and attribution", "translator" : [ { "dropping-particle" : "", "family" : "J3778", "given" : "", "non-dropping-particle" : "", "parse-names" : false, "suffix" : "" } ], "type" : "article-journal", "volume" : "48" }, "uris" : [ "http://www.mendeley.com/documents/?uuid=419c5206-f37d-4111-a2b5-e171fbb4432d" ] } ], "mendeley" : { "formattedCitation" : "(Ribes et al., 2017; Hannart and Naveau, 2018)", "plainTextFormattedCitation" : "(Ribes et al., 2017; Hannart and Naveau, 2018)", "previouslyFormattedCitation" : "(Ribes et al., 2017; Hannart and Naveau, 2018)" }, "properties" : { "noteIndex" : 0 }, "schema" : "https://github.com/citation-style-language/schema/raw/master/csl-citation.json" }</w:instrText>
      </w:r>
      <w:r>
        <w:rPr>
          <w:noProof/>
        </w:rPr>
        <w:fldChar w:fldCharType="separate"/>
      </w:r>
      <w:r w:rsidR="00393F8C">
        <w:rPr>
          <w:noProof/>
          <w:lang w:val="en-US"/>
        </w:rPr>
        <w:t>(Ribes et al., 2017; Hannart and Naveau, 2018)</w:t>
      </w:r>
      <w:r>
        <w:rPr>
          <w:noProof/>
        </w:rPr>
        <w:fldChar w:fldCharType="end"/>
      </w:r>
      <w:r w:rsidRPr="00E457C1">
        <w:rPr>
          <w:noProof/>
          <w:lang w:val="en-US"/>
        </w:rPr>
        <w:t xml:space="preserve"> and concluded that anthropogenic warming is approximately equal to observed warming over the 1951</w:t>
      </w:r>
      <w:del w:id="626" w:author="Sara M Tuson" w:date="2021-06-25T11:01:00Z">
        <w:r w:rsidRPr="00E457C1" w:rsidDel="00993EB1">
          <w:rPr>
            <w:noProof/>
            <w:lang w:val="en-US"/>
          </w:rPr>
          <w:delText>-</w:delText>
        </w:r>
      </w:del>
      <w:ins w:id="627" w:author="Sara M Tuson" w:date="2021-06-25T11:01:00Z">
        <w:r w:rsidR="00993EB1">
          <w:rPr>
            <w:noProof/>
            <w:lang w:val="en-US"/>
          </w:rPr>
          <w:t>–</w:t>
        </w:r>
      </w:ins>
      <w:r w:rsidRPr="00E457C1">
        <w:rPr>
          <w:noProof/>
          <w:lang w:val="en-US"/>
        </w:rPr>
        <w:t>2010 period. The IPCC SR1.5 reached the same conclusion for 2017 relative to 1850</w:t>
      </w:r>
      <w:del w:id="628" w:author="Sara M Tuson" w:date="2021-06-25T11:01:00Z">
        <w:r w:rsidRPr="00E457C1" w:rsidDel="00993EB1">
          <w:rPr>
            <w:noProof/>
            <w:lang w:val="en-US"/>
          </w:rPr>
          <w:delText>-</w:delText>
        </w:r>
      </w:del>
      <w:ins w:id="629" w:author="Sara M Tuson" w:date="2021-06-25T11:01:00Z">
        <w:r w:rsidR="00993EB1">
          <w:rPr>
            <w:noProof/>
            <w:lang w:val="en-US"/>
          </w:rPr>
          <w:t>–</w:t>
        </w:r>
      </w:ins>
      <w:r w:rsidRPr="00E457C1">
        <w:rPr>
          <w:noProof/>
          <w:lang w:val="en-US"/>
        </w:rPr>
        <w:t xml:space="preserve">1900 based on anthropogenic warming and associated uncertainties calculated using the method of </w:t>
      </w:r>
      <w:r>
        <w:rPr>
          <w:noProof/>
        </w:rPr>
        <w:fldChar w:fldCharType="begin" w:fldLock="1"/>
      </w:r>
      <w:r w:rsidR="00E719C0">
        <w:rPr>
          <w:noProof/>
          <w:lang w:val="en-US"/>
        </w:rPr>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rPr>
          <w:noProof/>
        </w:rPr>
        <w:fldChar w:fldCharType="separate"/>
      </w:r>
      <w:r w:rsidR="00393F8C">
        <w:rPr>
          <w:noProof/>
          <w:lang w:val="en-US"/>
        </w:rPr>
        <w:t>Haustein et al. (2017)</w:t>
      </w:r>
      <w:r>
        <w:rPr>
          <w:noProof/>
        </w:rPr>
        <w:fldChar w:fldCharType="end"/>
      </w:r>
      <w:r w:rsidRPr="00E457C1">
        <w:rPr>
          <w:noProof/>
          <w:lang w:val="en-US"/>
        </w:rPr>
        <w:t>. Moreover, the improved understanding of the causes of the apparent slowdown in warming over the beginning of the 21</w:t>
      </w:r>
      <w:r w:rsidRPr="00566450">
        <w:rPr>
          <w:noProof/>
          <w:lang w:val="en-US"/>
          <w:rPrChange w:id="630" w:author="Sara M Tuson" w:date="2021-06-28T09:40:00Z">
            <w:rPr>
              <w:noProof/>
              <w:vertAlign w:val="superscript"/>
              <w:lang w:val="en-US"/>
            </w:rPr>
          </w:rPrChange>
        </w:rPr>
        <w:t>st</w:t>
      </w:r>
      <w:r w:rsidRPr="00E457C1">
        <w:rPr>
          <w:noProof/>
          <w:lang w:val="en-US"/>
        </w:rPr>
        <w:t xml:space="preserve"> century and the difference in simulated and observed warming trends over this period (Cross-Chapter Box 3.1) further improve our confidence in the assessment of the dominant anthropogenic contribution to observed warming. </w:t>
      </w:r>
      <w:r w:rsidR="0052348D" w:rsidRPr="00E457C1">
        <w:rPr>
          <w:noProof/>
          <w:lang w:val="en-US"/>
        </w:rPr>
        <w:t>In deriving our assessments, these considerations are balanced against</w:t>
      </w:r>
      <w:r w:rsidRPr="00E457C1">
        <w:rPr>
          <w:noProof/>
          <w:lang w:val="en-US"/>
        </w:rPr>
        <w:t xml:space="preserve"> new literature that raise</w:t>
      </w:r>
      <w:r w:rsidR="00887662" w:rsidRPr="00E457C1">
        <w:rPr>
          <w:noProof/>
          <w:lang w:val="en-US"/>
        </w:rPr>
        <w:t>s</w:t>
      </w:r>
      <w:r w:rsidR="00D67A96" w:rsidRPr="00E457C1">
        <w:rPr>
          <w:noProof/>
          <w:lang w:val="en-US"/>
        </w:rPr>
        <w:t xml:space="preserve"> </w:t>
      </w:r>
      <w:r w:rsidRPr="00E457C1">
        <w:rPr>
          <w:noProof/>
          <w:lang w:val="en-US"/>
        </w:rPr>
        <w:t xml:space="preserve">questions about the ability of some models to simulate variability in surface temperatures over a range of time scales </w:t>
      </w:r>
      <w:r>
        <w:rPr>
          <w:noProof/>
        </w:rPr>
        <w:fldChar w:fldCharType="begin" w:fldLock="1"/>
      </w:r>
      <w:r w:rsidR="00D33CB6">
        <w:rPr>
          <w:noProof/>
          <w:lang w:val="en-US"/>
        </w:rPr>
        <w:instrText>ADDIN CSL_CITATION { "citationItems" : [ { "id" : "ITEM-1", "itemData" : { "DOI" : "10.1175/JCLI-D-16-0863.1", "ISSN" : "0894-8755", "abstract" : "AbstractAccurate assessments of future climate impacts require realistic simulation of interannual?century-scale temperature and precipitation variability. Here, well-constrained paleoclimate data and the latest generation of Earth system model data are used to evaluate the magnitude and spatial consistency of climate variance distributions across interannual to centennial frequencies. It is found that temperature variance generally increases with time scale in patterns that are spatially consistent among models, especially over the mid- and high-latitude oceans. However, precipitation is similar to white noise across much of the globe. When Earth system model variance is compared to variance generated by simple autocorrelation, it is found that tropical temperature variability in Earth system models is difficult to distinguish from variability generated by simple autocorrelation. By contrast, both forced and unforced Earth system models produce variability distinct from a simple autoregressive process over most high-latitude oceans. This new analysis of tropical paleoclimate records suggests that low-frequency variance dominates the temperature spectrum across the tropical Pacific and Indian Oceans, but in many Earth system models, interannual variance dominates the simulated central and eastern tropical Pacific temperature spectrum, regardless of forcing. Tropical Pacific model spectra are compared to spectra from the instrumental record, but the short instrumental record likely cannot provide accurate multidecadal?centennial-scale variance estimates. In the coming decades, both forced and natural patterns of decade?century-scale variability will determine climate-related risks. Underestimating low-frequency temperature and precipitation variability may significantly alter our understanding of the projections of these climate impacts.", "author" : [ { "dropping-particle" : "", "family" : "Parsons", "given" : "Luke A", "non-dropping-particle" : "", "parse-names" : false, "suffix" : "" }, { "dropping-particle" : "", "family" : "Loope", "given" : "Garrison R", "non-dropping-particle" : "", "parse-names" : false, "suffix" : "" }, { "dropping-particle" : "", "family" : "Overpeck", "given" : "Jonathan T", "non-dropping-particle" : "", "parse-names" : false, "suffix" : "" }, { "dropping-particle" : "", "family" : "Ault", "given" : "Toby R", "non-dropping-particle" : "", "parse-names" : false, "suffix" : "" }, { "dropping-particle" : "", "family" : "Stouffer", "given" : "Ronald", "non-dropping-particle" : "", "parse-names" : false, "suffix" : "" }, { "dropping-particle" : "", "family" : "Cole", "given" : "Julia E", "non-dropping-particle" : "", "parse-names" : false, "suffix" : "" } ], "container-title" : "Journal of Climate", "id" : "ITEM-1", "issue" : "22", "issued" : { "date-parts" : [ [ "2017", "8", "3" ] ] }, "note" : "doi: 10.1175/JCLI-D-16-0863.1", "page" : "8885-8912", "publisher" : "American Meteorological Society", "title" : "Temperature and Precipitation Variance in CMIP5 Simulations and Paleoclimate Records of the Last Millennium", "translator" : [ { "dropping-particle" : "", "family" : "J5210", "given" : "", "non-dropping-particle" : "", "parse-names" : false, "suffix" : "" } ], "type" : "article-journal", "volume" : "30" }, "uris" : [ "http://www.mendeley.com/documents/?uuid=7b2c77e3-2e4f-4794-9246-19cdb3f77ef4" ] }, { "id" : "ITEM-2", "itemData" : { "DOI" : "10.1175/JCLI-D-19-0102.1", "ISSN" : "08948755", "abstract" : "The sea surface temperature (SST) contrast between the Northern Hemisphere (NH) and Southern Hemisphere (SH) influences the location of the intertropical convergence zone (ITCZ) and the intensity of the monsoon systems. This study examines the contributions of external forcing and unforced internal variability to the interhemispheric SST contrast in HadSST3 and ERSSTv5 observations, and 10 models from phase 5 of the Coupled Model Intercomparison Project (CMIP5) from 1881 to 2012. Using multimodel mean fingerprints, a significant influence of anthropogenic, but not natural, forcing is detected in the interhemispheric SST contrast, with the observed response larger than that of the model mean in ERSSTv5. The forced response consists of asymmetric NH\u2013SH SST cooling from the mid-twentieth century to around 1980, followed by opposite NH\u2013SH SST warming. The remaining best-estimate residual or unforced component is marked by NH\u2013SH SST maxima in the 1930s and mid-1960s, and a rapid NH\u2013SH SST decrease around 1970. Examination of decadal shifts in the observed interhemispheric SST contrast highlights the shift around 1970 as the most prominent from 1881 to 2012. Both NH and SH SST variability contributed to the shift, which appears not to be attributable to external forcings. Most models examined fail to capture such large-magnitude shifts in their control simulations, although some models with high interhemispheric SST variability are able to produce them. Large-magnitude shifts produced by the control simulations feature disparate spatial SST patterns, some of which are consistent with changes typically associated with the Atlantic meridional overturning circulation (AMOC).", "author" : [ { "dropping-particle" : "", "family" : "Friedman", "given" : "Andrew R.",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"Lee", "given" : "Shih Yu", "non-dropping-particle" : "", "parse-names" : false, "suffix" : "" }, { "dropping-particle" : "", "family" : "Kong", "given" : "Wenwen", "non-dropping-particle" : "", "parse-names" : false, "suffix" : "" }, { "dropping-particle" : "", "family" : "Cheng", "given" : "Wei", "non-dropping-particle" : "", "parse-names" : false, "suffix" : "" }, { "dropping-particle" : "", "family" : "Chiang", "given" : "John C.H.", "non-dropping-particle" : "", "parse-names" : false, "suffix" : "" } ], "container-title" : "Journal of Climate", "id" : "ITEM-2", "issue" : "9", "issued" : { "date-parts" : [ [ "2020" ] ] }, "title" : "Forced and unforced decadal behavior of the interhemispheric SST contrast during the instrumental period (1881\u20132012): Contextualizing the late 1960s\u2013early 1970s shift", "translator" : [ { "dropping-particle" : "", "family" : "J6754", "given" : "", "non-dropping-particle" : "", "parse-names" : false, "suffix" : "" } ], "type" : "article-journal", "volume" : "33" }, "uris" : [ "http://www.mendeley.com/documents/?uuid=89c5c484-7ef9-4408-bbad-adc9bd7565cf" ] }, { "id" : "ITEM-3", "itemData" : { "DOI" : "10.1073/pnas.1412077111", "ISSN" : "10916490", "abstract" : "The variability of sea surface temperatures (SSTs) at multidecadal and longer timescales is poorly constrained, primarily because instrumental records are short and proxy records are noisy. Through applying a new noise filtering technique to a global network of late Holocene SST proxies, we estimate SST variability between annual and millennial timescales. Filtered estimates of SST variability obtained from coral, foraminifer, and alkenone records are shown to be consistent with one another and with instrumental records in the frequency bands at which they overlap. General circulation models, however, simulate SST variability that is systematically smaller than instrumental and proxy-based estimates. Discrepancies in variability are largest at low latitudes and increase with timescale, reaching two orders of magnitude for tropical variability at millennial timescales. This result implies major deficiencies in observational estimates or model simulations, or both, and has implications for the attribution of past variations and prediction of future change.", "author" : [ { "dropping-particle" : "", "family" : "Laepple", "given" : "Thomas", "non-dropping-particle" : "", "parse-names" : false, "suffix" : "" }, { "dropping-particle" : "", "family" : "Huybers", "given" : "Peter", "non-dropping-particle" : "", "parse-names" : false, "suffix" : "" } ], "container-title" : "Proceedings of the National Academy of Sciences", "id" : "ITEM-3", "issue" : "47", "issued" : { "date-parts" : [ [ "2014" ] ] }, "page" : "16682-16687", "publisher" : "National Academy of Sciences", "title" : "Ocean surface temperature variability: Large model-data differences at decadal and longer periods", "translator" : [ { "dropping-particle" : "", "family" : "J5478", "given" : "", "non-dropping-particle" : "", "parse-names" : false, "suffix" : "" } ], "type" : "article-journal", "volume" : "111" }, "uris" : [ "http://www.mendeley.com/documents/?uuid=23b1ea3e-4165-4a67-909c-5624de2c52dd" ] } ], "mendeley" : { "formattedCitation" : "(Laepple and Huybers, 2014; Parsons et al., 2017; Friedman et al., 2020)", "plainTextFormattedCitation" : "(Laepple and Huybers, 2014; Parsons et al., 2017; Friedman et al., 2020)", "previouslyFormattedCitation" : "(Laepple and Huybers, 2014; Parsons et al., 2017; Friedman et al., 2020)" }, "properties" : { "noteIndex" : 0 }, "schema" : "https://github.com/citation-style-language/schema/raw/master/csl-citation.json" }</w:instrText>
      </w:r>
      <w:r>
        <w:rPr>
          <w:noProof/>
        </w:rPr>
        <w:fldChar w:fldCharType="separate"/>
      </w:r>
      <w:r w:rsidR="00393F8C">
        <w:rPr>
          <w:noProof/>
          <w:lang w:val="en-US"/>
        </w:rPr>
        <w:t>(Laepple and Huybers, 2014; Parsons et al., 2017; Friedman et al., 2020)</w:t>
      </w:r>
      <w:r>
        <w:rPr>
          <w:noProof/>
        </w:rPr>
        <w:fldChar w:fldCharType="end"/>
      </w:r>
      <w:r w:rsidR="00D67A96" w:rsidRPr="00E457C1">
        <w:rPr>
          <w:noProof/>
          <w:lang w:val="en-US"/>
        </w:rPr>
        <w:t>, and the finding that</w:t>
      </w:r>
      <w:r w:rsidRPr="00E457C1">
        <w:rPr>
          <w:noProof/>
          <w:lang w:val="en-US"/>
        </w:rPr>
        <w:t xml:space="preserve"> </w:t>
      </w:r>
      <w:r w:rsidR="00764B8C" w:rsidRPr="00E457C1">
        <w:rPr>
          <w:noProof/>
          <w:lang w:val="en-US"/>
        </w:rPr>
        <w:t xml:space="preserve">some </w:t>
      </w:r>
      <w:r w:rsidRPr="00E457C1">
        <w:rPr>
          <w:noProof/>
          <w:lang w:val="en-US"/>
        </w:rPr>
        <w:t>CMIP6 models exhibit substantially higher multi</w:t>
      </w:r>
      <w:ins w:id="631" w:author="Sara M Tuson" w:date="2021-06-27T22:00:00Z">
        <w:r w:rsidR="00630726">
          <w:rPr>
            <w:noProof/>
            <w:lang w:val="en-US"/>
          </w:rPr>
          <w:t>-</w:t>
        </w:r>
      </w:ins>
      <w:r w:rsidRPr="00E457C1">
        <w:rPr>
          <w:noProof/>
          <w:lang w:val="en-US"/>
        </w:rPr>
        <w:t xml:space="preserve">decadal internal variability than that seen in CMIP5, which remains to be fully understood </w:t>
      </w:r>
      <w:r>
        <w:rPr>
          <w:noProof/>
        </w:rPr>
        <w:fldChar w:fldCharType="begin" w:fldLock="1"/>
      </w:r>
      <w:r w:rsidR="00E719C0">
        <w:rPr>
          <w:noProof/>
          <w:lang w:val="en-US"/>
        </w:rPr>
        <w:instrText>ADDIN CSL_CITATION { "citationItems" : [ { "id" : "ITEM-1",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"ITEM-1",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"id" : "ITEM-2",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"ITEM-2",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"(Parsons et al., 2020; Ribes et al., 2021)", "plainTextFormattedCitation" : "(Parsons et al., 2020; Ribes et al., 2021)", "previouslyFormattedCitation" : "(Parsons et al., 2020; Ribes et al., 2021)" }, "properties" : { "noteIndex" : 0 }, "schema" : "https://github.com/citation-style-language/schema/raw/master/csl-citation.json" }</w:instrText>
      </w:r>
      <w:r>
        <w:rPr>
          <w:noProof/>
        </w:rPr>
        <w:fldChar w:fldCharType="separate"/>
      </w:r>
      <w:r w:rsidR="00393F8C">
        <w:rPr>
          <w:noProof/>
          <w:lang w:val="en-US"/>
        </w:rPr>
        <w:t>(Parsons et al., 2020; Ribes et al., 2021)</w:t>
      </w:r>
      <w:r>
        <w:rPr>
          <w:noProof/>
        </w:rPr>
        <w:fldChar w:fldCharType="end"/>
      </w:r>
      <w:r w:rsidRPr="00E457C1">
        <w:rPr>
          <w:noProof/>
          <w:lang w:val="en-US"/>
        </w:rPr>
        <w:t>.</w:t>
      </w:r>
      <w:r w:rsidR="002B75AD" w:rsidRPr="00E457C1">
        <w:rPr>
          <w:noProof/>
          <w:lang w:val="en-US"/>
        </w:rPr>
        <w:t xml:space="preserve"> </w:t>
      </w:r>
      <w:r w:rsidR="00A47B14" w:rsidRPr="00E457C1">
        <w:rPr>
          <w:noProof/>
          <w:lang w:val="en-US"/>
        </w:rPr>
        <w:t xml:space="preserve">Further, uncertainties in simulated </w:t>
      </w:r>
      <w:r w:rsidR="00C82DB1" w:rsidRPr="00E457C1">
        <w:rPr>
          <w:noProof/>
          <w:lang w:val="en-US"/>
        </w:rPr>
        <w:t>aerosol-cloud interactions</w:t>
      </w:r>
      <w:r w:rsidR="00A47B14" w:rsidRPr="00E457C1">
        <w:rPr>
          <w:noProof/>
          <w:lang w:val="en-US"/>
        </w:rPr>
        <w:t xml:space="preserve"> are still large</w:t>
      </w:r>
      <w:r w:rsidR="00C82DB1" w:rsidRPr="00E457C1">
        <w:rPr>
          <w:noProof/>
          <w:lang w:val="en-US"/>
        </w:rPr>
        <w:t xml:space="preserve"> (Section 7.3.3.2.2)</w:t>
      </w:r>
      <w:r w:rsidR="00A47B14" w:rsidRPr="00E457C1">
        <w:rPr>
          <w:noProof/>
          <w:lang w:val="en-US"/>
        </w:rPr>
        <w:t>, resulting in very diverse spatial responses of different climate models to aerosol forcing</w:t>
      </w:r>
      <w:r w:rsidR="00C82DB1" w:rsidRPr="00E457C1">
        <w:rPr>
          <w:noProof/>
          <w:lang w:val="en-US"/>
        </w:rPr>
        <w:t xml:space="preserve"> and</w:t>
      </w:r>
      <w:r w:rsidR="00A47B14" w:rsidRPr="00E457C1">
        <w:rPr>
          <w:noProof/>
          <w:lang w:val="en-US"/>
        </w:rPr>
        <w:t xml:space="preserve"> differences in the historical global mean temperature evolution and in diagnosed cooling attributable to aerosol</w:t>
      </w:r>
      <w:r w:rsidR="00C82DB1" w:rsidRPr="00E457C1">
        <w:rPr>
          <w:noProof/>
          <w:lang w:val="en-US"/>
        </w:rPr>
        <w:t xml:space="preserve"> (Figure 3.8)</w:t>
      </w:r>
      <w:r w:rsidR="00A47B14" w:rsidRPr="00E457C1">
        <w:rPr>
          <w:noProof/>
          <w:lang w:val="en-US"/>
        </w:rPr>
        <w:t>. Moreover, like previous generations of coupled model simulations, historical and single forcing CMIP6 simulations follow a common experimental design</w:t>
      </w:r>
      <w:r w:rsidR="00A30925" w:rsidRPr="00E457C1">
        <w:rPr>
          <w:noProof/>
          <w:lang w:val="en-US"/>
        </w:rPr>
        <w:t xml:space="preserve"> </w:t>
      </w:r>
      <w:r w:rsidR="00A30925">
        <w:rPr>
          <w:noProof/>
        </w:rPr>
        <w:fldChar w:fldCharType="begin" w:fldLock="1"/>
      </w:r>
      <w:r w:rsidR="00C65749">
        <w:rPr>
          <w:noProof/>
          <w:lang w:val="en-US"/>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"J4346", "given" : "", "non-dropping-particle" : "", "parse-names" : false, "suffix" : "" } ], "type" : "article-journal", "volume" : "9" }, "uris" : [ "http://www.mendeley.com/documents/?uuid=8f28e684-e154-3f46-8d75-08ee21ae20df" ] }, { "id" : "ITEM-2", "itemData" : { "DOI" : "10.5194/gmd-9-3685-2016", "ISSN" : "1991-9603", "abstract" : "Detection and attribution (D&amp;A) simulations were important components of CMIP5 and underpinned the climate change detection and attribution assessments of the Fifth Assessment Report of the Intergovernmental Panel on Climate Change. The primary goals of the Detection and Attribution Model Intercomparison Project (DAMIP) are to facilitate improved estimation of the contributions of anthropogenic and natural forcing changes to observed global warming as well as to observed global and regional changes in other climate variables; to contribute to the estimation of how historical emissions have altered and are altering contemporary climate risk; and to facilitate improved observationally constrained projections of future climate change. D&amp;amp;A studies typically require unforced control simulations and historical simulations including all major anthropogenic and natural forcings. Such simulations will be carried out as part of the DECK and the CMIP6 historical simulation. In addition D&amp;amp;A studies require simulations covering the historical period driven by individual forcings or subsets of forcings only: such simulations are proposed here. Key novel features of the experimental design presented here include firstly new historical simulations with aerosols-only, stratospheric-ozone-only, CO2-only, solar-only, and volcanic-only forcing, facilitating an improved estimation of the climate response to individual forcing, secondly future single forcing experiments, allowing observationally constrained projections of future climate change, and thirdly an experimental design which allows models with and without coupled atmospheric chemistry to be compared on an equal footing.", "author" : [ { "dropping-particle" : "", "family" : "Gillett", "given" : "Nathan P.", "non-dropping-particle" : "", "parse-names" : false, "suffix" : "" }, { "dropping-particle" : "", "family" : "Shiogama", "given" : "Hideo", "non-dropping-particle" : "", "parse-names" : false, "suffix" : "" }, { "dropping-particle" : "", "family" : "Funke", "given" : "Bernd", "non-dropping-particle" : "", "parse-names" : false, "suffix" : "" }, { "dropping-particle" : "", "family" : "Hegerl", "given" : "Gabriele", "non-dropping-particle" : "", "parse-names" : false, "suffix" : "" }, { "dropping-particle" : "", "family" : "Knutti", "given" : "Reto", "non-dropping-particle" : "", "parse-names" : false, "suffix" : "" }, { "dropping-particle" : "", "family" : "Matthes", "given" : "Katja", "non-dropping-particle" : "", "parse-names" : false, "suffix" : "" }, { "dropping-particle" : "", "family" : "Santer", "given" : "Benjamin D.", "non-dropping-particle" : "", "parse-names" : false, "suffix" : "" }, { "dropping-particle" : "", "family" : "Stone", "given" : "Daithi", "non-dropping-particle" : "", "parse-names" : false, "suffix" : "" }, { "dropping-particle" : "", "family" : "Tebaldi", "given" : "Claudia", "non-dropping-particle" : "", "parse-names" : false, "suffix" : "" } ], "container-title" : "Geoscientific Model Development", "id" : "ITEM-2", "issue" : "10", "issued" : { "date-parts" : [ [ "2016", "10", "18" ] ] }, "page" : "3685-3697", "title" : "The Detection and Attribution Model Intercomparison Project (DAMIP v1.0) contribution to CMIP6", "translator" : [ { "dropping-particle" : "", "family" : "J4759", "given" : "", "non-dropping-particle" : "", "parse-names" : false, "suffix" : "" } ], "type" : "article-journal", "volume" : "9" }, "uris" : [ "http://www.mendeley.com/documents/?uuid=1b86fa71-3483-420e-88f2-1035968d8984" ] } ], "mendeley" : { "formattedCitation" : "(Eyring et al., 2016a; Gillett et al., 2016)", "manualFormatting" : "(Eyring et al., 2016a; Gillett et al., 2016)", "plainTextFormattedCitation" : "(Eyring et al., 2016a; Gillett et al., 2016)", "previouslyFormattedCitation" : "(Eyring et al., 2016a; Gillett et al., 2016)" }, "properties" : { "noteIndex" : 0 }, "schema" : "https://github.com/citation-style-language/schema/raw/master/csl-citation.json" }</w:instrText>
      </w:r>
      <w:r w:rsidR="00A30925">
        <w:rPr>
          <w:noProof/>
        </w:rPr>
        <w:fldChar w:fldCharType="separate"/>
      </w:r>
      <w:r w:rsidR="00393F8C">
        <w:rPr>
          <w:noProof/>
          <w:lang w:val="en-US"/>
        </w:rPr>
        <w:t>(Eyring et al., 2016a; Gillett et al., 2016)</w:t>
      </w:r>
      <w:r w:rsidR="00A30925">
        <w:rPr>
          <w:noProof/>
        </w:rPr>
        <w:fldChar w:fldCharType="end"/>
      </w:r>
      <w:r w:rsidR="00A47B14" w:rsidRPr="00E457C1">
        <w:rPr>
          <w:noProof/>
          <w:lang w:val="en-US"/>
        </w:rPr>
        <w:t xml:space="preserve"> and are thus all driven by the same common set of forcings, even though these forcings are uncertain. </w:t>
      </w:r>
      <w:r w:rsidR="00C82DB1" w:rsidRPr="00E457C1">
        <w:rPr>
          <w:noProof/>
          <w:lang w:val="en-US"/>
        </w:rPr>
        <w:t>Hence</w:t>
      </w:r>
      <w:r w:rsidR="00A47B14" w:rsidRPr="00E457C1">
        <w:rPr>
          <w:noProof/>
          <w:lang w:val="en-US"/>
        </w:rPr>
        <w:t xml:space="preserve">, forcing uncertainty is not directly accounted for in most of the attribution and model evaluation studies assessed </w:t>
      </w:r>
      <w:r w:rsidR="00C82DB1" w:rsidRPr="00E457C1">
        <w:rPr>
          <w:noProof/>
          <w:lang w:val="en-US"/>
        </w:rPr>
        <w:t>here, although this limitation can to some extent be addressed by comparing with previous generation multi-model ensembles or individual model studies using different sets of forcings</w:t>
      </w:r>
      <w:r w:rsidR="00A47B14" w:rsidRPr="00E457C1">
        <w:rPr>
          <w:noProof/>
          <w:lang w:val="en-US"/>
        </w:rPr>
        <w:t>.</w:t>
      </w:r>
    </w:p>
    <w:p w14:paraId="6B0F7325" w14:textId="77777777" w:rsidR="009F594A" w:rsidRPr="00E457C1" w:rsidRDefault="009F594A" w:rsidP="009F594A">
      <w:pPr>
        <w:pStyle w:val="AR6BodyText"/>
        <w:rPr>
          <w:noProof/>
          <w:lang w:val="en-US"/>
        </w:rPr>
      </w:pPr>
    </w:p>
    <w:p w14:paraId="4AC13BB7" w14:textId="205BC2B8" w:rsidR="009F594A" w:rsidRPr="00E457C1" w:rsidRDefault="009F594A" w:rsidP="009F594A">
      <w:pPr>
        <w:pStyle w:val="AR6BodyText"/>
        <w:rPr>
          <w:noProof/>
          <w:lang w:val="en-US"/>
        </w:rPr>
      </w:pPr>
      <w:r w:rsidRPr="00E457C1">
        <w:rPr>
          <w:noProof/>
          <w:lang w:val="en-US"/>
        </w:rPr>
        <w:t xml:space="preserve">The IPCC SR1.5 best estimate and </w:t>
      </w:r>
      <w:r w:rsidRPr="00E457C1">
        <w:rPr>
          <w:i/>
          <w:noProof/>
          <w:lang w:val="en-US"/>
        </w:rPr>
        <w:t>likely</w:t>
      </w:r>
      <w:r w:rsidRPr="00E457C1">
        <w:rPr>
          <w:noProof/>
          <w:lang w:val="en-US"/>
        </w:rPr>
        <w:t xml:space="preserve"> range of anthropogenic attributable GMST warming was 1.0</w:t>
      </w:r>
      <w:ins w:id="632" w:author="Ian Blenkinsop" w:date="2021-07-12T15:54:00Z">
        <w:r w:rsidR="002A73C1">
          <w:rPr>
            <w:noProof/>
            <w:lang w:val="en-US"/>
          </w:rPr>
          <w:t xml:space="preserve"> </w:t>
        </w:r>
      </w:ins>
      <w:r w:rsidRPr="00E457C1">
        <w:rPr>
          <w:rFonts w:cs="Times New Roman"/>
          <w:noProof/>
          <w:lang w:val="en-US"/>
        </w:rPr>
        <w:t>±</w:t>
      </w:r>
      <w:ins w:id="633" w:author="Ian Blenkinsop" w:date="2021-07-12T15:54:00Z">
        <w:r w:rsidR="002A73C1">
          <w:rPr>
            <w:rFonts w:cs="Times New Roman"/>
            <w:noProof/>
            <w:lang w:val="en-US"/>
          </w:rPr>
          <w:t xml:space="preserve"> </w:t>
        </w:r>
      </w:ins>
      <w:r w:rsidRPr="00E457C1">
        <w:rPr>
          <w:noProof/>
          <w:lang w:val="en-US"/>
        </w:rPr>
        <w:t>0.2°C in 2017 with respect to the period 1850</w:t>
      </w:r>
      <w:del w:id="634" w:author="Ian Blenkinsop" w:date="2021-06-23T18:07:00Z">
        <w:r w:rsidRPr="00E457C1" w:rsidDel="002873F5">
          <w:rPr>
            <w:noProof/>
            <w:lang w:val="en-US"/>
          </w:rPr>
          <w:delText>-</w:delText>
        </w:r>
      </w:del>
      <w:ins w:id="635" w:author="Ian Blenkinsop" w:date="2021-06-23T18:07:00Z">
        <w:r w:rsidR="002873F5">
          <w:rPr>
            <w:noProof/>
            <w:lang w:val="en-US"/>
          </w:rPr>
          <w:t>–</w:t>
        </w:r>
      </w:ins>
      <w:r w:rsidRPr="00E457C1">
        <w:rPr>
          <w:noProof/>
          <w:lang w:val="en-US"/>
        </w:rPr>
        <w:t>1900. Here, the best estimate is expressed in terms of GSAT and is calculated as the average of the three estimates shown in Figure 3.</w:t>
      </w:r>
      <w:r w:rsidR="009D13ED" w:rsidRPr="00E457C1">
        <w:rPr>
          <w:noProof/>
          <w:lang w:val="en-US"/>
        </w:rPr>
        <w:t>9</w:t>
      </w:r>
      <w:r w:rsidRPr="00E457C1">
        <w:rPr>
          <w:noProof/>
          <w:lang w:val="en-US"/>
        </w:rPr>
        <w:t>, yielding a value of 1.0</w:t>
      </w:r>
      <w:r w:rsidR="00234650" w:rsidRPr="00E457C1">
        <w:rPr>
          <w:noProof/>
          <w:lang w:val="en-US"/>
        </w:rPr>
        <w:t>7</w:t>
      </w:r>
      <w:r w:rsidRPr="00E457C1">
        <w:rPr>
          <w:rFonts w:cs="Times New Roman"/>
          <w:noProof/>
          <w:lang w:val="en-US"/>
        </w:rPr>
        <w:t>°</w:t>
      </w:r>
      <w:r w:rsidRPr="00E457C1">
        <w:rPr>
          <w:noProof/>
          <w:lang w:val="en-US"/>
        </w:rPr>
        <w:t>C. Ranges for</w:t>
      </w:r>
      <w:r w:rsidRPr="00E457C1">
        <w:rPr>
          <w:i/>
          <w:noProof/>
          <w:lang w:val="en-US"/>
        </w:rPr>
        <w:t xml:space="preserve"> </w:t>
      </w:r>
      <w:r w:rsidRPr="00E457C1">
        <w:rPr>
          <w:noProof/>
          <w:lang w:val="en-US"/>
        </w:rPr>
        <w:t>attributable GSAT warming are derived by finding the smallest ranges with a precision of 0.1</w:t>
      </w:r>
      <w:r w:rsidRPr="00E457C1">
        <w:rPr>
          <w:rFonts w:cs="Times New Roman"/>
          <w:noProof/>
          <w:lang w:val="en-US"/>
        </w:rPr>
        <w:t>°</w:t>
      </w:r>
      <w:r w:rsidRPr="00E457C1">
        <w:rPr>
          <w:noProof/>
          <w:lang w:val="en-US"/>
        </w:rPr>
        <w:t>C which span all of the 5</w:t>
      </w:r>
      <w:del w:id="636" w:author="Ian Blenkinsop" w:date="2021-06-23T18:08:00Z">
        <w:r w:rsidRPr="00E457C1" w:rsidDel="002873F5">
          <w:rPr>
            <w:noProof/>
            <w:lang w:val="en-US"/>
          </w:rPr>
          <w:delText>-</w:delText>
        </w:r>
      </w:del>
      <w:ins w:id="637" w:author="Ian Blenkinsop" w:date="2021-06-23T18:08:00Z">
        <w:r w:rsidR="002873F5">
          <w:rPr>
            <w:noProof/>
            <w:lang w:val="en-US"/>
          </w:rPr>
          <w:t>–</w:t>
        </w:r>
      </w:ins>
      <w:r w:rsidRPr="00E457C1">
        <w:rPr>
          <w:noProof/>
          <w:lang w:val="en-US"/>
        </w:rPr>
        <w:t>95% ranges from the attribution studies shown in</w:t>
      </w:r>
      <w:r w:rsidR="00D4468A" w:rsidRPr="00E457C1">
        <w:rPr>
          <w:noProof/>
          <w:lang w:val="en-US"/>
        </w:rPr>
        <w:t xml:space="preserve"> </w:t>
      </w:r>
      <w:r w:rsidR="00CA2F83" w:rsidRPr="00E457C1">
        <w:rPr>
          <w:noProof/>
          <w:lang w:val="en-US"/>
        </w:rPr>
        <w:t>Figure 3.</w:t>
      </w:r>
      <w:r w:rsidR="009D13ED" w:rsidRPr="00E457C1">
        <w:rPr>
          <w:noProof/>
          <w:lang w:val="en-US"/>
        </w:rPr>
        <w:t>9</w:t>
      </w:r>
      <w:r w:rsidRPr="00E457C1">
        <w:rPr>
          <w:noProof/>
          <w:lang w:val="en-US"/>
        </w:rPr>
        <w:t xml:space="preserve">. These ranges are then assessed as </w:t>
      </w:r>
      <w:r w:rsidRPr="00E457C1">
        <w:rPr>
          <w:i/>
          <w:noProof/>
          <w:lang w:val="en-US"/>
        </w:rPr>
        <w:t>likely</w:t>
      </w:r>
      <w:r w:rsidRPr="00E457C1">
        <w:rPr>
          <w:noProof/>
          <w:lang w:val="en-US"/>
        </w:rPr>
        <w:t xml:space="preserve"> rather than </w:t>
      </w:r>
      <w:r w:rsidRPr="00E457C1">
        <w:rPr>
          <w:i/>
          <w:noProof/>
          <w:lang w:val="en-US"/>
        </w:rPr>
        <w:t>very likely</w:t>
      </w:r>
      <w:r w:rsidRPr="00E457C1">
        <w:rPr>
          <w:noProof/>
          <w:lang w:val="en-US"/>
        </w:rPr>
        <w:t xml:space="preserve"> because the studies may underestimate the importance of the structural limitations of climate models, which probably do not represent all possible sources of internal variability; use too simple climate models, which may underestimate the role of internal variability; or underestimate model uncertainty, especially when using model ensembles of limited size and inter-dependent models, for example through common errors in forcings across models</w:t>
      </w:r>
      <w:r w:rsidR="00C82DB1" w:rsidRPr="00E457C1">
        <w:rPr>
          <w:noProof/>
          <w:lang w:val="en-US"/>
        </w:rPr>
        <w:t>, as discussed above</w:t>
      </w:r>
      <w:r w:rsidRPr="00E457C1">
        <w:rPr>
          <w:noProof/>
          <w:lang w:val="en-US"/>
        </w:rPr>
        <w:t xml:space="preserve">. This leads to a </w:t>
      </w:r>
      <w:r w:rsidRPr="00E457C1">
        <w:rPr>
          <w:i/>
          <w:noProof/>
          <w:lang w:val="en-US"/>
        </w:rPr>
        <w:t xml:space="preserve">likely </w:t>
      </w:r>
      <w:r w:rsidRPr="00E457C1">
        <w:rPr>
          <w:noProof/>
          <w:lang w:val="en-US"/>
        </w:rPr>
        <w:t>range for anthropogenic attributable warming in 2010</w:t>
      </w:r>
      <w:del w:id="638" w:author="Sara M Tuson" w:date="2021-06-25T11:01:00Z">
        <w:r w:rsidRPr="00E457C1" w:rsidDel="00993EB1">
          <w:rPr>
            <w:noProof/>
            <w:lang w:val="en-US"/>
          </w:rPr>
          <w:delText>-</w:delText>
        </w:r>
      </w:del>
      <w:ins w:id="639" w:author="Sara M Tuson" w:date="2021-06-25T11:01:00Z">
        <w:r w:rsidR="00993EB1">
          <w:rPr>
            <w:noProof/>
            <w:lang w:val="en-US"/>
          </w:rPr>
          <w:t>–</w:t>
        </w:r>
      </w:ins>
      <w:r w:rsidRPr="00E457C1">
        <w:rPr>
          <w:noProof/>
          <w:lang w:val="en-US"/>
        </w:rPr>
        <w:t>2019 relative to 1850</w:t>
      </w:r>
      <w:del w:id="640" w:author="Ian Blenkinsop" w:date="2021-06-23T18:07:00Z">
        <w:r w:rsidRPr="00E457C1" w:rsidDel="002873F5">
          <w:rPr>
            <w:noProof/>
            <w:lang w:val="en-US"/>
          </w:rPr>
          <w:delText>-</w:delText>
        </w:r>
      </w:del>
      <w:ins w:id="641" w:author="Ian Blenkinsop" w:date="2021-06-23T18:07:00Z">
        <w:r w:rsidR="002873F5">
          <w:rPr>
            <w:noProof/>
            <w:lang w:val="en-US"/>
          </w:rPr>
          <w:t>–</w:t>
        </w:r>
      </w:ins>
      <w:r w:rsidRPr="00E457C1">
        <w:rPr>
          <w:noProof/>
          <w:lang w:val="en-US"/>
        </w:rPr>
        <w:t>1900 of 0.8 to 1.3</w:t>
      </w:r>
      <w:r w:rsidRPr="00E457C1">
        <w:rPr>
          <w:rFonts w:cs="Times New Roman"/>
          <w:noProof/>
          <w:lang w:val="en-US"/>
        </w:rPr>
        <w:t>°</w:t>
      </w:r>
      <w:r w:rsidRPr="00E457C1">
        <w:rPr>
          <w:noProof/>
          <w:lang w:val="en-US"/>
        </w:rPr>
        <w:t xml:space="preserve">C in terms of GSAT. </w:t>
      </w:r>
      <w:r w:rsidR="00C337A3" w:rsidRPr="00E457C1">
        <w:rPr>
          <w:noProof/>
          <w:lang w:val="en-US"/>
        </w:rPr>
        <w:t xml:space="preserve">Consequently, that range encompasses the best estimate and </w:t>
      </w:r>
      <w:r w:rsidR="00C337A3" w:rsidRPr="00E457C1">
        <w:rPr>
          <w:i/>
          <w:iCs/>
          <w:noProof/>
          <w:lang w:val="en-US"/>
        </w:rPr>
        <w:t>very likely</w:t>
      </w:r>
      <w:r w:rsidR="00C337A3" w:rsidRPr="00E457C1">
        <w:rPr>
          <w:noProof/>
          <w:lang w:val="en-US"/>
        </w:rPr>
        <w:t xml:space="preserve"> range of observed GSAT warming of 1.06</w:t>
      </w:r>
      <w:del w:id="642" w:author="Tom Maycock" w:date="2021-09-03T15:08:00Z">
        <w:r w:rsidR="00C337A3" w:rsidRPr="00E457C1" w:rsidDel="00F01621">
          <w:rPr>
            <w:noProof/>
            <w:lang w:val="en-US"/>
          </w:rPr>
          <w:delText xml:space="preserve"> °C</w:delText>
        </w:r>
      </w:del>
      <w:r w:rsidR="00C337A3" w:rsidRPr="00E457C1">
        <w:rPr>
          <w:noProof/>
          <w:lang w:val="en-US"/>
        </w:rPr>
        <w:t xml:space="preserve"> </w:t>
      </w:r>
      <w:r w:rsidR="00D6316F" w:rsidRPr="00E457C1">
        <w:rPr>
          <w:noProof/>
          <w:lang w:val="en-US"/>
        </w:rPr>
        <w:t>[</w:t>
      </w:r>
      <w:r w:rsidR="00C337A3" w:rsidRPr="00E457C1">
        <w:rPr>
          <w:noProof/>
          <w:lang w:val="en-US"/>
        </w:rPr>
        <w:t>0.88</w:t>
      </w:r>
      <w:del w:id="643" w:author="Ian Blenkinsop" w:date="2021-07-13T10:30:00Z">
        <w:r w:rsidR="00D6316F" w:rsidRPr="00E457C1" w:rsidDel="0073405B">
          <w:rPr>
            <w:noProof/>
            <w:lang w:val="en-US"/>
          </w:rPr>
          <w:delText xml:space="preserve"> to </w:delText>
        </w:r>
      </w:del>
      <w:ins w:id="644" w:author="Ian Blenkinsop" w:date="2021-07-14T11:46:00Z">
        <w:r w:rsidR="003F3EF5">
          <w:rPr>
            <w:noProof/>
            <w:lang w:val="en-US"/>
          </w:rPr>
          <w:t xml:space="preserve"> to </w:t>
        </w:r>
      </w:ins>
      <w:r w:rsidR="00C337A3" w:rsidRPr="00E457C1">
        <w:rPr>
          <w:noProof/>
          <w:lang w:val="en-US"/>
        </w:rPr>
        <w:t>1.21</w:t>
      </w:r>
      <w:del w:id="645" w:author="Tom Maycock" w:date="2021-09-03T15:08:00Z">
        <w:r w:rsidR="00C337A3" w:rsidRPr="00E457C1" w:rsidDel="00F01621">
          <w:rPr>
            <w:noProof/>
            <w:lang w:val="en-US"/>
          </w:rPr>
          <w:delText> °C</w:delText>
        </w:r>
      </w:del>
      <w:r w:rsidR="00D6316F" w:rsidRPr="00E457C1">
        <w:rPr>
          <w:noProof/>
          <w:lang w:val="en-US"/>
        </w:rPr>
        <w:t>]</w:t>
      </w:r>
      <w:r w:rsidR="00C337A3" w:rsidRPr="00E457C1">
        <w:rPr>
          <w:noProof/>
          <w:lang w:val="en-US"/>
        </w:rPr>
        <w:t xml:space="preserve"> </w:t>
      </w:r>
      <w:ins w:id="646" w:author="Tom Maycock" w:date="2021-09-03T15:08:00Z">
        <w:r w:rsidR="00F01621" w:rsidRPr="00E457C1">
          <w:rPr>
            <w:noProof/>
            <w:lang w:val="en-US"/>
          </w:rPr>
          <w:t>°C</w:t>
        </w:r>
        <w:r w:rsidR="00F01621">
          <w:rPr>
            <w:noProof/>
            <w:lang w:val="en-US"/>
          </w:rPr>
          <w:t xml:space="preserve"> </w:t>
        </w:r>
      </w:ins>
      <w:r w:rsidR="00C337A3" w:rsidRPr="00E457C1">
        <w:rPr>
          <w:noProof/>
          <w:lang w:val="en-US"/>
        </w:rPr>
        <w:t>over the same period</w:t>
      </w:r>
      <w:r w:rsidR="00052695" w:rsidRPr="00E457C1">
        <w:rPr>
          <w:noProof/>
          <w:lang w:val="en-US"/>
        </w:rPr>
        <w:t xml:space="preserve"> (Cross-Chapter Box 2.3)</w:t>
      </w:r>
      <w:r w:rsidR="00C337A3" w:rsidRPr="00E457C1">
        <w:rPr>
          <w:noProof/>
          <w:lang w:val="en-US"/>
        </w:rPr>
        <w:t xml:space="preserve">. </w:t>
      </w:r>
      <w:r w:rsidR="00CC5CD5" w:rsidRPr="00E457C1">
        <w:rPr>
          <w:noProof/>
          <w:lang w:val="en-US"/>
        </w:rPr>
        <w:t xml:space="preserve">There is </w:t>
      </w:r>
      <w:r w:rsidR="00CC5CD5" w:rsidRPr="00E457C1">
        <w:rPr>
          <w:i/>
          <w:iCs/>
          <w:noProof/>
          <w:lang w:val="en-US"/>
        </w:rPr>
        <w:t xml:space="preserve">medium </w:t>
      </w:r>
      <w:r w:rsidR="00CC5CD5" w:rsidRPr="00E457C1">
        <w:rPr>
          <w:i/>
          <w:iCs/>
          <w:lang w:val="en-US"/>
        </w:rPr>
        <w:t>confidence</w:t>
      </w:r>
      <w:r w:rsidR="00CC5CD5" w:rsidRPr="00E457C1">
        <w:rPr>
          <w:lang w:val="en-US"/>
        </w:rPr>
        <w:t xml:space="preserve"> that the best estimate and </w:t>
      </w:r>
      <w:r w:rsidR="00CC5CD5" w:rsidRPr="00E457C1">
        <w:rPr>
          <w:i/>
          <w:iCs/>
          <w:lang w:val="en-US"/>
        </w:rPr>
        <w:t xml:space="preserve">likely </w:t>
      </w:r>
      <w:r w:rsidR="00CC5CD5" w:rsidRPr="00E457C1">
        <w:rPr>
          <w:lang w:val="en-US"/>
        </w:rPr>
        <w:t>ranges of attributable warming expressed in</w:t>
      </w:r>
      <w:r w:rsidR="00D67A96" w:rsidRPr="00E457C1">
        <w:rPr>
          <w:lang w:val="en-US"/>
        </w:rPr>
        <w:t xml:space="preserve"> terms of GMST are equal to those</w:t>
      </w:r>
      <w:r w:rsidR="00CC5CD5" w:rsidRPr="00E457C1">
        <w:rPr>
          <w:lang w:val="en-US"/>
        </w:rPr>
        <w:t xml:space="preserve"> for GSAT </w:t>
      </w:r>
      <w:r w:rsidR="00CC5CD5" w:rsidRPr="00E457C1">
        <w:rPr>
          <w:noProof/>
          <w:lang w:val="en-US"/>
        </w:rPr>
        <w:t xml:space="preserve">(Cross-Chapter Box 2.3). </w:t>
      </w:r>
      <w:r w:rsidRPr="00E457C1">
        <w:rPr>
          <w:noProof/>
          <w:lang w:val="en-US"/>
        </w:rPr>
        <w:t xml:space="preserve">Repeating the process for other time periods leads to the best estimates and </w:t>
      </w:r>
      <w:r w:rsidRPr="00E457C1">
        <w:rPr>
          <w:i/>
          <w:iCs/>
          <w:noProof/>
          <w:lang w:val="en-US"/>
        </w:rPr>
        <w:t>likely</w:t>
      </w:r>
      <w:r w:rsidRPr="00E457C1">
        <w:rPr>
          <w:noProof/>
          <w:lang w:val="en-US"/>
        </w:rPr>
        <w:t xml:space="preserve"> ranges listed in Table 3.1. GSAT </w:t>
      </w:r>
      <w:r w:rsidR="00234650" w:rsidRPr="00E457C1">
        <w:rPr>
          <w:noProof/>
          <w:lang w:val="en-US"/>
        </w:rPr>
        <w:t>change attributable to natural forcings</w:t>
      </w:r>
      <w:r w:rsidRPr="00E457C1">
        <w:rPr>
          <w:noProof/>
          <w:lang w:val="en-US"/>
        </w:rPr>
        <w:t xml:space="preserve"> is </w:t>
      </w:r>
      <w:r w:rsidRPr="00E457C1">
        <w:rPr>
          <w:rFonts w:cs="Times New Roman"/>
          <w:noProof/>
          <w:lang w:val="en-US"/>
        </w:rPr>
        <w:t>−</w:t>
      </w:r>
      <w:r w:rsidRPr="00E457C1">
        <w:rPr>
          <w:noProof/>
          <w:lang w:val="en-US"/>
        </w:rPr>
        <w:t>0.1 to</w:t>
      </w:r>
      <w:commentRangeStart w:id="647"/>
      <w:r w:rsidRPr="00E457C1">
        <w:rPr>
          <w:noProof/>
          <w:lang w:val="en-US"/>
        </w:rPr>
        <w:t xml:space="preserve"> </w:t>
      </w:r>
      <w:commentRangeEnd w:id="647"/>
      <w:r w:rsidR="006D2A67">
        <w:rPr>
          <w:rStyle w:val="CommentReference"/>
          <w:lang w:val="en-GB"/>
        </w:rPr>
        <w:commentReference w:id="647"/>
      </w:r>
      <w:ins w:id="648" w:author="Ian Blenkinsop" w:date="2021-07-13T10:10:00Z">
        <w:r w:rsidR="00E0281D">
          <w:rPr>
            <w:noProof/>
            <w:lang w:val="en-US"/>
          </w:rPr>
          <w:t>+</w:t>
        </w:r>
      </w:ins>
      <w:r w:rsidRPr="00E457C1">
        <w:rPr>
          <w:noProof/>
          <w:lang w:val="en-US"/>
        </w:rPr>
        <w:t>0.1</w:t>
      </w:r>
      <w:r w:rsidRPr="00E457C1">
        <w:rPr>
          <w:rFonts w:cs="Times New Roman"/>
          <w:noProof/>
          <w:lang w:val="en-US"/>
        </w:rPr>
        <w:t>°</w:t>
      </w:r>
      <w:r w:rsidRPr="00E457C1">
        <w:rPr>
          <w:noProof/>
          <w:lang w:val="en-US"/>
        </w:rPr>
        <w:t xml:space="preserve">C. The </w:t>
      </w:r>
      <w:r w:rsidRPr="00E457C1">
        <w:rPr>
          <w:i/>
          <w:noProof/>
          <w:lang w:val="en-US"/>
        </w:rPr>
        <w:t>likely</w:t>
      </w:r>
      <w:r w:rsidRPr="00E457C1">
        <w:rPr>
          <w:noProof/>
          <w:lang w:val="en-US"/>
        </w:rPr>
        <w:t xml:space="preserve"> range of GSAT warming attributable to greenhouse gases is assessed in the same way to be 1.0 to 2.0</w:t>
      </w:r>
      <w:r w:rsidRPr="00E457C1">
        <w:rPr>
          <w:rFonts w:cs="Times New Roman"/>
          <w:noProof/>
          <w:lang w:val="en-US"/>
        </w:rPr>
        <w:t>°</w:t>
      </w:r>
      <w:r w:rsidRPr="00E457C1">
        <w:rPr>
          <w:noProof/>
          <w:lang w:val="en-US"/>
        </w:rPr>
        <w:t xml:space="preserve">C while the GSAT change attributable to aerosols, ozone and land-use change is </w:t>
      </w:r>
      <w:r w:rsidRPr="00E457C1">
        <w:rPr>
          <w:rFonts w:cs="Times New Roman"/>
          <w:noProof/>
          <w:lang w:val="en-US"/>
        </w:rPr>
        <w:t>−</w:t>
      </w:r>
      <w:r w:rsidRPr="00E457C1">
        <w:rPr>
          <w:noProof/>
          <w:lang w:val="en-US"/>
        </w:rPr>
        <w:t>0.8 to 0.0</w:t>
      </w:r>
      <w:r w:rsidRPr="00E457C1">
        <w:rPr>
          <w:rFonts w:cs="Times New Roman"/>
          <w:noProof/>
          <w:lang w:val="en-US"/>
        </w:rPr>
        <w:t>°</w:t>
      </w:r>
      <w:r w:rsidRPr="00E457C1">
        <w:rPr>
          <w:noProof/>
          <w:lang w:val="en-US"/>
        </w:rPr>
        <w:t>C. Progress in attribution techniques allows the important advance of attributing observed surface temperature warming since 1850</w:t>
      </w:r>
      <w:del w:id="649" w:author="Sara M Tuson" w:date="2021-06-25T11:02:00Z">
        <w:r w:rsidRPr="00E457C1" w:rsidDel="00993EB1">
          <w:rPr>
            <w:noProof/>
            <w:lang w:val="en-US"/>
          </w:rPr>
          <w:delText>-</w:delText>
        </w:r>
      </w:del>
      <w:ins w:id="650" w:author="Sara M Tuson" w:date="2021-06-25T11:02:00Z">
        <w:r w:rsidR="00993EB1">
          <w:rPr>
            <w:noProof/>
            <w:lang w:val="en-US"/>
          </w:rPr>
          <w:t>–</w:t>
        </w:r>
      </w:ins>
      <w:r w:rsidRPr="00E457C1">
        <w:rPr>
          <w:noProof/>
          <w:lang w:val="en-US"/>
        </w:rPr>
        <w:t xml:space="preserve">1900, instead of since 1951 as was done in </w:t>
      </w:r>
      <w:del w:id="651" w:author="Sara M Tuson" w:date="2021-06-24T09:43:00Z">
        <w:r w:rsidRPr="00E457C1" w:rsidDel="00A23DCD">
          <w:rPr>
            <w:noProof/>
            <w:lang w:val="en-US"/>
          </w:rPr>
          <w:delText xml:space="preserve">the </w:delText>
        </w:r>
      </w:del>
      <w:r w:rsidRPr="00E457C1">
        <w:rPr>
          <w:noProof/>
          <w:lang w:val="en-US"/>
        </w:rPr>
        <w:t xml:space="preserve">AR5. </w:t>
      </w:r>
    </w:p>
    <w:p w14:paraId="721CBD42" w14:textId="77777777" w:rsidR="009F594A" w:rsidRPr="00E457C1" w:rsidRDefault="009F594A" w:rsidP="009F594A">
      <w:pPr>
        <w:pStyle w:val="AR6BodyText"/>
        <w:rPr>
          <w:noProof/>
          <w:lang w:val="en-US"/>
        </w:rPr>
      </w:pPr>
    </w:p>
    <w:p w14:paraId="53958EC0" w14:textId="77777777" w:rsidR="009F594A" w:rsidRPr="00E457C1" w:rsidRDefault="009F594A" w:rsidP="009F594A">
      <w:pPr>
        <w:pStyle w:val="AR6BodyText"/>
        <w:rPr>
          <w:noProof/>
          <w:lang w:val="en-US"/>
        </w:rPr>
      </w:pPr>
    </w:p>
    <w:p w14:paraId="2B924CAB" w14:textId="77777777" w:rsidR="009F594A" w:rsidRPr="0004069C" w:rsidRDefault="009F594A" w:rsidP="009F594A">
      <w:pPr>
        <w:pStyle w:val="AR6BodyText"/>
        <w:rPr>
          <w:b/>
          <w:noProof/>
        </w:rPr>
      </w:pPr>
      <w:r w:rsidRPr="0004069C">
        <w:rPr>
          <w:b/>
          <w:noProof/>
        </w:rPr>
        <w:t xml:space="preserve">[START </w:t>
      </w:r>
      <w:r>
        <w:rPr>
          <w:rStyle w:val="AR6Chap3FigureCar"/>
          <w:b/>
          <w:noProof/>
          <w:sz w:val="22"/>
          <w:lang w:val="en-GB"/>
        </w:rPr>
        <w:t>TABLE 3.1</w:t>
      </w:r>
      <w:r w:rsidRPr="0004069C">
        <w:rPr>
          <w:b/>
          <w:noProof/>
        </w:rPr>
        <w:t xml:space="preserve"> HERE]</w:t>
      </w:r>
    </w:p>
    <w:p w14:paraId="26940BB2" w14:textId="77777777" w:rsidR="009F594A" w:rsidRDefault="009F594A" w:rsidP="009F594A">
      <w:pPr>
        <w:pStyle w:val="AR6BodyText"/>
        <w:rPr>
          <w:noProof/>
        </w:rPr>
      </w:pPr>
    </w:p>
    <w:p w14:paraId="189181C2" w14:textId="4BFE0AD0" w:rsidR="009F594A" w:rsidRDefault="009F594A" w:rsidP="009F594A">
      <w:pPr>
        <w:pStyle w:val="AR6Chap3Table"/>
        <w:ind w:left="993" w:hanging="993"/>
      </w:pPr>
      <w:commentRangeStart w:id="652"/>
      <w:r w:rsidRPr="00F01621">
        <w:rPr>
          <w:b/>
          <w:bCs/>
          <w:rPrChange w:id="653" w:author="Tom Maycock" w:date="2021-09-03T15:08:00Z">
            <w:rPr/>
          </w:rPrChange>
        </w:rPr>
        <w:lastRenderedPageBreak/>
        <w:t>Estimates of warming in GSAT</w:t>
      </w:r>
      <w:r w:rsidR="001A02C6" w:rsidRPr="00F01621">
        <w:rPr>
          <w:b/>
          <w:bCs/>
          <w:rPrChange w:id="654" w:author="Tom Maycock" w:date="2021-09-03T15:08:00Z">
            <w:rPr/>
          </w:rPrChange>
        </w:rPr>
        <w:t xml:space="preserve"> </w:t>
      </w:r>
      <w:r w:rsidRPr="00F01621">
        <w:rPr>
          <w:b/>
          <w:bCs/>
          <w:rPrChange w:id="655" w:author="Tom Maycock" w:date="2021-09-03T15:08:00Z">
            <w:rPr/>
          </w:rPrChange>
        </w:rPr>
        <w:t xml:space="preserve">attributable to human influence for different periods in </w:t>
      </w:r>
      <w:r w:rsidRPr="00F01621">
        <w:rPr>
          <w:rFonts w:cs="Times New Roman"/>
          <w:b/>
          <w:bCs/>
          <w:noProof/>
          <w:rPrChange w:id="656" w:author="Tom Maycock" w:date="2021-09-03T15:08:00Z">
            <w:rPr>
              <w:rFonts w:cs="Times New Roman"/>
              <w:noProof/>
            </w:rPr>
          </w:rPrChange>
        </w:rPr>
        <w:t>°</w:t>
      </w:r>
      <w:r w:rsidRPr="00F01621">
        <w:rPr>
          <w:b/>
          <w:bCs/>
          <w:noProof/>
          <w:rPrChange w:id="657" w:author="Tom Maycock" w:date="2021-09-03T15:08:00Z">
            <w:rPr>
              <w:noProof/>
            </w:rPr>
          </w:rPrChange>
        </w:rPr>
        <w:t>C</w:t>
      </w:r>
      <w:r w:rsidRPr="00F01621">
        <w:rPr>
          <w:b/>
          <w:bCs/>
          <w:rPrChange w:id="658" w:author="Tom Maycock" w:date="2021-09-03T15:08:00Z">
            <w:rPr/>
          </w:rPrChange>
        </w:rPr>
        <w:t>, all relative to the 1850</w:t>
      </w:r>
      <w:del w:id="659" w:author="Sara M Tuson" w:date="2021-06-25T11:02:00Z">
        <w:r w:rsidRPr="00F01621" w:rsidDel="00993EB1">
          <w:rPr>
            <w:b/>
            <w:bCs/>
            <w:rPrChange w:id="660" w:author="Tom Maycock" w:date="2021-09-03T15:08:00Z">
              <w:rPr/>
            </w:rPrChange>
          </w:rPr>
          <w:delText>-</w:delText>
        </w:r>
      </w:del>
      <w:ins w:id="661" w:author="Sara M Tuson" w:date="2021-06-25T11:02:00Z">
        <w:r w:rsidR="00993EB1" w:rsidRPr="00F01621">
          <w:rPr>
            <w:b/>
            <w:bCs/>
            <w:rPrChange w:id="662" w:author="Tom Maycock" w:date="2021-09-03T15:08:00Z">
              <w:rPr/>
            </w:rPrChange>
          </w:rPr>
          <w:t>–</w:t>
        </w:r>
      </w:ins>
      <w:r w:rsidRPr="00F01621">
        <w:rPr>
          <w:b/>
          <w:bCs/>
          <w:rPrChange w:id="663" w:author="Tom Maycock" w:date="2021-09-03T15:08:00Z">
            <w:rPr/>
          </w:rPrChange>
        </w:rPr>
        <w:t>1900 base period.</w:t>
      </w:r>
      <w:commentRangeEnd w:id="652"/>
      <w:r w:rsidR="00F01621">
        <w:rPr>
          <w:rStyle w:val="CommentReference"/>
          <w:lang w:val="en-GB"/>
        </w:rPr>
        <w:commentReference w:id="652"/>
      </w:r>
      <w:r>
        <w:t xml:space="preserve"> </w:t>
      </w:r>
      <w:r w:rsidR="002B5A2A">
        <w:t>Uncertainty ranges are 5</w:t>
      </w:r>
      <w:del w:id="664" w:author="Sara M Tuson" w:date="2021-06-25T11:02:00Z">
        <w:r w:rsidR="002B5A2A" w:rsidDel="00993EB1">
          <w:delText>-</w:delText>
        </w:r>
      </w:del>
      <w:ins w:id="665" w:author="Sara M Tuson" w:date="2021-06-25T11:02:00Z">
        <w:r w:rsidR="00993EB1">
          <w:t>–</w:t>
        </w:r>
      </w:ins>
      <w:r w:rsidR="002B5A2A">
        <w:t xml:space="preserve">95% ranges for individual studies and </w:t>
      </w:r>
      <w:r w:rsidR="002B5A2A" w:rsidRPr="002B5A2A">
        <w:rPr>
          <w:i/>
        </w:rPr>
        <w:t>likely</w:t>
      </w:r>
      <w:r w:rsidR="002B5A2A">
        <w:t xml:space="preserve"> ranges for the assessment. </w:t>
      </w:r>
      <w:r w:rsidR="003627DA">
        <w:t xml:space="preserve">The results shown in the table use the methods described in the three studies indicated, but applied to additional periods and the warming trend. </w:t>
      </w:r>
      <w:r w:rsidR="00490828">
        <w:fldChar w:fldCharType="begin" w:fldLock="1"/>
      </w:r>
      <w:r w:rsidR="00E719C0">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rsidR="00490828">
        <w:fldChar w:fldCharType="separate"/>
      </w:r>
      <w:r w:rsidR="00393F8C">
        <w:rPr>
          <w:noProof/>
        </w:rPr>
        <w:t>Ribes et al. (2021)</w:t>
      </w:r>
      <w:r w:rsidR="00490828">
        <w:fldChar w:fldCharType="end"/>
      </w:r>
      <w:r w:rsidR="003627DA">
        <w:t xml:space="preserve"> results were updated using a corrected natural forcing time</w:t>
      </w:r>
      <w:r w:rsidR="00863EDE">
        <w:t xml:space="preserve"> </w:t>
      </w:r>
      <w:r w:rsidR="003627DA">
        <w:t xml:space="preserve">series, and </w:t>
      </w:r>
      <w:r w:rsidR="00490828">
        <w:fldChar w:fldCharType="begin" w:fldLock="1"/>
      </w:r>
      <w:r w:rsidR="00E719C0">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rsidR="00490828">
        <w:fldChar w:fldCharType="separate"/>
      </w:r>
      <w:r w:rsidR="00393F8C">
        <w:rPr>
          <w:noProof/>
        </w:rPr>
        <w:t>Haustein et al. (2017)</w:t>
      </w:r>
      <w:r w:rsidR="00490828">
        <w:fldChar w:fldCharType="end"/>
      </w:r>
      <w:r w:rsidR="003627DA">
        <w:t xml:space="preserve"> results were updated to use HadCRUT5.</w:t>
      </w:r>
    </w:p>
    <w:p w14:paraId="212BBE01" w14:textId="77777777" w:rsidR="009F594A" w:rsidRDefault="009F594A" w:rsidP="009F594A">
      <w:pPr>
        <w:pStyle w:val="AR6BodyText"/>
        <w:rPr>
          <w:lang w:val="en-US"/>
        </w:rPr>
      </w:pPr>
    </w:p>
    <w:tbl>
      <w:tblPr>
        <w:tblStyle w:val="TableGrid"/>
        <w:tblW w:w="0" w:type="auto"/>
        <w:tblLook w:val="04A0" w:firstRow="1" w:lastRow="0" w:firstColumn="1" w:lastColumn="0" w:noHBand="0" w:noVBand="1"/>
      </w:tblPr>
      <w:tblGrid>
        <w:gridCol w:w="1872"/>
        <w:gridCol w:w="1456"/>
        <w:gridCol w:w="1603"/>
        <w:gridCol w:w="1603"/>
        <w:gridCol w:w="1603"/>
        <w:gridCol w:w="1484"/>
      </w:tblGrid>
      <w:tr w:rsidR="001A02C6" w14:paraId="74CC7397" w14:textId="0924274F" w:rsidTr="001A02C6">
        <w:tc>
          <w:tcPr>
            <w:tcW w:w="1872" w:type="dxa"/>
          </w:tcPr>
          <w:p w14:paraId="2624EDA1" w14:textId="77777777" w:rsidR="001A02C6" w:rsidRDefault="001A02C6" w:rsidP="00CC7E9F">
            <w:pPr>
              <w:pStyle w:val="AR6BodyText"/>
              <w:rPr>
                <w:lang w:val="en-US"/>
              </w:rPr>
            </w:pPr>
          </w:p>
        </w:tc>
        <w:tc>
          <w:tcPr>
            <w:tcW w:w="1456" w:type="dxa"/>
          </w:tcPr>
          <w:p w14:paraId="71BCF4FB" w14:textId="4DD1C51E" w:rsidR="001A02C6" w:rsidRDefault="001A02C6" w:rsidP="00CC7E9F">
            <w:pPr>
              <w:pStyle w:val="AR6BodyText"/>
              <w:rPr>
                <w:lang w:val="en-US"/>
              </w:rPr>
            </w:pPr>
            <w:commentRangeStart w:id="666"/>
            <w:r>
              <w:rPr>
                <w:lang w:val="en-US"/>
              </w:rPr>
              <w:t>1986</w:t>
            </w:r>
            <w:del w:id="667" w:author="Sara M Tuson" w:date="2021-06-25T11:02:00Z">
              <w:r w:rsidDel="004A799C">
                <w:rPr>
                  <w:lang w:val="en-US"/>
                </w:rPr>
                <w:delText>-</w:delText>
              </w:r>
            </w:del>
            <w:ins w:id="668" w:author="Sara M Tuson" w:date="2021-06-25T11:02:00Z">
              <w:r w:rsidR="004A799C">
                <w:rPr>
                  <w:lang w:val="en-US"/>
                </w:rPr>
                <w:t>–</w:t>
              </w:r>
            </w:ins>
            <w:r>
              <w:rPr>
                <w:lang w:val="en-US"/>
              </w:rPr>
              <w:t>2005</w:t>
            </w:r>
            <w:commentRangeEnd w:id="666"/>
            <w:r w:rsidR="009575A2">
              <w:rPr>
                <w:rStyle w:val="CommentReference"/>
                <w:rFonts w:cstheme="minorBidi"/>
                <w:lang w:val="en-GB" w:eastAsia="fr-FR"/>
              </w:rPr>
              <w:commentReference w:id="666"/>
            </w:r>
          </w:p>
        </w:tc>
        <w:tc>
          <w:tcPr>
            <w:tcW w:w="1603" w:type="dxa"/>
          </w:tcPr>
          <w:p w14:paraId="790F2390" w14:textId="3BA39CE4" w:rsidR="001A02C6" w:rsidRDefault="001A02C6" w:rsidP="00CC7E9F">
            <w:pPr>
              <w:pStyle w:val="AR6BodyText"/>
              <w:rPr>
                <w:lang w:val="en-US"/>
              </w:rPr>
            </w:pPr>
            <w:r>
              <w:rPr>
                <w:lang w:val="en-US"/>
              </w:rPr>
              <w:t>1995</w:t>
            </w:r>
            <w:del w:id="669" w:author="Sara M Tuson" w:date="2021-06-25T11:02:00Z">
              <w:r w:rsidDel="004A799C">
                <w:rPr>
                  <w:lang w:val="en-US"/>
                </w:rPr>
                <w:delText>-</w:delText>
              </w:r>
            </w:del>
            <w:ins w:id="670" w:author="Sara M Tuson" w:date="2021-06-25T11:02:00Z">
              <w:r w:rsidR="004A799C">
                <w:rPr>
                  <w:lang w:val="en-US"/>
                </w:rPr>
                <w:t>–</w:t>
              </w:r>
            </w:ins>
            <w:r>
              <w:rPr>
                <w:lang w:val="en-US"/>
              </w:rPr>
              <w:t>2014</w:t>
            </w:r>
          </w:p>
        </w:tc>
        <w:tc>
          <w:tcPr>
            <w:tcW w:w="1603" w:type="dxa"/>
          </w:tcPr>
          <w:p w14:paraId="54D4382F" w14:textId="25A2D550" w:rsidR="001A02C6" w:rsidRDefault="001A02C6" w:rsidP="00CC7E9F">
            <w:pPr>
              <w:pStyle w:val="AR6BodyText"/>
              <w:rPr>
                <w:lang w:val="en-US"/>
              </w:rPr>
            </w:pPr>
            <w:r>
              <w:rPr>
                <w:lang w:val="en-US"/>
              </w:rPr>
              <w:t>2006</w:t>
            </w:r>
            <w:del w:id="671" w:author="Sara M Tuson" w:date="2021-06-25T11:02:00Z">
              <w:r w:rsidDel="004A799C">
                <w:rPr>
                  <w:lang w:val="en-US"/>
                </w:rPr>
                <w:delText>-</w:delText>
              </w:r>
            </w:del>
            <w:ins w:id="672" w:author="Sara M Tuson" w:date="2021-06-25T11:02:00Z">
              <w:r w:rsidR="004A799C">
                <w:rPr>
                  <w:lang w:val="en-US"/>
                </w:rPr>
                <w:t>–</w:t>
              </w:r>
            </w:ins>
            <w:r>
              <w:rPr>
                <w:lang w:val="en-US"/>
              </w:rPr>
              <w:t>2015</w:t>
            </w:r>
          </w:p>
        </w:tc>
        <w:tc>
          <w:tcPr>
            <w:tcW w:w="1603" w:type="dxa"/>
          </w:tcPr>
          <w:p w14:paraId="6C7C3A10" w14:textId="04E36EA1" w:rsidR="001A02C6" w:rsidRDefault="001A02C6" w:rsidP="00CC7E9F">
            <w:pPr>
              <w:pStyle w:val="AR6BodyText"/>
              <w:rPr>
                <w:lang w:val="en-US"/>
              </w:rPr>
            </w:pPr>
            <w:r>
              <w:rPr>
                <w:lang w:val="en-US"/>
              </w:rPr>
              <w:t>2010</w:t>
            </w:r>
            <w:del w:id="673" w:author="Sara M Tuson" w:date="2021-06-25T11:02:00Z">
              <w:r w:rsidDel="004A799C">
                <w:rPr>
                  <w:lang w:val="en-US"/>
                </w:rPr>
                <w:delText>-</w:delText>
              </w:r>
            </w:del>
            <w:ins w:id="674" w:author="Sara M Tuson" w:date="2021-06-25T11:02:00Z">
              <w:r w:rsidR="004A799C">
                <w:rPr>
                  <w:lang w:val="en-US"/>
                </w:rPr>
                <w:t>–</w:t>
              </w:r>
            </w:ins>
            <w:r>
              <w:rPr>
                <w:lang w:val="en-US"/>
              </w:rPr>
              <w:t>2019</w:t>
            </w:r>
          </w:p>
        </w:tc>
        <w:tc>
          <w:tcPr>
            <w:tcW w:w="1484" w:type="dxa"/>
          </w:tcPr>
          <w:p w14:paraId="4B04C609" w14:textId="4E9BB0F6" w:rsidR="001A02C6" w:rsidRDefault="001A02C6" w:rsidP="00CC7E9F">
            <w:pPr>
              <w:pStyle w:val="AR6BodyText"/>
              <w:rPr>
                <w:lang w:val="en-US"/>
              </w:rPr>
            </w:pPr>
            <w:r>
              <w:rPr>
                <w:lang w:val="en-US"/>
              </w:rPr>
              <w:t xml:space="preserve">Warming </w:t>
            </w:r>
            <w:del w:id="675" w:author="Ian Blenkinsop" w:date="2021-07-13T11:10:00Z">
              <w:r w:rsidDel="002F6872">
                <w:rPr>
                  <w:lang w:val="en-US"/>
                </w:rPr>
                <w:delText xml:space="preserve">rate </w:delText>
              </w:r>
            </w:del>
            <w:ins w:id="676" w:author="Ian Blenkinsop" w:date="2021-07-13T11:10:00Z">
              <w:r w:rsidR="002F6872">
                <w:rPr>
                  <w:lang w:val="en-US"/>
                </w:rPr>
                <w:t xml:space="preserve">Rate </w:t>
              </w:r>
            </w:ins>
            <w:r>
              <w:rPr>
                <w:lang w:val="en-US"/>
              </w:rPr>
              <w:t>2010</w:t>
            </w:r>
            <w:del w:id="677" w:author="Sara M Tuson" w:date="2021-06-25T11:02:00Z">
              <w:r w:rsidDel="004A799C">
                <w:rPr>
                  <w:lang w:val="en-US"/>
                </w:rPr>
                <w:delText>-</w:delText>
              </w:r>
            </w:del>
            <w:ins w:id="678" w:author="Sara M Tuson" w:date="2021-06-25T11:02:00Z">
              <w:r w:rsidR="004A799C">
                <w:rPr>
                  <w:lang w:val="en-US"/>
                </w:rPr>
                <w:t>–</w:t>
              </w:r>
            </w:ins>
            <w:r>
              <w:rPr>
                <w:lang w:val="en-US"/>
              </w:rPr>
              <w:t>2019</w:t>
            </w:r>
          </w:p>
        </w:tc>
      </w:tr>
      <w:tr w:rsidR="001A02C6" w14:paraId="683A8EE4" w14:textId="112E13ED" w:rsidTr="001A02C6">
        <w:tc>
          <w:tcPr>
            <w:tcW w:w="1872" w:type="dxa"/>
          </w:tcPr>
          <w:p w14:paraId="627B6AC1" w14:textId="44BF9188" w:rsidR="001A02C6" w:rsidRDefault="00945F5C" w:rsidP="00CC7E9F">
            <w:pPr>
              <w:pStyle w:val="AR6BodyText"/>
              <w:rPr>
                <w:lang w:val="en-US"/>
              </w:rPr>
            </w:pPr>
            <w:ins w:id="679" w:author="Robin Matthews" w:date="2021-06-15T18:28:00Z">
              <w:r>
                <w:fldChar w:fldCharType="begin" w:fldLock="1"/>
              </w:r>
              <w: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fldChar w:fldCharType="separate"/>
              </w:r>
            </w:ins>
            <w:r w:rsidR="00393F8C">
              <w:rPr>
                <w:noProof/>
              </w:rPr>
              <w:t>Ribes et al. (2021)</w:t>
            </w:r>
            <w:ins w:id="680" w:author="Robin Matthews" w:date="2021-06-15T18:28:00Z">
              <w:r>
                <w:fldChar w:fldCharType="end"/>
              </w:r>
            </w:ins>
            <w:del w:id="681" w:author="Robin Matthews" w:date="2021-06-15T18:28:00Z">
              <w:r w:rsidR="001A02C6" w:rsidDel="00945F5C">
                <w:rPr>
                  <w:lang w:val="en-US"/>
                </w:rPr>
                <w:delText>Ribes et al. (2021)</w:delText>
              </w:r>
            </w:del>
          </w:p>
        </w:tc>
        <w:tc>
          <w:tcPr>
            <w:tcW w:w="1456" w:type="dxa"/>
          </w:tcPr>
          <w:p w14:paraId="33BB548B" w14:textId="72BAB84E" w:rsidR="001A02C6" w:rsidRDefault="000D3C57" w:rsidP="00CC7E9F">
            <w:pPr>
              <w:pStyle w:val="AR6BodyText"/>
              <w:rPr>
                <w:lang w:val="en-US"/>
              </w:rPr>
            </w:pPr>
            <w:r>
              <w:rPr>
                <w:lang w:val="en-US"/>
              </w:rPr>
              <w:t xml:space="preserve">0.65 </w:t>
            </w:r>
            <w:commentRangeStart w:id="682"/>
            <w:commentRangeStart w:id="683"/>
            <w:r>
              <w:rPr>
                <w:lang w:val="en-US"/>
              </w:rPr>
              <w:t>(</w:t>
            </w:r>
            <w:commentRangeEnd w:id="682"/>
            <w:r w:rsidR="006115A3">
              <w:rPr>
                <w:rStyle w:val="CommentReference"/>
                <w:rFonts w:cstheme="minorBidi"/>
                <w:lang w:val="en-GB" w:eastAsia="fr-FR"/>
              </w:rPr>
              <w:commentReference w:id="682"/>
            </w:r>
            <w:commentRangeEnd w:id="683"/>
            <w:r w:rsidR="00F01621">
              <w:rPr>
                <w:rStyle w:val="CommentReference"/>
                <w:rFonts w:cstheme="minorBidi"/>
                <w:lang w:val="en-GB" w:eastAsia="fr-FR"/>
              </w:rPr>
              <w:commentReference w:id="683"/>
            </w:r>
            <w:r>
              <w:rPr>
                <w:lang w:val="en-US"/>
              </w:rPr>
              <w:t>0.52</w:t>
            </w:r>
            <w:commentRangeStart w:id="684"/>
            <w:commentRangeStart w:id="685"/>
            <w:del w:id="686" w:author="Sara M Tuson" w:date="2021-06-25T14:53:00Z">
              <w:r w:rsidR="001A02C6" w:rsidDel="00B93AFE">
                <w:rPr>
                  <w:lang w:val="en-US"/>
                </w:rPr>
                <w:delText xml:space="preserve"> </w:delText>
              </w:r>
            </w:del>
            <w:del w:id="687" w:author="Tom Maycock" w:date="2021-09-03T15:09:00Z">
              <w:r w:rsidR="001A02C6" w:rsidDel="00F01621">
                <w:rPr>
                  <w:noProof/>
                </w:rPr>
                <w:delText>–</w:delText>
              </w:r>
            </w:del>
            <w:commentRangeEnd w:id="684"/>
            <w:ins w:id="688" w:author="Tom Maycock" w:date="2021-09-03T15:09:00Z">
              <w:r w:rsidR="00F01621">
                <w:rPr>
                  <w:noProof/>
                </w:rPr>
                <w:t xml:space="preserve"> to </w:t>
              </w:r>
            </w:ins>
            <w:r w:rsidR="00916B12">
              <w:rPr>
                <w:rStyle w:val="CommentReference"/>
                <w:rFonts w:cstheme="minorBidi"/>
                <w:lang w:val="en-GB" w:eastAsia="fr-FR"/>
              </w:rPr>
              <w:commentReference w:id="684"/>
            </w:r>
            <w:commentRangeEnd w:id="685"/>
            <w:r w:rsidR="00F01621">
              <w:rPr>
                <w:rStyle w:val="CommentReference"/>
                <w:rFonts w:cstheme="minorBidi"/>
                <w:lang w:val="en-GB" w:eastAsia="fr-FR"/>
              </w:rPr>
              <w:commentReference w:id="685"/>
            </w:r>
            <w:del w:id="689" w:author="Sara M Tuson" w:date="2021-06-25T14:53:00Z">
              <w:r w:rsidR="001A02C6" w:rsidDel="00B93AFE">
                <w:rPr>
                  <w:noProof/>
                </w:rPr>
                <w:delText xml:space="preserve"> </w:delText>
              </w:r>
            </w:del>
            <w:r>
              <w:rPr>
                <w:lang w:val="en-US"/>
              </w:rPr>
              <w:t>0.77</w:t>
            </w:r>
            <w:r w:rsidR="001A02C6">
              <w:rPr>
                <w:lang w:val="en-US"/>
              </w:rPr>
              <w:t xml:space="preserve">) </w:t>
            </w:r>
          </w:p>
        </w:tc>
        <w:tc>
          <w:tcPr>
            <w:tcW w:w="1603" w:type="dxa"/>
          </w:tcPr>
          <w:p w14:paraId="34A71796" w14:textId="7B3F83DE" w:rsidR="001A02C6" w:rsidRDefault="000D3C57" w:rsidP="00CC7E9F">
            <w:pPr>
              <w:pStyle w:val="AR6BodyText"/>
              <w:rPr>
                <w:lang w:val="en-US"/>
              </w:rPr>
            </w:pPr>
            <w:r>
              <w:rPr>
                <w:lang w:val="en-US"/>
              </w:rPr>
              <w:t>0.82 (0.69</w:t>
            </w:r>
            <w:del w:id="690" w:author="Sara M Tuson" w:date="2021-06-25T14:53:00Z">
              <w:r w:rsidR="001A02C6" w:rsidDel="00B93AFE">
                <w:rPr>
                  <w:lang w:val="en-US"/>
                </w:rPr>
                <w:delText xml:space="preserve"> </w:delText>
              </w:r>
            </w:del>
            <w:ins w:id="691" w:author="Tom Maycock" w:date="2021-09-03T15:10:00Z">
              <w:r w:rsidR="00F01621">
                <w:rPr>
                  <w:noProof/>
                </w:rPr>
                <w:t xml:space="preserve"> to </w:t>
              </w:r>
            </w:ins>
            <w:del w:id="692" w:author="Tom Maycock" w:date="2021-09-03T15:10:00Z">
              <w:r w:rsidR="001A02C6" w:rsidDel="00F01621">
                <w:rPr>
                  <w:noProof/>
                </w:rPr>
                <w:delText>–</w:delText>
              </w:r>
            </w:del>
            <w:del w:id="693" w:author="Sara M Tuson" w:date="2021-06-25T14:53:00Z">
              <w:r w:rsidR="001A02C6" w:rsidDel="00B93AFE">
                <w:rPr>
                  <w:noProof/>
                </w:rPr>
                <w:delText xml:space="preserve"> </w:delText>
              </w:r>
            </w:del>
            <w:r>
              <w:rPr>
                <w:lang w:val="en-US"/>
              </w:rPr>
              <w:t>0.94</w:t>
            </w:r>
            <w:r w:rsidR="001A02C6">
              <w:rPr>
                <w:lang w:val="en-US"/>
              </w:rPr>
              <w:t>)</w:t>
            </w:r>
          </w:p>
        </w:tc>
        <w:tc>
          <w:tcPr>
            <w:tcW w:w="1603" w:type="dxa"/>
          </w:tcPr>
          <w:p w14:paraId="0940AD16" w14:textId="2F16BA73" w:rsidR="001A02C6" w:rsidRDefault="000D3C57" w:rsidP="00CC7E9F">
            <w:pPr>
              <w:pStyle w:val="AR6BodyText"/>
              <w:rPr>
                <w:lang w:val="en-US"/>
              </w:rPr>
            </w:pPr>
            <w:r>
              <w:rPr>
                <w:lang w:val="en-US"/>
              </w:rPr>
              <w:t>0.94</w:t>
            </w:r>
            <w:r w:rsidR="001A02C6">
              <w:rPr>
                <w:lang w:val="en-US"/>
              </w:rPr>
              <w:t xml:space="preserve"> (0.8</w:t>
            </w:r>
            <w:del w:id="694" w:author="Sara M Tuson" w:date="2021-06-25T14:53:00Z">
              <w:r w:rsidR="001A02C6" w:rsidDel="00B93AFE">
                <w:rPr>
                  <w:lang w:val="en-US"/>
                </w:rPr>
                <w:delText>1</w:delText>
              </w:r>
            </w:del>
            <w:del w:id="695" w:author="Ian Blenkinsop" w:date="2021-07-13T13:55:00Z">
              <w:r w:rsidR="001A02C6" w:rsidDel="00115F79">
                <w:rPr>
                  <w:lang w:val="en-US"/>
                </w:rPr>
                <w:delText xml:space="preserve"> </w:delText>
              </w:r>
            </w:del>
            <w:ins w:id="696" w:author="Tom Maycock" w:date="2021-09-03T15:10:00Z">
              <w:r w:rsidR="00F01621">
                <w:rPr>
                  <w:noProof/>
                </w:rPr>
                <w:t xml:space="preserve"> to </w:t>
              </w:r>
            </w:ins>
            <w:del w:id="697" w:author="Tom Maycock" w:date="2021-09-03T15:10:00Z">
              <w:r w:rsidR="001A02C6" w:rsidDel="00F01621">
                <w:rPr>
                  <w:noProof/>
                </w:rPr>
                <w:delText>–</w:delText>
              </w:r>
            </w:del>
            <w:del w:id="698" w:author="Sara M Tuson" w:date="2021-06-25T14:53:00Z">
              <w:r w:rsidR="001A02C6" w:rsidDel="00B93AFE">
                <w:rPr>
                  <w:noProof/>
                </w:rPr>
                <w:delText xml:space="preserve"> </w:delText>
              </w:r>
            </w:del>
            <w:r w:rsidR="001A02C6">
              <w:rPr>
                <w:lang w:val="en-US"/>
              </w:rPr>
              <w:t>1.08)</w:t>
            </w:r>
          </w:p>
        </w:tc>
        <w:tc>
          <w:tcPr>
            <w:tcW w:w="1603" w:type="dxa"/>
          </w:tcPr>
          <w:p w14:paraId="113CE56F" w14:textId="3BC87F80" w:rsidR="001A02C6" w:rsidRDefault="00723B5A" w:rsidP="00CC7E9F">
            <w:pPr>
              <w:pStyle w:val="AR6BodyText"/>
              <w:rPr>
                <w:lang w:val="en-US"/>
              </w:rPr>
            </w:pPr>
            <w:r>
              <w:rPr>
                <w:lang w:val="en-US"/>
              </w:rPr>
              <w:t>1.03 (0.89</w:t>
            </w:r>
            <w:del w:id="699" w:author="Sara M Tuson" w:date="2021-06-25T14:53:00Z">
              <w:r w:rsidR="001A02C6" w:rsidDel="00B93AFE">
                <w:rPr>
                  <w:lang w:val="en-US"/>
                </w:rPr>
                <w:delText xml:space="preserve"> </w:delText>
              </w:r>
            </w:del>
            <w:ins w:id="700" w:author="Tom Maycock" w:date="2021-09-03T15:10:00Z">
              <w:r w:rsidR="00F01621">
                <w:rPr>
                  <w:noProof/>
                </w:rPr>
                <w:t xml:space="preserve"> to </w:t>
              </w:r>
            </w:ins>
            <w:del w:id="701" w:author="Tom Maycock" w:date="2021-09-03T15:10:00Z">
              <w:r w:rsidR="001A02C6" w:rsidDel="00F01621">
                <w:rPr>
                  <w:noProof/>
                </w:rPr>
                <w:delText>–</w:delText>
              </w:r>
            </w:del>
            <w:del w:id="702" w:author="Sara M Tuson" w:date="2021-06-25T14:53:00Z">
              <w:r w:rsidR="001A02C6" w:rsidDel="00B93AFE">
                <w:rPr>
                  <w:noProof/>
                </w:rPr>
                <w:delText xml:space="preserve"> </w:delText>
              </w:r>
            </w:del>
            <w:r>
              <w:rPr>
                <w:lang w:val="en-US"/>
              </w:rPr>
              <w:t>1.17</w:t>
            </w:r>
            <w:r w:rsidR="001A02C6">
              <w:rPr>
                <w:lang w:val="en-US"/>
              </w:rPr>
              <w:t>)</w:t>
            </w:r>
          </w:p>
        </w:tc>
        <w:tc>
          <w:tcPr>
            <w:tcW w:w="1484" w:type="dxa"/>
          </w:tcPr>
          <w:p w14:paraId="2FBF179B" w14:textId="4E83D485" w:rsidR="001A02C6" w:rsidRDefault="001A02C6" w:rsidP="00CC7E9F">
            <w:pPr>
              <w:pStyle w:val="AR6BodyText"/>
              <w:rPr>
                <w:lang w:val="en-US"/>
              </w:rPr>
            </w:pPr>
            <w:r>
              <w:rPr>
                <w:noProof/>
              </w:rPr>
              <w:t>0.23 (0.18</w:t>
            </w:r>
            <w:del w:id="703" w:author="Sara M Tuson" w:date="2021-06-25T14:53:00Z">
              <w:r w:rsidDel="00B93AFE">
                <w:rPr>
                  <w:lang w:val="en-US"/>
                </w:rPr>
                <w:delText xml:space="preserve"> </w:delText>
              </w:r>
            </w:del>
            <w:ins w:id="704" w:author="Tom Maycock" w:date="2021-09-03T15:10:00Z">
              <w:r w:rsidR="00F01621">
                <w:rPr>
                  <w:noProof/>
                </w:rPr>
                <w:t xml:space="preserve"> to </w:t>
              </w:r>
            </w:ins>
            <w:del w:id="705" w:author="Tom Maycock" w:date="2021-09-03T15:10:00Z">
              <w:r w:rsidDel="00F01621">
                <w:rPr>
                  <w:noProof/>
                </w:rPr>
                <w:delText>–</w:delText>
              </w:r>
            </w:del>
            <w:del w:id="706" w:author="Sara M Tuson" w:date="2021-06-25T14:54:00Z">
              <w:r w:rsidDel="00B93AFE">
                <w:rPr>
                  <w:noProof/>
                </w:rPr>
                <w:delText xml:space="preserve"> </w:delText>
              </w:r>
            </w:del>
            <w:r>
              <w:rPr>
                <w:noProof/>
              </w:rPr>
              <w:t>0.29)</w:t>
            </w:r>
          </w:p>
        </w:tc>
      </w:tr>
      <w:tr w:rsidR="001A02C6" w14:paraId="3852D2F2" w14:textId="50F96B1A" w:rsidTr="001A02C6">
        <w:tc>
          <w:tcPr>
            <w:tcW w:w="1872" w:type="dxa"/>
          </w:tcPr>
          <w:p w14:paraId="2988AA2E" w14:textId="5A76A9D2" w:rsidR="001A02C6" w:rsidRDefault="00945F5C" w:rsidP="00CC7E9F">
            <w:pPr>
              <w:pStyle w:val="AR6BodyText"/>
              <w:rPr>
                <w:lang w:val="en-US"/>
              </w:rPr>
            </w:pPr>
            <w:ins w:id="707" w:author="Robin Matthews" w:date="2021-06-15T18:30:00Z">
              <w:r>
                <w:rPr>
                  <w:noProof/>
                </w:rPr>
                <w:fldChar w:fldCharType="begin" w:fldLock="1"/>
              </w:r>
              <w:r>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"mendeley" : { "formattedCitation" : "(Gillett et al., 2021)", "manualFormatting" : "Gillett et al. (2021)", "plainTextFormattedCitation" : "(Gillett et al., 2021)", "previouslyFormattedCitation" : "(Gillett et al., 2021)" }, "properties" : { "noteIndex" : 0 }, "schema" : "https://github.com/citation-style-language/schema/raw/master/csl-citation.json" }</w:instrText>
              </w:r>
              <w:r>
                <w:rPr>
                  <w:noProof/>
                </w:rPr>
                <w:fldChar w:fldCharType="separate"/>
              </w:r>
            </w:ins>
            <w:r w:rsidR="00393F8C">
              <w:rPr>
                <w:noProof/>
                <w:lang w:val="en-US"/>
              </w:rPr>
              <w:t>Gillett et al. (2021)</w:t>
            </w:r>
            <w:ins w:id="708" w:author="Robin Matthews" w:date="2021-06-15T18:30:00Z">
              <w:r>
                <w:rPr>
                  <w:noProof/>
                </w:rPr>
                <w:fldChar w:fldCharType="end"/>
              </w:r>
            </w:ins>
            <w:del w:id="709" w:author="Robin Matthews" w:date="2021-06-15T18:30:00Z">
              <w:r w:rsidR="001A02C6" w:rsidDel="00945F5C">
                <w:rPr>
                  <w:lang w:val="en-US"/>
                </w:rPr>
                <w:delText>Gillett et al. (2021)</w:delText>
              </w:r>
            </w:del>
          </w:p>
        </w:tc>
        <w:tc>
          <w:tcPr>
            <w:tcW w:w="1456" w:type="dxa"/>
          </w:tcPr>
          <w:p w14:paraId="7AF56905" w14:textId="1C95BA51" w:rsidR="001A02C6" w:rsidRDefault="001A02C6" w:rsidP="00CC7E9F">
            <w:pPr>
              <w:pStyle w:val="AR6BodyText"/>
              <w:rPr>
                <w:lang w:val="en-US"/>
              </w:rPr>
            </w:pPr>
            <w:r>
              <w:rPr>
                <w:lang w:val="en-US"/>
              </w:rPr>
              <w:t>0.63 (0.32</w:t>
            </w:r>
            <w:del w:id="710" w:author="Sara M Tuson" w:date="2021-06-25T14:54:00Z">
              <w:r w:rsidDel="00B93AFE">
                <w:rPr>
                  <w:lang w:val="en-US"/>
                </w:rPr>
                <w:delText xml:space="preserve"> </w:delText>
              </w:r>
            </w:del>
            <w:ins w:id="711" w:author="Tom Maycock" w:date="2021-09-03T15:09:00Z">
              <w:r w:rsidR="00F01621">
                <w:rPr>
                  <w:noProof/>
                </w:rPr>
                <w:t xml:space="preserve"> to </w:t>
              </w:r>
            </w:ins>
            <w:del w:id="712" w:author="Tom Maycock" w:date="2021-09-03T15:09:00Z">
              <w:r w:rsidDel="00F01621">
                <w:rPr>
                  <w:noProof/>
                </w:rPr>
                <w:delText>–</w:delText>
              </w:r>
            </w:del>
            <w:del w:id="713" w:author="Sara M Tuson" w:date="2021-06-25T14:54:00Z">
              <w:r w:rsidDel="00B93AFE">
                <w:rPr>
                  <w:noProof/>
                </w:rPr>
                <w:delText xml:space="preserve"> </w:delText>
              </w:r>
            </w:del>
            <w:r>
              <w:rPr>
                <w:lang w:val="en-US"/>
              </w:rPr>
              <w:t>0.94)</w:t>
            </w:r>
          </w:p>
        </w:tc>
        <w:tc>
          <w:tcPr>
            <w:tcW w:w="1603" w:type="dxa"/>
          </w:tcPr>
          <w:p w14:paraId="33CADB81" w14:textId="7B986BD6" w:rsidR="001A02C6" w:rsidRDefault="001A02C6" w:rsidP="00CC7E9F">
            <w:pPr>
              <w:pStyle w:val="AR6BodyText"/>
              <w:rPr>
                <w:lang w:val="en-US"/>
              </w:rPr>
            </w:pPr>
            <w:r>
              <w:rPr>
                <w:lang w:val="en-US"/>
              </w:rPr>
              <w:t>0.84 (0.63</w:t>
            </w:r>
            <w:del w:id="714" w:author="Sara M Tuson" w:date="2021-06-25T14:54:00Z">
              <w:r w:rsidDel="00B93AFE">
                <w:rPr>
                  <w:lang w:val="en-US"/>
                </w:rPr>
                <w:delText xml:space="preserve"> </w:delText>
              </w:r>
            </w:del>
            <w:ins w:id="715" w:author="Tom Maycock" w:date="2021-09-03T15:09:00Z">
              <w:r w:rsidR="00F01621">
                <w:rPr>
                  <w:noProof/>
                </w:rPr>
                <w:t xml:space="preserve"> to </w:t>
              </w:r>
            </w:ins>
            <w:del w:id="716" w:author="Tom Maycock" w:date="2021-09-03T15:09:00Z">
              <w:r w:rsidDel="00F01621">
                <w:rPr>
                  <w:noProof/>
                </w:rPr>
                <w:delText>–</w:delText>
              </w:r>
            </w:del>
            <w:del w:id="717" w:author="Sara M Tuson" w:date="2021-06-25T14:54:00Z">
              <w:r w:rsidDel="00B93AFE">
                <w:rPr>
                  <w:noProof/>
                </w:rPr>
                <w:delText xml:space="preserve"> </w:delText>
              </w:r>
            </w:del>
            <w:r>
              <w:rPr>
                <w:lang w:val="en-US"/>
              </w:rPr>
              <w:t>1.06)</w:t>
            </w:r>
          </w:p>
        </w:tc>
        <w:tc>
          <w:tcPr>
            <w:tcW w:w="1603" w:type="dxa"/>
          </w:tcPr>
          <w:p w14:paraId="0853B2EB" w14:textId="29608D7B" w:rsidR="001A02C6" w:rsidRDefault="001A02C6" w:rsidP="00CC7E9F">
            <w:pPr>
              <w:pStyle w:val="AR6BodyText"/>
              <w:rPr>
                <w:lang w:val="en-US"/>
              </w:rPr>
            </w:pPr>
            <w:r>
              <w:rPr>
                <w:lang w:val="en-US"/>
              </w:rPr>
              <w:t>0.98 (0.74</w:t>
            </w:r>
            <w:del w:id="718" w:author="Sara M Tuson" w:date="2021-06-25T14:54:00Z">
              <w:r w:rsidDel="00B93AFE">
                <w:rPr>
                  <w:lang w:val="en-US"/>
                </w:rPr>
                <w:delText xml:space="preserve"> </w:delText>
              </w:r>
            </w:del>
            <w:ins w:id="719" w:author="Tom Maycock" w:date="2021-09-03T15:10:00Z">
              <w:r w:rsidR="00F01621">
                <w:rPr>
                  <w:noProof/>
                </w:rPr>
                <w:t xml:space="preserve"> to </w:t>
              </w:r>
            </w:ins>
            <w:del w:id="720" w:author="Tom Maycock" w:date="2021-09-03T15:10:00Z">
              <w:r w:rsidDel="00F01621">
                <w:rPr>
                  <w:noProof/>
                </w:rPr>
                <w:delText>–</w:delText>
              </w:r>
            </w:del>
            <w:del w:id="721" w:author="Sara M Tuson" w:date="2021-06-25T14:54:00Z">
              <w:r w:rsidDel="00B93AFE">
                <w:rPr>
                  <w:noProof/>
                </w:rPr>
                <w:delText xml:space="preserve"> </w:delText>
              </w:r>
            </w:del>
            <w:r>
              <w:rPr>
                <w:lang w:val="en-US"/>
              </w:rPr>
              <w:t>1.22)</w:t>
            </w:r>
          </w:p>
        </w:tc>
        <w:tc>
          <w:tcPr>
            <w:tcW w:w="1603" w:type="dxa"/>
          </w:tcPr>
          <w:p w14:paraId="0E0386B0" w14:textId="4DF313E3" w:rsidR="001A02C6" w:rsidRDefault="001A02C6" w:rsidP="00CC7E9F">
            <w:pPr>
              <w:pStyle w:val="AR6BodyText"/>
              <w:rPr>
                <w:lang w:val="en-US"/>
              </w:rPr>
            </w:pPr>
            <w:r>
              <w:rPr>
                <w:lang w:val="en-US"/>
              </w:rPr>
              <w:t>1.11 (0.92</w:t>
            </w:r>
            <w:del w:id="722" w:author="Sara M Tuson" w:date="2021-06-25T14:54:00Z">
              <w:r w:rsidDel="00B93AFE">
                <w:rPr>
                  <w:lang w:val="en-US"/>
                </w:rPr>
                <w:delText xml:space="preserve"> </w:delText>
              </w:r>
            </w:del>
            <w:ins w:id="723" w:author="Tom Maycock" w:date="2021-09-03T15:10:00Z">
              <w:r w:rsidR="00F01621">
                <w:rPr>
                  <w:noProof/>
                </w:rPr>
                <w:t xml:space="preserve"> to </w:t>
              </w:r>
            </w:ins>
            <w:del w:id="724" w:author="Tom Maycock" w:date="2021-09-03T15:10:00Z">
              <w:r w:rsidDel="00F01621">
                <w:rPr>
                  <w:noProof/>
                </w:rPr>
                <w:delText>–</w:delText>
              </w:r>
            </w:del>
            <w:del w:id="725" w:author="Sara M Tuson" w:date="2021-06-25T14:54:00Z">
              <w:r w:rsidDel="00B93AFE">
                <w:rPr>
                  <w:noProof/>
                </w:rPr>
                <w:delText xml:space="preserve"> </w:delText>
              </w:r>
            </w:del>
            <w:r>
              <w:rPr>
                <w:lang w:val="en-US"/>
              </w:rPr>
              <w:t>1.30)</w:t>
            </w:r>
          </w:p>
        </w:tc>
        <w:tc>
          <w:tcPr>
            <w:tcW w:w="1484" w:type="dxa"/>
          </w:tcPr>
          <w:p w14:paraId="0B8E9D77" w14:textId="6973E0B2" w:rsidR="001A02C6" w:rsidRDefault="00E361A6" w:rsidP="00CC7E9F">
            <w:pPr>
              <w:pStyle w:val="AR6BodyText"/>
              <w:rPr>
                <w:lang w:val="en-US"/>
              </w:rPr>
            </w:pPr>
            <w:r w:rsidRPr="00BB05B7">
              <w:rPr>
                <w:shd w:val="clear" w:color="auto" w:fill="F1B5E1"/>
                <w:lang w:val="en-US"/>
                <w:rPrChange w:id="726" w:author="Clotilde Pean" w:date="2021-09-13T13:16:00Z">
                  <w:rPr>
                    <w:lang w:val="en-US"/>
                  </w:rPr>
                </w:rPrChange>
              </w:rPr>
              <w:t>0.</w:t>
            </w:r>
            <w:del w:id="727" w:author="Clotilde Pean" w:date="2021-09-13T13:15:00Z">
              <w:r w:rsidRPr="00BB05B7" w:rsidDel="00BB05B7">
                <w:rPr>
                  <w:shd w:val="clear" w:color="auto" w:fill="F1B5E1"/>
                  <w:lang w:val="en-US"/>
                  <w:rPrChange w:id="728" w:author="Clotilde Pean" w:date="2021-09-13T13:16:00Z">
                    <w:rPr>
                      <w:lang w:val="en-US"/>
                    </w:rPr>
                  </w:rPrChange>
                </w:rPr>
                <w:delText>36</w:delText>
              </w:r>
              <w:r w:rsidR="001A02C6" w:rsidRPr="00BB05B7" w:rsidDel="00BB05B7">
                <w:rPr>
                  <w:shd w:val="clear" w:color="auto" w:fill="F1B5E1"/>
                  <w:lang w:val="en-US"/>
                  <w:rPrChange w:id="729" w:author="Clotilde Pean" w:date="2021-09-13T13:16:00Z">
                    <w:rPr>
                      <w:lang w:val="en-US"/>
                    </w:rPr>
                  </w:rPrChange>
                </w:rPr>
                <w:delText xml:space="preserve"> </w:delText>
              </w:r>
            </w:del>
            <w:ins w:id="730" w:author="Clotilde Pean" w:date="2021-09-13T13:15:00Z">
              <w:r w:rsidR="00BB05B7" w:rsidRPr="00BB05B7">
                <w:rPr>
                  <w:shd w:val="clear" w:color="auto" w:fill="F1B5E1"/>
                  <w:lang w:val="en-US"/>
                  <w:rPrChange w:id="731" w:author="Clotilde Pean" w:date="2021-09-13T13:16:00Z">
                    <w:rPr>
                      <w:lang w:val="en-US"/>
                    </w:rPr>
                  </w:rPrChange>
                </w:rPr>
                <w:t xml:space="preserve">35 </w:t>
              </w:r>
            </w:ins>
            <w:r w:rsidR="001A02C6" w:rsidRPr="00BB05B7">
              <w:rPr>
                <w:shd w:val="clear" w:color="auto" w:fill="F1B5E1"/>
                <w:lang w:val="en-US"/>
                <w:rPrChange w:id="732" w:author="Clotilde Pean" w:date="2021-09-13T13:16:00Z">
                  <w:rPr>
                    <w:lang w:val="en-US"/>
                  </w:rPr>
                </w:rPrChange>
              </w:rPr>
              <w:t>(</w:t>
            </w:r>
            <w:r w:rsidR="001A02C6">
              <w:rPr>
                <w:lang w:val="en-US"/>
              </w:rPr>
              <w:t>0.30</w:t>
            </w:r>
            <w:del w:id="733" w:author="Sara M Tuson" w:date="2021-06-25T14:54:00Z">
              <w:r w:rsidR="001A02C6" w:rsidDel="00B93AFE">
                <w:rPr>
                  <w:lang w:val="en-US"/>
                </w:rPr>
                <w:delText xml:space="preserve"> </w:delText>
              </w:r>
            </w:del>
            <w:ins w:id="734" w:author="Tom Maycock" w:date="2021-09-03T15:10:00Z">
              <w:r w:rsidR="00F01621">
                <w:rPr>
                  <w:noProof/>
                </w:rPr>
                <w:t xml:space="preserve"> to </w:t>
              </w:r>
            </w:ins>
            <w:del w:id="735" w:author="Tom Maycock" w:date="2021-09-03T15:10:00Z">
              <w:r w:rsidR="001A02C6" w:rsidDel="00F01621">
                <w:rPr>
                  <w:noProof/>
                </w:rPr>
                <w:delText>–</w:delText>
              </w:r>
            </w:del>
            <w:del w:id="736" w:author="Sara M Tuson" w:date="2021-06-25T14:54:00Z">
              <w:r w:rsidR="001A02C6" w:rsidDel="00B93AFE">
                <w:rPr>
                  <w:noProof/>
                </w:rPr>
                <w:delText xml:space="preserve"> </w:delText>
              </w:r>
            </w:del>
            <w:r w:rsidR="001A02C6">
              <w:rPr>
                <w:lang w:val="en-US"/>
              </w:rPr>
              <w:t>0.41)</w:t>
            </w:r>
          </w:p>
        </w:tc>
      </w:tr>
      <w:tr w:rsidR="001A02C6" w14:paraId="5E1A8F9C" w14:textId="793B899C" w:rsidTr="001A02C6">
        <w:tc>
          <w:tcPr>
            <w:tcW w:w="1872" w:type="dxa"/>
          </w:tcPr>
          <w:p w14:paraId="5C7372EA" w14:textId="35332707" w:rsidR="001A02C6" w:rsidRDefault="00945F5C" w:rsidP="00CC7E9F">
            <w:pPr>
              <w:pStyle w:val="AR6BodyText"/>
              <w:rPr>
                <w:lang w:val="en-US"/>
              </w:rPr>
            </w:pPr>
            <w:ins w:id="737" w:author="Robin Matthews" w:date="2021-06-15T18:28:00Z">
              <w:r>
                <w:fldChar w:fldCharType="begin" w:fldLock="1"/>
              </w:r>
              <w:r>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fldChar w:fldCharType="separate"/>
              </w:r>
            </w:ins>
            <w:r w:rsidR="00393F8C">
              <w:rPr>
                <w:noProof/>
              </w:rPr>
              <w:t>Haustein et al. (2017)</w:t>
            </w:r>
            <w:ins w:id="738" w:author="Robin Matthews" w:date="2021-06-15T18:28:00Z">
              <w:r>
                <w:fldChar w:fldCharType="end"/>
              </w:r>
            </w:ins>
            <w:del w:id="739" w:author="Robin Matthews" w:date="2021-06-15T18:28:00Z">
              <w:r w:rsidR="001A02C6" w:rsidDel="00945F5C">
                <w:rPr>
                  <w:lang w:val="en-US"/>
                </w:rPr>
                <w:delText>Haustein et al. (2017)</w:delText>
              </w:r>
            </w:del>
          </w:p>
        </w:tc>
        <w:tc>
          <w:tcPr>
            <w:tcW w:w="1456" w:type="dxa"/>
          </w:tcPr>
          <w:p w14:paraId="540C7584" w14:textId="73050297" w:rsidR="001A02C6" w:rsidRDefault="001A02C6" w:rsidP="00CC7E9F">
            <w:pPr>
              <w:pStyle w:val="AR6BodyText"/>
              <w:rPr>
                <w:lang w:val="en-US"/>
              </w:rPr>
            </w:pPr>
            <w:r>
              <w:rPr>
                <w:lang w:val="en-US"/>
              </w:rPr>
              <w:t>0.7</w:t>
            </w:r>
            <w:r w:rsidR="005962ED">
              <w:rPr>
                <w:lang w:val="en-US"/>
              </w:rPr>
              <w:t>3</w:t>
            </w:r>
            <w:r>
              <w:rPr>
                <w:lang w:val="en-US"/>
              </w:rPr>
              <w:t xml:space="preserve"> (0.5</w:t>
            </w:r>
            <w:r w:rsidR="005962ED">
              <w:rPr>
                <w:lang w:val="en-US"/>
              </w:rPr>
              <w:t>8</w:t>
            </w:r>
            <w:del w:id="740" w:author="Sara M Tuson" w:date="2021-06-25T14:54:00Z">
              <w:r w:rsidDel="00B93AFE">
                <w:rPr>
                  <w:lang w:val="en-US"/>
                </w:rPr>
                <w:delText xml:space="preserve"> </w:delText>
              </w:r>
            </w:del>
            <w:ins w:id="741" w:author="Tom Maycock" w:date="2021-09-03T15:09:00Z">
              <w:r w:rsidR="00F01621">
                <w:rPr>
                  <w:noProof/>
                </w:rPr>
                <w:t xml:space="preserve"> to </w:t>
              </w:r>
            </w:ins>
            <w:del w:id="742" w:author="Tom Maycock" w:date="2021-09-03T15:09:00Z">
              <w:r w:rsidDel="00F01621">
                <w:rPr>
                  <w:noProof/>
                </w:rPr>
                <w:delText>–</w:delText>
              </w:r>
            </w:del>
            <w:del w:id="743" w:author="Sara M Tuson" w:date="2021-06-25T14:54:00Z">
              <w:r w:rsidDel="00B93AFE">
                <w:rPr>
                  <w:noProof/>
                </w:rPr>
                <w:delText xml:space="preserve"> </w:delText>
              </w:r>
            </w:del>
            <w:r>
              <w:rPr>
                <w:lang w:val="en-US"/>
              </w:rPr>
              <w:t>0.</w:t>
            </w:r>
            <w:r w:rsidR="005962ED">
              <w:rPr>
                <w:lang w:val="en-US"/>
              </w:rPr>
              <w:t>82</w:t>
            </w:r>
            <w:r>
              <w:rPr>
                <w:lang w:val="en-US"/>
              </w:rPr>
              <w:t>)</w:t>
            </w:r>
          </w:p>
        </w:tc>
        <w:tc>
          <w:tcPr>
            <w:tcW w:w="1603" w:type="dxa"/>
          </w:tcPr>
          <w:p w14:paraId="7D05221D" w14:textId="0ED38003" w:rsidR="001A02C6" w:rsidRDefault="001A02C6" w:rsidP="00CC7E9F">
            <w:pPr>
              <w:pStyle w:val="AR6BodyText"/>
              <w:rPr>
                <w:lang w:val="en-US"/>
              </w:rPr>
            </w:pPr>
            <w:r>
              <w:rPr>
                <w:lang w:val="en-US"/>
              </w:rPr>
              <w:t>0.8</w:t>
            </w:r>
            <w:r w:rsidR="005962ED">
              <w:rPr>
                <w:lang w:val="en-US"/>
              </w:rPr>
              <w:t>8</w:t>
            </w:r>
            <w:r>
              <w:rPr>
                <w:lang w:val="en-US"/>
              </w:rPr>
              <w:t xml:space="preserve"> (0.7</w:t>
            </w:r>
            <w:r w:rsidR="005962ED">
              <w:rPr>
                <w:lang w:val="en-US"/>
              </w:rPr>
              <w:t>5</w:t>
            </w:r>
            <w:del w:id="744" w:author="Sara M Tuson" w:date="2021-06-25T14:54:00Z">
              <w:r w:rsidDel="00B93AFE">
                <w:rPr>
                  <w:lang w:val="en-US"/>
                </w:rPr>
                <w:delText xml:space="preserve"> </w:delText>
              </w:r>
            </w:del>
            <w:ins w:id="745" w:author="Tom Maycock" w:date="2021-09-03T15:09:00Z">
              <w:r w:rsidR="00F01621">
                <w:rPr>
                  <w:noProof/>
                </w:rPr>
                <w:t xml:space="preserve"> to </w:t>
              </w:r>
            </w:ins>
            <w:del w:id="746" w:author="Tom Maycock" w:date="2021-09-03T15:09:00Z">
              <w:r w:rsidDel="00F01621">
                <w:rPr>
                  <w:noProof/>
                </w:rPr>
                <w:delText>–</w:delText>
              </w:r>
            </w:del>
            <w:del w:id="747" w:author="Sara M Tuson" w:date="2021-06-25T14:54:00Z">
              <w:r w:rsidDel="00B93AFE">
                <w:rPr>
                  <w:noProof/>
                </w:rPr>
                <w:delText xml:space="preserve"> </w:delText>
              </w:r>
            </w:del>
            <w:r>
              <w:rPr>
                <w:lang w:val="en-US"/>
              </w:rPr>
              <w:t>0.9</w:t>
            </w:r>
            <w:r w:rsidR="005962ED">
              <w:rPr>
                <w:lang w:val="en-US"/>
              </w:rPr>
              <w:t>8</w:t>
            </w:r>
            <w:r>
              <w:rPr>
                <w:lang w:val="en-US"/>
              </w:rPr>
              <w:t>)</w:t>
            </w:r>
          </w:p>
        </w:tc>
        <w:tc>
          <w:tcPr>
            <w:tcW w:w="1603" w:type="dxa"/>
          </w:tcPr>
          <w:p w14:paraId="48FAB895" w14:textId="4EAAA4C3" w:rsidR="001A02C6" w:rsidRDefault="001A02C6" w:rsidP="00CC7E9F">
            <w:pPr>
              <w:pStyle w:val="AR6BodyText"/>
              <w:rPr>
                <w:lang w:val="en-US"/>
              </w:rPr>
            </w:pPr>
            <w:r>
              <w:rPr>
                <w:lang w:val="en-US"/>
              </w:rPr>
              <w:t>0.9</w:t>
            </w:r>
            <w:r w:rsidR="005962ED">
              <w:rPr>
                <w:lang w:val="en-US"/>
              </w:rPr>
              <w:t>8</w:t>
            </w:r>
            <w:r w:rsidR="00914A1A">
              <w:rPr>
                <w:lang w:val="en-US"/>
              </w:rPr>
              <w:t xml:space="preserve"> (0.87</w:t>
            </w:r>
            <w:del w:id="748" w:author="Sara M Tuson" w:date="2021-06-25T14:54:00Z">
              <w:r w:rsidDel="00B93AFE">
                <w:rPr>
                  <w:lang w:val="en-US"/>
                </w:rPr>
                <w:delText xml:space="preserve"> </w:delText>
              </w:r>
            </w:del>
            <w:ins w:id="749" w:author="Tom Maycock" w:date="2021-09-03T15:10:00Z">
              <w:r w:rsidR="00F01621">
                <w:rPr>
                  <w:noProof/>
                </w:rPr>
                <w:t xml:space="preserve"> to </w:t>
              </w:r>
            </w:ins>
            <w:del w:id="750" w:author="Tom Maycock" w:date="2021-09-03T15:10:00Z">
              <w:r w:rsidDel="00F01621">
                <w:rPr>
                  <w:noProof/>
                </w:rPr>
                <w:delText>–</w:delText>
              </w:r>
            </w:del>
            <w:del w:id="751" w:author="Sara M Tuson" w:date="2021-06-25T14:54:00Z">
              <w:r w:rsidDel="00B93AFE">
                <w:rPr>
                  <w:noProof/>
                </w:rPr>
                <w:delText xml:space="preserve"> </w:delText>
              </w:r>
            </w:del>
            <w:r w:rsidR="00914A1A">
              <w:rPr>
                <w:lang w:val="en-US"/>
              </w:rPr>
              <w:t>1.10</w:t>
            </w:r>
            <w:r>
              <w:rPr>
                <w:lang w:val="en-US"/>
              </w:rPr>
              <w:t>)</w:t>
            </w:r>
          </w:p>
        </w:tc>
        <w:tc>
          <w:tcPr>
            <w:tcW w:w="1603" w:type="dxa"/>
          </w:tcPr>
          <w:p w14:paraId="55880452" w14:textId="70BB8D9E" w:rsidR="001A02C6" w:rsidRDefault="001A02C6" w:rsidP="00CC7E9F">
            <w:pPr>
              <w:pStyle w:val="AR6BodyText"/>
              <w:rPr>
                <w:lang w:val="en-US"/>
              </w:rPr>
            </w:pPr>
            <w:r>
              <w:rPr>
                <w:lang w:val="en-US"/>
              </w:rPr>
              <w:t>1.0</w:t>
            </w:r>
            <w:r w:rsidR="005962ED">
              <w:rPr>
                <w:lang w:val="en-US"/>
              </w:rPr>
              <w:t>6</w:t>
            </w:r>
            <w:r w:rsidR="00914A1A">
              <w:rPr>
                <w:lang w:val="en-US"/>
              </w:rPr>
              <w:t xml:space="preserve"> (0.94</w:t>
            </w:r>
            <w:del w:id="752" w:author="Sara M Tuson" w:date="2021-06-25T14:55:00Z">
              <w:r w:rsidDel="00B93AFE">
                <w:rPr>
                  <w:lang w:val="en-US"/>
                </w:rPr>
                <w:delText xml:space="preserve"> </w:delText>
              </w:r>
            </w:del>
            <w:ins w:id="753" w:author="Tom Maycock" w:date="2021-09-03T15:10:00Z">
              <w:r w:rsidR="00F01621">
                <w:rPr>
                  <w:noProof/>
                </w:rPr>
                <w:t xml:space="preserve"> to </w:t>
              </w:r>
            </w:ins>
            <w:del w:id="754" w:author="Tom Maycock" w:date="2021-09-03T15:10:00Z">
              <w:r w:rsidDel="00F01621">
                <w:rPr>
                  <w:noProof/>
                </w:rPr>
                <w:delText>–</w:delText>
              </w:r>
            </w:del>
            <w:del w:id="755" w:author="Sara M Tuson" w:date="2021-06-25T14:55:00Z">
              <w:r w:rsidDel="00B93AFE">
                <w:rPr>
                  <w:noProof/>
                </w:rPr>
                <w:delText xml:space="preserve"> </w:delText>
              </w:r>
            </w:del>
            <w:r w:rsidR="00914A1A">
              <w:rPr>
                <w:lang w:val="en-US"/>
              </w:rPr>
              <w:t>1.22</w:t>
            </w:r>
            <w:r>
              <w:rPr>
                <w:lang w:val="en-US"/>
              </w:rPr>
              <w:t>)</w:t>
            </w:r>
          </w:p>
        </w:tc>
        <w:tc>
          <w:tcPr>
            <w:tcW w:w="1484" w:type="dxa"/>
          </w:tcPr>
          <w:p w14:paraId="7C1B2C64" w14:textId="5E8B43DE" w:rsidR="001A02C6" w:rsidRDefault="001A02C6" w:rsidP="00CC7E9F">
            <w:pPr>
              <w:pStyle w:val="AR6BodyText"/>
              <w:rPr>
                <w:lang w:val="en-US"/>
              </w:rPr>
            </w:pPr>
            <w:r w:rsidRPr="00C106FA">
              <w:rPr>
                <w:noProof/>
              </w:rPr>
              <w:t>0.2</w:t>
            </w:r>
            <w:r w:rsidR="005962ED">
              <w:rPr>
                <w:noProof/>
              </w:rPr>
              <w:t>3</w:t>
            </w:r>
            <w:r w:rsidRPr="00C106FA">
              <w:rPr>
                <w:noProof/>
              </w:rPr>
              <w:t xml:space="preserve"> </w:t>
            </w:r>
            <w:r>
              <w:rPr>
                <w:noProof/>
              </w:rPr>
              <w:t>(</w:t>
            </w:r>
            <w:r w:rsidR="00914A1A">
              <w:rPr>
                <w:noProof/>
              </w:rPr>
              <w:t>0.19</w:t>
            </w:r>
            <w:del w:id="756" w:author="Sara M Tuson" w:date="2021-06-25T14:55:00Z">
              <w:r w:rsidDel="00B93AFE">
                <w:rPr>
                  <w:lang w:val="en-US"/>
                </w:rPr>
                <w:delText xml:space="preserve"> </w:delText>
              </w:r>
            </w:del>
            <w:ins w:id="757" w:author="Tom Maycock" w:date="2021-09-03T15:10:00Z">
              <w:r w:rsidR="00F01621">
                <w:rPr>
                  <w:noProof/>
                </w:rPr>
                <w:t xml:space="preserve"> to </w:t>
              </w:r>
            </w:ins>
            <w:del w:id="758" w:author="Tom Maycock" w:date="2021-09-03T15:10:00Z">
              <w:r w:rsidDel="00F01621">
                <w:rPr>
                  <w:noProof/>
                </w:rPr>
                <w:delText>–</w:delText>
              </w:r>
            </w:del>
            <w:del w:id="759" w:author="Sara M Tuson" w:date="2021-06-25T14:55:00Z">
              <w:r w:rsidDel="00B93AFE">
                <w:rPr>
                  <w:noProof/>
                </w:rPr>
                <w:delText xml:space="preserve"> </w:delText>
              </w:r>
            </w:del>
            <w:r w:rsidR="00914A1A">
              <w:rPr>
                <w:noProof/>
              </w:rPr>
              <w:t>0.35</w:t>
            </w:r>
            <w:r w:rsidRPr="00C106FA">
              <w:rPr>
                <w:noProof/>
              </w:rPr>
              <w:t>)</w:t>
            </w:r>
          </w:p>
        </w:tc>
      </w:tr>
      <w:tr w:rsidR="001A02C6" w14:paraId="18975672" w14:textId="3982E8F2" w:rsidTr="001A02C6">
        <w:tc>
          <w:tcPr>
            <w:tcW w:w="1872" w:type="dxa"/>
          </w:tcPr>
          <w:p w14:paraId="3C043B00" w14:textId="77777777" w:rsidR="001A02C6" w:rsidRDefault="001A02C6" w:rsidP="00CC7E9F">
            <w:pPr>
              <w:pStyle w:val="AR6BodyText"/>
              <w:rPr>
                <w:lang w:val="en-US"/>
              </w:rPr>
            </w:pPr>
            <w:r>
              <w:rPr>
                <w:lang w:val="en-US"/>
              </w:rPr>
              <w:t>Assessment</w:t>
            </w:r>
          </w:p>
        </w:tc>
        <w:tc>
          <w:tcPr>
            <w:tcW w:w="1456" w:type="dxa"/>
          </w:tcPr>
          <w:p w14:paraId="095834FD" w14:textId="5BB58741" w:rsidR="001A02C6" w:rsidRDefault="003876BB" w:rsidP="00CC7E9F">
            <w:pPr>
              <w:pStyle w:val="AR6BodyText"/>
              <w:rPr>
                <w:lang w:val="en-US"/>
              </w:rPr>
            </w:pPr>
            <w:r>
              <w:rPr>
                <w:lang w:val="en-US"/>
              </w:rPr>
              <w:t>0.68</w:t>
            </w:r>
            <w:r w:rsidR="001A02C6">
              <w:rPr>
                <w:lang w:val="en-US"/>
              </w:rPr>
              <w:t xml:space="preserve"> (0.3</w:t>
            </w:r>
            <w:del w:id="760" w:author="Ian Blenkinsop" w:date="2021-07-13T13:55:00Z">
              <w:r w:rsidR="001A02C6" w:rsidDel="00115F79">
                <w:rPr>
                  <w:lang w:val="en-US"/>
                </w:rPr>
                <w:delText xml:space="preserve"> </w:delText>
              </w:r>
            </w:del>
            <w:del w:id="761" w:author="Sara M Tuson" w:date="2021-06-25T14:55:00Z">
              <w:r w:rsidR="001A02C6" w:rsidDel="00B93AFE">
                <w:rPr>
                  <w:lang w:val="en-US"/>
                </w:rPr>
                <w:delText xml:space="preserve"> </w:delText>
              </w:r>
            </w:del>
            <w:ins w:id="762" w:author="Tom Maycock" w:date="2021-09-03T15:09:00Z">
              <w:r w:rsidR="00F01621">
                <w:rPr>
                  <w:noProof/>
                </w:rPr>
                <w:t xml:space="preserve"> to </w:t>
              </w:r>
            </w:ins>
            <w:del w:id="763" w:author="Tom Maycock" w:date="2021-09-03T15:09:00Z">
              <w:r w:rsidR="001A02C6" w:rsidDel="00F01621">
                <w:rPr>
                  <w:noProof/>
                </w:rPr>
                <w:delText>–</w:delText>
              </w:r>
            </w:del>
            <w:del w:id="764" w:author="Sara M Tuson" w:date="2021-06-25T14:55:00Z">
              <w:r w:rsidR="001A02C6" w:rsidDel="00B93AFE">
                <w:rPr>
                  <w:noProof/>
                </w:rPr>
                <w:delText xml:space="preserve"> </w:delText>
              </w:r>
            </w:del>
            <w:del w:id="765" w:author="Ian Blenkinsop" w:date="2021-07-13T13:55:00Z">
              <w:r w:rsidR="001A02C6" w:rsidDel="00115F79">
                <w:rPr>
                  <w:noProof/>
                </w:rPr>
                <w:delText xml:space="preserve"> </w:delText>
              </w:r>
            </w:del>
            <w:r w:rsidR="001A02C6">
              <w:rPr>
                <w:lang w:val="en-US"/>
              </w:rPr>
              <w:t>1.0)</w:t>
            </w:r>
          </w:p>
        </w:tc>
        <w:tc>
          <w:tcPr>
            <w:tcW w:w="1603" w:type="dxa"/>
          </w:tcPr>
          <w:p w14:paraId="17F5740D" w14:textId="3E46C178" w:rsidR="001A02C6" w:rsidRDefault="003876BB" w:rsidP="00CC7E9F">
            <w:pPr>
              <w:pStyle w:val="AR6BodyText"/>
              <w:rPr>
                <w:lang w:val="en-US"/>
              </w:rPr>
            </w:pPr>
            <w:r>
              <w:rPr>
                <w:lang w:val="en-US"/>
              </w:rPr>
              <w:t>0.85</w:t>
            </w:r>
            <w:r w:rsidR="001A02C6">
              <w:rPr>
                <w:lang w:val="en-US"/>
              </w:rPr>
              <w:t xml:space="preserve"> (0.6</w:t>
            </w:r>
            <w:del w:id="766" w:author="Sara M Tuson" w:date="2021-06-25T14:55:00Z">
              <w:r w:rsidR="001A02C6" w:rsidDel="00B93AFE">
                <w:rPr>
                  <w:lang w:val="en-US"/>
                </w:rPr>
                <w:delText xml:space="preserve">  </w:delText>
              </w:r>
            </w:del>
            <w:ins w:id="767" w:author="Tom Maycock" w:date="2021-09-03T15:09:00Z">
              <w:r w:rsidR="00F01621">
                <w:rPr>
                  <w:noProof/>
                </w:rPr>
                <w:t xml:space="preserve"> to </w:t>
              </w:r>
            </w:ins>
            <w:del w:id="768" w:author="Tom Maycock" w:date="2021-09-03T15:09:00Z">
              <w:r w:rsidR="001A02C6" w:rsidDel="00F01621">
                <w:rPr>
                  <w:noProof/>
                </w:rPr>
                <w:delText>–</w:delText>
              </w:r>
            </w:del>
            <w:del w:id="769" w:author="Sara M Tuson" w:date="2021-06-25T14:55:00Z">
              <w:r w:rsidR="001A02C6" w:rsidDel="00B93AFE">
                <w:rPr>
                  <w:noProof/>
                </w:rPr>
                <w:delText xml:space="preserve">  </w:delText>
              </w:r>
            </w:del>
            <w:r w:rsidR="001A02C6">
              <w:rPr>
                <w:lang w:val="en-US"/>
              </w:rPr>
              <w:t>1.1)</w:t>
            </w:r>
          </w:p>
        </w:tc>
        <w:tc>
          <w:tcPr>
            <w:tcW w:w="1603" w:type="dxa"/>
          </w:tcPr>
          <w:p w14:paraId="3E71DBA8" w14:textId="5C84AE23" w:rsidR="001A02C6" w:rsidRDefault="003876BB" w:rsidP="00CC7E9F">
            <w:pPr>
              <w:pStyle w:val="AR6BodyText"/>
              <w:rPr>
                <w:lang w:val="en-US"/>
              </w:rPr>
            </w:pPr>
            <w:r>
              <w:rPr>
                <w:lang w:val="en-US"/>
              </w:rPr>
              <w:t>0.97</w:t>
            </w:r>
            <w:r w:rsidR="001A02C6">
              <w:rPr>
                <w:lang w:val="en-US"/>
              </w:rPr>
              <w:t xml:space="preserve"> (0.7</w:t>
            </w:r>
            <w:del w:id="770" w:author="Sara M Tuson" w:date="2021-06-25T14:55:00Z">
              <w:r w:rsidR="001A02C6" w:rsidDel="00B93AFE">
                <w:rPr>
                  <w:lang w:val="en-US"/>
                </w:rPr>
                <w:delText xml:space="preserve">  </w:delText>
              </w:r>
            </w:del>
            <w:ins w:id="771" w:author="Tom Maycock" w:date="2021-09-03T15:10:00Z">
              <w:r w:rsidR="00F01621">
                <w:rPr>
                  <w:noProof/>
                </w:rPr>
                <w:t xml:space="preserve"> to </w:t>
              </w:r>
            </w:ins>
            <w:del w:id="772" w:author="Tom Maycock" w:date="2021-09-03T15:10:00Z">
              <w:r w:rsidR="001A02C6" w:rsidDel="00F01621">
                <w:rPr>
                  <w:noProof/>
                </w:rPr>
                <w:delText>–</w:delText>
              </w:r>
            </w:del>
            <w:del w:id="773" w:author="Sara M Tuson" w:date="2021-06-25T14:55:00Z">
              <w:r w:rsidR="001A02C6" w:rsidDel="00B93AFE">
                <w:rPr>
                  <w:noProof/>
                </w:rPr>
                <w:delText xml:space="preserve">  </w:delText>
              </w:r>
            </w:del>
            <w:r w:rsidR="001A02C6">
              <w:rPr>
                <w:lang w:val="en-US"/>
              </w:rPr>
              <w:t>1.3)</w:t>
            </w:r>
          </w:p>
        </w:tc>
        <w:tc>
          <w:tcPr>
            <w:tcW w:w="1603" w:type="dxa"/>
          </w:tcPr>
          <w:p w14:paraId="31049A11" w14:textId="3C151E00" w:rsidR="001A02C6" w:rsidRDefault="003876BB" w:rsidP="00CC7E9F">
            <w:pPr>
              <w:pStyle w:val="AR6BodyText"/>
              <w:rPr>
                <w:lang w:val="en-US"/>
              </w:rPr>
            </w:pPr>
            <w:r>
              <w:rPr>
                <w:lang w:val="en-US"/>
              </w:rPr>
              <w:t>1.07</w:t>
            </w:r>
            <w:r w:rsidR="001A02C6">
              <w:rPr>
                <w:lang w:val="en-US"/>
              </w:rPr>
              <w:t xml:space="preserve"> (0.8</w:t>
            </w:r>
            <w:del w:id="774" w:author="Sara M Tuson" w:date="2021-06-25T14:55:00Z">
              <w:r w:rsidR="001A02C6" w:rsidDel="00B93AFE">
                <w:rPr>
                  <w:lang w:val="en-US"/>
                </w:rPr>
                <w:delText xml:space="preserve">  </w:delText>
              </w:r>
            </w:del>
            <w:ins w:id="775" w:author="Tom Maycock" w:date="2021-09-03T15:10:00Z">
              <w:r w:rsidR="00F01621">
                <w:rPr>
                  <w:noProof/>
                </w:rPr>
                <w:t xml:space="preserve"> to </w:t>
              </w:r>
            </w:ins>
            <w:del w:id="776" w:author="Tom Maycock" w:date="2021-09-03T15:10:00Z">
              <w:r w:rsidR="001A02C6" w:rsidDel="00F01621">
                <w:rPr>
                  <w:noProof/>
                </w:rPr>
                <w:delText>–</w:delText>
              </w:r>
            </w:del>
            <w:del w:id="777" w:author="Sara M Tuson" w:date="2021-06-25T14:55:00Z">
              <w:r w:rsidR="001A02C6" w:rsidDel="00B93AFE">
                <w:rPr>
                  <w:noProof/>
                </w:rPr>
                <w:delText xml:space="preserve">  </w:delText>
              </w:r>
            </w:del>
            <w:r w:rsidR="001A02C6">
              <w:rPr>
                <w:lang w:val="en-US"/>
              </w:rPr>
              <w:t>1.3)</w:t>
            </w:r>
          </w:p>
        </w:tc>
        <w:tc>
          <w:tcPr>
            <w:tcW w:w="1484" w:type="dxa"/>
          </w:tcPr>
          <w:p w14:paraId="6E2F660D" w14:textId="53BB7889" w:rsidR="001A02C6" w:rsidRDefault="001A02C6" w:rsidP="00CC7E9F">
            <w:pPr>
              <w:pStyle w:val="AR6BodyText"/>
              <w:rPr>
                <w:lang w:val="en-US"/>
              </w:rPr>
            </w:pPr>
            <w:r>
              <w:rPr>
                <w:lang w:val="en-US"/>
              </w:rPr>
              <w:t>0.2 (0.1</w:t>
            </w:r>
            <w:del w:id="778" w:author="Sara M Tuson" w:date="2021-06-25T14:56:00Z">
              <w:r w:rsidDel="00B93AFE">
                <w:rPr>
                  <w:lang w:val="en-US"/>
                </w:rPr>
                <w:delText xml:space="preserve"> </w:delText>
              </w:r>
            </w:del>
            <w:ins w:id="779" w:author="Tom Maycock" w:date="2021-09-03T15:10:00Z">
              <w:r w:rsidR="00F01621">
                <w:rPr>
                  <w:noProof/>
                </w:rPr>
                <w:t xml:space="preserve"> to </w:t>
              </w:r>
            </w:ins>
            <w:del w:id="780" w:author="Tom Maycock" w:date="2021-09-03T15:10:00Z">
              <w:r w:rsidDel="00F01621">
                <w:rPr>
                  <w:noProof/>
                </w:rPr>
                <w:delText>–</w:delText>
              </w:r>
            </w:del>
            <w:del w:id="781" w:author="Sara M Tuson" w:date="2021-06-25T14:56:00Z">
              <w:r w:rsidDel="00B93AFE">
                <w:rPr>
                  <w:noProof/>
                </w:rPr>
                <w:delText xml:space="preserve"> </w:delText>
              </w:r>
            </w:del>
            <w:r>
              <w:rPr>
                <w:noProof/>
              </w:rPr>
              <w:t>0.3)</w:t>
            </w:r>
          </w:p>
        </w:tc>
      </w:tr>
    </w:tbl>
    <w:p w14:paraId="00DC05D8" w14:textId="77777777" w:rsidR="009F594A" w:rsidRDefault="009F594A" w:rsidP="009F594A">
      <w:pPr>
        <w:pStyle w:val="AR6BodyText"/>
        <w:rPr>
          <w:lang w:val="en-US"/>
        </w:rPr>
      </w:pPr>
    </w:p>
    <w:p w14:paraId="13D8EC50" w14:textId="77777777" w:rsidR="009F594A" w:rsidRPr="0004069C" w:rsidRDefault="009F594A" w:rsidP="009F594A">
      <w:pPr>
        <w:pStyle w:val="AR6BodyText"/>
        <w:rPr>
          <w:b/>
          <w:noProof/>
        </w:rPr>
      </w:pPr>
      <w:r w:rsidRPr="0004069C">
        <w:rPr>
          <w:b/>
          <w:noProof/>
        </w:rPr>
        <w:t>[</w:t>
      </w:r>
      <w:r>
        <w:rPr>
          <w:b/>
          <w:noProof/>
        </w:rPr>
        <w:t>END TABLE 3.1</w:t>
      </w:r>
      <w:r w:rsidRPr="0004069C">
        <w:rPr>
          <w:b/>
          <w:noProof/>
        </w:rPr>
        <w:t xml:space="preserve"> HERE]</w:t>
      </w:r>
    </w:p>
    <w:p w14:paraId="03EE7F6D" w14:textId="77777777" w:rsidR="009F594A" w:rsidRPr="0084411A" w:rsidRDefault="009F594A" w:rsidP="009F594A">
      <w:pPr>
        <w:pStyle w:val="AR6BodyText"/>
        <w:rPr>
          <w:lang w:val="en-US"/>
        </w:rPr>
      </w:pPr>
    </w:p>
    <w:p w14:paraId="6F9B26B7" w14:textId="77777777" w:rsidR="009F594A" w:rsidRDefault="009F594A" w:rsidP="009F594A">
      <w:pPr>
        <w:pStyle w:val="AR6BodyText"/>
        <w:rPr>
          <w:noProof/>
        </w:rPr>
      </w:pPr>
    </w:p>
    <w:p w14:paraId="2E291FD3" w14:textId="3FEC85FA" w:rsidR="009F594A" w:rsidRPr="00E457C1" w:rsidRDefault="009F594A" w:rsidP="009F594A">
      <w:pPr>
        <w:pStyle w:val="AR6BodyText"/>
        <w:rPr>
          <w:noProof/>
          <w:lang w:val="en-US"/>
        </w:rPr>
      </w:pPr>
      <w:r w:rsidRPr="00E457C1">
        <w:rPr>
          <w:noProof/>
          <w:lang w:val="en-US"/>
        </w:rPr>
        <w:t xml:space="preserve">The IPCC AR5 assessed the </w:t>
      </w:r>
      <w:r w:rsidRPr="00E457C1">
        <w:rPr>
          <w:i/>
          <w:iCs/>
          <w:noProof/>
          <w:lang w:val="en-US"/>
        </w:rPr>
        <w:t>likely</w:t>
      </w:r>
      <w:r w:rsidRPr="00E457C1">
        <w:rPr>
          <w:noProof/>
          <w:lang w:val="en-US"/>
        </w:rPr>
        <w:t xml:space="preserve"> range of the contribution of internal variability to GMST warming to be </w:t>
      </w:r>
      <w:r w:rsidRPr="00E457C1">
        <w:rPr>
          <w:rFonts w:cs="Times New Roman"/>
          <w:noProof/>
          <w:lang w:val="en-US"/>
        </w:rPr>
        <w:t>−</w:t>
      </w:r>
      <w:r w:rsidRPr="00E457C1">
        <w:rPr>
          <w:noProof/>
          <w:lang w:val="en-US"/>
        </w:rPr>
        <w:t xml:space="preserve">0.1 to </w:t>
      </w:r>
      <w:ins w:id="782" w:author="Ian Blenkinsop" w:date="2021-07-13T10:31:00Z">
        <w:r w:rsidR="0073405B">
          <w:rPr>
            <w:noProof/>
            <w:lang w:val="en-US"/>
          </w:rPr>
          <w:t>+</w:t>
        </w:r>
      </w:ins>
      <w:r w:rsidRPr="00E457C1">
        <w:rPr>
          <w:noProof/>
          <w:lang w:val="en-US"/>
        </w:rPr>
        <w:t>0.1</w:t>
      </w:r>
      <w:r w:rsidRPr="00E457C1">
        <w:rPr>
          <w:rFonts w:cs="Times New Roman"/>
          <w:noProof/>
          <w:lang w:val="en-US"/>
        </w:rPr>
        <w:t>°</w:t>
      </w:r>
      <w:r w:rsidRPr="00E457C1">
        <w:rPr>
          <w:noProof/>
          <w:lang w:val="en-US"/>
        </w:rPr>
        <w:t>C</w:t>
      </w:r>
      <w:r w:rsidRPr="00E457C1">
        <w:rPr>
          <w:noProof/>
          <w:vertAlign w:val="superscript"/>
          <w:lang w:val="en-US"/>
        </w:rPr>
        <w:t xml:space="preserve"> </w:t>
      </w:r>
      <w:r w:rsidRPr="00E457C1">
        <w:rPr>
          <w:noProof/>
          <w:lang w:val="en-US"/>
        </w:rPr>
        <w:t>over the period 1951</w:t>
      </w:r>
      <w:del w:id="783" w:author="Sara M Tuson" w:date="2021-06-25T11:02:00Z">
        <w:r w:rsidRPr="00E457C1" w:rsidDel="004A799C">
          <w:rPr>
            <w:noProof/>
            <w:lang w:val="en-US"/>
          </w:rPr>
          <w:delText>-</w:delText>
        </w:r>
      </w:del>
      <w:ins w:id="784" w:author="Sara M Tuson" w:date="2021-06-25T11:02:00Z">
        <w:r w:rsidR="004A799C">
          <w:rPr>
            <w:noProof/>
            <w:lang w:val="en-US"/>
          </w:rPr>
          <w:t>–</w:t>
        </w:r>
      </w:ins>
      <w:r w:rsidRPr="00E457C1">
        <w:rPr>
          <w:noProof/>
          <w:lang w:val="en-US"/>
        </w:rPr>
        <w:t xml:space="preserve">2010. Since then, several studies have downplayed the contribution of internal modes of variability to global temperature variability, often by arguing for a forced component to those internal modes </w:t>
      </w:r>
      <w:r>
        <w:rPr>
          <w:noProof/>
        </w:rPr>
        <w:fldChar w:fldCharType="begin" w:fldLock="1"/>
      </w:r>
      <w:r w:rsidR="00E719C0">
        <w:rPr>
          <w:noProof/>
          <w:lang w:val="en-US"/>
        </w:rPr>
        <w:instrText>ADDIN CSL_CITATION { "citationItems" : [ { "id" : "ITEM-1", "itemData" : { "DOI" : "10.1175/JCLI-D-18-0555.1", "ISSN" : "08948755", "abstract" : "The early twentieth-century warming (EW; 1910\u201345) and the mid-twentieth-century cooling (MC; 1950\u201380) have been linked to both internal variability of the climate system and changes in external radiative forcing. The degree to which either of the two factors contributed to EW and MC, or both, is still debated. Using a two-box impulse response model, we demonstrate that multidecadal ocean variability was unlikely to be the driver of observed changes in global mean surface temperature (GMST) after AD 1850. Instead, virtually all (97%\u201398%) of the global low-frequency variability (&gt;30 years) can be explained by external forcing. We find similarly high percentages of explained variance for interhemispheric and land\u2013ocean temperature evolution. Three key aspects are identified that underpin the conclusion of this new study: inhomogeneous anthropogenic aerosol forcing (AER), biases in the instrumental sea surface temperature (SST) datasets, and inadequate representation of the response to varying forcing factors. Once the spatially heterogeneous nature of AER is accounted for, the MC period is reconcilable with external drivers. SST biases and imprecise forcing responses explain the putative disagreement between models and observations during the EW period. As a consequence, Atlantic multidecadal variability (AMV) is found to be primarily controlled by external forcing too. Future attribution studies should account for these important factors when discriminating between externally forced and internally generated influences on climate. We argue that AMV must not be used as a regressor and suggest a revised AMV index instead [the North Atlantic Variability Index (NAVI)]. Our associated best estimate for the transient climate response (TCR) is 1.57 K (\u00b10.70 at the 5%\u201395% confidence level).", "author" : [ { "dropping-particle" : "", "family" : "Haustein", "given" : "Karsten", "non-dropping-particle" : "", "parse-names" : false, "suffix" : "" }, { "dropping-particle" : "", "family" : "Otto", "given" : "Friederike E.L.", "non-dropping-particle" : "", "parse-names" : false, "suffix" : "" }, { "dropping-particle" : "", "family" : "Venema", "given" : "Victor", "non-dropping-particle" : "", "parse-names" : false, "suffix" : "" }, { "dropping-particle" : "", "family" : "Jacobs", "given" : "Peter", "non-dropping-particle" : "", "parse-names" : false, "suffix" : "" }, { "dropping-particle" : "", "family" : "Cowtan", "given" : "Kevin", "non-dropping-particle" : "", "parse-names" : false, "suffix" : "" }, { "dropping-particle" : "", "family" : "Hausfather", "given" : "Zeke", "non-dropping-particle" : "", "parse-names" : false, "suffix" : "" }, { "dropping-particle" : "", "family" : "Way", "given" : "Robert G.", "non-dropping-particle" : "", "parse-names" : false, "suffix" : "" }, { "dropping-particle" : "", "family" : "White", "given" : "Bethan", "non-dropping-particle" : "", "parse-names" : false, "suffix" : "" }, { "dropping-particle" : "", "family" : "Subramanian", "given" : "Aneesh", "non-dropping-particle" : "", "parse-names" : false, "suffix" : "" }, { "dropping-particle" : "", "family" : "Schurer", "given" : "Andrew P.", "non-dropping-particle" : "", "parse-names" : false, "suffix" : "" } ], "container-title" : "Journal of Climate", "id" : "ITEM-1", "issue" : "16", "issued" : { "date-parts" : [ [ "2019", "8" ] ] }, "page" : "4893-4917", "title" : "A limited role for unforced internal variability in twentieth-century warming", "translator" : [ { "dropping-particle" : "", "family" : "J6174", "given" : "", "non-dropping-particle" : "", "parse-names" : false, "suffix" : "" } ], "type" : "article-journal", "volume" : "32" }, "uris" : [ "http://www.mendeley.com/documents/?uuid=31cb3ace-dc3f-46e7-b146-687ffacf9abc" ] }, { "id" : "ITEM-2", "itemData" : { "DOI" : "10.1002/2014GL059233", "ISSN" : "19448007", "abstract" : "We estimate the low-frequency internal variability of Northern Hemisphere (NH) mean temperature using observed temperature variations, which include both forced and internal variability components, and several alternative model simulations of the (natural+anthropogenic) forced component alone. We then generate an ensemble of alternative historical temperature histories based on the statistics of the estimated internal variability. Using this ensemble, we show, first, that recent NH mean temperatures fall within the range of expected multidecadal variability. Using the synthetic temperature histories, we also show that certain procedures used in past studies to estimate internal variability, and in particular, an internal multidecadal oscillation termed the \"Atlantic Multidecadal Oscillation\" or \"AMO\", fail to isolate the true internal variability when it is a priori known. Such procedures yield an AMO signal with an inflated amplitude and biased phase, attributing some of the recent NH mean temperature rise to the AMO. The true AMO signal, instead, appears likely to have been in a cooling phase in recent decades, offsetting some of the anthropogenic warming. Claims of multidecadal \"stadium wave\" patterns of variation across multiple climate indices are also shown to likely be an artifact of this flawed procedure for isolating putative climate oscillations. Key Points Certain common procedures fail to isolate internal variability in climate AMO appears to have been in a cool phase in recent decades 'Stadium wave' patterns are likely an artifact of flawed assessment procedures \u00a9 2014. American Geophysical Union. All Rights Reserved.", "author" : [ { "dropping-particle" : "", "family" : "Mann", "given" : "Michael E.", "non-dropping-particle" : "", "parse-names" : false, "suffix" : "" }, { "dropping-particle" : "", "family" : "Steinman", "given" : "Byron A.", "non-dropping-particle" : "", "parse-names" : false, "suffix" : "" }, { "dropping-particle" : "", "family" : "Miller", "given" : "Sonya K.", "non-dropping-particle" : "", "parse-names" : false, "suffix" : "" } ], "container-title" : "Geophysical Research Letters", "id" : "ITEM-2", "issue" : "9", "issued" : { "date-parts" : [ [ "2014" ] ] }, "title" : "On forced temperature changes, internal variability, and the AMO", "translator" : [ { "dropping-particle" : "", "family" : "J6739", "given" : "", "non-dropping-particle" : "", "parse-names" : false, "suffix" : "" } ], "type" : "article-journal", "volume" : "41" }, "uris" : [ "http://www.mendeley.com/documents/?uuid=52816035-1d90-4699-8570-31a71221470d" ] }, { "id" : "ITEM-3", "itemData" : { "DOI" : "10.1126/sciadv.aao5297", "ISSN" : "23752548", "abstract" : "The time series of monthly global mean surface temperature (GST) since 1891 is successfully reconstructed from known natural and anthropogenic forcing factors, including internal climate variability, using a multiple regression technique. Comparisons are made with the performance of 40 CMIP5 models in predicting GST. The relative contributions of the various forcing factors to GST changes vary in time, but most of the warming since 1891 is found to be attributable to the net influence of increasing greenhouse gases and anthropogenic aerosols. Separate statistically independent analyses are also carried out for three periods of GST slowdown (1896\u20131910, 1941\u20131975, and 1998\u20132013 and subperiods); two periods of strong warming (1911\u20131940 and 1976\u20131997) are also analyzed. A reduction in total incident solar radiation forcing played a significant cooling role over 2001\u20132010. The only serious disagreements between the reconstructions and observations occur during the Second World War, especially in the period 1944\u20131945, when observed near-worldwide sea surface temperatures (SSTs) may be significantly warm-biased. In contrast, reconstructions of near-worldwide SSTs were rather warmer than those observed between about 1907 and 1910. However, the generally high reconstruction accuracy shows that known external and internal forcing factors explain all the main variations in GST between 1891 and 2015, allowing for our current understanding of their uncertainties. Accordingly, no important additional factors are needed to explain the two main warming and three main slowdown periods during this epoch.", "author" : [ { "dropping-particle" : "", "family" : "Folland", "given" : "Chris K.", "non-dropping-particle" : "", "parse-names" : false, "suffix" : "" }, { "dropping-particle" : "", "family" : "Boucher", "given" : "Olivier", "non-dropping-particle" : "", "parse-names" : false, "suffix" : "" }, { "dropping-particle" : "", "family" : "Colman", "given" : "Andrew", "non-dropping-particle" : "", "parse-names" : false, "suffix" : "" }, { "dropping-particle" : "", "family" : "Parker", "given" : "David E.", "non-dropping-particle" : "", "parse-names" : false, "suffix" : "" } ], "container-title" : "Science Advances", "id" : "ITEM-3", "issue" : "6", "issued" : { "date-parts" : [ [ "2018" ] ] }, "title" : "Causes of irregularities in trends of global mean surface temperature since the late 19th century", "translator" : [ { "dropping-particle" : "", "family" : "J6737", "given" : "", "non-dropping-particle" : "", "parse-names" : false, "suffix" : "" } ], "type" : "article-journal", "volume" : "4" }, "uris" : [ "http://www.mendeley.com/documents/?uuid=b2d09631-32b0-42a8-9315-063ade5ed7cf" ] }, { "id" : "ITEM-4", "itemData" : { "DOI" : "10.1038/s41467-020-17683-7", "ISSN" : "20411723", "PMID" : "32737325", "abstract" : "Despite the observed monotonic increase in greenhouse-gas concentrations, global mean temperature displays important decadal fluctuations typically attributed to both external forcing and internal variability. Here, we provide a robust quantification of the relative contributions of anthropogenic, natural, and internally-driven decadal variability of global mean sea surface temperature (GMSST) by using a unique dataset consisting of 30-member large initial-condition ensembles with five Earth System Models (ESM-LE). We present evidence that a large fraction (~29\u201353%) of the simulated decadal-scale variance in individual timeseries of GMSST over 1950\u20132010 is externally forced and largely linked to the representation of volcanic aerosols. Comparison with the future (2010\u20132070) period suggests that external forcing provides a source of additional decadal-scale variability in the historical period. Given the unpredictable nature of future volcanic aerosol forcing, it is suggested that a large portion of decadal GMSST variability might not be predictable.", "author" : [ { "dropping-particle" : "", "family" : "Liguori", "given" : "Giovanni", "non-dropping-particle" : "", "parse-names" : false, "suffix" : "" }, { "dropping-particle" : "", "family" : "McGregor", "given" : "Shayne", "non-dropping-particle" : "", "pa</w:instrText>
      </w:r>
      <w:r w:rsidR="00E719C0" w:rsidRPr="006814DF">
        <w:rPr>
          <w:noProof/>
        </w:rPr>
        <w:instrText>rse-names" : false, "suffix" : "" }, { "dropping-particle" : "", "family" : "Arblaster", "given" : "Julie M.", "non-dropping-particle" : "", "parse-names" : false, "suffix" : "" }, { "dropping-particle" : "", "family" : "Singh", "given" : "Martin S.", "non-dropping-particle" : "", "parse-names" : false, "suffix" : "" }, { "dropping-particle" : "", "family" : "Meehl", "given" : "Gerald A.", "non-dropping-particle" : "", "parse-names" : false, "suffix" : "" } ], "container-title" : "Nature Communications", "id" : "ITEM-4", "issue" : "1", "issued" : { "date-parts" : [ [ "2020" ] ] }, "title" : "A joint role for forced and internally-driven variability in the decadal modulation of global warming", "translator" : [ { "dropping-particle" : "", "family" : "J6738", "given" : "", "non-dropping-particle" : "", "parse-names" : false, "suffix" : "" } ], "type" : "article-journal", "volume" : "11" }, "uris" : [ "http://www.mendeley.com/documents/?uuid=a9871e5f-241f-4385-b76f-bb8900da239c" ] } ], "mendeley" : { "formattedCitation" : "(Mann et al., 2014; Folland et al., 2018; Haustein et al., 2019; Liguori et al., 2020)", "plainTextFormattedCitation" : "(Mann et al., 2014; Folland et al., 2018; Haustein et al., 2019; Liguori et al., 2020)", "previouslyFormattedCitation" : "(Mann et al., 2014; Folland et al., 2018; Haustein et al., 2019; Liguori et al., 2020)" }, "properties" : { "noteIndex" : 0 }, "schema" : "https://github.com/citation-style-language/schema/raw/master/csl-citation.json" }</w:instrText>
      </w:r>
      <w:r>
        <w:rPr>
          <w:noProof/>
        </w:rPr>
        <w:fldChar w:fldCharType="separate"/>
      </w:r>
      <w:r w:rsidR="00393F8C">
        <w:rPr>
          <w:noProof/>
        </w:rPr>
        <w:t>(Mann et al., 2014; Folland et al., 2018; Haustein et al., 2019; Liguori et al., 2020)</w:t>
      </w:r>
      <w:r>
        <w:rPr>
          <w:noProof/>
        </w:rPr>
        <w:fldChar w:fldCharType="end"/>
      </w:r>
      <w:r w:rsidRPr="00E457C1">
        <w:rPr>
          <w:noProof/>
        </w:rPr>
        <w:t xml:space="preserve">. </w:t>
      </w:r>
      <w:r w:rsidR="009404F5">
        <w:rPr>
          <w:noProof/>
        </w:rPr>
        <w:fldChar w:fldCharType="begin" w:fldLock="1"/>
      </w:r>
      <w:r w:rsidR="00E719C0">
        <w:rPr>
          <w:noProof/>
        </w:rPr>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w:instrText>
      </w:r>
      <w:r w:rsidR="00E719C0" w:rsidRPr="004E4DF9">
        <w:rPr>
          <w:noProof/>
          <w:lang w:val="en-US"/>
          <w:rPrChange w:id="785" w:author="Clotilde Pean" w:date="2021-09-13T13:15:00Z">
            <w:rPr>
              <w:noProof/>
              <w:lang w:val="en-GB"/>
            </w:rPr>
          </w:rPrChange>
        </w:rPr>
        <w:instrText>-particle" : "", "family" : "Forster", "given" : "P.M.", "non-dropping-particle" : "", "parse-names" : false, "suffix" : "" }, { "dropping-particle" : "", "family" : "Otto", "given" : "F.E.L.", "non-dropping-particle" : "", "parse-names" : false, "suffix" : "" }, { "dropping-particle" : "", "family" :</w:instrText>
      </w:r>
      <w:r w:rsidR="00E719C0" w:rsidRPr="00BB05B7">
        <w:rPr>
          <w:noProof/>
          <w:lang w:val="en-US"/>
          <w:rPrChange w:id="786" w:author="Clotilde Pean" w:date="2021-06-21T14:14:00Z">
            <w:rPr>
              <w:noProof/>
              <w:lang w:val="en-GB"/>
            </w:rPr>
          </w:rPrChange>
        </w:rPr>
        <w:instrText xml:space="preserve">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rsidR="009404F5">
        <w:rPr>
          <w:noProof/>
        </w:rPr>
        <w:fldChar w:fldCharType="separate"/>
      </w:r>
      <w:r w:rsidR="00393F8C" w:rsidRPr="00BB05B7">
        <w:rPr>
          <w:noProof/>
          <w:lang w:val="en-US"/>
          <w:rPrChange w:id="787" w:author="Clotilde Pean" w:date="2021-06-21T14:14:00Z">
            <w:rPr>
              <w:noProof/>
              <w:lang w:val="en-GB"/>
            </w:rPr>
          </w:rPrChange>
        </w:rPr>
        <w:t xml:space="preserve">Haustein et al. </w:t>
      </w:r>
      <w:r w:rsidR="00393F8C">
        <w:rPr>
          <w:noProof/>
          <w:lang w:val="en-GB"/>
        </w:rPr>
        <w:t>(2017)</w:t>
      </w:r>
      <w:r w:rsidR="009404F5">
        <w:rPr>
          <w:noProof/>
        </w:rPr>
        <w:fldChar w:fldCharType="end"/>
      </w:r>
      <w:r w:rsidR="009404F5" w:rsidRPr="00E457C1">
        <w:rPr>
          <w:noProof/>
          <w:lang w:val="en-US"/>
        </w:rPr>
        <w:t xml:space="preserve"> </w:t>
      </w:r>
      <w:r w:rsidR="0012207D" w:rsidRPr="00E457C1">
        <w:rPr>
          <w:noProof/>
          <w:lang w:val="en-US"/>
        </w:rPr>
        <w:t>found</w:t>
      </w:r>
      <w:r w:rsidRPr="00E457C1">
        <w:rPr>
          <w:noProof/>
          <w:lang w:val="en-US"/>
        </w:rPr>
        <w:t xml:space="preserve"> a 5</w:t>
      </w:r>
      <w:del w:id="788" w:author="Sara M Tuson" w:date="2021-06-25T11:02:00Z">
        <w:r w:rsidRPr="00E457C1" w:rsidDel="004A799C">
          <w:rPr>
            <w:noProof/>
            <w:lang w:val="en-US"/>
          </w:rPr>
          <w:delText>-</w:delText>
        </w:r>
      </w:del>
      <w:ins w:id="789" w:author="Sara M Tuson" w:date="2021-06-25T11:02:00Z">
        <w:r w:rsidR="004A799C">
          <w:rPr>
            <w:noProof/>
            <w:lang w:val="en-US"/>
          </w:rPr>
          <w:t>–</w:t>
        </w:r>
      </w:ins>
      <w:r w:rsidRPr="00E457C1">
        <w:rPr>
          <w:noProof/>
          <w:lang w:val="en-US"/>
        </w:rPr>
        <w:t>95% confidence interval</w:t>
      </w:r>
      <w:r w:rsidRPr="00E457C1">
        <w:rPr>
          <w:lang w:val="en-US"/>
        </w:rPr>
        <w:t xml:space="preserve"> of −0.09</w:t>
      </w:r>
      <w:ins w:id="790" w:author="Ian Blenkinsop" w:date="2021-07-13T13:55:00Z">
        <w:r w:rsidR="00115F79" w:rsidRPr="00E457C1">
          <w:rPr>
            <w:lang w:val="en-US"/>
          </w:rPr>
          <w:t>°C</w:t>
        </w:r>
      </w:ins>
      <w:r w:rsidRPr="00E457C1">
        <w:rPr>
          <w:lang w:val="en-US"/>
        </w:rPr>
        <w:t xml:space="preserve"> to +0.12</w:t>
      </w:r>
      <w:del w:id="791" w:author="Ian Blenkinsop" w:date="2021-07-13T13:55:00Z">
        <w:r w:rsidRPr="00E457C1" w:rsidDel="00115F79">
          <w:rPr>
            <w:lang w:val="en-US"/>
          </w:rPr>
          <w:delText> </w:delText>
        </w:r>
      </w:del>
      <w:r w:rsidRPr="00E457C1">
        <w:rPr>
          <w:lang w:val="en-US"/>
        </w:rPr>
        <w:t>°C for the contribution of internal variabi</w:t>
      </w:r>
      <w:r w:rsidR="00C12466" w:rsidRPr="00E457C1">
        <w:rPr>
          <w:lang w:val="en-US"/>
        </w:rPr>
        <w:t>lity to warming between</w:t>
      </w:r>
      <w:r w:rsidRPr="00E457C1">
        <w:rPr>
          <w:lang w:val="en-US"/>
        </w:rPr>
        <w:t xml:space="preserve"> 1850–</w:t>
      </w:r>
      <w:r w:rsidR="0012207D" w:rsidRPr="00E457C1">
        <w:rPr>
          <w:lang w:val="en-US"/>
        </w:rPr>
        <w:t>18</w:t>
      </w:r>
      <w:r w:rsidRPr="00E457C1">
        <w:rPr>
          <w:lang w:val="en-US"/>
        </w:rPr>
        <w:t>79</w:t>
      </w:r>
      <w:r w:rsidR="00C12466" w:rsidRPr="00E457C1">
        <w:rPr>
          <w:lang w:val="en-US"/>
        </w:rPr>
        <w:t xml:space="preserve"> and 2017</w:t>
      </w:r>
      <w:r w:rsidRPr="00E457C1">
        <w:rPr>
          <w:noProof/>
          <w:lang w:val="en-US"/>
        </w:rPr>
        <w:t xml:space="preserve">. </w:t>
      </w:r>
      <w:r w:rsidR="00344ACD">
        <w:rPr>
          <w:noProof/>
        </w:rPr>
        <w:fldChar w:fldCharType="begin" w:fldLock="1"/>
      </w:r>
      <w:r w:rsidR="00E719C0">
        <w:rPr>
          <w:noProof/>
          <w:lang w:val="en-US"/>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rsidR="00344ACD">
        <w:rPr>
          <w:noProof/>
        </w:rPr>
        <w:fldChar w:fldCharType="separate"/>
      </w:r>
      <w:r w:rsidR="00393F8C">
        <w:rPr>
          <w:noProof/>
          <w:lang w:val="en-US"/>
        </w:rPr>
        <w:t>Ribes et al. (2021)</w:t>
      </w:r>
      <w:r w:rsidR="00344ACD">
        <w:rPr>
          <w:noProof/>
        </w:rPr>
        <w:fldChar w:fldCharType="end"/>
      </w:r>
      <w:r w:rsidRPr="00E457C1">
        <w:rPr>
          <w:noProof/>
          <w:lang w:val="en-US"/>
        </w:rPr>
        <w:t xml:space="preserve"> imply a contribution of internal variability</w:t>
      </w:r>
      <w:r w:rsidRPr="00E457C1">
        <w:rPr>
          <w:rFonts w:cs="Times New Roman"/>
          <w:lang w:val="en-US"/>
        </w:rPr>
        <w:t xml:space="preserve"> of −</w:t>
      </w:r>
      <w:r w:rsidRPr="00E457C1">
        <w:rPr>
          <w:lang w:val="en-US"/>
        </w:rPr>
        <w:t>0.0</w:t>
      </w:r>
      <w:r w:rsidR="00234650" w:rsidRPr="00E457C1">
        <w:rPr>
          <w:lang w:val="en-US"/>
        </w:rPr>
        <w:t>2</w:t>
      </w:r>
      <w:ins w:id="792" w:author="Ian Blenkinsop" w:date="2021-07-13T10:31:00Z">
        <w:r w:rsidR="0073405B" w:rsidRPr="00E457C1">
          <w:rPr>
            <w:lang w:val="en-US"/>
          </w:rPr>
          <w:t>°</w:t>
        </w:r>
        <w:r w:rsidR="0073405B">
          <w:rPr>
            <w:lang w:val="en-US"/>
          </w:rPr>
          <w:t>C</w:t>
        </w:r>
      </w:ins>
      <w:r w:rsidRPr="00E457C1">
        <w:rPr>
          <w:lang w:val="en-US"/>
        </w:rPr>
        <w:t xml:space="preserve"> </w:t>
      </w:r>
      <w:r w:rsidRPr="00E457C1">
        <w:rPr>
          <w:rFonts w:cs="Times New Roman"/>
          <w:lang w:val="en-US"/>
        </w:rPr>
        <w:t>±</w:t>
      </w:r>
      <w:r w:rsidRPr="00E457C1">
        <w:rPr>
          <w:lang w:val="en-US"/>
        </w:rPr>
        <w:t xml:space="preserve"> 0.1</w:t>
      </w:r>
      <w:r w:rsidR="00234650" w:rsidRPr="00E457C1">
        <w:rPr>
          <w:lang w:val="en-US"/>
        </w:rPr>
        <w:t>6</w:t>
      </w:r>
      <w:r w:rsidRPr="00E457C1">
        <w:rPr>
          <w:lang w:val="en-US"/>
        </w:rPr>
        <w:t>°C to warming between 2010</w:t>
      </w:r>
      <w:del w:id="793" w:author="Sara M Tuson" w:date="2021-06-25T11:02:00Z">
        <w:r w:rsidRPr="00E457C1" w:rsidDel="004A799C">
          <w:rPr>
            <w:lang w:val="en-US"/>
          </w:rPr>
          <w:delText>-</w:delText>
        </w:r>
      </w:del>
      <w:ins w:id="794" w:author="Sara M Tuson" w:date="2021-06-25T11:02:00Z">
        <w:r w:rsidR="004A799C">
          <w:rPr>
            <w:lang w:val="en-US"/>
          </w:rPr>
          <w:t>–</w:t>
        </w:r>
      </w:ins>
      <w:r w:rsidRPr="00E457C1">
        <w:rPr>
          <w:lang w:val="en-US"/>
        </w:rPr>
        <w:t>2019 and 1850</w:t>
      </w:r>
      <w:del w:id="795" w:author="Sara M Tuson" w:date="2021-06-25T11:02:00Z">
        <w:r w:rsidRPr="00E457C1" w:rsidDel="004A799C">
          <w:rPr>
            <w:lang w:val="en-US"/>
          </w:rPr>
          <w:delText>-</w:delText>
        </w:r>
      </w:del>
      <w:ins w:id="796" w:author="Sara M Tuson" w:date="2021-06-25T11:02:00Z">
        <w:r w:rsidR="004A799C">
          <w:rPr>
            <w:lang w:val="en-US"/>
          </w:rPr>
          <w:t>–</w:t>
        </w:r>
      </w:ins>
      <w:r w:rsidRPr="00E457C1">
        <w:rPr>
          <w:lang w:val="en-US"/>
        </w:rPr>
        <w:t>1900</w:t>
      </w:r>
      <w:r w:rsidRPr="00E457C1">
        <w:rPr>
          <w:noProof/>
          <w:lang w:val="en-US"/>
        </w:rPr>
        <w:t xml:space="preserve">, </w:t>
      </w:r>
      <w:r w:rsidR="00234650" w:rsidRPr="00E457C1">
        <w:rPr>
          <w:noProof/>
          <w:lang w:val="en-US"/>
        </w:rPr>
        <w:t>assuming</w:t>
      </w:r>
      <w:r w:rsidRPr="00E457C1">
        <w:rPr>
          <w:noProof/>
          <w:lang w:val="en-US"/>
        </w:rPr>
        <w:t xml:space="preserve"> </w:t>
      </w:r>
      <w:r w:rsidR="00234650" w:rsidRPr="00E457C1">
        <w:rPr>
          <w:noProof/>
          <w:lang w:val="en-US"/>
        </w:rPr>
        <w:t>in</w:t>
      </w:r>
      <w:r w:rsidRPr="00E457C1">
        <w:rPr>
          <w:noProof/>
          <w:lang w:val="en-US"/>
        </w:rPr>
        <w:t xml:space="preserve">dependence between errors in the observations and in the estimate of the forced response. Based on these studies, but allowing for unsampled sources of error, we assess the </w:t>
      </w:r>
      <w:r w:rsidRPr="00E457C1">
        <w:rPr>
          <w:i/>
          <w:iCs/>
          <w:noProof/>
          <w:lang w:val="en-US"/>
        </w:rPr>
        <w:t>likely</w:t>
      </w:r>
      <w:r w:rsidRPr="00E457C1">
        <w:rPr>
          <w:noProof/>
          <w:lang w:val="en-US"/>
        </w:rPr>
        <w:t xml:space="preserve"> range of the contribution of internal variability to GSAT warming between 2010</w:t>
      </w:r>
      <w:del w:id="797" w:author="Sara M Tuson" w:date="2021-06-25T11:02:00Z">
        <w:r w:rsidRPr="00E457C1" w:rsidDel="004A799C">
          <w:rPr>
            <w:noProof/>
            <w:lang w:val="en-US"/>
          </w:rPr>
          <w:delText>-</w:delText>
        </w:r>
      </w:del>
      <w:ins w:id="798" w:author="Sara M Tuson" w:date="2021-06-25T11:02:00Z">
        <w:r w:rsidR="004A799C">
          <w:rPr>
            <w:noProof/>
            <w:lang w:val="en-US"/>
          </w:rPr>
          <w:t>–</w:t>
        </w:r>
      </w:ins>
      <w:r w:rsidRPr="00E457C1">
        <w:rPr>
          <w:noProof/>
          <w:lang w:val="en-US"/>
        </w:rPr>
        <w:t>2019 and 1850</w:t>
      </w:r>
      <w:del w:id="799" w:author="Sara M Tuson" w:date="2021-06-25T11:02:00Z">
        <w:r w:rsidRPr="00E457C1" w:rsidDel="004A799C">
          <w:rPr>
            <w:noProof/>
            <w:lang w:val="en-US"/>
          </w:rPr>
          <w:delText>-</w:delText>
        </w:r>
      </w:del>
      <w:ins w:id="800" w:author="Sara M Tuson" w:date="2021-06-25T11:02:00Z">
        <w:r w:rsidR="004A799C">
          <w:rPr>
            <w:noProof/>
            <w:lang w:val="en-US"/>
          </w:rPr>
          <w:t>–</w:t>
        </w:r>
      </w:ins>
      <w:r w:rsidRPr="00E457C1">
        <w:rPr>
          <w:noProof/>
          <w:lang w:val="en-US"/>
        </w:rPr>
        <w:t xml:space="preserve">1900 to be </w:t>
      </w:r>
      <w:r w:rsidRPr="00E457C1">
        <w:rPr>
          <w:rFonts w:cs="Times New Roman"/>
          <w:noProof/>
          <w:lang w:val="en-US"/>
        </w:rPr>
        <w:t>−</w:t>
      </w:r>
      <w:r w:rsidRPr="00E457C1">
        <w:rPr>
          <w:noProof/>
          <w:lang w:val="en-US"/>
        </w:rPr>
        <w:t>0.2</w:t>
      </w:r>
      <w:ins w:id="801" w:author="Ian Blenkinsop" w:date="2021-07-13T10:31:00Z">
        <w:r w:rsidR="0073405B" w:rsidRPr="00E457C1">
          <w:rPr>
            <w:rFonts w:cs="Times New Roman"/>
            <w:noProof/>
            <w:lang w:val="en-US"/>
          </w:rPr>
          <w:t>°</w:t>
        </w:r>
        <w:r w:rsidR="0073405B" w:rsidRPr="00E457C1">
          <w:rPr>
            <w:noProof/>
            <w:lang w:val="en-US"/>
          </w:rPr>
          <w:t>C</w:t>
        </w:r>
      </w:ins>
      <w:r w:rsidRPr="00E457C1">
        <w:rPr>
          <w:noProof/>
          <w:lang w:val="en-US"/>
        </w:rPr>
        <w:t xml:space="preserve"> to </w:t>
      </w:r>
      <w:ins w:id="802" w:author="Ian Blenkinsop" w:date="2021-07-13T10:31:00Z">
        <w:r w:rsidR="0073405B">
          <w:rPr>
            <w:noProof/>
            <w:lang w:val="en-US"/>
          </w:rPr>
          <w:t>+</w:t>
        </w:r>
      </w:ins>
      <w:r w:rsidRPr="00E457C1">
        <w:rPr>
          <w:noProof/>
          <w:lang w:val="en-US"/>
        </w:rPr>
        <w:t>0.2</w:t>
      </w:r>
      <w:r w:rsidRPr="00E457C1">
        <w:rPr>
          <w:rFonts w:cs="Times New Roman"/>
          <w:noProof/>
          <w:lang w:val="en-US"/>
        </w:rPr>
        <w:t>°</w:t>
      </w:r>
      <w:r w:rsidRPr="00E457C1">
        <w:rPr>
          <w:noProof/>
          <w:lang w:val="en-US"/>
        </w:rPr>
        <w:t>C.</w:t>
      </w:r>
    </w:p>
    <w:p w14:paraId="279E5609" w14:textId="2AB2D3D2" w:rsidR="00CC6F69" w:rsidRPr="00E457C1" w:rsidRDefault="00CC6F69" w:rsidP="009F594A">
      <w:pPr>
        <w:pStyle w:val="AR6BodyText"/>
        <w:rPr>
          <w:noProof/>
          <w:lang w:val="en-US"/>
        </w:rPr>
      </w:pPr>
    </w:p>
    <w:p w14:paraId="1F7CD956" w14:textId="10E0F9C9" w:rsidR="00CC6F69" w:rsidRPr="00E457C1" w:rsidRDefault="00CC6F69" w:rsidP="00E525D6">
      <w:pPr>
        <w:pStyle w:val="AR6BodyText"/>
        <w:rPr>
          <w:noProof/>
          <w:lang w:val="en-US"/>
        </w:rPr>
      </w:pPr>
      <w:r w:rsidRPr="00E457C1">
        <w:rPr>
          <w:noProof/>
          <w:lang w:val="en-US"/>
        </w:rPr>
        <w:t xml:space="preserve">The IPCC SR1.5 gave a </w:t>
      </w:r>
      <w:r w:rsidRPr="00E457C1">
        <w:rPr>
          <w:i/>
          <w:noProof/>
          <w:lang w:val="en-US"/>
        </w:rPr>
        <w:t>likely</w:t>
      </w:r>
      <w:r w:rsidRPr="00E457C1">
        <w:rPr>
          <w:noProof/>
          <w:lang w:val="en-US"/>
        </w:rPr>
        <w:t xml:space="preserve"> range for </w:t>
      </w:r>
      <w:r w:rsidR="00A15804" w:rsidRPr="00E457C1">
        <w:rPr>
          <w:noProof/>
          <w:lang w:val="en-US"/>
        </w:rPr>
        <w:t xml:space="preserve">the </w:t>
      </w:r>
      <w:r w:rsidRPr="00E457C1">
        <w:rPr>
          <w:noProof/>
          <w:lang w:val="en-US"/>
        </w:rPr>
        <w:t>human-induced warming rate of 0.1°C to 0.3°C per decade in 2017, with a best estimate of 0.2</w:t>
      </w:r>
      <w:r w:rsidRPr="00E457C1">
        <w:rPr>
          <w:rFonts w:cs="Times New Roman"/>
          <w:noProof/>
          <w:lang w:val="en-US"/>
        </w:rPr>
        <w:t>°</w:t>
      </w:r>
      <w:r w:rsidRPr="00E457C1">
        <w:rPr>
          <w:noProof/>
          <w:lang w:val="en-US"/>
        </w:rPr>
        <w:t xml:space="preserve">C per decade </w:t>
      </w:r>
      <w:r>
        <w:rPr>
          <w:noProof/>
        </w:rPr>
        <w:fldChar w:fldCharType="begin" w:fldLock="1"/>
      </w:r>
      <w:r w:rsidR="00D33CB6">
        <w:rPr>
          <w:noProof/>
          <w:lang w:val="en-US"/>
        </w:rPr>
        <w:instrText>ADDIN CSL_CITATION { "citationItems" : [ { "id" : "ITEM-1", "itemData" : { "author" : [ { "dropping-particle" : "", "family" : "Allen", "given" : "M.R.", "non-dropping-particle" : "", "parse-names" : false, "suffix" : "" }, { "dropping-particle" : "", "family" : "Dube", "given" : "O.P.", "non-dropping-particle" : "", "parse-names" : false, "suffix" : "" }, { "dropping-particle" : "", "family" : "Solecki", "given" : "W.", "non-dropping-particle" : "", "parse-names" : false, "suffix" : "" }, { "dropping-particle" : "", "family" : "Arag\u00f3n-Durand", "given" : "F.", "non-dropping-particle" : "", "parse-names" : false, "suffix" : "" }, { "dropping-particle" : "", "family" : "Cramer", "given" : "W.", "non-dropping-particle" : "", "parse-names" : false, "suffix" : "" }, { "dropping-particle" : "", "family" : "Humphreys", "given" : "S.", "non-dropping-particle" : "", "parse-names" : false, "suffix" : "" }, { "dropping-particle" : "", "family" : "Kainuma", "given" : "M.", "non-dropping-particle" : "", "parse-names" : false, "suffix" : "" }, { "dropping-particle" : "", "family" : "Kala", "given" : "J.", "non-dropping-particle" : "", "parse-names" : false, "suffix" : "" }, { "dropping-particle" : "", "family" : "Mahowald", "given" : "N.", "non-dropping-particle" : "", "parse-names" : false, "suffix" : "" }, { "dropping-particle" : "", "family" : "Mulugetta", "given" : "Y.", "non-dropping-particle" : "", "parse-names" : false, "suffix" : "" }, { "dropping-particle" : "", "family" : "Perez", "given" : "R.", "non-dropping-particle" : "", "parse-names" : false, "suffix" : "" }, { "dropping-particle" : "", "family" : "Wairiu", "given" : "M.", "non-dropping-particle" : "", "parse-names" : false, "suffix" : "" }, { "dropping-particle" : "", "family" : "Zickfeld", "given" : "K.", "non-dropping-particle" : "", "parse-names" : false, "suffix" : "" } ], "chapter-number" : "1",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"49-92", "publisher" : "In Press", "title" : "Framing and Context", "translator" : [ { "dropping-particle" : "", "family" : "J5098", "given" : "Rt13", "non-dropping-particle" : "", "parse-names" : false, "suffix" : "" } ], "type" : "chapter" }, "uris" : [ "http://www.mendeley.com/documents/?uuid=87f7f7c5-9992-4723-a435-3d9ad975001e" ] } ], "mendeley" : { "formattedCitation" : "(Allen et al., 2018)", "plainTextFormattedCitation" : "(Allen et al., 2018)", "previouslyFormattedCitation" : "(Allen et al., 2018)" }, "properties" : { "noteIndex" : 0 }, "schema" : "https://github.com/citation-style-language/schema/raw/master/csl-citation.json" }</w:instrText>
      </w:r>
      <w:r>
        <w:rPr>
          <w:noProof/>
        </w:rPr>
        <w:fldChar w:fldCharType="separate"/>
      </w:r>
      <w:r w:rsidR="00393F8C">
        <w:rPr>
          <w:noProof/>
          <w:lang w:val="en-US"/>
        </w:rPr>
        <w:t>(Allen et al., 2018)</w:t>
      </w:r>
      <w:r>
        <w:rPr>
          <w:noProof/>
        </w:rPr>
        <w:fldChar w:fldCharType="end"/>
      </w:r>
      <w:r w:rsidRPr="00E457C1">
        <w:rPr>
          <w:noProof/>
          <w:lang w:val="en-US"/>
        </w:rPr>
        <w:t xml:space="preserve">. </w:t>
      </w:r>
      <w:r w:rsidR="00E525D6" w:rsidRPr="00E457C1">
        <w:rPr>
          <w:noProof/>
          <w:lang w:val="en-US"/>
        </w:rPr>
        <w:t>Table 3.1 lists the estimates of attributable anthropogenic warming rate over the period 2010</w:t>
      </w:r>
      <w:del w:id="803" w:author="Sara M Tuson" w:date="2021-06-25T11:02:00Z">
        <w:r w:rsidR="00E525D6" w:rsidRPr="00E457C1" w:rsidDel="004A799C">
          <w:rPr>
            <w:noProof/>
            <w:lang w:val="en-US"/>
          </w:rPr>
          <w:delText>-</w:delText>
        </w:r>
      </w:del>
      <w:ins w:id="804" w:author="Sara M Tuson" w:date="2021-06-25T11:02:00Z">
        <w:r w:rsidR="004A799C">
          <w:rPr>
            <w:noProof/>
            <w:lang w:val="en-US"/>
          </w:rPr>
          <w:t>–</w:t>
        </w:r>
      </w:ins>
      <w:r w:rsidR="00E525D6" w:rsidRPr="00E457C1">
        <w:rPr>
          <w:noProof/>
          <w:lang w:val="en-US"/>
        </w:rPr>
        <w:t xml:space="preserve">2019 by the three studies that underpin the assessment of GSAT warming </w:t>
      </w:r>
      <w:r w:rsidR="00E525D6">
        <w:rPr>
          <w:noProof/>
        </w:rPr>
        <w:fldChar w:fldCharType="begin" w:fldLock="1"/>
      </w:r>
      <w:r w:rsidR="00E719C0">
        <w:rPr>
          <w:noProof/>
          <w:lang w:val="en-US"/>
        </w:rPr>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"dropping-particle" : "", "family" : "Forster", "given" : "P.M.", "non-dropping-particle" : "", "parse-names" : false, "suffix" : "" }, { "dropping-particle" : "", "family" : "Otto", "given" : "F.E.L.", "non-dropping-particle" : "", "parse-names" : false, "suffix" : "" }, { "dropping-particle" : "", "family" : "Mitchell", "given" : "D.M.", "non-dropping-particle" : "", "parse-names"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"id" : "ITEM-2",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"ITEM-2",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"id" : "ITEM-3",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w:instrText>
      </w:r>
      <w:r w:rsidR="00E719C0" w:rsidRPr="006814DF">
        <w:rPr>
          <w:noProof/>
        </w:rPr>
        <w:instrText>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"ITEM-3",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"(Haustein et al., 2017; Gillett et al., 2021; Ribes et al., 2021)", "plainTextFormattedCitation" : "(Haustein et al., 2017; Gillett et al., 2021; Ribes et al., 2021)", "previouslyFormattedCitation" : "(Haustein et al., 2017; Gillett et al., 2021; Ribes et al., 2021)" }, "properties" : { "noteIndex" : 0 }, "schema" : "https://github.com/citation-style-language/schema/raw/master/csl-citation.json" }</w:instrText>
      </w:r>
      <w:r w:rsidR="00E525D6">
        <w:rPr>
          <w:noProof/>
        </w:rPr>
        <w:fldChar w:fldCharType="separate"/>
      </w:r>
      <w:r w:rsidR="00393F8C">
        <w:rPr>
          <w:noProof/>
          <w:lang w:val="fr-CA"/>
        </w:rPr>
        <w:t>(Haustein et al., 2017; Gillett et al., 2021; Ribes et al., 2021)</w:t>
      </w:r>
      <w:r w:rsidR="00E525D6">
        <w:rPr>
          <w:noProof/>
        </w:rPr>
        <w:fldChar w:fldCharType="end"/>
      </w:r>
      <w:r w:rsidR="00E525D6" w:rsidRPr="00282E5D">
        <w:rPr>
          <w:noProof/>
          <w:lang w:val="fr-CA"/>
        </w:rPr>
        <w:t>. Estimates from</w:t>
      </w:r>
      <w:r w:rsidR="00C106FA" w:rsidRPr="00282E5D">
        <w:rPr>
          <w:noProof/>
          <w:lang w:val="fr-CA"/>
        </w:rPr>
        <w:t xml:space="preserve"> </w:t>
      </w:r>
      <w:r w:rsidR="00C106FA">
        <w:rPr>
          <w:noProof/>
        </w:rPr>
        <w:fldChar w:fldCharType="begin" w:fldLock="1"/>
      </w:r>
      <w:r w:rsidR="00E719C0">
        <w:rPr>
          <w:noProof/>
          <w:lang w:val="fr-CA"/>
        </w:rPr>
        <w:instrText>ADDIN CSL_CITATION { "citationItems" : [ { "id" : "ITEM-1", "itemData" : { "DOI" : "10.1038/s41598-017-14828-5", "abstract" : "\u00a9 2017 The Author(s).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"M.R.", "non-dropping-particle" : "", "parse-names" : false, "suffix" : "" }, { "dropping</w:instrText>
      </w:r>
      <w:r w:rsidR="00E719C0" w:rsidRPr="004E4DF9">
        <w:rPr>
          <w:noProof/>
          <w:lang w:val="en-US"/>
          <w:rPrChange w:id="805" w:author="Clotilde Pean" w:date="2021-09-13T13:15:00Z">
            <w:rPr>
              <w:noProof/>
              <w:lang w:val="en-GB"/>
            </w:rPr>
          </w:rPrChange>
        </w:rPr>
        <w:instrText>-particle" : "", "family" : "Forster", "given" : "P.M.", "non-dropping-particle" : "", "parse-names" : false, "suffix" : "" }, { "dropping-particle" : "", "family" : "Otto", "given" : "F.E.L.", "non-dropping-particle" : "", "parse-names" : false, "suffix" : "" }, { "dropping-particle" : "", "family" : "Mitchell", "given" : "D.M.", "non-dropping-particle" : "", "parse-names"</w:instrText>
      </w:r>
      <w:r w:rsidR="00E719C0" w:rsidRPr="006814DF">
        <w:rPr>
          <w:noProof/>
          <w:lang w:val="en-GB"/>
        </w:rPr>
        <w:instrText xml:space="preserve"> : false, "suffix" : "" }, { "dropping-particle" : "", "family" : "Matthews", "given" : "H.D.", "non-dropping-particle" : "", "parse-names" : false, "suffix" : "" }, { "dropping-particle" : "", "family" : "Frame", "given" : "D.J.", "non-dropping-particle" : "", "parse-names" : false, "suffix" : "" } ], "container-title" : "Scientific Reports", "id" : "ITEM-1", "issue" : "1", "issued" : { "date-parts" : [ [ "2017" ] ] }, "title" : "A real-time Global Warming Index", "translator" : [ { "dropping-particle" : "", "family" : "J3930", "given" : "", "non-dropping-particle" : "", "parse-names" : false, "suffix" : "" } ], "type" : "article-journal", "volume" : "7" }, "uris" : [ "http://www.mendeley.com/documents/?uuid=5faac5fe-5327-4c3f-87cf-ea45d14e4d3f"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rsidR="00C106FA">
        <w:rPr>
          <w:noProof/>
        </w:rPr>
        <w:fldChar w:fldCharType="separate"/>
      </w:r>
      <w:r w:rsidR="00393F8C">
        <w:rPr>
          <w:noProof/>
          <w:lang w:val="en-US"/>
        </w:rPr>
        <w:t>Haustein et al. (2017)</w:t>
      </w:r>
      <w:r w:rsidR="00C106FA">
        <w:rPr>
          <w:noProof/>
        </w:rPr>
        <w:fldChar w:fldCharType="end"/>
      </w:r>
      <w:r w:rsidR="00C106FA" w:rsidRPr="00E457C1">
        <w:rPr>
          <w:noProof/>
          <w:lang w:val="en-US"/>
        </w:rPr>
        <w:t xml:space="preserve">, based on observed warming, </w:t>
      </w:r>
      <w:r w:rsidR="00E525D6" w:rsidRPr="00E457C1">
        <w:rPr>
          <w:noProof/>
          <w:lang w:val="en-US"/>
        </w:rPr>
        <w:t>and</w:t>
      </w:r>
      <w:r w:rsidRPr="00E457C1">
        <w:rPr>
          <w:noProof/>
          <w:lang w:val="en-US"/>
        </w:rPr>
        <w:t xml:space="preserve"> </w:t>
      </w:r>
      <w:r>
        <w:rPr>
          <w:noProof/>
        </w:rPr>
        <w:fldChar w:fldCharType="begin" w:fldLock="1"/>
      </w:r>
      <w:r w:rsidR="00E719C0">
        <w:rPr>
          <w:noProof/>
          <w:lang w:val="en-US"/>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rPr>
          <w:noProof/>
        </w:rPr>
        <w:fldChar w:fldCharType="separate"/>
      </w:r>
      <w:r w:rsidR="00393F8C">
        <w:rPr>
          <w:noProof/>
          <w:lang w:val="en-US"/>
        </w:rPr>
        <w:t>Ribes et al. (2021)</w:t>
      </w:r>
      <w:r>
        <w:rPr>
          <w:noProof/>
        </w:rPr>
        <w:fldChar w:fldCharType="end"/>
      </w:r>
      <w:r w:rsidRPr="00E457C1">
        <w:rPr>
          <w:noProof/>
          <w:lang w:val="en-US"/>
        </w:rPr>
        <w:t xml:space="preserve">, based on CMIP6 simulations constrained by observed warming, </w:t>
      </w:r>
      <w:r w:rsidR="00E525D6" w:rsidRPr="00E457C1">
        <w:rPr>
          <w:noProof/>
          <w:lang w:val="en-US"/>
        </w:rPr>
        <w:t xml:space="preserve">are in good agreement. </w:t>
      </w:r>
      <w:r>
        <w:rPr>
          <w:noProof/>
        </w:rPr>
        <w:fldChar w:fldCharType="begin" w:fldLock="1"/>
      </w:r>
      <w:r w:rsidR="00E719C0">
        <w:rPr>
          <w:noProof/>
          <w:lang w:val="en-US"/>
        </w:rPr>
        <w:instrText>ADDIN CSL_CITATION { "citationItems" : [ { "id" : "ITEM-1", "itemData" : { "DOI" : "10.1038/s41558-020-00965-9", "ISSN" : "1758-678X", "abstract" : "F or more than 20 years, detection and attribution techniques have been used to identify human influence on global temperature changes and to quantify the contributions of individual forcings to observed changes 1-3. The commitment of parties to the Paris Agreement 4 to \"holding the increase in the global average temperature to well below 2 \u00b0C above pre-industrial levels and pursuing efforts to limit the temperature increase to 1.5 \u00b0C above pre-industrial levels\", and the Global Stocktake process, which aims to monitor progress towards the Paris Agreement goals, give new relevance to efforts to quantify human climate influence so far. While the Paris Agreement is not explicit about the meaning of either 'global average temperature' or 'pre-industrial levels' , much of the climate impacts literature on which assessment of dangerous anthropogenic interference in climate is based has used globally complete global mean near-surface air temperature (GSAT) from climate models to assess future climate impacts. Therefore, we primarily assess human influence on GSAT in this Article. Recent literature has demonstrated that, in climate models, this metric of global mean temperature warms more than blended sea surface temperatures over ocean and near-surface air temperature over land, masked with observational coverage (global mean surface temperature (GMST)) 5-7. Previous attribution studies have typically estimated attributable trends over the past 50-60 years in GMST 8 , but estimates of warming relative to pre-industrial levels are more relevant to monitoring progress towards Paris Agreement goals. While multiple possible periods over the Holocene could be chosen as pre-industrial base periods 9 , we follow the IPCC Special Report on Global Warming of 1.5 \u00b0C (ref. 10 ; SR1.5) and choose 1850-1900. Comparison of global mean temperature metrics Annual means of global mean temperature anomalies in the fourth Hadley Centre/Climatic Research Unit Temperature (HadCRUT4) 11 dataset relative to 1850-1900 and based on an area-weighted global mean of monthly mean anomalies are shown in Fig. 1a. These are compared with global mean blended sea surface temperatures over ocean and near-surface air temperatures over land and ice masked with HadCRUT4 coverage 5 (GMST, Methods) in individual Coupled Model Intercomparison Project Phase 6 (CMIP6) 12 historical simulations merged with Shared Socioeconomic Pathway 2-4.5 (SSP2-4.5) 13 simulations (historical-ssp245 simulations herea\u2026",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"issued" : { "date-parts" : [ [ "2021" ] ] }, "title" : "Constraining human contributions to observed warming since the pre-industrial period", "translator" : [ { "dropping-particle" : "", "family" : "J6354", "given" : "", "non-dropping-particle" : "", "parse-names" : false, "suffix" : "" } ], "type" : "article-journal" }, "uris" : [ "http://www.mendeley.com/documents/?uuid=216db9b3-6213-4b5f-b84b-cf23672b761f" ] } ], "mendeley" : { "formattedCitation" : "(Gillett et al., 2021)", "manualFormatting" : "Gillett et al. (2021)", "plainTextFormattedCitation" : "(Gillett et al., 2021)", "previouslyFormattedCitation" : "(Gillett et al., 2021)" }, "properties" : { "noteIndex" : 0 }, "schema" : "https://github.com/citation-style-language/schema/raw/master/csl-citation.json" }</w:instrText>
      </w:r>
      <w:r>
        <w:rPr>
          <w:noProof/>
        </w:rPr>
        <w:fldChar w:fldCharType="separate"/>
      </w:r>
      <w:r w:rsidR="00393F8C">
        <w:rPr>
          <w:noProof/>
          <w:lang w:val="en-US"/>
        </w:rPr>
        <w:t>Gillett et al. (2021)</w:t>
      </w:r>
      <w:r>
        <w:rPr>
          <w:noProof/>
        </w:rPr>
        <w:fldChar w:fldCharType="end"/>
      </w:r>
      <w:r w:rsidR="00342548" w:rsidRPr="00E457C1">
        <w:rPr>
          <w:noProof/>
          <w:lang w:val="en-US"/>
        </w:rPr>
        <w:t>, al</w:t>
      </w:r>
      <w:r w:rsidR="00C106FA" w:rsidRPr="00E457C1">
        <w:rPr>
          <w:noProof/>
          <w:lang w:val="en-US"/>
        </w:rPr>
        <w:t>so</w:t>
      </w:r>
      <w:r w:rsidR="00342548" w:rsidRPr="00E457C1">
        <w:rPr>
          <w:noProof/>
          <w:lang w:val="en-US"/>
        </w:rPr>
        <w:t xml:space="preserve"> based on CMIP6 models,</w:t>
      </w:r>
      <w:r w:rsidRPr="00E457C1">
        <w:rPr>
          <w:noProof/>
          <w:lang w:val="en-US"/>
        </w:rPr>
        <w:t xml:space="preserve"> </w:t>
      </w:r>
      <w:r w:rsidR="00D75872" w:rsidRPr="00E457C1">
        <w:rPr>
          <w:noProof/>
          <w:lang w:val="en-US"/>
        </w:rPr>
        <w:t>corresponds to a larger</w:t>
      </w:r>
      <w:r w:rsidRPr="00E457C1">
        <w:rPr>
          <w:noProof/>
          <w:lang w:val="en-US"/>
        </w:rPr>
        <w:t xml:space="preserve"> </w:t>
      </w:r>
      <w:r w:rsidR="00CF7AFE" w:rsidRPr="00E457C1">
        <w:rPr>
          <w:noProof/>
          <w:lang w:val="en-US"/>
        </w:rPr>
        <w:t xml:space="preserve">anthropogenic attributable </w:t>
      </w:r>
      <w:r w:rsidRPr="00E457C1">
        <w:rPr>
          <w:noProof/>
          <w:lang w:val="en-US"/>
        </w:rPr>
        <w:t xml:space="preserve">warming rate, because of a smaller warming rate attributed to natural forcing than in </w:t>
      </w:r>
      <w:r>
        <w:rPr>
          <w:noProof/>
        </w:rPr>
        <w:fldChar w:fldCharType="begin" w:fldLock="1"/>
      </w:r>
      <w:r w:rsidR="00E719C0">
        <w:rPr>
          <w:noProof/>
          <w:lang w:val="en-US"/>
        </w:rPr>
        <w:instrText>ADDIN CSL_CITATION { "citationItems" : [ { "id" : "ITEM-1", "itemData" : { "DOI" : "10.1126/sciadv.abc0671",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"ITEM-1", "issue" : "4", "issued" : { "date-parts" : [ [ "2021", "1", "1" ] ] }, "page" : "eabc0671", "title" : "Making climate projections conditional on historical observations", "translator" : [ { "dropping-particle" : "", "family" : "J6937", "given" : "", "non-dropping-particle" : "", "parse-names" : false, "suffix" : "" } ], "type" : "article-journal", "volume" : "7" }, "uris" : [ "http://www.mendeley.com/documents/?uuid=a4694b50-dd70-4353-b849-8e719a55ead3" ] } ], "mendeley" : { "formattedCitation" : "(Ribes et al., 2021)", "manualFormatting" : "Ribes et al. (2021)", "plainTextFormattedCitation" : "(Ribes et al., 2021)", "previouslyFormattedCitation" : "(Ribes et al., 2021)" }, "properties" : { "noteIndex" : 0 }, "schema" : "https://github.com/citation-style-language/schema/raw/master/csl-citation.json" }</w:instrText>
      </w:r>
      <w:r>
        <w:rPr>
          <w:noProof/>
        </w:rPr>
        <w:fldChar w:fldCharType="separate"/>
      </w:r>
      <w:r w:rsidR="00393F8C">
        <w:rPr>
          <w:noProof/>
          <w:lang w:val="en-US"/>
        </w:rPr>
        <w:t>Ribes et al. (2021)</w:t>
      </w:r>
      <w:r>
        <w:rPr>
          <w:noProof/>
        </w:rPr>
        <w:fldChar w:fldCharType="end"/>
      </w:r>
      <w:r w:rsidRPr="00E457C1">
        <w:rPr>
          <w:noProof/>
          <w:lang w:val="en-US"/>
        </w:rPr>
        <w:t>. Th</w:t>
      </w:r>
      <w:r w:rsidR="00CF7AFE" w:rsidRPr="00E457C1">
        <w:rPr>
          <w:noProof/>
          <w:lang w:val="en-US"/>
        </w:rPr>
        <w:t>i</w:t>
      </w:r>
      <w:r w:rsidRPr="00E457C1">
        <w:rPr>
          <w:noProof/>
          <w:lang w:val="en-US"/>
        </w:rPr>
        <w:t xml:space="preserve">s </w:t>
      </w:r>
      <w:r w:rsidR="00CF7AFE" w:rsidRPr="00E457C1">
        <w:rPr>
          <w:noProof/>
          <w:lang w:val="en-US"/>
        </w:rPr>
        <w:t>disagreement does not</w:t>
      </w:r>
      <w:r w:rsidRPr="00E457C1">
        <w:rPr>
          <w:noProof/>
          <w:lang w:val="en-US"/>
        </w:rPr>
        <w:t xml:space="preserve"> support a decrease in uncertainty compared to the SR1.5 assessment. </w:t>
      </w:r>
      <w:r w:rsidR="00CF7AFE" w:rsidRPr="00E457C1">
        <w:rPr>
          <w:noProof/>
          <w:lang w:val="en-US"/>
        </w:rPr>
        <w:t>So t</w:t>
      </w:r>
      <w:r w:rsidRPr="00E457C1">
        <w:rPr>
          <w:noProof/>
          <w:lang w:val="en-US"/>
        </w:rPr>
        <w:t>he</w:t>
      </w:r>
      <w:r w:rsidRPr="00E457C1">
        <w:rPr>
          <w:lang w:val="en-US"/>
        </w:rPr>
        <w:t xml:space="preserve"> range for anthropogenic attributable surface temperature warming rate of </w:t>
      </w:r>
      <w:r w:rsidRPr="00E457C1">
        <w:rPr>
          <w:noProof/>
          <w:lang w:val="en-US"/>
        </w:rPr>
        <w:t xml:space="preserve">0.1°C to 0.3°C per decade is </w:t>
      </w:r>
      <w:r w:rsidR="00CF7AFE" w:rsidRPr="00E457C1">
        <w:rPr>
          <w:noProof/>
          <w:lang w:val="en-US"/>
        </w:rPr>
        <w:t xml:space="preserve">again </w:t>
      </w:r>
      <w:r w:rsidRPr="00E457C1">
        <w:rPr>
          <w:noProof/>
          <w:lang w:val="en-US"/>
        </w:rPr>
        <w:t>assessed to be</w:t>
      </w:r>
      <w:r w:rsidR="00CF7AFE" w:rsidRPr="00E457C1">
        <w:rPr>
          <w:noProof/>
          <w:lang w:val="en-US"/>
        </w:rPr>
        <w:t xml:space="preserve"> </w:t>
      </w:r>
      <w:r w:rsidRPr="00E457C1">
        <w:rPr>
          <w:i/>
          <w:iCs/>
          <w:noProof/>
          <w:lang w:val="en-US"/>
        </w:rPr>
        <w:t>likely</w:t>
      </w:r>
      <w:r w:rsidRPr="00E457C1">
        <w:rPr>
          <w:noProof/>
          <w:lang w:val="en-US"/>
        </w:rPr>
        <w:t>, with a best estimate of 0.2</w:t>
      </w:r>
      <w:r w:rsidRPr="00E457C1">
        <w:rPr>
          <w:rFonts w:cs="Times New Roman"/>
          <w:noProof/>
          <w:lang w:val="en-US"/>
        </w:rPr>
        <w:t>°</w:t>
      </w:r>
      <w:r w:rsidRPr="00E457C1">
        <w:rPr>
          <w:noProof/>
          <w:lang w:val="en-US"/>
        </w:rPr>
        <w:t>C per decade.</w:t>
      </w:r>
    </w:p>
    <w:p w14:paraId="35DB31E5" w14:textId="77777777" w:rsidR="009F594A" w:rsidRPr="00E457C1" w:rsidRDefault="009F594A" w:rsidP="009F594A">
      <w:pPr>
        <w:pStyle w:val="AR6BodyText"/>
        <w:rPr>
          <w:noProof/>
          <w:lang w:val="en-US"/>
        </w:rPr>
      </w:pPr>
    </w:p>
    <w:p w14:paraId="3515E0CE" w14:textId="77777777" w:rsidR="009F594A" w:rsidRPr="00E457C1" w:rsidRDefault="009F594A" w:rsidP="009F594A">
      <w:pPr>
        <w:pStyle w:val="AR6BodyText"/>
        <w:rPr>
          <w:noProof/>
          <w:lang w:val="en-US"/>
        </w:rPr>
      </w:pPr>
    </w:p>
    <w:p w14:paraId="235E04AC" w14:textId="74E481F2" w:rsidR="009F594A" w:rsidRDefault="009F594A" w:rsidP="009F594A">
      <w:pPr>
        <w:pStyle w:val="AR6Chap3Level33111"/>
        <w:tabs>
          <w:tab w:val="left" w:pos="708"/>
        </w:tabs>
      </w:pPr>
      <w:bookmarkStart w:id="806" w:name="_Toc6385712"/>
      <w:bookmarkStart w:id="807" w:name="_Toc70639134"/>
      <w:r>
        <w:t>Upper-</w:t>
      </w:r>
      <w:del w:id="808" w:author="Ian Blenkinsop" w:date="2021-07-12T15:52:00Z">
        <w:r w:rsidDel="00CF2390">
          <w:delText xml:space="preserve">Air </w:delText>
        </w:r>
      </w:del>
      <w:ins w:id="809" w:author="Ian Blenkinsop" w:date="2021-07-12T15:52:00Z">
        <w:r w:rsidR="00CF2390">
          <w:t xml:space="preserve">air </w:t>
        </w:r>
      </w:ins>
      <w:r>
        <w:t>Temperature</w:t>
      </w:r>
      <w:bookmarkEnd w:id="806"/>
      <w:bookmarkEnd w:id="807"/>
    </w:p>
    <w:p w14:paraId="68E5F90C" w14:textId="77777777" w:rsidR="009F594A" w:rsidRDefault="009F594A" w:rsidP="009F594A">
      <w:pPr>
        <w:pStyle w:val="AR6BodyText"/>
        <w:rPr>
          <w:noProof/>
          <w:lang w:eastAsia="en-US"/>
        </w:rPr>
      </w:pPr>
    </w:p>
    <w:p w14:paraId="599034E6" w14:textId="3C98F86B" w:rsidR="009F594A" w:rsidRPr="00E457C1" w:rsidRDefault="009F594A" w:rsidP="009F594A">
      <w:pPr>
        <w:pStyle w:val="AR6BodyText"/>
        <w:rPr>
          <w:noProof/>
          <w:lang w:val="en-US"/>
        </w:rPr>
      </w:pPr>
      <w:r w:rsidRPr="00E457C1">
        <w:rPr>
          <w:noProof/>
          <w:lang w:val="en-US"/>
        </w:rPr>
        <w:t xml:space="preserve">Chapter 2 </w:t>
      </w:r>
      <w:r w:rsidR="005F53D5" w:rsidRPr="00E457C1">
        <w:rPr>
          <w:noProof/>
          <w:lang w:val="en-US"/>
        </w:rPr>
        <w:t>assessed</w:t>
      </w:r>
      <w:r w:rsidRPr="00E457C1">
        <w:rPr>
          <w:noProof/>
          <w:lang w:val="en-US"/>
        </w:rPr>
        <w:t xml:space="preserve"> that the troposphere has warmed since at least the 1950s</w:t>
      </w:r>
      <w:r w:rsidR="005F53D5" w:rsidRPr="00E457C1">
        <w:rPr>
          <w:noProof/>
          <w:lang w:val="en-US"/>
        </w:rPr>
        <w:t xml:space="preserve">, that it is </w:t>
      </w:r>
      <w:r w:rsidR="005F53D5" w:rsidRPr="00E457C1">
        <w:rPr>
          <w:i/>
          <w:noProof/>
          <w:lang w:val="en-US"/>
        </w:rPr>
        <w:t>virtually certain</w:t>
      </w:r>
      <w:r w:rsidR="005F53D5" w:rsidRPr="00E457C1">
        <w:rPr>
          <w:noProof/>
          <w:lang w:val="en-US"/>
        </w:rPr>
        <w:t xml:space="preserve"> that the stratosphere has cooled,</w:t>
      </w:r>
      <w:r w:rsidRPr="00E457C1">
        <w:rPr>
          <w:noProof/>
          <w:lang w:val="en-US"/>
        </w:rPr>
        <w:t xml:space="preserve"> and</w:t>
      </w:r>
      <w:r w:rsidR="005F53D5" w:rsidRPr="00E457C1">
        <w:rPr>
          <w:noProof/>
          <w:lang w:val="en-US"/>
        </w:rPr>
        <w:t xml:space="preserve"> that</w:t>
      </w:r>
      <w:r w:rsidRPr="00E457C1">
        <w:rPr>
          <w:noProof/>
          <w:lang w:val="en-US"/>
        </w:rPr>
        <w:t xml:space="preserve"> </w:t>
      </w:r>
      <w:r w:rsidRPr="00E457C1">
        <w:rPr>
          <w:rFonts w:eastAsia="SimSun"/>
          <w:noProof/>
          <w:lang w:val="en-US" w:eastAsia="zh-CN"/>
        </w:rPr>
        <w:t>the</w:t>
      </w:r>
      <w:r w:rsidR="005F53D5" w:rsidRPr="00E457C1">
        <w:rPr>
          <w:rFonts w:eastAsia="SimSun"/>
          <w:noProof/>
          <w:lang w:val="en-US" w:eastAsia="zh-CN"/>
        </w:rPr>
        <w:t xml:space="preserve">re is </w:t>
      </w:r>
      <w:r w:rsidR="005F53D5" w:rsidRPr="00E457C1">
        <w:rPr>
          <w:rFonts w:eastAsia="SimSun"/>
          <w:i/>
          <w:noProof/>
          <w:lang w:val="en-US" w:eastAsia="zh-CN"/>
        </w:rPr>
        <w:t>medium confidence</w:t>
      </w:r>
      <w:r w:rsidR="005F53D5" w:rsidRPr="00E457C1">
        <w:rPr>
          <w:rFonts w:eastAsia="SimSun"/>
          <w:noProof/>
          <w:lang w:val="en-US" w:eastAsia="zh-CN"/>
        </w:rPr>
        <w:t xml:space="preserve"> that the</w:t>
      </w:r>
      <w:r w:rsidRPr="00E457C1">
        <w:rPr>
          <w:rFonts w:eastAsia="SimSun"/>
          <w:noProof/>
          <w:lang w:val="en-US" w:eastAsia="zh-CN"/>
        </w:rPr>
        <w:t xml:space="preserve"> upper troposphere in the tropics has warmed faster than the nea</w:t>
      </w:r>
      <w:r w:rsidR="00AD75B9" w:rsidRPr="00E457C1">
        <w:rPr>
          <w:rFonts w:eastAsia="SimSun"/>
          <w:noProof/>
          <w:lang w:val="en-US" w:eastAsia="zh-CN"/>
        </w:rPr>
        <w:t>r-surface since at least 2001 (S</w:t>
      </w:r>
      <w:r w:rsidRPr="00E457C1">
        <w:rPr>
          <w:rFonts w:eastAsia="SimSun"/>
          <w:noProof/>
          <w:lang w:val="en-US" w:eastAsia="zh-CN"/>
        </w:rPr>
        <w:t>ection 2.3.1.2)</w:t>
      </w:r>
      <w:r w:rsidR="00142C77" w:rsidRPr="00E457C1">
        <w:rPr>
          <w:rFonts w:eastAsia="SimSun"/>
          <w:noProof/>
          <w:lang w:val="en-US" w:eastAsia="zh-CN"/>
        </w:rPr>
        <w:t xml:space="preserve">. </w:t>
      </w:r>
      <w:r w:rsidRPr="00E457C1">
        <w:rPr>
          <w:noProof/>
          <w:lang w:val="en-US"/>
        </w:rPr>
        <w:t xml:space="preserve">The AR5 assessed that anthropogenic forcings, dominated by </w:t>
      </w:r>
      <w:r w:rsidR="00E12441" w:rsidRPr="00E457C1">
        <w:rPr>
          <w:noProof/>
          <w:lang w:val="en-US"/>
        </w:rPr>
        <w:t>greenhouse gases</w:t>
      </w:r>
      <w:r w:rsidRPr="00E457C1">
        <w:rPr>
          <w:noProof/>
          <w:lang w:val="en-US"/>
        </w:rPr>
        <w:t xml:space="preserve">, </w:t>
      </w:r>
      <w:r w:rsidRPr="00E457C1">
        <w:rPr>
          <w:i/>
          <w:noProof/>
          <w:lang w:val="en-US"/>
        </w:rPr>
        <w:t>likely</w:t>
      </w:r>
      <w:r w:rsidRPr="00E457C1">
        <w:rPr>
          <w:noProof/>
          <w:lang w:val="en-US"/>
        </w:rPr>
        <w:t xml:space="preserve"> contributed to the warming of the troposphere since 1961 and that anthropogenic forcings, dominated by the depletion of the ozone layer due to ozone-depleting substances, </w:t>
      </w:r>
      <w:r w:rsidRPr="00E457C1">
        <w:rPr>
          <w:i/>
          <w:noProof/>
          <w:lang w:val="en-US"/>
        </w:rPr>
        <w:t>very likely</w:t>
      </w:r>
      <w:r w:rsidRPr="00E457C1">
        <w:rPr>
          <w:noProof/>
          <w:lang w:val="en-US"/>
        </w:rPr>
        <w:t xml:space="preserve"> contributed to the cooling of the lower stratosphere since 1979. Since</w:t>
      </w:r>
      <w:del w:id="810" w:author="Sara M Tuson" w:date="2021-06-24T09:44:00Z">
        <w:r w:rsidRPr="00E457C1" w:rsidDel="00A23DCD">
          <w:rPr>
            <w:noProof/>
            <w:lang w:val="en-US"/>
          </w:rPr>
          <w:delText xml:space="preserve"> the</w:delText>
        </w:r>
      </w:del>
      <w:r w:rsidRPr="00E457C1">
        <w:rPr>
          <w:noProof/>
          <w:lang w:val="en-US"/>
        </w:rPr>
        <w:t xml:space="preserve"> </w:t>
      </w:r>
      <w:r w:rsidRPr="00E457C1">
        <w:rPr>
          <w:noProof/>
          <w:lang w:val="en-US"/>
        </w:rPr>
        <w:lastRenderedPageBreak/>
        <w:t xml:space="preserve">AR5, </w:t>
      </w:r>
      <w:r w:rsidR="005F53D5" w:rsidRPr="00E457C1">
        <w:rPr>
          <w:noProof/>
          <w:lang w:val="en-US"/>
        </w:rPr>
        <w:t xml:space="preserve">understanding of </w:t>
      </w:r>
      <w:r w:rsidRPr="00E457C1">
        <w:rPr>
          <w:noProof/>
          <w:lang w:val="en-US"/>
        </w:rPr>
        <w:t xml:space="preserve">observational uncertainties in the radiosonde and satellite data </w:t>
      </w:r>
      <w:r w:rsidR="005F53D5" w:rsidRPr="00E457C1">
        <w:rPr>
          <w:noProof/>
          <w:lang w:val="en-US"/>
        </w:rPr>
        <w:t>has improved</w:t>
      </w:r>
      <w:r w:rsidRPr="00E457C1">
        <w:rPr>
          <w:noProof/>
          <w:lang w:val="en-US"/>
        </w:rPr>
        <w:t xml:space="preserve"> with more available data and longer coverage, and differences between models and observations in the tropical atmosphere have been investigated further.</w:t>
      </w:r>
    </w:p>
    <w:p w14:paraId="0C4A38D8" w14:textId="77777777" w:rsidR="009F594A" w:rsidRPr="00E457C1" w:rsidRDefault="009F594A" w:rsidP="009F594A">
      <w:pPr>
        <w:pStyle w:val="AR6BodyText"/>
        <w:rPr>
          <w:noProof/>
          <w:lang w:val="en-US"/>
        </w:rPr>
      </w:pPr>
    </w:p>
    <w:p w14:paraId="16736F6B" w14:textId="2FD96D64" w:rsidR="009F594A" w:rsidRPr="00E457C1" w:rsidRDefault="009F594A">
      <w:pPr>
        <w:pStyle w:val="AR6Chap3Level431111"/>
        <w:rPr>
          <w:noProof/>
        </w:rPr>
        <w:pPrChange w:id="811" w:author="Tom Maycock" w:date="2021-09-03T15:12:00Z">
          <w:pPr>
            <w:pStyle w:val="AR6BodyText"/>
          </w:pPr>
        </w:pPrChange>
      </w:pPr>
      <w:r w:rsidRPr="00E457C1">
        <w:rPr>
          <w:noProof/>
        </w:rPr>
        <w:t>Tropospheric temperature</w:t>
      </w:r>
    </w:p>
    <w:p w14:paraId="18ED243D" w14:textId="4E233DD1" w:rsidR="00AC334B" w:rsidRDefault="009F594A" w:rsidP="009F594A">
      <w:pPr>
        <w:pStyle w:val="AR6BodyText"/>
        <w:rPr>
          <w:noProof/>
          <w:lang w:val="es-ES_tradnl"/>
        </w:rPr>
      </w:pPr>
      <w:r w:rsidRPr="00E457C1">
        <w:rPr>
          <w:noProof/>
          <w:lang w:val="en-US"/>
        </w:rPr>
        <w:t xml:space="preserve">The AR5 assessed with </w:t>
      </w:r>
      <w:r w:rsidRPr="00E457C1">
        <w:rPr>
          <w:i/>
          <w:noProof/>
          <w:lang w:val="en-US"/>
        </w:rPr>
        <w:t>low confidence</w:t>
      </w:r>
      <w:r w:rsidRPr="00E457C1">
        <w:rPr>
          <w:noProof/>
          <w:lang w:val="en-US"/>
        </w:rPr>
        <w:t xml:space="preserve"> that most, though not all, CMIP3</w:t>
      </w:r>
      <w:r w:rsidR="00AA175F" w:rsidRPr="00E457C1">
        <w:rPr>
          <w:noProof/>
          <w:lang w:val="en-US"/>
        </w:rPr>
        <w:t xml:space="preserve"> </w:t>
      </w:r>
      <w:r w:rsidR="00AA175F">
        <w:rPr>
          <w:noProof/>
        </w:rPr>
        <w:fldChar w:fldCharType="begin" w:fldLock="1"/>
      </w:r>
      <w:r w:rsidR="00E719C0">
        <w:rPr>
          <w:noProof/>
          <w:lang w:val="en-US"/>
        </w:rPr>
        <w:instrText>ADDIN CSL_CITATION { "citationItems" : [ { "id" : "ITEM-1", "itemData" : { "DOI" : "10.1175/BAMS-88-9-1383", "ISBN" : "0003-0007", "ISSN" : "00030007", "abstract" : "Abstract A coordinated set of global coupled climate model [atmosphere\u2013ocean general circulation model (AOGCM)] experiments for twentieth- and twenty-first-century climate, as well as several climate change commitment and other experiments, was run by 16 modeling groups from 11 countries with 23 models for assessment in the Intergovernmental Panel on Climate Change (IPCC) Fourth Assessment Report (AR4). Since the assessment was completed, output from another model has been added to the dataset, so the participation is now 17 groups from 12 countries with 24 models. This effort, as well as the subsequent analysis phase, was organized by the World Climate Research Programme (WCRP) Climate Variability and Predictability (CLIVAR) Working Group on Coupled Models (WGCM) Climate Simulation Panel, and constitutes the third phase of the Coupled Model Intercomparison Project (CMIP3). The dataset is called the WCRP CMIP3 multimodel dataset, and represents the largest and most comprehensive international global coupl...", "author" : [ { "dropping-particle" : "", "family" : "Meehl", "given" : "Gerald A.", "non-dropping-particle" : "", "parse-names" : false, "suffix" : "" }, { "dropping-particle" : "", "family" : "Covey", "given" : "Curt", "non-dropping-particle" : "", "parse-names" : false, "suffix" : "" }, { "dropping-particle" : "", "family" : "Delworth", "given" : "Thomas", "non-dropping-particle" : "", "parse-names" : false, "suffix" : "" }, { "dropping-particle" : "", "family" : "Latif", "given" : "Mojib", "non-dropping-particle" : "", "parse-names" : false, "suffix" : "" }, { "dropping-particle" : "", "family" : "McAvaney", "given" : "Bryant", "non-dropping-particle" : "", "parse-names" : false, "suffix" : "" }, { "dropping-particle" : "", "family" : "Mitchell", "given" : "John F.B.", "non-dropping-particle" : "", "parse-names" : false, "suffix" : "" }, { "dropping-particle" : "", "family" : "Stouffer", "given" : "Ronald J.", "non-dropping-particle" : "", "parse-names" : false, "suffix" : "" }, { "dropping-particle" : "", "family" : "Taylor", "given" : "Karl E.", "non-dropping-particle" : "", "parse-names" : false, "suffix" : "" } ], "container-title" : "Bulletin of the American Meteorological Society", "id" : "ITEM-1", "issue" : "9", "issued" : { "date-parts" : [ [ "2007", "9", "1" ] ] }, "page" : "1383-1394", "publisher" : "American Meteorological Society", "title" : "The WCRP CMIP3 multimodel dataset: A new era in climatic change research", "translator" : [ { "dropping-particle" : "", "family" : "J4348", "given" : "", "non-dropping-particle" : "", "parse-names" : false, "suffix" : "" } ], "type" : "article-journal", "volume" : "88" }, "uris" : [ "http://www.mendeley.com/documents/?uuid=4a358cdc-7662-37ae-b8c6-e05023ff3d15" ] } ], "mendeley" : { "formattedCitation" : "(Meehl et al., 2007)", "plainTextFormattedCitation" : "(Meehl et al., 2007)", "previouslyFormattedCitation" : "(Meehl et al., 2007)" }, "properties" : { "noteIndex" : 0 }, "schema" : "https://github.com/citation-style-language/schema/raw/master/csl-citation.json" }</w:instrText>
      </w:r>
      <w:r w:rsidR="00AA175F">
        <w:rPr>
          <w:noProof/>
        </w:rPr>
        <w:fldChar w:fldCharType="separate"/>
      </w:r>
      <w:r w:rsidR="00393F8C">
        <w:rPr>
          <w:noProof/>
          <w:lang w:val="en-US"/>
        </w:rPr>
        <w:t>(Meehl et al., 2007)</w:t>
      </w:r>
      <w:r w:rsidR="00AA175F">
        <w:rPr>
          <w:noProof/>
        </w:rPr>
        <w:fldChar w:fldCharType="end"/>
      </w:r>
      <w:r w:rsidRPr="00E457C1">
        <w:rPr>
          <w:noProof/>
          <w:lang w:val="en-US"/>
        </w:rPr>
        <w:t xml:space="preserve"> and CMIP5</w:t>
      </w:r>
      <w:r w:rsidR="00AA175F" w:rsidRPr="00E457C1">
        <w:rPr>
          <w:noProof/>
          <w:lang w:val="en-US"/>
        </w:rPr>
        <w:t xml:space="preserve"> </w:t>
      </w:r>
      <w:r w:rsidR="00AA175F">
        <w:rPr>
          <w:noProof/>
        </w:rPr>
        <w:fldChar w:fldCharType="begin" w:fldLock="1"/>
      </w:r>
      <w:r w:rsidR="00E719C0">
        <w:rPr>
          <w:noProof/>
          <w:lang w:val="en-US"/>
        </w:rPr>
        <w:instrText>ADDIN CSL_CITATION { "citationItems" : [ { "id" : "ITEM-1", "itemData" : { "DOI" : "10.1175/BAMS-D-11-00094.1", "ISBN" : "0003-0007", "ISSN" : "00030007", "PMID" : "17798761", "abstract" : "The fifth phase of the Coupled Model Intercomparison Project (CMIP5) will produce a state-of-the- art multimodel dataset designed to advance our knowledge of climate variability and climate change. Researchers worldwide are analyzing the model output and will produce results likely to underlie the forthcoming Fifth Assessment Report by the Intergovernmental Panel on Climate Change. Unprecedented in scale and attracting interest from all major climate modeling groups, CMIP5 includes \u201clong term\u201d simulations of twentieth-century climate and projections for the twenty-first century and beyond. Conventional atmosphere\u2013ocean global climate models and Earth system models of intermediate complexity are for the first time being joined by more recently developed Earth system models under an experiment design that allows both types of models to be compared to observations on an equal footing. Besides the longterm experiments, CMIP5 calls for an entirely new suite of \u201cnear term\u201d simulations focusing on recent decades...",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"1" ] ] }, "page" : "485-498", "publisher" : "American Meteorological Society", "title" : "An overview of CMIP5 and the experiment design", "translator" : [ { "dropping-particle" : "", "family" : "J4347", "given" : "", "non-dropping-particle" : "", "parse-names" : false, "suffix" : "" } ], "type" : "article", "volume" : "93" }, "uris" : [ "http://www.mendeley.com/documents/?uuid=a6ad5000-bec7-35af-90ed-03426a0f9a01" ] } ], "mendeley" : { "formattedCitation" : "(Taylor et al., 2012)", "plainTextFormattedCitation" : "(Taylor et al., 2012)", "previouslyFormattedCitation" : "(Taylor et al., 2012)" }, "properties" : { "noteIndex" : 0 }, "schema" : "https://github.com/citation-style-language/schema/raw/master/csl-citation.json" }</w:instrText>
      </w:r>
      <w:r w:rsidR="00AA175F">
        <w:rPr>
          <w:noProof/>
        </w:rPr>
        <w:fldChar w:fldCharType="separate"/>
      </w:r>
      <w:r w:rsidR="00393F8C">
        <w:rPr>
          <w:noProof/>
          <w:lang w:val="en-US"/>
        </w:rPr>
        <w:t>(Taylor et al., 2012)</w:t>
      </w:r>
      <w:r w:rsidR="00AA175F">
        <w:rPr>
          <w:noProof/>
        </w:rPr>
        <w:fldChar w:fldCharType="end"/>
      </w:r>
      <w:r w:rsidRPr="00E457C1">
        <w:rPr>
          <w:noProof/>
          <w:lang w:val="en-US"/>
        </w:rPr>
        <w:t xml:space="preserve"> models overestimated the observed warming trend in the tropical troposphere during the satellite period 1979</w:t>
      </w:r>
      <w:del w:id="812" w:author="Sara M Tuson" w:date="2021-06-25T11:02:00Z">
        <w:r w:rsidRPr="00E457C1" w:rsidDel="004A799C">
          <w:rPr>
            <w:noProof/>
            <w:lang w:val="en-US"/>
          </w:rPr>
          <w:delText>-</w:delText>
        </w:r>
      </w:del>
      <w:ins w:id="813" w:author="Sara M Tuson" w:date="2021-06-25T11:02:00Z">
        <w:r w:rsidR="004A799C">
          <w:rPr>
            <w:noProof/>
            <w:lang w:val="en-US"/>
          </w:rPr>
          <w:t>–</w:t>
        </w:r>
      </w:ins>
      <w:r w:rsidRPr="00E457C1">
        <w:rPr>
          <w:noProof/>
          <w:lang w:val="en-US"/>
        </w:rPr>
        <w:t xml:space="preserve">2012, and that a third to a half of this difference was due to an overestimate of the SST trend during this period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s-ES_tradnl"/>
        </w:rPr>
        <w:t>(Flato et al., 2013)</w:t>
      </w:r>
      <w:r>
        <w:rPr>
          <w:noProof/>
        </w:rPr>
        <w:fldChar w:fldCharType="end"/>
      </w:r>
      <w:r>
        <w:rPr>
          <w:noProof/>
          <w:lang w:val="es-ES_tradnl"/>
        </w:rPr>
        <w:t>.</w:t>
      </w:r>
      <w:r w:rsidR="00AC334B" w:rsidRPr="00E457C1">
        <w:rPr>
          <w:lang w:val="en-US"/>
        </w:rPr>
        <w:t xml:space="preserve"> Since </w:t>
      </w:r>
      <w:del w:id="814" w:author="Sara M Tuson" w:date="2021-06-24T09:44:00Z">
        <w:r w:rsidR="00AC334B" w:rsidRPr="00E457C1" w:rsidDel="00A23DCD">
          <w:rPr>
            <w:lang w:val="en-US"/>
          </w:rPr>
          <w:delText xml:space="preserve">the </w:delText>
        </w:r>
      </w:del>
      <w:r w:rsidR="00AC334B" w:rsidRPr="00E457C1">
        <w:rPr>
          <w:lang w:val="en-US"/>
        </w:rPr>
        <w:t>AR5, additional studies based on CMIP5 and CMIP6 models show</w:t>
      </w:r>
      <w:r w:rsidR="00AC334B" w:rsidRPr="00E457C1">
        <w:rPr>
          <w:rFonts w:eastAsia="SimSun"/>
          <w:lang w:val="en-US" w:eastAsia="zh-CN"/>
        </w:rPr>
        <w:t xml:space="preserve"> that</w:t>
      </w:r>
      <w:r w:rsidR="00AC334B" w:rsidRPr="00E457C1">
        <w:rPr>
          <w:lang w:val="en-US"/>
        </w:rPr>
        <w:t xml:space="preserve"> this warming bias in tropospheric temperatures remains. </w:t>
      </w:r>
      <w:r w:rsidR="00D96B66" w:rsidRPr="00E457C1">
        <w:rPr>
          <w:lang w:val="en-US"/>
        </w:rPr>
        <w:t xml:space="preserve">Recent studies have investigated the role of observational uncertainty, the model response to external forcings, the influence of the time period considered, and the role of biases in SST trends in contributing to this bias. </w:t>
      </w:r>
    </w:p>
    <w:p w14:paraId="3A91B657" w14:textId="77777777" w:rsidR="00AC334B" w:rsidRPr="00E457C1" w:rsidRDefault="00AC334B" w:rsidP="009F594A">
      <w:pPr>
        <w:pStyle w:val="AR6BodyText"/>
        <w:rPr>
          <w:lang w:val="en-US"/>
        </w:rPr>
      </w:pPr>
    </w:p>
    <w:p w14:paraId="5945DEBA" w14:textId="33BC79B6" w:rsidR="00A44964" w:rsidRPr="00E457C1" w:rsidRDefault="00142C77" w:rsidP="00A44964">
      <w:pPr>
        <w:pStyle w:val="AR6BodyText"/>
        <w:rPr>
          <w:rFonts w:eastAsia="SimSun"/>
          <w:noProof/>
          <w:lang w:val="en-US" w:eastAsia="zh-CN"/>
        </w:rPr>
      </w:pPr>
      <w:r w:rsidRPr="00E457C1">
        <w:rPr>
          <w:lang w:val="en-US"/>
        </w:rPr>
        <w:t xml:space="preserve">Several studies since AR5 have continued to demonstrate an inconsistency between simulated and observed temperature trends in the tropical troposphere, with </w:t>
      </w:r>
      <w:r w:rsidR="002B1374" w:rsidRPr="00E457C1">
        <w:rPr>
          <w:lang w:val="en-US"/>
        </w:rPr>
        <w:t>models simulating more</w:t>
      </w:r>
      <w:r w:rsidRPr="00E457C1">
        <w:rPr>
          <w:lang w:val="en-US"/>
        </w:rPr>
        <w:t xml:space="preserve"> warming than observations </w:t>
      </w:r>
      <w:r w:rsidR="0095484A">
        <w:fldChar w:fldCharType="begin" w:fldLock="1"/>
      </w:r>
      <w:r w:rsidR="002D1890">
        <w:rPr>
          <w:lang w:val="en-US"/>
        </w:rPr>
        <w:instrText>ADDIN CSL_CITATION { "citationItems" : [ { "id" : "ITEM-1", "itemData" : { "DOI" : "10.1002/grl.50465", "abstract" : "Controversy remains over a discrepancy between modeled and observed tropical upper tropospheric temperature trends. This discrepancy is reassessed using simulations from the Coupled Climate Model Inter-comparison Project phase 5 (CMIP 5) together with radiosonde and surface observations that provide multiple realizations of possible \"observed\" temperatures given various methods of homogenizing the data. Over the 1979-2008 period, tropical temperature trends are not consistent with observations throughout the depth of the troposphere, and this primarily stems from a poor simulation of the surface temperature trends. This discrepancy is substantially reduced when (1) atmosphere-only simulations are examined or (2) the trends are considered as an amplification of the surface temperature trend with height. Using these approaches, it is shown that within observational uncertainty, the 5-95 percentile range of temperature trends from both coupled-ocean and atmosphere-only models are consistent with the analyzed observations at all but the upper most tropospheric level (150 hPa), and models with ultra-high horizontal resolution (\u2264 0.5\u00b0 \u00d7 0.5\u00b0) perform particularly well. Other than model resolution, it is hypothesized that this remaining discrepancy could be due to a poor representation of stratospheric ozone or remaining observational uncertainty. \u00a9 2013 American Geophysical Union. All Rights Reserved.", "author" : [ { "dropping-particle" : "", "family" : "Mitchell", "given" : "D.M.", "non-dropping-particle" : "", "parse-names" : false, "suffix" : "" }, { "dropping-particle" : "", "family" : "Thorne", "given" : "P.W.", "non-dropping-particle" : "", "parse-names" : false, "suffix" : "" }, { "dropping-particle" : "", "family" : "Stott", "given" : "P.A.", "non-dropping-particle" : "", "parse-names" : false, "suffix" : "" }, { "dropping-particle" : "", "family" : "Gray", "given" : "L.J.", "non-dropping-particle" : "", "parse-names" : false, "suffix" : "" } ], "container-title" : "Geophysical Research Letters", "id" : "ITEM-1", "issue" : "11", "issued" : { "date-parts" : [ [ "2013" ] ] }, "page" : "2801-2806", "title" : "Revisiting the controversial issue of tropical tropospheric temperature trends", "translator" : [ { "dropping-particle" : "", "family" : "J3763", "given" : "", "non-dropping-particle" : "", "parse-names" : false, "suffix" : "" } ], "type" : "article-journal", "volume" : "40" }, "uris" : [ "http://www.mendeley.com/documents/?uuid=e59ae291-a7b6-474a-a180-1fd380e96759" ] }, { "id" : "ITEM-2", "itemData" : { "DOI" : "10.1029/2018EA000401", "ISSN" : "2333-5084", "abstract" : "Abstract Overall climate sensitivity to CO2 doubling in a general circulation model results from a complex system of parameterizations in combination with the underlying model structure. We refer to this as the model's major hypothesis, and we assume it to be testable. We explain four criteria that a valid test should meet: measurability, specificity, independence, and uniqueness. We argue that temperature change in the tropical 200- to 300-hPa layer meets these criteria. Comparing modeled to observed trends over the past 60\u00a0years using a persistence-robust variance estimator shows that all models warm more rapidly than observations and in the majority of individual cases the discrepancy is statistically significant. We argue that this provides informative evidence against the major hypothesis in most current climate models.", "author" : [ { "dropping-particle" : "", "family" : "McKitrick", "given" : "Ross", "non-dropping-particle" : "", "parse-names" : false, "suffix" : "" }, { "dropping-particle" : "", "family" : "Christy", "given" : "John", "non-dropping-particle" : "", "parse-names" : false, "suffix" : "" } ], "container-title" : "Earth and Space Science", "id" : "ITEM-2", "issue" : "9", "issued" : { "date-parts" : [ [ "2018", "9", "1" ] ] }, "note" : "doi: 10.1029/2018EA000401", "page" : "529-536", "publisher" : "John Wiley &amp; Sons, Ltd", "title" : "A Test of the Tropical 200- to 300-hPa Warming Rate in Climate Models", "translator" : [ { "dropping-particle" : "", "family" : "J6412", "given" : "", "non-dropping-particle" : "", "parse-names" : false, "suffix" : "" } ], "type" : "article-journal", "volume" : "5" }, "uris" : [ "http://www.mendeley.com/documents/?uuid=848190ea-593d-4afb-af19-dd7a3a6b3a76" ] }, { "id" : "ITEM-3",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"ITEM-3",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"id" : "ITEM-4", "itemData" : { "DOI" : "10.1073/pnas.2020962118", "author" : [ { "dropping-particle" : "", "family" : "Po-Chedley", "given" : "Stephen", "non-dropping-particle" : "", "parse-names" : false, "suffix" : "" }, { "dropping-particle" : "", "family" : "Santer", "given" : "Benjamin D.", "non-dropping-particle" : "", "parse-names" : false, "suffix" : "" }, { "dropping-particle" : "", "family" : "Fueglistaler", "given" : "Stephan", "non-dropping-particle" : "", "parse-names" : false, "suffix" : "" }, { "dropping-particle" : "", "family" : "Zelinka", "given" : "Mark D.", "non-dropping-particle" : "", "parse-names" : false, "suffix" : "" }, { "dropping-particle" : "", "family" : "Cameron-Smith", "given" : "Philip J.", "non-dropping-particle" : "", "parse-names" : false, "suffix" : "" }, { "dropping-particle" : "", "family" : "Painter", "given" : "Jeffrey F.", "non-dropping-particle" : "", "parse-names" : false, "suffix" : "" }, { "dropping-particle" : "", "family" : "Fu", "given" : "Qiang", "non-dropping-particle" : "", "parse-names" : false, "suffix" : "" } ], "container-title" : "Proceedings of the National Academy of Sciences", "id" : "ITEM-4", "issued" : { "date-parts" : [ [ "2021" ] ] }, "title" : "Natural variability can explain model-satellite differences in tropical tropospheric warming", "translator" : [ { "dropping-particle" : "", "family" : "J6933", "given" : "", "non-dropping-particle" : "", "parse-names" : false, "suffix" : "" } ], "type" : "article-journal", "volume" : "In Press" }, "uris" : [ "http://www.mendeley.com/documents/?uuid=c360b8a2-4f3e-4717-8111-6a8dc6751b20" ] }, { "id" : "ITEM-5", "itemData" : { "DOI" : "10.1038/ngeo2973", "ISBN" : "1752-0894", "ISSN" : "17520908", "abstract" : "In the early twenty-first century, satellite-derived tropospheric warming trends were generally smaller than trends estimated from a large multi-model ensemble. Because observations and coupled model simulations do not have the same phasing of natural internal variability, such decadal differences in simulated and observed warming rates invariably occur. Here we analyse global-mean tropospheric temperatures from satellites and climate model simulations to examine whether warming rate differences over the satellite era can be explained by internal climate variability alone. We find that in the last two decades of the twentieth century, differences between modelled and observed tropospheric temperature trends are broadly consistent with internal variability. Over most of the early twenty-first century, however, model tropospheric warming is substantially larger than observed; warming rate differences are generally outside the range of trends arising from internal variability. The probability that multi-decadal internal variability fully explains the asymmetry between the late twentieth and early twenty-first century results is low (between zero and about 9%). It is also unlikely that this asymmetry is due to the combined effects of internal variability and a model error in climate sensitivity. We conclude that model overestimation of tropospheric warming in the early twenty-first century is partly due to systematic deficiencies in some of the post-2000 external forcings used in the model simulations.", "author" : [ { "dropping-particle" : "", "family" : "Santer", "given" : "Benjamin D.", "non-dropping-particle" : "", "parse-names" : false, "suffix" : "" }, { "dropping-particle" : "", "family" : "Fyfe", "given" : "John C.", "non-dropping-particle" : "", "parse-names" : false, "suffix" : "" }, { "dropping-particle" : "", "family" : "Pallotta", "given" : "Giuliana", "non-dropping-particle" : "", "parse-names" : false, "suffix" : "" }, { "dropping-particle" : "", "family" : "Flato", "given" : "Gregory M.", "non-dropping-particle" : "", "parse-names" : false, "suffix" : "" }, { "dropping-particle" : "", "family" : "Meehl", "given" : "Gerald A.", "non-dropping-particle" : "", "parse-names" : false, "suffix" : "" }, { "dropping-particle" : "", "family" : "England", "given" : "Matthew H.", "non-dropping-particle" : "", "parse-names" : false, "suffix" : "" }, { "dropping-particle" : "", "family" : "Hawkins", "given" : "Ed", "non-dropping-particle" : "", "parse-names" : false, "suffix" : "" }, { "dropping-particle" : "", "family" : "Mann", "given" : "Michael E.",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"Cvijanovic", "given" : "Ivana", "non-dropping-particle" : "", "parse-names" : false, "suffix" : "" }, { "dropping-particle" : "", "family" : "Mears", "given" : "Carl", "non-dropping-particle" : "", "parse-names" : false, "suffix" : "" }, { "dropping-particle" : "", "family" : "Wentz", "given" : "Frank J.", "non-dropping-particle" : "", "parse-names" : false, "suffix" : "" }, { "dropping-particle" : "", "family" : "Po-Chedley", "given" : "Stephen", "non-dropping-particle" : "", "parse-names" : false, "suffix" : "" }, { "dropping-particle" : "", "family" : "Fu", "given" : "Qiang", "non-dropping-particle" : "", "parse-names" : false, "suffix" : "" }, { "dropping-particle" : "", "family" : "Zou", "given" : "Cheng Zhi", "non-dropping-particle" : "", "parse-names" : false, "suffix" : "" } ], "container-title" : "Nature Geoscience", "id" : "ITEM-5", "issue" : "7", "issued" : { "date-parts" : [ [ "2017", "6", "19" ] ] }, "page" : "478-485", "publisher" : "Nature Publishing Group", "title" : "Causes of differences in model and satellite tropospheric warming rates", "translator" : [ { "dropping-particle" : "", "family" : "J5137", "given" : "", "non-dropping-particle" : "", "parse-names" : false, "suffix" : "" } ], "type" : "article-journal", "volume" : "10" }, "uris" : [ "http://www.mendeley.com/documents/?uuid=7e0f38ee-0bc4-42ee-a67f-58176dcc8349" ] }, { "id" : "ITEM-6", "itemData" : { "DOI" : "10.1175/JCLI-D-16-0333.1", "ISSN" : "08948755", "abstract" : "AbstractUpdated and improved satellite retrievals of the temperature of the mid-to-upper troposphere (TMT) are used to address key questions about the size and significance of TMT trends, agreement with model-derived TMT values, and whether models and satellite data show similar vertical profiles of warming. A recent study claimed that TMT trends over 1979 and 2015 are 3 times larger in climate models than in satellite data but did not correct for the contribution TMT trends receive from stratospheric cooling. Here, it is shown that the average ratio of modeled and observed TMT trends is sensitive to both satellite data uncertainties and model\u2013data differences in stratospheric cooling. When the impact of lower-stratospheric cooling on TMT is accounted for, and when the most recent versions of satellite datasets are used, the previously claimed ratio of three between simulated and observed near-global TMT trends is reduced to approximately 1.7. Next, the validity of the statement that satellite data show n...", "author" : [ { "dropping-particle" : "", "family" : "Santer", "given" : "Benjamin D.", "non-dropping-particle" : "", "parse-names" : false, "suffix" : "" }, { "dropping-particle" : "", "family" : "Solomon", "given" : "Susan", "non-dropping-particle" : "", "parse-names" : false, "suffix" : "" }, { "dropping-particle" : "", "family" : "Pallotta", "given" : "Giuliana", "non-dropping-particle" : "", "parse-names" : false, "suffix" : "" }, { "dropping-particle" : "", "family" : "Mears", "given" : "Carl", "non-dropping-particle" : "", "parse-names" : false, "suffix" : "" }, { "dropping-particle" : "", "family" : "Po-Chedley", "given" : "Stephen", "non-dropping-particle" : "", "parse-names" : false, "suffix" : "" }, { "dropping-particle" : "", "family" : "Fu", "given" : "Qiang", "non-dropping-particle" : "", "parse-names" : false, "suffix" : "" }, { "dropping-particle" : "", "family" : "Wentz", "given" : "Frank", "non-dropping-particle" : "", "parse-names" : false, "suffix" : "" }, { "dropping-particle" : "", "family" : "Zou", "given" : "Cheng Zhi", "non-dropping-particle" : "", "parse-names" : false, "suffix" : "" }, { "dropping-particle" : "", "family" : "Painter", "given" : "Jeffrey", "non-dropping-particle" : "", "parse-names" : false, "suffix" : "" }, { "dropping-particle" : "", "family" : "Cvijanovic", "given" : "Ivana", "non-dropping-particle" : "", "parse-names" : false, "suffix" : "" }, { "dropping-particle" : "", "family" : "Bonfils", "given" : "C\u00e9line", "non-dropping-particle" : "", "parse-names" : false, "suffix" : "" } ], "container-title" : "Journal of Climate", "id" : "ITEM-6", "issue" : "1", "issued" : { "date-parts" : [ [ "2017" ] ] }, "page" : "373-392", "title" : "Comparing tropospheric warming in climate models and satellite data", "translator" : [ { "dropping-particle" : "", "family" : "J5136", "given" : "", "non-dropping-particle" : "", "parse-names" : false, "suffix" : "" } ], "type" : "article-journal", "volume" : "30" }, "uris" : [ "http://www.mendeley.com/documents/?uuid=aaafd825-0a95-4bb1-9fef-710356546abc" ] } ], "mendeley" : { "formattedCitation" : "(Mitchell et al., 2013, 2020, Santer et al., 2017a, 2017b; McKitrick and Christy, 2018; Po-Chedley et al., 2021)", "manualFormatting" : "(Mitchell et al., 2013, 2020; Santer et al., 2017a, b; McKitrick and Christy, 2018; Po-Chedley et al., 2021)", "plainTextFormattedCitation" : "(Mitchell et al., 2013, 2020, Santer et al., 2017a, 2017b; McKitrick and Christy, 2018; Po-Chedley et al., 2021)", "previouslyFormattedCitation" : "(Mitchell et al., 2013, 2020, Santer et al., 2017a, 2017b; McKitrick and Christy, 2018; Po-Chedley et al., 2021)" }, "properties" : { "noteIndex" : 0 }, "schema" : "https://github.com/citation-style-language/schema/raw/master/csl-citation.json" }</w:instrText>
      </w:r>
      <w:r w:rsidR="0095484A">
        <w:fldChar w:fldCharType="separate"/>
      </w:r>
      <w:r w:rsidR="00393F8C">
        <w:rPr>
          <w:noProof/>
          <w:lang w:val="en-US"/>
        </w:rPr>
        <w:t>(Mitchell et al., 2013, 2020</w:t>
      </w:r>
      <w:r w:rsidR="00514726">
        <w:rPr>
          <w:noProof/>
          <w:lang w:val="en-US"/>
        </w:rPr>
        <w:t>;</w:t>
      </w:r>
      <w:r w:rsidR="00393F8C">
        <w:rPr>
          <w:noProof/>
          <w:lang w:val="en-US"/>
        </w:rPr>
        <w:t xml:space="preserve"> Santer et al., 2017a, b; McKitrick and Christy, 2018; Po-Chedley et al., 2021)</w:t>
      </w:r>
      <w:r w:rsidR="0095484A">
        <w:fldChar w:fldCharType="end"/>
      </w:r>
      <w:r w:rsidRPr="00E457C1">
        <w:rPr>
          <w:lang w:val="en-US"/>
        </w:rPr>
        <w:t xml:space="preserve">. </w:t>
      </w:r>
      <w:r w:rsidR="00F756AD">
        <w:fldChar w:fldCharType="begin" w:fldLock="1"/>
      </w:r>
      <w:r w:rsidR="00E719C0">
        <w:rPr>
          <w:lang w:val="en-US"/>
        </w:rPr>
        <w:instrText>ADDIN CSL_CITATION { "citationItems" : [ { "id" : "ITEM-1", "itemData" : { "DOI" : "10.1175/JCLI-D-16-0333.1", "ISSN" : "08948755", "abstract" : "AbstractUpdated and improved satellite retrievals of the temperature of the mid-to-upper troposphere (TMT) are used to address key questions about the size and significance of TMT trends, agreement with model-derived TMT values, and whether models and satellite data show similar vertical profiles of warming. A recent study claimed that TMT trends over 1979 and 2015 are 3 times larger in climate models than in satellite data but did not correct for the contribution TMT trends receive from stratospheric cooling. Here, it is shown that the average ratio of modeled and observed TMT trends is sensitive to both satellite data uncertainties and model\u2013data differences in stratospheric cooling. When the impact of lower-stratospheric cooling on TMT is accounted for, and when the most recent versions of satellite datasets are used, the previously claimed ratio of three between simulated and observed near-global TMT trends is reduced to approximately 1.7. Next, the validity of the statement that satellite data show n...", "author" : [ { "dropping-particle" : "", "family" : "Santer", "given" : "Benjamin D.", "non-dropping-particle" : "", "parse-names" : false, "suffix" : "" }, { "dropping-particle" : "", "family" : "Solomon", "given" : "Susan", "non-dropping-particle" : "", "parse-names" : false, "suffix" : "" }, { "dropping-particle" : "", "family" : "Pallotta", "given" : "Giuliana", "non-dropping-particle" : "", "parse-names" : false, "suffix" : "" }, { "dropping-particle" : "", "family" : "Mears", "given" : "Carl", "non-dropping-particle" : "", "parse-names" : false, "suffix" : "" }, { "dropping-particle" : "", "family" : "Po-Chedley", "given" : "Stephen", "non-dropping-particle" : "", "parse-names" : false, "suffix" : "" }, { "dropping-particle" : "", "family" : "Fu", "given" : "Qiang", "non-dropping-particle" : "", "parse-names" : false, "suffix" : "" }, { "dropping-particle" : "", "family" : "Wentz", "given" : "Frank", "non-dropping-particle" : "", "parse-names" : false, "suffix" : "" }, { "dropping-particle" : "", "family" : "Zou", "given" : "Cheng Zhi", "non-dropping-particle" : "", "parse-names" : false, "suffix" : "" }, { "dropping-particle" : "", "family" : "Painter", "given" : "Jeffrey", "non-dropping-particle" : "", "parse-names" : false, "suffix" : "" }, { "dropping-particle" : "", "family" : "Cvijanovic", "given" : "Ivana", "non-dropping-particle" : "", "parse-names" : false, "suffix" : "" }, { "dropping-particle" : "", "family" : "Bonfils", "given" : "C\u00e9line", "non-dropping-particle" : "", "parse-names" : false, "suffix" : "" } ], "container-title" : "Journal of Climate", "id" : "ITEM-1", "issue" : "1", "issued" : { "date-parts" : [ [ "2017" ] ] }, "page" : "373-392", "title" : "Comparing tropospheric warming in climate models and satellite data", "translator" : [ { "dropping-particle" : "", "family" : "J5136", "given" : "", "non-dropping-particle" : "", "parse-names" : false, "suffix" : "" } ], "type" : "article-journal", "volume" : "30" }, "uris" : [ "http://www.mendeley.com/documents/?uuid=aaafd825-0a95-4bb1-9fef-710356546abc" ] } ], "mendeley" : { "formattedCitation" : "(Santer et al., 2017b)", "manualFormatting" : "Santer et al. (2017b)", "plainTextFormattedCitation" : "(Santer et al., 2017b)", "previouslyFormattedCitation" : "(Santer et al., 2017b)" }, "properties" : { "noteIndex" : 0 }, "schema" : "https://github.com/citation-style-language/schema/raw/master/csl-citation.json" }</w:instrText>
      </w:r>
      <w:r w:rsidR="00F756AD">
        <w:fldChar w:fldCharType="separate"/>
      </w:r>
      <w:r w:rsidR="00393F8C">
        <w:rPr>
          <w:noProof/>
          <w:lang w:val="en-US"/>
        </w:rPr>
        <w:t>Santer et al. (2017b)</w:t>
      </w:r>
      <w:r w:rsidR="00F756AD">
        <w:fldChar w:fldCharType="end"/>
      </w:r>
      <w:r w:rsidR="0025306C" w:rsidRPr="00E457C1">
        <w:rPr>
          <w:noProof/>
          <w:lang w:val="en-US"/>
        </w:rPr>
        <w:t xml:space="preserve"> used updated and improved satellite retrievals to investigate model performance in simulating the </w:t>
      </w:r>
      <w:r w:rsidR="004245BD" w:rsidRPr="00E457C1">
        <w:rPr>
          <w:noProof/>
          <w:lang w:val="en-US"/>
        </w:rPr>
        <w:t>tropical mid- to upper-troposphere</w:t>
      </w:r>
      <w:r w:rsidR="00C87F62" w:rsidRPr="00E457C1">
        <w:rPr>
          <w:noProof/>
          <w:lang w:val="en-US"/>
        </w:rPr>
        <w:t xml:space="preserve"> </w:t>
      </w:r>
      <w:r w:rsidR="0025306C" w:rsidRPr="00E457C1">
        <w:rPr>
          <w:noProof/>
          <w:lang w:val="en-US"/>
        </w:rPr>
        <w:t>trends, and removed the influence of stratospheric cooling by regression. These factors were found to reduce th</w:t>
      </w:r>
      <w:r w:rsidR="002B1374" w:rsidRPr="00E457C1">
        <w:rPr>
          <w:noProof/>
          <w:lang w:val="en-US"/>
        </w:rPr>
        <w:t>e size of the discrepancy in mid- to upper-tropospheric temperature</w:t>
      </w:r>
      <w:r w:rsidR="0025306C" w:rsidRPr="00E457C1">
        <w:rPr>
          <w:noProof/>
          <w:lang w:val="en-US"/>
        </w:rPr>
        <w:t xml:space="preserve"> trends between models and observations over the satellite era, but a discrepancy remained.</w:t>
      </w:r>
      <w:r w:rsidR="00F756AD" w:rsidRPr="00E457C1">
        <w:rPr>
          <w:noProof/>
          <w:lang w:val="en-US"/>
        </w:rPr>
        <w:t xml:space="preserve"> </w:t>
      </w:r>
      <w:r w:rsidR="00F756AD">
        <w:rPr>
          <w:noProof/>
        </w:rPr>
        <w:fldChar w:fldCharType="begin" w:fldLock="1"/>
      </w:r>
      <w:r w:rsidR="00E719C0">
        <w:rPr>
          <w:noProof/>
          <w:lang w:val="en-US"/>
        </w:rPr>
        <w:instrText>ADDIN CSL_CITATION { "citationItems" : [ { "id" : "ITEM-1", "itemData" : { "DOI" : "10.1038/ngeo2973", "ISBN" : "1752-0894", "ISSN" : "17520908", "abstract" : "In the early twenty-first century, satellite-derived tropospheric warming trends were generally smaller than trends estimated from a large multi-model ensemble. Because observations and coupled model simulations do not have the same phasing of natural internal variability, such decadal differences in simulated and observed warming rates invariably occur. Here we analyse global-mean tropospheric temperatures from satellites and climate model simulations to examine whether warming rate differences over the satellite era can be explained by internal climate variability alone. We find that in the last two decades of the twentieth century, differences between modelled and observed tropospheric temperature trends are broadly consistent with internal variability. Over most of the early twenty-first century, however, model tropospheric warming is substantially larger than observed; warming rate differences are generally outside the range of trends arising from internal variability. The probability that multi-decadal internal variability fully explains the asymmetry between the late twentieth and early twenty-first century results is low (between zero and about 9%). It is also unlikely that this asymmetry is due to the combined effects of internal variability and a model error in climate sensitivity. We conclude that model overestimation of tropospheric warming in the early twenty-first century is partly due to systematic deficiencies in some of the post-2000 external forcings used in the model simulations.", "author" : [ { "dropping-particle" : "", "family" : "Santer", "given" : "Benjamin D.", "non-dropping-particle" : "", "parse-names" : false, "suffix" : "" }, { "dropping-particle" : "", "family" : "Fyfe", "given" : "John C.", "non-dropping-particle" : "", "parse-names" : false, "suffix" : "" }, { "dropping-particle" : "", "family" : "Pallotta", "given" : "Giuliana", "non-dropping-particle" : "", "parse-names" : false, "suffix" : "" }, { "dropping-particle" : "", "family" : "Flato", "given" : "Gregory M.", "non-dropping-particle" : "", "parse-names" : false, "suffix" : "" }, { "dropping-particle" : "", "family" : "Meehl", "given" : "Gerald A.", "non-dropping-particle" : "", "parse-names" : false, "suffix" : "" }, { "dropping-particle" : "", "family" : "England", "given" : "Matthew H.", "non-dropping-particle" : "", "parse-names" : false, "suffix" : "" }, { "dropping-particle" : "", "family" : "Hawkins", "given" : "Ed", "non-dropping-particle" : "", "parse-names" : false, "suffix" : "" }, { "dropping-particle" : "", "family" : "Mann", "given" : "Michael E.",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"Cvijanovic", "given" : "Ivana", "non-dropping-particle" : "", "parse-names" : false, "suffix" : "" }, { "dropping-particle" : "", "family" : "Mears", "given" : "Carl", "non-dropping-particle" : "", "parse-names" : false, "suffix" : "" }, { "dropping-particle" : "", "family" : "Wentz", "given" : "Frank J.", "non-dropping-particle" : "", "parse-names" : false, "suffix" : "" }, { "dropping-particle" : "", "family" : "Po-Chedley", "given" : "Stephen", "non-dropping-particle" : "", "parse-names" : false, "suffix" : "" }, { "dropping-particle" : "", "family" : "Fu", "given" : "Qiang", "non-dropping-particle" : "", "parse-names" : false, "suffix" : "" }, { "dropping-particle" : "", "family" : "Zou", "given" : "Cheng Zhi", "non-dropping-particle" : "", "parse-names" : false, "suffix" : "" } ], "container-title" : "Nature Geoscience", "id" : "ITEM-1", "issue" : "7", "issued" : { "date-parts" : [ [ "2017", "6", "19" ] ] }, "page" : "478-485", "publisher" : "Nature Publishing Group", "title" : "Causes of differences in model and satellite tropospheric warming rates", "translator" : [ { "dropping-particle" : "", "family" : "J5137", "given" : "", "non-dropping-particle" : "", "parse-names" : false, "suffix" : "" } ], "type" : "article-journal", "volume" : "10" }, "uris" : [ "http://www.mendeley.com/documents/?uuid=7e0f38ee-0bc4-42ee-a67f-58176dcc8349" ] } ], "mendeley" : { "formattedCitation" : "(Santer et al., 2017a)", "manualFormatting" : "Santer et al. (2017a)", "plainTextFormattedCitation" : "(Santer et al., 2017a)", "previouslyFormattedCitation" : "(Santer et al., 2017a)" }, "properties" : { "noteIndex" : 0 }, "schema" : "https://github.com/citation-style-language/schema/raw/master/csl-citation.json" }</w:instrText>
      </w:r>
      <w:r w:rsidR="00F756AD">
        <w:rPr>
          <w:noProof/>
        </w:rPr>
        <w:fldChar w:fldCharType="separate"/>
      </w:r>
      <w:r w:rsidR="00393F8C">
        <w:rPr>
          <w:noProof/>
          <w:lang w:val="en-US"/>
        </w:rPr>
        <w:t>Santer et al. (2017a)</w:t>
      </w:r>
      <w:r w:rsidR="00F756AD">
        <w:rPr>
          <w:noProof/>
        </w:rPr>
        <w:fldChar w:fldCharType="end"/>
      </w:r>
      <w:r w:rsidRPr="00E457C1">
        <w:rPr>
          <w:noProof/>
          <w:lang w:val="en-US"/>
        </w:rPr>
        <w:t xml:space="preserve"> found that during the late </w:t>
      </w:r>
      <w:r w:rsidR="0024508A" w:rsidRPr="00E457C1">
        <w:rPr>
          <w:noProof/>
          <w:lang w:val="en-US"/>
        </w:rPr>
        <w:t>20</w:t>
      </w:r>
      <w:r w:rsidR="0024508A" w:rsidRPr="00566450">
        <w:rPr>
          <w:noProof/>
          <w:lang w:val="en-US"/>
          <w:rPrChange w:id="815" w:author="Sara M Tuson" w:date="2021-06-28T09:41:00Z">
            <w:rPr>
              <w:noProof/>
              <w:vertAlign w:val="superscript"/>
              <w:lang w:val="en-US"/>
            </w:rPr>
          </w:rPrChange>
        </w:rPr>
        <w:t>th</w:t>
      </w:r>
      <w:r w:rsidRPr="00E457C1">
        <w:rPr>
          <w:noProof/>
          <w:lang w:val="en-US"/>
        </w:rPr>
        <w:t xml:space="preserve"> century, the discrepancies between simulated and satellite-derived </w:t>
      </w:r>
      <w:r w:rsidR="00D96B66" w:rsidRPr="00E457C1">
        <w:rPr>
          <w:noProof/>
          <w:lang w:val="en-US"/>
        </w:rPr>
        <w:t>mid- to upper-</w:t>
      </w:r>
      <w:r w:rsidRPr="00E457C1">
        <w:rPr>
          <w:noProof/>
          <w:lang w:val="en-US"/>
        </w:rPr>
        <w:t>t</w:t>
      </w:r>
      <w:r w:rsidR="00E410DB" w:rsidRPr="00E457C1">
        <w:rPr>
          <w:noProof/>
          <w:lang w:val="en-US"/>
        </w:rPr>
        <w:t>ropospheric temperature trends we</w:t>
      </w:r>
      <w:r w:rsidRPr="00E457C1">
        <w:rPr>
          <w:noProof/>
          <w:lang w:val="en-US"/>
        </w:rPr>
        <w:t xml:space="preserve">re consistent with internal variability, while during most of the early </w:t>
      </w:r>
      <w:r w:rsidR="0024508A" w:rsidRPr="00E457C1">
        <w:rPr>
          <w:noProof/>
          <w:lang w:val="en-US"/>
        </w:rPr>
        <w:t>21</w:t>
      </w:r>
      <w:r w:rsidR="0024508A" w:rsidRPr="00566450">
        <w:rPr>
          <w:noProof/>
          <w:lang w:val="en-US"/>
          <w:rPrChange w:id="816" w:author="Sara M Tuson" w:date="2021-06-28T09:41:00Z">
            <w:rPr>
              <w:noProof/>
              <w:vertAlign w:val="superscript"/>
              <w:lang w:val="en-US"/>
            </w:rPr>
          </w:rPrChange>
        </w:rPr>
        <w:t>st</w:t>
      </w:r>
      <w:r w:rsidR="00852DB4" w:rsidRPr="00E457C1">
        <w:rPr>
          <w:noProof/>
          <w:lang w:val="en-US"/>
        </w:rPr>
        <w:t xml:space="preserve"> </w:t>
      </w:r>
      <w:r w:rsidRPr="00E457C1">
        <w:rPr>
          <w:noProof/>
          <w:lang w:val="en-US"/>
        </w:rPr>
        <w:t xml:space="preserve">century, simulated tropospheric warming is significantly larger than observed, which they relate to systematic deficiencies in some of the external forcings used after year 2000 in the </w:t>
      </w:r>
      <w:r w:rsidR="00D96B66" w:rsidRPr="00E457C1">
        <w:rPr>
          <w:noProof/>
          <w:lang w:val="en-US"/>
        </w:rPr>
        <w:t xml:space="preserve">CMIP5 </w:t>
      </w:r>
      <w:r w:rsidRPr="00E457C1">
        <w:rPr>
          <w:noProof/>
          <w:lang w:val="en-US"/>
        </w:rPr>
        <w:t xml:space="preserve">models. </w:t>
      </w:r>
      <w:r w:rsidR="00A44964" w:rsidRPr="00E457C1">
        <w:rPr>
          <w:noProof/>
          <w:lang w:val="en-US"/>
        </w:rPr>
        <w:t>Howeve</w:t>
      </w:r>
      <w:r w:rsidR="00556EAD" w:rsidRPr="00E457C1">
        <w:rPr>
          <w:noProof/>
          <w:lang w:val="en-US"/>
        </w:rPr>
        <w:t>r</w:t>
      </w:r>
      <w:r w:rsidR="00A44964" w:rsidRPr="00E457C1">
        <w:rPr>
          <w:noProof/>
          <w:lang w:val="en-US"/>
        </w:rPr>
        <w:t>,</w:t>
      </w:r>
      <w:r w:rsidR="00556EAD" w:rsidRPr="00E457C1">
        <w:rPr>
          <w:noProof/>
          <w:lang w:val="en-US"/>
        </w:rPr>
        <w:t xml:space="preserve"> </w:t>
      </w:r>
      <w:r w:rsidR="00A44964" w:rsidRPr="00E457C1">
        <w:rPr>
          <w:noProof/>
          <w:lang w:val="en-US"/>
        </w:rPr>
        <w:t xml:space="preserve">in CMIP6, differences between </w:t>
      </w:r>
      <w:r w:rsidR="00A44964" w:rsidRPr="00E457C1">
        <w:rPr>
          <w:rFonts w:eastAsia="SimSun"/>
          <w:noProof/>
          <w:lang w:val="en-US" w:eastAsia="zh-CN"/>
        </w:rPr>
        <w:t>simulated</w:t>
      </w:r>
      <w:r w:rsidR="00A44964" w:rsidRPr="00E457C1">
        <w:rPr>
          <w:noProof/>
          <w:lang w:val="en-US"/>
        </w:rPr>
        <w:t xml:space="preserve"> and observed upper tropospheric temperature trends persist despite updated forcing estimates </w:t>
      </w:r>
      <w:r w:rsidR="00A44964">
        <w:rPr>
          <w:noProof/>
        </w:rPr>
        <w:fldChar w:fldCharType="begin" w:fldLock="1"/>
      </w:r>
      <w:r w:rsidR="00E719C0">
        <w:rPr>
          <w:noProof/>
          <w:lang w:val="en-US"/>
        </w:rPr>
        <w:instrText>ADDIN CSL_CITATION { "citationItems" : [ { "id" : "ITEM-1",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"ITEM-1",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"(Mitchell et al., 2020)", "plainTextFormattedCitation" : "(Mitchell et al., 2020)", "previouslyFormattedCitation" : "(Mitchell et al., 2020)" }, "properties" : { "noteIndex" : 0 }, "schema" : "https://github.com/citation-style-language/schema/raw/master/csl-citation.json" }</w:instrText>
      </w:r>
      <w:r w:rsidR="00A44964">
        <w:rPr>
          <w:noProof/>
        </w:rPr>
        <w:fldChar w:fldCharType="separate"/>
      </w:r>
      <w:r w:rsidR="00393F8C">
        <w:rPr>
          <w:noProof/>
          <w:lang w:val="en-US"/>
        </w:rPr>
        <w:t>(Mitchell et al., 2020)</w:t>
      </w:r>
      <w:r w:rsidR="00A44964">
        <w:rPr>
          <w:noProof/>
        </w:rPr>
        <w:fldChar w:fldCharType="end"/>
      </w:r>
      <w:r w:rsidR="00556EAD" w:rsidRPr="00E457C1">
        <w:rPr>
          <w:noProof/>
          <w:lang w:val="en-US"/>
        </w:rPr>
        <w:t>.</w:t>
      </w:r>
      <w:r w:rsidR="00A44964" w:rsidRPr="00E457C1">
        <w:rPr>
          <w:noProof/>
          <w:lang w:val="en-US"/>
        </w:rPr>
        <w:t xml:space="preserve"> </w:t>
      </w:r>
      <w:r w:rsidR="00D96B66" w:rsidRPr="00E457C1">
        <w:rPr>
          <w:noProof/>
          <w:lang w:val="en-US"/>
        </w:rPr>
        <w:t xml:space="preserve">Figure 3.10 </w:t>
      </w:r>
      <w:r w:rsidR="00A44964" w:rsidRPr="00E457C1">
        <w:rPr>
          <w:noProof/>
          <w:lang w:val="en-US"/>
        </w:rPr>
        <w:t xml:space="preserve">shows that CMIP6 models forced by combined anthropogenic and natural forcings overestimate temperature trends compared to radiosonde data </w:t>
      </w:r>
      <w:r w:rsidR="00A44964">
        <w:rPr>
          <w:noProof/>
        </w:rPr>
        <w:fldChar w:fldCharType="begin" w:fldLock="1"/>
      </w:r>
      <w:r w:rsidR="00E719C0">
        <w:rPr>
          <w:noProof/>
          <w:lang w:val="en-US"/>
        </w:rPr>
        <w:instrText>ADDIN CSL_CITATION { "citationItems" : [ { "id" : "ITEM-1", "itemData" : { "DOI" : "10.1175/JCLI-D-11-00668.1", "ISSN" : "08948755", "abstract" : "This article describes progress in the homogenization of global radiosonde temperatures with updated versions of the Radiosonde Observation Correction Using Reanalyses (RAOBCORE) and Radiosonde Innovation Composite Homogenization (RICH) software packages. These are automated methods to homogenize the global radiosonde temperature dataset back to 1958. The break dates are determined from analysis of time series of differences between radiosonde temperatures (obs) and background forecasts (bg) of climate data assimilation systems used for the 40-yr European Centre for Medium-RangeWeather Forecasts (ECMWF) Re-Analysis (ERA-40) and the ongoing interim ECMWF Re-Analysis (ERA-Interim). RAOBCORE uses the obs2bg time series also for estimating the break sizes. RICH determines the break sizes either by comparing the observations of a tested time series with observations of neighboring radiosonde time series (RICH-obs) or by comparing their background departures (RICH-\u03c4). Consequently RAOBCORE results may be influenced by inhomogeneities in the bg, whereas break size estimation with RICH-obs is independent of the bg. The adjustment quality of RICH-obs, on the other hand, may suffer from large interpolation errors at remote stations. RICH-\u03c4 is a compromise that substantially reduces interpolation errors at the cost of slight dependence on the bg. Adjustment uncertainty is estimated by comparing the three methods and also by varying parameters in RICH. The adjusted radiosonde time series are compared with recent temperature datasets based on (Advanced) Microwave Sounding Unit [(A)MSU] radiances. The overall spatiotemporal consistency of the homogenized dataset has improved compared to earlier versions, particularly in the presatellite era. Vertical profiles of temperature trends are more consistent with satellite data as well. \u00a9 2012 American Meteorological Society.", "author" : [ { "dropping-particle" : "", "family" : "Haimberger", "given" : "Leopold", "non-dropping-particle" : "", "parse-names" : false, "suffix" : "" }, { "dropping-particle" : "", "family" : "Tavolato", "given" : "Christina", "non-dropping-particle" : "", "parse-names" : false, "suffix" : "" }, { "dropping-particle" : "", "family" : "Sperka", "given" : "Stefan", "non-dropping-particle" : "", "parse-names" : false, "suffix" : "" } ], "container-title" : "Journal of Climate", "id" : "ITEM-1", "issue" : "23", "issued" : { "date-parts" : [ [ "2012" ] ] }, "page" : "8108-8131", "title" : "Homogenization of the global radiosonde temperature dataset through combined comparison with reanalysis background series and neighboring stations", "translator" : [ { "dropping-particle" : "", "family" : "J6941", "given" : "", "non-dropping-particle" : "", "parse-names" : false, "suffix" : "" } ], "type" : "article-journal", "volume" : "25" }, "uris" : [ "http://www.mendeley.com/documents/?uuid=b5c85137-60da-4ebf-aa54-1c1821a75988" ] } ], "mendeley" : { "formattedCitation" : "(Haimberger et al., 2012)", "plainTextFormattedCitation" : "(Haimberger et al., 2012)", "previouslyFormattedCitation" : "(Haimberger et al., 2012)" }, "properties" : { "noteIndex" : 0 }, "schema" : "https://github.com/citation-style-language/schema/raw/master/csl-citation.json" }</w:instrText>
      </w:r>
      <w:r w:rsidR="00A44964">
        <w:rPr>
          <w:noProof/>
        </w:rPr>
        <w:fldChar w:fldCharType="separate"/>
      </w:r>
      <w:r w:rsidR="00393F8C">
        <w:rPr>
          <w:noProof/>
          <w:lang w:val="en-US"/>
        </w:rPr>
        <w:t>(Haimberger et al., 2012)</w:t>
      </w:r>
      <w:r w:rsidR="00A44964">
        <w:rPr>
          <w:noProof/>
        </w:rPr>
        <w:fldChar w:fldCharType="end"/>
      </w:r>
      <w:r w:rsidR="00A44964" w:rsidRPr="00E457C1">
        <w:rPr>
          <w:noProof/>
          <w:lang w:val="en-US"/>
        </w:rPr>
        <w:t xml:space="preserve"> </w:t>
      </w:r>
      <w:r w:rsidR="00A44964" w:rsidRPr="00E457C1">
        <w:rPr>
          <w:rFonts w:eastAsia="SimSun"/>
          <w:noProof/>
          <w:lang w:val="en-US" w:eastAsia="zh-CN"/>
        </w:rPr>
        <w:t>throughout</w:t>
      </w:r>
      <w:r w:rsidR="00A44964" w:rsidRPr="00E457C1">
        <w:rPr>
          <w:noProof/>
          <w:lang w:val="en-US"/>
        </w:rPr>
        <w:t xml:space="preserve"> the tropical troposphere </w:t>
      </w:r>
      <w:r w:rsidR="00A44964">
        <w:rPr>
          <w:noProof/>
        </w:rPr>
        <w:fldChar w:fldCharType="begin" w:fldLock="1"/>
      </w:r>
      <w:r w:rsidR="00E719C0">
        <w:rPr>
          <w:noProof/>
          <w:lang w:val="en-US"/>
        </w:rPr>
        <w:instrText>ADDIN CSL_CITATION { "citationItems" : [ { "id" : "ITEM-1",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"ITEM-1",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"(Mitchell et al., 2020)", "plainTextFormattedCitation" : "(Mitchell et al., 2020)", "previouslyFormattedCitation" : "(Mitchell et al., 2020)" }, "properties" : { "noteIndex" : 0 }, "schema" : "https://github.com/citation-style-language/schema/raw/master/csl-citation.json" }</w:instrText>
      </w:r>
      <w:r w:rsidR="00A44964">
        <w:rPr>
          <w:noProof/>
        </w:rPr>
        <w:fldChar w:fldCharType="separate"/>
      </w:r>
      <w:r w:rsidR="00393F8C">
        <w:rPr>
          <w:noProof/>
          <w:lang w:val="en-US"/>
        </w:rPr>
        <w:t>(Mitchell et al., 2020)</w:t>
      </w:r>
      <w:r w:rsidR="00A44964">
        <w:rPr>
          <w:noProof/>
        </w:rPr>
        <w:fldChar w:fldCharType="end"/>
      </w:r>
      <w:r w:rsidR="00A44964" w:rsidRPr="00E457C1">
        <w:rPr>
          <w:noProof/>
          <w:lang w:val="en-US"/>
        </w:rPr>
        <w:t>. Over the 1979</w:t>
      </w:r>
      <w:del w:id="817" w:author="Sara M Tuson" w:date="2021-06-25T11:03:00Z">
        <w:r w:rsidR="00A44964" w:rsidRPr="00E457C1" w:rsidDel="004A799C">
          <w:rPr>
            <w:noProof/>
            <w:lang w:val="en-US"/>
          </w:rPr>
          <w:delText>-</w:delText>
        </w:r>
      </w:del>
      <w:ins w:id="818" w:author="Sara M Tuson" w:date="2021-06-25T11:03:00Z">
        <w:r w:rsidR="004A799C">
          <w:rPr>
            <w:noProof/>
            <w:lang w:val="en-US"/>
          </w:rPr>
          <w:t>–</w:t>
        </w:r>
      </w:ins>
      <w:r w:rsidR="00A44964" w:rsidRPr="00E457C1">
        <w:rPr>
          <w:noProof/>
          <w:lang w:val="en-US"/>
        </w:rPr>
        <w:t>2014 period, models are more consistent with observations in the lower troposphere, and least consistent in the upper troposphere around 200 hPa</w:t>
      </w:r>
      <w:r w:rsidR="004D6682" w:rsidRPr="00E457C1">
        <w:rPr>
          <w:noProof/>
          <w:lang w:val="en-US"/>
        </w:rPr>
        <w:t>, where biases exceed 0.1°C per decade</w:t>
      </w:r>
      <w:r w:rsidR="00A44964" w:rsidRPr="00E457C1">
        <w:rPr>
          <w:noProof/>
          <w:lang w:val="en-US"/>
        </w:rPr>
        <w:t xml:space="preserve">. </w:t>
      </w:r>
      <w:r w:rsidR="00A44964" w:rsidRPr="00E457C1">
        <w:rPr>
          <w:rFonts w:eastAsia="SimSun"/>
          <w:noProof/>
          <w:lang w:val="en-US" w:eastAsia="zh-CN"/>
        </w:rPr>
        <w:t>Several studies using CMIP6 models suggest that differences in climate sensitivity</w:t>
      </w:r>
      <w:r w:rsidR="00A44964" w:rsidRPr="00E457C1">
        <w:rPr>
          <w:rFonts w:eastAsia="SimSun" w:hint="eastAsia"/>
          <w:noProof/>
          <w:lang w:val="en-US" w:eastAsia="zh-CN"/>
        </w:rPr>
        <w:t xml:space="preserve"> may</w:t>
      </w:r>
      <w:r w:rsidR="00A44964" w:rsidRPr="00E457C1">
        <w:rPr>
          <w:rFonts w:eastAsia="SimSun"/>
          <w:noProof/>
          <w:lang w:val="en-US" w:eastAsia="zh-CN"/>
        </w:rPr>
        <w:t xml:space="preserve"> be an important factor contributing to the discrepancy between the simulated and observed tropospheric temperature trends</w:t>
      </w:r>
      <w:r w:rsidR="00A44964" w:rsidRPr="00E457C1">
        <w:rPr>
          <w:rFonts w:eastAsia="SimSun" w:hint="eastAsia"/>
          <w:noProof/>
          <w:lang w:val="en-US" w:eastAsia="zh-CN"/>
        </w:rPr>
        <w:t xml:space="preserve"> </w:t>
      </w:r>
      <w:r w:rsidR="00A44964">
        <w:rPr>
          <w:rFonts w:eastAsia="SimSun"/>
          <w:noProof/>
          <w:lang w:eastAsia="zh-CN"/>
        </w:rPr>
        <w:fldChar w:fldCharType="begin" w:fldLock="1"/>
      </w:r>
      <w:r w:rsidR="00E719C0">
        <w:rPr>
          <w:rFonts w:eastAsia="SimSun"/>
          <w:noProof/>
          <w:lang w:val="en-US" w:eastAsia="zh-CN"/>
        </w:rPr>
        <w:instrText>ADDIN CSL_CITATION { "citationItems" : [ { "id" : "ITEM-1", "itemData" : { "DOI" : "10.1073/pnas.2020962118", "author" : [ { "dropping-particle" : "", "family" : "Po-Chedley", "given" : "Stephen", "non-dropping-particle" : "", "parse-names" : false, "suffix" : "" }, { "dropping-particle" : "", "family" : "Santer", "given" : "Benjamin D.", "non-dropping-particle" : "", "parse-names" : false, "suffix" : "" }, { "dropping-particle" : "", "family" : "Fueglistaler", "given" : "Stephan", "non-dropping-particle" : "", "parse-names" : false, "suffix" : "" }, { "dropping-particle" : "", "family" : "Zelinka", "given" : "Mark D.", "non-dropping-particle" : "", "parse-names" : false, "suffix" : "" }, { "dropping-particle" : "", "family" : "Cameron-Smith", "given" : "Philip J.", "non-dropping-particle" : "", "parse-names" : false, "suffix" : "" }, { "dropping-particle" : "", "family" : "Painter", "given" : "Jeffrey F.", "non-dropping-particle" : "", "parse-names" : false, "suffix" : "" }, { "dropping-particle" : "", "family" : "Fu", "given" : "Qiang", "non-dropping-particle" : "", "parse-names" : false, "suffix" : "" } ], "container-title" : "Proceedings of the National Academy of Sciences", "id" : "ITEM-1", "issued" : { "date-parts" : [ [ "2021" ] ] }, "title" : "Natural variability can explain model-satellite differences in tropical tropospheric warming", "translator" : [ { "dropping-particle" : "", "family" : "J6933", "given" : "", "non-dropping-particle" : "", "parse-names" : false, "suffix" : "" } ], "type" : "article-journal", "volume" : "In Press" }, "uris" : [ "http://www.mendeley.com/documents/?uuid=c360b8a2-4f3e-4717-8111-6a8dc6751b20" ] }, { "id" : "ITEM-2", "itemData" : { "DOI" : "10.1029/2020EA001281", "ISSN" : "23335084", "abstract" : "The tendency of climate models to overstate warming in the tropical troposphere has long been noted. Here we examine individual runs from 38 newly released Coupled Model Intercomparison Project Version 6 (CMIP6) models and show that the warm bias is now observable globally as well. We compare CMIP6 runs against observational series drawn from satellites, weather balloons, and reanalysis products. We focus on the 1979\u20132014 interval, the maximum span for which all observational products are available and for which models were run using historically observed forcings. For lower-troposphere and midtroposphere layers both globally and in the tropics, all 38 models overpredict warming in every target observational analog, in most cases significantly so, and the average differences between models and observations are statistically significant. We present evidence that consistency with observed warming would require lower model Equilibrium Climate Sensitivity (ECS) values.", "author" : [ { "dropping-particle" : "", "family" : "McKitrick", "given" : "R.", "non-dropping-particle" : "", "parse-names" : false, "suffix" : "" }, { "dropping-particle" : "", "family" : "Christy", "given" : "J.", "non-dropping-particle" : "", "parse-names" : false, "suffix" : "" } ], "container-title" : "Earth and Space Science", "id" : "ITEM-2", "issue" : "9", "issued" : { "date-parts" : [ [ "2020" ] ] }, "page" : "1-8", "title" : "Pervasive Warming Bias in CMIP6 Tropospheric Layers", "translator" : [ { "dropping-particle" : "", "family" : "J6924", "given" : "", "non-dropping-particle" : "", "parse-names" : false, "suffix" : "" } ], "type" : "article-journal", "volume" : "7" }, "uris" : [ "http://www.mendeley.com/documents/?uuid=beeb57c3-a688-413d-8390-0f1290a66089" ] } ], "mendeley" : { "formattedCitation" : "(McKitrick and Christy, 2020; Po-Chedley et al., 2021)", "plainTextFormattedCitation" : "(McKitrick and Christy, 2020; Po-Chedley et al., 2021)", "previouslyFormattedCitation" : "(McKitrick and Christy, 2020; Po-Chedley et al., 2021)" }, "properties" : { "noteIndex" : 0 }, "schema" : "https://github.com/citation-style-language/schema/raw/master/csl-citation.json" }</w:instrText>
      </w:r>
      <w:r w:rsidR="00A44964">
        <w:rPr>
          <w:rFonts w:eastAsia="SimSun"/>
          <w:noProof/>
          <w:lang w:eastAsia="zh-CN"/>
        </w:rPr>
        <w:fldChar w:fldCharType="separate"/>
      </w:r>
      <w:r w:rsidR="00393F8C">
        <w:rPr>
          <w:rFonts w:eastAsia="SimSun"/>
          <w:noProof/>
          <w:lang w:val="en-US" w:eastAsia="zh-CN"/>
        </w:rPr>
        <w:t>(McKitrick and Christy, 2020; Po-Chedley et al., 2021)</w:t>
      </w:r>
      <w:r w:rsidR="00A44964">
        <w:rPr>
          <w:rFonts w:eastAsia="SimSun"/>
          <w:noProof/>
          <w:lang w:eastAsia="zh-CN"/>
        </w:rPr>
        <w:fldChar w:fldCharType="end"/>
      </w:r>
      <w:r w:rsidR="00A44964" w:rsidRPr="00E457C1">
        <w:rPr>
          <w:rFonts w:eastAsia="SimSun"/>
          <w:noProof/>
          <w:lang w:val="en-US" w:eastAsia="zh-CN"/>
        </w:rPr>
        <w:t xml:space="preserve">, though it is difficult to deconvolve the influence of climate sensitivity, changes in aerosol forcing and internal variability in contributing to tropospheric warming biases </w:t>
      </w:r>
      <w:r w:rsidR="00A44964">
        <w:rPr>
          <w:rFonts w:eastAsia="SimSun"/>
          <w:noProof/>
          <w:lang w:eastAsia="zh-CN"/>
        </w:rPr>
        <w:fldChar w:fldCharType="begin" w:fldLock="1"/>
      </w:r>
      <w:r w:rsidR="00E719C0">
        <w:rPr>
          <w:rFonts w:eastAsia="SimSun"/>
          <w:noProof/>
          <w:lang w:val="en-US" w:eastAsia="zh-CN"/>
        </w:rPr>
        <w:instrText>ADDIN CSL_CITATION { "citationItems" : [ { "id" : "ITEM-1", "itemData" : { "DOI" : "10.1073/pnas.2020962118", "author" : [ { "dropping-particle" : "", "family" : "Po-Chedley", "given" : "Stephen", "non-dropping-particle" : "", "parse-names" : false, "suffix" : "" }, { "dropping-particle" : "", "family" : "Santer", "given" : "Benjamin D.", "non-dropping-particle" : "", "parse-names" : false, "suffix" : "" }, { "dropping-particle" : "", "family" : "Fueglistaler", "given" : "Stephan", "non-dropping-particle" : "", "parse-names" : false, "suffix" : "" }, { "dropping-particle" : "", "family" : "Zelinka", "given" : "Mark D.", "non-dropping-particle" : "", "parse-names" : false, "suffix" : "" }, { "dropping-particle" : "", "family" : "Cameron-Smith", "given" : "Philip J.", "non-dropping-particle" : "", "parse-names" : false, "suffix" : "" }, { "dropping-particle" : "", "family" : "Painter", "given" : "Jeffrey F.", "non-dropping-particle" : "", "parse-names" : false, "suffix" : "" }, { "dropping-particle" : "", "family" : "Fu", "given" : "Qiang", "non-dropping-particle" : "", "parse-names" : false, "suffix" : "" } ], "container-title" : "Proceedings of the National Academy of Sciences", "id" : "ITEM-1", "issued" : { "date-parts" : [ [ "2021" ] ] }, "title" : "Natural variability can explain model-satellite differences in tropical tropospheric warming", "translator" : [ { "dropping-particle" : "", "family" : "J6933", "given" : "", "non-dropping-particle" : "", "parse-names" : false, "suffix" : "" } ], "type" : "article-journal", "volume" : "In Press" }, "uris" : [ "http://www.mendeley.com/documents/?uuid=c360b8a2-4f3e-4717-8111-6a8dc6751b20" ] } ], "mendeley" : { "formattedCitation" : "(Po-Chedley et al., 2021)", "plainTextFormattedCitation" : "(Po-Chedley et al., 2021)", "previouslyFormattedCitation" : "(Po-Chedley et al., 2021)" }, "properties" : { "noteIndex" : 0 }, "schema" : "https://github.com/citation-style-language/schema/raw/master/csl-citation.json" }</w:instrText>
      </w:r>
      <w:r w:rsidR="00A44964">
        <w:rPr>
          <w:rFonts w:eastAsia="SimSun"/>
          <w:noProof/>
          <w:lang w:eastAsia="zh-CN"/>
        </w:rPr>
        <w:fldChar w:fldCharType="separate"/>
      </w:r>
      <w:r w:rsidR="00393F8C">
        <w:rPr>
          <w:rFonts w:eastAsia="SimSun"/>
          <w:noProof/>
          <w:lang w:val="en-US" w:eastAsia="zh-CN"/>
        </w:rPr>
        <w:t>(Po-Chedley et al., 2021)</w:t>
      </w:r>
      <w:r w:rsidR="00A44964">
        <w:rPr>
          <w:rFonts w:eastAsia="SimSun"/>
          <w:noProof/>
          <w:lang w:eastAsia="zh-CN"/>
        </w:rPr>
        <w:fldChar w:fldCharType="end"/>
      </w:r>
      <w:r w:rsidR="00A44964" w:rsidRPr="00E457C1">
        <w:rPr>
          <w:rFonts w:eastAsia="SimSun"/>
          <w:noProof/>
          <w:lang w:val="en-US" w:eastAsia="zh-CN"/>
        </w:rPr>
        <w:t xml:space="preserve">. </w:t>
      </w:r>
      <w:r w:rsidR="000364B8" w:rsidRPr="00E457C1">
        <w:rPr>
          <w:rFonts w:eastAsia="SimSun"/>
          <w:noProof/>
          <w:lang w:val="en-US" w:eastAsia="zh-CN"/>
        </w:rPr>
        <w:t>Another study found that the absence of a hypothesized negative tropical cloud feedback could explain half of the upper troposphere warming bias in one model</w:t>
      </w:r>
      <w:r w:rsidR="000364B8" w:rsidRPr="00E457C1">
        <w:rPr>
          <w:rFonts w:eastAsia="SimSun" w:hint="eastAsia"/>
          <w:noProof/>
          <w:lang w:val="en-US" w:eastAsia="zh-CN"/>
        </w:rPr>
        <w:t xml:space="preserve"> </w:t>
      </w:r>
      <w:r w:rsidR="000364B8">
        <w:rPr>
          <w:rFonts w:eastAsia="SimSun"/>
          <w:noProof/>
          <w:lang w:eastAsia="zh-CN"/>
        </w:rPr>
        <w:fldChar w:fldCharType="begin" w:fldLock="1"/>
      </w:r>
      <w:r w:rsidR="00E719C0">
        <w:rPr>
          <w:rFonts w:eastAsia="SimSun"/>
          <w:noProof/>
          <w:lang w:val="en-US" w:eastAsia="zh-CN"/>
        </w:rPr>
        <w:instrText>ADDIN CSL_CITATION { "citationItems" : [ { "id" : "ITEM-1", "itemData" : { "DOI" : "10.1038/ngeo2414", "ISSN" : "1752-0908", "abstract" : "An iris effect in tropical cloud-cover was controversially proposed as a negative climate change feedback that is not represented in climate models. If such an effect exists, it could go some way to reconciling climate models and observations.", "author" : [ { "dropping-particle" : "", "family" : "Mauritsen", "given" : "Thorsten", "non-dropping-particle" : "", "parse-names" : false, "suffix" : "" }, { "dropping-particle" : "", "family" : "Stevens", "given" : "Bjorn", "non-dropping-particle" : "", "parse-names" : false, "suffix" : "" } ], "container-title" : "Nature Geoscience", "id" : "ITEM-1", "issue" : "5", "issued" : { "date-parts" : [ [ "2015" ] ] }, "page" : "346-351", "title" : "Missing iris effect as a possible cause of muted hydrological change and high climate sensitivity in models", "translator" : [ { "dropping-particle" : "", "family" : "J6929", "given" : "", "non-dropping-particle" : "", "parse-names" : false, "suffix" : "" } ], "type" : "article-journal", "volume" : "8" }, "uris" : [ "http://www.mendeley.com/documents/?uuid=d0ed9344-1597-47c5-bbf9-246aefbe9615" ] } ], "mendeley" : { "formattedCitation" : "(Mauritsen and Stevens, 2015)", "plainTextFormattedCitation" : "(Mauritsen and Stevens, 2015)", "previouslyFormattedCitation" : "(Mauritsen and Stevens, 2015)" }, "properties" : { "noteIndex" : 0 }, "schema" : "https://github.com/citation-style-language/schema/raw/master/csl-citation.json" }</w:instrText>
      </w:r>
      <w:r w:rsidR="000364B8">
        <w:rPr>
          <w:rFonts w:eastAsia="SimSun"/>
          <w:noProof/>
          <w:lang w:eastAsia="zh-CN"/>
        </w:rPr>
        <w:fldChar w:fldCharType="separate"/>
      </w:r>
      <w:r w:rsidR="00393F8C">
        <w:rPr>
          <w:rFonts w:eastAsia="SimSun"/>
          <w:noProof/>
          <w:lang w:val="en-US" w:eastAsia="zh-CN"/>
        </w:rPr>
        <w:t>(Mauritsen and Stevens, 2015)</w:t>
      </w:r>
      <w:r w:rsidR="000364B8">
        <w:rPr>
          <w:rFonts w:eastAsia="SimSun"/>
          <w:noProof/>
          <w:lang w:eastAsia="zh-CN"/>
        </w:rPr>
        <w:fldChar w:fldCharType="end"/>
      </w:r>
      <w:r w:rsidR="000364B8" w:rsidRPr="00E457C1">
        <w:rPr>
          <w:rFonts w:eastAsia="SimSun"/>
          <w:noProof/>
          <w:lang w:val="en-US" w:eastAsia="zh-CN"/>
        </w:rPr>
        <w:t xml:space="preserve">. </w:t>
      </w:r>
    </w:p>
    <w:p w14:paraId="68754132" w14:textId="15F3221A" w:rsidR="0031131F" w:rsidRPr="00E457C1" w:rsidRDefault="0031131F" w:rsidP="009F594A">
      <w:pPr>
        <w:pStyle w:val="AR6BodyText"/>
        <w:rPr>
          <w:rFonts w:eastAsia="SimSun"/>
          <w:noProof/>
          <w:lang w:val="en-US" w:eastAsia="zh-CN"/>
        </w:rPr>
      </w:pPr>
    </w:p>
    <w:p w14:paraId="7729C006" w14:textId="1CF3C068" w:rsidR="00AC334B" w:rsidRPr="00E457C1" w:rsidRDefault="00A44964" w:rsidP="009F594A">
      <w:pPr>
        <w:pStyle w:val="AR6BodyText"/>
        <w:rPr>
          <w:rFonts w:eastAsia="SimSun"/>
          <w:noProof/>
          <w:lang w:val="en-US" w:eastAsia="zh-CN"/>
        </w:rPr>
      </w:pPr>
      <w:r>
        <w:rPr>
          <w:noProof/>
        </w:rPr>
        <w:fldChar w:fldCharType="begin" w:fldLock="1"/>
      </w:r>
      <w:r w:rsidR="00E719C0">
        <w:instrText>ADDIN CSL_CITATION { "citationItems" : [ { "id" : "ITEM-1", "itemData" : { "DOI" : "10.1002/grl.50465", "abstract" : "Controversy remains over a discrepancy between modeled and observed tropical upper tropospheric temperature trends. This discrepancy is reassessed using simulations from the Coupled Climate Model Inter-comparison Project phase 5 (CMIP 5) together with radiosonde and surface observations that provide multiple realizations of possible \"observed\" temperatures given various methods of homogenizing the data. Over the 1979-2008 period, tropical temperature trends are not consistent with observations throughout the depth of the troposphere, and this primarily stems from a poor simulation of the surface temperature trends. This discrepancy is substantially reduced when (1) atmosphere-only simulations are examined or (2) the trends are considered as an amplification of the surface temperature trend with height. Using these approaches, it is shown that within observational uncertainty, the 5-95 percentile range of temperature trends from both coupled-ocean and atmosphere-only models are consistent with the analyzed observations at all but the upper most tropospheric level (150 hPa), and models with ultra-high horizontal resolution (\u2264 0.5\u00b0 \u00d7 0.5\u00b0) perform particularly well. Other than model resolution, it is hypothesized that this remaining discrepancy could be due to a poor representation of stratospheric ozone or remaining observational uncertainty. \u00a9 2013 American Geop</w:instrText>
      </w:r>
      <w:r w:rsidR="00E719C0" w:rsidRPr="006814DF">
        <w:rPr>
          <w:lang w:val="en-GB"/>
        </w:rPr>
        <w:instrText>hysical Union. All Rights Reserved.", "author" : [ { "dropping-particle" : "", "family" : "Mitchell", "given" : "D.M.", "non-dropping-particle" : "", "parse-names" : false, "suffix" : "" }, { "dropping-particle" : "", "family" : "Thorne", "given" : "P.W.", "non-dropping-particle" : "", "parse-names" : false, "suffix" : "" }, { "dropping-particle" : "", "family" : "Stott", "given" : "P.A.", "non-dropping-particle" : "", "parse-names" : false, "suffix" : "" }, { "dropping-particle" : "", "family" : "Gray", "given" : "L.J.", "non-dropping-particle" : "", "parse-names" : false, "suffix" : "" } ], "container-title" : "Geophysical Research Letters", "id" : "ITEM-1", "issue" : "11", "issued" : { "date-parts" : [ [ "2013" ] ] }, "page" : "2801-2806", "title" : "Revisiting the controversial issue of tropical tropospheric temperature trends", "translator" : [ { "dropping-particle" : "", "family" : "J3763", "given" : "", "non-dropping-particle" : "", "parse-names" : false, "suffix" : "" } ], "type" : "article-journal", "volume" : "40" }, "uris" : [ "http://www.mendeley.com/documents/?uuid=e59ae291-a7b6-474a-a180-1fd380e96759" ] } ], "mendeley" : { "formattedCitation" : "(Mitchell et al., 2013)", "manualFormatting" : "Mitchell et al. (2013)", "plainTextFormattedCitation" : "(Mitchell et al., 2013)", "previouslyFormattedCitation" : "(Mitchell et al., 2013)" }, "properties" : { "noteIndex" : 0 }, "schema" : "https://github.com/citation-style-language/schema/raw/master/csl-citation.json" }</w:instrText>
      </w:r>
      <w:r>
        <w:rPr>
          <w:noProof/>
        </w:rPr>
        <w:fldChar w:fldCharType="separate"/>
      </w:r>
      <w:r w:rsidR="00393F8C">
        <w:rPr>
          <w:noProof/>
          <w:lang w:val="en-US"/>
        </w:rPr>
        <w:t>Mitchell et al. (2013)</w:t>
      </w:r>
      <w:r>
        <w:rPr>
          <w:noProof/>
        </w:rPr>
        <w:fldChar w:fldCharType="end"/>
      </w:r>
      <w:r w:rsidR="00E410DB" w:rsidRPr="00E457C1">
        <w:rPr>
          <w:noProof/>
          <w:lang w:val="en-US"/>
        </w:rPr>
        <w:t xml:space="preserve"> and </w:t>
      </w:r>
      <w:r w:rsidR="009A2ECA">
        <w:rPr>
          <w:noProof/>
        </w:rPr>
        <w:fldChar w:fldCharType="begin" w:fldLock="1"/>
      </w:r>
      <w:r w:rsidR="00E719C0">
        <w:rPr>
          <w:noProof/>
          <w:lang w:val="en-US"/>
        </w:rPr>
        <w:instrText>ADDIN CSL_CITATION { "citationItems" : [ { "id" : "ITEM-1",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"ITEM-1",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"(Mitchell et al., 2020)", "manualFormatting" : "Mitchell et al. (2020)", "plainTextFormattedCitation" : "(Mitchell et al., 2020)", "previouslyFormattedCitation" : "(Mitchell et al., 2020)" }, "properties" : { "noteIndex" : 0 }, "schema" : "https://github.com/citation-style-language/schema/raw/master/csl-citation.json" }</w:instrText>
      </w:r>
      <w:r w:rsidR="009A2ECA">
        <w:rPr>
          <w:noProof/>
        </w:rPr>
        <w:fldChar w:fldCharType="separate"/>
      </w:r>
      <w:r w:rsidR="00393F8C">
        <w:rPr>
          <w:noProof/>
          <w:lang w:val="en-US"/>
        </w:rPr>
        <w:t>Mitchell et al. (2020)</w:t>
      </w:r>
      <w:r w:rsidR="009A2ECA">
        <w:rPr>
          <w:noProof/>
        </w:rPr>
        <w:fldChar w:fldCharType="end"/>
      </w:r>
      <w:r w:rsidR="009A2ECA" w:rsidRPr="00E457C1">
        <w:rPr>
          <w:noProof/>
          <w:lang w:val="en-US"/>
        </w:rPr>
        <w:t xml:space="preserve"> </w:t>
      </w:r>
      <w:r w:rsidRPr="00E457C1">
        <w:rPr>
          <w:noProof/>
          <w:lang w:val="en-US"/>
        </w:rPr>
        <w:t>found a smaller discrepancy</w:t>
      </w:r>
      <w:r w:rsidR="00D96B66" w:rsidRPr="00E457C1">
        <w:rPr>
          <w:noProof/>
          <w:lang w:val="en-US"/>
        </w:rPr>
        <w:t xml:space="preserve"> in tropical tropospheric temperature trends</w:t>
      </w:r>
      <w:r w:rsidRPr="00E457C1">
        <w:rPr>
          <w:noProof/>
          <w:lang w:val="en-US"/>
        </w:rPr>
        <w:t xml:space="preserve"> in models forced with observed SSTs</w:t>
      </w:r>
      <w:r w:rsidR="00E410DB" w:rsidRPr="00E457C1">
        <w:rPr>
          <w:noProof/>
          <w:lang w:val="en-US"/>
        </w:rPr>
        <w:t xml:space="preserve"> (see also Figure 3.10a)</w:t>
      </w:r>
      <w:r w:rsidRPr="00E457C1">
        <w:rPr>
          <w:noProof/>
          <w:lang w:val="en-US"/>
        </w:rPr>
        <w:t xml:space="preserve">, and </w:t>
      </w:r>
      <w:r w:rsidR="00E410DB" w:rsidRPr="00E457C1">
        <w:rPr>
          <w:noProof/>
          <w:lang w:val="en-US"/>
        </w:rPr>
        <w:t>CMIP5 models and observations were found to be</w:t>
      </w:r>
      <w:r w:rsidRPr="00E457C1">
        <w:rPr>
          <w:noProof/>
          <w:lang w:val="en-US"/>
        </w:rPr>
        <w:t xml:space="preserve"> consistent below 150 hPa when viewed in terms of the ratio of temperature trends aloft to those at the surface</w:t>
      </w:r>
      <w:r w:rsidR="009A2ECA" w:rsidRPr="00E457C1">
        <w:rPr>
          <w:noProof/>
          <w:lang w:val="en-US"/>
        </w:rPr>
        <w:t xml:space="preserve"> </w:t>
      </w:r>
      <w:r w:rsidR="009A2ECA">
        <w:rPr>
          <w:noProof/>
        </w:rPr>
        <w:fldChar w:fldCharType="begin" w:fldLock="1"/>
      </w:r>
      <w:r w:rsidR="00E719C0">
        <w:rPr>
          <w:noProof/>
          <w:lang w:val="en-US"/>
        </w:rPr>
        <w:instrText>ADDIN CSL_CITATION { "citationItems" : [ { "id" : "ITEM-1", "itemData" : { "DOI" : "10.1002/grl.50465", "abstract" : "Controversy remains over a discrepancy between modeled and observed tropical upper tropospheric temperature trends. This discrepancy is reassessed using simulations from the Coupled Climate Model Inter-comparison Project phase 5 (CMIP 5) together with radiosonde and surface observations that provide multiple realizations of possible \"observed\" temperatures given various methods of homogenizing the data. Over the 1979-2008 period, tropical temperature trends are not consistent with observations throughout the depth of the troposphere, and this primarily stems from a poor simulation of the surface temperature trends. This discrepancy is substantially reduced when (1) atmosphere-only simulations are examined or (2) the trends are considered as an amplification of the surface temperature trend with height. Using these approaches, it is shown that within observational uncertainty, the 5-95 percentile range of temperature trends from both coupled-ocean and atmosphere-only models are consistent with the analyzed observations at all but the upper most tropospheric level (150 hPa), and models with ultra-high horizontal resolution (\u2264 0.5\u00b0 \u00d7 0.5\u00b0) perform particularly well. Other than model resolution, it is hypothesized that this remaining discrepancy could be due to a poor representation of stratospheric ozone or remaining observational uncertainty. \u00a9 2013 American Geophysical Union. All Rights Reserved.", "author" : [ { "dropping-particle" : "", "family" : "Mitchell", "given" : "D.M.", "non-dropping-particle" : "", "parse-names" : false, "suffix" : "" }, { "dropping-particle" : "", "family" : "Thorne", "given" : "P.W.", "non-dropping-particle" : "", "parse-names" : false, "suffix" : "" }, { "dropping-particle" : "", "family" : "Stott", "given" : "P.A.", "non-dropping-particle" : "", "parse-names" : false, "suffix" : "" }, { "dropping-particle" : "", "family" : "Gray", "given" : "L.J.", "non-dropping-particle" : "", "parse-names" : false, "suffix" : "" } ], "container-title" : "Geophysical Research Letters", "id" : "ITEM-1", "issue" : "11", "issued" : { "date-parts" : [ [ "2013" ] ] }, "page" : "2801-2806", "title" : "Revisiting the controversial issue of tropical tropospheric temperature trends", "translator" : [ { "dropping-particle" : "", "family" : "J3763", "given" : "", "non-dropping-particle" : "", "parse-names" : false, "suffix" : "" } ], "type" : "article-journal", "volume" : "40" }, "uris" : [ "http://www.mendeley.com/documents/?uuid=e59ae291-a7b6-474a-a180-1fd380e96759" ] } ], "mendeley" : { "formattedCitation" : "(Mitchell et al., 2013)", "plainTextFormattedCitation" : "(Mitchell et al., 2013)", "previouslyFormattedCitation" : "(Mitchell et al., 2013)" }, "properties" : { "noteIndex" : 0 }, "schema" : "https://github.com/citation-style-language/schema/raw/master/csl-citation.json" }</w:instrText>
      </w:r>
      <w:r w:rsidR="009A2ECA">
        <w:rPr>
          <w:noProof/>
        </w:rPr>
        <w:fldChar w:fldCharType="separate"/>
      </w:r>
      <w:r w:rsidR="00393F8C">
        <w:rPr>
          <w:noProof/>
        </w:rPr>
        <w:t>(Mitchell et al., 2013)</w:t>
      </w:r>
      <w:r w:rsidR="009A2ECA">
        <w:rPr>
          <w:noProof/>
        </w:rPr>
        <w:fldChar w:fldCharType="end"/>
      </w:r>
      <w:r>
        <w:rPr>
          <w:noProof/>
        </w:rPr>
        <w:t xml:space="preserve">. </w:t>
      </w:r>
      <w:r>
        <w:rPr>
          <w:noProof/>
        </w:rPr>
        <w:fldChar w:fldCharType="begin" w:fldLock="1"/>
      </w:r>
      <w:r w:rsidR="00E719C0">
        <w:rPr>
          <w:noProof/>
        </w:rPr>
        <w:instrText>ADDIN CSL_CITATION { "citationItems" : [ { "id" : "ITEM-1", "itemData" : { "DOI" : "10.1002/2014JD022365", "ISSN" : "21562202", "abstract" : "The comparison of trends in various climate indices in observations and models is of fundamental importance for judging the credibility of climate projections. Tropical tropospheric temperature trends have attracted particular attention as this comparison may suggest a model deficiency. One can think of this problem as composed of two parts: one focused on tropical surface temperature trends and the associated issues related to forcing, feedbacks, and ocean heat uptake and a second part focusing on connections between surface and tropospheric temperatures and the vertical profile of trends in temperature. Here we focus on the atmospheric component of the problem. We show that two ensembles of Geophysical Fluid Dynamics Laboratory HiRAM model runs (similar results are shown for National Center for Atmospheric Research\u2019s CAM4 model) with different commonly used prescribed sea surface temperatures (SSTs), namely, the HadISST1 and \u201cHurrell\u201d data sets, have a difference in upper tropical tropospheric temperature trends (\u223c0.1 K/decade at 300 hPa for the period 1984\u20132008) that is about a factor 3 larger than expected from moist adiabatic scaling of the tropical average SST trend difference. We show that this surprisingly large discrepancy in temperature trends is a consequence of SST trend differences being largest in regions of deep convection. Further, trends, and the degree of agreement with observations, not only depend on SST data set and the particular atmospheric temperature data set but also on the period chosen for comparison. Due to the large impact on atmospheric temperatures, these systematic uncertainties in SSTs need to be resolved before the fidelity of climate models\u2019 tropical temperature trend profiles can be assessed.", "author" : [ { "dropping-particle" : "", "family" : "Flannaghan", "given" : "T. J.", "non-dropping-particle" : "", "parse-names" : false, "suffix" : "" }, { "dropping-particle" : "", "family" : "Fueglistaler", "given" : "S.", "non-dropping-particle" : "", "parse-names" : false, "s</w:instrText>
      </w:r>
      <w:r w:rsidR="00E719C0" w:rsidRPr="006814DF">
        <w:rPr>
          <w:noProof/>
          <w:lang w:val="en-GB"/>
        </w:rPr>
        <w:instrText>uffix" : "" }, { "dropping-particle" : "", "family" : "Held", "given" : "I. M.", "non-dropping-particle" : "", "parse-names" : false, "suffix" : "" }, { "dropping-particle" : "", "family" : "Po-Chedley", "given" : "S.", "non-dropping-particle" : "", "parse-names" : false, "suffix" : "" }, { "dropping-particle" : "", "family" : "Wyman", "given" : "B.", "non-dropping-particle" : "", "parse-names" : false, "suffix" : "" }, { "dropping-particle" : "", "family" : "Zhao", "given" : "M.", "non-dropping-particle" : "", "parse-names" : false, "suffix" : "" } ], "container-title" : "Journal of Geophysical Research", "id" : "ITEM-1", "issue" : "23", "issued" : { "date-parts" : [ [ "2014" ] ] }, "title" : "Tropical temperature trends in atmospheric general circulation model simulations and the impact of uncertainties in observed SSTs", "translator" : [ { "dropping-particle" : "", "family" : "J6736", "given" : "", "non-dropping-particle" : "", "parse-names" : false, "suffix" : "" } ], "type" : "article-journal", "volume" : "119" }, "uris" : [ "http://www.mendeley.com/documents/?uuid=b3054a70-299d-455b-ac18-7bf19326738c" ] } ], "mendeley" : { "formattedCitation" : "(Flannaghan et al., 2014)", "manualFormatting" : "Flannaghan et al. (2014)", "plainTextFormattedCitation" : "(Flannaghan et al., 2014)", "previouslyFormattedCitation" : "(Flannaghan et al., 2014)" }, "properties" : { "noteIndex" : 0 }, "schema" : "https://github.com/citation-style-language/schema/raw/master/csl-citation.json" }</w:instrText>
      </w:r>
      <w:r>
        <w:rPr>
          <w:noProof/>
        </w:rPr>
        <w:fldChar w:fldCharType="separate"/>
      </w:r>
      <w:r w:rsidR="00393F8C">
        <w:rPr>
          <w:noProof/>
          <w:lang w:val="en-US"/>
        </w:rPr>
        <w:t>Flannaghan et al. (2014)</w:t>
      </w:r>
      <w:r>
        <w:rPr>
          <w:noProof/>
        </w:rPr>
        <w:fldChar w:fldCharType="end"/>
      </w:r>
      <w:r w:rsidRPr="00E457C1">
        <w:rPr>
          <w:noProof/>
          <w:lang w:val="en-US"/>
        </w:rPr>
        <w:t xml:space="preserve"> and </w:t>
      </w:r>
      <w:r>
        <w:rPr>
          <w:noProof/>
        </w:rPr>
        <w:fldChar w:fldCharType="begin" w:fldLock="1"/>
      </w:r>
      <w:r w:rsidR="00E719C0">
        <w:rPr>
          <w:noProof/>
          <w:lang w:val="en-US"/>
        </w:rPr>
        <w:instrText>ADDIN CSL_CITATION { "citationItems" : [ { "id" : "ITEM-1", "itemData" : { "DOI" : "10.1029/2019GL083994", "ISSN" : "19448007", "abstract" : "Global climate models generally overestimate recent tropospheric warming trends. While a number of explanations have been suggested, their relative impacts have not been quantified. In particular, interannual and long-term variability of tropospheric temperatures (TTT) is known to be strongly constrained by near-surface conditions in ocean regions of deep convection. Here, we analyze the role played by tropical sea surface temperature (SST) variability in recent decades in setting TTT. We find that Coupled Model Intercomparison Project Phase 5 models and observations agree on the interannual relationship between SSTs in regions of deep, tropical convection and TTT. Over the 1979\u20132018 period, most of the difference between model and satellite-based TTT trends can be explained by respective differences in SST warming trends in regions of deep convection. While large multidecadal patterns of SST variability certainly play a role, notably in the Pacific Ocean, other mechanisms may also contribute to the overestimation of recent SST warming in climate models.", "author" : [ { "dropping-particle" : "", "family" : "Tuel", "given" : "A.", "non-dropping-particle" : "", "parse-names" : false, "suffix" : "" } ], "container-title" : "Geophysical Research Letters", "id" : "ITEM-1", "issued" : { "date-parts" : [ [ "2019" ] ] }, "page" : "9023\u2013 9030", "title" : "Explaining differences between recent model and satellite tropospheric warming rates with tropical SSTs", "translator" : [ { "dropping-particle" : "", "family" : "J5909", "given" : "", "non-dropping-particle" : "", "parse-names" : false, "suffix" : "" } ], "type" : "article-journal", "volume" : "46" }, "uris" : [ "http://www.mendeley.com/documents/?uuid=7f7f54ab-3e50-4ffd-984a-ff421d36a502" ] } ], "mendeley" : { "formattedCitation" : "(Tuel, 2019)", "manualFormatting" : "Tuel (2019)", "plainTextFormattedCitation" : "(Tuel, 2019)", "previouslyFormattedCitation" : "(Tuel, 2019)" }, "properties" : { "noteIndex" : 0 }, "schema" : "https://github.com/citation-style-language/schema/raw/master/csl-citation.json" }</w:instrText>
      </w:r>
      <w:r>
        <w:rPr>
          <w:noProof/>
        </w:rPr>
        <w:fldChar w:fldCharType="separate"/>
      </w:r>
      <w:r w:rsidR="00393F8C">
        <w:rPr>
          <w:noProof/>
          <w:lang w:val="en-US"/>
        </w:rPr>
        <w:t>Tuel (2019)</w:t>
      </w:r>
      <w:r>
        <w:rPr>
          <w:noProof/>
        </w:rPr>
        <w:fldChar w:fldCharType="end"/>
      </w:r>
      <w:r w:rsidRPr="00E457C1">
        <w:rPr>
          <w:noProof/>
          <w:lang w:val="en-US"/>
        </w:rPr>
        <w:t xml:space="preserve"> </w:t>
      </w:r>
      <w:r w:rsidRPr="00E457C1">
        <w:rPr>
          <w:rFonts w:eastAsia="SimSun"/>
          <w:noProof/>
          <w:lang w:val="en-US" w:eastAsia="zh-CN"/>
        </w:rPr>
        <w:t>showed that most of the tropospheric temperature difference between CMIP5 models and the satellite-based trend over the 1970</w:t>
      </w:r>
      <w:del w:id="819" w:author="Sara M Tuson" w:date="2021-06-25T11:03:00Z">
        <w:r w:rsidRPr="00E457C1" w:rsidDel="004A799C">
          <w:rPr>
            <w:rFonts w:eastAsia="SimSun"/>
            <w:noProof/>
            <w:lang w:val="en-US" w:eastAsia="zh-CN"/>
          </w:rPr>
          <w:delText>-</w:delText>
        </w:r>
      </w:del>
      <w:ins w:id="820" w:author="Sara M Tuson" w:date="2021-06-25T11:03:00Z">
        <w:r w:rsidR="004A799C">
          <w:rPr>
            <w:rFonts w:eastAsia="SimSun"/>
            <w:noProof/>
            <w:lang w:val="en-US" w:eastAsia="zh-CN"/>
          </w:rPr>
          <w:t>–</w:t>
        </w:r>
      </w:ins>
      <w:r w:rsidRPr="00E457C1">
        <w:rPr>
          <w:rFonts w:eastAsia="SimSun"/>
          <w:noProof/>
          <w:lang w:val="en-US" w:eastAsia="zh-CN"/>
        </w:rPr>
        <w:t>2018 period is due to respective differences in SST warming trends in regions of deep convection</w:t>
      </w:r>
      <w:r w:rsidR="00D96B66" w:rsidRPr="00E457C1">
        <w:rPr>
          <w:rFonts w:eastAsia="SimSun"/>
          <w:noProof/>
          <w:lang w:val="en-US" w:eastAsia="zh-CN"/>
        </w:rPr>
        <w:t xml:space="preserve">, and </w:t>
      </w:r>
      <w:r w:rsidR="00D96B66">
        <w:rPr>
          <w:rFonts w:eastAsia="SimSun"/>
          <w:noProof/>
          <w:lang w:eastAsia="zh-CN"/>
        </w:rPr>
        <w:fldChar w:fldCharType="begin" w:fldLock="1"/>
      </w:r>
      <w:r w:rsidR="00E719C0">
        <w:rPr>
          <w:rFonts w:eastAsia="SimSun"/>
          <w:noProof/>
          <w:lang w:val="en-US" w:eastAsia="zh-CN"/>
        </w:rPr>
        <w:instrText>ADDIN CSL_CITATION { "citationItems" : [ { "id" : "ITEM-1", "itemData" : { "DOI" : "10.1073/pnas.2020962118", "author" : [ { "dropping-particle" : "", "family" : "Po-Chedley", "given" : "Stephen", "non-dropping-particle" : "", "parse-names" : false, "suffix" : "" }, { "dropping-particle" : "", "family" : "Santer", "given" : "Benjamin D.", "non-dropping-particle" : "", "parse-names" : false, "suffix" : "" }, { "dropping-particle" : "", "family" : "Fueglistaler", "given" : "Stephan", "non-dropping-particle" : "", "parse-names" : false, "suffix" : "" }, { "dropping-particle" : "", "family" : "Zelinka", "given" : "Mark D.", "non-dropping-particle" : "", "parse-names" : false, "suffix" : "" }, { "dropping-particle" : "", "family" : "Cameron-Smith", "given" : "Philip J.", "non-dropping-particle" : "", "parse-names" : false, "suffix" : "" }, { "dropping-particle" : "", "family" : "Painter", "given" : "Jeffrey F.", "non-dropping-particle" : "", "parse-names" : false, "suffix" : "" }, { "dropping-particle" : "", "family" : "Fu", "given" : "Qiang", "non-dropping-particle" : "", "parse-names" : false, "suffix" : "" } ], "container-title" : "Proceedings of the National Academy of Sciences", "id" : "ITEM-1", "issued" : { "date-parts" : [ [ "2021" ] ] }, "title" : "Natural variability can explain model-satellite differences in tropical tropospheric warming", "translator" : [ { "dropping-particle" : "", "family" : "J6933", "given" : "", "non-dropping-particle" : "", "parse-names" : false, "suffix" : "" } ], "type" : "article-journal", "volume" : "In Press" }, "uris" : [ "http://www.mendeley.com/documents/?uuid=c360b8a2-4f3e-4717-8111-6a8dc6751b20" ] } ], "mendeley" : { "formattedCitation" : "(Po-Chedley et al., 2021)", "manualFormatting" : "Po-Chedley et al. (2021)", "plainTextFormattedCitation" : "(Po-Chedley et al., 2021)", "previouslyFormattedCitation" : "(Po-Chedley et al., 2021)" }, "properties" : { "noteIndex" : 0 }, "schema" : "https://github.com/citation-style-language/schema/raw/master/csl-citation.json" }</w:instrText>
      </w:r>
      <w:r w:rsidR="00D96B66">
        <w:rPr>
          <w:rFonts w:eastAsia="SimSun"/>
          <w:noProof/>
          <w:lang w:eastAsia="zh-CN"/>
        </w:rPr>
        <w:fldChar w:fldCharType="separate"/>
      </w:r>
      <w:r w:rsidR="00393F8C">
        <w:rPr>
          <w:rFonts w:eastAsia="SimSun"/>
          <w:noProof/>
          <w:lang w:val="en-US" w:eastAsia="zh-CN"/>
        </w:rPr>
        <w:t>Po-Chedley et al. (2021)</w:t>
      </w:r>
      <w:r w:rsidR="00D96B66">
        <w:rPr>
          <w:rFonts w:eastAsia="SimSun"/>
          <w:noProof/>
          <w:lang w:eastAsia="zh-CN"/>
        </w:rPr>
        <w:fldChar w:fldCharType="end"/>
      </w:r>
      <w:r w:rsidR="00D96B66" w:rsidRPr="00E457C1">
        <w:rPr>
          <w:rFonts w:eastAsia="SimSun"/>
          <w:noProof/>
          <w:lang w:val="en-US" w:eastAsia="zh-CN"/>
        </w:rPr>
        <w:t xml:space="preserve"> show that CMIP6 </w:t>
      </w:r>
      <w:r w:rsidR="00AC334B" w:rsidRPr="00E457C1">
        <w:rPr>
          <w:rFonts w:eastAsia="SimSun"/>
          <w:noProof/>
          <w:lang w:val="en-US" w:eastAsia="zh-CN"/>
        </w:rPr>
        <w:t>models with a more realistic SST simulation in the central and eastern Pacific show a be</w:t>
      </w:r>
      <w:r w:rsidR="009915B8" w:rsidRPr="00E457C1">
        <w:rPr>
          <w:rFonts w:eastAsia="SimSun"/>
          <w:noProof/>
          <w:lang w:val="en-US" w:eastAsia="zh-CN"/>
        </w:rPr>
        <w:t>tter performance than other</w:t>
      </w:r>
      <w:r w:rsidR="00D96B66" w:rsidRPr="00E457C1">
        <w:rPr>
          <w:rFonts w:eastAsia="SimSun"/>
          <w:noProof/>
          <w:lang w:val="en-US" w:eastAsia="zh-CN"/>
        </w:rPr>
        <w:t xml:space="preserve"> models</w:t>
      </w:r>
      <w:r w:rsidR="00AC334B" w:rsidRPr="00E457C1">
        <w:rPr>
          <w:noProof/>
          <w:lang w:val="en-US"/>
        </w:rPr>
        <w:t xml:space="preserve">. </w:t>
      </w:r>
      <w:r w:rsidR="00AC334B" w:rsidRPr="00E457C1">
        <w:rPr>
          <w:rFonts w:eastAsia="SimSun"/>
          <w:noProof/>
          <w:lang w:val="en-US" w:eastAsia="zh-CN"/>
        </w:rPr>
        <w:t>Though systematic biases still rema</w:t>
      </w:r>
      <w:r w:rsidR="00FF2DA8" w:rsidRPr="00E457C1">
        <w:rPr>
          <w:rFonts w:eastAsia="SimSun"/>
          <w:noProof/>
          <w:lang w:val="en-US" w:eastAsia="zh-CN"/>
        </w:rPr>
        <w:t>in, this indicates that the</w:t>
      </w:r>
      <w:r w:rsidR="00AC334B" w:rsidRPr="00E457C1">
        <w:rPr>
          <w:rFonts w:eastAsia="SimSun"/>
          <w:noProof/>
          <w:lang w:val="en-US" w:eastAsia="zh-CN"/>
        </w:rPr>
        <w:t xml:space="preserve"> bias in tropospheric temperature warming in models is</w:t>
      </w:r>
      <w:r w:rsidR="00301E5B" w:rsidRPr="00E457C1">
        <w:rPr>
          <w:rFonts w:eastAsia="SimSun"/>
          <w:noProof/>
          <w:lang w:val="en-US" w:eastAsia="zh-CN"/>
        </w:rPr>
        <w:t xml:space="preserve"> in part</w:t>
      </w:r>
      <w:r w:rsidR="00AC334B" w:rsidRPr="00E457C1">
        <w:rPr>
          <w:rFonts w:eastAsia="SimSun"/>
          <w:noProof/>
          <w:lang w:val="en-US" w:eastAsia="zh-CN"/>
        </w:rPr>
        <w:t xml:space="preserve"> linked to surface temperature </w:t>
      </w:r>
      <w:r w:rsidR="00FF2DA8" w:rsidRPr="00E457C1">
        <w:rPr>
          <w:rFonts w:eastAsia="SimSun"/>
          <w:noProof/>
          <w:lang w:val="en-US" w:eastAsia="zh-CN"/>
        </w:rPr>
        <w:t xml:space="preserve">warming </w:t>
      </w:r>
      <w:r w:rsidR="00AC334B" w:rsidRPr="00E457C1">
        <w:rPr>
          <w:rFonts w:eastAsia="SimSun"/>
          <w:noProof/>
          <w:lang w:val="en-US" w:eastAsia="zh-CN"/>
        </w:rPr>
        <w:t xml:space="preserve">biases, </w:t>
      </w:r>
      <w:r w:rsidR="009915B8" w:rsidRPr="00E457C1">
        <w:rPr>
          <w:rFonts w:eastAsia="SimSun"/>
          <w:noProof/>
          <w:lang w:val="en-US" w:eastAsia="zh-CN"/>
        </w:rPr>
        <w:t>especially</w:t>
      </w:r>
      <w:r w:rsidR="00AC334B" w:rsidRPr="00E457C1">
        <w:rPr>
          <w:rFonts w:eastAsia="SimSun"/>
          <w:noProof/>
          <w:lang w:val="en-US" w:eastAsia="zh-CN"/>
        </w:rPr>
        <w:t xml:space="preserve"> in the lower troposphere. </w:t>
      </w:r>
    </w:p>
    <w:p w14:paraId="2F4B9535" w14:textId="047CC6C7" w:rsidR="009F594A" w:rsidRPr="00E457C1" w:rsidRDefault="009F594A" w:rsidP="009F594A">
      <w:pPr>
        <w:pStyle w:val="AR6BodyText"/>
        <w:rPr>
          <w:rFonts w:eastAsia="SimSun"/>
          <w:noProof/>
          <w:lang w:val="en-US" w:eastAsia="zh-CN"/>
        </w:rPr>
      </w:pPr>
    </w:p>
    <w:p w14:paraId="41E27BDC" w14:textId="11D78D69" w:rsidR="008A21E1" w:rsidRPr="00E457C1" w:rsidRDefault="008A21E1" w:rsidP="009F594A">
      <w:pPr>
        <w:pStyle w:val="AR6BodyText"/>
        <w:rPr>
          <w:rFonts w:eastAsia="SimSun"/>
          <w:noProof/>
          <w:lang w:val="en-US" w:eastAsia="zh-CN"/>
        </w:rPr>
      </w:pPr>
      <w:r w:rsidRPr="00E457C1">
        <w:rPr>
          <w:noProof/>
          <w:lang w:val="en-US"/>
        </w:rPr>
        <w:t>In summary, studies continue to find that CMIP5</w:t>
      </w:r>
      <w:r w:rsidRPr="00E457C1">
        <w:rPr>
          <w:rFonts w:eastAsia="SimSun"/>
          <w:noProof/>
          <w:lang w:val="en-US" w:eastAsia="zh-CN"/>
        </w:rPr>
        <w:t xml:space="preserve"> and CMIP6</w:t>
      </w:r>
      <w:r w:rsidRPr="00E457C1">
        <w:rPr>
          <w:noProof/>
          <w:lang w:val="en-US"/>
        </w:rPr>
        <w:t xml:space="preserve"> model simulations warm more than observations in the tropical mid- and upper-troposphere over the 1979</w:t>
      </w:r>
      <w:del w:id="821" w:author="Sara M Tuson" w:date="2021-06-25T11:03:00Z">
        <w:r w:rsidRPr="00E457C1" w:rsidDel="004A799C">
          <w:rPr>
            <w:noProof/>
            <w:lang w:val="en-US"/>
          </w:rPr>
          <w:delText>-</w:delText>
        </w:r>
      </w:del>
      <w:ins w:id="822" w:author="Sara M Tuson" w:date="2021-06-25T11:03:00Z">
        <w:r w:rsidR="004A799C">
          <w:rPr>
            <w:noProof/>
            <w:lang w:val="en-US"/>
          </w:rPr>
          <w:t>–</w:t>
        </w:r>
      </w:ins>
      <w:r w:rsidRPr="00E457C1">
        <w:rPr>
          <w:noProof/>
          <w:lang w:val="en-US"/>
        </w:rPr>
        <w:t xml:space="preserve">2014 period </w:t>
      </w:r>
      <w:r>
        <w:rPr>
          <w:noProof/>
        </w:rPr>
        <w:fldChar w:fldCharType="begin" w:fldLock="1"/>
      </w:r>
      <w:r w:rsidR="002D1890">
        <w:rPr>
          <w:noProof/>
          <w:lang w:val="en-US"/>
        </w:rPr>
        <w:instrText>ADDIN CSL_CITATION { "citationItems" : [ { "id" : "ITEM-1", "itemData" : { "DOI" : "10.1002/grl.50465", "abstract" : "Controversy remains over a discrepancy between modeled and observed tropical upper tropospheric temperature trends. This discrepancy is reassessed using simulations from the Coupled Climate Model Inter-comparison Project phase 5 (CMIP 5) together with radiosonde and surface observations that provide multiple realizations of possible \"observed\" temperatures given various methods of homogenizing the data. Over the 1979-2008 period, tropical temperature trends are not consistent with observations throughout the depth of the troposphere, and this primarily stems from a poor simulation of the surface temperature trends. This discrepancy is substantially reduced when (1) atmosphere-only simulations are examined or (2) the trends are considered as an amplification of the surface temperature trend with height. Using these approaches, it is shown that within observational uncertainty, the 5-95 percentile range of temperature trends from both coupled-ocean and atmosphere-only models are consistent with the analyzed observations at all but the upper most tropospheric level (150 hPa), and models with ultra-high horizontal resolution (\u2264 0.5\u00b0 \u00d7 0.5\u00b0) perform particularly well. Other than model resolution, it is hypothesized that this remaining discrepancy could be due to a poor representation of stratospheric ozone or remaining observational uncertainty. \u00a9 2013 American Geophysical Union. All Rights Reserved.", "author" : [ { "dropping-particle" : "", "family" : "Mitchell", "given" : "D.M.", "non-dropping-particle" : "", "parse-names" : false, "suffix" : "" }, { "dropping-particle" : "", "family" : "Thorne", "given" : "P.W.", "non-dropping-particle" : "", "parse-names" : false, "suffix" : "" }, { "dropping-particle" : "", "family" : "Stott", "given" : "P.A.", "non-dropping-particle" : "", "parse-names" : false, "suffix" : "" }, { "dropping-particle" : "", "family" : "Gray", "given" : "L.J.", "non-dropping-particle" : "", "parse-names" : false, "suffix" : "" } ], "container-title" : "Geophysical Research Letters", "id" : "ITEM-1", "issue" : "11", "issued" : { "date-parts" : [ [ "2013" ] ] }, "page" : "2801-2806", "title" : "Revisiting the controversial issue of tropical tropospheric temperature trends", "translator" : [ { "dropping-particle" : "", "family" : "J3763", "given" : "", "non-dropping-particle" : "", "parse-names" : false, "suffix" : "" } ], "type" : "article-journal", "volume" : "40" }, "uris" : [ "http://www.mendeley.com/documents/?uuid=e59ae291-a7b6-474a-a180-1fd380e96759" ] }, { "id" : "ITEM-2",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"ITEM-2",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"id" : "ITEM-3", "itemData" : { "DOI" : "10.1038/ngeo2973", "ISBN" : "1752-0894", "ISSN" : "17520908", "abstract" : "In the early twenty-first century, satellite-derived tropospheric warming trends were generally smaller than trends estimated from a large multi-model ensemble. Because observations and coupled model simulations do not have the same phasing of natural internal variability, such decadal differences in simulated and observed warming rates invariably occur. Here we analyse global-mean tropospheric temperatures from satellites and climate model simulations to examine whether warming rate differences over the satellite era can be explained by internal climate variability alone. We find that in the last two decades of the twentieth century, differences between modelled and observed tropospheric temperature trends are broadly consistent with internal variability. Over most of the early twenty-first century, however, model tropospheric warming is substantially larger than observed; warming rate differences are generally outside the range of trends arising from internal variability. The probability that multi-decadal internal variability fully explains the asymmetry between the late twentieth and early twenty-first century results is low (between zero and about 9%). It is also unlikely that this asymmetry is due to the combined effects of internal variability and a model error in climate sensitivity. We conclude that model overestimation of tropospheric warming in the early twenty-first century is partly due to systematic deficiencies in some of the post-2000 external forcings used in the model simulations.", "author" : [ { "dropping-particle" : "", "family" : "Santer", "given" : "Benjamin D.", "non-dropping-particle" : "", "parse-names" : false, "suffix" : "" }, { "dropping-particle" : "", "family" : "Fyfe", "given" : "John C.", "non-dropping-particle" : "", "parse-names" : false, "suffix" : "" }, { "dropping-particle" : "", "family" : "Pallotta", "given" : "Giuliana", "non-dropping-particle" : "", "parse-names" : false, "suffix" : "" }, { "dropping-particle" : "", "family" : "Flato", "given" : "Gregory M.", "non-dropping-particle" : "", "parse-names" : false, "suffix" : "" }, { "dropping-particle" : "", "family" : "Meehl", "given" : "Gerald A.", "non-dropping-particle" : "", "parse-names" : false, "suffix" : "" }, { "dropping-particle" : "", "family" : "England", "given" : "Matthew H.", "non-dropping-particle" : "", "parse-names" : false, "suffix" : "" }, { "dropping-particle" : "", "family" : "Hawkins", "given" : "Ed", "non-dropping-particle" : "", "parse-names" : false, "suffix" : "" }, { "dropping-particle" : "", "family" : "Mann", "given" : "Michael E.",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"Cvijanovic", "given" : "Ivana", "non-dropping-particle" : "", "parse-names" : false, "suffix" : "" }, { "dropping-particle" : "", "family" : "Mears", "given" : "Carl", "non-dropping-particle" : "", "parse-names" : false, "suffix" : "" }, { "dropping-particle" : "", "family" : "Wentz", "given" : "Frank J.", "non-dropping-particle" : "", "parse-names" : false, "suffix" : "" }, { "dropping-particle" : "", "family" : "Po-Chedley", "given" : "Stephen", "non-dropping-particle" : "", "parse-names" : false, "suffix" : "" }, { "dropping-particle" : "", "family" : "Fu", "given" : "Qiang", "non-dropping-particle" : "", "parse-names" : false, "suffix" : "" }, { "dropping-particle" : "", "family" : "Zou", "given" : "Cheng Zhi", "non-dropping-particle" : "", "parse-names" : false, "suffix" : "" } ], "container-title" : "Nature Geoscience", "id" : "ITEM-3", "issue" : "7", "issued" : { "date-parts" : [ [ "2017", "6", "19" ] ] }, "page" : "478-485", "publisher" : "Nature Publishing Group", "title" : "Causes of differences in model and satellite tropospheric warming rates", "translator" : [ { "dropping-particle" : "", "family" : "J5137", "given" : "", "non-dropping-particle" : "", "parse-names" : false, "suffix" : "" } ], "type" : "article-journal", "volume" : "10" }, "uris" : [ "http://www.mendeley.com/documents/?uuid=7e0f38ee-0bc4-42ee-a67f-58176dcc8349" ] }, { "id" : "ITEM-4", "itemData" : { "DOI" : "10.1175/JCLI-D-16-0333.1", "ISSN" : "08948755", "abstract" : "AbstractUpdated and improved satellite retrievals of the temperature of the mid-to-upper troposphere (TMT) are used to address key questions about the size and significance of TMT trends, agreement with model-derived TMT values, and whether models and satellite data show similar vertical profiles of warming. A recent study claimed that TMT trends over 1979 and 2015 are 3 times larger in climate models than in satellite data but did not correct for the contribution TMT trends receive from stratospheric cooling. Here, it is shown that the average ratio of modeled and observed TMT trends is sensitive to both satellite data uncertainties and model\u2013data differences in stratospheric cooling. When the impact of lower-stratospheric cooling on TMT is accounted for, and when the most recent versions of satellite datasets are used, the previously claimed ratio of three between simulated and observed near-global TMT trends is reduced to approximately 1.7. Next, the validity of the statement that satellite data show n...", "author" : [ { "dropping-particle" : "", "family" : "Santer", "given" : "Benjamin D.", "non-dropping-particle" : "", "parse-names" : false, "suffix" : "" }, { "dropping-particle" : "", "family" : "Solomon", "given" : "Susan", "non-dropping-particle" : "", "parse-names" : false, "suffix" : "" }, { "dropping-particle" : "", "family" : "Pallotta", "given" : "Giuliana", "non-dropping-particle" : "", "parse-names" : false, "suffix" : "" }, { "dropping-particle" : "", "family" : "Mears", "given" : "Carl", "non-dropping-particle" : "", "parse-names" : false, "suffix" : "" }, { "dropping-particle" : "", "family" : "Po-Chedley", "given" : "Stephen", "non-dropping-particle" : "", "parse-names" : false, "suffix" : "" }, { "dropping-particle" : "", "family" : "Fu", "given" : "Qiang", "non-dropping-particle" : "", "parse-names" : false, "suffix" : "" }, { "dropping-particle" : "", "family" : "Wentz", "given" : "Frank", "non-dropping-particle" : "", "parse-names" : false, "suffix" : "" }, { "dropping-particle" : "", "family" : "Zou", "given" : "Cheng Zhi", "non-dropping-particle" : "", "parse-names" : false, "suffix" : "" }, { "dropping-particle" : "", "family" : "Painter", "given" : "Jeffrey", "non-dropping-particle" : "", "parse-names" : false, "suffix" : "" }, { "dropping-particle" : "", "family" : "Cvijanovic", "given" : "Ivana", "non-dropping-particle" : "", "parse-names" : false, "suffix" : "" }, { "dropping-particle" : "", "family" : "Bonfils", "given" : "C\u00e9line", "non-dropping-particle" : "", "parse-names" : false, "suffix" : "" } ], "container-title" : "Journal of Climate", "id" : "ITEM-4", "issue" : "1", "issued" : { "date-parts" : [ [ "2017" ] ] }, "page" : "373-392", "title" : "Comparing tropospheric warming in climate models and satellite data", "translator" : [ { "dropping-particle" : "", "family" : "J5136", "given" : "", "non-dropping-particle" : "", "parse-names" : false, "suffix" : "" } ], "type" : "article-journal", "volume" : "30" }, "uris" : [ "http://www.mendeley.com/documents/?uuid=aaafd825-0a95-4bb1-9fef-710356546abc" ] }, { "id" : "ITEM-5", "itemData" : { "DOI" : "10.1002/2017GL073798", "abstract" : "\u00a92017. American Geophysical Union. All Rights Reserved. We explore the extent to which internal variability can reconcile discrepancies between observed and simulated warming in the upper tropical troposphere. We compare all extant radiosonde-based estimates for the period 1958\u20132014 to simulations from the Coupled Model Intercomparison Project phase 5 multimodel ensemble and the 100 realization Max Planck Institute large ensemble. We consider annual mean temperatures and all available 30-and 15-year trends. Most observed trends fall within the ensemble spread for most of the record, and trends calculated over 15-year periods show better agreement than 15-year trends, with generally larger discrepancies for the older observational products. The simulated amplification of surface warming aloft in the troposphere is consistent with observations, and the linear correlation between surface and simultaneous tropospheric warming trends decreases with trend length. We conclude that trend differences between observations and simulations of tropical tropospheric temperatures are dominated by observational uncertainty and chaotic internal variability rather than by systematic errors in model performance.", "author" : [ { "dropping-particle" : "", "family" : "Su\u00e1rez-Guti\u00e9rrez", "given" : "L.", "non-dropping-particle" : "", "parse-names" : false, "suffix" : "" }, { "dropping-particle" : "", "family" : "Li", "given" : "C.", "non-dropping-particle" : "", "parse-names" : false, "suffix" : "" }, { "dropping-particle" : "", "family" : "Thorne", "given" : "P.W.", "non-dropping-particle" : "", "parse-names" : false, "suffix" : "" }, { "dropping-particle" : "", "family" : "Marotzke", "given" : "J.", "non-dropping-particle" : "", "parse-names" : false, "suffix" : "" } ], "container-title" : "Geophysical Research Letters", "id" : "ITEM-5", "issue" : "11", "issued" : { "date-parts" : [ [ "2017" ] ] }, "page" : "5709-5719", "title" : "Internal variability in simulated and observed tropical tropospheric temperature trends", "translator" : [ { "dropping-particle" : "", "family" : "J3760", "given" : "", "non-dropping-particle" : "", "parse-names" : false, "suffix" : "" } ], "type" : "article-journal", "volume" : "44" }, "uris" : [ "http://www.mendeley.com/documents/?uuid=1263f523-06ce-4706-bed1-75f3f403dad0" ] }, { "id" : "ITEM-6", "itemData" : { "DOI" : "10.1029/2018EA000401", "ISSN" : "2333-5084", "abstract" : "Abstract Overall climate sensitivity to CO2 doubling in a general circulation model results from a complex system of parameterizations in combination with the underlying model structure. We refer to this as the model's major hypothesis, and we assume it to be testable. We explain four criteria that a valid test should meet: measurability, specificity, independence, and uniqueness. We argue that temperature change in the tropical 200- to 300-hPa layer meets these criteria. Comparing modeled to observed trends over the past 60\u00a0years using a persistence-robust variance estimator shows that all models warm more rapidly than observations and in the majority of individual cases the discrepancy is statistically significant. We argue that this provides informative evidence against the major hypothesis in most current climate models.", "author" : [ { "dropping-particle" : "", "family" : "McKitrick", "given" : "Ross", "non-dropping-particle" : "", "parse-names" : false, "suffix" : "" }, { "dropping-particle" : "", "family" : "Christy", "given" : "John", "non-dropping-particle" : "", "parse-names" : false, "suffix" : "" } ], "container-title" : "Earth and Space Science", "id" : "ITEM-6", "issue" : "9", "issued" : { "date-parts" : [ [ "2018", "9", "1" ] ] }, "note" : "doi: 10.1029/2018EA000401", "page" : "529-536", "publisher" : "John Wiley &amp; Sons, Ltd", "title" : "A Test of the Tropical 200- to 300-hPa Warming Rate in Climate Models", "translator" : [ { "dropping-particle" : "", "family" : "J6412", "given" : "", "non-dropping-particle" : "", "parse-names" : false, "suffix" : "" } ], "type" : "article-journal", "volume" : "5" }, "uris" : [ "http://www.mendeley.com/documents/?uuid=848190ea-593d-4afb-af19-dd7a3a6b3a76" ] } ], "mendeley" : { "formattedCitation" : "(Mitchell et al., 2013, 2020, Santer et al., 2017a, 2017b; Su\u00e1rez-Guti\u00e9rrez et al., 2017; McKitrick and Christy, 2018)", "manualFormatting" : "(Mitchell et al., 2013, 2020; Santer et al., 2017a, b; Su\u00e1rez-Guti\u00e9rrez et al., 2017; McKitrick and Christy, 2018)", "plainTextFormattedCitation" : "(Mitchell et al., 2013, 2020, Santer et al., 2017a, 2017b; Su\u00e1rez-Guti\u00e9rrez et al., 2017; McKitrick and Christy, 2018)", "previouslyFormattedCitation" : "(Mitchell et al., 2013, 2020, Santer et al., 2017a, 2017b; Su\u00e1rez-Guti\u00e9rrez et al., 2017; McKitrick and Christy, 2018)" }, "properties" : { "noteIndex" : 0 }, "schema" : "https://github.com/citation-style-language/schema/raw/master/csl-citation.json" }</w:instrText>
      </w:r>
      <w:r>
        <w:rPr>
          <w:noProof/>
        </w:rPr>
        <w:fldChar w:fldCharType="separate"/>
      </w:r>
      <w:r w:rsidR="00393F8C">
        <w:rPr>
          <w:noProof/>
          <w:lang w:val="en-US"/>
        </w:rPr>
        <w:t>(Mitchell et al., 2013, 2020</w:t>
      </w:r>
      <w:r w:rsidR="00514726">
        <w:rPr>
          <w:noProof/>
          <w:lang w:val="en-US"/>
        </w:rPr>
        <w:t>;</w:t>
      </w:r>
      <w:r w:rsidR="00393F8C">
        <w:rPr>
          <w:noProof/>
          <w:lang w:val="en-US"/>
        </w:rPr>
        <w:t xml:space="preserve"> Santer et al., 2017a, b; Suárez-Gutiérrez et al., 2017; McKitrick and Christy, 2018)</w:t>
      </w:r>
      <w:r>
        <w:rPr>
          <w:noProof/>
        </w:rPr>
        <w:fldChar w:fldCharType="end"/>
      </w:r>
      <w:r w:rsidRPr="00E457C1">
        <w:rPr>
          <w:noProof/>
          <w:lang w:val="en-US"/>
        </w:rPr>
        <w:t xml:space="preserve">, and that overestimated surface warming is partially responsible </w:t>
      </w:r>
      <w:r>
        <w:rPr>
          <w:noProof/>
        </w:rPr>
        <w:fldChar w:fldCharType="begin" w:fldLock="1"/>
      </w:r>
      <w:r w:rsidR="00E719C0">
        <w:rPr>
          <w:noProof/>
          <w:lang w:val="en-US"/>
        </w:rPr>
        <w:instrText>ADDIN CSL_CITATION { "citationItems" : [ { "id" : "ITEM-1", "itemData" : { "DOI" : "10.1002/grl.50465", "abstract" : "Controversy remains over a discrepancy between modeled and observed tropical upper tropospheric temperature trends. This discrepancy is reassessed using simulations from the Coupled Climate Model Inter-comparison Project phase 5 (CMIP 5) together with radiosonde and surface observations that provide multiple realizations of possible \"observed\" temperatures given various methods of homogenizing the data. Over the 1979-2008 period, tropical temperature trends are not consistent with observations throughout the depth of the troposphere, and this primarily stems from a poor simulation of the surface temperature trends. This discrepancy is substantially reduced when (1) atmosphere-only simulations are examined or (2) the trends are considered as an amplification of the surface temperature trend with height. Using these approaches, it is shown that within observational uncertainty, the 5-95 percentile range of temperature trends from both coupled-ocean and atmosphere-only models are consistent with the analyzed observations at all but the upper most tropospheric level (150 hPa), and models with ultra-high horizontal resolution (\u2264 0.5\u00b0 \u00d7 0.5\u00b0) perform particularly well. Other than model resolution, it is hypothesized that this remaining discrepancy could be due to a poor representation of stratospheric ozone or remaining observational uncertainty. \u00a9 2013 American Geophysical Union. All Rights Reserved.", "author" : [ { "dropping-particle" : "", "family" : "Mitchell", "given" : "D.M.", "non-dropping-particle" : "", "parse-names" : false, "suffix" : "" }, { "dropping-particle" : "", "family" : "Thorne", "given" : "P.W.", "non-dropping-particle" : "", "parse-names" : false, "suffix" : "" }, { "dropping-particle" : "", "family" : "Stott", "given" : "P.A.", "non-dropping-particle" : "", "parse-names" : false, "suffix" : "" }, { "dropping-particle" : "", "family" : "Gray", "given" : "L.J.", "non-dropping-particle" : "", "parse-names" : false, "suffix" : "" } ], "container-title" : "Geophysical Research Letters", "id" : "ITEM-1", "issue" : "11", "issued" : { "date-parts" : [ [ "2013" ] ] }, "page" : "2801-2806", "title" : "Revisiting the controversial issue of tropical tropospheric temperature trends", "translator" : [ { "dropping-particle" : "", "family" : "J3763", "given" : "", "non-dropping-particle" : "", "parse-names" : false, "suffix" : "" } ], "type" : "article-journal", "volume" : "40" }, "uris" : [ "http://www.mendeley.com/documents/?uuid=e59ae291-a7b6-474a-a180-1fd380e96759" ] }, { "id" : "ITEM-2", "itemData" : { "DOI" : "10.1073/pnas.2020962118", "author" : [ { "dropping-particle" : "", "family" : "Po-Chedley", "given" : "Stephen", "non-dropping-particle" : "", "parse-names" : false, "suffix" : "" }, { "dropping-particle" : "", "family" : "Santer", "given" : "Benjamin D.", "non-dropping-particle" : "", "parse-names" : false, "suffix" : "" }, { "dropping-particle" : "", "family" : "Fueglistaler", "given" : "Stephan", "non-dropping-particle" : "", "parse-names" : false, "suffix" : "" }, { "dropping-particle" : "", "family" : "Zelinka", "given" : "Mark D.", "non-dropping-particle" : "", "parse-names" : false, "suffix" : "" }, { "dropping-particle" : "", "family" : "Cameron-Smith", "given" : "Philip J.", "non-dropping-particle" : "", "parse-names" : false, "suffix" : "" }, { "dropping-particle" : "", "family" : "Painter", "given" : "Jeffrey F.", "non-dropping-particle" : "", "parse-names" : false, "suffix" : "" }, { "dropping-particle" : "", "family" : "Fu", "given" : "Qiang", "non-dropping-particle" : "", "parse-names" : false, "suffix" : "" } ], "container-title" : "Proceedings of the National Academy of Sciences", "id" : "ITEM-2", "issued" : { "date-parts" : [ [ "2021" ] ] }, "title" : "Natural variability can explain model-satellite differences in tropical tropospheric warming", "translator" : [ { "dropping-particle" : "", "family" : "J6933", "given" : "", "non-dropping-particle" : "", "parse-names" : false, "suffix" : "" } ], "type" : "article-journal", "volume" : "In Press" }, "uris" : [ "http://www.mendeley.com/documents/?uuid=c360b8a2-4f3e-4717-8111-6a8dc6751b20" ] } ], "mendeley" : { "formattedCitation" : "(Mitchell et al., 2013; Po-Chedley et al., 2021)", "plainTextFormattedCitation" : "(Mitchell et al., 2013; Po-Chedley et al., 2021)", "previouslyFormattedCitation" : "(Mitchell et al., 2013; Po-Chedley et al., 2021)" }, "properties" : { "noteIndex" : 0 }, "schema" : "https://github.com/citation-style-language/schema/raw/master/csl-citation.json" }</w:instrText>
      </w:r>
      <w:r>
        <w:rPr>
          <w:noProof/>
        </w:rPr>
        <w:fldChar w:fldCharType="separate"/>
      </w:r>
      <w:r w:rsidR="00393F8C">
        <w:rPr>
          <w:noProof/>
          <w:lang w:val="en-US"/>
        </w:rPr>
        <w:t>(Mitchell et al., 2013; Po-Chedley et al., 2021)</w:t>
      </w:r>
      <w:r>
        <w:rPr>
          <w:noProof/>
        </w:rPr>
        <w:fldChar w:fldCharType="end"/>
      </w:r>
      <w:r w:rsidRPr="00E457C1">
        <w:rPr>
          <w:noProof/>
          <w:lang w:val="en-US"/>
        </w:rPr>
        <w:t xml:space="preserve">. </w:t>
      </w:r>
      <w:r w:rsidR="0065439C" w:rsidRPr="00E457C1">
        <w:rPr>
          <w:noProof/>
          <w:lang w:val="en-US"/>
        </w:rPr>
        <w:t>Some s</w:t>
      </w:r>
      <w:r w:rsidR="008F43CA" w:rsidRPr="00E457C1">
        <w:rPr>
          <w:noProof/>
          <w:lang w:val="en-US"/>
        </w:rPr>
        <w:t>tudies point to forcing errors in the CMIP5 simulations in the early 21</w:t>
      </w:r>
      <w:r w:rsidR="008F43CA" w:rsidRPr="00566450">
        <w:rPr>
          <w:noProof/>
          <w:lang w:val="en-US"/>
          <w:rPrChange w:id="823" w:author="Sara M Tuson" w:date="2021-06-28T09:41:00Z">
            <w:rPr>
              <w:noProof/>
              <w:vertAlign w:val="superscript"/>
              <w:lang w:val="en-US"/>
            </w:rPr>
          </w:rPrChange>
        </w:rPr>
        <w:t>st</w:t>
      </w:r>
      <w:r w:rsidR="008F43CA" w:rsidRPr="00E457C1">
        <w:rPr>
          <w:noProof/>
          <w:lang w:val="en-US"/>
        </w:rPr>
        <w:t xml:space="preserve"> century as a possible contributor </w:t>
      </w:r>
      <w:r w:rsidR="008F43CA">
        <w:rPr>
          <w:noProof/>
        </w:rPr>
        <w:fldChar w:fldCharType="begin" w:fldLock="1"/>
      </w:r>
      <w:r w:rsidR="00E719C0">
        <w:rPr>
          <w:noProof/>
          <w:lang w:val="en-US"/>
        </w:rPr>
        <w:instrText>ADDIN CSL_CITATION { "citationItems" : [ { "id" : "ITEM-1", "itemData" : { "DOI" : "10.1002/grl.50465", "abstract" : "Controversy remains over a discrepancy between modeled and observed tropical upper tropospheric temperature trends. This discrepancy is reassessed using simulations from the Coupled Climate Model Inter-comparison Project phase 5 (CMIP 5) together with radiosonde and surface observations that provide multiple realizations of possible \"observed\" temperatures given various methods of homogenizing the data. Over the 1979-2008 period, tropical temperature trends are not consistent with observations throughout the depth of the troposphere, and this primarily stems from a poor simulation of the surface temperature trends. This discrepancy is substantially reduced when (1) atmosphere-only simulations are examined or (2) the trends are considered as an amplification of the surface temperature trend with height. Using these approaches, it is shown that within observational uncertainty, the 5-95 percentile range of temperature trends from both coupled-ocean and atmosphere-only models are consistent with the analyzed observations at all but the upper most tropospheric level (150 hPa), and models with ultra-high horizontal resolution (\u2264 0.5\u00b0 \u00d7 0.5\u00b0) perform particularly well. Other than model resolution, it is hypothesized that this remaining discrepancy could be due to a poor representation of stratospheric ozone or remaining observational uncertainty. \u00a9 2013 American Geophysical Union. All Rights Reserved.", "author" : [ { "dropping-particle" : "", "family" : "Mitchell", "given" : "D.M.", "non-dropping-particle" : "", "parse-names" : false, "suffix" : "" }, { "dropping-particle" : "", "family" : "Thorne", "given" : "P.W.", "non-dropping-particle" : "", "parse-names" : false, "suffix" : "" }, { "dropping-particle" : "", "family" : "Stott", "given" : "P.A.", "non-dropping-particle" : "", "parse-names" : false, "suffix" : "" }, { "dropping-particle" : "", "family" : "Gray", "given" : "L.J.", "non-dropping-particle" : "", "parse-names" : false, "suffix" : "" } ], "container-title" : "Geophysical Research Letters", "id" : "ITEM-1", "issue" : "11", "issued" : { "date-parts" : [ [ "2013" ] ] }, "page" : "2801-2806", "title" : "Revisiting the controversial issue of tropical tropospheric temperature trends", "translator" : [ { "dropping-particle" : "", "family" : "J3763", "given" : "", "non-dropping-particle" : "", "parse-names" : false, "suffix" : "" } ], "type" : "article-journal", "volume" : "40" }, "uris" : [ "http://www.mendeley.com/documents/?uuid=e59ae291-a7b6-474a-a180-1fd380e96759" ] }, { "id" : "ITEM-2", "itemData" : { "DOI" : "10.1088/1748-9326/10/5/054007", "abstract" : "\u00a9 2015 IOP Publishing Ltd. We present an updated version of the radiosonde dataset homogenized by Iterative Universal Kriging (IUKv2), now extended through February 2013, following the method used in the original version (Sherwood et al 2008 Robust tropospheric warming revealed by iteratively homogenized radiosonde data J. Clim. 21 5336-52). This method, in effect, performs a multiple linear regression of the data onto a structural model that includes both natural variability, trends, and time-changing instrument biases, thereby avoiding estimation biases inherent in traditional homogenization methods. One modification now enables homogenized winds to be provided for the first time. This, and several other small modifications made to the original method sometimes affect results at individual stations, but do not strongly affect broad-scale temperature trends. Temperature trends in the updated data show three noteworthy features. First, tropical warming is equally strong over both the 1959-2012 and 1979-2012 periods, increasing smoothly and almost moist-adiabatically from the surface (where it is roughly 0.14 K/decade) to 300 hPa (where it is about 0.25 K/decade over both periods), a pattern very close to that in climate model predictions. This contradicts suggestions that atmospheric warming has slowed in recent decades or that it has not kept up with that at the surface. Second, as shown in previous studies, tropospheric warming does not reach quite as high in the tropics and subtropics as predicted in typical models. Third, cooling has slackened in the stratosphere such that linear trends since 1979 are about half as strong as reported earlier for shorter periods. Wind trends over the period 1979-2012 confirm a strengthening, lifting and poleward shift of both subtropical westerly jets; the Northern one shows more displacement and the southern more intensification, but these details appear sensitive to the time period analysed. There is also a trend toward more easterly winds in the middle and upper troposphere of the deep tropics.", "author" : [ { "dropping-particle" : "", "family" : "Sherwood", "given" : "S.C.", "non-dropping-particle" : "", "parse-names" : false, "suffix" : "" }, { "dropping-particle" : "", "family" : "Nishant", "given" : "N.", "non-dropping-particle" : "", "parse-names" : false, "suffix" : "" } ], "container-title" : "Environmental Research Letters", "id" : "ITEM-2", "issue" : "5", "issued" : { "date-parts" : [ [ "2015" ] ] }, "title" : "Atmospheric changes through 2012 as shown by iteratively homogenized radiosonde temperature and wind data (IUKv2)", "translator" : [ { "dropping-particle" : "", "family" : "J3762", "given" : "", "non-dropping-particle" : "", "parse-names" : false, "suffix" : "" } ], "type" : "article-journal", "volume" : "10" }, "uris" : [ "http://www.mendeley.com/documents/?uuid=2e1242c3-8c29-418d-8954-091867593519" ] }, { "id" : "ITEM-3", "itemData" : { "DOI" : "10.1038/ngeo2973", "ISBN" : "1752-0894", "ISSN" : "17520908", "abstract" : "In the early twenty-first century, satellite-derived tropospheric warming trends were generally smaller than trends estimated from a large multi-model ensemble. Because observations and coupled model simulations do not have the same phasing of natural internal variability, such decadal differences in simulated and observed warming rates invariably occur. Here we analyse global-mean tropospheric temperatures from satellites and climate model simulations to examine whether warming rate differences over the satellite era can be explained by internal climate variability alone. We find that in the last two decades of the twentieth century, differences between modelled and observed tropospheric temperature trends are broadly consistent with internal variability. Over most of the early twenty-first century, however, model tropospheric warming is substantially larger than observed; warming rate differences are generally outside the range of trends arising from internal variability. The probability that multi-decadal internal variability fully explains the asymmetry between the late twentieth and early twenty-first century results is low (between zero and about 9%). It is also unlikely that this asymmetry is due to the combined effects of internal variability and a model error in climate sensitivity. We conclude that model overestimation of tropospheric warming in the early twenty-first century is partly due to systematic deficiencies in some of the post-2000 external forcings used in the model simulations.", "author" : [ { "dropping-particle" : "", "family" : "Santer", "given" : "Benjamin D.", "non-dropping-particle" : "", "parse-names" : false, "suffix" : "" }, { "dropping-particle" : "", "family" : "Fyfe", "given" : "John C.", "non-dropping-particle" : "", "parse-names" : false, "suffix" : "" }, { "dropping-particle" : "", "family" : "Pallotta", "given" : "Giuliana", "non-dropping-particle" : "", "parse-names" : false, "suffix" : "" }, { "dropping-particle" : "", "family" : "Flato", "given" : "Gregory M.", "non-dropping-particle" : "", "parse-names" : false, "suffix" : "" }, { "dropping-particle" : "", "family" : "Meehl", "given" : "Gerald A.", "non-dropping-particle" : "", "parse-names" : false, "suffix" : "" }, { "dropping-particle" : "", "family" : "England", "given" : "Matthew H.", "non-dropping-particle" : "", "parse-names" : false, "suffix" : "" }, { "dropping-particle" : "", "family" : "Hawkins", "given" : "Ed", "non-dropping-particle" : "", "parse-names" : false, "suffix" : "" }, { "dropping-particle" : "", "family" : "Mann", "given" : "Michael E.",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"Cvijanovic", "given" : "Ivana", "non-dropping-particle" : "", "parse-names" : false, "suffix" : "" }, { "dropping-particle" : "", "family" : "Mears", "given" : "Carl", "non-dropping-particle" : "", "parse-names" : false, "suffix" : "" }, { "dropping-particle" : "", "family" : "Wentz", "given" : "Frank J.", "non-dropping-particle" : "", "parse-names" : false, "suffix" : "" }, { "dropping-particle" : "", "family" : "Po-Chedley", "given" : "Stephen", "non-dropping-particle" : "", "parse-names" : false, "suffix" : "" }, { "dropping-particle" : "", "family" : "Fu", "given" : "Qiang", "non-dropping-particle" : "", "parse-names" : false, "suffix" : "" }, { "dropping-particle" : "", "family" : "Zou", "given" : "Cheng Zhi", "non-dropping-particle" : "", "parse-names" : false, "suffix" : "" } ], "container-title" : "Nature Geoscience", "id" : "ITEM-3", "issue" : "7", "issued" : { "date-parts" : [ [ "2017", "6", "19" ] ] }, "page" : "478-485", "publisher" : "Nature Publishing Group", "title" : "Causes of differences in model and satellite tropospheric warming rates", "translator" : [ { "dropping-particle" : "", "family" : "J5137", "given" : "", "non-dropping-particle" : "", "parse-names" : false, "suffix" : "" } ], "type" : "article-journal", "volume" : "10" }, "uris" : [ "http://www.mendeley.com/documents/?uuid=7e0f38ee-0bc4-42ee-a67f-58176dcc8349" ] } ], "mendeley" : { "formattedCitation" : "(Mitchell et al., 2013; Sherwood and Nishant, 2015; Santer et al., 2017a)", "plainTextFormattedCitation" : "(Mitchell et al., 2013; Sherwood and Nishant, 2015; Santer et al., 2017a)", "previouslyFormattedCitation" : "(Mitchell et al., 2013; Sherwood and Nishant, 2015; Santer et al., 2017a)" }, "properties" : { "noteIndex" : 0 }, "schema" : "https://github.com/citation-style-language/schema/raw/master/csl-citation.json" }</w:instrText>
      </w:r>
      <w:r w:rsidR="008F43CA">
        <w:rPr>
          <w:noProof/>
        </w:rPr>
        <w:fldChar w:fldCharType="separate"/>
      </w:r>
      <w:r w:rsidR="00393F8C">
        <w:rPr>
          <w:noProof/>
          <w:lang w:val="en-US"/>
        </w:rPr>
        <w:t>(Mitchell et al., 2013; Sherwood and Nishant, 2015; Santer et al., 2017a)</w:t>
      </w:r>
      <w:r w:rsidR="008F43CA">
        <w:rPr>
          <w:noProof/>
        </w:rPr>
        <w:fldChar w:fldCharType="end"/>
      </w:r>
      <w:r w:rsidR="008F43CA" w:rsidRPr="00E457C1">
        <w:rPr>
          <w:noProof/>
          <w:lang w:val="en-US"/>
        </w:rPr>
        <w:t xml:space="preserve">, but CMIP6 simulations use </w:t>
      </w:r>
      <w:r w:rsidR="008F43CA" w:rsidRPr="00E457C1">
        <w:rPr>
          <w:noProof/>
          <w:lang w:val="en-US"/>
        </w:rPr>
        <w:lastRenderedPageBreak/>
        <w:t>updated forcing estimates</w:t>
      </w:r>
      <w:r w:rsidR="00C57EAF" w:rsidRPr="00E457C1">
        <w:rPr>
          <w:noProof/>
          <w:lang w:val="en-US"/>
        </w:rPr>
        <w:t xml:space="preserve"> yet generally still warm more than observations</w:t>
      </w:r>
      <w:r w:rsidR="008F43CA" w:rsidRPr="00E457C1">
        <w:rPr>
          <w:noProof/>
          <w:lang w:val="en-US"/>
        </w:rPr>
        <w:t xml:space="preserve">. </w:t>
      </w:r>
      <w:r w:rsidRPr="00E457C1">
        <w:rPr>
          <w:noProof/>
          <w:lang w:val="en-US"/>
        </w:rPr>
        <w:t xml:space="preserve">Although accounting for internal variability and residual observational errors can reconcile models with observations to some extent </w:t>
      </w:r>
      <w:r>
        <w:rPr>
          <w:noProof/>
        </w:rPr>
        <w:fldChar w:fldCharType="begin" w:fldLock="1"/>
      </w:r>
      <w:r w:rsidR="00E719C0">
        <w:rPr>
          <w:noProof/>
          <w:lang w:val="en-US"/>
        </w:rPr>
        <w:instrText>ADDIN CSL_CITATION { "citationItems" : [ { "id" : "ITEM-1", "itemData" : { "DOI" : "10.1002/2017GL073798", "abstract" : "\u00a92017. American Geophysical Union. All Rights Reserved. We explore the extent to which internal variability can reconcile discrepancies between observed and simulated warming in the upper tropical troposphere. We compare all extant radiosonde-based estimates for the period 1958\u20132014 to simulations from the Coupled Model Intercomparison Project phase 5 multimodel ensemble and the 100 realization Max Planck Institute large ensemble. We consider annual mean temperatures and all available 30-and 15-year trends. Most observed trends fall within the ensemble spread for most of the record, and trends calculated over 15-year periods show better agreement than 15-year trends, with generally larger discrepancies for the older observational products. The simulated amplification of surface warming aloft in the troposphere is consistent with observations, and the linear correlation between surface and simultaneous tropospheric warming trends decreases with trend length. We conclude that trend differences between observations and simulations of tropical tropospheric temperatures are dominated by observational uncertainty and chaotic internal variability rather than by systematic errors in model performance.", "author" : [ { "dropping-particle" : "", "family" : "Su\u00e1rez-Guti\u00e9rrez", "given" : "L.", "non-dropping-particle" : "", "parse-names" : false, "suffix" : "" }, { "dropping-particle" : "", "family" : "Li", "given" : "C.", "non-dropping-particle" : "", "parse-names" : false, "suffix" : "" }, { "dropping-particle" : "", "family" : "Thorne", "given" : "P.W.", "non-dropping-particle" : "", "parse-names" : false, "suffix" : "" }, { "dropping-particle" : "", "family" : "Marotzke", "given" : "J.", "non-dropping-particle" : "", "parse-names" : false, "suffix" : "" } ], "container-title" : "Geophysical Research Letters", "id" : "ITEM-1", "issue" : "11", "issued" : { "date-parts" : [ [ "2017" ] ] }, "page" : "5709-5719", "title" : "Internal variability in simulated and observed tropical tropospheric temperature trends", "translator" : [ { "dropping-particle" : "", "family" : "J3760", "given" : "", "non-dropping-particle" : "", "parse-names" : false, "suffix" : "" } ], "type" : "article-journal", "volume" : "44" }, "uris" : [ "http://www.mendeley.com/documents/?uuid=1263f523-06ce-4706-bed1-75f3f403dad0" ] }, { "id" : "ITEM-2",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"ITEM-2",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"(Su\u00e1rez-Guti\u00e9rrez et al., 2017; Mitchell et al., 2020)", "plainTextFormattedCitation" : "(Su\u00e1rez-Guti\u00e9rrez et al., 2017; Mitchell et al., 2020)", "previouslyFormattedCitation" : "(Su\u00e1rez-Guti\u00e9rrez et al., 2017; Mitchell et al., 2020)" }, "properties" : { "noteIndex" : 0 }, "schema" : "https://github.com/citation-style-language/schema/raw/master/csl-citation.json" }</w:instrText>
      </w:r>
      <w:r>
        <w:rPr>
          <w:noProof/>
        </w:rPr>
        <w:fldChar w:fldCharType="separate"/>
      </w:r>
      <w:r w:rsidR="00393F8C">
        <w:rPr>
          <w:noProof/>
          <w:lang w:val="en-CA"/>
        </w:rPr>
        <w:t>(Suárez-Gutiérrez et al., 2017; Mitchell et al., 2020)</w:t>
      </w:r>
      <w:r>
        <w:rPr>
          <w:noProof/>
        </w:rPr>
        <w:fldChar w:fldCharType="end"/>
      </w:r>
      <w:r w:rsidRPr="008F43CA">
        <w:rPr>
          <w:noProof/>
          <w:lang w:val="en-CA"/>
        </w:rPr>
        <w:t xml:space="preserve">, </w:t>
      </w:r>
      <w:r w:rsidR="0065439C" w:rsidRPr="00E457C1">
        <w:rPr>
          <w:rFonts w:eastAsia="SimSun"/>
          <w:noProof/>
          <w:lang w:val="en-US" w:eastAsia="zh-CN"/>
        </w:rPr>
        <w:t>some studies suggest that</w:t>
      </w:r>
      <w:r w:rsidRPr="00E457C1">
        <w:rPr>
          <w:rFonts w:eastAsia="SimSun"/>
          <w:noProof/>
          <w:lang w:val="en-US" w:eastAsia="zh-CN"/>
        </w:rPr>
        <w:t xml:space="preserve"> clim</w:t>
      </w:r>
      <w:r w:rsidR="0065439C" w:rsidRPr="00E457C1">
        <w:rPr>
          <w:rFonts w:eastAsia="SimSun"/>
          <w:noProof/>
          <w:lang w:val="en-US" w:eastAsia="zh-CN"/>
        </w:rPr>
        <w:t xml:space="preserve">ate sensitivity </w:t>
      </w:r>
      <w:r w:rsidR="00DD7E44" w:rsidRPr="00E457C1">
        <w:rPr>
          <w:rFonts w:eastAsia="SimSun"/>
          <w:noProof/>
          <w:lang w:val="en-US" w:eastAsia="zh-CN"/>
        </w:rPr>
        <w:t xml:space="preserve">also </w:t>
      </w:r>
      <w:r w:rsidR="0065439C" w:rsidRPr="00E457C1">
        <w:rPr>
          <w:rFonts w:eastAsia="SimSun"/>
          <w:noProof/>
          <w:lang w:val="en-US" w:eastAsia="zh-CN"/>
        </w:rPr>
        <w:t>plays a role</w:t>
      </w:r>
      <w:r w:rsidRPr="008F43CA">
        <w:rPr>
          <w:rFonts w:eastAsia="SimSun"/>
          <w:noProof/>
          <w:lang w:val="en-CA" w:eastAsia="zh-CN"/>
        </w:rPr>
        <w:t xml:space="preserve"> </w:t>
      </w:r>
      <w:r>
        <w:rPr>
          <w:rFonts w:eastAsia="SimSun"/>
          <w:noProof/>
          <w:lang w:eastAsia="zh-CN"/>
        </w:rPr>
        <w:fldChar w:fldCharType="begin" w:fldLock="1"/>
      </w:r>
      <w:r w:rsidR="00E719C0">
        <w:rPr>
          <w:rFonts w:eastAsia="SimSun"/>
          <w:noProof/>
          <w:lang w:val="en-CA" w:eastAsia="zh-CN"/>
        </w:rPr>
        <w:instrText>ADDIN CSL_CITATION { "citationItems" : [ { "id" : "ITEM-1", "itemData" : { "DOI" : "10.1073/pnas.2020962118", "author" : [ { "dropping-particle" : "", "family" : "Po-Chedley", "given" : "Stephen", "non-dropping-particle" : "", "parse-names" : false, "suffix" : "" }, { "dropping-particle" : "", "family" : "Santer", "given" : "Benjamin D.", "non-dropping-particle" : "", "parse-names" : false, "suffix" : "" }, { "dropping-particle" : "", "family" : "Fueglistaler", "given" : "Stephan", "non-dropping-particle" : "", "parse-names" : false, "suffix" : "" }, { "dropping-particle" : "", "family" : "Zelinka", "given" : "Mark D.", "non-dropping-particle" : "", "parse-names" : false, "suffix" : "" }, { "dropping-particle" : "", "family" : "Cameron-Smith", "given" : "Philip J.", "non-dropping-particle" : "", "parse-names" : false, "suffix" : "" }, { "dropping-particle" : "", "family" : "Painter", "given" : "Jeffrey F.", "non-dropping-particle" : "", "parse-names" : false, "suffix" : "" }, { "dropping-particle" : "", "family" : "Fu", "given" : "Qiang", "non-dropping-particle" : "", "parse-names" : false, "suffix" : "" } ], "container-title" : "Proceedings of the National Academy of Sciences", "id" : "ITEM-1", "issued" : { "date-parts" : [ [ "2021" ] ] }, "title" : "Natural variability can explain model-satellite differences in tropical tropospheric warming", "translator" : [ { "dropping-particle" : "", "family" : "J6933", "given" : "", "non-dropping-particle" : "", "parse-names" : false, "suffix" : "" } ], "type" : "article-journal", "volume" : "In Press" }, "uris" : [ "http://www.mendeley.com/documents/?uuid=c360b8a2-4f3e-4717-8111-6a8dc6751b20" ] }, { "id" : "ITEM-2", "itemData" : { "DOI" : "10.1029/2020EA001281", "ISSN" : "23335084", "abstract" : "The tendency of climate models to overstate warming in the tropical troposphere has long been noted. Here we examine individual runs from 38 newly released Coupled Model Intercomparison Project Version 6 (CMIP6) models and show that the warm bias is now observable globally as well. We compare CMIP6 runs against observational series drawn from satellites, weather balloons, and reanalysis products. We focus on the 1979\u20132014 interval, the maximum span for which all observational products are available and for which models were run using historically observed forcings. For lower-troposphere and midtroposphere layers both globally and in the tropics, all 38 models overpredict warming in every target observational analog, in most cases significantly so, and the average differences between models and observations are statistically significant. We present evidence that consistency with observed warming would require lower model Equilibrium Climate Sensitivity (ECS) values.", "author" : [ { "dropping-particle" : "", "family" : "McKitrick", "given" : "R.", "non-dropping-particle" : "", "parse-names" : false, "suffix" : "" }, { "dropping-particle" : "", "family" : "Christy", "given" : "J.", "non-dropping-particle" : "", "parse-names" : false, "suffix" : "" } ], "container-title" : "Earth and Space Science", "id" : "ITEM-2", "issue" : "9", "issued" : { "date-parts" : [ [ "2020" ] ] }, "page" : "1-8", "title" : "Pervasive Warming Bias in CMIP6 Tropospheric Layers", "translator" : [ { "dropping-particle" : "", "family" : "J6924", "given" : "", "non-dropping-particle" : "", "parse-names" : false, "suffix" : "" } ], "type" : "article-journal", "volume" : "7" }, "uris" : [ "http://www.mendeley.com/documents/?uuid=beeb57c3-a688-413d-8390-0f1290a66089" ] }, { "id" : "ITEM-3", "itemData" : { "DOI" : "10.1038/ngeo2414", "ISSN" : "1752-0908", "abstract" : "An iris effect in tropical cloud-cover was controversially proposed as a negative climate change feedback that is not represented in climate models. If such an effect exists, it could go some way to reconciling climate models and observations.", "author" : [ { "dropping-particle" : "", "family" : "Mauritsen", "given" : "Thorsten", "non-dropping-particle" : "", "parse-names" : false, "suffix" : "" }, { "dropping-particle" : "", "family" : "Stevens", "given" : "Bjorn", "non-dropping-particle" : "", "parse-names" : false, "suffix" : "" } ], "container-title" : "Nature Geoscience", "id" : "ITEM-3", "issue" : "5", "issued" : { "date-parts" : [ [ "2015" ] ] }, "page" : "346-351", "title" : "Missing iris effect as a possible cause of muted hydrological change and high climate sensitivity in models", "translator" : [ { "dropping-particle" : "", "family" : "J6929", "given" : "", "non-dropping-particle" : "", "parse-names" : false, "suffix" : "" } ], "type" : "article-journal", "volume" : "8" }, "uris" : [ "http://www.mendeley.com/documents/?uuid=d0ed9344-1597-47c5-bbf9-246aefbe9615" ] } ], "mendeley" : { "formattedCitation" : "(Mauritsen and Stevens, 2015; McKitrick and Christy, 2020; Po-Chedley et al., 2021)", "plainTextFormattedCitation" : "(Mauritsen and Stevens, 2015; McKitrick and Christy, 2020; Po-Chedley et al., 2021)", "previouslyFormattedCitation" : "(Mauritsen and Stevens, 2015; McKitrick and Christy, 2020; Po-Chedley et al., 2021)" }, "properties" : { "noteIndex" : 0 }, "schema" : "https://github.com/citation-style-language/schema/raw/master/csl-citation.json" }</w:instrText>
      </w:r>
      <w:r>
        <w:rPr>
          <w:rFonts w:eastAsia="SimSun"/>
          <w:noProof/>
          <w:lang w:eastAsia="zh-CN"/>
        </w:rPr>
        <w:fldChar w:fldCharType="separate"/>
      </w:r>
      <w:r w:rsidR="00393F8C">
        <w:rPr>
          <w:rFonts w:eastAsia="SimSun"/>
          <w:noProof/>
          <w:lang w:val="en-CA" w:eastAsia="zh-CN"/>
        </w:rPr>
        <w:t>(Mauritsen and Stevens, 2015; McKitrick and Christy, 2020; Po-Chedley et al., 2021)</w:t>
      </w:r>
      <w:r>
        <w:rPr>
          <w:rFonts w:eastAsia="SimSun"/>
          <w:noProof/>
          <w:lang w:eastAsia="zh-CN"/>
        </w:rPr>
        <w:fldChar w:fldCharType="end"/>
      </w:r>
      <w:r w:rsidRPr="00EF3A70">
        <w:rPr>
          <w:rFonts w:eastAsia="SimSun"/>
          <w:noProof/>
          <w:lang w:val="en-CA" w:eastAsia="zh-CN"/>
        </w:rPr>
        <w:t xml:space="preserve">. </w:t>
      </w:r>
      <w:r w:rsidRPr="00E457C1">
        <w:rPr>
          <w:noProof/>
          <w:lang w:val="en-US"/>
        </w:rPr>
        <w:t xml:space="preserve">Hence, we assess with </w:t>
      </w:r>
      <w:r w:rsidRPr="00E457C1">
        <w:rPr>
          <w:i/>
          <w:noProof/>
          <w:lang w:val="en-US"/>
        </w:rPr>
        <w:t>medium confidence</w:t>
      </w:r>
      <w:r w:rsidRPr="00E457C1">
        <w:rPr>
          <w:noProof/>
          <w:lang w:val="en-US"/>
        </w:rPr>
        <w:t xml:space="preserve"> that</w:t>
      </w:r>
      <w:r w:rsidRPr="00E457C1">
        <w:rPr>
          <w:rFonts w:eastAsia="SimSun"/>
          <w:noProof/>
          <w:lang w:val="en-US" w:eastAsia="zh-CN"/>
        </w:rPr>
        <w:t xml:space="preserve"> CMIP5 and CMIP6</w:t>
      </w:r>
      <w:r w:rsidRPr="00E457C1">
        <w:rPr>
          <w:noProof/>
          <w:lang w:val="en-US"/>
        </w:rPr>
        <w:t xml:space="preserve"> models continue to overestimate observed warming in the upper tropical troposphere </w:t>
      </w:r>
      <w:r w:rsidR="0024508A" w:rsidRPr="00E457C1">
        <w:rPr>
          <w:noProof/>
          <w:lang w:val="en-US"/>
        </w:rPr>
        <w:t>over the 1979</w:t>
      </w:r>
      <w:del w:id="824" w:author="Sara M Tuson" w:date="2021-06-25T11:03:00Z">
        <w:r w:rsidR="0024508A" w:rsidRPr="00E457C1" w:rsidDel="004A799C">
          <w:rPr>
            <w:noProof/>
            <w:lang w:val="en-US"/>
          </w:rPr>
          <w:delText>-</w:delText>
        </w:r>
      </w:del>
      <w:ins w:id="825" w:author="Sara M Tuson" w:date="2021-06-25T11:03:00Z">
        <w:r w:rsidR="004A799C">
          <w:rPr>
            <w:noProof/>
            <w:lang w:val="en-US"/>
          </w:rPr>
          <w:t>–</w:t>
        </w:r>
      </w:ins>
      <w:r w:rsidR="0024508A" w:rsidRPr="00E457C1">
        <w:rPr>
          <w:noProof/>
          <w:lang w:val="en-US"/>
        </w:rPr>
        <w:t>2014 period</w:t>
      </w:r>
      <w:r w:rsidR="004D6682" w:rsidRPr="00E457C1">
        <w:rPr>
          <w:noProof/>
          <w:lang w:val="en-US"/>
        </w:rPr>
        <w:t xml:space="preserve"> by at least 0.1°C per decade</w:t>
      </w:r>
      <w:r w:rsidRPr="00E457C1">
        <w:rPr>
          <w:noProof/>
          <w:lang w:val="en-US"/>
        </w:rPr>
        <w:t>, in part because of an overestimate of the</w:t>
      </w:r>
      <w:r w:rsidR="009A2C30" w:rsidRPr="00E457C1">
        <w:rPr>
          <w:noProof/>
          <w:lang w:val="en-US"/>
        </w:rPr>
        <w:t xml:space="preserve"> </w:t>
      </w:r>
      <w:r w:rsidR="00C53E10" w:rsidRPr="00E457C1">
        <w:rPr>
          <w:noProof/>
          <w:lang w:val="en-US"/>
        </w:rPr>
        <w:t>tropical</w:t>
      </w:r>
      <w:r w:rsidRPr="00E457C1">
        <w:rPr>
          <w:noProof/>
          <w:lang w:val="en-US"/>
        </w:rPr>
        <w:t xml:space="preserve"> SST trend</w:t>
      </w:r>
      <w:r w:rsidR="0036325D" w:rsidRPr="00E457C1">
        <w:rPr>
          <w:noProof/>
          <w:lang w:val="en-US"/>
        </w:rPr>
        <w:t xml:space="preserve"> pattern</w:t>
      </w:r>
      <w:r w:rsidRPr="00E457C1">
        <w:rPr>
          <w:noProof/>
          <w:lang w:val="en-US"/>
        </w:rPr>
        <w:t xml:space="preserve"> over this period.</w:t>
      </w:r>
    </w:p>
    <w:p w14:paraId="1B3EB58F" w14:textId="77777777" w:rsidR="009F594A" w:rsidRPr="00E457C1" w:rsidRDefault="009F594A" w:rsidP="009F594A">
      <w:pPr>
        <w:pStyle w:val="AR6BodyText"/>
        <w:rPr>
          <w:noProof/>
          <w:lang w:val="en-US"/>
        </w:rPr>
      </w:pPr>
    </w:p>
    <w:p w14:paraId="4FC80112" w14:textId="77777777" w:rsidR="009F594A" w:rsidRPr="00E457C1" w:rsidRDefault="009F594A" w:rsidP="009F594A">
      <w:pPr>
        <w:pStyle w:val="AR6BodyText"/>
        <w:rPr>
          <w:noProof/>
          <w:lang w:val="en-US"/>
        </w:rPr>
      </w:pPr>
    </w:p>
    <w:p w14:paraId="46DDEC60" w14:textId="365432F9" w:rsidR="009F594A" w:rsidRPr="0004069C" w:rsidRDefault="009F594A" w:rsidP="009F594A">
      <w:pPr>
        <w:pStyle w:val="AR6BodyText"/>
        <w:rPr>
          <w:rFonts w:cs="Times New Roman"/>
          <w:b/>
          <w:noProof/>
        </w:rPr>
      </w:pPr>
      <w:r w:rsidRPr="0004069C">
        <w:rPr>
          <w:rFonts w:cs="Times New Roman"/>
          <w:b/>
          <w:noProof/>
        </w:rPr>
        <w:t xml:space="preserve">[START </w:t>
      </w:r>
      <w:r w:rsidRPr="0004069C">
        <w:rPr>
          <w:rStyle w:val="AR6Chap3FigureCar"/>
          <w:b/>
          <w:noProof/>
          <w:sz w:val="22"/>
          <w:lang w:val="en-GB"/>
        </w:rPr>
        <w:t>FIGURE 3.</w:t>
      </w:r>
      <w:r w:rsidR="00CA2F83">
        <w:rPr>
          <w:rStyle w:val="AR6Chap3FigureCar"/>
          <w:b/>
          <w:noProof/>
          <w:sz w:val="22"/>
          <w:lang w:val="en-GB"/>
        </w:rPr>
        <w:t>10</w:t>
      </w:r>
      <w:r w:rsidRPr="0004069C">
        <w:rPr>
          <w:rStyle w:val="AR6Chap3FigureCar"/>
          <w:b/>
          <w:noProof/>
          <w:sz w:val="22"/>
          <w:lang w:val="en-GB"/>
        </w:rPr>
        <w:t xml:space="preserve"> </w:t>
      </w:r>
      <w:r w:rsidRPr="0004069C">
        <w:rPr>
          <w:rFonts w:cs="Times New Roman"/>
          <w:b/>
          <w:noProof/>
        </w:rPr>
        <w:t>HERE]</w:t>
      </w:r>
    </w:p>
    <w:p w14:paraId="4AC1FABD" w14:textId="77777777" w:rsidR="009F594A" w:rsidRDefault="009F594A" w:rsidP="009F594A">
      <w:pPr>
        <w:pStyle w:val="AR6BodyText"/>
        <w:rPr>
          <w:rFonts w:cs="Times New Roman"/>
          <w:noProof/>
        </w:rPr>
      </w:pPr>
    </w:p>
    <w:p w14:paraId="1986D60D" w14:textId="77777777" w:rsidR="00BE2759" w:rsidRPr="00BE2759" w:rsidRDefault="00BE2759" w:rsidP="00BE2759">
      <w:pPr>
        <w:numPr>
          <w:ilvl w:val="0"/>
          <w:numId w:val="2"/>
        </w:numPr>
        <w:ind w:left="1134" w:hanging="1134"/>
        <w:rPr>
          <w:sz w:val="20"/>
          <w:lang w:val="en-US"/>
        </w:rPr>
      </w:pPr>
      <w:r w:rsidRPr="00BE2759">
        <w:rPr>
          <w:b/>
          <w:bCs/>
          <w:sz w:val="20"/>
          <w:szCs w:val="20"/>
          <w:lang w:val="en-US"/>
        </w:rPr>
        <w:t>Observed and simulated tropical mean temperature trends through the atmosphere.</w:t>
      </w:r>
      <w:r w:rsidRPr="00BE2759">
        <w:rPr>
          <w:sz w:val="20"/>
          <w:szCs w:val="20"/>
          <w:lang w:val="en-US"/>
        </w:rPr>
        <w:t xml:space="preserve"> Vertical profiles of temperature trends in the tropics (20°S</w:t>
      </w:r>
      <w:del w:id="826" w:author="Sara M Tuson" w:date="2021-06-30T10:31:00Z">
        <w:r w:rsidRPr="00BE2759" w:rsidDel="00E413CC">
          <w:rPr>
            <w:sz w:val="20"/>
            <w:szCs w:val="20"/>
            <w:lang w:val="en-US"/>
          </w:rPr>
          <w:delText>-</w:delText>
        </w:r>
      </w:del>
      <w:ins w:id="827" w:author="Sara M Tuson" w:date="2021-06-30T10:31:00Z">
        <w:r w:rsidRPr="00BE2759">
          <w:rPr>
            <w:sz w:val="20"/>
            <w:szCs w:val="20"/>
            <w:lang w:val="en-US"/>
          </w:rPr>
          <w:t>–</w:t>
        </w:r>
      </w:ins>
      <w:r w:rsidRPr="00BE2759">
        <w:rPr>
          <w:sz w:val="20"/>
          <w:szCs w:val="20"/>
          <w:lang w:val="en-US"/>
        </w:rPr>
        <w:t xml:space="preserve">20°N) for three periods: </w:t>
      </w:r>
      <w:r w:rsidRPr="00BE2759">
        <w:rPr>
          <w:b/>
          <w:bCs/>
          <w:sz w:val="20"/>
          <w:szCs w:val="20"/>
          <w:lang w:val="en-US"/>
          <w:rPrChange w:id="828" w:author="Ian Blenkinsop" w:date="2021-07-07T14:11:00Z">
            <w:rPr>
              <w:szCs w:val="20"/>
            </w:rPr>
          </w:rPrChange>
        </w:rPr>
        <w:t>(a)</w:t>
      </w:r>
      <w:r w:rsidRPr="00BE2759">
        <w:rPr>
          <w:sz w:val="20"/>
          <w:szCs w:val="20"/>
          <w:lang w:val="en-US"/>
        </w:rPr>
        <w:t xml:space="preserve"> 1979</w:t>
      </w:r>
      <w:del w:id="829" w:author="Sara M Tuson" w:date="2021-06-30T10:31:00Z">
        <w:r w:rsidRPr="00BE2759" w:rsidDel="00E413CC">
          <w:rPr>
            <w:sz w:val="20"/>
            <w:szCs w:val="20"/>
            <w:lang w:val="en-US"/>
          </w:rPr>
          <w:delText>-</w:delText>
        </w:r>
      </w:del>
      <w:ins w:id="830" w:author="Sara M Tuson" w:date="2021-06-30T10:31:00Z">
        <w:r w:rsidRPr="00BE2759">
          <w:rPr>
            <w:sz w:val="20"/>
            <w:szCs w:val="20"/>
            <w:lang w:val="en-US"/>
          </w:rPr>
          <w:t>–</w:t>
        </w:r>
      </w:ins>
      <w:r w:rsidRPr="00BE2759">
        <w:rPr>
          <w:sz w:val="20"/>
          <w:szCs w:val="20"/>
          <w:lang w:val="en-US"/>
        </w:rPr>
        <w:t>2014</w:t>
      </w:r>
      <w:ins w:id="831" w:author="Sara M Tuson" w:date="2021-06-30T12:21:00Z">
        <w:r w:rsidRPr="00BE2759">
          <w:rPr>
            <w:sz w:val="20"/>
            <w:szCs w:val="20"/>
            <w:lang w:val="en-US"/>
          </w:rPr>
          <w:t>,</w:t>
        </w:r>
      </w:ins>
      <w:r w:rsidRPr="00BE2759">
        <w:rPr>
          <w:sz w:val="20"/>
          <w:szCs w:val="20"/>
          <w:lang w:val="en-US"/>
        </w:rPr>
        <w:t xml:space="preserve"> </w:t>
      </w:r>
      <w:r w:rsidRPr="00BE2759">
        <w:rPr>
          <w:b/>
          <w:bCs/>
          <w:sz w:val="20"/>
          <w:szCs w:val="20"/>
          <w:lang w:val="en-US"/>
          <w:rPrChange w:id="832" w:author="Ian Blenkinsop" w:date="2021-07-07T14:11:00Z">
            <w:rPr>
              <w:szCs w:val="20"/>
            </w:rPr>
          </w:rPrChange>
        </w:rPr>
        <w:t>(b)</w:t>
      </w:r>
      <w:r w:rsidRPr="00BE2759">
        <w:rPr>
          <w:sz w:val="20"/>
          <w:szCs w:val="20"/>
          <w:lang w:val="en-US"/>
        </w:rPr>
        <w:t xml:space="preserve"> 1979</w:t>
      </w:r>
      <w:del w:id="833" w:author="Sara M Tuson" w:date="2021-06-30T10:31:00Z">
        <w:r w:rsidRPr="00BE2759" w:rsidDel="00E413CC">
          <w:rPr>
            <w:sz w:val="20"/>
            <w:szCs w:val="20"/>
            <w:lang w:val="en-US"/>
          </w:rPr>
          <w:delText>-</w:delText>
        </w:r>
      </w:del>
      <w:ins w:id="834" w:author="Sara M Tuson" w:date="2021-06-30T10:31:00Z">
        <w:r w:rsidRPr="00BE2759">
          <w:rPr>
            <w:sz w:val="20"/>
            <w:szCs w:val="20"/>
            <w:lang w:val="en-US"/>
          </w:rPr>
          <w:t>–</w:t>
        </w:r>
      </w:ins>
      <w:r w:rsidRPr="00BE2759">
        <w:rPr>
          <w:sz w:val="20"/>
          <w:szCs w:val="20"/>
          <w:lang w:val="en-US"/>
        </w:rPr>
        <w:t xml:space="preserve">1997 (ozone depletion era) </w:t>
      </w:r>
      <w:ins w:id="835" w:author="Sara M Tuson" w:date="2021-06-30T12:22:00Z">
        <w:r w:rsidRPr="00BE2759">
          <w:rPr>
            <w:sz w:val="20"/>
            <w:szCs w:val="20"/>
            <w:lang w:val="en-US"/>
          </w:rPr>
          <w:t xml:space="preserve">and </w:t>
        </w:r>
      </w:ins>
      <w:r w:rsidRPr="00BE2759">
        <w:rPr>
          <w:b/>
          <w:bCs/>
          <w:sz w:val="20"/>
          <w:szCs w:val="20"/>
          <w:lang w:val="en-US"/>
          <w:rPrChange w:id="836" w:author="Ian Blenkinsop" w:date="2021-07-07T14:11:00Z">
            <w:rPr>
              <w:szCs w:val="20"/>
            </w:rPr>
          </w:rPrChange>
        </w:rPr>
        <w:t>(c)</w:t>
      </w:r>
      <w:r w:rsidRPr="00BE2759">
        <w:rPr>
          <w:sz w:val="20"/>
          <w:szCs w:val="20"/>
          <w:lang w:val="en-US"/>
        </w:rPr>
        <w:t xml:space="preserve"> 1998</w:t>
      </w:r>
      <w:del w:id="837" w:author="Sara M Tuson" w:date="2021-06-30T10:31:00Z">
        <w:r w:rsidRPr="00BE2759" w:rsidDel="00E413CC">
          <w:rPr>
            <w:sz w:val="20"/>
            <w:szCs w:val="20"/>
            <w:lang w:val="en-US"/>
          </w:rPr>
          <w:delText>-</w:delText>
        </w:r>
      </w:del>
      <w:ins w:id="838" w:author="Sara M Tuson" w:date="2021-06-30T10:31:00Z">
        <w:r w:rsidRPr="00BE2759">
          <w:rPr>
            <w:sz w:val="20"/>
            <w:szCs w:val="20"/>
            <w:lang w:val="en-US"/>
          </w:rPr>
          <w:t>–</w:t>
        </w:r>
      </w:ins>
      <w:r w:rsidRPr="00BE2759">
        <w:rPr>
          <w:sz w:val="20"/>
          <w:szCs w:val="20"/>
          <w:lang w:val="en-US"/>
        </w:rPr>
        <w:t xml:space="preserve">2014 (ozone stabilisation era). The black lines show trends in the RICH 1.7 (long dashed) and </w:t>
      </w:r>
      <w:ins w:id="839" w:author="Sara M Tuson" w:date="2021-06-30T12:23:00Z">
        <w:r w:rsidRPr="00BE2759">
          <w:rPr>
            <w:sz w:val="20"/>
            <w:szCs w:val="20"/>
            <w:lang w:val="en-US"/>
          </w:rPr>
          <w:t>Radiosonde Observation Correction using Reanalysis (</w:t>
        </w:r>
      </w:ins>
      <w:r w:rsidRPr="00BE2759">
        <w:rPr>
          <w:sz w:val="20"/>
          <w:szCs w:val="20"/>
          <w:lang w:val="en-US"/>
        </w:rPr>
        <w:t>RAOBCORE</w:t>
      </w:r>
      <w:ins w:id="840" w:author="Sara M Tuson" w:date="2021-06-30T12:23:00Z">
        <w:r w:rsidRPr="00BE2759">
          <w:rPr>
            <w:sz w:val="20"/>
            <w:szCs w:val="20"/>
            <w:lang w:val="en-US"/>
          </w:rPr>
          <w:t>)</w:t>
        </w:r>
      </w:ins>
      <w:r w:rsidRPr="00BE2759">
        <w:rPr>
          <w:sz w:val="20"/>
          <w:szCs w:val="20"/>
          <w:lang w:val="en-US"/>
        </w:rPr>
        <w:t xml:space="preserve"> 1.7 (dashed) radiosonde datasets </w:t>
      </w:r>
      <w:r w:rsidRPr="00BE2759">
        <w:rPr>
          <w:sz w:val="20"/>
          <w:szCs w:val="20"/>
          <w:lang w:val="en-US"/>
        </w:rPr>
        <w:fldChar w:fldCharType="begin" w:fldLock="1"/>
      </w:r>
      <w:r w:rsidRPr="00BE2759">
        <w:rPr>
          <w:sz w:val="20"/>
          <w:szCs w:val="20"/>
          <w:lang w:val="en-US"/>
        </w:rPr>
        <w:instrText>ADDIN CSL_CITATION { "citationItems" : [ { "id" : "ITEM-1", "itemData" : { "DOI" : "10.1175/JCLI-D-11-00668.1", "ISSN" : "08948755", "abstract" : "This article describes progress in the homogenization of global radiosonde temperatures with updated versions of the Radiosonde Observation Correction Using Reanalyses (RAOBCORE) and Radiosonde Innovation Composite Homogenization (RICH) software packages. These are automated methods to homogenize the global radiosonde temperature dataset back to 1958. The break dates are determined from analysis of time series of differences between radiosonde temperatures (obs) and background forecasts (bg) of climate data assimilation systems used for the 40-yr European Centre for Medium-RangeWeather Forecasts (ECMWF) Re-Analysis (ERA-40) and the ongoing interim ECMWF Re-Analysis (ERA-Interim). RAOBCORE uses the obs2bg time series also for estimating the break sizes. RICH determines the break sizes either by comparing the observations of a tested time series with observations of neighboring radiosonde time series (RICH-obs) or by comparing their background departures (RICH-\u03c4). Consequently RAOBCORE results may be influenced by inhomogeneities in the bg, whereas break size estimation with RICH-obs is independent of the bg. The adjustment quality of RICH-obs, on the other hand, may suffer from large interpolation errors at remote stations. RICH-\u03c4 is a compromise that substantially reduces interpolation errors at the cost of slight dependence on the bg. Adjustment uncertainty is estimated by comparing the three methods and also by varying parameters in RICH. The adjusted radiosonde time series are compared with recent temperature datasets based on (Advanced) Microwave Sounding Unit [(A)MSU] radiances. The overall spatiotemporal consistency of the homogenized dataset has improved compared to earlier versions, particularly in the presatellite era. Vertical profiles of temperature trends are more consistent with satellite data as well. \u00a9 2012 American Meteorological Society.", "author" : [ { "dropping-particle" : "", "family" : "Haimberger", "given" : "Leopold", "non-dropping-particle" : "", "parse-names" : false, "suffix" : "" }, { "dropping-particle" : "", "family" : "Tavolato", "given" : "Christina", "non-dropping-particle" : "", "parse-names" : false, "suffix" : "" }, { "dropping-particle" : "", "family" : "Sperka", "given" : "Stefan", "non-dropping-particle" : "", "parse-names" : false, "suffix" : "" } ], "container-title" : "Journal of Climate", "id" : "ITEM-1", "issue" : "23", "issued" : { "date-parts" : [ [ "2012" ] ] }, "page" : "8108-8131", "title" : "Homogenization of the global radiosonde temperature dataset through combined comparison with reanalysis background series and neighboring stations", "translator" : [ { "dropping-particle" : "", "family" : "J6941", "given" : "", "non-dropping-particle" : "", "parse-names" : false, "suffix" : "" } ], "type" : "article-journal", "volume" : "25" }, "uris" : [ "http://www.mendeley.com/documents/?uuid=b5c85137-60da-4ebf-aa54-1c1821a75988" ] } ], "mendeley" : { "formattedCitation" : "(Haimberger et al., 2012)", "plainTextFormattedCitation" : "(Haimberger et al., 2012)", "previouslyFormattedCitation" : "(Haimberger et al., 2012)" }, "properties" : { "noteIndex" : 0 }, "schema" : "https://github.com/citation-style-language/schema/raw/master/csl-citation.json" }</w:instrText>
      </w:r>
      <w:r w:rsidRPr="00BE2759">
        <w:rPr>
          <w:sz w:val="20"/>
          <w:szCs w:val="20"/>
          <w:lang w:val="en-US"/>
        </w:rPr>
        <w:fldChar w:fldCharType="separate"/>
      </w:r>
      <w:r w:rsidRPr="00BE2759">
        <w:rPr>
          <w:noProof/>
          <w:sz w:val="20"/>
          <w:szCs w:val="20"/>
          <w:lang w:val="en-US"/>
        </w:rPr>
        <w:t>(Haimberger et al., 2012)</w:t>
      </w:r>
      <w:r w:rsidRPr="00BE2759">
        <w:rPr>
          <w:sz w:val="20"/>
          <w:szCs w:val="20"/>
          <w:lang w:val="en-US"/>
        </w:rPr>
        <w:fldChar w:fldCharType="end"/>
      </w:r>
      <w:r w:rsidRPr="00BE2759">
        <w:rPr>
          <w:sz w:val="20"/>
          <w:szCs w:val="20"/>
          <w:lang w:val="en-US"/>
        </w:rPr>
        <w:t xml:space="preserve">, and in the ERA5/5.1 reanalysis (solid). Grey envelopes are centred on the RICH 1.7 trends, but show the uncertainty based on 32 </w:t>
      </w:r>
      <w:commentRangeStart w:id="841"/>
      <w:r w:rsidRPr="00BE2759">
        <w:rPr>
          <w:sz w:val="20"/>
          <w:szCs w:val="20"/>
          <w:lang w:val="en-US"/>
        </w:rPr>
        <w:t xml:space="preserve">RICH-obs </w:t>
      </w:r>
      <w:commentRangeEnd w:id="841"/>
      <w:r w:rsidRPr="00BE2759">
        <w:rPr>
          <w:sz w:val="16"/>
          <w:szCs w:val="16"/>
          <w:lang w:val="en-GB"/>
        </w:rPr>
        <w:commentReference w:id="841"/>
      </w:r>
      <w:r w:rsidRPr="00BE2759">
        <w:rPr>
          <w:sz w:val="20"/>
          <w:szCs w:val="20"/>
          <w:lang w:val="en-US"/>
        </w:rPr>
        <w:t xml:space="preserve">members of version 1.5.1 of the dataset, which used version 1.7.3 of the RICH software but with the parameters of version 1.5.1. ERA5 was used as reference for calculating the adjustments between 2010 and 2019, and ERA-Interim was used for the years before that. Red lines show trends in CMIP6 historical simulations from </w:t>
      </w:r>
      <w:r w:rsidRPr="00BE2759">
        <w:rPr>
          <w:rFonts w:cs="Times New Roman"/>
          <w:sz w:val="20"/>
          <w:szCs w:val="20"/>
          <w:lang w:val="en-US"/>
        </w:rPr>
        <w:t xml:space="preserve">one realization of </w:t>
      </w:r>
      <w:r w:rsidRPr="00BE2759">
        <w:rPr>
          <w:sz w:val="20"/>
          <w:szCs w:val="20"/>
          <w:lang w:val="en-US"/>
        </w:rPr>
        <w:t xml:space="preserve">60 models. Blue lines show trends in 46 CMIP6 models that used prescribed, rather than simulated, sea surface temperatures (SSTs). </w:t>
      </w:r>
      <w:r w:rsidRPr="00BE2759">
        <w:rPr>
          <w:sz w:val="20"/>
          <w:lang w:val="en-US"/>
        </w:rPr>
        <w:t xml:space="preserve">Figure is </w:t>
      </w:r>
      <w:r w:rsidRPr="00BE2759">
        <w:rPr>
          <w:sz w:val="20"/>
          <w:szCs w:val="20"/>
          <w:lang w:val="en-US"/>
        </w:rPr>
        <w:t xml:space="preserve">adapted from </w:t>
      </w:r>
      <w:r w:rsidRPr="00BE2759">
        <w:rPr>
          <w:sz w:val="20"/>
          <w:szCs w:val="20"/>
          <w:lang w:val="en-US"/>
        </w:rPr>
        <w:fldChar w:fldCharType="begin" w:fldLock="1"/>
      </w:r>
      <w:r w:rsidRPr="00BE2759">
        <w:rPr>
          <w:sz w:val="20"/>
          <w:szCs w:val="20"/>
          <w:lang w:val="en-US"/>
        </w:rPr>
        <w:instrText>ADDIN CSL_CITATION { "citationItems" : [ { "id" : "ITEM-1",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"ITEM-1",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"(Mitchell et al., 2020)", "manualFormatting" : "Mitchell et al. (2020)", "plainTextFormattedCitation" : "(Mitchell et al., 2020)", "previouslyFormattedCitation" : "(Mitchell et al., 2020)" }, "properties" : { "noteIndex" : 0 }, "schema" : "https://github.com/citation-style-language/schema/raw/master/csl-citation.json" }</w:instrText>
      </w:r>
      <w:r w:rsidRPr="00BE2759">
        <w:rPr>
          <w:sz w:val="20"/>
          <w:szCs w:val="20"/>
          <w:lang w:val="en-US"/>
        </w:rPr>
        <w:fldChar w:fldCharType="separate"/>
      </w:r>
      <w:r w:rsidRPr="00BE2759">
        <w:rPr>
          <w:noProof/>
          <w:sz w:val="20"/>
          <w:szCs w:val="20"/>
          <w:lang w:val="en-US"/>
        </w:rPr>
        <w:t>Mitchell et al. (2020)</w:t>
      </w:r>
      <w:r w:rsidRPr="00BE2759">
        <w:rPr>
          <w:sz w:val="20"/>
          <w:szCs w:val="20"/>
          <w:lang w:val="en-US"/>
        </w:rPr>
        <w:fldChar w:fldCharType="end"/>
      </w:r>
      <w:r w:rsidRPr="00BE2759">
        <w:rPr>
          <w:sz w:val="20"/>
          <w:szCs w:val="20"/>
          <w:lang w:val="en-US"/>
        </w:rPr>
        <w:t xml:space="preserve">, their Figure 1. </w:t>
      </w:r>
      <w:r w:rsidRPr="00BE2759">
        <w:rPr>
          <w:rFonts w:cs="Times New Roman"/>
          <w:sz w:val="20"/>
          <w:szCs w:val="20"/>
          <w:lang w:val="en-US"/>
        </w:rPr>
        <w:t>Further details on data sources and processing are available in the chapter data table (Table 3.SM.1).</w:t>
      </w:r>
    </w:p>
    <w:p w14:paraId="01B61A9C" w14:textId="77777777" w:rsidR="009F594A" w:rsidRPr="00E457C1" w:rsidRDefault="009F594A" w:rsidP="009F594A">
      <w:pPr>
        <w:pStyle w:val="AR6BodyText"/>
        <w:rPr>
          <w:noProof/>
          <w:lang w:val="en-US"/>
        </w:rPr>
      </w:pPr>
    </w:p>
    <w:p w14:paraId="422784A6" w14:textId="2A90FC64" w:rsidR="009F594A" w:rsidRPr="00E457C1" w:rsidRDefault="009F594A" w:rsidP="009F594A">
      <w:pPr>
        <w:pStyle w:val="AR6BodyText"/>
        <w:rPr>
          <w:b/>
          <w:noProof/>
          <w:lang w:val="en-US"/>
        </w:rPr>
      </w:pPr>
      <w:r w:rsidRPr="00E457C1">
        <w:rPr>
          <w:b/>
          <w:noProof/>
          <w:lang w:val="en-US"/>
        </w:rPr>
        <w:t xml:space="preserve">[END </w:t>
      </w:r>
      <w:r w:rsidRPr="0004069C">
        <w:rPr>
          <w:rStyle w:val="AR6Chap3FigureCar"/>
          <w:b/>
          <w:noProof/>
          <w:sz w:val="22"/>
          <w:lang w:val="en-GB"/>
        </w:rPr>
        <w:t>FIGURE 3.</w:t>
      </w:r>
      <w:r w:rsidR="00CA2F83">
        <w:rPr>
          <w:rStyle w:val="AR6Chap3FigureCar"/>
          <w:b/>
          <w:noProof/>
          <w:sz w:val="22"/>
          <w:lang w:val="en-GB"/>
        </w:rPr>
        <w:t>10</w:t>
      </w:r>
      <w:r w:rsidRPr="00E457C1">
        <w:rPr>
          <w:b/>
          <w:noProof/>
          <w:lang w:val="en-US"/>
        </w:rPr>
        <w:t xml:space="preserve"> HERE]</w:t>
      </w:r>
    </w:p>
    <w:p w14:paraId="0118B412" w14:textId="77777777" w:rsidR="009F594A" w:rsidRPr="00E457C1" w:rsidRDefault="009F594A" w:rsidP="009F594A">
      <w:pPr>
        <w:pStyle w:val="AR6BodyText"/>
        <w:rPr>
          <w:noProof/>
          <w:lang w:val="en-US"/>
        </w:rPr>
      </w:pPr>
    </w:p>
    <w:p w14:paraId="2BC0BFE7" w14:textId="77777777" w:rsidR="009F594A" w:rsidRPr="00E457C1" w:rsidRDefault="009F594A" w:rsidP="009F594A">
      <w:pPr>
        <w:pStyle w:val="AR6BodyText"/>
        <w:rPr>
          <w:noProof/>
          <w:lang w:val="en-US"/>
        </w:rPr>
      </w:pPr>
    </w:p>
    <w:p w14:paraId="62691DB4" w14:textId="28614572" w:rsidR="00306348" w:rsidRPr="00E457C1" w:rsidRDefault="009F594A" w:rsidP="009F594A">
      <w:pPr>
        <w:pStyle w:val="AR6BodyText"/>
        <w:rPr>
          <w:noProof/>
          <w:lang w:val="en-US"/>
        </w:rPr>
      </w:pPr>
      <w:r w:rsidRPr="00E457C1">
        <w:rPr>
          <w:noProof/>
          <w:lang w:val="en-US"/>
        </w:rPr>
        <w:t xml:space="preserve">The AR5 assessed as </w:t>
      </w:r>
      <w:r w:rsidRPr="00E457C1">
        <w:rPr>
          <w:i/>
          <w:noProof/>
          <w:lang w:val="en-US"/>
        </w:rPr>
        <w:t xml:space="preserve">likely </w:t>
      </w:r>
      <w:r w:rsidRPr="00E457C1">
        <w:rPr>
          <w:noProof/>
          <w:lang w:val="en-US"/>
        </w:rPr>
        <w:t xml:space="preserve">that anthropogenic forcings, dominated by </w:t>
      </w:r>
      <w:r w:rsidR="00E12441" w:rsidRPr="00E457C1">
        <w:rPr>
          <w:noProof/>
          <w:lang w:val="en-US"/>
        </w:rPr>
        <w:t>greenhouse gase</w:t>
      </w:r>
      <w:r w:rsidRPr="00E457C1">
        <w:rPr>
          <w:noProof/>
          <w:lang w:val="en-US"/>
        </w:rPr>
        <w:t xml:space="preserve">s, contributed to the warming of the troposphere since 1961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sidRPr="00E457C1">
        <w:rPr>
          <w:noProof/>
          <w:lang w:val="en-US"/>
        </w:rPr>
        <w:t>. Since then, there has been further progress in detecting and attributing tropospheric temperature changes.</w:t>
      </w:r>
      <w:r w:rsidR="00483833" w:rsidRPr="00E457C1">
        <w:rPr>
          <w:noProof/>
          <w:lang w:val="en-US"/>
        </w:rPr>
        <w:t xml:space="preserve"> </w:t>
      </w:r>
      <w:r w:rsidR="00483833">
        <w:rPr>
          <w:rFonts w:eastAsia="SimSun"/>
          <w:noProof/>
          <w:lang w:eastAsia="zh-CN"/>
        </w:rPr>
        <w:fldChar w:fldCharType="begin" w:fldLock="1"/>
      </w:r>
      <w:r w:rsidR="00E719C0">
        <w:rPr>
          <w:rFonts w:eastAsia="SimSun"/>
          <w:noProof/>
          <w:lang w:val="en-US" w:eastAsia="zh-CN"/>
        </w:rPr>
        <w:instrText>ADDIN CSL_CITATION { "citationItems" : [ { "id" : "ITEM-1",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"ITEM-1",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"(Mitchell et al., 2020)", "manualFormatting" : "Mitchell et al. (2020)", "plainTextFormattedCitation" : "(Mitchell et al., 2020)", "previouslyFormattedCitation" : "(Mitchell et al., 2020)" }, "properties" : { "noteIndex" : 0 }, "schema" : "https://github.com/citation-style-language/schema/raw/master/csl-citation.json" }</w:instrText>
      </w:r>
      <w:r w:rsidR="00483833">
        <w:rPr>
          <w:rFonts w:eastAsia="SimSun"/>
          <w:noProof/>
          <w:lang w:eastAsia="zh-CN"/>
        </w:rPr>
        <w:fldChar w:fldCharType="separate"/>
      </w:r>
      <w:r w:rsidR="00393F8C">
        <w:rPr>
          <w:rFonts w:eastAsia="SimSun"/>
          <w:noProof/>
          <w:lang w:val="en-US" w:eastAsia="zh-CN"/>
        </w:rPr>
        <w:t>Mitchell et al. (2020)</w:t>
      </w:r>
      <w:r w:rsidR="00483833">
        <w:rPr>
          <w:rFonts w:eastAsia="SimSun"/>
          <w:noProof/>
          <w:lang w:eastAsia="zh-CN"/>
        </w:rPr>
        <w:fldChar w:fldCharType="end"/>
      </w:r>
      <w:r w:rsidR="00483833" w:rsidRPr="00E457C1">
        <w:rPr>
          <w:rFonts w:eastAsia="SimSun"/>
          <w:noProof/>
          <w:lang w:val="en-US" w:eastAsia="zh-CN"/>
        </w:rPr>
        <w:t xml:space="preserve"> used CMIP6 models to find that the main driver of tropospheric temperature changes are </w:t>
      </w:r>
      <w:r w:rsidR="00E12441" w:rsidRPr="00E457C1">
        <w:rPr>
          <w:rFonts w:eastAsia="SimSun"/>
          <w:noProof/>
          <w:lang w:val="en-US" w:eastAsia="zh-CN"/>
        </w:rPr>
        <w:t>greenhouse gases</w:t>
      </w:r>
      <w:r w:rsidR="00483833" w:rsidRPr="00E457C1">
        <w:rPr>
          <w:rFonts w:eastAsia="SimSun"/>
          <w:noProof/>
          <w:lang w:val="en-US" w:eastAsia="zh-CN"/>
        </w:rPr>
        <w:t>. Previous detection of the anthropogenic influence on tropospheric warming may have overestimated uncertainties</w:t>
      </w:r>
      <w:r w:rsidR="00306348" w:rsidRPr="00E457C1">
        <w:rPr>
          <w:rFonts w:eastAsia="SimSun"/>
          <w:noProof/>
          <w:lang w:val="en-US" w:eastAsia="zh-CN"/>
        </w:rPr>
        <w:t>:</w:t>
      </w:r>
      <w:r w:rsidR="00483833" w:rsidRPr="00E457C1">
        <w:rPr>
          <w:rFonts w:eastAsia="SimSun"/>
          <w:noProof/>
          <w:lang w:val="en-US" w:eastAsia="zh-CN"/>
        </w:rPr>
        <w:t xml:space="preserve"> </w:t>
      </w:r>
      <w:r w:rsidR="00483833">
        <w:rPr>
          <w:rFonts w:eastAsia="SimSun"/>
          <w:noProof/>
        </w:rPr>
        <w:fldChar w:fldCharType="begin" w:fldLock="1"/>
      </w:r>
      <w:r w:rsidR="00E719C0">
        <w:rPr>
          <w:rFonts w:eastAsia="SimSun"/>
          <w:noProof/>
          <w:lang w:val="en-US"/>
        </w:rPr>
        <w:instrText>ADDIN CSL_CITATION { "citationItems" : [ { "id" : "ITEM-1", "itemData" : { "DOI" : "10.1175/JCLI-D-20-0023.1", "ISSN" : "08948755", "abstract" : "Studies seeking to identify a human-caused global warming signal generally rely on climate model estimates of the \u2018\u2018noise\u2019\u2019 of intrinsic natural variability. Assessing the reliability of these noise estimates is of critical importance. We evaluate here the statistical significance of differences between climate model and observational natural variability spectra for global-mean mid- to upper-tropospheric temperature (TMT). We use TMT information from satellites and large multimodel ensembles of forced and unforced simulations. Our main goal is to explore the sensitivity of model-versus-data spectral comparisons to a wide range of subjective decisions. These include the choice of satellite and climate model TMT datasets, the method for separating signal and noise, the frequency range considered, and the statistical model used to represent observed natural variability. Of particular interest is the amplitude of the interdecadal noise against which an anthropogenic tropospheric warming signal must be detected. We find that on time scales of 5\u201320 years, observed TMT variability is (on average) overestimated by the last two generations of climate models participating in the Coupled Model Intercomparison Project. This result is relatively insensitive to different plausible analyst choices, enhancing confidence in previous claims of detectable anthropogenic warming of the troposphere and indicating that these claims may be conservative. A further key finding is that two commonly used statistical models of short-term and long-term memory have deficiencies in their ability to capture the complex shape of observed TMT spectra.", "author" : [ { "dropping-particle" : "", "family" : "Pallotta", "given" : "Giuliana", "non-dropping-particle" : "", "parse-names" : false, "suffix" : "" }, { "dropping-particle" : "", "family" : "Santer", "given" : "Benjamin D.", "non-dropping-particle" : "", "parse-names" : false, "suffix" : "" } ], "container-title" : "Journal of Climate", "id" : "ITEM-1", "issue" : "23", "issued" : { "date-parts" : [ [ "2020" ] ] }, "page" : "10383-10402", "title" : "Multi-frequency analysis of simulated versus observed variability in tropospheric temperature", "translator" : [ { "dropping-particle" : "", "family" : "J6390", "given" : "", "non-dropping-particle" : "", "parse-names" : false, "suffix" : "" } ], "type" : "article-journal", "volume" : "33" }, "uris" : [ "http://www.mendeley.com/documents/?uuid=d03868df-8bb8-42f1-be03-d8e6ca2ce421" ] } ], "mendeley" : { "formattedCitation" : "(Pallotta and Santer, 2020)", "manualFormatting" : "Pallotta and Santer (2020)", "plainTextFormattedCitation" : "(Pallotta and Santer, 2020)", "previouslyFormattedCitation" : "(Pallotta and Santer, 2020)" }, "properties" : { "noteIndex" : 0 }, "schema" : "https://github.com/citation-style-language/schema/raw/master/csl-citation.json" }</w:instrText>
      </w:r>
      <w:r w:rsidR="00483833">
        <w:rPr>
          <w:rFonts w:eastAsia="SimSun"/>
          <w:noProof/>
        </w:rPr>
        <w:fldChar w:fldCharType="separate"/>
      </w:r>
      <w:r w:rsidR="00393F8C">
        <w:rPr>
          <w:rFonts w:eastAsia="SimSun"/>
          <w:noProof/>
          <w:lang w:val="en-US"/>
        </w:rPr>
        <w:t>Pallotta and Santer (2020)</w:t>
      </w:r>
      <w:r w:rsidR="00483833">
        <w:rPr>
          <w:rFonts w:eastAsia="SimSun"/>
          <w:noProof/>
        </w:rPr>
        <w:fldChar w:fldCharType="end"/>
      </w:r>
      <w:r w:rsidR="00483833" w:rsidRPr="00E457C1">
        <w:rPr>
          <w:rFonts w:eastAsia="SimSun"/>
          <w:noProof/>
          <w:lang w:val="en-US" w:eastAsia="zh-CN"/>
        </w:rPr>
        <w:t xml:space="preserve"> found that CMIP5 climate models overestimate the observed natural variabil</w:t>
      </w:r>
      <w:r w:rsidR="009E05D8" w:rsidRPr="00E457C1">
        <w:rPr>
          <w:rFonts w:eastAsia="SimSun"/>
          <w:noProof/>
          <w:lang w:val="en-US" w:eastAsia="zh-CN"/>
        </w:rPr>
        <w:t>i</w:t>
      </w:r>
      <w:r w:rsidR="00483833" w:rsidRPr="00E457C1">
        <w:rPr>
          <w:rFonts w:eastAsia="SimSun"/>
          <w:noProof/>
          <w:lang w:val="en-US" w:eastAsia="zh-CN"/>
        </w:rPr>
        <w:t>ty in global mean tropospheric temperature</w:t>
      </w:r>
      <w:r w:rsidR="00306348" w:rsidRPr="00E457C1">
        <w:rPr>
          <w:rFonts w:eastAsia="SimSun"/>
          <w:noProof/>
          <w:lang w:val="en-US" w:eastAsia="zh-CN"/>
        </w:rPr>
        <w:t xml:space="preserve"> on time</w:t>
      </w:r>
      <w:ins w:id="842" w:author="Sara M Tuson" w:date="2021-06-27T22:07:00Z">
        <w:r w:rsidR="00630726">
          <w:rPr>
            <w:rFonts w:eastAsia="SimSun"/>
            <w:noProof/>
            <w:lang w:val="en-US" w:eastAsia="zh-CN"/>
          </w:rPr>
          <w:t xml:space="preserve"> </w:t>
        </w:r>
      </w:ins>
      <w:r w:rsidR="00306348" w:rsidRPr="00E457C1">
        <w:rPr>
          <w:rFonts w:eastAsia="SimSun"/>
          <w:noProof/>
          <w:lang w:val="en-US" w:eastAsia="zh-CN"/>
        </w:rPr>
        <w:t>scales of 5</w:t>
      </w:r>
      <w:del w:id="843" w:author="Sara M Tuson" w:date="2021-06-25T11:03:00Z">
        <w:r w:rsidR="00306348" w:rsidRPr="00E457C1" w:rsidDel="004A799C">
          <w:rPr>
            <w:rFonts w:eastAsia="SimSun"/>
            <w:noProof/>
            <w:lang w:val="en-US" w:eastAsia="zh-CN"/>
          </w:rPr>
          <w:delText>-</w:delText>
        </w:r>
      </w:del>
      <w:ins w:id="844" w:author="Sara M Tuson" w:date="2021-06-25T11:03:00Z">
        <w:r w:rsidR="004A799C">
          <w:rPr>
            <w:rFonts w:eastAsia="SimSun"/>
            <w:noProof/>
            <w:lang w:val="en-US" w:eastAsia="zh-CN"/>
          </w:rPr>
          <w:t>–</w:t>
        </w:r>
      </w:ins>
      <w:r w:rsidR="00306348" w:rsidRPr="00E457C1">
        <w:rPr>
          <w:rFonts w:eastAsia="SimSun"/>
          <w:noProof/>
          <w:lang w:val="en-US" w:eastAsia="zh-CN"/>
        </w:rPr>
        <w:t>20 years</w:t>
      </w:r>
      <w:r w:rsidR="00483833" w:rsidRPr="00E457C1">
        <w:rPr>
          <w:rFonts w:eastAsia="SimSun"/>
          <w:noProof/>
          <w:lang w:val="en-US" w:eastAsia="zh-CN"/>
        </w:rPr>
        <w:t xml:space="preserve">. </w:t>
      </w:r>
      <w:r w:rsidR="00306348" w:rsidRPr="00E457C1">
        <w:rPr>
          <w:rFonts w:eastAsia="SimSun"/>
          <w:noProof/>
          <w:lang w:val="en-US" w:eastAsia="zh-CN"/>
        </w:rPr>
        <w:t xml:space="preserve">Nevertheless, </w:t>
      </w:r>
      <w:r w:rsidR="00306348">
        <w:rPr>
          <w:rFonts w:eastAsia="SimSun"/>
          <w:noProof/>
          <w:lang w:eastAsia="zh-CN"/>
        </w:rPr>
        <w:fldChar w:fldCharType="begin" w:fldLock="1"/>
      </w:r>
      <w:r w:rsidR="008F46A5" w:rsidRPr="00E457C1">
        <w:rPr>
          <w:rFonts w:eastAsia="SimSun"/>
          <w:noProof/>
          <w:lang w:val="en-US" w:eastAsia="zh-CN"/>
        </w:rPr>
        <w:instrText>ADDIN CSL_CITATION { "citationItems" : [ { "id" : "ITEM-1", "itemData" : { "DOI" : "10.1073/pnas.1904586116", "author" : [ { "dropping-particle" : "", "family" : "Santer", "given" : "Benjamin D", "non-dropping-particle" : "", "parse-names" : false, "suffix" : "" }, { "dropping-particle" : "", "family" : "Fyfe", "given" : "John C", "non-dropping-particle" : "", "parse-names" : false, "suffix" : "" }, { "dropping-particle" : "", "family" : "Solomon", "given" : "Susan",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"Pallotta", "given" : "Giuliana", "non-dropping-particle" : "", "parse-names" : false, "suffix" : "" }, { "dropping-particle" : "", "family" : "Zelinka", "given" : "Mark D", "non-dropping-particle" : "", "parse-names" : false, "suffix" : "" } ], "container-title" : "Proceedings of the National Academy of Sciences", "id" : "ITEM-1", "issue" : "40", "issued" : { "date-parts" : [ [ "2019" ] ] }, "page" : "19821-19827", "publisher" : "National Acad Sciences", "title" : "Quantifying stochastic uncertainty in detection time of human-caused climate signals", "translator" : [ { "dropping-particle" : "", "family" : "J2853", "given" : "", "non-dropping-particle" : "", "parse-names" : false, "suffix" : "" } ], "type" : "article-journal", "volume" : "116" }, "uris" : [ "http://www.mendeley.com/documents/?uuid=d2145c16-99d0-4608-b7bf-875cedb8e262", "http://www.mendeley.com/documents/?uuid=128ae1b7-9fa0-4316-9d1d-667cdbf0f789" ] } ], "mendeley" : { "formattedCitation" : "(Santer et al., 2019)", "manualFormatting" : "Santer et al. (2019)", "plainTextFormattedCitation" : "(Santer et al., 2019)", "previouslyFormattedCitation" : "(Santer et al., 2019)" }, "properties" : { "noteIndex" : 0 }, "schema" : "https://github.com/citation-style-language/schema/raw/master/csl-citation.json" }</w:instrText>
      </w:r>
      <w:r w:rsidR="00306348">
        <w:rPr>
          <w:rFonts w:eastAsia="SimSun"/>
          <w:noProof/>
          <w:lang w:eastAsia="zh-CN"/>
        </w:rPr>
        <w:fldChar w:fldCharType="separate"/>
      </w:r>
      <w:r w:rsidR="00393F8C">
        <w:rPr>
          <w:rFonts w:eastAsia="SimSun"/>
          <w:noProof/>
          <w:lang w:val="en-US" w:eastAsia="zh-CN"/>
        </w:rPr>
        <w:t>Santer et al. (2019)</w:t>
      </w:r>
      <w:r w:rsidR="00306348">
        <w:rPr>
          <w:rFonts w:eastAsia="SimSun"/>
          <w:noProof/>
          <w:lang w:eastAsia="zh-CN"/>
        </w:rPr>
        <w:fldChar w:fldCharType="end"/>
      </w:r>
      <w:r w:rsidR="00306348" w:rsidRPr="00E457C1">
        <w:rPr>
          <w:rFonts w:eastAsia="SimSun"/>
          <w:noProof/>
          <w:lang w:val="en-US"/>
        </w:rPr>
        <w:t xml:space="preserve"> found that </w:t>
      </w:r>
      <w:r w:rsidR="00306348" w:rsidRPr="00E457C1">
        <w:rPr>
          <w:rFonts w:eastAsia="SimSun"/>
          <w:noProof/>
          <w:lang w:val="en-US" w:eastAsia="zh-CN"/>
        </w:rPr>
        <w:t>stochastic uncertainty is greater for tropospheric warming (8</w:t>
      </w:r>
      <w:del w:id="845" w:author="Sara M Tuson" w:date="2021-06-25T11:03:00Z">
        <w:r w:rsidR="00306348" w:rsidRPr="00E457C1" w:rsidDel="004A799C">
          <w:rPr>
            <w:rFonts w:eastAsia="SimSun"/>
            <w:noProof/>
            <w:lang w:val="en-US" w:eastAsia="zh-CN"/>
          </w:rPr>
          <w:delText>-</w:delText>
        </w:r>
      </w:del>
      <w:ins w:id="846" w:author="Sara M Tuson" w:date="2021-06-25T11:03:00Z">
        <w:r w:rsidR="004A799C">
          <w:rPr>
            <w:rFonts w:eastAsia="SimSun"/>
            <w:noProof/>
            <w:lang w:val="en-US" w:eastAsia="zh-CN"/>
          </w:rPr>
          <w:t>–</w:t>
        </w:r>
      </w:ins>
      <w:r w:rsidR="00306348" w:rsidRPr="00E457C1">
        <w:rPr>
          <w:rFonts w:eastAsia="SimSun"/>
          <w:noProof/>
          <w:lang w:val="en-US" w:eastAsia="zh-CN"/>
        </w:rPr>
        <w:t>15 years) than stratospheric cooling (1</w:t>
      </w:r>
      <w:del w:id="847" w:author="Sara M Tuson" w:date="2021-06-25T11:03:00Z">
        <w:r w:rsidR="00306348" w:rsidRPr="00E457C1" w:rsidDel="004A799C">
          <w:rPr>
            <w:rFonts w:eastAsia="SimSun"/>
            <w:noProof/>
            <w:lang w:val="en-US" w:eastAsia="zh-CN"/>
          </w:rPr>
          <w:delText>-</w:delText>
        </w:r>
      </w:del>
      <w:ins w:id="848" w:author="Sara M Tuson" w:date="2021-06-25T11:03:00Z">
        <w:r w:rsidR="004A799C">
          <w:rPr>
            <w:rFonts w:eastAsia="SimSun"/>
            <w:noProof/>
            <w:lang w:val="en-US" w:eastAsia="zh-CN"/>
          </w:rPr>
          <w:t>–</w:t>
        </w:r>
      </w:ins>
      <w:r w:rsidR="00306348" w:rsidRPr="00E457C1">
        <w:rPr>
          <w:rFonts w:eastAsia="SimSun"/>
          <w:noProof/>
          <w:lang w:val="en-US" w:eastAsia="zh-CN"/>
        </w:rPr>
        <w:t>3 years)</w:t>
      </w:r>
      <w:r w:rsidR="00306348" w:rsidRPr="00E457C1">
        <w:rPr>
          <w:rFonts w:eastAsia="SimSun"/>
          <w:noProof/>
          <w:lang w:val="en-US"/>
        </w:rPr>
        <w:t xml:space="preserve"> because of larger noise and slower recovery time from the </w:t>
      </w:r>
      <w:ins w:id="849" w:author="Sara M Tuson" w:date="2021-06-25T15:10:00Z">
        <w:r w:rsidR="0091436D" w:rsidRPr="00BB05B7">
          <w:rPr>
            <w:rFonts w:cs="Times New Roman"/>
            <w:color w:val="000000"/>
            <w:sz w:val="20"/>
            <w:szCs w:val="20"/>
            <w:lang w:val="en-US" w:eastAsia="en-GB"/>
            <w:rPrChange w:id="850" w:author="Clotilde Pean" w:date="2021-09-13T13:15:00Z">
              <w:rPr>
                <w:rFonts w:cs="Times New Roman"/>
                <w:color w:val="000000"/>
                <w:sz w:val="20"/>
                <w:szCs w:val="20"/>
                <w:lang w:eastAsia="en-GB"/>
              </w:rPr>
            </w:rPrChange>
          </w:rPr>
          <w:t>M</w:t>
        </w:r>
        <w:del w:id="851" w:author="Ian Blenkinsop" w:date="2021-07-13T10:51:00Z">
          <w:r w:rsidR="0091436D" w:rsidRPr="00BB05B7" w:rsidDel="00A14410">
            <w:rPr>
              <w:rFonts w:cs="Times New Roman"/>
              <w:color w:val="000000"/>
              <w:sz w:val="20"/>
              <w:szCs w:val="20"/>
              <w:lang w:val="en-US" w:eastAsia="en-GB"/>
              <w:rPrChange w:id="852" w:author="Clotilde Pean" w:date="2021-09-13T13:15:00Z">
                <w:rPr>
                  <w:rFonts w:cs="Times New Roman"/>
                  <w:color w:val="000000"/>
                  <w:sz w:val="20"/>
                  <w:szCs w:val="20"/>
                  <w:lang w:eastAsia="en-GB"/>
                </w:rPr>
              </w:rPrChange>
            </w:rPr>
            <w:delText>t.</w:delText>
          </w:r>
        </w:del>
      </w:ins>
      <w:ins w:id="853" w:author="Ian Blenkinsop" w:date="2021-07-13T10:51:00Z">
        <w:r w:rsidR="00A14410" w:rsidRPr="00BB05B7">
          <w:rPr>
            <w:rFonts w:cs="Times New Roman"/>
            <w:color w:val="000000"/>
            <w:sz w:val="20"/>
            <w:szCs w:val="20"/>
            <w:lang w:val="en-US" w:eastAsia="en-GB"/>
            <w:rPrChange w:id="854" w:author="Clotilde Pean" w:date="2021-09-13T13:15:00Z">
              <w:rPr>
                <w:rFonts w:cs="Times New Roman"/>
                <w:color w:val="000000"/>
                <w:sz w:val="20"/>
                <w:szCs w:val="20"/>
                <w:lang w:eastAsia="en-GB"/>
              </w:rPr>
            </w:rPrChange>
          </w:rPr>
          <w:t>ount</w:t>
        </w:r>
      </w:ins>
      <w:ins w:id="855" w:author="Sara M Tuson" w:date="2021-06-25T15:10:00Z">
        <w:r w:rsidR="0091436D" w:rsidRPr="00BB05B7">
          <w:rPr>
            <w:rFonts w:cs="Times New Roman"/>
            <w:color w:val="000000"/>
            <w:sz w:val="20"/>
            <w:szCs w:val="20"/>
            <w:lang w:val="en-US" w:eastAsia="en-GB"/>
            <w:rPrChange w:id="856" w:author="Clotilde Pean" w:date="2021-09-13T13:15:00Z">
              <w:rPr>
                <w:rFonts w:cs="Times New Roman"/>
                <w:color w:val="000000"/>
                <w:sz w:val="20"/>
                <w:szCs w:val="20"/>
                <w:lang w:eastAsia="en-GB"/>
              </w:rPr>
            </w:rPrChange>
          </w:rPr>
          <w:t xml:space="preserve"> </w:t>
        </w:r>
      </w:ins>
      <w:r w:rsidR="00306348" w:rsidRPr="00E457C1">
        <w:rPr>
          <w:rFonts w:eastAsia="SimSun"/>
          <w:noProof/>
          <w:lang w:val="en-US"/>
        </w:rPr>
        <w:t xml:space="preserve">Pinatubo eruption in the troposphere. The detection time of the anthropogenic signal in the tropospheric warming can be affected by both the model climate sensitivity and the model response to aerosol forcing. Volcanic forcing is also important, as </w:t>
      </w:r>
      <w:r w:rsidR="00306348" w:rsidRPr="00E457C1">
        <w:rPr>
          <w:noProof/>
          <w:lang w:val="en-US"/>
        </w:rPr>
        <w:t>models that do not consider the influence of volcanic eruptions in the early 21</w:t>
      </w:r>
      <w:r w:rsidR="00306348" w:rsidRPr="00566450">
        <w:rPr>
          <w:noProof/>
          <w:lang w:val="en-US"/>
          <w:rPrChange w:id="857" w:author="Sara M Tuson" w:date="2021-06-28T09:41:00Z">
            <w:rPr>
              <w:noProof/>
              <w:vertAlign w:val="superscript"/>
              <w:lang w:val="en-US"/>
            </w:rPr>
          </w:rPrChange>
        </w:rPr>
        <w:t>st</w:t>
      </w:r>
      <w:r w:rsidR="00306348" w:rsidRPr="00E457C1">
        <w:rPr>
          <w:noProof/>
          <w:lang w:val="en-US"/>
        </w:rPr>
        <w:t xml:space="preserve"> century overestimate the observed tropospheric warming since 1998 </w:t>
      </w:r>
      <w:r w:rsidR="00306348">
        <w:rPr>
          <w:noProof/>
        </w:rPr>
        <w:fldChar w:fldCharType="begin" w:fldLock="1"/>
      </w:r>
      <w:r w:rsidR="00E719C0">
        <w:rPr>
          <w:noProof/>
          <w:lang w:val="en-US"/>
        </w:rPr>
        <w:instrText>ADDIN CSL_CITATION { "citationItems" : [ { "id" : "ITEM-1", "itemData" : { "DOI" : "10.1038/ngeo2098", "abstract" : "Despite continued growth in atmospheric levels of greenhouse gases, global mean surface and tropospheric temperatures have shown slower warming since 1998 than previously. Possible explanations for the slow-down include internal climate variability, external cooling influences and observational errors. Several recent modelling studies have examined the contribution of early twenty-first-century volcanic eruptions to the muted surface warming. Here we present a detailed analysis of the impact of recent volcanic forcing on tropospheric temperature, based on observations as well as climate model simulations. We identify statistically significant correlations between observations of stratospheric aerosol optical depth and satellite-based estimates of both tropospheric temperature and short-wave fluxes at the top of the atmosphere. We show that climate model simulations without the effects of early twenty-first-century volcanic eruptions overestimate the tropospheric warming observed since 1998. In two simulations with more realistic volcanic influences following the 1991 Pinatubo eruption, differences between simulated and observed tropospheric temperature trends over the period 1998 to 2012 are up to 15% smaller, with large uncertainties in the magnitude of the effect. To reduce these uncertainties, better observations of eruption-specific properties of volcanic aerosols are needed, as well as improved representation of these eruption-specific properties in climate model simulations. \u00a9 2014 Macmillan Publishers Limited.", "author" : [ { "dropping-particle" : "", "family" : "Santer", "given" : "B.D.", "non-dropping-particle" : "", "parse-names" : false, "suffix" : "" }, { "dropping-particle" : "", "family" : "Bonfils", "given" : "C.", "non-dropping-particle" : "", "parse-names" : false, "suffix" : "" }, { "dropping-particle" : "", "family" : "Painter", "given" : "J.F.", "non-dropping-particle" : "", "parse-names" : false, "suffix" : "" }, { "dropping-particle" : "", "family" : "Zelinka", "given" : "M.D.", "non-dropping-particle" : "", "parse-names" : false, "suffix" : "" }, { "dropping-particle" : "", "family" : "Mears", "given" : "C.", "non-dropping-particle" : "", "parse-names" : false, "suffix" : "" }, { "dropping-particle" : "", "family" : "Solomon", "given" : "S.", "non-dropping-particle" : "", "parse-names" : false, "suffix" : "" }, { "dropping-particle" : "", "family" : "Schmidt", "given" : "G.A.", "non-dropping-particle" : "", "parse-names" : false, "suffix" : "" }, { "dropping-particle" : "", "family" : "Fyfe", "given" : "J.C.", "non-dropping-particle" : "", "parse-names" : false, "suffix" : "" }, { "dropping-particle" : "", "family" : "Cole", "given" : "J.N.S.", "non-dropping-particle" : "", "parse-names" : false, "suffix" : "" }, { "dropping-particle" : "", "family" : "Nazarenko", "given" : "L.", "non-dropping-particle" : "", "parse-names" : false, "suffix" : "" }, { "dropping-particle" : "", "family" : "Taylor", "given" : "K.E.", "non-dropping-particle" : "", "parse-names" : false, "suffix" : "" }, { "dropping-particle" : "", "family" : "Wentz", "given" : "F.J.", "non-dropping-particle" : "", "parse-names" : false, "suffix" : "" } ], "container-title" : "Nature Geoscience", "id" : "ITEM-1", "issue" : "3", "issued" : { "date-parts" : [ [ "2014" ] ] }, "page" : "185-189", "title" : "Volcanic contribution to decadal changes in tropospheric temperature", "translator" : [ { "dropping-particle" : "", "family" : "J3758", "given" : "", "non-dropping-particle" : "", "parse-names" : false, "suffix" : "" } ], "type" : "article-journal", "volume" : "7" }, "uris" : [ "http://www.mendeley.com/documents/?uuid=6d2be120-7eac-4111-bdcc-9a8d7480fba1" ] } ], "mendeley" : { "formattedCitation" : "(Santer et al., 2014)", "plainTextFormattedCitation" : "(Santer et al., 2014)", "previouslyFormattedCitation" : "(Santer et al., 2014)" }, "properties" : { "noteIndex" : 0 }, "schema" : "https://github.com/citation-style-language/schema/raw/master/csl-citation.json" }</w:instrText>
      </w:r>
      <w:r w:rsidR="00306348">
        <w:rPr>
          <w:noProof/>
        </w:rPr>
        <w:fldChar w:fldCharType="separate"/>
      </w:r>
      <w:r w:rsidR="00393F8C">
        <w:rPr>
          <w:noProof/>
          <w:lang w:val="en-US"/>
        </w:rPr>
        <w:t>(Santer et al., 2014)</w:t>
      </w:r>
      <w:r w:rsidR="00306348">
        <w:rPr>
          <w:noProof/>
        </w:rPr>
        <w:fldChar w:fldCharType="end"/>
      </w:r>
      <w:r w:rsidR="00306348" w:rsidRPr="00E457C1">
        <w:rPr>
          <w:noProof/>
          <w:lang w:val="en-US"/>
        </w:rPr>
        <w:t xml:space="preserve">. </w:t>
      </w:r>
      <w:r w:rsidR="00306348" w:rsidRPr="00E457C1">
        <w:rPr>
          <w:rFonts w:eastAsia="SimSun"/>
          <w:noProof/>
          <w:lang w:val="en-US" w:eastAsia="zh-CN"/>
        </w:rPr>
        <w:t>C</w:t>
      </w:r>
      <w:r w:rsidR="00306348" w:rsidRPr="00E457C1">
        <w:rPr>
          <w:noProof/>
          <w:lang w:val="en-US"/>
        </w:rPr>
        <w:t>hanges in the amplitude of the seasonal cycle</w:t>
      </w:r>
      <w:r w:rsidR="00285E32" w:rsidRPr="00E457C1">
        <w:rPr>
          <w:noProof/>
          <w:lang w:val="en-US"/>
        </w:rPr>
        <w:t xml:space="preserve"> of tropospheric temperatures</w:t>
      </w:r>
      <w:r w:rsidR="00306348" w:rsidRPr="00E457C1">
        <w:rPr>
          <w:noProof/>
          <w:lang w:val="en-US"/>
        </w:rPr>
        <w:t xml:space="preserve"> have also been attributed to human influence</w:t>
      </w:r>
      <w:del w:id="858" w:author="Tom Maycock" w:date="2021-09-03T16:11:00Z">
        <w:r w:rsidR="00306348" w:rsidRPr="00E457C1" w:rsidDel="00C3090E">
          <w:rPr>
            <w:noProof/>
            <w:lang w:val="en-US"/>
          </w:rPr>
          <w:delText>s</w:delText>
        </w:r>
      </w:del>
      <w:r w:rsidR="00306348" w:rsidRPr="00E457C1">
        <w:rPr>
          <w:noProof/>
          <w:lang w:val="en-US"/>
        </w:rPr>
        <w:t xml:space="preserve">. </w:t>
      </w:r>
      <w:r w:rsidR="00D212EB">
        <w:rPr>
          <w:noProof/>
        </w:rPr>
        <w:fldChar w:fldCharType="begin" w:fldLock="1"/>
      </w:r>
      <w:r w:rsidR="00E719C0">
        <w:rPr>
          <w:noProof/>
          <w:lang w:val="en-US"/>
        </w:rPr>
        <w:instrText>ADDIN CSL_CITATION { "citationItems" : [ { "id" : "ITEM-1", "itemData" : { "DOI" : "10.1126/science.aas8806", "ISSN" : "10959203", "PMID" : "30026201", "abstract" : "We provide scientific evidence that a human-caused signal in the seasonal cycle of tropospheric temperature has emerged from the background noise of natural variability. Satellite data and the anthropogenic \u201cfingerprint\u201d predicted by climate models show common large-scale changes in geographical patterns of seasonal cycle amplitude. These common features include increases in amplitude at mid-latitudes in both hemispheres, amplitude decreases at high latitudes in the Southern Hemisphere, and small changes in the tropics. Simple physical mechanisms explain these features. The model fingerprint of seasonal cycle changes is identifiable with high statistical confidence in five out of six satellite temperature datasets. Our results suggest that attribution studies with the changing seasonal cycle provide powerful evidence for a significant human effect on Earth\u2019s climate.", "author" : [ { "dropping-particle" : "", "family" : "Santer", "given" : "Benjamin D.", "non-dropping-particle" : "", "parse-names" : false, "suffix" : "" }, { "dropping-particle" : "", "family" : "Po-Chedley", "given" : "Stephen", "non-dropping-particle" : "", "parse-names" : false, "suffix" : "" }, { "dropping-particle" : "", "family" : "Zelinka", "given" : "Mark D.", "non-dropping-particle" : "", "parse-names" : false, "suffix" : "" }, { "dropping-particle" : "", "family" : "Cvijanovic", "given" : "Ivana", "non-dropping-particle" : "", "parse-names" : false, "suffix" : "" }, { "dropping-particle" : "", "family" : "Bonfils", "given" : "C\u00e9line", "non-dropping-particle" : "", "parse-names" : false, "suffix" : "" }, { "dropping-particle" : "", "family" : "Durack", "given" : "Paul J.", "non-dropping-particle" : "", "parse-names" : false, "suffix" : "" }, { "dropping-particle" : "", "family" : "Fu", "given" : "Qiang", "non-dropping-particle" : "", "parse-names" : false, "suffix" : "" }, { "dropping-particle" : "", "family" : "Kiehl", "given" : "Jeffrey", "non-dropping-particle" : "", "parse-names" : false, "suffix" : "" }, { "dropping-particle" : "", "family" : "Mears", "given" : "Carl", "non-dropping-particle" : "", "parse-names" : false, "suffix" : "" }, { "dropping-particle" : "", "family" : "Painter", "given" : "Jeffrey", "non-dropping-particle" : "", "parse-names" : false, "suffix" : "" }, { "dropping-particle" : "", "family" : "Pallotta", "given" : "Giuliana", "non-dropping-particle" : "", "parse-names" : false, "suffix" : "" }, { "dropping-particle" : "", "family" : "Solomon", "given" : "Susan", "non-dropping-particle" : "", "parse-names" : false, "suffix" : "" }, { "dropping-particle" : "", "family" : "Wentz", "given" : "Frank J.", "non-dropping-particle" : "", "parse-names" : false, "suffix" : "" }, { "dropping-particle" : "", "family" : "Zou", "given" : "Cheng Zhi", "non-dropping-particle" : "", "parse-names" : false, "suffix" : "" } ], "container-title" : "Science", "id" : "ITEM-1", "issue" : "6399", "issued" : { "date-parts" : [ [ "2018" ] ] }, "title" : "Human influence on the seasonal cycle of tropospheric temperature", "translator" : [ { "dropping-particle" : "", "family" : "J6381", "given" : "", "non-dropping-particle" : "", "parse-names" : false, "suffix" : "" } ], "type" : "article-journal", "volume" : "361" }, "uris" : [ "http://www.mendeley.com/documents/?uuid=54613d13-79b4-4423-b809-b41e3965a375" ] } ], "mendeley" : { "formattedCitation" : "(Santer et al., 2018)", "manualFormatting" : "Santer et al. (2018)", "plainTextFormattedCitation" : "(Santer et al., 2018)", "previouslyFormattedCitation" : "(Santer et al., 2018)" }, "properties" : { "noteIndex" : 0 }, "schema" : "https://github.com/citation-style-language/schema/raw/master/csl-citation.json" }</w:instrText>
      </w:r>
      <w:r w:rsidR="00D212EB">
        <w:rPr>
          <w:noProof/>
        </w:rPr>
        <w:fldChar w:fldCharType="separate"/>
      </w:r>
      <w:r w:rsidR="00393F8C">
        <w:rPr>
          <w:noProof/>
          <w:lang w:val="en-US"/>
        </w:rPr>
        <w:t>Santer et al. (2018)</w:t>
      </w:r>
      <w:r w:rsidR="00D212EB">
        <w:rPr>
          <w:noProof/>
        </w:rPr>
        <w:fldChar w:fldCharType="end"/>
      </w:r>
      <w:r w:rsidRPr="00E457C1">
        <w:rPr>
          <w:rFonts w:eastAsia="SimSun"/>
          <w:noProof/>
          <w:lang w:val="en-US" w:eastAsia="zh-CN"/>
        </w:rPr>
        <w:t xml:space="preserve"> found </w:t>
      </w:r>
      <w:r w:rsidR="00306348" w:rsidRPr="00E457C1">
        <w:rPr>
          <w:rFonts w:eastAsia="SimSun"/>
          <w:noProof/>
          <w:lang w:val="en-US" w:eastAsia="zh-CN"/>
        </w:rPr>
        <w:t>that</w:t>
      </w:r>
      <w:r w:rsidRPr="00E457C1">
        <w:rPr>
          <w:rFonts w:eastAsia="SimSun"/>
          <w:noProof/>
          <w:lang w:val="en-US" w:eastAsia="zh-CN"/>
        </w:rPr>
        <w:t xml:space="preserve"> satellite </w:t>
      </w:r>
      <w:r w:rsidRPr="00E457C1">
        <w:rPr>
          <w:noProof/>
          <w:lang w:val="en-US"/>
        </w:rPr>
        <w:t xml:space="preserve">data and climate models </w:t>
      </w:r>
      <w:r w:rsidR="006D7B51" w:rsidRPr="00E457C1">
        <w:rPr>
          <w:noProof/>
          <w:lang w:val="en-US"/>
        </w:rPr>
        <w:t xml:space="preserve">driven by anthropogenic forcing </w:t>
      </w:r>
      <w:r w:rsidRPr="00E457C1">
        <w:rPr>
          <w:noProof/>
          <w:lang w:val="en-US"/>
        </w:rPr>
        <w:t xml:space="preserve">show consistent amplitude increases at mid-latitudes in both hemispheres, amplitude decreases at high latitudes in the </w:t>
      </w:r>
      <w:r w:rsidR="009F59CD" w:rsidRPr="00E457C1">
        <w:rPr>
          <w:noProof/>
          <w:lang w:val="en-US"/>
        </w:rPr>
        <w:t>S</w:t>
      </w:r>
      <w:ins w:id="859" w:author="Sara M Tuson" w:date="2021-06-25T15:11:00Z">
        <w:r w:rsidR="0091436D">
          <w:rPr>
            <w:noProof/>
            <w:lang w:val="en-US"/>
          </w:rPr>
          <w:t xml:space="preserve">outhern </w:t>
        </w:r>
      </w:ins>
      <w:r w:rsidR="009F59CD" w:rsidRPr="00E457C1">
        <w:rPr>
          <w:noProof/>
          <w:lang w:val="en-US"/>
        </w:rPr>
        <w:t>H</w:t>
      </w:r>
      <w:ins w:id="860" w:author="Sara M Tuson" w:date="2021-06-25T15:11:00Z">
        <w:r w:rsidR="0091436D">
          <w:rPr>
            <w:noProof/>
            <w:lang w:val="en-US"/>
          </w:rPr>
          <w:t>emisphere</w:t>
        </w:r>
      </w:ins>
      <w:r w:rsidRPr="00E457C1">
        <w:rPr>
          <w:noProof/>
          <w:lang w:val="en-US"/>
        </w:rPr>
        <w:t xml:space="preserve">, and small changes in the </w:t>
      </w:r>
      <w:r w:rsidR="009F59CD" w:rsidRPr="00E457C1">
        <w:rPr>
          <w:noProof/>
          <w:lang w:val="en-US"/>
        </w:rPr>
        <w:t>t</w:t>
      </w:r>
      <w:r w:rsidRPr="00E457C1">
        <w:rPr>
          <w:noProof/>
          <w:lang w:val="en-US"/>
        </w:rPr>
        <w:t>ropics.</w:t>
      </w:r>
    </w:p>
    <w:p w14:paraId="1C8EBE96" w14:textId="462A5E1B" w:rsidR="009F594A" w:rsidRPr="00E457C1" w:rsidRDefault="009F594A" w:rsidP="009F594A">
      <w:pPr>
        <w:pStyle w:val="AR6BodyText"/>
        <w:rPr>
          <w:rFonts w:eastAsia="SimSun"/>
          <w:noProof/>
          <w:lang w:val="en-US" w:eastAsia="zh-CN"/>
        </w:rPr>
      </w:pPr>
      <w:r w:rsidRPr="00E457C1">
        <w:rPr>
          <w:rFonts w:eastAsia="SimSun"/>
          <w:noProof/>
          <w:lang w:val="en-US" w:eastAsia="zh-CN"/>
        </w:rPr>
        <w:t xml:space="preserve"> </w:t>
      </w:r>
    </w:p>
    <w:p w14:paraId="448B3E74" w14:textId="789AB9E5" w:rsidR="009F594A" w:rsidRPr="00E457C1" w:rsidRDefault="00306348" w:rsidP="009F594A">
      <w:pPr>
        <w:pStyle w:val="AR6BodyText"/>
        <w:rPr>
          <w:noProof/>
          <w:lang w:val="en-US"/>
        </w:rPr>
      </w:pPr>
      <w:r w:rsidRPr="00E457C1">
        <w:rPr>
          <w:rFonts w:eastAsia="SimSun"/>
          <w:noProof/>
          <w:lang w:val="en-US" w:eastAsia="zh-CN"/>
        </w:rPr>
        <w:t>In summary, t</w:t>
      </w:r>
      <w:r w:rsidR="00483833" w:rsidRPr="00E457C1">
        <w:rPr>
          <w:rFonts w:eastAsia="SimSun"/>
          <w:noProof/>
          <w:lang w:val="en-US" w:eastAsia="zh-CN"/>
        </w:rPr>
        <w:t>hese studies confirm the dominant role of human activities in tropospheric temperature</w:t>
      </w:r>
      <w:r w:rsidRPr="00E457C1">
        <w:rPr>
          <w:rFonts w:eastAsia="SimSun"/>
          <w:noProof/>
          <w:lang w:val="en-US" w:eastAsia="zh-CN"/>
        </w:rPr>
        <w:t xml:space="preserve"> trends</w:t>
      </w:r>
      <w:r w:rsidR="00483833" w:rsidRPr="00E457C1">
        <w:rPr>
          <w:rFonts w:eastAsia="SimSun"/>
          <w:noProof/>
          <w:lang w:val="en-US" w:eastAsia="zh-CN"/>
        </w:rPr>
        <w:t>.</w:t>
      </w:r>
      <w:r w:rsidRPr="00E457C1">
        <w:rPr>
          <w:rFonts w:eastAsia="SimSun"/>
          <w:noProof/>
          <w:lang w:val="en-US" w:eastAsia="zh-CN"/>
        </w:rPr>
        <w:t xml:space="preserve"> </w:t>
      </w:r>
      <w:r w:rsidRPr="00E457C1">
        <w:rPr>
          <w:noProof/>
          <w:lang w:val="en-US"/>
        </w:rPr>
        <w:t>W</w:t>
      </w:r>
      <w:r w:rsidR="009F594A" w:rsidRPr="00E457C1">
        <w:rPr>
          <w:noProof/>
          <w:lang w:val="en-US"/>
        </w:rPr>
        <w:t xml:space="preserve">e </w:t>
      </w:r>
      <w:r w:rsidRPr="00E457C1">
        <w:rPr>
          <w:noProof/>
          <w:lang w:val="en-US"/>
        </w:rPr>
        <w:t xml:space="preserve">therefore </w:t>
      </w:r>
      <w:r w:rsidR="009F594A" w:rsidRPr="00E457C1">
        <w:rPr>
          <w:noProof/>
          <w:lang w:val="en-US"/>
        </w:rPr>
        <w:t xml:space="preserve">assess that it is </w:t>
      </w:r>
      <w:r w:rsidR="009F594A" w:rsidRPr="00E457C1">
        <w:rPr>
          <w:i/>
          <w:noProof/>
          <w:lang w:val="en-US"/>
        </w:rPr>
        <w:t>very likely</w:t>
      </w:r>
      <w:r w:rsidR="009F594A" w:rsidRPr="00E457C1">
        <w:rPr>
          <w:noProof/>
          <w:lang w:val="en-US"/>
        </w:rPr>
        <w:t xml:space="preserve"> that anthropogenic forcing, dominated by </w:t>
      </w:r>
      <w:r w:rsidR="00E12441" w:rsidRPr="00E457C1">
        <w:rPr>
          <w:noProof/>
          <w:lang w:val="en-US"/>
        </w:rPr>
        <w:t>greenhouse gases</w:t>
      </w:r>
      <w:r w:rsidR="009F594A" w:rsidRPr="00E457C1">
        <w:rPr>
          <w:noProof/>
          <w:lang w:val="en-US"/>
        </w:rPr>
        <w:t xml:space="preserve">, was the main driver of the warming of the troposphere since 1979. </w:t>
      </w:r>
    </w:p>
    <w:p w14:paraId="2CE7C35E" w14:textId="77777777" w:rsidR="009F594A" w:rsidRPr="00E457C1" w:rsidRDefault="009F594A" w:rsidP="009F594A">
      <w:pPr>
        <w:pStyle w:val="AR6BodyText"/>
        <w:rPr>
          <w:noProof/>
          <w:lang w:val="en-US"/>
        </w:rPr>
      </w:pPr>
    </w:p>
    <w:p w14:paraId="523EB96D" w14:textId="77777777" w:rsidR="009F594A" w:rsidRPr="00E457C1" w:rsidRDefault="009F594A" w:rsidP="009F594A">
      <w:pPr>
        <w:pStyle w:val="AR6BodyText"/>
        <w:rPr>
          <w:i/>
          <w:noProof/>
          <w:lang w:val="en-US"/>
        </w:rPr>
      </w:pPr>
      <w:bookmarkStart w:id="861" w:name="_Hlk66457121"/>
      <w:r w:rsidRPr="00E457C1">
        <w:rPr>
          <w:i/>
          <w:noProof/>
          <w:lang w:val="en-US"/>
        </w:rPr>
        <w:t>Stratospheric temperature</w:t>
      </w:r>
    </w:p>
    <w:bookmarkEnd w:id="861"/>
    <w:p w14:paraId="0322E2BA" w14:textId="6D330E4B" w:rsidR="00B95155" w:rsidRPr="00E457C1" w:rsidRDefault="009F594A" w:rsidP="009F594A">
      <w:pPr>
        <w:pStyle w:val="AR6BodyText"/>
        <w:rPr>
          <w:rFonts w:eastAsia="SimSun"/>
          <w:noProof/>
          <w:lang w:val="en-US" w:eastAsia="zh-CN"/>
        </w:rPr>
      </w:pPr>
      <w:r w:rsidRPr="00E457C1">
        <w:rPr>
          <w:noProof/>
          <w:lang w:val="en-US"/>
        </w:rPr>
        <w:t xml:space="preserve">The AR5 concluded that the CMIP5 models simulated a generally realistic evolution of lower stratospheric temperatures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"id" : "ITEM-2",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Flato et al., 2013)", "plainTextFormattedCitation" : "(Bindoff et al., 2013; Flato et al., 2013)", "previouslyFormattedCitation" : "(Bindoff et al., 2013; Flato et al., 2013)" }, "properties" : { "noteIndex" : 0 }, "schema" : "https://github.com/citation-style-language/schema/raw/master/csl-citation.json" }</w:instrText>
      </w:r>
      <w:r>
        <w:rPr>
          <w:noProof/>
        </w:rPr>
        <w:fldChar w:fldCharType="separate"/>
      </w:r>
      <w:r w:rsidR="00393F8C">
        <w:rPr>
          <w:noProof/>
          <w:lang w:val="en-US"/>
        </w:rPr>
        <w:t>(Bindoff et al., 2013; Flato et al., 2013)</w:t>
      </w:r>
      <w:r>
        <w:rPr>
          <w:noProof/>
        </w:rPr>
        <w:fldChar w:fldCharType="end"/>
      </w:r>
      <w:r w:rsidR="00013AB7" w:rsidRPr="00E457C1">
        <w:rPr>
          <w:noProof/>
          <w:lang w:val="en-US"/>
        </w:rPr>
        <w:t>, which was</w:t>
      </w:r>
      <w:r w:rsidRPr="00E457C1">
        <w:rPr>
          <w:noProof/>
          <w:lang w:val="en-US"/>
        </w:rPr>
        <w:t xml:space="preserve"> better than the CMIP3 models, in part because they generally include time-varying ozone concentrations, unlike many of the CMIP3 models. Nonetheless, it was noted that there was a tendency for the simulations to underestimate stratospheric cooling compared to observations.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"manualFormatting"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sidRPr="00E457C1">
        <w:rPr>
          <w:noProof/>
          <w:lang w:val="en-US"/>
        </w:rPr>
        <w:t xml:space="preserve"> concluded that it was </w:t>
      </w:r>
      <w:r w:rsidRPr="00E457C1">
        <w:rPr>
          <w:i/>
          <w:noProof/>
          <w:lang w:val="en-US"/>
        </w:rPr>
        <w:t>very likely</w:t>
      </w:r>
      <w:r w:rsidRPr="00E457C1">
        <w:rPr>
          <w:noProof/>
          <w:lang w:val="en-US"/>
        </w:rPr>
        <w:t xml:space="preserve"> that anthropogenic </w:t>
      </w:r>
      <w:r w:rsidRPr="00E457C1">
        <w:rPr>
          <w:noProof/>
          <w:lang w:val="en-US"/>
        </w:rPr>
        <w:lastRenderedPageBreak/>
        <w:t xml:space="preserve">forcing, dominated by stratospheric ozone depletion by chemical reactions involving trace species known as ozone-depleting substances (ODS), had contributed to the cooling of the lower stratosphere since 1979. </w:t>
      </w:r>
      <w:r w:rsidRPr="00E457C1">
        <w:rPr>
          <w:rFonts w:eastAsia="SimSun"/>
          <w:lang w:val="en-US" w:eastAsia="zh-CN"/>
        </w:rPr>
        <w:t>I</w:t>
      </w:r>
      <w:r w:rsidRPr="00E457C1">
        <w:rPr>
          <w:noProof/>
          <w:lang w:val="en-US"/>
        </w:rPr>
        <w:t xml:space="preserve">ncreased </w:t>
      </w:r>
      <w:r w:rsidR="00CA4412" w:rsidRPr="00E457C1">
        <w:rPr>
          <w:noProof/>
          <w:lang w:val="en-US"/>
        </w:rPr>
        <w:t>greenhouse gases</w:t>
      </w:r>
      <w:r w:rsidRPr="00E457C1">
        <w:rPr>
          <w:noProof/>
          <w:lang w:val="en-US"/>
        </w:rPr>
        <w:t xml:space="preserve"> cause near-surface warming but cool</w:t>
      </w:r>
      <w:r w:rsidR="00E248ED" w:rsidRPr="00E457C1">
        <w:rPr>
          <w:noProof/>
          <w:lang w:val="en-US"/>
        </w:rPr>
        <w:t>ing</w:t>
      </w:r>
      <w:r w:rsidRPr="00E457C1">
        <w:rPr>
          <w:noProof/>
          <w:lang w:val="en-US"/>
        </w:rPr>
        <w:t xml:space="preserve"> of stratospheric temperatures</w:t>
      </w:r>
      <w:r w:rsidRPr="00E457C1">
        <w:rPr>
          <w:rFonts w:eastAsia="SimSun" w:hint="eastAsia"/>
          <w:noProof/>
          <w:lang w:val="en-US" w:eastAsia="zh-CN"/>
        </w:rPr>
        <w:t xml:space="preserve">. </w:t>
      </w:r>
    </w:p>
    <w:p w14:paraId="0887605C" w14:textId="77777777" w:rsidR="00B95155" w:rsidRPr="00E457C1" w:rsidRDefault="00B95155" w:rsidP="009F594A">
      <w:pPr>
        <w:pStyle w:val="AR6BodyText"/>
        <w:rPr>
          <w:rFonts w:eastAsia="SimSun"/>
          <w:noProof/>
          <w:lang w:val="en-US" w:eastAsia="zh-CN"/>
        </w:rPr>
      </w:pPr>
    </w:p>
    <w:p w14:paraId="066F11D8" w14:textId="5AB7679E" w:rsidR="009F594A" w:rsidRPr="00E457C1" w:rsidRDefault="00B95155" w:rsidP="009F594A">
      <w:pPr>
        <w:pStyle w:val="AR6BodyText"/>
        <w:rPr>
          <w:noProof/>
          <w:lang w:val="en-US"/>
        </w:rPr>
      </w:pPr>
      <w:r w:rsidRPr="00E457C1">
        <w:rPr>
          <w:rFonts w:eastAsia="SimSun"/>
          <w:noProof/>
          <w:lang w:val="en-US" w:eastAsia="zh-CN"/>
        </w:rPr>
        <w:t>For the lower stratosphere, a</w:t>
      </w:r>
      <w:r w:rsidR="009F594A" w:rsidRPr="00E457C1">
        <w:rPr>
          <w:noProof/>
          <w:lang w:val="en-US"/>
        </w:rPr>
        <w:t xml:space="preserve"> debate has been ongoing since </w:t>
      </w:r>
      <w:del w:id="862" w:author="Sara M Tuson" w:date="2021-06-24T09:44:00Z">
        <w:r w:rsidR="009F594A" w:rsidRPr="00E457C1" w:rsidDel="00A23DCD">
          <w:rPr>
            <w:noProof/>
            <w:lang w:val="en-US"/>
          </w:rPr>
          <w:delText xml:space="preserve">the </w:delText>
        </w:r>
      </w:del>
      <w:r w:rsidR="009F594A" w:rsidRPr="00E457C1">
        <w:rPr>
          <w:noProof/>
          <w:lang w:val="en-US"/>
        </w:rPr>
        <w:t xml:space="preserve">AR5 </w:t>
      </w:r>
      <w:r w:rsidR="00E248ED" w:rsidRPr="00E457C1">
        <w:rPr>
          <w:noProof/>
          <w:lang w:val="en-US"/>
        </w:rPr>
        <w:t>between</w:t>
      </w:r>
      <w:r w:rsidR="009F594A" w:rsidRPr="00E457C1">
        <w:rPr>
          <w:noProof/>
          <w:lang w:val="en-US"/>
        </w:rPr>
        <w:t xml:space="preserve"> studies finding that models underestimate the cooling of stratospheric temperature</w:t>
      </w:r>
      <w:r w:rsidR="00A145C2" w:rsidRPr="00E457C1">
        <w:rPr>
          <w:noProof/>
          <w:lang w:val="en-US"/>
        </w:rPr>
        <w:t xml:space="preserve"> </w:t>
      </w:r>
      <w:r w:rsidR="00A145C2">
        <w:rPr>
          <w:noProof/>
        </w:rPr>
        <w:fldChar w:fldCharType="begin" w:fldLock="1"/>
      </w:r>
      <w:r w:rsidR="00E719C0">
        <w:rPr>
          <w:noProof/>
          <w:lang w:val="en-US"/>
        </w:rPr>
        <w:instrText>ADDIN CSL_CITATION { "citationItems" : [ { "id" : "ITEM-1", "itemData" : { "DOI" : "10.1175/JCLI-D-16-0333.1", "ISSN" : "08948755", "abstract" : "AbstractUpdated and improved satellite retrievals of the temperature of the mid-to-upper troposphere (TMT) are used to address key questions about the size and significance of TMT trends, agreement with model-derived TMT values, and whether models and satellite data show similar vertical profiles of warming. A recent study claimed that TMT trends over 1979 and 2015 are 3 times larger in climate models than in satellite data but did not correct for the contribution TMT trends receive from stratospheric cooling. Here, it is shown that the average ratio of modeled and observed TMT trends is sensitive to both satellite data uncertainties and model\u2013data differences in stratospheric cooling. When the impact of lower-stratospheric cooling on TMT is accounted for, and when the most recent versions of satellite datasets are used, the previously claimed ratio of three between simulated and observed near-global TMT trends is reduced to approximately 1.7. Next, the validity of the statement that satellite data show n...", "author" : [ { "dropping-particle" : "", "family" : "Santer", "given" : "Benjamin D.", "non-dropping-particle" : "", "parse-names" : false, "suffix" : "" }, { "dropping-particle" : "", "family" : "Solomon", "given" : "Susan", "non-dropping-particle" : "", "parse-names" : false, "suffix" : "" }, { "dropping-particle" : "", "family" : "Pallotta", "given" : "Giuliana", "non-dropping-particle" : "", "parse-names" : false, "suffix" : "" }, { "dropping-particle" : "", "family" : "Mears", "given" : "Carl", "non-dropping-particle" : "", "parse-names" : false, "suffix" : "" }, { "dropping-particle" : "", "family" : "Po-Chedley", "given" : "Stephen", "non-dropping-particle" : "", "parse-names" : false, "suffix" : "" }, { "dropping-particle" : "", "family" : "Fu", "given" : "Qiang", "non-dropping-particle" : "", "parse-names" : false, "suffix" : "" }, { "dropping-particle" : "", "family" : "Wentz", "given" : "Frank", "non-dropping-particle" : "", "parse-names" : false, "suffix" : "" }, { "dropping-particle" : "", "family" : "Zou", "given" : "Cheng Zhi", "non-dropping-particle" : "", "parse-names" : false, "suffix" : "" }, { "dropping-particle" : "", "family" : "Painter", "given" : "Jeffrey", "non-dropping-particle" : "", "parse-names" : false, "suffix" : "" }, { "dropping-particle" : "", "family" : "Cvijanovic", "given" : "Ivana", "non-dropping-particle" : "", "parse-names" : false, "suffix" : "" }, { "dropping-particle" : "", "family" : "Bonfils", "given" : "C\u00e9line", "non-dropping-particle" : "", "parse-names" : false, "suffix" : "" } ], "container-title" : "Journal of Climate", "id" : "ITEM-1", "issue" : "1", "issued" : { "date-parts" : [ [ "2017" ] ] }, "page" : "373-392", "title" : "Comparing tropospheric warming in climate models and satellite data", "translator" : [ { "dropping-particle" : "", "family" : "J5136", "given" : "", "non-dropping-particle" : "", "parse-names" : false, "suffix" : "" } ], "type" : "article-journal", "volume" : "30" }, "uris" : [ "http://www.mendeley.com/documents/?uuid=aaafd825-0a95-4bb1-9fef-710356546abc" ] } ], "mendeley" : { "formattedCitation" : "(Santer et al., 2017b)", "plainTextFormattedCitation" : "(Santer et al., 2017b)", "previouslyFormattedCitation" : "(Santer et al., 2017b)" }, "properties" : { "noteIndex" : 0 }, "schema" : "https://github.com/citation-style-language/schema/raw/master/csl-citation.json" }</w:instrText>
      </w:r>
      <w:r w:rsidR="00A145C2">
        <w:rPr>
          <w:noProof/>
        </w:rPr>
        <w:fldChar w:fldCharType="separate"/>
      </w:r>
      <w:r w:rsidR="00393F8C">
        <w:rPr>
          <w:noProof/>
          <w:lang w:val="en-US"/>
        </w:rPr>
        <w:t>(Santer et al., 2017b)</w:t>
      </w:r>
      <w:r w:rsidR="00A145C2">
        <w:rPr>
          <w:noProof/>
        </w:rPr>
        <w:fldChar w:fldCharType="end"/>
      </w:r>
      <w:r w:rsidR="009F594A" w:rsidRPr="00E457C1">
        <w:rPr>
          <w:noProof/>
          <w:lang w:val="en-US"/>
        </w:rPr>
        <w:t xml:space="preserve">, in part because of underestimated stratospheric ozone depletion </w:t>
      </w:r>
      <w:r w:rsidR="009F594A">
        <w:rPr>
          <w:noProof/>
        </w:rPr>
        <w:fldChar w:fldCharType="begin" w:fldLock="1"/>
      </w:r>
      <w:r w:rsidR="00D33CB6">
        <w:rPr>
          <w:noProof/>
          <w:lang w:val="en-US"/>
        </w:rPr>
        <w:instrText>ADDIN CSL_CITATION { "citationItems" : [ { "id" : "ITEM-1", "itemData" : { "DOI" : "10.1002/jgrd.50126", "abstract" : "We present a comparison of temperature trends using different satellite and radiosonde observations and climate (GCM) and chemistry-climate model (CCM) outputs, focusing on the role of photochemical ozone depletion in the Antarctic lower stratosphere during the second half of the twentieth century. Ozone-induced stratospheric cooling peaks during November at an altitude of approximately 100 hPa in radiosonde observations, with 1969 to 1998 trends in the range of -3.8 to -4.7 K/dec. This stratospheric cooling trend is more than 50% greater than the previously estimated value of -2.4 K/dec, which suggested that the CCMs were overestimating the stratospheric cooling, and that the less complex GCMs forced by prescribed ozone were matching observations better. Corresponding ensemble mean model trends are -3.8K/dec for the CCMs, -3.5K/dec for the CMIP5 GCMs, and -2.7K/dec for the CMIP3 GCMs. Accounting for various sources of uncertainty-including sampling uncertainty, measurement error, model spread, and trend confidence intervals-observations and CCM and GCM ensembles are consistent in this new analysis. This consistency does not apply to each individual that makes up the GCM and CCM ensembles, and some do not show significant ozone-induced cooling. Nonetheless, analysis of the joint ozone and temperature trends in the CCMs suggests that the modeled cooling/ozone-depletion relationship is within the range of observations. Overall, this study emphasizes the need to use a wide range of observations for model validation as well as sufficient accounting of uncertainty in both models and measurements. \u00a9 2012. American Geophysical Union.", "author" : [ { "dropping-particle" : "", "family" : "Young", "given" : "P.J.", "non-dropping-particle" : "", "parse-names" : false, "suffix" : "" }, { "dropping-particle" : "", "family" : "Butler", "given" : "A.H.", "non-dropping-particle" : "", "parse-names" : false, "suffix" : "" }, { "dropping-particle" : "", "family" : "Calvo", "given" : "N.", "non-dropping-particle" : "", "parse-names" : false, "suffix" : "" }, { "dropping-particle" : "", "family" : "Haimberger", "given" : "L.", "non-dropping-particle" : "", "parse-names" : false, "suffix" : "" }, { "dropping-particle" : "", "family" : "Kushner", "given" : "P.J.", "non-dropping-particle" : "", "parse-names" : false, "suffix" : "" }, { "dropping-particle" : "", "family" : "Marsh", "given" : "D.R.", "non-dropping-particle" : "", "parse-names" : false, "suffix" : "" }, { "dropping-particle" : "", "family" : "Randel", "given" : "W.J.", "non-dropping-particle" : "", "parse-names" : false, "suffix" : "" }, { "dropping-particle" : "", "family" : "Rosenlof", "given" : "K.H.", "non-dropping-particle" : "", "parse-names" : false, "suffix" : "" } ], "container-title" : "Journal of Geophysical Research: Atmospheres", "id" : "ITEM-1", "issue" : "2", "issued" : { "date-parts" : [ [ "2013" ] ] }, "page" : "605-613", "title" : "Agreement in late twentieth century southern hemisphere stratospheric temperature trends in observations and ccmval-2, CMIP3, and CMIP5 models", "translator" : [ { "dropping-particle" : "", "family" : "J3755", "given" : "", "non-dropping-particle" : "", "parse-names" : false, "suffix" : "" } ], "type" : "article-journal", "volume" : "118" }, "uris" : [ "http://www.mendeley.com/documents/?uuid=7ca029f7-4e6d-4121-83a4-ad9165023f11" ] }, { "id" : "ITEM-2", "itemData" : { "DOI" : "10.1002/jgrd.50316", "ISBN" : "2169-897X", "ISSN" : "21698996", "abstract" : "Ozone changes and associated climate impacts in the Coupled Model Intercomparison Project Phase 5 (CMIP5) simulations are analyzed over the historical (1960-2005) and future (2006-2100) period under four Representative Concentration Pathways (RCP). In contrast to CMIP3, where half of the models prescribed constant stratospheric ozone, CMIP5 models all consider past ozone depletion and future ozone recovery. Multimodel mean climatologies and long-term changes in total and tropospheric column ozone calculated from CMIP5 models with either interactive or prescribed ozone are in reasonable agreement with observations. However, some large deviations from observations exist for individual models with interactive chemistry, and these models are excluded in the projections. Stratospheric ozone projections forced with a single halogen, but four greenhouse gas (GHG) scenarios show largest differences in the northern midlatitudes and in the Arctic in spring (~20 and 40 Dobson units (DU) by 2100, respectively). By 2050, these differences are much smaller and negligible over Antarctica in austral spring. Differences in future tropospheric column ozone are mainly caused by differences in methane concentrations and stratospheric input, leading to ~10 DU increases compared to 2000 in RCP 8.5. Large variations in stratospheric ozone particularly in CMIP5 models with interactive chemistry drive correspondingly large variations in lower stratospheric temperature trends. The results also illustrate that future Southern Hemisphere summertime circulation changes are controlled by both the ozone recovery rate and the rate of GHG increases, emphasizing the importance of simulating and taking into account ozone forcings when examining future climate projections. Key PointsCMIP5 models all consider past ozone depletion and future ozone recoveryMultimodel ozone agrees well with observations but individual models deviateFuture climate is sensitive to rates of both ozone recovery and GHG increases \u00a92013. American Geophysical Union. All Rights Reserved.", "author" : [ { "dropping-particle" : "", "family" : "Eyring", "given" : "V.", "non-dropping-particle" : "", "parse-names" : false, "suffix" : "" }, { "dropping-particle" : "", "family" : "Arblaster", "given" : "J. M.", "non-dropping-particle" : "", "parse-names" : false, "suffix" : "" }, { "dropping-particle" : "", "family" : "Cionni", "given" : "I.", "non-dropping-particle" : "", "parse-names" : false, "suffix" : "" }, { "dropping-particle" : "", "family" : "Sedl\u00e1\u010dek", "given" : "J.", "non-dropping-particle" : "", "parse-names" : false, "suffix" : "" }, { "dropping-particle" : "", "family" : "Perlwitz", "given" : "J.", "non-dropping-particle" : "", "parse-names" : false, "suffix" : "" }, { "dropping-particle" : "", "family" : "Young", "given" : "P. J.", "non-dropping-particle" : "", "parse-names" : false, "suffix" : "" }, { "dropping-particle" : "", "family" : "Bekki", "given" : "S.", "non-dropping-particle" : "", "parse-names" : false, "suffix" : "" }, { "dropping-particle" : "", "family" : "Bergmann", "given" : "D.", "non-dropping-particle" : "", "parse-names" : false, "suffix" : "" }, { "dropping-particle" : "", "family" : "Cameron-Smith", "given" : "P.", "non-dropping-particle" : "", "parse-names" : false, "suffix" : "" }, { "dropping-particle" : "", "family" : "Collins", "given" : "W. J.", "non-dropping-particle" : "", "parse-names" : false, "suffix" : "" }, { "dropping-particle" : "", "family" : "Faluvegi", "given" : "G.", "non-dropping-particle" : "", "parse-names" : false, "suffix" : "" }, { "dropping-particle" : "", "family" : "Gottschaldt", "given" : "K. D.", "non-dropping-particle" : "", "parse-names" : false, "suffix" : "" }, { "dropping-particle" : "", "family" : "Horowitz", "given" : "L. W.", "non-dropping-particle" : "", "parse-names" : false, "suffix" : "" }, { "dropping-particle" : "", "family" : "Kinnison", "given" : "D. E.", "non-dropping-particle" : "", "parse-names" : false, "suffix" : "" }, { "dropping-particle" : "", "family" : "Lamarque", "given" : "J. F.", "non-dropping-particle" : "", "parse-names" : false, "suffix" : "" }, { "dropping-particle" : "", "family" : "Marsh", "given" : "D. R.", "non-dropping-particle" : "", "parse-names" : false, "suffix" : "" }, { "dropping-particle" : "", "family" : "Saint-Martin", "given" : "D.", "non-dropping-particle" : "", "parse-names" : false, "suffix" : "" }, { "dropping-particle" : "", "family" : "Shindell", "given" : "D. T.", "non-dropping-particle" : "", "parse-names" : false, "suffix" : "" }, { "dropping-particle" : "", "family" : "Sudo", "given" : "K.", "non-dropping-particle" : "", "parse-names" : false, "suffix" : "" }, { "dropping-particle" : "", "family" : "Szopa", "given" : "S.", "non-dropping-particle" : "", "parse-names" : false, "suffix" : "" }, { "dropping-particle" : "", "family" : "Watanabe", "given" : "S.", "non-dropping-particle" : "", "parse-names" : false, "suffix" : "" } ], "container-title" : "Journal of Geophysical Research: Atmospheres", "id" : "ITEM-2", "issue" : "10", "issued" : { "date-parts" : [ [ "2013", "5", "27" ] ] }, "page" : "5029-5060", "title" : "Long-term ozone changes and associated climate impacts in CMIP5 simulations", "translator" : [ { "dropping-particle" : "", "family" : "J3907", "given" : "", "non-dropping-particle" : "", "parse-names" : false, "suffix" : "" } ], "type" : "article-journal", "volume" : "118" }, "uris" : [ "http://www.mendeley.com/documents/?uuid=f928e517-01b0-4378-8efa-1f57436eee2a" ] } ], "mendeley" : { "formattedCitation" : "(Eyring et al., 2013; Young et al., 2013)", "plainTextFormattedCitation" : "(Eyring et al., 2013; Young et al., 2013)", "previouslyFormattedCitation" : "(Eyring et al., 2013; Young et al., 2013)" }, "properties" : { "noteIndex" : 0 }, "schema" : "https://github.com/citation-style-language/schema/raw/master/csl-citation.json" }</w:instrText>
      </w:r>
      <w:r w:rsidR="009F594A">
        <w:rPr>
          <w:noProof/>
        </w:rPr>
        <w:fldChar w:fldCharType="separate"/>
      </w:r>
      <w:r w:rsidR="00393F8C">
        <w:rPr>
          <w:noProof/>
          <w:lang w:val="en-US"/>
        </w:rPr>
        <w:t>(Eyring et al., 2013; Young et al., 2013)</w:t>
      </w:r>
      <w:r w:rsidR="009F594A">
        <w:rPr>
          <w:noProof/>
        </w:rPr>
        <w:fldChar w:fldCharType="end"/>
      </w:r>
      <w:r w:rsidR="009F594A" w:rsidRPr="00E457C1">
        <w:rPr>
          <w:noProof/>
          <w:lang w:val="en-US"/>
        </w:rPr>
        <w:t xml:space="preserve">, and studies finding that lower stratospheric temperature trends are within the range of observed trends </w:t>
      </w:r>
      <w:r w:rsidR="009F594A">
        <w:rPr>
          <w:noProof/>
        </w:rPr>
        <w:fldChar w:fldCharType="begin" w:fldLock="1"/>
      </w:r>
      <w:r w:rsidR="00D33CB6">
        <w:rPr>
          <w:noProof/>
          <w:lang w:val="en-US"/>
        </w:rPr>
        <w:instrText>ADDIN CSL_CITATION { "citationItems" : [ { "id" : "ITEM-1", "itemData" : { "DOI" : "10.1029/2018GL078035", "ISSN" : "00948276", "abstract" : "Abstract Simulated stratospheric temperatures over the period 1979-2016 in models from the Chemistry-Climate Model Initiative (CCMI) are compared with recently updated and extended satellite observations. The multi-model mean global temperature trends over 1979-2005 are -0.88 \u00b1 0.23, -0.70 \u00b1 0.16, and -0.50 \u00b1 0.12 K decade-1 for the Stratospheric Sounding Unit (SSU) channels 3 (~40-50 km), 2 (~35-45 km), and 1 (~25-35 km), respectively. These are within the uncertainty bounds of the observed temperature trends from two reprocessed satellite datasets. In the lower stratosphere, the multi-model mean trend in global temperature for the Microwave Sounding Unit channel 4 (~13-22 km) is -0.25 \u00b1 0.12 K decade-1 over 1979-2005, consistent with estimates from three versions of this satellite record. The simulated stratospheric temperature trends in CCMI models over 1979-2005 agree with the previous generation of chemistry-climate models. The models and an extended satellite dataset of SSU with the Advanced Microwave Sounding Unit-A show weaker global stratospheric cooling over 1998-2016 compared to the period of intensive ozone depletion (1979-1997). This is due to the reduction in ozone-induced cooling from the slow-down of ozone trends and the onset of ozone recovery since the late 1990s. In summary, the results show much better consistency between simulated and satellite observed stratospheric temperature trends than was reported by Thompson et al. (2012) for the previous versions of the SSU record and chemistry-climate models. The improved agreement mainly comes from updates to the satellite records; the range of simulated trends is comparable to the previous generation of models.", "author" : [ { "dropping-particle" : "", "family" : "Maycock", "given" : "Amanda C.", "non-dropping-particle" : "", "parse-names" : false, "suffix" : "" }, { "dropping-particle" : "", "family" : "Randel", "given" : "William J.", "non-dropping-particle" : "", "parse-names" : false, "suffix" : "" }, { "dropping-particle" : "", "family" : "Steiner", "given" : "Andrea K.", "non-dropping-particle" : "", "parse-names" : false, "suffix" : "" }, { "dropping-particle" : "", "family" : "Karpechko", "given" : "Alexey Yu", "non-dropping-particle" : "", "parse-names" : false, "suffix" : "" }, { "dropping-particle" : "", "family" : "Cristy", "given" : "John", "non-dropping-particle" : "", "parse-names" : false, "suffix" : "" }, { "dropping-particle" : "", "family" : "Saunders", "given" : "Roger", "non-dropping-particle" : "", "parse-names" : false, "suffix" : "" }, { "dropping-particle" : "", "family" : "Thompson", "given" : "David W. J.", "non-dropping-particle" : "", "parse-names" : false, "suffix" : "" }, { "dropping-particle" : "", "family" : "Zou", "given" : "Cheng-Zhi", "non-dropping-particle" : "", "parse-names" : false, "suffix" : "" }, { "dropping-particle" : "", "family" : "Chrysanthou", "given" : "Andreas", "non-dropping-particle" : "", "parse-names" : false, "suffix" : "" }, { "dropping-particle" : "", "family" : "Abraham", "given" : "N. Luke", "non-dropping-particle" : "", "parse-names" : false, "suffix" : "" }, { "dropping-particle" : "", "family" : "Akiyoshi", "given" : "Hiderahu", "non-dropping-particle" : "", "parse-names" : false, "suffix" : "" }, { "dropping-particle" : "", "family" : "Archibald", "given" : "Alex T.", "non-dropping-particle" : "", "parse-names" : false, "suffix" : "" }, { "dropping-particle" : "", "family" : "Butchart", "given" : "Neal", "non-dropping-particle" : "", "parse-names" : false, "suffix" : "" }, { "dropping-particle" : "", "family" : "Chipperfield", "given" : "Martyn",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"non-dropping-particle" : "", "parse-names" : false, "suffix" : "" }, { "dropping-particle" : "", "family" : "Genova", "given" : "Glauco", "non-dropping-particle" : "Di", "parse-names" : false, "suffix" : "" }, { "dropping-particle" : "", "family" : "J\u00f6ckel", "given" : "Patrick", "non-dropping-particle" : "", "parse-names" : false, "suffix" : "" }, { "dropping-particle" : "", "family" : "Kinnison", "given" : "Douglas E.", "non-dropping-particle" : "", "parse-names" : false, "suffix" : "" }, { "dropping-particle" : "", "family" : "Kirner", "given" : "Oliver", "non-dropping-particle" : "", "parse-names" : false, "suffix" : "" }, { "dropping-particle" : "", "family" : "Ladst\u00e4dter", "given" : "Florian",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"O\u2019Connor", "given" : "Fiona",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"Geophysical Research Letters", "id" : "ITEM-1", "issued" : { "date-parts" : [ [ "2018" ] ] }, "title" : "Revisiting the mystery of recent stratospheric temperature trends", "translator" : [ { "dropping-particle" : "", "family" : "J4483", "given" : "", "non-dropping-particle" : "", "parse-names" : false, "suffix" : "" } ], "type" : "article-journal" }, "uris" : [ "http://www.mendeley.com/documents/?uuid=3988f65b-526c-3258-b911-ef0ab93f0908" ] }, { "id" : "ITEM-2", "itemData" : { "DOI" : "10.1002/jgrd.50126", "abstract" : "We present a comparison of temperature trends using different satellite and radiosonde observations and climate (GCM) and chemistry-climate model (CCM) outputs, focusing on the role of photochemical ozone depletion in the Antarctic lower stratosphere during the second half of the twentieth century. Ozone-induced stratospheric cooling peaks during November at an altitude of approximately 100 hPa in radiosonde observations, with 1969 to 1998 trends in the range of -3.8 to -4.7 K/dec. This stratospheric cooling trend is more than 50% greater than the previously estimated value of -2.4 K/dec, which suggested that the CCMs were overestimating the stratospheric cooling, and that the less complex GCMs forced by prescribed ozone were matching observations better. Corresponding ensemble mean model trends are -3.8K/dec for the CCMs, -3.5K/dec for the CMIP5 GCMs, and -2.7K/dec for the CMIP3 GCMs. Accounting for various sources of uncertainty-including sampling uncertainty, measurement error, model spread, and trend confidence intervals-observations and CCM and GCM ensembles are consistent in this new analysis. This consistency does not apply to each individual that makes up the GCM and CCM ensembles, and some do not show significant ozone-induced cooling. Nonetheless, analysis of the joint ozone and temperature trends in the CCMs suggests that the modeled cooling/ozone-depletion relationship is within the range of observations. Overall, this study emphasizes the need to use a wide range of observations for model validation as well as sufficient accounting of uncertainty in both models and measurements. \u00a9 2012. American Geophysical Union.", "author" : [ { "dropping-particle" : "", "family" : "Young", "given" : "P.J.", "non-dropping-particle" : "", "parse-names" : false, "suffix" : "" }, { "dropping-particle" : "", "family" : "Butler", "given" : "A.H.", "non-dropping-particle" : "", "parse-names" : false, "suffix" : "" }, { "dropping-particle" : "", "family" : "Calvo", "given" : "N.", "non-dropping-particle" : "", "parse-names" : false, "suffix" : "" }, { "dropping-particle" : "", "family" : "Haimberger", "given" : "L.", "non-dropping-particle" : "", "parse-names" : false, "suffix" : "" }, { "dropping-particle" : "", "family" : "Kushner", "given" : "P.J.", "non-dropping-particle" : "", "parse-names" : false, "suffix" : "" }, { "dropping-particle" : "", "family" : "Marsh", "given" : "D.R.", "non-dropping-particle" : "", "parse-names" : false, "suffix" : "" }, { "dropping-particle" : "", "family" : "Randel", "given" : "W.J.", "non-dropping-particle" : "", "parse-names" : false, "suffix" : "" }, { "dropping-particle" : "", "family" : "Rosenlof", "given" : "K.H.", "non-dropping-particle" : "", "parse-names" : false, "suffix" : "" } ], "container-title" : "Journal of Geophysical Research: Atmospheres", "id" : "ITEM-2", "issue" : "2", "issued" : { "date-parts" : [ [ "2013" ] ] }, "page" : "605-613", "title" : "Agreement in late twentieth century southern hemisphere stratospheric temperature trends in observations and ccmval-2, CMIP3, and CMIP5 models", "translator" : [ { "dropping-particle" : "", "family" : "J3755", "given" : "", "non-dropping-particle" : "", "parse-names" : false, "suffix" : "" } ], "type" : "article-journal", "volume" : "118" }, "uris" : [ "http://www.mendeley.com/documents/?uuid=7ca029f7-4e6d-4121-83a4-ad9165023f11" ] } ], "mendeley" : { "formattedCitation" : "(Young et al., 2013; Maycock et al., 2018)", "plainTextFormattedCitation" : "(Young et al., 2013; Maycock et al., 2018)", "previouslyFormattedCitation" : "(Young et al., 2013; Maycock et al., 2018)" }, "properties" : { "noteIndex" : 0 }, "schema" : "https://github.com/citation-style-language/schema/raw/master/csl-citation.json" }</w:instrText>
      </w:r>
      <w:r w:rsidR="009F594A">
        <w:rPr>
          <w:noProof/>
        </w:rPr>
        <w:fldChar w:fldCharType="separate"/>
      </w:r>
      <w:r w:rsidR="00393F8C">
        <w:rPr>
          <w:noProof/>
          <w:lang w:val="en-US"/>
        </w:rPr>
        <w:t>(Young et al., 2013; Maycock et al., 2018)</w:t>
      </w:r>
      <w:r w:rsidR="009F594A">
        <w:rPr>
          <w:noProof/>
        </w:rPr>
        <w:fldChar w:fldCharType="end"/>
      </w:r>
      <w:r w:rsidR="009F594A" w:rsidRPr="00E457C1">
        <w:rPr>
          <w:noProof/>
          <w:lang w:val="en-US"/>
        </w:rPr>
        <w:t>. D</w:t>
      </w:r>
      <w:r w:rsidR="009F594A" w:rsidRPr="00E457C1">
        <w:rPr>
          <w:rFonts w:eastAsia="SimSun"/>
          <w:noProof/>
          <w:lang w:val="en-US" w:eastAsia="zh-CN"/>
        </w:rPr>
        <w:t>ifferent observational data and different time periods explain the different conclusions.</w:t>
      </w:r>
      <w:r w:rsidR="005619F1" w:rsidRPr="00E457C1">
        <w:rPr>
          <w:rFonts w:eastAsia="SimSun"/>
          <w:noProof/>
          <w:lang w:val="en-US" w:eastAsia="zh-CN"/>
        </w:rPr>
        <w:t xml:space="preserve"> </w:t>
      </w:r>
      <w:r w:rsidR="005619F1">
        <w:rPr>
          <w:noProof/>
        </w:rPr>
        <w:fldChar w:fldCharType="begin" w:fldLock="1"/>
      </w:r>
      <w:r w:rsidR="00E719C0">
        <w:rPr>
          <w:noProof/>
          <w:lang w:val="en-US"/>
        </w:rPr>
        <w:instrText>ADDIN CSL_CITATION { "citationItems" : [ { "id" : "ITEM-1", "itemData" : { "DOI" : "10.1002/2015JD023841", "abstract" : "\u00a9 2016. American Geophysical Union. All Rights Reserved. Satellite instruments show a cooling of global stratospheric temperatures over the whole data record (1979-2014). This cooling is not linear and includes two descending steps in the early 1980s and mid-1990s. The 1979-1995 period is characterized by increasing concentrations of ozone-depleting substances (ODSs) and by the two major volcanic eruptions of El Chich\u00f3n (1982) and Mount Pinatubo (1991). The 1995-present period is characterized by decreasing ODS concentrations and by the absence of major volcanic eruptions. Greenhouse gas (GHG) concentrations increase over the whole time period. In order to isolate the roles of different forcing agents in the global stratospheric temperature changes, we performed a set of simulations using the NASA Goddard Earth Observing System Chemistry-Climate Model with prescribed sea surface temperatures. We find that in our model simulations the cooling of the stratosphere from 1979 to present is mostly driven by changes in GHG concentrations in the middle and upper stratosphere and by GHG and ODS changes in the lower stratosphere. While the cooling trend caused by increasing GHGs is roughly constant over the satellite era, changing ODS concentrations cause a significant stratospheric cooling only up to the mid-1990s, when they start to decrease because of the implementation of the Montreal Protocol. Sporadic volcanic events and the solar cycle have a distinct signature in the time series of stratospheric temperature anomalies but do not play a statistically significant role in the long-term trends from 1979 to 2014. Several factors combine to produce the step-like behavior in the stratospheric temperatures: in the lower stratosphere, the flattening starting in the mid-1990s is due to the decrease in ozone-depleting substances; Mount Pinatubo and the solar cycle cause the abrupt steps through the aerosol-associated warming and the volcanically induced ozone depletion. In the middle and upper stratosphere, changes in solar irradiance are largely responsible for the step-like behavior of global temperature anomalies, together with volcanically induced ozone depletion and water vapor increases in the post-Pinatubo years.", "author" : [ { "dropping-particle" : "", "family" : "Aquila", "given" : "V.", "non-dropping-particle" : "", "parse-names" : false, "suffix" : "" }, { "dropping-particle" : "", "family" : "Swartz", "given" : "W.H.", "non-dropping-particle" : "", "parse-names" : false, "suffix" : "" }, { "dropping-particle" : "", "family" : "Waugh", "given" : "D.W.", "non-dropping-particle" : "", "parse-names" : false, "suffix" : "" }, { "dropping-particle" : "", "family" : "Colarco", "given" : "P.R.", "non-dropping-particle" : "", "parse-names" : false, "suffix" : "" }, { "dropping-particle" : "", "family" : "Pawson", "given" : "S.", "non-dropping-particle" : "", "parse-names" : false, "suffix" : "" }, { "dropping-particle" : "", "family" : "Polvani", "given" : "L.M.", "non-dropping-particle" : "", "parse-names" : false, "suffix" : "" }, { "dropping-particle" : "", "family" : "Stolarski", "given" : "R.S.", "non-dropping-particle" : "", "parse-names" : false, "suffix" : "" } ], "container-title" : "Journal of Geophysical Research", "id" : "ITEM-1", "issue" : "13", "issued" : { "date-parts" : [ [ "2016" ] ] }, "page" : "8067-8082", "title" : "Isolating the roles of different forcing agents in global stratospheric temperature changes using model integrations with incrementally added single forcings", "translator" : [ { "dropping-particle" : "", "family" : "J3754", "given" : "", "non-dropping-particle" : "", "parse-names" : false, "suffix" : "" } ], "type" : "article-journal", "volume" : "121" }, "uris" : [ "http://www.mendeley.com/documents/?uuid=289b70d7-7404-4b8b-ad1c-d7740e566626" ] } ], "mendeley" : { "formattedCitation" : "(Aquila et al., 2016)", "manualFormatting" : "Aquila et al. (2016)", "plainTextFormattedCitation" : "(Aquila et al., 2016)", "previouslyFormattedCitation" : "(Aquila et al., 2016)" }, "properties" : { "noteIndex" : 0 }, "schema" : "https://github.com/citation-style-language/schema/raw/master/csl-citation.json" }</w:instrText>
      </w:r>
      <w:r w:rsidR="005619F1">
        <w:rPr>
          <w:noProof/>
        </w:rPr>
        <w:fldChar w:fldCharType="separate"/>
      </w:r>
      <w:r w:rsidR="00393F8C">
        <w:rPr>
          <w:noProof/>
          <w:lang w:val="en-US"/>
        </w:rPr>
        <w:t>Aquila et al. (2016)</w:t>
      </w:r>
      <w:r w:rsidR="005619F1">
        <w:rPr>
          <w:noProof/>
        </w:rPr>
        <w:fldChar w:fldCharType="end"/>
      </w:r>
      <w:r w:rsidR="005619F1" w:rsidRPr="00E457C1">
        <w:rPr>
          <w:noProof/>
          <w:lang w:val="en-US"/>
        </w:rPr>
        <w:t xml:space="preserve"> used forced chemistry-climate models with prescribed SST to investigate the influence of different forcings on global stratospheric temperature changes</w:t>
      </w:r>
      <w:r w:rsidR="005C1D32" w:rsidRPr="00E457C1">
        <w:rPr>
          <w:noProof/>
          <w:lang w:val="en-US"/>
        </w:rPr>
        <w:t>. They</w:t>
      </w:r>
      <w:r w:rsidR="009F594A" w:rsidRPr="00E457C1">
        <w:rPr>
          <w:noProof/>
          <w:lang w:val="en-US"/>
        </w:rPr>
        <w:t xml:space="preserve"> found that in the lower stratosphere, the </w:t>
      </w:r>
      <w:r w:rsidR="005C1D32" w:rsidRPr="00E457C1">
        <w:rPr>
          <w:noProof/>
          <w:lang w:val="en-US"/>
        </w:rPr>
        <w:t xml:space="preserve">simulated </w:t>
      </w:r>
      <w:r w:rsidR="009F594A" w:rsidRPr="00E457C1">
        <w:rPr>
          <w:noProof/>
          <w:lang w:val="en-US"/>
        </w:rPr>
        <w:t xml:space="preserve">cooling trend due to increasing </w:t>
      </w:r>
      <w:r w:rsidR="00CA4412" w:rsidRPr="00E457C1">
        <w:rPr>
          <w:noProof/>
          <w:lang w:val="en-US"/>
        </w:rPr>
        <w:t>g</w:t>
      </w:r>
      <w:r w:rsidR="00E12441" w:rsidRPr="00E457C1">
        <w:rPr>
          <w:noProof/>
          <w:lang w:val="en-US"/>
        </w:rPr>
        <w:t>reenhouse gases</w:t>
      </w:r>
      <w:r w:rsidR="009F594A" w:rsidRPr="00E457C1">
        <w:rPr>
          <w:noProof/>
          <w:lang w:val="en-US"/>
        </w:rPr>
        <w:t xml:space="preserve"> </w:t>
      </w:r>
      <w:r w:rsidR="005C1D32" w:rsidRPr="00E457C1">
        <w:rPr>
          <w:noProof/>
          <w:lang w:val="en-US"/>
        </w:rPr>
        <w:t>wa</w:t>
      </w:r>
      <w:r w:rsidR="009F594A" w:rsidRPr="00E457C1">
        <w:rPr>
          <w:noProof/>
          <w:lang w:val="en-US"/>
        </w:rPr>
        <w:t>s roughly constant over the satellite era</w:t>
      </w:r>
      <w:r w:rsidR="005C1D32" w:rsidRPr="00E457C1">
        <w:rPr>
          <w:noProof/>
          <w:lang w:val="en-US"/>
        </w:rPr>
        <w:t>, while c</w:t>
      </w:r>
      <w:r w:rsidR="009F594A" w:rsidRPr="00E457C1">
        <w:rPr>
          <w:noProof/>
          <w:lang w:val="en-US"/>
        </w:rPr>
        <w:t>hanges in ODS concentrations</w:t>
      </w:r>
      <w:r w:rsidR="009F594A" w:rsidRPr="00E457C1">
        <w:rPr>
          <w:rFonts w:eastAsia="SimSun"/>
          <w:noProof/>
          <w:lang w:val="en-US" w:eastAsia="zh-CN"/>
        </w:rPr>
        <w:t xml:space="preserve"> </w:t>
      </w:r>
      <w:r w:rsidR="00E248ED" w:rsidRPr="00E457C1">
        <w:rPr>
          <w:rFonts w:eastAsia="SimSun"/>
          <w:noProof/>
          <w:lang w:val="en-US" w:eastAsia="zh-CN"/>
        </w:rPr>
        <w:t>amplified that</w:t>
      </w:r>
      <w:r w:rsidR="009F594A" w:rsidRPr="00E457C1">
        <w:rPr>
          <w:noProof/>
          <w:lang w:val="en-US"/>
        </w:rPr>
        <w:t xml:space="preserve"> stratospheric cooling </w:t>
      </w:r>
      <w:r w:rsidR="00E248ED" w:rsidRPr="00E457C1">
        <w:rPr>
          <w:noProof/>
          <w:lang w:val="en-US"/>
        </w:rPr>
        <w:t>t</w:t>
      </w:r>
      <w:r w:rsidR="00013AB7" w:rsidRPr="00E457C1">
        <w:rPr>
          <w:noProof/>
          <w:lang w:val="en-US"/>
        </w:rPr>
        <w:t xml:space="preserve">rend during the </w:t>
      </w:r>
      <w:r w:rsidR="00E248ED" w:rsidRPr="00E457C1">
        <w:rPr>
          <w:noProof/>
          <w:lang w:val="en-US"/>
        </w:rPr>
        <w:t>era</w:t>
      </w:r>
      <w:r w:rsidR="00013AB7" w:rsidRPr="00E457C1">
        <w:rPr>
          <w:noProof/>
          <w:lang w:val="en-US"/>
        </w:rPr>
        <w:t xml:space="preserve"> of increasing ozone depletion</w:t>
      </w:r>
      <w:r w:rsidR="00CF5F11" w:rsidRPr="00E457C1">
        <w:rPr>
          <w:noProof/>
          <w:lang w:val="en-US"/>
        </w:rPr>
        <w:t xml:space="preserve"> up until the mid-1990s</w:t>
      </w:r>
      <w:r w:rsidR="005C1D32" w:rsidRPr="00E457C1">
        <w:rPr>
          <w:noProof/>
          <w:lang w:val="en-US"/>
        </w:rPr>
        <w:t>, with a flattening of the temperature trend over the subsequent period over which</w:t>
      </w:r>
      <w:r w:rsidR="00C87F62" w:rsidRPr="00E457C1">
        <w:rPr>
          <w:noProof/>
          <w:lang w:val="en-US"/>
        </w:rPr>
        <w:t xml:space="preserve"> </w:t>
      </w:r>
      <w:r w:rsidR="00013AB7" w:rsidRPr="00E457C1">
        <w:rPr>
          <w:noProof/>
          <w:lang w:val="en-US"/>
        </w:rPr>
        <w:t>stratospheri</w:t>
      </w:r>
      <w:r w:rsidR="005619F1" w:rsidRPr="00E457C1">
        <w:rPr>
          <w:noProof/>
          <w:lang w:val="en-US"/>
        </w:rPr>
        <w:t xml:space="preserve">c </w:t>
      </w:r>
      <w:r w:rsidR="00013AB7" w:rsidRPr="00E457C1">
        <w:rPr>
          <w:noProof/>
          <w:lang w:val="en-US"/>
        </w:rPr>
        <w:t xml:space="preserve">ozone has </w:t>
      </w:r>
      <w:del w:id="863" w:author="Ian Blenkinsop" w:date="2021-07-13T15:17:00Z">
        <w:r w:rsidR="00013AB7" w:rsidRPr="00E457C1" w:rsidDel="00BD0D40">
          <w:rPr>
            <w:noProof/>
            <w:lang w:val="en-US"/>
          </w:rPr>
          <w:delText xml:space="preserve">stabilised </w:delText>
        </w:r>
      </w:del>
      <w:ins w:id="864" w:author="Ian Blenkinsop" w:date="2021-07-13T15:17:00Z">
        <w:r w:rsidR="00BD0D40" w:rsidRPr="00E457C1">
          <w:rPr>
            <w:noProof/>
            <w:lang w:val="en-US"/>
          </w:rPr>
          <w:t>stabili</w:t>
        </w:r>
        <w:r w:rsidR="00BD0D40">
          <w:rPr>
            <w:noProof/>
            <w:lang w:val="en-US"/>
          </w:rPr>
          <w:t>z</w:t>
        </w:r>
        <w:r w:rsidR="00BD0D40" w:rsidRPr="00E457C1">
          <w:rPr>
            <w:noProof/>
            <w:lang w:val="en-US"/>
          </w:rPr>
          <w:t xml:space="preserve">ed </w:t>
        </w:r>
      </w:ins>
      <w:r w:rsidR="00013AB7" w:rsidRPr="00E457C1">
        <w:rPr>
          <w:noProof/>
          <w:lang w:val="en-US"/>
        </w:rPr>
        <w:t>(S</w:t>
      </w:r>
      <w:r w:rsidR="00E248ED" w:rsidRPr="00E457C1">
        <w:rPr>
          <w:noProof/>
          <w:lang w:val="en-US"/>
        </w:rPr>
        <w:t>ection 2.2.5.2)</w:t>
      </w:r>
      <w:r w:rsidR="009F594A" w:rsidRPr="00E457C1">
        <w:rPr>
          <w:noProof/>
          <w:lang w:val="en-US"/>
        </w:rPr>
        <w:t xml:space="preserve">. </w:t>
      </w:r>
      <w:r w:rsidR="008A08AF">
        <w:rPr>
          <w:noProof/>
        </w:rPr>
        <w:fldChar w:fldCharType="begin" w:fldLock="1"/>
      </w:r>
      <w:r w:rsidR="00E719C0">
        <w:rPr>
          <w:noProof/>
          <w:lang w:val="en-US"/>
        </w:rPr>
        <w:instrText>ADDIN CSL_CITATION { "citationItems" : [ { "id" : "ITEM-1", "itemData" : { "DOI" : "10.1088/1748-9326/ab9af7", "abstract" : "Tropospheric and stratospheric tropical temperature trends in recent decades have been notoriously hard to simulate using climate models, particularly in the upper troposphere. Aside from the warming trend itself, this has broader implications, e.g. atmospheric circulation trends depend on latitudinal temperature gradients. In this study, tropical temperature trends in the CMIP6 models are examined, from 1979 to 2014, and contrasted with trends from the RICH/RAOBCORE radiosondes, and the ERA5/5.1 reanalysis. As in earlier studies, we find considerable warming biases in the CMIP6 modeled trends, and we show that these biases are linked to biases in surface temperature. We also uncover previously undocumented biases in the lower-middle stratosphere: the CMIP6 models appear unable to capture the time evolution of stratospheric cooling, which is non-monotonic owing to the Montreal Protocol. Finally, using models with large ensembles, we show that their standard deviation in tropospheric temperature trends, which is due to internal variability alone, explains \u223c 50% (\u00b1 20%) of that from the CMIP6 models.", "author" : [ { "dropping-particle" : "", "family" : "Mitchell", "given" : "Dann M", "non-dropping-particle" : "", "parse-names" : false, "suffix" : "" }, { "dropping-particle" : "", "family" : "Lo", "given" : "Y T Eunice", "non-dropping-particle" : "", "parse-names" : false, "suffix" : "" }, { "dropping-particle" : "", "family" : "Seviour", "given" : "William J M", "non-dropping-particle" : "", "parse-names" : false, "suffix" : "" }, { "dropping-particle" : "", "family" : "Haimberger", "given" : "Leopold", "non-dropping-particle" : "", "parse-names" : false, "suffix" : "" }, { "dropping-particle" : "", "family" : "Polvani", "given" : "Lorenzo M", "non-dropping-particle" : "", "parse-names" : false, "suffix" : "" } ], "container-title" : "Environmental Research Letters", "id" : "ITEM-1", "issue" : "10", "issued" : { "date-parts" : [ [ "2020" ] ] }, "publisher" : "{IOP} Publishing", "title" : "The vertical profile of recent tropical temperature trends: Persistent model biases in the context of internal variability", "translator" : [ { "dropping-particle" : "", "family" : "J6847", "given" : "", "non-dropping-particle" : "", "parse-names" : false, "suffix" : "" } ], "type" : "article-journal", "volume" : "15" }, "uris" : [ "http://www.mendeley.com/documents/?uuid=4565d4de-b5db-4a68-9f16-fa7d06c7a107" ] } ], "mendeley" : { "formattedCitation" : "(Mitchell et al., 2020)", "manualFormatting" : "Mitchell et al. (2020)", "plainTextFormattedCitation" : "(Mitchell et al., 2020)", "previouslyFormattedCitation" : "(Mitchell et al., 2020)" }, "properties" : { "noteIndex" : 0 }, "schema" : "https://github.com/citation-style-language/schema/raw/master/csl-citation.json" }</w:instrText>
      </w:r>
      <w:r w:rsidR="008A08AF">
        <w:rPr>
          <w:noProof/>
        </w:rPr>
        <w:fldChar w:fldCharType="separate"/>
      </w:r>
      <w:r w:rsidR="00393F8C">
        <w:rPr>
          <w:noProof/>
          <w:lang w:val="en-US"/>
        </w:rPr>
        <w:t>Mitchell et al. (2020)</w:t>
      </w:r>
      <w:r w:rsidR="008A08AF">
        <w:rPr>
          <w:noProof/>
        </w:rPr>
        <w:fldChar w:fldCharType="end"/>
      </w:r>
      <w:r w:rsidR="009F594A" w:rsidRPr="00E457C1">
        <w:rPr>
          <w:noProof/>
          <w:lang w:val="en-US"/>
        </w:rPr>
        <w:t xml:space="preserve"> show</w:t>
      </w:r>
      <w:r w:rsidR="00BE2B17" w:rsidRPr="00E457C1">
        <w:rPr>
          <w:noProof/>
          <w:lang w:val="en-US"/>
        </w:rPr>
        <w:t>ed</w:t>
      </w:r>
      <w:r w:rsidR="009F594A" w:rsidRPr="00E457C1">
        <w:rPr>
          <w:noProof/>
          <w:lang w:val="en-US"/>
        </w:rPr>
        <w:t xml:space="preserve"> that while models simulate realistic trends in tropical lower stratospheric temperature over the whole 1979</w:t>
      </w:r>
      <w:del w:id="865" w:author="Sara M Tuson" w:date="2021-06-25T11:03:00Z">
        <w:r w:rsidR="009F594A" w:rsidRPr="00E457C1" w:rsidDel="004A799C">
          <w:rPr>
            <w:noProof/>
            <w:lang w:val="en-US"/>
          </w:rPr>
          <w:delText>-</w:delText>
        </w:r>
      </w:del>
      <w:ins w:id="866" w:author="Sara M Tuson" w:date="2021-06-25T11:03:00Z">
        <w:r w:rsidR="004A799C">
          <w:rPr>
            <w:noProof/>
            <w:lang w:val="en-US"/>
          </w:rPr>
          <w:t>–</w:t>
        </w:r>
      </w:ins>
      <w:r w:rsidR="009F594A" w:rsidRPr="00E457C1">
        <w:rPr>
          <w:noProof/>
          <w:lang w:val="en-US"/>
        </w:rPr>
        <w:t xml:space="preserve">2014 period when compared with radiosonde data, they tend to overestimate the cooling trend over </w:t>
      </w:r>
      <w:r w:rsidR="00BE2B17" w:rsidRPr="00E457C1">
        <w:rPr>
          <w:noProof/>
          <w:lang w:val="en-US"/>
        </w:rPr>
        <w:t>the ozone depletion era (</w:t>
      </w:r>
      <w:r w:rsidR="009F594A" w:rsidRPr="00E457C1">
        <w:rPr>
          <w:noProof/>
          <w:lang w:val="en-US"/>
        </w:rPr>
        <w:t>1979</w:t>
      </w:r>
      <w:del w:id="867" w:author="Sara M Tuson" w:date="2021-06-25T11:03:00Z">
        <w:r w:rsidR="009F594A" w:rsidRPr="00E457C1" w:rsidDel="004A799C">
          <w:rPr>
            <w:noProof/>
            <w:lang w:val="en-US"/>
          </w:rPr>
          <w:delText>-</w:delText>
        </w:r>
      </w:del>
      <w:ins w:id="868" w:author="Sara M Tuson" w:date="2021-06-25T11:03:00Z">
        <w:r w:rsidR="004A799C">
          <w:rPr>
            <w:noProof/>
            <w:lang w:val="en-US"/>
          </w:rPr>
          <w:t>–</w:t>
        </w:r>
      </w:ins>
      <w:r w:rsidR="009F594A" w:rsidRPr="00E457C1">
        <w:rPr>
          <w:noProof/>
          <w:lang w:val="en-US"/>
        </w:rPr>
        <w:t>1997</w:t>
      </w:r>
      <w:r w:rsidR="00BE2B17" w:rsidRPr="00E457C1">
        <w:rPr>
          <w:noProof/>
          <w:lang w:val="en-US"/>
        </w:rPr>
        <w:t>)</w:t>
      </w:r>
      <w:r w:rsidR="009F594A" w:rsidRPr="00E457C1">
        <w:rPr>
          <w:noProof/>
          <w:lang w:val="en-US"/>
        </w:rPr>
        <w:t xml:space="preserve"> and underestimate it over </w:t>
      </w:r>
      <w:r w:rsidR="00BE2B17" w:rsidRPr="00E457C1">
        <w:rPr>
          <w:noProof/>
          <w:lang w:val="en-US"/>
        </w:rPr>
        <w:t>the ozone recovery era (</w:t>
      </w:r>
      <w:r w:rsidR="009F594A" w:rsidRPr="00E457C1">
        <w:rPr>
          <w:noProof/>
          <w:lang w:val="en-US"/>
        </w:rPr>
        <w:t>1998</w:t>
      </w:r>
      <w:del w:id="869" w:author="Sara M Tuson" w:date="2021-06-25T11:03:00Z">
        <w:r w:rsidR="009F594A" w:rsidRPr="00E457C1" w:rsidDel="004A799C">
          <w:rPr>
            <w:noProof/>
            <w:lang w:val="en-US"/>
          </w:rPr>
          <w:delText>-</w:delText>
        </w:r>
      </w:del>
      <w:ins w:id="870" w:author="Sara M Tuson" w:date="2021-06-25T11:03:00Z">
        <w:r w:rsidR="004A799C">
          <w:rPr>
            <w:noProof/>
            <w:lang w:val="en-US"/>
          </w:rPr>
          <w:t>–</w:t>
        </w:r>
      </w:ins>
      <w:r w:rsidR="009F594A" w:rsidRPr="00E457C1">
        <w:rPr>
          <w:noProof/>
          <w:lang w:val="en-US"/>
        </w:rPr>
        <w:t>2014</w:t>
      </w:r>
      <w:del w:id="871" w:author="Ian Blenkinsop" w:date="2021-07-12T15:48:00Z">
        <w:r w:rsidR="00BE2B17" w:rsidRPr="00E457C1" w:rsidDel="00C77CC8">
          <w:rPr>
            <w:noProof/>
            <w:lang w:val="en-US"/>
          </w:rPr>
          <w:delText>)</w:delText>
        </w:r>
        <w:r w:rsidR="009F594A" w:rsidRPr="00E457C1" w:rsidDel="00C77CC8">
          <w:rPr>
            <w:noProof/>
            <w:lang w:val="en-US"/>
          </w:rPr>
          <w:delText xml:space="preserve"> (</w:delText>
        </w:r>
      </w:del>
      <w:ins w:id="872" w:author="Ian Blenkinsop" w:date="2021-07-12T15:48:00Z">
        <w:r w:rsidR="00C77CC8">
          <w:rPr>
            <w:noProof/>
            <w:lang w:val="en-US"/>
          </w:rPr>
          <w:t xml:space="preserve">; </w:t>
        </w:r>
      </w:ins>
      <w:r w:rsidR="00CA2F83" w:rsidRPr="00E457C1">
        <w:rPr>
          <w:noProof/>
          <w:lang w:val="en-US"/>
        </w:rPr>
        <w:t>Figure 3.10b</w:t>
      </w:r>
      <w:del w:id="873" w:author="Ian Blenkinsop" w:date="2021-07-13T13:57:00Z">
        <w:r w:rsidR="009F594A" w:rsidRPr="00E457C1" w:rsidDel="005941D9">
          <w:rPr>
            <w:noProof/>
            <w:lang w:val="en-US"/>
          </w:rPr>
          <w:delText xml:space="preserve"> and </w:delText>
        </w:r>
      </w:del>
      <w:ins w:id="874" w:author="Ian Blenkinsop" w:date="2021-07-13T13:57:00Z">
        <w:r w:rsidR="005941D9">
          <w:rPr>
            <w:noProof/>
            <w:lang w:val="en-US"/>
          </w:rPr>
          <w:t>,</w:t>
        </w:r>
      </w:ins>
      <w:del w:id="875" w:author="Ian Blenkinsop" w:date="2021-07-13T11:34:00Z">
        <w:r w:rsidR="00BE2B17" w:rsidRPr="00E457C1" w:rsidDel="000044A9">
          <w:rPr>
            <w:noProof/>
            <w:lang w:val="en-US"/>
          </w:rPr>
          <w:delText>3.10</w:delText>
        </w:r>
      </w:del>
      <w:r w:rsidR="009F594A" w:rsidRPr="00E457C1">
        <w:rPr>
          <w:noProof/>
          <w:lang w:val="en-US"/>
        </w:rPr>
        <w:t>c</w:t>
      </w:r>
      <w:r w:rsidR="00BE2B17" w:rsidRPr="00E457C1">
        <w:rPr>
          <w:noProof/>
          <w:lang w:val="en-US"/>
        </w:rPr>
        <w:t>).</w:t>
      </w:r>
      <w:r w:rsidR="009F594A" w:rsidRPr="00E457C1">
        <w:rPr>
          <w:noProof/>
          <w:lang w:val="en-US"/>
        </w:rPr>
        <w:t xml:space="preserve"> </w:t>
      </w:r>
      <w:r w:rsidR="00BE2B17" w:rsidRPr="00E457C1">
        <w:rPr>
          <w:noProof/>
          <w:lang w:val="en-US"/>
        </w:rPr>
        <w:t>T</w:t>
      </w:r>
      <w:r w:rsidR="009F594A" w:rsidRPr="00E457C1">
        <w:rPr>
          <w:noProof/>
          <w:lang w:val="en-US"/>
        </w:rPr>
        <w:t xml:space="preserve">hey speculate </w:t>
      </w:r>
      <w:r w:rsidR="00BE2B17" w:rsidRPr="00E457C1">
        <w:rPr>
          <w:noProof/>
          <w:lang w:val="en-US"/>
        </w:rPr>
        <w:t>that those disagreement</w:t>
      </w:r>
      <w:r w:rsidR="0062316B" w:rsidRPr="00E457C1">
        <w:rPr>
          <w:noProof/>
          <w:lang w:val="en-US"/>
        </w:rPr>
        <w:t>s</w:t>
      </w:r>
      <w:r w:rsidR="00BE2B17" w:rsidRPr="00E457C1">
        <w:rPr>
          <w:noProof/>
          <w:lang w:val="en-US"/>
        </w:rPr>
        <w:t xml:space="preserve"> are</w:t>
      </w:r>
      <w:r w:rsidR="009F594A" w:rsidRPr="00E457C1">
        <w:rPr>
          <w:noProof/>
          <w:lang w:val="en-US"/>
        </w:rPr>
        <w:t xml:space="preserve"> due to poor representation</w:t>
      </w:r>
      <w:r w:rsidR="00721927" w:rsidRPr="00E457C1">
        <w:rPr>
          <w:noProof/>
          <w:lang w:val="en-US"/>
        </w:rPr>
        <w:t>s</w:t>
      </w:r>
      <w:r w:rsidR="009F594A" w:rsidRPr="00E457C1">
        <w:rPr>
          <w:noProof/>
          <w:lang w:val="en-US"/>
        </w:rPr>
        <w:t xml:space="preserve"> of stratospheric ozone forcing. </w:t>
      </w:r>
    </w:p>
    <w:p w14:paraId="6E0C4875" w14:textId="77777777" w:rsidR="009F594A" w:rsidRPr="00E457C1" w:rsidRDefault="009F594A" w:rsidP="009F594A">
      <w:pPr>
        <w:pStyle w:val="AR6BodyText"/>
        <w:rPr>
          <w:noProof/>
          <w:lang w:val="en-US"/>
        </w:rPr>
      </w:pPr>
    </w:p>
    <w:p w14:paraId="5D40BC9C" w14:textId="4D36C689" w:rsidR="00CC4E04" w:rsidRPr="00E457C1" w:rsidRDefault="009F594A" w:rsidP="009F594A">
      <w:pPr>
        <w:pStyle w:val="AR6BodyText"/>
        <w:rPr>
          <w:noProof/>
          <w:lang w:val="en-US"/>
        </w:rPr>
      </w:pPr>
      <w:r w:rsidRPr="00E457C1">
        <w:rPr>
          <w:noProof/>
          <w:lang w:val="en-US"/>
        </w:rPr>
        <w:t>Upper stratospheric temperature changes were not assessed in the context of attribution or model evaluation in AR5, but this is an area where there has been considerable progress over recent years (</w:t>
      </w:r>
      <w:del w:id="876" w:author="Ian Blenkinsop" w:date="2021-07-12T15:48:00Z">
        <w:r w:rsidRPr="00E457C1" w:rsidDel="00C77CC8">
          <w:rPr>
            <w:noProof/>
            <w:lang w:val="en-US"/>
          </w:rPr>
          <w:delText xml:space="preserve">see </w:delText>
        </w:r>
      </w:del>
      <w:r w:rsidRPr="00E457C1">
        <w:rPr>
          <w:noProof/>
          <w:lang w:val="en-US"/>
        </w:rPr>
        <w:t>Section 2.3.1.</w:t>
      </w:r>
      <w:r w:rsidR="00721927" w:rsidRPr="00E457C1">
        <w:rPr>
          <w:noProof/>
          <w:lang w:val="en-US"/>
        </w:rPr>
        <w:t>2</w:t>
      </w:r>
      <w:r w:rsidRPr="00E457C1">
        <w:rPr>
          <w:noProof/>
          <w:lang w:val="en-US"/>
        </w:rPr>
        <w:t>.</w:t>
      </w:r>
      <w:r w:rsidR="00721927" w:rsidRPr="00E457C1">
        <w:rPr>
          <w:noProof/>
          <w:lang w:val="en-US"/>
        </w:rPr>
        <w:t>1</w:t>
      </w:r>
      <w:r w:rsidRPr="00E457C1">
        <w:rPr>
          <w:noProof/>
          <w:lang w:val="en-US"/>
        </w:rPr>
        <w:t xml:space="preserve">). Simulated temperature changes in chemistry-climate models show good consistency with the reprocessed dataset from NOAA STAR but are less consistent with the revised UK Met Office record </w:t>
      </w:r>
      <w:r w:rsidR="00C155B2">
        <w:rPr>
          <w:noProof/>
        </w:rPr>
        <w:fldChar w:fldCharType="begin" w:fldLock="1"/>
      </w:r>
      <w:ins w:id="877" w:author="Robin Matthews" w:date="2021-06-15T12:23:00Z">
        <w:r w:rsidR="00EF7E2E">
          <w:rPr>
            <w:noProof/>
            <w:lang w:val="en-US"/>
          </w:rPr>
          <w:instrText>ADDIN CSL_CITATION { "citationItems" : [ { "id" : "ITEM-1", "itemData" : { "abstract" : "Since the last Assessment, new research has better quantified the impact of stratospheric ozone changes on climate. Additional model and observational analyses are assessed which examine the influence of stratospheric ozone changes on stratospheric temperatures and circulation, tropospheric circulation and composition, surface climate, oceans, and sea ice. New results support main conclusions of the previous assessments. The main advances are summarized below.", "author" : [ { "dropping-particle" : "", "family" : "Karpechko", "given" : "A. Yu.", "non-dropping-particle" : "", "parse-names" : false, "suffix" : "" }, { "dropping-particle" : "", "family" : "Maycock", "given" : "A.", "non-dropping-particle" : "", "parse-names" : false, "suffix" : "" }, { "dropping-particle" : "", "family" : "et al.", "given" : "", "non-dropping-particle" : "", "parse-names" : false, "suffix" : "" } ], "id" : "ITEM-1", "issued" : { "date-parts" : [ [ "2018" ] ] }, "publisher-place" : "Geneva", "title" : "Chapter 5 of Scientific Assessment of Ozone Depletion: 2018", "translator" : [ { "dropping-particle" : "", "family" : "J4881", "given" : "", "non-dropping-particle" : "", "parse-names" : false, "suffix" : "" } ], "type" : "report" }, "uris" : [ "http://www.mendeley.com/documents/?uuid=fcc50130-5a46-4b8c-97ae-b10209965f04" ] } ], "mendeley" : { "formattedCitation" : "(Karpechko et al., 2018b)", "manualFormatting" : "(Karpechko et al., 2018a)", "plainTextFormattedCitation" : "(Karpechko et al., 2018b)", "previouslyFormattedCitation" : "(Karpechko et al., 2018b)" }, "properties" : { "noteIndex" : 0 }, "schema" : "https://github.com/citation-style-language/schema/raw/master/csl-citation.json" }</w:instrText>
        </w:r>
      </w:ins>
      <w:del w:id="878" w:author="Robin Matthews" w:date="2021-06-15T12:23:00Z">
        <w:r w:rsidR="00050B4E" w:rsidDel="00EF7E2E">
          <w:rPr>
            <w:noProof/>
            <w:lang w:val="en-US"/>
          </w:rPr>
          <w:delInstrText>ADDIN CSL_CITATION { "citationItems" : [ { "id" : "ITEM-1", "itemData" : { "abstract" : "Since the last Assessment, new research has better quantified the impact of stratospheric ozone changes on climate. Additional model and observational analyses are assessed which examine the influence of stratospheric ozone changes on stratospheric temperatures and circulation, tropospheric circulation and composition, surface climate, oceans, and sea ice. New results support main conclusions of the previous assessments. The main advances are summarized below.", "author" : [ { "dropping-particle" : "", "family" : "Karpechko", "given" : "A. Yu.", "non-dropping-particle" : "", "parse-names" : false, "suffix" : "" }, { "dropping-particle" : "", "family" : "Maycock", "given" : "A.", "non-dropping-particle" : "", "parse-names" : false, "suffix" : "" }, { "dropping-particle" : "", "family" : "et al.", "given" : "", "non-dropping-particle" : "", "parse-names" : false, "suffix" : "" } ], "id" : "ITEM-1", "issued" : { "date-parts" : [ [ "2018" ] ] }, "publisher-place" : "Geneva", "title" : "Chapter 5 of Scientific Assessment of Ozone Depletion: 2018", "translator" : [ { "dropping-particle" : "", "family" : "J4881", "given" : "", "non-dropping-particle" : "", "parse-names" : false, "suffix" : "" } ], "type" : "report" }, "uris" : [ "http://www.mendeley.com/documents/?uuid=fcc50130-5a46-4b8c-97ae-b10209965f04" ] } ], "mendeley" : { "formattedCitation" : "(Karpechko et al., 2018b)", "plainTextFormattedCitation" : "(Karpechko et al., 2018b)", "previouslyFormattedCitation" : "(Karpechko et al., 2018b)" }, "properties" : { "noteIndex" : 0 }, "schema" : "https://github.com/citation-style-language/schema/raw/master/csl-citation.json" }</w:delInstrText>
        </w:r>
      </w:del>
      <w:r w:rsidR="00C155B2">
        <w:rPr>
          <w:noProof/>
        </w:rPr>
        <w:fldChar w:fldCharType="separate"/>
      </w:r>
      <w:r w:rsidR="00393F8C">
        <w:rPr>
          <w:noProof/>
          <w:lang w:val="en-US"/>
        </w:rPr>
        <w:t>(Karpechko et al., 2018a)</w:t>
      </w:r>
      <w:r w:rsidR="00C155B2">
        <w:rPr>
          <w:noProof/>
        </w:rPr>
        <w:fldChar w:fldCharType="end"/>
      </w:r>
      <w:r w:rsidRPr="00E457C1">
        <w:rPr>
          <w:noProof/>
          <w:lang w:val="en-US"/>
        </w:rPr>
        <w:t xml:space="preserve">. The latter still shows stronger cooling than simulated in chemistry-climate models </w:t>
      </w:r>
      <w:r>
        <w:rPr>
          <w:noProof/>
        </w:rPr>
        <w:fldChar w:fldCharType="begin" w:fldLock="1"/>
      </w:r>
      <w:r w:rsidR="00050B4E">
        <w:rPr>
          <w:noProof/>
          <w:lang w:val="en-US"/>
        </w:rPr>
        <w:instrText>ADDIN CSL_CITATION { "citationItems" : [ { "id" : "ITEM-1", "itemData" : { "DOI" : "10.1029/2018GL078035", "ISSN" : "00948276", "abstract" : "Abstract Simulated stratospheric temperatures over the period 1979-2016 in models from the Chemistry-Climate Model Initiative (CCMI) are compared with recently updated and extended satellite observations. The multi-model mean global temperature trends over 1979-2005 are -0.88 \u00b1 0.23, -0.70 \u00b1 0.16, and -0.50 \u00b1 0.12 K decade-1 for the Stratospheric Sounding Unit (SSU) channels 3 (~40-50 km), 2 (~35-45 km), and 1 (~25-35 km), respectively. These are within the uncertainty bounds of the observed temperature trends from two reprocessed satellite datasets. In the lower stratosphere, the multi-model mean trend in global temperature for the Microwave Sounding Unit channel 4 (~13-22 km) is -0.25 \u00b1 0.12 K decade-1 over 1979-2005, consistent with estimates from three versions of this satellite record. The simulated stratospheric temperature trends in CCMI models over 1979-2005 agree with the previous generation of chemistry-climate models. The models and an extended satellite dataset of SSU with the Advanced Microwave Sounding Unit-A show weaker global stratospheric cooling over 1998-2016 compared to the period of intensive ozone depletion (1979-1997). This is due to the reduction in ozone-induced cooling from the slow-down of ozone trends and the onset of ozone recovery since the late 1990s. In summary, the results show much better consistency between simulated and satellite observed stratospheric temperature trends than was reported by Thompson et al. (2012) for the previous versions of the SSU record and chemistry-climate models. The improved agreement mainly comes from updates to the satellite records; the range of simulated trends is comparable to the previous generation of models.", "author" : [ { "dropping-particle" : "", "family" : "Maycock", "given" : "Amanda C.", "non-dropping-particle" : "", "parse-names" : false, "suffix" : "" }, { "dropping-particle" : "", "family" : "Randel", "given" : "William J.", "non-dropping-particle" : "", "parse-names" : false, "suffix" : "" }, { "dropping-particle" : "", "family" : "Steiner", "given" : "Andrea K.", "non-dropping-particle" : "", "parse-names" : false, "suffix" : "" }, { "dropping-particle" : "", "family" : "Karpechko", "given" : "Alexey Yu", "non-dropping-particle" : "", "parse-names" : false, "suffix" : "" }, { "dropping-particle" : "", "family" : "Cristy", "given" : "John", "non-dropping-particle" : "", "parse-names" : false, "suffix" : "" }, { "dropping-particle" : "", "family" : "Saunders", "given" : "Roger", "non-dropping-particle" : "", "parse-names" : false, "suffix" : "" }, { "dropping-particle" : "", "family" : "Thompson", "given" : "David W. J.", "non-dropping-particle" : "", "parse-names" : false, "suffix" : "" }, { "dropping-particle" : "", "family" : "Zou", "given" : "Cheng-Zhi", "non-dropping-particle" : "", "parse-names" : false, "suffix" : "" }, { "dropping-particle" : "", "family" : "Chrysanthou", "given" : "Andreas", "non-dropping-particle" : "", "parse-names" : false, "suffix" : "" }, { "dropping-particle" : "", "family" : "Abraham", "given" : "N. Luke", "non-dropping-particle" : "", "parse-names" : false, "suffix" : "" }, { "dropping-particle" : "", "family" : "Akiyoshi", "given" : "Hiderahu", "non-dropping-particle" : "", "parse-names" : false, "suffix" : "" }, { "dropping-particle" : "", "family" : "Archibald", "given" : "Alex T.", "non-dropping-particle" : "", "parse-names" : false, "suffix" : "" }, { "dropping-particle" : "", "family" : "Butchart", "given" : "Neal", "non-dropping-particle" : "", "parse-names" : false, "suffix" : "" }, { "dropping-particle" : "", "family" : "Chipperfield", "given" : "Martyn",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"non-dropping-particle" : "", "parse-names" : false, "suffix" : "" }, { "dropping-particle" : "", "family" : "Genova", "given" : "Glauco", "non-dropping-particle" : "Di", "parse-names" : false, "suffix" : "" }, { "dropping-particle" : "", "family" : "J\u00f6ckel", "given" : "Patrick", "non-dropping-particle" : "", "parse-names" : false, "suffix" : "" }, { "dropping-particle" : "", "family" : "Kinnison", "given" : "Douglas E.", "non-dropping-particle" : "", "parse-names" : false, "suffix" : "" }, { "dropping-particle" : "", "family" : "Kirner", "given" : "Oliver", "non-dropping-particle" : "", "parse-names" : false, "suffix" : "" }, { "dropping-particle" : "", "family" : "Ladst\u00e4dter", "given" : "Florian",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"O\u2019Connor", "given" : "Fiona",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"Geophysical Research Letters", "id" : "ITEM-1", "issued" : { "date-parts" : [ [ "2018" ] ] }, "title" : "Revisiting the mystery of recent stratospheric temperature trends", "translator" : [ { "dropping-particle" : "", "family" : "J4483", "given" : "", "non-dropping-particle" : "", "parse-names" : false, "suffix" : "" } ], "type" : "article-journal" }, "uris" : [ "http://www.mendeley.com/documents/?uuid=3988f65b-526c-3258-b911-ef0ab93f0908" ] } ], "mendeley" : { "formattedCitation" : "(Maycock et al., 2018)", "plainTextFormattedCitation" : "(Maycock et al., 2018)", "previouslyFormattedCitation" : "(Maycock et al., 2018)" }, "properties" : { "noteIndex" : 0 }, "schema" : "https://github.com/citation-style-language/schema/raw/master/csl-citation.json" }</w:instrText>
      </w:r>
      <w:r>
        <w:rPr>
          <w:noProof/>
        </w:rPr>
        <w:fldChar w:fldCharType="separate"/>
      </w:r>
      <w:r w:rsidR="00393F8C">
        <w:rPr>
          <w:noProof/>
          <w:lang w:val="en-US"/>
        </w:rPr>
        <w:t>(Maycock et al., 2018)</w:t>
      </w:r>
      <w:r>
        <w:rPr>
          <w:noProof/>
        </w:rPr>
        <w:fldChar w:fldCharType="end"/>
      </w:r>
      <w:r w:rsidRPr="00E457C1">
        <w:rPr>
          <w:noProof/>
          <w:lang w:val="en-US"/>
        </w:rPr>
        <w:t xml:space="preserve">. </w:t>
      </w:r>
      <w:r w:rsidR="00013C41" w:rsidRPr="00E457C1">
        <w:rPr>
          <w:rFonts w:eastAsia="SimSun"/>
          <w:noProof/>
          <w:lang w:val="en-US" w:eastAsia="zh-CN"/>
        </w:rPr>
        <w:t>R</w:t>
      </w:r>
      <w:r w:rsidRPr="00E457C1">
        <w:rPr>
          <w:noProof/>
          <w:lang w:val="en-US"/>
        </w:rPr>
        <w:t>eanalyses</w:t>
      </w:r>
      <w:r w:rsidR="005C1D32" w:rsidRPr="00E457C1">
        <w:rPr>
          <w:noProof/>
          <w:lang w:val="en-US"/>
        </w:rPr>
        <w:t>, which assi</w:t>
      </w:r>
      <w:r w:rsidR="00665D73" w:rsidRPr="00E457C1">
        <w:rPr>
          <w:noProof/>
          <w:lang w:val="en-US"/>
        </w:rPr>
        <w:t>mi</w:t>
      </w:r>
      <w:r w:rsidR="005C1D32" w:rsidRPr="00E457C1">
        <w:rPr>
          <w:noProof/>
          <w:lang w:val="en-US"/>
        </w:rPr>
        <w:t>late AMSU and SSU datasets,</w:t>
      </w:r>
      <w:r w:rsidRPr="00E457C1">
        <w:rPr>
          <w:noProof/>
          <w:lang w:val="en-US"/>
        </w:rPr>
        <w:t xml:space="preserve"> indicate an upper-stratospheric cooling from 1979 to 2009 of about 3</w:t>
      </w:r>
      <w:r w:rsidRPr="00E457C1">
        <w:rPr>
          <w:rFonts w:cs="Times New Roman"/>
          <w:noProof/>
          <w:lang w:val="en-US"/>
        </w:rPr>
        <w:t>°</w:t>
      </w:r>
      <w:r w:rsidRPr="00E457C1">
        <w:rPr>
          <w:noProof/>
          <w:lang w:val="en-US"/>
        </w:rPr>
        <w:t>C at 5</w:t>
      </w:r>
      <w:r w:rsidR="007254B4" w:rsidRPr="00E457C1">
        <w:rPr>
          <w:noProof/>
          <w:lang w:val="en-US"/>
        </w:rPr>
        <w:t xml:space="preserve"> </w:t>
      </w:r>
      <w:r w:rsidRPr="00E457C1">
        <w:rPr>
          <w:noProof/>
          <w:lang w:val="en-US"/>
        </w:rPr>
        <w:t>hPa and 4</w:t>
      </w:r>
      <w:r w:rsidRPr="00E457C1">
        <w:rPr>
          <w:rFonts w:cs="Times New Roman"/>
          <w:noProof/>
          <w:lang w:val="en-US"/>
        </w:rPr>
        <w:t>°</w:t>
      </w:r>
      <w:r w:rsidRPr="00E457C1">
        <w:rPr>
          <w:noProof/>
          <w:lang w:val="en-US"/>
        </w:rPr>
        <w:t>C at 1</w:t>
      </w:r>
      <w:r w:rsidR="007254B4" w:rsidRPr="00E457C1">
        <w:rPr>
          <w:noProof/>
          <w:lang w:val="en-US"/>
        </w:rPr>
        <w:t xml:space="preserve"> </w:t>
      </w:r>
      <w:r w:rsidRPr="00E457C1">
        <w:rPr>
          <w:noProof/>
          <w:lang w:val="en-US"/>
        </w:rPr>
        <w:t>hPa that agrees well with the cooling in simulations w</w:t>
      </w:r>
      <w:r w:rsidR="00013C41" w:rsidRPr="00E457C1">
        <w:rPr>
          <w:noProof/>
          <w:lang w:val="en-US"/>
        </w:rPr>
        <w:t>ith prescribed SST and</w:t>
      </w:r>
      <w:r w:rsidRPr="00E457C1">
        <w:rPr>
          <w:noProof/>
          <w:lang w:val="en-US"/>
        </w:rPr>
        <w:t xml:space="preserve"> using CMIP5 forcings</w:t>
      </w:r>
      <w:r w:rsidRPr="00E457C1">
        <w:rPr>
          <w:rFonts w:eastAsia="SimSun"/>
          <w:noProof/>
          <w:lang w:val="en-US" w:eastAsia="zh-CN"/>
        </w:rPr>
        <w:t xml:space="preserve"> </w:t>
      </w:r>
      <w:r w:rsidR="00DD5738">
        <w:rPr>
          <w:rFonts w:eastAsia="SimSun"/>
          <w:noProof/>
          <w:lang w:eastAsia="zh-CN"/>
        </w:rPr>
        <w:fldChar w:fldCharType="begin" w:fldLock="1"/>
      </w:r>
      <w:r w:rsidR="00E719C0">
        <w:rPr>
          <w:rFonts w:eastAsia="SimSun"/>
          <w:noProof/>
          <w:lang w:val="en-US" w:eastAsia="zh-CN"/>
        </w:rPr>
        <w:instrText>ADDIN CSL_CITATION { "citationItems" : [ { "id" : "ITEM-1", "itemData" : { "DOI" : "https://doi.org/10.1002/qj.2317", "ISSN" : "0035-9009", "abstract" : "Abstract Low-frequency variability and trends in temperature from 1979 to 2012 are examined. Observational improvements are noted and near-surface behaviour of the ECMWF ERA-Interim reanalysis is reviewed. Attention is then focussed on how closely ERA-Interim fits the upper-air data it assimilates, the bias adjustments it infers for satellite data, and its agreement with the ERA-40, MERRA and JRA-55 reanalyses and with model simulations. Global-mean fits to independently homogenised radiosonde temperatures and variationally adjusted satellite brightness temperatures are mainly within 0.1 K in the troposphere, with some degradation over time from assimilating varying amounts of aircraft and rain-affected microwave-radiance data, and from a change in source of sea-surface-temperature analysis. Lower-tropospheric warming appears to be somewhat underestimated. Temperature variations in the tropical upper troposphere correlate well with those at the surface, but amplitude is more than doubled, in agreement with modelling. Specific humidity varies in concert; relative humidity is largely uniform, but dips during El Ni\u00f1o events. Agreement with the other reanalyses is particularly close in the lower stratosphere, where radiance data and the background model constrain cooling to be slightly slower than in the homogenised radiosonde data. Perturbations to global-mean temperatures from underestimating warming following the El Chich\u00f3n and Pinatubo volcanic eruptions and from assimilating recent GPSRO data are at most 0.2 K, less than 20% of the net change since 1979 at 50 hPa. Middle-stratospheric variations are more uncertain. Recent cooling appears to be underestimated by assimilating increasing amounts of unadjusted radiosonde data, but results do not support a recent reprocessing of earlier sounding data that suggests stronger middle-stratospheric cooling than previously indicated. Strong analysed upper-stratospheric cooling agrees quite well with model simulations if occasional jumps due to unadjusted bias changes in high-sounding satellite data are discounted. Producing ERA-Interim in two separate streams caused only minor discontinuities where streams join at the start of 1989.", "author" : [ { "dropping-particle" : "", "family" : "Simmons", "given" : "A J", "non-dropping-particle" : "", "parse-names" : false, "suffix" : "" }, { "dropping-particle" : "", "family" : "Poli", "given" : "P", "non-dropping-particle" : "", "parse-names" : false, "suffix" : "" }, { "dropping-particle" : "", "family" : "Dee", "given" : "D P", "non-dropping-particle" : "", "parse-names" : false, "suffix" : "" }, { "dropping-particle" : "", "f</w:instrText>
      </w:r>
      <w:r w:rsidR="00E719C0" w:rsidRPr="006814DF">
        <w:rPr>
          <w:rFonts w:eastAsia="SimSun"/>
          <w:noProof/>
          <w:lang w:eastAsia="zh-CN"/>
        </w:rPr>
        <w:instrText>amily" : "Berrisford", "given" : "P", "non-dropping-particle" : "", "parse-names" : false, "suffix" : "" }, { "dropping-particle" : "", "family" : "Hersbach", "given" : "H", "non-dropping-particle" : "", "parse-names" : false, "suffix" : "" }, { "dropping-particle" : "", "family" : "Kobayashi", "given" : "S", "non-dropping-particle" : "", "parse-names" : false, "suffix" : "" }, { "dropping-particle" : "", "family" : "Peubey", "given" : "C", "non-dropping-particle" : "", "parse-names" : false, "suffix" : "" } ], "container-title" : "Quarterly Journal of the Royal Meteorological Society", "id" : "ITEM-1", "issue" : "679", "issued" : { "date-parts" : [ [ "2014", "1", "1" ] ] }, "note" : "https://doi.org/10.1002/qj.2317", "page" : "329-353", "publisher" : "John Wiley &amp; Sons, Ltd", "title" : "Estimating low-frequency variability and trends in atmospheric temperature using ERA-Interim", "translator" : [ { "dropping-particle" : "", "family" : "J6988", "given" : "", "non-dropping-particle" : "", "parse-names" : false, "suffix" : "" } ], "type" : "article-journal", "volume" : "140" }, "uris" : [ "http://www.mendeley.com/documents/?uuid=ce1d5397-fd4b-4997-9af9-38d7f15a8769" ] } ], "mendeley" : { "formattedCitation" : "(Simmons et al., 2014)", "plainTextFormattedCitation" : "(Simmons et al., 2014)", "previouslyFormattedCitation" : "(Simmons et al., 2014)" }, "properties" : { "noteIndex" : 0 }, "schema" : "https://github.com/citation-style-language/schema/raw/master/csl-citation.json" }</w:instrText>
      </w:r>
      <w:r w:rsidR="00DD5738">
        <w:rPr>
          <w:rFonts w:eastAsia="SimSun"/>
          <w:noProof/>
          <w:lang w:eastAsia="zh-CN"/>
        </w:rPr>
        <w:fldChar w:fldCharType="separate"/>
      </w:r>
      <w:r w:rsidR="00393F8C">
        <w:rPr>
          <w:rFonts w:eastAsia="SimSun"/>
          <w:noProof/>
          <w:lang w:val="fr-CA" w:eastAsia="zh-CN"/>
        </w:rPr>
        <w:t>(Simmons et al., 2014)</w:t>
      </w:r>
      <w:r w:rsidR="00DD5738">
        <w:rPr>
          <w:rFonts w:eastAsia="SimSun"/>
          <w:noProof/>
          <w:lang w:eastAsia="zh-CN"/>
        </w:rPr>
        <w:fldChar w:fldCharType="end"/>
      </w:r>
      <w:r w:rsidRPr="00EF363F">
        <w:rPr>
          <w:noProof/>
          <w:lang w:val="fr-CA"/>
        </w:rPr>
        <w:t xml:space="preserve">. </w:t>
      </w:r>
      <w:r>
        <w:rPr>
          <w:noProof/>
        </w:rPr>
        <w:fldChar w:fldCharType="begin" w:fldLock="1"/>
      </w:r>
      <w:r w:rsidR="00E719C0">
        <w:rPr>
          <w:noProof/>
          <w:lang w:val="fr-CA"/>
        </w:rPr>
        <w:instrText>ADDIN CSL_CITATION { "citationItems" : [ { "id" : "ITEM-1", "itemData" : { "DOI" : "10.1002/qj.2707", "abstract" : "\u00a9 2016 Royal Meteorological Society. One of the largest anthropogenic fingerprints on climate is observed in stratospheric temperatures, but measurements in this region are uncertain. Here, regularised optimal fingerprinting techniques are used to attribute annual temperature variability in the mid-upper stratosphere to external forcing factors over the period 1979-2005. Specifically, the solar, volcanic, ozone and greenhouse gas (GHG) forced components are characterised. The analysis compares the two most recent reconstructions of the Stratospheric Sounding Unit (SSU) with each other and with six historically forced simulations taken from the Coupled Model Intercomparison Project, phase 5. In the uppermost stratospheric SSU channel, all individual forcings are detected. Solar and volcanic forcings are also detected in the middle and lower SSU channels, but at these levels the GHG and ozone signals are not detected separately from each other. The uncertainty in the global temperature response due to individual forcings is found to be dominated by observational uncertainty in the upper stratosphere, and the signal-to-noise ratio in the middle stratosphere. Estimates of the 11-year solar cycle amplitude are broadly consistent with reanalysis studies</w:instrText>
      </w:r>
      <w:r w:rsidR="00E719C0" w:rsidRPr="00BB05B7">
        <w:rPr>
          <w:noProof/>
          <w:lang w:val="en-US"/>
        </w:rPr>
        <w:instrText>. The temperature response to volcanic eruptions is found to be larger than previously thought in the upper stratosphere (0.4-0.6 K for Mount Pinatubo), although is still dominated by the lower-stratospheric signal. Finally, the anthropogenic response in the upper stratosphere gives rise to a cooling of \u223c2-3 K over the 27-year period, with two thirds of this attributed to GHGs, and one third to ozone depletion.", "author" : [ { "dropping-particle" : "", "family" : "Mitchell", "given" : "D.M.", "non-dropping-particle" : "", "parse-names" : false, "suffix" : "" } ], "container-title" : "Quarterly Journal of the Royal Meteorological Society", "id" : "ITEM-1", "issue" : "695", "issued" : { "date-parts" : [ [ "2016" ] ] }, "page" : "1041-1047", "title" : "Attributing the forced components of observed stratospheric temperature variability to external drivers", "translator" : [ { "dropping-particle" : "", "family" : "J3773", "given" : "", "non-dropping-particle" : "", "parse-names" : false, "suffix" : "" } ], "type" : "article-journal", "volume" : "142" }, "uris" : [ "http://www.mendeley.com/documents/?uuid=eba76c5c-6694-4aa3-ba94-e66314ce59cd" ] } ], "mendeley" : { "formattedCitation" : "(Mitchell, 2016)", "manualFormatting" : "Mitchell (2016)", "plainTextFormattedCitation" : "(Mitchell, 2016)", "previouslyFormattedCitation" : "(Mitchell, 2016)" }, "properties" : { "noteIndex" : 0 }, "schema" : "https://github.com/citation-style-language/schema/raw/master/csl-citation.json" }</w:instrText>
      </w:r>
      <w:r>
        <w:rPr>
          <w:noProof/>
        </w:rPr>
        <w:fldChar w:fldCharType="separate"/>
      </w:r>
      <w:r w:rsidR="00393F8C" w:rsidRPr="00BB05B7">
        <w:rPr>
          <w:noProof/>
          <w:lang w:val="en-US"/>
        </w:rPr>
        <w:t>Mitchell (2016)</w:t>
      </w:r>
      <w:r>
        <w:rPr>
          <w:noProof/>
        </w:rPr>
        <w:fldChar w:fldCharType="end"/>
      </w:r>
      <w:r w:rsidRPr="00BB05B7">
        <w:rPr>
          <w:noProof/>
          <w:lang w:val="en-US"/>
        </w:rPr>
        <w:t xml:space="preserve"> used regularized optimal fingerprinting techniques to </w:t>
      </w:r>
      <w:r w:rsidR="00BA689B" w:rsidRPr="00BB05B7">
        <w:rPr>
          <w:noProof/>
          <w:lang w:val="en-US"/>
        </w:rPr>
        <w:t xml:space="preserve">carry out </w:t>
      </w:r>
      <w:r w:rsidRPr="00BB05B7">
        <w:rPr>
          <w:noProof/>
          <w:lang w:val="en-US"/>
        </w:rPr>
        <w:t xml:space="preserve">an attribution analysis of annual mid to upper stratospheric temperature in response to external forcings. </w:t>
      </w:r>
      <w:r w:rsidRPr="00E457C1">
        <w:rPr>
          <w:noProof/>
          <w:lang w:val="en-US"/>
        </w:rPr>
        <w:t xml:space="preserve">They found that anthropogenic forcing has caused a cooling of </w:t>
      </w:r>
      <w:r w:rsidR="00013C41" w:rsidRPr="00E457C1">
        <w:rPr>
          <w:noProof/>
          <w:lang w:val="en-US"/>
        </w:rPr>
        <w:t xml:space="preserve">approximately </w:t>
      </w:r>
      <w:r w:rsidRPr="00E457C1">
        <w:rPr>
          <w:noProof/>
          <w:lang w:val="en-US"/>
        </w:rPr>
        <w:t>2</w:t>
      </w:r>
      <w:ins w:id="879" w:author="Sara M Tuson" w:date="2021-06-25T11:04:00Z">
        <w:r w:rsidR="004A799C" w:rsidRPr="00E457C1">
          <w:rPr>
            <w:noProof/>
            <w:lang w:val="en-US"/>
          </w:rPr>
          <w:t>°C</w:t>
        </w:r>
      </w:ins>
      <w:del w:id="880" w:author="Sara M Tuson" w:date="2021-06-25T11:04:00Z">
        <w:r w:rsidRPr="00E457C1" w:rsidDel="004A799C">
          <w:rPr>
            <w:noProof/>
            <w:lang w:val="en-US"/>
          </w:rPr>
          <w:delText>-</w:delText>
        </w:r>
      </w:del>
      <w:ins w:id="881" w:author="Sara M Tuson" w:date="2021-06-25T11:04:00Z">
        <w:r w:rsidR="004A799C">
          <w:rPr>
            <w:noProof/>
            <w:lang w:val="en-US"/>
          </w:rPr>
          <w:t>–</w:t>
        </w:r>
      </w:ins>
      <w:r w:rsidR="00B56F2F" w:rsidRPr="00E457C1">
        <w:rPr>
          <w:noProof/>
          <w:lang w:val="en-US"/>
        </w:rPr>
        <w:t>3°C</w:t>
      </w:r>
      <w:r w:rsidRPr="00E457C1">
        <w:rPr>
          <w:noProof/>
          <w:lang w:val="en-US"/>
        </w:rPr>
        <w:t xml:space="preserve"> in the upper stratosphere over the period of 1979</w:t>
      </w:r>
      <w:del w:id="882" w:author="Sara M Tuson" w:date="2021-06-25T11:04:00Z">
        <w:r w:rsidRPr="00E457C1" w:rsidDel="004A799C">
          <w:rPr>
            <w:noProof/>
            <w:lang w:val="en-US"/>
          </w:rPr>
          <w:delText>-</w:delText>
        </w:r>
      </w:del>
      <w:ins w:id="883" w:author="Sara M Tuson" w:date="2021-06-25T11:04:00Z">
        <w:r w:rsidR="004A799C">
          <w:rPr>
            <w:noProof/>
            <w:lang w:val="en-US"/>
          </w:rPr>
          <w:t>–</w:t>
        </w:r>
      </w:ins>
      <w:r w:rsidRPr="00E457C1">
        <w:rPr>
          <w:noProof/>
          <w:lang w:val="en-US"/>
        </w:rPr>
        <w:t xml:space="preserve">2015, with </w:t>
      </w:r>
      <w:r w:rsidR="00CA4412" w:rsidRPr="00E457C1">
        <w:rPr>
          <w:noProof/>
          <w:lang w:val="en-US"/>
        </w:rPr>
        <w:t>g</w:t>
      </w:r>
      <w:r w:rsidR="00E12441" w:rsidRPr="00E457C1">
        <w:rPr>
          <w:noProof/>
          <w:lang w:val="en-US"/>
        </w:rPr>
        <w:t>reenhouse gases</w:t>
      </w:r>
      <w:r w:rsidRPr="00E457C1">
        <w:rPr>
          <w:noProof/>
          <w:lang w:val="en-US"/>
        </w:rPr>
        <w:t xml:space="preserve"> contributing two thirds of this change and ozone depletion contributing one third. They find a </w:t>
      </w:r>
      <w:r w:rsidR="00013C41" w:rsidRPr="00E457C1">
        <w:rPr>
          <w:noProof/>
          <w:lang w:val="en-US"/>
        </w:rPr>
        <w:t xml:space="preserve">large upper stratospheric </w:t>
      </w:r>
      <w:r w:rsidRPr="00E457C1">
        <w:rPr>
          <w:noProof/>
          <w:lang w:val="en-US"/>
        </w:rPr>
        <w:t>temperature change in response to volcanic forcing (0.4</w:t>
      </w:r>
      <w:ins w:id="884" w:author="Sara M Tuson" w:date="2021-06-25T11:04:00Z">
        <w:r w:rsidR="004A799C" w:rsidRPr="00E457C1">
          <w:rPr>
            <w:noProof/>
            <w:lang w:val="en-US"/>
          </w:rPr>
          <w:t>°C</w:t>
        </w:r>
      </w:ins>
      <w:del w:id="885" w:author="Sara M Tuson" w:date="2021-06-25T11:04:00Z">
        <w:r w:rsidRPr="00E457C1" w:rsidDel="004A799C">
          <w:rPr>
            <w:noProof/>
            <w:lang w:val="en-US"/>
          </w:rPr>
          <w:delText>-</w:delText>
        </w:r>
      </w:del>
      <w:ins w:id="886" w:author="Sara M Tuson" w:date="2021-06-25T11:04:00Z">
        <w:r w:rsidR="004A799C">
          <w:rPr>
            <w:noProof/>
            <w:lang w:val="en-US"/>
          </w:rPr>
          <w:t>–</w:t>
        </w:r>
      </w:ins>
      <w:r w:rsidRPr="00E457C1">
        <w:rPr>
          <w:noProof/>
          <w:lang w:val="en-US"/>
        </w:rPr>
        <w:t>0.6</w:t>
      </w:r>
      <w:del w:id="887" w:author="Sara M Tuson" w:date="2021-06-25T08:15:00Z">
        <w:r w:rsidRPr="00E457C1" w:rsidDel="002B0758">
          <w:rPr>
            <w:noProof/>
            <w:lang w:val="en-US"/>
          </w:rPr>
          <w:delText xml:space="preserve"> </w:delText>
        </w:r>
      </w:del>
      <w:r w:rsidRPr="00E457C1">
        <w:rPr>
          <w:rFonts w:cs="Times New Roman"/>
          <w:noProof/>
          <w:lang w:val="en-US"/>
        </w:rPr>
        <w:t>°</w:t>
      </w:r>
      <w:r w:rsidRPr="00E457C1">
        <w:rPr>
          <w:noProof/>
          <w:lang w:val="en-US"/>
        </w:rPr>
        <w:t>C for M</w:t>
      </w:r>
      <w:del w:id="888" w:author="Sara M Tuson" w:date="2021-06-25T15:15:00Z">
        <w:r w:rsidRPr="00E457C1" w:rsidDel="00EB7895">
          <w:rPr>
            <w:noProof/>
            <w:lang w:val="en-US"/>
          </w:rPr>
          <w:delText>oun</w:delText>
        </w:r>
      </w:del>
      <w:r w:rsidRPr="00E457C1">
        <w:rPr>
          <w:noProof/>
          <w:lang w:val="en-US"/>
        </w:rPr>
        <w:t>t</w:t>
      </w:r>
      <w:ins w:id="889" w:author="Sara M Tuson" w:date="2021-06-25T15:15:00Z">
        <w:del w:id="890" w:author="Ian Blenkinsop" w:date="2021-07-13T11:31:00Z">
          <w:r w:rsidR="00EB7895" w:rsidDel="000044A9">
            <w:rPr>
              <w:noProof/>
              <w:lang w:val="en-US"/>
            </w:rPr>
            <w:delText>.</w:delText>
          </w:r>
        </w:del>
      </w:ins>
      <w:r w:rsidRPr="00E457C1">
        <w:rPr>
          <w:noProof/>
          <w:lang w:val="en-US"/>
        </w:rPr>
        <w:t xml:space="preserve"> Pinatubo) </w:t>
      </w:r>
      <w:r w:rsidR="00013C41" w:rsidRPr="00E457C1">
        <w:rPr>
          <w:noProof/>
          <w:lang w:val="en-US"/>
        </w:rPr>
        <w:t>but that change</w:t>
      </w:r>
      <w:r w:rsidRPr="00E457C1">
        <w:rPr>
          <w:noProof/>
          <w:lang w:val="en-US"/>
        </w:rPr>
        <w:t xml:space="preserve"> is still smaller than the lower-stratospheric signal. </w:t>
      </w:r>
      <w:r w:rsidR="005C1D32">
        <w:rPr>
          <w:noProof/>
        </w:rPr>
        <w:fldChar w:fldCharType="begin" w:fldLock="1"/>
      </w:r>
      <w:r w:rsidR="00E719C0">
        <w:rPr>
          <w:noProof/>
          <w:lang w:val="en-US"/>
        </w:rPr>
        <w:instrText>ADDIN CSL_CITATION { "citationItems" : [ { "id" : "ITEM-1", "itemData" : { "DOI" : "10.1002/2015JD023841", "abstract" : "\u00a9 2016. American Geophysical Union. All Rights Reserved. Satellite instruments show a cooling of global stratospheric temperatures over the whole data record (1979-2014). This cooling is not linear and includes two descending steps in the early 1980s and mid-1990s. The 1979-1995 period is characterized by increasing concentrations of ozone-depleting substances (ODSs) and by the two major volcanic eruptions of El Chich\u00f3n (1982) and Mount Pinatubo (1991). The 1995-present period is characterized by decreasing ODS concentrations and by the absence of major volcanic eruptions. Greenhouse gas (GHG) concentrations increase over the whole time period. In order to isolate the roles of different forcing agents in the global stratospheric temperature changes, we performed a set of simulations using the NASA Goddard Earth Observing System Chemistry-Climate Model with prescribed sea surface temperatures. We find that in our model simulations the cooling of the stratosphere from 1979 to present is mostly driven by changes in GHG concentrations in the middle and upper stratosphere and by GHG and ODS changes in the lower stratosphere. While the cooling trend caused by increasing GHGs is roughly constant over the satellite era, changing ODS concentrations cause a significant stratospheric cooling only up to the mid-1990s, when they start to decrease because of the implementation of the Montreal Protocol. Sporadic volcanic events and the solar cycle have a distinct signature in the time series of stratospheric temperature anomalies but do not play a statistically significant role in the long-term trends from 1979 to 2014. Several factors combine to produce the step-like behavior in the stratospheric temperatures: in the lower stratosphere, the flattening starting in the mid-1990s is due to the decrease in ozone-depleting substances; Mount Pinatubo and the solar cycle cause the abrupt steps through the aerosol-associated warming and the volcanically induced ozone depletion. In the middle and upper stratosphere, changes in solar irradiance are largely responsible for the step-like behavior of global temperature anomalies, together with volcanically induced ozone depletion and water vapor increases in the post-Pinatubo years.", "author" : [ { "dropping-particle" : "", "family" : "Aquila", "given" : "V.", "non-dropping-particle" : "", "parse-names" : false, "suffix" : "" }, { "dropping-particle" : "", "family" : "Swartz", "given" : "W.H.", "non-dropping-particle" : "", "parse-names" : false, "suffix" : "" }, { "dropping-particle" : "", "family" : "Waugh", "given" : "D.W.", "non-dropping-particle" : "", "parse-names" : false, "suffix" : "" }, { "dropping-particle" : "", "family" : "Colarco", "given" : "P.R.", "non-dropping-particle" : "", "parse-names" : false, "suffix" : "" }, { "dropping-particle" : "", "family" : "Pawson", "given" : "S.", "non-dropping-particle" : "", "parse-names" : false, "suffix" : "" }, { "dropping-particle" : "", "family" : "Polvani", "given" : "L.M.", "non-dropping-particle" : "", "parse-names" : false, "suffix" : "" }, { "dropping-particle" : "", "family" : "Stolarski", "given" : "R.S.", "non-dropping-particle" : "", "parse-names" : false, "suffix" : "" } ], "container-title" : "Journal of Geophysical Research", "id" : "ITEM-1", "issue" : "13", "issued" : { "date-parts" : [ [ "2016" ] ] }, "page" : "8067-8082", "title" : "Isolating the roles of different forcing agents in global stratospheric temperature changes using model integrations with incrementally added single forcings", "translator" : [ { "dropping-particle" : "", "family" : "J3754", "given" : "", "non-dropping-particle" : "", "parse-names" : false, "suffix" : "" } ], "type" : "article-journal", "volume" : "121" }, "uris" : [ "http://www.mendeley.com/documents/?uuid=289b70d7-7404-4b8b-ad1c-d7740e566626" ] } ], "mendeley" : { "formattedCitation" : "(Aquila et al., 2016)", "manualFormatting" : "Aquila et al. (2016)", "plainTextFormattedCitation" : "(Aquila et al., 2016)", "previouslyFormattedCitation" : "(Aquila et al., 2016)" }, "properties" : { "noteIndex" : 0 }, "schema" : "https://github.com/citation-style-language/schema/raw/master/csl-citation.json" }</w:instrText>
      </w:r>
      <w:r w:rsidR="005C1D32">
        <w:rPr>
          <w:noProof/>
        </w:rPr>
        <w:fldChar w:fldCharType="separate"/>
      </w:r>
      <w:r w:rsidR="00393F8C">
        <w:rPr>
          <w:noProof/>
          <w:lang w:val="en-US"/>
        </w:rPr>
        <w:t>Aquila et al. (2016)</w:t>
      </w:r>
      <w:r w:rsidR="005C1D32">
        <w:rPr>
          <w:noProof/>
        </w:rPr>
        <w:fldChar w:fldCharType="end"/>
      </w:r>
      <w:r w:rsidR="005C1D32" w:rsidRPr="00E457C1">
        <w:rPr>
          <w:noProof/>
          <w:lang w:val="en-US"/>
        </w:rPr>
        <w:t xml:space="preserve"> </w:t>
      </w:r>
      <w:r w:rsidRPr="00E457C1">
        <w:rPr>
          <w:noProof/>
          <w:lang w:val="en-US"/>
        </w:rPr>
        <w:t>f</w:t>
      </w:r>
      <w:r w:rsidR="005C1D32" w:rsidRPr="00E457C1">
        <w:rPr>
          <w:noProof/>
          <w:lang w:val="en-US"/>
        </w:rPr>
        <w:t>ou</w:t>
      </w:r>
      <w:r w:rsidRPr="00E457C1">
        <w:rPr>
          <w:noProof/>
          <w:lang w:val="en-US"/>
        </w:rPr>
        <w:t xml:space="preserve">nd that the cooling of the </w:t>
      </w:r>
      <w:r w:rsidR="00013C41" w:rsidRPr="00E457C1">
        <w:rPr>
          <w:noProof/>
          <w:lang w:val="en-US"/>
        </w:rPr>
        <w:t xml:space="preserve">middle and upper </w:t>
      </w:r>
      <w:r w:rsidRPr="00E457C1">
        <w:rPr>
          <w:noProof/>
          <w:lang w:val="en-US"/>
        </w:rPr>
        <w:t xml:space="preserve">stratosphere after 1979 is mainly due to changes in </w:t>
      </w:r>
      <w:r w:rsidR="00CA4412" w:rsidRPr="00E457C1">
        <w:rPr>
          <w:noProof/>
          <w:lang w:val="en-US"/>
        </w:rPr>
        <w:t>greenhouse gas</w:t>
      </w:r>
      <w:r w:rsidRPr="00E457C1">
        <w:rPr>
          <w:noProof/>
          <w:lang w:val="en-US"/>
        </w:rPr>
        <w:t xml:space="preserve"> concentrations. </w:t>
      </w:r>
      <w:r w:rsidR="00CC4E04" w:rsidRPr="00E457C1">
        <w:rPr>
          <w:noProof/>
          <w:lang w:val="en-US"/>
        </w:rPr>
        <w:t xml:space="preserve">Volcanic eruptions and the solar cycle </w:t>
      </w:r>
      <w:r w:rsidR="005C1D32" w:rsidRPr="00E457C1">
        <w:rPr>
          <w:noProof/>
          <w:lang w:val="en-US"/>
        </w:rPr>
        <w:t>were not found to</w:t>
      </w:r>
      <w:r w:rsidR="00CC4E04" w:rsidRPr="00E457C1">
        <w:rPr>
          <w:noProof/>
          <w:lang w:val="en-US"/>
        </w:rPr>
        <w:t xml:space="preserve"> affect long-term stratospheric temperature trends but </w:t>
      </w:r>
      <w:r w:rsidR="00E037D8" w:rsidRPr="00E457C1">
        <w:rPr>
          <w:noProof/>
          <w:lang w:val="en-US"/>
        </w:rPr>
        <w:t xml:space="preserve">to </w:t>
      </w:r>
      <w:r w:rsidR="00CC4E04" w:rsidRPr="00E457C1">
        <w:rPr>
          <w:noProof/>
          <w:lang w:val="en-US"/>
        </w:rPr>
        <w:t>have short-term influences.</w:t>
      </w:r>
    </w:p>
    <w:p w14:paraId="645C509B" w14:textId="77777777" w:rsidR="00B95155" w:rsidRPr="00E457C1" w:rsidRDefault="00B95155" w:rsidP="009F594A">
      <w:pPr>
        <w:pStyle w:val="AR6BodyText"/>
        <w:rPr>
          <w:noProof/>
          <w:lang w:val="en-US"/>
        </w:rPr>
      </w:pPr>
    </w:p>
    <w:p w14:paraId="45827DFB" w14:textId="29E0D457" w:rsidR="009F594A" w:rsidRPr="00A96759" w:rsidRDefault="00CC4E04" w:rsidP="009F594A">
      <w:pPr>
        <w:pStyle w:val="AR6BodyText"/>
        <w:rPr>
          <w:rFonts w:asciiTheme="minorHAnsi" w:eastAsiaTheme="minorHAnsi" w:hAnsiTheme="minorHAnsi"/>
          <w:lang w:val="en-GB" w:eastAsia="en-US"/>
        </w:rPr>
      </w:pPr>
      <w:r w:rsidRPr="00E457C1">
        <w:rPr>
          <w:noProof/>
          <w:lang w:val="en-US"/>
        </w:rPr>
        <w:t>In summary, b</w:t>
      </w:r>
      <w:r w:rsidR="009F594A" w:rsidRPr="00E457C1">
        <w:rPr>
          <w:noProof/>
          <w:lang w:val="en-US"/>
        </w:rPr>
        <w:t>ased on the latest updates to satellite observations of stratospheric temperature, we assess that simulated and observed trends in global mean temperature through the depth of the stratosphere are more consistent than based on previous datasets, but some differences remain (</w:t>
      </w:r>
      <w:r w:rsidR="009F594A" w:rsidRPr="00E457C1">
        <w:rPr>
          <w:i/>
          <w:noProof/>
          <w:lang w:val="en-US"/>
        </w:rPr>
        <w:t>medium confidence</w:t>
      </w:r>
      <w:r w:rsidR="009F594A" w:rsidRPr="00E457C1">
        <w:rPr>
          <w:noProof/>
          <w:lang w:val="en-US"/>
        </w:rPr>
        <w:t xml:space="preserve">). Studies published since </w:t>
      </w:r>
      <w:del w:id="891" w:author="Sara M Tuson" w:date="2021-06-24T09:44:00Z">
        <w:r w:rsidR="009F594A" w:rsidRPr="00E457C1" w:rsidDel="00A23DCD">
          <w:rPr>
            <w:noProof/>
            <w:lang w:val="en-US"/>
          </w:rPr>
          <w:delText xml:space="preserve">the </w:delText>
        </w:r>
      </w:del>
      <w:r w:rsidR="009F594A" w:rsidRPr="00E457C1">
        <w:rPr>
          <w:noProof/>
          <w:lang w:val="en-US"/>
        </w:rPr>
        <w:t xml:space="preserve">AR5 increase our confidence in the simulated stratospheric temperature response to greenhouse gas and ozone changes, and support an assessment that it is </w:t>
      </w:r>
      <w:r w:rsidR="009F594A" w:rsidRPr="00E457C1">
        <w:rPr>
          <w:i/>
          <w:noProof/>
          <w:lang w:val="en-US"/>
        </w:rPr>
        <w:t>extremely likely</w:t>
      </w:r>
      <w:r w:rsidR="009F594A" w:rsidRPr="00E457C1">
        <w:rPr>
          <w:noProof/>
          <w:lang w:val="en-US"/>
        </w:rPr>
        <w:t xml:space="preserve"> that stratospheric ozone depletion due to ozone-depleting substances was the main driver of the cooling of the lower stratosphere </w:t>
      </w:r>
      <w:r w:rsidR="00947A08" w:rsidRPr="00E457C1">
        <w:rPr>
          <w:noProof/>
          <w:lang w:val="en-US"/>
        </w:rPr>
        <w:t>between</w:t>
      </w:r>
      <w:r w:rsidR="009F594A" w:rsidRPr="00E457C1">
        <w:rPr>
          <w:noProof/>
          <w:lang w:val="en-US"/>
        </w:rPr>
        <w:t xml:space="preserve"> 1979</w:t>
      </w:r>
      <w:r w:rsidR="00947A08" w:rsidRPr="00E457C1">
        <w:rPr>
          <w:noProof/>
          <w:lang w:val="en-US"/>
        </w:rPr>
        <w:t xml:space="preserve"> and the mid-1990s</w:t>
      </w:r>
      <w:r w:rsidR="009F594A" w:rsidRPr="00E457C1">
        <w:rPr>
          <w:noProof/>
          <w:lang w:val="en-US"/>
        </w:rPr>
        <w:t>, as expected from physical understanding.</w:t>
      </w:r>
      <w:r w:rsidR="00981618" w:rsidRPr="00E457C1">
        <w:rPr>
          <w:noProof/>
          <w:lang w:val="en-US"/>
        </w:rPr>
        <w:t xml:space="preserve"> Similarly, revised observations and new studies support an assessment that it is </w:t>
      </w:r>
      <w:r w:rsidR="00981618" w:rsidRPr="00E457C1">
        <w:rPr>
          <w:i/>
          <w:iCs/>
          <w:noProof/>
          <w:lang w:val="en-US"/>
        </w:rPr>
        <w:t>extremely likely</w:t>
      </w:r>
      <w:r w:rsidR="00981618" w:rsidRPr="00E457C1">
        <w:rPr>
          <w:noProof/>
          <w:lang w:val="en-US"/>
        </w:rPr>
        <w:t xml:space="preserve"> that anthropogenic forcing</w:t>
      </w:r>
      <w:r w:rsidR="00E94337" w:rsidRPr="00E457C1">
        <w:rPr>
          <w:noProof/>
          <w:lang w:val="en-US"/>
        </w:rPr>
        <w:t>, both</w:t>
      </w:r>
      <w:r w:rsidR="00981618" w:rsidRPr="00E457C1">
        <w:rPr>
          <w:noProof/>
          <w:lang w:val="en-US"/>
        </w:rPr>
        <w:t xml:space="preserve"> </w:t>
      </w:r>
      <w:r w:rsidR="00E94337" w:rsidRPr="00E457C1">
        <w:rPr>
          <w:noProof/>
          <w:lang w:val="en-US"/>
        </w:rPr>
        <w:t>from</w:t>
      </w:r>
      <w:r w:rsidR="00981618" w:rsidRPr="00E457C1">
        <w:rPr>
          <w:noProof/>
          <w:lang w:val="en-US"/>
        </w:rPr>
        <w:t xml:space="preserve"> increases in greenhouse gas concentration and </w:t>
      </w:r>
      <w:r w:rsidR="00E94337" w:rsidRPr="00E457C1">
        <w:rPr>
          <w:noProof/>
          <w:lang w:val="en-US"/>
        </w:rPr>
        <w:t xml:space="preserve">depletion of </w:t>
      </w:r>
      <w:r w:rsidR="00981618" w:rsidRPr="00E457C1">
        <w:rPr>
          <w:noProof/>
          <w:lang w:val="en-US"/>
        </w:rPr>
        <w:t>stratospheric ozone due to ozone-depleting substances</w:t>
      </w:r>
      <w:r w:rsidR="00E94337" w:rsidRPr="00E457C1">
        <w:rPr>
          <w:noProof/>
          <w:lang w:val="en-US"/>
        </w:rPr>
        <w:t>,</w:t>
      </w:r>
      <w:r w:rsidR="00981618" w:rsidRPr="00E457C1">
        <w:rPr>
          <w:noProof/>
          <w:lang w:val="en-US"/>
        </w:rPr>
        <w:t xml:space="preserve"> was the main driver of upper stratospheric cooling since 1979</w:t>
      </w:r>
      <w:r w:rsidR="00E94337" w:rsidRPr="00E457C1">
        <w:rPr>
          <w:noProof/>
          <w:lang w:val="en-US"/>
        </w:rPr>
        <w:t>.</w:t>
      </w:r>
    </w:p>
    <w:p w14:paraId="0A304CD5" w14:textId="77777777" w:rsidR="009F594A" w:rsidRDefault="009F594A" w:rsidP="009F594A">
      <w:pPr>
        <w:pStyle w:val="AR6BodyText"/>
        <w:rPr>
          <w:rFonts w:cs="Times New Roman"/>
          <w:lang w:val="en-US"/>
        </w:rPr>
      </w:pPr>
    </w:p>
    <w:p w14:paraId="0EB4014A" w14:textId="4A482C23" w:rsidR="009F594A" w:rsidRPr="00E457C1" w:rsidRDefault="009F594A" w:rsidP="009F594A">
      <w:pPr>
        <w:pStyle w:val="AR6BodyText"/>
        <w:rPr>
          <w:noProof/>
          <w:lang w:val="en-US"/>
        </w:rPr>
      </w:pPr>
    </w:p>
    <w:p w14:paraId="55F31934" w14:textId="77777777" w:rsidR="000F7267" w:rsidRPr="00E457C1" w:rsidRDefault="000F7267" w:rsidP="000F7267">
      <w:pPr>
        <w:pStyle w:val="AR6BodyText"/>
        <w:rPr>
          <w:b/>
          <w:noProof/>
          <w:lang w:val="en-US"/>
        </w:rPr>
      </w:pPr>
      <w:r w:rsidRPr="00E457C1">
        <w:rPr>
          <w:b/>
          <w:noProof/>
          <w:lang w:val="en-US"/>
        </w:rPr>
        <w:t>[START CROSS-CHAPTER BOX 3.1 HERE]</w:t>
      </w:r>
    </w:p>
    <w:p w14:paraId="6A1ABC46" w14:textId="77777777" w:rsidR="000F7267" w:rsidRPr="00E457C1" w:rsidRDefault="000F7267" w:rsidP="000F7267">
      <w:pPr>
        <w:pStyle w:val="AR6BodyText"/>
        <w:rPr>
          <w:noProof/>
          <w:lang w:val="en-US" w:eastAsia="en-US"/>
        </w:rPr>
      </w:pPr>
    </w:p>
    <w:p w14:paraId="1EB5C836" w14:textId="65D6A9E4" w:rsidR="000F7267" w:rsidRDefault="000F7267" w:rsidP="00685DE7">
      <w:pPr>
        <w:pStyle w:val="AR6Chap3Cross-ChapterBox"/>
        <w:numPr>
          <w:ilvl w:val="0"/>
          <w:numId w:val="10"/>
        </w:numPr>
        <w:shd w:val="clear" w:color="auto" w:fill="DEEAF6" w:themeFill="accent1" w:themeFillTint="33"/>
        <w:ind w:left="2552" w:hanging="2552"/>
        <w:rPr>
          <w:lang w:val="en-GB"/>
        </w:rPr>
      </w:pPr>
      <w:bookmarkStart w:id="892" w:name="_Toc6385762"/>
      <w:bookmarkStart w:id="893" w:name="_Ref3547607"/>
      <w:bookmarkStart w:id="894" w:name="_Toc70639135"/>
      <w:r>
        <w:rPr>
          <w:lang w:val="en-GB"/>
        </w:rPr>
        <w:t xml:space="preserve">Global Surface Warming </w:t>
      </w:r>
      <w:del w:id="895" w:author="Ian Blenkinsop" w:date="2021-07-13T11:34:00Z">
        <w:r w:rsidDel="000044A9">
          <w:rPr>
            <w:lang w:val="en-GB"/>
          </w:rPr>
          <w:delText xml:space="preserve">over </w:delText>
        </w:r>
      </w:del>
      <w:ins w:id="896" w:author="Ian Blenkinsop" w:date="2021-07-13T11:34:00Z">
        <w:r w:rsidR="000044A9">
          <w:rPr>
            <w:lang w:val="en-GB"/>
          </w:rPr>
          <w:t xml:space="preserve">Over </w:t>
        </w:r>
      </w:ins>
      <w:r>
        <w:rPr>
          <w:lang w:val="en-GB"/>
        </w:rPr>
        <w:t>the Early 21</w:t>
      </w:r>
      <w:r w:rsidRPr="002E4351">
        <w:rPr>
          <w:lang w:val="en-GB"/>
        </w:rPr>
        <w:t>st</w:t>
      </w:r>
      <w:r>
        <w:rPr>
          <w:lang w:val="en-GB"/>
        </w:rPr>
        <w:t xml:space="preserve"> Century</w:t>
      </w:r>
      <w:bookmarkEnd w:id="892"/>
      <w:bookmarkEnd w:id="893"/>
      <w:bookmarkEnd w:id="894"/>
    </w:p>
    <w:p w14:paraId="3ECE7FFB" w14:textId="77777777" w:rsidR="000F7267" w:rsidRPr="00E457C1" w:rsidRDefault="000F7267" w:rsidP="000F7267">
      <w:pPr>
        <w:pStyle w:val="AR6BodyText"/>
        <w:shd w:val="clear" w:color="auto" w:fill="DEEAF6" w:themeFill="accent1" w:themeFillTint="33"/>
        <w:rPr>
          <w:lang w:val="en-US" w:eastAsia="en-US"/>
        </w:rPr>
      </w:pPr>
    </w:p>
    <w:p w14:paraId="13109B26" w14:textId="1CF348EB" w:rsidR="000F7267" w:rsidRPr="00E457C1" w:rsidRDefault="000F7267" w:rsidP="00C762A3">
      <w:pPr>
        <w:pStyle w:val="AR6BodyText"/>
        <w:shd w:val="clear" w:color="auto" w:fill="DEEAF6" w:themeFill="accent1" w:themeFillTint="33"/>
        <w:rPr>
          <w:lang w:val="en-US" w:eastAsia="en-US"/>
        </w:rPr>
      </w:pPr>
      <w:r w:rsidRPr="004B421C">
        <w:rPr>
          <w:b/>
          <w:bCs/>
          <w:lang w:val="en-US" w:eastAsia="en-US"/>
        </w:rPr>
        <w:lastRenderedPageBreak/>
        <w:t>Contributors:</w:t>
      </w:r>
      <w:r w:rsidRPr="00E457C1">
        <w:rPr>
          <w:lang w:val="en-US" w:eastAsia="en-US"/>
        </w:rPr>
        <w:t xml:space="preserve"> Christophe Cassou (France), </w:t>
      </w:r>
      <w:r w:rsidR="00756287" w:rsidRPr="00E457C1">
        <w:rPr>
          <w:lang w:val="en-US" w:eastAsia="en-US"/>
        </w:rPr>
        <w:t xml:space="preserve">Yu Kosaka (Japan), </w:t>
      </w:r>
      <w:r w:rsidRPr="00E457C1">
        <w:rPr>
          <w:lang w:val="en-US" w:eastAsia="en-US"/>
        </w:rPr>
        <w:t xml:space="preserve">John </w:t>
      </w:r>
      <w:r w:rsidR="004B421C">
        <w:rPr>
          <w:lang w:val="en-US" w:eastAsia="en-US"/>
        </w:rPr>
        <w:t xml:space="preserve">C. </w:t>
      </w:r>
      <w:r w:rsidRPr="00E457C1">
        <w:rPr>
          <w:lang w:val="en-US" w:eastAsia="en-US"/>
        </w:rPr>
        <w:t xml:space="preserve">Fyfe (Canada), Nathan </w:t>
      </w:r>
      <w:r w:rsidR="004B421C">
        <w:rPr>
          <w:lang w:val="en-US" w:eastAsia="en-US"/>
        </w:rPr>
        <w:t xml:space="preserve">P. </w:t>
      </w:r>
      <w:r w:rsidRPr="00E457C1">
        <w:rPr>
          <w:lang w:val="en-US" w:eastAsia="en-US"/>
        </w:rPr>
        <w:t>Gillett (Canada), Ed Hawkins (</w:t>
      </w:r>
      <w:r w:rsidR="004B421C">
        <w:rPr>
          <w:rFonts w:cs="Times New Roman"/>
          <w:noProof/>
          <w:lang w:val="en-US"/>
        </w:rPr>
        <w:t>United Kingdom</w:t>
      </w:r>
      <w:r w:rsidRPr="00E457C1">
        <w:rPr>
          <w:lang w:val="en-US" w:eastAsia="en-US"/>
        </w:rPr>
        <w:t>), Blair Trewin (Australia)</w:t>
      </w:r>
    </w:p>
    <w:p w14:paraId="7F1CC7E8" w14:textId="77777777" w:rsidR="000F7267" w:rsidRPr="00E457C1" w:rsidRDefault="000F7267" w:rsidP="00C762A3">
      <w:pPr>
        <w:pStyle w:val="AR6BodyText"/>
        <w:shd w:val="clear" w:color="auto" w:fill="DEEAF6" w:themeFill="accent1" w:themeFillTint="33"/>
        <w:rPr>
          <w:rFonts w:cs="Times New Roman"/>
          <w:noProof/>
          <w:lang w:val="en-US" w:eastAsia="en-US"/>
        </w:rPr>
      </w:pPr>
    </w:p>
    <w:p w14:paraId="0E2E1DF3" w14:textId="2E4206AD" w:rsidR="000F7267" w:rsidRPr="00E457C1" w:rsidRDefault="000044A9" w:rsidP="00C762A3">
      <w:pPr>
        <w:pStyle w:val="AR6BodyText"/>
        <w:shd w:val="clear" w:color="auto" w:fill="DEEAF6" w:themeFill="accent1" w:themeFillTint="33"/>
        <w:rPr>
          <w:noProof/>
          <w:lang w:val="en-US"/>
        </w:rPr>
      </w:pPr>
      <w:ins w:id="897" w:author="Ian Blenkinsop" w:date="2021-07-13T11:34:00Z">
        <w:r>
          <w:rPr>
            <w:noProof/>
            <w:lang w:val="en-US"/>
          </w:rPr>
          <w:t xml:space="preserve">The </w:t>
        </w:r>
      </w:ins>
      <w:r w:rsidR="000F7267" w:rsidRPr="00E457C1">
        <w:rPr>
          <w:noProof/>
          <w:lang w:val="en-US"/>
        </w:rPr>
        <w:t>AR5 f</w:t>
      </w:r>
      <w:r w:rsidR="00FC566E" w:rsidRPr="00E457C1">
        <w:rPr>
          <w:noProof/>
          <w:lang w:val="en-US"/>
        </w:rPr>
        <w:t>ound</w:t>
      </w:r>
      <w:r w:rsidR="000F7267" w:rsidRPr="00E457C1">
        <w:rPr>
          <w:noProof/>
          <w:lang w:val="en-US"/>
        </w:rPr>
        <w:t xml:space="preserve"> that the rate of global mean surface temperature (GMST) increase inferred from observations over the 1998</w:t>
      </w:r>
      <w:del w:id="898" w:author="Sara M Tuson" w:date="2021-06-25T11:05:00Z">
        <w:r w:rsidR="000F7267" w:rsidRPr="00E457C1" w:rsidDel="004A799C">
          <w:rPr>
            <w:noProof/>
            <w:lang w:val="en-US"/>
          </w:rPr>
          <w:delText>-</w:delText>
        </w:r>
      </w:del>
      <w:ins w:id="899" w:author="Sara M Tuson" w:date="2021-06-25T11:05:00Z">
        <w:r w:rsidR="004A799C">
          <w:rPr>
            <w:noProof/>
            <w:lang w:val="en-US"/>
          </w:rPr>
          <w:t>–</w:t>
        </w:r>
      </w:ins>
      <w:r w:rsidR="000F7267" w:rsidRPr="00E457C1">
        <w:rPr>
          <w:noProof/>
          <w:lang w:val="en-US"/>
        </w:rPr>
        <w:t>2012 period was lower than the rate of increase over the 1951</w:t>
      </w:r>
      <w:del w:id="900" w:author="Sara M Tuson" w:date="2021-06-25T11:05:00Z">
        <w:r w:rsidR="000F7267" w:rsidRPr="00E457C1" w:rsidDel="004A799C">
          <w:rPr>
            <w:noProof/>
            <w:lang w:val="en-US"/>
          </w:rPr>
          <w:delText>-</w:delText>
        </w:r>
      </w:del>
      <w:ins w:id="901" w:author="Sara M Tuson" w:date="2021-06-25T11:05:00Z">
        <w:r w:rsidR="004A799C">
          <w:rPr>
            <w:noProof/>
            <w:lang w:val="en-US"/>
          </w:rPr>
          <w:t>–</w:t>
        </w:r>
      </w:ins>
      <w:r w:rsidR="000F7267" w:rsidRPr="00E457C1">
        <w:rPr>
          <w:noProof/>
          <w:lang w:val="en-US"/>
        </w:rPr>
        <w:t xml:space="preserve">2012 period, and lower than the ensemble mean increase in historical simulations </w:t>
      </w:r>
      <w:r w:rsidR="00E037D8" w:rsidRPr="00E457C1">
        <w:rPr>
          <w:noProof/>
          <w:lang w:val="en-US"/>
        </w:rPr>
        <w:t>from</w:t>
      </w:r>
      <w:r w:rsidR="000F7267" w:rsidRPr="00E457C1">
        <w:rPr>
          <w:noProof/>
          <w:lang w:val="en-US"/>
        </w:rPr>
        <w:t xml:space="preserve"> CMIP5 climate models extended by</w:t>
      </w:r>
      <w:ins w:id="902" w:author="Sara M Tuson" w:date="2021-06-26T13:41:00Z">
        <w:r w:rsidR="00887FC8">
          <w:rPr>
            <w:noProof/>
            <w:lang w:val="en-US"/>
          </w:rPr>
          <w:t xml:space="preserve"> </w:t>
        </w:r>
        <w:r w:rsidR="00887FC8" w:rsidRPr="00887FC8">
          <w:rPr>
            <w:noProof/>
            <w:lang w:val="en-US"/>
          </w:rPr>
          <w:t>Representative Concentration Pathway</w:t>
        </w:r>
      </w:ins>
      <w:ins w:id="903" w:author="Sara M Tuson" w:date="2021-06-26T13:40:00Z">
        <w:r w:rsidR="00887FC8" w:rsidRPr="00BB05B7">
          <w:rPr>
            <w:rFonts w:cs="Times New Roman"/>
            <w:color w:val="000000"/>
            <w:sz w:val="20"/>
            <w:szCs w:val="20"/>
            <w:lang w:val="en-US" w:eastAsia="en-GB"/>
          </w:rPr>
          <w:t xml:space="preserve"> </w:t>
        </w:r>
        <w:r w:rsidR="00887FC8" w:rsidRPr="00BB05B7">
          <w:rPr>
            <w:rFonts w:cs="Times New Roman"/>
            <w:color w:val="000000"/>
            <w:lang w:val="en-US" w:eastAsia="en-GB"/>
            <w:rPrChange w:id="904" w:author="Sara M Tuson" w:date="2021-06-26T13:41:00Z">
              <w:rPr>
                <w:rFonts w:cs="Times New Roman"/>
                <w:color w:val="000000"/>
                <w:sz w:val="20"/>
                <w:szCs w:val="20"/>
                <w:lang w:eastAsia="en-GB"/>
              </w:rPr>
            </w:rPrChange>
          </w:rPr>
          <w:t>(</w:t>
        </w:r>
      </w:ins>
      <w:del w:id="905" w:author="Sara M Tuson" w:date="2021-06-26T13:40:00Z">
        <w:r w:rsidR="000F7267" w:rsidRPr="00E457C1" w:rsidDel="00887FC8">
          <w:rPr>
            <w:noProof/>
            <w:lang w:val="en-US"/>
          </w:rPr>
          <w:delText xml:space="preserve"> </w:delText>
        </w:r>
      </w:del>
      <w:r w:rsidR="000F7267" w:rsidRPr="00E457C1">
        <w:rPr>
          <w:noProof/>
          <w:lang w:val="en-US"/>
        </w:rPr>
        <w:t>RCP</w:t>
      </w:r>
      <w:ins w:id="906" w:author="Sara M Tuson" w:date="2021-06-25T15:24:00Z">
        <w:r w:rsidR="00F8043B">
          <w:rPr>
            <w:noProof/>
            <w:lang w:val="en-US"/>
          </w:rPr>
          <w:t>)</w:t>
        </w:r>
      </w:ins>
      <w:r w:rsidR="000F7267" w:rsidRPr="00E457C1">
        <w:rPr>
          <w:noProof/>
          <w:lang w:val="en-US"/>
        </w:rPr>
        <w:t xml:space="preserve"> scenario</w:t>
      </w:r>
      <w:r w:rsidR="008104D1" w:rsidRPr="00E457C1">
        <w:rPr>
          <w:noProof/>
          <w:lang w:val="en-US"/>
        </w:rPr>
        <w:t xml:space="preserve"> simulations</w:t>
      </w:r>
      <w:r w:rsidR="000F7267" w:rsidRPr="00E457C1">
        <w:rPr>
          <w:noProof/>
          <w:lang w:val="en-US"/>
        </w:rPr>
        <w:t xml:space="preserve"> beyond 2005 </w:t>
      </w:r>
      <w:r w:rsidR="000F7267">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0F7267">
        <w:rPr>
          <w:noProof/>
        </w:rPr>
        <w:fldChar w:fldCharType="separate"/>
      </w:r>
      <w:r w:rsidR="00393F8C">
        <w:rPr>
          <w:noProof/>
          <w:lang w:val="en-US"/>
        </w:rPr>
        <w:t>(Flato et al., 2013)</w:t>
      </w:r>
      <w:r w:rsidR="000F7267">
        <w:rPr>
          <w:noProof/>
        </w:rPr>
        <w:fldChar w:fldCharType="end"/>
      </w:r>
      <w:r w:rsidR="000F7267" w:rsidRPr="00E457C1">
        <w:rPr>
          <w:noProof/>
          <w:lang w:val="en-US"/>
        </w:rPr>
        <w:t xml:space="preserve">. This apparent slowdown of surface global warming compared to the 62-year rate was assessed with </w:t>
      </w:r>
      <w:r w:rsidR="000F7267" w:rsidRPr="00E457C1">
        <w:rPr>
          <w:i/>
          <w:noProof/>
          <w:lang w:val="en-US"/>
        </w:rPr>
        <w:t>medium confidence</w:t>
      </w:r>
      <w:r w:rsidR="000F7267" w:rsidRPr="00E457C1">
        <w:rPr>
          <w:noProof/>
          <w:lang w:val="en-US"/>
        </w:rPr>
        <w:t xml:space="preserve"> to have been caused in roughly equal measure by a cooling contribution from internal variability and a reduced trend in external forcing (particularly associated with solar and volcanic forcing) in </w:t>
      </w:r>
      <w:del w:id="907" w:author="Sara M Tuson" w:date="2021-06-24T09:44:00Z">
        <w:r w:rsidR="000F7267" w:rsidRPr="00E457C1" w:rsidDel="00A23DCD">
          <w:rPr>
            <w:noProof/>
            <w:lang w:val="en-US"/>
          </w:rPr>
          <w:delText xml:space="preserve">the </w:delText>
        </w:r>
      </w:del>
      <w:r w:rsidR="000F7267" w:rsidRPr="00E457C1">
        <w:rPr>
          <w:noProof/>
          <w:lang w:val="en-US"/>
        </w:rPr>
        <w:t xml:space="preserve">AR5 based on expert judgement </w:t>
      </w:r>
      <w:r w:rsidR="000F7267">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0F7267">
        <w:rPr>
          <w:noProof/>
        </w:rPr>
        <w:fldChar w:fldCharType="separate"/>
      </w:r>
      <w:r w:rsidR="00393F8C">
        <w:rPr>
          <w:noProof/>
          <w:lang w:val="en-US"/>
        </w:rPr>
        <w:t>(Flato et al., 2013)</w:t>
      </w:r>
      <w:r w:rsidR="000F7267">
        <w:rPr>
          <w:noProof/>
        </w:rPr>
        <w:fldChar w:fldCharType="end"/>
      </w:r>
      <w:r w:rsidR="000F7267" w:rsidRPr="00E457C1">
        <w:rPr>
          <w:noProof/>
          <w:lang w:val="en-US"/>
        </w:rPr>
        <w:t xml:space="preserve">. In AR5 it was assessed that almost all CMIP5 simulations did not reproduce the observed slower warming, and that there was </w:t>
      </w:r>
      <w:r w:rsidR="000F7267" w:rsidRPr="00E457C1">
        <w:rPr>
          <w:i/>
          <w:noProof/>
          <w:lang w:val="en-US"/>
        </w:rPr>
        <w:t>medium confidence</w:t>
      </w:r>
      <w:r w:rsidR="000F7267" w:rsidRPr="00E457C1">
        <w:rPr>
          <w:noProof/>
          <w:lang w:val="en-US"/>
        </w:rPr>
        <w:t xml:space="preserve"> that the trend difference from the CMIP5 ensemble mean was to a substantial degree caused by internal variability with possible contributions from forcing error and model response uncertainty. This Cross-Chapter Box assesses new findings from observational products and statistical and </w:t>
      </w:r>
      <w:r w:rsidR="00F866D6" w:rsidRPr="00E457C1">
        <w:rPr>
          <w:noProof/>
          <w:lang w:val="en-US"/>
        </w:rPr>
        <w:t>physical</w:t>
      </w:r>
      <w:r w:rsidR="000F7267" w:rsidRPr="00E457C1">
        <w:rPr>
          <w:noProof/>
          <w:lang w:val="en-US"/>
        </w:rPr>
        <w:t xml:space="preserve"> models on trends over the 1998</w:t>
      </w:r>
      <w:del w:id="908" w:author="Sara M Tuson" w:date="2021-06-25T11:05:00Z">
        <w:r w:rsidR="000F7267" w:rsidRPr="00E457C1" w:rsidDel="004A799C">
          <w:rPr>
            <w:noProof/>
            <w:lang w:val="en-US"/>
          </w:rPr>
          <w:delText>-</w:delText>
        </w:r>
      </w:del>
      <w:ins w:id="909" w:author="Sara M Tuson" w:date="2021-06-25T11:05:00Z">
        <w:r w:rsidR="004A799C">
          <w:rPr>
            <w:noProof/>
            <w:lang w:val="en-US"/>
          </w:rPr>
          <w:t>–</w:t>
        </w:r>
      </w:ins>
      <w:r w:rsidR="000F7267" w:rsidRPr="00E457C1">
        <w:rPr>
          <w:noProof/>
          <w:lang w:val="en-US"/>
        </w:rPr>
        <w:t>2012 period considered in AR5.</w:t>
      </w:r>
    </w:p>
    <w:p w14:paraId="1A3FA0C3" w14:textId="77777777" w:rsidR="000F7267" w:rsidRPr="00E457C1" w:rsidRDefault="000F7267" w:rsidP="00C762A3">
      <w:pPr>
        <w:pStyle w:val="AR6BodyText"/>
        <w:shd w:val="clear" w:color="auto" w:fill="DEEAF6" w:themeFill="accent1" w:themeFillTint="33"/>
        <w:rPr>
          <w:noProof/>
          <w:lang w:val="en-US"/>
        </w:rPr>
      </w:pPr>
    </w:p>
    <w:p w14:paraId="16071622" w14:textId="77777777" w:rsidR="000F7267" w:rsidRPr="00E457C1" w:rsidRDefault="000F7267" w:rsidP="00C762A3">
      <w:pPr>
        <w:pStyle w:val="AR6BodyText"/>
        <w:shd w:val="clear" w:color="auto" w:fill="DEEAF6" w:themeFill="accent1" w:themeFillTint="33"/>
        <w:rPr>
          <w:b/>
          <w:noProof/>
          <w:lang w:val="en-US"/>
        </w:rPr>
      </w:pPr>
      <w:r w:rsidRPr="00E457C1">
        <w:rPr>
          <w:b/>
          <w:noProof/>
          <w:lang w:val="en-US"/>
        </w:rPr>
        <w:t>Updated observational and reanalyses data</w:t>
      </w:r>
      <w:del w:id="910" w:author="Sara M Tuson" w:date="2021-06-24T14:40:00Z">
        <w:r w:rsidRPr="00E457C1" w:rsidDel="0089720C">
          <w:rPr>
            <w:b/>
            <w:noProof/>
            <w:lang w:val="en-US"/>
          </w:rPr>
          <w:delText xml:space="preserve"> </w:delText>
        </w:r>
      </w:del>
      <w:r w:rsidRPr="00E457C1">
        <w:rPr>
          <w:b/>
          <w:noProof/>
          <w:lang w:val="en-US"/>
        </w:rPr>
        <w:t>sets and comparison with model simulations</w:t>
      </w:r>
    </w:p>
    <w:p w14:paraId="28E8E028" w14:textId="47BE7E59" w:rsidR="000F7267" w:rsidRPr="00E457C1" w:rsidRDefault="000F7267" w:rsidP="00C762A3">
      <w:pPr>
        <w:pStyle w:val="AR6BodyText"/>
        <w:shd w:val="clear" w:color="auto" w:fill="DEEAF6" w:themeFill="accent1" w:themeFillTint="33"/>
        <w:rPr>
          <w:noProof/>
          <w:lang w:val="en-US"/>
        </w:rPr>
      </w:pPr>
      <w:r w:rsidRPr="00E457C1">
        <w:rPr>
          <w:noProof/>
          <w:lang w:val="en-US"/>
        </w:rPr>
        <w:t xml:space="preserve">Since </w:t>
      </w:r>
      <w:del w:id="911" w:author="Sara M Tuson" w:date="2021-06-24T09:44:00Z">
        <w:r w:rsidRPr="00E457C1" w:rsidDel="00A23DCD">
          <w:rPr>
            <w:noProof/>
            <w:lang w:val="en-US"/>
          </w:rPr>
          <w:delText xml:space="preserve">the </w:delText>
        </w:r>
      </w:del>
      <w:r w:rsidRPr="00E457C1">
        <w:rPr>
          <w:noProof/>
          <w:lang w:val="en-US"/>
        </w:rPr>
        <w:t>AR5, there have been version updates and new releases of most observational GMST data</w:t>
      </w:r>
      <w:del w:id="912" w:author="Sara M Tuson" w:date="2021-06-24T14:40:00Z">
        <w:r w:rsidRPr="00E457C1" w:rsidDel="0089720C">
          <w:rPr>
            <w:noProof/>
            <w:lang w:val="en-US"/>
          </w:rPr>
          <w:delText xml:space="preserve"> </w:delText>
        </w:r>
      </w:del>
      <w:r w:rsidRPr="00E457C1">
        <w:rPr>
          <w:noProof/>
          <w:lang w:val="en-US"/>
        </w:rPr>
        <w:t>sets (Cross-Chapter Box 2.3). All the updated products now available consistently find stronger positive trends for 1998</w:t>
      </w:r>
      <w:del w:id="913" w:author="Sara M Tuson" w:date="2021-06-25T11:05:00Z">
        <w:r w:rsidRPr="00E457C1" w:rsidDel="004A799C">
          <w:rPr>
            <w:noProof/>
            <w:lang w:val="en-US"/>
          </w:rPr>
          <w:delText>-</w:delText>
        </w:r>
      </w:del>
      <w:ins w:id="914" w:author="Sara M Tuson" w:date="2021-06-25T11:05:00Z">
        <w:r w:rsidR="004A799C">
          <w:rPr>
            <w:noProof/>
            <w:lang w:val="en-US"/>
          </w:rPr>
          <w:t>–</w:t>
        </w:r>
      </w:ins>
      <w:r w:rsidRPr="00E457C1">
        <w:rPr>
          <w:noProof/>
          <w:lang w:val="en-US"/>
        </w:rPr>
        <w:t xml:space="preserve">2012 than those assessed in AR5 </w:t>
      </w:r>
      <w:r>
        <w:rPr>
          <w:noProof/>
        </w:rPr>
        <w:fldChar w:fldCharType="begin" w:fldLock="1"/>
      </w:r>
      <w:r w:rsidR="00E719C0">
        <w:rPr>
          <w:noProof/>
          <w:lang w:val="en-US"/>
        </w:rPr>
        <w:instrText>ADDIN CSL_CITATION { "citationItems" : [ { "id" : "ITEM-1", "itemData" : { "DOI" : "10.1002/qj.2297", "abstract" : "Abstract Incomplete global coverage is a potential source of bias in global temperature reconstructions if the unsampled regions are not uniformly distributed over the planet's surface. The widely used Hadley Centre\u2013Climatic Reseach Unit Version 4 (HadCRUT4) dataset covers on average about 84% of the globe over recent decades, with the unsampled regions being concentrated at the poles and over Africa. Three existing reconstructions with near-global coverage are examined, each suggesting that HadCRUT4 is subject to bias due to its treatment of unobserved regions. Two alternative approaches for reconstructing global temperatures are explored, one based on an optimal interpolation algorithm and the other a hybrid method incorporating additional information from the satellite temperature record. The methods are validated on the basis of their skill at reconstructing omitted sets of observations. Both methods provide results superior to excluding the unsampled regions, with the hybrid method showing particular skill around the regions where no observations are available. Temperature trends are compared for the hybrid global temperature reconstruction and the raw HadCRUT4 data. The widely quoted trend since 1997 in the hybrid global reconstruction is two and a half times greater than the corresponding trend in the coverage-biased HadCRUT4 data. Coverage bias causes a cool bias in recent temperatures relative to the late 1990s, which increases from around 1998 to the present. Trends starting in 1997 or 1998 are particularly biased with respect to the global trend. The issue is exacerbated by the strong El Ni\u00f1o event of 1997\u20131998, which also tends to suppress trends starting during those years.",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"ITEM-1", "issue" : "683", "issued" : { "date-parts" : [ [ "2014" ] ] }, "page" : "1935-1944", "title" : "Coverage bias in the HadCRUT4 temperature series and its impact on recent temperature trends", "translator" : [ { "dropping-particle" : "", "family" : "J3956", "given" : "", "non-dropping-particle" : "", "parse-names" : false, "suffix" : "" } ], "type" : "article-journal", "volume" : "140" }, "uris" : [ "http://www.mendeley.com/documents/?uuid=bf6a69f0-b702-4d58-9944-84e1a7f6edd9" ] }, { "id" : "ITEM-2", "itemData" : { "DOI" : "10.1126/science.aaa5632", "ISSN" : "0036-8075", "abstract" : "Previous analyses of global temperature trends during the first decade of the 21st century seemed to indicate that warming had stalled. This allowed critics of the idea of global warming to claim that concern about climate change was misplaced. Karl et al. now show that temperatures did not plateau as thought and that the supposed warming {\\textquotedblleft}hiatus{\\textquotedblright} is just an artifact of earlier analyses. Warming has continued at a pace similar to that of the last half of the 20th century, and the slowdown was just an illusion.Science, this issue p. 1469Much study has been devoted to the possible causes of an apparent decrease in the upward trend of global surface temperatures since 1998, a phenomenon that has been dubbed the global warming {\\textquotedblleft}hiatus.{\\textquotedblright} Here, we present an updated global surface temperature analysis that reveals that global trends are higher than those reported by the Intergovernmental Panel on Climate Change, especially in recent decades, and that the central estimate for the rate of warming during the first 15 years of the 21st century is at least as great as the last half of the 20th century. These results do not support the notion of a {\\textquotedblleft}slowdown{\\textquotedblright} in the increase of global surface temperature.", "author" : [ { "dropping-particle" : "", "family" : "Karl", "given" : "Thomas R", "non-dropping-particle" : "", "parse-names" : false, "suffix" : "" }, { "dropping-particle" : "", "family" : "Arguez", "given" : "Anthony", "non-dropping-particle" : "", "parse-names" : false, "suffix" : "" }, { "dropping-particle" : "", "family" : "Huang", "given" : "Boyin", "non-dropping-particle" : "", "parse-names" : false, "suffix" : "" }, { "dropping-particle" : "", "family" : "Lawrimore", "given" : "Jay H", "non-dropping-particle" : "", "parse-names" : false, "suffix" : "" }, { "dropping-particle" : "", "family" : "McMahon", "given" : "James R", "non-dropping-particle" : "", "parse-names" : false, "suffix" : "" }, { "dropping-particle" : "", "family" : "Menne", "given" : "Matthew J", "non-dropping-particle" : "", "parse-names" : false, "suffix" : "" }, { "dropping-particle" : "", "family" : "Peterson", "given" : "Thomas C", "non-dropping-particle" : "", "parse-names" : false, "suffix" : "" }, { "dropping-particle" : "", "family" : "Vose", "given" : "Russell S", "non-dropping-particle" : "", "parse-names" : false, "suffix" : "" }, { "dropping-particle" : "", "family" : "Zhang", "given" : "Huai-Min", "non-dropping-particle" : "", "parse-names" : false, "suffix" : "" } ], "container-title" : "Science", "id" : "ITEM-2", "issue" : "6242", "issued" : { "date-parts" : [ [ "2015" ] ] }, "page" : "1469-1472", "publisher" : "American Association for the Advancement of Science", "title" : "Possible artifacts of data biases in the recent global surface warming hiatus", "translator" : [ { "dropping-particle" : "", "family" : "J3955", "given" : "", "non-dropping-particle" : "", "parse-names" : false, "suffix" : "" } ], "type" : "article-journal", "volume" : "348" }, "uris" : [ "http://www.mendeley.com/documents/?uuid=e16d921a-231f-4a03-ac84-a3b1bf8bbf40" ] }, { "id" : "ITEM-3", "itemData" : { "DOI" : "10.1126/sciadv.1601207", "abstract" : "Sea surface temperature (SST) records are subject to potential biases due to changing instrumentation and measurement practices. Significant differences exist between commonly used composite SST reconstructions from the National Oceanic and Atmospheric Administration{\\textquoteright}s Extended Reconstruction Sea Surface Temperature (ERSST), the Hadley Centre SST data set (HadSST3), and the Japanese Meteorological Agency{\\textquoteright}s Centennial Observation-Based Estimates of SSTs (COBE-SST) from 2003 to the present. The update from ERSST version 3b to version 4 resulted in an increase in the operational SST trend estimate during the last 19 years from 0.07{\\textdegree} to 0.12{\\textdegree}C per decade, indicating a higher rate of warming in recent years. We show that ERSST version 4 trends generally agree with largely independent, near-global, and instrumentally homogeneous SST measurements from floating buoys, Argo floats, and radiometer-based satellite measurements that have been developed and deployed during the past two decades. We find a large cooling bias in ERSST version 3b and smaller but significant cooling biases in HadSST3 and COBE-SST from 2003 to the present, with respect to most series examined. These results suggest that reported rates of SST warming in recent years have been underestimated in these three data sets.", "author" : [ { "dropping-particle" : "", "family" : "Hausfather", "given" : "Zeke", "non-dropping-particle" : "", "parse-names" : false, "suffix" : "" }, { "dropping-particle" : "", "family" : "Cowtan", "given" : "Kevin", "non-dropping-particle" : "", "parse-names" : false, "suffix" : "" }, { "dropping-particle" : "", "family" : "Clarke", "given" : "David C", "non-dropping-particle" : "", "parse-names" : false, "suffix" : "" }, { "dropping-particle" : "", "family" : "Jacobs", "given" : "Peter", "non-dropping-particle" : "", "parse-names" : false, "suffix" : "" }, { "dropping-particle" : "", "family" : "Richardson", "given" : "Mark", "non-dropping-particle" : "", "parse-names" : false, "suffix" : "" }, { "dropping-particle" : "", "family" : "Rohde", "given" : "Robert", "non-dropping-particle" : "", "parse-names" : false, "suffix" : "" } ], "container-title" : "Science Advances", "id" : "ITEM-3", "issue" : "1", "issued" : { "date-parts" : [ [ "2017" ] ] }, "publisher" : "American Association for the Advancement of Science", "title" : "Assessing recent warming using instrumentally homogeneous sea surface temperature records", "translator" : [ { "dropping-particle" : "", "family" : "J4247", "given" : "", "non-dropping-particle" : "", "parse-names" : false, "suffix" : "" } ], "type" : "article-journal", "volume" : "3" }, "uris" : [ "http://www.mendeley.com/documents/?uuid=e126db4f-fcf5-4d3c-9b41-ac4d5ac2abd8" ] }, { "id" : "ITEM-4",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"ITEM-4", "issue" : "702", "issued" : { "date-parts" : [ [ "2017" ] ] }, "page" : "101-119", "title" : "A reassessment of temperature variations and trends from global reanalyses and monthly surface climatological datasets", "translator" : [ { "dropping-particle" : "", "family" : "J4246", "given" : "", "non-dropping-particle" : "", "parse-names" : false, "suffix" : "" } ], "type" : "article-journal", "volume" : "143" }, "uris" : [ "http://www.mendeley.com/documents/?uuid=c7b46f5d-2ba7-4543-b32f-287e6c5ae50e" ] }, { "id" : "ITEM-5", "itemData" : { "DOI" : "10.1038/nature22315", "author" : [ { "dropping-particle" : "", "family" : "Medhaug", "given" : "Iselin", "non-dropping-particle" : "", "parse-names" : false, "suffix" : "" }, { "dropping-particle" : "", "family" : "Stolpe", "given" : "Martin B", "non-dropping-particle" : "", "parse-names" : false, "suffix" : "" }, { "dropping-particle" : "", "family" : "Fischer", "given" : "Erich M", "non-dropping-particle" : "", "parse-names" : false, "suffix" : "" }, { "dropping-particle" : "", "family" : "Knutti", "given" : "Reto", "non-dropping-particle" : "", "parse-names" : false, "suffix" : "" } ], "container-title" : "Nature", "id" : "ITEM-5", "issued" : { "date-parts" : [ [ "2017", "5", "3" ] ] }, "page" : "41", "publisher" : "Macmillan Publishers Limited, part of Springer Nature. All rights reserved.", "title" : "Reconciling controversies about the \u2018global warming hiatus\u2019", "translator" : [ { "dropping-particle" : "", "family" : "J641", "given" : "", "non-dropping-particle" : "", "parse-names" : false, "suffix" : "" } ], "type" : "article-journal", "volume" : "545" }, "uris" : [ "http://www.mendeley.com/documents/?uuid=73c610c6-0c34-484d-b13f-a69e99bbd4e5" ] }, { "id" : "ITEM-6", "itemData" : { "DOI" : "10.1088/1748-9326/aaf342", "ISSN" : "1748-9326", "author" : [ { "dropping-particle" : "", "family" : "Risbey", "given" : "James S", "non-dropping-particle" : "", "parse-names" : false, "suffix" : "" }, { "dropping-particle" : "", "family" : "Lewandowsky", "given" : "Stephan", "non-dropping-particle" : "", "parse-names" : false, "suffix" : "" }, { "dropping-particle" : "", "family" : "Cowtan", "given" : "Kevin", "non-dropping-particle" : "", "parse-names" : false, "suffix" : "" }, { "dropping-particle" : "", "family" : "Oreskes", "given" : "Naomi", "non-dropping-particle" : "", "parse-names" : false, "suffix" : "" }, { "dropping-particle" : "", "family" : "Rahmstorf", "given" : "Stefan", "non-dropping-particle" : "", "parse-names" : false, "suffix" : "" }, { "dropping-particle" : "", "family" : "Jokim\u00e4ki", "given" : "Ari", "non-dropping-particle" : "", "parse-names" : false, "suffix" : "" }, { "dropping-particle" : "", "family" : "Foster", "given" : "Grant", "non-dropping-particle" : "", "parse-names" : false, "suffix" : "" } ], "container-title" : "Environmental Research Letters", "id" : "ITEM-6", "issue" : "12", "issued" : { "date-parts" : [ [ "2018", "12", "18" ] ] }, "page" : "123008", "title" : "A fluctuation in surface temperature in historical context: reassessment and retrospective on the evidence", "translator" : [ { "dropping-particle" : "", "family" : "J5215", "given" : "", "non-dropping-particle" : "", "parse-names" : false, "suffix" : "" } ], "type" : "article-journal", "volume" : "13" }, "uris" : [ "http://www.mendeley.com/documents/?uuid=7f74c6a2-7b6b-4e09-9e52-853620de4f1b" ] } ], "mendeley" : { "formattedCitation" : "(Cowtan and Way, 2014; Karl et al., 2015; Hausfather et al., 2017; Medhaug et al., 2017; Simmons et al., 2017; Risbey et al., 2018)", "plainTextFormattedCitation" : "(Cowtan and Way, 2014; Karl et al., 2015; Hausfather et al., 2017; Medhaug et al., 2017; Simmons et al., 2017; Risbey et al., 2018)", "previouslyFormattedCitation" : "(Cowtan and Way, 2014; Karl et al., 2015; Hausfather et al., 2017; Medhaug et al., 2017; Simmons et al., 2017; Risbey et al., 2018)" }, "properties" : { "noteIndex" : 0 }, "schema" : "https://github.com/citation-style-language/schema/raw/master/csl-citation.json" }</w:instrText>
      </w:r>
      <w:r>
        <w:rPr>
          <w:noProof/>
        </w:rPr>
        <w:fldChar w:fldCharType="separate"/>
      </w:r>
      <w:r w:rsidR="00393F8C">
        <w:rPr>
          <w:noProof/>
        </w:rPr>
        <w:t>(Cowtan and Way, 2014; Karl et al., 2015; Hausfather et al., 2017; Medhaug et al., 2017; Simmons et al., 2017; Risbey et al., 2018)</w:t>
      </w:r>
      <w:r>
        <w:rPr>
          <w:noProof/>
        </w:rPr>
        <w:fldChar w:fldCharType="end"/>
      </w:r>
      <w:r>
        <w:rPr>
          <w:noProof/>
        </w:rPr>
        <w:t xml:space="preserve">. </w:t>
      </w:r>
      <w:bookmarkStart w:id="915" w:name="_Hlk65519001"/>
      <w:r>
        <w:rPr>
          <w:noProof/>
        </w:rPr>
        <w:fldChar w:fldCharType="begin" w:fldLock="1"/>
      </w:r>
      <w:r w:rsidR="00E719C0">
        <w:rPr>
          <w:noProof/>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w:instrText>
      </w:r>
      <w:r w:rsidR="00E719C0" w:rsidRPr="006814DF">
        <w:rPr>
          <w:noProof/>
          <w:lang w:val="en-GB"/>
        </w:rPr>
        <w:instrText>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"J4246", "given" : "", "non-dropping-particle" : "", "parse-names" : false, "suffix" : "" } ], "type" : "article-journal", "volume" : "143" }, "uris" : [ "http://www.mendeley.com/documents/?uuid=c7b46f5d-2ba7-4543-b32f-287e6c5ae50e" ] } ], "mendeley" : { "formattedCitation" : "(Simmons et al., 2017)", "manualFormatting" : "Simmons et al. (2017)", "plainTextFormattedCitation" : "(Simmons et al., 2017)", "previouslyFormattedCitation" : "(Simmons et al., 2017)" }, "properties" : { "noteIndex" : 0 }, "schema" : "https://github.com/citation-style-language/schema/raw/master/csl-citation.json" }</w:instrText>
      </w:r>
      <w:r>
        <w:rPr>
          <w:noProof/>
        </w:rPr>
        <w:fldChar w:fldCharType="separate"/>
      </w:r>
      <w:r w:rsidR="00393F8C">
        <w:rPr>
          <w:noProof/>
          <w:lang w:val="en-US"/>
        </w:rPr>
        <w:t>Simmons et al. (2017)</w:t>
      </w:r>
      <w:r>
        <w:rPr>
          <w:noProof/>
        </w:rPr>
        <w:fldChar w:fldCharType="end"/>
      </w:r>
      <w:r w:rsidRPr="00E457C1">
        <w:rPr>
          <w:noProof/>
          <w:lang w:val="en-US"/>
        </w:rPr>
        <w:t xml:space="preserve"> reported that the 1998</w:t>
      </w:r>
      <w:del w:id="916" w:author="Sara M Tuson" w:date="2021-06-25T11:05:00Z">
        <w:r w:rsidRPr="00E457C1" w:rsidDel="004A799C">
          <w:rPr>
            <w:noProof/>
            <w:lang w:val="en-US"/>
          </w:rPr>
          <w:delText>-</w:delText>
        </w:r>
      </w:del>
      <w:ins w:id="917" w:author="Sara M Tuson" w:date="2021-06-25T11:05:00Z">
        <w:r w:rsidR="004A799C">
          <w:rPr>
            <w:noProof/>
            <w:lang w:val="en-US"/>
          </w:rPr>
          <w:t>–</w:t>
        </w:r>
      </w:ins>
      <w:r w:rsidRPr="00E457C1">
        <w:rPr>
          <w:noProof/>
          <w:lang w:val="en-US"/>
        </w:rPr>
        <w:t xml:space="preserve">2012 GMST trends in the updated observational and reanalysis </w:t>
      </w:r>
      <w:del w:id="918" w:author="Sara M Tuson" w:date="2021-06-24T14:41:00Z">
        <w:r w:rsidRPr="00E457C1" w:rsidDel="0089720C">
          <w:rPr>
            <w:noProof/>
            <w:lang w:val="en-US"/>
          </w:rPr>
          <w:delText>data sets</w:delText>
        </w:r>
      </w:del>
      <w:ins w:id="919" w:author="Sara M Tuson" w:date="2021-06-24T14:41:00Z">
        <w:r w:rsidR="0089720C">
          <w:rPr>
            <w:noProof/>
            <w:lang w:val="en-US"/>
          </w:rPr>
          <w:t>datasets</w:t>
        </w:r>
      </w:ins>
      <w:r w:rsidRPr="00E457C1">
        <w:rPr>
          <w:noProof/>
          <w:lang w:val="en-US"/>
        </w:rPr>
        <w:t xml:space="preserve"> </w:t>
      </w:r>
      <w:r w:rsidR="00F866D6" w:rsidRPr="00E457C1">
        <w:rPr>
          <w:noProof/>
          <w:lang w:val="en-US"/>
        </w:rPr>
        <w:t xml:space="preserve">available </w:t>
      </w:r>
      <w:r w:rsidRPr="00E457C1">
        <w:rPr>
          <w:noProof/>
          <w:lang w:val="en-US"/>
        </w:rPr>
        <w:t>at that time range from 0.06</w:t>
      </w:r>
      <w:del w:id="920" w:author="Sara M Tuson" w:date="2021-06-25T08:16:00Z">
        <w:r w:rsidRPr="00E457C1" w:rsidDel="002B0758">
          <w:rPr>
            <w:noProof/>
            <w:lang w:val="en-US"/>
          </w:rPr>
          <w:delText xml:space="preserve"> </w:delText>
        </w:r>
      </w:del>
      <w:r w:rsidRPr="00E457C1">
        <w:rPr>
          <w:noProof/>
          <w:lang w:val="en-US"/>
        </w:rPr>
        <w:t>°C to 0.1</w:t>
      </w:r>
      <w:r w:rsidR="00B56F2F" w:rsidRPr="00E457C1">
        <w:rPr>
          <w:noProof/>
          <w:lang w:val="en-US"/>
        </w:rPr>
        <w:t>4°C</w:t>
      </w:r>
      <w:r w:rsidRPr="00E457C1">
        <w:rPr>
          <w:noProof/>
          <w:lang w:val="en-US"/>
        </w:rPr>
        <w:t xml:space="preserve"> per decade, compared with the 0.05</w:t>
      </w:r>
      <w:del w:id="921" w:author="Sara M Tuson" w:date="2021-06-25T08:16:00Z">
        <w:r w:rsidRPr="00E457C1" w:rsidDel="002B0758">
          <w:rPr>
            <w:noProof/>
            <w:lang w:val="en-US"/>
          </w:rPr>
          <w:delText xml:space="preserve"> </w:delText>
        </w:r>
      </w:del>
      <w:r w:rsidRPr="00E457C1">
        <w:rPr>
          <w:noProof/>
          <w:lang w:val="en-US"/>
        </w:rPr>
        <w:t>°C per decade on average as reported in AR5, whil</w:t>
      </w:r>
      <w:ins w:id="922" w:author="Sara M Tuson" w:date="2021-06-25T07:51:00Z">
        <w:r w:rsidR="00A52D0E">
          <w:rPr>
            <w:noProof/>
            <w:lang w:val="en-US"/>
          </w:rPr>
          <w:t>e</w:t>
        </w:r>
      </w:ins>
      <w:del w:id="923" w:author="Sara M Tuson" w:date="2021-06-25T07:51:00Z">
        <w:r w:rsidRPr="00E457C1" w:rsidDel="00A52D0E">
          <w:rPr>
            <w:noProof/>
            <w:lang w:val="en-US"/>
          </w:rPr>
          <w:delText>st</w:delText>
        </w:r>
      </w:del>
      <w:r w:rsidRPr="00E457C1">
        <w:rPr>
          <w:noProof/>
          <w:lang w:val="en-US"/>
        </w:rPr>
        <w:t xml:space="preserve"> the latest data products reported in Chapter 2 Table 2.4 show GMST or global mean near-surface air </w:t>
      </w:r>
      <w:r w:rsidR="00A2303F" w:rsidRPr="00E457C1">
        <w:rPr>
          <w:noProof/>
          <w:lang w:val="en-US"/>
        </w:rPr>
        <w:t>temperature</w:t>
      </w:r>
      <w:r w:rsidRPr="00E457C1">
        <w:rPr>
          <w:noProof/>
          <w:lang w:val="en-US"/>
        </w:rPr>
        <w:t xml:space="preserve"> (GSAT) trends over that period ranging from 0.1</w:t>
      </w:r>
      <w:r w:rsidR="00B56F2F" w:rsidRPr="00E457C1">
        <w:rPr>
          <w:noProof/>
          <w:lang w:val="en-US"/>
        </w:rPr>
        <w:t>2°C</w:t>
      </w:r>
      <w:r w:rsidRPr="00E457C1">
        <w:rPr>
          <w:noProof/>
          <w:lang w:val="en-US"/>
        </w:rPr>
        <w:t xml:space="preserve"> to 0.1</w:t>
      </w:r>
      <w:r w:rsidR="00B56F2F" w:rsidRPr="00E457C1">
        <w:rPr>
          <w:noProof/>
          <w:lang w:val="en-US"/>
        </w:rPr>
        <w:t>4°C</w:t>
      </w:r>
      <w:r w:rsidRPr="00E457C1">
        <w:rPr>
          <w:rFonts w:cs="Times New Roman"/>
          <w:noProof/>
          <w:lang w:val="en-US"/>
        </w:rPr>
        <w:t xml:space="preserve"> per decade</w:t>
      </w:r>
      <w:r w:rsidRPr="00E457C1">
        <w:rPr>
          <w:noProof/>
          <w:lang w:val="en-US"/>
        </w:rPr>
        <w:t xml:space="preserve">. </w:t>
      </w:r>
      <w:bookmarkEnd w:id="915"/>
      <w:r w:rsidRPr="00AE3B5E">
        <w:rPr>
          <w:noProof/>
          <w:lang w:val="en-US"/>
        </w:rPr>
        <w:t xml:space="preserve">The lowest trend in </w:t>
      </w:r>
      <w:r>
        <w:rPr>
          <w:noProof/>
        </w:rPr>
        <w:fldChar w:fldCharType="begin" w:fldLock="1"/>
      </w:r>
      <w:r w:rsidR="00E719C0">
        <w:rPr>
          <w:noProof/>
          <w:lang w:val="en-US"/>
        </w:rPr>
        <w:instrText>ADDIN CSL_CITATION { "citationItems" : [ { "id" : "ITEM-1", "itemData" : { "DOI" : "10.1002/qj.2949", "abstract" : "The ERA-Interim and JRA-55 reanalyses of synoptic data and several conventional analyses of monthly climatological data provide similar estimates of global-mean surface warming since 1979. They broadly agree on the character of interannual variability and the extremity of the 2015/2016 warm spell to which a strong El Ni\u00f1o and low Arctic sea-ice cover contribute. Nevertheless global and regional averages differ on various time-scales due to differences in data coverage and sea-surface temperature analyses; averages from those conventional datasets that infill where they lack direct observations agree better with the averages from the reanalyses. The latest warm event is less extreme when viewed in terms of atmospheric energy, which gives more weight to variability in the Tropics, where the thermal signal has greater vertical penetration and latent energy is a larger factor. Surface warming from 1998 to 2012 is larger than indicated by earlier versions of the conventional datasets used to characterize what the Fifth Assessment Report of the Intergovernmental Panel on Climate Change termed a hiatus in global warming. None of the datasets exhibit net warming over the Antarctic since 1979. Centennial trends from the conventional datasets, HadCRUT4 on the one hand and GISTEMP and NOAAGlobalTemp on the other, differ mainly because sea-surface temperatures differ. Infilling of values where direct observations are lacking is more questionable for the data-sparse earlier decades. Change since the eighteenth century is inevitably more uncertain than change over and after a modern baseline period. The latter is arguably best estimated separately for taking stock of actions to limit climate change, exploiting reanalyses and using satellite data to refine the conventional approach. Nevertheless, early in 2016 the global temperature appears to have first touched or briefly breached a level 1.5 \u00b0C above that early in the Industrial Revolution, having touched the 1.0 \u00b0C level in 1998 during a previous El Ni\u00f1o.", "author" : [ { "dropping-particle" : "", "family" : "Simmons", "given" : "A J", "non-dropping-particle" : "", "parse-names" : false, "suffix" : "" }, { "dropping-particle" : "", "family" : "Berrisford", "given" : "P", "non-dropping-particle" : "", "parse-names" : false, "suffix" : "" }, { "dropping-particle" : "", "family" : "Dee", "given" : "D P", "non-dropping-particle" : "", "parse-names" : false, "suffix" : "" }, { "dropping-particle" : "", "family" : "Hersbach", "given" : "H", "non-dropping-particle" : "", "parse-names" : false, "suffix" : "" }, { "dropping-particle" : "", "family" : "Hirahara", "given" : "S", "non-dropping-particle" : "", "parse-names" : false, "suffix" : "" }, { "dropping-particle" : "", "family" : "Th\u00e9paut", "given" : "J.-N.", "non-dropping-particle" : "", "parse-names" : false, "suffix" : "" } ], "container-title" : "Quarterly Journal of the Royal Meteorological Society", "id" : "ITEM-1", "issue" : "702", "issued" : { "date-parts" : [ [ "2017" ] ] }, "page" : "101-119", "title" : "A reassessment of temperature variations and trends from global reanalyses and monthly surface climatological datasets", "translator" : [ { "dropping-particle" : "", "family" : "J4246", "given" : "", "non-dropping-particle" : "", "parse-names" : false, "suffix" : "" } ], "type" : "article-journal", "volume" : "143" }, "uris" : [ "http://www.mendeley.com/documents/?uuid=c7b46f5d-2ba7-4543-b32f-287e6c5ae50e" ] } ], "mendeley" : { "formattedCitation" : "(Simmons et al., 2017)", "manualFormatting" : "Simmons et al. (2017)", "plainTextFormattedCitation" : "(Simmons et al., 2017)", "previouslyFormattedCitation" : "(Simmons et al., 2017)" }, "properties" : { "noteIndex" : 0 }, "schema" : "https://github.com/citation-style-language/schema/raw/master/csl-citation.json" }</w:instrText>
      </w:r>
      <w:r>
        <w:rPr>
          <w:noProof/>
        </w:rPr>
        <w:fldChar w:fldCharType="separate"/>
      </w:r>
      <w:r w:rsidR="00393F8C">
        <w:rPr>
          <w:noProof/>
          <w:lang w:val="en-US"/>
        </w:rPr>
        <w:t>Simmons et al. (2017)</w:t>
      </w:r>
      <w:r>
        <w:rPr>
          <w:noProof/>
        </w:rPr>
        <w:fldChar w:fldCharType="end"/>
      </w:r>
      <w:r w:rsidRPr="00E457C1">
        <w:rPr>
          <w:noProof/>
          <w:lang w:val="en-US"/>
        </w:rPr>
        <w:t xml:space="preserve"> is from HadCRUT4, now super</w:t>
      </w:r>
      <w:r w:rsidR="00A2303F" w:rsidRPr="00E457C1">
        <w:rPr>
          <w:noProof/>
          <w:lang w:val="en-US"/>
        </w:rPr>
        <w:t>s</w:t>
      </w:r>
      <w:r w:rsidRPr="00E457C1">
        <w:rPr>
          <w:noProof/>
          <w:lang w:val="en-US"/>
        </w:rPr>
        <w:t xml:space="preserve">eded by HadCRUT5, which shows a trend of 0.12 ºC per decade. The upward revision is mainly due to improved sea surface temperature (SST) </w:t>
      </w:r>
      <w:del w:id="924" w:author="Sara M Tuson" w:date="2021-06-24T14:41:00Z">
        <w:r w:rsidRPr="00E457C1" w:rsidDel="0089720C">
          <w:rPr>
            <w:noProof/>
            <w:lang w:val="en-US"/>
          </w:rPr>
          <w:delText>data sets</w:delText>
        </w:r>
      </w:del>
      <w:ins w:id="925" w:author="Sara M Tuson" w:date="2021-06-24T14:41:00Z">
        <w:r w:rsidR="0089720C">
          <w:rPr>
            <w:noProof/>
            <w:lang w:val="en-US"/>
          </w:rPr>
          <w:t>datasets</w:t>
        </w:r>
      </w:ins>
      <w:r w:rsidRPr="00E457C1">
        <w:rPr>
          <w:noProof/>
          <w:lang w:val="en-US"/>
        </w:rPr>
        <w:t xml:space="preserve"> and infilling of surface temperature in locations with missing records in observational products, mainly in the Arctic (see Cross-Chapter Box 2.3 for details). </w:t>
      </w:r>
    </w:p>
    <w:p w14:paraId="08EC3527" w14:textId="77777777" w:rsidR="000F7267" w:rsidRPr="00E457C1" w:rsidRDefault="000F7267" w:rsidP="00C762A3">
      <w:pPr>
        <w:pStyle w:val="AR6BodyText"/>
        <w:shd w:val="clear" w:color="auto" w:fill="DEEAF6" w:themeFill="accent1" w:themeFillTint="33"/>
        <w:rPr>
          <w:noProof/>
          <w:lang w:val="en-US"/>
        </w:rPr>
      </w:pPr>
    </w:p>
    <w:p w14:paraId="68BFCBBE" w14:textId="7A39C7E5" w:rsidR="000F7267" w:rsidRPr="00E457C1" w:rsidRDefault="000F7267" w:rsidP="00C762A3">
      <w:pPr>
        <w:pStyle w:val="AR6BodyText"/>
        <w:shd w:val="clear" w:color="auto" w:fill="DEEAF6" w:themeFill="accent1" w:themeFillTint="33"/>
        <w:rPr>
          <w:noProof/>
          <w:lang w:val="en-US"/>
        </w:rPr>
      </w:pPr>
      <w:r w:rsidRPr="00E457C1">
        <w:rPr>
          <w:noProof/>
          <w:lang w:val="en-US"/>
        </w:rPr>
        <w:t>With these updates, all the observed trends assessed here lie within the 10</w:t>
      </w:r>
      <w:r w:rsidRPr="001F1E56">
        <w:rPr>
          <w:noProof/>
          <w:lang w:val="en-US"/>
          <w:rPrChange w:id="926" w:author="Sara M Tuson" w:date="2021-06-28T09:34:00Z">
            <w:rPr>
              <w:noProof/>
              <w:vertAlign w:val="superscript"/>
              <w:lang w:val="en-US"/>
            </w:rPr>
          </w:rPrChange>
        </w:rPr>
        <w:t>th</w:t>
      </w:r>
      <w:del w:id="927" w:author="Sara M Tuson" w:date="2021-06-25T11:05:00Z">
        <w:r w:rsidRPr="00E457C1" w:rsidDel="004A799C">
          <w:rPr>
            <w:noProof/>
            <w:lang w:val="en-US"/>
          </w:rPr>
          <w:delText>-</w:delText>
        </w:r>
      </w:del>
      <w:ins w:id="928" w:author="Sara M Tuson" w:date="2021-06-25T11:05:00Z">
        <w:r w:rsidR="004A799C">
          <w:rPr>
            <w:noProof/>
            <w:lang w:val="en-US"/>
          </w:rPr>
          <w:t>–</w:t>
        </w:r>
      </w:ins>
      <w:r w:rsidRPr="00E457C1">
        <w:rPr>
          <w:noProof/>
          <w:lang w:val="en-US"/>
        </w:rPr>
        <w:t>90</w:t>
      </w:r>
      <w:r w:rsidRPr="001F1E56">
        <w:rPr>
          <w:noProof/>
          <w:lang w:val="en-US"/>
          <w:rPrChange w:id="929" w:author="Sara M Tuson" w:date="2021-06-28T09:34:00Z">
            <w:rPr>
              <w:noProof/>
              <w:vertAlign w:val="superscript"/>
              <w:lang w:val="en-US"/>
            </w:rPr>
          </w:rPrChange>
        </w:rPr>
        <w:t>th</w:t>
      </w:r>
      <w:r w:rsidRPr="00E457C1">
        <w:rPr>
          <w:noProof/>
          <w:lang w:val="en-US"/>
        </w:rPr>
        <w:t xml:space="preserve"> percentile range of the simulated trends in </w:t>
      </w:r>
      <w:r w:rsidR="0047796F" w:rsidRPr="00E457C1">
        <w:rPr>
          <w:noProof/>
          <w:lang w:val="en-US"/>
        </w:rPr>
        <w:t xml:space="preserve">the </w:t>
      </w:r>
      <w:r w:rsidRPr="00E457C1">
        <w:rPr>
          <w:noProof/>
          <w:lang w:val="en-US"/>
        </w:rPr>
        <w:t xml:space="preserve">CMIP5 and CMIP6 </w:t>
      </w:r>
      <w:r w:rsidR="0047796F" w:rsidRPr="00E457C1">
        <w:rPr>
          <w:noProof/>
          <w:lang w:val="en-US"/>
        </w:rPr>
        <w:t xml:space="preserve">simulations </w:t>
      </w:r>
      <w:r w:rsidRPr="00E457C1">
        <w:rPr>
          <w:noProof/>
          <w:lang w:val="en-US"/>
        </w:rPr>
        <w:t>(</w:t>
      </w:r>
      <w:r w:rsidRPr="00E457C1">
        <w:rPr>
          <w:noProof/>
          <w:color w:val="000000" w:themeColor="text1"/>
          <w:lang w:val="en-US"/>
        </w:rPr>
        <w:t>Cross-Chapter Box 3.1, Figure 1</w:t>
      </w:r>
      <w:r w:rsidRPr="00E457C1">
        <w:rPr>
          <w:noProof/>
          <w:lang w:val="en-US"/>
        </w:rPr>
        <w:t>a). This result is insensitive to whether model GSAT (based on surface air temperature) or GMST (based on a blend of surface air temperature over land and sea ice and SST over open oc</w:t>
      </w:r>
      <w:r w:rsidR="00A2303F" w:rsidRPr="00E457C1">
        <w:rPr>
          <w:noProof/>
          <w:lang w:val="en-US"/>
        </w:rPr>
        <w:t>e</w:t>
      </w:r>
      <w:r w:rsidRPr="00E457C1">
        <w:rPr>
          <w:noProof/>
          <w:lang w:val="en-US"/>
        </w:rPr>
        <w:t xml:space="preserve">an) is used, and to whether </w:t>
      </w:r>
      <w:r w:rsidR="00220844" w:rsidRPr="00E457C1">
        <w:rPr>
          <w:noProof/>
          <w:lang w:val="en-US"/>
        </w:rPr>
        <w:t>or not</w:t>
      </w:r>
      <w:r w:rsidR="00A2303F" w:rsidRPr="00E457C1">
        <w:rPr>
          <w:noProof/>
          <w:lang w:val="en-US"/>
        </w:rPr>
        <w:t xml:space="preserve"> </w:t>
      </w:r>
      <w:r w:rsidRPr="00E457C1">
        <w:rPr>
          <w:noProof/>
          <w:lang w:val="en-US"/>
        </w:rPr>
        <w:t>masking with the observational data coverage is applied. Therefore</w:t>
      </w:r>
      <w:r w:rsidR="00A2303F" w:rsidRPr="00E457C1">
        <w:rPr>
          <w:noProof/>
          <w:lang w:val="en-US"/>
        </w:rPr>
        <w:t>,</w:t>
      </w:r>
      <w:r w:rsidRPr="00E457C1">
        <w:rPr>
          <w:noProof/>
          <w:lang w:val="en-US"/>
        </w:rPr>
        <w:t xml:space="preserve"> the observed 1998</w:t>
      </w:r>
      <w:del w:id="930" w:author="Sara M Tuson" w:date="2021-06-25T11:05:00Z">
        <w:r w:rsidRPr="00E457C1" w:rsidDel="004A799C">
          <w:rPr>
            <w:noProof/>
            <w:lang w:val="en-US"/>
          </w:rPr>
          <w:delText>-</w:delText>
        </w:r>
      </w:del>
      <w:ins w:id="931" w:author="Sara M Tuson" w:date="2021-06-25T11:05:00Z">
        <w:r w:rsidR="004A799C">
          <w:rPr>
            <w:noProof/>
            <w:lang w:val="en-US"/>
          </w:rPr>
          <w:t>–</w:t>
        </w:r>
      </w:ins>
      <w:r w:rsidRPr="00E457C1">
        <w:rPr>
          <w:noProof/>
          <w:lang w:val="en-US"/>
        </w:rPr>
        <w:t>2012 trend is consistent with both the CMIP5 or CMIP6 multi-model ensemble of trends over the same period (</w:t>
      </w:r>
      <w:r w:rsidRPr="00E457C1">
        <w:rPr>
          <w:i/>
          <w:noProof/>
          <w:lang w:val="en-US"/>
        </w:rPr>
        <w:t>high confidence</w:t>
      </w:r>
      <w:r w:rsidRPr="00E457C1">
        <w:rPr>
          <w:noProof/>
          <w:lang w:val="en-US"/>
        </w:rPr>
        <w:t>).</w:t>
      </w:r>
    </w:p>
    <w:p w14:paraId="20F8292B" w14:textId="77777777" w:rsidR="000F7267" w:rsidRPr="00E457C1" w:rsidRDefault="000F7267" w:rsidP="00C762A3">
      <w:pPr>
        <w:pStyle w:val="AR6BodyText"/>
        <w:shd w:val="clear" w:color="auto" w:fill="DEEAF6" w:themeFill="accent1" w:themeFillTint="33"/>
        <w:rPr>
          <w:b/>
          <w:noProof/>
          <w:lang w:val="en-US"/>
        </w:rPr>
      </w:pPr>
    </w:p>
    <w:p w14:paraId="6B5014BC" w14:textId="77777777" w:rsidR="000F7267" w:rsidRPr="00E457C1" w:rsidRDefault="000F7267" w:rsidP="00C762A3">
      <w:pPr>
        <w:pStyle w:val="AR6BodyText"/>
        <w:shd w:val="clear" w:color="auto" w:fill="DEEAF6" w:themeFill="accent1" w:themeFillTint="33"/>
        <w:rPr>
          <w:b/>
          <w:noProof/>
          <w:lang w:val="en-US"/>
        </w:rPr>
      </w:pPr>
      <w:r w:rsidRPr="00E457C1">
        <w:rPr>
          <w:b/>
          <w:noProof/>
          <w:lang w:val="en-US"/>
        </w:rPr>
        <w:t xml:space="preserve">Internal variability </w:t>
      </w:r>
    </w:p>
    <w:p w14:paraId="7A386063" w14:textId="59EDD530" w:rsidR="000F7267" w:rsidRPr="00E457C1" w:rsidRDefault="000F7267" w:rsidP="00C762A3">
      <w:pPr>
        <w:pStyle w:val="AR6BodyText"/>
        <w:shd w:val="clear" w:color="auto" w:fill="DEEAF6" w:themeFill="accent1" w:themeFillTint="33"/>
        <w:rPr>
          <w:noProof/>
          <w:lang w:val="en-US"/>
        </w:rPr>
      </w:pPr>
      <w:r w:rsidRPr="00E457C1">
        <w:rPr>
          <w:noProof/>
          <w:lang w:val="en-US"/>
        </w:rPr>
        <w:t>All the observation-based GMST and GSAT trends are lower than the multi-model mean GMST and GSAT trends of both CMIP5 and CMIP6 for 1998</w:t>
      </w:r>
      <w:del w:id="932" w:author="Sara M Tuson" w:date="2021-06-25T11:05:00Z">
        <w:r w:rsidRPr="00E457C1" w:rsidDel="004A799C">
          <w:rPr>
            <w:noProof/>
            <w:lang w:val="en-US"/>
          </w:rPr>
          <w:delText>-</w:delText>
        </w:r>
      </w:del>
      <w:ins w:id="933" w:author="Sara M Tuson" w:date="2021-06-25T11:05:00Z">
        <w:r w:rsidR="004A799C">
          <w:rPr>
            <w:noProof/>
            <w:lang w:val="en-US"/>
          </w:rPr>
          <w:t>–</w:t>
        </w:r>
      </w:ins>
      <w:r w:rsidRPr="00E457C1">
        <w:rPr>
          <w:noProof/>
          <w:lang w:val="en-US"/>
        </w:rPr>
        <w:t>2012 (Cross-Chapter Box 3.1, Figure 1a). This suggests a possible cooling contribution from internal variability during this period. This is supported by initialized decadal hindcasts, which account for the phase of the multi</w:t>
      </w:r>
      <w:ins w:id="934" w:author="Sara M Tuson" w:date="2021-06-27T22:01:00Z">
        <w:r w:rsidR="00630726">
          <w:rPr>
            <w:noProof/>
            <w:lang w:val="en-US"/>
          </w:rPr>
          <w:t>-</w:t>
        </w:r>
      </w:ins>
      <w:r w:rsidRPr="00E457C1">
        <w:rPr>
          <w:noProof/>
          <w:lang w:val="en-US"/>
        </w:rPr>
        <w:t xml:space="preserve">decadal modes of variability (Sections </w:t>
      </w:r>
      <w:r>
        <w:rPr>
          <w:noProof/>
        </w:rPr>
        <w:fldChar w:fldCharType="begin"/>
      </w:r>
      <w:r w:rsidRPr="00E457C1">
        <w:rPr>
          <w:noProof/>
          <w:lang w:val="en-US"/>
        </w:rPr>
        <w:instrText xml:space="preserve"> REF _Ref3464229 \r \h </w:instrText>
      </w:r>
      <w:r w:rsidR="00C762A3" w:rsidRPr="00E457C1">
        <w:rPr>
          <w:noProof/>
          <w:lang w:val="en-US"/>
        </w:rPr>
        <w:instrText xml:space="preserve"> \* MERGEFORMAT </w:instrText>
      </w:r>
      <w:r>
        <w:rPr>
          <w:noProof/>
        </w:rPr>
      </w:r>
      <w:r>
        <w:rPr>
          <w:noProof/>
        </w:rPr>
        <w:fldChar w:fldCharType="separate"/>
      </w:r>
      <w:r w:rsidRPr="00E457C1">
        <w:rPr>
          <w:noProof/>
          <w:lang w:val="en-US"/>
        </w:rPr>
        <w:t>3.7.6</w:t>
      </w:r>
      <w:r>
        <w:rPr>
          <w:noProof/>
        </w:rPr>
        <w:fldChar w:fldCharType="end"/>
      </w:r>
      <w:r w:rsidRPr="00E457C1">
        <w:rPr>
          <w:noProof/>
          <w:lang w:val="en-US"/>
        </w:rPr>
        <w:t xml:space="preserve"> and </w:t>
      </w:r>
      <w:r>
        <w:rPr>
          <w:noProof/>
        </w:rPr>
        <w:fldChar w:fldCharType="begin"/>
      </w:r>
      <w:r w:rsidRPr="00E457C1">
        <w:rPr>
          <w:noProof/>
          <w:lang w:val="en-US"/>
        </w:rPr>
        <w:instrText xml:space="preserve"> REF _Ref3464240 \r \h </w:instrText>
      </w:r>
      <w:r w:rsidR="00C762A3" w:rsidRPr="00E457C1">
        <w:rPr>
          <w:noProof/>
          <w:lang w:val="en-US"/>
        </w:rPr>
        <w:instrText xml:space="preserve"> \* MERGEFORMAT </w:instrText>
      </w:r>
      <w:r>
        <w:rPr>
          <w:noProof/>
        </w:rPr>
      </w:r>
      <w:r>
        <w:rPr>
          <w:noProof/>
        </w:rPr>
        <w:fldChar w:fldCharType="separate"/>
      </w:r>
      <w:r w:rsidRPr="00E457C1">
        <w:rPr>
          <w:noProof/>
          <w:lang w:val="en-US"/>
        </w:rPr>
        <w:t>3.7.7</w:t>
      </w:r>
      <w:r>
        <w:rPr>
          <w:noProof/>
        </w:rPr>
        <w:fldChar w:fldCharType="end"/>
      </w:r>
      <w:r w:rsidRPr="00E457C1">
        <w:rPr>
          <w:noProof/>
          <w:lang w:val="en-US"/>
        </w:rPr>
        <w:t xml:space="preserve">), and which better reproduce observed global mean SST and GSAT trends than uninitialized historical simulations </w:t>
      </w:r>
      <w:r>
        <w:rPr>
          <w:noProof/>
        </w:rPr>
        <w:fldChar w:fldCharType="begin" w:fldLock="1"/>
      </w:r>
      <w:r w:rsidR="00E719C0">
        <w:rPr>
          <w:noProof/>
          <w:lang w:val="en-US"/>
        </w:rPr>
        <w:instrText>ADDIN CSL_CITATION { "citationItems" : [ { "id" : "ITEM-1", "itemData" : { "DOI" : "10.1038/nclimate1863", "author" : [ { "dropping-particle" : "", "family" : "Guemas", "given" : "Virginie", "non-dropping-particle" : "", "parse-names" : false, "suffix" : "" }, { "dropping-particle" : "", "family" : "Doblas-Reyes", "given" : "Francisco J", "non-dropping-particle" : "", "parse-names" : false, "suffix" : "" }, { "dropping-particle" : "", "family" : "Andreu-Burillo", "given" : "Isabel", "non-dropping-particle" : "", "parse-names" : false, "suffix" : "" }, { "dropping-particle" : "", "family" : "Asif", "given" : "Muhammad", "non-dropping-particle" : "", "parse-names" : false, "suffix" : "" } ], "container-title" : "Nature Climate Change", "id" : "ITEM-1", "issued" : { "date-parts" : [ [ "2013", "4", "7" ] ] }, "page" : "649", "publisher" : "Nature Publishing Group", "title" : "Retrospective prediction of the global warming slowdown in the past decade", "translator" : [ { "dropping-particle" : "", "family" : "J785", "given" : "", "non-dropping-particle" : "", "parse-names" : false, "suffix" : "" } ], "type" : "article-journal", "volume" : "3" }, "uris" : [ "http://www.mendeley.com/documents/?uuid=a3002b1d-da27-4ed5-80d6-6c595499d129" ] }, { "id" : "ITEM-2", "itemData" : { "DOI" : "10.1038/nclimate2357", "ISBN" : "doi:10.1038/nclimate2357", "ISSN" : "17586798", "abstract" : "The slowdown in the rate of global warming in the early 2000s is not evident in the multi-model ensemble average of traditional climate change projection simulations. However, a number of individual ensemble members from that set of models successfully simulate the early-2000s hiatus when naturally-occurring climate variability involving the Interdecadal Pacific Oscillation (IPO) coincided, by chance, with the observed negative phase of the IPO that contributed to the early-2000s hiatus. If the recent methodology of initialized decadal climate prediction could have been applied in the mid-1990s using the Coupled Model Intercomparison Project Phase 5 multi-models, both the negative phase of the IPO in the early 2000s as well as the hiatus could have been simulated, with the multi-model average performing better than most of the individual models. The loss of predictive skill for six initial years before the mid-1990s points to the need for consistent hindcast skill to establish reliability of an operational decadal climate prediction system.", "author" : [ { "dropping-particle" : "", "family" : "Meehl", "given" : "Gerald A.", "non-dropping-particle" : "", "parse-names" : false, "suffix" : "" }, { "dropping-particle" : "", "family" : "Teng", "given" : "Haiyan", "non-dropping-particle" : "", "parse-names" : false, "suffix" : "" }, { "dropping-particle" : "", "family" : "Arblaster", "given" : "Julie M.", "non-dropping-particle" : "", "parse-names" : false, "suffix" : "" } ], "container-title" : "Nature Climate Change", "id" : "ITEM-2", "issue" : "10", "issued" : { "date-parts" : [ [ "2014" ] ] }, "page" : "898-902", "title" : "Climate model simulations of the observed early-2000s hiatus of global warming", "translator" : [ { "dropping-particle" : "", "family" : "J4080", "given" : "", "non-dropping-particle" : "", "parse-names" : false, "suffix" : "" } ], "type" : "article-journal", "volume" : "4" }, "uris" : [ "http://www.mendeley.com/documents/?uuid=7d8026dc-2607-4b4c-acf5-885692bc1014" ] } ], "mendeley" : { "formattedCitation" : "(Guemas et al., 2013; Meehl et al., 2014)", "plainTextFormattedCitation" : "(Guemas et al., 2013; Meehl et al., 2014)", "previouslyFormattedCitation" : "(Guemas et al., 2013; Meehl et al., 2014)" }, "properties" : { "noteIndex" : 0 }, "schema" : "https://github.com/citation-style-language/schema/raw/master/csl-citation.json" }</w:instrText>
      </w:r>
      <w:r>
        <w:rPr>
          <w:noProof/>
        </w:rPr>
        <w:fldChar w:fldCharType="separate"/>
      </w:r>
      <w:r w:rsidR="00393F8C">
        <w:rPr>
          <w:noProof/>
          <w:lang w:val="en-US"/>
        </w:rPr>
        <w:t>(Guemas et al., 2013; Meehl et al., 2014)</w:t>
      </w:r>
      <w:r>
        <w:rPr>
          <w:noProof/>
        </w:rPr>
        <w:fldChar w:fldCharType="end"/>
      </w:r>
      <w:r w:rsidRPr="00E457C1">
        <w:rPr>
          <w:noProof/>
          <w:lang w:val="en-US"/>
        </w:rPr>
        <w:t xml:space="preserve">. </w:t>
      </w:r>
    </w:p>
    <w:p w14:paraId="5FD6ABFA" w14:textId="77777777" w:rsidR="000F7267" w:rsidRPr="00E457C1" w:rsidRDefault="000F7267" w:rsidP="00C762A3">
      <w:pPr>
        <w:pStyle w:val="AR6BodyText"/>
        <w:shd w:val="clear" w:color="auto" w:fill="DEEAF6" w:themeFill="accent1" w:themeFillTint="33"/>
        <w:rPr>
          <w:noProof/>
          <w:lang w:val="en-US"/>
        </w:rPr>
      </w:pPr>
    </w:p>
    <w:p w14:paraId="499072F5" w14:textId="78D06D0D" w:rsidR="000F7267" w:rsidRDefault="000F7267" w:rsidP="00C762A3">
      <w:pPr>
        <w:pStyle w:val="AR6BodyText"/>
        <w:shd w:val="clear" w:color="auto" w:fill="DEEAF6" w:themeFill="accent1" w:themeFillTint="33"/>
        <w:rPr>
          <w:noProof/>
        </w:rPr>
      </w:pPr>
      <w:r w:rsidRPr="00E457C1">
        <w:rPr>
          <w:noProof/>
          <w:lang w:val="en-US"/>
        </w:rPr>
        <w:t>Studies since AR5 identify Pacific Decadal Variability (PDV) as the leading mode of variability associated with unforced decadal GSAT fluctuations, with additional influence from Atlantic Multi</w:t>
      </w:r>
      <w:ins w:id="935" w:author="Sara M Tuson" w:date="2021-06-27T22:01:00Z">
        <w:r w:rsidR="00630726">
          <w:rPr>
            <w:noProof/>
            <w:lang w:val="en-US"/>
          </w:rPr>
          <w:t>-</w:t>
        </w:r>
      </w:ins>
      <w:r w:rsidRPr="00E457C1">
        <w:rPr>
          <w:noProof/>
          <w:lang w:val="en-US"/>
        </w:rPr>
        <w:t xml:space="preserve">decadal Variability </w:t>
      </w:r>
      <w:ins w:id="936" w:author="Ian Blenkinsop" w:date="2021-07-13T11:35:00Z">
        <w:r w:rsidR="000044A9">
          <w:rPr>
            <w:noProof/>
            <w:lang w:val="en-US"/>
          </w:rPr>
          <w:t>(</w:t>
        </w:r>
        <w:r w:rsidR="000044A9" w:rsidRPr="00BB05B7">
          <w:rPr>
            <w:noProof/>
            <w:lang w:val="en-US"/>
          </w:rPr>
          <w:t xml:space="preserve">Annex IV.2.6, IV.2.7; </w:t>
        </w:r>
      </w:ins>
      <w:r w:rsidRPr="00836E75">
        <w:rPr>
          <w:noProof/>
        </w:rPr>
        <w:fldChar w:fldCharType="begin" w:fldLock="1"/>
      </w:r>
      <w:r w:rsidR="002D1890">
        <w:rPr>
          <w:noProof/>
          <w:lang w:val="en-US"/>
        </w:rPr>
        <w:instrText>ADDIN CSL_CITATION { "citationItems" : [ { "id" : "ITEM-1", "itemData" : { "DOI" : "10.1038/nclimate2605", "ISBN" : "1758-6798", "ISSN" : "17586798", "abstract" : "This study investigates global surface temperature data since 1920, and the Interdecadal Pacific Oscillation is found to be largely responsible for temperature fluctuations, exhibiting different spatial patterns to anthropogenic temperature drivers.", "author" : [ { "dropping-particle" : "", "family" : "Dai", "given" : "Aiguo", "non-dropping-particle" : "", "parse-names" : false, "suffix" : "" }, { "dropping-particle" : "", "family" : "Fyfe", "given" : "John C.", "non-dropping-particle" : "", "parse-names" : false, "suffix" : "" }, { "dropping-particle" : "", "family" : "Xie", "given" : "Shang Ping", "non-dropping-particle" : "", "parse-names" : false, "suffix" : "" }, { "dropping-particle" : "", "family" : "Dai", "given" : "Xingang", "non-dropping-particle" : "", "parse-names" : false, "suffix" : "" } ], "container-title" : "Nature Climate Change", "id" : "ITEM-1", "issue" : "6", "issued" : { "date-parts" : [ [ "2015" ] ] }, "title" : "Decadal modulation of global surface temperature by internal climate variability", "translator" : [ { "dropping-particle" : "", "family" : "J3704", "given" : "", "non-dropping-particle" : "", "parse-names" : false, "suffix" : "" } ], "type" : "article-journal", "volume" : "5" }, "uris" : [ "http://www.mendeley.com/documents/?uuid=87cbef2a-6831-37a5-b43e-33c0a79975f6" ] }, { "id" : "ITEM-2", "itemData" : { "DOI" : "10.1126/science.1257856", "ISSN" : "0036-8075", "abstract" : "Which recent climate changes have been forced by greenhouse gas emissions, and which have been natural fluctuations of the climate system? Steinman et al. combined observational data and a large collection of climate models to assess the Northern Hemisphere climate over the past 150 years (see the Perspective by Booth). At various points in time, the Pacific Decadal Oscillation and the Atlantic Multidecadal Oscillation have played particularly large roles in producing temperature trends. Their effects have combined to cause the apparent pause in warming at the beginning of the 21st century, known as the warming {\\textquotedblleft}hiatus.{\\textquotedblright} This pause is projected to end in the near future as temperatures resume their upward climb.Science, this issue p. 988; see also p. 952 The recent slowdown in global warming has brought into question the reliability of climate model projections of future temperature change and has led to a vigorous debate over whether this slowdown is the result of naturally occurring, internal variability or forcing external to Earth{\\textquoteright}s climate system. To address these issues, we applied a semi-empirical approach that combines climate observations and model simulations to estimate Atlantic- and Pacific-based internal multidecadal variability (termed {\\textquotedblleft}AMO{\\textquotedblright} and {\\textquotedblleft}PMO,{\\textquotedblright} respectively). Using this method, the AMO and PMO are found to explain a large proportion of internal variability in Northern Hemisphere mean temperatures. Competition between a modest positive peak in the AMO and a substantially negative-trending PMO are seen to produce a slowdown or {\\textquotedblleft}false pause{\\textquotedblright} in warming of the past decade.", "author" : [ { "dropping-particle" : "", "family" : "Steinman", "given" : "Byron A", "non-dropping-particle" : "", "parse-names" : false, "suffix" : "" }, { "dropping-particle" : "", "family" : "Mann", "given" : "Michael E", "non-dropping-particle" : "", "parse-names" : false, "suffix" : "" }, { "dropping-particle" : "", "family" : "Miller", "given" : "Sonya K", "non-dropping-particle" : "", "parse-names" : false, "suffix" : "" } ], "container-title" : "Science", "id" : "ITEM-2", "issue" : "6225", "issued" : { "date-parts" : [ [ "2015" ] ] }, "page" : "988-991", "publisher" : "American Association for the Advancement of Science", "title" : "Atlantic and Pacific multidecadal oscillations and Northern Hemisphere temperatures", "translator" : [ { "dropping-particle" : "", "family" : "J4365", "given" : "", "non-dropping-particle" : "", "parse-names" : false, "suffix" : "" } ], "type" : "article-journal", "volume" : "347" }, "uris" : [ "http://www.mendeley.com/documents/?uuid=2d23536a-4369-400c-94d7-ef77e5c0af8a" ] }, { "id" : "ITEM-3", "itemData" : { "DOI" : "10.1007/s00704-016-1818-6", "ISSN" : "0177-798X", "author" : [ { "dropping-particle" : "", "family" : "Pasini", "given" : "Antonello", "non-dropping-particle" : "", "parse-names" : false, "suffix" : "" }, { "dropping-particle" : "", "family" : "Triacca", "given" : "Umberto", "non-dropping-particle" : "", "parse-names" : false, "suffix" : "" }, { "dropping-particle" : "", "family" : "Attanasio", "given" : "Alessandro", "non-dropping-particle" : "", "parse-names" : false, "suffix" : "" } ], "container-title" : "Theoretical and Applied Climatology", "id" : "ITEM-3", "issue" : "3-4", "issued" : { "date-parts" : [ [ "2017", "8", "4" ] ] }, "page" : "873-880", "title" : "Evidence for the role of the Atlantic multidecadal oscillation and the ocean heat uptake in hiatus prediction", "translator" : [ { "dropping-particle" : "", "family" : "J6506", "given" : "", "non-dropping-particle" : "", "parse-names" : false, "suffix" : "" } ], "type" : "article-journal", "volume" : "129" }, "uris" : [ "http://www.mendeley.com/documents/?uuid=3840d772-728a-462f-87c7-86ab9d984428" ] }, { "id" : "ITEM-4", "itemData" : { "DOI" : "10.1002/2014JD022576", "ISSN" : "2169897X", "author" : [ { "dropping-particle" : "", "family" : "Brown", "given" : "Patrick T.", "non-dropping-particle" : "", "parse-name</w:instrText>
      </w:r>
      <w:r w:rsidR="002D1890" w:rsidRPr="00BB05B7">
        <w:rPr>
          <w:noProof/>
          <w:rPrChange w:id="937" w:author="Clotilde Pean" w:date="2021-09-13T13:15:00Z">
            <w:rPr>
              <w:noProof/>
              <w:lang w:val="en-US"/>
            </w:rPr>
          </w:rPrChange>
        </w:rPr>
        <w:instrText>s" : false, "suffix" : "" }, { "dropping-particle" : "", "family" : "Li", "given" : "Wenhong", "non-dropping-particle" : "", "parse-names" : false, "suffix" : "" }, { "dropping-particle" : "", "family" : "Xie", "given" : "Shang-Ping", "non-dropping-particle" : "", "parse-names" : false, "suffix" : "" } ], "container-title" : "Journal of Geophysical Research: Atmospheres", "id" : "ITEM-4", "issue" : "2", "issued" : { "date-parts" : [ [ "2015", "1", "27" ] ] }, "page" : "480-494", "title" : "Regions of significant influence on unforced global mean surface air temperature variability in climate models", "translator" : [ { "dropping-particle" : "", "family" : "J5211", "given" : "", "non-dropping-particle" : "", "parse-names" : false, "suffix" : "" } ], "type" : "article-journal", "volume" : "120" }, "uris" : [ "http://www.mendeley.com/documents/?uuid=4b7966c4-8c45-40bd-89a0-1535c1c0b8d5" ] } ], "mendeley" : { "formattedCitation" : "(Brown et al., 2015; Dai et al., 2015; Steinman et al., 2015; Pasini et al., 2017)", "manualFormatting" : "Brown et al., 2015; Dai et al., 2015; Steinman et al., 2015; Pasini et al., 2017", "plainTextFormattedCitation" : "(Brown et al., 2015; Dai et al., 2015; Steinman et al., 2015; Pasini et al., 2017)", "previouslyFormattedCitation" : "(Brown et al., 2015; Dai et al., 2015; Steinman et al., 2015; Pasini et al., 2017)" }, "properties" : { "noteIndex" : 0 }, "schema" : "https://github.com/citation-style-language/schema/raw/master/csl-citation.json" }</w:instrText>
      </w:r>
      <w:r w:rsidRPr="00836E75">
        <w:rPr>
          <w:noProof/>
        </w:rPr>
        <w:fldChar w:fldCharType="separate"/>
      </w:r>
      <w:del w:id="938" w:author="Ian Blenkinsop" w:date="2021-07-13T11:35:00Z">
        <w:r w:rsidR="00393F8C" w:rsidDel="000044A9">
          <w:rPr>
            <w:noProof/>
            <w:lang w:val="fr-CA"/>
          </w:rPr>
          <w:delText>(</w:delText>
        </w:r>
      </w:del>
      <w:r w:rsidR="00393F8C">
        <w:rPr>
          <w:noProof/>
          <w:lang w:val="fr-CA"/>
        </w:rPr>
        <w:t>Brown et al., 2015; Dai et al., 2015; Steinman et al., 2015; Pasini et al., 2017</w:t>
      </w:r>
      <w:r w:rsidRPr="00836E75">
        <w:rPr>
          <w:noProof/>
        </w:rPr>
        <w:fldChar w:fldCharType="end"/>
      </w:r>
      <w:del w:id="939" w:author="Ian Blenkinsop" w:date="2021-07-13T11:35:00Z">
        <w:r w:rsidRPr="00836E75" w:rsidDel="000044A9">
          <w:rPr>
            <w:noProof/>
            <w:lang w:val="fr-CA"/>
          </w:rPr>
          <w:delText xml:space="preserve">; Annex </w:delText>
        </w:r>
        <w:r w:rsidR="00905F16" w:rsidDel="000044A9">
          <w:rPr>
            <w:noProof/>
            <w:lang w:val="fr-CA"/>
          </w:rPr>
          <w:delText>I</w:delText>
        </w:r>
        <w:r w:rsidRPr="00836E75" w:rsidDel="000044A9">
          <w:rPr>
            <w:noProof/>
            <w:lang w:val="fr-CA"/>
          </w:rPr>
          <w:delText xml:space="preserve">V.2.6, </w:delText>
        </w:r>
        <w:r w:rsidR="00897BAE" w:rsidDel="000044A9">
          <w:rPr>
            <w:noProof/>
            <w:lang w:val="fr-CA"/>
          </w:rPr>
          <w:delText>I</w:delText>
        </w:r>
        <w:r w:rsidRPr="00836E75" w:rsidDel="000044A9">
          <w:rPr>
            <w:noProof/>
            <w:lang w:val="fr-CA"/>
          </w:rPr>
          <w:delText>V.2.7</w:delText>
        </w:r>
      </w:del>
      <w:r w:rsidRPr="00836E75">
        <w:rPr>
          <w:noProof/>
          <w:lang w:val="fr-CA"/>
        </w:rPr>
        <w:t>)</w:t>
      </w:r>
      <w:r w:rsidRPr="00DD5D7B">
        <w:rPr>
          <w:noProof/>
          <w:lang w:val="fr-CA"/>
        </w:rPr>
        <w:t xml:space="preserve">. </w:t>
      </w:r>
      <w:r w:rsidRPr="00E457C1">
        <w:rPr>
          <w:noProof/>
          <w:lang w:val="en-US"/>
        </w:rPr>
        <w:t>PDV transitioned from positive (El Niño-like) to negative (La Niña-like) phases during the slow warming period (</w:t>
      </w:r>
      <w:r w:rsidRPr="005B1F1A">
        <w:rPr>
          <w:noProof/>
          <w:lang w:val="en-CA" w:eastAsia="en-US"/>
        </w:rPr>
        <w:t>Figure 3.39</w:t>
      </w:r>
      <w:r w:rsidRPr="00E457C1">
        <w:rPr>
          <w:noProof/>
          <w:lang w:val="en-US"/>
        </w:rPr>
        <w:t>f</w:t>
      </w:r>
      <w:del w:id="940" w:author="Ian Blenkinsop" w:date="2021-07-13T09:57:00Z">
        <w:r w:rsidRPr="00E457C1" w:rsidDel="007B78C9">
          <w:rPr>
            <w:noProof/>
            <w:lang w:val="en-US"/>
          </w:rPr>
          <w:delText xml:space="preserve">, </w:delText>
        </w:r>
      </w:del>
      <w:ins w:id="941" w:author="Ian Blenkinsop" w:date="2021-07-13T09:57:00Z">
        <w:r w:rsidR="007B78C9">
          <w:rPr>
            <w:noProof/>
            <w:lang w:val="en-US"/>
          </w:rPr>
          <w:t xml:space="preserve"> and</w:t>
        </w:r>
        <w:r w:rsidR="007B78C9" w:rsidRPr="00E457C1">
          <w:rPr>
            <w:noProof/>
            <w:lang w:val="en-US"/>
          </w:rPr>
          <w:t xml:space="preserve"> </w:t>
        </w:r>
      </w:ins>
      <w:r w:rsidRPr="00E457C1">
        <w:rPr>
          <w:noProof/>
          <w:color w:val="000000" w:themeColor="text1"/>
          <w:lang w:val="en-US"/>
        </w:rPr>
        <w:t>Cross-Chapter Box 3.1, Figure 1</w:t>
      </w:r>
      <w:r w:rsidRPr="00E457C1">
        <w:rPr>
          <w:noProof/>
          <w:lang w:val="en-US"/>
        </w:rPr>
        <w:t>c). Model ensemble members that capture the observed slower decadal warming under transient forcing, and time segments of model simulations that show decadal GSAT decrease</w:t>
      </w:r>
      <w:r w:rsidR="00FA015B" w:rsidRPr="00E457C1">
        <w:rPr>
          <w:noProof/>
          <w:lang w:val="en-US"/>
        </w:rPr>
        <w:t>s</w:t>
      </w:r>
      <w:r w:rsidRPr="00E457C1">
        <w:rPr>
          <w:noProof/>
          <w:lang w:val="en-US"/>
        </w:rPr>
        <w:t xml:space="preserve"> under fixed radiative forcing, also feature negative PDV trends </w:t>
      </w:r>
      <w:ins w:id="942" w:author="Ian Blenkinsop" w:date="2021-07-13T09:57:00Z">
        <w:r w:rsidR="007B78C9">
          <w:rPr>
            <w:noProof/>
            <w:lang w:val="en-US"/>
          </w:rPr>
          <w:t>(</w:t>
        </w:r>
        <w:r w:rsidR="007B78C9" w:rsidRPr="00E457C1">
          <w:rPr>
            <w:noProof/>
            <w:color w:val="000000" w:themeColor="text1"/>
            <w:lang w:val="en-US"/>
          </w:rPr>
          <w:t>Cross-Chapter Box 3.1, Figure 1</w:t>
        </w:r>
        <w:r w:rsidR="007B78C9" w:rsidRPr="00E457C1">
          <w:rPr>
            <w:noProof/>
            <w:lang w:val="en-US"/>
          </w:rPr>
          <w:t>d</w:t>
        </w:r>
        <w:r w:rsidR="007B78C9">
          <w:rPr>
            <w:noProof/>
            <w:lang w:val="en-US"/>
          </w:rPr>
          <w:t>;</w:t>
        </w:r>
        <w:r w:rsidR="007B78C9" w:rsidRPr="00BB05B7">
          <w:rPr>
            <w:noProof/>
            <w:lang w:val="en-US"/>
          </w:rPr>
          <w:t xml:space="preserve"> </w:t>
        </w:r>
      </w:ins>
      <w:r>
        <w:rPr>
          <w:noProof/>
        </w:rPr>
        <w:fldChar w:fldCharType="begin" w:fldLock="1"/>
      </w:r>
      <w:r w:rsidR="002D1890">
        <w:rPr>
          <w:noProof/>
          <w:lang w:val="en-US"/>
        </w:rPr>
        <w:instrText>ADDIN CSL_CITATION { "citationItems" : [ { "id" : "ITEM-1", "itemData" : { "DOI" : "10.1175/JCLI-D-12-00548.1", "ISSN" : "0894-8755", "abstract" : "AbstractGlobally averaged surface air temperatures in some decades show rapid increases (accelerated warming decades), and in other decades there is no warming trend (hiatus decades). A previous study showed that the net energy imbalance at the top of the atmosphere of about 1 W m?2 is associated with greater increases of deep ocean heat content below 750 m during the hiatus decades, while there is little globally averaged surface temperature increase or warming in the upper ocean layers. Here the authors examine processes involved with accelerated warming decades and address the relative roles of external forcing from increasing greenhouse gases and internally generated decadal climate variability associated with interdecadal Pacific oscillation (IPO). Model results from the Community Climate System Model, version 4 (CCSM4), show that accelerated warming decades are characterized by rapid warming of globally averaged surface air temperature, greater increases of heat content in the upper ocean layers, and less heat content increase in the deep ocean, opposite to the hiatus decades. In addition to contributions from processes potentially linked to Antarctic Bottom Water (AABW) formation and the Atlantic meridional overturning circulation (AMOC), the positive phase of the IPO, adding to the response to external forcing, is usually associated with accelerated warming decades. Conversely, hiatus decades typically occur with the negative phase of the IPO, when warming from the external forcing is overwhelmed by internally generated cooling in the tropical Pacific. Internally generated hiatus periods of up to 15 years with zero global warming trend are present in the future climate simulations. This suggests that there is a chance that the current observed hiatus could extend for several more years.", "author" : [ { "dropping-particle" : "", "family" : "Meehl", "given" : "Gerald A", "non-dropping-particle" : "", "parse-names" : false, "suffix" : "" }, { "dropping-particle" : "", "family" : "Hu", "given" : "Aixue", "non-dropping-particle" : "", "parse-names" : false, "suffix" : "" }, { "dropping-particle" : "", "family" : "Arblaster", "given" : "Julie M", "non-dropping-particle" : "", "parse-names" : false, "suffix" : "" }, { "dropping-particle" : "", "family" : "Fasullo", "given" : "John", "non-dropping-particle" : "", "parse-names" : false, "suffix" : "" }, { "dropping-particle" : "", "family" : "Trenberth", "given" : "Kevin E", "non-dropping-particle" : "", "parse-names" : false, "suffix" : "" } ], "container-title" : "Journal of Climate", "id" : "ITEM-1", "issue" : "18", "issued" : { "date-parts" : [ [ "2013", "4", "8" ] ] }, "note" : "doi: 10.1175/JCLI-D-12-00548.1", "page" : "7298-7310", "publisher" : "American Meteorological Society", "title" : "Externally Forced and Internally Generated Decadal Climate Variability Associated with the Interdecadal Pacific Oscillation", "translator" : [ { "dropping-particle" : "", "family" : "J4367", "given" : "", "non-dropping-particle" : "", "parse-names" : false, "suffix" : "" } ], "type" : "article-journal", "volume" : "26" }, "uris" : [ "http://www.mendeley.com/documents/?uuid=55337b24-67bd-4d57-95df-cde490c06cd3" ] }, { "id" : "ITEM-2", "itemData" : { "DOI" : "10.1038/nclimate1229", "ISSN" : "1758-678X", "author" : [ { "dropping-particle" : "", "family" : "Meehl", "given" : "Gerald A.", "non-dropping-particle" : "", "parse-names" : false, "suffix" : "" }, { "dropping-particle" : "", "family" : "Arblaster", "given" : "Julie M.", "non-dropping-particle" : "", "parse-names" : false, "suffix" : "" }, { "dropping-particle" : "", "family" : "Fasullo", "given" : "John T.", "non-dropping-particle" : "", "parse-names" : false, "suffix" : "" }, { "dropping-particle" : "", "family" : "Hu", "given" : "Aixue", "non-dropping-particle" : "", "parse-names" : false, "suffix" : "" }, { "dropping-particle" : "", "family" : "Trenberth", "given" : "Kevin E.", "non-dropping-particle" : "", "parse-names" : false, "suffix" : "" } ], "container-title" : "Nature Climate Change", "id" : "ITEM-2", "issue" : "7", "issued" : { "date-parts" : [ [ "2011", "10" ] ] }, "page" : "360-364", "title" : "Model-based evidence of deep-ocean heat uptake during surface-temperature hiatus periods", "translator" : [ { "dropping-particle" : "", "family" : "J5643", "given" : "", "non-dropping-particle" : "", "parse-names" : false, "suffix" : "" } ], "type" : "article-journal", "volume" : "1" }, "uris" : [ "http://www.mendeley.com/documents/?uuid=cce814b0-a7eb-423f-b732-c09faa38496c" ] }, { "id" : "ITEM-3", "itemData" : { "DOI" : "10.1038/nclimate2357", "ISBN" : "doi:10.1038/nclimate2357", "ISSN" : "17586798", "abstract" : "The slowdown in the rate of global warming in the early 2000s is not evident in the multi-model ensemble average of traditional climate change projection simulations. However, a number of individual ensemble members from that set of models successfully simulate the early-2000s hiatus when naturally-occurring climate variability involving the Interdecadal Pacific Oscillation (IPO) coincided, by chance, with the observed negative phase of the IPO that contributed to the early-2000s hiatus. If the recent methodology of initialized decadal climate prediction could have been applied in the mid-1990s using the Coupled Model Intercomparison Project Phase 5 multi-models, both the negative phase of the IPO in the early 2000s as well as the hiatus could have been simulated, with the multi-model average performing better than most of the individual models. The loss of predictive skill for six initial years before the mid-1990s points to the need for consistent hindcast skill to establish reliability of an operational decadal climate prediction system.", "author" : [ { "dropping-particle" : "", "family" : "Meehl", "given" : "Gerald A.", "non-dropping-particle" : "", "parse-names" : false, "suffix" : "" }, { "dropping-particle" : "", "family" : "Teng", "given" : "Haiyan", "non-dropping-particle" : "", "parse-names" : false, "suffix" : "" }, { "dropping-particle" : "", "family" : "Arblaster", "given" : "Julie M.", "non-dropping-particle" : "", "parse-names" : false, "suffix" : "" } ], "container-title" : "Nature Climate Change", "id" : "ITEM-3", "issue" : "10", "issued" : { "date-parts" : [ [ "2014" ] ] }, "page" : "898-902", "title" : "Climate model simulations of the observed early-2000s hiatus of global warming", "translator" : [ { "dropping-particle" : "", "family" : "J4080", "given" : "", "non-dropping-particle" : "", "parse-names" : false, "suffix" : "" } ], "type" : "article-journal", "volume" : "4" }, "uris" : [ "http://www.mendeley.com/documents/?uuid=7d8026dc-2607-4b4c-acf5-885692bc1014" ] }, { "id" : "ITEM-4", "itemData" : { "DOI" : "10.1175/JCLI-D-15-0609.1", "ISSN" : "0894-8755", "author" : [ { "dropping-particle" : "", "family" : "Middlemas", "given" : "Eleanor A.", "non-dropping-particle" : "", "parse-names" : false, "suffix" : "" }, { "dropping-particle" : "", "family" : "Clement", "given" : "Amy C.", "non-dropping-particle" : "", "parse-names" : false, "suffix" : "" } ], "container-title" : "Journal of Climate", "id" : "ITEM-4", "issue" : "17", "issued" : { "date-parts" : [ [ "2016", "9" ] ] }, "page" : "6245-6257", "title" : "Spatial Patterns and Frequency of Unforced Decadal-Scale Changes in Global Mean Surface Temperature in Climate Models", "translator" : [ { "dropping-particle" : "", "family" : "J5550", "given" : "", "non-dropping-particle" : "", "parse-names" : false, "suffix" : "" } ], "type" : "article-journal", "volume" : "29" }, "uris" : [ "http://www.mendeley.com/documents/?uuid=8e87c833-3dd0-4c56-82ff-c1d258ea296c" ] }, { "id" : "ITEM-5", "itemData" : { "DOI" : "10.1002/2014GL060527", "abstract" : "AbstractThe latest generation of climate model simulations are used to investigate the occurrence of hiatus periods in global surface air temperature in the past and under two future warming scenarios. Hiatus periods are identified in three categories: (i) those due to volcanic eruptions, (ii) those associated with negative phases of the Interdecadal Pacific Oscillation (IPO), and (iii) those affected by anthropogenically released aerosols in the mid-twentieth century. The likelihood of future hiatus periods is found to be sensitive to the rate of change of anthropogenic forcing. Under high rates of greenhouse gas emissions there is little chance of a hiatus decade occurring beyond 2030, even in the event of a large volcanic eruption. We further demonstrate that most nonvolcanic hiatuses across Coupled Model Intercomparison Project 5 (CMIP5) models are associated with enhanced cooling in the equatorial Pacific linked to the transition to a negative IPO phase.", "author" : [ { "dropping-particle" : "", "family" : "Maher", "given" : "Nicola", "non-dropping-particle" : "", "parse-names" : false, "suffix" : "" }, { "dropping-particle" : "Sen", "family" : "Gupta", "given" : "Alexander", "non-dropping-particle" : "", "parse-names" : false, "suffix" : "" }, { "dropping-particle" : "", "family" : "England", "given" : "Matthew H", "non-dropping-particle" : "", "parse-names" : false, "suffix" : "" } ], "container-title" : "Geophysical Research Letters", "id" : "ITEM-5", "issue" : "16", "issued" : { "date-parts" : [ [ "2014" ] ] }, "page" : "5978-5986", "title" : "Drivers of decadal hiatus periods in the 20th and 21st centuries", "translator" : [ { "dropping-particle" : "", "family" : "J4366", "given" : "", "non-dropping-particle" : "", "parse-names" : false, "suffix" : "" } ], "type" : "article-journal", "volume" : "41" }, "uris" : [ "http://www.mendeley.com/documents/?uuid=1fd9fb9d-a4b4-4eb6-8efa-d682f814d306" ] } ], "mendeley" : { "formattedCitation" : "(Meehl et al., 2011, 2013, 2014; Maher et al., 2014; Middlemas and Clement, 2016)", "manualFormatting" : "Meehl et al., 2011, 2013, 2014; Maher et al., 2014; Middlemas and Clement, 2016", "plainTextFormattedCitation" : "(Meehl et al., 2011, 2013, 2014; Maher et al., 2014; Middlemas and Clement, 2016)", "previouslyFormattedCitation" : "(Meehl et al., 2011, 2013, 2014; Maher et al., 2014; Middlemas and Clement, 2016)" }, "properties" : { "noteIndex" : 0 }, "schema" : "https://github.com/citation-style-language/schema/raw/master/csl-citation.json" }</w:instrText>
      </w:r>
      <w:r>
        <w:rPr>
          <w:noProof/>
        </w:rPr>
        <w:fldChar w:fldCharType="separate"/>
      </w:r>
      <w:del w:id="943" w:author="Ian Blenkinsop" w:date="2021-07-13T09:57:00Z">
        <w:r w:rsidR="00393F8C" w:rsidDel="007B78C9">
          <w:rPr>
            <w:noProof/>
            <w:lang w:val="en-US"/>
          </w:rPr>
          <w:delText>(</w:delText>
        </w:r>
      </w:del>
      <w:r w:rsidR="00393F8C">
        <w:rPr>
          <w:noProof/>
          <w:lang w:val="en-US"/>
        </w:rPr>
        <w:t xml:space="preserve">Meehl et al., 2011, 2013, 2014; Maher et al., 2014; Middlemas </w:t>
      </w:r>
      <w:r w:rsidR="00393F8C">
        <w:rPr>
          <w:noProof/>
          <w:lang w:val="en-US"/>
        </w:rPr>
        <w:lastRenderedPageBreak/>
        <w:t>and Clement, 2016</w:t>
      </w:r>
      <w:r>
        <w:rPr>
          <w:noProof/>
        </w:rPr>
        <w:fldChar w:fldCharType="end"/>
      </w:r>
      <w:del w:id="944" w:author="Ian Blenkinsop" w:date="2021-07-13T09:57:00Z">
        <w:r w:rsidRPr="00E457C1" w:rsidDel="007B78C9">
          <w:rPr>
            <w:noProof/>
            <w:lang w:val="en-US"/>
          </w:rPr>
          <w:delText xml:space="preserve">; </w:delText>
        </w:r>
        <w:r w:rsidRPr="00E457C1" w:rsidDel="007B78C9">
          <w:rPr>
            <w:noProof/>
            <w:color w:val="000000" w:themeColor="text1"/>
            <w:lang w:val="en-US"/>
          </w:rPr>
          <w:delText>Cross-Chapter Box 3.1, Figure 1</w:delText>
        </w:r>
        <w:r w:rsidRPr="00E457C1" w:rsidDel="007B78C9">
          <w:rPr>
            <w:noProof/>
            <w:lang w:val="en-US"/>
          </w:rPr>
          <w:delText>d</w:delText>
        </w:r>
      </w:del>
      <w:r w:rsidRPr="00E457C1">
        <w:rPr>
          <w:noProof/>
          <w:lang w:val="en-US"/>
        </w:rPr>
        <w:t>), sugge</w:t>
      </w:r>
      <w:r w:rsidR="00A64824" w:rsidRPr="00E457C1">
        <w:rPr>
          <w:noProof/>
          <w:lang w:val="en-US"/>
        </w:rPr>
        <w:t>s</w:t>
      </w:r>
      <w:r w:rsidRPr="00E457C1">
        <w:rPr>
          <w:noProof/>
          <w:lang w:val="en-US"/>
        </w:rPr>
        <w:t>ting the</w:t>
      </w:r>
      <w:r w:rsidR="00F47B86" w:rsidRPr="00E457C1">
        <w:rPr>
          <w:noProof/>
          <w:lang w:val="en-US"/>
        </w:rPr>
        <w:t xml:space="preserve"> influence of</w:t>
      </w:r>
      <w:r w:rsidRPr="00E457C1">
        <w:rPr>
          <w:noProof/>
          <w:lang w:val="en-US"/>
        </w:rPr>
        <w:t xml:space="preserve"> PDV. This is confirmed by statistical models with the PDV-GSAT relationship estimated from observations and model simulations </w:t>
      </w:r>
      <w:r>
        <w:rPr>
          <w:noProof/>
        </w:rPr>
        <w:fldChar w:fldCharType="begin" w:fldLock="1"/>
      </w:r>
      <w:r w:rsidR="00E719C0">
        <w:rPr>
          <w:noProof/>
          <w:lang w:val="en-US"/>
        </w:rPr>
        <w:instrText>ADDIN CSL_CITATION { "citationItems" : [ { "id" : "ITEM-1", "itemData" : { "DOI" : "10.1002/2017GL072908", "ISSN" : "00948276", "author" : [ { "dropping-particle" : "", "family" : "Hu", "given" : "Shineng", "non-dropping-particle" : "", "parse-names" : false, "suffix" : "" }, { "dropping-particle" : "V.", "family" : "Fedorov", "given" : "Alexey", "non-dropping-particle" : "", "parse-names" : false, "suffix" : "" } ], "container-title" : "Geophysical Research Letters", "id" : "ITEM-1", "issue" : "8", "issued" : { "date-parts" : [ [ "2017", "4", "28" ] ] }, "page" : "3816-3824", "title" : "The extreme El Ni\u00f1o of 2015-2016 and the end of global warming hiatus", "translator" : [ { "dropping-particle" : "", "family" : "J5288", "given" : "", "non-dropping-particle" : "", "parse-names" : false, "suffix" : "" } ], "type" : "article-journal", "volume" : "44" }, "uris" : [ "http://www.mendeley.com/documents/?uuid=eea49869-d706-43c1-ae3c-869501eb2aef" ] }, { "id" : "ITEM-2", "itemData" : { "DOI" : "10.1038/ngeo2105", "ISSN" : "1752-0894", "author" : [ { "dropping-particle" : "", "family" : "Schmidt", "given" : "Gavin A", "non-dropping-particle" : "", "parse-names" : false, "suffix" : "" }, { "dropping-particle" : "", "family" : "Shindell", "given" : "Drew T", "non-dropping-particle" : "", "parse-names" : false, "suffix" : "" }, { "dropping-particle" : "", "family" : "Tsigaridis", "given" : "Kostas", "non-dropping-particle" : "", "parse-names" : false, "suffix" : "" } ], "container-title" : "Nature Geoscience", "id" : "ITEM-2", "issue" : "3", "issued" : { "date-parts" : [ [ "2014", "3", "27" ] ] }, "page" : "158-160", "publisher" : "Nature Publishing Group, a division of Macmillan Publishers Limited. All Rights Reserved.", "title" : "Reconciling warming trends", "translator" : [ { "dropping-particle" : "", "family" : "J7013", "given" : "", "non-dropping-particle" : "", "parse-names" : false, "suffix" : "" } ], "type" : "article-journal", "volume" : "7" }, "uris" : [ "http://www.mendeley.com/documents/?uuid=7c5bc07b-fdb7-484f-b96e-92fe8c996837" ] }, { "id" : "ITEM-3", "itemData" : { "DOI" : "10.1038/nclimate3107", "ISBN" : "1758-678X", "ISSN" : "17586798", "abstract" : "Longer-term externally forced trends in global mean surface temperatures (GMSTs) are embedded in the background noise of internally generated multidecadal variability1 . A key mode of internal variability is the Interdecadal Pacific Oscillation (IPO), which contributed to a reduced GMST trend during the early 2000s1\u20133 . We use a novel, physical phenomenon-based approach to quantify the contribution from a source of internally generated multidecadal variability\u2014the IPO\u2014to multidecadal GMST trends. Here we show that the largest IPO contributions occurred in its positive phase during the rapidwarming periods from1910\u20131941 and 1971\u20131995, with the IPO contributing 71% and 75%, respectively, to the difference between the median values of the externally forced trends and observed trends. The IPO transition from positive to negative in the late-1990s contributed 27%of the discrepancy between model median estimates of the forced part of the GMST trend and the observed trend from 1995 to 2013, with additional contributions that are probably due to internal variability outside of the Pacific4 and an externally forced response fromsmall volcanic eruptions5 . Understanding and quantifying the contribution of a specific source of internally generated variability\u2014the IPO\u2014to GMST trends is necessary to improve decadal climate prediction skill.", "author" : [ { "dropping-particle" : "", "family" : "Meehl", "given" : "Gerald A.", "non-dropping-particle" : "", "parse-names" : false, "suffix" : "" }, { "dropping-particle" : "", "family" : "Hu", "given" : "Aixue", "non-dropping-particle" : "", "parse-names" : false, "suffix" : "" }, { "dropping-particle" : "", "family" : "Santer", "given" : "Benjamin D.", "non-dropping-particle" : "", "parse-names" : false, "suffix" : "" }, { "dropping-particle" : "", "family" : "Xie", "given" : "Shang Ping", "non-dropping-particle" : "", "parse-names" : false, "suffix" : "" } ], "container-title" : "Nature Climate Change", "id" : "ITEM-3", "issue" : "11", "issued" : { "date-parts" : [ [ "2016" ] ] }, "page" : "1005-1008", "title" : "Contribution of the Interdecadal Pacific Oscillation to twentieth-century global surface temperature trends", "translator" : [ { "dropping-particle" : "", "family" : "J4275", "given" : "", "non-dropping-particle" : "", "parse-names" : false, "suffix" : "" } ], "type" : "article-journal", "volume" : "6" }, "uris" : [ "http://www.mendeley.com/documents/?uuid=e62547c7-2cad-4bcd-8e68-db817fc41c16" ] } ], "mendeley" : { "formattedCitation" : "(Schmidt et al., 2014; Meehl et al., 2016b; Hu and Fedorov, 2017)", "plainTextFormattedCitation" : "(Schmidt et al., 2014; Meehl et al., 2016b; Hu and Fedorov, 2017)", "previouslyFormattedCitation" : "(Schmidt et al., 2014; Meehl et al., 2016b; Hu and Fedorov, 2017)" }, "properties" : { "noteIndex" : 0 }, "schema" : "https://github.com/citation-style-language/schema/raw/master/csl-citation.json" }</w:instrText>
      </w:r>
      <w:r>
        <w:rPr>
          <w:noProof/>
        </w:rPr>
        <w:fldChar w:fldCharType="separate"/>
      </w:r>
      <w:r w:rsidR="00393F8C">
        <w:rPr>
          <w:noProof/>
          <w:lang w:val="en-US"/>
        </w:rPr>
        <w:t>(Schmidt et al., 2014; Meehl et al., 2016b; Hu and Fedorov, 2017)</w:t>
      </w:r>
      <w:r>
        <w:rPr>
          <w:noProof/>
        </w:rPr>
        <w:fldChar w:fldCharType="end"/>
      </w:r>
      <w:r w:rsidRPr="00E457C1">
        <w:rPr>
          <w:noProof/>
          <w:lang w:val="en-US"/>
        </w:rPr>
        <w:t xml:space="preserve">, selected ensemble members and time segments from model simulations where PDV by chance evolves in phase with observations over the slow warming period </w:t>
      </w:r>
      <w:r>
        <w:rPr>
          <w:noProof/>
        </w:rPr>
        <w:fldChar w:fldCharType="begin" w:fldLock="1"/>
      </w:r>
      <w:r w:rsidR="008F46A5" w:rsidRPr="00E457C1">
        <w:rPr>
          <w:noProof/>
          <w:lang w:val="en-US"/>
        </w:rPr>
        <w:instrText>ADDIN CSL_CITATION { "citationItems" : [ { "id" : "ITEM-1", "itemData" : { "DOI" : "10.1038/ngeo2228", "author" : [ { "dropping-particle" : "", "family" : "Huber", "given" : "Markus", "non-dropping-particle" : "", "parse-names" : false, "suffix" : "" }, { "dropping-particle" : "", "family" : "Knutti", "given" : "Reto", "non-dropping-particle" : "", "parse-names" : false, "suffix" : "" } ], "container-title" : "Nature Geoscience", "id" : "ITEM-1", "issued" : { "date-parts" : [ [ "2014", "8", "17" ] ] }, "page" : "651", "publisher" : "Nature Publishing Group", "title" : "Natural variability, radiative forcing and climate response in the recent hiatus reconciled", "translator" : [ { "dropping-particle" : "", "family" : "J412", "given" : "", "non-dropping-particle" : "", "parse-names" : false, "suffix" : "" } ], "type" : "article-journal", "volume" : "7" }, "uris" : [ "http://www.mendeley.com/documents/?uuid=15ff551f-7b38-4032-bd61-3e2f39f4a83b" ] }, { "id" : "ITEM-2", "itemData" : { "DOI" : "10.1038/nclimate2310", "author" : [ { "dropping-particle" : "", "family" : "Risbey", "given" : "James S", "non-dropping-particle" : "", "parse-names" : false, "suffix" : "" }, { "dropping-particle" : "", "family" : "Lewandowsky", "given" : "Stephan", "non-dropping-particle" :</w:instrText>
      </w:r>
      <w:r w:rsidR="008F46A5">
        <w:rPr>
          <w:noProof/>
        </w:rPr>
        <w:instrText xml:space="preserve"> "", "parse-names" : false, "suffix" : "" }, { "dropping-particle" :</w:instrText>
      </w:r>
      <w:r w:rsidR="008F46A5" w:rsidRPr="00E457C1">
        <w:rPr>
          <w:noProof/>
          <w:lang w:val="en-US"/>
        </w:rPr>
        <w:instrText xml:space="preserve"> "", "family" : "Langlais", "given" : "Clothilde", "non-dropping-particle" : "", "parse-names" : false, "suffix" : "" }, { "dropping-particle" : "", "family" : "Monselesan", "given" : "Didier P", "non-dropping-particle" : "", "parse-names" : false, "suffix" : "" }, { "dropping-particle" : "", "family" : "O\u2019Kane", "given" : "Terence J", "non-dropping-particle" : "", "parse-names" : false, "suffix" : "" }, { "dropping-particle" : "", "family" : "Oreskes", "given" : "Naomi", "non-dropping-particle" : "", "parse-names" : false, "suffix" : "" } ], "container-title" : "Nature Climate Change", "id" : "ITEM-2", "issued" : { "date-parts" : [ [ "2014", "7", "20" ] ] }, "page" : "835", "publisher" : "Nature Publishing Group", "title" : "Well-estimated global surface warming in climate projections selected for ENSO phase", "translator" : [ { "dropping-particle" : "", "family" : "J466", "given" : "", "non-dropping-particle" : "", "parse-names" : false, "suffix" : "" } ], "type" : "article-journal", "volume" : "4" }, "uris" : [ "http://www.mendeley.com/documents/?uuid=d5f0d74c-47ea-40b0-bbfa-6b2aa47efe38" ] } ], "mendeley" : { "formattedCitation" : "(Huber and Knutti, 2014; Risbey et al., 2014)", "plainTextFormattedCitation" : "(Huber and Knutti, 2014; Risbey et al., 2014)", "previouslyFormattedCitation" : "(Huber and Knutti, 2014; Risbey et al., 2014)" }, "properties" : { "noteIndex" : 0 }, "schema" : "https://github.com/citation-style-language/schema/raw/master/csl-citation.json" }</w:instrText>
      </w:r>
      <w:r>
        <w:rPr>
          <w:noProof/>
        </w:rPr>
        <w:fldChar w:fldCharType="separate"/>
      </w:r>
      <w:r w:rsidR="00393F8C">
        <w:rPr>
          <w:noProof/>
          <w:lang w:val="en-US"/>
        </w:rPr>
        <w:t>(Huber and Knutti, 2014; Risbey et al., 2014)</w:t>
      </w:r>
      <w:r>
        <w:rPr>
          <w:noProof/>
        </w:rPr>
        <w:fldChar w:fldCharType="end"/>
      </w:r>
      <w:r w:rsidRPr="00E457C1">
        <w:rPr>
          <w:noProof/>
          <w:lang w:val="en-US"/>
        </w:rPr>
        <w:t xml:space="preserve">, and coupled model experiments in which PDV evolution is constrained to follow the observations </w:t>
      </w:r>
      <w:r>
        <w:rPr>
          <w:noProof/>
        </w:rPr>
        <w:fldChar w:fldCharType="begin" w:fldLock="1"/>
      </w:r>
      <w:r w:rsidR="00E719C0">
        <w:rPr>
          <w:noProof/>
          <w:lang w:val="en-US"/>
        </w:rPr>
        <w:instrText>ADDIN CSL_CITATION { "citationItems" : [ { "id" : "ITEM-1", "itemData" : { "DOI" : "10.1038/nature12534", "abstract" : "Despite the continued increase in atmospheric greenhouse gas concentrations, the annual-mean global temperature has not risen in the twenty-first century, challenging the prevailing view that anthropogenic forcing causes climate warming. Various mechanisms have been proposed for this hiatus in global warming, but their relative importance has not been quantified, hampering observational estimates of climate sensitivity. Here we show that accounting for recent cooling in the eastern equatorial Pacific reconciles climate simulations and observations. We present a novel method of uncovering mechanisms for global temperature change by prescribing, in addition to radiative forcing, the observed history of sea surface temperature over the central to eastern tropical Pacific in a climate model. Although the surface temperature prescription is limited to only 8.2% of the global surface, our model reproduces the annual-mean global temperature remarkably well with correlation coefficient r = 0.97 for 1970-2012 (which includes the current hiatus and a period of accelerated global warming). Moreover, our simulation captures major seasonal and regional characteristics of the hiatus, including the intensified Walker circulation, the winter cooling in northwestern North America and the prolonged drought in the southern USA. Our results show that the current hiatus is part of natural climate variability, tied specifically to a La-Ni\u00f1a-like decadal cooling. Although similar decadal hiatus events may occur in the future, the multi-decadal warming trend is very likely to continue with greenhouse gas increase.", "author" : [ { "dropping-particle" : "", "family" : "Kosaka", "given" : "Y.", "non-dropping-particle" : "", "parse-names" : false, "suffix" : "" }, { "dropping-particle" : "", "family" : "Xie", "given" : "S.-P.", "non-dropping-particle" : "", "parse-names" : false, "suffix" : "" } ], "container-title" : "Nature", "id" : "ITEM-1", "issue" : "7467", "issued" : { "date-parts" : [ [ "2013" ] ] }, "page" : "403-407", "title" : "Recent global-warming hiatus tied to equatorial Pacific surface cooling", "translator" : [ { "dropping-particle" : "", "family" : "J3701", "given" : "", "non-dropping-particle" : "", "parse-names" : false, "suffix" : "" } ], "type" : "article-journal", "volume" : "501" }, "uris" : [ "http://www.mendeley.com/documents/?uuid=96eae7e3-8aa1-3099-833d-7952b718ea80" ] }, { "id" : "ITEM-2",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"ITEM-2", "issue" : "3", "issued" : { "date-parts" : [ [ "2014" ] ] }, "page" : "222-227", "title" : "Recent intensification of wind-driven circulation in the Pacific and the ongoing warming hiatus", "translator" : [ { "dropping-particle" : "", "family" : "J4158", "given" : "", "non-dropping-particle" : "", "parse-names" : false, "suffix" : "" } ], "type" : "article-journal", "volume" : "4" }, "uris" : [ "http://www.mendeley.com/documents/?uuid=eed0f267-c71d-4738-bdec-953c434b0580" ] }, { "id" : "ITEM-3", "itemData" : { "DOI" : "10.1175/JCLI-D-14-00616.1", "abstract" : " AbstractPortions of western North America have experienced prolonged drought over the last decade. This drought has occurred at the same time as the global warming hiatus\u2014a decadal period with little increase in global mean surface temperature. Climate models and observational analyses are used to clarify the dual role of recent tropical Pacific changes in driving both the global warming hiatus and North American drought. When observed tropical Pacific wind stress anomalies are inserted into coupled models, the simulations produce persistent negative sea surface temperature anomalies in the eastern tropical Pacific, a hiatus in global warming, and drought over North America driven by SST-induced atmospheric circulation anomalies. In the simulations herein the tropical wind anomalies account for 92% of the simulated North American drought during the recent decade, with 8% from anthropogenic radiative forcing changes. This suggests that anthropogenic radiative forcing is not the dominant driver of the current drought, unless the wind changes themselves are driven by anthropogenic radiative forcing. The anomalous tropical winds could also originate from coupled interactions in the tropical Pacific or from forcing outside the tropical Pacific. The model experiments suggest that if the tropical winds were to return to climatological conditions, then the recent tendency toward North American drought would diminish. Alternatively, if the anomalous tropical winds were to persist, then the impact on North American drought would continue; however, the impact of the enhanced Pacific easterlies on global temperature diminishes after a decade or two due to a surface reemergence of warmer water that was initially subducted into the ocean interior. ", "author" : [ { "dropping-particle" : "", "family" : "Delworth", "given" : "Thomas L", "non-dropping-particle" : "", "parse-names" : false, "suffix" : "" }, { "dropping-particle" : "", "family" : "Zeng", "given" : "Fanrong", "non-dropping-particle" : "", "parse-names" : false, "suffix" : "" }, { "dropping-particle" : "", "family" : "Rosati", "given" : "Anthony", "non-dropping-particle" : "", "parse-names" : false, "suffix" : "" }, { "dropping-particle" : "", "family" : "Vecchi", "given" : "Gabriel A", "non-dropping-particle" : "", "parse-names" : false, "suffix" : "" }, { "dropping-particle" : "", "family" : "Wittenberg", "given" : "Andrew T", "non-dropping-particle" : "", "parse-names" : false, "suffix" : "" } ], "container-title" : "Journal of Climate", "id" : "ITEM-3", "issue" : "9", "issued" : { "date-parts" : [ [ "2015" ] ] }, "page" : "3834-3845", "title" : "A Link between the Hiatus in Global Warming and North American Drought", "translator" : [ { "dropping-particle" : "", "family" : "J3687", "given" : "", "non-dropping-particle" : "", "parse-names" : false, "suffix" : "" } ], "type" : "article-journal", "volume" : "28" }, "uris" : [ "http://www.mendeley.com/documents/?uuid=c07c67ea-cd0c-4bed-bfae-54b1f8e3cf07" ] }, { "id" : "ITEM-4", "itemData" : { "DOI" : "10.1038/nclimate2355", "ISBN" : "1758-678X", "ISSN" : "17586798", "abstract" : "Reasons for the apparent pause in the rise of global-mean surface air temperature (SAT) after the turn of the century has been a mystery, undermining confidence in climate projections. Recent climate model simulations indicate this warming hiatus originated from eastern equatorial Pacific cooling associated with strengthening of trade winds. Using a climate model that overrides tropical wind stress anomalies with observations for 1958\u20132012, we show that decadal-mean anomalies of global SAT referenced to the period 1961\u20131990 are changed by 0.11, 0.13 and \u22120.11 \u00b0C in the 1980s, 1990s and 2000s, respectively, without variation in human-induced radiative forcing. They account for about 47%, 38% and 27% of the respective temperature change. The dominant wind stress variability consistent with this warming/cooling represents the deceleration/acceleration of the Pacific trade winds, which can be robustly reproduced by atmospheric model simulations forced by observed sea surface temperature excluding anthropogenic warming components. Results indicate that inherent decadal climate variability contributes considerably to the observed global-mean SAT time series, but that its influence on decadal-mean SAT has gradually decreased relative to the rising anthropogenic warming signal.", "author" : [ { "dropping-particle" : "", "family" : "Watanabe", "given" : "Masahiro", "non-dropping-particle" : "", "parse-names" : false, "suffix" : "" }, { "dropping-particle" : "", "family" : "Shiogama", "given" : "Hideo", "non-dropping-particle" : "", "parse-names" : false, "suffix" : "" }, { "dropping-particle" : "", "family" : "Tatebe", "given" : "Hiroaki", "non-dropping-particle" : "", "parse-names" : false, "suffix" : "" }, { "dropping-particle" : "", "family" : "Hayashi", "given" : "Michiya", "non-dropping-particle" : "", "parse-names" : false, "suffix" : "" }, { "dropping-particle" : "", "family" : "Ishii", "given" : "Masayoshi", "non-dropping-particle" : "", "parse-names" : false, "suffix" : "" }, { "dropping-particle" : "", "family" : "Kimoto", "given" : "Masahide", "non-dropping-particle" : "", "parse-names" : false, "suffix" : "" } ], "container-title" : "Nature Climate Change", "id" : "ITEM-4", "issue" : "10", "issued" : { "date-parts" : [ [ "2014" ] ] }, "title" : "Contribution of natural decadal variability to global warming acceleration and hiatus", "translator" : [ { "dropping-particle" : "", "family" : "J3702", "given" : "", "non-dropping-particle" : "", "parse-names" : false, "suffix" : "" } ], "type" : "article-journal", "volume" : "4" }, "uris" : [ "http://www.mendeley.com/documents/?uuid=a049138e-171f-3f3e-9deb-0208fc765338" ] }, { "id" : "ITEM-5", "itemData" : { "DOI" : "10.1038/ngeo2770", "ISSN" : "17520908", "abstract" : "\u00a9 2016 Macmillan Publishers Limited, part of Springer Nature. All rights reserved. Global mean surface temperature change over the past 120 years resembles a rising staircase: The overall warming trend was interrupted by the mid-Twentieth-century big hiatus and the warming slowdown since about 1998. The Interdecadal Pacific Oscillation has been implicated in modulations of global mean surface temperatures, but which part of the mode drives the variability in warming rates is unclear. Here we present a successful simulation of the global warming staircase since 1900 with a global ocean-Atmosphere coupled model where tropical Pacific sea surface temperatures are forced to follow the observed evolution. Without prescribed tropical Pacific variability, the same model, on average, produces a continual warming trend that accelerates after the 1960s. We identify four events where the tropical Pacific decadal cooling markedly slowed down the warming trend. Matching the observed spatial and seasonal fingerprints we identify the tropical Pacific as a key pacemaker of the warming staircase, with radiative forcing driving the overall warming trend. Specifically, tropical Pacific variability amplifies the first warming epoch of the 1910s-1940s and determines the timing when the big hiatus starts and ends. Our method of removing internal variability from the observed record can be used for real-Time monitoring of anthropogenic warming.", "author" : [ { "dropping-particle" : "", "family" : "Kosaka", "given" : "Y.", "non-dropping-particle" : "", "parse-names" : false, "suffix" : "" }, { "dropping-particle" : "", "family" : "Xie", "given" : "S.-P.", "non-dropping-particle" : "", "parse-names" : false, "suffix" : "" } ], "container-title" : "Nature Geoscience", "id" : "ITEM-5", "issue" : "9", "issued" : { "date-parts" : [ [ "2016" ] ] }, "title" : "The tropical Pacific as a key pacemaker of the variable rates of global warming", "translator" : [ { "dropping-particle" : "", "family" : "J4036", "given" : "", "non-dropping-particle" : "", "parse-names" : false, "suffix" : "" } ], "type" : "article-journal", "volume" : "9" }, "uris" : [ "http://www.mendeley.com/documents/?uuid=c399127d-dab7-4750-af90-3280dac15fc5" ] } ], "mendeley" : { "formattedCitation" : "(Kosaka and Xie, 2013, 2016; England et al., 2014; Watanabe et al., 2014; Delworth et al., 2015)", "plainTextFormattedCitation" : "(Kosaka and Xie, 2013, 2016; England et al., 2014; Watanabe et al., 2014; Delworth et al., 2015)", "previouslyFormattedCitation" : "(Kosaka and Xie, 2013, 2016; England et al., 2014; Watanabe et al., 2014; Delworth et al., 2015)" }, "properties" : { "noteIndex" : 0 }, "schema" : "https://github.com/citation-style-language/schema/raw/master/csl-citation.json" }</w:instrText>
      </w:r>
      <w:r>
        <w:rPr>
          <w:noProof/>
        </w:rPr>
        <w:fldChar w:fldCharType="separate"/>
      </w:r>
      <w:r w:rsidR="00393F8C">
        <w:rPr>
          <w:noProof/>
          <w:lang w:val="en-CA"/>
        </w:rPr>
        <w:t>(Kosaka and Xie, 2013, 2016; England et al., 2014; Watanabe et al., 2014; Delworth et al., 2015)</w:t>
      </w:r>
      <w:r>
        <w:rPr>
          <w:noProof/>
        </w:rPr>
        <w:fldChar w:fldCharType="end"/>
      </w:r>
      <w:r w:rsidRPr="00E457C1">
        <w:rPr>
          <w:noProof/>
          <w:lang w:val="en-CA"/>
        </w:rPr>
        <w:t xml:space="preserve">. </w:t>
      </w:r>
      <w:r w:rsidR="000F656A" w:rsidRPr="00E457C1">
        <w:rPr>
          <w:noProof/>
          <w:lang w:val="en-US"/>
        </w:rPr>
        <w:t>P</w:t>
      </w:r>
      <w:r w:rsidRPr="00E457C1">
        <w:rPr>
          <w:noProof/>
          <w:lang w:val="en-US"/>
        </w:rPr>
        <w:t xml:space="preserve">art of the PDV trend may be driven by anthropogenic aerosols </w:t>
      </w:r>
      <w:r>
        <w:rPr>
          <w:noProof/>
        </w:rPr>
        <w:fldChar w:fldCharType="begin" w:fldLock="1"/>
      </w:r>
      <w:r w:rsidR="00E719C0">
        <w:rPr>
          <w:noProof/>
          <w:lang w:val="en-US"/>
        </w:rPr>
        <w:instrText>ADDIN CSL_CITATION { "citationItems" : [ { "id" : "ITEM-1", "itemData" : { "DOI" : "10.1038/nclimate3058", "ISBN" : "1758-678X", "ISSN" : "17586798", "abstract" : "The rate of global mean surface temperature (GMST) warming has slowed this century despite the increasing concentrations of greenhouse gases. Climate model experiments1, 2, 3, 4 show that this slowdown was largely driven by a negative phase of the Pacific Decadal Oscillation (PDO), with a smaller external contribution from solar variability, and volcanic and anthropogenic aerosols5, 6. The prevailing view is that this negative PDO occurred through internal variability7, 8, 9, 10, 11. However, here we show that coupled models from the Fifth Coupled Model Intercomparison Project robustly simulate a negative PDO in response to anthropogenic aerosols implying a potentially important role for external human influences. The recovery from the eruption of Mount Pinatubo in 1991 also contributed to the slowdown in GMST trends. Our results suggest that a slowdown in GMST trends could have been predicted in advance, and that future reduction of anthropogenic aerosol emissions, particularly from China, would promote a positive PDO and increased GMST trends over the coming years. Furthermore, the overestimation of the magnitude of recent warming by models is substantially reduced by using detection and attribution analysis to rescale their response to external factors, especially cooling following volcanic eruptions. Improved understanding of external influences on climate is therefore crucial to constrain near-term climate predictions.", "author" : [ { "dropping-particle" : "", "family" : "Smith", "given" : "Doug M.", "non-dropping-particle" : "", "parse-names" : false, "suffix" : "" }, { "dropping-particle" : "", "family" : "Booth", "given" : "Ben B.B.", "non-dropping-particle" : "", "parse-names" : false, "suffix" : "" }, { "dropping-particle" : "", "family" : "Dunstone", "given" : "Nick J.", "non-dropping-particle" : "", "parse-names" : false, "suffix" : "" }, { "dropping-particle" : "", "family" : "Eade", "given" : "Rosie", "non-dropping-particle" : "", "parse-names" : false, "suffix" : "" }, { "dropping-particle" : "", "family" : "Hermanson", "given" : "Leon", "non-dropping-particle" : "", "parse-names" : false, "suffix" : "" }, { "dropping-particle" : "", "family" : "Jones", "given" : "Gareth S.", "non-dropping-particle" : "", "parse-names" : false, "suffix" : "" }, { "dropping-particle" : "", "family" : "Scaife", "given" : "Adam A.", "non-dropping-particle" : "", "parse-names" : false, "suffix" : "" }, { "dropping-particle" : "", "family" : "Sheen", "given" : "Katy L.", "non-dropping-particle" : "", "parse-names" : false, "suffix" : "" }, { "dropping-particle" : "", "family" : "Thompson", "given" : "Vikki", "non-dropping-particle" : "", "parse-names" : false, "suffix" : "" } ], "container-title" : "Nature Climate Change", "id" : "ITEM-1", "issue" : "10", "issued" : { "date-parts" : [ [ "2016" ] ] }, "page" : "936-940", "title" : "Role of volcanic and anthropogenic aerosols in the recent global surface warming slowdown", "translator" : [ { "dropping-particle" : "", "family" : "J4254", "given" : "", "non-dropping-particle" : "", "parse-names" : false, "suffix" : "" } ], "type" : "article-journal", "volume" : "6" }, "uris" : [ "http://www.mendeley.com/documents/?uuid=4e4d5efe-cdce-47a3-97f6-f292bdbecf37" ] } ], "mendeley" : { "formattedCitation" : "(Smith et al., 2016)", "plainTextFormattedCitation" : "(Smith et al., 2016)", "previouslyFormattedCitation" : "(Smith et al., 2016)" }, "properties" : { "noteIndex" : 0 }, "schema" : "https://github.com/citation-style-language/schema/raw/master/csl-citation.json" }</w:instrText>
      </w:r>
      <w:r>
        <w:rPr>
          <w:noProof/>
        </w:rPr>
        <w:fldChar w:fldCharType="separate"/>
      </w:r>
      <w:r w:rsidR="00393F8C">
        <w:rPr>
          <w:noProof/>
          <w:lang w:val="en-US"/>
        </w:rPr>
        <w:t>(Smith et al., 2016)</w:t>
      </w:r>
      <w:r>
        <w:rPr>
          <w:noProof/>
        </w:rPr>
        <w:fldChar w:fldCharType="end"/>
      </w:r>
      <w:r w:rsidRPr="00E457C1">
        <w:rPr>
          <w:noProof/>
          <w:lang w:val="en-US"/>
        </w:rPr>
        <w:t xml:space="preserve">; however, this result is model-dependent, and internally-driven PDV dominates the forced PDV signal in the CMIP6 multi-model ensemble (Section 3.7.6). It is also </w:t>
      </w:r>
      <w:r>
        <w:rPr>
          <w:noProof/>
          <w:lang w:val="en-US" w:eastAsia="ja-JP"/>
        </w:rPr>
        <w:t xml:space="preserve">notable that there is large uncertainty in the magnitude of </w:t>
      </w:r>
      <w:r w:rsidR="000F656A">
        <w:rPr>
          <w:noProof/>
          <w:lang w:val="en-US" w:eastAsia="ja-JP"/>
        </w:rPr>
        <w:t xml:space="preserve">the </w:t>
      </w:r>
      <w:r>
        <w:rPr>
          <w:noProof/>
          <w:lang w:val="en-US" w:eastAsia="ja-JP"/>
        </w:rPr>
        <w:t xml:space="preserve">PDV influence on GSAT across models </w:t>
      </w:r>
      <w:commentRangeStart w:id="945"/>
      <w:r>
        <w:rPr>
          <w:noProof/>
        </w:rPr>
        <w:fldChar w:fldCharType="begin" w:fldLock="1"/>
      </w:r>
      <w:r w:rsidR="00D33CB6">
        <w:rPr>
          <w:noProof/>
          <w:lang w:val="en-US" w:eastAsia="ja-JP"/>
        </w:rPr>
        <w:instrText>ADDIN CSL_CITATION { "citationItems" : [ { "id" : "ITEM-1", "itemData" : { "DOI" : "10.1002/2017GL074273", "abstract" : "Abstract The recent slowdown in global mean surface temperature (GMST) warming during boreal winter is examined from a regional perspective using 10-member initial-condition ensembles with two global coupled climate models in which observed tropical Pacific sea surface temperature anomalies (TPAC SSTAs) and radiative forcings are specified. Both models show considerable diversity in their surface air temperature (SAT) trend patterns across the members, attesting to the importance of internal variability beyond the tropical Pacific that is superimposed upon the response to TPAC SSTA and radiative forcing. Only one model shows a close relationship between the realism of its simulated GMST trends and SAT trend patterns. In this model, Eurasian cooling plays a dominant role in determining the GMST trend amplitude, just as in nature. In the most realistic member, intrinsic atmospheric dynamics and teleconnections forced by TPAC SSTA cause cooling over Eurasia (and North America), and contribute equally to its GMST trend.", "author" : [ { "dropping-particle" : "", "family" : "Deser", "given" : "Clara", "non-dropping-particle" : "", "parse-names" : false, "suffix" : "" }, { "dropping-particle" : "", "family" : "Guo", "given" : "Ruixia", "non-dropping-particle" : "", "parse-names" : false, "suffix" : "" }, { "dropping-particle" : "", "family" : "Lehner", "given" : "Flavio", "non-dropping-particle" : "", "parse-names" : false, "suffix" : "" } ], "container-title" : "Geophysical Research Letters", "id" : "ITEM-1", "issue" : "15", "issued" : { "date-parts" : [ [ "2017" ] ] }, "page" : "7945-7954", "title" : "The relative contributions of tropical Pacific sea surface temperatures and atmospheric internal variability to the recent global warming hiatus", "translator" : [ { "dropping-particle" : "", "family" : "J4045", "given" : "", "non-dropping-particle" : "", "parse-names" : false, "suffix" : "" } ], "type" : "article-journal", "volume" : "44" }, "uris" : [ "http://www.mendeley.com/documents/?uuid=0261bc7e-ab14-4929-a693-588fe0e7df84" ] }, { "id" : "ITEM-2", "itemData" : { "DOI" : "10.1175/JCLI-D-15-0496.1", "ISSN" : "08948755", "abstract" : "\u00a9 2017 American Meteorological Society. The impact of internal tropical Pacific variability on global mean surface temperature (GMST) is quantified using a multimodel ensemble. A tropical Pacific index (TPI) is defined to track tropical Pacific sea surface temperature (SST) variability. The simulated GMST is highly correlated with TPI on the interannual time scale but this correlation weakens on the decadal time scale. The time-scale dependency is such that the GMST regression equation derived from the observations, which are dominated by interannual variability, would underestimate the magnitude of decadal GMST response to tropical Pacific variability. The surface air temperature response to tropical Pacific variability is strong in the tropics but weakens in the extratropics. The regression coefficient of GMST against TPI shows considerable intermodel variations, primarily because of differences in high latitudes. The results have important implications for the planned intercomparison of pacemaker experiments that force Pacific variability to follow the observed evolution. The model dependency of the GMST regression suggests that in pacemaker experiments-model performance in simulating the recent \"slowdown\" in global warming-will vary substantially among models. It also highlights the need to develop observational constraints and to quantify the TPI effect on the decadal variability of GMST. Compared to GMST, the correlation between global mean tropospheric temperature and TPI is high on both interannual and decadal time scales because of a common structure in the tropical tropospheric temperature response that is upward amplified and meridionally broad.", "author" : [ { "dropping-particle" : "", "family" : "Wang", "given" : "C.-Y.", "non-dropping-particle" : "", "parse-names" : false, "suffix" : "" }, { "dropping-particle" : "", "family" : "Xie", "given" : "S.-P.", "non-dropping-particle" : "", "parse-names" : false, "suffix" : "" }, { "dropping-particle" : "", "family" : "Kosaka", "given" : "Y.", "non-dropping-particle" : "", "parse-names" : false, "suffix" : "" }, { "dropping-particle" : "", "family" : "Liu", "given" : "Q.", "non-dropping-particle" : "", "parse-names" : false, "suffix" : "" }, { "dropping-particle" : "", "family" : "Zheng", "given" : "X.-T.", "non-dropping-particle" : "", "parse-names" : false, "suffix" : "" } ], "container-title" : "Journal of Climate", "id" : "ITEM-2", "issue" : "7", "issued" : { "date-parts" : [ [ "2017" ] ] }, "title" : "Global influence of tropical Pacific variability with implications for global warming slowdown", "translator" : [ { "dropping-particle" : "", "family" : "J4035", "given" : "", "non-dropping-particle" : "", "parse-names" : false, "suffix" : "" } ], "type" : "article-journal", "volume" : "30" }, "uris" : [ "http://www.mendeley.com/documents/?uuid=2d4021ef-753a-4c30-b285-2478f0d44050" ] } ], "mendeley" : { "formattedCitation" : "(Deser et al., 2017a; Wang et al., 2017a)", "manualFormatting" : "(Deser et al., 2017a; C.-Y. Wang et al., 2017)", "plainTextFormattedCitation" : "(Deser et al., 2017a; Wang et al., 2017a)", "previouslyFormattedCitation" : "(Deser et al., 2017a; Wang et al., 2017a)" }, "properties" : { "noteIndex" : 0 }, "schema" : "https://github.com/citation-style-language/schema/raw/master/csl-citation.json" }</w:instrText>
      </w:r>
      <w:r>
        <w:rPr>
          <w:noProof/>
        </w:rPr>
        <w:fldChar w:fldCharType="separate"/>
      </w:r>
      <w:r w:rsidR="00393F8C">
        <w:rPr>
          <w:noProof/>
          <w:lang w:val="en-US" w:eastAsia="ja-JP"/>
        </w:rPr>
        <w:t>(Deser et al., 2017a; C.-Y. Wang et al., 2017)</w:t>
      </w:r>
      <w:r>
        <w:rPr>
          <w:noProof/>
        </w:rPr>
        <w:fldChar w:fldCharType="end"/>
      </w:r>
      <w:commentRangeEnd w:id="945"/>
      <w:r w:rsidR="004A799C">
        <w:rPr>
          <w:rStyle w:val="CommentReference"/>
          <w:lang w:val="en-GB"/>
        </w:rPr>
        <w:commentReference w:id="945"/>
      </w:r>
      <w:r>
        <w:rPr>
          <w:noProof/>
          <w:lang w:val="en-US" w:eastAsia="ja-JP"/>
        </w:rPr>
        <w:t xml:space="preserve"> and among </w:t>
      </w:r>
      <w:r w:rsidR="000F656A">
        <w:rPr>
          <w:noProof/>
          <w:lang w:val="en-US" w:eastAsia="ja-JP"/>
        </w:rPr>
        <w:t xml:space="preserve">the </w:t>
      </w:r>
      <w:r>
        <w:rPr>
          <w:noProof/>
          <w:lang w:val="en-US" w:eastAsia="ja-JP"/>
        </w:rPr>
        <w:t>studies cited above. In addition to PDV,</w:t>
      </w:r>
      <w:r w:rsidRPr="00E457C1">
        <w:rPr>
          <w:noProof/>
          <w:lang w:val="en-US"/>
        </w:rPr>
        <w:t xml:space="preserve"> contributions</w:t>
      </w:r>
      <w:r w:rsidR="00D46623" w:rsidRPr="00E457C1">
        <w:rPr>
          <w:noProof/>
          <w:lang w:val="en-US"/>
        </w:rPr>
        <w:t xml:space="preserve"> to the reduced warming trend</w:t>
      </w:r>
      <w:r w:rsidRPr="00E457C1">
        <w:rPr>
          <w:noProof/>
          <w:lang w:val="en-US"/>
        </w:rPr>
        <w:t xml:space="preserve"> from wintertime Northern Hemisphere atmospheric internal variability, particularly associated with a trend towards the negative phase of the Northern Annular Mode/North Atlantic Oscillation (Annex </w:t>
      </w:r>
      <w:r w:rsidR="00905F16" w:rsidRPr="00E457C1">
        <w:rPr>
          <w:noProof/>
          <w:lang w:val="en-US"/>
        </w:rPr>
        <w:t>I</w:t>
      </w:r>
      <w:r w:rsidRPr="00E457C1">
        <w:rPr>
          <w:noProof/>
          <w:lang w:val="en-US"/>
        </w:rPr>
        <w:t xml:space="preserve">V.2.1; </w:t>
      </w:r>
      <w:r>
        <w:rPr>
          <w:noProof/>
        </w:rPr>
        <w:fldChar w:fldCharType="begin" w:fldLock="1"/>
      </w:r>
      <w:r w:rsidR="00E719C0">
        <w:rPr>
          <w:noProof/>
          <w:lang w:val="en-US"/>
        </w:rPr>
        <w:instrText>ADDIN CSL_CITATION { "citationItems" : [ { "id" : "ITEM-1", "itemData" : { "DOI" : "10.1038/srep12669", "ISSN" : "2045-2322", "author" : [ { "dropping-particle" : "", "family" : "Guan", "given" : "Xiaodan", "non-dropping-particle" : "", "parse-names" : false, "suffix" : "" }, { "dropping-particle" : "", "family" : "Huang", "given" : "Jianping", "non-dropping-particle" : "", "parse-names" : false, "suffix" : "" }, { "dropping-particle" : "", "family" : "Guo", "given" : "Ruixia", "non-dropping-particle" : "", "parse-names" : false, "suffix" : "" }, { "dropping-particle" : "", "family" : "Lin", "given" : "Pu", "non-dropping-particle" : "", "parse-names" : false, "suffix" : "" } ], "container-title" : "Scientific Reports", "id" : "ITEM-1", "issue" : "1", "issued" : { "date-parts" : [ [ "2015", "10" ] ] }, "page" : "12669", "title" : "The role of dynamically induced variability in the recent warming trend slowdown over the Northern Hemisphere", "translator" : [ { "dropping-particle" : "", "family" : "J5973", "given" : "", "non-dropping-particle" : "", "parse-names" : false, "suffix" : "" } ], "type" : "article-journal", "volume" : "5" }, "uris" : [ "http://www.mendeley.com/documents/?uuid=bbda6b09-ea6f-4d0c-a364-f1626a931139" ] }, { "id" : "ITEM-2", "itemData" : { "DOI" : "10.1088/1748-9326/aa9152", "ISSN" : "1748-9326", "author" : [ { "dropping-particle" : "", "family" : "Iles", "given" : "Carley", "non-dropping-particle" : "", "parse-names" : false, "suffix" : "" }, { "dropping-particle" : "", "family" : "Hegerl", "given" : "Gabriele", "non-dropping-particle" : "", "parse-names" : false, "suffix" : "" } ], "container-title" : "Environmental Research Letters", "id" : "ITEM-2", "issue" : "11", "issued" : { "date-parts" : [ [ "2017", "11" ] ] }, "page" : "114010", "title" : "Role of the North Atlantic Oscillation in decadal temperature trends", "translator" : [ { "dropping-particle" : "", "family" : "J5952", "given" : "", "non-dropping-particle" : "", "parse-names" : false, "suffix" : "" } ], "type" : "article-journal", "volume" : "12" }, "uris" : [ "http://www.mendeley.com/documents/?uuid=2e01b232-1301-4f6c-ba60-99dcae401427" ] }, { "id" : "ITEM-3", "itemData" : { "DOI" : "10.1002/2015GL063091", "ISSN" : "00948276", "author" : [ { "dropping-particle" : "", "family" : "Saffioti", "given" : "Claudio", "non-dropping-particle" : "", "parse-names" : false, "suffix" : "" }, { "dropping-particle" : "", "family" : "Fischer", "given" : "Erich M.", "non-dropping-particle" : "", "parse-names" : false, "suffix" : "" }, { "dropping-particle" : "", "family" : "Knutti", "given" : "Reto", "non-dropping-particle" : "", "parse-names" : false, "suffix" : "" } ], "container-title" : "Geophysical Research Letters", "id" : "ITEM-3", "issue" : "7", "issued" : { "date-parts" : [ [ "2015", "4", "16" ] ] }, "page" : "2385-2391", "title" : "Contributions of atmospheric circulation variability and data coverage bias to the warming hiatus", "translator" : [ { "dropping-particle" : "", "family" : "J6779", "given" : "", "non-dropping-particle" : "", "parse-names" : false, "suffix" : "" } ], "type" : "article-journal", "volume" : "42" }, "uris" : [ "http://www.mendeley.com/documents/?uuid=03450052-2d00-4d6d-bf3c-0416f5b75bc6" ] } ], "mendeley" : { "formattedCitation" : "(Guan et al., 2015; Saffioti et al., 2015; Iles and Hegerl, 2017)", "manualFormatting" : "Guan et al., 2015; Saffioti et al., 2015; Iles and Hegerl, 2017)", "plainTextFormattedCitation" : "(Guan et al., 2015; Saffioti et al., 2015; Iles and Hegerl, 2017)", "previouslyFormattedCitation" : "(Guan et al., 2015; Saffioti et al., 2015; Iles and Hegerl, 2017)" }, "properties" : { "noteIndex" : 0 }, "schema" : "https://github.com/citation-style-language/schema/raw/master/csl-citation.json" }</w:instrText>
      </w:r>
      <w:r>
        <w:rPr>
          <w:noProof/>
        </w:rPr>
        <w:fldChar w:fldCharType="separate"/>
      </w:r>
      <w:r w:rsidR="00393F8C">
        <w:rPr>
          <w:noProof/>
          <w:lang w:val="en-US"/>
        </w:rPr>
        <w:t>Guan et al., 2015; Saffioti et al., 2015; Iles and Hegerl, 2017)</w:t>
      </w:r>
      <w:r>
        <w:rPr>
          <w:noProof/>
        </w:rPr>
        <w:fldChar w:fldCharType="end"/>
      </w:r>
      <w:r w:rsidRPr="00E457C1">
        <w:rPr>
          <w:noProof/>
          <w:lang w:val="en-US"/>
        </w:rPr>
        <w:t xml:space="preserve"> or the Cold Ocean</w:t>
      </w:r>
      <w:ins w:id="946" w:author="Sara M Tuson" w:date="2021-06-30T14:07:00Z">
        <w:r w:rsidR="004534C3">
          <w:rPr>
            <w:noProof/>
            <w:lang w:val="en-US"/>
          </w:rPr>
          <w:t>–</w:t>
        </w:r>
      </w:ins>
      <w:del w:id="947" w:author="Sara M Tuson" w:date="2021-06-30T14:07:00Z">
        <w:r w:rsidRPr="00E457C1" w:rsidDel="004534C3">
          <w:rPr>
            <w:noProof/>
            <w:lang w:val="en-US"/>
          </w:rPr>
          <w:delText>-</w:delText>
        </w:r>
      </w:del>
      <w:r w:rsidRPr="00E457C1">
        <w:rPr>
          <w:noProof/>
          <w:lang w:val="en-US"/>
        </w:rPr>
        <w:t xml:space="preserve">Warm Land </w:t>
      </w:r>
      <w:ins w:id="948" w:author="Sara M Tuson" w:date="2021-06-25T11:09:00Z">
        <w:r w:rsidR="004A799C">
          <w:rPr>
            <w:noProof/>
            <w:lang w:val="en-US"/>
          </w:rPr>
          <w:t xml:space="preserve">(COWL) </w:t>
        </w:r>
      </w:ins>
      <w:r w:rsidRPr="00E457C1">
        <w:rPr>
          <w:noProof/>
          <w:lang w:val="en-US"/>
        </w:rPr>
        <w:t xml:space="preserve">pattern </w:t>
      </w:r>
      <w:r>
        <w:rPr>
          <w:noProof/>
        </w:rPr>
        <w:fldChar w:fldCharType="begin" w:fldLock="1"/>
      </w:r>
      <w:r w:rsidR="00E719C0">
        <w:rPr>
          <w:noProof/>
          <w:lang w:val="en-US"/>
        </w:rPr>
        <w:instrText>ADDIN CSL_CITATION { "citationItems" : [ { "id" : "ITEM-1", "itemData" : { "DOI" : "10.1002/2016GL072298", "ISSN" : "00948276", "author" : [ { "dropping-particle" : "", "family" : "Molteni", "given" : "Franco", "non-dropping-particle" : "", "parse-names" : false, "suffix" : "" }, { "dropping-particle" : "", "family" : "Farneti", "given" : "Riccardo", "non-dropping-particle" : "", "parse-names" : false, "suffix" : "" }, { "dropping-particle" : "", "family" : "Kucharski", "given" : "Fred", "non-dropping-particle" : "", "parse-names" : false, "suffix" : "" }, { "dropping-particle" : "", "family" : "Stockdale", "given" : "Timothy N.", "non-dropping-particle" : "", "parse-names" : false, "suffix" : "" } ], "container-title" : "Geophysical Research Letters", "id" : "ITEM-1", "issue" : "3", "issued" : { "date-parts" : [ [ "2017", "2", "16" ] ] }, "page" : "1494-1502", "title" : "Modulation of air-sea fluxes by extratropical planetary waves and its impact during the recent surface warming slowdown", "translator" : [ { "dropping-particle" : "", "family" : "J5196", "given" : "", "non-dropping-particle" : "", "parse-names" : false, "suffix" : "" } ], "type" : "article-journal", "volume" : "44" }, "uris" : [ "http://www.mendeley.com/documents/?uuid=90f6290c-91be-4135-adb2-3fa42063f705" ] }, { "id" : "ITEM-2", "itemData" : { "DOI" : "10.1038/s41558-020-0753-9", "ISSN" : "1758-678X", "author" : [ { "dropping-particle" : "", "family" : "Yang", "given" : "Jun-Chao", "non-dropping-particle" : "", "parse-names" : false, "suffix" : "" }, { "dropping-particle" : "", "family" : "Lin", "given" : "Xiaopei", "non-dropping-particle" : "", "parse-names" : false, "suffix" : "" }, { "dropping-particle" : "", "family" : "Xie", "given" : "Shang-Ping", "non-dropping-particle" : "", "parse-names" : false, "suffix" : "" }, { "dropping-particle" : "", "family" : "Zhang", "given" : "Yu", "non-dropping-particle" : "", "parse-names" : false, "suffix" : "" }, { "dropping-particle" : "", "family" : "Kosaka", "given" : "Yu", "non-dropping-particle" : "", "parse-names" : false, "suffix" : "" }, { "dropping-particle" : "", "family" : "Li", "given" : "Ziguang", "non-dropping-particle" : "", "parse-names" : false, "suffix" : "" } ], "container-title" : "Nature Climate Change", "id" : "ITEM-2", "issue" : "5", "issued" : { "date-parts" : [ [ "2020", "5", "20" ] ] }, "page" : "422-427", "title" : "Synchronized tropical Pacific and extratropical variability during the past three decades", "translator" : [ { "dropping-particle" : "", "family" : "J6029", "given" : "", "non-dropping-particle" : "", "parse-names" : false, "suffix" : "" } ], "type" : "article-journal", "volume" : "10" }, "uris" : [ "http://www.mendeley.com/documents/?uuid=ffc3526d-0653-47f0-a475-b64fdf746e52" ] } ], "mendeley" : { "formattedCitation" : "(Molteni et al., 2017; Yang et al., 2020)", "plainTextFormattedCitation" : "(Molteni et al., 2017; Yang et al., 2020)", "previouslyFormattedCitation" : "(Molteni et al., 2017; Yang et al., 2020)" }, "properties" : { "noteIndex" : 0 }, "schema" : "https://github.com/citation-style-language/schema/raw/master/csl-citation.json" }</w:instrText>
      </w:r>
      <w:r>
        <w:rPr>
          <w:noProof/>
        </w:rPr>
        <w:fldChar w:fldCharType="separate"/>
      </w:r>
      <w:r w:rsidR="00393F8C">
        <w:rPr>
          <w:noProof/>
          <w:lang w:val="en-US"/>
        </w:rPr>
        <w:t>(Molteni et al., 2017; Yang et al., 2020)</w:t>
      </w:r>
      <w:r>
        <w:rPr>
          <w:noProof/>
        </w:rPr>
        <w:fldChar w:fldCharType="end"/>
      </w:r>
      <w:r w:rsidRPr="00E457C1">
        <w:rPr>
          <w:noProof/>
          <w:lang w:val="en-US"/>
        </w:rPr>
        <w:t xml:space="preserve"> have been suggested, leading to regional continental cooling over a large part of Eurasia and North America </w:t>
      </w:r>
      <w:ins w:id="949" w:author="Ian Blenkinsop" w:date="2021-07-13T09:56:00Z">
        <w:r w:rsidR="00D019C8">
          <w:rPr>
            <w:noProof/>
            <w:lang w:val="en-US"/>
          </w:rPr>
          <w:t>(</w:t>
        </w:r>
        <w:r w:rsidR="00D019C8" w:rsidRPr="00BB05B7">
          <w:rPr>
            <w:noProof/>
            <w:color w:val="000000" w:themeColor="text1"/>
            <w:lang w:val="en-US"/>
            <w:rPrChange w:id="950" w:author="Clotilde Pean" w:date="2021-09-13T13:15:00Z">
              <w:rPr>
                <w:noProof/>
                <w:color w:val="000000" w:themeColor="text1"/>
              </w:rPr>
            </w:rPrChange>
          </w:rPr>
          <w:t>Cross-Chapter Box 3.1, Figure 1c;</w:t>
        </w:r>
        <w:r w:rsidR="00D019C8" w:rsidRPr="00BB05B7">
          <w:rPr>
            <w:noProof/>
            <w:lang w:val="en-US"/>
            <w:rPrChange w:id="951" w:author="Clotilde Pean" w:date="2021-09-13T13:15:00Z">
              <w:rPr>
                <w:noProof/>
              </w:rPr>
            </w:rPrChange>
          </w:rPr>
          <w:t xml:space="preserve"> </w:t>
        </w:r>
      </w:ins>
      <w:commentRangeStart w:id="952"/>
      <w:r>
        <w:rPr>
          <w:noProof/>
        </w:rPr>
        <w:fldChar w:fldCharType="begin" w:fldLock="1"/>
      </w:r>
      <w:r w:rsidR="002D1890">
        <w:rPr>
          <w:noProof/>
          <w:lang w:val="en-US"/>
        </w:rPr>
        <w:instrText>ADDIN CSL_CITATION { "citationItems" : [ { "id" : "ITEM-1", "itemData" : { "DOI" : "10.1002/2017GL074273", "abstract" : "Abstract The recent slowdown in global mean surface temperature (GMST) warming during boreal winter is examined from a regional perspective using 10-member initial-condition ensembles with two global coupled climate models in which observed tropical Pacific sea surface temperature anomalies (TPAC SSTAs) and radiative forcings are specified. Both models show considerable diversity in their surface air temperature (SAT) trend patterns across the members, attesting to the importance of internal variability beyond the tropical Pacific that is superimposed upon the response to TPAC SSTA and radiative forcing. Only one model shows a close relationship between the realism of its simulated GMST trends and SAT trend patterns. In this model, Eurasian cooling plays a dominant role in determining the GMST trend amplitude, just as in nature. In the most realistic member, intrinsic atmospheric dynamics and teleconnections forced by TPAC SSTA cause cooling over Eurasia (and North America), and contribute equally to its GMST trend.", "author" : [ { "dropping-particle" : "", "family" : "Deser", "given" : "Clara", "non-dropping-particle" : "", "parse-names" : false, "suffix" : "" }, { "dropping-particle" : "", "family" : "Guo", "given" : "Ruixia", "non-dropping-particle" : "", "parse-names" : false, "suffix" : "" }, { "dropping-particle" : "", "family" : "Lehner", "given" : "Flavio", "non-dropping-particle" : "", "parse-names" : false, "suffix" : "" } ], "container-title" : "Geophysical Research Letters", "id" : "ITEM-1", "issue" : "15", "issued" : { "date-parts" : [ [ "2017" ] ] }, "page" : "7945-7954", "title" : "The relative contributions of tropical Pacific sea surface temperatures and atmospheric internal variability to the recent global warming hiatus", "translator" : [ { "dropping-particle" : "", "family" : "J4045", "given" : "", "non-dropping-particle" : "", "parse-names" : false, "suffix" : "" } ], "type" : "article-journal", "volume" : "44" }, "uris" : [ "http://www.mendeley.com/documents/?uuid=0261bc7e-ab14-4929-a693-588fe0e7df84" ] }, { "id" : "ITEM-2", "itemData" : { "DOI" : "10.1002/2015GL065327", "ISBN" : "1944-8007", "ISSN" : "19448007", "abstract" : "We investigate the relative magnitudes of the contributions of surface temperature trends from different latitude bands to the recent warming hiatus. We confirm from five different global data sets that the global-mean surface temperature trend in the period 1998\u20132012 is strongly influenced by a pronounced Eurasian winter cooling trend. To understand the drivers of this winter cooling trend, we perform three 20-member ensembles of simulations with different prescribed sea surface temperature and sea ice in the atmospheric model ECHAM6. Our experimental results suggest that the Arctic sea ice loss does not drive systematic changes in the Northern Hemisphere large-scale circulation in the past decades. The observed Eurasian winter cooling trend over 1998\u20132012 arises essentially from atmospheric internal variability and constitutes an extreme climate event. However, the observed reduction in Arctic sea ice enhances the variability of Eurasian winter climate and thus increases the probability of an extreme Eurasian winter cooling trend.", "author" : [ { "dropping-particle" : "", "family" : "Li", "given" : "Chao", "non-dropping-particle" : "", "parse-names" : false, "suffix" : "" }, { "dropping-particle" : "", "family" : "Stevens", "given" : "Bjorn", "non-dropping-particle" : "", "parse-names" : false, "suffix" : "" }, { "dropping-particle" : "", "family" : "Marotzke", "given" : "Jochem", "non-dropping-particle" : "", "parse-names" : false, "suffix" : "" } ], "container-title" : "Geophysical Research Letters", "id" : "ITEM-2", "issue" : "19", "issued" : { "date-parts" : [ [ "2015" ] ] }, "note" : "Observed SAT trend for 1998-2012 vs 1984-1998\n- Winter NH midlatitude cooling -&amp;gt; contributed to the hiatus\nEspecially the Eurasian winter cooling trend\n- ECHAM6 experiments\ni) AMIP, ii) ACLI: SST and SIC north of 60N fixed to climatology, iii) GCLI: SST and SIC climatology globally\nEach 20 members\nAll forced by historical and RCP4.5\n-&amp;gt; AO index in AMIP is well reproduced by ACLI at r = 0.87\nPNA index at r = 0.58", "page" : "8131-8139", "title" : "Eurasian winter cooling in the warming hiatus of 1998-2012", "translator" : [ { "dropping-particle" : "", "family" : "J3854", "given" : "", "non-dropping-particle" : "", "parse-names" : false, "suffix" : "" } ], "type" : "article-journal", "volume" : "42" }, "uris" : [ "http://www.mendeley.com/documents/?uuid=7b882d52-503c-456a-8a00-de14566a08f5" ] }, { "id" : "ITEM-3", "itemData" : { "DOI" : "10.1029/2018EA000443", "ISSN" : "2333-5084", "author" : [ { "dropping-particle" : "", "family" : "Gan", "given" : "Zewen", "non-dropping-particle" : "", "parse-names" : false, "suffix" : "" }, { "dropping-particle" : "", "family" : "Guan", "given" : "Xiaodan", "non-dropping-particle" : "", "parse-names" : false, "suffix" : "" }, { "dropping-particle" : "", "family" : "Kong", "given" : "Xiangning", "non-dropping-particle" : "", "parse-names" : false, "suffix" : "" }, { "dropping-particle" : "", "family" : "Guo", "given" : "Ruixia", "non-dropping-particle" : "", "parse-names" : false, "suffix" :</w:instrText>
      </w:r>
      <w:r w:rsidR="002D1890" w:rsidRPr="00BB05B7">
        <w:rPr>
          <w:noProof/>
          <w:rPrChange w:id="953" w:author="Clotilde Pean" w:date="2021-09-13T13:15:00Z">
            <w:rPr>
              <w:noProof/>
              <w:lang w:val="en-US"/>
            </w:rPr>
          </w:rPrChange>
        </w:rPr>
        <w:instrText xml:space="preserve"> "" }, { "dropping-particle" : "", "family" : "Huang", "given" : "Haiyan", "non-dropping-particle" : "", "parse-names" : false, "suffix" : "" }, { "dropping-particle" : "", "family" : "Huang", "given" : "Wei", "non-dropping-particle" : "", "parse-names" : false, "suffix" : "" }, { "dropping-particle" : "", "family" : "Xu", "given" : "Yanjun", "non-dropping-particle" : "", "parse-names" : false, "suffix" : "" } ], "container-title" : "Earth and Space Science", "id" : "ITEM-3", "issue" : "3", "issued" : { "date-parts" : [ [ "2019", "3", "2" ] ] }, "page" : "387-397", "title" : "The Key Role of Atlantic Multidecadal Oscillation in Minimum Temperature Over North America During Global Warming Slowdown", "translator" : [ { "dropping-particle" : "", "family" : "J6508", "given" : "", "non-dropping-particle" : "", "parse-names" : false, "suffix" : "" } ], "type" : "article-journal", "volume" : "6" }, "uris" : [ "http://www.mendeley.com/documents/?uuid=15c7a9cf-43d7-4f79-94b3-ac2a4dbab21d" ] } ], "mendeley" : { "formattedCitation" : "(Li et al., 2015a; Deser et al., 2017a; Gan et al., 2019)", "manualFormatting" : "C. Li et al., 2015; Deser et al., 2017a; Gan et al., 2019", "plainTextFormattedCitation" : "(Li et al., 2015a; Deser et al., 2017a; Gan et al., 2019)", "previouslyFormattedCitation" : "(Li et al., 2015a; Deser et al., 2017a; Gan et al., 2019)" }, "properties" : { "noteIndex" : 0 }, "schema" : "https://github.com/citation-style-language/schema/raw/master/csl-citation.json" }</w:instrText>
      </w:r>
      <w:r>
        <w:rPr>
          <w:noProof/>
        </w:rPr>
        <w:fldChar w:fldCharType="separate"/>
      </w:r>
      <w:del w:id="954" w:author="Ian Blenkinsop" w:date="2021-07-13T09:56:00Z">
        <w:r w:rsidR="00393F8C" w:rsidDel="00D019C8">
          <w:rPr>
            <w:noProof/>
          </w:rPr>
          <w:delText>(</w:delText>
        </w:r>
      </w:del>
      <w:r w:rsidR="00393F8C">
        <w:rPr>
          <w:noProof/>
        </w:rPr>
        <w:t>C. Li et al., 2015; Deser et al., 2017a; Gan et al., 2019</w:t>
      </w:r>
      <w:r>
        <w:rPr>
          <w:noProof/>
        </w:rPr>
        <w:fldChar w:fldCharType="end"/>
      </w:r>
      <w:commentRangeEnd w:id="952"/>
      <w:r w:rsidR="00086F1C">
        <w:rPr>
          <w:rStyle w:val="CommentReference"/>
          <w:lang w:val="en-GB"/>
        </w:rPr>
        <w:commentReference w:id="952"/>
      </w:r>
      <w:r>
        <w:rPr>
          <w:noProof/>
        </w:rPr>
        <w:t>;</w:t>
      </w:r>
      <w:del w:id="955" w:author="Ian Blenkinsop" w:date="2021-07-13T09:56:00Z">
        <w:r w:rsidDel="00D019C8">
          <w:rPr>
            <w:noProof/>
          </w:rPr>
          <w:delText xml:space="preserve"> </w:delText>
        </w:r>
        <w:r w:rsidDel="00D019C8">
          <w:rPr>
            <w:noProof/>
            <w:color w:val="000000" w:themeColor="text1"/>
          </w:rPr>
          <w:delText>Cross-Chapter Box 3.1, Figure 1c</w:delText>
        </w:r>
      </w:del>
      <w:r>
        <w:rPr>
          <w:noProof/>
          <w:color w:val="000000" w:themeColor="text1"/>
        </w:rPr>
        <w:t>)</w:t>
      </w:r>
      <w:r>
        <w:rPr>
          <w:noProof/>
        </w:rPr>
        <w:t xml:space="preserve">. </w:t>
      </w:r>
    </w:p>
    <w:p w14:paraId="4596F260" w14:textId="77777777" w:rsidR="000F7267" w:rsidRDefault="000F7267" w:rsidP="00C762A3">
      <w:pPr>
        <w:pStyle w:val="AR6BodyText"/>
        <w:shd w:val="clear" w:color="auto" w:fill="DEEAF6" w:themeFill="accent1" w:themeFillTint="33"/>
        <w:rPr>
          <w:noProof/>
        </w:rPr>
      </w:pPr>
    </w:p>
    <w:p w14:paraId="4ADD30C1" w14:textId="5910B5CE" w:rsidR="000F7267" w:rsidRPr="00E457C1" w:rsidRDefault="000F7267" w:rsidP="00C762A3">
      <w:pPr>
        <w:pStyle w:val="AR6BodyText"/>
        <w:shd w:val="clear" w:color="auto" w:fill="DEEAF6" w:themeFill="accent1" w:themeFillTint="33"/>
        <w:rPr>
          <w:noProof/>
          <w:lang w:val="en-US"/>
        </w:rPr>
      </w:pPr>
      <w:r w:rsidRPr="00E457C1">
        <w:rPr>
          <w:noProof/>
          <w:lang w:val="en-US"/>
        </w:rPr>
        <w:t>Such internally-driven variation of decadal GSAT trends is not unique to the 1998</w:t>
      </w:r>
      <w:del w:id="956" w:author="Sara M Tuson" w:date="2021-06-25T11:10:00Z">
        <w:r w:rsidRPr="00E457C1" w:rsidDel="004A799C">
          <w:rPr>
            <w:noProof/>
            <w:lang w:val="en-US"/>
          </w:rPr>
          <w:delText>-</w:delText>
        </w:r>
      </w:del>
      <w:ins w:id="957" w:author="Sara M Tuson" w:date="2021-06-25T11:10:00Z">
        <w:r w:rsidR="004A799C">
          <w:rPr>
            <w:noProof/>
            <w:lang w:val="en-US"/>
          </w:rPr>
          <w:t>–</w:t>
        </w:r>
      </w:ins>
      <w:r w:rsidRPr="00E457C1">
        <w:rPr>
          <w:noProof/>
          <w:lang w:val="en-US"/>
        </w:rPr>
        <w:t xml:space="preserve">2012 period (Section 1.4.2.1; </w:t>
      </w:r>
      <w:r w:rsidRPr="00836E75">
        <w:rPr>
          <w:noProof/>
        </w:rPr>
        <w:fldChar w:fldCharType="begin" w:fldLock="1"/>
      </w:r>
      <w:r w:rsidR="00E719C0">
        <w:rPr>
          <w:noProof/>
          <w:lang w:val="en-US"/>
        </w:rPr>
        <w:instrText>ADDIN CSL_CITATION { "citationItems" : [ { "id" : "ITEM-1", "itemData" : { "DOI" : "10.1007/s00382-018-4132-4", "ISSN" : "0930-7575", "abstract" : "\u00a9 2018 Springer-Verlag GmbH Germany, part of Springer Nature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"ITEM-1", "issue" : "1-2", "issued" : { "date-parts" : [ [ "2019", "1", "20" ] ] }, "page" : "289-306", "title" : "Impacts of internal variability on temperature and precipitation trends in large ensemble simulations by two climate models", "translator" : [ { "dropping-particle" : "", "family" : "J3750", "given" : "", "non-dropping-particle" : "", "parse-names" : false, "suffix" : "" } ], "type" : "article-journal", "volume" : "52" }, "uris" : [ "http://www.mendeley.com/documents/?uuid=cb69381c-1ab5-44d1-90ab-9f0cccbfbcf2" ] }, { "id" : "ITEM-2", "itemData" : { "DOI" : "10.1038/nclimate2531", "ISBN" : "1758-678X", "ISSN" : "17586798", "abstract" : "Since the end of the twentieth century, global mean surface temperature has not risen as rapidly as predicted by global climate models 1\u20133 (GCMs).This discrepancy has become known as the global warming \u2018hiatus\u2019 and a variety of mechanisms1,4\u201317 have been proposed to explain the observed slowdown in warming. Focusing on internally generated variability, we use pre-industrial control simulations from an observationally constrained ensemble of GCMs and a statistical approach to evaluate the expected frequency and characteristics of variability-driven hiatus periods and their likelihood of future continuation. Given an expected forced warming trend of \u223c0.2Kper decade, our constrained ensemble of GCM simplies that the probability of a variability-driven 10-year hiatus is \u223c10%, but less than 1% for a 20-year hiatus. Although the absolute probabilityofa20-year hiatus is small, the probability that an existing 15-year hiatus will continue another five years is much higher (up to 25%). Therefore, given the recognized contribution of internal climate variability to the reduced rate of global warming during the past 15 years, we should not be surprised if the current hiatus continues until the end of the decade. Following the termination of a variability-driven hiatus, we also show that there is an increased likelihood of accelerated global warming associated with release of heat from the sub-surface ocean and a reversal of the phase of decadal variability in the Pacific Ocean.", "author" : [ { "dropping-particle" : "", "family" : "Roberts", "given" : "C. D.", "non-dropping-particle" : "", "parse-names" : false, "suffix" : "" }, { "dropping-particle" : "", "family" : "Palmer", "given" : "M. D.", "non-dropping-particle" : "", "parse-names" : false, "suffix" : "" }, { "dropping-particle" : "", "family" : "McNeall", "given" : "D.", "non-dropping-particle" : "", "parse-names" : false, "suffix" : "" }, { "dropping-particle" : "", "family" : "Collins", "given" : "M.", "non-dropping-particle" : "", "parse-names" : false, "suffix" : "" } ], "container-title" : "Nature Climate Change", "id" : "ITEM-2", "issue" : "4", "issued" : { "date-parts" : [ [ "2015" ] ] }, "page" : "337-342", "title" : "Quantifying the likelihood of a continued hiatus in global warming", "translator" : [ { "dropping-particle" : "", "family" : "J4368", "given" : "", "non-dropping-particle" : "", "parse-names" : false, "suffix" : "" } ], "type" : "article-journal", "volume" : "5" }, "uris" : [ "http://www.mendeley.com/documents/?uuid=9e622ee6-0891-4694-8ea8-0bc61cf4bf26" ] }, { "id" : "ITEM-3", "itemData" : { "DOI" : "10.1002/2014GL060478", "ISSN" : "00948276", "author" : [ { "dropping-particle" : "", "family" : "Lovejoy", "given" : "S.", "non-dropping-particle" : "", "parse-names" : false, "suffix" : "" } ], "container-title" : "Geophysical Research Letters", "id" : "ITEM-3", "issue" : "13", "issued" : { "date-parts" : [ [ "2014", "7", "16" ] ] }, "page" : "4704-4710", "title" : "Return periods of global climate fluctuations and the pause", "translator" : [ { "dropping-particle" : "", "family" : "J6641", "given" : "", "non-dropping-particle" : "", "parse-names" : false, "suffix" : "" } ], "type" : "article-journal", "volume" : "41" }, "uris" : [ "http://www.mendeley.com/documents/?uuid=3f76d423-6693-4701-b0d8-1d557f3db196" ] } ], "mendeley" : { "formattedCitation" : "(Lovejoy, 2014; Roberts et al., 2015; Dai and Bloecker, 2019)", "manualFormatting" : "Lovejoy, 2014; Roberts et al., 2015; Dai and Bloecker, 2019)", "plainTextFormattedCitation" : "(Lovejoy, 2014; Roberts et al., 2015; Dai and Bloecker, 2019)", "previouslyFormattedCitation" : "(Lovejoy, 2014; Roberts et al., 2015; Dai and Bloecker, 2019)" }, "properties" : { "noteIndex" : 0 }, "schema" : "https://github.com/citation-style-language/schema/raw/master/csl-citation.json" }</w:instrText>
      </w:r>
      <w:r w:rsidRPr="00836E75">
        <w:rPr>
          <w:noProof/>
        </w:rPr>
        <w:fldChar w:fldCharType="separate"/>
      </w:r>
      <w:r w:rsidR="00393F8C">
        <w:rPr>
          <w:noProof/>
          <w:lang w:val="en-US"/>
        </w:rPr>
        <w:t>Lovejoy, 2014; Roberts et al., 2015; Dai and Bloecker, 2019)</w:t>
      </w:r>
      <w:r w:rsidRPr="00836E75">
        <w:rPr>
          <w:noProof/>
        </w:rPr>
        <w:fldChar w:fldCharType="end"/>
      </w:r>
      <w:r w:rsidRPr="00E457C1">
        <w:rPr>
          <w:noProof/>
          <w:lang w:val="en-US"/>
        </w:rPr>
        <w:t>. Due to the nature of internal variability, surface temperature changes over the 1998</w:t>
      </w:r>
      <w:del w:id="958" w:author="Sara M Tuson" w:date="2021-06-25T11:10:00Z">
        <w:r w:rsidRPr="00E457C1" w:rsidDel="004A799C">
          <w:rPr>
            <w:noProof/>
            <w:lang w:val="en-US"/>
          </w:rPr>
          <w:delText>-</w:delText>
        </w:r>
      </w:del>
      <w:ins w:id="959" w:author="Sara M Tuson" w:date="2021-06-25T11:10:00Z">
        <w:r w:rsidR="004A799C">
          <w:rPr>
            <w:noProof/>
            <w:lang w:val="en-US"/>
          </w:rPr>
          <w:t>–</w:t>
        </w:r>
      </w:ins>
      <w:r w:rsidRPr="00E457C1">
        <w:rPr>
          <w:noProof/>
          <w:lang w:val="en-US"/>
        </w:rPr>
        <w:t xml:space="preserve">2012 period </w:t>
      </w:r>
      <w:r w:rsidR="00D46623" w:rsidRPr="00E457C1">
        <w:rPr>
          <w:noProof/>
          <w:lang w:val="en-US"/>
        </w:rPr>
        <w:t>are</w:t>
      </w:r>
      <w:r w:rsidRPr="00E457C1">
        <w:rPr>
          <w:noProof/>
          <w:lang w:val="en-US"/>
        </w:rPr>
        <w:t xml:space="preserve"> regionally- and seasonally-varying </w:t>
      </w:r>
      <w:ins w:id="960" w:author="Ian Blenkinsop" w:date="2021-07-13T09:56:00Z">
        <w:r w:rsidR="00D019C8">
          <w:rPr>
            <w:noProof/>
            <w:lang w:val="en-US"/>
          </w:rPr>
          <w:t>(</w:t>
        </w:r>
        <w:r w:rsidR="00D019C8" w:rsidRPr="00BB05B7">
          <w:rPr>
            <w:noProof/>
            <w:color w:val="000000" w:themeColor="text1"/>
            <w:lang w:val="en-US"/>
          </w:rPr>
          <w:t>Cross-Chapter Box 3.1, Figure 1c;</w:t>
        </w:r>
        <w:r w:rsidR="00D019C8" w:rsidRPr="00BB05B7">
          <w:rPr>
            <w:noProof/>
            <w:lang w:val="en-US"/>
          </w:rPr>
          <w:t xml:space="preserve"> </w:t>
        </w:r>
      </w:ins>
      <w:r>
        <w:rPr>
          <w:noProof/>
        </w:rPr>
        <w:fldChar w:fldCharType="begin" w:fldLock="1"/>
      </w:r>
      <w:r w:rsidR="002D1890">
        <w:rPr>
          <w:noProof/>
          <w:lang w:val="en-US"/>
        </w:rPr>
        <w:instrText>ADDIN CSL_CITATION { "citationItems" : [ { "id" : "ITEM-1", "itemData" : { "DOI" : "10.1007/s00382-018-4524-5", "ISSN" : "0930-7575", "author" : [ { "dropping-particle" : "", "family" : "Zang", "given" : "Christian S.", "non-dropping-particle" : "", "parse-names" : false, "suffix" : "" }, { "dropping-particle" : "", "family" : "Jochner-Oette", "given" : "Susanne", "non-dropping-particle" : "", "parse-names" : false, "suffix" : "" }, { "dropping-particle" : "", "family" : "Cort\u00e9s", "given" : "Jos\u00e9", "non-dropping-particle" : "", "parse-names" : false, "suffix" : "" }, { "dropping-particle" : "", "family" : "Rammig", "given" : "Anja", "non-dropping-particle" : "", "parse-names" : false, "suffix" : "" }, { "dropping-particle" : "", "family" : "Menzel", "given" : "Annette", "non-dropping-particle" : "", "parse-names" : false, "suffix" : "" } ], "container-title" : "Climate Dynamics", "id" : "ITEM-1", "issue" : "11", "issued" : { "date-parts" : [ [ "2019", "6", "12" ] ] }, "page" : "6463-6473", "title" : "Regional trend changes in recent surface warming", "translator" : [ { "dropping-particle" : "", "family" : "J6021", "given" : "", "non-dropping-particle" : "", "parse-names" : false, "suffix" : "" } ], "type" : "article-journal", "volume" : "52" }, "uris" : [ "http://www.mendeley.com/documents/?uuid=58c34940-b839-42f0-8899-1dcf91323ee0" ] }, { "id" : "ITEM-2", "itemData" : { "DOI" : "10.1038/nclimate2341", "ISSN" : "1758-678X", "author" : [ { "dropping-particle" : "", "family" : "Trenberth", "given" : "Kevin E.", "non-dropping-particle" : "", "parse-names" : false, "suffix" : "" }, { "dropping-particle" : "", "family" : "Fasullo", "given" : "John T.", "non-dropping-particle" : "", "parse-names" : false, "suffix" : "" }, { "dropping-particle" : "", "family" : "Branstator", "given" : "Grant", "non-dropping-particle" : "", "parse-names" : false, "suffix" : "" }, { "dropping-particle" : "", "family" : "Phillips", "given" : "Adam S.", "non-dropping-particle" : "", "parse-names" : false, "suffix" : "" } ], "container-title" : "Nature Climate Change", "id" : "ITEM-2", "issue" : "10", "issued" : { "date-parts" : [ [ "2014", "10", "17" ] ] }, "page" : "911-916", "title" : "Seasonal aspects of the recent pause in surface warming", "translator" : [ { "dropping-particle" : "", "family" : "J5201", "given" : "", "non-dropping-particle" : "", "parse-names" : false, "suffix" : "" } ], "type" : "article-journal", "volume" : "4" }, "uris" : [ "http://www.mendeley.com/documents/?uuid=b3764cea-f6bf-4ec6-a86b-ac6a9fde0e25" ] } ], "mendeley" : { "formattedCitation" : "(Trenberth et al., 2014; Zang et al., 2019)", "manualFormatting" : "Trenberth et al., 2014; Zang et al., 2019", "plainTextFormattedCitation" : "(Trenberth et al., 2014; Zang et al., 2019)", "previouslyFormattedCitation" : "(Trenberth et al., 2014; Zang et al., 2019)" }, "properties" : { "noteIndex" : 0 }, "schema" : "https://github.com/citation-style-language/schema/raw/master/csl-citation.json" }</w:instrText>
      </w:r>
      <w:r>
        <w:rPr>
          <w:noProof/>
        </w:rPr>
        <w:fldChar w:fldCharType="separate"/>
      </w:r>
      <w:del w:id="961" w:author="Ian Blenkinsop" w:date="2021-07-13T09:56:00Z">
        <w:r w:rsidR="00393F8C" w:rsidRPr="00BB05B7" w:rsidDel="00D019C8">
          <w:rPr>
            <w:noProof/>
            <w:lang w:val="en-US"/>
            <w:rPrChange w:id="962" w:author="Clotilde Pean" w:date="2021-09-13T13:15:00Z">
              <w:rPr>
                <w:noProof/>
                <w:lang w:val="fr-CA"/>
              </w:rPr>
            </w:rPrChange>
          </w:rPr>
          <w:delText>(</w:delText>
        </w:r>
      </w:del>
      <w:r w:rsidR="00393F8C" w:rsidRPr="00BB05B7">
        <w:rPr>
          <w:noProof/>
          <w:lang w:val="en-US"/>
          <w:rPrChange w:id="963" w:author="Clotilde Pean" w:date="2021-09-13T13:15:00Z">
            <w:rPr>
              <w:noProof/>
              <w:lang w:val="fr-CA"/>
            </w:rPr>
          </w:rPrChange>
        </w:rPr>
        <w:t>Trenberth et al., 2014; Zang et al., 2019</w:t>
      </w:r>
      <w:r>
        <w:rPr>
          <w:noProof/>
        </w:rPr>
        <w:fldChar w:fldCharType="end"/>
      </w:r>
      <w:del w:id="964" w:author="Ian Blenkinsop" w:date="2021-07-13T09:56:00Z">
        <w:r w:rsidRPr="00BB05B7" w:rsidDel="00D019C8">
          <w:rPr>
            <w:noProof/>
            <w:lang w:val="en-US"/>
            <w:rPrChange w:id="965" w:author="Clotilde Pean" w:date="2021-09-13T13:15:00Z">
              <w:rPr>
                <w:noProof/>
                <w:lang w:val="fr-CA"/>
              </w:rPr>
            </w:rPrChange>
          </w:rPr>
          <w:delText xml:space="preserve">; </w:delText>
        </w:r>
        <w:r w:rsidRPr="00BB05B7" w:rsidDel="00D019C8">
          <w:rPr>
            <w:noProof/>
            <w:color w:val="000000" w:themeColor="text1"/>
            <w:lang w:val="en-US"/>
            <w:rPrChange w:id="966" w:author="Clotilde Pean" w:date="2021-09-13T13:15:00Z">
              <w:rPr>
                <w:noProof/>
                <w:color w:val="000000" w:themeColor="text1"/>
                <w:lang w:val="fr-CA"/>
              </w:rPr>
            </w:rPrChange>
          </w:rPr>
          <w:delText>Cross-Chapter Box 3.1, Figure 1c</w:delText>
        </w:r>
      </w:del>
      <w:r w:rsidRPr="00BB05B7">
        <w:rPr>
          <w:noProof/>
          <w:lang w:val="en-US"/>
          <w:rPrChange w:id="967" w:author="Clotilde Pean" w:date="2021-09-13T13:15:00Z">
            <w:rPr>
              <w:noProof/>
              <w:lang w:val="fr-CA"/>
            </w:rPr>
          </w:rPrChange>
        </w:rPr>
        <w:t xml:space="preserve">). </w:t>
      </w:r>
      <w:r w:rsidR="00D46623">
        <w:rPr>
          <w:noProof/>
          <w:lang w:val="en-US"/>
        </w:rPr>
        <w:t xml:space="preserve">Further, </w:t>
      </w:r>
      <w:r w:rsidRPr="00E457C1">
        <w:rPr>
          <w:noProof/>
          <w:lang w:val="en-US"/>
        </w:rPr>
        <w:t xml:space="preserve">there was no slowdown in </w:t>
      </w:r>
      <w:r w:rsidR="00D46623" w:rsidRPr="00E457C1">
        <w:rPr>
          <w:noProof/>
          <w:lang w:val="en-US"/>
        </w:rPr>
        <w:t xml:space="preserve">the </w:t>
      </w:r>
      <w:r w:rsidRPr="00E457C1">
        <w:rPr>
          <w:noProof/>
          <w:lang w:val="en-US"/>
        </w:rPr>
        <w:t xml:space="preserve">increasing occurrence of hot extremes over land </w:t>
      </w:r>
      <w:r>
        <w:rPr>
          <w:noProof/>
        </w:rPr>
        <w:fldChar w:fldCharType="begin" w:fldLock="1"/>
      </w:r>
      <w:r w:rsidR="00E719C0">
        <w:rPr>
          <w:noProof/>
          <w:lang w:val="en-US"/>
        </w:rPr>
        <w:instrText>ADDIN CSL_CITATION { "citationItems" : [ { "id" : "ITEM-1", "itemData" : { "DOI" : "10.1038/nclimate2145", "ISSN" : "1758-678X", "author" : [ { "dropping-particle" : "", "family" : "Seneviratne", "given" : "Sonia I.", "non-dropping-particle" : "", "parse-names" : false, "suffix" : "" }, { "dropping-particle" : "", "family" : "Donat", "given" : "Markus G.", "non-dropping-particle" : "", "parse-names" : false, "suffix" : "" }, { "dropping-particle" : "", "family" : "Mueller", "given" : "Brigitte", "non-dropping-particle" : "", "parse-names" : false, "suffix" : "" }, { "dropping-particle" : "V.", "family" : "Alexander", "given" : "Lisa", "non-dropping-particle" : "", "parse-names" : false, "suffix" : "" } ], "container-title" : "Nature Climate Change", "id" : "ITEM-1", "issue" : "3", "issued" : { "date-parts" : [ [ "2014", "3", "26" ] ] }, "page" : "161-163", "title" : "No pause in the increase of hot temperature extremes", "translator" : [ { "dropping-particle" : "", "family" : "J6022", "given" : "", "non-dropping-particle" : "", "parse-names" : false, "suffix" : "" } ], "type" : "article-journal", "volume" : "4" }, "uris" : [ "http://www.mendeley.com/documents/?uuid=bf3b3348-e8d9-4bff-9107-a083ad22b15e" ] } ], "mendeley" : { "formattedCitation" : "(Seneviratne et al., 2014)", "plainTextFormattedCitation" : "(Seneviratne et al., 2014)", "previouslyFormattedCitation" : "(Seneviratne et al., 2014)" }, "properties" : { "noteIndex" : 0 }, "schema" : "https://github.com/citation-style-language/schema/raw/master/csl-citation.json" }</w:instrText>
      </w:r>
      <w:r>
        <w:rPr>
          <w:noProof/>
        </w:rPr>
        <w:fldChar w:fldCharType="separate"/>
      </w:r>
      <w:r w:rsidR="00393F8C">
        <w:rPr>
          <w:noProof/>
          <w:lang w:val="en-US"/>
        </w:rPr>
        <w:t>(Seneviratne et al., 2014)</w:t>
      </w:r>
      <w:r>
        <w:rPr>
          <w:noProof/>
        </w:rPr>
        <w:fldChar w:fldCharType="end"/>
      </w:r>
      <w:r w:rsidRPr="00E457C1">
        <w:rPr>
          <w:noProof/>
          <w:lang w:val="en-US"/>
        </w:rPr>
        <w:t>. Thus, the internally-driven slowdown of GSAT increase does not correspond to slowdown of warming everywhere on the Earth’s surface.</w:t>
      </w:r>
    </w:p>
    <w:p w14:paraId="22A43AD3" w14:textId="77777777" w:rsidR="000F7267" w:rsidRPr="00E457C1" w:rsidRDefault="000F7267" w:rsidP="00C762A3">
      <w:pPr>
        <w:pStyle w:val="AR6BodyText"/>
        <w:shd w:val="clear" w:color="auto" w:fill="DEEAF6" w:themeFill="accent1" w:themeFillTint="33"/>
        <w:rPr>
          <w:b/>
          <w:noProof/>
          <w:lang w:val="en-US"/>
        </w:rPr>
      </w:pPr>
    </w:p>
    <w:p w14:paraId="11717AE9" w14:textId="77777777" w:rsidR="000F7267" w:rsidRPr="00E457C1" w:rsidRDefault="000F7267" w:rsidP="00C762A3">
      <w:pPr>
        <w:pStyle w:val="AR6BodyText"/>
        <w:shd w:val="clear" w:color="auto" w:fill="DEEAF6" w:themeFill="accent1" w:themeFillTint="33"/>
        <w:rPr>
          <w:b/>
          <w:noProof/>
          <w:lang w:val="en-US"/>
        </w:rPr>
      </w:pPr>
      <w:r w:rsidRPr="00E457C1">
        <w:rPr>
          <w:b/>
          <w:noProof/>
          <w:lang w:val="en-US"/>
        </w:rPr>
        <w:t>Updated forcing</w:t>
      </w:r>
    </w:p>
    <w:p w14:paraId="4984F058" w14:textId="5851F8DE" w:rsidR="000F7267" w:rsidRPr="00E457C1" w:rsidRDefault="000F7267" w:rsidP="00C762A3">
      <w:pPr>
        <w:pStyle w:val="AR6BodyText"/>
        <w:shd w:val="clear" w:color="auto" w:fill="DEEAF6" w:themeFill="accent1" w:themeFillTint="33"/>
        <w:rPr>
          <w:noProof/>
          <w:lang w:val="en-US"/>
        </w:rPr>
      </w:pPr>
      <w:r w:rsidRPr="00E457C1">
        <w:rPr>
          <w:noProof/>
          <w:lang w:val="en-US"/>
        </w:rPr>
        <w:t xml:space="preserve">CMIP5 historical simulations driven by observed forcing variations ended in 2005 and </w:t>
      </w:r>
      <w:r w:rsidR="000B1B70" w:rsidRPr="00E457C1">
        <w:rPr>
          <w:noProof/>
          <w:lang w:val="en-US"/>
        </w:rPr>
        <w:t>were</w:t>
      </w:r>
      <w:r w:rsidRPr="00E457C1">
        <w:rPr>
          <w:noProof/>
          <w:lang w:val="en-US"/>
        </w:rPr>
        <w:t xml:space="preserve"> extended with RCP scenario simulations for model-observation comparisons beyond that date. </w:t>
      </w:r>
      <w:bookmarkStart w:id="968" w:name="_Hlk66188472"/>
      <w:r w:rsidRPr="00E457C1">
        <w:rPr>
          <w:noProof/>
          <w:lang w:val="en-US"/>
        </w:rPr>
        <w:t xml:space="preserve">Post AR5 studies based on updated external forcing show that while no net effect of updated anthropogenic aerosols is found on GSAT trends </w:t>
      </w:r>
      <w:r>
        <w:rPr>
          <w:noProof/>
        </w:rPr>
        <w:fldChar w:fldCharType="begin" w:fldLock="1"/>
      </w:r>
      <w:r w:rsidR="00E719C0">
        <w:rPr>
          <w:noProof/>
          <w:lang w:val="en-US"/>
        </w:rPr>
        <w:instrText>ADDIN CSL_CITATION { "citationItems" : [ { "id" : "ITEM-1", "itemData" : { "DOI" : "10.1038/ngeo1740", "author" : [ { "dropping-particle" : "", "family" : "Murphy", "given" : "D M", "non-dropping-particle" : "", "parse-names" : false, "suffix" : "" } ], "container-title" : "Nature Geoscience", "id" : "ITEM-1", "issued" : { "date-parts" : [ [ "2013", "3", "10" ] ] }, "page" : "258", "publisher" : "Nature Publishing Group", "title" : "Little net clear-sky radiative forcing from recent regional redistribution of aerosols", "translator" : [ { "dropping-particle" : "", "family" : "J7023", "given" : "", "non-dropping-particle" : "", "parse-names" : false, "suffix" : "" } ], "type" : "article-journal", "volume" : "6" }, "uris" : [ "http://www.mendeley.com/documents/?uuid=d6fb6c3e-7494-473f-890b-65510388a909" ] }, { "id" : "ITEM-2", "itemData" : { "DOI" : "10.1029/2018GL078841", "abstract" : "Abstract Anthropogenic-aerosol radiative forcing (AA) modulates multidecadal greenhouse radiative forcing. However, decadal climate responses to AA are poorly characterized given AA forcing uncertainty and internal climate variability. This motivates revisiting a recent claim that AA drove a negative trend in the Pacific Decadal Oscillation (PDO) and an associated cooling influence in the 10-15 years following the late-1990's El Ni\u00f1o. The average of a 50-member initial condition ensemble of the second generation Canadian Earth System Model CanESM2 that was forced only with AA does not exhibit the negative-PDO/slowdown response. However, spurious responses of this kind, that are artifacts of subsetting the larger ensemble in a manner consistent with published literature, can readily be found. This illustrates the caution needed in interpreting regional- and decadal-scale responses to AA, and suggests that improved characterization of model uncertainty in AA over the recent period is required.", "author" : [ { "dropping-particle" : "", "family" : "Oudar", "given" : "Thomas", "non-dropping-particle" : "", "parse-names" : false, "suffix" : "" }, { "dropping-particle" : "", "family" : "Kushner", "given" : "Paul J", "non-dropping-particle" : "", "parse-names" : false, "suffix" : "" }, { "dropping-particle" : "", "family" : "Fyfe", "given" : "John C", "non-dropping-particle" : "", "parse-names" : false, "suffix" : "" }, { "dropping-particle" : "", "family" : "Sigmond", "given" : "Michael", "non-dropping-particle" : "", "parse-names" : false, "suffix" : "" } ], "container-title" : "Geophysical Research Letters", "id" : "ITEM-2", "issued" : { "date-parts" : [ [ "2018" ] ] }, "title" : "No impact of anthropogenic aerosols on early 21st century global temperature trends in a large initial-condition ensemble", "translator" : [ { "dropping-particle" : "", "family" : "J4245", "given" : "", "non-dropping-particle" : "", "parse-names" : false, "suffix" : "" } ], "type" : "article-journal", "volume" : "45" }, "uris" : [ "http://www.mendeley.com/documents/?uuid=ca3f637e-7db6-492f-af21-f202feba2cc0" ] }, { "id" : "ITEM-3", "itemData" : { "DOI" : "10.1007/s00382-014-2464-2", "ISSN" : "0930-7575", "author" : [ { "dropping-particle" : "", "family" : "Gettelman", "given" : "A.", "non-dropping-particle" : "", "parse-names" : false, "suffix" : "" }, { "dropping-particle" : "", "family" : "Shindell", "given" : "D. T.", "non-dropping-particle" : "", "parse-names" : false, "suffix" : "" }, { "dropping-particle" : "", "family" : "Lamarque", "given" : "J. F.", "non-dropping-particle" : "", "parse-names" : false, "suffix" : "" } ], "container-title" : "Climate Dynamics", "id" : "ITEM-3", "issue" : "7-8", "issued" : { "date-parts" : [ [ "2015", "10", "6" ] ] }, "page" : "2165-2179", "title" : "Impact of aerosol radiative effects on 2000\u20132010 surface temperatures", "translator" : [ { "dropping-particle" : "", "family" : "J6778", "given" : "", "non-dropping-particle" : "", "parse-names" : false, "suffix" : "" } ], "type" : "article-journal", "volume" : "45" }, "uris" : [ "http://www.mendeley.com/documents/?uuid=a70ebbe9-0ed2-4caa-b27e-276ae8cf25b4" ] } ], "mendeley" : { "formattedCitation" : "(Murphy, 2013; Gettelman et al., 2015; Oudar et al., 2018)", "plainTextFormattedCitation" : "(Murphy, 2013; Gettelman et al., 2015; Oudar et al., 2018)", "previouslyFormattedCitation" : "(Murphy, 2013; Gettelman et al., 2015; Oudar et al., 2018)" }, "properties" : { "noteIndex" : 0 }, "schema" : "https://github.com/citation-style-language/schema/raw/master/csl-citation.json" }</w:instrText>
      </w:r>
      <w:r>
        <w:rPr>
          <w:noProof/>
        </w:rPr>
        <w:fldChar w:fldCharType="separate"/>
      </w:r>
      <w:r w:rsidR="00393F8C">
        <w:rPr>
          <w:noProof/>
          <w:lang w:val="en-US"/>
        </w:rPr>
        <w:t>(Murphy, 2013; Gettelman et al., 2015; Oudar et al., 2018)</w:t>
      </w:r>
      <w:r>
        <w:rPr>
          <w:noProof/>
        </w:rPr>
        <w:fldChar w:fldCharType="end"/>
      </w:r>
      <w:r w:rsidRPr="00E457C1">
        <w:rPr>
          <w:noProof/>
          <w:lang w:val="en-US"/>
        </w:rPr>
        <w:t>, natural forcing by moderate volcanic eruptions in the 21</w:t>
      </w:r>
      <w:r w:rsidRPr="00566450">
        <w:rPr>
          <w:noProof/>
          <w:lang w:val="en-US"/>
          <w:rPrChange w:id="969" w:author="Sara M Tuson" w:date="2021-06-28T09:41:00Z">
            <w:rPr>
              <w:noProof/>
              <w:vertAlign w:val="superscript"/>
              <w:lang w:val="en-US"/>
            </w:rPr>
          </w:rPrChange>
        </w:rPr>
        <w:t>st</w:t>
      </w:r>
      <w:r w:rsidR="00852DB4" w:rsidRPr="00E457C1">
        <w:rPr>
          <w:noProof/>
          <w:lang w:val="en-US"/>
        </w:rPr>
        <w:t xml:space="preserve"> </w:t>
      </w:r>
      <w:r w:rsidRPr="00E457C1">
        <w:rPr>
          <w:noProof/>
          <w:lang w:val="en-US"/>
        </w:rPr>
        <w:t xml:space="preserve">century </w:t>
      </w:r>
      <w:r>
        <w:rPr>
          <w:noProof/>
        </w:rPr>
        <w:fldChar w:fldCharType="begin" w:fldLock="1"/>
      </w:r>
      <w:r w:rsidR="00E719C0">
        <w:rPr>
          <w:noProof/>
          <w:lang w:val="en-US"/>
        </w:rPr>
        <w:instrText>ADDIN CSL_CITATION { "citationItems" : [ { "id" : "ITEM-1", "itemData" : { "DOI" : "10.1038/ngeo2098", "abstract" : "Despite continued growth in atmospheric levels of greenhouse gases, global mean surface and tropospheric temperatures have shown slower warming since 1998 than previously. Possible explanations for the slow-down include internal climate variability, external cooling influences and observational errors. Several recent modelling studies have examined the contribution of early twenty-first-century volcanic eruptions to the muted surface warming. Here we present a detailed analysis of the impact of recent volcanic forcing on tropospheric temperature, based on observations as well as climate model simulations. We identify statistically significant correlations between observations of stratospheric aerosol optical depth and satellite-based estimates of both tropospheric temperature and short-wave fluxes at the top of the atmosphere. We show that climate model simulations without the effects of early twenty-first-century volcanic eruptions overestimate the tropospheric warming observed since 1998. In two simulations with more realistic volcanic influences following the 1991 Pinatubo eruption, differences between simulated and observed tropospheric temperature trends over the period 1998 to 2012 are up to 15% smaller, with large uncertainties in the magnitude of the effect. To reduce these uncertainties, better observations of eruption-specific properties of volcanic aerosols are needed, as well as improved representation of these eruption-specific properties in climate model simulations. \u00a9 2014 Macmillan Publishers Limited.", "author" : [ { "dropping-particle" : "", "family" : "Santer", "given" : "B.D.", "non-dropping-particle" : "", "parse-names" : false, "suffix" : "" }, { "dropping-particle" : "", "family" : "Bonfils", "given" : "C.", "non-dropping-particle" : "", "parse-names" : false, "suffix" : "" }, { "dropping-particle" : "", "family" : "Painter", "given" : "J.F.", "non-dropping-particle" : "", "parse-names" : false, "suffix" : "" }, { "dropping-particle" : "", "family" : "Zelinka", "given" : "M.D.", "non-dropping-particle" : "", "parse-names" : false, "suffix" : "" }, { "dropping-particle" : "", "family" : "Mears", "given" : "C.", "non-dropping-particle" : "", "parse-names" : false, "suffix" : "" }, { "dropping-particle" : "", "family" : "Solomon", "given" : "S.", "non-dropping-particle" : "", "parse-names" : false, "suffix" : "" }, { "dropping-particle" : "", "family" : "Schmidt", "given" : "G.A.", "non-dropping-particle" : "", "parse-names" : false, "suffix" : "" }, { "dropping-particle" : "", "family" : "Fyfe", "given" : "J.C.", "non-dropping-particle" : "", "parse-names" : false, "suffix" : "" }, { "dropping-particle" : "", "family" : "Cole", "given" : "J.N.S.", "non-dropping-particle" : "", "parse-names" : false, "suffix" : "" }, { "dropping-particle" : "", "family" : "Nazarenko", "given" : "L.", "non-dropping-particle" : "", "parse-names" : false, "suffix" : "" }, { "dropping-particle" : "", "family" : "Taylor", "given" : "K.E.", "non-dropping-particle" : "", "parse-names" : false, "suffix" : "" }, { "dropping-particle" : "", "family" : "Wentz", "given" : "F.J.", "non-dropping-particle" : "", "parse-names" : false, "suffix" : "" } ], "container-title" : "Nature Geoscience", "id" : "ITEM-1", "issue" : "3", "issued" : { "date-parts" : [ [ "2014" ] ] }, "page" : "185-189", "title" : "Volcanic contribution to decadal changes in tropospheric temperature", "translator" : [ { "dropping-particle" : "", "family" : "J3758", "given" : "", "non-dropping-particle" : "", "parse-names" : false, "suffix" : "" } ], "type" : "article-journal", "volume" : "7" }, "uris" : [ "http://www.mendeley.com/documents/?uuid=6d2be120-7eac-4111-bdcc-9a8d7480fba1" ] }, { "id" : "ITEM-2", "itemData" : { "DOI" : "10.1002/2014GL061541", "ISSN" : "0094-8276", "abstract" : "Understanding the cooling effect of recent volcanoes is of particular interest in the context of the post-2000 slowing of the rate of global warming. Satellite observations of aerosol optical depth above 15km have demonstrated that small-magnitude volcanic eruptions substantially perturb incoming solar radiation. Here we use lidar, Aerosol Robotic Network, and balloon-borne observations to provide evidence that currently available satellite databases neglect substantial amounts of volcanic aerosol between the tropopause and 15km at middle to high latitudes and therefore underestimate total radiative forcing resulting from the recent eruptions. Incorporating these estimates into a simple climate model, we determine the global volcanic aerosol forcing since 2000 to be ?0.19\u00b10.09Wm?2. This translates into an estimated global cooling of 0.05 to 0.12\u00b0C. We conclude that recent volcanic events are responsible for more post-2000 cooling than is implied by satellite databases that neglect volcanic aerosol effects below 15 km.", "author" : [ { "dropping-particle" : "", "family" : "Ridley", "given" : "D. A.", "non-dropping-particle" : "", "parse-names" : false, "suffix" : "" }, { "dropping-particle" : "", "family" : "Solomon", "given" : "S.", "non-dropping-particle" : "", "parse-names" : false, "suffix" : "" }, { "dropping-particle" : "", "family" : "Barnes", "given" : "J. E.", "non-dropping-particle" : "", "parse-names" : false, "suffix" : "" }, { "dropping-particle" : "", "family" : "Burlakov", "given" : "V. D.", "non-dropping-particle" : "", "parse-names" : false, "suffix" : "" }, { "dropping-particle" : "", "family" : "Deshler", "given" : "T.", "non-dropping-particle" : "", "parse-names" : false, "suffix" : "" }, { "dropping-particle" : "", "family" : "Dolgii", "given" : "S. I.", "non-dropping-particle" : "", "parse-names" : false, "suffix" : "" }, { "dropping-particle" : "", "family" : "Herber", "given" : "A. B.", "non-dropping-particle" : "", "parse-names" : false, "suffix" : "" }, { "dropping-particle" : "", "family" : "Nagai", "given" : "T.", "non-dropping-particle" : "", "parse-names" : false, "suffix" : "" }, { "dropping-particle" : "", "family" : "Neely III", "given" : "R. R.", "non-dropping-particle" : "", "parse-names" : false, "suffix" : "" }, { "dropping-particle" : "V.", "family" : "Nevzorov", "given" : "A.", "non-dropping-particle" : "", "parse-names" : false, "suffix" : "" }, { "dropping-particle" : "", "family" : "Ritter", "given" : "C.", "non-dropping-particle" : "", "parse-names" : false, "suffix" : "" }, { "dropping-particle" : "", "family" : "Sakai", "given" : "T.", "non-dropping-particle" : "", "parse-names" : false, "suffix" : "" }, { "dropping-particle" : "", "family" : "Santer", "given" : "B. D.", "non-dropping-particle" : "", "parse-names" : false, "suffix" : "" }, { "dropping-particle" : "", "family" : "Sato", "given" : "M.", "non-dropping-particle" : "", "parse-names" : false, "suffix" : "" }, { "dropping-particle" : "", "family" : "Schmidt", "given" : "A.", "non-dropping-particle" : "", "parse-names" : false, "suffix" : "" }, { "dropping-particle" : "", "family" : "Uchino", "given" : "O.", "non-dropping-particle" : "", "parse-names" : false, "suffix" : "" }, { "dropping-particle" : "", "family" : "Vernier", "given" : "J. P.", "non-dropping-particle" : "", "parse-names" : false, "suffix" : "" } ], "container-title" : "Geophysical Research Letters", "id" : "ITEM-2", "issued" : { "date-parts" : [ [ "2014" ] ] }, "page" : "7763\u20137769", "title" : "Total volcanic stratospheric aerosol optical depths and implications for global climate change", "translator" : [ { "dropping-particle" : "", "family" : "J4276", "given" : "", "non-dropping-particle" : "", "parse-names" : false, "suffix" : "" } ], "type" : "article-journal", "volume" : "41" }, "uris" : [ "http://www.mendeley.com/documents/?uuid=1ab0af59-e094-433c-b1bc-c8e5f088c34b", "http://www.mendeley.com/documents/?uuid=f6723509-e804-458f-89f2-b5a4fd2077fd" ] }, { "id" : "ITEM-3", "itemData" : { "DOI" : "10.1002/asl2.471", "ISSN" : "1530261X", "author" : [ { "dropping-particle" : "", "family" : "Haywood", "given" : "Jim M.", "non-dropping-particle" : "", "parse-names" : false, "suffix" : "" }, { "dropping-particle" : "", "family" : "Jones", "given" : "Andy", "non-dropping-particle" : "", "parse-names" : false, "suffix" : "" }, { "dropping-particle" : "", "family" : "Jones", "given" : "Gareth S.", "non-dropping-particle" : "", "parse-names" : false, "suffix" : "" } ], "container-title" : "Atmospheric Science Letters", "id" : "ITEM-3", "issue" : "2", "issued" : { "date-parts" : [ [ "2014", "4" ] ] }, "page" : "92-96", "title" : "The impact of volcanic eruptions in the period 2000-2013 on global mean temperature trends evaluated in the HadGEM2-ES climate model", "translator" : [ { "dropping-particle" : "", "family" : "J6777", "given" : "", "non-dropping-particle" : "", "parse-names" : false, "suffix" : "" } ], "type" : "article-journal", "volume" : "15" }, "uris" : [ "http://www.mendeley.com/documents/?uuid=1c5c0459-19e9-464a-88fc-0ceed6c5072b" ] } ], "mendeley" : { "formattedCitation" : "(Haywood et al., 2014; Ridley et al., 2014; Santer et al., 2014)", "plainTextFormattedCitation" : "(Haywood et al., 2014; Ridley et al., 2014; Santer et al., 2014)", "previouslyFormattedCitation" : "(Haywood et al., 2014; Ridley et al., 2014; Santer et al., 2014)" }, "properties" : { "noteIndex" : 0 }, "schema" : "https://github.com/citation-style-language/schema/raw/master/csl-citation.json" }</w:instrText>
      </w:r>
      <w:r>
        <w:rPr>
          <w:noProof/>
        </w:rPr>
        <w:fldChar w:fldCharType="separate"/>
      </w:r>
      <w:r w:rsidR="00393F8C">
        <w:rPr>
          <w:noProof/>
          <w:lang w:val="en-US"/>
        </w:rPr>
        <w:t>(Haywood et al., 2014; Ridley et al., 2014; Santer et al., 2014)</w:t>
      </w:r>
      <w:r>
        <w:rPr>
          <w:noProof/>
        </w:rPr>
        <w:fldChar w:fldCharType="end"/>
      </w:r>
      <w:r w:rsidRPr="00E457C1">
        <w:rPr>
          <w:noProof/>
          <w:lang w:val="en-US"/>
        </w:rPr>
        <w:t xml:space="preserve"> and a prolonged solar irradiance minimum around 2009 compared to the normal 11-year cycle </w:t>
      </w:r>
      <w:r>
        <w:rPr>
          <w:noProof/>
        </w:rPr>
        <w:fldChar w:fldCharType="begin" w:fldLock="1"/>
      </w:r>
      <w:r w:rsidR="00D33CB6">
        <w:rPr>
          <w:noProof/>
          <w:lang w:val="en-US"/>
        </w:rPr>
        <w:instrText>ADDIN CSL_CITATION { "citationItems" : [ { "id" : "ITEM-1", "itemData" : { "DOI" : "10.1002/wcc.511", "abstract" : "Climate change detection and attribution have proven unexpectedly challenging during the 21st century. Earth\u2019s global surface temperature increased less rapidly from 2000 to 2015 than during the last half of the 20th century, even though greenhouse gas concentrations continued to increase. A probable explanation is the mitigation of anthropogenic warming by La Ni\u00f1a cooling and declining solar irradiance. Physical climate models overestimated recent global warming because they did not generate the observed phase of La Ni\u00f1a cooling and may also have underestimated cooling by declining solar irradiance. Ongoing scientific investigations continue to seek alternative explanations to account for the divergence of simulated and observed climate change in the early 21st century, which IPCC termed a \u201cglobal warming hiatus.\u201d Amplified by media commentary, the suggestions by these studies that \u201cmissing\u201d mechanisms may be influencing climate exacerbates confusion among policy makers, the public and other stakeholders about the causes and reality of modern climate change. Understanding and communicating the causes of climate change in the next 20 years may be equally challenging. Predictions of the modulation of projected anthropogenic warming by natural processes have limited skill. The rapid warming at the end of 2015, for example, is not a resumption of anthropogenic warming but rather an amplification of ongoing warming by El Ni\u00f1o. Furthermore, emerging feedbacks and tipping points precipitated by, for example, melting summer Arctic sea ice may alter Earth\u2019s global temperature in ways that even the most sophisticated physical climate models do not yet replicate. This article is categorized under: Paleoclimates and Current Trends &gt; Climate Forcing.", "author" : [ { "dropping-particle" : "", "family" : "Lean", "given" : "J.L.", "non-dropping-particle" : "", "parse-names" : false, "suffix" : "" } ], "container-title" : "WIREs Climate Change", "id" : "ITEM-1", "issue" : "2", "issued" : { "date-parts" : [ [ "2018" ] ] }, "page" : "e511", "title" : "Observation-based detection and attribution of 21st century climate change", "translator" : [ { "dropping-particle" : "", "family" : "J3752", "given" : "", "non-dropping-particle" : "", "parse-names" : false, "suffix" : "" } ], "type" : "article-journal", "volume" : "9" }, "uris" : [ "http://www.mendeley.com/documents/?uuid=4e22fa1a-ef67-4b46-9bed-eddf3c5ebfe1" ] } ], "mendeley" : { "formattedCitation" : "(Lean, 2018)", "plainTextFormattedCitation" : "(Lean, 2018)", "previouslyFormattedCitation" : "(Lean, 2018)" }, "properties" : { "noteIndex" : 0 }, "schema" : "https://github.com/citation-style-language/schema/raw/master/csl-citation.json" }</w:instrText>
      </w:r>
      <w:r>
        <w:rPr>
          <w:noProof/>
        </w:rPr>
        <w:fldChar w:fldCharType="separate"/>
      </w:r>
      <w:r w:rsidR="00393F8C">
        <w:rPr>
          <w:noProof/>
          <w:lang w:val="en-US"/>
        </w:rPr>
        <w:t>(Lean, 2018)</w:t>
      </w:r>
      <w:r>
        <w:rPr>
          <w:noProof/>
        </w:rPr>
        <w:fldChar w:fldCharType="end"/>
      </w:r>
      <w:r w:rsidRPr="00E457C1">
        <w:rPr>
          <w:noProof/>
          <w:lang w:val="en-US"/>
        </w:rPr>
        <w:t xml:space="preserve"> yield a negative contribution to radiative forcing, which was missing in CMIP5 (Figure 2.2). </w:t>
      </w:r>
      <w:bookmarkEnd w:id="968"/>
      <w:r w:rsidRPr="00E457C1">
        <w:rPr>
          <w:noProof/>
          <w:lang w:val="en-US"/>
        </w:rPr>
        <w:t xml:space="preserve">This explains part of the difference between observed and CMIP5 trends, as shown based on EMIC simulations </w:t>
      </w:r>
      <w:r>
        <w:rPr>
          <w:noProof/>
        </w:rPr>
        <w:fldChar w:fldCharType="begin" w:fldLock="1"/>
      </w:r>
      <w:r w:rsidR="00E719C0">
        <w:rPr>
          <w:noProof/>
          <w:lang w:val="en-US"/>
        </w:rPr>
        <w:instrText>ADDIN CSL_CITATION { "citationItems" : [ { "id" : "ITEM-1", "itemData" : { "DOI" : "10.1002/2014GL061541", "ISSN" : "0094-8276", "abstract" : "Understanding the cooling effect of recent volcanoes is of particular interest in the context of the post-2000 slowing of the rate of global warming. Satellite observations of aerosol optical depth above 15km have demonstrated that small-magnitude volcanic eruptions substantially perturb incoming solar radiation. Here we use lidar, Aerosol Robotic Network, and balloon-borne observations to provide evidence that currently available satellite databases neglect substantial amounts of volcanic aerosol between the tropopause and 15km at middle to high latitudes and therefore underestimate total radiative forcing resulting from the recent eruptions. Incorporating these estimates into a simple climate model, we determine the global volcanic aerosol forcing since 2000 to be ?0.19\u00b10.09Wm?2. This translates into an estimated global cooling of 0.05 to 0.12\u00b0C. We conclude that recent volcanic events are responsible for more post-2000 cooling than is implied by satellite databases that neglect volcanic aerosol effects below 15 km.", "author" : [ { "dropping-particle" : "", "family" : "Ridley", "given" : "D. A.", "non-dropping-particle" : "", "parse-names" : false, "suffix" : "" }, { "dropping-particle" : "", "family" : "Solomon", "given" : "S.", "non-dropping-particle" : "", "parse-names" : false, "suffix" : "" }, { "dropping-particle" : "", "family" : "Barnes", "given" : "J. E.", "non-dropping-particle" : "", "parse-names" : false, "suffix" : "" }, { "dropping-particle" : "", "family" : "Burlakov", "given" : "V. D.", "non-dropping-particle" : "", "parse-names" : false, "suffix" : "" }, { "dropping-particle" : "", "family" : "Deshler", "given" : "T.", "non-dropping-particle" : "", "parse-names" : false, "suffix" : "" }, { "dropping-particle" : "", "family" : "Dolgii", "given" : "S. I.", "non-dropping-particle" : "", "parse-names" : false, "suffix" : "" }, { "dropping-particle" : "", "family" : "Herber", "given" : "A. B.", "non-dropping-particle" : "", "parse-names" : false, "suffix" : "" }, { "dropping-particle" : "", "family" : "Nagai", "given" : "T.", "non-dropping-particle" : "", "parse-names" : false, "suffix" : "" }, { "dropping-particle" : "", "family" : "Neely III", "given" : "R. R.", "non-dropping-particle" : "", "parse-names" : false, "suffix" : "" }, { "dropping-particle" : "V.", "family" : "Nevzorov", "given" : "A.", "non-dropping-particle" : "", "parse-names" : false, "suffix" : "" }, { "dropping-particle" : "", "family" : "Ritter", "given" : "C.", "non-dropping-particle" : "", "parse-names" : false, "suffix" : "" }, { "dropping-particle" : "", "family" : "Sakai", "given" : "T.", "non-dropping-particle" : "", "parse-names" : false, "suffix" : "" }, { "dropping-particle" : "", "family" : "Santer", "given" : "B. D.", "non-dropping-particle" : "", "parse-names" : false, "suffix" : "" }, { "dropping-particle" : "", "family" : "Sato", "given" : "M.", "non-dropping-particle" : "", "parse-names" : false, "suffix" : "" }, { "dropping-particle" : "", "family" : "Schmidt", "given" : "A.", "non-dropping-particle" : "", "parse-names" : false, "suffix" : "" }, { "dropping-particle" : "", "family" : "Uchino", "given" : "O.", "non-dropping-particle" : "", "parse-names" : false, "suffix" : "" }, { "dropping-particle" : "", "family" : "Vernier", "given" : "J. P.", "non-dropping-particle" : "", "parse-names" : false, "suffix" : "" } ], "container-title" : "Geophysical Research Letters", "id" : "ITEM-1", "issued" : { "date-parts" : [ [ "2014" ] ] }, "page" : "7763\u20137769", "title" : "Total volcanic stratospheric aerosol optical depths and implications for global climate change", "translator" : [ { "dropping-particle" : "", "family" : "J4276", "given" : "", "non-dropping-particle" : "", "parse-names" : false, "suffix" : "" } ], "type" : "article-journal", "volume" : "41" }, "uris" : [ "http://www.mendeley.com/documents/?uuid=1ab0af59-e094-433c-b1bc-c8e5f088c34b" ] }, { "id" : "ITEM-2", "itemData" : { "DOI" : "10.1038/ngeo2228", "author" : [ { "dropping-particle" : "", "family" : "Huber", "given" : "Markus", "non-dropping-particle" : "", "parse-names" : false, "suffix" : "" }, { "dropping-particle" : "", "family" : "Knutti", "given" : "Reto", "non-dropping-particle" : "", "parse-names" : false, "suffix" : "" } ], "container-title" : "Nature Geoscience", "id" : "ITEM-2", "issued" : { "date-parts" : [ [ "2014", "8", "17" ] ] }, "page" : "651", "publisher" : "Nature Publishing Group", "title" : "Natural variability, radiative forcing and climate response in the recent hiatus reconciled", "translator" : [ { "dropping-particle" : "", "family" : "J412", "given" : "", "non-dropping-particle" : "", "parse-names" : false, "suffix" : "" } ], "type" : "article-journal", "volume" : "7" }, "uris" : [ "http://www.mendeley.com/documents/?uuid=15ff551f-7b38-4032-bd61-3e2f39f4a83b" ] } ], "mendeley" : { "formattedCitation" : "(Huber and Knutti, 2014; Ridley et al., 2014)", "plainTextFormattedCitation" : "(Huber and Knutti, 2014; Ridley et al., 2014)", "previouslyFormattedCitation" : "(Huber and Knutti, 2014; Ridley et al., 2014)" }, "properties" : { "noteIndex" : 0 }, "schema" : "https://github.com/citation-style-language/schema/raw/master/csl-citation.json" }</w:instrText>
      </w:r>
      <w:r>
        <w:rPr>
          <w:noProof/>
        </w:rPr>
        <w:fldChar w:fldCharType="separate"/>
      </w:r>
      <w:r w:rsidR="00393F8C">
        <w:rPr>
          <w:noProof/>
          <w:lang w:val="en-US"/>
        </w:rPr>
        <w:t>(Huber and Knutti, 2014; Ridley et al., 2014)</w:t>
      </w:r>
      <w:r>
        <w:rPr>
          <w:noProof/>
        </w:rPr>
        <w:fldChar w:fldCharType="end"/>
      </w:r>
      <w:r w:rsidRPr="00E457C1">
        <w:rPr>
          <w:noProof/>
          <w:lang w:val="en-US"/>
        </w:rPr>
        <w:t xml:space="preserve">, statistical and mathematical models </w:t>
      </w:r>
      <w:r>
        <w:rPr>
          <w:noProof/>
        </w:rPr>
        <w:fldChar w:fldCharType="begin" w:fldLock="1"/>
      </w:r>
      <w:r w:rsidR="00D33CB6">
        <w:rPr>
          <w:noProof/>
          <w:lang w:val="en-US"/>
        </w:rPr>
        <w:instrText>ADDIN CSL_CITATION { "citationItems" : [ { "id" : "ITEM-1", "itemData" : { "DOI" : "10.1002/wcc.511", "abstract" : "Climate change detection and attribution have proven unexpectedly challenging during the 21st century. Earth\u2019s global surface temperature increased less rapidly from 2000 to 2015 than during the last half of the 20th century, even though greenhouse gas concentrations continued to increase. A probable explanation is the mitigation of anthropogenic warming by La Ni\u00f1a cooling and declining solar irradiance. Physical climate models overestimated recent global warming because they did not generate the observed phase of La Ni\u00f1a cooling and may also have underestimated cooling by declining solar irradiance. Ongoing scientific investigations continue to seek alternative explanations to account for the divergence of simulated and observed climate change in the early 21st century, which IPCC termed a \u201cglobal warming hiatus.\u201d Amplified by media commentary, the suggestions by these studies that \u201cmissing\u201d mechanisms may be influencing climate exacerbates confusion among policy makers, the public and other stakeholders about the causes and reality of modern climate change. Understanding and communicating the causes of climate change in the next 20 years may be equally challenging. Predictions of the modulation of projected anthropogenic warming by natural processes have limited skill. The rapid warming at the end of 2015, for example, is not a resumption of anthropogenic warming but rather an amplification of ongoing warming by El Ni\u00f1o. Furthermore, emerging feedbacks and tipping points precipitated by, for example, melting summer Arctic sea ice may alter Earth\u2019s global temperature in ways that even the most sophisticated physical climate models do not yet replicate. This article is categorized under: Paleoclimates and Current Trends &gt; Climate Forcing.", "author" : [ { "dropping-particle" : "", "family" : "Lean", "given" : "J.L.", "non-dropping-particle" : "", "parse-names" : false, "suffix" : "" } ], "container-title" : "WIREs Climate Change", "id" : "ITEM-1", "issue" : "2", "issued" : { "date-parts" : [ [ "2018" ] ] }, "page" : "e511", "title" : "Observation-based detection and attribution of 21st century climate change", "translator" : [ { "dropping-particle" : "", "family" : "J3752", "given" : "", "non-dropping-particle" : "", "parse-names" : false, "suffix" : "" } ], "type" : "article-journal", "volume" : "9" }, "uris" : [ "http://www.mendeley.com/documents/?uuid=4e22fa1a-ef67-4b46-9bed-eddf3c5ebfe1" ] }, { "id" : "ITEM-2", "itemData" : { "DOI" : "10.1038/ngeo2105", "ISSN" : "1752-0894", "author" : [ { "dropping-particle" : "", "family" : "Schmidt", "given" : "Gavin A", "non-dropping-particle" : "", "parse-names" : false, "suffix" : "" }, { "dropping-particle" : "", "family" : "Shindell", "given" : "Drew T", "non-dropping-particle" : "", "parse-names" : false, "suffix" : "" }, { "dropping-particle" : "", "family" : "Tsigaridis", "given" : "Kostas", "non-dropping-particle" : "", "parse-names" : false, "suffix" : "" } ], "container-title" : "Nature Geoscience", "id" : "ITEM-2", "issue" : "3", "issued" : { "date-parts" : [ [ "2014", "3", "27" ] ] }, "page" : "158-160", "publisher" : "Nature Publishing Group, a division of Macmillan Publishers Limited. All Rights Reserved.", "title" : "Reconciling warming trends", "translator" : [ { "dropping-particle" : "", "family" : "J7013", "given" : "", "non-dropping-particle" : "", "parse-names" : false, "suffix" : "" } ], "type" : "article-journal", "volume" : "7" }, "uris" : [ "http://www.mendeley.com/documents/?uuid=7c5bc07b-fdb7-484f-b96e-92fe8c996837" ] } ], "mendeley" : { "formattedCitation" : "(Schmidt et al., 2014; Lean, 2018)", "plainTextFormattedCitation" : "(Schmidt et al., 2014; Lean, 2018)", "previouslyFormattedCitation" : "(Schmidt et al., 2014; Lean, 2018)" }, "properties" : { "noteIndex" : 0 }, "schema" : "https://github.com/citation-style-language/schema/raw/master/csl-citation.json" }</w:instrText>
      </w:r>
      <w:r>
        <w:rPr>
          <w:noProof/>
        </w:rPr>
        <w:fldChar w:fldCharType="separate"/>
      </w:r>
      <w:r w:rsidR="00393F8C">
        <w:rPr>
          <w:noProof/>
        </w:rPr>
        <w:t>(Schmidt et al., 2014; Lean, 2018)</w:t>
      </w:r>
      <w:r>
        <w:rPr>
          <w:noProof/>
        </w:rPr>
        <w:fldChar w:fldCharType="end"/>
      </w:r>
      <w:r>
        <w:rPr>
          <w:noProof/>
        </w:rPr>
        <w:t xml:space="preserve">, and process-based climate models </w:t>
      </w:r>
      <w:r>
        <w:rPr>
          <w:noProof/>
        </w:rPr>
        <w:fldChar w:fldCharType="begin" w:fldLock="1"/>
      </w:r>
      <w:r w:rsidR="00E719C0">
        <w:rPr>
          <w:noProof/>
        </w:rPr>
        <w:instrText>ADDIN CSL_CITATION { "citationItems" : [ { "id" : "ITEM-1", "itemData" : { "DOI" : "10.1038/ngeo2098", "abstract" : "Despite continued growth in atmospheric levels of greenhouse gases, global mean surface and tropospheric temperatures have shown slower warming since 1998 than previously. Possible explanations for the slow-down include internal climate variability, external cooling influences and observational errors. Several recent modelling studies have examined the contribution of early twenty-first-century volcanic eruptions to the muted surface warming. Here we present a detailed analysis of the impact of recent volcanic forcing on tropospheric temperature, based on observations as well as climate model simulations. We identify statistically significant correlations between observations of stratospheric aerosol optical depth and satellite-based estimates of both tropospheric temperature and short-wave fluxes at the top of the atmosphere. We show that climate model simulations without the effects of early twenty-first-century volcanic eruptions overestimate the tropospheric warming observed since 1998. In two simulations with more realistic volcanic influences following the 1991 Pinatubo eruption, differences between simulated and observed tropospheric temperature trends over the period 1998 to 2012 are up to 15% smaller, with large uncertainties in the magnitude of the effect. To reduce these uncertainties, better observations of eruption-specific properties of volcanic aerosols are needed, as well as improved representation of these eruption-specific properties in climate model simulations. \u00a9 2014 Macmillan Publishers Limited.", "author" : [ { "dropping-particle" : "", "family" : "Santer", "given" : "B.D.", "non-dropping-particle" : "", "parse-names" : false, "suffix" : "" }, { "dropping-particle" : "", "family" : "Bonfils", "given" : "C.", "non-dropping-particle" : "", "parse-names" : false, "suffix" : "" }, { "dropping-particle" : "", "family" : "Painter", "given" : "J.F.", "non-dropping-particle" : "", "parse-names" : false, "suffix" : "" }, { "dropping-particle" : "", "family" : "Zelinka", "given" : "M.D.", "non-dropping-particle" : "", "parse-names" : false, "suffix" : "" }, { "dropping-particle" : "", "family" : "Mears", "given" : "C.", "non-dropping-particle" : "", "parse-names" : false, "suffix" : "" }, { "dropping-particle" : "", "family" : "Solomon", "given" : "S.", "non-dropping-particle" : "", "parse-names" : false, "suffix" : "" }, { "dropping-particle" : "", "family" : "Schmidt", "given" : "G.A.", "non-dropping-particle" : "", "parse-names" : false, "suffix" : "" }, { "drop</w:instrText>
      </w:r>
      <w:r w:rsidR="00E719C0" w:rsidRPr="006814DF">
        <w:rPr>
          <w:noProof/>
          <w:lang w:val="en-GB"/>
        </w:rPr>
        <w:instrText>ping-particle" : "", "family" : "Fyfe", "given" : "J.C.", "non-dropping-particle" : "", "parse-names" : false, "suffix" : "" }, { "dropping-particle" : "", "family" : "Cole", "given" : "J.N.S.", "non-dropping-particle" : "", "parse-names" : false, "suffix" : "" }, { "dropping-particle" : "", "family" : "Nazarenko", "given" : "L.", "non-dropping-particle" : "", "parse-names" : false, "suffix" : "" }, { "dropping-particle" : "", "family" : "Taylor", "given" : "K.E.", "non-dropping-particle" : "", "parse-names" : false, "suffix" : "" }, { "dropping-particle" : "", "family" : "Wentz", "given" : "F.J.", "non-dropping-particle" : "", "parse-names" : false, "suffix" : "" } ], "container-title" : "Nature Geoscience", "id" : "ITEM-1", "issue" : "3", "issued" : { "date-parts" : [ [ "2014" ] ] }, "page" : "185-189", "title" : "Volcanic contribution to decadal changes in tropospheric temperature", "translator" : [ { "dropping-particle" : "", "family" : "J3758", "given" : "", "non-dropping-particle" : "", "parse-names" : false, "suffix" : "" } ], "type" : "article-journal", "volume" : "7" }, "uris" : [ "http://www.mendeley.com/documents/?uuid=6d2be120-7eac-4111-bdcc-9a8d7480fba1" ] } ], "mendeley" : { "formattedCitation" : "(Santer et al., 2014)", "plainTextFormattedCitation" : "(Santer et al., 2014)", "previouslyFormattedCitation" : "(Santer et al., 2014)" }, "properties" : { "noteIndex" : 0 }, "schema" : "https://github.com/citation-style-language/schema/raw/master/csl-citation.json" }</w:instrText>
      </w:r>
      <w:r>
        <w:rPr>
          <w:noProof/>
        </w:rPr>
        <w:fldChar w:fldCharType="separate"/>
      </w:r>
      <w:r w:rsidR="00393F8C">
        <w:rPr>
          <w:noProof/>
          <w:lang w:val="en-US"/>
        </w:rPr>
        <w:t>(Santer et al., 2014)</w:t>
      </w:r>
      <w:r>
        <w:rPr>
          <w:noProof/>
        </w:rPr>
        <w:fldChar w:fldCharType="end"/>
      </w:r>
      <w:r w:rsidRPr="00E457C1">
        <w:rPr>
          <w:noProof/>
          <w:lang w:val="en-US"/>
        </w:rPr>
        <w:t xml:space="preserve">. However, in a single climate model study by </w:t>
      </w:r>
      <w:r>
        <w:rPr>
          <w:noProof/>
        </w:rPr>
        <w:fldChar w:fldCharType="begin" w:fldLock="1"/>
      </w:r>
      <w:r w:rsidR="00E719C0">
        <w:rPr>
          <w:noProof/>
          <w:lang w:val="en-US"/>
        </w:rPr>
        <w:instrText>ADDIN CSL_CITATION { "citationItems" : [ { "id" : "ITEM-1", "itemData" : { "DOI" : "10.1002/2014JD022805", "abstract" : "Abstract To assess published hypotheses surrounding the recent slowdown in surface warming (hiatus), we compare five available global observational surface temperature estimates to two 30-member ensembles from the Norwegian Earth System Model (NorESM). Model ensembles are initialized in 1980 from the transient historical runs and driven with forcings used in the CMIP5 experiments and updated forcings based upon current observational understanding, described in Part 1. The ensembles' surface temperature trends are statistically indistinguishable over 1998\u20132012 despite differences in the prescribed forcings. There is thus no evidence that forcing errors play a significant role in explaining the hiatus according to NorESM. The observations fall either toward the lower portion of the ensembles or, for some observational estimates and regions, outside. The exception is the Arctic where the observations fall toward the upper ensemble bounds. Observational data set choices can make a large difference to findings of consistency or otherwise. Those NorESM ensemble members that exhibit Nino3.4 Sea Surface Temperature (SST) trends similar to observed also exhibit comparable tropical and to some extent global mean trends, supporting a role for El Nino Southern Oscillation in explaining the hiatus. Several ensemble members capture the marked seasonality observed in Northern Hemisphere midlatitude trends, with cooling in the wintertime and warming in the remaining seasons. Overall, we find that we cannot falsify NorESM as being capable of explaining the observed hiatus behavior. Importantly, this is not equivalent to concluding NorESM could simultaneously capture all important facets of the hiatus. Similar experiments with further, distinct, Earth System Models are required to verify our findings.", "author" : [ { "dropping-particle" : "", "family" : "Thorne", "given" : "Peter", "non-dropping-particle" : "", "parse-names" : false, "suffix" : "" }, { "dropping-particle" : "", "family" : "Outten", "given" : "Stephen", "non-dropping-particle" : "", "parse-names" : false, "suffix" : "" }, { "dropping-particle" : "", "family" : "Bethke", "given" : "Ingo", "non-dropping-particle" : "", "parse-names" : false, "suffix" : "" }, { "dropping-particle" : "", "family" : "Seland", "given" : "\u00d8yvind", "non-dropping-particle" : "", "parse-names" : false, "suffix" : "" } ], "container-title" : "Journal of Geophysical Research: Atmospheres", "id" : "ITEM-1", "issue" : "17", "issued" : { "date-parts" : [ [ "2015" ] ] }, "page" : "8597-8620", "title" : "Investigating the recent apparent hiatus in surface temperature increases: 2. Comparison of model ensembles to observational estimates", "translator" : [ { "dropping-particle" : "", "family" : "J4034", "given" : "", "non-dropping-particle" : "", "parse-names" : false, "suffix" : "" } ], "type" : "article-journal", "volume" : "120" }, "uris" : [ "http://www.mendeley.com/documents/?uuid=95c73da7-a640-42f1-8d58-45fbddd3b005" ] } ], "mendeley" : { "formattedCitation" : "(Thorne et al., 2015)", "manualFormatting" : "Thorne et al. (2015)", "plainTextFormattedCitation" : "(Thorne et al., 2015)", "previouslyFormattedCitation" : "(Thorne et al., 2015)" }, "properties" : { "noteIndex" : 0 }, "schema" : "https://github.com/citation-style-language/schema/raw/master/csl-citation.json" }</w:instrText>
      </w:r>
      <w:r>
        <w:rPr>
          <w:noProof/>
        </w:rPr>
        <w:fldChar w:fldCharType="separate"/>
      </w:r>
      <w:r w:rsidR="00393F8C">
        <w:rPr>
          <w:noProof/>
          <w:lang w:val="en-US"/>
        </w:rPr>
        <w:t>Thorne et al. (2015)</w:t>
      </w:r>
      <w:r>
        <w:rPr>
          <w:noProof/>
        </w:rPr>
        <w:fldChar w:fldCharType="end"/>
      </w:r>
      <w:r w:rsidRPr="00E457C1">
        <w:rPr>
          <w:noProof/>
          <w:lang w:val="en-US"/>
        </w:rPr>
        <w:t>, updating most forcings (</w:t>
      </w:r>
      <w:r w:rsidR="00CA4412" w:rsidRPr="00E457C1">
        <w:rPr>
          <w:noProof/>
          <w:lang w:val="en-US"/>
        </w:rPr>
        <w:t>greenhouse gas</w:t>
      </w:r>
      <w:r w:rsidRPr="00E457C1">
        <w:rPr>
          <w:noProof/>
          <w:lang w:val="en-US"/>
        </w:rPr>
        <w:t xml:space="preserve"> concentrations, solar irradiance, and volcanic and anthropogenic aerosols) available when the study was done make</w:t>
      </w:r>
      <w:r>
        <w:rPr>
          <w:noProof/>
          <w:lang w:val="en-US" w:eastAsia="ja-JP"/>
        </w:rPr>
        <w:t>s</w:t>
      </w:r>
      <w:r w:rsidRPr="00E457C1">
        <w:rPr>
          <w:rFonts w:hint="eastAsia"/>
          <w:noProof/>
          <w:lang w:val="en-US" w:eastAsia="ja-JP"/>
        </w:rPr>
        <w:t xml:space="preserve"> </w:t>
      </w:r>
      <w:r w:rsidRPr="00E457C1">
        <w:rPr>
          <w:noProof/>
          <w:lang w:val="en-US"/>
        </w:rPr>
        <w:t xml:space="preserve">no significant difference </w:t>
      </w:r>
      <w:r w:rsidR="000B1B70" w:rsidRPr="00E457C1">
        <w:rPr>
          <w:noProof/>
          <w:lang w:val="en-US"/>
        </w:rPr>
        <w:t>to the</w:t>
      </w:r>
      <w:r w:rsidRPr="00E457C1">
        <w:rPr>
          <w:noProof/>
          <w:lang w:val="en-US"/>
        </w:rPr>
        <w:t xml:space="preserve"> 1998</w:t>
      </w:r>
      <w:del w:id="970" w:author="Sara M Tuson" w:date="2021-06-25T11:10:00Z">
        <w:r w:rsidRPr="00E457C1" w:rsidDel="004A799C">
          <w:rPr>
            <w:noProof/>
            <w:lang w:val="en-US"/>
          </w:rPr>
          <w:delText>-</w:delText>
        </w:r>
      </w:del>
      <w:ins w:id="971" w:author="Sara M Tuson" w:date="2021-06-25T11:10:00Z">
        <w:r w:rsidR="004A799C">
          <w:rPr>
            <w:noProof/>
            <w:lang w:val="en-US"/>
          </w:rPr>
          <w:t>–</w:t>
        </w:r>
      </w:ins>
      <w:r w:rsidRPr="00E457C1">
        <w:rPr>
          <w:noProof/>
          <w:lang w:val="en-US"/>
        </w:rPr>
        <w:t xml:space="preserve">2012 GMST trend from that obtained with original CMIP5 forcing. Potential underestimation of volcanic (negative) forcing may </w:t>
      </w:r>
      <w:r w:rsidR="004716DE" w:rsidRPr="00E457C1">
        <w:rPr>
          <w:noProof/>
          <w:lang w:val="en-US"/>
        </w:rPr>
        <w:t xml:space="preserve">have </w:t>
      </w:r>
      <w:r w:rsidRPr="00E457C1">
        <w:rPr>
          <w:noProof/>
          <w:lang w:val="en-US"/>
        </w:rPr>
        <w:t xml:space="preserve">played a role </w:t>
      </w:r>
      <w:r>
        <w:rPr>
          <w:noProof/>
        </w:rPr>
        <w:fldChar w:fldCharType="begin" w:fldLock="1"/>
      </w:r>
      <w:r w:rsidR="008F46A5" w:rsidRPr="00E457C1">
        <w:rPr>
          <w:noProof/>
          <w:lang w:val="en-US"/>
        </w:rPr>
        <w:instrText>ADDIN CSL_CITATION { "citationItems" : [ { "id" : "ITEM-1", "itemData" : { "DOI" : "10.1002/2015JD023859", "ISSN" : "2169-897X", "author" : [ { "dropping-particle" : "", "family" : "Outten", "given" : "Stephen", "non-dropping-particle" : "", "parse-names" : false, "suffix" : "" }, { "dropping-particle" : "", "family" : "Thorne", "given" : "Peter", "non-dropping-particle" : "", "parse-names" : false, "suffix" : "" }, { "dropping-particle" : "", "family" : "Bethke", "given" : "Ingo", "non-dropping-particle" : "", "parse-names" : false, "suffix" : "" }, { "dropping-particle" : "", "family" : "Seland", "given" : "\u00d8yvind", "non-dropping-particle" : "", "parse-names" : false, "suffix" : "" } ], "container-title" : "Journal of Geophysical Research: Atmospheres", "id" : "ITEM-1", "issue" : "17", "issued" : { "date-parts" : [ [ "2015", "9", "16" ] ] }, "page" : "8575-8596", "title" : "Investigating the recent apparent hiatus in surface temperature increases: 1. Construction of two 30-member Earth System Model ensembles", "translator" : [ { "dropping-particle" : "", "family" : "J3121", "given" : "", "non-dropping-particle" : "", "parse-names" : false, "suffix" : "" } ], "type" : "article-journal", "volume" : "120" }, "uris" : [ "http://www.mendeley.com/documents/?uuid=7e842e41-a786-4b9e-8f79-27ede02d53e1" ] } ], "mendeley" : { "formattedCitation" : "(Outten et al., 2015)", "plainTextFormattedCitation" : "(Outten et al., 2015)", "previouslyFormattedCitation" : "(Outten et al., 2015)" }, "properties" : { "noteIndex" : 0 }, "schema" : "https://github.com/citation-style-language/schema/raw/master/csl-citation.json" }</w:instrText>
      </w:r>
      <w:r>
        <w:rPr>
          <w:noProof/>
        </w:rPr>
        <w:fldChar w:fldCharType="separate"/>
      </w:r>
      <w:r w:rsidR="00393F8C">
        <w:rPr>
          <w:noProof/>
          <w:lang w:val="en-US"/>
        </w:rPr>
        <w:t>(Outten et al., 2015)</w:t>
      </w:r>
      <w:r>
        <w:rPr>
          <w:noProof/>
        </w:rPr>
        <w:fldChar w:fldCharType="end"/>
      </w:r>
      <w:r w:rsidRPr="00E457C1">
        <w:rPr>
          <w:noProof/>
          <w:lang w:val="en-US"/>
        </w:rPr>
        <w:t xml:space="preserve">. In </w:t>
      </w:r>
      <w:r w:rsidR="000B1B70" w:rsidRPr="00E457C1">
        <w:rPr>
          <w:noProof/>
          <w:lang w:val="en-US"/>
        </w:rPr>
        <w:t xml:space="preserve">the </w:t>
      </w:r>
      <w:r w:rsidRPr="00E457C1">
        <w:rPr>
          <w:noProof/>
          <w:lang w:val="en-US"/>
        </w:rPr>
        <w:t>multi-model ensemble mean, the 1998</w:t>
      </w:r>
      <w:del w:id="972" w:author="Sara M Tuson" w:date="2021-06-25T11:11:00Z">
        <w:r w:rsidRPr="00E457C1" w:rsidDel="004A799C">
          <w:rPr>
            <w:noProof/>
            <w:lang w:val="en-US"/>
          </w:rPr>
          <w:delText>-</w:delText>
        </w:r>
      </w:del>
      <w:ins w:id="973" w:author="Sara M Tuson" w:date="2021-06-25T11:11:00Z">
        <w:r w:rsidR="004A799C">
          <w:rPr>
            <w:noProof/>
            <w:lang w:val="en-US"/>
          </w:rPr>
          <w:t>–</w:t>
        </w:r>
      </w:ins>
      <w:r w:rsidRPr="00E457C1">
        <w:rPr>
          <w:noProof/>
          <w:lang w:val="en-US"/>
        </w:rPr>
        <w:t xml:space="preserve">2012 GMST trends are almost equal </w:t>
      </w:r>
      <w:r w:rsidR="000B1B70" w:rsidRPr="00E457C1">
        <w:rPr>
          <w:noProof/>
          <w:lang w:val="en-US"/>
        </w:rPr>
        <w:t xml:space="preserve">in </w:t>
      </w:r>
      <w:r w:rsidRPr="00E457C1">
        <w:rPr>
          <w:noProof/>
          <w:lang w:val="en-US"/>
        </w:rPr>
        <w:t>CMIP5 and CMIP6 (</w:t>
      </w:r>
      <w:r w:rsidRPr="00E457C1">
        <w:rPr>
          <w:noProof/>
          <w:color w:val="000000" w:themeColor="text1"/>
          <w:lang w:val="en-US"/>
        </w:rPr>
        <w:t>Cross-Chapter Box 3.1, Figure 1a</w:t>
      </w:r>
      <w:r w:rsidRPr="00E457C1">
        <w:rPr>
          <w:noProof/>
          <w:lang w:val="en-US"/>
        </w:rPr>
        <w:t xml:space="preserve">), suggesting compensation by </w:t>
      </w:r>
      <w:r w:rsidR="000B1B70" w:rsidRPr="00E457C1">
        <w:rPr>
          <w:noProof/>
          <w:lang w:val="en-US"/>
        </w:rPr>
        <w:t xml:space="preserve">a </w:t>
      </w:r>
      <w:r w:rsidRPr="00E457C1">
        <w:rPr>
          <w:noProof/>
          <w:lang w:val="en-US"/>
        </w:rPr>
        <w:t xml:space="preserve">higher transient climate response and equilibrium climate sensitivity in CMIP6 than CMIP5 (Section 7.5.6). To summarize, while there is </w:t>
      </w:r>
      <w:r w:rsidRPr="00E457C1">
        <w:rPr>
          <w:i/>
          <w:noProof/>
          <w:lang w:val="en-US"/>
        </w:rPr>
        <w:t>medium confidence</w:t>
      </w:r>
      <w:r w:rsidRPr="00E457C1">
        <w:rPr>
          <w:noProof/>
          <w:lang w:val="en-US"/>
        </w:rPr>
        <w:t xml:space="preserve"> that natural forcing that was missing in CMIP5 contributed to the difference of observed and simulated GMST trends, </w:t>
      </w:r>
      <w:r w:rsidRPr="00E457C1">
        <w:rPr>
          <w:i/>
          <w:noProof/>
          <w:lang w:val="en-US"/>
        </w:rPr>
        <w:t>confidence</w:t>
      </w:r>
      <w:r w:rsidRPr="00E457C1">
        <w:rPr>
          <w:noProof/>
          <w:lang w:val="en-US"/>
        </w:rPr>
        <w:t xml:space="preserve"> remains </w:t>
      </w:r>
      <w:r w:rsidRPr="00E457C1">
        <w:rPr>
          <w:i/>
          <w:noProof/>
          <w:lang w:val="en-US"/>
        </w:rPr>
        <w:t>low</w:t>
      </w:r>
      <w:r w:rsidRPr="00E457C1">
        <w:rPr>
          <w:noProof/>
          <w:lang w:val="en-US"/>
        </w:rPr>
        <w:t xml:space="preserve"> </w:t>
      </w:r>
      <w:r w:rsidR="000B1B70" w:rsidRPr="00E457C1">
        <w:rPr>
          <w:noProof/>
          <w:lang w:val="en-US"/>
        </w:rPr>
        <w:t>i</w:t>
      </w:r>
      <w:r w:rsidRPr="00E457C1">
        <w:rPr>
          <w:noProof/>
          <w:lang w:val="en-US"/>
        </w:rPr>
        <w:t>n the quantitative contribution of net forcing updates.</w:t>
      </w:r>
    </w:p>
    <w:p w14:paraId="0C05468D" w14:textId="77777777" w:rsidR="000F7267" w:rsidRPr="00E457C1" w:rsidRDefault="000F7267" w:rsidP="00C762A3">
      <w:pPr>
        <w:pStyle w:val="AR6BodyText"/>
        <w:shd w:val="clear" w:color="auto" w:fill="DEEAF6" w:themeFill="accent1" w:themeFillTint="33"/>
        <w:rPr>
          <w:noProof/>
          <w:lang w:val="en-US"/>
        </w:rPr>
      </w:pPr>
    </w:p>
    <w:p w14:paraId="417035E3" w14:textId="77777777" w:rsidR="000F7267" w:rsidRPr="00E457C1" w:rsidRDefault="000F7267" w:rsidP="00C762A3">
      <w:pPr>
        <w:pStyle w:val="AR6BodyText"/>
        <w:shd w:val="clear" w:color="auto" w:fill="DEEAF6" w:themeFill="accent1" w:themeFillTint="33"/>
        <w:rPr>
          <w:b/>
          <w:noProof/>
          <w:lang w:val="en-US"/>
        </w:rPr>
      </w:pPr>
      <w:r w:rsidRPr="00E457C1">
        <w:rPr>
          <w:b/>
          <w:noProof/>
          <w:lang w:val="en-US"/>
        </w:rPr>
        <w:t>Energy budget and heat redistribution</w:t>
      </w:r>
    </w:p>
    <w:p w14:paraId="08D014D1" w14:textId="106F7801" w:rsidR="000F7267" w:rsidRPr="00E457C1" w:rsidRDefault="00EB4CDC" w:rsidP="00C762A3">
      <w:pPr>
        <w:pStyle w:val="AR6BodyText"/>
        <w:shd w:val="clear" w:color="auto" w:fill="DEEAF6" w:themeFill="accent1" w:themeFillTint="33"/>
        <w:rPr>
          <w:noProof/>
          <w:lang w:val="en-US"/>
        </w:rPr>
      </w:pPr>
      <w:r w:rsidRPr="00E457C1">
        <w:rPr>
          <w:noProof/>
          <w:lang w:val="en-US"/>
        </w:rPr>
        <w:t>T</w:t>
      </w:r>
      <w:r w:rsidR="000F7267" w:rsidRPr="00E457C1">
        <w:rPr>
          <w:noProof/>
          <w:lang w:val="en-US"/>
        </w:rPr>
        <w:t>he early 21</w:t>
      </w:r>
      <w:r w:rsidR="000F7267" w:rsidRPr="00566450">
        <w:rPr>
          <w:noProof/>
          <w:lang w:val="en-US"/>
          <w:rPrChange w:id="974" w:author="Sara M Tuson" w:date="2021-06-28T09:41:00Z">
            <w:rPr>
              <w:noProof/>
              <w:vertAlign w:val="superscript"/>
              <w:lang w:val="en-US"/>
            </w:rPr>
          </w:rPrChange>
        </w:rPr>
        <w:t>st</w:t>
      </w:r>
      <w:r w:rsidR="00C87F62" w:rsidRPr="00E457C1">
        <w:rPr>
          <w:noProof/>
          <w:lang w:val="en-US"/>
        </w:rPr>
        <w:t xml:space="preserve"> </w:t>
      </w:r>
      <w:r w:rsidR="000F7267" w:rsidRPr="00E457C1">
        <w:rPr>
          <w:noProof/>
          <w:lang w:val="en-US"/>
        </w:rPr>
        <w:t xml:space="preserve">century slower warming was observed in atmospheric temperatures, but the heat capacity of the atmosphere is very small compared to that of the ocean. Although there is noticeable uncertainty among observational products </w:t>
      </w:r>
      <w:r w:rsidR="000F7267">
        <w:rPr>
          <w:noProof/>
        </w:rPr>
        <w:fldChar w:fldCharType="begin" w:fldLock="1"/>
      </w:r>
      <w:ins w:id="975" w:author="Robin Matthews" w:date="2021-06-15T12:27:00Z">
        <w:r w:rsidR="00EF7E2E">
          <w:rPr>
            <w:noProof/>
            <w:lang w:val="en-US"/>
          </w:rPr>
          <w:instrText>ADDIN CSL_CITATION { "citationItems" : [ { "id" : "ITEM-1", "itemData" : { "DOI" : "10.1002/2016JC012481", "ISSN" : "21699291", "abstract" : "Ocean heat content (OHC) evolutions calculated from the data sets (WOA, MyOcean, ORAS4, and SODA) were examined at different depth ranges in this study. According to the OHC changes, the subsurface and deeper ocean (SDO, 300\u20132000 m) heat content rapidly increased over the world's ocean basins during 1998\u20132013, indicating significant warming in the SDO during the recent global surface warming hiatus. Almost all the ocean basins warmed up, but with various contributions to the global SDO warming tied to the recent hiatus. The role of the Indian Ocean is particularly important as it has accounted for about 30% of global SDO heat uptake during the hiatus. The combined use of multiple data sets can reveal inconsistencies in SDO warming analysis results, and improve our understanding of the role of the SDO in the recent hiatus. The heat uptake in global SDO during the hiatus was about 2.37, 5.44, 3.75, and 2.44 \u00d7 10 22 joules with trends of 0.40, 0.70, 0.77, and 0.48 W m \u22122 according to WOA, MyOcean, ORAS4, and SODA respectively, presenting obviously inconsistent SDO warming signals. MyOcean shows OHC overestimates in different ocean basins, while ORAS4 presents more reliable SDO OHC analysis. In general, the global SDO has sequestered a significant amount of heat\u2014about 3.50 \u00d7 10 22 joules with trends of 0.59 W m \u22122 on average among the four data sets\u2014during the recent hiatus, demonstrating widespread and significant warming signals in the global SDO. There remain substantial uncertainties and discrepancies, however (especially in the PO and SO), in the available SDO warming information due to insufficient subsurface observation coverage and variations in the data set generation techniques used among different researchers.", "author" : [ { "dropping-particle" : "", "family" : "Su", "given" : "Hua", "non-dropping-particle" : "", "parse-names" : false, "suffix" : "" }, { "dropping-particle" : "", "family" : "Wu", "given" : "Xiangbai", "non-dropping-particle" : "", "parse-names" : false, "suffix" : "" }, { "dropping-particle" : "", "family" : "Lu", "given" : "Wenfang", "non-dropping-particle" : "", "parse-names" : false, "suffix" : "" }, { "dropping-particle" : "", "family" : "Zhang", "given" : "Weiwei", "non-dropping-particle" : "", "parse-names" : false, "suffix" : "" }, { "dropping-particle" : "", "family" : "Yan", "given" : "Xiao Hai", "non-dropping-particle" : "", "parse-names" : false, "suffix" : "" } ], "container-title" : "Journal of Geophysical Research: Oceans", "id" : "ITEM-1", "issue" : "10", "issued" : { "date-parts" : [ [ "2017", "10" ] ] }, "page" : "8182-8195", "title" : "Inconsistent Subsurface and Deeper Ocean Warming Signals During Recent Global Warming and Hiatus", "translator" : [ { "dropping-particle" : "", "family" : "J6008", "given" : "", "non-dropping-particle" : "", "parse-names" : false, "suffix" : "" } ], "type" : "article-journal", "volume" : "122" }, "uris" : [ "http://www.mendeley.com/documents/?uuid=1486e0c0-8191-4856-8ccf-a3f88c1aad84" ] } ], "mendeley" : { "formattedCitation" : "(Su et al., 2017a)", "manualFormatting" : "(H. Su et al., 2017)", "plainTextFormattedCitation" : "(Su et al., 2017a)", "previouslyFormattedCitation" : "(Su et al., 2017a)" }, "properties" : { "noteIndex" : 0 }, "schema" : "https://github.com/citation-style-language/schema/raw/master/csl-citation.json" }</w:instrText>
        </w:r>
      </w:ins>
      <w:del w:id="976" w:author="Robin Matthews" w:date="2021-06-15T12:27:00Z">
        <w:r w:rsidR="00E719C0" w:rsidDel="00EF7E2E">
          <w:rPr>
            <w:noProof/>
            <w:lang w:val="en-US"/>
          </w:rPr>
          <w:delInstrText>ADDIN CSL_CITATION { "citationItems" : [ { "id" : "ITEM-1", "itemData" : { "DOI" : "10.1002/2016JC012481", "ISSN" : "21699291", "abstract" : "Ocean heat content (OHC) evolutions calculated from the data sets (WOA, MyOcean, ORAS4, and SODA) were examined at different depth ranges in this study. According to the OHC changes, the subsurface and deeper ocean (SDO, 300\u20132000 m) heat content rapidly increased over the world's ocean basins during 1998\u20132013, indicating significant warming in the SDO during the recent global surface warming hiatus. Almost all the ocean basins warmed up, but with various contributions to the global SDO warming tied to the recent hiatus. The role of the Indian Ocean is particularly important as it has accounted for about 30% of global SDO heat uptake during the hiatus. The combined use of multiple data sets can reveal inconsistencies in SDO warming analysis results, and improve our understanding of the role of the SDO in the recent hiatus. The heat uptake in global SDO during the hiatus was about 2.37, 5.44, 3.75, and 2.44 \u00d7 10 22 joules with trends of 0.40, 0.70, 0.77, and 0.48 W m \u22122 according to WOA, MyOcean, ORAS4, and SODA respectively, presenting obviously inconsistent SDO warming signals. MyOcean shows OHC overestimates in different ocean basins, while ORAS4 presents more reliable SDO OHC analysis. In general, the global SDO has sequestered a significant amount of heat\u2014about 3.50 \u00d7 10 22 joules with trends of 0.59 W m \u22122 on average among the four data sets\u2014during the recent hiatus, demonstrating widespread and significant warming signals in the global SDO. There remain substantial uncertainties and discrepancies, however (especially in the PO and SO), in the available SDO warming information due to insufficient subsurface observation coverage and variations in the data set generation techniques used among different researchers.", "author" : [ { "dropping-particle" : "", "family" : "Su", "given" : "Hua", "non-dropping-particle" : "", "parse-names" : false, "suffix" : "" }, { "dropping-particle" : "", "family" : "Wu", "given" : "Xiangbai", "non-dropping-particle" : "", "parse-names" : false, "suffix" : "" }, { "dropping-particle" : "", "family" : "Lu", "given" : "Wenfang", "non-dropping-particle" : "", "parse-names" : false, "suffix" : "" }, { "dropping-particle" : "", "family" : "Zhang", "given" : "Weiwei", "non-dropping-particle" : "", "parse-names" : false, "suffix" : "" }, { "dropping-particle" : "", "family" : "Yan", "given" : "Xiao Hai", "non-dropping-particle" : "", "parse-names" : false, "suffix" : "" } ], "container-title" : "Journal of Geophysical Research: Oceans", "id" : "ITEM-1", "issue" : "10", "issued" : { "date-parts" : [ [ "2017", "10" ] ] }, "page" : "8182-8195", "title" : "Inconsistent Subsurface and Deeper Ocean Warming Signals During Recent Global Warming and Hiatus", "translator" : [ { "dropping-particle" : "", "family" : "J6008", "given" : "", "non-dropping-particle" : "", "parse-names" : false, "suffix" : "" } ], "type" : "article-journal", "volume" : "122" }, "uris" : [ "http://www.mendeley.com/documents/?uuid=1486e0c0-8191-4856-8ccf-a3f88c1aad84" ] } ], "mendeley" : { "formattedCitation" : "(Su et al., 2017a)", "plainTextFormattedCitation" : "(Su et al., 2017a)", "previouslyFormattedCitation" : "(Su et al., 2017a)" }, "properties" : { "noteIndex" : 0 }, "schema" : "https://github.com/citation-style-language/schema/raw/master/csl-citation.json" }</w:delInstrText>
        </w:r>
      </w:del>
      <w:r w:rsidR="000F7267">
        <w:rPr>
          <w:noProof/>
        </w:rPr>
        <w:fldChar w:fldCharType="separate"/>
      </w:r>
      <w:r w:rsidR="00393F8C">
        <w:rPr>
          <w:noProof/>
          <w:lang w:val="en-US"/>
        </w:rPr>
        <w:t>(H. Su et al., 2017)</w:t>
      </w:r>
      <w:r w:rsidR="000F7267">
        <w:rPr>
          <w:noProof/>
        </w:rPr>
        <w:fldChar w:fldCharType="end"/>
      </w:r>
      <w:r w:rsidR="000F7267" w:rsidRPr="00E457C1">
        <w:rPr>
          <w:noProof/>
          <w:lang w:val="en-US"/>
        </w:rPr>
        <w:t xml:space="preserve"> and observation quality changes through time, global ocean heat content continued to increase during the slower surface warming period (</w:t>
      </w:r>
      <w:r w:rsidR="000F7267" w:rsidRPr="00E457C1">
        <w:rPr>
          <w:i/>
          <w:iCs/>
          <w:noProof/>
          <w:lang w:val="en-US"/>
        </w:rPr>
        <w:t>very high confidence</w:t>
      </w:r>
      <w:r w:rsidR="000F7267" w:rsidRPr="00E457C1">
        <w:rPr>
          <w:noProof/>
          <w:lang w:val="en-US"/>
        </w:rPr>
        <w:t xml:space="preserve">), </w:t>
      </w:r>
      <w:r w:rsidR="007A6387" w:rsidRPr="00E457C1">
        <w:rPr>
          <w:noProof/>
          <w:lang w:val="en-US"/>
        </w:rPr>
        <w:t>at a rate</w:t>
      </w:r>
      <w:r w:rsidR="000F7267" w:rsidRPr="00E457C1">
        <w:rPr>
          <w:noProof/>
          <w:lang w:val="en-US"/>
        </w:rPr>
        <w:t xml:space="preserve"> consistent with CMIP5 and CMIP6 historical simulations (Section</w:t>
      </w:r>
      <w:r w:rsidR="00B0452D" w:rsidRPr="00E457C1">
        <w:rPr>
          <w:noProof/>
          <w:lang w:val="en-US"/>
        </w:rPr>
        <w:t>s</w:t>
      </w:r>
      <w:r w:rsidR="000F7267" w:rsidRPr="00E457C1">
        <w:rPr>
          <w:noProof/>
          <w:lang w:val="en-US"/>
        </w:rPr>
        <w:t xml:space="preserve"> 2.3.3.1, </w:t>
      </w:r>
      <w:r w:rsidR="000F7267">
        <w:rPr>
          <w:noProof/>
        </w:rPr>
        <w:fldChar w:fldCharType="begin"/>
      </w:r>
      <w:r w:rsidR="000F7267" w:rsidRPr="00E457C1">
        <w:rPr>
          <w:noProof/>
          <w:lang w:val="en-US"/>
        </w:rPr>
        <w:instrText xml:space="preserve"> REF _Ref3466796 \r \h </w:instrText>
      </w:r>
      <w:r w:rsidR="00C762A3" w:rsidRPr="00E457C1">
        <w:rPr>
          <w:noProof/>
          <w:lang w:val="en-US"/>
        </w:rPr>
        <w:instrText xml:space="preserve"> \* MERGEFORMAT </w:instrText>
      </w:r>
      <w:r w:rsidR="000F7267">
        <w:rPr>
          <w:noProof/>
        </w:rPr>
      </w:r>
      <w:r w:rsidR="000F7267">
        <w:rPr>
          <w:noProof/>
        </w:rPr>
        <w:fldChar w:fldCharType="separate"/>
      </w:r>
      <w:r w:rsidR="000F7267" w:rsidRPr="00E457C1">
        <w:rPr>
          <w:noProof/>
          <w:lang w:val="en-US"/>
        </w:rPr>
        <w:t>3.5.1.3</w:t>
      </w:r>
      <w:r w:rsidR="000F7267">
        <w:rPr>
          <w:noProof/>
        </w:rPr>
        <w:fldChar w:fldCharType="end"/>
      </w:r>
      <w:r w:rsidR="000F7267" w:rsidRPr="00E457C1">
        <w:rPr>
          <w:noProof/>
          <w:lang w:val="en-US"/>
        </w:rPr>
        <w:t xml:space="preserve"> and</w:t>
      </w:r>
      <w:r w:rsidR="00C87F62" w:rsidRPr="00E457C1">
        <w:rPr>
          <w:noProof/>
          <w:lang w:val="en-US"/>
        </w:rPr>
        <w:t xml:space="preserve"> </w:t>
      </w:r>
      <w:r w:rsidR="000F7267" w:rsidRPr="00E457C1">
        <w:rPr>
          <w:noProof/>
          <w:lang w:val="en-US"/>
        </w:rPr>
        <w:t xml:space="preserve">7.2.2.2). There is </w:t>
      </w:r>
      <w:r w:rsidR="000F7267" w:rsidRPr="00E457C1">
        <w:rPr>
          <w:i/>
          <w:iCs/>
          <w:noProof/>
          <w:lang w:val="en-US"/>
        </w:rPr>
        <w:t>high confidence</w:t>
      </w:r>
      <w:r w:rsidR="000F7267" w:rsidRPr="00E457C1">
        <w:rPr>
          <w:noProof/>
          <w:lang w:val="en-US"/>
        </w:rPr>
        <w:t xml:space="preserve"> that the Earth’s energy imbalance was larger in the 2000s than in the 1985</w:t>
      </w:r>
      <w:ins w:id="977" w:author="Sara M Tuson" w:date="2021-06-24T10:44:00Z">
        <w:r w:rsidR="005C2536" w:rsidRPr="00BB05B7">
          <w:rPr>
            <w:rFonts w:cs="Times New Roman"/>
            <w:color w:val="000000"/>
            <w:sz w:val="20"/>
            <w:szCs w:val="20"/>
            <w:lang w:val="en-US" w:eastAsia="en-GB"/>
          </w:rPr>
          <w:t>–</w:t>
        </w:r>
      </w:ins>
      <w:del w:id="978" w:author="Sara M Tuson" w:date="2021-06-24T10:44:00Z">
        <w:r w:rsidR="000F7267" w:rsidRPr="00E457C1" w:rsidDel="005C2536">
          <w:rPr>
            <w:noProof/>
            <w:lang w:val="en-US"/>
          </w:rPr>
          <w:delText>-</w:delText>
        </w:r>
      </w:del>
      <w:r w:rsidR="000F7267" w:rsidRPr="00E457C1">
        <w:rPr>
          <w:noProof/>
          <w:lang w:val="en-US"/>
        </w:rPr>
        <w:t xml:space="preserve">1999 period (Section 7.2.2.1), consistent with accelerating ocean heat uptake in the past two decades (Section </w:t>
      </w:r>
      <w:r w:rsidR="000F7267">
        <w:rPr>
          <w:noProof/>
        </w:rPr>
        <w:fldChar w:fldCharType="begin"/>
      </w:r>
      <w:r w:rsidR="000F7267" w:rsidRPr="00E457C1">
        <w:rPr>
          <w:noProof/>
          <w:lang w:val="en-US"/>
        </w:rPr>
        <w:instrText xml:space="preserve"> REF _Ref3466796 \r \h </w:instrText>
      </w:r>
      <w:r w:rsidR="00C762A3" w:rsidRPr="00E457C1">
        <w:rPr>
          <w:noProof/>
          <w:lang w:val="en-US"/>
        </w:rPr>
        <w:instrText xml:space="preserve"> \* MERGEFORMAT </w:instrText>
      </w:r>
      <w:r w:rsidR="000F7267">
        <w:rPr>
          <w:noProof/>
        </w:rPr>
      </w:r>
      <w:r w:rsidR="000F7267">
        <w:rPr>
          <w:noProof/>
        </w:rPr>
        <w:fldChar w:fldCharType="separate"/>
      </w:r>
      <w:r w:rsidR="000F7267" w:rsidRPr="00E457C1">
        <w:rPr>
          <w:noProof/>
          <w:lang w:val="en-US"/>
        </w:rPr>
        <w:t>3.5.1.3</w:t>
      </w:r>
      <w:r w:rsidR="000F7267">
        <w:rPr>
          <w:noProof/>
        </w:rPr>
        <w:fldChar w:fldCharType="end"/>
      </w:r>
      <w:r w:rsidR="000F7267" w:rsidRPr="00E457C1">
        <w:rPr>
          <w:noProof/>
          <w:lang w:val="en-US"/>
        </w:rPr>
        <w:t xml:space="preserve">). </w:t>
      </w:r>
      <w:r w:rsidR="000F7267" w:rsidRPr="00E457C1">
        <w:rPr>
          <w:noProof/>
          <w:lang w:val="en-US"/>
        </w:rPr>
        <w:lastRenderedPageBreak/>
        <w:t xml:space="preserve">Internal decadal variability is mainly associated with redistribution of heat within the climate system </w:t>
      </w:r>
      <w:r w:rsidR="000F7267">
        <w:rPr>
          <w:noProof/>
        </w:rPr>
        <w:fldChar w:fldCharType="begin" w:fldLock="1"/>
      </w:r>
      <w:ins w:id="979" w:author="Robin Matthews" w:date="2021-06-15T12:28:00Z">
        <w:r w:rsidR="00EF7E2E">
          <w:rPr>
            <w:noProof/>
            <w:lang w:val="en-US"/>
          </w:rPr>
          <w:instrText>ADDIN CSL_CITATION { "citationItems" : [ { "id" : "ITEM-1", "itemData" : { "DOI" : "10.1002/2016EF000417", "ISBN" : "2328-4277", "ISSN" : "23284277", "abstract" : "Global mean surface temperatures (GMST) exhibited a smaller rate of warming during 1998\u20132013, compared to the warming in the latter half of the 20th Century. Although, not a \u201ctrue\u201d hiatus in the strict definition of the word, this has been termed the \u201cglobal warming hiatus\u201d by IPCC (2013). There have been other periods that have also been defined as the \u201chiatus\u201d depending on the analysis. There are a number of uncertainties and knowledge gaps regarding the \u201chiatus.\u201d This report reviews these issues and also posits insights from a collective set of diverse information that helps us understand what we do and do not know. One salient insight is that the GMST phenomenon is a surface characteristic that does not represent a slowdown in warming of the climate system but rather is an energy redistribution within the oceans. Improved understanding of the ocean distribution and redistribution of heat will help better monitor Earth's energy budget and its consequences. A review of recent scientific publications on the \u201chiatus\u201d shows the difficulty and complexities in pinpointing the oceanic sink of the \u201cmissing heat\u201d from the atmosphere and the upper layer of the oceans, which defines the \u201chiatus.\u201d Advances in \u201chiatus\u201d research and outlooks (recommendations) are given in this report.", "author" : [ { "dropping-particle" : "", "family" : "Yan", "given" : "Xiao Hai", "non-dropping-particle" : "", "parse-names" : false, "suffix" : "" }, { "dropping-particle" : "", "family" : "Boyer", "given" : "Tim", "non-dropping-particle" : "", "parse-names" : false, "suffix" : "" }, { "dropping-particle" : "", "family" : "Trenberth", "given" : "Kevin", "non-dropping-particle" : "", "parse-names" : false, "suffix" : "" }, { "dropping-particle" : "", "family" : "Karl", "given" : "Thomas R.", "non-dropping-particle" : "", "parse-names" : false, "suffix" : "" }, { "dropping-particle" : "", "family" : "Xie", "given" : "Shang Ping", "non-dropping-particle" : "", "parse-names" : false, "suffix" : "" }, { "dropping-particle" : "", "family" : "Nieves", "given" : "Veronica", "non-dropping-particle" : "", "parse-names" : false, "suffix" : "" }, { "dropping-particle" : "", "family" : "Tung", "given" : "Ka Kit", "non-dropping-particle" : "", "parse-names" : false, "suffix" : "" }, { "dropping-particle" : "", "family" : "Roemmich", "given" : "Dean", "non-dropping-particle" : "", "parse-names" : false, "suffix" : "" } ], "container-title" : "Earth's Future", "id" : "ITEM-1", "issue" : "11", "issued" : { "date-parts" : [ [ "2016", "11", "1" ] ] }, "page" : "472-482", "publisher" : "Wiley-Blackwell", "title" : "The global warming hiatus: Slowdown or redistribution?", "translator" : [ { "dropping-particle" : "", "family" : "J6007", "given" : "", "non-dropping-particle" : "", "parse-names" : false, "suffix" : "" } ], "type" : "article-journal", "volume" : "4" }, "uris" : [ "http://www.mendeley.com/documents/?uuid=3b5a4d16-91a3-480f-a16a-b2ed76ea5358" ] }, { "id" : "ITEM-2", "itemData" : { "DOI" : "10.1038/s41598-018-25342-7", "ISSN" : "2045-2322", "author" : [ { "dropping-particle" : "", "family" : "Drijfhout", "given" : "Sybren", "non-dropping-particle" : "", "parse-names" : false, "suffix" : "" } ], "container-title" : "Scientific Reports", "id" : "ITEM-2", "issue" : "1", "issued" : { "date-parts" : [ [ "2018", "12", "9" ] ] }, "page" : "7402", "title" : "The relation between natural variations in ocean heat uptake and global mean surface temperature anomalies in CMIP5", "translator" : [ { "dropping-particle" : "", "family" : "J5149", "given" : "", "non-dropping-particle" : "", "parse-names" : false, "suffix" : "" } ], "type" : "article-journal", "volume" : "8" }, "uris" : [ "http://www.mendeley.com/documents/?uuid=bcc76a72-443d-4677-9083-fe71dc707d39" ] } ], "mendeley" : { "formattedCitation" : "(Yan et al., 2016c; Drijfhout, 2018)", "manualFormatting" : "(X.H. Yan et al., 2016; Drijfhout, 2018)", "plainTextFormattedCitation" : "(Yan et al., 2016c; Drijfhout, 2018)", "previouslyFormattedCitation" : "(Yan et al., 2016c; Drijfhout, 2018)" }, "properties" : { "noteIndex" : 0 }, "schema" : "https://github.com/citation-style-language/schema/raw/master/csl-citation.json" }</w:instrText>
        </w:r>
      </w:ins>
      <w:del w:id="980" w:author="Robin Matthews" w:date="2021-06-15T12:28:00Z">
        <w:r w:rsidR="00E719C0" w:rsidDel="00EF7E2E">
          <w:rPr>
            <w:noProof/>
            <w:lang w:val="en-US"/>
          </w:rPr>
          <w:delInstrText>ADDIN CSL_CITATION { "citationItems" : [ { "id" : "ITEM-1", "itemData" : { "DOI" : "10.1002/2016EF000417", "ISBN" : "2328-4277", "ISSN" : "23284277", "abstract" : "Global mean surface temperatures (GMST) exhibited a smaller rate of warming during 1998\u20132013, compared to the warming in the latter half of the 20th Century. Although, not a \u201ctrue\u201d hiatus in the strict definition of the word, this has been termed the \u201cglobal warming hiatus\u201d by IPCC (2013). There have been other periods that have also been defined as the \u201chiatus\u201d depending on the analysis. There are a number of uncertainties and knowledge gaps regarding the \u201chiatus.\u201d This report reviews these issues and also posits insights from a collective set of diverse information that helps us understand what we do and do not know. One salient insight is that the GMST phenomenon is a surface characteristic that does not represent a slowdown in warming of the climate system but rather is an energy redistribution within the oceans. Improved understanding of the ocean distribution and redistribution of heat will help better monitor Earth's energy budget and its consequences. A review of recent scientific publications on the \u201chiatus\u201d shows the difficulty and complexities in pinpointing the oceanic sink of the \u201cmissing heat\u201d from the atmosphere and the upper layer of the oceans, which defines the \u201chiatus.\u201d Advances in \u201chiatus\u201d research and outlooks (recommendations) are given in this report.", "author" : [ { "dropping-particle" : "", "family" : "Yan", "given" : "Xiao Hai", "non-dropping-particle" : "", "parse-names" : false, "suffix" : "" }, { "dropping-particle" : "", "family" : "Boyer", "given" : "Tim", "non-dropping-particle" : "", "parse-names" : false, "suffix" : "" }, { "dropping-particle" : "", "family" : "Trenberth", "given" : "Kevin", "non-dropping-particle" : "", "parse-names" : false, "suffix" : "" }, { "dropping-particle" : "", "family" : "Karl", "given" : "Thomas R.", "non-dropping-particle" : "", "parse-names" : false, "suffix" : "" }, { "dropping-particle" : "", "family" : "Xie", "given" : "Shang Ping", "non-dropping-particle" : "", "parse-names" : false, "suffix" : "" }, { "dropping-particle" : "", "family" : "Nieves", "given" : "Veronica", "non-dropping-particle" : "", "parse-names" : false, "suffix" : "" }, { "dropping-particle" : "", "family" : "Tung", "given" : "Ka Kit", "non-dropping-particle" : "", "parse-names" : false, "suffix" : "" }, { "dropping-particle" : "", "family" : "Roemmich", "given" : "Dean", "non-dropping-particle" : "", "parse-names" : false, "suffix" : "" } ], "container-title" : "Earth's Future", "id" : "ITEM-1", "issue" : "11", "issued" : { "date-parts" : [ [ "2016", "11", "1" ] ] }, "page" : "472-482", "publisher" : "Wiley-Blackwell", "title" : "The global warming hiatus: Slowdown or redistribution?", "translator" : [ { "dropping-particle" : "", "family" : "J6007", "given" : "", "non-dropping-particle" : "", "parse-names" : false, "suffix" : "" } ], "type" : "article-journal", "volume" : "4" }, "uris" : [ "http://www.mendeley.com/documents/?uuid=3b5a4d16-91a3-480f-a16a-b2ed76ea5358" ] }, { "id" : "ITEM-2", "itemData" : { "DOI" : "10.1038/s41598-018-25342-7", "ISSN" : "2045-2322", "author" : [ { "dropping-particle" : "", "family" : "Drijfhout", "given" : "Sybren", "non-dropping-particle" : "", "parse-names" : false, "suffix" : "" } ], "container-title" : "Scientific Reports", "id" : "ITEM-2", "issue" : "1", "issued" : { "date-parts" : [ [ "2018", "12", "9" ] ] }, "page" : "7402", "title" : "The relation between natural variations in ocean heat uptake and global mean surface temperature anomalies in CMIP5", "translator" : [ { "dropping-particle" : "", "family" : "J5149", "given" : "", "non-dropping-particle" : "", "parse-names" : false, "suffix" : "" } ], "type" : "article-journal", "volume" : "8" }, "uris" : [ "http://www.mendeley.com/documents/?uuid=bcc76a72-443d-4677-9083-fe71dc707d39" ] } ], "mendeley" : { "formattedCitation" : "(Yan et al., 2016c; Drijfhout, 2018)", "plainTextFormattedCitation" : "(Yan et al., 2016c; Drijfhout, 2018)", "previouslyFormattedCitation" : "(Yan et al., 2016c; Drijfhout, 2018)" }, "properties" : { "noteIndex" : 0 }, "schema" : "https://github.com/citation-style-language/schema/raw/master/csl-citation.json" }</w:delInstrText>
        </w:r>
      </w:del>
      <w:r w:rsidR="000F7267">
        <w:rPr>
          <w:noProof/>
        </w:rPr>
        <w:fldChar w:fldCharType="separate"/>
      </w:r>
      <w:r w:rsidR="00393F8C">
        <w:rPr>
          <w:noProof/>
          <w:lang w:val="en-US"/>
        </w:rPr>
        <w:t>(X.H. Yan et al., 2016; Drijfhout, 2018)</w:t>
      </w:r>
      <w:r w:rsidR="000F7267">
        <w:rPr>
          <w:noProof/>
        </w:rPr>
        <w:fldChar w:fldCharType="end"/>
      </w:r>
      <w:r w:rsidR="000F7267" w:rsidRPr="00E457C1">
        <w:rPr>
          <w:noProof/>
          <w:lang w:val="en-US"/>
        </w:rPr>
        <w:t xml:space="preserve"> while associated top of the atmosphere radiation anomalies are weak </w:t>
      </w:r>
      <w:r w:rsidR="000F7267">
        <w:rPr>
          <w:noProof/>
        </w:rPr>
        <w:fldChar w:fldCharType="begin" w:fldLock="1"/>
      </w:r>
      <w:r w:rsidR="00E719C0">
        <w:rPr>
          <w:noProof/>
          <w:lang w:val="en-US"/>
        </w:rPr>
        <w:instrText>ADDIN CSL_CITATION { "citationItems" : [ { "id" : "ITEM-1", "itemData" : { "DOI" : "10.1088/1748-9326/9/3/034016", "ISSN" : "17489326", "abstract" : "We analyse a large number of multi-century pre-industrial control simulations from the fifth phase of the Coupled Model Intercomparison Project (CMIP5) to investigate relationships between: net top-of-atmosphere radiation (TOA), globally averaged surface temperature (GST), and globally integrated ocean heat content (OHC) on decadal timescales. Consistent with previous studies, we find that large trends (\u223c0.3 K dec\u22121) in GST can arise from internal climate variability and that these trends are generally an unreliable indicator of TOA over the same period. In contrast, trends in total OHC explain 95% or more of the variance in TOA for two-thirds of the models analysed; emphasizing the oceans\u2019 role as Earth\u2019s primary energy store. Correlation of trends in total system energy (TE \u2261 time integrated TOA) against trends in OHC suggests that for most models the ocean becomes the dominant term in the planetary energy budget on a timescale of about 12 months. In the context of the recent pause in global surface temperature rise, we investigate the potential importance of internal climate variability in both TOA and ocean heat rearrangement. The model simulations suggest that both factors can account for O (0.1Wm\u22122) on decadal timescales and may play an important role in the recently observed trends in GST and 0\u2013700 m (and 0\u20131800 m) ocean heat uptake. Keywords:", "author" : [ { "dropping-particle" : "", "family" : "Palmer", "given" : "M. D.", "non-dropping-particle" : "", "parse-names" : false, "suffix" : "" }, { "dropping-particle" : "", "family" : "McNeall", "given" : "D. J.", "non-dropping-particle" : "", "parse-names" : false, "suffix" : "" } ], "container-title" : "Environmental Research Letters", "id" : "ITEM-1", "issue" : "3", "issued" : { "date-parts" : [ [ "2014", "3" ] ] }, "page" : "34016", "publisher" : "IOP Publishing", "title" : "Internal variability of Earth's energy budget simulated by CMIP5 climate models", "translator" : [ { "dropping-particle" : "", "family" : "J6292", "given" : "", "non-dropping-particle" : "", "parse-names" : false, "suffix" : "" } ], "type" : "article-journal", "volume" : "9" }, "uris" : [ "http://www.mendeley.com/documents/?uuid=3e258c59-bd89-4fba-a336-64c4a5909302" ] } ], "mendeley" : { "formattedCitation" : "(Palmer and McNeall, 2014)", "plainTextFormattedCitation" : "(Palmer and McNeall, 2014)", "previouslyFormattedCitation" : "(Palmer and McNeall, 2014)" }, "properties" : { "noteIndex" : 0 }, "schema" : "https://github.com/citation-style-language/schema/raw/master/csl-citation.json" }</w:instrText>
      </w:r>
      <w:r w:rsidR="000F7267">
        <w:rPr>
          <w:noProof/>
        </w:rPr>
        <w:fldChar w:fldCharType="separate"/>
      </w:r>
      <w:r w:rsidR="00393F8C">
        <w:rPr>
          <w:noProof/>
          <w:lang w:val="en-US"/>
        </w:rPr>
        <w:t>(Palmer and McNeall, 2014)</w:t>
      </w:r>
      <w:r w:rsidR="000F7267">
        <w:rPr>
          <w:noProof/>
        </w:rPr>
        <w:fldChar w:fldCharType="end"/>
      </w:r>
      <w:r w:rsidR="000F7267" w:rsidRPr="00E457C1">
        <w:rPr>
          <w:noProof/>
          <w:lang w:val="en-US"/>
        </w:rPr>
        <w:t xml:space="preserve">. </w:t>
      </w:r>
      <w:r w:rsidR="003F6F41" w:rsidRPr="00E457C1">
        <w:rPr>
          <w:noProof/>
          <w:lang w:val="en-US"/>
        </w:rPr>
        <w:t>H</w:t>
      </w:r>
      <w:r w:rsidR="000F7267" w:rsidRPr="00E457C1">
        <w:rPr>
          <w:noProof/>
          <w:lang w:val="en-US"/>
        </w:rPr>
        <w:t xml:space="preserve">eat redistribution in the </w:t>
      </w:r>
      <w:r w:rsidR="003F6F41" w:rsidRPr="00E457C1">
        <w:rPr>
          <w:noProof/>
          <w:lang w:val="en-US"/>
        </w:rPr>
        <w:t xml:space="preserve">top 350 m of the </w:t>
      </w:r>
      <w:r w:rsidR="000F7267" w:rsidRPr="00E457C1">
        <w:rPr>
          <w:noProof/>
          <w:lang w:val="en-US"/>
        </w:rPr>
        <w:t xml:space="preserve">Indian and Pacific Oceans has been </w:t>
      </w:r>
      <w:r w:rsidR="008B77DB" w:rsidRPr="00E457C1">
        <w:rPr>
          <w:noProof/>
          <w:lang w:val="en-US"/>
        </w:rPr>
        <w:t xml:space="preserve">found to be </w:t>
      </w:r>
      <w:r w:rsidR="000F7267" w:rsidRPr="00E457C1">
        <w:rPr>
          <w:noProof/>
          <w:lang w:val="en-US"/>
        </w:rPr>
        <w:t xml:space="preserve">the main contributor to reduced </w:t>
      </w:r>
      <w:r w:rsidR="003F6F41" w:rsidRPr="00E457C1">
        <w:rPr>
          <w:noProof/>
          <w:lang w:val="en-US"/>
        </w:rPr>
        <w:t xml:space="preserve">surface </w:t>
      </w:r>
      <w:r w:rsidR="000F7267" w:rsidRPr="00E457C1">
        <w:rPr>
          <w:noProof/>
          <w:lang w:val="en-US"/>
        </w:rPr>
        <w:t xml:space="preserve">warming during the slower surface warming period </w:t>
      </w:r>
      <w:r w:rsidR="000F7267">
        <w:rPr>
          <w:noProof/>
        </w:rPr>
        <w:fldChar w:fldCharType="begin" w:fldLock="1"/>
      </w:r>
      <w:ins w:id="981" w:author="Robin Matthews" w:date="2021-06-15T12:28:00Z">
        <w:r w:rsidR="00EF7E2E">
          <w:rPr>
            <w:noProof/>
            <w:lang w:val="en-US"/>
          </w:rPr>
          <w:instrText>ADDIN CSL_CITATION { "citationItems" : [ { "id" : "ITEM-1", "itemData" : { "DOI" : "10.1038/NGEO2438", "ISBN" : "1752-0894", "ISSN" : "17520908", "abstract" : "Global mean surface warming has stalled since the end of the twentieth century1, 2, but the net radiation imbalance at the top of the atmosphere continues to suggest an increasingly warming planet. This apparent contradiction has been reconciled by an anomalous heat flux into the ocean3, 4, 5, 6, 7, 8, induced by a shift towards a La Ni\u00f1a-like state with cold sea surface temperatures in the eastern tropical Pacific over the past decade or so. A significant portion of the heat missing from the atmosphere is therefore expected to be stored in the Pacific Ocean. However, in situ hydrographic records indicate that Pacific Ocean heat content has been decreasing9. Here, we analyse observations along with simulations from a global ocean\u2013sea ice model to track the pathway of heat. We find that the enhanced heat uptake by the Pacific Ocean has been compensated by an increased heat transport from the Pacific Ocean to the Indian Ocean, carried by the Indonesian throughflow. As a result, Indian Ocean heat content has increased abruptly, which accounts for more than 70% of the global ocean heat gain in the upper 700 m during the past decade. We conclude that the Indian Ocean has become increasingly important in modulating global climate variability.", "author" : [ { "dropping-particle" : "", "family" : "Lee", "given" : "Sang Ki", "non-dropping-particle" : "", "parse-names" : false, "suffix" : "" }, { "dropping-particle" : "", "family" : "Park", "given" : "Wonsun", "non-dropping-particle" : "", "parse-names" : false, "suffix" : "" }, { "dropping-particle" : "", "family" : "Baringer", "given" : "Molly O.", "non-dropping-particle" : "", "parse-names" : false, "suffix" : "" }, { "dropping-particle" : "", "family" : "Gordon", "given" : "Arnold L.", "non-dropping-particle" : "", "parse-names" : false, "suffix" : "" }, { "dropping-particle" : "", "family" : "Huber", "given" : "Bruce", "non-dropping-particle" : "", "parse-names" : false, "suffix" : "" }, { "dropping-particle" : "", "family" : "Liu", "given" : "Yanyun", "non-dropping-particle" : "", "parse-names" : false, "suffix" : "" } ], "container-title" : "Nature Geoscience", "id" : "ITEM-1", "issue" : "6", "issued" : { "date-parts" : [ [ "2015" ] ] }, "page" : "445-449", "title" : "Pacific origin of the abrupt increase in Indian Ocean heat content during the warming hiatus", "translator" : [ { "dropping-particle" : "", "family" : "J4044", "given" : "", "non-dropping-particle" : "", "parse-names" : false, "suffix" : "" } ], "type" : "article-journal", "volume" : "8" }, "uris" : [ "http://www.mendeley.com/documents/?uuid=81df0869-7367-4a54-890c-574ae4d15978" ] }, { "id" : "ITEM-2", "itemData" : { "DOI" : "10.1126/science.aaa4521", "ISSN" : "0036-8075", "abstract" : "Global warming apparently slowed, or even stopped, during the first decade of the 21st century. This pause is commonly called the {\\textquotedblleft}hiatus.{\\textquotedblright} We know, however, that Earth{\\textquoteright}s climate system is accumulating excess solar energy owing to the build-up of greenhouse gases in the atmosphere. Where, then, has this energy gone if not into the air? Nieves et al. find that over this period, the surface Pacific Ocean has cooled but the upper Indian and Southern Oceans have warmed. Thus, the decade-long hiatus that began in 2003 would appear to be the result of a redistribution of heat within the ocean, rather than a change in the whole-Earth warming rate.Science, this issue p. 532Recent modeling studies have proposed different scenarios to explain the slowdown in surface temperature warming in the most recent decade. Some of these studies seem to support the idea of internal variability and/or rearrangement of heat between the surface and the ocean interior. Others suggest that radiative forcing might also play a role. Our examination of observational data over the past two decades shows some significant differences when compared to model results from reanalyses and provides the most definitive explanation of how the heat was redistributed. We find that cooling in the top 100-meter layer of the Pacific Ocean was mainly compensated for by warming in the 100- to 300-meter layer of the Indian and Pacific Oceans in the past decade since 2003.", "author" : [ { "dropping-particle" : "", "family" : "Nieves", "given" : "Veronica", "non-dropping-particle" : "", "parse-names" : false, "suffix" : "" }, { "dropping-particle" : "", "family" : "Willis", "given" : "Josh K", "non-dropping-particle" : "", "parse-names" : false, "suffix" : "" }, { "dropping-particle" : "", "family" : "Patzert", "given" : "William C", "non-dropping-particle" : "", "parse-names" : false, "suffix" : "" } ], "container-title" : "Science", "id" : "ITEM-2", "issue" : "6247", "issued" : { "date-parts" : [ [ "2015" ] ] }, "page" : "532-535", "publisher" : "American Association for the Advancement of Science", "title" : "Recent hiatus caused by decadal shift in Indo-Pacific heating", "translator" : [ { "dropping-particle" : "", "family" : "J4041", "given" : "", "non-dropping-particle" : "", "parse-names" : false, "suffix" : "" } ], "type" : "article-journal", "volume" : "349" }, "uris" : [ "http://www.mendeley.com/documents/?uuid=9bf6a964-c28e-45f0-a0f0-9f55e9018fc0" ] }, { "id" : "ITEM-3", "itemData" : { "DOI" : "10.1038/srep24331", "ISSN" : "20452322", "abstract" : "Climate variation of global monsoon (GM) precipitation involves both internal feedback and external forcing. Here, we focus on strong volcanic forcing since large eruptions are known to be a dominant mechanism in natural climate change. It is not known whether large volcanoes erupted at different latitudes have distinctive effects on the monsoon in the Northern Hemisphere (NH) and the Southern Hemisphere (SH). We address this issue using a 1500-year volcanic sensitivity simulation by the Community Earth System Model version 1.0 (CESM1). Volcanoes are classified into three types based on their meridional aerosol distributions: NH volcanoes, SH volcanoes and equatorial volcanoes. Using the model simulation, we discover that the GM precipitation in one hemisphere is enhanced significantly by the remote volcanic forcing occurring in the other hemisphere. This remote volcanic forcing-induced intensification is mainly through circulation change rather than moisture content change. In addition, the NH volcanic eruptions are more efficient in reducing the NH monsoon precipitation than the equatorial ones, and so do the SH eruptions in weakening the SH monsoon, because the equatorial eruptions, despite reducing moisture content, have weaker effects in weakening the off-equatorial monsoon circulation than the subtropical-extratropical volcanoes do.", "author" : [ { "dropping-particle" : "", "family" : "Liu", "given" : "Fei", "non-dropping-particle" : "", "parse-names" : false, "suffix" : "" }, { "dropping-particle" : "", "family" : "Chai", "given" : "Jing", "non-dropping-particle" : "", "parse-names" : false, "suffix" : "" }, { "dropping-particle" : "", "family" : "Wang", "given" : "Bin", "non-dropping-particle" : "", "parse-names" : false, "suffix" : "" }, { "dropping-particle" : "", "family" : "Liu", "given" : "Jian", "non-dropping-particle" : "", "parse-names" : false, "suffix" : "" }, { "dropping-particle" : "", "family" : "Zhang", "given" : "Xiao", "non-dropping-particle" : "", "parse-names" : false, "suffix" : "" }, { "dropping-particle" : "", "family" : "Wang", "given" : "Zhiyuan", "non-dropping-particle" : "", "parse-names" : false, "suffix" : "" } ], "container-title" : "Scientific Reports", "id" : "ITEM-3", "issue" : "1", "issued" : { "date-parts" : [ [ "2016", "7" ] ] }, "page" : "24331", "title" : "Global monsoon precipitation responses to large volcanic eruptions", "translator" : [ { "dropping-particle" : "", "family" : "J5859", "given" : "", "non-dropping-particle" : "", "parse-names" : false, "suffix" : "" } ], "type" : "article-journal", "volume" : "6" }, "uris" : [ "http://www.mendeley.com/documents/?uuid=71744a46-887e-4b64-a787-6f912a231862" ] } ], "mendeley" : { "formattedCitation" : "(Lee et al., 2015; Nieves et al., 2015; Liu et al., 2016a)", "manualFormatting" : "(Lee et al., 2015; Nieves et al., 2015; F. Liu et al., 2016)", "plainTextFormattedCitation" : "(Lee et al., 2015; Nieves et al., 2015; Liu et al., 2016a)", "previouslyFormattedCitation" : "(Lee et al., 2015; Nieves et al., 2015; Liu et al., 2016a)" }, "properties" : { "noteIndex" : 0 }, "schema" : "https://github.com/citation-style-language/schema/raw/master/csl-citation.json" }</w:instrText>
        </w:r>
      </w:ins>
      <w:del w:id="982" w:author="Robin Matthews" w:date="2021-06-15T12:28:00Z">
        <w:r w:rsidR="00E719C0" w:rsidDel="00EF7E2E">
          <w:rPr>
            <w:noProof/>
            <w:lang w:val="en-US"/>
          </w:rPr>
          <w:delInstrText>ADDIN CSL_CITATION { "citationItems" : [ { "id" : "ITEM-1", "itemData" : { "DOI" : "10.1038/NGEO2438", "ISBN" : "1752-0894", "ISSN" : "17520908", "abstract" : "Global mean surface warming has stalled since the end of the twentieth century1, 2, but the net radiation imbalance at the top of the atmosphere continues to suggest an increasingly warming planet. This apparent contradiction has been reconciled by an anomalous heat flux into the ocean3, 4, 5, 6, 7, 8, induced by a shift towards a La Ni\u00f1a-like state with cold sea surface temperatures in the eastern tropical Pacific over the past decade or so. A significant portion of the heat missing from the atmosphere is therefore expected to be stored in the Pacific Ocean. However, in situ hydrographic records indicate that Pacific Ocean heat content has been decreasing9. Here, we analyse observations along with simulations from a global ocean\u2013sea ice model to track the pathway of heat. We find that the enhanced heat uptake by the Pacific Ocean has been compensated by an increased heat transport from the Pacific Ocean to the Indian Ocean, carried by the Indonesian throughflow. As a result, Indian Ocean heat content has increased abruptly, which accounts for more than 70% of the global ocean heat gain in the upper 700 m during the past decade. We conclude that the Indian Ocean has become increasingly important in modulating global climate variability.", "author" : [ { "dropping-particle" : "", "family" : "Lee", "given" : "Sang Ki", "non-dropping-particle" : "", "parse-names" : false, "suffix" : "" }, { "dropping-particle" : "", "family" : "Park", "given" : "Wonsun", "non-dropping-particle" : "", "parse-names" : false, "suffix" : "" }, { "dropping-particle" : "", "family" : "Baringer", "given" : "Molly O.", "non-dropping-particle" : "", "parse-names" : false, "suffix" : "" }, { "dropping-particle" : "", "family" : "Gordon", "given" : "Arnold L.", "non-dropping-particle" : "", "parse-names" : false, "suffix" : "" }, { "dropping-particle" : "", "family" : "Huber", "given" : "Bruce", "non-dropping-particle" : "", "parse-names" : false, "suffix" : "" }, { "dropping-particle" : "", "family" : "Liu", "given" : "Yanyun", "non-dropping-particle" : "", "parse-names" : false, "suffix" : "" } ], "container-title" : "Nature Geoscience", "id" : "ITEM-1", "issue" : "6", "issued" : { "date-parts" : [ [ "2015" ] ] }, "page" : "445-449", "title" : "Pacific origin of the abrupt increase in Indian Ocean heat content during the warming hiatus", "translator" : [ { "dropping-particle" : "", "family" : "J4044", "given" : "", "non-dropping-particle" : "", "parse-names" : false, "suffix" : "" } ], "type" : "article-journal", "volume" : "8" }, "uris" : [ "http://www.mendeley.com/documents/?uuid=81df0869-7367-4a54-890c-574ae4d15978" ] }, { "id" : "ITEM-2", "itemData" : { "DOI" : "10.1126/science.aaa4521", "ISSN" : "0036-8075", "abstract" : "Global warming apparently slowed, or even stopped, during the first decade of the 21st century. This pause is commonly called the {\\textquotedblleft}hiatus.{\\textquotedblright} We know, however, that Earth{\\textquoteright}s climate system is accumulating excess solar energy owing to the build-up of greenhouse gases in the atmosphere. Where, then, has this energy gone if not into the air? Nieves et al. find that over this period, the surface Pacific Ocean has cooled but the upper Indian and Southern Oceans have warmed. Thus, the decade-long hiatus that began in 2003 would appear to be the result of a redistribution of heat within the ocean, rather than a change in the whole-Earth warming rate.Science, this issue p. 532Recent modeling studies have proposed different scenarios to explain the slowdown in surface temperature warming in the most recent decade. Some of these studies seem to support the idea of internal variability and/or rearrangement of heat between the surface and the ocean interior. Others suggest that radiative forcing might also play a role. Our examination of observational data over the past two decades shows some significant differences when compared to model results from reanalyses and provides the most definitive explanation of how the heat was redistributed. We find that cooling in the top 100-meter layer of the Pacific Ocean was mainly compensated for by warming in the 100- to 300-meter layer of the Indian and Pacific Oceans in the past decade since 2003.", "author" : [ { "dropping-particle" : "", "family" : "Nieves", "given" : "Veronica", "non-dropping-particle" : "", "parse-names" : false, "suffix" : "" }, { "dropping-particle" : "", "family" : "Willis", "given" : "Josh K", "non-dropping-particle" : "", "parse-names" : false, "suffix" : "" }, { "dropping-particle" : "", "family" : "Patzert", "given" : "William C", "non-dropping-particle" : "", "parse-names" : false, "suffix" : "" } ], "container-title" : "Science", "id" : "ITEM-2", "issue" : "6247", "issued" : { "date-parts" : [ [ "2015" ] ] }, "page" : "532-535", "publisher" : "American Association for the Advancement of Science", "title" : "Recent hiatus caused by decadal shift in Indo-Pacific heating", "translator" : [ { "dropping-particle" : "", "family" : "J4041", "given" : "", "non-dropping-particle" : "", "parse-names" : false, "suffix" : "" } ], "type" : "article-journal", "volume" : "349" }, "uris" : [ "http://www.mendeley.com/documents/?uuid=9bf6a964-c28e-45f0-a0f0-9f55e9018fc0" ] }, { "id" : "ITEM-3", "itemData" : { "DOI" : "10.1038/srep24331", "ISSN" : "20452322", "abstract" : "Climate variation of global monsoon (GM) precipitation involves both internal feedback and external forcing. Here, we focus on strong volcanic forcing since large eruptions are known to be a dominant mechanism in natural climate change. It is not known whether large volcanoes erupted at different latitudes have distinctive effects on the monsoon in the Northern Hemisphere (NH) and the Southern Hemisphere (SH). We address this issue using a 1500-year volcanic sensitivity simulation by the Community Earth System Model version 1.0 (CESM1). Volcanoes are classified into three types based on their meridional aerosol distributions: NH volcanoes, SH volcanoes and equatorial volcanoes. Using the model simulation, we discover that the GM precipitation in one hemisphere is enhanced significantly by the remote volcanic forcing occurring in the other hemisphere. This remote volcanic forcing-induced intensification is mainly through circulation change rather than moisture content change. In addition, the NH volcanic eruptions are more efficient in reducing the NH monsoon precipitation than the equatorial ones, and so do the SH eruptions in weakening the SH monsoon, because the equatorial eruptions, despite reducing moisture content, have weaker effects in weakening the off-equatorial monsoon circulation than the subtropical-extratropical volcanoes do.", "author" : [ { "dropping-particle" : "", "family" : "Liu", "given" : "Fei", "non-dropping-particle" : "", "parse-names" : false, "suffix" : "" }, { "dropping-particle" : "", "family" : "Chai", "given" : "Jing", "non-dropping-particle" : "", "parse-names" : false, "suffix" : "" }, { "dropping-particle" : "", "family" : "Wang", "given" : "Bin", "non-dropping-particle" : "", "parse-names" : false, "suffix" : "" }, { "dropping-particle" : "", "family" : "Liu", "given" : "Jian", "non-dropping-particle" : "", "parse-names" : false, "suffix" : "" }, { "dropping-particle" : "", "family" : "Zhang", "given" : "Xiao", "non-dropping-particle" : "", "parse-names" : false, "suffix" : "" }, { "dropping-particle" : "", "family" : "Wang", "given" : "Zhiyuan", "non-dropping-particle" : "", "parse-names" : false, "suffix" : "" } ], "container-title" : "Scientific Reports", "id" : "ITEM-3", "issue" : "1", "issued" : { "date-parts" : [ [ "2016", "7" ] ] }, "page" : "24331", "title" : "Global monsoon precipitation responses to large volcanic eruptions", "translator" : [ { "dropping-particle" : "", "family" : "J5859", "given" : "", "non-dropping-particle" : "", "parse-names" : false, "suffix" : "" } ], "type" : "article-journal", "volume" : "6" }, "uris" : [ "http://www.mendeley.com/documents/?uuid=71744a46-887e-4b64-a787-6f912a231862" ] } ], "mendeley" : { "formattedCitation" : "(Lee et al., 2015; Nieves et al., 2015; Liu et al., 2016a)", "plainTextFormattedCitation" : "(Lee et al., 2015; Nieves et al., 2015; Liu et al., 2016a)", "previouslyFormattedCitation" : "(Lee et al., 2015; Nieves et al., 2015; Liu et al., 2016a)" }, "properties" : { "noteIndex" : 0 }, "schema" : "https://github.com/citation-style-language/schema/raw/master/csl-citation.json" }</w:delInstrText>
        </w:r>
      </w:del>
      <w:r w:rsidR="000F7267">
        <w:rPr>
          <w:noProof/>
        </w:rPr>
        <w:fldChar w:fldCharType="separate"/>
      </w:r>
      <w:r w:rsidR="00393F8C">
        <w:rPr>
          <w:noProof/>
          <w:lang w:val="en-US"/>
        </w:rPr>
        <w:t>(Lee et al., 2015; Nieves et al., 2015; F. Liu et al., 2016)</w:t>
      </w:r>
      <w:r w:rsidR="000F7267">
        <w:rPr>
          <w:noProof/>
        </w:rPr>
        <w:fldChar w:fldCharType="end"/>
      </w:r>
      <w:r w:rsidR="000F7267" w:rsidRPr="00E457C1">
        <w:rPr>
          <w:noProof/>
          <w:lang w:val="en-US"/>
        </w:rPr>
        <w:t xml:space="preserve">, consistent with the simulated signature of PDV </w:t>
      </w:r>
      <w:r w:rsidR="000F7267">
        <w:rPr>
          <w:noProof/>
        </w:rPr>
        <w:fldChar w:fldCharType="begin" w:fldLock="1"/>
      </w:r>
      <w:r w:rsidR="00E719C0">
        <w:rPr>
          <w:noProof/>
          <w:lang w:val="en-US"/>
        </w:rPr>
        <w:instrText xml:space="preserve">ADDIN CSL_CITATION { "citationItems" : [ { "id" : "ITEM-1",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"ITEM-1", "issue" : "3", "issued" : { "date-parts" : [ [ "2014" ] ] }, "page" : "222-227", "title" : "Recent intensification of wind-driven circulation in the Pacific and the ongoing warming hiatus", "translator" : [ { "dropping-particle" : "", "family" : "J4158", "given" : "", "non-dropping-particle" : "", "parse-names" : false, "suffix" : "" } ], "type" : "article-journal", "volume" : "4" }, "uris" : [ "http://www.mendeley.com/documents/?uuid=eed0f267-c71d-4738-bdec-953c434b0580" ] }, { "id" : "ITEM-2", "itemData" : { "DOI" : "10.1007/s00382-017-3923-3", "ISSN" : "0930-7575", "author" : [ { "dropping-particle" : "", "family" : "Maher", "given" : "Nicola", "non-dropping-particle" : "", "parse-names" : false, "suffix" : "" }, { "dropping-particle" : "", "family" : "England", "given" : "Matthew H.", "non-dropping-particle" : "", "parse-names" : false, "suffix" : "" }, { "dropping-particle" : "Sen", "family" : "Gupta", "given" : "Alex", "non-dropping-particle" : "", "parse-names" : false, "suffix" : "" }, { "dropping-particle" : "", "family" : "Spence", "given" : "Paul", "non-dropping-particle" : "", "parse-names" : false, "suffix" : "" } ], "container-title" : "Climate Dynamics", "id" : "ITEM-2", "issue" : "1-2", "issued" : { "date-parts" : [ [ "2018", "7", "16" ] ] }, "page" : "321-336", "title" : "Role of Pacific trade winds in driving ocean temperatures during the recent slowdown and projections under a wind trend reversal", "translator" : [ { "dropping-particle" : "", "family" : "J5203", "given" : "", "non-dropping-particle" : "", "parse-names" : false, "suffix" : "" } ], "type" : "article-journal", "volume" : "51" }, "uris" : [ "http://www.mendeley.com/documents/?uuid=17bcb5b0-5448-4379-9013-e430e7f87afd" ] }, { "id" : "ITEM-3", "itemData" : { "DOI" : "10.1007/s00382-018-4387-9", "ISSN" : "0930-7575", "author" : [ { "dropping-particle" : "", "family" : "Gastineau", "given" : "Guillaume", "non-dropping-particle" : </w:instrText>
      </w:r>
      <w:r w:rsidR="00E719C0" w:rsidRPr="006814DF">
        <w:rPr>
          <w:noProof/>
        </w:rPr>
        <w:instrText>"", "parse-names" : false, "suffix" : "" }, { "dropping-particle" : "", "family" : "Friedman", "given" : "Andrew R.", "non-dropping-particle" : "", "parse-names" : false, "suffix" : "" }, { "dropping-particle" : "", "family" : "Khodri", "given" : "Myriam", "non-dropping-particle" : "", "parse-names" : false, "suffix" : "" }, { "dropping-particle" : "", "family" : "Vialard", "given" : "J\u00e9r\u00f4me", "non-dropping-particle" : "", "parse-names" : false, "suffix" : "" } ], "container-title" : "Climate Dynamics", "id" : "ITEM-3", "issue" : "1-2", "issued" : { "date-parts" : [ [ "2019", "7", "14" ] ] }, "page" : "1187-1208", "title" : "Global ocean heat content redistribution during the 1998\u20132012 Interdecadal Pacific Oscillation negative phase", "translator" : [ { "dropping-particle" : "", "family" : "J6025", "given" : "", "non-dropping-particle" : "", "parse-names" : false, "suffix" : "" } ], "type" : "article-journal", "volume" : "53" }, "uris" : [ "http://www.mendeley.com/documents/?uuid=902fd48e-b3c4-42db-a27b-13e55d4f3cad" ] } ], "mendeley" : { "formattedCitation" : "(England et al., 2014; Maher et al., 2018a; Gastineau et al., 2019)", "plainTextFormattedCitation" : "(England et al., 2014; Maher et al., 2018a; Gastineau et al., 2019)", "previouslyFormattedCitation" : "(England et al., 2014; Maher et al., 2018a; Gastineau et al., 2019)" }, "properties" : { "noteIndex" : 0 }, "schema" : "https://github.com/citation-style-language/schema/raw/master/csl-citation.json" }</w:instrText>
      </w:r>
      <w:r w:rsidR="000F7267">
        <w:rPr>
          <w:noProof/>
        </w:rPr>
        <w:fldChar w:fldCharType="separate"/>
      </w:r>
      <w:r w:rsidR="00393F8C">
        <w:rPr>
          <w:noProof/>
          <w:lang w:val="fr-CA"/>
        </w:rPr>
        <w:t>(England et al., 2014; Maher et al., 2018a; Gastineau et al., 2019)</w:t>
      </w:r>
      <w:r w:rsidR="000F7267">
        <w:rPr>
          <w:noProof/>
        </w:rPr>
        <w:fldChar w:fldCharType="end"/>
      </w:r>
      <w:r w:rsidR="000F7267" w:rsidRPr="00194509">
        <w:rPr>
          <w:noProof/>
          <w:lang w:val="fr-CA"/>
        </w:rPr>
        <w:t xml:space="preserve">. </w:t>
      </w:r>
      <w:r w:rsidR="000F7267" w:rsidRPr="00E457C1">
        <w:rPr>
          <w:noProof/>
          <w:lang w:val="en-US"/>
        </w:rPr>
        <w:t xml:space="preserve">Below 700 m, enhanced heat uptake over the slower surface warming period is observed mainly in the North Atlantic and Southern Ocean </w:t>
      </w:r>
      <w:r w:rsidR="000F7267">
        <w:rPr>
          <w:noProof/>
        </w:rPr>
        <w:fldChar w:fldCharType="begin" w:fldLock="1"/>
      </w:r>
      <w:r w:rsidR="00E719C0">
        <w:rPr>
          <w:noProof/>
          <w:lang w:val="en-US"/>
        </w:rPr>
        <w:instrText>ADDIN CSL_CITATION { "citationItems" : [ { "id" : "ITEM-1", "itemData" : { "DOI" : "10.1126/science.1254937", "ISSN" : "0036-8075", "abstract" : "Global warming seems to have paused over the past 15 years while the deep ocean takes the heat instead. The thermal capacity of the oceans far exceeds that of the atmosphere, so the oceans can store up to 90% of the heat buildup caused by increased concentrations of greenhouse gases such as carbon dioxide. Chen and Tung used observational data to trace the pathways of recent ocean heating. They conclude that the deep Atlantic and Southern Oceans, but not the Pacific, have absorbed the excess heat that would otherwise have fueled continued warming.Science, this issue p. 897 A vacillating global heat sink at intermediate ocean depths is associated with different climate regimes of surface warming under anthropogenic forcing: The latter part of the 20th century saw rapid global warming as more heat stayed near the surface. In the 21st century, surface warming slowed as more heat moved into deeper oceans. In situ and reanalyzed data are used to trace the pathways of ocean heat uptake. In addition to the shallow La Ni\u00f1a{\\textendash}like patterns in the Pacific that were the previous focus, we found that the slowdown is mainly caused by heat transported to deeper layers in the Atlantic and the Southern oceans, initiated by a recurrent salinity anomaly in the subpolar North Atlantic. Cooling periods associated with the latter deeper heat-sequestration mechanism historically lasted 20 to 35 years.", "author" : [ { "dropping-particle" : "", "family" : "Chen", "given" : "Xianyao", "non-dropping-particle" : "", "parse-names" : false, "suffix" : "" }, { "dropping-particle" : "", "family" : "Tung", "given" : "Ka-Kit", "non-dropping-particle" : "", "parse-names" : false, "suffix" : "" } ], "container-title" : "Science", "id" : "ITEM-1", "issue" : "6199", "issued" : { "date-parts" : [ [ "2014" ] ] }, "page" : "897-903", "publisher" : "American Association for the Advancement of Science", "title" : "Varying planetary heat sink led to global-warming slowdown and acceleration", "translator" : [ { "dropping-particle" : "", "family" : "J4038", "given" : "", "non-dropping-particle" : "", "parse-names" : false, "suffix" : "" } ], "type" : "article-journal", "volume" : "345" }, "uris" : [ "http://www.mendeley.com/documents/?uuid=52186dd2-b84e-45b5-85e0-f972ef3e5c7e" ] } ], "mendeley" : { "formattedCitation" : "(Chen and Tung, 2014)", "plainTextFormattedCitation" : "(Chen and Tung, 2014)", "previouslyFormattedCitation" : "(Chen and Tung, 2014)" }, "properties" : { "noteIndex" : 0 }, "schema" : "https://github.com/citation-style-language/schema/raw/master/csl-citation.json" }</w:instrText>
      </w:r>
      <w:r w:rsidR="000F7267">
        <w:rPr>
          <w:noProof/>
        </w:rPr>
        <w:fldChar w:fldCharType="separate"/>
      </w:r>
      <w:r w:rsidR="00393F8C">
        <w:rPr>
          <w:noProof/>
          <w:lang w:val="en-US"/>
        </w:rPr>
        <w:t>(Chen and Tung, 2014)</w:t>
      </w:r>
      <w:r w:rsidR="000F7267">
        <w:rPr>
          <w:noProof/>
        </w:rPr>
        <w:fldChar w:fldCharType="end"/>
      </w:r>
      <w:r w:rsidR="000F7267" w:rsidRPr="00E457C1">
        <w:rPr>
          <w:noProof/>
          <w:lang w:val="en-US"/>
        </w:rPr>
        <w:t xml:space="preserve">, though whether this is a response to forcing or a unique signature of the slow GMST warming </w:t>
      </w:r>
      <w:r w:rsidR="00E54AAF" w:rsidRPr="00E457C1">
        <w:rPr>
          <w:noProof/>
          <w:lang w:val="en-US"/>
        </w:rPr>
        <w:t>has been</w:t>
      </w:r>
      <w:r w:rsidR="000F7267" w:rsidRPr="00E457C1">
        <w:rPr>
          <w:noProof/>
          <w:lang w:val="en-US"/>
        </w:rPr>
        <w:t xml:space="preserve"> questioned </w:t>
      </w:r>
      <w:r w:rsidR="000F7267">
        <w:rPr>
          <w:noProof/>
        </w:rPr>
        <w:fldChar w:fldCharType="begin" w:fldLock="1"/>
      </w:r>
      <w:ins w:id="983" w:author="Robin Matthews" w:date="2021-06-15T12:28:00Z">
        <w:r w:rsidR="00EF7E2E">
          <w:rPr>
            <w:noProof/>
            <w:lang w:val="en-US"/>
          </w:rPr>
          <w:instrText>ADDIN CSL_CITATION { "citationItems" : [ { "id" : "ITEM-1", "itemData" : { "DOI" : "10.1038/ncomms10926", "ISBN" : "2041-1723 (Electronic)\\r2041-1723 (Linking)", "ISSN" : "20411723", "PMID" : "27025666", "abstract" : "Ocean heat uptake is observed to penetrate deep into the Atlantic and Southern Oceans during the recent hiatus of global warming. Here we show that the deep heat penetration in these two basins is not unique to the hiatus but is characteristic of anthropogenic warming and merely reflects the depth of the mean meridional overturning circulation in the basin. We find, however, that heat redistribution in the upper 350\u2009m between the Pacific and Indian Oceans is closely tied to the surface warming hiatus. The Indian Ocean shows an anomalous warming below 50\u2009m during hiatus events due to an enhanced heat transport by the Indonesian throughflow in response to the intensified trade winds in the equatorial Pacific. Thus, the Pacific and Indian Oceans are the key regions to track ocean heat uptake during the surface warming hiatus.", "author" : [ { "dropping-particle" : "", "family" : "Liu", "given" : "Wei", "non-dropping-particle" : "", "parse-names" : false, "suffix" : "" }, { "dropping-particle" : "", "family" : "Xie", "given" : "Shang Ping", "non-dropping-particle" : "", "parse-names" : false, "suffix" : "" }, { "dropping-particle" : "", "family" : "Lu", "given" : "Jian", "non-dropping-particle" : "", "parse-names" : false, "suffix" : "" } ], "container-title" : "Nature Communications", "id" : "ITEM-1", "issued" : { "date-parts" : [ [ "2016" ] ] }, "page" : "1-9", "publisher" : "Nature Publishing Group", "title" : "Tracking ocean heat uptake during the surface warming hiatus", "translator" : [ { "dropping-particle" : "", "family" : "J4460", "given" : "", "non-dropping-particle" : "", "parse-names" : false, "suffix" : "" } ], "type" : "article-journal", "volume" : "7" }, "uris" : [ "http://www.mendeley.com/documents/?uuid=38c447ed-0675-4aec-8bba-288d13f83e0d" ] } ], "mendeley" : { "formattedCitation" : "(Liu et al., 2016b)", "manualFormatting" : "(W. Liu et al., 2016)", "plainTextFormattedCitation" : "(Liu et al., 2016b)", "previouslyFormattedCitation" : "(Liu et al., 2016b)" }, "properties" : { "noteIndex" : 0 }, "schema" : "https://github.com/citation-style-language/schema/raw/master/csl-citation.json" }</w:instrText>
        </w:r>
      </w:ins>
      <w:del w:id="984" w:author="Robin Matthews" w:date="2021-06-15T12:28:00Z">
        <w:r w:rsidR="00E719C0" w:rsidDel="00EF7E2E">
          <w:rPr>
            <w:noProof/>
            <w:lang w:val="en-US"/>
          </w:rPr>
          <w:delInstrText>ADDIN CSL_CITATION { "citationItems" : [ { "id" : "ITEM-1", "itemData" : { "DOI" : "10.1038/ncomms10926", "ISBN" : "2041-1723 (Electronic)\\r2041-1723 (Linking)", "ISSN" : "20411723", "PMID" : "27025666", "abstract" : "Ocean heat uptake is observed to penetrate deep into the Atlantic and Southern Oceans during the recent hiatus of global warming. Here we show that the deep heat penetration in these two basins is not unique to the hiatus but is characteristic of anthropogenic warming and merely reflects the depth of the mean meridional overturning circulation in the basin. We find, however, that heat redistribution in the upper 350\u2009m between the Pacific and Indian Oceans is closely tied to the surface warming hiatus. The Indian Ocean shows an anomalous warming below 50\u2009m during hiatus events due to an enhanced heat transport by the Indonesian throughflow in response to the intensified trade winds in the equatorial Pacific. Thus, the Pacific and Indian Oceans are the key regions to track ocean heat uptake during the surface warming hiatus.", "author" : [ { "dropping-particle" : "", "family" : "Liu", "given" : "Wei", "non-dropping-particle" : "", "parse-names" : false, "suffix" : "" }, { "dropping-particle" : "", "family" : "Xie", "given" : "Shang Ping", "non-dropping-particle" : "", "parse-names" : false, "suffix" : "" }, { "dropping-particle" : "", "family" : "Lu", "given" : "Jian", "non-dropping-particle" : "", "parse-names" : false, "suffix" : "" } ], "container-title" : "Nature Communications", "id" : "ITEM-1", "issued" : { "date-parts" : [ [ "2016" ] ] }, "page" : "1-9", "publisher" : "Nature Publishing Group", "title" : "Tracking ocean heat uptake during the surface warming hiatus", "translator" : [ { "dropping-particle" : "", "family" : "J4460", "given" : "", "non-dropping-particle" : "", "parse-names" : false, "suffix" : "" } ], "type" : "article-journal", "volume" : "7" }, "uris" : [ "http://www.mendeley.com/documents/?uuid=38c447ed-0675-4aec-8bba-288d13f83e0d" ] } ], "mendeley" : { "formattedCitation" : "(Liu et al., 2016b)", "plainTextFormattedCitation" : "(Liu et al., 2016b)", "previouslyFormattedCitation" : "(Liu et al., 2016b)" }, "properties" : { "noteIndex" : 0 }, "schema" : "https://github.com/citation-style-language/schema/raw/master/csl-citation.json" }</w:delInstrText>
        </w:r>
      </w:del>
      <w:r w:rsidR="000F7267">
        <w:rPr>
          <w:noProof/>
        </w:rPr>
        <w:fldChar w:fldCharType="separate"/>
      </w:r>
      <w:r w:rsidR="00393F8C">
        <w:rPr>
          <w:noProof/>
          <w:lang w:val="en-US"/>
        </w:rPr>
        <w:t>(W. Liu et al., 2016)</w:t>
      </w:r>
      <w:r w:rsidR="000F7267">
        <w:rPr>
          <w:noProof/>
        </w:rPr>
        <w:fldChar w:fldCharType="end"/>
      </w:r>
      <w:r w:rsidR="000F7267" w:rsidRPr="00E457C1">
        <w:rPr>
          <w:noProof/>
          <w:lang w:val="en-US"/>
        </w:rPr>
        <w:t xml:space="preserve">. </w:t>
      </w:r>
    </w:p>
    <w:p w14:paraId="31BB571D" w14:textId="77777777" w:rsidR="000F7267" w:rsidRPr="00E457C1" w:rsidRDefault="000F7267" w:rsidP="00C762A3">
      <w:pPr>
        <w:pStyle w:val="AR6BodyText"/>
        <w:shd w:val="clear" w:color="auto" w:fill="DEEAF6" w:themeFill="accent1" w:themeFillTint="33"/>
        <w:rPr>
          <w:noProof/>
          <w:lang w:val="en-US"/>
        </w:rPr>
      </w:pPr>
    </w:p>
    <w:p w14:paraId="7B09CE6B" w14:textId="77777777" w:rsidR="000F7267" w:rsidRPr="00E457C1" w:rsidRDefault="000F7267" w:rsidP="00C762A3">
      <w:pPr>
        <w:pStyle w:val="AR6BodyText"/>
        <w:shd w:val="clear" w:color="auto" w:fill="DEEAF6" w:themeFill="accent1" w:themeFillTint="33"/>
        <w:rPr>
          <w:b/>
          <w:noProof/>
          <w:lang w:val="en-US"/>
        </w:rPr>
      </w:pPr>
      <w:r w:rsidRPr="00E457C1">
        <w:rPr>
          <w:b/>
          <w:noProof/>
          <w:lang w:val="en-US"/>
        </w:rPr>
        <w:t>Summary and implications</w:t>
      </w:r>
    </w:p>
    <w:p w14:paraId="4240EBBD" w14:textId="5555AB1F" w:rsidR="000F7267" w:rsidRPr="007B26B5" w:rsidRDefault="000F7267" w:rsidP="00C762A3">
      <w:pPr>
        <w:pStyle w:val="AR6BodyText"/>
        <w:shd w:val="clear" w:color="auto" w:fill="DEEAF6" w:themeFill="accent1" w:themeFillTint="33"/>
        <w:rPr>
          <w:noProof/>
          <w:lang w:val="en-US" w:eastAsia="ja-JP"/>
        </w:rPr>
      </w:pPr>
      <w:r w:rsidRPr="00E457C1">
        <w:rPr>
          <w:noProof/>
          <w:lang w:val="en-US"/>
        </w:rPr>
        <w:t xml:space="preserve">With updated observation-based GMST </w:t>
      </w:r>
      <w:del w:id="985" w:author="Sara M Tuson" w:date="2021-06-24T14:41:00Z">
        <w:r w:rsidRPr="00E457C1" w:rsidDel="0089720C">
          <w:rPr>
            <w:noProof/>
            <w:lang w:val="en-US"/>
          </w:rPr>
          <w:delText>data sets</w:delText>
        </w:r>
      </w:del>
      <w:ins w:id="986" w:author="Sara M Tuson" w:date="2021-06-24T14:41:00Z">
        <w:r w:rsidR="0089720C">
          <w:rPr>
            <w:noProof/>
            <w:lang w:val="en-US"/>
          </w:rPr>
          <w:t>datasets</w:t>
        </w:r>
      </w:ins>
      <w:r w:rsidRPr="00E457C1">
        <w:rPr>
          <w:noProof/>
          <w:lang w:val="en-US"/>
        </w:rPr>
        <w:t xml:space="preserve"> and forcing, improved analysis methods, new modelling evidence and deeper understanding of mechanisms, there is </w:t>
      </w:r>
      <w:r w:rsidRPr="00E457C1">
        <w:rPr>
          <w:i/>
          <w:iCs/>
          <w:noProof/>
          <w:lang w:val="en-US"/>
        </w:rPr>
        <w:t>very</w:t>
      </w:r>
      <w:r w:rsidRPr="00E457C1">
        <w:rPr>
          <w:noProof/>
          <w:lang w:val="en-US"/>
        </w:rPr>
        <w:t xml:space="preserve"> </w:t>
      </w:r>
      <w:r w:rsidRPr="00E457C1">
        <w:rPr>
          <w:i/>
          <w:noProof/>
          <w:lang w:val="en-US"/>
        </w:rPr>
        <w:t>high confidence</w:t>
      </w:r>
      <w:r w:rsidRPr="00E457C1">
        <w:rPr>
          <w:noProof/>
          <w:lang w:val="en-US"/>
        </w:rPr>
        <w:t xml:space="preserve"> that the slower GMST and GSAT increase inferred from observations in the 1998</w:t>
      </w:r>
      <w:ins w:id="987" w:author="Sara M Tuson" w:date="2021-06-24T10:44:00Z">
        <w:r w:rsidR="005C2536" w:rsidRPr="00BB05B7">
          <w:rPr>
            <w:rFonts w:cs="Times New Roman"/>
            <w:color w:val="000000"/>
            <w:sz w:val="20"/>
            <w:szCs w:val="20"/>
            <w:lang w:val="en-US" w:eastAsia="en-GB"/>
          </w:rPr>
          <w:t>–</w:t>
        </w:r>
      </w:ins>
      <w:del w:id="988" w:author="Sara M Tuson" w:date="2021-06-24T10:44:00Z">
        <w:r w:rsidRPr="00E457C1" w:rsidDel="005C2536">
          <w:rPr>
            <w:noProof/>
            <w:lang w:val="en-US"/>
          </w:rPr>
          <w:delText>-</w:delText>
        </w:r>
      </w:del>
      <w:r w:rsidRPr="00E457C1">
        <w:rPr>
          <w:noProof/>
          <w:lang w:val="en-US"/>
        </w:rPr>
        <w:t xml:space="preserve">2012 period was a temporary event induced by internal and naturally-forced variability that partly offset the anthropogenic warming trend over this period. </w:t>
      </w:r>
      <w:r w:rsidRPr="00E457C1">
        <w:rPr>
          <w:bCs/>
          <w:noProof/>
          <w:lang w:val="en-US"/>
        </w:rPr>
        <w:t>Global ocean heat content continued to increase throughout this period, and the slowdown was only evident in the atmosphere and at the surface (</w:t>
      </w:r>
      <w:r w:rsidRPr="00E457C1">
        <w:rPr>
          <w:bCs/>
          <w:i/>
          <w:noProof/>
          <w:lang w:val="en-US"/>
        </w:rPr>
        <w:t>very high confidence</w:t>
      </w:r>
      <w:r w:rsidRPr="00E457C1">
        <w:rPr>
          <w:bCs/>
          <w:noProof/>
          <w:lang w:val="en-US"/>
        </w:rPr>
        <w:t xml:space="preserve">). </w:t>
      </w:r>
      <w:r w:rsidRPr="00E457C1">
        <w:rPr>
          <w:noProof/>
          <w:lang w:val="en-US"/>
        </w:rPr>
        <w:t xml:space="preserve">Considering all the sources of uncertainties, it is impossible to robustly identify a single cause of the early 2000s slowdown </w:t>
      </w:r>
      <w:r>
        <w:rPr>
          <w:noProof/>
        </w:rPr>
        <w:fldChar w:fldCharType="begin" w:fldLock="1"/>
      </w:r>
      <w:r w:rsidR="00D33CB6">
        <w:rPr>
          <w:noProof/>
          <w:lang w:val="en-US"/>
        </w:rPr>
        <w:instrText>ADDIN CSL_CITATION { "citationItems" : [ { "id" : "ITEM-1", "itemData" : { "DOI" : "10.1038/nclimate3274", "author" : [ { "dropping-particle" : "", "family" : "Hedemann", "given" : "Christopher", "non-dropping-particle" : "", "parse-names" : false, "suffix" : "" }, { "dropping-particle" : "", "family" : "Mauritsen", "given" : "Thorsten", "non-dropping-particle" : "", "parse-names" : false, "suffix" : "" }, { "dropping-particle" : "", "family" : "Jungclaus", "given" : "Johann", "non-dropping-particle" : "", "parse-names" : false, "suffix" : "" }, { "dropping-particle" : "", "family" : "Marotzke", "given" : "Jochem", "non-dropping-particle" : "", "parse-names" : false, "suffix" : "" } ], "container-title" : "Nature Climate Change", "id" : "ITEM-1", "issued" : { "date-parts" : [ [ "2017", "4", "17" ] ] }, "page" : "336", "publisher" : "Nature Publishing Group", "title" : "The subtle origins of surface-warming hiatuses", "translator" : [ { "dropping-particle" : "", "family" : "J416", "given" : "", "non-dropping-particle" : "", "parse-names" : false, "suffix" : "" } ], "type" : "article-journal", "volume" : "7" }, "uris" : [ "http://www.mendeley.com/documents/?uuid=bd95b947-aacf-4df5-bd74-5d4a35fa0151" ] }, { "id" : "ITEM-2", "itemData" : { "DOI" : "10.1007/s00382-016-3326-x", "ISSN" : "0930-7575", "author" : [ { "dropping-particle" : "", "family" : "Power", "given" : "Scott B.", "non-dropping-particle" : "", "parse-names" : false, "suffix" : "" }, { "dropping-particle" : "", "family" : "Delage", "given" : "Fran\u00e7ois", "non-dropping-particle" : "", "parse-names" : false, "suffix" : "" }, { "dropping-particle" : "", "family" : "Wang", "given" : "Guomin", "non-dropping-particle" : "", "parse-names" : false, "suffix" : "" }, { "dropping-particle" : "", "family" : "Smith", "given" : "Ian", "non-dropping-particle" : "", "parse-names" : false, "suffix" : "" }, { "dropping-particle" : "", "family" : "Kociuba", "given" : "Greg", "non-dropping-particle" : "", "parse-names" : false, "suffix" : "" } ], "container-title" : "Climate Dynamics", "id" : "ITEM-2", "issue" : "1-2", "issued" : { "date-parts" : [ [ "2017", "7", "28" ] ] }, "page" : "53-69", "title" : "Apparent limitations in the ability of CMIP5 climate models to simulate recent multi-decadal change in surface temperature: implications for global temperature projections", "translator" : [ { "dropping-particle" : "", "family" : "J6640", "given" : "", "non-dropping-particle" : "", "parse-names" : false, "suffix" : "" } ], "type" : "article-journal", "volume" : "49" }, "uris" : [ "http://www.mendeley.com/documents/?uuid=37f38d51-73ba-418b-a8bc-34adde678fb3" ] } ], "mendeley" : { "formattedCitation" : "(Hedemann et al., 2017; Power et al., 2017)", "plainTextFormattedCitation" : "(Hedemann et al., 2017; Power et al., 2017)", "previouslyFormattedCitation" : "(Hedemann et al., 2017; Power et al., 2017)" }, "properties" : { "noteIndex" : 0 }, "schema" : "https://github.com/citation-style-language/schema/raw/master/csl-citation.json" }</w:instrText>
      </w:r>
      <w:r>
        <w:rPr>
          <w:noProof/>
        </w:rPr>
        <w:fldChar w:fldCharType="separate"/>
      </w:r>
      <w:r w:rsidR="00393F8C">
        <w:rPr>
          <w:noProof/>
          <w:lang w:val="en-US"/>
        </w:rPr>
        <w:t>(Hedemann et al., 2017; Power et al., 2017)</w:t>
      </w:r>
      <w:r>
        <w:rPr>
          <w:noProof/>
        </w:rPr>
        <w:fldChar w:fldCharType="end"/>
      </w:r>
      <w:r w:rsidRPr="00E457C1">
        <w:rPr>
          <w:noProof/>
          <w:lang w:val="en-US"/>
        </w:rPr>
        <w:t xml:space="preserve">; rather, it should be interpreted as </w:t>
      </w:r>
      <w:r w:rsidR="00B8600A" w:rsidRPr="00E457C1">
        <w:rPr>
          <w:noProof/>
          <w:lang w:val="en-US"/>
        </w:rPr>
        <w:t xml:space="preserve">due to </w:t>
      </w:r>
      <w:r w:rsidRPr="00E457C1">
        <w:rPr>
          <w:noProof/>
          <w:lang w:val="en-US"/>
        </w:rPr>
        <w:t xml:space="preserve">a combination of several factors </w:t>
      </w:r>
      <w:r>
        <w:rPr>
          <w:noProof/>
        </w:rPr>
        <w:fldChar w:fldCharType="begin" w:fldLock="1"/>
      </w:r>
      <w:r w:rsidR="00E719C0">
        <w:rPr>
          <w:noProof/>
          <w:lang w:val="en-US"/>
        </w:rPr>
        <w:instrText>ADDIN CSL_CITATION { "citationItems" : [ { "id" : "ITEM-1", "itemData" : { "DOI" : "10.1038/nature22315", "author" : [ { "dropping-particle" : "", "family" : "Medhaug", "given" : "Iselin", "non-dropping-particle" : "", "parse-names" : false, "suffix" : "" }, { "dropping-particle" : "", "family" : "Stolpe", "given" : "Martin B", "non-dropping-particle" : "", "parse-names" : false, "suffix" : "" }, { "dropping-particle" : "", "family" : "Fischer", "given" : "Erich M", "non-dropping-particle" : "", "parse-names" : false, "suffix" : "" }, { "dropping-particle" : "", "family" : "Knutti", "given" : "Reto", "non-dropping-particle" : "", "parse-names" : false, "suffix" : "" } ], "container-title" : "Nature", "id" : "ITEM-1", "issued" : { "date-parts" : [ [ "2017", "5", "3" ] ] }, "page" : "41", "publisher" : "Macmillan Publishers Limited, part of Springer Nature. All rights reserved.", "title" : "Reconciling controversies about the \u2018global warming hiatus\u2019", "translator" : [ { "dropping-particle" : "", "family" : "J641", "given" : "", "non-dropping-particle" : "", "parse-names" : false, "suffix" : "" } ], "type" : "article-journal", "volume" : "545" }, "uris" : [ "http://www.mendeley.com/documents/?uuid=73c610c6-0c34-484d-b13f-a69e99bbd4e5" ] }, { "id" : "ITEM-2", "itemData" : { "DOI" : "10.1038/ngeo2228", "author" : [ { "dropping-particle" : "", "family" : "Huber", "given" : "Markus", "non-dropping-particle" : "", "parse-names" : false, "suffix" : "" }, { "dropping-particle" : "", "family" : "Knutti", "given" : "Reto", "non-dropping-particle" : "", "parse-names" : false, "suffix" : "" } ], "container-title" : "Nature Geoscience", "id" : "ITEM-2", "issued" : { "date-parts" : [ [ "2014", "8", "17" ] ] }, "page" : "651", "publisher" : "Nature Publishing Group", "title" : "Natural variability, radiative forcing and climate response in the recent hiatus reconciled", "translator" : [ { "dropping-particle" : "", "family" : "J412", "given" : "", "non-dropping-particle" : "", "parse-names" : false, "suffix" : "" } ], "type" : "article-journal", "volume" : "7" }, "uris" : [ "http://www.mendeley.com/documents/?uuid=15ff551f-7b38-4032-bd61-3e2f39f4a83b" ] }, { "id" : "ITEM-3", "itemData" : { "DOI" : "10.1038/ngeo2105", "ISSN" : "1752-0894", "author" : [ { "dropping-particle" : "", "family" : "Schmidt", "given" : "Gavin A", "non-dropping-particle" : "", "parse-names" : false, "suffix" : "" }, { "dropping-particle" : "", "family" : "Shindell", "given" : "Drew T", "non-dropping-particle" : "", "parse-names" : false, "suffix" : "" }, { "dropping-particle" : "", "family" : "Tsigaridis", "given" : "Kostas", "non-dropping-particle" : "", "parse-names" : false, "suffix" : "" } ], "container-title" : "Nature Geoscience", "id" : "ITEM-3", "issue" : "3", "issued" : { "date-parts" : [ [ "2014", "3", "27" ] ] }, "page" : "158-160", "publisher" : "Nature Publishing Group, a division of Macmillan Publishers Limited. All Rights Reserved.", "title" : "Reconciling warming trends", "translator" : [ { "dropping-particle" : "", "family" : "J7013", "given" : "", "non-dropping-particle" : "", "parse-names" : false, "suffix" : "" } ], "type" : "article-journal", "volume" : "7" }, "uris" : [ "http://www.mendeley.com/documents/?uuid=7c5bc07b-fdb7-484f-b96e-92fe8c996837" ] } ], "mendeley" : { "formattedCitation" : "(Huber and Knutti, 2014; Schmidt et al., 2014; Medhaug et al., 2017)", "plainTextFormattedCitation" : "(Huber and Knutti, 2014; Schmidt et al., 2014; Medhaug et al., 2017)", "previouslyFormattedCitation" : "(Huber and Knutti, 2014; Schmidt et al., 2014; Medhaug et al., 2017)" }, "properties" : { "noteIndex" : 0 }, "schema" : "https://github.com/citation-style-language/schema/raw/master/csl-citation.json" }</w:instrText>
      </w:r>
      <w:r>
        <w:rPr>
          <w:noProof/>
        </w:rPr>
        <w:fldChar w:fldCharType="separate"/>
      </w:r>
      <w:r w:rsidR="00393F8C">
        <w:rPr>
          <w:noProof/>
          <w:lang w:val="en-US"/>
        </w:rPr>
        <w:t>(Huber and Knutti, 2014; Schmidt et al., 2014; Medhaug et al., 2017)</w:t>
      </w:r>
      <w:r>
        <w:rPr>
          <w:noProof/>
        </w:rPr>
        <w:fldChar w:fldCharType="end"/>
      </w:r>
      <w:r w:rsidRPr="00E457C1">
        <w:rPr>
          <w:noProof/>
          <w:lang w:val="en-US"/>
        </w:rPr>
        <w:t>.</w:t>
      </w:r>
      <w:r w:rsidRPr="00E457C1">
        <w:rPr>
          <w:i/>
          <w:noProof/>
          <w:lang w:val="en-US"/>
        </w:rPr>
        <w:t xml:space="preserve"> </w:t>
      </w:r>
    </w:p>
    <w:p w14:paraId="4FA077B8" w14:textId="77777777" w:rsidR="000F7267" w:rsidRPr="00E457C1" w:rsidRDefault="000F7267" w:rsidP="00C762A3">
      <w:pPr>
        <w:pStyle w:val="AR6BodyText"/>
        <w:shd w:val="clear" w:color="auto" w:fill="DEEAF6" w:themeFill="accent1" w:themeFillTint="33"/>
        <w:rPr>
          <w:noProof/>
          <w:lang w:val="en-US"/>
        </w:rPr>
      </w:pPr>
    </w:p>
    <w:p w14:paraId="5A1DA150" w14:textId="3892778C" w:rsidR="000F7267" w:rsidRPr="00A73A9E" w:rsidRDefault="000F7267" w:rsidP="00C762A3">
      <w:pPr>
        <w:pStyle w:val="AR6BodyText"/>
        <w:shd w:val="clear" w:color="auto" w:fill="DEEAF6" w:themeFill="accent1" w:themeFillTint="33"/>
        <w:rPr>
          <w:noProof/>
          <w:lang w:val="en-CA"/>
        </w:rPr>
      </w:pPr>
      <w:r w:rsidRPr="00E457C1">
        <w:rPr>
          <w:noProof/>
          <w:lang w:val="en-US"/>
        </w:rPr>
        <w:t>A major El Niño event in 2014</w:t>
      </w:r>
      <w:ins w:id="989" w:author="Sara M Tuson" w:date="2021-06-24T10:44:00Z">
        <w:r w:rsidR="005C2536" w:rsidRPr="00BB05B7">
          <w:rPr>
            <w:rFonts w:cs="Times New Roman"/>
            <w:color w:val="000000"/>
            <w:sz w:val="20"/>
            <w:szCs w:val="20"/>
            <w:lang w:val="en-US" w:eastAsia="en-GB"/>
          </w:rPr>
          <w:t>–</w:t>
        </w:r>
      </w:ins>
      <w:del w:id="990" w:author="Sara M Tuson" w:date="2021-06-24T10:44:00Z">
        <w:r w:rsidRPr="00E457C1" w:rsidDel="005C2536">
          <w:rPr>
            <w:noProof/>
            <w:lang w:val="en-US"/>
          </w:rPr>
          <w:delText>-</w:delText>
        </w:r>
      </w:del>
      <w:r w:rsidRPr="00E457C1">
        <w:rPr>
          <w:noProof/>
          <w:lang w:val="en-US"/>
        </w:rPr>
        <w:t xml:space="preserve">2016 led to three consecutive years of record annual GMST with unusually strong heat release from the Northwestern Pacific Ocean </w:t>
      </w:r>
      <w:r>
        <w:rPr>
          <w:noProof/>
        </w:rPr>
        <w:fldChar w:fldCharType="begin" w:fldLock="1"/>
      </w:r>
      <w:r w:rsidR="00E719C0">
        <w:rPr>
          <w:noProof/>
          <w:lang w:val="en-US"/>
        </w:rPr>
        <w:instrText>ADDIN CSL_CITATION { "citationItems" : [ { "id" : "ITEM-1", "itemData" : { "DOI" : "10.1002/2017GL076500", "ISSN" : "00948276", "author" : [ { "dropping-particle" : "", "family" : "Yin", "given" : "Jianjun", "non-dropping-particle" : "", "parse-names" : false, "suffix" : "" }, { "dropping-particle" : "", "family" : "Overpeck", "given" : "Jonathan", "non-dropping-particle" : "", "parse-names" : false, "suffix" : "" }, { "dropping-particle" : "", "family" : "Peyser", "given" : "Cheryl", "non-dropping-particle" : "", "parse-names" : false, "suffix" : "" }, { "dropping-particle" : "", "family" : "Stouffer", "given" : "Ronald", "non-dropping-particle" : "", "parse-names" : false, "suffix" : "" } ], "container-title" : "Geophysical Research Letters", "id" : "ITEM-1", "issue" : "2", "issued" : { "date-parts" : [ [ "2018", "1", "28" ] ] }, "page" : "1069-1078", "title" : "Big Jump of Record Warm Global Mean Surface Temperature in 2014-2016 Related to Unusually Large Oceanic Heat Releases", "translator" : [ { "dropping-particle" : "", "family" : "J5179", "given" : "", "non-dropping-particle" : "", "parse-names" : false, "suffix" : "" } ], "type" : "article-journal", "volume" : "45" }, "uris" : [ "http://www.mendeley.com/documents/?uuid=ba2952c1-9171-438a-9c9a-4cdbe83837e4" ] } ], "mendeley" : { "formattedCitation" : "(Yin et al., 2018)", "plainTextFormattedCitation" : "(Yin et al., 2018)", "previouslyFormattedCitation" : "(Yin et al., 2018)" }, "properties" : { "noteIndex" : 0 }, "schema" : "https://github.com/citation-style-language/schema/raw/master/csl-citation.json" }</w:instrText>
      </w:r>
      <w:r>
        <w:rPr>
          <w:noProof/>
        </w:rPr>
        <w:fldChar w:fldCharType="separate"/>
      </w:r>
      <w:r w:rsidR="00393F8C">
        <w:rPr>
          <w:noProof/>
          <w:lang w:val="en-US"/>
        </w:rPr>
        <w:t>(Yin et al., 2018)</w:t>
      </w:r>
      <w:r>
        <w:rPr>
          <w:noProof/>
        </w:rPr>
        <w:fldChar w:fldCharType="end"/>
      </w:r>
      <w:r w:rsidRPr="00E457C1">
        <w:rPr>
          <w:noProof/>
          <w:lang w:val="en-US"/>
        </w:rPr>
        <w:t xml:space="preserve">, which marked the end of the slower warming period </w:t>
      </w:r>
      <w:r>
        <w:rPr>
          <w:noProof/>
        </w:rPr>
        <w:fldChar w:fldCharType="begin" w:fldLock="1"/>
      </w:r>
      <w:r w:rsidR="00D33CB6">
        <w:rPr>
          <w:noProof/>
          <w:lang w:val="en-US"/>
        </w:rPr>
        <w:instrText>ADDIN CSL_CITATION { "citationItems" : [ { "id" : "ITEM-1", "itemData" : { "DOI" : "10.1029/2018GL080651", "ISSN" : "00948276", "author" : [ { "dropping-particle" : "", "family" : "Cha", "given" : "Sang-Chul", "non-dropping-particle" : "", "parse-names" : false, "suffix" : "" }, { "dropping-particle" : "", "family" : "Moon", "given" : "Jae-Hong", "non-dropping-particle" : "", "parse-names" : false, "suffix" : "" }, { "dropping-particle" : "", "family" : "Song", "given" : "Y. Tony", "non-dropping-particle" : "", "parse-names" : false, "suffix" : "" } ], "container-title" : "Geophysical Research Letters", "id" : "ITEM-1", "issue" : "21", "issued" : { "date-parts" : [ [ "2018", "11" ] ] }, "page" : "11,885-11,894", "title" : "A Recent Shift Toward an El Ni\u00f1o-Like Ocean State in the Tropical Pacific and the Resumption of Ocean Warming", "translator" : [ { "dropping-particle" : "", "family" : "J5618", "given" : "", "non-dropping-particle" : "", "parse-names" : false, "suffix" : "" } ], "type" : "article-journal", "volume" : "45" }, "uris" : [ "http://www.mendeley.com/documents/?uuid=a56d155c-c8c7-4c70-9812-aedc103142cd" ] }, { "id" : "ITEM-2", "itemData" : { "DOI" : "10.1038/srep43735", "author" : [ { "dropping-particle" : "", "family" : "Su", "given" : "Jingzhi", "non-dropping-particle" : "", "parse-names" : false, "suffix" : "" }, { "dropping-particle" : "", "family" : "Zhang", "given" : "Renhe", "non-dropping-particle" : "", "parse-names" : false, "suffix" : "" }, { "dropping-particle" : "", "family" : "Wang", "given" : "Huijun", "non-dropping-particle" : "", "parse-names" : false, "suffix" : "" } ], "container-title" : "Scientific Reports", "id" : "ITEM-2", "issued" : { "date-parts" : [ [ "2017", "3", "3" ] ] }, "page" : "43735", "publisher" : "The Author(s)", "title" : "Consecutive record-breaking high temperatures marked the handover from hiatus to accelerated warming", "translator" : [ { "dropping-particle" : "", "family" : "J7016", "given" : "", "non-dropping-particle" : "", "parse-names" : false, "suffix" : "" } ], "type" : "article-journal", "volume" : "7" }, "uris" : [ "http://www.m</w:instrText>
      </w:r>
      <w:r w:rsidR="00D33CB6" w:rsidRPr="001D5B54">
        <w:rPr>
          <w:noProof/>
          <w:rPrChange w:id="991" w:author="Clotilde Pean" w:date="2021-06-21T14:14:00Z">
            <w:rPr>
              <w:noProof/>
              <w:lang w:val="en-US"/>
            </w:rPr>
          </w:rPrChange>
        </w:rPr>
        <w:instrText>endeley.com/documents/?uuid=ed09fad7-8401-4288-ab4d-4ed99571fc7e" ] }, { "id" : "ITEM-3", "itemData" : { "DOI" : "10.1002/2017GL072908", "ISSN" : "00948276", "author" : [ { "dropping-particle" : "", "family" : "Hu", "given" : "Shineng", "non-dropping-particle" : "", "parse-names" : false, "suffix" : "" }, { "dropping-particle" : "V.", "family" : "Fedorov", "given" : "Alexey", "non-dropping-particle" : "", "parse-names" : false, "suffix" : "" } ], "container-title" : "Geophysical Research Letters", "id" : "ITEM-3", "issue" : "8", "issued" : { "date-parts" : [ [ "2017", "4", "28" ] ] }, "page" : "3816-3824", "title" : "The extreme El Ni\u00f1o of 2015-2016 and the end of global warming hiatus", "translator" : [ { "dropping-particle" : "", "family" : "J5288", "given" : "", "non-dropping-particle" : "", "parse-names" : false, "suffix" : "" } ], "type" : "article-journal", "volume" : "44" }, "uris" : [ "http://www.mendeley.com/documents/?uuid=eea49869-d706-43c1-ae3c-869501eb2aef" ] } ], "mendeley" : { "formattedCitation" : "(Hu and Fedorov, 2017; Su et al., 2017b; Cha et al., 2018)", "manualFormatting" : "(Hu and Fedorov, 2017; J. Su et al., 2017; Cha et al., 2018)", "plainTextFormattedCitation" : "(Hu and Fedorov, 2017; Su et al., 2017b; Cha et al., 2018)", "previouslyFormattedCitation" : "(Hu and Fedorov, 2017; Su et al., 2017b; Cha et al., 2018)" }, "properties" : { "noteIndex" : 0 }, "schema" : "https://github.com/citation-style-language/schema/raw/master/csl-citation.json" }</w:instrText>
      </w:r>
      <w:r>
        <w:rPr>
          <w:noProof/>
        </w:rPr>
        <w:fldChar w:fldCharType="separate"/>
      </w:r>
      <w:r w:rsidR="00393F8C">
        <w:rPr>
          <w:noProof/>
        </w:rPr>
        <w:t>(Hu and Fedorov, 2017; J. Su et al., 2017; Cha et al., 2018)</w:t>
      </w:r>
      <w:r>
        <w:rPr>
          <w:noProof/>
        </w:rPr>
        <w:fldChar w:fldCharType="end"/>
      </w:r>
      <w:r>
        <w:rPr>
          <w:noProof/>
        </w:rPr>
        <w:t xml:space="preserve">. </w:t>
      </w:r>
      <w:r w:rsidRPr="00E457C1">
        <w:rPr>
          <w:noProof/>
          <w:lang w:val="en-US"/>
        </w:rPr>
        <w:t xml:space="preserve">The past </w:t>
      </w:r>
      <w:ins w:id="992" w:author="Sara M Tuson" w:date="2021-07-02T15:13:00Z">
        <w:r w:rsidR="0012459E">
          <w:rPr>
            <w:noProof/>
            <w:lang w:val="en-US"/>
          </w:rPr>
          <w:t>five</w:t>
        </w:r>
      </w:ins>
      <w:del w:id="993" w:author="Sara M Tuson" w:date="2021-07-02T15:13:00Z">
        <w:r w:rsidRPr="00E457C1" w:rsidDel="0012459E">
          <w:rPr>
            <w:noProof/>
            <w:lang w:val="en-US"/>
          </w:rPr>
          <w:delText>5</w:delText>
        </w:r>
      </w:del>
      <w:r w:rsidRPr="00E457C1">
        <w:rPr>
          <w:noProof/>
          <w:lang w:val="en-US"/>
        </w:rPr>
        <w:t>-year period (2016</w:t>
      </w:r>
      <w:ins w:id="994" w:author="Sara M Tuson" w:date="2021-06-24T10:45:00Z">
        <w:r w:rsidR="005C2536" w:rsidRPr="00BB05B7">
          <w:rPr>
            <w:rFonts w:cs="Times New Roman"/>
            <w:color w:val="000000"/>
            <w:sz w:val="20"/>
            <w:szCs w:val="20"/>
            <w:lang w:val="en-US" w:eastAsia="en-GB"/>
          </w:rPr>
          <w:t>–</w:t>
        </w:r>
      </w:ins>
      <w:del w:id="995" w:author="Sara M Tuson" w:date="2021-06-24T10:45:00Z">
        <w:r w:rsidRPr="00E457C1" w:rsidDel="005C2536">
          <w:rPr>
            <w:noProof/>
            <w:lang w:val="en-US"/>
          </w:rPr>
          <w:delText>-</w:delText>
        </w:r>
      </w:del>
      <w:r w:rsidRPr="00E457C1">
        <w:rPr>
          <w:noProof/>
          <w:lang w:val="en-US"/>
        </w:rPr>
        <w:t xml:space="preserve">2020) is the hottest </w:t>
      </w:r>
      <w:ins w:id="996" w:author="Sara M Tuson" w:date="2021-07-02T15:13:00Z">
        <w:r w:rsidR="0012459E">
          <w:rPr>
            <w:noProof/>
            <w:lang w:val="en-US"/>
          </w:rPr>
          <w:t>five</w:t>
        </w:r>
      </w:ins>
      <w:del w:id="997" w:author="Sara M Tuson" w:date="2021-07-02T15:13:00Z">
        <w:r w:rsidRPr="00E457C1" w:rsidDel="0012459E">
          <w:rPr>
            <w:noProof/>
            <w:lang w:val="en-US"/>
          </w:rPr>
          <w:delText>5</w:delText>
        </w:r>
      </w:del>
      <w:r w:rsidRPr="00E457C1">
        <w:rPr>
          <w:noProof/>
          <w:lang w:val="en-US"/>
        </w:rPr>
        <w:t>-year period in the instrumental record up to 2020 (</w:t>
      </w:r>
      <w:r w:rsidRPr="00E457C1">
        <w:rPr>
          <w:i/>
          <w:noProof/>
          <w:lang w:val="en-US"/>
        </w:rPr>
        <w:t>high confidence</w:t>
      </w:r>
      <w:r w:rsidRPr="00E457C1">
        <w:rPr>
          <w:noProof/>
          <w:lang w:val="en-US"/>
        </w:rPr>
        <w:t xml:space="preserve">). This rapid warming was accompanied by a PDV shift toward its positive phase </w:t>
      </w:r>
      <w:r>
        <w:rPr>
          <w:noProof/>
        </w:rPr>
        <w:fldChar w:fldCharType="begin" w:fldLock="1"/>
      </w:r>
      <w:r w:rsidR="00D33CB6">
        <w:rPr>
          <w:noProof/>
          <w:lang w:val="en-US"/>
        </w:rPr>
        <w:instrText>ADDIN CSL_CITATION { "citationItems" : [ { "id" : "ITEM-1", "itemData" : { "DOI" : "10.1029/2018GL080651", "ISSN" : "00948276", "author" : [ { "dropping-particle" : "", "family" : "Cha", "given" : "Sang-Chul", "non-dropping-particle" : "", "parse-names" : false, "suffix" : "" }, { "dropping-particle" : "", "family" : "Moon", "given" : "Jae-Hong", "non-dropping-particle" : "", "parse-names" : false, "suffix" : "" }, { "dropping-particle" : "", "family" : "Song", "given" : "Y. Tony", "non-dropping-particle" : "", "parse-names" : false, "suffix" : "" } ], "container-title" : "Geophysical Research Letters", "id" : "ITEM-1", "issue" : "21", "issued" : { "date-parts" : [ [ "2018", "11" ] ] }, "page" : "11,885-11,894", "title" : "A Recent Shift Toward an El Ni\u00f1o-Like Ocean State in the Tropical Pacific and the Resumption of Ocean Warming", "translator" : [ { "dropping-particle" : "", "family" : "J5618", "given" : "", "non-dropping-particle" : "", "parse-names" : false, "suffix" : "" } ], "type" : "article-journal", "volume" : "45" }, "uris" : [ "http://www.mendeley.com/documents/?uuid=a56d155c-c8c7-4c70-9812-aedc103142cd" ] }, { "id" : "ITEM-2", "itemData" : { "DOI" : "10.1038/srep43735", "author" : [ { "dropping-particle" : "", "family" : "Su", "given" : "Jingzhi", "non-dropping-particle" : "", "parse-names" : false, "suffix" : "" }, { "dropping-particle" : "", "family" : "Zhang", "given" : "Renhe", "non-dropping-particle" : "", "parse-names" : false, "suffix" : "" }, { "dropping-particle" : "", "family" : "Wang", "given" : "Huijun", "non-dropping-particle" : "", "parse-names" : false, "suffix" : "" } ], "container-title" : "Scientific Reports", "id" : "ITEM-2", "issued" : { "date-parts" : [ [ "2017", "3", "3" ] ] }, "page" : "43735", "publisher" : "The Author(s)", "title" : "Consecutive record-breaking high temperatures marked the handover from hiatus to accelerated warming", "translator" : [ { "dropping-particle" : "", "family" : "J7016", "given" : "", "non-dropping-particle" : "", "parse-names" : false, "suffix" : "" } ], "type" : "article-journal", "volume" : "7" }, "uris" : [ "http://www.mendeley.com/documents/?uuid=ed09fad7-8401-4288-ab4d-4ed99571fc7e" ] } ], "mendeley" : { "formattedCitation" : "(Su et al., 2017b; Cha et al., 2018)", "manualFormatting" : "(J. Su et al., 2017; Cha et al., 2018)", "plainTextFormattedCitation" : "(Su et al., 2017b; Cha et al., 2018)", "previouslyFormattedCitation" : "(Su et al., 2017b; Cha et al., 2018)" }, "properties" : { "noteIndex" : 0 }, "schema" : "https://github.com/citation-style-language/schema/raw/master/csl-citation.json" }</w:instrText>
      </w:r>
      <w:r>
        <w:rPr>
          <w:noProof/>
        </w:rPr>
        <w:fldChar w:fldCharType="separate"/>
      </w:r>
      <w:r w:rsidR="00393F8C">
        <w:rPr>
          <w:noProof/>
          <w:lang w:val="en-US"/>
        </w:rPr>
        <w:t>(J. Su et al., 2017; Cha et al., 2018)</w:t>
      </w:r>
      <w:r>
        <w:rPr>
          <w:noProof/>
        </w:rPr>
        <w:fldChar w:fldCharType="end"/>
      </w:r>
      <w:r w:rsidRPr="00E457C1">
        <w:rPr>
          <w:noProof/>
          <w:lang w:val="en-US"/>
        </w:rPr>
        <w:t>. A higher rate of warming following the 1998</w:t>
      </w:r>
      <w:ins w:id="998" w:author="Sara M Tuson" w:date="2021-06-24T10:45:00Z">
        <w:r w:rsidR="005C2536" w:rsidRPr="00BB05B7">
          <w:rPr>
            <w:rFonts w:cs="Times New Roman"/>
            <w:color w:val="000000"/>
            <w:sz w:val="20"/>
            <w:szCs w:val="20"/>
            <w:lang w:val="en-US" w:eastAsia="en-GB"/>
          </w:rPr>
          <w:t>–</w:t>
        </w:r>
      </w:ins>
      <w:del w:id="999" w:author="Sara M Tuson" w:date="2021-06-24T10:45:00Z">
        <w:r w:rsidRPr="00E457C1" w:rsidDel="005C2536">
          <w:rPr>
            <w:noProof/>
            <w:lang w:val="en-US"/>
          </w:rPr>
          <w:delText>-</w:delText>
        </w:r>
      </w:del>
      <w:r w:rsidRPr="00E457C1">
        <w:rPr>
          <w:noProof/>
          <w:lang w:val="en-US"/>
        </w:rPr>
        <w:t xml:space="preserve">2012 period is consistent with the predictions in AR5 Box 9.2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xml:space="preserve"> and with a statistical prediction system </w:t>
      </w:r>
      <w:r>
        <w:rPr>
          <w:noProof/>
        </w:rPr>
        <w:fldChar w:fldCharType="begin" w:fldLock="1"/>
      </w:r>
      <w:r w:rsidR="00E719C0">
        <w:rPr>
          <w:noProof/>
          <w:lang w:val="en-US"/>
        </w:rPr>
        <w:instrText>ADDIN CSL_CITATION { "citationItems" : [ { "id" : "ITEM-1", "itemData" : { "DOI" : "10.1038/s41467-018-05442-8", "ISSN" : "2041-1723", "abstract" : "In a changing climate, there is an ever-increasing societal demand for accurate and reliable interannual predictions. Accurate and reliable interannual predictions of global temperatures are key for determining the regional climate change impacts that scale with global temperature, such as precipitation extremes, severe droughts, or intense hurricane activity, for instance. However, the chaotic nature of the climate system limits prediction accuracy on such timescales. Here we develop a novel method to predict global-mean surface air temperature and sea surface temperature, based on transfer operators, which allows, by-design, probabilistic forecasts. The prediction accuracy is equivalent to operational forecasts and its reliability is high. The post-1998 global warming hiatus is well predicted. For 2018\u20132022, the probabilistic forecast indicates a warmer than normal period, with respect to the forced trend. This will temporarily reinforce the long-term global warming trend. The coming warm period is associated with an increased likelihood of intense to extreme temperatures. The important numerical efficiency of the method (a few hundredths of a second on a laptop) opens the possibility for real-time probabilistic predictions carried out on personal mobile devices.", "author" : [ { "dropping-particle" : "", "family" : "S\u00e9vellec", "given" : "Florian", "non-dropping-particle" : "", "parse-names" : false, "suffix" : "" }, { "dropping-particle" : "", "family" : "Drijfhout", "given" : "Sybren S", "non-dropping-particle" : "", "parse-names" : false, "suffix" : "" } ], "container-title" : "Nature Communications", "id" : "ITEM-1", "issue" : "1", "issued" : { "date-parts" : [ [ "2018" ] ] }, "page" : "3024", "title" : "A novel probabilistic forecast system predicting anomalously warm 2018-2022 reinforcing the long-term global warming trend", "translator" : [ { "dropping-particle" : "", "family" : "J4249", "given" : "", "non-dropping-particle" : "", "parse-names" : false, "suffix" : "" } ], "type" : "article-journal", "volume" : "9" }, "uris" : [ "http://www.mendeley.com/documents/?uuid=5d2e4e23-6c5b-4149-9e63-aae0eb83eb7d" ] } ], "mendeley" : { "formattedCitation" : "(S\u00e9vellec and Drijfhout, 2018)", "plainTextFormattedCitation" : "(S\u00e9vellec and Drijfhout, 2018)", "previouslyFormattedCitation" : "(S\u00e9vellec and Drijfhout, 2018)" }, "properties" : { "noteIndex" : 0 }, "schema" : "https://github.com/citation-style-language/schema/raw/master/csl-citation.json" }</w:instrText>
      </w:r>
      <w:r>
        <w:rPr>
          <w:noProof/>
        </w:rPr>
        <w:fldChar w:fldCharType="separate"/>
      </w:r>
      <w:r w:rsidR="00393F8C">
        <w:rPr>
          <w:noProof/>
          <w:lang w:val="en-US"/>
        </w:rPr>
        <w:t>(Sévellec and Drijfhout, 2018)</w:t>
      </w:r>
      <w:r>
        <w:rPr>
          <w:noProof/>
        </w:rPr>
        <w:fldChar w:fldCharType="end"/>
      </w:r>
      <w:r w:rsidRPr="00E457C1">
        <w:rPr>
          <w:noProof/>
          <w:lang w:val="en-US"/>
        </w:rPr>
        <w:t xml:space="preserve">. Initialized decadal predictions show higher GMST trends in the early 2020s compared to uninitialized simulations </w:t>
      </w:r>
      <w:r>
        <w:rPr>
          <w:noProof/>
        </w:rPr>
        <w:fldChar w:fldCharType="begin" w:fldLock="1"/>
      </w:r>
      <w:ins w:id="1000" w:author="Robin Matthews" w:date="2021-06-15T12:30:00Z">
        <w:r w:rsidR="00935AF8">
          <w:rPr>
            <w:noProof/>
            <w:lang w:val="en-US"/>
          </w:rPr>
          <w:instrText>ADDIN CSL_CITATION { "citationItems" : [ { "id" : "ITEM-1", "itemData" : { "DOI" : "10.1038/ncomms11718", "ISBN" : "2041-1723 (Electronic)\r2041-1723 (Linking)", "ISSN" : "20411723", "PMID" : "27251760", "abstract" : "The negative phase of the Interdecadal Pacific Oscillation (IPO), a dominant mode of multi-decadal variability of sea surface temperatures (SSTs) in the Pacific, contributed to the reduced rate of global surface temperature warming in the early 2000s. A proposed mechanism for IPO multidecadal variability indicates that the presence of decadal timescale upper ocean heat content in the off-equatorial western tropical Pacific can provide conditions for an interannual El Nino/Southern Oscillation event to trigger a transition of tropical Pacific SSTs to the opposite IPO phase. Here we show that a decadal prediction initialized in 2013 simulates predicted Nino3.4 SSTs that have qualitatively tracked the observations through 2015. The year three to seven average prediction (2015-2019) from the 2013 initial state shows a transition to the positive phase of the IPO from the previous negative phase and a resumption of larger rates of global warming over the 2013-2022 period consistent with a positive IPO phase.", "author" : [ { "dropping-particle" : "", "family" : "Meehl", "given" : "Gerald A.", "non-dropping-particle" : "", "parse-names" : false, "suffix" : "" }, { "dropping-particle" : "", "family" : "Hu", "given" : "Aixue", "non-dropping-particle" : "", "parse-names" : false, "suffix" : "" }, { "dropping-particle" : "", "family" : "Teng", "given" : "Haiyan", "non-dropping-particle" : "", "parse-names" : false, "suffix" : "" } ], "container-title" : "Nature Communications", "id" : "ITEM-1", "issued" : { "date-parts" : [ [ "2016" ] ] }, "page" : "1-7", "publisher" : "Nature Publishing Group", "title" : "Initialized decadal prediction for transition to positive phase of the Interdecadal Pacific Oscillation", "translator" : [ { "dropping-particle" : "", "family" : "J4058", "given" : "", "non-dropping-particle" : "", "parse-names" : false, "suffix" : "" } ], "type" : "article-journal", "volume" : "7" }, "uris" : [ "http://www.mendeley.com/documents/?uuid=a75267a7-1bed-4132-833a-3e88e3ba4ca8" ] }, { "id" : "ITEM-2", "itemData" : { "DOI" : "10.1002/2015GL064833", "abstract" : "Abstract We use surface air temperature to evaluate the decadal forecast skill of the fully coupled Max Planck Institut Earth System Model (MPI-ESM) initialized using only surface wind stress applied to the ocean component of the model (Modini: Model initialization by partially coupled spin-up). Our analysis shows that the greenhouse gas forcing alone results in a significant forecast skill on the 2\u20135 and 6\u20139 year range even for uninitialized hindcasts. For the first forecast year, the forecast skill of Modini is generally comparable with previous initialization procedures applied to MPI-ESM. But only Modini is able to generate a significant skill (correlation) in the tropical Pacific for a 2\u20135 year (and to a lesser extent for a 6\u20139 year) hindcast. Modini is also better able to capture the observed hiatus in global warming in hindcast mode than the other methods. Finally, we present forecasts for 2015 and the average of years 2016\u20132019 and 2020\u20132024, predicting an end to the hiatus.", "author" : [ { "dropping-particle" : "", "family" : "Thoma", "given" : "Malte", "non-dropping-particle" : "", "parse-names" : false, "suffix" : "" }, { "dropping-particle" : "", "family" : "Greatbatch", "given" : "Richard J", "non-dropping-particle" : "", "parse-names" : false, "suffix" : "" }, { "dropping-particle" : "", "family" : "Kadow", "given" : "Christopher", "non-dropping-particle" : "", "parse-names" : false, "suffix" : "" }, { "dropping-particle" : "", "family" : "Gerdes", "given" : "Ruediger", "non-dropping-particle" : "", "parse-names" : false, "suffix" : "" } ], "container-title" : "Geophysical Research Letters", "id" : "ITEM-2", "issue" : "15", "issued" : { "date-parts" : [ [ "2015" ] ] }, "page" : "6454-6461", "title" : "Decadal hindcasts initialized using observed surface wind stress: Evaluation and prediction out to 2024", "translator" : [ { "dropping-particle" : "", "family" : "J4361", "given" : "", "non-dropping-particle" : "", "parse-names" : false, "suffix" : "" } ], "type" : "article-journal", "volume" : "42" }, "uris" : [ "http://www.mendeley.com/documents/?uuid=1f663bc2-6508-450a-8013-8bf890cb0dd6" ] } ], "mendeley" : { "formattedCitation" : "(Thoma et al., 2015; Meehl et al., 2016c)", "manualFormatting" : "(Thoma et al., 2015; Meehl et al., 2016a)", "plainTextFormattedCitation" : "(Thoma et al., 2015; Meehl et al., 2016c)", "previouslyFormattedCitation" : "(Thoma et al., 2015; Meehl et al., 2016c)" }, "properties" : { "noteIndex" : 0 }, "schema" : "https://github.com/citation-style-language/schema/raw/master/csl-citation.json" }</w:instrText>
        </w:r>
      </w:ins>
      <w:del w:id="1001" w:author="Robin Matthews" w:date="2021-06-15T12:30:00Z">
        <w:r w:rsidR="00E719C0" w:rsidDel="00935AF8">
          <w:rPr>
            <w:noProof/>
            <w:lang w:val="en-US"/>
          </w:rPr>
          <w:delInstrText>ADDIN CSL_CITATION { "citationItems" : [ { "id" : "ITEM-1", "itemData" : { "DOI" : "10.1038/ncomms11718", "ISBN" : "2041-1723 (Electronic)\r2041-1723 (Linking)", "ISSN" : "20411723", "PMID" : "27251760", "abstract" : "The negative phase of the Interdecadal Pacific Oscillation (IPO), a dominant mode of multi-decadal variability of sea surface temperatures (SSTs) in the Pacific, contributed to the reduced rate of global surface temperature warming in the early 2000s. A proposed mechanism for IPO multidecadal variability indicates that the presence of decadal timescale upper ocean heat content in the off-equatorial western tropical Pacific can provide conditions for an interannual El Nino/Southern Oscillation event to trigger a transition of tropical Pacific SSTs to the opposite IPO phase. Here we show that a decadal prediction initialized in 2013 simulates predicted Nino3.4 SSTs that have qualitatively tracked the observations through 2015. The year three to seven average prediction (2015-2019) from the 2013 initial state shows a transition to the positive phase of the IPO from the previous negative phase and a resumption of larger rates of global warming over the 2013-2022 period consistent with a positive IPO phase.", "author" : [ { "dropping-particle" : "", "family" : "Meehl", "given" : "Gerald A.", "non-dropping-particle" : "", "parse-names" : false, "suffix" : "" }, { "dropping-particle" : "", "family" : "Hu", "given" : "Aixue", "non-dropping-particle" : "", "parse-names" : false, "suffix" : "" }, { "dropping-particle" : "", "family" : "Teng", "given" : "Haiyan", "non-dropping-particle" : "", "parse-names" : false, "suffix" : "" } ], "container-title" : "Nature Communications", "id" : "ITEM-1", "issued" : { "date-parts" : [ [ "2016" ] ] }, "page" : "1-7", "publisher" : "Nature Publishing Group", "title" : "Initialized decadal prediction for transition to positive phase of the Interdecadal Pacific Oscillation", "translator" : [ { "dropping-particle" : "", "family" : "J4058", "given" : "", "non-dropping-particle" : "", "parse-names" : false, "suffix" : "" } ], "type" : "article-journal", "volume" : "7" }, "uris" : [ "http://www.mendeley.com/documents/?uuid=a75267a7-1bed-4132-833a-3e88e3ba4ca8" ] }, { "id" : "ITEM-2", "itemData" : { "DOI" : "10.1002/2015GL064833", "abstract" : "Abstract We use surface air temperature to evaluate the decadal forecast skill of the fully coupled Max Planck Institut Earth System Model (MPI-ESM) initialized using only surface wind stress applied to the ocean component of the model (Modini: Model initialization by partially coupled spin-up). Our analysis shows that the greenhouse gas forcing alone results in a significant forecast skill on the 2\u20135 and 6\u20139 year range even for uninitialized hindcasts. For the first forecast year, the forecast skill of Modini is generally comparable with previous initialization procedures applied to MPI-ESM. But only Modini is able to generate a significant skill (correlation) in the tropical Pacific for a 2\u20135 year (and to a lesser extent for a 6\u20139 year) hindcast. Modini is also better able to capture the observed hiatus in global warming in hindcast mode than the other methods. Finally, we present forecasts for 2015 and the average of years 2016\u20132019 and 2020\u20132024, predicting an end to the hiatus.", "author" : [ { "dropping-particle" : "", "family" : "Thoma", "given" : "Malte", "non-dropping-particle" : "", "parse-names" : false, "suffix" : "" }, { "dropping-particle" : "", "family" : "Greatbatch", "given" : "Richard J", "non-dropping-particle" : "", "parse-names" : false, "suffix" : "" }, { "dropping-particle" : "", "family" : "Kadow", "given" : "Christopher", "non-dropping-particle" : "", "parse-names" : false, "suffix" : "" }, { "dropping-particle" : "", "family" : "Gerdes", "given" : "Ruediger", "non-dropping-particle" : "", "parse-names" : false, "suffix" : "" } ], "container-title" : "Geophysical Research Letters", "id" : "ITEM-2", "issue" : "15", "issued" : { "date-parts" : [ [ "2015" ] ] }, "page" : "6454-6461", "title" : "Decadal hindcasts initialized using observed surface wind stress: Evaluation and prediction out to 2024", "translator" : [ { "dropping-particle" : "", "family" : "J4361", "given" : "", "non-dropping-particle" : "", "parse-names" : false, "suffix" : "" } ], "type" : "article-journal", "volume" : "42" }, "uris" : [ "http://www.mendeley.com/documents/?uuid=1f663bc2-6508-450a-8013-8bf890cb0dd6" ] } ], "mendeley" : { "formattedCitation" : "(Thoma et al., 2015; Meehl et al., 2016c)", "plainTextFormattedCitation" : "(Thoma et al., 2015; Meehl et al., 2016c)", "previouslyFormattedCitation" : "(Thoma et al., 2015; Meehl et al., 2016c)" }, "properties" : { "noteIndex" : 0 }, "schema" : "https://github.com/citation-style-language/schema/raw/master/csl-citation.json" }</w:delInstrText>
        </w:r>
      </w:del>
      <w:r>
        <w:rPr>
          <w:noProof/>
        </w:rPr>
        <w:fldChar w:fldCharType="separate"/>
      </w:r>
      <w:r w:rsidR="00393F8C">
        <w:rPr>
          <w:noProof/>
          <w:lang w:val="en-CA"/>
        </w:rPr>
        <w:t>(Thoma et al., 2015; Meehl et al., 2016a)</w:t>
      </w:r>
      <w:r>
        <w:rPr>
          <w:noProof/>
        </w:rPr>
        <w:fldChar w:fldCharType="end"/>
      </w:r>
      <w:r w:rsidRPr="00A73A9E">
        <w:rPr>
          <w:noProof/>
          <w:lang w:val="en-CA"/>
        </w:rPr>
        <w:t xml:space="preserve">. </w:t>
      </w:r>
    </w:p>
    <w:p w14:paraId="3DC2613D" w14:textId="77777777" w:rsidR="000F7267" w:rsidRPr="00A73A9E" w:rsidRDefault="000F7267" w:rsidP="00C762A3">
      <w:pPr>
        <w:pStyle w:val="AR6BodyText"/>
        <w:shd w:val="clear" w:color="auto" w:fill="DEEAF6" w:themeFill="accent1" w:themeFillTint="33"/>
        <w:rPr>
          <w:noProof/>
          <w:lang w:val="en-CA"/>
        </w:rPr>
      </w:pPr>
    </w:p>
    <w:p w14:paraId="65193F91" w14:textId="49907603" w:rsidR="000F7267" w:rsidRPr="00E457C1" w:rsidRDefault="000F7267" w:rsidP="00C762A3">
      <w:pPr>
        <w:pStyle w:val="AR6BodyText"/>
        <w:shd w:val="clear" w:color="auto" w:fill="DEEAF6" w:themeFill="accent1" w:themeFillTint="33"/>
        <w:rPr>
          <w:noProof/>
          <w:lang w:val="en-US"/>
        </w:rPr>
      </w:pPr>
      <w:bookmarkStart w:id="1002" w:name="_Hlk66445353"/>
      <w:r w:rsidRPr="00AF2C32">
        <w:rPr>
          <w:noProof/>
          <w:lang w:val="en-CA"/>
        </w:rPr>
        <w:t>While</w:t>
      </w:r>
      <w:r w:rsidR="00AF2C32">
        <w:rPr>
          <w:noProof/>
          <w:lang w:val="en-CA"/>
        </w:rPr>
        <w:t xml:space="preserve"> </w:t>
      </w:r>
      <w:r w:rsidR="004332BA">
        <w:rPr>
          <w:noProof/>
          <w:lang w:val="en-CA"/>
        </w:rPr>
        <w:t xml:space="preserve">some </w:t>
      </w:r>
      <w:r w:rsidR="00AF2C32">
        <w:rPr>
          <w:noProof/>
          <w:lang w:val="en-CA"/>
        </w:rPr>
        <w:t>recent studies</w:t>
      </w:r>
      <w:r w:rsidRPr="00AF2C32">
        <w:rPr>
          <w:noProof/>
          <w:lang w:val="en-CA"/>
        </w:rPr>
        <w:t xml:space="preserve"> </w:t>
      </w:r>
      <w:r w:rsidRPr="00E457C1">
        <w:rPr>
          <w:noProof/>
          <w:lang w:val="en-US"/>
        </w:rPr>
        <w:t xml:space="preserve">find that internal decadal GSAT variability </w:t>
      </w:r>
      <w:r w:rsidR="00AF2C32" w:rsidRPr="00E457C1">
        <w:rPr>
          <w:noProof/>
          <w:lang w:val="en-US"/>
        </w:rPr>
        <w:t xml:space="preserve">may </w:t>
      </w:r>
      <w:r w:rsidRPr="00E457C1">
        <w:rPr>
          <w:noProof/>
          <w:lang w:val="en-US"/>
        </w:rPr>
        <w:t xml:space="preserve">become weaker under </w:t>
      </w:r>
      <w:r w:rsidR="005E6F08" w:rsidRPr="00E457C1">
        <w:rPr>
          <w:noProof/>
          <w:lang w:val="en-US"/>
        </w:rPr>
        <w:t>GSAT warming</w:t>
      </w:r>
      <w:r w:rsidR="00AF2C32" w:rsidRPr="00E457C1">
        <w:rPr>
          <w:noProof/>
          <w:lang w:val="en-US"/>
        </w:rPr>
        <w:t xml:space="preserve">, associated in part with reduced amplitude PDV (Section </w:t>
      </w:r>
      <w:r w:rsidR="002C52A9" w:rsidRPr="00E457C1">
        <w:rPr>
          <w:noProof/>
          <w:lang w:val="en-US"/>
        </w:rPr>
        <w:t>4.5.3.5</w:t>
      </w:r>
      <w:r w:rsidR="00F27F91" w:rsidRPr="00E457C1">
        <w:rPr>
          <w:noProof/>
          <w:lang w:val="en-US"/>
        </w:rPr>
        <w:t>;</w:t>
      </w:r>
      <w:r w:rsidR="00AF2C32" w:rsidRPr="00E457C1">
        <w:rPr>
          <w:noProof/>
          <w:lang w:val="en-US"/>
        </w:rPr>
        <w:t xml:space="preserve"> </w:t>
      </w:r>
      <w:r w:rsidR="00F27F91">
        <w:rPr>
          <w:noProof/>
        </w:rPr>
        <w:fldChar w:fldCharType="begin" w:fldLock="1"/>
      </w:r>
      <w:r w:rsidR="00E719C0">
        <w:rPr>
          <w:noProof/>
          <w:lang w:val="en-US"/>
        </w:rPr>
        <w:instrText>ADDIN CSL_CITATION { "citationItems" : [ { "id" : "ITEM-1", "itemData" : { "DOI" : "10.1038/nclimate3381", "ISSN" : "17586798", "abstract" : "Natural unforced variability in global mean surface air temperature (GMST) can mask or exaggerate human-caused global warming, and thus a complete understanding of this variability is highly desirable. Significant progress has been made in elucidating the magnitude and physical origins of present-day unforced GMST variability, but it has remained unclear how such variability may change as the climate warms. Here we present modelling evidence that indicates that the magnitude of low-frequency GMST variability is likely to decline in a warmer climate and that its generating mechanisms may be fundamentally altered. In particular, a warmer climate results in lower albedo at high latitudes, which yields a weaker albedo feedback on unforced GMST variability. These results imply that unforced GMST variability is dependent on the background climatological conditions, and thus climate model control simulations run under perpetual pre-industrial conditions may have only limited relevance for understanding the unforced GMST variability of the future.", "author" : [ { "dropping-particle" : "", "family" : "Brown", "given" : "Patrick T.", "non-dropping-particle" : "", "parse-names" : false, "suffix" : "" }, { "dropping-particle" : "", "family" : "Ming", "given" : "Yi", "non-dropping-particle" : "", "parse-names" : false, "suffix" : "" }, { "dropping-particle" : "", "family" : "Li", "given" : "Wenhong", "non-dropping-particle" : "", "parse-names" : false, "suffix" : "" }, { "dropping-particle" : "", "family" : "Hill", "given" : "Spencer A.", "non-dropping-particle" : "", "parse-names" : false, "suffix" : "" } ], "container-title" : "Nature Climate Change", "id" : "ITEM-1", "issue" : "10", "issued" : { "date-parts" : [ [ "2017" ] ] }, "title" : "Change in the magnitude and mechanisms of global temperature variability with warming", "translator" : [ { "dropping-particle" : "", "family" : "J6753", "given" : "", "non-dropping-particle" : "", "parse-names" : false, "suffix" : "" } ], "type" : "article-journal", "volume" : "7" }, "uris" : [ "http://www.mendeley.com/documents/?uuid=b55103d7-77c9-4f0e-8170-23e3fb823c33" ] } ], "mendeley" : { "formattedCitation" : "(Brown et al., 2017)", "manualFormatting" : "Brown et al., 2017)", "plainTextFormattedCitation" : "(Brown et al., 2017)", "previouslyFormattedCitation" : "(Brown et al., 2017)" }, "properties" : { "noteIndex" : 0 }, "schema" : "https://github.com/citation-style-language/schema/raw/master/csl-citation.json" }</w:instrText>
      </w:r>
      <w:r w:rsidR="00F27F91">
        <w:rPr>
          <w:noProof/>
        </w:rPr>
        <w:fldChar w:fldCharType="separate"/>
      </w:r>
      <w:r w:rsidR="00393F8C">
        <w:rPr>
          <w:noProof/>
          <w:lang w:val="en-US"/>
        </w:rPr>
        <w:t>Brown et al., 2017)</w:t>
      </w:r>
      <w:r w:rsidR="00F27F91">
        <w:rPr>
          <w:noProof/>
        </w:rPr>
        <w:fldChar w:fldCharType="end"/>
      </w:r>
      <w:r w:rsidRPr="00E457C1">
        <w:rPr>
          <w:noProof/>
          <w:lang w:val="en-US"/>
        </w:rPr>
        <w:t xml:space="preserve">, the weakening is small under a realistic range of warming. </w:t>
      </w:r>
      <w:bookmarkStart w:id="1003" w:name="_Hlk65489626"/>
      <w:r w:rsidR="00E947CF" w:rsidRPr="00E457C1">
        <w:rPr>
          <w:noProof/>
          <w:lang w:val="en-US"/>
        </w:rPr>
        <w:t xml:space="preserve">A large volcanic eruption would temporarily cool GSAT </w:t>
      </w:r>
      <w:bookmarkEnd w:id="1002"/>
      <w:r w:rsidR="000079B9" w:rsidRPr="00E457C1">
        <w:rPr>
          <w:noProof/>
          <w:lang w:val="en-US"/>
        </w:rPr>
        <w:t>(</w:t>
      </w:r>
      <w:r w:rsidR="005723A1" w:rsidRPr="00E457C1">
        <w:rPr>
          <w:noProof/>
          <w:lang w:val="en-US"/>
        </w:rPr>
        <w:t>Cross-Chapter Box 4.1</w:t>
      </w:r>
      <w:r w:rsidR="000079B9" w:rsidRPr="00E457C1">
        <w:rPr>
          <w:noProof/>
          <w:lang w:val="en-US"/>
        </w:rPr>
        <w:t>)</w:t>
      </w:r>
      <w:r w:rsidR="00E947CF" w:rsidRPr="00E457C1">
        <w:rPr>
          <w:noProof/>
          <w:lang w:val="en-US"/>
        </w:rPr>
        <w:t xml:space="preserve">. </w:t>
      </w:r>
      <w:bookmarkEnd w:id="1003"/>
      <w:r w:rsidRPr="00E457C1">
        <w:rPr>
          <w:noProof/>
          <w:lang w:val="en-US"/>
        </w:rPr>
        <w:t xml:space="preserve">Thus, there is </w:t>
      </w:r>
      <w:r w:rsidRPr="00E457C1">
        <w:rPr>
          <w:i/>
          <w:noProof/>
          <w:lang w:val="en-US"/>
        </w:rPr>
        <w:t>very high confidence</w:t>
      </w:r>
      <w:r w:rsidRPr="00E457C1">
        <w:rPr>
          <w:noProof/>
          <w:lang w:val="en-US"/>
        </w:rPr>
        <w:t xml:space="preserve"> that reduced and increased GMST and GSAT trends at decadal time</w:t>
      </w:r>
      <w:ins w:id="1004" w:author="Sara M Tuson" w:date="2021-06-27T22:07:00Z">
        <w:r w:rsidR="00630726">
          <w:rPr>
            <w:noProof/>
            <w:lang w:val="en-US"/>
          </w:rPr>
          <w:t xml:space="preserve"> </w:t>
        </w:r>
      </w:ins>
      <w:r w:rsidRPr="00E457C1">
        <w:rPr>
          <w:noProof/>
          <w:lang w:val="en-US"/>
        </w:rPr>
        <w:t>scales will continue to occur in the 21</w:t>
      </w:r>
      <w:r w:rsidRPr="00566450">
        <w:rPr>
          <w:noProof/>
          <w:lang w:val="en-US"/>
          <w:rPrChange w:id="1005" w:author="Sara M Tuson" w:date="2021-06-28T09:41:00Z">
            <w:rPr>
              <w:noProof/>
              <w:vertAlign w:val="superscript"/>
              <w:lang w:val="en-US"/>
            </w:rPr>
          </w:rPrChange>
        </w:rPr>
        <w:t>st</w:t>
      </w:r>
      <w:r w:rsidRPr="00E457C1">
        <w:rPr>
          <w:noProof/>
          <w:lang w:val="en-US"/>
        </w:rPr>
        <w:t xml:space="preserve"> century </w:t>
      </w:r>
      <w:r>
        <w:fldChar w:fldCharType="begin" w:fldLock="1"/>
      </w:r>
      <w:r w:rsidR="00E719C0">
        <w:rPr>
          <w:noProof/>
          <w:lang w:val="en-US"/>
        </w:rPr>
        <w:instrText>ADDIN CSL_CITATION { "citationItems" : [ { "id" : "ITEM-1", "itemData" : { "DOI" : "10.1175/JCLI-D-12-00548.1", "ISSN" : "0894-8755", "abstract" : "AbstractGlobally averaged surface air temperatures in some decades show rapid increases (accelerated warming decades), and in other decades there is no warming trend (hiatus decades). A previous study showed that the net energy imbalance at the top of the atmosphere of about 1 W m?2 is associated with greater increases of deep ocean heat content below 750 m during the hiatus decades, while there is little globally averaged surface temperature increase or warming in the upper ocean layers. Here the authors examine processes involved with accelerated warming decades and address the relative roles of external forcing from increasing greenhouse gases and internally generated decadal climate variability associated with interdecadal Pacific oscillation (IPO). Model results from the Community Climate System Model, version 4 (CCSM4), show that accelerated warming decades are characterized by rapid warming of globally averaged surface air temperature, greater increases of heat content in the upper ocean layers, and less heat content increase in the deep ocean, opposite to the hiatus decades. In addition to contributions from processes potentially linked to Antarctic Bottom Water (AABW) formation and the Atlantic meridional overturning circulation (AMOC), the positive phase of the IPO, adding to the response to external forcing, is usually associated with accelerated warming decades. Conversely, hiatus decades typically occur with the negative phase of the IPO, when warming from the external forcing is overwhelmed by internally generated cooling in the tropical Pacific. Internally generated hiatus periods of up to 15 years with zero global warming trend are present in the future climate simulations. This suggests that there is a chance that the current observed hiatus could extend for several more years.", "author" : [ { "dropping-particle" : "", "family" : "Meehl", "given" : "Gerald A", "non-dropping-particle" : "", "parse-names" : false, "suffix" : "" }, { "dropping-particle" : "", "family" : "Hu", "given" : "Aixue", "non-dropping-particle" : "", "parse-names" : false, "suffix" : "" }, { "dropping-particle" : "", "family" : "Arblaster", "given" : "Julie M", "non-dropping-particle" : "", "parse-names" : false, "suffix" : "" }, { "dropping-particle" : "", "family" : "Fasullo", "given" : "John", "non-dropping-particle" : "", "parse-names" : false, "suffix" : "" }, { "dropping-particle" : "", "family" : "Trenberth", "given" : "Kevin E", "non-dropping-particle" : "", "parse-names" : false, "suffix" : "" } ], "container-title" : "Journal of Climate", "id" : "ITEM-1", "issue" : "18", "issued" : { "date-parts" : [ [ "2013", "4", "8" ] ] }, "note" : "doi: 10.1175/JCLI-D-12-00548.1", "page" : "7298-7310", "publisher" : "American Meteorological Society", "title" : "Externally Forced and Internally Generated Decadal Climate Variability Associated with the Interdecadal Pacific Oscillation", "translator" : [ { "dropping-particle" : "", "family" : "J4367", "given" : "", "non-dropping-particle" : "", "parse-names" : false, "suffix" : "" } ], "type" : "article-journal", "volume" : "26" }, "uris" : [ "http://www.mendeley.com/documents/?uuid=55337b24-67bd-4d57-95df-cde490c06cd3" ] }, { "id" : "ITEM-2", "itemData" : { "DOI" : "10.1038/nclimate2531", "ISBN" : "1758-678X", "ISSN" : "17586798", "abstract" : "Since the end of the twentieth century, global mean surface temperature has not risen as rapidly as predicted by global climate models 1\u20133 (GCMs).This discrepancy has become known as the global warming \u2018hiatus\u2019 and a variety of mechanisms1,4\u201317 have been proposed to explain the observed slowdown in warming. Focusing on internally generated variability, we use pre-industrial control simulations from an observationally constrained ensemble of GCMs and a statistical approach to evaluate the expected frequency and characteristics of variability-driven hiatus periods and their likelihood of future continuation. Given an expected forced warming trend of \u223c0.2Kper decade, our constrained ensemble of GCM simplies that the probability of a variability-driven 10-year hiatus is \u223c10%, but less than 1% for a 20-year hiatus. Although the absolute probabilityofa20-year hiatus is small, the probability that an existing 15-year hiatus will continue another five years is much higher (up to 25%). Therefore, given the recognized contribution of internal climate variability to the reduced rate of global warming during the past 15 years, we should not be surprised if the current hiatus continues until the end of the decade. Following the termination of a variability-driven hiatus, we also show that there is an increased likelihood of accelerated global warming associated with release of heat from the sub-surface ocean and a reversal of the phase of decadal variability in the Pacific Ocean.", "author" : [ { "dropping-particle" : "", "family" : "Roberts", "given" : "C. D.", "non-dropping-particle" : "", "parse-names" : false, "suffix" : "" }, { "dropping-particle" : "", "family" : "Palmer", "given" : "M. D.", "non-dropping-particle" : "", "parse-names" : false, "suffix" : "" }, { "dropping-particle" : "", "family" : "McNeall", "given" : "D.", "non-dropping-particle" : "", "parse-names" : false, "suffix" : "" }, { "dropping-particle" : "", "family" : "Collins", "given" : "M.", "non-dropping-particle" : "", "parse-names" : false, "suffix" : "" } ], "container-title" : "Nature Climate Change", "id" : "ITEM-2", "issue" : "4", "issued" : { "date-parts" : [ [ "2015" ] ] }, "page" : "337-342", "title" : "Quantifying the likelihood of a continued hiatus in global warming", "translator" : [ { "dropping-particle" : "", "family" : "J4368", "given" : "", "non-dropping-particle" : "", "parse-names" : false, "suffix" : "" } ], "type" : "article-journal", "volume" : "5" }, "uris" : [ "http://www.mendeley.com/documents/?uuid=9e622ee6-0891-4694-8ea8-0bc61cf4bf26" ] }, { "id" : "ITEM-3", "itemData" : { "DOI" : "10.1007/s00382-015-2811-y", "ISSN" : "0930-7575", "author" : [ { "dropping-particle" : "", "family" : "Medhaug", "given" : "Iselin", "non-dropping-particle" : "", "parse-names" : false, "suffix" : "" }, { "dropping-particle" : "", "family" : "Drange", "given" : "Helge", "non-dropping-particle" : "", "parse-names" : false, "suffix" : "" } ], "container-title" : "Climate Dynamics", "id" : "ITEM-3", "issue" : "11-12", "issued" : { "date-parts" : [ [ "2016", "6", "5" ] ] }, "page" : "3899-3920", "title" : "Global and regional surface cooling in a warming climate: a multi-model analysis", "translator" : [ { "dropping-particle" : "", "family" : "J6509", "given" : "", "non-dropping-particle" : "", "parse-names" : false, "suffix" : "" } ], "type" : "article-journal", "volume" : "46" }, "uris" : [ "http://www.mendeley.com/documents/?uuid=a0c5d1c4-2aee-4fb8-8d0e-7fa1aef3d93a" ] } ], "mendeley" : { "formattedCitation" : "(Meehl et al., 2013; Roberts et al., 2015; Medhaug and Drange, 2016)", "plainTextFormattedCitation" : "(Meehl et al., 2013; Roberts et al., 2015; Medhaug and Drange, 2016)", "previouslyFormattedCitation" : "(Meehl et al., 2013; Roberts et al., 2015; Medhaug and Drange, 2016)" }, "properties" : { "noteIndex" : 0 }, "schema" : "https://github.com/citation-style-language/schema/raw/master/csl-citation.json" }</w:instrText>
      </w:r>
      <w:r>
        <w:fldChar w:fldCharType="separate"/>
      </w:r>
      <w:r w:rsidR="00393F8C">
        <w:rPr>
          <w:noProof/>
          <w:lang w:val="en-US"/>
        </w:rPr>
        <w:t>(Meehl et al., 2013; Roberts et al., 2015; Medhaug and Drange, 2016)</w:t>
      </w:r>
      <w:r>
        <w:fldChar w:fldCharType="end"/>
      </w:r>
      <w:r w:rsidRPr="00E457C1">
        <w:rPr>
          <w:noProof/>
          <w:lang w:val="en-US"/>
        </w:rPr>
        <w:t xml:space="preserve">. However, such internal </w:t>
      </w:r>
      <w:r w:rsidR="0068738C" w:rsidRPr="00E457C1">
        <w:rPr>
          <w:noProof/>
          <w:lang w:val="en-US"/>
        </w:rPr>
        <w:t>or volcanic</w:t>
      </w:r>
      <w:r w:rsidR="006701CB" w:rsidRPr="00E457C1">
        <w:rPr>
          <w:noProof/>
          <w:lang w:val="en-US"/>
        </w:rPr>
        <w:t xml:space="preserve">ally </w:t>
      </w:r>
      <w:r w:rsidR="0068738C" w:rsidRPr="00E457C1">
        <w:rPr>
          <w:noProof/>
          <w:lang w:val="en-US"/>
        </w:rPr>
        <w:t xml:space="preserve">forced </w:t>
      </w:r>
      <w:r w:rsidRPr="00E457C1">
        <w:rPr>
          <w:noProof/>
          <w:lang w:val="en-US"/>
        </w:rPr>
        <w:t xml:space="preserve">decadal variations in GSAT trend </w:t>
      </w:r>
      <w:r w:rsidR="005E6F08" w:rsidRPr="00E457C1">
        <w:rPr>
          <w:noProof/>
          <w:lang w:val="en-US"/>
        </w:rPr>
        <w:t>have little</w:t>
      </w:r>
      <w:r w:rsidRPr="00E457C1">
        <w:rPr>
          <w:noProof/>
          <w:lang w:val="en-US"/>
        </w:rPr>
        <w:t xml:space="preserve"> affect</w:t>
      </w:r>
      <w:r w:rsidR="005E6F08" w:rsidRPr="00E457C1">
        <w:rPr>
          <w:noProof/>
          <w:lang w:val="en-US"/>
        </w:rPr>
        <w:t xml:space="preserve"> on</w:t>
      </w:r>
      <w:r w:rsidRPr="00E457C1">
        <w:rPr>
          <w:noProof/>
          <w:lang w:val="en-US"/>
        </w:rPr>
        <w:t xml:space="preserve"> the centennial warming </w:t>
      </w:r>
      <w:r>
        <w:fldChar w:fldCharType="begin" w:fldLock="1"/>
      </w:r>
      <w:r w:rsidR="008F46A5" w:rsidRPr="00E457C1">
        <w:rPr>
          <w:noProof/>
          <w:lang w:val="en-US"/>
        </w:rPr>
        <w:instrText>ADDIN CSL_CITATION { "citationItems" : [ { "id" : "ITEM-1", "itemData" : { "DOI" : "10.1038/nclimate2575", "author" : [ { "dropping-particle" : "", "family" : "England", "given" : "Matthew H", "non-dropping-particle" : "", "parse-names" : false, "suffix" : "" }, { "dropping-particle" : "", "family" : "Kajtar", "given" : "Jules B", "non-dropping-particle" : "", "parse-names" : false, "suffix" : "" }, { "dropping-particle" : "", "family" : "Maher", "given" : "Nicola", "non-dropping-particle" : "", "parse-names" : false, "suffix" : "" } ], "container-title" : "Nature Climate Change", "id" : "ITEM-1", "issued" : { "date-parts" : [ [ "2015", "4", "23" ] ] }, "page" : "394", "publisher" : "Nature Publishing Group, a division of Macmillan Publishers Limited. All Rights Reserved.", "title" : "Robust warming projections despite the recent hiatus", "translator" : [ { "dropping-particle" : "", "family" : "J764", "given" : "", "non-dropping-particle" : "", "parse-names" : false, "suffix" : "" } ], "type" : "article-journal", "volume" : "5" }, "uris" : [ "http://www.mendeley.com/documents/?uuid=0bdb95e6-c9a3-4a7c-957d-b08e539edc98" ] } ], "mendeley" : { "formattedCitation" : "(England et al., 2015)", "manualFormatting" : "(England et al., 2015", "plainTextFormattedCitation" : "(England et al., 2015)", "previouslyFormattedCitation" : "(England et al., 2015)" }, "properties" : { "noteIndex" : 0 }, "schema" : "https://github.com/citation-style-language/schema/raw/master/csl-citation.json" }</w:instrText>
      </w:r>
      <w:r>
        <w:fldChar w:fldCharType="separate"/>
      </w:r>
      <w:r w:rsidR="00393F8C">
        <w:rPr>
          <w:noProof/>
          <w:lang w:val="en-US"/>
        </w:rPr>
        <w:t>(England et al., 2015</w:t>
      </w:r>
      <w:r>
        <w:fldChar w:fldCharType="end"/>
      </w:r>
      <w:r w:rsidR="00C97096" w:rsidRPr="00E457C1">
        <w:rPr>
          <w:lang w:val="en-US"/>
        </w:rPr>
        <w:t>; Cross-Chapter Box 4.1)</w:t>
      </w:r>
      <w:r w:rsidRPr="00E457C1">
        <w:rPr>
          <w:noProof/>
          <w:lang w:val="en-US"/>
        </w:rPr>
        <w:t>.</w:t>
      </w:r>
    </w:p>
    <w:p w14:paraId="14A898C9" w14:textId="77777777" w:rsidR="000F7267" w:rsidRPr="00E457C1" w:rsidRDefault="000F7267" w:rsidP="000F7267">
      <w:pPr>
        <w:pStyle w:val="AR6BodyText"/>
        <w:shd w:val="clear" w:color="auto" w:fill="DEEAF6" w:themeFill="accent1" w:themeFillTint="33"/>
        <w:rPr>
          <w:noProof/>
          <w:highlight w:val="lightGray"/>
          <w:lang w:val="en-US" w:eastAsia="en-US"/>
        </w:rPr>
      </w:pPr>
    </w:p>
    <w:p w14:paraId="22FA1B35" w14:textId="77777777" w:rsidR="000F7267" w:rsidRPr="00E457C1" w:rsidRDefault="000F7267" w:rsidP="000F7267">
      <w:pPr>
        <w:pStyle w:val="AR6BodyText"/>
        <w:shd w:val="clear" w:color="auto" w:fill="DEEAF6" w:themeFill="accent1" w:themeFillTint="33"/>
        <w:rPr>
          <w:noProof/>
          <w:highlight w:val="lightGray"/>
          <w:lang w:val="en-US" w:eastAsia="en-US"/>
        </w:rPr>
      </w:pPr>
    </w:p>
    <w:p w14:paraId="6FF27EF7" w14:textId="77777777" w:rsidR="000F7267" w:rsidRPr="00E457C1" w:rsidRDefault="000F7267" w:rsidP="000F7267">
      <w:pPr>
        <w:pStyle w:val="AR6BodyText"/>
        <w:shd w:val="clear" w:color="auto" w:fill="DEEAF6" w:themeFill="accent1" w:themeFillTint="33"/>
        <w:rPr>
          <w:b/>
          <w:noProof/>
          <w:color w:val="000000" w:themeColor="text1"/>
          <w:lang w:val="en-US"/>
        </w:rPr>
      </w:pPr>
      <w:r w:rsidRPr="00E457C1">
        <w:rPr>
          <w:b/>
          <w:noProof/>
          <w:color w:val="000000" w:themeColor="text1"/>
          <w:lang w:val="en-US"/>
        </w:rPr>
        <w:t>[START CROSS-CHAPTER BOX 3.1, FIGURE 1 HERE]</w:t>
      </w:r>
    </w:p>
    <w:p w14:paraId="44FDCB35" w14:textId="77777777" w:rsidR="000F7267" w:rsidRPr="00E457C1" w:rsidRDefault="000F7267" w:rsidP="00BE2759">
      <w:pPr>
        <w:pStyle w:val="AR6BodyText"/>
        <w:shd w:val="clear" w:color="auto" w:fill="DEEAF6" w:themeFill="accent1" w:themeFillTint="33"/>
        <w:ind w:left="3119" w:hanging="3119"/>
        <w:jc w:val="center"/>
        <w:rPr>
          <w:noProof/>
          <w:lang w:val="en-US"/>
        </w:rPr>
      </w:pPr>
    </w:p>
    <w:p w14:paraId="062B94AC" w14:textId="4252CC36" w:rsidR="000F7267" w:rsidRPr="00E457C1" w:rsidRDefault="000F7267" w:rsidP="00BE2759">
      <w:pPr>
        <w:pStyle w:val="AR6BodyText"/>
        <w:shd w:val="clear" w:color="auto" w:fill="DEEAF6" w:themeFill="accent1" w:themeFillTint="33"/>
        <w:ind w:left="3119" w:hanging="3119"/>
        <w:rPr>
          <w:noProof/>
          <w:lang w:val="en-US"/>
        </w:rPr>
      </w:pPr>
      <w:bookmarkStart w:id="1006" w:name="_Ref523999155"/>
      <w:r w:rsidRPr="00E457C1">
        <w:rPr>
          <w:b/>
          <w:sz w:val="20"/>
          <w:szCs w:val="20"/>
          <w:lang w:val="en-US"/>
        </w:rPr>
        <w:t>Cross-Chapter Box 3.1, Figure 1:</w:t>
      </w:r>
      <w:bookmarkEnd w:id="1006"/>
      <w:r w:rsidRPr="00E457C1">
        <w:rPr>
          <w:sz w:val="20"/>
          <w:lang w:val="en-US"/>
        </w:rPr>
        <w:t xml:space="preserve"> </w:t>
      </w:r>
      <w:bookmarkStart w:id="1007" w:name="_Ref4573087"/>
      <w:bookmarkStart w:id="1008" w:name="_Hlk66440950"/>
      <w:r w:rsidR="00BE2759">
        <w:rPr>
          <w:sz w:val="20"/>
          <w:lang w:val="en-US"/>
        </w:rPr>
        <w:tab/>
      </w:r>
      <w:r w:rsidR="00BE2759" w:rsidRPr="002D4E76">
        <w:rPr>
          <w:b/>
          <w:sz w:val="20"/>
          <w:szCs w:val="20"/>
          <w:lang w:val="en-GB"/>
        </w:rPr>
        <w:t>15-year trends of surface global warming for 1998</w:t>
      </w:r>
      <w:del w:id="1009" w:author="Sara M Tuson" w:date="2021-06-30T10:31:00Z">
        <w:r w:rsidR="00BE2759" w:rsidRPr="002D4E76" w:rsidDel="00E413CC">
          <w:rPr>
            <w:b/>
            <w:sz w:val="20"/>
            <w:szCs w:val="20"/>
            <w:lang w:val="en-GB"/>
          </w:rPr>
          <w:delText>-</w:delText>
        </w:r>
      </w:del>
      <w:ins w:id="1010" w:author="Sara M Tuson" w:date="2021-06-30T10:31:00Z">
        <w:r w:rsidR="00BE2759">
          <w:rPr>
            <w:b/>
            <w:sz w:val="20"/>
            <w:szCs w:val="20"/>
            <w:lang w:val="en-GB"/>
          </w:rPr>
          <w:t>–</w:t>
        </w:r>
      </w:ins>
      <w:r w:rsidR="00BE2759" w:rsidRPr="002D4E76">
        <w:rPr>
          <w:b/>
          <w:sz w:val="20"/>
          <w:szCs w:val="20"/>
          <w:lang w:val="en-GB"/>
        </w:rPr>
        <w:t>2012 and 2012</w:t>
      </w:r>
      <w:del w:id="1011" w:author="Sara M Tuson" w:date="2021-06-30T10:31:00Z">
        <w:r w:rsidR="00BE2759" w:rsidRPr="002D4E76" w:rsidDel="00E413CC">
          <w:rPr>
            <w:b/>
            <w:sz w:val="20"/>
            <w:szCs w:val="20"/>
            <w:lang w:val="en-GB"/>
          </w:rPr>
          <w:delText>-</w:delText>
        </w:r>
      </w:del>
      <w:ins w:id="1012" w:author="Sara M Tuson" w:date="2021-06-30T10:31:00Z">
        <w:r w:rsidR="00BE2759">
          <w:rPr>
            <w:b/>
            <w:sz w:val="20"/>
            <w:szCs w:val="20"/>
            <w:lang w:val="en-GB"/>
          </w:rPr>
          <w:t>–</w:t>
        </w:r>
      </w:ins>
      <w:r w:rsidR="00BE2759" w:rsidRPr="002D4E76">
        <w:rPr>
          <w:b/>
          <w:sz w:val="20"/>
          <w:szCs w:val="20"/>
          <w:lang w:val="en-GB"/>
        </w:rPr>
        <w:t>2026.</w:t>
      </w:r>
      <w:r w:rsidR="00BE2759">
        <w:rPr>
          <w:sz w:val="20"/>
          <w:szCs w:val="20"/>
          <w:lang w:val="en-GB"/>
        </w:rPr>
        <w:t xml:space="preserve"> </w:t>
      </w:r>
      <w:r w:rsidR="00BE2759" w:rsidRPr="00AD6D8A">
        <w:rPr>
          <w:b/>
          <w:bCs/>
          <w:sz w:val="20"/>
          <w:szCs w:val="20"/>
          <w:lang w:val="en-GB"/>
          <w:rPrChange w:id="1013" w:author="Ian Blenkinsop" w:date="2021-07-07T14:11:00Z">
            <w:rPr>
              <w:sz w:val="20"/>
              <w:szCs w:val="20"/>
              <w:lang w:val="en-GB"/>
            </w:rPr>
          </w:rPrChange>
        </w:rPr>
        <w:t>(a, b)</w:t>
      </w:r>
      <w:r w:rsidR="00BE2759">
        <w:rPr>
          <w:sz w:val="20"/>
          <w:szCs w:val="20"/>
          <w:lang w:val="en-GB"/>
        </w:rPr>
        <w:t xml:space="preserve"> GSAT and GMST trends for 1998</w:t>
      </w:r>
      <w:del w:id="1014" w:author="Sara M Tuson" w:date="2021-06-30T10:31:00Z">
        <w:r w:rsidR="00BE2759" w:rsidDel="00E413CC">
          <w:rPr>
            <w:sz w:val="20"/>
            <w:szCs w:val="20"/>
            <w:lang w:val="en-GB"/>
          </w:rPr>
          <w:delText>-</w:delText>
        </w:r>
      </w:del>
      <w:ins w:id="1015" w:author="Sara M Tuson" w:date="2021-06-30T10:31:00Z">
        <w:r w:rsidR="00BE2759">
          <w:rPr>
            <w:sz w:val="20"/>
            <w:szCs w:val="20"/>
            <w:lang w:val="en-GB"/>
          </w:rPr>
          <w:t>–</w:t>
        </w:r>
      </w:ins>
      <w:r w:rsidR="00BE2759">
        <w:rPr>
          <w:sz w:val="20"/>
          <w:szCs w:val="20"/>
          <w:lang w:val="en-GB"/>
        </w:rPr>
        <w:t xml:space="preserve">2012 </w:t>
      </w:r>
      <w:r w:rsidR="00BE2759" w:rsidRPr="00AD6D8A">
        <w:rPr>
          <w:b/>
          <w:bCs/>
          <w:sz w:val="20"/>
          <w:szCs w:val="20"/>
          <w:lang w:val="en-GB"/>
          <w:rPrChange w:id="1016" w:author="Ian Blenkinsop" w:date="2021-07-07T14:11:00Z">
            <w:rPr>
              <w:sz w:val="20"/>
              <w:szCs w:val="20"/>
              <w:lang w:val="en-GB"/>
            </w:rPr>
          </w:rPrChange>
        </w:rPr>
        <w:t>(a)</w:t>
      </w:r>
      <w:r w:rsidR="00BE2759">
        <w:rPr>
          <w:sz w:val="20"/>
          <w:szCs w:val="20"/>
          <w:lang w:val="en-GB"/>
        </w:rPr>
        <w:t xml:space="preserve"> and 2012</w:t>
      </w:r>
      <w:del w:id="1017" w:author="Sara M Tuson" w:date="2021-06-30T10:31:00Z">
        <w:r w:rsidR="00BE2759" w:rsidDel="00E413CC">
          <w:rPr>
            <w:sz w:val="20"/>
            <w:szCs w:val="20"/>
            <w:lang w:val="en-GB"/>
          </w:rPr>
          <w:delText>-</w:delText>
        </w:r>
      </w:del>
      <w:ins w:id="1018" w:author="Sara M Tuson" w:date="2021-06-30T10:31:00Z">
        <w:r w:rsidR="00BE2759">
          <w:rPr>
            <w:sz w:val="20"/>
            <w:szCs w:val="20"/>
            <w:lang w:val="en-GB"/>
          </w:rPr>
          <w:t>–</w:t>
        </w:r>
      </w:ins>
      <w:r w:rsidR="00BE2759">
        <w:rPr>
          <w:sz w:val="20"/>
          <w:szCs w:val="20"/>
          <w:lang w:val="en-GB"/>
        </w:rPr>
        <w:t xml:space="preserve">2026 </w:t>
      </w:r>
      <w:r w:rsidR="00BE2759" w:rsidRPr="00AD6D8A">
        <w:rPr>
          <w:b/>
          <w:bCs/>
          <w:sz w:val="20"/>
          <w:szCs w:val="20"/>
          <w:lang w:val="en-GB"/>
          <w:rPrChange w:id="1019" w:author="Ian Blenkinsop" w:date="2021-07-07T14:11:00Z">
            <w:rPr>
              <w:sz w:val="20"/>
              <w:szCs w:val="20"/>
              <w:lang w:val="en-GB"/>
            </w:rPr>
          </w:rPrChange>
        </w:rPr>
        <w:t>(b)</w:t>
      </w:r>
      <w:r w:rsidR="00BE2759">
        <w:rPr>
          <w:sz w:val="20"/>
          <w:szCs w:val="20"/>
          <w:lang w:val="en-GB"/>
        </w:rPr>
        <w:t xml:space="preserve">. Histograms are based on GSAT in historical simulations of CMIP6 (red shading, extended by SSP2-4.5) and CMIP5 (grey shading; extended by RCP4.5). Filled and </w:t>
      </w:r>
      <w:r w:rsidR="00BE2759">
        <w:rPr>
          <w:rFonts w:eastAsia="MS PGothic"/>
          <w:sz w:val="20"/>
          <w:szCs w:val="20"/>
          <w:lang w:val="en-GB"/>
        </w:rPr>
        <w:t>open d</w:t>
      </w:r>
      <w:r w:rsidR="00BE2759" w:rsidRPr="008768E6">
        <w:rPr>
          <w:rFonts w:eastAsia="MS PGothic"/>
          <w:sz w:val="20"/>
          <w:szCs w:val="20"/>
          <w:lang w:val="en-GB"/>
        </w:rPr>
        <w:t>iamonds at the top represent multi-model ensemble means</w:t>
      </w:r>
      <w:r w:rsidR="00BE2759">
        <w:rPr>
          <w:rFonts w:eastAsia="MS PGothic"/>
          <w:sz w:val="20"/>
          <w:szCs w:val="20"/>
          <w:lang w:val="en-GB"/>
        </w:rPr>
        <w:t xml:space="preserve"> of GSAT and GMST trends, respectively</w:t>
      </w:r>
      <w:r w:rsidR="00BE2759" w:rsidRPr="008768E6">
        <w:rPr>
          <w:rFonts w:eastAsia="MS PGothic"/>
          <w:sz w:val="20"/>
          <w:szCs w:val="20"/>
          <w:lang w:val="en-GB"/>
        </w:rPr>
        <w:t xml:space="preserve">. </w:t>
      </w:r>
      <w:r w:rsidR="00BE2759">
        <w:rPr>
          <w:sz w:val="20"/>
          <w:szCs w:val="20"/>
          <w:lang w:val="en-GB"/>
        </w:rPr>
        <w:t>Diagonal lines</w:t>
      </w:r>
      <w:r w:rsidR="00BE2759" w:rsidRPr="00AE26F9">
        <w:rPr>
          <w:sz w:val="20"/>
          <w:szCs w:val="20"/>
          <w:lang w:val="en-GB"/>
        </w:rPr>
        <w:t xml:space="preserve"> show histograms of HadCRUT5.0.</w:t>
      </w:r>
      <w:r w:rsidR="00BE2759">
        <w:rPr>
          <w:sz w:val="20"/>
          <w:szCs w:val="20"/>
          <w:lang w:val="en-GB"/>
        </w:rPr>
        <w:t>1</w:t>
      </w:r>
      <w:r w:rsidR="00BE2759" w:rsidRPr="00AE26F9">
        <w:rPr>
          <w:sz w:val="20"/>
          <w:szCs w:val="20"/>
          <w:lang w:val="en-GB"/>
        </w:rPr>
        <w:t xml:space="preserve">.0. </w:t>
      </w:r>
      <w:r w:rsidR="00BE2759">
        <w:rPr>
          <w:sz w:val="20"/>
          <w:szCs w:val="20"/>
          <w:lang w:val="en-GB"/>
        </w:rPr>
        <w:t xml:space="preserve">Triangles at the top of (a) represent GMST trends of Berkeley Earth, GISTEMP, </w:t>
      </w:r>
      <w:r w:rsidR="00BE2759">
        <w:rPr>
          <w:rFonts w:eastAsia="MS PGothic"/>
          <w:sz w:val="20"/>
          <w:szCs w:val="20"/>
        </w:rPr>
        <w:fldChar w:fldCharType="begin" w:fldLock="1"/>
      </w:r>
      <w:r w:rsidR="00BE2759">
        <w:rPr>
          <w:rFonts w:eastAsia="MS PGothic"/>
          <w:sz w:val="20"/>
          <w:szCs w:val="20"/>
          <w:lang w:val="en-GB"/>
        </w:rPr>
        <w:instrText>ADDIN CSL_CITATION { "citationItems" : [ { "id" : "ITEM-1", "itemData" : { "DOI" : "10.1038/s41561-020-0582-5", "ISSN" : "1752-0894",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"6", "1" ] ] }, "page" : "408-413", "title" : "Artificial intelligence reconstructs missing climate information", "translator" : [ { "dropping-particle" : "", "family" : "J6744", "given" : "", "non-dropping-particle" : "", "parse-names" : false, "suffix" : "" } ], "type" : "article-journal", "volume" : "13" }, "uris" : [ "http://www.mendeley.com/documents/?uuid=6a097408-cc9e-40f6-a075-9556bd078112", "http://www.mendeley.com/documents/?uuid=766ce78f-c45e-4ae1-bb07-edf23d6d300f" ] } ], "mendeley" : { "formattedCitation" : "(Kadow et al., 2020)", "manualFormatting" : "Kadow et al. (2020)", "plainTextFormattedCitation" : "(Kadow et al., 2020)", "previouslyFormattedCitation" : "(Kadow et al., 2020)" }, "properties" : { "noteIndex" : 0 }, "schema" : "https://github.com/citation-style-language/schema/raw/master/csl-citation.json" }</w:instrText>
      </w:r>
      <w:r w:rsidR="00BE2759">
        <w:rPr>
          <w:rFonts w:eastAsia="MS PGothic"/>
          <w:sz w:val="20"/>
          <w:szCs w:val="20"/>
        </w:rPr>
        <w:fldChar w:fldCharType="separate"/>
      </w:r>
      <w:r w:rsidR="00BE2759" w:rsidRPr="00AE26F9">
        <w:rPr>
          <w:rFonts w:eastAsia="MS PGothic"/>
          <w:noProof/>
          <w:sz w:val="20"/>
          <w:szCs w:val="20"/>
          <w:lang w:val="en-GB"/>
        </w:rPr>
        <w:t xml:space="preserve">Kadow et al. </w:t>
      </w:r>
      <w:r w:rsidR="00BE2759" w:rsidRPr="0067751B">
        <w:rPr>
          <w:rFonts w:eastAsia="MS PGothic"/>
          <w:noProof/>
          <w:sz w:val="20"/>
          <w:szCs w:val="20"/>
          <w:lang w:val="en-CA"/>
        </w:rPr>
        <w:t>(2020)</w:t>
      </w:r>
      <w:r w:rsidR="00BE2759">
        <w:rPr>
          <w:rFonts w:eastAsia="MS PGothic"/>
          <w:sz w:val="20"/>
          <w:szCs w:val="20"/>
        </w:rPr>
        <w:fldChar w:fldCharType="end"/>
      </w:r>
      <w:r w:rsidR="00BE2759">
        <w:rPr>
          <w:rFonts w:eastAsia="MS PGothic"/>
          <w:sz w:val="20"/>
          <w:szCs w:val="20"/>
          <w:lang w:val="en-CA"/>
        </w:rPr>
        <w:t xml:space="preserve"> and</w:t>
      </w:r>
      <w:r w:rsidR="00BE2759" w:rsidRPr="0067751B">
        <w:rPr>
          <w:rFonts w:eastAsia="MS PGothic"/>
          <w:sz w:val="20"/>
          <w:szCs w:val="20"/>
          <w:lang w:val="en-CA"/>
        </w:rPr>
        <w:t xml:space="preserve"> </w:t>
      </w:r>
      <w:r w:rsidR="00BE2759">
        <w:rPr>
          <w:sz w:val="20"/>
          <w:szCs w:val="20"/>
          <w:lang w:val="en-GB"/>
        </w:rPr>
        <w:t>NOAAGlobalTemp-Interim, and the GSAT trend of ERA5. Selected CMIP6 members whose 1998</w:t>
      </w:r>
      <w:del w:id="1020" w:author="Sara M Tuson" w:date="2021-06-30T10:31:00Z">
        <w:r w:rsidR="00BE2759" w:rsidDel="00E413CC">
          <w:rPr>
            <w:sz w:val="20"/>
            <w:szCs w:val="20"/>
            <w:lang w:val="en-GB"/>
          </w:rPr>
          <w:delText>-</w:delText>
        </w:r>
      </w:del>
      <w:ins w:id="1021" w:author="Sara M Tuson" w:date="2021-06-30T10:31:00Z">
        <w:r w:rsidR="00BE2759">
          <w:rPr>
            <w:sz w:val="20"/>
            <w:szCs w:val="20"/>
            <w:lang w:val="en-GB"/>
          </w:rPr>
          <w:t>–</w:t>
        </w:r>
      </w:ins>
      <w:r w:rsidR="00BE2759">
        <w:rPr>
          <w:sz w:val="20"/>
          <w:szCs w:val="20"/>
          <w:lang w:val="en-GB"/>
        </w:rPr>
        <w:t>2012 trends are lower than the HadCRUT5.0.1.0 mean trend are indicated by purple shading (a) and (b). In (a), model GMST and GSAT, and ERA5 GSAT are masked to match HadCRUT data coverage</w:t>
      </w:r>
      <w:r w:rsidR="00BE2759" w:rsidRPr="0067751B">
        <w:rPr>
          <w:sz w:val="20"/>
          <w:szCs w:val="20"/>
          <w:lang w:val="en-CA"/>
        </w:rPr>
        <w:t xml:space="preserve">. </w:t>
      </w:r>
      <w:r w:rsidR="00BE2759" w:rsidRPr="00AD6D8A">
        <w:rPr>
          <w:b/>
          <w:bCs/>
          <w:sz w:val="20"/>
          <w:szCs w:val="20"/>
          <w:lang w:val="en-GB"/>
          <w:rPrChange w:id="1022" w:author="Ian Blenkinsop" w:date="2021-07-07T14:11:00Z">
            <w:rPr>
              <w:sz w:val="20"/>
              <w:szCs w:val="20"/>
              <w:lang w:val="en-GB"/>
            </w:rPr>
          </w:rPrChange>
        </w:rPr>
        <w:t>(c</w:t>
      </w:r>
      <w:del w:id="1023" w:author="Sara M Tuson" w:date="2021-06-30T10:31:00Z">
        <w:r w:rsidR="00BE2759" w:rsidRPr="00AD6D8A" w:rsidDel="00E413CC">
          <w:rPr>
            <w:b/>
            <w:bCs/>
            <w:sz w:val="20"/>
            <w:szCs w:val="20"/>
            <w:lang w:val="en-GB"/>
            <w:rPrChange w:id="1024" w:author="Ian Blenkinsop" w:date="2021-07-07T14:11:00Z">
              <w:rPr>
                <w:sz w:val="20"/>
                <w:szCs w:val="20"/>
                <w:lang w:val="en-GB"/>
              </w:rPr>
            </w:rPrChange>
          </w:rPr>
          <w:delText>-</w:delText>
        </w:r>
      </w:del>
      <w:ins w:id="1025" w:author="Sara M Tuson" w:date="2021-06-30T10:31:00Z">
        <w:r w:rsidR="00BE2759" w:rsidRPr="00AD6D8A">
          <w:rPr>
            <w:b/>
            <w:bCs/>
            <w:sz w:val="20"/>
            <w:szCs w:val="20"/>
            <w:lang w:val="en-GB"/>
            <w:rPrChange w:id="1026" w:author="Ian Blenkinsop" w:date="2021-07-07T14:11:00Z">
              <w:rPr>
                <w:sz w:val="20"/>
                <w:szCs w:val="20"/>
                <w:lang w:val="en-GB"/>
              </w:rPr>
            </w:rPrChange>
          </w:rPr>
          <w:t>–</w:t>
        </w:r>
      </w:ins>
      <w:r w:rsidR="00BE2759" w:rsidRPr="00AD6D8A">
        <w:rPr>
          <w:b/>
          <w:bCs/>
          <w:sz w:val="20"/>
          <w:szCs w:val="20"/>
          <w:lang w:val="en-GB"/>
          <w:rPrChange w:id="1027" w:author="Ian Blenkinsop" w:date="2021-07-07T14:11:00Z">
            <w:rPr>
              <w:sz w:val="20"/>
              <w:szCs w:val="20"/>
              <w:lang w:val="en-GB"/>
            </w:rPr>
          </w:rPrChange>
        </w:rPr>
        <w:t>d)</w:t>
      </w:r>
      <w:r w:rsidR="00BE2759">
        <w:rPr>
          <w:sz w:val="20"/>
          <w:szCs w:val="20"/>
          <w:lang w:val="en-GB"/>
        </w:rPr>
        <w:t xml:space="preserve"> Trend maps of annual near-surface temperature for 1998</w:t>
      </w:r>
      <w:del w:id="1028" w:author="Sara M Tuson" w:date="2021-06-30T10:31:00Z">
        <w:r w:rsidR="00BE2759" w:rsidDel="00E413CC">
          <w:rPr>
            <w:sz w:val="20"/>
            <w:szCs w:val="20"/>
            <w:lang w:val="en-GB"/>
          </w:rPr>
          <w:delText>-</w:delText>
        </w:r>
      </w:del>
      <w:ins w:id="1029" w:author="Sara M Tuson" w:date="2021-06-30T10:31:00Z">
        <w:r w:rsidR="00BE2759">
          <w:rPr>
            <w:sz w:val="20"/>
            <w:szCs w:val="20"/>
            <w:lang w:val="en-GB"/>
          </w:rPr>
          <w:t>–</w:t>
        </w:r>
      </w:ins>
      <w:r w:rsidR="00BE2759">
        <w:rPr>
          <w:sz w:val="20"/>
          <w:szCs w:val="20"/>
          <w:lang w:val="en-GB"/>
        </w:rPr>
        <w:t xml:space="preserve">2012 based on HadCRUT5.0.1.0 mean </w:t>
      </w:r>
      <w:r w:rsidR="00BE2759" w:rsidRPr="00AD6D8A">
        <w:rPr>
          <w:b/>
          <w:bCs/>
          <w:sz w:val="20"/>
          <w:szCs w:val="20"/>
          <w:lang w:val="en-GB"/>
          <w:rPrChange w:id="1030" w:author="Ian Blenkinsop" w:date="2021-07-07T14:11:00Z">
            <w:rPr>
              <w:sz w:val="20"/>
              <w:szCs w:val="20"/>
              <w:lang w:val="en-GB"/>
            </w:rPr>
          </w:rPrChange>
        </w:rPr>
        <w:t>(c)</w:t>
      </w:r>
      <w:r w:rsidR="00BE2759">
        <w:rPr>
          <w:sz w:val="20"/>
          <w:szCs w:val="20"/>
          <w:lang w:val="en-GB"/>
        </w:rPr>
        <w:t xml:space="preserve"> and composited surface air temperature trends of subsampled CMIP6 simulations </w:t>
      </w:r>
      <w:r w:rsidR="00BE2759" w:rsidRPr="00AD6D8A">
        <w:rPr>
          <w:b/>
          <w:bCs/>
          <w:sz w:val="20"/>
          <w:szCs w:val="20"/>
          <w:lang w:val="en-GB"/>
          <w:rPrChange w:id="1031" w:author="Ian Blenkinsop" w:date="2021-07-07T14:11:00Z">
            <w:rPr>
              <w:sz w:val="20"/>
              <w:szCs w:val="20"/>
              <w:lang w:val="en-GB"/>
            </w:rPr>
          </w:rPrChange>
        </w:rPr>
        <w:t>(d)</w:t>
      </w:r>
      <w:r w:rsidR="00BE2759">
        <w:rPr>
          <w:sz w:val="20"/>
          <w:szCs w:val="20"/>
          <w:lang w:val="en-GB"/>
        </w:rPr>
        <w:t xml:space="preserve"> that are included in </w:t>
      </w:r>
      <w:r w:rsidR="00BE2759">
        <w:rPr>
          <w:sz w:val="20"/>
          <w:szCs w:val="20"/>
          <w:lang w:val="en-GB"/>
        </w:rPr>
        <w:lastRenderedPageBreak/>
        <w:t xml:space="preserve">purple shading area in (a). </w:t>
      </w:r>
      <w:bookmarkEnd w:id="1007"/>
      <w:r w:rsidR="00BE2759">
        <w:rPr>
          <w:sz w:val="20"/>
          <w:szCs w:val="20"/>
          <w:lang w:val="en-GB"/>
        </w:rPr>
        <w:t>In (c), cross marks indicate trends that are not significant at the 10% level based on t-tests with serial correlation taken into account. Ensemble size used for each of the histograms and the trend composite is indicated at the top right of each of panels (a,</w:t>
      </w:r>
      <w:ins w:id="1032" w:author="Sara M Tuson" w:date="2021-06-30T12:40:00Z">
        <w:r w:rsidR="00BE2759">
          <w:rPr>
            <w:sz w:val="20"/>
            <w:szCs w:val="20"/>
            <w:lang w:val="en-GB"/>
          </w:rPr>
          <w:t xml:space="preserve"> </w:t>
        </w:r>
      </w:ins>
      <w:r w:rsidR="00BE2759">
        <w:rPr>
          <w:sz w:val="20"/>
          <w:szCs w:val="20"/>
          <w:lang w:val="en-GB"/>
        </w:rPr>
        <w:t>b,</w:t>
      </w:r>
      <w:ins w:id="1033" w:author="Sara M Tuson" w:date="2021-06-30T12:40:00Z">
        <w:r w:rsidR="00BE2759">
          <w:rPr>
            <w:sz w:val="20"/>
            <w:szCs w:val="20"/>
            <w:lang w:val="en-GB"/>
          </w:rPr>
          <w:t xml:space="preserve"> </w:t>
        </w:r>
      </w:ins>
      <w:r w:rsidR="00BE2759">
        <w:rPr>
          <w:sz w:val="20"/>
          <w:szCs w:val="20"/>
          <w:lang w:val="en-GB"/>
        </w:rPr>
        <w:t xml:space="preserve">d). </w:t>
      </w:r>
      <w:r w:rsidR="00BE2759" w:rsidRPr="008768E6">
        <w:rPr>
          <w:rFonts w:eastAsia="MS PGothic"/>
          <w:sz w:val="20"/>
          <w:szCs w:val="20"/>
          <w:lang w:val="en-GB"/>
        </w:rPr>
        <w:t xml:space="preserve">Model ensemble members are </w:t>
      </w:r>
      <w:r w:rsidR="00BE2759" w:rsidRPr="008768E6">
        <w:rPr>
          <w:sz w:val="20"/>
          <w:szCs w:val="20"/>
          <w:lang w:val="en-GB"/>
        </w:rPr>
        <w:t xml:space="preserve">weighted with the inverse of the ensemble </w:t>
      </w:r>
      <w:r w:rsidR="00BE2759">
        <w:rPr>
          <w:sz w:val="20"/>
          <w:szCs w:val="20"/>
          <w:lang w:val="en-GB"/>
        </w:rPr>
        <w:t xml:space="preserve">size </w:t>
      </w:r>
      <w:r w:rsidR="00BE2759" w:rsidRPr="008768E6">
        <w:rPr>
          <w:sz w:val="20"/>
          <w:szCs w:val="20"/>
          <w:lang w:val="en-GB"/>
        </w:rPr>
        <w:t>of the same model, so that individual models are equally weighted.</w:t>
      </w:r>
      <w:bookmarkEnd w:id="1008"/>
      <w:r w:rsidR="00BE2759">
        <w:rPr>
          <w:sz w:val="20"/>
          <w:szCs w:val="20"/>
          <w:lang w:val="en-GB"/>
        </w:rPr>
        <w:t xml:space="preserve"> </w:t>
      </w:r>
      <w:r w:rsidR="00BE2759" w:rsidRPr="00E371BD">
        <w:rPr>
          <w:rFonts w:cs="Times New Roman"/>
          <w:sz w:val="20"/>
          <w:szCs w:val="20"/>
          <w:lang w:val="en-US"/>
        </w:rPr>
        <w:t>Further details on data sources and processing are available in the chapter data table (Table 3.SM.1).</w:t>
      </w:r>
    </w:p>
    <w:p w14:paraId="50F338B7" w14:textId="77777777" w:rsidR="000F7267" w:rsidRPr="00E457C1" w:rsidRDefault="000F7267" w:rsidP="000F7267">
      <w:pPr>
        <w:pStyle w:val="AR6BodyText"/>
        <w:shd w:val="clear" w:color="auto" w:fill="DEEAF6" w:themeFill="accent1" w:themeFillTint="33"/>
        <w:rPr>
          <w:b/>
          <w:noProof/>
          <w:lang w:val="en-US"/>
        </w:rPr>
      </w:pPr>
      <w:r w:rsidRPr="00FC6EEB">
        <w:rPr>
          <w:b/>
          <w:noProof/>
          <w:lang w:val="en-US"/>
        </w:rPr>
        <w:t xml:space="preserve">[END </w:t>
      </w:r>
      <w:r w:rsidRPr="00B40A97">
        <w:rPr>
          <w:rStyle w:val="AR6Chap3FigureCar"/>
          <w:rFonts w:cs="Times New Roman"/>
          <w:b/>
          <w:noProof/>
          <w:sz w:val="22"/>
          <w:lang w:val="en-GB"/>
        </w:rPr>
        <w:t>CROSS-CHAPTER BOX 3.1, FIGURE 1</w:t>
      </w:r>
      <w:r w:rsidRPr="00FC6EEB">
        <w:rPr>
          <w:b/>
          <w:noProof/>
          <w:lang w:val="en-US"/>
        </w:rPr>
        <w:t xml:space="preserve"> HERE]</w:t>
      </w:r>
    </w:p>
    <w:p w14:paraId="1DD3A118" w14:textId="77777777" w:rsidR="000F7267" w:rsidRPr="00FC6EEB" w:rsidRDefault="000F7267" w:rsidP="000F7267">
      <w:pPr>
        <w:pStyle w:val="AR6BodyText"/>
        <w:rPr>
          <w:noProof/>
          <w:lang w:val="en-US" w:eastAsia="en-US"/>
        </w:rPr>
      </w:pPr>
    </w:p>
    <w:p w14:paraId="5AD7DCAD" w14:textId="77777777" w:rsidR="000F7267" w:rsidRPr="00E457C1" w:rsidRDefault="000F7267" w:rsidP="000F7267">
      <w:pPr>
        <w:pStyle w:val="AR6BodyText"/>
        <w:rPr>
          <w:b/>
          <w:noProof/>
          <w:lang w:val="en-US"/>
        </w:rPr>
      </w:pPr>
      <w:r w:rsidRPr="00E457C1">
        <w:rPr>
          <w:b/>
          <w:noProof/>
          <w:lang w:val="en-US"/>
        </w:rPr>
        <w:t xml:space="preserve">[END </w:t>
      </w:r>
      <w:r w:rsidRPr="00B40A97">
        <w:rPr>
          <w:rStyle w:val="AR6Chap3FigureCar"/>
          <w:rFonts w:cs="Times New Roman"/>
          <w:b/>
          <w:noProof/>
          <w:sz w:val="22"/>
          <w:lang w:val="en-GB"/>
        </w:rPr>
        <w:t>CROSS-CHAPTER BOX 3.1</w:t>
      </w:r>
      <w:r w:rsidRPr="00E457C1">
        <w:rPr>
          <w:b/>
          <w:noProof/>
          <w:lang w:val="en-US"/>
        </w:rPr>
        <w:t xml:space="preserve"> HERE]</w:t>
      </w:r>
    </w:p>
    <w:p w14:paraId="4DD21DEB" w14:textId="3CD2F5E7" w:rsidR="000F7267" w:rsidRPr="00E457C1" w:rsidRDefault="000F7267" w:rsidP="009F594A">
      <w:pPr>
        <w:pStyle w:val="AR6BodyText"/>
        <w:rPr>
          <w:noProof/>
          <w:lang w:val="en-US"/>
        </w:rPr>
      </w:pPr>
    </w:p>
    <w:p w14:paraId="04306CFF" w14:textId="77777777" w:rsidR="000F7267" w:rsidRPr="00E457C1" w:rsidRDefault="000F7267" w:rsidP="009F594A">
      <w:pPr>
        <w:pStyle w:val="AR6BodyText"/>
        <w:rPr>
          <w:noProof/>
          <w:lang w:val="en-US"/>
        </w:rPr>
      </w:pPr>
    </w:p>
    <w:p w14:paraId="2AA21D9F" w14:textId="0FC48868" w:rsidR="009F594A" w:rsidRPr="009A5CDF" w:rsidRDefault="009F594A" w:rsidP="009F594A">
      <w:pPr>
        <w:pStyle w:val="AR6Chap3Level2311"/>
      </w:pPr>
      <w:bookmarkStart w:id="1034" w:name="_Toc6385713"/>
      <w:bookmarkStart w:id="1035" w:name="_Toc70639136"/>
      <w:r w:rsidRPr="009A5CDF">
        <w:t>Precipitation, Humidity</w:t>
      </w:r>
      <w:bookmarkEnd w:id="1034"/>
      <w:r w:rsidRPr="009A5CDF">
        <w:t xml:space="preserve"> and Streamflow</w:t>
      </w:r>
      <w:bookmarkEnd w:id="1035"/>
    </w:p>
    <w:p w14:paraId="285716E8" w14:textId="77777777" w:rsidR="009F594A" w:rsidRPr="00B40A97" w:rsidRDefault="009F594A" w:rsidP="009F594A">
      <w:pPr>
        <w:pStyle w:val="AR6BodyText"/>
        <w:jc w:val="both"/>
        <w:rPr>
          <w:noProof/>
        </w:rPr>
      </w:pPr>
    </w:p>
    <w:p w14:paraId="30169A53" w14:textId="1BBEFAD3" w:rsidR="009F594A" w:rsidRDefault="009F594A">
      <w:pPr>
        <w:pStyle w:val="AR6Chap3Level33111"/>
        <w:rPr>
          <w:noProof/>
        </w:rPr>
        <w:pPrChange w:id="1036" w:author="Tom Maycock" w:date="2021-09-03T15:14:00Z">
          <w:pPr>
            <w:pStyle w:val="AR6BodyText"/>
            <w:jc w:val="both"/>
          </w:pPr>
        </w:pPrChange>
      </w:pPr>
      <w:commentRangeStart w:id="1037"/>
      <w:commentRangeStart w:id="1038"/>
      <w:r>
        <w:rPr>
          <w:noProof/>
        </w:rPr>
        <w:t>P</w:t>
      </w:r>
      <w:commentRangeEnd w:id="1037"/>
      <w:r w:rsidR="000044A9">
        <w:rPr>
          <w:rStyle w:val="CommentReference"/>
          <w:lang w:val="en-GB"/>
        </w:rPr>
        <w:commentReference w:id="1037"/>
      </w:r>
      <w:commentRangeEnd w:id="1038"/>
      <w:r w:rsidR="002E4351">
        <w:rPr>
          <w:rStyle w:val="CommentReference"/>
          <w:rFonts w:cstheme="minorBidi"/>
          <w:i w:val="0"/>
          <w:lang w:val="en-GB" w:eastAsia="fr-FR"/>
        </w:rPr>
        <w:commentReference w:id="1038"/>
      </w:r>
      <w:r>
        <w:rPr>
          <w:noProof/>
        </w:rPr>
        <w:t xml:space="preserve">aleoclimate </w:t>
      </w:r>
      <w:ins w:id="1039" w:author="Sara M Tuson" w:date="2021-06-29T15:03:00Z">
        <w:r w:rsidR="0007105A">
          <w:rPr>
            <w:noProof/>
          </w:rPr>
          <w:t>C</w:t>
        </w:r>
      </w:ins>
      <w:del w:id="1040" w:author="Sara M Tuson" w:date="2021-06-29T15:03:00Z">
        <w:r w:rsidDel="0007105A">
          <w:rPr>
            <w:noProof/>
          </w:rPr>
          <w:delText>c</w:delText>
        </w:r>
      </w:del>
      <w:r>
        <w:rPr>
          <w:noProof/>
        </w:rPr>
        <w:t>ontext</w:t>
      </w:r>
    </w:p>
    <w:p w14:paraId="6E2B2609" w14:textId="15C5674C" w:rsidR="009F594A" w:rsidRPr="00E457C1" w:rsidRDefault="009F594A" w:rsidP="009F594A">
      <w:pPr>
        <w:pStyle w:val="AR6BodyText"/>
        <w:rPr>
          <w:noProof/>
          <w:lang w:val="en-US"/>
        </w:rPr>
      </w:pPr>
      <w:r w:rsidRPr="00E457C1">
        <w:rPr>
          <w:noProof/>
          <w:lang w:val="en-US"/>
        </w:rPr>
        <w:t xml:space="preserve">A fact hindering detection and attribution studies in precipitation and other hydrological variables is the large internal variability of these fields relative to the anthropogenic signal. This low signal-to-noise ratio </w:t>
      </w:r>
      <w:r w:rsidR="00D739AE" w:rsidRPr="00E457C1">
        <w:rPr>
          <w:noProof/>
          <w:lang w:val="en-US"/>
        </w:rPr>
        <w:t>hinders</w:t>
      </w:r>
      <w:r w:rsidRPr="00E457C1">
        <w:rPr>
          <w:noProof/>
          <w:lang w:val="en-US"/>
        </w:rPr>
        <w:t xml:space="preserve"> the emergence of the anthropogenic signal from natural variability. Moreover, the sign of the change depends on location and time of the year.</w:t>
      </w:r>
      <w:r w:rsidR="00D739AE" w:rsidRPr="00E457C1">
        <w:rPr>
          <w:noProof/>
          <w:lang w:val="en-US"/>
        </w:rPr>
        <w:t xml:space="preserve"> </w:t>
      </w:r>
      <w:r w:rsidRPr="00E457C1">
        <w:rPr>
          <w:noProof/>
          <w:lang w:val="en-US"/>
        </w:rPr>
        <w:t>Paleoclimate records provide valuable context for observed trends in the 20</w:t>
      </w:r>
      <w:r w:rsidRPr="00566450">
        <w:rPr>
          <w:noProof/>
          <w:lang w:val="en-US"/>
          <w:rPrChange w:id="1041" w:author="Sara M Tuson" w:date="2021-06-28T09:42:00Z">
            <w:rPr>
              <w:noProof/>
              <w:vertAlign w:val="superscript"/>
              <w:lang w:val="en-US"/>
            </w:rPr>
          </w:rPrChange>
        </w:rPr>
        <w:t>th</w:t>
      </w:r>
      <w:r w:rsidRPr="00E457C1">
        <w:rPr>
          <w:noProof/>
          <w:lang w:val="en-US"/>
        </w:rPr>
        <w:t xml:space="preserve"> and 21</w:t>
      </w:r>
      <w:r w:rsidRPr="00566450">
        <w:rPr>
          <w:noProof/>
          <w:lang w:val="en-US"/>
          <w:rPrChange w:id="1042" w:author="Sara M Tuson" w:date="2021-06-28T09:42:00Z">
            <w:rPr>
              <w:noProof/>
              <w:vertAlign w:val="superscript"/>
              <w:lang w:val="en-US"/>
            </w:rPr>
          </w:rPrChange>
        </w:rPr>
        <w:t>st</w:t>
      </w:r>
      <w:r w:rsidRPr="00E457C1">
        <w:rPr>
          <w:noProof/>
          <w:lang w:val="en-US"/>
        </w:rPr>
        <w:t xml:space="preserve"> century and assist with the attribution of these trends to human influence (see also Section 2.3.1.3.1). By nature, hydrological proxy data represent regional cond</w:t>
      </w:r>
      <w:r w:rsidR="00A2303F" w:rsidRPr="00E457C1">
        <w:rPr>
          <w:noProof/>
          <w:lang w:val="en-US"/>
        </w:rPr>
        <w:t>i</w:t>
      </w:r>
      <w:r w:rsidRPr="00E457C1">
        <w:rPr>
          <w:noProof/>
          <w:lang w:val="en-US"/>
        </w:rPr>
        <w:t>tions, but taken together can represent large</w:t>
      </w:r>
      <w:r w:rsidR="00D739AE" w:rsidRPr="00E457C1">
        <w:rPr>
          <w:noProof/>
          <w:lang w:val="en-US"/>
        </w:rPr>
        <w:t>-</w:t>
      </w:r>
      <w:r w:rsidRPr="00E457C1">
        <w:rPr>
          <w:noProof/>
          <w:lang w:val="en-US"/>
        </w:rPr>
        <w:t>scale patterns. As an example of how paleorecords have helped assessing the origin of changes, we consider some, mainly subtropical, regions which have experienced systematic drying in recent d</w:t>
      </w:r>
      <w:r w:rsidR="00444BCB" w:rsidRPr="00E457C1">
        <w:rPr>
          <w:noProof/>
          <w:lang w:val="en-US"/>
        </w:rPr>
        <w:t>ecades (see also Section 8.3.1.3</w:t>
      </w:r>
      <w:r w:rsidRPr="00E457C1">
        <w:rPr>
          <w:noProof/>
          <w:lang w:val="en-US"/>
        </w:rPr>
        <w:t>).</w:t>
      </w:r>
      <w:r w:rsidR="00CB698F" w:rsidRPr="00E457C1">
        <w:rPr>
          <w:noProof/>
          <w:lang w:val="en-US"/>
        </w:rPr>
        <w:t xml:space="preserve"> Paleoclimate simulations of monsoons are assessed in Section 3.3.3.2.</w:t>
      </w:r>
    </w:p>
    <w:p w14:paraId="085F16D7" w14:textId="77777777" w:rsidR="009F594A" w:rsidRPr="00E457C1" w:rsidRDefault="009F594A" w:rsidP="009F594A">
      <w:pPr>
        <w:pStyle w:val="AR6BodyText"/>
        <w:rPr>
          <w:noProof/>
          <w:lang w:val="en-US"/>
        </w:rPr>
      </w:pPr>
    </w:p>
    <w:p w14:paraId="42FBFB6A" w14:textId="7610DF63" w:rsidR="009F594A" w:rsidRPr="00E457C1" w:rsidRDefault="009F594A" w:rsidP="009F594A">
      <w:pPr>
        <w:pStyle w:val="AR6BodyText"/>
        <w:rPr>
          <w:noProof/>
          <w:lang w:val="en-US"/>
        </w:rPr>
      </w:pPr>
      <w:r w:rsidRPr="00E457C1">
        <w:rPr>
          <w:noProof/>
          <w:lang w:val="en-US"/>
        </w:rPr>
        <w:t>Records of tree ring width have provided evidence that recent prolonged dry spells in the Levant and Chile are unprecedented in the last millennium (</w:t>
      </w:r>
      <w:r w:rsidRPr="00E457C1">
        <w:rPr>
          <w:i/>
          <w:iCs/>
          <w:noProof/>
          <w:lang w:val="en-US"/>
        </w:rPr>
        <w:t>high confidence</w:t>
      </w:r>
      <w:r w:rsidRPr="00E457C1">
        <w:rPr>
          <w:noProof/>
          <w:lang w:val="en-US"/>
        </w:rPr>
        <w:t xml:space="preserve">) </w:t>
      </w:r>
      <w:commentRangeStart w:id="1043"/>
      <w:r>
        <w:rPr>
          <w:noProof/>
        </w:rPr>
        <w:fldChar w:fldCharType="begin" w:fldLock="1"/>
      </w:r>
      <w:r w:rsidR="00E719C0">
        <w:rPr>
          <w:noProof/>
          <w:lang w:val="en-US"/>
        </w:rPr>
        <w:instrText>ADDIN CSL_CITATION { "citationItems" : [ { "id" : "ITEM-1", "itemData" : { "DOI" : "10.1073/pnas.1318677111", "ISBN" : "00278424", "ISSN" : "0027-8424", "PMID" : "24616521", "abstract" : "Although many studies have associated the demise of complex societies with deteriorating climate, few have investigated the connection between an ameliorating environment, surplus resources, energy, and the rise of empires. The 13th-century Mongol Empire was the largest contiguous land empire in world history. Although drought has been proposed as one factor that spurred these conquests, no high-resolution moisture data are available during the rapid development of the Mongol Empire. Here we present a 1,112-y tree-ring reconstruction of warm-season water balance derived from Siberian pine (Pinus sibirica) trees in central Mongolia. Our reconstruction accounts for 56% of the variability in the regional water balance and is significantly correlated with steppe productivity across central Mongolia. In combination with a gridded temperature reconstruction, our results indicate that the regional climate during the conquests of Chinggis Khan's (Genghis Khan's) 13th-century Mongol Empire was warm and persistently wet. This period, characterized by 15 consecutive years of above-average moisture in central Mongolia and coinciding with the rise of Chinggis Khan, is unprecedented over the last 1,112 y. We propose that these climate conditions promoted high grassland productivity and favored the formation of Mongol political and military power. Tree-ring and meteorological data also suggest that the early 21st-century drought in central Mongolia was the hottest drought in the last 1,112 y, consistent with projections of warming over Inner Asia. Future warming may overwhelm increases in precipitation leading to similar heat droughts, with potentially severe consequences for modern Mongolia.", "author" : [ { "dropping-particle" : "", "family" : "Pederson", "given" : "N.", "non-dropping-particle" : "", "parse-names" : false, "suffix" : "" }, { "dropping-particle" : "", "family" : "Hessl", "given" : "A. E.", "non-dropping-particle" : "", "parse-names" : false, "suffix" : "" }, { "dropping-particle" : "", "family" : "Baatarbileg", "given" : "N.", "non-dropping-particle" : "", "parse-names" : false, "suffix" : "" }, { "dropping-particle" : "", "family" : "Anchukaitis", "given" : "K. J.", "non-dropping-particle" : "", "parse-names" : false, "suffix" : "" }, { "dropping-particle" : "", "family" : "Cosmo", "given" : "N.", "non-dropping-particle" : "Di", "parse-names" : false, "suffix" : "" } ], "container-title" : "Proceedings of the National Academy of Sciences", "id" : "ITEM-1", "issued" : { "date-parts" : [ [ "2014" ] ] }, "title" : "Pluvials, droughts, the Mongol Empire, and modern Mongolia", "translator" : [ { "dropping-particle" : "", "family" : "J6249", "given" : "", "non-dropping-particle" : "", "parse-names" : false, "suffix" : "" } ], "type" : "article-journal" }, "uris" : [ "http://www.mendeley.com/documents/?uuid=d6fbb24d-a47f-4555-9758-f85e7cfd95f7" ] }, { "id" : "ITEM-2", "itemData" : { "DOI" : "10.1002/2015JD023929", "ISSN" : "21562202", "abstract" : "Recent Mediterranean droughts have highlighted concerns that climate change may be contributing to observed drying trends, but natural climate variability in the region is still poorly understood. We analyze 900\u00a0years (1100\u20132012) of Mediterranean drought variability in the Old World Drought Atlas (OWDA), a spatiotemporal tree ring reconstruction of the June-July-August self-calibrating Palmer Drought Severity Index. In the Mediterranean, the OWDA is highly correlated with spring precipitation (April\u2013June), the North Atlantic Oscillation (January\u2013April), the Scandinavian Pattern (January\u2013March), and the East Atlantic Pattern (April\u2013June).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15\u00a0year drought in the Levant (1998\u20132012) is the driest in the record. Estimating uncertainties using a resampling approach, we conclude that there is an 89% likelihood that this drought is drier than any comparable period of the last 900\u00a0years and a 98% likelihood that it is drier than the last 500\u00a0years. These results confirm the exceptional nature of this drought relative to natural variability in recent centuries, consistent with studies that have found evidence for anthropogenically forced drying in the region. ", "author" : [ { "dropping-particle" : "", "family" : "Cook", "given" : "Benjamin I.", "non-dropping-particle" : "", "parse-names" : false, "suffix" : "" }, { "dropping-particle" : "", "family" : "Anchukaitis", "given" : "Kevin J.", "non-dropping-particle" : "", "parse-names" : false, "suffix" : "" }, { "dropping-particle" : "", "family" : "Touchan", "given" : "Ramzi", "non-dropping-particle" : "", "parse-names" : false, "suffix" : "" }, { "dropping-particle" : "", "family" : "Meko", "given" : "David M.", "non-dropping-particle" : "", "parse-names" : false, "suffix" : "" }, { "dropping-particle" : "", "family" : "Cook", "given" : "Edward R.", "non-dropping-particle" : "", "parse-names" : false, "suffix" : "" } ], "container-title" : "Journal of Geophysical Research", "id" : "ITEM-2", "issued" : { "date-parts" : [ [ "2016" ] ] }, "title" : "Spatiotemporal drought variability in the mediterranean over the last 900 years", "translator" : [ { "dropping-particle" : "", "family" : "J6104", "given" : "", "non-dropping-particle" : "", "parse-names" : false, "suffix" : "" } ], "type" : "article-journal" }, "uris" : [ "http://www.mendeley.com/documents/?uuid=3f3067d7-b4e7-45ba-a7da-1147f9050e97" ] }, { "id" : "ITEM-3", "itemData" : { "DOI" : "10.5194/hess-21-6307-2017", "ISSN" : "1607-7938", "abstract" : "Abstract. Since 2010 an uninterrupted sequence of dry years, with annual rainfall deficits ranging from 25 to 45%, has prevailed in central Chile (western South America, 30\u201338\u00b0S). Although intense 1- or 2-year droughts are recurrent in this Mediterranean-like region, the ongoing event stands out because of its longevity and large extent. The extraordinary character of the so-called central Chile megadrought (MD) was established against century long historical records and a millennial tree-ring reconstruction of regional precipitation. The largest MD-averaged rainfall relative anomalies occurred in the northern, semi-arid sector of central Chile, but the event was unprecedented to the south of 35\u00b0S. ENSO-neutral conditions have prevailed since 2011 (except for the strong El Ni\u00f1o in 2015), contrasting with La Ni\u00f1a conditions that often accompanied past droughts. The precipitation deficit diminished the Andean snowpack and resulted in amplified declines (up to 90%) of river flow, reservoir volumes and groundwater levels along central Chile and westernmost Argentina. In some semi-arid basins we found a decrease in the runoff-to-rainfall coefficient. A substantial decrease in vegetation productivity occurred in the shrubland-dominated, northern sector, but a mix of greening and browning patches occurred farther south, where irrigated croplands and exotic forest plantations dominate. The ongoing warming in central Chile, making the MD one of the warmest 6-year periods on record, may have also contributed to such complex vegetation changes by increasing potential evapotranspiration. We also report some of the measures taken by the central government to relieve the MD effects and the public perception of this event. The understanding of the nature and biophysical impacts of the MD helps as a foundation for preparedness efforts to confront a dry, warm future regional climate scenario.", "author" : [ { "dropping-particle" : "", "family" : "Garreaud", "given" : "Ren\u00e9 D.", "non-dropping-particle" : "", "parse-names" : false, "suffix" : "" }, { "dropping-particle" : "", "family" : "Alvarez-Garreton", "given" : "Camila", "non-dropping-particle" : "", "parse-names" : false, "suffix" : "" }, { "dropping-particle" : "", "family" : "Barichivich", "given" : "Jonathan", "non-dropping-particle" : "", "parse-names" : false, "suffix" : "" }, { "dropping-particle" : "", "family" : "Boisier", "given" : "Juan Pablo", "non-dropping-particle" : "", "parse-names" : false, "suffix" : "" }, { "dropping-particle" : "", "family" : "Christie", "given" : "Duncan", "non-dropping-particle" : "", "parse-names" : false, "suffix" : "" }, { "dropping-particle" : "", "family" : "Galleguillos", "given" : "Mauricio", "non-dropping-particle" : "", "parse-names" : false, "suffix" : "" }, { "dropping-particle" : "", "family" : "LeQuesne", "given" : "Carlos", "non-dropping-particle" : "", "parse-names" : false, "suffix" : "" }, { "dropping-particle" : "", "family" : "McPhee", "given" : "James", "non-dropping-particle" : "", "parse-names" : false, "suffix" : "" }, { "dropping-particle" : "", "family" : "Zambrano-Bigiarini", "given" : "Mauricio", "non-dropping-particle" : "", "parse-names" : false, "suffix" : "" } ], "container-title" : "Hydrology and Earth System Sciences", "id" : "ITEM-3", "issue" : "12", "issued" : { "date-parts" : [ [ "2017", "12" ] ] }, "page" : "6307-6327", "title" : "The 2010\u20132015 megadrought in central Chile: impacts on regional hydroclimate and vegetation", "translator" : [ { "dropping-particle" : "", "family" : "J6346", "given" : "", "non-dropping-particle" : "", "parse-names" : false, "suffix" : "" } ], "type" : "article-journal", "volume" : "21" }, "uris" : [ "http://www.mendeley.com/documents/?uuid=c6955790-16b6-4c6e-b3a0-0d0ea5871b20", "http://www.mendeley.com/documents/?uuid=f3cfc126-791b-402f-b885-13eed2c650c5" ] } ], "mendeley" : { "formattedCitation" : "(Pederson et al., 2014; Cook et al., 2016a; Garreaud et al., 2017)", "manualFormatting" : "(Cook et al., 2016a; Garreaud et al., 2017)", "plainTextFormattedCitation" : "(Pederson et al., 2014; Cook et al., 2016a; Garreaud et al., 2017)", "previouslyFormattedCitation" : "(Pederson et al., 2014; Cook et al., 2016a; Garreaud et al., 2017)" }, "properties" : { "noteIndex" : 0 }, "schema" : "https://github.com/citation-style-language/schema/raw/master/csl-citation.json" }</w:instrText>
      </w:r>
      <w:r>
        <w:rPr>
          <w:noProof/>
        </w:rPr>
        <w:fldChar w:fldCharType="separate"/>
      </w:r>
      <w:r w:rsidR="00393F8C">
        <w:rPr>
          <w:noProof/>
          <w:lang w:val="en-CA"/>
        </w:rPr>
        <w:t>(Cook et al., 2016a; Garreaud et al., 2017)</w:t>
      </w:r>
      <w:r>
        <w:rPr>
          <w:noProof/>
        </w:rPr>
        <w:fldChar w:fldCharType="end"/>
      </w:r>
      <w:commentRangeEnd w:id="1043"/>
      <w:r w:rsidR="00935AF8">
        <w:rPr>
          <w:rStyle w:val="CommentReference"/>
        </w:rPr>
        <w:commentReference w:id="1043"/>
      </w:r>
      <w:r w:rsidRPr="00DD5D7B">
        <w:rPr>
          <w:noProof/>
          <w:lang w:val="en-CA"/>
        </w:rPr>
        <w:t xml:space="preserve">. </w:t>
      </w:r>
      <w:r w:rsidRPr="00E457C1">
        <w:rPr>
          <w:noProof/>
          <w:lang w:val="en-US"/>
        </w:rPr>
        <w:t>East Africa</w:t>
      </w:r>
      <w:del w:id="1044" w:author="Sara M Tuson" w:date="2021-06-26T15:20:00Z">
        <w:r w:rsidRPr="00E457C1" w:rsidDel="00CD46ED">
          <w:rPr>
            <w:noProof/>
            <w:lang w:val="en-US"/>
          </w:rPr>
          <w:delText>,</w:delText>
        </w:r>
      </w:del>
      <w:r w:rsidRPr="00E457C1">
        <w:rPr>
          <w:noProof/>
          <w:lang w:val="en-US"/>
        </w:rPr>
        <w:t xml:space="preserve"> has also been drying in recent decades </w:t>
      </w:r>
      <w:r>
        <w:rPr>
          <w:noProof/>
        </w:rPr>
        <w:fldChar w:fldCharType="begin" w:fldLock="1"/>
      </w:r>
      <w:r w:rsidR="00F87AD3">
        <w:rPr>
          <w:noProof/>
          <w:lang w:val="en-US"/>
        </w:rPr>
        <w:instrText>ADDIN CSL_CITATION { "citationItems" : [ { "id" : "ITEM-1", "itemData" : { "DOI" : "10.1175/JCLI-D-15-0140.1", "ISSN" : "0894-8755", "abstract" : "The \u201clong rains\u201d season of East Africa has recently experienced a series of devastating droughts, whereas the majority of climate models predict increasing rainfall for the coming decades. This has been termed the East African climate paradox and has implications for developing viable adaptation policies. A logical framework is adopted that leads to six key hypotheses that could explain this paradox. The first hypothesis that the recent observed trend is due to poor quality data is promptly rejected. An initial judgment on the second hypothesis that the projected trend is founded on poor modeling is beyond the scope of a single study. Analysis of a natural variability hypothesis suggests this is unlikely to have been the dominant driver of recent droughts, although it may have contributed. The next two hypotheses explore whether the balance between competing forcings could be changing. Regarding the possibility that the past trend could be due to changing anthropogenic aerosol emissions, the results of sensitivity experiments are highly model dependent, but some show a significant impact on the patterns of tropical SST trends, aspects of which likely caused the recent long rains droughts. Further experiments suggest land-use changes are unlikely to have caused the recent droughts. The last hypothesis that the response to CO2 emissions is nonlinear explains no more than 10% of the contrast between recent and projected trends. In conclusion, it is recommended that research priorities now focus on providing a process-based expert judgment of the reliability of East Africa projections, improving the modeling of aerosol impacts on rainfall, and better understanding the relevant natural variability.", "author" : [ { "dropping-particle" : "", "family" : "Rowell", "given" : "David P.", "non-dropping-particle" : "", "parse-names" : false, "suffix" : "" }, { "dropping-particle" : "", "family" : "Booth", "given" : "Ben B. B.", "non-dropping-particle" : "", "parse-names" : false, "suffix" : "" }, { "dropping-particle" : "", "family" : "Nicholson", "given" : "Sharon E.", "non-dropping-particle" : "", "parse-names" : false, "suffix" : "" }, { "dropping-particle" : "", "family" : "Good", "given" : "Peter", "non-dropping-particle" : "", "parse-names" : false, "suffix" : "" } ], "container-title" : "Journal of Climate", "id" : "ITEM-1", "issue" : "24", "issued" : { "date-parts" : [ [ "2015", "12", "15" ] ] }, "page" : "9768-9788", "title" : "Reconciling Past and Future Rainfall Trends over East Africa", "translator" : [ { "dropping-particle" : "", "family" : "J3248", "given" : "", "non-dropping-particle" : "", "parse-names" : false, "suffix" : "" } ], "type" : "article-journal", "volume" : "28" }, "uris" : [ "http://www.mendeley.com/documents/?uuid=f7ccdf96-e06c-422d-95c4-5d0a449581f5" ] }, { "id" : "ITEM-2", "itemData" : { "DOI" : "10.1175/JCLI-D-16-0558.1", "ISSN" : "0894-8755", "author" : [ { "dropping-particle" : "", "family" : "Hoell", "given" : "Andrew", "non-dropping-particle" : "", "parse-names" : false, "suffix" : "" }, { "dropping-particle" : "", "family" : "Hoerling", "given" : "Martin", "non-dropping-particle" : "", "parse-names" : false, "suffix" : "" }, { "dropping-particle" : "", "family" : "Eischeid", "given" : "Jon", "non-dropping-particle" : "", "parse-names" : false, "suffix" : "" }, { "dropping-particle" : "", "family" : "Quan", "given" : "Xiao-Wei", "non-dropping-particle" : "", "parse-names" : false, "suffix" : "" }, { "dropping-particle" : "", "family" : "Liebmann", "given" : "Brant", "non-dropping-particle" : "", "parse-names" : false, "suffix" : "" } ], "container-title" : "Journal of Climate", "id" : "ITEM-2", "issue" : "6", "issued" : { "date-parts" : [ [ "2017", "3" ] ] }, "page" : "1939-1957", "title" : "Reconciling Theories for Human and Natural Attribution of Recent East Africa Drying", "translator" : [ { "dropping-particle" : "", "family" : "J5347", "given" : "", "non-dropping-particle" : "", "parse-names" : false, "suffix" : "" } ], "type" : "article-journal", "volume" : "30" }, "uris" : [ "http://www.mendeley.com/documents/?uuid=86e8c2bd-8100-419a-9907-967e3bcf3f35" ] } ], "mendeley" : { "formattedCitation" : "(Rowell et al., 2015; Hoell et al., 2017)", "plainTextFormattedCitation" : "(Rowell et al., 2015; Hoell et al., 2017)", "previouslyFormattedCitation" : "(Rowell et al., 2015; Hoell et al., 2017)" }, "properties" : { "noteIndex" : 0 }, "schema" : "https://github.com/citation-style-language/schema/raw/master/csl-citation.json" }</w:instrText>
      </w:r>
      <w:r>
        <w:rPr>
          <w:noProof/>
        </w:rPr>
        <w:fldChar w:fldCharType="separate"/>
      </w:r>
      <w:r w:rsidR="00393F8C">
        <w:rPr>
          <w:noProof/>
          <w:lang w:val="en-US"/>
        </w:rPr>
        <w:t>(Rowell et al., 2015; Hoell et al., 2017)</w:t>
      </w:r>
      <w:r>
        <w:rPr>
          <w:noProof/>
        </w:rPr>
        <w:fldChar w:fldCharType="end"/>
      </w:r>
      <w:r w:rsidRPr="00E457C1">
        <w:rPr>
          <w:noProof/>
          <w:lang w:val="en-US"/>
        </w:rPr>
        <w:t xml:space="preserve">, a trend that is unusual in the context of the sedimentary paleorecord spanning the last millennium </w:t>
      </w:r>
      <w:r>
        <w:rPr>
          <w:noProof/>
        </w:rPr>
        <w:fldChar w:fldCharType="begin" w:fldLock="1"/>
      </w:r>
      <w:r w:rsidR="00E719C0">
        <w:rPr>
          <w:noProof/>
          <w:lang w:val="en-US"/>
        </w:rPr>
        <w:instrText>ADDIN CSL_CITATION { "citationItems" : [ { "id" : "ITEM-1", "itemData" : { "DOI" : "10.1126/sciadv.1500682", "ISBN" : "2375-2548", "ISSN" : "23752548", "PMID" : "26601306", "abstract" : "The recent decline in Horn of Africa rainfall during the March\u2013May \" long rains \" season has fomented drought and famine, threatening food security in an already vulnerable region. Some attribute this decline to anthropogenic forcing, whereas others maintain that it is a feature of internal climate variability. We show that the rate of drying in the Horn of Africa during the 20th century is unusual in the context of the last 2000 years, is synchronous with recent global and regional warming, and therefore may have an anthropogenic component. In contrast to 20th century drying, climate models predict that the Horn of Africa will become wetter as global temperatures rise. The projected increase in rainfall mainly occurs during the September\u2013November \" short rains \" season, in response to large-scale weakening of the Walker circulation. Most of the models overestimate short rains precipitation while underestimating long rains precipitation, causing the Walker circulation response to unrealistically dominate the annual mean. Our results highlight the need for accurate simulation of the seasonal cycle and an improved understanding of the dynamics of the long rains season to predict future rainfall in the Horn of Africa.", "author" : [ { "dropping-particle" : "", "family" : "Tierney", "given" : "Jessica E.", "non-dropping-particle" : "", "parse-names" : false, "suffix" : "" }, { "dropping-particle" : "", "family" : "Ummenhofer", "given" : "Caroline C.", "non-dropping-particle" : "", "parse-names" : false, "suffix" : "" }, { "dropping-particle" : "", "family" : "DeMenocal", "given" : "Peter B.", "non-dropping-particle" : "", "parse-names" : false, "suffix" : "" } ], "container-title" : "Science Advances", "id" : "ITEM-1", "issue" : "9", "issued" : { "date-parts" : [ [ "2015", "10" ] ] }, "page" : "e1500682", "publisher" : "American Association for the Advancement of Science ({AAAS})", "title" : "Past and future rainfall in the Horn of Africa", "translator" : [ { "dropping-particle" : "", "family" : "J7007", "given" : "", "non-dropping-particle" : "", "parse-names" : false, "suffix" : "" } ], "type" : "article-journal", "volume" : "1" }, "uris" : [ "http://www.mendeley.com/documents/?uuid=616876ff-53ea-442f-a906-51cba3ed4f57" ] } ], "mendeley" : { "formattedCitation" : "(Tierney et al., 2015)", "plainTextFormattedCitation" : "(Tierney et al., 2015)", "previouslyFormattedCitation" : "(Tierney et al., 2015)" }, "properties" : { "noteIndex" : 0 }, "schema" : "https://github.com/citation-style-language/schema/raw/master/csl-citation.json" }</w:instrText>
      </w:r>
      <w:r>
        <w:rPr>
          <w:noProof/>
        </w:rPr>
        <w:fldChar w:fldCharType="separate"/>
      </w:r>
      <w:r w:rsidR="00393F8C">
        <w:rPr>
          <w:noProof/>
          <w:lang w:val="en-US"/>
        </w:rPr>
        <w:t>(Tierney et al., 2015)</w:t>
      </w:r>
      <w:r>
        <w:rPr>
          <w:noProof/>
        </w:rPr>
        <w:fldChar w:fldCharType="end"/>
      </w:r>
      <w:r w:rsidRPr="00E457C1">
        <w:rPr>
          <w:noProof/>
          <w:lang w:val="en-US"/>
        </w:rPr>
        <w:t xml:space="preserve">. This may be a signature of anthropogenic forcing but cannot as of yet be distinguished from natural variability </w:t>
      </w:r>
      <w:r>
        <w:rPr>
          <w:noProof/>
        </w:rPr>
        <w:fldChar w:fldCharType="begin" w:fldLock="1"/>
      </w:r>
      <w:r w:rsidR="00F87AD3">
        <w:rPr>
          <w:noProof/>
          <w:lang w:val="en-US"/>
        </w:rPr>
        <w:instrText>ADDIN CSL_CITATION { "citationItems" : [ { "id" : "ITEM-1", "itemData" : { "DOI" : "10.1175/JCLI-D-17-0274.1", "ISSN" : "08948755", "abstract" : "AbstractIn northern and central Ethiopia, 2015 was a very dry year. Rainfall was only from one-half to three-quarters of the usual amount, with both the \u201cbelg\u201d (February\u2013May) and \u201ckiremt\u201d rains (June\u2013September) affected. The timing of the rains that did fall was also erratic. Many crops failed, causing food shortages for many millions of people. The role of climate change in the probability of a drought like this is investigated, focusing on the large-scale precipitation deficit in February\u2013September 2015 in northern and central Ethiopia. Using a gridded analysis that combines station data with satellite observations, it is estimated that the return period of this drought was more than 60 years (lower bound 95% confidence interval), with a most likely value of several hundred years. No trend is detected in the observations, but the large natural variability and short time series means large trends could go undetected in the observations. Two out of three large climate model ensembles that simulated rainfa...", "author" : [ { "dropping-particle" : "", "family" : "Philip", "given" : "Sjoukje", "non-dropping-particle" : "", "parse-names" : false, "suffix" : "" }, { "dropping-particle" : "", "family" : "Kew", "given" : "Sarah F.", "non-dropping-particle" : "", "parse-names" : false, "suffix" : "" }, { "dropping-particle" : "", "family" : "Oldenborgh", "given" : "Geert Jan", "non-dropping-particle" : "van", "parse-names" : false, "suffix" : "" }, { "dropping-particle" : "", "family" : "Otto", "given" : "Friederike", "non-dropping-particle" : "", "parse-names" : false, "suffix" : "" }, { "dropping-particle" : "", "family" : "O'Keefe", "given" : "Sarah", "non-dropping-particle" : "", "parse-names" : false, "suffix" : "" }, { "dropping-particle" : "", "family" : "Haustein", "given" : "Karsten", "non-dropping-particle" : "", "parse-names" : false, "suffix" : "" }, { "dropping-particle" : "", "family" : "King", "given" : "Andrew", "non-dropping-particle" : "", "parse-names" : false, "suffix" : "" }, { "dropping-particle" : "", "family" : "Zegeye", "given" : "Abiy", "non-dropping-particle" : "", "parse-names" : false, "suffix" : "" }, { "dropping-particle" : "", "family" : "Eshetu", "given" : "Zewdu", "non-dropping-particle" : "", "parse-names" : false, "suffix" : "" }, { "dropping-particle" : "", "family" : "Hailemariam", "given" : "Kinfe", "non-dropping-particle" : "", "parse-names" : false, "suffix" : "" }, { "dropping-particle" : "", "family" : "Singh", "given" : "Roop", "non-dropping-particle" : "", "parse-names" : false, "suffix" : "" }, { "dropping-particle" : "", "family" : "Jjemba", "given" : "Eddie", "non-dropping-particle" : "", "parse-names" : false, "suffix" : "" }, { "dropping-particle" : "", "family" : "Funk", "given" : "Chris", "non-dropping-particle" : "", "parse-names" : false, "suffix" : "" }, { "dropping-particle" : "", "family" : "Cullen", "given" : "Heidi", "non-dropping-particle" : "", "parse-names" : false, "suffix" : "" } ], "container-title" : "Journal of Climate", "id" : "ITEM-1", "issued" : { "date-parts" : [ [ "2018" ] ] }, "title" : "Attribution analysis of the Ethiopian drought of 2015", "translator" : [ { "dropping-particle" : "", "family" : "J5667", "given" : "", "non-dropping-particle" : "", "parse-names" : false, "suffix" : "" } ], "type" : "article-journal" }, "uris" : [ "http://www.mendeley.com/documents/?uuid=9800c10c-0f61-493f-9a7e-06f820793bb3" ] }, { "id" : "ITEM-2", "itemData" : { "DOI" : "10.1175/JCLI-D-16-0558.1", "ISSN" : "0894-8755", "author" : [ { "dropping-particle" : "", "family" : "Hoell", "given" : "Andrew", "non-dropping-particle" : "", "parse-names" : false, "suffix" : "" }, { "dropping-particle" : "", "family" : "Hoerling", "given" : "Martin", "non-dropping-particle" : "", "parse-names" : false, "suffix" : "" }, { "dropping-particle" : "", "family" : "Eischeid", "given" : "Jon", "non-dropping-particle" : "", "parse-names" : false, "suffix" : "" }, { "dropping-particle" : "", "family" : "Quan", "given" : "Xiao-Wei", "non-dropping-particle" : "", "parse-names" : false, "suffix" : "" }, { "dropping-particle" : "", "family" : "Liebmann", "given" : "Brant", "non-dropping-particle" : "", "parse-names" : false, "suffix" : "" } ], "container-title" : "Journal of Climate", "id" : "ITEM-2", "issue" : "6", "issued" : { "date-parts" : [ [ "2017", "3" ] ] }, "page" : "1939-1957", "title" : "Reconciling Theories for Human and Natural Attribution of Recent East Africa Drying", "translator" : [ { "dropping-particle" : "", "family" : "J5347", "given" : "", "non-dropping-particle" : "", "parse-names" : false, "suffix" : "" } ], "type" : "article-journal", "volume" : "30" }, "uris" : [ "http://www.mendeley.com/documents/?uuid=86e8c2bd-8100-419a-9907-967e3bcf3f35" ] } ], "mendeley" : { "formattedCitation" : "(Hoell et al., 2017; Philip et al., 2018)", "plainTextFormattedCitation" : "(Hoell et al., 2017; Philip et al., 2018)", "previouslyFormattedCitation" : "(Hoell et al., 2017; Philip et al., 2018)" }, "properties" : { "noteIndex" : 0 }, "schema" : "https://github.com/citation-style-language/schema/raw/master/csl-citation.json" }</w:instrText>
      </w:r>
      <w:r>
        <w:rPr>
          <w:noProof/>
        </w:rPr>
        <w:fldChar w:fldCharType="separate"/>
      </w:r>
      <w:r w:rsidR="00393F8C">
        <w:rPr>
          <w:noProof/>
          <w:lang w:val="en-US"/>
        </w:rPr>
        <w:t>(Hoell et al., 2017; Philip et al., 2018)</w:t>
      </w:r>
      <w:r>
        <w:rPr>
          <w:noProof/>
        </w:rPr>
        <w:fldChar w:fldCharType="end"/>
      </w:r>
      <w:r w:rsidRPr="00E457C1">
        <w:rPr>
          <w:noProof/>
          <w:lang w:val="en-US"/>
        </w:rPr>
        <w:t>. Likewise, tree rings indicate that the 2012</w:t>
      </w:r>
      <w:del w:id="1045" w:author="Sara M Tuson" w:date="2021-06-24T10:47:00Z">
        <w:r w:rsidRPr="00E457C1" w:rsidDel="005C2536">
          <w:rPr>
            <w:noProof/>
            <w:lang w:val="en-US"/>
          </w:rPr>
          <w:delText>-</w:delText>
        </w:r>
      </w:del>
      <w:ins w:id="1046" w:author="Sara M Tuson" w:date="2021-06-24T10:47:00Z">
        <w:r w:rsidR="005C2536">
          <w:rPr>
            <w:noProof/>
            <w:lang w:val="en-US"/>
          </w:rPr>
          <w:t>–</w:t>
        </w:r>
      </w:ins>
      <w:r w:rsidRPr="00E457C1">
        <w:rPr>
          <w:noProof/>
          <w:lang w:val="en-US"/>
        </w:rPr>
        <w:t xml:space="preserve">2014 drought in </w:t>
      </w:r>
      <w:r w:rsidR="001701B1" w:rsidRPr="00E457C1">
        <w:rPr>
          <w:noProof/>
          <w:lang w:val="en-US"/>
        </w:rPr>
        <w:t xml:space="preserve">the </w:t>
      </w:r>
      <w:r w:rsidRPr="00E457C1">
        <w:rPr>
          <w:noProof/>
          <w:lang w:val="en-US"/>
        </w:rPr>
        <w:t>southwestern U</w:t>
      </w:r>
      <w:r w:rsidR="001701B1" w:rsidRPr="00E457C1">
        <w:rPr>
          <w:noProof/>
          <w:lang w:val="en-US"/>
        </w:rPr>
        <w:t>nited States</w:t>
      </w:r>
      <w:r w:rsidRPr="00E457C1">
        <w:rPr>
          <w:noProof/>
          <w:lang w:val="en-US"/>
        </w:rPr>
        <w:t xml:space="preserve"> was exceptionally severe in the context of natural variability in the last millennium, and may have been exacerbated by the contribution of anthropogenic temperature rise (</w:t>
      </w:r>
      <w:r w:rsidRPr="00E457C1">
        <w:rPr>
          <w:i/>
          <w:iCs/>
          <w:noProof/>
          <w:lang w:val="en-US"/>
        </w:rPr>
        <w:t>medium confidence</w:t>
      </w:r>
      <w:r w:rsidRPr="00E457C1">
        <w:rPr>
          <w:noProof/>
          <w:lang w:val="en-US"/>
        </w:rPr>
        <w:t xml:space="preserve">) </w:t>
      </w:r>
      <w:r>
        <w:rPr>
          <w:noProof/>
        </w:rPr>
        <w:fldChar w:fldCharType="begin" w:fldLock="1"/>
      </w:r>
      <w:r w:rsidR="00E719C0">
        <w:rPr>
          <w:noProof/>
          <w:lang w:val="en-US"/>
        </w:rPr>
        <w:instrText>ADDIN CSL_CITATION { "citationItems" : [ { "id" : "ITEM-1", "itemData" : { "DOI" : "10.1002/2014GL062433", "ISSN" : "19448007", "abstract" : "For the past three years (2012\u20132014), California has experienced the most severe drought conditions in its last century. But how unusual is this event? Here we use two paleoclimate reconstructions of drought and precipitation for Central and Southern California to place this current event in the context of the last millennium. We demonstrate that while 3 year periods of persistent below-average soil moisture are not uncommon, the current event is the most severe drought in the last 1200 years, with single year (2014) and accumulated moisture deficits worse than any previous continuous span of dry years. Tree ring chronologies extended through the 2014 growing season reveal that precipitation during the drought has been anomalously low but not outside the range of natural variability. The current California drought is exceptionally severe in the context of at least the last millennium and is driven by reduced though not unprecedented precipitation and record high temperatures. Citation:", "author" : [ { "dropping-particle" : "", "family" : "Griffin", "given" : "Daniel", "non-dropping-particle" : "", "parse-names" : false, "suffix" : "" }, { "dropping-particle" : "", "family" : "Anchukaitis", "given" : "Kevin J.", "non-dropping-particle" : "", "parse-names" : false, "suffix" : "" } ], "container-title" : "Geophysical Research Letters", "id" : "ITEM-1", "issued" : { "date-parts" : [ [ "2014" ] ] }, "title" : "How unusual is the 2012-2014 California drought?", "translator" : [ { "dropping-particle" : "", "family" : "J5512", "given" : "", "non-dropping-particle" : "", "parse-names" : false, "suffix" : "" } ], "type" : "article-journal" }, "uris" : [ "http://www.mendeley.com/documents/?uuid=42df0e78-19e5-4cbb-97e8-24aa3633d04e" ] }, { "id" : "ITEM-2", "itemData" : { "DOI" : "10.1002/2015GL064924", "ISBN" : "1944-8007", "ISSN" : "19448007", "abstract" : "Asuite of climate data sets andmultiple representations of atmosphericmoisture demand are used to calculate many estimates of the self-calibrated Palmer Drought Severity Index, a proxy for near-surface soil moisture, across California from1901 to 2014 at high spatial resolution. Based on the ensemble of calculations, California drought conditions were record breaking in 2014, but probably not record breaking in 2012\u20132014, contrary to prior findings. Regionally, the 2012\u20132014 droughtwas record breaking in the agriculturally important southern Central Valley and highly populated coastal areas. Contributions of individual climate variables to recent drought are also examined, including the temperature component associated with anthropogenic warming. Precipitation is the primary driver of drought variability but anthropogenic warming is estimated to have accounted for 8\u201327% of the observed drought anomaly in 2012\u20132014 and 5\u201318% in 2014. Although natural variability dominates, anthropogenic warming has substantially increased the overall likelihood of extreme California droughts. 1.", "author" : [ { "dropping-particle" : "", "family" : "Williams", "given" : "A. Park", "non-dropping-particle" : "", "parse-names" : false, "suffix" : "" }, { "dropping-particle" : "", "family" : "Seager", "given" : "Richard", "non-dropping-particle" : "", "parse-names" : false, "suffix" : "" }, { "dropping-particle" : "", "family" : "Abatzoglou", "given" : "John T.", "non-dropping-particle" : "", "parse-names" : false, "suffix" : "" }, { "dropping-particle" : "", "family" : "Cook", "given" : "Benjamin I.", "non-dropping-particle" : "", "parse-names" : false, "suffix" : "" }, { "dropping-particle" : "", "family" : "Smerdon", "given" : "Jason E.", "non-dropping-particle" : "", "parse-names" : false, "suffix" : "" }, { "dropping-particle" : "", "family" : "Cook", "given" : "Edward R.", "non-dropping-particle" : "", "parse-names" : false, "suffix" : "" } ], "container-title" : "Geophysical Research Letters", "id" : "ITEM-2", "issued" : { "date-parts" : [ [ "2015" ] ] }, "title" : "Contribution of anthropogenic warming to California drought during 2012-2014", "translator" : [ { "dropping-particle" : "", "family" : "J5673", "given" : "", "non-dropping-particle" : "", "parse-names" : false, "suffix" : "" } ], "type" : "article-journal" }, "uris" : [ "http://www.mendeley.com/documents/?uuid=37c65095-a9c2-409f-8d87-2374654ff0b0" ] } ], "mendeley" : { "formattedCitation" : "(Griffin and Anchukaitis, 2014; Williams et al., 2015)", "plainTextFormattedCitation" : "(Griffin and Anchukaitis, 2014; Williams et al., 2015)", "previouslyFormattedCitation" : "(Griffin and Anchukaitis, 2014; Williams et al., 2015)" }, "properties" : { "noteIndex" : 0 }, "schema" : "https://github.com/citation-style-language/schema/raw/master/csl-citation.json" }</w:instrText>
      </w:r>
      <w:r>
        <w:rPr>
          <w:noProof/>
        </w:rPr>
        <w:fldChar w:fldCharType="separate"/>
      </w:r>
      <w:r w:rsidR="00393F8C">
        <w:rPr>
          <w:noProof/>
        </w:rPr>
        <w:t>(Griffin and Anchukaitis, 2014; Williams et al., 2015)</w:t>
      </w:r>
      <w:r>
        <w:rPr>
          <w:noProof/>
        </w:rPr>
        <w:fldChar w:fldCharType="end"/>
      </w:r>
      <w:r>
        <w:rPr>
          <w:noProof/>
        </w:rPr>
        <w:t xml:space="preserve">. Furthermore, </w:t>
      </w:r>
      <w:r>
        <w:rPr>
          <w:noProof/>
        </w:rPr>
        <w:fldChar w:fldCharType="begin" w:fldLock="1"/>
      </w:r>
      <w:r w:rsidR="00E719C0">
        <w:rPr>
          <w:noProof/>
        </w:rPr>
        <w:instrText>ADDIN CSL_CITATION { "citationItems" : [ { "id" : "ITEM-1", "itemData" : { "DOI" : "10.1126/science.aaz9600", "ISSN" : "10959203", "PMID" : "32299953", "abstract" : "Severe and persistent 21st-century drought in southwestern North America (SWNA) motivates comparisons to medieval megadroughts and questions about the role of anthropogenic climate change. We use hydrological modeling and new 1200-year tree-ring reconstructions of summer soil moisture to demonstrate that the 2000-2018 SWNA drought was the second driest 19-year period since 800 CE, exceeded only by a late-1500s megadrought. The megadrought-like trajectory of 2000-2018 soil moisture was driven by natural variability superimposed on drying due to anthropogenic warming. Anthropogenic trends in temperature, relative humidity, and precipitation estimated from 31 climate models account for 47% (model interquartiles of 35 to 105%) of the 2000-2018 drought severity, pushing an otherwise moderate drought onto a trajectory comparable to the worst SWNA megadroughts since 800 CE.", "author" : [ { "dropping-particle" : "", "family" : "Williams", "given" : "A. Park", "non-dropping-particle" : "", "parse-names" : false, "suffix" : "" }, { "dropping-particle" : "", "family" : "Cook", "given" : "Edward R.",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"Abatzoglou", "given" : "John T.", "non-dropping-pa</w:instrText>
      </w:r>
      <w:r w:rsidR="00E719C0" w:rsidRPr="006814DF">
        <w:rPr>
          <w:noProof/>
          <w:lang w:val="en-GB"/>
        </w:rPr>
        <w:instrText>rticle" : "", "parse-names" : false, "suffix" : "" }, { "dropping-particle" : "", "family" : "Bolles", "given" : "Kasey", "non-dropping-particle" : "", "parse-names" : false, "suffix" : "" }, { "dropping-particle" : "", "family" : "Baek", "given" : "Seung H.", "non-dropping-particle" : "", "parse-names" : false, "suffix" : "" }, { "dropping-particle" : "", "family" : "Badger", "given" : "Andrew M.", "non-dropping-particle" : "", "parse-names" : false, "suffix" : "" }, { "dropping-particle" : "", "family" : "Livneh", "given" : "Ben", "non-dropping-particle" : "", "parse-names" : false, "suffix" : "" } ], "container-title" : "Science", "id" : "ITEM-1", "issue" : "6488", "issued" : { "date-parts" : [ [ "2020" ] ] }, "page" : "314-318", "title" : "Large contribution from anthropogenic warming to an emerging North American megadrought", "translator" : [ { "dropping-particle" : "", "family" : "J6810", "given" : "", "non-dropping-particle" : "", "parse-names" : false, "suffix" : "" } ], "type" : "article-journal", "volume" : "368" }, "uris" : [ "http://www.mendeley.com/documents/?uuid=bb89e3b2-8209-45d5-a8bb-d7796497394d" ] } ], "mendeley" : { "formattedCitation" : "(Williams et al., 2020)", "manualFormatting" : "Williams et al. (2020)", "plainTextFormattedCitation" : "(Williams et al., 2020)", "previouslyFormattedCitation" : "(Williams et al., 2020)" }, "properties" : { "noteIndex" : 0 }, "schema" : "https://github.com/citation-style-language/schema/raw/master/csl-citation.json" }</w:instrText>
      </w:r>
      <w:r>
        <w:rPr>
          <w:noProof/>
        </w:rPr>
        <w:fldChar w:fldCharType="separate"/>
      </w:r>
      <w:r w:rsidR="00393F8C">
        <w:rPr>
          <w:noProof/>
          <w:lang w:val="en-US"/>
        </w:rPr>
        <w:t>Williams et al. (2020)</w:t>
      </w:r>
      <w:r>
        <w:rPr>
          <w:noProof/>
        </w:rPr>
        <w:fldChar w:fldCharType="end"/>
      </w:r>
      <w:r w:rsidRPr="00E457C1">
        <w:rPr>
          <w:noProof/>
          <w:lang w:val="en-US"/>
        </w:rPr>
        <w:t xml:space="preserve"> used a combination of hydrological model</w:t>
      </w:r>
      <w:r w:rsidR="00A2303F" w:rsidRPr="00E457C1">
        <w:rPr>
          <w:noProof/>
          <w:lang w:val="en-US"/>
        </w:rPr>
        <w:t>l</w:t>
      </w:r>
      <w:r w:rsidRPr="00E457C1">
        <w:rPr>
          <w:noProof/>
          <w:lang w:val="en-US"/>
        </w:rPr>
        <w:t>ing and tree-ring reconstructions to show that the period from 2000 to 2018 was the driest 19-year span in southwestern North America since the late 1500s. Nonetheless, tree rings also indicate the presence of prolonged megadroughts in western North America throughout the last millennium that were more severe than 20</w:t>
      </w:r>
      <w:r w:rsidRPr="00566450">
        <w:rPr>
          <w:noProof/>
          <w:lang w:val="en-US"/>
          <w:rPrChange w:id="1047" w:author="Sara M Tuson" w:date="2021-06-28T09:42:00Z">
            <w:rPr>
              <w:noProof/>
              <w:vertAlign w:val="superscript"/>
              <w:lang w:val="en-US"/>
            </w:rPr>
          </w:rPrChange>
        </w:rPr>
        <w:t>th</w:t>
      </w:r>
      <w:r w:rsidRPr="00E457C1">
        <w:rPr>
          <w:noProof/>
          <w:lang w:val="en-US"/>
        </w:rPr>
        <w:t xml:space="preserve"> and 21</w:t>
      </w:r>
      <w:r w:rsidRPr="00566450">
        <w:rPr>
          <w:noProof/>
          <w:lang w:val="en-US"/>
          <w:rPrChange w:id="1048" w:author="Sara M Tuson" w:date="2021-06-28T09:42:00Z">
            <w:rPr>
              <w:noProof/>
              <w:vertAlign w:val="superscript"/>
              <w:lang w:val="en-US"/>
            </w:rPr>
          </w:rPrChange>
        </w:rPr>
        <w:t>st</w:t>
      </w:r>
      <w:r w:rsidRPr="00E457C1">
        <w:rPr>
          <w:noProof/>
          <w:lang w:val="en-US"/>
        </w:rPr>
        <w:t xml:space="preserve"> century events (</w:t>
      </w:r>
      <w:r w:rsidRPr="00E457C1">
        <w:rPr>
          <w:i/>
          <w:noProof/>
          <w:lang w:val="en-US"/>
        </w:rPr>
        <w:t>high confidence</w:t>
      </w:r>
      <w:r w:rsidRPr="00E457C1">
        <w:rPr>
          <w:noProof/>
          <w:lang w:val="en-US"/>
        </w:rPr>
        <w:t xml:space="preserve">) </w:t>
      </w:r>
      <w:r>
        <w:rPr>
          <w:noProof/>
        </w:rPr>
        <w:fldChar w:fldCharType="begin" w:fldLock="1"/>
      </w:r>
      <w:r w:rsidR="00E719C0">
        <w:rPr>
          <w:noProof/>
          <w:lang w:val="en-US"/>
        </w:rPr>
        <w:instrText>ADDIN CSL_CITATION { "citationItems" : [ { "id" : "ITEM-1", "itemData" : { "DOI" : "10.1126/science.1102586", "ISBN" : "0036-8075", "ISSN" : "00368075", "PMID" : "15472040", "abstract" : "The western United States is experiencing a severe multiyear drought that is unprecedented in some hydroclimatic records. Using gridded drought reconstructions that cover most of the western United States over the past 1200 years, we show that this drought pales in comparison to an earlier period of elevated aridity and epic drought in AD 900 to 1300, an interval broadly consistent with the Medieval Warm Period. If elevated aridity in the western United States is a natural response to climate warming, then any trend toward warmer temperatures in the future could lead to a serious long-term increase in aridity over western North America.", "author" : [ { "dropping-particle" : "", "family" : "Cook", "given" : "Edward R.", "non-dropping-particle" : "", "parse-names" : false, "suffix" : "" }, { "dropping-particle" : "", "family" : "Woodhouse", "given" : "Connie A.", "non-dropping-particle" : "", "parse-names" : false, "suffix" : "" }, { "dropping-particle" : "", "family" : "Eakin", "given" : "C. Mark", "non-dropping-particle" : "", "parse-names" : false, "suffix" : "" }, { "dropping-particle" : "", "family" : "Meko", "given" : "David H.", "non-dropping-particle" : "", "parse-names" : false, "suffix" : "" }, { "dropping-particle" : "", "family" : "Stahle", "given" : "David W.", "non-dropping-particle" : "", "parse-names" : false, "suffix" : "" } ], "container-title" : "Science", "id" : "ITEM-1", "issued" : { "date-parts" : [ [ "2004" ] ] }, "title" : "Long-term aridity changes in the western United States", "translator" : [ { "dropping-particle" : "", "family" : "J6122", "given" : "", "non-dropping-particle" : "", "parse-names" : false, "suffix" : "" } ], "type" : "article-journal" }, "uris" : [ "http://www.mendeley.com/documents/?uuid=8184e3f3-21c7-4786-9a39-db5f525cafa1" ] }, { "id" : "ITEM-2", "itemData" : { "DOI" : "10.1126/science.1185188", "ISBN" : "0036-8075", "ISSN" : "00368075", "PMID" : "20413498", "abstract" : "The Asian monsoon system affects more than half of humanity worldwide, yet the dynamical processes that govern its complex spatiotemporal variability are not sufficiently understood to model and predict its behavior, due in part to inadequate long-term climate observations. Here we present the Monsoon Asia Drought Atlas (MADA), a seasonally resolved gridded spatial reconstruction of Asian monsoon drought and pluvials over the past millennium, derived from a network of tree-ring chronologies. MADA provides the spatiotemporal details of known historic monsoon failures and reveals the occurrence, severity, and fingerprint of previously unknown monsoon megadroughts and their close linkages to large-scale patterns of tropical Indo-Pacific sea surface temperatures. MADA thus provides a long-term context for recent monsoon variability that is critically needed for climate modeling, prediction, and attribution.", "author" : [ { "dropping-particle" : "", "family" : "Cook", "given" : "Edward R.", "non-dropping-particle" : "", "parse-names" : false, "suffix" : "" }, { "dropping-particle" : "", "family" : "Anchukaitis", "given" : "Kevin J.", "non-dropping-particle" : "", "parse-names" : false, "suffix" : "" }, { "dropping-particle" : "", "family" : "Buckley", "given" : "Brendan M.", "non-dropping-particle" : "", "parse-names" : false, "suffix" : "" }, { "dropping-particle" : "", "family" : "D'Arrigo", "given" : "Rosanne D.", "non-dropping-particle" : "", "parse-names" : false, "suffix" : "" }, { "dropping-particle" : "", "family" : "Jacoby", "given" : "Gordon C.", "non-dropping-particle" : "", "parse-names" : false, "suffix" : "" }, { "dropping-particle" : "", "family" : "Wright", "given" : "William E.", "non-dropping-particle" : "", "parse-names" : false, "suffix" : "" } ], "container-title" : "Science", "id" : "ITEM-2", "issued" : { "date-parts" : [ [ "2010" ] ] }, "title" : "Asian monsoon failure and megadrought during the last millennium", "translator" : [ { "dropping-particle" : "", "family" : "J5261", "given" : "", "non-dropping-particle" : "", "parse-names" : false, "suffix" : "" } ], "type" : "article-journal" }, "uris" : [ "http://www.mendeley.com/documents/?uuid=9292cc68-532d-4903-bee8-63065dee36f5" ] }, { "id" : "ITEM-3", "itemData" : { "DOI" : "10.1126/sciadv.1500561", "ISBN" : "2375-2548", "ISSN" : "23752548", "PMID" : "24889633", "abstract" : "40 Climate model projections suggest widespread drying in the Mediterranean Basin and wetting in Fennoscandia in the coming decades largely as a consequence of greenhouse gas forcing of climate. To place these and other \" Old World \" climate projections into historical perspective based on more complete estimates of natural hydroclimatic variability, we have developed the \" Old World Drought Atlas \" (OWDA), a set of year-to-year maps of tree-ring reconstructed summer wetness and dryness over Europe and the Mediterranean Basin during the Common Era. The OWDA matches historical accounts of severe drought and wetness with a spatial completeness not previously available. In addition, megadroughts reconstructed over north-central Europe in the 11th and mid-15th centuries reinforce other evidence from North America and Asia that droughts were more severe, extensive, and prolonged over Northern Hemisphere land areas before the 20th century, with an inadequate understanding of their causes. The OWDA provides new data to determine the causes of Old World drought and wetness and attribute past climate variability to forced and/or internal variability.", "author" : [ { "dropping-particle" : "", "family" : "Cook", "given" : "Edward R.", "non-dropping-particle" : "", "parse-names" : false, "suffix" : "" }, { "dropping-particle" : "", "family" : "Seager", "given" : "Richard", "non-dropping-particle" : "", "parse-names" : false, "suffix" : "" }, { "dropping-particle" : "", "family" : "Kushnir", "given" : "Yochanan",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"Frank", "given" : "David", "non-dropping-particle" : "", "parse-names" : false, "suffix" : "" }, { "dropping-particle" : "", "family" : "Krusic", "given" : "Paul J.", "non-dropping-particle" : "", "parse-names" : false, "suffix" : "" }, { "dropping-particle" : "", "family" : "Tegel", "given" : "Willy", "non-dropping-particle" : "", "parse-names" : false, "suffix" : "" }, { "dropping-particle" : "Vander", "family" : "Schrier", "given" : "Gerard", "non-dropping-particle" : "", "parse-names" : false, "suffix" : "" }, { "dropping-particle" : "", "family" : "Andreu-Hayles", "given" : "Laia", "non-dropping-particle" : "", "parse-names" : false, "suffix" : "" }, { "dropping-particle" : "", "family" : "Baillie", "given" : "Mike", "non-dropping-particle" : "", "parse-names" : false, "suffix" : "" }, { "dropping-particle" : "", "family" : "Baittinger", "given" : "Claudia", "non-dropping-particle" : "", "parse-names" : false, "suffix" : "" }, { "dropping-particle" : "", "family" : "Bleicher", "given" : "Niels", "non-dropping-particle" : "", "parse-names" : false, "suffix" : "" }, { "dropping-particle" : "", "family" : "Bonde", "given" : "Niels", "non-dropping-particle" : "", "parse-names" : false, "suffix" : "" }, { "dropping-particle" : "", "family" : "Brown", "given" : "David", "non-dropping-particle" : "", "parse-names" : false, "suffix" : "" }, { "dropping-particle" : "", "family" : "Carrer", "given" : "Marco", "non-dropping-particle" : "", "parse-names" : false, "suffix" : "" }, { "dropping-particle" : "", "family" : "Cooper", "given" : "Richard", "non-dropping-particle" : "", "parse-names" : false, "suffix" : "" }, { "dropping-particle" : "", "family" : "E\u00f9far", "given" : "Katarina", "non-dropping-particle" : "", "parse-names" : false, "suffix" : "" }, { "dropping-particle" : "", "family" : "DIttmar", "given" : "Christoph", "non-dropping-particle" : "", "parse-names" : false, "suffix" : "" }, { "dropping-particle" : "", "family" : "Esper", "given" : "Jan", "non-dropping-particle" : "", "parse-names" : false, "suffix" : "" }, { "dropping-particle" : "", "family" : "Griggs", "given" : "Carol", "non-dropping-particle" : "", "parse-names" : false, "suffix" : "" }, { "dropping-particle" : "", "family" : "Gunnarson", "given" : "Bj\u00f6rn", "non-dropping-particle" : "", "parse-names" : false, "suffix" : "" }, { "dropping-particle" : "", "family" : "G\u00fcnther", "given" : "Bj\u00f6rn", "non-dropping-particle" : "", "parse-names" : false, "suffix" : "" }, { "dropping-particle" : "", "family" : "Gutierrez", "given" : "Emilia", "non-dropping-particle" : "", "parse-names" : false, "suffix" : "" }, { "dropping-particle" : "", "family" : "Haneca", "given" : "Kristof", "non-dropping-particle" : "", "parse-names" : false, "suffix" : "" }, { "dropping-particle" : "", "family" : "Helama", "given" : "Samuli", "non-dropping-particle" : "", "parse-names" : false, "suffix" : "" }, { "dropping-particle" : "", "family" : "Herzig", "given" : "Franz", "non-dropping-particle" : "", "parse-names" : false, "suffix" : "" }, { "dropping-particle" : "", "family" : "Heussner", "given" : "Karl Uwe", "non-dropping-particle" : "", "parse-names" : false, "suffix" : "" }, { "dropping-particle" : "", "family" : "Hofmann", "given" : "Jutta", "non-dropping-particle" : "", "parse-names" : false, "suffix" : "" }, { "dropping-particle" : "", "family" : "Janda", "given" : "Pavel", "non-dropping-particle" : "", "parse-names" : false, "suffix" : "" }, { "dropping-particle" : "", "family" : "Kontic", "given" : "Raymond", "non-dropping-particle" : "", "parse-names" : false, "suffix" : "" }, { "dropping-particle" : "", "family" : "K\u00f6se", "given" : "Nesibe", "non-dropping-particle" : "", "parse-names" : false, "suffix" : "" }, { "dropping-particle" : "", "family" : "Kyncl", "given" : "Tom\u00e1\u0161", "non-dropping-particle" : "", "parse-names" : false, "suffix" : "" }, { "dropping-particle" : "", "family" : "Levani\u00e8", "given" : "Tom", "non-dropping-particle" : "", "parse-names" : false, "suffix" : "" }, { "dropping-particle" : "", "family" : "Linderholm", "given" : "Hans", "non-dropping-particle" : "", "parse-names" : false, "suffix" : "" }, { "dropping-particle" : "", "family" : "Manning", "given" : "Sturt", "non-dropping-particle" : "", "parse-names" : false, "suffix" : "" }, { "dropping-particle" : "", "family" : "Melvin", "given" : "Thomas M.", "non-dropping-particle" : "", "parse-names" : false, "suffix" : "" }, { "dropping-particle" : "", "family" : "Miles", "given" : "Daniel", "non-dropping-particle" : "", "parse-names" : false, "suffix" : "" }, { "dropping-particle" : "", "family" : "Neuwirth", "given" : "Burkhard", "non-dropping-particle" : "", "parse-names" : false, "suffix" : "" }, { "dropping-particle" : "", "family" : "Nicolussi", "given" : "Kurt", "non-dropping-particle" : "", "parse-names" : false, "suffix" : "" }, { "dropping-particle" : "", "family" : "Nola", "given" : "Paola", "non-dropping-particle" : "", "parse-names" : false, "suffix" : "" }, { "dropping-particle" : "", "family" : "Panayotov", "given" : "Momchil", "non-dropping-particle" : "", "parse-names" : false, "suffix" : "" }, { "dropping-particle" : "", "family" : "Popa", "given" : "Ionel", "non-dropping-particle" : "", "parse-names" : false, "suffix" : "" }, { "dropping-particle" : "", "family" : "Rothe", "given" : "Andreas", "non-dropping-particle" : "", "parse-names" : false, "suffix" : "" }, { "dropping-particle" : "", "family" : "Seftigen", "given" : "Kristina", "non-dropping-particle" : "", "parse-names" : false, "suffix" : "" }, { "dropping-particle" : "", "family" : "Seim", "given" : "Andrea", "non-dropping-particle" : "", "parse-names" : false, "suffix" : "" }, { "dropping-particle" : "", "family" : "Svarva", "given" : "Helene", "non-dropping-particle" : "", "parse-names" : false, "suffix" : "" }, { "dropping-particle" : "", "family" : "Svoboda", "given" : "Miroslav", "non-dropping-particle" : "", "parse-names" : false, "suffix" : "" }, { "dropping-particle" : "", "family" : "Thun", "given" : "Terje", "non-dropping-particle" : "", "parse-names" : false, "suffix" : "" }, { "dropping-particle" : "", "family" : "Timonen", "given" : "Mauri", "non-dropping-particle" : "", "parse-names" : false, "suffix" : "" }, { "dropping-particle" : "", "family" : "Touchan", "given" : "Ramzi", "non-dropping-particle" : "", "parse-names" : false, "suffix" : "" }, { "dropping-particle" : "", "family" : "Trotsiuk", "given" : "Volodymyr", "non-dropping-particle" : "", "parse-names" : false, "suffix" : "" }, { "dropping-particle" : "", "family" : "Trouet", "given" : "Valerie", "non-dropping-particle" : "", "parse-names" : false, "suffix" : "" }, { "dropping-particle" : "", "family" : "Walder", "given" : "Felix", "non-dropping-particle" : "", "parse-names" : false, "suffix" : "" }, { "dropping-particle" : "", "family" : "Wany", "given" : "Tomasz", "non-dropping-particle" : "", "parse-names" : false, "suffix" : "" }, { "dropping-particle" : "", "family" : "Wilson", "given" : "Rob", "non-dropping-particle" : "", "parse-names" : false, "suffix" : "" }, { "dropping-particle" : "", "family" : "Zang", "given" : "Christian", "non-dropping-particle" : "", "parse-names" : false, "suffix" : "" } ], "container-title" : "Science Advances", "id" : "ITEM-3", "issued" : { "date-parts" : [ [ "2015" ] ] }, "title" : "Old World megadroughts and pluvials during the Common Era", "translator" : [ { "dropping-particle" : "", "family" : "J5631", "given" : "", "non-dropping-particle" : "", "parse-names" : false, "suffix" : "" } ], "type" : "article-journal" }, "uris" : [ "http://www.mendeley.com/documents/?uuid=f9ac6517-2b99-4db1-ba2b-1b8682aafc3e" ] } ], "mendeley" : { "formattedCitation" : "(Cook et al., 2004, 2010, 2015)", "plainTextFormattedCitation" : "(Cook et al., 2004, 2010, 2015)", "previouslyFormattedCitation" : "(Cook et al., 2004, 2010, 2015)" }, "properties" : { "noteIndex" : 0 }, "schema" : "https://github.com/citation-style-language/schema/raw/master/csl-citation.json" }</w:instrText>
      </w:r>
      <w:r>
        <w:rPr>
          <w:noProof/>
        </w:rPr>
        <w:fldChar w:fldCharType="separate"/>
      </w:r>
      <w:r w:rsidR="00393F8C">
        <w:rPr>
          <w:noProof/>
        </w:rPr>
        <w:t>(Cook et al., 2004, 2010, 2015)</w:t>
      </w:r>
      <w:r>
        <w:rPr>
          <w:noProof/>
        </w:rPr>
        <w:fldChar w:fldCharType="end"/>
      </w:r>
      <w:r>
        <w:rPr>
          <w:noProof/>
        </w:rPr>
        <w:t xml:space="preserve">. These were associated with internal variability </w:t>
      </w:r>
      <w:r>
        <w:rPr>
          <w:noProof/>
        </w:rPr>
        <w:fldChar w:fldCharType="begin" w:fldLock="1"/>
      </w:r>
      <w:r w:rsidR="00D33CB6">
        <w:rPr>
          <w:noProof/>
        </w:rPr>
        <w:instrText>ADDIN CSL_CITATION { "citationItems" : [ { "id" : "ITEM-1", "itemData" : { "DOI" : "10.1002/wcc.394", "ISSN" : "17577780", "author" : [ { "dropping-particle" : "", "family" : "Cook", "given" : "Benjamin I.", "non-dropping-particle" : "", "parse-names" : false, "suffix" : "" }, { "dropping-particle" : "", "family" : "Cook", "given" : "Edward R.", "non-dropping-particle" : "", "parse-names" : false, "suffix" : "" }, { "dropping-particle" : "", "family" : "Smerdon", "given" : "Jason E.", "non-dropping-particle" : "", "parse-names" : false, "suffix" : "" }, { "dropping-particle" : "", "family" : "Seager", "given" : "Richard", "non-dropping-particle" : "", "parse-names" : false, "suffix" : "" }, { "dropping-particle" : "", "family" : "Williams", "given" : "A. Park", "non-dropping-particle" : "", "parse-names" : false, "suffix" : "" }, { "dropping-particle" : "", "family" : "Coats", "given" : "Sloan", "non-dropping-particle" : "", "parse-names" : false, "suffix" : "" }, { "dropping-particle" : "", "family" : "Stahle", "given" : "David W.", "non-dropping-particle" : "", "parse-names" : false, "suffix" : "" }, { "dropping-particle" : "", "family" : "D\u00edaz", "given" : "Jos\u00e9 Villanueva", "non-dropping-particle" : "", "parse-names" : false, "suffix" : "" } ], "container-title" : "WIREs Climate Change", "id" : "ITEM-1", "issue" : "3", "issued" : { "date-parts" : [ [ "2016", "5" ] ] }, "page" : "411-432", "title" : "North American megadroughts in the Common Era: reconstructions and simulations", "translator" : [ { "dropping-particle" : "", "family" : "J5530", "given" : "", "non-dropping-particle" : "", "parse-names" : false, "suffix" : "" } ], "type" : "article-journal", "volume" : "7" }, "uris" : [ "http://www.mendeley.com/documents/?uuid=43f6b866-b916-4cc6-85e5-17487fa867cd" ] }, { "id" : "ITEM-2", "itemData" : { "DOI" : "10.1002/2016GL070105", "ISSN" : "00948276", "abstract" : "Multidecadal droughts that occurred during the Medieval Climate Anomaly represent an important target for validating the ability of climate models to adequately characterize drought risk over the near-term future. A prominent hypothesis is that these megadroughts were driven by a centuries-long radiatively forced shift in the mean state of the tropical Paci\ufb01c Ocean. Here we use a novel combination of spatiotemporal tree ring reconstructions of Northern Hemisphere hydroclimate to infer the atmosphere-ocean dynamics that coincide with megadroughts over the American West and \ufb01nd that these features are consistently associated with 10\u201330 year periods of frequent cold El Ni\u00f1o\u2013Southern Oscillation conditions and not a centuries-long shift in the mean of the tropical Paci\ufb01c Ocean. These results suggest an important role for internal variability in driving past megadroughts. State-of-the-art climate models from the Coupled Model Intercomparison Project Phase 5, however, do not simulate a consistent association between megadroughts and internal variability of the tropical Paci\ufb01c Ocean, with implications for our con\ufb01dence in megadrought risk projections", "author" : [ { "dropping-particle" : "", "family" : "Coats", "given" : "S.", "non-dropping-particle" : "", "parse-names" : false, "suffix" : "" }, { "dropping-particle" : "", "family" : "Smerdon", "given" : "J. E.", "non-dropping-particle" : "", "pars</w:instrText>
      </w:r>
      <w:r w:rsidR="00D33CB6" w:rsidRPr="001D5B54">
        <w:rPr>
          <w:noProof/>
          <w:lang w:val="en-US"/>
          <w:rPrChange w:id="1049" w:author="Clotilde Pean" w:date="2021-06-21T14:14:00Z">
            <w:rPr>
              <w:noProof/>
            </w:rPr>
          </w:rPrChange>
        </w:rPr>
        <w:instrText>e-names" : false, "suffix" : "" }, { "dropping-particle" : "", "family" : "Cook", "given" : "B. I.", "non-dropping-particle" : "", "parse-names" : false, "suffix" : "" }, { "dropping-particle" : "", "family" : "Seager", "given" : "R.", "non-dropping-particle" : "", "parse-names" : false, "suffix" : "" }, { "dropping-particle" : "", "family" : "Cook", "given" : "E. R.", "non-dropping-particle" : "", "parse-names" : false, "suffix" : "" }, { "dropping-particle" : "", "family" : "Anchukaitis", "given" : "K. J.", "non-dropping-particle" : "", "parse-names" : false, "suffix" : "" } ], "container-title" : "Geophysical Research Letters", "id" : "ITEM-2", "issue" : "18", "issued" : { "date-parts" : [ [ "2016", "9" ] ] }, "page" : "9886-9894", "title" : "Internal ocean-atmosphere variability drives megadroughts in Western North America", "translator" : [ { "dropping-particle" : "", "family" : "J6105", "given" : "", "non-dropping-particle" : "", "parse-names" : false, "suffix" : "" } ], "type" : "article-journal", "volume" : "43" }, "uris" : [ "http://www.mendeley.com/documents/?uuid=cde56597-3d2f-4576-acc5-05e4944ba7e8" ] } ], "mendeley" : { "formattedCitation" : "(Coats et al., 2016; Cook et al., 2016b)", "plainTextFormattedCitation" : "(Coats et al., 2016; Cook et al., 2016b)", "previouslyFormattedCitation" : "(Coats et al., 2016; Cook et al., 2016b)" }, "properties" : { "noteIndex" : 0 }, "schema" : "https://github.com/citation-style-language/schema/raw/master/csl-citation.json" }</w:instrText>
      </w:r>
      <w:r>
        <w:rPr>
          <w:noProof/>
        </w:rPr>
        <w:fldChar w:fldCharType="separate"/>
      </w:r>
      <w:r w:rsidR="00393F8C">
        <w:rPr>
          <w:noProof/>
          <w:lang w:val="en-US"/>
        </w:rPr>
        <w:t>(Coats et al., 2016; Cook et al., 2016b)</w:t>
      </w:r>
      <w:r>
        <w:rPr>
          <w:noProof/>
        </w:rPr>
        <w:fldChar w:fldCharType="end"/>
      </w:r>
      <w:r w:rsidRPr="00E457C1">
        <w:rPr>
          <w:noProof/>
          <w:lang w:val="en-US"/>
        </w:rPr>
        <w:t xml:space="preserve"> and indicate that large-magnitude changes in the water cycle may occur irrespective of anthropogenic influence (see also </w:t>
      </w:r>
      <w:r w:rsidRPr="005A5655">
        <w:rPr>
          <w:noProof/>
        </w:rPr>
        <w:fldChar w:fldCharType="begin" w:fldLock="1"/>
      </w:r>
      <w:r w:rsidR="00E719C0">
        <w:rPr>
          <w:noProof/>
          <w:lang w:val="en-US"/>
        </w:rPr>
        <w:instrText>ADDIN CSL_CITATION { "citationItems" : [ { "id" : "ITEM-1", "itemData" : { "DOI" : "10.1016/j.jhydrol.2019.124074", "ISSN" : "00221694", "abstract" : "We estimate trends in US regional precipitation on multiple time spans and scales relevant to the detection of changes in climatic regimes. A large literature has shown that trend estimation in hydrological series may be affected by long-term persistence (LTP) and selection of sample length. We show that 2000-year proxy-based reconstructions of the Palmer Modified Drought Index for the US Southeast (SE) and Pacific Coast (PC) regions exhibit LTP and reveal post- 1900 changes to be within the range of longer-term natural fluctuations. We also use a new data base of daily precipitation records for 20 locations (10 PC and 10 SE) extending back in many cases to the 1870s. Over the 1901\u20132017 interval upward trends in some measures of average and extreme precipitation appear, but they are not consistently significant and in the full records back to 1872 they largely disappear. They also disappear or reverse in the post-1978 portion of the data set, which is inconsistent with them being responses to enhanced greenhouse gas forcing. We conclude that natural variability is likely the dominant driver of historical changes in precipitation and hence drought dynamics in the US SE and PC.", "author" : [ { "dropping-particle" : "", "family" : "McKitrick", "given" : "Ross", "non-dropping-particle" : "", "parse-names" : false, "suffix" : "" }, { "dropping-particle" : "", "family" : "Christy", "given" : "John", "non-dropping-particle" : "", "parse-names" : false, "suffix" : "" } ], "container-title" : "Journal of Hydrology", "id" : "ITEM-1", "issued" : { "date-parts" : [ [ "2019" ] ] }, "title" : "Assessing changes in US regional precipitation on multiple time scales", "translator" : [ { "dropping-particle" : "", "family" : "J6811", "given" : "", "non-dropping-particle" : "", "parse-names" : false, "suffix" : "" } ], "type" : "article-journal", "volume" : "578" }, "uris" : [ "http://www.mendeley.com/documents/?uuid=7b955610-cc6f-4f8e-8c34-63cd19de6064" ] } ], "mendeley" : { "formattedCitation" : "(McKitrick and Christy, 2019)", "manualFormatting" : "McKitrick and Christy, 2019)", "plainTextFormattedCitation" : "(McKitrick and Christy, 2019)", "previouslyFormattedCitation" : "(McKitrick and Christy, 2019)" }, "properties" : { "noteIndex" : 0 }, "schema" : "https://github.com/citation-style-language/schema/raw/master/csl-citation.json" }</w:instrText>
      </w:r>
      <w:r w:rsidRPr="005A5655">
        <w:rPr>
          <w:noProof/>
        </w:rPr>
        <w:fldChar w:fldCharType="separate"/>
      </w:r>
      <w:r w:rsidR="00393F8C">
        <w:rPr>
          <w:noProof/>
          <w:lang w:val="en-US"/>
        </w:rPr>
        <w:t>McKitrick and Christy, 2019)</w:t>
      </w:r>
      <w:r w:rsidRPr="005A5655">
        <w:rPr>
          <w:noProof/>
        </w:rPr>
        <w:fldChar w:fldCharType="end"/>
      </w:r>
      <w:r w:rsidRPr="00E457C1">
        <w:rPr>
          <w:noProof/>
          <w:lang w:val="en-US"/>
        </w:rPr>
        <w:t>.</w:t>
      </w:r>
    </w:p>
    <w:p w14:paraId="57E8EC05" w14:textId="77777777" w:rsidR="009F594A" w:rsidRPr="00E457C1" w:rsidRDefault="009F594A" w:rsidP="009F594A">
      <w:pPr>
        <w:pStyle w:val="AR6BodyText"/>
        <w:jc w:val="both"/>
        <w:rPr>
          <w:noProof/>
          <w:lang w:val="en-US"/>
        </w:rPr>
      </w:pPr>
    </w:p>
    <w:p w14:paraId="1DB365D8" w14:textId="4B6D3500" w:rsidR="009F594A" w:rsidRPr="00E457C1" w:rsidRDefault="009F594A" w:rsidP="009F594A">
      <w:pPr>
        <w:pStyle w:val="AR6BodyText"/>
        <w:rPr>
          <w:noProof/>
          <w:lang w:val="en-US"/>
        </w:rPr>
      </w:pPr>
      <w:r w:rsidRPr="00E457C1">
        <w:rPr>
          <w:noProof/>
          <w:lang w:val="en-US"/>
        </w:rPr>
        <w:t>Paleoclimate records also allow for model evaluation</w:t>
      </w:r>
      <w:r w:rsidR="0050481B" w:rsidRPr="00E457C1">
        <w:rPr>
          <w:noProof/>
          <w:lang w:val="en-US"/>
        </w:rPr>
        <w:t xml:space="preserve"> under conditions different from present-day</w:t>
      </w:r>
      <w:r w:rsidRPr="00E457C1">
        <w:rPr>
          <w:noProof/>
          <w:lang w:val="en-US"/>
        </w:rPr>
        <w:t xml:space="preserve">. </w:t>
      </w:r>
      <w:ins w:id="1050" w:author="Ian Blenkinsop" w:date="2021-07-13T09:40:00Z">
        <w:r w:rsidR="00D019C8">
          <w:rPr>
            <w:noProof/>
            <w:lang w:val="en-US"/>
          </w:rPr>
          <w:t xml:space="preserve">The </w:t>
        </w:r>
      </w:ins>
      <w:r w:rsidRPr="00E457C1">
        <w:rPr>
          <w:noProof/>
          <w:lang w:val="en-US"/>
        </w:rPr>
        <w:t xml:space="preserve">AR5 concluded that models can successfully reproduce to first-order patterns of past </w:t>
      </w:r>
      <w:r w:rsidR="00BE62C8" w:rsidRPr="00E457C1">
        <w:rPr>
          <w:noProof/>
          <w:lang w:val="en-US"/>
        </w:rPr>
        <w:t xml:space="preserve">precipitation </w:t>
      </w:r>
      <w:r w:rsidRPr="00E457C1">
        <w:rPr>
          <w:noProof/>
          <w:lang w:val="en-US"/>
        </w:rPr>
        <w:t xml:space="preserve">changes during the Last Glacial Maximum (LGM) and mid-Holocene, </w:t>
      </w:r>
      <w:r w:rsidR="00BE62C8" w:rsidRPr="00E457C1">
        <w:rPr>
          <w:noProof/>
          <w:lang w:val="en-US"/>
        </w:rPr>
        <w:t>though simulated precipitation changes during the mid-Holocene tend</w:t>
      </w:r>
      <w:r w:rsidR="009F5B5B" w:rsidRPr="00E457C1">
        <w:rPr>
          <w:noProof/>
          <w:lang w:val="en-US"/>
        </w:rPr>
        <w:t>ed</w:t>
      </w:r>
      <w:r w:rsidR="00BE62C8" w:rsidRPr="00E457C1">
        <w:rPr>
          <w:noProof/>
          <w:lang w:val="en-US"/>
        </w:rPr>
        <w:t xml:space="preserve"> to be underestimated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xml:space="preserve">. Further analysis of CMIP5 models confirmed these results but has also revealed systematic offsets from the paleoclimate record </w:t>
      </w:r>
      <w:r>
        <w:rPr>
          <w:noProof/>
        </w:rPr>
        <w:fldChar w:fldCharType="begin" w:fldLock="1"/>
      </w:r>
      <w:r w:rsidR="00C735AB">
        <w:rPr>
          <w:noProof/>
          <w:lang w:val="en-US"/>
        </w:rPr>
        <w:instrText>ADDIN CSL_CITATION { "citationItems" : [ { "id" : "ITEM-1", "itemData" : { "DOI" : "10.1002/wcc.288", "author" : [ { "dropping-particle" : "", "family" : "Hargreaves", "given" : "J.C.", "non-dropping-particle" : "", "parse-names" : false, "suffix" : "" }, { "dropping-particle" : "", "family" : "Annan", "given" : "J", "non-dropping-particle" : "", "parse-names" : false, "suffix" : "" } ], "container-title" : "WIREs Climate Change", "id" : "ITEM-1", "issued" : { "date-parts" : [ [ "2014" ] ] }, "page" : "435-440", "title" : "Can we trust climate models?", "translator" : [ { "dropping-particle" : "", "family" : "J5604", "given" : "", "non-dropping-particle" : "", "parse-names" : false, "suffix" : "" } ], "type" : "article-journal", "volume" : "5" }, "uris" : [ "http://www.mendeley.com/documents/?uuid=637bd2a4-8208-47b8-beeb-298f8a4f8b4f" ] }, { "id" : "ITEM-2", "itemData" : { "DOI" : "10.1007/s00382-013-1922-6", "ISSN" : "0930-7575", "author" : [ { "dropping-particle" : "", "family" : "Harrison", "given" : "S. P.", "non-dropping-particle" : "", "parse-names" : false, "suffix" : "" }, { "dropping-particle" : "", "family" : "Bartlein", "given" : "P. J.", "non-dropping-particle" : "", "parse-names" : false, "suffix" : "" }, { "dropping-particle" : "", "family" : "Brewer", "given" : "S.", "non-dropping-particle" : "", "parse-names" : false, "suffix" : "" }, { "dropping-particle" : "", "family" : "Prentice", "given" : "I. C.", "non-dropping-particle" : "", "parse-names" : false, "suffix" : "" }, { "dropping-particle" : "", "family" : "Boyd", "given" : "M.", "non-dropping-particle" : "", "parse-names" : false, "suffix" : "" }, { "dropping-particle" : "", "family" : "Hessler", "given" : "I.", "non-dropping-particle" : "", "parse-names" : false, "suffix" : "" }, { "dropping-particle" : "", "family" : "Holmgren", "given" : "K.", "non-dropping-particle" : "", "parse-names" : false, "suffix" : "" }, { "dropping-particle" : "", "family" : "Izumi", "given" : "K.", "non-dropping-particle" : "", "parse-names" : false, "suffix" : "" }, { "dropping-particle" : "", "family" : "Willis", "given" : "K.", "non-dropping-particle" : "", "parse-names" : false, "suffix" : "" } ], "container-title" : "Climate Dynamics", "id" : "ITEM-2", "issue" : "3-4", "issued" : { "date-parts" : [ [ "2014", "8", "30" ] ] }, "page" : "671-688", "publisher" : "Springer Berlin Heidelberg", "title" : "Climate model benchmarking with glacial and mid-Holocene climates", "translator" : [ { "dropping-particle" : "", "family" : "J5900", "given" : "", "non-dropping-particle" : "", "parse-names" : false, "suffix" : "" } ], "type" : "article-journal", "volume" : "43" }, "uris" : [ "http://www.mendeley.com/documents/?uuid=e9057aee-1cad-48d4-addd-c493bc78c2c4" ] }, { "id" : "ITEM-3", "itemData" : { "DOI" : "10.1038/nclimate2649", "ISSN" : "17586798", "abstract" : "Structural differences among models account for much of the uncertainty in projected climate changes, at least until the mid-twenty-first century. Recent observations encompass too limited a range of climate variability to provide a robust test of the ability to simulate climate changes. Past climate changes provide a unique opportunity for out-of-sample evaluation of model performance. Palaeo-evaluation has shown that the large-scale changes seen in twenty-first-century projections, including enhanced land-sea temperature contrast, latitudinal amplification, changes in temperature seasonality and scaling of precipitation with temperature, are likely to be realistic. Although models generally simulate changes in large-scale circulation sufficiently well to shift regional climates in the right direction, they often do not predict the correct magnitude of these changes. Differences in performance are only weakly related to modern-day biases or climate sensitivity, and more sophisticated models are not better at simulating climate changes. Although models correctly capture the broad patterns of climate change, improvements are required to produce reliable regional projections.", "author" : [ { "dropping-particle" : "", "family" : "Harrison", "given" : "S. P.", "non-dropping-particle" : "", "parse-names" : false, "suffix" : "" }, { "dropping-particle" : "", "family" : "Bartlein", "given" : "P. J.", "non-dropping-particle" : "", "parse-names" : false, "suffix" : "" }, { "dropping-particle" : "", "family" : "Izumi", "given" : "K.", "non-dropping-particle" : "", "parse-names" : false, "suffix" : "" }, { "dropping-particle" : "", "family" : "Li", "given" : "G.", "non-dropping-particle" : "", "parse-names" : false, "suffix" : "" }, { "dropping-particle" : "", "family" : "Annan", "given" : "J.", "non-dropping-particle" : "", "parse-names" : false, "suffix" : "" }, { "dropping-particle" : "", "family" : "Hargreaves", "given" : "J.", "non-dropping-particle" : "", "parse-names" : false, "suffix" : "" }, { "dropping-particle" : "", "family" : "Braconnot", "given" : "P.", "non-dropping-particle" : "", "parse-names" : false, "suffix" : "" }, { "dropping-particle" : "", "family" : "Kageyama", "given" : "M.", "non-dropping-particle" : "", "parse-names" : false, "suffix" : "" } ], "container-title" : "Nature Climate Change", "id" : "ITEM-3", "issue" : "8", "issued" : { "date-parts" : [ [ "2015" ] ] }, "page" : "735-743", "title" : "Evaluation of CMIP5 palaeo-simulations to improve climate projections", "translator" : [ { "dropping-particle" : "", "family" : "J5237", "given" : "", "non-dropping-particle" : "", "parse-names" : false, "suffix" : "" } ], "type" : "article-journal", "volume" : "5" }, "uris" : [ "http://www.mendeley.com/documents/?uuid=981913f1-2572-47bb-91a3-63f1e1adc64d" ] }, { "id" : "ITEM-4", "itemData" : { "DOI" : "10.1038/ngeo1823", "ISBN" : "1752-0894", "ISSN" : "17520894", "abstract" : "The Indo-Pacificwarm pool\u2014the main source of heat and moisture to the global atmosphere\u2014plays a prominent role in tropical and global climate variability. During the Last Glacial Maximum, temperatures within thewarm poolwere cooler than today and precipitation patterns were altered, but the mechanism responsible for these shifts remains unclear. Here we use a synthesis of proxy reconstructions of warm pool hydrology and a multi-model ensemble of climate simulations to assess the drivers of these changes. The proxy data suggest drier conditions throughout the centre of the warm pool and wetter conditions in the western Indian and Pacific oceans. Only one model out of twelve simulates a pattern of hydroclimate change similar to our reconstructions, as measured by the Cohen\u2019s \u03ba statistic. Exposure of the Sunda Shelf by lower glacial sea level plays a key role in the hydrologic pattern simulated by this model, which results from changes in theWalker circulation driven by weakened convection over the warm pool. We therefore conclude that on glacial\u2013interglacial timescales, the growth and decay of ice sheets exert a first-order influence on tropical climate through the associated changes in global sea level. T", "author" : [ { "dropping-particle" : "", "family" : "DiNezio", "given" : "Pedro N.", "non-dropping-particle" : "", "parse-names" : false, "suffix" : "" }, { "dropping-particle" : "", "family" : "Tierney", "given" : "Jessica E.", "non-dropping-particle" : "", "parse-names" : false, "suffix" : "" } ], "container-title" : "Nature Geoscience", "id" : "ITEM-4", "issue" : "6", "issued" : { "date-parts" : [ [ "2013" ] ] }, "page" : "485-491", "title" : "The effect of sea level on glacial Indo-Pacific climate", "translator" : [ { "dropping-particle" : "", "family" : "J5243", "given" : "", "non-dropping-particle" : "", "parse-names" : false, "suffix" : "" } ], "type" : "article-journal", "volume" : "6" }, "uris" : [ "http://www.mendeley.com/documents/?uuid=8b674475-f0be-4288-96ef-26cc73a8b835" ] }, { "id" : "ITEM-5", "itemData" : { "DOI" : "10.1175/JCLI-D-16-0854.1", "ISSN" : "08948755", "abstract" : "Past cold climates are often thought to have been \u201cdrier\u201d than today on land, which appears to conflict with recent studies projecting widespread terrestrial drying with near-future warming. However, other work has found that over large portions of the continents, the conclusion of future \u201cdrying\u201d vs. \u201cwet- ting\u201d strongly depends on the physical property of interest. Here, we show that this also holds in simulations of the Last Glacial Maximum: the conti- nents have generally wetter topsoils and higher values of standard climate- wetness metrics than in the preindustrial, as well as generally lower precipi- tation and ubiquitously lower photosynthesis (likely driven by the low CO2), with streamflow responses falling in between. Using a large existing global pollen and plant-fossil compilation, we also confirm that LGM grasslands and open woodlands grew at many sites of present-day forest, seasonal forests at many sites of present-day rainforest, and so forth, while changes in the opposite sense were few and spatially con- fined. These vegetation changes resemble the model photosynthesis responses but not the hydroclimate responses, while published lake-level changes resem- ble the latter but not the former. Thus, confidence in both the model hydro- logic and photosynthesis projections is increased, and there is no significant conflict. Instead, paleo- and modern climate researchers must carefully de- fine \u201cwetting\u201d and \u201cdrying,\u201d and in particular should not assume hydrologic drying on the basis of vegetation decline, or vegetation stress on the basis of declines in hydroclimatic indicators.", "author" : [ { "dropping-particle" : "", "family" : "Scheff", "given" : "Jacob", "non-dropping-particle" : "", "parse-names" : false, "suffix" : "" }, { "dropping-particle" : "", "family" : "Seager", "given" : "Richard", "non-dropping-particle" : "", "parse-names" : false, "suffix" : "" }, { "dropping-particle" : "", "family" : "Liu", "given" : "Haibo", "non-dropping-particle" : "", "parse-names" : false, "suffix" : "" }, { "dropping-particle" : "", "family" : "Coats", "given" : "Sloan", "non-dropping-particle" : "", "parse-names" : false, "suffix" : "" } ], "container-title" : "Journal of Climate", "id" : "ITEM-5", "issue" : "17", "issued" : { "date-parts" : [ [ "2017" ] ] }, "page" : "6593-6609", "title" : "Are glacials dry? Consequences for paleoclimatology and for greenhouse warming", "translator" : [ { "dropping-particle" : "", "family" : "J6244", "given" : "", "non-dropping-particle" : "", "parse-names" : false, "suffix" : "" } ], "type" : "article-journal", "volume" : "30" }, "uris" : [ "http://www.mendeley.com/documents/?uuid=b6899d1d-d764-4d1b-a18a-bceb79c71630" ] }, { "id" : "ITEM-6", "itemData" : { "DOI" : "10.1126/sciadv.1601503", "ISSN" : "2375-2548", "abstract" : "During the \u201cGreen Sahara\u201d period (11,000 to 5000 years before the present), the Sahara desert received high amounts of rainfall, supporting diverse vegetation, permanent lakes, and human populations. Our knowledge of rainfall rates and the spatiotemporal extent of wet conditions has suffered from a lack of continuous sedimentary records. We present a quantitative reconstruction of western Saharan precipitation derived from leaf wax isotopes in marine sediments. Our data indicate that the Green Sahara extended to 31\u00b0N and likely ended abruptly. We find evidence for a prolonged \u201cpause\u201d in Green Sahara conditions 8000 years ago, coincident with a temporary abandonment of occupational sites by Neolithic humans. The rainfall rates inferred from our data are best explained by strong vegetation and dust feedbacks; without these mechanisms, climate models systematically fail to reproduce the Green Sahara. This study suggests that accurate simulations of future climate change in the Sahara and Sahel will require improvements in our ability to simulate vegetation and dust feedbacks.", "author" : [ { "dropping-particle" : "", "family" : "Tierney", "given" : "Jessica E.", "non-dropping-particle" : "", "parse-names" : false, "suffix" : "" }, { "dropping-particle" : "", "family" : "Pausata", "given" : "Francesco S. R.", "non-dropping-particle" : "", "parse-names" : false, "suffix" : "" }, { "dropping-particle" : "", "family" : "DeMenocal", "given" : "Peter B.", "non-dropping-particle" : "", "parse-names" : false, "suffix" : "" } ], "container-title" : "Science Advances", "id" : "ITEM-6", "issue" : "1", "issued" : { "date-parts" : [ [ "2017", "1" ] ] }, "page" : "e1601503", "title" : "Rainfall regimes of the Green Sahara", "translator" : [ { "dropping-particle" : "", "family" : "J5254", "given" : "", "non-dropping-particle" : "", "parse-names" : false, "suffix" : "" } ], "type" : "article-journal", "volume" : "3" }, "uris" : [ "http://www.mendeley.com/documents/?uuid=2184107e-9c9b-4e76-817e-e8010bad607d" ] }, { "id" : "ITEM-7", "itemData" : { "author" : [ { "dropping-particle" : "", "family" : "Bartlein", "given" : "Patrick J", "non-dropping-particle" : "", "parse-names" : false, "suffix" : "" }, { "dropping-particle" : "", "family" : "Harrison", "given" : "Sandy P", "non-dropping-particle" : "", "parse-names" : false, "suffix" : "" }, { "dropping-particle" : "", "family" : "Izumi", "given" : "K.", "non-dropping-particle" : "", "parse-names" : false, "suffix" : "" } ], "container-title" : "Geophysical Research Letters", "id" : "ITEM-7", "issue" : "17", "issued" : { "date-parts" : [ [ "2017" ] ] }, "page" : "9020-9028", "title" : "Underlying causes of Eurasian midcontinental aridity in simulations of mid\u2010Holocene climate", "translator" : [ { "dropping-particle" : "", "family" : "J6055", "given" : "", "non-dropping-particle" : "", "parse-names" : false, "suffix" : "" } ], "type" : "article-journal", "volume" : "44" }, "uris" : [ "http://www.mendeley.com/documents/?uuid=55ef489d-5af2-40f8-87dd-a363dca56321" ] } ], "mendeley" : { "formattedCitation" : "(DiNezio and Tierney, 2013; Hargreaves and Annan, 2014; Harrison et al., 2014, 2015; Bartlein et al., 2017; Scheff et al., 2017; Tierney et al., 2017)", "manualFormatting" : "(DiNezio and Tierney, 2013; Hargreaves and Annan, 2014; Harrison et al., 2014, 2015; Bartlein et al., 2017; Scheff et al., 2017; Tierney et al., 2017)", "plainTextFormattedCitation" : "(DiNezio and Tierney, 2013; Hargreaves and Annan, 2014; Harrison et al., 2014, 2015; Bartlein et al., 2017; Scheff et al., 2017; Tierney et al., 2017)", "previouslyFormattedCitation" : "(DiNezio and Tierney, 2013; Hargreaves and Annan, 2014; Harrison et al., 2014, 2015; Bartlein et al., 2017; Scheff et al., 2017; Tierney et al., 2017)" }, "properties" : { "noteIndex" : 0 }, "schema" : "https://github.com/citation-style-language/schema/raw/master/csl-citation.json" }</w:instrText>
      </w:r>
      <w:r>
        <w:rPr>
          <w:noProof/>
        </w:rPr>
        <w:fldChar w:fldCharType="separate"/>
      </w:r>
      <w:r w:rsidR="00393F8C">
        <w:rPr>
          <w:noProof/>
          <w:lang w:val="en-US"/>
        </w:rPr>
        <w:t>(DiNezio and Tierney, 2013; Hargreaves and Annan, 2014; Harrison et al., 2014, 2015; Bartlein et al., 2017; Scheff et al., 2017; Tierney et al., 2017)</w:t>
      </w:r>
      <w:r>
        <w:rPr>
          <w:noProof/>
        </w:rPr>
        <w:fldChar w:fldCharType="end"/>
      </w:r>
      <w:r w:rsidRPr="006814DF">
        <w:rPr>
          <w:noProof/>
          <w:lang w:val="en-US"/>
        </w:rPr>
        <w:t xml:space="preserve">. </w:t>
      </w:r>
      <w:r>
        <w:rPr>
          <w:noProof/>
        </w:rPr>
        <w:fldChar w:fldCharType="begin" w:fldLock="1"/>
      </w:r>
      <w:r w:rsidR="00E719C0">
        <w:rPr>
          <w:noProof/>
          <w:lang w:val="es-UY"/>
        </w:rPr>
        <w:instrText>ADDIN CSL_CITATION { "citationItems" : [ { "id" : "ITEM-1", "itemData" : { "DOI" : "10.1007/s00382-013-1922-6", "ISSN" : "0930-7575", "author" : [ { "dropping-particle" : "", "family" : "Harrison", "given" : "S. P.", "non-dropping-particle" : "", "parse-names" : false, "suffix" : "" }, { "dropping-particle" : "", "family" : "Bartlein", "given" : "P. J.", "non-dropping-particle" : "", "parse-names" : false, "suffix" : "" }, { "dropping-particle" : "", "family" : "Brewer", "given" : "S.", "non-dropping-particle" : "", "parse-names" : false, "suffix" : "" }, { "dropping-particle" : "", "family" : "Prentice", "given" : "I. C.", "non-dropping-particle" : "", "parse-names" : false, "suffix" : "" }, { "dropping-particle" : "", "family" : "Boyd", "given" : "M.", "non-dropping-particle" : "", "parse-names" : false, "suffix" : "" }, { "dropping-particle" : "", "family" : "Hessler", "given" : "I.", "non-dropping-particle" : "", "parse-names" : false, "suffix" : "" }, { "dropping-particle" : "", "family" : "Holmgren", "given" : "K.", "non-dropping-particle" : "", "parse-names" : false, "suffix" : "" }, { "dropping-particle" : "", "family" : "Izumi", "given" : "K.", "non-dropping-particle" : "", "parse-names" : false, "suffix" : "" }, { "dropping-particle" : "", "family" : "Willis", "given" : "K.", "non-dropping-particle" : "", "parse-names" : false, "suffix" : "" } ], "container-title" : "Climate Dynamics", "id" : "ITEM-1", "issue" : "3-4", "issued" : { "date-parts" : [ [ "2014", "8", "30" ] ] }, "page" : "671-688", "publisher" : "Springer Berlin Heidelberg", "title" : "Climate model benchmarking with glacial and mid-Holocene climates", "translator" : [ { "dropping-particle" : "", "family" : "J5900", "given" : "", "non-dropping-particle" : "", "parse-names" : false, "suffix" : "" } ], "type" : "article-journal", "volume" : "43" }, "uris" : [ "http://www.mendeley.com/documents/?uuid=e9057aee-1cad-48d4-addd-c493bc78c2c4" ] } ], "mendeley" : { "formattedCitation" : "(Harrison et al., 2014)", "manualFormatting" : "Harrison et al. (2014)", "plainTextFormattedCitation" : "(Harrison et al., 2014)", "previouslyFormattedCitation" : "(Harrison et al., 2014)" }, "properties" : { "noteIndex" : 0 }, "schema" : "https://github.com/citation-style-language/schema/raw/master/csl-citation.json" }</w:instrText>
      </w:r>
      <w:r>
        <w:rPr>
          <w:noProof/>
        </w:rPr>
        <w:fldChar w:fldCharType="separate"/>
      </w:r>
      <w:r w:rsidR="00393F8C">
        <w:rPr>
          <w:noProof/>
          <w:lang w:val="es-UY"/>
        </w:rPr>
        <w:t>Harrison et al. (2014)</w:t>
      </w:r>
      <w:r>
        <w:rPr>
          <w:noProof/>
        </w:rPr>
        <w:fldChar w:fldCharType="end"/>
      </w:r>
      <w:r w:rsidRPr="00E457C1">
        <w:rPr>
          <w:noProof/>
          <w:lang w:val="en-US"/>
        </w:rPr>
        <w:t xml:space="preserve"> concluded that CMIP5 models do not perform better in simulating rainfall during </w:t>
      </w:r>
      <w:r w:rsidR="0050481B" w:rsidRPr="00E457C1">
        <w:rPr>
          <w:noProof/>
          <w:lang w:val="en-US"/>
        </w:rPr>
        <w:t xml:space="preserve">the </w:t>
      </w:r>
      <w:r w:rsidRPr="00E457C1">
        <w:rPr>
          <w:noProof/>
          <w:lang w:val="en-US"/>
        </w:rPr>
        <w:t xml:space="preserve">LGM and mid-Holocene than earlier model versions despite higher resolution and complexity. However, prescribing changes in vegetation and dust was found to improve the match to the paleoclimate record </w:t>
      </w:r>
      <w:r>
        <w:rPr>
          <w:noProof/>
        </w:rPr>
        <w:fldChar w:fldCharType="begin" w:fldLock="1"/>
      </w:r>
      <w:r w:rsidR="00C735AB">
        <w:rPr>
          <w:noProof/>
          <w:lang w:val="en-US"/>
        </w:rPr>
        <w:instrText>ADDIN CSL_CITATION { "citationItems" : [ { "id" : "ITEM-1", "itemData" : { "DOI" : "10.1016/j.epsl.2015.11.049", "ISSN" : "0012821X", "abstract" : "The West African Monsoon (WAM) is crucial for the socio-economic stability of millions of people living in the Sahel. Severe droughts have ravaged the region in the last three decades of the 20th century, highlighting the need for a better understanding of the WAM dynamics. One of the most dramatic changes in the West African Monsoon (WAM) occurred between 15000-5000 yr BP, when increased summer rainfall led to the so-called \"Green Sahara\" and to a reduction in dust emissions from the region. However, model experiments are unable to fully reproduce the intensification and geographical expansion of the WAM during this period, even when vegetation over the Sahara is considered. Here, we use a fully coupled simulation for 6000 yr BP (Mid-Holocene) in which prescribed Saharan vegetation and dust concentrations are changed in turn. A closer agreement with proxy records is obtained only when both the Saharan vegetation changes and dust decrease are taken into account. The dust reduction strengthens the vegetation-albedo feedback, extending the monsoon's northern limit approximately 500 km further than the vegetation-change case only. We therefore conclude that accounting for changes in Saharan dust loadings is essential for improving model simulations of the WAM during the Mid-Holocene.", "author" : [ { "dropping-particle" : "", "family" : "Pausata", "given" : "Francesco S.R.", "non-dropping-particle" : "", "parse-names" : false, "suffix" : "" }, { "dropping-particle" : "", "family" : "Messori", "given" : "Gabriele", "non-dropping-particle" : "", "parse-names" : false, "suffix" : "" }, { "dropping-particle" : "", "family" : "Zhang", "given" : "Qiong", "non-dropping-particle" : "", "parse-names" : false, "suffix" : "" } ], "container-title" : "Earth and Planetary Science Letters", "id" : "ITEM-1", "issued" : { "date-parts" : [ [ "2016" ] ] }, "page" : "298-307", "publisher" : "Elsevier", "title" : "Impacts of dust reduction on the northward expansion of the African monsoon during the Green Sahara period", "translator" : [ { "dropping-particle" : "", "family" : "J5418", "given" : "", "non-dropping-particle" : "", "parse-names" : false, "suffix" : "" } ], "type" : "article-journal", "volume" : "434" }, "uris" : [ "http://www.mendeley.com/documents/?uuid=5c93c5d2-5e8f-4e5d-ab64-6ddd9648ecfa" ] }, { "id" : "ITEM-2", "itemData" : { "DOI" : "10.1126/sciadv.1601503", "ISSN" : "2375-2548", "abstract" : "During the \u201cGreen Sahara\u201d period (11,000 to 5000 years before the present), the Sahara desert received high amounts of rainfall, supporting diverse vegetation, permanent lakes, and human populations. Our knowledge of rainfall rates and the spatiotemporal extent of wet conditions has suffered from a lack of continuous sedimentary records. We present a quantitative reconstruction of western Saharan precipitation derived from leaf wax isotopes in marine sediments. Our data indicate that the Green Sahara extended to 31\u00b0N and likely ended abruptly. We find evidence for a prolonged \u201cpause\u201d in Green Sahara conditions 8000 years ago, coincident with a temporary abandonment of occupational sites by Neolithic humans. The rainfall rates inferred from our data are best explained by strong vegetation and dust feedbacks; without these mechanisms, climate models systematically fail to reproduce the Green Sahara. This study suggests that accurate simulations of future climate change in the Sahara and Sahel will require improvements in our ability to simulate vegetation and dust feedbacks.", "author" : [ { "dropping-particle" : "", "family" : "Tierney", "given" : "Jessica E.", "non-dropping-particle" : "", "parse-names" : false, "suffix" : "" }, { "dropping-particle" : "", "family" : "Pausata", "given" : "Francesco S. R.", "non-dropping-particle" : "", "parse-names" : false, "suffix" : "" }, { "dropping-particle" : "", "family" : "DeMenocal", "given" : "Peter B.", "non-dropping-particle" : "", "parse-names" : false, "suffix" : "" } ], "container-title" : "Science Advances", "id" : "ITEM-2", "issue" : "1", "issued" : { "date-parts" : [ [ "2017", "1" ] ] }, "page" : "e1601503", "title" : "Rainfall regimes of the Green Sahara", "translator" : [ { "dropping-particle" : "", "family" : "J5254", "given" : "", "non-dropping-particle" : "", "parse-names" : false, "suffix" : "" } ], "type" : "article-journal", "volume" : "3" }, "uris" : [ "http://www.mendeley.com/documents/?uuid=2184107e-9c9b-4e76-817e-e8010bad607d" ] } ], "mendeley" : { "formattedCitation" : "(Pausata et al., 2016; Tierney et al., 2017)", "plainTextFormattedCitation" : "(Pausata et al., 2016; Tierney et al., 2017)", "previouslyFormattedCitation" : "(Pausata et al., 2016; Tierney et al., 2017)" }, "properties" : { "noteIndex" : 0 }, "schema" : "https://github.com/citation-style-language/schema/raw/master/csl-citation.json" }</w:instrText>
      </w:r>
      <w:r>
        <w:rPr>
          <w:noProof/>
        </w:rPr>
        <w:fldChar w:fldCharType="separate"/>
      </w:r>
      <w:r w:rsidR="00393F8C">
        <w:rPr>
          <w:noProof/>
          <w:lang w:val="en-US"/>
        </w:rPr>
        <w:t>(Pausata et al., 2016; Tierney et al., 2017)</w:t>
      </w:r>
      <w:r>
        <w:rPr>
          <w:noProof/>
        </w:rPr>
        <w:fldChar w:fldCharType="end"/>
      </w:r>
      <w:r w:rsidRPr="00E457C1">
        <w:rPr>
          <w:noProof/>
          <w:lang w:val="en-US"/>
        </w:rPr>
        <w:t xml:space="preserve"> suggesting that vegetation feedbacks in the CMIP5 models may be too weak (</w:t>
      </w:r>
      <w:r w:rsidRPr="00E457C1">
        <w:rPr>
          <w:i/>
          <w:noProof/>
          <w:lang w:val="en-US"/>
        </w:rPr>
        <w:t>low confidence</w:t>
      </w:r>
      <w:r w:rsidRPr="00E457C1">
        <w:rPr>
          <w:noProof/>
          <w:lang w:val="en-US"/>
        </w:rPr>
        <w:t xml:space="preserve">) </w:t>
      </w:r>
      <w:r>
        <w:rPr>
          <w:noProof/>
        </w:rPr>
        <w:fldChar w:fldCharType="begin" w:fldLock="1"/>
      </w:r>
      <w:r w:rsidR="00E719C0">
        <w:rPr>
          <w:noProof/>
          <w:lang w:val="en-US"/>
        </w:rPr>
        <w:instrText>ADDIN CSL_CITATION { "citationItems" : [ { "id" : "ITEM-1", "itemData" : { "DOI" : "10.1002/2017GL073740", "ISSN" : "19448007", "abstract" : "During the Quaternary, the Sahara desert was periodically colonized by vegetation, likely because of orbitally induced rainfall increases. However, the estimated hydrological change is not reproduced in climate model simulations, undermining confidence in projections of future rainfall. We evaluated the relationship between the qualitative information on past vegetation coverage and climate for the mid-Holocene using three different dynamic vegetation models. Compared with two available vegetation reconstructions, the models require 500\u2013800\u00a0mm of rainfall over 20\u00b0\u201325\u00b0N, which is significantly larger than inferred from pollen but largely in agreement with more recent leaf wax biomarker reconstructions. The magnitude of the response also suggests that required rainfall regime of the early to middle Holocene is far from being correctly represented in general circulation models. However, intermodel differences related to moisture stress parameterizations, biases in simulated present-day vegetation, and uncertainties about paleosoil distributions introduce uncertainties, and these are also relevant to Earth system model simulations of African humid periods. \u00a92017. The Authors.", "author" : [ { "dropping-particle" : "", "family" : "Hopcroft", "given" : "Peter O.", "non-dropping-particle" : "", "parse-names" : false, "suffix" : "" }, { "dropping-particle" : "", "family" : "Valdes", "given" : "Paul J.", "non-dropping-particle" : "", "parse-names" : false, "suffix" : "" }, { "dropping-particle" : "", "family" : "Harper", "given" : "Anna B.", "non-dropping-particle" : "", "parse-names" : false, "suffix" : "" }, { "dropping-particle" : "", "family" : "Beerling", "given" : "David J.", "non-dropping-particle" : "", "parse-names" : false, "suffix" : "" } ], "container-title" : "Geophysical Research Letters", "id" : "ITEM-1", "issued" : { "date-parts" : [ [ "2017" ] ] }, "title" : "Multi vegetation model evaluation of the Green Sahara climate regime", "translator" : [ { "dropping-particle" : "", "family" : "J5625", "given" : "", "non-dropping-particle" : "", "parse-names" : false, "suffix" : "" } ], "type" : "article-journal" }, "uris" : [ "http://www.mendeley.com/documents/?uuid=85c255fa-d760-4726-bd39-6408045673fd" ] } ], "mendeley" : { "formattedCitation" : "(Hopcroft et al., 2017)", "plainTextFormattedCitation" : "(Hopcroft et al., 2017)", "previouslyFormattedCitation" : "(Hopcroft et al., 2017)" }, "properties" : { "noteIndex" : 0 }, "schema" : "https://github.com/citation-style-language/schema/raw/master/csl-citation.json" }</w:instrText>
      </w:r>
      <w:r>
        <w:rPr>
          <w:noProof/>
        </w:rPr>
        <w:fldChar w:fldCharType="separate"/>
      </w:r>
      <w:r w:rsidR="00393F8C">
        <w:rPr>
          <w:noProof/>
        </w:rPr>
        <w:t>(Hopcroft et al., 2017)</w:t>
      </w:r>
      <w:r>
        <w:rPr>
          <w:noProof/>
        </w:rPr>
        <w:fldChar w:fldCharType="end"/>
      </w:r>
      <w:r>
        <w:rPr>
          <w:noProof/>
        </w:rPr>
        <w:t xml:space="preserve">. </w:t>
      </w:r>
      <w:r>
        <w:rPr>
          <w:noProof/>
        </w:rPr>
        <w:fldChar w:fldCharType="begin" w:fldLock="1"/>
      </w:r>
      <w:r w:rsidR="008F46A5">
        <w:rPr>
          <w:noProof/>
        </w:rPr>
        <w:instrText xml:space="preserve">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w:instrText>
      </w:r>
      <w:r w:rsidR="008F46A5" w:rsidRPr="00E457C1">
        <w:rPr>
          <w:noProof/>
          <w:lang w:val="en-US"/>
        </w:rPr>
        <w:instrText>"",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"(Brierley et al., 2020)", "manualFormatting" : "Brierley et al. (2020)", "plainTextFormattedCitation" : "(Brierley et al., 2020)", "previouslyFormattedCitation" : "(Brierley et al., 2020)" }, "properties" : { "noteIndex" : 0 }, "schema" : "https://github.com/citation-style-language/schema/raw/master/csl-citation.json" }</w:instrText>
      </w:r>
      <w:r>
        <w:rPr>
          <w:noProof/>
        </w:rPr>
        <w:fldChar w:fldCharType="separate"/>
      </w:r>
      <w:r w:rsidR="00393F8C">
        <w:rPr>
          <w:noProof/>
          <w:lang w:val="en-US"/>
        </w:rPr>
        <w:t>Brierley et al. (2020)</w:t>
      </w:r>
      <w:r>
        <w:rPr>
          <w:noProof/>
        </w:rPr>
        <w:fldChar w:fldCharType="end"/>
      </w:r>
      <w:r w:rsidRPr="00E457C1">
        <w:rPr>
          <w:noProof/>
          <w:lang w:val="en-US"/>
        </w:rPr>
        <w:t xml:space="preserve"> compared the latitudinal gradient of annual precipitation changes in the European</w:t>
      </w:r>
      <w:del w:id="1051" w:author="Sara M Tuson" w:date="2021-06-25T11:12:00Z">
        <w:r w:rsidRPr="00E457C1" w:rsidDel="004A799C">
          <w:rPr>
            <w:noProof/>
            <w:lang w:val="en-US"/>
          </w:rPr>
          <w:delText>-</w:delText>
        </w:r>
      </w:del>
      <w:ins w:id="1052" w:author="Sara M Tuson" w:date="2021-06-25T11:12:00Z">
        <w:r w:rsidR="004A799C">
          <w:rPr>
            <w:noProof/>
            <w:lang w:val="en-US"/>
          </w:rPr>
          <w:t>–</w:t>
        </w:r>
      </w:ins>
      <w:r w:rsidRPr="00E457C1">
        <w:rPr>
          <w:noProof/>
          <w:lang w:val="en-US"/>
        </w:rPr>
        <w:t>African sector simulated by CMIP6 models for the mid-Holocene with pollen-based reconstructions and showed that</w:t>
      </w:r>
      <w:r w:rsidR="00C87F62" w:rsidRPr="00E457C1">
        <w:rPr>
          <w:noProof/>
          <w:lang w:val="en-US"/>
        </w:rPr>
        <w:t xml:space="preserve"> </w:t>
      </w:r>
      <w:r w:rsidRPr="00E457C1">
        <w:rPr>
          <w:noProof/>
          <w:lang w:val="en-US"/>
        </w:rPr>
        <w:t xml:space="preserve">models </w:t>
      </w:r>
      <w:r w:rsidR="0055144D" w:rsidRPr="00E457C1">
        <w:rPr>
          <w:noProof/>
          <w:lang w:val="en-US"/>
        </w:rPr>
        <w:t xml:space="preserve">generally </w:t>
      </w:r>
      <w:r w:rsidRPr="00E457C1">
        <w:rPr>
          <w:noProof/>
          <w:lang w:val="en-US"/>
        </w:rPr>
        <w:t xml:space="preserve">reproduce the </w:t>
      </w:r>
      <w:r w:rsidR="0055144D" w:rsidRPr="00E457C1">
        <w:rPr>
          <w:noProof/>
          <w:lang w:val="en-US"/>
        </w:rPr>
        <w:t>direction of changes</w:t>
      </w:r>
      <w:r w:rsidRPr="00E457C1">
        <w:rPr>
          <w:noProof/>
          <w:lang w:val="en-US"/>
        </w:rPr>
        <w:t xml:space="preserve"> </w:t>
      </w:r>
      <w:r w:rsidR="0055144D" w:rsidRPr="00E457C1">
        <w:rPr>
          <w:noProof/>
          <w:lang w:val="en-US"/>
        </w:rPr>
        <w:t>seen in</w:t>
      </w:r>
      <w:r w:rsidRPr="00E457C1">
        <w:rPr>
          <w:noProof/>
          <w:lang w:val="en-US"/>
        </w:rPr>
        <w:t xml:space="preserve"> the reconstructions (</w:t>
      </w:r>
      <w:r w:rsidR="00CA2F83" w:rsidRPr="00E457C1">
        <w:rPr>
          <w:noProof/>
          <w:lang w:val="en-US"/>
        </w:rPr>
        <w:t>Figure 3.11</w:t>
      </w:r>
      <w:r w:rsidRPr="00E457C1">
        <w:rPr>
          <w:noProof/>
          <w:lang w:val="en-US"/>
        </w:rPr>
        <w:t xml:space="preserve">). They do not show a robust signal in area </w:t>
      </w:r>
      <w:r w:rsidRPr="00E457C1">
        <w:rPr>
          <w:noProof/>
          <w:lang w:val="en-US"/>
        </w:rPr>
        <w:lastRenderedPageBreak/>
        <w:t xml:space="preserve">averaged rainfall over most </w:t>
      </w:r>
      <w:r w:rsidR="0055144D" w:rsidRPr="00E457C1">
        <w:rPr>
          <w:noProof/>
          <w:lang w:val="en-US"/>
        </w:rPr>
        <w:t>E</w:t>
      </w:r>
      <w:r w:rsidRPr="00E457C1">
        <w:rPr>
          <w:noProof/>
          <w:lang w:val="en-US"/>
        </w:rPr>
        <w:t xml:space="preserve">uropean regions where quantitative reconstructions exist, which is not incompatible with reconstructions. </w:t>
      </w:r>
      <w:r w:rsidR="00EE199A" w:rsidRPr="00E457C1">
        <w:rPr>
          <w:noProof/>
          <w:lang w:val="en-US"/>
        </w:rPr>
        <w:t xml:space="preserve">Over the </w:t>
      </w:r>
      <w:r w:rsidR="003F1EDA" w:rsidRPr="00E457C1">
        <w:rPr>
          <w:noProof/>
          <w:lang w:val="en-US"/>
        </w:rPr>
        <w:t>Sahara/</w:t>
      </w:r>
      <w:r w:rsidR="00EE199A" w:rsidRPr="00E457C1">
        <w:rPr>
          <w:noProof/>
          <w:lang w:val="en-US"/>
        </w:rPr>
        <w:t xml:space="preserve">Sahel and West Africa regions, where reconstructions suggest positive anomalies during the mid-Holocene, both CMIP5 and CMIP6 models also simulate a rainfall increase, but it is much weaker (see also Section 3.3.3.2). </w:t>
      </w:r>
      <w:r w:rsidRPr="00E457C1">
        <w:rPr>
          <w:noProof/>
          <w:lang w:val="en-US"/>
        </w:rPr>
        <w:t xml:space="preserve">Overall, however, large discrepancies remain between simulations and reconstructions. </w:t>
      </w:r>
    </w:p>
    <w:p w14:paraId="0656C3C6" w14:textId="77777777" w:rsidR="009F594A" w:rsidRPr="00E457C1" w:rsidRDefault="009F594A" w:rsidP="009F594A">
      <w:pPr>
        <w:pStyle w:val="AR6BodyText"/>
        <w:rPr>
          <w:noProof/>
          <w:lang w:val="en-US"/>
        </w:rPr>
      </w:pPr>
    </w:p>
    <w:p w14:paraId="49A12E2A" w14:textId="180E0EBD" w:rsidR="009F594A" w:rsidRPr="00E457C1" w:rsidRDefault="009F594A" w:rsidP="009F594A">
      <w:pPr>
        <w:pStyle w:val="AR6BodyText"/>
        <w:rPr>
          <w:rFonts w:cs="Times New Roman"/>
          <w:b/>
          <w:noProof/>
          <w:lang w:val="en-US"/>
        </w:rPr>
      </w:pPr>
      <w:r>
        <w:rPr>
          <w:noProof/>
        </w:rPr>
        <w:fldChar w:fldCharType="begin" w:fldLock="1"/>
      </w:r>
      <w:r w:rsidR="00E719C0">
        <w:rPr>
          <w:noProof/>
          <w:lang w:val="en-US"/>
        </w:rPr>
        <w:instrText>ADDIN CSL_CITATION { "citationItems" : [ { "id" : "ITEM-1", "itemData" : { "DOI" : "10.1016/j.quascirev.2018.05.029", "ISSN" : "02773791", "author" : [ { "dropping-particle" : "", "family" : "Liu", "given" : "Shanshan", "non-dropping-particle" : "", "parse-names" : false, "suffix" : "" }, { "dropping-particle" : "", "family" : "Jiang", "given" : "Dabang", "non-dropping-particle" : "", "parse-names" : false, "suffix" : "" }, { "dropping-particle" : "", "family" : "Lang", "given" : "Xianmei", "non-dropping-particle" : "", "parse-names" : false, "suffix" : "" } ], "container-title" : "Quaternary Science Reviews", "id" : "ITEM-1", "issued" : { "date-parts" : [ [ "2018", "7" ] ] }, "page" : "363-377", "title" : "A multi-model analysis of moisture changes during the last glacial maximum", "translator" : [ { "dropping-particle" : "", "family" : "J6995", "given" : "", "non-dropping-particle" : "", "parse-names" : false, "suffix" : "" } ], "type" : "article-journal", "volume" : "191" }, "uris" : [ "http://www.mendeley.com/documents/?uuid=baf58bd5-4ec0-4a73-8aae-6cdb611f91a0" ] } ], "mendeley" : { "formattedCitation" : "(Liu et al., 2018)", "manualFormatting" : "Liu et al. (2018)", "plainTextFormattedCitation" : "(Liu et al., 2018)", "previouslyFormattedCitation" : "(Liu et al., 2018)" }, "properties" : { "noteIndex" : 0 }, "schema" : "https://github.com/citation-style-language/schema/raw/master/csl-citation.json" }</w:instrText>
      </w:r>
      <w:r>
        <w:rPr>
          <w:noProof/>
        </w:rPr>
        <w:fldChar w:fldCharType="separate"/>
      </w:r>
      <w:r w:rsidR="00393F8C">
        <w:rPr>
          <w:noProof/>
          <w:lang w:val="en-US"/>
        </w:rPr>
        <w:t>Liu et al. (2018)</w:t>
      </w:r>
      <w:r>
        <w:rPr>
          <w:noProof/>
        </w:rPr>
        <w:fldChar w:fldCharType="end"/>
      </w:r>
      <w:r w:rsidRPr="00E457C1">
        <w:rPr>
          <w:noProof/>
          <w:lang w:val="en-US"/>
        </w:rPr>
        <w:t xml:space="preserve"> evaluated the terrestrial moisture changes that occurred during the LGM and concluded that the multi-model median from CMIP5 is consistent with available paleo-records in some regions, but not in others. CMIP5 models accurately reproduce an increase in moisture in the western United States, related to an intensified winter storm track and decreased evaporative demand </w:t>
      </w:r>
      <w:r>
        <w:rPr>
          <w:noProof/>
        </w:rPr>
        <w:fldChar w:fldCharType="begin" w:fldLock="1"/>
      </w:r>
      <w:r w:rsidR="00E719C0">
        <w:rPr>
          <w:noProof/>
          <w:lang w:val="en-US"/>
        </w:rPr>
        <w:instrText>ADDIN CSL_CITATION { "citationItems" : [ { "id" : "ITEM-1", "itemData" : { "DOI" : "10.1038/ngeo2365", "ISSN" : "17520908", "abstract" : "The hydroclimate history of North America includes the formation and desiccation of large inland lakes and the growth and ablation of glaciers throughout the Quaternary period. At the Last Glacial Maximum, expanded pluvial lakes in the south and aridity in the northwest suggest that the winter westerly storm track was displaced southwards and migrated northwards as the Laurentide Ice Sheetwaned. However, lake highstands do not occur synchronously along zonal bands, in conflict with this hypothesis. Here we compile a network of precipitation proxy reconstructions from lakes, speleothems, groundwater deposits, packrat middens and glaciers from the western and southwestern US, which we compare with an ensemble of climate simulations to identify the controls of regional hydroclimatic change. The proxy records suggest a precipitation dipole during the Last Glacial Maximum, with wetter than modern conditions in the southwest and drier conditions near the ice sheet, and a northwest\u2013southeast trending transition zone across the northern Great Basin. The models that simulate a weaker and south-shifted Aleutian low-pressure system, a strong North Pacific high-pressure system, and a high above the ice sheet best reproduce this regional variation. We therefore conclude that rather than a uniformly south-shifted storm track, a stronger jet that is squeezed and steered across the continent by high-pressure systems best explains the observed regional hydroclimate patterns of the Last Glacial Maximum.", "author" : [ { "dropping-particle" : "", "family" : "Oster", "given" : "Jessica L.", "non-dropping-particle" : "", "parse-names" : false, "suffix" : "" }, { "dropping-particle" : "", "family" : "Ibarra", "given" : "Daniel E.", "non-dropping-particle" : "", "parse-names" : false, "suffix" : "" }, { "dropping-particle" : "", "family" : "Winnick", "given" : "Matthew J.", "non-dropping-particle" : "", "parse-names" : false, "suffix" : "" }, { "dropping-particle" : "", "family" : "Maher", "given" : "Katharine", "non-dropping-particle" : "", "parse-names" : false, "suffix" : "" } ], "container-title" : "Nature Geoscience", "id" : "ITEM-1", "issued" : { "date-parts" : [ [ "2015" ] ] }, "title" : "Steering of westerly storms over western North America at the Last Glacial Maximum", "translator" : [ { "dropping-particle" : "", "family" : "J6248", "given" : "", "non-dropping-particle" : "", "parse-names" : false, "suffix" : "" } ], "type" : "article-journal" }, "uris" : [ "http://www.mendeley.com/documents/?uuid=08d18182-6215-4d52-9a6b-5cfb1c60e938" ] }, { "id" : "ITEM-2", "itemData" : { "DOI" : "10.1175/JCLI-D-17-0544.1", "ISSN" : "08948755", "abstract" : "AbstractThis study examines the differences in the moisture budget over North America between the Last Glacial Maximum (LGM) and modern, as simulated by nine models from phase 3 of the Paleoclimate Modelling Intercomparison Project. The results help elucidate the components and mechanisms of the LGM hydrologic cycle. The models predict substantial increases in winter precipitation minus evaporation (P\u2013E) over the ice-free parts of western North America with respect to modern, primarily due to increases in moisture convergence by the mean flow. In summer, they predict P\u2013E increases from the Great Plains to the southeastern margin of the ice sheet\u2014driven by large decreases in E\u2014that are due to a combination of increased convergence by the mean flow and transient eddies. In both seasons, the LGM\u2013modern changes in P\u2013E are dominated by changes in the circulation, rather than by changes in atmospheric water vapor. Compared to a proxy reconstruction of LGM\u2013modern changes in P, the simulated P responses show mode...", "author" : [ { "dropping-particle" : "", "family" : "Lora", "given" : "Juan M.", "non-dropping-particle" : "", "parse-names" : false, "suffix" : "" } ], "container-title" : "Journal of Climate", "id" : "ITEM-2", "issue" : "17", "issued" : { "date-parts" : [ [ "2018", "6" ] ] }, "page" : "7035-7051", "publisher" : "American Meteorological Society", "title" : "Components and mechanisms of hydrologic cycle changes over North America at the Last Glacial Maximum", "translator" : [ { "dropping-particle" : "", "family" : "J6337", "given" : "", "non-dropping-particle" : "", "parse-names" : false, "suffix" : "" } ], "type" : "article-journal", "volume" : "31" }, "uris" : [ "http://www.mendeley.com/documents/?uuid=92406736-a58a-447d-87a7-282e8d149c02", "http://www.mendeley.com/documents/?uuid=314fd2c2-6129-4295-a594-968e658dbb12" ] }, { "id" : "ITEM-3", "itemData" : { "DOI" : "10.1130/G39962.1", "ISSN" : "19432682", "author" : [ { "dropping-particle" : "", "family" : "Ibarra", "given" : "Daniel E.", "non-dropping-particle" : "", "parse-names" : false, "suffix" : "" }, { "dropping-particle" : "", "family" : "Oster", "given" : "Jessica L.", "non-dropping-particle" : "", "parse-names" : false, "suffix" : "" }, { "dropping-particle" : "", "family" : "Winnick", "given" : "Matthew J.", "non-dropping-particle" : "", "parse-names" : false, "suffix" : "" }, { "dropping-particle" : "", "family" : "Rugenstein", "given" : "Jeremy K.Caves", "non-dropping-particle" : "", "parse-names" : false, "suffix" : "" }, { "dropping-particle" : "", "family" : "Byrne", "given" : "Michael P.", "non-dropping-particle" : "", "parse-names" : false, "suffix" : "" }, { "dropping-particle" : "", "family" : "Chamberlain", "given" : "C. Page", "non-dropping-particle" : "", "parse-names" : false, "suffix" : "" } ], "container-title" : "Geology", "id" : "ITEM-3", "issued" : { "date-parts" : [ [ "2018" ] ] }, "title" : "Warm and cold wet states in the western United States during the Pliocene-Pleistocene", "translator" : [ { "dropping-particle" : "", "family" : "J6328", "given" : "", "non-dropping-particle" : "", "parse-names" : false, "suffix" : "" } ], "type" : "article-journal" }, "uris" : [ "http://www.mendeley.com/documents/?uuid=18d39ba3-225d-4e2e-8b64-7d30e5e3fa9f", "http://www.mendeley.com/documents/?uuid=d3cdbbd2-a5da-42e2-8037-a62b740ebf32" ] } ], "mendeley" : { "formattedCitation" : "(Oster et al., 2015; Ibarra et al., 2018; Lora, 2018)", "plainTextFormattedCitation" : "(Oster et al., 2015; Ibarra et al., 2018; Lora, 2018)", "previouslyFormattedCitation" : "(Oster et al., 2015; Ibarra et al., 2018; Lora, 2018)" }, "properties" : { "noteIndex" : 0 }, "schema" : "https://github.com/citation-style-language/schema/raw/master/csl-citation.json" }</w:instrText>
      </w:r>
      <w:r>
        <w:rPr>
          <w:noProof/>
        </w:rPr>
        <w:fldChar w:fldCharType="separate"/>
      </w:r>
      <w:r w:rsidR="00393F8C">
        <w:rPr>
          <w:noProof/>
          <w:lang w:val="en-US"/>
        </w:rPr>
        <w:t>(Oster et al., 2015; Ibarra et al., 2018; Lora, 2018)</w:t>
      </w:r>
      <w:r>
        <w:rPr>
          <w:noProof/>
        </w:rPr>
        <w:fldChar w:fldCharType="end"/>
      </w:r>
      <w:r w:rsidRPr="00E457C1">
        <w:rPr>
          <w:noProof/>
          <w:lang w:val="en-US"/>
        </w:rPr>
        <w:t xml:space="preserve">. On the other hand, CMIP5 models show a wide variety of responses in the tropical Indo-Pacific region, with only a few matching the pattern of change inferred from the paleoclimate record </w:t>
      </w:r>
      <w:r>
        <w:rPr>
          <w:noProof/>
        </w:rPr>
        <w:fldChar w:fldCharType="begin" w:fldLock="1"/>
      </w:r>
      <w:r w:rsidR="00C65749">
        <w:rPr>
          <w:noProof/>
          <w:lang w:val="en-US"/>
        </w:rPr>
        <w:instrText>ADDIN CSL_CITATION { "citationItems" : [ { "id" : "ITEM-1", "itemData" : { "DOI" : "10.1126/sciadv.aat9658", "author" : [ { "dropping-particle" : "", "family" : "DiNezio", "given" : "Pedro N", "non-dropping-particle" : "", "parse-names" : false, "suffix" : "" }, { "dropping-particle" : "", "family" : "Tierney", "given" : "Jessica E", "non-dropping-particle" : "", "parse-names" : false, "suffix" : "" }, { "dropping-particle" : "", "family" : "Otto-Bliesner", "given" : "Bette L", "non-dropping-particle" : "", "parse-names" : false, "suffix" : "" }, { "dropping-particle" : "", "family" : "Timmermann", "given" : "Axel", "non-dropping-particle" : "", "parse-names" : false, "suffix" : "" }, { "dropping-particle" : "", "family" : "Bhattacharya", "given" : "Tripti", "non-dropping-particle" : "", "parse-names" : false, "suffix" : "" }, { "dropping-particle" : "", "family" : "Rosenbloom", "given" : "Nan", "non-dropping-particle" : "", "parse-names" : false, "suffix" : "" }, { "dropping-particle" : "", "family" : "Brady", "given" : "Esther", "non-dropping-particle" : "", "parse-names" : false, "suffix" : "" } ], "container-title" : "Science Advances", "id" : "ITEM-1", "issue" : "12", "issued" : { "date-parts" : [ [ "2018" ] ] }, "page" : "eaat9658", "publisher" : "American Association for the Advancement of Science", "title" : "Glacial changes in tropical climate amplified by the Indian Ocean", "translator" : [ { "dropping-particle" : "", "family" : "J7002", "given" : "", "non-dropping-particle" : "", "parse-names" : false, "suffix" : "" } ], "type" : "article-journal", "volume" : "4" }, "uris" : [ "http://www.mendeley.com/documents/?uuid=02789ced-527a-4d8e-be0a-332b275b09ed" ] }, { "id" : "ITEM-2", "itemData" : { "DOI" : "10.1038/ngeo1823", "ISBN" : "1752-0894", "ISSN" : "17520894", "abstract" : "The Indo-Pacificwarm pool\u2014the main source of heat and moisture to the global atmosphere\u2014plays a prominent role in tropical and global climate variability. During the Last Glacial Maximum, temperatures within thewarm poolwere cooler than today and precipitation patterns were altered, but the mechanism responsible for these shifts remains unclear. Here we use a synthesis of proxy reconstructions of warm pool hydrology and a multi-model ensemble of climate simulations to assess the drivers of these changes. The proxy data suggest drier conditions throughout the centre of the warm pool and wetter conditions in the western Indian and Pacific oceans. Only one model out of twelve simulates a pattern of hydroclimate change similar to our reconstructions, as measured by the Cohen\u2019s \u03ba statistic. Exposure of the Sunda Shelf by lower glacial sea level plays a key role in the hydrologic pattern simulated by this model, which results from changes in theWalker circulation driven by weakened convection over the warm pool. We therefore conclude that on glacial\u2013interglacial timescales, the growth and decay of ice sheets exert a first-order influence on tropical climate through the associated changes in global sea level. T", "author" : [ { "dropping-particle" : "", "family" : "DiNezio", "given" : "Pedro N.", "non-dropping-particle" : "", "parse-names" : false, "suffix" : "" }, { "dropping-particle" : "", "family" : "Tierney", "given" : "Jessica E.", "non-dropping-particle" : "", "parse-names" : false, "suffix" : "" } ], "container-title" : "Nature Geoscience", "id" : "ITEM-2", "issue" : "6", "issued" : { "date-parts" : [ [ "2013" ] ] }, "page" : "485-491", "title" : "The effect of sea level on glacial Indo-Pacific climate", "translator" : [ { "dropping-particle" : "", "family" : "J5243", "given" : "", "non-dropping-particle" : "", "parse-names" : false, "suffix" : "" } ], "type" : "article-journal", "volume" : "6" }, "uris" : [ "http://www.mendeley.com/documents/?uuid=8b674475-f0be-4288-96ef-26cc73a8b835" ] } ], "mendeley" : { "formattedCitation" : "(DiNezio and Tierney, 2013; DiNezio et al., 2018)", "manualFormatting" : "(DiNezio and Tierney, 2013; DiNezio et al., 2018)", "plainTextFormattedCitation" : "(DiNezio and Tierney, 2013; DiNezio et al., 2018)", "previouslyFormattedCitation" : "(DiNezio and Tierney, 2013; DiNezio et al., 2018)" }, "properties" : { "noteIndex" : 0 }, "schema" : "https://github.com/citation-style-language/schema/raw/master/csl-citation.json" }</w:instrText>
      </w:r>
      <w:r>
        <w:rPr>
          <w:noProof/>
        </w:rPr>
        <w:fldChar w:fldCharType="separate"/>
      </w:r>
      <w:r w:rsidR="00393F8C">
        <w:rPr>
          <w:noProof/>
          <w:lang w:val="en-US"/>
        </w:rPr>
        <w:t>(DiNezio and Tierney, 2013; DiNezio et al., 2018)</w:t>
      </w:r>
      <w:r>
        <w:rPr>
          <w:noProof/>
        </w:rPr>
        <w:fldChar w:fldCharType="end"/>
      </w:r>
      <w:r w:rsidRPr="00E457C1">
        <w:rPr>
          <w:noProof/>
          <w:lang w:val="en-US"/>
        </w:rPr>
        <w:t xml:space="preserve">. The variable response across models is related to the effect of the exposure of the tropical shelves during glacial times, which variously intensifies or weakens convection in the rising </w:t>
      </w:r>
      <w:r w:rsidR="00E92954" w:rsidRPr="00E457C1">
        <w:rPr>
          <w:noProof/>
          <w:lang w:val="en-US"/>
        </w:rPr>
        <w:t xml:space="preserve">branch </w:t>
      </w:r>
      <w:r w:rsidRPr="00E457C1">
        <w:rPr>
          <w:noProof/>
          <w:lang w:val="en-US"/>
        </w:rPr>
        <w:t xml:space="preserve">of the Walker cell, depending on model parameterization </w:t>
      </w:r>
      <w:r>
        <w:rPr>
          <w:noProof/>
        </w:rPr>
        <w:fldChar w:fldCharType="begin" w:fldLock="1"/>
      </w:r>
      <w:r w:rsidR="00E719C0">
        <w:rPr>
          <w:noProof/>
          <w:lang w:val="en-US"/>
        </w:rPr>
        <w:instrText>ADDIN CSL_CITATION { "citationItems" : [ { "id" : "ITEM-1", "itemData" : { "DOI" : "10.1029/2010PA002083", "ISBN" : "0883-8305", "ISSN" : "08838305", "abstract" : "The response of the Walker circulation to Last Glacial Maximum (LGM) forcing is analyzed using an ensemble of six coordinated coupled climate model experiments. The tropical atmospheric overturning circulation strengthens in all models in a manner that is dictated by the response of the hydrological cycle to tropical cooling. This response arises from the same mechanism that has been found to explain the weakening of the tropical circulation in response to anthropogenic global warming but with opposite sign. Analysis of the model differences shows that the ascending branch of the Walker circulation strengthens via this mechanism but vertical motion also weakens over areas of the Maritime Continent exposed due to lower sea level. Each model exhibits a different balance between these two mechanisms, and the result is a Pacific Walker circulation response that is not robust. Further, even those models that simulate a stronger Walker circulation during the LGM do not simulate clear patterns of surface cooling, such as La Nia-like cooling or enhanced equatorial cooling, as proposed by previous studies. In contrast, the changes in the Walker circulation have a robust and distinctive signature on the tilt of the equatorial thermocline, as expected from zonal momentum balance. The changes in the Walker circulation also have a clear signature on the spatial pattern of the precipitation changes. A reduction of the east-west salinity contrast in the Indian Ocean is related to the precipitation changes resulting from a weakening of the Indian Walker circulation. These results indicate that proxies of thermocline depth and sea surface salinity can be used to detect actual LGM changes in the Pacific and Indian Walker circulations, respectively, and help to constrain the sensitivity of the Walker circulation to tropical cooling. Copyright 2011 by the American Geophysical Union.", "author" : [ { "dropping-particle" : "", "family" : "DiNezio", "given" : "P. N.", "non-dropping-particle" : "", "parse-names" : false, "suffix" : "" }, { "dropping-particle" : "", "family" : "Clement", "given" : "A.", "non-dropping-particle" : "", "parse-names" : false, "suffix" : "" }, { "dropping-particle" : "", "family" : "Vecchi", "given" : "G. A.", "non-dropping-particle" : "", "parse-names" : false, "suffix" : "" }, { "dropping-particle" : "", "family" : "Soden", "given" : "B.", "non-dropping-particle" : "", "parse-names" : false, "suffix" : "" }, { "dropping-particle" : "", "family" : "Broccoli", "given" : "A. J.", "non-dropping-particle" : "", "parse-names" : false, "suffix" : "" }, { "dropping-particle" : "", "family" : "Otto-Bliesner", "given" : "B. L.", "non-dropping-particle" : "", "parse-names" : false, "suffix" : "" }, { "dropping-particle" : "", "family" : "Braconnot", "given" : "P.", "non-dropping-particle" : "", "parse-names" : false, "suffix" : "" } ], "container-title" : "Paleoceanography", "id" : "ITEM-1", "issue" : "3", "issued" : { "date-parts" : [ [ "2011" ] ] }, "title" : "The response of the Walker circulation to Last Glacial Maximum forcing: Implications for detection in proxies", "translator" : [ { "dropping-particle" : "", "family" : "J5882", "given" : "", "non-dropping-particle" : "", "parse-names" : false, "suffix" : "" } ], "type" : "article-journal", "volume" : "26" }, "uris" : [ "http://www.mendeley.com/documents/?uuid=1306e1c2-b941-486e-b004-e78c2130a21c" ] } ], "mendeley" : { "formattedCitation" : "(DiNezio et al., 2011)", "plainTextFormattedCitation" : "(DiNezio et al., 2011)", "previouslyFormattedCitation" : "(DiNezio et al., 2011)" }, "properties" : { "noteIndex" : 0 }, "schema" : "https://github.com/citation-style-language/schema/raw/master/csl-citation.json" }</w:instrText>
      </w:r>
      <w:r>
        <w:rPr>
          <w:noProof/>
        </w:rPr>
        <w:fldChar w:fldCharType="separate"/>
      </w:r>
      <w:r w:rsidR="00393F8C">
        <w:rPr>
          <w:noProof/>
          <w:lang w:val="en-US"/>
        </w:rPr>
        <w:t>(DiNezio et al., 2011)</w:t>
      </w:r>
      <w:r>
        <w:rPr>
          <w:noProof/>
        </w:rPr>
        <w:fldChar w:fldCharType="end"/>
      </w:r>
      <w:r w:rsidRPr="00E457C1">
        <w:rPr>
          <w:noProof/>
          <w:lang w:val="en-US"/>
        </w:rPr>
        <w:t>.</w:t>
      </w:r>
      <w:r w:rsidRPr="00E457C1">
        <w:rPr>
          <w:lang w:val="en-US"/>
        </w:rPr>
        <w:t xml:space="preserve"> For the Last Interglacial, CMIP6 models reproduce the proxy-based increased precipitation relative to pre-industrial in the North African, South Asian and North American regions, but not in Australia </w:t>
      </w:r>
      <w:r>
        <w:fldChar w:fldCharType="begin" w:fldLock="1"/>
      </w:r>
      <w:r w:rsidR="00E719C0">
        <w:rPr>
          <w:lang w:val="en-US"/>
        </w:rPr>
        <w:instrText>ADDIN CSL_CITATION { "citationItems" : [ { "id" : "ITEM-1", "itemData" : { "DOI" : "10.1126/sciadv.aax7047", "abstract" : "The last extended time period when climate may have been warmer than today was during the Last Interglacial (LIG; ca. 129 to 120 thousand years ago). However, a global view of LIG precipitation is lacking. Here, seven new LIG climate models are compared to the first global database of proxies for LIG precipitation. In this way, models are assessed in their ability to capture important hydroclimatic processes during a different climate. The models can reproduce the proxy-based positive precipitation anomalies from the preindustrial period over much of the boreal continents. Over the Southern Hemisphere, proxy-model agreement is partial. In models, LIG boreal monsoons have 42% wider area than in the preindustrial and produce 55% more precipitation and 50% more extreme precipitation. Austral monsoons are weaker. The mechanisms behind these changes are consistent with stronger summer radiative forcing over boreal high latitudes and with the associated higher temperatures during the LIG.", "author" : [ { "dropping-particle" : "", "family" : "Scussolini", "given" : "Paolo", "non-dropping-particle" : "", "parse-names" : false, "suffix" : "" }, { "dropping-particle" : "", "family" : "Bakker", "given" : "Pepijn", "non-dropping-particle" : "", "parse-names" : false, "suffix" : "" }, { "dropping-particle" : "", "family" : "Guo", "given" : "Chuncheng", "non-dropping-particle" : "", "parse-names" : false, "suffix" : "" }, { "dropping-particle" : "", "family" : "Stepanek", "given" : "Christian", "non-dropping-particle" : "", "parse-names" : false, "suffix" : "" }, { "dropping-particle" : "", "family" : "Zhang", "given" : "Qiong", "non-dropping-particle" : "", "parse-names" : false, "suffix" : "" }, { "dropping-particle" : "", "family" : "Braconnot", "given" : "Pascale", "non-dropping-particle" : "", "parse-names" : false, "suffix" : "" }, { "dropping-particle" : "", "family" : "Cao", "given" : "Jian", "non-dropping-particle" : "", "parse-names" : false, "suffix" : "" }, { "dropping-particle" : "", "family" : "Guarino", "given" : "Maria-Vittoria", "non-dropping-particle" : "", "parse-names" : false, "suffix" : "" }, { "dropping-particle" : "", "family" : "Coumou", "given" : "Dim", "non-dropping-particle" : "", "parse-names" : false, "suffix" : "" }, { "dropping-particle" : "", "family" : "Prange", "given" : "Matthias", "non-dropping-particle" : "", "parse-names" : false, "suffix" : "" }, { "dropping-particle" : "", "family" : "Ward", "given" : "Philip J", "non-dropping-particle" : "", "parse-names" : false, "suffix" : "" }, { "dropping-particle" : "", "family" : "Renssen", "given" : "Hans", "non-dropping-particle" : "", "parse-names" : false, "suffix" : "" }, { "dropping-particle" : "", "family" : "Kageyama", "given" : "Masa", "non-dropping-particle" : "", "parse-names" : false, "suffix" : "" }, { "dropping-particle" : "", "family" : "Otto-Bliesner", "given" : "Bette", "non-dropping-particle" : "", "parse-names" : false, "suffix" : "" }, { "dropping-particle" : "", "family" : "Aerts", "given" : "Jeroen C J H", "non-dropping-particle" : "", "parse-names" : false, "suffix" : "" } ], "container-title" : "Science Advances", "id" : "ITEM-1", "issue" : "11", "issued" : { "date-parts" : [ [ "2019" ] ] }, "publisher" : "American Association for the Advancement of Science", "title" : "Agreement between reconstructed and modeled boreal precipitation of the Last Interglacial", "translator" : [ { "dropping-particle" : "", "family" : "J6068", "given" : "", "non-dropping-particle" : "", "parse-names" : false, "suffix" : "" } ], "type" : "article-journal", "volume" : "5" }, "uris" : [ "http://www.mendeley.com/documents/?uuid=a009eb9f-cadf-4826-a36e-cf1e4078acbb" ] } ], "mendeley" : { "formattedCitation" : "(Scussolini et al., 2019)", "plainTextFormattedCitation" : "(Scussolini et al., 2019)", "previouslyFormattedCitation" : "(Scussolini et al., 2019)" }, "properties" : { "noteIndex" : 0 }, "schema" : "https://github.com/citation-style-language/schema/raw/master/csl-citation.json" }</w:instrText>
      </w:r>
      <w:r>
        <w:fldChar w:fldCharType="separate"/>
      </w:r>
      <w:r w:rsidR="00393F8C">
        <w:rPr>
          <w:noProof/>
          <w:lang w:val="en-US"/>
        </w:rPr>
        <w:t>(Scussolini et al., 2019)</w:t>
      </w:r>
      <w:r>
        <w:fldChar w:fldCharType="end"/>
      </w:r>
      <w:r w:rsidRPr="00E457C1">
        <w:rPr>
          <w:lang w:val="en-US"/>
        </w:rPr>
        <w:t>.</w:t>
      </w:r>
      <w:r w:rsidRPr="00E457C1">
        <w:rPr>
          <w:noProof/>
          <w:lang w:val="en-US"/>
        </w:rPr>
        <w:t xml:space="preserve"> </w:t>
      </w:r>
    </w:p>
    <w:p w14:paraId="4774D3AE" w14:textId="77777777" w:rsidR="009F594A" w:rsidRPr="00E457C1" w:rsidRDefault="009F594A" w:rsidP="009F594A">
      <w:pPr>
        <w:pStyle w:val="AR6BodyText"/>
        <w:jc w:val="both"/>
        <w:rPr>
          <w:noProof/>
          <w:lang w:val="en-US"/>
        </w:rPr>
      </w:pPr>
    </w:p>
    <w:p w14:paraId="67E98C8E" w14:textId="6165F0E1" w:rsidR="009F594A" w:rsidRPr="00E457C1" w:rsidRDefault="009F594A" w:rsidP="009F594A">
      <w:pPr>
        <w:pStyle w:val="AR6BodyText"/>
        <w:jc w:val="both"/>
        <w:rPr>
          <w:noProof/>
          <w:lang w:val="en-US"/>
        </w:rPr>
      </w:pPr>
      <w:bookmarkStart w:id="1053" w:name="_Hlk66448389"/>
      <w:r w:rsidRPr="00E457C1">
        <w:rPr>
          <w:noProof/>
          <w:lang w:val="en-US"/>
        </w:rPr>
        <w:t xml:space="preserve">In summary, there is </w:t>
      </w:r>
      <w:r w:rsidRPr="00E457C1">
        <w:rPr>
          <w:i/>
          <w:noProof/>
          <w:lang w:val="en-US"/>
        </w:rPr>
        <w:t>medium confidence</w:t>
      </w:r>
      <w:r w:rsidRPr="00E457C1">
        <w:rPr>
          <w:noProof/>
          <w:lang w:val="en-US"/>
        </w:rPr>
        <w:t xml:space="preserve"> that CMIP5 and CMIP6 models </w:t>
      </w:r>
      <w:r w:rsidR="002B1A89" w:rsidRPr="00E457C1">
        <w:rPr>
          <w:noProof/>
          <w:lang w:val="en-US"/>
        </w:rPr>
        <w:t>can reproduce</w:t>
      </w:r>
      <w:r w:rsidRPr="00E457C1">
        <w:rPr>
          <w:noProof/>
          <w:lang w:val="en-US"/>
        </w:rPr>
        <w:t xml:space="preserve"> broad aspects of precipitation changes during paleo reference periods, but large discrepancies remain. </w:t>
      </w:r>
      <w:r w:rsidR="00F95023" w:rsidRPr="00E457C1">
        <w:rPr>
          <w:noProof/>
          <w:lang w:val="en-US"/>
        </w:rPr>
        <w:t xml:space="preserve">Further </w:t>
      </w:r>
      <w:r w:rsidRPr="00E457C1">
        <w:rPr>
          <w:noProof/>
          <w:lang w:val="en-US"/>
        </w:rPr>
        <w:t xml:space="preserve">assessment of model performance and comparison between CMIP5 and CMIP6 during past climates </w:t>
      </w:r>
      <w:r w:rsidR="00E651A4" w:rsidRPr="00E457C1">
        <w:rPr>
          <w:noProof/>
          <w:lang w:val="en-US"/>
        </w:rPr>
        <w:t>can be found</w:t>
      </w:r>
      <w:r w:rsidRPr="00E457C1">
        <w:rPr>
          <w:noProof/>
          <w:lang w:val="en-US"/>
        </w:rPr>
        <w:t xml:space="preserve"> in</w:t>
      </w:r>
      <w:r w:rsidR="002D3D9E" w:rsidRPr="00E457C1">
        <w:rPr>
          <w:noProof/>
          <w:lang w:val="en-US"/>
        </w:rPr>
        <w:t xml:space="preserve"> </w:t>
      </w:r>
      <w:r w:rsidR="00AB0A4A" w:rsidRPr="00E457C1">
        <w:rPr>
          <w:noProof/>
          <w:lang w:val="en-US"/>
        </w:rPr>
        <w:t>S</w:t>
      </w:r>
      <w:r w:rsidRPr="00E457C1">
        <w:rPr>
          <w:noProof/>
          <w:lang w:val="en-US"/>
        </w:rPr>
        <w:t>ection 3.8.</w:t>
      </w:r>
      <w:r w:rsidR="00AC0645" w:rsidRPr="00E457C1">
        <w:rPr>
          <w:noProof/>
          <w:lang w:val="en-US"/>
        </w:rPr>
        <w:t>2.1</w:t>
      </w:r>
      <w:bookmarkEnd w:id="1053"/>
      <w:r w:rsidRPr="00E457C1">
        <w:rPr>
          <w:noProof/>
          <w:lang w:val="en-US"/>
        </w:rPr>
        <w:t xml:space="preserve">. </w:t>
      </w:r>
    </w:p>
    <w:p w14:paraId="05C21555" w14:textId="77777777" w:rsidR="009F594A" w:rsidRPr="00E457C1" w:rsidRDefault="009F594A" w:rsidP="009F594A">
      <w:pPr>
        <w:pStyle w:val="AR6BodyText"/>
        <w:jc w:val="both"/>
        <w:rPr>
          <w:noProof/>
          <w:lang w:val="en-US"/>
        </w:rPr>
      </w:pPr>
    </w:p>
    <w:p w14:paraId="01B90705" w14:textId="77777777" w:rsidR="009F594A" w:rsidRPr="00E457C1" w:rsidRDefault="009F594A" w:rsidP="009F594A">
      <w:pPr>
        <w:pStyle w:val="AR6BodyText"/>
        <w:jc w:val="both"/>
        <w:rPr>
          <w:noProof/>
          <w:lang w:val="en-US"/>
        </w:rPr>
      </w:pPr>
    </w:p>
    <w:p w14:paraId="324EF394" w14:textId="394B84F6" w:rsidR="009F594A" w:rsidRDefault="009F594A" w:rsidP="009F594A">
      <w:pPr>
        <w:pStyle w:val="AR6BodyText"/>
        <w:rPr>
          <w:b/>
          <w:noProof/>
        </w:rPr>
      </w:pPr>
      <w:r>
        <w:rPr>
          <w:b/>
          <w:noProof/>
        </w:rPr>
        <w:t>[</w:t>
      </w:r>
      <w:r w:rsidRPr="0004069C">
        <w:rPr>
          <w:b/>
          <w:noProof/>
        </w:rPr>
        <w:t xml:space="preserve">START </w:t>
      </w:r>
      <w:r w:rsidRPr="0004069C">
        <w:rPr>
          <w:rStyle w:val="AR6Chap3FigureCar"/>
          <w:b/>
          <w:noProof/>
          <w:sz w:val="22"/>
          <w:lang w:val="en-GB"/>
        </w:rPr>
        <w:t>FIGURE 3.1</w:t>
      </w:r>
      <w:r w:rsidR="00CA2F83">
        <w:rPr>
          <w:rStyle w:val="AR6Chap3FigureCar"/>
          <w:b/>
          <w:noProof/>
          <w:sz w:val="22"/>
          <w:lang w:val="en-GB"/>
        </w:rPr>
        <w:t>1</w:t>
      </w:r>
      <w:r w:rsidRPr="0004069C">
        <w:rPr>
          <w:b/>
          <w:noProof/>
        </w:rPr>
        <w:t xml:space="preserve"> HERE]</w:t>
      </w:r>
    </w:p>
    <w:p w14:paraId="19E3476B" w14:textId="77777777" w:rsidR="009F594A" w:rsidRDefault="009F594A" w:rsidP="009F594A">
      <w:pPr>
        <w:pStyle w:val="AR6BodyText"/>
        <w:jc w:val="both"/>
        <w:rPr>
          <w:noProof/>
        </w:rPr>
      </w:pPr>
    </w:p>
    <w:p w14:paraId="4AF51E8E" w14:textId="77777777" w:rsidR="00BE2759" w:rsidRPr="00BE2759" w:rsidRDefault="00BE2759" w:rsidP="00BE2759">
      <w:pPr>
        <w:numPr>
          <w:ilvl w:val="0"/>
          <w:numId w:val="2"/>
        </w:numPr>
        <w:ind w:left="1134" w:hanging="1134"/>
        <w:rPr>
          <w:sz w:val="20"/>
          <w:lang w:val="en-US"/>
        </w:rPr>
      </w:pPr>
      <w:bookmarkStart w:id="1054" w:name="_Hlk57040706"/>
      <w:r w:rsidRPr="00BE2759">
        <w:rPr>
          <w:b/>
          <w:sz w:val="20"/>
          <w:lang w:val="en-US" w:eastAsia="en-US"/>
        </w:rPr>
        <w:t xml:space="preserve">Comparison between simulated annual precipitation changes and pollen-based reconstructions at the </w:t>
      </w:r>
      <w:ins w:id="1055" w:author="Sara M Tuson" w:date="2021-06-30T12:44:00Z">
        <w:r w:rsidRPr="00BE2759">
          <w:rPr>
            <w:b/>
            <w:sz w:val="20"/>
            <w:lang w:val="en-US" w:eastAsia="en-US"/>
          </w:rPr>
          <w:t>m</w:t>
        </w:r>
      </w:ins>
      <w:del w:id="1056" w:author="Sara M Tuson" w:date="2021-06-30T12:44:00Z">
        <w:r w:rsidRPr="00BE2759" w:rsidDel="00A84F35">
          <w:rPr>
            <w:b/>
            <w:sz w:val="20"/>
            <w:lang w:val="en-US" w:eastAsia="en-US"/>
          </w:rPr>
          <w:delText>M</w:delText>
        </w:r>
      </w:del>
      <w:r w:rsidRPr="00BE2759">
        <w:rPr>
          <w:b/>
          <w:sz w:val="20"/>
          <w:lang w:val="en-US" w:eastAsia="en-US"/>
        </w:rPr>
        <w:t>id-Holocene (6</w:t>
      </w:r>
      <w:del w:id="1057" w:author="Sara M Tuson" w:date="2021-06-29T15:35:00Z">
        <w:r w:rsidRPr="00BE2759" w:rsidDel="009155F3">
          <w:rPr>
            <w:b/>
            <w:sz w:val="20"/>
            <w:lang w:val="en-US" w:eastAsia="en-US"/>
          </w:rPr>
          <w:delText>,</w:delText>
        </w:r>
      </w:del>
      <w:r w:rsidRPr="00BE2759">
        <w:rPr>
          <w:b/>
          <w:sz w:val="20"/>
          <w:lang w:val="en-US" w:eastAsia="en-US"/>
        </w:rPr>
        <w:t xml:space="preserve">000 </w:t>
      </w:r>
      <w:del w:id="1058" w:author="Sara M Tuson" w:date="2021-06-30T21:36:00Z">
        <w:r w:rsidRPr="00BE2759" w:rsidDel="00343715">
          <w:rPr>
            <w:b/>
            <w:sz w:val="20"/>
            <w:lang w:val="en-US" w:eastAsia="en-US"/>
          </w:rPr>
          <w:delText>years ago</w:delText>
        </w:r>
      </w:del>
      <w:ins w:id="1059" w:author="Sara M Tuson" w:date="2021-06-30T21:36:00Z">
        <w:r w:rsidRPr="00BE2759">
          <w:rPr>
            <w:b/>
            <w:sz w:val="20"/>
            <w:lang w:val="en-US" w:eastAsia="en-US"/>
          </w:rPr>
          <w:t>ka</w:t>
        </w:r>
      </w:ins>
      <w:r w:rsidRPr="00BE2759">
        <w:rPr>
          <w:b/>
          <w:sz w:val="20"/>
          <w:lang w:val="en-US" w:eastAsia="en-US"/>
        </w:rPr>
        <w:t>).</w:t>
      </w:r>
      <w:r w:rsidRPr="00BE2759">
        <w:rPr>
          <w:sz w:val="20"/>
          <w:lang w:val="en-US" w:eastAsia="en-US"/>
        </w:rPr>
        <w:t xml:space="preserve"> The area-averaged changes over five regions </w:t>
      </w:r>
      <w:r w:rsidRPr="00BE2759">
        <w:rPr>
          <w:sz w:val="20"/>
          <w:lang w:val="en-US"/>
        </w:rPr>
        <w:fldChar w:fldCharType="begin" w:fldLock="1"/>
      </w:r>
      <w:r w:rsidRPr="00BE2759">
        <w:rPr>
          <w:sz w:val="20"/>
          <w:lang w:val="en-US"/>
        </w:rPr>
        <w:instrText>ADDIN CSL_CITATION { "citationItems" : [ { "id" : "ITEM-1", "itemData" : { "DOI" : "10.5194/essd-12-2959-2020", "ISSN" : "1866-3516", "author" : [ { "dropping-particle" : "", "family" : "Iturbide", "given" : "Maialen", "non-dropping-particle" : "", "parse-names" : false, "suffix" : "" }, { "dropping-particle" : "", "family" : "Guti\u00e9rrez", "given" : "Jos\u00e9 Manuel", "non-dropping-particle" : "", "parse-names" : false, "suffix" : "" }, { "dropping-particle" : "", "family" : "Alves", "given" : "Lincoln Muniz", "non-dropping-particle" : "", "parse-names" : false, "suffix" : "" }, { "dropping-particle" : "", "family" : "Bedia", "given" : "Joaqu\u00edn", "non-dropping-particle" : "", "parse-names" : false, "suffix" : "" }, { "dropping-particle" : "", "family" : "Cerezo-Mota", "given" : "Ruth", "non-dropping-particle" : "", "parse-names" : false, "suffix" : "" }, { "dropping-particle" : "", "family" : "Cimadevilla", "given" : "Ezequiel", "non-dropping-particle" : "", "parse-names" : false, "suffix" : "" }, { "dropping-particle" : "", "family" : "Cofi\u00f1o", "given" : "Antonio S.", "non-dropping-particle" : "", "parse-names" : false, "suffix" : "" }, { "dropping-particle" : "", "family" : "Luca", "given" : "Alejandro", "non-dropping-particle" : "Di", "parse-names" : false, "suffix" : "" }, { "dropping-particle" : "", "family" : "Faria", "given" : "Sergio Henrique", "non-dropping-particle" : "", "parse-names" : false, "suffix" : "" }, { "dropping-particle" : "V.", "family" : "Gorodetskaya", "given" : "Irina", "non-dropping-particle" : "", "parse-names" : false, "suffix" : "" }, { "dropping-particle" : "", "family" : "Hauser", "given" : "Mathias", "non-dropping-particle" : "", "parse-names" : false, "suffix" : "" }, { "dropping-particle" : "", "family" : "Herrera", "given" : "Sixto", "non-dropping-particle" : "", "parse-names" : false, "suffix" : "" }, { "dropping-particle" : "", "family" : "Hennessy", "given" : "Kevin", "non-dropping-particle" : "", "parse-names" : false, "suffix" : "" }, { "dropping-particle" : "", "family" : "Hewitt", "given" : "Helene T.", "non-dropping-particle" : "", "parse-names" : false, "suffix" : "" }, { "dropping-particle" : "", "family" : "Jones", "given" : "Richard G.", "non-dropping-particle" : "", "parse-names" : false, "suffix" : "" }, { "dropping-particle" : "", "family" : "Krakovska", "given" : "Svitlana", "non-dropping-particle" : "", "parse-names" : false, "suffix" : "" }, { "dropping-particle" : "", "family" : "Manzanas", "given" : "Rodrigo", "non-dropping-particle" : "", "parse-names" : false, "suffix" : "" }, { "dropping-particle" : "", "family" : "Mart\u00ednez-Castro", "given" : "Daniel", "non-dropping-particle" : "", "parse-names" : false, "suffix" : "" }, { "dropping-particle" : "", "family" : "Narisma", "given" : "Gemma Teressa", "non-dropping-particle" : "", "parse-names" : false, "suffix" : "" }, { "dropping-particle" : "", "family" : "Nurhati", "given" : "Intan S.", "non-dropping-particle" : "", "parse-names" : false, "suffix" : "" }, { "dropping-particle" : "", "family" : "Pinto", "given" : "Izidine", "non-dropping-particle" : "", "parse-names" : false, "suffix" : "" }, { "dropping-particle" : "", "family" : "Seneviratne", "given" : "Sonia I.", "non-dropping-particle" : "", "parse-names" : false, "suffix" : "" }, { "dropping-particle" : "", "family" : "Hurk", "given" : "Bart", "non-dropping-particle" : "van den", "parse-names" : false, "suffix" : "" }, { "dropping-particle" : "", "family" : "Vera", "given" : "Carolina S.", "non-dropping-particle" : "", "parse-names" : false, "suffix" : "" } ], "container-title" : "Earth System Science Data", "id" : "ITEM-1", "issue" : "4", "issued" : { "date-parts" : [ [ "2020", "11", "18" ] ] }, "page" : "2959-2970", "title" : "An update of IPCC climate reference regions for subcontinental analysis of climate model data: definition and aggregated datasets", "translator" : [ { "dropping-particle" : "", "family" : "J3368", "given" : "", "non-dropping-particle" : "", "parse-names" : false, "suffix" : "" } ], "type" : "article-journal", "volume" : "12" }, "uris" : [ "http://www.mendeley.com/documents/?uuid=29deef2b-ebdd-4cf4-b169-e2d460172da0" ] } ], "mendeley" : { "formattedCitation" : "(Iturbide et al., 2020)", "plainTextFormattedCitation" : "(Iturbide et al., 2020)", "previouslyFormattedCitation" : "(Iturbide et al., 2020)" }, "properties" : { "noteIndex" : 0 }, "schema" : "https://github.com/citation-style-language/schema/raw/master/csl-citation.json" }</w:instrText>
      </w:r>
      <w:r w:rsidRPr="00BE2759">
        <w:rPr>
          <w:sz w:val="20"/>
          <w:lang w:val="en-US"/>
        </w:rPr>
        <w:fldChar w:fldCharType="separate"/>
      </w:r>
      <w:r w:rsidRPr="00BE2759">
        <w:rPr>
          <w:noProof/>
          <w:sz w:val="20"/>
          <w:lang w:val="en-US"/>
        </w:rPr>
        <w:t>(Iturbide et al., 2020)</w:t>
      </w:r>
      <w:r w:rsidRPr="00BE2759">
        <w:rPr>
          <w:sz w:val="20"/>
          <w:lang w:val="en-US"/>
        </w:rPr>
        <w:fldChar w:fldCharType="end"/>
      </w:r>
      <w:r w:rsidRPr="00BE2759">
        <w:rPr>
          <w:sz w:val="20"/>
          <w:lang w:val="en-US" w:eastAsia="en-US"/>
        </w:rPr>
        <w:t xml:space="preserve"> as simulated by CMIP6 models (individually identifiable</w:t>
      </w:r>
      <w:r w:rsidRPr="00BE2759">
        <w:rPr>
          <w:bCs/>
          <w:sz w:val="20"/>
          <w:lang w:val="en-US" w:eastAsia="en-US"/>
        </w:rPr>
        <w:t>, one ensemble member per model</w:t>
      </w:r>
      <w:r w:rsidRPr="00BE2759">
        <w:rPr>
          <w:sz w:val="20"/>
          <w:lang w:val="en-US" w:eastAsia="en-US"/>
        </w:rPr>
        <w:t>) and CMIP5 models (blue) are shown, stretching from the tropics to high-latitudes. All regions contain multiple quantitative reconstructions</w:t>
      </w:r>
      <w:ins w:id="1060" w:author="Sara M Tuson" w:date="2021-06-30T12:52:00Z">
        <w:r w:rsidRPr="00BE2759">
          <w:rPr>
            <w:bCs/>
            <w:sz w:val="20"/>
            <w:lang w:val="en-US" w:eastAsia="en-US"/>
          </w:rPr>
          <w:t>;</w:t>
        </w:r>
      </w:ins>
      <w:del w:id="1061" w:author="Sara M Tuson" w:date="2021-06-30T12:52:00Z">
        <w:r w:rsidRPr="00BE2759" w:rsidDel="00636C24">
          <w:rPr>
            <w:bCs/>
            <w:sz w:val="20"/>
            <w:lang w:val="en-US" w:eastAsia="en-US"/>
          </w:rPr>
          <w:delText>:</w:delText>
        </w:r>
      </w:del>
      <w:r w:rsidRPr="00BE2759">
        <w:rPr>
          <w:bCs/>
          <w:sz w:val="20"/>
          <w:lang w:val="en-US" w:eastAsia="en-US"/>
        </w:rPr>
        <w:t xml:space="preserve"> their interquartile range are shown by boxes and with whiskers for their full range excluding outliers.</w:t>
      </w:r>
      <w:r w:rsidRPr="00BE2759">
        <w:rPr>
          <w:sz w:val="20"/>
          <w:lang w:val="en-US" w:eastAsia="en-US"/>
        </w:rPr>
        <w:t xml:space="preserve"> Figure is adapted from </w:t>
      </w:r>
      <w:r w:rsidRPr="00BE2759">
        <w:rPr>
          <w:sz w:val="20"/>
          <w:lang w:val="en-US"/>
        </w:rPr>
        <w:fldChar w:fldCharType="begin" w:fldLock="1"/>
      </w:r>
      <w:r w:rsidRPr="00BE2759">
        <w:rPr>
          <w:sz w:val="20"/>
          <w:lang w:val="en-US"/>
        </w:rPr>
        <w:instrText>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"(Brierley et al., 2020)", "manualFormatting" : "Brierley et al. (2020)", "plainTextFormattedCitation" : "(Brierley et al., 2020)", "previouslyFormattedCitation" : "(Brierley et al., 2020)" }, "properties" : { "noteIndex" : 0 }, "schema" : "https://github.com/citation-style-language/schema/raw/master/csl-citation.json" }</w:instrText>
      </w:r>
      <w:r w:rsidRPr="00BE2759">
        <w:rPr>
          <w:sz w:val="20"/>
          <w:lang w:val="en-US"/>
        </w:rPr>
        <w:fldChar w:fldCharType="separate"/>
      </w:r>
      <w:r w:rsidRPr="00BE2759">
        <w:rPr>
          <w:noProof/>
          <w:sz w:val="20"/>
          <w:lang w:val="en-US"/>
        </w:rPr>
        <w:t>Brierley et al. (2020)</w:t>
      </w:r>
      <w:r w:rsidRPr="00BE2759">
        <w:rPr>
          <w:sz w:val="20"/>
          <w:lang w:val="en-US"/>
        </w:rPr>
        <w:fldChar w:fldCharType="end"/>
      </w:r>
      <w:r w:rsidRPr="00BE2759">
        <w:rPr>
          <w:sz w:val="20"/>
          <w:lang w:val="en-US" w:eastAsia="en-US"/>
        </w:rPr>
        <w:t xml:space="preserve">. </w:t>
      </w:r>
      <w:r w:rsidRPr="00BE2759">
        <w:rPr>
          <w:rFonts w:cs="Times New Roman"/>
          <w:sz w:val="20"/>
          <w:szCs w:val="20"/>
          <w:lang w:val="en-US"/>
        </w:rPr>
        <w:t>Further details on data sources and processing are available in the chapter data table (Table 3.SM.1).</w:t>
      </w:r>
    </w:p>
    <w:bookmarkEnd w:id="1054"/>
    <w:p w14:paraId="0EA3877D" w14:textId="77777777" w:rsidR="00506B28" w:rsidRPr="00506B28" w:rsidRDefault="00506B28" w:rsidP="00506B28">
      <w:pPr>
        <w:pStyle w:val="AR6BodyText"/>
        <w:rPr>
          <w:lang w:val="en-US"/>
        </w:rPr>
      </w:pPr>
    </w:p>
    <w:p w14:paraId="7C9AC598" w14:textId="58CD9178" w:rsidR="009F594A" w:rsidRDefault="009F594A" w:rsidP="009F594A">
      <w:pPr>
        <w:pStyle w:val="AR6BodyText"/>
        <w:rPr>
          <w:b/>
          <w:noProof/>
        </w:rPr>
      </w:pPr>
      <w:r>
        <w:rPr>
          <w:b/>
          <w:noProof/>
        </w:rPr>
        <w:t>[</w:t>
      </w:r>
      <w:r w:rsidRPr="0004069C">
        <w:rPr>
          <w:b/>
          <w:noProof/>
        </w:rPr>
        <w:t xml:space="preserve">END </w:t>
      </w:r>
      <w:r w:rsidRPr="0004069C">
        <w:rPr>
          <w:rStyle w:val="AR6Chap3FigureCar"/>
          <w:b/>
          <w:noProof/>
          <w:sz w:val="22"/>
          <w:lang w:val="en-GB"/>
        </w:rPr>
        <w:t>FIGURE 3.1</w:t>
      </w:r>
      <w:r w:rsidR="00CA2F83">
        <w:rPr>
          <w:rStyle w:val="AR6Chap3FigureCar"/>
          <w:b/>
          <w:noProof/>
          <w:sz w:val="22"/>
          <w:lang w:val="en-GB"/>
        </w:rPr>
        <w:t>1</w:t>
      </w:r>
      <w:r w:rsidRPr="0004069C">
        <w:rPr>
          <w:b/>
          <w:noProof/>
        </w:rPr>
        <w:t xml:space="preserve"> HERE</w:t>
      </w:r>
      <w:r>
        <w:rPr>
          <w:b/>
          <w:noProof/>
        </w:rPr>
        <w:t>]</w:t>
      </w:r>
    </w:p>
    <w:p w14:paraId="589B4311" w14:textId="77777777" w:rsidR="009F594A" w:rsidRDefault="009F594A" w:rsidP="009F594A">
      <w:pPr>
        <w:pStyle w:val="AR6BodyText"/>
        <w:jc w:val="both"/>
        <w:rPr>
          <w:noProof/>
        </w:rPr>
      </w:pPr>
    </w:p>
    <w:p w14:paraId="5768BDEA" w14:textId="77777777" w:rsidR="009F594A" w:rsidRDefault="009F594A" w:rsidP="009F594A">
      <w:pPr>
        <w:pStyle w:val="AR6BodyText"/>
        <w:rPr>
          <w:noProof/>
        </w:rPr>
      </w:pPr>
    </w:p>
    <w:p w14:paraId="684A9292" w14:textId="1CD70FF4" w:rsidR="009F594A" w:rsidRDefault="009F594A" w:rsidP="00685DE7">
      <w:pPr>
        <w:pStyle w:val="AR6Chap3Level33111"/>
        <w:numPr>
          <w:ilvl w:val="3"/>
          <w:numId w:val="11"/>
        </w:numPr>
        <w:tabs>
          <w:tab w:val="left" w:pos="708"/>
        </w:tabs>
      </w:pPr>
      <w:bookmarkStart w:id="1062" w:name="_Toc6385715"/>
      <w:bookmarkStart w:id="1063" w:name="_Toc70639137"/>
      <w:r>
        <w:t>Atmospheric Water Vapour</w:t>
      </w:r>
      <w:bookmarkEnd w:id="1062"/>
      <w:bookmarkEnd w:id="1063"/>
    </w:p>
    <w:p w14:paraId="0FE5DFB5" w14:textId="77777777" w:rsidR="009F594A" w:rsidRDefault="009F594A" w:rsidP="009F594A">
      <w:pPr>
        <w:pStyle w:val="AR6BodyText"/>
        <w:jc w:val="both"/>
        <w:rPr>
          <w:rFonts w:cs="Times New Roman"/>
          <w:noProof/>
          <w:lang w:eastAsia="en-US"/>
        </w:rPr>
      </w:pPr>
    </w:p>
    <w:p w14:paraId="00C3CF1E" w14:textId="36CFED5E" w:rsidR="009F594A" w:rsidRPr="00E457C1" w:rsidRDefault="009F594A" w:rsidP="009F594A">
      <w:pPr>
        <w:pStyle w:val="AR6BodyText"/>
        <w:rPr>
          <w:noProof/>
          <w:lang w:val="en-US"/>
        </w:rPr>
      </w:pPr>
      <w:r w:rsidRPr="00E457C1">
        <w:rPr>
          <w:noProof/>
          <w:lang w:val="en-US"/>
        </w:rPr>
        <w:t xml:space="preserve">The AR5 concluded that an anthropogenic contribution to increases in specific humidity is found with </w:t>
      </w:r>
      <w:r w:rsidRPr="00E457C1">
        <w:rPr>
          <w:i/>
          <w:noProof/>
          <w:lang w:val="en-US"/>
        </w:rPr>
        <w:t xml:space="preserve">medium confidence </w:t>
      </w:r>
      <w:r w:rsidRPr="00E457C1">
        <w:rPr>
          <w:noProof/>
          <w:lang w:val="en-US"/>
        </w:rPr>
        <w:t xml:space="preserve">at and near the surface. A levelling off of atmospheric water vapour over land in the last two decades that needed better understanding, and remaining observational uncertainties, precluded a more confident assessment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bookmarkStart w:id="1064" w:name="__Fieldmark__2730_3108272068"/>
      <w:bookmarkStart w:id="1065" w:name="__Fieldmark__613_3108272068"/>
      <w:bookmarkStart w:id="1066" w:name="__Fieldmark__869_1235855241"/>
      <w:bookmarkStart w:id="1067" w:name="__Fieldmark__465_3301356539"/>
      <w:bookmarkStart w:id="1068" w:name="__Fieldmark__334_1600555371"/>
      <w:bookmarkStart w:id="1069" w:name="__Fieldmark__784_2442417406"/>
      <w:bookmarkStart w:id="1070" w:name="__Fieldmark__559_1353682724"/>
      <w:bookmarkStart w:id="1071" w:name="__Fieldmark__578_1538524557"/>
      <w:r w:rsidR="00393F8C">
        <w:rPr>
          <w:noProof/>
          <w:lang w:val="en-US"/>
        </w:rPr>
        <w:t>(Bindoff et al., 2013)</w:t>
      </w:r>
      <w:r>
        <w:fldChar w:fldCharType="end"/>
      </w:r>
      <w:bookmarkEnd w:id="1064"/>
      <w:bookmarkEnd w:id="1065"/>
      <w:bookmarkEnd w:id="1066"/>
      <w:bookmarkEnd w:id="1067"/>
      <w:bookmarkEnd w:id="1068"/>
      <w:bookmarkEnd w:id="1069"/>
      <w:bookmarkEnd w:id="1070"/>
      <w:bookmarkEnd w:id="1071"/>
      <w:r w:rsidRPr="00E457C1">
        <w:rPr>
          <w:noProof/>
          <w:lang w:val="en-US"/>
        </w:rPr>
        <w:t>. Sections 4.</w:t>
      </w:r>
      <w:r w:rsidR="005C430B" w:rsidRPr="00E457C1">
        <w:rPr>
          <w:noProof/>
          <w:lang w:val="en-US"/>
        </w:rPr>
        <w:t>5.1.3</w:t>
      </w:r>
      <w:r w:rsidRPr="00E457C1">
        <w:rPr>
          <w:noProof/>
          <w:lang w:val="en-US"/>
        </w:rPr>
        <w:t xml:space="preserve"> and 8.3.1.4 show that there have been significant advances in the understanding of the processes controlling land surface humidity. In particular, there has been a focus on the role of oceanic moisture transport and land-atmosphere feedbacks in explaining the observed trends in relative humidity.</w:t>
      </w:r>
    </w:p>
    <w:p w14:paraId="72ED5363" w14:textId="77777777" w:rsidR="009F594A" w:rsidRPr="00E457C1" w:rsidRDefault="009F594A" w:rsidP="009F594A">
      <w:pPr>
        <w:pStyle w:val="AR6BodyText"/>
        <w:rPr>
          <w:noProof/>
          <w:lang w:val="en-US"/>
        </w:rPr>
      </w:pPr>
    </w:p>
    <w:p w14:paraId="15A50497" w14:textId="1D0037CC" w:rsidR="009F594A" w:rsidRPr="00E457C1" w:rsidRDefault="009F594A" w:rsidP="009F594A">
      <w:pPr>
        <w:pStyle w:val="AR6BodyText"/>
        <w:rPr>
          <w:noProof/>
          <w:lang w:val="en-US"/>
        </w:rPr>
      </w:pPr>
      <w:r w:rsidRPr="00E457C1">
        <w:rPr>
          <w:noProof/>
          <w:lang w:val="en-US"/>
        </w:rPr>
        <w:t>Water vapo</w:t>
      </w:r>
      <w:r w:rsidR="00B70384" w:rsidRPr="00E457C1">
        <w:rPr>
          <w:noProof/>
          <w:lang w:val="en-US"/>
        </w:rPr>
        <w:t>u</w:t>
      </w:r>
      <w:r w:rsidRPr="00E457C1">
        <w:rPr>
          <w:noProof/>
          <w:lang w:val="en-US"/>
        </w:rPr>
        <w:t>r is the most important natural greenhouse gas and its amount is expected to increase in a global warming context leading to further warming. Particularly important are changes in the upper troposphere because there water vapo</w:t>
      </w:r>
      <w:r w:rsidR="00B25334" w:rsidRPr="00E457C1">
        <w:rPr>
          <w:noProof/>
          <w:lang w:val="en-US"/>
        </w:rPr>
        <w:t>u</w:t>
      </w:r>
      <w:r w:rsidRPr="00E457C1">
        <w:rPr>
          <w:noProof/>
          <w:lang w:val="en-US"/>
        </w:rPr>
        <w:t>r regulates the strength of the water-vapo</w:t>
      </w:r>
      <w:r w:rsidR="00B25334" w:rsidRPr="00E457C1">
        <w:rPr>
          <w:noProof/>
          <w:lang w:val="en-US"/>
        </w:rPr>
        <w:t>u</w:t>
      </w:r>
      <w:r w:rsidRPr="00E457C1">
        <w:rPr>
          <w:noProof/>
          <w:lang w:val="en-US"/>
        </w:rPr>
        <w:t>r feedback (</w:t>
      </w:r>
      <w:r w:rsidR="00AB0A4A" w:rsidRPr="00E457C1">
        <w:rPr>
          <w:noProof/>
          <w:lang w:val="en-US"/>
        </w:rPr>
        <w:t>S</w:t>
      </w:r>
      <w:r w:rsidR="0064760C" w:rsidRPr="00E457C1">
        <w:rPr>
          <w:noProof/>
          <w:lang w:val="en-US"/>
        </w:rPr>
        <w:t>ection 7</w:t>
      </w:r>
      <w:r w:rsidR="009664E1" w:rsidRPr="00E457C1">
        <w:rPr>
          <w:noProof/>
          <w:lang w:val="en-US"/>
        </w:rPr>
        <w:t>.4.2</w:t>
      </w:r>
      <w:r w:rsidR="0064760C" w:rsidRPr="00E457C1">
        <w:rPr>
          <w:noProof/>
          <w:lang w:val="en-US"/>
        </w:rPr>
        <w:t>.2</w:t>
      </w:r>
      <w:r w:rsidRPr="00E457C1">
        <w:rPr>
          <w:noProof/>
          <w:lang w:val="en-US"/>
        </w:rPr>
        <w:t xml:space="preserve">). CMIP5 models have been shown to have a wet bias in the tropical upper troposphere and a </w:t>
      </w:r>
      <w:r w:rsidR="005C430B" w:rsidRPr="00E457C1">
        <w:rPr>
          <w:noProof/>
          <w:lang w:val="en-US"/>
        </w:rPr>
        <w:t xml:space="preserve">dry bias in the </w:t>
      </w:r>
      <w:r w:rsidRPr="00E457C1">
        <w:rPr>
          <w:noProof/>
          <w:lang w:val="en-US"/>
        </w:rPr>
        <w:t xml:space="preserve">lower troposphere, with the former bias and model spread being larger than the latter </w:t>
      </w:r>
      <w:r>
        <w:rPr>
          <w:noProof/>
        </w:rPr>
        <w:fldChar w:fldCharType="begin" w:fldLock="1"/>
      </w:r>
      <w:r w:rsidR="00D33CB6">
        <w:rPr>
          <w:noProof/>
          <w:lang w:val="en-US"/>
        </w:rPr>
        <w:instrText>ADDIN CSL_CITATION { "citationItems" : [ { "id" : "ITEM-1", "itemData" : { "DOI" : "10.1029/2011JD017237", "ISSN" : "01480227", "author" : [ { "dropping-particle" : "", "family" : "Jiang", "given" : "Jonathan H.", "non-dropping-particle" : "", "parse-names" : false, "suffix" : "" }, { "dropping-particle" : "", "family" : "Su", "given" : "Hui", "non-dropping-particle" : "", "parse-names" : false, "suffix" : "" }, { "dropping-particle" : "", "family" : "Zhai", "given" : "Chengxing", "non-dropping-particle" : "", "parse-names" : false, "suffix" : "" }, { "dropping-particle" : "", "family" : "Perun", "given" : "Vincent S.", "non-dropping-particle" : "", "parse-names" : false, "suffix" : "" }, { "dropping-particle" : "", "family" : "Genio", "given" : "Anthony", "non-dropping-particle" : "Del", "parse-names" : false, "suffix" : "" }, { "dropping-particle" : "", "family" : "Nazarenko", "given" : "Larissa S.", "non-dropping-particle" : "", "parse-names" : false, "suffix" : "" }, { "dropping-particle" : "", "family" : "Donner", "given" : "Leo J.", "non-dropping-particle" : "", "parse-names" : false, "suffix" : "" }, { "dropping-particle" : "", "family" : "Horowitz", "given" : "Larry", "non-dropping-particle" : "", "parse-names" : false, "suffix" : "" }, { "dropping-particle" : "", "family" : "Seman", "given" : "Charles", "non-dropping-particle" : "", "parse-names" : false, "suffix" : "" }, { "dropping-particle" : "", "family" : "Cole", "given" : "Jason", "non-dropping-particle" : "", "parse-names" : false, "suffix" : "" }, { "dropping-particle" : "", "family" : "Gettelman", "given" : "Andrew", "non-dropping-particle" : "", "parse-names" : false, "suffix" : "" }, { "dropping-particle" : "", "family" : "Ringer", "given" : "Mark A.", "non-dropping-particle" : "", "parse-names" : false, "suffix" : "" }, { "dropping-particle" : "", "family" : "Rotstayn", "given" : "Leon", "non-dropping-particle" : "", "parse-names" : false, "suffix" : "" }, { "dropping-particle" : "", "family" : "Jeffrey", "given" : "Stephen", "non-dropping-particle" : "", "parse-names" : false, "suffix" : "" }, { "dropping-particle" : "", "family" : "Wu", "given" : "Tongwen", "non-dropping-particle" : "", "parse-names" : false, "suffix" : "" }, { "dropping-particle" : "", "family" : "Brient", "given" : "Florent", "non-dropping-particle" : "", "parse-names" : false, "suffix" : "" }, { "dropping-particle" : "", "family" : "Dufresne", "given" : "Jean-Louis", "non-dropping-particle" : "", "parse-names" : false, "suffix" : "" }, { "dropping-particle" : "", "family" : "Kawai", "given" : "Hideaki", "non-dropping-particle" : "", "parse-names" : false, "suffix" : "" }, { "dropping-particle" : "", "family" : "Koshiro", "given" : "Tsuyoshi", "non-dropping-particle" : "", "parse-names" : false, "suffix" : "" }, { "dropping-particle" : "", "family" : "Watanabe", "given" : "Masahiro", "non-dropping-particle" : "", "parse-names" : false, "suffix" : "" }, { "dropping-particle" : "", "family" : "L\u00c9cuyer", "given" : "Tristan S.", "non-dropping-particle" : "", "parse-names" : false, "suffix" : "" }, { "dropping-particle" : "", "family" : "Volodin", "given" : "Evgeny M.", "non-dropping-particle" : "", "parse-names" : false, "suffix" : "" }, { "dropping-particle" : "", "family" : "Iversen", "given" : "Trond", "non-dropping-particle" : "", "parse-names" : false, "suffix" : "" }, { "dropping-particle" : "", "family" : "Drange", "given" : "Helge", "non-dropping-particle" : "", "parse-names" : false, "suffix" : "" }, { "dropping-particle" : "", "family" : "Mesquita", "given" : "Michel D. S.", "non-dropping-particle" : "", "parse-names" : false, "suffix" : "" }, { "dropping-particle" : "", "family" : "Read", "given" : "William G.", "non-dropping-particle" : "", "parse-names" : false, "suffix" : "" }, { "dropping-particle" : "", "family" : "Waters", "given" : "Joe W.", "non-dropping-particle" : "", "parse-names" : false, "suffix" : "" }, { "dropping-particle" : "", "family" : "Tian", "given" : "Baijun", "non-dropping-particle" : "", "parse-names" : false, "suffix" : "" }, { "dropping-particle" : "", "family" : "Teixeira", "given" : "Joao", "non-dropping-particle" : "", "parse-names" : false, "suffix" : "" }, { "dropping-particle" : "", "family" : "Stephens", "given" : "Graeme L.", "non-dropping-particle" : "", "parse-names" : false, "suffix" : "" } ], "container-title" : "Journal of Geophysical Research: Atmospheres", "id" : "ITEM-1", "issue" : "D14", "issued" : { "date-parts" : [ [ "2012", "7", "27" ] ] }, "page" : "D14105", "title" : "Evaluation of cloud and water vapor simulations in CMIP5 climate models using NASA \u201cA-Train\u201d satellite observations", "translator" : [ { "dropping-particle" : "", "family" : "J6096", "given" : "", "non-dropping-particle" : "", "parse-names" : false, "suffix" : "" } ], "type" : "article-journal", "volume" : "117" }, "uris" : [ "http://www.mendeley.com/documents/?uuid=88a88a55-9bf1-4564-a4d2-23894edabdaf" ] }, { "id" : "ITEM-2", "itemData" : { "DOI" : "10.1029/2012JD018607", "ISSN" : "21698996", "abstract" : "This paper documents the climatological mean features of the Atmospheric Infrared Sounder (AIRS) monthly mean tropospheric air temperature (ta, K) and specific humidity (hus, kg/kg) products as part of the Obs4MIPs project and compares them to those from NASA's Modern Era Retrospective analysis for Research and Applications (MERRA) for validation and 16 models from the fifth phase of the Coupled Model Intercomparison Project (CMIP5) for CMIP5 model evaluation. MERRA is warmer than AIRS in the free troposphere but colder in the boundary layer with differences typically less than 1 K. MERRA is also drier (~10%) than AIRS in the tropical boundary layer but wetter (~30%) in the tropical free troposphere and the extratropical troposphere. In particular, the large MERRA-AIRS specific humidity differences are mainly located in the deep convective cloudy regions indicating that the low sampling of AIRS in the cloudy regions may be the main reason for these differences. In comparison to AIRS and MERRA, the sixteen CMIP5 models can generally reproduce the climatological features of tropospheric air temperature and specific humidity well, but several noticeable biases exist. The models have a tropospheric cold bias (around 2 K), especially in the extratropical upper troposphere, and a double-ITCZ problem in the troposphere from 1000 hPa to 300 hPa, especially in the tropical Pacific. The upper-tropospheric cold bias exists in the most (13 of 16) models, and the double-ITCZ bias is found in all 16 CMIP5 models. Both biases are independent of the reference dataset used (AIRS or MERRA). Key Points The AIRS/CMIP5 data are described and validated. CMIP5 models are evaluated using AIRS data. Double-ITCZ syndrome &amp; upper-tropospheric cold bias exist in most CMIP5 models. \u00a9 2012 American Geophysical Union. All Rights Reserved.", "author" : [ { "dropping-particle" : "", "family" : "Tian", "given" : "Baijun", "non-dropping-particle" : "", "parse-names" : false, "suffix" : "" }, { "dropping-particle" : "", "family" : "Fetzer", "given" : "Eric J.", "non-dropping-particle" : "", "parse-names" : false, "suffix" : "" }, { "dropping-particle" : "", "family" : "Kahn", "given" : "Brian H.", "non-dropping-particle" : "", "parse-names" : false, "suffix" : "" }, { "dropping-particle" : "", "family" : "Teixeira", "given" : "Joao", "non-dropping-particle" : "", "parse-names" : false, "suffix" : "" }, { "dropping-particle" : "", "family" : "Manning", "given" : "Evan", "non-dropping-particle" : "", "parse-names" : false, "suffix" : "" }, { "dropping-particle" : "", "family" : "Hearty", "given" : "Thomas", "non-dropping-particle" : "", "parse-names" : false, "suffix" : "" } ], "container-title" : "Journal of Geophysical Research: Atmospheres", "id" : "ITEM-2", "issue" : "1", "issued" : { "date-parts" : [ [ "2013" ] ] }, "page" : "114-134", "title" : "Evaluating CMIP5 models using AIRS tropospheric air temperature and specific humidity climatology", "translator" : [ { "dropping-particle" : "", "family" : "J5061", "given" : "", "non-dropping-particle" : "", "parse-names" : false, "suffix" : "" } ], "type" : "article-journal", "volume" : "118" }, "uris" : [ "http://www.mendeley.com/documents/?uuid=e0efc980-11e0-459a-971a-80b976de8b00" ] } ], "mendeley" : { "formattedCitation" : "(Jiang et al., 2012; Tian et al., 2013)", "plainTextFormattedCitation" : "(Jiang et al., 2012; Tian et al., 2013)", "previouslyFormattedCitation" : "(Jiang et al., 2012; Tian et al., 2013)" }, "properties" : { "noteIndex" : 0 }, "schema" : "https://github.com/citation-style-language/schema/raw/master/csl-citation.json" }</w:instrText>
      </w:r>
      <w:r>
        <w:rPr>
          <w:noProof/>
        </w:rPr>
        <w:fldChar w:fldCharType="separate"/>
      </w:r>
      <w:r w:rsidR="00393F8C">
        <w:rPr>
          <w:noProof/>
        </w:rPr>
        <w:t>(Jiang et al., 2012; Tian et al., 2013)</w:t>
      </w:r>
      <w:r>
        <w:rPr>
          <w:noProof/>
        </w:rPr>
        <w:fldChar w:fldCharType="end"/>
      </w:r>
      <w:r>
        <w:rPr>
          <w:noProof/>
        </w:rPr>
        <w:t xml:space="preserve">. </w:t>
      </w:r>
      <w:r>
        <w:rPr>
          <w:noProof/>
        </w:rPr>
        <w:fldChar w:fldCharType="begin" w:fldLock="1"/>
      </w:r>
      <w:r w:rsidR="00D33CB6">
        <w:rPr>
          <w:noProof/>
        </w:rPr>
        <w:instrText xml:space="preserve">ADDIN CSL_CITATION { "citationItems" : [ { "id" : "ITEM-1", "itemData" : { "DOI" : "10.1029/2012JD018607", "ISSN" : "21698996", "abstract" : "This paper documents the climatological mean features of the Atmospheric Infrared Sounder (AIRS) monthly mean tropospheric air temperature (ta, K) and specific humidity (hus, kg/kg) products as part of the Obs4MIPs project and compares them to those from NASA's Modern Era Retrospective analysis for Research and Applications (MERRA) for validation and 16 models from the fifth phase of the Coupled Model Intercomparison Project (CMIP5) for CMIP5 model evaluation. MERRA is warmer than AIRS in the free troposphere but colder in the boundary layer with differences typically less than 1 K. MERRA is also drier (~10%) than AIRS in the tropical boundary layer but wetter (~30%) in the tropical free troposphere and the extratropical troposphere. In particular, the large MERRA-AIRS specific humidity differences are mainly located in the deep convective cloudy regions indicating that the low sampling of AIRS in the cloudy regions may be the main reason for these differences. In comparison to AIRS and MERRA, the sixteen CMIP5 models can generally reproduce the climatological features of tropospheric air temperature and specific humidity well, but several noticeable biases exist. The models have a tropospheric cold bias (around 2 K), especially in the extratropical upper troposphere, and a double-ITCZ problem in the troposphere from 1000 hPa to 300 hPa, especially in the tropical Pacific. The upper-tropospheric cold bias exists in the most (13 of 16) models, and the double-ITCZ bias is found in all 16 CMIP5 models. Both biases are independent of the reference dataset used (AIRS or MERRA). Key Points The AIRS/CMIP5 data are described and validated. CMIP5 models are evaluated using AIRS data. Double-ITCZ syndrome &amp; upper-tropospheric cold bias exist in most CMIP5 models. \u00a9 2012 American Geophysical Union. All Rights Reserved.", "author" : [ { "dropping-particle" : "", "family" : "Tian", "given" : "Baijun", "non-dropping-particle" : "", "parse-names" : false, "suffix" : "" }, { "dropping-particle" : "", "family" : "Fetzer", "given" : "Eric J.", "non-dropping-particle" : "", "parse-names" </w:instrText>
      </w:r>
      <w:r w:rsidR="00D33CB6" w:rsidRPr="001D5B54">
        <w:rPr>
          <w:noProof/>
          <w:lang w:val="en-US"/>
          <w:rPrChange w:id="1072" w:author="Clotilde Pean" w:date="2021-06-21T14:14:00Z">
            <w:rPr>
              <w:noProof/>
            </w:rPr>
          </w:rPrChange>
        </w:rPr>
        <w:instrText>: false, "suffix" : "" }, { "dropping-particle" : "", "family" : "Kahn", "given" : "Brian H.", "non-dropping-particle" : "", "parse-names" : false, "suffix" : "" }, { "dropping-particle" : "", "family" : "Teixeira", "given" : "Joao", "non-dropping-particle" : "", "parse-names" : false, "suffix" : "" }, { "dropping-particle" : "", "family" : "Manning", "given" : "Evan", "non-dropping-particle" : "", "parse-names" : false, "suffix" : "" }, { "dropping-particle" : "", "family" : "Hearty", "given" : "Thomas", "non-dropping-particle" : "", "parse-names" : false, "suffix" : "" } ], "container-title" : "Journal of Geophysical Research: Atmospheres", "id" : "ITEM-1", "issue" : "1", "issued" : { "date-parts" : [ [ "2013" ] ] }, "page" : "114-134", "title" : "Evaluating CMIP5 models using AIRS tropospheric air temperature and specific humidity climatology", "translator" : [ { "dropping-particle" : "", "family" : "J5061", "given" : "", "non-dropping-particle" : "", "parse-names" : false, "suffix" : "" } ], "type" : "article-journal", "volume" : "118" }, "uris" : [ "http://www.mendeley.com/documents/?uuid=e0efc980-11e0-459a-971a-80b976de8b00" ] } ], "mendeley" : { "formattedCitation" : "(Tian et al., 2013)", "manualFormatting" : "Tian et al. (2013)", "plainTextFormattedCitation" : "(Tian et al., 2013)", "previouslyFormattedCitation" : "(Tian et al., 2013)" }, "properties" : { "noteIndex" : 0 }, "schema" : "https://github.com/citation-style-language/schema/raw/master/csl-citation.json" }</w:instrText>
      </w:r>
      <w:r>
        <w:rPr>
          <w:noProof/>
        </w:rPr>
        <w:fldChar w:fldCharType="separate"/>
      </w:r>
      <w:r w:rsidR="00393F8C">
        <w:rPr>
          <w:noProof/>
          <w:lang w:val="en-US"/>
        </w:rPr>
        <w:t>Tian et al. (2013)</w:t>
      </w:r>
      <w:r>
        <w:rPr>
          <w:noProof/>
        </w:rPr>
        <w:fldChar w:fldCharType="end"/>
      </w:r>
      <w:r w:rsidRPr="00E457C1">
        <w:rPr>
          <w:noProof/>
          <w:lang w:val="en-US"/>
        </w:rPr>
        <w:t xml:space="preserve"> also showed that in comparison to the AIRS specific humidity, CMIP5 models have the well-known double</w:t>
      </w:r>
      <w:r w:rsidR="000D11D8" w:rsidRPr="00E457C1">
        <w:rPr>
          <w:noProof/>
          <w:lang w:val="en-US"/>
        </w:rPr>
        <w:t xml:space="preserve"> </w:t>
      </w:r>
      <w:ins w:id="1073" w:author="Tom Maycock" w:date="2021-09-03T15:40:00Z">
        <w:r w:rsidR="00BE41F2">
          <w:rPr>
            <w:noProof/>
            <w:lang w:val="en-US"/>
          </w:rPr>
          <w:t>I</w:t>
        </w:r>
      </w:ins>
      <w:del w:id="1074" w:author="Tom Maycock" w:date="2021-09-03T15:40:00Z">
        <w:r w:rsidR="000D11D8" w:rsidRPr="00E457C1" w:rsidDel="00BE41F2">
          <w:rPr>
            <w:noProof/>
            <w:lang w:val="en-US"/>
          </w:rPr>
          <w:delText>i</w:delText>
        </w:r>
      </w:del>
      <w:r w:rsidR="000D11D8" w:rsidRPr="00E457C1">
        <w:rPr>
          <w:noProof/>
          <w:lang w:val="en-US"/>
        </w:rPr>
        <w:t>nter</w:t>
      </w:r>
      <w:ins w:id="1075" w:author="Tom Maycock" w:date="2021-09-03T15:40:00Z">
        <w:r w:rsidR="00BE41F2">
          <w:rPr>
            <w:noProof/>
            <w:lang w:val="en-US"/>
          </w:rPr>
          <w:t>-</w:t>
        </w:r>
      </w:ins>
      <w:r w:rsidR="000D11D8" w:rsidRPr="00E457C1">
        <w:rPr>
          <w:noProof/>
          <w:lang w:val="en-US"/>
        </w:rPr>
        <w:t xml:space="preserve">tropical </w:t>
      </w:r>
      <w:ins w:id="1076" w:author="Tom Maycock" w:date="2021-09-03T15:40:00Z">
        <w:r w:rsidR="00BE41F2">
          <w:rPr>
            <w:noProof/>
            <w:lang w:val="en-US"/>
          </w:rPr>
          <w:t>C</w:t>
        </w:r>
      </w:ins>
      <w:del w:id="1077" w:author="Tom Maycock" w:date="2021-09-03T15:40:00Z">
        <w:r w:rsidR="000D11D8" w:rsidRPr="00E457C1" w:rsidDel="00BE41F2">
          <w:rPr>
            <w:noProof/>
            <w:lang w:val="en-US"/>
          </w:rPr>
          <w:delText>c</w:delText>
        </w:r>
      </w:del>
      <w:r w:rsidR="000D11D8" w:rsidRPr="00E457C1">
        <w:rPr>
          <w:noProof/>
          <w:lang w:val="en-US"/>
        </w:rPr>
        <w:t xml:space="preserve">onvergence </w:t>
      </w:r>
      <w:ins w:id="1078" w:author="Tom Maycock" w:date="2021-09-03T15:40:00Z">
        <w:r w:rsidR="00BE41F2">
          <w:rPr>
            <w:noProof/>
            <w:lang w:val="en-US"/>
          </w:rPr>
          <w:t>Z</w:t>
        </w:r>
      </w:ins>
      <w:del w:id="1079" w:author="Tom Maycock" w:date="2021-09-03T15:40:00Z">
        <w:r w:rsidR="000D11D8" w:rsidRPr="00E457C1" w:rsidDel="00BE41F2">
          <w:rPr>
            <w:noProof/>
            <w:lang w:val="en-US"/>
          </w:rPr>
          <w:delText>z</w:delText>
        </w:r>
      </w:del>
      <w:r w:rsidR="000D11D8" w:rsidRPr="00E457C1">
        <w:rPr>
          <w:noProof/>
          <w:lang w:val="en-US"/>
        </w:rPr>
        <w:t>one</w:t>
      </w:r>
      <w:r w:rsidR="00ED72C4" w:rsidRPr="00E457C1">
        <w:rPr>
          <w:noProof/>
          <w:lang w:val="en-US"/>
        </w:rPr>
        <w:t xml:space="preserve"> </w:t>
      </w:r>
      <w:r w:rsidR="000D11D8" w:rsidRPr="00E457C1">
        <w:rPr>
          <w:noProof/>
          <w:lang w:val="en-US"/>
        </w:rPr>
        <w:t>(</w:t>
      </w:r>
      <w:r w:rsidRPr="00E457C1">
        <w:rPr>
          <w:noProof/>
          <w:lang w:val="en-US"/>
        </w:rPr>
        <w:t>ITCZ</w:t>
      </w:r>
      <w:r w:rsidR="000D11D8" w:rsidRPr="00E457C1">
        <w:rPr>
          <w:noProof/>
          <w:lang w:val="en-US"/>
        </w:rPr>
        <w:t>)</w:t>
      </w:r>
      <w:r w:rsidRPr="00E457C1">
        <w:rPr>
          <w:noProof/>
          <w:lang w:val="en-US"/>
        </w:rPr>
        <w:t xml:space="preserve"> bias in the troposphere from 1000 hPa to 300 hPa, especially in the tropical Pacific. Water vapo</w:t>
      </w:r>
      <w:r w:rsidR="00B70384" w:rsidRPr="00E457C1">
        <w:rPr>
          <w:noProof/>
          <w:lang w:val="en-US"/>
        </w:rPr>
        <w:t>u</w:t>
      </w:r>
      <w:r w:rsidRPr="00E457C1">
        <w:rPr>
          <w:noProof/>
          <w:lang w:val="en-US"/>
        </w:rPr>
        <w:t xml:space="preserve">r biases in models are dominated by errors in relative humidity throughout the troposphere, which are in turn closely related to errors in large scale circulation; </w:t>
      </w:r>
      <w:r w:rsidRPr="00E457C1">
        <w:rPr>
          <w:noProof/>
          <w:lang w:val="en-US"/>
        </w:rPr>
        <w:lastRenderedPageBreak/>
        <w:t xml:space="preserve">temperature errors dominate near the tropopause </w:t>
      </w:r>
      <w:r>
        <w:rPr>
          <w:noProof/>
        </w:rPr>
        <w:fldChar w:fldCharType="begin" w:fldLock="1"/>
      </w:r>
      <w:r w:rsidR="00E719C0">
        <w:rPr>
          <w:noProof/>
          <w:lang w:val="en-US"/>
        </w:rPr>
        <w:instrText>ADDIN CSL_CITATION { "citationItems" : [ { "id" : "ITEM-1", "itemData" : { "DOI" : "10.1007/s00382-015-2732-9", "ISSN" : "0930-7575", "author" : [ { "dropping-particle" : "", "family" : "Takahashi", "given" : "Hanii", "non-dropping-particle" : "", "parse-names" : false, "suffix" : "" }, { "dropping-particle" : "", "family" : "Su", "given" : "Hui", "non-dropping-particle" : "", "parse-names" : false, "suffix" : "" }, { "dropping-particle" : "", "family" : "Jiang", "given" : "Jonathan H.", "non-dropping-particle" : "", "parse-names" : false, "suffix" : "" } ], "container-title" : "Climate Dynamics", "id" : "ITEM-1", "issue" : "9-10", "issued" : { "date-parts" : [ [ "2016", "5", "7" ] ] }, "page" : "2787-2803", "title" : "Error analysis of upper tropospheric water vapor in CMIP5 models using \u201cA-Train\u201d satellite observations and reanalysis data", "translator" : [ { "dropping-particle" : "", "family" : "J7014", "given" : "", "non-dropping-particle" : "", "parse-names" : false, "suffix" : "" } ], "type" : "article-journal", "volume" : "46" }, "uris" : [ "http://www.mendeley.com/documents/?uuid=79e97483-6afc-4fda-8bf0-6682ab9759a8" ] } ], "mendeley" : { "formattedCitation" : "(Takahashi et al., 2016)", "plainTextFormattedCitation" : "(Takahashi et al., 2016)", "previouslyFormattedCitation" : "(Takahashi et al., 2016)" }, "properties" : { "noteIndex" : 0 }, "schema" : "https://github.com/citation-style-language/schema/raw/master/csl-citation.json" }</w:instrText>
      </w:r>
      <w:r>
        <w:rPr>
          <w:noProof/>
        </w:rPr>
        <w:fldChar w:fldCharType="separate"/>
      </w:r>
      <w:r w:rsidR="00393F8C">
        <w:rPr>
          <w:noProof/>
          <w:lang w:val="en-US"/>
        </w:rPr>
        <w:t>(Takahashi et al., 2016)</w:t>
      </w:r>
      <w:r>
        <w:rPr>
          <w:noProof/>
        </w:rPr>
        <w:fldChar w:fldCharType="end"/>
      </w:r>
      <w:r w:rsidR="003866E9" w:rsidRPr="00E457C1">
        <w:rPr>
          <w:noProof/>
          <w:lang w:val="en-US"/>
        </w:rPr>
        <w:t>. Section 7.4.2</w:t>
      </w:r>
      <w:r w:rsidRPr="00E457C1">
        <w:rPr>
          <w:noProof/>
          <w:lang w:val="en-US"/>
        </w:rPr>
        <w:t xml:space="preserve"> discusses this topic in more detail for CMIP6 models. </w:t>
      </w:r>
      <w:r>
        <w:rPr>
          <w:noProof/>
        </w:rPr>
        <w:t>Howev</w:t>
      </w:r>
      <w:r w:rsidRPr="007943F4">
        <w:rPr>
          <w:noProof/>
        </w:rPr>
        <w:t xml:space="preserve">er, </w:t>
      </w:r>
      <w:r w:rsidRPr="007943F4">
        <w:rPr>
          <w:noProof/>
        </w:rPr>
        <w:fldChar w:fldCharType="begin" w:fldLock="1"/>
      </w:r>
      <w:ins w:id="1080" w:author="Robin Matthews" w:date="2021-06-15T12:32:00Z">
        <w:r w:rsidR="00935AF8">
          <w:rPr>
            <w:noProof/>
          </w:rPr>
          <w:instrText>ADDIN CSL_CITATION { "citationItems" : [ { "id" : "ITEM-1", "itemData" : { "DOI" : "10.3390/rs11030251", "ISSN" : "2072-4292", "abstract" : "To date, a large variety of water vapour data records from satellite and reanalysis are available. It is key to understand the quality and uncertainty of these data records in order to fully exploit these records and to avoid data being employed incorrectly or misinterpreted. Therefore, it is important to inform users on accuracy and limitations of these data records based on consistent inter-comparisons carried out in the framework of international assessments. Addressing this challenge is the major objective of the Global Water and Energy Exchanges (GEWEX) water vapor assessment (G-VAP) which was initiated by the GEWEX Data and Assessments Panel (GDAP). Here, an overview of G-VAP objectives and an introduction to the results from G-VAP\u2019s first phase are given. After this overview, a summary of available data records on water vapour and closely related variables and a short introduction to the utilized methods are presented. The results from inter-comparisons, homogeneity testing and inter-comparison of trend estimates, achieved within G-VAP\u2019s first phase are summarized. The conclusions on future research directions for the wider community and for G-VAP\u2019s next phase are outlined and recommendations have been formulated. For instance, a key recommendation is the need for recalibration and improved inter-calibration of radiance data records and subsequent reprocessing in order to increase stability and to provide uncertainty estimates. This need became evident from a general disagreement in trend estimates (e.g., trends in TCWV ranging from \u22121.51 \u00b1 0.17 kg/m2/decade to 1.22 \u00b1 0.16 kg/m2/decade) and the presence of break points on global and regional scale. It will be a future activity of G-VAP to reassess the stability of updated or new data records and to assess consistency, i.e., the closeness of data records given their uncertainty estimates.", "author" : [ { "dropping-particle" : "", "family" : "Schr\u00f6der", "given" : "Marc", "non-dropping-particle" : "", "parse-names" : false, "suffix" : "" }, { "dropping-particle" : "", "family" : "Lockhoff", "given" : "Maarit", "non-dropping-particle" : "", "parse-names" : false, "suffix" : "" }, { "dropping-particle" : "", "family" : "Shi", "given" : "Lei", "non-dropping-particle" : "", "parse-names" : false, "suffix" : "" }, { "dropping-particle" : "", "family" : "August", "given" : "Thomas", "non-dropping-particle" : "", "parse-names" : false, "suffix" : "" }, { "dropping-particle" : "", "family" : "Bennartz", "given" : "Ralf", "non-dropping-particle" : "", "parse-names" : false, "suffix" : "" }, { "dropping-particle" : "", "family" : "Brogniez", "given" : "Helene", "non-dropping-particle" : "", "parse-names" : false, "suffix" : "" }, { "dropping-particle" : "", "family" : "Calbet", "given" : "Xavier", "non-dropping-particle" : "", "parse-names" : false, "suffix" : "" }, { "dropping-particle" : "", "family" : "Fell", "given" : "Frank", "non-dropping-particle" : "", "parse-names" : false, "suffix" : "" }, { "dropping-particle" : "", "family" : "Forsythe", "given" : "John", "non-dropping-particle" : "", "parse-names" : false, "suffix" : "" }, { "dropping-particle" : "", "family" : "Gambacorta", "given" : "Antonia", "non-dropping-particle" : "", "parse-names" : false, "suffix" : "" }, { "dropping-particle" : "", "family" : "Ho", "given" : "Shu-peng", "non-dropping-particle" : "", "parse-names" : false, "suffix" : "" }, { "dropping-particle" : "", "family" : "Kursinski", "given" : "E.", "non-dropping-particle" : "", "parse-names" : false, "suffix" : "" }, { "dropping-particle" : "", "family" : "Reale", "given" : "Anthony", "non-dropping-particle" : "", "parse-names" : false, "suffix" : "" }, { "dropping-particle" : "", "family" : "Trent", "given" : "Tim", "non-dropping-particle" : "", "parse-names" : false, "suffix" : "" }, { "dropping-particle" : "", "family" : "Yang", "given" : "Qiong", "non-dropping-particle" : "", "parse-names" : false, "suffix" : "" } ], "container-title" : "Remote Sensing", "id" : "ITEM-1", "issue" : "3", "issued" : { "date-parts" : [ [ "2019", "1", "26" ] ] }, "page" : "251", "title" : "The GEWEX Water Vapor Assessment: Overview and Introduction to Results and Recommendations", "translator" : [ { "dropping-particle" : "", "family" : "J3243", "given" : "", "non-dropping-particle" : "", "parse-names" : false, "suffix" : "" } ], "type" : "article-journal", "volume" : "11" }, "uris" : [ "http://www.mendeley.com/documents/?uuid=33b2762b-8eff-411c-96e9-328ff23b4d7d" ] } ], "mendeley" : { "formattedCitation" : "(Schr\u00f6der et al., 2019)", "manualFormatting" : "Schr\u00f6der et al. (2019)", "plainTextFormattedCitation" : "(Schr\u00f6der et al., 2019)", "previouslyFormattedCitation" : "(Schr\u00f6der et al., 2019)" }, "properties" : { "noteIndex" : 0 }, "schema" : "https://github.com/citation-style-language/schema/raw/master/csl-citation.json" }</w:instrText>
        </w:r>
      </w:ins>
      <w:del w:id="1081" w:author="Robin Matthews" w:date="2021-06-15T12:32:00Z">
        <w:r w:rsidR="00713B77" w:rsidDel="00935AF8">
          <w:rPr>
            <w:noProof/>
          </w:rPr>
          <w:delInstrText>ADDIN CSL_CITATION { "citationItems" : [ { "id" : "ITEM-1", "itemData" : { "DOI" : "10.3390/rs11030251", "ISSN" : "2072-4292", "abstract" : "To date, a large variety of water vapour data records from satellite and reanalysis are available. It is key to understand the quality and uncertainty of these data records in order to fully exploit these records and to avoid data being employed incorrectly or misinterpreted. Therefore, it is important to inform users on accuracy and limitations of these data records based on consistent inter-comparisons carried out in the framework of international assessments. Addressing this challenge is the major objective of the Global Water and Energy Exchanges (GEWEX) water vapor assessment (G-VAP) which was initiated by the GEWEX Data and Assessments Panel (GDAP). Here, an overview of G-VAP objectives and an introduction to the results from G-VAP\u2019s first phase are given. After this overview, a summary of available data records on water vapour and closely related variables and a short introduction to the utilized methods are presented. The results from inter-comparisons, homogeneity testing and inter-comparison of trend estimates, achieved within G-VAP\u2019s first phase are summarized. The conclusions on future research directions for the wider community and for G-VAP\u2019s next phase are outlined and recommendations have been formulated. For instance, a key recommendation is the need for recalibration and improved inter-calibration of radiance data records and subsequent reprocessing in order to increase stability and to provide uncertainty estimates. This need became evident from a general disagreement in trend estimates (e.g., trends in TCWV ranging from \u22121.51 \u00b1 0.17 kg/m2/decade to 1.22 \u00b1 0.16 kg/m2/decade) and the presence of break points on global and regional scale. It will be a future activity of G-VAP to reassess the stability of updated or new data records and to assess consistency, i.e., the closeness of data records given their uncertainty estimates.", "author" : [ { "dropping-particle" : "", "family" : "Schr\u00f6der", "given" : "Marc", "non-dropping-particle" : "", "parse-names" : false, "suffix" : "" }, { "dropping-particle" : "", "family" : "Lockhoff", "given" : "Maarit", "non-dropping-particle" : "", "parse-names" : false, "suffix" : "" }, { "dropping-particle" : "", "family" : "Shi", "given" : "Lei", "non-dropping-particle" : "", "parse-names" : false, "suffix" : "" }, { "dropping-particle" : "", "family" : "August", "given" : "Thomas", "non-dropping-particle" : "", "parse-names" : false, "suffix" : "" }, { "dropping-particle" : "", "family" : "Bennartz", "given" : "Ralf", "non-dropping-particle" : "", "parse-names" : false, "suffix" : "" }, { "dropping-particle" : "", "family" : "Brogniez", "given" : "Helene", "non-dropping-particle" : "", "parse-names" : false, "suffix" : "" }, { "dropping-particle" : "", "family" : "Calbet", "given" : "Xavier", "non-dropping-particle" : "", "parse-names" : false, "suffix" : "" }, { "dropping-particle" : "", "family" : "Fell", "given" : "Frank", "non-dropping-particle" : "", "parse-names" : false, "suffix" : "" }, { "dropping-particle" : "", "family" : "Forsythe", "given" : "John", "non-dropping-particle" : "", "parse-names" : false, "suffix" : "" }, { "dropping-particle" : "", "family" : "Gambacorta", "given" : "Antonia", "non-dropping-particle" : "", "parse-names" : false, "suffix" : "" }, { "dropping-particle" : "", "family" : "Ho", "given" : "Shu-peng", "non-dropping-particle" : "", "parse-n</w:delInstrText>
        </w:r>
        <w:r w:rsidR="00713B77" w:rsidRPr="00E457C1" w:rsidDel="00935AF8">
          <w:rPr>
            <w:noProof/>
            <w:lang w:val="en-US"/>
          </w:rPr>
          <w:delInstrText>ames" : false, "suffix" : "" }, { "dropping-particle" : "", "family" : "Kursinski", "given" : "E.", "non-dropping-particle" : "", "parse-names" : false, "suffix" : "" }, { "dropping-particle" : "", "family" : "Reale", "given" : "Anthony", "non-dropping-particle" : "", "parse-names" : false, "suffix" : "" }, { "dropping-particle" : "", "family" : "Trent", "given" : "Tim", "non-dropping-particle" : "", "parse-names" : false, "suffix" : "" }, { "dropping-particle" : "", "family" : "Yang", "given" : "Qiong", "non-dropping-particle" : "", "parse-names" : false, "suffix" : "" } ], "container-title" : "Remote Sensing", "id" : "ITEM-1", "issue" : "3", "issued" : { "date-parts" : [ [ "2019", "1", "26" ] ] }, "page" : "251", "title" : "The GEWEX Water Vapor Assessment: Overview and Introduction to Results and Recommendations", "translator" : [ { "dropping-particle" : "", "family" : "J3243", "given" : "", "non-dropping-particle" : "", "parse-names" : false, "suffix" : "" } ], "type" : "article-journal", "volume" : "11" }, "uris" : [ "http://www.mendeley.com/documents/?uuid=33b2762b-8eff-411c-96e9-328ff23b4d7d" ] } ], "mendeley" : { "formattedCitation" : "(Schr\u00f6der et al., 2019)", "manualFormatting" : "Schroeder et al. (2019)", "plainTextFormattedCitation" : "(Schr\u00f6der et al., 2019)", "previouslyFormattedCitation" : "(Schr\u00f6der et al., 2019)" }, "properties" : { "noteIndex" : 0 }, "schema" : "https://github.com/citation-style-language/schema/raw/master/csl-citation.json" }</w:delInstrText>
        </w:r>
      </w:del>
      <w:r w:rsidRPr="007943F4">
        <w:rPr>
          <w:noProof/>
        </w:rPr>
        <w:fldChar w:fldCharType="separate"/>
      </w:r>
      <w:r w:rsidR="00393F8C">
        <w:rPr>
          <w:noProof/>
          <w:lang w:val="en-US"/>
        </w:rPr>
        <w:t>Schröder et al. (2019)</w:t>
      </w:r>
      <w:r w:rsidRPr="007943F4">
        <w:rPr>
          <w:noProof/>
        </w:rPr>
        <w:fldChar w:fldCharType="end"/>
      </w:r>
      <w:r w:rsidRPr="00E457C1">
        <w:rPr>
          <w:noProof/>
          <w:lang w:val="en-US"/>
        </w:rPr>
        <w:t xml:space="preserve"> show that the majority of well-established water vapo</w:t>
      </w:r>
      <w:r w:rsidR="00B70384" w:rsidRPr="00E457C1">
        <w:rPr>
          <w:noProof/>
          <w:lang w:val="en-US"/>
        </w:rPr>
        <w:t>u</w:t>
      </w:r>
      <w:r w:rsidRPr="00E457C1">
        <w:rPr>
          <w:noProof/>
          <w:lang w:val="en-US"/>
        </w:rPr>
        <w:t>r records are affected by inhomogeneity issues and thus should be used with caution (see also Section 2.3.1.3.3).</w:t>
      </w:r>
      <w:r w:rsidRPr="00E457C1">
        <w:rPr>
          <w:rFonts w:asciiTheme="minorHAnsi" w:eastAsiaTheme="minorHAnsi" w:hAnsiTheme="minorHAnsi"/>
          <w:noProof/>
          <w:lang w:val="en-US" w:eastAsia="en-US"/>
        </w:rPr>
        <w:t xml:space="preserve"> </w:t>
      </w:r>
      <w:r w:rsidRPr="00E457C1">
        <w:rPr>
          <w:noProof/>
          <w:lang w:val="en-US"/>
        </w:rPr>
        <w:t xml:space="preserve">A comparison of trends in </w:t>
      </w:r>
      <w:r w:rsidR="00BC320B" w:rsidRPr="00E457C1">
        <w:rPr>
          <w:noProof/>
          <w:lang w:val="en-US"/>
        </w:rPr>
        <w:t xml:space="preserve">column </w:t>
      </w:r>
      <w:r w:rsidRPr="00E457C1">
        <w:rPr>
          <w:noProof/>
          <w:lang w:val="en-US"/>
        </w:rPr>
        <w:t>water vapour path for 1998</w:t>
      </w:r>
      <w:del w:id="1082" w:author="Sara M Tuson" w:date="2021-06-24T10:47:00Z">
        <w:r w:rsidRPr="00E457C1" w:rsidDel="005C2536">
          <w:rPr>
            <w:noProof/>
            <w:lang w:val="en-US"/>
          </w:rPr>
          <w:delText>-</w:delText>
        </w:r>
      </w:del>
      <w:ins w:id="1083" w:author="Sara M Tuson" w:date="2021-06-24T10:47:00Z">
        <w:r w:rsidR="005C2536">
          <w:rPr>
            <w:noProof/>
            <w:lang w:val="en-US"/>
          </w:rPr>
          <w:t>–</w:t>
        </w:r>
      </w:ins>
      <w:r w:rsidRPr="00E457C1">
        <w:rPr>
          <w:noProof/>
          <w:lang w:val="en-US"/>
        </w:rPr>
        <w:t xml:space="preserve">2019 in satellite data, a reanalysis, CMIP5 and CMIP6 simulations averaged over the near-global </w:t>
      </w:r>
      <w:r w:rsidR="00B56F2F" w:rsidRPr="00E457C1">
        <w:rPr>
          <w:noProof/>
          <w:lang w:val="en-US"/>
        </w:rPr>
        <w:t>ocean</w:t>
      </w:r>
      <w:r w:rsidRPr="00E457C1">
        <w:rPr>
          <w:noProof/>
          <w:lang w:val="en-US"/>
        </w:rPr>
        <w:t xml:space="preserve"> reveals that while on average model trends are higher than those in observations and reanalysis, the latter lie within the multi-model range (Figure 3.1</w:t>
      </w:r>
      <w:r w:rsidR="00CA2F83" w:rsidRPr="00E457C1">
        <w:rPr>
          <w:noProof/>
          <w:lang w:val="en-US"/>
        </w:rPr>
        <w:t>2</w:t>
      </w:r>
      <w:r w:rsidRPr="00E457C1">
        <w:rPr>
          <w:noProof/>
          <w:lang w:val="en-US"/>
        </w:rPr>
        <w:t>).</w:t>
      </w:r>
    </w:p>
    <w:p w14:paraId="737F7CD3" w14:textId="77777777" w:rsidR="009F594A" w:rsidRPr="00E457C1" w:rsidRDefault="009F594A" w:rsidP="009F594A">
      <w:pPr>
        <w:pStyle w:val="AR6BodyText"/>
        <w:rPr>
          <w:noProof/>
          <w:lang w:val="en-US"/>
        </w:rPr>
      </w:pPr>
    </w:p>
    <w:p w14:paraId="7CE4944C" w14:textId="77777777" w:rsidR="009F594A" w:rsidRPr="00E457C1" w:rsidRDefault="009F594A" w:rsidP="009F594A">
      <w:pPr>
        <w:pStyle w:val="AR6BodyText"/>
        <w:rPr>
          <w:noProof/>
          <w:lang w:val="en-US"/>
        </w:rPr>
      </w:pPr>
    </w:p>
    <w:p w14:paraId="681A2C4E" w14:textId="541392FB" w:rsidR="009F594A" w:rsidRDefault="009F594A" w:rsidP="009F594A">
      <w:pPr>
        <w:pStyle w:val="AR6BodyText"/>
        <w:rPr>
          <w:b/>
          <w:noProof/>
        </w:rPr>
      </w:pPr>
      <w:r>
        <w:rPr>
          <w:b/>
          <w:noProof/>
        </w:rPr>
        <w:t>[START FIGURE 3.1</w:t>
      </w:r>
      <w:r w:rsidR="00CA2F83">
        <w:rPr>
          <w:b/>
          <w:noProof/>
        </w:rPr>
        <w:t>2</w:t>
      </w:r>
      <w:r>
        <w:rPr>
          <w:b/>
          <w:noProof/>
        </w:rPr>
        <w:t xml:space="preserve"> HERE]</w:t>
      </w:r>
    </w:p>
    <w:p w14:paraId="4F22A08D" w14:textId="77777777" w:rsidR="009F594A" w:rsidRDefault="009F594A" w:rsidP="009F594A">
      <w:pPr>
        <w:pStyle w:val="AR6BodyText"/>
        <w:rPr>
          <w:noProof/>
        </w:rPr>
      </w:pPr>
    </w:p>
    <w:p w14:paraId="5C81C8E7" w14:textId="77777777" w:rsidR="00BE2759" w:rsidRPr="00BE2759" w:rsidRDefault="00BE2759" w:rsidP="00BE2759">
      <w:pPr>
        <w:numPr>
          <w:ilvl w:val="0"/>
          <w:numId w:val="2"/>
        </w:numPr>
        <w:ind w:left="1134" w:hanging="1134"/>
        <w:rPr>
          <w:sz w:val="20"/>
          <w:lang w:val="en-US"/>
        </w:rPr>
      </w:pPr>
      <w:r w:rsidRPr="00BE2759">
        <w:rPr>
          <w:b/>
          <w:sz w:val="20"/>
          <w:lang w:val="en-US"/>
        </w:rPr>
        <w:t>Column water vapour path trends (%</w:t>
      </w:r>
      <w:commentRangeStart w:id="1084"/>
      <w:r w:rsidRPr="00BE2759">
        <w:rPr>
          <w:b/>
          <w:sz w:val="20"/>
          <w:lang w:val="en-US"/>
        </w:rPr>
        <w:t>/</w:t>
      </w:r>
      <w:commentRangeEnd w:id="1084"/>
      <w:r w:rsidRPr="00BE2759">
        <w:rPr>
          <w:sz w:val="16"/>
          <w:szCs w:val="16"/>
          <w:lang w:val="en-GB"/>
        </w:rPr>
        <w:commentReference w:id="1084"/>
      </w:r>
      <w:r w:rsidRPr="00BE2759">
        <w:rPr>
          <w:b/>
          <w:sz w:val="20"/>
          <w:lang w:val="en-US"/>
        </w:rPr>
        <w:t>decade) for the period 1998</w:t>
      </w:r>
      <w:del w:id="1085" w:author="Sara M Tuson" w:date="2021-06-30T10:32:00Z">
        <w:r w:rsidRPr="00BE2759" w:rsidDel="00E413CC">
          <w:rPr>
            <w:b/>
            <w:sz w:val="20"/>
            <w:lang w:val="en-US"/>
          </w:rPr>
          <w:delText>-</w:delText>
        </w:r>
      </w:del>
      <w:ins w:id="1086" w:author="Sara M Tuson" w:date="2021-06-30T10:32:00Z">
        <w:r w:rsidRPr="00BE2759">
          <w:rPr>
            <w:b/>
            <w:sz w:val="20"/>
            <w:lang w:val="en-US"/>
          </w:rPr>
          <w:t>–</w:t>
        </w:r>
      </w:ins>
      <w:r w:rsidRPr="00BE2759">
        <w:rPr>
          <w:b/>
          <w:sz w:val="20"/>
          <w:lang w:val="en-US"/>
        </w:rPr>
        <w:t>2019 averaged over the near-global oceans (50</w:t>
      </w:r>
      <w:r w:rsidRPr="00BE2759">
        <w:rPr>
          <w:rFonts w:cs="Times New Roman"/>
          <w:b/>
          <w:sz w:val="20"/>
          <w:lang w:val="en-US"/>
        </w:rPr>
        <w:t>°</w:t>
      </w:r>
      <w:r w:rsidRPr="00BE2759">
        <w:rPr>
          <w:b/>
          <w:sz w:val="20"/>
          <w:lang w:val="en-US"/>
        </w:rPr>
        <w:t>S</w:t>
      </w:r>
      <w:del w:id="1087" w:author="Sara M Tuson" w:date="2021-06-30T10:32:00Z">
        <w:r w:rsidRPr="00BE2759" w:rsidDel="00E413CC">
          <w:rPr>
            <w:b/>
            <w:sz w:val="20"/>
            <w:lang w:val="en-US"/>
          </w:rPr>
          <w:delText>-</w:delText>
        </w:r>
      </w:del>
      <w:ins w:id="1088" w:author="Sara M Tuson" w:date="2021-06-30T10:32:00Z">
        <w:r w:rsidRPr="00BE2759">
          <w:rPr>
            <w:b/>
            <w:sz w:val="20"/>
            <w:lang w:val="en-US"/>
          </w:rPr>
          <w:t>–</w:t>
        </w:r>
      </w:ins>
      <w:r w:rsidRPr="00BE2759">
        <w:rPr>
          <w:b/>
          <w:sz w:val="20"/>
          <w:lang w:val="en-US"/>
        </w:rPr>
        <w:t>50</w:t>
      </w:r>
      <w:r w:rsidRPr="00BE2759">
        <w:rPr>
          <w:rFonts w:cs="Times New Roman"/>
          <w:b/>
          <w:sz w:val="20"/>
          <w:lang w:val="en-US"/>
        </w:rPr>
        <w:t>°</w:t>
      </w:r>
      <w:r w:rsidRPr="00BE2759">
        <w:rPr>
          <w:b/>
          <w:sz w:val="20"/>
          <w:lang w:val="en-US"/>
        </w:rPr>
        <w:t>N)</w:t>
      </w:r>
      <w:r w:rsidRPr="00BE2759">
        <w:rPr>
          <w:sz w:val="20"/>
          <w:lang w:val="en-US"/>
        </w:rPr>
        <w:t xml:space="preserve">. The figure shows satellite data (RSS) and ERA5.1 reanalysis, as well as </w:t>
      </w:r>
      <w:r w:rsidRPr="00BE2759">
        <w:rPr>
          <w:sz w:val="20"/>
          <w:highlight w:val="yellow"/>
          <w:lang w:val="en-US"/>
          <w:rPrChange w:id="1089" w:author="Tom Maycock" w:date="2021-09-03T16:28:00Z">
            <w:rPr/>
          </w:rPrChange>
        </w:rPr>
        <w:t xml:space="preserve">CMIP5 (sky blue) </w:t>
      </w:r>
      <w:commentRangeStart w:id="1090"/>
      <w:r w:rsidRPr="00BE2759">
        <w:rPr>
          <w:sz w:val="20"/>
          <w:highlight w:val="yellow"/>
          <w:lang w:val="en-US"/>
          <w:rPrChange w:id="1091" w:author="Tom Maycock" w:date="2021-09-03T16:28:00Z">
            <w:rPr/>
          </w:rPrChange>
        </w:rPr>
        <w:t>and</w:t>
      </w:r>
      <w:commentRangeEnd w:id="1090"/>
      <w:r w:rsidRPr="00BE2759">
        <w:rPr>
          <w:highlight w:val="yellow"/>
          <w:rPrChange w:id="1092" w:author="Tom Maycock" w:date="2021-09-03T16:28:00Z">
            <w:rPr>
              <w:rStyle w:val="CommentReference"/>
              <w:lang w:val="en-GB"/>
            </w:rPr>
          </w:rPrChange>
        </w:rPr>
        <w:commentReference w:id="1090"/>
      </w:r>
      <w:r w:rsidRPr="00BE2759">
        <w:rPr>
          <w:sz w:val="20"/>
          <w:highlight w:val="yellow"/>
          <w:lang w:val="en-US"/>
          <w:rPrChange w:id="1093" w:author="Tom Maycock" w:date="2021-09-03T16:28:00Z">
            <w:rPr/>
          </w:rPrChange>
        </w:rPr>
        <w:t xml:space="preserve"> CMIP6 (brown) historical simulations.</w:t>
      </w:r>
      <w:r w:rsidRPr="00BE2759">
        <w:rPr>
          <w:sz w:val="20"/>
          <w:lang w:val="en-US"/>
        </w:rPr>
        <w:t xml:space="preserve"> All available ensemble members were used (see Section 3.2). Fits to the model trend probability distributions were performed with kernel density estimation. Figure is updated from </w:t>
      </w:r>
      <w:r w:rsidRPr="00BE2759">
        <w:rPr>
          <w:sz w:val="20"/>
          <w:lang w:val="en-US"/>
        </w:rPr>
        <w:fldChar w:fldCharType="begin" w:fldLock="1"/>
      </w:r>
      <w:r w:rsidRPr="00BE2759">
        <w:rPr>
          <w:sz w:val="20"/>
          <w:lang w:val="en-US"/>
        </w:rPr>
        <w:instrText>ADDIN CSL_CITATION { "citationItems" : [ { "id" : "ITEM-1", "itemData" : { "DOI" : "10.1073/pnas.0702872104", "ISSN" : "0027-8424", "author" : [ { "dropping-particle" : "", "family" : "Santer", "given" : "B. D.", "non-dropping-particle" : "", "parse-names" : false, "suffix" : "" }, { "dropping-particle" : "", "family" : "Mears", "given" : "C.", "non-dropping-particle" : "", "parse-names" : false, "suffix" : "" }, { "dropping-particle" : "", "family" : "Wentz", "given" : "Frank J", "non-dropping-particle" : "", "parse-names" : false, "suffix" : "" }, { "dropping-particle" : "", "family" : "Taylor", "given" : "Karl E.", "non-dropping-particle" : "", "parse-names" : false, "suffix" : "" }, { "dropping-particle" : "", "family" : "Gleckler", "given" : "P. J.", "non-dropping-particle" : "", "parse-names" : false, "suffix" : "" }, { "dropping-particle" : "", "family" : "Wigley", "given" : "T. M. L.", "non-dropping-particle" : "", "parse-names" : false, "suffix" : "" }, { "dropping-particle" : "", "family" : "Barnett", "given" : "Tim P.", "non-dropping-particle" : "", "parse-names" : false, "suffix" : "" }, { "dropping-particle" : "", "family" : "Boyle", "given" : "J. S.", "non-dropping-particle" : "", "parse-names" : false, "suffix" : "" }, { "dropping-particle" : "", "family" : "Bruggemann", "given" : "W.", "non-dropping-particle" : "", "parse-names" : false, "suffix" : "" }, { "dropping-particle" : "", "family" : "Gillett", "given" : "Nathan P.", "non-dropping-particle" : "", "parse-names" : false, "suffix" : "" }, { "dropping-particle" : "", "family" : "Klein", "given" : "Stephen A.", "non-dropping-particle" : "", "parse-names" : false, "suffix" : "" }, { "dropping-particle" : "", "family" : "Meehl", "given" : "Gerald A", "non-dropping-particle" : "", "parse-names" : false, "suffix" : "" }, { "dropping-particle" : "", "family" : "Nozawa", "given" : "Toru", "non-dropping-particle" : "", "parse-names" : false, "suffix" : "" }, { "dropping-particle" : "", "family" : "Pierce", "given" : "David W.", "non-dropping-particle" : "", "parse-names" : false, "suffix" : "" }, { "dropping-particle" : "", "family" : "Stott", "given" : "Peter A.", "non-dropping-particle" : "", "parse-names" : false, "suffix" : "" }, { "dropping-particle" : "", "family" : "Washington", "given" : "W M", "non-dropping-particle" : "", "parse-names" : false, "suffix" : "" }, { "dropping-particle" : "", "family" : "Wehner", "given" : "Michael F", "non-dropping-particle" : "", "parse-names" : false, "suffix" : "" } ], "container-title" : "Proceedings of the National Academy of Sciences", "id" : "ITEM-1", "issue" : "39", "issued" : { "date-parts" : [ [ "2007", "9", "25" ] ] }, "page" : "15248-15253", "title" : "Identification of human-induced changes in atmospheric moisture content", "translator" : [ { "dropping-particle" : "", "family" : "J3240", "given" : "", "non-dropping-particle" : "", "parse-names" : false, "suffix" : "" } ], "type" : "article-journal", "volume" : "104" }, "uris" : [ "http://www.mendeley.com/documents/?uuid=4ca4475a-5a71-41af-91f2-0fd6a290c942" ] } ], "mendeley" : { "formattedCitation" : "(Santer et al., 2007)", "manualFormatting" : "Santer et al. (2007)", "plainTextFormattedCitation" : "(Santer et al., 2007)", "previouslyFormattedCitation" : "(Santer et al., 2007)" }, "properties" : { "noteIndex" : 0 }, "schema" : "https://github.com/citation-style-language/schema/raw/master/csl-citation.json" }</w:instrText>
      </w:r>
      <w:r w:rsidRPr="00BE2759">
        <w:rPr>
          <w:sz w:val="20"/>
          <w:lang w:val="en-US"/>
        </w:rPr>
        <w:fldChar w:fldCharType="separate"/>
      </w:r>
      <w:r w:rsidRPr="00BE2759">
        <w:rPr>
          <w:noProof/>
          <w:sz w:val="20"/>
          <w:lang w:val="en-US"/>
        </w:rPr>
        <w:t>Santer et al. (2007)</w:t>
      </w:r>
      <w:r w:rsidRPr="00BE2759">
        <w:rPr>
          <w:sz w:val="20"/>
          <w:lang w:val="en-US"/>
        </w:rPr>
        <w:fldChar w:fldCharType="end"/>
      </w:r>
      <w:r w:rsidRPr="00BE2759">
        <w:rPr>
          <w:sz w:val="20"/>
          <w:lang w:val="en-US"/>
        </w:rPr>
        <w:t xml:space="preserve">. </w:t>
      </w:r>
      <w:r w:rsidRPr="00BE2759">
        <w:rPr>
          <w:rFonts w:cs="Times New Roman"/>
          <w:sz w:val="20"/>
          <w:szCs w:val="20"/>
          <w:lang w:val="en-US"/>
        </w:rPr>
        <w:t>Further details on data sources and processing are available in the chapter data table (Table 3.SM.1).</w:t>
      </w:r>
    </w:p>
    <w:p w14:paraId="1263B8B9" w14:textId="684A944B" w:rsidR="009F594A" w:rsidRPr="00E457C1" w:rsidRDefault="009F594A" w:rsidP="00A30925">
      <w:pPr>
        <w:pStyle w:val="AR6BodyText"/>
        <w:rPr>
          <w:noProof/>
          <w:lang w:val="en-US"/>
        </w:rPr>
      </w:pPr>
    </w:p>
    <w:p w14:paraId="16B249EE" w14:textId="7D3DC35F" w:rsidR="009F594A" w:rsidRPr="00E457C1" w:rsidRDefault="009F594A" w:rsidP="009F594A">
      <w:pPr>
        <w:pStyle w:val="AR6BodyText"/>
        <w:rPr>
          <w:b/>
          <w:noProof/>
          <w:lang w:val="en-US"/>
        </w:rPr>
      </w:pPr>
      <w:r w:rsidRPr="00E457C1">
        <w:rPr>
          <w:b/>
          <w:noProof/>
          <w:lang w:val="en-US"/>
        </w:rPr>
        <w:t>[END FIGURE 3.1</w:t>
      </w:r>
      <w:r w:rsidR="00CA2F83" w:rsidRPr="00E457C1">
        <w:rPr>
          <w:b/>
          <w:noProof/>
          <w:lang w:val="en-US"/>
        </w:rPr>
        <w:t>2</w:t>
      </w:r>
      <w:r w:rsidRPr="00E457C1">
        <w:rPr>
          <w:b/>
          <w:noProof/>
          <w:lang w:val="en-US"/>
        </w:rPr>
        <w:t xml:space="preserve"> HERE]</w:t>
      </w:r>
    </w:p>
    <w:p w14:paraId="50CAF631" w14:textId="77777777" w:rsidR="009F594A" w:rsidRPr="00E457C1" w:rsidRDefault="009F594A" w:rsidP="009F594A">
      <w:pPr>
        <w:pStyle w:val="AR6BodyText"/>
        <w:rPr>
          <w:noProof/>
          <w:lang w:val="en-US"/>
        </w:rPr>
      </w:pPr>
    </w:p>
    <w:p w14:paraId="1553A1A0" w14:textId="77777777" w:rsidR="009F594A" w:rsidRPr="00E457C1" w:rsidRDefault="009F594A" w:rsidP="009F594A">
      <w:pPr>
        <w:pStyle w:val="AR6BodyText"/>
        <w:rPr>
          <w:noProof/>
          <w:lang w:val="en-US"/>
        </w:rPr>
      </w:pPr>
    </w:p>
    <w:p w14:paraId="446C3936" w14:textId="019D9555" w:rsidR="009F594A" w:rsidRPr="00E457C1" w:rsidRDefault="009F594A" w:rsidP="009F594A">
      <w:pPr>
        <w:pStyle w:val="AR6BodyText"/>
        <w:rPr>
          <w:noProof/>
          <w:lang w:val="en-US"/>
        </w:rPr>
      </w:pPr>
      <w:r w:rsidRPr="00E457C1">
        <w:rPr>
          <w:noProof/>
          <w:lang w:val="en-US"/>
        </w:rPr>
        <w:t xml:space="preserve">The detection and attribution of </w:t>
      </w:r>
      <w:r w:rsidR="00BC320B" w:rsidRPr="00E457C1">
        <w:rPr>
          <w:noProof/>
          <w:lang w:val="en-US"/>
        </w:rPr>
        <w:t xml:space="preserve">tropospheric </w:t>
      </w:r>
      <w:r w:rsidRPr="00E457C1">
        <w:rPr>
          <w:noProof/>
          <w:lang w:val="en-US"/>
        </w:rPr>
        <w:t>water vapo</w:t>
      </w:r>
      <w:r w:rsidR="00FA67F5" w:rsidRPr="00E457C1">
        <w:rPr>
          <w:noProof/>
          <w:lang w:val="en-US"/>
        </w:rPr>
        <w:t>u</w:t>
      </w:r>
      <w:r w:rsidRPr="00E457C1">
        <w:rPr>
          <w:noProof/>
          <w:lang w:val="en-US"/>
        </w:rPr>
        <w:t xml:space="preserve">r changes can be traced back to </w:t>
      </w:r>
      <w:r w:rsidRPr="007943F4">
        <w:rPr>
          <w:noProof/>
        </w:rPr>
        <w:fldChar w:fldCharType="begin" w:fldLock="1"/>
      </w:r>
      <w:r w:rsidR="008F46A5" w:rsidRPr="00E457C1">
        <w:rPr>
          <w:noProof/>
          <w:lang w:val="en-US"/>
        </w:rPr>
        <w:instrText>ADDIN CSL_CITATION { "citationItems" : [ { "id" : "ITEM-1", "itemData" : { "DOI" : "10.1073/pnas.0702872104", "ISSN" : "0027-8424", "author" : [ { "dropping-particle" : "", "family" : "Santer", "given" : "B. D.", "non-dropping-particle" : "", "parse-names" : false, "suffix" : "" }, { "dropping-particle" : "", "family" : "Mears", "given" : "C.", "non-dropping-particle" : "", "parse-names" : false, "suffix" : "" }, { "dropping-particle" : "", "family" : "Wentz", "given" : "Frank J", "non-dropping-particle" : "", "parse-names" : false, "suffix" : "" }, { "dropping-particle" : "", "family" : "Taylor", "given" : "Karl E.", "non-dropping-particle" : "", "parse-names" : false, "suffix" : "" }, { "dropping-particle" : "", "family" : "Gleckler", "given" : "P. J.", "non-dropping-particle" : "", "parse-names" : false, "suffix" : "" }, { "dropping-particle" : "", "family" : "Wigley", "given" : "T. M. L.", "non-dropping-particle" : "", "parse-names" : false, "suffix" : "" }, { "dropping-particle" : "", "family" : "Barnett", "given" : "Tim P.", "non-dropping-particle" : "", "parse-names" : false, "suffix" : "" }, { "dropping-particle" : "", "family" : "Boyle", "given" : "J. S.", "non-dropping-particle" : "", "parse-names" : false, "suffix" : "" }, { "dropping-particle" : "", "family" : "Bruggemann", "given" : "W.", "non-dropping-particle" : "", "parse-names" : false, "suffix" : "" }, { "dropping-particle" : "", "family" : "Gillett", "given" : "Nathan P.", "non-dropping-particle" : "", "parse-names" : false, "suffix" : "" }, { "dropping-particle" : "", "family" : "Klein", "given" : "Stephen A.", "non-dropping-particle" : "", "parse-names" : false, "suffix" : "" }, { "dropping-particle" : "", "family" : "Meehl", "given" : "Gerald A", "non-dropping-particle" : "", "parse-names" : false, "suffix" : "" }, { "dropping-particle" : "", "family" : "Nozawa", "given" : "Toru", "non-dropping-particle" : "", "parse-names" : false, "suffix" : "" }, { "dropping-particle" : "", "family" : "Pierce", "given" : "David W.", "non-dropping-particle" : "", "parse-names" : false, "suffix" : "" }, { "dropping-particle" : "", "family" : "Stott", "given" : "Peter A.", "non-dropping-particle" : "", "parse-names" : false, "suffix" : "" }, { "dropping-particle" : "", "family" : "Washington", "given" : "W M", "non-dropping-particle" : "", "parse-names" : false, "suffix" : "" }, { "dropping-particle" : "", "family" : "Wehner", "given" : "Michael F", "non-dropping-particle" : "", "parse-names" : false, "suffix" : "" } ], "container-title" : "Proceedings of the National Academy of Sciences", "id" : "ITEM-1", "issue" : "39", "issued" : { "date-parts" : [ [ "2007", "9", "25" ] ] }, "page" : "15248-15253", "title" : "Identification of human-induced changes in atmospheric moisture content", "translator" : [ { "dropping-particle" : "", "family" : "J3240", "given" : "", "non-dropping-particle" : "", "parse-names" : false, "suffix" : "" } ], "type" : "article-journal", "volume" : "104" }, "uris" : [ "http://www.mendeley.com/documents/?uuid=4ca4475a-5a71-41af-91f2-0fd6a290c942" ] } ], "mendeley" : { "formattedCitation" : "(Santer et al., 2007)", "manualFormatting" : "Santer et al. (2007)", "plainTextFormattedCitation" : "(Santer et al., 2007)", "previouslyFormattedCitation" : "(Santer et al., 2007)" }, "properties" : { "noteIndex" : 0 }, "schema" : "https://github.com/citation-style-language/schema/raw/master/csl-citation.json" }</w:instrText>
      </w:r>
      <w:r w:rsidRPr="007943F4">
        <w:rPr>
          <w:noProof/>
        </w:rPr>
        <w:fldChar w:fldCharType="separate"/>
      </w:r>
      <w:r w:rsidR="00393F8C">
        <w:rPr>
          <w:noProof/>
          <w:lang w:val="en-US"/>
        </w:rPr>
        <w:t>Santer et al. (2007)</w:t>
      </w:r>
      <w:r w:rsidRPr="007943F4">
        <w:rPr>
          <w:noProof/>
        </w:rPr>
        <w:fldChar w:fldCharType="end"/>
      </w:r>
      <w:r w:rsidRPr="00E457C1">
        <w:rPr>
          <w:noProof/>
          <w:lang w:val="en-US"/>
        </w:rPr>
        <w:t>, who used estimates of the atmospheric water vapo</w:t>
      </w:r>
      <w:r w:rsidR="00FA67F5" w:rsidRPr="00E457C1">
        <w:rPr>
          <w:noProof/>
          <w:lang w:val="en-US"/>
        </w:rPr>
        <w:t>u</w:t>
      </w:r>
      <w:r w:rsidRPr="00E457C1">
        <w:rPr>
          <w:noProof/>
          <w:lang w:val="en-US"/>
        </w:rPr>
        <w:t xml:space="preserve">r from satellite-based Special Sensor Microwave Imager (SSM/I) and from CMIP3 historical climate simulations. They provide evidence of human-induced moistening of the troposphere, and the simulated human fingerprint pattern </w:t>
      </w:r>
      <w:r w:rsidR="001701B1" w:rsidRPr="00E457C1">
        <w:rPr>
          <w:noProof/>
          <w:lang w:val="en-US"/>
        </w:rPr>
        <w:t>wa</w:t>
      </w:r>
      <w:r w:rsidRPr="00E457C1">
        <w:rPr>
          <w:noProof/>
          <w:lang w:val="en-US"/>
        </w:rPr>
        <w:t>s detectable at the 5% level by 2002 in water vapo</w:t>
      </w:r>
      <w:r w:rsidR="00FA67F5" w:rsidRPr="00E457C1">
        <w:rPr>
          <w:noProof/>
          <w:lang w:val="en-US"/>
        </w:rPr>
        <w:t>u</w:t>
      </w:r>
      <w:r w:rsidRPr="00E457C1">
        <w:rPr>
          <w:noProof/>
          <w:lang w:val="en-US"/>
        </w:rPr>
        <w:t>r satellite data (from 1988 to 2006). The observed changes match</w:t>
      </w:r>
      <w:r w:rsidR="00BC320B" w:rsidRPr="00E457C1">
        <w:rPr>
          <w:noProof/>
          <w:lang w:val="en-US"/>
        </w:rPr>
        <w:t>ed</w:t>
      </w:r>
      <w:r w:rsidRPr="00E457C1">
        <w:rPr>
          <w:noProof/>
          <w:lang w:val="en-US"/>
        </w:rPr>
        <w:t xml:space="preserve"> the historical simulations forced by greenhouse gas changes</w:t>
      </w:r>
      <w:r w:rsidR="00BC320B" w:rsidRPr="00E457C1">
        <w:rPr>
          <w:noProof/>
          <w:lang w:val="en-US"/>
        </w:rPr>
        <w:t xml:space="preserve"> and other anthropogenic forcings</w:t>
      </w:r>
      <w:r w:rsidRPr="00E457C1">
        <w:rPr>
          <w:noProof/>
          <w:lang w:val="en-US"/>
        </w:rPr>
        <w:t>, and</w:t>
      </w:r>
      <w:r w:rsidR="00BC320B" w:rsidRPr="00E457C1">
        <w:rPr>
          <w:noProof/>
          <w:lang w:val="en-US"/>
        </w:rPr>
        <w:t xml:space="preserve"> not those</w:t>
      </w:r>
      <w:r w:rsidRPr="00E457C1">
        <w:rPr>
          <w:noProof/>
          <w:lang w:val="en-US"/>
        </w:rPr>
        <w:t xml:space="preserve"> due to natural variability alone. </w:t>
      </w:r>
      <w:r w:rsidRPr="007943F4">
        <w:rPr>
          <w:noProof/>
        </w:rPr>
        <w:t xml:space="preserve">Then, </w:t>
      </w:r>
      <w:r w:rsidRPr="007943F4">
        <w:rPr>
          <w:noProof/>
        </w:rPr>
        <w:fldChar w:fldCharType="begin" w:fldLock="1"/>
      </w:r>
      <w:r w:rsidR="00D33CB6">
        <w:rPr>
          <w:noProof/>
        </w:rPr>
        <w:instrText xml:space="preserve">ADDIN CSL_CITATION { "citationItems" : [ { "id" : "ITEM-1", "itemData" : { "DOI" : "10.1073/pnas.0901736106", "ISBN" : "0027-8424", "ISSN" : "0027-8424", "PMID" : "19706477", "abstract" : "In a recent multimodel detection and attribution (D&amp;A) study using the pooled results from 22 different climate models, the simulated \"fingerprint\" pattern of anthropogenically caused changes in water vapor was identifiable with high statistical confidence in satellite data. Each model received equal weight in the D&amp;A analysis, despite large differences in the skill with which they simulate key aspects of observed climate. Here, we examine whether water vapor D&amp;A results are sensitive to model quality. The \"top 10\" and \"bottom 10\" models are selected with three different sets of skill measures and two different ranking approaches. The entire D&amp;A analysis is then repeated with each of these different sets of more or less skillful models. Our performance metrics include the ability to simulate the mean state, the annual cycle, and the variability associated with El Ni\u00f1o. We find that estimates of an anthropogenic water vapor fingerprint are insensitive to current model uncertainties, and are governed by basic physical processes that are well-represented in climate models. Because the fingerprint is both robust to current model uncertainties and dissimilar to the dominant noise patterns, our ability to identify an anthropogenic influence on observed multidecadal changes in water vapor is not affected by \"screening\" based on model quality.", "author" : [ { "dropping-particle" : "", "family" : "Santer", "given" : "B D", "non-dropping-particle" : "", "parse-names" : false, "suffix" : "" }, { "dropping-particle" : "", "family" : "Taylor", "given" : "K E", "non-dropping-particle" : "", "parse-names" : false, "suffix" : "" }, { "dropping-particle" : "", "family" : "Gleckler", "given" : "P J", "non-dropping-particle" : "", "parse-names" : false, "suffix" : "" }, { "dropping-particle" : "", "family" : "Bonfils", "given" : "C", "non-dropping-particle" : "", "parse-names" : false, "suffix" : "" }, { "dropping-particle" : "", "family" : "Barnett", "given" : "T P", "non-dropping-particle" : "", "parse-names" : false, "suffix" : "" }, { "dropping-particle" : "", "family" : "Pierce", "given" : "D W", "non-dropping-particle" : "", "parse-names" : false, "suffix" : "" }, { "dropping-particle" : "", "family" : "Wigley", "given" : "T M L", "non-dropping-particle" : "", "parse-names" : false, "suffix" : "" }, { "dropping-particle" : "", "family" : "Mears", "given" : "C", "non-dropping-particle" : "", "parse-names" : false, "suffix" : "" }, { "dropping-particle" : "", "family" : "Wentz", "given" : "F J", "non-dropping-particle" : "", "parse-names" : false, "suffix" : "" }, { "dropping-particle" : "", "family" : "Br\u00fcggemann", "given" : "W", "non-dropping-particle" : "", "parse-names" : false, "suffix" : "" }, { "dropping-particle" : "", "family" : "Gillett", </w:instrText>
      </w:r>
      <w:r w:rsidR="00D33CB6" w:rsidRPr="001D5B54">
        <w:rPr>
          <w:noProof/>
          <w:lang w:val="en-US"/>
          <w:rPrChange w:id="1094" w:author="Clotilde Pean" w:date="2021-06-21T14:14:00Z">
            <w:rPr>
              <w:noProof/>
            </w:rPr>
          </w:rPrChange>
        </w:rPr>
        <w:instrText>"given" : "N P", "non-dropping-particle" : "", "parse-names" : false, "suffix" : "" }, { "dropping-particle" : "", "family" : "Klein", "given" : "S A", "non-dropping-particle" : "", "parse-names" : false, "suffix" : "" }, { "dropping-particle" : "", "family" : "Solomon", "given" : "S", "non-dropping-particle" : "", "parse-names" : false, "suffix" : "" }, { "dropping-particle" : "", "family" : "Stott", "given" : "P A", "non-dropping-particle" : "", "parse-names" : false, "suffix" : "" }, { "dropping-particle" : "", "family" : "Wehner", "given" : "M F", "non-dropping-particle" : "", "parse-names" : false, "suffix" : "" } ], "container-title" : "Proceedings of the National Academy of Sciences", "id" : "ITEM-1", "issued" : { "date-parts" : [ [ "2009" ] ] }, "title" : "Incorporating model quality information in climate change detection and attribution studies.", "translator" : [ { "dropping-particle" : "", "family" : "J4558", "given" : "", "non-dropping-particle" : "", "parse-names" : false, "suffix" : "" } ], "type" : "article-journal" }, "uris" : [ "http://www.mendeley.com/documents/?uuid=5abc1eb6-fe94-3175-9a21-48560628bf24" ] } ], "mendeley" : { "formattedCitation" : "(Santer et al., 2009)", "manualFormatting" : "Santer et al. (2009)", "plainTextFormattedCitation" : "(Santer et al., 2009)", "previouslyFormattedCitation" : "(Santer et al., 2009)" }, "properties" : { "noteIndex" : 0 }, "schema" : "https://github.com/citation-style-language/schema/raw/master/csl-citation.json" }</w:instrText>
      </w:r>
      <w:r w:rsidRPr="007943F4">
        <w:rPr>
          <w:noProof/>
        </w:rPr>
        <w:fldChar w:fldCharType="separate"/>
      </w:r>
      <w:r w:rsidR="00393F8C">
        <w:rPr>
          <w:noProof/>
          <w:lang w:val="en-US"/>
        </w:rPr>
        <w:t>Santer et al. (2009)</w:t>
      </w:r>
      <w:r w:rsidRPr="007943F4">
        <w:rPr>
          <w:noProof/>
        </w:rPr>
        <w:fldChar w:fldCharType="end"/>
      </w:r>
      <w:r w:rsidRPr="00E457C1">
        <w:rPr>
          <w:noProof/>
          <w:lang w:val="en-US"/>
        </w:rPr>
        <w:t xml:space="preserve"> repeated this study with CMIP5 models, and found that the detection and attribution conclusions </w:t>
      </w:r>
      <w:r w:rsidR="00BC320B" w:rsidRPr="00E457C1">
        <w:rPr>
          <w:noProof/>
          <w:lang w:val="en-US"/>
        </w:rPr>
        <w:t>we</w:t>
      </w:r>
      <w:r w:rsidRPr="00E457C1">
        <w:rPr>
          <w:noProof/>
          <w:lang w:val="en-US"/>
        </w:rPr>
        <w:t>re not sensitive to model quality. These results demonstrate that the human fingerprint is governed by robust and basic physical processes, such as the water vapo</w:t>
      </w:r>
      <w:r w:rsidR="00FA67F5" w:rsidRPr="00E457C1">
        <w:rPr>
          <w:noProof/>
          <w:lang w:val="en-US"/>
        </w:rPr>
        <w:t>u</w:t>
      </w:r>
      <w:r w:rsidRPr="00E457C1">
        <w:rPr>
          <w:noProof/>
          <w:lang w:val="en-US"/>
        </w:rPr>
        <w:t xml:space="preserve">r feedback. Finally, </w:t>
      </w:r>
      <w:r>
        <w:rPr>
          <w:noProof/>
        </w:rPr>
        <w:fldChar w:fldCharType="begin" w:fldLock="1"/>
      </w:r>
      <w:r w:rsidR="00D33CB6">
        <w:rPr>
          <w:noProof/>
          <w:lang w:val="en-US"/>
        </w:rPr>
        <w:instrText>ADDIN CSL_CITATION { "citationItems" : [ { "id" : "ITEM-1", "itemData" : { "DOI" : "10.1073/pnas.1409659111", "ISSN" : "0027-8424", "author" : [ { "dropping-particle" : "", "family" : "Chung", "given" : "E.-S.", "non-dropping-particle" : "", "parse-names" : false, "suffix" : "" }, { "dropping-particle" : "", "family" : "Soden", "given" : "B.", "non-dropping-particle" : "", "parse-names" : false, "suffix" : "" }, { "dropping-particle" : "", "family" : "Sohn", "given" : "B. J.", "non-dropping-particle" : "", "parse-names" : false, "suffix" : "" }, { "dropping-particle" : "", "family" : "Shi", "given" : "L.", "non-dropping-particle" : "", "parse-names" : false, "suffix" : "" } ], "container-title" : "Proceedings of the National Academy of Sciences", "id" : "ITEM-1", "issue" : "32", "issued" : { "date-parts" : [ [ "2014", "8", "12" ] ] }, "page" : "11636-11641", "title" : "Upper-tropospheric moistening in response to anthropogenic warming", "translator" : [ { "dropping-particle" : "", "family" : "J5064", "given" : "", "non-dropping-particle" : "", "parse-names" : false, "suffix" : "" } ], "type" : "article-journal", "volume" : "111" }, "uris" : [ "http://www.mendeley.com/documents/?uuid=8b2869cc-cffc-4c4d-aa9b-581ba81ea460" ] } ], "mendeley" : { "formattedCitation" : "(Chung et al., 2014)", "manualFormatting" : "Chung et al. (2014)", "plainTextFormattedCitation" : "(Chung et al., 2014)", "previouslyFormattedCitation" : "(Chung et al., 2014)" }, "properties" : { "noteIndex" : 0 }, "schema" : "https://github.com/citation-style-language/schema/raw/master/csl-citation.json" }</w:instrText>
      </w:r>
      <w:r>
        <w:rPr>
          <w:noProof/>
        </w:rPr>
        <w:fldChar w:fldCharType="separate"/>
      </w:r>
      <w:r w:rsidR="00393F8C">
        <w:rPr>
          <w:noProof/>
          <w:lang w:val="en-US"/>
        </w:rPr>
        <w:t>Chung et al. (2014)</w:t>
      </w:r>
      <w:r>
        <w:rPr>
          <w:noProof/>
        </w:rPr>
        <w:fldChar w:fldCharType="end"/>
      </w:r>
      <w:r w:rsidRPr="00E457C1">
        <w:rPr>
          <w:noProof/>
          <w:lang w:val="en-US"/>
        </w:rPr>
        <w:t xml:space="preserve"> extended this line of research by focusing on the global-mean water vapo</w:t>
      </w:r>
      <w:r w:rsidR="00FA67F5" w:rsidRPr="00E457C1">
        <w:rPr>
          <w:noProof/>
          <w:lang w:val="en-US"/>
        </w:rPr>
        <w:t>u</w:t>
      </w:r>
      <w:r w:rsidRPr="00E457C1">
        <w:rPr>
          <w:noProof/>
          <w:lang w:val="en-US"/>
        </w:rPr>
        <w:t>r content in the upper troposphere. Using satellite-based observations and sets of CMIP5 climate simulations run under various climate-forcing options, they show</w:t>
      </w:r>
      <w:r w:rsidR="00BC320B" w:rsidRPr="00E457C1">
        <w:rPr>
          <w:noProof/>
          <w:lang w:val="en-US"/>
        </w:rPr>
        <w:t>ed</w:t>
      </w:r>
      <w:r w:rsidRPr="00E457C1">
        <w:rPr>
          <w:noProof/>
          <w:lang w:val="en-US"/>
        </w:rPr>
        <w:t xml:space="preserve"> that the observed moistening trend of </w:t>
      </w:r>
      <w:r w:rsidR="00FA67F5" w:rsidRPr="00E457C1">
        <w:rPr>
          <w:noProof/>
          <w:lang w:val="en-US"/>
        </w:rPr>
        <w:t xml:space="preserve">the </w:t>
      </w:r>
      <w:r w:rsidRPr="00E457C1">
        <w:rPr>
          <w:noProof/>
          <w:lang w:val="en-US"/>
        </w:rPr>
        <w:t>upper troposphere over the 1979</w:t>
      </w:r>
      <w:del w:id="1095" w:author="Sara M Tuson" w:date="2021-06-24T10:48:00Z">
        <w:r w:rsidRPr="00E457C1" w:rsidDel="005C2536">
          <w:rPr>
            <w:noProof/>
            <w:lang w:val="en-US"/>
          </w:rPr>
          <w:delText>-</w:delText>
        </w:r>
      </w:del>
      <w:ins w:id="1096" w:author="Sara M Tuson" w:date="2021-06-24T10:48:00Z">
        <w:r w:rsidR="005C2536">
          <w:rPr>
            <w:noProof/>
            <w:lang w:val="en-US"/>
          </w:rPr>
          <w:t>–</w:t>
        </w:r>
      </w:ins>
      <w:r w:rsidRPr="00E457C1">
        <w:rPr>
          <w:noProof/>
          <w:lang w:val="en-US"/>
        </w:rPr>
        <w:t>2005 period c</w:t>
      </w:r>
      <w:r w:rsidR="00BC320B" w:rsidRPr="00E457C1">
        <w:rPr>
          <w:noProof/>
          <w:lang w:val="en-US"/>
        </w:rPr>
        <w:t xml:space="preserve">ould </w:t>
      </w:r>
      <w:r w:rsidRPr="00E457C1">
        <w:rPr>
          <w:noProof/>
          <w:lang w:val="en-US"/>
        </w:rPr>
        <w:t xml:space="preserve">not be explained by </w:t>
      </w:r>
      <w:r w:rsidR="001701B1" w:rsidRPr="00E457C1">
        <w:rPr>
          <w:noProof/>
          <w:lang w:val="en-US"/>
        </w:rPr>
        <w:t>internal variability</w:t>
      </w:r>
      <w:r w:rsidRPr="00E457C1">
        <w:rPr>
          <w:noProof/>
          <w:lang w:val="en-US"/>
        </w:rPr>
        <w:t xml:space="preserve"> alone, but is attributable to a combination of anthropogenic and natural forcings. This increase in water vapour is accompanied by a reduction in mid-tropospheric relative humidity and clouds in the subtropics and mid-latitude in both models and observations related to changes in the Hadley cell </w:t>
      </w:r>
      <w:ins w:id="1097" w:author="Ian Blenkinsop" w:date="2021-07-13T14:00:00Z">
        <w:r w:rsidR="005941D9">
          <w:rPr>
            <w:noProof/>
            <w:lang w:val="en-US"/>
          </w:rPr>
          <w:t>(</w:t>
        </w:r>
        <w:r w:rsidR="005941D9" w:rsidRPr="00E457C1">
          <w:rPr>
            <w:noProof/>
            <w:lang w:val="en-US"/>
          </w:rPr>
          <w:t>Section 3.3.3.1</w:t>
        </w:r>
        <w:r w:rsidR="005941D9">
          <w:rPr>
            <w:noProof/>
            <w:lang w:val="en-US"/>
          </w:rPr>
          <w:t xml:space="preserve">; </w:t>
        </w:r>
      </w:ins>
      <w:r>
        <w:rPr>
          <w:noProof/>
        </w:rPr>
        <w:fldChar w:fldCharType="begin" w:fldLock="1"/>
      </w:r>
      <w:r w:rsidR="002D1890">
        <w:rPr>
          <w:noProof/>
          <w:lang w:val="en-US"/>
        </w:rPr>
        <w:instrText>ADDIN CSL_CITATION { "citationItems" : [ { "id" : "ITEM-1", "itemData" : { "DOI" : "10.1073/pnas.1418682112", "ISSN" : "0027-8424", "abstract" : "In this paper, we investigate changes in the Hadley Circulation (HC) and their connections to increased global dryness (suppressed rainfall and reduced tropospheric relative humidity) under CO 2 warming from Coupled Model Intercomparison Project Phase 5 (CMIP5) model projections. We find a strengthening of the HC manifested in a \u201cdeep-tropics squeeze\u201d (DTS), i.e., a deepening and narrowing of the convective zone, enhanced ascent, increased high clouds, suppressed low clouds, and a rise of the level of maximum meridional mass outflow in the upper troposphere (200\u2212100 hPa) of the deep tropics. The DTS induces atmospheric moisture divergence and reduces tropospheric relative humidity in the tropics and subtropics, in conjunction with a widening of the subsiding branches of the HC, resulting in increased frequency of dry events in preferred geographic locations worldwide. Among various water-cycle parameters examined, global dryness is found to have the highest signal-to-noise ratio. Our results provide a physical basis for inferring that greenhouse warming is likely to contribute to the observed prolonged droughts worldwide in recent decades.", "author" : [ { "dropping-particle" : "", "family" : "Lau", "given" : "William K M", "non-dropping-particle" : "", "parse-names" : false, "suffix" : "" }, { "dropping-particle" : "", "family" : "Kim", "given" : "Kyu-Myong", "non-dropping-particle" : "", "parse-names" : false, "suffix" : "" } ], "container-title" : "Proceedings of the National Academy of Sciences", "id" : "ITEM-1", "issue" : "12", "issued" : { "date-parts" : [ [ "2015", "3", "24" ] ] }, "page" : "3630-3635", "title" : "Robust Hadley Circulation changes and increasing global dryness due to CO2 warming from CMIP5 model projections", "translator" : [ { "dropping-particle" : "", "family" : "J6994", "given" : "", "non-dropping-particle" : "", "parse-names" : false, "suffix" : "" } ], "type" : "article-journal", "volume" : "112" }, "uris" : [ "http://www.mendeley.com/documents/?uuid=d7d4eb6f-2ef9-41d5-a334-15056ec677d6" ] } ], "mendeley" : { "formattedCitation" : "(Lau and Kim, 2015)", "manualFormatting" : "Lau and Kim, 2015", "plainTextFormattedCitation" : "(Lau and Kim, 2015)", "previouslyFormattedCitation" : "(Lau and Kim, 2015)" }, "properties" : { "noteIndex" : 0 }, "schema" : "https://github.com/citation-style-language/schema/raw/master/csl-citation.json" }</w:instrText>
      </w:r>
      <w:r>
        <w:rPr>
          <w:noProof/>
        </w:rPr>
        <w:fldChar w:fldCharType="separate"/>
      </w:r>
      <w:del w:id="1098" w:author="Ian Blenkinsop" w:date="2021-07-13T14:00:00Z">
        <w:r w:rsidR="00393F8C" w:rsidDel="005941D9">
          <w:rPr>
            <w:noProof/>
            <w:lang w:val="en-US"/>
          </w:rPr>
          <w:delText>(</w:delText>
        </w:r>
      </w:del>
      <w:r w:rsidR="00393F8C">
        <w:rPr>
          <w:noProof/>
          <w:lang w:val="en-US"/>
        </w:rPr>
        <w:t>Lau and Kim, 2015</w:t>
      </w:r>
      <w:r>
        <w:rPr>
          <w:noProof/>
        </w:rPr>
        <w:fldChar w:fldCharType="end"/>
      </w:r>
      <w:del w:id="1099" w:author="Ian Blenkinsop" w:date="2021-07-13T14:00:00Z">
        <w:r w:rsidRPr="00E457C1" w:rsidDel="005941D9">
          <w:rPr>
            <w:noProof/>
            <w:lang w:val="en-US"/>
          </w:rPr>
          <w:delText xml:space="preserve">; also </w:delText>
        </w:r>
        <w:r w:rsidR="00AB0A4A" w:rsidRPr="00E457C1" w:rsidDel="005941D9">
          <w:rPr>
            <w:noProof/>
            <w:lang w:val="en-US"/>
          </w:rPr>
          <w:delText>S</w:delText>
        </w:r>
        <w:r w:rsidRPr="00E457C1" w:rsidDel="005941D9">
          <w:rPr>
            <w:noProof/>
            <w:lang w:val="en-US"/>
          </w:rPr>
          <w:delText>ection 3.3.3.1</w:delText>
        </w:r>
      </w:del>
      <w:r w:rsidRPr="00E457C1">
        <w:rPr>
          <w:noProof/>
          <w:lang w:val="en-US"/>
        </w:rPr>
        <w:t xml:space="preserve">). </w:t>
      </w:r>
    </w:p>
    <w:p w14:paraId="06DBAE67" w14:textId="77777777" w:rsidR="009F594A" w:rsidRPr="00E457C1" w:rsidRDefault="009F594A" w:rsidP="009F594A">
      <w:pPr>
        <w:pStyle w:val="AR6BodyText"/>
        <w:rPr>
          <w:noProof/>
          <w:lang w:val="en-US"/>
        </w:rPr>
      </w:pPr>
    </w:p>
    <w:p w14:paraId="34BE5A78" w14:textId="4EE67A3E" w:rsidR="009F594A" w:rsidRPr="00E457C1" w:rsidRDefault="009F594A" w:rsidP="009F594A">
      <w:pPr>
        <w:pStyle w:val="AR6BodyText"/>
        <w:rPr>
          <w:noProof/>
          <w:lang w:val="en-US"/>
        </w:rPr>
      </w:pPr>
      <w:r>
        <w:rPr>
          <w:noProof/>
        </w:rPr>
        <w:fldChar w:fldCharType="begin" w:fldLock="1"/>
      </w:r>
      <w:r w:rsidR="00E719C0">
        <w:rPr>
          <w:noProof/>
          <w:lang w:val="en-US"/>
        </w:rPr>
        <w:instrText>ADDIN CSL_CITATION { "citationItems" : [ { "id" : "ITEM-1", "itemData" : { "DOI" : "10.5194/esd-8-719-2017", "author" : [ { "dropping-particle" : "", "family" : "Dunn", "given" : "R J H", "non-dropping-particle" : "", "parse-names" : false, "suffix" : "" }, { "dropping-particle" : "", "family" : "Willett", "given" : "K M", "non-dropping-particle" : "", "parse-names" : false, "suffix" : "" }, { "dropping-particle" : "", "family" : "Ciavarella", "given" : "A", "non-dropping-particle" : "", "parse-names" : false, "suffix" : "" }, { "dropping-particle" : "", "family" : "Stott", "given" : "P A", "non-dropping-particle" : "", "parse-names" : false, "suffix" : "" } ], "container-title" : "Earth System Dynamics", "id" : "ITEM-1", "issue" : "3", "issued" : { "date-parts" : [ [ "2017" ] ] }, "page" : "719-747", "title" : "Comparison of land surface humidity between observations and CMIP5 models", "translator" : [ { "dropping-particle" : "", "family" : "J4805", "given" : "", "non-dropping-particle" : "", "parse-names" : false, "suffix" : "" } ], "type" : "article-journal", "volume" : "8" }, "uris" : [ "http://www.mendeley.com/documents/?uuid=140f37e0-8bf6-45a8-96a3-b634e0acef2b" ] } ], "mendeley" : { "formattedCitation" : "(Dunn et al., 2017)", "manualFormatting" : "Dunn et al. (2017)", "plainTextFormattedCitation" : "(Dunn et al., 2017)", "previouslyFormattedCitation" : "(Dunn et al., 2017)" }, "properties" : { "noteIndex" : 0 }, "schema" : "https://github.com/citation-style-language/schema/raw/master/csl-citation.json" }</w:instrText>
      </w:r>
      <w:r>
        <w:rPr>
          <w:noProof/>
        </w:rPr>
        <w:fldChar w:fldCharType="separate"/>
      </w:r>
      <w:r w:rsidR="00393F8C">
        <w:rPr>
          <w:noProof/>
          <w:lang w:val="en-US"/>
        </w:rPr>
        <w:t>Dunn et al. (2017)</w:t>
      </w:r>
      <w:r>
        <w:rPr>
          <w:noProof/>
        </w:rPr>
        <w:fldChar w:fldCharType="end"/>
      </w:r>
      <w:r w:rsidRPr="00E457C1">
        <w:rPr>
          <w:noProof/>
          <w:lang w:val="en-US"/>
        </w:rPr>
        <w:t xml:space="preserve"> confirmed earlier findings that global mean surface relative humidity increased during 1973</w:t>
      </w:r>
      <w:del w:id="1100" w:author="Sara M Tuson" w:date="2021-06-24T10:48:00Z">
        <w:r w:rsidRPr="00E457C1" w:rsidDel="005C2536">
          <w:rPr>
            <w:noProof/>
            <w:lang w:val="en-US"/>
          </w:rPr>
          <w:delText>-</w:delText>
        </w:r>
      </w:del>
      <w:ins w:id="1101" w:author="Sara M Tuson" w:date="2021-06-24T10:48:00Z">
        <w:r w:rsidR="005C2536">
          <w:rPr>
            <w:noProof/>
            <w:lang w:val="en-US"/>
          </w:rPr>
          <w:t>–</w:t>
        </w:r>
      </w:ins>
      <w:r w:rsidRPr="00E457C1">
        <w:rPr>
          <w:noProof/>
          <w:lang w:val="en-US"/>
        </w:rPr>
        <w:t xml:space="preserve">2000, followed by a steep decline (also reported in </w:t>
      </w:r>
      <w:r w:rsidRPr="007943F4">
        <w:rPr>
          <w:noProof/>
        </w:rPr>
        <w:fldChar w:fldCharType="begin" w:fldLock="1"/>
      </w:r>
      <w:ins w:id="1102" w:author="Robin Matthews" w:date="2021-06-15T12:33:00Z">
        <w:r w:rsidR="00935AF8">
          <w:rPr>
            <w:noProof/>
            <w:lang w:val="en-US"/>
          </w:rPr>
          <w:instrText>ADDIN CSL_CITATION { "citationItems" : [ { "id" : "ITEM-1", "itemData" : { "DOI" : "10.5194/cp-10-1983-2014", "ISSN" : "1814-9332", "abstract" : "Abstract. HadISDH.2.0.0 is the first gridded, multi-variable humidity and temperature in situ observations-only climate-data product that is homogenised and annually updated. It provides physically consistent estimates for specific humidity, vapour pressure, relative humidity, dew point temperature, wet bulb temperature, dew point depression and temperature. It is a monthly mean gridded (5\u00b0 by 5\u00b0) product with uncertainty estimates that account for spatio-temporal sampling, climatology calculation, homogenisation and irreducible random measurement effects. It provides a tool for the long-term monitoring of a variety of humidity-related variables which have different impacts and implications for society. It is also useful for climate model evaluation and reanalyses validation. HadISDH.2.0.0 is shown to be in good agreement both with other estimates and with theoretical understanding. The data set is available from 1973 to the present. The theme common to all variables is of a warming world with more water vapour present in the atmosphere. The largest increases in water vapour are found over the tropics and the Mediterranean. Over the tropics and high northern latitudes the surface air over land is becoming more saturated. However, despite increasing water vapour over the mid-latitudes and Mediterranean, the surface air over land is becoming less saturated. These observed features may be due to atmospheric circulation changes, land\u2013sea warming disparities and reduced water availability or changed land surface properties.", "author" : [ { "dropping-particle" : "", "family" : "Willett", "given" : "K. M.", "non-dropping-particle" : "", "parse-names" : false, "suffix" : "" }, { "dropping-particle" : "", "family" : "Dunn", "given" : "R J H", "non-dropping-particle" : "", "parse-names" : false, "suffix" : "" }, { "dropping-particle" : "", "family" : "Thorne", "given" : "Peter W", "non-dropping-particle" : "", "parse-names" : false, "suffix" : "" }, { "dropping-particle" : "", "family" : "Bell", "given" : "S", "non-dropping-particle" : "", "parse-names" : false, "suffix" : "" }, { "dropping-particle" : "", "family" : "Podesta", "given" : "M", "non-dropping-particle" : "de", "parse-names" : false, "suffix" : "" }, { "dropping-particle" : "", "family" : "Parker", "given" : "David E.", "non-dropping-particle" : "", "parse-names" : false, "suffix" : "" }, { "dropping-particle" : "", "family" : "Jones", "given" : "P. D.", "non-dropping-particle" : "", "parse-names" : false, "suffix" : "" }, { "dropping-particle" : "", "family" : "Williams Jr.", "given" : "C. N.", "non-dropping-particle" : "", "parse-names" : false, "suffix" : "" } ], "container-title" : "Climate of the Past", "id" : "ITEM-1", "issue" : "6", "issued" : { "date-parts" : [ [ "2014", "11", "21" ] ] }, "page" : "1983-2006", "title" : "HadISDH land surface multi-variable humidity and temperature record for climate monitoring", "translator" : [ { "dropping-particle" : "", "family" : "J3236", "given" : "", "non-dropping-particle" : "", "parse-names" : false, "suffix" : "" } ], "type" : "article-journal", "volume" : "10" }, "uris" : [ "http://www.mendeley.com/documents/?uuid=d0046d4f-d84d-41e6-8acf-2454cb4fd6a8" ] } ], "mendeley" : { "formattedCitation" : "(Willett et al., 2014)", "manualFormatting" : "Willett et al., 2014)", "plainTextFormattedCitation" : "(Willett et al., 2014)", "previouslyFormattedCitation" : "(Willett et al., 2014)" }, "properties" : { "noteIndex" : 0 }, "schema" : "https://github.com/citation-style-language/schema/raw/master/csl-citation.json" }</w:instrText>
        </w:r>
      </w:ins>
      <w:del w:id="1103" w:author="Robin Matthews" w:date="2021-06-15T12:33:00Z">
        <w:r w:rsidR="00713B77" w:rsidRPr="00E457C1" w:rsidDel="00935AF8">
          <w:rPr>
            <w:noProof/>
            <w:lang w:val="en-US"/>
          </w:rPr>
          <w:delInstrText xml:space="preserve">ADDIN CSL_CITATION { "citationItems" : [ { "id" : "ITEM-1", "itemData" : { "DOI" : "10.5194/cp-10-1983-2014", "ISSN" : "1814-9332", "abstract" : "Abstract. HadISDH.2.0.0 is the first gridded, multi-variable humidity and temperature in situ observations-only climate-data product that is homogenised and annually updated. It provides physically consistent estimates for specific humidity, vapour pressure, relative humidity, dew point temperature, wet bulb temperature, dew point depression and temperature. It is a monthly mean gridded (5\u00b0 by 5\u00b0) product with uncertainty estimates that account for spatio-temporal sampling, climatology calculation, homogenisation and irreducible random measurement effects. It provides a tool for the long-term monitoring of a variety of humidity-related variables which have different impacts and implications for society. It is also useful for climate model evaluation and reanalyses validation. HadISDH.2.0.0 is shown to be in good agreement both with other estimates and with theoretical understanding. The data set is available from 1973 to the present. The theme common to all variables is of a warming world with more water vapour present in the atmosphere. The largest increases in water vapour are found over the tropics and the Mediterranean. Over the tropics and high northern latitudes the surface air over land is becoming more saturated. However, despite increasing water vapour over the </w:delInstrText>
        </w:r>
        <w:r w:rsidR="00713B77" w:rsidDel="00935AF8">
          <w:rPr>
            <w:noProof/>
          </w:rPr>
          <w:delInstrText>mid-latitudes and Mediterranean, the surface air over land is becoming less saturated. These observed features may be due to atmospheric circulation changes, land\u2013sea warming disparities and reduced water availability or changed land surface properties.", "author" : [ { "dropping-particle" : "", "family" : "Willett", "given" : "K. M.", "non-dropping-particle" : "", "parse-names" : false, "suffix" : "" }, { "dropping-particle" : "", "family" : "Dunn", "given" : "R J H", "non-dropping-particle" : "", "parse-names" : false, "suffix" : "" }, { "dropping-particle" : "", "family" : "Thorne", "given" : "Peter W", "non-dropping-particle" : "", "parse-names" : false, "suffix" : "" }, { "dropping-particle" : "", "family" : "Bell", "given" : "S", "non-dropping-particle" : "", "parse-nam</w:delInstrText>
        </w:r>
        <w:r w:rsidR="00713B77" w:rsidRPr="00E457C1" w:rsidDel="00935AF8">
          <w:rPr>
            <w:noProof/>
            <w:lang w:val="en-US"/>
          </w:rPr>
          <w:delInstrText>es" : false, "suffix" : "" }, { "dropping-particle" : "", "family" : "Podesta", "given" : "M", "non-dropping-particle" : "de", "parse-names" : false, "suffix" : "" }, { "dropping-particle" : "", "family" : "Parker", "given" : "David E.", "non-dropping-particle" : "", "parse-names" : false, "suffix" : "" }, { "dropping-particle" : "", "family" : "Jones", "given" : "P. D.", "non-dropping-particle" : "", "parse-names" : false, "suffix" : "" }, { "dropping-particle" : "", "family" : "Williams Jr.", "given" : "C. N.", "non-dropping-particle" : "", "parse-names" : false, "suffix" : "" } ], "container-title" : "Climate of the Past", "id" : "ITEM-1", "issue" : "6", "issued" : { "date-parts" : [ [ "2014", "11", "21" ] ] }, "page" : "1983-2006", "title" : "HadISDH land surface multi-variable humidity and temperature record for climate monitoring", "translator" : [ { "dropping-particle" : "", "family" : "J3236", "given" : "", "non-dropping-particle" : "", "parse-names" : false, "suffix" : "" } ], "type" : "article-journal", "volume" : "10" }, "uris" : [ "http://www.mendeley.com/documents/?uuid=d0046d4f-d84d-41e6-8acf-2454cb4fd6a8" ] } ], "mendeley" : { "formattedCitation" : "(Willett et al., 2014)", "manualFormatting" : "Willet et al., 2014)", "plainTextFormattedCitation" : "(Willett et al., 2014)", "previouslyFormattedCitation" : "(Willett et al., 2014)" }, "properties" : { "noteIndex" : 0 }, "schema" : "https://github.com/citation-style-language/schema/raw/master/csl-citation.json" }</w:delInstrText>
        </w:r>
      </w:del>
      <w:r w:rsidRPr="007943F4">
        <w:rPr>
          <w:noProof/>
        </w:rPr>
        <w:fldChar w:fldCharType="separate"/>
      </w:r>
      <w:r w:rsidR="00393F8C">
        <w:rPr>
          <w:noProof/>
          <w:lang w:val="en-US"/>
        </w:rPr>
        <w:t>Willett et al., 2014)</w:t>
      </w:r>
      <w:r w:rsidRPr="007943F4">
        <w:rPr>
          <w:noProof/>
        </w:rPr>
        <w:fldChar w:fldCharType="end"/>
      </w:r>
      <w:r w:rsidRPr="00E457C1">
        <w:rPr>
          <w:noProof/>
          <w:lang w:val="en-US"/>
        </w:rPr>
        <w:t xml:space="preserve"> until 2013, and specific humidity correspondingly increased and then remained approximately constant</w:t>
      </w:r>
      <w:r w:rsidR="00936DDE" w:rsidRPr="00E457C1">
        <w:rPr>
          <w:noProof/>
          <w:lang w:val="en-US"/>
        </w:rPr>
        <w:t xml:space="preserve"> (see also Section 2.3.1.3.2)</w:t>
      </w:r>
      <w:r w:rsidRPr="00E457C1">
        <w:rPr>
          <w:noProof/>
          <w:lang w:val="en-US"/>
        </w:rPr>
        <w:t>, with none of the CMIP5 models capturing this behaviour. They noted biases in the mean state of the CMIP5 models’ surface relative humidity (and ascribe the failure to the representation of land surface processes and their response to CO</w:t>
      </w:r>
      <w:r w:rsidRPr="00E457C1">
        <w:rPr>
          <w:noProof/>
          <w:vertAlign w:val="subscript"/>
          <w:lang w:val="en-US"/>
        </w:rPr>
        <w:t>2</w:t>
      </w:r>
      <w:r w:rsidRPr="00E457C1">
        <w:rPr>
          <w:noProof/>
          <w:lang w:val="en-US"/>
        </w:rPr>
        <w:t xml:space="preserve"> forcing), concluding that these biases preclude any detection and attribution assessment.</w:t>
      </w:r>
      <w:r w:rsidRPr="00E457C1">
        <w:rPr>
          <w:lang w:val="en-US"/>
        </w:rPr>
        <w:t xml:space="preserve"> </w:t>
      </w:r>
      <w:r w:rsidRPr="00E457C1">
        <w:rPr>
          <w:noProof/>
          <w:lang w:val="en-US"/>
        </w:rPr>
        <w:t xml:space="preserve">On the other hand, </w:t>
      </w:r>
      <w:r w:rsidRPr="007943F4">
        <w:rPr>
          <w:noProof/>
        </w:rPr>
        <w:fldChar w:fldCharType="begin" w:fldLock="1"/>
      </w:r>
      <w:r w:rsidR="008F46A5" w:rsidRPr="00E457C1">
        <w:rPr>
          <w:noProof/>
          <w:lang w:val="en-US"/>
        </w:rPr>
        <w:instrText>ADDIN CSL_CITATION { "citationItems" : [ { "id" : "ITEM-1", "itemData" : { "author" : [ { "dropping-particle" : "", "family" : "Byrne", "given" : "Michael P.", "non-dropping-particle" : "", "parse-names" : false, "suffix" : "" }, { "dropping-particle" : "", "family" : "O'Gorman", "given" : "Paul A.", "non-dropping-particle" : "", "parse-names" : false, "suffix" : "" } ], "container-title" : "Proceedings of the National Academy of Sciences", "id" : "ITEM-1", "issued" : { "date-parts" : [ [ "2018" ] ] }, "title" : "Trends in continental temperature and humidity directly linked to ocean warming", "translator" : [ { "dropping-particle" : "", "family" : "J3237", "given" : "", "non-dropping-particle" : "", "parse-names" : false, "suffix" : "" } ], "type" : "article-journal", "volume" : "115" }, "uris" : [ "http://www.mendeley.com/documents/?uuid=4a5308ce-b891-49a3-a0c2-b33ed7056094" ] } ], "mendeley" : { "formattedCitation" : "(Byrne and O\u2019Gorman, 2018)", "manualFormatting" : "Byrne and O\u2019Gorman (2018)", "plainTextFormattedCitation" : "(Byrne and O\u2019Gorman, 2018)", "previouslyFormattedCitation" : "(Byrne and O\u2019Gorman, 2018)" }, "properties" : { "noteIndex" : 0 }, "schema" : "https://github.com/citation-style-language/schema/raw/master/csl-citation.json" }</w:instrText>
      </w:r>
      <w:r w:rsidRPr="007943F4">
        <w:rPr>
          <w:noProof/>
        </w:rPr>
        <w:fldChar w:fldCharType="separate"/>
      </w:r>
      <w:r w:rsidR="00393F8C">
        <w:rPr>
          <w:noProof/>
          <w:lang w:val="en-US"/>
        </w:rPr>
        <w:t>Byrne and O’Gorman (2018)</w:t>
      </w:r>
      <w:r w:rsidRPr="007943F4">
        <w:rPr>
          <w:noProof/>
        </w:rPr>
        <w:fldChar w:fldCharType="end"/>
      </w:r>
      <w:r w:rsidRPr="00E457C1">
        <w:rPr>
          <w:noProof/>
          <w:lang w:val="en-US"/>
        </w:rPr>
        <w:t xml:space="preserve"> show that the positive trend in specific humidity continued in recent years and can be detected over land and </w:t>
      </w:r>
      <w:r w:rsidR="00B56F2F" w:rsidRPr="00E457C1">
        <w:rPr>
          <w:noProof/>
          <w:lang w:val="en-US"/>
        </w:rPr>
        <w:t>ocean</w:t>
      </w:r>
      <w:r w:rsidRPr="00E457C1">
        <w:rPr>
          <w:noProof/>
          <w:lang w:val="en-US"/>
        </w:rPr>
        <w:t xml:space="preserve"> from 1979 to 2016. Moreover, they provide a theory suggesting that the increase in annual surface temperature and specific humidity as well as the decrease in relative humidity observed over land are linked to warming over the </w:t>
      </w:r>
      <w:r w:rsidR="00ED72C4" w:rsidRPr="00E457C1">
        <w:rPr>
          <w:lang w:val="en-US"/>
        </w:rPr>
        <w:t>neighbouring</w:t>
      </w:r>
      <w:r w:rsidR="00ED72C4" w:rsidRPr="00E457C1" w:rsidDel="00ED72C4">
        <w:rPr>
          <w:noProof/>
          <w:lang w:val="en-US"/>
        </w:rPr>
        <w:t xml:space="preserve"> </w:t>
      </w:r>
      <w:r w:rsidR="00B56F2F" w:rsidRPr="00E457C1">
        <w:rPr>
          <w:noProof/>
          <w:lang w:val="en-US"/>
        </w:rPr>
        <w:t>ocean</w:t>
      </w:r>
      <w:r w:rsidRPr="00E457C1">
        <w:rPr>
          <w:noProof/>
          <w:lang w:val="en-US"/>
        </w:rPr>
        <w:t xml:space="preserve">. They also point out that the negative trend in relative humidity over land regions is quite uncertain and requires further investigation. A recent study has </w:t>
      </w:r>
      <w:r w:rsidR="00127A81" w:rsidRPr="00E457C1">
        <w:rPr>
          <w:noProof/>
          <w:lang w:val="en-US"/>
        </w:rPr>
        <w:t xml:space="preserve">also </w:t>
      </w:r>
      <w:r w:rsidRPr="00E457C1">
        <w:rPr>
          <w:noProof/>
          <w:lang w:val="en-US"/>
        </w:rPr>
        <w:t xml:space="preserve">identified an anthropogenically-driven decrease in relative humidity over the </w:t>
      </w:r>
      <w:del w:id="1104" w:author="Sara M Tuson" w:date="2021-06-27T21:03:00Z">
        <w:r w:rsidRPr="00E457C1" w:rsidDel="00D66169">
          <w:rPr>
            <w:noProof/>
            <w:lang w:val="en-US"/>
          </w:rPr>
          <w:delText>NH</w:delText>
        </w:r>
      </w:del>
      <w:ins w:id="1105" w:author="Sara M Tuson" w:date="2021-06-27T21:03:00Z">
        <w:r w:rsidR="00D66169">
          <w:rPr>
            <w:noProof/>
            <w:lang w:val="en-US"/>
          </w:rPr>
          <w:t>Northern Hemisphere</w:t>
        </w:r>
      </w:ins>
      <w:r w:rsidRPr="00E457C1">
        <w:rPr>
          <w:noProof/>
          <w:lang w:val="en-US"/>
        </w:rPr>
        <w:t xml:space="preserve"> mid</w:t>
      </w:r>
      <w:ins w:id="1106" w:author="Sara M Tuson" w:date="2021-06-27T21:03:00Z">
        <w:r w:rsidR="00D66169">
          <w:rPr>
            <w:noProof/>
            <w:lang w:val="en-US"/>
          </w:rPr>
          <w:t>-</w:t>
        </w:r>
      </w:ins>
      <w:r w:rsidRPr="00E457C1">
        <w:rPr>
          <w:noProof/>
          <w:lang w:val="en-US"/>
        </w:rPr>
        <w:t>latitude continents in summer during 1979</w:t>
      </w:r>
      <w:del w:id="1107" w:author="Sara M Tuson" w:date="2021-06-24T10:48:00Z">
        <w:r w:rsidRPr="00E457C1" w:rsidDel="005C2536">
          <w:rPr>
            <w:noProof/>
            <w:lang w:val="en-US"/>
          </w:rPr>
          <w:delText>-</w:delText>
        </w:r>
      </w:del>
      <w:ins w:id="1108" w:author="Sara M Tuson" w:date="2021-06-24T10:48:00Z">
        <w:r w:rsidR="005C2536">
          <w:rPr>
            <w:noProof/>
            <w:lang w:val="en-US"/>
          </w:rPr>
          <w:t>–</w:t>
        </w:r>
      </w:ins>
      <w:r w:rsidRPr="00E457C1">
        <w:rPr>
          <w:noProof/>
          <w:lang w:val="en-US"/>
        </w:rPr>
        <w:t xml:space="preserve">2014, which was underestimated by CMIP5 models </w:t>
      </w:r>
      <w:r>
        <w:rPr>
          <w:noProof/>
        </w:rPr>
        <w:fldChar w:fldCharType="begin" w:fldLock="1"/>
      </w:r>
      <w:r w:rsidR="00D33CB6">
        <w:rPr>
          <w:noProof/>
          <w:lang w:val="en-US"/>
        </w:rPr>
        <w:instrText>ADDIN CSL_CITATION { "citationItems" : [ { "id" : "ITEM-1", "itemData" : { "DOI" : "10.1002/2017GL075353", "author" : [ { "dropping-particle" : "", "family" : "Douville", "given" : "H.", "non-dropping-particle" : "", "parse-names" : false, "suffix" : "" }, { "dropping-particle" : "", "family" : "Plazzotta", "given" : "M.", "non-dropping-particle" : "", "parse-names" : false, "suffix" : "" } ], "container-title" : "Geophysical Research Letters", "id" : "ITEM-1", "issued" : { "date-parts" : [ [ "2017" ] ] }, "title" : "Midlatitude summer drying: and underestimated threat in CMIP5 models?", "translator" : [ { "dropping-particle" : "", "family" : "J6344", "given" : "", "non-dropping-particle" : "", "parse-names" : false, "suffix" : "" } ], "type" : "article-journal", "volume" : "44" }, "uris" : [ "http://www.mendeley.com/documents/?uuid=27d1cf7d-c644-499e-bf2e-01ebc19eb01c", "http://www.mendeley.com/documents/?uuid=ca22ea48-3ce8-4d04-8fcc-940cd4e401e7" ] } ], "mendeley" : { "formattedCitation" : "(Douville and Plazzotta, 2017)", "plainTextFormattedCitation" : "(Douville and Plazzotta, 2017)", "previouslyFormattedCitation" : "(Douville and Plazzotta, 2017)" }, "properties" : { "noteIndex" : 0 }, "schema" : "https://github.com/citation-style-language/schema/raw/master/csl-citation.json" }</w:instrText>
      </w:r>
      <w:r>
        <w:rPr>
          <w:noProof/>
        </w:rPr>
        <w:fldChar w:fldCharType="separate"/>
      </w:r>
      <w:r w:rsidR="00393F8C">
        <w:rPr>
          <w:noProof/>
          <w:lang w:val="en-US"/>
        </w:rPr>
        <w:t>(Douville and Plazzotta, 2017)</w:t>
      </w:r>
      <w:r>
        <w:rPr>
          <w:noProof/>
        </w:rPr>
        <w:fldChar w:fldCharType="end"/>
      </w:r>
      <w:r w:rsidRPr="00E457C1">
        <w:rPr>
          <w:noProof/>
          <w:lang w:val="en-US"/>
        </w:rPr>
        <w:t>. Furthermore, in a mode</w:t>
      </w:r>
      <w:r w:rsidR="00A2303F" w:rsidRPr="00E457C1">
        <w:rPr>
          <w:noProof/>
          <w:lang w:val="en-US"/>
        </w:rPr>
        <w:t>l</w:t>
      </w:r>
      <w:r w:rsidRPr="00E457C1">
        <w:rPr>
          <w:noProof/>
          <w:lang w:val="en-US"/>
        </w:rPr>
        <w:t xml:space="preserve">ling study </w:t>
      </w:r>
      <w:r w:rsidRPr="007943F4">
        <w:rPr>
          <w:noProof/>
        </w:rPr>
        <w:fldChar w:fldCharType="begin" w:fldLock="1"/>
      </w:r>
      <w:r w:rsidR="008F46A5" w:rsidRPr="00E457C1">
        <w:rPr>
          <w:noProof/>
          <w:lang w:val="en-US"/>
        </w:rPr>
        <w:instrText>ADDIN CSL_CITATION { "citationItems" : [ { "id" : "ITEM-1", "itemData" : { "DOI" : "10.1007/s00382-020-05351-x", "author" : [ { "dropping-particle" : "", "family" : "Douville", "given" : "H.", "non-dropping-particle" : "", "parse-names" : false, "suffix" : "" }, { "dropping-particle" : "", "family" : "Decharme", "given" : "B.", "non-dropping-particle" : "", "parse-names" : false, "suffix" : "" }, { "dropping-particle" : "", "family" : "Delire", "given" : "C.", "non-dropping-particle" : "", "parse-names" : false, "suffix" : "" }, { "dropping-particle" : "", "family" : "Colin", "given" : "J.", "non-dropping-particle" : "", "parse-names" : false, "suffix" : "" }, { "dropping-particle" : "", "family" : "Joetzjer", "given" : "E.", "non-dropping-particle" : "", "parse-names" : false, "suffix" : "" }, { "dropping-particle" : "", "family" : "Roehrig", "given" : "R.", "non-dropping-particle" : "", "parse-names" : false, "suffix" : "" }, { "dropping-particle" : "", "family" : "Saint\u2010Martin", "given" : "D.", "non-dropping-particle" : "", "parse-names" : false, "suffix" : "" }, { "dropping-particle" : "", "family" : "Oudar", "given" : "Thomas", "non-dropping-particle" : "", "parse-names" : false, "suffix" : "" }, { "dropping-particle" : "", "family" : "Stchepouboff", "given" : "R.", "non-dropping-particle" : "", "parse-names" : false, "suffix" : "" }, { "dropping-particle" : "", "family" : "Voldoire", "given" : "A", "non-dropping-particle" : "", "parse-names" : false, "suffix" : "" } ], "container-title" : "Climate Dynamics", "id" : "ITEM-1", "issued" : { "date-parts" : [ [ "2020" ] ] }, "title" : "Drivers of the enhanced decline of land near-surface relative humidity to abrupt 4xCO2 in CNRM-CM6-1", "translator" : [ { "dropping-particle" : "", "family" : "J3242", "given" : "", "non-dropping-particle" : "", "parse-names" : false, "suffix" : "" } ], "type" : "article-journal", "volume" : "55" }, "uris" : [ "http://www.mendeley.com/documents/?uuid=0a3a3b51-d29b-4118-8f5e-28792c46e788" ] } ], "mendeley" : { "formattedCitation" : "(Douville et al., 2020)", "manualFormatting" : "Douville et al. (2020)", "plainTextFormattedCitation" : "(Douville et al., 2020)", "previouslyFormattedCitation" : "(Douville et al., 2020)" }, "properties" : { "noteIndex" : 0 }, "schema" : "https://github.com/citation-style-language/schema/raw/master/csl-citation.json" }</w:instrText>
      </w:r>
      <w:r w:rsidRPr="007943F4">
        <w:rPr>
          <w:noProof/>
        </w:rPr>
        <w:fldChar w:fldCharType="separate"/>
      </w:r>
      <w:r w:rsidR="00393F8C">
        <w:rPr>
          <w:noProof/>
          <w:lang w:val="en-US"/>
        </w:rPr>
        <w:t>Douville et al. (2020)</w:t>
      </w:r>
      <w:r w:rsidRPr="007943F4">
        <w:rPr>
          <w:noProof/>
        </w:rPr>
        <w:fldChar w:fldCharType="end"/>
      </w:r>
      <w:r w:rsidRPr="00E457C1">
        <w:rPr>
          <w:noProof/>
          <w:lang w:val="en-US"/>
        </w:rPr>
        <w:t xml:space="preserve"> show</w:t>
      </w:r>
      <w:r w:rsidR="00C06C29" w:rsidRPr="00E457C1">
        <w:rPr>
          <w:noProof/>
          <w:lang w:val="en-US"/>
        </w:rPr>
        <w:t>ed</w:t>
      </w:r>
      <w:r w:rsidRPr="00E457C1">
        <w:rPr>
          <w:noProof/>
          <w:lang w:val="en-US"/>
        </w:rPr>
        <w:t xml:space="preserve"> that this decrease in boreal summer relative humidity over mid</w:t>
      </w:r>
      <w:ins w:id="1109" w:author="Sara M Tuson" w:date="2021-06-27T21:08:00Z">
        <w:r w:rsidR="00507ECC">
          <w:rPr>
            <w:noProof/>
            <w:lang w:val="en-US"/>
          </w:rPr>
          <w:t>-</w:t>
        </w:r>
      </w:ins>
      <w:r w:rsidRPr="00E457C1">
        <w:rPr>
          <w:noProof/>
          <w:lang w:val="en-US"/>
        </w:rPr>
        <w:t xml:space="preserve">latitudes is related not only to global ocean warming, but also to the physiological effect </w:t>
      </w:r>
      <w:r w:rsidR="00936DDE" w:rsidRPr="00E457C1">
        <w:rPr>
          <w:noProof/>
          <w:lang w:val="en-US"/>
        </w:rPr>
        <w:t>of CO</w:t>
      </w:r>
      <w:r w:rsidR="00936DDE" w:rsidRPr="00E457C1">
        <w:rPr>
          <w:noProof/>
          <w:vertAlign w:val="subscript"/>
          <w:lang w:val="en-US"/>
        </w:rPr>
        <w:t>2</w:t>
      </w:r>
      <w:r w:rsidR="00936DDE" w:rsidRPr="00E457C1">
        <w:rPr>
          <w:noProof/>
          <w:lang w:val="en-US"/>
        </w:rPr>
        <w:t xml:space="preserve"> on plants </w:t>
      </w:r>
      <w:r w:rsidRPr="00E457C1">
        <w:rPr>
          <w:noProof/>
          <w:lang w:val="en-US"/>
        </w:rPr>
        <w:t>in the land surface model.</w:t>
      </w:r>
    </w:p>
    <w:p w14:paraId="05A17827" w14:textId="77777777" w:rsidR="009F594A" w:rsidRPr="00E457C1" w:rsidRDefault="009F594A" w:rsidP="009F594A">
      <w:pPr>
        <w:pStyle w:val="AR6BodyText"/>
        <w:rPr>
          <w:noProof/>
          <w:lang w:val="en-US"/>
        </w:rPr>
      </w:pPr>
    </w:p>
    <w:p w14:paraId="1E8B1962" w14:textId="0540289D" w:rsidR="009F594A" w:rsidRPr="00E457C1" w:rsidRDefault="009F594A" w:rsidP="009F594A">
      <w:pPr>
        <w:pStyle w:val="AR6BodyText"/>
        <w:rPr>
          <w:noProof/>
          <w:lang w:val="en-US"/>
        </w:rPr>
      </w:pPr>
      <w:r w:rsidRPr="00E457C1">
        <w:rPr>
          <w:noProof/>
          <w:lang w:val="en-US"/>
        </w:rPr>
        <w:t xml:space="preserve">In summary, we assess that it is </w:t>
      </w:r>
      <w:r w:rsidRPr="00E457C1">
        <w:rPr>
          <w:i/>
          <w:noProof/>
          <w:lang w:val="en-US"/>
        </w:rPr>
        <w:t xml:space="preserve">likely </w:t>
      </w:r>
      <w:r w:rsidRPr="00E457C1">
        <w:rPr>
          <w:noProof/>
          <w:lang w:val="en-US"/>
        </w:rPr>
        <w:t xml:space="preserve">that human influence has contributed to moistening in the upper troposphere since 1979. Also, there </w:t>
      </w:r>
      <w:r w:rsidRPr="00E457C1">
        <w:rPr>
          <w:i/>
          <w:noProof/>
          <w:lang w:val="en-US"/>
        </w:rPr>
        <w:t>is medium confidence</w:t>
      </w:r>
      <w:r w:rsidRPr="00E457C1">
        <w:rPr>
          <w:noProof/>
          <w:lang w:val="en-US"/>
        </w:rPr>
        <w:t xml:space="preserve"> that human influence contributed to a global increase in annual surface specific humidity, and </w:t>
      </w:r>
      <w:r w:rsidRPr="00E457C1">
        <w:rPr>
          <w:i/>
          <w:noProof/>
          <w:lang w:val="en-US"/>
        </w:rPr>
        <w:t>medium confidence</w:t>
      </w:r>
      <w:r w:rsidRPr="00E457C1">
        <w:rPr>
          <w:noProof/>
          <w:lang w:val="en-US"/>
        </w:rPr>
        <w:t xml:space="preserve"> that it contributed to a decrease in surface relative humidity over mid</w:t>
      </w:r>
      <w:ins w:id="1110" w:author="Sara M Tuson" w:date="2021-06-27T21:09:00Z">
        <w:r w:rsidR="00507ECC">
          <w:rPr>
            <w:noProof/>
            <w:lang w:val="en-US"/>
          </w:rPr>
          <w:t>-</w:t>
        </w:r>
      </w:ins>
      <w:r w:rsidRPr="00E457C1">
        <w:rPr>
          <w:noProof/>
          <w:lang w:val="en-US"/>
        </w:rPr>
        <w:t>latitude N</w:t>
      </w:r>
      <w:ins w:id="1111" w:author="Sara M Tuson" w:date="2021-06-27T07:19:00Z">
        <w:r w:rsidR="005D0124">
          <w:rPr>
            <w:noProof/>
            <w:lang w:val="en-US"/>
          </w:rPr>
          <w:t xml:space="preserve">orthern </w:t>
        </w:r>
      </w:ins>
      <w:r w:rsidRPr="00E457C1">
        <w:rPr>
          <w:noProof/>
          <w:lang w:val="en-US"/>
        </w:rPr>
        <w:t>H</w:t>
      </w:r>
      <w:ins w:id="1112" w:author="Sara M Tuson" w:date="2021-06-27T07:19:00Z">
        <w:r w:rsidR="005D0124">
          <w:rPr>
            <w:noProof/>
            <w:lang w:val="en-US"/>
          </w:rPr>
          <w:t>emisphere</w:t>
        </w:r>
      </w:ins>
      <w:r w:rsidRPr="00E457C1">
        <w:rPr>
          <w:noProof/>
          <w:lang w:val="en-US"/>
        </w:rPr>
        <w:t xml:space="preserve"> continents during summertime. </w:t>
      </w:r>
    </w:p>
    <w:p w14:paraId="59597454" w14:textId="77777777" w:rsidR="009F594A" w:rsidRPr="00E457C1" w:rsidRDefault="009F594A" w:rsidP="009F594A">
      <w:pPr>
        <w:pStyle w:val="AR6BodyText"/>
        <w:rPr>
          <w:noProof/>
          <w:lang w:val="en-US"/>
        </w:rPr>
      </w:pPr>
    </w:p>
    <w:p w14:paraId="57D0AF67" w14:textId="77777777" w:rsidR="009F594A" w:rsidRPr="00E457C1" w:rsidRDefault="009F594A" w:rsidP="009F594A">
      <w:pPr>
        <w:pStyle w:val="AR6BodyText"/>
        <w:rPr>
          <w:noProof/>
          <w:lang w:val="en-US"/>
        </w:rPr>
      </w:pPr>
    </w:p>
    <w:p w14:paraId="7BE5EA0A" w14:textId="56FDF9EC" w:rsidR="009F594A" w:rsidRDefault="009F594A" w:rsidP="00685DE7">
      <w:pPr>
        <w:pStyle w:val="AR6Chap3Level33111"/>
        <w:numPr>
          <w:ilvl w:val="3"/>
          <w:numId w:val="11"/>
        </w:numPr>
        <w:tabs>
          <w:tab w:val="left" w:pos="708"/>
        </w:tabs>
      </w:pPr>
      <w:bookmarkStart w:id="1113" w:name="_Toc6385714"/>
      <w:bookmarkStart w:id="1114" w:name="_Toc70639138"/>
      <w:r>
        <w:t>Precipitation</w:t>
      </w:r>
      <w:bookmarkEnd w:id="1113"/>
      <w:bookmarkEnd w:id="1114"/>
    </w:p>
    <w:p w14:paraId="3E5089DA" w14:textId="77777777" w:rsidR="009F594A" w:rsidRDefault="009F594A" w:rsidP="009F594A">
      <w:pPr>
        <w:pStyle w:val="AR6BodyText"/>
        <w:rPr>
          <w:noProof/>
          <w:lang w:eastAsia="en-US"/>
        </w:rPr>
      </w:pPr>
    </w:p>
    <w:p w14:paraId="32C552BA" w14:textId="10B0F6AA" w:rsidR="009F594A" w:rsidRPr="00E457C1" w:rsidRDefault="009F594A" w:rsidP="009F594A">
      <w:pPr>
        <w:pStyle w:val="AR6BodyText"/>
        <w:rPr>
          <w:noProof/>
          <w:lang w:val="en-US"/>
        </w:rPr>
      </w:pPr>
      <w:r w:rsidRPr="00E457C1">
        <w:rPr>
          <w:noProof/>
          <w:lang w:val="en-US"/>
        </w:rPr>
        <w:t xml:space="preserve">AR5 concluded that there was </w:t>
      </w:r>
      <w:r w:rsidRPr="00E457C1">
        <w:rPr>
          <w:i/>
          <w:noProof/>
          <w:lang w:val="en-US"/>
        </w:rPr>
        <w:t>medium confidence</w:t>
      </w:r>
      <w:r w:rsidRPr="00E457C1">
        <w:rPr>
          <w:noProof/>
          <w:lang w:val="en-US"/>
        </w:rPr>
        <w:t xml:space="preserve"> that human influence had contributed to large-scale precipitation changes over land since 1950, including an increase in the N</w:t>
      </w:r>
      <w:ins w:id="1115" w:author="Sara M Tuson" w:date="2021-06-27T07:20:00Z">
        <w:r w:rsidR="005D0124">
          <w:rPr>
            <w:noProof/>
            <w:lang w:val="en-US"/>
          </w:rPr>
          <w:t xml:space="preserve">orthern </w:t>
        </w:r>
      </w:ins>
      <w:r w:rsidRPr="00E457C1">
        <w:rPr>
          <w:noProof/>
          <w:lang w:val="en-US"/>
        </w:rPr>
        <w:t>H</w:t>
      </w:r>
      <w:ins w:id="1116" w:author="Sara M Tuson" w:date="2021-06-27T07:20:00Z">
        <w:r w:rsidR="005D0124">
          <w:rPr>
            <w:noProof/>
            <w:lang w:val="en-US"/>
          </w:rPr>
          <w:t>emisphere</w:t>
        </w:r>
      </w:ins>
      <w:r w:rsidRPr="00E457C1">
        <w:rPr>
          <w:noProof/>
          <w:lang w:val="en-US"/>
        </w:rPr>
        <w:t xml:space="preserve"> mid</w:t>
      </w:r>
      <w:ins w:id="1117" w:author="Sara M Tuson" w:date="2021-06-27T21:05:00Z">
        <w:r w:rsidR="00507ECC">
          <w:rPr>
            <w:noProof/>
            <w:lang w:val="en-US"/>
          </w:rPr>
          <w:t>-</w:t>
        </w:r>
      </w:ins>
      <w:r w:rsidRPr="00E457C1">
        <w:rPr>
          <w:noProof/>
          <w:lang w:val="en-US"/>
        </w:rPr>
        <w:t xml:space="preserve"> to high latitudes. Moreover, AR5 concluded that observational uncertainties and challenges in precipitation modelling precluded a more confident assessment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sidRPr="00E457C1">
        <w:rPr>
          <w:noProof/>
          <w:lang w:val="en-US"/>
        </w:rPr>
        <w:t xml:space="preserve">. Overall, they found that large-scale features of mean precipitation in CMIP5 models are in modest agreement with observations, but there are systematic errors in the </w:t>
      </w:r>
      <w:r w:rsidR="00350906" w:rsidRPr="00E457C1">
        <w:rPr>
          <w:noProof/>
          <w:lang w:val="en-US"/>
        </w:rPr>
        <w:t>t</w:t>
      </w:r>
      <w:r w:rsidRPr="00E457C1">
        <w:rPr>
          <w:noProof/>
          <w:lang w:val="en-US"/>
        </w:rPr>
        <w:t xml:space="preserve">ropics </w:t>
      </w:r>
      <w:r w:rsidRPr="007943F4">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Pr="007943F4">
        <w:rPr>
          <w:noProof/>
        </w:rPr>
        <w:fldChar w:fldCharType="separate"/>
      </w:r>
      <w:r w:rsidR="00393F8C">
        <w:rPr>
          <w:noProof/>
          <w:lang w:val="en-US"/>
        </w:rPr>
        <w:t>(Flato et al., 2013)</w:t>
      </w:r>
      <w:r w:rsidRPr="007943F4">
        <w:rPr>
          <w:noProof/>
        </w:rPr>
        <w:fldChar w:fldCharType="end"/>
      </w:r>
      <w:r w:rsidRPr="00E457C1">
        <w:rPr>
          <w:noProof/>
          <w:lang w:val="en-US"/>
        </w:rPr>
        <w:t>.</w:t>
      </w:r>
      <w:r>
        <w:rPr>
          <w:noProof/>
        </w:rPr>
        <w:fldChar w:fldCharType="begin"/>
      </w:r>
      <w:bookmarkStart w:id="1118" w:name="__Fieldmark__2232_3108272068"/>
      <w:r>
        <w:fldChar w:fldCharType="end"/>
      </w:r>
      <w:bookmarkEnd w:id="1118"/>
    </w:p>
    <w:p w14:paraId="57037DF0" w14:textId="77777777" w:rsidR="009F594A" w:rsidRPr="00E457C1" w:rsidRDefault="009F594A" w:rsidP="009F594A">
      <w:pPr>
        <w:pStyle w:val="AR6BodyText"/>
        <w:jc w:val="both"/>
        <w:rPr>
          <w:noProof/>
          <w:lang w:val="en-US"/>
        </w:rPr>
      </w:pPr>
    </w:p>
    <w:p w14:paraId="3C034E42" w14:textId="74126574" w:rsidR="009F594A" w:rsidRPr="00E457C1" w:rsidRDefault="009F594A" w:rsidP="009F594A">
      <w:pPr>
        <w:pStyle w:val="AR6BodyText"/>
        <w:rPr>
          <w:noProof/>
          <w:lang w:val="en-US"/>
        </w:rPr>
      </w:pPr>
      <w:r w:rsidRPr="00E457C1">
        <w:rPr>
          <w:noProof/>
          <w:lang w:val="en-US"/>
        </w:rPr>
        <w:t xml:space="preserve">Since AR5, </w:t>
      </w:r>
      <w:r>
        <w:rPr>
          <w:noProof/>
        </w:rPr>
        <w:fldChar w:fldCharType="begin" w:fldLock="1"/>
      </w:r>
      <w:ins w:id="1119" w:author="Robin Matthews" w:date="2021-06-15T12:34:00Z">
        <w:r w:rsidR="00935AF8">
          <w:rPr>
            <w:noProof/>
            <w:lang w:val="en-US"/>
          </w:rPr>
          <w:instrText>ADDIN CSL_CITATION { "citationItems" : [ { "id" : "ITEM-1", "itemData" : { "DOI" : "10.1002/joc.4592", "ISSN" : "10970088", "abstract" : "In this study, we examined the annual precipitation amounts, the seasonality over global land and their linear trends, as well as the uncertainties in two observations (precipitation reconstruction and Global Precipitation Climatology Centre), and then compared them with historical runs by multiple models. Overall, the large-scale patterns of both the climatology of the annual precipitation amount and the seasonality are consistent between the two observations. Nevertheless, some noticeable differences existed, particularly in the regions with fewer gauge observations, such as northern Africa and the Tibetan Plateau. For long-term changes, significant drying trends during 1948\u20132005 were observed in the tropical areas of northern Africa, accompanied by significant wetting trends in the polar region of Canada. The seasonality change during the period was dominated by a decreasing trend in precipitation, especially in the western portion of Russia. The model simulations of the Coupled Model Intercomparison Project, Phase 5 (CMIP5) reproduced the climatological mean state of annual precipitation and its seasonality in the observations, as well as to some extent the zonal mean trends of precipitation amounts, but did not reproduce the zonal mean trends of seasonality. The two-dimensional distribution of linear trends of annual precipitation and seasonality simulated by CMIP5 models showed little consistency with their observational counterparts. One possibility for the inconsistencies was that they were largely determined by internal variations of the climate system rather than external forcings. In contrast, it might also suggest a challenge for state-of-the-art climate models to correctly simulate the spatial distribution of responses of annual precipitation amounts and seasonality to the evolution of external forcings. Our results suggest that, in addition to the precipitation amount, seasonality should be used as a metric to assess the ability of a climate model to simulate current climate conditions and project future climate change.", "author" : [ { "dropping-particle" : "", "family" : "Li", "given" : "Xiaofan", "non-dropping-particle" : "", "parse-names" : false, "suffix" : "" }, { "dropping-particle" : "", "family" : "Hu", "given" : "Zeng Zhen", "non-dropping-particle" : "", "parse-names" : false, "suffix" : "" }, { "dropping-particle" : "", "family" : "Jiang", "given" : "Xingwen", "non-dropping-particle" : "", "parse-names" : false, "suffix" : "" }, { "dropping-particle" : "", "family" : "Li", "given" : "Yueqing", "non-dropping-particle" : "", "parse-names" : false, "suffix" : "" }, { "dropping-particle" : "", "family" : "Gao", "given" : "Zongting", "non-dropping-particle" : "", "parse-names" : false, "suffix" : "" }, { "dropping-particle" : "", "family" : "Yang", "given" : "Song", "non-dropping-particle" : "", "parse-names" : false, "suffix" : "" }, { "dropping-particle" : "", "family" : "Zhu", "given" : "Jieshun", "non-dropping-particle" : "", "parse-names" : false, "suffix" : "" }, { "dropping-particle" : "", "family" : "Jha", "given" : "Bhaskar", "non-dropping-particle" : "", "parse-names" : false, "suffix" : "" } ], "container-title" : "International Journal of Climatology", "id" : "ITEM-1", "issue" : "11", "issued" : { "date-parts" : [ [ "2016" ] ] }, "page" : "3781-3793", "title" : "Trend and seasonality of land precipitation in observations and CMIP5 model simulations", "translator" : [ { "dropping-particle" : "", "family" : "J6352", "given" : "", "non-dropping-particle" : "", "parse-names" : false, "suffix" : "" } ], "type" : "article-journal", "volume" : "36" }, "uris" : [ "http://www.mendeley.com/documents/?uuid=dad222fb-0e5d-4cdd-9d91-c550a82dcab8" ] } ], "mendeley" : { "formattedCitation" : "(Li et al., 2016b)", "manualFormatting" : "X. Li et al. (2016)", "plainTextFormattedCitation" : "(Li et al., 2016b)", "previouslyFormattedCitation" : "(Li et al., 2016b)" }, "properties" : { "noteIndex" : 0 }, "schema" : "https://github.com/citation-style-language/schema/raw/master/csl-citation.json" }</w:instrText>
        </w:r>
      </w:ins>
      <w:del w:id="1120" w:author="Robin Matthews" w:date="2021-06-15T12:34:00Z">
        <w:r w:rsidR="00E719C0" w:rsidDel="00935AF8">
          <w:rPr>
            <w:noProof/>
            <w:lang w:val="en-US"/>
          </w:rPr>
          <w:delInstrText>ADDIN CSL_CITATION { "citationItems" : [ { "id" : "ITEM-1", "itemData" : { "DOI" : "10.1002/joc.4592", "ISSN" : "10970088", "abstract" : "In this study, we examined the annual precipitation amounts, the seasonality over global land and their linear trends, as well as the uncertainties in two observations (precipitation reconstruction and Global Precipitation Climatology Centre), and then compared them with historical runs by multiple models. Overall, the large-scale patterns of both the climatology of the annual precipitation amount and the seasonality are consistent between the two observations. Nevertheless, some noticeable differences existed, particularly in the regions with fewer gauge observations, such as northern Africa and the Tibetan Plateau. For long-term changes, significant drying trends during 1948\u20132005 were observed in the tropical areas of northern Africa, accompanied by significant wetting trends in the polar region of Canada. The seasonality change during the period was dominated by a decreasing trend in precipitation, especially in the western portion of Russia. The model simulations of the Coupled Model Intercomparison Project, Phase 5 (CMIP5) reproduced the climatological mean state of annual precipitation and its seasonality in the observations, as well as to some extent the zonal mean trends of precipitation amounts, but did not reproduce the zonal mean trends of seasonality. The two-dimensional distribution of linear trends of annual precipitation and seasonality simulated by CMIP5 models showed little consistency with their observational counterparts. One possibility for the inconsistencies was that they were largely determined by internal variations of the climate system rather than external forcings. In contrast, it might also suggest a challenge for state-of-the-art climate models to correctly simulate the spatial distribution of responses of annual precipitation amounts and seasonality to the evolution of external forcings. Our results suggest that, in addition to the precipitation amount, seasonality should be used as a metric to assess the ability of a climate model to simulate current climate conditions and project future climate change.", "author" : [ { "dropping-particle" : "", "family" : "Li", "given" : "Xiaofan", "non-dropping-particle" : "", "parse-names" : false, "suffix" : "" }, { "dropping-particle" : "", "family" : "Hu", "given" : "Zeng Zhen", "non-dropping-particle" : "", "parse-names" : false, "suffix" : "" }, { "dropping-particle" : "", "family" : "Jiang", "given" : "Xingwen", "non-dropping-particle" : "", "parse-names" : false, "suffix" : "" }, { "dropping-particle" : "", "family" : "Li", "given" : "Yueqing", "non-dropping-particle" : "", "parse-names" : false, "suffix" : "" }, { "dropping-particle" : "", "family" : "Gao", "given" : "Zongting", "non-dropping-particle" : "", "parse-names" : false, "suffix" : "" }, { "dropping-particle" : "", "family" : "Yang", "given" : "Song", "non-dropping-particle" : "", "parse-names" : false, "suffix" : "" }, { "dropping-particle" : "", "family" : "Zhu", "given" : "Jieshun", "non-dropping-particle" : "", "parse-names" : false, "suffix" : "" }, { "dropping-particle" : "", "family" : "Jha", "given" : "Bhaskar", "non-dropping-particle" : "", "parse-names" : false, "suffix" : "" } ], "container-title" : "International Journal of Climatology", "id" : "ITEM-1", "issue" : "11", "issued" : { "date-parts" : [ [ "2016" ] ] }, "page" : "3781-3793", "title" : "Trend and seasonality of land precipitation in observations and CMIP5 model simulations", "translator" : [ { "dropping-particle" : "", "family" : "J6352", "given" : "", "non-dropping-particle" : "", "parse-names" : false, "suffix" : "" } ], "type" : "article-journal", "volume" : "36" }, "uris" : [ "http://www.mendeley.com/documents/?uuid=dad222fb-0e5d-4cdd-9d91-c550a82dcab8" ] } ], "mendeley" : { "formattedCitation" : "(Li et al., 2016b)", "manualFormatting" : "Li et al. (2016b)", "plainTextFormattedCitation" : "(Li et al., 2016b)", "previouslyFormattedCitation" : "(Li et al., 2016b)" }, "properties" : { "noteIndex" : 0 }, "schema" : "https://github.com/citation-style-language/schema/raw/master/csl-citation.json" }</w:delInstrText>
        </w:r>
      </w:del>
      <w:r>
        <w:rPr>
          <w:noProof/>
        </w:rPr>
        <w:fldChar w:fldCharType="separate"/>
      </w:r>
      <w:r w:rsidR="00393F8C">
        <w:rPr>
          <w:noProof/>
          <w:lang w:val="en-US"/>
        </w:rPr>
        <w:t>X. Li et al. (2016)</w:t>
      </w:r>
      <w:r>
        <w:rPr>
          <w:noProof/>
        </w:rPr>
        <w:fldChar w:fldCharType="end"/>
      </w:r>
      <w:r w:rsidRPr="00E457C1">
        <w:rPr>
          <w:noProof/>
          <w:lang w:val="en-US"/>
        </w:rPr>
        <w:t xml:space="preserve"> found that CMIP5 models simulate the large scale patterns of annual mean land precipitation and seasonality</w:t>
      </w:r>
      <w:r w:rsidR="003F5058" w:rsidRPr="00E457C1">
        <w:rPr>
          <w:noProof/>
          <w:lang w:val="en-US"/>
        </w:rPr>
        <w:t xml:space="preserve"> well</w:t>
      </w:r>
      <w:r w:rsidRPr="00E457C1">
        <w:rPr>
          <w:noProof/>
          <w:lang w:val="en-US"/>
        </w:rPr>
        <w:t>, as well as reproduc</w:t>
      </w:r>
      <w:r w:rsidR="003F5058" w:rsidRPr="00E457C1">
        <w:rPr>
          <w:noProof/>
          <w:lang w:val="en-US"/>
        </w:rPr>
        <w:t>ing</w:t>
      </w:r>
      <w:r w:rsidRPr="00E457C1">
        <w:rPr>
          <w:noProof/>
          <w:lang w:val="en-US"/>
        </w:rPr>
        <w:t xml:space="preserve"> qualitatively the observed zonal mean land precipitation trends for the period 1948</w:t>
      </w:r>
      <w:del w:id="1121" w:author="Sara M Tuson" w:date="2021-06-24T10:48:00Z">
        <w:r w:rsidRPr="00E457C1" w:rsidDel="005C2536">
          <w:rPr>
            <w:noProof/>
            <w:lang w:val="en-US"/>
          </w:rPr>
          <w:delText>-</w:delText>
        </w:r>
      </w:del>
      <w:ins w:id="1122" w:author="Sara M Tuson" w:date="2021-06-24T10:48:00Z">
        <w:r w:rsidR="005C2536">
          <w:rPr>
            <w:noProof/>
            <w:lang w:val="en-US"/>
          </w:rPr>
          <w:t>–</w:t>
        </w:r>
      </w:ins>
      <w:r w:rsidRPr="00E457C1">
        <w:rPr>
          <w:noProof/>
          <w:lang w:val="en-US"/>
        </w:rPr>
        <w:t xml:space="preserve">2005: models capture the drying trends in the tropics and </w:t>
      </w:r>
      <w:r w:rsidR="00350906" w:rsidRPr="00E457C1">
        <w:rPr>
          <w:noProof/>
          <w:lang w:val="en-US"/>
        </w:rPr>
        <w:t xml:space="preserve">at </w:t>
      </w:r>
      <w:r w:rsidRPr="00E457C1">
        <w:rPr>
          <w:noProof/>
          <w:lang w:val="en-US"/>
        </w:rPr>
        <w:t>45</w:t>
      </w:r>
      <w:r w:rsidRPr="00E457C1">
        <w:rPr>
          <w:rFonts w:cs="Times New Roman"/>
          <w:noProof/>
          <w:lang w:val="en-US"/>
        </w:rPr>
        <w:t>°</w:t>
      </w:r>
      <w:r w:rsidRPr="00E457C1">
        <w:rPr>
          <w:noProof/>
          <w:lang w:val="en-US"/>
        </w:rPr>
        <w:t>S and the wetting trend in the N</w:t>
      </w:r>
      <w:ins w:id="1123" w:author="Sara M Tuson" w:date="2021-06-27T07:21:00Z">
        <w:r w:rsidR="005D0124">
          <w:rPr>
            <w:noProof/>
            <w:lang w:val="en-US"/>
          </w:rPr>
          <w:t xml:space="preserve">orthern </w:t>
        </w:r>
      </w:ins>
      <w:r w:rsidRPr="00E457C1">
        <w:rPr>
          <w:noProof/>
          <w:lang w:val="en-US"/>
        </w:rPr>
        <w:t>H</w:t>
      </w:r>
      <w:ins w:id="1124" w:author="Sara M Tuson" w:date="2021-06-27T07:21:00Z">
        <w:r w:rsidR="005D0124">
          <w:rPr>
            <w:noProof/>
            <w:lang w:val="en-US"/>
          </w:rPr>
          <w:t>emisphere</w:t>
        </w:r>
      </w:ins>
      <w:r w:rsidRPr="00E457C1">
        <w:rPr>
          <w:noProof/>
          <w:lang w:val="en-US"/>
        </w:rPr>
        <w:t xml:space="preserve"> mid-</w:t>
      </w:r>
      <w:ins w:id="1125" w:author="Sara M Tuson" w:date="2021-06-27T21:06:00Z">
        <w:r w:rsidR="00507ECC">
          <w:rPr>
            <w:noProof/>
            <w:lang w:val="en-US"/>
          </w:rPr>
          <w:t xml:space="preserve"> </w:t>
        </w:r>
      </w:ins>
      <w:r w:rsidRPr="00E457C1">
        <w:rPr>
          <w:noProof/>
          <w:lang w:val="en-US"/>
        </w:rPr>
        <w:t>to</w:t>
      </w:r>
      <w:ins w:id="1126" w:author="Sara M Tuson" w:date="2021-06-27T21:06:00Z">
        <w:r w:rsidR="00507ECC">
          <w:rPr>
            <w:noProof/>
            <w:lang w:val="en-US"/>
          </w:rPr>
          <w:t xml:space="preserve"> </w:t>
        </w:r>
      </w:ins>
      <w:del w:id="1127" w:author="Sara M Tuson" w:date="2021-06-27T21:06:00Z">
        <w:r w:rsidRPr="00E457C1" w:rsidDel="00507ECC">
          <w:rPr>
            <w:noProof/>
            <w:lang w:val="en-US"/>
          </w:rPr>
          <w:delText>-</w:delText>
        </w:r>
      </w:del>
      <w:r w:rsidRPr="00E457C1">
        <w:rPr>
          <w:noProof/>
          <w:lang w:val="en-US"/>
        </w:rPr>
        <w:t>high latitudes, but the amplitude</w:t>
      </w:r>
      <w:r w:rsidR="000B4AC6" w:rsidRPr="00E457C1">
        <w:rPr>
          <w:noProof/>
          <w:lang w:val="en-US"/>
        </w:rPr>
        <w:t>s</w:t>
      </w:r>
      <w:r w:rsidRPr="00E457C1">
        <w:rPr>
          <w:noProof/>
          <w:lang w:val="en-US"/>
        </w:rPr>
        <w:t xml:space="preserve"> of the changes are much smaller</w:t>
      </w:r>
      <w:r w:rsidR="00350906" w:rsidRPr="00E457C1">
        <w:rPr>
          <w:noProof/>
          <w:lang w:val="en-US"/>
        </w:rPr>
        <w:t xml:space="preserve"> than observed</w:t>
      </w:r>
      <w:r w:rsidRPr="00E457C1">
        <w:rPr>
          <w:noProof/>
          <w:lang w:val="en-US"/>
        </w:rPr>
        <w:t>. Land precipitation was found to show enhanced seasonality</w:t>
      </w:r>
      <w:r w:rsidR="00350906" w:rsidRPr="00E457C1">
        <w:rPr>
          <w:noProof/>
          <w:lang w:val="en-US"/>
        </w:rPr>
        <w:t xml:space="preserve"> in observations</w:t>
      </w:r>
      <w:r w:rsidRPr="00E457C1">
        <w:rPr>
          <w:noProof/>
          <w:lang w:val="en-US"/>
        </w:rPr>
        <w:t xml:space="preserve"> </w:t>
      </w:r>
      <w:r>
        <w:rPr>
          <w:noProof/>
        </w:rPr>
        <w:fldChar w:fldCharType="begin" w:fldLock="1"/>
      </w:r>
      <w:r w:rsidR="008F46A5" w:rsidRPr="00E457C1">
        <w:rPr>
          <w:noProof/>
          <w:lang w:val="en-US"/>
        </w:rPr>
        <w:instrText>ADDIN CSL_CITATION { "citationItems" : [ { "id" : "ITEM-1", "itemData" : { "DOI" : "10.1038/ngeo1744", "ISSN" : "1752-0894", "author" : [ { "dropping-particle" : "", "family" : "Chou", "given" : "Chia", "non-dropping-particle" : "", "parse-names" : false, "suffix" : "" }, { "dropping-particle" : "", "family" : "Chiang", "given" : "John C. H.", "non-dropping-particle" : "", "parse-names" : false, "suffix" : "" }, { "dropping-particle" : "", "family" : "Lan", "given" : "Chia-Wei", "non-dropping-particle" : "", "parse-names" : false, "suffix" : "" }, { "dropping-particle" : "", "family" : "Chung", "given" : "Chia-Hui", "non-dropping-particle" : "", "parse-names" : false, "suffix" : "" }, { "dropping-particle" : "", "family" : "Liao", "given" : "Yi-Chun", "non-dropping-particle" : "", "parse-names" : false, "suffix" : "" }, { "dropping-particle" : "", "family" : "Lee", "given" : "Chia-Jung", "non-dropping-particle" : "", "parse-names" : false, "suffix" : "" } ], "container-title" : "Nature Geoscience", "id" : "ITEM-1", "issue" : "4", "issued" : { "date-parts" : [ [ "2013", "4", "3" ] ] }, "page" : "263-267", "title" : "Increase in the range between wet and dry season precipitation", "translator" : [ { "dropping-particle" : "", "family" : "J194", "given" : "", "non-dropping-particle" : "", "parse-names" : false, "suffix" : "" } ], "type" : "article-journal", "volume" : "6" }, "uris" : [ "http://www.mendeley.com/documents/?uuid=590211e8-8a13-4295-a51d-fcd0522e1fd0" ] } ], "mendeley" : { "formattedCitation" : "(Chou et al., 2013)", "plainTextFormattedCitation" : "(Chou et al., 2013)", "previouslyFormattedCitation" : "(Chou et al., 2013)" }, "properties" : { "noteIndex" : 0 }, "schema" : "https://github.com/citation-style-language/schema/raw/master/csl-citation.json" }</w:instrText>
      </w:r>
      <w:r>
        <w:rPr>
          <w:noProof/>
        </w:rPr>
        <w:fldChar w:fldCharType="separate"/>
      </w:r>
      <w:r w:rsidR="00393F8C">
        <w:rPr>
          <w:noProof/>
          <w:lang w:val="en-US"/>
        </w:rPr>
        <w:t>(Chou et al., 2013)</w:t>
      </w:r>
      <w:r>
        <w:rPr>
          <w:noProof/>
        </w:rPr>
        <w:fldChar w:fldCharType="end"/>
      </w:r>
      <w:r w:rsidRPr="00E457C1">
        <w:rPr>
          <w:noProof/>
          <w:lang w:val="en-US"/>
        </w:rPr>
        <w:t xml:space="preserve">, </w:t>
      </w:r>
      <w:r w:rsidR="003F5058" w:rsidRPr="00E457C1">
        <w:rPr>
          <w:noProof/>
          <w:lang w:val="en-US"/>
        </w:rPr>
        <w:t xml:space="preserve">qualitatively </w:t>
      </w:r>
      <w:r w:rsidRPr="00E457C1">
        <w:rPr>
          <w:noProof/>
          <w:lang w:val="en-US"/>
        </w:rPr>
        <w:t xml:space="preserve">consistent with the simulated response to anthropogenic forcing </w:t>
      </w:r>
      <w:r>
        <w:rPr>
          <w:noProof/>
        </w:rPr>
        <w:fldChar w:fldCharType="begin" w:fldLock="1"/>
      </w:r>
      <w:r w:rsidR="00D33CB6">
        <w:rPr>
          <w:noProof/>
          <w:lang w:val="en-US"/>
        </w:rPr>
        <w:instrText>ADDIN CSL_CITATION { "citationItems" : [ { "id" : "ITEM-1", "itemData" : { "DOI" : "10.1175/JCLI-D-13-00216.1", "ISSN" : "0894-8755", "abstract" : "Models from phase 5 of the Coupled Model Intercomparison Project (CMIP5) project changes to the seasonality of both tropical sea surface temperature (SST) and precipitation when forced by an increase in greenhouse gases. Nearly all models project an amplification and a phase delay of the annual cycle for both quantities, indicating a greater annual range and extrema reached later in the year. The authors investigate the nature of the seasonal precipitation changes in AGCM experiments forced by SST perturbations, which represent idealizations of the changes in annual mean, amplitude, and phase as simulated by CMIP5 models. A uniform SST warming is sufficient to force both amplification and a delay of the annual cycle of precipitation. The amplification is due to an increase in the annual mean vertical water vapor gradient, while the delay is affected by changes in the seasonality of the circulation. A budget analysis of this simulation reveals a large degree of similarity with the CMIP5 results. In the second experiment, only the seasonal characteristics of SST are changed. In response to an amplified annual cycle of SST, the annual cycle of precipitation is amplified, while for a delayed SST, the annual cycle of precipitation is delayed. Assuming that SST changes can entirely explain the seasonal precipitation changes, the AGCM simulations herein suggest that the annual mean warming explains most of the amplitude increase and much of the phase delay in the CMIP5 models. However, imperfect agreement between the changes in the SST-forced AGCM simulations and the CMIP5 coupled simulations suggests that coupled effects may play a significant role.", "author" : [ { "dropping-particle" : "", "family" : "Dwyer", "given" : "John G.", "non-dropping-particle" : "", "parse-names" : false, "suffix" : "" }, { "dropping-particle" : "", "family" : "Biasutti", "given" : "Michela", "non-dropping-particle" : "", "parse-names" : false, "suffix" : "" }, { "dropping-particle" : "", "family" : "Sobel", "given" : "Adam H.", "non-dropping-particle" : "", "parse-names" : false, "suffix" : "" } ], "container-title" : "Journal of Climate", "id" : "ITEM-1", "issue" : "12", "issued" : { "date-parts" : [ [ "2014", "6", "15" ] ] }, "page" : "4544-4565", "title" : "The Effect of Greenhouse Gas\u2013Induced Changes in SST on the Annual Cycle of Zonal Mean Tropical Precipitation", "translator" : [ { "dropping-particle" : "", "family" : "J3617", "given" : "", "non-dropping-particle" : "", "parse-names" : false, "suffix" : "" } ], "type" : "article-journal", "volume" : "27" }, "uris" : [ "http://www.mendeley.com/documents/?uuid=b19419b0-323a-4afb-bcbd-9e7629531749" ] } ], "mendeley" : { "formattedCitation" : "(Dwyer et al., 2014)", "plainTextFormattedCitation" : "(Dwyer et al., 2014)", "previouslyFormattedCitation" : "(Dwyer et al., 2014)" }, "properties" : { "noteIndex" : 0 }, "schema" : "https://github.com/citation-style-language/schema/raw/master/csl-citation.json" }</w:instrText>
      </w:r>
      <w:r>
        <w:rPr>
          <w:noProof/>
        </w:rPr>
        <w:fldChar w:fldCharType="separate"/>
      </w:r>
      <w:r w:rsidR="00393F8C">
        <w:rPr>
          <w:noProof/>
          <w:lang w:val="en-US"/>
        </w:rPr>
        <w:t>(Dwyer et al., 2014)</w:t>
      </w:r>
      <w:r>
        <w:rPr>
          <w:noProof/>
        </w:rPr>
        <w:fldChar w:fldCharType="end"/>
      </w:r>
      <w:r w:rsidRPr="00E457C1">
        <w:rPr>
          <w:noProof/>
          <w:lang w:val="en-US"/>
        </w:rPr>
        <w:t xml:space="preserve">. </w:t>
      </w:r>
      <w:r w:rsidR="003F5058" w:rsidRPr="00E457C1">
        <w:rPr>
          <w:noProof/>
          <w:lang w:val="en-US"/>
        </w:rPr>
        <w:t>However, m</w:t>
      </w:r>
      <w:r w:rsidRPr="00E457C1">
        <w:rPr>
          <w:noProof/>
          <w:lang w:val="en-US"/>
        </w:rPr>
        <w:t>odels do not appear to reproduce the zonal mean trends of seasonality</w:t>
      </w:r>
      <w:r w:rsidR="003F5058" w:rsidRPr="00E457C1">
        <w:rPr>
          <w:noProof/>
          <w:lang w:val="en-US"/>
        </w:rPr>
        <w:t xml:space="preserve"> over the period 1948</w:t>
      </w:r>
      <w:del w:id="1128" w:author="Sara M Tuson" w:date="2021-06-24T10:48:00Z">
        <w:r w:rsidR="003F5058" w:rsidRPr="00E457C1" w:rsidDel="005C2536">
          <w:rPr>
            <w:noProof/>
            <w:lang w:val="en-US"/>
          </w:rPr>
          <w:delText>-</w:delText>
        </w:r>
      </w:del>
      <w:ins w:id="1129" w:author="Sara M Tuson" w:date="2021-06-24T10:48:00Z">
        <w:r w:rsidR="005C2536">
          <w:rPr>
            <w:noProof/>
            <w:lang w:val="en-US"/>
          </w:rPr>
          <w:t>–</w:t>
        </w:r>
      </w:ins>
      <w:r w:rsidR="003F5058" w:rsidRPr="00E457C1">
        <w:rPr>
          <w:noProof/>
          <w:lang w:val="en-US"/>
        </w:rPr>
        <w:t>2005</w:t>
      </w:r>
      <w:r w:rsidRPr="00E457C1">
        <w:rPr>
          <w:noProof/>
          <w:lang w:val="en-US"/>
        </w:rPr>
        <w:t xml:space="preserve">, nor the two-dimensional distributions of trends of annual precipitation and seasonality over land, </w:t>
      </w:r>
      <w:r w:rsidR="003F5058" w:rsidRPr="00E457C1">
        <w:rPr>
          <w:noProof/>
          <w:lang w:val="en-US"/>
        </w:rPr>
        <w:t>but differences may be explainable by internal variability</w:t>
      </w:r>
      <w:r w:rsidRPr="00E457C1">
        <w:rPr>
          <w:noProof/>
          <w:lang w:val="en-US"/>
        </w:rPr>
        <w:t xml:space="preserve"> </w:t>
      </w:r>
      <w:r>
        <w:rPr>
          <w:noProof/>
        </w:rPr>
        <w:fldChar w:fldCharType="begin" w:fldLock="1"/>
      </w:r>
      <w:ins w:id="1130" w:author="Robin Matthews" w:date="2021-06-15T12:34:00Z">
        <w:r w:rsidR="00935AF8">
          <w:rPr>
            <w:noProof/>
            <w:lang w:val="en-US"/>
          </w:rPr>
          <w:instrText>ADDIN CSL_CITATION { "citationItems" : [ { "id" : "ITEM-1", "itemData" : { "DOI" : "10.1002/joc.4592", "ISSN" : "10970088", "abstract" : "In this study, we examined the annual precipitation amounts, the seasonality over global land and their linear trends, as well as the uncertainties in two observations (precipitation reconstruction and Global Precipitation Climatology Centre), and then compared them with historical runs by multiple models. Overall, the large-scale patterns of both the climatology of the annual precipitation amount and the seasonality are consistent between the two observations. Nevertheless, some noticeable differences existed, particularly in the regions with fewer gauge observations, such as northern Africa and the Tibetan Plateau. For long-term changes, significant drying trends during 1948\u20132005 were observed in the tropical areas of northern Africa, accompanied by significant wetting trends in the polar region of Canada. The seasonality change during the period was dominated by a decreasing trend in precipitation, especially in the western portion of Russia. The model simulations of the Coupled Model Intercomparison Project, Phase 5 (CMIP5) reproduced the climatological mean state of annual precipitation and its seasonality in the observations, as well as to some extent the zonal mean trends of precipitation amounts, but did not reproduce the zonal mean trends of seasonality. The two-dimensional distribution of linear trends of annual precipitation and seasonality simulated by CMIP5 models showed little consistency with their observational counterparts. One possibility for the inconsistencies was that they were largely determined by internal variations of the climate system rather than external forcings. In contrast, it might also suggest a challenge for state-of-the-art climate models to correctly simulate the spatial distribution of responses of annual precipitation amounts and seasonality to the evolution of external forcings. Our results suggest that, in addition to the precipitation amount, seasonality should be used as a metric to assess the ability of a climate model to simulate current climate conditions and project future climate change.", "author" : [ { "dropping-particle" : "", "family" : "Li", "given" : "Xiaofan", "non-dropping-particle" : "", "parse-names" : false, "suffix" : "" }, { "dropping-particle" : "", "family" : "Hu", "given" : "Zeng Zhen", "non-dropping-particle" : "", "parse-names" : false, "suffix" : "" }, { "dropping-particle" : "", "family" : "Jiang", "given" : "Xingwen", "non-dropping-particle" : "", "parse-names" : false, "suffix" : "" }, { "dropping-particle" : "", "family" : "Li", "given" : "Yueqing", "non-dropping-particle" : "", "parse-names" : false, "suffix" : "" }, { "dropping-particle" : "", "family" : "Gao", "given" : "Zongting", "non-dropping-particle" : "", "parse-names" : false, "suffix" : "" }, { "dropping-particle" : "", "family" : "Yang", "given" : "Song", "non-dropping-particle" : "", "parse-names" : false, "suffix" : "" }, { "dropping-particle" : "", "family" : "Zhu", "given" : "Jieshun", "non-dropping-particle" : "", "parse-names" : false, "suffix" : "" }, { "dropping-particle" : "", "family" : "Jha", "given" : "Bhaskar", "non-dropping-particle" : "", "parse-names" : false, "suffix" : "" } ], "container-title" : "International Journal of Climatology", "id" : "ITEM-1", "issue" : "11", "issued" : { "date-parts" : [ [ "2016" ] ] }, "page" : "3781-3793", "title" : "Trend and seasonality of land precipitation in observations and CMIP5 model simulations", "translator" : [ { "dropping-particle" : "", "family" : "J6352", "given" : "", "non-dropping-particle" : "", "parse-names" : false, "suffix" : "" } ], "type" : "article-journal", "volume" : "36" }, "uris" : [ "http://www.mendeley.com/documents/?uuid=dad222fb-0e5d-4cdd-9d91-c550a82dcab8", "http://www.mendeley.com/documents/?uuid=97932d65-b4d4-4b58-b17c-977edf81bff1" ] } ], "mendeley" : { "formattedCitation" : "(Li et al., 2016b)", "manualFormatting" : "(X. Li et al., 2016)", "plainTextFormattedCitation" : "(Li et al., 2016b)", "previouslyFormattedCitation" : "(Li et al., 2016b)" }, "properties" : { "noteIndex" : 0 }, "schema" : "https://github.com/citation-style-language/schema/raw/master/csl-citation.json" }</w:instrText>
        </w:r>
      </w:ins>
      <w:del w:id="1131" w:author="Robin Matthews" w:date="2021-06-15T12:34:00Z">
        <w:r w:rsidR="00E719C0" w:rsidDel="00935AF8">
          <w:rPr>
            <w:noProof/>
            <w:lang w:val="en-US"/>
          </w:rPr>
          <w:delInstrText>ADDIN CSL_CITATION { "citationItems" : [ { "id" : "ITEM-1", "itemData" : { "DOI" : "10.1002/joc.4592", "ISSN" : "10970088", "abstract" : "In this study, we examined the annual precipitation amounts, the seasonality over global land and their linear trends, as well as the uncertainties in two observations (precipitation reconstruction and Global Precipitation Climatology Centre), and then compared them with historical runs by multiple models. Overall, the large-scale patterns of both the climatology of the annual precipitation amount and the seasonality are consistent between the two observations. Nevertheless, some noticeable differences existed, particularly in the regions with fewer gauge observations, such as northern Africa and the Tibetan Plateau. For long-term changes, significant drying trends during 1948\u20132005 were observed in the tropical areas of northern Africa, accompanied by significant wetting trends in the polar region of Canada. The seasonality change during the period was dominated by a decreasing trend in precipitation, especially in the western portion of Russia. The model simulations of the Coupled Model Intercomparison Project, Phase 5 (CMIP5) reproduced the climatological mean state of annual precipitation and its seasonality in the observations, as well as to some extent the zonal mean trends of precipitation amounts, but did not reproduce the zonal mean trends of seasonality. The two-dimensional distribution of linear trends of annual precipitation and seasonality simulated by CMIP5 models showed little consistency with their observational counterparts. One possibility for the inconsistencies was that they were largely determined by internal variations of the climate system rather than external forcings. In contrast, it might also suggest a challenge for state-of-the-art climate models to correctly simulate the spatial distribution of responses of annual precipitation amounts and seasonality to the evolution of external forcings. Our results suggest that, in addition to the precipitation amount, seasonality should be used as a metric to assess the ability of a climate model to simulate current climate conditions and project future climate change.", "author" : [ { "dropping-particle" : "", "family" : "Li", "given" : "Xiaofan", "non-dropping-particle" : "", "parse-names" : false, "suffix" : "" }, { "dropping-particle" : "", "family" : "Hu", "given" : "Zeng Zhen", "non-dropping-particle" : "", "parse-names" : false, "suffix" : "" }, { "dropping-particle" : "", "family" : "Jiang", "given" : "Xingwen", "non-dropping-particle" : "", "parse-names" : false, "suffix" : "" }, { "dropping-particle" : "", "family" : "Li", "given" : "Yueqing", "non-dropping-particle" : "", "parse-names" : false, "suffix" : "" }, { "dropping-particle" : "", "family" : "Gao", "given" : "Zongting", "non-dropping-particle" : "", "parse-names" : false, "suffix" : "" }, { "dropping-particle" : "", "family" : "Yang", "given" : "Song", "non-dropping-particle" : "", "parse-names" : false, "suffix" : "" }, { "dropping-particle" : "", "family" : "Zhu", "given" : "Jieshun", "non-dropping-particle" : "", "parse-names" : false, "suffix" : "" }, { "dropping-particle" : "", "family" : "Jha", "given" : "Bhaskar", "non-dropping-particle" : "", "parse-names" : false, "suffix" : "" } ], "container-title" : "International Journal of Climatology", "id" : "ITEM-1", "issue" : "11", "issued" : { "date-parts" : [ [ "2016" ] ] }, "page" : "3781-3793", "title" : "Trend and seasonality of land precipitation in observations and CMIP5 model simulations", "translator" : [ { "dropping-particle" : "", "family" : "J6352", "given" : "", "non-dropping-particle" : "", "parse-names" : false, "suffix" : "" } ], "type" : "article-journal", "volume" : "36" }, "uris" : [ "http://www.mendeley.com/documents/?uuid=dad222fb-0e5d-4cdd-9d91-c550a82dcab8", "http://www.mendeley.com/documents/?uuid=97932d65-b4d4-4b58-b17c-977edf81bff1" ] } ], "mendeley" : { "formattedCitation" : "(Li et al., 2016b)", "plainTextFormattedCitation" : "(Li et al., 2016b)", "previouslyFormattedCitation" : "(Li et al., 2016b)" }, "properties" : { "noteIndex" : 0 }, "schema" : "https://github.com/citation-style-language/schema/raw/master/csl-citation.json" }</w:delInstrText>
        </w:r>
      </w:del>
      <w:r>
        <w:rPr>
          <w:noProof/>
        </w:rPr>
        <w:fldChar w:fldCharType="separate"/>
      </w:r>
      <w:r w:rsidR="00393F8C">
        <w:rPr>
          <w:noProof/>
          <w:lang w:val="en-US"/>
        </w:rPr>
        <w:t>(X. Li et al., 2016)</w:t>
      </w:r>
      <w:r>
        <w:rPr>
          <w:noProof/>
        </w:rPr>
        <w:fldChar w:fldCharType="end"/>
      </w:r>
      <w:r w:rsidRPr="00E457C1">
        <w:rPr>
          <w:noProof/>
          <w:lang w:val="en-US"/>
        </w:rPr>
        <w:t xml:space="preserve">. However, observed trends in seasonality depend on data set used </w:t>
      </w:r>
      <w:r>
        <w:rPr>
          <w:noProof/>
        </w:rPr>
        <w:fldChar w:fldCharType="begin" w:fldLock="1"/>
      </w:r>
      <w:r w:rsidR="00D33CB6">
        <w:rPr>
          <w:noProof/>
          <w:lang w:val="en-US"/>
        </w:rPr>
        <w:instrText>ADDIN CSL_CITATION { "citationItems" : [ { "id" : "ITEM-1", "itemData" : { "DOI" : "10.1175/JCLI-D-16-0572.1", "ISSN" : "0894-8755", "abstract" : "Anthropogenic climate change is predicted to cause spatial and temporal shifts in precipitation patterns. These may be apparent in changes to the annual cycle of zonal mean precipitation P. Trends in the amplitude and phase of the P annual cycle in two long-term, global satellite datasets are broadly similar. Model-derived fingerprints of externally forced changes to the amplitude and phase of the P seasonal cycle, combined with these observations, enable a formal detection and attribution analysis. Observed amplitude changes are inconsistent with model estimates of internal variability but not attributable to the model-predicted response to external forcing. This mismatch between observed and predicted amplitude changes is consistent with the sustained La Ni\u00f1a\u2013like conditions that characterize the recent slowdown in the rise of the global mean temperature. However, observed changes to the annual cycle phase do not seem to be driven by this recent hiatus. These changes are consistent with model estimates of forced changes, are inconsistent (in one observational dataset) with estimates of internal variability, and may suggest the emergence of an externally forced signal.", "author" : [ { "dropping-particle" : "", "family" : "Marvel", "given" : "Kate", "non-dropping-particle" : "", "parse-names" : false, "suffix" : "" }, { "dropping-particle" : "", "family" : "Biasutti", "given" : "Michela", "non-dropping-particle" : "", "parse-names" : false, "suffix" : "" }, { "dropping-particle" : "", "family" : "Bonfils", "given" : "C\u00e9line", "non-dropping-particle" : "", "parse-names" : false, "suffix" : "" }, { "dropping-particle" : "", "family" : "Taylor", "given" : "Karl E.", "non-dropping-particle" : "", "parse-names" : false, "suffix" : "" }, { "dropping-particle" : "", "family" : "Kushnir", "given" : "Yochanan", "non-dropping-particle" : "", "parse-names" : false, "suffix" : "" }, { "dropping-particle" : "", "family" : "Cook", "given" : "Benjamin I.", "non-dropping-particle" : "", "parse-names" : false, "suffix" : "" } ], "container-title" : "Journal of Climate", "id" : "ITEM-1", "issue" : "13", "issued" : { "date-parts" : [ [ "2017", "7" ] ] }, "page" : "4983-4995", "title" : "Observed and Projected Changes to the Precipitation Annual Cycle", "translator" : [ { "dropping-particle" : "", "family" : "J3", "given" : "", "non-dropping-particle" : "", "parse-names" : false, "suffix" : "" } ], "type" : "article-journal", "volume" : "30" }, "uris" : [ "http://www.mendeley.com/documents/?uuid=5bc3d292-d4f1-47d3-889d-aaddb012f9a9" ] }, { "id" : "ITEM-2", "itemData" : { "DOI" : "10.1002/joc.4592", "ISSN" : "10970088", "abstract" : "In this study, we examined the annual precipitation amounts, the seasonality over global land and their linear trends, as well as the uncertainties in two observations (precipitation reconstruction and Global Precipitation Climatology Centre), and then compared them with historical runs by multiple models. Overall, the large-scale patterns of both the climatology of the annual precipitation amount and the seasonality are consistent between the two observations. Nevertheless, some noticeable differences existed, particularly in the regions with fewer gauge observations, such as northern Africa and the Tibetan Plateau. For long-term changes, significant drying trends during 1948\u20132005 were observed in the tropical areas of northern Africa, accompanied by significant wetting trends in the polar region of Canada. The seasonality change during the period was dominated by a decreasing trend in precipitation, especially in the western portion of Russia. The model simulations of the Coupled Model Intercomparison Project, Phase 5 (CMIP5) reproduced the climatological mean state of annual precipitation and its seasonality in the observations, as well as to some extent the zonal mean trends of precipitation amounts, but did not reproduce the zonal mean trends of seasonality. The two-dimensional distribution of linear trends of annual precipitation and seasonality simulated by CMIP5 models showed little consistency with their observational counterparts. One possibility for the inconsistencies was that they were largely determined by internal variations of the climate system rather than external forcings. In contrast, it might also suggest a challenge for state-of-the-art climate models to correctly simulate the spatial distribution of responses of annual precipitation amounts and seasonality to the evolution of external forcings. Our results suggest that, in addition to the precipitation amount, seasonality should be used as a metric to assess the ability of a climate model to simulate current climate conditions and project future climate change.", "author" : [ { "dropping-particle" : "", "family" : "Li", "given" : "Xiaofan", "non-dropping-particle" : "", "parse-names" : false, "suffix" : "" }, { "dropping-particle" : "", "family" : "Hu", "given" : "Zeng Zhen", "non-dropping-particle" : "", "parse-names" : false, "suffix" : "" }, { "dropping-particle" : "", "family" : "Jiang", "given" : "Xingwen", "non-dropping-particle" : "", "parse-names" : false, "suffix" : "" }, { "dropping-particle" : "", "family" : "Li", "given" : "Yueqing", "non-dropping-particle" : "", "parse-names" : false, "suffix" : "" }, { "dropping-particle" : "", "family" : "Gao", "given" : "Zongting", "non-dropping-particle" : "", "parse-names" : false, "suffix" : "" }, { "dropping-particle" : "", "family" : "Yang", "given" : "Song", "non-dropping-particle" : "", "parse-names" : false, "suffix" : "" }, { "dropping-particle" : "", "family" : "Zhu", "given" : "Jieshun", "non-dropping-particle" : "", "parse-names" : false, "suffix" : "" }, { "dropping-particle" : "", "family" : "Jha", "given" : "Bhaskar", "non-dropping-particle" : "", "parse-names" : false, "suffix" : "" } ], "container-title" : "International Journal of Climatology", "id" : "ITEM-2", "issue" : "11", "issued" : { "date-parts" : [ [ "2016" ] ] }, "page" : "3781-3793", "title" : "Trend and seasonality of land precipitation in observations and CMIP5 model simulations", "translator" : [ { "dropping-particle" : "", "family" : "J6352", "given" : "", "non-dropping-particle" : "", "parse-names" : false, "suffix" : "" } ], "type" : "article-journal", "volume" : "36" }, "uris" : [ "http://www.mendeley.com/documents/?uuid=dad222fb-0e5d-4cdd-9d91-c550a82dcab8" ] } ], "mendeley" : { "formattedCitation" : "(Li et al., 2016b; Marvel et al., 2017)", "manualFormatting" : "(X. Li et al., 2016; Marvel et al., 2017)", "plainTextFormattedCitation" : "(Li et al., 2016b; Marvel et al., 2017)", "previouslyFormattedCitation" : "(Li et al., 2016b; Marvel et al., 2017)" }, "properties" : { "noteIndex" : 0 }, "schema" : "https://github.com/citation-style-language/schema/raw/master/csl-citation.json" }</w:instrText>
      </w:r>
      <w:r>
        <w:rPr>
          <w:noProof/>
        </w:rPr>
        <w:fldChar w:fldCharType="separate"/>
      </w:r>
      <w:r w:rsidR="00393F8C">
        <w:rPr>
          <w:noProof/>
        </w:rPr>
        <w:t>(X. Li et al., 2016; Marvel et al., 2017)</w:t>
      </w:r>
      <w:r>
        <w:rPr>
          <w:noProof/>
        </w:rPr>
        <w:fldChar w:fldCharType="end"/>
      </w:r>
      <w:r w:rsidRPr="00DD5D7B">
        <w:rPr>
          <w:noProof/>
          <w:lang w:val="fr-CA"/>
        </w:rPr>
        <w:t xml:space="preserve">, and </w:t>
      </w:r>
      <w:r>
        <w:rPr>
          <w:noProof/>
        </w:rPr>
        <w:fldChar w:fldCharType="begin" w:fldLock="1"/>
      </w:r>
      <w:r w:rsidR="008F46A5">
        <w:rPr>
          <w:noProof/>
          <w:lang w:val="fr-CA"/>
        </w:rPr>
        <w:instrText>ADDIN CSL_CITATION { "citationItems" : [ { "id" : "ITEM-1", "itemData" : { "DOI" : "10.1175/JCLI-D-16-0572.1", "ISSN" : "0894-8755", "abstract" : "Anthropogenic climate change is predicted to cause spatial and temporal shifts in precipitation patterns. These may be apparent in changes to the annual cycle of zonal mean precipitation P. Trends in the amplitude and phase of the P annual cycle in two long-term, global satellite datasets are broadly similar. Model-derived fingerprints of externally forced changes to the amplitude and phase of the P seasonal cycle, combined with these observations, enable a formal detection and attribution analysis. Observed amplitude changes are inconsistent with model estimates of internal variability but not attributable to the model-predicted response to external forcing. This mismatch between observed and predicted amplitude changes is consistent with the sustained La Ni\u00f1a\u2013like conditions that characterize the recent slowdown in the rise of the global mean temperature. However, observed changes to the annual cycle phase do not seem to be driven by this recent hiatus. These changes are consistent with model estimates of forced changes, are inconsistent (in one observational dataset) with estimates of internal variability, and may suggest the emergence of an externally forced signal.", "author" : [ { "dropping-particle" : "", "family" : "Marvel", "given" : "Kate", "non-dropping-particle" : "", "parse-names" : false, "suffix" : "" }, { "dropping-particle" : "", "family" : "Biasutti", "given" : "Michela", "non-droppi</w:instrText>
      </w:r>
      <w:r w:rsidR="008F46A5" w:rsidRPr="00E457C1">
        <w:rPr>
          <w:noProof/>
          <w:lang w:val="en-US"/>
        </w:rPr>
        <w:instrText>ng-particle" : "", "parse-names" : false, "suffix" : "" }, { "dropping-particle" : "", "family" : "Bonfils", "given" : "C\u00e9line", "non-dropping-particle" : "", "parse-names" : false, "suffix" : "" }, { "dropping-particle" : "", "family" : "Taylor", "given" : "Karl E.", "non-dropping-particle" : "", "parse-names" : false, "suffix" : "" }, { "dropping-particle" : "", "family" : "Kushnir", "given" : "Yochanan", "non-dropping-particle" : "", "parse-names" : false, "suffix" : "" }, { "dropping-particle" : "", "family" : "Cook", "given" : "Benjamin I.", "non-dropping-particle" : "", "parse-names" : false, "suffix" : "" } ], "container-title" : "Journal of Climate", "id" : "ITEM-1", "issue" : "13", "issued" : { "date-parts" : [ [ "2017", "7" ] ] }, "page" : "4983-4995", "title" : "Observed and Projected Changes to the Precipitation Annual Cycle", "translator" : [ { "dropping-particle" : "", "family" : "J3", "given" : "", "non-dropping-particle" : "", "parse-names" : false, "suffix" : "" } ], "type" : "article-journal", "volume" : "30" }, "uris" : [ "http://www.mendeley.com/documents/?uuid=5bc3d292-d4f1-47d3-889d-aaddb012f9a9" ] } ], "mendeley" : { "formattedCitation" : "(Marvel et al., 2017)", "manualFormatting" : "Marvel et al. (2017)", "plainTextFormattedCitation" : "(Marvel et al., 2017)", "previouslyFormattedCitation" : "(Marvel et al., 2017)" }, "properties" : { "noteIndex" : 0 }, "schema" : "https://github.com/citation-style-language/schema/raw/master/csl-citation.json" }</w:instrText>
      </w:r>
      <w:r>
        <w:rPr>
          <w:noProof/>
        </w:rPr>
        <w:fldChar w:fldCharType="separate"/>
      </w:r>
      <w:r w:rsidR="00393F8C">
        <w:rPr>
          <w:noProof/>
          <w:lang w:val="en-US"/>
        </w:rPr>
        <w:t>Marvel et al. (2017)</w:t>
      </w:r>
      <w:r>
        <w:rPr>
          <w:noProof/>
        </w:rPr>
        <w:fldChar w:fldCharType="end"/>
      </w:r>
      <w:r w:rsidRPr="00E457C1">
        <w:rPr>
          <w:noProof/>
          <w:lang w:val="en-US"/>
        </w:rPr>
        <w:t xml:space="preserve"> found that observed changes </w:t>
      </w:r>
      <w:r w:rsidR="000B4AC6" w:rsidRPr="00E457C1">
        <w:rPr>
          <w:noProof/>
          <w:lang w:val="en-US"/>
        </w:rPr>
        <w:t>in</w:t>
      </w:r>
      <w:r w:rsidRPr="00E457C1">
        <w:rPr>
          <w:noProof/>
          <w:lang w:val="en-US"/>
        </w:rPr>
        <w:t xml:space="preserve"> the annual cycle phase are consistent with model estimates of forced changes. These phase changes are mainly characterized by earlier onset of the wet season on the equatorward flanks of the extratropical storm tracks, particularly in the S</w:t>
      </w:r>
      <w:ins w:id="1132" w:author="Sara M Tuson" w:date="2021-06-27T07:30:00Z">
        <w:r w:rsidR="005D0124">
          <w:rPr>
            <w:noProof/>
            <w:lang w:val="en-US"/>
          </w:rPr>
          <w:t xml:space="preserve">outhern </w:t>
        </w:r>
      </w:ins>
      <w:r w:rsidRPr="00E457C1">
        <w:rPr>
          <w:noProof/>
          <w:lang w:val="en-US"/>
        </w:rPr>
        <w:t>H</w:t>
      </w:r>
      <w:ins w:id="1133" w:author="Sara M Tuson" w:date="2021-06-27T07:30:00Z">
        <w:r w:rsidR="005D0124">
          <w:rPr>
            <w:noProof/>
            <w:lang w:val="en-US"/>
          </w:rPr>
          <w:t>emisphere</w:t>
        </w:r>
      </w:ins>
      <w:r w:rsidRPr="00E457C1">
        <w:rPr>
          <w:noProof/>
          <w:lang w:val="en-US"/>
        </w:rPr>
        <w:t>. Box 8.2 assesses regional changes in water cycle seasonality.</w:t>
      </w:r>
    </w:p>
    <w:p w14:paraId="65DE0D4B" w14:textId="77777777" w:rsidR="009F594A" w:rsidRPr="00E457C1" w:rsidRDefault="009F594A" w:rsidP="009F594A">
      <w:pPr>
        <w:pStyle w:val="AR6BodyText"/>
        <w:rPr>
          <w:noProof/>
          <w:lang w:val="en-US"/>
        </w:rPr>
      </w:pPr>
    </w:p>
    <w:p w14:paraId="12B0F5DA" w14:textId="0D3F826C" w:rsidR="009F594A" w:rsidRPr="00E457C1" w:rsidRDefault="009F594A" w:rsidP="009F594A">
      <w:pPr>
        <w:pStyle w:val="AR6BodyText"/>
        <w:rPr>
          <w:noProof/>
          <w:lang w:val="en-US"/>
        </w:rPr>
      </w:pPr>
      <w:r w:rsidRPr="00E457C1">
        <w:rPr>
          <w:noProof/>
          <w:lang w:val="en-US"/>
        </w:rPr>
        <w:t xml:space="preserve">The CMIP5 models have also been shown to adequately simulate the mean and interannual variability of the </w:t>
      </w:r>
      <w:r w:rsidR="00E45EAE" w:rsidRPr="00E457C1">
        <w:rPr>
          <w:noProof/>
          <w:lang w:val="en-US"/>
        </w:rPr>
        <w:t>g</w:t>
      </w:r>
      <w:r w:rsidRPr="00E457C1">
        <w:rPr>
          <w:noProof/>
          <w:lang w:val="en-US"/>
        </w:rPr>
        <w:t xml:space="preserve">lobal </w:t>
      </w:r>
      <w:r w:rsidR="00E45EAE" w:rsidRPr="00E457C1">
        <w:rPr>
          <w:noProof/>
          <w:lang w:val="en-US"/>
        </w:rPr>
        <w:t>m</w:t>
      </w:r>
      <w:r w:rsidRPr="00E457C1">
        <w:rPr>
          <w:noProof/>
          <w:lang w:val="en-US"/>
        </w:rPr>
        <w:t>onsoon (</w:t>
      </w:r>
      <w:r w:rsidR="00AB0A4A" w:rsidRPr="00E457C1">
        <w:rPr>
          <w:noProof/>
          <w:lang w:val="en-US"/>
        </w:rPr>
        <w:t>S</w:t>
      </w:r>
      <w:r w:rsidRPr="00E457C1">
        <w:rPr>
          <w:noProof/>
          <w:lang w:val="en-US"/>
        </w:rPr>
        <w:t xml:space="preserve">ection 3.3.3.2), but maintain the double ITCZ bias in the equatorial Pacific </w:t>
      </w:r>
      <w:r w:rsidRPr="007943F4">
        <w:rPr>
          <w:noProof/>
        </w:rPr>
        <w:fldChar w:fldCharType="begin" w:fldLock="1"/>
      </w:r>
      <w:r w:rsidR="00B44FBC">
        <w:rPr>
          <w:noProof/>
          <w:lang w:val="en-US"/>
        </w:rPr>
        <w:instrText>ADDIN CSL_CITATION { "citationItems" : [ { "id" : "ITEM-1", "itemData" : { "DOI" : "10.1007/s00382-012-1564-0", "ISSN" : "1432-0894", "abstract" : "This study investigates future changes of Global Monsoon (GM) under anthropogenic global warming using 20 coupled models that participated in the phase five of Coupled Model Intercomparison Project (CMIP5) by comparing two runs: the historical run for 1850\u20132005 and the Representative Concentration Pathway (RCP) 4.5 run for 2006\u20132100. A metrics for evaluation of models' performance on GM is designed to document performance for 1980\u20132005 and best four models are selected. The four best models' multi-model ensemble (B4MME) projects the following changes in the twenty-first century under the RCP4.5 scenario. (1) Monsoon domain will not change appreciably but land monsoon domain over Asia tends to expand westward by 10.6 %. (2) The annual mean and range of GM precipitation and the percentage of local summer rainfall will all amplify at a significant level over most of the global region, both over land and over ocean. (3) There will be a more prominent northern-southern hemispheric asymmetry and eastern-western hemispheric asymmetry. (4) Northern Hemisphere (NH) monsoon onset will be advanced and withdrawal will be delayed. (5) Changes in monsoon precipitation exhibits huge differences between the NH and the Southern hemisphere (SH). The NH monsoon precipitation will increase significantly due to increase in temperature difference between the NH and SH, significant enhancement of the Hadley circulation, and atmospheric moistening, against stabilization of troposphere. There is a slight decrease of the Walker circulation but not significant against the inter-model spread. There are important differences between the CMIP 3 and CMIP5 results which are discussed in detail.", "author" : [ { "dropping-particle" : "", "family" : "Lee", "given" : "J-Y", "non-dropping-particle" : "", "parse-names" : false, "suffix" : "" }, { "dropping-particle" : "", "family" : "Wang", "given" : "B", "non-dropping-particle" : "", "parse-names" : false, "suffix" : "" } ], "container-title" : "Climate Dynamics", "id" : "ITEM-1", "issue" : "1", "issued" : { "date-parts" : [ [ "2014", "1" ] ] }, "page" : "101-119", "title" : "Future change of global monsoon in the CMIP5", "translator" : [ { "dropping-particle" : "", "family" : "J3799", "given" : "", "non-dropping-particle" : "", "parse-names" : false, "suffix" : "" } ], "type" : "article-journal", "volume" : "42" }, "uris" : [ "http://www.mendeley.com/documents/?uuid=32b72778-f35f-4d87-baff-1d33d26f1772" ] }, { "id" : "ITEM-2", "itemData" : { "DOI" : "10.1002/2015GL064119", "ISSN" : "0094-8276", "author" : [ { "dropping-particle" : "", "family" : "Tian", "given" : "Baijun", "non-dropping-particle" : "", "parse-names" : false, "suffix" : "" } ], "container-title" : "Geophysical Research Letters", "id" : "ITEM-2", "issue" : "10", "issued" : { "date-parts" : [ [ "2015", "5", "28" ] ] }, "page" : "4133-4141", "title" : "Spread of model climate sensitivity linked to double\u2010Intertropical Convergence Zone bias", "translator" : [ { "dropping-particle" : "", "family" : "J3239", "given" : "", "non-dropping-particle" : "", "parse-names" : false, "suffix" : "" } ], "type" : "article-journal", "volume" : "42" }, "uris" : [ "http://www.mendeley.com/documents/?uuid=57f66786-db91-4181-9eb0-ffb1ce24f7bf" ] }, { "id" : "ITEM-3", "itemData" : { "DOI" : "10.1002/joc.5704", "ISSN" : "08998418", "author" : [ { "dropping-particle" : "", "family" : "Ni", "given" : "Yan", "non-dropping-particle" : "", "parse-names" : false, "suffix" : "" }, { "dropping-particle" : "", "family" : "Hsu", "given" : "Pang-Chi", "non-dropping-particle" : "", "parse-names" : false, "suffix" : "" } ], "container-title" : "International Journal of Climatology", "id" : "ITEM-3", "issue" : "13", "issued" : { "date-parts" : [ [ "2018", "11" ] ] }, "page" : "4875-4890", "title" : "Inter-annual variability of global monsoon precipitation in present-day and future warming scenarios based on 33 Coupled Model Intercomparison Project Phase 5 models", "translator" : [ { "dropping-particle" : "", "family" : "J7021", "given" : "", "non-dropping-particle" : "", "parse-names" : false, "suffix" : "" } ], "type" : "article-journal", "volume" : "38" }, "uris" : [ "http://www.mendeley.com/documents/?uuid=414c153c-6373-417c-bcb2-8965bbf86b74" ] } ], "mendeley" : { "formattedCitation" : "(Lee and Wang, 2014; Tian, 2015; Ni and Hsu, 2018)", "plainTextFormattedCitation" : "(Lee and Wang, 2014; Tian, 2015; Ni and Hsu, 2018)", "previouslyFormattedCitation" : "(Lee and Wang, 2014; Tian, 2015; Ni and Hsu, 2018)" }, "properties" : { "noteIndex" : 0 }, "schema" : "https://github.com/citation-style-language/schema/raw/master/csl-citation.json" }</w:instrText>
      </w:r>
      <w:r w:rsidRPr="007943F4">
        <w:rPr>
          <w:noProof/>
        </w:rPr>
        <w:fldChar w:fldCharType="separate"/>
      </w:r>
      <w:r w:rsidR="00393F8C">
        <w:rPr>
          <w:noProof/>
          <w:lang w:val="en-US"/>
        </w:rPr>
        <w:t>(Lee and Wang, 2014; Tian, 2015; Ni and Hsu, 2018)</w:t>
      </w:r>
      <w:r w:rsidRPr="007943F4">
        <w:rPr>
          <w:noProof/>
        </w:rPr>
        <w:fldChar w:fldCharType="end"/>
      </w:r>
      <w:r w:rsidRPr="00E457C1">
        <w:rPr>
          <w:noProof/>
          <w:lang w:val="en-US"/>
        </w:rPr>
        <w:t>. Despite the IT</w:t>
      </w:r>
      <w:r w:rsidR="00FA67F5" w:rsidRPr="00E457C1">
        <w:rPr>
          <w:noProof/>
          <w:lang w:val="en-US"/>
        </w:rPr>
        <w:t>C</w:t>
      </w:r>
      <w:r w:rsidRPr="00E457C1">
        <w:rPr>
          <w:noProof/>
          <w:lang w:val="en-US"/>
        </w:rPr>
        <w:t>Z bias, CMIP5 models have been use</w:t>
      </w:r>
      <w:r w:rsidR="000778FD" w:rsidRPr="00E457C1">
        <w:rPr>
          <w:noProof/>
          <w:lang w:val="en-US"/>
        </w:rPr>
        <w:t>d</w:t>
      </w:r>
      <w:r w:rsidRPr="00E457C1">
        <w:rPr>
          <w:noProof/>
          <w:lang w:val="en-US"/>
        </w:rPr>
        <w:t xml:space="preserve"> to detect in reanalysis a southward shift in </w:t>
      </w:r>
      <w:r w:rsidR="000778FD" w:rsidRPr="00E457C1">
        <w:rPr>
          <w:noProof/>
          <w:lang w:val="en-US"/>
        </w:rPr>
        <w:t xml:space="preserve">the </w:t>
      </w:r>
      <w:r w:rsidRPr="00E457C1">
        <w:rPr>
          <w:noProof/>
          <w:lang w:val="en-US"/>
        </w:rPr>
        <w:t>ITCZ prior</w:t>
      </w:r>
      <w:r w:rsidR="000778FD" w:rsidRPr="00E457C1">
        <w:rPr>
          <w:noProof/>
          <w:lang w:val="en-US"/>
        </w:rPr>
        <w:t xml:space="preserve"> to</w:t>
      </w:r>
      <w:r w:rsidRPr="00E457C1">
        <w:rPr>
          <w:noProof/>
          <w:lang w:val="en-US"/>
        </w:rPr>
        <w:t xml:space="preserve"> 1975, followed by a northward shift in </w:t>
      </w:r>
      <w:r w:rsidR="00FA67F5" w:rsidRPr="00E457C1">
        <w:rPr>
          <w:noProof/>
          <w:lang w:val="en-US"/>
        </w:rPr>
        <w:t xml:space="preserve">the </w:t>
      </w:r>
      <w:r w:rsidRPr="00E457C1">
        <w:rPr>
          <w:noProof/>
          <w:lang w:val="en-US"/>
        </w:rPr>
        <w:t>ITCZ after 1975, in response to forced</w:t>
      </w:r>
      <w:r w:rsidR="000778FD" w:rsidRPr="00E457C1">
        <w:rPr>
          <w:noProof/>
          <w:lang w:val="en-US"/>
        </w:rPr>
        <w:t xml:space="preserve"> changes in</w:t>
      </w:r>
      <w:r w:rsidRPr="00E457C1">
        <w:rPr>
          <w:noProof/>
          <w:lang w:val="en-US"/>
        </w:rPr>
        <w:t xml:space="preserve"> inter-hemispheric temperature contrast </w:t>
      </w:r>
      <w:ins w:id="1134" w:author="Ian Blenkinsop" w:date="2021-07-13T11:41:00Z">
        <w:r w:rsidR="000044A9">
          <w:rPr>
            <w:noProof/>
            <w:lang w:val="en-US"/>
          </w:rPr>
          <w:t>(</w:t>
        </w:r>
      </w:ins>
      <w:ins w:id="1135" w:author="Ian Blenkinsop" w:date="2021-07-13T11:40:00Z">
        <w:r w:rsidR="000044A9" w:rsidRPr="00E457C1">
          <w:rPr>
            <w:noProof/>
            <w:lang w:val="en-US"/>
          </w:rPr>
          <w:t>Sections 3.3.1.1 and 8.3.2.1,</w:t>
        </w:r>
      </w:ins>
      <w:ins w:id="1136" w:author="Ian Blenkinsop" w:date="2021-07-13T11:41:00Z">
        <w:r w:rsidR="000044A9">
          <w:rPr>
            <w:noProof/>
            <w:lang w:val="en-US"/>
          </w:rPr>
          <w:t xml:space="preserve"> and</w:t>
        </w:r>
      </w:ins>
      <w:ins w:id="1137" w:author="Ian Blenkinsop" w:date="2021-07-13T11:40:00Z">
        <w:r w:rsidR="000044A9" w:rsidRPr="00E457C1">
          <w:rPr>
            <w:noProof/>
            <w:lang w:val="en-US"/>
          </w:rPr>
          <w:t xml:space="preserve"> Figure 8.11</w:t>
        </w:r>
      </w:ins>
      <w:ins w:id="1138" w:author="Ian Blenkinsop" w:date="2021-07-13T11:41:00Z">
        <w:r w:rsidR="000044A9">
          <w:rPr>
            <w:noProof/>
            <w:lang w:val="en-US"/>
          </w:rPr>
          <w:t xml:space="preserve">; </w:t>
        </w:r>
      </w:ins>
      <w:r w:rsidRPr="007943F4">
        <w:rPr>
          <w:noProof/>
        </w:rPr>
        <w:fldChar w:fldCharType="begin" w:fldLock="1"/>
      </w:r>
      <w:r w:rsidR="002D1890">
        <w:rPr>
          <w:noProof/>
          <w:lang w:val="en-US"/>
        </w:rPr>
        <w:instrText>ADDIN CSL_CITATION { "citationItems" : [ { "id" : "ITEM-1", "itemData" : { "DOI" : "10.1038/s41558-020-0821-1", "ISSN" : "17586798", "abstract" : "Despite the pervasive impact of drought on human and natural systems, the large-scale mechanisms conducive to regional drying remain poorly understood. Here we use a multivariate approach1,2 to identify two distinct externally forced fingerprints from multiple ensembles of Earth system model simulations. The leading fingerprint, FM1(x), is characterized by global warming, intensified wet\u2013dry patterns3 and progressive large-scale continental aridification, largely driven by multidecadal increases in greenhouse gas (GHG) emissions. The second fingerprint, FM2(x), captures a pronounced interhemispheric temperature contrast4,5, associated meridional shifts in the intertropical convergence zone6\u20139 and correlated anomalies in precipitation and aridity over California10, the Sahel11,12 and India. FM2(x) exhibits nonlinear temporal behaviour: the intertropical convergence zone moves southwards before 1975 in response to increases in hemispherically asymmetric sulfate aerosol emissions, and it shifts northwards after 1975 due to reduced sulfur dioxide emissions and the GHG-induced warming of Northern Hemisphere landmasses. Both fingerprints are statistically identifiable in observations of joint changes in temperature, rainfall and aridity during 1950\u20132014. We show that the reliable simulation of these changes requires combined forcing by GHGs, direct and indirect effects of aerosols, and large volcanic eruptions. Our results suggest that GHG-induced aridification may be modulated regionally by future reductions in sulfate aerosol emissions.", "author" : [ { "dropping-particle" : "", "family" : "Bonfils", "given" : "C\u00e9line J.W.", "non-dropping-particle" : "", "parse-names" : false, "suffix" : "" }, { "dropping-particle" : "", "family" : "Santer", "given" : "Benjamin D.", "non-dropping-particle" : "", "parse-names" : false, "suffix" : "" }, { "dropping-particle" : "", "family" : "Fyfe", "given" : "John C.", "non-dropping-particle" : "", "parse-names" : false, "suffix" : "" }, { "dropping-particle" : "", "family" : "Marvel", "given" : "Kate", "non-dropping-particle" : "", "parse-names" : false, "suffix" : "" }, { "dropping-particle" : "", "family" : "Phillips", "given" : "Thomas J.", "non-dropping-particle" : "", "parse-names" : false, "suffix" : "" }, { "dropping-particle" : "", "family" : "Zimmerman", "given" : "Susan R.H.", "non-dropping-particle" : "", "parse-names" : false, "suffix" : "" } ], "container-title" : "Nature Climate Change", "id" : "ITEM-1", "issue" : "8", "issued" : { "date-parts" : [ [ "2020" ] ] }, "page" : "726-731", "title" : "Human influence on joint changes in temperature, rainfall and continental aridity", "translator" : [ { "dropping-particle" : "", "family" : "J6438", "given" : "", "non-dropping-particle" : "", "parse-names" : false, "suffix" : "" } ], "type" : "article-journal", "volume" : "10" }, "uris" : [ "http://www.mendeley.com/documents/?uuid=c8ee8f4b-50c6-405f-b544-d8b3ee11eb8d" ] }, { "id" : "ITEM-2", "itemData" : { "DOI" : "10.1175/JCLI-D-19-0102.1", "ISSN" : "08948755", "abstract" : "The sea surface temperature (SST) contrast between the Northern Hemisphere (NH) and Southern Hemisphere (SH) influences the location of the intertropical convergence zone (ITCZ) and the intensity of the monsoon systems. This study examines the contributions of external forcing and unforced internal variability to the interhemispheric SST contrast in HadSST3 and ERSSTv5 observations, and 10 models from phase 5 of the Coupled Model Intercomparison Project (CMIP5) from 1881 to 2012. Using multimodel mean fingerprints, a significant influence of anthropogenic, but not natural, forcing is detected in the interhemispheric SST contrast, with the observed response larger than that of the model mean in ERSSTv5. The forced response consists of asymmetric NH\u2013SH SST cooling from the mid-twentieth century to around 1980, followed by opposite NH\u2013SH SST warming. The remaining best-estimate residual or unforced component is marked by NH\u2013SH SST maxima in the 1930s and mid-1960s, and a rapid NH\u2013SH SST decrease around 1970. Examination of decadal shifts in the observed interhemispheric SST contrast highlights the shift around 1970 as the most prominent from 1881 to 2012. Both NH and SH SST variability contributed to the shift, which appears not to be attributable to external forcings. Most models examined fail to capture such large-magnitude shifts in their control simulations, although some models with high interhemispheric SST variability are able to produce them. Large-magnitude shifts produced by the control simulations feature disparate spatial SST patterns, some of which are consistent with changes typically associated with the Atlantic meridional overturning circulation (AMOC).", "author" : [ { "dropping-particle" : "", "family" : "Friedman", "given" : "Andrew R.",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"Lee", "given" : "Shih Yu", "non-dropping-particle" : "", "parse-names" : false, "suffix" : "" }, { "dropping-particle" : "", "family" : "Kong", "given" : "Wenwen", "non-dropping-particle" : "", "parse-names" : false, "suffix" : "" }, { "dropping-particle" : "", "family" : "Cheng", "given" : "Wei", "non-dropping-particle" : "", "parse-names" : false, "suffix" : "" }, { "dropping-particle" : "", "family" : "Chiang", "given" : "John C.H.", "non-dropping-particle" : "", "parse-names" : false, "suffix" : "" } ], "container-title" : "Journal of Climate", "id" : "ITEM-2", "issue" : "9", "issued" : { "date-parts" : [ [ "2020" ] ] }, "title" : "Forced and unforced decadal behavior of the interhemispheric SST contrast during the instrumental period (1881\u20132012): Contextualizing the late 1960s\u2013early 1970s shift", "translator" : [ { "dropping-particle" : "", "family" : "J6754", "given" : "", "non-dropping-particle" : "", "parse-names" : false, "suffix" : "" } ], "type" : "article-journal", "volume" : "33" }, "uris" : [ "http://www.mendeley.com/documents/?uuid=89c5c484-7ef9-4408-bbad-adc9bd7565cf" ] } ], "mendeley" : { "formattedCitation" : "(Bonfils et al., 2020; Friedman et al., 2020)", "manualFormatting" : "Bonfils et al., 2020; Friedman et al., 2020)", "plainTextFormattedCitation" : "(Bonfils et al., 2020; Friedman et al., 2020)", "previouslyFormattedCitation" : "(Bonfils et al., 2020; Friedman et al., 2020)" }, "properties" : { "noteIndex" : 0 }, "schema" : "https://github.com/citation-style-language/schema/raw/master/csl-citation.json" }</w:instrText>
      </w:r>
      <w:r w:rsidRPr="007943F4">
        <w:rPr>
          <w:noProof/>
        </w:rPr>
        <w:fldChar w:fldCharType="separate"/>
      </w:r>
      <w:del w:id="1139" w:author="Ian Blenkinsop" w:date="2021-07-13T11:41:00Z">
        <w:r w:rsidR="00393F8C" w:rsidDel="000044A9">
          <w:rPr>
            <w:noProof/>
            <w:lang w:val="en-US"/>
          </w:rPr>
          <w:delText>(</w:delText>
        </w:r>
      </w:del>
      <w:r w:rsidR="00393F8C">
        <w:rPr>
          <w:noProof/>
          <w:lang w:val="en-US"/>
        </w:rPr>
        <w:t>Bonfils et al., 2020; Friedman et al., 2020)</w:t>
      </w:r>
      <w:r w:rsidRPr="007943F4">
        <w:rPr>
          <w:noProof/>
        </w:rPr>
        <w:fldChar w:fldCharType="end"/>
      </w:r>
      <w:del w:id="1140" w:author="Ian Blenkinsop" w:date="2021-07-13T11:41:00Z">
        <w:r w:rsidRPr="00E457C1" w:rsidDel="000044A9">
          <w:rPr>
            <w:noProof/>
            <w:lang w:val="en-US"/>
          </w:rPr>
          <w:delText xml:space="preserve"> (</w:delText>
        </w:r>
      </w:del>
      <w:del w:id="1141" w:author="Ian Blenkinsop" w:date="2021-07-13T11:40:00Z">
        <w:r w:rsidR="00AB0A4A" w:rsidRPr="00E457C1" w:rsidDel="000044A9">
          <w:rPr>
            <w:noProof/>
            <w:lang w:val="en-US"/>
          </w:rPr>
          <w:delText>S</w:delText>
        </w:r>
        <w:r w:rsidRPr="00E457C1" w:rsidDel="000044A9">
          <w:rPr>
            <w:noProof/>
            <w:lang w:val="en-US"/>
          </w:rPr>
          <w:delText>ection</w:delText>
        </w:r>
        <w:r w:rsidR="00AC0645" w:rsidRPr="00E457C1" w:rsidDel="000044A9">
          <w:rPr>
            <w:noProof/>
            <w:lang w:val="en-US"/>
          </w:rPr>
          <w:delText>s</w:delText>
        </w:r>
        <w:r w:rsidRPr="00E457C1" w:rsidDel="000044A9">
          <w:rPr>
            <w:noProof/>
            <w:lang w:val="en-US"/>
          </w:rPr>
          <w:delText xml:space="preserve"> 3.3.1.1 and</w:delText>
        </w:r>
        <w:r w:rsidR="00C87F62" w:rsidRPr="00E457C1" w:rsidDel="000044A9">
          <w:rPr>
            <w:noProof/>
            <w:lang w:val="en-US"/>
          </w:rPr>
          <w:delText xml:space="preserve"> </w:delText>
        </w:r>
        <w:r w:rsidRPr="00E457C1" w:rsidDel="000044A9">
          <w:rPr>
            <w:noProof/>
            <w:lang w:val="en-US"/>
          </w:rPr>
          <w:delText>8.3.2.1, Figure 8.11</w:delText>
        </w:r>
      </w:del>
      <w:del w:id="1142" w:author="Ian Blenkinsop" w:date="2021-07-13T11:41:00Z">
        <w:r w:rsidRPr="00E457C1" w:rsidDel="000044A9">
          <w:rPr>
            <w:noProof/>
            <w:lang w:val="en-US"/>
          </w:rPr>
          <w:delText>)</w:delText>
        </w:r>
      </w:del>
      <w:r w:rsidRPr="00E457C1">
        <w:rPr>
          <w:noProof/>
          <w:lang w:val="en-US"/>
        </w:rPr>
        <w:t xml:space="preserve">. CMIP5 models </w:t>
      </w:r>
      <w:r w:rsidR="005678B5" w:rsidRPr="00E457C1">
        <w:rPr>
          <w:noProof/>
          <w:lang w:val="en-US"/>
        </w:rPr>
        <w:t xml:space="preserve">perform </w:t>
      </w:r>
      <w:r w:rsidRPr="00E457C1">
        <w:rPr>
          <w:noProof/>
          <w:lang w:val="en-US"/>
        </w:rPr>
        <w:t xml:space="preserve">better than CMIP3 models, in particular regarding the </w:t>
      </w:r>
      <w:r w:rsidR="00E45EAE" w:rsidRPr="00E457C1">
        <w:rPr>
          <w:noProof/>
          <w:lang w:val="en-US"/>
        </w:rPr>
        <w:t>g</w:t>
      </w:r>
      <w:r w:rsidRPr="00E457C1">
        <w:rPr>
          <w:noProof/>
          <w:lang w:val="en-US"/>
        </w:rPr>
        <w:t xml:space="preserve">lobal </w:t>
      </w:r>
      <w:r w:rsidR="00E45EAE" w:rsidRPr="00E457C1">
        <w:rPr>
          <w:noProof/>
          <w:lang w:val="en-US"/>
        </w:rPr>
        <w:t>m</w:t>
      </w:r>
      <w:r w:rsidRPr="00E457C1">
        <w:rPr>
          <w:noProof/>
          <w:lang w:val="en-US"/>
        </w:rPr>
        <w:t xml:space="preserve">onsoon domain and intensity </w:t>
      </w:r>
      <w:r w:rsidRPr="007943F4">
        <w:rPr>
          <w:noProof/>
        </w:rPr>
        <w:fldChar w:fldCharType="begin" w:fldLock="1"/>
      </w:r>
      <w:r w:rsidR="00B44FBC">
        <w:rPr>
          <w:noProof/>
          <w:lang w:val="en-US"/>
        </w:rPr>
        <w:instrText>ADDIN CSL_CITATION { "citationItems" : [ { "id" : "ITEM-1", "itemData" : { "DOI" : "10.1007/s00382-012-1564-0", "ISSN" : "1432-0894", "abstract" : "This study investigates future changes of Global Monsoon (GM) under anthropogenic global warming using 20 coupled models that participated in the phase five of Coupled Model Intercomparison Project (CMIP5) by comparing two runs: the historical run for 1850\u20132005 and the Representative Concentration Pathway (RCP) 4.5 run for 2006\u20132100. A metrics for evaluation of models' performance on GM is designed to document performance for 1980\u20132005 and best four models are selected. The four best models' multi-model ensemble (B4MME) projects the following changes in the twenty-first century under the RCP4.5 scenario. (1) Monsoon domain will not change appreciably but land monsoon domain over Asia tends to expand westward by 10.6 %. (2) The annual mean and range of GM precipitation and the percentage of local summer rainfall will all amplify at a significant level over most of the global region, both over land and over ocean. (3) There will be a more prominent northern-southern hemispheric asymmetry and eastern-western hemispheric asymmetry. (4) Northern Hemisphere (NH) monsoon onset will be advanced and withdrawal will be delayed. (5) Changes in monsoon precipitation exhibits huge differences between the NH and the Southern hemisphere (SH). The NH monsoon precipitation will increase significantly due to increase in temperature difference between the NH and SH, significant enhancement of the Hadley circulation, and atmospheric moistening, against stabilization of troposphere. There is a slight decrease of the Walker circulation but not significant against the inter-model spread. There are important differences between the CMIP 3 and CMIP5 results which are discussed in detail.", "author" : [ { "dropping-particle" : "", "family" : "Lee", "given" : "J-Y", "non-dropping-particle" : "", "parse-names" : false, "suffix" : "" }, { "dropping-particle" : "", "family" : "Wang", "given" : "B", "non-dropping-particle" : "", "parse-names" : false, "suffix" : "" } ], "container-title" : "Climate Dynamics", "id" : "ITEM-1", "issue" : "1", "issued" : { "date-parts" : [ [ "2014", "1" ] ] }, "page" : "101-119", "title" : "Future change of global monsoon in the CMIP5", "translator" : [ { "dropping-particle" : "", "family" : "J3799", "given" : "", "non-dropping-particle" : "", "parse-names" : false, "suffix" : "" } ], "type" : "article-journal", "volume" : "42" }, "uris" : [ "http://www.mendeley.com/documents/?uuid=32b72778-f35f-4d87-baff-1d33d26f1772" ] } ], "mendeley" : { "formattedCitation" : "(Lee and Wang, 2014)", "plainTextFormattedCitation" : "(Lee and Wang, 2014)", "previouslyFormattedCitation" : "(Lee and Wang, 2014)" }, "properties" : { "noteIndex" : 0 }, "schema" : "https://github.com/citation-style-language/schema/raw/master/csl-citation.json" }</w:instrText>
      </w:r>
      <w:r w:rsidRPr="007943F4">
        <w:rPr>
          <w:noProof/>
        </w:rPr>
        <w:fldChar w:fldCharType="separate"/>
      </w:r>
      <w:r w:rsidR="00393F8C">
        <w:rPr>
          <w:noProof/>
          <w:lang w:val="en-US"/>
        </w:rPr>
        <w:t>(Lee and Wang, 2014)</w:t>
      </w:r>
      <w:r w:rsidRPr="007943F4">
        <w:rPr>
          <w:noProof/>
        </w:rPr>
        <w:fldChar w:fldCharType="end"/>
      </w:r>
      <w:r w:rsidRPr="00E457C1">
        <w:rPr>
          <w:noProof/>
          <w:lang w:val="en-US"/>
        </w:rPr>
        <w:t>.</w:t>
      </w:r>
    </w:p>
    <w:p w14:paraId="29D46C7C" w14:textId="77777777" w:rsidR="009F594A" w:rsidRPr="00E457C1" w:rsidRDefault="009F594A" w:rsidP="009F594A">
      <w:pPr>
        <w:pStyle w:val="AR6BodyText"/>
        <w:rPr>
          <w:noProof/>
          <w:lang w:val="en-US"/>
        </w:rPr>
      </w:pPr>
    </w:p>
    <w:p w14:paraId="5552A50A" w14:textId="025F760C" w:rsidR="009F594A" w:rsidRPr="00E457C1" w:rsidRDefault="009F594A" w:rsidP="009F594A">
      <w:pPr>
        <w:pStyle w:val="AR6BodyText"/>
        <w:rPr>
          <w:noProof/>
          <w:lang w:val="en-US"/>
        </w:rPr>
      </w:pPr>
      <w:r w:rsidRPr="00E457C1">
        <w:rPr>
          <w:noProof/>
          <w:lang w:val="en-US"/>
        </w:rPr>
        <w:t>In observations at time scales less than a day intermittent rainfall fluctuations dominate</w:t>
      </w:r>
      <w:r w:rsidR="005E1182" w:rsidRPr="00E457C1">
        <w:rPr>
          <w:noProof/>
          <w:lang w:val="en-US"/>
        </w:rPr>
        <w:t xml:space="preserve"> variability</w:t>
      </w:r>
      <w:r w:rsidRPr="00E457C1">
        <w:rPr>
          <w:noProof/>
          <w:lang w:val="en-US"/>
        </w:rPr>
        <w:t>, but CMIP5 models systematically under</w:t>
      </w:r>
      <w:r w:rsidR="00A64824" w:rsidRPr="00E457C1">
        <w:rPr>
          <w:noProof/>
          <w:lang w:val="en-US"/>
        </w:rPr>
        <w:t>e</w:t>
      </w:r>
      <w:r w:rsidRPr="00E457C1">
        <w:rPr>
          <w:noProof/>
          <w:lang w:val="en-US"/>
        </w:rPr>
        <w:t xml:space="preserve">stimate them </w:t>
      </w:r>
      <w:r w:rsidRPr="007943F4">
        <w:rPr>
          <w:noProof/>
        </w:rPr>
        <w:fldChar w:fldCharType="begin" w:fldLock="1"/>
      </w:r>
      <w:r w:rsidR="008F46A5" w:rsidRPr="00E457C1">
        <w:rPr>
          <w:noProof/>
          <w:lang w:val="en-US"/>
        </w:rPr>
        <w:instrText>ADDIN CSL_CITATION { "citationItems" : [ { "id" : "ITEM-1", "itemData" : { "DOI" : "10.1029/2018GL078926", "ISSN" : "0094-8276", "author" : [ { "dropping-particle" : "", "family" : "Covey", "given" : "Curt", "non-dropping-particle" : "", "parse-names" : false, "suffix" : "" }, { "dropping-particle" : "", "family" : "Doutriaux", "given" : "Charles", "non-dropping-particle" : "", "parse-names" : false, "suffix" : "" }, { "dropping-particle" : "", "family" : "Gleckler", "given" : "Peter J.", "non-dropping-particle" : "", "parse-names" : false, "suffix" : "" }, { "dropping-particle" : "", "family" : "Taylor", "given" : "Karl E.", "non-dropping-particle" : "", "parse-names" : false, "suffix" : "" }, { "dropping-particle" : "", "family" : "Trenberth", "given" : "Kevin E.", "non-dropping-particle" : "", "parse-names" : false, "suffix" : "" }, { "dropping-particle" : "", "family" : "Zhang", "given" : "Yongxin", "non-dropping-particle" : "", "parse-names" : false, "suffix" : "" } ], "container-title" : "Geophysical Research Letters", "id" : "ITEM-1", "issue" : "22", "issued" : { "date-parts" : [ [ "2018", "11", "28" ] ] }, "title" : "High\u2010Frequency Intermittency in Observed and Model\u2010Simulated Precipitation", "translator" : [ { "dropping-particle" : "", "family" : "J3486", "given" : "", "non-dropping-particle" : "", "parse-names" : false, "suffix" : "" } ], "type" : "article-journal", "volume" : "45" }, "uris" : [ "http://www.mendeley.com/documents/?uuid=90ac4a7b-da41-497d-b1cd-9e92572f568c" ] } ], "mendeley" : { "formattedCitation" : "(Covey et al., 2018)", "plainTextFormattedCitation" : "(Covey et al., 2018)", "previouslyFormattedCitation" : "(Covey et al., 2018)" }, "properties" : { "noteIndex" : 0 }, "schema" : "https://github.com/citation-style-language/schema/raw/master/csl-citation.json" }</w:instrText>
      </w:r>
      <w:r w:rsidRPr="007943F4">
        <w:rPr>
          <w:noProof/>
        </w:rPr>
        <w:fldChar w:fldCharType="separate"/>
      </w:r>
      <w:r w:rsidR="00393F8C">
        <w:rPr>
          <w:noProof/>
          <w:lang w:val="en-US"/>
        </w:rPr>
        <w:t>(Covey et al., 2018)</w:t>
      </w:r>
      <w:r w:rsidRPr="007943F4">
        <w:rPr>
          <w:noProof/>
        </w:rPr>
        <w:fldChar w:fldCharType="end"/>
      </w:r>
      <w:r w:rsidRPr="00E457C1">
        <w:rPr>
          <w:noProof/>
          <w:lang w:val="en-US"/>
        </w:rPr>
        <w:t>. Moreover, as noted in previous generation</w:t>
      </w:r>
      <w:r w:rsidR="00AC5E27" w:rsidRPr="00E457C1">
        <w:rPr>
          <w:noProof/>
          <w:lang w:val="en-US"/>
        </w:rPr>
        <w:t xml:space="preserve"> models</w:t>
      </w:r>
      <w:r w:rsidRPr="00E457C1">
        <w:rPr>
          <w:noProof/>
          <w:lang w:val="en-US"/>
        </w:rPr>
        <w:t xml:space="preserve">, CMIP5 models produce rainfall too early in the day </w:t>
      </w:r>
      <w:r w:rsidRPr="007943F4">
        <w:rPr>
          <w:noProof/>
        </w:rPr>
        <w:fldChar w:fldCharType="begin" w:fldLock="1"/>
      </w:r>
      <w:r w:rsidR="008F46A5" w:rsidRPr="00E457C1">
        <w:rPr>
          <w:noProof/>
          <w:lang w:val="en-US"/>
        </w:rPr>
        <w:instrText xml:space="preserve">ADDIN CSL_CITATION { "citationItems" : [ { "id" : "ITEM-1", "itemData" : { "DOI" : "10.1175/JCLI-D-15-0664.1", "ISSN" : "0894-8755", "abstract" : "Metrics are proposed\u2014that is, a few summary statistics that condense large amounts of data from observations or model simulations\u2014encapsulating the diurnal cycle of precipitation. Vector area averaging of Fourier amplitude and phase produces useful information in a reasonably small number of harmonic dial plots, a procedure familiar from atmospheric tide research. The metrics cover most of the globe but down-weight high-latitude wintertime ocean areas where baroclinic waves are most prominent. This enables intercomparison of a large number of climate models with observations and with each other. The diurnal cycle of precipitation has features not encountered in typical climate model intercomparisons, notably the absence of meaningful \u201caverage model\u201d results that can be displayed in a single two-dimensional map. Displaying one map per model guides development of the metrics proposed here by making it clear that land and ocean areas must be averaged separately, but interpreting maps from all models becomes problematic as the size of a multimodel ensemble increases.", "author" : [ { "dropping-particle" : "", "family" : "Covey", "given" : "Curt", "non-dropping-particle" : "", "parse-names" : false, "suffix" : "" }, </w:instrText>
      </w:r>
      <w:r w:rsidR="008F46A5">
        <w:rPr>
          <w:noProof/>
        </w:rPr>
        <w:instrText>{ "dropping-particle" : "", "family" : "Gleckler", "given" : "Peter J.", "non-dropping-particle" : "", "parse-names" : false, "suffix" : "" }, { "dropping-particle" : "", "family" : "Doutriaux", "given" : "Charles", "non-dropping-particle" : "", "parse-names" : false, "suffix" : "" }, { "dropping-particle" : "", "family" : "Williams", "gi</w:instrText>
      </w:r>
      <w:r w:rsidR="008F46A5" w:rsidRPr="00E457C1">
        <w:rPr>
          <w:noProof/>
          <w:lang w:val="en-US"/>
        </w:rPr>
        <w:instrText>ven" : "Dean N.", "non-dropping-particle" : "", "parse-names" : false, "suffix" : "" }, { "dropping-particle" : "", "family" : "Dai", "given" : "Aiguo", "non-dropping-particle" : "", "parse-names" : false, "suffix" : "" }, { "dropping-particle" : "", "family" : "Fasullo", "given" : "John", "non-dropping-particle" : "", "parse-names" : false, "suffix" : "" }, { "dropping-particle" : "", "family" : "Trenberth", "given" : "Kevin", "non-dropping-particle" : "", "parse-names" : false, "suffix" : "" }, { "dropping-particle" : "", "family" : "Berg", "given" : "Alexis", "non-dropping-particle" : "", "parse-names" : false, "suffix" : "" } ], "container-title" : "Journal of Climate", "id" : "ITEM-1", "issue" : "12", "issued" : { "date-parts" : [ [ "2016", "6", "15" ] ] }, "page" : "4461-4471", "title" : "Metrics for the Diurnal Cycle of Precipitation: Toward Routine Benchmarks for Climate Models", "translator" : [ { "dropping-particle" : "", "family" : "J3505", "given" : "", "non-dropping-particle" : "", "parse-names" : false, "suffix" : "" } ], "type" : "article-journal", "volume" : "29" }, "uris" : [ "http://www.mendeley.com/documents/?uuid=ae9c6559-5109-4290-8e65-0abe34a27241" ] } ], "mendeley" : { "formattedCitation" : "(Covey et al., 2016)", "plainTextFormattedCitation" : "(Covey et al., 2016)", "previouslyFormattedCitation" : "(Covey et al., 2016)" }, "properties" : { "noteIndex" : 0 }, "schema" : "https://github.com/citation-style-language/schema/raw/master/csl-citation.json" }</w:instrText>
      </w:r>
      <w:r w:rsidRPr="007943F4">
        <w:rPr>
          <w:noProof/>
        </w:rPr>
        <w:fldChar w:fldCharType="separate"/>
      </w:r>
      <w:r w:rsidR="00393F8C">
        <w:rPr>
          <w:noProof/>
          <w:lang w:val="en-US"/>
        </w:rPr>
        <w:t>(Covey et al., 2016)</w:t>
      </w:r>
      <w:r w:rsidRPr="007943F4">
        <w:rPr>
          <w:noProof/>
        </w:rPr>
        <w:fldChar w:fldCharType="end"/>
      </w:r>
      <w:r w:rsidRPr="00E457C1">
        <w:rPr>
          <w:noProof/>
          <w:lang w:val="en-US"/>
        </w:rPr>
        <w:t xml:space="preserve">. Also, models overpredict precipitation frequency but have weaker intensity, although comparison with observed </w:t>
      </w:r>
      <w:del w:id="1143" w:author="Sara M Tuson" w:date="2021-06-24T14:41:00Z">
        <w:r w:rsidRPr="00E457C1" w:rsidDel="0089720C">
          <w:rPr>
            <w:noProof/>
            <w:lang w:val="en-US"/>
          </w:rPr>
          <w:delText>data sets</w:delText>
        </w:r>
      </w:del>
      <w:ins w:id="1144" w:author="Sara M Tuson" w:date="2021-06-24T14:41:00Z">
        <w:r w:rsidR="0089720C">
          <w:rPr>
            <w:noProof/>
            <w:lang w:val="en-US"/>
          </w:rPr>
          <w:t>datasets</w:t>
        </w:r>
      </w:ins>
      <w:r w:rsidRPr="00E457C1">
        <w:rPr>
          <w:noProof/>
          <w:lang w:val="en-US"/>
        </w:rPr>
        <w:t xml:space="preserve"> is complex as the latter present large differences in intensity among them </w:t>
      </w:r>
      <w:r w:rsidRPr="007943F4">
        <w:rPr>
          <w:noProof/>
        </w:rPr>
        <w:fldChar w:fldCharType="begin" w:fldLock="1"/>
      </w:r>
      <w:r w:rsidR="00D33CB6">
        <w:rPr>
          <w:noProof/>
          <w:lang w:val="en-US"/>
        </w:rPr>
        <w:instrText>ADDIN CSL_CITATION { "citationItems" : [ { "id" : "ITEM-1", "itemData" : { "author" : [ { "dropping-particle" : "", "family" : "Herold", "given" : "N.", "non-dropping-particle" : "", "parse-names" : false, "suffix" : "" }, { "dropping-particle" : "", "family" : "Alexander", "given" : "L.V.", "non-dropping-particle" : "", "parse-names" : false, "suffix" : "" }, { "dropping-particle" : "", "family" : "Donat", "given" : "Markus G.", "non-dropping-particle" : "", "parse-names" : false, "suffix" : "" }, { "dropping-particle" : "", "family" : "Contractor", "given" : "Steefan", "non-dropping-particle" : "", "parse-names" : false, "suffix" : "" }, { "dropping-particle" : "", "family" : "Becker", "given" : "A", "non-dropping-particle" : "", "parse-names" : false, "suffix" : "" } ], "container-title" : "Geophysical Research Letters", "id" : "ITEM-1", "issued" : { "date-parts" : [ [ "2016" ] ] }, "title" : "How much does it rain over land?", "translator" : [ { "dropping-particle" : "", "family" : "J6856", "given" : "", "non-dropping-particle" : "", "parse-names" : false, "suffix" : "" } ], "type" : "article-journal", "volume" : "43" }, "uris" : [ "http://www.mendeley.com/documents/?uuid=2f8cc1ce-c6e8-4f4d-a464-fde44d9b5db6" ] }, { "id" : "ITEM-2", "itemData" : { "DOI" : "10.1175/JCLI-D-16-0684.1", "ISSN" : "08948755", "abstract" : "Precipitation is often quantified by the amount that falls over a given period of time, but not the rate at which most of it falls, or the rate associated with the most frequent events. Here, three metrics are introduced to distill salient characteristics of typical daily precipitation accumulation based on the full distribution of rainfall: rain amount peak (the rain rate at which the most rain falls); rain frequency peak (the most frequent non-zero rain rate); and rain amount width (a measure of the variability of typical precipitation accumulation). These metrics are applied to two observational datasets to describe the climatology of typical daily precipitation accumulation: GPCP One-Degree Daily (October 1996 \u2013 2015) and TRMM 3B42 (January 1998 \u2013 October 2015). Results show that the rain frequency peak is similar to total rainfall in terms of geographical pattern and seasonal cycle, and varies inversely with rain amount width. In contrast, the rain amount peak varies distinctly, reaching maxi...", "author" : [ { "dropping-particle" : "", "family" : "Pendergrass", "given" : "Angeline G.", "non-dropping-particle" : "", "parse-names" : false, "suffix" : "" }, { "dropping-particle" : "", "family" : "Deser", "given" : "Clara", "non-dropping-particle" : "", "parse-names" : false, "suffix" : "" } ], "container-title" : "Journal of Climate", "id" : "ITEM-2", "issue" : "15", "issued" : { "date-parts" : [ [ "2017", "8", "6" ] ] }, "page" : "5985-6003", "title" : "Climatological characteristics of typical daily precipitation", "translator" : [ { "dropping-particle" : "", "family" : "J4569", "given" : "", "non-dropping-particle" : "", "parse-names" : false, "suffix" : "" } ], "type" : "article-journal", "volume" : "30" }, "uris" : [ "http://www.mendeley.com/documents/?uuid=7d772ca5-83e1-3237-b583-f20c17c080dd" ] }, { "id" : "ITEM-3", "itemData" : { "DOI" : "10.1175/JHM-D-16-0263", "author" : [ { "dropping-particle" : "", "family" : "Trenberth", "given" : "Kevin E.", "non-dropping-particle" : "", "parse-names" : false, "suffix" : "" }, { "dropping-particle" : "", "family" : "Zhang", "given" : "Y.", "non-dropping-particle" : "", "parse-names" : false, "suffix" : "" }, { "dropping-particle" : "", "family" : "Gehne", "given" : "M.", "non-dropping-particle" : "", "parse-names" : false, "suffix" : "" } ], "container-title" : "J. Hydrometeorol.", "id" : "ITEM-3", "issued" : { "date-parts" : [ [ "2017" ] ] }, "page" : "1393-1412", "title" : "Intermittency in precipitation: duration, frequency, intensity, and amounts using hourly data.", "translator" : [ { "dropping-particle" : "", "family" : "J6871", "given" : "", "non-dropping-particle" : "", "parse-names" : false, "suffix" : "" } ], "type" : "article-journal", "volume" : "18" }, "uris" : [ "http://www.mendeley.com/documents/?uuid=afd45d0d-2389-442a-9388-26ac549bc431" ] } ], "mendeley" : { "formattedCitation" : "(Herold et al., 2016; Pendergrass and Deser, 2017; Trenberth et al., 2017)", "plainTextFormattedCitation" : "(Herold et al., 2016; Pendergrass and Deser, 2017; Trenberth et al., 2017)", "previouslyFormattedCitation" : "(Herold et al., 2016; Pendergrass and Deser, 2017; Trenberth et al., 2017)" }, "properties" : { "noteIndex" : 0 }, "schema" : "https://github.com/citation-style-language/schema/raw/master/csl-citation.json" }</w:instrText>
      </w:r>
      <w:r w:rsidRPr="007943F4">
        <w:rPr>
          <w:noProof/>
        </w:rPr>
        <w:fldChar w:fldCharType="separate"/>
      </w:r>
      <w:r w:rsidR="00393F8C">
        <w:rPr>
          <w:noProof/>
          <w:lang w:val="en-US"/>
        </w:rPr>
        <w:t>(Herold et al., 2016; Pendergrass and Deser, 2017; Trenberth et al., 2017)</w:t>
      </w:r>
      <w:r w:rsidRPr="007943F4">
        <w:rPr>
          <w:noProof/>
        </w:rPr>
        <w:fldChar w:fldCharType="end"/>
      </w:r>
      <w:r w:rsidRPr="00E457C1">
        <w:rPr>
          <w:noProof/>
          <w:lang w:val="en-US"/>
        </w:rPr>
        <w:t xml:space="preserve">. Regarding trends in precipitation intensity, models have also been shown to reproduce the compensation between </w:t>
      </w:r>
      <w:r w:rsidR="005E1182" w:rsidRPr="00E457C1">
        <w:rPr>
          <w:noProof/>
          <w:lang w:val="en-US"/>
        </w:rPr>
        <w:t xml:space="preserve">increasing </w:t>
      </w:r>
      <w:r w:rsidRPr="00E457C1">
        <w:rPr>
          <w:noProof/>
          <w:lang w:val="en-US"/>
        </w:rPr>
        <w:t xml:space="preserve">heavy precipitation and </w:t>
      </w:r>
      <w:r w:rsidR="005E1182" w:rsidRPr="00E457C1">
        <w:rPr>
          <w:noProof/>
          <w:lang w:val="en-US"/>
        </w:rPr>
        <w:t xml:space="preserve">decreasing </w:t>
      </w:r>
      <w:r w:rsidRPr="00E457C1">
        <w:rPr>
          <w:noProof/>
          <w:lang w:val="en-US"/>
        </w:rPr>
        <w:t>light</w:t>
      </w:r>
      <w:r w:rsidR="005E1182" w:rsidRPr="00E457C1">
        <w:rPr>
          <w:noProof/>
          <w:lang w:val="en-US"/>
        </w:rPr>
        <w:t xml:space="preserve"> to </w:t>
      </w:r>
      <w:r w:rsidRPr="00E457C1">
        <w:rPr>
          <w:noProof/>
          <w:lang w:val="en-US"/>
        </w:rPr>
        <w:t xml:space="preserve">moderate rainfall </w:t>
      </w:r>
      <w:r>
        <w:rPr>
          <w:noProof/>
        </w:rPr>
        <w:fldChar w:fldCharType="begin" w:fldLock="1"/>
      </w:r>
      <w:r w:rsidR="00CA64F1">
        <w:rPr>
          <w:noProof/>
          <w:lang w:val="en-US"/>
        </w:rPr>
        <w:instrText>ADDIN CSL_CITATION { "citationItems" : [ { "id" : "ITEM-1", "itemData" : { "DOI" : "10.1029/2018GL079698", "ISSN" : "19448007", "abstract" : "A highly uncertain aspect of anthropogenic climate change is the rate at which the global hydrologic cycle intensifies. The future change in global-mean precipitation per degree warming, or hydrologic sensitivity, exhibits a threefold spread (1\u20133%/K) in current global climate models. In this study, we find that the intermodel spread in this value is associated with a significant portion of variability in future projections of extreme precipitation in the tropics, extending also into subtropical atmospheric river corridors. Additionally, there is a very tight intermodel relationship between changes in extreme and nonextreme precipitation, whereby models compensate for increasing extreme precipitation events by decreasing weak-moderate events. Another factor linked to changes in precipitation extremes is model resolution, with higher resolution models showing a larger increase in heavy extremes. These results highlight ways various aspects of hydrologic cycle intensification are linked in models and shed new light on the task of constraining precipitation extremes.", "author" : [ { "dropping-particle" : "", "family" : "Thackeray", "given" : "Chad W", "non-dropping-particle" : "", "parse-names" : false, "suffix" : "" }, { "dropping-particle" : "", "family" : "DeAngelis", "given" : "Anthony M", "non-dropping-particle" : "", "parse-names" : false, "suffix" : "" }, { "dropping-particle" : "", "family" : "Hall", "given" : "Alex", "non-dropping-particle" : "", "parse-names" : false, "suffix" : "" }, { "dropping-particle" : "", "family" : "Swain", "given" : "Daniel L.", "non-dropping-particle" : "", "parse-names" : false, "suffix" : "" }, { "dropping-particle" : "", "family" : "Qu", "given" : "Xin", "non-dropping-particle" : "", "parse-names" : false, "suffix" : "" } ], "container-title" : "Geophysical Research Letters", "id" : "ITEM-1", "issue" : "20", "issued" : { "date-parts" : [ [ "2018" ] ] }, "page" : "11,343-11,351", "title" : "On the Connection Between Global Hydrologic Sensitivity and Regional Wet Extremes", "translator" : [ { "dropping-particle" : "", "family" : "J5896", "given" : "", "non-dropping-particle" : "", "parse-names" : false, "suffix" : "" } ], "type" : "article-journal", "volume" : "45" }, "uris" : [ "http://www.mendeley.com/documents/?uuid=42de31bb-f058-455e-ad2b-10135f20919e" ] } ], "mendeley" : { "formattedCitation" : "(Thackeray et al., 2018a)", "plainTextFormattedCitation" : "(Thackeray et al., 2018a)", "previouslyFormattedCitation" : "(Thackeray et al., 2018)" }, "properties" : { "noteIndex" : 0 }, "schema" : "https://github.com/citation-style-language/schema/raw/master/csl-citation.json" }</w:instrText>
      </w:r>
      <w:r>
        <w:rPr>
          <w:noProof/>
        </w:rPr>
        <w:fldChar w:fldCharType="separate"/>
      </w:r>
      <w:r w:rsidR="00CA64F1" w:rsidRPr="00CA64F1">
        <w:rPr>
          <w:noProof/>
          <w:lang w:val="en-US"/>
        </w:rPr>
        <w:t>(Thackeray et al., 2018a)</w:t>
      </w:r>
      <w:r>
        <w:rPr>
          <w:noProof/>
        </w:rPr>
        <w:fldChar w:fldCharType="end"/>
      </w:r>
      <w:r w:rsidRPr="00E457C1">
        <w:rPr>
          <w:noProof/>
          <w:lang w:val="en-US"/>
        </w:rPr>
        <w:t xml:space="preserve">, a characteristic found in the observational record </w:t>
      </w:r>
      <w:r>
        <w:rPr>
          <w:noProof/>
        </w:rPr>
        <w:fldChar w:fldCharType="begin" w:fldLock="1"/>
      </w:r>
      <w:r w:rsidR="00D33CB6">
        <w:rPr>
          <w:noProof/>
          <w:lang w:val="en-US"/>
        </w:rPr>
        <w:instrText>ADDIN CSL_CITATION { "citationItems" : [ { "id" : "ITEM-1", "itemData" : { "DOI" : "10.1175/JCLI-D-17-0550.1", "author" : [ { "dropping-particle" : "", "family" : "Gu", "given" : "G", "non-dropping-particle" : "", "parse-names" : false, "suffix" : "" }, { "dropping-particle" : "", "family" : "Adler", "given" : "Robert F.", "non-dropping-particle" : "", "parse-names" : false, "suffix" : "" } ], "container-title" : "Journal of Climate", "id" : "ITEM-1", "issued" : { "date-parts" : [ [ "2018" ] ] }, "page" : "4775-4790", "title" : "Precipitation Intensity Changes in the Tropics from Observations and Models", "translator" : [ { "dropping-particle" : "", "family" : "J5069", "given" : "", "non-dropping-particle" : "", "parse-names" : false, "suffix" : "" } ], "type" : "article-journal", "volume" : "31" }, "uris" : [ "http://www.mendeley.com/documents/?uuid=db2bd8e2-4387-4ce5-8cb9-40c1e3d1abe3" ] } ], "mendeley" : { "formattedCitation" : "(Gu and Adler, 2018)", "plainTextFormattedCitation" : "(Gu and Adler, 2018)", "previouslyFormattedCitation" : "(Gu and Adler, 2018)" }, "properties" : { "noteIndex" : 0 }, "schema" : "https://github.com/citation-style-language/schema/raw/master/csl-citation.json" }</w:instrText>
      </w:r>
      <w:r>
        <w:rPr>
          <w:noProof/>
        </w:rPr>
        <w:fldChar w:fldCharType="separate"/>
      </w:r>
      <w:r w:rsidR="00393F8C">
        <w:rPr>
          <w:noProof/>
          <w:lang w:val="en-US"/>
        </w:rPr>
        <w:t>(Gu and Adler, 2018)</w:t>
      </w:r>
      <w:r>
        <w:rPr>
          <w:noProof/>
        </w:rPr>
        <w:fldChar w:fldCharType="end"/>
      </w:r>
      <w:r w:rsidRPr="00E457C1">
        <w:rPr>
          <w:noProof/>
          <w:lang w:val="en-US"/>
        </w:rPr>
        <w:t xml:space="preserve">. Regional performance is further assessed in </w:t>
      </w:r>
      <w:r w:rsidR="00AC5E27" w:rsidRPr="00E457C1">
        <w:rPr>
          <w:noProof/>
          <w:lang w:val="en-US"/>
        </w:rPr>
        <w:t>C</w:t>
      </w:r>
      <w:r w:rsidRPr="00E457C1">
        <w:rPr>
          <w:noProof/>
          <w:lang w:val="en-US"/>
        </w:rPr>
        <w:t xml:space="preserve">hapters 8 and </w:t>
      </w:r>
      <w:r w:rsidR="00AC5E27" w:rsidRPr="00E457C1">
        <w:rPr>
          <w:noProof/>
          <w:lang w:val="en-US"/>
        </w:rPr>
        <w:t xml:space="preserve">the </w:t>
      </w:r>
      <w:r w:rsidRPr="00E457C1">
        <w:rPr>
          <w:noProof/>
          <w:lang w:val="en-US"/>
        </w:rPr>
        <w:t xml:space="preserve">Atlas, while precipitation extremes are considered in </w:t>
      </w:r>
      <w:r w:rsidR="00AC5E27" w:rsidRPr="00E457C1">
        <w:rPr>
          <w:noProof/>
          <w:lang w:val="en-US"/>
        </w:rPr>
        <w:t>C</w:t>
      </w:r>
      <w:r w:rsidRPr="00E457C1">
        <w:rPr>
          <w:noProof/>
          <w:lang w:val="en-US"/>
        </w:rPr>
        <w:t>hapter 11.</w:t>
      </w:r>
    </w:p>
    <w:p w14:paraId="5E926239" w14:textId="77777777" w:rsidR="009F594A" w:rsidRPr="00E457C1" w:rsidRDefault="009F594A" w:rsidP="009F594A">
      <w:pPr>
        <w:pStyle w:val="AR6BodyText"/>
        <w:jc w:val="both"/>
        <w:rPr>
          <w:noProof/>
          <w:lang w:val="en-US"/>
        </w:rPr>
      </w:pPr>
    </w:p>
    <w:p w14:paraId="30CF0CA2" w14:textId="2589C727" w:rsidR="009F594A" w:rsidRPr="00E457C1" w:rsidRDefault="009F594A" w:rsidP="009F594A">
      <w:pPr>
        <w:pStyle w:val="AR6BodyText"/>
        <w:rPr>
          <w:noProof/>
          <w:lang w:val="en-US"/>
        </w:rPr>
      </w:pPr>
      <w:r w:rsidRPr="00E457C1">
        <w:rPr>
          <w:noProof/>
          <w:lang w:val="en-US"/>
        </w:rPr>
        <w:t>The simulation of annual mean rainfall patterns in the CMIP6 models reveals minor improvements compared to those of CMIP5 models (</w:t>
      </w:r>
      <w:r w:rsidR="00CA2F83" w:rsidRPr="00E457C1">
        <w:rPr>
          <w:noProof/>
          <w:lang w:val="en-US"/>
        </w:rPr>
        <w:t>Figure 3.13</w:t>
      </w:r>
      <w:r w:rsidRPr="00E457C1">
        <w:rPr>
          <w:noProof/>
          <w:lang w:val="en-US"/>
        </w:rPr>
        <w:t>). The persistent biases include the double ITCZ in the tropical Pacific (seen as bands of excessive rainfall at both sides of the equatorial Pacific in</w:t>
      </w:r>
      <w:r w:rsidR="00CA2F83" w:rsidRPr="00E457C1">
        <w:rPr>
          <w:noProof/>
          <w:lang w:val="en-US"/>
        </w:rPr>
        <w:t xml:space="preserve"> Figure 3.13</w:t>
      </w:r>
      <w:r w:rsidRPr="00E457C1">
        <w:rPr>
          <w:noProof/>
          <w:lang w:val="en-US"/>
        </w:rPr>
        <w:t xml:space="preserve">b,d) and the southward-shifted ITCZ in the equatorial Atlantic, which have been linked to the meridional pattern of SST </w:t>
      </w:r>
      <w:r w:rsidRPr="00E457C1">
        <w:rPr>
          <w:noProof/>
          <w:lang w:val="en-US"/>
        </w:rPr>
        <w:lastRenderedPageBreak/>
        <w:t>bias</w:t>
      </w:r>
      <w:r w:rsidR="00B0342C" w:rsidRPr="00E457C1">
        <w:rPr>
          <w:noProof/>
          <w:lang w:val="en-US"/>
        </w:rPr>
        <w:t xml:space="preserve"> </w:t>
      </w:r>
      <w:r>
        <w:rPr>
          <w:noProof/>
        </w:rPr>
        <w:fldChar w:fldCharType="begin" w:fldLock="1"/>
      </w:r>
      <w:ins w:id="1145" w:author="Robin Matthews" w:date="2021-06-15T12:35:00Z">
        <w:r w:rsidR="00935AF8">
          <w:rPr>
            <w:noProof/>
            <w:lang w:val="en-US"/>
          </w:rPr>
          <w:instrText>ADDIN CSL_CITATION { "citationItems" : [ { "id" : "ITEM-1", "itemData" : { "DOI" : "10.1175/JCLI-D-19-0922.1", "author" : [ { "dropping-particle" : "", "family" : "Zhou", "given" : "Shijie", "non-dropping-particle" : "", "parse-names" : false, "suffix" : "" }, { "dropping-particle" : "", "family" : "Huang", "given" : "Gang", "non-dropping-particle" : "", "parse-names" : false, "suffix" : "" }, { "dropping-particle" : "", "family" : "Huang", "given" : "Ping", "non-dropping-particle" : "", "parse-names" : false, "suffix" : "" } ], "container-title" : "Journal of Climate", "id" : "ITEM-1", "issue" : "12", "issued" : { "date-parts" : [ [ "2020" ] ] }, "page" : "5305-5316", "title" : "Excessive ITCZ but Negative SST Biases in the Tropical Pacific Simulated by CMIP5/6 Models: The Role of the Meridional Pattern of SST Bias", "translator" : [ { "dropping-particle" : "", "family" : "J3557", "given" : "", "non-dropping-particle" : "", "parse-names" : false, "suffix" : "" } ], "type" : "article-journal", "volume" : "33" }, "uris" : [ "http://www.mendeley.com/documents/?uuid=3c093d0c-f825-4577-befa-10715edd93b9" ] } ], "mendeley" : { "formattedCitation" : "(Zhou et al., 2020a)", "manualFormatting" : "(S. Zhou et al., 2020)", "plainTextFormattedCitation" : "(Zhou et al., 2020a)", "previouslyFormattedCitation" : "(Zhou et al., 2020a)" }, "properties" : { "noteIndex" : 0 }, "schema" : "https://github.com/citation-style-language/schema/raw/master/csl-citation.json" }</w:instrText>
        </w:r>
      </w:ins>
      <w:del w:id="1146" w:author="Robin Matthews" w:date="2021-06-15T12:35:00Z">
        <w:r w:rsidR="008F46A5" w:rsidRPr="00E457C1" w:rsidDel="00935AF8">
          <w:rPr>
            <w:noProof/>
            <w:lang w:val="en-US"/>
          </w:rPr>
          <w:delInstrText>ADDIN CSL_CITATION { "citationItems" : [ { "id" : "ITEM-1", "itemData" : { "DOI" : "10.1175/JCLI-D-19-0922.1", "author" : [ { "dropping-particle" : "", "family" : "Zhou", "given" : "Shijie", "non-dropping-particle" : "", "parse-names" : false, "suffix" : "" }, { "dropping-particle" : "", "family" : "Huang", "given" : "Gang", "non-dropping-particle" : "", "parse-names" : false, "suffix" : "" }, { "dropping-particle" : "", "family" : "Huang", "given" : "Ping", "non-dropping-particle" : "", "parse-names" : false, "suffix" : "" } ], "container-title" : "J. Climate", "id" : "ITEM-1", "issue" : "12", "issued" : { "date-parts" : [ [ "2020" ] ] }, "page" : "5305-5316", "title" : "Excessive ITCZ but Negative SST Biases in the Tropical Pacific Simulated by CMIP5/6 Models: The Role of the Meridional Pattern of SST Bias", "translator" : [ { "dropping-particle" : "", "family" : "J3557", "given" : "", "non-dropping-particle" : "", "parse-names" : false, "suffix" : "" } ], "type" : "article-journal", "volume" : "33" }, "uris" : [ "http://www.mendeley.com/documents/?uuid=3c093d0c-f825-4577-befa-10715edd93b9" ] } ], "mendeley" : { "formattedCitation" : "(Zhou et al., 2020a)", "plainTextFormattedCitation" : "(Zhou et al., 2020a)", "previouslyFormattedCitation" : "(Zhou et al., 2020a)" }, "properties" : { "noteIndex" : 0 }, "schema" : "https://github.com/citation-style-language/schema/raw/master/csl-citation.json" }</w:delInstrText>
        </w:r>
      </w:del>
      <w:r>
        <w:rPr>
          <w:noProof/>
        </w:rPr>
        <w:fldChar w:fldCharType="separate"/>
      </w:r>
      <w:r w:rsidR="00393F8C">
        <w:rPr>
          <w:noProof/>
          <w:lang w:val="en-US"/>
        </w:rPr>
        <w:t>(S. Zhou et al., 2020)</w:t>
      </w:r>
      <w:r>
        <w:rPr>
          <w:noProof/>
        </w:rPr>
        <w:fldChar w:fldCharType="end"/>
      </w:r>
      <w:r w:rsidR="00B0342C" w:rsidRPr="00E457C1">
        <w:rPr>
          <w:noProof/>
          <w:lang w:val="en-US"/>
        </w:rPr>
        <w:t xml:space="preserve"> </w:t>
      </w:r>
      <w:r w:rsidRPr="00E457C1">
        <w:rPr>
          <w:noProof/>
          <w:lang w:val="en-US"/>
        </w:rPr>
        <w:t>and</w:t>
      </w:r>
      <w:r w:rsidR="00B0342C" w:rsidRPr="00E457C1">
        <w:rPr>
          <w:noProof/>
          <w:lang w:val="en-US"/>
        </w:rPr>
        <w:t xml:space="preserve"> </w:t>
      </w:r>
      <w:r w:rsidRPr="00E457C1">
        <w:rPr>
          <w:noProof/>
          <w:lang w:val="en-US"/>
        </w:rPr>
        <w:t xml:space="preserve">the reduced sensitivity of precipitation to local SST </w:t>
      </w:r>
      <w:r>
        <w:rPr>
          <w:noProof/>
        </w:rPr>
        <w:fldChar w:fldCharType="begin" w:fldLock="1"/>
      </w:r>
      <w:r w:rsidR="00E719C0">
        <w:rPr>
          <w:noProof/>
          <w:lang w:val="en-CA"/>
        </w:rPr>
        <w:instrText>ADDIN CSL_CITATION { "citationItems" : [ { "id" : "ITEM-1", "itemData" : { "DOI" : "10.1038/s41586-020-2887-3", "ISSN" : "14764687", "PMID" : "33106670", "abstract" : "Precipitation and atmospheric circulation are the coupled processes through which tropical ocean surface temperatures drive global weather and climate1\u20135. Local sea surface warming tends to increase precipitation, but this local control is difficult to disentangle from remote effects of conditions elsewhere. As an example of such a remote effect, El Ni\u00f1o Southern Oscillation (ENSO) events in the equatorial Pacific Ocean alter precipitation across the tropics. Atmospheric circulations associated with tropical precipitation are predominantly deep, extending up to the tropopause. Shallow atmospheric circulations6\u20138 affecting the lower troposphere also occur, but the importance of their interaction with precipitation is unclear. Uncertainty in precipitation observations9,10 and limited observations of shallow circulations11 further obstruct our understanding of the ocean\u2019s influence on weather and climate. Despite decades of research, persistent biases remain in many numerical model simulations12\u201318, including excessively wide tropical rainbands14,18, the \u2018double-intertropical convergence zone problem\u201912,16,17 and too-weak responses to ENSO15. These biases demonstrate gaps in our understanding, reducing confidence in forecasts and projections. Here we use observations to show that seasonal tropical precipitation has a high sensitivity to local sea surface temperature. Our best observational estimate is an 80 per cent change in precipitation for every gram per kilogram change in the saturation specific humidity (itself a function of the sea surface temperature). This observed sensitivity is higher than in 43 of the 47 climate models studied, and is associated with strong shallow circulations. Models with more realistic (closer to 80%) sensitivity have smaller biases across a wide range of metrics. Our results apply to both temporal and spatial variation, over regions where climatological precipitation is about one millimetre per day or more. Our analyses of multiple independent observations, physical constraints and model data underpin these findings. The spread in model behaviour is further linked to differences in shallow convection, thus providing a focus for accelerated research to improve seasonal forecasts through multidecadal climate projections.", "author" : [ { "dropping-particle" : "", "family" : "Good", "given" : "Peter", "non-dropping-particle" : "", "parse-names" : false, "suffix" : "" }, { "dropping-particle" : "", "family" : "Chadwick", "given" : "Robin", "non-dropping-particle" : "", "parse-names" : false, "suffix" : "" }, { "dropping-particle" : "", "family" : "Holloway", "given" : "Christopher E.", "non-dropping-particle" : "", "parse-names" : false, "suffix" : "" }, { "dropping-particle" : "", "family" : "Kennedy", "given" : "John", "non-dropping-particle" : "", "parse-names" : false, "suffix" : "" }, { "dropping-particle" : "", "family" : "Lowe", "given" : "Jason A.", "non-dropping-particle" : "", "parse-names" : false, "suffix" : "" }, { "dropping-particle" : "", "family" : "Roehrig", "given" : "Romain", "non-dropping-particle" : "", "parse-names" : false, "suffix" : "" }, { "dropping-particle" : "", "family" : "Rushley", "given" : "Stephanie S.", "non-dropping-particle" : "", "parse-names" : false, "suffix" : "" } ], "container-title" : "Nature", "id" : "ITEM-1", "issue" : "7842", "issued" : { "date-parts" : [ [ "2021" ] ] }, "page" : "408-414", "title" : "High sensitivity of tropical precipitation to local sea surface temperature", "translator" : [ { "dropping-particle" : "", "family" : "J6868", "given" : "", "non-dropping-particle" : "", "parse-names" : false, "suffix" : "" } ], "type" : "article-journal", "volume" : "589" }, "uris" : [ "http://www.mendeley.com/documents/?uuid=167f1375-af2a-44de-903e-44ee14f27b1d" ] } ], "mendeley" : { "formattedCitation" : "(Good et al., 2021)", "plainTextFormattedCitation" : "(Good et al., 2021)", "previouslyFormattedCitation" : "(Good et al., 2021)" }, "properties" : { "noteIndex" : 0 }, "schema" : "https://github.com/citation-style-language/schema/raw/master/csl-citation.json" }</w:instrText>
      </w:r>
      <w:r>
        <w:rPr>
          <w:noProof/>
        </w:rPr>
        <w:fldChar w:fldCharType="separate"/>
      </w:r>
      <w:r w:rsidR="00393F8C">
        <w:rPr>
          <w:noProof/>
          <w:lang w:val="en-CA"/>
        </w:rPr>
        <w:t>(Good et al., 2021)</w:t>
      </w:r>
      <w:r>
        <w:rPr>
          <w:noProof/>
        </w:rPr>
        <w:fldChar w:fldCharType="end"/>
      </w:r>
      <w:r w:rsidRPr="00000B6F">
        <w:rPr>
          <w:noProof/>
          <w:lang w:val="en-CA"/>
        </w:rPr>
        <w:t xml:space="preserve">. </w:t>
      </w:r>
      <w:r w:rsidRPr="007943F4">
        <w:rPr>
          <w:noProof/>
        </w:rPr>
        <w:fldChar w:fldCharType="begin" w:fldLock="1"/>
      </w:r>
      <w:r w:rsidR="00D33CB6">
        <w:rPr>
          <w:noProof/>
          <w:lang w:val="en-CA"/>
        </w:rPr>
        <w:instrText>ADDIN CSL_CITATION { "citationItems" : [ { "id" : "ITEM-1", "itemData" : { "author" : [ { "dropping-particle" : "", "family" : "Tian", "given" : "B.", "non-dropping-particle" : "", "parse-names" : false, "suffix" : "" }, { "dropping-particle" : "", "family" : "Dong", "given" : "X.", "non-dropping-particle" : "", "parse-names" : false, "suffix" : "" } ], "container-title" : "Geophysical Research Letters", "id" : "ITEM-1", "issued" : { "date-parts" : [ [ "2020" ] ] }, "title" : "The Double-ITCZ Bias in CMIP3, CMIP5, and CMIP6 Models Based on Annual Mean Precipitation", "translator" : [ { "dropping-particle" : "", "family" : "J7025", "given" : "", "non-dropping-particle" : "", "parse-names" : false, "suffix" : "" } ], "type" : "article-journal", "volume" : "47" }, "uris" : [ "http://www.mendeley.com/documents/?uuid=46496a19-da66-4872-aae0-e68d428a2a61", "http://www.mendeley.com/documents/?uuid=d153fb0f-f07d-461d-97b3-ccbac7944d36" ] } ], "mendeley" : { "formattedCitation" : "(Tian and Dong, 2020)", "manualFormatting" : "Tian and Dong (2020)", "plainTextFormattedCitation" : "(Tian and Dong, 2020)", "previouslyFormattedCitation" : "(Tian and Dong, 2020)" }, "properties" : { "noteIndex" : 0 }, "schema" : "https://github.com/citation-style-language/schema/raw/master/csl-citation.json" }</w:instrText>
      </w:r>
      <w:r w:rsidRPr="007943F4">
        <w:rPr>
          <w:noProof/>
        </w:rPr>
        <w:fldChar w:fldCharType="separate"/>
      </w:r>
      <w:r w:rsidR="00393F8C">
        <w:rPr>
          <w:noProof/>
          <w:lang w:val="en-CA"/>
        </w:rPr>
        <w:t>Tian and Dong (2020)</w:t>
      </w:r>
      <w:r w:rsidRPr="007943F4">
        <w:rPr>
          <w:noProof/>
        </w:rPr>
        <w:fldChar w:fldCharType="end"/>
      </w:r>
      <w:r w:rsidRPr="007943F4">
        <w:rPr>
          <w:noProof/>
          <w:lang w:val="en-CA"/>
        </w:rPr>
        <w:t xml:space="preserve"> also </w:t>
      </w:r>
      <w:r w:rsidR="00D21C96">
        <w:rPr>
          <w:noProof/>
          <w:lang w:val="en-CA"/>
        </w:rPr>
        <w:t>found</w:t>
      </w:r>
      <w:r w:rsidRPr="007943F4">
        <w:rPr>
          <w:noProof/>
          <w:lang w:val="en-CA"/>
        </w:rPr>
        <w:t xml:space="preserve"> that all three generations of CMIP models share similar systematic annual mean precipitation errors in the tropics, but that the double</w:t>
      </w:r>
      <w:r w:rsidR="000D11D8">
        <w:rPr>
          <w:noProof/>
          <w:lang w:val="en-CA"/>
        </w:rPr>
        <w:t xml:space="preserve"> </w:t>
      </w:r>
      <w:r w:rsidRPr="007943F4">
        <w:rPr>
          <w:noProof/>
          <w:lang w:val="en-CA"/>
        </w:rPr>
        <w:t>ITCZ bias is slightly reduced in CMIP6 models in comparison to CMIP3 and CMIP5 models.</w:t>
      </w:r>
      <w:r>
        <w:rPr>
          <w:noProof/>
          <w:lang w:val="en-CA"/>
        </w:rPr>
        <w:t xml:space="preserve"> </w:t>
      </w:r>
      <w:r w:rsidR="000501A6" w:rsidRPr="00E457C1">
        <w:rPr>
          <w:noProof/>
          <w:lang w:val="en-US"/>
        </w:rPr>
        <w:t xml:space="preserve">They also </w:t>
      </w:r>
      <w:r w:rsidR="00A43D59" w:rsidRPr="00E457C1">
        <w:rPr>
          <w:noProof/>
          <w:lang w:val="en-US"/>
        </w:rPr>
        <w:t xml:space="preserve">found </w:t>
      </w:r>
      <w:r w:rsidRPr="00E457C1">
        <w:rPr>
          <w:noProof/>
          <w:lang w:val="en-US"/>
        </w:rPr>
        <w:t>some improvement in the overly intense Indian ocean ITCZ and the too dry South American continent except over the Andes.</w:t>
      </w:r>
      <w:r>
        <w:rPr>
          <w:noProof/>
          <w:lang w:val="en-CA"/>
        </w:rPr>
        <w:t xml:space="preserve"> </w:t>
      </w:r>
      <w:r w:rsidR="00516079">
        <w:rPr>
          <w:noProof/>
          <w:lang w:val="en-CA"/>
        </w:rPr>
        <w:fldChar w:fldCharType="begin" w:fldLock="1"/>
      </w:r>
      <w:r w:rsidR="00E719C0">
        <w:rPr>
          <w:noProof/>
          <w:lang w:val="en-CA"/>
        </w:rPr>
        <w:instrText>ADDIN CSL_CITATION { "citationItems" : [ { "id" : "ITEM-1", "itemData" : { "DOI" : "10.1175/MWR-D-19-0404.1", "ISSN" : "15200493", "abstract" : "The representation of tropical precipitation is evaluated across three generations of models participating in phases 3, 5, and 6 of the Coupled Model Intercomparison Project (CMIP). Compared to state-of-the-art observations, improvements in tropical precipitation in the CMIP6 models are identified for some metrics, but we find no general improvement in tropical precipitation on different temporal and spatial scales. Our results indicate overall little changes across the CMIP phases for the summer monsoons, the double-ITCZ bias, and the diurnal cycle of tropical precipitation. We find a reduced amount of drizzle events in CMIP6, but tropical precipitation occurs still too frequently. Continuous improvements across the CMIP phases are identified for the number of consecutive dry days, for the representation of modes of variability, namely, the Madden-Julian oscillation and El Ni\u00f1o-Southern Oscillation, and for the trends in dry months in the twentieth century. The observed positive trend in extreme wet months is, however, not captured by any of the CMIP phases, which simulate negative trends for extremely wet months in the twentieth century. The regional biases are larger than a climate change signal one hopes to use the models to identify. Given the pace of climate change as compared to the pace of model improvements to simulate tropical precipitation, we question the past strategy of the development of the present class of global climate models as the mainstay of the scientific response to climate change. We suggest the exploration of alternative approaches such as high-resolution storm-resolving models that can offer better prospects to inform us about how tropical precipitation might change with anthropogenic warming.", "author" : [ { "dropping-particle" : "", "family" : "Fiedler", "given" : "Stephanie", "non-dropping-particle" : "", "parse-names" : false, "suffix" : "" }, { "dropping-particle" : "", "family" : "Crueger", "given" : "Traute", "non-dropping-particle" : "", "parse-names" : false, "suffix" : "" }, { "dropping-particle" : "", "family" : "D'Agostino", "given" : "Roberta", "non-dropping-particle" : "", "parse-names" : false, "suffix" : "" }, { "dropping-particle" : "", "family" : "Peters", "given" : "Karsten", "non-dropping-particle" : "", "parse-names" : false, "suffix" : "" }, { "dropping-particle" : "", "family" : "Becker", "given" : "Tobias", "non-dropping-particle" : "", "parse-names" : false, "suffix" : "" }, { "dropping-particle" : "", "family" : "Leutwyler", "given" : "David", "non-dropping-particle" : "", "parse-names" : false, "suffix" : "" }, { "dropping-particle" : "", "family" : "Paccini", "given" : "Laura", "non-dropping-particle" : "", "parse-names" : false, "suffix" : "" }, { "dropping-particle" : "", "family" : "Burdanowitz", "given" : "J\u00f6rg", "non-dropping-particle" : "", "parse-names" : false, "suffix" : "" }, { "dropping-particle" : "", "family" : "Buehler", "given" : "Stefan A.", "non-dropping-particle" : "", "parse-names" : false, "suffix" : "" }, { "dropping-particle" : "", "family" : "Cortes", "given" : "Alejandro Uribe", "non-dropping-particle" : "", "parse-names" : false, "suffix" : "" }, { "dropping-particle" : "", "family" : "Dauhut", "given" : "Thibaut", "non-dropping-particle" : "", "parse-names" : false, "suffix" : "" }, { "dropping-particle" : "", "family" : "Dommenget", "given" : "Dietmar", "non-dropping-particle" : "", "parse-names" : false, "suffix" : "" }, { "dropping-particle" : "", "family" : "Fraedrich", "given" : "Klaus", "non-dropping-particle" : "", "parse-names" : false, "suffix" : "" }, { "dropping-particle" : "", "family" : "Jungandreas", "given" : "Leonore", "non-dropping-particle" : "", "parse-names" : false, "suffix" : "" }, { "dropping-particle" : "", "family" : "Maher", "given" : "Nicola", "non-dropping-particle" : "", "parse-names" : false, "suffix" : "" }, { "dropping-particle" : "", "family" : "Naumann", "given" : "Ann Kristin", "non-dropping-particle" : "", "parse-names" : false, "suffix" : "" }, { "dropping-particle" : "", "family" : "Rugenstein", "given" : "Maria", "non-dropping-particle" : "", "parse-names" : false, "suffix" : "" }, { "dropping-particle" : "", "family" : "Sakradzija", "given" : "Mirjana", "non-dropping-particle" : "", "parse-names" : false, "suffix" : "" }, { "dropping-particle" : "", "family" : "Schmidt", "given" : "Hauke", "non-dropping-particle" : "", "parse-names" : false, "suffix" : "" }, { "dropping-particle" : "", "family" : "Sielmann", "given" : "Frank", "non-dropping-particle" : "", "parse-names" : false, "suffix" : "" }, { "dropping-particle" : "", "family" : "Stephan", "given" : "Claudia", "non-dropping-particle" : "", "parse-names" : false, "suffix" : "" }, { "dropping-particle" : "", "family" : "Timmreck", "given" : "Claudia", "non-dropping-particle" : "", "parse-names" : false, "suffix" : "" }, { "dropping-particle" : "", "family" : "Zhu", "given" : "Xiuhua", "non-dropping-particle" : "", "parse-names" : false, "suffix" : "" }, { "dropping-particle" : "", "family" : "Stevens", "given" : "Bjorn", "non-dropping-particle" : "", "parse-names" : false, "suffix" : "" } ], "container-title" : "Monthly Weather Review", "id" : "ITEM-1", "issue" : "9", "issued" : { "date-parts" : [ [ "2020" ] ] }, "page" : "3653-3680", "title" : "Simulated tropical precipitation assessed across three major phases of the coupled model intercomparison project (CMIP)", "translator" : [ { "dropping-particle" : "", "family" : "J6911", "given" : "", "non-dropping-particle" : "", "parse-names" : false, "suffix" : "" } ], "type" : "article-journal", "volume" : "148" }, "uris" : [ "http://www.mendeley.com/documents/?uuid=d02b7f3d-002a-413e-8c86-6814d64dc3d4" ] } ], "mendeley" : { "formattedCitation" : "(Fiedler et al., 2020)", "manualFormatting" : "Fiedler et al. (2020)", "plainTextFormattedCitation" : "(Fiedler et al., 2020)", "previouslyFormattedCitation" : "(Fiedler et al., 2020)" }, "properties" : { "noteIndex" : 0 }, "schema" : "https://github.com/citation-style-language/schema/raw/master/csl-citation.json" }</w:instrText>
      </w:r>
      <w:r w:rsidR="00516079">
        <w:rPr>
          <w:noProof/>
          <w:lang w:val="en-CA"/>
        </w:rPr>
        <w:fldChar w:fldCharType="separate"/>
      </w:r>
      <w:r w:rsidR="00393F8C">
        <w:rPr>
          <w:noProof/>
          <w:lang w:val="en-CA"/>
        </w:rPr>
        <w:t>Fiedler et al. (2020)</w:t>
      </w:r>
      <w:r w:rsidR="00516079">
        <w:rPr>
          <w:noProof/>
          <w:lang w:val="en-CA"/>
        </w:rPr>
        <w:fldChar w:fldCharType="end"/>
      </w:r>
      <w:r>
        <w:rPr>
          <w:noProof/>
          <w:lang w:val="en-CA"/>
        </w:rPr>
        <w:t xml:space="preserve"> identified improvements in the tropical mean spatial correlations and root mean square error of the climatology as well as in the day-to-day variability, but</w:t>
      </w:r>
      <w:r w:rsidR="00B0342C">
        <w:rPr>
          <w:noProof/>
          <w:lang w:val="en-CA"/>
        </w:rPr>
        <w:t xml:space="preserve"> </w:t>
      </w:r>
      <w:r w:rsidR="00E45EAE">
        <w:rPr>
          <w:noProof/>
          <w:lang w:val="en-CA"/>
        </w:rPr>
        <w:t>found</w:t>
      </w:r>
      <w:r>
        <w:rPr>
          <w:noProof/>
          <w:lang w:val="en-CA"/>
        </w:rPr>
        <w:t xml:space="preserve"> little change across CMIP phases in the double</w:t>
      </w:r>
      <w:r w:rsidR="000D11D8">
        <w:rPr>
          <w:noProof/>
          <w:lang w:val="en-CA"/>
        </w:rPr>
        <w:t xml:space="preserve"> </w:t>
      </w:r>
      <w:r>
        <w:rPr>
          <w:noProof/>
          <w:lang w:val="en-CA"/>
        </w:rPr>
        <w:t>ITCZ</w:t>
      </w:r>
      <w:r w:rsidRPr="00000B6F">
        <w:rPr>
          <w:noProof/>
          <w:lang w:val="en-CA"/>
        </w:rPr>
        <w:t xml:space="preserve"> </w:t>
      </w:r>
      <w:r>
        <w:rPr>
          <w:noProof/>
          <w:lang w:val="en-CA"/>
        </w:rPr>
        <w:t xml:space="preserve">bias and diurnal cycle. </w:t>
      </w:r>
      <w:r w:rsidRPr="00E457C1">
        <w:rPr>
          <w:noProof/>
          <w:lang w:val="en-US"/>
        </w:rPr>
        <w:t xml:space="preserve">The CMIP6 models reproduce better the domain and intensity of the </w:t>
      </w:r>
      <w:r w:rsidR="00E45EAE" w:rsidRPr="00E457C1">
        <w:rPr>
          <w:noProof/>
          <w:lang w:val="en-US"/>
        </w:rPr>
        <w:t>g</w:t>
      </w:r>
      <w:r w:rsidRPr="00E457C1">
        <w:rPr>
          <w:noProof/>
          <w:lang w:val="en-US"/>
        </w:rPr>
        <w:t xml:space="preserve">lobal </w:t>
      </w:r>
      <w:r w:rsidR="00E45EAE" w:rsidRPr="00E457C1">
        <w:rPr>
          <w:noProof/>
          <w:lang w:val="en-US"/>
        </w:rPr>
        <w:t>m</w:t>
      </w:r>
      <w:r w:rsidRPr="00E457C1">
        <w:rPr>
          <w:noProof/>
          <w:lang w:val="en-US"/>
        </w:rPr>
        <w:t xml:space="preserve">onsoon (see Section 3.3.3.2). </w:t>
      </w:r>
      <w:r>
        <w:rPr>
          <w:noProof/>
        </w:rPr>
        <w:t xml:space="preserve">Moreover, CMIP6 models </w:t>
      </w:r>
      <w:r w:rsidR="00AC5A12">
        <w:rPr>
          <w:noProof/>
        </w:rPr>
        <w:t xml:space="preserve">better </w:t>
      </w:r>
      <w:r>
        <w:rPr>
          <w:noProof/>
        </w:rPr>
        <w:t xml:space="preserve">represent the storm tracks </w:t>
      </w:r>
      <w:r>
        <w:rPr>
          <w:noProof/>
        </w:rPr>
        <w:fldChar w:fldCharType="begin" w:fldLock="1"/>
      </w:r>
      <w:r w:rsidR="00E719C0">
        <w:rPr>
          <w:noProof/>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w:instrText>
      </w:r>
      <w:r w:rsidR="00E719C0" w:rsidRPr="006814DF">
        <w:rPr>
          <w:noProof/>
          <w:lang w:val="en-GB"/>
        </w:rPr>
        <w:instrText>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"manualFormatting" : "(Priestley et al., 2020", "plainTextFormattedCitation" : "(Priestley et al., 2020)", "previouslyFormattedCitation" : "(Priestley et al., 2020)" }, "properties" : { "noteIndex" : 0 }, "schema" : "https://github.com/citation-style-language/schema/raw/master/csl-citation.json" }</w:instrText>
      </w:r>
      <w:r>
        <w:rPr>
          <w:noProof/>
        </w:rPr>
        <w:fldChar w:fldCharType="separate"/>
      </w:r>
      <w:r w:rsidR="00393F8C">
        <w:rPr>
          <w:noProof/>
          <w:lang w:val="en-US"/>
        </w:rPr>
        <w:t>(Priestley et al., 2020</w:t>
      </w:r>
      <w:r>
        <w:rPr>
          <w:noProof/>
        </w:rPr>
        <w:fldChar w:fldCharType="end"/>
      </w:r>
      <w:r w:rsidRPr="00E457C1">
        <w:rPr>
          <w:noProof/>
          <w:lang w:val="en-US"/>
        </w:rPr>
        <w:t>; also Section 3.3.3.3)</w:t>
      </w:r>
      <w:r w:rsidR="00AC5A12" w:rsidRPr="00E457C1">
        <w:rPr>
          <w:noProof/>
          <w:lang w:val="en-US"/>
        </w:rPr>
        <w:t>, thereby</w:t>
      </w:r>
      <w:r w:rsidRPr="00E457C1">
        <w:rPr>
          <w:noProof/>
          <w:lang w:val="en-US"/>
        </w:rPr>
        <w:t xml:space="preserve"> reducing the precipitation biases in the North Atlantic and mid</w:t>
      </w:r>
      <w:ins w:id="1147" w:author="Sara M Tuson" w:date="2021-06-27T07:38:00Z">
        <w:r w:rsidR="0065784E">
          <w:rPr>
            <w:noProof/>
            <w:lang w:val="en-US"/>
          </w:rPr>
          <w:t>-</w:t>
        </w:r>
      </w:ins>
      <w:r w:rsidRPr="00E457C1">
        <w:rPr>
          <w:noProof/>
          <w:lang w:val="en-US"/>
        </w:rPr>
        <w:t>latitudes of the S</w:t>
      </w:r>
      <w:ins w:id="1148" w:author="Sara M Tuson" w:date="2021-06-27T07:38:00Z">
        <w:r w:rsidR="0065784E">
          <w:rPr>
            <w:noProof/>
            <w:lang w:val="en-US"/>
          </w:rPr>
          <w:t xml:space="preserve">outhern </w:t>
        </w:r>
      </w:ins>
      <w:r w:rsidRPr="00E457C1">
        <w:rPr>
          <w:noProof/>
          <w:lang w:val="en-US"/>
        </w:rPr>
        <w:t>H</w:t>
      </w:r>
      <w:ins w:id="1149" w:author="Sara M Tuson" w:date="2021-06-27T07:38:00Z">
        <w:r w:rsidR="0065784E">
          <w:rPr>
            <w:noProof/>
            <w:lang w:val="en-US"/>
          </w:rPr>
          <w:t>emisphere</w:t>
        </w:r>
      </w:ins>
      <w:r w:rsidRPr="00E457C1">
        <w:rPr>
          <w:noProof/>
          <w:lang w:val="en-US"/>
        </w:rPr>
        <w:t xml:space="preserve"> (Figure 3.1</w:t>
      </w:r>
      <w:r w:rsidR="00CA2F83" w:rsidRPr="00E457C1">
        <w:rPr>
          <w:noProof/>
          <w:lang w:val="en-US"/>
        </w:rPr>
        <w:t>3</w:t>
      </w:r>
      <w:r w:rsidRPr="00E457C1">
        <w:rPr>
          <w:noProof/>
          <w:lang w:val="en-US"/>
        </w:rPr>
        <w:t xml:space="preserve">b,d). As </w:t>
      </w:r>
      <w:r w:rsidR="00AC5A12" w:rsidRPr="00E457C1">
        <w:rPr>
          <w:noProof/>
          <w:lang w:val="en-US"/>
        </w:rPr>
        <w:t xml:space="preserve">a </w:t>
      </w:r>
      <w:r w:rsidRPr="00E457C1">
        <w:rPr>
          <w:noProof/>
          <w:lang w:val="en-US"/>
        </w:rPr>
        <w:t>result, pattern correlations between simulated and observed annual mean precipitation range between 0.80 and 0.92</w:t>
      </w:r>
      <w:commentRangeStart w:id="1150"/>
      <w:commentRangeStart w:id="1151"/>
      <w:r w:rsidRPr="00E457C1">
        <w:rPr>
          <w:noProof/>
          <w:lang w:val="en-US"/>
        </w:rPr>
        <w:t xml:space="preserve"> </w:t>
      </w:r>
      <w:commentRangeEnd w:id="1150"/>
      <w:r w:rsidR="000044A9">
        <w:rPr>
          <w:rStyle w:val="CommentReference"/>
          <w:lang w:val="en-GB"/>
        </w:rPr>
        <w:commentReference w:id="1150"/>
      </w:r>
      <w:commentRangeEnd w:id="1151"/>
      <w:r w:rsidR="00D90CDC">
        <w:rPr>
          <w:rStyle w:val="CommentReference"/>
          <w:lang w:val="en-GB"/>
        </w:rPr>
        <w:commentReference w:id="1151"/>
      </w:r>
      <w:r w:rsidRPr="00E457C1">
        <w:rPr>
          <w:noProof/>
          <w:lang w:val="en-US"/>
        </w:rPr>
        <w:t xml:space="preserve">for CMIP6, compared to a range of 0.79 </w:t>
      </w:r>
      <w:r w:rsidR="00AC5A12" w:rsidRPr="00E457C1">
        <w:rPr>
          <w:noProof/>
          <w:lang w:val="en-US"/>
        </w:rPr>
        <w:t xml:space="preserve">to </w:t>
      </w:r>
      <w:r w:rsidRPr="00E457C1">
        <w:rPr>
          <w:noProof/>
          <w:lang w:val="en-US"/>
        </w:rPr>
        <w:t xml:space="preserve">0.88 for CMIP5 </w:t>
      </w:r>
      <w:r w:rsidR="00A9215A">
        <w:rPr>
          <w:noProof/>
        </w:rPr>
        <w:fldChar w:fldCharType="begin" w:fldLock="1"/>
      </w:r>
      <w:r w:rsidR="00E719C0">
        <w:rPr>
          <w:noProof/>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"plainTextFormattedCitation" : "(Bock et al., 2020)", "previouslyFormattedCitation" : "(Bock et al., 2020)" }, "properties" : { "noteIndex" : 0 }, "schema" : "https://github.com/citation-style-language/schema/raw/master/csl-citation.json" }</w:instrText>
      </w:r>
      <w:r w:rsidR="00A9215A">
        <w:rPr>
          <w:noProof/>
        </w:rPr>
        <w:fldChar w:fldCharType="separate"/>
      </w:r>
      <w:r w:rsidR="00393F8C">
        <w:rPr>
          <w:noProof/>
          <w:lang w:val="en-US"/>
        </w:rPr>
        <w:t>(Bock et al., 2020)</w:t>
      </w:r>
      <w:r w:rsidR="00A9215A">
        <w:rPr>
          <w:noProof/>
        </w:rPr>
        <w:fldChar w:fldCharType="end"/>
      </w:r>
      <w:r w:rsidRPr="00A9215A">
        <w:rPr>
          <w:noProof/>
          <w:lang w:val="en-US"/>
        </w:rPr>
        <w:t xml:space="preserve">. This relative improvement may be related to increased model resolution, as found when comparing biases in the mean </w:t>
      </w:r>
      <w:r w:rsidR="00E45EAE">
        <w:rPr>
          <w:noProof/>
          <w:lang w:val="en-US"/>
        </w:rPr>
        <w:t xml:space="preserve">of the </w:t>
      </w:r>
      <w:r w:rsidRPr="00A9215A">
        <w:rPr>
          <w:noProof/>
          <w:lang w:val="en-US"/>
        </w:rPr>
        <w:t>HighResMIP model</w:t>
      </w:r>
      <w:r w:rsidR="00E45EAE">
        <w:rPr>
          <w:noProof/>
          <w:lang w:val="en-US"/>
        </w:rPr>
        <w:t>s</w:t>
      </w:r>
      <w:r w:rsidRPr="00A9215A">
        <w:rPr>
          <w:noProof/>
          <w:lang w:val="en-US"/>
        </w:rPr>
        <w:t xml:space="preserve"> with the mean of the corresponding lower-resolution versions of the same models (</w:t>
      </w:r>
      <w:r w:rsidR="00AC5A12">
        <w:rPr>
          <w:noProof/>
          <w:lang w:val="en-US"/>
        </w:rPr>
        <w:t xml:space="preserve">see </w:t>
      </w:r>
      <w:r w:rsidRPr="00A9215A">
        <w:rPr>
          <w:noProof/>
          <w:lang w:val="en-US"/>
        </w:rPr>
        <w:t>Figure 3.1</w:t>
      </w:r>
      <w:r w:rsidR="00CA2F83" w:rsidRPr="00A9215A">
        <w:rPr>
          <w:noProof/>
          <w:lang w:val="en-US"/>
        </w:rPr>
        <w:t>3</w:t>
      </w:r>
      <w:r w:rsidR="00AC0645">
        <w:rPr>
          <w:noProof/>
          <w:lang w:val="en-US"/>
        </w:rPr>
        <w:t>e,f</w:t>
      </w:r>
      <w:r w:rsidRPr="00A9215A">
        <w:rPr>
          <w:noProof/>
          <w:lang w:val="en-US"/>
        </w:rPr>
        <w:t xml:space="preserve">), particularly in the tropics and extratropical storm tracks. </w:t>
      </w:r>
      <w:r w:rsidRPr="00E457C1">
        <w:rPr>
          <w:noProof/>
          <w:lang w:val="en-US"/>
        </w:rPr>
        <w:t xml:space="preserve">In agreement, a recent study using several coupled models showed that increasing the atmospheric resolution leads to a strong decrease in the precipitation bias in the tropical Atlantic ITCZ </w:t>
      </w:r>
      <w:ins w:id="1152" w:author="Ian Blenkinsop" w:date="2021-07-13T11:44:00Z">
        <w:r w:rsidR="000044A9">
          <w:rPr>
            <w:noProof/>
            <w:lang w:val="en-US"/>
          </w:rPr>
          <w:t>(</w:t>
        </w:r>
      </w:ins>
      <w:ins w:id="1153" w:author="Ian Blenkinsop" w:date="2021-07-13T11:43:00Z">
        <w:r w:rsidR="000044A9" w:rsidRPr="00E457C1">
          <w:rPr>
            <w:noProof/>
            <w:lang w:val="en-US"/>
          </w:rPr>
          <w:t>see further discussion in Section 3.8.2.2</w:t>
        </w:r>
      </w:ins>
      <w:ins w:id="1154" w:author="Ian Blenkinsop" w:date="2021-07-13T11:44:00Z">
        <w:r w:rsidR="000044A9">
          <w:rPr>
            <w:noProof/>
            <w:lang w:val="en-US"/>
          </w:rPr>
          <w:t xml:space="preserve">; </w:t>
        </w:r>
      </w:ins>
      <w:r>
        <w:rPr>
          <w:noProof/>
        </w:rPr>
        <w:fldChar w:fldCharType="begin" w:fldLock="1"/>
      </w:r>
      <w:r w:rsidR="002D1890">
        <w:rPr>
          <w:noProof/>
          <w:lang w:val="en-US"/>
        </w:rPr>
        <w:instrText>ADDIN CSL_CITATION { "citationItems" : [ { "id" : "ITEM-1", "itemData" : { "DOI" : "10.1007/s00382-018-4547-y", "ISSN" : "1432-0894", "abstract" : "This study undertakes a multi-model comparison with the aim to describe and quantify systematic changes of the global energy and water budgets when the horizontal resolution of atmospheric models is increased and to identify common factors of these changes among models. To do so, we analyse an ensemble of twelve atmosphere-only and six coupled GCMs, with different model formulations and with resolutions spanning those of state-of-the-art coupled GCMs, i.e. from resolutions coarser than 100\u00a0km to resolutions finer than 25\u00a0km. The main changes in the global energy budget with resolution are a systematic increase in outgoing longwave radiation and decrease in outgoing shortwave radiation due to changes in cloud properties, and a systematic increase in surface latent heat flux; when resolution is increased from 100 to 25\u00a0km, the magnitude of the change of those fluxes can be as large as 5\u00a0W\u00a0m\u22122. Moreover, all but one atmosphere-only model simulate a decrease of the poleward energy transport at higher resolution, mainly explained by a reduction of the equator-to-pole tropospheric temperature gradient. Regarding hydrological processes, our results are the following: (1) there is an increase of global precipitation with increasing resolution in all models (up to 40{\\thinspace}{\\texttimes}{\\thinspace}103 km3\u00a0year\u22121) but the partitioning between land and ocean varies among models; (2) the fraction of total precipitation that falls on land is on average 10% larger at higher resolution in grid point models, but it is smaller\u00a0at higher resolution in spectral models; (3) grid points models simulate an increase of the fraction of land precipitation due to moisture convergence twice as large as in spectral models; (4) grid point models, which have a better resolved orography, show an increase of orographic precipitation of up to 13{\\thinspace}{\\texttimes}{\\thinspace}103 km3\u00a0year\u22121 which explains most of the change in land precipitation; (5) at the regional scale, precipitation pattern and amplitude are improved with increased resolution due to a better simulated seasonal mean circulation. We discuss our results against several observational estimates of the Earth's\u00a0energy budget and hydrological cycle and show\u00a0that they support recent high estimates of global precipitation.", "author" : [ { "dropping-particle" : "", "family" : "Vanni\u00e8re", "given" : "Beno\u00eet", "non-dropping-particle" : "", "parse-names" : false, "suffix" : "" }, { "dropping-particle" : "", "family" : "Demory", "given" : "Marie-Estelle", "non-dropping-particle" : "", "parse-names" : false, "suffix" : "" }, { "dropping-particle" : "", "family" : "Vidale", "given" : "Pier Luigi", "non-dropping-particle" : "", "parse-names" : false, "suffix" : "" }, { "dropping-particle" : "", "family" : "Schiemann", "given" : "Reinhard",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"Matsueda", "given" : "Mio", "non-dropping-particle" : "", "parse-names" : false, "suffix" : "" }, { "dropping-particle" : "", "family" : "Terray", "given" : "Laurent", "non-dropping-particle" : "", "parse-names" : false, "suffix" : "" }, { "dropping-particle" : "", "family" : "Koenigk", "given" : "Torben", "non-dropping-particle" : "", "parse-names" : false, "suffix" : "" }, { "dropping-particle" : "", "family" : "Senan", "given" : "Retish", "non-dropping-particle" : "", "parse-names" : false, "suffix" : "" } ], "container-title" : "Climate Dynamics", "id" : "ITEM-1", "issue" : "11", "issued" : { "date-parts" : [ [ "2019", "6" ] ] }, "page" : "6817-6846", "title" : "Multi-model evaluation of the sensitivity of the global energy budget and hydrological cycle to resolution", "translator" : [ { "dropping-particle" : "", "family" : "J6064", "given" : "", "non-dropping-particle" : "", "parse-names" : false, "suffix" : "" } ], "type" : "article-journal", "volume" : "52" }, "uris" : [ "http://www.mendeley.com/documents/?uuid=c03dc5c6-05e4-4e37-bac4-31a8005a6437" ] } ], "mendeley" : { "formattedCitation" : "(Vanni\u00e8re et al., 2019)", "manualFormatting" : "Vanni\u00e8re et al., 2019)", "plainTextFormattedCitation" : "(Vanni\u00e8re et al., 2019)", "previouslyFormattedCitation" : "(Vanni\u00e8re et al., 2019)" }, "properties" : { "noteIndex" : 0 }, "schema" : "https://github.com/citation-style-language/schema/raw/master/csl-citation.json" }</w:instrText>
      </w:r>
      <w:r>
        <w:rPr>
          <w:noProof/>
        </w:rPr>
        <w:fldChar w:fldCharType="separate"/>
      </w:r>
      <w:del w:id="1155" w:author="Ian Blenkinsop" w:date="2021-07-13T11:44:00Z">
        <w:r w:rsidR="00393F8C" w:rsidDel="000044A9">
          <w:rPr>
            <w:noProof/>
            <w:lang w:val="en-US"/>
          </w:rPr>
          <w:delText>(</w:delText>
        </w:r>
      </w:del>
      <w:r w:rsidR="00393F8C">
        <w:rPr>
          <w:noProof/>
          <w:lang w:val="en-US"/>
        </w:rPr>
        <w:t>Vannière et al., 2019)</w:t>
      </w:r>
      <w:r>
        <w:rPr>
          <w:noProof/>
        </w:rPr>
        <w:fldChar w:fldCharType="end"/>
      </w:r>
      <w:del w:id="1156" w:author="Ian Blenkinsop" w:date="2021-07-13T11:44:00Z">
        <w:r w:rsidR="00AC5A12" w:rsidRPr="00E457C1" w:rsidDel="000044A9">
          <w:rPr>
            <w:noProof/>
            <w:lang w:val="en-US"/>
          </w:rPr>
          <w:delText xml:space="preserve"> (</w:delText>
        </w:r>
      </w:del>
      <w:del w:id="1157" w:author="Ian Blenkinsop" w:date="2021-07-13T11:43:00Z">
        <w:r w:rsidRPr="00E457C1" w:rsidDel="000044A9">
          <w:rPr>
            <w:noProof/>
            <w:lang w:val="en-US"/>
          </w:rPr>
          <w:delText xml:space="preserve">see further discussion in Section </w:delText>
        </w:r>
        <w:r w:rsidR="00516079" w:rsidRPr="00E457C1" w:rsidDel="000044A9">
          <w:rPr>
            <w:noProof/>
            <w:lang w:val="en-US"/>
          </w:rPr>
          <w:delText>3.8.2.2</w:delText>
        </w:r>
      </w:del>
      <w:del w:id="1158" w:author="Ian Blenkinsop" w:date="2021-07-13T11:44:00Z">
        <w:r w:rsidR="00AC5A12" w:rsidRPr="00E457C1" w:rsidDel="000044A9">
          <w:rPr>
            <w:noProof/>
            <w:lang w:val="en-US"/>
          </w:rPr>
          <w:delText>)</w:delText>
        </w:r>
      </w:del>
      <w:r w:rsidRPr="00E457C1">
        <w:rPr>
          <w:noProof/>
          <w:lang w:val="en-US"/>
        </w:rPr>
        <w:t xml:space="preserve">. Based on these results we assess that despite some improvements, CMIP6 models still have deficiencies in simulating precipitation patterns, particularly </w:t>
      </w:r>
      <w:r w:rsidR="00AC5A12" w:rsidRPr="00E457C1">
        <w:rPr>
          <w:noProof/>
          <w:lang w:val="en-US"/>
        </w:rPr>
        <w:t>over</w:t>
      </w:r>
      <w:r w:rsidRPr="00E457C1">
        <w:rPr>
          <w:noProof/>
          <w:lang w:val="en-US"/>
        </w:rPr>
        <w:t xml:space="preserve"> the tropical </w:t>
      </w:r>
      <w:r w:rsidR="00B56F2F" w:rsidRPr="00E457C1">
        <w:rPr>
          <w:noProof/>
          <w:lang w:val="en-US"/>
        </w:rPr>
        <w:t>ocean</w:t>
      </w:r>
      <w:r w:rsidRPr="00E457C1">
        <w:rPr>
          <w:noProof/>
          <w:lang w:val="en-US"/>
        </w:rPr>
        <w:t xml:space="preserve"> (</w:t>
      </w:r>
      <w:r w:rsidRPr="00E457C1">
        <w:rPr>
          <w:i/>
          <w:noProof/>
          <w:lang w:val="en-US"/>
        </w:rPr>
        <w:t>high confidence</w:t>
      </w:r>
      <w:r w:rsidRPr="00E457C1">
        <w:rPr>
          <w:noProof/>
          <w:lang w:val="en-US"/>
        </w:rPr>
        <w:t>).</w:t>
      </w:r>
    </w:p>
    <w:p w14:paraId="12247A39" w14:textId="77777777" w:rsidR="009F594A" w:rsidRPr="00E457C1" w:rsidRDefault="009F594A" w:rsidP="009F594A">
      <w:pPr>
        <w:pStyle w:val="AR6BodyText"/>
        <w:rPr>
          <w:lang w:val="en-US"/>
        </w:rPr>
      </w:pPr>
    </w:p>
    <w:p w14:paraId="1C71883E" w14:textId="77777777" w:rsidR="009F594A" w:rsidRPr="00E457C1" w:rsidRDefault="009F594A" w:rsidP="009F594A">
      <w:pPr>
        <w:pStyle w:val="AR6BodyText"/>
        <w:rPr>
          <w:lang w:val="en-US"/>
        </w:rPr>
      </w:pPr>
    </w:p>
    <w:p w14:paraId="4A847A74" w14:textId="588091EF" w:rsidR="009F594A" w:rsidRDefault="009F594A" w:rsidP="009F594A">
      <w:pPr>
        <w:pStyle w:val="AR6BodyText"/>
        <w:rPr>
          <w:b/>
          <w:noProof/>
        </w:rPr>
      </w:pPr>
      <w:r>
        <w:rPr>
          <w:b/>
          <w:noProof/>
        </w:rPr>
        <w:t>[</w:t>
      </w:r>
      <w:r w:rsidRPr="0004069C">
        <w:rPr>
          <w:b/>
          <w:noProof/>
        </w:rPr>
        <w:t xml:space="preserve">START </w:t>
      </w:r>
      <w:r w:rsidRPr="0004069C">
        <w:rPr>
          <w:rStyle w:val="AR6Chap3FigureCar"/>
          <w:b/>
          <w:noProof/>
          <w:sz w:val="22"/>
          <w:lang w:val="en-GB"/>
        </w:rPr>
        <w:t>FIGURE 3.1</w:t>
      </w:r>
      <w:r w:rsidR="00CA2F83">
        <w:rPr>
          <w:rStyle w:val="AR6Chap3FigureCar"/>
          <w:b/>
          <w:noProof/>
          <w:sz w:val="22"/>
          <w:lang w:val="en-GB"/>
        </w:rPr>
        <w:t>3</w:t>
      </w:r>
      <w:r w:rsidRPr="0004069C">
        <w:rPr>
          <w:b/>
          <w:noProof/>
        </w:rPr>
        <w:t xml:space="preserve"> HERE</w:t>
      </w:r>
      <w:r>
        <w:rPr>
          <w:b/>
          <w:noProof/>
        </w:rPr>
        <w:t>]</w:t>
      </w:r>
    </w:p>
    <w:p w14:paraId="575A9C5D" w14:textId="77777777" w:rsidR="009F594A" w:rsidRDefault="009F594A" w:rsidP="009F594A">
      <w:pPr>
        <w:pStyle w:val="AR6BodyText"/>
      </w:pPr>
    </w:p>
    <w:p w14:paraId="0764B1BA" w14:textId="77777777" w:rsidR="00BE2759" w:rsidRPr="00BE2759" w:rsidRDefault="00BE2759" w:rsidP="00BE2759">
      <w:pPr>
        <w:numPr>
          <w:ilvl w:val="0"/>
          <w:numId w:val="2"/>
        </w:numPr>
        <w:ind w:left="1134" w:hanging="1134"/>
        <w:rPr>
          <w:sz w:val="20"/>
          <w:lang w:val="en-US"/>
        </w:rPr>
      </w:pPr>
      <w:bookmarkStart w:id="1159" w:name="_Hlk66266976"/>
      <w:r w:rsidRPr="00BE2759">
        <w:rPr>
          <w:b/>
          <w:bCs/>
          <w:sz w:val="20"/>
          <w:szCs w:val="20"/>
          <w:lang w:val="en-US"/>
        </w:rPr>
        <w:t>Annual-mean precipitation rate (mm day</w:t>
      </w:r>
      <w:r w:rsidRPr="00BE2759">
        <w:rPr>
          <w:b/>
          <w:bCs/>
          <w:sz w:val="20"/>
          <w:szCs w:val="20"/>
          <w:vertAlign w:val="superscript"/>
          <w:lang w:val="en-US"/>
        </w:rPr>
        <w:t>–1</w:t>
      </w:r>
      <w:r w:rsidRPr="00BE2759">
        <w:rPr>
          <w:b/>
          <w:bCs/>
          <w:sz w:val="20"/>
          <w:szCs w:val="20"/>
          <w:lang w:val="en-US"/>
        </w:rPr>
        <w:t xml:space="preserve">) for the period 1995–2014. </w:t>
      </w:r>
      <w:r w:rsidRPr="00BE2759">
        <w:rPr>
          <w:b/>
          <w:bCs/>
          <w:sz w:val="20"/>
          <w:szCs w:val="20"/>
          <w:lang w:val="en-US"/>
          <w:rPrChange w:id="1160" w:author="Ian Blenkinsop" w:date="2021-07-07T14:12:00Z">
            <w:rPr>
              <w:szCs w:val="20"/>
            </w:rPr>
          </w:rPrChange>
        </w:rPr>
        <w:t>(a)</w:t>
      </w:r>
      <w:r w:rsidRPr="00BE2759">
        <w:rPr>
          <w:sz w:val="20"/>
          <w:szCs w:val="20"/>
          <w:lang w:val="en-US"/>
        </w:rPr>
        <w:t xml:space="preserve"> Multi-model (ensemble) mean constructed with one realization of the CMIP6 historical experiments from each model. </w:t>
      </w:r>
      <w:r w:rsidRPr="00BE2759">
        <w:rPr>
          <w:b/>
          <w:bCs/>
          <w:sz w:val="20"/>
          <w:szCs w:val="20"/>
          <w:lang w:val="en-US"/>
          <w:rPrChange w:id="1161" w:author="Ian Blenkinsop" w:date="2021-07-07T14:12:00Z">
            <w:rPr>
              <w:szCs w:val="20"/>
            </w:rPr>
          </w:rPrChange>
        </w:rPr>
        <w:t xml:space="preserve">(b) </w:t>
      </w:r>
      <w:r w:rsidRPr="00BE2759">
        <w:rPr>
          <w:sz w:val="20"/>
          <w:szCs w:val="20"/>
          <w:lang w:val="en-US"/>
        </w:rPr>
        <w:t xml:space="preserve">Multi-model mean bias, defined as the difference between the CMIP6 multi-model mean and precipitation analyses from the Global Precipitation Climatology Project (GPCP) version 2.3 (Adler et al., 2003). </w:t>
      </w:r>
      <w:r w:rsidRPr="00BE2759">
        <w:rPr>
          <w:b/>
          <w:bCs/>
          <w:sz w:val="20"/>
          <w:szCs w:val="20"/>
          <w:lang w:val="en-US"/>
          <w:rPrChange w:id="1162" w:author="Ian Blenkinsop" w:date="2021-07-07T14:12:00Z">
            <w:rPr>
              <w:szCs w:val="20"/>
            </w:rPr>
          </w:rPrChange>
        </w:rPr>
        <w:t>(c)</w:t>
      </w:r>
      <w:r w:rsidRPr="00BE2759">
        <w:rPr>
          <w:sz w:val="20"/>
          <w:szCs w:val="20"/>
          <w:lang w:val="en-US"/>
        </w:rPr>
        <w:t xml:space="preserve"> Multi-model mean of the root mean square error </w:t>
      </w:r>
      <w:r w:rsidRPr="00BE2759">
        <w:rPr>
          <w:sz w:val="20"/>
          <w:lang w:val="en-US"/>
        </w:rPr>
        <w:t>calculated over all months separately and averaged</w:t>
      </w:r>
      <w:r w:rsidRPr="00BE2759" w:rsidDel="008A02F0">
        <w:rPr>
          <w:sz w:val="20"/>
          <w:szCs w:val="20"/>
          <w:lang w:val="en-US"/>
        </w:rPr>
        <w:t xml:space="preserve"> </w:t>
      </w:r>
      <w:r w:rsidRPr="00BE2759">
        <w:rPr>
          <w:sz w:val="20"/>
          <w:szCs w:val="20"/>
          <w:lang w:val="en-US"/>
        </w:rPr>
        <w:t xml:space="preserve">with respect to the precipitation analyses from GPCP </w:t>
      </w:r>
      <w:ins w:id="1163" w:author="Sara M Tuson" w:date="2021-06-30T14:11:00Z">
        <w:r w:rsidRPr="00BE2759">
          <w:rPr>
            <w:sz w:val="20"/>
            <w:szCs w:val="20"/>
            <w:lang w:val="en-US"/>
          </w:rPr>
          <w:t>version 2.3</w:t>
        </w:r>
      </w:ins>
      <w:del w:id="1164" w:author="Sara M Tuson" w:date="2021-06-30T14:11:00Z">
        <w:r w:rsidRPr="00BE2759" w:rsidDel="002916CD">
          <w:rPr>
            <w:sz w:val="20"/>
            <w:szCs w:val="20"/>
            <w:lang w:val="en-US"/>
          </w:rPr>
          <w:delText>v2.3</w:delText>
        </w:r>
      </w:del>
      <w:r w:rsidRPr="00BE2759">
        <w:rPr>
          <w:sz w:val="20"/>
          <w:szCs w:val="20"/>
          <w:lang w:val="en-US"/>
        </w:rPr>
        <w:t xml:space="preserve">. </w:t>
      </w:r>
      <w:r w:rsidRPr="00BE2759">
        <w:rPr>
          <w:b/>
          <w:bCs/>
          <w:sz w:val="20"/>
          <w:szCs w:val="20"/>
          <w:lang w:val="en-US"/>
          <w:rPrChange w:id="1165" w:author="Ian Blenkinsop" w:date="2021-07-07T14:12:00Z">
            <w:rPr>
              <w:szCs w:val="20"/>
            </w:rPr>
          </w:rPrChange>
        </w:rPr>
        <w:t>(d)</w:t>
      </w:r>
      <w:r w:rsidRPr="00BE2759">
        <w:rPr>
          <w:sz w:val="20"/>
          <w:szCs w:val="20"/>
          <w:lang w:val="en-US"/>
        </w:rPr>
        <w:t xml:space="preserve"> Multi-model-mean bias, calculated as the difference between the CMIP6 multi-model mean and the precipitation analyses from GPCP </w:t>
      </w:r>
      <w:ins w:id="1166" w:author="Sara M Tuson" w:date="2021-06-30T14:11:00Z">
        <w:r w:rsidRPr="00BE2759">
          <w:rPr>
            <w:sz w:val="20"/>
            <w:szCs w:val="20"/>
            <w:lang w:val="en-US"/>
          </w:rPr>
          <w:t>version 2.3</w:t>
        </w:r>
      </w:ins>
      <w:del w:id="1167" w:author="Sara M Tuson" w:date="2021-06-30T14:11:00Z">
        <w:r w:rsidRPr="00BE2759" w:rsidDel="002916CD">
          <w:rPr>
            <w:sz w:val="20"/>
            <w:szCs w:val="20"/>
            <w:lang w:val="en-US"/>
          </w:rPr>
          <w:delText>v2.3</w:delText>
        </w:r>
      </w:del>
      <w:r w:rsidRPr="00BE2759">
        <w:rPr>
          <w:sz w:val="20"/>
          <w:szCs w:val="20"/>
          <w:lang w:val="en-US"/>
        </w:rPr>
        <w:t xml:space="preserve">. Also shown is the multi-model mean bias as the difference between the multi-model mean of </w:t>
      </w:r>
      <w:r w:rsidRPr="00BE2759">
        <w:rPr>
          <w:b/>
          <w:bCs/>
          <w:sz w:val="20"/>
          <w:szCs w:val="20"/>
          <w:lang w:val="en-US"/>
          <w:rPrChange w:id="1168" w:author="Ian Blenkinsop" w:date="2021-07-07T14:12:00Z">
            <w:rPr>
              <w:szCs w:val="20"/>
            </w:rPr>
          </w:rPrChange>
        </w:rPr>
        <w:t>(e)</w:t>
      </w:r>
      <w:r w:rsidRPr="00BE2759">
        <w:rPr>
          <w:sz w:val="20"/>
          <w:szCs w:val="20"/>
          <w:lang w:val="en-US"/>
        </w:rPr>
        <w:t xml:space="preserve"> high resolution and </w:t>
      </w:r>
      <w:r w:rsidRPr="00BE2759">
        <w:rPr>
          <w:b/>
          <w:bCs/>
          <w:sz w:val="20"/>
          <w:szCs w:val="20"/>
          <w:lang w:val="en-US"/>
          <w:rPrChange w:id="1169" w:author="Ian Blenkinsop" w:date="2021-07-07T14:12:00Z">
            <w:rPr>
              <w:szCs w:val="20"/>
            </w:rPr>
          </w:rPrChange>
        </w:rPr>
        <w:t>(f)</w:t>
      </w:r>
      <w:r w:rsidRPr="00BE2759">
        <w:rPr>
          <w:sz w:val="20"/>
          <w:szCs w:val="20"/>
          <w:lang w:val="en-US"/>
        </w:rPr>
        <w:t xml:space="preserve"> low</w:t>
      </w:r>
      <w:ins w:id="1170" w:author="Tom Maycock" w:date="2021-09-03T16:29:00Z">
        <w:r w:rsidRPr="00BE2759">
          <w:rPr>
            <w:sz w:val="20"/>
            <w:szCs w:val="20"/>
            <w:lang w:val="en-US"/>
          </w:rPr>
          <w:t>-</w:t>
        </w:r>
      </w:ins>
      <w:del w:id="1171" w:author="Tom Maycock" w:date="2021-09-03T16:29:00Z">
        <w:r w:rsidRPr="00BE2759" w:rsidDel="000C4FF4">
          <w:rPr>
            <w:sz w:val="20"/>
            <w:szCs w:val="20"/>
            <w:lang w:val="en-US"/>
          </w:rPr>
          <w:delText xml:space="preserve"> </w:delText>
        </w:r>
      </w:del>
      <w:r w:rsidRPr="00BE2759">
        <w:rPr>
          <w:sz w:val="20"/>
          <w:szCs w:val="20"/>
          <w:lang w:val="en-US"/>
        </w:rPr>
        <w:t xml:space="preserve">resolution simulations of four HighResMIP models and the precipitation analyses from GPCP </w:t>
      </w:r>
      <w:ins w:id="1172" w:author="Sara M Tuson" w:date="2021-06-30T14:11:00Z">
        <w:r w:rsidRPr="00BE2759">
          <w:rPr>
            <w:sz w:val="20"/>
            <w:szCs w:val="20"/>
            <w:lang w:val="en-US"/>
          </w:rPr>
          <w:t>version 2.3</w:t>
        </w:r>
      </w:ins>
      <w:del w:id="1173" w:author="Sara M Tuson" w:date="2021-06-30T14:11:00Z">
        <w:r w:rsidRPr="00BE2759" w:rsidDel="002916CD">
          <w:rPr>
            <w:sz w:val="20"/>
            <w:szCs w:val="20"/>
            <w:lang w:val="en-US"/>
          </w:rPr>
          <w:delText>v2.3</w:delText>
        </w:r>
      </w:del>
      <w:r w:rsidRPr="00BE2759">
        <w:rPr>
          <w:sz w:val="20"/>
          <w:szCs w:val="20"/>
          <w:lang w:val="en-US"/>
        </w:rPr>
        <w:t xml:space="preserve">. </w:t>
      </w:r>
      <w:r w:rsidRPr="00BE2759">
        <w:rPr>
          <w:rFonts w:cs="Times New Roman"/>
          <w:sz w:val="20"/>
          <w:szCs w:val="20"/>
          <w:lang w:val="en-US"/>
        </w:rPr>
        <w:t>Uncertainty is represented using the advanced approach</w:t>
      </w:r>
      <w:ins w:id="1174" w:author="Sara M Tuson" w:date="2021-06-30T21:50:00Z">
        <w:r w:rsidRPr="00BE2759">
          <w:rPr>
            <w:rFonts w:cs="Times New Roman"/>
            <w:sz w:val="20"/>
            <w:szCs w:val="20"/>
            <w:lang w:val="en-US"/>
          </w:rPr>
          <w:t>.</w:t>
        </w:r>
      </w:ins>
      <w:del w:id="1175" w:author="Sara M Tuson" w:date="2021-06-30T21:50:00Z">
        <w:r w:rsidRPr="00BE2759" w:rsidDel="004C181F">
          <w:rPr>
            <w:rFonts w:cs="Times New Roman"/>
            <w:sz w:val="20"/>
            <w:szCs w:val="20"/>
            <w:lang w:val="en-US"/>
          </w:rPr>
          <w:delText>:</w:delText>
        </w:r>
      </w:del>
      <w:r w:rsidRPr="00BE2759">
        <w:rPr>
          <w:rFonts w:cs="Times New Roman"/>
          <w:sz w:val="20"/>
          <w:szCs w:val="20"/>
          <w:lang w:val="en-US"/>
        </w:rPr>
        <w:t xml:space="preserve"> No overlay indicates regions with robust signal, where ≥66% of models show change greater than variability threshold and ≥80% of all models agree on sign of change; diagonal lines indicate regions with no change or no robust signal, where &lt;66% of models show a change greater than the variability threshold; crossed lines indicate regions with conflicting signal, where ≥66% of models show change greater than variability threshold and &lt;80% of all models agree on the sign of change. For more information on the advanced approach, please refer to the Cross-Chapter Box Atlas.1.</w:t>
      </w:r>
      <w:r w:rsidRPr="00BE2759">
        <w:rPr>
          <w:rFonts w:asciiTheme="minorHAnsi" w:hAnsiTheme="minorHAnsi"/>
          <w:sz w:val="20"/>
          <w:lang w:val="en-US" w:eastAsia="en-US"/>
        </w:rPr>
        <w:t xml:space="preserve"> </w:t>
      </w:r>
      <w:r w:rsidRPr="00BE2759">
        <w:rPr>
          <w:rFonts w:cs="Times New Roman"/>
          <w:sz w:val="20"/>
          <w:szCs w:val="20"/>
          <w:lang w:val="en-US"/>
        </w:rPr>
        <w:t xml:space="preserve">Dots in panel </w:t>
      </w:r>
      <w:ins w:id="1176" w:author="Ian Blenkinsop" w:date="2021-07-07T14:12:00Z">
        <w:r w:rsidRPr="00BE2759">
          <w:rPr>
            <w:rFonts w:cs="Times New Roman"/>
            <w:sz w:val="20"/>
            <w:szCs w:val="20"/>
            <w:lang w:val="en-US"/>
          </w:rPr>
          <w:t>(</w:t>
        </w:r>
      </w:ins>
      <w:r w:rsidRPr="00BE2759">
        <w:rPr>
          <w:rFonts w:cs="Times New Roman"/>
          <w:sz w:val="20"/>
          <w:szCs w:val="20"/>
          <w:lang w:val="en-US"/>
        </w:rPr>
        <w:t xml:space="preserve">e) mark areas where the bias in high resolution versions of the HighResMIP models is lower in at least </w:t>
      </w:r>
      <w:ins w:id="1177" w:author="Sara M Tuson" w:date="2021-07-02T15:17:00Z">
        <w:r w:rsidRPr="00BE2759">
          <w:rPr>
            <w:rFonts w:cs="Times New Roman"/>
            <w:sz w:val="20"/>
            <w:szCs w:val="20"/>
            <w:lang w:val="en-US"/>
          </w:rPr>
          <w:t>three</w:t>
        </w:r>
      </w:ins>
      <w:del w:id="1178" w:author="Sara M Tuson" w:date="2021-07-02T15:17:00Z">
        <w:r w:rsidRPr="00BE2759" w:rsidDel="000E1831">
          <w:rPr>
            <w:rFonts w:cs="Times New Roman"/>
            <w:sz w:val="20"/>
            <w:szCs w:val="20"/>
            <w:lang w:val="en-US"/>
          </w:rPr>
          <w:delText>3</w:delText>
        </w:r>
      </w:del>
      <w:r w:rsidRPr="00BE2759">
        <w:rPr>
          <w:rFonts w:cs="Times New Roman"/>
          <w:sz w:val="20"/>
          <w:szCs w:val="20"/>
          <w:lang w:val="en-US"/>
        </w:rPr>
        <w:t xml:space="preserve"> out of </w:t>
      </w:r>
      <w:ins w:id="1179" w:author="Sara M Tuson" w:date="2021-07-02T15:17:00Z">
        <w:r w:rsidRPr="00BE2759">
          <w:rPr>
            <w:rFonts w:cs="Times New Roman"/>
            <w:sz w:val="20"/>
            <w:szCs w:val="20"/>
            <w:lang w:val="en-US"/>
          </w:rPr>
          <w:t>four</w:t>
        </w:r>
      </w:ins>
      <w:del w:id="1180" w:author="Sara M Tuson" w:date="2021-07-02T15:17:00Z">
        <w:r w:rsidRPr="00BE2759" w:rsidDel="000E1831">
          <w:rPr>
            <w:rFonts w:cs="Times New Roman"/>
            <w:sz w:val="20"/>
            <w:szCs w:val="20"/>
            <w:lang w:val="en-US"/>
          </w:rPr>
          <w:delText>4</w:delText>
        </w:r>
      </w:del>
      <w:r w:rsidRPr="00BE2759">
        <w:rPr>
          <w:rFonts w:cs="Times New Roman"/>
          <w:sz w:val="20"/>
          <w:szCs w:val="20"/>
          <w:lang w:val="en-US"/>
        </w:rPr>
        <w:t xml:space="preserve"> models than in the corresponding low</w:t>
      </w:r>
      <w:ins w:id="1181" w:author="Tom Maycock" w:date="2021-09-03T16:29:00Z">
        <w:r w:rsidRPr="00BE2759">
          <w:rPr>
            <w:rFonts w:cs="Times New Roman"/>
            <w:sz w:val="20"/>
            <w:szCs w:val="20"/>
            <w:lang w:val="en-US"/>
          </w:rPr>
          <w:t>-</w:t>
        </w:r>
      </w:ins>
      <w:del w:id="1182" w:author="Tom Maycock" w:date="2021-09-03T16:29:00Z">
        <w:r w:rsidRPr="00BE2759" w:rsidDel="000C4FF4">
          <w:rPr>
            <w:rFonts w:cs="Times New Roman"/>
            <w:sz w:val="20"/>
            <w:szCs w:val="20"/>
            <w:lang w:val="en-US"/>
          </w:rPr>
          <w:delText xml:space="preserve"> </w:delText>
        </w:r>
      </w:del>
      <w:r w:rsidRPr="00BE2759">
        <w:rPr>
          <w:rFonts w:cs="Times New Roman"/>
          <w:sz w:val="20"/>
          <w:szCs w:val="20"/>
          <w:lang w:val="en-US"/>
        </w:rPr>
        <w:t>resolution versions. Further details on data sources and processing are available in the chapter data table (Table 3.SM.1).</w:t>
      </w:r>
    </w:p>
    <w:bookmarkEnd w:id="1159"/>
    <w:p w14:paraId="50D4C0F4" w14:textId="77777777" w:rsidR="009F594A" w:rsidRPr="00E457C1" w:rsidRDefault="009F594A" w:rsidP="009F594A">
      <w:pPr>
        <w:pStyle w:val="AR6BodyText"/>
        <w:jc w:val="both"/>
        <w:rPr>
          <w:noProof/>
          <w:lang w:val="en-US"/>
        </w:rPr>
      </w:pPr>
    </w:p>
    <w:p w14:paraId="0CFB4070" w14:textId="15526803" w:rsidR="009F594A" w:rsidRPr="00E457C1" w:rsidRDefault="009F594A" w:rsidP="009F594A">
      <w:pPr>
        <w:pStyle w:val="AR6BodyText"/>
        <w:rPr>
          <w:b/>
          <w:noProof/>
          <w:lang w:val="en-US"/>
        </w:rPr>
      </w:pPr>
      <w:r w:rsidRPr="00E457C1">
        <w:rPr>
          <w:b/>
          <w:noProof/>
          <w:lang w:val="en-US"/>
        </w:rPr>
        <w:t xml:space="preserve">[END </w:t>
      </w:r>
      <w:r w:rsidRPr="0004069C">
        <w:rPr>
          <w:rStyle w:val="AR6Chap3FigureCar"/>
          <w:b/>
          <w:noProof/>
          <w:sz w:val="22"/>
          <w:lang w:val="en-GB"/>
        </w:rPr>
        <w:t>FIGURE 3.1</w:t>
      </w:r>
      <w:r w:rsidR="00CA2F83">
        <w:rPr>
          <w:rStyle w:val="AR6Chap3FigureCar"/>
          <w:b/>
          <w:noProof/>
          <w:sz w:val="22"/>
          <w:lang w:val="en-GB"/>
        </w:rPr>
        <w:t>3</w:t>
      </w:r>
      <w:r w:rsidRPr="00E457C1">
        <w:rPr>
          <w:b/>
          <w:noProof/>
          <w:lang w:val="en-US"/>
        </w:rPr>
        <w:t xml:space="preserve"> HERE]</w:t>
      </w:r>
    </w:p>
    <w:p w14:paraId="1DE3BC77" w14:textId="77777777" w:rsidR="009F594A" w:rsidRPr="00E457C1" w:rsidRDefault="009F594A" w:rsidP="009F594A">
      <w:pPr>
        <w:pStyle w:val="AR6BodyText"/>
        <w:rPr>
          <w:noProof/>
          <w:lang w:val="en-US"/>
        </w:rPr>
      </w:pPr>
    </w:p>
    <w:p w14:paraId="44C1E86A" w14:textId="77777777" w:rsidR="009F594A" w:rsidRPr="00E457C1" w:rsidRDefault="009F594A" w:rsidP="009F594A">
      <w:pPr>
        <w:pStyle w:val="AR6BodyText"/>
        <w:rPr>
          <w:noProof/>
          <w:lang w:val="en-US"/>
        </w:rPr>
      </w:pPr>
    </w:p>
    <w:p w14:paraId="726FF93B" w14:textId="1B7FBBEC" w:rsidR="009F594A" w:rsidRPr="007943F4" w:rsidRDefault="009F594A" w:rsidP="00CA2F83">
      <w:pPr>
        <w:pStyle w:val="AR6BodyText"/>
        <w:rPr>
          <w:rFonts w:cs="Times New Roman"/>
          <w:szCs w:val="20"/>
          <w:lang w:val="en-US"/>
        </w:rPr>
      </w:pPr>
      <w:r w:rsidRPr="007943F4">
        <w:rPr>
          <w:noProof/>
          <w:lang w:val="en-US"/>
        </w:rPr>
        <w:t xml:space="preserve">Recent studies comparing observations and CMIP5 simulations </w:t>
      </w:r>
      <w:r w:rsidR="007F21E3" w:rsidRPr="007943F4">
        <w:rPr>
          <w:noProof/>
          <w:lang w:val="en-US"/>
        </w:rPr>
        <w:t xml:space="preserve">have </w:t>
      </w:r>
      <w:r w:rsidRPr="007943F4">
        <w:rPr>
          <w:noProof/>
          <w:lang w:val="en-US"/>
        </w:rPr>
        <w:t>show</w:t>
      </w:r>
      <w:r w:rsidR="007F21E3" w:rsidRPr="007943F4">
        <w:rPr>
          <w:noProof/>
          <w:lang w:val="en-US"/>
        </w:rPr>
        <w:t>n</w:t>
      </w:r>
      <w:r w:rsidRPr="007943F4">
        <w:rPr>
          <w:noProof/>
          <w:lang w:val="en-US"/>
        </w:rPr>
        <w:t xml:space="preserve"> that tropical volcanic eruptions induce a significant reduction in global precipitation, particularly over the wet tropics</w:t>
      </w:r>
      <w:r w:rsidR="007F21E3" w:rsidRPr="007943F4">
        <w:rPr>
          <w:noProof/>
          <w:lang w:val="en-US"/>
        </w:rPr>
        <w:t>,</w:t>
      </w:r>
      <w:r w:rsidRPr="007943F4">
        <w:rPr>
          <w:noProof/>
          <w:lang w:val="en-US"/>
        </w:rPr>
        <w:t xml:space="preserve"> including</w:t>
      </w:r>
      <w:r w:rsidR="00C910CA">
        <w:rPr>
          <w:noProof/>
          <w:lang w:val="en-US"/>
        </w:rPr>
        <w:t xml:space="preserve"> the</w:t>
      </w:r>
      <w:r w:rsidRPr="007943F4">
        <w:rPr>
          <w:noProof/>
          <w:lang w:val="en-US"/>
        </w:rPr>
        <w:t xml:space="preserve"> global monsoon </w:t>
      </w:r>
      <w:bookmarkStart w:id="1183" w:name="_Hlk69640899"/>
      <w:r w:rsidRPr="007943F4">
        <w:rPr>
          <w:noProof/>
          <w:lang w:val="en-US"/>
        </w:rPr>
        <w:t>regions</w:t>
      </w:r>
      <w:r w:rsidR="007E7300">
        <w:rPr>
          <w:noProof/>
          <w:lang w:val="en-US"/>
        </w:rPr>
        <w:t xml:space="preserve"> </w:t>
      </w:r>
      <w:r w:rsidR="007E7300">
        <w:fldChar w:fldCharType="begin" w:fldLock="1"/>
      </w:r>
      <w:r w:rsidR="00D55262" w:rsidRPr="006814DF">
        <w:rPr>
          <w:lang w:val="en-GB"/>
        </w:rPr>
        <w:instrText>ADDIN CSL_CITATION { "citationItems" : [ { "id" : "ITEM-1", "itemData" : { "DOI" : "10.1088/1748-9326/9/10/104012", "ISSN" : "1748-9326", "abstract" : "We examine the precipitation response to volcanic eruptions in the Coupled Model Intercomparison Project Phase 5 (CMIP5) historical simulations compared to three observational datasets, including one with ocean coverage. Global precipitation decreases significantly following eruptions in CMIP5 models, with the largest decrease in wet tropical regions. This also occurs in observational land data, and ocean data in the boreal cold season. Monsoon rainfall decreases following eruptions in both models and observations. In response to individual eruptions, the ITCZ shifts away from the hemisphere with the greater concentration of aerosols in CMIP5. Models undergo a longer-lasting ocean precipitation response than over land, but the response in the short satellite record is too noisy to confirm this. We detect the influence of volcanism on precipitation in all three datasets in the cold season, although the models underestimate the size of the response. In the warm season the volcanic influence is only marginally detectable.", "author" : [ { "dropping-particle" : "", "family" : "Iles", "given" : "Carley E", "non-dropping-particle" : "", "parse-names" : false, "suffix" : "" }, { "dropping-particle" : "", "family" : "Hegerl", "given" : "Gabriele C", "non-dropping-particle" : "", "parse-names" : false, "suffix" : "" } ], "container-title" : "Environmental Research Letters", "id" : "ITEM-1", "issue" : "10", "issued" : { "date-parts" : [ [ "2014" ] ] }, "page" : "104012", "publisher" : "IOP Publishing", "title" : "The global precipitation response to volcanic eruptions in the CMIP5 models", "translator" : [ { "dropping-particle" : "", "family" : "J6645", "given" : "", "non-dropping-particle" : "", "parse-names" : false, "suffix" : "" } ], "type" : "article-journal", "volume" : "9" }, "uris" : [ "http://www.mendeley.com/documents/?uuid=2bbd0782-a168-404f-a6ed-7ef600e3b65b" ] }, { "id" : "ITEM-2", "itemData" : { "DOI" : "10.1007/s00382-016-3125-4", "ISSN" : "1432-0894", "abstract" : "This study analyzes climate responses to four volcanic eruptions that occurred since 1960s using observations (including reanalyses) and CMIP5 multi-model simulations. Changes in surface air temperature, specific humidity, and precipitation over the global land are examined during pre- to post-eruption years using a composite analysis. Observations exhibit consistent decreases in temperature, humidity, and precipitation following eruptions, which are reasonably captured by CMIP5 multi-models simulated including volcanic forcing. The observed and simulated decreases in temperature and humidity are stro</w:instrText>
      </w:r>
      <w:r w:rsidR="00D55262" w:rsidRPr="00697E49">
        <w:rPr>
          <w:lang w:val="en-GB"/>
        </w:rPr>
        <w:instrText>n</w:instrText>
      </w:r>
      <w:r w:rsidR="00D55262">
        <w:instrText>ger than the internal variability ranges (estimated from pre-industrial control simulations), indicating robust responses. On the other hand, the observed precipitation decrease is significant but the CMIP5 models considerably underestimate it, as reported by previous studies. In order to explore important physical processes determining climate responses to volcanic forcing, a surface energy budget is analyzed together with inter-model relationship between variables. A strong inter-model correlation (r = 0.89) appears between temperature and humidity, representing the Clausius\u2013Clapeyron relation. Interestingly, precipitation is found to be closely related with latent heat flux (r = \u22120.50) and vertical motion (\u03c9) at 500 hPa level (r = \u22120.68), changes of which are also underestimated by models. Further, by comparing estimates of precipitation minus evaporation between land and ocean, which is significantly correlated with vertical motion (r = \u22120.73), it is found that monsoon circulation weakens after volcanic eruptions but CMIP5 models substantially underestimate it. Our results suggest that this dynamic response via monsoon circulation weakening can be a critical factor for models\u2019 underestimation of precipitation reduction to volcanic forcing.", "author" : [ { "dropping-particle" : "", "family" : "Paik", "given" : "Seungmok", "non-dropping-particle" : "", "parse-names" : false, "suffix" : "" }, { "dropping-particle" : "", "family" : "Min", "given" : "Seung-Ki", "non-dropping-particle" : "", "parse-names" : false, "suffix" : "" } ], "container-title" : "Climate Dynamics", "id" : "ITEM-2", "issue" : "3", "issued" : { "date-parts" : [ [ "2017" ] ] }, "page" : "1017-1030", "title" : "Climate responses to volcanic eruptions assessed from observations and CMIP5 multi-models", "translator" : [ { "dropping-particle" : "", "family" : "J6643", "given" : "", "non-dropping-particle" : "", "parse-names" : false, "suffix" : "" } ], "type" : "article-journal", "volume" : "48" }, "uris" : [ "http://www.mendeley.com/documents/?uuid=2c048109-47e2-4d4f-9383-a9f1f3591645" ] }, { "id" : "ITEM-3", "itemData" : { "DOI" : "10.1126/sciadv.aba1212", "abstract" : "There remains large intersimulation spread in the hydrologic responses to tropical volcanic eruptions, and identifying the sources of diverse responses has important implications for assessing the side effects of solar geoengineering and improving decadal predictions. Here, we show that the intersimulation spread in the global monsoon drying response strongly relates to diverse El Ni\u00f1o responses to tropical eruptions. Most of the coupled climate models simulate El Ni\u00f1o\u2013like equatorial eastern Pacific warming after volcanic eruptions but with different amplitudes, which drive a large spread of summer monsoon weakening and corresponding precipitation reduction. Two factors are further identified for the diverse El Ni\u00f1o responses. Different volcanic forcings induce systematic differences in the Maritime Continent drying and subsequent westerly winds over equatorial western Pacific, varying El Ni\u00f1o intensity. The internally generated warm water volume over the equatorial western Pacific in the pre-eruption month also contributes to the diverse El Ni\u00f1o development.", "author" : [ { "dropping-particle" : "", "family" : "Paik", "given" : "Seungmok", "non-dropping-particle" : "", "parse-names" : false, "suffix" : "" }, { "dropping-particle" : "", "family</w:instrText>
      </w:r>
      <w:r w:rsidR="00D55262" w:rsidRPr="006814DF">
        <w:rPr>
          <w:lang w:val="en-GB"/>
        </w:rPr>
        <w:instrText>" : "Min", "given" : "Seung-Ki", "non-dropping-particle" : "", "parse-names" : false, "suffix" : "" }, { "dropping-particle" : "", "family" : "Iles", "given" : "Carley E", "non-dropping-particle" : "", "parse-names" : false, "suffix" : "" }, { "dropping-particle" : "", "family" : "Fischer", "given" : "Erich M", "non-dropping-particle" : "", "parse-names" : false, "suffix" : "" }, { "dropping-particle" : "", "family" : "Schurer", "given" : "Andrew P", "non-dropping-particle" : "", "parse-names" : false, "suffix" : "" } ], "container-title" : "Science Advances", "id" : "ITEM-3", "issue" : "21", "issued" : { "date-parts" : [ [ "2020", "5", "1" ] ] }, "page" : "eaba1212", "title" : "Volcanic-induced global monsoon drying modulated by diverse El Ni\u00f1o responses", "translator" : [ { "dropping-particle" : "", "family" : "J6644", "given" : "", "non-dropping-particle" : "", "parse-names" : false, "suffix" : "" } ], "type" : "article-journal", "volume" : "6" }, "uris" : [ "http://www.mendeley.com/documents/?uuid=b63e483c-839b-4e68-922e-83951f88d598" ] } ], "mendeley" : { "formattedCitation" : "(Iles and Hegerl, 2014; Paik and Min, 2017; Paik et al., 2020a)", "plainTextFormattedCitation" : "(Iles and Hegerl, 2014; Paik and Min, 2017; Paik et al., 2020a)", "previouslyFormattedCitation" : "(Iles and Hegerl, 2014; Paik and Min, 2017; Paik et al., 2020a)" }, "properties" : { "noteIndex" : 0 }, "schema" : "https://github.com/citation-style-language/schema/raw/master/csl-citation.json" }</w:instrText>
      </w:r>
      <w:r w:rsidR="007E7300">
        <w:fldChar w:fldCharType="separate"/>
      </w:r>
      <w:r w:rsidR="00393F8C">
        <w:rPr>
          <w:noProof/>
          <w:lang w:val="en-GB"/>
        </w:rPr>
        <w:t>(Iles and Hegerl, 2014; Paik and Min, 2017; Paik et al., 2020a)</w:t>
      </w:r>
      <w:r w:rsidR="007E7300">
        <w:fldChar w:fldCharType="end"/>
      </w:r>
      <w:r w:rsidRPr="007943F4">
        <w:rPr>
          <w:noProof/>
          <w:lang w:val="en-US"/>
        </w:rPr>
        <w:t>. Rec</w:t>
      </w:r>
      <w:bookmarkEnd w:id="1183"/>
      <w:r w:rsidRPr="007943F4">
        <w:rPr>
          <w:noProof/>
          <w:lang w:val="en-US"/>
        </w:rPr>
        <w:t>onstructions and model</w:t>
      </w:r>
      <w:r w:rsidR="00A2303F">
        <w:rPr>
          <w:noProof/>
          <w:lang w:val="en-US"/>
        </w:rPr>
        <w:t>l</w:t>
      </w:r>
      <w:r w:rsidRPr="007943F4">
        <w:rPr>
          <w:noProof/>
          <w:lang w:val="en-US"/>
        </w:rPr>
        <w:t xml:space="preserve">ing studies also suggest </w:t>
      </w:r>
      <w:r w:rsidR="007F21E3" w:rsidRPr="007943F4">
        <w:rPr>
          <w:noProof/>
          <w:lang w:val="en-US"/>
        </w:rPr>
        <w:t xml:space="preserve">a </w:t>
      </w:r>
      <w:r w:rsidRPr="007943F4">
        <w:rPr>
          <w:noProof/>
          <w:lang w:val="en-US"/>
        </w:rPr>
        <w:t>distinct remote influence of volcanic forcing such that</w:t>
      </w:r>
      <w:r w:rsidRPr="007943F4">
        <w:rPr>
          <w:rFonts w:cs="Times New Roman"/>
          <w:szCs w:val="20"/>
          <w:lang w:val="en-US"/>
        </w:rPr>
        <w:t xml:space="preserve"> large volcanoes erupt</w:t>
      </w:r>
      <w:r w:rsidR="007F21E3" w:rsidRPr="007943F4">
        <w:rPr>
          <w:rFonts w:cs="Times New Roman"/>
          <w:szCs w:val="20"/>
          <w:lang w:val="en-US"/>
        </w:rPr>
        <w:t>ing</w:t>
      </w:r>
      <w:r w:rsidRPr="007943F4">
        <w:rPr>
          <w:rFonts w:cs="Times New Roman"/>
          <w:szCs w:val="20"/>
          <w:lang w:val="en-US"/>
        </w:rPr>
        <w:t xml:space="preserve"> </w:t>
      </w:r>
      <w:r w:rsidR="007F21E3" w:rsidRPr="007943F4">
        <w:rPr>
          <w:rFonts w:cs="Times New Roman"/>
          <w:szCs w:val="20"/>
          <w:lang w:val="en-US"/>
        </w:rPr>
        <w:t>in</w:t>
      </w:r>
      <w:r w:rsidRPr="007943F4">
        <w:rPr>
          <w:rFonts w:cs="Times New Roman"/>
          <w:szCs w:val="20"/>
          <w:lang w:val="en-US"/>
        </w:rPr>
        <w:t xml:space="preserve"> one hemisphere can enhance global monsoon precipitation in the other hemisphere </w:t>
      </w:r>
      <w:r w:rsidRPr="007943F4">
        <w:rPr>
          <w:rFonts w:cs="Times New Roman"/>
          <w:szCs w:val="20"/>
        </w:rPr>
        <w:fldChar w:fldCharType="begin" w:fldLock="1"/>
      </w:r>
      <w:r w:rsidR="00D33CB6">
        <w:rPr>
          <w:rFonts w:cs="Times New Roman"/>
          <w:szCs w:val="20"/>
          <w:lang w:val="en-US"/>
        </w:rPr>
        <w:instrText>ADDIN CSL_CITATION { "citationItems" : [ { "id" : "ITEM-1", "itemData" : { "DOI" : "10.1175/JCLI-D-18-0707.1", "ISSN" : "0894-8755", "abstract" : "Understanding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"ITEM-1", "issue" : "14", "issued" : { "date-parts" : [ [ "2019", "7", "15" ] ] }, "page" : "4367-4385", "title" : "Hydroclimate Responses over Global Monsoon Regions Following Volcanic Eruptions at Different Latitudes", "translator" : [ { "dropping-particle" : "", "family" : "J6704", "given" : "", "non-dropping-particle" : "", "parse-names" : false, "suffix" : "" } ], "type" : "article-journal", "volume" : "32" }, "uris" : [ "http://www.mendeley.com/documents/?uuid=61c95e24-c575-4739-8e00-62662e2cda85" ] }, { "id" : "ITEM-2", "itemData" : { "DOI" : "10.1038/srep24331", "ISSN" : "20452322", "abstract" : "Climate variation of global monsoon (GM) precipitation involves both internal feedback and external forcing. Here, we focus on strong volcanic forcing since large eruptions are known to be a dominant mechanism in natural climate change. It is not known whether large volcanoes erupted at different latitudes have distinctive effects on the monsoon in the Northern Hemisphere (NH) and the Southern Hemisphere (SH). We address this issue using a 1500-year volcanic sensitivity simulation by the Community Earth System Model version 1.0 (CESM1). Volcanoes are classified into three types based on their meridional aerosol distributions: NH volcanoes, SH volcanoes and equatorial volcanoes. Using the model simulation, we discover that the GM precipitation in one hemisphere is enhanced significantly by the remote volcanic forcing occurring in the other hemisphere. This remote volcanic forcing-induced intensification is mainly through circulation change rather than moisture content change. In addition, the NH volcanic eruptions are more efficient in reducing the NH monsoon precipitation than the equatorial ones, and so do the SH eruptions in weakening the SH monsoon, because the equatorial eruptions, despite reducing moisture content, have weaker effects in weakening the off-equatorial monsoon circulation than the subtropical-extratropical volcanoes do.", "author" : [ { "dropping-particle" : "", "family" : "Liu", "given" : "Fei", "non-dropping-particle" : "", "parse-names" : false, "suffix" : "" }, { "dropping-particle" : "", "family" : "Chai", "given" : "Jing", "non-dropping-particle" : "", "parse-names" : false, "suffix" : "" }, { "dropping-particle" : "", "family" : "Wang", "given" : "Bin", "non-dropping-particle" : "", "parse-names" : false, "suffix" : "" }, { "dropping-particle" : "", "family" : "Liu", "given" : "Jian", "non-dropping-particle" : "", "parse-names" : false, "suffix" : "" }, { "dropping-particle" : "", "family" : "Zhang", "given" : "Xiao", "non-dropping-particle" : "", "parse-names" : false, "suffix" : "" }, { "dropping-particle" : "", "family" : "Wang", "given" : "Zhiyuan", "non-dropping-particle" : "", "parse-names" : false, "suffix" : "" } ], "container-title" : "Scientific Reports", "id" : "ITEM-2", "issue" : "1", "issued" : { "date-parts" : [ [ "2016", "7" ] ] }, "page" : "24331", "title" : "Global monsoon precipitation responses to large volcanic eruptions", "translator" : [ { "dropping-particle" : "", "family" : "J5859", "given" : "", "non-dropping-particle" : "", "parse-names" : false, "suffix" : "" } ], "type" : "article-journal", "volume" : "6" }, "uris" : [ "http://www.mendeley.com/documents/?uuid=71744a46-887e-4b64-a787-6f912a231862" ] } ], "mendeley" : { "formattedCitation" : "(Liu et al., 2016a; Zuo et al., 2019)", "manualFormatting" : "(F. Liu et al., 2016; Zuo et al., 2019)", "plainTextFormattedCitation" : "(Liu et al., 2016a; Zuo et al., 2019)", "previouslyFormattedCitation" : "(Liu et al., 2016a; Zuo et al., 2019)" }, "properties" : { "noteIndex" : 0 }, "schema" : "https://github.com/citation-style-language/schema/raw/master/csl-citation.json" }</w:instrText>
      </w:r>
      <w:r w:rsidRPr="007943F4">
        <w:rPr>
          <w:rFonts w:cs="Times New Roman"/>
          <w:szCs w:val="20"/>
        </w:rPr>
        <w:fldChar w:fldCharType="separate"/>
      </w:r>
      <w:r w:rsidR="00393F8C">
        <w:rPr>
          <w:rFonts w:cs="Times New Roman"/>
          <w:noProof/>
          <w:szCs w:val="20"/>
          <w:lang w:val="en-US"/>
        </w:rPr>
        <w:t>(F. Liu et al., 2016; Zuo et al., 2019)</w:t>
      </w:r>
      <w:r w:rsidRPr="007943F4">
        <w:rPr>
          <w:rFonts w:cs="Times New Roman"/>
          <w:szCs w:val="20"/>
        </w:rPr>
        <w:fldChar w:fldCharType="end"/>
      </w:r>
      <w:r w:rsidRPr="007943F4">
        <w:rPr>
          <w:rFonts w:cs="Times New Roman"/>
          <w:szCs w:val="20"/>
          <w:lang w:val="en-US"/>
        </w:rPr>
        <w:t xml:space="preserve">. The climatic effect of volcanic eruptions is further </w:t>
      </w:r>
      <w:r w:rsidR="007F21E3" w:rsidRPr="007943F4">
        <w:rPr>
          <w:rFonts w:cs="Times New Roman"/>
          <w:szCs w:val="20"/>
          <w:lang w:val="en-US"/>
        </w:rPr>
        <w:t xml:space="preserve">assessed </w:t>
      </w:r>
      <w:r w:rsidRPr="007943F4">
        <w:rPr>
          <w:rFonts w:cs="Times New Roman"/>
          <w:szCs w:val="20"/>
          <w:lang w:val="en-US"/>
        </w:rPr>
        <w:t>in Cross</w:t>
      </w:r>
      <w:r w:rsidR="000D09FC">
        <w:rPr>
          <w:rFonts w:cs="Times New Roman"/>
          <w:szCs w:val="20"/>
          <w:lang w:val="en-US"/>
        </w:rPr>
        <w:t>-</w:t>
      </w:r>
      <w:r w:rsidRPr="007943F4">
        <w:rPr>
          <w:rFonts w:cs="Times New Roman"/>
          <w:szCs w:val="20"/>
          <w:lang w:val="en-US"/>
        </w:rPr>
        <w:t>Chapter Box 4.</w:t>
      </w:r>
      <w:r w:rsidR="007F21E3" w:rsidRPr="007943F4">
        <w:rPr>
          <w:rFonts w:cs="Times New Roman"/>
          <w:szCs w:val="20"/>
          <w:lang w:val="en-US"/>
        </w:rPr>
        <w:t>1</w:t>
      </w:r>
      <w:r w:rsidRPr="007943F4">
        <w:rPr>
          <w:rFonts w:cs="Times New Roman"/>
          <w:szCs w:val="20"/>
          <w:lang w:val="en-US"/>
        </w:rPr>
        <w:t>.</w:t>
      </w:r>
    </w:p>
    <w:p w14:paraId="28622381" w14:textId="77777777" w:rsidR="00CA2F83" w:rsidRPr="00E457C1" w:rsidRDefault="00CA2F83" w:rsidP="00CA2F83">
      <w:pPr>
        <w:pStyle w:val="AR6BodyText"/>
        <w:rPr>
          <w:noProof/>
          <w:lang w:val="en-US"/>
        </w:rPr>
      </w:pPr>
    </w:p>
    <w:p w14:paraId="4CB93076" w14:textId="4879ACC5" w:rsidR="009F594A" w:rsidRPr="00E457C1" w:rsidRDefault="009F594A" w:rsidP="009F594A">
      <w:pPr>
        <w:pStyle w:val="AR6BodyText"/>
        <w:rPr>
          <w:noProof/>
          <w:lang w:val="en-US"/>
        </w:rPr>
      </w:pPr>
      <w:r w:rsidRPr="00E457C1">
        <w:rPr>
          <w:noProof/>
          <w:lang w:val="en-US"/>
        </w:rPr>
        <w:t>An intensification of the wet</w:t>
      </w:r>
      <w:del w:id="1184" w:author="Ian Blenkinsop" w:date="2021-07-13T11:44:00Z">
        <w:r w:rsidRPr="00E457C1" w:rsidDel="000044A9">
          <w:rPr>
            <w:noProof/>
            <w:lang w:val="en-US"/>
          </w:rPr>
          <w:delText>-</w:delText>
        </w:r>
      </w:del>
      <w:ins w:id="1185" w:author="Ian Blenkinsop" w:date="2021-07-13T11:44:00Z">
        <w:r w:rsidR="000044A9">
          <w:rPr>
            <w:noProof/>
            <w:lang w:val="en-US"/>
          </w:rPr>
          <w:t>–</w:t>
        </w:r>
      </w:ins>
      <w:r w:rsidRPr="00E457C1">
        <w:rPr>
          <w:noProof/>
          <w:lang w:val="en-US"/>
        </w:rPr>
        <w:t xml:space="preserve">dry zonal mean patterns, consisting </w:t>
      </w:r>
      <w:r w:rsidR="007F21E3" w:rsidRPr="00E457C1">
        <w:rPr>
          <w:noProof/>
          <w:lang w:val="en-US"/>
        </w:rPr>
        <w:t>of</w:t>
      </w:r>
      <w:r w:rsidRPr="00E457C1">
        <w:rPr>
          <w:noProof/>
          <w:lang w:val="en-US"/>
        </w:rPr>
        <w:t xml:space="preserve"> the wet tropical and mid-latitude bands becoming wetter, and the dry subtopics becoming drier is expected in response to greenhouse gas and ozone </w:t>
      </w:r>
      <w:r w:rsidRPr="00E457C1">
        <w:rPr>
          <w:noProof/>
          <w:lang w:val="en-US"/>
        </w:rPr>
        <w:lastRenderedPageBreak/>
        <w:t>changes (</w:t>
      </w:r>
      <w:r w:rsidR="00AB0A4A" w:rsidRPr="00E457C1">
        <w:rPr>
          <w:noProof/>
          <w:lang w:val="en-US"/>
        </w:rPr>
        <w:t>S</w:t>
      </w:r>
      <w:r w:rsidRPr="00E457C1">
        <w:rPr>
          <w:noProof/>
          <w:lang w:val="en-US"/>
        </w:rPr>
        <w:t xml:space="preserve">ection 8.2.2.1). However, detecting these changes is complicated by model errors in locating the main features of rainfall patterns. To deal with this issue, </w:t>
      </w:r>
      <w:r w:rsidRPr="007943F4">
        <w:rPr>
          <w:noProof/>
        </w:rPr>
        <w:fldChar w:fldCharType="begin" w:fldLock="1"/>
      </w:r>
      <w:r w:rsidR="008F46A5" w:rsidRPr="00E457C1">
        <w:rPr>
          <w:noProof/>
          <w:lang w:val="en-US"/>
        </w:rPr>
        <w:instrText>ADDIN CSL_CITATION { "citationItems" : [ { "id" : "ITEM-1", "itemData" : { "DOI" : "10.1073/pnas.1314382110", "ISSN" : "0027-8424", "author" : [ { "dropping-particle" : "", "family" : "Marvel", "given" : "K.", "non-dropping-particle" : "", "parse-names" : false, "suffix" : "" }, { "dropping-particle" : "", "family" : "Bonfils", "given" : "C.", "non-dropping-particle" : "", "parse-names" : false, "suffix" : "" } ], "container-title" : "Proceedings of the National Academy of Sciences", "id" : "ITEM-1", "issue" : "48", "issued" : { "date-parts" : [ [ "2013", "11", "26" ] ] }, "page" : "19301-19306", "title" : "Identifying external influences on global precipitation", "translator" : [ { "dropping-particle" : "", "family" : "J3503", "given" : "", "non-dropping-particle" : "", "parse-names" : false, "suffix" : "" } ], "type" : "article-journal", "volume" : "110" }, "uris" : [ "http://www.mendeley.com/documents/?uuid=063524c1-83b1-44a5-addf-fa17771ce9ee" ] } ], "mendeley" : { "formattedCitation" : "(Marvel and Bonfils, 2013)", "manualFormatting" : "Marvel and Bonfils (2013)", "plainTextFormattedCitation" : "(Marvel and Bonfils, 2013)", "previouslyFormattedCitation" : "(Marvel and Bonfils, 2013)" }, "properties" : { "noteIndex" : 0 }, "schema" : "https://github.com/citation-style-language/schema/raw/master/csl-citation.json" }</w:instrText>
      </w:r>
      <w:r w:rsidRPr="007943F4">
        <w:rPr>
          <w:noProof/>
        </w:rPr>
        <w:fldChar w:fldCharType="separate"/>
      </w:r>
      <w:r w:rsidR="00393F8C">
        <w:rPr>
          <w:noProof/>
          <w:lang w:val="en-US"/>
        </w:rPr>
        <w:t>Marvel and Bonfils (2013)</w:t>
      </w:r>
      <w:r w:rsidRPr="007943F4">
        <w:rPr>
          <w:noProof/>
        </w:rPr>
        <w:fldChar w:fldCharType="end"/>
      </w:r>
      <w:r w:rsidRPr="00E457C1">
        <w:rPr>
          <w:noProof/>
          <w:lang w:val="en-US"/>
        </w:rPr>
        <w:t xml:space="preserve"> identified in each CMIP5 historical simulation the latitudinal peaks and troughs of the rainfall latitudinal patterns, measured the amplification and shift of these patterns in a pattern-based fingerprinting study, and found that the simultaneous amplification and shift in zonal precipitation </w:t>
      </w:r>
      <w:r w:rsidR="00C910CA" w:rsidRPr="00E457C1">
        <w:rPr>
          <w:noProof/>
          <w:lang w:val="en-US"/>
        </w:rPr>
        <w:t xml:space="preserve">patterns </w:t>
      </w:r>
      <w:r w:rsidRPr="00E457C1">
        <w:rPr>
          <w:noProof/>
          <w:lang w:val="en-US"/>
        </w:rPr>
        <w:t>are detectable in Global Precipitation Climatology Project (GPCP) observations over the 1979</w:t>
      </w:r>
      <w:del w:id="1186" w:author="Sara M Tuson" w:date="2021-06-24T10:49:00Z">
        <w:r w:rsidRPr="00E457C1" w:rsidDel="005C2536">
          <w:rPr>
            <w:noProof/>
            <w:lang w:val="en-US"/>
          </w:rPr>
          <w:delText>-</w:delText>
        </w:r>
      </w:del>
      <w:ins w:id="1187" w:author="Sara M Tuson" w:date="2021-06-24T10:49:00Z">
        <w:r w:rsidR="005C2536">
          <w:rPr>
            <w:noProof/>
            <w:lang w:val="en-US"/>
          </w:rPr>
          <w:t>–</w:t>
        </w:r>
      </w:ins>
      <w:r w:rsidRPr="00E457C1">
        <w:rPr>
          <w:noProof/>
          <w:lang w:val="en-US"/>
        </w:rPr>
        <w:t xml:space="preserve">2012 period. </w:t>
      </w:r>
      <w:r w:rsidRPr="007943F4">
        <w:rPr>
          <w:noProof/>
        </w:rPr>
        <w:t xml:space="preserve">Similarly, </w:t>
      </w:r>
      <w:r w:rsidR="003450EB">
        <w:rPr>
          <w:noProof/>
          <w:lang w:val="en-US"/>
        </w:rPr>
        <w:fldChar w:fldCharType="begin" w:fldLock="1"/>
      </w:r>
      <w:r w:rsidR="00E719C0">
        <w:rPr>
          <w:noProof/>
          <w:lang w:val="en-US"/>
        </w:rPr>
        <w:instrText>ADDIN CSL_CITATION { "citationItems" : [ { "id" : "ITEM-1", "itemData" : { "DOI" : "10.1038/s41558-020-0821-1", "ISSN" : "17586798", "abstract" : "Despite the pervasive impact of drought on human and natural systems, the large-scale mechanisms conducive to regional drying remain poorly understood. Here we use a multivariate approach1,2 to identify two distinct externally forced fingerprints from multiple ensembles of Earth system model simulations. The leading fingerprint, FM1(x), is characterized by global warming, intensified wet\u2013dry patterns3 and progressive large-scale continental aridification, largely driven by multidecadal increases in greenhouse gas (GHG) emissions. The second fingerprint, FM2(x), captures a pronounced interhemispheric temperature contrast4,5, associated meridional shifts in the intertropical convergence zone6\u20139 and correlated anomalies in precipitation and aridity over California10, the Sahel11,12 and India. FM2(x) exhibits nonlinear temporal behaviour: the intertropical convergence zone moves southwards before 1975 in response to increases in hemispherically asymmetric sulfate aerosol emissions, and it shifts northwards after 1975 due to reduced sulfur dioxide emissions and the GHG-induced warming of Northern Hemisphere landmasses. Both fingerprints are statistically identifiable in observations of joint changes in temperature, rainfall and aridity during 1950\u20132014. We show that the reliable simulation of these changes requires combined forcing by GHGs, direct and indirect effects of aerosols, and large volcanic eruptions. Our results suggest that GHG-induced aridification may be modulated regionally by future reductions in sulfate aerosol emissions.", "author" : [ { "dropping-particle" : "", "family" : "Bonfils", "given" : "C\u00e9line J.W.", "non-dropping-particle" : "", "parse-names" : false, "suffix" : "" }, { "dropping-particle" : "", "family" : "Santer", "given" : "Benjamin D.", "non-dropping-particle" : "", "parse-names" : false, "suffix" : "" }, { "dropping-particle" : "", "family" : "Fyfe", "given" : "John C.", "non-dropping-particle" : "", "parse-names" : false, "suffix" : "" }, { "dropping-particle" : "", "family" : "Marvel", "given" : "Kate", "non-dropping-particle" : "", "parse-names" : false, "suffix" : "" }, { "dropping-particle" : "", "family" : "Phillips", "given" : "Thomas J.", "non-dropping-particle" : "", "parse-names" : false, "suffix" : "" }, { "dropping-particle" : "", "family" : "Zimmerman", "given" : "Susan R.H.", "non-dropping-particle" : "", "parse-names" : false, "suffix" : "" } ], "container-title" : "Nature Climate Change", "id" : "ITEM-1", "issue" : "8", "issued" : { "date-parts" : [ [ "2020" ] ] }, "page" : "726-731", "title" : "Human influence on joint changes in temperature, rainfall and continental aridity", "translator" : [ { "dropping-particle" : "", "family" : "J6438", "given" : "", "non-dropping-particle" : "", "parse-names" : false, "suffix" : "" } ], "type" : "article-journal", "volume" : "10" }, "uris" : [ "http://www.mendeley.com/documents/?uuid=c8ee8f4b-50c6-405f-b544-d8b3ee11eb8d" ] } ], "mendeley" : { "formattedCitation" : "(Bonfils et al., 2020)", "manualFormatting" : "Bonfils et al. (2020)", "plainTextFormattedCitation" : "(Bonfils et al., 2020)", "previouslyFormattedCitation" : "(Bonfils et al., 2020)" }, "properties" : { "noteIndex" : 0 }, "schema" : "https://github.com/citation-style-language/schema/raw/master/csl-citation.json" }</w:instrText>
      </w:r>
      <w:r w:rsidR="003450EB">
        <w:rPr>
          <w:noProof/>
          <w:lang w:val="en-US"/>
        </w:rPr>
        <w:fldChar w:fldCharType="separate"/>
      </w:r>
      <w:r w:rsidR="00393F8C">
        <w:rPr>
          <w:noProof/>
          <w:lang w:val="en-US"/>
        </w:rPr>
        <w:t>Bonfils et al. (2020)</w:t>
      </w:r>
      <w:r w:rsidR="003450EB">
        <w:rPr>
          <w:noProof/>
          <w:lang w:val="en-US"/>
        </w:rPr>
        <w:fldChar w:fldCharType="end"/>
      </w:r>
      <w:r w:rsidRPr="00E457C1">
        <w:rPr>
          <w:noProof/>
          <w:lang w:val="en-US"/>
        </w:rPr>
        <w:t xml:space="preserve"> found that the intensification of wet</w:t>
      </w:r>
      <w:del w:id="1188" w:author="Ian Blenkinsop" w:date="2021-07-13T11:44:00Z">
        <w:r w:rsidRPr="00E457C1" w:rsidDel="000044A9">
          <w:rPr>
            <w:noProof/>
            <w:lang w:val="en-US"/>
          </w:rPr>
          <w:delText>-</w:delText>
        </w:r>
      </w:del>
      <w:ins w:id="1189" w:author="Ian Blenkinsop" w:date="2021-07-13T11:44:00Z">
        <w:r w:rsidR="000044A9">
          <w:rPr>
            <w:noProof/>
            <w:lang w:val="en-US"/>
          </w:rPr>
          <w:t>–</w:t>
        </w:r>
      </w:ins>
      <w:r w:rsidRPr="00E457C1">
        <w:rPr>
          <w:noProof/>
          <w:lang w:val="en-US"/>
        </w:rPr>
        <w:t>dry zonal patterns identified in CMIP5 historical simulations is detectable in reanalyses over the 1950</w:t>
      </w:r>
      <w:del w:id="1190" w:author="Sara M Tuson" w:date="2021-06-24T10:49:00Z">
        <w:r w:rsidRPr="00E457C1" w:rsidDel="005C2536">
          <w:rPr>
            <w:noProof/>
            <w:lang w:val="en-US"/>
          </w:rPr>
          <w:delText>-</w:delText>
        </w:r>
      </w:del>
      <w:ins w:id="1191" w:author="Sara M Tuson" w:date="2021-06-24T10:49:00Z">
        <w:r w:rsidR="005C2536">
          <w:rPr>
            <w:noProof/>
            <w:lang w:val="en-US"/>
          </w:rPr>
          <w:t>–</w:t>
        </w:r>
      </w:ins>
      <w:r w:rsidRPr="00E457C1">
        <w:rPr>
          <w:noProof/>
          <w:lang w:val="en-US"/>
        </w:rPr>
        <w:t xml:space="preserve">2014 period (see also Figure 8.11). </w:t>
      </w:r>
    </w:p>
    <w:p w14:paraId="77850B96" w14:textId="77777777" w:rsidR="009F594A" w:rsidRPr="00E457C1" w:rsidRDefault="009F594A" w:rsidP="009F594A">
      <w:pPr>
        <w:pStyle w:val="AR6BodyText"/>
        <w:rPr>
          <w:noProof/>
          <w:lang w:val="en-US"/>
        </w:rPr>
      </w:pPr>
    </w:p>
    <w:p w14:paraId="461A68D6" w14:textId="62471581" w:rsidR="009F594A" w:rsidRDefault="009F594A" w:rsidP="009F594A">
      <w:pPr>
        <w:pStyle w:val="AR6BodyText"/>
        <w:rPr>
          <w:noProof/>
        </w:rPr>
      </w:pPr>
      <w:r w:rsidRPr="00E457C1">
        <w:rPr>
          <w:noProof/>
          <w:lang w:val="en-US"/>
        </w:rPr>
        <w:t xml:space="preserve">Based on long-term island precipitation records, </w:t>
      </w:r>
      <w:r w:rsidRPr="007943F4">
        <w:rPr>
          <w:noProof/>
        </w:rPr>
        <w:fldChar w:fldCharType="begin" w:fldLock="1"/>
      </w:r>
      <w:r w:rsidR="00E719C0">
        <w:rPr>
          <w:noProof/>
          <w:lang w:val="en-US"/>
        </w:rPr>
        <w:instrText>ADDIN CSL_CITATION { "citationItems" : [ { "id" : "ITEM-1", "itemData" : { "DOI" : "10.1088/1748-9326/11/7/074024", "ISSN" : "1748-9326", "author" : [ { "dropping-particle" : "", "family" : "Polson", "given" : "D", "non-dropping-particle" : "", "parse-names" : false, "suffix" : "" }, { "dropping-particle" : "", "family" : "Hegerl", "given" : "G C", "non-dropping-particle" : "", "parse-names" : false, "suffix" : "" }, { "dropping-particle" : "", "family" : "Solomon", "given" : "S", "non-dropping-particle" : "", "parse-names" : false, "suffix" : "" } ], "container-title" : "Environmental Research Letters", "id" : "ITEM-1", "issue" : "7", "issued" : { "date-parts" : [ [ "2016", "7" ] ] }, "page" : "074024", "title" : "Precipitation sensitivity to warming estimated from long island records", "translator" : [ { "dropping-particle" : "", "family" : "J6238", "given" : "", "non-dropping-particle" : "", "parse-names" : false, "suffix" : "" } ], "type" : "article-journal", "volume" : "11" }, "uris" : [ "http://www.mendeley.com/documents/?uuid=af806450-bbe9-4755-a6a3-53bae6c6ef00" ] } ], "mendeley" : { "formattedCitation" : "(Polson et al., 2016)", "manualFormatting" : "Polson et al. (2016)", "plainTextFormattedCitation" : "(Polson et al., 2016)", "previouslyFormattedCitation" : "(Polson et al., 2016)" }, "properties" : { "noteIndex" : 0 }, "schema" : "https://github.com/citation-style-language/schema/raw/master/csl-citation.json" }</w:instrText>
      </w:r>
      <w:r w:rsidRPr="007943F4">
        <w:rPr>
          <w:noProof/>
        </w:rPr>
        <w:fldChar w:fldCharType="separate"/>
      </w:r>
      <w:r w:rsidR="00393F8C">
        <w:rPr>
          <w:noProof/>
          <w:lang w:val="en-US"/>
        </w:rPr>
        <w:t>Polson et al. (2016)</w:t>
      </w:r>
      <w:r w:rsidRPr="007943F4">
        <w:rPr>
          <w:noProof/>
        </w:rPr>
        <w:fldChar w:fldCharType="end"/>
      </w:r>
      <w:r w:rsidRPr="00E457C1">
        <w:rPr>
          <w:noProof/>
          <w:lang w:val="en-US"/>
        </w:rPr>
        <w:t xml:space="preserve"> identified significant increases in precipitation in the tropics and decreases in the subtropics, which are consistent with those simulated by the CMIP5 models. Moreover, results from </w:t>
      </w:r>
      <w:r>
        <w:rPr>
          <w:noProof/>
        </w:rPr>
        <w:fldChar w:fldCharType="begin" w:fldLock="1"/>
      </w:r>
      <w:r w:rsidR="008F46A5" w:rsidRPr="00E457C1">
        <w:rPr>
          <w:noProof/>
          <w:lang w:val="en-US"/>
        </w:rPr>
        <w:instrText>ADDIN CSL_CITATION { "citationItems" : [ { "id" : "ITEM-1", "itemData" : { "DOI" : "10.1002/2016GL071194", "author" : [ { "dropping-particle" : "", "family" : "Polson", "given" : "D", "non-dropping-particle" : "", "parse-names" : false, "suffix" : "" }, { "dropping-particle" : "", "family" : "Hegerl", "given" : "G C", "non-dropping-particle" : "", "parse-names" : false, "suffix" : "" } ], "container-title" : "Geophysical Research Letters", "id" : "ITEM-1", "issued" : { "date-parts" : [ [ "2017" ] ] }, "page" : "365-373", "title" : "Strengthening contrast between precipitation in tropical wet and dry regions", "translator" : [ { "dropping-particle" : "", "family" : "J771", "given" : "", "non-dropping-particle" : "", "parse-names" : false, "suffix" : "" } ], "type" : "article-journal", "volume" : "44" }, "uris" : [ "http://www.mendeley.com/documents/?uuid=075a8d0c-161b-48e0-8651-ea1bdccf9b5e" ] } ], "mendeley" : { "formattedCitation" : "(Polson and Hegerl, 2017)", "manualFormatting" : "Polson and Hegerl (2017)", "plainTextFormattedCitation" : "(Polson and Hegerl, 2017)", "previouslyFormattedCitation" : "(Polson and Hegerl, 2017)" }, "properties" : { "noteIndex" : 0 }, "schema" : "https://github.com/citation-style-language/schema/raw/master/csl-citation.json" }</w:instrText>
      </w:r>
      <w:r>
        <w:rPr>
          <w:noProof/>
        </w:rPr>
        <w:fldChar w:fldCharType="separate"/>
      </w:r>
      <w:r w:rsidR="00393F8C">
        <w:rPr>
          <w:noProof/>
          <w:lang w:val="en-US"/>
        </w:rPr>
        <w:t>Polson and Hegerl (2017)</w:t>
      </w:r>
      <w:r>
        <w:rPr>
          <w:noProof/>
        </w:rPr>
        <w:fldChar w:fldCharType="end"/>
      </w:r>
      <w:r w:rsidRPr="00E457C1">
        <w:rPr>
          <w:noProof/>
          <w:lang w:val="en-US"/>
        </w:rPr>
        <w:t xml:space="preserve"> give support to an intensification of the water cycle according to the wet-gets-wetter, dry-gets-drier paradigm over tropical land areas as well. Other studies suggest that this paradigm does not necessarily hold over dry regions where moisture is limited </w:t>
      </w:r>
      <w:bookmarkStart w:id="1192" w:name="_Hlk74653021"/>
      <w:ins w:id="1193" w:author="Ian Blenkinsop" w:date="2021-07-13T11:45:00Z">
        <w:r w:rsidR="000044A9">
          <w:rPr>
            <w:noProof/>
            <w:lang w:val="en-US"/>
          </w:rPr>
          <w:t>(</w:t>
        </w:r>
        <w:r w:rsidR="000044A9" w:rsidRPr="00514089">
          <w:rPr>
            <w:noProof/>
            <w:lang w:val="en-US"/>
          </w:rPr>
          <w:t>see also Section 8.2.2.1</w:t>
        </w:r>
        <w:r w:rsidR="000044A9">
          <w:rPr>
            <w:noProof/>
            <w:lang w:val="en-US"/>
          </w:rPr>
          <w:t xml:space="preserve">; </w:t>
        </w:r>
      </w:ins>
      <w:ins w:id="1194" w:author="Robin Matthews" w:date="2021-06-15T12:37:00Z">
        <w:r w:rsidR="00935AF8">
          <w:rPr>
            <w:noProof/>
          </w:rPr>
          <w:fldChar w:fldCharType="begin" w:fldLock="1"/>
        </w:r>
      </w:ins>
      <w:r w:rsidR="002D1890">
        <w:rPr>
          <w:noProof/>
          <w:lang w:val="en-US"/>
        </w:rPr>
        <w:instrText>ADDIN CSL_CITATION { "citationItems" : [ { "id" : "ITEM-1", "itemData" : { "DOI" : "10.1038/ngeo2247", "ISSN" : "1752-0894", "author" : [ { "dropping-particle" : "", "family" : "Greve", "given" : "Peter", "non-dropping-particle" : "", "parse-names" : false, "suffix" : "" }, { "dropping-particle" : "", "family" : "Orlowsky", "given" : "Boris", "non-dropping-particle" : "", "parse-names" : false, "suffix" : "" }, { "dropping-particle" : "", "family" : "Mueller", "given" : "Brigitte", "non-dropping-particle" : "", "parse-names" : false, "suffix" : "" }, { "dropping-particle" : "", "family" : "Sheffield", "given" : "Justin", "non-dropping-particle" : "", "parse-names" : false, "suffix" : "" }, { "dropping-particle" : "", "family" : "Reichstein", "given" : "Markus", "non-dropping-particle" : "", "parse-names" : false, "suffix" : "" }, { "dropping-particle" : "", "family" : "Seneviratne", "given" : "Sonia I", "non-dropping-particle" : "", "parse-names" : false, "suffix" : "" } ], "container-title" : "Nature Geoscience", "id" : "ITEM-1", "issue" : "10", "issued" : { "date-parts" : [ [ "2014", "10", "14" ] ] }, "page" : "716-721", "title" : "Global assessment of trends in wetting and drying over land", "translator" : [ { "dropping-particle" : "", "family" : "J5609", "given" : "", "non-dropping-particle" : "", "parse-names" : false, "suffix" : "" } ], "type" : "article-journal", "volume" : "7" }, "uris" : [ "http://www.mendeley.com/documents/?uuid=ec63a93f-216a-4add-b0d5-0751de132b00" ] }, { "id" : "ITEM-2", "itemData" : { "DOI" : "10.1002/2015GL066858", "author" : [ { "dropping-particle" : "", "family" : "Kumar", "given" : "S", "non-dropping-particle" : "", "parse-names" : false, "suffix" : "" }, { "dropping-particle" : "", "family" : "Allan", "given" : "R. P.", "non-dropping-particle" : "", "parse-names" : false, "suffix" : "" }, { "dropping-particle" : "", "family" : "Zwiers", "given" : "F.W.", "non-dropping-particle" : "", "parse-names" : false, "suffix" : "" }, { "dropping-particle" : "", "family" : "Lawrence", "given" : "D. M.", "non-dropping-particle" : "", "parse-names" : false, "suffix" : "" }, { "dropping-particle" : "", "family" : "Dirmeyer", "given" : "P A", "non-dropping-particle" : "", "parse-names" : false, "suffix" : "" } ], "container-title" : "Geophysical Research Letters", "id" : "ITEM-2", "issued" : { "date-parts" : [ [ "2015" ] ] }, "page" : "10867-10875", "title" : "Revisiting trends in wetness and dryness in the presence of internal climate variability and water limitations over land", "translator" : [ { "dropping-particle" : "", "family" : "J5468", "given" : "", "non-dropping-particle" : "", "parse-names" : false, "suffix" : "" } ], "type" : "article-journal", "volume" : "42" }, "uris" : [ "http://www.mendeley.com/documents/?uuid=6b3955ea-9a90-4b97-9602-573f13d461db" ] } ], "mendeley" : { "formattedCitation" : "(Greve et al., 2014; Kumar et al., 2015)", "manualFormatting" : "Greve et al., 2014; Kumar et al., 2015", "plainTextFormattedCitation" : "(Greve et al., 2014; Kumar et al., 2015)", "previouslyFormattedCitation" : "(Greve et al., 2014; Kumar et al., 2015)" }, "properties" : { "noteIndex" : 0 }, "schema" : "https://github.com/citation-style-language/schema/raw/master/csl-citation.json" }</w:instrText>
      </w:r>
      <w:ins w:id="1195" w:author="Robin Matthews" w:date="2021-06-15T12:37:00Z">
        <w:r w:rsidR="00935AF8">
          <w:rPr>
            <w:noProof/>
          </w:rPr>
          <w:fldChar w:fldCharType="separate"/>
        </w:r>
      </w:ins>
      <w:del w:id="1196" w:author="Ian Blenkinsop" w:date="2021-07-13T11:45:00Z">
        <w:r w:rsidR="00393F8C" w:rsidDel="000044A9">
          <w:rPr>
            <w:noProof/>
          </w:rPr>
          <w:delText>(</w:delText>
        </w:r>
      </w:del>
      <w:r w:rsidR="00393F8C">
        <w:rPr>
          <w:noProof/>
        </w:rPr>
        <w:t>Greve et al., 2014; Kumar et al., 2015</w:t>
      </w:r>
      <w:ins w:id="1197" w:author="Robin Matthews" w:date="2021-06-15T12:37:00Z">
        <w:r w:rsidR="00935AF8">
          <w:rPr>
            <w:noProof/>
          </w:rPr>
          <w:fldChar w:fldCharType="end"/>
        </w:r>
      </w:ins>
      <w:del w:id="1198" w:author="Robin Matthews" w:date="2021-06-15T12:37:00Z">
        <w:r w:rsidDel="00935AF8">
          <w:rPr>
            <w:noProof/>
          </w:rPr>
          <w:fldChar w:fldCharType="begin" w:fldLock="1"/>
        </w:r>
        <w:r w:rsidR="00E719C0" w:rsidRPr="00393F8C" w:rsidDel="00935AF8">
          <w:rPr>
            <w:noProof/>
            <w:lang w:val="en-US"/>
          </w:rPr>
          <w:delInstrText>ADDIN CSL_CITATION { "citationItems" : [ { "id" : "ITEM-1", "itemData" : { "DOI" : "10.1038/ngeo2247", "author" : [ { "dropping-particle" : "", "family" : "Greve", "given" : "P", "non-dropping-particle" : "", "parse-names" : false, "suffix" : "" }, { "dropping-particle" : ""</w:delInstrText>
        </w:r>
        <w:r w:rsidR="00E719C0" w:rsidRPr="00393F8C" w:rsidDel="00935AF8">
          <w:rPr>
            <w:noProof/>
          </w:rPr>
          <w:delInstrText>, "family" : "Orlowsky", "given" : "B", "non-dropping-particle" : "", "parse-names" : false, "suffix" : "" }, { "dropping-particle" : "", "family" : "Mueller", "given" : "B.", "non-dropping-particle" : "", "parse-names" : false, "suffix" : "" }, { "dropping-particle" : "", "family" : "Sheffield", "given" : "J.", "non-dropping-particle" : "", "parse-names" : false, "suffix" : "" }, { "dropping-particle" : "", "family" : "Reichstein", "given" : "M.", "non-dropping-particle" : "", "parse-names" : false, "suffix" : "" }, { "dropping-particle" : "", "family" : "Seneviratne", "given" : "S I", "non-dropping-particle" : "", "parse-names" : false, "suffix" : "" } ], "container-title" : "Nat. Geosci.", "id" : "ITEM-1", "issued" : { "date-parts" : [ [ "2014" ] ] }, "page" : "716-721", "title" : "Global assessment of trends in wetting and drying over land", "translator" : [ { "dropping-particle" : "", "family" : "J5609", "given" : "", "non-dropping-particle" : "", "parse-names" : false, "suffix" : "" } ], "type" : "article-journal", "volume" : "7" }, "uris" : [ "http://www.mendeley.com/documents/?uuid=ec63a93f-216a-4add-b0d5-0751de132b00" ] } ], "mendeley" : { "formattedCitation" : "(Greve et al., 2014)", "manualFormatting" : "(Greve et al., 2014", "plainTextFormattedCitation" : "(Greve et al., 2014)", "previouslyFormattedCitation" : "(Greve et al., 2014)" }, "properties" : { "noteIndex" : 0 }, "schema" : "https://github.com/citation-style-language/schema/raw/master/csl-citation.json" }</w:delInstrText>
        </w:r>
        <w:r w:rsidDel="00935AF8">
          <w:rPr>
            <w:noProof/>
          </w:rPr>
          <w:fldChar w:fldCharType="separate"/>
        </w:r>
        <w:r w:rsidR="00372D37" w:rsidDel="00935AF8">
          <w:rPr>
            <w:noProof/>
          </w:rPr>
          <w:delText>(Greve et al., 2014</w:delText>
        </w:r>
        <w:r w:rsidDel="00935AF8">
          <w:rPr>
            <w:noProof/>
          </w:rPr>
          <w:fldChar w:fldCharType="end"/>
        </w:r>
        <w:r w:rsidDel="00935AF8">
          <w:rPr>
            <w:noProof/>
          </w:rPr>
          <w:delText xml:space="preserve">; </w:delText>
        </w:r>
        <w:r w:rsidDel="00935AF8">
          <w:rPr>
            <w:noProof/>
          </w:rPr>
          <w:fldChar w:fldCharType="begin" w:fldLock="1"/>
        </w:r>
        <w:r w:rsidR="00E719C0" w:rsidRPr="00393F8C" w:rsidDel="00935AF8">
          <w:rPr>
            <w:noProof/>
          </w:rPr>
          <w:delInstrText>ADDIN CSL_CITATION { "citationItems" : [ { "id" : "ITEM-1", "itemData" : { "DOI" : "10.1002/2015GL066858", "author" : [ { "dropping-particle" : "", "family" : "Kumar", "given" : "S", "non-dropping-particle" : "", "parse-names" : fal</w:delInstrText>
        </w:r>
        <w:r w:rsidR="00E719C0" w:rsidRPr="001D5B54" w:rsidDel="00935AF8">
          <w:rPr>
            <w:noProof/>
            <w:lang w:val="en-US"/>
            <w:rPrChange w:id="1199" w:author="Clotilde Pean" w:date="2021-06-21T14:14:00Z">
              <w:rPr>
                <w:noProof/>
              </w:rPr>
            </w:rPrChange>
          </w:rPr>
          <w:delInstrText>se, "suffix" : "" }, { "dropping-particle" : "", "family" : "Allan", "given" : "R. P.", "non-dropping-particle" : "", "parse-names" : false, "suffix" : "" }, { "dropping-particle" : "", "family" : "Zwiers", "given" : "F.W.", "non-dropping-particle" : "", "parse-names" : false, "suffix" : "" }, { "dropping-particle" : "", "family" : "Lawrence", "given" : "D. M.", "non-dropping-particle" : "", "parse-names" : false, "suffix" : "" }, { "dropping-particle" : "", "family" : "Dirmeyer", "given" : "P A", "non-dropping-particle" : "", "parse-names" : false, "suffix" : "" } ], "container-title" : "Geophys. Res. Lett.", "id" : "ITEM-1", "issued" : { "date-parts" : [ [ "2015" ] ] }, "page" : "10867-10875", "title" : "Revisiting trends in wetness and dryness in the presence of internal climate variability and water limitations over land", "translator" : [ { "dropping-particle" : "", "family" : "J5468", "given" : "", "non-dropping-particle" : "", "parse-names" : false, "suffix" : "" } ], "type" : "article-journal", "volume" : "42" }, "uris" : [ "http://www.mendeley.com/documents/?uuid=6b3955ea-9a90-4b97-9602-573f13d461db" ] } ], "mendeley" : { "formattedCitation" : "(Kumar et al., 2015)", "manualFormatting" : "Kumar et al., 2015", "plainTextFormattedCitation" : "(Kumar et al., 2015)", "previouslyFormattedCitation" : "(Kumar et al., 2015)" }, "properties" : { "noteIndex" : 0 }, "schema" : "https://github.com/citation-style-language/schema/raw/master/csl-citation.json" }</w:delInstrText>
        </w:r>
        <w:r w:rsidDel="00935AF8">
          <w:rPr>
            <w:noProof/>
          </w:rPr>
          <w:fldChar w:fldCharType="separate"/>
        </w:r>
        <w:r w:rsidR="00372D37" w:rsidRPr="001D5B54" w:rsidDel="00935AF8">
          <w:rPr>
            <w:noProof/>
            <w:lang w:val="en-US"/>
            <w:rPrChange w:id="1200" w:author="Clotilde Pean" w:date="2021-06-21T14:14:00Z">
              <w:rPr>
                <w:noProof/>
              </w:rPr>
            </w:rPrChange>
          </w:rPr>
          <w:delText>Kumar et al., 2015</w:delText>
        </w:r>
        <w:r w:rsidDel="00935AF8">
          <w:rPr>
            <w:noProof/>
          </w:rPr>
          <w:fldChar w:fldCharType="end"/>
        </w:r>
      </w:del>
      <w:bookmarkEnd w:id="1192"/>
      <w:del w:id="1201" w:author="Ian Blenkinsop" w:date="2021-07-13T11:45:00Z">
        <w:r w:rsidRPr="001D5B54" w:rsidDel="000044A9">
          <w:rPr>
            <w:noProof/>
            <w:lang w:val="en-US"/>
            <w:rPrChange w:id="1202" w:author="Clotilde Pean" w:date="2021-06-21T14:14:00Z">
              <w:rPr>
                <w:noProof/>
              </w:rPr>
            </w:rPrChange>
          </w:rPr>
          <w:delText xml:space="preserve">, see also </w:delText>
        </w:r>
        <w:r w:rsidR="00AB0A4A" w:rsidRPr="001D5B54" w:rsidDel="000044A9">
          <w:rPr>
            <w:noProof/>
            <w:lang w:val="en-US"/>
            <w:rPrChange w:id="1203" w:author="Clotilde Pean" w:date="2021-06-21T14:14:00Z">
              <w:rPr>
                <w:noProof/>
              </w:rPr>
            </w:rPrChange>
          </w:rPr>
          <w:delText>S</w:delText>
        </w:r>
        <w:r w:rsidRPr="001D5B54" w:rsidDel="000044A9">
          <w:rPr>
            <w:noProof/>
            <w:lang w:val="en-US"/>
            <w:rPrChange w:id="1204" w:author="Clotilde Pean" w:date="2021-06-21T14:14:00Z">
              <w:rPr>
                <w:noProof/>
              </w:rPr>
            </w:rPrChange>
          </w:rPr>
          <w:delText>ection 8.2.2.1</w:delText>
        </w:r>
      </w:del>
      <w:r w:rsidRPr="001D5B54">
        <w:rPr>
          <w:noProof/>
          <w:lang w:val="en-US"/>
          <w:rPrChange w:id="1205" w:author="Clotilde Pean" w:date="2021-06-21T14:14:00Z">
            <w:rPr>
              <w:noProof/>
            </w:rPr>
          </w:rPrChange>
        </w:rPr>
        <w:t xml:space="preserve">). </w:t>
      </w:r>
      <w:r>
        <w:rPr>
          <w:noProof/>
        </w:rPr>
        <w:fldChar w:fldCharType="begin" w:fldLock="1"/>
      </w:r>
      <w:r w:rsidR="008F46A5" w:rsidRPr="001D5B54">
        <w:rPr>
          <w:noProof/>
          <w:lang w:val="en-US"/>
          <w:rPrChange w:id="1206" w:author="Clotilde Pean" w:date="2021-06-21T14:14:00Z">
            <w:rPr>
              <w:noProof/>
            </w:rPr>
          </w:rPrChange>
        </w:rPr>
        <w:instrText>ADDIN CSL_CITATION { "citationItems" : [ { "id" : "ITEM-1", "itemData" : { "DOI" : "10.1002/2016GL071194", "author" : [ { "dropping-particle" : "", "family" : "Polson", "given" : "D", "non-dropping-particle" : "", "parse-names" : false, "suffix" : "" }, { "dropping-particle" : "", "family" : "Hegerl", "given" : "G C", "non-dropping-particle" : "", "parse-names" : false, "suffix" : "" } ], "container-title" : "Geophysical Research Letters", "id" : "ITEM-1", "issued" : { "date-parts" : [ [ "2017" ] ] }, "page" : "365-373", "title" : "Strengthening contrast between precipitation in tropical wet and dry regions", "translator" : [ { "dropping-particle" : "", "family" : "J771", "given" : "", "non-dropping-particle" : "", "parse-names" : false, "suffix" : "" } ], "type" : "article-journal", "volume" : "44" }, "uris" : [ "http://www.mendeley.com/documents/?uuid=075a8d0c-161b-48e0-8651-ea1bdccf9b5e" ] } ], "mendeley" : { "formattedCitation" : "(Polson and Hegerl, 2017)", "manualFormatting" : "Polson and Hegerl (2017)", "plainTextFormattedCitation" : "(Polson and Hegerl, 2017)", "previouslyFormattedCitation" : "(Polson and Hegerl, 2017)" }, "properties" : { "noteIndex" : 0 }, "schema" : "https://github.com/citation-style-language/schema/raw/master/csl-citation.json" }</w:instrText>
      </w:r>
      <w:r>
        <w:rPr>
          <w:noProof/>
        </w:rPr>
        <w:fldChar w:fldCharType="separate"/>
      </w:r>
      <w:r w:rsidR="00393F8C" w:rsidRPr="001D5B54">
        <w:rPr>
          <w:noProof/>
          <w:lang w:val="en-US"/>
          <w:rPrChange w:id="1207" w:author="Clotilde Pean" w:date="2021-06-21T14:14:00Z">
            <w:rPr>
              <w:noProof/>
            </w:rPr>
          </w:rPrChange>
        </w:rPr>
        <w:t>Polson and Hegerl (2017)</w:t>
      </w:r>
      <w:r>
        <w:rPr>
          <w:noProof/>
        </w:rPr>
        <w:fldChar w:fldCharType="end"/>
      </w:r>
      <w:r w:rsidRPr="001D5B54">
        <w:rPr>
          <w:noProof/>
          <w:lang w:val="en-US"/>
          <w:rPrChange w:id="1208" w:author="Clotilde Pean" w:date="2021-06-21T14:14:00Z">
            <w:rPr>
              <w:noProof/>
            </w:rPr>
          </w:rPrChange>
        </w:rPr>
        <w:t xml:space="preserve"> explain</w:t>
      </w:r>
      <w:r w:rsidR="00724ABA" w:rsidRPr="001D5B54">
        <w:rPr>
          <w:noProof/>
          <w:lang w:val="en-US"/>
          <w:rPrChange w:id="1209" w:author="Clotilde Pean" w:date="2021-06-21T14:14:00Z">
            <w:rPr>
              <w:noProof/>
            </w:rPr>
          </w:rPrChange>
        </w:rPr>
        <w:t>ed</w:t>
      </w:r>
      <w:r w:rsidRPr="001D5B54">
        <w:rPr>
          <w:noProof/>
          <w:lang w:val="en-US"/>
          <w:rPrChange w:id="1210" w:author="Clotilde Pean" w:date="2021-06-21T14:14:00Z">
            <w:rPr>
              <w:noProof/>
            </w:rPr>
          </w:rPrChange>
        </w:rPr>
        <w:t xml:space="preserve"> this discrepancy </w:t>
      </w:r>
      <w:r w:rsidR="00C910CA" w:rsidRPr="001D5B54">
        <w:rPr>
          <w:noProof/>
          <w:lang w:val="en-US"/>
          <w:rPrChange w:id="1211" w:author="Clotilde Pean" w:date="2021-06-21T14:14:00Z">
            <w:rPr>
              <w:noProof/>
            </w:rPr>
          </w:rPrChange>
        </w:rPr>
        <w:t xml:space="preserve">by </w:t>
      </w:r>
      <w:r w:rsidRPr="001D5B54">
        <w:rPr>
          <w:noProof/>
          <w:lang w:val="en-US"/>
          <w:rPrChange w:id="1212" w:author="Clotilde Pean" w:date="2021-06-21T14:14:00Z">
            <w:rPr>
              <w:noProof/>
            </w:rPr>
          </w:rPrChange>
        </w:rPr>
        <w:t xml:space="preserve">taking into account the seasonal and interannual movement of the regions </w:t>
      </w:r>
      <w:r>
        <w:rPr>
          <w:noProof/>
        </w:rPr>
        <w:fldChar w:fldCharType="begin" w:fldLock="1"/>
      </w:r>
      <w:r w:rsidR="00D33CB6" w:rsidRPr="001D5B54">
        <w:rPr>
          <w:noProof/>
          <w:lang w:val="en-US"/>
          <w:rPrChange w:id="1213" w:author="Clotilde Pean" w:date="2021-06-21T14:14:00Z">
            <w:rPr>
              <w:noProof/>
            </w:rPr>
          </w:rPrChange>
        </w:rPr>
        <w:instrText>ADDIN CSL_CITATION { "citationItems" : [ { "id" : "ITEM-1", "itemData" : { "DOI" : "10.1038/ngeo2243", "ISSN" : "1752-0894", "author" : [ { "dropping-particle" : "", "family" : "Allan", "given" : "Richard P.", "non-dropping-particle" : "", "parse-names" : false, "suffix" : "" } ], "container-title" : "Nature Geoscience", "id" : "ITEM-1", "issue" : "10", "issued" : { "date-parts" : [ [ "2014", "10", "14" ] ] }, "page" : "700-701", "title" : "Dichotomy of drought and deluge", "translator" : [ { "dropping-particle" : "", "family" : "J6132", "given" : "", "non-dropping-particle" : "", "parse-names" : false, "suffix" : "" } ], "type" : "article-journal", "volume" : "7" }, "uris" : [ "http://www.mendeley.com/documents/?uuid=9912dc74-4756-41c2-8d8d-9759490ad1cd" ] } ], "mendeley" : { "formattedCitation" : "(Allan, 2014)", "plainTextFormattedCitation" : "(Allan, 2014)", "previouslyFormattedCitation" : "(Allan, 2014)" }, "properties" : { "noteIndex" : 0 }, "schema" : "https://github.com/citation-style-language/schema/raw/master/csl-citation.json" }</w:instrText>
      </w:r>
      <w:r>
        <w:rPr>
          <w:noProof/>
        </w:rPr>
        <w:fldChar w:fldCharType="separate"/>
      </w:r>
      <w:r w:rsidR="00393F8C" w:rsidRPr="001D5B54">
        <w:rPr>
          <w:noProof/>
          <w:lang w:val="en-US"/>
          <w:rPrChange w:id="1214" w:author="Clotilde Pean" w:date="2021-06-21T14:14:00Z">
            <w:rPr>
              <w:noProof/>
            </w:rPr>
          </w:rPrChange>
        </w:rPr>
        <w:t>(Allan, 2014)</w:t>
      </w:r>
      <w:r>
        <w:rPr>
          <w:noProof/>
        </w:rPr>
        <w:fldChar w:fldCharType="end"/>
      </w:r>
      <w:r w:rsidRPr="001D5B54">
        <w:rPr>
          <w:noProof/>
          <w:lang w:val="en-US"/>
          <w:rPrChange w:id="1215" w:author="Clotilde Pean" w:date="2021-06-21T14:14:00Z">
            <w:rPr>
              <w:noProof/>
            </w:rPr>
          </w:rPrChange>
        </w:rPr>
        <w:t xml:space="preserve">. </w:t>
      </w:r>
      <w:r w:rsidRPr="00E457C1">
        <w:rPr>
          <w:noProof/>
          <w:lang w:val="en-US"/>
        </w:rPr>
        <w:t>A follow-up study using CMIP6 models also found that the observed</w:t>
      </w:r>
      <w:r w:rsidR="00F7472E" w:rsidRPr="00E457C1">
        <w:rPr>
          <w:noProof/>
          <w:lang w:val="en-US"/>
        </w:rPr>
        <w:t xml:space="preserve"> strengthening</w:t>
      </w:r>
      <w:r w:rsidRPr="00E457C1">
        <w:rPr>
          <w:noProof/>
          <w:lang w:val="en-US"/>
        </w:rPr>
        <w:t xml:space="preserve"> contrast </w:t>
      </w:r>
      <w:r w:rsidR="00F7472E" w:rsidRPr="00E457C1">
        <w:rPr>
          <w:noProof/>
          <w:lang w:val="en-US"/>
        </w:rPr>
        <w:t xml:space="preserve">of precipitation </w:t>
      </w:r>
      <w:r w:rsidRPr="00E457C1">
        <w:rPr>
          <w:noProof/>
          <w:lang w:val="en-US"/>
        </w:rPr>
        <w:t xml:space="preserve">over wet and dry regions was detectable, although </w:t>
      </w:r>
      <w:r w:rsidR="00F7472E" w:rsidRPr="00E457C1">
        <w:rPr>
          <w:noProof/>
          <w:lang w:val="en-US"/>
        </w:rPr>
        <w:t xml:space="preserve">the increase </w:t>
      </w:r>
      <w:r w:rsidRPr="00E457C1">
        <w:rPr>
          <w:noProof/>
          <w:lang w:val="en-US"/>
        </w:rPr>
        <w:t>was significantly larger</w:t>
      </w:r>
      <w:r w:rsidR="00F7472E" w:rsidRPr="00E457C1">
        <w:rPr>
          <w:noProof/>
          <w:lang w:val="en-US"/>
        </w:rPr>
        <w:t xml:space="preserve"> in observations</w:t>
      </w:r>
      <w:r w:rsidRPr="00E457C1">
        <w:rPr>
          <w:noProof/>
          <w:lang w:val="en-US"/>
        </w:rPr>
        <w:t xml:space="preserve"> than in the multi-model mean. The change was attributed to a combination of </w:t>
      </w:r>
      <w:r w:rsidR="00ED72C4" w:rsidRPr="00E457C1">
        <w:rPr>
          <w:lang w:val="en-US"/>
        </w:rPr>
        <w:t xml:space="preserve">anthropogenic and </w:t>
      </w:r>
      <w:r w:rsidRPr="00E457C1">
        <w:rPr>
          <w:noProof/>
          <w:lang w:val="en-US"/>
        </w:rPr>
        <w:t>natural forcings, with anthropogenic forcings detectable in multi-signal analyses (</w:t>
      </w:r>
      <w:r w:rsidR="00CA2F83" w:rsidRPr="00E457C1">
        <w:rPr>
          <w:noProof/>
          <w:lang w:val="en-US"/>
        </w:rPr>
        <w:t>Figure 3.14</w:t>
      </w:r>
      <w:r w:rsidRPr="00E457C1">
        <w:rPr>
          <w:noProof/>
          <w:lang w:val="en-US"/>
        </w:rPr>
        <w:t xml:space="preserve">; </w:t>
      </w:r>
      <w:r>
        <w:rPr>
          <w:noProof/>
        </w:rPr>
        <w:fldChar w:fldCharType="begin" w:fldLock="1"/>
      </w:r>
      <w:ins w:id="1216" w:author="Robin Matthews" w:date="2021-06-15T12:38:00Z">
        <w:r w:rsidR="00935AF8">
          <w:rPr>
            <w:noProof/>
            <w:lang w:val="en-US"/>
          </w:rPr>
          <w:instrText>ADDIN CSL_CITATION { "citationItems" : [ { "id" : "ITEM-1", "itemData" : { "DOI" : "10.1088/1748-9326/ab83ab", "ISSN" : "1748-9326", "author" : [ { "dropping-particle" : "", "family" : "Schurer", "given" : "Andrew P.", "non-dropping-particle" : "", "parse-names" : false, "suffix" : "" }, { "dropping-particle" : "", "family" : "Ballinger", "given" : "Andrew P", "non-dropping-particle" : "", "parse-names" : false, "suffix" : "" }, { "dropping-particle" : "", "family" : "Friedman", "given" : "Andrew R.", "non-dropping-particle" : "", "parse-names" : false, "suffix" : "" }, { "dropping-particle" : "", "family" : "Hegerl", "given" : "Gabriele C.", "non-dropping-particle" : "", "parse-names" : false, "suffix" : "" } ], "container-title" : "Environmental Research Letters", "id" : "ITEM-1", "issue" : "10", "issued" : { "date-parts" : [ [ "2020", "9", "22" ] ] }, "page" : "104026", "title" : "Human influence strengthens the contrast between tropical wet and dry regions", "translator" : [ { "dropping-particle" : "", "family" : "J2558", "given" : "", "non-dropping-particle" : "", "parse-names" : false, "suffix" : "" } ], "type" : "article-journal", "volume" : "15" }, "uris" : [ "http://www.mendeley.com/documents/?uuid=9e7c2ad4-787f-4a08-8a90-54d79d5db966" ] } ], "mendeley" : { "formattedCitation" : "(Schurer et al., 2020)", "manualFormatting" : "Schurer et al., 2020)", "plainTextFormattedCitation" : "(Schurer et al., 2020)", "previouslyFormattedCitation" : "(Schurer et al., 2020)" }, "properties" : { "noteIndex" : 0 }, "schema" : "https://github.com/citation-style-language/schema/raw/master/csl-citation.json" }</w:instrText>
        </w:r>
      </w:ins>
      <w:del w:id="1217" w:author="Robin Matthews" w:date="2021-06-15T12:38:00Z">
        <w:r w:rsidR="008F46A5" w:rsidRPr="00E457C1" w:rsidDel="00935AF8">
          <w:rPr>
            <w:noProof/>
            <w:lang w:val="en-US"/>
          </w:rPr>
          <w:delInstrText>ADDIN CSL_CITATION { "citationItems" : [ { "id" : "ITEM-1", "itemData" : { "DOI" : "10.1088/1748-9326/ab83ab", "ISSN" : "1748-9326", "author" : [ { "dropping-particle" : "", "family" : "Schurer", "given" : "Andrew P.", "non-dropping-particle" : "", "parse-names" : false, "suffix" : "" }, { "dropping-particle" : "", "family" : "Ballinger", "given" : "Andrew P", "non-dropping-particle" : "", "parse-names" : false, "suffix" : "" }, { "dropping-particle" : "", "family" : "Friedman", "given" : "Andrew R.", "non-dropping-particle" : "", "parse-names" : false, "suffix" : "" }, { "dropping-particle" : "", "family" : "Hegerl", "given" : "Gabriele C.", "non-dropping-particle" : "", "parse-names" : false, "suffix" : "" } ], "container-title" : "Environmental Research Letters", "id" : "ITEM-1", "issue" : "10", "issued" : { "date-parts" : [ [ "2020", "9", "22" ] ] }, "page" : "104026", "title" : "Human influence strengthens the contrast between tropical wet and dry regions", "translator" : [ { "dropping-particle" : "", "family" : "J2558", "given" : "", "non-dropping-particle" : "", "parse-names" : false, "suffix" : "" } ], "type" : "article-journal", "volume" : "15" }, "uris" : [ "http://www.mendeley.com/documents/?uuid=9e7c2ad4-787f-4a08-8a90-54d79d5db966" ] } ], "mendeley" : { "formattedCitation" : "(Schurer et al., 2020)", "man</w:delInstrText>
        </w:r>
        <w:r w:rsidR="008F46A5" w:rsidDel="00935AF8">
          <w:rPr>
            <w:noProof/>
          </w:rPr>
          <w:delInstrText>ualFormatting" : "Schurer et al. (2020)", "plainTextFormattedCitation" : "(Schurer et al., 2020)", "previouslyFormattedCitation" : "(Schurer et al., 2020)" }, "properties" : { "noteIndex" : 0 }, "schema" : "https://github.com/citation-style-language/schema/raw/master/csl-citation.json" }</w:delInstrText>
        </w:r>
      </w:del>
      <w:r>
        <w:rPr>
          <w:noProof/>
        </w:rPr>
        <w:fldChar w:fldCharType="separate"/>
      </w:r>
      <w:r w:rsidR="00393F8C">
        <w:rPr>
          <w:noProof/>
        </w:rPr>
        <w:t>Schurer et al., 2020)</w:t>
      </w:r>
      <w:r>
        <w:rPr>
          <w:noProof/>
        </w:rPr>
        <w:fldChar w:fldCharType="end"/>
      </w:r>
      <w:del w:id="1218" w:author="Robin Matthews" w:date="2021-06-15T12:38:00Z">
        <w:r w:rsidDel="00935AF8">
          <w:rPr>
            <w:noProof/>
          </w:rPr>
          <w:fldChar w:fldCharType="begin" w:fldLock="1"/>
        </w:r>
        <w:r w:rsidR="008F46A5" w:rsidRPr="00393F8C" w:rsidDel="00935AF8">
          <w:rPr>
            <w:noProof/>
          </w:rPr>
          <w:delInstrText>ADDIN CSL_CITATION { "citationItems" : [ { "id" : "ITEM-1", "itemData" : { "DOI" : "10.1088/1748-9326/ab83ab", "ISSN" : "1748-9326", "author" : [ { "dropping-particle" : "", "family" : "Schurer", "given" : "Andrew P.", "non-dropping-particle" : "", "parse-names" : false, "suffix" : "" }, { "dropping-particle" : "", "family" : "Ballinger", "given" : "Andrew P", "non-dropping-particle" : "", "parse-names" : false, "suffix" : "" }, { "dropping-particle" : "", "family" : "Friedman", "given" : "Andrew R.", "non-dropping-particle" : "", "parse-names" : false, "suffix" : "" }, { "dropping-particle" : "", "family" : "Hegerl", "given" : "Gabriele C.", "non-dropping-particle" : "", "parse-names" : false, "suffix" : "" } ], "container-title" : "Environmental Research Letters", "id" : "ITEM-1", "issue" : "10", "issued" : { "date-parts" : [ [ "2020", "9", "22" ] ] }, "page" : "104026", "title" : "Human influence strengthens the contrast between tropical wet and dry regions", "translator" : [ { "dropping-particle" : "", "family" : "J2558", "given" : "", "non-dropping-particle" : "", "parse-names" : false, "suffix" : "" } ], "type" : "article-journal", "volume" : "15" }, "uris" : [ "http://www.mendeley.com/documents/?uuid=9e7c2ad4-787f-4a08-8a90-54d79d5db966" ] } ], "mendeley" : { "formattedCitation" : "(Schurer et al., 2020)", "manualFormatting" : ")", "plainTextFormattedCitation" : "(Schurer et al., 2020)", "previouslyFormattedCitation" : "(Schurer et al., 2020)" }, "properties" : { "noteIndex" : 0 }, "schema" : "https://github.com/citation-style-language/schema/raw/master/csl-citation.json" }</w:delInstrText>
        </w:r>
        <w:r w:rsidDel="00935AF8">
          <w:rPr>
            <w:noProof/>
          </w:rPr>
          <w:fldChar w:fldCharType="separate"/>
        </w:r>
        <w:r w:rsidR="00372D37" w:rsidRPr="00935AF8" w:rsidDel="00935AF8">
          <w:rPr>
            <w:noProof/>
          </w:rPr>
          <w:delText>)</w:delText>
        </w:r>
        <w:r w:rsidDel="00935AF8">
          <w:rPr>
            <w:noProof/>
          </w:rPr>
          <w:fldChar w:fldCharType="end"/>
        </w:r>
      </w:del>
      <w:r>
        <w:rPr>
          <w:noProof/>
        </w:rPr>
        <w:t xml:space="preserve">. </w:t>
      </w:r>
    </w:p>
    <w:p w14:paraId="7E34B095" w14:textId="0DDDB301" w:rsidR="009F594A" w:rsidRDefault="009F594A" w:rsidP="009F594A">
      <w:pPr>
        <w:pStyle w:val="AR6BodyText"/>
        <w:rPr>
          <w:noProof/>
        </w:rPr>
      </w:pPr>
    </w:p>
    <w:p w14:paraId="0D28E3FD" w14:textId="77777777" w:rsidR="00A31AA5" w:rsidRDefault="00A31AA5" w:rsidP="009F594A">
      <w:pPr>
        <w:pStyle w:val="AR6BodyText"/>
        <w:rPr>
          <w:noProof/>
        </w:rPr>
      </w:pPr>
    </w:p>
    <w:p w14:paraId="466731F9" w14:textId="65218CD7" w:rsidR="009F594A" w:rsidRDefault="009F594A" w:rsidP="009F594A">
      <w:pPr>
        <w:pStyle w:val="AR6BodyText"/>
        <w:jc w:val="both"/>
        <w:rPr>
          <w:b/>
          <w:noProof/>
        </w:rPr>
      </w:pPr>
      <w:r>
        <w:rPr>
          <w:b/>
          <w:noProof/>
        </w:rPr>
        <w:t xml:space="preserve">[START </w:t>
      </w:r>
      <w:r w:rsidRPr="00682BD7">
        <w:rPr>
          <w:b/>
          <w:noProof/>
        </w:rPr>
        <w:t>FIGURE 3.</w:t>
      </w:r>
      <w:r w:rsidRPr="00682BD7">
        <w:rPr>
          <w:rStyle w:val="AR6Chap3FigureCar"/>
          <w:b/>
          <w:noProof/>
          <w:sz w:val="22"/>
          <w:lang w:val="en-GB"/>
        </w:rPr>
        <w:t>1</w:t>
      </w:r>
      <w:r w:rsidR="00CA2F83">
        <w:rPr>
          <w:rStyle w:val="AR6Chap3FigureCar"/>
          <w:b/>
          <w:noProof/>
          <w:sz w:val="22"/>
          <w:lang w:val="en-GB"/>
        </w:rPr>
        <w:t>4</w:t>
      </w:r>
      <w:r w:rsidRPr="00682BD7">
        <w:rPr>
          <w:rStyle w:val="AR6Chap3FigureCar"/>
          <w:b/>
          <w:noProof/>
          <w:sz w:val="22"/>
          <w:lang w:val="en-GB"/>
        </w:rPr>
        <w:t xml:space="preserve"> </w:t>
      </w:r>
      <w:r w:rsidRPr="00682BD7">
        <w:rPr>
          <w:b/>
          <w:noProof/>
        </w:rPr>
        <w:t>HERE</w:t>
      </w:r>
      <w:r>
        <w:rPr>
          <w:b/>
          <w:noProof/>
        </w:rPr>
        <w:t>]</w:t>
      </w:r>
    </w:p>
    <w:p w14:paraId="7FF50262" w14:textId="77777777" w:rsidR="009F594A" w:rsidRDefault="009F594A" w:rsidP="009F594A">
      <w:pPr>
        <w:pStyle w:val="AR6BodyText"/>
        <w:jc w:val="both"/>
        <w:rPr>
          <w:noProof/>
        </w:rPr>
      </w:pPr>
    </w:p>
    <w:p w14:paraId="1992C95B" w14:textId="77777777" w:rsidR="00BE2759" w:rsidRPr="00BE2759" w:rsidRDefault="00BE2759" w:rsidP="00BE2759">
      <w:pPr>
        <w:numPr>
          <w:ilvl w:val="0"/>
          <w:numId w:val="2"/>
        </w:numPr>
        <w:ind w:left="1134" w:hanging="1134"/>
        <w:rPr>
          <w:sz w:val="20"/>
          <w:lang w:val="en-US"/>
        </w:rPr>
      </w:pPr>
      <w:bookmarkStart w:id="1219" w:name="_Hlk57040785"/>
      <w:r w:rsidRPr="00BE2759">
        <w:rPr>
          <w:b/>
          <w:sz w:val="20"/>
          <w:lang w:val="en-US"/>
        </w:rPr>
        <w:t>Wet (a) and dry (b) region tropical mean (30°S</w:t>
      </w:r>
      <w:del w:id="1220" w:author="Sara M Tuson" w:date="2021-06-30T10:32:00Z">
        <w:r w:rsidRPr="00BE2759" w:rsidDel="00E413CC">
          <w:rPr>
            <w:b/>
            <w:sz w:val="20"/>
            <w:lang w:val="en-US"/>
          </w:rPr>
          <w:delText>-</w:delText>
        </w:r>
      </w:del>
      <w:ins w:id="1221" w:author="Sara M Tuson" w:date="2021-06-30T10:32:00Z">
        <w:r w:rsidRPr="00BE2759">
          <w:rPr>
            <w:b/>
            <w:sz w:val="20"/>
            <w:lang w:val="en-US"/>
          </w:rPr>
          <w:t>–</w:t>
        </w:r>
      </w:ins>
      <w:r w:rsidRPr="00BE2759">
        <w:rPr>
          <w:b/>
          <w:sz w:val="20"/>
          <w:lang w:val="en-US"/>
        </w:rPr>
        <w:t>30°N) annual precipitation anomalies.</w:t>
      </w:r>
      <w:r w:rsidRPr="00BE2759">
        <w:rPr>
          <w:sz w:val="20"/>
          <w:lang w:val="en-US"/>
        </w:rPr>
        <w:t xml:space="preserve"> Observed data are shown with black lines (GPCP), ERA5 reanalysis in grey, single model simulations results are shown with light blue/red lines (CMIP6), and multi-model-mean results are shown with dark blue/red lines (CMIP6). Wet and dry region annual anomalies are calculated as the running mean over 12 months relative to a 1988</w:t>
      </w:r>
      <w:del w:id="1222" w:author="Sara M Tuson" w:date="2021-06-30T10:32:00Z">
        <w:r w:rsidRPr="00BE2759" w:rsidDel="00E413CC">
          <w:rPr>
            <w:sz w:val="20"/>
            <w:lang w:val="en-US"/>
          </w:rPr>
          <w:delText>-</w:delText>
        </w:r>
      </w:del>
      <w:ins w:id="1223" w:author="Sara M Tuson" w:date="2021-06-30T10:32:00Z">
        <w:r w:rsidRPr="00BE2759">
          <w:rPr>
            <w:sz w:val="20"/>
            <w:lang w:val="en-US"/>
          </w:rPr>
          <w:t>–</w:t>
        </w:r>
      </w:ins>
      <w:r w:rsidRPr="00BE2759">
        <w:rPr>
          <w:sz w:val="20"/>
          <w:lang w:val="en-US"/>
        </w:rPr>
        <w:t>2020 based period. The regions are defined as the wettest third and driest third of the surface area, calculated for the observations and for each model separately for each season (following</w:t>
      </w:r>
      <w:r w:rsidRPr="00BE2759">
        <w:rPr>
          <w:sz w:val="20"/>
          <w:lang w:val="en-US"/>
        </w:rPr>
        <w:fldChar w:fldCharType="begin" w:fldLock="1"/>
      </w:r>
      <w:r w:rsidRPr="00BE2759">
        <w:rPr>
          <w:sz w:val="20"/>
          <w:lang w:val="en-US"/>
        </w:rPr>
        <w:instrText>ADDIN CSL_CITATION { "citationItems" : [ { "id" : "ITEM-1", "itemData" : { "DOI" : "10.1002/2016GL071194", "author" : [ { "dropping-particle" : "", "family" : "Polson", "given" : "D", "non-dropping-particle" : "", "parse-names" : false, "suffix" : "" }, { "dropping-particle" : "", "family" : "Hegerl", "given" : "G C", "non-dropping-particle" : "", "parse-names" : false, "suffix" : "" } ], "container-title" : "Geophysical Research Letters", "id" : "ITEM-1", "issued" : { "date-parts" : [ [ "2017" ] ] }, "page" : "365-373", "title" : "Strengthening contrast between precipitation in tropical wet and dry regions", "translator" : [ { "dropping-particle" : "", "family" : "J771", "given" : "", "non-dropping-particle" : "", "parse-names" : false, "suffix" : "" } ], "type" : "article-journal", "volume" : "44" }, "uris" : [ "http://www.mendeley.com/documents/?uuid=075a8d0c-161b-48e0-8651-ea1bdccf9b5e" ] } ], "mendeley" : { "formattedCitation" : "(Polson and Hegerl, 2017)", "manualFormatting" : " Polson and Hegerl, 2017)", "plainTextFormattedCitation" : "(Polson and Hegerl, 2017)", "previouslyFormattedCitation" : "(Polson and Hegerl, 2017)" }, "properties" : { "noteIndex" : 0 }, "schema" : "https://github.com/citation-style-language/schema/raw/master/csl-citation.json" }</w:instrText>
      </w:r>
      <w:r w:rsidRPr="00BE2759">
        <w:rPr>
          <w:sz w:val="20"/>
          <w:lang w:val="en-US"/>
        </w:rPr>
        <w:fldChar w:fldCharType="separate"/>
      </w:r>
      <w:r w:rsidRPr="00BE2759">
        <w:rPr>
          <w:noProof/>
          <w:sz w:val="20"/>
          <w:lang w:val="en-US"/>
        </w:rPr>
        <w:t xml:space="preserve"> Polson and Hegerl, 2017)</w:t>
      </w:r>
      <w:r w:rsidRPr="00BE2759">
        <w:rPr>
          <w:sz w:val="20"/>
          <w:lang w:val="en-US"/>
        </w:rPr>
        <w:fldChar w:fldCharType="end"/>
      </w:r>
      <w:r w:rsidRPr="00BE2759">
        <w:rPr>
          <w:sz w:val="20"/>
          <w:lang w:val="en-US"/>
        </w:rPr>
        <w:t xml:space="preserve">. Scaling factors </w:t>
      </w:r>
      <w:r w:rsidRPr="00BE2759">
        <w:rPr>
          <w:b/>
          <w:bCs/>
          <w:sz w:val="20"/>
          <w:lang w:val="en-US"/>
          <w:rPrChange w:id="1224" w:author="Ian Blenkinsop" w:date="2021-07-07T14:13:00Z">
            <w:rPr/>
          </w:rPrChange>
        </w:rPr>
        <w:t>(</w:t>
      </w:r>
      <w:del w:id="1225" w:author="Ian Blenkinsop" w:date="2021-07-07T14:13:00Z">
        <w:r w:rsidRPr="00BE2759" w:rsidDel="00AD6D8A">
          <w:rPr>
            <w:b/>
            <w:bCs/>
            <w:sz w:val="20"/>
            <w:lang w:val="en-US"/>
            <w:rPrChange w:id="1226" w:author="Ian Blenkinsop" w:date="2021-07-07T14:13:00Z">
              <w:rPr/>
            </w:rPrChange>
          </w:rPr>
          <w:delText xml:space="preserve">panels </w:delText>
        </w:r>
      </w:del>
      <w:r w:rsidRPr="00BE2759">
        <w:rPr>
          <w:b/>
          <w:bCs/>
          <w:sz w:val="20"/>
          <w:lang w:val="en-US"/>
          <w:rPrChange w:id="1227" w:author="Ian Blenkinsop" w:date="2021-07-07T14:13:00Z">
            <w:rPr/>
          </w:rPrChange>
        </w:rPr>
        <w:t>c,</w:t>
      </w:r>
      <w:ins w:id="1228" w:author="Sara M Tuson" w:date="2021-07-01T07:37:00Z">
        <w:r w:rsidRPr="00BE2759">
          <w:rPr>
            <w:b/>
            <w:bCs/>
            <w:sz w:val="20"/>
            <w:lang w:val="en-US"/>
            <w:rPrChange w:id="1229" w:author="Ian Blenkinsop" w:date="2021-07-07T14:13:00Z">
              <w:rPr/>
            </w:rPrChange>
          </w:rPr>
          <w:t xml:space="preserve"> </w:t>
        </w:r>
      </w:ins>
      <w:r w:rsidRPr="00BE2759">
        <w:rPr>
          <w:b/>
          <w:bCs/>
          <w:sz w:val="20"/>
          <w:lang w:val="en-US"/>
          <w:rPrChange w:id="1230" w:author="Ian Blenkinsop" w:date="2021-07-07T14:13:00Z">
            <w:rPr/>
          </w:rPrChange>
        </w:rPr>
        <w:t>d)</w:t>
      </w:r>
      <w:r w:rsidRPr="00BE2759">
        <w:rPr>
          <w:sz w:val="20"/>
          <w:lang w:val="en-US"/>
        </w:rPr>
        <w:t xml:space="preserve"> are calculated for the combination of the wet and dry region mean, where the observations, reanalysis and all the model simulations are first standardi</w:t>
      </w:r>
      <w:ins w:id="1231" w:author="Sara M Tuson" w:date="2021-07-03T07:46:00Z">
        <w:r w:rsidRPr="00BE2759">
          <w:rPr>
            <w:sz w:val="20"/>
            <w:lang w:val="en-US"/>
          </w:rPr>
          <w:t>z</w:t>
        </w:r>
      </w:ins>
      <w:del w:id="1232" w:author="Sara M Tuson" w:date="2021-07-03T07:46:00Z">
        <w:r w:rsidRPr="00BE2759" w:rsidDel="00FC426C">
          <w:rPr>
            <w:sz w:val="20"/>
            <w:lang w:val="en-US"/>
          </w:rPr>
          <w:delText>s</w:delText>
        </w:r>
      </w:del>
      <w:r w:rsidRPr="00BE2759">
        <w:rPr>
          <w:sz w:val="20"/>
          <w:lang w:val="en-US"/>
        </w:rPr>
        <w:t xml:space="preserve">ed using the mean standard deviation of the pre-industrial control simulations. Two total least squares regression methods are used: noise in variables (following </w:t>
      </w:r>
      <w:r w:rsidRPr="00BE2759">
        <w:rPr>
          <w:sz w:val="20"/>
          <w:lang w:val="en-US"/>
        </w:rPr>
        <w:fldChar w:fldCharType="begin" w:fldLock="1"/>
      </w:r>
      <w:r w:rsidRPr="00BE2759">
        <w:rPr>
          <w:sz w:val="20"/>
          <w:lang w:val="en-US"/>
        </w:rPr>
        <w:instrText>ADDIN CSL_CITATION { "citationItems" : [ { "id" : "ITEM-1", "itemData" : { "DOI" : "10.1002/2016GL071194", "author" : [ { "dropping-particle" : "", "family" : "Polson", "given" : "D", "non-dropping-particle" : "", "parse-names" : false, "suffix" : "" }, { "dropping-particle" : "", "family" : "Hegerl", "given" : "G C", "non-dropping-particle" : "", "parse-names" : false, "suffix" : "" } ], "container-title" : "Geophysical Research Letters", "id" : "ITEM-1", "issued" : { "date-parts" : [ [ "2017" ] ] }, "page" : "365-373", "title" : "Strengthening contrast between precipitation in tropical wet and dry regions", "translator" : [ { "dropping-particle" : "", "family" : "J771", "given" : "", "non-dropping-particle" : "", "parse-names" : false, "suffix" : "" } ], "type" : "article-journal", "volume" : "44" }, "uris" : [ "http://www.mendeley.com/documents/?uuid=075a8d0c-161b-48e0-8651-ea1bdccf9b5e" ] } ], "mendeley" : { "formattedCitation" : "(Polson and Hegerl, 2017)", "manualFormatting" : "Polson and Hegerl, 2017)", "plainTextFormattedCitation" : "(Polson and Hegerl, 2017)", "previouslyFormattedCitation" : "(Polson and Hegerl, 2017)" }, "properties" : { "noteIndex" : 0 }, "schema" : "https://github.com/citation-style-language/schema/raw/master/csl-citation.json" }</w:instrText>
      </w:r>
      <w:r w:rsidRPr="00BE2759">
        <w:rPr>
          <w:sz w:val="20"/>
          <w:lang w:val="en-US"/>
        </w:rPr>
        <w:fldChar w:fldCharType="separate"/>
      </w:r>
      <w:r w:rsidRPr="00BE2759">
        <w:rPr>
          <w:noProof/>
          <w:sz w:val="20"/>
          <w:lang w:val="en-US"/>
        </w:rPr>
        <w:t>Polson and Hegerl, 2017)</w:t>
      </w:r>
      <w:r w:rsidRPr="00BE2759">
        <w:rPr>
          <w:sz w:val="20"/>
          <w:lang w:val="en-US"/>
        </w:rPr>
        <w:fldChar w:fldCharType="end"/>
      </w:r>
      <w:r w:rsidRPr="00BE2759">
        <w:rPr>
          <w:sz w:val="20"/>
          <w:lang w:val="en-US"/>
        </w:rPr>
        <w:t xml:space="preserve"> which estimates a best estimate and a 5</w:t>
      </w:r>
      <w:del w:id="1233" w:author="Sara M Tuson" w:date="2021-06-30T10:32:00Z">
        <w:r w:rsidRPr="00BE2759" w:rsidDel="00E413CC">
          <w:rPr>
            <w:sz w:val="20"/>
            <w:lang w:val="en-US"/>
          </w:rPr>
          <w:delText>-</w:delText>
        </w:r>
      </w:del>
      <w:ins w:id="1234" w:author="Sara M Tuson" w:date="2021-06-30T10:32:00Z">
        <w:r w:rsidRPr="00BE2759">
          <w:rPr>
            <w:sz w:val="20"/>
            <w:lang w:val="en-US"/>
          </w:rPr>
          <w:t>–</w:t>
        </w:r>
      </w:ins>
      <w:r w:rsidRPr="00BE2759">
        <w:rPr>
          <w:sz w:val="20"/>
          <w:lang w:val="en-US"/>
        </w:rPr>
        <w:t xml:space="preserve">95% confidence interval using the pre-industrial controls (circle and thick green line) and the pre-industrial controls with double the variance (thin green line); and a bootstrap method </w:t>
      </w:r>
      <w:r w:rsidRPr="00BE2759">
        <w:rPr>
          <w:sz w:val="20"/>
          <w:lang w:val="en-US"/>
        </w:rPr>
        <w:fldChar w:fldCharType="begin" w:fldLock="1"/>
      </w:r>
      <w:r w:rsidRPr="00BE2759">
        <w:rPr>
          <w:sz w:val="20"/>
          <w:lang w:val="en-US"/>
        </w:rPr>
        <w:instrText>ADDIN CSL_CITATION { "citationItems" : [ { "id" : "ITEM-1", "itemData" : { "DOI" : "10.1007/s00382-018-4356-3", "ISSN" : "0930-7575", "abstract" : "Optimal fingerprinting is a standard method for detecting climate changes. Among the uncertainties taken into account by this method, one is the fact that the response to climate forcing is not known exactly, but in practice is estimated from ensemble averages of model simulations. This uncertainty can be taken into account using an Error-in-Variables model (or equivalently, the Total Least Squares method), and can be expressed through confidence intervals. Unfortunately, the predominant paradigm (likelihood ratio theory) for deriving confidence intervals is not guaranteed to work because the number of parameters that are estimated in the Error-in-Variables model grows with the number of observations. This paper discusses various methods for deriving confidence intervals and shows that the widely-used intervals proposed in the seminal paper by Allen and Stott are effectively equivalent to bias-corrected intervals from likelihood ratio theory. A new, computationally simpler, method for computing these intervals is derived. Nevertheless, these confidence intervals are incorrect in the ``weak-signal regime''. This conclusion does not necessarily invalidate previous detection and attribution studies because many such studies lie in the strong-signal regime, for which standard methods give correct confidence intervals. A new diagnostic is introduced to check whether or not a data set lies in the weak-signal regime. Finally, and most importantly, a bootstrap method is shown to give correct confidence intervals in both strong- and weak-signal regimes, and always produces finite confidence intervals, in contrast to the likelihood ratio method which can give unbounded intervals that do not match the actual uncertainty.", "author" : [ { "dropping-particle" : "", "family" : "DelSole", "given" : "Timothy", "non-dropping-particle" : "", "parse-names" : false, "suffix" : "" }, { "dropping-particle" : "", "family" : "Trenary", "given" : "Laurie", "non-dropping-particle" : "", "parse-names" : false, "suffix" : "" }, { "dropping-particle" : "", "family" : "Yan", "given" : "Xiaoqin", "non-dropping-particle" : "", "parse-names" : false, "suffix" : "" }, { "dropping-particle" : "", "family" : "Tippett", "given" : "Michael K", "non-dropping-particle" : "", "parse-names" : false, "suffix" : "" } ], "container-title" : "Climate Dynamics", "id" : "ITEM-1", "issue" : "7-8", "issued" : { "date-parts" : [ [ "2019", "4", "25" ] ] }, "page" : "4111-4126", "title" : "Confidence intervals in optimal fingerprinting", "translator" : [ { "dropping-particle" : "", "family" : "J5701", "given" : "", "non-dropping-particle" : "", "parse-names" : false, "suffix" : "" } ], "type" : "article-journal", "volume" : "52" }, "uris" : [ "http://www.mendeley.com/documents/?uuid=7dd6f7f7-3ae1-464e-98b3-00df6e049182" ] } ], "mendeley" : { "formattedCitation" : "(DelSole et al., 2019)", "plainTextFormattedCitation" : "(DelSole et al., 2019)", "previouslyFormattedCitation" : "(DelSole et al., 2019)" }, "properties" : { "noteIndex" : 0 }, "schema" : "https://github.com/citation-style-language/schema/raw/master/csl-citation.json" }</w:instrText>
      </w:r>
      <w:r w:rsidRPr="00BE2759">
        <w:rPr>
          <w:sz w:val="20"/>
          <w:lang w:val="en-US"/>
        </w:rPr>
        <w:fldChar w:fldCharType="separate"/>
      </w:r>
      <w:r w:rsidRPr="00BE2759">
        <w:rPr>
          <w:noProof/>
          <w:sz w:val="20"/>
          <w:lang w:val="en-US"/>
        </w:rPr>
        <w:t>(DelSole et al., 2019)</w:t>
      </w:r>
      <w:r w:rsidRPr="00BE2759">
        <w:rPr>
          <w:sz w:val="20"/>
          <w:lang w:val="en-US"/>
        </w:rPr>
        <w:fldChar w:fldCharType="end"/>
      </w:r>
      <w:r w:rsidRPr="00BE2759">
        <w:rPr>
          <w:sz w:val="20"/>
          <w:lang w:val="en-US"/>
        </w:rPr>
        <w:t xml:space="preserve"> (5</w:t>
      </w:r>
      <w:del w:id="1235" w:author="Sara M Tuson" w:date="2021-06-30T10:32:00Z">
        <w:r w:rsidRPr="00BE2759" w:rsidDel="00E413CC">
          <w:rPr>
            <w:sz w:val="20"/>
            <w:lang w:val="en-US"/>
          </w:rPr>
          <w:delText>-</w:delText>
        </w:r>
      </w:del>
      <w:ins w:id="1236" w:author="Sara M Tuson" w:date="2021-06-30T10:32:00Z">
        <w:r w:rsidRPr="00BE2759">
          <w:rPr>
            <w:sz w:val="20"/>
            <w:lang w:val="en-US"/>
          </w:rPr>
          <w:t>–</w:t>
        </w:r>
      </w:ins>
      <w:r w:rsidRPr="00BE2759">
        <w:rPr>
          <w:sz w:val="20"/>
          <w:lang w:val="en-US"/>
        </w:rPr>
        <w:t xml:space="preserve">95% confidence interval shown with a purple line and best estimate with a purple circle). Panel (c) shows results for GPCP and panel (d) for ERA5. Figure is adapted from </w:t>
      </w:r>
      <w:r w:rsidRPr="00BE2759">
        <w:rPr>
          <w:sz w:val="20"/>
          <w:lang w:val="en-US"/>
        </w:rPr>
        <w:fldChar w:fldCharType="begin" w:fldLock="1"/>
      </w:r>
      <w:r w:rsidRPr="00BE2759">
        <w:rPr>
          <w:sz w:val="20"/>
          <w:lang w:val="en-US"/>
        </w:rPr>
        <w:instrText>ADDIN CSL_CITATION { "citationItems" : [ { "id" : "ITEM-1", "itemData" : { "DOI" : "10.1088/1748-9326/ab83ab", "ISSN" : "1748-9326", "author" : [ { "dropping-particle" : "", "family" : "Schurer", "given" : "Andrew P.", "non-dropping-particle" : "", "parse-names" : false, "suffix" : "" }, { "dropping-particle" : "", "family" : "Ballinger", "given" : "Andrew P", "non-dropping-particle" : "", "parse-names" : false, "suffix" : "" }, { "dropping-particle" : "", "family" : "Friedman", "given" : "Andrew R.", "non-dropping-particle" : "", "parse-names" : false, "suffix" : "" }, { "dropping-particle" : "", "family" : "Hegerl", "given" : "Gabriele C.", "non-dropping-particle" : "", "parse-names" : false, "suffix" : "" } ], "container-title" : "Environmental Research Letters", "id" : "ITEM-1", "issue" : "10", "issued" : { "date-parts" : [ [ "2020", "9", "22" ] ] }, "page" : "104026", "title" : "Human influence strengthens the contrast between tropical wet and dry regions", "translator" : [ { "dropping-particle" : "", "family" : "J2558", "given" : "", "non-dropping-particle" : "", "parse-names" : false, "suffix" : "" } ], "type" : "article-journal", "volume" : "15" }, "uris" : [ "http://www.mendeley.com/documents/?uuid=9e7c2ad4-787f-4a08-8a90-54d79d5db966" ] } ], "mendeley" : { "formattedCitation" : "(Schurer et al., 2020)", "manualFormatting" : "Schurer et al. (2020)", "plainTextFormattedCitation" : "(Schurer et al., 2020)", "previouslyFormattedCitation" : "(Schurer et al., 2020)" }, "properties" : { "noteIndex" : 0 }, "schema" : "https://github.com/citation-style-language/schema/raw/master/csl-citation.json" }</w:instrText>
      </w:r>
      <w:r w:rsidRPr="00BE2759">
        <w:rPr>
          <w:sz w:val="20"/>
          <w:lang w:val="en-US"/>
        </w:rPr>
        <w:fldChar w:fldCharType="separate"/>
      </w:r>
      <w:r w:rsidRPr="00BE2759">
        <w:rPr>
          <w:noProof/>
          <w:sz w:val="20"/>
          <w:lang w:val="en-US"/>
        </w:rPr>
        <w:t>Schurer et al. (2020)</w:t>
      </w:r>
      <w:r w:rsidRPr="00BE2759">
        <w:rPr>
          <w:sz w:val="20"/>
          <w:lang w:val="en-US"/>
        </w:rPr>
        <w:fldChar w:fldCharType="end"/>
      </w:r>
      <w:r w:rsidRPr="00BE2759">
        <w:rPr>
          <w:sz w:val="20"/>
          <w:lang w:val="en-US"/>
        </w:rPr>
        <w:t xml:space="preserve">. </w:t>
      </w:r>
      <w:r w:rsidRPr="00BE2759">
        <w:rPr>
          <w:rFonts w:cs="Times New Roman"/>
          <w:sz w:val="20"/>
          <w:szCs w:val="20"/>
          <w:lang w:val="en-US"/>
        </w:rPr>
        <w:t>Further details on data sources and processing are available in the chapter data table (Table 3.SM.1).</w:t>
      </w:r>
    </w:p>
    <w:bookmarkEnd w:id="1219"/>
    <w:p w14:paraId="66270B83" w14:textId="22BD809C" w:rsidR="009F594A" w:rsidRPr="00E457C1" w:rsidRDefault="009F594A" w:rsidP="00A30925">
      <w:pPr>
        <w:pStyle w:val="AR6BodyText"/>
        <w:rPr>
          <w:noProof/>
          <w:lang w:val="en-US"/>
        </w:rPr>
      </w:pPr>
    </w:p>
    <w:p w14:paraId="02F18DEA" w14:textId="51F15387" w:rsidR="009F594A" w:rsidRPr="00E457C1" w:rsidRDefault="009F594A" w:rsidP="009F594A">
      <w:pPr>
        <w:pStyle w:val="AR6BodyText"/>
        <w:jc w:val="both"/>
        <w:rPr>
          <w:b/>
          <w:noProof/>
          <w:lang w:val="en-US"/>
        </w:rPr>
      </w:pPr>
      <w:r w:rsidRPr="00E457C1">
        <w:rPr>
          <w:b/>
          <w:noProof/>
          <w:lang w:val="en-US"/>
        </w:rPr>
        <w:t>[END FIGURE 3.1</w:t>
      </w:r>
      <w:r w:rsidR="00CA2F83" w:rsidRPr="00E457C1">
        <w:rPr>
          <w:b/>
          <w:noProof/>
          <w:lang w:val="en-US"/>
        </w:rPr>
        <w:t>4</w:t>
      </w:r>
      <w:r w:rsidRPr="00E457C1">
        <w:rPr>
          <w:b/>
          <w:noProof/>
          <w:lang w:val="en-US"/>
        </w:rPr>
        <w:t xml:space="preserve"> HERE]</w:t>
      </w:r>
    </w:p>
    <w:p w14:paraId="07DDFE03" w14:textId="77777777" w:rsidR="009F594A" w:rsidRDefault="009F594A" w:rsidP="009F594A">
      <w:pPr>
        <w:pStyle w:val="AR6BodyText"/>
        <w:jc w:val="both"/>
        <w:rPr>
          <w:noProof/>
          <w:lang w:val="en-US"/>
        </w:rPr>
      </w:pPr>
    </w:p>
    <w:p w14:paraId="4536BA9E" w14:textId="77777777" w:rsidR="00697E49" w:rsidRPr="00E457C1" w:rsidRDefault="00697E49" w:rsidP="009F594A">
      <w:pPr>
        <w:pStyle w:val="AR6BodyText"/>
        <w:jc w:val="both"/>
        <w:rPr>
          <w:noProof/>
          <w:lang w:val="en-US"/>
        </w:rPr>
      </w:pPr>
    </w:p>
    <w:p w14:paraId="6A666ED0" w14:textId="23B8999B" w:rsidR="009F594A" w:rsidRPr="00E457C1" w:rsidRDefault="009F594A" w:rsidP="009F594A">
      <w:pPr>
        <w:pStyle w:val="AR6BodyText"/>
        <w:rPr>
          <w:noProof/>
          <w:lang w:val="en-US"/>
        </w:rPr>
      </w:pPr>
      <w:r w:rsidRPr="00E457C1">
        <w:rPr>
          <w:noProof/>
          <w:lang w:val="en-US"/>
        </w:rPr>
        <w:t xml:space="preserve">Global land precipitation has </w:t>
      </w:r>
      <w:r w:rsidRPr="00E457C1">
        <w:rPr>
          <w:i/>
          <w:noProof/>
          <w:lang w:val="en-US"/>
        </w:rPr>
        <w:t>likely</w:t>
      </w:r>
      <w:r w:rsidRPr="00E457C1">
        <w:rPr>
          <w:noProof/>
          <w:lang w:val="en-US"/>
        </w:rPr>
        <w:t xml:space="preserve"> increased since the middle of the 20</w:t>
      </w:r>
      <w:r w:rsidRPr="00566450">
        <w:rPr>
          <w:noProof/>
          <w:lang w:val="en-US"/>
          <w:rPrChange w:id="1237" w:author="Sara M Tuson" w:date="2021-06-28T09:44:00Z">
            <w:rPr>
              <w:noProof/>
              <w:vertAlign w:val="superscript"/>
              <w:lang w:val="en-US"/>
            </w:rPr>
          </w:rPrChange>
        </w:rPr>
        <w:t>th</w:t>
      </w:r>
      <w:r w:rsidRPr="00E457C1">
        <w:rPr>
          <w:noProof/>
          <w:lang w:val="en-US"/>
        </w:rPr>
        <w:t xml:space="preserve"> century (</w:t>
      </w:r>
      <w:r w:rsidRPr="00E457C1">
        <w:rPr>
          <w:i/>
          <w:noProof/>
          <w:lang w:val="en-US"/>
        </w:rPr>
        <w:t>medium confidence</w:t>
      </w:r>
      <w:r w:rsidRPr="00E457C1">
        <w:rPr>
          <w:noProof/>
          <w:lang w:val="en-US"/>
        </w:rPr>
        <w:t xml:space="preserve">), while </w:t>
      </w:r>
      <w:r w:rsidR="00C7626E" w:rsidRPr="00E457C1">
        <w:rPr>
          <w:noProof/>
          <w:lang w:val="en-US"/>
        </w:rPr>
        <w:t xml:space="preserve">there is </w:t>
      </w:r>
      <w:r w:rsidR="00C7626E" w:rsidRPr="00E457C1">
        <w:rPr>
          <w:i/>
          <w:noProof/>
          <w:lang w:val="en-US"/>
        </w:rPr>
        <w:t>low confidence</w:t>
      </w:r>
      <w:r w:rsidR="00C7626E" w:rsidRPr="00E457C1">
        <w:rPr>
          <w:noProof/>
          <w:lang w:val="en-US"/>
        </w:rPr>
        <w:t xml:space="preserve"> in </w:t>
      </w:r>
      <w:r w:rsidRPr="00E457C1">
        <w:rPr>
          <w:noProof/>
          <w:lang w:val="en-US"/>
        </w:rPr>
        <w:t xml:space="preserve">trends in land data prior to 1950 and over the </w:t>
      </w:r>
      <w:r w:rsidR="00B56F2F" w:rsidRPr="00E457C1">
        <w:rPr>
          <w:noProof/>
          <w:lang w:val="en-US"/>
        </w:rPr>
        <w:t>ocean</w:t>
      </w:r>
      <w:r w:rsidRPr="00E457C1">
        <w:rPr>
          <w:noProof/>
          <w:lang w:val="en-US"/>
        </w:rPr>
        <w:t xml:space="preserve"> during the satellite era due to disagreement between datasets (Section 2.3.1.3.4). </w:t>
      </w:r>
      <w:bookmarkStart w:id="1238" w:name="_Hlk66448590"/>
      <w:r w:rsidR="00CA2F83" w:rsidRPr="00E457C1">
        <w:rPr>
          <w:noProof/>
          <w:lang w:val="en-US"/>
        </w:rPr>
        <w:t>Figure 3.15</w:t>
      </w:r>
      <w:r w:rsidRPr="00E457C1">
        <w:rPr>
          <w:noProof/>
          <w:lang w:val="en-US"/>
        </w:rPr>
        <w:t xml:space="preserve">a </w:t>
      </w:r>
      <w:bookmarkEnd w:id="1238"/>
      <w:r w:rsidRPr="00E457C1">
        <w:rPr>
          <w:noProof/>
          <w:lang w:val="en-US"/>
        </w:rPr>
        <w:t>shows the time evolution of the global mean land precipitation since 1950, as well as the trend during the period.</w:t>
      </w:r>
      <w:r w:rsidR="00C87F62" w:rsidRPr="00E457C1">
        <w:rPr>
          <w:noProof/>
          <w:lang w:val="en-US"/>
        </w:rPr>
        <w:t xml:space="preserve"> </w:t>
      </w:r>
      <w:r>
        <w:rPr>
          <w:noProof/>
        </w:rPr>
        <w:fldChar w:fldCharType="begin" w:fldLock="1"/>
      </w:r>
      <w:r w:rsidR="00D33CB6">
        <w:rPr>
          <w:noProof/>
          <w:lang w:val="en-US"/>
        </w:rPr>
        <w:instrText>ADDIN CSL_CITATION { "citationItems" : [ { "id" : "ITEM-1", "itemData" : { "DOI" : "10.1007/s10712-017-9416-4", "ISSN" : "0169-3298", "abstract" : "Global precipitation variations over the satellite era are reviewed using the Global Precipitation Climatology Project (GPCP) monthly, globally complete analyses, which integrate satellite and surface gauge information. Mean planetary values are examined and compared, over ocean, with information from recent satellite programs and related estimates, with generally positive agreements, but with some indication of small underestimates for GPCP over the global ocean. Variations during the satellite era in global precipitation are tied to ENSO events, with small increases during El Ninos, and very noticeable decreases after major volcanic eruptions. No overall significant trend is noted in the global precipitation mean value, unlike that for surface temperature and atmospheric water vapor. However, there is a pattern of positive and negative trends across the planet with increases over tropical oceans and decreases over some middle latitude regions. These observed patterns are a result of a combination of inter-decadal variations and the effect of the global warming during the period. The results reviewed here indicate the value of such analyses as GPCP and the possible improvement in the information as the record lengthens and as new, more sophisticated and more accurate observations are included.", "author" : [ { "dropping-particle" : "", "family" : "Adler", "given" : "Robert F.", "non-dropping-particle" : "", "parse-names" : false, "suffix" : "" }, { "dropping-particle" : "", "family" : "Gu", "given" : "Guojun", "non-dropping-particle" : "", "parse-names" : false, "suffix" : "" }, { "dropping-particle" : "", "family" : "Sapiano", "given" : "Matthew", "non-dropping-particle" : "", "parse-names" : false, "suffix" : "" }, { "dropping-particle" : "", "family" : "Wang", "given" : "Jian-Jian", "non-dropping-particle" : "", "parse-names" : false, "suffix" : "" }, { "dropping-particle" : "", "family" : "Huffman", "given" : "George J.", "non-dropping-particle" : "", "parse-names" : false, "suffix" : "" } ], "container-title" : "Surveys in Geophysics", "id" : "ITEM-1", "issue" : "4", "issued" : { "date-parts" : [ [ "2017", "7", "6" ] ] }, "page" : "679-699", "title" : "Global Precipitation: Means, Variations and Trends During the Satellite Era (1979\u20132014)", "translator" : [ { "dropping-particle" : "", "family" : "J6054", "given" : "", "non-dropping-particle" : "", "parse-names" : false, "suffix" : "" } ], "type" : "article-journal", "volume" : "38" }, "uris" : [ "http://www.mendeley.com/documents/?uuid=35b6d9c6-f0ca-47f3-b194-9ce46c6a78ff" ] } ], "mendeley" : { "formattedCitation" : "(Adler et al., 2017)", "manualFormatting" : "Adler et al. (2017)", "plainTextFormattedCitation" : "(Adler et al., 2017)", "previouslyFormattedCitation" : "(Adler et al., 2017)" }, "properties" : { "noteIndex" : 0 }, "schema" : "https://github.com/citation-style-language/schema/raw/master/csl-citation.json" }</w:instrText>
      </w:r>
      <w:r>
        <w:rPr>
          <w:noProof/>
        </w:rPr>
        <w:fldChar w:fldCharType="separate"/>
      </w:r>
      <w:r w:rsidR="00393F8C">
        <w:rPr>
          <w:noProof/>
          <w:lang w:val="en-US"/>
        </w:rPr>
        <w:t>Adler et al. (2017)</w:t>
      </w:r>
      <w:r>
        <w:rPr>
          <w:noProof/>
        </w:rPr>
        <w:fldChar w:fldCharType="end"/>
      </w:r>
      <w:r w:rsidRPr="00E457C1">
        <w:rPr>
          <w:noProof/>
          <w:lang w:val="en-US"/>
        </w:rPr>
        <w:t xml:space="preserve"> found no significant trend in the global </w:t>
      </w:r>
      <w:r w:rsidR="00C910CA" w:rsidRPr="00E457C1">
        <w:rPr>
          <w:noProof/>
          <w:lang w:val="en-US"/>
        </w:rPr>
        <w:t xml:space="preserve">mean </w:t>
      </w:r>
      <w:r w:rsidRPr="00E457C1">
        <w:rPr>
          <w:noProof/>
          <w:lang w:val="en-US"/>
        </w:rPr>
        <w:t xml:space="preserve">precipitation during the satellite era, consistent with model simulations </w:t>
      </w:r>
      <w:r>
        <w:rPr>
          <w:noProof/>
        </w:rPr>
        <w:fldChar w:fldCharType="begin" w:fldLock="1"/>
      </w:r>
      <w:r w:rsidR="00D33CB6">
        <w:rPr>
          <w:noProof/>
          <w:lang w:val="en-US"/>
        </w:rPr>
        <w:instrText>ADDIN CSL_CITATION { "citationItems" : [ { "id" : "ITEM-1", "itemData" : { "DOI" : "10.1038/nclimate1932", "ISSN" : "1758-678X", "author" : [ { "dropping-particle" : "", "family" : "Wu", "given" : "Peili", "non-dropping-particle" : "", "parse-names" : false, "suffix" : "" }, { "dropping-particle" : "", "family" : "Christidis", "given" : "Nikolaos", "non-dropping-particle" : "", "parse-names" : false, "suffix" : "" }, { "dropping-particle" : "", "family" : "Stott", "given" : "Peter", "non-dropping-particle" : "", "parse-names" : false, "suffix" : "" } ], "container-title" : "Nature Climate Change", "id" : "ITEM-1", "issue" : "9", "issued" : { "date-parts" : [ [ "2013", "9", "2" ] ] }, "page" : "807-810", "title" : "Anthropogenic impact on Earth\u2019s hydrological cycle", "translator" : [ { "dropping-particle" : "", "family" : "J6053", "given" : "", "non-dropping-particle" : "", "parse-names" : false, "suffix" : "" } ], "type" : "article-journal", "volume" : "3" }, "uris" : [ "http://www.mendeley.com/documents/?uuid=acdde29e-de16-40ab-8243-63630dfe7671" ] } ], "mendeley" : { "formattedCitation" : "(Wu et al., 2013)", "plainTextFormattedCitation" : "(Wu et al., 2013)", "previouslyFormattedCitation" : "(Wu et al., 2013)" }, "properties" : { "noteIndex" : 0 }, "schema" : "https://github.com/citation-style-language/schema/raw/master/csl-citation.json" }</w:instrText>
      </w:r>
      <w:r>
        <w:rPr>
          <w:noProof/>
        </w:rPr>
        <w:fldChar w:fldCharType="separate"/>
      </w:r>
      <w:r w:rsidR="00393F8C">
        <w:rPr>
          <w:noProof/>
          <w:lang w:val="en-US"/>
        </w:rPr>
        <w:t>(Wu et al., 2013)</w:t>
      </w:r>
      <w:r>
        <w:rPr>
          <w:noProof/>
        </w:rPr>
        <w:fldChar w:fldCharType="end"/>
      </w:r>
      <w:r w:rsidRPr="00E457C1">
        <w:rPr>
          <w:noProof/>
          <w:lang w:val="en-US"/>
        </w:rPr>
        <w:t xml:space="preserve"> and physical understanding of the energy budget (</w:t>
      </w:r>
      <w:r w:rsidR="00AB0A4A" w:rsidRPr="00E457C1">
        <w:rPr>
          <w:noProof/>
          <w:lang w:val="en-US"/>
        </w:rPr>
        <w:t>S</w:t>
      </w:r>
      <w:r w:rsidRPr="00E457C1">
        <w:rPr>
          <w:noProof/>
          <w:lang w:val="en-US"/>
        </w:rPr>
        <w:t>ection 8.2.1). This has been suggested to be due to the negative effect of anthropogenic sul</w:t>
      </w:r>
      <w:r w:rsidR="006B5C64" w:rsidRPr="00E457C1">
        <w:rPr>
          <w:noProof/>
          <w:lang w:val="en-US"/>
        </w:rPr>
        <w:t>ph</w:t>
      </w:r>
      <w:r w:rsidRPr="00E457C1">
        <w:rPr>
          <w:noProof/>
          <w:lang w:val="en-US"/>
        </w:rPr>
        <w:t xml:space="preserve">ates that opposed the positive influence of rising global mean temperatures due to greenhouse gases </w:t>
      </w:r>
      <w:r>
        <w:rPr>
          <w:noProof/>
        </w:rPr>
        <w:fldChar w:fldCharType="begin" w:fldLock="1"/>
      </w:r>
      <w:r w:rsidR="00D33CB6">
        <w:rPr>
          <w:noProof/>
          <w:lang w:val="en-US"/>
        </w:rPr>
        <w:instrText>ADDIN CSL_CITATION { "citationItems" : [ { "id" : "ITEM-1", "itemData" : { "DOI" : "10.1175/JCLI-D-17-0240.1", "author" : [ { "dropping-particle" : "", "family" : "Richardson", "given" : "T", "non-dropping-particle" : "", "parse-names" : false, "suffix" : "" }, { "dropping-particle" : "", "family" : "Forster", "given" : "P.",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"Flaschner", "given" : "D", "non-dropping-particle" : "", "parse-names" : false, "suffix" : "" }, { "dropping-particle" : "", "family" : "Hodnebrog", "given" : "O", "non-dropping-particle" : "", "parse-names" : false, "suffix" : "" }, { "dropping-particle" : "", "family" : "Kasoar", "given" : "M", "non-dropping-particle" : "", "parse-names" : false, "suffix" : "" }, { "dropping-particle" : "", "family" : "Kirkevag", "given" : "A", "non-dropping-particle" : "", "parse-names" : false, "suffix" : "" }, { "dropping-particle" : "", "family" : "Lamarque", "given" : "J. F.", "non-dropping-particle" : "", "parse-names" : false, "suffix" : "" }, { "dropping-particle" : "", "family" : "Myhre", "given" : "Gunnar", "non-dropping-particle" : "", "parse-names" : false, "suffix" : "" }, { "dropping-particle" : "", "family" : "Olivie", "given" : "D", "non-dropping-particle" : "", "parse-names" : false, "suffix" : "" }, { "dropping-particle" : "", "family" : "Samset", "given" : "B",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"ITEM-1", "issued" : { "date-parts" : [ [ "2018" ] ] }, "title" : "Drivers of precipitation change: an energetic understanding", "translator" : [ { "dropping-particle" : "", "family" : "J6243", "given" : "", "non-dropping-particle" : "", "parse-names" : false, "suffix" : "" } ], "type" : "article-journal" }, "uris" : [ "http://www.mendeley.com/documents/?uuid=9d737d1d-9dae-416d-865d-27585e11d1ab" ] }, { "id" : "ITEM-2", "itemData" : { "DOI" : "10.1126/sciadv.1501572", "author" : [ { "dropping-particle" : "", "family" : "Salzmann", "given" : "M", "non-dropping-particle" : "", "parse-names" : false, "suffix" : "" } ], "container-title" : "Climate Modelling", "id" : "ITEM-2", "issued" : { "date-parts" : [ [ "2016" ] ] }, "title" : "Global warming without global mean precipitation increase?", "translator" : [ { "dropping-particle" : "", "family" : "J6326", "given" : "", "non-dropping-particle" : "", "parse-names" : false, "suffix" : "" } ], "type" : "article-journal" }, "uris" : [ "http://www.mendeley.com/documents/?uuid=440464b7-1ab0-464b-91c6-f412708406d3", "http://www.mendeley.com/documents/?uuid=2b532365-846d-4199-9a3b-cd1085206692" ] } ], "mendeley" : { "formattedCitation" : "(Salzmann, 2016; Richardson et al., 2018)", "plainTextFormattedCitation" : "(Salzmann, 2016; Richardson et al., 2018)", "previouslyFormattedCitation" : "(Salzmann, 2016; Richardson et al., 2018)" }, "properties" : { "noteIndex" : 0 }, "schema" : "https://github.com/citation-style-language/schema/raw/master/csl-citation.json" }</w:instrText>
      </w:r>
      <w:r>
        <w:rPr>
          <w:noProof/>
        </w:rPr>
        <w:fldChar w:fldCharType="separate"/>
      </w:r>
      <w:r w:rsidR="00393F8C">
        <w:rPr>
          <w:noProof/>
          <w:lang w:val="en-US"/>
        </w:rPr>
        <w:t>(Salzmann, 2016; Richardson et al., 2018)</w:t>
      </w:r>
      <w:r>
        <w:rPr>
          <w:noProof/>
        </w:rPr>
        <w:fldChar w:fldCharType="end"/>
      </w:r>
      <w:r w:rsidRPr="00E457C1">
        <w:rPr>
          <w:noProof/>
          <w:lang w:val="en-US"/>
        </w:rPr>
        <w:t>. The precipitation change expected from ocean warming is also partly offset by the fast atmospheric adjustment to increasing greenhouse gas</w:t>
      </w:r>
      <w:r w:rsidR="00C910CA" w:rsidRPr="00E457C1">
        <w:rPr>
          <w:noProof/>
          <w:lang w:val="en-US"/>
        </w:rPr>
        <w:t>es</w:t>
      </w:r>
      <w:r w:rsidRPr="00E457C1">
        <w:rPr>
          <w:noProof/>
          <w:lang w:val="en-US"/>
        </w:rPr>
        <w:t xml:space="preserve"> (Section 8.2.1). Over the ocean, the negligible trend may be due to the cancelling effects of CO</w:t>
      </w:r>
      <w:r w:rsidRPr="00E457C1">
        <w:rPr>
          <w:noProof/>
          <w:vertAlign w:val="subscript"/>
          <w:lang w:val="en-US"/>
        </w:rPr>
        <w:t>2</w:t>
      </w:r>
      <w:r w:rsidRPr="00E457C1">
        <w:rPr>
          <w:noProof/>
          <w:lang w:val="en-US"/>
        </w:rPr>
        <w:t xml:space="preserve"> and aerosols </w:t>
      </w:r>
      <w:r>
        <w:rPr>
          <w:noProof/>
        </w:rPr>
        <w:fldChar w:fldCharType="begin" w:fldLock="1"/>
      </w:r>
      <w:r w:rsidR="00D33CB6">
        <w:rPr>
          <w:noProof/>
          <w:lang w:val="en-US"/>
        </w:rPr>
        <w:instrText>ADDIN CSL_CITATION { "citationItems" : [ { "id" : "ITEM-1", "itemData" : { "DOI" : "10.1175/JCLI-D-17-0240.1", "author" : [ { "dropping-particle" : "", "family" : "Richardson", "given" : "T", "non-dropping-particle" : "", "parse-names" : false, "suffix" : "" }, { "dropping-particle" : "", "family" : "Forster", "given" : "P.", "non-dropping-particle" : "", "parse-names" : false, "suffix" : "" }, { "dropping-particle" : "", "family" : "Andrews", "given" : "T", "non-dropping-particle" : "", "parse-names" : false, "suffix" : "" }, { "dropping-particle" : "", "family" : "Boucher", "given" : "O.", "non-dropping-particle" : "", "parse-names" : false, "suffix" : "" }, { "dropping-particle" : "", "family" : "Faluvegi", "given" : "G.", "non-dropping-particle" : "", "parse-names" : false, "suffix" : "" }, { "dropping-particle" : "", "family" : "Flaschner", "given" : "D", "non-dropping-particle" : "", "parse-names" : false, "suffix" : "" }, { "dropping-particle" : "", "family" : "Hodnebrog", "given" : "O", "non-dropping-particle" : "", "parse-names" : false, "suffix" : "" }, { "dropping-particle" : "", "family" : "Kasoar", "given" : "M", "non-dropping-particle" : "", "parse-names" : false, "suffix" : "" }, { "dropping-particle" : "", "family" : "Kirkevag", "given" : "A", "non-dropping-particle" : "", "parse-names" : false, "suffix" : "" }, { "dropping-particle" : "", "family" : "Lamarque", "given" : "J. F.", "non-dropping-particle" : "", "parse-names" : false, "suffix" : "" }, { "dropping-particle" : "", "family" : "Myhre", "given" : "Gunnar", "non-dropping-particle" : "", "parse-names" : false, "suffix" : "" }, { "dropping-particle" : "", "family" : "Olivie", "given" : "D", "non-dropping-particle" : "", "parse-names" : false, "suffix" : "" }, { "dropping-particle" : "", "family" : "Samset", "given" : "B", "non-dropping-particle" : "", "parse-names" : false, "suffix" : "" }, { "dropping-particle" : "", "family" : "Shawki", "given" : "D", "non-dropping-particle" : "", "parse-names" : false, "suffix" : "" }, { "dropping-particle" : "", "family" : "Shindell", "given" : "D.", "non-dropping-particle" : "", "parse-names" : false, "suffix" : "" }, { "dropping-particle" : "", "family" : "Takemura", "given" : "T", "non-dropping-particle" : "", "parse-names" : false, "suffix" : "" }, { "dropping-particle" : "", "family" : "Voulgarakis", "given" : "A", "non-dropping-particle" : "", "parse-names" : false, "suffix" : "" } ], "container-title" : "Journal of Climate", "id" : "ITEM-1", "issued" : { "date-parts" : [ [ "2018" ] ] }, "title" : "Drivers of precipitation change: an energetic understanding", "translator" : [ { "dropping-particle" : "", "family" : "J6243", "given" : "", "non-dropping-particle" : "", "parse-names" : false, "suffix" : "" } ], "type" : "article-journal" }, "uris" : [ "http://www.mendeley.com/documents/?uuid=9d737d1d-9dae-416d-865d-27585e11d1ab" ] } ], "mendeley" : { "formattedCitation" : "(Richardson et al., 2018)", "plainTextFormattedCitation" : "(Richardson et al., 2018)", "previouslyFormattedCitation" : "(Richardson et al., 2018)" }, "properties" : { "noteIndex" : 0 }, "schema" : "https://github.com/citation-style-language/schema/raw/master/csl-citation.json" }</w:instrText>
      </w:r>
      <w:r>
        <w:rPr>
          <w:noProof/>
        </w:rPr>
        <w:fldChar w:fldCharType="separate"/>
      </w:r>
      <w:r w:rsidR="00393F8C">
        <w:rPr>
          <w:noProof/>
          <w:lang w:val="en-US"/>
        </w:rPr>
        <w:t>(Richardson et al., 2018)</w:t>
      </w:r>
      <w:r>
        <w:rPr>
          <w:noProof/>
        </w:rPr>
        <w:fldChar w:fldCharType="end"/>
      </w:r>
      <w:r w:rsidRPr="00E457C1">
        <w:rPr>
          <w:noProof/>
          <w:lang w:val="en-US"/>
        </w:rPr>
        <w:t>.</w:t>
      </w:r>
    </w:p>
    <w:p w14:paraId="76B61B75" w14:textId="77777777" w:rsidR="009F594A" w:rsidRPr="00E457C1" w:rsidRDefault="009F594A" w:rsidP="009F594A">
      <w:pPr>
        <w:pStyle w:val="AR6BodyText"/>
        <w:rPr>
          <w:noProof/>
          <w:lang w:val="en-US"/>
        </w:rPr>
      </w:pPr>
    </w:p>
    <w:p w14:paraId="43485CBA" w14:textId="2C1B9E47" w:rsidR="009F594A" w:rsidRPr="00E457C1" w:rsidRDefault="009F594A" w:rsidP="009F594A">
      <w:pPr>
        <w:pStyle w:val="AR6BodyText"/>
        <w:rPr>
          <w:noProof/>
          <w:lang w:val="en-US"/>
        </w:rPr>
      </w:pPr>
      <w:r w:rsidRPr="00E457C1">
        <w:rPr>
          <w:noProof/>
          <w:lang w:val="en-US"/>
        </w:rPr>
        <w:t xml:space="preserve">A gridpoint based analysis of annual precipitation trends over land regions since 1901 </w:t>
      </w:r>
      <w:r>
        <w:rPr>
          <w:noProof/>
        </w:rPr>
        <w:fldChar w:fldCharType="begin" w:fldLock="1"/>
      </w:r>
      <w:r w:rsidR="00D33CB6">
        <w:rPr>
          <w:noProof/>
          <w:lang w:val="en-US"/>
        </w:rPr>
        <w:instrText>ADDIN CSL_CITATION { "citationItems" : [ { "id" : "ITEM-1", "itemData" : { "DOI" : "10.1175/JCLI-D-17-0672.1", "author" : [ { "dropping-particle" : "", "family" : "Knutson", "given" : "T. R.", "non-dropping-particle" : "", "parse-names" : false, "suffix" : "" }, { "dropping-particle" : "", "family" : "Zeng", "given" : "F", "non-dropping-particle" : "", "parse-names" : false, "suffix" : "" } ], "container-title" : "Journal of Climate", "id" : "ITEM-1", "issued" : { "date-parts" : [ [ "2018" ] ] }, "page" : "4617-4637", "title" : "Model Assessment of observed precipitation trends over land regions: Detectable human influences and possible low bias in model trends", "translator" : [ { "dropping-particle" : "", "family" : "J6090", "given" : "", "non-dropping-particle" : "", "parse-names" : false, "suffix" : "" } ], "type" : "article-journal", "volume" : "31" }, "uris" : [ "http://www.mendeley.com/documents/?uuid=03d62d31-1ebf-4a8a-b360-f8c2439cfe68" ] } ], "mendeley" : { "formattedCitation" : "(Knutson and Zeng, 2018)", "plainTextFormattedCitation" : "(Knutson and Zeng, 2018)", "previouslyFormattedCitation" : "(Knutson and Zeng, 2018)" }, "properties" : { "noteIndex" : 0 }, "schema" : "https://github.com/citation-style-language/schema/raw/master/csl-citation.json" }</w:instrText>
      </w:r>
      <w:r>
        <w:rPr>
          <w:noProof/>
        </w:rPr>
        <w:fldChar w:fldCharType="separate"/>
      </w:r>
      <w:r w:rsidR="00393F8C">
        <w:rPr>
          <w:noProof/>
          <w:lang w:val="en-US"/>
        </w:rPr>
        <w:t>(Knutson and Zeng, 2018)</w:t>
      </w:r>
      <w:r>
        <w:rPr>
          <w:noProof/>
        </w:rPr>
        <w:fldChar w:fldCharType="end"/>
      </w:r>
      <w:r w:rsidRPr="00E457C1">
        <w:rPr>
          <w:noProof/>
          <w:lang w:val="en-US"/>
        </w:rPr>
        <w:t xml:space="preserve"> comparing observed and simulated trends </w:t>
      </w:r>
      <w:r w:rsidR="00E072A3" w:rsidRPr="00E457C1">
        <w:rPr>
          <w:noProof/>
          <w:lang w:val="en-US"/>
        </w:rPr>
        <w:t>found</w:t>
      </w:r>
      <w:r w:rsidRPr="00E457C1">
        <w:rPr>
          <w:noProof/>
          <w:lang w:val="en-US"/>
        </w:rPr>
        <w:t xml:space="preserve"> that detectable anthropogenic increasing trends have occurred prominently over many </w:t>
      </w:r>
      <w:commentRangeStart w:id="1239"/>
      <w:commentRangeStart w:id="1240"/>
      <w:r w:rsidRPr="00E457C1">
        <w:rPr>
          <w:noProof/>
          <w:lang w:val="en-US"/>
        </w:rPr>
        <w:t>mid</w:t>
      </w:r>
      <w:del w:id="1241" w:author="Tom Maycock" w:date="2021-09-03T15:45:00Z">
        <w:r w:rsidRPr="00E457C1" w:rsidDel="00D90CDC">
          <w:rPr>
            <w:noProof/>
            <w:lang w:val="en-US"/>
          </w:rPr>
          <w:delText>dle</w:delText>
        </w:r>
        <w:commentRangeEnd w:id="1239"/>
        <w:r w:rsidR="005941D9" w:rsidDel="00D90CDC">
          <w:rPr>
            <w:rStyle w:val="CommentReference"/>
            <w:lang w:val="en-GB"/>
          </w:rPr>
          <w:commentReference w:id="1239"/>
        </w:r>
      </w:del>
      <w:commentRangeEnd w:id="1240"/>
      <w:r w:rsidR="00D90CDC">
        <w:rPr>
          <w:rStyle w:val="CommentReference"/>
          <w:lang w:val="en-GB"/>
        </w:rPr>
        <w:commentReference w:id="1240"/>
      </w:r>
      <w:ins w:id="1242" w:author="Ian Blenkinsop" w:date="2021-07-13T11:47:00Z">
        <w:del w:id="1243" w:author="Tom Maycock" w:date="2021-09-03T15:45:00Z">
          <w:r w:rsidR="000044A9" w:rsidDel="00D90CDC">
            <w:rPr>
              <w:noProof/>
              <w:lang w:val="en-US"/>
            </w:rPr>
            <w:delText>-</w:delText>
          </w:r>
        </w:del>
      </w:ins>
      <w:ins w:id="1244" w:author="Tom Maycock" w:date="2021-09-03T15:45:00Z">
        <w:r w:rsidR="00D90CDC">
          <w:rPr>
            <w:noProof/>
            <w:lang w:val="en-US"/>
          </w:rPr>
          <w:t>-</w:t>
        </w:r>
      </w:ins>
      <w:r w:rsidRPr="00E457C1">
        <w:rPr>
          <w:noProof/>
          <w:lang w:val="en-US"/>
        </w:rPr>
        <w:t xml:space="preserve"> to </w:t>
      </w:r>
      <w:del w:id="1245" w:author="Ian Blenkinsop" w:date="2021-07-13T11:48:00Z">
        <w:r w:rsidRPr="00E457C1" w:rsidDel="000044A9">
          <w:rPr>
            <w:noProof/>
            <w:lang w:val="en-US"/>
          </w:rPr>
          <w:delText xml:space="preserve">high </w:delText>
        </w:r>
      </w:del>
      <w:ins w:id="1246" w:author="Ian Blenkinsop" w:date="2021-07-13T11:48:00Z">
        <w:r w:rsidR="000044A9" w:rsidRPr="00E457C1">
          <w:rPr>
            <w:noProof/>
            <w:lang w:val="en-US"/>
          </w:rPr>
          <w:t>high</w:t>
        </w:r>
        <w:r w:rsidR="000044A9">
          <w:rPr>
            <w:noProof/>
            <w:lang w:val="en-US"/>
          </w:rPr>
          <w:t>-</w:t>
        </w:r>
      </w:ins>
      <w:r w:rsidRPr="00E457C1">
        <w:rPr>
          <w:noProof/>
          <w:lang w:val="en-US"/>
        </w:rPr>
        <w:t>latitude regions of the N</w:t>
      </w:r>
      <w:ins w:id="1247" w:author="Sara M Tuson" w:date="2021-06-27T07:46:00Z">
        <w:r w:rsidR="00DF031C">
          <w:rPr>
            <w:noProof/>
            <w:lang w:val="en-US"/>
          </w:rPr>
          <w:t>orther</w:t>
        </w:r>
      </w:ins>
      <w:ins w:id="1248" w:author="Ian Blenkinsop" w:date="2021-07-13T11:48:00Z">
        <w:r w:rsidR="000044A9">
          <w:rPr>
            <w:noProof/>
            <w:lang w:val="en-US"/>
          </w:rPr>
          <w:t>n</w:t>
        </w:r>
      </w:ins>
      <w:ins w:id="1249" w:author="Sara M Tuson" w:date="2021-06-27T07:46:00Z">
        <w:r w:rsidR="00DF031C">
          <w:rPr>
            <w:noProof/>
            <w:lang w:val="en-US"/>
          </w:rPr>
          <w:t xml:space="preserve"> </w:t>
        </w:r>
      </w:ins>
      <w:r w:rsidRPr="00E457C1">
        <w:rPr>
          <w:noProof/>
          <w:lang w:val="en-US"/>
        </w:rPr>
        <w:t>H</w:t>
      </w:r>
      <w:ins w:id="1250" w:author="Sara M Tuson" w:date="2021-06-27T07:46:00Z">
        <w:r w:rsidR="00DF031C">
          <w:rPr>
            <w:noProof/>
            <w:lang w:val="en-US"/>
          </w:rPr>
          <w:t>emisphere</w:t>
        </w:r>
      </w:ins>
      <w:r w:rsidRPr="00E457C1">
        <w:rPr>
          <w:noProof/>
          <w:lang w:val="en-US"/>
        </w:rPr>
        <w:t xml:space="preserve"> and subtropics of the S</w:t>
      </w:r>
      <w:ins w:id="1251" w:author="Sara M Tuson" w:date="2021-06-27T07:46:00Z">
        <w:r w:rsidR="00DF031C">
          <w:rPr>
            <w:noProof/>
            <w:lang w:val="en-US"/>
          </w:rPr>
          <w:t xml:space="preserve">outhern </w:t>
        </w:r>
      </w:ins>
      <w:r w:rsidRPr="00E457C1">
        <w:rPr>
          <w:noProof/>
          <w:lang w:val="en-US"/>
        </w:rPr>
        <w:t>H</w:t>
      </w:r>
      <w:ins w:id="1252" w:author="Sara M Tuson" w:date="2021-06-27T07:46:00Z">
        <w:r w:rsidR="00DF031C">
          <w:rPr>
            <w:noProof/>
            <w:lang w:val="en-US"/>
          </w:rPr>
          <w:t>emisphere</w:t>
        </w:r>
      </w:ins>
      <w:r w:rsidRPr="00E457C1">
        <w:rPr>
          <w:noProof/>
          <w:lang w:val="en-US"/>
        </w:rPr>
        <w:t>. The observed trends in many cases are significantly stronger than model</w:t>
      </w:r>
      <w:r w:rsidR="00ED72C4" w:rsidRPr="00E457C1">
        <w:rPr>
          <w:noProof/>
          <w:lang w:val="en-US"/>
        </w:rPr>
        <w:t>l</w:t>
      </w:r>
      <w:r w:rsidRPr="00E457C1">
        <w:rPr>
          <w:noProof/>
          <w:lang w:val="en-US"/>
        </w:rPr>
        <w:t>ed in the CMIP5 historical runs for the 1901</w:t>
      </w:r>
      <w:del w:id="1253" w:author="Sara M Tuson" w:date="2021-06-24T10:50:00Z">
        <w:r w:rsidRPr="00E457C1" w:rsidDel="00D269C7">
          <w:rPr>
            <w:noProof/>
            <w:lang w:val="en-US"/>
          </w:rPr>
          <w:delText>-</w:delText>
        </w:r>
      </w:del>
      <w:ins w:id="1254" w:author="Sara M Tuson" w:date="2021-06-24T10:50:00Z">
        <w:r w:rsidR="00D269C7">
          <w:rPr>
            <w:noProof/>
            <w:lang w:val="en-US"/>
          </w:rPr>
          <w:t>–</w:t>
        </w:r>
      </w:ins>
      <w:r w:rsidRPr="00E457C1">
        <w:rPr>
          <w:noProof/>
          <w:lang w:val="en-US"/>
        </w:rPr>
        <w:t>2010 period (though not for 1951</w:t>
      </w:r>
      <w:del w:id="1255" w:author="Sara M Tuson" w:date="2021-06-24T10:50:00Z">
        <w:r w:rsidRPr="00E457C1" w:rsidDel="00D269C7">
          <w:rPr>
            <w:noProof/>
            <w:lang w:val="en-US"/>
          </w:rPr>
          <w:delText>-</w:delText>
        </w:r>
      </w:del>
      <w:ins w:id="1256" w:author="Sara M Tuson" w:date="2021-06-24T10:50:00Z">
        <w:r w:rsidR="00D269C7">
          <w:rPr>
            <w:noProof/>
            <w:lang w:val="en-US"/>
          </w:rPr>
          <w:t>–</w:t>
        </w:r>
      </w:ins>
      <w:r w:rsidRPr="00E457C1">
        <w:rPr>
          <w:noProof/>
          <w:lang w:val="en-US"/>
        </w:rPr>
        <w:t xml:space="preserve">2010), which may be due to disagreement between observed </w:t>
      </w:r>
      <w:del w:id="1257" w:author="Sara M Tuson" w:date="2021-06-24T14:41:00Z">
        <w:r w:rsidRPr="00E457C1" w:rsidDel="0089720C">
          <w:rPr>
            <w:noProof/>
            <w:lang w:val="en-US"/>
          </w:rPr>
          <w:delText>data sets</w:delText>
        </w:r>
      </w:del>
      <w:ins w:id="1258" w:author="Sara M Tuson" w:date="2021-06-24T14:41:00Z">
        <w:r w:rsidR="0089720C">
          <w:rPr>
            <w:noProof/>
            <w:lang w:val="en-US"/>
          </w:rPr>
          <w:t>datasets</w:t>
        </w:r>
      </w:ins>
      <w:r w:rsidRPr="00E457C1">
        <w:rPr>
          <w:noProof/>
          <w:lang w:val="en-US"/>
        </w:rPr>
        <w:t xml:space="preserve"> (Section 2.3.1.3.4), and/or suggest possible deficiencies in models.</w:t>
      </w:r>
    </w:p>
    <w:p w14:paraId="4A1A23E9" w14:textId="77777777" w:rsidR="009F594A" w:rsidRPr="00E457C1" w:rsidRDefault="009F594A" w:rsidP="009F594A">
      <w:pPr>
        <w:pStyle w:val="AR6BodyText"/>
        <w:rPr>
          <w:noProof/>
          <w:lang w:val="en-US"/>
        </w:rPr>
      </w:pPr>
    </w:p>
    <w:p w14:paraId="67E08167" w14:textId="031FC404" w:rsidR="009F594A" w:rsidRPr="00E457C1" w:rsidRDefault="009F594A" w:rsidP="009F594A">
      <w:pPr>
        <w:pStyle w:val="AR6BodyText"/>
        <w:rPr>
          <w:noProof/>
          <w:lang w:val="en-US"/>
        </w:rPr>
      </w:pPr>
      <w:r w:rsidRPr="00E457C1">
        <w:rPr>
          <w:noProof/>
          <w:lang w:val="en-US"/>
        </w:rPr>
        <w:t>The observed precipitation increase in the N</w:t>
      </w:r>
      <w:ins w:id="1259" w:author="Sara M Tuson" w:date="2021-06-27T07:46:00Z">
        <w:r w:rsidR="00DF031C">
          <w:rPr>
            <w:noProof/>
            <w:lang w:val="en-US"/>
          </w:rPr>
          <w:t xml:space="preserve">orthern </w:t>
        </w:r>
      </w:ins>
      <w:r w:rsidRPr="00E457C1">
        <w:rPr>
          <w:noProof/>
          <w:lang w:val="en-US"/>
        </w:rPr>
        <w:t>H</w:t>
      </w:r>
      <w:ins w:id="1260" w:author="Sara M Tuson" w:date="2021-06-27T07:46:00Z">
        <w:r w:rsidR="00DF031C">
          <w:rPr>
            <w:noProof/>
            <w:lang w:val="en-US"/>
          </w:rPr>
          <w:t>emisphere</w:t>
        </w:r>
      </w:ins>
      <w:r w:rsidRPr="00E457C1">
        <w:rPr>
          <w:noProof/>
          <w:lang w:val="en-US"/>
        </w:rPr>
        <w:t xml:space="preserve"> high latitudes over the period 1966</w:t>
      </w:r>
      <w:del w:id="1261" w:author="Sara M Tuson" w:date="2021-06-24T10:50:00Z">
        <w:r w:rsidRPr="00E457C1" w:rsidDel="00D269C7">
          <w:rPr>
            <w:noProof/>
            <w:lang w:val="en-US"/>
          </w:rPr>
          <w:delText>-</w:delText>
        </w:r>
      </w:del>
      <w:ins w:id="1262" w:author="Sara M Tuson" w:date="2021-06-24T10:50:00Z">
        <w:r w:rsidR="00D269C7">
          <w:rPr>
            <w:noProof/>
            <w:lang w:val="en-US"/>
          </w:rPr>
          <w:t>–</w:t>
        </w:r>
      </w:ins>
      <w:r w:rsidRPr="00E457C1">
        <w:rPr>
          <w:noProof/>
          <w:lang w:val="en-US"/>
        </w:rPr>
        <w:t xml:space="preserve">2005 was attributed to anthropogenic forcing by a study using CMIP5 models </w:t>
      </w:r>
      <w:r>
        <w:rPr>
          <w:noProof/>
        </w:rPr>
        <w:fldChar w:fldCharType="begin" w:fldLock="1"/>
      </w:r>
      <w:r w:rsidR="00E719C0">
        <w:rPr>
          <w:noProof/>
          <w:lang w:val="en-US"/>
        </w:rPr>
        <w:instrText>ADDIN CSL_CITATION { "citationItems" : [ { "id" : "ITEM-1", "itemData" : { "DOI" : "10.1007/s00382-014-2423-y", "ISSN" : "1432-0894", "abstract" : "Using an optimal fingerprinting method and improved observations, we compare observed and CMIP5 model simulated annual, cold season and warm season (semi-annual) precipitation over northern high-latitude (north of 50{\\textdegree}N) land over 1966--2005. We find that the multi-model simulated responses to the effect of anthropogenic forcing or the effect of anthropogenic and natural forcing combined are consistent with observed changes. We also find that the influence of anthropogenic forcing may be separately detected from that of natural forcings, though the effect of natural forcing cannot be robustly detected. This study confirms our early finding that anthropogenic influence in high-latitude precipitation is detectable. However, in contrast with the previous study, the evidence now indicates that the models do not underestimated observed changes. The difference in the latter aspect is most likely due to improvement in the spatial--temporal coverage of the data used in this study, as well as the details of data processing procedures.",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"dropping-particle" : "", "family" : "Min", "given" : "Seung-Ki", "non-dropping-particle" : "", "parse-names" : false, "suffix" : "" } ], "container-title" : "Climate Dynamics", "id" : "ITEM-1", "issue" : "7", "issued" : { "date-parts" : [ [ "2015" ] ] }, "page" : "1713-1726", "title" : "Attributing northern high-latitude precipitation change over the period 1966--2005 to human influence", "translator" : [ { "dropping-particle" : "", "family" : "J5689", "given" : "", "non-dropping-particle" : "", "parse-names" : false, "suffix" : "" } ], "type" : "article-journal", "volume" : "45" }, "uris" : [ "http://www.mendeley.com/documents/?uuid=5b7fd245-182a-40c5-8b89-99ddb51cb22b" ] } ], "mendeley" : { "formattedCitation" : "(Wan et al., 2015)", "plainTextFormattedCitation" : "(Wan et al., 2015)", "previouslyFormattedCitation" : "(Wan et al., 2015)" }, "properties" : { "noteIndex" : 0 }, "schema" : "https://github.com/citation-style-language/schema/raw/master/csl-citation.json" }</w:instrText>
      </w:r>
      <w:r>
        <w:rPr>
          <w:noProof/>
        </w:rPr>
        <w:fldChar w:fldCharType="separate"/>
      </w:r>
      <w:bookmarkStart w:id="1263" w:name="__Fieldmark__2307_3108272068"/>
      <w:bookmarkStart w:id="1264" w:name="__Fieldmark__235_3108272068"/>
      <w:bookmarkStart w:id="1265" w:name="__Fieldmark__500_1235855241"/>
      <w:bookmarkStart w:id="1266" w:name="__Fieldmark__129_3301356539"/>
      <w:bookmarkStart w:id="1267" w:name="__Fieldmark__77_1600555371"/>
      <w:bookmarkStart w:id="1268" w:name="__Fieldmark__589_2442417406"/>
      <w:bookmarkStart w:id="1269" w:name="__Fieldmark__410_1353682724"/>
      <w:bookmarkStart w:id="1270" w:name="__Fieldmark__460_1538524557"/>
      <w:r w:rsidR="00393F8C">
        <w:rPr>
          <w:noProof/>
          <w:lang w:val="en-US"/>
        </w:rPr>
        <w:t>(Wan et al., 2015)</w:t>
      </w:r>
      <w:r>
        <w:fldChar w:fldCharType="end"/>
      </w:r>
      <w:bookmarkEnd w:id="1263"/>
      <w:bookmarkEnd w:id="1264"/>
      <w:bookmarkEnd w:id="1265"/>
      <w:bookmarkEnd w:id="1266"/>
      <w:bookmarkEnd w:id="1267"/>
      <w:bookmarkEnd w:id="1268"/>
      <w:bookmarkEnd w:id="1269"/>
      <w:bookmarkEnd w:id="1270"/>
      <w:r w:rsidRPr="00E457C1">
        <w:rPr>
          <w:noProof/>
          <w:lang w:val="en-US"/>
        </w:rPr>
        <w:t xml:space="preserve"> supporting the AR5 assessment. Initial results from CMIP6 also support the role of anthropogenic forcing in the precipitation increase observed in N</w:t>
      </w:r>
      <w:ins w:id="1271" w:author="Sara M Tuson" w:date="2021-06-27T07:47:00Z">
        <w:r w:rsidR="00DF031C">
          <w:rPr>
            <w:noProof/>
            <w:lang w:val="en-US"/>
          </w:rPr>
          <w:t xml:space="preserve">orthern </w:t>
        </w:r>
      </w:ins>
      <w:r w:rsidRPr="00E457C1">
        <w:rPr>
          <w:noProof/>
          <w:lang w:val="en-US"/>
        </w:rPr>
        <w:t>H</w:t>
      </w:r>
      <w:ins w:id="1272" w:author="Sara M Tuson" w:date="2021-06-27T07:47:00Z">
        <w:r w:rsidR="00DF031C">
          <w:rPr>
            <w:noProof/>
            <w:lang w:val="en-US"/>
          </w:rPr>
          <w:t>emisphere</w:t>
        </w:r>
      </w:ins>
      <w:r w:rsidRPr="00E457C1">
        <w:rPr>
          <w:noProof/>
          <w:lang w:val="en-US"/>
        </w:rPr>
        <w:t xml:space="preserve"> high latitudes (see </w:t>
      </w:r>
      <w:r w:rsidR="00CA2F83" w:rsidRPr="00E457C1">
        <w:rPr>
          <w:noProof/>
          <w:lang w:val="en-US"/>
        </w:rPr>
        <w:t>Figure 3.15</w:t>
      </w:r>
      <w:r w:rsidRPr="00E457C1">
        <w:rPr>
          <w:noProof/>
          <w:lang w:val="en-US"/>
        </w:rPr>
        <w:t>c): the observed positive trend detected for the band 60</w:t>
      </w:r>
      <w:r w:rsidR="00BF18D3" w:rsidRPr="00E457C1">
        <w:rPr>
          <w:rFonts w:cs="Times New Roman"/>
          <w:noProof/>
          <w:lang w:val="en-US"/>
        </w:rPr>
        <w:t>°</w:t>
      </w:r>
      <w:r w:rsidRPr="00E457C1">
        <w:rPr>
          <w:noProof/>
          <w:lang w:val="en-US"/>
        </w:rPr>
        <w:t>N</w:t>
      </w:r>
      <w:del w:id="1273" w:author="Sara M Tuson" w:date="2021-06-24T10:50:00Z">
        <w:r w:rsidRPr="00E457C1" w:rsidDel="00D269C7">
          <w:rPr>
            <w:noProof/>
            <w:lang w:val="en-US"/>
          </w:rPr>
          <w:delText>-</w:delText>
        </w:r>
      </w:del>
      <w:ins w:id="1274" w:author="Sara M Tuson" w:date="2021-06-24T10:50:00Z">
        <w:r w:rsidR="00D269C7">
          <w:rPr>
            <w:noProof/>
            <w:lang w:val="en-US"/>
          </w:rPr>
          <w:t>–</w:t>
        </w:r>
      </w:ins>
      <w:r w:rsidRPr="00E457C1">
        <w:rPr>
          <w:noProof/>
          <w:lang w:val="en-US"/>
        </w:rPr>
        <w:t>90</w:t>
      </w:r>
      <w:r w:rsidR="00BF18D3" w:rsidRPr="00E457C1">
        <w:rPr>
          <w:rFonts w:cs="Times New Roman"/>
          <w:noProof/>
          <w:lang w:val="en-US"/>
        </w:rPr>
        <w:t>°</w:t>
      </w:r>
      <w:r w:rsidRPr="00E457C1">
        <w:rPr>
          <w:noProof/>
          <w:lang w:val="en-US"/>
        </w:rPr>
        <w:t>N can only be reproduced when anthropogenic forcing is included, although models tend to simulate overall a larger positive trend. A similar positive trend, but less significant, is also detected between 30</w:t>
      </w:r>
      <w:r w:rsidR="00BF18D3" w:rsidRPr="00E457C1">
        <w:rPr>
          <w:rFonts w:cs="Times New Roman"/>
          <w:noProof/>
          <w:lang w:val="en-US"/>
        </w:rPr>
        <w:t>°</w:t>
      </w:r>
      <w:r w:rsidRPr="00E457C1">
        <w:rPr>
          <w:noProof/>
          <w:lang w:val="en-US"/>
        </w:rPr>
        <w:t>N</w:t>
      </w:r>
      <w:del w:id="1275" w:author="Sara M Tuson" w:date="2021-06-24T10:50:00Z">
        <w:r w:rsidRPr="00E457C1" w:rsidDel="00D269C7">
          <w:rPr>
            <w:noProof/>
            <w:lang w:val="en-US"/>
          </w:rPr>
          <w:delText>-</w:delText>
        </w:r>
      </w:del>
      <w:ins w:id="1276" w:author="Sara M Tuson" w:date="2021-06-24T10:50:00Z">
        <w:r w:rsidR="00D269C7">
          <w:rPr>
            <w:noProof/>
            <w:lang w:val="en-US"/>
          </w:rPr>
          <w:t>–</w:t>
        </w:r>
      </w:ins>
      <w:r w:rsidRPr="00E457C1">
        <w:rPr>
          <w:noProof/>
          <w:lang w:val="en-US"/>
        </w:rPr>
        <w:t>60</w:t>
      </w:r>
      <w:r w:rsidR="00BF18D3" w:rsidRPr="00E457C1">
        <w:rPr>
          <w:rFonts w:cs="Times New Roman"/>
          <w:noProof/>
          <w:lang w:val="en-US"/>
        </w:rPr>
        <w:t>°</w:t>
      </w:r>
      <w:r w:rsidRPr="00E457C1">
        <w:rPr>
          <w:noProof/>
          <w:lang w:val="en-US"/>
        </w:rPr>
        <w:t>N, while in the southern mid-latitudes no trend is simulated (see</w:t>
      </w:r>
      <w:r w:rsidR="00CA2F83" w:rsidRPr="00E457C1">
        <w:rPr>
          <w:noProof/>
          <w:lang w:val="en-US"/>
        </w:rPr>
        <w:t xml:space="preserve"> Figure 3.15</w:t>
      </w:r>
      <w:r w:rsidRPr="00E457C1">
        <w:rPr>
          <w:noProof/>
          <w:lang w:val="en-US"/>
        </w:rPr>
        <w:t>d,</w:t>
      </w:r>
      <w:r w:rsidR="00CA2F83" w:rsidRPr="00E457C1">
        <w:rPr>
          <w:noProof/>
          <w:lang w:val="en-US"/>
        </w:rPr>
        <w:t xml:space="preserve"> </w:t>
      </w:r>
      <w:r w:rsidRPr="00E457C1">
        <w:rPr>
          <w:noProof/>
          <w:lang w:val="en-US"/>
        </w:rPr>
        <w:t xml:space="preserve">f). </w:t>
      </w:r>
    </w:p>
    <w:p w14:paraId="2AD12B81" w14:textId="77777777" w:rsidR="009F594A" w:rsidRPr="00E457C1" w:rsidRDefault="009F594A" w:rsidP="009F594A">
      <w:pPr>
        <w:pStyle w:val="AR6BodyText"/>
        <w:rPr>
          <w:noProof/>
          <w:lang w:val="en-US"/>
        </w:rPr>
      </w:pPr>
    </w:p>
    <w:p w14:paraId="357EBA99" w14:textId="77777777" w:rsidR="009F594A" w:rsidRPr="00E457C1" w:rsidRDefault="009F594A" w:rsidP="009F594A">
      <w:pPr>
        <w:pStyle w:val="AR6BodyText"/>
        <w:rPr>
          <w:noProof/>
          <w:lang w:val="en-US"/>
        </w:rPr>
      </w:pPr>
    </w:p>
    <w:p w14:paraId="59C9450A" w14:textId="38D45BC9" w:rsidR="009F594A" w:rsidRDefault="009F594A" w:rsidP="009F594A">
      <w:pPr>
        <w:pStyle w:val="AR6BodyText"/>
        <w:rPr>
          <w:b/>
          <w:noProof/>
        </w:rPr>
      </w:pPr>
      <w:r>
        <w:rPr>
          <w:b/>
          <w:noProof/>
        </w:rPr>
        <w:t xml:space="preserve">[START </w:t>
      </w:r>
      <w:r w:rsidRPr="00682BD7">
        <w:rPr>
          <w:rStyle w:val="AR6Chap3FigureCar"/>
          <w:b/>
          <w:noProof/>
          <w:sz w:val="22"/>
          <w:lang w:val="en-GB"/>
        </w:rPr>
        <w:t>FIGURE 3.1</w:t>
      </w:r>
      <w:r w:rsidR="00CA2F83">
        <w:rPr>
          <w:rStyle w:val="AR6Chap3FigureCar"/>
          <w:b/>
          <w:noProof/>
          <w:sz w:val="22"/>
          <w:lang w:val="en-GB"/>
        </w:rPr>
        <w:t>5</w:t>
      </w:r>
      <w:r w:rsidRPr="00682BD7">
        <w:rPr>
          <w:b/>
          <w:noProof/>
        </w:rPr>
        <w:t xml:space="preserve"> HERE</w:t>
      </w:r>
      <w:r>
        <w:rPr>
          <w:b/>
          <w:noProof/>
        </w:rPr>
        <w:t>]</w:t>
      </w:r>
    </w:p>
    <w:p w14:paraId="196A7916" w14:textId="77777777" w:rsidR="009F594A" w:rsidRDefault="009F594A" w:rsidP="009F594A">
      <w:pPr>
        <w:pStyle w:val="AR6BodyText"/>
        <w:rPr>
          <w:noProof/>
        </w:rPr>
      </w:pPr>
    </w:p>
    <w:p w14:paraId="29056A2C" w14:textId="77777777" w:rsidR="00BE2759" w:rsidRPr="00BE2759" w:rsidRDefault="00BE2759" w:rsidP="00BE2759">
      <w:pPr>
        <w:pStyle w:val="AR6Chap3Figure"/>
        <w:ind w:left="1134" w:hanging="1134"/>
      </w:pPr>
      <w:bookmarkStart w:id="1277" w:name="_Hlk57040810"/>
      <w:r w:rsidRPr="00BE2759">
        <w:rPr>
          <w:b/>
          <w:bCs/>
        </w:rPr>
        <w:t xml:space="preserve">Observed and simulated time series of anomalies in </w:t>
      </w:r>
      <w:r w:rsidRPr="00BE2759">
        <w:rPr>
          <w:b/>
        </w:rPr>
        <w:t>zonal average</w:t>
      </w:r>
      <w:r w:rsidRPr="00BE2759">
        <w:rPr>
          <w:b/>
          <w:bCs/>
        </w:rPr>
        <w:t xml:space="preserve"> annual mean precipitation.</w:t>
      </w:r>
      <w:r>
        <w:t xml:space="preserve"> </w:t>
      </w:r>
      <w:ins w:id="1278" w:author="Sara M Tuson" w:date="2021-07-01T07:46:00Z">
        <w:r w:rsidRPr="00BE2759">
          <w:rPr>
            <w:b/>
            <w:bCs/>
            <w:rPrChange w:id="1279" w:author="Ian Blenkinsop" w:date="2021-07-07T14:13:00Z">
              <w:rPr/>
            </w:rPrChange>
          </w:rPr>
          <w:t>(</w:t>
        </w:r>
      </w:ins>
      <w:r w:rsidRPr="00BE2759">
        <w:rPr>
          <w:b/>
          <w:bCs/>
          <w:rPrChange w:id="1280" w:author="Ian Blenkinsop" w:date="2021-07-07T14:13:00Z">
            <w:rPr/>
          </w:rPrChange>
        </w:rPr>
        <w:t>a)</w:t>
      </w:r>
      <w:r>
        <w:t xml:space="preserve">, </w:t>
      </w:r>
      <w:ins w:id="1281" w:author="Sara M Tuson" w:date="2021-07-01T07:46:00Z">
        <w:r w:rsidRPr="00BE2759">
          <w:rPr>
            <w:b/>
            <w:bCs/>
            <w:rPrChange w:id="1282" w:author="Ian Blenkinsop" w:date="2021-07-07T14:14:00Z">
              <w:rPr/>
            </w:rPrChange>
          </w:rPr>
          <w:t>(</w:t>
        </w:r>
      </w:ins>
      <w:r w:rsidRPr="00BE2759">
        <w:rPr>
          <w:b/>
          <w:bCs/>
          <w:rPrChange w:id="1283" w:author="Ian Blenkinsop" w:date="2021-07-07T14:14:00Z">
            <w:rPr/>
          </w:rPrChange>
        </w:rPr>
        <w:t>c</w:t>
      </w:r>
      <w:del w:id="1284" w:author="Sara M Tuson" w:date="2021-07-01T07:46:00Z">
        <w:r w:rsidRPr="00BE2759" w:rsidDel="001907CD">
          <w:rPr>
            <w:b/>
            <w:bCs/>
            <w:rPrChange w:id="1285" w:author="Ian Blenkinsop" w:date="2021-07-07T14:14:00Z">
              <w:rPr/>
            </w:rPrChange>
          </w:rPr>
          <w:delText>)</w:delText>
        </w:r>
      </w:del>
      <w:del w:id="1286" w:author="Sara M Tuson" w:date="2021-06-30T10:32:00Z">
        <w:r w:rsidRPr="00BE2759" w:rsidDel="00E413CC">
          <w:rPr>
            <w:b/>
            <w:bCs/>
            <w:rPrChange w:id="1287" w:author="Ian Blenkinsop" w:date="2021-07-07T14:14:00Z">
              <w:rPr/>
            </w:rPrChange>
          </w:rPr>
          <w:delText>-</w:delText>
        </w:r>
      </w:del>
      <w:ins w:id="1288" w:author="Sara M Tuson" w:date="2021-06-30T10:32:00Z">
        <w:r w:rsidRPr="00BE2759">
          <w:rPr>
            <w:b/>
            <w:bCs/>
            <w:rPrChange w:id="1289" w:author="Ian Blenkinsop" w:date="2021-07-07T14:14:00Z">
              <w:rPr/>
            </w:rPrChange>
          </w:rPr>
          <w:t>–</w:t>
        </w:r>
      </w:ins>
      <w:r w:rsidRPr="00BE2759">
        <w:rPr>
          <w:b/>
          <w:bCs/>
          <w:rPrChange w:id="1290" w:author="Ian Blenkinsop" w:date="2021-07-07T14:14:00Z">
            <w:rPr/>
          </w:rPrChange>
        </w:rPr>
        <w:t>f)</w:t>
      </w:r>
      <w:r>
        <w:t xml:space="preserve"> Evolution of global and zonal average annual mean precipitation (mm day</w:t>
      </w:r>
      <w:del w:id="1291" w:author="Ian Blenkinsop" w:date="2021-07-07T14:14:00Z">
        <w:r w:rsidRPr="00BE2759" w:rsidDel="00AD6D8A">
          <w:rPr>
            <w:vertAlign w:val="superscript"/>
          </w:rPr>
          <w:delText>-</w:delText>
        </w:r>
      </w:del>
      <w:ins w:id="1292" w:author="Ian Blenkinsop" w:date="2021-07-07T14:14:00Z">
        <w:r w:rsidRPr="00BE2759">
          <w:rPr>
            <w:vertAlign w:val="superscript"/>
          </w:rPr>
          <w:t>–</w:t>
        </w:r>
      </w:ins>
      <w:r w:rsidRPr="00BE2759">
        <w:rPr>
          <w:vertAlign w:val="superscript"/>
        </w:rPr>
        <w:t>1</w:t>
      </w:r>
      <w:r>
        <w:t>) over areas of land where there are observations, expressed relative to the base-line period of 1961–1990, simulated by CMIP6 models (one ensemble member per model) forced with both anthropogenic and natural forcings (brown) and natural forcings only (green). Multi-model means are shown in thick solid lines and shading shows the 5</w:t>
      </w:r>
      <w:del w:id="1293" w:author="Sara M Tuson" w:date="2021-06-30T10:32:00Z">
        <w:r w:rsidDel="00E413CC">
          <w:delText>-</w:delText>
        </w:r>
      </w:del>
      <w:ins w:id="1294" w:author="Sara M Tuson" w:date="2021-06-30T10:32:00Z">
        <w:r>
          <w:t>–</w:t>
        </w:r>
      </w:ins>
      <w:r>
        <w:t>95% confidence interval of the individual model simulations. The data is smoothed using a low pass filter. Observations from three different data</w:t>
      </w:r>
      <w:del w:id="1295" w:author="Sara M Tuson" w:date="2021-07-01T07:47:00Z">
        <w:r w:rsidDel="001907CD">
          <w:delText xml:space="preserve"> </w:delText>
        </w:r>
      </w:del>
      <w:r>
        <w:t xml:space="preserve">sets are included: gridded values derived from Global Historical Climatology Network (GHCN </w:t>
      </w:r>
      <w:ins w:id="1296" w:author="Sara M Tuson" w:date="2021-06-30T14:13:00Z">
        <w:r w:rsidRPr="00BE2759">
          <w:rPr>
            <w:szCs w:val="20"/>
          </w:rPr>
          <w:t>version 2</w:t>
        </w:r>
      </w:ins>
      <w:del w:id="1297" w:author="Sara M Tuson" w:date="2021-06-30T14:13:00Z">
        <w:r w:rsidDel="002916CD">
          <w:delText>V2</w:delText>
        </w:r>
      </w:del>
      <w:r>
        <w:t xml:space="preserve">) station data, updated from </w:t>
      </w:r>
      <w:r>
        <w:fldChar w:fldCharType="begin" w:fldLock="1"/>
      </w:r>
      <w:r>
        <w:instrText>ADDIN CSL_CITATION { "citationItems" : [ { "id" : "ITEM-1", "itemData" : { "DOI" : "10.1038/nature06025", "ISSN" : "0028-0836", "author" : [ { "dropping-particle" : "", "family" : "Zhang", "given" : "Xuebin", "non-dropping-particle" : "", "parse-names" : false, "suffix" : "" }, { "dropping-particle" : "", "family" : "Zwiers", "given" : "Francis W", "non-dropping-particle" : "", "parse-names" : false, "suffix" : "" }, { "dropping-particle" : "", "family" : "Hegerl", "given" : "Gabriele C", "non-dropping-particle" : "", "parse-names" : false, "suffix" : "" }, { "dropping-particle" : "", "family" : "Lambert", "given" : "F Hugo", "non-dropping-particle" : "", "parse-names" : false, "suffix" : "" }, { "dropping-particle" : "", "family" : "Gillett", "given" : "Nathan P", "non-dropping-particle" : "", "parse-names" : false, "suffix" : "" }, { "dropping-particle" : "", "family" : "Solomon", "given" : "Susan", "non-dropping-particle" : "", "parse-names" : false, "suffix" : "" }, { "dropping-particle" : "", "family" : "Stott", "given" : "Peter A", "non-dropping-particle" : "", "parse-names" : false, "suffix" : "" }, { "dropping-particle" : "", "family" : "Nozawa", "given" : "Toru", "non-dropping-particle" : "", "parse-names" : false, "suffix" : "" } ], "container-title" : "Nature", "id" : "ITEM-1", "issue" : "7152", "issued" : { "date-parts" : [ [ "2007", "7", "23" ] ] }, "page" : "461-465", "publisher" : "Nature Publishing Group", "title" : "Detection of human influence on twentieth-century precipitation trends", "translator" : [ { "dropping-particle" : "", "family" : "J1791", "given" : "", "non-dropping-particle" : "", "parse-names" : false, "suffix" : "" } ], "type" : "article-journal", "volume" : "448" }, "uris" : [ "http://www.mendeley.com/documents/?uuid=9e9ca9d2-f8b2-4334-b568-22be40b21786" ] } ], "mendeley" : { "formattedCitation" : "(Zhang et al., 2007)", "manualFormatting" : "Zhang et al. (2007)", "plainTextFormattedCitation" : "(Zhang et al., 2007)", "previouslyFormattedCitation" : "(Zhang et al., 2007)" }, "properties" : { "noteIndex" : 0 }, "schema" : "https://github.com/citation-style-language/schema/raw/master/csl-citation.json" }</w:instrText>
      </w:r>
      <w:r>
        <w:fldChar w:fldCharType="separate"/>
      </w:r>
      <w:r w:rsidRPr="00C81FA9">
        <w:rPr>
          <w:noProof/>
        </w:rPr>
        <w:t xml:space="preserve">Zhang et al. </w:t>
      </w:r>
      <w:r>
        <w:rPr>
          <w:noProof/>
        </w:rPr>
        <w:t>(</w:t>
      </w:r>
      <w:r w:rsidRPr="00C81FA9">
        <w:rPr>
          <w:noProof/>
        </w:rPr>
        <w:t>2007)</w:t>
      </w:r>
      <w:r>
        <w:fldChar w:fldCharType="end"/>
      </w:r>
      <w:r>
        <w:t xml:space="preserve">, data from the Global Precipitation Climatology Product (GPCP L3 </w:t>
      </w:r>
      <w:ins w:id="1298" w:author="Sara M Tuson" w:date="2021-06-30T14:13:00Z">
        <w:r w:rsidRPr="00BE2759">
          <w:rPr>
            <w:szCs w:val="20"/>
          </w:rPr>
          <w:t>version 2.3</w:t>
        </w:r>
      </w:ins>
      <w:del w:id="1299" w:author="Sara M Tuson" w:date="2021-06-30T14:13:00Z">
        <w:r w:rsidDel="002916CD">
          <w:delText>v2.3</w:delText>
        </w:r>
      </w:del>
      <w:r>
        <w:t xml:space="preserve">, </w:t>
      </w:r>
      <w:r w:rsidR="00A30925">
        <w:t xml:space="preserve"> </w:t>
      </w:r>
      <w:commentRangeStart w:id="1300"/>
      <w:r w:rsidR="00A30925">
        <w:fldChar w:fldCharType="begin" w:fldLock="1"/>
      </w:r>
      <w:r w:rsidR="00D33CB6">
        <w:instrText>ADDIN CSL_CITATION { "citationItems" : [ { "id" : "ITEM-1", "itemData" : { "DOI" : "10.1175/1525-7541(2003)004&lt;1147:TVGPCP&gt;2.0.CO;2", "ISSN" : "1525-755X", "author" : [ { "dropping-particle" : "", "family" : "Adler", "given" : "Robert F.", "non-dropping-particle" : "", "parse-names" : false, "suffix" : "" }, { "dropping-particle" : "", "family" : "Huffman", "given" : "George J", "non-dropping-particle" : "", "parse-names" : false, "suffix" : "" }, { "dropping-particle" : "", "family" : "Chang", "given" : "Alfred", "non-dropping-particle" : "", "parse-names" : false, "suffix" : "" }, { "dropping-particle" : "", "family" : "Ferraro", "given" : "Ralph", "non-dropping-particle" : "", "parse-names" : false, "suffix" : "" }, { "dropping-particle" : "", "family" : "Xie", "given" : "Ping-Ping", "non-dropping-particle" : "", "parse-names" : false, "suffix" : "" }, { "dropping-particle" : "", "family" : "Janowiak", "given" : "John", "non-dropping-particle" : "", "parse-names" : false, "suffix" : "" }, { "dropping-particle" : "", "family" : "Rudolf", "given" : "Bruno", "non-dropping-particle" : "", "parse-names" : false, "suffix" : "" }, { "dropping-particle" : "", "family" : "Schneider", "given" : "Udo", "non-dropping-particle" : "", "parse-names" : false, "suffix" : "" }, { "dropping-particle" : "", "family" : "Curtis", "given" : "Scott", "non-dropping-particle" : "", "parse-names" : false, "suffix" : "" }, { "dropping-particle" : "", "family" : "Bolvin", "given" : "David", "non-dropping-particle" : "", "parse-names" : false, "suffix" : "" }, { "dropping-particle" : "", "family" : "Gruber", "given" : "Arnold", "non-dropping-particle" : "", "parse-names" : false, "suffix" : "" }, { "dropping-particle" : "", "family" : "Susskind", "given" : "Joel", "non-dropping-particle" : "", "parse-names" : false, "suffix" : "" }, { "dropping-particle" : "", "family" : "Arkin", "given" : "Philip", "non-dropping-particle" : "", "parse-names" : false, "suffix" : "" }, { "dropping-particle" : "", "family" : "Nelkin", "given" : "Eric", "non-dropping-particle" : "", "parse-names" : false, "suffix" : "" } ], "container-title" : "Journal of Hydrometeorology", "id" : "ITEM-1", "issue" : "6", "issued" : { "date-parts" : [ [ "2003", "12" ] ] }, "page" : "1147-1167", "title" : "The Version-2 Global Precipitation Climatology Project (GPCP) Monthly Precipitation Analysis (1979\u2013Present)", "translator" : [ { "dropping-particle" : "", "family" : "J6997", "given" : "", "non-dropping-particle" : "", "parse-names" : false, "suffix" : "" } ], "type" : "article-journal", "volume" : "4" }, "uris" : [ "http://www.mendeley.com/documents/?uuid=664c0048-83a1-400a-9436-484270135ca3" ] } ], "mendeley" : { "formattedCitation" : "(Adler et al., 2003)", "manualFormatting" : "Huffman and Bolvin, 2013)", "plainTextFormattedCitation" : "(Adler et al., 2003)", "previouslyFormattedCitation" : "(Adler et al., 2003)" }, "properties" : { "noteIndex" : 0 }, "schema" : "https://github.com/citation-style-language/schema/raw/master/csl-citation.json" }</w:instrText>
      </w:r>
      <w:r w:rsidR="00A30925">
        <w:fldChar w:fldCharType="separate"/>
      </w:r>
      <w:r w:rsidR="00393F8C">
        <w:rPr>
          <w:noProof/>
        </w:rPr>
        <w:t>Huffman and Bolvin, 2013)</w:t>
      </w:r>
      <w:r w:rsidR="00A30925">
        <w:fldChar w:fldCharType="end"/>
      </w:r>
      <w:commentRangeEnd w:id="1300"/>
      <w:r w:rsidR="00AC512B">
        <w:rPr>
          <w:rStyle w:val="CommentReference"/>
          <w:lang w:val="fr-FR"/>
        </w:rPr>
        <w:commentReference w:id="1300"/>
      </w:r>
      <w:del w:id="1301" w:author="Robin Matthews" w:date="2021-06-15T12:42:00Z">
        <w:r w:rsidR="00A30925" w:rsidDel="00AC512B">
          <w:delText>)</w:delText>
        </w:r>
      </w:del>
      <w:r w:rsidR="00A30925">
        <w:t xml:space="preserve"> </w:t>
      </w:r>
      <w:bookmarkEnd w:id="1277"/>
      <w:r w:rsidRPr="00BE2759">
        <w:t xml:space="preserve">and from the Climate Research Unit (CRU TS4.02, </w:t>
      </w:r>
      <w:r w:rsidRPr="00BE2759">
        <w:fldChar w:fldCharType="begin" w:fldLock="1"/>
      </w:r>
      <w:r w:rsidRPr="00BE2759">
        <w:instrText>ADDIN CSL_CITATION { "citationItems" : [ { "id" : "ITEM-1", "itemData" : { "DOI" : "10.1002/joc.3711", "abstract" : "ABSTRACT This paper describes the construction of an updated gridded climate dataset (referred to as CRU TS3.10) from monthly observations at meteorological stations across the world's land areas. Station anomalies (from 1961 to 1990 means) were interpolated into 0.5\u00b0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\u00a9 2013 Royal Meteorological Society", "author" : [ { "dropping-particle" : "", "family" : "Harris", "given" : "I", "non-dropping-particle" : "", "parse-names" : false, "suffix" : "" }, { "dropping-particle" : "", "family" : "Jones", "given" : "P D", "non-dropping-particle" : "", "parse-names" : false, "suffix" : "" }, { "dropping-particle" : "", "family" : "Osborn", "given" : "T J", "non-dropping-particle" : "", "parse-names" : false, "suffix" : "" }, { "dropping-particle" : "", "family" : "Lister", "given" : "D H", "non-dropping-particle" : "", "parse-names" : false, "suffix" : "" } ], "container-title" : "International Journal of Climatology", "id" : "ITEM-1", "issue" : "3", "issued" : { "date-parts" : [ [ "2014" ] ] }, "page" : "623-642", "title" : "Updated high-resolution grids of monthly climatic observations \u2013 the CRU TS3.10 Dataset", "translator" : [ { "dropping-particle" : "", "family" : "J5399", "given" : "", "non-dropping-particle" : "", "parse-names" : false, "suffix" : "" } ], "type" : "article-journal", "volume" : "34" }, "uris" : [ "http://www.mendeley.com/documents/?uuid=25bbe86c-02be-4189-b9fd-a321cfd92e01" ] } ], "mendeley" : { "formattedCitation" : "(Harris et al., 2014)", "manualFormatting" : "Harris et al. (2014)", "plainTextFormattedCitation" : "(Harris et al., 2014)", "previouslyFormattedCitation" : "(Harris et al., 2014)" }, "properties" : { "noteIndex" : 0 }, "schema" : "https://github.com/citation-style-language/schema/raw/master/csl-citation.json" }</w:instrText>
      </w:r>
      <w:r w:rsidRPr="00BE2759">
        <w:fldChar w:fldCharType="separate"/>
      </w:r>
      <w:r w:rsidRPr="00BE2759">
        <w:rPr>
          <w:noProof/>
        </w:rPr>
        <w:t>Harris et al. (2014)</w:t>
      </w:r>
      <w:r w:rsidRPr="00BE2759">
        <w:fldChar w:fldCharType="end"/>
      </w:r>
      <w:r w:rsidRPr="00BE2759">
        <w:t>). Also plotted are boxplots showing interquartile and 5</w:t>
      </w:r>
      <w:del w:id="1302" w:author="Sara M Tuson" w:date="2021-06-30T10:32:00Z">
        <w:r w:rsidRPr="00BE2759" w:rsidDel="00E413CC">
          <w:delText>-</w:delText>
        </w:r>
      </w:del>
      <w:ins w:id="1303" w:author="Sara M Tuson" w:date="2021-06-30T10:32:00Z">
        <w:r w:rsidRPr="00BE2759">
          <w:t>–</w:t>
        </w:r>
      </w:ins>
      <w:r w:rsidRPr="00BE2759">
        <w:t xml:space="preserve">95% ranges of simulated trends over the period for simulations forced with both anthropogenic and natural forcings (brown) and natural forcings only (blue). Observed trends for each observational product are shown as horizontal lines. Panel </w:t>
      </w:r>
      <w:ins w:id="1304" w:author="Sara M Tuson" w:date="2021-07-01T07:47:00Z">
        <w:r w:rsidRPr="00BE2759">
          <w:rPr>
            <w:b/>
            <w:bCs/>
            <w:rPrChange w:id="1305" w:author="Ian Blenkinsop" w:date="2021-07-07T14:14:00Z">
              <w:rPr/>
            </w:rPrChange>
          </w:rPr>
          <w:t>(</w:t>
        </w:r>
      </w:ins>
      <w:r w:rsidRPr="00BE2759">
        <w:rPr>
          <w:b/>
          <w:bCs/>
          <w:rPrChange w:id="1306" w:author="Ian Blenkinsop" w:date="2021-07-07T14:14:00Z">
            <w:rPr/>
          </w:rPrChange>
        </w:rPr>
        <w:t>b)</w:t>
      </w:r>
      <w:r w:rsidRPr="00BE2759">
        <w:t xml:space="preserve"> shows annual mean precipitation rate (mm day</w:t>
      </w:r>
      <w:del w:id="1307" w:author="Ian Blenkinsop" w:date="2021-07-07T14:14:00Z">
        <w:r w:rsidRPr="00BE2759" w:rsidDel="00AD6D8A">
          <w:rPr>
            <w:vertAlign w:val="superscript"/>
          </w:rPr>
          <w:delText>-</w:delText>
        </w:r>
      </w:del>
      <w:ins w:id="1308" w:author="Ian Blenkinsop" w:date="2021-07-07T14:14:00Z">
        <w:r w:rsidRPr="00BE2759">
          <w:rPr>
            <w:vertAlign w:val="superscript"/>
          </w:rPr>
          <w:t>–</w:t>
        </w:r>
      </w:ins>
      <w:r w:rsidRPr="00BE2759">
        <w:rPr>
          <w:vertAlign w:val="superscript"/>
        </w:rPr>
        <w:t>1</w:t>
      </w:r>
      <w:r w:rsidRPr="00BE2759">
        <w:t xml:space="preserve">) of GHCN </w:t>
      </w:r>
      <w:ins w:id="1309" w:author="Sara M Tuson" w:date="2021-06-30T14:13:00Z">
        <w:r w:rsidRPr="00BE2759">
          <w:rPr>
            <w:szCs w:val="20"/>
          </w:rPr>
          <w:t>version 2</w:t>
        </w:r>
      </w:ins>
      <w:del w:id="1310" w:author="Sara M Tuson" w:date="2021-06-30T14:13:00Z">
        <w:r w:rsidRPr="00BE2759" w:rsidDel="002916CD">
          <w:delText>V2</w:delText>
        </w:r>
      </w:del>
      <w:r w:rsidRPr="00BE2759">
        <w:t xml:space="preserve"> for the years 1950</w:t>
      </w:r>
      <w:del w:id="1311" w:author="Sara M Tuson" w:date="2021-06-30T10:32:00Z">
        <w:r w:rsidRPr="00BE2759" w:rsidDel="00E413CC">
          <w:delText>-</w:delText>
        </w:r>
      </w:del>
      <w:ins w:id="1312" w:author="Sara M Tuson" w:date="2021-06-30T10:32:00Z">
        <w:r w:rsidRPr="00BE2759">
          <w:t>–</w:t>
        </w:r>
      </w:ins>
      <w:r w:rsidRPr="00BE2759">
        <w:t xml:space="preserve">2014 over land areas used to compute the plots. </w:t>
      </w:r>
      <w:r w:rsidRPr="00BE2759">
        <w:rPr>
          <w:rFonts w:cs="Times New Roman"/>
          <w:szCs w:val="20"/>
        </w:rPr>
        <w:t>Further details on data sources and processing are available in the chapter data table (Table 3.SM.1).</w:t>
      </w:r>
    </w:p>
    <w:p w14:paraId="27E7238F" w14:textId="4FC6E83F" w:rsidR="009F594A" w:rsidRPr="00BE2759" w:rsidRDefault="009F594A" w:rsidP="00BE2759">
      <w:pPr>
        <w:pStyle w:val="AR6Chap3Figure"/>
        <w:numPr>
          <w:ilvl w:val="0"/>
          <w:numId w:val="0"/>
        </w:numPr>
        <w:ind w:left="360"/>
        <w:rPr>
          <w:noProof/>
        </w:rPr>
      </w:pPr>
    </w:p>
    <w:p w14:paraId="694BEF80" w14:textId="74F9D5F9" w:rsidR="009F594A" w:rsidRPr="00E457C1" w:rsidRDefault="009F594A" w:rsidP="009F594A">
      <w:pPr>
        <w:pStyle w:val="AR6BodyText"/>
        <w:rPr>
          <w:b/>
          <w:noProof/>
          <w:lang w:val="en-US"/>
        </w:rPr>
      </w:pPr>
      <w:r w:rsidRPr="00E457C1">
        <w:rPr>
          <w:b/>
          <w:noProof/>
          <w:lang w:val="en-US"/>
        </w:rPr>
        <w:t xml:space="preserve">[END </w:t>
      </w:r>
      <w:r w:rsidRPr="00682BD7">
        <w:rPr>
          <w:rStyle w:val="AR6Chap3FigureCar"/>
          <w:b/>
          <w:noProof/>
          <w:sz w:val="22"/>
          <w:lang w:val="en-GB"/>
        </w:rPr>
        <w:t>FIGURE 3.1</w:t>
      </w:r>
      <w:r w:rsidR="00CA2F83">
        <w:rPr>
          <w:rStyle w:val="AR6Chap3FigureCar"/>
          <w:b/>
          <w:noProof/>
          <w:sz w:val="22"/>
          <w:lang w:val="en-GB"/>
        </w:rPr>
        <w:t>5</w:t>
      </w:r>
      <w:r w:rsidRPr="00E457C1">
        <w:rPr>
          <w:b/>
          <w:noProof/>
          <w:lang w:val="en-US"/>
        </w:rPr>
        <w:t xml:space="preserve"> HERE]</w:t>
      </w:r>
    </w:p>
    <w:p w14:paraId="212FF770" w14:textId="77777777" w:rsidR="009F594A" w:rsidRPr="00E457C1" w:rsidRDefault="009F594A" w:rsidP="009F594A">
      <w:pPr>
        <w:pStyle w:val="AR6BodyText"/>
        <w:rPr>
          <w:noProof/>
          <w:lang w:val="en-US"/>
        </w:rPr>
      </w:pPr>
    </w:p>
    <w:p w14:paraId="483459C8" w14:textId="77777777" w:rsidR="009F594A" w:rsidRPr="00E457C1" w:rsidRDefault="009F594A" w:rsidP="009F594A">
      <w:pPr>
        <w:pStyle w:val="AR6BodyText"/>
        <w:rPr>
          <w:noProof/>
          <w:lang w:val="en-US"/>
        </w:rPr>
      </w:pPr>
    </w:p>
    <w:p w14:paraId="1B651C2F" w14:textId="7646CBB1" w:rsidR="009F594A" w:rsidRPr="00E457C1" w:rsidRDefault="009F594A" w:rsidP="009F594A">
      <w:pPr>
        <w:pStyle w:val="AR6BodyText"/>
        <w:rPr>
          <w:noProof/>
          <w:lang w:val="en-US"/>
        </w:rPr>
      </w:pPr>
      <w:r w:rsidRPr="00E457C1">
        <w:rPr>
          <w:noProof/>
          <w:lang w:val="en-US"/>
        </w:rPr>
        <w:t>For the S</w:t>
      </w:r>
      <w:ins w:id="1313" w:author="Sara M Tuson" w:date="2021-06-27T07:53:00Z">
        <w:r w:rsidR="00E54492">
          <w:rPr>
            <w:noProof/>
            <w:lang w:val="en-US"/>
          </w:rPr>
          <w:t xml:space="preserve">outhern </w:t>
        </w:r>
      </w:ins>
      <w:r w:rsidRPr="00E457C1">
        <w:rPr>
          <w:noProof/>
          <w:lang w:val="en-US"/>
        </w:rPr>
        <w:t>H</w:t>
      </w:r>
      <w:ins w:id="1314" w:author="Sara M Tuson" w:date="2021-06-27T07:53:00Z">
        <w:r w:rsidR="00E54492">
          <w:rPr>
            <w:noProof/>
            <w:lang w:val="en-US"/>
          </w:rPr>
          <w:t>emisphere</w:t>
        </w:r>
      </w:ins>
      <w:r w:rsidRPr="00E457C1">
        <w:rPr>
          <w:noProof/>
          <w:lang w:val="en-US"/>
        </w:rPr>
        <w:t xml:space="preserve"> extratropics, </w:t>
      </w:r>
      <w:r>
        <w:rPr>
          <w:noProof/>
        </w:rPr>
        <w:fldChar w:fldCharType="begin" w:fldLock="1"/>
      </w:r>
      <w:r w:rsidR="00110E10">
        <w:rPr>
          <w:noProof/>
          <w:lang w:val="en-US"/>
        </w:rPr>
        <w:instrText>ADDIN CSL_CITATION { "citationItems" : [ { "id" : "ITEM-1", "itemData" : { "DOI" : "10.1175/JCLI-D-15-0588.1", "ISSN" : "0894-8755", "abstract" : "In this study, a set of five reanalysis datasets [ERA-Interim, NCEP\u2013DOE AMIP-II reanalysis (R2), MERRA, the Twentieth Century Reanalysis (20CR), and the CFS Reanalysis (CFSR)] is used to provide a robust estimation of precipitation change in the middle-to-high latitudes of the Southern Hemisphere during the last three decades. Based on several metrics accounting for the eddy activity and moisture availability, an attempt is also made to identify the dynamical mechanisms triggering these changes during extended summer and winter seasons. To that aim, a weighted reanalysis ensemble is built using the inverse of the variance as weighting factors for each variable. Results showed that the weighted reanalysis ensemble reproduced the observed precipitation changes at high and middle latitudes during the two seasons, as depicted by the GPCP dataset. For the extended summer season, precipitation changes were dynamically consistent with changes in the eddy activity, attributed mostly to ozone depletion. For the extended winter season, the eddy activity and moisture availability both contributed to the precipitation changes, with the increased concentration of greenhouse gases being the main driver of the climate change signal.", "author" : [ { "dropping-particle" : "", "family" : "Solman", "given" : "Silvina A.", "non-dropping-particle" : "", "parse-names" : false, "suffix" : "" }, { "dropping-particle" : "", "family" : "Orlanski", "given" : "Isidoro", "non-dropping-particle" : "", "parse-names" : false, "suffix" : "" } ], "container-title" : "Journal of Climate", "id" : "ITEM-1", "issue" : "5", "issued" : { "date-parts" : [ [ "2016", "3", "1" ] ] }, "page" : "1673-1687", "title" : "Climate Change over the Extratropical Southern Hemisphere: The Tale from an Ensemble of Reanalysis Datasets", "translator" : [ { "dropping-particle" : "", "family" : "J5067", "given" : "", "non-dropping-particle" : "", "parse-names" : false, "suffix" : "" } ], "type" : "article-journal", "volume" : "29" }, "uris" : [ "http://www.mendeley.com/documents/?uuid=5e6672bb-733c-4f21-9b6a-2923073a44fc" ] } ], "mendeley" : { "formattedCitation" : "(Solman and Orlanski, 2016)", "manualFormatting" : "Solman and Orlanski (2016)", "plainTextFormattedCitation" : "(Solman and Orlanski, 2016)", "previouslyFormattedCitation" : "(Solman and Orlanski, 2016)" }, "properties" : { "noteIndex" : 0 }, "schema" : "https://github.com/citation-style-language/schema/raw/master/csl-citation.json" }</w:instrText>
      </w:r>
      <w:r>
        <w:rPr>
          <w:noProof/>
        </w:rPr>
        <w:fldChar w:fldCharType="separate"/>
      </w:r>
      <w:r w:rsidR="00393F8C">
        <w:rPr>
          <w:noProof/>
          <w:lang w:val="en-US"/>
        </w:rPr>
        <w:t>Solman and Orlanski (2016)</w:t>
      </w:r>
      <w:r>
        <w:rPr>
          <w:noProof/>
        </w:rPr>
        <w:fldChar w:fldCharType="end"/>
      </w:r>
      <w:r w:rsidRPr="00E457C1">
        <w:rPr>
          <w:noProof/>
          <w:lang w:val="en-US"/>
        </w:rPr>
        <w:t xml:space="preserve"> found that the observed summertime rainfall increase over high</w:t>
      </w:r>
      <w:r w:rsidR="00E02A05" w:rsidRPr="00E457C1">
        <w:rPr>
          <w:noProof/>
          <w:lang w:val="en-US"/>
        </w:rPr>
        <w:t xml:space="preserve"> latitudes</w:t>
      </w:r>
      <w:r w:rsidRPr="00E457C1">
        <w:rPr>
          <w:noProof/>
          <w:lang w:val="en-US"/>
        </w:rPr>
        <w:t xml:space="preserve"> and decrease over mid-latitudes </w:t>
      </w:r>
      <w:r w:rsidR="00E9536B" w:rsidRPr="00E457C1">
        <w:rPr>
          <w:noProof/>
          <w:lang w:val="en-US"/>
        </w:rPr>
        <w:t>over the period</w:t>
      </w:r>
      <w:r w:rsidRPr="00E457C1">
        <w:rPr>
          <w:noProof/>
          <w:lang w:val="en-US"/>
        </w:rPr>
        <w:t xml:space="preserve"> 1979</w:t>
      </w:r>
      <w:del w:id="1315" w:author="Sara M Tuson" w:date="2021-06-24T10:50:00Z">
        <w:r w:rsidRPr="00E457C1" w:rsidDel="00D269C7">
          <w:rPr>
            <w:noProof/>
            <w:lang w:val="en-US"/>
          </w:rPr>
          <w:delText>-</w:delText>
        </w:r>
      </w:del>
      <w:ins w:id="1316" w:author="Sara M Tuson" w:date="2021-06-24T10:50:00Z">
        <w:r w:rsidR="00D269C7">
          <w:rPr>
            <w:noProof/>
            <w:lang w:val="en-US"/>
          </w:rPr>
          <w:t>–</w:t>
        </w:r>
      </w:ins>
      <w:r w:rsidRPr="00E457C1">
        <w:rPr>
          <w:noProof/>
          <w:lang w:val="en-US"/>
        </w:rPr>
        <w:t xml:space="preserve">2010 are quasi-zonally symmetric and related to changes in eddy activity. The latter were in turn </w:t>
      </w:r>
      <w:r w:rsidR="00E02A05" w:rsidRPr="00E457C1">
        <w:rPr>
          <w:noProof/>
          <w:lang w:val="en-US"/>
        </w:rPr>
        <w:t xml:space="preserve">found to be </w:t>
      </w:r>
      <w:r w:rsidRPr="00E457C1">
        <w:rPr>
          <w:noProof/>
          <w:lang w:val="en-US"/>
        </w:rPr>
        <w:t xml:space="preserve">associated with the poleward shift of the westerlies due mostly to ozone depletion. Positive rainfall trends in the subtropics, particularly over southeastern South America (see also Section 10.4.2.2) and northern and central Australia, have been also attributed to stratospheric ozone depletion </w:t>
      </w:r>
      <w:r>
        <w:rPr>
          <w:noProof/>
        </w:rPr>
        <w:fldChar w:fldCharType="begin" w:fldLock="1"/>
      </w:r>
      <w:r w:rsidR="00D33CB6">
        <w:rPr>
          <w:noProof/>
          <w:lang w:val="en-US"/>
        </w:rPr>
        <w:instrText>ADDIN CSL_CITATION { "citationItems" : [ { "id" : "ITEM-1", "itemData" : { "DOI" : "10.1126/science.1202131", "ISSN" : "0036-8075", "abstract" : "Over the past half-century, the ozone hole has caused a poleward shift\nof the extratropical westerly jet in the Southern Hemisphere. Here, we\nargue that these extratropical circulation changes, resulting from ozone\ndepletion, have substantially contributed to subtropical precipitation\nchanges. Specifically, we show that precipitation in the southern\nsubtropics in austral summer increases significantly when climate models\nare integrated with reduced polar ozone concentrations. Furthermore, the\nobserved patterns of subtropical precipitation change, from 1979 to\n2000, are very similar to those in our model integrations, where ozone\ndepletion alone is prescribed. In both climate models and observations,\nthe subtropical moistening is linked to a poleward shift of the\nextratropical westerly jet. Our results highlight the importance of\npolar regions for the subtropical hydrological cycle.", "author" : [ { "dropping-particle" : "", "family" : "Kang", "given" : "S M", "non-dropping-particle" : "", "parse-names" : false, "suffix" : "" }, { "dropping-particle" : "", "family" : "Polvani", "given" : "L M", "non-dropping-particle" : "", "parse-names" : false, "suffix" : "" }, { "dropping-particle" : "", "family" : "Fyfe", "given" : "J C", "non-dropping-particle" : "", "parse-names" : false, "suffix" : "" }, { "dropping-particle" : "", "family" : "Sigmond", "given" : "M", "non-dropping-particle" : "", "parse-names" : false, "suffix" : "" } ], "container-title" : "SCIENCE", "id" : "ITEM-1", "issue" : "6032", "issued" : { "date-parts" : [ [ "2011", "5" ] ] }, "page" : "951-954", "publisher" : "AMER ASSOC ADVANCEMENT SCIENCE", "publisher-place" : "1200 NEW YORK AVE, NW, WASHINGTON, DC 20005 USA", "title" : "Impact of Polar Ozone Depletion on Subtropical Precipitation", "translator" : [ { "dropping-particle" : "", "family" : "J3722", "given" : "", "non-dropping-particle" : "", "parse-names" : false, "suffix" : "" } ], "type" : "article-journal", "volume" : "332" }, "uris" : [ "http://www.mendeley.com/documents/?uuid=efe139ef-7171-4d8d-94f9-9bd1babdff7d" ] }, { "id" : "ITEM-2", "itemData" : { "DOI" : "10.1007/s00382-013-1777-x", "author" : [ { "dropping-particle" : "", "family" : "Gonzalez", "given" : "Paula L M", "non-dropping-particle" : "", "parse-names" : false, "suffix" : "" }, { "dropping-particle" : "", "family" : "Polvani", "given" : "L.M.", "non-dropping-particle" : "", "parse-names" : false, "suffix" : "" }, { "dropping-particle" : "", "family" : "Seager", "given" : "R.", "non-dropping-particle" : "", "parse-names" : false, "suffix" : "" }, { "dropping-particle" : "", "family" : "Correa", "given" : "Gustavo J P", "non-dropping-particle" : "", "parse-names" : false, "suffix" : "" } ], "container-title" : "Climate Dynamics", "id" : "ITEM-2", "issue" : "7-8", "issued" : { "date-parts" : [ [ "2014" ] ] }, "page" : "1775-1792", "title" : "Stratospheric ozone depletion: a key driver of recent precipitation trends in Southeastern South America", "translator" : [ { "dropping-particle" : "", "family" : "J7001", "given" : "", "non-dropping-particle" : "", "parse-names" : false, "suffix" : "" } ], "type" : "article-journal", "volume" : "42" }, "uris" : [ "http://www.mendeley.com/documents/?uuid=98e5c36b-3aa1-4d3e-b07e-7fc75d17943e" ] } ], "mendeley" : { "formattedCitation" : "(Kang et al., 2011; Gonzalez et al., 2014)", "plainTextFormattedCitation" : "(Kang et al., 2011; Gonzalez et al., 2014)", "previouslyFormattedCitation" : "(Kang et al., 2011; Gonzalez et al., 2014)" }, "properties" : { "noteIndex" : 0 }, "schema" : "https://github.com/citation-style-language/schema/raw/master/csl-citation.json" }</w:instrText>
      </w:r>
      <w:r>
        <w:rPr>
          <w:noProof/>
        </w:rPr>
        <w:fldChar w:fldCharType="separate"/>
      </w:r>
      <w:r w:rsidR="00393F8C">
        <w:rPr>
          <w:noProof/>
          <w:lang w:val="en-US"/>
        </w:rPr>
        <w:t>(Kang et al., 2011; Gonzalez et al., 2014)</w:t>
      </w:r>
      <w:r>
        <w:rPr>
          <w:noProof/>
        </w:rPr>
        <w:fldChar w:fldCharType="end"/>
      </w:r>
      <w:r w:rsidRPr="00E457C1">
        <w:rPr>
          <w:noProof/>
          <w:lang w:val="en-US"/>
        </w:rPr>
        <w:t xml:space="preserve"> and greenhouse gases </w:t>
      </w:r>
      <w:r>
        <w:rPr>
          <w:noProof/>
        </w:rPr>
        <w:fldChar w:fldCharType="begin" w:fldLock="1"/>
      </w:r>
      <w:r w:rsidR="00D33CB6">
        <w:rPr>
          <w:noProof/>
          <w:lang w:val="en-US"/>
        </w:rPr>
        <w:instrText>ADDIN CSL_CITATION { "citationItems" : [ { "id" : "ITEM-1", "itemData" : { "DOI" : "10.1002/joc.4153", "author" : [ { "dropping-particle" : "", "family" : "Vera", "given" : "C S", "non-dropping-particle" : "", "parse-names" : false, "suffix" : "" }, { "dropping-particle" : "", "family" : "Diaz", "given" : "L", "non-dropping-particle" : "", "parse-names" : false, "suffix" : "" } ], "container-title" : "International Journal of Climatology", "id" : "ITEM-1", "issued" : { "date-parts" : [ [ "2014" ] ] }, "title" : "Anthropogenic influence on summer precipitation trends over South America in CMIP5 models", "translator" : [ { "dropping-particle" : "", "family" : "J6327", "given" : "", "non-dropping-particle" : "", "parse-names" : false, "suffix" : "" } ], "type" : "article-journal" }, "uris" : [ "http://www.mendeley.com/documents/?uuid=4a6de241-26fb-4625-afda-d23784d6c494" ] }, { "id" : "ITEM-2", "itemData" : { "DOI" : "10.1007/s00382-019-04950-7", "ISSN" : "0930-7575", "author" : [ { "dropping-particle" : "", "family" : "Saurral", "given" : "Ramiro I.", "non-dropping-particle" : "", "parse-names" : false, "suffix" : "" }, { "dropping-particle" : "", "family" : "Kucharski", "given" : "Fred", "non-dropping-particle" : "", "parse-names" : false, "suffix" : "" }, { "dropping-particle" : "", "family" : "Raggio", "given" : "Gabriela A.", "non-dropping-particle" : "", "parse-names" : false, "suffix" : "" } ], "container-title" : "Climate Dynamics", "id" : "ITEM-2", "issue" : "11", "issued" : { "date-parts" : [ [ "2019", "12", "24" ] ] }, "page" : "6645-6663", "title" : "Variations in ozone and greenhouse gases as drivers of Southern Hemisphere climate in a medium-complexity global climate model", "translator" : [ { "dropping-particle" : "", "family" : "J3501", "given" : "", "non-dropping-particle" : "", "parse-names" : false, "suffix" : "" } ], "type" : "article-journal", "volume" : "53" }, "uris" : [ "http://www.mendeley.com/documents/?uuid=cea0f897-51b8-4e24-8c5e-83590b41e89b" ] } ], "mendeley" : { "formattedCitation" : "(Vera and Diaz, 2014; Saurral et al., 2019)", "plainTextFormattedCitation" : "(Vera and Diaz, 2014; Saurral et al., 2019)", "previouslyFormattedCitation" : "(Vera and Diaz, 2014; Saurral et al., 2019)" }, "properties" : { "noteIndex" : 0 }, "schema" : "https://github.com/citation-style-language/schema/raw/master/csl-citation.json" }</w:instrText>
      </w:r>
      <w:r>
        <w:rPr>
          <w:noProof/>
        </w:rPr>
        <w:fldChar w:fldCharType="separate"/>
      </w:r>
      <w:r w:rsidR="00393F8C">
        <w:rPr>
          <w:noProof/>
          <w:lang w:val="en-US"/>
        </w:rPr>
        <w:t>(Vera and Diaz, 2014; Saurral et al., 2019)</w:t>
      </w:r>
      <w:r>
        <w:rPr>
          <w:noProof/>
        </w:rPr>
        <w:fldChar w:fldCharType="end"/>
      </w:r>
      <w:r w:rsidRPr="00E457C1">
        <w:rPr>
          <w:noProof/>
          <w:lang w:val="en-US"/>
        </w:rPr>
        <w:t xml:space="preserve">. During austral winter, wetting </w:t>
      </w:r>
      <w:r w:rsidR="00E02A05" w:rsidRPr="00E457C1">
        <w:rPr>
          <w:noProof/>
          <w:lang w:val="en-US"/>
        </w:rPr>
        <w:t xml:space="preserve">at high latitudes </w:t>
      </w:r>
      <w:r w:rsidRPr="00E457C1">
        <w:rPr>
          <w:noProof/>
          <w:lang w:val="en-US"/>
        </w:rPr>
        <w:t xml:space="preserve">and drying </w:t>
      </w:r>
      <w:r w:rsidR="00E02A05" w:rsidRPr="00E457C1">
        <w:rPr>
          <w:noProof/>
          <w:lang w:val="en-US"/>
        </w:rPr>
        <w:t>at</w:t>
      </w:r>
      <w:r w:rsidRPr="00E457C1">
        <w:rPr>
          <w:noProof/>
          <w:lang w:val="en-US"/>
        </w:rPr>
        <w:t xml:space="preserve"> mid</w:t>
      </w:r>
      <w:r w:rsidR="00E02A05" w:rsidRPr="00E457C1">
        <w:rPr>
          <w:noProof/>
          <w:lang w:val="en-US"/>
        </w:rPr>
        <w:t>-</w:t>
      </w:r>
      <w:r w:rsidRPr="00E457C1">
        <w:rPr>
          <w:noProof/>
          <w:lang w:val="en-US"/>
        </w:rPr>
        <w:t xml:space="preserve">latitudes are not zonally homogenous, due to both changes in eddy activity and increased lower troposphere humidity. </w:t>
      </w:r>
      <w:r>
        <w:rPr>
          <w:noProof/>
        </w:rPr>
        <w:fldChar w:fldCharType="begin" w:fldLock="1"/>
      </w:r>
      <w:r w:rsidR="00110E10">
        <w:rPr>
          <w:noProof/>
          <w:lang w:val="en-US"/>
        </w:rPr>
        <w:instrText>ADDIN CSL_CITATION { "citationItems" : [ { "id" : "ITEM-1", "itemData" : { "DOI" : "10.1175/JCLI-D-15-0588.1", "ISSN" : "0894-8755", "abstract" : "In this study, a set of five reanalysis datasets [ERA-Interim, NCEP\u2013DOE AMIP-II reanalysis (R2), MERRA, the Twentieth Century Reanalysis (20CR), and the CFS Reanalysis (CFSR)] is used to provide a robust estimation of precipitation change in the middle-to-high latitudes of the Southern Hemisphere during the last three decades. Based on several metrics accounting for the eddy activity and moisture availability, an attempt is also made to identify the dynamical mechanisms triggering these changes during extended summer and winter seasons. To that aim, a weighted reanalysis ensemble is built using the inverse of the variance as weighting factors for each variable. Results showed that the weighted reanalysis ensemble reproduced the observed precipitation changes at high and middle latitudes during the two seasons, as depicted by the GPCP dataset. For the extended summer season, precipitation changes were dynamically consistent with changes in the eddy activity, attributed mostly to ozone depletion. For the extended winter season, the eddy activity and moisture availability both contributed to the precipitation changes, with the increased concentration of greenhouse gases being the main driver of the climate change signal.", "author" : [ { "dropping-particle" : "", "family" : "Solman", "given" : "Silvina A.", "non-dropping-particle" : "", "parse-names" : false, "suffix" : "" }, { "dropping-particle" : "", "family" : "Orlanski", "given" : "Isidoro", "non-dropping-particle" : "", "parse-names" : false, "suffix" : "" } ], "container-title" : "Journal of Climate", "id" : "ITEM-1", "issue" : "5", "issued" : { "date-parts" : [ [ "2016", "3", "1" ] ] }, "page" : "1673-1687", "title" : "Climate Change over the Extratropical Southern Hemisphere: The Tale from an Ensemble of Reanalysis Datasets", "translator" : [ { "dropping-particle" : "", "family" : "J5067", "given" : "", "non-dropping-particle" : "", "parse-names" : false, "suffix" : "" } ], "type" : "article-journal", "volume" : "29" }, "uris" : [ "http://www.mendeley.com/documents/?uuid=5e6672bb-733c-4f21-9b6a-2923073a44fc" ] } ], "mendeley" : { "formattedCitation" : "(Solman and Orlanski, 2016)", "manualFormatting" : "Solman and Orlanski (2016)", "plainTextFormattedCitation" : "(Solman and Orlanski, 2016)", "previouslyFormattedCitation" : "(Solman and Orlanski, 2016)" }, "properties" : { "noteIndex" : 0 }, "schema" : "https://github.com/citation-style-language/schema/raw/master/csl-citation.json" }</w:instrText>
      </w:r>
      <w:r>
        <w:rPr>
          <w:noProof/>
        </w:rPr>
        <w:fldChar w:fldCharType="separate"/>
      </w:r>
      <w:r w:rsidR="00393F8C">
        <w:rPr>
          <w:noProof/>
          <w:lang w:val="en-US"/>
        </w:rPr>
        <w:t>Solman and Orlanski (2016)</w:t>
      </w:r>
      <w:r>
        <w:rPr>
          <w:noProof/>
        </w:rPr>
        <w:fldChar w:fldCharType="end"/>
      </w:r>
      <w:r w:rsidRPr="00E457C1">
        <w:rPr>
          <w:noProof/>
          <w:lang w:val="en-US"/>
        </w:rPr>
        <w:t xml:space="preserve"> associate</w:t>
      </w:r>
      <w:r w:rsidR="002D010B" w:rsidRPr="00E457C1">
        <w:rPr>
          <w:noProof/>
          <w:lang w:val="en-US"/>
        </w:rPr>
        <w:t>d</w:t>
      </w:r>
      <w:r w:rsidRPr="00E457C1">
        <w:rPr>
          <w:noProof/>
          <w:lang w:val="en-US"/>
        </w:rPr>
        <w:t xml:space="preserve"> these climate changes </w:t>
      </w:r>
      <w:r w:rsidR="00E02A05" w:rsidRPr="00E457C1">
        <w:rPr>
          <w:noProof/>
          <w:lang w:val="en-US"/>
        </w:rPr>
        <w:t>with</w:t>
      </w:r>
      <w:r w:rsidRPr="00E457C1">
        <w:rPr>
          <w:noProof/>
          <w:lang w:val="en-US"/>
        </w:rPr>
        <w:t xml:space="preserve"> increase</w:t>
      </w:r>
      <w:r w:rsidR="00E02A05" w:rsidRPr="00E457C1">
        <w:rPr>
          <w:noProof/>
          <w:lang w:val="en-US"/>
        </w:rPr>
        <w:t>s</w:t>
      </w:r>
      <w:r w:rsidRPr="00E457C1">
        <w:rPr>
          <w:noProof/>
          <w:lang w:val="en-US"/>
        </w:rPr>
        <w:t xml:space="preserve"> in </w:t>
      </w:r>
      <w:r w:rsidR="00CA4412" w:rsidRPr="00E457C1">
        <w:rPr>
          <w:noProof/>
          <w:lang w:val="en-US"/>
        </w:rPr>
        <w:t>greenhouse gas</w:t>
      </w:r>
      <w:r w:rsidRPr="00E457C1">
        <w:rPr>
          <w:noProof/>
          <w:lang w:val="en-US"/>
        </w:rPr>
        <w:t xml:space="preserve"> concentration levels. Recently, </w:t>
      </w:r>
      <w:r>
        <w:rPr>
          <w:noProof/>
        </w:rPr>
        <w:fldChar w:fldCharType="begin" w:fldLock="1"/>
      </w:r>
      <w:r w:rsidR="00D33CB6">
        <w:rPr>
          <w:noProof/>
          <w:lang w:val="en-US"/>
        </w:rPr>
        <w:instrText>ADDIN CSL_CITATION { "citationItems" : [ { "id" : "ITEM-1", "itemData" : { "DOI" : "10.1007/s00382-017-3765-z", "author" : [ { "dropping-particle" : "", "family" : "Blazquez", "given" : "J.", "non-dropping-particle" : "", "parse-names" : false, "suffix" : "" }, { "dropping-particle" : "", "family" : "Solman", "given" : "S.", "non-dropping-particle" : "", "parse-names" : false, "suffix" : "" } ], "container-title" : "Climate Dynamics", "id" : "ITEM-1", "issue" : "7-8", "issued" : { "date-parts" : [ [ "2017" ] ] }, "page" : "2705-2717", "title" : "Fronts and precipitation in CMIP5 models for the austral winter of the Southern Hemisphere", "translator" : [ { "dropping-particle" : "", "family" : "J5068", "given" : "", "non-dropping-particle" : "", "parse-names" : false, "suffix" : "" } ], "type" : "article-journal", "volume" : "50" }, "uris" : [ "http://www.mendeley.com/documents/?uuid=62156625-e59d-4dd3-93ae-0f2e413deaee" ] } ], "mendeley" : { "formattedCitation" : "(Blazquez and Solman, 2017)", "manualFormatting" : "Blazquez and Solman (2017)", "plainTextFormattedCitation" : "(Blazquez and Solman, 2017)", "previouslyFormattedCitation" : "(Blazquez and Solman, 2017)" }, "properties" : { "noteIndex" : 0 }, "schema" : "https://github.com/citation-style-language/schema/raw/master/csl-citation.json" }</w:instrText>
      </w:r>
      <w:r>
        <w:rPr>
          <w:noProof/>
        </w:rPr>
        <w:fldChar w:fldCharType="separate"/>
      </w:r>
      <w:r w:rsidR="00393F8C">
        <w:rPr>
          <w:noProof/>
          <w:lang w:val="en-US"/>
        </w:rPr>
        <w:t>Blazquez and Solman (2017)</w:t>
      </w:r>
      <w:r>
        <w:rPr>
          <w:noProof/>
        </w:rPr>
        <w:fldChar w:fldCharType="end"/>
      </w:r>
      <w:r w:rsidRPr="00E457C1">
        <w:rPr>
          <w:noProof/>
          <w:lang w:val="en-US"/>
        </w:rPr>
        <w:t xml:space="preserve"> have shown that CMIP5 models represent very well the dynamical forcing and the frequency of frontal precipitation in the S</w:t>
      </w:r>
      <w:ins w:id="1317" w:author="Sara M Tuson" w:date="2021-06-27T07:55:00Z">
        <w:r w:rsidR="00E54492">
          <w:rPr>
            <w:noProof/>
            <w:lang w:val="en-US"/>
          </w:rPr>
          <w:t xml:space="preserve">outhern </w:t>
        </w:r>
      </w:ins>
      <w:r w:rsidRPr="00E457C1">
        <w:rPr>
          <w:noProof/>
          <w:lang w:val="en-US"/>
        </w:rPr>
        <w:t>H</w:t>
      </w:r>
      <w:ins w:id="1318" w:author="Sara M Tuson" w:date="2021-06-27T07:55:00Z">
        <w:r w:rsidR="00E54492">
          <w:rPr>
            <w:noProof/>
            <w:lang w:val="en-US"/>
          </w:rPr>
          <w:t>emisphere</w:t>
        </w:r>
      </w:ins>
      <w:r w:rsidRPr="00E457C1">
        <w:rPr>
          <w:noProof/>
          <w:lang w:val="en-US"/>
        </w:rPr>
        <w:t xml:space="preserve"> winter extratropics, but the amount of precipitation due to fronts is overestimated. Chapters 10 and 11 validate in more detail the simulation of fronts in climate models (Sections 10.3.3.4.4 and 11.7.2.3).</w:t>
      </w:r>
    </w:p>
    <w:p w14:paraId="10F6F857" w14:textId="77777777" w:rsidR="009F594A" w:rsidRPr="00E457C1" w:rsidRDefault="009F594A" w:rsidP="009F594A">
      <w:pPr>
        <w:pStyle w:val="AR6BodyText"/>
        <w:rPr>
          <w:noProof/>
          <w:lang w:val="en-US"/>
        </w:rPr>
      </w:pPr>
    </w:p>
    <w:p w14:paraId="6DA1DD19" w14:textId="772C0520" w:rsidR="009F594A" w:rsidRPr="00AC1A12" w:rsidRDefault="009F594A" w:rsidP="009F594A">
      <w:pPr>
        <w:pStyle w:val="AR6BodyText"/>
        <w:rPr>
          <w:noProof/>
          <w:lang w:val="fr-CA"/>
        </w:rPr>
      </w:pPr>
      <w:r w:rsidRPr="00E457C1">
        <w:rPr>
          <w:noProof/>
          <w:lang w:val="en-US"/>
        </w:rPr>
        <w:t xml:space="preserve">Over the </w:t>
      </w:r>
      <w:r w:rsidR="00B56F2F" w:rsidRPr="00E457C1">
        <w:rPr>
          <w:noProof/>
          <w:lang w:val="en-US"/>
        </w:rPr>
        <w:t>ocean</w:t>
      </w:r>
      <w:r w:rsidRPr="00E457C1">
        <w:rPr>
          <w:noProof/>
          <w:lang w:val="en-US"/>
        </w:rPr>
        <w:t>, observations show coherent large-scale patterns of fresh ocean regions becoming fresher and salty ocean regions saltier across the globe, which has been related through mode</w:t>
      </w:r>
      <w:r w:rsidR="00A2303F" w:rsidRPr="00E457C1">
        <w:rPr>
          <w:noProof/>
          <w:lang w:val="en-US"/>
        </w:rPr>
        <w:t>l</w:t>
      </w:r>
      <w:r w:rsidRPr="00E457C1">
        <w:rPr>
          <w:noProof/>
          <w:lang w:val="en-US"/>
        </w:rPr>
        <w:t xml:space="preserve">ling studies to changes in </w:t>
      </w:r>
      <w:r w:rsidRPr="00E457C1">
        <w:rPr>
          <w:noProof/>
          <w:lang w:val="en-US"/>
        </w:rPr>
        <w:lastRenderedPageBreak/>
        <w:t>precipitation</w:t>
      </w:r>
      <w:r w:rsidR="00E9536B" w:rsidRPr="00E457C1">
        <w:rPr>
          <w:noProof/>
          <w:lang w:val="en-US"/>
        </w:rPr>
        <w:t xml:space="preserve"> minus </w:t>
      </w:r>
      <w:r w:rsidRPr="00E457C1">
        <w:rPr>
          <w:noProof/>
          <w:lang w:val="en-US"/>
        </w:rPr>
        <w:t>evaporation and is consistent with the wet-gets-wetter, dry-gets-drier paradigm</w:t>
      </w:r>
      <w:r w:rsidR="00EA18AB" w:rsidRPr="00E457C1">
        <w:rPr>
          <w:noProof/>
          <w:lang w:val="en-US"/>
        </w:rPr>
        <w:t xml:space="preserve"> (see Sections 3.5.2.2 and 8.2.2.1</w:t>
      </w:r>
      <w:del w:id="1319" w:author="Ian Blenkinsop" w:date="2021-07-13T11:51:00Z">
        <w:r w:rsidR="00EA18AB" w:rsidRPr="00E457C1" w:rsidDel="008D2A4C">
          <w:rPr>
            <w:noProof/>
            <w:lang w:val="en-US"/>
          </w:rPr>
          <w:delText xml:space="preserve">, </w:delText>
        </w:r>
      </w:del>
      <w:ins w:id="1320" w:author="Ian Blenkinsop" w:date="2021-07-13T11:51:00Z">
        <w:r w:rsidR="008D2A4C">
          <w:rPr>
            <w:noProof/>
            <w:lang w:val="en-US"/>
          </w:rPr>
          <w:t>;</w:t>
        </w:r>
        <w:r w:rsidR="008D2A4C" w:rsidRPr="00E457C1">
          <w:rPr>
            <w:noProof/>
            <w:lang w:val="en-US"/>
          </w:rPr>
          <w:t xml:space="preserve"> </w:t>
        </w:r>
      </w:ins>
      <w:r w:rsidR="00EA18AB">
        <w:rPr>
          <w:noProof/>
        </w:rPr>
        <w:fldChar w:fldCharType="begin" w:fldLock="1"/>
      </w:r>
      <w:r w:rsidR="00E719C0">
        <w:rPr>
          <w:noProof/>
          <w:lang w:val="en-US"/>
        </w:rPr>
        <w:instrText>ADDIN CSL_CITATION { "citationItems" : [ { "id" : "ITEM-1",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"ITEM-1", "issue" : "6080", "issued" : { "date-parts" : [ [ "2012", "4", "27" ] ] }, "page" : "455-458", "publisher" : "American Association for the Advancement of Science", "title" : "Ocean salinities reveal strong global water cycle intensification during 1950 to 2000", "translator" : [ { "dropping-particle" : "", "family" : "J4281", "given" : "", "non-dropping-particle" : "", "parse-names" : false, "suffix" : "" } ], "type" : "article-journal", "volume" : "336" }, "uris" : [ "http://www.mendeley.com/documents/?uuid=fb7d28a3-afda-333e-bd5e-ae7d9881e57c" ] }, { "id" : "ITEM-2", "itemData" : { "DOI" : "10.1016/B978-0-12-391851-2.00028-3", "ISBN" : "00746142 (ISSN)", "ISSN" : "00746142", "abstract" : "Long-term global ocean salinity variation provides an insight into water cycle change. This connection reflects changes to the evaporation and precipitation (E-P) fields along with terrestrial runoff, which comprises the global water cycle and sets the spatial pattern of salinity on the ocean surface. The dynamic nature of the global ocean ensures that along with E-P, temperature and circulation changes also play a role in driving patterns of salinity change. This chapter provides an introduction to the global water cycle, briefly outlines the history of ocean salinity observation, and introduces results that relate resolved salinity change to water cycle change. Because of sparse observational coverage, the use of climate models are necessary to investigate these relationships. Long-term changes to global ocean salinity suggest that an unambiguous and coherent water cycle change has occurred over the twentieth and early twenty-first centuries. Climate model simulations project that such changes will intensify in the twenty-first century in response to continued greenhouse gas emissions. \u00a9 2013 Elsevier Ltd.", "author" : [ { "dropping-particle" : "", "family" : "Durack", "given" : "Paul J.", "non-dropping-particle" : "", "parse-names" : false, "suffix" : "" }, { "dropping-particle" : "", "family" : "Wijffels", "given" : "Susan E.", "non-dropping-particle" : "", "parse-names" : false, "suffix" : "" }, { "dropping-particle" : "", "family" : "Boyer", "given" : "Tim P.", "non-dropping-particle" : "", "parse-names" : false, "suffix" : "" } ], "container-title" : "International Geophysics", "id" : "ITEM-2", "issued" : { "date-parts" : [ [ "2013", "1", "1" ] ] }, "page" : "727-757", "publisher" : "Academic Press", "title" : "Long-term salinity changes and implications for the global water cycle", "translator" : [ { "dropping-particle" : "", "family" : "J4284", "given" : "", "non-dropping-particle" : "", "parse-names" : false, "suffix" : "" } ], "type" : "article-journal", "volume" : "103" }, "uris" : [ "http://www.mendeley.com/documents/?uuid=464a3edc-2a4c-36da-a107-8ff2d6925e59" ] }, { "id" : "ITEM-3", "itemData" : { "DOI" : "10.1007/s00382-014-2131-7", "ISSN" : "14320894", "abstract" : "Global hydrographic and air-sea freshwater flux datasets are used to investigate ocean salinity changes over 1950-2010 in relation to surface freshwater flux. On multi-decadal timescales, surface salinity increases (decreases) in evaporation (precipitation) dominated regions, the Atlantic-Pacific salinity contrast increases, and the upper thermocline salinity maximum increases while the salinity minimum of intermediate waters decreases. Potential trends in E-P are examined for 1950-2010 (using two reanalyses) and 1979-2010 (using four reanalyses and two blended products). Large differences in the 1950-2010 E-P trend patterns are evident in several regions, particularly the North Atlantic. For 1979-2010 some coherency in the spatial change patterns is evident but there is still a large spread in trend magnitude and sign between the six E-P products. However, a robust pattern of increased E-P in the southern hemisphere subtropical gyres is seen in all products. There is also some evidence in the tropical Pacific for a link between the spatial change patterns of salinity and E-P associated with ENSO. The water cycle amplification rate over specific regions is subsequently inferred from the observed 3-D salinity change field using a salt conservation equation in variable isopycnal volumes, implicitly accounting for the migration of isopycnal surfaces. Inferred global changes of E-P over 1950-2010 amount to an increase of 1 \u00b1 0.6 % in net evaporation across the subtropics and an increase of 4.2 \u00b1 2 % in net precipitation across subpolar latitudes. Amplification rates are approximately doubled over 1979-2010, consistent with accelerated broad-scale warming but also coincident with much improved salinity sampling over the latter period. \u00a9 2014 Springer-Verlag Berlin Heidelberg.",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"ITEM-3", "issue" : "3-4", "issued" : { "date-parts" : [ [ "2014", "8" ] ] }, "page" : "709-736", "publisher" : "Springer Berlin Heidelberg", "title" : "Salinity changes in the World Ocean since 1950 in relation to changing surface freshwater fluxes", "translator" : [ { "dropping-particle" : "", "family" : "J6261", "given" : "", "non-dropping-particle" : "", "parse-names" : false, "suffix" : "" } ], "type" : "article-journal", "volume" : "43" }, "uris" : [ "http://www.mendeley.com/documents/?uuid=79ff8478-5560-4f88-bebe-6e3b03c16ce8" ] }, { "id" : "ITEM-4", "itemData" : { "DOI" : "10.5670/oceanog.2015.03", "ISBN" : "9788578110796", "ISSN" : "10428275", "PMID" : "25246403", "abstract" : "Alterations to the global water cycle are of concern as Earth\u2019s climate changes. Although policymakers are mainly interested in changes to terrestrial rainfall\u2014where, when, and how much it\u2019s going to rain\u2014the largest component of the global water cycle operates over the ocean where nearly all of Earth\u2019s free water resides. Approximately 80% of Earth\u2019s surface freshwater fluxes occur over the ocean; its surface salinity responds to changing evaporation and precipitation patterns by displaying salty or fresh anomalies. The salinity field integrates sporadic surface fluxes over time, and after accounting for ocean circulation and mixing, salinity changes resulting from longterm alternations to surface evaporation and precipitation are evident. Thus, ocean salinity measurements can provide insights into water-cycle operation and its longterm change. Although poor observational coverage and an incomplete view of the interaction of all water-cycle components limits our understanding, climate models are beginning to provide insights that are complementing observations. This new information suggests that the global water cycle is rapidly intensifying.", "author" : [ { "dropping-particle" : "", "family" : "Durack", "given" : "Paul J.", "non-dropping-particle" : "", "parse-names" : false, "suffix" : "" } ], "container-title" : "Oceanography", "id" : "ITEM-4", "issue" : "1", "issued" : { "date-parts" : [ [ "2015", "3", "1" ] ] }, "page" : "20-31", "title" : "Ocean salinity and the global water cycle", "translator" : [ { "dropping-particle" : "", "family" : "J4287", "given" : "", "non-dropping-particle" : "", "parse-names" : false, "suffix" : "" } ], "type" : "article-journal", "volume" : "28" }, "uris" : [ "http://www.mendeley.com/documents/?uuid=e2f0b4e1-43c9-3c12-99bf-52cf2209c1f5" ] }, { "id" : "ITEM-5", "itemData" : { "DOI" : "10.1175/BAMS-D-13-00212.1", "ISSN" : "00030007", "abstract" : "Understanding observed changes to the global water cycle is key to predicting future climate changes and their impacts. While many datasets document crucial variables such as precipitation, ocean salinity, runoff, and humidity, most are uncertain for determining longterm changes. In situ networks provide long time series over land, but are sparse in many regions, particularly the tropics. Satellite and reanalysis datasets provide global coverage, but their longterm stability is lacking. However, comparisons of changes among related variables can give insights into the robustness of observed changes. For example, ocean salinity, interpreted with an understanding of ocean processes, can help crossvalidate precipitation. Observational evidence for human influences on the water cycle is emerging, but uncertainties resulting from internal variability and observational errors are too large to determine whether the observed and simulated changes are consistent. Improvements to the in situ and satellite observing networks that monitor the changing water cycle are required, yet continued data coverage is threatened by funding reductions. Uncertainty both in the role of anthropogenic aerosols and because of the large climate variability presently limits confidence in attribution of observed changes.", "author" : [ { "dropping-particle" : "", "family" : "Hegerl", "given" : "Gabriele C.", "non-dropping-particle" : "", "parse-names" : false, "suffix" : "" }, { "dropping-particle" : "", "family" : "Black", "given" : "Emily", "non-dropping-particle" : "", "parse-names" : false, "suffix" : "" }, { "dropping-particle" : "", "family" : "Allan", "given" : "Richard P.", "non-dropping-particle" : "", "parse-names" : false, "suffix" : "" }, { "dropping-particle" : "", "family" : "Ingram", "given" : "William J.", "non-dropping-particle" : "", "parse-names" : false, "suffix" : "" }, { "dropping-particle" : "", "family" : "Polson", "given" : "Debbie", "non-dropping-particle" : "", "parse-names" : false, "suffix" : "" }, { "dropping-particle" : "", "family" : "Trenberth", "given" : "Kevin E.", "non-dropping-particle" : "", "parse-names" : false, "suffix" : "" }, { "dropping-particle" : "", "family" : "Chadwick", "given" : "Robin S.", "non-dropping-particle" : "", "parse-names" : false, "suffix" : "" }, { "dropping-particle" : "", "family" : "Arkin", "given" : "Phillip A.", "non-dropping-particle" : "", "parse-names" : false, "suffix" : "" }, { "dropping-particle" : "", "family" : "Sarojini", "given" : "Beena Balan", "non-dropping-particle" : "", "parse-names" : false, "suffix" : "" }, { "dropping-particle" : "", "family" : "Becker", "given" : "Andreas", "non-dropping-particle" : "", "parse-names" : false, "suffix" : "" }, { "dropping-particle" : "", "family" : "Dai", "given" : "Aiguo", "non-dropping-particle" : "", "parse-names" : false, "suffix" : "" }, { "dropping-particle" : "", "family" : "Durack", "given" : "Paul J.", "non-dropping-particle" : "", "parse-names" : false, "suffix" : "" }, { "dropping-particle" : "", "family" : "Easterling", "given" : "David", "non-dropping-particle" : "", "parse-names" : false, "suffix" : "" }, { "dropping-particle" : "", "family" : "Fowler", "given" : "Hayley J.", "non-dropping-particle" : "", "parse-names" : false, "suffix" : "" }, { "dropping-particle" : "", "family" : "Kendon", "given" : "Elizabeth J.", "non-dropping-particle" : "", "parse-names" : false, "suffix" : "" }, { "dropping-particle" : "", "family" : "Huffman", "given" : "George J.", "non-dropping-particle" : "", "parse-names" : false, "suffix" : "" }, { "dropping-particle" : "", "family" : "Liu", "given" : "Chunlei", "non-dropping-particle" : "", "parse-names" : false, "suffix" : "" }, { "dropping-particle" : "", "family" : "Marsh", "given" : "Robert", "non-dropping-particle" : "", "parse-names" : false, "suffix" : "" }, { "dropping-particle" : "", "family" : "New", "given" : "Mark", "non-dropping-particle" : "", "parse-names" : false, "suffix" : "" }, { "dropping-particle" : "", "family" : "Osborn", "given" : "Timothy J.", "non-dropping-particle" : "", "parse-names" : false, "suffix" : "" }, { "dropping-particle" : "", "family" : "Skliris", "given" : "Nikolaos", "non-dropping-particle" : "", "parse-names" : false, "suffix" : "" }, { "dropping-particle" : "", "family" : "Stott", "given" : "Peter A.", "non-dropping-particle" : "", "parse-names" : false, "suffix" : "" }, { "dropping-particle" : "", "family" : "Vidale", "given" : "Pier Luigi", "non-dropping-particle" : "", "parse-names" : false, "suffix" : "" }, { "dropping-particle" : "", "family" : "Wijffels", "given" : "Susan E.", "non-dropping-particle" : "", "parse-names" : false, "suffix" : "" }, { "dropping-particle" : "", "family" : "Wilcox", "given" : "Laura J.", "non-dropping-particle" : "", "parse-names" : false, "suffix" : "" }, { "dropping-particle" : "", "family" : "Willett", "given" : "Kate M.", "non-dropping-particle" : "", "parse-names" : false, "suffix" : "" }, { "dropping-particle" : "", "family" : "Zhang", "given" : "Xuebin", "non-dropping-particle" : "", "parse-names" : false, "suffix" : "" } ], "container-title" : "Bulletin of the American Meteorological Society", "id" : "ITEM-5", "issue" : "7", "issued" : { "date-parts" : [ [ "2015" ] ] }, "page" : "1097-1115", "title" : "Challenges in quantifying changes in the global water cycle", "translator" : [ { "dropping-particle" : "", "family" : "J6426", "given" : "", "non-dropping-particle" : "", "parse-names" : false, "suffix" : "" } ], "type" : "article-journal", "volume" : "96" }, "uris" : [ "http://www.mendeley.com/documents/?uuid=8fdcb852-553b-4c92-ab04-4d4be00dcc45" ] }, { "id" : "ITEM-6", "itemData" : { "DOI" : "10.1175/JCLI-D-15-0143.1", "ISSN" : "08948755", "abstract" : "AbstractThe global water cycle is predicted to intensify under various greenhouse gas emissions scenarios. Here we assess the nature and strength of the expected changes for the ocean in the coming century by examining the output of several CMIP5 model runs for the periods 1990-2000 and 2090-2100 and comparing them to a dataset built from modern observations. Key elements of the water cycle, such as the atmospheric vapor transport, the evaporation minus precipitation over the ocean and the surface salinity, show significant changes over the coming century. The intensification of the water cycle leads to increased salinity contrasts in the ocean, both within and between basins. Regional projections for several areas important to large-scale ocean circulation are presented, including the export of atmospheric moisture across the tropical Americas from Atlantic to Pacific, the freshwater gain of high latitude deepwater formation sites, and the basin averaged evaporation minus precipitation with implications for interbasin mass transports.", "author" : [ { "dropping-particle" : "", "family" : "Levang", "given" : "Samuel J.", "non-dropping-particle" : "", "parse-names" : false, "suffix" : "" }, { "dropping-particle" : "", "family" : "Schmitt", "given" : "Raymond W.", "non-dropping-particle" : "", "parse-names" : false, "suffix" : "" } ], "container-title" : "Journal of Climate", "id" : "ITEM-6", "issue" : "16", "issued" : { "date-parts" : [ [ "2015", "8", "10" ] ] }, "page" : "6489-6502", "title" : "Centennial changes of the global water cycle in CMIP5 models", "translator" : [ { "dropping-particle" : "", "family" : "J4354", "given" : "", "non-dropping-particle" : "", "parse-names" : false, "suffix" : "" } ], "type" : "article-journal", "volume" : "28" }, "uris" : [ "http://www.mendeley.com/documents/?uuid=fb321021-99c1-3514-b302-1b4839fe97d9" ] }, { "id" : "ITEM-7", "itemData" : { "DOI" : "10.1175/JCLI-D-15-0273.1", "ISBN" : "0894-8755", "ISSN" : "08948755", "abstract" : "The global water cycle leaves an imprint on ocean salinity through evaporation and precipitation. It has been proposed that observed changes in salinity can be used to infer changes in the water cycle. Here salinity is characterized by the distribution of water masses in salinity coordinates. Only mixing and sources and sinks of freshwater and salt can modify this distribution. Mixing acts to collapse the distribution, making saline waters fresher and fresh waters more saline. Hence, in steady state, there must be net precipitation over fresh waters and net evaporation over saline waters. A simple model is developed to describe the relationship between the breadth of the distribution, the water cycle, and mixing?the latter being characterized by an e-folding time scale. In both observations and a state-of-the-art ocean model, the water cycle maintains a salinity distribution in steady state with a mixing time scale of the order of 50 yr. The same simple model predicts the response of the salinity distribution to a change in the water cycle. This study suggests that observations of changes in ocean salinity could be used to infer changes in the hydrological cycle.", "author" : [ { "dropping-particle" : "", "family" : "Zika", "given" : "Jan D.", "non-dropping-particle" : "", "parse-names" : false, "suffix" : "" }, { "dropping-particle" : "", "family" : "Skliris", "given" : "Nikolaos", "non-dropping-particle" : "", "parse-names" : false, "suffix" : "" }, { "dropping-particle" : "", "family" : "Nurser", "given" : "A. J. George", "non-dropping-particle" : "", "parse-names" : false, "suffix" : "" }, { "dropping-particle" : "", "family" : "Josey", "given" : "Simon A.", "non-dropping-particle" : "", "parse-names" : false, "suffix" : "" }, { "dropping-particle" : "", "family" : "Mudryk", "given" : "Lawrence", "non-dropping-particle" : "", "parse-names" : false, "suffix" : "" }, { "dropping-particle" : "", "family" : "Lalibert\u00e9", "given" : "Fr\u00e9d\u00e9ric", "non-dropping-particle" : "", "parse-names" : false, "suffix" : "" }, { "dropping-particle" : "", "family" : "Marsh", "given" : "Robert", "non-dropping-particle" : "", "parse-names" : false, "suffix" : "" } ], "container-title" : "Journal of Climate", "id" : "ITEM-7", "issue" : "24", "issued" : { "date-parts" : [ [ "2015", "12", "18" ] ] }, "page" : "9550-9560", "title" : "Maintenance and broadening of the ocean's salinity distribution by the water cycle", "translator" : [ { "dropping-particle" : "", "family" : "J4465", "given" : "", "non-dropping-particle" : "", "parse-names" : false, "suffix" : "" } ], "type" : "article-journal", "volume" : "28" }, "uris" : [ "http://www.mendeley.com/documents/?uuid=0779b2f3-4a12-3e8e-a812-f20a2b57bd7d" ] }, { "id" : "ITEM-8", "itemData" : { "DOI" : "10.1002/2016JC012091", "ISSN" : "21699291", "abstract" : "A novel assessment of recent changes in air-sea freshwater fluxes has been conducted using a surface temperature-salinity framework applied to four atmospheric reanalyses. Viewed in the T-S space of the ocean surface, the complex pattern of the longitude-latitude space mean global Precipitation minus Evaporation (PME) reduces to three distinct regions. The analysis is conducted for the period 1979-2007 for which there is most evidence for a broadening of the (atmospheric) tropical belt. All four of the reanalyses display an increase in strength of the water cycle. The range of increase is between 2% and 30% over the period analyzed, with an average of 14%. Considering the average across the reanalyses, the water cycle changes are dominated by changes in tropical as opposed to mid-high latitude precipitation. The increases in the water cycle strength, are consistent in sign, but larger than in a 1% greenhouse gas run of the HadGEM3 climate model. In the model a shift of the precipitation/evaporation cells to higher temperatures is more evident, due to the much stronger global warming signal. The observed changes in freshwater fluxes appear to be reflected in changes in the T-S distribution of the Global Ocean. Specifically, across the diverse range of atmospheric reanalyses considered here, there was an acceleration of the hydrological cycle during 1979-2007 which led to a broadening of the ocean's salinity distribution. Finally, although the reanalyses indicate that the warm temperature tropical precipitation dominated water cycle change, ocean observations suggest that ocean processes redistributed the freshening to lower ocean temperatures.", "author" : [ { "dropping-particle" : "", "family" : "Grist", "given" : "Jeremy P.", "non-dropping-particle" : "", "parse-names" : false, "suffix" : "" }, { "dropping-particle" : "", "family" : "Josey", "given" : "Simon A.", "non-dropping-particle" : "", "parse-names" : false, "suffix" : "" }, { "dropping-particle" : "", "family" : "Zika", "given" : "Jan D.", "non-dropping-particle" : "", "parse-names" : false, "suffix" : "" }, { "dropping-particle" : "", "family" : "Evans", "given" : "Dafydd Gwyn", "non-dropping-particle" : "", "parse-names" : false, "suffix" : "" }, { "dropping-particle" : "", "family" : "Skliris", "given" : "Nikolaos", "non-dropping-particle" : "", "parse-names" : false, "suffix" : "" } ], "container-title" : "Journal of Geophysical Research: Oceans", "id" : "ITEM-8", "issue" : "12", "issued" : { "date-parts" : [ [ "2016", "12", "1" ] ] }, "page" : "8787-8806", "publisher" : "Wiley-Blackwell", "title" : "Assessing recent air-sea freshwater flux changes using a surface temperature-salinity space framework", "translator" : [ { "dropping-particle" : "", "family" : "J4464", "given" : "", "non-dropping-particle" : "", "parse-names" : false, "suffix" : "" } ], "type" : "article-journal", "volume" : "121" }, "uris" : [ "http://www.mendeley.com/documents/?uuid=e17dd6f2-106e-36db-a3a8-fa36ae70627d" ] }, { "id" : "ITEM-9",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1.9% 6 0.6% from 1960 to 1990 and by 3.3% 6 0.4% from 1991 to 2017 (5.2% 6 0.4% for 1960\u20132017), indicating an acceleration of the pattern amplification in recent decades. Combining this estimate with model simulations, we show that the change in SC2000 since 1960 emerges clearly as an anthropogenic signal from the natural variability. Based on the salinity-contrast metrics and model simulations, we find a water cycle amplification of 2.6% 6 4.4% K21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w:instrText>
      </w:r>
      <w:r w:rsidR="00E719C0" w:rsidRPr="006814DF">
        <w:rPr>
          <w:noProof/>
        </w:rPr>
        <w:instrText>e, "suffix" : "" } ], "container-title" : "Journal of Climate", "id" : "ITEM-9", "issue" : "23", "issued" : { "date-parts" : [ [ "2020" ] ] }, "page" : "10357-10381", "title" : "Improved estimates of changes in upper ocean salinity and the hydrological cycle", "translator" : [ { "dropping-particle" : "", "family" : "J6862", "given" : "", "non-dropping-particle" : "", "parse-names" : false, "suffix" : "" } ], "type" : "article-journal", "volume" : "33" }, "uris" : [ "http://www.mendeley.com/documents/?uuid=6131c3de-8232-4104-828b-97494e3603ff" ] } ], "mendeley" : { "formattedCitation" : "(Durack et al., 2012, 2013; Skliris et al., 2014; Durack, 2015; Hegerl et al., 2015; Levang and Schmitt, 2015; Zika et al., 2015; Grist et al., 2016; Cheng et al., 2020)", "manualFormatting" : "Durack et al., 2012, 2013; Skliris et al., 2014; Durack, 2015; Hegerl et al., 2015; Levang and Schmitt, 2015; Zika et al., 2015; Grist et al., 2016; Cheng et al., 2020)", "plainTextFormattedCitation" : "(Durack et al., 2012, 2013; Skliris et al., 2014; Durack, 2015; Hegerl et al., 2015; Levang and Schmitt, 2015; Zika et al., 2015; Grist et al., 2016; Cheng et al., 2020)", "previouslyFormattedCitation" : "(Durack et al., 2012, 2013; Skliris et al., 2014; Durack, 2015; Hegerl et al., 2015; Levang and Schmitt, 2015; Zika et al., 2015; Grist et al., 2016; Cheng et al., 2020)" }, "properties" : { "noteIndex" : 0 }, "schema" : "https://github.com/citation-style-language/schema/raw/master/csl-citation.json" }</w:instrText>
      </w:r>
      <w:r w:rsidR="00EA18AB">
        <w:rPr>
          <w:noProof/>
        </w:rPr>
        <w:fldChar w:fldCharType="separate"/>
      </w:r>
      <w:r w:rsidR="00393F8C">
        <w:rPr>
          <w:noProof/>
          <w:lang w:val="fr-CA"/>
        </w:rPr>
        <w:t>Durack et al., 2012, 2013; Skliris et al., 2014; Durack, 2015; Hegerl et al., 2015; Levang and Schmitt, 2015; Zika et al., 2015; Grist et al., 2016; Cheng et al., 2020)</w:t>
      </w:r>
      <w:r w:rsidR="00EA18AB">
        <w:rPr>
          <w:noProof/>
        </w:rPr>
        <w:fldChar w:fldCharType="end"/>
      </w:r>
      <w:r w:rsidR="00EA18AB" w:rsidRPr="00AC1A12">
        <w:rPr>
          <w:noProof/>
          <w:lang w:val="fr-CA"/>
        </w:rPr>
        <w:t>.</w:t>
      </w:r>
    </w:p>
    <w:p w14:paraId="75ABEA76" w14:textId="77777777" w:rsidR="009F594A" w:rsidRPr="00AC1A12" w:rsidRDefault="009F594A" w:rsidP="009F594A">
      <w:pPr>
        <w:pStyle w:val="AR6BodyText"/>
        <w:rPr>
          <w:noProof/>
          <w:lang w:val="fr-CA"/>
        </w:rPr>
      </w:pPr>
    </w:p>
    <w:p w14:paraId="5F4E9DBD" w14:textId="01DA4774" w:rsidR="009F594A" w:rsidRPr="00E457C1" w:rsidRDefault="009F594A" w:rsidP="009F594A">
      <w:pPr>
        <w:pStyle w:val="AR6BodyText"/>
        <w:rPr>
          <w:rFonts w:cs="Times New Roman"/>
          <w:b/>
          <w:noProof/>
          <w:lang w:val="en-US"/>
        </w:rPr>
      </w:pPr>
      <w:r w:rsidRPr="00E457C1">
        <w:rPr>
          <w:noProof/>
          <w:lang w:val="en-US"/>
        </w:rPr>
        <w:t xml:space="preserve">Overall, studies published since AR5 provide further evidence of an anthropogenic influence on precipitation, and therefore we now assess that it is </w:t>
      </w:r>
      <w:r w:rsidRPr="00E457C1">
        <w:rPr>
          <w:i/>
          <w:noProof/>
          <w:lang w:val="en-US"/>
        </w:rPr>
        <w:t>likely</w:t>
      </w:r>
      <w:r w:rsidRPr="00E457C1">
        <w:rPr>
          <w:noProof/>
          <w:lang w:val="en-US"/>
        </w:rPr>
        <w:t xml:space="preserve"> that human influence has contributed to large-scale precipitation changes </w:t>
      </w:r>
      <w:r w:rsidR="00E02A05" w:rsidRPr="00E457C1">
        <w:rPr>
          <w:noProof/>
          <w:lang w:val="en-US"/>
        </w:rPr>
        <w:t xml:space="preserve">observed </w:t>
      </w:r>
      <w:r w:rsidRPr="00E457C1">
        <w:rPr>
          <w:noProof/>
          <w:lang w:val="en-US"/>
        </w:rPr>
        <w:t xml:space="preserve">since </w:t>
      </w:r>
      <w:r w:rsidR="00E02A05" w:rsidRPr="00E457C1">
        <w:rPr>
          <w:noProof/>
          <w:lang w:val="en-US"/>
        </w:rPr>
        <w:t xml:space="preserve">the </w:t>
      </w:r>
      <w:r w:rsidRPr="00E457C1">
        <w:rPr>
          <w:noProof/>
          <w:lang w:val="en-US"/>
        </w:rPr>
        <w:t>mid-20</w:t>
      </w:r>
      <w:r w:rsidRPr="00566450">
        <w:rPr>
          <w:noProof/>
          <w:lang w:val="en-US"/>
          <w:rPrChange w:id="1321" w:author="Sara M Tuson" w:date="2021-06-28T09:44:00Z">
            <w:rPr>
              <w:noProof/>
              <w:vertAlign w:val="superscript"/>
              <w:lang w:val="en-US"/>
            </w:rPr>
          </w:rPrChange>
        </w:rPr>
        <w:t>th</w:t>
      </w:r>
      <w:r w:rsidRPr="00E457C1">
        <w:rPr>
          <w:noProof/>
          <w:lang w:val="en-US"/>
        </w:rPr>
        <w:t xml:space="preserve"> century. New attribution studies strengthen previous findings of a detectable increase in mid to high latitude land precipitation over the </w:t>
      </w:r>
      <w:r w:rsidR="00987005" w:rsidRPr="00E457C1">
        <w:rPr>
          <w:noProof/>
          <w:lang w:val="en-US"/>
        </w:rPr>
        <w:t>N</w:t>
      </w:r>
      <w:ins w:id="1322" w:author="Sara M Tuson" w:date="2021-06-27T07:56:00Z">
        <w:r w:rsidR="00E54492">
          <w:rPr>
            <w:noProof/>
            <w:lang w:val="en-US"/>
          </w:rPr>
          <w:t xml:space="preserve">orthern </w:t>
        </w:r>
      </w:ins>
      <w:r w:rsidR="00987005" w:rsidRPr="00E457C1">
        <w:rPr>
          <w:noProof/>
          <w:lang w:val="en-US"/>
        </w:rPr>
        <w:t>H</w:t>
      </w:r>
      <w:ins w:id="1323" w:author="Sara M Tuson" w:date="2021-06-27T07:56:00Z">
        <w:r w:rsidR="00E54492">
          <w:rPr>
            <w:noProof/>
            <w:lang w:val="en-US"/>
          </w:rPr>
          <w:t>emisphere</w:t>
        </w:r>
      </w:ins>
      <w:r w:rsidR="00B0342C" w:rsidRPr="00E457C1">
        <w:rPr>
          <w:noProof/>
          <w:lang w:val="en-US"/>
        </w:rPr>
        <w:t xml:space="preserve"> </w:t>
      </w:r>
      <w:r w:rsidRPr="00E457C1">
        <w:rPr>
          <w:noProof/>
          <w:lang w:val="en-US"/>
        </w:rPr>
        <w:t>(</w:t>
      </w:r>
      <w:r w:rsidRPr="00E457C1">
        <w:rPr>
          <w:i/>
          <w:noProof/>
          <w:lang w:val="en-US"/>
        </w:rPr>
        <w:t>high confidence</w:t>
      </w:r>
      <w:r w:rsidRPr="00E457C1">
        <w:rPr>
          <w:noProof/>
          <w:lang w:val="en-US"/>
        </w:rPr>
        <w:t>).</w:t>
      </w:r>
      <w:r w:rsidRPr="00E457C1">
        <w:rPr>
          <w:lang w:val="en-US"/>
        </w:rPr>
        <w:t xml:space="preserve"> There is </w:t>
      </w:r>
      <w:r w:rsidRPr="00E457C1">
        <w:rPr>
          <w:i/>
          <w:lang w:val="en-US"/>
        </w:rPr>
        <w:t>medium confidence</w:t>
      </w:r>
      <w:r w:rsidRPr="00E457C1">
        <w:rPr>
          <w:lang w:val="en-US"/>
        </w:rPr>
        <w:t xml:space="preserve"> that human influence has contributed to a strengthening of the zonal mean wet tropics-dry subtropics contrast, and that tropical rainfall changes follow the wet-gets-</w:t>
      </w:r>
      <w:r w:rsidR="00377122" w:rsidRPr="00E457C1">
        <w:rPr>
          <w:lang w:val="en-US"/>
        </w:rPr>
        <w:t>w</w:t>
      </w:r>
      <w:r w:rsidRPr="00E457C1">
        <w:rPr>
          <w:lang w:val="en-US"/>
        </w:rPr>
        <w:t>etter, dry-gets-drier paradigm.</w:t>
      </w:r>
      <w:r w:rsidRPr="00E457C1">
        <w:rPr>
          <w:noProof/>
          <w:lang w:val="en-US"/>
        </w:rPr>
        <w:t xml:space="preserve"> There is also </w:t>
      </w:r>
      <w:r w:rsidRPr="00E457C1">
        <w:rPr>
          <w:i/>
          <w:noProof/>
          <w:lang w:val="en-US"/>
        </w:rPr>
        <w:t>medium confidence</w:t>
      </w:r>
      <w:r w:rsidRPr="00E457C1">
        <w:rPr>
          <w:noProof/>
          <w:lang w:val="en-US"/>
        </w:rPr>
        <w:t xml:space="preserve"> that ozone depletion has increased precipitation over the southern high latitudes and decreased it over southern mid</w:t>
      </w:r>
      <w:ins w:id="1324" w:author="Sara M Tuson" w:date="2021-06-27T21:09:00Z">
        <w:r w:rsidR="00507ECC">
          <w:rPr>
            <w:noProof/>
            <w:lang w:val="en-US"/>
          </w:rPr>
          <w:t>-</w:t>
        </w:r>
      </w:ins>
      <w:r w:rsidRPr="00E457C1">
        <w:rPr>
          <w:noProof/>
          <w:lang w:val="en-US"/>
        </w:rPr>
        <w:t xml:space="preserve">latitudes during austral summer. Owing to observational uncertainties and inconsistent results between studies, we conclude that there is </w:t>
      </w:r>
      <w:r w:rsidRPr="00E457C1">
        <w:rPr>
          <w:i/>
          <w:noProof/>
          <w:lang w:val="en-US"/>
        </w:rPr>
        <w:t>low confidence</w:t>
      </w:r>
      <w:r w:rsidRPr="00E457C1">
        <w:rPr>
          <w:noProof/>
          <w:lang w:val="en-US"/>
        </w:rPr>
        <w:t xml:space="preserve"> in the attribution of changes in the seasonality of precipitation.</w:t>
      </w:r>
      <w:r w:rsidRPr="00E457C1">
        <w:rPr>
          <w:lang w:val="en-US"/>
        </w:rPr>
        <w:t xml:space="preserve"> </w:t>
      </w:r>
    </w:p>
    <w:p w14:paraId="660632A6" w14:textId="77777777" w:rsidR="009F594A" w:rsidRPr="00E457C1" w:rsidRDefault="009F594A" w:rsidP="009F594A">
      <w:pPr>
        <w:pStyle w:val="AR6BodyText"/>
        <w:rPr>
          <w:noProof/>
          <w:lang w:val="en-US"/>
        </w:rPr>
      </w:pPr>
    </w:p>
    <w:p w14:paraId="16D20617" w14:textId="77777777" w:rsidR="009F594A" w:rsidRPr="00E457C1" w:rsidRDefault="009F594A" w:rsidP="009F594A">
      <w:pPr>
        <w:pStyle w:val="AR6BodyText"/>
        <w:rPr>
          <w:noProof/>
          <w:lang w:val="en-US"/>
        </w:rPr>
      </w:pPr>
    </w:p>
    <w:p w14:paraId="12405688" w14:textId="2DB26577" w:rsidR="009F594A" w:rsidRDefault="009F594A" w:rsidP="00685DE7">
      <w:pPr>
        <w:pStyle w:val="AR6Chap3Level33111"/>
        <w:numPr>
          <w:ilvl w:val="3"/>
          <w:numId w:val="11"/>
        </w:numPr>
        <w:tabs>
          <w:tab w:val="left" w:pos="708"/>
        </w:tabs>
      </w:pPr>
      <w:bookmarkStart w:id="1325" w:name="_Toc6385716"/>
      <w:bookmarkStart w:id="1326" w:name="_Toc70639139"/>
      <w:r>
        <w:t>Streamflow</w:t>
      </w:r>
      <w:bookmarkEnd w:id="1325"/>
      <w:bookmarkEnd w:id="1326"/>
    </w:p>
    <w:p w14:paraId="49445F65" w14:textId="77777777" w:rsidR="009F594A" w:rsidRDefault="009F594A" w:rsidP="009F594A">
      <w:pPr>
        <w:pStyle w:val="AR6BodyText"/>
        <w:rPr>
          <w:noProof/>
        </w:rPr>
      </w:pPr>
    </w:p>
    <w:p w14:paraId="5F0C842D" w14:textId="4B387380" w:rsidR="009F594A" w:rsidRPr="00E457C1" w:rsidRDefault="009F594A" w:rsidP="009F594A">
      <w:pPr>
        <w:pStyle w:val="AR6BodyText"/>
        <w:rPr>
          <w:noProof/>
          <w:lang w:val="en-US"/>
        </w:rPr>
      </w:pPr>
      <w:r w:rsidRPr="00E457C1">
        <w:rPr>
          <w:noProof/>
          <w:lang w:val="en-US"/>
        </w:rPr>
        <w:t>Streamflow is to-date the only variable of the terrestrial water cycle with enough in-situ</w:t>
      </w:r>
      <w:r w:rsidRPr="00E457C1">
        <w:rPr>
          <w:i/>
          <w:noProof/>
          <w:lang w:val="en-US"/>
        </w:rPr>
        <w:t xml:space="preserve"> </w:t>
      </w:r>
      <w:r w:rsidRPr="00E457C1">
        <w:rPr>
          <w:noProof/>
          <w:lang w:val="en-US"/>
        </w:rPr>
        <w:t xml:space="preserve">observations to allow for detection and attribution analysis at continental to global scales. Based on evidence from a few formal detection and attribution studies, particularly on the timing of peak streamflow, and the qualitative evaluation of studies reporting on observed and simulated trends, AR5 concluded that there is </w:t>
      </w:r>
      <w:r w:rsidRPr="00E457C1">
        <w:rPr>
          <w:i/>
          <w:noProof/>
          <w:lang w:val="en-US"/>
        </w:rPr>
        <w:t>medium confidence</w:t>
      </w:r>
      <w:r w:rsidRPr="00E457C1">
        <w:rPr>
          <w:noProof/>
          <w:lang w:val="en-US"/>
        </w:rPr>
        <w:t xml:space="preserve"> that anthropogenic influence on climate has affected streamflow in some middle and high latitude regions. </w:t>
      </w:r>
      <w:ins w:id="1327" w:author="Ian Blenkinsop" w:date="2021-07-13T09:40:00Z">
        <w:r w:rsidR="00D019C8">
          <w:rPr>
            <w:noProof/>
            <w:lang w:val="en-US"/>
          </w:rPr>
          <w:t xml:space="preserve">The </w:t>
        </w:r>
      </w:ins>
      <w:r w:rsidRPr="00E457C1">
        <w:rPr>
          <w:noProof/>
          <w:lang w:val="en-US"/>
        </w:rPr>
        <w:t xml:space="preserve">AR5 also noted that observational uncertainties are large and that often only a limited number of models were </w:t>
      </w:r>
      <w:r w:rsidRPr="00E457C1">
        <w:rPr>
          <w:lang w:val="en-US"/>
        </w:rPr>
        <w:t>considered</w:t>
      </w:r>
      <w:r w:rsidRPr="00E457C1">
        <w:rPr>
          <w:noProof/>
          <w:lang w:val="en-US"/>
        </w:rPr>
        <w:t>.</w:t>
      </w:r>
    </w:p>
    <w:p w14:paraId="7E378E0E" w14:textId="77777777" w:rsidR="009F594A" w:rsidRPr="00E457C1" w:rsidRDefault="009F594A" w:rsidP="009F594A">
      <w:pPr>
        <w:pStyle w:val="AR6BodyText"/>
        <w:rPr>
          <w:noProof/>
          <w:lang w:val="en-US"/>
        </w:rPr>
      </w:pPr>
    </w:p>
    <w:p w14:paraId="3451BBE1" w14:textId="731D3556" w:rsidR="009F594A" w:rsidRPr="00E457C1" w:rsidRDefault="009F594A" w:rsidP="009F594A">
      <w:pPr>
        <w:pStyle w:val="AR6BodyText"/>
        <w:rPr>
          <w:noProof/>
          <w:lang w:val="en-US"/>
        </w:rPr>
      </w:pPr>
      <w:r w:rsidRPr="00E457C1">
        <w:rPr>
          <w:noProof/>
          <w:lang w:val="en-US"/>
        </w:rPr>
        <w:t xml:space="preserve">Section 2.3.1.3.6 assesses that there have not been significant trends in global average streamflow over the last century, though regional trends have been observed, driven in part by internal variability. Only a limited number of studies have systematically compared observed streamflow trends at continental to global scales with changes simulated by global circulation models in a detection and attribution setting. </w:t>
      </w:r>
      <w:r>
        <w:rPr>
          <w:noProof/>
        </w:rPr>
        <w:fldChar w:fldCharType="begin" w:fldLock="1"/>
      </w:r>
      <w:r w:rsidR="00110E10">
        <w:rPr>
          <w:noProof/>
          <w:lang w:val="en-US"/>
        </w:rPr>
        <w:instrText>ADDIN CSL_CITATION { "citationItems" : [ { "id" : "ITEM-1", "itemData" : { "DOI" : "10.1002/2017GL073454", "ISBN" : "0094-8276", "ISSN" : "19448007", "abstract" : "\u00a92017. American Geophysical Union.In the recent Intergovernmental Panel on Climate Change assessment, multimodel ensembles (arithmetic model averaging, AMA) were constructed with equal weights given to Earth system models, without considering the performance of each model at reproducing current conditions. Here we use Bayesian model averaging (BMA) to construct a weighted model ensemble for runoff projections. Higher weights are given to models with better performance in estimating historical decadal mean runoff. Using the BMA method, we find that by the end of this century, the increase of global runoff (9.8 \u00b1 1.5%) under Representative Concentration Pathway 8.5 is significantly lower than estimated from AMA (12.2 \u00b1 1.3%). BMA presents a less severe runoff increase than AMA at northern high latitudes and a more severe decrease in Amazonia. Runoff decrease in Amazonia is stronger than the intermodel difference. The intermodel difference in runoff changes is mainly caused not only by precipitation differences among models, but also by evapotranspiration differences at the high northern latitudes.", "author" : [ { "dropping-particle" : "", "family" : "Yang", "given" : "Hui", "non-dropping-particle" : "", "parse-names" : false, "suffix" : "" }, { "dropping-particle" : "", "family" : "Zhou", "given" : "Feng", "non-dropping-particle" : "", "parse-names" : false, "suffix" : "" }, { "dropping-particle" : "", "family" : "Piao", "given" : "Shilong", "non-dropping-particle" : "", "parse-names" : false, "suffix" : "" }, { "dropping-particle" : "", "family" : "Huang", "given" : "Mengtian", "non-dropping-particle" : "", "parse-names" : false, "suffix" : "" }, { "dropping-particle" : "", "family" : "Chen", "given" : "Anping", "non-dropping-particle" : "", "parse-names" : false, "suffix" : "" }, { "dropping-particle" : "", "family" : "Ciais", "given" : "Philippe", "non-dropping-particle" : "", "parse-names" : false, "suffix" : "" }, { "dropping-particle" : "", "family" : "Li", "given" : "Yue", "non-dropping-particle" : "", "parse-names" : false, "suffix" : "" }, { "dropping-particle" : "", "family" : "Lian", "given" : "Xu", "non-dropping-particle" : "", "parse-names" : false, "suffix" : "" }, { "dropping-particle" : "", "family" : "Peng", "given" : "Shushi", "non-dropping-particle" : "", "parse-names" : false, "suffix" : "" }, { "dropping-particle" : "", "family" : "Zeng", "given" : "Zhenzhong", "non-dropping-particle" : "", "parse-names" : false, "suffix" : "" } ], "container-title" : "Geophysical Research Letters", "id" : "ITEM-1", "issue" : "11", "issued" : { "date-parts" : [ [ "2017" ] ] }, "page" : "5540-5549", "title" : "Regional patterns of future runoff changes from Earth system models constrained by observation", "translator" : [ { "dropping-particle" : "", "family" : "J6081", "given" : "", "non-dropping-particle" : "", "parse-names" : false, "suffix" : "" } ], "type" : "article-journal", "volume" : "44" }, "uris" : [ "http://www.mendeley.com/documents/?uuid=b8cabcd7-7d85-44e9-82fd-e2ca3b5558ff" ] } ], "mendeley" : { "formattedCitation" : "(Yang et al., 2017a)", "manualFormatting" : "H. Yang et al. (2017)", "plainTextFormattedCitation" : "(Yang et al., 2017a)", "previouslyFormattedCitation" : "(Yang et al., 2017a)" }, "properties" : { "noteIndex" : 0 }, "schema" : "https://github.com/citation-style-language/schema/raw/master/csl-citation.json" }</w:instrText>
      </w:r>
      <w:r>
        <w:rPr>
          <w:noProof/>
        </w:rPr>
        <w:fldChar w:fldCharType="separate"/>
      </w:r>
      <w:r w:rsidR="00393F8C">
        <w:rPr>
          <w:noProof/>
          <w:lang w:val="en-US"/>
        </w:rPr>
        <w:t>H. Yang et al. (2017)</w:t>
      </w:r>
      <w:r>
        <w:rPr>
          <w:noProof/>
        </w:rPr>
        <w:fldChar w:fldCharType="end"/>
      </w:r>
      <w:r w:rsidRPr="00E457C1">
        <w:rPr>
          <w:noProof/>
          <w:lang w:val="en-US"/>
        </w:rPr>
        <w:t xml:space="preserve"> did not find a significant correlation between observed runoff changes and changes simulated in CMIP5 models in most grid cells, consistent with the assessment that observed changes are dominated by internal variability. In a pan-European assessment, </w:t>
      </w:r>
      <w:r>
        <w:rPr>
          <w:noProof/>
        </w:rPr>
        <w:fldChar w:fldCharType="begin" w:fldLock="1"/>
      </w:r>
      <w:r w:rsidR="008F46A5" w:rsidRPr="00E457C1">
        <w:rPr>
          <w:noProof/>
          <w:lang w:val="en-US"/>
        </w:rPr>
        <w:instrText>ADDIN CSL_CITATION { "citationItems" : [ { "id" : "ITEM-1", "itemData" : { "DOI" : "10.1038/nclimate3416", "author" : [ { "dropping-particle" : "", "family" : "Gudmundsson", "given" : "Lukas", "non-dropping-particle" : "", "parse-names" : false, "suffix" : "" }, { "dropping-particle" : "", "family" : "Seneviratne", "given" : "Sonia I", "non-dropping-particle" : "", "parse-names" : false, "suffix" : "" }, { "dropping-particle" : "", "family" : "Zhang", "given" : "Xuebin", "non-dropping-particle" : "", "parse-names" : false, "suffix" : "" } ], "container-title" : "Nature Climate Change", "id" : "ITEM-1", "issued" : { "date-parts" : [ [ "2017", "10", "16" ] ] }, "page" : "813", "publisher" : "Nature Publishing Group", "title" : "Anthropogenic climate change detected in European renewable freshwater resources", "translator" : [ { "dropping-particle" : "", "family" : "J835", "given" : "", "non-dropping-particle" : "", "parse-names" : false, "suffix" : "" } ], "type" : "article-journal", "volume" : "7" }, "uris" : [ "http://www.mendeley.com/documents/?uuid=b63f74bf-fa2b-4d00-aa3b-91b979d66d9c", "http://www.mendeley.com/documents/?uuid=08e73089-a4ae-4ac7-ac39-692275bac8be" ] } ], "mendeley" : { "formattedCitation" : "(Gudmundsson et al., 2017)", "manualFormatting" : "Gudmundsson et al. (2017)", "plainTextFormattedCitation" : "(Gudmundsson et al., 2017)", "previouslyFormattedCitation" : "(Gudmundsson et al., 2017)" }, "properties" : { "noteIndex" : 0 }, "schema" : "https://github.com/citation-style-language/schema/raw/master/csl-citation.json" }</w:instrText>
      </w:r>
      <w:r>
        <w:rPr>
          <w:noProof/>
        </w:rPr>
        <w:fldChar w:fldCharType="separate"/>
      </w:r>
      <w:r w:rsidR="00393F8C">
        <w:rPr>
          <w:noProof/>
          <w:lang w:val="en-US"/>
        </w:rPr>
        <w:t>Gudmundsson et al. (2017)</w:t>
      </w:r>
      <w:r>
        <w:rPr>
          <w:noProof/>
        </w:rPr>
        <w:fldChar w:fldCharType="end"/>
      </w:r>
      <w:r w:rsidRPr="00E457C1">
        <w:rPr>
          <w:noProof/>
          <w:lang w:val="en-US"/>
        </w:rPr>
        <w:t xml:space="preserve"> attribute the spatio-temporal pattern of decreasing streamflow in southern Europe and increasing streamflow in northern Europe to anthropogenic climate change, but also concluded that additional effects of human water withdrawals could not be excluded. Focussing on continental runoff during 1958</w:t>
      </w:r>
      <w:del w:id="1328" w:author="Sara M Tuson" w:date="2021-06-24T10:51:00Z">
        <w:r w:rsidRPr="00E457C1" w:rsidDel="00D269C7">
          <w:rPr>
            <w:noProof/>
            <w:lang w:val="en-US"/>
          </w:rPr>
          <w:delText>-</w:delText>
        </w:r>
      </w:del>
      <w:ins w:id="1329" w:author="Sara M Tuson" w:date="2021-06-24T10:51:00Z">
        <w:r w:rsidR="00D269C7">
          <w:rPr>
            <w:noProof/>
            <w:lang w:val="en-US"/>
          </w:rPr>
          <w:t>–</w:t>
        </w:r>
      </w:ins>
      <w:r w:rsidRPr="00E457C1">
        <w:rPr>
          <w:noProof/>
          <w:lang w:val="en-US"/>
        </w:rPr>
        <w:t xml:space="preserve">2004, </w:t>
      </w:r>
      <w:r>
        <w:rPr>
          <w:noProof/>
        </w:rPr>
        <w:fldChar w:fldCharType="begin" w:fldLock="1"/>
      </w:r>
      <w:r w:rsidR="00E719C0">
        <w:rPr>
          <w:noProof/>
          <w:lang w:val="en-US"/>
        </w:rPr>
        <w:instrText>ADDIN CSL_CITATION { "citationItems" : [ { "id" : "ITEM-1", "itemData" : { "DOI" : "10.5194/hess-17-2967-2013", "author" : [ { "dropping-particle" : "", "family" : "Alkama", "given" : "R", "non-dropping-particle" : "", "parse-names" : false, "suffix" : "" }, { "dropping-particle" : "", "family" : "Marchand", "given" : "L", "non-dropping-particle" : "", "parse-names" : false, "suffix" : "" }, { "dropping-particle" : "", "family" : "Ribes", "given" : "A", "non-dropping-particle" : "", "parse-names" : false, "suffix" : "" }, { "dropping-particle" : "", "family" : "Decharme", "given" : "B", "non-dropping-particle" : "", "parse-names" : false, "suffix" : "" } ], "container-title" : "Hydrology and Earth System Sciences", "id" : "ITEM-1", "issue" : "7", "issued" : { "date-parts" : [ [ "2013" ] ] }, "page" : "2967-2979", "title" : "Detection of global runoff changes: results from observations and CMIP5 experiments", "translator" : [ { "dropping-particle" : "", "family" : "J4446", "given" : "", "non-dropping-particle" : "", "parse-names" : false, "suffix" : "" } ], "type" : "article-journal", "volume" : "17" }, "uris" : [ "http://www.mendeley.com/documents/?uuid=8eab1f10-6d7b-488c-85a4-c9627cac02ab" ] } ], "mendeley" : { "formattedCitation" : "(Alkama et al., 2013)", "manualFormatting" : "Alkama et al. (2013)", "plainTextFormattedCitation" : "(Alkama et al., 2013)", "previouslyFormattedCitation" : "(Alkama et al., 2013)" }, "properties" : { "noteIndex" : 0 }, "schema" : "https://github.com/citation-style-language/schema/raw/master/csl-citation.json" }</w:instrText>
      </w:r>
      <w:r>
        <w:rPr>
          <w:noProof/>
        </w:rPr>
        <w:fldChar w:fldCharType="separate"/>
      </w:r>
      <w:r w:rsidR="00393F8C">
        <w:rPr>
          <w:noProof/>
          <w:lang w:val="en-US"/>
        </w:rPr>
        <w:t>Alkama et al. (2013)</w:t>
      </w:r>
      <w:r>
        <w:rPr>
          <w:noProof/>
        </w:rPr>
        <w:fldChar w:fldCharType="end"/>
      </w:r>
      <w:r w:rsidRPr="00E457C1">
        <w:rPr>
          <w:noProof/>
          <w:lang w:val="en-US"/>
        </w:rPr>
        <w:t xml:space="preserve"> found a significant change only when using reconstructed data over all rivers, </w:t>
      </w:r>
      <w:r w:rsidR="00B55557" w:rsidRPr="00E457C1">
        <w:rPr>
          <w:noProof/>
          <w:lang w:val="en-US"/>
        </w:rPr>
        <w:t xml:space="preserve">and </w:t>
      </w:r>
      <w:r w:rsidRPr="00E457C1">
        <w:rPr>
          <w:noProof/>
          <w:lang w:val="en-US"/>
        </w:rPr>
        <w:t>a large uncertainty in the estimate of the global streamflow trend due to opposi</w:t>
      </w:r>
      <w:r w:rsidR="00B55557" w:rsidRPr="00E457C1">
        <w:rPr>
          <w:noProof/>
          <w:lang w:val="en-US"/>
        </w:rPr>
        <w:t>ng</w:t>
      </w:r>
      <w:r w:rsidRPr="00E457C1">
        <w:rPr>
          <w:noProof/>
          <w:lang w:val="en-US"/>
        </w:rPr>
        <w:t xml:space="preserve"> changes over different continents. </w:t>
      </w:r>
      <w:r>
        <w:rPr>
          <w:noProof/>
        </w:rPr>
        <w:fldChar w:fldCharType="begin" w:fldLock="1"/>
      </w:r>
      <w:r w:rsidR="00E719C0">
        <w:rPr>
          <w:noProof/>
          <w:lang w:val="en-US"/>
        </w:rPr>
        <w:instrText>ADDIN CSL_CITATION { "citationItems" : [ { "id" : "ITEM-1", "itemData" : { "DOI" : "10.1038/ngeo2263", "ISSN" : "17520908", "abstract" : "Anthropogenic aerosols in the atmosphere have the potential to affect regional-scale land hydrology through solar dimming1, 2. Increased aerosol loading may have reduced historical surface evaporation over some locations3, but the magnitude and extent of this effect is uncertain. Any reduction in evaporation due to historical solar dimming may have resulted in an increase in river flow. Here we formally detect and quantify the historical effect of changing aerosol concentrations, via solar radiation, on observed river flow over the heavily industrialized, northern extra-tropics. We use a state-of-the-art estimate of twentieth century surface meteorology4 as input data for a detailed land surface model5, and show that the simulations capture the observed strong inter-annual variability in runoff in response to climatic fluctuations. Using statistical techniques, we identify a detectable aerosol signal in the observed river flow both over the combined region, and over individual river basins in Europe and North America. We estimate that solar dimming due to rising aerosol concentrations in the atmosphere around 1980 led to an increase in river runoff by up to 25% in the most heavily polluted regions in Europe. We propose that, conversely, these regions may experience reduced freshwater availability in the future, as air quality improvements are set to lower aerosol loading and solar dimming.", "author" : [ { "dropping-particle" : "", "family" : "Gedney", "given" : "N.", "non-dropping-particle" : "", "parse-names" : false, "suffix" : "" }, { "dropping-particle" : "", "family" : "Huntingford", "given" : "C.", "non-dropping-particle" : "", "parse-names" : false, "suffix" : "" }, { "dropping-particle" : "", "family" : "Weedon", "given" : "G. P.", "non-dropping-particle" : "", "parse-names" : false, "suffix" : "" }, { "dropping-particle" : "", "family" : "Bellouin", "given" : "N.", "non-dropping-particle" : "", "parse-names" : false, "suffix" : "" }, { "dropping-particle" : "", "family" : "Boucher", "given" : "O.", "non-dropping-particle" : "", "parse-names" : false, "suffix" : "" }, { "dropping-particle" : "", "family" : "Cox", "given" : "P. M.", "non-dropping-particle" : "", "parse-names" : false, "suffix" : "" } ], "container-title" : "Nature Geoscience", "id" : "ITEM-1", "issue" : "11", "issued" : { "date-parts" : [ [ "2014" ] ] }, "number-of-pages" : "796-800", "publisher" : "Nature Geoscience", "title" : "Detection of solar dimming and brightening effects on Northern Hemisphere river flow", "translator" : [ { "dropping-particle" : "", "family" : "J6117", "given" : "", "non-dropping-particle" : "", "parse-names" : false, "suffix" : "" } ], "type" : "book", "volume" : "7" }, "uris" : [ "http://www.mendeley.com/documents/?uuid=81e560d3-1bdf-4dbc-8e98-2766a8d7bf4e" ] } ], "mendeley" : { "formattedCitation" : "(Gedney et al., 2014)", "manualFormatting" : "Gedney et al. (2014)", "plainTextFormattedCitation" : "(Gedney et al., 2014)", "previouslyFormattedCitation" : "(Gedney et al., 2014)" }, "properties" : { "noteIndex" : 0 }, "schema" : "https://github.com/citation-style-language/schema/raw/master/csl-citation.json" }</w:instrText>
      </w:r>
      <w:r>
        <w:rPr>
          <w:noProof/>
        </w:rPr>
        <w:fldChar w:fldCharType="separate"/>
      </w:r>
      <w:r w:rsidR="00393F8C">
        <w:rPr>
          <w:noProof/>
          <w:lang w:val="en-US"/>
        </w:rPr>
        <w:t>Gedney et al. (2014)</w:t>
      </w:r>
      <w:r>
        <w:rPr>
          <w:noProof/>
        </w:rPr>
        <w:fldChar w:fldCharType="end"/>
      </w:r>
      <w:r w:rsidRPr="00E457C1">
        <w:rPr>
          <w:noProof/>
          <w:lang w:val="en-US"/>
        </w:rPr>
        <w:t xml:space="preserve"> detect</w:t>
      </w:r>
      <w:r w:rsidR="00B55557" w:rsidRPr="00E457C1">
        <w:rPr>
          <w:noProof/>
          <w:lang w:val="en-US"/>
        </w:rPr>
        <w:t>ed</w:t>
      </w:r>
      <w:r w:rsidRPr="00E457C1">
        <w:rPr>
          <w:noProof/>
          <w:lang w:val="en-US"/>
        </w:rPr>
        <w:t xml:space="preserve"> the influence of aerosols on streamflow in North America and Europe, with aerosols having driven an increase in streamflow due to reduced evaporation (see </w:t>
      </w:r>
      <w:r w:rsidR="00525515" w:rsidRPr="00E457C1">
        <w:rPr>
          <w:noProof/>
          <w:lang w:val="en-US"/>
        </w:rPr>
        <w:t>Section 8.3.1.5</w:t>
      </w:r>
      <w:r w:rsidR="00205537" w:rsidRPr="00E457C1">
        <w:rPr>
          <w:noProof/>
          <w:lang w:val="en-US"/>
        </w:rPr>
        <w:t xml:space="preserve"> </w:t>
      </w:r>
      <w:r w:rsidRPr="00E457C1">
        <w:rPr>
          <w:noProof/>
          <w:lang w:val="en-US"/>
        </w:rPr>
        <w:t>for details on processes). There is also evidence for a detectable anthropogenic contribution toward earlier winter-spring streamflows in</w:t>
      </w:r>
      <w:r w:rsidR="00804F14" w:rsidRPr="00E457C1">
        <w:rPr>
          <w:noProof/>
          <w:lang w:val="en-US"/>
        </w:rPr>
        <w:t xml:space="preserve"> the</w:t>
      </w:r>
      <w:r w:rsidRPr="00E457C1">
        <w:rPr>
          <w:noProof/>
          <w:lang w:val="en-US"/>
        </w:rPr>
        <w:t xml:space="preserve"> north-central US </w:t>
      </w:r>
      <w:r>
        <w:rPr>
          <w:noProof/>
        </w:rPr>
        <w:fldChar w:fldCharType="begin" w:fldLock="1"/>
      </w:r>
      <w:r w:rsidR="00D33CB6">
        <w:rPr>
          <w:noProof/>
          <w:lang w:val="en-US"/>
        </w:rPr>
        <w:instrText>ADDIN CSL_CITATION { "citationItems" : [ { "id" : "ITEM-1", "itemData" : { "DOI" : "10.1175/JCLI-D-17-0813.1", "author" : [ { "dropping-particle" : "", "family" : "Kam", "given" : "J.", "non-dropping-particle" : "", "parse-names" : false, "suffix" : "" }, { "dropping-particle" : "", "family" : "Knutson", "given" : "T. R.", "non-dropping-particle" : "", "parse-names" : false, "suffix" : "" }, { "dropping-particle" : "", "family" : "Milly", "given" : "P. C. D.", "non-dropping-particle" : "", "parse-names" : false, "suffix" : "" } ], "container-title" : "Journal of Climate", "id" : "ITEM-1", "issued" : { "date-parts" : [ [ "2018" ] ] }, "title" : "Climate model assessment of changes in winter-spring streamflow timing over north America", "translator" : [ { "dropping-particle" : "", "family" : "J6182", "given" : "", "non-dropping-particle" : "", "parse-names" : false, "suffix" : "" } ], "type" : "article-journal" }, "uris" : [ "http://www.mendeley.com/documents/?uuid=0e6a5ec8-eb0a-40ec-bde5-23b58351e108", "http://www.mendeley.com/documents/?uuid=aa3f801b-761c-4edb-8825-d861832d24e7" ] } ], "mendeley" : { "formattedCitation" : "(Kam et al., 2018)", "plainTextFormattedCitation" : "(Kam et al., 2018)", "previouslyFormattedCitation" : "(Kam et al., 2018)" }, "properties" : { "noteIndex" : 0 }, "schema" : "https://github.com/citation-style-language/schema/raw/master/csl-citation.json" }</w:instrText>
      </w:r>
      <w:r>
        <w:rPr>
          <w:noProof/>
        </w:rPr>
        <w:fldChar w:fldCharType="separate"/>
      </w:r>
      <w:r w:rsidR="00393F8C">
        <w:rPr>
          <w:noProof/>
          <w:lang w:val="en-US"/>
        </w:rPr>
        <w:t>(Kam et al., 2018)</w:t>
      </w:r>
      <w:r>
        <w:rPr>
          <w:noProof/>
        </w:rPr>
        <w:fldChar w:fldCharType="end"/>
      </w:r>
      <w:r w:rsidRPr="00E457C1">
        <w:rPr>
          <w:noProof/>
          <w:lang w:val="en-US"/>
        </w:rPr>
        <w:t xml:space="preserve"> and in western Canada </w:t>
      </w:r>
      <w:r>
        <w:rPr>
          <w:noProof/>
        </w:rPr>
        <w:fldChar w:fldCharType="begin" w:fldLock="1"/>
      </w:r>
      <w:r w:rsidR="00E719C0">
        <w:rPr>
          <w:noProof/>
          <w:lang w:val="en-US"/>
        </w:rPr>
        <w:instrText>ADDIN CSL_CITATION { "citationItems" : [ { "id" : "ITEM-1", "itemData" : { "DOI" : "10.1002/2017GL075016", "author" : [ { "dropping-particle" : "", "family" : "Najafi", "given" : "Mohammad Reza", "non-dropping-particle" : "", "parse-names" : false, "suffix" : "" }, { "dropping-particle" : "", "family" : "Zwiers", "given" : "Francis W", "non-dropping-particle" : "", "parse-names" : false, "suffix" : "" }, { "dropping-particle" : "", "family" : "Gillett", "given" : "Nathan P", "non-dropping-particle" : "", "parse-names" : false, "suffix" : "" } ], "container-title" : "Geophysical Research Letters", "id" : "ITEM-1", "issue" : "21", "issued" : { "date-parts" : [ [ "2017" ] ] }, "page" : "11-12", "publisher" : "Wiley Online Library", "title" : "Attribution of observed streamflow changes in key British Columbia drainage basins", "translator" : [ { "dropping-particle" : "", "family" : "J7022", "given" : "", "non-dropping-particle" : "", "parse-names" : false, "suffix" : "" } ], "type" : "article-journal", "volume" : "44" }, "uris" : [ "http://www.mendeley.com/documents/?uuid=964a04a9-cb02-4bf8-b4c7-816ead6f17e8" ] } ], "mendeley" : { "formattedCitation" : "(Najafi et al., 2017)", "plainTextFormattedCitation" : "(Najafi et al., 2017)", "previouslyFormattedCitation" : "(Najafi et al., 2017)" }, "properties" : { "noteIndex" : 0 }, "schema" : "https://github.com/citation-style-language/schema/raw/master/csl-citation.json" }</w:instrText>
      </w:r>
      <w:r>
        <w:rPr>
          <w:noProof/>
        </w:rPr>
        <w:fldChar w:fldCharType="separate"/>
      </w:r>
      <w:r w:rsidR="00393F8C">
        <w:rPr>
          <w:noProof/>
          <w:lang w:val="en-US"/>
        </w:rPr>
        <w:t>(Najafi et al., 2017)</w:t>
      </w:r>
      <w:r>
        <w:rPr>
          <w:noProof/>
        </w:rPr>
        <w:fldChar w:fldCharType="end"/>
      </w:r>
      <w:r w:rsidRPr="00E457C1">
        <w:rPr>
          <w:noProof/>
          <w:lang w:val="en-US"/>
        </w:rPr>
        <w:t xml:space="preserve">. </w:t>
      </w:r>
      <w:r w:rsidRPr="00AE3B5E">
        <w:rPr>
          <w:noProof/>
          <w:lang w:val="en-US"/>
        </w:rPr>
        <w:t xml:space="preserve">From a model evaluation perspective, </w:t>
      </w:r>
      <w:r>
        <w:rPr>
          <w:noProof/>
        </w:rPr>
        <w:fldChar w:fldCharType="begin" w:fldLock="1"/>
      </w:r>
      <w:r w:rsidR="00E719C0">
        <w:rPr>
          <w:noProof/>
          <w:lang w:val="en-US"/>
        </w:rPr>
        <w:instrText>ADDIN CSL_CITATION { "citationItems" : [ { "id" : "ITEM-1", "itemData" : { "DOI" : "10.1175/JCLI-D-12-00592.1", "abstract" : "AbstractThis is the first part of a three-part paper on North American climate in phase 5 of the Coupled Model Intercomparison Project (CMIP5) that evaluates the historical simulations of continental and regional climatology with a focus on a core set of 17 models. The authors evaluate the models for a set of basic surface climate and hydrological variables and their extremes for the continent. This is supplemented by evaluations for selected regional climate processes relevant to North American climate, including cool season western Atlantic cyclones, the North American monsoon, the U.S. Great Plains low-level jet, and Arctic sea ice. In general, the multimodel ensemble mean represents the observed spatial patterns of basic climate and hydrological variables but with large variability across models and regions in the magnitude and sign of errors. No single model stands out as being particularly better or worse across all analyses, although some models consistently outperform the others for certain variables across most regions and seasons and higher-resolution models tend to perform better for regional processes. The CMIP5 multimodel ensemble shows a slight improvement relative to CMIP3 models in representing basic climate variables, in terms of the mean and spread, although performance has decreased for some models. Improvements in CMIP5 model performance are noticeable for some regional climate processes analyzed, such as the timing of the North American monsoon. The results of this paper have implications for the robustness of future projections of climate and its associated impacts, which are examined in the third part of the paper.", "author" : [ { "dropping-particle" : "", "family" : "Sheffield", "given" : "Justin", "non-dropping-particle" : "", "parse-names" : false, "suffix" : "" }, { "dropping-particle" : "", "family" : "Barrett", "given" : "Andrew P", "non-dropping-particle" : "", "parse-names" : false, "suffix" : "" }, { "dropping-particle" : "", "family" : "Colle", "given" : "Brian", "non-dropping-particle" : "", "parse-names" : false, "suffix" : "" }, { "dropping-particle" : "", "family" : "Nelun Fernando", "given" : "D", "non-dropping-particle" : "", "parse-names" : false, "suffix" : "" }, { "dropping-particle" : "", "family" : "Fu", "given" : "Rong", "non-dropping-particle" : "", "parse-names" : false, "suffix" : "" }, { "dropping-particle" : "", "family" : "Geil", "given" : "Kerrie L", "non-dropping-particle" : "", "parse-names" : false, "suffix" : "" }, { "dropping-particle" : "", "family" : "Hu", "given" : "Qi", "non-dropping-particle" : "", "parse-names" : false, "suffix" : "" }, { "dropping-particle" : "", "family" : "Kinter", "given" : "Jim", "non-dropping-particle" : "", "parse-names" : false, "suffix" : "" }, { "dropping-particle" : "", "family" : "Kumar", "given" : "Sanjiv", "non-dropping-particle" : "", "parse-names" : false, "suffix" : "" }, { "dropping-particle" : "", "family" : "Langenbrunner", "given" : "Baird", "non-dropping-particle" : "", "parse-names" : false, "suffix" : "" }, { "dropping-particle" : "", "family" : "Lombardo", "given" : "Kelly", "non-dropping-particle" : "", "parse-names" : false, "suffix" : "" }, { "dropping-particle" : "", "family" : "Long", "given" : "Lindsey N", "non-dropping-particle" : "", "parse-names" : false, "suffix" : "" }, { "dropping-particle" : "", "family" : "Maloney", "given" : "Eric", "non-dropping-particle" : "", "parse-names" : false, "suffix" : "" }, { "dropping-particle" : "", "family" : "Mariotti", "given" : "Annarita", "non-dropping-particle" : "", "parse-names" : false, "suffix" : "" }, { "dropping-particle" : "", "family" : "Meyerson", "given" : "Joyce E", "non-dropping-particle" : "", "parse-names" : false, "suffix" : "" }, { "dropping-particle" : "", "family" : "Mo", "given" : "Kingtse C", "non-dropping-particle" : "", "parse-names" : false, "suffix" : "" }, { "dropping-particle" : "", "family" : "David Neelin", "given" : "J", "non-dropping-particle" : "", "parse-names" : false, "suffix" : "" }, { "dropping-particle" : "", "family" : "Nigam", "given" : "Sumant", "non-dropping-particle" : "", "parse-names" : false, "suffix" : "" }, { "dropping-particle" : "", "family" : "Pan", "given" : "Zaitao", "non-dropping-particle" : "", "parse-names" : false, "suffix" : "" }, { "dropping-particle" : "", "family" : "Ren", "given" : "Tong", "non-dropping-particle" : "", "parse-names" : false, "suffix" : "" }, { "dropping-particle" : "", "family" : "Ruiz-Barradas", "given" : "Alfredo", "non-dropping-particle" : "", "parse-names" : false, "suffix" : "" }, { "dropping-particle" : "", "family" : "Serra", "given" : "Yolande L", "non-dropping-particle" : "", "parse-names" : false, "suffix" : "" }, { "dropping-particle" : "", "family" : "Seth", "given" : "Anji", "non-dropping-particle" : "", "parse-names" : false, "suffix" : "" }, { "dropping-particle" : "", "family" : "Thibeault", "given" : "Jeanne M", "non-dropping-particle" : "", "parse-names" : false, "suffix" : "" }, { "dropping-particle" : "", "family" : "Stroeve", "given" : "Julienne C", "non-dropping-particle" : "", "parse-names" : false, "suffix" : "" }, { "dropping-particle" : "", "family" : "Yang", "given" : "Ze", "non-dropping-particle" : "", "parse-names" : false, "suffix" : "" }, { "dropping-particle" : "", "family" : "Yin", "given" : "Lei", "non-dropping-particle" : "", "parse-names" : false, "suffix" : "" } ], "container-title" : "Journal of Climate", "id" : "ITEM-1", "issue" : "23", "issued" : { "date-parts" : [ [ "2013" ] ] }, "page" : "9209-9245", "title" : "North American Climate in CMIP5 Experiments. Part I: Evaluation of Historical Simulations of Continental and Regional Climatology", "translator" : [ { "dropping-particle" : "", "family" : "J4455", "given" : "", "non-dropping-particle" : "", "parse-names" : false, "suffix" : "" } ], "type" : "article-journal", "volume" : "26" }, "uris" : [ "http://www.mendeley.com/documents/?uuid=a5e7070b-0458-4529-a9fd-92c7465ff6af", "http://www.mendeley.com/documents/?uuid=765cd44e-39d7-40cf-b7f7-7a4c7906cc64" ] } ], "mendeley" : { "formattedCitation" : "(Sheffield et al., 2013)", "manualFormatting" : "Sheffield et al. (2013)", "plainTextFormattedCitation" : "(Sheffield et al., 2013)", "previouslyFormattedCitation" : "(Sheffield et al., 2013)" }, "properties" : { "noteIndex" : 0 }, "schema" : "https://github.com/citation-style-language/schema/raw/master/csl-citation.json" }</w:instrText>
      </w:r>
      <w:r>
        <w:rPr>
          <w:noProof/>
        </w:rPr>
        <w:fldChar w:fldCharType="separate"/>
      </w:r>
      <w:r w:rsidR="00393F8C">
        <w:rPr>
          <w:noProof/>
          <w:lang w:val="en-US"/>
        </w:rPr>
        <w:t>Sheffield et al. (2013)</w:t>
      </w:r>
      <w:r>
        <w:rPr>
          <w:noProof/>
        </w:rPr>
        <w:fldChar w:fldCharType="end"/>
      </w:r>
      <w:r w:rsidRPr="00E457C1">
        <w:rPr>
          <w:noProof/>
          <w:lang w:val="en-US"/>
        </w:rPr>
        <w:t xml:space="preserve"> report</w:t>
      </w:r>
      <w:r w:rsidR="00E81E7E" w:rsidRPr="00E457C1">
        <w:rPr>
          <w:noProof/>
          <w:lang w:val="en-US"/>
        </w:rPr>
        <w:t>ed</w:t>
      </w:r>
      <w:r w:rsidRPr="00E457C1">
        <w:rPr>
          <w:noProof/>
          <w:lang w:val="en-US"/>
        </w:rPr>
        <w:t xml:space="preserve"> that CMIP5 models reproduce spatial variations in runoff in North America well, though they tend to underestimate it.</w:t>
      </w:r>
    </w:p>
    <w:p w14:paraId="3EA165E7" w14:textId="77777777" w:rsidR="009F594A" w:rsidRPr="00E457C1" w:rsidRDefault="009F594A" w:rsidP="009F594A">
      <w:pPr>
        <w:pStyle w:val="AR6BodyText"/>
        <w:rPr>
          <w:noProof/>
          <w:lang w:val="en-US"/>
        </w:rPr>
      </w:pPr>
    </w:p>
    <w:p w14:paraId="50CF2D7A" w14:textId="5C6FB863" w:rsidR="009F594A" w:rsidRPr="00E457C1" w:rsidRDefault="009F594A" w:rsidP="009F594A">
      <w:pPr>
        <w:pStyle w:val="AR6BodyText"/>
        <w:rPr>
          <w:noProof/>
          <w:lang w:val="en-US"/>
        </w:rPr>
      </w:pPr>
      <w:r w:rsidRPr="00E457C1">
        <w:rPr>
          <w:noProof/>
          <w:lang w:val="en-US"/>
        </w:rPr>
        <w:t xml:space="preserve">Recently, </w:t>
      </w:r>
      <w:r>
        <w:rPr>
          <w:noProof/>
        </w:rPr>
        <w:fldChar w:fldCharType="begin" w:fldLock="1"/>
      </w:r>
      <w:r w:rsidR="00713B77" w:rsidRPr="00E457C1">
        <w:rPr>
          <w:noProof/>
          <w:lang w:val="en-US"/>
        </w:rPr>
        <w:instrText>ADDIN CSL_CITATION { "citationItems" : [ { "id" : "ITEM-1", "itemData" : { "DOI" : "10.1126/science.aba3996", "ISSN" : "0036-8075", "abstract" : "Anthropogenic climate change is expected to affect global river flow. Here, we analyze time series of low, mean, and high river flows from 7250 observatories around the world covering the years 1971 to 2010. We identify spatially complex trend patterns, where some regions are drying and others are wetting consistently across low, mean, and high flows. Trends computed from state-of-the-art model simulations are consistent with the observations only if radiative forcing that accounts for anthropogenic climate change is considered. Simulated effects of water and land management do not suffice to reproduce the observed trend pattern. Thus, the analysis provides clear evidence for the role of externally forced climate change as a causal driver of recent trends in mean and extreme river flow at the global scale.", "author" : [ { "dropping-particle" : "", "family" : "Gudmundsson", "given" : "Lukas", "non-dropping-particle" : "", "parse-names" : false, "suffix" : "" }, { "dropping-particle" : "", "family" : "Boulange", "given" : "Julien", "non-dropping-particle" : "", "parse-names" : false, "suffix" : "" }, { "dropping-particle" : "", "family" : "Do", "given" : "Hong X.", "non-dropping-particle" : "", "parse-names" : false, "suffix" : "" }, { "dropping-particle" : "", "family" : "Gosling", "given" : "Simon N.", "non-dropping-particle" : "", "parse-names" : false, "suffix" : "" }, { "dropping-particle" : "", "family" : "Grillakis", "given" : "Manolis G.", "non-dropping-particle" : "", "parse-names" : false, "suffix" : "" }, { "dropping-particle" : "", "family" : "Koutroulis", "given" : "Aristeidis G.", "non-dropping-particle" : "", "parse-names" : false, "suffix" : "" }, { "dropping-particle" : "", "family" : "Leonard", "given" : "Michael", "non-dropping-particle" : "", "parse-names" : false, "suffix" : "" }, { "dropping-particle" : "", "family" : "Liu", "given" : "Junguo", "non-dropping-particle" : "", "parse-names" : false, "suffix" : "" }, { "dropping-particle" : "", "family" : "M\u00fcller Schmied", "given" : "Hannes", "non-dropping-particle" : "", "parse-names" : false, "suffix" : "" }, { "dropping-particle" : "", "family" : "Papadimitriou", "given" : "Lamprini", "non-dropping-particle" : "", "parse-names" : false, "suffix" : "" }, { "dropping-particle" : "", "family" : "Pokhrel", "given" : "Yadu", "non-dropping-particle" : "", "parse-names" : false, "suffix" : "" }, { "dropping-particle" : "", "family" : "Seneviratne", "given" : "Sonia I.", "non-dropping-particle" : "", "parse-names" : false, "suffix" : "" }, { "dropping-particle" : "", "family" : "Satoh", "given" : "Yusuke", "non-dropping-particle" : "", "parse-names" : false, "suffix" : "" }, { "dropping-particle" : "", "family" : "Thiery", "given" : "Wim", "non-dropping-particle" : "", "parse-names" : false, "suffix" : "" }, { "dropping-particle" : "", "family" : "Westra", "given" : "Seth", "non-dropping-particle" : "", "parse-names" : false, "suffix" : "" }, { "dropping-particle" : "", "family" : "Zhang", "given" : "Xuebin", "non-dropping-particle" : "", "parse-names" : false, "suffix" : "" }, { "dropping-particle" : "", "family" : "Zhao", "given" : "Fang", "non-dropping-particle" : "", "parse-names" : false, "suffix" : "" } ], "container-title" : "Science", "id" : "ITEM-1", "issue" : "6534", "issued" : { "date-parts" : [ [ "2021", "3", "12" ] ] }, "page" : "1159-1162", "title" : "Globally observed trends in mean and extreme river flow attributed to climate change", "translator" : [ { "dropping-particle" : "", "family" : "J2481", "given" : "", "non-dropping-particle" : "", "parse-names" : false, "suffix" : "" } ], "type" : "article-journal", "volume" : "371" }, "uris" : [ "http://www.mendeley.com/documents/?uuid=591b97f8-f140-4937-8763-344c9918b185" ] } ], "mendeley" : { "formattedCitation" : "(Gudmundsson et al., 2021)", "manualFormatting" : "Gudmundsson et al. (2021)", "plainTextFormattedCitation" : "(Gudmundsson et al., 2021)", "previouslyFormattedCitation" : "(Gudmundsson et al., 2021)" }, "properties" : { "noteIndex" : 0 }, "schema" : "https://github.com/citation-style-language/schema/raw/master/csl-citation.json" }</w:instrText>
      </w:r>
      <w:r>
        <w:rPr>
          <w:noProof/>
        </w:rPr>
        <w:fldChar w:fldCharType="separate"/>
      </w:r>
      <w:r w:rsidR="00393F8C">
        <w:rPr>
          <w:noProof/>
          <w:lang w:val="en-US"/>
        </w:rPr>
        <w:t>Gudmundsson et al. (2021)</w:t>
      </w:r>
      <w:r>
        <w:rPr>
          <w:noProof/>
        </w:rPr>
        <w:fldChar w:fldCharType="end"/>
      </w:r>
      <w:r w:rsidRPr="00E457C1">
        <w:rPr>
          <w:noProof/>
          <w:lang w:val="en-US"/>
        </w:rPr>
        <w:t xml:space="preserve"> performed a global detection and attribution study </w:t>
      </w:r>
      <w:r w:rsidR="00B55557" w:rsidRPr="00E457C1">
        <w:rPr>
          <w:noProof/>
          <w:lang w:val="en-US"/>
        </w:rPr>
        <w:t xml:space="preserve">on streamflow </w:t>
      </w:r>
      <w:r w:rsidRPr="00E457C1">
        <w:rPr>
          <w:noProof/>
          <w:lang w:val="en-US"/>
        </w:rPr>
        <w:t>and found that some regions are drying and others are wetting. Moreover, the simulated streamflow trends are consistent with observations only if externally forced climate change is considered, and the simulated effects of water and land management cannot reproduce the</w:t>
      </w:r>
      <w:r w:rsidR="00525515" w:rsidRPr="00E457C1">
        <w:rPr>
          <w:noProof/>
          <w:lang w:val="en-US"/>
        </w:rPr>
        <w:t xml:space="preserve"> observed</w:t>
      </w:r>
      <w:r w:rsidRPr="00E457C1">
        <w:rPr>
          <w:noProof/>
          <w:lang w:val="en-US"/>
        </w:rPr>
        <w:t xml:space="preserve"> trends. The effects of volcanic eruptions in driving reduced streamflow have also been detected in the wet tropics</w:t>
      </w:r>
      <w:ins w:id="1330" w:author="Robin Matthews" w:date="2021-06-15T12:56:00Z">
        <w:r w:rsidR="008E6E1F">
          <w:rPr>
            <w:noProof/>
            <w:lang w:val="en-US"/>
          </w:rPr>
          <w:t xml:space="preserve"> </w:t>
        </w:r>
        <w:r w:rsidR="008E6E1F">
          <w:rPr>
            <w:noProof/>
          </w:rPr>
          <w:fldChar w:fldCharType="begin" w:fldLock="1"/>
        </w:r>
      </w:ins>
      <w:r w:rsidR="00110E10" w:rsidRPr="001D5B54">
        <w:rPr>
          <w:noProof/>
          <w:lang w:val="en-US"/>
          <w:rPrChange w:id="1331" w:author="Clotilde Pean" w:date="2021-06-21T14:14:00Z">
            <w:rPr>
              <w:noProof/>
            </w:rPr>
          </w:rPrChange>
        </w:rPr>
        <w:instrText>ADDIN CSL_CITATION { "citationItems" : [ { "id" : "ITEM-1", "itemData" : { "DOI" : "10.1038/NGEO2545", "author" : [ { "dropping-particle" : "", "family" : "Iles", "given" : "Carley", "non-dropping-particle" : "", "parse-names" : false, "suffix" : "" }, { "dropping-particle" : "", "family" : "Hegerl", "given" : "G.C.", "non-dropping-particle" : "", "parse-names" : false, "suffix" : "" } ], "container-title" : "Nature Geoscience", "id" : "ITEM-1", "issued" : { "date-parts" : [ [ "2015" ] ] }, "title" : "Systematic change in global patterns of streamflow following volcanic eruptions", "translator" : [ { "dropping-particle" : "", "family" : "J6239", "given" : "", "non-dropping-particle" : "", "parse-names" : false, "suffix" : "" } ], "type" : "article-journal" }, "uris" : [ "http://www.mendeley.com/documents/?uuid=c86373df-47b2-4a21-a479-4602a6bcd603" ] }, { "id" : "ITEM-2", "itemData" : { "DOI" : "10.1175/JCLI-D-18-0707.1", "ISSN" : "0894-8755", "abstract" : "Understanding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w:instrText>
      </w:r>
      <w:r w:rsidR="00110E10">
        <w:rPr>
          <w:noProof/>
        </w:rPr>
        <w:instrText>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"ITEM-2", "issue" : "14", "issued" : { "date-parts" : [ [ "2019", "7", "15" ] ] }, "page" : "4367-4385", "title" : "Hydroclimate Responses over Global Monsoon Regions Following Volcanic Eruptions at Different Latitudes", "translator" : [ { "dropping-particle" : "", "family" : "J6704", "given" : "", "non-dropping-particle" : "", "parse-names" : false, "suffix" : "" } ], "type" : "article-journal", "volume" : "32" }, "uris" : [ "http://www.mendeley.com/documents/?uuid=61c95e24-c575-4739-8e00-62662e2cda85" ] } ], "mendeley" : { "formattedCitation" : "(Iles and Hegerl, 2015; Zuo et al., 2019)", "plainTextFormattedCitation" : "(Iles and Hegerl, 2015; Zuo et al., 2019)", "previouslyFormattedCitation" : "(Iles and Hegerl, 2015; Zuo et al., 2019)" }, "properties" : { "noteIndex" : 0 }, "schema" : "https://github.com/citation-style-language/schema/raw/master/csl-citation.json" }</w:instrText>
      </w:r>
      <w:ins w:id="1332" w:author="Robin Matthews" w:date="2021-06-15T12:56:00Z">
        <w:r w:rsidR="008E6E1F">
          <w:rPr>
            <w:noProof/>
          </w:rPr>
          <w:fldChar w:fldCharType="separate"/>
        </w:r>
      </w:ins>
      <w:r w:rsidR="00393F8C">
        <w:rPr>
          <w:noProof/>
        </w:rPr>
        <w:t>(Iles and Hegerl, 2015; Zuo et al., 2019)</w:t>
      </w:r>
      <w:ins w:id="1333" w:author="Robin Matthews" w:date="2021-06-15T12:56:00Z">
        <w:r w:rsidR="008E6E1F">
          <w:rPr>
            <w:noProof/>
          </w:rPr>
          <w:fldChar w:fldCharType="end"/>
        </w:r>
      </w:ins>
      <w:del w:id="1334" w:author="Robin Matthews" w:date="2021-06-15T12:56:00Z">
        <w:r w:rsidRPr="00E457C1" w:rsidDel="008E6E1F">
          <w:rPr>
            <w:noProof/>
            <w:lang w:val="en-US"/>
          </w:rPr>
          <w:delText xml:space="preserve"> </w:delText>
        </w:r>
        <w:bookmarkStart w:id="1335" w:name="_Hlk74654150"/>
        <w:r w:rsidDel="008E6E1F">
          <w:rPr>
            <w:noProof/>
          </w:rPr>
          <w:fldChar w:fldCharType="begin" w:fldLock="1"/>
        </w:r>
        <w:r w:rsidR="00E719C0" w:rsidRPr="00393F8C" w:rsidDel="008E6E1F">
          <w:rPr>
            <w:noProof/>
            <w:lang w:val="en-US"/>
          </w:rPr>
          <w:delInstrText>ADDIN CSL_CITATION { "citationItems" : [ { "id" : "ITEM-1", "itemData" : { "DOI" : "10.1038/NGEO2545", "author" : [ { "dropping-particle" : "", "family" : "Iles", "given" : "Carley", "non-dropping-particle" : "", "parse-names" : false, "suffix" : "" }, { "dropping-particle" : "", "family" : "Hegerl", "given" : "G.C.", "non-dropping-particle" : "", "parse-names" : false, "suffix" : "" } ], "container-title" : "Nature Geoscience", "id" : "ITEM-1", "issued" : { "date-parts" : [ [ "2015" ] ] }, "title" : "Systematic change in global patterns of streamflow following volcanic eruptions", "translator" : [ { "dropping-particle" : "", "family" : "J6239", "given" : "", "non-dropping-particle" : "", "parse-names" : false, "suffix" : "" } ], "type" : "article-journal" }, "uris" : [ "http://www.mendeley.com/documents/?uuid=c86373df-47b2-4a21-a479-4602a6bcd603" ] } ], "mendeley" : { "formattedCitation" : "(Iles and Hegerl, 2015)", "manualFormatting" : "(Iles and Hegerl, 2015", "plainTextFormattedCitation" : "(Iles and Hegerl, 2015)", "previouslyFormattedCitation" : "(Iles and Hegerl, 2015)" }, "properties" : { "noteIndex" : 0 }, "schema" : "https://github.com/citation-style-language/schema/raw/master/csl-citation.json" }</w:delInstrText>
        </w:r>
        <w:r w:rsidDel="008E6E1F">
          <w:rPr>
            <w:noProof/>
          </w:rPr>
          <w:fldChar w:fldCharType="separate"/>
        </w:r>
        <w:r w:rsidR="00372D37" w:rsidRPr="008E6E1F" w:rsidDel="008E6E1F">
          <w:rPr>
            <w:noProof/>
            <w:lang w:val="en-US"/>
          </w:rPr>
          <w:delText>(Iles and Hegerl, 2015</w:delText>
        </w:r>
        <w:r w:rsidDel="008E6E1F">
          <w:rPr>
            <w:noProof/>
          </w:rPr>
          <w:fldChar w:fldCharType="end"/>
        </w:r>
        <w:r w:rsidRPr="00E457C1" w:rsidDel="008E6E1F">
          <w:rPr>
            <w:noProof/>
            <w:lang w:val="en-US"/>
          </w:rPr>
          <w:delText xml:space="preserve">; </w:delText>
        </w:r>
        <w:r w:rsidDel="008E6E1F">
          <w:rPr>
            <w:noProof/>
          </w:rPr>
          <w:fldChar w:fldCharType="begin" w:fldLock="1"/>
        </w:r>
        <w:r w:rsidR="00E719C0" w:rsidRPr="00393F8C" w:rsidDel="008E6E1F">
          <w:rPr>
            <w:noProof/>
            <w:lang w:val="en-US"/>
          </w:rPr>
          <w:delInstrText>ADDIN CSL_CITATION { "citationItems" : [ { "id" : "ITEM-1", "itemData" : { "DOI" : "10.1175/JCLI-D-18-0707.1", "ISSN" : "0894-8755", "abstract" : "Understanding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"ITEM-1", "issue" : "14", "issued" : { "date-parts" : [ [ "2019", "7", "15" ] ] }, "page" : "4367-4385", "title" : "Hydroclimate Responses over Global Monsoon Regions Following Volcanic Eruptions at Different Latitudes", "translator" : [ { "dropping-particle" : "", "family" : "J6704", "given" : "", "non-dropping-particle" : "", "parse-names" : false, "suffix" : "" } ], "type" : "article-journal", "volume" : "32" }, "uris" : [ "http://www.mendeley.com/documents/?uuid=61c95e24-c575-4739-8e00-62662e2cda85" ] } ], "mendeley" : { "formattedCitation" : "(Zuo et al., 2019)", "manualFormatting" : "Zuo et al., 2019)", "plainTextFormattedCitation" : "(Zuo et al., 2019)", "previouslyFormattedCitation" : "(Zuo et al., 2019)" }, "properties" : { "noteIndex" : 0 }, "schema" : "https://github.com/citation-style-language/schema/raw/master/csl-citation.json" }</w:delInstrText>
        </w:r>
        <w:r w:rsidDel="008E6E1F">
          <w:rPr>
            <w:noProof/>
          </w:rPr>
          <w:fldChar w:fldCharType="separate"/>
        </w:r>
        <w:r w:rsidR="00372D37" w:rsidDel="008E6E1F">
          <w:rPr>
            <w:noProof/>
            <w:lang w:val="en-US"/>
          </w:rPr>
          <w:delText>Zuo et al., 2019)</w:delText>
        </w:r>
        <w:r w:rsidDel="008E6E1F">
          <w:rPr>
            <w:noProof/>
          </w:rPr>
          <w:fldChar w:fldCharType="end"/>
        </w:r>
      </w:del>
      <w:r w:rsidRPr="00E457C1">
        <w:rPr>
          <w:noProof/>
          <w:lang w:val="en-US"/>
        </w:rPr>
        <w:t xml:space="preserve">. </w:t>
      </w:r>
      <w:bookmarkEnd w:id="1335"/>
    </w:p>
    <w:p w14:paraId="37108400" w14:textId="77777777" w:rsidR="009F594A" w:rsidRPr="00E457C1" w:rsidRDefault="009F594A" w:rsidP="009F594A">
      <w:pPr>
        <w:pStyle w:val="AR6BodyText"/>
        <w:rPr>
          <w:noProof/>
          <w:lang w:val="en-US"/>
        </w:rPr>
      </w:pPr>
    </w:p>
    <w:p w14:paraId="0FA4D64F" w14:textId="14E7C6BC" w:rsidR="009F594A" w:rsidRPr="00E457C1" w:rsidRDefault="009F594A" w:rsidP="009F594A">
      <w:pPr>
        <w:pStyle w:val="AR6BodyText"/>
        <w:rPr>
          <w:noProof/>
          <w:lang w:val="en-US"/>
        </w:rPr>
      </w:pPr>
      <w:r w:rsidRPr="00E457C1">
        <w:rPr>
          <w:noProof/>
          <w:lang w:val="en-US"/>
        </w:rPr>
        <w:t xml:space="preserve">In summary, there is </w:t>
      </w:r>
      <w:r w:rsidRPr="00E457C1">
        <w:rPr>
          <w:i/>
          <w:noProof/>
          <w:lang w:val="en-US"/>
        </w:rPr>
        <w:t>medium confidence</w:t>
      </w:r>
      <w:r w:rsidRPr="00E457C1">
        <w:rPr>
          <w:noProof/>
          <w:lang w:val="en-US"/>
        </w:rPr>
        <w:t xml:space="preserve"> that anthropogenic climate change has altered local and regional streamflow in various parts of the world and that the associated global-scale trend pattern is inconsistent with </w:t>
      </w:r>
      <w:r w:rsidR="00A30844" w:rsidRPr="00E457C1">
        <w:rPr>
          <w:noProof/>
          <w:lang w:val="en-US"/>
        </w:rPr>
        <w:t>internal variability</w:t>
      </w:r>
      <w:r w:rsidRPr="00E457C1">
        <w:rPr>
          <w:noProof/>
          <w:lang w:val="en-US"/>
        </w:rPr>
        <w:t xml:space="preserve">. Moreover, human interventions and water withdrawals, while </w:t>
      </w:r>
      <w:r w:rsidR="00135568" w:rsidRPr="00E457C1">
        <w:rPr>
          <w:noProof/>
          <w:lang w:val="en-US"/>
        </w:rPr>
        <w:t>affecting</w:t>
      </w:r>
      <w:r w:rsidRPr="00E457C1">
        <w:rPr>
          <w:noProof/>
          <w:lang w:val="en-US"/>
        </w:rPr>
        <w:t xml:space="preserve"> streamflow, </w:t>
      </w:r>
      <w:r w:rsidRPr="00E457C1">
        <w:rPr>
          <w:noProof/>
          <w:lang w:val="en-US"/>
        </w:rPr>
        <w:lastRenderedPageBreak/>
        <w:t>cannot explain the observed spatio-temporal trends</w:t>
      </w:r>
      <w:r w:rsidR="00A541D1" w:rsidRPr="00E457C1">
        <w:rPr>
          <w:noProof/>
          <w:lang w:val="en-US"/>
        </w:rPr>
        <w:t xml:space="preserve"> (</w:t>
      </w:r>
      <w:r w:rsidR="00A541D1" w:rsidRPr="00E457C1">
        <w:rPr>
          <w:i/>
          <w:noProof/>
          <w:lang w:val="en-US"/>
        </w:rPr>
        <w:t>medium confidence</w:t>
      </w:r>
      <w:r w:rsidR="00A541D1" w:rsidRPr="00E457C1">
        <w:rPr>
          <w:noProof/>
          <w:lang w:val="en-US"/>
        </w:rPr>
        <w:t>)</w:t>
      </w:r>
      <w:r w:rsidRPr="00E457C1">
        <w:rPr>
          <w:noProof/>
          <w:lang w:val="en-US"/>
        </w:rPr>
        <w:t xml:space="preserve">. </w:t>
      </w:r>
    </w:p>
    <w:p w14:paraId="59834879" w14:textId="3CA5FBBB" w:rsidR="000F7267" w:rsidRPr="00E457C1" w:rsidRDefault="000F7267" w:rsidP="009F594A">
      <w:pPr>
        <w:pStyle w:val="AR6BodyText"/>
        <w:rPr>
          <w:rFonts w:cs="Times New Roman"/>
          <w:noProof/>
          <w:lang w:val="en-US"/>
        </w:rPr>
      </w:pPr>
    </w:p>
    <w:p w14:paraId="79997E85" w14:textId="77777777" w:rsidR="000F7267" w:rsidRDefault="000F7267" w:rsidP="000F7267">
      <w:pPr>
        <w:pStyle w:val="AR6BodyText"/>
        <w:rPr>
          <w:rFonts w:cs="Times New Roman"/>
          <w:lang w:val="en-US"/>
        </w:rPr>
      </w:pPr>
    </w:p>
    <w:p w14:paraId="1097AA55" w14:textId="77777777" w:rsidR="000F7267" w:rsidRPr="00E457C1" w:rsidRDefault="000F7267" w:rsidP="000F7267">
      <w:pPr>
        <w:pStyle w:val="AR6BodyText"/>
        <w:rPr>
          <w:b/>
          <w:noProof/>
          <w:lang w:val="en-US"/>
        </w:rPr>
      </w:pPr>
      <w:r w:rsidRPr="00E457C1">
        <w:rPr>
          <w:b/>
          <w:noProof/>
          <w:lang w:val="en-US"/>
        </w:rPr>
        <w:t>[START CROSS-CHAPTER BOX 3.2 HERE]</w:t>
      </w:r>
    </w:p>
    <w:p w14:paraId="256E35A7" w14:textId="77777777" w:rsidR="000F7267" w:rsidRPr="00E457C1" w:rsidRDefault="000F7267" w:rsidP="000F7267">
      <w:pPr>
        <w:pStyle w:val="AR6BodyText"/>
        <w:rPr>
          <w:noProof/>
          <w:lang w:val="en-US" w:eastAsia="en-US"/>
        </w:rPr>
      </w:pPr>
    </w:p>
    <w:p w14:paraId="100D190B" w14:textId="77777777" w:rsidR="000F7267" w:rsidRPr="00B40A97" w:rsidRDefault="000F7267" w:rsidP="000F7267">
      <w:pPr>
        <w:pStyle w:val="AR6Chap3Cross-ChapterBox"/>
        <w:shd w:val="clear" w:color="auto" w:fill="DEEAF6" w:themeFill="accent1" w:themeFillTint="33"/>
        <w:rPr>
          <w:lang w:val="en-GB"/>
        </w:rPr>
      </w:pPr>
      <w:bookmarkStart w:id="1336" w:name="_Toc70639140"/>
      <w:r w:rsidRPr="00B40A97">
        <w:rPr>
          <w:lang w:val="en-GB"/>
        </w:rPr>
        <w:t>Human Influence on Large-scale Changes in Temperature and Precipitation Extremes</w:t>
      </w:r>
      <w:bookmarkEnd w:id="1336"/>
    </w:p>
    <w:p w14:paraId="61867883" w14:textId="77777777" w:rsidR="000F7267" w:rsidRPr="00E457C1" w:rsidRDefault="000F7267" w:rsidP="000F7267">
      <w:pPr>
        <w:pStyle w:val="AR6BodyText"/>
        <w:shd w:val="clear" w:color="auto" w:fill="DEEAF6" w:themeFill="accent1" w:themeFillTint="33"/>
        <w:rPr>
          <w:rFonts w:eastAsia="SimSun"/>
          <w:noProof/>
          <w:lang w:val="en-US" w:eastAsia="zh-CN"/>
        </w:rPr>
      </w:pPr>
    </w:p>
    <w:p w14:paraId="7ECA184C" w14:textId="6104D174" w:rsidR="000F7267" w:rsidRPr="00E457C1" w:rsidRDefault="000F7267" w:rsidP="000F7267">
      <w:pPr>
        <w:pStyle w:val="AR6BodyText"/>
        <w:shd w:val="clear" w:color="auto" w:fill="DEEAF6" w:themeFill="accent1" w:themeFillTint="33"/>
        <w:rPr>
          <w:rFonts w:eastAsia="SimSun"/>
          <w:noProof/>
          <w:lang w:val="en-US" w:eastAsia="zh-CN"/>
        </w:rPr>
      </w:pPr>
      <w:r w:rsidRPr="00E457C1">
        <w:rPr>
          <w:rFonts w:eastAsia="SimSun"/>
          <w:noProof/>
          <w:lang w:val="en-US" w:eastAsia="zh-CN"/>
        </w:rPr>
        <w:t xml:space="preserve">Contributors: Nathan </w:t>
      </w:r>
      <w:r w:rsidR="004B421C">
        <w:rPr>
          <w:rFonts w:eastAsia="SimSun"/>
          <w:noProof/>
          <w:lang w:val="en-US" w:eastAsia="zh-CN"/>
        </w:rPr>
        <w:t xml:space="preserve">P. </w:t>
      </w:r>
      <w:r w:rsidRPr="00E457C1">
        <w:rPr>
          <w:rFonts w:eastAsia="SimSun"/>
          <w:noProof/>
          <w:lang w:val="en-US" w:eastAsia="zh-CN"/>
        </w:rPr>
        <w:t xml:space="preserve">Gillett (Canada), Seung-Ki Min (Republic of Korea), </w:t>
      </w:r>
      <w:r w:rsidR="00756287" w:rsidRPr="00E457C1">
        <w:rPr>
          <w:rFonts w:eastAsia="SimSun"/>
          <w:noProof/>
          <w:lang w:val="en-US" w:eastAsia="zh-CN"/>
        </w:rPr>
        <w:t xml:space="preserve">Krishnan Raghavan (India), </w:t>
      </w:r>
      <w:r w:rsidRPr="00E457C1">
        <w:rPr>
          <w:rFonts w:eastAsia="SimSun"/>
          <w:noProof/>
          <w:lang w:val="en-US" w:eastAsia="zh-CN"/>
        </w:rPr>
        <w:t>Ying Sun (China), Xuebin Zhang (Canada)</w:t>
      </w:r>
    </w:p>
    <w:p w14:paraId="2A130C3A" w14:textId="77777777" w:rsidR="000F7267" w:rsidRPr="00E457C1" w:rsidRDefault="000F7267" w:rsidP="000F7267">
      <w:pPr>
        <w:pStyle w:val="AR6BodyText"/>
        <w:shd w:val="clear" w:color="auto" w:fill="DEEAF6" w:themeFill="accent1" w:themeFillTint="33"/>
        <w:rPr>
          <w:rFonts w:eastAsia="SimSun"/>
          <w:noProof/>
          <w:lang w:val="en-US" w:eastAsia="zh-CN"/>
        </w:rPr>
      </w:pPr>
    </w:p>
    <w:p w14:paraId="37C8E736" w14:textId="77777777" w:rsidR="000F7267" w:rsidRPr="00E457C1" w:rsidRDefault="000F7267" w:rsidP="000F7267">
      <w:pPr>
        <w:pStyle w:val="AR6BodyText"/>
        <w:shd w:val="clear" w:color="auto" w:fill="DEEAF6" w:themeFill="accent1" w:themeFillTint="33"/>
        <w:rPr>
          <w:rFonts w:eastAsia="SimSun"/>
          <w:noProof/>
          <w:lang w:val="en-US" w:eastAsia="zh-CN"/>
        </w:rPr>
      </w:pPr>
      <w:r w:rsidRPr="00E457C1">
        <w:rPr>
          <w:rFonts w:eastAsia="SimSun"/>
          <w:noProof/>
          <w:lang w:val="en-US" w:eastAsia="zh-CN"/>
        </w:rPr>
        <w:t>Understanding how temperature and precipitation extremes have changed at large scales and the causes of these changes is an important part of our overall assessment of human influence on the climate system. Chapter 11 assesses changes in extremes and their causes, while this Cross-Chapter Box summarizes relevant assessments and supporting evidence in Chapters 8 and 11 and relates changes in extremes to mean changes on global and continental scales.</w:t>
      </w:r>
      <w:r>
        <w:rPr>
          <w:rFonts w:eastAsia="SimSun"/>
          <w:noProof/>
          <w:lang w:val="en-US" w:eastAsia="zh-CN"/>
        </w:rPr>
        <w:t xml:space="preserve"> </w:t>
      </w:r>
    </w:p>
    <w:p w14:paraId="315AC9CD" w14:textId="77777777" w:rsidR="000F7267" w:rsidRPr="00E457C1" w:rsidRDefault="000F7267" w:rsidP="000F7267">
      <w:pPr>
        <w:pStyle w:val="AR6BodyText"/>
        <w:shd w:val="clear" w:color="auto" w:fill="DEEAF6" w:themeFill="accent1" w:themeFillTint="33"/>
        <w:rPr>
          <w:rFonts w:eastAsia="SimSun"/>
          <w:noProof/>
          <w:lang w:val="en-US" w:eastAsia="zh-CN"/>
        </w:rPr>
      </w:pPr>
    </w:p>
    <w:p w14:paraId="02FC8662" w14:textId="76D5E95B" w:rsidR="000F7267" w:rsidRPr="00E457C1" w:rsidRDefault="0089175D" w:rsidP="000F7267">
      <w:pPr>
        <w:pStyle w:val="AR6BodyText"/>
        <w:shd w:val="clear" w:color="auto" w:fill="DEEAF6" w:themeFill="accent1" w:themeFillTint="33"/>
        <w:rPr>
          <w:rFonts w:eastAsia="SimSun"/>
          <w:b/>
          <w:noProof/>
          <w:lang w:val="en-US" w:eastAsia="zh-CN"/>
        </w:rPr>
      </w:pPr>
      <w:r w:rsidRPr="00E457C1">
        <w:rPr>
          <w:rFonts w:eastAsia="SimSun"/>
          <w:b/>
          <w:noProof/>
          <w:lang w:val="en-US" w:eastAsia="zh-CN"/>
        </w:rPr>
        <w:t>Attribution of temperature extremes</w:t>
      </w:r>
    </w:p>
    <w:p w14:paraId="2CBC06F7" w14:textId="50FED036" w:rsidR="000F7267" w:rsidRPr="00E457C1" w:rsidRDefault="000F7267" w:rsidP="000F7267">
      <w:pPr>
        <w:pStyle w:val="AR6BodyText"/>
        <w:shd w:val="clear" w:color="auto" w:fill="DEEAF6" w:themeFill="accent1" w:themeFillTint="33"/>
        <w:rPr>
          <w:rFonts w:eastAsia="SimSun"/>
          <w:noProof/>
          <w:lang w:val="en-US" w:eastAsia="zh-CN"/>
        </w:rPr>
      </w:pPr>
      <w:r w:rsidRPr="00E457C1">
        <w:rPr>
          <w:rFonts w:eastAsia="SimSun"/>
          <w:noProof/>
          <w:lang w:val="en-US" w:eastAsia="zh-CN"/>
        </w:rPr>
        <w:t xml:space="preserve">One important aspect of various indicators of temperature extremes is their connection to mean temperature at local, regional and global scales. For example, the highest daily temperature in a summer is often highly correlated with the summer mean temperature. Model projections show that changes in temperature extremes are often closely related to shifts in mean temperature </w:t>
      </w:r>
      <w:r>
        <w:rPr>
          <w:rFonts w:eastAsia="SimSun"/>
          <w:noProof/>
          <w:lang w:eastAsia="zh-CN"/>
        </w:rPr>
        <w:fldChar w:fldCharType="begin" w:fldLock="1"/>
      </w:r>
      <w:r w:rsidR="00E719C0">
        <w:rPr>
          <w:rFonts w:eastAsia="SimSun"/>
          <w:noProof/>
          <w:lang w:val="en-US" w:eastAsia="zh-CN"/>
        </w:rPr>
        <w:instrText>ADDIN CSL_CITATION { "citationItems" : [ { "id" : "ITEM-1", "itemData" : { "DOI" : "10.1002/2018EF000813", "ISSN" : "23284277", "abstract" : "Parties to the United Nations Framework Convention on Climate Change have agreed to hold the \u201cincrease in global average temperature to well below 2\u00b0C above preindustrial levels and to pursue efforts to limit the temperature increase to 1.5\u00b0C.\u201d Comparison of the costs and benefits for different warming limits requires an understanding of how risks vary between warming limits. As changes in risk are often associated with changes in exposure due to projected changes in local or regional climate extremes, we analyze differences in the risks of extreme daily temperatures and extreme daily precipitation amounts under different warming limits. We show that global warming of 2\u00b0C would result in substantially larger changes in the probabilities of the extreme events than global warming of 1.5\u00b0C. For example, over the global land area, the probability of a warm extreme that occurs once every 20\u00a0years on average in the current climate is projected to increase 130% and 340% at the 1.5\u00b0C and 2.0\u00b0C warming levels, respectively (median values). Moreover, the relative changes in probability are larger for rarer, more extreme events, implying that risk assessments need to carefully consider the extreme event thresholds at which vulnerabilities occur.", "author" : [ { "dropping-particle" : "V.", "family" : "Kharin", "given" : "V.", "non-dropping-particle" : "", "parse-names" : false, "suffix" : "" }, { "dropping-particle" : "", "family" : "Flato", "given" : "G. M.", "non-dropping-particle" : "", "parse-names" : false, "suffix" : "" }, { "dropping-particle" : "", "family" : "Zhang", "given" : "X.", "non-dropping-particle" : "", "parse-names" : false, "suffix" : "" }, { "dropping-particle" : "", "family" : "Gillett", "given" : "N. P.", "non-dropping-particle" : "", "parse-names" : false, "suffix" : "" }, { "dropping-particle" : "", "family" : "Zwiers", "given" : "F.", "non-dropping-particle" : "", "parse-names" : false, "suffix" : "" }, { "dropping-particle" : "", "family" : "Anderson", "given" : "K. J.", "non-dropping-particle" : "", "parse-names" : false, "suffix" : "" } ], "container-title" : "Earth's Future", "id" : "ITEM-1", "issued" : { "date-parts" : [ [ "2018" ] ] }, "title" : "Risks from Climate Extremes Change Differently from 1.5\u00b0C to 2.0\u00b0C Depending on Rarity", "translator" : [ { "dropping-particle" : "", "family" : "J6815", "given" : "", "non-dropping-particle" : "", "parse-names" : false, "suffix" : "" } ], "type" : "article-journal" }, "uris" : [ "http://www.mendeley.com/documents/?uuid=a46ea8c8-0439-432c-aead-c845a2e391be", "http://www.mendeley.com/documents/?uuid=53e1117e-2ad3-4f92-a31c-d046f7959ba5" ] }, { "id" : "ITEM-2", "itemData" : { "DOI" : "10.1038/nature16542", "ISSN" : "14764687", "abstract" : "Global temperature targets, such as the widely accepted limit of an increase above pre-industrial temperatures of two degrees Celsius, may fail to communicate the urgency of reducing carbon dioxide (CO2) emissions. The translation of CO2 emissions into regional- and impact-related climate targets could be more powerful because such targets are more directly aligned with individual national interests. We illustrate this approach using regional changes in extreme temperatures and precipitation. These scale robustly with global temperature across scenarios, and thus with cumulative CO2 emissions. This is particularly relevant for changes in regional extreme temperatures on land, which are much greater than changes in the associated global mean.",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"ITEM-2", "issued" : { "date-parts" : [ [ "2016" ] ] }, "title" : "Allowable CO2 emissions based on regional and impact-related climate targets", "translator" : [ { "dropping-particle" : "", "family" : "J6814", "given" : "", "non-dropping-particle" : "", "parse-names" : false, "suffix" : "" } ], "type" : "article" }, "uris" : [ "http://www.mendeley.com/documents/?uuid=8403ef34-c90a-4333-9b10-65ed196dcc2b", "http://www.mendeley.com/documents/?uuid=cd0da13d-bc59-4836-807e-5d4b51a6016c" ] } ], "mendeley" : { "formattedCitation" : "(Seneviratne et al., 2016; Kharin et al., 2018)", "plainTextFormattedCitation" : "(Seneviratne et al., 2016; Kharin et al., 2018)", "previouslyFormattedCitation" : "(Seneviratne et al., 2016; Kharin et al., 2018)" }, "properties" : { "noteIndex" : 0 }, "schema" : "https://github.com/citation-style-language/schema/raw/master/csl-citation.json" }</w:instrText>
      </w:r>
      <w:r>
        <w:rPr>
          <w:rFonts w:eastAsia="SimSun"/>
          <w:noProof/>
          <w:lang w:eastAsia="zh-CN"/>
        </w:rPr>
        <w:fldChar w:fldCharType="separate"/>
      </w:r>
      <w:r w:rsidR="00393F8C">
        <w:rPr>
          <w:rFonts w:eastAsia="SimSun"/>
          <w:noProof/>
          <w:lang w:val="en-US" w:eastAsia="zh-CN"/>
        </w:rPr>
        <w:t>(Seneviratne et al., 2016; Kharin et al., 2018)</w:t>
      </w:r>
      <w:r>
        <w:rPr>
          <w:rFonts w:eastAsia="SimSun"/>
          <w:noProof/>
          <w:lang w:eastAsia="zh-CN"/>
        </w:rPr>
        <w:fldChar w:fldCharType="end"/>
      </w:r>
      <w:r w:rsidR="00BE4417" w:rsidRPr="00E457C1">
        <w:rPr>
          <w:rFonts w:eastAsia="SimSun"/>
          <w:noProof/>
          <w:lang w:val="en-US" w:eastAsia="zh-CN"/>
        </w:rPr>
        <w:t>.</w:t>
      </w:r>
      <w:r>
        <w:rPr>
          <w:rFonts w:eastAsia="SimSun"/>
          <w:noProof/>
          <w:lang w:val="en-US" w:eastAsia="zh-CN"/>
        </w:rPr>
        <w:t xml:space="preserve"> </w:t>
      </w:r>
      <w:r w:rsidRPr="00E457C1">
        <w:rPr>
          <w:rFonts w:eastAsia="SimSun"/>
          <w:noProof/>
          <w:lang w:val="en-US" w:eastAsia="zh-CN"/>
        </w:rPr>
        <w:t xml:space="preserve">It is thus no surprise that changes in temperature extremes are consistent with warming mean temperature, with warming leading to more hot extremes and fewer cold extremes. Given the attribution of mean warming to human influence (Section 3.3.1), and the connection between changes in mean and extreme temperatures, it is to be expected that anthropogenic forcing has also influenced temperature extremes. </w:t>
      </w:r>
    </w:p>
    <w:p w14:paraId="4463EF66" w14:textId="77777777" w:rsidR="000F7267" w:rsidRPr="00E457C1" w:rsidRDefault="000F7267" w:rsidP="000F7267">
      <w:pPr>
        <w:pStyle w:val="AR6BodyText"/>
        <w:shd w:val="clear" w:color="auto" w:fill="DEEAF6" w:themeFill="accent1" w:themeFillTint="33"/>
        <w:rPr>
          <w:rFonts w:eastAsia="SimSun"/>
          <w:noProof/>
          <w:lang w:val="en-US" w:eastAsia="zh-CN"/>
        </w:rPr>
      </w:pPr>
    </w:p>
    <w:p w14:paraId="48E3F957" w14:textId="5CD2C903" w:rsidR="000F7267" w:rsidRPr="00E457C1" w:rsidRDefault="00BE4417" w:rsidP="000F7267">
      <w:pPr>
        <w:pStyle w:val="AR6BodyText"/>
        <w:shd w:val="clear" w:color="auto" w:fill="DEEAF6" w:themeFill="accent1" w:themeFillTint="33"/>
        <w:rPr>
          <w:rFonts w:eastAsia="SimSun"/>
          <w:noProof/>
          <w:lang w:val="en-US" w:eastAsia="zh-CN"/>
        </w:rPr>
      </w:pPr>
      <w:r w:rsidRPr="00E457C1">
        <w:rPr>
          <w:rFonts w:eastAsia="SimSun"/>
          <w:noProof/>
          <w:lang w:val="en-US" w:eastAsia="zh-CN"/>
        </w:rPr>
        <w:t>Chapter 11 assesses that t</w:t>
      </w:r>
      <w:r w:rsidR="000F7267" w:rsidRPr="00E457C1">
        <w:rPr>
          <w:rFonts w:eastAsia="SimSun"/>
          <w:noProof/>
          <w:lang w:val="en-US" w:eastAsia="zh-CN"/>
        </w:rPr>
        <w:t xml:space="preserve">here is </w:t>
      </w:r>
      <w:r w:rsidR="000F7267" w:rsidRPr="00E457C1">
        <w:rPr>
          <w:rFonts w:eastAsia="SimSun"/>
          <w:i/>
          <w:noProof/>
          <w:lang w:val="en-US" w:eastAsia="zh-CN"/>
        </w:rPr>
        <w:t>high confidence</w:t>
      </w:r>
      <w:r w:rsidR="000F7267" w:rsidRPr="00E457C1">
        <w:rPr>
          <w:rFonts w:eastAsia="SimSun"/>
          <w:noProof/>
          <w:lang w:val="en-US" w:eastAsia="zh-CN"/>
        </w:rPr>
        <w:t xml:space="preserve"> that climate models can reproduce the mean state and overall warming of temperature extremes observed globally and in most regions, although the magnitude of the trends may differ</w:t>
      </w:r>
      <w:r w:rsidRPr="00E457C1">
        <w:rPr>
          <w:rFonts w:eastAsia="SimSun"/>
          <w:noProof/>
          <w:lang w:val="en-US" w:eastAsia="zh-CN"/>
        </w:rPr>
        <w:t>, and t</w:t>
      </w:r>
      <w:r w:rsidR="000F7267" w:rsidRPr="00E457C1">
        <w:rPr>
          <w:rFonts w:eastAsia="SimSun"/>
          <w:noProof/>
          <w:lang w:val="en-US" w:eastAsia="zh-CN"/>
        </w:rPr>
        <w:t>he ability of models to capture observed trends in temperature-related extremes depends on the metric evaluated, the way indices are calculated, and the time periods and spatial scales considered (Section 11.3.3).</w:t>
      </w:r>
      <w:r w:rsidR="000F7267" w:rsidRPr="00E457C1">
        <w:rPr>
          <w:rFonts w:eastAsia="SimSun" w:hint="eastAsia"/>
          <w:noProof/>
          <w:lang w:val="en-US" w:eastAsia="zh-CN"/>
        </w:rPr>
        <w:t xml:space="preserve"> </w:t>
      </w:r>
      <w:r w:rsidRPr="00E457C1">
        <w:rPr>
          <w:rFonts w:eastAsia="SimSun"/>
          <w:noProof/>
          <w:lang w:val="en-US" w:eastAsia="zh-CN"/>
        </w:rPr>
        <w:t>T</w:t>
      </w:r>
      <w:r w:rsidR="000F7267" w:rsidRPr="00E457C1">
        <w:rPr>
          <w:rFonts w:eastAsia="SimSun"/>
          <w:noProof/>
          <w:lang w:val="en-US" w:eastAsia="zh-CN"/>
        </w:rPr>
        <w:t>here has been</w:t>
      </w:r>
      <w:r w:rsidR="000F7267" w:rsidRPr="00E457C1">
        <w:rPr>
          <w:rFonts w:eastAsia="SimSun"/>
          <w:noProof/>
          <w:lang w:val="en-US"/>
        </w:rPr>
        <w:t xml:space="preserve"> widespread evidence of human influence on various aspects of temperature extremes, at global, continental, and regional scales. This includes attribution to human influence of observed changes in intensity, frequency, and duration and other relevant characteristics at global and continental scales</w:t>
      </w:r>
      <w:r w:rsidR="000F7267" w:rsidRPr="00E457C1">
        <w:rPr>
          <w:rFonts w:eastAsia="SimSun"/>
          <w:noProof/>
          <w:lang w:val="en-US" w:eastAsia="zh-CN"/>
        </w:rPr>
        <w:t xml:space="preserve"> (Section 11.3.4)</w:t>
      </w:r>
      <w:r w:rsidR="000F7267" w:rsidRPr="00E457C1">
        <w:rPr>
          <w:rFonts w:eastAsia="SimSun"/>
          <w:noProof/>
          <w:lang w:val="en-US"/>
        </w:rPr>
        <w:t>. The left</w:t>
      </w:r>
      <w:ins w:id="1337" w:author="Ian Blenkinsop" w:date="2021-07-13T11:52:00Z">
        <w:r w:rsidR="008D2A4C">
          <w:rPr>
            <w:rFonts w:eastAsia="SimSun"/>
            <w:noProof/>
            <w:lang w:val="en-US"/>
          </w:rPr>
          <w:t>-hand</w:t>
        </w:r>
      </w:ins>
      <w:r w:rsidR="000F7267" w:rsidRPr="00E457C1">
        <w:rPr>
          <w:rFonts w:eastAsia="SimSun"/>
          <w:noProof/>
          <w:lang w:val="en-US"/>
        </w:rPr>
        <w:t xml:space="preserve"> panel of Cross-Chapter Box 3.2</w:t>
      </w:r>
      <w:r w:rsidR="00A00D5D" w:rsidRPr="00E457C1">
        <w:rPr>
          <w:rFonts w:eastAsia="SimSun"/>
          <w:noProof/>
          <w:lang w:val="en-US"/>
        </w:rPr>
        <w:t>,</w:t>
      </w:r>
      <w:r w:rsidR="000F7267" w:rsidRPr="00E457C1">
        <w:rPr>
          <w:rFonts w:eastAsia="SimSun"/>
          <w:noProof/>
          <w:lang w:val="en-US"/>
        </w:rPr>
        <w:t xml:space="preserve"> Figure 1 clearly shows that long-term changes in the global mean annual maximum daily maximum temperature can be reproduced by both CMIP5 and CMIP6 models forced with the combined effect of natural and anthropogenic forcings, but cannot be reproduced by simulations under natural forcing alone.</w:t>
      </w:r>
      <w:r w:rsidR="000F7267" w:rsidRPr="00E457C1">
        <w:rPr>
          <w:rFonts w:eastAsia="SimSun"/>
          <w:noProof/>
          <w:lang w:val="en-US" w:eastAsia="zh-CN"/>
        </w:rPr>
        <w:t xml:space="preserve"> Consistent with the assessment for global mean temperature (Section 3.3.1), aerosol changes are found to have </w:t>
      </w:r>
      <w:r w:rsidR="00B12CE5" w:rsidRPr="00E457C1">
        <w:rPr>
          <w:rFonts w:eastAsia="SimSun"/>
          <w:noProof/>
          <w:lang w:val="en-US" w:eastAsia="zh-CN"/>
        </w:rPr>
        <w:t>offset part</w:t>
      </w:r>
      <w:r w:rsidR="000F7267" w:rsidRPr="00E457C1">
        <w:rPr>
          <w:rFonts w:eastAsia="SimSun"/>
          <w:noProof/>
          <w:lang w:val="en-US" w:eastAsia="zh-CN"/>
        </w:rPr>
        <w:t xml:space="preserve"> of the greenhouse</w:t>
      </w:r>
      <w:r w:rsidR="003E677F" w:rsidRPr="00E457C1">
        <w:rPr>
          <w:rFonts w:eastAsia="SimSun"/>
          <w:noProof/>
          <w:lang w:val="en-US" w:eastAsia="zh-CN"/>
        </w:rPr>
        <w:t xml:space="preserve"> </w:t>
      </w:r>
      <w:r w:rsidR="000F7267" w:rsidRPr="00E457C1">
        <w:rPr>
          <w:rFonts w:eastAsia="SimSun"/>
          <w:noProof/>
          <w:lang w:val="en-US" w:eastAsia="zh-CN"/>
        </w:rPr>
        <w:t>gas</w:t>
      </w:r>
      <w:r w:rsidR="003E677F" w:rsidRPr="00E457C1">
        <w:rPr>
          <w:rFonts w:eastAsia="SimSun"/>
          <w:noProof/>
          <w:lang w:val="en-US" w:eastAsia="zh-CN"/>
        </w:rPr>
        <w:t xml:space="preserve"> </w:t>
      </w:r>
      <w:r w:rsidR="000F7267" w:rsidRPr="00E457C1">
        <w:rPr>
          <w:rFonts w:eastAsia="SimSun"/>
          <w:noProof/>
          <w:lang w:val="en-US" w:eastAsia="zh-CN"/>
        </w:rPr>
        <w:t xml:space="preserve">induced increase </w:t>
      </w:r>
      <w:r w:rsidR="00B12CE5" w:rsidRPr="00E457C1">
        <w:rPr>
          <w:rFonts w:eastAsia="SimSun"/>
          <w:noProof/>
          <w:lang w:val="en-US" w:eastAsia="zh-CN"/>
        </w:rPr>
        <w:t xml:space="preserve">in </w:t>
      </w:r>
      <w:r w:rsidR="000F7267" w:rsidRPr="00E457C1">
        <w:rPr>
          <w:rFonts w:eastAsia="SimSun"/>
          <w:noProof/>
          <w:lang w:val="en-US" w:eastAsia="zh-CN"/>
        </w:rPr>
        <w:t>hot extremes globally and over most continents over the 1951</w:t>
      </w:r>
      <w:del w:id="1338" w:author="Ian Blenkinsop" w:date="2021-07-13T10:48:00Z">
        <w:r w:rsidR="000F7267" w:rsidRPr="00E457C1" w:rsidDel="00625B11">
          <w:rPr>
            <w:rFonts w:eastAsia="SimSun"/>
            <w:noProof/>
            <w:lang w:val="en-US" w:eastAsia="zh-CN"/>
          </w:rPr>
          <w:delText>-</w:delText>
        </w:r>
      </w:del>
      <w:ins w:id="1339" w:author="Ian Blenkinsop" w:date="2021-07-13T10:48:00Z">
        <w:r w:rsidR="00625B11">
          <w:rPr>
            <w:rFonts w:eastAsia="SimSun"/>
            <w:noProof/>
            <w:lang w:val="en-US" w:eastAsia="zh-CN"/>
          </w:rPr>
          <w:t>–</w:t>
        </w:r>
      </w:ins>
      <w:r w:rsidR="000F7267" w:rsidRPr="00E457C1">
        <w:rPr>
          <w:rFonts w:eastAsia="SimSun"/>
          <w:noProof/>
          <w:lang w:val="en-US" w:eastAsia="zh-CN"/>
        </w:rPr>
        <w:t xml:space="preserve">2015 period </w:t>
      </w:r>
      <w:r w:rsidR="000F7267">
        <w:rPr>
          <w:rFonts w:eastAsia="SimSun"/>
          <w:noProof/>
          <w:lang w:eastAsia="zh-CN"/>
        </w:rPr>
        <w:fldChar w:fldCharType="begin" w:fldLock="1"/>
      </w:r>
      <w:r w:rsidR="00E719C0">
        <w:rPr>
          <w:rFonts w:eastAsia="SimSun"/>
          <w:noProof/>
          <w:lang w:val="en-US" w:eastAsia="zh-CN"/>
        </w:rPr>
        <w:instrText>ADDIN CSL_CITATION { "citationItems" : [ { "id" : "ITEM-1", "itemData" : { "DOI" : "10.1175/JCLI-D-19-1023.1", "ISSN" : "08948755", "abstract" : "This study conducted a detection and attribution analysis of the observed global and regional changes in extreme temperatures during 1951-2015. HadEX3 observations were compared with multimodel simulations from the Coupled Model Intercomparison Project phase 6 (CMIP6) using an optimal fingerprinting technique. Annual maximum daily maximum and minimum temperatures (TXx and TNx; warm extremes) and annual minimum daily maximum and minimum temperatures (TXn and TNn; cold extremes) over land were analyzed considering global, continental, and subcontinental scales. Response patterns (fingerprints) of extreme temperatures to anthropogenic (ANT), greenhouse gases (GHG), aerosols (AA), and natural (NAT) forcings were obtained from CMIP6 forced simulations. The internal variability ranges were estimated from preindustrial control simulations. A two-signal detection analysis where the observations are regressed onto ANT and NAT fingerprints simultaneously reveals that ANT signals are robustly detected in separation from NAT over global and all continental domains (North and South America, Europe, Asia, and Oceania) for most of the extreme indices. ANT signals are also detected over many subcontinental regions, particularly for warm extremes (more than 60% of 33 subregions). A three-signal detection analysis that considers GHG, AA, and NAT fingerprints simultaneously demonstrates that GHG signals are detected in isolation from other external forcings over global, continental, and several subcontinental domains especially for warm extremes, explaining most of the observed warming. Moreover, AA influences are detected for warm extremes over Europe and Asia, indicating significant offsetting cooling contributions. Overall, human influences are detected more frequently, compared to previous studies, particularly for cold extremes, due to the extended period and the improved spatial coverage of observations.", "author" : [ { "dropping-particle" : "", "family" : "Seong", "given" : "Min Gyu", "non-dropping-particle" : "", "parse-names" : false, "suffix" : "" }, { "dropping-particle" : "", "family" : "Min", "given" : "Seung Ki", "non-dropping-particle" : "", "parse-names" : false, "suffix" : "" }, { "dropping-particle" : "", "family" : "Kim", "given" : "Yeon Hee", "non-dropping-particle" : "", "parse-names" : false, "suffix" : "" }, { "dropping-particle" : "", "family" : "Zhang", "given" : "Xuebin", "non-dropping-particle" : "", "parse-names" : false, "suffix" : "" }, { "dropping-particle" : "", "family" : "Sun", "given" : "Ying", "non-dropping-particle" : "", "parse-names" : false, "suffix" : "" } ], "container-title" : "Journal of Climate", "id" : "ITEM-1", "issue" : "3", "issued" : { "date-parts" : [ [ "2021" ] ] }, "page" : "857-870", "title" : "Anthropogenic greenhouse gas and aerosol contributions to extreme temperature changes during 1951-2015", "translator" : [ { "dropping-particle" : "", "family" : "J6629", "given" : "", "non-dropping-particle" : "", "parse-names" : false, "suffix" : "" } ], "type" : "article-journal", "volume" : "34" }, "uris" : [ "http://www.mendeley.com/documents/?uuid=b80f0063-3601-48aa-9c1c-40d2b953363e", "http://www.mendeley.com/documents/?uuid=3759e81a-c90e-4710-882c-8f2fbfd26b6f" ] }, { "id" : "ITEM-2", "itemData" : { "DOI" : "10.1088/1748-9326/ab8497", "ISSN" : "17489326", "abstract" : "We investigate the influence of external forcings on the frequency of temperature extremes over land at the global and continental scales by comparing HadEX3 observations and simulations from the Coupled Model Intercomparison Programme Phase 6 (CMIP6) project. We consider four metrics including warm days and nights (TX90p and TN90p) and cold days and nights (TX10p and TN10p). The observational dataset during 1951-2018 shows continued increases in the warm days and nights and decreases in the cold days and nights in most land areas in the years after 2010. The area of the so-called 'warming hole' in North America is much reduced in 1951-2018 compared with that in 1951-2010. The comparison between observation and simulations based on an optimal fingerprinting method shows that the anthropogenic forcing, dominated by greenhouse gases, plays the most important role in the changes of the frequency indices. Changes in CMIP6 multi-model mean response to all forcing need to be scaled down to best match the observations, indicating that the multi-model ensemble mean may have overestimated the observed changes. Analyses that involve signals from anthropogenic and natural external forcings confirm that the anthropogenic signal can be detected over global land as a whole and for most continents in all temperature indices. Analyses that include signals from greenhouse gas (GHG), anthropogenic aerosol (AA) and natural external (NAT) forcings show that the GHG signal is detected in all indices over the globe and most continents while the AA signal can be detected mainly in the warm extremes but not the cold extremes over the globe and most continents. The effect of NAT is negligible in most land areas. GHG's warming effect is offset partially by AA's cooling effect. The combined effects from both explain most of the observed changes over the globe and continents.", "author" : [ { "dropping-particle" : "", "family" : "Hu", "given" : "Ting", "non-dropping-particle" : "", "parse-names" : false, "suffix" : "" }, { "dropping-particle" : "", "family" : "Sun", "given" : "Ying", "non-dropping-particle" : "", "parse-names" : false, "suffix" : "" }, { "dropping-particle" : "", "family" : "Zhang", "given" : "Xuebin", "non-dropping-particle" : "", "parse-names" : false, "suffix" : "" }, { "dropping-particle" : "", "family" : "Min", "given" : "Seung Ki", "non-dropping-particle" : "", "parse-names" : false, "suffix" : "" }, { "dropping-particle" : "", "family" : "Kim", "given" : "Yeon Hee", "non-dropping-particle" : "", "parse-names" : false, "suffix" : "" } ], "container-title" : "Environmental Research Letters", "id" : "ITEM-2", "issued" : { "date-parts" : [ [ "2020" ] ] }, "title" : "Human influence on frequency of temperature extremes", "translator" : [ { "dropping-particle" : "", "family" : "J6813", "given" : "", "non-dropping-particle" : "", "parse-names" : false, "suffix" : "" } ], "type" : "article-journal" }, "uris" : [ "http://www.mendeley.com/documents/?uuid=9abeb767-3cc3-4401-903f-b386dd37fc38", "http://www.mendeley.com/documents/?uuid=8aee7f02-9d2e-4603-a58c-6a9f6e828d02" ] } ], "mendeley" : { "formattedCitation" : "(Hu et al., 2020; Seong et al., 2021)", "plainTextFormattedCitation" : "(Hu et al., 2020; Seong et al., 2021)", "previouslyFormattedCitation" : "(Hu et al., 2020; Seong et al., 2021)" }, "properties" : { "noteIndex" : 0 }, "schema" : "https://github.com/citation-style-language/schema/raw/master/csl-citation.json" }</w:instrText>
      </w:r>
      <w:r w:rsidR="000F7267">
        <w:rPr>
          <w:rFonts w:eastAsia="SimSun"/>
          <w:noProof/>
          <w:lang w:eastAsia="zh-CN"/>
        </w:rPr>
        <w:fldChar w:fldCharType="separate"/>
      </w:r>
      <w:r w:rsidR="00393F8C">
        <w:rPr>
          <w:rFonts w:eastAsia="SimSun"/>
          <w:noProof/>
          <w:lang w:val="en-US" w:eastAsia="zh-CN"/>
        </w:rPr>
        <w:t>(Hu et al., 2020; Seong et al., 2021)</w:t>
      </w:r>
      <w:r w:rsidR="000F7267">
        <w:rPr>
          <w:rFonts w:eastAsia="SimSun"/>
          <w:noProof/>
          <w:lang w:eastAsia="zh-CN"/>
        </w:rPr>
        <w:fldChar w:fldCharType="end"/>
      </w:r>
      <w:r w:rsidR="000F7267" w:rsidRPr="00E457C1">
        <w:rPr>
          <w:rFonts w:eastAsia="SimSun"/>
          <w:noProof/>
          <w:lang w:val="en-US" w:eastAsia="zh-CN"/>
        </w:rPr>
        <w:t>, though greenhouse gas and aerosol influences are less clearly separable in observed changes in cold extremes.</w:t>
      </w:r>
    </w:p>
    <w:p w14:paraId="6CE15DE9" w14:textId="77777777" w:rsidR="000F7267" w:rsidRPr="00E457C1" w:rsidRDefault="000F7267" w:rsidP="000F7267">
      <w:pPr>
        <w:pStyle w:val="AR6BodyText"/>
        <w:shd w:val="clear" w:color="auto" w:fill="DEEAF6" w:themeFill="accent1" w:themeFillTint="33"/>
        <w:rPr>
          <w:rFonts w:eastAsia="SimSun"/>
          <w:noProof/>
          <w:lang w:val="en-US" w:eastAsia="zh-CN"/>
        </w:rPr>
      </w:pPr>
    </w:p>
    <w:p w14:paraId="1CDCB5A6" w14:textId="6B782B05" w:rsidR="000F7267" w:rsidRPr="00E457C1" w:rsidRDefault="000F7267" w:rsidP="000F7267">
      <w:pPr>
        <w:pStyle w:val="AR6BodyText"/>
        <w:shd w:val="clear" w:color="auto" w:fill="DEEAF6" w:themeFill="accent1" w:themeFillTint="33"/>
        <w:rPr>
          <w:rFonts w:eastAsia="SimSun"/>
          <w:noProof/>
          <w:lang w:val="en-US" w:eastAsia="zh-CN"/>
        </w:rPr>
      </w:pPr>
      <w:bookmarkStart w:id="1340" w:name="_Hlk65648637"/>
      <w:r w:rsidRPr="00E457C1">
        <w:rPr>
          <w:rFonts w:eastAsia="SimSun"/>
          <w:noProof/>
          <w:lang w:val="en-US" w:eastAsia="zh-CN"/>
        </w:rPr>
        <w:t xml:space="preserve">Chapter 11 assesses that it is </w:t>
      </w:r>
      <w:r w:rsidRPr="00E457C1">
        <w:rPr>
          <w:rFonts w:eastAsia="SimSun" w:hint="eastAsia"/>
          <w:i/>
          <w:noProof/>
          <w:lang w:val="en-US" w:eastAsia="zh-CN"/>
        </w:rPr>
        <w:t>virtually certain</w:t>
      </w:r>
      <w:r w:rsidRPr="00E457C1">
        <w:rPr>
          <w:rFonts w:eastAsia="SimSun"/>
          <w:noProof/>
          <w:lang w:val="en-US" w:eastAsia="zh-CN"/>
        </w:rPr>
        <w:t xml:space="preserve"> that human-induced greenhouse gas forcing is the main contributor to the observed increase in the likelihood and severity of hot extremes and the observed decrease in the likelihood and severity of cold extremes on global scales, and </w:t>
      </w:r>
      <w:r w:rsidRPr="00E457C1">
        <w:rPr>
          <w:rFonts w:eastAsia="SimSun"/>
          <w:i/>
          <w:noProof/>
          <w:lang w:val="en-US" w:eastAsia="zh-CN"/>
        </w:rPr>
        <w:t>very likely</w:t>
      </w:r>
      <w:r w:rsidRPr="00E457C1">
        <w:rPr>
          <w:rFonts w:eastAsia="SimSun"/>
          <w:noProof/>
          <w:lang w:val="en-US" w:eastAsia="zh-CN"/>
        </w:rPr>
        <w:t xml:space="preserve"> that this applies on </w:t>
      </w:r>
      <w:r w:rsidR="00A31686" w:rsidRPr="00E457C1">
        <w:rPr>
          <w:rFonts w:eastAsia="SimSun"/>
          <w:noProof/>
          <w:lang w:val="en-US" w:eastAsia="zh-CN"/>
        </w:rPr>
        <w:t>most continents</w:t>
      </w:r>
      <w:r w:rsidRPr="00E457C1">
        <w:rPr>
          <w:rFonts w:eastAsia="SimSun"/>
          <w:noProof/>
          <w:lang w:val="en-US" w:eastAsia="zh-CN"/>
        </w:rPr>
        <w:t xml:space="preserve">. </w:t>
      </w:r>
    </w:p>
    <w:bookmarkEnd w:id="1340"/>
    <w:p w14:paraId="5A315A79" w14:textId="77777777" w:rsidR="000F7267" w:rsidRPr="00E457C1" w:rsidRDefault="000F7267" w:rsidP="000F7267">
      <w:pPr>
        <w:pStyle w:val="AR6BodyText"/>
        <w:shd w:val="clear" w:color="auto" w:fill="DEEAF6" w:themeFill="accent1" w:themeFillTint="33"/>
        <w:rPr>
          <w:rFonts w:eastAsia="SimSun"/>
          <w:noProof/>
          <w:lang w:val="en-US" w:eastAsia="zh-CN"/>
        </w:rPr>
      </w:pPr>
    </w:p>
    <w:p w14:paraId="3268C480" w14:textId="2CEC19A6" w:rsidR="000F7267" w:rsidRPr="00E457C1" w:rsidRDefault="000F7267" w:rsidP="000F7267">
      <w:pPr>
        <w:pStyle w:val="AR6BodyText"/>
        <w:shd w:val="clear" w:color="auto" w:fill="DEEAF6" w:themeFill="accent1" w:themeFillTint="33"/>
        <w:rPr>
          <w:rFonts w:eastAsia="SimSun"/>
          <w:b/>
          <w:noProof/>
          <w:lang w:val="en-US" w:eastAsia="zh-CN"/>
        </w:rPr>
      </w:pPr>
      <w:r w:rsidRPr="00E457C1">
        <w:rPr>
          <w:rFonts w:eastAsia="SimSun"/>
          <w:b/>
          <w:noProof/>
          <w:lang w:val="en-US" w:eastAsia="zh-CN"/>
        </w:rPr>
        <w:t>Attribution of precipitation extremes</w:t>
      </w:r>
    </w:p>
    <w:p w14:paraId="78473598" w14:textId="1A3EAE0C" w:rsidR="000F7267" w:rsidRPr="00E457C1" w:rsidRDefault="000F7267" w:rsidP="000F7267">
      <w:pPr>
        <w:pStyle w:val="AR6BodyText"/>
        <w:shd w:val="clear" w:color="auto" w:fill="DEEAF6" w:themeFill="accent1" w:themeFillTint="33"/>
        <w:rPr>
          <w:rFonts w:eastAsia="Droid Sans Fallback"/>
          <w:i/>
          <w:noProof/>
          <w:lang w:val="en-US"/>
        </w:rPr>
      </w:pPr>
      <w:r w:rsidRPr="00E457C1">
        <w:rPr>
          <w:rFonts w:eastAsia="Droid Sans Fallback"/>
          <w:noProof/>
          <w:lang w:val="en-US"/>
        </w:rPr>
        <w:t>An important piece of evidence support</w:t>
      </w:r>
      <w:r w:rsidR="0096443A" w:rsidRPr="00E457C1">
        <w:rPr>
          <w:rFonts w:eastAsia="Droid Sans Fallback"/>
          <w:noProof/>
          <w:lang w:val="en-US"/>
        </w:rPr>
        <w:t>ing</w:t>
      </w:r>
      <w:r w:rsidRPr="00E457C1">
        <w:rPr>
          <w:rFonts w:eastAsia="Droid Sans Fallback"/>
          <w:noProof/>
          <w:lang w:val="en-US"/>
        </w:rPr>
        <w:t xml:space="preserve"> the SREX and AR5 assessment that there is </w:t>
      </w:r>
      <w:r w:rsidRPr="00E457C1">
        <w:rPr>
          <w:rFonts w:eastAsia="Droid Sans Fallback"/>
          <w:i/>
          <w:noProof/>
          <w:lang w:val="en-US"/>
        </w:rPr>
        <w:t xml:space="preserve">medium confidence </w:t>
      </w:r>
      <w:r w:rsidRPr="00E457C1">
        <w:rPr>
          <w:rFonts w:eastAsia="Droid Sans Fallback"/>
          <w:noProof/>
          <w:lang w:val="en-US"/>
        </w:rPr>
        <w:t xml:space="preserve">that anthropogenic forcing has contributed to a </w:t>
      </w:r>
      <w:r w:rsidRPr="00E457C1">
        <w:rPr>
          <w:rFonts w:eastAsia="SimSun"/>
          <w:noProof/>
          <w:lang w:val="en-US" w:eastAsia="zh-CN"/>
        </w:rPr>
        <w:t>global</w:t>
      </w:r>
      <w:r w:rsidRPr="00E457C1">
        <w:rPr>
          <w:rFonts w:eastAsia="Droid Sans Fallback"/>
          <w:noProof/>
          <w:lang w:val="en-US"/>
        </w:rPr>
        <w:t xml:space="preserve"> scale intensification of heavy precipitation during the second half of the 20</w:t>
      </w:r>
      <w:r w:rsidRPr="00566450">
        <w:rPr>
          <w:rFonts w:eastAsia="Droid Sans Fallback"/>
          <w:noProof/>
          <w:lang w:val="en-US"/>
          <w:rPrChange w:id="1341" w:author="Sara M Tuson" w:date="2021-06-28T09:44:00Z">
            <w:rPr>
              <w:rFonts w:eastAsia="Droid Sans Fallback"/>
              <w:noProof/>
              <w:vertAlign w:val="superscript"/>
              <w:lang w:val="en-US"/>
            </w:rPr>
          </w:rPrChange>
        </w:rPr>
        <w:t>th</w:t>
      </w:r>
      <w:r w:rsidRPr="00E457C1">
        <w:rPr>
          <w:rFonts w:eastAsia="Droid Sans Fallback"/>
          <w:noProof/>
          <w:lang w:val="en-US"/>
        </w:rPr>
        <w:t xml:space="preserve"> century is the evidence for anthropogenic influence on other aspects of the global hydrological cycle. The most significant aspect of that is the increase in atmospheric moisture content associated with warming </w:t>
      </w:r>
      <w:r w:rsidR="00135568" w:rsidRPr="00E457C1">
        <w:rPr>
          <w:rFonts w:eastAsia="Droid Sans Fallback"/>
          <w:noProof/>
          <w:lang w:val="en-US"/>
        </w:rPr>
        <w:t>which</w:t>
      </w:r>
      <w:r w:rsidRPr="00E457C1">
        <w:rPr>
          <w:rFonts w:eastAsia="Droid Sans Fallback"/>
          <w:noProof/>
          <w:lang w:val="en-US"/>
        </w:rPr>
        <w:t xml:space="preserve"> should, in general, lead to enhanced extreme precipitation, particularly associated with enhanced convergence in tropical and extratropical cyclones (Sections 8.2.3.2</w:t>
      </w:r>
      <w:del w:id="1342" w:author="Ian Blenkinsop" w:date="2021-07-13T11:53:00Z">
        <w:r w:rsidRPr="00E457C1" w:rsidDel="008D2A4C">
          <w:rPr>
            <w:rFonts w:eastAsia="Droid Sans Fallback"/>
            <w:noProof/>
            <w:lang w:val="en-US"/>
          </w:rPr>
          <w:delText xml:space="preserve">, </w:delText>
        </w:r>
      </w:del>
      <w:ins w:id="1343" w:author="Ian Blenkinsop" w:date="2021-07-13T11:53:00Z">
        <w:r w:rsidR="008D2A4C">
          <w:rPr>
            <w:rFonts w:eastAsia="Droid Sans Fallback"/>
            <w:noProof/>
            <w:lang w:val="en-US"/>
          </w:rPr>
          <w:t xml:space="preserve"> and</w:t>
        </w:r>
        <w:r w:rsidR="008D2A4C" w:rsidRPr="00E457C1">
          <w:rPr>
            <w:rFonts w:eastAsia="Droid Sans Fallback"/>
            <w:noProof/>
            <w:lang w:val="en-US"/>
          </w:rPr>
          <w:t xml:space="preserve"> </w:t>
        </w:r>
      </w:ins>
      <w:r w:rsidRPr="00E457C1">
        <w:rPr>
          <w:rFonts w:eastAsia="Droid Sans Fallback"/>
          <w:noProof/>
          <w:lang w:val="en-US"/>
        </w:rPr>
        <w:t xml:space="preserve">11.4.1). </w:t>
      </w:r>
      <w:r w:rsidRPr="00E457C1">
        <w:rPr>
          <w:rFonts w:eastAsia="Droid Sans Fallback"/>
          <w:noProof/>
          <w:lang w:val="en-US"/>
        </w:rPr>
        <w:lastRenderedPageBreak/>
        <w:t>Such a connection is supported by the fact that annual maximum one-day precipitation increases with global mean temperature at a rate similar to the increase in the moi</w:t>
      </w:r>
      <w:r w:rsidR="00ED72C4" w:rsidRPr="00E457C1">
        <w:rPr>
          <w:rFonts w:eastAsia="Droid Sans Fallback"/>
          <w:noProof/>
          <w:lang w:val="en-US"/>
        </w:rPr>
        <w:t>s</w:t>
      </w:r>
      <w:r w:rsidRPr="00E457C1">
        <w:rPr>
          <w:rFonts w:eastAsia="Droid Sans Fallback"/>
          <w:noProof/>
          <w:lang w:val="en-US"/>
        </w:rPr>
        <w:t xml:space="preserve">ture holding capacity in response to warming, both in observations and in model simulations. Additionally, models project an increase in extreme precipitation across global land regions even in areas in which total annual or seasonal precipitation is projected to decrease. </w:t>
      </w:r>
    </w:p>
    <w:p w14:paraId="5EDFF2EA" w14:textId="77777777" w:rsidR="000F7267" w:rsidRPr="00E457C1" w:rsidRDefault="000F7267" w:rsidP="000F7267">
      <w:pPr>
        <w:pStyle w:val="AR6BodyText"/>
        <w:shd w:val="clear" w:color="auto" w:fill="DEEAF6" w:themeFill="accent1" w:themeFillTint="33"/>
        <w:rPr>
          <w:rFonts w:eastAsia="Droid Sans Fallback"/>
          <w:i/>
          <w:noProof/>
          <w:lang w:val="en-US"/>
        </w:rPr>
      </w:pPr>
    </w:p>
    <w:p w14:paraId="5076EE06" w14:textId="105A8F9B" w:rsidR="000F7267" w:rsidRPr="00E457C1" w:rsidRDefault="000F7267" w:rsidP="000F7267">
      <w:pPr>
        <w:pStyle w:val="AR6BodyText"/>
        <w:shd w:val="clear" w:color="auto" w:fill="DEEAF6" w:themeFill="accent1" w:themeFillTint="33"/>
        <w:rPr>
          <w:rFonts w:eastAsia="Droid Sans Fallback"/>
          <w:noProof/>
          <w:lang w:val="en-US"/>
        </w:rPr>
      </w:pPr>
      <w:r w:rsidRPr="00C967D0">
        <w:rPr>
          <w:noProof/>
          <w:lang w:val="en-US" w:eastAsia="en-US"/>
        </w:rPr>
        <w:t>The overall performance of CMIP6 models in simulating extreme precipitation intensity and frequency is similar to that of CMIP5 models (</w:t>
      </w:r>
      <w:r w:rsidRPr="0070231C">
        <w:rPr>
          <w:i/>
          <w:noProof/>
          <w:lang w:val="en-US" w:eastAsia="en-US"/>
        </w:rPr>
        <w:t>high confidence</w:t>
      </w:r>
      <w:r>
        <w:rPr>
          <w:noProof/>
          <w:lang w:val="en-US" w:eastAsia="en-US"/>
        </w:rPr>
        <w:t>)</w:t>
      </w:r>
      <w:r w:rsidR="0096443A">
        <w:rPr>
          <w:lang w:val="en-US"/>
        </w:rPr>
        <w:t>, and</w:t>
      </w:r>
      <w:r w:rsidR="0096443A" w:rsidRPr="00E457C1">
        <w:rPr>
          <w:lang w:val="en-US"/>
        </w:rPr>
        <w:t xml:space="preserve"> t</w:t>
      </w:r>
      <w:r w:rsidRPr="00E457C1">
        <w:rPr>
          <w:lang w:val="en-US"/>
        </w:rPr>
        <w:t xml:space="preserve">here is </w:t>
      </w:r>
      <w:r w:rsidRPr="00E457C1">
        <w:rPr>
          <w:i/>
          <w:lang w:val="en-US"/>
        </w:rPr>
        <w:t>high confidence</w:t>
      </w:r>
      <w:r w:rsidRPr="00E457C1">
        <w:rPr>
          <w:lang w:val="en-US"/>
        </w:rPr>
        <w:t xml:space="preserve"> in the ability of models to capture the large-scale spatial distribution of precipitation extremes over land </w:t>
      </w:r>
      <w:r>
        <w:rPr>
          <w:noProof/>
          <w:lang w:val="en-US" w:eastAsia="en-US"/>
        </w:rPr>
        <w:t>(Section 11.4.3)</w:t>
      </w:r>
      <w:r w:rsidRPr="00C967D0">
        <w:rPr>
          <w:noProof/>
          <w:lang w:val="en-US" w:eastAsia="en-US"/>
        </w:rPr>
        <w:t>.</w:t>
      </w:r>
      <w:r>
        <w:rPr>
          <w:noProof/>
          <w:lang w:val="en-US" w:eastAsia="en-US"/>
        </w:rPr>
        <w:t xml:space="preserve"> </w:t>
      </w:r>
      <w:r w:rsidR="0096443A">
        <w:rPr>
          <w:noProof/>
          <w:lang w:val="en-US" w:eastAsia="en-US"/>
        </w:rPr>
        <w:t>E</w:t>
      </w:r>
      <w:r w:rsidRPr="00E457C1">
        <w:rPr>
          <w:rFonts w:eastAsia="Droid Sans Fallback"/>
          <w:noProof/>
          <w:lang w:val="en-US"/>
        </w:rPr>
        <w:t xml:space="preserve">vidence of human influence on extreme precipitation has become stronger since </w:t>
      </w:r>
      <w:del w:id="1344" w:author="Sara M Tuson" w:date="2021-06-24T09:45:00Z">
        <w:r w:rsidRPr="00E457C1" w:rsidDel="00A23DCD">
          <w:rPr>
            <w:rFonts w:eastAsia="Droid Sans Fallback"/>
            <w:noProof/>
            <w:lang w:val="en-US"/>
          </w:rPr>
          <w:delText xml:space="preserve">the </w:delText>
        </w:r>
      </w:del>
      <w:r w:rsidRPr="00E457C1">
        <w:rPr>
          <w:rFonts w:eastAsia="Droid Sans Fallback"/>
          <w:noProof/>
          <w:lang w:val="en-US"/>
        </w:rPr>
        <w:t xml:space="preserve">AR5. Considering changes in precipitation intensity averaged over all wet days, there is </w:t>
      </w:r>
      <w:r w:rsidRPr="00E457C1">
        <w:rPr>
          <w:rFonts w:eastAsia="Droid Sans Fallback"/>
          <w:i/>
          <w:noProof/>
          <w:lang w:val="en-US"/>
        </w:rPr>
        <w:t>high confidence</w:t>
      </w:r>
      <w:r w:rsidRPr="00E457C1">
        <w:rPr>
          <w:rFonts w:eastAsia="Droid Sans Fallback"/>
          <w:noProof/>
          <w:lang w:val="en-US"/>
        </w:rPr>
        <w:t xml:space="preserve"> that daily mean precipitation intensities have increased since the mid-20</w:t>
      </w:r>
      <w:r w:rsidRPr="00566450">
        <w:rPr>
          <w:rFonts w:eastAsia="Droid Sans Fallback"/>
          <w:noProof/>
          <w:lang w:val="en-US"/>
          <w:rPrChange w:id="1345" w:author="Sara M Tuson" w:date="2021-06-28T09:44:00Z">
            <w:rPr>
              <w:rFonts w:eastAsia="Droid Sans Fallback"/>
              <w:noProof/>
              <w:vertAlign w:val="superscript"/>
              <w:lang w:val="en-US"/>
            </w:rPr>
          </w:rPrChange>
        </w:rPr>
        <w:t>th</w:t>
      </w:r>
      <w:r w:rsidRPr="00E457C1">
        <w:rPr>
          <w:rFonts w:eastAsia="Droid Sans Fallback"/>
          <w:noProof/>
          <w:lang w:val="en-US"/>
        </w:rPr>
        <w:t xml:space="preserve"> century in a majority of land regions, including Europe, North America</w:t>
      </w:r>
      <w:r w:rsidR="00AB03AD" w:rsidRPr="00E457C1">
        <w:rPr>
          <w:rFonts w:eastAsia="Droid Sans Fallback"/>
          <w:noProof/>
          <w:lang w:val="en-US"/>
        </w:rPr>
        <w:t xml:space="preserve"> and Asia</w:t>
      </w:r>
      <w:r w:rsidRPr="00E457C1">
        <w:rPr>
          <w:rFonts w:eastAsia="Droid Sans Fallback"/>
          <w:noProof/>
          <w:lang w:val="en-US"/>
        </w:rPr>
        <w:t xml:space="preserve">, and it is </w:t>
      </w:r>
      <w:r w:rsidRPr="00E457C1">
        <w:rPr>
          <w:rFonts w:eastAsia="Droid Sans Fallback"/>
          <w:i/>
          <w:noProof/>
          <w:lang w:val="en-US"/>
        </w:rPr>
        <w:t>likely</w:t>
      </w:r>
      <w:r w:rsidRPr="00E457C1">
        <w:rPr>
          <w:rFonts w:eastAsia="Droid Sans Fallback"/>
          <w:noProof/>
          <w:lang w:val="en-US"/>
        </w:rPr>
        <w:t xml:space="preserve"> that such an increase is mainly due to anthropogenic emissions of greenhouse gases</w:t>
      </w:r>
      <w:r w:rsidR="00AB03AD" w:rsidRPr="00E457C1">
        <w:rPr>
          <w:rFonts w:eastAsia="Droid Sans Fallback"/>
          <w:noProof/>
          <w:lang w:val="en-US"/>
        </w:rPr>
        <w:t xml:space="preserve"> (Section</w:t>
      </w:r>
      <w:ins w:id="1346" w:author="Ian Blenkinsop" w:date="2021-07-13T11:53:00Z">
        <w:r w:rsidR="008D2A4C">
          <w:rPr>
            <w:rFonts w:eastAsia="Droid Sans Fallback"/>
            <w:noProof/>
            <w:lang w:val="en-US"/>
          </w:rPr>
          <w:t>s</w:t>
        </w:r>
      </w:ins>
      <w:r w:rsidR="00AB03AD" w:rsidRPr="00E457C1">
        <w:rPr>
          <w:rFonts w:eastAsia="Droid Sans Fallback"/>
          <w:noProof/>
          <w:lang w:val="en-US"/>
        </w:rPr>
        <w:t xml:space="preserve"> 8.3.1.3</w:t>
      </w:r>
      <w:r w:rsidR="00BC35B5" w:rsidRPr="00E457C1">
        <w:rPr>
          <w:rFonts w:eastAsia="Droid Sans Fallback"/>
          <w:noProof/>
          <w:lang w:val="en-US"/>
        </w:rPr>
        <w:t xml:space="preserve"> and</w:t>
      </w:r>
      <w:r w:rsidR="00AB03AD" w:rsidRPr="00E457C1">
        <w:rPr>
          <w:rFonts w:eastAsia="Droid Sans Fallback"/>
          <w:noProof/>
          <w:lang w:val="en-US"/>
        </w:rPr>
        <w:t xml:space="preserve"> 11.4.4)</w:t>
      </w:r>
      <w:r w:rsidRPr="00E457C1">
        <w:rPr>
          <w:rFonts w:eastAsia="Droid Sans Fallback"/>
          <w:noProof/>
          <w:lang w:val="en-US"/>
        </w:rPr>
        <w:t>. Section 11.4.4</w:t>
      </w:r>
      <w:r w:rsidR="00AB03AD" w:rsidRPr="00E457C1">
        <w:rPr>
          <w:rFonts w:eastAsia="Droid Sans Fallback"/>
          <w:noProof/>
          <w:lang w:val="en-US"/>
        </w:rPr>
        <w:t xml:space="preserve"> also finds a larger fraction of land showing enhanced extreme precipitation and a larger probability of record-breaking one-day precipitation than expected by chance, which can only be explained when anthropogenic greenhouse gas forcing is considered</w:t>
      </w:r>
      <w:r w:rsidRPr="00E457C1">
        <w:rPr>
          <w:rFonts w:eastAsia="Droid Sans Fallback"/>
          <w:noProof/>
          <w:lang w:val="en-US"/>
        </w:rPr>
        <w:t>. The right</w:t>
      </w:r>
      <w:ins w:id="1347" w:author="Ian Blenkinsop" w:date="2021-07-13T11:53:00Z">
        <w:r w:rsidR="008D2A4C">
          <w:rPr>
            <w:rFonts w:eastAsia="Droid Sans Fallback"/>
            <w:noProof/>
            <w:lang w:val="en-US"/>
          </w:rPr>
          <w:t>-hand</w:t>
        </w:r>
      </w:ins>
      <w:r w:rsidRPr="00E457C1">
        <w:rPr>
          <w:rFonts w:eastAsia="Droid Sans Fallback"/>
          <w:noProof/>
          <w:lang w:val="en-US"/>
        </w:rPr>
        <w:t xml:space="preserve"> panel of Cross-Chapter Box 3.2</w:t>
      </w:r>
      <w:r w:rsidR="00A00D5D" w:rsidRPr="00E457C1">
        <w:rPr>
          <w:rFonts w:eastAsia="Droid Sans Fallback"/>
          <w:noProof/>
          <w:lang w:val="en-US"/>
        </w:rPr>
        <w:t>,</w:t>
      </w:r>
      <w:r w:rsidRPr="00E457C1">
        <w:rPr>
          <w:rFonts w:eastAsia="Droid Sans Fallback"/>
          <w:noProof/>
          <w:lang w:val="en-US"/>
        </w:rPr>
        <w:t xml:space="preserve"> Figure 1 demonstrates the consistency in global average annual maximum daily precipitation in the observations and model simulations under combined anthropogenic and natural forcing, and inconsistency with natural forcing alone. While there is more evidence in the literature to quantify the net anthropogenic influence on extreme precipitation than the influence of individual forcing components, a dominant contribution of greenhouse</w:t>
      </w:r>
      <w:r w:rsidR="00320716" w:rsidRPr="00E457C1">
        <w:rPr>
          <w:rFonts w:eastAsia="Droid Sans Fallback"/>
          <w:noProof/>
          <w:lang w:val="en-US"/>
        </w:rPr>
        <w:t xml:space="preserve"> </w:t>
      </w:r>
      <w:r w:rsidRPr="00E457C1">
        <w:rPr>
          <w:rFonts w:eastAsia="Droid Sans Fallback"/>
          <w:noProof/>
          <w:lang w:val="en-US"/>
        </w:rPr>
        <w:t>gas forcing to the long-term intensification of extreme precipitation on global and continental scales has recently been quantified separately from the influence of anthropogenic aerosol and natural forcings</w:t>
      </w:r>
      <w:r w:rsidR="000B6DE1">
        <w:rPr>
          <w:rFonts w:eastAsia="Droid Sans Fallback"/>
          <w:noProof/>
          <w:lang w:val="en-US"/>
        </w:rPr>
        <w:t xml:space="preserve"> </w:t>
      </w:r>
      <w:r w:rsidR="000B6DE1">
        <w:fldChar w:fldCharType="begin" w:fldLock="1"/>
      </w:r>
      <w:r w:rsidR="00050B4E" w:rsidRPr="006814DF">
        <w:rPr>
          <w:lang w:val="en-GB"/>
        </w:rPr>
        <w:instrText>ADDIN CSL_CITATION { "citationItems" : [ { "id" : "ITEM-1", "itemData" : { "DOI" : "10.1175/jcli-d-19-1017.1", "ISSN" : "0894-8755", "abstract" : "While the IPCC Fifth Assessment Working Group I report assessed observed changes in extreme precipitation on the basis of both absolute and percentile-based extreme indices, human influence on extreme precipitation has rarely been evaluated on the basis of percentile-based extreme indices. Here we conduct a formal detection and attribution analysis on changes in four percentile-based precipitation extreme indices. The indices include annual precipitation totals from days with precipitation exceeding the 99th and 95th percentiles of wet-day precipitation in 1961\u201390 (R99p and R95p) and their contributions to annual total precipitation (R99pTOT and R95pTOT). We compare these indices from a set of newly compiled observations during 1951\u20132014 with simulations from models participating in phase 6 of the Coupled Model Intercomparison Project (CMIP6). We show that most land areas with observations experienced increases in these extreme indices with global warming during the historical period 1951\u20132014. The new CMIP6 models are able to reproduce these overall increases, although with consid</w:instrText>
      </w:r>
      <w:r w:rsidR="00050B4E" w:rsidRPr="00697E49">
        <w:rPr>
          <w:lang w:val="en-GB"/>
        </w:rPr>
        <w:instrText>e</w:instrText>
      </w:r>
      <w:r w:rsidR="00050B4E">
        <w:instrText>rable over- or underestimations in some regions. An optimal fingerprinting analysis reveals detectable anthropogenic signals in the observations of these indices averaged over the globe and over most continents. Furthermore, signals of greenhouse gases can be separately detected, taking other forcing into account, over the globe and over Asia in these indices except for R95p. In contrast, signals of anthropogenic aerosols and natural forcings cannot be detected in any of these indices at either global or continental scales.", "author" : [ { "dropping-particle" : "", "family" : "Dong", "given" : "Siyan", "non-dropping-particle" : "", "parse-names" : false, "suffix" : "" }, { "dropping-particle" : "", "family" : "Sun", "given" : "Ying", "non-dropping-particle" : "", "parse-names" : false, "suffix" : "" }, { "dropping-particle" : "", "family" : "Li", "given" : "Chao", "non-dropping-particle" : "", "parse-names" : false, "suffix" : "" }, { "dropping-particle" : "", "family" : "Zhang", "given" : "Xuebin", "non-dropping-particle" : "", "parse-names" : false, "suffix" : "" }, { "dropping-particle" : "", "family" : "Min", "given" : "Seung-Ki", "non-dropping-particle" : "", "parse-names" : false, "suffix" : "" }, { "dropping-particle" : "", "family" : "Kim", "given" : "Yeon-Hee", "non-dropping-particle" : "", "parse-names" : false, "suffix" : "" } ], "container-title" : "Journal of Climate", "id" : "ITEM-1", "issue" : "3", "issued" : { "date-parts" : [ [ "2020" ] ] }, "language" : "English", "page" : "871-881", "publisher" : "American Meteorological Society", "publisher-place" : "Boston MA, USA", "title" : "Attribution of Extreme Precipitation with Updated Observations and CMIP6 Simulations", "translator" : [ { "dropping-particle" : "", "family" : "J6928", "given" : "", "non-dropping-particle" : "", "parse-names" : false, "suffix" : "" } ], "type" : "article-journal", "volume" : "34" }, "uris" : [ "http://www.mendeley.com/documents/?uuid=16325aa3-d32e-4ae0-a3f8-a5a031e2efb9" ] }, { "id" : "ITEM-2", "itemData" : { "DOI" : "10.1029/2019GL086875", "ISSN" : "0094-8276", "abstract" : "Abstract This study conducts a detection and attribution analysis of the observed changes in extreme precipitation during 1951?2015. Observed and CMIP6 multimodel simulated changes in annual maximum daily and consecutive 5-day precipitation are compared using an optimal fingerprinting technique for different spatial scales from global land, Northern Hemisphere extratropics, tropics, three continental regions (North America and western and eastern Eurasia), and global ?dry? and ?wet? land areas (as defined by their average extreme precipitation intensities). Results indicate that anthropogenic greenhouse gas influence is robustly detected in the observed intensification of extreme precipitation over the global land and most of the subregions considered, all with clear separation from natural and anthropogenic aerosol forcings. Also, the human-induced greenhouse gas increases are found to be a dominant contributor to the observed increase in extreme precipitation intensity, which largely follows the increased moisture availability under global warming.", "author" : [ { "dropping-particle" : "", "family" : "Paik", "given" : "Seungmok", "non-dropping-particle" : "", "parse-names" : false, "suffix" : "" }, { "dropping-particle" : "", "family" : "Min", "given" : "Seung-Ki", "non-dropping-particle" : "", "parse-names" : false, "suffix" : "" }, { "dropping-particle" : "", "family" : "Zhang", "given" : "Xuebin", "non-dropping-parti</w:instrText>
      </w:r>
      <w:r w:rsidR="00050B4E" w:rsidRPr="00904377">
        <w:rPr>
          <w:lang w:val="en-GB"/>
        </w:rPr>
        <w:instrText>cle" : "", "parse-names" : false, "suffix" : "" }, { "dropping-particle" : "", "family" : "Donat", "given" : "Markus G", "non-dropping-particle" : "", "parse-names" : false, "suffix" : "" }, { "dropping-particle" : "", "family" : "King", "given" : "Andrew D", "non-dropping-particle" : "", "parse-names" : false, "suffix" : "" }, { "dropping-particle" : "", "family" : "Sun", "given" : "Qiaohong", "non-dropping-particle" : "", "parse-names" : false, "suffix" : "" } ], "container-title" : "Geophysical Research Letters", "id" : "ITEM-2", "issue" : "12", "issued" : { "date-parts" : [ [ "2020", "6", "28" ] ] }, "note" : "doi: 10.1029/2019GL086875", "page" : "e2019GL086875", "publisher" : "John Wiley &amp; Sons, Ltd", "title" : "Determining the Anthropogenic Greenhouse Gas Contribution to the Observed Intensification of Extreme Precipitation", "translator" : [ { "dropping-particle" : "", "family" : "J6649", "given" : "", "non-dropping-particle" : "", "parse-names" : false, "suffix" : "" } ], "type" : "article-journal", "volume" : "47" }, "uris" : [ "http://www.mendeley.com/documents/?uuid=2db851aa-df57-4f7b-848b-01819875a121" ] } ], "mendeley" : { "formattedCitation" : "(Dong et al., 2020; Paik et al., 2020b)", "plainTextFormattedCitation" : "(Dong et al., 2020; Paik et al., 2020b)", "previouslyFormattedCitation" : "(Dong et al., 2020; Paik et al., 2020b)" }, "properties" : { "noteIndex" : 0 }, "schema" : "https://github.com/citation-style-language/schema/raw/master/csl-citation.json" }</w:instrText>
      </w:r>
      <w:r w:rsidR="000B6DE1">
        <w:fldChar w:fldCharType="separate"/>
      </w:r>
      <w:r w:rsidR="00393F8C">
        <w:rPr>
          <w:noProof/>
          <w:lang w:val="en-GB"/>
        </w:rPr>
        <w:t>(Dong et al., 2020; Paik et al., 2020b)</w:t>
      </w:r>
      <w:r w:rsidR="000B6DE1">
        <w:fldChar w:fldCharType="end"/>
      </w:r>
      <w:r w:rsidRPr="005B1F1A">
        <w:rPr>
          <w:rFonts w:eastAsia="Droid Sans Fallback"/>
          <w:noProof/>
          <w:lang w:val="en-CA"/>
        </w:rPr>
        <w:t xml:space="preserve">. </w:t>
      </w:r>
    </w:p>
    <w:p w14:paraId="7D962F0C" w14:textId="77777777" w:rsidR="000F7267" w:rsidRPr="00E457C1" w:rsidRDefault="000F7267" w:rsidP="000F7267">
      <w:pPr>
        <w:pStyle w:val="AR6BodyText"/>
        <w:shd w:val="clear" w:color="auto" w:fill="DEEAF6" w:themeFill="accent1" w:themeFillTint="33"/>
        <w:rPr>
          <w:rFonts w:eastAsia="Droid Sans Fallback"/>
          <w:i/>
          <w:noProof/>
          <w:lang w:val="en-US"/>
        </w:rPr>
      </w:pPr>
    </w:p>
    <w:p w14:paraId="0597DB85" w14:textId="16860827" w:rsidR="000F7267" w:rsidRDefault="000F7267" w:rsidP="000F7267">
      <w:pPr>
        <w:pStyle w:val="AR6BodyText"/>
        <w:shd w:val="clear" w:color="auto" w:fill="DEEAF6" w:themeFill="accent1" w:themeFillTint="33"/>
        <w:rPr>
          <w:rFonts w:eastAsia="Droid Sans Fallback"/>
          <w:noProof/>
          <w:lang w:val="en-US"/>
        </w:rPr>
      </w:pPr>
      <w:r w:rsidRPr="005B1F1A">
        <w:rPr>
          <w:noProof/>
          <w:lang w:val="en-CA" w:eastAsia="en-US"/>
        </w:rPr>
        <w:t xml:space="preserve">Chapter 11 assesses that </w:t>
      </w:r>
      <w:r w:rsidRPr="00E457C1">
        <w:rPr>
          <w:rFonts w:cs="Times New Roman"/>
          <w:lang w:val="en-US"/>
        </w:rPr>
        <w:t xml:space="preserve">it is </w:t>
      </w:r>
      <w:r w:rsidRPr="00E457C1">
        <w:rPr>
          <w:rFonts w:cs="Times New Roman"/>
          <w:i/>
          <w:lang w:val="en-US"/>
        </w:rPr>
        <w:t>likely</w:t>
      </w:r>
      <w:r w:rsidRPr="00E457C1">
        <w:rPr>
          <w:rFonts w:cs="Times New Roman"/>
          <w:lang w:val="en-US"/>
        </w:rPr>
        <w:t xml:space="preserve"> that human influence, in particular due to greenhouse gas forcing, is the main driver of the observed intensification of heavy precipitation in global land regions during recent decades </w:t>
      </w:r>
      <w:r w:rsidRPr="005B1F1A">
        <w:rPr>
          <w:noProof/>
          <w:lang w:val="en-CA" w:eastAsia="en-US"/>
        </w:rPr>
        <w:t xml:space="preserve">(Section 11.4.4). </w:t>
      </w:r>
    </w:p>
    <w:p w14:paraId="2DCD300B" w14:textId="77777777" w:rsidR="000F7267" w:rsidRPr="00C967D0" w:rsidRDefault="000F7267" w:rsidP="000F7267">
      <w:pPr>
        <w:pStyle w:val="AR6BodyText"/>
        <w:shd w:val="clear" w:color="auto" w:fill="DEEAF6" w:themeFill="accent1" w:themeFillTint="33"/>
        <w:rPr>
          <w:rFonts w:eastAsia="Droid Sans Fallback"/>
          <w:noProof/>
          <w:lang w:val="en-US"/>
        </w:rPr>
      </w:pPr>
    </w:p>
    <w:p w14:paraId="33B8EEB6" w14:textId="77777777" w:rsidR="000F7267" w:rsidRDefault="000F7267" w:rsidP="000F7267">
      <w:pPr>
        <w:pStyle w:val="AR6BodyText"/>
        <w:shd w:val="clear" w:color="auto" w:fill="DEEAF6" w:themeFill="accent1" w:themeFillTint="33"/>
        <w:rPr>
          <w:rFonts w:eastAsia="Droid Sans Fallback"/>
          <w:noProof/>
          <w:lang w:val="en-US"/>
        </w:rPr>
      </w:pPr>
    </w:p>
    <w:p w14:paraId="58AA985A" w14:textId="77777777" w:rsidR="000F7267" w:rsidRPr="00E457C1" w:rsidRDefault="000F7267" w:rsidP="000F7267">
      <w:pPr>
        <w:pStyle w:val="AR6BodyText"/>
        <w:shd w:val="clear" w:color="auto" w:fill="DEEAF6" w:themeFill="accent1" w:themeFillTint="33"/>
        <w:rPr>
          <w:b/>
          <w:noProof/>
          <w:color w:val="000000" w:themeColor="text1"/>
          <w:lang w:val="en-US"/>
        </w:rPr>
      </w:pPr>
      <w:r w:rsidRPr="00E457C1">
        <w:rPr>
          <w:b/>
          <w:noProof/>
          <w:color w:val="000000" w:themeColor="text1"/>
          <w:lang w:val="en-US"/>
        </w:rPr>
        <w:t>[START CROSS-CHAPTER BOX 3.2, FIGURE 1 HERE]</w:t>
      </w:r>
    </w:p>
    <w:p w14:paraId="23A3A58A" w14:textId="77777777" w:rsidR="000F7267" w:rsidRPr="00E457C1" w:rsidRDefault="000F7267" w:rsidP="000F7267">
      <w:pPr>
        <w:pStyle w:val="AR6BodyText"/>
        <w:shd w:val="clear" w:color="auto" w:fill="DEEAF6" w:themeFill="accent1" w:themeFillTint="33"/>
        <w:rPr>
          <w:rFonts w:eastAsia="Droid Sans Fallback"/>
          <w:noProof/>
          <w:lang w:val="en-US"/>
        </w:rPr>
      </w:pPr>
    </w:p>
    <w:p w14:paraId="581267BD" w14:textId="2CA739EF" w:rsidR="000F7267" w:rsidRPr="00904377" w:rsidRDefault="00980FB6" w:rsidP="00D9257D">
      <w:pPr>
        <w:shd w:val="clear" w:color="auto" w:fill="DEEAF6" w:themeFill="accent1" w:themeFillTint="33"/>
        <w:ind w:left="3261" w:hanging="3261"/>
        <w:rPr>
          <w:noProof/>
          <w:szCs w:val="20"/>
          <w:lang w:val="en-GB"/>
        </w:rPr>
      </w:pPr>
      <w:r w:rsidRPr="00E457C1">
        <w:rPr>
          <w:b/>
          <w:noProof/>
          <w:sz w:val="20"/>
          <w:szCs w:val="20"/>
          <w:lang w:val="en-US"/>
        </w:rPr>
        <w:t>Cross-Chapter Box 3.2, Figure 1:</w:t>
      </w:r>
      <w:bookmarkStart w:id="1348" w:name="_Hlk66440980"/>
      <w:r w:rsidR="00D9257D" w:rsidRPr="00E457C1">
        <w:rPr>
          <w:b/>
          <w:noProof/>
          <w:szCs w:val="20"/>
          <w:lang w:val="en-US"/>
        </w:rPr>
        <w:tab/>
      </w:r>
      <w:bookmarkStart w:id="1349" w:name="_Hlk69642308"/>
      <w:r w:rsidR="00BE2759" w:rsidRPr="008B3808">
        <w:rPr>
          <w:b/>
          <w:noProof/>
          <w:sz w:val="20"/>
          <w:szCs w:val="20"/>
          <w:lang w:val="en-US"/>
        </w:rPr>
        <w:t xml:space="preserve">Comparison of observed and simulated changes in global mean temperature and precipitation extremes. </w:t>
      </w:r>
      <w:r w:rsidR="00BE2759" w:rsidRPr="00E371BD">
        <w:rPr>
          <w:rFonts w:eastAsia="MS PGothic"/>
          <w:sz w:val="20"/>
          <w:szCs w:val="20"/>
          <w:lang w:val="en-US"/>
        </w:rPr>
        <w:t xml:space="preserve">Time series of globally averaged </w:t>
      </w:r>
      <w:ins w:id="1350" w:author="Sara M Tuson" w:date="2021-07-02T15:14:00Z">
        <w:r w:rsidR="00BE2759">
          <w:rPr>
            <w:noProof/>
            <w:lang w:val="en-US"/>
          </w:rPr>
          <w:t>five</w:t>
        </w:r>
      </w:ins>
      <w:del w:id="1351" w:author="Sara M Tuson" w:date="2021-07-02T15:14:00Z">
        <w:r w:rsidR="00BE2759" w:rsidRPr="00E371BD" w:rsidDel="000E1831">
          <w:rPr>
            <w:rFonts w:eastAsia="MS PGothic"/>
            <w:sz w:val="20"/>
            <w:szCs w:val="20"/>
            <w:lang w:val="en-US"/>
          </w:rPr>
          <w:delText>5</w:delText>
        </w:r>
      </w:del>
      <w:r w:rsidR="00BE2759" w:rsidRPr="00E371BD">
        <w:rPr>
          <w:rFonts w:eastAsia="MS PGothic"/>
          <w:sz w:val="20"/>
          <w:szCs w:val="20"/>
          <w:lang w:val="en-US"/>
        </w:rPr>
        <w:t>-year mean anomalies of the annual maximum daily maximum temperature (TXx in °C) and annual maximum 1-day precipitation (Rx1day as standardized probability index in %) during 1953</w:t>
      </w:r>
      <w:del w:id="1352" w:author="Sara M Tuson" w:date="2021-06-30T10:32:00Z">
        <w:r w:rsidR="00BE2759" w:rsidRPr="00E371BD" w:rsidDel="00E413CC">
          <w:rPr>
            <w:rFonts w:eastAsia="MS PGothic"/>
            <w:sz w:val="20"/>
            <w:szCs w:val="20"/>
            <w:lang w:val="en-US"/>
          </w:rPr>
          <w:delText>-</w:delText>
        </w:r>
      </w:del>
      <w:ins w:id="1353" w:author="Sara M Tuson" w:date="2021-06-30T10:32:00Z">
        <w:r w:rsidR="00BE2759">
          <w:rPr>
            <w:rFonts w:eastAsia="MS PGothic"/>
            <w:sz w:val="20"/>
            <w:szCs w:val="20"/>
            <w:lang w:val="en-US"/>
          </w:rPr>
          <w:t>–</w:t>
        </w:r>
      </w:ins>
      <w:r w:rsidR="00BE2759" w:rsidRPr="00E371BD">
        <w:rPr>
          <w:rFonts w:eastAsia="MS PGothic"/>
          <w:sz w:val="20"/>
          <w:szCs w:val="20"/>
          <w:lang w:val="en-US"/>
        </w:rPr>
        <w:t xml:space="preserve">2017 from the HadEX3 observations and the CMIP5 and CMIP6 multi-model ensembles with natural and human forcing </w:t>
      </w:r>
      <w:r w:rsidR="00BE2759" w:rsidRPr="0036053A">
        <w:rPr>
          <w:rFonts w:eastAsia="MS PGothic"/>
          <w:b/>
          <w:bCs/>
          <w:sz w:val="20"/>
          <w:szCs w:val="20"/>
          <w:lang w:val="en-US"/>
          <w:rPrChange w:id="1354" w:author="Ian Blenkinsop" w:date="2021-07-07T14:22:00Z">
            <w:rPr>
              <w:rFonts w:eastAsia="MS PGothic"/>
              <w:sz w:val="20"/>
              <w:szCs w:val="20"/>
              <w:lang w:val="en-US"/>
            </w:rPr>
          </w:rPrChange>
        </w:rPr>
        <w:t>(</w:t>
      </w:r>
      <w:del w:id="1355" w:author="Ian Blenkinsop" w:date="2021-07-07T14:22:00Z">
        <w:r w:rsidR="00BE2759" w:rsidRPr="0036053A" w:rsidDel="0036053A">
          <w:rPr>
            <w:rFonts w:eastAsia="MS PGothic"/>
            <w:b/>
            <w:bCs/>
            <w:sz w:val="20"/>
            <w:szCs w:val="20"/>
            <w:lang w:val="en-US"/>
            <w:rPrChange w:id="1356" w:author="Ian Blenkinsop" w:date="2021-07-07T14:22:00Z">
              <w:rPr>
                <w:rFonts w:eastAsia="MS PGothic"/>
                <w:sz w:val="20"/>
                <w:szCs w:val="20"/>
                <w:lang w:val="en-US"/>
              </w:rPr>
            </w:rPrChange>
          </w:rPr>
          <w:delText>upper</w:delText>
        </w:r>
      </w:del>
      <w:ins w:id="1357" w:author="Ian Blenkinsop" w:date="2021-07-07T14:22:00Z">
        <w:r w:rsidR="00BE2759" w:rsidRPr="0036053A">
          <w:rPr>
            <w:rFonts w:eastAsia="MS PGothic"/>
            <w:b/>
            <w:bCs/>
            <w:sz w:val="20"/>
            <w:szCs w:val="20"/>
            <w:lang w:val="en-US"/>
            <w:rPrChange w:id="1358" w:author="Ian Blenkinsop" w:date="2021-07-07T14:22:00Z">
              <w:rPr>
                <w:rFonts w:eastAsia="MS PGothic"/>
                <w:sz w:val="20"/>
                <w:szCs w:val="20"/>
                <w:lang w:val="en-US"/>
              </w:rPr>
            </w:rPrChange>
          </w:rPr>
          <w:t>top</w:t>
        </w:r>
      </w:ins>
      <w:r w:rsidR="00BE2759" w:rsidRPr="0036053A">
        <w:rPr>
          <w:rFonts w:eastAsia="MS PGothic"/>
          <w:b/>
          <w:bCs/>
          <w:sz w:val="20"/>
          <w:szCs w:val="20"/>
          <w:lang w:val="en-US"/>
          <w:rPrChange w:id="1359" w:author="Ian Blenkinsop" w:date="2021-07-07T14:22:00Z">
            <w:rPr>
              <w:rFonts w:eastAsia="MS PGothic"/>
              <w:sz w:val="20"/>
              <w:szCs w:val="20"/>
              <w:lang w:val="en-US"/>
            </w:rPr>
          </w:rPrChange>
        </w:rPr>
        <w:t>)</w:t>
      </w:r>
      <w:r w:rsidR="00BE2759" w:rsidRPr="00E371BD">
        <w:rPr>
          <w:rFonts w:eastAsia="MS PGothic"/>
          <w:sz w:val="20"/>
          <w:szCs w:val="20"/>
          <w:lang w:val="en-US"/>
        </w:rPr>
        <w:t xml:space="preserve"> and natural forcing only </w:t>
      </w:r>
      <w:r w:rsidR="00BE2759" w:rsidRPr="0036053A">
        <w:rPr>
          <w:rFonts w:eastAsia="MS PGothic"/>
          <w:b/>
          <w:bCs/>
          <w:sz w:val="20"/>
          <w:szCs w:val="20"/>
          <w:lang w:val="en-US"/>
          <w:rPrChange w:id="1360" w:author="Ian Blenkinsop" w:date="2021-07-07T14:22:00Z">
            <w:rPr>
              <w:rFonts w:eastAsia="MS PGothic"/>
              <w:sz w:val="20"/>
              <w:szCs w:val="20"/>
              <w:lang w:val="en-US"/>
            </w:rPr>
          </w:rPrChange>
        </w:rPr>
        <w:t>(lower)</w:t>
      </w:r>
      <w:r w:rsidR="00BE2759" w:rsidRPr="00E371BD">
        <w:rPr>
          <w:rFonts w:eastAsia="MS PGothic"/>
          <w:sz w:val="20"/>
          <w:szCs w:val="20"/>
          <w:lang w:val="en-US"/>
        </w:rPr>
        <w:t>.</w:t>
      </w:r>
      <w:r w:rsidR="00BE2759" w:rsidRPr="00E371BD">
        <w:rPr>
          <w:rFonts w:eastAsia="MS PGothic"/>
          <w:b/>
          <w:bCs/>
          <w:sz w:val="20"/>
          <w:szCs w:val="20"/>
          <w:lang w:val="en-US"/>
        </w:rPr>
        <w:t xml:space="preserve"> </w:t>
      </w:r>
      <w:r w:rsidR="00BE2759" w:rsidRPr="00E371BD">
        <w:rPr>
          <w:rFonts w:eastAsia="MS PGothic"/>
          <w:sz w:val="20"/>
          <w:szCs w:val="20"/>
          <w:lang w:val="en-US"/>
        </w:rPr>
        <w:t>For CMIP5, historical simulations for 1953</w:t>
      </w:r>
      <w:del w:id="1361" w:author="Sara M Tuson" w:date="2021-06-30T10:32:00Z">
        <w:r w:rsidR="00BE2759" w:rsidRPr="00E371BD" w:rsidDel="00E413CC">
          <w:rPr>
            <w:rFonts w:eastAsia="MS PGothic"/>
            <w:sz w:val="20"/>
            <w:szCs w:val="20"/>
            <w:lang w:val="en-US"/>
          </w:rPr>
          <w:delText>-</w:delText>
        </w:r>
      </w:del>
      <w:ins w:id="1362" w:author="Sara M Tuson" w:date="2021-06-30T10:32:00Z">
        <w:r w:rsidR="00BE2759">
          <w:rPr>
            <w:rFonts w:eastAsia="MS PGothic"/>
            <w:sz w:val="20"/>
            <w:szCs w:val="20"/>
            <w:lang w:val="en-US"/>
          </w:rPr>
          <w:t>–</w:t>
        </w:r>
      </w:ins>
      <w:r w:rsidR="00BE2759" w:rsidRPr="00E371BD">
        <w:rPr>
          <w:rFonts w:eastAsia="MS PGothic"/>
          <w:sz w:val="20"/>
          <w:szCs w:val="20"/>
          <w:lang w:val="en-US"/>
        </w:rPr>
        <w:t>2005 are combined with corresponding RCP4.5 scenario runs for 2006</w:t>
      </w:r>
      <w:del w:id="1363" w:author="Sara M Tuson" w:date="2021-06-30T10:32:00Z">
        <w:r w:rsidR="00BE2759" w:rsidRPr="00E371BD" w:rsidDel="00E413CC">
          <w:rPr>
            <w:rFonts w:eastAsia="MS PGothic"/>
            <w:sz w:val="20"/>
            <w:szCs w:val="20"/>
            <w:lang w:val="en-US"/>
          </w:rPr>
          <w:delText>-</w:delText>
        </w:r>
      </w:del>
      <w:ins w:id="1364" w:author="Sara M Tuson" w:date="2021-06-30T10:32:00Z">
        <w:r w:rsidR="00BE2759">
          <w:rPr>
            <w:rFonts w:eastAsia="MS PGothic"/>
            <w:sz w:val="20"/>
            <w:szCs w:val="20"/>
            <w:lang w:val="en-US"/>
          </w:rPr>
          <w:t>–</w:t>
        </w:r>
      </w:ins>
      <w:r w:rsidR="00BE2759" w:rsidRPr="00E371BD">
        <w:rPr>
          <w:rFonts w:eastAsia="MS PGothic"/>
          <w:sz w:val="20"/>
          <w:szCs w:val="20"/>
          <w:lang w:val="en-US"/>
        </w:rPr>
        <w:t>2017. For CMIP6, historical simulations for 1953</w:t>
      </w:r>
      <w:del w:id="1365" w:author="Sara M Tuson" w:date="2021-06-30T10:32:00Z">
        <w:r w:rsidR="00BE2759" w:rsidRPr="00E371BD" w:rsidDel="00E413CC">
          <w:rPr>
            <w:rFonts w:eastAsia="MS PGothic"/>
            <w:sz w:val="20"/>
            <w:szCs w:val="20"/>
            <w:lang w:val="en-US"/>
          </w:rPr>
          <w:delText>-</w:delText>
        </w:r>
      </w:del>
      <w:ins w:id="1366" w:author="Sara M Tuson" w:date="2021-06-30T10:32:00Z">
        <w:r w:rsidR="00BE2759">
          <w:rPr>
            <w:rFonts w:eastAsia="MS PGothic"/>
            <w:sz w:val="20"/>
            <w:szCs w:val="20"/>
            <w:lang w:val="en-US"/>
          </w:rPr>
          <w:t>–</w:t>
        </w:r>
      </w:ins>
      <w:r w:rsidR="00BE2759" w:rsidRPr="00E371BD">
        <w:rPr>
          <w:rFonts w:eastAsia="MS PGothic"/>
          <w:sz w:val="20"/>
          <w:szCs w:val="20"/>
          <w:lang w:val="en-US"/>
        </w:rPr>
        <w:t>2014 are combined with SSP2-4.5 scenario simulations for 2015</w:t>
      </w:r>
      <w:del w:id="1367" w:author="Sara M Tuson" w:date="2021-06-30T10:32:00Z">
        <w:r w:rsidR="00BE2759" w:rsidRPr="00E371BD" w:rsidDel="00E413CC">
          <w:rPr>
            <w:rFonts w:eastAsia="MS PGothic"/>
            <w:sz w:val="20"/>
            <w:szCs w:val="20"/>
            <w:lang w:val="en-US"/>
          </w:rPr>
          <w:delText>-</w:delText>
        </w:r>
      </w:del>
      <w:ins w:id="1368" w:author="Sara M Tuson" w:date="2021-06-30T10:32:00Z">
        <w:r w:rsidR="00BE2759">
          <w:rPr>
            <w:rFonts w:eastAsia="MS PGothic"/>
            <w:sz w:val="20"/>
            <w:szCs w:val="20"/>
            <w:lang w:val="en-US"/>
          </w:rPr>
          <w:t>–</w:t>
        </w:r>
      </w:ins>
      <w:r w:rsidR="00BE2759" w:rsidRPr="00E371BD">
        <w:rPr>
          <w:rFonts w:eastAsia="MS PGothic"/>
          <w:sz w:val="20"/>
          <w:szCs w:val="20"/>
          <w:lang w:val="en-US"/>
        </w:rPr>
        <w:t>2017. Numbers in brackets represents the number of models used. The time-fixed observational mask has been applied to model data throughout the whole period. Grid</w:t>
      </w:r>
      <w:del w:id="1369" w:author="Sara M Tuson" w:date="2021-07-01T07:59:00Z">
        <w:r w:rsidR="00BE2759" w:rsidRPr="00E371BD" w:rsidDel="0066135C">
          <w:rPr>
            <w:rFonts w:eastAsia="MS PGothic"/>
            <w:sz w:val="20"/>
            <w:szCs w:val="20"/>
            <w:lang w:val="en-US"/>
          </w:rPr>
          <w:delText xml:space="preserve"> </w:delText>
        </w:r>
      </w:del>
      <w:r w:rsidR="00BE2759" w:rsidRPr="00E371BD">
        <w:rPr>
          <w:rFonts w:eastAsia="MS PGothic"/>
          <w:sz w:val="20"/>
          <w:szCs w:val="20"/>
          <w:lang w:val="en-US"/>
        </w:rPr>
        <w:t>cells with more than 70% data availability during 1953</w:t>
      </w:r>
      <w:del w:id="1370" w:author="Sara M Tuson" w:date="2021-06-30T10:33:00Z">
        <w:r w:rsidR="00BE2759" w:rsidRPr="00E371BD" w:rsidDel="00E413CC">
          <w:rPr>
            <w:rFonts w:eastAsia="MS PGothic"/>
            <w:sz w:val="20"/>
            <w:szCs w:val="20"/>
            <w:lang w:val="en-US"/>
          </w:rPr>
          <w:delText>-</w:delText>
        </w:r>
      </w:del>
      <w:ins w:id="1371" w:author="Sara M Tuson" w:date="2021-06-30T10:33:00Z">
        <w:r w:rsidR="00BE2759">
          <w:rPr>
            <w:rFonts w:eastAsia="MS PGothic"/>
            <w:sz w:val="20"/>
            <w:szCs w:val="20"/>
            <w:lang w:val="en-US"/>
          </w:rPr>
          <w:t>–</w:t>
        </w:r>
      </w:ins>
      <w:r w:rsidR="00BE2759" w:rsidRPr="00E371BD">
        <w:rPr>
          <w:rFonts w:eastAsia="MS PGothic"/>
          <w:sz w:val="20"/>
          <w:szCs w:val="20"/>
          <w:lang w:val="en-US"/>
        </w:rPr>
        <w:t xml:space="preserve">2017 plus data for at least </w:t>
      </w:r>
      <w:ins w:id="1372" w:author="Sara M Tuson" w:date="2021-07-02T15:17:00Z">
        <w:r w:rsidR="00BE2759">
          <w:rPr>
            <w:rFonts w:eastAsia="MS PGothic"/>
            <w:sz w:val="20"/>
            <w:szCs w:val="20"/>
            <w:lang w:val="en-US"/>
          </w:rPr>
          <w:t>three</w:t>
        </w:r>
      </w:ins>
      <w:del w:id="1373" w:author="Sara M Tuson" w:date="2021-07-02T15:17:00Z">
        <w:r w:rsidR="00BE2759" w:rsidRPr="00E371BD" w:rsidDel="000E1831">
          <w:rPr>
            <w:rFonts w:eastAsia="MS PGothic"/>
            <w:sz w:val="20"/>
            <w:szCs w:val="20"/>
            <w:lang w:val="en-US"/>
          </w:rPr>
          <w:delText>3</w:delText>
        </w:r>
      </w:del>
      <w:r w:rsidR="00BE2759" w:rsidRPr="00E371BD">
        <w:rPr>
          <w:rFonts w:eastAsia="MS PGothic"/>
          <w:sz w:val="20"/>
          <w:szCs w:val="20"/>
          <w:lang w:val="en-US"/>
        </w:rPr>
        <w:t xml:space="preserve"> years during 2013</w:t>
      </w:r>
      <w:del w:id="1374" w:author="Sara M Tuson" w:date="2021-06-30T10:33:00Z">
        <w:r w:rsidR="00BE2759" w:rsidRPr="00E371BD" w:rsidDel="00E413CC">
          <w:rPr>
            <w:rFonts w:eastAsia="MS PGothic"/>
            <w:sz w:val="20"/>
            <w:szCs w:val="20"/>
            <w:lang w:val="en-US"/>
          </w:rPr>
          <w:delText>-</w:delText>
        </w:r>
      </w:del>
      <w:ins w:id="1375" w:author="Sara M Tuson" w:date="2021-06-30T10:33:00Z">
        <w:r w:rsidR="00BE2759">
          <w:rPr>
            <w:rFonts w:eastAsia="MS PGothic"/>
            <w:sz w:val="20"/>
            <w:szCs w:val="20"/>
            <w:lang w:val="en-US"/>
          </w:rPr>
          <w:t>–</w:t>
        </w:r>
      </w:ins>
      <w:r w:rsidR="00BE2759" w:rsidRPr="00E371BD">
        <w:rPr>
          <w:rFonts w:eastAsia="MS PGothic"/>
          <w:sz w:val="20"/>
          <w:szCs w:val="20"/>
          <w:lang w:val="en-US"/>
        </w:rPr>
        <w:t>2017 are used. Coloured lines indicate multi-model means, while shading represents 5</w:t>
      </w:r>
      <w:r w:rsidR="00BE2759" w:rsidRPr="008A1A56">
        <w:rPr>
          <w:rFonts w:eastAsia="MS PGothic"/>
          <w:sz w:val="20"/>
          <w:szCs w:val="20"/>
          <w:lang w:val="en-US"/>
          <w:rPrChange w:id="1376" w:author="Ian Blenkinsop" w:date="2021-06-23T18:13:00Z">
            <w:rPr>
              <w:rFonts w:eastAsia="MS PGothic"/>
              <w:sz w:val="20"/>
              <w:szCs w:val="20"/>
              <w:vertAlign w:val="superscript"/>
              <w:lang w:val="en-US"/>
            </w:rPr>
          </w:rPrChange>
        </w:rPr>
        <w:t>th</w:t>
      </w:r>
      <w:del w:id="1377" w:author="Sara M Tuson" w:date="2021-06-30T10:33:00Z">
        <w:r w:rsidR="00BE2759" w:rsidRPr="00E371BD" w:rsidDel="00E413CC">
          <w:rPr>
            <w:rFonts w:eastAsia="MS PGothic"/>
            <w:sz w:val="20"/>
            <w:szCs w:val="20"/>
            <w:lang w:val="en-US"/>
          </w:rPr>
          <w:delText>-</w:delText>
        </w:r>
      </w:del>
      <w:ins w:id="1378" w:author="Sara M Tuson" w:date="2021-06-30T10:33:00Z">
        <w:r w:rsidR="00BE2759">
          <w:rPr>
            <w:rFonts w:eastAsia="MS PGothic"/>
            <w:sz w:val="20"/>
            <w:szCs w:val="20"/>
            <w:lang w:val="en-US"/>
          </w:rPr>
          <w:t>–</w:t>
        </w:r>
      </w:ins>
      <w:r w:rsidR="00BE2759" w:rsidRPr="00E371BD">
        <w:rPr>
          <w:rFonts w:eastAsia="MS PGothic"/>
          <w:sz w:val="20"/>
          <w:szCs w:val="20"/>
          <w:lang w:val="en-US"/>
        </w:rPr>
        <w:t>95</w:t>
      </w:r>
      <w:r w:rsidR="00BE2759" w:rsidRPr="008A1A56">
        <w:rPr>
          <w:rFonts w:eastAsia="MS PGothic"/>
          <w:sz w:val="20"/>
          <w:szCs w:val="20"/>
          <w:lang w:val="en-US"/>
          <w:rPrChange w:id="1379" w:author="Ian Blenkinsop" w:date="2021-06-23T18:13:00Z">
            <w:rPr>
              <w:rFonts w:eastAsia="MS PGothic"/>
              <w:sz w:val="20"/>
              <w:szCs w:val="20"/>
              <w:vertAlign w:val="superscript"/>
              <w:lang w:val="en-US"/>
            </w:rPr>
          </w:rPrChange>
        </w:rPr>
        <w:t>th</w:t>
      </w:r>
      <w:r w:rsidR="00BE2759" w:rsidRPr="00E371BD">
        <w:rPr>
          <w:rFonts w:eastAsia="MS PGothic"/>
          <w:sz w:val="20"/>
          <w:szCs w:val="20"/>
          <w:lang w:val="en-US"/>
        </w:rPr>
        <w:t xml:space="preserve"> percentile ranges, based on all available ensemble members with equal weight given to each model (Section 3.2). </w:t>
      </w:r>
      <w:r w:rsidR="00BE2759" w:rsidRPr="00873212">
        <w:rPr>
          <w:rFonts w:eastAsia="MS PGothic"/>
          <w:sz w:val="20"/>
          <w:szCs w:val="20"/>
        </w:rPr>
        <w:t>Anomalies are relative to 1961</w:t>
      </w:r>
      <w:del w:id="1380" w:author="Ian Blenkinsop" w:date="2021-06-23T18:13:00Z">
        <w:r w:rsidR="00BE2759" w:rsidRPr="00873212" w:rsidDel="008A1A56">
          <w:rPr>
            <w:rFonts w:eastAsia="MS PGothic"/>
            <w:sz w:val="20"/>
            <w:szCs w:val="20"/>
          </w:rPr>
          <w:delText>-</w:delText>
        </w:r>
      </w:del>
      <w:ins w:id="1381" w:author="Ian Blenkinsop" w:date="2021-06-23T18:13:00Z">
        <w:r w:rsidR="00BE2759">
          <w:rPr>
            <w:rFonts w:eastAsia="MS PGothic"/>
            <w:sz w:val="20"/>
            <w:szCs w:val="20"/>
          </w:rPr>
          <w:t>–</w:t>
        </w:r>
      </w:ins>
      <w:r w:rsidR="00BE2759" w:rsidRPr="00873212">
        <w:rPr>
          <w:rFonts w:eastAsia="MS PGothic"/>
          <w:sz w:val="20"/>
          <w:szCs w:val="20"/>
        </w:rPr>
        <w:t>1990 means.</w:t>
      </w:r>
      <w:r w:rsidR="00BE2759">
        <w:rPr>
          <w:rFonts w:eastAsia="MS PGothic"/>
          <w:sz w:val="20"/>
          <w:szCs w:val="20"/>
        </w:rPr>
        <w:t xml:space="preserve"> </w:t>
      </w:r>
      <w:r w:rsidR="00BE2759" w:rsidRPr="00603980">
        <w:rPr>
          <w:rFonts w:eastAsia="MS PGothic"/>
          <w:sz w:val="20"/>
          <w:szCs w:val="20"/>
        </w:rPr>
        <w:t xml:space="preserve">Figure is </w:t>
      </w:r>
      <w:r w:rsidR="00BE2759">
        <w:rPr>
          <w:rFonts w:eastAsia="MS PGothic"/>
          <w:sz w:val="20"/>
          <w:szCs w:val="20"/>
        </w:rPr>
        <w:t xml:space="preserve">updated from </w:t>
      </w:r>
      <w:r w:rsidR="00BE2759">
        <w:rPr>
          <w:rFonts w:eastAsia="MS PGothic"/>
          <w:sz w:val="20"/>
          <w:szCs w:val="20"/>
        </w:rPr>
        <w:fldChar w:fldCharType="begin" w:fldLock="1"/>
      </w:r>
      <w:r w:rsidR="00BE2759">
        <w:rPr>
          <w:rFonts w:eastAsia="MS PGothic"/>
          <w:sz w:val="20"/>
          <w:szCs w:val="20"/>
        </w:rPr>
        <w:instrText>ADDIN CSL_CITATION { "citationItems" : [ { "id" : "ITEM-1", "itemData" : { "DOI" : "10.1175/JCLI-D-19-1023.1", "ISSN" : "08948755", "abstract" : "This study conducted a detection and attribution analysis of the observed global and regional changes in extreme temperatures during 1951-2015. HadEX3 observations were compared with multimodel simulations from the Coupled Model Intercomparison Project phase 6 (CMIP6) using an optimal fingerprinting technique. Annual maximum daily maximum and minimum temperatures (TXx and TNx; warm extremes) and annual minimum daily maximum and minimum temperatures (TXn and TNn; cold extremes) over land were analyzed considering global, continental, and subcontinental scales. Response patterns (fingerprints) of extreme temperatures to anthropogenic (ANT), greenhouse gases (GHG), aerosols (AA), and natural (NAT) forcings were obtained from CMIP6 forced simulations. The internal variability ranges were estimated from preindustrial control simulations. A two-signal detection analysis where the observations are regressed onto ANT and NAT fingerprints simultaneously reveals that ANT signals are robustly detected in separation from NAT over global and all continental domains (North and South America, Europe, Asia, and Oceania) for most of the extreme indices. ANT signals are also detected over many subcontinental regions, particularly for warm extremes (more than 60% of 33 subregions). A three-signal detection analysis that considers GHG, AA, and NAT fingerprints simultaneously demonstrates that GHG signals are detected in isolation from other external forcings over global, continental, and several subcontinental domains especially for warm extremes, explaining most of the observed warming. Moreover, AA influences are detected for warm extremes over Europe and Asia, indicating significant offsetting cooling contributions. Overall, human influences are detected more frequently, compared to previous studies, particularly for cold extremes, due to the extended period and the improved spatial coverage of observations.", "author" : [ { "dropping-particle" : "", "family" : "Seong", "given" : "Min Gyu", "non-dropping-particle" : "", "parse-names" : false, "suffix" : "" }, { "dropping-particle" : "", "family" : "Min", "given" : "Seung Ki", "non-dropping-particle" : "", "parse-names" : false, "suffix" : "" }, { "dropping-particle" : "", "family" : "Kim", "given" : "Yeon Hee", "non-dropping-particle" : "", "parse-names" : false, "suffix" : "" }, { "dropping-particle" : "", "family" : "Zhang", "given" : "Xuebin", "non-dropping-particle" : "", "parse-names" : false, "suffix" : "" }, { "dropping-particle" : "", "family" : "Sun", "given" : "Ying", "non-dropping-particle" : "", "parse-names" : false, "suffix" : "" } ], "container-title" : "Journal of Climate", "id" : "ITEM-1", "issue" : "3", "issued" : { "date-parts" : [ [ "2021" ] ] }, "page" : "857-870", "title" : "Anthropogenic greenhouse gas and aerosol contributions to extreme temperature changes during 1951-2015", "translator" : [ { "dropping-particle" : "", "family" : "J6629", "given" : "", "non-dropping-particle" : "", "parse-names" : false, "suffix" : "" } ], "type" : "article-journal", "volume" : "34" }, "uris" : [ "http://www.mendeley.com/documents/?uuid=b80f0063-3601-48aa-9c1c-40d2b953363e" ] } ], "mendeley" : { "formattedCitation" : "(Seong et al., 2021)", "manualFormatting" : "Seong et al. (2021)", "plainTextFormattedCitation" : "(Seong et al., 2021)", "previouslyFormattedCitation" : "(Seong et al., 2021)" }, "properties" : { "noteIndex" : 0 }, "schema" : "https://github.com/citation-style-language/schema/raw/master/csl-citation.json" }</w:instrText>
      </w:r>
      <w:r w:rsidR="00BE2759">
        <w:rPr>
          <w:rFonts w:eastAsia="MS PGothic"/>
          <w:sz w:val="20"/>
          <w:szCs w:val="20"/>
        </w:rPr>
        <w:fldChar w:fldCharType="separate"/>
      </w:r>
      <w:r w:rsidR="00BE2759" w:rsidRPr="00E371BD">
        <w:rPr>
          <w:rFonts w:eastAsia="MS PGothic"/>
          <w:noProof/>
          <w:sz w:val="20"/>
          <w:szCs w:val="20"/>
          <w:lang w:val="en-US"/>
        </w:rPr>
        <w:t>Seong et al. (2021)</w:t>
      </w:r>
      <w:r w:rsidR="00BE2759">
        <w:rPr>
          <w:rFonts w:eastAsia="MS PGothic"/>
          <w:sz w:val="20"/>
          <w:szCs w:val="20"/>
        </w:rPr>
        <w:fldChar w:fldCharType="end"/>
      </w:r>
      <w:r w:rsidR="00BE2759" w:rsidRPr="00E371BD">
        <w:rPr>
          <w:rFonts w:eastAsia="MS PGothic"/>
          <w:sz w:val="20"/>
          <w:szCs w:val="20"/>
          <w:lang w:val="en-US"/>
        </w:rPr>
        <w:t xml:space="preserve">, their Figure 3 </w:t>
      </w:r>
      <w:r w:rsidR="00BE2759" w:rsidRPr="00801DD9">
        <w:rPr>
          <w:rFonts w:eastAsia="MS PGothic" w:cs="Times New Roman"/>
          <w:sz w:val="20"/>
          <w:szCs w:val="20"/>
          <w:lang w:val="en-US"/>
        </w:rPr>
        <w:t xml:space="preserve">and </w:t>
      </w:r>
      <w:r w:rsidR="00C54C13" w:rsidRPr="00697E49">
        <w:rPr>
          <w:sz w:val="20"/>
          <w:szCs w:val="20"/>
        </w:rPr>
        <w:fldChar w:fldCharType="begin" w:fldLock="1"/>
      </w:r>
      <w:ins w:id="1382" w:author="Robin Matthews" w:date="2021-06-15T12:57:00Z">
        <w:r w:rsidR="008E6E1F">
          <w:rPr>
            <w:sz w:val="20"/>
            <w:szCs w:val="20"/>
          </w:rPr>
          <w:instrText>ADDIN CSL_CITATION { "citationItems" : [ { "id" : "ITEM-1", "itemData" : { "DOI" : "10.1029/2019GL086875", "ISSN" : "0094-8276", "abstract" : "Abstract This study conducts a detection and attribution analysis of the observed changes in extreme precipitation during 1951?2015. Observed and CMIP6 multimodel simulated changes in annual maximum daily and consecutive 5-day precipitation are compared using an optimal fingerprinting technique for different spatial scales from global land, Northern Hemisphere extratropics, tropics, three continental regions (North America and western and eastern Eurasia), and global ?dry? and ?wet? land areas (as defined by their average extreme precipitation intensities). Results indicate that anthropogenic greenhouse gas influence is robustly detected in the observed intensification of extreme precipitation over the global land and most of the subregions considered, all with clear separation from natural and anthropogenic aerosol forcings. Also, the human-induced greenhouse gas increases are found to be a dominant contributor to the observed increase in extreme precipitation intensity, which largely follows the increased moisture availability under global warming.", "author" : [ { "dropping-particle" : "", "family" : "Paik", "given" : "Seungmok", "non-dropping-particle" : "", "parse-names" : false, "suffix" : "" }, { "dropping-particle" : "", "family" : "Min", "given" : "Seung-Ki", "non-dropping-particle" : "", "parse-names" : false, "suffix" : "" }, { "dropping-particle" : "", "family" : "Zhang", "given" : "Xuebin", "non-dropping-particle" : "", "parse-names" : false, "suffix" : "" }, { "dropping-particle" : "", "family" : "Donat", "given" : "Markus G", "non-dropping-particle" : "", "parse-names" : false, "suffix" : "" }, { "dropping-particle" : "", "family" : "King", "given" : "Andrew D", "non-dropping-particle" : "", "parse-names" : false, "suffix" : "" }, { "dropping-particle" : "", "family" : "Sun", "given" : "Qiaohong", "non-dropping-particle" : "", "parse-names" : false, "suffix" : "" } ], "container-title" : "Geophysical Research Letters", "id" : "ITEM-1", "issue" : "12", "issued" : { "date-parts" : [ [ "2020", "6", "28" ] ] }, "note" : "doi: 10.1029/2019GL086875", "page" : "e2019GL086875", "publisher" : "John Wiley &amp; Sons, Ltd", "title" : "Determining the Anthropogenic Greenhouse Gas Contribution to the Observed Intensification of Extreme Precipitation", "translator" : [ { "dropping-particle" : "", "family" : "J6649", "given" : "", "non-dropping-particle" : "", "parse-names" : false, "suffix" : "" } ], "type" : "article-journal", "volume" : "47" }, "uris" : [ "http://www.mendeley.com/documents/?uuid=2db851aa-df57-4f7b-848b-01819875a121" ] } ], "mendeley" : { "formattedCitation" : "(Paik et al., 2020b)", "manualFormatting" : "Paik et al. (2020b)", "plainTextFormattedCitation" : "(Paik et al., 2020b)", "previouslyFormattedCitation" : "(Paik et al., 2020b)" }, "properties" : { "noteIndex" : 0 }, "schema" : "https://github.com/citation-style-language/schema/raw/master/csl-citation.json" }</w:instrText>
        </w:r>
      </w:ins>
      <w:del w:id="1383" w:author="Robin Matthews" w:date="2021-06-15T12:57:00Z">
        <w:r w:rsidR="00050B4E" w:rsidDel="008E6E1F">
          <w:rPr>
            <w:sz w:val="20"/>
            <w:szCs w:val="20"/>
          </w:rPr>
          <w:delInstrText>ADDIN CSL_CITATION { "citationItems" : [ { "id" : "ITEM-1", "itemData" : { "DOI" : "10.1029/2019GL086875", "ISSN" : "0094-8276", "abstract" : "Abstract This study conducts a detection and attribution analysis of the observed changes in extreme precipitation during 1951?2015. Observed and CMIP6 multimodel simulated changes in annual maximum daily and consecutive 5-day precipitation are compared using an optimal fingerprinting technique for different spatial scales from global land, Northern Hemisphere extratropics, tropics, three continental regions (North America and western and eastern Eurasia), and global ?dry? and ?wet? land areas (as defined by their average extreme precipitation intensities). Results indicate that anthropogenic greenhouse gas influence is robustly detected in the observed intensification of extreme precipitation over the global land and most of the subregions considered, all with clear separation from natural and anthropogenic aerosol forcings. Also, the human-induced greenhouse gas increases are found to be a dominant contributor to the observed increase in extreme precipitation intensity, which largely follows the increased moisture availability under global warming.", "author" : [ { "dropping-particle" : "", "family" : "Paik", "given" : "Seungmok", "non-dropping-particle" : "", "parse-names" : false, "suffix" : "" }, { "dropping-particle" : "", "family" : "Min", "given" : "Seung-Ki", "non-dropping-particle" : "", "parse-names" : false, "suffix" : "" }, { "dropping-particle" : "", "family" : "Zhang", "given" : "Xuebin", "non-</w:delInstrText>
        </w:r>
        <w:r w:rsidR="00050B4E" w:rsidRPr="00904377" w:rsidDel="008E6E1F">
          <w:rPr>
            <w:sz w:val="20"/>
            <w:szCs w:val="20"/>
            <w:lang w:val="en-GB"/>
          </w:rPr>
          <w:delInstrText>dropping-particle" : "", "parse-names" : false, "suffix" : "" }, { "dropping-particle" : "", "family" : "Donat", "given" : "Markus G", "non-dropping-particle" : "", "parse-names" : false, "suffix" : "" }, { "dropping-particle" : "", "family" : "King", "given" : "Andrew D", "non-dropping-particle" : "", "parse-names" : false, "suffix" : "" }, { "dropping-particle" : "", "family" : "Sun", "given" : "Qiaohong", "non-dropping-particle" : "", "parse-names" : false, "suffix" : "" } ], "container-title" : "Geophysical Research Letters", "id" : "ITEM-1", "issue" : "12", "issued" : { "date-parts" : [ [ "2020", "6", "28" ] ] }, "note" : "doi: 10.1029/2019GL086875", "page" : "e2019GL086875", "publisher" : "John Wiley &amp; Sons, Ltd", "title" : "Determining the Anthropogenic Greenhouse Gas Contribution to the Observed Intensification of Extreme Precipitation", "translator" : [ { "dropping-particle" : "", "family" : "J6649", "given" : "", "non-dropping-particle" : "", "parse-names" : false, "suffix" : "" } ], "type" : "article-journal", "volume" : "47" }, "uris" : [ "http://www.mendeley.com/documents/?uuid=2db851aa-df57-4f7b-848b-01819875a121" ] } ], "mendeley" : { "formattedCitation" : "(Paik et al., 2020b)", "manualFormatting" : "Paik et al. (2020)", "plainTextFormattedCitation" : "(Paik et al., 2020b)", "previouslyFormattedCitation" : "(Paik et al., 2020b)" }, "properties" : { "noteIndex" : 0 }, "schema" : "https://github.com/citation-style-language/schema/raw/master/csl-citation.json" }</w:delInstrText>
        </w:r>
      </w:del>
      <w:r w:rsidR="00C54C13" w:rsidRPr="00697E49">
        <w:rPr>
          <w:sz w:val="20"/>
          <w:szCs w:val="20"/>
        </w:rPr>
        <w:fldChar w:fldCharType="separate"/>
      </w:r>
      <w:r w:rsidR="00393F8C">
        <w:rPr>
          <w:noProof/>
          <w:sz w:val="20"/>
          <w:szCs w:val="20"/>
          <w:lang w:val="en-GB"/>
        </w:rPr>
        <w:t>Paik et al. (2020b)</w:t>
      </w:r>
      <w:r w:rsidR="00C54C13" w:rsidRPr="00697E49">
        <w:rPr>
          <w:sz w:val="20"/>
          <w:szCs w:val="20"/>
        </w:rPr>
        <w:fldChar w:fldCharType="end"/>
      </w:r>
      <w:bookmarkEnd w:id="1349"/>
      <w:r w:rsidR="00700102" w:rsidRPr="00904377">
        <w:rPr>
          <w:rFonts w:eastAsia="MS PGothic"/>
          <w:sz w:val="20"/>
          <w:szCs w:val="20"/>
          <w:lang w:val="en-GB"/>
        </w:rPr>
        <w:t>, their Figure 3.</w:t>
      </w:r>
      <w:bookmarkEnd w:id="1348"/>
      <w:r w:rsidRPr="00904377">
        <w:rPr>
          <w:rFonts w:eastAsia="MS PGothic"/>
          <w:sz w:val="20"/>
          <w:szCs w:val="20"/>
          <w:lang w:val="en-GB"/>
        </w:rPr>
        <w:t xml:space="preserve"> </w:t>
      </w:r>
      <w:r w:rsidRPr="00904377">
        <w:rPr>
          <w:sz w:val="20"/>
          <w:szCs w:val="20"/>
          <w:lang w:val="en-GB"/>
        </w:rPr>
        <w:t>Further details on data sources and processing are available in the chapter data table (Table 3.SM.1).</w:t>
      </w:r>
    </w:p>
    <w:p w14:paraId="552297DF" w14:textId="77777777" w:rsidR="000F7267" w:rsidRPr="00904377" w:rsidRDefault="000F7267" w:rsidP="000F7267">
      <w:pPr>
        <w:pStyle w:val="AR6BodyText"/>
        <w:shd w:val="clear" w:color="auto" w:fill="DEEAF6" w:themeFill="accent1" w:themeFillTint="33"/>
        <w:ind w:left="397" w:hanging="397"/>
        <w:jc w:val="both"/>
        <w:rPr>
          <w:rFonts w:cs="Times New Roman"/>
          <w:noProof/>
          <w:lang w:val="en-GB" w:eastAsia="en-US"/>
        </w:rPr>
      </w:pPr>
    </w:p>
    <w:p w14:paraId="2B293A87" w14:textId="77777777" w:rsidR="000F7267" w:rsidRPr="00E457C1" w:rsidRDefault="000F7267" w:rsidP="000F7267">
      <w:pPr>
        <w:pStyle w:val="AR6BodyText"/>
        <w:shd w:val="clear" w:color="auto" w:fill="DEEAF6" w:themeFill="accent1" w:themeFillTint="33"/>
        <w:rPr>
          <w:rFonts w:cs="Times New Roman"/>
          <w:noProof/>
          <w:lang w:val="en-US" w:eastAsia="en-US"/>
        </w:rPr>
      </w:pPr>
      <w:r w:rsidRPr="00E457C1">
        <w:rPr>
          <w:b/>
          <w:noProof/>
          <w:lang w:val="en-US"/>
        </w:rPr>
        <w:t xml:space="preserve">[END CROSS-CHAPTER BOX 3.2, </w:t>
      </w:r>
      <w:r>
        <w:rPr>
          <w:rStyle w:val="AR6Chap3FigureCar"/>
          <w:rFonts w:cs="Times New Roman"/>
          <w:b/>
          <w:noProof/>
        </w:rPr>
        <w:t>FIGURE 1</w:t>
      </w:r>
      <w:r w:rsidRPr="00E457C1">
        <w:rPr>
          <w:b/>
          <w:noProof/>
          <w:lang w:val="en-US"/>
        </w:rPr>
        <w:t xml:space="preserve"> HERE]</w:t>
      </w:r>
    </w:p>
    <w:p w14:paraId="67B711D3" w14:textId="77777777" w:rsidR="000F7267" w:rsidRPr="00E457C1" w:rsidRDefault="000F7267" w:rsidP="000F7267">
      <w:pPr>
        <w:pStyle w:val="AR6BodyText"/>
        <w:rPr>
          <w:b/>
          <w:noProof/>
          <w:lang w:val="en-US"/>
        </w:rPr>
      </w:pPr>
    </w:p>
    <w:p w14:paraId="7533C21C" w14:textId="77777777" w:rsidR="000F7267" w:rsidRPr="00E457C1" w:rsidRDefault="000F7267" w:rsidP="000F7267">
      <w:pPr>
        <w:pStyle w:val="AR6BodyText"/>
        <w:rPr>
          <w:b/>
          <w:noProof/>
          <w:lang w:val="en-US"/>
        </w:rPr>
      </w:pPr>
      <w:r w:rsidRPr="00E457C1">
        <w:rPr>
          <w:b/>
          <w:noProof/>
          <w:lang w:val="en-US"/>
        </w:rPr>
        <w:t>[END CROSS-CHAPTER BOX 3.2 HERE]</w:t>
      </w:r>
    </w:p>
    <w:p w14:paraId="46B7178A" w14:textId="77777777" w:rsidR="000F7267" w:rsidRPr="00E457C1" w:rsidRDefault="000F7267" w:rsidP="009F594A">
      <w:pPr>
        <w:pStyle w:val="AR6BodyText"/>
        <w:rPr>
          <w:rFonts w:cs="Times New Roman"/>
          <w:noProof/>
          <w:lang w:val="en-US"/>
        </w:rPr>
      </w:pPr>
    </w:p>
    <w:p w14:paraId="3DAFA354" w14:textId="77777777" w:rsidR="009F594A" w:rsidRPr="00E457C1" w:rsidRDefault="009F594A" w:rsidP="0095484A">
      <w:pPr>
        <w:pStyle w:val="AR6BodyText"/>
        <w:rPr>
          <w:lang w:val="en-US"/>
        </w:rPr>
      </w:pPr>
    </w:p>
    <w:p w14:paraId="05E914AC" w14:textId="2861E5BA" w:rsidR="009F594A" w:rsidRPr="009A5CDF" w:rsidRDefault="009F594A" w:rsidP="009F594A">
      <w:pPr>
        <w:pStyle w:val="AR6Chap3Level2311"/>
      </w:pPr>
      <w:bookmarkStart w:id="1384" w:name="_Toc6385717"/>
      <w:bookmarkStart w:id="1385" w:name="_Toc70639141"/>
      <w:r w:rsidRPr="009A5CDF">
        <w:t>Atmospheric Circulation</w:t>
      </w:r>
      <w:bookmarkEnd w:id="1384"/>
      <w:bookmarkEnd w:id="1385"/>
    </w:p>
    <w:p w14:paraId="59CAB1AC" w14:textId="77777777" w:rsidR="009F594A" w:rsidRPr="00B40A97" w:rsidRDefault="009F594A" w:rsidP="009F594A">
      <w:pPr>
        <w:pStyle w:val="AR6BodyText"/>
        <w:rPr>
          <w:noProof/>
        </w:rPr>
      </w:pPr>
    </w:p>
    <w:p w14:paraId="500EED3F" w14:textId="6E7780B4" w:rsidR="009F594A" w:rsidRDefault="009F594A" w:rsidP="009F594A">
      <w:pPr>
        <w:pStyle w:val="AR6Chap3Level33111"/>
        <w:tabs>
          <w:tab w:val="left" w:pos="708"/>
        </w:tabs>
        <w:rPr>
          <w:rFonts w:eastAsiaTheme="majorEastAsia"/>
        </w:rPr>
      </w:pPr>
      <w:bookmarkStart w:id="1386" w:name="_Toc6385718"/>
      <w:bookmarkStart w:id="1387" w:name="_Toc70639142"/>
      <w:r>
        <w:t>The Hadley and Walker Circulations</w:t>
      </w:r>
      <w:bookmarkEnd w:id="1386"/>
      <w:bookmarkEnd w:id="1387"/>
    </w:p>
    <w:p w14:paraId="67B07AF4" w14:textId="77777777" w:rsidR="009F594A" w:rsidRDefault="009F594A" w:rsidP="009F594A">
      <w:pPr>
        <w:pStyle w:val="AR6BodyText"/>
        <w:rPr>
          <w:noProof/>
          <w:lang w:eastAsia="en-US"/>
        </w:rPr>
      </w:pPr>
    </w:p>
    <w:p w14:paraId="7869C026" w14:textId="7D9FC35E" w:rsidR="009F594A" w:rsidRPr="00E457C1" w:rsidRDefault="009F594A" w:rsidP="009F594A">
      <w:pPr>
        <w:pStyle w:val="AR6BodyText"/>
        <w:rPr>
          <w:noProof/>
          <w:lang w:val="en-US"/>
        </w:rPr>
      </w:pPr>
      <w:r w:rsidRPr="00E457C1">
        <w:rPr>
          <w:noProof/>
          <w:lang w:val="en-US"/>
        </w:rPr>
        <w:t xml:space="preserve">The tropical tropospheric circulation features meridional and zonal overturning circulations, called Hadley and Walker circulations. In the zonal mean, the downwelling branch of the Hadley circulation cell is located in the subtropics and is often used as an indicator of the meridional extent of the tropics. In the </w:t>
      </w:r>
      <w:r w:rsidR="009E4AAD" w:rsidRPr="00E457C1">
        <w:rPr>
          <w:noProof/>
          <w:lang w:val="en-US"/>
        </w:rPr>
        <w:t xml:space="preserve">equatorial </w:t>
      </w:r>
      <w:r w:rsidRPr="00E457C1">
        <w:rPr>
          <w:noProof/>
          <w:lang w:val="en-US"/>
        </w:rPr>
        <w:t xml:space="preserve">zonal-vertical section, the major rising branch of the Walker circulation is located over the Maritime continent with secondary </w:t>
      </w:r>
      <w:r w:rsidR="000239CF" w:rsidRPr="00E457C1">
        <w:rPr>
          <w:noProof/>
          <w:lang w:val="en-US"/>
        </w:rPr>
        <w:t>ascending</w:t>
      </w:r>
      <w:r w:rsidRPr="00E457C1">
        <w:rPr>
          <w:noProof/>
          <w:lang w:val="en-US"/>
        </w:rPr>
        <w:t xml:space="preserve"> regions over northern South America and Africa. The zonal component of the surface trade winds over most of the equatorial Pacific and Atlantic is associated with the Walker circulation.</w:t>
      </w:r>
      <w:r w:rsidR="00501526" w:rsidRPr="00E457C1">
        <w:rPr>
          <w:rFonts w:cs="Times New Roman"/>
          <w:noProof/>
          <w:lang w:val="en-US" w:eastAsia="ja-JP"/>
        </w:rPr>
        <w:t xml:space="preserve"> The present section assesses the zonal-mean Hadley cell extent and the Pacific Walker circulation strength. Regional </w:t>
      </w:r>
      <w:r w:rsidR="00F53F0B" w:rsidRPr="00E457C1">
        <w:rPr>
          <w:rFonts w:cs="Times New Roman"/>
          <w:noProof/>
          <w:lang w:val="en-US" w:eastAsia="ja-JP"/>
        </w:rPr>
        <w:t xml:space="preserve">and water cycle </w:t>
      </w:r>
      <w:r w:rsidR="00501526" w:rsidRPr="00E457C1">
        <w:rPr>
          <w:rFonts w:cs="Times New Roman"/>
          <w:noProof/>
          <w:lang w:val="en-US" w:eastAsia="ja-JP"/>
        </w:rPr>
        <w:t xml:space="preserve">aspects </w:t>
      </w:r>
      <w:r w:rsidR="00F53F0B" w:rsidRPr="00E457C1">
        <w:rPr>
          <w:rFonts w:cs="Times New Roman"/>
          <w:noProof/>
          <w:lang w:val="en-US" w:eastAsia="ja-JP"/>
        </w:rPr>
        <w:t>of these circulations</w:t>
      </w:r>
      <w:r w:rsidR="00501526" w:rsidRPr="00E457C1">
        <w:rPr>
          <w:rFonts w:cs="Times New Roman"/>
          <w:noProof/>
          <w:lang w:val="en-US" w:eastAsia="ja-JP"/>
        </w:rPr>
        <w:t xml:space="preserve"> are assessed in more detail in Section 8.3.2.</w:t>
      </w:r>
    </w:p>
    <w:p w14:paraId="0BFD6606" w14:textId="77777777" w:rsidR="009F594A" w:rsidRPr="00E457C1" w:rsidRDefault="009F594A" w:rsidP="009F594A">
      <w:pPr>
        <w:pStyle w:val="AR6BodyText"/>
        <w:rPr>
          <w:noProof/>
          <w:lang w:val="en-US"/>
        </w:rPr>
      </w:pPr>
    </w:p>
    <w:p w14:paraId="03A4DB99" w14:textId="5941F1C8" w:rsidR="000D4446" w:rsidRPr="00E457C1" w:rsidRDefault="009F594A" w:rsidP="009F594A">
      <w:pPr>
        <w:pStyle w:val="AR6BodyText"/>
        <w:rPr>
          <w:rFonts w:cs="Times New Roman"/>
          <w:noProof/>
          <w:lang w:val="en-US" w:eastAsia="ja-JP"/>
        </w:rPr>
      </w:pPr>
      <w:bookmarkStart w:id="1388" w:name="_Hlk65648684"/>
      <w:r w:rsidRPr="00E457C1">
        <w:rPr>
          <w:noProof/>
          <w:lang w:val="en-US"/>
        </w:rPr>
        <w:t xml:space="preserve">AR5 found </w:t>
      </w:r>
      <w:r w:rsidRPr="00E457C1">
        <w:rPr>
          <w:i/>
          <w:noProof/>
          <w:lang w:val="en-US"/>
        </w:rPr>
        <w:t>medium confidence</w:t>
      </w:r>
      <w:r w:rsidRPr="00E457C1">
        <w:rPr>
          <w:noProof/>
          <w:lang w:val="en-US"/>
        </w:rPr>
        <w:t xml:space="preserve"> that the depletion of stratospheric ozone had contributed to Hadley cell widening in the </w:t>
      </w:r>
      <w:del w:id="1389" w:author="Sara M Tuson" w:date="2021-06-27T21:04:00Z">
        <w:r w:rsidR="009F59CD" w:rsidRPr="00E457C1" w:rsidDel="00D66169">
          <w:rPr>
            <w:noProof/>
            <w:lang w:val="en-US"/>
          </w:rPr>
          <w:delText>SH</w:delText>
        </w:r>
      </w:del>
      <w:ins w:id="1390" w:author="Sara M Tuson" w:date="2021-06-27T21:04:00Z">
        <w:r w:rsidR="00D66169">
          <w:rPr>
            <w:noProof/>
            <w:lang w:val="en-US"/>
          </w:rPr>
          <w:t>Southern Hemisphere</w:t>
        </w:r>
      </w:ins>
      <w:r w:rsidRPr="00E457C1">
        <w:rPr>
          <w:noProof/>
          <w:lang w:val="en-US"/>
        </w:rPr>
        <w:t xml:space="preserve"> in austral summer</w:t>
      </w:r>
      <w:r w:rsidR="00F60014" w:rsidRPr="00E457C1">
        <w:rPr>
          <w:noProof/>
          <w:lang w:val="en-US"/>
        </w:rPr>
        <w:t xml:space="preserve"> </w:t>
      </w:r>
      <w:r w:rsidR="00F60014">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F60014">
        <w:rPr>
          <w:noProof/>
        </w:rPr>
        <w:fldChar w:fldCharType="separate"/>
      </w:r>
      <w:r w:rsidR="00393F8C">
        <w:rPr>
          <w:noProof/>
          <w:lang w:val="en-US"/>
        </w:rPr>
        <w:t>(Bindoff et al., 2013)</w:t>
      </w:r>
      <w:r w:rsidR="00F60014">
        <w:rPr>
          <w:noProof/>
        </w:rPr>
        <w:fldChar w:fldCharType="end"/>
      </w:r>
      <w:r w:rsidRPr="00E457C1">
        <w:rPr>
          <w:noProof/>
          <w:lang w:val="en-US"/>
        </w:rPr>
        <w:t xml:space="preserve">. It also </w:t>
      </w:r>
      <w:r w:rsidR="00F53F0B" w:rsidRPr="00E457C1">
        <w:rPr>
          <w:noProof/>
          <w:lang w:val="en-US"/>
        </w:rPr>
        <w:t xml:space="preserve">noted </w:t>
      </w:r>
      <w:r w:rsidRPr="00E457C1">
        <w:rPr>
          <w:noProof/>
          <w:lang w:val="en-US"/>
        </w:rPr>
        <w:t xml:space="preserve">that in contrast to a simulated weakening in response to </w:t>
      </w:r>
      <w:r w:rsidR="00CA4412" w:rsidRPr="00E457C1">
        <w:rPr>
          <w:noProof/>
          <w:lang w:val="en-US"/>
        </w:rPr>
        <w:t>greenhouse gas</w:t>
      </w:r>
      <w:r w:rsidRPr="00E457C1">
        <w:rPr>
          <w:noProof/>
          <w:lang w:val="en-US"/>
        </w:rPr>
        <w:t xml:space="preserve"> forcing, the Walker circulation had actually strengthened since the early 1990s, precluding any detection of human influence.</w:t>
      </w:r>
    </w:p>
    <w:bookmarkEnd w:id="1388"/>
    <w:p w14:paraId="05BD08E4" w14:textId="77777777" w:rsidR="000D4446" w:rsidRPr="00E457C1" w:rsidRDefault="000D4446" w:rsidP="009F594A">
      <w:pPr>
        <w:pStyle w:val="AR6BodyText"/>
        <w:rPr>
          <w:noProof/>
          <w:lang w:val="en-US"/>
        </w:rPr>
      </w:pPr>
    </w:p>
    <w:p w14:paraId="016C4F17" w14:textId="5B7B83DF" w:rsidR="009F594A" w:rsidRDefault="009F594A">
      <w:pPr>
        <w:pStyle w:val="AR6Chap3Level431111"/>
        <w:rPr>
          <w:noProof/>
        </w:rPr>
        <w:pPrChange w:id="1391" w:author="Tom Maycock" w:date="2021-09-03T15:50:00Z">
          <w:pPr>
            <w:pStyle w:val="AR6BodyText"/>
          </w:pPr>
        </w:pPrChange>
      </w:pPr>
      <w:commentRangeStart w:id="1392"/>
      <w:commentRangeStart w:id="1393"/>
      <w:r>
        <w:rPr>
          <w:noProof/>
        </w:rPr>
        <w:t>H</w:t>
      </w:r>
      <w:commentRangeEnd w:id="1392"/>
      <w:r w:rsidR="008D2A4C">
        <w:rPr>
          <w:rStyle w:val="CommentReference"/>
          <w:lang w:val="en-GB"/>
        </w:rPr>
        <w:commentReference w:id="1392"/>
      </w:r>
      <w:commentRangeEnd w:id="1393"/>
      <w:r w:rsidR="00966B76">
        <w:rPr>
          <w:rStyle w:val="CommentReference"/>
          <w:lang w:val="en-GB"/>
        </w:rPr>
        <w:commentReference w:id="1393"/>
      </w:r>
      <w:r>
        <w:rPr>
          <w:noProof/>
        </w:rPr>
        <w:t>adley cell extent</w:t>
      </w:r>
    </w:p>
    <w:p w14:paraId="3322E57F" w14:textId="2AFB2B77" w:rsidR="009F594A" w:rsidRPr="00E457C1" w:rsidRDefault="009F594A" w:rsidP="009F594A">
      <w:pPr>
        <w:pStyle w:val="AR6BodyText"/>
        <w:rPr>
          <w:rFonts w:cs="Times New Roman"/>
          <w:noProof/>
          <w:lang w:val="en-US" w:eastAsia="ja-JP"/>
        </w:rPr>
      </w:pPr>
      <w:r>
        <w:rPr>
          <w:rFonts w:cs="Times New Roman"/>
          <w:noProof/>
          <w:lang w:eastAsia="ja-JP"/>
        </w:rPr>
        <w:fldChar w:fldCharType="begin" w:fldLock="1"/>
      </w:r>
      <w:r w:rsidR="00E719C0">
        <w:rPr>
          <w:rFonts w:cs="Times New Roman"/>
          <w:noProof/>
          <w:lang w:eastAsia="ja-JP"/>
        </w:rPr>
        <w:instrText>ADDIN CSL_CITATION { "citationItems" : [ { "id" : "ITEM-1",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w:instrText>
      </w:r>
      <w:r w:rsidR="00E719C0" w:rsidRPr="006814DF">
        <w:rPr>
          <w:rFonts w:cs="Times New Roman"/>
          <w:noProof/>
          <w:lang w:val="en-GB" w:eastAsia="ja-JP"/>
        </w:rPr>
        <w:instrText>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"ITEM-1", "issue" : "5", "issued" : { "date-parts" : [ [ "2019", "3" ] ] }, "page" : "1551-1571", "title" : "Recent Tropical Expansion: Natural Variability or Forced Response?", "translator" : [ { "dropping-particle" : "", "family" : "J5229", "given" : "", "non-dropping-particle" : "", "parse-names" : false, "suffix" : "" } ], "type" : "article-journal", "volume" : "32" }, "uris" : [ "http://www.mendeley.com/documents/?uuid=b93aacb5-4819-4716-ad0b-8acae0f20b4c" ] } ], "mendeley" : { "formattedCitation" : "(Grise et al., 2019)", "manualFormatting" : "Grise et al. (2019)", "plainTextFormattedCitation" : "(Grise et al., 2019)", "previouslyFormattedCitation" : "(Grise et al., 2019)"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en-US" w:eastAsia="ja-JP"/>
        </w:rPr>
        <w:t>Grise et al. (2019)</w:t>
      </w:r>
      <w:r>
        <w:rPr>
          <w:rFonts w:cs="Times New Roman"/>
          <w:noProof/>
          <w:lang w:eastAsia="ja-JP"/>
        </w:rPr>
        <w:fldChar w:fldCharType="end"/>
      </w:r>
      <w:r w:rsidRPr="00E457C1">
        <w:rPr>
          <w:rFonts w:cs="Times New Roman"/>
          <w:noProof/>
          <w:lang w:val="en-US" w:eastAsia="ja-JP"/>
        </w:rPr>
        <w:t xml:space="preserve"> </w:t>
      </w:r>
      <w:r w:rsidR="006962CC" w:rsidRPr="00E457C1">
        <w:rPr>
          <w:rFonts w:cs="Times New Roman"/>
          <w:noProof/>
          <w:lang w:val="en-US" w:eastAsia="ja-JP"/>
        </w:rPr>
        <w:t>found</w:t>
      </w:r>
      <w:r w:rsidRPr="00E457C1">
        <w:rPr>
          <w:rFonts w:cs="Times New Roman"/>
          <w:noProof/>
          <w:lang w:val="en-US" w:eastAsia="ja-JP"/>
        </w:rPr>
        <w:t xml:space="preserve"> that a metric based on surface zonal winds, which are well constrained by surface observations, best compares reanalyses with CMIP5 models. With this method and new reanalysis products, the CMIP5 historical simulation ensembles simulate comparable mean states and variability of the subtropical edge latitude of </w:t>
      </w:r>
      <w:r w:rsidR="00EA7D00" w:rsidRPr="00E457C1">
        <w:rPr>
          <w:rFonts w:cs="Times New Roman"/>
          <w:noProof/>
          <w:lang w:val="en-US" w:eastAsia="ja-JP"/>
        </w:rPr>
        <w:t xml:space="preserve">the </w:t>
      </w:r>
      <w:r w:rsidRPr="00E457C1">
        <w:rPr>
          <w:rFonts w:cs="Times New Roman"/>
          <w:noProof/>
          <w:lang w:val="en-US" w:eastAsia="ja-JP"/>
        </w:rPr>
        <w:t xml:space="preserve">Hadley cells to those observed </w:t>
      </w:r>
      <w:r>
        <w:rPr>
          <w:rFonts w:cs="Times New Roman"/>
          <w:noProof/>
          <w:lang w:eastAsia="ja-JP"/>
        </w:rPr>
        <w:fldChar w:fldCharType="begin" w:fldLock="1"/>
      </w:r>
      <w:r w:rsidR="00E719C0">
        <w:rPr>
          <w:rFonts w:cs="Times New Roman"/>
          <w:noProof/>
          <w:lang w:val="en-US" w:eastAsia="ja-JP"/>
        </w:rPr>
        <w:instrText>ADDIN CSL_CITATION { "citationItems" : [ { "id" : "ITEM-1",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"ITEM-1", "issue" : "5", "issued" : { "date-parts" : [ [ "2019", "3" ] ] }, "page" : "1551-1571", "title" : "Recent Tropical Expansion: Natural Variability or Forced Response?", "translator" : [ { "dropping-particle" : "", "family" : "J5229", "given" : "", "non-dropping-particle" : "", "parse-names" : false, "suffix" : "" } ], "type" : "article-journal", "volume" : "32" }, "uris" : [ "http://www.mendeley.com/documents/?uuid=b93aacb5-4819-4716-ad0b-8acae0f20b4c" ] } ], "mendeley" : { "formattedCitation" : "(Grise et al., 2019)", "plainTextFormattedCitation" : "(Grise et al., 2019)", "previouslyFormattedCitation" : "(Grise et al., 2019)"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en-US" w:eastAsia="ja-JP"/>
        </w:rPr>
        <w:t>(Grise et al., 2019)</w:t>
      </w:r>
      <w:r>
        <w:rPr>
          <w:rFonts w:cs="Times New Roman"/>
          <w:noProof/>
          <w:lang w:eastAsia="ja-JP"/>
        </w:rPr>
        <w:fldChar w:fldCharType="end"/>
      </w:r>
      <w:r w:rsidRPr="00E457C1">
        <w:rPr>
          <w:rFonts w:cs="Times New Roman"/>
          <w:noProof/>
          <w:lang w:val="en-US" w:eastAsia="ja-JP"/>
        </w:rPr>
        <w:t xml:space="preserve">. </w:t>
      </w:r>
    </w:p>
    <w:p w14:paraId="5CCAFF32" w14:textId="77777777" w:rsidR="009F594A" w:rsidRPr="00E457C1" w:rsidRDefault="009F594A" w:rsidP="009F594A">
      <w:pPr>
        <w:pStyle w:val="AR6BodyText"/>
        <w:rPr>
          <w:rFonts w:cs="Times New Roman"/>
          <w:noProof/>
          <w:lang w:val="en-US" w:eastAsia="ja-JP"/>
        </w:rPr>
      </w:pPr>
    </w:p>
    <w:p w14:paraId="0558675C" w14:textId="04652F8F" w:rsidR="00862E9B" w:rsidRPr="00E457C1" w:rsidRDefault="009F594A" w:rsidP="009F594A">
      <w:pPr>
        <w:pStyle w:val="AR6BodyText"/>
        <w:rPr>
          <w:rFonts w:cs="Times New Roman"/>
          <w:noProof/>
          <w:lang w:val="en-US" w:eastAsia="ja-JP"/>
        </w:rPr>
      </w:pPr>
      <w:r w:rsidRPr="00E457C1">
        <w:rPr>
          <w:rFonts w:cs="Times New Roman"/>
          <w:noProof/>
          <w:lang w:val="en-US" w:eastAsia="ja-JP"/>
        </w:rPr>
        <w:t xml:space="preserve">Chapter 2 assesses that there has been a </w:t>
      </w:r>
      <w:r w:rsidRPr="00E457C1">
        <w:rPr>
          <w:rFonts w:cs="Times New Roman"/>
          <w:i/>
          <w:iCs/>
          <w:noProof/>
          <w:lang w:val="en-US" w:eastAsia="ja-JP"/>
        </w:rPr>
        <w:t>very likely</w:t>
      </w:r>
      <w:r w:rsidRPr="00E457C1">
        <w:rPr>
          <w:rFonts w:cs="Times New Roman"/>
          <w:noProof/>
          <w:lang w:val="en-US" w:eastAsia="ja-JP"/>
        </w:rPr>
        <w:t xml:space="preserve"> widening of the Hadley circulation since the 1980s (Section 2.3.1.4.1). The CMIP5 </w:t>
      </w:r>
      <w:r>
        <w:rPr>
          <w:rFonts w:cs="Times New Roman"/>
          <w:noProof/>
          <w:lang w:eastAsia="ja-JP"/>
        </w:rPr>
        <w:fldChar w:fldCharType="begin" w:fldLock="1"/>
      </w:r>
      <w:r w:rsidR="00E719C0">
        <w:rPr>
          <w:rFonts w:cs="Times New Roman"/>
          <w:noProof/>
          <w:lang w:val="en-US" w:eastAsia="ja-JP"/>
        </w:rPr>
        <w:instrText>ADDIN CSL_CITATION { "citationItems" : [ { "id" : "ITEM-1", "itemData" : { "DOI" : "10.1175/JCLI-D-16-0371.1", "ISSN" : "0894-8755", "author" : [ { "dropping-particle" : "", "family" : "Davis", "given" : "Nicholas", "non-dropping-particle" : "", "parse-names" : false, "suffix" : "" }, { "dropping-particle" : "", "family" : "Birner", "given" : "Thomas", "non-dropping-particle" : "", "parse-names" : false, "suffix" : "" } ], "container-title" : "Journal of Climate", "id" : "ITEM-1", "issue" : "4", "issued" : { "date-parts" : [ [ "2017", "2" ] ] }, "page" : "1211-1231", "title" : "On the Discrepancies in Tropical Belt Expansion between Reanalyses and Climate Models and among Tropical Belt Width Metrics", "translator" : [ { "dropping-particle" : "", "family" : "J5220", "given" : "", "non-dropping-particle" : "", "parse-names" : false, "suffix" : "" } ], "type" : "article-journal", "volume" : "30" }, "uris" : [ "http://www.mendeley.com/documents/?uuid=7a4abad6-3257-4c94-84b3-688719bfaa5b" ] }, { "id" : "ITEM-2",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"ITEM-2", "issue" : "17", "issued" : { "date-parts" : [ [ "2018", "9" ] ] }, "page" : "6839-6856", "title" : "Regional and Seasonal Characteristics of the Recent Expansion of the Tropics", "translator" : [ { "dropping-particle" : "", "family" : "J5223", "given" : "", "non-dropping-particle" : "", "parse-names" : false, "suffix" : "" } ], "type" : "article-journal", "volume" : "31" }, "uris" : [ "http://www.mendeley.com/documents/?uuid=cf193e1a-140d-4a12-9f57-5e53649883e2" ] } ], "mendeley" : { "formattedCitation" : "(Davis and Birner, 2017; Grise et al., 2018)", "plainTextFormattedCitation" : "(Davis and Birner, 2017; Grise et al., 2018)", "previouslyFormattedCitation" : "(Davis and Birner, 2017; Grise et al., 2018)"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en-US" w:eastAsia="ja-JP"/>
        </w:rPr>
        <w:t>(Davis and Birner, 2017; Grise et al., 2018)</w:t>
      </w:r>
      <w:r>
        <w:rPr>
          <w:rFonts w:cs="Times New Roman"/>
          <w:noProof/>
          <w:lang w:eastAsia="ja-JP"/>
        </w:rPr>
        <w:fldChar w:fldCharType="end"/>
      </w:r>
      <w:r w:rsidRPr="00E457C1">
        <w:rPr>
          <w:rFonts w:cs="Times New Roman"/>
          <w:noProof/>
          <w:lang w:val="en-US" w:eastAsia="ja-JP"/>
        </w:rPr>
        <w:t xml:space="preserve"> and CMIP6 </w:t>
      </w:r>
      <w:r>
        <w:rPr>
          <w:rFonts w:cs="Times New Roman"/>
          <w:noProof/>
          <w:lang w:eastAsia="ja-JP"/>
        </w:rPr>
        <w:fldChar w:fldCharType="begin" w:fldLock="1"/>
      </w:r>
      <w:r w:rsidR="00E719C0">
        <w:rPr>
          <w:rFonts w:cs="Times New Roman"/>
          <w:noProof/>
          <w:lang w:val="en-US" w:eastAsia="ja-JP"/>
        </w:rPr>
        <w:instrText>ADDIN CSL_CITATION { "citationItems" : [ { "id" : "ITEM-1", "itemData" : { "DOI" : "10.5194/acp-20-5249-2020", "ISSN" : "1680-7324", "author" : [ { "dropping-particle" : "", "family" : "Grise", "given" : "Kevin M.", "non-dropping-particle" : "", "parse-names" : false, "suffix" : "" }, { "dropping-particle" : "", "family" : "Davis", "given" : "Sean M.", "non-dropping-particle" : "", "parse-names" : false, "suffix" : "" } ], "container-title" : "Atmospheric Chemistry and Physics", "id" : "ITEM-1", "issue" : "9", "issued" : { "date-parts" : [ [ "2020", "5", "6" ] ] }, "page" : "5249-5268", "title" : "Hadley cell expansion in CMIP6 models", "translator" : [ { "dropping-particle" : "", "family" : "J6534", "given" : "", "non-dropping-particle" : "", "parse-names" : false, "suffix" : "" } ], "type" : "article-journal", "volume" : "20" }, "uris" : [ "http://www.mendeley.com/documents/?uuid=20251154-f666-4a77-89b5-b006a3f96d71" ] } ], "mendeley" : { "formattedCitation" : "(Grise and Davis, 2020)", "plainTextFormattedCitation" : "(Grise and Davis, 2020)", "previouslyFormattedCitation" : "(Grise and Davis, 2020)"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en-US" w:eastAsia="ja-JP"/>
        </w:rPr>
        <w:t>(Grise and Davis, 2020)</w:t>
      </w:r>
      <w:r>
        <w:rPr>
          <w:rFonts w:cs="Times New Roman"/>
          <w:noProof/>
          <w:lang w:eastAsia="ja-JP"/>
        </w:rPr>
        <w:fldChar w:fldCharType="end"/>
      </w:r>
      <w:r w:rsidRPr="00E457C1">
        <w:rPr>
          <w:rFonts w:cs="Times New Roman"/>
          <w:noProof/>
          <w:lang w:val="en-US" w:eastAsia="ja-JP"/>
        </w:rPr>
        <w:t xml:space="preserve"> historical simulation ensembles </w:t>
      </w:r>
      <w:r w:rsidR="00BA5FEC" w:rsidRPr="00E457C1">
        <w:rPr>
          <w:rFonts w:cs="Times New Roman"/>
          <w:noProof/>
          <w:lang w:val="en-US" w:eastAsia="ja-JP"/>
        </w:rPr>
        <w:t xml:space="preserve">span </w:t>
      </w:r>
      <w:r w:rsidRPr="00E457C1">
        <w:rPr>
          <w:rFonts w:cs="Times New Roman"/>
          <w:noProof/>
          <w:lang w:val="en-US" w:eastAsia="ja-JP"/>
        </w:rPr>
        <w:t>the observed trend of the zonal-mean Hadley cell edges since the 1980s (</w:t>
      </w:r>
      <w:r w:rsidR="00C62EFC" w:rsidRPr="00E457C1">
        <w:rPr>
          <w:rFonts w:cs="Times New Roman"/>
          <w:noProof/>
          <w:lang w:val="en-US" w:eastAsia="ja-JP"/>
        </w:rPr>
        <w:t>Figure 3.16</w:t>
      </w:r>
      <w:r w:rsidRPr="00E457C1">
        <w:rPr>
          <w:rFonts w:cs="Times New Roman"/>
          <w:noProof/>
          <w:lang w:val="en-US" w:eastAsia="ja-JP"/>
        </w:rPr>
        <w:t>a</w:t>
      </w:r>
      <w:del w:id="1394" w:author="Sara M Tuson" w:date="2021-06-25T11:14:00Z">
        <w:r w:rsidRPr="00E457C1" w:rsidDel="004A799C">
          <w:rPr>
            <w:rFonts w:cs="Times New Roman"/>
            <w:noProof/>
            <w:lang w:val="en-US" w:eastAsia="ja-JP"/>
          </w:rPr>
          <w:delText>-</w:delText>
        </w:r>
      </w:del>
      <w:ins w:id="1395" w:author="Sara M Tuson" w:date="2021-06-25T11:14:00Z">
        <w:r w:rsidR="004A799C">
          <w:rPr>
            <w:rFonts w:cs="Times New Roman"/>
            <w:noProof/>
            <w:lang w:val="en-US" w:eastAsia="ja-JP"/>
          </w:rPr>
          <w:t>–</w:t>
        </w:r>
      </w:ins>
      <w:r w:rsidRPr="00E457C1">
        <w:rPr>
          <w:rFonts w:cs="Times New Roman"/>
          <w:noProof/>
          <w:lang w:val="en-US" w:eastAsia="ja-JP"/>
        </w:rPr>
        <w:t xml:space="preserve">c). </w:t>
      </w:r>
      <w:r w:rsidR="00862E9B" w:rsidRPr="00E457C1">
        <w:rPr>
          <w:rFonts w:cs="Times New Roman"/>
          <w:noProof/>
          <w:lang w:val="en-US" w:eastAsia="ja-JP"/>
        </w:rPr>
        <w:t>Studies based on CMIP5 models find a contribution from human influence to the observed widening trend</w:t>
      </w:r>
      <w:r w:rsidR="00A64824" w:rsidRPr="00E457C1">
        <w:rPr>
          <w:rFonts w:cs="Times New Roman"/>
          <w:noProof/>
          <w:lang w:val="en-US" w:eastAsia="ja-JP"/>
        </w:rPr>
        <w:t>,</w:t>
      </w:r>
      <w:r w:rsidR="00862E9B" w:rsidRPr="00E457C1">
        <w:rPr>
          <w:rFonts w:cs="Times New Roman"/>
          <w:noProof/>
          <w:lang w:val="en-US" w:eastAsia="ja-JP"/>
        </w:rPr>
        <w:t xml:space="preserve"> especially in the </w:t>
      </w:r>
      <w:r w:rsidR="009F59CD" w:rsidRPr="00E457C1">
        <w:rPr>
          <w:rFonts w:cs="Times New Roman"/>
          <w:noProof/>
          <w:lang w:val="en-US" w:eastAsia="ja-JP"/>
        </w:rPr>
        <w:t>S</w:t>
      </w:r>
      <w:ins w:id="1396" w:author="Sara M Tuson" w:date="2021-06-27T08:14:00Z">
        <w:r w:rsidR="00C378ED">
          <w:rPr>
            <w:rFonts w:cs="Times New Roman"/>
            <w:noProof/>
            <w:lang w:val="en-US" w:eastAsia="ja-JP"/>
          </w:rPr>
          <w:t xml:space="preserve">outhern </w:t>
        </w:r>
      </w:ins>
      <w:r w:rsidR="009F59CD" w:rsidRPr="00E457C1">
        <w:rPr>
          <w:rFonts w:cs="Times New Roman"/>
          <w:noProof/>
          <w:lang w:val="en-US" w:eastAsia="ja-JP"/>
        </w:rPr>
        <w:t>H</w:t>
      </w:r>
      <w:ins w:id="1397" w:author="Sara M Tuson" w:date="2021-06-27T08:14:00Z">
        <w:r w:rsidR="00C378ED">
          <w:rPr>
            <w:rFonts w:cs="Times New Roman"/>
            <w:noProof/>
            <w:lang w:val="en-US" w:eastAsia="ja-JP"/>
          </w:rPr>
          <w:t>emisphere</w:t>
        </w:r>
      </w:ins>
      <w:r w:rsidR="00862E9B" w:rsidRPr="00E457C1">
        <w:rPr>
          <w:rFonts w:cs="Times New Roman"/>
          <w:noProof/>
          <w:lang w:val="en-US" w:eastAsia="ja-JP"/>
        </w:rPr>
        <w:t xml:space="preserve"> </w:t>
      </w:r>
      <w:r w:rsidR="00862E9B" w:rsidRPr="000D69DA">
        <w:rPr>
          <w:rFonts w:cs="Times New Roman"/>
          <w:noProof/>
          <w:lang w:eastAsia="ja-JP"/>
        </w:rPr>
        <w:fldChar w:fldCharType="begin" w:fldLock="1"/>
      </w:r>
      <w:r w:rsidR="00CA64F1">
        <w:rPr>
          <w:rFonts w:cs="Times New Roman"/>
          <w:noProof/>
          <w:lang w:val="en-US" w:eastAsia="ja-JP"/>
        </w:rPr>
        <w:instrText>ADDIN CSL_CITATION { "citationItems" : [ { "id" : "ITEM-1", "itemData" : { "DOI" : "10.1038/s41558-018-0246-2", "ISSN" : "1758-678X", "author" : [ { "dropping-particle" : "", "family" : "Staten", "given" : "Paul W.", "non-dropping-particle"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"ITEM-1", "issue" : "9", "issued" : { "date-parts" : [ [ "2018", "9", "30" ] ] }, "page" : "768-775", "title" : "Re-examining tropical expansion", "translator" : [ { "dropping-particle" : "", "family" : "J5221", "given" : "", "non-dropping-particle" : "", "parse-names" : false, "suffix" : "" } ], "type" : "article-journal", "volume" : "8" }, "uris" : [ "http://www.mendeley.com/documents/?uuid=d2fb2fa3-ecc4-4a2c-9583-9d68589d1589" ] }, { "id" : "ITEM-2",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"ITEM-2", "issue" : "5", "issued" : { "date-parts" : [ [ "2019", "3" ] ] }, "page" : "1551-1571", "title" : "Recent Tropical Expansion: Natural Variability or Forced Response?", "translator" : [ { "dropping-particle" : "", "family" : "J5229", "given" : "", "non-dropping-particle" : "", "parse-names" : false, "suffix" : "" } ], "type" : "article-journal", "volume" : "32" }, "uris" : [ "http://www.mendeley.com/documents/?uuid=b93aacb5-4819-4716-ad0b-8acae0f20b4c" ] }, { "id" : "ITEM-3", "itemData" : { "DOI" : "10.1175/JCLI-D-13-00539.1", "ISSN" : "0894-8755", "abstract" : "The impact of anthropogenic forcing on the summertime austral circulation is assessed across three climate model datasets: the Chemistry\u2013Climate Model Validation activity 2 and phases 3 and 5 of the Coupled Model Intercomparison Project. Changes in stratospheric ozone and greenhouse gases impact the Southern Hemisphere in this season, and a simple framework based on temperature trends in the lower polar stratosphere and upper tropical troposphere is developed to separate their effects. It suggests that shifts in the jet stream and Hadley cell are driven by changes in the upper-troposphere\u2013lower-stratosphere temperature gradient. The mean response is comparable in the three datasets; ozone has chiefly caused the poleward shift observed in recent decades, while ozone and greenhouse gases largely offset each other in the future.", "author" : [ { "dropping-particle" : "", "family" : "Gerber", "given" : "Edwin P", "non-dropping-particle" : "", "parse-names" : false, "suffix" : "" }, { "dropping-particle" : "", "family" : "Son", "given" : "Seok-Woo", "non-dropping-particle" : "", "parse-names" : false, "suffix" : "" } ], "container-title" : "Journal of Climate", "id" : "ITEM-3", "issue" : "14", "issued" : { "date-parts" : [ [ "2014", "7", "15" ] ] }, "page" : "5538-5559", "publisher" : "AMER METEOROLOGICAL SOC", "publisher-place" : "45 BEACON ST, BOSTON, MA 02108-3693 USA, BOSTON, MA 02108-3693 USA", "title" : "Quantifying the Summertime Response of the Austral Jet Stream and Hadley Cell to Stratospheric Ozone and Greenhouse Gases", "translator" : [ { "dropping-particle" : "", "family" : "J3717", "given" : "", "non-dropping-particle" : "", "parse-names" : false, "suffix" : "" } ], "type" : "article-journal", "volume" : "27" }, "uris" : [ "http://www.mendeley.com/documents/?uuid=cf964ac4-a2a6-40f3-a182-3c800e02dc68" ] }, { "id" : "ITEM-4", "itemData" : { "DOI" : "10.1175/JCLI-D-19-0304.1", "ISSN" : "0894-8755", "abstract" : "In a warming world context, Sea Surface Temperature (SST) off central-south Peru, northern Chile and further offshore increases at a slower rate than the global average since several decades, i.e. cools, relative to the global average. This tendency is synchronous with an Interdecadal Pacific Oscillation (IPO) negative trend since \u223c1980, which has a cooling signature in the southeastern Pacific. Here, we use a large ensemble of historical coupled model simulations to investigate the relative roles of internal variability (and in particular the IPO) and external forcing in driving this relative regional cooling, and the associated mechanisms. The ensemble-mean reproduces the relative cooling, in response to an externally-forced southerly wind anomaly, which strengthens the upwelling off Chile in recent decades. This southerly wind anomaly results from the poleward expansion of the Southern Hemisphere Hadley Cell. Attribution experiments reveal that this poleward expansion and the resulting enhanced upwelling mostly occur in response to increasing greenhouse gases and stratospheric ozone depletion since \u223c1980. An oceanic heat budget confirms that the wind-forced upwelling enhancement dominates the relative cooling near the coast. In contrast, a wind-forced deepening of the mixed layer drives the offshore cooling. While internal variability contributes to the spread of tendencies, the ensemble-mean relative cooling in the southeastern Pacific is consistent with observations and occurs irrespectively of the IPO phase, hence indicating the preeminent role of external forcing.", "author" : [ { "dropping-particle" : "", "family" : "Jebri", "given" : "Beyrem", "non-dropping-particle" : "", "parse-names" : false, "suffix" : "" }, { "dropping-particle" : "", "family" : "Khodri", "given" : "Myriam", "non-dropping-particle" : "", "parse-names" : false, "suffix" : "" }, { "dropping-particle" : "", "family" : "Echevin", "given" : "Vincent", "non-dropping-particle" : "", "parse-names" : false, "suffix" : "" }, { "dropping-particle" : "", "family" : "Gastineau", "given" : "Guillaume", "non-dropping-particle" : "", "parse-names" : false, "suffix" : "" }, { "dropping-particle" : "", "family" : "Thiria", "given" : "Sylvie", "non-dropping-particle" : "", "parse-names" : false, "suffix" : "" }, { "dropping-particle" : "", "family" : "Vialard", "given" : "J\u00e9r\u00f4me", "non-dropping-particle" : "", "parse-names" : false, "suffix" : "" }, { "dropping-particle" : "", "family" : "Lebas", "given" : "Nicolas", "non-dropping-particle" : "", "parse-names" : false, "suffix" : "" } ], "container-title" : "Journal of Climate", "id" : "ITEM-4", "issued" : { "date-parts" : [ [ "2020", "1", "22" ] ] }, "page" : "JCLI-D-19-0304.1", "title" : "Contributions of internal variability and external forcing to the recent trends in the Southeastern Pacific and Peru-Chile upwelling system", "translator" : [ { "dropping-particle" : "", "family" : "J6537", "given" : "", "non-dropping-particle" : "", "parse-names" : false, "suffix" : "" } ], "type" : "article-journal" }, "uris" : [ "http://www.mendeley.com/documents/?uuid=b2bb777a-6c82-4022-b160-104ec96ecb32" ] }, { "id" : "ITEM-5", "itemData" : { "DOI" : "10.1175/BAMS-D-19-0047.1", "ISSN" : "0003-0007", "abstract" : "Over the past 15 years, numerous studies have suggested that the sinking branches of Earth\u2019s Hadley circulation and the associated subtropical dry zones have shifted poleward over the late twentieth century and early twenty-first century. Early estimates of this tropical widening from satellite observations and reanalyses varied from 0.25\u00b0 to 3\u00b0 latitude per decade, while estimates from global climate models show widening at the lower end of the observed range. In 2016, two working groups, the U.S. Climate Variability and Predictability (CLIVAR) working group on the Changing Width of the Tropical Belt and the International Space Science Institute (ISSI) Tropical Width Diagnostics Intercomparison Project, were formed to synthesize current understanding of the magnitude, causes, and impacts of the recent tropical widening evident in observations. These working groups concluded that the large rates of observed tropical widening noted by earlier studies resulted from their use of metrics that poorly capture changes in the Hadley circulation, or from the use of reanalyses that contained spurious trends. Accounting for these issues reduces the range of observed expansion rates to 0.25\u00b0\u20130.5\u00b0 latitude decade\u20121\u2014within the range from model simulations. Models indicate that most of the recent Northern Hemisphere tropical widening is consistent with natural variability, whereas increasing greenhouse gases and decreasing stratospheric ozone likely played an important role in Southern Hemisphere widening. Whatever the cause or rate of expansion, understanding the regional impacts of tropical widening requires additional work, as different forcings can produce different regional patterns of widening.", "author" : [ { "dropping-particle" : "", "family" : "Staten", "given" : "Paul W.", "non-dropping-particle" : "", "parse-names" : false, "suffix" : "" }, { "dropping-particle" : "", "family" : "Grise", "given" : "Kevin M.", "non-dropping-particle" : "", "parse-names" : false, "suffix" : "" }, { "dropping-particle" : "", "family" : "Davis", "given" : "Sean M.", "non-dropping-particle" : "", "parse-names" : false, "suffix" : "" }, { "dropping-particle" : "", "family" : "Karnauskas", "given" : "Kristopher B.", "non-dropping-particle" : "", "parse-names" : false, "suffix" : "" }, { "dropping-particle" : "", "family" : "Waugh", "given" : "Darryn W.", "non-dropping-particle" : "", "parse-names" : false, "suffix" : "" }, { "dropping-particle" : "", "family" : "Maycock", "given" : "Amanda C.", "non-dropping-particle" : "", "parse-names" : false, "suffix" : "" }, { "dropping-particle" : "", "family" : "Fu", "given" : "Qiang", "non-dropping-particle" : "", "parse-names" : false, "suffix" : "" }, { "dropping-particle" : "", "family" : "Cook", "given" : "Kerry", "non-dropping-particle" : "", "parse-names" : false, "suffix" : "" }, { "dropping-particle" : "", "family" : "Adam", "given" : "Ori", "non-dropping-particle" : "", "parse-names" : false, "suffix" : "" }, { "dropping-particle" : "", "family" : "Simpson", "given" : "Isla R.", "non-dropping-particle" : "", "parse-names" : false, "suffix" : "" }, { "dropping-particle" : "", "family" : "Allen", "given" : "Robert J", "non-dropping-particle" : "", "parse-names" : false, "suffix" : "" }, { "dropping-particle" : "", "family" : "Rosenlof", "given" : "Karen", "non-dropping-particle" : "", "parse-names" : false, "suffix" : "" }, { "dropping-particle" : "", "family" : "Chen", "given" : "Gang", "non-dropping-particle" : "", "parse-names" : false, "suffix" : "" }, { "dropping-particle" : "", "family" : "Ummenhofer", "given" : "Caroline C.", "non-dropping-particle" : "", "parse-names" : false, "suffix" : "" }, { "dropping-particle" : "", "family" : "Quan", "given" : "Xiao-Wei", "non-dropping-particle" : "", "parse-names" : false, "suffix" : "" }, { "dropping-particle" : "", "family" : "Kossin", "given" : "James P.", "non-dropping-particle" : "", "parse-names" : false, "suffix" : "" }, { "dropping-particle" : "", "family" : "Davis", "given" : "Nicholas A.", "non-dropping-particle" : "", "parse-names" : false, "suffix" : "" }, { "dropping-particle" : "", "family" : "Son", "given" : "Seok-Woo", "non-dropping-particle" : "", "parse-names" : false, "suffix" : "" } ], "container-title" : "Bulletin of the American Meteorological Society", "id" : "ITEM-5", "issue" : "6", "issued" : { "date-parts" : [ [ "2020", "6", "1" ] ] }, "page" : "E897-E904", "title" : "Tropical Widening: From Global Variations to Regional Impacts", "translator" : [ { "dropping-particle" : "", "family" : "J6536", "given" : "", "non-dropping-particle" : "", "parse-names" : false, "suffix" : "" } ], "type" : "article-journal", "volume" : "101" }, "uris" : [ "http://www.mendeley.com/documents/?uuid=95045a9a-f4fe-4824-ab2d-a20969bf32dc" ] } ], "mendeley" : { "formattedCitation" : "(Gerber and Son, 2014; Staten et al., 2018, 2020; Grise et al., 2019; Jebri et al., 2020)", "manualFormatting" : "(Gerber and Son, 2014; Staten et al., 2018, 2020; Grise et al., 2019; Jebri et al., 2020)", "plainTextFormattedCitation" : "(Gerber and Son, 2014; Staten et al., 2018, 2020; Grise et al., 2019; Jebri et al., 2020)", "previouslyFormattedCitation" : "(Gerber and Son, 2014; Staten et al., 2018, 2020; Grise et al., 2019; Jebri et al., 2020)" }, "properties" : { "noteIndex" : 0 }, "schema" : "https://github.com/citation-style-language/schema/raw/master/csl-citation.json" }</w:instrText>
      </w:r>
      <w:r w:rsidR="00862E9B" w:rsidRPr="000D69DA">
        <w:rPr>
          <w:rFonts w:cs="Times New Roman"/>
          <w:noProof/>
          <w:lang w:eastAsia="ja-JP"/>
        </w:rPr>
        <w:fldChar w:fldCharType="separate"/>
      </w:r>
      <w:r w:rsidR="00393F8C">
        <w:rPr>
          <w:rFonts w:cs="Times New Roman"/>
          <w:noProof/>
          <w:lang w:val="en-US" w:eastAsia="ja-JP"/>
        </w:rPr>
        <w:t>(</w:t>
      </w:r>
      <w:r w:rsidR="00514726" w:rsidRPr="001D5B54">
        <w:rPr>
          <w:noProof/>
          <w:lang w:val="en-US"/>
          <w:rPrChange w:id="1398" w:author="Clotilde Pean" w:date="2021-06-21T14:14:00Z">
            <w:rPr/>
          </w:rPrChange>
        </w:rPr>
        <w:t>Gerber and Son, 2014; Staten et al., 2018, 2020; Grise et al., 2019; Jebri et al., 2020</w:t>
      </w:r>
      <w:r w:rsidR="00393F8C">
        <w:rPr>
          <w:rFonts w:cs="Times New Roman"/>
          <w:noProof/>
          <w:lang w:val="en-US" w:eastAsia="ja-JP"/>
        </w:rPr>
        <w:t>)</w:t>
      </w:r>
      <w:r w:rsidR="00862E9B" w:rsidRPr="000D69DA">
        <w:rPr>
          <w:rFonts w:cs="Times New Roman"/>
          <w:noProof/>
          <w:lang w:eastAsia="ja-JP"/>
        </w:rPr>
        <w:fldChar w:fldCharType="end"/>
      </w:r>
      <w:r w:rsidR="00862E9B" w:rsidRPr="00E457C1">
        <w:rPr>
          <w:rFonts w:cs="Times New Roman"/>
          <w:noProof/>
          <w:lang w:val="en-US" w:eastAsia="ja-JP"/>
        </w:rPr>
        <w:t>, which is confirmed in CMIP6 (Figure 3.16b</w:t>
      </w:r>
      <w:del w:id="1399" w:author="Sara M Tuson" w:date="2021-06-25T11:14:00Z">
        <w:r w:rsidR="00862E9B" w:rsidRPr="00E457C1" w:rsidDel="004A799C">
          <w:rPr>
            <w:rFonts w:cs="Times New Roman"/>
            <w:noProof/>
            <w:lang w:val="en-US" w:eastAsia="ja-JP"/>
          </w:rPr>
          <w:delText>-</w:delText>
        </w:r>
      </w:del>
      <w:ins w:id="1400" w:author="Sara M Tuson" w:date="2021-06-25T11:14:00Z">
        <w:del w:id="1401" w:author="Ian Blenkinsop" w:date="2021-07-13T14:03:00Z">
          <w:r w:rsidR="004A799C" w:rsidDel="00742E46">
            <w:rPr>
              <w:rFonts w:cs="Times New Roman"/>
              <w:noProof/>
              <w:lang w:val="en-US" w:eastAsia="ja-JP"/>
            </w:rPr>
            <w:delText>–</w:delText>
          </w:r>
        </w:del>
      </w:ins>
      <w:ins w:id="1402" w:author="Ian Blenkinsop" w:date="2021-07-13T14:03:00Z">
        <w:r w:rsidR="00742E46">
          <w:rPr>
            <w:rFonts w:cs="Times New Roman"/>
            <w:noProof/>
            <w:lang w:val="en-US" w:eastAsia="ja-JP"/>
          </w:rPr>
          <w:t>,</w:t>
        </w:r>
      </w:ins>
      <w:r w:rsidR="00862E9B" w:rsidRPr="00E457C1">
        <w:rPr>
          <w:rFonts w:cs="Times New Roman"/>
          <w:noProof/>
          <w:lang w:val="en-US" w:eastAsia="ja-JP"/>
        </w:rPr>
        <w:t xml:space="preserve">c; </w:t>
      </w:r>
      <w:r w:rsidR="00862E9B" w:rsidRPr="000D69DA">
        <w:rPr>
          <w:rFonts w:cs="Times New Roman"/>
          <w:noProof/>
          <w:lang w:eastAsia="ja-JP"/>
        </w:rPr>
        <w:fldChar w:fldCharType="begin" w:fldLock="1"/>
      </w:r>
      <w:r w:rsidR="00E719C0">
        <w:rPr>
          <w:rFonts w:cs="Times New Roman"/>
          <w:noProof/>
          <w:lang w:val="en-US" w:eastAsia="ja-JP"/>
        </w:rPr>
        <w:instrText>ADDIN CSL_CITATION { "citationItems" : [ { "id" : "ITEM-1", "itemData" : { "DOI" : "10.5194/acp-20-5249-2020", "ISSN" : "1680-7324", "author" : [ { "dropping-particle" : "", "family" : "Grise", "given" : "Kevin M.", "non-dropping-particle" : "", "parse-names" : false, "suffix" : "" }, { "dropping-particle" : "", "family" : "Davis", "given" : "Sean M.", "non-dropping-particle" : "", "parse-names" : false, "suffix" : "" } ], "container-title" : "Atmospheric Chemistry and Physics", "id" : "ITEM-1", "issue" : "9", "issued" : { "date-parts" : [ [ "2020", "5", "6" ] ] }, "page" : "5249-5268", "title" : "Hadley cell expansion in CMIP6 models", "translator" : [ { "dropping-particle" : "", "family" : "J6534", "given" : "", "non-dropping-particle" : "", "parse-names" : false, "suffix" : "" } ], "type" : "article-journal", "volume" : "20" }, "uris" : [ "http://www.mendeley.com/documents/?uuid=20251154-f666-4a77-89b5-b006a3f96d71" ] } ], "mendeley" : { "formattedCitation" : "(Grise and Davis, 2020)", "manualFormatting" : "Grise and Davis, 2020)", "plainTextFormattedCitation" : "(Grise and Davis, 2020)", "previouslyFormattedCitation" : "(Grise and Davis, 2020)" }, "properties" : { "noteIndex" : 0 }, "schema" : "https://github.com/citation-style-language/schema/raw/master/csl-citation.json" }</w:instrText>
      </w:r>
      <w:r w:rsidR="00862E9B" w:rsidRPr="000D69DA">
        <w:rPr>
          <w:rFonts w:cs="Times New Roman"/>
          <w:noProof/>
          <w:lang w:eastAsia="ja-JP"/>
        </w:rPr>
        <w:fldChar w:fldCharType="separate"/>
      </w:r>
      <w:r w:rsidR="00393F8C">
        <w:rPr>
          <w:rFonts w:cs="Times New Roman"/>
          <w:noProof/>
          <w:lang w:val="en-US" w:eastAsia="ja-JP"/>
        </w:rPr>
        <w:t>Grise and Davis, 2020)</w:t>
      </w:r>
      <w:r w:rsidR="00862E9B" w:rsidRPr="000D69DA">
        <w:rPr>
          <w:rFonts w:cs="Times New Roman"/>
          <w:noProof/>
          <w:lang w:eastAsia="ja-JP"/>
        </w:rPr>
        <w:fldChar w:fldCharType="end"/>
      </w:r>
      <w:r w:rsidR="00862E9B" w:rsidRPr="00E457C1">
        <w:rPr>
          <w:rFonts w:cs="Times New Roman"/>
          <w:noProof/>
          <w:lang w:val="en-US" w:eastAsia="ja-JP"/>
        </w:rPr>
        <w:t xml:space="preserve">. </w:t>
      </w:r>
    </w:p>
    <w:p w14:paraId="02667051" w14:textId="77777777" w:rsidR="00862E9B" w:rsidRPr="00E457C1" w:rsidRDefault="00862E9B" w:rsidP="009F594A">
      <w:pPr>
        <w:pStyle w:val="AR6BodyText"/>
        <w:rPr>
          <w:rFonts w:cs="Times New Roman"/>
          <w:noProof/>
          <w:lang w:val="en-US" w:eastAsia="ja-JP"/>
        </w:rPr>
      </w:pPr>
    </w:p>
    <w:p w14:paraId="06633E54" w14:textId="42EE1349" w:rsidR="0001532B" w:rsidRPr="00E457C1" w:rsidRDefault="009F594A" w:rsidP="009F594A">
      <w:pPr>
        <w:pStyle w:val="AR6BodyText"/>
        <w:rPr>
          <w:noProof/>
          <w:lang w:val="en-US"/>
        </w:rPr>
      </w:pPr>
      <w:r w:rsidRPr="00E457C1">
        <w:rPr>
          <w:rFonts w:cs="Times New Roman"/>
          <w:noProof/>
          <w:lang w:val="en-US" w:eastAsia="ja-JP"/>
        </w:rPr>
        <w:t xml:space="preserve">In the annual mean, internal variability, including Pacific Decadal Variability (PDV; Annex </w:t>
      </w:r>
      <w:r w:rsidR="00905F16" w:rsidRPr="00E457C1">
        <w:rPr>
          <w:rFonts w:cs="Times New Roman"/>
          <w:noProof/>
          <w:lang w:val="en-US" w:eastAsia="ja-JP"/>
        </w:rPr>
        <w:t>I</w:t>
      </w:r>
      <w:r w:rsidRPr="00E457C1">
        <w:rPr>
          <w:rFonts w:cs="Times New Roman"/>
          <w:noProof/>
          <w:lang w:val="en-US" w:eastAsia="ja-JP"/>
        </w:rPr>
        <w:t xml:space="preserve">V.2.6), contributed to the observed zonal-mean Hadley cell expansion since 1980 comparably with human influence </w:t>
      </w:r>
      <w:r>
        <w:rPr>
          <w:rFonts w:cs="Times New Roman"/>
          <w:noProof/>
          <w:lang w:eastAsia="ja-JP"/>
        </w:rPr>
        <w:fldChar w:fldCharType="begin" w:fldLock="1"/>
      </w:r>
      <w:r w:rsidR="00E719C0">
        <w:rPr>
          <w:rFonts w:cs="Times New Roman"/>
          <w:noProof/>
          <w:lang w:val="en-US" w:eastAsia="ja-JP"/>
        </w:rPr>
        <w:instrText>ADDIN CSL_CITATION { "citationItems" : [ { "id" : "ITEM-1", "itemData" : { "DOI" : "10.1038/ngeo2091", "ISBN" : "1752-0894", "ISSN" : "17520908", "abstract" : "The tropical belt has widened by several degrees latitude since 1979, as evidenced by shifts in atmospheric circulation and climate zones1\u20135 . Global climate models also simulate tropical belt widening, but less so than observed6,7 . Reasons for this discrepancy and the mechanisms driving the expansion are uncertain. Here we analyse multidecadal variability in tropical belt width since 1950 using the Coupled Model Intercomparison Project Phase 5 climate model runs and find that simulated rates of tropical expansion over the past 30 years\u2014particularly in the Northern Hemisphere\u2014are in better agreement with observations than previous models.We find that models driven by observed sea surface temperatures over this interval yield the largest rate of tropical expansion. We link the tropical expansion in the Northern Hemisphere to the leading pattern of sea surface temperature variability in the North Pacific, the Pacific Decadal Oscillation. We also find, both from models and observations, that the tropical belt contracted in the Northern Hemisphere from 1950 to 1979, coincident with the reversal of the Pacific Decadal Oscillation trend. In both time periods, anthropogenic aerosols act to modify thePacific Decadal Oscillation and therefore contribute to the width of the tropical belt. We conclude that tropical expansion and contraction are influenced by multidecadal sea surfacetemperaturevariabilityassociatedwithboththePacific Decadal Oscillation and anthropogenic aerosols. Recent", "author" : [ { "dropping-particle" : "", "family" : "Allen", "given" : "Robert J.", "non-dropping-particle" : "", "parse-names" : false, "suffix" : "" }, { "dropping-particle" : "", "family" : "Norris", "given" : "Joel R.", "non-dropping-particle" : "", "parse-names" : false, "suffix" : "" }, { "dropping-particle" : "", "family" : "Kovilakam", "given" : "Mahesh", "non-dropping-particle" : "", "parse-names" : false, "suffix" : "" } ], "container-title" : "Nature Geoscience", "id" : "ITEM-1", "issue" : "4", "issued" : { "date-parts" : [ [ "2014" ] ] }, "note" : "Zonal mean Hadley cell in NH\nMeridional streamfunction@500hPa=0, tropospheric jet maximum, peak of subtropical ridge, P\u2013E=0, cloud minimum, and those combined\nReanalyses, GPCP+OAFlux, ISCCP+PATMOS-x\nCMIP5 historical+RCP4.5 (8.5 if 4.5 is unavailable), single forcing runs, AMIP\n1979-2009\n\n-In historical run, GHG is major driver of widening, with weak contributions from natural, aerosol and ozone forcings\n- AMIP produces much stronger widening in NH\n- PDO is an important driver for NH Hadley cell expansion\n- Due to positive tendency for 1950-1979, NH Hadley cell contracted, in contrast to SH Hadley cell expansion due to GHG and ozone\n- For 1979-2009 NH Hadley cell expanded due to negative trend of PDO", "page" : "270-274", "title" : "Influence of anthropogenic aerosols and the Pacific Decadal Oscillation on tropical belt width", "translator" : [ { "dropping-particle" : "", "family" : "J3670", "given" : "", "non-dropping-particle" : "", "parse-names" : false, "suffix" : "" } ], "type" : "article-journal", "volume" : "7" }, "uris" : [ "http://www.mendeley.com/documents/?uuid=72806794-3a54-4388-ac9f-28e24f084476" ] }, { "id" : "ITEM-2", "itemData" : { "DOI" : "10.1002/2016GL072097", "ISSN" : "00948276", "author" : [ { "dropping-particle" : "", "family" : "Mantsis", "given" : "Damianos F.", "non-dropping-particle" : "", "parse-names" : false, "suffix" : "" }, { "dropping-particle" : "", "family" : "Sherwood", "given" : "Steven", "non-dropping-particle" : "", "parse-names" : false, "suffix" : "" }, { "dropping-particle" : "", "family" : "Allen", "given" : "Robert", "non-dropping-particle" : "", "parse-names" : false, "suffix" : "" }, { "dropping-particle" : "", "family" : "Shi", "given" : "Lei", "non-dropping-particle" : "", "parse-names" : false, "suffix" : "" } ], "container-title" : "Geophysical Research Letters", "id" : "ITEM-2", "issue" : "8", "issued" : { "date-parts" : [ [ "2017", "4", "28" ] ] }, "page" : "3825-3832", "title" : "Natural variations of tropical width and recent trends", "translator" : [ { "dropping-particle" : "", "family" : "J5228", "given" : "", "non-dropping-particle" : "", "parse-names" : false, "suffix" : "" } ], "type" : "article-journal", "volume" : "44" }, "uris" : [ "http://www.mendeley.com/documents/?uuid=e7e5ea78-43be-47cc-ad3d-bfd5f523e858" ] }, { "id" : "ITEM-3", "itemData" : { "DOI" : "10.1175/JCLI-D-16-0735.1", "ISSN" : "08948755", "abstract" : "AbstractObservations show the tropical belt has widened over the past few decades, a phenomenon associated with poleward migration of subtropical dry zones and large-scale atmospheric circulation. Coupled climate models also simulate tropical belt widening, but less so than observed. Reasons for this discrepancy, and the mechanisms driving the expansion remain uncertain. Here, we show the role of unforced, natural climate variability\u2013particularly natural sea surface temperature (SST) variability\u2013in recent tropical widening. Compared to coupled ocean atmosphere models, atmosphere only simulations driven by observed SSTs consistently lead to larger rates of tropical widening, especially in the Northern Hemisphere (NH), highlighting the importance of recent SST evolution. Assuming the ensemble mean SSTs from historical simulations accurately represent the externally forced response, the observed SSTs can be decomposed into a forced and an unforced component. Targeted simulations with the Community Atmosphere...", "author" : [ { "dropping-particle" : "", "family" : "Allen", "given" : "Robert J.", "non-dropping-particle" : "", "parse-names" : false, "suffix" : "" }, { "dropping-particle" : "", "family" : "Kovilakam", "given" : "Mahesh", "non-dropping-particle" : "", "parse-names" : false, "suffix" : "" } ], "container-title" : "Journal of Climate", "id" : "ITEM-3", "issue" : "16", "issued" : { "date-parts" : [ [ "2017" ] ] }, "note" : "Zonal mean Hadley circuation\n- 7 Reanalyses\n- CMIP5 historical-RCP4.5, AMIP\n- CESM1 LENS historical-RCP8.5, piControl, pacemaker\n- CAM5 AMIP historical-RCP4.5, TOGA, AMIP-NOFORC (AMIP-fixed RF), AMIP-NOOZONE (AMIP-fixed Ozone), CAM5 FSST (forced SST), CAM5 UFSST (unforced SST)\n- Index: Latitudes of 850-300hPa mean u max (JET), zero meridional streamfunction@500hPa\u00a0\n-1979-2008 (partly -2014)\n\n- Large uncertainty in observations \u2026 method and dataset\n- Radiative forcing widens the Hadley cell on average, but weaker\n- Large ensemble spread in both coupled and AGCM runs\n- AMIP captures stronger widening (especially in NH) which is closer to reanalysis\n- TOGA and pacemaker consistently show stronger warming, explainng large part of CMIP-AMIP difference\n- Important contribution from ENSO/PDO", "page" : "6329-6350", "title" : "The role of natural climate variability in recent tropical expansion", "translator" : [ { "dropping-particle" : "", "family" : "J3678", "given" : "", "non-dropping-particle" : "", "parse-names" : false, "suffix" : "" } ], "type" : "article-journal", "volume" : "30" }, "uris" : [ "http://www.mendeley.com/documents/?uuid=39fa6452-69d0-4db1-b3c6-72e3e0d62196" ] }, { "id" : "ITEM-4", "itemData" : { "DOI" : "10.1007/s00382-017-3921-5", "abstract" : "The poleward branches of the Hadley Cells and the edge of the tropics show a robust poleward shift during the satellite era, leading to concerns over the possible encroachment of the globe's subtropical dry zones into currently temperate climates. The extent to which this trend is caused by anthropogenic forcing versus internal variability remains the subject of considerable debate. In this study, we use a Joint EOF method to identify two distinct modes of tropical width variability: (1) an anthropogenically-forced mode, which we identify using a 20-member simulation of the historical climate, and (2) an internal mode, which we identify using a 1000-year pre-industrial control simulation. The forced mode is found to be closely related to the top of the atmosphere radiative imbalance and exhibits a long-term trend since 1860, while the internal mode is essentially indistinguishable from the El Ni\u00f1o Southern Oscillation. Together these two modes explain an average of 70% of the interannual variability seen in model ``edge indices'' over the historical period. Since 1980, the superposition of forced and internal modes has resulted in a period of accelerated Hadley Cell expansion and decelerated global warming (i.e., the ``hiatus''). A comparison of the change in these modes since 1980 indicates that by 2013 the signal has emerged above the noise of internal variability in the Southern Hemisphere, but not in the Northern Hemisphere, with the latter also exhibiting strong zonal asymmetry, particularly in the North Atlantic. Our results highlight the important interplay of internal and forced modes of tropical width change and improve our understanding of the interannual variability and long-term trend seen in observations.", "author" : [ { "dropping-particle" : "", "family" : "Amaya", "given" : "Dillon J.", "non-dropping-particle" : "", "parse-names" : false, "suffix" : "" }, { "dropping-particle" : "", "family" : "Siler", "given" : "Nicholas", "non-dropping-particle" : "", "parse-names" : false, "suffix" : "" }, { "dropping-particle" : "", "family" : "Xie", "given" : "Shang-Ping", "non-dropping-particle" : "", "parse-names" : false, "suffix" : "" }, { "dropping-particle" : "", "family" : "Miller", "given" : "Arthur J", "non-dropping-particle" : "", "parse-names" : false, "suffix" : "" } ], "container-title" : "Climate Dynamics", "id" : "ITEM-4", "issue" : "1", "issued" : { "date-parts" : [ [ "2018", "7" ] ] }, "note" : "Hadley circulation, zonal mean and regionality\n-Joint EOF\n-Observations\n-CM2.1 piControl, historical\n\n-Historical radiative forcing has acted to expand the Hadley cell\n-La Ni\u00f1a (El Ni\u00f1o) acts to expand (narrow) the Hadley cell\n-&amp;gt; Accelerated Hadley cell expansion since 1980s", "page" : "305-319", "title" : "The interplay of internal and forced modes of Hadley Cell expansion: lessons from the global warming hiatus", "translator" : [ { "dropping-particle" : "", "family" : "J3705", "given" : "", "non-dropping-particle" : "", "parse-names" : false, "suffix" : "" } ], "type" : "article-journal", "volume" : "51" }, "uris" : [ "http://www.mendeley.com/documents/?uuid=a29c8c26-41b1-3b8e-bf22-01692f113c58" ] }, { "id" : "ITEM-5", "itemData" : { "DOI" : "10.1175/JCLI-D-18-0060.1", "ISSN" : "0894-8755", "author" : [ { "dropping-particle" : "", "family" : "Grise", "given" : "Kevin M.", "non-dropping-particle" : "", "parse-names" : false, "suffix" : "" }, { "dropping-particl</w:instrText>
      </w:r>
      <w:r w:rsidR="00E719C0" w:rsidRPr="006814DF">
        <w:rPr>
          <w:rFonts w:cs="Times New Roman"/>
          <w:noProof/>
          <w:lang w:eastAsia="ja-JP"/>
        </w:rPr>
        <w:instrText>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"ITEM-5", "issue" : "17", "issued" : { "date-parts" : [ [ "2018", "9" ] ] }, "page" : "6839-6856", "title" : "Regional and Seasonal Characteristics of the Recent Expansion of the Tropics", "translator" : [ { "dropping-particle" : "", "family" : "J5223", "given" : "", "non-dropping-particle" : "", "parse-names" : false, "suffix" : "" } ], "type" : "article-journal", "volume" : "31" }, "uris" : [ "http://www.mendeley.com/documents/?uuid=cf193e1a-140d-4a12-9f57-5e53649883e2" ] } ], "mendeley" : { "formattedCitation" : "(Allen et al., 2014; Allen and Kovilakam, 2017; Mantsis et al., 2017; Amaya et al., 2018; Grise et al., 2018)", "plainTextFormattedCitation" : "(Allen et al., 2014; Allen and Kovilakam, 2017; Mantsis et al., 2017; Amaya et al., 2018; Grise et al., 2018)", "previouslyFormattedCitation" : "(Allen et al., 2014; Allen and Kovilakam, 2017; Mantsis et al., 2017; Amaya et al., 2018; Grise et al., 2018)"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fr-CA" w:eastAsia="ja-JP"/>
        </w:rPr>
        <w:t>(Allen et al., 2014; Allen and Kovilakam, 2017; Mantsis et al., 2017; Amaya et al., 2018; Grise et al., 2018)</w:t>
      </w:r>
      <w:r>
        <w:rPr>
          <w:rFonts w:cs="Times New Roman"/>
          <w:noProof/>
          <w:lang w:eastAsia="ja-JP"/>
        </w:rPr>
        <w:fldChar w:fldCharType="end"/>
      </w:r>
      <w:r w:rsidRPr="00E457C1">
        <w:rPr>
          <w:rFonts w:cs="Times New Roman"/>
          <w:noProof/>
          <w:lang w:val="fr-CA" w:eastAsia="ja-JP"/>
        </w:rPr>
        <w:t xml:space="preserve">. </w:t>
      </w:r>
      <w:r w:rsidRPr="00E457C1">
        <w:rPr>
          <w:rFonts w:cs="Times New Roman"/>
          <w:noProof/>
          <w:lang w:val="en-US" w:eastAsia="ja-JP"/>
        </w:rPr>
        <w:t xml:space="preserve">Indeed, the ensemble-mean expansion in historical simulations is significantly weaker than in most of </w:t>
      </w:r>
      <w:r w:rsidR="00207150" w:rsidRPr="00E457C1">
        <w:rPr>
          <w:rFonts w:cs="Times New Roman"/>
          <w:noProof/>
          <w:lang w:val="en-US" w:eastAsia="ja-JP"/>
        </w:rPr>
        <w:t xml:space="preserve">the </w:t>
      </w:r>
      <w:r w:rsidRPr="00E457C1">
        <w:rPr>
          <w:rFonts w:cs="Times New Roman"/>
          <w:noProof/>
          <w:lang w:val="en-US" w:eastAsia="ja-JP"/>
        </w:rPr>
        <w:t xml:space="preserve">reanalyses </w:t>
      </w:r>
      <w:r w:rsidR="00207150" w:rsidRPr="00E457C1">
        <w:rPr>
          <w:rFonts w:cs="Times New Roman"/>
          <w:noProof/>
          <w:lang w:val="en-US" w:eastAsia="ja-JP"/>
        </w:rPr>
        <w:t>shown</w:t>
      </w:r>
      <w:r w:rsidRPr="00E457C1">
        <w:rPr>
          <w:rFonts w:cs="Times New Roman"/>
          <w:noProof/>
          <w:lang w:val="en-US" w:eastAsia="ja-JP"/>
        </w:rPr>
        <w:t xml:space="preserve"> in</w:t>
      </w:r>
      <w:r w:rsidR="00CA2F83" w:rsidRPr="00E457C1">
        <w:rPr>
          <w:rFonts w:cs="Times New Roman"/>
          <w:noProof/>
          <w:lang w:val="en-US" w:eastAsia="ja-JP"/>
        </w:rPr>
        <w:t xml:space="preserve"> Figure 3.16</w:t>
      </w:r>
      <w:r w:rsidRPr="00E457C1">
        <w:rPr>
          <w:rFonts w:cs="Times New Roman"/>
          <w:noProof/>
          <w:lang w:val="en-US" w:eastAsia="ja-JP"/>
        </w:rPr>
        <w:t>a</w:t>
      </w:r>
      <w:del w:id="1403" w:author="Sara M Tuson" w:date="2021-06-25T11:17:00Z">
        <w:r w:rsidRPr="00E457C1" w:rsidDel="00AC38DE">
          <w:rPr>
            <w:rFonts w:cs="Times New Roman"/>
            <w:noProof/>
            <w:lang w:val="en-US" w:eastAsia="ja-JP"/>
          </w:rPr>
          <w:delText>-</w:delText>
        </w:r>
      </w:del>
      <w:ins w:id="1404" w:author="Sara M Tuson" w:date="2021-06-25T11:17:00Z">
        <w:r w:rsidR="00AC38DE">
          <w:rPr>
            <w:rFonts w:cs="Times New Roman"/>
            <w:noProof/>
            <w:lang w:val="en-US" w:eastAsia="ja-JP"/>
          </w:rPr>
          <w:t>–</w:t>
        </w:r>
      </w:ins>
      <w:r w:rsidRPr="00E457C1">
        <w:rPr>
          <w:rFonts w:cs="Times New Roman"/>
          <w:noProof/>
          <w:lang w:val="en-US" w:eastAsia="ja-JP"/>
        </w:rPr>
        <w:t xml:space="preserve">c, while the Atmospheric </w:t>
      </w:r>
      <w:r w:rsidR="00207150" w:rsidRPr="00E457C1">
        <w:rPr>
          <w:rFonts w:cs="Times New Roman"/>
          <w:noProof/>
          <w:lang w:val="en-US" w:eastAsia="ja-JP"/>
        </w:rPr>
        <w:t xml:space="preserve">Model Intercomparison Project (AMIP) simulations </w:t>
      </w:r>
      <w:r w:rsidRPr="00E457C1">
        <w:rPr>
          <w:rFonts w:cs="Times New Roman"/>
          <w:noProof/>
          <w:lang w:val="en-US" w:eastAsia="ja-JP"/>
        </w:rPr>
        <w:t xml:space="preserve">forced by </w:t>
      </w:r>
      <w:r w:rsidR="00207150" w:rsidRPr="00E457C1">
        <w:rPr>
          <w:rFonts w:cs="Times New Roman"/>
          <w:noProof/>
          <w:lang w:val="en-US" w:eastAsia="ja-JP"/>
        </w:rPr>
        <w:t xml:space="preserve">observed </w:t>
      </w:r>
      <w:r w:rsidRPr="00E457C1">
        <w:rPr>
          <w:rFonts w:cs="Times New Roman"/>
          <w:noProof/>
          <w:lang w:val="en-US" w:eastAsia="ja-JP"/>
        </w:rPr>
        <w:t>SST</w:t>
      </w:r>
      <w:r w:rsidR="00862E9B" w:rsidRPr="00E457C1">
        <w:rPr>
          <w:rFonts w:cs="Times New Roman"/>
          <w:noProof/>
          <w:lang w:val="en-US" w:eastAsia="ja-JP"/>
        </w:rPr>
        <w:t>s</w:t>
      </w:r>
      <w:r w:rsidRPr="00E457C1">
        <w:rPr>
          <w:rFonts w:cs="Times New Roman"/>
          <w:noProof/>
          <w:lang w:val="en-US" w:eastAsia="ja-JP"/>
        </w:rPr>
        <w:t xml:space="preserve"> (</w:t>
      </w:r>
      <w:r w:rsidR="00CA2F83" w:rsidRPr="00E457C1">
        <w:rPr>
          <w:rFonts w:cs="Times New Roman"/>
          <w:noProof/>
          <w:lang w:val="en-US" w:eastAsia="ja-JP"/>
        </w:rPr>
        <w:t>Figure 3.16</w:t>
      </w:r>
      <w:r w:rsidRPr="00E457C1">
        <w:rPr>
          <w:rFonts w:cs="Times New Roman"/>
          <w:noProof/>
          <w:lang w:val="en-US" w:eastAsia="ja-JP"/>
        </w:rPr>
        <w:t>a</w:t>
      </w:r>
      <w:del w:id="1405" w:author="Sara M Tuson" w:date="2021-06-25T11:17:00Z">
        <w:r w:rsidRPr="00E457C1" w:rsidDel="00AC38DE">
          <w:rPr>
            <w:rFonts w:cs="Times New Roman"/>
            <w:noProof/>
            <w:lang w:val="en-US" w:eastAsia="ja-JP"/>
          </w:rPr>
          <w:delText>-</w:delText>
        </w:r>
      </w:del>
      <w:ins w:id="1406" w:author="Sara M Tuson" w:date="2021-06-25T11:17:00Z">
        <w:r w:rsidR="00AC38DE">
          <w:rPr>
            <w:rFonts w:cs="Times New Roman"/>
            <w:noProof/>
            <w:lang w:val="en-US" w:eastAsia="ja-JP"/>
          </w:rPr>
          <w:t>–</w:t>
        </w:r>
      </w:ins>
      <w:r w:rsidRPr="00E457C1">
        <w:rPr>
          <w:rFonts w:cs="Times New Roman"/>
          <w:noProof/>
          <w:lang w:val="en-US" w:eastAsia="ja-JP"/>
        </w:rPr>
        <w:t xml:space="preserve">c) show stronger trends than historical </w:t>
      </w:r>
      <w:r w:rsidR="00207150" w:rsidRPr="00E457C1">
        <w:rPr>
          <w:rFonts w:cs="Times New Roman"/>
          <w:noProof/>
          <w:lang w:val="en-US" w:eastAsia="ja-JP"/>
        </w:rPr>
        <w:t xml:space="preserve">coupled </w:t>
      </w:r>
      <w:r w:rsidRPr="00E457C1">
        <w:rPr>
          <w:rFonts w:cs="Times New Roman"/>
          <w:noProof/>
          <w:lang w:val="en-US" w:eastAsia="ja-JP"/>
        </w:rPr>
        <w:t xml:space="preserve">simulations on average </w:t>
      </w:r>
      <w:r>
        <w:rPr>
          <w:rFonts w:cs="Times New Roman"/>
          <w:noProof/>
          <w:lang w:eastAsia="ja-JP"/>
        </w:rPr>
        <w:fldChar w:fldCharType="begin" w:fldLock="1"/>
      </w:r>
      <w:ins w:id="1407" w:author="Robin Matthews" w:date="2021-06-15T12:59:00Z">
        <w:r w:rsidR="008E6E1F">
          <w:rPr>
            <w:rFonts w:cs="Times New Roman"/>
            <w:noProof/>
            <w:lang w:val="en-US" w:eastAsia="ja-JP"/>
          </w:rPr>
          <w:instrText>ADDIN CSL_CITATION { "citationItems" : [ { "id" : "ITEM-1", "itemData" : { "DOI" : "10.1175/JCLI-D-16-0371.1", "ISSN" : "0894-8755", "author" : [ { "dropping-particle" : "", "family" : "Davis", "given" : "Nicholas", "non-dropping-particle" : "", "parse-names" : false, "suffix" : "" }, { "dropping-particle" : "", "family" : "Birner", "given" : "Thomas", "non-dropping-particle" : "", "parse-names" : false, "suffix" : "" } ], "container-title" : "Journal of Climate", "id" : "ITEM-1", "issue" : "4", "issued" : { "date-parts" : [ [ "2017", "2" ] ] }, "page" : "1211-1231", "title" : "On the Discrepancies in Tropical Belt Expansion between Reanalyses and Climate Models and among Tropical Belt Width Metrics", "translator" : [ { "dropping-particle" : "", "family" : "J5220", "given" : "", "non-dropping-particle" : "", "parse-names" : false, "suffix" : "" } ], "type" : "article-journal", "volume" : "30" }, "uris" : [ "http://www.mendeley.com/documents/?uuid=7a4abad6-3257-4c94-84b3-688719bfaa5b" ] }, { "id" : "ITEM-2",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"ITEM-2", "issue" : "17", "issued" : { "date-parts" : [ [ "2018", "9" ] ] }, "page" : "6839-6856", "title" : "Regional and Seasonal Characteristics of the Recent Expansion of the Tropics", "translator" : [ { "dropping-particle" : "", "family" : "J5223", "given" : "", "non-dropping-particle" : "", "parse-names" : false, "suffix" : "" } ], "type" : "article-journal", "volume" : "31" }, "uris" : [ "http://www.mendeley.com/documents/?uuid=cf193e1a-140d-4a12-9f57-5e53649883e2" ] }, { "id" : "ITEM-3", "itemData" : { "DOI" : "10.1175/JCLI-D-15-0139.1", "ISBN" : "0894-8755", "ISSN" : "08948755", "abstract" : "Changes of the Southern Hemisphere Hadley cell over the twentieth century are investigated using the Twentieth Century Reanalysis (20CR) and coupled model simulations from phase 5 of the Coupled Model Intercomparison Project (CMIP5). Trends computed on a 30-yr sliding window on the 20CR dataset reveal a statistically significant expansion of the Hadley cell from 1968 forced by an increasing surface global warming. This expansion is strongly associated with the intensification and poleward shift of the subtropical dry zone, which potentially explain the increasing trends of droughts in the subtropical regions such as southern Australia, South America, and Africa. Coupled models from the CMIP5 do not adequately simulate the observed amount of the Hadley expansion, only showing an average of one-fourth of the expansion as determined from the 20CR and only when simulations include greenhouse gas forcing as opposed to simulations including natural forcing only.", "author" : [ { "dropping-particle" : "", "family" : "Nguyen", "given" : "H.", "non-dropping-particle" : "", "parse-names" : false, "suffix" : "" }, { "dropping-particle" : "", "family" : "Lucas", "given" : "C.", "non-dropping-particle" : "", "parse-names" : false, "suffix" : "" }, { "dropping-particle" : "", "family" : "Evans", "given" : "A.", "non-dropping-particle" : "", "parse-names" : false, "suffix" : "" }, { "dropping-particle" : "", "family" : "Timbal", "given" : "B.", "non-dropping-particle" : "", "parse-names" : false, "suffix" : "" }, { "dropping-particle" : "", "family" : "Hanson", "given" : "L.", "non-dropping-particle" : "", "parse-names" : false, "suffix" : "" } ], "container-title" : "Journal of Climate", "id" : "ITEM-3", "issue" : "20", "issued" : { "date-parts" : [ [ "2015" ] ] }, "note" : "Zonal mean Hadley circulation and subtropical high in SH\n20CR, HadSLP2\nCMIP5 historical, historicalGHG (half models include ozone), historicalNat\nHadley cell extent: Zero lat of meridional streamfunction 400-600hPa\nHadley cell intensity: Peak merdional streamfunction b/2 900 and 200 hPa\nSubtropical high position: Latitude of max SLP\nSubtropical high intensity:\u00a0 Max SLP\n30-year running least-square trend\n\n- Statistically significant Hadley cell expansion since 1968, accompanied by intensification and poleward shift of subtropical high\n- In models, GHG increase and ozone depletion contributes to the expansion but models still\u00a0 underestimate the expansion", "page" : "8067-8077", "title" : "Expansion of the Southern Hemisphere hadley cell in response to greenhouse gas forcing", "translator" : [ { "dropping-particle" : "", "family" : "J3706", "given" : "", "non-dropping-particle" : "", "parse-names" : false, "suffix" : "" } ], "type" : "article-journal", "volume" : "28" }, "uris" : [ "http://www.mendeley.com/documents/?uuid=f4aa0868-d811-3e6b-9ede-d8b0860a6083" ] } ], "mendeley" : { "formattedCitation" : "(Nguyen et al., 2015; Davis and Birner, 2017; Grise et al., 2018)", "manualFormatting" : "(Nguyen et al., 2015; Davis and Birner, 2017; Grise et al., 2018)", "plainTextFormattedCitation" : "(Nguyen et al., 2015; Davis and Birner, 2017; Grise et al., 2018)", "previouslyFormattedCitation" : "(Nguyen et al., 2015; Davis and Birner, 2017; Grise et al., 2018)" }, "properties" : { "noteIndex" : 0 }, "schema" : "https://github.com/citation-style-language/schema/raw/master/csl-citation.json" }</w:instrText>
        </w:r>
      </w:ins>
      <w:del w:id="1408" w:author="Robin Matthews" w:date="2021-06-15T12:58:00Z">
        <w:r w:rsidR="00E719C0" w:rsidDel="008E6E1F">
          <w:rPr>
            <w:rFonts w:cs="Times New Roman"/>
            <w:noProof/>
            <w:lang w:val="en-US" w:eastAsia="ja-JP"/>
          </w:rPr>
          <w:delInstrText>ADDIN CSL_CITATION { "citationItems" : [ { "id" : "ITEM-1", "itemData" : { "DOI" : "10.1175/JCLI-D-16-0371.1", "ISSN" : "0894-8755", "author" : [ { "dropping-particle" : "", "family" : "Davis", "given" : "Nicholas", "non-dropping-particle" : "", "parse-names" : false, "suffix" : "" }, { "dropping-particle" : "", "family" : "Birner", "given" : "Thomas", "non-dropping-particle" : "", "parse-names" : false, "suffix" : "" } ], "container-title" : "Journal of Climate", "id" : "ITEM-1", "issue" : "4", "issued" : { "date-parts" : [ [ "2017", "2" ] ] }, "page" : "1211-1231", "title" : "On the Discrepancies in Tropical Belt Expansion between Reanalyses and Climate Models and among Tropical Belt Width Metrics", "translator" : [ { "dropping-particle" : "", "family" : "J5220", "given" : "", "non-dropping-particle" : "", "parse-names" : false, "suffix" : "" } ], "type" : "article-journal", "volume" : "30" }, "uris" : [ "http://www.mendeley.com/documents/?uuid=7a4abad6-3257-4c94-84b3-688719bfaa5b" ] }, { "id" : "ITEM-2",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"ITEM-2", "issue" : "17", "issued" : { "date-parts" : [ [ "2018", "9" ] ] }, "page" : "6839-6856", "title" : "Regional and Seasonal Characteristics of the Recent Expansion of the Tropics", "translator" : [ { "dropping-particle" : "", "family" : "J5223", "given" : "", "non-dropping-particle" : "", "parse-names" : false, "suffix" : "" } ], "type" : "article-journal", "volume" : "31" }, "uris" : [ "http://www.mendeley.com/documents/?uuid=cf193e1a-140d-4a12-9f57-5e53649883e2" ] }, { "id" : "ITEM-3", "itemData" : { "DOI" : "10.1175/JCLI-D-15-0139.1", "ISBN" : "0894-8755", "ISSN" : "08948755", "abstract" : "Changes of the Southern Hemisphere Hadley cell over the twentieth century are investigated using the Twentieth Century Reanalysis (20CR) and coupled model simulations from phase 5 of the Coupled Model Intercomparison Project (CMIP5). Trends computed on a 30-yr sliding window on the 20CR dataset reveal a statistically significant expansion of the Hadley cell from 1968 forced by an increasing surface global warming. This expansion is strongly associated with the intensification and poleward shift of the subtropical dry zone, which potentially explain the increasing trends of droughts in the subtropical regions such as southern Australia, South America, and Africa. Coupled models from the CMIP5 do not adequately simulate the observed amount of the Hadley expansion, only showing an average of one-fourth of the expansion as determined from the 20CR and only when simulations include greenhouse gas forcing as opposed to simulations including natural forcing only.", "author" : [ { "dropping-particle" : "", "family" : "Nguyen", "given" : "H.", "non-dropping-particle" : "", "parse-names" : false, "suffix" : "" }, { "dropping-particle" : "", "family" : "Lucas", "given" : "C.", "non-dropping-particle" : "", "parse-names" : false, "suffix" : "" }, { "dropping-particle" : "", "family" : "Evans", "given" : "A.", "non-dropping-particle" : "", "parse-names" : false, "suffix" : "" }, { "dropping-particle" : "", "family" : "Timbal", "given" : "B.", "non-dropping-particle" : "", "parse-names" : false, "suffix" : "" }, { "dropping-particle" : "", "family" : "Hanson", "given" : "L.", "non-dropping-particle" : "", "parse-names" : false, "suffix" : "" } ], "container-title" : "Journal of Climate", "id" : "ITEM-3", "issue" : "20", "issued" : { "date-parts" : [ [ "2015" ] ] }, "note" : "Zonal mean Hadley circulation and subtropical high in SH\n20CR, HadSLP2\nCMIP5 historical, historicalGHG (half models include ozone), historicalNat\nHadley cell extent: Zero lat of meridional streamfunction 400-600hPa\nHadley cell intensity: Peak merdional streamfunction b/2 900 and 200 hPa\nSubtropical high position: Latitude of max SLP\nSubtropical high intensity:\u00a0 Max SLP\n30-year running least-square trend\n\n- Statistically significant Hadley cell expansion since 1968, accompanied by intensification and poleward shift of subtropical high\n- In models, GHG increase and ozone depletion contributes to the expansion but models still\u00a0 underestimate the expansion", "page" : "8067-8077", "title" : "Expansion of the Southern Hemisphere hadley cell in response to greenhouse gas forcing", "translator" : [ { "dropping-particle" : "", "family" : "J3706", "given" : "", "non-dropping-particle" : "", "parse-names" : false, "suffix" : "" } ], "type" : "article-journal", "volume" : "28" }, "uris" : [ "http://www.mendeley.com/documents/?uuid=f4aa0868-d811-3e6b-9ede-d8b0860a6083" ] } ], "mendeley" : { "formattedCitation" : "(Nguyen et al., 2015; Davis and Birner, 2017; Grise et al., 2018)", "manualFormatting" : "(Davis and Birner, 2017; Grise et al., 2018; Nguyen et al., 2015", "plainTextFormattedCitation" : "(Nguyen et al., 2015; Davis and Birner, 2017; Grise et al., 2018)", "previouslyFormattedCitation" : "(Nguyen et al., 2015; Davis and Birner, 2017; Grise et al., 2018)" }, "properties" : { "noteIndex" : 0 }, "schema" : "https://github.com/citation-style-language/schema/raw/master/csl-citation.json" }</w:delInstrText>
        </w:r>
      </w:del>
      <w:r>
        <w:rPr>
          <w:rFonts w:cs="Times New Roman"/>
          <w:noProof/>
          <w:lang w:eastAsia="ja-JP"/>
        </w:rPr>
        <w:fldChar w:fldCharType="separate"/>
      </w:r>
      <w:r w:rsidR="00393F8C">
        <w:rPr>
          <w:rFonts w:cs="Times New Roman"/>
          <w:noProof/>
          <w:lang w:val="en-US" w:eastAsia="ja-JP"/>
        </w:rPr>
        <w:t>(Nguyen et al., 2015; Davis and Birner, 2017; Grise et al., 2018)</w:t>
      </w:r>
      <w:r>
        <w:rPr>
          <w:rFonts w:cs="Times New Roman"/>
          <w:noProof/>
          <w:lang w:eastAsia="ja-JP"/>
        </w:rPr>
        <w:fldChar w:fldCharType="end"/>
      </w:r>
      <w:del w:id="1409" w:author="Robin Matthews" w:date="2021-06-15T12:58:00Z">
        <w:r w:rsidRPr="00E457C1" w:rsidDel="008E6E1F">
          <w:rPr>
            <w:rFonts w:cs="Times New Roman"/>
            <w:noProof/>
            <w:lang w:val="en-US" w:eastAsia="ja-JP"/>
          </w:rPr>
          <w:delText>)</w:delText>
        </w:r>
      </w:del>
      <w:r w:rsidRPr="00E457C1">
        <w:rPr>
          <w:rFonts w:cs="Times New Roman"/>
          <w:noProof/>
          <w:lang w:val="en-US" w:eastAsia="ja-JP"/>
        </w:rPr>
        <w:t xml:space="preserve">. The human-induced change has not yet clearly emerged out of the internal variability range in the </w:t>
      </w:r>
      <w:r w:rsidR="009F59CD" w:rsidRPr="00E457C1">
        <w:rPr>
          <w:rFonts w:cs="Times New Roman"/>
          <w:noProof/>
          <w:lang w:val="en-US" w:eastAsia="ja-JP"/>
        </w:rPr>
        <w:t>N</w:t>
      </w:r>
      <w:ins w:id="1410" w:author="Sara M Tuson" w:date="2021-06-27T08:15:00Z">
        <w:r w:rsidR="00C378ED">
          <w:rPr>
            <w:rFonts w:cs="Times New Roman"/>
            <w:noProof/>
            <w:lang w:val="en-US" w:eastAsia="ja-JP"/>
          </w:rPr>
          <w:t xml:space="preserve">orthern </w:t>
        </w:r>
      </w:ins>
      <w:r w:rsidR="009F59CD" w:rsidRPr="00E457C1">
        <w:rPr>
          <w:rFonts w:cs="Times New Roman"/>
          <w:noProof/>
          <w:lang w:val="en-US" w:eastAsia="ja-JP"/>
        </w:rPr>
        <w:t>H</w:t>
      </w:r>
      <w:ins w:id="1411" w:author="Sara M Tuson" w:date="2021-06-27T08:15:00Z">
        <w:r w:rsidR="00C378ED">
          <w:rPr>
            <w:rFonts w:cs="Times New Roman"/>
            <w:noProof/>
            <w:lang w:val="en-US" w:eastAsia="ja-JP"/>
          </w:rPr>
          <w:t>emisphere</w:t>
        </w:r>
      </w:ins>
      <w:r w:rsidRPr="00E457C1">
        <w:rPr>
          <w:rFonts w:cs="Times New Roman"/>
          <w:noProof/>
          <w:lang w:val="en-US" w:eastAsia="ja-JP"/>
        </w:rPr>
        <w:t xml:space="preserve"> expansion </w:t>
      </w:r>
      <w:r>
        <w:rPr>
          <w:rFonts w:cs="Times New Roman"/>
          <w:noProof/>
          <w:lang w:eastAsia="ja-JP"/>
        </w:rPr>
        <w:fldChar w:fldCharType="begin" w:fldLock="1"/>
      </w:r>
      <w:r w:rsidR="00E719C0">
        <w:rPr>
          <w:rFonts w:cs="Times New Roman"/>
          <w:noProof/>
          <w:lang w:val="en-US" w:eastAsia="ja-JP"/>
        </w:rPr>
        <w:instrText>ADDIN CSL_CITATION { "citationItems" : [ { "id" : "ITEM-1", "itemData" : { "DOI" : "10.1175/JCLI-D-18-0068.1", "ISSN" : "0894-8755", "author" : [ { "dropping-particle" : "", "family" : "Quan", "given" : "Xiao-Wei", "non-dropping-particle" : "", "parse-names" : false, "suffix" : "" }, { "dropping-particle" : "", "family" : "Hoerling", "given" : "Martin P.", "non-dropping-particle" : "", "parse-names" : false, "suffix" : "" }, { "dropping-particle" : "", "family" : "Perlwitz", "given" : "Judith", "non-dropping-particle" : "", "parse-names" : false, "suffix" : "" }, { "dropping-particle" : "", "family" : "Diaz", "given" : "Henry F.", "non-dropping-particle" : "", "parse-names" : false, "suffix" : "" } ], "container-title" : "Journal of Climate", "id" : "ITEM-1", "issue" : "18", "issued" : { "date-parts" : [ [ "2018", "9" ] ] }, "page" : "7225-7236", "title" : "On the Time of Emergence of Tropical Width Change", "translator" : [ { "dropping-particle" : "", "family" : "J5476", "given" : "", "non-dropping-particle" : "", "parse-names" : false, "suffix" : "" } ], "type" : "article-journal", "volume" : "31" }, "uris" : [ "http://www.mendeley.com/documents/?uuid=b4b73b27-7f79-4c8d-b4e6-d8a272d130a7" ] }, { "id" : "ITEM-2",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"ITEM-2", "issue" : "5", "issued" : { "date-parts" : [ [ "2019", "3" ] ] }, "page" : "1551-1571", "title" : "Recent Tropical Expansion: Natural Variability or Forced Response?", "translator" : [ { "dropping-particle" : "", "family" : "J5229", "given" : "", "non-dropping-particle" : "", "parse-names" : false, "suffix" : "" } ], "type" : "article-journal", "volume" : "32" }, "uris" : [ "http://www.mendeley.com/documents/?uuid=b93aacb5-4819-4716-ad0b-8acae0f20b4c" ] } ], "mendeley" : { "formattedCitation" : "(Quan et al., 2018; Grise et al., 2019)", "plainTextFormattedCitation" : "(Quan et al., 2018; Grise et al., 2019)", "previouslyFormattedCitation" : "(Quan et al., 2018; Grise et al., 2019)"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en-US" w:eastAsia="ja-JP"/>
        </w:rPr>
        <w:t>(Quan et al., 2018; Grise et al., 2019)</w:t>
      </w:r>
      <w:r>
        <w:rPr>
          <w:rFonts w:cs="Times New Roman"/>
          <w:noProof/>
          <w:lang w:eastAsia="ja-JP"/>
        </w:rPr>
        <w:fldChar w:fldCharType="end"/>
      </w:r>
      <w:r w:rsidRPr="00E457C1">
        <w:rPr>
          <w:rFonts w:cs="Times New Roman"/>
          <w:noProof/>
          <w:lang w:val="en-US" w:eastAsia="ja-JP"/>
        </w:rPr>
        <w:t xml:space="preserve">, whereas the trend in the annual-mean </w:t>
      </w:r>
      <w:r w:rsidR="009F59CD" w:rsidRPr="00E457C1">
        <w:rPr>
          <w:rFonts w:cs="Times New Roman"/>
          <w:noProof/>
          <w:lang w:val="en-US" w:eastAsia="ja-JP"/>
        </w:rPr>
        <w:t>S</w:t>
      </w:r>
      <w:ins w:id="1412" w:author="Sara M Tuson" w:date="2021-06-27T08:15:00Z">
        <w:r w:rsidR="00C378ED">
          <w:rPr>
            <w:rFonts w:cs="Times New Roman"/>
            <w:noProof/>
            <w:lang w:val="en-US" w:eastAsia="ja-JP"/>
          </w:rPr>
          <w:t xml:space="preserve">outhern </w:t>
        </w:r>
      </w:ins>
      <w:r w:rsidR="009F59CD" w:rsidRPr="00E457C1">
        <w:rPr>
          <w:rFonts w:cs="Times New Roman"/>
          <w:noProof/>
          <w:lang w:val="en-US" w:eastAsia="ja-JP"/>
        </w:rPr>
        <w:t>H</w:t>
      </w:r>
      <w:ins w:id="1413" w:author="Sara M Tuson" w:date="2021-06-27T08:15:00Z">
        <w:r w:rsidR="00C378ED">
          <w:rPr>
            <w:rFonts w:cs="Times New Roman"/>
            <w:noProof/>
            <w:lang w:val="en-US" w:eastAsia="ja-JP"/>
          </w:rPr>
          <w:t>emisphere</w:t>
        </w:r>
      </w:ins>
      <w:r w:rsidRPr="00E457C1">
        <w:rPr>
          <w:rFonts w:cs="Times New Roman"/>
          <w:noProof/>
          <w:lang w:val="en-US" w:eastAsia="ja-JP"/>
        </w:rPr>
        <w:t xml:space="preserve"> edge is outside the 5</w:t>
      </w:r>
      <w:del w:id="1414" w:author="Sara M Tuson" w:date="2021-06-24T10:52:00Z">
        <w:r w:rsidRPr="00E457C1" w:rsidDel="00D269C7">
          <w:rPr>
            <w:rFonts w:cs="Times New Roman"/>
            <w:noProof/>
            <w:lang w:val="en-US" w:eastAsia="ja-JP"/>
          </w:rPr>
          <w:delText>-</w:delText>
        </w:r>
      </w:del>
      <w:ins w:id="1415" w:author="Sara M Tuson" w:date="2021-06-24T10:52:00Z">
        <w:r w:rsidR="00D269C7">
          <w:rPr>
            <w:rFonts w:cs="Times New Roman"/>
            <w:noProof/>
            <w:lang w:val="en-US" w:eastAsia="ja-JP"/>
          </w:rPr>
          <w:t>–</w:t>
        </w:r>
      </w:ins>
      <w:r w:rsidRPr="00E457C1">
        <w:rPr>
          <w:rFonts w:cs="Times New Roman"/>
          <w:noProof/>
          <w:lang w:val="en-US" w:eastAsia="ja-JP"/>
        </w:rPr>
        <w:t>95</w:t>
      </w:r>
      <w:r w:rsidRPr="001F1E56">
        <w:rPr>
          <w:rFonts w:cs="Times New Roman"/>
          <w:noProof/>
          <w:lang w:val="en-US" w:eastAsia="ja-JP"/>
          <w:rPrChange w:id="1416" w:author="Sara M Tuson" w:date="2021-06-28T09:35:00Z">
            <w:rPr>
              <w:rFonts w:cs="Times New Roman"/>
              <w:noProof/>
              <w:vertAlign w:val="superscript"/>
              <w:lang w:val="en-US" w:eastAsia="ja-JP"/>
            </w:rPr>
          </w:rPrChange>
        </w:rPr>
        <w:t>th</w:t>
      </w:r>
      <w:r w:rsidRPr="00E457C1">
        <w:rPr>
          <w:rFonts w:cs="Times New Roman"/>
          <w:noProof/>
          <w:lang w:val="en-US" w:eastAsia="ja-JP"/>
        </w:rPr>
        <w:t xml:space="preserve"> percentile range of internal variability in CMIP6 in </w:t>
      </w:r>
      <w:ins w:id="1417" w:author="Sara M Tuson" w:date="2021-07-02T15:05:00Z">
        <w:r w:rsidR="006611B2">
          <w:rPr>
            <w:rFonts w:cs="Times New Roman"/>
            <w:noProof/>
            <w:lang w:val="en-US" w:eastAsia="ja-JP"/>
          </w:rPr>
          <w:t>three</w:t>
        </w:r>
      </w:ins>
      <w:del w:id="1418" w:author="Sara M Tuson" w:date="2021-07-02T15:05:00Z">
        <w:r w:rsidRPr="00E457C1" w:rsidDel="006611B2">
          <w:rPr>
            <w:rFonts w:cs="Times New Roman"/>
            <w:noProof/>
            <w:lang w:val="en-US" w:eastAsia="ja-JP"/>
          </w:rPr>
          <w:delText>3</w:delText>
        </w:r>
      </w:del>
      <w:r w:rsidRPr="00E457C1">
        <w:rPr>
          <w:rFonts w:cs="Times New Roman"/>
          <w:noProof/>
          <w:lang w:val="en-US" w:eastAsia="ja-JP"/>
        </w:rPr>
        <w:t xml:space="preserve"> out of the </w:t>
      </w:r>
      <w:ins w:id="1419" w:author="Sara M Tuson" w:date="2021-07-02T15:05:00Z">
        <w:r w:rsidR="006611B2">
          <w:rPr>
            <w:rFonts w:cs="Times New Roman"/>
            <w:noProof/>
            <w:lang w:val="en-US" w:eastAsia="ja-JP"/>
          </w:rPr>
          <w:t>four</w:t>
        </w:r>
      </w:ins>
      <w:del w:id="1420" w:author="Sara M Tuson" w:date="2021-07-02T15:05:00Z">
        <w:r w:rsidRPr="00E457C1" w:rsidDel="006611B2">
          <w:rPr>
            <w:rFonts w:cs="Times New Roman"/>
            <w:noProof/>
            <w:lang w:val="en-US" w:eastAsia="ja-JP"/>
          </w:rPr>
          <w:delText>4</w:delText>
        </w:r>
      </w:del>
      <w:r w:rsidRPr="00E457C1">
        <w:rPr>
          <w:rFonts w:cs="Times New Roman"/>
          <w:noProof/>
          <w:lang w:val="en-US" w:eastAsia="ja-JP"/>
        </w:rPr>
        <w:t xml:space="preserve"> reanalyses (</w:t>
      </w:r>
      <w:r w:rsidR="00CA2F83" w:rsidRPr="00E457C1">
        <w:rPr>
          <w:rFonts w:cs="Times New Roman"/>
          <w:noProof/>
          <w:lang w:val="en-US" w:eastAsia="ja-JP"/>
        </w:rPr>
        <w:t>Figure 3.16</w:t>
      </w:r>
      <w:r w:rsidRPr="00E457C1">
        <w:rPr>
          <w:rFonts w:cs="Times New Roman"/>
          <w:noProof/>
          <w:lang w:val="en-US" w:eastAsia="ja-JP"/>
        </w:rPr>
        <w:t xml:space="preserve">b). For the </w:t>
      </w:r>
      <w:r w:rsidR="009F59CD" w:rsidRPr="00E457C1">
        <w:rPr>
          <w:rFonts w:cs="Times New Roman"/>
          <w:noProof/>
          <w:lang w:val="en-US" w:eastAsia="ja-JP"/>
        </w:rPr>
        <w:t>S</w:t>
      </w:r>
      <w:ins w:id="1421" w:author="Sara M Tuson" w:date="2021-06-27T08:15:00Z">
        <w:r w:rsidR="00C378ED">
          <w:rPr>
            <w:rFonts w:cs="Times New Roman"/>
            <w:noProof/>
            <w:lang w:val="en-US" w:eastAsia="ja-JP"/>
          </w:rPr>
          <w:t xml:space="preserve">outhern </w:t>
        </w:r>
      </w:ins>
      <w:r w:rsidR="009F59CD" w:rsidRPr="00E457C1">
        <w:rPr>
          <w:rFonts w:cs="Times New Roman"/>
          <w:noProof/>
          <w:lang w:val="en-US" w:eastAsia="ja-JP"/>
        </w:rPr>
        <w:t>H</w:t>
      </w:r>
      <w:ins w:id="1422" w:author="Sara M Tuson" w:date="2021-06-27T08:15:00Z">
        <w:r w:rsidR="00C378ED">
          <w:rPr>
            <w:rFonts w:cs="Times New Roman"/>
            <w:noProof/>
            <w:lang w:val="en-US" w:eastAsia="ja-JP"/>
          </w:rPr>
          <w:t>emisphere</w:t>
        </w:r>
      </w:ins>
      <w:r w:rsidRPr="00E457C1">
        <w:rPr>
          <w:rFonts w:cs="Times New Roman"/>
          <w:noProof/>
          <w:lang w:val="en-US" w:eastAsia="ja-JP"/>
        </w:rPr>
        <w:t xml:space="preserve"> summer when the simulated human influence is strongest, the 1981</w:t>
      </w:r>
      <w:del w:id="1423" w:author="Sara M Tuson" w:date="2021-06-24T10:52:00Z">
        <w:r w:rsidRPr="00E457C1" w:rsidDel="00D269C7">
          <w:rPr>
            <w:rFonts w:cs="Times New Roman"/>
            <w:noProof/>
            <w:lang w:val="en-US" w:eastAsia="ja-JP"/>
          </w:rPr>
          <w:delText>-</w:delText>
        </w:r>
      </w:del>
      <w:ins w:id="1424" w:author="Sara M Tuson" w:date="2021-06-24T10:52:00Z">
        <w:r w:rsidR="00D269C7">
          <w:rPr>
            <w:rFonts w:cs="Times New Roman"/>
            <w:noProof/>
            <w:lang w:val="en-US" w:eastAsia="ja-JP"/>
          </w:rPr>
          <w:t>–</w:t>
        </w:r>
      </w:ins>
      <w:r w:rsidRPr="00E457C1">
        <w:rPr>
          <w:rFonts w:cs="Times New Roman"/>
          <w:noProof/>
          <w:lang w:val="en-US" w:eastAsia="ja-JP"/>
        </w:rPr>
        <w:t>20</w:t>
      </w:r>
      <w:r w:rsidR="00C2062D" w:rsidRPr="00E457C1">
        <w:rPr>
          <w:rFonts w:cs="Times New Roman"/>
          <w:noProof/>
          <w:lang w:val="en-US" w:eastAsia="ja-JP"/>
        </w:rPr>
        <w:t>0</w:t>
      </w:r>
      <w:r w:rsidRPr="00E457C1">
        <w:rPr>
          <w:rFonts w:cs="Times New Roman"/>
          <w:noProof/>
          <w:lang w:val="en-US" w:eastAsia="ja-JP"/>
        </w:rPr>
        <w:t xml:space="preserve">0 trend in </w:t>
      </w:r>
      <w:ins w:id="1425" w:author="Sara M Tuson" w:date="2021-07-02T15:05:00Z">
        <w:r w:rsidR="006611B2">
          <w:rPr>
            <w:rFonts w:cs="Times New Roman"/>
            <w:noProof/>
            <w:lang w:val="en-US" w:eastAsia="ja-JP"/>
          </w:rPr>
          <w:t>three</w:t>
        </w:r>
      </w:ins>
      <w:del w:id="1426" w:author="Sara M Tuson" w:date="2021-07-02T15:05:00Z">
        <w:r w:rsidRPr="00E457C1" w:rsidDel="006611B2">
          <w:rPr>
            <w:rFonts w:cs="Times New Roman"/>
            <w:noProof/>
            <w:lang w:val="en-US" w:eastAsia="ja-JP"/>
          </w:rPr>
          <w:delText>3</w:delText>
        </w:r>
      </w:del>
      <w:r w:rsidRPr="00E457C1">
        <w:rPr>
          <w:rFonts w:cs="Times New Roman"/>
          <w:noProof/>
          <w:lang w:val="en-US" w:eastAsia="ja-JP"/>
        </w:rPr>
        <w:t xml:space="preserve"> out of the </w:t>
      </w:r>
      <w:ins w:id="1427" w:author="Sara M Tuson" w:date="2021-07-02T15:05:00Z">
        <w:r w:rsidR="006611B2">
          <w:rPr>
            <w:rFonts w:cs="Times New Roman"/>
            <w:noProof/>
            <w:lang w:val="en-US" w:eastAsia="ja-JP"/>
          </w:rPr>
          <w:t>four</w:t>
        </w:r>
      </w:ins>
      <w:del w:id="1428" w:author="Sara M Tuson" w:date="2021-07-02T15:05:00Z">
        <w:r w:rsidRPr="00E457C1" w:rsidDel="006611B2">
          <w:rPr>
            <w:rFonts w:cs="Times New Roman"/>
            <w:noProof/>
            <w:lang w:val="en-US" w:eastAsia="ja-JP"/>
          </w:rPr>
          <w:delText>4</w:delText>
        </w:r>
      </w:del>
      <w:r w:rsidRPr="00E457C1">
        <w:rPr>
          <w:rFonts w:cs="Times New Roman"/>
          <w:noProof/>
          <w:lang w:val="en-US" w:eastAsia="ja-JP"/>
        </w:rPr>
        <w:t xml:space="preserve"> reanalyses fall</w:t>
      </w:r>
      <w:r w:rsidR="00EA7D00" w:rsidRPr="00E457C1">
        <w:rPr>
          <w:rFonts w:cs="Times New Roman"/>
          <w:noProof/>
          <w:lang w:val="en-US" w:eastAsia="ja-JP"/>
        </w:rPr>
        <w:t>s</w:t>
      </w:r>
      <w:r w:rsidRPr="00E457C1">
        <w:rPr>
          <w:rFonts w:cs="Times New Roman"/>
          <w:noProof/>
          <w:lang w:val="en-US" w:eastAsia="ja-JP"/>
        </w:rPr>
        <w:t xml:space="preserve"> outside the 5</w:t>
      </w:r>
      <w:ins w:id="1429" w:author="Ian Blenkinsop" w:date="2021-07-13T11:55:00Z">
        <w:r w:rsidR="00767891">
          <w:rPr>
            <w:rFonts w:cs="Times New Roman"/>
            <w:noProof/>
            <w:lang w:val="en-US" w:eastAsia="ja-JP"/>
          </w:rPr>
          <w:t>th</w:t>
        </w:r>
      </w:ins>
      <w:del w:id="1430" w:author="Sara M Tuson" w:date="2021-06-24T10:52:00Z">
        <w:r w:rsidRPr="00E457C1" w:rsidDel="00D269C7">
          <w:rPr>
            <w:rFonts w:cs="Times New Roman"/>
            <w:noProof/>
            <w:lang w:val="en-US" w:eastAsia="ja-JP"/>
          </w:rPr>
          <w:delText>-</w:delText>
        </w:r>
      </w:del>
      <w:ins w:id="1431" w:author="Sara M Tuson" w:date="2021-06-24T10:52:00Z">
        <w:r w:rsidR="00D269C7">
          <w:rPr>
            <w:rFonts w:cs="Times New Roman"/>
            <w:noProof/>
            <w:lang w:val="en-US" w:eastAsia="ja-JP"/>
          </w:rPr>
          <w:t>–</w:t>
        </w:r>
      </w:ins>
      <w:r w:rsidRPr="00E457C1">
        <w:rPr>
          <w:rFonts w:cs="Times New Roman"/>
          <w:noProof/>
          <w:lang w:val="en-US" w:eastAsia="ja-JP"/>
        </w:rPr>
        <w:t>95</w:t>
      </w:r>
      <w:r w:rsidRPr="001F1E56">
        <w:rPr>
          <w:rFonts w:cs="Times New Roman"/>
          <w:noProof/>
          <w:lang w:val="en-US" w:eastAsia="ja-JP"/>
          <w:rPrChange w:id="1432" w:author="Sara M Tuson" w:date="2021-06-28T09:35:00Z">
            <w:rPr>
              <w:rFonts w:cs="Times New Roman"/>
              <w:noProof/>
              <w:vertAlign w:val="superscript"/>
              <w:lang w:val="en-US" w:eastAsia="ja-JP"/>
            </w:rPr>
          </w:rPrChange>
        </w:rPr>
        <w:t>th</w:t>
      </w:r>
      <w:r w:rsidRPr="00E457C1">
        <w:rPr>
          <w:rFonts w:cs="Times New Roman"/>
          <w:noProof/>
          <w:lang w:val="en-US" w:eastAsia="ja-JP"/>
        </w:rPr>
        <w:t xml:space="preserve"> percentile range of internal variability </w:t>
      </w:r>
      <w:r>
        <w:rPr>
          <w:rFonts w:cs="Times New Roman"/>
          <w:noProof/>
          <w:lang w:eastAsia="ja-JP"/>
        </w:rPr>
        <w:fldChar w:fldCharType="begin" w:fldLock="1"/>
      </w:r>
      <w:r w:rsidR="00514726">
        <w:rPr>
          <w:rFonts w:cs="Times New Roman"/>
          <w:noProof/>
          <w:lang w:val="en-US" w:eastAsia="ja-JP"/>
        </w:rPr>
        <w:instrText>ADDIN CSL_CITATION { "citationItems" : [ { "id" : "ITEM-1",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"ITEM-1", "issue" : "17", "issued" : { "date-parts" : [ [ "2018", "9" ] ] }, "page" : "6839-6856", "title" : "Regional and Seasonal Characteristics of the Recent Expansion of the Tropics", "translator" : [ { "dropping-particle" : "", "family" : "J5223", "given" : "", "non-dropping-particle" : "", "parse-names" : false, "suffix" : "" } ], "type" : "article-journal", "volume" : "31" }, "uris" : [ "http://www.mendeley.com/documents/?uuid=cf193e1a-140d-4a12-9f57-5e53649883e2" ] }, { "id" : "ITEM-2",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"ITEM-2", "issue" : "5", "issued" : { "date-parts" : [ [ "2019", "3" ] ] }, "page" : "1551-1571", "title" : "Recent Tropical Expansion: Natural Variability or Forced Response?", "translator" : [ { "dropping-particle" : "", "family" : "J5229", "given" : "", "non-dropping-particle" : "", "parse-names" : false, "suffix" : "" } ], "type" : "article-journal", "volume" : "32" }, "uris" : [ "http://www.mendeley.com/documents/?uuid=b93aacb5-4819-4716-ad0b-8acae0f20b4c" ] }, { "id" : "ITEM-3", "itemData" : { "DOI" : "10.1007/s00382-015-2772-1", "ISSN" : "14320894", "abstract" : "Poleward expansion of the Hadley circulation has been an important topic in climate change studies in the past few years, and one of the critically important issues is how it is related to anthropogenic forcings. Using simulations from the coupled model intercomparison projection phase 5 (CMIP5), we study influences of anthropogenic forcings on the width and strength of the Hadley circulation. It is found that significant poleward expansion of the Hadley circulation can be reproduced in CMIP5 historical all-forcing simulations although the magnitude of trends is much weaker than observations. Simulations with individual forcings demonstrate that among three major types of anthropogenic forcings, increasing greenhouse gases (GHGs) and stratospheric ozone depletion all cause poleward expansion of the Hadley circulation, whereas anthropogenic aerosols do not have significant influences on the Hadley circulation. Increasing GHGs cause significant poleward expansion in both hemispheres, with the largest widening of the northern cell in boreal autumn. Stratospheric ozone depletion forces significant poleward expansion of the Hadley circulation for the southern cell in austral spring and summer and for the northern cell in boreal spring. In CMIP5 projection simulations for the twenty-first century, the magnitude of poleward expansion of the Hadley circulation increases with GHG forcing. On the other hand, ozone recovery competes with increasing GHGs in determining the width of the Hadley circulation, especially in austral summer. In both historical and projection simulations, the strength of the Hadley circulation shows significant weakening in winter in both hemispheres.", "author" : [ { "dropping-particle" : "", "family" : "Tao", "given" : "Lijun", "non-dropping-particle" : "", "parse-names" : false, "suffix" : "" }, { "dropping-particle" : "", "family" : "Hu", "given" : "Yongyun", "non-dropping-particle" : "", "parse-names" : false, "suffix" : "" }, { "dropping-particle" : "", "family" : "Liu", "given" : "Jiping", "non-dropping-particle" : "", "parse-names" : false, "suffix" : "" } ], "container-title" : "Climate Dynamics", "id" : "ITEM-3", "issue" : "9-10", "issued" : { "date-parts" : [ [ "2016" ] ] }, "note" : "Zonal mean Hadley cell\nMeridional mass streamfunction\nAnnual mean, seasonality\nCMIP5 historical, single forcing\n1970-2005 (1970-2000 for ozone-only)\n\n- Poleward expansion and weakening in both NH and SH with seasonal peaks in expansion strength, but much weaker than in reanalysis\n- Both GHG increase and ozone depletion contribute to widening in both NH and SH\n- GHG increase weakens Hadley circulation while ozone depletion strengthens\n- Anthropogenic aerosols doesn\u2019t have significant influence on width and intensity of Hadley cell", "page" : "3337-3350", "publisher" : "Springer Berlin Heidelberg", "title" : "Anthropogenic forcing on the Hadley circulation in CMIP5 simulations", "translator" : [ { "dropping-particle" : "", "family" : "J3707", "given" : "", "non-dropping-particle" : "", "parse-names" : false, "suffix" : "" } ], "type" : "article-journal", "volume" : "46" }, "uris" : [ "http://www.mendeley.com/documents/?uuid=48818895-7395-3623-a6f8-f3c4afe8a3c2" ] } ], "mendeley" : { "formattedCitation" : "(Tao et al., 2016a; Grise et al., 2018, 2019)", "manualFormatting" : "(L. Tao et al., 2016; Grise et al., 2018, 2019)", "plainTextFormattedCitation" : "(Tao et al., 2016a; Grise et al., 2018, 2019)", "previouslyFormattedCitation" : "(Tao et al., 2016a; Grise et al., 2018, 2019)" }, "properties" : { "noteIndex" : 0 }, "schema" : "https://github.com/citation-style-language/schema/raw/master/csl-citation.json" }</w:instrText>
      </w:r>
      <w:r>
        <w:rPr>
          <w:rFonts w:cs="Times New Roman"/>
          <w:noProof/>
          <w:lang w:eastAsia="ja-JP"/>
        </w:rPr>
        <w:fldChar w:fldCharType="separate"/>
      </w:r>
      <w:r w:rsidR="00393F8C">
        <w:rPr>
          <w:rFonts w:cs="Times New Roman"/>
          <w:noProof/>
          <w:lang w:val="en-US" w:eastAsia="ja-JP"/>
        </w:rPr>
        <w:t>(L. Tao et al., 2016; Grise et al., 2018, 2019)</w:t>
      </w:r>
      <w:r>
        <w:rPr>
          <w:rFonts w:cs="Times New Roman"/>
          <w:noProof/>
          <w:lang w:eastAsia="ja-JP"/>
        </w:rPr>
        <w:fldChar w:fldCharType="end"/>
      </w:r>
      <w:r w:rsidRPr="00E457C1">
        <w:rPr>
          <w:rFonts w:cs="Times New Roman"/>
          <w:noProof/>
          <w:lang w:val="en-US" w:eastAsia="ja-JP"/>
        </w:rPr>
        <w:t>.</w:t>
      </w:r>
      <w:r w:rsidRPr="00E457C1">
        <w:rPr>
          <w:noProof/>
          <w:lang w:val="en-US"/>
        </w:rPr>
        <w:t xml:space="preserve"> </w:t>
      </w:r>
    </w:p>
    <w:p w14:paraId="73291260" w14:textId="77777777" w:rsidR="0001532B" w:rsidRPr="00E457C1" w:rsidRDefault="0001532B" w:rsidP="009F594A">
      <w:pPr>
        <w:pStyle w:val="AR6BodyText"/>
        <w:rPr>
          <w:noProof/>
          <w:lang w:val="en-US"/>
        </w:rPr>
      </w:pPr>
    </w:p>
    <w:p w14:paraId="618A433B" w14:textId="38AA833D" w:rsidR="009F594A" w:rsidRPr="00E457C1" w:rsidRDefault="0001532B" w:rsidP="009F594A">
      <w:pPr>
        <w:pStyle w:val="AR6BodyText"/>
        <w:rPr>
          <w:rFonts w:cs="Times New Roman"/>
          <w:noProof/>
          <w:lang w:val="en-US" w:eastAsia="ja-JP"/>
        </w:rPr>
      </w:pPr>
      <w:r w:rsidRPr="00E457C1">
        <w:rPr>
          <w:rFonts w:cs="Times New Roman"/>
          <w:noProof/>
          <w:lang w:val="en-US" w:eastAsia="ja-JP"/>
        </w:rPr>
        <w:t>In CMIP5 simulations, greenhouse gas increase</w:t>
      </w:r>
      <w:r w:rsidR="00EA7D00" w:rsidRPr="00E457C1">
        <w:rPr>
          <w:rFonts w:cs="Times New Roman"/>
          <w:noProof/>
          <w:lang w:val="en-US" w:eastAsia="ja-JP"/>
        </w:rPr>
        <w:t>s</w:t>
      </w:r>
      <w:r w:rsidRPr="00E457C1">
        <w:rPr>
          <w:rFonts w:cs="Times New Roman"/>
          <w:noProof/>
          <w:lang w:val="en-US" w:eastAsia="ja-JP"/>
        </w:rPr>
        <w:t xml:space="preserve"> and, in austral summer, stratospheric ozone depletion, contribute to the </w:t>
      </w:r>
      <w:r w:rsidR="009F59CD" w:rsidRPr="00E457C1">
        <w:rPr>
          <w:rFonts w:cs="Times New Roman"/>
          <w:noProof/>
          <w:lang w:val="en-US" w:eastAsia="ja-JP"/>
        </w:rPr>
        <w:t>S</w:t>
      </w:r>
      <w:ins w:id="1433" w:author="Sara M Tuson" w:date="2021-06-27T08:16:00Z">
        <w:r w:rsidR="00C378ED">
          <w:rPr>
            <w:rFonts w:cs="Times New Roman"/>
            <w:noProof/>
            <w:lang w:val="en-US" w:eastAsia="ja-JP"/>
          </w:rPr>
          <w:t xml:space="preserve">outhern </w:t>
        </w:r>
      </w:ins>
      <w:r w:rsidR="009F59CD" w:rsidRPr="00E457C1">
        <w:rPr>
          <w:rFonts w:cs="Times New Roman"/>
          <w:noProof/>
          <w:lang w:val="en-US" w:eastAsia="ja-JP"/>
        </w:rPr>
        <w:t>H</w:t>
      </w:r>
      <w:ins w:id="1434" w:author="Sara M Tuson" w:date="2021-06-27T08:16:00Z">
        <w:r w:rsidR="00C378ED">
          <w:rPr>
            <w:rFonts w:cs="Times New Roman"/>
            <w:noProof/>
            <w:lang w:val="en-US" w:eastAsia="ja-JP"/>
          </w:rPr>
          <w:t>emisphere</w:t>
        </w:r>
      </w:ins>
      <w:r w:rsidRPr="00E457C1">
        <w:rPr>
          <w:rFonts w:cs="Times New Roman"/>
          <w:noProof/>
          <w:lang w:val="en-US" w:eastAsia="ja-JP"/>
        </w:rPr>
        <w:t xml:space="preserve"> expansion </w:t>
      </w:r>
      <w:r w:rsidRPr="000D69DA">
        <w:rPr>
          <w:rFonts w:cs="Times New Roman"/>
          <w:noProof/>
          <w:lang w:eastAsia="ja-JP"/>
        </w:rPr>
        <w:fldChar w:fldCharType="begin" w:fldLock="1"/>
      </w:r>
      <w:r w:rsidR="00514726">
        <w:rPr>
          <w:rFonts w:cs="Times New Roman"/>
          <w:noProof/>
          <w:lang w:val="en-US" w:eastAsia="ja-JP"/>
        </w:rPr>
        <w:instrText>ADDIN CSL_CITATION { "citationItems" : [ { "id" : "ITEM-1", "itemData" : { "DOI" : "10.1175/JCLI-D-15-0139.1", "ISBN" : "0894-8755", "ISSN" : "08948755", "abstract" : "Changes of the Southern Hemisphere Hadley cell over the twentieth century are investigated using the Twentieth Century Reanalysis (20CR) and coupled model simulations from phase 5 of the Coupled Model Intercomparison Project (CMIP5). Trends computed on a 30-yr sliding window on the 20CR dataset reveal a statistically significant expansion of the Hadley cell from 1968 forced by an increasing surface global warming. This expansion is strongly associated with the intensification and poleward shift of the subtropical dry zone, which potentially explain the increasing trends of droughts in the subtropical regions such as southern Australia, South America, and Africa. Coupled models from the CMIP5 do not adequately simulate the observed amount of the Hadley expansion, only showing an average of one-fourth of the expansion as determined from the 20CR and only when simulations include greenhouse gas forcing as opposed to simulations including natural forcing only.", "author" : [ { "dropping-particle" : "", "family" : "Nguyen", "given" : "H.", "non-dropping-particle" : "", "parse-names" : false, "suffix" : "" }, { "dropping-particle" : "", "family" : "Lucas", "given" : "C.", "non-dropping-particle" : "", "parse-names" : false, "suffix" : "" }, { "dropping-particle" : "", "family" : "Evans", "given" : "A.", "non-dropping-particle" : "", "parse-names" : false, "suffix" : "" }, { "dropping-particle" : "", "family" : "Timbal", "given" : "B.", "non-dropping-particle" : "", "parse-names" : false, "suffix" : "" }, { "dropping-particle" : "", "family" : "Hanson", "given" : "L.", "non-dropping-particle" : "", "parse-names" : false, "suffix" : "" } ], "container-title" : "Journal of Climate", "id" : "ITEM-1", "issue" : "20", "issued" : { "date-parts" : [ [ "2015" ] ] }, "note" : "Zonal mean Hadley circulation and subtropical high in SH\n20CR, HadSLP2\nCMIP5 historical, historicalGHG (half models include ozone), historicalNat\nHadley cell extent: Zero lat of meridional streamfunction 400-600hPa\nHadley cell intensity: Peak merdional streamfunction b/2 900 and 200 hPa\nSubtropical high position: Latitude of max SLP\nSubtropical high intensity:\u00a0 Max SLP\n30-year running least-square trend\n\n- Statistically significant Hadley cell expansion since 1968, accompanied by intensification and poleward shift of subtropical high\n- In models, GHG increase and ozone depletion contributes to the expansion but models still\u00a0 underestimate the expansion", "page" : "8067-8077", "title" : "Expansion of the Southern Hemisphere hadley cell in response to greenhouse gas forcing", "translator" : [ { "dropping-particle" : "", "family" : "J3706", "given" : "", "non-dropping-particle" : "", "parse-names" : false, "suffix" : "" } ], "type" : "article-journal", "volume" : "28" }, "uris" : [ "http://www.mendeley.com/documents/?uuid=f4aa0868-d811-3e6b-9ede-d8b0860a6083" ] }, { "id" : "ITEM-2", "itemData" : { "DOI" : "10.1007/s00382-015-2772-1", "ISSN" : "14320894", "abstract" : "Poleward expansion of the Hadley circulation has been an important topic in climate change studies in the past few years, and one of the critically important issues is how it is related to anthropogenic forcings. Using simulations from the coupled model intercomparison projection phase 5 (CMIP5), we study influences of anthropogenic forcings on the width and strength of the Hadley circulation. It is found that significant poleward expansion of the Hadley circulation can be reproduced in CMIP5 historical all-forcing simulations although the magnitude of trends is much weaker than observations. Simulations with individual forcings demonstrate that among three major types of anthropogenic forcings, increasing greenhouse gases (GHGs) and stratospheric ozone depletion all cause poleward expansion of the Hadley circulation, whereas anthropogenic aerosols do not have significant influences on the Hadley circulation. Increasing GHGs cause significant poleward expansion in both hemispheres, with the largest widening of the northern cell in boreal autumn. Stratospheric ozone depletion forces significant poleward expansion of the Hadley circulation for the southern cell in austral spring and summer and for the northern cell in boreal spring. In CMIP5 projection simulations for the twenty-first century, the magnitude of poleward expansion of the Hadley circulation increases with GHG forcing. On the other hand, ozone recovery competes with increasing GHGs in determining the width of the Hadley circulation, especially in austral summer. In both historical and projection simulations, the strength of the Hadley circulation shows significant weakening in winter in both hemispheres.", "author" : [ { "dropping-particle" : "", "family" : "Tao", "given" : "Lijun", "non-dropping-particle" : "", "parse-names" : false, "suffix" : "" }, { "dropping-particle" : "", "family" : "Hu", "given" : "Yongyun", "non-dropping-particle" : "", "parse-names" : false, "suffix" : "" }, { "dropping-particle" : "", "family" : "Liu", "given" : "Jiping", "non-dropping-particle" : "", "parse-names" : false, "suffix" : "" } ], "container-title" : "Climate Dynamics", "id" : "ITEM-2", "issue" : "9-10", "issued" : { "date-parts" : [ [ "2016" ] ] }, "note" : "Zonal mean Hadley cell\nMeridional mass streamfunction\nAnnual mean, seasonality\nCMIP5 historical, single forcing\n1970-2005 (1970-2000 for ozone-only)\n\n- Poleward expansion and weakening in both NH and SH with seasonal peaks in expansion strength, but much weaker than in reanalysis\n- Both GHG increase and ozone depletion contribute to widening in both NH and SH\n- GHG increase weakens Hadley circulation while ozone depletion strengthens\n- Anthropogenic aerosols doesn\u2019t have significant influence on width and intensity of Hadley cell", "page" : "3337-3350", "publisher" : "Springer Berlin Heidelberg", "title" : "Anthropogenic forcing on the Hadley circulation in CMIP5 simulations", "translator" : [ { "dropping-particle" : "", "family" : "J3707", "given" : "", "non-dropping-particle" : "", "parse-names" : false, "suffix" : "" } ], "type" : "article-journal", "volume" : "46" }, "uris" : [ "http://www.mendeley.com/documents/?uuid=48818895-7395-3623-a6f8-f3c4afe8a3c2" ] }, { "id" : "ITEM-3", "itemData" : { "DOI" : "10.1002/2016GL072353", "ISSN" : "19448007", "abstract" : "This study conducts an attribution analysis of long-term changes in the southern edge of the local Hadley cell (HC) during austral summer for the past three decades (1979\u20132009). The southern edges of the local overturning circulations (local HC) are defined as the latitudes of maximum sea level pressure in the Southern Hemisphere subtropics, and the long-term variations of local HC edges from multireanalyses are compared with those from Coupled Model Intercomparison Project Phase 5 (CMIP5) multimodel simulations by using the optimal fingerprinting technique. The observed local HC exhibits a poleward expansion in the Atlantic and Indian Ocean regions, which is successfully reproduced by the CMIP5 models including anthropogenic forcing (ANT) but with a weaker amplitude. The detection analyses further show that ANT signals are detected robustly in both Atlantic and Indian HC trends. More importantly, anthropogenic forcings other than greenhouse gas forcing are found to be clearly detected in isolation, indicating a possible attribution of the observed local HC widening over these regions to stratospheric ozone depletion.", "author" : [ { "dropping-particle" : "", "family" : "Kim", "given" : "Yeon Hee", "non-dropping-particle" : "", "parse-names" : false, "suffix" : "" }, { "dropping-particle" : "", "family" : "Min", "given" : "Seung Ki", "non-dropping-particle" : "", "parse-names" : false, "suffix" : "" }, { "dropping-particle" : "", "family" : "Son", "given" : "Seok Woo", "non-dropping-particle" : "", "parse-names" : false, "suffix" : "" }, { "dropping-particle" : "", "family" : "Choi", "given" : "Jung", "non-dropping-particle" : "", "parse-names" : false, "suffix" : "" } ], "container-title" : "Geophysical Research Letters", "id" : "ITEM-3", "issue" : "2", "issued" : { "date-parts" : [ [ "2017" ] ] }, "note" : "Zonal mean and basin Hadley cell, SH, DJF\n8 reanalyses\nCMIP5 historical+RCP4.5, historicalGHG, historicalNat, piControl\ndSLP/dy = 0 in zonal mean, Atlantic, Indian Ocean and Eastern Pacific\nOptimal fingerprinting\n\n- Poleward shift of the Hadley cell edge is detected in Atl, and in IO widening is comparable with piControl internal variability range\n- Zonal mean edge shift is close to (but within) 95 percentile of internal variability\n- Historical forcing show poleward shift, with weak contribution from GHG\u00a0 suggesting importance of ozone forcing\n- The overall underestimation suggest model bias as well as contribution from internal variability", "page" : "1015-1024", "title" : "Attribution of the local Hadley cell widening in the Southern Hemisphere", "translator" : [ { "dropping-particle" : "", "family" : "J3661", "given" : "", "non-dropping-particle" : "", "parse-names" : false, "suffix" : "" } ], "type" : "article-journal", "volume" : "44" }, "uris" : [ "http://www.mendeley.com/documents/?uuid=c3a14122-a410-4d2d-847e-08f69668c183" ] }, { "id" : "ITEM-4", "itemData" : { "DOI" : "10.1175/JCLI-D-13-00539.1", "ISSN" : "0894-8755", "abstract" : "The impact of anthropogenic forcing on the summertime austral circulation is assessed across three climate model datasets: the Chemistry\u2013Climate Model Validation activity 2 and phases 3 and 5 of the Coupled Model Intercomparison Project. Changes in stratospheric ozone and greenhouse gases impact the Southern Hemisphere in this season, and a simple framework based on temperature trends in the lower polar stratosphere and upper tropical troposphere is developed to separate their effects. It suggests that shifts in the jet stream and Hadley cell are driven by changes in the upper-troposphere\u2013lower-stratosphere temperature gradient. The mean response is comparable in the three datasets; ozone has chiefly caused the poleward shift observed in recent decades, while ozone and greenhouse gases largely offset each other in the future.", "author" : [ { "dropping-particle" : "", "family" : "Gerber", "given" : "Edwin P", "non-dropping-particle" : "", "parse-names" : false, "suffix" : "" }, { "dropping-particle" : "", "family" : "Son", "given" : "Seok-Woo", "non-dropping-particle" : "", "parse-names" : false, "suffix" : "" } ], "container-title" : "Journal of Climate", "id" : "ITEM-4", "issue" : "14", "issued" : { "date-parts" : [ [ "2014", "7", "15" ] ] }, "page" : "5538-5559", "publisher" : "AMER METEOROLOGICAL SOC", "publisher-place" : "45 BEACON ST, BOSTON, MA 02108-3693 USA, BOSTON, MA 02108-3693 USA", "title" : "Quantifying the Summertime Response of the Austral Jet Stream and Hadley Cell to Stratospheric Ozone and Greenhouse Gases", "translator" : [ { "dropping-particle" : "", "family" : "J3717", "given" : "", "non-dropping-particle" : "", "parse-names" : false, "suffix" : "" } ], "type" : "article-journal", "volume" : "27" }, "uris" : [ "http://www.mendeley.com/documents/?uuid=cf964ac4-a2a6-40f3-a182-3c800e02dc68" ] } ], "mendeley" : { "formattedCitation" : "(Gerber and Son, 2014; Nguyen et al., 2015; Tao et al., 2016a; Kim et al., 2017b)", "manualFormatting" : "(Gerber and Son, 2014; Nguyen et al., 2015; L. Tao et al., 2016; Y.H. Kim et al., 2017)", "plainTextFormattedCitation" : "(Gerber and Son, 2014; Nguyen et al., 2015; Tao et al., 2016a; Kim et al., 2017b)", "previouslyFormattedCitation" : "(Gerber and Son, 2014; Nguyen et al., 2015; Tao et al., 2016a; Kim et al., 2017b)" }, "properties" : { "noteIndex" : 0 }, "schema" : "https://github.com/citation-style-language/schema/raw/master/csl-citation.json" }</w:instrText>
      </w:r>
      <w:r w:rsidRPr="000D69DA">
        <w:rPr>
          <w:rFonts w:cs="Times New Roman"/>
          <w:noProof/>
          <w:lang w:eastAsia="ja-JP"/>
        </w:rPr>
        <w:fldChar w:fldCharType="separate"/>
      </w:r>
      <w:r w:rsidR="00393F8C">
        <w:rPr>
          <w:rFonts w:cs="Times New Roman"/>
          <w:noProof/>
          <w:lang w:val="en-US" w:eastAsia="ja-JP"/>
        </w:rPr>
        <w:t>(Gerber and Son, 2014; Nguyen et al., 2015; L. Tao et al., 2016; Y.H. Kim et al., 2017)</w:t>
      </w:r>
      <w:r w:rsidRPr="000D69DA">
        <w:rPr>
          <w:rFonts w:cs="Times New Roman"/>
          <w:noProof/>
          <w:lang w:eastAsia="ja-JP"/>
        </w:rPr>
        <w:fldChar w:fldCharType="end"/>
      </w:r>
      <w:r w:rsidRPr="006814DF">
        <w:rPr>
          <w:rFonts w:cs="Times New Roman"/>
          <w:noProof/>
          <w:lang w:val="en-US" w:eastAsia="ja-JP"/>
        </w:rPr>
        <w:t>, but the ozone influence is not significant in available CMIP6 simulations (Figure 3.16b</w:t>
      </w:r>
      <w:del w:id="1435" w:author="Sara M Tuson" w:date="2021-06-25T11:17:00Z">
        <w:r w:rsidRPr="006814DF" w:rsidDel="00AC38DE">
          <w:rPr>
            <w:rFonts w:cs="Times New Roman"/>
            <w:noProof/>
            <w:lang w:val="en-US" w:eastAsia="ja-JP"/>
          </w:rPr>
          <w:delText>-</w:delText>
        </w:r>
      </w:del>
      <w:ins w:id="1436" w:author="Sara M Tuson" w:date="2021-06-25T11:17:00Z">
        <w:r w:rsidR="00AC38DE">
          <w:rPr>
            <w:rFonts w:cs="Times New Roman"/>
            <w:noProof/>
            <w:lang w:val="en-US" w:eastAsia="ja-JP"/>
          </w:rPr>
          <w:t>–</w:t>
        </w:r>
      </w:ins>
      <w:r w:rsidRPr="006814DF">
        <w:rPr>
          <w:rFonts w:cs="Times New Roman"/>
          <w:noProof/>
          <w:lang w:val="en-US" w:eastAsia="ja-JP"/>
        </w:rPr>
        <w:t xml:space="preserve">c). </w:t>
      </w:r>
      <w:r w:rsidRPr="00E457C1">
        <w:rPr>
          <w:rFonts w:cs="Times New Roman"/>
          <w:noProof/>
          <w:lang w:val="en-US" w:eastAsia="ja-JP"/>
        </w:rPr>
        <w:t xml:space="preserve">Since the 2000s, the stabilization or slight recovery of stratospheric ozone (Section 2.2.5.2) is consistent with the smaller observed trends </w:t>
      </w:r>
      <w:r w:rsidRPr="000D69DA">
        <w:rPr>
          <w:rFonts w:cs="Times New Roman"/>
          <w:noProof/>
          <w:lang w:eastAsia="ja-JP"/>
        </w:rPr>
        <w:fldChar w:fldCharType="begin" w:fldLock="1"/>
      </w:r>
      <w:r w:rsidR="00E719C0">
        <w:rPr>
          <w:rFonts w:cs="Times New Roman"/>
          <w:noProof/>
          <w:lang w:val="en-US" w:eastAsia="ja-JP"/>
        </w:rPr>
        <w:instrText>ADDIN CSL_CITATION { "citationItems" : [ { "id" : "ITEM-1", "itemData" : { "DOI" : "10.1038/s41586-020-2120-4", "ISSN" : "0028-0836", "abstract" : "Observations show robust near-surface trends in the Southern Hemisphere tropospheric circulation towards the end of the 20th century, including a poleward shift in the midlatitude jet, a positive trend in the Southern Annular Mode, and an expansion of the Hadley cell. It is established that these trends have been driven by ozone depletion in the Antarctic stratosphere due to emissions of ozone-depleting substances. Here we show that these widely reported circulation trends have, in fact, paused, or slightly reversed, around the year 2000. Using a pattern-based detection and attribution analysis of atmospheric zonal wind, we show that the pause in circulation trends is forced by human activities, and has not occurred simply due to internal or natural variability of the climate system. Further, we demonstrate the essential role of stratospheric ozone recovery as a result of the Montreal Protocol in driving the pause. Since the pre-2000 circulation trends have impacted precipitation, and potentially, the ocean circulation and salinity, we anticipate that a pause in these trends will have wider impacts on the Earth system. Signatures of the Montreal Protocol and the associated stratospheric ozone recovery might therefore manifest, or might have already manifested, in other aspects of the Earth system.", "author" : [ { "dropping-particle" : "", "family" : "Banerjee", "given" : "Antara", "non-dropping-particle" : "", "parse-names" : false, "suffix" : "" }, { "dropping-particle" : "", "family" : "Fyfe", "given" : "John C.", "non-dropping-particle" : "", "parse-names" : false, "suffix" : "" }, { "dropping-particle" : "", "family" : "Polvani", "given" : "Lorenzo M.", "non-dropping-particle" : "", "parse-names" : false, "suffix" : "" }, { "dropping-particle" : "", "family" : "Waugh", "given" : "Darryn", "non-dropping-particle" : "", "parse-names" : false, "suffix" : "" }, { "dropping-particle" : "", "family" : "Chang", "given" : "Kai-Lan", "non-dropping-particle" : "", "parse-names" : false, "suffix" : "" } ], "container-title" : "Nature", "id" : "ITEM-1", "issue" : "7800", "issued" : { "date-parts" : [ [ "2020", "3", "25" ] ] }, "page" : "544-548", "title" : "A pause in Southern Hemisphere circulation trends due to the Montreal Protocol", "translator" : [ { "dropping-particle" : "", "family" : "J6404", "given" : "", "non-dropping-particle" : "", "parse-names" : false, "suffix" : "" } ], "type" : "article-journal", "volume" : "579" }, "uris" : [ "http://www.mendeley.com/documents/?uuid=d6ad5722-3ca7-45f2-9cd3-3053bff9600d" ] } ], "mendeley" : { "formattedCitation" : "(Banerjee et al., 2020)", "plainTextFormattedCitation" : "(Banerjee et al., 2020)", "previouslyFormattedCitation" : "(Banerjee et al., 2020)" }, "properties" : { "noteIndex" : 0 }, "schema" : "https://github.com/citation-style-language/schema/raw/master/csl-citation.json" }</w:instrText>
      </w:r>
      <w:r w:rsidRPr="000D69DA">
        <w:rPr>
          <w:rFonts w:cs="Times New Roman"/>
          <w:noProof/>
          <w:lang w:eastAsia="ja-JP"/>
        </w:rPr>
        <w:fldChar w:fldCharType="separate"/>
      </w:r>
      <w:r w:rsidR="00393F8C">
        <w:rPr>
          <w:rFonts w:cs="Times New Roman"/>
          <w:noProof/>
          <w:lang w:val="en-US" w:eastAsia="ja-JP"/>
        </w:rPr>
        <w:t>(Banerjee et al., 2020)</w:t>
      </w:r>
      <w:r w:rsidRPr="000D69DA">
        <w:rPr>
          <w:rFonts w:cs="Times New Roman"/>
          <w:noProof/>
          <w:lang w:eastAsia="ja-JP"/>
        </w:rPr>
        <w:fldChar w:fldCharType="end"/>
      </w:r>
      <w:r w:rsidRPr="00E457C1">
        <w:rPr>
          <w:rFonts w:cs="Times New Roman"/>
          <w:noProof/>
          <w:lang w:val="en-US" w:eastAsia="ja-JP"/>
        </w:rPr>
        <w:t xml:space="preserve">. </w:t>
      </w:r>
      <w:r w:rsidR="00C918E5" w:rsidRPr="00E457C1">
        <w:rPr>
          <w:noProof/>
          <w:lang w:val="en-US"/>
        </w:rPr>
        <w:t>While</w:t>
      </w:r>
      <w:r w:rsidR="009F594A" w:rsidRPr="00E457C1">
        <w:rPr>
          <w:noProof/>
          <w:lang w:val="en-US"/>
        </w:rPr>
        <w:t xml:space="preserve"> many CMIP5 models underrepresent the magnitude of the PDV, implying potential overconfidence on the detection of human influence on the Hadley cell expansion</w:t>
      </w:r>
      <w:r w:rsidR="00C918E5" w:rsidRPr="00E457C1">
        <w:rPr>
          <w:noProof/>
          <w:lang w:val="en-US"/>
        </w:rPr>
        <w:t xml:space="preserve">, this is less the case for the CMIP6 models </w:t>
      </w:r>
      <w:r w:rsidR="009F594A" w:rsidRPr="00E457C1">
        <w:rPr>
          <w:noProof/>
          <w:lang w:val="en-US"/>
        </w:rPr>
        <w:t xml:space="preserve">(Section </w:t>
      </w:r>
      <w:r w:rsidR="00320716" w:rsidRPr="00E457C1">
        <w:rPr>
          <w:noProof/>
          <w:lang w:val="en-US"/>
        </w:rPr>
        <w:t>3.7.6</w:t>
      </w:r>
      <w:r w:rsidR="009F594A" w:rsidRPr="00E457C1">
        <w:rPr>
          <w:noProof/>
          <w:lang w:val="en-US"/>
        </w:rPr>
        <w:t>).</w:t>
      </w:r>
      <w:r w:rsidR="00320716" w:rsidRPr="00E457C1">
        <w:rPr>
          <w:noProof/>
          <w:lang w:val="en-US"/>
        </w:rPr>
        <w:t xml:space="preserve"> </w:t>
      </w:r>
      <w:r w:rsidRPr="00E457C1">
        <w:rPr>
          <w:rFonts w:cs="Times New Roman"/>
          <w:noProof/>
          <w:lang w:val="en-US" w:eastAsia="ja-JP"/>
        </w:rPr>
        <w:t xml:space="preserve">However, </w:t>
      </w:r>
      <w:r w:rsidRPr="00E457C1">
        <w:rPr>
          <w:rFonts w:cs="Times New Roman"/>
          <w:noProof/>
          <w:lang w:val="en-US" w:eastAsia="ja-JP"/>
        </w:rPr>
        <w:lastRenderedPageBreak/>
        <w:t>t</w:t>
      </w:r>
      <w:r w:rsidR="009F594A" w:rsidRPr="00E457C1">
        <w:rPr>
          <w:rFonts w:cs="Times New Roman"/>
          <w:noProof/>
          <w:lang w:val="en-US" w:eastAsia="ja-JP"/>
        </w:rPr>
        <w:t xml:space="preserve">he mechanism </w:t>
      </w:r>
      <w:r w:rsidR="009D2660" w:rsidRPr="00E457C1">
        <w:rPr>
          <w:rFonts w:cs="Times New Roman"/>
          <w:noProof/>
          <w:lang w:val="en-US" w:eastAsia="ja-JP"/>
        </w:rPr>
        <w:t xml:space="preserve">underlying the Hadley </w:t>
      </w:r>
      <w:ins w:id="1437" w:author="Sara M Tuson" w:date="2021-06-27T08:16:00Z">
        <w:r w:rsidR="00C378ED">
          <w:rPr>
            <w:rFonts w:cs="Times New Roman"/>
            <w:noProof/>
            <w:lang w:val="en-US" w:eastAsia="ja-JP"/>
          </w:rPr>
          <w:t>c</w:t>
        </w:r>
      </w:ins>
      <w:del w:id="1438" w:author="Sara M Tuson" w:date="2021-06-27T08:16:00Z">
        <w:r w:rsidR="009D2660" w:rsidRPr="00E457C1" w:rsidDel="00C378ED">
          <w:rPr>
            <w:rFonts w:cs="Times New Roman"/>
            <w:noProof/>
            <w:lang w:val="en-US" w:eastAsia="ja-JP"/>
          </w:rPr>
          <w:delText>C</w:delText>
        </w:r>
      </w:del>
      <w:r w:rsidR="009D2660" w:rsidRPr="00E457C1">
        <w:rPr>
          <w:rFonts w:cs="Times New Roman"/>
          <w:noProof/>
          <w:lang w:val="en-US" w:eastAsia="ja-JP"/>
        </w:rPr>
        <w:t xml:space="preserve">ell expansion </w:t>
      </w:r>
      <w:r w:rsidR="009F594A" w:rsidRPr="00E457C1">
        <w:rPr>
          <w:rFonts w:cs="Times New Roman"/>
          <w:noProof/>
          <w:lang w:val="en-US" w:eastAsia="ja-JP"/>
        </w:rPr>
        <w:t xml:space="preserve">remains unclear </w:t>
      </w:r>
      <w:r w:rsidR="009F594A" w:rsidRPr="000D69DA">
        <w:rPr>
          <w:rFonts w:cs="Times New Roman"/>
          <w:noProof/>
          <w:lang w:eastAsia="ja-JP"/>
        </w:rPr>
        <w:fldChar w:fldCharType="begin" w:fldLock="1"/>
      </w:r>
      <w:r w:rsidR="00E719C0">
        <w:rPr>
          <w:rFonts w:cs="Times New Roman"/>
          <w:noProof/>
          <w:lang w:val="en-US" w:eastAsia="ja-JP"/>
        </w:rPr>
        <w:instrText>ADDIN CSL_CITATION { "citationItems" : [ { "id" : "ITEM-1", "itemData" : { "DOI" : "10.1038/s41558-018-0246-2", "ISSN" : "1758-678X", "author" : [ { "dropping-particle" : "", "family" : "Staten", "given" : "Paul W.", "non-dropping-particle"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"ITEM-1", "issue" : "9", "issued" : { "date-parts" : [ [ "2018", "9", "30" ] ] }, "page" : "768-775", "title" : "Re-examining tropical expansion", "translator" : [ { "dropping-particle" : "", "family" : "J5221", "given" : "", "non-dropping-particle" : "", "parse-names" : false, "suffix" : "" } ], "type" : "article-journal", "volume" : "8" }, "uris" : [ "http://www.mendeley.com/documents/?uuid=d2fb2fa3-ecc4-4a2c-9583-9d68589d1589" ] }, { "id" : "ITEM-2", "itemData" : { "DOI" : "10.1175/BAMS-D-19-0047.1", "ISSN" : "0003-0007", "abstract" : "Over the past 15 years, numerous studies have suggested that the sinking branches of Earth\u2019s Hadley circulation and the associated subtropical dry zones have shifted poleward over the late twentieth century and early twenty-first century. Early estimates of this tropical widening from satellite observations and reanalyses varied from 0.25\u00b0 to 3\u00b0 latitude per decade, while estimates from global climate models show widening at the lower end of the observed range. In 2016, two working groups, the U.S. Climate Variability and Predictability (CLIVAR) working group on the Changing Width of the Tropical Belt and the International Space Science Institute (ISSI) Tropical Width Diagnostics Intercomparison Project, were formed to synthesize current understanding of the magnitude, causes, and impacts of the recent tropical widening evident in observations. These working groups concluded that the large rates of observed tropical widening noted by earlier studies resulted from their use of metrics that poorly capture changes in the Hadley circulation, or from the use of reanalyses that contained spurious trends. Accounting for these issues reduces the range of observed expansion rates to 0.25\u00b0\u20130.5\u00b0 latitude decade\u20121\u2014within the range from model simulations. Models indicate that most of the recent Northern Hemisphere tropical widening is consistent with natural variability, whereas increasing greenhouse gases and decreasing stratospheric ozone likely played an important role in Southern Hemisphere widening. Whatever the cause or rate of expansion, understanding the regional impacts of tropical widening requires additional work, as different forcings can produce different regional patterns of widening.", "author" : [ { "dropping-particle" : "", "family" : "Staten", "given" : "Paul W.", "non-dropping-particle" : "", "parse-names" : false, "suffix" : "" }, { "dropping-particle" : "", "family" : "Grise", "given" : "Kevin M.", "non-dropping-particle" : "", "parse-names" : false, "suffix" : "" }, { "dropping-particle" : "", "family" : "Davis", "given" : "Sean M.", "non-dropping-particle" : "", "parse-names" : false, "suffix" : "" }, { "dropping-particle" : "", "family" : "Karnauskas", "given" : "Kristopher B.", "non-dropping-particle" : "", "parse-names" : false, "suffix" : "" }, { "dropping-particle" : "", "family" : "Waugh", "given" : "Darryn W.", "non-dropping-particle" : "", "parse-names" : false, "suffix" : "" }, { "dropping-particle" : "", "family" : "Maycock", "given" : "Amanda C.", "non-dropping-particle" : "", "parse-names" : false, "suffix" : "" }, { "dropping-particle" : "", "family" : "Fu", "given" : "Qiang", "non-dropping-particle" : "", "parse-names" : false, "suffix" : "" }, { "dropping-particle" : "", "family" : "Cook", "given" : "Kerry", "non-dropping-particle" : "", "parse-names" : false, "suffix" : "" }, { "dropping-particle" : "", "family" : "Adam", "given" : "Ori", "non-dropping-particle" : "", "parse-names" : false, "suffix" : "" }, { "dropping-particle" : "", "family" : "Simpson", "given" : "Isla R.", "non-dropping-particle" : "", "parse-names" : false, "suffix" : "" }, { "dropping-particle" : "", "family" : "Allen", "given" : "Robert J", "non-dropping-particle" : "", "parse-names" : false, "suffix" : "" }, { "dropping-particle" : "", "family" : "Rosenlof", "given" : "Karen", "non-dropping-particle" : "", "parse-names" : false, "suffix" : "" }, { "dropping-particle" : "", "family" : "Chen", "given" : "Gang", "non-dropping-particle" : "", "parse-names" : false, "suffix" : "" }, { "dropping-particle" : "", "family" : "Ummenhofer", "given" : "Caroline C.", "non-dropping-particle" : "", "parse-names" : false, "suffix" : "" }, { "dropping-particle" : "", "family" : "Quan", "given" : "Xiao-Wei", "non-dropping-particle" : "", "parse-names" : false, "suffix" : "" }, { "dropping-particle" : "", "family" : "Kossin", "given" : "James P.", "non-dropping-particle" : "", "parse-names" : false, "suffix" : "" }, { "dropping-particle" : "", "family" : "Davis", "given" : "Nicholas A.", "non-dropping-particle" : "", "parse-names" : false, "suffix" : "" }, { "dropping-particle" : "", "family" : "Son", "given" : "Seok-Woo", "non-dropping-particle" : "", "parse-names" : false, "suffix" : "" } ], "container-title" : "Bulletin of the American Meteorological Society", "id" : "ITEM-2", "issue" : "6", "issued" : { "date-parts" : [ [ "2020", "6", "1" ] ] }, "page" : "E897-E904", "title" : "Tropical Widening: From Global Variations to Regional Impacts", "translator" : [ { "dropping-particle" : "", "family" : "J6536", "given" : "", "non-dropping-particle" : "", "parse-names" : false, "suffix" : "" } ], "type" : "article-journal", "volume" : "101" }, "uris" : [ "http://www.mendeley.com/documents/?uuid=95045a9a-f4fe-4824-ab2d-a20969bf32dc" ] } ], "mendeley" : { "formattedCitation" : "(Staten et al., 2018, 2020)", "plainTextFormattedCitation" : "(Staten et al., 2018, 2020)", "previouslyFormattedCitation" : "(Staten et al., 2018, 2020)" }, "properties" : { "noteIndex" : 0 }, "schema" : "https://github.com/citation-style-language/schema/raw/master/csl-citation.json" }</w:instrText>
      </w:r>
      <w:r w:rsidR="009F594A" w:rsidRPr="000D69DA">
        <w:rPr>
          <w:rFonts w:cs="Times New Roman"/>
          <w:noProof/>
          <w:lang w:eastAsia="ja-JP"/>
        </w:rPr>
        <w:fldChar w:fldCharType="separate"/>
      </w:r>
      <w:r w:rsidR="00393F8C">
        <w:rPr>
          <w:rFonts w:cs="Times New Roman"/>
          <w:noProof/>
          <w:lang w:val="en-US" w:eastAsia="ja-JP"/>
        </w:rPr>
        <w:t>(Staten et al., 2018, 2020)</w:t>
      </w:r>
      <w:r w:rsidR="009F594A" w:rsidRPr="000D69DA">
        <w:rPr>
          <w:rFonts w:cs="Times New Roman"/>
          <w:noProof/>
          <w:lang w:eastAsia="ja-JP"/>
        </w:rPr>
        <w:fldChar w:fldCharType="end"/>
      </w:r>
      <w:r w:rsidR="009F594A" w:rsidRPr="00E457C1">
        <w:rPr>
          <w:rFonts w:cs="Times New Roman"/>
          <w:noProof/>
          <w:lang w:val="en-US" w:eastAsia="ja-JP"/>
        </w:rPr>
        <w:t>, precluding a process-based validation of the simulated human influence.</w:t>
      </w:r>
    </w:p>
    <w:p w14:paraId="10422BA4" w14:textId="77777777" w:rsidR="009F594A" w:rsidRPr="00E457C1" w:rsidRDefault="009F594A" w:rsidP="009F594A">
      <w:pPr>
        <w:pStyle w:val="AR6BodyText"/>
        <w:rPr>
          <w:noProof/>
          <w:lang w:val="en-US"/>
        </w:rPr>
      </w:pPr>
    </w:p>
    <w:p w14:paraId="5590FA0F" w14:textId="6F3B07DB" w:rsidR="009F594A" w:rsidRPr="00E457C1" w:rsidRDefault="009F594A">
      <w:pPr>
        <w:pStyle w:val="AR6Chap3Level431111"/>
        <w:rPr>
          <w:noProof/>
        </w:rPr>
        <w:pPrChange w:id="1439" w:author="Tom Maycock" w:date="2021-09-03T15:50:00Z">
          <w:pPr>
            <w:pStyle w:val="AR6BodyText"/>
          </w:pPr>
        </w:pPrChange>
      </w:pPr>
      <w:r w:rsidRPr="00E457C1">
        <w:rPr>
          <w:noProof/>
        </w:rPr>
        <w:t>Walker circulation strength</w:t>
      </w:r>
    </w:p>
    <w:p w14:paraId="35D5F63B" w14:textId="4555C4D2" w:rsidR="009F594A" w:rsidRDefault="009F594A" w:rsidP="009F594A">
      <w:pPr>
        <w:pStyle w:val="AR6BodyText"/>
        <w:rPr>
          <w:noProof/>
          <w:lang w:val="en-US" w:eastAsia="ja-JP"/>
        </w:rPr>
      </w:pPr>
      <w:r w:rsidRPr="00E457C1">
        <w:rPr>
          <w:lang w:val="en-US"/>
        </w:rPr>
        <w:t xml:space="preserve">CMIP5 models reproduce the mean state of the Walker circulation with reasonable fidelity, evidenced by the spatial pattern correlations of equatorial zonal mass stream function between models and observations being larger than 0.88 </w:t>
      </w:r>
      <w:r w:rsidRPr="000D69DA">
        <w:fldChar w:fldCharType="begin" w:fldLock="1"/>
      </w:r>
      <w:r w:rsidR="00110E10">
        <w:rPr>
          <w:lang w:val="en-US"/>
        </w:rPr>
        <w:instrText>ADDIN CSL_CITATION { "citationItems" : [ { "id" : "ITEM-1", "itemData" : { "DOI" : "10.1175/JCLI-D-15-0398.1", "ISSN" : "0894-8755", "abstract" : "AbstractIn this study, the zonal mass streamfunction ?, which depicts intuitively the tropical Pacific Walker circulation (PWC) structure characterized by an enclosed and clockwise rotation cell in the zonal?vertical section over the equatorial Pacific, was used to study the changes of PWC spatial structure during 1979?2012. To examine the robustness of changes in PWC characteristics, the linear trends of PWC were evaluated and compared among the current seven sets of reanalysis data, along with a comparison to the trends of surface climate variables. The spatial pattern of ? trend exhibited a strengthening and westward-shifting trend of PWC in all reanalysis datasets, with the significantly positive ? dominating the western Pacific and negative ? controlling the eastern Pacific. This kind of change is physically in agreement with the changes of the sea level pressure (SLP), surface winds, and precipitation derived from both the reanalyses and independent observations. Quantitative analyses of the changes in the PWC intensity and western edge, defined based on the zonal mass streamfunction, also revealed a robust strengthening and westward-shifting trend among all reanalysis datasets, with a trend of 15.08% decade?1 and 3.70\u00b0 longitude decade?1 in the ensemble mean of seven sets of reanalysis data, with the strongest (weakest) intensification of 17.53% decade?1 (7.96% decade?1) in the Twentieth Century Reanalysis (NCEP-2) and largest (smallest) westward shift of ?4.68\u00b0 longitude decade?1 (?2.55\u00b0 longitude decade?1) in JRA-55 (JRA-25). In response to the recent observed La Ni\u00f1a?like anomalous SST forcing, the ensemble simulations from phase 5 of the Coupled Model Intercomparison Project (CMIP5), with 26 models in the ensemble, reasonably reproduced the observed strengthening and westward-shifting trend of PWC, implying the dominant forcing of the La Ni\u00f1a?like SST anomalies to the recent PWC change.", "author" : [ { "dropping-particle" : "", "family" : "Ma", "given" : "Shuangmei", "non-dropping-particle" : "", "parse-names" : false, "suffix" : "" }, { "dropping-particle" : "", "family" : "Zhou", "given" : "Tianjun", "non-dropping-particle" : "", "parse-names" : false, "suffix" : "" } ], "container-title" : "Journal of Climate", "id" : "ITEM-1", "issue" : "9", "issued" : { "date-parts" : [ [ "2016", "5", "10" ] ] }, "note" : "From Duplicate 3 (Robust Strengthening and Westward Shift of the Tropical Pacific Walker Circulation during 1979\u20132012: A Comparison of 7 Sets of Reanalysis Data and 26 CMIP5 Models - Ma, Shuangmei; Zhou, Tianjun)\nAnd Duplicate 5 (Robust Strengthening and Westward Shift of the Tropical Pacific Walker Circulation during 1979\u20132012: A Comparison of 7 Sets of Reanalysis Data and 26 CMIP5 Models - Ma, Shuangmei; Zhou, Tianjun)\n\ndoi: 10.1175/JCLI-D-15-0398.1", "page" : "3097-3118", "publisher" : "American Meteorological Society", "title" : "Robust Strengthening and Westward Shift of the Tropical Pacific Walker Circulation during 1979\u20132012: A Comparison of 7 Sets of Reanalysis Data and 26 CMIP5 Models", "translator" : [ { "dropping-particle" : "", "family" : "J5208", "given" : "", "non-dropping-particle" : "", "parse-names" : false, "suffix" : "" } ], "type" : "article-journal", "volume" : "29" }, "uris" : [ "http://www.mendeley.com/documents/?uuid=b1895894-c717-4be3-ae01-7b389fd32136" ] } ], "mendeley" : { "formattedCitation" : "(Ma and Zhou, 2016)", "plainTextFormattedCitation" : "(Ma and Zhou, 2016)", "previouslyFormattedCitation" : "(Ma and Zhou, 2016)" }, "properties" : { "noteIndex" : 0 }, "schema" : "https://github.com/citation-style-language/schema/raw/master/csl-citation.json" }</w:instrText>
      </w:r>
      <w:r w:rsidRPr="000D69DA">
        <w:fldChar w:fldCharType="separate"/>
      </w:r>
      <w:r w:rsidR="00393F8C">
        <w:rPr>
          <w:noProof/>
          <w:lang w:val="en-US"/>
        </w:rPr>
        <w:t>(Ma and Zhou, 2016)</w:t>
      </w:r>
      <w:r w:rsidRPr="000D69DA">
        <w:fldChar w:fldCharType="end"/>
      </w:r>
      <w:r w:rsidRPr="00E457C1">
        <w:rPr>
          <w:lang w:val="en-US"/>
        </w:rPr>
        <w:t>.</w:t>
      </w:r>
      <w:r w:rsidRPr="00E457C1">
        <w:rPr>
          <w:noProof/>
          <w:lang w:val="en-US"/>
        </w:rPr>
        <w:t xml:space="preserve"> CMIP5 historical simulations on average simulate a significant weakening of the Pacific Walker circulation </w:t>
      </w:r>
      <w:r w:rsidR="00563ABF" w:rsidRPr="00E457C1">
        <w:rPr>
          <w:noProof/>
          <w:lang w:val="en-US"/>
        </w:rPr>
        <w:t xml:space="preserve">over </w:t>
      </w:r>
      <w:r w:rsidRPr="00E457C1">
        <w:rPr>
          <w:noProof/>
          <w:lang w:val="en-US"/>
        </w:rPr>
        <w:t>the 20</w:t>
      </w:r>
      <w:r w:rsidRPr="00566450">
        <w:rPr>
          <w:noProof/>
          <w:lang w:val="en-US"/>
          <w:rPrChange w:id="1440" w:author="Sara M Tuson" w:date="2021-06-28T09:44:00Z">
            <w:rPr>
              <w:noProof/>
              <w:vertAlign w:val="superscript"/>
              <w:lang w:val="en-US"/>
            </w:rPr>
          </w:rPrChange>
        </w:rPr>
        <w:t>th</w:t>
      </w:r>
      <w:r w:rsidRPr="00E457C1">
        <w:rPr>
          <w:noProof/>
          <w:lang w:val="en-US"/>
        </w:rPr>
        <w:t xml:space="preserve"> century </w:t>
      </w:r>
      <w:r w:rsidRPr="000D69DA">
        <w:rPr>
          <w:noProof/>
        </w:rPr>
        <w:fldChar w:fldCharType="begin" w:fldLock="1"/>
      </w:r>
      <w:r w:rsidR="00E719C0">
        <w:rPr>
          <w:noProof/>
          <w:lang w:val="en-US"/>
        </w:rPr>
        <w:instrText>ADDIN CSL_CITATION { "citationItems" : [ { "id" : "ITEM-1", "itemData" : { "DOI" : "10.1007/s00382-014-2135-3", "ISBN" : "0930-7575", "ISSN" : "14320894", "abstract" : "There is still considerable uncertainty con-cerning twentieth century trends in the Pacific Walker Circulation (PWC). In this paper, observational datasets, coupled (CMIP5) and uncoupled (AGCM) model simula-tions, and additional numerical sensitivity experiments are analyzed to investigate twentieth century changes in the PWC and their physical mechanisms. The PWC weakens over the century in the CMIP5 simulations, but strengthens in the AGCM simulations and also in the observational twentieth century reanalysis (20CR) dataset. It is argued that the weakening in the CMIP5 simulations is not a consequence of a reduced global convective mass flux expected from simple considerations of the global hydro-logical response to global warming, but is rather due to a weakening of the zonal equatorial Pacific sea surface temperature (SST) gradient. Further clarification is provided by additional uncoupled atmospheric general circulation model simulations in which the ENSO-unre-lated and ENSO-related portions of the observed SST changes are prescribed as lower boundary conditions. Both sets of SST forcing fields have a global warming trend, and both sets of simulations produce a weakening of the global convective mass flux. However, consistent with the strong role of the zonal SST gradient, the PWC strengthens in the simulations with the ENSO-unrelated SST forcing, which has a strengthening zonal SST gradient, despite the weakening of the global convective mass flux. Overall, our results suggest that the PWC strengthened during twentieth century global warming, but also that this strengthening was partly masked by a weakening trend associated with ENSO-related PWC variability.", "author" : [ { "dropping-particle" : "", "family" : "Sandeep", "given" : "S.", "non-dropping-particle" : "", "parse-names" : false, "suffix" : "" }, { "dropping-particle" : "", "family" : "Stordal", "given" : "Frode", "non-dropping-particle" : "", "parse-names" : false, "suffix" : "" }, { "dropping-particle" : "", "family" : "Sardeshmukh", "given" : "Prashant D.", "non-dropping-particle" : "", "parse-names" : false, "suffix" : "" }, { "dropping-particle" : "", "family" : "Compo", "given" : "Gilbert P.", "non-dropping-particle" : "", "parse-names" : false, "suffix" : "" } ], "container-title" : "Climate Dynamics", "id" : "ITEM-1", "issue" : "1-2", "issued" : { "date-parts" : [ [ "2014" ] ] }, "note" : "Pacific Walker circulation\n1901-2004 trend\n\u0394SLP, \u0394SST\nCMIP5 historical experiment, observational reconstruction (HadSLP2, HadISST), 20CR, AGCM experiments\n\n- \u0394SLP has weakened but \u0394SST strengthened in reconstructions and 20CR\n- Both weaken in CMIP5 historical experiment\n- Both strengthen in AMIP forced by either of HadISST, ERSSTv3b, COBE-SST\n\n- SST decomposed into ENSO-related and -unrelated components\n-&amp;gt; AGCM experiment\n- Weakening in ENSO-related, Strengthening in ENSO-unrelated SST\n\n- Global convective mass flux is not a constraint to the Walker circulation\n- In response to ENSO-unrelated SST, the circulation strengthens due to enhanced \u0394SST", "page" : "103-117", "title" : "Pacific Walker Circulation variability in coupled and uncoupled climate models", "translator" : [ { "dropping-particle" : "", "family" : "J3686", "given" : "", "non-dropping-particle" : "", "parse-names" : false, "suffix" : "" } ], "type" : "article-journal", "volume" : "43" }, "uris" : [ "http://www.mendeley.com/documents/?uuid=b3fd86a1-b0c9-4148-a124-44e07c8fe592" ] }, { "id" : "ITEM-2", "itemData" : { "DOI" : "10.1175/JCLI-D-13-00752.1", "ISBN" : "10.1175/JCLI-D-13-00752.1", "ISSN" : "08948755", "abstract" : "This paper examines changes in the strength of the Walker circulation (WC) using the pressure difference between the western and eastern equatorial Pacific. Changes in observations and in 35 climate models from the Coupled Model Intercomparison Project (CMIP) phase 5 (CMIP5) are determined. On the one hand, 78% of the models show a weakening of the WC over the twentieth century, consistent with the observations and previous studies using CMIP phase 3 (CMIP3) models. However, the observations also exhibit a strengthening in the last three decades (i.e., from 1980 to 2012) that is statistically significant at the 95% level. The models, on the other hand, show no consensus on the sign of change, and none of the models shows a statistically significant strengthening over the same period. While the reasons for the inconsistency between models and observations is not fully understood, it is shown that the ability of the models to generate trends as large as the observed from internal variability is reduced because most models have weaker than observed levels of both multidecadal variability and persistence of interannual variability in WC strength. In the twenty-first-century future projections, the WC weakens in 25 out of 35 models, under representative concentration pathway (RCP) 8.5, 9 out of 11 models under RCP6.0, 16 out of 18 models under RCP4.5, and 12 out of 15 models under RCP2.6. The projected decrease is also consistent with results obtained previously using models from CMIP3. However, as the reasons for the inconsistency between modeled and observed trends in the last three decades are not fully understood, confidence in the model projections is reduced.", "author" : [ { "dropping-particle" : "", "family" : "Kociuba", "given" : "Greg", "non-dropping-particle" : "", "parse-names" : false, "suffix" : "" }, { "dropping-particle" : "", "family" : "Power", "given" : "Scott B.", "non-dropping-particle" : "", "parse-names" : false, "suffix" : "" } ], "container-title" : "Journal of Climate", "id" : "ITEM-2", "issue" : "1", "issued" : { "date-parts" : [ [ "2015" ] ] }, "note" : "Pacific Walker circulation\n\u0394SLP\nCMIP5 historical + RCP8.5\nSOI, HadSLP2r (variance-adjusted)\nPast 1900-2012, 1980-2012, future 2013-2100\n\n- Most of models agree with the sign of 1900-2012 trend (weakening), consistent with observations, although a bit weaker (but not in order)\n- Observations show significant strengthening for 1980-2012, while models don\u2019t agree even in sign\n- Decadal-multidecadal variability is underestimated in models in relation to too oscillatory ENSO", "page" : "20-35", "title" : "Inability of CMIP5 models to simulate recent strengthening of the walker circulation: Implications for projections", "translator" : [ { "dropping-particle" : "", "family" : "J3680", "given" : "", "non-dropping-particle" : "", "parse-names" : false, "suffix" : "" } ], "type" : "article-journal", "volume" : "28" }, "uris" : [ "http://www.mendeley.com/documents/?uuid=e943297a-a127-4760-bf40-2d92017e6ecb" ] }, { "id" : "ITEM-3", "itemData" : { "DOI" : "10.1175/JCLI-D-12-00531.1", "ISSN" : "0894-8755", "abstract" : "AbstractChanges in the gradients in sea level pressure (SLP) and sea surface temperature (SST) along the equatorial Pacific are analyzed in observations and 101 numerical experiments performed with 37 climate models participating in the fifth phase of the Coupled Model Intercomparison Project (CMIP5). The ensemble of numerical experiments simulates changes in the earth?s climate during the 1870?2004 period in response to changes in natural (solar variations and volcanoes) and anthropogenic (well-mixed greenhouse gases, ozone, direct aerosol forcing, and land use) radiative forcings. A reduction in the zonal SLP gradient is present in observational records and is the typical response of the ensemble, yet only 26 out of the 101 experiments exhibit a reduced SLP gradient within 95% statistical confidence of the observed value. The multimodel response indicates a reduction of the Walker circulation to historical forcings, albeit an order of magnitude smaller than the observed value. There are multiple nonexclusive interpretations of these results: (i) the observed trend may not be entirely forced and includes a substantial component from internal variability; (ii) there are problems with the observational record that lead to a spuriously large trend; and (iii) the strength of the Walker circulation, as measured by the zonal SLP gradient, may be less sensitive to external forcing in models than in the real climate system. Analysis of a subset of experiments suggests that greenhouse gases act to weaken the circulation, but aerosol forcing drives a strengthening of the circulation, which appears to be overestimated by the models, resulting in a muted response to the combined anthropogenic forcings.", "author" : [ { "dropping-particle" : "", "family" : "DiNezio", "given" : "Pedro N", "non-dropping-particle" : "", "parse-names" : false, "suffix" : "" }, { "dropping-particle" : "", "family" : "Vecchi", "given" : "Gabriel A", "non-dropping-particle" : "", "parse-names" : false, "suffix" : "" }, { "dropping-particle" : "", "family" : "Clement", "given" : "Amy C", "non-dropping-particle" : "", "parse-names" : false, "suffix" : "" } ], "container-title" : "Journal of Climate", "id" : "ITEM-3", "issue" : "12", "issued" : { "date-parts" : [ [ "2013", "1", "14" ] ] }, "note" : "doi: 10.1175/JCLI-D-12-00531.1", "page" : "4038-4048", "publisher" : "American Meteorological Society", "title" : "Detectability of Changes in the Walker Circulation in Response to Global Warming", "translator" : [ { "dropping-particle" : "", "family" : "J4154", "given" : "", "non-dropping-particle" : "", "parse-names" : false, "suffix" : "" } ], "type" : "article-journal", "volume" : "26" }, "uris" : [ "http://www.mendeley.com/documents/?uuid=e6e13785-777b-4f33-8401-bcd7fa31b05c" ] } ], "mendeley" : { "formattedCitation" : "(DiNezio et al., 2013; Sandeep et al., 2014; Kociuba and Power, 2015)", "plainTextFormattedCitation" : "(DiNezio et al., 2013; Sandeep et al., 2014; Kociuba and Power, 2015)", "previouslyFormattedCitation" : "(DiNezio et al., 2013; Sandeep et al., 2014; Kociuba and Power, 2015)" }, "properties" : { "noteIndex" : 0 }, "schema" : "https://github.com/citation-style-language/schema/raw/master/csl-citation.json" }</w:instrText>
      </w:r>
      <w:r w:rsidRPr="000D69DA">
        <w:rPr>
          <w:noProof/>
        </w:rPr>
        <w:fldChar w:fldCharType="separate"/>
      </w:r>
      <w:r w:rsidR="00393F8C">
        <w:rPr>
          <w:noProof/>
          <w:lang w:val="en-US"/>
        </w:rPr>
        <w:t>(DiNezio et al., 2013; Sandeep et al., 2014; Kociuba and Power, 2015)</w:t>
      </w:r>
      <w:r w:rsidRPr="000D69DA">
        <w:rPr>
          <w:noProof/>
        </w:rPr>
        <w:fldChar w:fldCharType="end"/>
      </w:r>
      <w:r w:rsidRPr="00E457C1">
        <w:rPr>
          <w:noProof/>
          <w:lang w:val="en-US"/>
        </w:rPr>
        <w:t xml:space="preserve">, which is </w:t>
      </w:r>
      <w:r w:rsidR="00FD29A7" w:rsidRPr="00E457C1">
        <w:rPr>
          <w:noProof/>
          <w:lang w:val="en-US"/>
        </w:rPr>
        <w:t xml:space="preserve">also seen </w:t>
      </w:r>
      <w:r w:rsidRPr="00E457C1">
        <w:rPr>
          <w:noProof/>
          <w:lang w:val="en-US"/>
        </w:rPr>
        <w:t>in CMIP6 (</w:t>
      </w:r>
      <w:r w:rsidR="00CA2F83" w:rsidRPr="00E457C1">
        <w:rPr>
          <w:noProof/>
          <w:lang w:val="en-US"/>
        </w:rPr>
        <w:t>Figure 3.16</w:t>
      </w:r>
      <w:r w:rsidRPr="00E457C1">
        <w:rPr>
          <w:rFonts w:cs="Times New Roman"/>
          <w:noProof/>
          <w:lang w:val="en-US" w:eastAsia="ja-JP"/>
        </w:rPr>
        <w:t>d</w:t>
      </w:r>
      <w:r w:rsidRPr="00E457C1">
        <w:rPr>
          <w:noProof/>
          <w:lang w:val="en-US"/>
        </w:rPr>
        <w:t xml:space="preserve">). This weakening is accompanied by reduction of convective activity over the Maritime Continent and </w:t>
      </w:r>
      <w:r w:rsidR="00FD29A7" w:rsidRPr="00E457C1">
        <w:rPr>
          <w:noProof/>
          <w:lang w:val="en-US"/>
        </w:rPr>
        <w:t xml:space="preserve">enhancement over </w:t>
      </w:r>
      <w:r w:rsidRPr="00E457C1">
        <w:rPr>
          <w:noProof/>
          <w:lang w:val="en-US"/>
        </w:rPr>
        <w:t xml:space="preserve">the central </w:t>
      </w:r>
      <w:r w:rsidR="00B173C5" w:rsidRPr="00E457C1">
        <w:rPr>
          <w:noProof/>
          <w:lang w:val="en-US"/>
        </w:rPr>
        <w:t>e</w:t>
      </w:r>
      <w:r w:rsidRPr="00E457C1">
        <w:rPr>
          <w:noProof/>
          <w:lang w:val="en-US"/>
        </w:rPr>
        <w:t xml:space="preserve">quatorial Pacific </w:t>
      </w:r>
      <w:r w:rsidRPr="000D69DA">
        <w:rPr>
          <w:noProof/>
        </w:rPr>
        <w:fldChar w:fldCharType="begin" w:fldLock="1"/>
      </w:r>
      <w:r w:rsidR="00E719C0">
        <w:rPr>
          <w:noProof/>
          <w:lang w:val="en-US"/>
        </w:rPr>
        <w:instrText>ADDIN CSL_CITATION { "citationItems" : [ { "id" : "ITEM-1", "itemData" : { "DOI" : "10.1007/s00382-014-2135-3", "ISBN" : "0930-7575", "ISSN" : "14320894", "abstract" : "There is still considerable uncertainty con-cerning twentieth century trends in the Pacific Walker Circulation (PWC). In this paper, observational datasets, coupled (CMIP5) and uncoupled (AGCM) model simula-tions, and additional numerical sensitivity experiments are analyzed to investigate twentieth century changes in the PWC and their physical mechanisms. The PWC weakens over the century in the CMIP5 simulations, but strengthens in the AGCM simulations and also in the observational twentieth century reanalysis (20CR) dataset. It is argued that the weakening in the CMIP5 simulations is not a consequence of a reduced global convective mass flux expected from simple considerations of the global hydro-logical response to global warming, but is rather due to a weakening of the zonal equatorial Pacific sea surface temperature (SST) gradient. Further clarification is provided by additional uncoupled atmospheric general circulation model simulations in which the ENSO-unre-lated and ENSO-related portions of the observed SST changes are prescribed as lower boundary conditions. Both sets of SST forcing fields have a global warming trend, and both sets of simulations produce a weakening of the global convective mass flux. However, consistent with the strong role of the zonal SST gradient, the PWC strengthens in the simulations with the ENSO-unrelated SST forcing, which has a strengthening zonal SST gradient, despite the weakening of the global convective mass flux. Overall, our results suggest that the PWC strengthened during twentieth century global warming, but also that this strengthening was partly masked by a weakening trend associated with ENSO-related PWC variability.", "author" : [ { "dropping-particle" : "", "family" : "Sandeep", "given" : "S.", "non-dropping-particle" : "", "parse-names" : false, "suffix" : "" }, { "dropping-particle" : "", "family" : "Stordal", "given" : "Frode", "non-dropping-particle" : "", "parse-names" : false, "suffix" : "" }, { "dropping-particle" : "", "family" : "Sardeshmukh", "given" : "Prashant D.", "non-dropping-particle" : "", "parse-names" : false, "suffix" : "" }, { "dropping-particle" : "", "family" : "Compo", "given" : "Gilbert P.", "non-dropping-particle" : "", "parse-names" : false, "suffix" : "" } ], "container-title" : "Climate Dynamics", "id" : "ITEM-1", "issue" : "1-2", "issued" : { "date-parts" : [ [ "2014" ] ] }, "note" : "Pacific Walker circulation\n1901-2004 trend\n\u0394SLP, \u0394SST\nCMIP5 historical experiment, observational reconstruction (HadSLP2, HadISST), 20CR, AGCM experiments\n\n- \u0394SLP has weakened but \u0394SST strengthened in reconstructions and 20CR\n- Both weaken in CMIP5 historical experiment\n- Both strengthen in AMIP forced by either of HadISST, ERSSTv3b, COBE-SST\n\n- SST decomposed into ENSO-related and -unrelated components\n-&amp;gt; AGCM experiment\n- Weakening in ENSO-related, Strengthening in ENSO-unrelated SST\n\n- Global convective mass flux is not a constraint to the Walker circulation\n- In response to ENSO-unrelated SST, the circulation strengthens due to enhanced \u0394SST", "page" : "103-117", "title" : "Pacific Walker Circulation variability in coupled and uncoupled climate models", "translator" : [ { "dropping-particle" : "", "family" : "J3686", "given" : "", "non-dropping-particle" : "", "parse-names" : false, "suffix" : "" } ], "type" : "article-journal", "volume" : "43" }, "uris" : [ "http://www.mendeley.com/documents/?uuid=b3fd86a1-b0c9-4148-a124-44e07c8fe592" ] }, { "id" : "ITEM-2", "itemData" : { "DOI" : "10.1175/JCLI-D-13-00752.1", "ISBN" : "10.1175/JCLI-D-13-00752.1", "ISSN" : "08948755", "abstract" : "This paper examines changes in the strength of the Walker circulation (WC) using the pressure difference between the western and eastern equatorial Pacific. Changes in observations and in 35 climate models from the Coupled Model Intercomparison Project (CMIP) phase 5 (CMIP5) are determined. On the one hand, 78% of the models show a weakening of the WC over the twentieth century, consistent with the observations and previous studies using CMIP phase 3 (CMIP3) models. However, the observations also exhibit a strengthening in the last three decades (i.e., from 1980 to 2012) that is statistically significant at the 95% level. The models, on the other hand, show no consensus on the sign of change, and none of the models shows a statistically significant strengthening over the same period. While the reasons for the inconsistency between models and observations is not fully understood, it is shown that the ability of the models to generate trends as large as the observed from internal variability is reduced because most models have weaker than observed levels of both multidecadal variability and persistence of interannual variability in WC strength. In the twenty-first-century future projections, the WC weakens in 25 out of 35 models, under representative concentration pathway (RCP) 8.5, 9 out of 11 models under RCP6.0, 16 out of 18 models under RCP4.5, and 12 out of 15 models under RCP2.6. The projected decrease is also consistent with results obtained previously using models from CMIP3. However, as the reasons for the inconsistency between modeled and observed trends in the last three decades are not fully understood, confidence in the model projections is reduced.", "author" : [ { "dropping-particle" : "", "family" : "Kociuba", "given" : "Greg", "non-dropping-particle" : "", "parse-names" : false, "suffix" : "" }, { "dropping-particle" : "", "family" : "Power", "given" : "Scott B.", "non-dropping-particle" : "", "parse-names" : false, "suffix" : "" } ], "container-title" : "Journal of Climate", "id" : "ITEM-2", "issue" : "1", "issued" : { "date-parts" : [ [ "2015" ] ] }, "note" : "Pacific Walker circulation\n\u0394SLP\nCMIP5 historical + RCP8.5\nSOI, HadSLP2r (variance-adjusted)\nPast 1900-2012, 1980-2012, future 2013-2100\n\n- Most of models agree with the sign of 1900-2012 trend (weakening), consistent with observations, although a bit weaker (but not in order)\n- Observations show significant strengthening for 1980-2012, while models don\u2019t agree even in sign\n- Decadal-multidecadal variability is underestimated in models in relation to too oscillatory ENSO", "page" : "20-35", "title" : "Inability of CMIP5 models to simulate recent strengthening of the walker circulation: Implications for projections", "translator" : [ { "dropping-particle" : "", "family" : "J3680", "given" : "", "non-dropping-particle" : "", "parse-names" : false, "suffix" : "" } ], "type" : "article-journal", "volume" : "28" }, "uris" : [ "http://www.mendeley.com/documents/?uuid=e943297a-a127-4760-bf40-2d92017e6ecb" ] }, { "id" : "ITEM-3", "itemData" : { "DOI" : "10.1175/JCLI-D-12-00531.1", "ISSN" : "0894-8755", "abstract" : "AbstractChanges in the gradients in sea level pressure (SLP) and sea surface temperature (SST) along the equatorial Pacific are analyzed in observations and 101 numerical experiments performed with 37 climate models participating in the fifth phase of the Coupled Model Intercomparison Project (CMIP5). The ensemble of numerical experiments simulates changes in the earth?s climate during the 1870?2004 period in response to changes in natural (solar variations and volcanoes) and anthropogenic (well-mixed greenhouse gases, ozone, direct aerosol forcing, and land use) radiative forcings. A reduction in the zonal SLP gradient is present in observational records and is the typical response of the ensemble, yet only 26 out of the 101 experiments exhibit a reduced SLP gradient within 95% statistical confidence of the observed value. The multimodel response indicates a reduction of the Walker circulation to historical forcings, albeit an order of magnitude smaller than the observed value. There are multiple nonexclusive interpretations of these results: (i) the observed trend may not be entirely forced and includes a substantial component from internal variability; (ii) there are problems with the observational record that lead to a spuriously large trend; and (iii) the strength of the Walker circulation, as measured by the zonal SLP gradient, may be less sensitive to external forcing in models than in the real climate system. Analysis of a subset of experiments suggests that greenhouse gases act to weaken the circulation, but aerosol forcing drives a strengthening of the circulation, which appears to be overestimated by the models, resulting in a muted response to the combined anthropogenic forcings.", "author" : [ { "dropping-particle" : "", "family" : "DiNezio", "given" : "Pedro N", "non-dropping-particle" : "", "parse-names" : false, "suffix" : "" }, { "dropping-particle" : "", "family" : "Vecchi", "given" : "Gabriel A", "non-dropping-particle" : "", "parse-names" : false, "suffix" : "" }, { "dropping-particle" : "", "family" : "Clement", "given" : "Amy C", "non-dropping-particle" : "", "parse-names" : false, "suffix" : "" } ], "container-title" : "Journal of Climate", "id" : "ITEM-3", "issue" : "12", "issued" : { "date-parts" : [ [ "2013", "1", "14" ] ] }, "note" : "doi: 10.1175/JCLI-D-12-00531.1", "page" : "4038-4048", "publisher" : "American Meteorological Society", "title" : "Detectability of Changes in the Walker Circulation in Response to Global Warming", "translator" : [ { "dropping-particle" : "", "family" : "J4154", "given" : "", "non-dropping-particle" : "", "parse-names" : false, "suffix" : "" } ], "type" : "article-journal", "volume" : "26" }, "uris" : [ "http://www.mendeley.com/documents/?uuid=e6e13785-777b-4f33-8401-bcd7fa31b05c" ] } ], "mendeley" : { "formattedCitation" : "(DiNezio et al., 2013; Sandeep et al., 2014; Kociuba and Power, 2015)", "plainTextFormattedCitation" : "(DiNezio et al., 2013; Sandeep et al., 2014; Kociuba and Power, 2015)", "previouslyFormattedCitation" : "(DiNezio et al., 2013; Sandeep et al., 2014; Kociuba and Power, 2015)" }, "properties" : { "noteIndex" : 0 }, "schema" : "https://github.com/citation-style-language/schema/raw/master/csl-citation.json" }</w:instrText>
      </w:r>
      <w:r w:rsidRPr="000D69DA">
        <w:rPr>
          <w:noProof/>
        </w:rPr>
        <w:fldChar w:fldCharType="separate"/>
      </w:r>
      <w:r w:rsidR="00393F8C">
        <w:rPr>
          <w:noProof/>
          <w:lang w:val="en-US"/>
        </w:rPr>
        <w:t>(DiNezio et al., 2013; Sandeep et al., 2014; Kociuba and Power, 2015)</w:t>
      </w:r>
      <w:r w:rsidRPr="000D69DA">
        <w:rPr>
          <w:noProof/>
        </w:rPr>
        <w:fldChar w:fldCharType="end"/>
      </w:r>
      <w:r w:rsidRPr="00E457C1">
        <w:rPr>
          <w:noProof/>
          <w:lang w:val="en-US"/>
        </w:rPr>
        <w:t xml:space="preserve">. </w:t>
      </w:r>
      <w:r w:rsidR="009D272B" w:rsidRPr="00E457C1">
        <w:rPr>
          <w:noProof/>
          <w:lang w:val="en-US"/>
        </w:rPr>
        <w:t>In the CMIP6 simulations, g</w:t>
      </w:r>
      <w:r w:rsidR="00CA4412" w:rsidRPr="00E457C1">
        <w:rPr>
          <w:noProof/>
          <w:lang w:val="en-US"/>
        </w:rPr>
        <w:t>reenhouse gas</w:t>
      </w:r>
      <w:r w:rsidRPr="00E457C1">
        <w:rPr>
          <w:noProof/>
          <w:lang w:val="en-US"/>
        </w:rPr>
        <w:t xml:space="preserve"> forcing induces this weakening (</w:t>
      </w:r>
      <w:r w:rsidR="00CA2F83" w:rsidRPr="00E457C1">
        <w:rPr>
          <w:noProof/>
          <w:lang w:val="en-US"/>
        </w:rPr>
        <w:t>Figure 3.16</w:t>
      </w:r>
      <w:r w:rsidRPr="00E457C1">
        <w:rPr>
          <w:rFonts w:cs="Times New Roman"/>
          <w:noProof/>
          <w:lang w:val="en-US" w:eastAsia="ja-JP"/>
        </w:rPr>
        <w:t>d</w:t>
      </w:r>
      <w:r w:rsidRPr="00E457C1">
        <w:rPr>
          <w:noProof/>
          <w:lang w:val="en-US"/>
        </w:rPr>
        <w:t xml:space="preserve">), which is consistent with theories based on radiative-convective equilibrium </w:t>
      </w:r>
      <w:r w:rsidRPr="000D69DA">
        <w:rPr>
          <w:noProof/>
        </w:rPr>
        <w:fldChar w:fldCharType="begin" w:fldLock="1"/>
      </w:r>
      <w:r w:rsidR="00E719C0">
        <w:rPr>
          <w:noProof/>
          <w:lang w:val="en-US"/>
        </w:rPr>
        <w:instrText>ADDIN CSL_CITATION { "citationItems" : [ { "id" : "ITEM-1", "itemData" : { "DOI" : "10.1038/nature04744", "ISBN" : "0028-0836", "ISSN" : "14764687", "PMID" : "16672967", "abstract" : "Since the mid-nineteenth century the Earth's surface has warmed, and models indicate that human activities have caused part of the warming by altering the radiative balance of the atmosphere. Simple theories suggest that global warming will reduce the strength of the mean tropical atmospheric circulation. An important aspect of this tropical circulation is a large-scale zonal (east-west) overturning of air across the equatorial Pacific Ocean--driven by convection to the west and subsidence to the east--known as the Walker circulation. Here we explore changes in tropical Pacific circulation since the mid-nineteenth century using observations and a suite of global climate model experiments. Observed Indo-Pacific sea level pressure reveals a weakening of the Walker circulation. The size of this trend is consistent with theoretical predictions, is accurately reproduced by climate model simulations and, within the climate models, is largely due to anthropogenic forcing. The climate model indicates that the weakened surface winds have altered the thermal structure and circulation of the tropical Pacific Ocean. These results support model projections of further weakening of tropical atmospheric circulation during the twenty-first century.", "author" : [ { "dropping-particle" : "", "family" : "Vecchi", "given" : "Gabriel A.", "non-dropping-particle" : "", "parse-names" : false, "suffix" : "" }, { "dropping-particle" : "", "family" : "Soden", "given" : "Brian J.", "non-dropping-particle" : "", "parse-names" : false, "suffix" : "" }, { "dropping-particle" : "", "family" : "Wittenberg", "given" : "Andrew T.", "non-dropping-particle" : "", "parse-names" : false, "suffix" : "" }, { "dropping-particle" : "", "family" : "Held", "given" : "Isaac M.", "non-dropping-particle" : "", "parse-names" : false, "suffix" : "" }, { "dropping-particle" : "", "family" : "Leetmaa", "given" : "Ants", "non-dropping-particle" : "", "parse-names" : false, "suffix" : "" }, { "dropping-particle" : "", "family" : "Harrison", "given" : "Matthew J.", "non-dropping-particle" : "", "parse-names" : false, "suffix" : "" } ], "container-title" : "Nature", "id" : "ITEM-1", "issue" : "1", "issued" : { "date-parts" : [ [ "2006" ] ] }, "page" : "73-76", "title" : "Weakening of tropical Pacific atmospheric circulation due to anthropogenic forcing", "translator" : [ { "dropping-particle" : "", "family" : "J6256", "given" : "", "non-dropping-particle" : "", "parse-names" : false, "suffix" : "" } ], "type" : "article-journal", "volume" : "441" }, "uris" : [ "http://www.mendeley.com/documents/?uuid=b5cfb329-3aaf-4dd7-964f-95f8aff7d72d" ] }, { "id" : "ITEM-2", "itemData" : { "DOI" : "10.1175/JCLI4258.1", "ISSN" : "0894-8755", "abstract" : "Abstract This study examines the response of the tropical atmospheric and oceanic circulation to increasing greenhouse gases using a coordinated set of twenty-first-century climate model experiments performed for the Intergovernmental Panel on Climate Change (IPCC) Fourth Assessment Report (AR4). The strength of the atmospheric overturning circulation decreases as the climate warms in all IPCC AR4 models, in a manner consistent with the thermodynamic scaling arguments of Held and Soden. The weakening occurs preferentially in the zonally asymmetric (i.e., Walker) rather than zonal-mean (i.e., Hadley) component of the tropical circulation and is shown to induce substantial changes to the thermal structure and circulation of the tropical oceans. Evidence suggests that the overall circulation weakens by decreasing the frequency of strong updrafts and increasing the frequency of weak updrafts, although the robustness of this behavior across all models cannot be confirmed because of the lack of data. As the climate warms, changes in both the atmospheric and ocean circulation over the tropical Pacific Ocean resemble ?El Ni\u00f1o?like? conditions; however, the mechanisms are shown to be distinct from those of El Ni\u00f1o and are reproduced in both mixed layer and full ocean dynamics coupled climate models. The character of the Indian Ocean response to global warming resembles that of Indian Ocean dipole mode events. The consensus of model results presented here is also consistent with recently detected changes in sea level pressure since the mid?nineteenth century.", "author" : [ { "dropping-particle" : "", "family" : "Vecchi", "given" : "Gabriel A", "non-dropping-particle" : "", "parse-names" : false, "suffix" : "" }, { "dropping-particle" : "", "family" : "Soden", "given" : "Brian J", "non-dropping-particle" : "", "parse-names" : false, "suffix" : "" } ], "container-title" : "Journal of Climate", "id" : "ITEM-2", "issue" : "17", "issued" : { "date-parts" : [ [ "2007", "9", "1" ] ] }, "note" : "doi: 10.1175/JCLI4258.1", "page" : "4316-4340", "publisher" : "American Meteorological Society", "title" : "Global Warming and the Weakening of the Tropical Circulation", "translator" : [ { "dropping-particle" : "", "family" : "J4164", "given" : "", "non-dropping-particle" : "", "parse-names" : false, "suffix" : "" } ], "type" : "article-journal", "volume" : "20" }, "uris" : [ "http://www.mendeley.com/documents/?uuid=ab22f175-9b59-4a8a-8aa9-79509bd7d160" ] } ], "mendeley" : { "formattedCitation" : "(Vecchi et al., 2006; Vecchi and Soden, 2007)", "plainTextFormattedCitation" : "(Vecchi et al., 2006; Vecchi and Soden, 2007)", "previouslyFormattedCitation" : "(Vecchi et al., 2006; Vecchi and Soden, 2007)" }, "properties" : { "noteIndex" : 0 }, "schema" : "https://github.com/citation-style-language/schema/raw/master/csl-citation.json" }</w:instrText>
      </w:r>
      <w:r w:rsidRPr="000D69DA">
        <w:rPr>
          <w:noProof/>
        </w:rPr>
        <w:fldChar w:fldCharType="separate"/>
      </w:r>
      <w:r w:rsidR="00393F8C">
        <w:rPr>
          <w:noProof/>
          <w:lang w:val="en-US"/>
        </w:rPr>
        <w:t>(Vecchi et al., 2006; Vecchi and Soden, 2007)</w:t>
      </w:r>
      <w:r w:rsidRPr="000D69DA">
        <w:rPr>
          <w:noProof/>
        </w:rPr>
        <w:fldChar w:fldCharType="end"/>
      </w:r>
      <w:r w:rsidRPr="00E457C1">
        <w:rPr>
          <w:noProof/>
          <w:lang w:val="en-US"/>
        </w:rPr>
        <w:t xml:space="preserve"> and thermodynamic air-sea coupling </w:t>
      </w:r>
      <w:r w:rsidRPr="000D69DA">
        <w:rPr>
          <w:noProof/>
        </w:rPr>
        <w:fldChar w:fldCharType="begin" w:fldLock="1"/>
      </w:r>
      <w:r w:rsidR="00E719C0">
        <w:rPr>
          <w:noProof/>
          <w:lang w:val="en-US"/>
        </w:rPr>
        <w:instrText>ADDIN CSL_CITATION { "citationItems" : [ { "id" : "ITEM-1", "itemData" : { "DOI" : "10.1175/2009JCLI3329.1", "ISSN" : "0894-8755", "abstract" : "Spatial variations in sea surface temperature (SST) and rainfall changes over the tropics are investigated based on ensemble simulations for the first half of the twenty-first century under the greenhouse gas (GHG) emission scenario A1B with coupled ocean\u2013atmosphere general circulation models of the Geophysical Fluid Dynamics Laboratory (GFDL) and National Center for Atmospheric Research (NCAR). Despite a GHG increase that is nearly uniform in space, pronounced patterns emerge in both SST and precipitation. Regional differences in SST warming can be as large as the tropical-mean warming. Specifically, the tropical Pacific warming features a conspicuous maximum along the equator and a minimum in the southeast subtropics. The former is associated with westerly wind anomalies whereas the latter is linked to intensified southeast trade winds, suggestive of wind\u2013evaporation\u2013SST feedback. There is a tendency for a greater warming in the northern subtropics than in the southern subtropics in accordance with asymmetries in trade wind changes. Over the equatorial Indian Ocean, surface wind anomalies are easterly, the thermocline shoals, and the warming is reduced in the east, indicative of Bjerknes feedback. In the midlatitudes, ocean circulation changes generate narrow banded structures in SST warming. The warming is negatively correlated with wind speed change over the tropics and positively correlated with ocean heat transport change in the northern extratropics. A diagnostic method based on the ocean mixed layer heat budget is developed to investigate mechanisms for SST pattern formation.", "author" : [ { "dropping-particle" : "", "family" : "Xie", "given" : "Shang-Ping", "non-dropping-particle" : "", "parse-names" : false, "suffix" : "" }, { "dropping-particle" : "", "family" : "Deser", "given" : "Clara", "non-dropping-particle" : "", "parse-names" : false, "suffix" : "" }, { "dropping-particle" : "", "family" : "Vecchi", "given" : "Gabriel A.", "non-dropping-particle" : "", "parse-names" : false, "suffix" : "" }, { "dropping-particle" : "", "family" : "Ma", "given" : "Jian", "non-dropping-particle" : "", "parse-names" : false, "suffix" : "" }, { "dropping-particle" : "", "family" : "Teng", "given" : "Haiyan", "non-dropping-particle" : "", "parse-names" : false, "suffix" : "" }, { "dropping-particle" : "", "family" : "Wittenberg", "given" : "Andrew T.", "non-dropping-particle" : "", "parse-names" : false, "suffix" : "" } ], "container-title" : "Journal of Climate", "id" : "ITEM-1", "issue" : "4", "issued" : { "date-parts" : [ [ "2010", "2" ] ] }, "page" : "966-986", "title" : "Global Warming Pattern Formation: Sea Surface Temperature and Rainfall", "translator" : [ { "dropping-particle" : "", "family" : "J6155", "given" : "", "non-dropping-particle" : "", "parse-names" : false, "suffix" : "" } ], "type" : "article-journal", "volume" : "23" }, "uris" : [ "http://www.mendeley.com/documents/?uuid=76991335-7735-426b-8e47-3e28dd578f0a" ] } ], "mendeley" : { "formattedCitation" : "(Xie et al., 2010)", "plainTextFormattedCitation" : "(Xie et al., 2010)", "previouslyFormattedCitation" : "(Xie et al., 2010)" }, "properties" : { "noteIndex" : 0 }, "schema" : "https://github.com/citation-style-language/schema/raw/master/csl-citation.json" }</w:instrText>
      </w:r>
      <w:r w:rsidRPr="000D69DA">
        <w:rPr>
          <w:noProof/>
        </w:rPr>
        <w:fldChar w:fldCharType="separate"/>
      </w:r>
      <w:r w:rsidR="00393F8C">
        <w:rPr>
          <w:noProof/>
          <w:lang w:val="en-US"/>
        </w:rPr>
        <w:t>(Xie et al., 2010)</w:t>
      </w:r>
      <w:r w:rsidRPr="000D69DA">
        <w:rPr>
          <w:noProof/>
        </w:rPr>
        <w:fldChar w:fldCharType="end"/>
      </w:r>
      <w:r w:rsidRPr="00E457C1">
        <w:rPr>
          <w:noProof/>
          <w:lang w:val="en-US"/>
        </w:rPr>
        <w:t xml:space="preserve">, but </w:t>
      </w:r>
      <w:r w:rsidR="00563ABF" w:rsidRPr="00E457C1">
        <w:rPr>
          <w:noProof/>
          <w:lang w:val="en-US"/>
        </w:rPr>
        <w:t>inconsistent with</w:t>
      </w:r>
      <w:r w:rsidRPr="00E457C1">
        <w:rPr>
          <w:noProof/>
          <w:lang w:val="en-US"/>
        </w:rPr>
        <w:t xml:space="preserve"> a theory highlighting the ocean dynamical effect</w:t>
      </w:r>
      <w:r w:rsidR="00F662AB" w:rsidRPr="00E457C1">
        <w:rPr>
          <w:noProof/>
          <w:lang w:val="en-US"/>
        </w:rPr>
        <w:t xml:space="preserve"> which suggests a strengthening in response to greenhouse gas increases</w:t>
      </w:r>
      <w:r w:rsidRPr="00E457C1">
        <w:rPr>
          <w:noProof/>
          <w:lang w:val="en-US"/>
        </w:rPr>
        <w:t xml:space="preserve"> </w:t>
      </w:r>
      <w:r w:rsidRPr="000D69DA">
        <w:rPr>
          <w:noProof/>
        </w:rPr>
        <w:fldChar w:fldCharType="begin" w:fldLock="1"/>
      </w:r>
      <w:r w:rsidR="00E719C0">
        <w:rPr>
          <w:noProof/>
          <w:lang w:val="en-US"/>
        </w:rPr>
        <w:instrText>ADDIN CSL_CITATION { "citationItems" : [ { "id" : "ITEM-1", "itemData" : { "DOI" : "10.1175/1520-0442(1996)009&lt;2190:AODT&gt;2.0.CO;2", "ISSN" : "0894-8755", "author" : [ { "dropping-particle" : "", "family" : "Clement", "given" : "Amy C.", "non-dropping-particle" : "", "parse-names" : false, "suffix" : "" }, { "dropping-particle" : "", "family" : "Seager", "given" : "Richard", "non-dropping-particle" : "", "parse-names" : false, "suffix" : "" }, { "dropping-particle" : "", "family" : "Cane", "given" : "Mark A.", "non-dropping-particle" : "", "parse-names" : false, "suffix" : "" }, { "dropping-particle" : "", "family" : "Zebiak", "given" : "Stephen E.", "non-dropping-particle" : "", "parse-names" : false, "suffix" : "" } ], "container-title" : "Journal of Climate", "id" : "ITEM-1", "issue" : "9", "issued" : { "date-parts" : [ [ "1996", "9" ] ] }, "page" : "2190-2196", "title" : "An Ocean Dynamical Thermostat", "translator" : [ { "dropping-particle" : "", "family" : "J6153", "given" : "", "non-dropping-particle" : "", "parse-names" : false, "suffix" : "" } ], "type" : "article-journal", "volume" : "9" }, "uris" : [ "http://www.mendeley.com/documents/?uuid=f5e4812b-837b-4fec-b735-b530b6bcc3a6" ] }, { "id" : "ITEM-2", "itemData" : { "DOI" : "10.1038/s41558-019-0505-x", "ISSN" : "1758-678X", "author" : [ { "dropping-particle" : "", "family" : "Seager", "given" : "Richard", "non-dropping-particle" : "", "parse-names" : false, "suffix" : "" }, { "dropping-particle" : "", "family" : "Cane", "given" : "Mark", "non-dropping-particle" : "", "parse-names" : false, "suffix" : "" }, { "dropping-particle" : "", "family" : "Henderson", "given" : "Naomi", "non-dropping-particle" : "", "parse-names" : false, "suffix" : "" }, { "dropping-particle" : "", "family" : "Lee", "given" : "Dong-Eun", "non-dropping-particle" : "", "parse-names" : false, "suffix" : "" }, { "dropping-particle" : "", "family" : "Abernathey", "given" : "Ryan", "non-dropping-particle" : "", "parse-names" : false, "suffix" : "" }, { "dropping-particle" : "", "family" : "Zhang", "given" : "Honghai", "non-dropping-particle" : "", "parse-names" : false, "suffix" : "" } ], "container-title" : "Nature Climate Change", "id" : "ITEM-2", "issue" : "7", "issued" : { "date-parts" : [ [ "2019", "7", "24" ] ] }, "page" : "517-522", "title" : "Strengthening tropical Pacific zonal sea surface temperature gradient consistent with rising greenhouse gases", "translator" : [ { "dropping-particle" : "", "family" : "J6159", "given" : "", "non-dropping-particle" : "", "parse-names" : false, "suffix" : "" } ], "type" : "article-journal", "volume" : "9" }, "uris" : [ "http://www.mendeley.com/documents/?uuid=44af0634-10e6-4740-aef4-69d89f2a7a94" ] } ], "mendeley" : { "formattedCitation" : "(Clement et al., 1996; Seager et al., 2019)", "manualFormatting" : "(Clement et al., 1996; Seager et al., 2019", "plainTextFormattedCitation" : "(Clement et al., 1996; Seager et al., 2019)", "previouslyFormattedCitation" : "(Clement et al., 1996; Seager et al., 2019)" }, "properties" : { "noteIndex" : 0 }, "schema" : "https://github.com/citation-style-language/schema/raw/master/csl-citation.json" }</w:instrText>
      </w:r>
      <w:r w:rsidRPr="000D69DA">
        <w:rPr>
          <w:noProof/>
        </w:rPr>
        <w:fldChar w:fldCharType="separate"/>
      </w:r>
      <w:r w:rsidR="00393F8C">
        <w:rPr>
          <w:noProof/>
          <w:lang w:val="en-US"/>
        </w:rPr>
        <w:t>(Clement et al., 1996; Seager et al., 2019</w:t>
      </w:r>
      <w:r w:rsidRPr="000D69DA">
        <w:rPr>
          <w:noProof/>
        </w:rPr>
        <w:fldChar w:fldCharType="end"/>
      </w:r>
      <w:r w:rsidR="003C7570" w:rsidRPr="006814DF">
        <w:rPr>
          <w:noProof/>
          <w:lang w:val="en-US"/>
        </w:rPr>
        <w:t>;</w:t>
      </w:r>
      <w:r w:rsidR="00B12CE5" w:rsidRPr="006814DF">
        <w:rPr>
          <w:noProof/>
          <w:lang w:val="en-US"/>
        </w:rPr>
        <w:t xml:space="preserve"> see also Section 7.4.4.2.1)</w:t>
      </w:r>
      <w:r w:rsidR="00214EF1" w:rsidRPr="006814DF">
        <w:rPr>
          <w:noProof/>
          <w:lang w:val="en-US"/>
        </w:rPr>
        <w:t>.</w:t>
      </w:r>
      <w:r w:rsidR="00563ABF" w:rsidRPr="006814DF">
        <w:rPr>
          <w:noProof/>
          <w:lang w:val="en-US"/>
        </w:rPr>
        <w:t xml:space="preserve"> </w:t>
      </w:r>
      <w:r w:rsidR="00F60014">
        <w:rPr>
          <w:noProof/>
        </w:rPr>
        <w:fldChar w:fldCharType="begin" w:fldLock="1"/>
      </w:r>
      <w:r w:rsidR="00E719C0" w:rsidRPr="006814DF">
        <w:rPr>
          <w:noProof/>
          <w:lang w:val="en-US"/>
        </w:rPr>
        <w:instrText>ADDIN CSL_CITATION { "citationItems" : [ { "id" : "ITEM-1", "itemData" : { "DOI" : "10.1038/s41558-019-0505-x", "ISSN" : "1758-678X", "author" : [ { "dropping-particle" : "", "family" : "Seager", "given" : "Richard", "non-dropping-particle" : "", "parse-names" : false, "suffix" : "" }, { "dropping-particle" : "", "family" : "Cane", "given" : "Mark", "non-dropping-particle" : "", "parse-names" : false, "suffix" : "" }, { "dropping-particle" : "", "family" : "Henderson", "given" : "Naomi", "non-dropping-particle" : "", "parse-names" : false, "suffix" : "" }, { "dropping-particle" : "", "family" : "Lee", "given" : "Dong-Eun", "non-dropping-particle" : "", "parse-names" : false, "suffix" : "" }, { "dropping-particle" : "", "family" : "Abernathey", "given" : "Ryan", "non-dropping-particle" : "", "parse-names" : false, "suffix" : "" }, { "dropping-particle" : "", "family" : "Zhang", "given" : "Honghai", "non-dropping-particle" : "", "parse-names" : false, "suffix" : "" } ], "container-title" : "Nature Climate Change", "id" : "ITEM-1", "issue" : "7", "issued" : { "date-parts" : [ [ "2019", "7", "24" ] ] }, "page" : "517-522", "title" : "Strengthening tropical Pacific zonal sea surface temperature gradient consistent with rising greenhouse gases", "translator" : [ { "dropping-particle" : "", "family" : "J6159", "given" : "", "non-dropping-particle" : "", "parse-names" : false, "suffix" : "" } ], "type" : "article-journal", "volume" : "9" }, "uris" : [ "http://www.mendeley.com/documents/?uuid=44af0634-10e6-4740-aef4-69d89f2a7a94" ] } ], "mendeley" : { "formattedCitation" : "(Seager et al., 2019)", "manualFormatting" : "Seager et al. (2019)", "plainTextFormattedCitation" : "(Seager et al., 2019)", "previouslyFormattedCitation" : "(Seager et al., 2019)" }, "properties" : { "noteIndex" : 0 }, "schema" : "https://github.com/citation-style-language/schema/raw/master/csl-citation.json" }</w:instrText>
      </w:r>
      <w:r w:rsidR="00F60014">
        <w:rPr>
          <w:noProof/>
        </w:rPr>
        <w:fldChar w:fldCharType="separate"/>
      </w:r>
      <w:r w:rsidR="00393F8C">
        <w:rPr>
          <w:noProof/>
          <w:lang w:val="en-US"/>
        </w:rPr>
        <w:t>Seager et al. (2019)</w:t>
      </w:r>
      <w:r w:rsidR="00F60014">
        <w:rPr>
          <w:noProof/>
        </w:rPr>
        <w:fldChar w:fldCharType="end"/>
      </w:r>
      <w:r w:rsidR="00563ABF" w:rsidRPr="00AE3B5E">
        <w:rPr>
          <w:noProof/>
          <w:lang w:val="en-US"/>
        </w:rPr>
        <w:t xml:space="preserve"> attribute</w:t>
      </w:r>
      <w:r w:rsidR="000B1BA8" w:rsidRPr="00AE3B5E">
        <w:rPr>
          <w:noProof/>
          <w:lang w:val="en-US"/>
        </w:rPr>
        <w:t>d</w:t>
      </w:r>
      <w:r w:rsidR="00563ABF" w:rsidRPr="00AE3B5E">
        <w:rPr>
          <w:noProof/>
          <w:lang w:val="en-US"/>
        </w:rPr>
        <w:t xml:space="preserve"> this </w:t>
      </w:r>
      <w:r w:rsidR="002D32CA" w:rsidRPr="00AE3B5E">
        <w:rPr>
          <w:noProof/>
          <w:lang w:val="en-US"/>
        </w:rPr>
        <w:t xml:space="preserve">inconsistency </w:t>
      </w:r>
      <w:r w:rsidR="00A65DD4" w:rsidRPr="00AE3B5E">
        <w:rPr>
          <w:noProof/>
          <w:lang w:val="en-US"/>
        </w:rPr>
        <w:t>to</w:t>
      </w:r>
      <w:r w:rsidR="00214EF1" w:rsidRPr="00AE3B5E">
        <w:rPr>
          <w:noProof/>
          <w:lang w:val="en-US"/>
        </w:rPr>
        <w:t xml:space="preserve"> equatorial </w:t>
      </w:r>
      <w:r w:rsidR="003E10AE" w:rsidRPr="00AE3B5E">
        <w:rPr>
          <w:noProof/>
          <w:lang w:val="en-US"/>
        </w:rPr>
        <w:t xml:space="preserve">Pacific </w:t>
      </w:r>
      <w:r w:rsidR="00214EF1" w:rsidRPr="00AE3B5E">
        <w:rPr>
          <w:noProof/>
          <w:lang w:val="en-US"/>
        </w:rPr>
        <w:t>SST</w:t>
      </w:r>
      <w:r w:rsidR="00A65DD4" w:rsidRPr="00AE3B5E">
        <w:rPr>
          <w:noProof/>
          <w:lang w:val="en-US"/>
        </w:rPr>
        <w:t xml:space="preserve"> biases</w:t>
      </w:r>
      <w:r w:rsidR="00563ABF" w:rsidRPr="00AE3B5E">
        <w:rPr>
          <w:noProof/>
          <w:lang w:val="en-US"/>
        </w:rPr>
        <w:t xml:space="preserve"> in</w:t>
      </w:r>
      <w:r w:rsidR="00A65DD4" w:rsidRPr="00AE3B5E">
        <w:rPr>
          <w:noProof/>
          <w:lang w:val="en-US"/>
        </w:rPr>
        <w:t xml:space="preserve"> the</w:t>
      </w:r>
      <w:r w:rsidR="00563ABF" w:rsidRPr="00AE3B5E">
        <w:rPr>
          <w:noProof/>
          <w:lang w:val="en-US"/>
        </w:rPr>
        <w:t xml:space="preserve"> models</w:t>
      </w:r>
      <w:r w:rsidR="003E10AE" w:rsidRPr="00AE3B5E">
        <w:rPr>
          <w:noProof/>
          <w:lang w:val="en-US"/>
        </w:rPr>
        <w:t xml:space="preserve"> (</w:t>
      </w:r>
      <w:r w:rsidR="00B12CE5" w:rsidRPr="00AE3B5E">
        <w:rPr>
          <w:noProof/>
          <w:lang w:val="en-US"/>
        </w:rPr>
        <w:t>Section 3.5.1.2</w:t>
      </w:r>
      <w:r w:rsidR="003E10AE" w:rsidRPr="00AE3B5E">
        <w:rPr>
          <w:noProof/>
          <w:lang w:val="en-US"/>
        </w:rPr>
        <w:t>)</w:t>
      </w:r>
      <w:r w:rsidRPr="00AE3B5E">
        <w:rPr>
          <w:noProof/>
          <w:lang w:val="en-US"/>
        </w:rPr>
        <w:t xml:space="preserve">. </w:t>
      </w:r>
      <w:r w:rsidRPr="00E457C1">
        <w:rPr>
          <w:noProof/>
          <w:lang w:val="en-US"/>
        </w:rPr>
        <w:t xml:space="preserve">However, observational and reanalysis </w:t>
      </w:r>
      <w:del w:id="1441" w:author="Sara M Tuson" w:date="2021-06-24T14:41:00Z">
        <w:r w:rsidRPr="00E457C1" w:rsidDel="0089720C">
          <w:rPr>
            <w:noProof/>
            <w:lang w:val="en-US"/>
          </w:rPr>
          <w:delText>data sets</w:delText>
        </w:r>
      </w:del>
      <w:ins w:id="1442" w:author="Sara M Tuson" w:date="2021-06-24T14:41:00Z">
        <w:r w:rsidR="0089720C">
          <w:rPr>
            <w:noProof/>
            <w:lang w:val="en-US"/>
          </w:rPr>
          <w:t>datasets</w:t>
        </w:r>
      </w:ins>
      <w:r w:rsidRPr="00E457C1">
        <w:rPr>
          <w:noProof/>
          <w:lang w:val="en-US"/>
        </w:rPr>
        <w:t xml:space="preserve"> </w:t>
      </w:r>
      <w:r w:rsidR="007F05BB" w:rsidRPr="00E457C1">
        <w:rPr>
          <w:noProof/>
          <w:lang w:val="en-US"/>
        </w:rPr>
        <w:t>disagree on the sign of</w:t>
      </w:r>
      <w:r w:rsidRPr="00E457C1">
        <w:rPr>
          <w:noProof/>
          <w:lang w:val="en-US"/>
        </w:rPr>
        <w:t xml:space="preserve"> trends </w:t>
      </w:r>
      <w:r w:rsidR="00B173C5" w:rsidRPr="00E457C1">
        <w:rPr>
          <w:noProof/>
          <w:lang w:val="en-US"/>
        </w:rPr>
        <w:t>in</w:t>
      </w:r>
      <w:r w:rsidRPr="00E457C1">
        <w:rPr>
          <w:noProof/>
          <w:lang w:val="en-US"/>
        </w:rPr>
        <w:t xml:space="preserve"> the Walker Circulation strength</w:t>
      </w:r>
      <w:r w:rsidR="00F93CE7" w:rsidRPr="00E457C1">
        <w:rPr>
          <w:noProof/>
          <w:lang w:val="en-US"/>
        </w:rPr>
        <w:t xml:space="preserve"> over the 1901</w:t>
      </w:r>
      <w:del w:id="1443" w:author="Sara M Tuson" w:date="2021-06-24T10:52:00Z">
        <w:r w:rsidR="00F93CE7" w:rsidRPr="00E457C1" w:rsidDel="00D269C7">
          <w:rPr>
            <w:noProof/>
            <w:lang w:val="en-US"/>
          </w:rPr>
          <w:delText>-</w:delText>
        </w:r>
      </w:del>
      <w:ins w:id="1444" w:author="Sara M Tuson" w:date="2021-06-24T10:52:00Z">
        <w:r w:rsidR="00D269C7">
          <w:rPr>
            <w:noProof/>
            <w:lang w:val="en-US"/>
          </w:rPr>
          <w:t>–</w:t>
        </w:r>
      </w:ins>
      <w:r w:rsidR="00F93CE7" w:rsidRPr="00E457C1">
        <w:rPr>
          <w:noProof/>
          <w:lang w:val="en-US"/>
        </w:rPr>
        <w:t>2010 period</w:t>
      </w:r>
      <w:r w:rsidRPr="00E457C1">
        <w:rPr>
          <w:noProof/>
          <w:lang w:val="en-US"/>
        </w:rPr>
        <w:t xml:space="preserve"> (</w:t>
      </w:r>
      <w:r w:rsidR="00F93CE7" w:rsidRPr="00E457C1">
        <w:rPr>
          <w:noProof/>
          <w:lang w:val="en-US"/>
        </w:rPr>
        <w:t>Figure 3.16d,</w:t>
      </w:r>
      <w:r w:rsidRPr="00E457C1">
        <w:rPr>
          <w:noProof/>
          <w:lang w:val="en-US"/>
        </w:rPr>
        <w:t>)</w:t>
      </w:r>
      <w:r w:rsidR="00F662AB" w:rsidRPr="00E457C1">
        <w:rPr>
          <w:noProof/>
          <w:lang w:val="en-US"/>
        </w:rPr>
        <w:t xml:space="preserve">, and Section 2.3.1.4.1 assesses </w:t>
      </w:r>
      <w:r w:rsidR="00F662AB" w:rsidRPr="00E457C1">
        <w:rPr>
          <w:i/>
          <w:noProof/>
          <w:lang w:val="en-US"/>
        </w:rPr>
        <w:t>low confidence</w:t>
      </w:r>
      <w:r w:rsidR="00F662AB" w:rsidRPr="00E457C1">
        <w:rPr>
          <w:noProof/>
          <w:lang w:val="en-US"/>
        </w:rPr>
        <w:t xml:space="preserve"> in observed long-term Walker Circulation trends</w:t>
      </w:r>
      <w:r w:rsidRPr="00E457C1">
        <w:rPr>
          <w:noProof/>
          <w:lang w:val="en-US"/>
        </w:rPr>
        <w:t xml:space="preserve">. The observational uncertainty remains </w:t>
      </w:r>
      <w:r w:rsidR="00F93CE7" w:rsidRPr="00E457C1">
        <w:rPr>
          <w:noProof/>
          <w:lang w:val="en-US"/>
        </w:rPr>
        <w:t xml:space="preserve">high </w:t>
      </w:r>
      <w:r w:rsidRPr="00E457C1">
        <w:rPr>
          <w:noProof/>
          <w:lang w:val="en-US"/>
        </w:rPr>
        <w:t xml:space="preserve">in the trends since the 1950s </w:t>
      </w:r>
      <w:r w:rsidRPr="000D69DA">
        <w:rPr>
          <w:noProof/>
        </w:rPr>
        <w:fldChar w:fldCharType="begin" w:fldLock="1"/>
      </w:r>
      <w:r w:rsidR="00E719C0">
        <w:rPr>
          <w:noProof/>
          <w:lang w:val="en-US"/>
        </w:rPr>
        <w:instrText>ADDIN CSL_CITATION { "citationItems" : [ { "id" : "ITEM-1", "itemData" : { "DOI" : "10.1038/nature11576", "author" : [ { "dropping-particle" : "", "family" : "Tokinaga", "given" : "Hiroki", "non-dropping-particle" : "", "parse-names" : false, "suffix" : "" }, { "dropping-particle" : "", "family" : "Xie", "given" : "Shang-Ping", "non-dropping-particle" : "", "parse-names" : false, "suffix" : "" }, { "dropping-particle" : "", "family" : "Deser", "given" : "Clara", "non-dropping-particle" : "", "parse-names" : false, "suffix" : "" }, { "dropping-particle" : "", "family" : "Kosaka", "given" : "Yu", "non-dropping-particle" : "", "parse-names" : false, "suffix" : "" }, { "dropping-particle" : "", "family" : "Okumura", "given" : "Yuko M", "non-dropping-particle" : "", "parse-names" : false, "suffix" : "" } ], "container-title" : "Nature", "id" : "ITEM-1", "issued" : { "date-parts" : [ [ "2012", "11", "14" ] ] }, "page" : "439", "publisher" : "Nature Publishing Group, a division of Macmillan Publishers Limited. All Rights Reserved.", "title" : "Slowdown of the Walker circulation driven by tropical Indo-Pacific warming", "translator" : [ { "dropping-particle" : "", "family" : "J536", "given" : "", "non-dropping-particle" : "", "parse-names" : false, "suffix" : "" } ], "type" : "article-journal", "volume" : "491" }, "uris" : [ "http://www.mendeley.com/documents/?uuid=6ab8f0ee-3563-4128-a5f1-fc1efceffcfd" ] }, { "id" : "ITEM-2",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"ITEM-2", "issue" : "6", "issued" : { "date-parts" : [ [ "2013", "3" ] ] }, "page" : "571-576", "publisher" : "Springer Nature", "title" : "Recent multidecadal strengthening of the Walker circulation across the tropical Pacific", "translator" : [ { "dropping-particle" : "", "family" : "J6092", "given" : "", "non-dropping-particle" : "", "parse-names" : false, "suffix" : "" } ], "type" : "article-journal", "volume" : "3" }, "uris" : [ "http://www.mendeley.com/documents/?uuid=06a5d369-9474-43a4-acd9-c4fb2b66ceee" ] } ], "mendeley" : { "formattedCitation" : "(Tokinaga et al., 2012; L\u2019Heureux et al., 2013)", "plainTextFormattedCitation" : "(Tokinaga et al., 2012; L\u2019Heureux et al., 2013)", "previouslyFormattedCitation" : "(Tokinaga et al., 2012; L\u2019Heureux et al., 2013)" }, "properties" : { "noteIndex" : 0 }, "schema" : "https://github.com/citation-style-language/schema/raw/master/csl-citation.json" }</w:instrText>
      </w:r>
      <w:r w:rsidRPr="000D69DA">
        <w:rPr>
          <w:noProof/>
        </w:rPr>
        <w:fldChar w:fldCharType="separate"/>
      </w:r>
      <w:r w:rsidR="00393F8C">
        <w:rPr>
          <w:noProof/>
          <w:lang w:val="en-US"/>
        </w:rPr>
        <w:t>(Tokinaga et al., 2012; L’Heureux et al., 2013)</w:t>
      </w:r>
      <w:r w:rsidRPr="000D69DA">
        <w:rPr>
          <w:noProof/>
        </w:rPr>
        <w:fldChar w:fldCharType="end"/>
      </w:r>
      <w:r w:rsidRPr="00E457C1">
        <w:rPr>
          <w:noProof/>
          <w:lang w:val="en-US"/>
        </w:rPr>
        <w:t xml:space="preserve">, </w:t>
      </w:r>
      <w:r w:rsidR="00F93CE7" w:rsidRPr="00E457C1">
        <w:rPr>
          <w:noProof/>
          <w:lang w:val="en-US"/>
        </w:rPr>
        <w:t xml:space="preserve">though </w:t>
      </w:r>
      <w:r w:rsidRPr="00E457C1">
        <w:rPr>
          <w:noProof/>
          <w:lang w:val="en-US"/>
        </w:rPr>
        <w:t xml:space="preserve">both CMIP5 and CMIP6 historical simulations </w:t>
      </w:r>
      <w:r w:rsidR="00F93CE7" w:rsidRPr="00E457C1">
        <w:rPr>
          <w:noProof/>
          <w:lang w:val="en-US"/>
        </w:rPr>
        <w:t xml:space="preserve">span </w:t>
      </w:r>
      <w:r w:rsidRPr="00E457C1">
        <w:rPr>
          <w:noProof/>
          <w:lang w:val="en-US"/>
        </w:rPr>
        <w:t>trends of all but one observational data set (</w:t>
      </w:r>
      <w:r w:rsidR="00CA2F83" w:rsidRPr="00E457C1">
        <w:rPr>
          <w:noProof/>
          <w:lang w:val="en-US"/>
        </w:rPr>
        <w:t>Figure 3.16</w:t>
      </w:r>
      <w:r w:rsidRPr="00E457C1">
        <w:rPr>
          <w:rFonts w:cs="Times New Roman"/>
          <w:noProof/>
          <w:lang w:val="en-US" w:eastAsia="ja-JP"/>
        </w:rPr>
        <w:t>e</w:t>
      </w:r>
      <w:r w:rsidRPr="00E457C1">
        <w:rPr>
          <w:noProof/>
          <w:lang w:val="en-US"/>
        </w:rPr>
        <w:t xml:space="preserve">). For this period, external influence simulated in CMIP6 is insignificant due to a partial compensation </w:t>
      </w:r>
      <w:r w:rsidR="00F93CE7" w:rsidRPr="00E457C1">
        <w:rPr>
          <w:noProof/>
          <w:lang w:val="en-US"/>
        </w:rPr>
        <w:t>of forced responses to</w:t>
      </w:r>
      <w:r w:rsidRPr="00E457C1">
        <w:rPr>
          <w:noProof/>
          <w:lang w:val="en-US"/>
        </w:rPr>
        <w:t xml:space="preserve"> </w:t>
      </w:r>
      <w:r w:rsidR="00CA4412" w:rsidRPr="00E457C1">
        <w:rPr>
          <w:noProof/>
          <w:lang w:val="en-US"/>
        </w:rPr>
        <w:t>greenhouse gas</w:t>
      </w:r>
      <w:r w:rsidR="00F93CE7" w:rsidRPr="00E457C1">
        <w:rPr>
          <w:noProof/>
          <w:lang w:val="en-US"/>
        </w:rPr>
        <w:t>es</w:t>
      </w:r>
      <w:r w:rsidRPr="00E457C1">
        <w:rPr>
          <w:noProof/>
          <w:lang w:val="en-US"/>
        </w:rPr>
        <w:t xml:space="preserve"> and </w:t>
      </w:r>
      <w:r w:rsidR="00F93CE7" w:rsidRPr="00E457C1">
        <w:rPr>
          <w:noProof/>
          <w:lang w:val="en-US"/>
        </w:rPr>
        <w:t xml:space="preserve">aerosols </w:t>
      </w:r>
      <w:r w:rsidRPr="00E457C1">
        <w:rPr>
          <w:noProof/>
          <w:lang w:val="en-US"/>
        </w:rPr>
        <w:t>and large internal decadal variability (</w:t>
      </w:r>
      <w:r w:rsidR="00C62EFC" w:rsidRPr="00E457C1">
        <w:rPr>
          <w:rFonts w:cs="Times New Roman"/>
          <w:noProof/>
          <w:lang w:val="en-US" w:eastAsia="ja-JP"/>
        </w:rPr>
        <w:t>Figure 3.16</w:t>
      </w:r>
      <w:r w:rsidRPr="00E457C1">
        <w:rPr>
          <w:rFonts w:cs="Times New Roman"/>
          <w:noProof/>
          <w:lang w:val="en-US" w:eastAsia="ja-JP"/>
        </w:rPr>
        <w:t>e</w:t>
      </w:r>
      <w:r w:rsidRPr="00E457C1">
        <w:rPr>
          <w:noProof/>
          <w:lang w:val="en-US"/>
        </w:rPr>
        <w:t xml:space="preserve">). It is notable that while AMIP simulations on average show strengthening over both the periods, those simulations are forced by one reconstruction of SST, which itself is subject to uncertainty before the 1970s </w:t>
      </w:r>
      <w:r w:rsidRPr="000D69DA">
        <w:rPr>
          <w:noProof/>
        </w:rPr>
        <w:fldChar w:fldCharType="begin" w:fldLock="1"/>
      </w:r>
      <w:r w:rsidR="00DD1373">
        <w:rPr>
          <w:noProof/>
          <w:lang w:val="en-US"/>
        </w:rPr>
        <w:instrText>ADDIN CSL_CITATION { "citationItems" : [ { "id" : "ITEM-1", "itemData" : { "DOI" : "10.1029/2010GL043321", "ISSN" : "00948276",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"container-title" : "Geophysical Research Letters", "id" : "ITEM-1", "issue" : "10", "issued" : { "date-parts" : [ [ "2010", "5" ] ] }, "page" : "L10701", "title" : "Twentieth century tropical sea surface temperature trends revisited", "translator" : [ { "dropping-particle" : "", "family" : "J6157", "given" : "", "non-dropping-particle" : "", "parse-names" : false, "suffix" : "" } ], "type" : "article-journal", "volume" : "37" }, "uris" : [ "http://www.mendeley.com/documents/?uuid=862b24c6-6915-477b-8a53-ec53ed65e2b2" ] }, { "id" : "ITEM-2", "itemData" : { "DOI" : "10.1038/nature11576", "author" : [ { "dropping-particle" : "", "family" : "Tokinaga", "given" : "Hiroki", "non-dropping-particle" : "", "parse-names" : false, "suffix" : "" }, { "dropping-particle" : "", "family" : "Xie", "given" : "Shang-Ping", "non-dropping-particle" : "", "parse-names" : false, "suffix" : "" }, { "dropping-particle" : "", "family" : "Deser", "given" : "Clara", "non-dropping-particle" : "", "parse-names" : false, "suffix" : "" }, { "dropping-particle" : "", "family" : "Kosaka", "given" : "Yu", "non-dropping-particle" : "", "parse-names" : false, "suffix" : "" }, { "dropping-particle" : "", "family" : "Okumura", "given" : "Yuko M", "non-dropping-particle" : "", "parse-names" : false, "suffix" : "" } ], "container-title" : "Nature", "id" : "ITEM-2", "issued" : { "date-parts" : [ [ "2012", "11", "14" ] ] }, "page" : "439", "publisher" : "Nature Publishing Group, a division of Macmillan Publishers Limited. All Rights Reserved.", "title" : "Slowdown of the Walker circulation driven by tropical Indo-Pacific warming", "translator" : [ { "dropping-particle" : "", "family" : "J536", "given" : "", "non-dropping-particle" : "", "parse-names" : false, "suffix" : "" } ], "type" : "article-journal", "volume" : "491" }, "uris" : [ "http://www.mendeley.com/documents/?uuid=6ab8f0ee-3563-4128-a5f1-fc1efceffcfd" ] } ], "mendeley" : { "formattedCitation" : "(Deser et al., 2010; Tokinaga et al., 2012)", "plainTextFormattedCitation" : "(Deser et al., 2010; Tokinaga et al., 2012)", "previouslyFormattedCitation" : "(Deser et al., 2010; Tokinaga et al., 2012)" }, "properties" : { "noteIndex" : 0 }, "schema" : "https://github.com/citation-style-language/schema/raw/master/csl-citation.json" }</w:instrText>
      </w:r>
      <w:r w:rsidRPr="000D69DA">
        <w:rPr>
          <w:noProof/>
        </w:rPr>
        <w:fldChar w:fldCharType="separate"/>
      </w:r>
      <w:r w:rsidR="00393F8C">
        <w:rPr>
          <w:noProof/>
          <w:lang w:val="en-US"/>
        </w:rPr>
        <w:t>(Deser et al., 2010; Tokinaga et al., 2012)</w:t>
      </w:r>
      <w:r w:rsidRPr="000D69DA">
        <w:rPr>
          <w:noProof/>
        </w:rPr>
        <w:fldChar w:fldCharType="end"/>
      </w:r>
      <w:r w:rsidRPr="00E457C1">
        <w:rPr>
          <w:noProof/>
          <w:lang w:val="en-US"/>
        </w:rPr>
        <w:t>.</w:t>
      </w:r>
    </w:p>
    <w:p w14:paraId="6C53F4AC" w14:textId="77777777" w:rsidR="009F594A" w:rsidRPr="00E457C1" w:rsidRDefault="009F594A" w:rsidP="009F594A">
      <w:pPr>
        <w:pStyle w:val="AR6BodyText"/>
        <w:rPr>
          <w:noProof/>
          <w:lang w:val="en-US"/>
        </w:rPr>
      </w:pPr>
    </w:p>
    <w:p w14:paraId="6BDE5003" w14:textId="407F22EC" w:rsidR="009F594A" w:rsidRDefault="009F594A" w:rsidP="009F594A">
      <w:pPr>
        <w:pStyle w:val="AR6BodyText"/>
        <w:rPr>
          <w:noProof/>
          <w:lang w:val="en-US" w:eastAsia="ja-JP"/>
        </w:rPr>
      </w:pPr>
      <w:r w:rsidRPr="00E457C1">
        <w:rPr>
          <w:noProof/>
          <w:lang w:val="en-US"/>
        </w:rPr>
        <w:t>Observation</w:t>
      </w:r>
      <w:r w:rsidR="00FE73BF" w:rsidRPr="00E457C1">
        <w:rPr>
          <w:noProof/>
          <w:lang w:val="en-US"/>
        </w:rPr>
        <w:t>al</w:t>
      </w:r>
      <w:r w:rsidRPr="00E457C1">
        <w:rPr>
          <w:noProof/>
          <w:lang w:val="en-US"/>
        </w:rPr>
        <w:t xml:space="preserve"> SST products </w:t>
      </w:r>
      <w:r w:rsidR="00EC6BF8" w:rsidRPr="00E457C1">
        <w:rPr>
          <w:noProof/>
          <w:lang w:val="en-US"/>
        </w:rPr>
        <w:t xml:space="preserve">indicate </w:t>
      </w:r>
      <w:r w:rsidRPr="00E457C1">
        <w:rPr>
          <w:noProof/>
          <w:lang w:val="en-US"/>
        </w:rPr>
        <w:t xml:space="preserve">that the equatorial zonal SST gradient from the western </w:t>
      </w:r>
      <w:r w:rsidR="00B8399D" w:rsidRPr="00E457C1">
        <w:rPr>
          <w:noProof/>
          <w:lang w:val="en-US"/>
        </w:rPr>
        <w:t>to the</w:t>
      </w:r>
      <w:r w:rsidRPr="00E457C1">
        <w:rPr>
          <w:noProof/>
          <w:lang w:val="en-US"/>
        </w:rPr>
        <w:t xml:space="preserve"> eastern equatorial Pacific has strengthened since 1870 </w:t>
      </w:r>
      <w:r w:rsidR="009E4F33" w:rsidRPr="00E457C1">
        <w:rPr>
          <w:noProof/>
          <w:lang w:val="en-US"/>
        </w:rPr>
        <w:t>(</w:t>
      </w:r>
      <w:r w:rsidRPr="00E457C1">
        <w:rPr>
          <w:noProof/>
          <w:lang w:val="en-US"/>
        </w:rPr>
        <w:t>Section 7.4.4.2.1</w:t>
      </w:r>
      <w:r w:rsidR="009E4F33" w:rsidRPr="00E457C1">
        <w:rPr>
          <w:noProof/>
          <w:lang w:val="en-US"/>
        </w:rPr>
        <w:t>)</w:t>
      </w:r>
      <w:r w:rsidRPr="00E457C1">
        <w:rPr>
          <w:noProof/>
          <w:lang w:val="en-US"/>
        </w:rPr>
        <w:t xml:space="preserve">. While CMIP5 historical simulations </w:t>
      </w:r>
      <w:r w:rsidR="007F05BB" w:rsidRPr="00E457C1">
        <w:rPr>
          <w:noProof/>
          <w:lang w:val="en-US"/>
        </w:rPr>
        <w:t xml:space="preserve">on average simulate a weakening, </w:t>
      </w:r>
      <w:r w:rsidRPr="00E457C1">
        <w:rPr>
          <w:noProof/>
          <w:lang w:val="en-US"/>
        </w:rPr>
        <w:t xml:space="preserve">large ensemble simulations </w:t>
      </w:r>
      <w:r w:rsidR="007F05BB" w:rsidRPr="00E457C1">
        <w:rPr>
          <w:noProof/>
          <w:lang w:val="en-US"/>
        </w:rPr>
        <w:t xml:space="preserve">span </w:t>
      </w:r>
      <w:r w:rsidRPr="00E457C1">
        <w:rPr>
          <w:noProof/>
          <w:lang w:val="en-US"/>
        </w:rPr>
        <w:t xml:space="preserve">the observed strengthening since the 1950s </w:t>
      </w:r>
      <w:r>
        <w:rPr>
          <w:noProof/>
        </w:rPr>
        <w:fldChar w:fldCharType="begin" w:fldLock="1"/>
      </w:r>
      <w:r w:rsidR="00713B77" w:rsidRPr="00E457C1">
        <w:rPr>
          <w:noProof/>
          <w:lang w:val="en-US"/>
        </w:rPr>
        <w:instrText>ADDIN CSL_CITATION { "citationItems" : [ { "id" : "ITEM-1", "itemData" : { "DOI" : "10.1038/s41558-020-00933-3", "ISSN" : "1758-678X", "abstract" : "The equatorial Pacific zonal sea surface temperature (SST) gradient, known to be a pacemaker of global warming, has strengthened since the mid-twentieth century. However, the cause is controversial because a majority of Coupled Model Intercomparison Project Phase 5 (CMIP5) models suggest weakening of the zonal SST gradient from the past to the future. Reconciling this discrepancy is important for the climate change attribution and climate sensitivity assessment. Here we use the CMIP5 ensemble and large ensemble simulations by four climate models to show that the intensifying SST gradient observed during 1951\u20132010 could arise from internal climate variability. Models and members that simulate historical strengthening of the SST gradient commonly exhibit reversed future trends. Using these models as a constraint, the rate of global-mean temperature rise is amplified by 9\u201330%, with higher values occurring in low-emission scenarios, because internal variability has a greater impact when the externally forced response is smaller.", "author" : [ { "dropping-particle" : "", "family" : "Watanabe", "given" : "Masahiro", "non-dropping-particle" : "", "parse-names" : false, "suffix" : "" }, { "dropping-particle" : "", "family" : "Dufresne", "given" : "Jean-Louis", "non-dropping-particle" : "", "parse-names" : false, "suffix" : "" }, { "dropping-particle" : "", "family" : "Kosaka", "given" : "Yu", "non-dropping-particle" : "", "parse-names" : false, "suffix" : "" }, { "dropping-particle" : "", "family" : "Mauritsen", "given" : "Thorsten", "non-dropping-particle" : "", "parse-names" : false, "suffix" : "" }, { "dropping-particle" : "", "family" : "Tatebe", "given" : "Hiroaki", "non-dropping-particle" : "", "parse-names" : false, "suffix" : "" } ], "container-title" : "Nature Climate Change", "id" : "ITEM-1", "issue" : "1", "issued" : { "date-parts" : [ [ "2021", "1", "26" ] ] }, "page" : "33-37", "title" : "Enhanced warming constrained by past trends in equatorial Pacific sea surface temperature gradient", "translator" : [ { "dropping-particle" : "", "family" : "J2580", "given" : "", "non-dropping-particle" : "", "parse-names" : false, "suffix" : "" } ], "type" : "article-journal", "volume" : "11" }, "uris" : [ "http://www.mendeley.com/documents/?uuid=f03eda73-1ee8-44b6-b72e-3d73784bd3bc" ] } ], "mendeley" : { "formattedCitation" : "(Watanabe et al., 2021)", "plainTextFormattedCitation" : "(Watanabe et al., 2021)", "previouslyFormattedCitation" : "(Watanabe et al., 2021)" }, "properties" : { "noteIndex" : 0 }, "schema" : "https://github.com/citation-style-language/schema/raw/master/csl-citation.json" }</w:instrText>
      </w:r>
      <w:r>
        <w:rPr>
          <w:noProof/>
        </w:rPr>
        <w:fldChar w:fldCharType="separate"/>
      </w:r>
      <w:r w:rsidR="00393F8C">
        <w:rPr>
          <w:noProof/>
          <w:lang w:val="en-US"/>
        </w:rPr>
        <w:t>(Watanabe et al., 2021)</w:t>
      </w:r>
      <w:r>
        <w:rPr>
          <w:noProof/>
        </w:rPr>
        <w:fldChar w:fldCharType="end"/>
      </w:r>
      <w:r w:rsidRPr="00E457C1">
        <w:rPr>
          <w:noProof/>
          <w:lang w:val="en-US"/>
        </w:rPr>
        <w:t xml:space="preserve"> suggesting an important contribution from internal variability. </w:t>
      </w:r>
      <w:r>
        <w:rPr>
          <w:noProof/>
        </w:rPr>
        <w:fldChar w:fldCharType="begin" w:fldLock="1"/>
      </w:r>
      <w:r w:rsidR="00E719C0">
        <w:rPr>
          <w:noProof/>
          <w:lang w:val="en-US"/>
        </w:rPr>
        <w:instrText>ADDIN CSL_CITATION { "citationItems" : [ { "id" : "ITEM-1", "itemData" : { "DOI" : "10.1002/2017GL074622", "ISSN" : "0094-8276", "author" : [ { "dropping-particle" : "", "family" : "Coats", "given" : "S.", "non-dropping-particle" : "", "parse-names" : false, "suffix" : "" }, { "dropping-particle" : "", "family" : "Karnauskas", "given" : "K. B.", "non-dropping-particle" : "", "parse-names" : false, "suffix" : "" } ], "container-title" : "Geophysical Research Letters", "id" : "ITEM-1", "issue" : "19", "issued" : { "date-parts" : [ [ "2017", "10", "16" ] ] }, "page" : "9928-9937", "title" : "Are Simulated and Observed Twentieth Century Tropical Pacific Sea Surface Temperature Trends Significant Relative to Internal Variability?", "translator" : [ { "dropping-particle" : "", "family" : "J6161", "given" : "", "non-dropping-particle" : "", "parse-names" : false, "suffix" : "" } ], "type" : "article-journal", "volume" : "44" }, "uris" : [ "http://www.mendeley.com/documents/?uuid=a0b0b540-7fb3-4188-8b73-0cba46fb3cc8" ] } ], "mendeley" : { "formattedCitation" : "(Coats and Karnauskas, 2017)", "manualFormatting" : "Coats and Karnauskas (2017)", "plainTextFormattedCitation" : "(Coats and Karnauskas, 2017)", "previouslyFormattedCitation" : "(Coats and Karnauskas, 2017)" }, "properties" : { "noteIndex" : 0 }, "schema" : "https://github.com/citation-style-language/schema/raw/master/csl-citation.json" }</w:instrText>
      </w:r>
      <w:r>
        <w:rPr>
          <w:noProof/>
        </w:rPr>
        <w:fldChar w:fldCharType="separate"/>
      </w:r>
      <w:r w:rsidR="00393F8C">
        <w:rPr>
          <w:noProof/>
          <w:lang w:val="en-US"/>
        </w:rPr>
        <w:t>Coats and Karnauskas (2017)</w:t>
      </w:r>
      <w:r>
        <w:rPr>
          <w:noProof/>
        </w:rPr>
        <w:fldChar w:fldCharType="end"/>
      </w:r>
      <w:r w:rsidRPr="00E457C1">
        <w:rPr>
          <w:noProof/>
          <w:lang w:val="en-US"/>
        </w:rPr>
        <w:t xml:space="preserve"> also find that the </w:t>
      </w:r>
      <w:r w:rsidR="00ED72C4" w:rsidRPr="00E457C1">
        <w:rPr>
          <w:lang w:val="en-US"/>
        </w:rPr>
        <w:t>anthropogenic</w:t>
      </w:r>
      <w:r w:rsidRPr="00E457C1">
        <w:rPr>
          <w:noProof/>
          <w:lang w:val="en-US"/>
        </w:rPr>
        <w:t xml:space="preserve"> influence on the SST gradient is yet to emerge out of internal variability even on centennial time</w:t>
      </w:r>
      <w:ins w:id="1445" w:author="Sara M Tuson" w:date="2021-06-27T22:07:00Z">
        <w:r w:rsidR="00630726">
          <w:rPr>
            <w:noProof/>
            <w:lang w:val="en-US"/>
          </w:rPr>
          <w:t xml:space="preserve"> </w:t>
        </w:r>
      </w:ins>
      <w:r w:rsidRPr="00E457C1">
        <w:rPr>
          <w:noProof/>
          <w:lang w:val="en-US"/>
        </w:rPr>
        <w:t>scales.</w:t>
      </w:r>
    </w:p>
    <w:p w14:paraId="4AB061B9" w14:textId="77777777" w:rsidR="009F594A" w:rsidRDefault="009F594A" w:rsidP="009F594A">
      <w:pPr>
        <w:pStyle w:val="AR6BodyText"/>
        <w:rPr>
          <w:noProof/>
          <w:lang w:val="en-US" w:eastAsia="ja-JP"/>
        </w:rPr>
      </w:pPr>
    </w:p>
    <w:p w14:paraId="6BA1DFEE" w14:textId="7BD1C1C3" w:rsidR="009F594A" w:rsidRPr="00E457C1" w:rsidRDefault="009F594A" w:rsidP="009F594A">
      <w:pPr>
        <w:pStyle w:val="AR6BodyText"/>
        <w:rPr>
          <w:noProof/>
          <w:lang w:val="en-US"/>
        </w:rPr>
      </w:pPr>
      <w:r w:rsidRPr="00E457C1">
        <w:rPr>
          <w:noProof/>
          <w:lang w:val="en-US"/>
        </w:rPr>
        <w:t>T</w:t>
      </w:r>
      <w:r w:rsidRPr="00E457C1">
        <w:rPr>
          <w:noProof/>
          <w:lang w:val="en-US" w:eastAsia="ja-JP"/>
        </w:rPr>
        <w:t xml:space="preserve">rends since the 1980s in in-situ and satellite observations and reanalyses exhibit strengthening of the Pacific Walker circulation and SST gradient </w:t>
      </w:r>
      <w:ins w:id="1446" w:author="Ian Blenkinsop" w:date="2021-07-13T11:56:00Z">
        <w:r w:rsidR="00767891">
          <w:rPr>
            <w:noProof/>
            <w:lang w:val="en-US" w:eastAsia="ja-JP"/>
          </w:rPr>
          <w:t>(</w:t>
        </w:r>
        <w:r w:rsidR="00767891" w:rsidRPr="003E05A2">
          <w:rPr>
            <w:lang w:val="en-US"/>
          </w:rPr>
          <w:t>Section 2.3.1.4.1</w:t>
        </w:r>
        <w:r w:rsidR="00767891">
          <w:rPr>
            <w:lang w:val="en-US"/>
          </w:rPr>
          <w:t xml:space="preserve"> and</w:t>
        </w:r>
        <w:r w:rsidR="00767891" w:rsidRPr="003E05A2">
          <w:rPr>
            <w:lang w:val="en-US"/>
          </w:rPr>
          <w:t xml:space="preserve"> Figure 3.16f</w:t>
        </w:r>
        <w:r w:rsidR="00767891">
          <w:rPr>
            <w:lang w:val="en-US"/>
          </w:rPr>
          <w:t>;</w:t>
        </w:r>
        <w:r w:rsidR="00767891" w:rsidRPr="00BB05B7">
          <w:rPr>
            <w:noProof/>
            <w:lang w:val="en-US" w:eastAsia="ja-JP"/>
          </w:rPr>
          <w:t xml:space="preserve"> </w:t>
        </w:r>
      </w:ins>
      <w:r w:rsidR="00B42270" w:rsidRPr="000D69DA">
        <w:rPr>
          <w:noProof/>
          <w:lang w:eastAsia="ja-JP"/>
        </w:rPr>
        <w:fldChar w:fldCharType="begin" w:fldLock="1"/>
      </w:r>
      <w:r w:rsidR="002D1890">
        <w:rPr>
          <w:noProof/>
          <w:lang w:val="en-US" w:eastAsia="ja-JP"/>
        </w:rPr>
        <w:instrText>ADDIN CSL_CITATION { "citationItems" : [ { "id" : "ITEM-1",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"ITEM-1", "issue" : "6", "issued" : { "date-parts" : [ [ "2013", "3" ] ] }, "page" : "571-576", "publisher" : "Springer Nature", "title" : "Recent multidecadal strengthening of the Walker circulation across the tropical Pacific", "translator" : [ { "dropping-particle" : "", "family" : "J6092", "given" : "", "non-dropping-particle" : "", "parse-names" : false, "suffix" : "" } ], "type" : "article-journal", "volume" : "3" }, "uris" : [ "http://www.mendeley.com/documents/?uuid=06a5d369-9474-43a4-acd9-c4fb2b66ceee" ] }, { "id" : "ITEM-2", "itemData" : { "DOI" : "10.1002/2014GL060257", "ISSN" : "0094-8276", "abstract" : "AbstractThe persistent strengthening of the trade winds over the Pacific Ocean over the past 20 years has recently been proposed as a driver for the increase of ocean heat uptake linked to the hiatus in surface global warming. Crucial aspects in this argument are the reliability of the wind signal, usually derived from atmospheric reanalyses, and the ability of models to represent it. This study addresses these two aspects by comparing various observations with reanalyses and model integrations from the European Centre for Medium-Range Weather Forecasts system. We show that the strengthening of trades over the Pacific is a robust feature in several observational data sets as well as in the reanalyses based on full and limited sets of observations. The wind trend is also reproduced in an atmospheric model integration forced by sea surface temperature analysis, a result that opens the doors to further investigation on the nature of the changes.", "author" : [ { "dropping-particle" : "", "family" : "Boiss\u00e9son", "given" : "E", "non-dropping-particle" : "", "parse-names" : false, "suffix" : "" }, { "dropping-particle" : "", "family" : "Balmaseda", "given" : "M A", "non-dropping-particle" : "", "parse-names" : false, "suffix" : "" }, { "dropping-particle" : "", "family" : "Abdalla", "given" : "S", "non-dropping-particle" : "", "parse-names" : false, "suffix" : "" }, { "dropping-particle" : "", "family" : "K\u00e4ll\u00e9n", "given" : "E", "non-dropping-particle" : "", "parse-names" : false, "suffix" : "" }, { "dropping-particle" : "", "family" : "Janssen", "given" : "P A E M", "non-dropping-particle" : "", "parse-names" : false, "suffix" : "" } ], "container-title" : "Geophysical Research Letters", "id" : "ITEM-2", "issue" : "12", "issued" : { "date-parts" : [ [ "2014", "6", "9" ] ] }, "note" : "doi: 10.1002/2014GL060257", "page" : "4398-4405", "publisher" : "Wiley-Blackwell", "title" : "How robust is the recent strengthening of the Tropical Pacific trade winds?", "translator" : [ { "dropping-particle" : "", "family" : "J3801", "given" : "", "non-dropping-particle" : "", "parse-names" : false, "suffix" : "" } ], "type" : "article-journal", "volume" : "41" }, "uris" : [ "http://www.mendeley.com/documents/?uuid=1252b592-6ad8-3e64-b98c-2912d5c73925" ] }, { "id" : "ITEM-3",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"ITEM-3", "issue" : "3", "issued" : { "date-parts" : [ [ "2014" ] ] }, "page" : "222-227", "title" : "Recent intensification of wind-driven circulation in the Pacific and the ongoing warming hiatus", "translator" : [ { "dropping-particle" : "", "family" : "J4158", "given" : "", "non-dropping-particle" : "", "parse-names" : false, "suffix" : "" } ], "type" : "article-journal", "volume" : "4" }, "uris" : [ "http://www.mendeley.com/documents/?uuid=eed0f267-c71d-4738-bdec-953c434b0580" ] }, { "id" : "ITEM-4", "itemData" : { "DOI" : "10.1175/JCLI-D-13-00752.1", "ISBN" : "10.1175/JCLI-D-13-00752.1", "ISSN" : "08948755", "abstract" : "This paper examines changes in the strength of the Walker circulation (WC) using the pressure difference between the western and eastern equatorial Pacific. Changes in observations and in 35 climate models from the Coupled Model Intercomparison Project (CMIP) phase 5 (CMIP5) are determined. On the one hand, 78% of the models show a weakening of the WC over the twentieth century, consistent with the observations and previous studies using CMIP phase 3 (CMIP3) models. However, the observations also exhibit a strengthening in the last three decades (i.e., from 1980 to 2012) that is statistically significant at the 95% level. The models, on the other hand, show no consensus on the sign of change, and none of the models shows a statistically significant strengthening over the same period. While the reasons for the inconsistency between models and observations is not fully understood, it is shown that the ability of the models to generate trends as large as the observed from internal variability is reduced because most models have weaker than observed levels of both multidecadal variability and persistence of interannual variability in WC strength. In the twenty-first-century future projections, the WC weakens in 25 out of 35 models, under representative concentration pathway (RCP) 8.5, 9 out of 11 models under RCP6.0, 16 out of 18 models under RCP4.5, and 12 out of 15 models under RCP2.6. The projected decrease is also consistent with results obtained previously using models from CMIP3. However, as the reasons for the inconsistency between modeled and observed trends in the last three decades are not fully understood, confidence in the model projections is reduced.", "author" : [ { "dropping-particle" : "", "family" : "Kociuba", "given" : "Greg", "non-dropping-particle" : "", "parse-names" : false, "suffix" : "" }, { "dropping-particle" : "", "family" : "Power", "given" : "Scott B.", "non-dropping-particle" : "", "parse-names" : false, "suffix" : "" } ], "container-title" : "Journal of Climate", "id" : "ITEM-4", "issue" : "1", "issued" : { "date-parts" : [ [ "2015" ] ] }, "note" : "Pacific Walker circulation\n\u0394SLP\nCMIP5 historical + RCP8.5\nSOI, HadSLP2r (variance-adjusted)\nPast 1900-2012, 1980-2012, future 2013-2100\n\n- Most of models agree with the sign of 1900-2012 trend (weakening), consistent with observations, although a bit weaker (but not in order)\n- Observations show significant strengthening for 1980-2012, while models don\u2019t agree even in sign\n- Decadal-multidecadal variability is underestimated in models in relation to too oscillatory ENSO", "page" : "20-35", "title" : "Inability of CMIP5 models to simulate recent strengthening of the walker circulation: Implications for projections", "translator" : [ { "dropping-particle" : "", "family" : "J3680", "given" : "", "non-dropping-particle" : "", "parse-names" : false, "suffix" : "" } ], "type" : "article-journal", "volume" : "28" }, "uris" : [ "http://www.mendeley.com/documents/?uuid=e943297a-a127-4760-bf40-2d92017e6ecb" ] }, { "id" : "ITEM-5", "itemData" : { "DOI" : "10.1175/JCLI-D-15-0398.1", "ISSN" : "0894-8755", "abstract" : "AbstractIn this study, the zonal mass streamfunction ?, which depicts intuitively the tropical Pacific Walker circulation (PWC) structure characterized by an enclosed and clockwise rotation cell in the zonal?vertical section over the equatorial Pacific, was used to study the changes of PWC spatial structure during 1979?2012. To examine the robustness of changes in PWC characteristics, the linear trends of PWC were evaluated and compared among the current seven sets of reanalysis data, along with a comparison to the trends of surface climate variables. The spatial pattern of ? trend exhibited a strengthening and westward-shifting trend of PWC in all reanalysis datasets, with the significantly positive ? dominating the western Pacific and negative ? controlling the eastern Pacific. This kind of change is physically in agreement with the changes of the sea level pressure (SLP), surface winds, and precipitation derived from both the reanalyses and independent observations. Quantitative analyses of the changes in the PWC intensity and western edge, defined based on the zonal mass streamfunction, also revealed a robust strengthening and westward-shifting trend among all reanalysis datasets, with a trend of 15.08% decade?1 and 3.70\u00b0 longitude decade?1 in the ensemble mean of seven sets of reanalysis data, with the strongest (weakest) intensification of 17.53% decade?1 (7.96% decade?1) in the Twentieth Century Reanalysis (NCEP-2) and largest (smallest) westward shift of ?4.68\u00b0 longitude decade?1 (?2.55\u00b0 longitude decade?1) in JRA-55 (JRA-25). In response to the recent observed La Ni\u00f1a?like anomalous SST forcing, the ensemble simulations from phase 5 of the Coupled Model Intercomparison Project (CMIP5), with 26 models in the ensemble, reasonably reproduced the observed strengthening and westward-shifting trend of PWC, implying the dominant forcing of the La Ni\u00f1a?like SST anomalies to the recent PWC change.", "author" : [ { "dropping-particle" : "", "family" : "Ma", "given" : "Shuangmei", "non-dropping-particle" : "", "parse-names" : false, "suffix" : "" }, { "dropping-particle" : "", "family" : "Zhou", "given" : "Tianjun", "non-dropping-particle" : "", "parse-names" : false, "suffix" : "" } ], "container-title" : "Journal of Climate", "id" : "ITEM-5", "issue" : "9", "issued" : { "date-parts" : [ [ "2016", "5", "10" ] ] }, "note" : "From Duplicate 3 (Robust Strengthening and Westward Shift of the Tropical Pacific Walker Circulation during 1979\u20132012: A Comparison of 7 Sets of Reanalysis Data and 26 CMIP5 Models - Ma, Shuangmei; Zhou, Tianjun)\nAnd Duplicate 5 (Robust Strengthening and Westward Shift of the Tropical Pacific Walker Circulation during 1979\u20132012: A Comparison of 7 Sets of Reanalysis Data and 26 CMIP5 Models - Ma, Shuangmei; Zhou, Tianjun)\n\ndoi: 10.1175/JCLI-D-15-0398.1", "page" : "3097-3118", "publisher" : "American Meteorological Society", "title" : "Robust Strengthening and Westward Shift of the Tropical Pacific Walker Circulation during 1979\u20132012: A Comparison of 7 Sets of Reanalysis Data and 26 CMIP5 Models", "translator" : [ { "dropping-particle" : "", "family" : "J5208", "given" : "", "non-dropping-particle" : "", "parse-names" : false, "suffix" : "" } ], "type" : "article-journal", "volume" : "29" }, "uris" : [ "http://www.mendeley.com/documents/?uuid=b1895894-c717-4be3-ae01-7b389fd32136" ] } ], "mendeley" : { "formattedCitation" : "(L\u2019Heureux et al., 2013; Boiss\u00e9son et al., 2014; England et al., 2014; Kociuba and Power, 2015; Ma and Zhou, 2016)", "manualFormatting" : "L\u2019Heureux et al., 2013; Boiss\u00e9son et al., 2014; England et al., 2014; Kociuba and Power, 2015; Ma and Zhou, 2016", "plainTextFormattedCitation" : "(L\u2019Heureux et al., 2013; Boiss\u00e9son et al., 2014; England et al., 2014; Kociuba and Power, 2015; Ma and Zhou, 2016)", "previouslyFormattedCitation" : "(L\u2019Heureux et al., 2013; Boiss\u00e9son et al., 2014; England et al., 2014; Kociuba and Power, 2015; Ma and Zhou, 2016)" }, "properties" : { "noteIndex" : 0 }, "schema" : "https://github.com/citation-style-language/schema/raw/master/csl-citation.json" }</w:instrText>
      </w:r>
      <w:r w:rsidR="00B42270" w:rsidRPr="000D69DA">
        <w:rPr>
          <w:noProof/>
          <w:lang w:eastAsia="ja-JP"/>
        </w:rPr>
        <w:fldChar w:fldCharType="separate"/>
      </w:r>
      <w:del w:id="1447" w:author="Ian Blenkinsop" w:date="2021-07-13T11:56:00Z">
        <w:r w:rsidR="00393F8C" w:rsidRPr="001D5B54" w:rsidDel="00767891">
          <w:rPr>
            <w:noProof/>
            <w:lang w:val="en-US" w:eastAsia="ja-JP"/>
            <w:rPrChange w:id="1448" w:author="Clotilde Pean" w:date="2021-06-21T14:14:00Z">
              <w:rPr>
                <w:noProof/>
                <w:lang w:eastAsia="ja-JP"/>
              </w:rPr>
            </w:rPrChange>
          </w:rPr>
          <w:delText>(</w:delText>
        </w:r>
      </w:del>
      <w:r w:rsidR="00393F8C" w:rsidRPr="001D5B54">
        <w:rPr>
          <w:noProof/>
          <w:lang w:val="en-US" w:eastAsia="ja-JP"/>
          <w:rPrChange w:id="1449" w:author="Clotilde Pean" w:date="2021-06-21T14:14:00Z">
            <w:rPr>
              <w:noProof/>
              <w:lang w:eastAsia="ja-JP"/>
            </w:rPr>
          </w:rPrChange>
        </w:rPr>
        <w:t>L’Heureux et al., 2013; Boisséson et al., 2014; England et al., 2014; Kociuba and Power, 2015; Ma and Zhou, 2016</w:t>
      </w:r>
      <w:r w:rsidR="00B42270" w:rsidRPr="000D69DA">
        <w:rPr>
          <w:noProof/>
          <w:lang w:eastAsia="ja-JP"/>
        </w:rPr>
        <w:fldChar w:fldCharType="end"/>
      </w:r>
      <w:del w:id="1450" w:author="Ian Blenkinsop" w:date="2021-07-13T11:56:00Z">
        <w:r w:rsidRPr="001D5B54" w:rsidDel="00767891">
          <w:rPr>
            <w:lang w:val="en-US"/>
            <w:rPrChange w:id="1451" w:author="Clotilde Pean" w:date="2021-06-21T14:14:00Z">
              <w:rPr/>
            </w:rPrChange>
          </w:rPr>
          <w:delText xml:space="preserve">; Section 2.3.1.4.1; </w:delText>
        </w:r>
        <w:r w:rsidR="00CA2F83" w:rsidRPr="001D5B54" w:rsidDel="00767891">
          <w:rPr>
            <w:lang w:val="en-US"/>
            <w:rPrChange w:id="1452" w:author="Clotilde Pean" w:date="2021-06-21T14:14:00Z">
              <w:rPr/>
            </w:rPrChange>
          </w:rPr>
          <w:delText>Figure 3.16</w:delText>
        </w:r>
        <w:r w:rsidRPr="001D5B54" w:rsidDel="00767891">
          <w:rPr>
            <w:lang w:val="en-US"/>
            <w:rPrChange w:id="1453" w:author="Clotilde Pean" w:date="2021-06-21T14:14:00Z">
              <w:rPr/>
            </w:rPrChange>
          </w:rPr>
          <w:delText>f</w:delText>
        </w:r>
      </w:del>
      <w:r w:rsidRPr="001D5B54">
        <w:rPr>
          <w:lang w:val="en-US"/>
          <w:rPrChange w:id="1454" w:author="Clotilde Pean" w:date="2021-06-21T14:14:00Z">
            <w:rPr/>
          </w:rPrChange>
        </w:rPr>
        <w:t xml:space="preserve">). </w:t>
      </w:r>
      <w:r w:rsidRPr="001D5B54">
        <w:rPr>
          <w:noProof/>
          <w:lang w:val="en-US" w:eastAsia="ja-JP"/>
          <w:rPrChange w:id="1455" w:author="Clotilde Pean" w:date="2021-06-21T14:14:00Z">
            <w:rPr>
              <w:noProof/>
              <w:lang w:eastAsia="ja-JP"/>
            </w:rPr>
          </w:rPrChange>
        </w:rPr>
        <w:t>AMIP simulations reproduce this strengthening</w:t>
      </w:r>
      <w:ins w:id="1456" w:author="Ian Blenkinsop" w:date="2021-07-13T11:57:00Z">
        <w:r w:rsidR="00767891">
          <w:rPr>
            <w:noProof/>
            <w:lang w:val="en-US" w:eastAsia="ja-JP"/>
          </w:rPr>
          <w:t xml:space="preserve"> (</w:t>
        </w:r>
        <w:r w:rsidR="00767891" w:rsidRPr="00E457C1">
          <w:rPr>
            <w:noProof/>
            <w:lang w:val="en-US" w:eastAsia="ja-JP"/>
          </w:rPr>
          <w:t>Figure 3.16</w:t>
        </w:r>
        <w:r w:rsidR="00767891" w:rsidRPr="00E457C1">
          <w:rPr>
            <w:rFonts w:cs="Times New Roman"/>
            <w:noProof/>
            <w:lang w:val="en-US" w:eastAsia="ja-JP"/>
          </w:rPr>
          <w:t>d</w:t>
        </w:r>
        <w:r w:rsidR="00767891">
          <w:rPr>
            <w:rFonts w:cs="Times New Roman"/>
            <w:noProof/>
            <w:lang w:val="en-US" w:eastAsia="ja-JP"/>
          </w:rPr>
          <w:t>;</w:t>
        </w:r>
      </w:ins>
      <w:r w:rsidRPr="001D5B54">
        <w:rPr>
          <w:noProof/>
          <w:lang w:val="en-US" w:eastAsia="ja-JP"/>
          <w:rPrChange w:id="1457" w:author="Clotilde Pean" w:date="2021-06-21T14:14:00Z">
            <w:rPr>
              <w:noProof/>
              <w:lang w:eastAsia="ja-JP"/>
            </w:rPr>
          </w:rPrChange>
        </w:rPr>
        <w:t xml:space="preserve"> </w:t>
      </w:r>
      <w:r w:rsidRPr="000D69DA">
        <w:rPr>
          <w:noProof/>
        </w:rPr>
        <w:fldChar w:fldCharType="begin" w:fldLock="1"/>
      </w:r>
      <w:r w:rsidR="002D1890">
        <w:rPr>
          <w:noProof/>
          <w:lang w:val="en-US" w:eastAsia="ja-JP"/>
        </w:rPr>
        <w:instrText xml:space="preserve">ADDIN CSL_CITATION { "citationItems" : [ { "id" : "ITEM-1", "itemData" : { "DOI" : "10.1002/2014GL060257", "ISSN" : "0094-8276", "abstract" : "AbstractThe persistent strengthening of the trade winds over the Pacific Ocean over the past 20 years has recently been proposed as a driver for the increase of ocean heat uptake linked to the hiatus in surface global warming. Crucial aspects in this argument are the reliability of the wind signal, usually derived from atmospheric reanalyses, and the ability of models to represent it. This study addresses these two aspects by comparing various observations with reanalyses and model integrations from the European Centre for Medium-Range Weather Forecasts system. We show that the strengthening of trades over the Pacific is a robust feature in several observational data sets as well as in the reanalyses based on full and limited sets of observations. The wind trend is also reproduced in an atmospheric model integration forced by sea surface temperature analysis, a result that opens the doors to further investigation on the nature of the changes.", "author" : [ { "dropping-particle" : "", "family" : "Boiss\u00e9son", "given" : "E", "non-dropping-particle" : "", "parse-names" : false, "suffix" : "" }, { "dropping-particle" : "", "family" : "Balmaseda", "given" : "M A", "non-dropping-particle" : "", "parse-names" : false, "suffix" : "" }, { "dropping-particle" : "", "family" : "Abdalla", "given" : "S", "non-dropping-particle" : "", "parse-names" : false, "suffix" : "" }, { "dropping-particle" : "", "family" : "K\u00e4ll\u00e9n", "given" : "E", "non-dropping-particle" : "", "parse-names" : false, "suffix" : "" }, { "dropping-particle" : "", "family" : "Janssen", "given" : "P A E M", "non-dropping-particle" : "", "parse-names" : false, "suffix" : "" } ], "container-title" : "Geophysical Research Letters", "id" : "ITEM-1", "issue" : "12", "issued" : { "date-parts" : [ [ "2014", "6", "9" ] ] }, "note" : "doi: 10.1002/2014GL060257", "page" : "4398-4405", "publisher" : "Wiley-Blackwell", "title" : "How robust is the recent strengthening of the Tropical Pacific trade winds?", "translator" : [ { "dropping-particle" : "", "family" : "J3801", "given" : "", "non-dropping-particle" : "", "parse-names" : false, "suffix" : "" } ], "type" : "article-journal", "volume" : "41" }, "uris" : [ "http://www.mendeley.com/documents/?uuid=1252b592-6ad8-3e64-b98c-2912d5c73925" ] }, { "id" : "ITEM-2", "itemData" : { "DOI" : "10.1175/JCLI-D-15-0398.1", "ISSN" : "0894-8755", "abstract" : "AbstractIn this study, the zonal mass streamfunction ?, which depicts intuitively the tropical Pacific Walker circulation (PWC) structure characterized by an enclosed and clockwise rotation cell in the zonal?vertical section over the equatorial Pacific, was used to study the changes of PWC spatial structure during 1979?2012. To examine the robustness of changes in PWC characteristics, the linear trends of PWC were evaluated and compared among the current seven sets of reanalysis data, along with a comparison to the trends of surface climate variables. The spatial pattern of ? trend exhibited a strengthening and westward-shifting trend of PWC in all reanalysis datasets, with the significantly positive ? dominating the western Pacific and negative ? controlling the eastern Pacific. This kind of change is physically in agreement with the changes of the sea level pressure (SLP), surface winds, and precipitation derived from both the reanalyses and independent observations. Quantitative analyses of the changes in the PWC intensity and western edge, defined based on the zonal mass streamfunction, also revealed a robust strengthening and westward-shifting trend among all reanalysis datasets, with a trend of 15.08% decade?1 and 3.70\u00b0 longitude decade?1 in the ensemble mean of seven sets of reanalysis data, with the strongest (weakest) intensification of 17.53% decade?1 (7.96% decade?1) in the Twentieth Century Reanalysis (NCEP-2) and largest (smallest) westward shift of ?4.68\u00b0 longitude decade?1 (?2.55\u00b0 longitude decade?1) in JRA-55 (JRA-25). In response to the recent observed La Ni\u00f1a?like anomalous SST forcing, the ensemble simulations from phase 5 of the Coupled Model Intercomparison Project (CMIP5), with 26 models in the ensemble, reasonably reproduced the observed strengthening and westward-shifting trend of PWC, implying the dominant forcing of the La Ni\u00f1a?like SST anomalies to the recent PWC change.", "author" : [ { "dropping-particle" : "", "family" : "Ma", "given" : "Shuangmei", "non-dropping-particle" : "", "parse-names" : false, "suffix" : "" }, { "dropping-particle" : "", "family" : "Zhou", "given" : "Tianjun", "non-dropping-particle" : "", "parse-names" : false, "suffix" : "" } ], "container-title" : "Journal of Climate", "id" : "ITEM-2", "issue" : "9", "issued" : { "date-parts" : [ [ "2016", "5", </w:instrText>
      </w:r>
      <w:r w:rsidR="002D1890" w:rsidRPr="00BB05B7">
        <w:rPr>
          <w:noProof/>
          <w:lang w:eastAsia="ja-JP"/>
          <w:rPrChange w:id="1458" w:author="Clotilde Pean" w:date="2021-09-13T13:15:00Z">
            <w:rPr>
              <w:noProof/>
              <w:lang w:val="en-US" w:eastAsia="ja-JP"/>
            </w:rPr>
          </w:rPrChange>
        </w:rPr>
        <w:instrText>"10" ] ] }, "note" : "From Duplicate 3 (Robust Strengthening and Westward Shift of the Tropical Pacific Walker Circulation during 1979\u20132012: A Comparison of 7 Sets of Reanalysis Data and 26 CMIP5 Models - Ma, Shuangmei; Zhou, Tianjun)\nAnd Duplicate 5 (Robust Strengthening and Westward Shift of the Tropical Pacific Walker Circulation during 1979\u20132012: A Comparison of 7 Sets of Reanalysis Data and 26 CMIP5 Models - Ma, Shuangmei; Zhou, Tianjun)\n\ndoi: 10.1175/JCLI-D-15-0398.1", "page" : "3097-3118", "publisher" : "American Meteorological Society", "title" : "Robust Strengthening and Westward Shift of the Tropical Pacific Walker Circulation during 1979\u20132012: A Comparison of 7 Sets of Reanalysis Data and 26 CMIP5 Models", "translator" : [ { "dropping-particle" : "", "family" : "J5208", "given" : "", "non-dropping-particle" : "", "parse-names" : false, "suffix" : "" } ], "type" : "article-journal", "volume" : "29" }, "uris" : [ "http://www.mendeley.com/documents/?uuid=b1895894-c717-4be3-ae01-7b389fd32136" ] } ], "mendeley" : { "formattedCitation" : "(Boiss\u00e9son et al., 2014; Ma and Zhou, 2016)", "manualFormatting" : "Boiss\u00e9son et al., 2014; Ma and Zhou, 2016", "plainTextFormattedCitation" : "(Boiss\u00e9son et al., 2014; Ma and Zhou, 2016)", "previouslyFormattedCitation" : "(Boiss\u00e9son et al., 2014; Ma and Zhou, 2016)" }, "properties" : { "noteIndex" : 0 }, "schema" : "https://github.com/citation-style-language/schema/raw/master/csl-citation.json" }</w:instrText>
      </w:r>
      <w:r w:rsidRPr="000D69DA">
        <w:rPr>
          <w:noProof/>
        </w:rPr>
        <w:fldChar w:fldCharType="separate"/>
      </w:r>
      <w:del w:id="1459" w:author="Ian Blenkinsop" w:date="2021-07-13T11:57:00Z">
        <w:r w:rsidR="00393F8C" w:rsidRPr="00BB05B7" w:rsidDel="00767891">
          <w:rPr>
            <w:noProof/>
            <w:lang w:eastAsia="ja-JP"/>
            <w:rPrChange w:id="1460" w:author="Clotilde Pean" w:date="2021-09-13T13:15:00Z">
              <w:rPr>
                <w:noProof/>
                <w:lang w:val="en-US" w:eastAsia="ja-JP"/>
              </w:rPr>
            </w:rPrChange>
          </w:rPr>
          <w:delText>(</w:delText>
        </w:r>
      </w:del>
      <w:r w:rsidR="00393F8C" w:rsidRPr="00BB05B7">
        <w:rPr>
          <w:noProof/>
          <w:lang w:eastAsia="ja-JP"/>
          <w:rPrChange w:id="1461" w:author="Clotilde Pean" w:date="2021-09-13T13:15:00Z">
            <w:rPr>
              <w:noProof/>
              <w:lang w:val="en-US" w:eastAsia="ja-JP"/>
            </w:rPr>
          </w:rPrChange>
        </w:rPr>
        <w:t>Boisséson et al., 2014; Ma and Zhou, 2016</w:t>
      </w:r>
      <w:r w:rsidRPr="000D69DA">
        <w:rPr>
          <w:noProof/>
        </w:rPr>
        <w:fldChar w:fldCharType="end"/>
      </w:r>
      <w:del w:id="1462" w:author="Ian Blenkinsop" w:date="2021-07-13T11:56:00Z">
        <w:r w:rsidRPr="00BB05B7" w:rsidDel="00767891">
          <w:rPr>
            <w:noProof/>
            <w:lang w:eastAsia="ja-JP"/>
            <w:rPrChange w:id="1463" w:author="Clotilde Pean" w:date="2021-09-13T13:15:00Z">
              <w:rPr>
                <w:noProof/>
                <w:lang w:val="en-US" w:eastAsia="ja-JP"/>
              </w:rPr>
            </w:rPrChange>
          </w:rPr>
          <w:delText>;</w:delText>
        </w:r>
        <w:r w:rsidR="00CA2F83" w:rsidRPr="00BB05B7" w:rsidDel="00767891">
          <w:rPr>
            <w:noProof/>
            <w:lang w:eastAsia="ja-JP"/>
            <w:rPrChange w:id="1464" w:author="Clotilde Pean" w:date="2021-09-13T13:15:00Z">
              <w:rPr>
                <w:noProof/>
                <w:lang w:val="en-US" w:eastAsia="ja-JP"/>
              </w:rPr>
            </w:rPrChange>
          </w:rPr>
          <w:delText xml:space="preserve"> Figure 3.16</w:delText>
        </w:r>
        <w:r w:rsidRPr="00BB05B7" w:rsidDel="00767891">
          <w:rPr>
            <w:rFonts w:cs="Times New Roman"/>
            <w:noProof/>
            <w:lang w:eastAsia="ja-JP"/>
            <w:rPrChange w:id="1465" w:author="Clotilde Pean" w:date="2021-09-13T13:15:00Z">
              <w:rPr>
                <w:rFonts w:cs="Times New Roman"/>
                <w:noProof/>
                <w:lang w:val="en-US" w:eastAsia="ja-JP"/>
              </w:rPr>
            </w:rPrChange>
          </w:rPr>
          <w:delText>d</w:delText>
        </w:r>
      </w:del>
      <w:r w:rsidRPr="00BB05B7">
        <w:rPr>
          <w:noProof/>
          <w:rPrChange w:id="1466" w:author="Clotilde Pean" w:date="2021-09-13T13:15:00Z">
            <w:rPr>
              <w:noProof/>
              <w:lang w:val="en-US"/>
            </w:rPr>
          </w:rPrChange>
        </w:rPr>
        <w:t>)</w:t>
      </w:r>
      <w:r w:rsidRPr="00BB05B7">
        <w:rPr>
          <w:noProof/>
          <w:lang w:eastAsia="ja-JP"/>
          <w:rPrChange w:id="1467" w:author="Clotilde Pean" w:date="2021-09-13T13:15:00Z">
            <w:rPr>
              <w:noProof/>
              <w:lang w:val="en-US" w:eastAsia="ja-JP"/>
            </w:rPr>
          </w:rPrChange>
        </w:rPr>
        <w:t xml:space="preserve">, indicating a dominant role of SST changes. </w:t>
      </w:r>
      <w:r w:rsidRPr="00E457C1">
        <w:rPr>
          <w:noProof/>
          <w:lang w:val="en-US"/>
        </w:rPr>
        <w:t>However, all reanalysis trends</w:t>
      </w:r>
      <w:r w:rsidR="00C970FF" w:rsidRPr="00E457C1">
        <w:rPr>
          <w:noProof/>
          <w:lang w:val="en-US"/>
        </w:rPr>
        <w:t xml:space="preserve"> lie outside the 5</w:t>
      </w:r>
      <w:del w:id="1468" w:author="Sara M Tuson" w:date="2021-06-24T10:52:00Z">
        <w:r w:rsidR="00C970FF" w:rsidRPr="00E457C1" w:rsidDel="00D269C7">
          <w:rPr>
            <w:noProof/>
            <w:lang w:val="en-US"/>
          </w:rPr>
          <w:delText>-</w:delText>
        </w:r>
      </w:del>
      <w:ins w:id="1469" w:author="Sara M Tuson" w:date="2021-06-24T10:52:00Z">
        <w:r w:rsidR="00D269C7">
          <w:rPr>
            <w:noProof/>
            <w:lang w:val="en-US"/>
          </w:rPr>
          <w:t>–</w:t>
        </w:r>
      </w:ins>
      <w:r w:rsidR="00C970FF" w:rsidRPr="00E457C1">
        <w:rPr>
          <w:noProof/>
          <w:lang w:val="en-US"/>
        </w:rPr>
        <w:t>95% range of simulated CMIP6 historical Walker circulation trends over this period</w:t>
      </w:r>
      <w:r w:rsidRPr="00E457C1">
        <w:rPr>
          <w:noProof/>
          <w:lang w:val="en-US" w:eastAsia="ja-JP"/>
        </w:rPr>
        <w:t xml:space="preserve"> (</w:t>
      </w:r>
      <w:r w:rsidR="00CA2F83" w:rsidRPr="00E457C1">
        <w:rPr>
          <w:noProof/>
          <w:lang w:val="en-US" w:eastAsia="ja-JP"/>
        </w:rPr>
        <w:t>Figure 3.16</w:t>
      </w:r>
      <w:r w:rsidRPr="00E457C1">
        <w:rPr>
          <w:rFonts w:cs="Times New Roman"/>
          <w:noProof/>
          <w:lang w:val="en-US" w:eastAsia="ja-JP"/>
        </w:rPr>
        <w:t>f</w:t>
      </w:r>
      <w:r w:rsidRPr="00E457C1">
        <w:rPr>
          <w:noProof/>
          <w:lang w:val="en-US"/>
        </w:rPr>
        <w:t xml:space="preserve">), </w:t>
      </w:r>
      <w:r w:rsidR="00C970FF" w:rsidRPr="00E457C1">
        <w:rPr>
          <w:noProof/>
          <w:lang w:val="en-US"/>
        </w:rPr>
        <w:t>consistent</w:t>
      </w:r>
      <w:r w:rsidRPr="00E457C1">
        <w:rPr>
          <w:noProof/>
          <w:lang w:val="en-US"/>
        </w:rPr>
        <w:t xml:space="preserve"> with CMIP5</w:t>
      </w:r>
      <w:r w:rsidR="00C970FF" w:rsidRPr="00E457C1">
        <w:rPr>
          <w:noProof/>
          <w:lang w:val="en-US"/>
        </w:rPr>
        <w:t xml:space="preserve"> results</w:t>
      </w:r>
      <w:r w:rsidRPr="00E457C1">
        <w:rPr>
          <w:noProof/>
          <w:lang w:val="en-US"/>
        </w:rPr>
        <w:t xml:space="preserve"> </w:t>
      </w:r>
      <w:r w:rsidRPr="000D69DA">
        <w:rPr>
          <w:noProof/>
        </w:rPr>
        <w:fldChar w:fldCharType="begin" w:fldLock="1"/>
      </w:r>
      <w:r w:rsidR="00E719C0">
        <w:rPr>
          <w:noProof/>
          <w:lang w:val="en-US" w:eastAsia="ja-JP"/>
        </w:rPr>
        <w:instrText>ADDIN CSL_CITATION { "citationItems" : [ { "id" : "ITEM-1", "itemData" : { "DOI" : "10.1175/JCLI-D-13-00752.1", "ISBN" : "10.1175/JCLI-D-13-00752.1", "ISSN" : "08948755", "abstract" : "This paper examines changes in the strength of the Walker circulation (WC) using the pressure difference between the western and eastern equatorial Pacific. Changes in observations and in 35 climate models from the Coupled Model Intercomparison Project (CMIP) phase 5 (CMIP5) are determined. On the one hand, 78% of the models show a weakening of the WC over the twentieth century, consistent with the observations and previous studies using CMIP phase 3 (CMIP3) models. However, the observations also exhibit a strengthening in the last three decades (i.e., from 1980 to 2012) that is statistically significant at the 95% level. The models, on the other hand, show no consensus on the sign of change, and none of the models shows a statistically significant strengthening over the same period. While the reasons for the inconsistency between models and observations is not fully understood, it is shown that the ability of the models to generate trends as large as the observed from internal variability is reduced because most models have weaker than observed levels of both multidecadal variability and persistence of interannual variability in WC strength. In the twenty-first-century future projections, the WC weakens in 25 out of 35 models, under representative concentration pathway (RCP) 8.5, 9 out of 11 models under RCP6.0, 16 out of 18 models under RCP4.5, and 12 out of 15 models under RCP2.6. The projected decrease is also consistent with results obtained previously using models from CMIP3. However, as the reasons for the inconsistency between modeled and observed trends in the last three decades are not fully understood, confidence in the model projections is reduced.", "author" : [ { "dropping-particle" : "", "family" : "Kociuba", "given" : "Greg", "non-dropping-particle" : "", "parse-names" : false, "suffix" : "" }, { "dropping-particle" : "", "family" : "Power", "given" : "Scott B.", "non-dropping-particle" : "", "parse-names" : false, "suffix" : "" } ], "container-title" : "Journal of Climate", "id" : "ITEM-1", "issue" : "1", "issued" : { "date-parts" : [ [ "2015" ] ] }, "note" : "Pacific Walker circulation\n\u0394SLP\nCMIP5 historical + RCP8.5\nSOI, HadSLP2r (variance-adjusted)\nPast 1900-2012, 1980-2012, future 2013-2100\n\n- Most of models agree with the sign of 1900-2012 trend (weakening), consistent with observations, although a bit weaker (but not in order)\n- Observations show significant strengthening for 1980-2012, while models don\u2019t agree even in sign\n- Decadal-multidecadal variability is underestimated in models in relation to too oscillatory ENSO", "page" : "20-35", "title" : "Inability of CMIP5 models to simulate recent strengthening of the walker circulation: Implications for projections", "translator" : [ { "dropping-particle" : "", "family" : "J3680", "given" : "", "non-dropping-particle" : "", "parse-names" : false, "suffix" : "" } ], "type" : "article-journal", "volume" : "28" }, "uris" : [ "http://www.mendeley.com/documents/?uuid=e943297a-a127-4760-bf40-2d92017e6ecb" ] }, { "id" : "ITEM-2",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"ITEM-2", "issue" : "3", "issued" : { "date-parts" : [ [ "2014" ] ] }, "page" : "222-227", "title" : "Recent intensification of wind-driven circulation in the Pacific and the ongoing warming hiatus", "translator" : [ { "dropping-particle" : "", "family" : "J4158", "given" : "", "non-dropping-particle" : "", "parse-names" : false, "suffix" : "" } ], "type" : "article-journal", "volume" : "4" }, "uris" : [ "http://www.mendeley.com/documents/?uuid=eed0f267-c71d-4738-bdec-953c434b0580" ] } ], "mendeley" : { "formattedCitation" : "(England et al., 2014; Kociuba and Power, 2015)", "plainTextFormattedCitation" : "(England et al., 2014; Kociuba and Power, 2015)", "previouslyFormattedCitation" : "(England et al., 2014; Kociuba and Power, 2015)" }, "properties" : { "noteIndex" : 0 }, "schema" : "https://github.com/citation-style-language/schema/raw/master/csl-citation.json" }</w:instrText>
      </w:r>
      <w:r w:rsidRPr="000D69DA">
        <w:rPr>
          <w:noProof/>
        </w:rPr>
        <w:fldChar w:fldCharType="separate"/>
      </w:r>
      <w:r w:rsidR="00393F8C">
        <w:rPr>
          <w:noProof/>
          <w:lang w:val="en-US" w:eastAsia="ja-JP"/>
        </w:rPr>
        <w:t>(England et al., 2014; Kociuba and Power, 2015)</w:t>
      </w:r>
      <w:r w:rsidRPr="000D69DA">
        <w:rPr>
          <w:noProof/>
        </w:rPr>
        <w:fldChar w:fldCharType="end"/>
      </w:r>
      <w:r w:rsidRPr="00E457C1">
        <w:rPr>
          <w:noProof/>
          <w:lang w:val="en-US" w:eastAsia="ja-JP"/>
        </w:rPr>
        <w:t xml:space="preserve">. This </w:t>
      </w:r>
      <w:r w:rsidR="00C970FF" w:rsidRPr="00E457C1">
        <w:rPr>
          <w:noProof/>
          <w:lang w:val="en-US" w:eastAsia="ja-JP"/>
        </w:rPr>
        <w:t>may be</w:t>
      </w:r>
      <w:r w:rsidRPr="00E457C1">
        <w:rPr>
          <w:noProof/>
          <w:lang w:val="en-US" w:eastAsia="ja-JP"/>
        </w:rPr>
        <w:t xml:space="preserve"> in part caused by the underestimation of the PDV magnitude especially in CMIP5 models </w:t>
      </w:r>
      <w:ins w:id="1470" w:author="Ian Blenkinsop" w:date="2021-07-13T14:04:00Z">
        <w:r w:rsidR="0017492F">
          <w:rPr>
            <w:noProof/>
            <w:lang w:val="en-US" w:eastAsia="ja-JP"/>
          </w:rPr>
          <w:t>(</w:t>
        </w:r>
        <w:r w:rsidR="0017492F" w:rsidRPr="00E457C1">
          <w:rPr>
            <w:noProof/>
            <w:lang w:val="en-US"/>
          </w:rPr>
          <w:t xml:space="preserve">Section </w:t>
        </w:r>
        <w:r w:rsidR="0017492F" w:rsidRPr="000D69DA">
          <w:rPr>
            <w:noProof/>
          </w:rPr>
          <w:fldChar w:fldCharType="begin"/>
        </w:r>
        <w:r w:rsidR="0017492F" w:rsidRPr="00E457C1">
          <w:rPr>
            <w:noProof/>
            <w:lang w:val="en-US"/>
          </w:rPr>
          <w:instrText xml:space="preserve"> REF _Ref3464229 \r \h  \* MERGEFORMAT </w:instrText>
        </w:r>
      </w:ins>
      <w:r w:rsidR="0017492F" w:rsidRPr="000D69DA">
        <w:rPr>
          <w:noProof/>
        </w:rPr>
      </w:r>
      <w:ins w:id="1471" w:author="Ian Blenkinsop" w:date="2021-07-13T14:04:00Z">
        <w:r w:rsidR="0017492F" w:rsidRPr="000D69DA">
          <w:rPr>
            <w:noProof/>
          </w:rPr>
          <w:fldChar w:fldCharType="separate"/>
        </w:r>
        <w:r w:rsidR="0017492F" w:rsidRPr="00E457C1">
          <w:rPr>
            <w:noProof/>
            <w:lang w:val="en-US"/>
          </w:rPr>
          <w:t>3.7.6</w:t>
        </w:r>
        <w:r w:rsidR="0017492F" w:rsidRPr="000D69DA">
          <w:rPr>
            <w:noProof/>
          </w:rPr>
          <w:fldChar w:fldCharType="end"/>
        </w:r>
        <w:r w:rsidR="0017492F">
          <w:rPr>
            <w:noProof/>
            <w:lang w:val="en-US" w:eastAsia="ja-JP"/>
          </w:rPr>
          <w:t xml:space="preserve">; </w:t>
        </w:r>
      </w:ins>
      <w:r w:rsidRPr="000D69DA">
        <w:rPr>
          <w:noProof/>
        </w:rPr>
        <w:fldChar w:fldCharType="begin" w:fldLock="1"/>
      </w:r>
      <w:r w:rsidR="002D1890">
        <w:rPr>
          <w:noProof/>
          <w:lang w:val="en-US" w:eastAsia="ja-JP"/>
        </w:rPr>
        <w:instrText>ADDIN CSL_CITATION { "citationItems" : [ { "id" : "ITEM-1", "itemData" : { "DOI" : "10.1175/JCLI-D-13-00752.1", "ISBN" : "10.1175/JCLI-D-13-00752.1", "ISSN" : "08948755", "abstract" : "This paper examines changes in the strength of the Walker circulation (WC) using the pressure difference between the western and eastern equatorial Pacific. Changes in observations and in 35 climate models from the Coupled Model Intercomparison Project (CMIP) phase 5 (CMIP5) are determined. On the one hand, 78% of the models show a weakening of the WC over the twentieth century, consistent with the observations and previous studies using CMIP phase 3 (CMIP3) models. However, the observations also exhibit a strengthening in the last three decades (i.e., from 1980 to 2012) that is statistically significant at the 95% level. The models, on the other hand, show no consensus on the sign of change, and none of the models shows a statistically significant strengthening over the same period. While the reasons for the inconsistency between models and observations is not fully understood, it is shown that the ability of the models to generate trends as large as the observed from internal variability is reduced because most models have weaker than observed levels of both multidecadal variability and persistence of interannual variability in WC strength. In the twenty-first-century future projections, the WC weakens in 25 out of 35 models, under representative concentration pathway (RCP) 8.5, 9 out of 11 models under RCP6.0, 16 out of 18 models under RCP4.5, and 12 out of 15 models under RCP2.6. The projected decrease is also consistent with results obtained previously using models from CMIP3. However, as the reasons for the inconsistency between modeled and observed trends in the last three decades are not fully understood, confidence in the model projections is reduced.", "author" : [ { "dropping-particle" : "", "family" : "Kociuba", "given" : "Greg", "non-dropping-particle" : "", "parse-names" : false, "suffix" : "" }, { "dropping-particle" : "", "family" : "Power", "given" : "Scott B.", "non-dropping-particle" : "", "parse-names" : false, "suffix" : "" } ], "container-title" : "Journal of Climate", "id" : "ITEM-1", "issue" : "1", "issued" : { "date-parts" : [ [ "2015" ] ] }, "note" : "Pacific Walker circulation\n\u0394SLP\nCMIP5 historical + RCP8.5\nSOI, HadSLP2r (variance-adjusted)\nPast 1900-2012, 1980-2012, future 2013-2100\n\n- Most of models agree with the sign of 1900-2012 trend (weakening), consistent with observations, although a bit weaker (but not in order)\n- Observations show significant strengthening for 1980-2012, while models don\u2019t agree even in sign\n- Decadal-multidecadal variability is underestimated in models in relation to too oscillatory ENSO", "page" : "20-35", "title" : "Inability of CMIP5 models to simulate recent strengthening of the walker circulation: Implications for projections", "translator" : [ { "dropping-particle" : "", "family" : "J3680", "given" : "", "non-dropping-particle" : "", "parse-names" : false, "suffix" : "" } ], "type" : "article-journal", "volume" : "28" }, "uris" : [ "http://www.mendeley.com/documents/?uuid=e943297a-a127-4760-bf40-2d92017e6ecb" ] }, { "id" : "ITEM-2", "itemData" : { "DOI" : "10.1038/s41558-019-0446-4", "ISSN" : "1758-678X", "author" : [ { "dropping-particle" : "", "family" : "Chung", "given" : "Eui-Seok", "non-dropping-particle" : "", "parse-names" : false, "suffix" : "" }, { "dropping-particle" : "", "family" : "Timmermann", "given" : "Axel", "non-dropping-particle" : "", "parse-names" : false, "suffix" : "" }, { "dropping-particle" : "", "family" : "Soden", "given" : "Brian J.", "non-dropping-particle" : "", "parse-names" : false, "suffix" : "" }, { "dropping-particle" : "", "family" : "Ha", "given" : "Kyung-Ja", "non-dropping-particle" : "", "parse-names" : false, "suffix" : "" }, { "dropping-particle" : "", "family" : "Shi", "given" : "Lei", "non-dropping-particle" : "", "parse-names" : false, "suffix" : "" }, { "dropping-particle" : "", "family" : "John", "given" : "Viju O.", "non-dropping-particle" : "", "parse-names" : false, "suffix" : "" } ], "container-title" : "Nature Climate Change", "id" : "ITEM-2", "issue" : "5", "issued" : { "date-parts" : [ [ "2019", "5", "1" ] ] }, "page" : "405-412", "title" : "Reconciling opposing Walker circulation trends in observations and model projections", "translator" : [ { "dropping-particle" : "", "family" : "J6160", "given" : "", "non-dropping-particle" : "", "parse-names" : false, "suffix" : "" } ], "type" : "article-journal", "volume" : "9" }, "uris" : [ "http://www.mendeley.com/documents/?uuid=7b9b43c1-b111-4cd3-af34-853b2c783410" ] } ], "mendeley" : { "formattedCitation" : "(Kociuba and Power, 2015; Chung et al., 2019)", "manualFormatting" : "Kociuba and Power, 2015; Chung et al., 2019", "plainTextFormattedCitation" : "(Kociuba and Power, 2015; Chung et al., 2019)", "previouslyFormattedCitation" : "(Kociuba and Power, 2015; Chung et al., 2019)" }, "properties" : { "noteIndex" : 0 }, "schema" : "https://github.com/citation-style-language/schema/raw/master/csl-citation.json" }</w:instrText>
      </w:r>
      <w:r w:rsidRPr="000D69DA">
        <w:rPr>
          <w:noProof/>
        </w:rPr>
        <w:fldChar w:fldCharType="separate"/>
      </w:r>
      <w:del w:id="1472" w:author="Ian Blenkinsop" w:date="2021-07-13T14:04:00Z">
        <w:r w:rsidR="00393F8C" w:rsidDel="0017492F">
          <w:rPr>
            <w:noProof/>
            <w:lang w:val="en-US" w:eastAsia="ja-JP"/>
          </w:rPr>
          <w:delText>(</w:delText>
        </w:r>
      </w:del>
      <w:r w:rsidR="00393F8C">
        <w:rPr>
          <w:noProof/>
          <w:lang w:val="en-US" w:eastAsia="ja-JP"/>
        </w:rPr>
        <w:t>Kociuba and Power, 2015; Chung et al., 2019</w:t>
      </w:r>
      <w:r w:rsidRPr="000D69DA">
        <w:rPr>
          <w:noProof/>
        </w:rPr>
        <w:fldChar w:fldCharType="end"/>
      </w:r>
      <w:del w:id="1473" w:author="Ian Blenkinsop" w:date="2021-07-13T14:04:00Z">
        <w:r w:rsidRPr="00E457C1" w:rsidDel="0017492F">
          <w:rPr>
            <w:noProof/>
            <w:lang w:val="en-US" w:eastAsia="ja-JP"/>
          </w:rPr>
          <w:delText>;</w:delText>
        </w:r>
        <w:r w:rsidRPr="00E457C1" w:rsidDel="0017492F">
          <w:rPr>
            <w:noProof/>
            <w:lang w:val="en-US"/>
          </w:rPr>
          <w:delText xml:space="preserve"> Section </w:delText>
        </w:r>
        <w:r w:rsidRPr="000D69DA" w:rsidDel="0017492F">
          <w:rPr>
            <w:noProof/>
          </w:rPr>
          <w:fldChar w:fldCharType="begin"/>
        </w:r>
        <w:r w:rsidRPr="00E457C1" w:rsidDel="0017492F">
          <w:rPr>
            <w:noProof/>
            <w:lang w:val="en-US"/>
          </w:rPr>
          <w:delInstrText xml:space="preserve"> REF _Ref3464229 \r \h </w:delInstrText>
        </w:r>
        <w:r w:rsidR="000D69DA" w:rsidRPr="00E457C1" w:rsidDel="0017492F">
          <w:rPr>
            <w:noProof/>
            <w:lang w:val="en-US"/>
          </w:rPr>
          <w:delInstrText xml:space="preserve"> \* MERGEFORMAT </w:delInstrText>
        </w:r>
        <w:r w:rsidRPr="000D69DA" w:rsidDel="0017492F">
          <w:rPr>
            <w:noProof/>
          </w:rPr>
        </w:r>
        <w:r w:rsidRPr="000D69DA" w:rsidDel="0017492F">
          <w:rPr>
            <w:noProof/>
          </w:rPr>
          <w:fldChar w:fldCharType="separate"/>
        </w:r>
        <w:r w:rsidRPr="00E457C1" w:rsidDel="0017492F">
          <w:rPr>
            <w:noProof/>
            <w:lang w:val="en-US"/>
          </w:rPr>
          <w:delText>3.7.6</w:delText>
        </w:r>
        <w:r w:rsidRPr="000D69DA" w:rsidDel="0017492F">
          <w:rPr>
            <w:noProof/>
          </w:rPr>
          <w:fldChar w:fldCharType="end"/>
        </w:r>
      </w:del>
      <w:r w:rsidRPr="00E457C1">
        <w:rPr>
          <w:noProof/>
          <w:lang w:val="en-US"/>
        </w:rPr>
        <w:t xml:space="preserve">), but also suggests a potential error in simulating the forced changes of the Walker circulation. Specifically, anthropogenic and </w:t>
      </w:r>
      <w:r w:rsidR="00890B01" w:rsidRPr="00E457C1">
        <w:rPr>
          <w:noProof/>
          <w:lang w:val="en-US"/>
        </w:rPr>
        <w:t>volcanic</w:t>
      </w:r>
      <w:r w:rsidRPr="00E457C1">
        <w:rPr>
          <w:noProof/>
          <w:lang w:val="en-US"/>
        </w:rPr>
        <w:t xml:space="preserve"> aerosol</w:t>
      </w:r>
      <w:r w:rsidR="00890B01" w:rsidRPr="00E457C1">
        <w:rPr>
          <w:noProof/>
          <w:lang w:val="en-US"/>
        </w:rPr>
        <w:t xml:space="preserve"> changes over this period</w:t>
      </w:r>
      <w:r w:rsidRPr="00E457C1">
        <w:rPr>
          <w:noProof/>
          <w:lang w:val="en-US"/>
        </w:rPr>
        <w:t xml:space="preserve"> </w:t>
      </w:r>
      <w:r w:rsidR="00890B01" w:rsidRPr="00E457C1">
        <w:rPr>
          <w:noProof/>
          <w:lang w:val="en-US"/>
        </w:rPr>
        <w:t>may have</w:t>
      </w:r>
      <w:r w:rsidRPr="00E457C1">
        <w:rPr>
          <w:noProof/>
          <w:lang w:val="en-US"/>
        </w:rPr>
        <w:t xml:space="preserve"> drive</w:t>
      </w:r>
      <w:r w:rsidR="00890B01" w:rsidRPr="00E457C1">
        <w:rPr>
          <w:noProof/>
          <w:lang w:val="en-US"/>
        </w:rPr>
        <w:t>n</w:t>
      </w:r>
      <w:r w:rsidRPr="00E457C1">
        <w:rPr>
          <w:noProof/>
          <w:lang w:val="en-US"/>
        </w:rPr>
        <w:t xml:space="preserve"> a strengthening </w:t>
      </w:r>
      <w:r w:rsidRPr="000D69DA">
        <w:rPr>
          <w:noProof/>
        </w:rPr>
        <w:fldChar w:fldCharType="begin" w:fldLock="1"/>
      </w:r>
      <w:r w:rsidR="00DD1373">
        <w:rPr>
          <w:noProof/>
          <w:lang w:val="en-US"/>
        </w:rPr>
        <w:instrText>ADDIN CSL_CITATION { "citationItems" : [ { "id" : "ITEM-1", "itemData" : { "DOI" : "10.1029/2018GL079033", "abstract" : "Abstract There is substantial uncertainty in the relative contributions of internal variability and external forcing to the recent Pacific decadal variability, especially regarding their linkage with the Interdecadal Pacific Oscillation. By analyzing observations and large ensembles of coupled climate model simulations, here we show that observed Pacific decadal variations since 1920 resulted primarily from internal variability, although greenhouse gas (GHG) and other external forcing did modulate decadal variations in Pacific sea surface temperatures (SSTs) significantly, especially for the period since the early 1990s. Specifically, the GHG-induced warming and the recovery from the volcanic cooling caused by the 1991 Pinatubo eruption led to large warming in the tropical Pacific during 1993\u20132012, while recent anthropogenic aerosols contributed to Pacific regional SST variations on multiyear to decadal scales, causing a La Ni\u00f1a-like cooling pattern in the Pacific since 1998 in some of the models. Our results provide new evidence that both internal variability and external forcing have contributed to the recent decadal variations in Pacific SSTs since the early 1990s, although large uncertainties exist among the model-simulated effects of anthropogenic aerosols.", "author" : [ { "dropping-particle" : "", "family" : "Hua", "given" : "Wenjian", "non-dropping-particle" : "", "parse-names" : false, "suffix" : "" }, { "dropping-particle" : "", "family" : "Dai", "given" : "Aiguo", "non-dropping-particle" : "", "parse-names" : false, "suffix" : "" }, { "dropping-particle" : "", "family" : "Qin", "given" : "Minhua", "non-dropping-particle" : "", "parse-names" : false, "suffix" : "" } ], "container-title" : "Geophysical Research Letters", "id" : "ITEM-1", "issue" : "14", "issued" : { "date-parts" : [ [ "2018" ] ] }, "page" : "7084-7092", "title" : "Contributions of Internal Variability and External Forcing to the Recent Pacific Decadal Variations", "translator" : [ { "dropping-particle" : "", "family" : "J4066", "given" : "", "non-dropping-particle" : "", "parse-names" : false, "suffix" : "" } ], "type" : "article-journal", "volume" : "45" }, "uris" : [ "http://www.mendeley.com/documents/?uuid=63c579c0-df99-4ff8-acf0-0d06d57737f6" ] }, { "id" : "ITEM-2", "itemData" : { "DOI" : "10.1175/JCLI-D-12-00531.1", "ISSN" : "0894-8755", "abstract" : "AbstractChanges in the gradients in sea level pressure (SLP) and sea surface temperature (SST) along the equatorial Pacific are analyzed in observations and 101 numerical experiments performed with 37 climate models participating in the fifth phase of the Coupled Model Intercomparison Project (CMIP5). The ensemble of numerical experiments simulates changes in the earth?s climate during the 1870?2004 period in response to changes in natural (solar variations and volcanoes) and anthropogenic (well-mixed greenhouse gases, ozone, direct aerosol forcing, and land use) radiative forcings. A reduction in the zonal SLP gradient is present in observational records and is the typical response of the ensemble, yet only 26 out of the 101 experiments exhibit a reduced SLP gradient within 95% statistical confidence of the observed value. The multimodel response indicates a reduction of the Walker circulation to historical forcings, albeit an order of magnitude smaller than the observed value. There are multiple nonexclusive interpretations of these results: (i) the observed trend may not be entirely forced and includes a substantial component from internal variability; (ii) there are problems with the observational record that lead to a spuriously large trend; and (iii) the strength of the Walker circulation, as measured by the zonal SLP gradient, may be less sensitive to external forcing in models than in the real climate system. Analysis of a subset of experiments suggests that greenhouse gases act to weaken the circulation, but aerosol forcing drives a strengthening of the circulation, which appears to be overestimated by the models, resulting in a muted response to the combined anthropogenic forcings.", "author" : [ { "dropping-particle" : "", "family" : "DiNezio", "given" : "Pedro N", "non-dropping-particle" : "", "parse-names" : false, "suffix" : "" }, { "dropping-particle" : "", "family" : "Vecchi", "given" : "Gabriel A", "non-dropping-particle" : "", "parse-names" : false, "suffix" : "" }, { "dropping-particle" : "", "family" : "Clement", "given" : "Amy C", "non-dropping-particle" : "", "parse-names" : false, "suffix" : "" } ], "container-title" : "Journal of Climate", "id" : "ITEM-2", "issue" : "12", "issued" : { "date-parts" : [ [ "2013", "1", "14" ] ] }, "note" : "doi: 10.1175/JCLI-D-12-00531.1", "page" : "4038-4048", "publisher" : "American Meteorological Society", "title" : "Detectability of Changes in the Walker Circulation in Response to Global Warming", "translator" : [ { "dropping-particle" : "", "family" : "J4154", "given" : "", "non-dropping-particle" : "", "parse-names" : false, "suffix" : "" } ], "type" : "article-journal", "volume" : "26" }, "uris" : [ "http://www.mendeley.com/documents/?uuid=e6e13785-777b-4f33-8401-bcd7fa31b05c" ] }, { "id" : "ITEM-3", "itemData" : { "DOI" : "10.1038/nclimate2996", "ISBN" : "1758-678X", "ISSN" : "17586798", "abstract" : "The Pacific trade winds, coupled with the zonal sea surface temperature gradient in the equatorial Pacific Ocean, control regional sea levels1 , and therefore their trend is a great concern in the Pacific Rim. Over the past two decades, easterly winds have been accelerated in association with eastern tropical Pacific cooling2 . They may represent natural interdecadal variability in the Pacific3 and possibly explain the recent global warming hiatus4\u20137 . However, the intensification of the winds has been the strongest ever observed in the past century2,5,8 , the reason for which is still unclear. Herewe show, using multiple climate simulations for 1921\u20132014 by a global climate model, that approximately one-third of the trade-wind intensification for 1991\u20132010 can be attributed to changes in sulfate aerosols. The multidecadal sea surface temperature anomaly induced mostly by volcanic aerosols dominates in the western North Pacific, and its sign changed rapidly from negative to positive in the 1990s, coherently with Atlantic multidecadal variability9\u201311 .Thewestern NorthPacificwarming resulted in intensification of trade winds to the west of the dateline. These trends have not contributed much to the global warming hiatus, but have greatly impacted rainfall over the western Pacific islands.", "author" : [ { "dropping-particle" : "", "family" : "Takahashi", "given" : "Chiharu", "non-dropping-particle" : "", "parse-names" : false, "suffix" : "" }, { "dropping-particle" : "", "family" : "Watanabe", "given" : "Masahiro", "non-dropping-particle" : "", "parse-names" : false, "suffix" : "" } ], "container-title" : "Nature Climate Change", "id" : "ITEM-3", "issue" : "8", "issued" : { "date-parts" : [ [ "2016" ] ] }, "page" : "768-772", "title" : "Pacific trade winds accelerated by aerosol forcing over the past two decades", "translator" : [ { "dropping-particle" : "", "family" : "J4244", "given" : "", "non-dropping-particle" : "", "parse-names" : false, "suffix" : "" } ], "type" : "article-journal", "volume" : "6" }, "uris" : [ "http://www.mendeley.com/documents/?uuid=c9263b41-34c1-44df-b68d-aef3e75b46f7" ] } ], "mendeley" : { "formattedCitation" : "(DiNezio et al., 2013; Takahashi and Watanabe, 2016; Hua et al., 2018)", "plainTextFormattedCitation" : "(DiNezio et al., 2013; Takahashi and Watanabe, 2016; Hua et al., 2018)", "previouslyFormattedCitation" : "(DiNezio et al., 2013; Takahashi and Watanabe, 2016; Hua et al., 2018)" }, "properties" : { "noteIndex" : 0 }, "schema" : "https://github.com/citation-style-language/schema/raw/master/csl-citation.json" }</w:instrText>
      </w:r>
      <w:r w:rsidRPr="000D69DA">
        <w:rPr>
          <w:noProof/>
        </w:rPr>
        <w:fldChar w:fldCharType="separate"/>
      </w:r>
      <w:r w:rsidR="00393F8C">
        <w:rPr>
          <w:noProof/>
          <w:lang w:val="en-US"/>
        </w:rPr>
        <w:t>(DiNezio et al., 2013; Takahashi and Watanabe, 2016; Hua et al., 2018)</w:t>
      </w:r>
      <w:r w:rsidRPr="000D69DA">
        <w:rPr>
          <w:noProof/>
        </w:rPr>
        <w:fldChar w:fldCharType="end"/>
      </w:r>
      <w:r w:rsidR="00CD0016" w:rsidRPr="00E457C1">
        <w:rPr>
          <w:noProof/>
          <w:lang w:val="en-US"/>
        </w:rPr>
        <w:t>.</w:t>
      </w:r>
      <w:r w:rsidRPr="00E457C1">
        <w:rPr>
          <w:noProof/>
          <w:lang w:val="en-US"/>
        </w:rPr>
        <w:t xml:space="preserve"> </w:t>
      </w:r>
      <w:r w:rsidR="00F57668" w:rsidRPr="00E457C1">
        <w:rPr>
          <w:noProof/>
          <w:lang w:val="en-US"/>
        </w:rPr>
        <w:t xml:space="preserve">This </w:t>
      </w:r>
      <w:r w:rsidRPr="00E457C1">
        <w:rPr>
          <w:noProof/>
          <w:lang w:val="en-US"/>
        </w:rPr>
        <w:t xml:space="preserve">aerosol influence </w:t>
      </w:r>
      <w:r w:rsidR="00284173" w:rsidRPr="00E457C1">
        <w:rPr>
          <w:noProof/>
          <w:lang w:val="en-US"/>
        </w:rPr>
        <w:t>may</w:t>
      </w:r>
      <w:r w:rsidRPr="00E457C1">
        <w:rPr>
          <w:noProof/>
          <w:lang w:val="en-US"/>
        </w:rPr>
        <w:t xml:space="preserve"> be indirect </w:t>
      </w:r>
      <w:r w:rsidR="00284173" w:rsidRPr="00E457C1">
        <w:rPr>
          <w:noProof/>
          <w:lang w:val="en-US"/>
        </w:rPr>
        <w:t>via</w:t>
      </w:r>
      <w:r w:rsidRPr="00E457C1">
        <w:rPr>
          <w:noProof/>
          <w:lang w:val="en-US"/>
        </w:rPr>
        <w:t xml:space="preserve"> Atlantic Multi</w:t>
      </w:r>
      <w:ins w:id="1474" w:author="Sara M Tuson" w:date="2021-06-27T22:01:00Z">
        <w:r w:rsidR="00630726">
          <w:rPr>
            <w:noProof/>
            <w:lang w:val="en-US"/>
          </w:rPr>
          <w:t>-</w:t>
        </w:r>
      </w:ins>
      <w:r w:rsidRPr="00E457C1">
        <w:rPr>
          <w:noProof/>
          <w:lang w:val="en-US"/>
        </w:rPr>
        <w:t xml:space="preserve">decadal Variability (AMV; </w:t>
      </w:r>
      <w:r w:rsidRPr="00E457C1">
        <w:rPr>
          <w:rFonts w:cs="Times New Roman"/>
          <w:noProof/>
          <w:lang w:val="en-US"/>
        </w:rPr>
        <w:t xml:space="preserve">Annex </w:t>
      </w:r>
      <w:r w:rsidR="00905F16" w:rsidRPr="00E457C1">
        <w:rPr>
          <w:rFonts w:cs="Times New Roman"/>
          <w:noProof/>
          <w:lang w:val="en-US"/>
        </w:rPr>
        <w:t>I</w:t>
      </w:r>
      <w:r w:rsidRPr="00E457C1">
        <w:rPr>
          <w:rFonts w:cs="Times New Roman"/>
          <w:noProof/>
          <w:lang w:val="en-US"/>
        </w:rPr>
        <w:t>V.2.7</w:t>
      </w:r>
      <w:r w:rsidRPr="00E457C1">
        <w:rPr>
          <w:noProof/>
          <w:lang w:val="en-US"/>
        </w:rPr>
        <w:t xml:space="preserve">) through inter-basin teleconnections </w:t>
      </w:r>
      <w:r w:rsidRPr="000D69DA">
        <w:rPr>
          <w:noProof/>
        </w:rPr>
        <w:fldChar w:fldCharType="begin" w:fldLock="1"/>
      </w:r>
      <w:r w:rsidR="00110E10">
        <w:rPr>
          <w:noProof/>
          <w:lang w:val="en-US"/>
        </w:rPr>
        <w:instrText>ADDIN CSL_CITATION { "citationItems" : [ { "id" : "ITEM-1", "itemData" : { "DOI" : "10.1038/nclimate2330", "ISBN" : "1758-678X, 1758-6798", "ISSN" : "17586798", "abstract" : "An unprecedented strengthening of Pacific trade winds since the late 1990s (ref. 1) has caused widespread climate perturbations, including rapid sea-level rise in the western tropical Pacific, strengthening of Indo-Pacific ocean currents, and an increased uptake of heat in the equatorial Pacific thermocline. The corresponding intensification of the atmospheric Walker circulation is also associated with sea surface cooling in the eastern Pacific, which has been identified as one of the contributors to the current pause in global surface warming. In spite of recent progress in determining the climatic impacts of the Pacific trade wind acceleration, the cause of this pronounced trend in atmospheric circulation remains unknown. Here we analyse a series of climate model experiments along with observational data to show that the recent warming trend in Atlantic sea surface temperature and the corresponding trans-basin displacements of the main atmospheric pressure centres were key drivers of the observed Walker circulation intensification, eastern Pacific cooling, North American rainfall trends and western Pacific sea-level rise. Our study suggests that global surface warming has been partly offset by the Pacific climate response to enhanced Atlantic warming since the early 1990s.", "author" : [ { "dropping-particle" : "", "family" : "McGregor", "given" : "Shayne", "non-dropping-particle" : "", "parse-names" : false, "suffix" : "" }, { "dropping-particle" : "", "family" : "Timmermann", "given" : "Axel", "non-dropping-particle" : "", "parse-names" : false, "suffix" : "" }, { "dropping-particle" : "", "family" : "Stuecker", "given" : "Malte F.", "non-dropping-particle" : "", "parse-names" : false, "suffix" : "" }, { "dropping-particle" : "", "family" : "England", "given" : "Matthew H.", "non-dropping-particle" : "", "parse-names" : false, "suffix" : "" }, { "dropping-particle" : "", "family" : "Merrifield", "given" : "Mark", "non-dropping-particle" : "", "parse-names" : false, "suffix" : "" }, { "dropping-particle" : "", "family" : "Jin", "given" : "Fei Fei", "non-dropping-particle" : "", "parse-names" : false, "suffix" : "" }, { "dropping-particle" : "", "family" : "Chikamoto", "given" : "Yoshimitsu", "non-dropping-particle" : "", "parse-names" : false, "suffix" : "" } ], "container-title" : "Nature Climate Change", "id" : "ITEM-1", "issue" : "10", "issued" : { "date-parts" : [ [ "2014" ] ] }, "title" : "Recent walker circulation strengthening and pacific cooling amplified by atlantic warming", "translator" : [ { "dropping-particle" : "", "family" : "J4369", "given" : "", "non-dropping-particle" : "", "parse-names" : false, "suffix" : "" } ], "type" : "article-journal", "volume" : "4" }, "uris" : [ "http://www.mendeley.com/documents/?uuid=17bdaeb9-bcd0-491d-8af6-b4bb06aaa299" ] }, { "id" : "ITEM-2", "itemData" : { "DOI" : "10.1038/nclimate2840", "ISBN" : "1758-678X", "ISSN" : "1758-678X", "abstract" : "During the past three decades, tropical sea surface temperature (SST) has shown dipole-like trends, with warming over the tropical Atlantic and Indo-western Pacific but cooling over the eastern Pacific. Competing hypotheses relate this cooling, identified as a driver of the global warming hiatus 1,2 , to the warming trends in either the Atlantic 3,4 or Indian Ocean 5 . However, the mechanisms, the relative importance and the interactions between these teleconnections remain unclear. Using a state-of-the-art climate model, we show that the Atlantic plays a key role in initiating the tropical-wide teleconnection, and the Atlantic-induced anomalies contribute \u223c55\u201375% of the tropical SST and circulation changes during the satellite era. The Atlantic warming drives easterly wind anomalies over the Indo-western Pacific as Kelvin waves and westerly anomalies over the eastern Pacific as Rossby waves. The wind changes induce an Indo-western Pacific warming through the wind\u2013evaporation\u2013SST eeect 6,7 , and this warming intensifies the La Ni\u00f1a-type response in the tropical Pacific by enhancing the easterly trade winds and through the Bjerknes ocean dynamical processes 8 . The teleconnection develops into a tropical-wide SST dipole pattern. This mechanism, supported by observations and a hierarchy of climate models, reveals that the tropical ocean basins are more tightly connected than previously thought. The tropics have experienced marked climate change since 1979 when the era of global satellite observations began. SST trends exhibit a pan-tropical dipole-like pattern (Fig. 1a), with extensive warming from the tropical Atlantic to the Indo-western Pacific, and a triangular cooling pattern in the central\u2013eastern Pacific. This tropical-wide gradient in the SST trend interacts with the atmo-spheric and oceanic circulation throughout the tropics (Fig. 1c,e), with an enhanced Walker circulation 9\u201311 and a La Ni\u00f1a-like Pacific subsurface response. These changes further contribute to global cli-mate change 1,12,13 through multiple atmospheric teleconnections 8,14 . The tropical ocean basins are connected through an atmospheric bridge 15 into an interactive system. On interannual timescales, El Ni\u00f1o/Southern Oscillation (ENSO) dominates the tropical inter-basin teleconnections 15,16 , although the Indian 17,18 and Atlantic 19\u201321", "author" : [ { "dropping-particle" : "", "family" : "Li", "given" : "Xichen", "non-dropping-particle" : "", "parse-names" : false, "suffix" : "" }, { "dropping-particle" : "", "family" : "Xie", "given" : "Shang-Ping", "non-dropping-particle" : "", "parse-names" : false, "suffix" : "" }, { "dropping-particle" : "", "family" : "Gille", "given" : "Sarah T.", "non-dropping-particle" : "", "parse-names" : false, "suffix" : "" }, { "dropping-particle" : "", "family" : "Yoo", "given" : "Changhyun", "non-dropping-particle" : "", "parse-names" : false, "suffix" : "" } ], "container-title" : "Nature Climate Change", "id" : "ITEM-2", "issue" : "3", "issued" : { "date-parts" : [ [ "2015" ] ] }, "title" : "Atlantic-induced pan-tropical climate change over the past three decades", "translator" : [ { "dropping-particle" : "", "family" : "J4075", "given" : "", "non-dropping-particle" : "", "parse-names" : false, "suffix" : "" } ], "type" : "article-journal", "volume" : "6" }, "uris" : [ "http://www.mendeley.com/documents/?uuid=b1516071-20c3-4701-a448-7290116a3744" ] }, { "id" : "ITEM-3", "itemData" : { "DOI" : "10.1002/2016GL069544", "abstract" : "Abstract The tropical Pacific cooling from the early 1990s to 2013 has contributed to the slowdown of globally averaged sea surface temperatures (SSTs). The origin of this regional cooling trend still remains elusive. Here we demonstrate that the remote impact of Atlantic SST anomalies, as well as local atmosphere-ocean interactions, contributed to the eastern Pacific cooling during this period. By assimilating observed three-dimensional Atlantic temperature and salinity anomalies into a coupled general circulation model, we are able to qualitatively reproduce the observed Pacific decadal trends of SST and sea level pressure (SLP), albeit with reduced amplitude. Although a major part of the Pacific SLP trend can be explained by equatorial Pacific SST forcing only, the origin of this low-frequency variability can be traced back further to the remote impacts of equatorial Atlantic and South Atlantic SST trends. Atlantic SST impacts on the atmospheric circulation can also be detected for the Northeastern Pacific, thus providing a linkage between Atlantic climate and Western North American drought conditions.", "author" : [ { "dropping-particle" : "", "family" : "Chikamoto", "given" : "Y", "non-dropping-particle" : "", "parse-names" : false, "suffix" : "" }, { "dropping-particle" : "", "family" : "Mochizuki", "given" : "T", "non-dropping-particle" : "", "parse-names" : false, "suffix" : "" }, { "dropping-particle" : "", "family" : "Timmermann", "given" : "A", "non-dropping-particle" : "", "parse-names" : false, "suffix" : "" }, { "dropping-particle" : "", "family" : "Kimoto", "given" : "M", "non-dropping-particle" : "", "parse-names" : false, "suffix" : "" }, { "dropping-particle" : "", "family" : "Watanabe", "given" : "M", "non-dropping-particle" : "", "parse-names" : false, "suffix" : "" } ], "container-title" : "Geophysical Research Letters", "id" : "ITEM-3", "issue" : "13", "issued" : { "date-parts" : [ [ "2016" ] ] }, "page" : "7143-7151", "title" : "Potential tropical Atlantic impacts on Pacific decadal climate trends", "translator" : [ { "dropping-particle" : "", "family" : "J4371", "given" : "", "non-dropping-particle" : "", "parse-names" : false, "suffix" : "" } ], "type" : "article-journal", "volume" : "43" }, "uris" : [ "http://www.mendeley.com/documents/?uuid=d60064f2-f79e-4175-93a5-5cf3236c2a44" ] }, { "id" : "ITEM-4", "itemData" : { "DOI" : "10.1007/s00382-015-2705-z", "ISSN" : "1432-0894", "abstract" : "This paper investigates the Atlantic Ocean influence on equatorial Pacific decadal variability. Using an ensemble of simulations, where the ICTPAGCM (``SPEEDY'') is coupled to the NEMO/OPA ocean model in the Indo-Pacific region and forced by observed sea surface temperatures in the Atlantic region, it is shown that the Atlantic Multidecadal Oscillation (AMO) has had a substantial influence on the equatorial Pacific decadal variability. According to AMO phases we have identified three periods with strong Atlantic forcing of equatorial Pacific changes, namely (1) 1931--1950 minus 1910--1929, (2) 1970--1989 minus 1931--1950 and (3) 1994--2013 minus 1970--1989. Both observations and the model show easterly surface wind anomalies in the central Pacific, cooling in the central-eastern Pacific and warming in the western Pacific/Indian Ocean region in events (1) and (3) and the opposite signals in event (2). The physical mechanism for these responses is related to a modification of the Walker circulation because a positive (negative) AMO leads to an overall warmer (cooler) tropical Atlantic. The warmer (cooler) tropical Atlantic modifies the Walker circulation, leading to rising (sinking) and upper-level divergence (convergence) motion in the Atlantic region and sinking (rising) motion and upper-level convergence (divergence) in the central Pacific region.", "author" : [ { "dropping-particle" : "", "family" : "Kucharski", "given" : "Fred", "non-dropping-particle" : "", "parse-names" : false, "suffix" : "" }, { "dropping-particle" : "", "family" : "Ikram", "given" : "Farah", "non-dropping-particle" : "", "parse-names" : false, "suffix" : "" }, { "dropping-particle" : "", "family" : "Molteni", "given" : "Franco", "non-dropping-particle" : "", "parse-names" : false, "suffix" : "" }, { "dropping-particle" : "", "family" : "Farneti", "given" : "Riccardo", "non-dropping-particle" : "", "parse-names" : false, "suffix" : "" }, { "dropping-particle" : "", "family" : "Kang", "given" : "In-Sik", "non-dropping-particle" : "", "parse-names" : false, "suffix" : "" }, { "dropping-particle" : "", "family" : "No", "given" : "Hyun-Ho", "non-dropping-particle" : "", "parse-names" : false, "suffix" : "" }, { "dropping-particle" : "", "family" : "King", "given" : "Martin P", "non-dropping-particle" : "", "parse-names" : false, "suffix" : "" }, { "dropping-particle" : "", "family" : "Giuliani", "given" : "Graziano", "non-dropping-particle" : "", "parse-names" : false, "suffix" : "" }, { "dropping-particle" : "", "family" : "Mogensen", "given" : "Kristian", "non-dropping-particle" : "", "parse-names" : false, "suffix" : "" } ], "container-title" : "Climate Dynamics", "id" : "ITEM-4", "issue" : "7", "issued" : { "date-parts" : [ [ "2016" ] ] }, "page" : "2337-2351", "title" : "Atlantic forcing of Pacific decadal variability", "translator" : [ { "dropping-particle" : "", "family" : "J4363", "given" : "", "non-dropping-particle" : "", "parse-names" : false, "suffix" : "" } ], "type" : "article-journal", "volume" : "46" }, "uris" : [ "http://www.mendeley.com/documents/?uuid=3a0076fd-d3d9-4ded-9de0-9ac59b56c13a" ] }, { "id" : "ITEM-5", "itemData" : { "DOI" : "10.1175/JCLI-D-16-0127.1", "ISSN" : "08948755", "abstract" : "AbstractThe climate impacts of the observed Atlantic Multidecadal Variability (AMV) are investigated using the GFDL-CM2.1 and the NCAR-CESM1 coupled climate models. The model North Atlantic sea surface temperatures are restored to fixed anomalies corresponding to an estimate of the internally driven component of the observed AMV. Both models show that during boreal summer the AMV alters the Walker Circulation and generates precipitation anomalies over the whole tropical belt. A warm phase of the AMV yields reduced precipitation over western US, drier conditions over the Mediterranean basin, and wetter conditions over Northern Europe. During boreal winter, the AMV modulates by a factor of {~}2 the frequency of occurrence of El Ni{\u00f1}o/La Ni{\u00f1}a events. This response is associated with anomalies over the Pacific that project onto the Interdecadal Pacific Oscillation pattern, i.e., Pacific Decadal Oscillation-like anomalies in the Northern hemisphere and a symmetrical pattern in the Southern Hemisphere. This winter...", "author" : [ { "dropping-particle" : "", "family" : "Ruprich-Robert", "given" : "Yohan",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"Delworth", "given" : "Tom", "non-dropping-particle" : "", "parse-names" : false, "suffix" : "" }, { "dropping-particle" : "", "family" : "Danabasoglu", "given" : "Gokhan", "non-dropping-particle" : "", "parse-names" : false, "suffix" : "" } ], "container-title" : "Journal of Climate", "id" : "ITEM-5", "issue" : "8", "issued" : { "date-parts" : [ [ "2017" ] ] }, "page" : "2785-2810", "title" : "Assessing the climate impacts of the observed atlantic multidecadal variability using the GFDL CM2.1 and NCAR CESM1 global coupled models", "translator" : [ { "dropping-particle" : "", "family" : "J4097", "given" : "", "non-dropping-particle" : "", "parse-names" : false, "suffix" : "" } ], "type" : "article-journal", "volume" : "30" }, "uris" : [ "http://www.mendeley.com/documents/?uuid=9ca65c42-13ec-44ff-9125-90ce6a4c6270" ] } ], "mendeley" : { "formattedCitation" : "(McGregor et al., 2014; Li et al., 2015d; Chikamoto et al., 2016; Kucharski et al., 2016; Ruprich-Robert et al., 2017)", "manualFormatting" : "(McGregor et al., 2014; X. Li et al., 2015; Chikamoto et al., 2016; Kucharski et al., 2016; Ruprich-Robert et al., 2017)", "plainTextFormattedCitation" : "(McGregor et al., 2014; Li et al., 2015d; Chikamoto et al., 2016; Kucharski et al., 2016; Ruprich-Robert et al., 2017)", "previouslyFormattedCitation" : "(McGregor et al., 2014; Li et al., 2015d; Chikamoto et al., 2016; Kucharski et al., 2016; Ruprich-Robert et al., 2017)" }, "properties" : { "noteIndex" : 0 }, "schema" : "https://github.com/citation-style-language/schema/raw/master/csl-citation.json" }</w:instrText>
      </w:r>
      <w:r w:rsidRPr="000D69DA">
        <w:rPr>
          <w:noProof/>
        </w:rPr>
        <w:fldChar w:fldCharType="separate"/>
      </w:r>
      <w:r w:rsidR="00393F8C">
        <w:rPr>
          <w:noProof/>
          <w:lang w:val="en-US"/>
        </w:rPr>
        <w:t>(McGregor et al., 2014; X. Li et al., 2015; Chikamoto et al., 2016; Kucharski et al., 2016; Ruprich-Robert et al., 2017)</w:t>
      </w:r>
      <w:r w:rsidRPr="000D69DA">
        <w:rPr>
          <w:noProof/>
        </w:rPr>
        <w:fldChar w:fldCharType="end"/>
      </w:r>
      <w:r w:rsidRPr="00E457C1">
        <w:rPr>
          <w:noProof/>
          <w:lang w:val="en-US"/>
        </w:rPr>
        <w:t xml:space="preserve">, which </w:t>
      </w:r>
      <w:r w:rsidR="00284173" w:rsidRPr="00E457C1">
        <w:rPr>
          <w:noProof/>
          <w:lang w:val="en-US"/>
        </w:rPr>
        <w:t>may be</w:t>
      </w:r>
      <w:r w:rsidRPr="00E457C1">
        <w:rPr>
          <w:noProof/>
          <w:lang w:val="en-US"/>
        </w:rPr>
        <w:t xml:space="preserve"> unde</w:t>
      </w:r>
      <w:r w:rsidR="00284173" w:rsidRPr="00E457C1">
        <w:rPr>
          <w:noProof/>
          <w:lang w:val="en-US"/>
        </w:rPr>
        <w:t>restimated</w:t>
      </w:r>
      <w:r w:rsidRPr="00E457C1">
        <w:rPr>
          <w:noProof/>
          <w:lang w:val="en-US"/>
        </w:rPr>
        <w:t xml:space="preserve"> in models due to SST biases in the equatorial Atlantic </w:t>
      </w:r>
      <w:r w:rsidR="00F27F91" w:rsidRPr="00E457C1">
        <w:rPr>
          <w:noProof/>
          <w:lang w:val="en-US"/>
        </w:rPr>
        <w:t xml:space="preserve">(Section 3.5.1.2; </w:t>
      </w:r>
      <w:r w:rsidRPr="000D69DA">
        <w:rPr>
          <w:noProof/>
        </w:rPr>
        <w:fldChar w:fldCharType="begin" w:fldLock="1"/>
      </w:r>
      <w:r w:rsidR="00E719C0">
        <w:rPr>
          <w:noProof/>
          <w:lang w:val="en-US"/>
        </w:rPr>
        <w:instrText>ADDIN CSL_CITATION { "citationItems" : [ { "id" : "ITEM-1", "itemData" : { "DOI" : "10.1038/s41558-018-0163-4", "ISSN" : "17586798", "abstract" : "Pacific trade winds have displayed unprecedented strengthening in recent decades 1 . This strengthening has been associated with east Pacific sea surface cooling 2 and the early twenty-first-century slowdown in global surface warming 2,3, amongst a host of other substantial impacts 4-9 . Although some climate models produce the timing of these recently observed trends 10, they all fail to produce the trend magnitude 2,11,12 . This may in part be related to the apparent model underrepresentation of low-frequency Pacific Ocean variability and decadal wind trends 2,11-13 or be due to a misrepresentation of a forced response 1,14-16 or a combination of both. An increasingly prominent connection between the Pacific and Atlantic basins has been identified as a key driver of this strengthening of the Pacific trade winds 12,17-20 . Here we use targeted climate model experiments to show that combining the recent Atlantic warming trend with the typical climate model bias leads to a substantially underestimated response for the Pacific Ocean wind and surface temperature. The underestimation largely stems from a reduction and eastward shift of the atmospheric heating response to the tropical Atlantic warming trend. This result suggests that the recent Pacific trends and model decadal variability may be better captured by models with improved mean-state climatologies.", "author" : [ { "dropping-particle" : "", "family" : "McGregor", "given" : "Shayne", "non-dropping-particle" : "", "parse-names" : false, "suffix" : "" }, { "dropping-particle" : "", "family" : "Stuecker", "given" : "Malte F.", "non-dropping-particle" : "", "parse-names" : false, "suffix" : "" }, { "dropping-particle" : "", "family" : "Kajtar", "given" : "Jules B.", "non-dropping-particle" : "", "parse-names" : false, "suffix" : "" }, { "dropping-particle" : "", "family" : "England", "given" : "Matthew H.", "non-dropping-particle" : "", "parse-names" : false, "suffix" : "" }, { "dropping-particle" : "", "family" : "Collins", "given" : "Mat", "non-dropping-particle" : "", "parse-names" : false, "suffix" : "" } ], "container-title" : "Nature Climate Change", "id" : "ITEM-1", "issue" : "6", "issued" : { "date-parts" : [ [ "2018", "6" ] ] }, "page" : "493-498", "title" : "Model tropical Atlantic biases underpin diminished Pacific decadal variability", "translator" : [ { "dropping-particle" : "", "family" : "J5598", "given" : "", "non-dropping-particle" : "", "parse-names" : false, "suffix" : "" } ], "type" : "article-journal", "volume" : "8" }, "uris" : [ "http://www.mendeley.com/documents/?uuid=2a1b1e90-b70a-4849-b05e-000ddd0c2b31" ] } ], "mendeley" : { "formattedCitation" : "(McGregor et al., 2018)", "manualFormatting" : "McGregor et al., 2018)", "plainTextFormattedCitation" : "(McGregor et al., 2018)", "previouslyFormattedCitation" : "(McGregor et al., 2018)" }, "properties" : { "noteIndex" : 0 }, "schema" : "https://github.com/citation-style-language/schema/raw/master/csl-citation.json" }</w:instrText>
      </w:r>
      <w:r w:rsidRPr="000D69DA">
        <w:rPr>
          <w:noProof/>
        </w:rPr>
        <w:fldChar w:fldCharType="separate"/>
      </w:r>
      <w:r w:rsidR="00393F8C">
        <w:rPr>
          <w:noProof/>
          <w:lang w:val="en-US"/>
        </w:rPr>
        <w:t>McGregor et al., 2018)</w:t>
      </w:r>
      <w:r w:rsidRPr="000D69DA">
        <w:rPr>
          <w:noProof/>
        </w:rPr>
        <w:fldChar w:fldCharType="end"/>
      </w:r>
      <w:r w:rsidRPr="00E457C1">
        <w:rPr>
          <w:noProof/>
          <w:lang w:val="en-US"/>
        </w:rPr>
        <w:t xml:space="preserve">. Note </w:t>
      </w:r>
      <w:r w:rsidR="00F57668" w:rsidRPr="00E457C1">
        <w:rPr>
          <w:noProof/>
          <w:lang w:val="en-US"/>
        </w:rPr>
        <w:t xml:space="preserve">also </w:t>
      </w:r>
      <w:r w:rsidRPr="00E457C1">
        <w:rPr>
          <w:noProof/>
          <w:lang w:val="en-US"/>
        </w:rPr>
        <w:t>the large uncertainty in aerosol influence on</w:t>
      </w:r>
      <w:r w:rsidR="00F57668" w:rsidRPr="00E457C1">
        <w:rPr>
          <w:noProof/>
          <w:lang w:val="en-US"/>
        </w:rPr>
        <w:t xml:space="preserve"> the Walker circulation </w:t>
      </w:r>
      <w:r w:rsidR="00F57668" w:rsidRPr="000D69DA">
        <w:rPr>
          <w:noProof/>
        </w:rPr>
        <w:fldChar w:fldCharType="begin" w:fldLock="1"/>
      </w:r>
      <w:r w:rsidR="00E719C0">
        <w:rPr>
          <w:noProof/>
          <w:lang w:val="en-US"/>
        </w:rPr>
        <w:instrText>ADDIN CSL_CITATION { "citationItems" : [ { "id" : "ITEM-1", "itemData" : { "DOI" : "10.1029/2018GL079033", "abstract" : "Abstract There is substantial uncertainty in the relative contributions of internal variability and external forcing to the recent Pacific decadal variability, especially regarding their linkage with the Interdecadal Pacific Oscillation. By analyzing observations and large ensembles of coupled climate model simulations, here we show that observed Pacific decadal variations since 1920 resulted primarily from internal variability, although greenhouse gas (GHG) and other external forcing did modulate decadal variations in Pacific sea surface temperatures (SSTs) significantly, especially for the period since the early 1990s. Specifically, the GHG-induced warming and the recovery from the volcanic cooling caused by the 1991 Pinatubo eruption led to large warming in the tropical Pacific during 1993\u20132012, while recent anthropogenic aerosols contributed to Pacific regional SST variations on multiyear to decadal scales, causing a La Ni\u00f1a-like cooling pattern in the Pacific since 1998 in some of the models. Our results provide new evidence that both internal variability and external forcing have contributed to the recent decadal variations in Pacific SSTs since the early 1990s, although large uncertainties exist among the model-simulated effects of anthropogenic aerosols.", "author" : [ { "dropping-particle" : "", "family" : "Hua", "given" : "Wenjian", "non-dropping-particle" : "", "parse-names" : false, "suffix" : "" }, { "dropping-particle" : "", "family" : "Dai", "given" : "Aiguo", "non-dropping-particle" : "", "parse-names" : false, "suffix" : "" }, { "dropping-particle" : "", "family" : "Qin", "given" : "Minhua", "non-dropping-particle" : "", "parse-names" : false, "suffix" : "" } ], "container-title" : "Geophysical Research Letters", "id" : "ITEM-1", "issue" : "14", "issued" : { "date-parts" : [ [ "2018" ] ] }, "page" : "7084-7092", "title" : "Contributions of Internal Variability and External Forcing to the Recent Pacific Decadal Variations", "translator" : [ { "dropping-particle" : "", "family" : "J4066", "given" : "", "non-dropping-particle" : "", "parse-names" : false, "suffix" : "" } ], "type" : "article-journal", "volume" : "45" }, "uris" : [ "http://www.mendeley.com/documents/?uuid=63c579c0-df99-4ff8-acf0-0d06d57737f6" ] }, { "id" : "ITEM-2", "itemData" : { "DOI" : "10.1029/2018GL078841", "abstract" : "Abstract Anthropogenic-aerosol radiative forcing (AA) modulates multidecadal greenhouse radiative forcing. However, decadal climate responses to AA are poorly characterized given AA forcing uncertainty and internal climate variability. This motivates revisiting a recent claim that AA drove a negative trend in the Pacific Decadal Oscillation (PDO) and an associated cooling influence in the 10-15 years following the late-1990's El Ni\u00f1o. The average of a 50-member initial condition ensemble of the second generation Canadian Earth System Model CanESM2 that was forced only with AA does not exhibit the negative-PDO/slowdown response. However, spurious responses of this kind, that are artifacts of subsetting the larger ensemble in a manner consistent with published literature, can readily be found. This illustrates the caution needed in interpreting regional- and decadal-scale responses to AA, and suggests that improved characterization of model uncertainty in AA over the recent period is required.", "author" : [ { "dropping-particle" : "", "family" : "Oudar", "given" : "Thomas", "non-dropping-particle" : "", "parse-names" : false, "suffix" : "" }, { "dropping-particle" : "", "family" : "Kushner", "given" : "Paul J", "non-dropping-particle" : "", "parse-names" : false, "suffix" : "" }, { "dropping-particle" : "", "family" : "Fyfe", "given" : "John C", "non-dropping-particle" : "", "parse-names" : false, "suffix" : "" }, { "dropping-particle" : "", "family" : "Sigmond", "given" : "Michael", "non-dropping-particle" : "", "parse-names" : false, "suffix" : "" } ], "container-title" : "Geophysical Research Letters", "id" : "ITEM-2", "issued" : { "date-parts" : [ [ "2018" ] ] }, "title" : "No impact of anthropogenic aerosols on early 21st century global temperature trends in a large initial-condition ensemble", "translator" : [ { "dropping-particle" : "", "family" : "J4245", "given" : "", "non-dropping-particle" : "", "parse-names" : false, "suffix" : "" } ], "type" : "article-journal", "volume" : "45" }, "uris" : [ "http://www.mendeley.com/documents/?uuid=ca3f637e-7db6-492f-af21-f202feba2cc0" ] }, { "id" : "ITEM-3", "itemData" : { "DOI" : "10.1002/2016JD025430", "ISSN" : "2169897X", "author" : [ { "dropping-particle" : "", "family" : "Kuntz", "given" : "L. B.", "non-dropping-particle" : "", "parse-names" : false, "suffix" : "" }, { "dropping-particle" : "", "family" : "Schrag", "given" : "D. P.", "non-dropping-particle" : "", "parse-names" : false, "suffix" : "" } ], "container-title" : "Journal of Geophysical Research: Atmospheres", "id" : "ITEM-3", "issue" : "24", "issued" : { "date-parts" : [ [ "2016", "12", "27" ] ] }, "page" : "14,403-14,413", "title" : "Impact of Asian aerosol forcing on tropical Pacific circulation and the relationship to global temperature trends", "translator" : [ { "dropping-particle" : "", "family" : "J6510", "given" : "", "non-dropping-particle" : "", "parse-names" : false, "suffix" : "" } ], "type" : "article-journal", "volume" : "121" }, "uris" : [ "http://www.mendeley.com/documents/?uuid=a83d30b0-e0b3-455e-9c4b-69b9de63b6bd" ] } ], "mendeley" : { "formattedCitation" : "(Kuntz and Schrag, 2016; Hua et al., 2018; Oudar et al., 2018)", "manualFormatting" : "(Kuntz and Schrag, 2016; Hua et al., 2018; Oudar et al., 2018)", "plainTextFormattedCitation" : "(Kuntz and Schrag, 2016; Hua et al., 2018; Oudar et al., 2018)", "previouslyFormattedCitation" : "(Kuntz and Schrag, 2016; Hua et al., 2018; Oudar et al., 2018)" }, "properties" : { "noteIndex" : 0 }, "schema" : "https://github.com/citation-style-language/schema/raw/master/csl-citation.json" }</w:instrText>
      </w:r>
      <w:r w:rsidR="00F57668" w:rsidRPr="000D69DA">
        <w:rPr>
          <w:noProof/>
        </w:rPr>
        <w:fldChar w:fldCharType="separate"/>
      </w:r>
      <w:r w:rsidR="00393F8C">
        <w:rPr>
          <w:noProof/>
          <w:lang w:val="en-CA"/>
        </w:rPr>
        <w:t>(Kuntz and Schrag, 2016; Hua et al., 2018; Oudar et al., 2018)</w:t>
      </w:r>
      <w:r w:rsidR="00F57668" w:rsidRPr="000D69DA">
        <w:rPr>
          <w:noProof/>
        </w:rPr>
        <w:fldChar w:fldCharType="end"/>
      </w:r>
      <w:r w:rsidR="00F57668" w:rsidRPr="00E457C1">
        <w:rPr>
          <w:noProof/>
          <w:lang w:val="en-US"/>
        </w:rPr>
        <w:t>, which is also seen in CMIP6 (Figure 3.16f).</w:t>
      </w:r>
    </w:p>
    <w:p w14:paraId="3C18929D" w14:textId="77777777" w:rsidR="009F594A" w:rsidRPr="00E457C1" w:rsidRDefault="009F594A" w:rsidP="009F594A">
      <w:pPr>
        <w:pStyle w:val="AR6BodyText"/>
        <w:rPr>
          <w:noProof/>
          <w:lang w:val="en-US"/>
        </w:rPr>
      </w:pPr>
    </w:p>
    <w:p w14:paraId="15BD7345" w14:textId="0BC86D57" w:rsidR="009F594A" w:rsidRPr="00E457C1" w:rsidRDefault="009F594A" w:rsidP="009F594A">
      <w:pPr>
        <w:pStyle w:val="AR6BodyText"/>
        <w:rPr>
          <w:noProof/>
          <w:lang w:val="en-US"/>
        </w:rPr>
      </w:pPr>
      <w:r w:rsidRPr="000D69DA">
        <w:rPr>
          <w:noProof/>
          <w:lang w:val="en-US"/>
        </w:rPr>
        <w:t xml:space="preserve">Paleoclimate data from the Pliocene epoch suggest that there was a reduction in the zonal SST </w:t>
      </w:r>
      <w:r w:rsidR="00BA6A5D">
        <w:rPr>
          <w:noProof/>
          <w:lang w:val="en-US"/>
        </w:rPr>
        <w:t>g</w:t>
      </w:r>
      <w:r w:rsidRPr="000D69DA">
        <w:rPr>
          <w:noProof/>
          <w:lang w:val="en-US"/>
        </w:rPr>
        <w:t>radient in the tropical Pacific under a similar CO</w:t>
      </w:r>
      <w:r w:rsidRPr="000D69DA">
        <w:rPr>
          <w:noProof/>
          <w:vertAlign w:val="subscript"/>
          <w:lang w:val="en-US"/>
        </w:rPr>
        <w:t>2</w:t>
      </w:r>
      <w:r w:rsidRPr="000D69DA">
        <w:rPr>
          <w:noProof/>
          <w:lang w:val="en-US"/>
        </w:rPr>
        <w:t xml:space="preserve"> concentration as today (</w:t>
      </w:r>
      <w:ins w:id="1475" w:author="Ian Blenkinsop" w:date="2021-07-13T11:57:00Z">
        <w:r w:rsidR="00767891">
          <w:rPr>
            <w:noProof/>
            <w:lang w:val="en-US"/>
          </w:rPr>
          <w:t xml:space="preserve">Section 7.4.4.2.2 and </w:t>
        </w:r>
      </w:ins>
      <w:r w:rsidRPr="000D69DA">
        <w:rPr>
          <w:noProof/>
          <w:lang w:val="en-US"/>
        </w:rPr>
        <w:t>Cross-Chapter Box 2.4</w:t>
      </w:r>
      <w:del w:id="1476" w:author="Ian Blenkinsop" w:date="2021-07-13T11:57:00Z">
        <w:r w:rsidR="009165F2" w:rsidDel="00767891">
          <w:rPr>
            <w:noProof/>
            <w:lang w:val="en-US"/>
          </w:rPr>
          <w:delText>; Section 7.4.4.2.2</w:delText>
        </w:r>
      </w:del>
      <w:r w:rsidRPr="000D69DA">
        <w:rPr>
          <w:noProof/>
          <w:lang w:val="en-US"/>
        </w:rPr>
        <w:t xml:space="preserve">). </w:t>
      </w:r>
      <w:r w:rsidRPr="000D69DA">
        <w:rPr>
          <w:noProof/>
          <w:lang w:val="en-US"/>
        </w:rPr>
        <w:fldChar w:fldCharType="begin" w:fldLock="1"/>
      </w:r>
      <w:r w:rsidR="00E719C0">
        <w:rPr>
          <w:noProof/>
          <w:lang w:val="en-US"/>
        </w:rPr>
        <w:instrText>ADDIN CSL_CITATION { "citationItems" : [ { "id" : "ITEM-1", "itemData" : { "DOI" : "10.1029/2019gl083802", "ISSN" : "0094-8276", "author" : [ { "dropping-particle" : "", "family" : "Tierney", "given" : "Jessica E.", "non-dropping-particle" : "", "parse-names" : false, "suffix" : "" }, { "dropping-particle" : "", "family" : "Haywood", "given" : "Alan M.", "non-dropping-particle" : "", "parse-names" : false, "suffix" : "" }, { "dropping-particle" : "", "family" : "Feng", "given" : "Ran", "non-dropping-particle" : "", "parse-names" : false, "suffix" : "" }, { "dropping-particle" : "", "family" : "Bhattacharya", "given" : "Tripti", "non-dropping-particle" : "", "parse-names" : false, "suffix" : "" }, { "dropping-particle" : "", "family" : "Otto-Bliesner", "given" : "Bette L.", "non-dropping-particle" : "", "parse-names" : false, "suffix" : "" } ], "container-title" : "Geophysical Research Letters", "id" : "ITEM-1", "issue" : "15", "issued" : { "date-parts" : [ [ "2019" ] ] }, "page" : "9136-9144", "title" : "Pliocene warmth consistent with greenhouse gas forcing", "translator" : [ { "dropping-particle" : "", "family" : "J7009", "given" : "", "non-dropping-particle" : "", "parse-names" : false, "suffix" : "" } ], "type" : "article-journal", "volume" : "46" }, "uris" : [ "http://www.mendeley.com/documents/?uuid=12d00aff-7cb8-45e4-85c6-a778cdcd0f96" ] } ], "mendeley" : { "formattedCitation" : "(Tierney et al., 2019)", "manualFormatting" : "Tierney et al. (2019)", "plainTextFormattedCitation" : "(Tierney et al., 2019)", "previouslyFormattedCitation" : "(Tierney et al., 2019)" }, "properties" : { "noteIndex" : 0 }, "schema" : "https://github.com/citation-style-language/schema/raw/master/csl-citation.json" }</w:instrText>
      </w:r>
      <w:r w:rsidRPr="000D69DA">
        <w:rPr>
          <w:noProof/>
          <w:lang w:val="en-US"/>
        </w:rPr>
        <w:fldChar w:fldCharType="separate"/>
      </w:r>
      <w:r w:rsidR="00393F8C">
        <w:rPr>
          <w:noProof/>
          <w:lang w:val="en-US"/>
        </w:rPr>
        <w:t>Tierney et al. (2019)</w:t>
      </w:r>
      <w:r w:rsidRPr="000D69DA">
        <w:rPr>
          <w:noProof/>
          <w:lang w:val="en-US"/>
        </w:rPr>
        <w:fldChar w:fldCharType="end"/>
      </w:r>
      <w:r w:rsidRPr="000D69DA">
        <w:rPr>
          <w:noProof/>
          <w:lang w:val="en-US"/>
        </w:rPr>
        <w:t xml:space="preserve"> </w:t>
      </w:r>
      <w:r w:rsidR="000B1BA8">
        <w:rPr>
          <w:noProof/>
          <w:lang w:val="en-US"/>
        </w:rPr>
        <w:t>found</w:t>
      </w:r>
      <w:r w:rsidR="000B1BA8" w:rsidRPr="000D69DA">
        <w:rPr>
          <w:noProof/>
          <w:lang w:val="en-US"/>
        </w:rPr>
        <w:t xml:space="preserve"> </w:t>
      </w:r>
      <w:r w:rsidRPr="000D69DA">
        <w:rPr>
          <w:noProof/>
          <w:lang w:val="en-US"/>
        </w:rPr>
        <w:t>that this weaker gradient compared to pre</w:t>
      </w:r>
      <w:r w:rsidR="00CD0016">
        <w:rPr>
          <w:noProof/>
          <w:lang w:val="en-US"/>
        </w:rPr>
        <w:t>-</w:t>
      </w:r>
      <w:r w:rsidRPr="000D69DA">
        <w:rPr>
          <w:noProof/>
          <w:lang w:val="en-US"/>
        </w:rPr>
        <w:t xml:space="preserve">industrial, which </w:t>
      </w:r>
      <w:r w:rsidRPr="000D69DA">
        <w:rPr>
          <w:noProof/>
          <w:lang w:val="en-US"/>
        </w:rPr>
        <w:lastRenderedPageBreak/>
        <w:t xml:space="preserve">suggests </w:t>
      </w:r>
      <w:r w:rsidR="00B8399D">
        <w:rPr>
          <w:noProof/>
          <w:lang w:val="en-US"/>
        </w:rPr>
        <w:t xml:space="preserve">a </w:t>
      </w:r>
      <w:r w:rsidRPr="000D69DA">
        <w:rPr>
          <w:noProof/>
          <w:lang w:val="en-US"/>
        </w:rPr>
        <w:t xml:space="preserve">weaker Walker circulation, is captured by climate models under </w:t>
      </w:r>
      <w:r w:rsidR="00717C04">
        <w:rPr>
          <w:noProof/>
          <w:lang w:val="en-US"/>
        </w:rPr>
        <w:t>Pliocene</w:t>
      </w:r>
      <w:r w:rsidRPr="000D69DA">
        <w:rPr>
          <w:noProof/>
          <w:lang w:val="en-US"/>
        </w:rPr>
        <w:t xml:space="preserve"> CO</w:t>
      </w:r>
      <w:r w:rsidRPr="000D69DA">
        <w:rPr>
          <w:noProof/>
          <w:vertAlign w:val="subscript"/>
          <w:lang w:val="en-US"/>
        </w:rPr>
        <w:t>2</w:t>
      </w:r>
      <w:r w:rsidRPr="000D69DA">
        <w:rPr>
          <w:noProof/>
          <w:lang w:val="en-US"/>
        </w:rPr>
        <w:t xml:space="preserve"> </w:t>
      </w:r>
      <w:r w:rsidR="00717C04">
        <w:rPr>
          <w:noProof/>
          <w:lang w:val="en-US"/>
        </w:rPr>
        <w:t>levels</w:t>
      </w:r>
      <w:r w:rsidRPr="000D69DA">
        <w:rPr>
          <w:noProof/>
          <w:lang w:val="en-US"/>
        </w:rPr>
        <w:t xml:space="preserve">, in agreement with the </w:t>
      </w:r>
      <w:r w:rsidR="00717C04">
        <w:rPr>
          <w:noProof/>
          <w:lang w:val="en-US"/>
        </w:rPr>
        <w:t>CMIP6</w:t>
      </w:r>
      <w:r w:rsidR="00717C04" w:rsidRPr="000D69DA">
        <w:rPr>
          <w:noProof/>
          <w:lang w:val="en-US"/>
        </w:rPr>
        <w:t xml:space="preserve"> </w:t>
      </w:r>
      <w:r w:rsidRPr="000D69DA">
        <w:rPr>
          <w:noProof/>
          <w:lang w:val="en-US"/>
        </w:rPr>
        <w:t xml:space="preserve">response to </w:t>
      </w:r>
      <w:r w:rsidR="00CA4412">
        <w:rPr>
          <w:noProof/>
          <w:lang w:val="en-US"/>
        </w:rPr>
        <w:t>greenhouse gas</w:t>
      </w:r>
      <w:r w:rsidR="00CA4412" w:rsidRPr="000D69DA">
        <w:rPr>
          <w:noProof/>
          <w:lang w:val="en-US"/>
        </w:rPr>
        <w:t xml:space="preserve"> </w:t>
      </w:r>
      <w:r w:rsidRPr="000D69DA">
        <w:rPr>
          <w:noProof/>
          <w:lang w:val="en-US"/>
        </w:rPr>
        <w:t xml:space="preserve">forcing </w:t>
      </w:r>
      <w:r w:rsidRPr="00E457C1">
        <w:rPr>
          <w:noProof/>
          <w:lang w:val="en-US"/>
        </w:rPr>
        <w:t>(</w:t>
      </w:r>
      <w:r w:rsidR="00CA2F83" w:rsidRPr="00E457C1">
        <w:rPr>
          <w:noProof/>
          <w:lang w:val="en-US"/>
        </w:rPr>
        <w:t>Figure 3.16</w:t>
      </w:r>
      <w:r w:rsidRPr="00E457C1">
        <w:rPr>
          <w:rFonts w:cs="Times New Roman"/>
          <w:noProof/>
          <w:lang w:val="en-US" w:eastAsia="ja-JP"/>
        </w:rPr>
        <w:t>d</w:t>
      </w:r>
      <w:r w:rsidRPr="00E457C1">
        <w:rPr>
          <w:noProof/>
          <w:lang w:val="en-US"/>
        </w:rPr>
        <w:t>)</w:t>
      </w:r>
      <w:r w:rsidRPr="000D69DA">
        <w:rPr>
          <w:noProof/>
          <w:lang w:val="en-US"/>
        </w:rPr>
        <w:t xml:space="preserve">, though </w:t>
      </w:r>
      <w:r w:rsidR="003B79D3">
        <w:rPr>
          <w:noProof/>
          <w:lang w:val="en-US"/>
        </w:rPr>
        <w:t>the</w:t>
      </w:r>
      <w:r w:rsidRPr="000D69DA">
        <w:rPr>
          <w:noProof/>
          <w:lang w:val="en-US"/>
        </w:rPr>
        <w:t xml:space="preserve"> magnitude </w:t>
      </w:r>
      <w:r w:rsidR="003B79D3">
        <w:rPr>
          <w:noProof/>
          <w:lang w:val="en-US"/>
        </w:rPr>
        <w:t xml:space="preserve">of this effect </w:t>
      </w:r>
      <w:r w:rsidRPr="000D69DA">
        <w:rPr>
          <w:noProof/>
          <w:lang w:val="en-US"/>
        </w:rPr>
        <w:t xml:space="preserve">varies </w:t>
      </w:r>
      <w:r w:rsidR="003B79D3">
        <w:rPr>
          <w:noProof/>
          <w:lang w:val="en-US"/>
        </w:rPr>
        <w:t>strongly between</w:t>
      </w:r>
      <w:r w:rsidRPr="000D69DA">
        <w:rPr>
          <w:noProof/>
          <w:lang w:val="en-US"/>
        </w:rPr>
        <w:t xml:space="preserve"> models </w:t>
      </w:r>
      <w:r w:rsidRPr="000D69DA">
        <w:rPr>
          <w:noProof/>
          <w:lang w:val="en-US"/>
        </w:rPr>
        <w:fldChar w:fldCharType="begin" w:fldLock="1"/>
      </w:r>
      <w:r w:rsidR="00E719C0">
        <w:rPr>
          <w:noProof/>
          <w:lang w:val="en-US"/>
        </w:rPr>
        <w:instrText>ADDIN CSL_CITATION { "citationItems" : [ { "id" : "ITEM-1", "itemData" : { "DOI" : "10.5194/cp-13-135-2017", "ISSN" : "1814-9332", "abstract" : "Abstract. The two components of the tropical overturning circulation, the meridional Hadley circulation (HC) and the zonal Walker circulation (WC), are key to the re-distribution of moisture, heat and mass in the atmosphere. The mid-Pliocene Warm Period (mPWP; \u223c 3.3\u20133 Ma) is considered a very rough analogue of near-term future climate change, yet changes to the tropical overturning circulations in the mPWP are poorly understood. Here, climate model simulations from the Pliocene Model Intercomparison Project (PlioMIP) are analyzed to show that the tropical overturning circulations in the mPWP were weaker than preindustrial circulations, just as they are projected to be in future climate change. The weakening HC response is consistent with future projections, and its strength is strongly related to the meridional gradient of sea surface warming between the tropical and subtropical oceans. The weakening of the WC is less robust in PlioMIP than in future projections, largely due to inter-model variations in simulated warming of the tropical Indian Ocean (TIO). When the TIO warms faster (slower) than the tropical mean, local upper tropospheric divergence increases (decreases) and the WC weakens less (more). These results provide strong evidence that changes to the tropical overturning circulation in the mPWP and future climate are primarily controlled by zonal (WC) and meridional (HC) gradients in tropical\u2013subtropical sea surface temperatures.", "author" : [ { "dropping-particle" : "", "family" : "Corvec", "given" : "Shawn", "non-dropping-particle" : "", "parse-names" : false, "suffix" : "" }, { "dropping-particle" : "", "family" : "Fletcher", "given" : "Christopher G.", "non-dropping-particle" : "", "parse-names" : false, "suffix" : "" } ], "container-title" : "Climate of the Past", "id" : "ITEM-1", "issue" : "2", "issued" : { "date-parts" : [ [ "2017", "2", "16" ] ] }, "page" : "135-147", "title" : "Changes to the tropical circulation in the mid-Pliocene and their implications for future climate", "translator" : [ { "dropping-particle" : "", "family" : "J6033", "given" : "", "non-dropping-particle" : "", "parse-names" : false, "suffix" : "" } ], "type" : "article-journal", "volume" : "13" }, "uris" : [ "http://www.mendeley.com/documents/?uuid=4dc0c388-71c0-4387-944d-5461440bc97d" ] } ], "mendeley" : { "formattedCitation" : "(Corvec and Fletcher, 2017)", "plainTextFormattedCitation" : "(Corvec and Fletcher, 2017)", "previouslyFormattedCitation" : "(Corvec and Fletcher, 2017)" }, "properties" : { "noteIndex" : 0 }, "schema" : "https://github.com/citation-style-language/schema/raw/master/csl-citation.json" }</w:instrText>
      </w:r>
      <w:r w:rsidRPr="000D69DA">
        <w:rPr>
          <w:noProof/>
          <w:lang w:val="en-US"/>
        </w:rPr>
        <w:fldChar w:fldCharType="separate"/>
      </w:r>
      <w:r w:rsidR="00393F8C">
        <w:rPr>
          <w:noProof/>
          <w:lang w:val="en-US"/>
        </w:rPr>
        <w:t>(Corvec and Fletcher, 2017)</w:t>
      </w:r>
      <w:r w:rsidRPr="000D69DA">
        <w:rPr>
          <w:noProof/>
          <w:lang w:val="en-US"/>
        </w:rPr>
        <w:fldChar w:fldCharType="end"/>
      </w:r>
      <w:r w:rsidRPr="000D69DA">
        <w:rPr>
          <w:noProof/>
          <w:lang w:val="en-US"/>
        </w:rPr>
        <w:t xml:space="preserve">. </w:t>
      </w:r>
    </w:p>
    <w:p w14:paraId="1FFBD691" w14:textId="77777777" w:rsidR="009F594A" w:rsidRPr="00E457C1" w:rsidRDefault="009F594A" w:rsidP="009F594A">
      <w:pPr>
        <w:pStyle w:val="AR6BodyText"/>
        <w:rPr>
          <w:noProof/>
          <w:lang w:val="en-US"/>
        </w:rPr>
      </w:pPr>
    </w:p>
    <w:p w14:paraId="1B632A81" w14:textId="0BD45673" w:rsidR="009F594A" w:rsidRPr="00E457C1" w:rsidRDefault="009F594A">
      <w:pPr>
        <w:pStyle w:val="AR6Chap3Level431111"/>
        <w:rPr>
          <w:noProof/>
        </w:rPr>
        <w:pPrChange w:id="1477" w:author="Tom Maycock" w:date="2021-09-03T15:50:00Z">
          <w:pPr>
            <w:pStyle w:val="AR6BodyText"/>
          </w:pPr>
        </w:pPrChange>
      </w:pPr>
      <w:r w:rsidRPr="00E457C1">
        <w:rPr>
          <w:noProof/>
        </w:rPr>
        <w:t>Summary</w:t>
      </w:r>
    </w:p>
    <w:p w14:paraId="466268AF" w14:textId="3471582A" w:rsidR="009F594A" w:rsidRPr="00E457C1" w:rsidRDefault="009F594A" w:rsidP="009F594A">
      <w:pPr>
        <w:pStyle w:val="AR6BodyText"/>
        <w:rPr>
          <w:noProof/>
          <w:lang w:val="en-US"/>
        </w:rPr>
      </w:pPr>
      <w:r w:rsidRPr="00E457C1">
        <w:rPr>
          <w:noProof/>
          <w:lang w:val="en-US"/>
        </w:rPr>
        <w:t xml:space="preserve">It is </w:t>
      </w:r>
      <w:r w:rsidRPr="00E457C1">
        <w:rPr>
          <w:i/>
          <w:iCs/>
          <w:noProof/>
          <w:lang w:val="en-US"/>
        </w:rPr>
        <w:t>likely</w:t>
      </w:r>
      <w:r w:rsidRPr="00E457C1">
        <w:rPr>
          <w:noProof/>
          <w:lang w:val="en-US"/>
        </w:rPr>
        <w:t xml:space="preserve"> that </w:t>
      </w:r>
      <w:r w:rsidRPr="00E457C1">
        <w:rPr>
          <w:lang w:val="en-US"/>
        </w:rPr>
        <w:t xml:space="preserve">human influence </w:t>
      </w:r>
      <w:r w:rsidRPr="00E457C1">
        <w:rPr>
          <w:noProof/>
          <w:lang w:val="en-US"/>
        </w:rPr>
        <w:t xml:space="preserve">has contributed to the poleward expansion of the zonal mean Hadley cell in the </w:t>
      </w:r>
      <w:r w:rsidR="009F59CD" w:rsidRPr="00E457C1">
        <w:rPr>
          <w:noProof/>
          <w:lang w:val="en-US"/>
        </w:rPr>
        <w:t>S</w:t>
      </w:r>
      <w:ins w:id="1478" w:author="Sara M Tuson" w:date="2021-06-27T08:26:00Z">
        <w:r w:rsidR="00152B65">
          <w:rPr>
            <w:noProof/>
            <w:lang w:val="en-US"/>
          </w:rPr>
          <w:t xml:space="preserve">outhern </w:t>
        </w:r>
      </w:ins>
      <w:r w:rsidR="009F59CD" w:rsidRPr="00E457C1">
        <w:rPr>
          <w:noProof/>
          <w:lang w:val="en-US"/>
        </w:rPr>
        <w:t>H</w:t>
      </w:r>
      <w:ins w:id="1479" w:author="Sara M Tuson" w:date="2021-06-27T08:26:00Z">
        <w:r w:rsidR="00152B65">
          <w:rPr>
            <w:noProof/>
            <w:lang w:val="en-US"/>
          </w:rPr>
          <w:t>emisphere</w:t>
        </w:r>
      </w:ins>
      <w:r w:rsidRPr="00E457C1">
        <w:rPr>
          <w:noProof/>
          <w:lang w:val="en-US"/>
        </w:rPr>
        <w:t xml:space="preserve"> since the 1980s. This assessment is supported by studies since AR5, which consistently find human influence from </w:t>
      </w:r>
      <w:r w:rsidR="00CA4412" w:rsidRPr="00E457C1">
        <w:rPr>
          <w:noProof/>
          <w:lang w:val="en-US"/>
        </w:rPr>
        <w:t xml:space="preserve">greenhouse gas </w:t>
      </w:r>
      <w:r w:rsidRPr="00E457C1">
        <w:rPr>
          <w:noProof/>
          <w:lang w:val="en-US"/>
        </w:rPr>
        <w:t>increase</w:t>
      </w:r>
      <w:r w:rsidR="003E4A66" w:rsidRPr="00E457C1">
        <w:rPr>
          <w:noProof/>
          <w:lang w:val="en-US"/>
        </w:rPr>
        <w:t>s</w:t>
      </w:r>
      <w:r w:rsidRPr="00E457C1">
        <w:rPr>
          <w:noProof/>
          <w:lang w:val="en-US"/>
        </w:rPr>
        <w:t xml:space="preserve"> on the expansion, with additional influence from ozone depletion </w:t>
      </w:r>
      <w:r w:rsidR="008E6825" w:rsidRPr="00E457C1">
        <w:rPr>
          <w:noProof/>
          <w:lang w:val="en-US"/>
        </w:rPr>
        <w:t xml:space="preserve">in </w:t>
      </w:r>
      <w:r w:rsidRPr="00E457C1">
        <w:rPr>
          <w:noProof/>
          <w:lang w:val="en-US"/>
        </w:rPr>
        <w:t>austral summer. For the strong ozone depletion period of 1981</w:t>
      </w:r>
      <w:del w:id="1480" w:author="Sara M Tuson" w:date="2021-06-24T10:52:00Z">
        <w:r w:rsidRPr="00E457C1" w:rsidDel="00D269C7">
          <w:rPr>
            <w:noProof/>
            <w:lang w:val="en-US"/>
          </w:rPr>
          <w:delText>-</w:delText>
        </w:r>
      </w:del>
      <w:ins w:id="1481" w:author="Sara M Tuson" w:date="2021-06-24T10:52:00Z">
        <w:r w:rsidR="00D269C7">
          <w:rPr>
            <w:noProof/>
            <w:lang w:val="en-US"/>
          </w:rPr>
          <w:t>–</w:t>
        </w:r>
      </w:ins>
      <w:r w:rsidRPr="00E457C1">
        <w:rPr>
          <w:noProof/>
          <w:lang w:val="en-US"/>
        </w:rPr>
        <w:t xml:space="preserve">2000, human influence is detectable </w:t>
      </w:r>
      <w:r w:rsidR="003E4A66" w:rsidRPr="00E457C1">
        <w:rPr>
          <w:noProof/>
          <w:lang w:val="en-US"/>
        </w:rPr>
        <w:t>i</w:t>
      </w:r>
      <w:r w:rsidRPr="00E457C1">
        <w:rPr>
          <w:noProof/>
          <w:lang w:val="en-US"/>
        </w:rPr>
        <w:t xml:space="preserve">n the summertime poleward expansion in the </w:t>
      </w:r>
      <w:r w:rsidR="009F59CD" w:rsidRPr="00E457C1">
        <w:rPr>
          <w:noProof/>
          <w:lang w:val="en-US"/>
        </w:rPr>
        <w:t>S</w:t>
      </w:r>
      <w:ins w:id="1482" w:author="Sara M Tuson" w:date="2021-06-27T08:26:00Z">
        <w:r w:rsidR="00152B65">
          <w:rPr>
            <w:noProof/>
            <w:lang w:val="en-US"/>
          </w:rPr>
          <w:t xml:space="preserve">outhern </w:t>
        </w:r>
      </w:ins>
      <w:r w:rsidR="009F59CD" w:rsidRPr="00E457C1">
        <w:rPr>
          <w:noProof/>
          <w:lang w:val="en-US"/>
        </w:rPr>
        <w:t>H</w:t>
      </w:r>
      <w:ins w:id="1483" w:author="Sara M Tuson" w:date="2021-06-27T08:26:00Z">
        <w:r w:rsidR="00152B65">
          <w:rPr>
            <w:noProof/>
            <w:lang w:val="en-US"/>
          </w:rPr>
          <w:t>emisphere</w:t>
        </w:r>
      </w:ins>
      <w:r w:rsidRPr="00E457C1">
        <w:rPr>
          <w:noProof/>
          <w:lang w:val="en-US"/>
        </w:rPr>
        <w:t xml:space="preserve"> (</w:t>
      </w:r>
      <w:r w:rsidRPr="00E457C1">
        <w:rPr>
          <w:i/>
          <w:iCs/>
          <w:noProof/>
          <w:lang w:val="en-US"/>
        </w:rPr>
        <w:t>medium confidence</w:t>
      </w:r>
      <w:r w:rsidRPr="00E457C1">
        <w:rPr>
          <w:noProof/>
          <w:lang w:val="en-US"/>
        </w:rPr>
        <w:t xml:space="preserve">). By contrast, there is </w:t>
      </w:r>
      <w:r w:rsidRPr="00E457C1">
        <w:rPr>
          <w:i/>
          <w:iCs/>
          <w:noProof/>
          <w:lang w:val="en-US"/>
        </w:rPr>
        <w:t xml:space="preserve">medium confidence </w:t>
      </w:r>
      <w:r w:rsidRPr="00E457C1">
        <w:rPr>
          <w:noProof/>
          <w:lang w:val="en-US"/>
        </w:rPr>
        <w:t xml:space="preserve">that the expansion of the zonal mean Hadley cell in the </w:t>
      </w:r>
      <w:r w:rsidR="009F59CD" w:rsidRPr="00E457C1">
        <w:rPr>
          <w:noProof/>
          <w:lang w:val="en-US"/>
        </w:rPr>
        <w:t>N</w:t>
      </w:r>
      <w:ins w:id="1484" w:author="Sara M Tuson" w:date="2021-06-27T08:26:00Z">
        <w:r w:rsidR="00152B65">
          <w:rPr>
            <w:noProof/>
            <w:lang w:val="en-US"/>
          </w:rPr>
          <w:t xml:space="preserve">orthern </w:t>
        </w:r>
      </w:ins>
      <w:r w:rsidR="009F59CD" w:rsidRPr="00E457C1">
        <w:rPr>
          <w:noProof/>
          <w:lang w:val="en-US"/>
        </w:rPr>
        <w:t>H</w:t>
      </w:r>
      <w:ins w:id="1485" w:author="Sara M Tuson" w:date="2021-06-27T08:26:00Z">
        <w:r w:rsidR="00152B65">
          <w:rPr>
            <w:noProof/>
            <w:lang w:val="en-US"/>
          </w:rPr>
          <w:t>emisphere</w:t>
        </w:r>
      </w:ins>
      <w:r w:rsidRPr="00E457C1">
        <w:rPr>
          <w:noProof/>
          <w:lang w:val="en-US"/>
        </w:rPr>
        <w:t xml:space="preserve"> is within the range of internal variability, with </w:t>
      </w:r>
      <w:r w:rsidR="003E4A66" w:rsidRPr="00E457C1">
        <w:rPr>
          <w:noProof/>
          <w:lang w:val="en-US"/>
        </w:rPr>
        <w:t>contributions</w:t>
      </w:r>
      <w:r w:rsidRPr="00E457C1">
        <w:rPr>
          <w:noProof/>
          <w:lang w:val="en-US"/>
        </w:rPr>
        <w:t xml:space="preserve"> from PDV and other internal variability. T</w:t>
      </w:r>
      <w:r w:rsidRPr="000D69DA">
        <w:rPr>
          <w:shd w:val="clear" w:color="auto" w:fill="FFFFFF"/>
          <w:lang w:val="en-US"/>
        </w:rPr>
        <w:t xml:space="preserve">he causes of the observed strengthening of the Pacific Walker circulation </w:t>
      </w:r>
      <w:r w:rsidR="003E4A66">
        <w:rPr>
          <w:shd w:val="clear" w:color="auto" w:fill="FFFFFF"/>
          <w:lang w:val="en-US"/>
        </w:rPr>
        <w:t>over the</w:t>
      </w:r>
      <w:r w:rsidRPr="000D69DA">
        <w:rPr>
          <w:shd w:val="clear" w:color="auto" w:fill="FFFFFF"/>
          <w:lang w:val="en-US"/>
        </w:rPr>
        <w:t xml:space="preserve"> 1980</w:t>
      </w:r>
      <w:del w:id="1486" w:author="Sara M Tuson" w:date="2021-06-24T10:52:00Z">
        <w:r w:rsidRPr="000D69DA" w:rsidDel="00D269C7">
          <w:rPr>
            <w:shd w:val="clear" w:color="auto" w:fill="FFFFFF"/>
            <w:lang w:val="en-US"/>
          </w:rPr>
          <w:delText>-</w:delText>
        </w:r>
      </w:del>
      <w:ins w:id="1487" w:author="Sara M Tuson" w:date="2021-06-24T10:52:00Z">
        <w:r w:rsidR="00D269C7">
          <w:rPr>
            <w:shd w:val="clear" w:color="auto" w:fill="FFFFFF"/>
            <w:lang w:val="en-US"/>
          </w:rPr>
          <w:t>–</w:t>
        </w:r>
      </w:ins>
      <w:r w:rsidRPr="000D69DA">
        <w:rPr>
          <w:shd w:val="clear" w:color="auto" w:fill="FFFFFF"/>
          <w:lang w:val="en-US"/>
        </w:rPr>
        <w:t xml:space="preserve">2014 </w:t>
      </w:r>
      <w:r w:rsidR="003E4A66">
        <w:rPr>
          <w:shd w:val="clear" w:color="auto" w:fill="FFFFFF"/>
          <w:lang w:val="en-US"/>
        </w:rPr>
        <w:t xml:space="preserve">period </w:t>
      </w:r>
      <w:r w:rsidRPr="000D69DA">
        <w:rPr>
          <w:shd w:val="clear" w:color="auto" w:fill="FFFFFF"/>
          <w:lang w:val="en-US"/>
        </w:rPr>
        <w:t>are not well understood, since the observed strengthening trend is outside the range of variability simulated in the coupled models (</w:t>
      </w:r>
      <w:r w:rsidRPr="000D69DA">
        <w:rPr>
          <w:i/>
          <w:iCs/>
          <w:shd w:val="clear" w:color="auto" w:fill="FFFFFF"/>
          <w:lang w:val="en-US"/>
        </w:rPr>
        <w:t>medium confidence</w:t>
      </w:r>
      <w:r w:rsidRPr="000D69DA">
        <w:rPr>
          <w:shd w:val="clear" w:color="auto" w:fill="FFFFFF"/>
          <w:lang w:val="en-US"/>
        </w:rPr>
        <w:t xml:space="preserve">). Large observational uncertainty, lack of </w:t>
      </w:r>
      <w:r w:rsidR="003E4A66">
        <w:rPr>
          <w:shd w:val="clear" w:color="auto" w:fill="FFFFFF"/>
          <w:lang w:val="en-US"/>
        </w:rPr>
        <w:t xml:space="preserve">understanding of the </w:t>
      </w:r>
      <w:r w:rsidRPr="000D69DA">
        <w:rPr>
          <w:shd w:val="clear" w:color="auto" w:fill="FFFFFF"/>
          <w:lang w:val="en-US"/>
        </w:rPr>
        <w:t xml:space="preserve">mechanism </w:t>
      </w:r>
      <w:r w:rsidR="003E4A66">
        <w:rPr>
          <w:shd w:val="clear" w:color="auto" w:fill="FFFFFF"/>
          <w:lang w:val="en-US"/>
        </w:rPr>
        <w:t>underlying</w:t>
      </w:r>
      <w:r w:rsidRPr="000D69DA">
        <w:rPr>
          <w:shd w:val="clear" w:color="auto" w:fill="FFFFFF"/>
          <w:lang w:val="en-US"/>
        </w:rPr>
        <w:t xml:space="preserve"> the poleward Hadley cell expansion, and </w:t>
      </w:r>
      <w:r w:rsidRPr="00E457C1">
        <w:rPr>
          <w:noProof/>
          <w:lang w:val="en-US"/>
        </w:rPr>
        <w:t xml:space="preserve">contradicting theories on the </w:t>
      </w:r>
      <w:r w:rsidR="00CA4412" w:rsidRPr="00E457C1">
        <w:rPr>
          <w:noProof/>
          <w:lang w:val="en-US"/>
        </w:rPr>
        <w:t xml:space="preserve">greenhouse gas </w:t>
      </w:r>
      <w:r w:rsidRPr="00E457C1">
        <w:rPr>
          <w:noProof/>
          <w:lang w:val="en-US"/>
        </w:rPr>
        <w:t>influence and uncertainty in the aerosol influence on the Walker circulation strength, limit confidence</w:t>
      </w:r>
      <w:r w:rsidR="003E4A66" w:rsidRPr="00E457C1">
        <w:rPr>
          <w:noProof/>
          <w:lang w:val="en-US"/>
        </w:rPr>
        <w:t xml:space="preserve"> in these</w:t>
      </w:r>
      <w:r w:rsidRPr="00E457C1">
        <w:rPr>
          <w:noProof/>
          <w:lang w:val="en-US"/>
        </w:rPr>
        <w:t xml:space="preserve"> assessments.</w:t>
      </w:r>
    </w:p>
    <w:p w14:paraId="4856E8E6" w14:textId="77777777" w:rsidR="009F594A" w:rsidRPr="00E457C1" w:rsidRDefault="009F594A" w:rsidP="009F594A">
      <w:pPr>
        <w:pStyle w:val="AR6BodyText"/>
        <w:rPr>
          <w:noProof/>
          <w:lang w:val="en-US"/>
        </w:rPr>
      </w:pPr>
    </w:p>
    <w:p w14:paraId="4931ABE7" w14:textId="77777777" w:rsidR="009F594A" w:rsidRPr="00E457C1" w:rsidRDefault="009F594A" w:rsidP="009F594A">
      <w:pPr>
        <w:pStyle w:val="AR6BodyText"/>
        <w:rPr>
          <w:noProof/>
          <w:lang w:val="en-US"/>
        </w:rPr>
      </w:pPr>
    </w:p>
    <w:p w14:paraId="119C896C" w14:textId="02A4FF53" w:rsidR="009F594A" w:rsidRDefault="009F594A" w:rsidP="009F594A">
      <w:pPr>
        <w:pStyle w:val="AR6BodyText"/>
        <w:rPr>
          <w:b/>
          <w:noProof/>
        </w:rPr>
      </w:pPr>
      <w:r>
        <w:rPr>
          <w:b/>
          <w:noProof/>
        </w:rPr>
        <w:t>[</w:t>
      </w:r>
      <w:r w:rsidRPr="00682BD7">
        <w:rPr>
          <w:b/>
          <w:noProof/>
        </w:rPr>
        <w:t xml:space="preserve">START </w:t>
      </w:r>
      <w:r w:rsidRPr="00682BD7">
        <w:rPr>
          <w:rStyle w:val="AR6Chap3FigureCar"/>
          <w:b/>
          <w:noProof/>
          <w:sz w:val="22"/>
          <w:lang w:val="en-GB"/>
        </w:rPr>
        <w:t>FIGURE 3.1</w:t>
      </w:r>
      <w:r w:rsidR="00CF76EA">
        <w:rPr>
          <w:rStyle w:val="AR6Chap3FigureCar"/>
          <w:b/>
          <w:noProof/>
          <w:sz w:val="22"/>
          <w:lang w:val="en-GB"/>
        </w:rPr>
        <w:t>6</w:t>
      </w:r>
      <w:r w:rsidRPr="00682BD7">
        <w:rPr>
          <w:rStyle w:val="AR6Chap3FigureCar"/>
          <w:b/>
          <w:noProof/>
          <w:sz w:val="22"/>
          <w:lang w:val="en-GB"/>
        </w:rPr>
        <w:t xml:space="preserve"> </w:t>
      </w:r>
      <w:r w:rsidRPr="00682BD7">
        <w:rPr>
          <w:b/>
          <w:noProof/>
        </w:rPr>
        <w:t>HERE</w:t>
      </w:r>
      <w:r>
        <w:rPr>
          <w:b/>
          <w:noProof/>
        </w:rPr>
        <w:t>]</w:t>
      </w:r>
    </w:p>
    <w:p w14:paraId="3D50B92B" w14:textId="77777777" w:rsidR="009F594A" w:rsidRDefault="009F594A" w:rsidP="009F594A">
      <w:pPr>
        <w:pStyle w:val="AR6BodyText"/>
        <w:rPr>
          <w:noProof/>
        </w:rPr>
      </w:pPr>
    </w:p>
    <w:p w14:paraId="4EB73CAC" w14:textId="77777777" w:rsidR="00BE2759" w:rsidRPr="00BE2759" w:rsidRDefault="00BE2759" w:rsidP="00BE2759">
      <w:pPr>
        <w:numPr>
          <w:ilvl w:val="0"/>
          <w:numId w:val="2"/>
        </w:numPr>
        <w:ind w:left="1134" w:hanging="1134"/>
        <w:rPr>
          <w:sz w:val="20"/>
          <w:lang w:val="en-US"/>
        </w:rPr>
      </w:pPr>
      <w:bookmarkStart w:id="1488" w:name="_Ref521964979"/>
      <w:bookmarkStart w:id="1489" w:name="_Hlk57040831"/>
      <w:r w:rsidRPr="00BE2759">
        <w:rPr>
          <w:b/>
          <w:sz w:val="20"/>
          <w:lang w:val="en-US"/>
        </w:rPr>
        <w:t>Model evaluation and attribution of changes in Hadley cell extent and Walker circulation strength.</w:t>
      </w:r>
      <w:r w:rsidRPr="00BE2759">
        <w:rPr>
          <w:sz w:val="20"/>
          <w:lang w:val="en-US"/>
        </w:rPr>
        <w:t xml:space="preserve"> </w:t>
      </w:r>
      <w:r w:rsidRPr="00BE2759">
        <w:rPr>
          <w:b/>
          <w:bCs/>
          <w:sz w:val="20"/>
          <w:lang w:val="en-US"/>
          <w:rPrChange w:id="1490" w:author="Ian Blenkinsop" w:date="2021-07-07T14:22:00Z">
            <w:rPr/>
          </w:rPrChange>
        </w:rPr>
        <w:t>(a</w:t>
      </w:r>
      <w:del w:id="1491" w:author="Sara M Tuson" w:date="2021-06-30T10:33:00Z">
        <w:r w:rsidRPr="00BE2759" w:rsidDel="00E413CC">
          <w:rPr>
            <w:b/>
            <w:bCs/>
            <w:sz w:val="20"/>
            <w:lang w:val="en-US"/>
            <w:rPrChange w:id="1492" w:author="Ian Blenkinsop" w:date="2021-07-07T14:22:00Z">
              <w:rPr/>
            </w:rPrChange>
          </w:rPr>
          <w:delText>-</w:delText>
        </w:r>
      </w:del>
      <w:ins w:id="1493" w:author="Sara M Tuson" w:date="2021-06-30T10:33:00Z">
        <w:r w:rsidRPr="00BE2759">
          <w:rPr>
            <w:b/>
            <w:bCs/>
            <w:sz w:val="20"/>
            <w:lang w:val="en-US"/>
            <w:rPrChange w:id="1494" w:author="Ian Blenkinsop" w:date="2021-07-07T14:22:00Z">
              <w:rPr/>
            </w:rPrChange>
          </w:rPr>
          <w:t>–</w:t>
        </w:r>
      </w:ins>
      <w:r w:rsidRPr="00BE2759">
        <w:rPr>
          <w:b/>
          <w:bCs/>
          <w:sz w:val="20"/>
          <w:lang w:val="en-US"/>
          <w:rPrChange w:id="1495" w:author="Ian Blenkinsop" w:date="2021-07-07T14:22:00Z">
            <w:rPr/>
          </w:rPrChange>
        </w:rPr>
        <w:t>c)</w:t>
      </w:r>
      <w:r w:rsidRPr="00BE2759">
        <w:rPr>
          <w:sz w:val="20"/>
          <w:lang w:val="en-US"/>
        </w:rPr>
        <w:t xml:space="preserve"> Trends in subtropical edge latitude of the Hadley cells in </w:t>
      </w:r>
      <w:r w:rsidRPr="00BE2759">
        <w:rPr>
          <w:b/>
          <w:bCs/>
          <w:sz w:val="20"/>
          <w:lang w:val="en-US"/>
          <w:rPrChange w:id="1496" w:author="Ian Blenkinsop" w:date="2021-07-07T14:22:00Z">
            <w:rPr/>
          </w:rPrChange>
        </w:rPr>
        <w:t>(a)</w:t>
      </w:r>
      <w:r w:rsidRPr="00BE2759">
        <w:rPr>
          <w:sz w:val="20"/>
          <w:lang w:val="en-US"/>
        </w:rPr>
        <w:t xml:space="preserve"> the Northern Hemisphere for 1980</w:t>
      </w:r>
      <w:del w:id="1497" w:author="Sara M Tuson" w:date="2021-06-30T10:33:00Z">
        <w:r w:rsidRPr="00BE2759" w:rsidDel="00E413CC">
          <w:rPr>
            <w:sz w:val="20"/>
            <w:lang w:val="en-US"/>
          </w:rPr>
          <w:delText>-</w:delText>
        </w:r>
      </w:del>
      <w:ins w:id="1498" w:author="Sara M Tuson" w:date="2021-06-30T10:33:00Z">
        <w:r w:rsidRPr="00BE2759">
          <w:rPr>
            <w:sz w:val="20"/>
            <w:lang w:val="en-US"/>
          </w:rPr>
          <w:t>–</w:t>
        </w:r>
      </w:ins>
      <w:r w:rsidRPr="00BE2759">
        <w:rPr>
          <w:sz w:val="20"/>
          <w:lang w:val="en-US"/>
        </w:rPr>
        <w:t xml:space="preserve">2014 annual mean and </w:t>
      </w:r>
      <w:r w:rsidRPr="00BE2759">
        <w:rPr>
          <w:b/>
          <w:bCs/>
          <w:sz w:val="20"/>
          <w:lang w:val="en-US"/>
          <w:rPrChange w:id="1499" w:author="Ian Blenkinsop" w:date="2021-07-07T14:22:00Z">
            <w:rPr/>
          </w:rPrChange>
        </w:rPr>
        <w:t>(b</w:t>
      </w:r>
      <w:del w:id="1500" w:author="Sara M Tuson" w:date="2021-06-30T10:33:00Z">
        <w:r w:rsidRPr="00BE2759" w:rsidDel="00E413CC">
          <w:rPr>
            <w:b/>
            <w:bCs/>
            <w:sz w:val="20"/>
            <w:lang w:val="en-US"/>
            <w:rPrChange w:id="1501" w:author="Ian Blenkinsop" w:date="2021-07-07T14:22:00Z">
              <w:rPr/>
            </w:rPrChange>
          </w:rPr>
          <w:delText>-</w:delText>
        </w:r>
      </w:del>
      <w:ins w:id="1502" w:author="Sara M Tuson" w:date="2021-06-30T10:33:00Z">
        <w:del w:id="1503" w:author="Ian Blenkinsop" w:date="2021-07-07T14:22:00Z">
          <w:r w:rsidRPr="00BE2759" w:rsidDel="0036053A">
            <w:rPr>
              <w:b/>
              <w:bCs/>
              <w:sz w:val="20"/>
              <w:lang w:val="en-US"/>
              <w:rPrChange w:id="1504" w:author="Ian Blenkinsop" w:date="2021-07-07T14:22:00Z">
                <w:rPr/>
              </w:rPrChange>
            </w:rPr>
            <w:delText>–</w:delText>
          </w:r>
        </w:del>
      </w:ins>
      <w:ins w:id="1505" w:author="Ian Blenkinsop" w:date="2021-07-07T14:22:00Z">
        <w:r w:rsidRPr="00BE2759">
          <w:rPr>
            <w:b/>
            <w:bCs/>
            <w:sz w:val="20"/>
            <w:lang w:val="en-US"/>
          </w:rPr>
          <w:t xml:space="preserve">, </w:t>
        </w:r>
      </w:ins>
      <w:r w:rsidRPr="00BE2759">
        <w:rPr>
          <w:b/>
          <w:bCs/>
          <w:sz w:val="20"/>
          <w:lang w:val="en-US"/>
          <w:rPrChange w:id="1506" w:author="Ian Blenkinsop" w:date="2021-07-07T14:22:00Z">
            <w:rPr/>
          </w:rPrChange>
        </w:rPr>
        <w:t>c)</w:t>
      </w:r>
      <w:r w:rsidRPr="00BE2759">
        <w:rPr>
          <w:sz w:val="20"/>
          <w:lang w:val="en-US"/>
        </w:rPr>
        <w:t xml:space="preserve"> Southern Hemisphere </w:t>
      </w:r>
      <w:bookmarkEnd w:id="1488"/>
      <w:r w:rsidRPr="00BE2759">
        <w:rPr>
          <w:sz w:val="20"/>
          <w:lang w:val="en-US"/>
        </w:rPr>
        <w:t xml:space="preserve">for </w:t>
      </w:r>
      <w:r w:rsidRPr="00BE2759">
        <w:rPr>
          <w:b/>
          <w:bCs/>
          <w:sz w:val="20"/>
          <w:lang w:val="en-US"/>
          <w:rPrChange w:id="1507" w:author="Ian Blenkinsop" w:date="2021-07-07T14:23:00Z">
            <w:rPr/>
          </w:rPrChange>
        </w:rPr>
        <w:t>(b)</w:t>
      </w:r>
      <w:r w:rsidRPr="00BE2759">
        <w:rPr>
          <w:sz w:val="20"/>
          <w:lang w:val="en-US"/>
        </w:rPr>
        <w:t xml:space="preserve"> 1980</w:t>
      </w:r>
      <w:del w:id="1508" w:author="Sara M Tuson" w:date="2021-06-30T10:33:00Z">
        <w:r w:rsidRPr="00BE2759" w:rsidDel="00E413CC">
          <w:rPr>
            <w:sz w:val="20"/>
            <w:lang w:val="en-US"/>
          </w:rPr>
          <w:delText>-</w:delText>
        </w:r>
      </w:del>
      <w:ins w:id="1509" w:author="Sara M Tuson" w:date="2021-06-30T10:33:00Z">
        <w:r w:rsidRPr="00BE2759">
          <w:rPr>
            <w:sz w:val="20"/>
            <w:lang w:val="en-US"/>
          </w:rPr>
          <w:t>–</w:t>
        </w:r>
      </w:ins>
      <w:r w:rsidRPr="00BE2759">
        <w:rPr>
          <w:sz w:val="20"/>
          <w:lang w:val="en-US"/>
        </w:rPr>
        <w:t xml:space="preserve">2014 annual mean and </w:t>
      </w:r>
      <w:r w:rsidRPr="00BE2759">
        <w:rPr>
          <w:b/>
          <w:bCs/>
          <w:sz w:val="20"/>
          <w:lang w:val="en-US"/>
          <w:rPrChange w:id="1510" w:author="Ian Blenkinsop" w:date="2021-07-07T14:23:00Z">
            <w:rPr/>
          </w:rPrChange>
        </w:rPr>
        <w:t xml:space="preserve">(c) </w:t>
      </w:r>
      <w:r w:rsidRPr="00BE2759">
        <w:rPr>
          <w:sz w:val="20"/>
          <w:lang w:val="en-US"/>
        </w:rPr>
        <w:t>1980/81</w:t>
      </w:r>
      <w:del w:id="1511" w:author="Sara M Tuson" w:date="2021-06-30T10:33:00Z">
        <w:r w:rsidRPr="00BE2759" w:rsidDel="00E413CC">
          <w:rPr>
            <w:sz w:val="20"/>
            <w:lang w:val="en-US"/>
          </w:rPr>
          <w:delText>-</w:delText>
        </w:r>
      </w:del>
      <w:ins w:id="1512" w:author="Sara M Tuson" w:date="2021-06-30T10:33:00Z">
        <w:r w:rsidRPr="00BE2759">
          <w:rPr>
            <w:sz w:val="20"/>
            <w:lang w:val="en-US"/>
          </w:rPr>
          <w:t>–</w:t>
        </w:r>
      </w:ins>
      <w:r w:rsidRPr="00BE2759">
        <w:rPr>
          <w:sz w:val="20"/>
          <w:lang w:val="en-US"/>
        </w:rPr>
        <w:t>1999/2000 December</w:t>
      </w:r>
      <w:del w:id="1513" w:author="Sara M Tuson" w:date="2021-06-30T10:33:00Z">
        <w:r w:rsidRPr="00BE2759" w:rsidDel="00E413CC">
          <w:rPr>
            <w:sz w:val="20"/>
            <w:lang w:val="en-US"/>
          </w:rPr>
          <w:delText>-</w:delText>
        </w:r>
      </w:del>
      <w:ins w:id="1514" w:author="Sara M Tuson" w:date="2021-06-30T10:33:00Z">
        <w:r w:rsidRPr="00BE2759">
          <w:rPr>
            <w:sz w:val="20"/>
            <w:lang w:val="en-US"/>
          </w:rPr>
          <w:t>–</w:t>
        </w:r>
      </w:ins>
      <w:r w:rsidRPr="00BE2759">
        <w:rPr>
          <w:sz w:val="20"/>
          <w:lang w:val="en-US"/>
        </w:rPr>
        <w:t>January</w:t>
      </w:r>
      <w:del w:id="1515" w:author="Sara M Tuson" w:date="2021-06-30T10:33:00Z">
        <w:r w:rsidRPr="00BE2759" w:rsidDel="00E413CC">
          <w:rPr>
            <w:sz w:val="20"/>
            <w:lang w:val="en-US"/>
          </w:rPr>
          <w:delText>-</w:delText>
        </w:r>
      </w:del>
      <w:ins w:id="1516" w:author="Sara M Tuson" w:date="2021-06-30T10:33:00Z">
        <w:r w:rsidRPr="00BE2759">
          <w:rPr>
            <w:sz w:val="20"/>
            <w:lang w:val="en-US"/>
          </w:rPr>
          <w:t>–</w:t>
        </w:r>
      </w:ins>
      <w:r w:rsidRPr="00BE2759">
        <w:rPr>
          <w:sz w:val="20"/>
          <w:lang w:val="en-US"/>
        </w:rPr>
        <w:t xml:space="preserve">February mean. Positive values indicate northward shifts. </w:t>
      </w:r>
      <w:r w:rsidRPr="00BE2759">
        <w:rPr>
          <w:b/>
          <w:bCs/>
          <w:sz w:val="20"/>
          <w:lang w:val="en-US"/>
          <w:rPrChange w:id="1517" w:author="Ian Blenkinsop" w:date="2021-07-07T14:23:00Z">
            <w:rPr/>
          </w:rPrChange>
        </w:rPr>
        <w:t>(d</w:t>
      </w:r>
      <w:del w:id="1518" w:author="Sara M Tuson" w:date="2021-06-30T10:33:00Z">
        <w:r w:rsidRPr="00BE2759" w:rsidDel="00E413CC">
          <w:rPr>
            <w:b/>
            <w:bCs/>
            <w:sz w:val="20"/>
            <w:lang w:val="en-US"/>
            <w:rPrChange w:id="1519" w:author="Ian Blenkinsop" w:date="2021-07-07T14:23:00Z">
              <w:rPr/>
            </w:rPrChange>
          </w:rPr>
          <w:delText>-</w:delText>
        </w:r>
      </w:del>
      <w:ins w:id="1520" w:author="Sara M Tuson" w:date="2021-06-30T10:33:00Z">
        <w:r w:rsidRPr="00BE2759">
          <w:rPr>
            <w:b/>
            <w:bCs/>
            <w:sz w:val="20"/>
            <w:lang w:val="en-US"/>
            <w:rPrChange w:id="1521" w:author="Ian Blenkinsop" w:date="2021-07-07T14:23:00Z">
              <w:rPr/>
            </w:rPrChange>
          </w:rPr>
          <w:t>–</w:t>
        </w:r>
      </w:ins>
      <w:r w:rsidRPr="00BE2759">
        <w:rPr>
          <w:b/>
          <w:bCs/>
          <w:sz w:val="20"/>
          <w:lang w:val="en-US"/>
          <w:rPrChange w:id="1522" w:author="Ian Blenkinsop" w:date="2021-07-07T14:23:00Z">
            <w:rPr/>
          </w:rPrChange>
        </w:rPr>
        <w:t>f)</w:t>
      </w:r>
      <w:r w:rsidRPr="00BE2759">
        <w:rPr>
          <w:sz w:val="20"/>
          <w:lang w:val="en-US"/>
        </w:rPr>
        <w:t xml:space="preserve"> Trends in the Pacific Walker circulation strength for </w:t>
      </w:r>
      <w:r w:rsidRPr="00BE2759">
        <w:rPr>
          <w:b/>
          <w:bCs/>
          <w:sz w:val="20"/>
          <w:lang w:val="en-US"/>
          <w:rPrChange w:id="1523" w:author="Ian Blenkinsop" w:date="2021-07-07T14:23:00Z">
            <w:rPr/>
          </w:rPrChange>
        </w:rPr>
        <w:t>(d)</w:t>
      </w:r>
      <w:r w:rsidRPr="00BE2759">
        <w:rPr>
          <w:sz w:val="20"/>
          <w:lang w:val="en-US"/>
        </w:rPr>
        <w:t xml:space="preserve"> 1901</w:t>
      </w:r>
      <w:del w:id="1524" w:author="Sara M Tuson" w:date="2021-06-30T10:33:00Z">
        <w:r w:rsidRPr="00BE2759" w:rsidDel="00E413CC">
          <w:rPr>
            <w:sz w:val="20"/>
            <w:lang w:val="en-US"/>
          </w:rPr>
          <w:delText>-</w:delText>
        </w:r>
      </w:del>
      <w:ins w:id="1525" w:author="Sara M Tuson" w:date="2021-06-30T10:33:00Z">
        <w:r w:rsidRPr="00BE2759">
          <w:rPr>
            <w:sz w:val="20"/>
            <w:lang w:val="en-US"/>
          </w:rPr>
          <w:t>–</w:t>
        </w:r>
      </w:ins>
      <w:r w:rsidRPr="00BE2759">
        <w:rPr>
          <w:sz w:val="20"/>
          <w:lang w:val="en-US"/>
        </w:rPr>
        <w:t xml:space="preserve">2010, </w:t>
      </w:r>
      <w:r w:rsidRPr="00BE2759">
        <w:rPr>
          <w:b/>
          <w:bCs/>
          <w:sz w:val="20"/>
          <w:lang w:val="en-US"/>
          <w:rPrChange w:id="1526" w:author="Ian Blenkinsop" w:date="2021-07-07T14:23:00Z">
            <w:rPr/>
          </w:rPrChange>
        </w:rPr>
        <w:t xml:space="preserve">(e) </w:t>
      </w:r>
      <w:r w:rsidRPr="00BE2759">
        <w:rPr>
          <w:sz w:val="20"/>
          <w:lang w:val="en-US"/>
        </w:rPr>
        <w:t>1951</w:t>
      </w:r>
      <w:del w:id="1527" w:author="Sara M Tuson" w:date="2021-06-30T10:33:00Z">
        <w:r w:rsidRPr="00BE2759" w:rsidDel="00E413CC">
          <w:rPr>
            <w:sz w:val="20"/>
            <w:lang w:val="en-US"/>
          </w:rPr>
          <w:delText>-</w:delText>
        </w:r>
      </w:del>
      <w:ins w:id="1528" w:author="Sara M Tuson" w:date="2021-06-30T10:33:00Z">
        <w:r w:rsidRPr="00BE2759">
          <w:rPr>
            <w:sz w:val="20"/>
            <w:lang w:val="en-US"/>
          </w:rPr>
          <w:t>–</w:t>
        </w:r>
      </w:ins>
      <w:r w:rsidRPr="00BE2759">
        <w:rPr>
          <w:sz w:val="20"/>
          <w:lang w:val="en-US"/>
        </w:rPr>
        <w:t xml:space="preserve">2010 and </w:t>
      </w:r>
      <w:r w:rsidRPr="00BE2759">
        <w:rPr>
          <w:b/>
          <w:bCs/>
          <w:sz w:val="20"/>
          <w:lang w:val="en-US"/>
          <w:rPrChange w:id="1529" w:author="Ian Blenkinsop" w:date="2021-07-07T14:23:00Z">
            <w:rPr/>
          </w:rPrChange>
        </w:rPr>
        <w:t>(f)</w:t>
      </w:r>
      <w:r w:rsidRPr="00BE2759">
        <w:rPr>
          <w:sz w:val="20"/>
          <w:lang w:val="en-US"/>
        </w:rPr>
        <w:t xml:space="preserve"> 1980</w:t>
      </w:r>
      <w:del w:id="1530" w:author="Sara M Tuson" w:date="2021-06-30T10:33:00Z">
        <w:r w:rsidRPr="00BE2759" w:rsidDel="00E413CC">
          <w:rPr>
            <w:sz w:val="20"/>
            <w:lang w:val="en-US"/>
          </w:rPr>
          <w:delText>-</w:delText>
        </w:r>
      </w:del>
      <w:ins w:id="1531" w:author="Sara M Tuson" w:date="2021-06-30T10:33:00Z">
        <w:r w:rsidRPr="00BE2759">
          <w:rPr>
            <w:sz w:val="20"/>
            <w:lang w:val="en-US"/>
          </w:rPr>
          <w:t>–</w:t>
        </w:r>
      </w:ins>
      <w:r w:rsidRPr="00BE2759">
        <w:rPr>
          <w:sz w:val="20"/>
          <w:lang w:val="en-US"/>
        </w:rPr>
        <w:t>2014. Positive values indicate strengthening. Based on CMIP5 historical (extended with RCP4.5), CMIP6 historical, AMIP, pre-industrial control, and single forcing simulations along with HadSLP2 and reanalyses. Pre-industrial control simulations are divided into non-overlapping segments of the same length as the other simulations. White boxes and whiskers represent mean, interquartile ranges and 5th and 95th percentiles, calculated after weighting individual members with the inverse of the ensemble of the same model, so that individual models are equally weighted (Section 3.2). The filled boxes represent the 5</w:t>
      </w:r>
      <w:del w:id="1532" w:author="Sara M Tuson" w:date="2021-06-30T10:33:00Z">
        <w:r w:rsidRPr="00BE2759" w:rsidDel="00E413CC">
          <w:rPr>
            <w:sz w:val="20"/>
            <w:lang w:val="en-US"/>
          </w:rPr>
          <w:delText>-</w:delText>
        </w:r>
      </w:del>
      <w:ins w:id="1533" w:author="Sara M Tuson" w:date="2021-06-30T10:33:00Z">
        <w:r w:rsidRPr="00BE2759">
          <w:rPr>
            <w:sz w:val="20"/>
            <w:lang w:val="en-US"/>
          </w:rPr>
          <w:t>–</w:t>
        </w:r>
      </w:ins>
      <w:r w:rsidRPr="00BE2759">
        <w:rPr>
          <w:sz w:val="20"/>
          <w:lang w:val="en-US"/>
        </w:rPr>
        <w:t xml:space="preserve">95% confidence interval on the multi-model mean trends of the models with at least </w:t>
      </w:r>
      <w:ins w:id="1534" w:author="Sara M Tuson" w:date="2021-07-02T15:17:00Z">
        <w:r w:rsidRPr="00BE2759">
          <w:rPr>
            <w:sz w:val="20"/>
            <w:lang w:val="en-US"/>
          </w:rPr>
          <w:t>three</w:t>
        </w:r>
      </w:ins>
      <w:del w:id="1535" w:author="Sara M Tuson" w:date="2021-07-02T15:17:00Z">
        <w:r w:rsidRPr="00BE2759" w:rsidDel="000E1831">
          <w:rPr>
            <w:sz w:val="20"/>
            <w:lang w:val="en-US"/>
          </w:rPr>
          <w:delText>3</w:delText>
        </w:r>
      </w:del>
      <w:r w:rsidRPr="00BE2759">
        <w:rPr>
          <w:sz w:val="20"/>
          <w:lang w:val="en-US"/>
        </w:rPr>
        <w:t xml:space="preserve"> ensemble members, with dots indicating the ensemble means of individual models.</w:t>
      </w:r>
      <w:r w:rsidRPr="00BE2759">
        <w:rPr>
          <w:rFonts w:hint="eastAsia"/>
          <w:sz w:val="20"/>
          <w:lang w:val="en-US"/>
        </w:rPr>
        <w:t xml:space="preserve"> </w:t>
      </w:r>
      <w:r w:rsidRPr="00BE2759">
        <w:rPr>
          <w:sz w:val="20"/>
          <w:lang w:val="en-US"/>
        </w:rPr>
        <w:t xml:space="preserve">The edge latitude of the Hadley cell is defined where the surface zonal wind velocity changes sign from negative to positive, as described in the Appendix of </w:t>
      </w:r>
      <w:r w:rsidRPr="00BE2759">
        <w:rPr>
          <w:sz w:val="20"/>
          <w:lang w:val="en-US"/>
        </w:rPr>
        <w:fldChar w:fldCharType="begin" w:fldLock="1"/>
      </w:r>
      <w:r w:rsidRPr="00BE2759">
        <w:rPr>
          <w:sz w:val="20"/>
          <w:lang w:val="en-US"/>
        </w:rPr>
        <w:instrText>ADDIN CSL_CITATION { "citationItems" : [ { "id" : "ITEM-1",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"ITEM-1", "issue" : "17", "issued" : { "date-parts" : [ [ "2018", "9" ] ] }, "page" : "6839-6856", "title" : "Regional and Seasonal Characteristics of the Recent Expansion of the Tropics", "translator" : [ { "dropping-particle" : "", "family" : "J5223", "given" : "", "non-dropping-particle" : "", "parse-names" : false, "suffix" : "" } ], "type" : "article-journal", "volume" : "31" }, "uris" : [ "http://www.mendeley.com/documents/?uuid=cf193e1a-140d-4a12-9f57-5e53649883e2" ] } ], "mendeley" : { "formattedCitation" : "(Grise et al., 2018)", "manualFormatting" : "Grise et al. (2018)", "plainTextFormattedCitation" : "(Grise et al., 2018)", "previouslyFormattedCitation" : "(Grise et al., 2018)" }, "properties" : { "noteIndex" : 0 }, "schema" : "https://github.com/citation-style-language/schema/raw/master/csl-citation.json" }</w:instrText>
      </w:r>
      <w:r w:rsidRPr="00BE2759">
        <w:rPr>
          <w:sz w:val="20"/>
          <w:lang w:val="en-US"/>
        </w:rPr>
        <w:fldChar w:fldCharType="separate"/>
      </w:r>
      <w:r w:rsidRPr="00BE2759">
        <w:rPr>
          <w:noProof/>
          <w:sz w:val="20"/>
          <w:lang w:val="en-US"/>
        </w:rPr>
        <w:t>Grise et al. (2018)</w:t>
      </w:r>
      <w:r w:rsidRPr="00BE2759">
        <w:rPr>
          <w:sz w:val="20"/>
          <w:lang w:val="en-US"/>
        </w:rPr>
        <w:fldChar w:fldCharType="end"/>
      </w:r>
      <w:r w:rsidRPr="00BE2759">
        <w:rPr>
          <w:sz w:val="20"/>
          <w:lang w:val="en-US"/>
        </w:rPr>
        <w:t>. The Pacific Walker circulation strength is evaluated as the annual mean difference of sea level pressure between 5ºS</w:t>
      </w:r>
      <w:del w:id="1536" w:author="Sara M Tuson" w:date="2021-06-30T10:33:00Z">
        <w:r w:rsidRPr="00BE2759" w:rsidDel="00E413CC">
          <w:rPr>
            <w:sz w:val="20"/>
            <w:lang w:val="en-US"/>
          </w:rPr>
          <w:delText>-</w:delText>
        </w:r>
      </w:del>
      <w:ins w:id="1537" w:author="Sara M Tuson" w:date="2021-06-30T10:33:00Z">
        <w:r w:rsidRPr="00BE2759">
          <w:rPr>
            <w:sz w:val="20"/>
            <w:lang w:val="en-US"/>
          </w:rPr>
          <w:t>–</w:t>
        </w:r>
      </w:ins>
      <w:r w:rsidRPr="00BE2759">
        <w:rPr>
          <w:sz w:val="20"/>
          <w:lang w:val="en-US"/>
        </w:rPr>
        <w:t>5ºN, 160ºW</w:t>
      </w:r>
      <w:del w:id="1538" w:author="Sara M Tuson" w:date="2021-06-30T10:33:00Z">
        <w:r w:rsidRPr="00BE2759" w:rsidDel="00E413CC">
          <w:rPr>
            <w:sz w:val="20"/>
            <w:lang w:val="en-US"/>
          </w:rPr>
          <w:delText>-</w:delText>
        </w:r>
      </w:del>
      <w:ins w:id="1539" w:author="Sara M Tuson" w:date="2021-06-30T10:33:00Z">
        <w:r w:rsidRPr="00BE2759">
          <w:rPr>
            <w:sz w:val="20"/>
            <w:lang w:val="en-US"/>
          </w:rPr>
          <w:t>–</w:t>
        </w:r>
      </w:ins>
      <w:r w:rsidRPr="00BE2759">
        <w:rPr>
          <w:sz w:val="20"/>
          <w:lang w:val="en-US"/>
        </w:rPr>
        <w:t>80ºW and 5ºS</w:t>
      </w:r>
      <w:del w:id="1540" w:author="Sara M Tuson" w:date="2021-06-30T10:33:00Z">
        <w:r w:rsidRPr="00BE2759" w:rsidDel="00E413CC">
          <w:rPr>
            <w:sz w:val="20"/>
            <w:lang w:val="en-US"/>
          </w:rPr>
          <w:delText>-</w:delText>
        </w:r>
      </w:del>
      <w:ins w:id="1541" w:author="Sara M Tuson" w:date="2021-06-30T10:33:00Z">
        <w:r w:rsidRPr="00BE2759">
          <w:rPr>
            <w:sz w:val="20"/>
            <w:lang w:val="en-US"/>
          </w:rPr>
          <w:t>–</w:t>
        </w:r>
      </w:ins>
      <w:r w:rsidRPr="00BE2759">
        <w:rPr>
          <w:sz w:val="20"/>
          <w:lang w:val="en-US"/>
        </w:rPr>
        <w:t>5ºN, 80ºE</w:t>
      </w:r>
      <w:del w:id="1542" w:author="Sara M Tuson" w:date="2021-06-30T10:33:00Z">
        <w:r w:rsidRPr="00BE2759" w:rsidDel="00E413CC">
          <w:rPr>
            <w:sz w:val="20"/>
            <w:lang w:val="en-US"/>
          </w:rPr>
          <w:delText>-</w:delText>
        </w:r>
      </w:del>
      <w:ins w:id="1543" w:author="Sara M Tuson" w:date="2021-06-30T10:33:00Z">
        <w:r w:rsidRPr="00BE2759">
          <w:rPr>
            <w:sz w:val="20"/>
            <w:lang w:val="en-US"/>
          </w:rPr>
          <w:t>–</w:t>
        </w:r>
      </w:ins>
      <w:r w:rsidRPr="00BE2759">
        <w:rPr>
          <w:sz w:val="20"/>
          <w:lang w:val="en-US"/>
        </w:rPr>
        <w:t xml:space="preserve">160ºE. </w:t>
      </w:r>
      <w:r w:rsidRPr="00BE2759">
        <w:rPr>
          <w:rFonts w:cs="Times New Roman"/>
          <w:sz w:val="20"/>
          <w:szCs w:val="20"/>
          <w:lang w:val="en-US"/>
        </w:rPr>
        <w:t>Further details on data sources and processing are available in the chapter data table (Table 3.SM.1).</w:t>
      </w:r>
    </w:p>
    <w:bookmarkEnd w:id="1489"/>
    <w:p w14:paraId="12D9F94D" w14:textId="7F8EFDB7" w:rsidR="009F594A" w:rsidRPr="00E457C1" w:rsidRDefault="009F594A" w:rsidP="00A30925">
      <w:pPr>
        <w:pStyle w:val="AR6BodyText"/>
        <w:rPr>
          <w:noProof/>
          <w:lang w:val="en-US"/>
        </w:rPr>
      </w:pPr>
    </w:p>
    <w:p w14:paraId="4F3DB166" w14:textId="412CAF5F" w:rsidR="009F594A" w:rsidRDefault="009F594A" w:rsidP="009F594A">
      <w:pPr>
        <w:pStyle w:val="AR6BodyText"/>
        <w:rPr>
          <w:b/>
          <w:noProof/>
        </w:rPr>
      </w:pPr>
      <w:r>
        <w:rPr>
          <w:b/>
          <w:noProof/>
        </w:rPr>
        <w:t>[</w:t>
      </w:r>
      <w:r w:rsidRPr="00682BD7">
        <w:rPr>
          <w:b/>
          <w:noProof/>
        </w:rPr>
        <w:t xml:space="preserve">END </w:t>
      </w:r>
      <w:r w:rsidRPr="00682BD7">
        <w:rPr>
          <w:rStyle w:val="AR6Chap3FigureCar"/>
          <w:b/>
          <w:noProof/>
          <w:sz w:val="22"/>
          <w:lang w:val="en-GB"/>
        </w:rPr>
        <w:t>FIGURE 3.1</w:t>
      </w:r>
      <w:r w:rsidR="00CF76EA">
        <w:rPr>
          <w:rStyle w:val="AR6Chap3FigureCar"/>
          <w:b/>
          <w:noProof/>
          <w:sz w:val="22"/>
          <w:lang w:val="en-GB"/>
        </w:rPr>
        <w:t>6</w:t>
      </w:r>
      <w:r w:rsidRPr="00682BD7">
        <w:rPr>
          <w:b/>
          <w:noProof/>
        </w:rPr>
        <w:t xml:space="preserve"> HERE</w:t>
      </w:r>
      <w:r>
        <w:rPr>
          <w:b/>
          <w:noProof/>
        </w:rPr>
        <w:t>]</w:t>
      </w:r>
    </w:p>
    <w:p w14:paraId="0CCB7943" w14:textId="77777777" w:rsidR="009F594A" w:rsidRDefault="009F594A" w:rsidP="009F594A">
      <w:pPr>
        <w:pStyle w:val="AR6BodyText"/>
        <w:rPr>
          <w:noProof/>
        </w:rPr>
      </w:pPr>
    </w:p>
    <w:p w14:paraId="74F7C5B2" w14:textId="77777777" w:rsidR="009F594A" w:rsidRDefault="009F594A" w:rsidP="009F594A">
      <w:pPr>
        <w:pStyle w:val="AR6BodyText"/>
        <w:rPr>
          <w:noProof/>
        </w:rPr>
      </w:pPr>
    </w:p>
    <w:p w14:paraId="60682D02" w14:textId="6296C0C0" w:rsidR="009F594A" w:rsidRDefault="009F594A" w:rsidP="009F594A">
      <w:pPr>
        <w:pStyle w:val="AR6Chap3Level33111"/>
        <w:tabs>
          <w:tab w:val="left" w:pos="708"/>
        </w:tabs>
      </w:pPr>
      <w:bookmarkStart w:id="1544" w:name="_Toc6385719"/>
      <w:bookmarkStart w:id="1545" w:name="_Toc70639143"/>
      <w:r>
        <w:t>Global Monsoon</w:t>
      </w:r>
      <w:bookmarkEnd w:id="1544"/>
      <w:bookmarkEnd w:id="1545"/>
    </w:p>
    <w:p w14:paraId="17937C92" w14:textId="77777777" w:rsidR="009F594A" w:rsidRDefault="009F594A" w:rsidP="009F594A">
      <w:pPr>
        <w:pStyle w:val="AR6BodyText"/>
        <w:rPr>
          <w:noProof/>
          <w:lang w:eastAsia="en-US"/>
        </w:rPr>
      </w:pPr>
    </w:p>
    <w:p w14:paraId="101EB486" w14:textId="127E6856" w:rsidR="009F594A" w:rsidRPr="00E457C1" w:rsidRDefault="009F594A" w:rsidP="009F594A">
      <w:pPr>
        <w:pStyle w:val="AR6BodyText"/>
        <w:rPr>
          <w:noProof/>
          <w:lang w:val="en-US"/>
        </w:rPr>
      </w:pPr>
      <w:r w:rsidRPr="00E457C1">
        <w:rPr>
          <w:noProof/>
          <w:lang w:val="en-US"/>
        </w:rPr>
        <w:t xml:space="preserve">Monsoons are seasonal transitions of regimes in atmospheric circulation and precipitation with the annual cycle of solar insolation, in association with redistribution of moist static energy </w:t>
      </w:r>
      <w:r w:rsidRPr="000D69DA">
        <w:rPr>
          <w:noProof/>
        </w:rPr>
        <w:fldChar w:fldCharType="begin" w:fldLock="1"/>
      </w:r>
      <w:r w:rsidR="00110E10">
        <w:rPr>
          <w:noProof/>
          <w:lang w:val="en-US"/>
        </w:rPr>
        <w:instrText>ADDIN CSL_CITATION { "citationItems" : [ { "id" : "ITEM-1", "itemData" : { "DOI" : "10.1038/s41561-018-0137-1", "ISSN" : "1752-0894", "author" : [ { "dropping-particle" : "", "family" : "Biasutti", "given" : "Michela", "non-dropping-particle" : "", "parse-names" : false, "suffix" : "" }, { "dropping-particle" : "", "family" : "Voigt", "given" : "Aiko", "non-dropping-particle" : "", "parse-names" : false, "suffix" : "" }, { "dropping-particle" : "", "family" : "Boos", "given" : "William R.", "non-dropping-particle" : "", "parse-names" : false, "suffix" : "" }, { "dropping-particle" : "", "family" : "Braconnot", "given" : "Pascale", "non-dropping-particle" : "", "parse-names" : false, "suffix" : "" }, { "dropping-particle" : "", "family" : "Hargreaves", "given" : "Julia C.", "non-dropping-particle" : "", "parse-names" : false, "suffix" : "" }, { "dropping-particle" : "", "family" : "Harrison", "given" : "Sandy P.", "non-dropping-particle" : "", "parse-names" : false, "suffix" : "" }, { "dropping-particle" : "", "family" : "Kang", "given" : "Sarah M.", "non-dropping-particle" : "", "parse-names" : false, "suffix" : "" }, { "dropping-particle" : "", "family" : "Mapes", "given" : "Brian E.", "non-dropping-particle" : "", "parse-names" : false, "suffix" : "" }, { "dropping-particle" : "", "family" : "Scheff", "given" : "Jacob", "non-dropping-particle" : "", "parse-names" : false, "suffix" : "" }, { "dropping-particle" : "", "family" : "Schumacher", "given" : "Courtney", "non-dropping-particle" : "", "parse-names" : false, "suffix" : "" }, { "dropping-particle" : "", "family" : "Sobel", "given" : "Adam H.", "non-dropping-particle" : "", "parse-names" : false, "suffix" : "" }, { "dropping-particle" : "", "family" : "Xie", "given" : "Shang-Ping", "non-dropping-particle" : "", "parse-names" : false, "suffix" : "" } ], "container-title" : "Nature Geoscience", "id" : "ITEM-1", "issue" : "6", "issued" : { "date-parts" : [ [ "2018", "6" ] ] }, "page" : "392-400", "title" : "Global energetics and local physics as drivers of past, present and future monsoons", "translator" : [ { "dropping-particle" : "", "family" : "J6056", "given" : "", "non-dropping-particle" : "", "parse-names" : false, "suffix" : "" } ], "type" : "article-journal", "volume" : "11" }, "uris" : [ "http://www.mendeley.com/documents/?uuid=08351bd8-0999-449a-8faa-278ddd5bb53c", "http://www.mendeley.com/documents/?uuid=753221e3-fcdc-403a-8315-31a28b68339f" ] }, { "id" : "ITEM-2", "itemData" : { "DOI" : "10.1016/j.dynatmoce.2007.05.002", "ISSN" : "03770265", "author" : [ { "dropping-particle" : "", "family" : "Wang", "given" : "Bin", "non-dropping-particle" : "", "parse-names" : false, "suffix" : "" }, { "dropping-particle" : "", "family" : "Ding", "given" : "Qinghua", "non-dropping-particle" : "", "parse-names" : false, "suffix" : "" } ], "container-title" : "Dynamics of Atmospheres and Oceans", "id" : "ITEM-2", "issue" : "3-4", "issued" : { "date-parts" : [ [ "2008", "3" ] ] }, "page" : "165-183", "title" : "Global monsoon: Dominant mode of annual variation in the tropics", "translator" : [ { "dropping-particle" : "", "family" : "J5482", "given" : "", "non-dropping-particle" : "", "parse-names" : false, "suffix" : "" } ], "type" : "article-journal", "volume" : "44" }, "uris" : [ "http://www.mendeley.com/documents/?uuid=64d0e048-5bcd-404a-b39c-71fffa35eece" ] }, { "id" : "ITEM-3", "itemData" : { "DOI" : "10.5194/cp-10-2007-2014", "ISSN" : "1814-9332", "abstract" : "Abstract. Monsoon has earned increasing attention from the climate community since the last century, yet only recently have regional monsoons been recognized as a global system. It remains a debated issue, however, as to what extent and at which timescales the global monsoon can be viewed as a major mode of climate variability. For this purpose, a PAGES (Past Global Changes) working group (WG) was set up to investigate the concept of the global monsoon and its future research directions. The WG's synthesis is presented here. On the basis of observation and proxy data, the WG found that the regional monsoons can vary coherently, although not perfectly, at various timescales, varying between interannual, interdecadal, centennial, millennial, orbital and tectonic timescales, conforming to the global monsoon concept across timescales. Within the global monsoon system, each subsystem has its own features, depending on its geographic and topographic conditions. Discrimination between global and regional components in the monsoon system is a key to revealing the driving factors in monsoon variations; hence, the global monsoon concept helps to enhance our understanding and to improve future projections of the regional monsoons. This paper starts with a historical review of the global monsoon concept in both modern and paleo-climatology, and an assessment of monsoon proxies used in regional and global scales. The main body of the paper is devoted to a summary of observation data at various timescales, providing evidence of the coherent global monsoon system. The paper concludes with a projection of future monsoon shifts in a warming world. The synthesis will be followed by a companion paper addressing driving mechanisms and outstanding issues in global monsoon studies.", "author" : [ { "dropping-particle" : "", "family" : "Wang", "given" : "P. X.", "non-dropping-particle" : "", "parse-names" : false, "suffix" : "" }, { "dropping-particle" : "", "family" : "Wang", "given" : "B.", "non-dropping-particle" : "", "parse-names" : false, "suffix" : "" }, { "dropping-particle" : "", "family" : "Cheng", "given" : "H.", "non-dropping-particle" : "", "parse-names" : false, "suffix" : "" }, { "dropping-particle" : "", "family" : "Fasullo", "given" : "J.", "non-dropping-particle" : "", "parse-names" : false, "suffix" : "" }, { "dropping-particle" : "", "family" : "Guo", "given" : "Z. T.", "non-dropping-particle" : "", "parse-names" : false, "suffix" : "" }, { "dropping-particle" : "", "family" : "Kiefer", "given" : "T.", "non-dropping-particle" : "", "parse-names" : false, "suffix" : "" }, { "dropping-particle" : "", "family" : "Liu", "given" : "Z. Y.", "non-dropping-particle" : "", "parse-names" : false, "suffix" : "" } ], "container-title" : "Climate of the Past", "id" : "ITEM-3", "issue" : "6", "issued" : { "date-parts" : [ [ "2014", "11", "21" ] ] }, "page" : "2007-2052", "title" : "The global monsoon across timescales: coherent variability of regional monsoons", "translator" : [ { "dropping-particle" : "", "family" : "J6701", "given" : "", "non-dropping-particle" : "", "parse-names" : false, "suffix" : "" } ], "type" : "article-journal", "volume" : "10" }, "uris" : [ "http://www.mendeley.com/documents/?uuid=f94f571d-2902-4f0b-b81b-5be18b6546f8" ] } ], "mendeley" : { "formattedCitation" : "(Wang and Ding, 2008; Wang et al., 2014b; Biasutti et al., 2018)", "manualFormatting" : "(Wang and Ding, 2008; P.X. Wang et al., 2014; Biasutti et al., 2018)", "plainTextFormattedCitation" : "(Wang and Ding, 2008; Wang et al., 2014b; Biasutti et al., 2018)", "previouslyFormattedCitation" : "(Wang and Ding, 2008; Wang et al., 2014b; Biasutti et al., 2018)" }, "properties" : { "noteIndex" : 0 }, "schema" : "https://github.com/citation-style-language/schema/raw/master/csl-citation.json" }</w:instrText>
      </w:r>
      <w:r w:rsidRPr="000D69DA">
        <w:rPr>
          <w:noProof/>
        </w:rPr>
        <w:fldChar w:fldCharType="separate"/>
      </w:r>
      <w:r w:rsidR="00393F8C">
        <w:rPr>
          <w:noProof/>
          <w:lang w:val="en-US"/>
        </w:rPr>
        <w:t>(Wang and Ding, 2008; P.X. Wang et al., 2014; Biasutti et al., 2018)</w:t>
      </w:r>
      <w:r w:rsidRPr="000D69DA">
        <w:rPr>
          <w:noProof/>
        </w:rPr>
        <w:fldChar w:fldCharType="end"/>
      </w:r>
      <w:r w:rsidRPr="00E457C1">
        <w:rPr>
          <w:noProof/>
          <w:lang w:val="en-US"/>
        </w:rPr>
        <w:t>. The global monsoon can be defined to encompasses all monsoon systems based on precipitation contrast in the sol</w:t>
      </w:r>
      <w:r w:rsidR="00A64824" w:rsidRPr="00E457C1">
        <w:rPr>
          <w:noProof/>
          <w:lang w:val="en-US"/>
        </w:rPr>
        <w:t>s</w:t>
      </w:r>
      <w:r w:rsidRPr="00E457C1">
        <w:rPr>
          <w:noProof/>
          <w:lang w:val="en-US"/>
        </w:rPr>
        <w:t xml:space="preserve">tice seasons </w:t>
      </w:r>
      <w:r w:rsidRPr="000D69DA">
        <w:rPr>
          <w:noProof/>
        </w:rPr>
        <w:fldChar w:fldCharType="begin" w:fldLock="1"/>
      </w:r>
      <w:r w:rsidR="00E719C0">
        <w:rPr>
          <w:noProof/>
          <w:lang w:val="en-US"/>
        </w:rPr>
        <w:instrText>ADDIN CSL_CITATION { "citationItems" : [ { "id" : "ITEM-1", "itemData" : { "DOI" : "10.1016/j.dynatmoce.2007.05.002", "ISSN" : "03770265", "author" : [ { "dropping-particle" : "", "family" : "Wang", "given" : "Bin", "non-dropping-particle" : "", "parse-names" : false, "suffix" : "" }, { "dropping-particle" : "", "family" : "Ding", "given" : "Qinghua", "non-dropping-particle" : "", "parse-names" : false, "suffix" : "" } ], "container-title" : "Dynamics of Atmospheres and Oceans", "id" : "ITEM-1", "issue" : "3-4", "issued" : { "date-parts" : [ [ "2008", "3" ] ] }, "page" : "165-183", "title" : "Global monsoon: Dominant mode of annual variation in the tropics", "translator" : [ { "dropping-particle" : "", "family" : "J5482", "given" : "", "non-dropping-particle" : "", "parse-names" : false, "suffix" : "" } ], "type" : "article-journal", "volume" : "44" }, "uris" : [ "http://www.mendeley.com/documents/?uuid=64d0e048-5bcd-404a-b39c-71fffa35eece" ] } ], "mendeley" : { "formattedCitation" : "(Wang and Ding, 2008)", "manualFormatting" : "(Wang and Ding, 2008", "plainTextFormattedCitation" : "(Wang and Ding, 2008)", "previouslyFormattedCitation" : "(Wang and Ding, 2008)" }, "properties" : { "noteIndex" : 0 }, "schema" : "https://github.com/citation-style-language/schema/raw/master/csl-citation.json" }</w:instrText>
      </w:r>
      <w:r w:rsidRPr="000D69DA">
        <w:rPr>
          <w:noProof/>
        </w:rPr>
        <w:fldChar w:fldCharType="separate"/>
      </w:r>
      <w:r w:rsidR="00393F8C">
        <w:rPr>
          <w:noProof/>
          <w:lang w:val="en-US"/>
        </w:rPr>
        <w:t>(Wang and Ding, 2008</w:t>
      </w:r>
      <w:r w:rsidRPr="000D69DA">
        <w:rPr>
          <w:noProof/>
        </w:rPr>
        <w:fldChar w:fldCharType="end"/>
      </w:r>
      <w:r w:rsidRPr="00E457C1">
        <w:rPr>
          <w:noProof/>
          <w:lang w:val="en-US"/>
        </w:rPr>
        <w:t>;</w:t>
      </w:r>
      <w:r w:rsidR="00F64D05" w:rsidRPr="00E457C1">
        <w:rPr>
          <w:noProof/>
          <w:lang w:val="en-US"/>
        </w:rPr>
        <w:t xml:space="preserve"> Figure 3.17</w:t>
      </w:r>
      <w:r w:rsidRPr="00E457C1">
        <w:rPr>
          <w:noProof/>
          <w:lang w:val="en-US"/>
        </w:rPr>
        <w:t xml:space="preserve">). </w:t>
      </w:r>
      <w:r w:rsidRPr="00E457C1">
        <w:rPr>
          <w:rFonts w:cs="Times New Roman"/>
          <w:color w:val="000000" w:themeColor="text1"/>
          <w:lang w:val="en-US"/>
        </w:rPr>
        <w:t xml:space="preserve">All regional monsoons are intimately connected to the global tropical atmospheric overturning by mass </w:t>
      </w:r>
      <w:r w:rsidRPr="000D69DA">
        <w:rPr>
          <w:rFonts w:cs="Times New Roman"/>
          <w:color w:val="000000" w:themeColor="text1"/>
        </w:rPr>
        <w:fldChar w:fldCharType="begin" w:fldLock="1"/>
      </w:r>
      <w:r w:rsidR="00E719C0">
        <w:rPr>
          <w:rFonts w:cs="Times New Roman"/>
          <w:color w:val="000000" w:themeColor="text1"/>
          <w:lang w:val="en-US"/>
        </w:rPr>
        <w:instrText>ADDIN CSL_CITATION { "citationItems" : [ { "id" : "ITEM-1", "itemData" : { "DOI" : "10.1175/1520-0442(2000)013&lt;3969:TGMAST&gt;2.0.CO;2", "ISSN" : "0894-8755", "author" : [ { "dropping-particle" : "", "family" : "Trenberth", "given" : "Kevin E.", "non-dropping-particle" : "", "parse-names" : false, "suffix" : "" }, { "dropping-particle" : "", "family" : "Stepaniak", "given" : "David P.", "non-dropping-particle" : "", "parse-names" : false, "suffix" : "" }, { "dropping-particle" : "", "family" : "Caron", "given" : "Julie M.", "non-dropping-particle" : "", "parse-names" : false, "suffix" : "" } ], "container-title" : "Journal of Climate", "id" : "ITEM-1", "issue" : "22", "issued" : { "date-parts" : [ [ "2000", "11" ] ] }, "page" : "3969-3993", "title" : "The Global Monsoon as Seen through the Divergent Atmospheric Circulation", "translator" : [ { "dropping-particle" : "", "family" : "J6705", "given" : "", "non-dropping-particle" : "", "parse-names" : false, "suffix" : "" } ], "type" : "article-journal", "volume" : "13" }, "uris" : [ "http://www.mendeley.com/documents/?uuid=37b0b4c0-5e98-4240-9658-44cfeaedecad" ] } ], "mendeley" : { "formattedCitation" : "(Trenberth et al., 2000)", "plainTextFormattedCitation" : "(Trenberth et al., 2000)", "previouslyFormattedCitation" : "(Trenberth et al., 2000)" }, "properties" : { "noteIndex" : 0 }, "schema" : "https://github.com/citation-style-language/schema/raw/master/csl-citation.json" }</w:instrText>
      </w:r>
      <w:r w:rsidRPr="000D69DA">
        <w:rPr>
          <w:rFonts w:cs="Times New Roman"/>
          <w:color w:val="000000" w:themeColor="text1"/>
        </w:rPr>
        <w:fldChar w:fldCharType="separate"/>
      </w:r>
      <w:r w:rsidR="00393F8C">
        <w:rPr>
          <w:rFonts w:cs="Times New Roman"/>
          <w:noProof/>
          <w:color w:val="000000" w:themeColor="text1"/>
          <w:lang w:val="en-US"/>
        </w:rPr>
        <w:t>(Trenberth et al., 2000)</w:t>
      </w:r>
      <w:r w:rsidRPr="000D69DA">
        <w:rPr>
          <w:rFonts w:cs="Times New Roman"/>
          <w:color w:val="000000" w:themeColor="text1"/>
        </w:rPr>
        <w:fldChar w:fldCharType="end"/>
      </w:r>
      <w:r w:rsidRPr="00E457C1">
        <w:rPr>
          <w:rFonts w:cs="Times New Roman"/>
          <w:color w:val="000000" w:themeColor="text1"/>
          <w:lang w:val="en-US"/>
        </w:rPr>
        <w:t xml:space="preserve">, momentum and energy budgets </w:t>
      </w:r>
      <w:r w:rsidRPr="000D69DA">
        <w:rPr>
          <w:rFonts w:cs="Times New Roman"/>
          <w:color w:val="000000" w:themeColor="text1"/>
        </w:rPr>
        <w:fldChar w:fldCharType="begin" w:fldLock="1"/>
      </w:r>
      <w:r w:rsidR="00E719C0">
        <w:rPr>
          <w:rFonts w:cs="Times New Roman"/>
          <w:color w:val="000000" w:themeColor="text1"/>
          <w:lang w:val="en-US"/>
        </w:rPr>
        <w:instrText>ADDIN CSL_CITATION { "citationItems" : [ { "id" : "ITEM-1", "itemData" : { "DOI" : "10.1038/s41561-018-0137-1", "ISSN" : "1752-0894", "author" : [ { "dropping-particle" : "", "family" : "Biasutti", "given" : "Michela", "non-dropping-particle" : "", "parse-names" : false, "suffix" : "" }, { "dropping-particle" : "", "family" : "Voigt", "given" : "Aiko", "non-dropping-particle" : "", "parse-names" : false, "suffix" : "" }, { "dropping-particle" : "", "family" : "Boos", "given" : "William R.", "non-dropping-particle" : "", "parse-names" : false, "suffix" : "" }, { "dropping-particle" : "", "family" : "Braconnot", "given" : "Pascale", "non-dropping-particle" : "", "parse-names" : false, "suffix" : "" }, { "dropping-particle" : "", "family" : "Hargreaves", "given" : "Julia C.", "non-dropping-particle" : "", "parse-names" : false, "suffix" : "" }, { "dropping-particle" : "", "family" : "Harrison", "given" : "Sandy P.", "non-dropping-particle" : "", "parse-names" : false, "suffix" : "" }, { "dropping-particle" : "", "family" : "Kang", "given" : "Sarah M.", "non-dropping-particle" : "", "parse-names" : false, "suffix" : "" }, { "dropping-particle" : "", "family" : "Mapes", "given" : "Brian E.", "non-dropping-particle" : "", "parse-names" : false, "suffix" : "" }, { "dropping-particle" : "", "family" : "Scheff", "given" : "Jacob", "non-dropping-particle" : "", "parse-names" : false, "suffix" : "" }, { "dropping-particle" : "", "family" : "Schumacher", "given" : "Courtney", "non-dropping-particle" : "", "parse-names" : false, "suffix" : "" }, { "dropping-particle" : "", "family" : "Sobel", "given" : "Adam H.", "non-dropping-particle" : "", "parse-names" : false, "suffix" : "" }, { "dropping-particle" : "", "family" : "Xie", "given" : "Shang-Ping", "non-dropping-particle" : "", "parse-names" : false, "suffix" : "" } ], "container-title" : "Nature Geoscience", "id" : "ITEM-1", "issue" : "6", "issued" : { "date-parts" : [ [ "2018", "6" ] ] }, "page" : "392-400", "title" : "Global energetics and local physics as drivers of past, present and future monsoons", "translator" : [ { "dropping-particle" : "", "family" : "J6056", "given" : "", "non-dropping-particle" : "", "parse-names" : false, "suffix" : "" } ], "type" : "article-journal", "volume" : "11" }, "uris" : [ "http://www.mendeley.com/documents/?uuid=08351bd8-0999-449a-8faa-278ddd5bb53c" ] }, { "id" : "ITEM-2", "itemData" : { "DOI" : "10.1029/2020RG000700", "ISSN" : "8755-1209", "author" : [ { "dropping-particle" : "", "family" : "Geen", "given" : "Ruth", "non-dropping-particle" : "", "parse-names" : false, "suffix" : "" }, { "dropping-particle" : "", "family" : "Bordoni", "given" : "Simona", "non-dropping-particle" : "", "parse-names" : false, "suffix" : "" }, { "dropping-particle" : "", "family" : "Battisti", "given" : "David S.", "non-dropping-particle" : "", "parse-names" : false, "suffix" : "" }, { "dropping-particle" : "", "family" : "Hui", "given" : "Katrina", "non-dropping-particle" : "", "parse-names" : false, "suffix" : "" } ], "container-title" : "Reviews of Geophysics", "id" : "ITEM-2", "issued" : { "date-parts" : [ [ "2020", "10", "30" ] ] }, "title" : "Monsoons, ITCZs and the Concept of the Global Monsoon", "translator" : [ { "dropping-particle" : "", "family" : "J6707", "given" : "", "non-dropping-particle" : "", "parse-names" : false, "suffix" : "" } ], "type" : "article-journal" }, "uris" : [ "http://www.mendeley.com/documents/?uuid=de7bfc05-c443-4974-bdf1-c2631634d087" ] } ], "mendeley" : { "formattedCitation" : "(Biasutti et al., 2018; Geen et al., 2020)", "plainTextFormattedCitation" : "(Biasutti et al., 2018; Geen et al., 2020)", "previouslyFormattedCitation" : "(Biasutti et al., 2018; Geen et al., 2020)" }, "properties" : { "noteIndex" : 0 }, "schema" : "https://github.com/citation-style-language/schema/raw/master/csl-citation.json" }</w:instrText>
      </w:r>
      <w:r w:rsidRPr="000D69DA">
        <w:rPr>
          <w:rFonts w:cs="Times New Roman"/>
          <w:color w:val="000000" w:themeColor="text1"/>
        </w:rPr>
        <w:fldChar w:fldCharType="separate"/>
      </w:r>
      <w:r w:rsidR="00393F8C">
        <w:rPr>
          <w:rFonts w:cs="Times New Roman"/>
          <w:noProof/>
          <w:color w:val="000000" w:themeColor="text1"/>
          <w:lang w:val="en-US"/>
        </w:rPr>
        <w:t>(Biasutti et al., 2018; Geen et al., 2020)</w:t>
      </w:r>
      <w:r w:rsidRPr="000D69DA">
        <w:rPr>
          <w:rFonts w:cs="Times New Roman"/>
          <w:color w:val="000000" w:themeColor="text1"/>
        </w:rPr>
        <w:fldChar w:fldCharType="end"/>
      </w:r>
      <w:r w:rsidRPr="00E457C1">
        <w:rPr>
          <w:rFonts w:cs="Times New Roman"/>
          <w:color w:val="000000" w:themeColor="text1"/>
          <w:lang w:val="en-US"/>
        </w:rPr>
        <w:t xml:space="preserve">. </w:t>
      </w:r>
      <w:r w:rsidRPr="00E457C1">
        <w:rPr>
          <w:noProof/>
          <w:lang w:val="en-US"/>
        </w:rPr>
        <w:t>Assessments of regional monsoon changes are made in Section 8.3.2.4</w:t>
      </w:r>
      <w:r>
        <w:rPr>
          <w:noProof/>
          <w:lang w:val="en-US"/>
        </w:rPr>
        <w:t xml:space="preserve"> </w:t>
      </w:r>
      <w:r w:rsidRPr="00E457C1">
        <w:rPr>
          <w:noProof/>
          <w:lang w:val="en-US"/>
        </w:rPr>
        <w:t>and Sections 10.4.2.1 and 10.6.3.</w:t>
      </w:r>
    </w:p>
    <w:p w14:paraId="05003719" w14:textId="77777777" w:rsidR="009F594A" w:rsidRPr="00E457C1" w:rsidRDefault="009F594A" w:rsidP="009F594A">
      <w:pPr>
        <w:pStyle w:val="AR6BodyText"/>
        <w:rPr>
          <w:noProof/>
          <w:lang w:val="en-US"/>
        </w:rPr>
      </w:pPr>
    </w:p>
    <w:p w14:paraId="744E7952" w14:textId="4A47A5EE" w:rsidR="009F594A" w:rsidRPr="00E457C1" w:rsidRDefault="009F594A" w:rsidP="009F594A">
      <w:pPr>
        <w:pStyle w:val="AR6BodyText"/>
        <w:rPr>
          <w:noProof/>
          <w:lang w:val="en-US"/>
        </w:rPr>
      </w:pPr>
      <w:r w:rsidRPr="00E457C1">
        <w:rPr>
          <w:noProof/>
          <w:lang w:val="en-US"/>
        </w:rPr>
        <w:t xml:space="preserve">AR5 assessed that CMIP5 models </w:t>
      </w:r>
      <w:r w:rsidR="00F969F2" w:rsidRPr="00E457C1">
        <w:rPr>
          <w:noProof/>
          <w:lang w:val="en-US"/>
        </w:rPr>
        <w:t>simulate</w:t>
      </w:r>
      <w:r w:rsidR="00B8399D" w:rsidRPr="00E457C1">
        <w:rPr>
          <w:noProof/>
          <w:lang w:val="en-US"/>
        </w:rPr>
        <w:t>d</w:t>
      </w:r>
      <w:r w:rsidRPr="00E457C1">
        <w:rPr>
          <w:noProof/>
          <w:lang w:val="en-US"/>
        </w:rPr>
        <w:t xml:space="preserve"> monsoons</w:t>
      </w:r>
      <w:r w:rsidR="00F969F2" w:rsidRPr="00E457C1">
        <w:rPr>
          <w:noProof/>
          <w:lang w:val="en-US"/>
        </w:rPr>
        <w:t xml:space="preserve"> better</w:t>
      </w:r>
      <w:r w:rsidRPr="00E457C1">
        <w:rPr>
          <w:noProof/>
          <w:lang w:val="en-US"/>
        </w:rPr>
        <w:t xml:space="preserve"> than CMIP3 models but </w:t>
      </w:r>
      <w:r w:rsidR="00CD0016" w:rsidRPr="00E457C1">
        <w:rPr>
          <w:noProof/>
          <w:lang w:val="en-US"/>
        </w:rPr>
        <w:t xml:space="preserve">that </w:t>
      </w:r>
      <w:r w:rsidRPr="00E457C1">
        <w:rPr>
          <w:noProof/>
          <w:lang w:val="en-US"/>
        </w:rPr>
        <w:t>biases remain</w:t>
      </w:r>
      <w:r w:rsidR="0032372C" w:rsidRPr="00E457C1">
        <w:rPr>
          <w:noProof/>
          <w:lang w:val="en-US"/>
        </w:rPr>
        <w:t>ed</w:t>
      </w:r>
      <w:r w:rsidRPr="00E457C1">
        <w:rPr>
          <w:noProof/>
          <w:lang w:val="en-US"/>
        </w:rPr>
        <w:t xml:space="preserve"> in domains and intensity (</w:t>
      </w:r>
      <w:r w:rsidRPr="00E457C1">
        <w:rPr>
          <w:i/>
          <w:noProof/>
          <w:lang w:val="en-US"/>
        </w:rPr>
        <w:t>high confidence</w:t>
      </w:r>
      <w:r w:rsidRPr="00E457C1">
        <w:rPr>
          <w:noProof/>
          <w:lang w:val="en-US"/>
        </w:rPr>
        <w:t>)</w:t>
      </w:r>
      <w:r w:rsidR="00F60014" w:rsidRPr="00E457C1">
        <w:rPr>
          <w:noProof/>
          <w:lang w:val="en-US"/>
        </w:rPr>
        <w:t xml:space="preserve"> </w:t>
      </w:r>
      <w:r w:rsidR="00F60014">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F60014">
        <w:rPr>
          <w:noProof/>
        </w:rPr>
        <w:fldChar w:fldCharType="separate"/>
      </w:r>
      <w:r w:rsidR="00393F8C">
        <w:rPr>
          <w:noProof/>
          <w:lang w:val="en-US"/>
        </w:rPr>
        <w:t>(Flato et al., 2013)</w:t>
      </w:r>
      <w:r w:rsidR="00F60014">
        <w:rPr>
          <w:noProof/>
        </w:rPr>
        <w:fldChar w:fldCharType="end"/>
      </w:r>
      <w:r w:rsidRPr="00E457C1">
        <w:rPr>
          <w:noProof/>
          <w:lang w:val="en-US"/>
        </w:rPr>
        <w:t xml:space="preserve">. There were no detection and attribution assessment statements on the decreasing trend of global monsoon precipitation over land from the 1950s to </w:t>
      </w:r>
      <w:r w:rsidRPr="00E457C1">
        <w:rPr>
          <w:noProof/>
          <w:lang w:val="en-US"/>
        </w:rPr>
        <w:lastRenderedPageBreak/>
        <w:t xml:space="preserve">the 1980s or the increasing trend of global monsoon precipitation afterwards. In the paleoclimate context, it was determined with </w:t>
      </w:r>
      <w:r w:rsidRPr="00E457C1">
        <w:rPr>
          <w:i/>
          <w:iCs/>
          <w:noProof/>
          <w:lang w:val="en-US"/>
        </w:rPr>
        <w:t>high confidence</w:t>
      </w:r>
      <w:r w:rsidRPr="00E457C1">
        <w:rPr>
          <w:noProof/>
          <w:lang w:val="en-US"/>
        </w:rPr>
        <w:t xml:space="preserve"> that orbital forcing produces strong interhemispheric rainfall variability evident in multiple types of proxies</w:t>
      </w:r>
      <w:r w:rsidR="00F60014" w:rsidRPr="00E457C1">
        <w:rPr>
          <w:noProof/>
          <w:lang w:val="en-US"/>
        </w:rPr>
        <w:t xml:space="preserve"> </w:t>
      </w:r>
      <w:r w:rsidR="00810E1A">
        <w:rPr>
          <w:noProof/>
        </w:rPr>
        <w:fldChar w:fldCharType="begin" w:fldLock="1"/>
      </w:r>
      <w:r w:rsidR="00E719C0">
        <w:rPr>
          <w:noProof/>
          <w:lang w:val="en-US"/>
        </w:rPr>
        <w:instrText>ADDIN CSL_CITATION { "citationItems" : [ { "id" : "ITEM-1", "itemData" : { "DOI" : "10.1017/CBO9781107415324.013", "ISBN" : "9781107661820", "author" : [ { "dropping-particle" : "", "family" : "Masson-Delmotte", "given" : "V", "non-dropping-particle" : "", "parse-names" : false, "suffix" : "" }, { "dropping-particle" : "", "family" : "Schulz", "given" : "M.", "non-dropping-particle" : "", "parse-names" : false, "suffix" : "" }, { "dropping-particle" : "", "family" : "Abe-Ouchi", "given" : "A.", "non-dropping-particle" : "", "parse-names" : false, "suffix" : "" }, { "dropping-particle" : "", "family" : "Beer", "given" : "J.", "non-dropping-particle" : "", "parse-names" : false, "suffix" : "" }, { "dropping-particle" : "", "family" : "Ganopolski", "given" : "A.", "non-dropping-particle" : "", "parse-names" : false, "suffix" : "" }, { "dropping-particle" : "", "family" : "Rouco", "given" : "J.F. Gonz\u00e1lez", "non-dropping-particle" : "", "parse-names" : false, "suffix" : "" }, { "dropping-particle" : "", "family" : "Jansen", "given" : "E.", "non-dropping-particle" : "", "parse-names" : false, "suffix" : "" }, { "dropping-particle" : "", "family" : "Lambeck", "given" : "K.", "non-dropping-particle" : "", "parse-names" : false, "suffix" : "" }, { "dropping-particle" : "", "family" : "Luterbacher", "given" : "J.", "non-dropping-particle" : "", "parse-names" : false, "suffix" : "" }, { "dropping-particle" : "", "family" : "Naish", "given" : "T.", "non-dropping-particle" : "", "parse-names" : false, "suffix" : "" }, { "dropping-particle" : "", "family" : "Osborn", "given" : "T.", "non-dropping-particle" : "", "parse-names" : false, "suffix" : "" }, { "dropping-particle" : "", "family" : "Otto-Bliesner", "given" : "B.", "non-dropping-particle" : "", "parse-names" : false, "suffix" : "" }, { "dropping-particle" : "", "family" : "Quinn", "given" : "T.", "non-dropping-particle" : "", "parse-names" : false, "suffix" : "" }, { "dropping-particle" : "", "family" : "Ramesh", "given" : "R.", "non-dropping-particle" : "", "parse-names" : false, "suffix" : "" }, { "dropping-particle" : "", "family" : "Rojas", "given" : "M.", "non-dropping-particle" : "", "parse-names" : false, "suffix" : "" }, { "dropping-particle" : "", "family" : "Shao", "given" : "X.", "non-dropping-particle" : "", "parse-names" : false, "suffix" : "" }, { "dropping-particle" : "", "family" : "Timmermann", "given" : "A.",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"383-464", "publisher" : "Cambridge University Press", "publisher-place" : "Cambridge, United Kingdom and New York, NY, USA", "title" : "Information from Paleoclimate Archives", "translator" : [ { "dropping-particle" : "", "family" : "Rt13", "given" : "J7029", "non-dropping-particle" : "", "parse-names" : false, "suffix" : "" } ], "type" : "chapter" }, "uris" : [ "http://www.mendeley.com/documents/?uuid=7b9179f7-e4f7-4707-910a-2c10b7ae7952", "http://www.mendeley.com/documents/?uuid=05705ddd-004b-4050-b578-64b2dd3bd57c" ] } ], "mendeley" : { "formattedCitation" : "(Masson-Delmotte et al., 2013a)", "plainTextFormattedCitation" : "(Masson-Delmotte et al., 2013a)", "previouslyFormattedCitation" : "(Masson-Delmotte et al., 2013a)" }, "properties" : { "noteIndex" : 0 }, "schema" : "https://github.com/citation-style-language/schema/raw/master/csl-citation.json" }</w:instrText>
      </w:r>
      <w:r w:rsidR="00810E1A">
        <w:rPr>
          <w:noProof/>
        </w:rPr>
        <w:fldChar w:fldCharType="separate"/>
      </w:r>
      <w:r w:rsidR="00393F8C">
        <w:rPr>
          <w:noProof/>
          <w:lang w:val="en-US"/>
        </w:rPr>
        <w:t>(Masson-Delmotte et al., 2013a)</w:t>
      </w:r>
      <w:r w:rsidR="00810E1A">
        <w:rPr>
          <w:noProof/>
        </w:rPr>
        <w:fldChar w:fldCharType="end"/>
      </w:r>
      <w:r w:rsidRPr="00E457C1">
        <w:rPr>
          <w:noProof/>
          <w:lang w:val="en-US"/>
        </w:rPr>
        <w:t>.</w:t>
      </w:r>
    </w:p>
    <w:p w14:paraId="01912452" w14:textId="77777777" w:rsidR="009F594A" w:rsidRPr="00E457C1" w:rsidRDefault="009F594A" w:rsidP="009F594A">
      <w:pPr>
        <w:pStyle w:val="AR6BodyText"/>
        <w:rPr>
          <w:b/>
          <w:noProof/>
          <w:lang w:val="en-US"/>
        </w:rPr>
      </w:pPr>
    </w:p>
    <w:p w14:paraId="2917ACB1" w14:textId="2693BE91" w:rsidR="008467D1" w:rsidRPr="00E457C1" w:rsidRDefault="008467D1" w:rsidP="008467D1">
      <w:pPr>
        <w:pStyle w:val="AR6BodyText"/>
        <w:rPr>
          <w:noProof/>
          <w:lang w:val="en-US"/>
        </w:rPr>
      </w:pPr>
      <w:r w:rsidRPr="00E457C1">
        <w:rPr>
          <w:noProof/>
          <w:lang w:val="en-US"/>
        </w:rPr>
        <w:t xml:space="preserve">Paleoclimate proxy evidence shows that the global monsoon has varied with orbital forcing and greenhouse gases (Section 2.3.1.4.2; </w:t>
      </w:r>
      <w:r w:rsidRPr="000D69DA">
        <w:rPr>
          <w:noProof/>
        </w:rPr>
        <w:fldChar w:fldCharType="begin" w:fldLock="1"/>
      </w:r>
      <w:r w:rsidR="00E719C0">
        <w:rPr>
          <w:noProof/>
          <w:lang w:val="en-US"/>
        </w:rPr>
        <w:instrText>ADDIN CSL_CITATION { "citationItems" : [ { "id" : "ITEM-1", "itemData" : { "DOI" : "10.1007/s40641-019-00125-y", "ISSN" : "2198-6061", "author" : [ { "dropping-particle" : "", "family" : "Seth", "given" : "Anji", "non-dropping-particle" : "", "parse-names" : false, "suffix" : "" }, { "dropping-particle" : "", "family" : "Giannini", "given" : "Alessandra", "non-dropping-particle" : "", "parse-names" : false, "suffix" : "" }, { "dropping-particle" : "", "family" : "Rojas", "given" : "Maisa", "non-dropping-particle" : "", "parse-names" : false, "suffix" : "" }, { "dropping-particle" : "", "family" : "Rauscher", "given" : "Sara A.", "non-dropping-particle" : "", "parse-names" : false, "suffix" : "" }, { "dropping-particle" : "", "family" : "Bordoni", "given" : "Simona", "non-dropping-particle" : "", "parse-names" : false, "suffix" : "" }, { "dropping-particle" : "", "family" : "Singh", "given" : "Deepti", "non-dropping-particle" : "", "parse-names" : false, "suffix" : "" }, { "dropping-particle" : "", "family" : "Camargo", "given" : "Suzana J.", "non-dropping-particle" : "", "parse-names" : false, "suffix" : "" } ], "container-title" : "Current Climate Change Reports", "id" : "ITEM-1", "issue" : "2", "issued" : { "date-parts" : [ [ "2019", "6", "18" ] ] }, "page" : "63-79", "title" : "Monsoon Responses to Climate Changes \u2013Connecting Past, Present and Future", "translator" : [ { "dropping-particle" : "", "family" : "J2462", "given" : "", "non-dropping-particle" : "", "parse-names" : false, "suffix" : "" } ], "type" : "article-journal", "volume" : "5" }, "uris" : [ "http://www.mendeley.com/documents/?uuid=6611ddf6-e629-4d42-b45c-ddf3c16debe6" ] }, { "id" : "ITEM-2", "itemData" : { "DOI" : "10.1038/nature17450", "ISSN" : "0028-0836",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"ITEM-2", "issue" : "7602", "issued" : { "date-parts" : [ [ "2016", "5", "12" ] ] }, "page" : "191-199", "title" : "Palaeoclimatic insights into forcing and response of monsoon rainfall", "translator" : [ { "dropping-particle" : "", "family" : "J5286", "given" : "", "non-dropping-particle" : "", "parse-names" : false, "suffix" : "" } ], "type" : "article-journal", "volume" : "533" }, "uris" : [ "http://www.mendeley.com/documents/?uuid=60e6fd7f-5141-4ee1-b456-ab4e56a19ebb" ] } ], "mendeley" : { "formattedCitation" : "(Mohtadi et al., 2016; Seth et al., 2019)", "manualFormatting" : "Mohtadi et al., 2016; Seth et al., 2019)", "plainTextFormattedCitation" : "(Mohtadi et al., 2016; Seth et al., 2019)", "previouslyFormattedCitation" : "(Mohtadi et al., 2016; Seth et al., 2019)" }, "properties" : { "noteIndex" : 0 }, "schema" : "https://github.com/citation-style-language/schema/raw/master/csl-citation.json" }</w:instrText>
      </w:r>
      <w:r w:rsidRPr="000D69DA">
        <w:rPr>
          <w:noProof/>
        </w:rPr>
        <w:fldChar w:fldCharType="separate"/>
      </w:r>
      <w:r w:rsidR="00393F8C">
        <w:rPr>
          <w:noProof/>
          <w:lang w:val="en-US"/>
        </w:rPr>
        <w:t>Mohtadi et al., 2016; Seth et al., 2019)</w:t>
      </w:r>
      <w:r w:rsidRPr="000D69DA">
        <w:rPr>
          <w:noProof/>
        </w:rPr>
        <w:fldChar w:fldCharType="end"/>
      </w:r>
      <w:r w:rsidRPr="00E457C1">
        <w:rPr>
          <w:noProof/>
          <w:lang w:val="en-US"/>
        </w:rPr>
        <w:t xml:space="preserve">. These large-magnitude intensifications and weakenings in the global monsoon involved in some cases orders-of-magnitude changes in precipitation locally </w:t>
      </w:r>
      <w:r w:rsidRPr="000D69DA">
        <w:rPr>
          <w:noProof/>
        </w:rPr>
        <w:fldChar w:fldCharType="begin" w:fldLock="1"/>
      </w:r>
      <w:r w:rsidR="00C735AB">
        <w:rPr>
          <w:noProof/>
          <w:lang w:val="en-US"/>
        </w:rPr>
        <w:instrText>ADDIN CSL_CITATION { "citationItems" : [ { "id" : "ITEM-1", "itemData" : { "DOI" : "10.1007/s00382-013-1922-6", "ISSN" : "0930-7575", "author" : [ { "dropping-particle" : "", "family" : "Harrison", "given" : "S. P.", "non-dropping-particle" : "", "parse-names" : false, "suffix" : "" }, { "dropping-particle" : "", "family" : "Bartlein", "given" : "P. J.", "non-dropping-particle" : "", "parse-names" : false, "suffix" : "" }, { "dropping-particle" : "", "family" : "Brewer", "given" : "S.", "non-dropping-particle" : "", "parse-names" : false, "suffix" : "" }, { "dropping-particle" : "", "family" : "Prentice", "given" : "I. C.", "non-dropping-particle" : "", "parse-names" : false, "suffix" : "" }, { "dropping-particle" : "", "family" : "Boyd", "given" : "M.", "non-dropping-particle" : "", "parse-names" : false, "suffix" : "" }, { "dropping-particle" : "", "family" : "Hessler", "given" : "I.", "non-dropping-particle" : "", "parse-names" : false, "suffix" : "" }, { "dropping-particle" : "", "family" : "Holmgren", "given" : "K.", "non-dropping-particle" : "", "parse-names" : false, "suffix" : "" }, { "dropping-particle" : "", "family" : "Izumi", "given" : "K.", "non-dropping-particle" : "", "parse-names" : false, "suffix" : "" }, { "dropping-particle" : "", "family" : "Willis", "given" : "K.", "non-dropping-particle" : "", "parse-names" : false, "suffix" : "" } ], "container-title" : "Climate Dynamics", "id" : "ITEM-1", "issue" : "3-4", "issued" : { "date-parts" : [ [ "2014", "8", "30" ] ] }, "page" : "671-688", "publisher" : "Springer Berlin Heidelberg", "title" : "Climate model benchmarking with glacial and mid-Holocene climates", "translator" : [ { "dropping-particle" : "", "family" : "J5900", "given" : "", "non-dropping-particle" : "", "parse-names" : false, "suffix" : "" } ], "type" : "article-journal", "volume" : "43" }, "uris" : [ "http://www.mendeley.com/documents/?uuid=e9057aee-1cad-48d4-addd-c493bc78c2c4" ] }, { "id" : "ITEM-2", "itemData" : { "DOI" : "10.1126/sciadv.1601503", "ISSN" : "2375-2548", "abstract" : "During the \u201cGreen Sahara\u201d period (11,000 to 5000 years before the present), the Sahara desert received high amounts of rainfall, supporting diverse vegetation, permanent lakes, and human populations. Our knowledge of rainfall rates and the spatiotemporal extent of wet conditions has suffered from a lack of continuous sedimentary records. We present a quantitative reconstruction of western Saharan precipitation derived from leaf wax isotopes in marine sediments. Our data indicate that the Green Sahara extended to 31\u00b0N and likely ended abruptly. We find evidence for a prolonged \u201cpause\u201d in Green Sahara conditions 8000 years ago, coincident with a temporary abandonment of occupational sites by Neolithic humans. The rainfall rates inferred from our data are best explained by strong vegetation and dust feedbacks; without these mechanisms, climate models systematically fail to reproduce the Green Sahara. This study suggests that accurate simulations of future climate change in the Sahara and Sahel will require improvements in our ability to simulate vegetation and dust feedbacks.", "author" : [ { "dropping-particle" : "", "family" : "Tierney", "given" : "Jessica E.", "non-dropping-particle" : "", "parse-names" : false, "suffix" : "" }, { "dropping-particle" : "", "family" : "Pausata", "given" : "Francesco S. R.", "non-dropping-particle" : "", "parse-names" : false, "suffix" : "" }, { "dropping-particle" : "", "family" : "DeMenocal", "given" : "Peter B.", "non-dropping-particle" : "", "parse-names" : false, "suffix" : "" } ], "container-title" : "Science Advances", "id" : "ITEM-2", "issue" : "1", "issued" : { "date-parts" : [ [ "2017", "1" ] ] }, "page" : "e1601503", "title" : "Rainfall regimes of the Green Sahara", "translator" : [ { "dropping-particle" : "", "family" : "J5254", "given" : "", "non-dropping-particle" : "", "parse-names" : false, "suffix" : "" } ], "type" : "article-journal", "volume" : "3" }, "uris" : [ "http://www.mendeley.com/documents/?uuid=2184107e-9c9b-4e76-817e-e8010bad607d" ] } ], "mendeley" : { "formattedCitation" : "(Harrison et al., 2014; Tierney et al., 2017)", "plainTextFormattedCitation" : "(Harrison et al., 2014; Tierney et al., 2017)", "previouslyFormattedCitation" : "(Harrison et al., 2014; Tierney et al., 2017)" }, "properties" : { "noteIndex" : 0 }, "schema" : "https://github.com/citation-style-language/schema/raw/master/csl-citation.json" }</w:instrText>
      </w:r>
      <w:r w:rsidRPr="000D69DA">
        <w:rPr>
          <w:noProof/>
        </w:rPr>
        <w:fldChar w:fldCharType="separate"/>
      </w:r>
      <w:r w:rsidR="00393F8C">
        <w:rPr>
          <w:noProof/>
          <w:lang w:val="en-US"/>
        </w:rPr>
        <w:t>(Harrison et al., 2014; Tierney et al., 2017)</w:t>
      </w:r>
      <w:r w:rsidRPr="000D69DA">
        <w:rPr>
          <w:noProof/>
        </w:rPr>
        <w:fldChar w:fldCharType="end"/>
      </w:r>
      <w:r w:rsidRPr="00E457C1">
        <w:rPr>
          <w:noProof/>
          <w:lang w:val="en-US"/>
        </w:rPr>
        <w:t>. Paleoclimate modelling and limited data from past climate states with high CO</w:t>
      </w:r>
      <w:r w:rsidRPr="00E457C1">
        <w:rPr>
          <w:noProof/>
          <w:vertAlign w:val="subscript"/>
          <w:lang w:val="en-US"/>
        </w:rPr>
        <w:t>2</w:t>
      </w:r>
      <w:r w:rsidRPr="00E457C1">
        <w:rPr>
          <w:noProof/>
          <w:lang w:val="en-US"/>
        </w:rPr>
        <w:t xml:space="preserve"> suggest that precipitation intensifies in the monsoon domain under elevated greenhouse gases, providing context for present and future trends </w:t>
      </w:r>
      <w:r w:rsidRPr="000D69DA">
        <w:rPr>
          <w:noProof/>
        </w:rPr>
        <w:fldChar w:fldCharType="begin" w:fldLock="1"/>
      </w:r>
      <w:r w:rsidR="00E719C0">
        <w:rPr>
          <w:noProof/>
          <w:lang w:val="en-US"/>
        </w:rPr>
        <w:instrText>ADDIN CSL_CITATION { "citationItems" : [ { "id" : "ITEM-1", "itemData" : { "DOI" : "10.1016/j.epsl.2008.11.008", "ISBN" : "0012-821X", "ISSN" : "0012821X", "abstract" : "The East Asian monsoons have fluctuated in concert with high-latitude warmth during the past several hundred thousand years, with humid summer monsoon-dominant climates characterizing warm intervals, including interglacials and interstadials, and arid winter monsoon-dominant climates characterizing cool intervals, including glacials and stadials. Of the states comprising the mid-Pleistocene to recent climatic regime, interglacials are most similar in terms of high latitude ice volumes and temperatures to those extant during the late Miocene and early Pliocene. Thus, an important question is whether Mio-Pliocene climates in northern China were analogous to a hypothetical 'prolonged interglacial state,' with increased summer monsoon precipitation and expansion of forest and steppe environments at the expense of desert environments. We utilize new and previously published carbon isotopic data from fossil teeth and soil carbonates to place constraints on paleovegetation distributions and to help infer the behavior of the monsoon system between \u223c 7 and 4\u00a0Ma. We find that plants using the C4 photosynthetic pathway-which today are largely grasses found in regions with warm season precipitation-were present in northern China by late Miocene time, demonstrating that the C4 expansion in China was not significantly delayed compared to the global C4 event. During the late Miocene-early Pliocene interval, soil carbonate and tooth enamel \u03b413C data indicate: 1) that nearly pure C3-plant ecosystems existed in the southern Chinese Loess Plateau (CLP), and therefore ecosystems there were dominated by woody dicot, herbaceous dicot, or cool-season grass vegetation (or a combination of these), and 2) that the CLP was characterized by a pattern of northward-increasing C4 vegetation and aridity. Utilizing a broadened conceptual model for interpreting \u03b413C data, and citing independent faunal, floral, and lithostratgraphic data, we suggest that these patterns reflect northward expansion of forest and steppe ecosystems and relatively humid monsoon climates during the late Miocene and early Pliocene. An important implication of this interpretation is that the forcing mechanism illuminated by the temporal correlation during the Pleistocene between warm high latitudes and strong East Asian summer monsoons is a robust feature of the Eurasian tectonic-climatic system that predates the Plio-Pleistocene climatic reorganization. \u00a9 2008 Elsevier B.V. All rights reserved.", "author" : [ { "dropping-particle" : "", "family" : "Passey", "given" : "Benjamin H.", "non-dropping-particle" : "", "parse-names" : false, "suffix" : "" }, { "dropping-particle" : "", "family" : "Ayliffe", "given" : "Linda K.", "non-dropping-particle" : "", "parse-names" : false, "suffix" : "" }, { "dropping-particle" : "", "family" : "Kaakinen", "given" : "Anu", "non-dropping-particle" : "", "parse-names" : false, "suffix" : "" }, { "dropping-particle" : "", "family" : "Zhang", "given" : "Zhaoqun", "non-dropping-particle" : "", "parse-names" : false, "suffix" : "" }, { "dropping-particle" : "", "family" : "Eronen", "given" : "Jussi T.", "non-dropping-particle" : "", "parse-names" : false, "suffix" : "" }, { "dropping-particle" : "", "family" : "Zhu", "given" : "Yanming", "non-dropping-particle" : "", "parse-names" : false, "suffix" : "" }, { "dropping-particle" : "", "family" : "Zhou", "given" : "Liping", "non-dropping-particle" : "", "parse-names" : false, "suffix" : "" }, { "dropping-particle" : "", "family" : "Cerling", "given" : "Thure E.", "non-dropping-particle" : "", "parse-names" : false, "suffix" : "" }, { "dropping-particle" : "", "family" : "Fortelius", "given" : "Mikael", "non-dropping-particle" : "", "parse-names" : false, "suffix" : "" } ], "container-title" : "Earth and Planetary Science Letters", "id" : "ITEM-1", "issued" : { "date-parts" : [ [ "2009" ] ] }, "title" : "Strengthened East Asian summer monsoons during a period of high-latitude warmth? Isotopic evidence from Mio-Pliocene fossil mammals and soil carbonates from northern China", "translator" : [ { "dropping-particle" : "", "family" : "J6246", "given" : "", "non-dropping-particle" : "", "parse-names" : false, "suffix" : "" } ], "type" : "article-journal" }, "uris" : [ "http://www.mendeley.com/documents/?uuid=1f3d1c84-1e22-44af-93b2-a94851cb2c29" ] }, { "id" : "ITEM-2", "itemData" : { "DOI" : "10.5194/cp-9-2085-2013", "ISSN" : "18149324", "abstract" : "Based on simulations with 15 climate models in the Pliocene Model Intercomparison Project (PlioMIP), the regional climate of East Asia (focusing on China) during the mid-Pliocene is investigated in this study. Compared to the pre-industrial, the multi-model ensemble mean (MMM) of all models shows the East Asian summer winds (EASWs) largely strengthen in monsoon China, and the East Asian winter winds (EAWWs) strengthen in south monsoon China but slightly weaken in north monsoon China in the mid-Pliocene. The MMM of all models also illustrates a warmer and wetter mid-Pliocene climate in China. The simulated weakened mid-Pliocene EAWWs in north monsoon China and intensified EASWs in monsoon China agree well with geological reconstructions. However, there is a large model-model discrepancy in simulating mid-Pliocene EAWW, which should be further addressed in the future work of PlioMIP.", "author" : [ { "dropping-particle" : "", "family" : "Zhang", "given" : "R.", "non-dropping-particle" : "", "parse-names" : false, "suffix" : "" }, { "dropping-particle" : "", "family" : "Yan", "given" : "Q.", "non-dropping-particle" : "", "parse-names" : false, "suffix" : "" }, { "dropping-particle" : "", "family" : "Zhang", "given" : "Z. S.", "non-dropping-particle" : "", "parse-names" : false, "suffix" : "" }, { "dropping-particle" : "", "family" : "Jiang", "given" : "D.", "non-dropping-particle" : "", "parse-names" : false, "suffix" : "" }, { "dropping-particle" : "", "family" : "Otto-Bliesner", "given" : "B. L.", "non-dropping-particle" : "", "parse-names" : false, "suffix" : "" }, { "dropping-particle" : "", "family" : "Haywood", "given" : "A. M.", "non-dropping-particle" : "", "parse-names" : false, "suffix" : "" }, { "dropping-particle" : "", "family" : "Hill", "given" : "D. J.", "non-dropping-particle" : "", "parse-names" : false, "suffix" : "" }, { "dropping-particle" : "", "family" : "Dolan", "given" : "A. M.", "non-dropping-particle" : "", "parse-names" : false, "suffix" : "" }, { "dropping-particle" : "", "family" : "Stepanek", "given" : "C.", "non-dropping-particle" : "", "parse-names" : false, "suffix" : "" }, { "dropping-particle" : "", "family" : "Lohmann", "given" : "G.", "non-dropping-particle" : "", "parse-names" : false, "suffix" : "" }, { "dropping-particle" : "", "family" : "Contoux", "given" : "C.", "non-dropping-particle" : "", "parse-names" : false, "suffix" : "" }, { "dropping-particle" : "", "family" : "Bragg", "given" : "F.", "non-dropping-particle" : "", "parse-names" : false, "suffix" : "" }, { "dropping-particle" : "", "family" : "Chan", "given" : "C. L.", "non-dropping-particle" : "", "parse-names" : false, "suffix" : "" }, { "dropping-particle" : "", "family" : "Chandler", "given" : "M. A.", "non-dropping-particle" : "", "parse-names" : false, "suffix" : "" }, { "dropping-particle" : "", "family" : "Jost", "given" : "A.", "non-dropping-particle" : "", "parse-names" : false, "suffix" : "" }, { "dropping-particle" : "", "family" : "Kamae", "given" : "Y.", "non-dropping-particle" : "", "parse-names" : false, "suffix" : "" }, { "dropping-particle" : "", "family" : "Abe-Ouchi", "given" : "A.", "non-dropping-particle" : "", "parse-names" : false, "suffix" : "" }, { "dropping-particle" : "", "family" : "Ramstein", "given" : "G.", "non-dropping-particle" : "", "parse-names" : false, "suffix" : "" }, { "dropping-particle" : "", "family" : "Rosenbloom", "given" : "N. A.", "non-dropping-particle" : "", "parse-names" : false, "suffix" : "" }, { "dropping-particle" : "", "family" : "Sohl", "given" : "L.", "non-dropping-particle" : "", "parse-names" : false, "suffix" : "" }, { "dropping-particle" : "", "family" : "Ueda", "given" : "H.", "non-dropping-particle" : "", "parse-names" : false, "suffix" : "" } ], "container-title" : "Climate of the Past", "id" : "ITEM-2", "issued" : { "date-parts" : [ [ "2013" ] ] }, "title" : "Mid-Pliocene East Asian monsoon climate simulated in the PlioMIP", "translator" : [ { "dropping-particle" : "", "family" : "J5245", "given" : "", "non-dropping-particle" : "", "parse-names" : false, "suffix" : "" } ], "type" : "article-journal" }, "uris" : [ "http://www.mendeley.com/documents/?uuid=87482f6f-0be2-40b2-a875-4d30880d1470" ] }, { "id" : "ITEM-3", "itemData" : { "DOI" : "10.5194/cp-9-191-2013", "ISBN" : "1814-9324", "ISSN" : "18149324", "abstract" : "Climate and environments of the mid-Pliocene warm period (3.264 to 3.025 Ma) have been extensively studied. Whilst numerical models have shed light on the nature of climate at the time, uncertainties in their predictions have not been systematically examined. The Pliocene Model Intercomparison Project quantifies uncertainties in model outputs through a coordinated multi-model and multi-model/data intercomparison. Whilst commonalities in model outputs for the Pliocene are clearly evident, we show substantial variation in the sensitivity of models to the implementation of Pliocene boundary conditions. Models appear able to reproduce many regional changes in temperature reconstructed from geological proxies. However, data/model comparison highlights that models potentially underestimate polar amplification. To assert this conclusion with greater confidence, limitations in the time-averaged proxy data currently available must be addressed. Furthermore, sensitivity tests exploring the known unknowns in modelling Pliocene climate specifically relevant to the high latitudes are essential (e.g. palaeogeography, gateways, orbital forcing and trace gasses). Estimates of longer-term sensitivity to CO2 (also known as Earth System Sensitivity; ESS), support previous work suggesting that ESS is greater than Climate Sensitivity (CS), and suggest that the ratio of ESS to CS is between 1 and 2, with a \"best\" estimate of 1.5.", "author" : [ { "dropping-particle" : "", "family" : "Haywood", "given" : "A. M.", "non-dropping-particle" : "", "parse-names" : false, "suffix" : "" }, { "dropping-particle" : "", "family" : "Hill", "given" : "D. J.", "non-dropping-particle" : "", "parse-names" : false, "suffix" : "" }, { "dropping-particle" : "", "family" : "Dolan", "given" : "A. M.", "non-dropping-particle" : "", "parse-names" : false, "suffix" : "" }, { "dropping-particle" : "", "family" : "Otto-Bliesner", "given" : "B. L.", "non-dropping-particle" : "", "parse-names" : false, "suffix" : "" }, { "dropping-particle" : "", "family" : "Bragg", "given" : "F.", "non-dropping-particle" : "", "parse-names" : false, "suffix" : "" }, { "dropping-particle" : "", "family" : "Chan", "given" : "W. L.", "non-dropping-particle" : "", "parse-names" : false, "suffix" : "" }, { "dropping-particle" : "", "family" : "Chandler", "given" : "M. A.", "non-dropping-particle" : "", "parse-names" : false, "suffix" : "" }, { "dropping-particle" : "", "family" : "Contoux", "given" : "C.", "non-dropping-particle" : "", "parse-names" : false, "suffix" : "" }, { "dropping-particle" : "", "family" : "Dowsett", "given" : "H. J.", "non-dropping-particle" : "", "parse-names" : false, "suffix" : "" }, { "dropping-particle" : "", "family" : "Jost", "given" : "A.", "non-dropping-particle" : "", "parse-names" : false, "suffix" : "" }, { "dropping-particle" : "", "family" : "Kamae", "given" : "Y.", "non-dropping-particle" : "", "parse-names" : false, "suffix" : "" }, { "dropping-particle" : "", "family" : "Lohmann", "given" : "G.", "non-dropping-particle" : "", "parse-names" : false, "suffix" : "" }, { "dropping-particle" : "", "family" : "Lunt", "given" : "D. J.", "non-dropping-particle" : "", "parse-names" : false, "suffix" : "" }, { "dropping-particle" : "", "family" : "Abe-Ouchi", "given" : "A.", "non-dropping-particle" : "", "parse-names" : false, "suffix" : "" }, { "dropping-particle" : "", "family" : "Pickering", "given" : "S. J.", "non-dropping-particle" : "", "parse-names" : false, "suffix" : "" }, { "dropping-particle" : "", "family" : "Ramstein", "given" : "G.", "non-dropping-particle" : "", "parse-names" : false, "suffix" : "" }, { "dropping-particle" : "", "family" : "Rosenbloom", "given" : "N. A.", "non-dropping-particle" : "", "parse-names" : false, "suffix" : "" }, { "dropping-particle" : "", "family" : "Salzmann", "given" : "U.", "non-dropping-particle" : "", "parse-names" : false, "suffix" : "" }, { "dropping-particle" : "", "family" : "Sohl", "given" : "L.", "non-dropping-particle" : "", "parse-na</w:instrText>
      </w:r>
      <w:r w:rsidR="00E719C0" w:rsidRPr="006814DF">
        <w:rPr>
          <w:noProof/>
        </w:rPr>
        <w:instrText>mes" : false, "suffix" : "" }, { "dropping-particle" : "", "family" : "Stepanek", "given" : "C.", "non-dropping-particle" : "", "parse-names" : false, "suffix" : "" }, { "dropping-particle" : "", "family" : "Ueda", "given" : "H.", "non-dropping-particle" : "", "parse-names" : false, "suffix" : "" }, { "dropping-particle" : "", "family" : "Yan", "given" : "Q.", "non-dropping-particle" : "", "parse-names" : false, "suffix" : "" }, { "dropping-particle" : "", "family" : "Zhang", "given" : "Z.", "non-dropping-particle" : "", "parse-names" : false, "suffix" : "" } ], "container-title" : "Climate of the Past", "id" : "ITEM-3", "issued" : { "date-parts" : [ [ "2013" ] ] }, "title" : "Large-scale features of Pliocene climate: Results from the Pliocene Model Intercomparison Project", "translator" : [ { "dropping-particle" : "", "family" : "J5249", "given" : "", "non-dropping-particle" : "", "parse-names" : false, "suffix" : "" } ], "type" : "article-journal" }, "uris" : [ "http://www.mendeley.com/documents/?uuid=fb1a3ffa-aeda-4eb1-b263-73c702c8dd3e" ] } ], "mendeley" : { "formattedCitation" : "(Passey et al., 2009; Haywood et al., 2013; Zhang et al., 2013b)", "plainTextFormattedCitation" : "(Passey et al., 2009; Haywood et al., 2013; Zhang et al., 2013b)", "previouslyFormattedCitation" : "(Passey et al., 2009; Haywood et al., 2013; Zhang et al., 2013b)" }, "properties" : { "noteIndex" : 0 }, "schema" : "https://github.com/citation-style-language/schema/raw/master/csl-citation.json" }</w:instrText>
      </w:r>
      <w:r w:rsidRPr="000D69DA">
        <w:rPr>
          <w:noProof/>
        </w:rPr>
        <w:fldChar w:fldCharType="separate"/>
      </w:r>
      <w:r w:rsidR="00393F8C">
        <w:rPr>
          <w:noProof/>
          <w:lang w:val="fr-CA"/>
        </w:rPr>
        <w:t>(Passey et al., 2009; Haywood et al., 2013; Zhang et al., 2013b)</w:t>
      </w:r>
      <w:r w:rsidRPr="000D69DA">
        <w:rPr>
          <w:noProof/>
        </w:rPr>
        <w:fldChar w:fldCharType="end"/>
      </w:r>
      <w:r w:rsidRPr="000D69DA">
        <w:rPr>
          <w:noProof/>
          <w:lang w:val="fr-CA"/>
        </w:rPr>
        <w:t xml:space="preserve">. </w:t>
      </w:r>
      <w:r w:rsidRPr="00E457C1">
        <w:rPr>
          <w:noProof/>
          <w:lang w:val="en-US"/>
        </w:rPr>
        <w:t xml:space="preserve">In model simulations of the mid-Pliocene, when globally averaged temperature was higher than present day, precipitation was larger in West African and South and East Asian monsoons than under pre-industrial conditions, consistent with proxy evidence </w:t>
      </w:r>
      <w:r w:rsidRPr="000D69DA">
        <w:rPr>
          <w:noProof/>
        </w:rPr>
        <w:fldChar w:fldCharType="begin" w:fldLock="1"/>
      </w:r>
      <w:ins w:id="1546" w:author="Robin Matthews" w:date="2021-06-15T13:08:00Z">
        <w:r w:rsidR="002B46E7">
          <w:rPr>
            <w:noProof/>
            <w:lang w:val="en-US"/>
          </w:rPr>
          <w:instrText>ADDIN CSL_CITATION { "citationItems" : [ { "id" : "ITEM-1", "itemData" : { "DOI" : "10.5194/cp-13-135-2017", "ISSN" : "1814-9332", "abstract" : "Abstract. The two components of the tropical overturning circulation, the meridional Hadley circulation (HC) and the zonal Walker circulation (WC), are key to the re-distribution of moisture, heat and mass in the atmosphere. The mid-Pliocene Warm Period (mPWP; \u223c 3.3\u20133 Ma) is considered a very rough analogue of near-term future climate change, yet changes to the tropical overturning circulations in the mPWP are poorly understood. Here, climate model simulations from the Pliocene Model Intercomparison Project (PlioMIP) are analyzed to show that the tropical overturning circulations in the mPWP were weaker than preindustrial circulations, just as they are projected to be in future climate change. The weakening HC response is consistent with future projections, and its strength is strongly related to the meridional gradient of sea surface warming between the tropical and subtropical oceans. The weakening of the WC is less robust in PlioMIP than in future projections, largely due to inter-model variations in simulated warming of the tropical Indian Ocean (TIO). When the TIO warms faster (slower) than the tropical mean, local upper tropospheric divergence increases (decreases) and the WC weakens less (more). These results provide strong evidence that changes to the tropical overturning circulation in the mPWP and future climate are primarily controlled by zonal (WC) and meridional (HC) gradients in tropical\u2013subtropical sea surface temperatures.", "author" : [ { "dropping-particle" : "", "family" : "Corvec", "given" : "Shawn", "non-dropping-particle" : "", "parse-names" : false, "suffix" : "" }, { "dropping-particle" : "", "family" : "Fletcher", "given" : "Christopher G.", "non-dropping-particle" : "", "parse-names" : false, "suffix" : "" } ], "container-title" : "Climate of the Past", "id" : "ITEM-1", "issue" : "2", "issued" : { "date-parts" : [ [ "2017", "2", "16" ] ] }, "page" : "135-147", "title" : "Changes to the tropical circulation in the mid-Pliocene and their implications for future climate", "translator" : [ { "dropping-particle" : "", "family" : "J6033", "given" : "", "non-dropping-particle" : "", "parse-names" : false, "suffix" : "" } ], "type" : "article-journal", "volume" : "13" }, "uris" : [ "http://www.mendeley.com/documents/?uuid=4dc0c388-71c0-4387-944d-5461440bc97d" ] }, { "id" : "ITEM-2", "itemData" : { "DOI" : "10.1007/s00382-015-2656-4", "ISSN" : "0930-7575", "author" : [ { "dropping-particle" : "", "family" : "Sun", "given" : "Yong", "non-dropping-particle" : "", "parse-names" : false, "suffix" : "" }, { "dropping-particle" : "", "family" : "Zhou", "given" : "Tianjun", "non-dropping-particle" : "", "parse-names" : false, "suffix" : "" }, { "dropping-particle" : "", "family" : "Ramstein", "given" : "Gilles", "non-dropping-particle" : "", "parse-names" : false, "suffix" : "" }, { "dropping-particle" : "", "family" : "Contoux", "given" : "Camille", "non-dropping-particle" : "", "parse-names" : false, "suffix" : "" }, { "dropping-particle" : "", "family" : "Zhang", "given" : "Zhongshi", "non-dropping-particle" : "", "parse-names" : false, "suffix" : "" } ], "container-title" : "Climate Dynamics", "id" : "ITEM-2", "issue" : "5-6", "issued" : { "date-parts" : [ [ "2016", "3", "30" ] ] }, "page" : "1437-1457", "title" : "Drivers and mechanisms for enhanced summer monsoon precipitation over East Asia during the mid-Pliocene in the IPSL-CM5A", "translator" : [ { "dropping-particle" : "", "family" : "J6030", "given" : "", "non-dropping-particle" : "", "parse-names" : false, "suffix" : "" } ], "type" : "article-journal", "volume" : "46" }, "uris" : [ "http://www.mendeley.com/documents/?uuid=0820f54a-0623-4378-8461-0d9e0122d6f5" ] }, { "id" : "ITEM-3", "itemData" : { "DOI" : "10.1007/s00376-014-4183-3", "ISSN" : "0256-1530", "author" : [ { "dropping-particle" : "", "family" : "Zhang", "given" : "Ran", "non-dropping-particle" : "", "parse-names" : false, "suffix" : "" }, { "dropping-particle" : "", "family" : "Jiang", "given" : "Dabang", "non-dropping-particle" : "", "parse-names" : false, "suffix" : "" }, { "dropping-particle" : "", "family" : "Zhang", "given" : "Zhongshi", "non-dropping-particle" : "", "parse-names" : false, "suffix" : "" } ], "container-title" : "Advances in Atmospheric Sciences", "id" : "ITEM-3", "issue" : "7", "issued" : { "date-parts" : [ [ "2015", "7", "29" ] ] }, "page" : "1016-1026", "title" : "Causes of mid-Pliocene strengthened summer and weakened winter monsoons over East Asia", "translator" : [ { "dropping-particle" : "", "family" : "J6031", "given" : "", "non-dropping-particle" : "", "parse-names" : false, "suffix" : "" } ], "type" : "article-journal", "volume" : "32" }, "uris" : [ "http://www.mendeley.com/documents/?uuid=eec4f5c4-e557-46e1-8263-a7d991c66e3f" ] }, { "id" : "ITEM-4", "itemData" : { "DOI" : "10.1029/2018GL080061", "ISSN" : "0094-8276", "author" : [ { "dropping-particle" : "", "family" : "Sun", "given" : "Yong", "non-dropping-particle" : "", "parse-names" : false, "suffix" : "" }, { "dropping-particle" : "", "family" : "Ramstein", "given" : "Gilles", "non-dropping-particle" : "", "parse-names" : false, "suffix" : "" }, { "dropping-particle" : "", "family" : "Li", "given" : "Laurent Z. X.", "non-dropping-particle" : "", "parse-names" : false, "suffix" : "" }, { "dropping-particle" : "", "family" : "Contoux", "given" : "Camille", "non-dropping-particle" : "", "parse-names" : false, "suffix" : "" }, { "dropping-particle" : "", "family" : "Tan", "given" : "Ning", "non-dropping-particle" : "", "parse-names" : false, "suffix" : "" }, { "dropping-particle" : "", "family" : "Zhou", "given" : "Tianjun", "non-dropping-particle" : "", "parse-names" : false, "suffix" : "" } ], "container-title" : "Geophysical Research Letters", "id" : "ITEM-4", "issue" : "22", "issued" : { "date-parts" : [ [ "2018", "11", "28" ] ] }, "page" : "12,523-12,533", "title" : "Quantifying East Asian Summer Monsoon Dynamics in the ECP4.5 Scenario With Reference to the Mid\u2010Piacenzian Warm Period", "translator" : [ { "dropping-particle" : "", "family" : "J6706", "given" : "", "non-dropping-particle" : "", "parse-names" : false, "suffix" : "" } ], "type" : "article-journal", "volume" : "45" }, "uris" : [ "http://www.mendeley.com/documents/?uuid=9b3ee9c2-41c9-41f8-802d-922ba6700de3" ] }, { "id" : "ITEM-5", "itemData" : { "DOI" : "10.1016/j.palaeo.2018.06.027", "ISSN" : "00310182", "author" : [ { "dropping-particle" : "", "family" : "Li", "given" : "Xiangyu", "non-dropping-particle" : "", "parse-names" : false, "suffix" : "" }, { "dropping-particle" : "", "family" : "Jiang", "given" : "Dabang", "non-dropping-particle" : "", "parse-names" : false, "suffix" : "" }, { "dropping-particle" : "", "family" : "Tian", "given" : "Zhiping", "non-dropping-particle" : "", "parse-names" : false, "suffix" : "" }, { "dropping-particle" : "", "family" : "Yang", "given" : "Yibo", "non-dropping-particle" : "", "parse-names" : false, "suffix" : "" } ], "container-title" : "Palaeogeography, Palaeoclimatology, Palaeoecology", "id" : "ITEM-5", "issued" : { "date-parts" : [ [ "2018", "12" ] ] }, "page" : "56-70", "title" : "Mid-Pliocene global land monsoon from PlioMIP1 simulations", "translator" : [ { "dropping-particle" : "", "family" : "J6697", "given" : "", "non-dropping-particle" : "", "parse-names" : false, "suffix" : "" } ], "type" : "article-journal", "volume" : "512" }, "uris" : [ "http://www.mendeley.com/documents/?uuid=96c7e649-f720-4ffc-b11c-16556da3d4d6" ] } ], "mendeley" : { "formattedCitation" : "(Zhang et al., 2015; Sun et al., 2016; Corvec and Fletcher, 2017; Li et al., 2018a; Sun et al., 2018)", "manualFormatting" : "(Zhang et al., 2015; Sun et al., 2016, 2018; Corvec and Fletcher, 2017; X. Li et al., 2018)", "plainTextFormattedCitation" : "(Zhang et al., 2015; Sun et al., 2016; Corvec and Fletcher, 2017; Li et al., 2018a; Sun et al., 2018)", "previouslyFormattedCitation" : "(Zhang et al., 2015; Sun et al., 2016; Corvec and Fletcher, 2017; Li et al., 2018a; Sun et al., 2018)" }, "properties" : { "noteIndex" : 0 }, "schema" : "https://github.com/citation-style-language/schema/raw/master/csl-citation.json" }</w:instrText>
        </w:r>
      </w:ins>
      <w:del w:id="1547" w:author="Robin Matthews" w:date="2021-06-15T13:08:00Z">
        <w:r w:rsidR="004505C7" w:rsidDel="002B46E7">
          <w:rPr>
            <w:noProof/>
            <w:lang w:val="en-US"/>
          </w:rPr>
          <w:delInstrText>ADDIN CSL_CITATION { "citationItems" : [ { "id" : "ITEM-1", "itemData" : { "DOI" : "10.5194/cp-13-135-2017", "ISSN" : "1814-9332", "abstract" : "Abstract. The two components of the tropical overturning circulation, the meridional Hadley circulation (HC) and the zonal Walker circulation (WC), are key to the re-distribution of moisture, heat and mass in the atmosphere. The mid-Pliocene Warm Period (mPWP; \u223c 3.3\u20133 Ma) is considered a very rough analogue of near-term future climate change, yet changes to the tropical overturning circulations in the mPWP are poorly understood. Here, climate model simulations from the Pliocene Model Intercomparison Project (PlioMIP) are analyzed to show that the tropical overturning circulations in the mPWP were weaker than preindustrial circulations, just as they are projected to be in future climate change. The weakening HC response is consistent with future projections, and its strength is strongly related to the meridional gradient of sea surface warming between the tropical and subtropical oceans. The weakening of the WC is less robust in PlioMIP than in future projections, largely due to inter-model variations in simulated warming of the tropical Indian Ocean (TIO). When the TIO warms faster (slower) than the tropical mean, local upper tropospheric divergence increases (decreases) and the WC weakens less (more). These results provide strong evidence that changes to the tropical overturning circulation in the mPWP and future climate are primarily controlled by zonal (WC) and meridional (HC) gradients in tropical\u2013subtropical sea surface temperatures.", "author" : [ { "dropping-particle" : "", "family" : "Corvec", "given" : "Shawn", "non-dropping-particle" : "", "parse-names" : false, "suffix" : "" }, { "dropping-particle" : "", "family" : "Fletcher", "given" : "Christopher G.", "non-dropping-particle" : "", "parse-names" : false, "suffix" : "" } ], "container-title" : "Climate of the Past", "id" : "ITEM-1", "issue" : "2", "issued" : { "date-parts" : [ [ "2017", "2", "16" ] ] }, "page" : "135-147", "title" : "Changes to the tropical circulation in the mid-Pliocene and their implications for future climate", "translator" : [ { "dropping-particle" : "", "family" : "J6033", "given" : "", "non-dropping-particle" : "", "parse-names" : false, "suffix" : "" } ], "type" : "article-journal", "volume" : "13" }, "uris" : [ "http://www.mendeley.com/documents/?uuid=4dc0c388-71c0-4387-944d-5461440bc97d" ] }, { "id" : "ITEM-2", "itemData" : { "DOI" : "10.1007/s00382-015-2656-4", "ISSN" : "0930-7575", "author" : [ { "dropping-particle" : "", "family" : "Sun", "given" : "Yong", "non-dropping-particle" : "", "parse-names" : false, "suffix" : "" }, { "dropping-particle" : "", "family" : "Zhou", "given" : "Tianjun", "non-dropping-particle" : "", "parse-names" : false, "suffix" : "" }, { "dropping-particle" : "", "family" : "Ramstein", "given" : "Gilles", "non-dropping-particle" : "", "parse-names" : false, "suffix" : "" }, { "dropping-particle" : "", "family" : "Contoux", "given" : "Camille", "non-dropping-particle" : "", "parse-names" : false, "suffix" : "" }, { "dropping-particle" : "", "family" : "Zhang", "given" : "Zhongshi", "non-dropping-particle" : "", "parse-names" : false, "suffix" : "" } ], "container-title" : "Climate Dynamics", "id" : "ITEM-2", "issue" : "5-6", "issued" : { "date-parts" : [ [ "2016", "3", "30" ] ] }, "page" : "1437-1457", "title" : "Drivers and mechanisms for enhanced summer monsoon precipitation over East Asia during the mid-Pliocene in the IPSL-CM5A", "translator" : [ { "dropping-particle" : "", "family" : "J6030", "given" : "", "non-dropping-particle" : "", "parse-names" : false, "suffix" : "" } ], "type" : "article-journal", "volume" : "46" }, "uris" : [ "http://www.mendeley.com/documents/?uuid=0820f54a-0623-4378-8461-0d9e0122d6f5" ] }, { "id" : "ITEM-3", "itemData" : { "DOI" : "10.1007/s00376-014-4183-3", "ISSN" : "0256-1530", "author" : [ { "dropping-particle" : "", "family" : "Zhang", "given" : "Ran", "non-dropping-particle" : "", "parse-names" : false, "suffix" : "" }, { "dropping-particle" : "", "family" : "Jiang", "given" : "Dabang", "non-dropping-particle" : "", "parse-names" : false, "suffix" : "" }, { "dropping-particle" : "", "family" : "Zhang", "given" : "Zhongshi", "non-dropping-particle" : "", "parse-names" : false, "suffix" : "" } ], "container-title" : "Advances in Atmospheric Sciences", "id" : "ITEM-3", "issue" : "7", "issued" : { "date-parts" : [ [ "2015", "7", "29" ] ] }, "page" : "1016-1026", "title" : "Causes of mid-Pliocene strengthened summer and weakened winter monsoons over East Asia", "translator" : [ { "dropping-particle" : "", "family" : "J6031", "given" : "", "non-dropping-particle" : "", "parse-names" : false, "suffix" : "" } ], "type" : "article-journal", "volume" : "32" }, "uris" : [ "http://www.mendeley.com/documents/?uuid=eec4f5c4-e557-46e1-8263-a7d991c66e3f" ] }, { "id" : "ITEM-4", "itemData" : { "DOI" : "10.1029/2018GL080061", "ISSN" : "0094-8276", "author" : [ { "dropping-particle" : "", "family" : "Sun", "given" : "Yong", "non-dropping-particle" : "", "parse-names" : false, "suffix" : "" }, { "dropping-particle" : "", "family" : "Ramstein", "given" : "Gilles", "non-dropping-particle" : "", "parse-names" : false, "suffix" : "" }, { "dropping-particle" : "", "family" : "Li", "given" : "Laurent Z. X.", "non-dropping-particle" : "", "parse-names" : false, "suffix" : "" }, { "dropping-particle" : "", "family" : "Contoux", "given" : "Camille", "non-dropping-particle" : "", "parse-names" : false, "suffix" : "" }, { "dropping-particle" : "", "family" : "Tan", "given" : "Ning", "non-dropping-particle" : "", "parse-names" : false, "suffix" : "" }, { "dropping-particle" : "", "family" : "Zhou", "given" : "Tianjun", "non-dropping-particle" : "", "parse-names" : false, "suffix" : "" } ], "container-title" : "Geophysical Research Letters", "id" : "ITEM-4", "issue" : "22", "issued" : { "date-parts" : [ [ "2018", "11", "28" ] ] }, "page" : "12,523-12,533", "title" : "Quantifying East Asian Summer Monsoon Dynamics in the ECP4.5 Scenario With Reference to the Mid\u2010Piacenzian Warm Period", "translator" : [ { "dropping-particle" : "", "family" : "J6706", "given" : "", "non-dropping-particle" : "", "parse-names" : false, "suffix" : "" } ], "type" : "article-journal", "volume" : "45" }, "uris" : [ "http://www.mendeley.com/documents/?uuid=9b3ee9c2-41c9-41f8-802d-922ba6700de3" ] }, { "id" : "ITEM-5", "itemData" : { "DOI" : "10.1016/j.palaeo.2018.06.027", "ISSN" : "00310182", "author" : [ { "dropping-particle" : "", "family" : "Li", "given" : "Xiangyu", "non-dropping-particle" : "", "parse-names" : false, "suff</w:delInstrText>
        </w:r>
        <w:r w:rsidR="004505C7" w:rsidRPr="001D5B54" w:rsidDel="002B46E7">
          <w:rPr>
            <w:noProof/>
            <w:rPrChange w:id="1548" w:author="Clotilde Pean" w:date="2021-06-21T14:14:00Z">
              <w:rPr>
                <w:noProof/>
                <w:lang w:val="en-US"/>
              </w:rPr>
            </w:rPrChange>
          </w:rPr>
          <w:delInstrText>ix" : "" }, { "dropping-particle" : "", "family" : "Jiang", "given" : "Dabang", "non-dropping-particle" : "", "parse-names" : false, "suffix" : "" }, { "dropping-particle" : "", "family" : "Tian", "given" : "Zhiping", "non-dropping-particle" : "", "parse-names" : false, "suffix" : "" }, { "dropping-particle" : "", "family" : "Yang", "given" : "Yibo", "non-dropping-particle" : "", "parse-names" : false, "suffix" : "" } ], "container-title" : "Palaeogeography, Palaeoclimatology, Palaeoecology", "id" : "ITEM-5", "issued" : { "date-parts" : [ [ "2018", "12" ] ] }, "page" : "56-70", "title" : "Mid-Pliocene global land monsoon from PlioMIP1 simulations", "translator" : [ { "dropping-particle" : "", "family" : "J6697", "given" : "", "non-dropping-particle" : "", "parse-names" : false, "suffix" : "" } ], "type" : "article-journal", "volume" : "512" }, "uris" : [ "http://www.mendeley.com/documents/?uuid=96c7e649-f720-4ffc-b11c-16556da3d4d6" ] } ], "mendeley" : { "formattedCitation" : "(Zhang et al., 2015; Sun et al., 2016; Corvec and Fletcher, 2017; Li et al., 2018a; Sun et al., 2018)", "plainTextFormattedCitation" : "(Zhang et al., 2015; Sun et al., 2016; Corvec and Fletcher, 2017; Li et al., 2018a; Sun et al., 2018)", "previouslyFormattedCitation" : "(Zhang et al., 2015; Sun et al., 2016; Corvec and Fletcher, 2017; Li et al., 2018a; Sun et al., 2018)" }, "properties" : { "noteIndex" : 0 }, "schema" : "https://github.com/citation-style-language/schema/raw/master/csl-citation.json" }</w:delInstrText>
        </w:r>
      </w:del>
      <w:r w:rsidRPr="000D69DA">
        <w:rPr>
          <w:noProof/>
        </w:rPr>
        <w:fldChar w:fldCharType="separate"/>
      </w:r>
      <w:r w:rsidR="00393F8C">
        <w:rPr>
          <w:noProof/>
          <w:lang w:val="fr-CA"/>
        </w:rPr>
        <w:t>(Zhang et al., 2015; Sun et al., 2016, 2018; Corvec and Fletcher, 2017; X. Li et al., 2018)</w:t>
      </w:r>
      <w:r w:rsidRPr="000D69DA">
        <w:rPr>
          <w:noProof/>
        </w:rPr>
        <w:fldChar w:fldCharType="end"/>
      </w:r>
      <w:r w:rsidRPr="006D353D">
        <w:rPr>
          <w:noProof/>
          <w:lang w:val="fr-CA"/>
        </w:rPr>
        <w:t xml:space="preserve">. </w:t>
      </w:r>
      <w:r w:rsidRPr="000D69DA">
        <w:rPr>
          <w:noProof/>
        </w:rPr>
        <w:fldChar w:fldCharType="begin" w:fldLock="1"/>
      </w:r>
      <w:r w:rsidR="00E719C0">
        <w:rPr>
          <w:noProof/>
          <w:lang w:val="fr-CA"/>
        </w:rPr>
        <w:instrText>ADDIN CSL_CITATION { "citationItems" : [ { "id" : "ITEM-1", "itemData" : { "DOI" : "10.1016/j.gloplacha.2018.12.002", "ISSN" : "09218181", "author" : [ { "dropping-particle" : "", "family" : "Prescott", "given" : "C.L.", "non-dropp</w:instrText>
      </w:r>
      <w:r w:rsidR="00E719C0" w:rsidRPr="001D5B54">
        <w:rPr>
          <w:noProof/>
          <w:rPrChange w:id="1549" w:author="Clotilde Pean" w:date="2021-06-21T14:14:00Z">
            <w:rPr>
              <w:noProof/>
              <w:lang w:val="en-GB"/>
            </w:rPr>
          </w:rPrChange>
        </w:rPr>
        <w:instrText>ing-particle" : "", "parse-names" : false, "suffix" : "" }, { "dropping-particle" : "", "family" : "Haywood", "given" : "A.M.", "non-dropping-particle" : "", "parse-names" : false, "suffix" : "" }, { "dropping-particle" : "", "family" : "Dolan", "given" : "A.M.", "non-dropping-particle" : "", "parse-names" : false, "suffix" : "" }, { "dropping-particle" : "", "family" : "Hunter", "given" : "S.J.", "non-dropping-particle" : "", "parse-names" : false, "suffix" : "" }, { "dropping-particle" : "", "family" : "Tindall", "given" : "J.C.", "non-dropping-particle" : "", "parse-names" : false, "suffix" : "" } ], "container-title" : "Global and Planetary Change", "id" : "ITEM-1", "issued" : { "date-parts" : [ [ "2019", "2" ] ] }, "page" : "33-46", "title" : "Indian monsoon variability in response to orbital forcing during the late Pliocene", "translator" : [ { "dropping-particle" : "", "family" : "J6698", "given" : "", "non-dropping-particle" : "", "parse-names" : false, "suffix" : "" } ], "type" : "article-journal", "volume" : "173" }, "uris" : [ "http://www.mendeley.com/documents/?uuid=3cbb0481-6232-4abf-9630-42af2bb4fd52" ] } ], "mendeley" : { "formattedCitation" : "(Prescott et al., 2019)", "manualFormatting" : "Prescott et al. (2019)", "plainTextFormattedCitation" : "(Prescott et al., 2019)", "previouslyFormattedCitation" : "(Prescott et al., 2019)" }, "properties" : { "noteIndex" : 0 }, "schema" : "https://github.com/citation-style-language/schema/raw/master/csl-citation.json" }</w:instrText>
      </w:r>
      <w:r w:rsidRPr="000D69DA">
        <w:rPr>
          <w:noProof/>
        </w:rPr>
        <w:fldChar w:fldCharType="separate"/>
      </w:r>
      <w:r w:rsidR="00393F8C">
        <w:rPr>
          <w:noProof/>
          <w:lang w:val="es-UY"/>
        </w:rPr>
        <w:t>Prescott et al. (2019)</w:t>
      </w:r>
      <w:r w:rsidRPr="000D69DA">
        <w:rPr>
          <w:noProof/>
        </w:rPr>
        <w:fldChar w:fldCharType="end"/>
      </w:r>
      <w:r w:rsidRPr="000D69DA">
        <w:rPr>
          <w:noProof/>
          <w:lang w:val="es-UY"/>
        </w:rPr>
        <w:t xml:space="preserve"> and </w:t>
      </w:r>
      <w:r w:rsidRPr="000D69DA">
        <w:rPr>
          <w:noProof/>
        </w:rPr>
        <w:fldChar w:fldCharType="begin" w:fldLock="1"/>
      </w:r>
      <w:r w:rsidR="00110E10">
        <w:rPr>
          <w:noProof/>
          <w:lang w:val="es-UY"/>
        </w:rPr>
        <w:instrText>ADDIN CSL_CITATION { "citationItems" : [ { "id" : "ITEM-1", "itemData" : { "DOI" : "10.1007/s00382-019-04834-w", "ISSN" : "0930-7575", "author" : [ { "dropping-particle" : "", "family" : "Zhang", "given" : "Ran", "non-dropping-particle" : "", "parse-names" : false, "suffix" : "" }, { "dropping-particle" : "", "family" : "Jiang", "given" : "Dabang", "non-dropping-particle" : "", "parse-names" : false, "suffix" : "" }, { "dropping-particle" : "", "family" : "Zhang", "given" : "Zhongshi", "non-dropping-particle" : "", "parse-names" : false, "suffix" : "" }, { "dropping-particle" : "", "family" : "Yan", "given" : "Qing", "non-dropping-particle" : "", "parse-names" : false, "suffix" : "" }, { "dropping-particle" : "", "family" : "Li", "given" : "Xiangyu", "non-dropping-particle" : "", "parse-names" : false, "suffix" : "" } ], "container-title" : "Climate Dynamics", "id" : "ITEM-1", "issue" : "7-8", "issued" : { "date-parts" : [ [ "2019", "10", "1" ] ] }, "page" : "4871-4886", "title" : "Modeling the late Pliocene global monsoon response to individual boundary conditions", "translator" : [ { "dropping-particle" : "", "family" : "J6696", "given" : "", "non-dropping-particle" : "", "parse-names" : false, "suffix" : "" } ], "type" : "article-journal", "volume" : "53" }, "uris" : [ "http://www.mendeley.com/documents/?uuid=362ccef1-1f34-482a-868d-37b0cb700105" ] } ], "mendeley" : { "formattedCitation" : "(Zhang et al., 2019b)", "manualFormatting" : "R. Zhang et al. (2019)", "plainTextFormattedCitation" : "(Zhang et al., 2019b)", "previouslyFormattedCitation" : "(Zhang et al., 2019b)" }, "properties" : { "noteIndex" : 0 }, "schema" : "https://github.com/citation-style-language/schema/raw/master/csl-citation.json" }</w:instrText>
      </w:r>
      <w:r w:rsidRPr="000D69DA">
        <w:rPr>
          <w:noProof/>
        </w:rPr>
        <w:fldChar w:fldCharType="separate"/>
      </w:r>
      <w:r w:rsidR="00393F8C">
        <w:rPr>
          <w:noProof/>
          <w:lang w:val="es-UY"/>
        </w:rPr>
        <w:t>R. Zhang et al. (2019)</w:t>
      </w:r>
      <w:r w:rsidRPr="000D69DA">
        <w:rPr>
          <w:noProof/>
        </w:rPr>
        <w:fldChar w:fldCharType="end"/>
      </w:r>
      <w:r w:rsidRPr="00E457C1">
        <w:rPr>
          <w:noProof/>
          <w:lang w:val="en-US"/>
        </w:rPr>
        <w:t xml:space="preserve"> find an important role for orbital forcing and CO</w:t>
      </w:r>
      <w:r w:rsidRPr="00E457C1">
        <w:rPr>
          <w:noProof/>
          <w:vertAlign w:val="subscript"/>
          <w:lang w:val="en-US"/>
        </w:rPr>
        <w:t>2</w:t>
      </w:r>
      <w:r w:rsidRPr="00E457C1">
        <w:rPr>
          <w:noProof/>
          <w:lang w:val="en-US"/>
        </w:rPr>
        <w:t xml:space="preserve"> in the mid-Pliocene monsoon expansion and intensification. </w:t>
      </w:r>
      <w:r w:rsidRPr="00E457C1">
        <w:rPr>
          <w:noProof/>
          <w:lang w:val="en-US" w:eastAsia="ja-JP"/>
        </w:rPr>
        <w:t xml:space="preserve">Models are also able to capture </w:t>
      </w:r>
      <w:r w:rsidRPr="00E457C1">
        <w:rPr>
          <w:noProof/>
          <w:lang w:val="en-US"/>
        </w:rPr>
        <w:t xml:space="preserve">interhemispherically contrasting monsoon changes in the Last Interglacial in response to orbital forcing and greenhouse gases, with wetter West African and Asian monsoons and a drier South American monsoon as seen in proxies </w:t>
      </w:r>
      <w:r w:rsidRPr="000D69DA">
        <w:rPr>
          <w:noProof/>
        </w:rPr>
        <w:fldChar w:fldCharType="begin" w:fldLock="1"/>
      </w:r>
      <w:r w:rsidR="00E719C0">
        <w:rPr>
          <w:noProof/>
          <w:lang w:val="en-US"/>
        </w:rPr>
        <w:instrText>ADDIN CSL_CITATION { "citationItems" : [ { "id" : "ITEM-1", "itemData" : { "DOI" : "10.1002/2013GL058999", "ISSN" : "00948276", "author" : [ { "dropping-particle" : "", "family" : "Govin", "given" : "Aline", "non-dropping-particle" : "", "parse-names" : false, "suffix" : "" }, { "dropping-particle" : "", "family" : "Varma", "given" : "Vidya", "non-dropping-particle" : "", "parse-names" : false, "suffix" : "" }, { "dropping-particle" : "", "family" : "Prange", "given" : "Matthias", "non-dropping-particle" : "", "parse-names" : false, "suffix" : "" } ], "container-title" : "Geophysical Research Letters", "id" : "ITEM-1", "issue" : "6", "issued" : { "date-parts" : [ [ "2014", "3", "28" ] ] }, "page" : "2117-2125", "title" : "Astronomically forced variations in western African rainfall (21\u00b0N-20\u00b0S) during the Last Interglacial period", "translator" : [ { "dropping-particle" : "", "family" : "J6032", "given" : "", "non-dropping-particle" : "", "parse-names" : false, "suffix" : "" } ], "type" : "article-journal", "volume" : "41" }, "uris" : [ "http://www.mendeley.com/documents/?uuid=35cea06e-7966-420c-896f-74e4044df2e7" ] }, { "id" : "ITEM-2", "itemData" : { "DOI" : "10.1002/2017MS001056", "ISSN" : "19422466", "author" : [ { "dropping-particle" : "", "family" : "Gierz", "given" : "Paul", "non-dropping-particle" : "", "parse-names" : false, "suffix" : "" }, { "dropping-particle" : "", "family" : "Werner", "given" : "Martin", "non-dropping-particle" : "", "parse-names" : false, "suffix" : "" }, { "dropping-particle" : "", "family" : "Lohmann", "given" : "Gerrit", "non-dropping-particle" : "", "parse-names" : false, "suffix" : "" } ], "container-title" : "Journal of Advances in Modeling Earth Systems", "id" : "ITEM-2", "issue" : "5", "issued" : { "date-parts" : [ [ "2017", "9" ] ] }, "page" : "2027-2045", "title" : "Simulating climate and stable water isotopes during the Last Interglacial using a coupled climate-isotope model", "translator" : [ { "dropping-particle" : "", "family" : "J6036", "given" : "", "non-dropping-particle" : "", "parse-names" : false, "suffix" : "" } ], "type" : "article-journal", "volume" : "9" }, "uris" : [ "http://www.mendeley.com/documents/?uuid=c3907f2f-810a-425a-b1e3-67d4f1c5a696" ] }, { "id" : "ITEM-3", "itemData" : { "DOI" : "10.1007/s00382-016-3274-5", "ISSN" : "0930-7575", "author" : [ { "dropping-particle" : "", "family" : "Pedersen", "given" : "Rasmus A.", "non-dropping-particle" : "", "parse-names" : false, "suffix" : "" }, { "dropping-particle" : "", "family" : "Langen", "given" : "Peter L.", "non-dropping-particle" : "", "parse-names" : false, "suffix" : "" }, { "dropping-particle" : "", "family" : "Vinther", "given" : "Bo M.", "non-dropping-particle" : "", "parse-names" : false, "suffix" : "" } ], "container-title" : "Climate Dynamics", "id" : "ITEM-3", "issue" : "9-10", "issued" : { "date-parts" : [ [ "2017", "5", "22" ] ] }, "page" : "3391-3407", "title" : "The last interglacial climate: comparing direct and indirect impacts of insolation changes", "translator" : [ { "dropping-particle" : "", "family" : "J6037", "given" : "", "non-dropping-particle" : "", "parse-names" : false, "suffix" : "" } ], "type" : "article-journal", "volume" : "48" }, "uris" : [ "http://www.mendeley.com/documents/?uuid=46e1fa02-a3a9-4666-8a6f-5126e4f6a20b" ] } ], "mendeley" : { "formattedCitation" : "(Govin et al., 2014; Gierz et al., 2017; Pedersen et al., 2017)", "plainTextFormattedCitation" : "(Govin et al., 2014; Gierz et al., 2017; Pedersen et al., 2017)", "previouslyFormattedCitation" : "(Govin et al., 2014; Gierz et al., 2017; Pedersen et al., 2017)" }, "properties" : { "noteIndex" : 0 }, "schema" : "https://github.com/citation-style-language/schema/raw/master/csl-citation.json" }</w:instrText>
      </w:r>
      <w:r w:rsidRPr="000D69DA">
        <w:rPr>
          <w:noProof/>
        </w:rPr>
        <w:fldChar w:fldCharType="separate"/>
      </w:r>
      <w:r w:rsidR="00393F8C">
        <w:rPr>
          <w:noProof/>
          <w:lang w:val="en-US"/>
        </w:rPr>
        <w:t>(Govin et al., 2014; Gierz et al., 2017; Pedersen et al., 2017)</w:t>
      </w:r>
      <w:r w:rsidRPr="000D69DA">
        <w:rPr>
          <w:noProof/>
        </w:rPr>
        <w:fldChar w:fldCharType="end"/>
      </w:r>
      <w:r w:rsidRPr="00E457C1">
        <w:rPr>
          <w:noProof/>
          <w:lang w:val="en-US"/>
        </w:rPr>
        <w:t xml:space="preserve">. In overall agreement with proxy evidence, a model with transient forcing simulates wetting and drying respectively of the Southern and </w:t>
      </w:r>
      <w:r w:rsidR="009F59CD" w:rsidRPr="00E457C1">
        <w:rPr>
          <w:noProof/>
          <w:lang w:val="en-US"/>
        </w:rPr>
        <w:t>N</w:t>
      </w:r>
      <w:ins w:id="1550" w:author="Sara M Tuson" w:date="2021-06-27T08:36:00Z">
        <w:r w:rsidR="00286C09">
          <w:rPr>
            <w:noProof/>
            <w:lang w:val="en-US"/>
          </w:rPr>
          <w:t xml:space="preserve">orthern </w:t>
        </w:r>
      </w:ins>
      <w:r w:rsidR="009F59CD" w:rsidRPr="00E457C1">
        <w:rPr>
          <w:noProof/>
          <w:lang w:val="en-US"/>
        </w:rPr>
        <w:t>H</w:t>
      </w:r>
      <w:ins w:id="1551" w:author="Sara M Tuson" w:date="2021-06-27T08:36:00Z">
        <w:r w:rsidR="00286C09">
          <w:rPr>
            <w:noProof/>
            <w:lang w:val="en-US"/>
          </w:rPr>
          <w:t>emisphere</w:t>
        </w:r>
      </w:ins>
      <w:r w:rsidRPr="00E457C1">
        <w:rPr>
          <w:noProof/>
          <w:lang w:val="en-US"/>
        </w:rPr>
        <w:t xml:space="preserve"> monsoons during the last deglaciation, with an important contribution from Atlantic Meridional Overturning Circulation</w:t>
      </w:r>
      <w:r w:rsidR="00D818F8" w:rsidRPr="00E457C1">
        <w:rPr>
          <w:noProof/>
          <w:lang w:val="en-US"/>
        </w:rPr>
        <w:t xml:space="preserve"> (AMOC)</w:t>
      </w:r>
      <w:r w:rsidRPr="00E457C1">
        <w:rPr>
          <w:noProof/>
          <w:lang w:val="en-US"/>
        </w:rPr>
        <w:t xml:space="preserve"> slowdown </w:t>
      </w:r>
      <w:r w:rsidRPr="000D69DA">
        <w:rPr>
          <w:noProof/>
        </w:rPr>
        <w:fldChar w:fldCharType="begin" w:fldLock="1"/>
      </w:r>
      <w:r w:rsidR="00E719C0">
        <w:rPr>
          <w:noProof/>
          <w:lang w:val="en-US"/>
        </w:rPr>
        <w:instrText>ADDIN CSL_CITATION { "citationItems" : [ { "id" : "ITEM-1", "itemData" : { "DOI" : "10.1038/nature17450", "ISSN" : "0028-0836", "author" : [ { "dropping-particle" : "", "family" : "Mohtadi", "given" : "Mahyar", "non-dropping-particle" : "", "parse-names" : false, "suffix" : "" }, { "dropping-particle" : "", "family" : "Prange", "given" : "Matthias", "non-dropping-particle" : "", "parse-names" : false, "suffix" : "" }, { "dropping-particle" : "", "family" : "Steinke", "given" : "Stephan", "non-dropping-particle" : "", "parse-names" : false, "suffix" : "" } ], "container-title" : "Nature", "id" : "ITEM-1", "issue" : "7602", "issued" : { "date-parts" : [ [ "2016", "5", "12" ] ] }, "page" : "191-199", "title" : "Palaeoclimatic insights into forcing and response of monsoon rainfall", "translator" : [ { "dropping-particle" : "", "family" : "J5286", "given" : "", "non-dropping-particle" : "", "parse-names" : false, "suffix" : "" } ], "type" : "article-journal", "volume" : "533" }, "uris" : [ "http://www.mendeley.com/documents/?uuid=60e6fd7f-5141-4ee1-b456-ab4e56a19ebb" ] }, { "id" : "ITEM-2", "itemData" : { "DOI" : "10.1126/science.1259531", "ISSN" : "0036-8075", "abstract" : "During the last deglaciation, wetter conditions developed abruptly ~14,700 years ago in southeastern equatorial and northern Africa and continued into the Holocene. Explaining the abrupt onset and hemispheric coherence of this early African Humid Period is challenging due to opposing seasonal insolation patterns. In this work, we use a transient simulation with a climate model that provides a mechanistic understanding of deglacial tropical African precipitation changes. Our results show that meltwater-induced reduction in the Atlantic meridional overturning circulation (AMOC) during the early deglaciation suppressed precipitation in both regions. Once the AMOC reestablished, wetter conditions developed north of the equator in response to high summer insolation and increasing greenhouse gas (GHG) concentrations, whereas wetter conditions south of the equator were a response primarily to the GHG increase.", "author" : [ { "dropping-particle" : "", "family" : "Otto-Bliesner", "given" : "Bette L.", "non-dropping-particle" : "", "parse-names" : false, "suffix" : "" }, { "dropping-particle" : "", "family" : "Russell", "given" : "James M.", "non-dropping-particle" : "", "parse-names" : false, "suffix" : "" }, { "dropping-particle" : "", "family" : "Clark", "given" : "Peter U.", "non-dropping-particle" : "", "parse-names" : false, "suffix" : "" }, { "dropping-particle" : "", "family" : "Liu", "given" : "Zhengyu", "non-dropping-particle" : "", "parse-names" : false, "suffix" : "" }, { "dropping-particle" : "", "family" : "Overpeck", "given" : "Jonathan T.", "non-dropping-particle" : "", "parse-names" : false, "suffix" : "" }, { "dropping-particle" : "", "family" : "Konecky", "given" : "Bronwen", "non-dropping-particle" : "", "parse-names" : false, "suffix" : "" }, { "dropping-particle" : "", "family" : "DeMenocal", "given" : "Peter", "non-dropping-particle" : "", "parse-names" : false, "suffix" : "" }, { "dropping-particle" : "", "family" : "Nicholson", "given" : "Sharon E.", "non-dropping-particle" : "", "parse-names" : false, "suffix" : "" }, { "dropping-particle" : "", "family" : "He", "given" : "Feng", "non-dropping-particle" : "", "parse-names" : false, "suffix" : "" }, { "dropping-particle" : "", "family" : "Lu", "given" : "Zhengyao", "non-dropping-particle" : "", "parse-names" : false, "suffix" : "" } ], "container-title" : "Science", "id" : "ITEM-2", "issue" : "6214", "issued" : { "date-parts" : [ [ "2014", "12", "5" ] ] }, "page" : "1223-1227", "title" : "Coherent changes of southeastern equatorial and northern African rainfall during the last deglaciation", "translator" : [ { "dropping-particle" : "", "family" : "J6765", "given" : "", "non-dropping-particle" : "", "parse-names" : false, "suffix" : "" } ], "type" : "article-journal", "volume" : "346" }, "uris" : [ "http://www.mendeley.com/documents/?uuid=4b17dd0a-feec-455e-94ad-8c5f9e2338e9" ] } ], "mendeley" : { "formattedCitation" : "(Otto-Bliesner et al., 2014; Mohtadi et al., 2016)", "plainTextFormattedCitation" : "(Otto-Bliesner et al., 2014; Mohtadi et al., 2016)", "previouslyFormattedCitation" : "(Otto-Bliesner et al., 2014; Mohtadi et al., 2016)" }, "properties" : { "noteIndex" : 0 }, "schema" : "https://github.com/citation-style-language/schema/raw/master/csl-citation.json" }</w:instrText>
      </w:r>
      <w:r w:rsidRPr="000D69DA">
        <w:rPr>
          <w:noProof/>
        </w:rPr>
        <w:fldChar w:fldCharType="separate"/>
      </w:r>
      <w:r w:rsidR="00393F8C">
        <w:rPr>
          <w:noProof/>
          <w:lang w:val="en-US"/>
        </w:rPr>
        <w:t>(Otto-Bliesner et al., 2014; Mohtadi et al., 2016)</w:t>
      </w:r>
      <w:r w:rsidRPr="000D69DA">
        <w:rPr>
          <w:noProof/>
        </w:rPr>
        <w:fldChar w:fldCharType="end"/>
      </w:r>
      <w:r w:rsidRPr="00E457C1">
        <w:rPr>
          <w:noProof/>
          <w:lang w:val="en-US"/>
        </w:rPr>
        <w:t xml:space="preserve">. </w:t>
      </w:r>
    </w:p>
    <w:p w14:paraId="0C48BB79" w14:textId="77777777" w:rsidR="008467D1" w:rsidRPr="00E457C1" w:rsidRDefault="008467D1" w:rsidP="008467D1">
      <w:pPr>
        <w:pStyle w:val="AR6BodyText"/>
        <w:rPr>
          <w:noProof/>
          <w:lang w:val="en-US"/>
        </w:rPr>
      </w:pPr>
    </w:p>
    <w:p w14:paraId="17CB99F2" w14:textId="7D99E6E2" w:rsidR="008467D1" w:rsidRPr="00E457C1" w:rsidRDefault="008467D1" w:rsidP="009F594A">
      <w:pPr>
        <w:pStyle w:val="AR6BodyText"/>
        <w:rPr>
          <w:noProof/>
          <w:lang w:val="en-US" w:eastAsia="ja-JP"/>
        </w:rPr>
      </w:pPr>
      <w:r w:rsidRPr="00E457C1">
        <w:rPr>
          <w:noProof/>
          <w:lang w:val="en-US"/>
        </w:rPr>
        <w:t xml:space="preserve">During the mid-Holocene, global monsoons were stronger especially in the </w:t>
      </w:r>
      <w:r w:rsidR="009F59CD" w:rsidRPr="00E457C1">
        <w:rPr>
          <w:noProof/>
          <w:lang w:val="en-US"/>
        </w:rPr>
        <w:t>N</w:t>
      </w:r>
      <w:ins w:id="1552" w:author="Sara M Tuson" w:date="2021-06-27T08:36:00Z">
        <w:r w:rsidR="00286C09">
          <w:rPr>
            <w:noProof/>
            <w:lang w:val="en-US"/>
          </w:rPr>
          <w:t xml:space="preserve">orthern </w:t>
        </w:r>
      </w:ins>
      <w:r w:rsidR="009F59CD" w:rsidRPr="00E457C1">
        <w:rPr>
          <w:noProof/>
          <w:lang w:val="en-US"/>
        </w:rPr>
        <w:t>H</w:t>
      </w:r>
      <w:ins w:id="1553" w:author="Sara M Tuson" w:date="2021-06-27T08:36:00Z">
        <w:r w:rsidR="00286C09">
          <w:rPr>
            <w:noProof/>
            <w:lang w:val="en-US"/>
          </w:rPr>
          <w:t>emisphere</w:t>
        </w:r>
      </w:ins>
      <w:r w:rsidRPr="00E457C1">
        <w:rPr>
          <w:noProof/>
          <w:lang w:val="en-US"/>
        </w:rPr>
        <w:t xml:space="preserve"> with an expansion of the West African monsoon domain in response to orbital forcing </w:t>
      </w:r>
      <w:r w:rsidRPr="000D69DA">
        <w:rPr>
          <w:noProof/>
        </w:rPr>
        <w:fldChar w:fldCharType="begin" w:fldLock="1"/>
      </w:r>
      <w:r w:rsidR="00E719C0">
        <w:rPr>
          <w:noProof/>
          <w:lang w:val="en-US"/>
        </w:rPr>
        <w:instrText>ADDIN CSL_CITATION { "citationItems" : [ { "id" : "ITEM-1", "itemData" : { "DOI" : "10.1038/s41561-018-0137-1", "ISSN" : "1752-0894", "author" : [ { "dropping-particle" : "", "family" : "Biasutti", "given" : "Michela", "non-dropping-particle" : "", "parse-names" : false, "suffix" : "" }, { "dropping-particle" : "", "family" : "Voigt", "given" : "Aiko", "non-dropping-particle" : "", "parse-names" : false, "suffix" : "" }, { "dropping-particle" : "", "family" : "Boos", "given" : "William R.", "non-dropping-particle" : "", "parse-names" : false, "suffix" : "" }, { "dropping-particle" : "", "family" : "Braconnot", "given" : "Pascale", "non-dropping-particle" : "", "parse-names" : false, "suffix" : "" }, { "dropping-particle" : "", "family" : "Hargreaves", "given" : "Julia C.", "non-dropping-particle" : "", "parse-names" : false, "suffix" : "" }, { "dropping-particle" : "", "family" : "Harrison", "given" : "Sandy P.", "non-dropping-particle" : "", "parse-names" : false, "suffix" : "" }, { "dropping-particle" : "", "family" : "Kang", "given" : "Sarah M.", "non-dropping-particle" : "", "parse-names" : false, "suffix" : "" }, { "dropping-particle" : "", "family" : "Mapes", "given" : "Brian E.", "non-dropping-particle" : "", "parse-names" : false, "suffix" : "" }, { "dropping-particle" : "", "family" : "Scheff", "given" : "Jacob", "non-dropping-particle" : "", "parse-names" : false, "suffix" : "" }, { "dropping-particle" : "", "family" : "Schumacher", "given" : "Courtney", "non-dropping-particle" : "", "parse-names" : false, "suffix" : "" }, { "dropping-particle" : "", "family" : "Sobel", "given" : "Adam H.", "non-dropping-particle" : "", "parse-names" : false, "suffix" : "" }, { "dropping-particle" : "", "family" : "Xie", "given" : "Shang-Ping", "non-dropping-particle" : "", "parse-names" : false, "suffix" : "" } ], "container-title" : "Nature Geoscience", "id" : "ITEM-1", "issue" : "6", "issued" : { "date-parts" : [ [ "2018", "6" ] ] }, "page" : "392-400", "title" : "Global energetics and local physics as drivers of past, present and future monsoons", "translator" : [ { "dropping-particle" : "", "family" : "J6056", "given" : "", "non-dropping-particle" : "", "parse-names" : false, "suffix" : "" } ], "type" : "article-journal", "volume" : "11" }, "uris" : [ "http://www.mendeley.com/documents/?uuid=08351bd8-0999-449a-8faa-278ddd5bb53c" ] } ], "mendeley" : { "formattedCitation" : "(Biasutti et al., 2018)", "manualFormatting" : "(Biasutti et al., 2018", "plainTextFormattedCitation" : "(Biasutti et al., 2018)", "previouslyFormattedCitation" : "(Biasutti et al., 2018)" }, "properties" : { "noteIndex" : 0 }, "schema" : "https://github.com/citation-style-language/schema/raw/master/csl-citation.json" }</w:instrText>
      </w:r>
      <w:r w:rsidRPr="000D69DA">
        <w:rPr>
          <w:noProof/>
        </w:rPr>
        <w:fldChar w:fldCharType="separate"/>
      </w:r>
      <w:r w:rsidR="00393F8C">
        <w:rPr>
          <w:noProof/>
          <w:lang w:val="en-US"/>
        </w:rPr>
        <w:t>(Biasutti et al., 2018</w:t>
      </w:r>
      <w:r w:rsidRPr="000D69DA">
        <w:rPr>
          <w:noProof/>
        </w:rPr>
        <w:fldChar w:fldCharType="end"/>
      </w:r>
      <w:r w:rsidRPr="00E457C1">
        <w:rPr>
          <w:noProof/>
          <w:lang w:val="en-US"/>
        </w:rPr>
        <w:t xml:space="preserve">; Section 2.3.1.4.2). Simulations of the mid-Holocene with CMIP5 and CMIP6 models qualitatively capture the stronger </w:t>
      </w:r>
      <w:r w:rsidR="009F59CD" w:rsidRPr="00E457C1">
        <w:rPr>
          <w:noProof/>
          <w:lang w:val="en-US"/>
        </w:rPr>
        <w:t>N</w:t>
      </w:r>
      <w:ins w:id="1554" w:author="Sara M Tuson" w:date="2021-06-27T08:36:00Z">
        <w:r w:rsidR="00286C09">
          <w:rPr>
            <w:noProof/>
            <w:lang w:val="en-US"/>
          </w:rPr>
          <w:t xml:space="preserve">orthern </w:t>
        </w:r>
      </w:ins>
      <w:r w:rsidR="009F59CD" w:rsidRPr="00E457C1">
        <w:rPr>
          <w:noProof/>
          <w:lang w:val="en-US"/>
        </w:rPr>
        <w:t>H</w:t>
      </w:r>
      <w:ins w:id="1555" w:author="Sara M Tuson" w:date="2021-06-27T08:36:00Z">
        <w:r w:rsidR="00286C09">
          <w:rPr>
            <w:noProof/>
            <w:lang w:val="en-US"/>
          </w:rPr>
          <w:t>emisphere</w:t>
        </w:r>
      </w:ins>
      <w:r w:rsidRPr="00E457C1">
        <w:rPr>
          <w:noProof/>
          <w:lang w:val="en-US"/>
        </w:rPr>
        <w:t xml:space="preserve"> monsoon </w:t>
      </w:r>
      <w:r w:rsidRPr="000D69DA">
        <w:rPr>
          <w:noProof/>
        </w:rPr>
        <w:fldChar w:fldCharType="begin" w:fldLock="1"/>
      </w:r>
      <w:r w:rsidR="00E719C0">
        <w:rPr>
          <w:noProof/>
          <w:lang w:val="en-US"/>
        </w:rPr>
        <w:instrText>ADDIN CSL_CITATION { "citationItems" : [ { "id" : "ITEM-1", "itemData" : { "DOI" : "10.1007/s00382-014-2175-8", "ISSN" : "0930-7575", "author" : [ { "dropping-particle" : "", "family" : "Jiang", "given" : "Dabang", "non-dropping-particle" : "", "parse-names" : false, "suffix" : "" }, { "dropping-particle" : "", "family" : "Tian", "given" : "Zhiping", "non-dropping-particle" : "", "parse-names" : false, "suffix" : "" }, { "dropping-particle" : "", "family" : "Lang", "given" : "Xianmei", "non-dropping-particle" : "", "parse-names" : false, "suffix" : "" } ], "container-title" : "Climate Dynamics", "id" : "ITEM-1", "issue" : "9-10", "issued" : { "date-parts" : [ [ "2015", "5", "20" ] ] }, "page" : "2493-2512", "title" : "Mid-Holocene global monsoon area and precipitation from PMIP simulations", "translator" : [ { "dropping-particle" : "", "family" : "J5287", "given" : "", "non-dropping-particle" : "", "parse-names" : false, "suffix" : "" } ], "type" : "article-journal", "volume" : "44" }, "uris" : [ "http://www.mendeley.com/documents/?uuid=1ef07376-6c73-40c6-bbd0-a6f5a92341c3" ] }, { "id" : "ITEM-2",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"ITEM-2",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"(Jiang et al., 2015; Brierley et al., 2020)", "plainTextFormattedCitation" : "(Jiang et al., 2015; Brierley et al., 2020)", "previouslyFormattedCitation" : "(Jiang et al., 2015; Brierley et al., 2020)" }, "properties" : { "noteIndex" : 0 }, "schema" : "https://github.com/citation-style-language/schema/raw/master/csl-citation.json" }</w:instrText>
      </w:r>
      <w:r w:rsidRPr="000D69DA">
        <w:rPr>
          <w:noProof/>
        </w:rPr>
        <w:fldChar w:fldCharType="separate"/>
      </w:r>
      <w:r w:rsidR="00393F8C">
        <w:rPr>
          <w:noProof/>
          <w:lang w:val="en-US"/>
        </w:rPr>
        <w:t>(Jiang et al., 2015; Brierley et al., 2020)</w:t>
      </w:r>
      <w:r w:rsidRPr="000D69DA">
        <w:rPr>
          <w:noProof/>
        </w:rPr>
        <w:fldChar w:fldCharType="end"/>
      </w:r>
      <w:r w:rsidRPr="00E457C1">
        <w:rPr>
          <w:noProof/>
          <w:lang w:val="en-US"/>
        </w:rPr>
        <w:t xml:space="preserve">, mainly </w:t>
      </w:r>
      <w:r w:rsidRPr="000D3C57">
        <w:rPr>
          <w:noProof/>
          <w:lang w:val="en-CA"/>
        </w:rPr>
        <w:t>dri</w:t>
      </w:r>
      <w:r>
        <w:rPr>
          <w:noProof/>
          <w:lang w:val="en-CA"/>
        </w:rPr>
        <w:t>ven by</w:t>
      </w:r>
      <w:r w:rsidRPr="00E457C1">
        <w:rPr>
          <w:noProof/>
          <w:lang w:val="en-US"/>
        </w:rPr>
        <w:t xml:space="preserve"> atmospheric circulation changes </w:t>
      </w:r>
      <w:r w:rsidRPr="000D69DA">
        <w:rPr>
          <w:noProof/>
        </w:rPr>
        <w:fldChar w:fldCharType="begin" w:fldLock="1"/>
      </w:r>
      <w:r w:rsidR="00E719C0">
        <w:rPr>
          <w:noProof/>
          <w:lang w:val="en-US"/>
        </w:rPr>
        <w:instrText>ADDIN CSL_CITATION { "citationItems" : [ { "id" : "ITEM-1", "itemData" : { "DOI" : "10.1029/2018GL081589", "ISSN" : "0094-8276", "author" : [ { "dropping-particle" : "", "family" : "D'Agostino", "given" : "Roberta", "non-dropping-particle" : "", "parse-names" : false, "suffix" : "" }, { "dropping-particle" : "", "family" : "Bader", "given" : "J\u00fcrgen", "non-dropping-particle" : "", "parse-names" : false, "suffix" : "" }, { "dropping-particle" : "", "family" : "Bordoni", "given" : "Simona", "non-dropping-particle" : "", "parse-names" : false, "suffix" : "" }, { "dropping-particle" : "", "family" : "Ferreira", "given" : "David", "non-dropping-particle" : "", "parse-names" : false, "suffix" : "" }, { "dropping-particle" : "", "family" : "Jungclaus", "given" : "Johann", "non-dropping-particle" : "", "parse-names" : false, "suffix" : "" } ], "container-title" : "Geophysical Research Letters", "id" : "ITEM-1", "issue" : "3", "issued" : { "date-parts" : [ [ "2019", "2", "16" ] ] }, "page" : "1591-1601", "title" : "Northern Hemisphere Monsoon Response to Mid\u2010Holocene Orbital Forcing and Greenhouse Gas\u2010Induced Global Warming", "translator" : [ { "dropping-particle" : "", "family" : "J6695", "given" : "", "non-dropping-particle" : "", "parse-names" : false, "suffix" : "" } ], "type" : "article-journal", "volume" : "46" }, "uris" : [ "http://www.mendeley.com/documents/?uuid=e9c04c0e-f8ce-4728-8225-4644b999c674" ] } ], "mendeley" : { "formattedCitation" : "(D\u2019Agostino et al., 2019)", "plainTextFormattedCitation" : "(D\u2019Agostino et al., 2019)", "previouslyFormattedCitation" : "(D\u2019Agostino et al., 2019)" }, "properties" : { "noteIndex" : 0 }, "schema" : "https://github.com/citation-style-language/schema/raw/master/csl-citation.json" }</w:instrText>
      </w:r>
      <w:r w:rsidRPr="000D69DA">
        <w:rPr>
          <w:noProof/>
        </w:rPr>
        <w:fldChar w:fldCharType="separate"/>
      </w:r>
      <w:r w:rsidR="00393F8C">
        <w:rPr>
          <w:noProof/>
          <w:lang w:val="en-US"/>
        </w:rPr>
        <w:t>(D’Agostino et al., 2019)</w:t>
      </w:r>
      <w:r w:rsidRPr="000D69DA">
        <w:rPr>
          <w:noProof/>
        </w:rPr>
        <w:fldChar w:fldCharType="end"/>
      </w:r>
      <w:r w:rsidRPr="00E457C1">
        <w:rPr>
          <w:noProof/>
          <w:lang w:val="en-US"/>
        </w:rPr>
        <w:t xml:space="preserve">. However, the models underestimate the monsoon expansion found in proxy reconstructions </w:t>
      </w:r>
      <w:r w:rsidRPr="000D69DA">
        <w:rPr>
          <w:noProof/>
        </w:rPr>
        <w:fldChar w:fldCharType="begin" w:fldLock="1"/>
      </w:r>
      <w:r w:rsidR="00C735AB">
        <w:rPr>
          <w:noProof/>
          <w:lang w:val="en-US"/>
        </w:rPr>
        <w:instrText>ADDIN CSL_CITATION { "citationItems" : [ { "id" : "ITEM-1", "itemData" : { "DOI" : "10.1038/nclimate2649", "ISSN" : "17586798", "abstract" : "Structural differences among models account for much of the uncertainty in projected climate changes, at least until the mid-twenty-first century. Recent observations encompass too limited a range of climate variability to provide a robust test of the ability to simulate climate changes. Past climate changes provide a unique opportunity for out-of-sample evaluation of model performance. Palaeo-evaluation has shown that the large-scale changes seen in twenty-first-century projections, including enhanced land-sea temperature contrast, latitudinal amplification, changes in temperature seasonality and scaling of precipitation with temperature, are likely to be realistic. Although models generally simulate changes in large-scale circulation sufficiently well to shift regional climates in the right direction, they often do not predict the correct magnitude of these changes. Differences in performance are only weakly related to modern-day biases or climate sensitivity, and more sophisticated models are not better at simulating climate changes. Although models correctly capture the broad patterns of climate change, improvements are required to produce reliable regional projections.", "author" : [ { "dropping-particle" : "", "family" : "Harrison", "given" : "S. P.", "non-dropping-particle" : "", "parse-names" : false, "suffix" : "" }, { "dropping-particle" : "", "family" : "Bartlein", "given" : "P. J.", "non-dropping-particle" : "", "parse-names" : false, "suffix" : "" }, { "dropping-particle" : "", "family" : "Izumi", "given" : "K.", "non-dropping-particle" : "", "parse-names" : false, "suffix" : "" }, { "dropping-particle" : "", "family" : "Li", "given" : "G.", "non-dropping-particle" : "", "parse-names" : false, "suffix" : "" }, { "dropping-particle" : "", "family" : "Annan", "given" : "J.", "non-dropping-particle" : "", "parse-names" : false, "suffix" : "" }, { "dropping-particle" : "", "family" : "Hargreaves", "given" : "J.", "non-dropping-particle" : "", "parse-names" : false, "suffix" : "" }, { "dropping-particle" : "", "family" : "Braconnot", "given" : "P.", "non-dropping-particle" : "", "parse-names" : false, "suffix" : "" }, { "dropping-particle" : "", "family" : "Kageyama", "given" : "M.", "non-dropping-particle" : "", "parse-names" : false, "suffix" : "" } ], "container-title" : "Nature Climate Change", "id" : "ITEM-1", "issue" : "8", "issued" : { "date-parts" : [ [ "2015" ] ] }, "page" : "735-743", "title" : "Evaluation of CMIP5 palaeo-simulations to improve climate projections", "translator" : [ { "dropping-particle" : "", "family" : "J5237", "given" : "", "non-dropping-particle" : "", "parse-names" : false, "suffix" : "" } ], "type" : "article-journal", "volume" : "5" }, "uris" : [ "http://www.mendeley.com/documents/?uuid=981913f1-2572-47bb-91a3-63f1e1adc64d" ] }, { "id" : "ITEM-2", "itemData" : { "DOI" : "10.5194/cp-10-551-2014", "author" : [ { "dropping-particle" : "", "family" : "Perez-Sanz", "given" : "A", "non-dropping-particle" : "", "parse-names" : false, "suffix" : "" }, { "dropping-particle" : "", "family" : "Li", "given" : "G.", "non-dropping-particle" : "", "parse-names" : false, "suffix" : "" }, { "dropping-particle" : "", "family" : "Gonzalez-Samperiz", "given" : "P", "non-dropping-particle" : "", "parse-names" : false, "suffix" : "" }, { "dropping-particle" : "", "family" : "Harrison", "given" : "S. P.", "non-dropping-particle" : "", "parse-names" : false, "suffix" : "" } ], "container-title" : "Clim of the Past", "id" : "ITEM-2", "issued" : { "date-parts" : [ [ "2014" ] ] }, "page" : "551-568", "title" : "Evaluation of modern and mid-Holocene seasonal precipitation of the Mediterranean and northern Africa in the CMIP5 simulations", "translator" : [ { "dropping-particle" : "", "family" : "J5524", "given" : "", "non-dropping-particle" : "", "parse-names" : false, "suffix" : "" } ], "type" : "article-journal", "volume" : "10" }, "uris" : [ "http://www.mendeley.com/documents/?uuid=4bab65dd-56e1-4d56-9c59-4b181234a15b" ] }, { "id" : "ITEM-3", "itemData" : { "DOI" : "10.1126/sciadv.1601503", "ISSN" : "2375-2548", "abstract" : "During the \u201cGreen Sahara\u201d period (11,000 to 5000 years before the present), the Sahara desert received high amounts of rainfall, supporting diverse vegetation, permanent lakes, and human populations. Our knowledge of rainfall rates and the spatiotemporal extent of wet conditions has suffered from a lack of continuous sedimentary records. We present a quantitative reconstruction of western Saharan precipitation derived from leaf wax isotopes in marine sediments. Our data indicate that the Green Sahara extended to 31\u00b0N and likely ended abruptly. We find evidence for a prolonged \u201cpause\u201d in Green Sahara conditions 8000 years ago, coincident with a temporary abandonment of occupational sites by Neolithic humans. The rainfall rates inferred from our data are best explained by strong vegetation and dust feedbacks; without these mechanisms, climate models systematically fail to reproduce the Green Sahara. This study suggests that accurate simulations of future climate change in the Sahara and Sahel will require improvements in our ability to simulate vegetation and dust feedbacks.", "author" : [ { "dropping-particle" : "", "family" : "Tierney", "given" : "Jessica E.", "non-dropping-particle" : "", "parse-names" : false, "suffix" : "" }, { "dropping-particle" : "", "family" : "Pausata", "given" : "Francesco S. R.", "non-dropping-particle" : "", "parse-names" : false, "suffix" : "" }, { "dropping-particle" : "", "family" : "DeMenocal", "given" : "Peter B.", "non-dropping-particle" : "", "parse-names" : false, "suffix" : "" } ], "container-title" : "Science Advances", "id" : "ITEM-3", "issue" : "1", "issued" : { "date-parts" : [ [ "2017", "1" ] ] }, "page" : "e1601503", "title" : "Rainfall regimes of the Green Sahara", "translator" : [ { "dropping-particle" : "", "family" : "J5254", "given" : "", "non-dropping-particle" : "", "parse-names" : false, "suffix" : "" } ], "type" : "article-journal", "volume" : "3" }, "uris" : [ "http://www.mendeley.com/documents/?uuid=2184107e-9c9b-4e76-817e-e8010bad607d" ] } ], "mendeley" : { "formattedCitation" : "(Perez-Sanz et al., 2014; Harrison et al., 2015; Tierney et al., 2017)", "plainTextFormattedCitation" : "(Perez-Sanz et al., 2014; Harrison et al., 2015; Tierney et al., 2017)", "previouslyFormattedCitation" : "(Perez-Sanz et al., 2014; Harrison et al., 2015; Tierney et al., 2017)" }, "properties" : { "noteIndex" : 0 }, "schema" : "https://github.com/citation-style-language/schema/raw/master/csl-citation.json" }</w:instrText>
      </w:r>
      <w:r w:rsidRPr="000D69DA">
        <w:rPr>
          <w:noProof/>
        </w:rPr>
        <w:fldChar w:fldCharType="separate"/>
      </w:r>
      <w:r w:rsidR="00393F8C">
        <w:rPr>
          <w:noProof/>
          <w:lang w:val="en-US"/>
        </w:rPr>
        <w:t>(Perez-Sanz et al., 2014; Harrison et al., 2015; Tierney et al., 2017)</w:t>
      </w:r>
      <w:r w:rsidRPr="000D69DA">
        <w:rPr>
          <w:noProof/>
        </w:rPr>
        <w:fldChar w:fldCharType="end"/>
      </w:r>
      <w:r w:rsidRPr="00E457C1">
        <w:rPr>
          <w:noProof/>
          <w:lang w:val="en-US"/>
        </w:rPr>
        <w:t>, which may be linked to mean biases in the mo</w:t>
      </w:r>
      <w:r w:rsidR="00ED72C4" w:rsidRPr="00E457C1">
        <w:rPr>
          <w:noProof/>
          <w:lang w:val="en-US"/>
        </w:rPr>
        <w:t>n</w:t>
      </w:r>
      <w:r w:rsidRPr="00E457C1">
        <w:rPr>
          <w:noProof/>
          <w:lang w:val="en-US"/>
        </w:rPr>
        <w:t xml:space="preserve">soon domain </w:t>
      </w:r>
      <w:r w:rsidRPr="000D69DA">
        <w:rPr>
          <w:noProof/>
        </w:rPr>
        <w:fldChar w:fldCharType="begin" w:fldLock="1"/>
      </w:r>
      <w:r w:rsidR="008F46A5" w:rsidRPr="00E457C1">
        <w:rPr>
          <w:noProof/>
          <w:lang w:val="en-US"/>
        </w:rPr>
        <w:instrText>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w:instrText>
      </w:r>
      <w:r w:rsidR="008F46A5">
        <w:rPr>
          <w:noProof/>
        </w:rPr>
        <w:instrText>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w:instrText>
      </w:r>
      <w:r w:rsidR="008F46A5" w:rsidRPr="00E457C1">
        <w:rPr>
          <w:noProof/>
          <w:lang w:val="en-US"/>
        </w:rPr>
        <w:instrText>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"(Brierley et al., 2020)", "plainTextFormattedCitation" : "(Brierley et al., 2020)", "previouslyFormattedCitation" : "(Brierley et al., 2020)" }, "properties" : { "noteIndex" : 0 }, "schema" : "https://github.com/citation-style-language/schema/raw/master/csl-citation.json" }</w:instrText>
      </w:r>
      <w:r w:rsidRPr="000D69DA">
        <w:rPr>
          <w:noProof/>
        </w:rPr>
        <w:fldChar w:fldCharType="separate"/>
      </w:r>
      <w:r w:rsidR="00393F8C">
        <w:rPr>
          <w:noProof/>
          <w:lang w:val="en-US"/>
        </w:rPr>
        <w:t>(Brierley et al., 2020)</w:t>
      </w:r>
      <w:r w:rsidRPr="000D69DA">
        <w:rPr>
          <w:noProof/>
        </w:rPr>
        <w:fldChar w:fldCharType="end"/>
      </w:r>
      <w:r w:rsidRPr="00E457C1">
        <w:rPr>
          <w:noProof/>
          <w:lang w:val="en-US"/>
        </w:rPr>
        <w:t xml:space="preserve"> and may be improved by imposing vegetation and dust changes </w:t>
      </w:r>
      <w:r w:rsidRPr="000D69DA">
        <w:rPr>
          <w:noProof/>
        </w:rPr>
        <w:fldChar w:fldCharType="begin" w:fldLock="1"/>
      </w:r>
      <w:r w:rsidR="00E719C0">
        <w:rPr>
          <w:noProof/>
          <w:lang w:val="en-US"/>
        </w:rPr>
        <w:instrText>ADDIN CSL_CITATION { "citationItems" : [ { "id" : "ITEM-1", "itemData" : { "DOI" : "10.1016/j.epsl.2015.11.049", "ISSN" : "0012821X", "abstract" : "The West African Monsoon (WAM) is crucial for the socio-economic stability of millions of people living in the Sahel. Severe droughts have ravaged the region in the last three decades of the 20th century, highlighting the need for a better understanding of the WAM dynamics. One of the most dramatic changes in the West African Monsoon (WAM) occurred between 15000-5000 yr BP, when increased summer rainfall led to the so-called \"Green Sahara\" and to a reduction in dust emissions from the region. However, model experiments are unable to fully reproduce the intensification and geographical expansion of the WAM during this period, even when vegetation over the Sahara is considered. Here, we use a fully coupled simulation for 6000 yr BP (Mid-Holocene) in which prescribed Saharan vegetation and dust concentrations are changed in turn. A closer agreement with proxy records is obtained only when both the Saharan vegetation changes and dust decrease are taken into account. The dust reduction strengthens the vegetation-albedo feedback, extending the monsoon's northern limit approximately 500 km further than the vegetation-change case only. We therefore conclude that accounting for changes in Saharan dust loadings is essential for improving model simulations of the WAM during the Mid-Holocene.", "author" : [ { "dropping-particle" : "", "family" : "Pausata", "given" : "Francesco S.R.", "non-dropping-particle" : "", "parse-names" : false, "suffix" : "" }, { "dropping-particle" : "", "family" : "Messori", "given" : "Gabriele", "non-dropping-particle" : "", "parse-names" : false, "suffix" : "" }, { "dropping-particle" : "", "family" : "Zhang", "given" : "Qiong", "non-dropping-particle" : "", "parse-names" : false, "suffix" : "" } ], "container-title" : "Earth and Planetary Science Letters", "id" : "ITEM-1", "issued" : { "date-parts" : [ [ "2016" ] ] }, "page" : "298-307", "publisher" : "Elsevier", "title" : "Impacts of dust reduction on the northward expansion of the African monsoon during the Green Sahara period", "translator" : [ { "dropping-particle" : "", "family" : "J5418", "given" : "", "non-dropping-particle" : "", "parse-names" : false, "suffix" : "" } ], "type" : "article-journal", "volume" : "434" }, "uris" : [ "http://www.mendeley.com/documents/?uuid=5c93c5d2-5e8f-4e5d-ab64-6ddd9648ecfa" ] } ], "mendeley" : { "formattedCitation" : "(Pausata et al., 2016)", "plainTextFormattedCitation" : "(Pausata et al., 2016)", "previouslyFormattedCitation" : "(Pausata et al., 2016)" }, "properties" : { "noteIndex" : 0 }, "schema" : "https://github.com/citation-style-language/schema/raw/master/csl-citation.json" }</w:instrText>
      </w:r>
      <w:r w:rsidRPr="000D69DA">
        <w:rPr>
          <w:noProof/>
        </w:rPr>
        <w:fldChar w:fldCharType="separate"/>
      </w:r>
      <w:r w:rsidR="00393F8C">
        <w:rPr>
          <w:noProof/>
          <w:lang w:val="en-US"/>
        </w:rPr>
        <w:t>(Pausata et al., 2016)</w:t>
      </w:r>
      <w:r w:rsidRPr="000D69DA">
        <w:rPr>
          <w:noProof/>
        </w:rPr>
        <w:fldChar w:fldCharType="end"/>
      </w:r>
      <w:r w:rsidRPr="00E457C1">
        <w:rPr>
          <w:noProof/>
          <w:lang w:val="en-US"/>
        </w:rPr>
        <w:t xml:space="preserve">. The models simulate the weaker </w:t>
      </w:r>
      <w:r w:rsidR="009F59CD" w:rsidRPr="00E457C1">
        <w:rPr>
          <w:noProof/>
          <w:lang w:val="en-US"/>
        </w:rPr>
        <w:t>S</w:t>
      </w:r>
      <w:ins w:id="1556" w:author="Sara M Tuson" w:date="2021-06-27T08:37:00Z">
        <w:r w:rsidR="00286C09">
          <w:rPr>
            <w:noProof/>
            <w:lang w:val="en-US"/>
          </w:rPr>
          <w:t xml:space="preserve">outhern </w:t>
        </w:r>
      </w:ins>
      <w:r w:rsidR="009F59CD" w:rsidRPr="00E457C1">
        <w:rPr>
          <w:noProof/>
          <w:lang w:val="en-US"/>
        </w:rPr>
        <w:t>H</w:t>
      </w:r>
      <w:ins w:id="1557" w:author="Sara M Tuson" w:date="2021-06-27T08:37:00Z">
        <w:r w:rsidR="00286C09">
          <w:rPr>
            <w:noProof/>
            <w:lang w:val="en-US"/>
          </w:rPr>
          <w:t>emisphere</w:t>
        </w:r>
      </w:ins>
      <w:r w:rsidRPr="00E457C1">
        <w:rPr>
          <w:noProof/>
          <w:lang w:val="en-US"/>
        </w:rPr>
        <w:t xml:space="preserve"> monsoon during the mid-Holocene </w:t>
      </w:r>
      <w:r>
        <w:rPr>
          <w:noProof/>
        </w:rPr>
        <w:fldChar w:fldCharType="begin" w:fldLock="1"/>
      </w:r>
      <w:r w:rsidR="00E719C0">
        <w:rPr>
          <w:noProof/>
          <w:lang w:val="en-US"/>
        </w:rPr>
        <w:instrText>ADDIN CSL_CITATION { "citationItems" : [ { "id" : "ITEM-1", "itemData" : { "DOI" : "10.1175/JCLI-D-19-0672.1", "ISSN" : "0894-8755", "abstract" : "Past changes of Southern Hemisphere (SH) monsoons are less investigated than their northern counterpart because of relatively scarce paleodata. In addition, projections of SH monsoons are less robust than in the Northern Hemisphere. Here, we use an energetic framework to shed lights on the mechanisms determining SH monsoonal response to external forcing: precession change at the mid-Holocene versus future greenhouse gas increase (RCP8.5). Mechanisms explaining the monsoon response are investigated by decomposing the moisture budget in thermodynamic and dynamic components. SH monsoons weaken and contract in the multimodel mean of midHolocene simulations as a result of decreased net energy input and weakening of the dynamic component. In contrast, SH monsoons strengthen and expand in the RCP8.5 multimodel mean, as a result of increased net energy input and strengthening of the thermodynamic component. However, important regional differences on monsoonal precipitation emerge from the local response of Hadley and Walker circulations. In the midHolocene, the combined effect of Walker\u2013Hadley changes explains the land\u2013ocean precipitation contrast. Conversely, the increased local gross moist stability explains the increased local precipitation and net energy input under circulation weakening in RCP8.5.", "author" : [ { "dropping-particle" : "", "family" : "D\u2019Agostino", "given" : "Roberta", "non-dropping-particle" : "", "parse-names" : false, "suffix" : "" }, { "dropping-particle" : "", "family" : "Brown", "given" : "Josephine R.", "non-dropping-particle" : "", "parse-names" : false, "suffix" : "" }, { "dropping-particle" : "", "family" : "Moise", "given" : "Aurel", "non-dropping-particle" : "", "parse-names" : false, "suffix" : "" }, { "dropping-particle" : "", "family" : "Nguyen", "given" : "Hanh", "non-dropping-particle" : "", "parse-names" : false, "suffix" : "" }, { "dropping-particle" : "", "family" : "Silva Dias", "given" : "Pedro L.", "non-dropping-particle" : "", "parse-names" : false, "suffix" : "" }, { "dropping-particle" : "", "family" : "Jungclaus", "given" : "Johann", "non-dropping-particle" : "", "parse-names" : false, "suffix" : "" } ], "container-title" : "Journal of Climate", "id" : "ITEM-1", "issue" : "22", "issued" : { "date-parts" : [ [ "2020", "11", "15" ] ] }, "page" : "9595-9613", "title" : "Contrasting Southern Hemisphere Monsoon Response: MidHolocene Orbital Forcing versus Future Greenhouse Gas\u2013Induced Global Warming", "translator" : [ { "dropping-particle" : "", "family" : "J6693", "given" : "", "non-dropping-particle" : "", "parse-names" : false, "suffix" : "" } ], "type" : "article-journal", "volume" : "33" }, "uris" : [ "http://www.mendeley.com/documents/?uuid=c1f66402-f435-48e7-8594-55b6141a6ff1" ] } ], "mendeley" : { "formattedCitation" : "(D\u2019Agostino et al., 2020)", "plainTextFormattedCitation" : "(D\u2019Agostino et al., 2020)", "previouslyFormattedCitation" : "(D\u2019Agostino et al., 2020)" }, "properties" : { "noteIndex" : 0 }, "schema" : "https://github.com/citation-style-language/schema/raw/master/csl-citation.json" }</w:instrText>
      </w:r>
      <w:r>
        <w:rPr>
          <w:noProof/>
        </w:rPr>
        <w:fldChar w:fldCharType="separate"/>
      </w:r>
      <w:r w:rsidR="00393F8C">
        <w:rPr>
          <w:noProof/>
          <w:lang w:val="en-US"/>
        </w:rPr>
        <w:t>(D’Agostino et al., 2020)</w:t>
      </w:r>
      <w:r>
        <w:rPr>
          <w:noProof/>
        </w:rPr>
        <w:fldChar w:fldCharType="end"/>
      </w:r>
      <w:r w:rsidRPr="00E457C1">
        <w:rPr>
          <w:noProof/>
          <w:lang w:val="en-US"/>
        </w:rPr>
        <w:t>, consistent wi</w:t>
      </w:r>
      <w:r w:rsidR="00251429" w:rsidRPr="00E457C1">
        <w:rPr>
          <w:noProof/>
          <w:lang w:val="en-US"/>
        </w:rPr>
        <w:t>th proxy evidence (Section 2.3</w:t>
      </w:r>
      <w:r w:rsidRPr="00E457C1">
        <w:rPr>
          <w:noProof/>
          <w:lang w:val="en-US"/>
        </w:rPr>
        <w:t>.1.4.2).</w:t>
      </w:r>
      <w:r w:rsidRPr="00E457C1">
        <w:rPr>
          <w:noProof/>
          <w:lang w:val="en-US" w:eastAsia="ja-JP"/>
        </w:rPr>
        <w:t xml:space="preserve"> These studies indicate that models can qualitatively reproduce past global monsoon changes seen in proxies, though issues remain in quantitatively reproducing proxy observations. </w:t>
      </w:r>
      <w:r w:rsidRPr="00E457C1">
        <w:rPr>
          <w:noProof/>
          <w:lang w:val="en-US"/>
        </w:rPr>
        <w:t xml:space="preserve">Studies of last millennium simulations show that simulated global monsoon precipitation increases with global mean temperature, while changes in monsoon circulation and hemispheric monsoon precipitation depend on forcing sources </w:t>
      </w:r>
      <w:r>
        <w:rPr>
          <w:noProof/>
        </w:rPr>
        <w:fldChar w:fldCharType="begin" w:fldLock="1"/>
      </w:r>
      <w:r w:rsidR="00E719C0">
        <w:rPr>
          <w:noProof/>
          <w:lang w:val="en-US"/>
        </w:rPr>
        <w:instrText>ADDIN CSL_CITATION { "citationItems" : [ { "id" : "ITEM-1", "itemData" : { "DOI" : "10.3390/atmos9040136", "ISSN" : "2073-4433", "author" : [ { "dropping-particle" : "", "family" : "Chai", "given" : "Jing", "non-dropping-particle" : "", "parse-names" : false, "suffix" : "" }, { "dropping-particle" : "", "family" : "Liu", "given" : "Fei", "non-dropping-particle" : "", "parse-names" : false, "suffix" : "" }, { "dropping-particle" : "", "family" : "Liu", "given" : "Jian", "non-dropping-particle" : "", "parse-names" : false, "suffix" : "" }, { "dropping-particle" : "", "family" : "Shen", "given" : "Xinyong", "non-dropping-particle" : "", "parse-names" : false, "suffix" : "" } ], "container-title" : "Atmosphere", "id" : "ITEM-1", "issue" : "4", "issued" : { "date-parts" : [ [ "2018", "4", "4" ] ] }, "page" : "136", "title" : "Enhanced Global Monsoon in Present Warm Period Due to Natural and Anthropogenic Forcings", "translator" : [ { "dropping-particle" : "", "family" : "J5283", "given" : "", "non-dropping-particle" : "", "parse-names" : false, "suffix" : "" } ], "type" : "article-journal", "volume" : "9" }, "uris" : [ "http://www.mendeley.com/documents/?uuid=bfa6e4b7-f7bd-4ee5-8839-0cda9788ee73" ] }, { "id" : "ITEM-2", "itemData" : { "DOI" : "10.1007/s00382-012-1360-x", "ISSN" : "0930-7575", "author" : [ { "dropping-particle" : "", "family" : "Liu", "given" : "Jian", "non-dropping-particle" : "", "parse-names" : false, "suffix" : "" }, { "dropping-particle" : "", "family" : "Wang", "given" : "Bin", "non-dropping-particle" : "", "parse-names" : false, "suffix" : "" }, { "dropping-particle" : "", "family" : "Yim", "given" : "So-Young", "non-dropping-particle" : "", "parse-names" : false, "suffix" : "" }, { "dropping-particle" : "", "family" : "Lee", "given" : "June-Yi", "non-dropping-particle" : "", "parse-names" : false, "suffix" : "" }, { "dropping-particle" : "", "family" : "Jhun", "given" : "Jong-Ghap", "non-dropping-particle" : "", "parse-names" : false, "suffix" : "" }, { "dropping-particle" : "", "family" : "Ha", "given" : "Kyung-Ja", "non-dropping-particle" : "", "parse-names" : false, "suffix" : "" } ], "container-title" : "Climate Dynamics", "id" : "ITEM-2", "issue" : "5", "issued" : { "date-parts" : [ [ "2012", "9" ] ] }, "page" : "1063-1072", "title" : "What drives the global summer monsoon over the past millennium?", "translator" : [ { "dropping-particle" : "", "family" : "J5979", "given" : "", "non-dropping-particle" : "", "parse-names" : false, "suffix" : "" } ], "type" : "article-journal", "volume" : "39" }, "uris" : [ "http://www.mendeley.com/documents/?uuid=4d276a73-eb49-4d61-ac12-4ac126154c66" ] } ], "mendeley" : { "formattedCitation" : "(Liu et al., 2012; Chai et al., 2018)", "plainTextFormattedCitation" : "(Liu et al., 2012; Chai et al., 2018)", "previouslyFormattedCitation" : "(Liu et al., 2012; Chai et al., 2018)" }, "properties" : { "noteIndex" : 0 }, "schema" : "https://github.com/citation-style-language/schema/raw/master/csl-citation.json" }</w:instrText>
      </w:r>
      <w:r>
        <w:rPr>
          <w:noProof/>
        </w:rPr>
        <w:fldChar w:fldCharType="separate"/>
      </w:r>
      <w:r w:rsidR="00393F8C">
        <w:rPr>
          <w:noProof/>
          <w:lang w:val="en-US"/>
        </w:rPr>
        <w:t>(Liu et al., 2012; Chai et al., 2018)</w:t>
      </w:r>
      <w:r>
        <w:rPr>
          <w:noProof/>
        </w:rPr>
        <w:fldChar w:fldCharType="end"/>
      </w:r>
      <w:r w:rsidRPr="00E457C1">
        <w:rPr>
          <w:noProof/>
          <w:lang w:val="en-US"/>
        </w:rPr>
        <w:t xml:space="preserve">. Compared to greenhouse gas and solar variations, volcanic forcing is more effective in changing the global monsoon precipitation over the last millennium </w:t>
      </w:r>
      <w:r>
        <w:rPr>
          <w:noProof/>
        </w:rPr>
        <w:fldChar w:fldCharType="begin" w:fldLock="1"/>
      </w:r>
      <w:r w:rsidR="00E719C0">
        <w:rPr>
          <w:noProof/>
          <w:lang w:val="en-US"/>
        </w:rPr>
        <w:instrText>ADDIN CSL_CITATION { "citationItems" : [ { "id" : "ITEM-1", "itemData" : { "DOI" : "10.3390/atmos9040136", "ISSN" : "2073-4433", "author" : [ { "dropping-particle" : "", "family" : "Chai", "given" : "Jing", "non-dropping-particle" : "", "parse-names" : false, "suffix" : "" }, { "dropping-particle" : "", "family" : "Liu", "given" : "Fei", "non-dropping-particle" : "", "parse-names" : false, "suffix" : "" }, { "dropping-particle" : "", "family" : "Liu", "given" : "Jian", "non-dropping-particle" : "", "parse-names" : false, "suffix" : "" }, { "dropping-particle" : "", "family" : "Shen", "given" : "Xinyong", "non-dropping-particle" : "", "parse-names" : false, "suffix" : "" } ], "container-title" : "Atmosphere", "id" : "ITEM-1", "issue" : "4", "issued" : { "date-parts" : [ [ "2018", "4", "4" ] ] }, "page" : "136", "title" : "Enhanced Global Monsoon in Present Warm Period Due to Natural and Anthropogenic Forcings", "translator" : [ { "dropping-particle" : "", "family" : "J5283", "given" : "", "non-dropping-particle" : "", "parse-names" : false, "suffix" : "" } ], "type" : "article-journal", "volume" : "9" }, "uris" : [ "http://www.mendeley.com/documents/?uuid=bfa6e4b7-f7bd-4ee5-8839-0cda9788ee73" ] } ], "mendeley" : { "formattedCitation" : "(Chai et al., 2018)", "plainTextFormattedCitation" : "(Chai et al., 2018)", "previouslyFormattedCitation" : "(Chai et al., 2018)" }, "properties" : { "noteIndex" : 0 }, "schema" : "https://github.com/citation-style-language/schema/raw/master/csl-citation.json" }</w:instrText>
      </w:r>
      <w:r>
        <w:rPr>
          <w:noProof/>
        </w:rPr>
        <w:fldChar w:fldCharType="separate"/>
      </w:r>
      <w:r w:rsidR="00393F8C">
        <w:rPr>
          <w:noProof/>
          <w:lang w:val="en-US"/>
        </w:rPr>
        <w:t>(Chai et al., 2018)</w:t>
      </w:r>
      <w:r>
        <w:rPr>
          <w:noProof/>
        </w:rPr>
        <w:fldChar w:fldCharType="end"/>
      </w:r>
      <w:r w:rsidRPr="00E457C1">
        <w:rPr>
          <w:noProof/>
          <w:lang w:val="en-US"/>
        </w:rPr>
        <w:t>.</w:t>
      </w:r>
    </w:p>
    <w:p w14:paraId="759E77E8" w14:textId="77777777" w:rsidR="008467D1" w:rsidRPr="00E457C1" w:rsidRDefault="008467D1" w:rsidP="009F594A">
      <w:pPr>
        <w:pStyle w:val="AR6BodyText"/>
        <w:rPr>
          <w:noProof/>
          <w:lang w:val="en-US"/>
        </w:rPr>
      </w:pPr>
    </w:p>
    <w:p w14:paraId="382B1610" w14:textId="3275833F" w:rsidR="009F594A" w:rsidRDefault="009F594A" w:rsidP="009F594A">
      <w:pPr>
        <w:pStyle w:val="AR6BodyText"/>
        <w:rPr>
          <w:i/>
          <w:noProof/>
        </w:rPr>
      </w:pPr>
      <w:r w:rsidRPr="00E457C1">
        <w:rPr>
          <w:noProof/>
          <w:lang w:val="en-US"/>
        </w:rPr>
        <w:t xml:space="preserve">Reproducing monsoons in terms of domain, precipitation amount, and timings of onset and retreat </w:t>
      </w:r>
      <w:r w:rsidR="008467D1" w:rsidRPr="00E457C1">
        <w:rPr>
          <w:noProof/>
          <w:lang w:val="en-US"/>
        </w:rPr>
        <w:t xml:space="preserve">over the historical period also </w:t>
      </w:r>
      <w:r w:rsidRPr="00E457C1">
        <w:rPr>
          <w:noProof/>
          <w:lang w:val="en-US"/>
        </w:rPr>
        <w:t>remains difficult. While CMIP5 historical simulations correctly capture global monsoon domains and intensity based on summer and winter precipitation difference</w:t>
      </w:r>
      <w:r w:rsidR="001D6D99" w:rsidRPr="00E457C1">
        <w:rPr>
          <w:noProof/>
          <w:lang w:val="en-US"/>
        </w:rPr>
        <w:t>s</w:t>
      </w:r>
      <w:r w:rsidRPr="00E457C1">
        <w:rPr>
          <w:noProof/>
          <w:lang w:val="en-US"/>
        </w:rPr>
        <w:t xml:space="preserve">, they underestimate the extent and intensity of East Asian and North American monsoons while overestimating them over the tropical western North Pacific </w:t>
      </w:r>
      <w:r>
        <w:rPr>
          <w:noProof/>
        </w:rPr>
        <w:fldChar w:fldCharType="begin" w:fldLock="1"/>
      </w:r>
      <w:r w:rsidR="00B44FBC">
        <w:rPr>
          <w:noProof/>
          <w:lang w:val="en-US"/>
        </w:rPr>
        <w:instrText>ADDIN CSL_CITATION { "citationItems" : [ { "id" : "ITEM-1", "itemData" : { "DOI" : "10.1007/s00382-015-2841-5", "ISSN" : "0930-7575", "author" : [ { "dropping-particle" : "", "family" : "Yan", "given" : "Mi", "non-dropping-particle" : "", "parse-names" : false, "suffix" : "" }, { "dropping-particle" : "", "family" : "Wang", "given" : "Bin", "non-dropping-particle" : "", "parse-names" : false, "suffix" : "" }, { "dropping-particle" : "", "family" : "Liu", "given" : "Jian", "non-dropping-particle" : "", "parse-names" : false, "suffix" : "" } ], "container-title" : "Climate Dynamics", "id" : "ITEM-1", "issue" : "1-2", "issued" : { "date-parts" : [ [ "2016", "7" ] ] }, "page" : "359-374", "title" : "Global monsoon change during the Last Glacial Maximum: a multi-model study", "translator" : [ { "dropping-particle" : "", "family" : "J5636", "given" : "", "non-dropping-particle" : "", "parse-names" : false, "suffix" : "" } ], "type" : "article-journal", "volume" : "47" }, "uris" : [ "http://www.mendeley.com/documents/?uuid=993317cf-d754-4e88-9411-f2c2b1536b55" ] }, { "id" : "ITEM-2", "itemData" : { "DOI" : "10.1007/s00382-012-1564-0", "ISSN" : "1432-0894", "abstract" : "This study investigates future changes of Global Monsoon (GM) under anthropogenic global warming using 20 coupled models that participated in the phase five of Coupled Model Intercomparison Project (CMIP5) by comparing two runs: the historical run for 1850\u20132005 and the Representative Concentration Pathway (RCP) 4.5 run for 2006\u20132100. A metrics for evaluation of models' performance on GM is designed to document performance for 1980\u20132005 and best four models are selected. The four best models' multi-model ensemble (B4MME) projects the following changes in the twenty-first century under the RCP4.5 scenario. (1) Monsoon domain will not change appreciably but land monsoon domain over Asia tends to expand westward by 10.6 %. (2) The annual mean and range of GM precipitation and the percentage of local summer rainfall will all amplify at a significant level over most of the global region, both over land and over ocean. (3) There will be a more prominent northern-southern hemispheric asymmetry and eastern-western hemispheric asymmetry. (4) Northern Hemisphere (NH) monsoon onset will be advanced and withdrawal will be delayed. (5) Changes in monsoon precipitation exhibits huge differences between the NH and the Southern hemisphere (SH). The NH monsoon precipitation will increase significantly due to increase in temperature difference between the NH and SH, significant enhancement of the Hadley circulation, and atmospheric moistening, against stabilization of troposphere. There is a slight decrease of the Walker circulation but not significant against the inter-model spread. There are important differences between the CMIP 3 and CMIP5 results which are discussed in detail.", "author" : [ { "dropping-particle" : "", "family" : "Lee", "given" : "J-Y", "non-dropping-particle" : "", "parse-names" : false, "suffix" : "" }, { "dropping-particle" : "", "family" : "Wang", "given" : "B", "non-dropping-particle" : "", "parse-names" : false, "suffix" : "" } ], "container-title" : "Climate Dynamics", "id" : "ITEM-2", "issue" : "1", "issued" : { "date-parts" : [ [ "2014", "1" ] ] }, "page" : "101-119", "title" : "Future change of global monsoon in the CMIP5", "translator" : [ { "dropping-particle" : "", "family" : "J3799", "given" : "", "non-dropping-particle" : "", "parse-names" : false, "suffix" : "" } ], "type" : "article-journal", "volume" : "42" }, "uris" : [ "http://www.mendeley.com/documents/?uuid=32b72778-f35f-4d87-baff-1d33d26f1772" ] } ], "mendeley" : { "formattedCitation" : "(Lee and Wang, 2014; Yan et al., 2016a)", "manualFormatting" : "(Lee and Wang, 2014; M. Yan et al., 2016)", "plainTextFormattedCitation" : "(Lee and Wang, 2014; Yan et al., 2016a)", "previouslyFormattedCitation" : "(Lee and Wang, 2014; Yan et al., 2016a)" }, "properties" : { "noteIndex" : 0 }, "schema" : "https://github.com/citation-style-language/schema/raw/master/csl-citation.json" }</w:instrText>
      </w:r>
      <w:r>
        <w:rPr>
          <w:noProof/>
        </w:rPr>
        <w:fldChar w:fldCharType="separate"/>
      </w:r>
      <w:r w:rsidR="00393F8C">
        <w:rPr>
          <w:noProof/>
          <w:lang w:val="en-US"/>
        </w:rPr>
        <w:t>(Lee and Wang, 2014; M. Yan et al., 2016)</w:t>
      </w:r>
      <w:r>
        <w:rPr>
          <w:noProof/>
        </w:rPr>
        <w:fldChar w:fldCharType="end"/>
      </w:r>
      <w:r w:rsidRPr="00E457C1">
        <w:rPr>
          <w:noProof/>
          <w:lang w:val="en-US"/>
        </w:rPr>
        <w:t xml:space="preserve">. </w:t>
      </w:r>
      <w:r>
        <w:rPr>
          <w:noProof/>
        </w:rPr>
        <w:fldChar w:fldCharType="begin" w:fldLock="1"/>
      </w:r>
      <w:r w:rsidR="00110E10">
        <w:rPr>
          <w:noProof/>
          <w:lang w:val="en-US"/>
        </w:rPr>
        <w:instrText>ADDIN CSL_CITATION { "citationItems" : [ { "id" : "ITEM-1", "itemData" : { "DOI" : "10.1175/JCLI-D-19-0993.1", "ISSN" : "0894-8755", "abstract" : "Projecting future change of monsoon rainfall is essential for water resource management, food security, disaster mitigation, and infrastructure planning. Here we assess the future change and explore the causes of the changes using 15 models that participated in phase 6 of the Coupled Model Intercomparison Project (CMIP6). The multimodel ensemble projects that, under the shared socioeconomic pathway (SSP) 2\u20134.5, the total land monsoon rainfall will likely increase in the Northern Hemisphere (NH) by about 2.8% per one degree Celsius of global warming (2.8% \u00b0C \u22121 ) in contrast to little change in the Southern Hemisphere (SH; \u22120.3% \u00b0C \u22121 ). In addition, in the future the Asian\u2013northern African monsoon likely becomes wetter while the North American monsoon becomes drier. Since the humidity increase is nearly uniform in all summer monsoon regions, the dynamic processes must play a fundamental role in shaping the spatial patterns of the global monsoon changes. Greenhouse gas (GHG) radiative forcing induces a \u201cNH-warmer-than-SH\u201d pattern, which favors increasing the NH monsoon rainfall and prolonging the NH monsoon rainy season while reducing the SH monsoon rainfall and shortening the SH monsoon rainy season. The GHG forcing induces a \u201cland-warmer-than-ocean\u201d pattern, which enhances Asian monsoon low pressure and increases Asian and northern African monsoon rainfall, and an El Ni\u00f1o\u2013like warming, which reduces North American monsoon rainfall. The uncertainties in the projected monsoon precipitation changes are significantly related to the models\u2019 projected hemispheric and land\u2013ocean thermal contrasts as well as to the eastern Pacific Ocean warming. The CMIP6 models\u2019 common biases and the processes by which convective heating drives monsoon circulation are also discussed.", "author" : [ { "dropping-particle" : "", "family" : "Wang", "given" : "Bin", "non-dropping-particle" : "", "parse-names" : false, "suffix" : "" }, { "dropping-particle" : "", "family" : "Jin", "given" : "Chunhan", "non-dropping-particle" : "", "parse-names" : false, "suffix" : "" }, { "dropping-particle" : "", "family" : "Liu", "given" : "Jian", "non-dropping-particle" : "", "parse-names" : false, "suffix" : "" } ], "container-title" : "Journal of Climate", "id" : "ITEM-1", "issue" : "15", "issued" : { "date-parts" : [ [ "2020", "8", "1" ] ] }, "page" : "6471-6489", "title" : "Understanding Future Change of Global Monsoons Projected by CMIP6 Models", "translator" : [ { "dropping-particle" : "", "family" : "J6978", "given" : "", "non-dropping-particle" : "", "parse-names" : false, "suffix" : "" } ], "type" : "article-journal", "volume" : "33" }, "uris" : [ "http://www.mendeley.com/documents/?uuid=70642ad9-3e6c-46ac-90a9-7bf0910717a3" ] } ], "mendeley" : { "formattedCitation" : "(Wang et al., 2020a)", "manualFormatting" : "B. Wang et al. (2020)", "plainTextFormattedCitation" : "(Wang et al., 2020a)", "previouslyFormattedCitation" : "(Wang et al., 2020a)" }, "properties" : { "noteIndex" : 0 }, "schema" : "https://github.com/citation-style-language/schema/raw/master/csl-citation.json" }</w:instrText>
      </w:r>
      <w:r>
        <w:rPr>
          <w:noProof/>
        </w:rPr>
        <w:fldChar w:fldCharType="separate"/>
      </w:r>
      <w:r w:rsidR="00393F8C">
        <w:rPr>
          <w:noProof/>
          <w:lang w:val="en-US"/>
        </w:rPr>
        <w:t>B. Wang et al. (2020)</w:t>
      </w:r>
      <w:r>
        <w:rPr>
          <w:noProof/>
        </w:rPr>
        <w:fldChar w:fldCharType="end"/>
      </w:r>
      <w:r w:rsidRPr="00E457C1">
        <w:rPr>
          <w:noProof/>
          <w:lang w:val="en-US"/>
        </w:rPr>
        <w:t xml:space="preserve"> report</w:t>
      </w:r>
      <w:r w:rsidR="005719A4" w:rsidRPr="00E457C1">
        <w:rPr>
          <w:noProof/>
          <w:lang w:val="en-US"/>
        </w:rPr>
        <w:t>ed</w:t>
      </w:r>
      <w:r w:rsidRPr="00E457C1">
        <w:rPr>
          <w:noProof/>
          <w:lang w:val="en-US"/>
        </w:rPr>
        <w:t xml:space="preserve"> that CMIP6 models </w:t>
      </w:r>
      <w:r w:rsidR="007B4F58" w:rsidRPr="00E457C1">
        <w:rPr>
          <w:noProof/>
          <w:lang w:val="en-US"/>
        </w:rPr>
        <w:t>simulate</w:t>
      </w:r>
      <w:r w:rsidRPr="00E457C1">
        <w:rPr>
          <w:noProof/>
          <w:lang w:val="en-US"/>
        </w:rPr>
        <w:t xml:space="preserve"> the global monsoon domain and precipitation</w:t>
      </w:r>
      <w:r w:rsidR="00CB2A84" w:rsidRPr="00E457C1">
        <w:rPr>
          <w:noProof/>
          <w:lang w:val="en-US"/>
        </w:rPr>
        <w:t xml:space="preserve"> better</w:t>
      </w:r>
      <w:r w:rsidRPr="00E457C1">
        <w:rPr>
          <w:noProof/>
          <w:lang w:val="en-US"/>
        </w:rPr>
        <w:t xml:space="preserve"> (</w:t>
      </w:r>
      <w:r w:rsidR="00F64D05" w:rsidRPr="00E457C1">
        <w:rPr>
          <w:noProof/>
          <w:lang w:val="en-US"/>
        </w:rPr>
        <w:t>Figure 3.17</w:t>
      </w:r>
      <w:r w:rsidR="00626780" w:rsidRPr="00E457C1">
        <w:rPr>
          <w:noProof/>
          <w:lang w:val="en-US"/>
        </w:rPr>
        <w:t>a,b</w:t>
      </w:r>
      <w:r w:rsidRPr="00E457C1">
        <w:rPr>
          <w:noProof/>
          <w:lang w:val="en-US"/>
        </w:rPr>
        <w:t xml:space="preserve">), albeit with biases in annual mean precipitation and </w:t>
      </w:r>
      <w:r w:rsidR="001D6D99" w:rsidRPr="00E457C1">
        <w:rPr>
          <w:noProof/>
          <w:lang w:val="en-US"/>
        </w:rPr>
        <w:t xml:space="preserve">the </w:t>
      </w:r>
      <w:r w:rsidRPr="00E457C1">
        <w:rPr>
          <w:noProof/>
          <w:lang w:val="en-US"/>
        </w:rPr>
        <w:t xml:space="preserve">timings of onset and withdrawal of </w:t>
      </w:r>
      <w:r w:rsidR="001D6D99" w:rsidRPr="00E457C1">
        <w:rPr>
          <w:noProof/>
          <w:lang w:val="en-US"/>
        </w:rPr>
        <w:t xml:space="preserve">the </w:t>
      </w:r>
      <w:r w:rsidR="009F59CD" w:rsidRPr="00E457C1">
        <w:rPr>
          <w:noProof/>
          <w:lang w:val="en-US"/>
        </w:rPr>
        <w:t>S</w:t>
      </w:r>
      <w:ins w:id="1558" w:author="Sara M Tuson" w:date="2021-06-27T08:38:00Z">
        <w:r w:rsidR="00286C09">
          <w:rPr>
            <w:noProof/>
            <w:lang w:val="en-US"/>
          </w:rPr>
          <w:t xml:space="preserve">outhern </w:t>
        </w:r>
      </w:ins>
      <w:r w:rsidR="009F59CD" w:rsidRPr="00E457C1">
        <w:rPr>
          <w:noProof/>
          <w:lang w:val="en-US"/>
        </w:rPr>
        <w:t>H</w:t>
      </w:r>
      <w:ins w:id="1559" w:author="Sara M Tuson" w:date="2021-06-27T08:38:00Z">
        <w:r w:rsidR="00286C09">
          <w:rPr>
            <w:noProof/>
            <w:lang w:val="en-US"/>
          </w:rPr>
          <w:t>emisphere</w:t>
        </w:r>
      </w:ins>
      <w:r w:rsidRPr="00E457C1">
        <w:rPr>
          <w:noProof/>
          <w:lang w:val="en-US"/>
        </w:rPr>
        <w:t xml:space="preserve"> monsoon. Notable inter-model differences </w:t>
      </w:r>
      <w:r w:rsidR="007B4F58" w:rsidRPr="00E457C1">
        <w:rPr>
          <w:noProof/>
          <w:lang w:val="en-US"/>
        </w:rPr>
        <w:t>we</w:t>
      </w:r>
      <w:r w:rsidRPr="00E457C1">
        <w:rPr>
          <w:noProof/>
          <w:lang w:val="en-US"/>
        </w:rPr>
        <w:t xml:space="preserve">re identified in CMIP5, with the multi-model ensemble mean outperforming individual models </w:t>
      </w:r>
      <w:r>
        <w:rPr>
          <w:noProof/>
        </w:rPr>
        <w:fldChar w:fldCharType="begin" w:fldLock="1"/>
      </w:r>
      <w:r w:rsidR="00B44FBC">
        <w:rPr>
          <w:noProof/>
          <w:lang w:val="en-US"/>
        </w:rPr>
        <w:instrText>ADDIN CSL_CITATION { "citationItems" : [ { "id" : "ITEM-1", "itemData" : { "DOI" : "10.1007/s00382-012-1564-0", "ISSN" : "1432-0894", "abstract" : "This study investigates future changes of Global Monsoon (GM) under anthropogenic global warming using 20 coupled models that participated in the phase five of Coupled Model Intercomparison Project (CMIP5) by comparing two runs: the historical run for 1850\u20132005 and the Representative Concentration Pathway (RCP) 4.5 run for 2006\u20132100. A metrics for evaluation of models' performance on GM is designed to document performance for 1980\u20132005 and best four models are selected. The four best models' multi-model ensemble (B4MME) projects the following changes in the twenty-first century under the RCP4.5 scenario. (1) Monsoon domain will not change appreciably but land monsoon domain over Asia tends to expand westward by 10.6 %. (2) The annual mean and range of GM precipitation and the percentage of local summer rainfall will all amplify at a significant level over most of the global region, both over land and over ocean. (3) There will be a more prominent northern-southern hemispheric asymmetry and eastern-western hemispheric asymmetry. (4) Northern Hemisphere (NH) monsoon onset will be advanced and withdrawal will be delayed. (5) Changes in monsoon precipitation exhibits huge differences between the NH and the Southern hemisphere (SH). The NH monsoon precipitation will increase significantly due to increase in temperature difference between the NH and SH, significant enhancement of the Hadley circulation, and atmospheric moistening, against stabilization of troposphere. There is a slight decrease of the Walker circulation but not significant against the inter-model spread. There are important differences between the CMIP 3 and CMIP5 results which are discussed in detail.", "author" : [ { "dropping-particle" : "", "family" : "Lee", "given" : "J-Y", "non-dropping-particle" : "", "parse-names" : false, "suffix" : "" }, { "dropping-particle" : "", "family" : "Wang", "given" : "B", "non-dropping-particle" : "", "parse-names" : false, "suffix" : "" } ], "container-title" : "Climate Dynamics", "id" : "ITEM-1", "issue" : "1", "issued" : { "date-parts" : [ [ "2014", "1" ] ] }, "page" : "101-119", "title" : "Future change of global monsoon in the CMIP5", "translator" : [ { "dropping-particle" : "", "family" : "J3799", "given" : "", "non-dropping-particle" : "", "parse-names" : false, "suffix" : "" } ], "type" : "article-journal", "volume" : "42" }, "uris" : [ "http://www.mendeley.com/documents/?uuid=32b72778-f35f-4d87-baff-1d33d26f1772" ] } ], "mendeley" : { "formattedCitation" : "(Lee and Wang, 2014)", "plainTextFormattedCitation" : "(Lee and Wang, 2014)", "previouslyFormattedCitation" : "(Lee and Wang, 2014)" }, "properties" : { "noteIndex" : 0 }, "schema" : "https://github.com/citation-style-language/schema/raw/master/csl-citation.json" }</w:instrText>
      </w:r>
      <w:r>
        <w:rPr>
          <w:noProof/>
        </w:rPr>
        <w:fldChar w:fldCharType="separate"/>
      </w:r>
      <w:r w:rsidR="00393F8C">
        <w:rPr>
          <w:noProof/>
          <w:lang w:val="en-US"/>
        </w:rPr>
        <w:t>(Lee and Wang, 2014)</w:t>
      </w:r>
      <w:r>
        <w:rPr>
          <w:noProof/>
        </w:rPr>
        <w:fldChar w:fldCharType="end"/>
      </w:r>
      <w:r w:rsidRPr="00E457C1">
        <w:rPr>
          <w:noProof/>
          <w:lang w:val="en-US"/>
        </w:rPr>
        <w:t xml:space="preserve">. Common biases </w:t>
      </w:r>
      <w:r w:rsidR="007B4F58" w:rsidRPr="00E457C1">
        <w:rPr>
          <w:noProof/>
          <w:lang w:val="en-US"/>
        </w:rPr>
        <w:t>we</w:t>
      </w:r>
      <w:r w:rsidRPr="00E457C1">
        <w:rPr>
          <w:noProof/>
          <w:lang w:val="en-US"/>
        </w:rPr>
        <w:t xml:space="preserve">re identified across CMIP5 models in moist static energy and upper-tropospheric temperature associated with the South Asian summer monsoon, which </w:t>
      </w:r>
      <w:r w:rsidR="007B4F58" w:rsidRPr="00E457C1">
        <w:rPr>
          <w:noProof/>
          <w:lang w:val="en-US"/>
        </w:rPr>
        <w:t>may</w:t>
      </w:r>
      <w:r w:rsidRPr="00E457C1">
        <w:rPr>
          <w:noProof/>
          <w:lang w:val="en-US"/>
        </w:rPr>
        <w:t xml:space="preserve"> arise from overly smoothed model topography </w:t>
      </w:r>
      <w:r>
        <w:rPr>
          <w:noProof/>
        </w:rPr>
        <w:fldChar w:fldCharType="begin" w:fldLock="1"/>
      </w:r>
      <w:r w:rsidR="00E719C0">
        <w:rPr>
          <w:noProof/>
          <w:lang w:val="en-US"/>
        </w:rPr>
        <w:instrText>ADDIN CSL_CITATION { "citationItems" : [ { "id" : "ITEM-1", "itemData" : { "DOI" : "10.1175/JCLI-D-12-00493.1", "ISSN" : "0894-8755", "abstract" : "AbstractHere it is shown that almost all models participating in the Coupled Model Intercomparison Project (CMIP) exhibit a common bias in the thermodynamic structure of boreal summer monsoons. The strongest bias lies over South Asia, where the upper-tropospheric temperature maximum is too weak, is shifted southeast of its observed location, and does not extend as far west over Africa as it does in observations. Simulated Asian maxima of surface air moist static energy are also too weak and are located over coastal oceans rather than in their observed continental position. The spatial structure of this bias suggests that it is caused by an overly smoothed representation of topography west of the Tibetan Plateau, which allows dry air from the deserts of western Asia to penetrate the monsoon thermal maximum, suppressing moist convection and cooling the upper troposphere. In a climate model with a decent representation of the thermodynamic state of the Asian monsoon, the qualitative characteristics of this bias can be recreated by truncating topography just west of the Tibetan Plateau. This relatively minor topographic modification also produces a negative anomaly of Indian precipitation of similar sign and amplitude to the CMIP continental Indian monsoon precipitation bias. Furthermore, in simulations of next-century climate warming, this topographic modification reduces the amplitude of the increase in Indian monsoon precipitation. These results confirm the importance of topography west of the Tibetan Plateau for South Asian climate and illustrate the need for careful assessments of the thermodynamic state of model monsoons.", "author" : [ { "dropping-particle" : "", "family" : "Boos", "given" : "William R", "non-dropping-particle" : "", "parse-names" : false, "suffix" : "" }, { "dropping-particle" : "V", "family" : "Hurley", "given" : "John", "non-dropping-particle" : "", "parse-names" : false, "suffix" : "" } ], "container-title" : "Journal of Climate", "id" : "ITEM-1", "issue" : "7", "issued" : { "date-parts" : [ [ "2012", "10", "5" ] ] }, "note" : "doi: 10.1175/JCLI-D-12-00493.1", "page" : "2279-2287", "publisher" : "American Meteorological Society", "title" : "Thermodynamic Bias in the Multimodel Mean Boreal Summer Monsoon", "translator" : [ { "dropping-particle" : "", "family" : "J3792", "given" : "", "non-dropping-particle" : "", "parse-names" : false, "suffix" : "" } ], "type" : "article-journal", "volume" : "26" }, "uris" : [ "http://www.mendeley.com/documents/?uuid=2ace691b-36dc-3969-adf5-e9095db8c574" ] } ], "mendeley" : { "formattedCitation" : "(Boos and Hurley, 2012)", "plainTextFormattedCitation" : "(Boos and Hurley, 2012)", "previouslyFormattedCitation" : "(Boos and Hurley, 2012)" }, "properties" : { "noteIndex" : 0 }, "schema" : "https://github.com/citation-style-language/schema/raw/master/csl-citation.json" }</w:instrText>
      </w:r>
      <w:r>
        <w:rPr>
          <w:noProof/>
        </w:rPr>
        <w:fldChar w:fldCharType="separate"/>
      </w:r>
      <w:r w:rsidR="00393F8C">
        <w:rPr>
          <w:noProof/>
          <w:lang w:val="en-US"/>
        </w:rPr>
        <w:t>(Boos and Hurley, 2012)</w:t>
      </w:r>
      <w:r>
        <w:rPr>
          <w:noProof/>
        </w:rPr>
        <w:fldChar w:fldCharType="end"/>
      </w:r>
      <w:r w:rsidRPr="00E457C1">
        <w:rPr>
          <w:noProof/>
          <w:lang w:val="en-US"/>
        </w:rPr>
        <w:t xml:space="preserve">. However, in </w:t>
      </w:r>
      <w:r w:rsidR="00070AD0" w:rsidRPr="00E457C1">
        <w:rPr>
          <w:noProof/>
          <w:lang w:val="en-US"/>
        </w:rPr>
        <w:t>atmospheric models</w:t>
      </w:r>
      <w:r w:rsidRPr="00E457C1">
        <w:rPr>
          <w:noProof/>
          <w:lang w:val="en-US"/>
        </w:rPr>
        <w:t xml:space="preserve"> with increasing resolution approaching 20 km, improvements in monsoon precipitation are not universal across regions and models, and overall improvements are unclear </w:t>
      </w:r>
      <w:r>
        <w:rPr>
          <w:noProof/>
        </w:rPr>
        <w:fldChar w:fldCharType="begin" w:fldLock="1"/>
      </w:r>
      <w:r w:rsidR="00110E10">
        <w:rPr>
          <w:noProof/>
          <w:lang w:val="en-US"/>
        </w:rPr>
        <w:instrText>ADDIN CSL_CITATION { "citationItems" : [ { "id" : "ITEM-1", "itemData" : { "DOI" : "10.1007/s00382-015-2614-1", "ISSN" : "0930-7575", "author" : [ { "dropping-particle" : "", "family" : "Johnson", "given" : "Stephanie J.", "non-dropping-particle" : "", "parse-names" : false, "suffix" : "" }, { "dropping-particle" : "", "family" : "Levine", "given" : "Richard C.", "non-dropping-particle" : "", "parse-names" : false, "suffix" : "" }, { "dropping-particle" : "", "family" : "Turner", "given" : "Andrew G.", "non-dropping-particle" : "", "parse-names" : false, "suffix" : "" }, { "dropping-particle" : "", "family" : "Martin", "given" : "Gill M.", "non-dropping-particle" : "", "parse-names" : false, "suffix" : "" }, { "dropping-particle" : "", "family" : "Woolnough", "given" : "Steven J.", "non-dropping-particle" : "", "parse-names" : false, "suffix" : "" }, { "dropping-particle" : "", "family" : "Schiemann", "given" : "Reinhard", "non-dropping-particle" : "", "parse-names" : false, "suffix" : "" }, { "dropping-particle" : "", "family" : "Mizielinski", "given" : "Matthew S.",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"Demory", "given" : "Marie-Estelle", "non-dropping-particle" : "", "parse-names" : false, "suffix" : "" }, { "dropping-particle" : "", "family" : "Strachan", "given" : "Jane", "non-dropping-particle" : "", "parse-names" : false, "suffix" : "" } ], "container-title" : "Climate Dynamics", "id" : "ITEM-1", "issue" : "3-4", "issued" : { "date-parts" : [ [ "2016", "2", "22" ] ] }, "page" : "807-831", "title" : "The resolution sensitivity of the South Asian monsoon and Indo-Pacific in a global 0.35\u00b0 AGCM", "translator" : [ { "dropping-particle" : "", "family" : "J6057", "given" : "", "non-dropping-particle" : "", "parse-names" : false, "suffix" : "" } ], "type" : "article-journal", "volume" : "46" }, "uris" : [ "http://www.mendeley.com/documents/?uuid=365c4cb5-d774-4230-a04e-b0b6994ad813", "http://www.mendeley.com/documents/?uuid=8a73f03b-600a-424d-b025-710f4ca401c5" ] }, { "id" : "ITEM-2", "itemData" : { "DOI" : "10.1007/s00382-016-3517-5", "ISSN" : "0930-7575", "author" : [ { "dropping-particle" : "", "family" : "Ogata", "given" : "Tomomichi", "non-dropping-particle" : "", "parse-names" : false, "suffix" : "" }, { "dropping-particle" : "", "family" : "Johnson", "given" : "Stephanie J.", "non-dropping-particle" : "", "parse-names" : false, "suffix" : "" }, { "dropping-particle" : "", "family" : "Schiemann", "given" : "Reinhard", "non-dropping-particle" : "", "parse-names" : false, "suffix" : "" }, { "dropping-particle" : "", "family" : "Demory", "given" : "Marie-Estelle", "non-dropping-particle" : "", "parse-names" : false, "suffix" : "" }, { "dropping-particle" : "", "family" : "Mizuta", "given" : "Ryo", "non-dropping-particle" : "", "parse-names" : false, "suffix" : "" }, { "dropping-particle" : "", "family" : "Yoshida", "given" : "Kohei", "non-dropping-particle" : "", "parse-names" : false, "suffix" : "" }, { "dropping-particle" : "", "family" : "Osamu Arakawa", "given" : "", "non-dropping-particle" : "", "parse-names" : false, "suffix" : "" } ], "container-title" : "Climate Dynamics", "id" : "ITEM-2", "issue" : "9-10", "issued" : { "date-parts" : [ [ "2017", "11", "10" ] ] }, "page" : "3345-3361", "title" : "The resolution sensitivity of the Asian summer monsoon and its inter-model comparison between MRI-AGCM and MetUM", "translator" : [ { "dropping-particle" : "", "family" : "J6058", "given" : "", "non-dropping-particle" : "", "parse-names" : false, "suffix" : "" } ], "type" : "article-journal", "volume" : "49" }, "uris" : [ "http://www.mendeley.com/documents/?uuid=5721f059-b389-4627-a062-9b869e3f4513", "http://www.mendeley.com/documents/?uuid=53a6a6b3-e3d4-4d99-b748-3a513acc1e37" ] }, { "id" : "ITEM-3", "itemData" : { "DOI" : "10.1007/s00376-018-7273-9", "ISSN" : "1861-9533", "abstract" : "The sensitivity of the representation of the global monsoon annual cycle to horizontal resolution is compared in three AGCMs: the Met Office Unified Model-Global Atmosphere 3.0; the Meteorological Research Institute AGCM3; and the Global High Resolution AGCM from the Geophysical Fluid Dynamics Laboratory. For each model, we use two horizontal resolution configurations for the period 1998\u20132008. Increasing resolution consistently improves simulated precipitation and low-level circulation of the annual mean and the first two annual cycle modes, as measured by the pattern correlation coefficient and equitable threat score. Improvements in simulating the summer monsoon onset and withdrawal are region-dependent. No consistent response to resolution is found in simulating summer monsoon retreat. Regionally, increased resolution reduces the positive bias in simulated annual mean precipitation, the two annual-cycle modes over the West African monsoon and Northwestern Pacific monsoon. An overestimation of the solstitial mode and an underestimation of the equinoctial asymmetric mode of the East Asian monsoon are reduced in all high-resolution configurations. Systematic errors exist in lower-resolution models for simulating the onset and withdrawal of the summer monsoon. Higher resolution models consistently improve the early summer monsoon onset over East Asia and West Africa, but substantial differences exist in the responses over the Indian monsoon region, where biases differ across the three low-resolution AGCMs. This study demonstrates the importance of a multi-model comparison when examining the added value of resolution and the importance of model physical parameterizations for simulation of the Indian monsoon.", "author" : [ { "dropping-particle" : "", "family" : "Zhang", "given" : "Lixia", "non-dropping-particle" : "", "parse-names" : false, "suffix" : "" }, { "dropping-particle" : "", "family" : "Zhou", "given" : "Tianjun", "non-dropping-particle" : "", "parse-names" : false, "suffix" : "" }, { "droppi</w:instrText>
      </w:r>
      <w:r w:rsidR="00110E10" w:rsidRPr="001D5B54">
        <w:rPr>
          <w:noProof/>
          <w:rPrChange w:id="1560" w:author="Clotilde Pean" w:date="2021-06-21T14:14:00Z">
            <w:rPr>
              <w:noProof/>
              <w:lang w:val="en-US"/>
            </w:rPr>
          </w:rPrChange>
        </w:rPr>
        <w:instrText>ng-particle" : "", "family" : "Klingaman", "given" : "Nicholas P", "non-dropping-particle" : "", "parse-names" : false, "suffix" : "" }, { "dropping-particle" : "", "family" : "Wu", "given" : "Peili", "non-dropping-particle" : "", "parse-names" : false, "suffix" : "" }, { "dropping-particle" : "", "family" : "Roberts", "given" : "Malcolm", "non-dropping-particle" : "", "parse-names" : false, "suffix" : "" } ], "container-title" : "Advances in Atmospheric Sciences", "id" : "ITEM-3", "issue" : "8", "issued" : { "date-parts" : [ [ "2018" ] ] }, "page" : "1003-1020", "title" : "Effect of Horizontal Resolution on the Representation of the Global Monsoon Annual Cycle in AGCMs", "translator" : [ { "dropping-particle" : "", "family" : "J3795", "given" : "", "non-dropping-particle" : "", "parse-names" : false, "suffix" : "" } ], "type" : "article-journal", "volume" : "35" }, "uris" : [ "http://www.mendeley.com/documents/?uuid=0c583b50-8e08-3cb9-b97c-98823d204a75" ] } ], "mendeley" : { "formattedCitation" : "(Johnson et al., 2016; Ogata et al., 2017; Zhang et al., 2018b)", "manualFormatting" : "(Johnson et al., 2016; Ogata et al., 2017; L. Zhang et al., 2018b)", "plainTextFormattedCitation" : "(Johnson et al., 2016; Ogata et al., 2017; Zhang et al., 2018b)", "previouslyFormattedCitation" : "(Johnson et al., 2016; Ogata et al., 2017; Zhang et al., 2018b)" }, "properties" : { "noteIndex" : 0 }, "schema" : "https://github.com/citation-style-language/schema/raw/master/csl-citation.json" }</w:instrText>
      </w:r>
      <w:r>
        <w:rPr>
          <w:noProof/>
        </w:rPr>
        <w:fldChar w:fldCharType="separate"/>
      </w:r>
      <w:r w:rsidR="00393F8C">
        <w:rPr>
          <w:noProof/>
        </w:rPr>
        <w:t>(Johnson et al., 2016; Ogata et al., 2017; L. Zhang et al., 2018b)</w:t>
      </w:r>
      <w:r>
        <w:rPr>
          <w:noProof/>
        </w:rPr>
        <w:fldChar w:fldCharType="end"/>
      </w:r>
      <w:r>
        <w:rPr>
          <w:i/>
          <w:noProof/>
        </w:rPr>
        <w:t>.</w:t>
      </w:r>
    </w:p>
    <w:p w14:paraId="67FA2719" w14:textId="77777777" w:rsidR="009F594A" w:rsidRPr="00DD5D7B" w:rsidRDefault="009F594A" w:rsidP="009F594A">
      <w:pPr>
        <w:pStyle w:val="AR6BodyText"/>
        <w:rPr>
          <w:noProof/>
          <w:lang w:val="fr-CA"/>
        </w:rPr>
      </w:pPr>
    </w:p>
    <w:p w14:paraId="02BAD3BC" w14:textId="77D37B10" w:rsidR="009F594A" w:rsidRPr="00E457C1" w:rsidRDefault="009F594A" w:rsidP="009F594A">
      <w:pPr>
        <w:pStyle w:val="AR6BodyText"/>
        <w:rPr>
          <w:noProof/>
          <w:lang w:val="en-US"/>
        </w:rPr>
      </w:pPr>
      <w:r w:rsidRPr="00E457C1">
        <w:rPr>
          <w:noProof/>
          <w:lang w:val="en-US"/>
        </w:rPr>
        <w:lastRenderedPageBreak/>
        <w:t>In instrumental records, global summer monsoon precipitation intensity (measured by summer precipitation averaged over the monsoon domain) decreased from the 1950s to 1980s, followed by an increase (Section 2.3.1.4.2</w:t>
      </w:r>
      <w:del w:id="1561" w:author="Ian Blenkinsop" w:date="2021-07-13T11:58:00Z">
        <w:r w:rsidRPr="00E457C1" w:rsidDel="005B2F04">
          <w:rPr>
            <w:noProof/>
            <w:lang w:val="en-US"/>
          </w:rPr>
          <w:delText>;</w:delText>
        </w:r>
        <w:r w:rsidR="00F64D05" w:rsidRPr="00E457C1" w:rsidDel="005B2F04">
          <w:rPr>
            <w:noProof/>
            <w:lang w:val="en-US"/>
          </w:rPr>
          <w:delText xml:space="preserve"> </w:delText>
        </w:r>
      </w:del>
      <w:ins w:id="1562" w:author="Ian Blenkinsop" w:date="2021-07-13T11:58:00Z">
        <w:r w:rsidR="005B2F04">
          <w:rPr>
            <w:noProof/>
            <w:lang w:val="en-US"/>
          </w:rPr>
          <w:t xml:space="preserve"> and</w:t>
        </w:r>
        <w:r w:rsidR="005B2F04" w:rsidRPr="00E457C1">
          <w:rPr>
            <w:noProof/>
            <w:lang w:val="en-US"/>
          </w:rPr>
          <w:t xml:space="preserve"> </w:t>
        </w:r>
      </w:ins>
      <w:r w:rsidR="00F64D05" w:rsidRPr="00E457C1">
        <w:rPr>
          <w:noProof/>
          <w:lang w:val="en-US"/>
        </w:rPr>
        <w:t>Figure 3.17</w:t>
      </w:r>
      <w:r w:rsidR="00A824E0" w:rsidRPr="00E457C1">
        <w:rPr>
          <w:noProof/>
          <w:lang w:val="en-US"/>
        </w:rPr>
        <w:t>c</w:t>
      </w:r>
      <w:r w:rsidRPr="00E457C1">
        <w:rPr>
          <w:noProof/>
          <w:lang w:val="en-US"/>
        </w:rPr>
        <w:t xml:space="preserve">), arising mainly from variations in Northern Hemispheric land monsoons. A CMIP5 multi-model study by </w:t>
      </w:r>
      <w:r w:rsidRPr="000D69DA">
        <w:rPr>
          <w:noProof/>
        </w:rPr>
        <w:fldChar w:fldCharType="begin" w:fldLock="1"/>
      </w:r>
      <w:ins w:id="1563" w:author="Robin Matthews" w:date="2021-06-15T13:12:00Z">
        <w:r w:rsidR="002B46E7">
          <w:rPr>
            <w:noProof/>
            <w:lang w:val="en-US"/>
          </w:rPr>
          <w:instrText>ADDIN CSL_CITATION { "citationItems" : [ { "id" : "ITEM-1", "itemData" : { "DOI" : "10.1002/joc.5699", "ISSN" : "08998418", "author" : [ { "dropping-particle" : "", "family" : "Zhang", "given" : "Yanfang", "non-dropping-particle" : "", "parse-names" : false, "suffix" : "" }, { "dropping-particle" : "", "family" : "Guo", "given" : "Yan", "non-dropping-particle" : "", "parse-names" : false, "suffix" : "" }, { "dropping-particle" : "", "family" : "Dong", "given" : "Wenjie", "non-dropping-particle" : "", "parse-names" : false, "suffix" : "" }, { "dropping-particle" : "", "family" : "Li", "given" : "Chunxiang", "non-dropping-particle" : "", "parse-names" : false, "suffix" : "" } ], "container-title" : "International Journal of Climatology", "id" : "ITEM-1", "issue" : "13", "issued" : { "date-parts" : [ [ "2018", "11" ] ] }, "page" : "4818-4829", "title" : "What drives the decadal variation of global land monsoon precipitation over the past 50 years?", "translator" : [ { "dropping-particle" : "", "family" : "J5284", "given" : "", "non-dropping-particle" : "", "parse-names" : false, "suffix" : "" } ], "type" : "article-journal", "volume" : "38" }, "uris" : [ "http://www.mendeley.com/documents/?uuid=878ef8f6-f76f-4fe7-99f6-68d209194d81" ] } ], "mendeley" : { "formattedCitation" : "(Zhang et al., 2018c)", "manualFormatting" : "Y. Zhang et al. (2018)", "plainTextFormattedCitation" : "(Zhang et al., 2018c)", "previouslyFormattedCitation" : "(Zhang et al., 2018c)" }, "properties" : { "noteIndex" : 0 }, "schema" : "https://github.com/citation-style-language/schema/raw/master/csl-citation.json" }</w:instrText>
        </w:r>
      </w:ins>
      <w:del w:id="1564" w:author="Robin Matthews" w:date="2021-06-15T13:12:00Z">
        <w:r w:rsidR="00E719C0" w:rsidDel="002B46E7">
          <w:rPr>
            <w:noProof/>
            <w:lang w:val="en-US"/>
          </w:rPr>
          <w:delInstrText>ADDIN CSL_CITATION { "citationItems" : [ { "id" : "ITEM-1", "itemData" : { "DOI" : "10.1002/joc.5699", "ISSN" : "08998418", "author" : [ { "dropping-particle" : "", "family" : "Zhang", "given" : "Yanfang", "non-dropping-particle" : "", "parse-names" : false, "suffix" : "" }, { "dropping-particle" : "", "family" : "Guo", "given" : "Yan", "non-dropping-particle" : "", "parse-names" : false, "suffix" : "" }, { "dropping-particle" : "", "family" : "Dong", "given" : "Wenjie", "non-dropping-particle" : "", "parse-names" : false, "suffix" : "" }, { "dropping-particle" : "", "family" : "Li", "given" : "Chunxiang", "non-dropping-particle" : "", "parse-names" : false, "suffix" : "" } ], "container-title" : "International Journal of Climatology", "id" : "ITEM-1", "issue" : "13", "issued" : { "date-parts" : [ [ "2018", "11" ] ] }, "page" : "4818-4829", "title" : "What drives the decadal variation of global land monsoon precipitation over the past 50 years?", "translator" : [ { "dropping-particle" : "", "family" : "J5284", "given" : "", "non-dropping-particle" : "", "parse-names" : false, "suffix" : "" } ], "type" : "article-journal", "volume" : "38" }, "uris" : [ "http://www.mendeley.com/documents/?uuid=878ef8f6-f76f-4fe7-99f6-68d209194d81" ] } ], "mendeley" : { "formattedCitation" : "(Zhang et al., 2018c)", "manualFormatting" : "Zhang et al. (2018b)", "plainTextFormattedCitation" : "(Zhang et al., 2018c)", "previouslyFormattedCitation" : "(Zhang et al., 2018c)" }, "properties" : { "noteIndex" : 0 }, "schema" : "https://github.com/citation-style-language/schema/raw/master/csl-citation.json" }</w:delInstrText>
        </w:r>
      </w:del>
      <w:r w:rsidRPr="000D69DA">
        <w:rPr>
          <w:noProof/>
        </w:rPr>
        <w:fldChar w:fldCharType="separate"/>
      </w:r>
      <w:r w:rsidR="00393F8C">
        <w:rPr>
          <w:noProof/>
          <w:lang w:val="en-US"/>
        </w:rPr>
        <w:t>Y. Zhang et al. (2018)</w:t>
      </w:r>
      <w:r w:rsidRPr="000D69DA">
        <w:rPr>
          <w:noProof/>
        </w:rPr>
        <w:fldChar w:fldCharType="end"/>
      </w:r>
      <w:r w:rsidRPr="00E457C1">
        <w:rPr>
          <w:noProof/>
          <w:lang w:val="en-US"/>
        </w:rPr>
        <w:t xml:space="preserve"> f</w:t>
      </w:r>
      <w:r w:rsidR="00CB2A84" w:rsidRPr="00E457C1">
        <w:rPr>
          <w:noProof/>
          <w:lang w:val="en-US"/>
        </w:rPr>
        <w:t>ound</w:t>
      </w:r>
      <w:r w:rsidRPr="00E457C1">
        <w:rPr>
          <w:noProof/>
          <w:lang w:val="en-US"/>
        </w:rPr>
        <w:t xml:space="preserve"> that observed 1951</w:t>
      </w:r>
      <w:del w:id="1565" w:author="Sara M Tuson" w:date="2021-06-24T10:54:00Z">
        <w:r w:rsidRPr="00E457C1" w:rsidDel="00D269C7">
          <w:rPr>
            <w:noProof/>
            <w:lang w:val="en-US"/>
          </w:rPr>
          <w:delText>-</w:delText>
        </w:r>
      </w:del>
      <w:ins w:id="1566" w:author="Sara M Tuson" w:date="2021-06-24T10:54:00Z">
        <w:r w:rsidR="00D269C7">
          <w:rPr>
            <w:noProof/>
            <w:lang w:val="en-US"/>
          </w:rPr>
          <w:t>–</w:t>
        </w:r>
      </w:ins>
      <w:r w:rsidRPr="00E457C1">
        <w:rPr>
          <w:noProof/>
          <w:lang w:val="en-US"/>
        </w:rPr>
        <w:t xml:space="preserve">2004 trends of the global and </w:t>
      </w:r>
      <w:r w:rsidR="009F59CD" w:rsidRPr="00E457C1">
        <w:rPr>
          <w:noProof/>
          <w:lang w:val="en-US"/>
        </w:rPr>
        <w:t>N</w:t>
      </w:r>
      <w:ins w:id="1567" w:author="Sara M Tuson" w:date="2021-06-27T08:39:00Z">
        <w:r w:rsidR="00286C09">
          <w:rPr>
            <w:noProof/>
            <w:lang w:val="en-US"/>
          </w:rPr>
          <w:t xml:space="preserve">orthern </w:t>
        </w:r>
      </w:ins>
      <w:r w:rsidR="009F59CD" w:rsidRPr="00E457C1">
        <w:rPr>
          <w:noProof/>
          <w:lang w:val="en-US"/>
        </w:rPr>
        <w:t>H</w:t>
      </w:r>
      <w:ins w:id="1568" w:author="Sara M Tuson" w:date="2021-06-27T08:39:00Z">
        <w:r w:rsidR="00286C09">
          <w:rPr>
            <w:noProof/>
            <w:lang w:val="en-US"/>
          </w:rPr>
          <w:t>emisphere</w:t>
        </w:r>
      </w:ins>
      <w:r w:rsidRPr="00E457C1">
        <w:rPr>
          <w:noProof/>
          <w:lang w:val="en-US"/>
        </w:rPr>
        <w:t xml:space="preserve"> summer land monsoon precipitation intensity are well captured by historical simulations, and CMIP6 models show similar results for global land summer monsoon precipitation (Figure 3.1</w:t>
      </w:r>
      <w:r w:rsidR="00F64D05" w:rsidRPr="00E457C1">
        <w:rPr>
          <w:noProof/>
          <w:lang w:val="en-US"/>
        </w:rPr>
        <w:t>7</w:t>
      </w:r>
      <w:r w:rsidRPr="00E457C1">
        <w:rPr>
          <w:noProof/>
          <w:lang w:val="en-US"/>
        </w:rPr>
        <w:t xml:space="preserve">c). However, the 1960s peak in the </w:t>
      </w:r>
      <w:r w:rsidR="009F59CD" w:rsidRPr="00E457C1">
        <w:rPr>
          <w:noProof/>
          <w:lang w:val="en-US"/>
        </w:rPr>
        <w:t>N</w:t>
      </w:r>
      <w:ins w:id="1569" w:author="Sara M Tuson" w:date="2021-06-27T08:39:00Z">
        <w:r w:rsidR="00286C09">
          <w:rPr>
            <w:noProof/>
            <w:lang w:val="en-US"/>
          </w:rPr>
          <w:t xml:space="preserve">orthern </w:t>
        </w:r>
      </w:ins>
      <w:r w:rsidR="009F59CD" w:rsidRPr="00E457C1">
        <w:rPr>
          <w:noProof/>
          <w:lang w:val="en-US"/>
        </w:rPr>
        <w:t>H</w:t>
      </w:r>
      <w:ins w:id="1570" w:author="Sara M Tuson" w:date="2021-06-27T08:39:00Z">
        <w:r w:rsidR="00286C09">
          <w:rPr>
            <w:noProof/>
            <w:lang w:val="en-US"/>
          </w:rPr>
          <w:t>emisphere</w:t>
        </w:r>
      </w:ins>
      <w:r w:rsidRPr="00E457C1">
        <w:rPr>
          <w:noProof/>
          <w:lang w:val="en-US"/>
        </w:rPr>
        <w:t xml:space="preserve"> summer monsoon circulation </w:t>
      </w:r>
      <w:r w:rsidR="00CB2A84" w:rsidRPr="00E457C1">
        <w:rPr>
          <w:noProof/>
          <w:lang w:val="en-US"/>
        </w:rPr>
        <w:t xml:space="preserve">is </w:t>
      </w:r>
      <w:r w:rsidRPr="00E457C1">
        <w:rPr>
          <w:noProof/>
          <w:lang w:val="en-US"/>
        </w:rPr>
        <w:t>outside the 5th</w:t>
      </w:r>
      <w:del w:id="1571" w:author="Sara M Tuson" w:date="2021-06-24T10:54:00Z">
        <w:r w:rsidRPr="00E457C1" w:rsidDel="00D269C7">
          <w:rPr>
            <w:noProof/>
            <w:lang w:val="en-US"/>
          </w:rPr>
          <w:delText>-</w:delText>
        </w:r>
      </w:del>
      <w:ins w:id="1572" w:author="Sara M Tuson" w:date="2021-06-24T10:54:00Z">
        <w:r w:rsidR="00D269C7">
          <w:rPr>
            <w:noProof/>
            <w:lang w:val="en-US"/>
          </w:rPr>
          <w:t>–</w:t>
        </w:r>
      </w:ins>
      <w:r w:rsidRPr="00E457C1">
        <w:rPr>
          <w:noProof/>
          <w:lang w:val="en-US"/>
        </w:rPr>
        <w:t>95th percentile range of CMIP5 and CMIP6 historical simulations for two out of three reanalyses (Figure 3.1</w:t>
      </w:r>
      <w:r w:rsidR="00F64D05" w:rsidRPr="00E457C1">
        <w:rPr>
          <w:noProof/>
          <w:lang w:val="en-US"/>
        </w:rPr>
        <w:t>7</w:t>
      </w:r>
      <w:r w:rsidRPr="00E457C1">
        <w:rPr>
          <w:noProof/>
          <w:lang w:val="en-US"/>
        </w:rPr>
        <w:t xml:space="preserve">d). Modelling studies show that </w:t>
      </w:r>
      <w:r w:rsidR="00CA4412" w:rsidRPr="00E457C1">
        <w:rPr>
          <w:noProof/>
          <w:lang w:val="en-US"/>
        </w:rPr>
        <w:t xml:space="preserve">greenhouse gas </w:t>
      </w:r>
      <w:r w:rsidRPr="00E457C1">
        <w:rPr>
          <w:noProof/>
          <w:lang w:val="en-US"/>
        </w:rPr>
        <w:t xml:space="preserve">increases act to enhance </w:t>
      </w:r>
      <w:r w:rsidR="009F59CD" w:rsidRPr="00E457C1">
        <w:rPr>
          <w:noProof/>
          <w:lang w:val="en-US"/>
        </w:rPr>
        <w:t>N</w:t>
      </w:r>
      <w:ins w:id="1573" w:author="Sara M Tuson" w:date="2021-06-27T08:39:00Z">
        <w:r w:rsidR="00286C09">
          <w:rPr>
            <w:noProof/>
            <w:lang w:val="en-US"/>
          </w:rPr>
          <w:t xml:space="preserve">orthern </w:t>
        </w:r>
      </w:ins>
      <w:r w:rsidR="009F59CD" w:rsidRPr="00E457C1">
        <w:rPr>
          <w:noProof/>
          <w:lang w:val="en-US"/>
        </w:rPr>
        <w:t>H</w:t>
      </w:r>
      <w:ins w:id="1574" w:author="Sara M Tuson" w:date="2021-06-27T08:39:00Z">
        <w:r w:rsidR="00286C09">
          <w:rPr>
            <w:noProof/>
            <w:lang w:val="en-US"/>
          </w:rPr>
          <w:t>emisphere</w:t>
        </w:r>
      </w:ins>
      <w:r w:rsidRPr="00E457C1">
        <w:rPr>
          <w:noProof/>
          <w:lang w:val="en-US"/>
        </w:rPr>
        <w:t xml:space="preserve"> summer monsoon precipitation intensity </w:t>
      </w:r>
      <w:r w:rsidR="0002483C">
        <w:rPr>
          <w:noProof/>
        </w:rPr>
        <w:fldChar w:fldCharType="begin" w:fldLock="1"/>
      </w:r>
      <w:r w:rsidR="00110E10">
        <w:rPr>
          <w:noProof/>
          <w:lang w:val="en-US"/>
        </w:rPr>
        <w:instrText>ADDIN CSL_CITATION { "citationItems" : [ { "id" : "ITEM-1", "itemData" : { "DOI" : "10.1007/s00382-012-1360-x", "ISSN" : "0930-7575", "author" : [ { "dropping-particle" : "", "family" : "Liu", "given" : "Jian", "non-dropping-particle" : "", "parse-names" : false, "suffix" : "" }, { "dropping-particle" : "", "family" : "Wang", "given" : "Bin", "non-dropping-particle" : "", "parse-names" : false, "suffix" : "" }, { "dropping-particle" : "", "family" : "Yim", "given" : "So-Young", "non-dropping-particle" : "", "parse-names" : false, "suffix" : "" }, { "dropping-particle" : "", "family" : "Lee", "given" : "June-Yi", "non-dropping-particle" : "", "parse-names" : false, "suffix" : "" }, { "dropping-particle" : "", "family" : "Jhun", "given" : "Jong-Ghap", "non-dropping-particle" : "", "parse-names" : false, "suffix" : "" }, { "dropping-particle" : "", "family" : "Ha", "given" : "Kyung-Ja", "non-dropping-particle" : "", "parse-names" : false, "suffix" : "" } ], "container-title" : "Climate Dynamics", "id" : "ITEM-1", "issue" : "5", "issued" : { "date-parts" : [ [ "2012", "9" ] ] }, "page" : "1063-1072", "title" : "What drives the global summer monsoon over the past millennium?", "translator" : [ { "dropping-particle" : "", "family" : "J5979", "given" : "", "non-dropping-particle" : "", "parse-names" : false, "suffix" : "" } ], "type" : "article-journal", "volume" : "39" }, "uris" : [ "http://www.mendeley.com/documents/?uuid=4d276a73-eb49-4d61-ac12-4ac126154c66" ] }, { "id" : "ITEM-2", "itemData" : { "DOI" : "10.1002/2014GL060811", "abstract" : "The Northern Hemisphere monsoons are an integral component of Earth's hydrological cycle and affect the lives of billions of people. Observed precipitation in the monsoon regions underwent substantial changes during the second half of the twentieth century, with drying from the 1950s to mid-1980s and increasing precipitation in recent decades. Modeling studies suggest that anthropogenic aerosols have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twentieth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"ITEM-2", "issued" : { "date-parts" : [ [ "2014" ] ] }, "note" : "NH summer monsoon precipitation\n1950-2005\n4 observational datasets of land precip\nCMIP5 historical, historicalGHG, historicalAA, historicalNat, historicalAnt\nMonsoon-area MJJAS precip \nDetection &amp;amp; Attribution\n\n- NH summer monsoon precip decreased from 1950s to mid-80s, followed by strengthening\n- Anthropogenic fingerprint is detectable\n- Most important forcing from anthropogenic aerosols\n- GHG acts to strengthen the NH summer monsoon, but aerosols affect oppositely and dominates over GHG influence\n- Inclusion of indirect effects does not significantly improve D&amp;amp;A", "page" : "6023-6029", "title" : "Decreased monsoon precipitation in the Northern Hemisphere due to anthropogenic aerosols", "translator" : [ { "dropping-particle" : "", "family" : "J3648", "given" : "", "non-dropping-particle" : "", "parse-names" : false, "suffix" : "" } ], "type" : "article-journal", "volume" : "41" }, "uris" : [ "http://www.mendeley.com/documents/?uuid=c1c9f684-46cf-4343-8355-d92bee06a7df" ] }, { "id" : "ITEM-3", "itemData" : { "DOI" : "10.3390/atmos9040136", "ISSN" : "2073-4433", "author" : [ { "dropping-particle" : "", "family" : "Chai", "given" : "Jing", "non-dropping-particle" : "", "parse-names" : false, "suffix" : "" }, { "dropping-particle" : "", "family" : "Liu", "given" : "Fei", "non-dropping-particle" : "", "parse-names" : false, "suffix" : "" }, { "dropping-particle" : "", "family" : "Liu", "given" : "Jian", "non-dropping-particle" : "", "parse-names" : false, "suffix" : "" }, { "dropping-particle" : "", "family" : "Shen", "given" : "Xinyong", "non-dropping-particle" : "", "parse-names" : false, "suffix" : "" } ], "container-title" : "Atmosphere", "id" : "ITEM-3", "issue" : "4", "issued" : { "date-parts" : [ [ "2018", "4", "4" ] ] }, "page" : "136", "title" : "Enhanced Global Monsoon in Present Warm Period Due to Natural and Anthropogenic Forcings", "translator" : [ { "dropping-particle" : "", "family" : "J5283", "given" : "", "non-dropping-particle" : "", "parse-names" : false, "suffix" : "" } ], "type" : "article-journal", "volume" : "9" }, "uris" : [ "http://www.mendeley.com/documents/?uuid=bfa6e4b7-f7bd-4ee5-8839-0cda9788ee73" ] }, { "id" : "ITEM-4", "itemData" : { "DOI" : "10.1007/s00376-018-7273-9", "ISSN" : "1861-9533", "abstract" : "The sensitivity of the representation of the global monsoon annual cycle to horizontal resolution is compared in three AGCMs: the Met Office Unified Model-Global Atmosphere 3.0; the Meteorological Research Institute AGCM3; and the Global High Resolution AGCM from the Geophysical Fluid Dynamics Laboratory. For each model, we use two horizontal resolution configurations for the period 1998\u20132008. Increasing resolution consistently improves simulated precipitation and low-level circulation of the annual mean and the first two annual cycle modes, as measured by the pattern correlation coefficient and equitable threat score. Improvements in simulating the summer monsoon onset and withdrawal are region-dependent. No consistent response to resolution is found in simulating summer monsoon retreat. Regionally, increased resolution reduces the positive bias in simulated annual mean precipitation, the two annual-cycle modes over the West African monsoon and Northwestern Pacific monsoon. An overestimation of the solstitial mode and an underestimation of the equinoctial asymmetric mode of the East Asian monsoon are reduced in all high-resolution configurations. Systematic errors exist in lower-resolution models for simulating the onset and withdrawal of the summer monsoon. Higher resolution models consistently improve the early summer monsoon onset over East Asia and West Africa, but substantial differences exist in the responses over the Indian monsoon region, where biases differ across the three low-resolution AGCMs. This study demonstrates the importance of a multi-model comparison when examining the added value of resolution and the importance of model physical parameterizations for simulation of the Indian monsoon.", "author" : [ { "dropping-particle" : "", "family" : "Zhang", "given" : "Lixia", "non-dropping-particle" : "", "parse-names" : false, "suffix" : "" }, { "dropping-particle" : "", "family" : "Zhou", "given" : "Tianjun", "non-dropping-particle" : "", "parse-names" : false, "suffix" : "" }, { "dropping-particle" : "", "family" : "Klingaman", "given" : "Nicholas P</w:instrText>
      </w:r>
      <w:r w:rsidR="00110E10" w:rsidRPr="001D5B54">
        <w:rPr>
          <w:noProof/>
          <w:rPrChange w:id="1575" w:author="Clotilde Pean" w:date="2021-06-21T14:14:00Z">
            <w:rPr>
              <w:noProof/>
              <w:lang w:val="en-US"/>
            </w:rPr>
          </w:rPrChange>
        </w:rPr>
        <w:instrText>", "non-dropping-particle" : "", "parse-names" : false, "suffix" : "" }, { "dropping-particle" : "", "family" : "Wu", "given" : "Peili", "non-dropping-particle" : "", "parse-names" : false, "suffix" : "" }, { "dropping-particle" : "", "family" : "Roberts", "given" : "Malcolm", "non-dropping-particle" : "", "parse-names" : false, "suffix" : "" } ], "container-title" : "Advances in Atmospheric Sciences", "id" : "ITEM-4", "issue" : "8", "issued" : { "date-parts" : [ [ "2018" ] ] }, "page" : "1003-1020", "title" : "Effect of Horizontal Resolution on the Representation of the Global Monsoon Annual Cycle in AGCMs", "translator" : [ { "dropping-particle" : "", "family" : "J3795", "given" : "", "non-dropping-particle" : "", "parse-names" : false, "suffix" : "" } ], "type" : "article-journal", "volume" : "35" }, "uris" : [ "http://www.mendeley.com/documents/?uuid=0c583b50-8e08-3cb9-b97c-98823d204a75" ] } ], "mendeley" : { "formattedCitation" : "(Liu et al., 2012; Polson et al., 2014; Chai et al., 2018; Zhang et al., 2018b)", "manualFormatting" : "(Liu et al., 2012; Polson et al., 2014; Chai et al., 2018; L. Zhang et al., 2018b)", "plainTextFormattedCitation" : "(Liu et al., 2012; Polson et al., 2014; Chai et al., 2018; Zhang et al., 2018b)", "previouslyFormattedCitation" : "(Liu et al., 2012; Polson et al., 2014; Chai et al., 2018; Zhang et al., 2018b)" }, "properties" : { "noteIndex" : 0 }, "schema" : "https://github.com/citation-style-language/schema/raw/master/csl-citation.json" }</w:instrText>
      </w:r>
      <w:r w:rsidR="0002483C">
        <w:rPr>
          <w:noProof/>
        </w:rPr>
        <w:fldChar w:fldCharType="separate"/>
      </w:r>
      <w:r w:rsidR="00393F8C">
        <w:rPr>
          <w:noProof/>
          <w:lang w:val="fr-CA"/>
        </w:rPr>
        <w:t>(Liu et al., 2012; Polson et al., 2014; Chai et al., 2018; L. Zhang et al., 2018b)</w:t>
      </w:r>
      <w:r w:rsidR="0002483C">
        <w:rPr>
          <w:noProof/>
        </w:rPr>
        <w:fldChar w:fldCharType="end"/>
      </w:r>
      <w:r w:rsidRPr="000D69DA">
        <w:rPr>
          <w:noProof/>
          <w:lang w:val="fr-CA"/>
        </w:rPr>
        <w:t xml:space="preserve">. </w:t>
      </w:r>
      <w:r w:rsidRPr="00E457C1">
        <w:rPr>
          <w:noProof/>
          <w:lang w:val="en-US"/>
        </w:rPr>
        <w:t>Since the mid-20</w:t>
      </w:r>
      <w:r w:rsidRPr="00566450">
        <w:rPr>
          <w:noProof/>
          <w:lang w:val="en-US"/>
          <w:rPrChange w:id="1576" w:author="Sara M Tuson" w:date="2021-06-28T09:45:00Z">
            <w:rPr>
              <w:noProof/>
              <w:vertAlign w:val="superscript"/>
              <w:lang w:val="en-US"/>
            </w:rPr>
          </w:rPrChange>
        </w:rPr>
        <w:t>th</w:t>
      </w:r>
      <w:r w:rsidRPr="00E457C1">
        <w:rPr>
          <w:noProof/>
          <w:lang w:val="en-US"/>
        </w:rPr>
        <w:t xml:space="preserve"> century, however, </w:t>
      </w:r>
      <w:r w:rsidR="00CB2A84" w:rsidRPr="00E457C1">
        <w:rPr>
          <w:noProof/>
          <w:lang w:val="en-US"/>
        </w:rPr>
        <w:t xml:space="preserve">modelling studies show that </w:t>
      </w:r>
      <w:r w:rsidRPr="00E457C1">
        <w:rPr>
          <w:noProof/>
          <w:lang w:val="en-US"/>
        </w:rPr>
        <w:t>this effect was overwhelmed by</w:t>
      </w:r>
      <w:r w:rsidR="00CB2A84" w:rsidRPr="00E457C1">
        <w:rPr>
          <w:noProof/>
          <w:lang w:val="en-US"/>
        </w:rPr>
        <w:t xml:space="preserve"> the</w:t>
      </w:r>
      <w:r w:rsidRPr="00E457C1">
        <w:rPr>
          <w:noProof/>
          <w:lang w:val="en-US"/>
        </w:rPr>
        <w:t xml:space="preserve"> influence </w:t>
      </w:r>
      <w:r w:rsidR="00CB2A84" w:rsidRPr="00E457C1">
        <w:rPr>
          <w:noProof/>
          <w:lang w:val="en-US"/>
        </w:rPr>
        <w:t>of</w:t>
      </w:r>
      <w:r w:rsidRPr="00E457C1">
        <w:rPr>
          <w:noProof/>
          <w:lang w:val="en-US"/>
        </w:rPr>
        <w:t xml:space="preserve"> anthropogenic aerosols in CMIP5 </w:t>
      </w:r>
      <w:r>
        <w:rPr>
          <w:noProof/>
        </w:rPr>
        <w:fldChar w:fldCharType="begin" w:fldLock="1"/>
      </w:r>
      <w:ins w:id="1577" w:author="Robin Matthews" w:date="2021-06-15T13:12:00Z">
        <w:r w:rsidR="00B07CF6">
          <w:rPr>
            <w:noProof/>
            <w:lang w:val="en-US"/>
          </w:rPr>
          <w:instrText>ADDIN CSL_CITATION { "citationItems" : [ { "id" : "ITEM-1", "itemData" : { "DOI" : "10.1002/2014GL060811", "abstract" : "The Northern Hemisphere monsoons are an integral component of Earth's hydrological cycle and affect the lives of billions of people. Observed precipitation in the monsoon regions underwent substantial changes during the second half of the twentieth century, with drying from the 1950s to mid-1980s and increasing precipitation in recent decades. Modeling studies suggest that anthropogenic aerosols have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twentieth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"ITEM-1", "issued" : { "date-parts" : [ [ "2014" ] ] }, "note" : "NH summer monsoon precipitation\n1950-2005\n4 observational datasets of land precip\nCMIP5 historical, historicalGHG, historicalAA, historicalNat, historicalAnt\nMonsoon-area MJJAS precip \nDetection &amp;amp; Attribution\n\n- NH summer monsoon precip decreased from 1950s to mid-80s, followed by strengthening\n- Anthropogenic fingerprint is detectable\n- Most important forcing from anthropogenic aerosols\n- GHG acts to strengthen the NH summer monsoon, but aerosols affect oppositely and dominates over GHG influence\n- Inclusion of indirect effects does not significantly improve D&amp;amp;A", "page" : "6023-6029", "title" : "Decreased monsoon precipitation in the Northern Hemisphere due to anthropogenic aerosols", "translator" : [ { "dropping-particle" : "", "family" : "J3648", "given" : "", "non-dropping-particle" : "", "parse-names" : false, "suffix" : "" } ], "type" : "article-journal", "volume" : "41" }, "uris" : [ "http://www.mendeley.com/documents/?uuid=c1c9f684-46cf-4343-8355-d92bee06a7df" ] }, { "id" : "ITEM-2", "itemData" : { "DOI" : "10.1002/joc.5699", "ISSN" : "08998418", "author" : [ { "dropping-particle" : "", "family" : "Zhang", "given" : "Yanfang", "non-dropping-particle" : "", "parse-names" : false, "suffix" : "" }, { "dropping-particle" : "", "family" : "Guo", "given" : "Yan", "non-dropping-particle" : "", "parse-names" : false, "suffix" : "" }, { "dropping-particle" : "", "family" : "Dong", "given" : "Wenjie", "non-dropping-particle" : "", "parse-names" : false, "suffix" : "" }, { "dropping-particle" : "", "family" : "Li", "given" : "Chunxiang", "non-dropping-particle" : "", "parse-names" : false, "suffix" : "" } ], "container-title" : "International Journal of Climatology", "id" : "ITEM-2", "issue" : "13", "issued" : { "date-parts" : [ [ "2018", "11" ] ] }, "page" : "4818-4829", "title" : "What drives the decadal variation of global land monsoon precipitation over the past 50 years?", "translator" : [ { "dropping-particle" : "", "family" : "J5284", "given" : "", "non-dropping-particle" : "", "parse-names" : false, "suffix" : "" } ], "type" : "article-journal", "volume" : "38" }, "uris" : [ "http://www.mendeley.com/documents/?uuid=878ef8f6-f76f-4fe7-99f6-68d209194d81" ] }, { "id" : "ITEM-3", "itemData" : { "DOI" : "10.5194/acp-15-6367-2015", "ISBN" : "1680-7316", "ISSN" : "16807324", "abstract" : "Comparison of single-forcing varieties of 20th century historical experiments in a subset of models from the Fifth Coupled Model Intercomparison Project (CMIP5) reveals that South Asian summer monsoon rainfall increases towards the present day in Greenhouse Gas (GHG)-only experiments with respect to pre-industrial levels, while it decreases in anthropogenic aerosol-only experiments. Comparison of these single-forcing experiments with the all-forcings historical experiment suggests aerosol emissions have dominated South Asian monsoon rainfall trends in recent decades, especially during the 1950s to 1970s. The variations in South Asian monsoon rainfall in these experiments follows approximately the time evolution of inter-hemispheric temperature gradient over the same period, suggesting a contribution from the large-scale background state relating to the asymmetric distribution of aerosol emissions about the equator. By examining the 24 available all-forcings historical experiments, we show that models including aerosol indirect effects dominate the negative rainfall trend. Indeed, models including only the direct radiative effect of aerosol show an increase in monsoon rainfall, consistent with the dominance of increasing greenhouse gas emissions and planetary warming on monsoon rainfall in those models. For South Asia, reduced rainfall in the models with indirect effects is related to decreased evaporation at the land surface rather than from anomalies in horizontal moisture flux, suggesting the impact of indirect effects on local aerosol emissions. This is confirmed by examination of aerosol loading and cloud droplet number trends over the South Asia region. Thus, while remote aerosols and their asymmetric distribution about the equator play a role in setting the inter-hemispheric temperature distribution on which the South Asian monsoon, as one of the global monsoons, operates, the addition of indirect aerosol effects acting on very local aerosol emissions also plays a role in declining monsoon rainfall. The disparity between the response of monsoon rainfall to increasing aerosol emissions in models containing direct aerosol effects only and those also containing indirect effects needs to be urgently investigated since the suggested future decline in Asian anthropogenic aerosol emissions inherent to the representative concentration pathways (RCPs) used for future climate projection may turn out to be optimistic. In addition, both groups of models show \u2026", "author" : [ { "dropping-particle" : "", "family" : "Guo", "given" : "L.", "non-dropping-particle" : "", "parse-names" : false, "suffix" : "" }, { "dropping-particle" : "", "family" : "Turner", "given" : "A. G.", "non-dropping-particle" : "", "parse-names" : false, "suffix" : "" }, { "dropping-particle" : "", "family" : "Highwood", "given" : "E. J.", "non-dropping-particle" : "", "parse-names" : false, "suffix" : "" } ], "container-title" : "Atmospheric Chemistry and Physics", "id" : "ITEM-3", "issue" : "11", "issued" : { "date-parts" : [ [ "2015" ] ] }, "note" : "South Asian summer monsoon\nCMIP5 historical, historicalGHG, historicalAA\nMJJAS South Asia precipitation (10-35N, 70-90E)\nANN global air-sea surface temperature contrast\n\n- GHG increase acts to enhance South Asian summer monsoon precip and ANN global air-sea contrast\n- Aerosol increase acts to reduce South Asian summer monsoon precip and ANN global air-sea contrast\n- For summer South Asian monsoon precipitation, aerosol influence has dominated in all forcing\n- Models with indirect effect show stronger decrease in rainfall since the 1950s, suggesting importance of indirect effect", "page" : "6367-6378", "title" : "Impacts of 20th century aerosol emissions on the South Asian monsoon in the CMIP5 models", "translator" : [ { "dropping-particle" : "", "family" : "J3649", "given" : "", "non-dropping-particle" : "", "parse-names" : false, "suffix" : "" } ], "type" : "article-journal", "volume" : "15" }, "uris" : [ "http://www.mendeley.com/documents/?uuid=9a6794fd-c2c0-4c18-a192-fb0752e6c500" ] }, { "id" : "ITEM-4", "itemData" : { "DOI" : "10.1007/s10584-018-2341-9", "ISSN" : "0165-0009", "author" : [ { "dropping-particle" : "", "family" : "Giannini", "given" : "Alessandra", "non-dropping-particle" : "", "parse-names" : false, "suffix" : "" }, { "dropping-particle" : "", "family" : "Kaplan", "given" : "Alexey", "non-dropping-particle" : "", "parse-names" : false, "suffix" : "" } ], "container-title" : "Climatic Change", "id" : "ITEM-4", "issue" : "3-4", "issued" : { "date-parts" : [ [ "2019", "3", "7" ] ] }, "page" : "449-466", "title" : "The role of aerosols and greenhouse gases in Sahel drought and recovery", "translator" : [ { "dropping-particle" : "", "family" : "J6694", "given" : "", "non-dropping-particle" : "", "parse-names" : false, "suffix" : "" } ], "type" : "article-journal", "volume" : "152" }, "uris" : [ "http://www.mendeley.com/documents/?uuid=d19d1749-4782-4e76-ba4b-f5bd6e903e8a" ] } ], "mendeley" : { "formattedCitation" : "(Polson et al., 2014; Guo et al., 2015; Zhang et al., 2018c; Giannini and Kaplan, 2019)", "manualFormatting" : "(Polson et al., 2014; Guo et al., 2015; Y. Zhang et al., 2018; Giannini and Kaplan, 2019)", "plainTextFormattedCitation" : "(Polson et al., 2014; Guo et al., 2015; Zhang et al., 2018c; Giannini and Kaplan, 2019)", "previouslyFormattedCitation" : "(Polson et al., 2014; Guo et al., 2015; Zhang et al., 2018c; Giannini and Kaplan, 2019)" }, "properties" : { "noteIndex" : 0 }, "schema" : "https://github.com/citation-style-language/schema/raw/master/csl-citation.json" }</w:instrText>
        </w:r>
      </w:ins>
      <w:del w:id="1578" w:author="Robin Matthews" w:date="2021-06-15T13:12:00Z">
        <w:r w:rsidR="00E719C0" w:rsidDel="00B07CF6">
          <w:rPr>
            <w:noProof/>
            <w:lang w:val="en-US"/>
          </w:rPr>
          <w:delInstrText>ADDIN CSL_CITATION { "citationItems" : [ { "id" : "ITEM-1", "itemData" : { "DOI" : "10.1002/2014GL060811", "abstract" : "The Northern Hemisphere monsoons are an integral component of Earth's hydrological cycle and affect the lives of billions of people. Observed precipitation in the monsoon regions underwent substantial changes during the second half of the twentieth century, with drying from the 1950s to mid-1980s and increasing precipitation in recent decades. Modeling studies suggest that anthropogenic aerosols have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twentieth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"ITEM-1", "issued" : { "date-parts" : [ [ "2014" ] ] }, "note" : "NH summer monsoon precipitation\n1950-2005\n4 observational datasets of land precip\nCMIP5 historical, historicalGHG, historicalAA, historicalNat, historicalAnt\nMonsoon-area MJJAS precip \nDetection &amp;amp; Attribution\n\n- NH summer monsoon precip decreased from 1950s to mid-80s, followed by strengthening\n- Anthropogenic fingerprint is detectable\n- Most important forcing from anthropogenic aerosols\n- GHG acts to strengthen the NH summer monsoon, but aerosols affect oppositely and dominates over GHG influence\n- Inclusion of indirect effects does not significantly improve D&amp;amp;A", "page" : "6023-6029", "title" : "Decreased monsoon precipitation in the Northern Hemisphere due to anthropogenic aerosols", "translator" : [ { "dropping-particle" : "", "family" : "J3648", "given" : "", "non-dropping-particle" : "", "parse-names" : false, "suffix" : "" } ], "type" : "article-journal", "volume" : "41" }, "uris" : [ "http://www.mendeley.com/documents/?uuid=c1c9f684-46cf-4343-8355-d92bee06a7df" ] }, { "id" : "ITEM-2", "itemData" : { "DOI" : "10.1002/joc.5699", "ISSN" : "08998418", "author" : [ { "dropping-particle" : "", "family" : "Zhang", "given" : "Yanfang", "non-dropping-particle" : "", "parse-names" : false, "suffix" : "" }, { "dropping-particle" : "", "family" : "Guo", "given" : "Yan", "non-dropping-particle" : "", "parse-names" : false, "suffix" : "" }, { "dropping-particle" : "", "family" : "Dong", "given" : "Wenjie", "non-dropping-particle" : "", "parse-names" : false, "suffix" : "" }, { "dropping-particle" : "", "family" : "Li", "given" : "Chunxiang", "non-dropping-particle" : "", "parse-names" : false, "suffix" : "" } ], "container-title" : "International Journal of Climatology", "id" : "ITEM-2", "issue" : "13", "issued" : { "date-parts" : [ [ "2018", "11" ] ] }, "page" : "4818-4829", "title" : "What drives the decadal variation of global land monsoon precipitation over the past 50 years?", "translator" : [ { "dropping-particle" : "", "family" : "J5284", "given" : "", "non-dropping-particle" : "", "parse-names" : false, "suffix" : "" } ], "type" : "article-journal", "volume" : "38" }, "uris" : [ "http://www.mendeley.com/documents/?uuid=878ef8f6-f76f-4fe7-99f6-68d209194d81" ] }, { "id" : "ITEM-3", "itemData" : { "DOI" : "10.5194/acp-15-6367-2015", "ISBN" : "1680-7316", "ISSN" : "16807324", "abstract" : "Comparison of single-forcing varieties of 20th century historical experiments in a subset of models from the Fifth Coupled Model Intercomparison Project (CMIP5) reveals that South Asian summer monsoon rainfall increases towards the present day in Greenhouse Gas (GHG)-only experiments with respect to pre-industrial levels, while it decreases in anthropogenic aerosol-only experiments. Comparison of these single-forcing experiments with the all-forcings historical experiment suggests aerosol emissions have dominated South Asian monsoon rainfall trends in recent decades, especially during the 1950s to 1970s. The variations in South Asian monsoon rainfall in these experiments follows approximately the time evolution of inter-hemispheric temperature gradient over the same period, suggesting a contribution from the large-scale background state relating to the asymmetric distribution of aerosol emissions about the equator. By examining the 24 available all-forcings historical experiments, we show that models including aerosol indirect effects dominate the negative rainfall trend. Indeed, models including only the direct radiative effect of aerosol show an increase in monsoon rainfall, consistent with the dominance of increasing greenhouse gas emissions and planetary warming on monsoon rainfall in those models. For South Asia, reduced rainfall in the models with indirect effects is related to decreased evaporation at the land surface rather than from anomalies in horizontal moisture flux, suggesting the impact of indirect effects on local aerosol emissions. This is confirmed by examination of aerosol loading and cloud droplet number trends over the South Asia region. Thus, while remote aerosols and their asymmetric distribution about the equator play a role in setting the inter-hemispheric temperature distribution on which the South Asian monsoon, as one of the global monsoons, operates, the addition of indirect aerosol effects acting on very local aerosol emissions also plays a role in declining monsoon rainfall. The disparity between the response of monsoon rainfall to increasing aerosol emissions in models containing direct aerosol effects only and those also containing indirect effects needs to be urgently investigated since the suggested future decline in Asian anthropogenic aerosol emissions inherent to the representative concentration pathways (RCPs) used for future climate projection may turn out to be optimistic. In addition, both groups of models show \u2026", "author" : [ { "dropping-particle" : "", "family" : "Guo", "given" : "L.", "non-dropping-particle" : "", "parse-names" : false, "suffix" : "" }, { "dropping-particle" : "", "family" : "Turner", "given" : "A. G.", "non-dropping-particle" : "", "parse-names" : false, "suffix" : "" }, { "dropping-particle" : "", "family" : "Highwood", "given" : "E. J.", "non-dropping-particle" : "", "parse-names" : false, "suffix" : "" } ], "container-title" : "Atmospheric Chemistry and Physics", "id" : "ITEM-3", "issue" : "11", "issued" : { "date-parts" : [ [ "2015" ] ] }, "note" : "South Asian summer monsoon\nCMIP5 historical, historicalGHG, historicalAA\nMJJAS South Asia precipitation (10-35N, 70-90E)\nANN global air-sea surface temperature contrast\n\n- GHG increase acts to enhance South Asian summer monsoon precip and ANN global air-sea contrast\n- Aerosol increase acts to reduce South Asian summer monsoon precip and ANN global air-sea contrast\n- For summer South Asian monsoon precipitation, aerosol influence has dominated in all forcing\n- Models with indirect effect show stronger decrease in rainfall since the 1950s, suggesting importance of indirect effect", "page" : "6367-6378", "title" : "Impacts of 20th century aerosol emissions on the South Asian monsoon in the CMIP5 models", "translator" : [ { "dropping-particle" : "", "family" : "J3649", "given" : "", "non-dropping-particle" : "", "parse-names" : false, "suffix" : "" } ], "type" : "article-journal", "volume" : "15" }, "uris" : [ "http://www.mendeley.com/documents/?uuid=9a6794fd-c2c0-4c18-a192-fb0752e6c500" ] }, { "id" : "ITEM-4", "itemData" : { "DOI" : "10.1007/s10584-018-2341-9", "ISSN" : "0165-0009", "author" : [ { "dropping-particle" : "", "family" : "Giannini", "given" : "Alessandra", "non-dropping-particle" : "", "parse-names" : false, "suffix" : "" }, { "dropping-particle" : "", "family" : "Kaplan", "given" : "Alexey", "non-dropping-particle" : "", "parse-names" : false, "suffix" : "" } ], "container-title" : "Climatic Change", "id" : "ITEM-4", "issue" : "3-4", "issued" : { "date-parts" : [ [ "2019", "3", "7" ] ] }, "page" : "449-466", "title" : "The role of aerosols and greenhouse gases in Sahel drought and recovery", "translator" : [ { "dropping-particle" : "", "family" : "J6694", "given" : "", "non-dropping-particle" : "", "parse-names" : false, "suffix" : "" } ], "type" : "article-journal", "volume" : "152" }, "uris" : [ "http://www.mendeley.com/documents/?uuid=d19d1749-4782-4e76-ba4b-f5bd6e903e8a" ] } ], "mendeley" : { "formattedCitation" : "(Polson et al., 2014; Guo et al., 2015; Zhang et al., 2018c; Giannini and Kaplan, 2019)", "plainTextFormattedCitation" : "(Polson et al., 2014; Guo et al., 2015; Zhang et al., 2018c; Giannini and Kaplan, 2019)", "previouslyFormattedCitation" : "(Polson et al., 2014; Guo et al., 2015; Zhang et al., 2018c; Giannini and Kaplan, 2019)" }, "properties" : { "noteIndex" : 0 }, "schema" : "https://github.com/citation-style-language/schema/raw/master/csl-citation.json" }</w:delInstrText>
        </w:r>
      </w:del>
      <w:r>
        <w:rPr>
          <w:noProof/>
        </w:rPr>
        <w:fldChar w:fldCharType="separate"/>
      </w:r>
      <w:r w:rsidR="00393F8C">
        <w:rPr>
          <w:noProof/>
          <w:lang w:val="en-CA"/>
        </w:rPr>
        <w:t>(Polson et al., 2014; Guo et al., 2015; Y. Zhang et al., 2018; Giannini and Kaplan, 2019)</w:t>
      </w:r>
      <w:r>
        <w:rPr>
          <w:noProof/>
        </w:rPr>
        <w:fldChar w:fldCharType="end"/>
      </w:r>
      <w:r w:rsidRPr="00E457C1">
        <w:rPr>
          <w:noProof/>
          <w:lang w:val="en-US"/>
        </w:rPr>
        <w:t xml:space="preserve"> and in CMIP6 </w:t>
      </w:r>
      <w:r w:rsidRPr="000D69DA">
        <w:rPr>
          <w:noProof/>
        </w:rPr>
        <w:fldChar w:fldCharType="begin" w:fldLock="1"/>
      </w:r>
      <w:r w:rsidR="00110E10">
        <w:rPr>
          <w:noProof/>
          <w:lang w:val="en-US"/>
        </w:rPr>
        <w:instrText>ADDIN CSL_CITATION { "citationItems" : [ { "id" : "ITEM-1", "itemData" : { "DOI" : "10.1007/s11430-019-9613-9", "ISSN" : "1674-7313", "author" : [ { "dropping-particle" : "", "family" : "Zhou", "given" : "Tianjun", "non-dropping-particle" : "", "parse-names" : false, "suffix" : "" }, { "dropping-particle" : "", "family" : "Zhang", "given" : "Wenxia", "non-dropping-particle" : "", "parse-names" : false, "suffix" : "" }, { "dropping-particle" : "", "family" : "Zhang", "given" : "Lixia", "non-dropping-particle" : "", "parse-names" : false, "suffix" : "" }, { "dropping-particle" : "", "family" : "Zhang", "given" : "Xuebin", "non-dropping-particle" : "", "parse-names" : false, "suffix" : "" }, { "dropping-particle" : "", "family" : "Qian", "given" : "Yun", "non-dropping-particle" : "", "parse-names" : false, "suffix" : "" }, { "dropping-particle" : "", "family" : "Peng", "given" : "Dongdong", "non-dropping-particle" : "", "parse-names" : false, "suffix" : "" }, { "dropping-particle" : "", "family" : "Ma", "given" : "Shuangmei", "non-dropping-particle" : "", "parse-names" : false, "suffix" : "" }, { "dropping-particle" : "", "family" : "Dong", "given" : "Buwen", "non-dropping-particle" : "", "parse-names" : false, "suffix" : "" } ], "container-title" : "Science China Earth Sciences", "id" : "ITEM-1", "issue" : "7", "issued" : { "date-parts" : [ [ "2020", "7", "11" ] ] }, "page" : "919-933", "title" : "The dynamic and thermodynamic processes dominating the reduction of global land monsoon precipitation driven by anthropogenic aerosols emission", "translator" : [ { "dropping-particle" : "", "family" : "J6703", "given" : "", "non-dropping-particle" : "", "parse-names" : false, "suffix" : "" } ], "type" : "article-journal", "volume" : "63" }, "uris" : [ "http://www.mendeley.com/documents/?uuid=b8193cbd-e4b4-41ee-b4ea-0618ba2bd560" ] } ], "mendeley" : { "formattedCitation" : "(Zhou et al., 2020b)", "manualFormatting" : "(T. Zhou et al., 2020)", "plainTextFormattedCitation" : "(Zhou et al., 2020b)", "previouslyFormattedCitation" : "(Zhou et al., 2020b)" }, "properties" : { "noteIndex" : 0 }, "schema" : "https://github.com/citation-style-language/schema/raw/master/csl-citation.json" }</w:instrText>
      </w:r>
      <w:r w:rsidRPr="000D69DA">
        <w:rPr>
          <w:noProof/>
        </w:rPr>
        <w:fldChar w:fldCharType="separate"/>
      </w:r>
      <w:r w:rsidR="00393F8C">
        <w:rPr>
          <w:noProof/>
          <w:lang w:val="en-CA"/>
        </w:rPr>
        <w:t>(T. Zhou et al., 2020)</w:t>
      </w:r>
      <w:r w:rsidRPr="000D69DA">
        <w:rPr>
          <w:noProof/>
        </w:rPr>
        <w:fldChar w:fldCharType="end"/>
      </w:r>
      <w:r w:rsidRPr="00E457C1">
        <w:rPr>
          <w:noProof/>
          <w:lang w:val="en-US"/>
        </w:rPr>
        <w:t xml:space="preserve">. Weakening of the monsoon circulation and reduction of moisture availability are important in this aerosol influence </w:t>
      </w:r>
      <w:r w:rsidRPr="000D69DA">
        <w:rPr>
          <w:noProof/>
        </w:rPr>
        <w:fldChar w:fldCharType="begin" w:fldLock="1"/>
      </w:r>
      <w:ins w:id="1579" w:author="Robin Matthews" w:date="2021-06-15T13:13:00Z">
        <w:r w:rsidR="00B07CF6">
          <w:rPr>
            <w:noProof/>
            <w:lang w:val="en-US"/>
          </w:rPr>
          <w:instrText>ADDIN CSL_CITATION { "citationItems" : [ { "id" : "ITEM-1", "itemData" : { "DOI" : "10.1007/s11430-019-9613-9", "ISSN" : "1674-7313", "author" : [ { "dropping-particle" : "", "family" : "Zhou", "given" : "Tianjun", "non-dropping-particle" : "", "parse-names" : false, "suffix" : "" }, { "dropping-particle" : "", "family" : "Zhang", "given" : "Wenxia", "non-dropping-particle" : "", "parse-names" : false, "suffix" : "" }, { "dropping-particle" : "", "family" : "Zhang", "given" : "Lixia", "non-dropping-particle" : "", "parse-names" : false, "suffix" : "" }, { "dropping-particle" : "", "family" : "Zhang", "given" : "Xuebin", "non-dropping-particle" : "", "parse-names" : false, "suffix" : "" }, { "dropping-particle" : "", "family" : "Qian", "given" : "Yun", "non-dropping-particle" : "", "parse-names" : false, "suffix" : "" }, { "dropping-particle" : "", "family" : "Peng", "given" : "Dongdong", "non-dropping-particle" : "", "parse-names" : false, "suffix" : "" }, { "dropping-particle" : "", "family" : "Ma", "given" : "Shuangmei", "non-dropping-particle" : "", "parse-names" : false, "suffix" : "" }, { "dropping-particle" : "", "family" : "Dong", "given" : "Buwen", "non-dropping-particle" : "", "parse-names" : false, "suffix" : "" } ], "container-title" : "Science China Earth Sciences", "id" : "ITEM-1", "issue" : "7", "issued" : { "date-parts" : [ [ "2020", "7", "11" ] ] }, "page" : "919-933", "title" : "The dynamic and thermodynamic processes dominating the reduction of global land monsoon precipitation driven by anthropogenic aerosols emission", "translator" : [ { "dropping-particle" : "", "family" : "J6703", "given" : "", "non-dropping-particle" : "", "parse-names" : false, "suffix" : "" } ], "type" : "article-journal", "volume" : "63" }, "uris" : [ "http://www.mendeley.com/documents/?uuid=b8193cbd-e4b4-41ee-b4ea-0618ba2bd560" ] } ], "mendeley" : { "formattedCitation" : "(Zhou et al., 2020b)", "manualFormatting" : "(T. Zhou et al., 2020)", "plainTextFormattedCitation" : "(Zhou et al., 2020b)", "previouslyFormattedCitation" : "(Zhou et al., 2020b)" }, "properties" : { "noteIndex" : 0 }, "schema" : "https://github.com/citation-style-language/schema/raw/master/csl-citation.json" }</w:instrText>
        </w:r>
      </w:ins>
      <w:del w:id="1580" w:author="Robin Matthews" w:date="2021-06-15T13:13:00Z">
        <w:r w:rsidR="00E719C0" w:rsidDel="00B07CF6">
          <w:rPr>
            <w:noProof/>
            <w:lang w:val="en-US"/>
          </w:rPr>
          <w:delInstrText>ADDIN CSL_CITATION { "citationItems" : [ { "id" : "ITEM-1", "itemData" : { "DOI" : "10.1007/s11430-019-9613-9", "ISSN" : "1674-7313", "author" : [ { "dropping-particle" : "", "family" : "Zhou", "given" : "Tianjun", "non-dropping-particle" : "", "parse-names" : false, "suffix" : "" }, { "dropping-particle" : "", "family" : "Zhang", "given" : "Wenxia", "non-dropping-particle" : "", "parse-names" : false, "suffix" : "" }, { "dropping-particle" : "", "family" : "Zhang", "given" : "Lixia", "non-dropping-particle" : "", "parse-names" : false, "suffix" : "" }, { "dropping-particle" : "", "family" : "Zhang", "given" : "Xuebin", "non-dropping-particle" : "", "parse-names" : false, "suffix" : "" }, { "dropping-particle" : "", "family" : "Qian", "given" : "Yun", "non-dropping-particle" : "", "parse-names" : false, "suffix" : "" }, { "dropping-particle" : "", "family" : "Peng", "given" : "Dongdong", "non-dropping-particle" : "", "parse-names" : false, "suffix" : "" }, { "dropping-particle" : "", "family" : "Ma", "given" : "Shuangmei", "non-dropping-particle" : "", "parse-names" : false, "suffix" : "" }, { "dropping-particle" : "", "family" : "Dong", "given" : "Buwen", "non-dropping-particle" : "", "parse-names" : false, "suffix" : "" } ], "container-title" : "Science China Earth Sciences", "id" : "ITEM-1", "issue" : "7", "issued" : { "date-parts" : [ [ "2020", "7", "11" ] ] }, "page" : "919-933", "title" : "The dynamic and thermodynamic processes dominating the reduction of global land monsoon precipitation driven by anthropogenic aerosols emission", "translator" : [ { "dropping-particle" : "", "family" : "J6703", "given" : "", "non-dropping-particle" : "", "parse-names" : false, "suffix" : "" } ], "type" : "article-journal", "volume" : "63" }, "uris" : [ "http://www.mendeley.com/documents/?uuid=b8193cbd-e4b4-41ee-b4ea-0618ba2bd560" ] } ], "mendeley" : { "formattedCitation" : "(Zhou et al., 2020b)", "plainTextFormattedCitation" : "(Zhou et al., 2020b)", "previouslyFormattedCitation" : "(Zhou et al., 2020b)" }, "properties" : { "noteIndex" : 0 }, "schema" : "https://github.com/citation-style-language/schema/raw/master/csl-citation.json" }</w:delInstrText>
        </w:r>
      </w:del>
      <w:r w:rsidRPr="000D69DA">
        <w:rPr>
          <w:noProof/>
        </w:rPr>
        <w:fldChar w:fldCharType="separate"/>
      </w:r>
      <w:r w:rsidR="00393F8C">
        <w:rPr>
          <w:noProof/>
          <w:lang w:val="en-US"/>
        </w:rPr>
        <w:t>(T. Zhou et al., 2020)</w:t>
      </w:r>
      <w:r w:rsidRPr="000D69DA">
        <w:rPr>
          <w:noProof/>
        </w:rPr>
        <w:fldChar w:fldCharType="end"/>
      </w:r>
      <w:r w:rsidRPr="000D69DA">
        <w:rPr>
          <w:noProof/>
          <w:lang w:val="en-CA"/>
        </w:rPr>
        <w:t xml:space="preserve">. </w:t>
      </w:r>
      <w:r w:rsidRPr="00E457C1">
        <w:rPr>
          <w:noProof/>
          <w:lang w:val="en-US"/>
        </w:rPr>
        <w:t>Besides these human influences, the global monsoon is sensitive to internal variability and natural forcing including ENSO and volcanic aerosols on interannual time scales and PDV and AMV on decadal to multi</w:t>
      </w:r>
      <w:ins w:id="1581" w:author="Sara M Tuson" w:date="2021-06-27T22:01:00Z">
        <w:r w:rsidR="00630726">
          <w:rPr>
            <w:noProof/>
            <w:lang w:val="en-US"/>
          </w:rPr>
          <w:t>-</w:t>
        </w:r>
      </w:ins>
      <w:r w:rsidRPr="00E457C1">
        <w:rPr>
          <w:noProof/>
          <w:lang w:val="en-US"/>
        </w:rPr>
        <w:t>decadal time scales</w:t>
      </w:r>
      <w:r w:rsidR="008D3489" w:rsidRPr="00E457C1">
        <w:rPr>
          <w:noProof/>
          <w:lang w:val="en-US"/>
        </w:rPr>
        <w:t xml:space="preserve"> </w:t>
      </w:r>
      <w:r w:rsidR="001956B1" w:rsidRPr="000D69DA">
        <w:rPr>
          <w:noProof/>
        </w:rPr>
        <w:fldChar w:fldCharType="begin" w:fldLock="1"/>
      </w:r>
      <w:r w:rsidR="002D1890">
        <w:rPr>
          <w:noProof/>
          <w:lang w:val="en-US"/>
        </w:rPr>
        <w:instrText>ADDIN CSL_CITATION { "citationItems" : [ { "id" : "ITEM-1", "itemData" : { "DOI" : "10.1038/srep24331", "ISSN" : "20452322", "abstract" : "Climate variation of global monsoon (GM) precipitation involves both internal feedback and external forcing. Here, we focus on strong volcanic forcing since large eruptions are known to be a dominant mechanism in natural climate change. It is not known whether large volcanoes erupted at different latitudes have distinctive effects on the monsoon in the Northern Hemisphere (NH) and the Southern Hemisphere (SH). We address this issue using a 1500-year volcanic sensitivity simulation by the Community Earth System Model version 1.0 (CESM1). Volcanoes are classified into three types based on their meridional aerosol distributions: NH volcanoes, SH volcanoes and equatorial volcanoes. Using the model simulation, we discover that the GM precipitation in one hemisphere is enhanced significantly by the remote volcanic forcing occurring in the other hemisphere. This remote volcanic forcing-induced intensification is mainly through circulation change rather than moisture content change. In addition, the NH volcanic eruptions are more efficient in reducing the NH monsoon precipitation than the equatorial ones, and so do the SH eruptions in weakening the SH monsoon, because the equatorial eruptions, despite reducing moisture content, have weaker effects in weakening the off-equatorial monsoon circulation than the subtropical-extratropical volcanoes do.", "author" : [ { "dropping-particle" : "", "family" : "Liu", "given" : "Fei", "non-dropping-particle" : "", "parse-names" : false, "suffix" : "" }, { "dropping-particle" : "", "family" : "Chai", "given" : "Jing", "non-dropping-particle" : "", "parse-names" : false, "suffix" : "" }, { "dropping-particle" : "", "family" : "Wang", "given" : "Bin", "non-dropping-particle" : "", "parse-names" : false, "suffix" : "" }, { "dropping-particle" : "", "family" : "Liu", "given" : "Jian", "non-dropping-particle" : "", "parse-names" : false, "suffix" : "" }, { "dropping-particle" : "", "family" : "Zhang", "given" : "Xiao", "non-dropping-particle" : "", "parse-names" : false, "suffix" : "" }, { "dropping-particle" : "", "family" : "Wang", "given" : "Zhiyuan", "non-dropping-particle" : "", "parse-names" : false, "suffix" : "" } ], "container-title" : "Scientific Reports", "id" : "ITEM-1", "issue" : "1", "issued" : { "date-parts" : [ [ "2016", "7" ] ] }, "page" : "24331", "title" : "Global monsoon precipitation responses to large volcanic eruptions", "translator" : [ { "dropping-particle" : "", "family" : "J5859", "given" : "", "non-dropping-particle" : "", "parse-names" : false, "suffix" : "" } ], "type" : "article-journal", "volume" : "6" }, "uris" : [ "http://www.mendeley.com/documents/?uuid=71744a46-887e-4b64-a787-6f912a231862" ] }, { "id" : "ITEM-2", "itemData" : { "DOI" : "10.1175/JCLI-D-18-0890.1", "ISSN" : "0894-8755", "abstract" : "Multidecadal variations in the global land monsoon were observed during the twentieth century, with an overall increasing trend from 1901 to 1955 that was followed by a decreasing trend up to 1990, but the mechanisms governing the above changes remain inconclusive. Based on the outputs of two atmospheric general circulation models (AGCMs) forced by historical sea surface temperature (SST) covering the twentieth century, supplemented with AGCM simulations forced by idealized SST anomalies representing different conditions of the North Atlantic and tropical Pacific, evidence shows that the observed changes can be partly reproduced, particularly over the Northern Hemisphere summer monsoon (NHSM) domain, demonstrating the modulation of decadal SST changes on the long-term variations in monsoon precipitation. Moisture budget analysis is performed to understand the interdecadal changes in monsoon precipitation, and the dynamic term associated with atmospheric circulation changes is found to be prominent, while the contribution of the thermodynamic term associated with humidity changes can lead to coincident wetting over the NHSM domain. The increase (decrease) in NHSM land precipitation during 1901\u201355 (1956\u201390) is associated with the strengthening (weakening) of NHSM circulation and Walker circulation. The multidecadal scale changes in atmospheric circulation are driven by SST anomalies over the North Atlantic and the Pacific. A warmer North Atlantic together with a colder eastern tropical Pacific and a warmer western subtropical Pacific can lead to a strengthened meridional gradient in mid-to-upper-tropospheric thickness and strengthened trade winds, which transport more water vapor into monsoon regions, leading to an increase in monsoon precipitation.", "author" : [ { "dropping-particle" : "", "family" : "Jiang", "given" : "Jie", "non-dropping-particle" : "", "parse-names" : false, "suffix" : "" }, { "dropping-particle" : "", "family" : "Zhou", "given" : "Tianjun", "non-dropping-particle" : "", "parse-names" : false, "suffix" : "" } ], "container-title" : "Journal of Climate", "id" : "ITEM-2", "issue" : "22", "issued" : { "date-parts" : [ [ "2019", "11", "15" ] ] }, "page" : "7675-7695", "title" : "Global Monsoon Responses to Decadal Sea Surface Temperature Variations during the Twentieth Century: Evidence from AGCM Simulations", "translator" : [ { "dropping-particle" : "", "family" : "J6702", "given" : "", "non-dropping-particle" : "", "parse-names" : false, "suffix" : "" } ], "type" : "article-journal", "volume" : "32" }, "uris" : [ "http://www.mendeley.com/documents/?uuid=13865444-eb2d-4dc9-b178-00ce094fb704" ] }, { "id" : "ITEM-3", "itemData" : { "DOI" : "10.1175/JCLI-D-18-0707.1", "ISSN" : "0894-8755", "abstract" : "Understanding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"ITEM-3", "issue" : "14", "issued" : { "date-parts" : [ [ "2019", "7", "15" ] ] }, "page" : "4367-4385", "title" : "Hydroclimate Responses over Global Monsoon Regions Following Volcanic Eruptions at Different Latitudes", "translator" : [ { "dropping-particle" : "", "family" : "J6704", "given" : "", "non-dropping-particle" : "", "parse-names" : false, "suffix" : "" } ], "type" : "article-journal", "volume" : "32" }, "uris" : [ "http://www.mendeley.com/documents/?uuid=61c95e24-c575-4739-8e00-62662e2cda85" ] }, { "id" : "ITEM-4", "itemData" : { "DOI" : "10.1175/JCLI-D-17-0521.1", "ISSN" : "0894-8755", "author" : [ { "dropping-particle" : "", "family" : "Wang", "given" : "Bin", "non-dropping-particle" : "", "parse-names" : false, "suffix" : "" }, { "dropping-particle" : "", "family" : "Li", "given" : "Juan", "non-dropping-particle" : "", "parse-names" : false, "suffix" : "" }, { "dropping-particle" : "", "family" : "Cane", "given" : "Mark A.", "non-dropping-particle" : "", "parse-names" : false, "suffix" : "" }, { "dropping-particle" : "", "family" : "Liu", "given" : "Jian", "non-dropping-particle" : "", "parse-names" : false, "suffix" : "" }, { "dropping-particle" : "", "family" : "Webster", "given" : "Peter J.", "non-dropping-particle" : "", "parse-names" : false, "suffix" : "" }, { "dropping-particle" : "", "family" : "Xiang", "given" : "Baoqiang", "non-dropping-particle" : "", "parse-names" : false, "suffix" : "" }, { "dropping-particle" : "", "family" : "Kim", "given" : "Hye-Mi", "non-dropping-particle" : "", "parse-names" : false, "suffix" : "" }, { "dropping-particle" : "", "family" : "Cao", "given" : "Jian", "non-dropping-particle" : "", "parse-names" : false, "suffix" : "" }, { "dropping-particle" : "", "family" : "Ha", "given" : "Kyung-Ja", "non-dropping-particle" : "", "parse-names" : false, "suffix" : "" } ], "container-title" : "Journal of Climate", "id" : "ITEM-4", "issue" : "7", "issued" : { "date-parts" : [ [ "2018", "4" ] ] }, "page" : "2699-2714", "title" : "Toward Predicting Changes in the Land Monsoon Rainfall a Decade in Advance", "translator" : [ { "dropping-particle" : "", "family" : "J5222", "given" : "", "non-dropping-particle" : "", "parse-names" : false, "suffix" : "" } ], "type" : "article-journal", "volume" : "31" }, "uris" : [ "http://www.mendeley.com/documents/?uuid=5f4f7869-5a95-4c47-823e-6fdc3a4f1ec0" ] }, { "id" : "ITEM-5", "itemData" : { "DOI" : "10.1073/pnas.1219405110", "ISSN" : "0027-8424", "author" : [ { "dropping-particle" : "", "family" : "Wang", "given" : "B.", "non-dropping-particle" : "", "parse-names" : false, "suffix" : "" }, { "dropping-particle" : "", "family" : "Liu", "given" : "J.", "non-dropping-particle" : "", "parse-names" : false, "suffix" : "" }, { "dropping-particle" : "", "family" : "Kim", "given" : "H.-J.", "non-dropping-particle" : "", "parse-names" : false, "suffix" : "" }, { "dropping-particle" : "", "family" : "Webster", "given" : "P. J.", "non-dropping-particle" : "", "parse-names" : false, "suffix" : "" }, { "dropping-particle" : "", "family" : "Yim", "given" : "S.-Y.", "non-dropping-particle" : "", "parse-names" : false, "suffix" : "" }, { "dropping-particle" : "", "family" : "Xiang", "given" : "B.", "non-dropping-particle" : "", "parse-names" : false, "suffix" : "" } ], "container-title" : "Proceedings of the National Academy of Sciences", "id" : "ITEM-5", "issue" : "14", "issued" : { "date-parts" : [ [ "2013", "4", "2" ] ] }, "page" : "5347-5352", "title" : "Northern Hemisphere summer monsoon intensified by mega-El Nino/southern oscillation and Atlantic multidecadal oscillation", "translator" : [ { "dropping-particle" : "", "family" : "J5217", "given" : "", "non-dropping-particle" : "", "parse-names" : false, "suffix" : "" } ], "type" : "article-journal", "volume" : "110" }, "uris" : [ "http://www.mendeley.com/documents/?uuid=31c764b8-e179-434c-b516-0b80ef88aa85" ] } ], "mendeley" : { "formattedCitation" : "(Wang et al., 2013, 2018; Liu et al., 2016a; Jiang and Zhou, 2019; Zuo et al., 2019)", "manualFormatting" : "(Wang et al., 2013, 2018; F. Liu et al., 2016; Jiang and Zhou, 2019; Zuo et al., 2019)", "plainTextFormattedCitation" : "(Wang et al., 2013, 2018; Liu et al., 2016a; Jiang and Zhou, 2019; Zuo et al., 2019)", "previouslyFormattedCitation" : "(Wang et al., 2013, 2018; Liu et al., 2016a; Jiang and Zhou, 2019; Zuo et al., 2019)" }, "properties" : { "noteIndex" : 0 }, "schema" : "https://github.com/citation-style-language/schema/raw/master/csl-citation.json" }</w:instrText>
      </w:r>
      <w:r w:rsidR="001956B1" w:rsidRPr="000D69DA">
        <w:rPr>
          <w:noProof/>
        </w:rPr>
        <w:fldChar w:fldCharType="separate"/>
      </w:r>
      <w:r w:rsidR="00393F8C">
        <w:rPr>
          <w:noProof/>
          <w:lang w:val="en-US"/>
        </w:rPr>
        <w:t>(Wang et al., 2013, 2018; F. Liu et al., 2016; Jiang and Zhou, 2019; Zuo et al., 2019)</w:t>
      </w:r>
      <w:r w:rsidR="001956B1" w:rsidRPr="000D69DA">
        <w:rPr>
          <w:noProof/>
        </w:rPr>
        <w:fldChar w:fldCharType="end"/>
      </w:r>
      <w:r w:rsidRPr="00E457C1">
        <w:rPr>
          <w:noProof/>
          <w:lang w:val="en-US"/>
        </w:rPr>
        <w:t xml:space="preserve">; </w:t>
      </w:r>
      <w:r w:rsidR="00EF6816" w:rsidRPr="00E457C1">
        <w:rPr>
          <w:noProof/>
          <w:lang w:val="en-US"/>
        </w:rPr>
        <w:t>though</w:t>
      </w:r>
      <w:r w:rsidRPr="00E457C1">
        <w:rPr>
          <w:noProof/>
          <w:lang w:val="en-US"/>
        </w:rPr>
        <w:t xml:space="preserve"> AMV in the 20</w:t>
      </w:r>
      <w:r w:rsidRPr="00566450">
        <w:rPr>
          <w:noProof/>
          <w:lang w:val="en-US"/>
          <w:rPrChange w:id="1582" w:author="Sara M Tuson" w:date="2021-06-28T09:45:00Z">
            <w:rPr>
              <w:noProof/>
              <w:vertAlign w:val="superscript"/>
              <w:lang w:val="en-US"/>
            </w:rPr>
          </w:rPrChange>
        </w:rPr>
        <w:t>th</w:t>
      </w:r>
      <w:r w:rsidRPr="00E457C1">
        <w:rPr>
          <w:noProof/>
          <w:lang w:val="en-US"/>
        </w:rPr>
        <w:t xml:space="preserve"> century </w:t>
      </w:r>
      <w:r w:rsidR="00EF6816" w:rsidRPr="00E457C1">
        <w:rPr>
          <w:noProof/>
          <w:lang w:val="en-US"/>
        </w:rPr>
        <w:t xml:space="preserve">may </w:t>
      </w:r>
      <w:r w:rsidRPr="00E457C1">
        <w:rPr>
          <w:noProof/>
          <w:lang w:val="en-US"/>
        </w:rPr>
        <w:t>ha</w:t>
      </w:r>
      <w:r w:rsidR="00EF6816" w:rsidRPr="00E457C1">
        <w:rPr>
          <w:noProof/>
          <w:lang w:val="en-US"/>
        </w:rPr>
        <w:t>ve</w:t>
      </w:r>
      <w:r w:rsidRPr="00E457C1">
        <w:rPr>
          <w:noProof/>
          <w:lang w:val="en-US"/>
        </w:rPr>
        <w:t xml:space="preserve"> been partly driven by aerosols</w:t>
      </w:r>
      <w:r w:rsidR="00EF6816" w:rsidRPr="00E457C1">
        <w:rPr>
          <w:noProof/>
          <w:lang w:val="en-US"/>
        </w:rPr>
        <w:t>,</w:t>
      </w:r>
      <w:r w:rsidRPr="00E457C1">
        <w:rPr>
          <w:noProof/>
          <w:lang w:val="en-US"/>
        </w:rPr>
        <w:t xml:space="preserve"> see Section</w:t>
      </w:r>
      <w:r w:rsidR="007C207A" w:rsidRPr="00E457C1">
        <w:rPr>
          <w:noProof/>
          <w:lang w:val="en-US"/>
        </w:rPr>
        <w:t xml:space="preserve"> 3.7.7</w:t>
      </w:r>
      <w:r w:rsidRPr="00E457C1">
        <w:rPr>
          <w:noProof/>
          <w:lang w:val="en-US"/>
        </w:rPr>
        <w:t>. Indeed, AMIP simulations better reproduce the observed multi</w:t>
      </w:r>
      <w:ins w:id="1583" w:author="Sara M Tuson" w:date="2021-06-27T22:01:00Z">
        <w:r w:rsidR="00630726">
          <w:rPr>
            <w:noProof/>
            <w:lang w:val="en-US"/>
          </w:rPr>
          <w:t>-</w:t>
        </w:r>
      </w:ins>
      <w:r w:rsidRPr="00E457C1">
        <w:rPr>
          <w:noProof/>
          <w:lang w:val="en-US"/>
        </w:rPr>
        <w:t>decadal variations of the global monsoon precipitation and circulation (</w:t>
      </w:r>
      <w:r w:rsidR="00F64D05" w:rsidRPr="00E457C1">
        <w:rPr>
          <w:noProof/>
          <w:lang w:val="en-US"/>
        </w:rPr>
        <w:t>Figure 3.17</w:t>
      </w:r>
      <w:r w:rsidRPr="00E457C1">
        <w:rPr>
          <w:noProof/>
          <w:lang w:val="en-US"/>
        </w:rPr>
        <w:t xml:space="preserve">c,d). </w:t>
      </w:r>
      <w:r w:rsidRPr="000D69DA">
        <w:rPr>
          <w:noProof/>
        </w:rPr>
        <w:fldChar w:fldCharType="begin" w:fldLock="1"/>
      </w:r>
      <w:ins w:id="1584" w:author="Robin Matthews" w:date="2021-06-15T13:14:00Z">
        <w:r w:rsidR="00B07CF6">
          <w:rPr>
            <w:noProof/>
            <w:lang w:val="en-US"/>
          </w:rPr>
          <w:instrText>ADDIN CSL_CITATION { "citationItems" : [ { "id" : "ITEM-1", "itemData" : { "DOI" : "10.1002/joc.5699", "ISSN" : "08998418", "author" : [ { "dropping-particle" : "", "family" : "Zhang", "given" : "Yanfang", "non-dropping-particle" : "", "parse-names" : false, "suffix" : "" }, { "dropping-particle" : "", "family" : "Guo", "given" : "Yan", "non-dropping-particle" : "", "parse-names" : false, "suffix" : "" }, { "dropping-particle" : "", "family" : "Dong", "given" : "Wenjie", "non-dropping-particle" : "", "parse-names" : false, "suffix" : "" }, { "dropping-particle" : "", "family" : "Li", "given" : "Chunxiang", "non-dropping-particle" : "", "parse-names" : false, "suffix" : "" } ], "container-title" : "International Journal of Climatology", "id" : "ITEM-1", "issue" : "13", "issued" : { "date-parts" : [ [ "2018", "11" ] ] }, "page" : "4818-4829", "title" : "What drives the decadal variation of global land monsoon precipitation over the past 50 years?", "translator" : [ { "dropping-particle" : "", "family" : "J5284", "given" : "", "non-dropping-particle" : "", "parse-names" : false, "suffix" : "" } ], "type" : "article-journal", "volume" : "38" }, "uris" : [ "http://www.mendeley.com/documents/?uuid=878ef8f6-f76f-4fe7-99f6-68d209194d81" ] } ], "mendeley" : { "formattedCitation" : "(Zhang et al., 2018c)", "manualFormatting" : "Y. Zhang et al. (2018)", "plainTextFormattedCitation" : "(Zhang et al., 2018c)", "previouslyFormattedCitation" : "(Zhang et al., 2018c)" }, "properties" : { "noteIndex" : 0 }, "schema" : "https://github.com/citation-style-language/schema/raw/master/csl-citation.json" }</w:instrText>
        </w:r>
      </w:ins>
      <w:del w:id="1585" w:author="Robin Matthews" w:date="2021-06-15T13:14:00Z">
        <w:r w:rsidR="00E719C0" w:rsidDel="00B07CF6">
          <w:rPr>
            <w:noProof/>
            <w:lang w:val="en-US"/>
          </w:rPr>
          <w:delInstrText>ADDIN CSL_CITATION { "citationItems" : [ { "id" : "ITEM-1", "itemData" : { "DOI" : "10.1002/joc.5699", "ISSN" : "08998418", "author" : [ { "dropping-particle" : "", "family" : "Zhang", "given" : "Yanfang", "non-dropping-particle" : "", "parse-names" : false, "suffix" : "" }, { "dropping-particle" : "", "family" : "Guo", "given" : "Yan", "non-dropping-particle" : "", "parse-names" : false, "suffix" : "" }, { "dropping-particle" : "", "family" : "Dong", "given" : "Wenjie", "non-dropping-particle" : "", "parse-names" : false, "suffix" : "" }, { "dropping-particle" : "", "family" : "Li", "given" : "Chunxiang", "non-dropping-particle" : "", "parse-names" : false, "suffix" : "" } ], "container-title" : "International Journal of Climatology", "id" : "ITEM-1", "issue" : "13", "issued" : { "date-parts" : [ [ "2018", "11" ] ] }, "page" : "4818-4829", "title" : "What drives the decadal variation of global land monsoon precipitation over the past 50 years?", "translator" : [ { "dropping-particle" : "", "family" : "J5284", "given" : "", "non-dropping-particle" : "", "parse-names" : false, "suffix" : "" } ], "type" : "article-journal", "volume" : "38" }, "uris" : [ "http://www.mendeley.com/documents/?uuid=878ef8f6-f76f-4fe7-99f6-68d209194d81" ] } ], "mendeley" : { "formattedCitation" : "(Zhang et al., 2018c)", "manualFormatting" : "Zhang et al. (2018b)", "plainTextFormattedCitation" : "(Zhang et al., 2018c)", "previouslyFormattedCitation" : "(Zhang et al., 2018c)" }, "properties" : { "noteIndex" : 0 }, "schema" : "https://github.com/citation-style-language/schema/raw/master/csl-citation.json" }</w:delInstrText>
        </w:r>
      </w:del>
      <w:r w:rsidRPr="000D69DA">
        <w:rPr>
          <w:noProof/>
        </w:rPr>
        <w:fldChar w:fldCharType="separate"/>
      </w:r>
      <w:r w:rsidR="00393F8C">
        <w:rPr>
          <w:noProof/>
          <w:lang w:val="en-US"/>
        </w:rPr>
        <w:t>Y. Zhang et al. (2018)</w:t>
      </w:r>
      <w:r w:rsidRPr="000D69DA">
        <w:rPr>
          <w:noProof/>
        </w:rPr>
        <w:fldChar w:fldCharType="end"/>
      </w:r>
      <w:r w:rsidRPr="00E457C1">
        <w:rPr>
          <w:noProof/>
          <w:lang w:val="en-US"/>
        </w:rPr>
        <w:t xml:space="preserve"> find that the multi-model ensemble mean trend of global land monsoon precipitation in historical simulations, dominated by anthropogenic aerosol forcing contributions, emerges out of the 90% range of internally-driven trends in </w:t>
      </w:r>
      <w:r w:rsidR="00EF6816" w:rsidRPr="00E457C1">
        <w:rPr>
          <w:noProof/>
          <w:lang w:val="en-US"/>
        </w:rPr>
        <w:t>pre-industrial c</w:t>
      </w:r>
      <w:r w:rsidRPr="00E457C1">
        <w:rPr>
          <w:noProof/>
          <w:lang w:val="en-US"/>
        </w:rPr>
        <w:t xml:space="preserve">ontrol simulations. However, it should be noted that CMIP5 models tend to underrepresent the PDV magnitude (Section </w:t>
      </w:r>
      <w:r w:rsidR="007C207A" w:rsidRPr="00E457C1">
        <w:rPr>
          <w:noProof/>
          <w:lang w:val="en-US"/>
        </w:rPr>
        <w:t>3.7.6</w:t>
      </w:r>
      <w:r w:rsidRPr="00E457C1">
        <w:rPr>
          <w:noProof/>
          <w:lang w:val="en-US"/>
        </w:rPr>
        <w:t xml:space="preserve">), suggesting potential overconfidence on the detection of the forced signal. An observed enhancement in global summer monsoon precipitation since the 1980s is accompanied by an intensification of the </w:t>
      </w:r>
      <w:r w:rsidR="009F59CD" w:rsidRPr="00E457C1">
        <w:rPr>
          <w:noProof/>
          <w:lang w:val="en-US"/>
        </w:rPr>
        <w:t>N</w:t>
      </w:r>
      <w:ins w:id="1586" w:author="Sara M Tuson" w:date="2021-06-27T08:42:00Z">
        <w:r w:rsidR="00286C09">
          <w:rPr>
            <w:noProof/>
            <w:lang w:val="en-US"/>
          </w:rPr>
          <w:t xml:space="preserve">orthern </w:t>
        </w:r>
      </w:ins>
      <w:r w:rsidR="009F59CD" w:rsidRPr="00E457C1">
        <w:rPr>
          <w:noProof/>
          <w:lang w:val="en-US"/>
        </w:rPr>
        <w:t>H</w:t>
      </w:r>
      <w:ins w:id="1587" w:author="Sara M Tuson" w:date="2021-06-27T08:42:00Z">
        <w:r w:rsidR="00286C09">
          <w:rPr>
            <w:noProof/>
            <w:lang w:val="en-US"/>
          </w:rPr>
          <w:t>emisphere</w:t>
        </w:r>
      </w:ins>
      <w:r w:rsidRPr="00E457C1">
        <w:rPr>
          <w:noProof/>
          <w:lang w:val="en-US"/>
        </w:rPr>
        <w:t xml:space="preserve"> summer monsoon circulation (</w:t>
      </w:r>
      <w:r w:rsidR="00F64D05" w:rsidRPr="00E457C1">
        <w:rPr>
          <w:noProof/>
          <w:lang w:val="en-US"/>
        </w:rPr>
        <w:t>Figure 3.17</w:t>
      </w:r>
      <w:r w:rsidRPr="00E457C1">
        <w:rPr>
          <w:noProof/>
          <w:lang w:val="en-US"/>
        </w:rPr>
        <w:t>c,d). These trends appear to be at the extreme of the range of the CMIP6 historical simulation ensemble but well captured by AMIP simulations (</w:t>
      </w:r>
      <w:r w:rsidR="00F64D05" w:rsidRPr="00E457C1">
        <w:rPr>
          <w:noProof/>
          <w:lang w:val="en-US"/>
        </w:rPr>
        <w:t>Figure 3.17</w:t>
      </w:r>
      <w:r w:rsidRPr="00E457C1">
        <w:rPr>
          <w:noProof/>
          <w:lang w:val="en-US"/>
        </w:rPr>
        <w:t xml:space="preserve">c,d). While the precipitation increase is consistent with </w:t>
      </w:r>
      <w:r w:rsidR="00CA4412" w:rsidRPr="00E457C1">
        <w:rPr>
          <w:noProof/>
          <w:lang w:val="en-US"/>
        </w:rPr>
        <w:t xml:space="preserve">greenhouse gas </w:t>
      </w:r>
      <w:r w:rsidRPr="00E457C1">
        <w:rPr>
          <w:noProof/>
          <w:lang w:val="en-US"/>
        </w:rPr>
        <w:t xml:space="preserve">forcing, the circulation intensification is opposite to the simulated response to </w:t>
      </w:r>
      <w:r w:rsidR="005B7473" w:rsidRPr="00E457C1">
        <w:rPr>
          <w:noProof/>
          <w:lang w:val="en-US"/>
        </w:rPr>
        <w:t>greenhouse gas</w:t>
      </w:r>
      <w:r w:rsidRPr="00E457C1">
        <w:rPr>
          <w:noProof/>
          <w:lang w:val="en-US"/>
        </w:rPr>
        <w:t xml:space="preserve"> forcing, and these enhancements </w:t>
      </w:r>
      <w:r w:rsidR="00727EFF" w:rsidRPr="00E457C1">
        <w:rPr>
          <w:noProof/>
          <w:lang w:val="en-US"/>
        </w:rPr>
        <w:t xml:space="preserve">have been </w:t>
      </w:r>
      <w:r w:rsidRPr="00E457C1">
        <w:rPr>
          <w:noProof/>
          <w:lang w:val="en-US"/>
        </w:rPr>
        <w:t xml:space="preserve">attributed to PDV and AMV </w:t>
      </w:r>
      <w:r w:rsidRPr="000D69DA">
        <w:rPr>
          <w:noProof/>
        </w:rPr>
        <w:fldChar w:fldCharType="begin" w:fldLock="1"/>
      </w:r>
      <w:r w:rsidR="00110E10">
        <w:rPr>
          <w:noProof/>
          <w:lang w:val="en-US"/>
        </w:rPr>
        <w:instrText>ADDIN CSL_CITATION { "citationItems" : [ { "id" : "ITEM-1", "itemData" : { "DOI" : "10.1007/s00382-017-3522-3", "ISSN" : "0930-7575", "author" : [ { "dropping-particle" : "", "family" : "Kamae", "given" : "Youichi", "non-dropping-particle" : "", "parse-names" : false, "suffix" : "" }, { "dropping-particle" : "", "family" : "Li", "given" : "Xichen", "non-dropping-particle" : "", "parse-names" : false, "suffix" : "" }, { "dropping-particle" : "", "family" : "Xie", "given" : "Shang-Ping", "non-dropping-particle" : "", "parse-names" : false, "suffix" : "" }, { "dropping-particle" : "", "family" : "Ueda", "given" : "Hiroaki", "non-dropping-particle" : "", "parse-names" : false, "suffix" : "" } ], "container-title" : "Climate Dynamics", "id" : "ITEM-1", "issue" : "9-10", "issued" : { "date-parts" : [ [ "2017", "11", "13" ] ] }, "page" : "3443-3455", "title" : "Atlantic effects on recent decadal trends in global monsoon", "translator" : [ { "dropping-particle" : "", "family" : "J5216", "given" : "", "non-dropping-particle" : "", "parse-names" : false, "suffix" : "" } ], "type" : "article-journal", "volume" : "49" }, "uris" : [ "http://www.mendeley.com/documents/?uuid=91e6c4ec-a6d3-481e-8435-f9a38566ab65" ] }, { "id" : "ITEM-2", "itemData" : { "DOI" : "10.1073/pnas.1219405110", "ISSN" : "0027-8424", "author" : [ { "dropping-particle" : "", "family" : "Wang", "given" : "B.", "non-dropping-particle" : "", "parse-names" : false, "suffix" : "" }, { "dropping-particle" : "", "family" : "Liu", "given" : "J.", "non-dropping-particle" : "", "parse-names" : false, "suffix" : "" }, { "dropping-particle" : "", "family" : "Kim", "given" : "H.-J.", "non-dropping-particle" : "", "parse-names" : false, "suffix" : "" }, { "dropping-particle" : "", "family" : "Webster", "given" : "P. J.", "non-dropping-particle" : "", "parse-names" : false, "suffix" : "" }, { "dropping-particle" : "", "family" : "Yim", "given" : "S.-Y.", "non-dropping-particle" : "", "parse-names" : false, "suffix" : "" }, { "dropping-particle" : "", "family" : "Xiang", "given" : "B.", "non-dropping-particle" : "", "parse-names" : false, "suffix" : "" } ], "container-title" : "Proceedings of the National Academy of Sciences", "id" : "ITEM-2", "issue" : "14", "issued" : { "date-parts" : [ [ "2013", "4", "2" ] ] }, "page" : "5347-5352", "title" : "Northern Hemisphere summer monsoon intensified by mega-El Nino/southern oscillation and Atlantic multidecadal oscillation", "translator" : [ { "dropping-particle" : "", "family" : "J5217", "given" : "", "non-dropping-particle" : "", "parse-names" : false, "suffix" : "" } ], "type" : "article-journal", "volume" : "110" }, "uris" : [ "http://www.mendeley.com/documents/?uuid=31c764b8-e179-434c-b516-0b80ef88aa85" ] } ], "mendeley" : { "formattedCitation" : "(Wang et al., 2013; Kamae et al., 2017)", "plainTextFormattedCitation" : "(Wang et al., 2013; Kamae et al., 2017)", "previouslyFormattedCitation" : "(Wang et al., 2013; Kamae et al., 2017)" }, "properties" : { "noteIndex" : 0 }, "schema" : "https://github.com/citation-style-language/schema/raw/master/csl-citation.json" }</w:instrText>
      </w:r>
      <w:r w:rsidRPr="000D69DA">
        <w:rPr>
          <w:noProof/>
        </w:rPr>
        <w:fldChar w:fldCharType="separate"/>
      </w:r>
      <w:r w:rsidR="00393F8C">
        <w:rPr>
          <w:noProof/>
          <w:lang w:val="en-US"/>
        </w:rPr>
        <w:t>(Wang et al., 2013; Kamae et al., 2017)</w:t>
      </w:r>
      <w:r w:rsidRPr="000D69DA">
        <w:rPr>
          <w:noProof/>
        </w:rPr>
        <w:fldChar w:fldCharType="end"/>
      </w:r>
      <w:r w:rsidRPr="00E457C1">
        <w:rPr>
          <w:noProof/>
          <w:lang w:val="en-US"/>
        </w:rPr>
        <w:t xml:space="preserve">. </w:t>
      </w:r>
    </w:p>
    <w:p w14:paraId="54598B1E" w14:textId="77777777" w:rsidR="009F594A" w:rsidRPr="00E457C1" w:rsidRDefault="009F594A" w:rsidP="009F594A">
      <w:pPr>
        <w:pStyle w:val="AR6BodyText"/>
        <w:rPr>
          <w:rFonts w:cs="Times New Roman"/>
          <w:noProof/>
          <w:lang w:val="en-US"/>
        </w:rPr>
      </w:pPr>
    </w:p>
    <w:p w14:paraId="0D46C82F" w14:textId="60CE3612" w:rsidR="009F594A" w:rsidRPr="00E457C1" w:rsidRDefault="009F594A" w:rsidP="009F594A">
      <w:pPr>
        <w:pStyle w:val="AR6BodyText"/>
        <w:rPr>
          <w:noProof/>
          <w:lang w:val="en-US"/>
        </w:rPr>
      </w:pPr>
      <w:r w:rsidRPr="00E457C1">
        <w:rPr>
          <w:noProof/>
          <w:lang w:val="en-US"/>
        </w:rPr>
        <w:t xml:space="preserve">In summary, while </w:t>
      </w:r>
      <w:r w:rsidR="005B7473" w:rsidRPr="00E457C1">
        <w:rPr>
          <w:noProof/>
          <w:lang w:val="en-US"/>
        </w:rPr>
        <w:t>greenhouse gas</w:t>
      </w:r>
      <w:r w:rsidRPr="00E457C1">
        <w:rPr>
          <w:noProof/>
          <w:lang w:val="en-US"/>
        </w:rPr>
        <w:t xml:space="preserve"> increase</w:t>
      </w:r>
      <w:r w:rsidR="005B7473" w:rsidRPr="00E457C1">
        <w:rPr>
          <w:noProof/>
          <w:lang w:val="en-US"/>
        </w:rPr>
        <w:t>s</w:t>
      </w:r>
      <w:r w:rsidRPr="00E457C1">
        <w:rPr>
          <w:noProof/>
          <w:lang w:val="en-US"/>
        </w:rPr>
        <w:t xml:space="preserve"> act</w:t>
      </w:r>
      <w:r w:rsidR="007B5F85" w:rsidRPr="00E457C1">
        <w:rPr>
          <w:noProof/>
          <w:lang w:val="en-US"/>
        </w:rPr>
        <w:t>ed</w:t>
      </w:r>
      <w:r w:rsidRPr="00E457C1">
        <w:rPr>
          <w:noProof/>
          <w:lang w:val="en-US"/>
        </w:rPr>
        <w:t xml:space="preserve"> to enhance the global land monsoon precipitation</w:t>
      </w:r>
      <w:r w:rsidR="003862C5" w:rsidRPr="00E457C1">
        <w:rPr>
          <w:noProof/>
          <w:lang w:val="en-US"/>
        </w:rPr>
        <w:t xml:space="preserve"> over the 20</w:t>
      </w:r>
      <w:r w:rsidR="003862C5" w:rsidRPr="00566450">
        <w:rPr>
          <w:noProof/>
          <w:lang w:val="en-US"/>
          <w:rPrChange w:id="1588" w:author="Sara M Tuson" w:date="2021-06-28T09:45:00Z">
            <w:rPr>
              <w:noProof/>
              <w:vertAlign w:val="superscript"/>
              <w:lang w:val="en-US"/>
            </w:rPr>
          </w:rPrChange>
        </w:rPr>
        <w:t>th</w:t>
      </w:r>
      <w:r w:rsidR="003862C5" w:rsidRPr="00E457C1">
        <w:rPr>
          <w:noProof/>
          <w:lang w:val="en-US"/>
        </w:rPr>
        <w:t xml:space="preserve"> century</w:t>
      </w:r>
      <w:r w:rsidRPr="00E457C1">
        <w:rPr>
          <w:noProof/>
          <w:lang w:val="en-US"/>
        </w:rPr>
        <w:t xml:space="preserve"> </w:t>
      </w:r>
      <w:r w:rsidR="007B5F85" w:rsidRPr="00E457C1">
        <w:rPr>
          <w:noProof/>
          <w:lang w:val="en-US"/>
        </w:rPr>
        <w:t>(</w:t>
      </w:r>
      <w:r w:rsidR="003862C5" w:rsidRPr="00E457C1">
        <w:rPr>
          <w:i/>
          <w:noProof/>
          <w:lang w:val="en-US"/>
        </w:rPr>
        <w:t>medium</w:t>
      </w:r>
      <w:r w:rsidR="007B5F85" w:rsidRPr="00E457C1">
        <w:rPr>
          <w:i/>
          <w:noProof/>
          <w:lang w:val="en-US"/>
        </w:rPr>
        <w:t xml:space="preserve"> confidence</w:t>
      </w:r>
      <w:r w:rsidR="007B5F85" w:rsidRPr="00E457C1">
        <w:rPr>
          <w:noProof/>
          <w:lang w:val="en-US"/>
        </w:rPr>
        <w:t>), consi</w:t>
      </w:r>
      <w:r w:rsidR="00987EEC" w:rsidRPr="00E457C1">
        <w:rPr>
          <w:noProof/>
          <w:lang w:val="en-US"/>
        </w:rPr>
        <w:t>stent with projected future enha</w:t>
      </w:r>
      <w:r w:rsidR="007B5F85" w:rsidRPr="00E457C1">
        <w:rPr>
          <w:noProof/>
          <w:lang w:val="en-US"/>
        </w:rPr>
        <w:t xml:space="preserve">ncement </w:t>
      </w:r>
      <w:r w:rsidRPr="00E457C1">
        <w:rPr>
          <w:noProof/>
          <w:lang w:val="en-US"/>
        </w:rPr>
        <w:t>(</w:t>
      </w:r>
      <w:r w:rsidR="007B5F85" w:rsidRPr="00E457C1">
        <w:rPr>
          <w:noProof/>
          <w:lang w:val="en-US"/>
        </w:rPr>
        <w:t>Section 4.5.1</w:t>
      </w:r>
      <w:r w:rsidRPr="00E457C1">
        <w:rPr>
          <w:noProof/>
          <w:lang w:val="en-US"/>
        </w:rPr>
        <w:t xml:space="preserve">), this tendency </w:t>
      </w:r>
      <w:r w:rsidR="00880ED1" w:rsidRPr="00E457C1">
        <w:rPr>
          <w:noProof/>
          <w:lang w:val="en-US"/>
        </w:rPr>
        <w:t>wa</w:t>
      </w:r>
      <w:r w:rsidRPr="00E457C1">
        <w:rPr>
          <w:noProof/>
          <w:lang w:val="en-US"/>
        </w:rPr>
        <w:t>s overwhelmed by anthropogenic aerosols from the 1950s to the 1980s, which contributed to weakening of global land summer monsoon precipitation intensity for this period (</w:t>
      </w:r>
      <w:r w:rsidRPr="00E457C1">
        <w:rPr>
          <w:i/>
          <w:iCs/>
          <w:noProof/>
          <w:lang w:val="en-US"/>
        </w:rPr>
        <w:t>medium confidence</w:t>
      </w:r>
      <w:r w:rsidRPr="00E457C1">
        <w:rPr>
          <w:noProof/>
          <w:lang w:val="en-US"/>
        </w:rPr>
        <w:t xml:space="preserve">). There is </w:t>
      </w:r>
      <w:r w:rsidRPr="00E457C1">
        <w:rPr>
          <w:i/>
          <w:iCs/>
          <w:noProof/>
          <w:lang w:val="en-US"/>
        </w:rPr>
        <w:t>medium confidence</w:t>
      </w:r>
      <w:r w:rsidRPr="00E457C1">
        <w:rPr>
          <w:noProof/>
          <w:lang w:val="en-US"/>
        </w:rPr>
        <w:t xml:space="preserve"> that the intensification of global monsoon precipitation and </w:t>
      </w:r>
      <w:r w:rsidR="009F59CD" w:rsidRPr="00E457C1">
        <w:rPr>
          <w:noProof/>
          <w:lang w:val="en-US"/>
        </w:rPr>
        <w:t>N</w:t>
      </w:r>
      <w:ins w:id="1589" w:author="Sara M Tuson" w:date="2021-06-27T08:43:00Z">
        <w:r w:rsidR="00286C09">
          <w:rPr>
            <w:noProof/>
            <w:lang w:val="en-US"/>
          </w:rPr>
          <w:t xml:space="preserve">orthern </w:t>
        </w:r>
      </w:ins>
      <w:r w:rsidR="009F59CD" w:rsidRPr="00E457C1">
        <w:rPr>
          <w:noProof/>
          <w:lang w:val="en-US"/>
        </w:rPr>
        <w:t>H</w:t>
      </w:r>
      <w:ins w:id="1590" w:author="Sara M Tuson" w:date="2021-06-27T08:43:00Z">
        <w:r w:rsidR="00286C09">
          <w:rPr>
            <w:noProof/>
            <w:lang w:val="en-US"/>
          </w:rPr>
          <w:t>emisphere</w:t>
        </w:r>
      </w:ins>
      <w:r w:rsidRPr="00E457C1">
        <w:rPr>
          <w:noProof/>
          <w:lang w:val="en-US"/>
        </w:rPr>
        <w:t xml:space="preserve"> summer monsoon circulation since the 1980s is dominated by internal variability. These assessments are supported respectively by multi-model detection and attribution studies which find </w:t>
      </w:r>
      <w:r w:rsidR="00EF6816" w:rsidRPr="00E457C1">
        <w:rPr>
          <w:noProof/>
          <w:lang w:val="en-US"/>
        </w:rPr>
        <w:t>an</w:t>
      </w:r>
      <w:r w:rsidRPr="00E457C1">
        <w:rPr>
          <w:noProof/>
          <w:lang w:val="en-US"/>
        </w:rPr>
        <w:t xml:space="preserve"> important role </w:t>
      </w:r>
      <w:r w:rsidR="00EF6816" w:rsidRPr="00E457C1">
        <w:rPr>
          <w:noProof/>
          <w:lang w:val="en-US"/>
        </w:rPr>
        <w:t>for</w:t>
      </w:r>
      <w:r w:rsidRPr="00E457C1">
        <w:rPr>
          <w:noProof/>
          <w:lang w:val="en-US"/>
        </w:rPr>
        <w:t xml:space="preserve"> anthropogenic aerosols in the weakening trend, and studies that identif</w:t>
      </w:r>
      <w:r w:rsidR="00880ED1" w:rsidRPr="00E457C1">
        <w:rPr>
          <w:noProof/>
          <w:lang w:val="en-US"/>
        </w:rPr>
        <w:t>y a role for</w:t>
      </w:r>
      <w:r w:rsidRPr="00E457C1">
        <w:rPr>
          <w:noProof/>
          <w:lang w:val="en-US"/>
        </w:rPr>
        <w:t xml:space="preserve"> AMV and PDV </w:t>
      </w:r>
      <w:r w:rsidR="00880ED1" w:rsidRPr="00E457C1">
        <w:rPr>
          <w:noProof/>
          <w:lang w:val="en-US"/>
        </w:rPr>
        <w:t>in inducing</w:t>
      </w:r>
      <w:r w:rsidRPr="00E457C1">
        <w:rPr>
          <w:noProof/>
          <w:lang w:val="en-US"/>
        </w:rPr>
        <w:t xml:space="preserve"> the </w:t>
      </w:r>
      <w:r w:rsidR="009F59CD" w:rsidRPr="00E457C1">
        <w:rPr>
          <w:noProof/>
          <w:lang w:val="en-US"/>
        </w:rPr>
        <w:t>N</w:t>
      </w:r>
      <w:ins w:id="1591" w:author="Sara M Tuson" w:date="2021-06-27T08:43:00Z">
        <w:r w:rsidR="00286C09">
          <w:rPr>
            <w:noProof/>
            <w:lang w:val="en-US"/>
          </w:rPr>
          <w:t xml:space="preserve">orthern </w:t>
        </w:r>
      </w:ins>
      <w:r w:rsidR="009F59CD" w:rsidRPr="00E457C1">
        <w:rPr>
          <w:noProof/>
          <w:lang w:val="en-US"/>
        </w:rPr>
        <w:t>H</w:t>
      </w:r>
      <w:ins w:id="1592" w:author="Sara M Tuson" w:date="2021-06-27T08:43:00Z">
        <w:r w:rsidR="00286C09">
          <w:rPr>
            <w:noProof/>
            <w:lang w:val="en-US"/>
          </w:rPr>
          <w:t>emisphere</w:t>
        </w:r>
      </w:ins>
      <w:r w:rsidRPr="00E457C1">
        <w:rPr>
          <w:noProof/>
          <w:lang w:val="en-US"/>
        </w:rPr>
        <w:t xml:space="preserve"> summer monsoon circulation </w:t>
      </w:r>
      <w:r w:rsidR="00880ED1" w:rsidRPr="00E457C1">
        <w:rPr>
          <w:noProof/>
          <w:lang w:val="en-US"/>
        </w:rPr>
        <w:t>enhancement since the 1980s</w:t>
      </w:r>
      <w:r w:rsidRPr="00E457C1">
        <w:rPr>
          <w:noProof/>
          <w:lang w:val="en-US"/>
        </w:rPr>
        <w:t xml:space="preserve">. Supported by multi-model </w:t>
      </w:r>
      <w:r w:rsidR="00880ED1" w:rsidRPr="00E457C1">
        <w:rPr>
          <w:noProof/>
          <w:lang w:val="en-US"/>
        </w:rPr>
        <w:t xml:space="preserve">simulations </w:t>
      </w:r>
      <w:r w:rsidRPr="00E457C1">
        <w:rPr>
          <w:noProof/>
          <w:lang w:val="en-US"/>
        </w:rPr>
        <w:t>that are qualitatively consistent with proxy evidence,</w:t>
      </w:r>
      <w:r w:rsidR="00B0342C" w:rsidRPr="00E457C1">
        <w:rPr>
          <w:noProof/>
          <w:lang w:val="en-US"/>
        </w:rPr>
        <w:t xml:space="preserve"> </w:t>
      </w:r>
      <w:r w:rsidRPr="00E457C1">
        <w:rPr>
          <w:noProof/>
          <w:lang w:val="en-US"/>
        </w:rPr>
        <w:t xml:space="preserve">there is </w:t>
      </w:r>
      <w:r w:rsidRPr="00E457C1">
        <w:rPr>
          <w:i/>
          <w:iCs/>
          <w:noProof/>
          <w:lang w:val="en-US"/>
        </w:rPr>
        <w:t>high confidence</w:t>
      </w:r>
      <w:r w:rsidRPr="00E457C1">
        <w:rPr>
          <w:noProof/>
          <w:lang w:val="en-US"/>
        </w:rPr>
        <w:t xml:space="preserve"> that orbital forcing contributed to stronger </w:t>
      </w:r>
      <w:r w:rsidR="009F59CD" w:rsidRPr="00E457C1">
        <w:rPr>
          <w:noProof/>
          <w:lang w:val="en-US"/>
        </w:rPr>
        <w:t>N</w:t>
      </w:r>
      <w:ins w:id="1593" w:author="Sara M Tuson" w:date="2021-06-27T08:43:00Z">
        <w:r w:rsidR="00286C09">
          <w:rPr>
            <w:noProof/>
            <w:lang w:val="en-US"/>
          </w:rPr>
          <w:t xml:space="preserve">orthern </w:t>
        </w:r>
      </w:ins>
      <w:r w:rsidR="009F59CD" w:rsidRPr="00E457C1">
        <w:rPr>
          <w:noProof/>
          <w:lang w:val="en-US"/>
        </w:rPr>
        <w:t>H</w:t>
      </w:r>
      <w:ins w:id="1594" w:author="Sara M Tuson" w:date="2021-06-27T08:43:00Z">
        <w:r w:rsidR="00286C09">
          <w:rPr>
            <w:noProof/>
            <w:lang w:val="en-US"/>
          </w:rPr>
          <w:t>emisphere</w:t>
        </w:r>
      </w:ins>
      <w:r w:rsidRPr="00E457C1">
        <w:rPr>
          <w:noProof/>
          <w:lang w:val="en-US"/>
        </w:rPr>
        <w:t xml:space="preserve"> monsoon precipitation in the mid-Pliocene and mid-Holocene than pre</w:t>
      </w:r>
      <w:r w:rsidR="001D6D99" w:rsidRPr="00E457C1">
        <w:rPr>
          <w:noProof/>
          <w:lang w:val="en-US"/>
        </w:rPr>
        <w:t>-</w:t>
      </w:r>
      <w:r w:rsidRPr="00E457C1">
        <w:rPr>
          <w:noProof/>
          <w:lang w:val="en-US"/>
        </w:rPr>
        <w:t xml:space="preserve">industrial. While CMIP5 models can capture the domain and precipitation intensity of the global monsoon, biases remain in their regional representations, and they </w:t>
      </w:r>
      <w:r w:rsidRPr="00E457C1">
        <w:rPr>
          <w:noProof/>
          <w:lang w:val="en-US" w:eastAsia="ja-JP"/>
        </w:rPr>
        <w:t>are unsuccessful in quantitatively reproducing changes in paleo reconstructions</w:t>
      </w:r>
      <w:r w:rsidRPr="00E457C1">
        <w:rPr>
          <w:noProof/>
          <w:lang w:val="en-US"/>
        </w:rPr>
        <w:t xml:space="preserve"> (</w:t>
      </w:r>
      <w:r w:rsidRPr="00E457C1">
        <w:rPr>
          <w:i/>
          <w:noProof/>
          <w:lang w:val="en-US"/>
        </w:rPr>
        <w:t>high confidence</w:t>
      </w:r>
      <w:r w:rsidRPr="00E457C1">
        <w:rPr>
          <w:noProof/>
          <w:lang w:val="en-US"/>
        </w:rPr>
        <w:t xml:space="preserve">). CMIP6 models reproduce the domain and precipitation intensity of the global monsoon observed </w:t>
      </w:r>
      <w:r w:rsidR="00880ED1" w:rsidRPr="00E457C1">
        <w:rPr>
          <w:noProof/>
          <w:lang w:val="en-US"/>
        </w:rPr>
        <w:t xml:space="preserve">over the instrumental period better than CMIP5 models </w:t>
      </w:r>
      <w:r w:rsidRPr="00E457C1">
        <w:rPr>
          <w:noProof/>
          <w:lang w:val="en-US"/>
        </w:rPr>
        <w:t>(</w:t>
      </w:r>
      <w:r w:rsidRPr="00E457C1">
        <w:rPr>
          <w:i/>
          <w:iCs/>
          <w:noProof/>
          <w:lang w:val="en-US"/>
        </w:rPr>
        <w:t>medium confidence</w:t>
      </w:r>
      <w:r w:rsidRPr="00E457C1">
        <w:rPr>
          <w:noProof/>
          <w:lang w:val="en-US"/>
        </w:rPr>
        <w:t xml:space="preserve">). However, CMIP5 and CMIP6 models fail to fully capture the variations of the </w:t>
      </w:r>
      <w:r w:rsidR="009F59CD" w:rsidRPr="00E457C1">
        <w:rPr>
          <w:noProof/>
          <w:lang w:val="en-US"/>
        </w:rPr>
        <w:t>N</w:t>
      </w:r>
      <w:ins w:id="1595" w:author="Sara M Tuson" w:date="2021-06-27T08:44:00Z">
        <w:r w:rsidR="00286C09">
          <w:rPr>
            <w:noProof/>
            <w:lang w:val="en-US"/>
          </w:rPr>
          <w:t xml:space="preserve">orthern </w:t>
        </w:r>
      </w:ins>
      <w:r w:rsidR="009F59CD" w:rsidRPr="00E457C1">
        <w:rPr>
          <w:noProof/>
          <w:lang w:val="en-US"/>
        </w:rPr>
        <w:t>H</w:t>
      </w:r>
      <w:ins w:id="1596" w:author="Sara M Tuson" w:date="2021-06-27T08:44:00Z">
        <w:r w:rsidR="00286C09">
          <w:rPr>
            <w:noProof/>
            <w:lang w:val="en-US"/>
          </w:rPr>
          <w:t>emisphere</w:t>
        </w:r>
      </w:ins>
      <w:r w:rsidRPr="00E457C1">
        <w:rPr>
          <w:noProof/>
          <w:lang w:val="en-US"/>
        </w:rPr>
        <w:t xml:space="preserve"> summer monsoon circulation (</w:t>
      </w:r>
      <w:r w:rsidR="00F64D05" w:rsidRPr="00E457C1">
        <w:rPr>
          <w:noProof/>
          <w:lang w:val="en-US"/>
        </w:rPr>
        <w:t>Figure 3.17</w:t>
      </w:r>
      <w:r w:rsidRPr="00E457C1">
        <w:rPr>
          <w:noProof/>
          <w:lang w:val="en-US"/>
        </w:rPr>
        <w:t>d), but the</w:t>
      </w:r>
      <w:r w:rsidR="00880ED1" w:rsidRPr="00E457C1">
        <w:rPr>
          <w:noProof/>
          <w:lang w:val="en-US"/>
        </w:rPr>
        <w:t xml:space="preserve">re is </w:t>
      </w:r>
      <w:r w:rsidR="00880ED1" w:rsidRPr="00E457C1">
        <w:rPr>
          <w:i/>
          <w:noProof/>
          <w:lang w:val="en-US"/>
        </w:rPr>
        <w:t>low</w:t>
      </w:r>
      <w:r w:rsidRPr="00E457C1">
        <w:rPr>
          <w:i/>
          <w:iCs/>
          <w:noProof/>
          <w:lang w:val="en-US"/>
        </w:rPr>
        <w:t xml:space="preserve"> confidence</w:t>
      </w:r>
      <w:r w:rsidRPr="00E457C1">
        <w:rPr>
          <w:noProof/>
          <w:lang w:val="en-US"/>
        </w:rPr>
        <w:t xml:space="preserve"> to this assessment due to </w:t>
      </w:r>
      <w:r w:rsidR="001A4894" w:rsidRPr="00E457C1">
        <w:rPr>
          <w:noProof/>
          <w:lang w:val="en-US"/>
        </w:rPr>
        <w:t xml:space="preserve">a </w:t>
      </w:r>
      <w:r w:rsidRPr="00E457C1">
        <w:rPr>
          <w:noProof/>
          <w:lang w:val="en-US"/>
        </w:rPr>
        <w:t xml:space="preserve">lack of </w:t>
      </w:r>
      <w:r w:rsidR="001A4894" w:rsidRPr="00E457C1">
        <w:rPr>
          <w:noProof/>
          <w:lang w:val="en-US"/>
        </w:rPr>
        <w:t>evidence in the literature</w:t>
      </w:r>
      <w:r w:rsidRPr="00E457C1">
        <w:rPr>
          <w:noProof/>
          <w:lang w:val="en-US"/>
        </w:rPr>
        <w:t xml:space="preserve">. </w:t>
      </w:r>
    </w:p>
    <w:p w14:paraId="6F7A7921" w14:textId="77777777" w:rsidR="009F594A" w:rsidRPr="00E457C1" w:rsidRDefault="009F594A" w:rsidP="009F594A">
      <w:pPr>
        <w:pStyle w:val="AR6BodyText"/>
        <w:rPr>
          <w:noProof/>
          <w:lang w:val="en-US"/>
        </w:rPr>
      </w:pPr>
    </w:p>
    <w:p w14:paraId="3B689744" w14:textId="77777777" w:rsidR="00676000" w:rsidRPr="00E457C1" w:rsidRDefault="00676000" w:rsidP="009F594A">
      <w:pPr>
        <w:pStyle w:val="AR6BodyText"/>
        <w:rPr>
          <w:noProof/>
          <w:lang w:val="en-US"/>
        </w:rPr>
      </w:pPr>
    </w:p>
    <w:p w14:paraId="4885E0D2" w14:textId="03EC4B08" w:rsidR="009F594A" w:rsidRDefault="009F594A" w:rsidP="009F594A">
      <w:pPr>
        <w:pStyle w:val="AR6BodyText"/>
        <w:rPr>
          <w:b/>
          <w:noProof/>
        </w:rPr>
      </w:pPr>
      <w:r>
        <w:rPr>
          <w:b/>
          <w:noProof/>
        </w:rPr>
        <w:t>[</w:t>
      </w:r>
      <w:r w:rsidRPr="00682BD7">
        <w:rPr>
          <w:b/>
          <w:noProof/>
        </w:rPr>
        <w:t xml:space="preserve">START </w:t>
      </w:r>
      <w:r w:rsidRPr="00682BD7">
        <w:rPr>
          <w:rStyle w:val="AR6Chap3FigureCar"/>
          <w:b/>
          <w:noProof/>
          <w:sz w:val="22"/>
          <w:lang w:val="en-GB"/>
        </w:rPr>
        <w:t>FIGURE 3.1</w:t>
      </w:r>
      <w:r w:rsidR="00F64D05">
        <w:rPr>
          <w:rStyle w:val="AR6Chap3FigureCar"/>
          <w:b/>
          <w:noProof/>
          <w:sz w:val="22"/>
          <w:lang w:val="en-GB"/>
        </w:rPr>
        <w:t>7</w:t>
      </w:r>
      <w:r w:rsidRPr="00682BD7">
        <w:rPr>
          <w:rStyle w:val="AR6Chap3FigureCar"/>
          <w:b/>
          <w:noProof/>
          <w:sz w:val="22"/>
          <w:lang w:val="en-GB"/>
        </w:rPr>
        <w:t xml:space="preserve"> </w:t>
      </w:r>
      <w:r w:rsidRPr="00682BD7">
        <w:rPr>
          <w:b/>
          <w:noProof/>
        </w:rPr>
        <w:t>HERE</w:t>
      </w:r>
      <w:r>
        <w:rPr>
          <w:b/>
          <w:noProof/>
        </w:rPr>
        <w:t>]</w:t>
      </w:r>
    </w:p>
    <w:p w14:paraId="530EBF9D" w14:textId="77777777" w:rsidR="009F594A" w:rsidRDefault="009F594A" w:rsidP="009F594A">
      <w:pPr>
        <w:pStyle w:val="AR6BodyText"/>
        <w:rPr>
          <w:noProof/>
        </w:rPr>
      </w:pPr>
    </w:p>
    <w:p w14:paraId="19A64146" w14:textId="77777777" w:rsidR="00BE2759" w:rsidRPr="00BE2759" w:rsidRDefault="00BE2759" w:rsidP="00BE2759">
      <w:pPr>
        <w:numPr>
          <w:ilvl w:val="0"/>
          <w:numId w:val="2"/>
        </w:numPr>
        <w:ind w:left="1134" w:hanging="1134"/>
        <w:rPr>
          <w:sz w:val="20"/>
          <w:lang w:val="en-US"/>
        </w:rPr>
      </w:pPr>
      <w:bookmarkStart w:id="1597" w:name="_Hlk57040873"/>
      <w:r w:rsidRPr="00BE2759">
        <w:rPr>
          <w:b/>
          <w:sz w:val="20"/>
          <w:lang w:val="en-US"/>
        </w:rPr>
        <w:t>Model evaluation of global monsoon domain, intensity, and circulation.</w:t>
      </w:r>
      <w:r w:rsidRPr="00BE2759">
        <w:rPr>
          <w:sz w:val="20"/>
          <w:lang w:val="en-US"/>
        </w:rPr>
        <w:t xml:space="preserve"> </w:t>
      </w:r>
      <w:r w:rsidRPr="00BE2759">
        <w:rPr>
          <w:b/>
          <w:bCs/>
          <w:sz w:val="20"/>
          <w:lang w:val="en-US"/>
          <w:rPrChange w:id="1598" w:author="Ian Blenkinsop" w:date="2021-07-07T14:25:00Z">
            <w:rPr/>
          </w:rPrChange>
        </w:rPr>
        <w:t>(a</w:t>
      </w:r>
      <w:del w:id="1599" w:author="Sara M Tuson" w:date="2021-06-30T10:33:00Z">
        <w:r w:rsidRPr="00BE2759" w:rsidDel="00E413CC">
          <w:rPr>
            <w:b/>
            <w:bCs/>
            <w:sz w:val="20"/>
            <w:lang w:val="en-US"/>
            <w:rPrChange w:id="1600" w:author="Ian Blenkinsop" w:date="2021-07-07T14:25:00Z">
              <w:rPr/>
            </w:rPrChange>
          </w:rPr>
          <w:delText>-</w:delText>
        </w:r>
      </w:del>
      <w:ins w:id="1601" w:author="Sara M Tuson" w:date="2021-06-30T10:33:00Z">
        <w:del w:id="1602" w:author="Ian Blenkinsop" w:date="2021-07-07T14:25:00Z">
          <w:r w:rsidRPr="00BE2759" w:rsidDel="0036053A">
            <w:rPr>
              <w:b/>
              <w:bCs/>
              <w:sz w:val="20"/>
              <w:lang w:val="en-US"/>
              <w:rPrChange w:id="1603" w:author="Ian Blenkinsop" w:date="2021-07-07T14:25:00Z">
                <w:rPr/>
              </w:rPrChange>
            </w:rPr>
            <w:delText>–</w:delText>
          </w:r>
        </w:del>
      </w:ins>
      <w:ins w:id="1604" w:author="Ian Blenkinsop" w:date="2021-07-07T14:25:00Z">
        <w:r w:rsidRPr="00BE2759">
          <w:rPr>
            <w:b/>
            <w:bCs/>
            <w:sz w:val="20"/>
            <w:lang w:val="en-US"/>
            <w:rPrChange w:id="1605" w:author="Ian Blenkinsop" w:date="2021-07-07T14:25:00Z">
              <w:rPr/>
            </w:rPrChange>
          </w:rPr>
          <w:t xml:space="preserve">, </w:t>
        </w:r>
      </w:ins>
      <w:r w:rsidRPr="00BE2759">
        <w:rPr>
          <w:b/>
          <w:bCs/>
          <w:sz w:val="20"/>
          <w:lang w:val="en-US"/>
          <w:rPrChange w:id="1606" w:author="Ian Blenkinsop" w:date="2021-07-07T14:25:00Z">
            <w:rPr/>
          </w:rPrChange>
        </w:rPr>
        <w:t>b)</w:t>
      </w:r>
      <w:r w:rsidRPr="00BE2759">
        <w:rPr>
          <w:sz w:val="20"/>
          <w:lang w:val="en-US"/>
        </w:rPr>
        <w:t xml:space="preserve"> Climatological summer-winter range of precipitation rate, scaled by annual mean precipitation rate (shading) and 850 </w:t>
      </w:r>
      <w:r w:rsidRPr="00BE2759">
        <w:rPr>
          <w:sz w:val="20"/>
          <w:lang w:val="en-US"/>
        </w:rPr>
        <w:lastRenderedPageBreak/>
        <w:t xml:space="preserve">hPa wind velocity (arrows) based on </w:t>
      </w:r>
      <w:r w:rsidRPr="00BE2759">
        <w:rPr>
          <w:b/>
          <w:bCs/>
          <w:sz w:val="20"/>
          <w:lang w:val="en-US"/>
          <w:rPrChange w:id="1607" w:author="Ian Blenkinsop" w:date="2021-07-07T14:25:00Z">
            <w:rPr/>
          </w:rPrChange>
        </w:rPr>
        <w:t>(a)</w:t>
      </w:r>
      <w:r w:rsidRPr="00BE2759">
        <w:rPr>
          <w:sz w:val="20"/>
          <w:lang w:val="en-US"/>
        </w:rPr>
        <w:t xml:space="preserve"> GPCP and ERA5 and </w:t>
      </w:r>
      <w:r w:rsidRPr="00BE2759">
        <w:rPr>
          <w:b/>
          <w:bCs/>
          <w:sz w:val="20"/>
          <w:lang w:val="en-US"/>
          <w:rPrChange w:id="1608" w:author="Ian Blenkinsop" w:date="2021-07-07T14:25:00Z">
            <w:rPr/>
          </w:rPrChange>
        </w:rPr>
        <w:t>(b)</w:t>
      </w:r>
      <w:r w:rsidRPr="00BE2759">
        <w:rPr>
          <w:sz w:val="20"/>
          <w:lang w:val="en-US"/>
        </w:rPr>
        <w:t xml:space="preserve"> a multi-model ensemble mean of CMIP6 historical simulations for 1979</w:t>
      </w:r>
      <w:del w:id="1609" w:author="Sara M Tuson" w:date="2021-06-30T10:34:00Z">
        <w:r w:rsidRPr="00BE2759" w:rsidDel="00E413CC">
          <w:rPr>
            <w:sz w:val="20"/>
            <w:lang w:val="en-US"/>
          </w:rPr>
          <w:delText>-</w:delText>
        </w:r>
      </w:del>
      <w:ins w:id="1610" w:author="Sara M Tuson" w:date="2021-06-30T10:34:00Z">
        <w:r w:rsidRPr="00BE2759">
          <w:rPr>
            <w:sz w:val="20"/>
            <w:lang w:val="en-US"/>
          </w:rPr>
          <w:t>–</w:t>
        </w:r>
      </w:ins>
      <w:r w:rsidRPr="00BE2759">
        <w:rPr>
          <w:sz w:val="20"/>
          <w:lang w:val="en-US"/>
        </w:rPr>
        <w:t xml:space="preserve">2014. Enclosed by red lines is the monsoon domain based on the definition by </w:t>
      </w:r>
      <w:r w:rsidRPr="00BE2759">
        <w:rPr>
          <w:sz w:val="20"/>
          <w:lang w:val="en-US"/>
        </w:rPr>
        <w:fldChar w:fldCharType="begin" w:fldLock="1"/>
      </w:r>
      <w:r w:rsidRPr="00BE2759">
        <w:rPr>
          <w:sz w:val="20"/>
          <w:lang w:val="en-US"/>
        </w:rPr>
        <w:instrText>ADDIN CSL_CITATION { "citationItems" : [ { "id" : "ITEM-1", "itemData" : { "DOI" : "10.1016/j.dynatmoce.2007.05.002", "ISSN" : "03770265", "author" : [ { "dropping-particle" : "", "family" : "Wang", "given" : "Bin", "non-dropping-particle" : "", "parse-names" : false, "suffix" : "" }, { "dropping-particle" : "", "family" : "Ding", "given" : "Qinghua", "non-dropping-particle" : "", "parse-names" : false, "suffix" : "" } ], "container-title" : "Dynamics of Atmospheres and Oceans", "id" : "ITEM-1", "issue" : "3-4", "issued" : { "date-parts" : [ [ "2008", "3" ] ] }, "page" : "165-183", "title" : "Global monsoon: Dominant mode of annual variation in the tropics", "translator" : [ { "dropping-particle" : "", "family" : "J5482", "given" : "", "non-dropping-particle" : "", "parse-names" : false, "suffix" : "" } ], "type" : "article-journal", "volume" : "44" }, "uris" : [ "http://www.mendeley.com/documents/?uuid=64d0e048-5bcd-404a-b39c-71fffa35eece" ] } ], "mendeley" : { "formattedCitation" : "(Wang and Ding, 2008)", "manualFormatting" : "Wang and Ding (2008)", "plainTextFormattedCitation" : "(Wang and Ding, 2008)", "previouslyFormattedCitation" : "(Wang and Ding, 2008)" }, "properties" : { "noteIndex" : 0 }, "schema" : "https://github.com/citation-style-language/schema/raw/master/csl-citation.json" }</w:instrText>
      </w:r>
      <w:r w:rsidRPr="00BE2759">
        <w:rPr>
          <w:sz w:val="20"/>
          <w:lang w:val="en-US"/>
        </w:rPr>
        <w:fldChar w:fldCharType="separate"/>
      </w:r>
      <w:r w:rsidRPr="00BE2759">
        <w:rPr>
          <w:noProof/>
          <w:sz w:val="20"/>
          <w:lang w:val="en-US"/>
        </w:rPr>
        <w:t>Wang and Ding (2008)</w:t>
      </w:r>
      <w:r w:rsidRPr="00BE2759">
        <w:rPr>
          <w:sz w:val="20"/>
          <w:lang w:val="en-US"/>
        </w:rPr>
        <w:fldChar w:fldCharType="end"/>
      </w:r>
      <w:r w:rsidRPr="00BE2759">
        <w:rPr>
          <w:sz w:val="20"/>
          <w:lang w:val="en-US"/>
        </w:rPr>
        <w:t xml:space="preserve">. </w:t>
      </w:r>
      <w:r w:rsidRPr="00BE2759">
        <w:rPr>
          <w:b/>
          <w:bCs/>
          <w:sz w:val="20"/>
          <w:lang w:val="en-US"/>
          <w:rPrChange w:id="1611" w:author="Ian Blenkinsop" w:date="2021-07-07T14:25:00Z">
            <w:rPr/>
          </w:rPrChange>
        </w:rPr>
        <w:t>(c</w:t>
      </w:r>
      <w:del w:id="1612" w:author="Sara M Tuson" w:date="2021-06-30T10:34:00Z">
        <w:r w:rsidRPr="00BE2759" w:rsidDel="00E413CC">
          <w:rPr>
            <w:b/>
            <w:bCs/>
            <w:sz w:val="20"/>
            <w:lang w:val="en-US"/>
            <w:rPrChange w:id="1613" w:author="Ian Blenkinsop" w:date="2021-07-07T14:25:00Z">
              <w:rPr/>
            </w:rPrChange>
          </w:rPr>
          <w:delText>-</w:delText>
        </w:r>
      </w:del>
      <w:ins w:id="1614" w:author="Sara M Tuson" w:date="2021-06-30T10:34:00Z">
        <w:del w:id="1615" w:author="Ian Blenkinsop" w:date="2021-07-07T14:25:00Z">
          <w:r w:rsidRPr="00BE2759" w:rsidDel="0036053A">
            <w:rPr>
              <w:b/>
              <w:bCs/>
              <w:sz w:val="20"/>
              <w:lang w:val="en-US"/>
              <w:rPrChange w:id="1616" w:author="Ian Blenkinsop" w:date="2021-07-07T14:25:00Z">
                <w:rPr/>
              </w:rPrChange>
            </w:rPr>
            <w:delText>–</w:delText>
          </w:r>
        </w:del>
      </w:ins>
      <w:ins w:id="1617" w:author="Ian Blenkinsop" w:date="2021-07-07T14:25:00Z">
        <w:r w:rsidRPr="00BE2759">
          <w:rPr>
            <w:b/>
            <w:bCs/>
            <w:sz w:val="20"/>
            <w:lang w:val="en-US"/>
            <w:rPrChange w:id="1618" w:author="Ian Blenkinsop" w:date="2021-07-07T14:25:00Z">
              <w:rPr/>
            </w:rPrChange>
          </w:rPr>
          <w:t xml:space="preserve">, </w:t>
        </w:r>
      </w:ins>
      <w:r w:rsidRPr="00BE2759">
        <w:rPr>
          <w:b/>
          <w:bCs/>
          <w:sz w:val="20"/>
          <w:lang w:val="en-US"/>
          <w:rPrChange w:id="1619" w:author="Ian Blenkinsop" w:date="2021-07-07T14:25:00Z">
            <w:rPr/>
          </w:rPrChange>
        </w:rPr>
        <w:t>d)</w:t>
      </w:r>
      <w:r w:rsidRPr="00BE2759">
        <w:rPr>
          <w:sz w:val="20"/>
          <w:lang w:val="en-US"/>
        </w:rPr>
        <w:t xml:space="preserve"> </w:t>
      </w:r>
      <w:ins w:id="1620" w:author="Sara M Tuson" w:date="2021-07-02T15:14:00Z">
        <w:r w:rsidRPr="00BE2759">
          <w:rPr>
            <w:sz w:val="20"/>
            <w:lang w:val="en-US"/>
          </w:rPr>
          <w:t>Five</w:t>
        </w:r>
      </w:ins>
      <w:del w:id="1621" w:author="Sara M Tuson" w:date="2021-07-02T15:14:00Z">
        <w:r w:rsidRPr="00BE2759" w:rsidDel="000E1831">
          <w:rPr>
            <w:sz w:val="20"/>
            <w:lang w:val="en-US"/>
          </w:rPr>
          <w:delText>5</w:delText>
        </w:r>
      </w:del>
      <w:r w:rsidRPr="00BE2759">
        <w:rPr>
          <w:sz w:val="20"/>
          <w:lang w:val="en-US"/>
        </w:rPr>
        <w:t xml:space="preserve">-year running mean anomalies of </w:t>
      </w:r>
      <w:r w:rsidRPr="00BE2759">
        <w:rPr>
          <w:b/>
          <w:bCs/>
          <w:sz w:val="20"/>
          <w:lang w:val="en-US"/>
          <w:rPrChange w:id="1622" w:author="Ian Blenkinsop" w:date="2021-07-07T14:25:00Z">
            <w:rPr/>
          </w:rPrChange>
        </w:rPr>
        <w:t>(c)</w:t>
      </w:r>
      <w:r w:rsidRPr="00BE2759">
        <w:rPr>
          <w:sz w:val="20"/>
          <w:lang w:val="en-US"/>
        </w:rPr>
        <w:t xml:space="preserve"> global land monsoon precipitation index defined as the percentage anomaly of the summertime precipitation rate averaged over the monsoon regions over land, relative to its average for 1979</w:t>
      </w:r>
      <w:del w:id="1623" w:author="Sara M Tuson" w:date="2021-06-30T10:34:00Z">
        <w:r w:rsidRPr="00BE2759" w:rsidDel="00E413CC">
          <w:rPr>
            <w:sz w:val="20"/>
            <w:lang w:val="en-US"/>
          </w:rPr>
          <w:delText>-</w:delText>
        </w:r>
      </w:del>
      <w:ins w:id="1624" w:author="Sara M Tuson" w:date="2021-06-30T10:34:00Z">
        <w:r w:rsidRPr="00BE2759">
          <w:rPr>
            <w:sz w:val="20"/>
            <w:lang w:val="en-US"/>
          </w:rPr>
          <w:t>–</w:t>
        </w:r>
      </w:ins>
      <w:r w:rsidRPr="00BE2759">
        <w:rPr>
          <w:sz w:val="20"/>
          <w:lang w:val="en-US"/>
        </w:rPr>
        <w:t xml:space="preserve">2014 (the period indicated by light grey shading) and </w:t>
      </w:r>
      <w:r w:rsidRPr="00BE2759">
        <w:rPr>
          <w:b/>
          <w:bCs/>
          <w:sz w:val="20"/>
          <w:lang w:val="en-US"/>
          <w:rPrChange w:id="1625" w:author="Ian Blenkinsop" w:date="2021-07-07T14:25:00Z">
            <w:rPr/>
          </w:rPrChange>
        </w:rPr>
        <w:t>(d)</w:t>
      </w:r>
      <w:r w:rsidRPr="00BE2759">
        <w:rPr>
          <w:sz w:val="20"/>
          <w:lang w:val="en-US"/>
        </w:rPr>
        <w:t xml:space="preserve"> the tropical monsoon circulation index defined as the vertical shear of zonal winds between 850 and 200 hPa levels averaged over 0º</w:t>
      </w:r>
      <w:del w:id="1626" w:author="Sara M Tuson" w:date="2021-06-30T10:34:00Z">
        <w:r w:rsidRPr="00BE2759" w:rsidDel="00E413CC">
          <w:rPr>
            <w:sz w:val="20"/>
            <w:lang w:val="en-US"/>
          </w:rPr>
          <w:delText>-</w:delText>
        </w:r>
      </w:del>
      <w:ins w:id="1627" w:author="Sara M Tuson" w:date="2021-06-30T10:34:00Z">
        <w:r w:rsidRPr="00BE2759">
          <w:rPr>
            <w:sz w:val="20"/>
            <w:lang w:val="en-US"/>
          </w:rPr>
          <w:t>–</w:t>
        </w:r>
      </w:ins>
      <w:r w:rsidRPr="00BE2759">
        <w:rPr>
          <w:sz w:val="20"/>
          <w:lang w:val="en-US"/>
        </w:rPr>
        <w:t xml:space="preserve">20ºN, from 120ºW eastward to 120ºE in NH summer </w:t>
      </w:r>
      <w:r w:rsidRPr="00BE2759">
        <w:rPr>
          <w:sz w:val="20"/>
          <w:lang w:val="en-US"/>
        </w:rPr>
        <w:fldChar w:fldCharType="begin" w:fldLock="1"/>
      </w:r>
      <w:r w:rsidRPr="00BE2759">
        <w:rPr>
          <w:sz w:val="20"/>
          <w:lang w:val="en-US"/>
        </w:rPr>
        <w:instrText>ADDIN CSL_CITATION { "citationItems" : [ { "id" : "ITEM-1", "itemData" : { "DOI" : "10.1073/pnas.1219405110", "ISSN" : "0027-8424", "author" : [ { "dropping-particle" : "", "family" : "Wang", "given" : "B.", "non-dropping-particle" : "", "parse-names" : false, "suffix" : "" }, { "dropping-particle" : "", "family" : "Liu", "given" : "J.", "non-dropping-particle" : "", "parse-names" : false, "suffix" : "" }, { "dropping-particle" : "", "family" : "Kim", "given" : "H.-J.", "non-dropping-particle" : "", "parse-names" : false, "suffix" : "" }, { "dropping-particle" : "", "family" : "Webster", "given" : "P. J.", "non-dropping-particle" : "", "parse-names" : false, "suffix" : "" }, { "dropping-particle" : "", "family" : "Yim", "given" : "S.-Y.", "non-dropping-particle" : "", "parse-names" : false, "suffix" : "" }, { "dropping-particle" : "", "family" : "Xiang", "given" : "B.", "non-dropping-particle" : "", "parse-names" : false, "suffix" : "" } ], "container-title" : "Proceedings of the National Academy of Sciences", "id" : "ITEM-1", "issue" : "14", "issued" : { "date-parts" : [ [ "2013", "4", "2" ] ] }, "page" : "5347-5352", "title" : "Northern Hemisphere summer monsoon intensified by mega-El Nino/southern oscillation and Atlantic multidecadal oscillation", "translator" : [ { "dropping-particle" : "", "family" : "J5483", "given" : "", "non-dropping-particle" : "", "parse-names" : false, "suffix" : "" } ], "type" : "article-journal", "volume" : "110" }, "uris" : [ "http://www.mendeley.com/documents/?uuid=5bd31b5f-0663-4aae-87bb-7ea80a833502" ] } ], "mendeley" : { "formattedCitation" : "(Wang et al., 2013)", "manualFormatting" : "(Wang et al., 2013", "plainTextFormattedCitation" : "(Wang et al., 2013)", "previouslyFormattedCitation" : "(Wang et al., 2013)" }, "properties" : { "noteIndex" : 0 }, "schema" : "https://github.com/citation-style-language/schema/raw/master/csl-citation.json" }</w:instrText>
      </w:r>
      <w:r w:rsidRPr="00BE2759">
        <w:rPr>
          <w:sz w:val="20"/>
          <w:lang w:val="en-US"/>
        </w:rPr>
        <w:fldChar w:fldCharType="separate"/>
      </w:r>
      <w:r w:rsidRPr="00BE2759">
        <w:rPr>
          <w:noProof/>
          <w:sz w:val="20"/>
          <w:lang w:val="en-US"/>
        </w:rPr>
        <w:t>(Wang et al., 2013</w:t>
      </w:r>
      <w:r w:rsidRPr="00BE2759">
        <w:rPr>
          <w:sz w:val="20"/>
          <w:lang w:val="en-US"/>
        </w:rPr>
        <w:fldChar w:fldCharType="end"/>
      </w:r>
      <w:r w:rsidRPr="00BE2759">
        <w:rPr>
          <w:sz w:val="20"/>
          <w:lang w:val="en-US"/>
        </w:rPr>
        <w:t>; m s</w:t>
      </w:r>
      <w:r w:rsidRPr="00BE2759">
        <w:rPr>
          <w:sz w:val="20"/>
          <w:vertAlign w:val="superscript"/>
          <w:lang w:val="en-US"/>
        </w:rPr>
        <w:t>–1</w:t>
      </w:r>
      <w:r w:rsidRPr="00BE2759">
        <w:rPr>
          <w:sz w:val="20"/>
          <w:lang w:val="en-US"/>
        </w:rPr>
        <w:t>) in CMIP5 historical and RCP4.5 simulations, CMIP6 historical and AMIP simulations. Summer and winter are defined for individual hemispheres: May through September for NH summer and SH winter, and November through March for NH winter and SH summer.</w:t>
      </w:r>
      <w:bookmarkStart w:id="1628" w:name="_Ref522016582"/>
      <w:bookmarkEnd w:id="1628"/>
      <w:r w:rsidRPr="00BE2759">
        <w:rPr>
          <w:sz w:val="20"/>
          <w:lang w:val="en-US"/>
        </w:rPr>
        <w:t xml:space="preserve"> The number of models and ensembles are given in the legend. The multi-model ensemble mean and percentiles are calculated after weighting individual members with the inverse of the ensemble size of the same model, so that individual models are equally weighted irrespective of ensemble size.</w:t>
      </w:r>
      <w:bookmarkEnd w:id="1597"/>
      <w:r w:rsidRPr="00BE2759">
        <w:rPr>
          <w:sz w:val="20"/>
          <w:lang w:val="en-US"/>
        </w:rPr>
        <w:t xml:space="preserve"> </w:t>
      </w:r>
      <w:r w:rsidRPr="00BE2759">
        <w:rPr>
          <w:rFonts w:cs="Times New Roman"/>
          <w:sz w:val="20"/>
          <w:szCs w:val="20"/>
          <w:lang w:val="en-US"/>
        </w:rPr>
        <w:t>Further details on data sources and processing are available in the chapter data table (Table 3.SM.1).</w:t>
      </w:r>
    </w:p>
    <w:p w14:paraId="7B023A1A" w14:textId="13A22B40" w:rsidR="009F594A" w:rsidRPr="00E457C1" w:rsidRDefault="009F594A" w:rsidP="00A30925">
      <w:pPr>
        <w:pStyle w:val="AR6BodyText"/>
        <w:rPr>
          <w:noProof/>
          <w:lang w:val="en-US"/>
        </w:rPr>
      </w:pPr>
    </w:p>
    <w:p w14:paraId="1F7BE2D2" w14:textId="688198BD" w:rsidR="009F594A" w:rsidRPr="00682BD7" w:rsidRDefault="009F594A" w:rsidP="009F594A">
      <w:pPr>
        <w:pStyle w:val="AR6BodyText"/>
        <w:rPr>
          <w:b/>
          <w:noProof/>
        </w:rPr>
      </w:pPr>
      <w:r>
        <w:rPr>
          <w:b/>
          <w:noProof/>
        </w:rPr>
        <w:t>[</w:t>
      </w:r>
      <w:r w:rsidRPr="00682BD7">
        <w:rPr>
          <w:b/>
          <w:noProof/>
        </w:rPr>
        <w:t xml:space="preserve">END </w:t>
      </w:r>
      <w:r w:rsidRPr="00682BD7">
        <w:rPr>
          <w:rStyle w:val="AR6Chap3FigureCar"/>
          <w:b/>
          <w:noProof/>
          <w:sz w:val="22"/>
          <w:lang w:val="en-GB"/>
        </w:rPr>
        <w:t>FIGURE 3.1</w:t>
      </w:r>
      <w:r w:rsidR="00F64D05">
        <w:rPr>
          <w:rStyle w:val="AR6Chap3FigureCar"/>
          <w:b/>
          <w:noProof/>
          <w:sz w:val="22"/>
          <w:lang w:val="en-GB"/>
        </w:rPr>
        <w:t>7</w:t>
      </w:r>
      <w:r w:rsidRPr="00682BD7">
        <w:rPr>
          <w:b/>
          <w:noProof/>
        </w:rPr>
        <w:t xml:space="preserve"> HERE]</w:t>
      </w:r>
    </w:p>
    <w:p w14:paraId="6EB95100" w14:textId="77777777" w:rsidR="009F594A" w:rsidRDefault="009F594A" w:rsidP="009F594A">
      <w:pPr>
        <w:pStyle w:val="AR6BodyText"/>
        <w:jc w:val="both"/>
        <w:rPr>
          <w:rFonts w:cs="Times New Roman"/>
          <w:noProof/>
        </w:rPr>
      </w:pPr>
    </w:p>
    <w:p w14:paraId="56656E7A" w14:textId="77777777" w:rsidR="009F594A" w:rsidRDefault="009F594A" w:rsidP="009F594A">
      <w:pPr>
        <w:pStyle w:val="AR6BodyText"/>
        <w:jc w:val="both"/>
        <w:rPr>
          <w:rFonts w:cs="Times New Roman"/>
          <w:noProof/>
        </w:rPr>
      </w:pPr>
    </w:p>
    <w:p w14:paraId="0C4C135E" w14:textId="77777777" w:rsidR="009F594A" w:rsidRDefault="009F594A" w:rsidP="009F594A">
      <w:pPr>
        <w:pStyle w:val="AR6Chap3Level33111"/>
        <w:tabs>
          <w:tab w:val="left" w:pos="708"/>
        </w:tabs>
      </w:pPr>
      <w:bookmarkStart w:id="1629" w:name="_Toc6385720"/>
      <w:bookmarkStart w:id="1630" w:name="_Ref414628118"/>
      <w:bookmarkStart w:id="1631" w:name="_Toc70639144"/>
      <w:bookmarkStart w:id="1632" w:name="_Hlk29473121"/>
      <w:r>
        <w:t>Extratropical Jets, Storm Tracks and Blocking</w:t>
      </w:r>
      <w:bookmarkEnd w:id="1629"/>
      <w:bookmarkEnd w:id="1630"/>
      <w:bookmarkEnd w:id="1631"/>
    </w:p>
    <w:p w14:paraId="5D8FB6D7" w14:textId="77777777" w:rsidR="009F594A" w:rsidRPr="00E457C1" w:rsidRDefault="009F594A" w:rsidP="009F594A">
      <w:pPr>
        <w:pStyle w:val="AR6BodyText"/>
        <w:rPr>
          <w:noProof/>
          <w:lang w:val="en-US" w:eastAsia="en-US"/>
        </w:rPr>
      </w:pPr>
    </w:p>
    <w:p w14:paraId="6D66510F" w14:textId="0A9FA5F3" w:rsidR="009F594A" w:rsidRPr="00E457C1" w:rsidRDefault="009F594A" w:rsidP="009F594A">
      <w:pPr>
        <w:pStyle w:val="AR6BodyText"/>
        <w:rPr>
          <w:noProof/>
          <w:lang w:val="en-US" w:eastAsia="en-US"/>
        </w:rPr>
      </w:pPr>
      <w:r w:rsidRPr="00E457C1">
        <w:rPr>
          <w:noProof/>
          <w:lang w:val="en-US" w:eastAsia="en-US"/>
        </w:rPr>
        <w:t xml:space="preserve">Extratropical jets are wind maxima in the upper </w:t>
      </w:r>
      <w:r w:rsidRPr="00E457C1">
        <w:rPr>
          <w:noProof/>
          <w:lang w:val="en-US"/>
        </w:rPr>
        <w:t>troposphere</w:t>
      </w:r>
      <w:r w:rsidRPr="00E457C1">
        <w:rPr>
          <w:noProof/>
          <w:lang w:val="en-US" w:eastAsia="en-US"/>
        </w:rPr>
        <w:t xml:space="preserve"> which are often associated with storms, blocking, and weather extremes. Blocking refers to long-lived, stationary high-pressure systems that are often associated with a poleward displacement of the jet, causing cold spells in winter and </w:t>
      </w:r>
      <w:del w:id="1633" w:author="Sara M Tuson" w:date="2021-06-24T14:55:00Z">
        <w:r w:rsidRPr="00E457C1" w:rsidDel="00D36EA6">
          <w:rPr>
            <w:noProof/>
            <w:lang w:val="en-US" w:eastAsia="en-US"/>
          </w:rPr>
          <w:delText>heat wave</w:delText>
        </w:r>
      </w:del>
      <w:ins w:id="1634" w:author="Sara M Tuson" w:date="2021-06-24T14:55:00Z">
        <w:r w:rsidR="00D36EA6">
          <w:rPr>
            <w:noProof/>
            <w:lang w:val="en-US" w:eastAsia="en-US"/>
          </w:rPr>
          <w:t>heatwave</w:t>
        </w:r>
      </w:ins>
      <w:r w:rsidRPr="00E457C1">
        <w:rPr>
          <w:noProof/>
          <w:lang w:val="en-US" w:eastAsia="en-US"/>
        </w:rPr>
        <w:t xml:space="preserve">s in summer </w:t>
      </w:r>
      <w:r>
        <w:fldChar w:fldCharType="begin" w:fldLock="1"/>
      </w:r>
      <w:r w:rsidR="00E719C0">
        <w:rPr>
          <w:noProof/>
          <w:lang w:val="en-US" w:eastAsia="en-US"/>
        </w:rPr>
        <w:instrText>ADDIN CSL_CITATION { "citationItems" : [ { "id" : "ITEM-1", "itemData" : { "DOI" : "10.1007/s00382-017-3620-2", "ISSN" : "1432-0894", "abstract" : "Blocking occurrence and its impacts on European temperature have been studied in the last decade. However, most previous studies on blocking impacts have focused on winter only, disregarding its fingerprint in summer and differences with other synoptic patterns that also trigger temperature extremes. In this work, we provide a clear distinction between high-latitude blocking and sub-tropical ridges occurring in three sectors of the Euro-Atlantic region, describing their climatology and consequent impacts on European temperature during both winter and summer. Winter blocks (ridges) are generally associated to colder (warmer) than average conditions over large regions of Europe, in some areas with anomalies larger than 5 \u00b0C, particularly for the patterns occurring in the Atlantic and Central European sectors. During summer, there is a more regional response characterized by above average temperature for both blocking and ridge patterns, especially those occurring in continental areas, although negative temperature anomalies persist in southernmost areas during blocking. An objective analysis of the different forcing mechanisms associated to each considered weather regime has been performed, quantifying the importance of the following processes in causing the temperature anomalies: horizontal advection, vertical advection and diabatic heating. While during winter advection processes tend to be more relevant to explain temperature responses, in summer radiative heating under enhanced insolation plays a crucial role for both blocking and ridges. Finally, the changes in the distributions of seasonal temperature and in the frequencies of extreme temperature indices were also examined for specific areas of Europe. Winter blocking and ridge patterns are key drivers in the occurrence of regional cold and warm extreme temperatures, respectively. In summer, they are associated with substantial changes in the frequency of extremely warm days, but with different signatures in southern Europe. We conclude that there has been some misusage of the traditional blocking definition in the attribution of extreme events.", "author" : [ { "dropping-particle" : "", "family" : "Sousa", "given" : "Pedro M", "non-dropping-particle" : "", "parse-names" : false, "suffix" : "" }, { "dropping-particle" : "", "family" : "Trigo", "given" : "Ricardo M", "non-dropping-particle" : "", "parse-names" : false, "suffix" : "" }, { "dropping-particle" : "", "family" : "Barriopedro", "given" : "David", "non-dropping-particle" : "", "parse-names" : false, "suffix" : "" }, { "dropping-particle" : "", "family" : "Soares", "given" : "Pedro M M", "non-dropping-particle" : "", "parse-names" : false, "suffix" : "" }, { "dropping-particle" : "", "family" : "Santos", "given" : "Jo\u00e3o A", "non-dropping-particle" : "", "parse-names" : false, "suffix" : "" } ], "container-title" : "Climate Dynamics", "id" : "ITEM-1", "issue" : "1", "issued" : { "date-parts" : [ [ "2018" ] ] }, "page" : "457-477", "title" : "European temperature responses to blocking and ridge regional patterns", "translator" : [ { "dropping-particle" : "", "family" : "J6547", "given" : "", "non-dropping-particle" : "", "parse-names" : false, "suffix" : "" } ], "type" : "article-journal", "volume" : "50" }, "uris" : [ "http://www.mendeley.com/documents/?uuid=1becf18d-67a8-4383-a472-e292980ccad0" ] } ], "mendeley" : { "formattedCitation" : "(Sousa et al., 2018)", "manualFormatting" : "(e.g., Sousa et al., 2018)", "plainTextFormattedCitation" : "(Sousa et al., 2018)", "previouslyFormattedCitation" : "(Sousa et al., 2018)" }, "properties" : { "noteIndex" : 0 }, "schema" : "https://github.com/citation-style-language/schema/raw/master/csl-citation.json" }</w:instrText>
      </w:r>
      <w:r>
        <w:fldChar w:fldCharType="separate"/>
      </w:r>
      <w:r w:rsidR="00393F8C">
        <w:rPr>
          <w:noProof/>
          <w:lang w:val="en-US" w:eastAsia="en-US"/>
        </w:rPr>
        <w:t>(e.g., Sousa et al., 2018)</w:t>
      </w:r>
      <w:r>
        <w:fldChar w:fldCharType="end"/>
      </w:r>
      <w:r w:rsidRPr="00E457C1">
        <w:rPr>
          <w:noProof/>
          <w:lang w:val="en-US" w:eastAsia="en-US"/>
        </w:rPr>
        <w:t>. Sections 2.3.1.4.3, 8.3.2</w:t>
      </w:r>
      <w:r w:rsidR="00022AA3" w:rsidRPr="00E457C1">
        <w:rPr>
          <w:noProof/>
          <w:lang w:val="en-US" w:eastAsia="en-US"/>
        </w:rPr>
        <w:t>.7</w:t>
      </w:r>
      <w:r w:rsidRPr="00E457C1">
        <w:rPr>
          <w:noProof/>
          <w:lang w:val="en-US" w:eastAsia="en-US"/>
        </w:rPr>
        <w:t xml:space="preserve">, </w:t>
      </w:r>
      <w:r w:rsidR="00022AA3" w:rsidRPr="00E457C1">
        <w:rPr>
          <w:noProof/>
          <w:lang w:val="en-US" w:eastAsia="en-US"/>
        </w:rPr>
        <w:t xml:space="preserve">and </w:t>
      </w:r>
      <w:r w:rsidRPr="00E457C1">
        <w:rPr>
          <w:noProof/>
          <w:lang w:val="en-US" w:eastAsia="en-US"/>
        </w:rPr>
        <w:t>11.7.2</w:t>
      </w:r>
      <w:r w:rsidR="009E671D" w:rsidRPr="00E457C1">
        <w:rPr>
          <w:noProof/>
          <w:lang w:val="en-US" w:eastAsia="en-US"/>
        </w:rPr>
        <w:t xml:space="preserve"> </w:t>
      </w:r>
      <w:r w:rsidRPr="00E457C1">
        <w:rPr>
          <w:noProof/>
          <w:lang w:val="en-US" w:eastAsia="en-US"/>
        </w:rPr>
        <w:t>discuss these features in more detail.</w:t>
      </w:r>
    </w:p>
    <w:p w14:paraId="0940AF6D" w14:textId="77777777" w:rsidR="009F594A" w:rsidRPr="00E457C1" w:rsidRDefault="009F594A" w:rsidP="009F594A">
      <w:pPr>
        <w:pStyle w:val="AR6BodyText"/>
        <w:jc w:val="both"/>
        <w:rPr>
          <w:rFonts w:cs="Times New Roman"/>
          <w:noProof/>
          <w:lang w:val="en-US" w:eastAsia="en-US"/>
        </w:rPr>
      </w:pPr>
    </w:p>
    <w:p w14:paraId="1196AF8F" w14:textId="242EADB9" w:rsidR="009F594A" w:rsidRPr="00E457C1" w:rsidRDefault="009F594A" w:rsidP="009F594A">
      <w:pPr>
        <w:pStyle w:val="AR6BodyText"/>
        <w:rPr>
          <w:noProof/>
          <w:lang w:val="en-US" w:eastAsia="en-US"/>
        </w:rPr>
      </w:pPr>
      <w:r w:rsidRPr="00E457C1">
        <w:rPr>
          <w:noProof/>
          <w:lang w:val="en-US" w:eastAsia="en-US"/>
        </w:rPr>
        <w:t>AR5 concluded that models were able to capture the general characteristics of extratropical cyclones and storm tracks, although it</w:t>
      </w:r>
      <w:r w:rsidR="007251E3" w:rsidRPr="00E457C1">
        <w:rPr>
          <w:noProof/>
          <w:lang w:val="en-US" w:eastAsia="en-US"/>
        </w:rPr>
        <w:t xml:space="preserve"> </w:t>
      </w:r>
      <w:r w:rsidRPr="00E457C1">
        <w:rPr>
          <w:noProof/>
          <w:lang w:val="en-US" w:eastAsia="en-US"/>
        </w:rPr>
        <w:t>also noted that most models underestimated cyclone intensity, that biases in cyclone frequency were linked to biases in sea surface temperatures, and that resolution can play a significant role in the quality of the simulation of storms</w:t>
      </w:r>
      <w:r w:rsidR="000954F6" w:rsidRPr="00E457C1">
        <w:rPr>
          <w:noProof/>
          <w:lang w:val="en-US" w:eastAsia="en-US"/>
        </w:rPr>
        <w:t xml:space="preserve"> </w:t>
      </w:r>
      <w:r w:rsidR="000954F6">
        <w:rPr>
          <w:noProof/>
          <w:lang w:eastAsia="en-US"/>
        </w:rPr>
        <w:fldChar w:fldCharType="begin" w:fldLock="1"/>
      </w:r>
      <w:r w:rsidR="00D33CB6">
        <w:rPr>
          <w:noProof/>
          <w:lang w:val="en-US" w:eastAsia="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0954F6">
        <w:rPr>
          <w:noProof/>
          <w:lang w:eastAsia="en-US"/>
        </w:rPr>
        <w:fldChar w:fldCharType="separate"/>
      </w:r>
      <w:r w:rsidR="00393F8C">
        <w:rPr>
          <w:noProof/>
          <w:lang w:val="en-US" w:eastAsia="en-US"/>
        </w:rPr>
        <w:t>(Flato et al., 2013)</w:t>
      </w:r>
      <w:r w:rsidR="000954F6">
        <w:rPr>
          <w:noProof/>
          <w:lang w:eastAsia="en-US"/>
        </w:rPr>
        <w:fldChar w:fldCharType="end"/>
      </w:r>
      <w:r w:rsidRPr="00E457C1">
        <w:rPr>
          <w:noProof/>
          <w:lang w:val="en-US" w:eastAsia="en-US"/>
        </w:rPr>
        <w:t xml:space="preserve">. Similarly, AR5 found with </w:t>
      </w:r>
      <w:r w:rsidRPr="00E457C1">
        <w:rPr>
          <w:i/>
          <w:noProof/>
          <w:lang w:val="en-US" w:eastAsia="en-US"/>
        </w:rPr>
        <w:t>high confidence</w:t>
      </w:r>
      <w:r w:rsidRPr="00E457C1">
        <w:rPr>
          <w:noProof/>
          <w:lang w:val="en-US" w:eastAsia="en-US"/>
        </w:rPr>
        <w:t xml:space="preserve"> that simulation</w:t>
      </w:r>
      <w:r w:rsidR="00EF6816" w:rsidRPr="00E457C1">
        <w:rPr>
          <w:noProof/>
          <w:lang w:val="en-US" w:eastAsia="en-US"/>
        </w:rPr>
        <w:t xml:space="preserve"> of blocking</w:t>
      </w:r>
      <w:r w:rsidRPr="00E457C1">
        <w:rPr>
          <w:noProof/>
          <w:lang w:val="en-US" w:eastAsia="en-US"/>
        </w:rPr>
        <w:t xml:space="preserve"> was improved due to increases in resolution. </w:t>
      </w:r>
      <w:ins w:id="1635" w:author="Ian Blenkinsop" w:date="2021-07-13T09:40:00Z">
        <w:r w:rsidR="00D019C8">
          <w:rPr>
            <w:noProof/>
            <w:lang w:val="en-US" w:eastAsia="en-US"/>
          </w:rPr>
          <w:t xml:space="preserve">The </w:t>
        </w:r>
      </w:ins>
      <w:r w:rsidRPr="00E457C1">
        <w:rPr>
          <w:noProof/>
          <w:lang w:val="en-US" w:eastAsia="en-US"/>
        </w:rPr>
        <w:t>AR5 did not specifically assess changes in Southern</w:t>
      </w:r>
      <w:ins w:id="1636" w:author="Sara M Tuson" w:date="2021-06-27T20:49:00Z">
        <w:r w:rsidR="00D66169">
          <w:rPr>
            <w:noProof/>
            <w:lang w:val="en-US" w:eastAsia="en-US"/>
          </w:rPr>
          <w:t xml:space="preserve"> </w:t>
        </w:r>
      </w:ins>
      <w:del w:id="1637" w:author="Sara M Tuson" w:date="2021-06-27T20:49:00Z">
        <w:r w:rsidRPr="00E457C1" w:rsidDel="00D66169">
          <w:rPr>
            <w:noProof/>
            <w:lang w:val="en-US" w:eastAsia="en-US"/>
          </w:rPr>
          <w:delText>-</w:delText>
        </w:r>
      </w:del>
      <w:r w:rsidRPr="00E457C1">
        <w:rPr>
          <w:noProof/>
          <w:lang w:val="en-US" w:eastAsia="en-US"/>
        </w:rPr>
        <w:t>Hemisphere storm track characteristics or blocking.</w:t>
      </w:r>
    </w:p>
    <w:p w14:paraId="5CD9B4F3" w14:textId="77777777" w:rsidR="009F594A" w:rsidRPr="00E457C1" w:rsidRDefault="009F594A" w:rsidP="009F594A">
      <w:pPr>
        <w:pStyle w:val="AR6BodyText"/>
        <w:jc w:val="both"/>
        <w:rPr>
          <w:rFonts w:cs="Times New Roman"/>
          <w:noProof/>
          <w:lang w:val="en-US" w:eastAsia="en-US"/>
        </w:rPr>
      </w:pPr>
    </w:p>
    <w:p w14:paraId="26FFAA5E" w14:textId="25D23252" w:rsidR="009F594A" w:rsidRPr="00DD5D7B" w:rsidRDefault="009F594A" w:rsidP="009F594A">
      <w:pPr>
        <w:pStyle w:val="AR6BodyText"/>
        <w:rPr>
          <w:noProof/>
          <w:lang w:val="en-CA" w:eastAsia="en-US"/>
        </w:rPr>
      </w:pPr>
      <w:r w:rsidRPr="00E457C1">
        <w:rPr>
          <w:noProof/>
          <w:lang w:val="en-US" w:eastAsia="en-US"/>
        </w:rPr>
        <w:t xml:space="preserve">Since AR5, new research using CMIP5 and CMIP6 models has confirmed that increasing the model resolution improves the simulation of cyclones and blocking in all seasons albeit with some exceptions and caveats </w:t>
      </w:r>
      <w:r>
        <w:fldChar w:fldCharType="begin" w:fldLock="1"/>
      </w:r>
      <w:r w:rsidR="00E719C0">
        <w:rPr>
          <w:noProof/>
          <w:lang w:val="en-US" w:eastAsia="en-US"/>
        </w:rPr>
        <w:instrText>ADDIN CSL_CITATION { "citationItems" : [ { "id" : "ITEM-1", "itemData" : { "DOI" : "10.1002/2017MS001082", "abstract" : "Abstract The numerical simulation of atmospheric blocking, in particular over the Euro-Atlantic region, still represents a main concern for the climate modeling community. We discuss the Northern Hemisphere winter atmospheric blocking representation in a set of 30 year atmosphere-only simulations using the EC-Earth Earth System Model with several ensemble members at five different horizontal resolutions (from 125 to 16 km). Results show that the negative bias in blocking frequency over Europe becomes negligible at resolutions of about 40 and 25 km. A combined effect by the more resolved orography and by a change in tropical precipitation is identified as the source of an upper tropospheric planetary wave. At the same time, a weakening of the meridional temperature gradient reduces the upper level baroclinicity and the zonal mean winds. Following these changes, in the high-resolution configurations the Atlantic eddy-driven jet stream is weakened favoring the breaking of synoptic Rossby waves over the Atlantic ridge and thus increasing the simulated European blocking frequency. However, at high-resolution the Atlantic jet stream is too weak and the blocking duration is still underestimated. This suggests that the optimal blocking frequencies are achieved through compensation of errors between eddies found at upper levels (too strong) and eddies at lower levels (too weak). This also implies that eddies are not necessarily better represented at higher resolutions.", "author" : [ { "dropping-particle" : "", "family" : "Davini", "given" : "P", "non-dropping-particle" : "", "parse-names" : false, "suffix" : "" }, { "dropping-particle" : "", "family" : "Corti", "given" : "S", "non-dropping-particle" : "", "parse-names" : false, "suffix" : "" }, { "dropping-particle" : "", "family" : "D'Andrea", "given" : "F", "non-dropping-particle" : "", "parse-names" : false, "suffix" : "" }, { "dropping-particle" : "", "family" : "Rivi\u00e8re", "given" : "G", "non-dropping-particle" : "", "parse-names" : false, "suffix" : "" }, { "dropping-particle" : "", "family" : "Hardenberg", "given" : "J", "non-dropping-particle" : "von", "parse-names" : false, "suffix" : "" } ], "container-title" : "Journal of Advances in Modeling Earth Systems", "id" : "ITEM-1", "issue" : "7", "issued" : { "date-parts" : [ [ "2017" ] ] }, "page" : "2615-2634", "title" : "Improved Winter European Atmospheric Blocking Frequencies in High-Resolution Global Climate Simulations", "translator" : [ { "dropping-particle" : "", "family" : "J6342", "given" : "", "non-dropping-particle" : "", "parse-names" : false, "suffix" : "" } ], "type" : "article-journal", "volume" : "9" }, "uris" : [ "http://www.mendeley.com/documents/?uuid=04297fbe-2991-440f-a671-73e622c5416f" ] }, { "id" : "ITEM-2",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"D'Andrea", "given" : "Fabio", "non-dropping-particle" : "", "parse-names" : false, "suffix" : "" } ], "container-title" : "Journal of Climate", "id" : "ITEM-2", "issue" : "23", "issued" : { "date-parts" : [ [ "2020" ] ] }, "page" : "10021-10038", "title" : "From CMIP3 to CMIP6: Northern hemisphere atmospheric blocking simulation in present and future climate", "translator" : [ { "dropping-particle" : "", "family" : "J6539", "given" : "", "non-dropping-particle" : "", "parse-names" : false, "suffix" : "" } ], "type" : "article-journal", "volume" : "33" }, "uris" : [ "http://www.mendeley.com/documents/?uuid=33900be4-6611-4787-a7e4-a90591ee64e9", "http://www.mendeley.com/documents/?uuid=1e7d8ca3-8b51-4da0-bb9f-56295395e6b4" ] }, { "id" : "ITEM-3", "itemData" : { "DOI" : "10.1175/JCLI-D-16-0100.1", "abstract" : " AbstractThe aim of this study is to investigate if the representation of Northern Hemisphere blocking is sensitive to resolution in current-generation atmospheric global circulation models (AGCMs). An evaluation is conducted of how well atmospheric blocking is represented in four AGCMs whose horizontal resolution is increased from a grid spacing of more than 100 km to about 25 km. It is shown that Euro-Atlantic blocking is simulated overall more credibly at higher resolution (i.e., in better agreement with a 50-yr reference blocking climatology created from the reanalyses ERA-40 and ERA-Interim). The improvement seen with resolution depends on the season and to some extent on the model considered. Euro-Atlantic blocking is simulated more realistically at higher resolution in winter, spring, and autumn, and robustly so across the model ensemble. The improvement in spring is larger than that in winter and autumn. Summer blocking is found to be better simulated at higher resolution by one model only, with little change seen in the other three models. The representation of Pacific blocking is not found to systematically depend on resolution. Despite the improvements seen with resolution, the 25-km models still exhibit large biases in Euro-Atlantic blocking. For example, three of the four 25-km models underestimate winter northern European blocking frequency by about one-third. The resolution sensitivity and biases in the simulated blocking are shown to be in part associated with the mean-state biases in the models\u2019 midlatitude circulation. ", "author" : [ { "dropping-particle" : "", "family" : "Schiemann", "given" : "Reinhard", "non-dropping-particle" : "", "parse-names" : false, "suffix" : "" }, { "dropping-particle" : "", "family" : "Demory", "given" : "Marie-Estelle", "non-dropping-particle" : "", "parse-names" : false, "suffix" : "" }, { "dropping-particle" : "", "family" : "Shaffrey", "given" : "Len C", "non-dropping-particle" : "", "parse-names" : false, "suffix" : "" }, { "dropping-particle" : "", "family" : "Strachan", "given" : "Jane", "non-dropping-particle" : "", "parse-names" : false, "suffix" : "" }, { "dropping-particle" : "", "family" : "Vidale", "given" : "Pier Luigi", "non-dropping-particle" : "", "parse-names" : false, "suffix" : "" }, { "dropping-particle" : "", "family" : "Mizielinski", "given" : "Matthew S", "non-dropping-particle" : "", "parse-names" : false, "suffix" : "" }, { "dropping-particle" : "", "family" : "Roberts", "given" : "Malcolm J", "non-dropping-particle" : "", "parse-names" : false, "suffix" : "" }, { "dropping-particle" : "", "family" : "Matsueda", "given" : "Mio", "non-dropping-particle" : "", "parse-names" : false, "suffix" : "" }, { "dropping-particle" : "", "family" : "Wehner", "given" : "Michael F", "non-dropping-particle" : "", "parse-names" : false, "suffix" : "" }, { "dropping-particle" : "", "family" : "Jung", "given" : "Thomas", "non-dropping-particle" : "", "parse-names" : false, "suffix" : "" } ], "container-title" : "Journal of Climate", "id" : "ITEM-3", "issue" : "1", "issued" : { "date-parts" : [ [ "2017" ] ] }, "page" : "337-358", "title" : "The Resolution Sensitivity of Northern Hemisphere Blocking in Four 25-km Atmospheric Global Circulation Models", "translator" : [ { "dropping-particle" : "", "family" : "J5501", "given" : "", "non-dropping-particle" : "", "parse-names" : false, "suffix" : "" } ], "type" : "article-journal", "volume" : "30" }, "uris" : [ "http://www.mendeley.com/documents/?uuid=2a9242e0-0f6e-4bdc-973a-f46709e2c33e" ] }, { "id" : "ITEM-4", "itemData" : { "DOI" : "10.1175/JCLI-D-12-00501.1", "ISBN" : "10.1175/JCLI-D-12-00501.1", "ISSN" : "08948755", "abstract" : "The ability of the climate models participating in phase 5 of the Coupled Model Intercomparison Project (CMIP5) to simulate North Atlantic extratropical cyclones in winter [December\u2013February (DJF)] and summer [June\u2013August (JJA)] is investigated in detail. Cyclones are identified as maxima in T42 vorticity at 850 hPa and their propagation is tracked using an objective feature-tracking algorithm. By comparing the historical CMIP5 simulations (1976\u20132005) and the ECMWF Interim Re-Analysis (ERA-Interim; 1979\u20132008), the authors find that systematic biases affect the number and intensity of North Atlantic cyclones in CMIP5 models. In DJF, the North Atlantic storm track tends to be either too zonal or displaced southward, thus leading to too few and weak cyclones over the Norwegian Sea and too many cyclones in central Europe. In JJA, the position of the North Atlantic storm track is generally well captured but some CMIP5 models underestimate the total number of cyclones. The dynamical intensity of cyclone...", "author" : [ { "dropping-particle" : "", "family" : "Zappa", "given" : "Giuseppe", "non-dropping-particle" : "", "parse-names" : false, "suffix" : "" }, { "dropping-particle" : "", "family" : "Shaffrey", "given" : "Len C.", "non-dropping-particle" : "", "parse-names" : false, "suffix" : "" }, { "dropping-particle" : "", "family" : "Hodges", "given" : "Kevin I.", "non-dropping-particle" : "", "parse-names" : false, "suffix" : "" } ], "container-title" : "Journal of Climate", "id" : "ITEM-4", "issue" : "15", "issued" : { "date-parts" : [ [ "2013", "8" ] ] }, "page" : "5379-5396", "publisher" : "AMER METEOROLOGICAL SOC", "publisher-place" : "45 BEACON ST, BOSTON, MA 02108-3693 USA", "title" : "The ability of CMIP5 models to simulate North Atlantic extratropical cyclones", "translator" : [ { "dropping-particle" : "", "family" : "J5588", "given" : "", "non-dropping-particle" : "", "parse-names" : false, "suffix" : "" } ], "type" : "article-journal", "volume" : "26" }, "uris" : [ "http://www.mendeley.com/documents/?uuid=16d1635a-adcd-49af-b8f5-b7c1460f0ec8" ] }, { "id" : "ITEM-5", "itemData" : { "DOI" : "10.5194/wcd-1-277-2020", "author" : [ { "dropping-particle" : "", "family" : "Schiemann", "given" : "Reinhard", "non-dropping-particle" : "", "parse-names" : false, "suffix" : "" }, { "dropping-particle" : "", "family" : "Athanasiadis", "given" : "Panos", "non-dropping-particle" : "", "parse-names" : false, "suffix" : "" }, { "dropping-particle" : "", "family" : "Barriopedro", "given" : "David", "non-dropping-particle" : "", "parse-names" : false, "suffix" : "" }, { "dropping-particle" : "", "family" : "Doblas-Reyes", "given" : "Francisco", "non-dropping-particle" : "", "parse-names" : false, "suffix" : "" }, { "dropping-particle" : "", "family" : "Lohmann", "given" : "Katja", "non-dropping-particle" : "", "parse-names" : false, "suffix" : "" }, { "dropping-particle" : "", "family" : "Roberts", "given" : "Malcolm", "non-dropping-particle" : "", "parse-names" : false, "suffix" : "" }, { "dropping-particle" : "", "family" : "Sein", "given" : "Dmitry", "non-dropping-particle" : "", "parse-names" : false, "suffix" : "" }, { "dropping-particle" : "", "family" : "Roberts", "given" : "Christopher", "non-dropping-particle" : "", "parse-names" : false, "suffix" : "" }, { "dropping-particle" : "", "family" : "Terray", "given" : "Laurent", "non-dropping-particle" : "", "parse-names" : false, "suffix" : "" }, { "dropping-particle" : "", "family" : "Vidale", "given" : "P L", "non-dropping-particle" : "", "parse-names" : false, "suffix" : "" } ], "container-title" : "Weather and Climate Dynamics", "id" : "ITEM-5", "issued" : { "date-parts" : [ [ "2020" ] ] }, "page" : "277-292", "title" : "Northern Hemisphere blocking simulation in current climate models: evaluating progress from the Climate Model Intercomparison Project Phase 5 to 6 and sensitivity to resolution", "translator" : [ { "dropping-particle" : "", "family" : "J6523", "given" : "", "non-dropping-particle" : "", "parse-names" : false, "suffix" : "" } ], "type" : "article-journal", "volume" : "1" }, "uris" : [ "http://www.mendeley.com/documents/?uuid=62c4a25e-5cc8-44bb-ab01-f354cf72783a" ] }, { "id" : "ITEM-6",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w:instrText>
      </w:r>
      <w:r w:rsidR="00E719C0" w:rsidRPr="006814DF">
        <w:rPr>
          <w:noProof/>
          <w:lang w:eastAsia="en-US"/>
        </w:rPr>
        <w:instrText>ticle" : "", "parse-names" : false, "suffix" : "" }, { "dropping-particle" : "", "family" : "McDonald", "given" : "Ruth E.", "non-dropping-particle" : "", "parse-names" : false, "suffix" : "" }, { "dropping-particle" : "", "family" : "Lee", "given" : "Robert W.", "non-dropping-particle" : "", "parse-names" : false, "suffix" : "" } ], "container-title" : "Journal of Climate", "id" : "ITEM-6",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"(Zappa et al., 2013; Davini et al., 2017; Schiemann et al., 2017, 2020; Davini and D\u2019Andrea, 2020; Priestley et al., 2020)", "plainTextFormattedCitation" : "(Zappa et al., 2013; Davini et al., 2017; Schiemann et al., 2017, 2020; Davini and D\u2019Andrea, 2020; Priestley et al., 2020)", "previouslyFormattedCitation" : "(Zappa et al., 2013; Davini et al., 2017; Schiemann et al., 2017, 2020; Davini and D\u2019Andrea, 2020; Priestley et al., 2020)" }, "properties" : { "noteIndex" : 0 }, "schema" : "https://github.com/citation-style-language/schema/raw/master/csl-citation.json" }</w:instrText>
      </w:r>
      <w:r>
        <w:fldChar w:fldCharType="separate"/>
      </w:r>
      <w:r w:rsidR="00393F8C">
        <w:rPr>
          <w:noProof/>
          <w:lang w:val="fr-CA" w:eastAsia="en-US"/>
        </w:rPr>
        <w:t>(Zappa et al., 2013; Davini et al., 2017; Schiemann et al., 2017, 2020; Davini and D’Andrea, 2020; Priestley et al., 2020)</w:t>
      </w:r>
      <w:r>
        <w:fldChar w:fldCharType="end"/>
      </w:r>
      <w:r w:rsidR="00022AA3" w:rsidRPr="001D5F6A">
        <w:rPr>
          <w:lang w:val="fr-CA"/>
        </w:rPr>
        <w:t xml:space="preserve">. </w:t>
      </w:r>
      <w:r w:rsidR="00022AA3" w:rsidRPr="001D5F6A">
        <w:rPr>
          <w:lang w:val="en-CA"/>
        </w:rPr>
        <w:t xml:space="preserve">New research also </w:t>
      </w:r>
      <w:r w:rsidR="00022AA3">
        <w:rPr>
          <w:lang w:val="en-CA"/>
        </w:rPr>
        <w:t>finds</w:t>
      </w:r>
      <w:r w:rsidRPr="00E457C1">
        <w:rPr>
          <w:noProof/>
          <w:lang w:val="en-US" w:eastAsia="en-US"/>
        </w:rPr>
        <w:t xml:space="preserve"> that model performance with respect to the simulation of cyclones and that of blocking events are correlated </w:t>
      </w:r>
      <w:r>
        <w:fldChar w:fldCharType="begin" w:fldLock="1"/>
      </w:r>
      <w:r w:rsidR="00E719C0">
        <w:rPr>
          <w:noProof/>
          <w:lang w:val="en-US" w:eastAsia="en-US"/>
        </w:rPr>
        <w:instrText>ADDIN CSL_CITATION { "citationItems" : [ { "id" : "ITEM-1", "itemData" : { "DOI" : "10.1002/2013GL058480", "ISBN" : "1944-8007", "ISSN" : "00948276", "abstract" : "The relationship between biases in Northern Hemisphere (NH) atmospheric blocking frequency and extratropical cyclone track density is investigated in 12 CMIP5 climate models to identify mechanisms underlying climate model biases and inform future model development. Biases in the Greenland blocking and summer Pacific blocking frequencies are associated with biases in the storm track latitudes while biases in winter European blocking frequency are related to the North Atlantic storm track tilt and Mediterranean cyclone density. However, biases in summer European and winter Pacific blocking appear less related with cyclone track density. Furthermore, the models with smaller biases in winter European blocking frequency have smallerbiases in the cyclone density in Europe, which suggests that they are different aspects of the same bias. This is not found elsewhere in the NH. The summer North Atlantic and the North Pacific mean CMIP5 track density and blocking biases mighttherefore have different origins.", "author" : [ { "dropping-particle" : "", "family" : "Zappa", "given" : "G.", "non-dropping-particle" : "", "parse-names" : false, "suffix" : "" }, { "dropping-particle" : "", "family" : "Masato", "given" : "G.", "non-dropping-particle" : "", "parse-names" : false, "suffix" : "" }, { "dropping-particle" : "", "family" : "Shaffrey", "given" : "L.", "non-dropping-particle" : "", "parse-names" : false, "suffix" : "" }, { "dropping-particle" : "", "family" : "Woollings", "given" : "T.", "non-dropping-particle" : "", "parse-names" : false, "suffix" : "" }, { "dropping-particle" : "", "family" : "Hodges", "given" : "K.", "non-dropping-particle" : "", "parse-names" : false, "suffix" : "" } ], "container-title" : "Geophysical Research Letters", "id" : "ITEM-1", "issue" : "1", "issued" : { "date-parts" : [ [ "2014", "1" ] ] }, "note" : "Biases in the Greenland blocking and summer Pacific blocking frequencies\nare associated with biases in the storm track latitudes, while biases in\nwinter European blocking frequency are related to the North Atlantic\nstorm track tilt and Mediterranean cyclone density. The models with smaller biases in\nwinter European blocking frequency have smaller biases in the cyclone\ndensity in Europe, which suggests that they are different aspects of the\nsame bias.", "page" : "135-139", "publisher" : "AMER GEOPHYSICAL UNION", "publisher-place" : "2000 FLORIDA AVE NW, WASHINGTON, DC 20009 USA", "title" : "Linking Northern Hemisphere blocking and storm track biases in the CMIP5 climate models", "translator" : [ { "dropping-particle" : "", "family" : "J3646", "given" : "", "non-dropping-particle" : "", "parse-names" : false, "suffix" : "" } ], "type" : "article-journal", "volume" : "41" }, "uris" : [ "http://www.mendeley.com/documents/?uuid=9c945083-9f4d-4cc0-8bff-3779ff9d6e44" ] } ], "mendeley" : { "formattedCitation" : "(Zappa et al., 2014)", "plainTextFormattedCitation" : "(Zappa et al., 2014)", "previouslyFormattedCitation" : "(Zappa et al., 2014)" }, "properties" : { "noteIndex" : 0 }, "schema" : "https://github.com/citation-style-language/schema/raw/master/csl-citation.json" }</w:instrText>
      </w:r>
      <w:r>
        <w:fldChar w:fldCharType="separate"/>
      </w:r>
      <w:r w:rsidR="00393F8C">
        <w:rPr>
          <w:noProof/>
          <w:lang w:val="en-US" w:eastAsia="en-US"/>
        </w:rPr>
        <w:t>(Zappa et al., 2014)</w:t>
      </w:r>
      <w:r>
        <w:fldChar w:fldCharType="end"/>
      </w:r>
      <w:r w:rsidRPr="00E457C1">
        <w:rPr>
          <w:noProof/>
          <w:lang w:val="en-US" w:eastAsia="en-US"/>
        </w:rPr>
        <w:t xml:space="preserve">, suggesting biases in </w:t>
      </w:r>
      <w:r w:rsidR="00EF6816" w:rsidRPr="00E457C1">
        <w:rPr>
          <w:noProof/>
          <w:lang w:val="en-US" w:eastAsia="en-US"/>
        </w:rPr>
        <w:t>both</w:t>
      </w:r>
      <w:r w:rsidRPr="00E457C1">
        <w:rPr>
          <w:noProof/>
          <w:lang w:val="en-US" w:eastAsia="en-US"/>
        </w:rPr>
        <w:t xml:space="preserve"> are aspects of the same underlying problem in models (</w:t>
      </w:r>
      <w:r w:rsidR="00F64D05" w:rsidRPr="00E457C1">
        <w:rPr>
          <w:noProof/>
          <w:lang w:val="en-US" w:eastAsia="en-US"/>
        </w:rPr>
        <w:t>Figure 3.18</w:t>
      </w:r>
      <w:r w:rsidRPr="00E457C1">
        <w:rPr>
          <w:noProof/>
          <w:lang w:val="en-US" w:eastAsia="en-US"/>
        </w:rPr>
        <w:t xml:space="preserve">). In the North Pacific basin the </w:t>
      </w:r>
      <w:commentRangeStart w:id="1638"/>
      <w:commentRangeStart w:id="1639"/>
      <w:r w:rsidRPr="00E457C1">
        <w:rPr>
          <w:noProof/>
          <w:lang w:val="en-US" w:eastAsia="en-US"/>
        </w:rPr>
        <w:t>annual</w:t>
      </w:r>
      <w:ins w:id="1640" w:author="Sara M Tuson" w:date="2021-06-27T20:52:00Z">
        <w:r w:rsidR="00D66169">
          <w:rPr>
            <w:noProof/>
            <w:lang w:val="en-US" w:eastAsia="en-US"/>
          </w:rPr>
          <w:t xml:space="preserve"> </w:t>
        </w:r>
      </w:ins>
      <w:del w:id="1641" w:author="Sara M Tuson" w:date="2021-06-27T20:52:00Z">
        <w:r w:rsidRPr="00E457C1" w:rsidDel="00D66169">
          <w:rPr>
            <w:noProof/>
            <w:lang w:val="en-US" w:eastAsia="en-US"/>
          </w:rPr>
          <w:delText>-</w:delText>
        </w:r>
      </w:del>
      <w:r w:rsidRPr="00E457C1">
        <w:rPr>
          <w:noProof/>
          <w:lang w:val="en-US" w:eastAsia="en-US"/>
        </w:rPr>
        <w:t xml:space="preserve">mean blocking frequency </w:t>
      </w:r>
      <w:commentRangeEnd w:id="1638"/>
      <w:r w:rsidR="00401078">
        <w:rPr>
          <w:rStyle w:val="CommentReference"/>
          <w:lang w:val="en-GB"/>
        </w:rPr>
        <w:commentReference w:id="1638"/>
      </w:r>
      <w:commentRangeEnd w:id="1639"/>
      <w:r w:rsidR="00966B76">
        <w:rPr>
          <w:rStyle w:val="CommentReference"/>
          <w:lang w:val="en-GB"/>
        </w:rPr>
        <w:commentReference w:id="1639"/>
      </w:r>
      <w:r w:rsidRPr="00E457C1">
        <w:rPr>
          <w:noProof/>
          <w:lang w:val="en-US" w:eastAsia="en-US"/>
        </w:rPr>
        <w:t>is now well simulated compared to earlier evaluations,</w:t>
      </w:r>
      <w:r w:rsidRPr="00E457C1">
        <w:rPr>
          <w:lang w:val="en-US"/>
        </w:rPr>
        <w:t xml:space="preserve"> </w:t>
      </w:r>
      <w:r w:rsidRPr="00E457C1">
        <w:rPr>
          <w:noProof/>
          <w:lang w:val="en-US" w:eastAsia="en-US"/>
        </w:rPr>
        <w:t xml:space="preserve">but substantial errors </w:t>
      </w:r>
      <w:r w:rsidR="00022AA3" w:rsidRPr="00E457C1">
        <w:rPr>
          <w:noProof/>
          <w:lang w:val="en-US" w:eastAsia="en-US"/>
        </w:rPr>
        <w:t xml:space="preserve">in </w:t>
      </w:r>
      <w:r w:rsidRPr="00E457C1">
        <w:rPr>
          <w:noProof/>
          <w:lang w:val="en-US" w:eastAsia="en-US"/>
        </w:rPr>
        <w:t>the blocking frequency remain in the Euro-Atlantic sector</w:t>
      </w:r>
      <w:r w:rsidR="00B0342C" w:rsidRPr="00E457C1">
        <w:rPr>
          <w:noProof/>
          <w:lang w:val="en-US" w:eastAsia="en-US"/>
        </w:rPr>
        <w:t xml:space="preserve"> </w:t>
      </w:r>
      <w:ins w:id="1642" w:author="Ian Blenkinsop" w:date="2021-07-13T12:00:00Z">
        <w:r w:rsidR="005B2F04">
          <w:rPr>
            <w:noProof/>
            <w:lang w:val="en-US" w:eastAsia="en-US"/>
          </w:rPr>
          <w:t xml:space="preserve">(Figure 3.18; </w:t>
        </w:r>
      </w:ins>
      <w:r>
        <w:fldChar w:fldCharType="begin" w:fldLock="1"/>
      </w:r>
      <w:r w:rsidR="002D1890">
        <w:rPr>
          <w:noProof/>
          <w:lang w:val="en-US" w:eastAsia="en-US"/>
        </w:rPr>
        <w:instrText>ADDIN CSL_CITATION { "citationItems" : [ { "id" : "ITEM-1", "itemData" : { "DOI" : "10.1175/JCLI-D-16-0242.1", "ISSN" : "0894-8755", "abstract" : "The correct simulation of midlatitude atmospheric blocking has always been a main concern since the earliest days of numerical modeling of Earth's atmosphere. To this day blocking represents a considerable source of error for general circulation models from both a numerical weather prediction and a climate perspective. In the present work, 20 years of global climate model (GCM) developments are analyzed from the special point of view of Northern Hemisphere atmospheric blocking simulation. Making use of a series of equivalent metrics, three generations of GCMs are compared. This encompasses a total of 95 climate models, many of which are different-successive-versions of the same model. Results from model intercomparison projects AMIP1 (1992), CMIP3 (2007), and CMIP5 (2012) are taken into consideration. Although large improvements are seen over the Pacific Ocean, only minor advancements have been achieved over the Euro-Atlantic sector. Some of the most recent GCMs still exhibit the same negative bias as 20 years ago in this region, associated with large geopotential height systematic errors. Some individual models, nevertheless, have improved and do show good performances in both sectors. Negligible differences emerge among ocean-coupled or atmosphere-only simulations, suggesting weak relevance of sea surface temperature biases. Conversely, increased horizontal resolution seems to be able to alleviate the Euro-Atlantic blocking bias.", "author" : [ { "dropping-particle" : "", "family" : "Davini", "given" : "Paolo", "non-dropping-particle" : "", "parse-names" : false, "suffix" : "" }, { "dropping-particle" : "", "family" : "D'Andrea", "given" : "Fabio", "non-dropping-particle" : "", "parse-names" : false, "suffix" : "" } ], "container-title" : "Journal of Climate", "id" : "ITEM-1", "issue" : "24", "issued" : { "date-parts" : [ [ "2016", "12" ] ] }, "page" : "8823-8840", "publisher" : "AMER METEOROLOGICAL SOC", "publisher-place" : "45 BEACON ST, BOSTON, MA 02108-3693 USA, BOSTON, MA 02108-3693 USA", "title" : "Northern Hemisphere Atmospheric Blocking Representation in Global Climate Models: Twenty Years of Improvements?", "translator" : [ { "dropping-particle" : "", "family" : "J3720", "given" : "", "non-dropping-particle" : "", "parse-names" : false, "suffix" : "" } ], "type" : "article-journal", "volume" : "29" }, "uris" : [ "http://www.mendeley.com/documents/?uuid=d4e8e73e-9265-4d8e-9a1a-a75102fc63cc" ] }, { "id" : "ITEM-2", "itemData" : { "DOI" : "10.1002/jgrd.50143", "ISSN" : "2169897X", "abstract" : "Northern Hemisphere (NH) blocking climatology is examined using a subset of climate models participating in the Coupled Model Intercomparison Project phase 5 (CMIP5). Both historical and Representative Concentration Pathway (RCP) 8.5 integrations are analyzed to evaluate the performance of the CMIP5 models and to identify possible changes in NH blocking frequency and duration in a warmer climate. Comparison with reanalysis data reveals that CMIP5 models can reproduce the NH blocking climatology reasonably well, although the frequency of Euro-Atlantic blockings, particularly those with relatively short duration, is significantly underestimated during the cold season. In most models, overestimation of the Pacific blocking frequency is also evident for all durations throughout the year. In comparison to historical integrations, RCP 8.5 integrations show significant decreases in blocking frequency over both the North Pacific and north Atlantic regions, with a hint of increasing blocking frequency over western Russia. However, there is no noticeable change in the duration of individual blocking events for all durations.", "author" : [ { "dropping-particle" : "", "family" : "Dunn-Sigouin", "given" : "Etienne", "non-dropping-particle" : "", "parse-names" : false, "suffix" : "" }, { "dropping-particle" : "", "family" : "Son", "given" : "Seok-Woo", "non-dropping-particle" : "", "parse-names" : false, "suffix" : "" } ], "container-title" : "Journal of Geophysical Research: Atmospheres", "id" : "ITEM-2", "issue" : "3", "issued" : { "date-parts" : [ [ "2013", "2", "16" ] ] }, "page" : "1179-1188", "publisher" : "AMER GEOPHYSICAL UNION", "publisher-place" : "2000 FLORIDA AVE NW, WASHINGTON, DC 20009 USA", "title" : "Northern Hemisphere blocking frequency and duration in the CMIP5 models", "translator" : [ { "dropping-particle" : "", "family" : "J3713", "given" : "", "non-dropping-particle" : "", "parse-names" : false, "suffix" : "" } ], "type" : "article-journal", "volume" : "118" }, "uris" : [ "http://www.mendeley.com/documents/?uuid=bac9fe33-786a-4611-9129-ce0ea0ab0798" ] }, { "id" : "ITEM-3", "itemData" : { "DOI" : "10.1007/s00382-016-3308-z", "ISSN" : "0930-7575", "abstract" : "Atmospheric modes of variability relevant for extreme temperature and precipitation events are evaluated in models currently being used for extreme event attribution. A 100 member initial condition ensemble of the global circulation model HadAM3P is compared with both the multi-model ensemble from the Coupled Model Inter-comparison Project, Phase 5 (CMIP5) and the CMIP5 atmosphere-only counterparts (AMIP5). The use of HadAM3P allows for huge ensembles to be computed relatively fast, thereby providing unique insights into the dynamics of extremes. The analysis focuses on mid Northern Latitudes (primarily Europe) during winter, and is compared with ERA-Interim reanalysis. The tri-modal Atlantic eddy-driven jet distribution is remarkably well captured in HadAM3P, but not so in the CMIP5 or AMIP5 multi-model mean, although individual models fare better. The well known underestimation of blocking in the Atlantic region is apparent in CMIP5 and AMIP5, and also, to a lesser extent, in HadAM3P. Pacific blocking features are well produced in all modeling initiatives. Blocking duration is biased towards models reproducing too many short-lived events in all three modelling systems. Associated storm tracks are too zonal over the Atlantic in the CMIP5 and AMIP5 ensembles, but better simulated in HadAM3P with the exception of being too weak over Western Europe. In all cases, the CMIP5 and AMIP5 performances were almost identical, suggesting that the biases in atmospheric modes considered here are not strongly coupled to SSTs, and perhaps other model characteristics such as resolution are more important. For event attribution studies, it is recommended that rather than taking statistics over the entire CMIP5 or AMIP5 available models, only models capable of producing the relevant dynamical phenomena be employed.", "author" : [ { "dropping-particle" : "", "family" : "Mitchell", "given" : "Daniel M.", "non-dropping-particle" : "", "parse-names" : false, "suffix" : "" }, { "dropping-particle" : "", "family" : "Davini", "given" : "Paolo", "non-dropping-particle" : "", "parse-names" : false, "suffix" : "" }, { "dropping-particle" : "", "family" : "Harvey", "given" : "Ben", "non-dropping-particle" : "", "parse-names" : false, "suffix" : "" }, { "dropping-particle" : "", "family" : "Massey", "given" : "Neil", "non-dropping-particle" : "", "parse-names" : false, "suffix" : "" }, { "dropping-particle" : "", "family" : "Haustein", "given" : "Karsten", "non-dropping-particle" : "", "parse-names" : false, "suffix" : "" }, { "dropping-particle" : "", "family" : "Woollings", "given" : "Tim", "non-dropping-particle" : "", "parse-names" : false, "suffix" : "" }, { "dropping-particle" : "", "family" : "Jones", "given" : "Richard", "non-dropping-particle" : "", "parse-names" : false, "suffix" : "" }, { "dropping-particle" : "", "family" : "Otto", "given" : "Fredi", "non-dropping-particle" : "", "parse-names" : false, "suffix" : "" }, { "dropping-particle" : "", "family" : "Guillod", "given" : "Benoit", "non-dropping-particle" : "", "parse-names" : false, "suffix" : "" }, { "dropping-particle" : "", "family" : "Sparrow", "given" : "Sarah", "non-dropping-particle" : "", "parse-names" : false, "suffix" : "" }, { "dropping-particle" : "", "family" : "Wallom", "given" : "David", "non-dropping-particle" : "", "parse-names" : false, "suffix" : "" }, { "dropping-particle" : "", "family" : "Allen", "given" : "Myles", "non-dropping-particle" : "", "parse-names" : false, "suffix" : "" } ], "container-title" : "Climate Dynamics", "id" : "ITEM-3", "issue" : "11-12", "issued" : { "date-parts" : [ [ "2017", "6", "23" ] ] }, "note" : "CMIP5 The multi-model mean of CMIP5 fares less well in simulating the relevant atmospheric modes for extreme events than HadAM3P. The tri-modal structure of the Atlantic jet is not reproduced in many of the models, and even then only vaguely resembles the ERA-I calculated distribution. Extreme blocking events (in terms of duration of winter blocked) over the European sector are notably absent, with the top 5 % of blocking events from the CMIP5 models only matching the mean of ERA-I. Over the Pacific the CMIP5 models perform far better, and represent the variability and duration of winter blocking well (and more accurately than HadAM3P). Finally, on average, the CMIP5 models have too high a density of storm tracks over Western America and Canada, and too zonal a jet over the Euro-Atlantic region.", "page" : "3889-3901", "publisher" : "SPRINGER", "publisher-place" : "233 SPRING ST, NEW YORK, NY 10013 USA", "title" : "Assessing mid-latitude dynamics in extreme event attribution systems", "translator" : [ { "dropping-particle" : "", "family" : "J3656", "given" : "", "non-dropping-particle" : "", "parse-names" : false, "suffix" : "" } ], "type" : "article-journal", "volume" : "48" }, "uris" : [ "http://www.mendeley.com/documents/?uuid=9f5aed7f-d1ec-41df-b915-f0fdcc00b821" ] }, { "id" : "ITEM-4", "itemData" : { "DOI" : "10.1007/s40641-018-0108-z", "ISSN" : "2198-6061", "abstract" : "Atmospheric blocking events represent some of the most high-impact weather patterns in the mid-latitudes, yet they have often been a cause for concern in future climate projections. There has been low confidence in predicted future changes in blocking, despite relatively good agreement between climate models on a decline in blocking. This is due to the lack of a comprehensive theory of blocking and a pervasive underestimation of blocking occurrence by models. This paper reviews the state of knowledge regarding blocking under climate change, with the aim of providing an overview for those working in related fields.", "author" : [ { "dropping-particle" : "", "family" : "Woollings", "given" : "Tim", "non-dropping-particle" : "", "parse-names" : false, "suffix" : "" }, { "dropping-particle" : "", "family" : "Barriopedro", "given" : "David", "non-dropping-particle" : "", "parse-names" : false, "suffix" : "" }, { "dropping-particle" : "", "family" : "Methven", "given" : "John", "non-dropping-particle" : "", "parse-names" : false, "suffix" : "" }, { "dropping-particle" : "", "family" : "Son", "given" : "Seok-Woo", "non-dropping-particle" : "", "parse-names" : false, "suffix" : "" }, { "dropping-particle" : "", "family" : "Martius", "given" : "Olivia", "non-dropping-particle" : "", "parse-names" : false, "suffix" : "" }, { "dropping-particle" : "", "family" : "Harvey", "given" : "Ben", "non-dropping-particle" : "", "parse-names" : false, "suffix" : "" }, { "dropping-particle" : "", "family" : "Sillmann", "given" : "Jana", "non-dropping-particle" : "", "parse-names" : false, "suffix" : "" }, { "dropping-particle" : "", "family" : "Lupo", "given" : "Anthony R", "non-dropping-particle" : "", "parse-names" : false, "suffix" : "" }, { "dropping-particle" : "", "family" : "Seneviratne", "given" : "Sonia", "non-dropping-particle" : "", "parse-names" : false, "suffix" : "" } ], "container-title" : "Current Climate Change Reports", "id" : "ITEM-4", "issue" : "3", "issued" : { "date-parts" : [ [ "2018", "9" ] ] }, "page" : "287-300", "title" : "Blocking and its Response to Climate Change", "translator" : [ { "dropping-particle" : "", "family" : "J6338", "given" : "", "non-dropping-particle" : "", "parse-names" : false, "suffix" : "" } ], "type" : "article-journal", "volume" : "4" }, "uris" : [ "http://www.mendeley.com/documents/?uuid=055c11da-683c-47fb-9aeb-084494a13c32" ] }, { "id" : "ITEM-5",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"D'Andrea", "given" : "Fabio", "non-dropping-particle" : "", "parse-names" : false, "suffix" : "" } ], "container-title" : "Journal of Climate", "id" : "ITEM-5", "issue" : "23", "issued" : { "date-parts" : [ [ "2020" ] ] }, "page" : "10021-10038", "title" : "From CMIP3 to CMIP6: Northern hemisphere atmospheric blocking simulation in present and future climate", "translator" : [ { "dropping-particle" : "", "family" : "J6539", "given" : "", "non-dropping-particle" : "", "parse-names" : false, "suffix" : "" } ], "type" : "article-journal", "volume" : "33" }, "uris" : [ "http://www.mendeley.com/documents/?uuid=1e7d8ca3-8b51-4da0-bb9f-56295395e6b4", "http://www.mendeley.com/documents/?uuid=33900be4-6611-4787-a7e4-a90591ee64e9" ] } ], "mendeley" : { "formattedCitation" : "(Dunn-Sigouin and Son, 2013; Davini and D\u2019Andrea, 2016; Mitchell et al., 2017; Woollings et al., 2018b; Davini and D\u2019Andrea, 2020)", "manualFormatting" : "Dunn-Sigouin and Son, 2013; Davini and D\u2019Andrea, 2016, 2020; Mitchell et al., 2017; Woollings et al., 2018b", "plainTextFormattedCitation" : "(Dunn-Sigouin and Son, 2013; Davini and D\u2019Andrea, 2016; Mitchell et al., 2017; Woollings et al., 2018b; Davini and D\u2019Andrea, 2020)", "previouslyFormattedCitation" : "(Dunn-Sigouin and Son, 2013; Davini and D\u2019Andrea, 2016; Mitchell et al., 2017; Woollings et al., 2018b; Davini and D\u2019Andrea, 2020)" }, "properties" : { "noteIndex" : 0 }, "schema" : "https://github.com/citation-style-language/schema/raw/master/csl-citation.json" }</w:instrText>
      </w:r>
      <w:r>
        <w:fldChar w:fldCharType="separate"/>
      </w:r>
      <w:del w:id="1643" w:author="Ian Blenkinsop" w:date="2021-07-13T12:00:00Z">
        <w:r w:rsidR="00393F8C" w:rsidDel="005B2F04">
          <w:rPr>
            <w:noProof/>
            <w:lang w:val="en-US" w:eastAsia="en-US"/>
          </w:rPr>
          <w:delText>(</w:delText>
        </w:r>
      </w:del>
      <w:r w:rsidR="00393F8C">
        <w:rPr>
          <w:noProof/>
          <w:lang w:val="en-US" w:eastAsia="en-US"/>
        </w:rPr>
        <w:t>Dunn-Sigouin and Son, 2013; Davini and D’Andrea, 2016, 2020; Mitchell et al., 2017; Woollings et al., 2018b</w:t>
      </w:r>
      <w:r>
        <w:fldChar w:fldCharType="end"/>
      </w:r>
      <w:ins w:id="1644" w:author="Robin Matthews" w:date="2021-06-15T13:18:00Z">
        <w:del w:id="1645" w:author="Ian Blenkinsop" w:date="2021-07-13T12:00:00Z">
          <w:r w:rsidR="009D13CA" w:rsidDel="005B2F04">
            <w:rPr>
              <w:noProof/>
              <w:lang w:val="en-US" w:eastAsia="en-US"/>
            </w:rPr>
            <w:delText>; Figure 3.18</w:delText>
          </w:r>
        </w:del>
        <w:r w:rsidR="009D13CA">
          <w:rPr>
            <w:noProof/>
            <w:lang w:val="en-US" w:eastAsia="en-US"/>
          </w:rPr>
          <w:t>)</w:t>
        </w:r>
      </w:ins>
      <w:r w:rsidRPr="00E457C1">
        <w:rPr>
          <w:noProof/>
          <w:lang w:val="en-US" w:eastAsia="en-US"/>
        </w:rPr>
        <w:t xml:space="preserve">. While there is a resolution dependence in the size of this bias, even at very high resolution blocking in the Euro-Atlantic sector remains underestimated </w:t>
      </w:r>
      <w:r>
        <w:fldChar w:fldCharType="begin" w:fldLock="1"/>
      </w:r>
      <w:r w:rsidR="00E719C0">
        <w:rPr>
          <w:noProof/>
          <w:lang w:val="en-US" w:eastAsia="en-US"/>
        </w:rPr>
        <w:instrText>ADDIN CSL_CITATION { "citationItems" : [ { "id" : "ITEM-1", "itemData" : { "DOI" : "10.1175/JCLI-D-16-0100.1", "abstract" : " AbstractThe aim of this study is to investigate if the representation of Northern Hemisphere blocking is sensitive to resolution in current-generation atmospheric global circulation models (AGCMs). An evaluation is conducted of how well atmospheric blocking is represented in four AGCMs whose horizontal resolution is increased from a grid spacing of more than 100 km to about 25 km. It is shown that Euro-Atlantic blocking is simulated overall more credibly at higher resolution (i.e., in better agreement with a 50-yr reference blocking climatology created from the reanalyses ERA-40 and ERA-Interim). The improvement seen with resolution depends on the season and to some extent on the model considered. Euro-Atlantic blocking is simulated more realistically at higher resolution in winter, spring, and autumn, and robustly so across the model ensemble. The improvement in spring is larger than that in winter and autumn. Summer blocking is found to be better simulated at higher resolution by one model only, with little change seen in the other three models. The representation of Pacific blocking is not found to systematically depend on resolution. Despite the improvements seen with resolution, the 25-km models still exhibit large biases in Euro-Atlantic blocking. For example, three of the four 25-km models underestimate winter northern European blocking frequency by about one-third. The resolution sensitivity and biases in the simulated blocking are shown to be in part associated with the mean-state biases in the models\u2019 midlatitude circulation. ", "author" : [ { "dropping-particle" : "", "family" : "Schiemann", "given" : "Reinhard", "non-dropping-particle" : "", "parse-names" : false, "suffix" : "" }, { "dropping-particle" : "", "family" : "Demory", "given" : "Marie-Estelle", "non-dropping-particle" : "", "parse-names" : false, "suffix" : "" }, { "dropping-particle" : "", "family" : "Shaffrey", "given" : "Len C", "non-dropping-particle" : "", "parse-names" : false, "suffix" : "" }, { "dropping-particle" : "", "family" : "Strachan", "given" : "Jane", "non-dropping-particle" : "", "parse-names" : false, "suffix" : "" }, { "dropping-particle" : "", "family" : "Vidale", "given" : "Pier Luigi", "non-dropping-particle" : "", "parse-names" : false, "suffix" : "" }, { "dropping-particle" : "", "family" : "Mizielinski", "given" : "Matthew S", "non-dropping-particle" : "", "parse-names" : false, "suffix" : "" }, { "dropping-particle" : "", "family" : "Roberts", "given" : "Malcolm J", "non-dropping-particle" : "", "parse-names" : false, "suffix" : "" }, { "dropping-particle" : "", "family" : "Matsueda", "given" : "Mio", "non-dropping-particle" : "", "parse-names" : false, "suffix" : "" }, { "dropping-particle" : "", "family" : "Wehner", "given" : "Michael F", "non-dropping-particle" : "", "parse-names" : false, "suffix" : "" }, { "dropping-particle" : "", "family" : "Jung", "given" : "Thomas", "non-dropping-particle" : "", "parse-names" : false, "suffix" : "" } ], "container-title" : "Journal of Climate", "id" : "ITEM-1", "issue" : "1", "issued" : { "date-parts" : [ [ "2017" ] ] }, "page" : "337-358", "title" : "The Resolution Sensitivity of Northern Hemisphere Blocking in Four 25-km Atmospheric Global Circulation Models", "translator" : [ { "dropping-particle" : "", "family" : "J5501", "given" : "", "non-dropping-particle" : "", "parse-names" : false, "suffix" : "" } ], "type" : "article-journal", "volume" : "30" }, "uris" : [ "http://www.mendeley.com/documents/?uuid=2a9242e0-0f6e-4bdc-973a-f46709e2c33e" ] } ], "mendeley" : { "formattedCitation" : "(Schiemann et al., 2017)", "plainTextFormattedCitation" : "(Schiemann et al., 2017)", "previouslyFormattedCitation" : "(Schiemann et al., 2017)" }, "properties" : { "noteIndex" : 0 }, "schema" : "https://github.com/citation-style-language/schema/raw/master/csl-citation.json" }</w:instrText>
      </w:r>
      <w:r>
        <w:fldChar w:fldCharType="separate"/>
      </w:r>
      <w:r w:rsidR="00393F8C">
        <w:rPr>
          <w:noProof/>
          <w:lang w:val="en-CA" w:eastAsia="en-US"/>
        </w:rPr>
        <w:t>(Schiemann et al., 2017)</w:t>
      </w:r>
      <w:r>
        <w:fldChar w:fldCharType="end"/>
      </w:r>
      <w:r w:rsidRPr="00E457C1">
        <w:rPr>
          <w:noProof/>
          <w:lang w:val="en-US" w:eastAsia="en-US"/>
        </w:rPr>
        <w:t xml:space="preserve">, and there is evidence of a compensation of errors as the resolution is increased </w:t>
      </w:r>
      <w:r>
        <w:fldChar w:fldCharType="begin" w:fldLock="1"/>
      </w:r>
      <w:r w:rsidR="00E719C0">
        <w:rPr>
          <w:noProof/>
          <w:lang w:val="en-US" w:eastAsia="en-US"/>
        </w:rPr>
        <w:instrText>ADDIN CSL_CITATION { "citationItems" : [ { "id" : "ITEM-1", "itemData" : { "DOI" : "10.1002/2017MS001082", "abstract" : "Abstract The numerical simulation of atmospheric blocking, in particular over the Euro-Atlantic region, still represents a main concern for the climate modeling community. We discuss the Northern Hemisphere winter atmospheric blocking representation in a set of 30 year atmosphere-only simulations using the EC-Earth Earth System Model with several ensemble members at five different horizontal resolutions (from 125 to 16 km). Results show that the negative bias in blocking frequency over Europe becomes negligible at resolutions of about 40 and 25 km. A combined effect by the more resolved orography and by a change in tropical precipitation is identified as the source of an upper tropospheric planetary wave. At the same time, a weakening of the meridional temperature gradient reduces the upper level baroclinicity and the zonal mean winds. Following these changes, in the high-resolution configurations the Atlantic eddy-driven jet stream is weakened favoring the breaking of synoptic Rossby waves over the Atlantic ridge and thus increasing the simulated European blocking frequency. However, at high-resolution the Atlantic jet stream is too weak and the blocking duration is still underestimated. This suggests that the optimal blocking frequencies are achieved through compensation of errors between eddies found at upper levels (too strong) and eddies at lower levels (too weak). This also implies that eddies are not necessarily better represented at higher resolutions.", "author" : [ { "dropping-particle" : "", "family" : "Davini", "given" : "P", "non-drop</w:instrText>
      </w:r>
      <w:r w:rsidR="00E719C0" w:rsidRPr="006814DF">
        <w:rPr>
          <w:noProof/>
          <w:lang w:eastAsia="en-US"/>
        </w:rPr>
        <w:instrText>ping-particle" : "", "parse-names" : false, "suffix" : "" }, { "dropping-particle" : "", "family" : "Corti", "given" : "S", "non-dropping-particle" : "", "parse-names" : false, "suffix" : "" }, { "dropping-particle" : "", "family" : "D'Andrea", "given" : "F", "non-dropping-particle" : "", "parse-names" : false, "suffix" : "" }, { "dropping-particle" : "", "family" : "Rivi\u00e8re", "given" : "G", "non-dropping-particle" : "", "parse-names" : false, "suffix" : "" }, { "dropping-particle" : "", "family" : "Hardenberg", "given" : "J", "non-dropping-particle" : "von", "parse-names" : false, "suffix" : "" } ], "container-title" : "Journal of Advances in Modeling Earth Systems", "id" : "ITEM-1", "issue" : "7", "issued" : { "date-parts" : [ [ "2017" ] ] }, "page" : "2615-2634", "title" : "Improved Winter European Atmospheric Blocking Frequencies in High-Resolution Global Climate Simulations", "translator" : [ { "dropping-particle" : "", "family" : "J6342", "given" : "", "non-dropping-particle" : "", "parse-names" : false, "suffix" : "" } ], "type" : "article-journal", "volume" : "9" }, "uris" : [ "http://www.mendeley.com/documents/?uuid=04297fbe-2991-440f-a671-73e622c5416f" ] } ], "mendeley" : { "formattedCitation" : "(Davini et al., 2017)", "plainTextFormattedCitation" : "(Davini et al., 2017)", "previouslyFormattedCitation" : "(Davini et al., 2017)" }, "properties" : { "noteIndex" : 0 }, "schema" : "https://github.com/citation-style-language/schema/raw/master/csl-citation.json" }</w:instrText>
      </w:r>
      <w:r>
        <w:fldChar w:fldCharType="separate"/>
      </w:r>
      <w:r w:rsidR="00393F8C">
        <w:rPr>
          <w:noProof/>
          <w:lang w:val="fr-CA" w:eastAsia="en-US"/>
        </w:rPr>
        <w:t>(Davini et al., 2017)</w:t>
      </w:r>
      <w:r>
        <w:fldChar w:fldCharType="end"/>
      </w:r>
      <w:r>
        <w:rPr>
          <w:noProof/>
          <w:lang w:eastAsia="en-US"/>
        </w:rPr>
        <w:t xml:space="preserve">. </w:t>
      </w:r>
      <w:r>
        <w:fldChar w:fldCharType="begin" w:fldLock="1"/>
      </w:r>
      <w:r w:rsidR="00E719C0">
        <w:rPr>
          <w:noProof/>
          <w:lang w:eastAsia="en-US"/>
        </w:rPr>
        <w:instrText>ADDIN CSL_CITATION { "citationItems" : [ { "id" : "ITEM-1",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w:instrText>
      </w:r>
      <w:r w:rsidR="00E719C0" w:rsidRPr="001D5B54">
        <w:rPr>
          <w:noProof/>
          <w:lang w:val="en-US" w:eastAsia="en-US"/>
          <w:rPrChange w:id="1646" w:author="Clotilde Pean" w:date="2021-06-21T14:14:00Z">
            <w:rPr>
              <w:noProof/>
              <w:lang w:eastAsia="en-US"/>
            </w:rPr>
          </w:rPrChange>
        </w:rPr>
        <w:instrText>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"D'Andrea", "given" : "Fabio", "non-dropping-particle" : "", "parse-names" : false, "suffix" : "" } ], "container-title" : "Journal of Climate", "id" : "ITEM-1", "issue" : "23", "issued" : { "date-parts" : [ [ "2020" ] ] }, "page" : "10021-10038", "title" : "From CMIP3 to CMIP6: Northern hemisphere atmospheric blocking simulation in present and future climate", "translator" : [ { "dropping-particle" : "", "family" : "J6539", "given" : "", "non-dropping-particle" : "", "parse-names" : false, "suffix" : "" } ], "type" : "article-journal", "volume" : "33" }, "uris" : [ "http://www.mendeley.com/documents/?uuid=1e7d8ca3-8b51-4da0-bb9f-56295395e6b4", "http://www.mendeley.com/documents/?uuid=33900be4-6611-4787-a7e4-a90591ee64e9" ] } ], "mendeley" : { "formattedCitation" : "(Davini and D\u2019Andrea, 2020)", "manualFormatting" : "Davini and D\u2019Andrea (2020)", "plainTextFormattedCitation" : "(Davini and D\u2019Andrea, 2020)", "previouslyFormattedCitation" : "(Davini and D\u2019Andrea, 2020)" }, "properties" : { "noteIndex" : 0 }, "schema" : "https://github.com/citation-style-language/schema/raw/master/csl-citation.json" }</w:instrText>
      </w:r>
      <w:r>
        <w:fldChar w:fldCharType="separate"/>
      </w:r>
      <w:r w:rsidR="00393F8C" w:rsidRPr="001D5B54">
        <w:rPr>
          <w:noProof/>
          <w:lang w:val="en-US" w:eastAsia="en-US"/>
          <w:rPrChange w:id="1647" w:author="Clotilde Pean" w:date="2021-06-21T14:14:00Z">
            <w:rPr>
              <w:noProof/>
              <w:lang w:eastAsia="en-US"/>
            </w:rPr>
          </w:rPrChange>
        </w:rPr>
        <w:t>Davini and D’Andrea (2020)</w:t>
      </w:r>
      <w:r>
        <w:fldChar w:fldCharType="end"/>
      </w:r>
      <w:r w:rsidRPr="001D5B54">
        <w:rPr>
          <w:noProof/>
          <w:lang w:val="en-US" w:eastAsia="en-US"/>
          <w:rPrChange w:id="1648" w:author="Clotilde Pean" w:date="2021-06-21T14:14:00Z">
            <w:rPr>
              <w:noProof/>
              <w:lang w:eastAsia="en-US"/>
            </w:rPr>
          </w:rPrChange>
        </w:rPr>
        <w:t xml:space="preserve"> show that while the simulation of blocking improves with increasing resolution in CMIP3, CMIP5, and CMIP6 models, other </w:t>
      </w:r>
      <w:r w:rsidR="001F17A4" w:rsidRPr="001D5B54">
        <w:rPr>
          <w:noProof/>
          <w:lang w:val="en-US" w:eastAsia="en-US"/>
          <w:rPrChange w:id="1649" w:author="Clotilde Pean" w:date="2021-06-21T14:14:00Z">
            <w:rPr>
              <w:noProof/>
              <w:lang w:eastAsia="en-US"/>
            </w:rPr>
          </w:rPrChange>
        </w:rPr>
        <w:t xml:space="preserve">factors </w:t>
      </w:r>
      <w:r w:rsidR="00533307" w:rsidRPr="001D5B54">
        <w:rPr>
          <w:noProof/>
          <w:lang w:val="en-US" w:eastAsia="en-US"/>
          <w:rPrChange w:id="1650" w:author="Clotilde Pean" w:date="2021-06-21T14:14:00Z">
            <w:rPr>
              <w:noProof/>
              <w:lang w:eastAsia="en-US"/>
            </w:rPr>
          </w:rPrChange>
        </w:rPr>
        <w:t>contribute to biases</w:t>
      </w:r>
      <w:r w:rsidRPr="001D5B54">
        <w:rPr>
          <w:noProof/>
          <w:lang w:val="en-US" w:eastAsia="en-US"/>
          <w:rPrChange w:id="1651" w:author="Clotilde Pean" w:date="2021-06-21T14:14:00Z">
            <w:rPr>
              <w:noProof/>
              <w:lang w:eastAsia="en-US"/>
            </w:rPr>
          </w:rPrChange>
        </w:rPr>
        <w:t xml:space="preserve">, particularly to the underestimation of Euro-Atlantic blocking </w:t>
      </w:r>
      <w:r>
        <w:fldChar w:fldCharType="begin" w:fldLock="1"/>
      </w:r>
      <w:r w:rsidR="00E719C0" w:rsidRPr="001D5B54">
        <w:rPr>
          <w:noProof/>
          <w:lang w:val="en-US" w:eastAsia="en-US"/>
          <w:rPrChange w:id="1652" w:author="Clotilde Pean" w:date="2021-06-21T14:14:00Z">
            <w:rPr>
              <w:noProof/>
              <w:lang w:eastAsia="en-US"/>
            </w:rPr>
          </w:rPrChange>
        </w:rPr>
        <w:instrText>ADDIN CSL_CITATION { "citationItems" : [ { "id" : "ITEM-1", "itemData" : { "DOI" : "10.5194/wcd-1-277-2020", "author" : [ { "dropping-particle" : "", "family" : "Schiemann", "given" : "Reinhard", "non-dropping-particle" : "", "parse-names" : false, "suffix" : "" }, { "dropping-particle" : "", "family" : "Athanasiadis", "given" : "Panos", "non-dropping-particle" : "", "parse-names" : false, "suffix" : "" }, { "dropping-particle" : "", "family" : "Barriopedro", "given" : "David", "non-dropping-particle" : "", "parse-names" : false, "suffix" : "" }, { "dropping-particle" : "", "family" : "Doblas-Reyes", "given" : "Francisco", "non-dropping-particle" : "", "parse-names" : false, "suffix" : "" }, { "dropping-particle" : "", "family" : "Lohmann", "given" : "Katja", "non-dropping-particle" : "", "parse-names" : false, "suffix" : "" }, { "dropping-particle" : "", "family" : "Roberts", "given" : "Malcolm", "non-dropping-particle" : "", "parse-names" : false, "suffix" : "</w:instrText>
      </w:r>
      <w:r w:rsidR="00E719C0" w:rsidRPr="002B64A7">
        <w:rPr>
          <w:noProof/>
          <w:lang w:val="en-GB" w:eastAsia="en-US"/>
        </w:rPr>
        <w:instrText>" }, { "dropping-particle" : "", "family" : "Sein", "given" : "Dmitry", "non-dropping-particle" : "", "parse-names" : false, "suffix" : "" }, { "dropping-particle" : "", "family" : "Roberts", "given" : "Christopher", "non-dropping-particle" : "", "parse-names" : false, "suffix" : ""</w:instrText>
      </w:r>
      <w:r w:rsidR="00E719C0" w:rsidRPr="006814DF">
        <w:rPr>
          <w:noProof/>
          <w:lang w:val="en-GB" w:eastAsia="en-US"/>
        </w:rPr>
        <w:instrText xml:space="preserve"> }, { "dropping-particle" : "", "family" : "Terray", "given" : "Laurent", "non-dropping-particle" : "", "parse-names" : false, "suffix" : "" }, { "dropping-particle" : "", "family" : "Vidale", "given" : "P L", "non-dropping-particle" : "", "parse-names" : false, "suffix" : "" } ], "container-title" : "Weather and Climate Dynamics", "id" : "ITEM-1", "issued" : { "date-parts" : [ [ "2020" ] ] }, "page" : "277-292", "title" : "Northern Hemisphere blocking simulation in current climate models: evaluating progress from the Climate Model Intercomparison Project Phase 5 to 6 and sensitivity to resolution", "translator" : [ { "dropping-particle" : "", "family" : "J6523", "given" : "", "non-dropping-particle" : "", "parse-names" : false, "suffix" : "" } ], "type" : "article-journal", "volume" : "1" }, "uris" : [ "http://www.mendeley.com/documents/?uuid=62c4a25e-5cc8-44bb-ab01-f354cf72783a" ] } ], "mendeley" : { "formattedCitation" : "(Schiemann et al., 2020)", "plainTextFormattedCitation" : "(Schiemann et al., 2020)", "previouslyFormattedCitation" : "(Schiemann et al., 2020)" }, "properties" : { "noteIndex" : 0 }, "schema" : "https://github.com/citation-style-language/schema/raw/master/csl-citation.json" }</w:instrText>
      </w:r>
      <w:r>
        <w:fldChar w:fldCharType="separate"/>
      </w:r>
      <w:r w:rsidR="00393F8C">
        <w:rPr>
          <w:noProof/>
          <w:lang w:val="en-CA" w:eastAsia="en-US"/>
        </w:rPr>
        <w:t>(Schiemann et al., 2020)</w:t>
      </w:r>
      <w:r>
        <w:fldChar w:fldCharType="end"/>
      </w:r>
      <w:r w:rsidRPr="00DD5D7B">
        <w:rPr>
          <w:noProof/>
          <w:lang w:val="en-CA" w:eastAsia="en-US"/>
        </w:rPr>
        <w:t>. The persistence of blocking events, typically underestimated</w:t>
      </w:r>
      <w:r w:rsidR="00533307">
        <w:rPr>
          <w:noProof/>
          <w:lang w:val="en-CA" w:eastAsia="en-US"/>
        </w:rPr>
        <w:t>,</w:t>
      </w:r>
      <w:r w:rsidRPr="00DD5D7B">
        <w:rPr>
          <w:noProof/>
          <w:lang w:val="en-CA" w:eastAsia="en-US"/>
        </w:rPr>
        <w:t xml:space="preserve"> </w:t>
      </w:r>
      <w:r w:rsidR="00533307">
        <w:rPr>
          <w:noProof/>
          <w:lang w:val="en-CA" w:eastAsia="en-US"/>
        </w:rPr>
        <w:t>has</w:t>
      </w:r>
      <w:r w:rsidRPr="00DD5D7B">
        <w:rPr>
          <w:noProof/>
          <w:lang w:val="en-CA" w:eastAsia="en-US"/>
        </w:rPr>
        <w:t xml:space="preserve"> not improve</w:t>
      </w:r>
      <w:r w:rsidR="00533307">
        <w:rPr>
          <w:noProof/>
          <w:lang w:val="en-CA" w:eastAsia="en-US"/>
        </w:rPr>
        <w:t>d</w:t>
      </w:r>
      <w:r w:rsidRPr="00DD5D7B">
        <w:rPr>
          <w:noProof/>
          <w:lang w:val="en-CA" w:eastAsia="en-US"/>
        </w:rPr>
        <w:t xml:space="preserve"> from </w:t>
      </w:r>
      <w:r w:rsidRPr="005A5655">
        <w:rPr>
          <w:noProof/>
          <w:lang w:val="en-CA" w:eastAsia="en-US"/>
        </w:rPr>
        <w:t>CMIP5</w:t>
      </w:r>
      <w:r w:rsidR="00533307">
        <w:rPr>
          <w:noProof/>
          <w:lang w:val="en-CA" w:eastAsia="en-US"/>
        </w:rPr>
        <w:t xml:space="preserve"> to CMIP6</w:t>
      </w:r>
      <w:r w:rsidRPr="005A5655">
        <w:rPr>
          <w:noProof/>
          <w:lang w:val="en-CA" w:eastAsia="en-US"/>
        </w:rPr>
        <w:t xml:space="preserve"> </w:t>
      </w:r>
      <w:r w:rsidRPr="005A5655">
        <w:fldChar w:fldCharType="begin" w:fldLock="1"/>
      </w:r>
      <w:r w:rsidR="00E719C0">
        <w:rPr>
          <w:noProof/>
          <w:lang w:val="en-CA" w:eastAsia="en-US"/>
        </w:rPr>
        <w:instrText>ADDIN CSL_CITATION { "citationItems" : [ { "id" : "ITEM-1", "itemData" : { "DOI" : "10.5194/wcd-1-277-2020", "author" : [ { "dropping-particle" : "", "family" : "Schiemann", "given" : "Reinhard", "non-dropping-particle" : "", "parse-names" : false, "suffix" : "" }, { "dropping-particle" : "", "family" : "Athanasiadis", "given" : "Panos", "non-dropping-particle" : "", "parse-names" : false, "suffix" : "" }, { "dropping-particle" : "", "family" : "Barriopedro", "given" : "David", "non-dropping-particle" : "", "parse-names" : false, "suffix" : "" }, { "dropping-particle" : "", "family" : "Doblas-Reyes", "given" : "Francisco", "non-dropping-particle" : "", "parse-names" : false, "suffix" : "" }, { "dropping-particle" : "", "family" : "Lohmann", "given" : "Katja", "non-dropping-particle" : "", "parse-names" : false, "suffix" : "" }, { "dropping-particle" : "", "family" : "Roberts", "given" : "Malcolm", "non-dropping-particle" : "", "parse-names" : false, "suffix" : "" }, { "dropping-particle" : "", "family" : "Sein", "given" : "Dmitry", "non-dropping-particle" : "", "parse-names" : false, "suffix" : "" }, { "dropping-particle" : "", "family" : "Roberts", "given" : "Christopher", "non-dropping-particle" : "", "parse-names" : false, "suffix" : "" }, { "dropping-particle" : "", "family" : "Terray", "given" : "Laurent", "non-dropping-particle" : "", "parse-names" : false, "suffix" : "" }, { "dropping-particle" : "", "family" : "Vidale", "given" : "P L", "non-dropping-particle" : "", "parse-names" : false, "suffix" : "" } ], "container-title" : "Weather and Climate Dynamics", "id" : "ITEM-1", "issued" : { "date-parts" : [ [ "2020" ] ] }, "page" : "277-292", "title" : "Northern Hemisphere blocking simulation in current climate models: evaluating progress from the Climate Model Intercomparison Project Phase 5 to 6 and sensitivity to resolution", "translator" : [ { "dropping-particle" : "", "family" : "J6523", "given" : "", "non-dropping-particle" : "", "parse-names" : false, "suffix" : "" } ], "type" : "article-journal", "volume" : "1" }, "uris" : [ "http://www.mendeley.com/documents/?uuid=62c4a25e-5cc8-44bb-ab01-f354cf72783a" ] } ], "mendeley" : { "formattedCitation" : "(Schiemann et al., 2020)", "plainTextFormattedCitation" : "(Schiemann et al., 2020)", "previouslyFormattedCitation" : "(Schiemann et al., 2020)" }, "properties" : { "noteIndex" : 0 }, "schema" : "https://github.com/citation-style-language/schema/raw/master/csl-citation.json" }</w:instrText>
      </w:r>
      <w:r w:rsidRPr="005A5655">
        <w:fldChar w:fldCharType="separate"/>
      </w:r>
      <w:r w:rsidR="00393F8C">
        <w:rPr>
          <w:noProof/>
          <w:lang w:val="en-CA" w:eastAsia="en-US"/>
        </w:rPr>
        <w:t>(Schiemann et al., 2020)</w:t>
      </w:r>
      <w:r w:rsidRPr="005A5655">
        <w:fldChar w:fldCharType="end"/>
      </w:r>
      <w:r w:rsidRPr="005A5655">
        <w:rPr>
          <w:noProof/>
          <w:lang w:val="en-CA" w:eastAsia="en-US"/>
        </w:rPr>
        <w:t xml:space="preserve">. </w:t>
      </w:r>
      <w:del w:id="1653" w:author="Ian Blenkinsop" w:date="2021-07-13T12:00:00Z">
        <w:r w:rsidRPr="005A5655" w:rsidDel="005B2F04">
          <w:rPr>
            <w:noProof/>
            <w:lang w:val="en-CA" w:eastAsia="en-US"/>
          </w:rPr>
          <w:delText xml:space="preserve">Chapter </w:delText>
        </w:r>
      </w:del>
      <w:ins w:id="1654" w:author="Ian Blenkinsop" w:date="2021-07-13T12:00:00Z">
        <w:r w:rsidR="005B2F04">
          <w:rPr>
            <w:noProof/>
            <w:lang w:val="en-CA" w:eastAsia="en-US"/>
          </w:rPr>
          <w:t>Section</w:t>
        </w:r>
        <w:r w:rsidR="005B2F04" w:rsidRPr="005A5655">
          <w:rPr>
            <w:noProof/>
            <w:lang w:val="en-CA" w:eastAsia="en-US"/>
          </w:rPr>
          <w:t xml:space="preserve"> </w:t>
        </w:r>
      </w:ins>
      <w:r w:rsidRPr="005A5655">
        <w:rPr>
          <w:noProof/>
          <w:lang w:val="en-CA" w:eastAsia="en-US"/>
        </w:rPr>
        <w:t>10.3.3.3 discusses the implications of the biases discussed here for regional climate</w:t>
      </w:r>
      <w:r w:rsidRPr="00DD5D7B">
        <w:rPr>
          <w:noProof/>
          <w:lang w:val="en-CA" w:eastAsia="en-US"/>
        </w:rPr>
        <w:t>.</w:t>
      </w:r>
    </w:p>
    <w:p w14:paraId="393794B1" w14:textId="77777777" w:rsidR="009F594A" w:rsidRPr="00DD5D7B" w:rsidRDefault="009F594A" w:rsidP="009F594A">
      <w:pPr>
        <w:pStyle w:val="AR6BodyText"/>
        <w:jc w:val="both"/>
        <w:rPr>
          <w:rFonts w:cs="Times New Roman"/>
          <w:noProof/>
          <w:lang w:val="en-CA" w:eastAsia="en-US"/>
        </w:rPr>
      </w:pPr>
    </w:p>
    <w:p w14:paraId="24501B27" w14:textId="74188804" w:rsidR="009F594A" w:rsidRPr="00E457C1" w:rsidRDefault="007251E3" w:rsidP="009F594A">
      <w:pPr>
        <w:pStyle w:val="AR6BodyText"/>
        <w:rPr>
          <w:noProof/>
          <w:lang w:val="en-US" w:eastAsia="en-US"/>
        </w:rPr>
      </w:pPr>
      <w:bookmarkStart w:id="1655" w:name="_Hlk66258946"/>
      <w:r w:rsidRPr="00E457C1">
        <w:rPr>
          <w:noProof/>
          <w:lang w:val="en-US" w:eastAsia="en-US"/>
        </w:rPr>
        <w:t>F</w:t>
      </w:r>
      <w:r w:rsidR="009F594A" w:rsidRPr="00E457C1">
        <w:rPr>
          <w:noProof/>
          <w:lang w:val="en-US" w:eastAsia="en-US"/>
        </w:rPr>
        <w:t xml:space="preserve">or the North Pacific storm track CMIP6 simulations </w:t>
      </w:r>
      <w:r w:rsidR="00F541DC" w:rsidRPr="00E457C1">
        <w:rPr>
          <w:noProof/>
          <w:lang w:val="en-US" w:eastAsia="en-US"/>
        </w:rPr>
        <w:t xml:space="preserve">exhibit </w:t>
      </w:r>
      <w:r w:rsidR="009F594A" w:rsidRPr="00E457C1">
        <w:rPr>
          <w:noProof/>
          <w:lang w:val="en-US" w:eastAsia="en-US"/>
        </w:rPr>
        <w:t>large remaining underestimations of cyclone frequencies during summer (</w:t>
      </w:r>
      <w:r w:rsidR="00653BA8" w:rsidRPr="00E457C1">
        <w:rPr>
          <w:noProof/>
          <w:lang w:val="en-US" w:eastAsia="en-US"/>
        </w:rPr>
        <w:t>June to August</w:t>
      </w:r>
      <w:r w:rsidR="009F594A" w:rsidRPr="00E457C1">
        <w:rPr>
          <w:noProof/>
          <w:lang w:val="en-US" w:eastAsia="en-US"/>
        </w:rPr>
        <w:t>)</w:t>
      </w:r>
      <w:r w:rsidR="00542B07" w:rsidRPr="00E457C1">
        <w:rPr>
          <w:noProof/>
          <w:lang w:val="en-US" w:eastAsia="en-US"/>
        </w:rPr>
        <w:t>,</w:t>
      </w:r>
      <w:r w:rsidR="009F594A" w:rsidRPr="00E457C1">
        <w:rPr>
          <w:noProof/>
          <w:lang w:val="en-US" w:eastAsia="en-US"/>
        </w:rPr>
        <w:t xml:space="preserve"> which for the low-resolution models </w:t>
      </w:r>
      <w:bookmarkEnd w:id="1655"/>
      <w:r w:rsidR="009F594A" w:rsidRPr="00E457C1">
        <w:rPr>
          <w:noProof/>
          <w:lang w:val="en-US" w:eastAsia="en-US"/>
        </w:rPr>
        <w:t xml:space="preserve">have essentially remained unchanged versus CMIP5, and </w:t>
      </w:r>
      <w:r w:rsidR="00F541DC" w:rsidRPr="00E457C1">
        <w:rPr>
          <w:noProof/>
          <w:lang w:val="en-US" w:eastAsia="en-US"/>
        </w:rPr>
        <w:t xml:space="preserve">there is </w:t>
      </w:r>
      <w:r w:rsidR="009F594A" w:rsidRPr="00E457C1">
        <w:rPr>
          <w:noProof/>
          <w:lang w:val="en-US" w:eastAsia="en-US"/>
        </w:rPr>
        <w:t xml:space="preserve">only a small resolution dependence of this bias </w:t>
      </w:r>
      <w:r w:rsidR="009F594A">
        <w:fldChar w:fldCharType="begin" w:fldLock="1"/>
      </w:r>
      <w:r w:rsidR="00E719C0">
        <w:rPr>
          <w:noProof/>
          <w:lang w:val="en-US" w:eastAsia="en-US"/>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"plainTextFormattedCitation" : "(Priestley et al., 2020)", "previouslyFormattedCitation" : "(Priestley et al., 2020)" }, "properties" : { "noteIndex" : 0 }, "schema" : "https://github.com/citation-style-language/schema/raw/master/csl-citation.json" }</w:instrText>
      </w:r>
      <w:r w:rsidR="009F594A">
        <w:fldChar w:fldCharType="separate"/>
      </w:r>
      <w:r w:rsidR="00393F8C">
        <w:rPr>
          <w:noProof/>
          <w:lang w:val="en-US" w:eastAsia="en-US"/>
        </w:rPr>
        <w:t>(Priestley et al., 2020)</w:t>
      </w:r>
      <w:r w:rsidR="009F594A">
        <w:fldChar w:fldCharType="end"/>
      </w:r>
      <w:r w:rsidR="009F594A" w:rsidRPr="00E457C1">
        <w:rPr>
          <w:noProof/>
          <w:lang w:val="en-US" w:eastAsia="en-US"/>
        </w:rPr>
        <w:t>. During winter (</w:t>
      </w:r>
      <w:r w:rsidR="0071176B" w:rsidRPr="00E457C1">
        <w:rPr>
          <w:noProof/>
          <w:lang w:val="en-US" w:eastAsia="en-US"/>
        </w:rPr>
        <w:t>December to February</w:t>
      </w:r>
      <w:r w:rsidR="009F594A" w:rsidRPr="00E457C1">
        <w:rPr>
          <w:noProof/>
          <w:lang w:val="en-US" w:eastAsia="en-US"/>
        </w:rPr>
        <w:t xml:space="preserve">), both CMIP5 and CMIP6 models tend to place the North Pacific storm track too far equatorward </w:t>
      </w:r>
      <w:r w:rsidR="009F594A">
        <w:fldChar w:fldCharType="begin" w:fldLock="1"/>
      </w:r>
      <w:r w:rsidR="00110E10">
        <w:rPr>
          <w:noProof/>
          <w:lang w:val="en-US" w:eastAsia="en-US"/>
        </w:rPr>
        <w:instrText>ADDIN CSL_CITATION { "citationItems" : [ { "id" : "ITEM-1", "itemData" : { "DOI" : "10.3390/atmos9030079", "ISSN" : "2073-4433", "abstract" : "We examine the capability of thirteen Coupled Model Intercomparison\nProject (CMIP) phase 5 (CMIP5) models in simulating climatology and\ninterannual variability of Winter North Pacific Storm Track (WNPST). It\nis found that nearly half of the selected models can reproduce the\nspatial pattern of WNPST climatology. However, the strength and spatial\nvariation of WNPST climatology are weak in most of the models. Most\ndifferences among the models are in the northeast of the simulated\nmulti-model ensemble (MME) climatology, while it is more consistent in\nthe south. The MME can reflect not only the center position, but also\nthe strength and spatial distribution of interannual variation of the\nWNPST amplitude. Except for CNRM-CM5, the interannual standard\ndeviations of simulated WNPST strength and spatial variation in all\nother models are weak. ACCESS1-3 and CanESM2 have a better capability in\nsimulating the spatial modes of WNPST, while the simulated second and\nthird modes in some models are in opposite order with those in NCEP\n(National Centers for Environmental Prediction) reanalysis. Only five\nmodels and MME can capture ``midwinter suppression{''} feature in their\nsimulations. Compared with NCEP reanalysis, the winter longitude index\nis larger and latitude index is smaller in most of the models,\nindicating the simulated storm track is further east and south.\nCNRM-CM5, MME and CMCC-CM could be used to evaluate interannual\nvariation of strength index, longitude index and latitude index\nrespectively. Nevertheless, only INM-CM4 and CNRM-CM5 can simulate\nsouthward drift of WNPST.", "author" : [ { "dropping-particle" : "", "family" : "Yang", "given" : "Minghao", "non-dropping-particle" : "", "parse-names" : false, "suffix" : "" }, { "dropping-particle" : "", "family" : "Li", "given" : "Xin", "non-dropping-particle" : "", "parse-names" : false, "suffix" : "" }, { "dropping-particle" : "", "family" : "Zuo", "given" : "Ruiting", "non-dropping-particle" : "", "parse-names" : false, "suffix" : "" }, { "dropping-particle" : "", "family" : "Chen", "given" : "Xiong", "non-dropping-particle" : "", "parse-names" : false, "suffix" : "" }, { "dropping-particle" : "", "family" : "Wang", "given" : "Liqiong", "non-dropping-particle" : "", "parse-names" : false, "suffix" : "" } ], "container-title" : "ATMOSPHERE", "id" : "ITEM-1", "issue" : "3", "issued" : { "date-parts" : [ [ "2018", "3" ] ] }, "note" : "Some shortcomings in simulating the Western North Pacific Storm Track.", "publisher" : "MDPI", "publisher-place" : "ST ALBAN-ANLAGE 66, CH-4052 BASEL, SWITZERLAND", "title" : "Climatology and Interannual Variability of Winter North Pacific Storm Track in CMIP5 Models", "translator" : [ { "dropping-particle" : "", "family" : "J3629", "given" : "", "non-dropping-particle" : "", "parse-names" : false, "suffix" : "" } ], "type" : "article-journal", "volume" : "9" }, "uris" : [ "http://www.mendeley.com/documents/?uuid=ac7c2401-87f9-4eea-983e-661cabdc26e6" ] }, { "id" : "ITEM-2",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"ITEM-2",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"(Yang et al., 2018b; Priestley et al., 2020)", "manualFormatting" : "(M. Yang et al., 2018; Priestley et al., 2020)", "plainTextFormattedCitation" : "(Yang et al., 2018b; Priestley et al., 2020)", "previouslyFormattedCitation" : "(Yang et al., 2018b; Priestley et al., 2020)" }, "properties" : { "noteIndex" : 0 }, "schema" : "https://github.com/citation-style-language/schema/raw/master/csl-citation.json" }</w:instrText>
      </w:r>
      <w:r w:rsidR="009F594A">
        <w:fldChar w:fldCharType="separate"/>
      </w:r>
      <w:r w:rsidR="00393F8C">
        <w:rPr>
          <w:noProof/>
          <w:lang w:val="en-US" w:eastAsia="en-US"/>
        </w:rPr>
        <w:t>(M. Yang et al., 2018; Priestley et al., 2020)</w:t>
      </w:r>
      <w:r w:rsidR="009F594A">
        <w:fldChar w:fldCharType="end"/>
      </w:r>
      <w:r w:rsidR="009F594A" w:rsidRPr="00E457C1">
        <w:rPr>
          <w:noProof/>
          <w:lang w:val="en-US" w:eastAsia="en-US"/>
        </w:rPr>
        <w:t xml:space="preserve">, leading to an </w:t>
      </w:r>
      <w:r w:rsidR="009F594A" w:rsidRPr="00E457C1">
        <w:rPr>
          <w:noProof/>
          <w:lang w:val="en-US" w:eastAsia="en-US"/>
        </w:rPr>
        <w:lastRenderedPageBreak/>
        <w:t>overestimation of cyclones between 30</w:t>
      </w:r>
      <w:ins w:id="1656" w:author="Ian Blenkinsop" w:date="2021-07-13T12:00:00Z">
        <w:r w:rsidR="005B2F04" w:rsidRPr="00E457C1">
          <w:rPr>
            <w:noProof/>
            <w:lang w:val="en-US" w:eastAsia="en-US"/>
          </w:rPr>
          <w:t>°N</w:t>
        </w:r>
      </w:ins>
      <w:r w:rsidR="009F594A" w:rsidRPr="00E457C1">
        <w:rPr>
          <w:noProof/>
          <w:lang w:val="en-US" w:eastAsia="en-US"/>
        </w:rPr>
        <w:t xml:space="preserve"> and 40°N in the Pacific and an underestimation to the north of </w:t>
      </w:r>
      <w:r w:rsidR="00F541DC" w:rsidRPr="00E457C1">
        <w:rPr>
          <w:noProof/>
          <w:lang w:val="en-US" w:eastAsia="en-US"/>
        </w:rPr>
        <w:t>this</w:t>
      </w:r>
      <w:r w:rsidR="009F594A" w:rsidRPr="00E457C1">
        <w:rPr>
          <w:noProof/>
          <w:lang w:val="en-US" w:eastAsia="en-US"/>
        </w:rPr>
        <w:t xml:space="preserve">. Both low- and high-resolution models show this pattern, but low-resolution models generally simulate fewer cyclones throughout the North Pacific </w:t>
      </w:r>
      <w:r w:rsidR="009F594A">
        <w:fldChar w:fldCharType="begin" w:fldLock="1"/>
      </w:r>
      <w:r w:rsidR="00E719C0">
        <w:rPr>
          <w:noProof/>
          <w:lang w:val="en-US" w:eastAsia="en-US"/>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"plainTextFormattedCitation" : "(Priestley et al., 2020)", "previouslyFormattedCitation" : "(Priestley et al., 2020)" }, "properties" : { "noteIndex" : 0 }, "schema" : "https://github.com/citation-style-language/schema/raw/master/csl-citation.json" }</w:instrText>
      </w:r>
      <w:r w:rsidR="009F594A">
        <w:fldChar w:fldCharType="separate"/>
      </w:r>
      <w:r w:rsidR="00393F8C">
        <w:rPr>
          <w:noProof/>
          <w:lang w:val="en-US" w:eastAsia="en-US"/>
        </w:rPr>
        <w:t>(Priestley et al., 2020)</w:t>
      </w:r>
      <w:r w:rsidR="009F594A">
        <w:fldChar w:fldCharType="end"/>
      </w:r>
      <w:r w:rsidR="009F594A" w:rsidRPr="00E457C1">
        <w:rPr>
          <w:noProof/>
          <w:lang w:val="en-US" w:eastAsia="en-US"/>
        </w:rPr>
        <w:t xml:space="preserve">. </w:t>
      </w:r>
    </w:p>
    <w:p w14:paraId="302E5A45" w14:textId="77777777" w:rsidR="009F594A" w:rsidRPr="00E457C1" w:rsidRDefault="009F594A" w:rsidP="009F594A">
      <w:pPr>
        <w:pStyle w:val="AR6BodyText"/>
        <w:jc w:val="both"/>
        <w:rPr>
          <w:rFonts w:cs="Times New Roman"/>
          <w:noProof/>
          <w:lang w:val="en-US" w:eastAsia="en-US"/>
        </w:rPr>
      </w:pPr>
    </w:p>
    <w:p w14:paraId="7D49DE42" w14:textId="493113BD" w:rsidR="009F594A" w:rsidRPr="00E457C1" w:rsidRDefault="009F594A" w:rsidP="009F594A">
      <w:pPr>
        <w:pStyle w:val="AR6BodyText"/>
        <w:rPr>
          <w:noProof/>
          <w:lang w:val="en-US" w:eastAsia="en-US"/>
        </w:rPr>
      </w:pPr>
      <w:r w:rsidRPr="00E457C1">
        <w:rPr>
          <w:noProof/>
          <w:lang w:val="en-US" w:eastAsia="en-US"/>
        </w:rPr>
        <w:t xml:space="preserve">In winter, the North Atlantic storm track remains displaced to the south and east in many models </w:t>
      </w:r>
      <w:r>
        <w:rPr>
          <w:noProof/>
          <w:lang w:eastAsia="en-US"/>
        </w:rPr>
        <w:fldChar w:fldCharType="begin" w:fldLock="1"/>
      </w:r>
      <w:r w:rsidR="00726A12">
        <w:rPr>
          <w:noProof/>
          <w:lang w:val="en-US" w:eastAsia="en-US"/>
        </w:rPr>
        <w:instrText>ADDIN CSL_CITATION { "citationItems" : [ { "id" : "ITEM-1", "itemData" : { "DOI" : "10.1029/2020JD032701", "abstract" : "Abstract The representation of the Northern Hemisphere (NH) storm tracks and jet streams and their response to climate change have been evaluated in climate model simulations from Phases 3, 5, and 6 of the Coupled Model Intercomparison Project (CMIP3, CMIP5, and CMIP6, respectively). The spatial patterns of the multimodel biases in CMIP3, CMIP5, and CMIP6 are similar; however, the magnitudes of the biases in the CMIP6 models are substantially lower. For instance, the multimodel mean RMSE of the North Atlantic storm track for the CMIP6 models (as measured by time-filtered sea-level pressure variance) is over 50% smaller than that of the CMIP3 models in both winter and summer, and over 40% smaller for the North Pacific. The magnitude of the jet stream biases is also reduced in CMIP6, but by a lesser extent. Despite this improved representation of the current climate, the spatial patterns of the climate change response of the NH storm tracks and jet streams remain similar in the CMIP3, CMIP5, and CMIP6 models. The SSP2-4.5 scenario responses in the CMIP6 models are substantially larger than in the RCP4.5 CMIP5 models, which is consistent with the larger climate sensitivities of the CMIP6 models compared to CMIP5.",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"ITEM-1", "issue" : "23", "issued" : { "date-parts" : [ [ "2020" ] ] }, "note" : "From Duplicate 2 (The Response of the Northern Hemisphere Storm Tracks and Jet Streams to Climate Change in the CMIP3, CMIP5, and CMIP6 Climate Models - Harvey, B J; Cook, P; Shaffrey, L C; Schiemann, R)\n\ne2020JD032701 2020JD032701", "page" : "e2020JD032701", "title" : "The Response of the Northern Hemisphere Storm Tracks and Jet Streams to Climate Change in the CMIP3, CMIP5, and CMIP6 Climate Models", "translator" : [ { "dropping-particle" : "", "family" : "J3568", "given" : "", "non-dropping-particle" : "", "parse-names" : false, "suffix" : "" } ], "type" : "article-journal", "volume" : "125" }, "uris" : [ "http://www.mendeley.com/documents/?uuid=1355f585-d6ff-459e-a735-d1e6adb1be8a" ] } ], "mendeley" : { "formattedCitation" : "(Harvey et al., 2020)", "plainTextFormattedCitation" : "(Harvey et al., 2020)", "previouslyFormattedCitation" : "(Harvey et al., 2020)" }, "properties" : { "noteIndex" : 0 }, "schema" : "https://github.com/citation-style-language/schema/raw/master/csl-citation.json" }</w:instrText>
      </w:r>
      <w:r>
        <w:rPr>
          <w:noProof/>
          <w:lang w:eastAsia="en-US"/>
        </w:rPr>
        <w:fldChar w:fldCharType="separate"/>
      </w:r>
      <w:r w:rsidR="00393F8C">
        <w:rPr>
          <w:noProof/>
          <w:lang w:val="en-US" w:eastAsia="en-US"/>
        </w:rPr>
        <w:t>(Harvey et al., 2020)</w:t>
      </w:r>
      <w:r>
        <w:rPr>
          <w:noProof/>
          <w:lang w:eastAsia="en-US"/>
        </w:rPr>
        <w:fldChar w:fldCharType="end"/>
      </w:r>
      <w:r w:rsidRPr="00E457C1">
        <w:rPr>
          <w:noProof/>
          <w:lang w:val="en-US" w:eastAsia="en-US"/>
        </w:rPr>
        <w:t>, leading to underestimations of cyclone frequencies near the North American coast and overestimations in the eastern North Atlantic. Higher-resolution CMIP6 models perform slightly better in this regard than low-resolution models. In summer (</w:t>
      </w:r>
      <w:r w:rsidR="00C23404" w:rsidRPr="00E457C1">
        <w:rPr>
          <w:noProof/>
          <w:lang w:val="en-US" w:eastAsia="en-US"/>
        </w:rPr>
        <w:t>Ju</w:t>
      </w:r>
      <w:r w:rsidR="00653BA8" w:rsidRPr="00E457C1">
        <w:rPr>
          <w:noProof/>
          <w:lang w:val="en-US" w:eastAsia="en-US"/>
        </w:rPr>
        <w:t>ne</w:t>
      </w:r>
      <w:r w:rsidR="00C23404" w:rsidRPr="00E457C1">
        <w:rPr>
          <w:noProof/>
          <w:lang w:val="en-US" w:eastAsia="en-US"/>
        </w:rPr>
        <w:t xml:space="preserve"> to August</w:t>
      </w:r>
      <w:r w:rsidRPr="00E457C1">
        <w:rPr>
          <w:noProof/>
          <w:lang w:val="en-US" w:eastAsia="en-US"/>
        </w:rPr>
        <w:t xml:space="preserve">), cyclone frequencies throughout the extratropical North Atlantic, which were substantially underestimated in CMIP5, have improved in CMIP6 high-resolution models. In low-resolution CMIP6 models, the problem is essentially unchanged </w:t>
      </w:r>
      <w:r>
        <w:fldChar w:fldCharType="begin" w:fldLock="1"/>
      </w:r>
      <w:r w:rsidR="00E719C0">
        <w:rPr>
          <w:noProof/>
          <w:lang w:val="en-US" w:eastAsia="en-US"/>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"plainTextFormattedCitation" : "(Priestley et al., 2020)", "previouslyFormattedCitation" : "(Priestley et al., 2020)" }, "properties" : { "noteIndex" : 0 }, "schema" : "https://github.com/citation-style-language/schema/raw/master/csl-citation.json" }</w:instrText>
      </w:r>
      <w:r>
        <w:fldChar w:fldCharType="separate"/>
      </w:r>
      <w:r w:rsidR="00393F8C">
        <w:rPr>
          <w:noProof/>
          <w:lang w:val="en-US" w:eastAsia="en-US"/>
        </w:rPr>
        <w:t>(Priestley et al., 2020)</w:t>
      </w:r>
      <w:r>
        <w:fldChar w:fldCharType="end"/>
      </w:r>
      <w:r w:rsidRPr="00E457C1">
        <w:rPr>
          <w:noProof/>
          <w:lang w:val="en-US" w:eastAsia="en-US"/>
        </w:rPr>
        <w:t xml:space="preserve">; this is associated with generally underestimated variability of </w:t>
      </w:r>
      <w:r w:rsidR="00644016" w:rsidRPr="00E457C1">
        <w:rPr>
          <w:noProof/>
          <w:lang w:val="en-US" w:eastAsia="en-US"/>
        </w:rPr>
        <w:t xml:space="preserve">sea level pressure </w:t>
      </w:r>
      <w:r w:rsidRPr="00E457C1">
        <w:rPr>
          <w:noProof/>
          <w:lang w:val="en-US" w:eastAsia="en-US"/>
        </w:rPr>
        <w:t xml:space="preserve">in CMIP models </w:t>
      </w:r>
      <w:r>
        <w:rPr>
          <w:noProof/>
          <w:lang w:eastAsia="en-US"/>
        </w:rPr>
        <w:fldChar w:fldCharType="begin" w:fldLock="1"/>
      </w:r>
      <w:r w:rsidR="00726A12">
        <w:rPr>
          <w:noProof/>
          <w:lang w:val="en-US" w:eastAsia="en-US"/>
        </w:rPr>
        <w:instrText>ADDIN CSL_CITATION { "citationItems" : [ { "id" : "ITEM-1", "itemData" : { "DOI" : "10.1029/2020JD032701", "abstract" : "Abstract The representation of the Northern Hemisphere (NH) storm tracks and jet streams and their response to climate change have been evaluated in climate model simulations from Phases 3, 5, and 6 of the Coupled Model Intercomparison Project (CMIP3, CMIP5, and CMIP6, respectively). The spatial patterns of the multimodel biases in CMIP3, CMIP5, and CMIP6 are similar; however, the magnitudes of the biases in the CMIP6 models are substantially lower. For instance, the multimodel mean RMSE of the North Atlantic storm track for the CMIP6 models (as measured by time-filtered sea-level pressure variance) is over 50% smaller than that of the CMIP3 models in both winter and summer, and over 40% smaller for the North Pacific. The magnitude of the jet stream biases is also reduced in CMIP6, but by a lesser extent. Despite this improved representation of the current climate, the spatial patterns of the climate change response of the NH storm tracks and jet streams remain similar in the CMIP3, CMIP5, and CMIP6 models. The SSP2-4.5 scenario responses in the CMIP6 models are substantially larger than in the RCP4.5 CMIP5 models, which is consistent with the larger climate sensitivities of the CMIP6 models compared to CMIP5.",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"ITEM-1", "issue" : "23", "issued" : { "date-parts" : [ [ "2020" ] ] }, "note" : "From Duplicate 2 (The Response of the Northern Hemisphere Storm Tracks and Jet Streams to Climate Change in the CMIP3, CMIP5, and CMIP6 Climate Models - Harvey, B J; Cook, P; Shaffrey, L C; Schiemann, R)\n\ne2020JD032701 2020JD032701", "page" : "e2020JD032701", "title" : "The Response of the Northern Hemisphere Storm Tracks and Jet Streams to Climate Change in the CMIP3, CMIP5, and CMIP6 Climate Models", "translator" : [ { "dropping-particle" : "", "family" : "J3568", "given" : "", "non-dropping-particle" : "", "parse-names" : false, "suffix" : "" } ], "type" : "article-journal", "volume" : "125" }, "uris" : [ "http://www.mendeley.com/documents/?uuid=1355f585-d6ff-459e-a735-d1e6adb1be8a" ] } ], "mendeley" : { "formattedCitation" : "(Harvey et al., 2020)", "plainTextFormattedCitation" : "(Harvey et al., 2020)", "previouslyFormattedCitation" : "(Harvey et al., 2020)" }, "properties" : { "noteIndex" : 0 }, "schema" : "https://github.com/citation-style-language/schema/raw/master/csl-citation.json" }</w:instrText>
      </w:r>
      <w:r>
        <w:rPr>
          <w:noProof/>
          <w:lang w:eastAsia="en-US"/>
        </w:rPr>
        <w:fldChar w:fldCharType="separate"/>
      </w:r>
      <w:r w:rsidR="00393F8C">
        <w:rPr>
          <w:noProof/>
          <w:lang w:val="en-US" w:eastAsia="en-US"/>
        </w:rPr>
        <w:t>(Harvey et al., 2020)</w:t>
      </w:r>
      <w:r>
        <w:rPr>
          <w:noProof/>
          <w:lang w:eastAsia="en-US"/>
        </w:rPr>
        <w:fldChar w:fldCharType="end"/>
      </w:r>
      <w:r w:rsidRPr="00E457C1">
        <w:rPr>
          <w:noProof/>
          <w:lang w:val="en-US" w:eastAsia="en-US"/>
        </w:rPr>
        <w:t>.</w:t>
      </w:r>
    </w:p>
    <w:p w14:paraId="15E077F9" w14:textId="77777777" w:rsidR="009F594A" w:rsidRPr="00E457C1" w:rsidRDefault="009F594A" w:rsidP="009F594A">
      <w:pPr>
        <w:pStyle w:val="AR6BodyText"/>
        <w:jc w:val="both"/>
        <w:rPr>
          <w:rFonts w:cs="Times New Roman"/>
          <w:noProof/>
          <w:lang w:val="en-US" w:eastAsia="en-US"/>
        </w:rPr>
      </w:pPr>
    </w:p>
    <w:p w14:paraId="5F6757CF" w14:textId="3DB08D2C" w:rsidR="009F594A" w:rsidRPr="00E457C1" w:rsidRDefault="009F594A" w:rsidP="009F594A">
      <w:pPr>
        <w:pStyle w:val="AR6BodyText"/>
        <w:rPr>
          <w:noProof/>
          <w:lang w:val="en-US" w:eastAsia="en-US"/>
        </w:rPr>
      </w:pPr>
      <w:r w:rsidRPr="00E457C1">
        <w:rPr>
          <w:noProof/>
          <w:lang w:val="en-US" w:eastAsia="en-US"/>
        </w:rPr>
        <w:t xml:space="preserve">For the </w:t>
      </w:r>
      <w:r w:rsidR="009F59CD" w:rsidRPr="00E457C1">
        <w:rPr>
          <w:noProof/>
          <w:lang w:val="en-US" w:eastAsia="en-US"/>
        </w:rPr>
        <w:t>S</w:t>
      </w:r>
      <w:ins w:id="1657" w:author="Sara M Tuson" w:date="2021-06-27T20:56:00Z">
        <w:r w:rsidR="00D66169">
          <w:rPr>
            <w:noProof/>
            <w:lang w:val="en-US" w:eastAsia="en-US"/>
          </w:rPr>
          <w:t xml:space="preserve">outhern </w:t>
        </w:r>
      </w:ins>
      <w:r w:rsidR="009F59CD" w:rsidRPr="00E457C1">
        <w:rPr>
          <w:noProof/>
          <w:lang w:val="en-US" w:eastAsia="en-US"/>
        </w:rPr>
        <w:t>H</w:t>
      </w:r>
      <w:ins w:id="1658" w:author="Sara M Tuson" w:date="2021-06-27T20:56:00Z">
        <w:r w:rsidR="00D66169">
          <w:rPr>
            <w:noProof/>
            <w:lang w:val="en-US" w:eastAsia="en-US"/>
          </w:rPr>
          <w:t>emisphere</w:t>
        </w:r>
      </w:ins>
      <w:r w:rsidRPr="00E457C1">
        <w:rPr>
          <w:noProof/>
          <w:lang w:val="en-US" w:eastAsia="en-US"/>
        </w:rPr>
        <w:t xml:space="preserve"> (not considered in AR5), </w:t>
      </w:r>
      <w:r>
        <w:fldChar w:fldCharType="begin" w:fldLock="1"/>
      </w:r>
      <w:r w:rsidR="002D1890">
        <w:rPr>
          <w:noProof/>
          <w:lang w:val="en-US" w:eastAsia="en-US"/>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"manualFormatting" : "Priestley et al., (2020)", "plainTextFormattedCitation" : "(Priestley et al., 2020)", "previouslyFormattedCitation" : "(Priestley et al., 2020)" }, "properties" : { "noteIndex" : 0 }, "schema" : "https://github.com/citation-style-language/schema/raw/master/csl-citation.json" }</w:instrText>
      </w:r>
      <w:r>
        <w:fldChar w:fldCharType="separate"/>
      </w:r>
      <w:del w:id="1659" w:author="Ian Blenkinsop" w:date="2021-07-13T12:00:00Z">
        <w:r w:rsidR="00393F8C" w:rsidDel="005B2F04">
          <w:rPr>
            <w:noProof/>
            <w:lang w:val="en-US" w:eastAsia="en-US"/>
          </w:rPr>
          <w:delText>(</w:delText>
        </w:r>
      </w:del>
      <w:r w:rsidR="00393F8C">
        <w:rPr>
          <w:noProof/>
          <w:lang w:val="en-US" w:eastAsia="en-US"/>
        </w:rPr>
        <w:t xml:space="preserve">Priestley et al., </w:t>
      </w:r>
      <w:ins w:id="1660" w:author="Ian Blenkinsop" w:date="2021-07-13T12:01:00Z">
        <w:r w:rsidR="005B2F04">
          <w:rPr>
            <w:noProof/>
            <w:lang w:val="en-US" w:eastAsia="en-US"/>
          </w:rPr>
          <w:t>(</w:t>
        </w:r>
      </w:ins>
      <w:r w:rsidR="00393F8C">
        <w:rPr>
          <w:noProof/>
          <w:lang w:val="en-US" w:eastAsia="en-US"/>
        </w:rPr>
        <w:t>2020)</w:t>
      </w:r>
      <w:r>
        <w:fldChar w:fldCharType="end"/>
      </w:r>
      <w:r w:rsidRPr="00E457C1">
        <w:rPr>
          <w:noProof/>
          <w:lang w:val="en-US" w:eastAsia="en-US"/>
        </w:rPr>
        <w:t xml:space="preserve"> find considerable improvement in the placement of the Southern Ocean storm track during summer (</w:t>
      </w:r>
      <w:r w:rsidR="00560E30" w:rsidRPr="00E457C1">
        <w:rPr>
          <w:noProof/>
          <w:lang w:val="en-US" w:eastAsia="en-US"/>
        </w:rPr>
        <w:t>December to February</w:t>
      </w:r>
      <w:r w:rsidRPr="00E457C1">
        <w:rPr>
          <w:noProof/>
          <w:lang w:val="en-US" w:eastAsia="en-US"/>
        </w:rPr>
        <w:t xml:space="preserve">) in CMIP6 models versus CMIP5, consistent with a more realistic annual mean surface wind maximum latitude in CMIP6 than in CMIP5 </w:t>
      </w:r>
      <w:r>
        <w:rPr>
          <w:noProof/>
          <w:lang w:eastAsia="en-US"/>
        </w:rPr>
        <w:fldChar w:fldCharType="begin" w:fldLock="1"/>
      </w:r>
      <w:r w:rsidR="00E719C0">
        <w:rPr>
          <w:noProof/>
          <w:lang w:val="en-US" w:eastAsia="en-US"/>
        </w:rPr>
        <w:instrText>ADDIN CSL_CITATION { "citationItems" : [ { "id" : "ITEM-1", "itemData" : { "DOI" : "https://doi.org/10.1029/2020GL090849", "abstract" : "Abstract Changes to the Southern Hemisphere (SH) surface westerlies fundamentally control regional patterns of air temperature, storm tracks and precipitation, while also regulating ocean circulation, heat transport and carbon uptake. Wind-forced ocean perturbation experiments commonly apply idealized poleward wind shifts ranging between 0.5 \u2013 10 degrees of latitude, and wind intensification factors of between 10 \u2013 300%. In addition, changes in winds are often prescribed ad-hoc as a zonally uniform anomaly and can neglect important seasonal differences. Here we quantify historical and projected SH westerly wind changes based on examination of CMIP5, CMIP6 and reanalysis data. We find a significant reduction in the location bias in CMIP6 and an associated reduction in the projected poleward shift compared to CMIP5. Under a high emission scenario, we find a projected end of 21st Century ensemble mean wind increase of \u223c10% and a poleward shift of \u223c0.8\u00b0 latitude, although there are important seasonal and regional variations.", "author" : [ { "dropping-particle" : "", "family" : "Goyal", "given" : "Rishav", "non-dropping-particle" : "", "parse-names" : false, "suffix" : "" }, { "dropping-particle" : "Sen", "family" : "Gupta", "given" : "Alex", "non-dropping-particle" : "", "parse-names" : false, "suffix" : "" }, { "dropping-particle" : "", "family" : "Jucker", "given" : "Martin", "non-dropping-particle" : "", "parse-names" : false, "suffix" : "" }, { "dropping-particle" : "", "family" : "England", "given" : "Matthew H", "non-dropping-particle" : "", "parse-names" : false, "suffix" : "" } ], "container-title" : "Geophysical Research Letters", "id" : "ITEM-1", "issue" : "n/a", "issued" : { "date-parts" : [ [ "2021" ] ] }, "note" : "e2020GL090849 2020GL090849", "page" : "e2020GL090849", "title" : "Historical and projected changes in the Southern Hemisphere surface westerlies", "translator" : [ { "dropping-particle" : "", "family" : "J6936", "given" : "", "non-dropping-particle" : "", "parse-names" : false, "suffix" : "" } ], "type" : "article-journal", "volume" : "48" }, "uris" : [ "http://www.mendeley.com/documents/?uuid=4678e768-3fc2-4ccf-8086-b3ea87871f54", "http://www.mendeley.com/documents/?uuid=a026feb7-ce91-46aa-8471-237ec74db5f6" ] } ], "mendeley" : { "formattedCitation" : "(Goyal et al., 2021)", "plainTextFormattedCitation" : "(Goyal et al., 2021)", "previouslyFormattedCitation" : "(Goyal et al., 2021)" }, "properties" : { "noteIndex" : 0 }, "schema" : "https://github.com/citation-style-language/schema/raw/master/csl-citation.json" }</w:instrText>
      </w:r>
      <w:r>
        <w:rPr>
          <w:noProof/>
          <w:lang w:eastAsia="en-US"/>
        </w:rPr>
        <w:fldChar w:fldCharType="separate"/>
      </w:r>
      <w:r w:rsidR="00393F8C">
        <w:rPr>
          <w:noProof/>
          <w:lang w:val="en-US" w:eastAsia="en-US"/>
        </w:rPr>
        <w:t>(Goyal et al., 2021)</w:t>
      </w:r>
      <w:r>
        <w:rPr>
          <w:noProof/>
          <w:lang w:eastAsia="en-US"/>
        </w:rPr>
        <w:fldChar w:fldCharType="end"/>
      </w:r>
      <w:r w:rsidRPr="00E457C1">
        <w:rPr>
          <w:noProof/>
          <w:lang w:val="en-US" w:eastAsia="en-US"/>
        </w:rPr>
        <w:t>. Relative to CMIP5, both low- and high</w:t>
      </w:r>
      <w:ins w:id="1661" w:author="Sara M Tuson" w:date="2021-06-27T21:13:00Z">
        <w:r w:rsidR="00507ECC">
          <w:rPr>
            <w:noProof/>
            <w:lang w:val="en-US" w:eastAsia="en-US"/>
          </w:rPr>
          <w:t xml:space="preserve"> </w:t>
        </w:r>
      </w:ins>
      <w:del w:id="1662" w:author="Sara M Tuson" w:date="2021-06-27T21:13:00Z">
        <w:r w:rsidRPr="00E457C1" w:rsidDel="00507ECC">
          <w:rPr>
            <w:noProof/>
            <w:lang w:val="en-US" w:eastAsia="en-US"/>
          </w:rPr>
          <w:delText>-</w:delText>
        </w:r>
      </w:del>
      <w:r w:rsidRPr="00E457C1">
        <w:rPr>
          <w:noProof/>
          <w:lang w:val="en-US" w:eastAsia="en-US"/>
        </w:rPr>
        <w:t>resolution CMIP6 models have increased track densities south of about 55°S and decreases between about 40</w:t>
      </w:r>
      <w:ins w:id="1663" w:author="Sara M Tuson" w:date="2021-06-27T21:15:00Z">
        <w:r w:rsidR="001418D0" w:rsidRPr="00E457C1">
          <w:rPr>
            <w:noProof/>
            <w:lang w:val="en-US" w:eastAsia="en-US"/>
          </w:rPr>
          <w:t>°S</w:t>
        </w:r>
      </w:ins>
      <w:r w:rsidRPr="00E457C1">
        <w:rPr>
          <w:noProof/>
          <w:lang w:val="en-US" w:eastAsia="en-US"/>
        </w:rPr>
        <w:t xml:space="preserve"> and 55°S, in better agreement with observations than CMIP5 models </w:t>
      </w:r>
      <w:r w:rsidR="005A5655">
        <w:fldChar w:fldCharType="begin" w:fldLock="1"/>
      </w:r>
      <w:r w:rsidR="00E719C0">
        <w:rPr>
          <w:lang w:val="en-US"/>
        </w:rPr>
        <w:instrText>ADDIN CSL_CITATION { "citationItems" : [ { "id" : "ITEM-1", "itemData" : { "DOI" : "10.1175/JCLI-D-15-0754.1", "abstract" : " AbstractThis study is concerned with blocking events (BEs) in the Southern Hemisphere (SH), their past variability, and future projections. ERA-Interim (ERA-I) is used to compare the historical output from four general circulation models (GCMs) from phase 5 of the Coupled Model Intercomparison Project (CMIP5); the output of the representative concentration pathway 4.5 and 8.5 (RCP4.5 and RCP8.5) projections are also examined. ERA-I shows that the higher latitudes of the South Pacific Ocean (SPO) are the main blocking region, with blocking occurring predominantly in winter. The CMIP5 historical simulations also agree well with ERA-I for annual and seasonal BE locations and frequencies. A reduction in BEs is observed in the SPO in the 2071\u20132100 period in the RCP4.5 projections, and this is more pronounced for the RCP8.5 projections and occurs predominantly during the spring and summer seasons. Preliminary investigations imply that the southern annular mode (SAM) is negatively correlated with blocking activity in the SPO in all seasons in the reanalysis. This negative correlation is also observed in the GCM historical output. However, in the RCP projections this correlation is reduced in three of the four models during summer, suggesting that SAM may be less influential in summertime blocking in the future. ", "author" : [ { "dropping-particle" : "", "family" : "Parsons", "given" : "Simon", "non-dropping-particle" : "", "parse-names" : false, "suffix" : "" }, { "dropping-particle" : "", "family" : "Renwick", "given" : "James A", "non-dropping-particle" : "", "parse-names" : false, "suffix" : "" }, { "dropping-particle" : "", "family" : "McDonald", "given" : "Adrian J", "non-dropping-particle" : "", "parse-names" : false, "suffix" : "" } ], "container-title" : "Journal of Climate", "id" : "ITEM-1", "issue" : "21", "issued" : { "date-parts" : [ [ "2016" ] ] }, "page" : "7599-7611", "title" : "An Assessment of Future Southern Hemisphere Blocking Using CMIP5 Projections from Four GCMs", "translator" : [ { "dropping-particle" : "", "family" : "J3714", "given" : "", "non-dropping-particle" : "", "parse-names" : false, "suffix" : "" } ], "type" : "article-journal", "volume" : "29" }, "uris" : [ "http://www.mendeley.com/documents/?uuid=d8dc04a0-3365-4f4c-9703-826e2b58b8fb" ] }, { "id" : "ITEM-2", "itemData" : { "DOI" : "10.1029/2019GL083264", "abstract" : "Abstract Many general circulation models fail to capture the observed frequency of atmospheric blocking events in the Northern Hemisphere; however, few studies have examined models in the Southern Hemisphere and those studies that have, have often been based on only a few models. To provide a comprehensive view of how the current generation of coupled general circulation models performs in the Southern Hemisphere and how blocking frequency changes under enhanced greenhouse gas forcing, we examine the output of 23 models from the Coupled Model Intercomparison Project Phase 5 (CMIP5). We find that models have differing biases during winter, when blocking occurrence is highest, though models underestimate blocking frequency south of Australia during summer. We show that models generally have a reduction in blocking frequency with future anthropogenic forcing, particularly in the Australia-New Zealand sector with the number of winter blocked days reduced by about one third by the end of the 21st century.", "author" : [ { "dropping-particle" : "", "family" : "Patterson", "given" : "Matthew", "non-dropping-particle" : "", "parse-names" : false, "suffix" : "" }, { "dropping-particle" : "", "family" : "Bracegirdle", "given" : "Thomas", "non-dropping-particle" : "", "parse-names" : false, "suffix" : "" }, { "dropping-particle" : "", "family" : "Woollings", "given" : "Tim", "non-dropping-particle" : "", "parse-names" : false, "suffix" : "" } ], "container-title" : "Geophysical Research Letters", "id" : "ITEM-2", "issue" : "15", "issued" : { "date-parts" : [ [ "2019" ] ] }, "page" : "9281-9290", "title" : "Southern Hemisphere Atmospheric Blocking in CMIP5 and Future Changes in the Australia-New Zealand Sector", "translator" : [ { "dropping-particle" : "", "family" : "J5487", "given" : "", "non-dropping-particle" : "", "parse-names" : false, "suffix" : "" } ], "type" : "article-journal", "volume" : "46" }, "uris" : [ "http://www.mendeley.com/documents/?uuid=33f1009e-80d1-4a47-b31d-96bcf0f8df83" ] } ], "mendeley" : { "formattedCitation" : "(Parsons et al., 2016; Patterson et al., 2019)", "plainTextFormattedCitation" : "(Parsons et al., 2016; Patterson et al., 2019)", "previouslyFormattedCitation" : "(Parsons et al., 2016; Patterson et al., 2019)" }, "properties" : { "noteIndex" : 0 }, "schema" : "https://github.com/citation-style-language/schema/raw/master/csl-citation.json" }</w:instrText>
      </w:r>
      <w:r w:rsidR="005A5655">
        <w:fldChar w:fldCharType="separate"/>
      </w:r>
      <w:r w:rsidR="00393F8C">
        <w:rPr>
          <w:noProof/>
          <w:lang w:val="en-US"/>
        </w:rPr>
        <w:t>(Parsons et al., 2016; Patterson et al., 2019)</w:t>
      </w:r>
      <w:r w:rsidR="005A5655">
        <w:fldChar w:fldCharType="end"/>
      </w:r>
      <w:r w:rsidRPr="00EF3A70">
        <w:rPr>
          <w:noProof/>
          <w:lang w:val="en-CA" w:eastAsia="en-US"/>
        </w:rPr>
        <w:t>. CMIP5 models</w:t>
      </w:r>
      <w:r w:rsidR="00AD7B7E">
        <w:rPr>
          <w:noProof/>
          <w:lang w:val="en-CA" w:eastAsia="en-US"/>
        </w:rPr>
        <w:t xml:space="preserve"> and high-resolution CMIP6 models</w:t>
      </w:r>
      <w:r w:rsidRPr="00EF3A70">
        <w:rPr>
          <w:noProof/>
          <w:lang w:val="en-CA" w:eastAsia="en-US"/>
        </w:rPr>
        <w:t xml:space="preserve"> simulate a storm track that is positioned too far equatorward</w:t>
      </w:r>
      <w:r w:rsidR="00AD7B7E">
        <w:rPr>
          <w:noProof/>
          <w:lang w:val="en-CA" w:eastAsia="en-US"/>
        </w:rPr>
        <w:t>, although the bias is smaller in the high-resolution models</w:t>
      </w:r>
      <w:r w:rsidRPr="00EF3A70">
        <w:rPr>
          <w:noProof/>
          <w:lang w:val="en-CA" w:eastAsia="en-US"/>
        </w:rPr>
        <w:t>.</w:t>
      </w:r>
      <w:r w:rsidR="00AD7B7E">
        <w:rPr>
          <w:noProof/>
          <w:lang w:val="en-CA" w:eastAsia="en-US"/>
        </w:rPr>
        <w:t xml:space="preserve"> By contrast, the low-resolution CMIP6 models simulate </w:t>
      </w:r>
      <w:r w:rsidR="002D1DC3">
        <w:rPr>
          <w:noProof/>
          <w:lang w:val="en-CA" w:eastAsia="en-US"/>
        </w:rPr>
        <w:t xml:space="preserve">a </w:t>
      </w:r>
      <w:r w:rsidR="00AD7B7E">
        <w:rPr>
          <w:noProof/>
          <w:lang w:val="en-CA" w:eastAsia="en-US"/>
        </w:rPr>
        <w:t xml:space="preserve">storm track </w:t>
      </w:r>
      <w:r w:rsidR="004300BF">
        <w:rPr>
          <w:noProof/>
          <w:lang w:val="en-CA" w:eastAsia="en-US"/>
        </w:rPr>
        <w:t xml:space="preserve">that is </w:t>
      </w:r>
      <w:r w:rsidR="00AD7B7E">
        <w:rPr>
          <w:noProof/>
          <w:lang w:val="en-CA" w:eastAsia="en-US"/>
        </w:rPr>
        <w:t>slightly too far poleward on aver</w:t>
      </w:r>
      <w:r w:rsidR="00ED72C4">
        <w:rPr>
          <w:noProof/>
          <w:lang w:val="en-CA" w:eastAsia="en-US"/>
        </w:rPr>
        <w:t>a</w:t>
      </w:r>
      <w:r w:rsidR="00AD7B7E">
        <w:rPr>
          <w:noProof/>
          <w:lang w:val="en-CA" w:eastAsia="en-US"/>
        </w:rPr>
        <w:t xml:space="preserve">ge </w:t>
      </w:r>
      <w:r w:rsidR="00F27F91">
        <w:fldChar w:fldCharType="begin" w:fldLock="1"/>
      </w:r>
      <w:r w:rsidR="00E719C0">
        <w:rPr>
          <w:noProof/>
          <w:lang w:val="en-US" w:eastAsia="en-US"/>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"plainTextFormattedCitation" : "(Priestley et al., 2020)", "previouslyFormattedCitation" : "(Priestley et al., 2020)" }, "properties" : { "noteIndex" : 0 }, "schema" : "https://github.com/citation-style-language/schema/raw/master/csl-citation.json" }</w:instrText>
      </w:r>
      <w:r w:rsidR="00F27F91">
        <w:fldChar w:fldCharType="separate"/>
      </w:r>
      <w:r w:rsidR="00393F8C">
        <w:rPr>
          <w:noProof/>
          <w:lang w:val="en-US" w:eastAsia="en-US"/>
        </w:rPr>
        <w:t>(Priestley et al., 2020)</w:t>
      </w:r>
      <w:r w:rsidR="00F27F91">
        <w:fldChar w:fldCharType="end"/>
      </w:r>
      <w:r w:rsidR="00AD7B7E">
        <w:rPr>
          <w:noProof/>
          <w:lang w:val="en-CA" w:eastAsia="en-US"/>
        </w:rPr>
        <w:t>.</w:t>
      </w:r>
      <w:r w:rsidRPr="00EF3A70">
        <w:rPr>
          <w:noProof/>
          <w:lang w:val="en-CA" w:eastAsia="en-US"/>
        </w:rPr>
        <w:t xml:space="preserve"> </w:t>
      </w:r>
      <w:r w:rsidRPr="00E457C1">
        <w:rPr>
          <w:noProof/>
          <w:lang w:val="en-US" w:eastAsia="en-US"/>
        </w:rPr>
        <w:t>In winter (</w:t>
      </w:r>
      <w:r w:rsidR="000B51F2" w:rsidRPr="00E457C1">
        <w:rPr>
          <w:noProof/>
          <w:lang w:val="en-US" w:eastAsia="en-US"/>
        </w:rPr>
        <w:t>Ju</w:t>
      </w:r>
      <w:r w:rsidR="00653BA8" w:rsidRPr="00E457C1">
        <w:rPr>
          <w:noProof/>
          <w:lang w:val="en-US" w:eastAsia="en-US"/>
        </w:rPr>
        <w:t>ne</w:t>
      </w:r>
      <w:r w:rsidR="000B51F2" w:rsidRPr="00E457C1">
        <w:rPr>
          <w:noProof/>
          <w:lang w:val="en-US" w:eastAsia="en-US"/>
        </w:rPr>
        <w:t xml:space="preserve"> to August</w:t>
      </w:r>
      <w:r w:rsidRPr="00E457C1">
        <w:rPr>
          <w:noProof/>
          <w:lang w:val="en-US" w:eastAsia="en-US"/>
        </w:rPr>
        <w:t>), the biases found in CMIP5 are only slightly improved on in CMIP6, with models continuing to underestimate the broad maximum cyclone track density in the south-eastern Indian Ocean and overestimat</w:t>
      </w:r>
      <w:r w:rsidR="00AD7B7E" w:rsidRPr="00E457C1">
        <w:rPr>
          <w:noProof/>
          <w:lang w:val="en-US" w:eastAsia="en-US"/>
        </w:rPr>
        <w:t>e</w:t>
      </w:r>
      <w:r w:rsidRPr="00E457C1">
        <w:rPr>
          <w:noProof/>
          <w:lang w:val="en-US" w:eastAsia="en-US"/>
        </w:rPr>
        <w:t xml:space="preserve"> the minimum in the south-western South Pacific</w:t>
      </w:r>
      <w:r w:rsidR="00AD7B7E" w:rsidRPr="00E457C1">
        <w:rPr>
          <w:noProof/>
          <w:lang w:val="en-US" w:eastAsia="en-US"/>
        </w:rPr>
        <w:t xml:space="preserve"> </w:t>
      </w:r>
      <w:r w:rsidR="00F27F91">
        <w:fldChar w:fldCharType="begin" w:fldLock="1"/>
      </w:r>
      <w:r w:rsidR="00E719C0">
        <w:rPr>
          <w:noProof/>
          <w:lang w:val="en-US" w:eastAsia="en-US"/>
        </w:rPr>
        <w:instrText>ADDIN CSL_CITATION { "citationItems" : [ { "id" : "ITEM-1", "itemData" : { "DOI" : "10.1175/JCLI-D-19-0928.1", "ISSN" : "0894-8755", "abstract" : "The representation of the winter and summer extratropical storm tracks in both hemispheres is evaluated in detail for the available models in phase 6 of the Coupled Model intercomparison Project (CMIP6). The state of the storm tracks from 1979 to 2014 is compared to that in ERA5 using a Lagrangian objective cyclone tracking algorithm. It is found that the main biases present in the previous generation of models (CMIP5) still persist, albeit to a lesser extent. The equatorward bias around the SH is much reduced and there appears to be some improvement in mean biases with the higher-resolution models, such as the zonal tilt of the North Atlantic storm track. Low-resolution models have a tendency to underestimate the frequency of high-intensity cyclones with all models simulating a peak intensity that is too low for cyclones in the SH. Explosively developing cyclones are underestimated across all ocean basins and in both hemispheres. In particular the models struggle to capture the rapid deepening required for these cyclones. For all measures, the CMIP6 models exhibit an overall improvement compared to the previous generation of CMIP5 models. In the NH most improvements can be attributed to increased horizontal resolution, whereas in the SH the impact of resolution is less apparent and any improvements are likely a result of improved model physics.", "author" : [ { "dropping-particle" : "", "family" : "Priestley", "given" : "Matthew D. K.", "non-dropping-particle" : "", "parse-names" : false, "suffix" : "" }, { "dropping-particle" : "", "family" : "Ackerley", "given" : "Duncan", "non-dropping-particle" : "", "parse-names" : false, "suffix" : "" }, { "dropping-particle" : "", "family" : "Catto", "given" : "Jennifer L.", "non-dropping-particle" : "", "parse-names" : false, "suffix" : "" }, { "dropping-particle" : "", "family" : "Hodges", "given" : "Kevin I.", "non-dropping-particle" : "", "parse-names" : false, "suffix" : "" }, { "dropping-particle" : "", "family" : "McDonald", "given" : "Ruth E.", "non-dropping-particle" : "", "parse-names" : false, "suffix" : "" }, { "dropping-particle" : "", "family" : "Lee", "given" : "Robert W.", "non-dropping-particle" : "", "parse-names" : false, "suffix" : "" } ], "container-title" : "Journal of Climate", "id" : "ITEM-1", "issue" : "15", "issued" : { "date-parts" : [ [ "2020", "8", "1" ] ] }, "page" : "6315-6343", "title" : "An Overview of the Extratropical Storm Tracks in CMIP6 Historical Simulations", "translator" : [ { "dropping-particle" : "", "family" : "J7018", "given" : "", "non-dropping-particle" : "", "parse-names" : false, "suffix" : "" } ], "type" : "article-journal", "volume" : "33" }, "uris" : [ "http://www.mendeley.com/documents/?uuid=d1a302c2-6b16-4152-afa7-940b1c8fdf1b" ] } ], "mendeley" : { "formattedCitation" : "(Priestley et al., 2020)", "plainTextFormattedCitation" : "(Priestley et al., 2020)", "previouslyFormattedCitation" : "(Priestley et al., 2020)" }, "properties" : { "noteIndex" : 0 }, "schema" : "https://github.com/citation-style-language/schema/raw/master/csl-citation.json" }</w:instrText>
      </w:r>
      <w:r w:rsidR="00F27F91">
        <w:fldChar w:fldCharType="separate"/>
      </w:r>
      <w:r w:rsidR="00393F8C">
        <w:rPr>
          <w:noProof/>
          <w:lang w:val="en-US" w:eastAsia="en-US"/>
        </w:rPr>
        <w:t>(Priestley et al., 2020)</w:t>
      </w:r>
      <w:r w:rsidR="00F27F91">
        <w:fldChar w:fldCharType="end"/>
      </w:r>
      <w:r w:rsidR="00F27F91">
        <w:rPr>
          <w:rStyle w:val="CommentReference"/>
          <w:rFonts w:asciiTheme="minorHAnsi" w:eastAsiaTheme="minorHAnsi" w:hAnsiTheme="minorHAnsi"/>
          <w:lang w:val="en-CA" w:eastAsia="en-US"/>
        </w:rPr>
        <w:t>.</w:t>
      </w:r>
    </w:p>
    <w:p w14:paraId="1AA07D90" w14:textId="64C9DE35" w:rsidR="009F594A" w:rsidRPr="00E457C1" w:rsidRDefault="009F594A" w:rsidP="009F594A">
      <w:pPr>
        <w:pStyle w:val="AR6BodyText"/>
        <w:rPr>
          <w:noProof/>
          <w:lang w:val="en-US" w:eastAsia="en-US"/>
        </w:rPr>
      </w:pPr>
    </w:p>
    <w:p w14:paraId="01DCD375" w14:textId="7D17EBED" w:rsidR="00A93B6D" w:rsidRPr="00E457C1" w:rsidRDefault="00A93B6D" w:rsidP="00A93B6D">
      <w:pPr>
        <w:pStyle w:val="AR6BodyText"/>
        <w:rPr>
          <w:noProof/>
          <w:lang w:val="en-US" w:eastAsia="en-US"/>
        </w:rPr>
      </w:pPr>
      <w:r w:rsidRPr="00DD5D7B">
        <w:rPr>
          <w:noProof/>
          <w:lang w:val="en-CA" w:eastAsia="en-US"/>
        </w:rPr>
        <w:t xml:space="preserve">There is only one contiguous blocking region in the </w:t>
      </w:r>
      <w:del w:id="1664" w:author="Sara M Tuson" w:date="2021-06-27T21:04:00Z">
        <w:r w:rsidR="007251E3" w:rsidDel="00D66169">
          <w:rPr>
            <w:noProof/>
            <w:lang w:val="en-CA" w:eastAsia="en-US"/>
          </w:rPr>
          <w:delText>SH</w:delText>
        </w:r>
      </w:del>
      <w:ins w:id="1665" w:author="Sara M Tuson" w:date="2021-06-27T21:04:00Z">
        <w:r w:rsidR="00D66169">
          <w:rPr>
            <w:noProof/>
            <w:lang w:val="en-CA" w:eastAsia="en-US"/>
          </w:rPr>
          <w:t>Southern Hemisphere</w:t>
        </w:r>
      </w:ins>
      <w:r w:rsidRPr="00DD5D7B">
        <w:rPr>
          <w:noProof/>
          <w:lang w:val="en-CA" w:eastAsia="en-US"/>
        </w:rPr>
        <w:t>, with the blocking frequency maximizing in the South Pacific and minimizing in the southern Indian Ocean regions</w:t>
      </w:r>
      <w:r>
        <w:rPr>
          <w:noProof/>
          <w:lang w:val="en-CA" w:eastAsia="en-US"/>
        </w:rPr>
        <w:t xml:space="preserve"> </w:t>
      </w:r>
      <w:r w:rsidRPr="005A5655">
        <w:fldChar w:fldCharType="begin" w:fldLock="1"/>
      </w:r>
      <w:r w:rsidR="00E719C0">
        <w:rPr>
          <w:noProof/>
          <w:lang w:val="en-CA" w:eastAsia="en-US"/>
        </w:rPr>
        <w:instrText>ADDIN CSL_CITATION { "citationItems" : [ { "id" : "ITEM-1", "itemData" : { "DOI" : "10.1175/JCLI-D-15-0754.1", "abstract" : " AbstractThis study is concerned with blocking events (BEs) in the Southern Hemisphere (SH), their past variability, and future projections. ERA-Interim (ERA-I) is used to compare the historical output from four general circulation models (GCMs) from phase 5 of the Coupled Model Intercomparison Project (CMIP5); the output of the representative concentration pathway 4.5 and 8.5 (RCP4.5 and RCP8.5) projections are also examined. ERA-I shows that the higher latitudes of the South Pacific Ocean (SPO) are the main blocking region, with blocking occurring predominantly in winter. The CMIP5 historical simulations also agree well with ERA-I for annual and seasonal BE locations and frequencies. A reduction in BEs is observed in the SPO in the 2071\u20132100 period in the RCP4.5 projections, and this is more pronounced for the RCP8.5 projections and occurs predominantly during the spring and summer seasons. Preliminary investigations imply that the southern annular mode (SAM) is negatively correlated with blocking activity in the SPO in all seasons in the reanalysis. This negative correlation is also observed in the GCM historical output. However, in the RCP projections this correlation is reduced in three of the four models during summer, suggesting that SAM may be less influential in summertime blocking in the future. ", "author" : [ { "dropping-particle" : "", "family" : "Parsons", "given" : "Simon", "non-dropping-particle" : "", "parse-names" : false, "suffix" : "" }, { "dropping-particle" : "", "family" : "Renwick", "given" : "James A", "non-dropping-particle" : "", "parse-names" : false, "suffix" : "" }, { "dropping-particle" : "", "family" : "McDonald", "given" : "Adrian J", "non-dropping-particle" : "", "parse-names" : false, "suffix" : "" } ], "container-title" : "Journal of Climate", "id" : "ITEM-1", "issue" : "21", "issued" : { "date-parts" : [ [ "2016" ] ] }, "page" : "7599-7611", "title" : "An Assessment of Future Southern Hemisphere Blocking Using CMIP5 Projections from Four GCMs", "translator" : [ { "dropping-particle" : "", "family" : "J3714", "given" : "", "non-dropping-particle" : "", "parse-names" : false, "suffix" : "" } ], "type" : "article-journal", "volume" : "29" }, "uris" : [ "http://www.mendeley.com/documents/?uuid=d8dc04a0-3365-4f4c-9703-826e2b58b8fb" ] }, { "id" : "ITEM-2", "itemData" : { "DOI" : "10.1029/2019GL083264", "abstract" : "Abstract Many general circulation models fail to capture the observed frequency of atmospheric blocking events in the Northern Hemisphere; however, few studies have examined models in the Southern Hemisphere and those studies that have, have often been based on only a few models. To provide a comprehensive view of how the current generation of coupled general circulation models performs in the Southern Hemisphere and how blocking frequency changes under enhanced greenhouse gas forcing, we examine the output of 23 models from the Coupled Model Intercomparison Project Phase 5 (CMIP5). We find that models have differing biases during winter, when blocking occurrence is highest, though models underestimate blocking frequency south of Australia during summer. We show that models generally have a reduction in blocking frequency with future anthropogenic forcing, particularly in the Australia-New Zealand sector with the number of winter blocked days reduced by about one third by the end of the 21st century.", "author" : [ { "dropping-particle" : "", "family" : "Patterson", "given" : "Matthew", "non-dropping-particle" : "", "parse-names" : false, "suffix" : "" }, { "dropping-particle" : "", "family" : "Bracegirdle", "given" : "Thomas", "non-dropping-particle" : "", "parse-names" : false, "suffix" : "" }, { "dropping-particle" : "", "family" : "Woollings", "given" : "Tim", "non-dropping-particle" : "", "parse-names" : false, "suffix" : "" } ], "container-title" : "Geophysical Research Letters", "id" : "ITEM-2", "issue" : "15", "issued" : { "date-parts" : [ [ "2019" ] ] }, "page" : "9281-9290", "title" : "Southern Hemisphere Atmospheric Blocking in CMIP5 and Future Changes in the Australia-New Zealand Sector", "translator" : [ { "dropping-particle" : "", "family" : "J5487", "given" : "", "non-dropping-particle" : "", "parse-names" : false, "suffix" : "" } ], "type" : "article-journal", "volume" : "46" }, "uris" : [ "http://www.mendeley.com/documents/?uuid=33f1009e-80d1-4a47-b31d-96bcf0f8df83" ] } ], "mendeley" : { "formattedCitation" : "(Parsons et al., 2016; Patterson et al., 2019)", "plainTextFormattedCitation" : "(Parsons et al., 2016; Patterson et al., 2019)", "previouslyFormattedCitation" : "(Parsons et al., 2016; Patterson et al., 2019)" }, "properties" : { "noteIndex" : 0 }, "schema" : "https://github.com/citation-style-language/schema/raw/master/csl-citation.json" }</w:instrText>
      </w:r>
      <w:r w:rsidRPr="005A5655">
        <w:fldChar w:fldCharType="separate"/>
      </w:r>
      <w:r w:rsidR="00393F8C">
        <w:rPr>
          <w:noProof/>
          <w:lang w:val="en-CA" w:eastAsia="en-US"/>
        </w:rPr>
        <w:t>(Parsons et al., 2016; Patterson et al., 2019)</w:t>
      </w:r>
      <w:r w:rsidRPr="005A5655">
        <w:fldChar w:fldCharType="end"/>
      </w:r>
      <w:r w:rsidRPr="005A5655">
        <w:rPr>
          <w:noProof/>
          <w:lang w:val="en-CA" w:eastAsia="en-US"/>
        </w:rPr>
        <w:t>.</w:t>
      </w:r>
      <w:r w:rsidRPr="00DD5D7B">
        <w:rPr>
          <w:noProof/>
          <w:lang w:val="en-CA" w:eastAsia="en-US"/>
        </w:rPr>
        <w:t xml:space="preserve"> </w:t>
      </w:r>
      <w:r w:rsidRPr="00E457C1">
        <w:rPr>
          <w:noProof/>
          <w:lang w:val="en-US" w:eastAsia="en-US"/>
        </w:rPr>
        <w:t xml:space="preserve">CMIP5 simulations agree relatively well with ERA-Interim in this region regarding the distribution of blocking events </w:t>
      </w:r>
      <w:r>
        <w:fldChar w:fldCharType="begin" w:fldLock="1"/>
      </w:r>
      <w:r w:rsidR="00E719C0">
        <w:rPr>
          <w:noProof/>
          <w:lang w:val="en-US" w:eastAsia="en-US"/>
        </w:rPr>
        <w:instrText>ADDIN CSL_CITATION { "citationItems" : [ { "id" : "ITEM-1", "itemData" : { "DOI" : "10.1175/JCLI-D-15-0754.1", "abstract" : " AbstractThis study is concerned with blocking events (BEs) in the Southern Hemisphere (SH), their past variability, and future projections. ERA-Interim (ERA-I) is used to compare the historical output from four general circulation models (GCMs) from phase 5 of the Coupled Model Intercomparison Project (CMIP5); the output of the representative concentration pathway 4.5 and 8.5 (RCP4.5 and RCP8.5) projections are also examined. ERA-I shows that the higher latitudes of the South Pacific Ocean (SPO) are the main blocking region, with blocking occurring predominantly in winter. The CMIP5 historical simulations also agree well with ERA-I for annual and seasonal BE locations and frequencies. A reduction in BEs is observed in the SPO in the 2071\u20132100 period in the RCP4.5 projections, and this is more pronounced for the RCP8.5 projections and occurs predominantly during the spring and summer seasons. Preliminary investigations imply that the southern annular mode (SAM) is negatively correlated with blocking activity in the SPO in all seasons in the reanalysis. This negative correlation is also observed in the GCM historical output. However, in the RCP projections this correlation is reduced in three of the four models during summer, suggesting that SAM may be less influential in summertime blocking in the future. ", "author" : [ { "dropping-particle" : "", "family" : "Parsons", "given" : "Simon", "non-dropping-particle" : "", "parse-names" : false, "suffix" : "" }, { "dropping-particle" : "", "family" : "Renwick", "given" : "James A", "non-dropping-particle" : "", "parse-names" : false, "suffix" : "" }, { "dropping-particle" : "", "family" : "McDonald", "given" : "Adrian J", "non-dropping-particle" : "", "parse-names" : false, "suffix" : "" } ], "container-title" : "Journal of Climate", "id" : "ITEM-1", "issue" : "21", "issued" : { "date-parts" : [ [ "2016" ] ] }, "page" : "7599-7611", "title" : "An Assessment of Future Southern Hemisphere Blocking Using CMIP5 Projections from Four GCMs", "translator" : [ { "dropping-particle" : "", "family" : "J3714", "given" : "", "non-dropping-particle" : "", "parse-names" : false, "suffix" : "" } ], "type" : "article-journal", "volume" : "29" }, "uris" : [ "http://www.mendeley.com/documents/?uuid=d8dc04a0-3365-4f4c-9703-826e2b58b8fb" ] } ], "mendeley" : { "formattedCitation" : "(Parsons et al., 2016)", "manualFormatting" : "(Parsons et al., 2016)", "plainTextFormattedCitation" : "(Parsons et al., 2016)", "previouslyFormattedCitation" : "(Parsons et al., 2016)" }, "properties" : { "noteIndex" : 0 }, "schema" : "https://github.com/citation-style-language/schema/raw/master/csl-citation.json" }</w:instrText>
      </w:r>
      <w:r>
        <w:fldChar w:fldCharType="separate"/>
      </w:r>
      <w:r w:rsidR="00393F8C">
        <w:rPr>
          <w:noProof/>
          <w:lang w:val="en-US" w:eastAsia="en-US"/>
        </w:rPr>
        <w:t>(Parsons et al., 2016)</w:t>
      </w:r>
      <w:r>
        <w:fldChar w:fldCharType="end"/>
      </w:r>
      <w:r w:rsidRPr="00E457C1">
        <w:rPr>
          <w:noProof/>
          <w:lang w:val="en-US" w:eastAsia="en-US"/>
        </w:rPr>
        <w:t xml:space="preserve">. Individual models exhibit considerable biases in the blocking frequency; however only in austral summer do </w:t>
      </w:r>
      <w:r w:rsidRPr="0028455D">
        <w:fldChar w:fldCharType="begin" w:fldLock="1"/>
      </w:r>
      <w:r w:rsidR="00E719C0">
        <w:rPr>
          <w:noProof/>
          <w:lang w:val="en-US" w:eastAsia="en-US"/>
        </w:rPr>
        <w:instrText>ADDIN CSL_CITATION { "citationItems" : [ { "id" : "ITEM-1", "itemData" : { "DOI" : "10.1029/2019GL083264", "abstract" : "Abstract Many general circulation models fail to capture the observed frequency of atmospheric blocking events in the Northern Hemisphere; however, few studies have examined models in the Southern Hemisphere and those studies that have, have often been based on only a few models. To provide a comprehensive view of how the current generation of coupled general circulation models performs in the Southern Hemisphere and how blocking frequency changes under enhanced greenhouse gas forcing, we examine the output of 23 models from the Coupled Model Intercomparison Project Phase 5 (CMIP5). We find that models have differing biases during winter, when blocking occurrence is highest, though models underestimate blocking frequency south of Australia during summer. We show that models generally have a reduction in blocking frequency with future anthropogenic forcing, particularly in the Australia-New Zealand sector with the number of winter blocked days reduced by about one third by the end of the 21st century.", "author" : [ { "dropping-particle" : "", "family" : "Patterson", "given" : "Matthew", "non-dropping-particle" : "", "parse-names" : false, "suffix" : "" }, { "dropping-particle" : "", "family" : "Bracegirdle", "given" : "Thomas", "non-dropping-particle" : "", "parse-names" : false, "suffix" : "" }, { "dropping-particle" : "", "family" : "Woollings", "given" : "Tim", "non-dropping-particle" : "", "parse-names" : false, "suffix" : "" } ], "container-title" : "Geophysical Research Letters", "id" : "ITEM-1", "issue" : "15", "issued" : { "date-parts" : [ [ "2019" ] ] }, "page" : "9281-9290", "title" : "Southern Hemisphere Atmospheric Blocking in CMIP5 and Future Changes in the Australia-New Zealand Sector", "translator" : [ { "dropping-particle" : "", "family" : "J5487", "given" : "", "non-dropping-particle" : "", "parse-names" : false, "suffix" : "" } ], "type" : "article-journal", "volume" : "46" }, "uris" : [ "http://www.mendeley.com/documents/?uuid=33f1009e-80d1-4a47-b31d-96bcf0f8df83" ] } ], "mendeley" : { "formattedCitation" : "(Patterson et al., 2019)", "manualFormatting" : "Patterson et al. (2019)", "plainTextFormattedCitation" : "(Patterson et al., 2019)", "previouslyFormattedCitation" : "(Patterson et al., 2019)" }, "properties" : { "noteIndex" : 0 }, "schema" : "https://github.com/citation-style-language/schema/raw/master/csl-citation.json" }</w:instrText>
      </w:r>
      <w:r w:rsidRPr="0028455D">
        <w:fldChar w:fldCharType="separate"/>
      </w:r>
      <w:r w:rsidR="00393F8C">
        <w:rPr>
          <w:noProof/>
          <w:lang w:val="en-US" w:eastAsia="en-US"/>
        </w:rPr>
        <w:t>Patterson et al. (2019)</w:t>
      </w:r>
      <w:r w:rsidRPr="0028455D">
        <w:fldChar w:fldCharType="end"/>
      </w:r>
      <w:r w:rsidRPr="00E457C1">
        <w:rPr>
          <w:noProof/>
          <w:lang w:val="en-US" w:eastAsia="en-US"/>
        </w:rPr>
        <w:t xml:space="preserve"> find a systematic, multi-model underestimation of the blocking frequency in and around the Tasman Sea. The blocking frequency is anticorrelated with the amplitude of the SAM. Ozone depletion, through stratosphere-troposphere coupling, may have caused an increase in the blocking frequency in the South Atlantic sector </w:t>
      </w:r>
      <w:r>
        <w:fldChar w:fldCharType="begin" w:fldLock="1"/>
      </w:r>
      <w:r w:rsidR="00E719C0">
        <w:rPr>
          <w:noProof/>
          <w:lang w:val="en-US" w:eastAsia="en-US"/>
        </w:rPr>
        <w:instrText>ADDIN CSL_CITATION { "citationItems" : [ { "id" : "ITEM-1", "itemData" : { "DOI" : "10.1002/2016JD025033", "ISSN" : "2169897X", "abstract" : "Abstract We investigate the influence of ozone depletion and recovery on tropospheric blocking in the Southern Hemisphere. Blocking events are identified using a persistent positive anomaly method applied to 500 hPa geopotential height. Using the National Institute for Water and Atmospheric Research-United Kingdom Chemistry and Aerosols chemistry-climate model, we compare reference runs that include forcing due to greenhouse gases (GHGs) and ozone-depleting substances to sensitivity simulations in which ozone-depleting substances are fixed at their 1960 abundances and other sensitivity simulations with GHGs fixed at their 1960 abundances. Blocking events in the South Atlantic are shown to follow stratospheric positive anomalies in the Southern Annular Mode (SAM) index; this is not the case for South Pacific blocking events. This relationship means that summer ozone depletion, and corresponding positive SAM anomalies, leads to an increased frequency of blocking in the South Atlantic while having little effect in the South Pacific. Similarly, ozone recovery, having the opposite effect on the SAM, leads to a decline in blocking frequency in the South Atlantic, although this may be somewhat counteracted by the effect of increasing GHGs.", "author" : [ { "dropping-particle" : "", "family" : "Dennison", "given" : "Fraser W", "non-dropping-particle" : "", "parse-names" : false, "suffix" : "" }, { "dropping-particle" : "", "family" : "McDonald", "given" : "Adrian", "non-dropping-particle" : "", "parse-names" : false, "suffix" : "" }, { "dropping-particle" : "", "family" : "Morgenstern", "given" : "Olaf", "non-dropping-particle" : "", "parse-names" : false, "suffix" : "" } ], "container-title" : "Journal of Geophysical Research: Atmospheres", "id" : "ITEM-1", "issue" : "24", "issued" : { "date-parts" : [ [ "2016", "12", "27" ] ] }, "page" : "14,358-14,371", "title" : "The influence of ozone forcing on blocking in the Southern Hemisphere", "translator" : [ { "dropping-particle" : "", "family" : "J3711", "given" : "", "non-dropping-particle" : "", "parse-names" : false, "suffix" : "" } ], "type" : "article-journal", "volume" : "121" }, "uris" : [ "http://www.mendeley.com/documents/?uuid=256592c4-d225-47d0-9787-720854e7636d" ] } ], "mendeley" : { "formattedCitation" : "(Dennison et al., 2016)", "plainTextFormattedCitation" : "(Dennison et al., 2016)", "previouslyFormattedCitation" : "(Dennison et al., 2016)" }, "properties" : { "noteIndex" : 0 }, "schema" : "https://github.com/citation-style-language/schema/raw/master/csl-citation.json" }</w:instrText>
      </w:r>
      <w:r>
        <w:fldChar w:fldCharType="separate"/>
      </w:r>
      <w:r w:rsidR="00393F8C">
        <w:rPr>
          <w:noProof/>
          <w:lang w:val="en-US" w:eastAsia="en-US"/>
        </w:rPr>
        <w:t>(Dennison et al., 2016)</w:t>
      </w:r>
      <w:r>
        <w:fldChar w:fldCharType="end"/>
      </w:r>
      <w:r w:rsidRPr="00E457C1">
        <w:rPr>
          <w:noProof/>
          <w:lang w:val="en-US" w:eastAsia="en-US"/>
        </w:rPr>
        <w:t xml:space="preserve">; this finding requires confirmation using a multi-model approach. </w:t>
      </w:r>
    </w:p>
    <w:p w14:paraId="277048F6" w14:textId="07411594" w:rsidR="00A93B6D" w:rsidRPr="00E457C1" w:rsidRDefault="00A93B6D" w:rsidP="009F594A">
      <w:pPr>
        <w:pStyle w:val="AR6BodyText"/>
        <w:rPr>
          <w:noProof/>
          <w:lang w:val="en-US" w:eastAsia="en-US"/>
        </w:rPr>
      </w:pPr>
    </w:p>
    <w:p w14:paraId="19FDBD3B" w14:textId="3C74AF12" w:rsidR="009F594A" w:rsidRPr="00E457C1" w:rsidRDefault="009F594A" w:rsidP="009F594A">
      <w:pPr>
        <w:pStyle w:val="AR6BodyText"/>
        <w:rPr>
          <w:noProof/>
          <w:lang w:val="en-US" w:eastAsia="en-US"/>
        </w:rPr>
      </w:pPr>
      <w:r w:rsidRPr="00E457C1">
        <w:rPr>
          <w:noProof/>
          <w:lang w:val="en-US" w:eastAsia="en-US"/>
        </w:rPr>
        <w:t xml:space="preserve">In addition to inadequate resolution, blocking and storm track biases in both hemispheres also result from mean state biases, in particular, biases related to the parameterization of orographic effects and to the misrepresentation of the Gulf Stream SST front </w:t>
      </w:r>
      <w:r w:rsidR="005A5655">
        <w:fldChar w:fldCharType="begin" w:fldLock="1"/>
      </w:r>
      <w:r w:rsidR="002D1890">
        <w:rPr>
          <w:lang w:val="en-US"/>
        </w:rPr>
        <w:instrText>ADDIN CSL_CITATION { "citationItems" : [ { "id" : "ITEM-1", "itemData" : { "DOI" : "10.1002/jgrd.50231", "abstract" : "Blocking of the tropospheric jet stream during Northern Hemisphere winter (December-January-February) is examined in a multi-model ensemble of coupled atmosphere-ocean general circulation models (GCMs) obtained from the Coupled Model Intercomparison Project Phase 5 (CMIP5). The CMIP5 models exhibit large biases in blocking frequency and related biases in tropospheric jet latitude, similar to earlier generations of GCMs. Underestimated blocking at high latitudes, especially over Europe, is common. In general, model biases decrease as model resolution increases. Increased blocking frequency at high latitudes in both the Atlantic and Pacific basins, as well as more realistic variability of Atlantic jet latitude, are associated with increased vertical resolution in the mid-troposphere to lowermost stratosphere. Finer horizontal resolution is associated with higher blocking frequency at all latitudes in the Atlantic basin but appears to have no systematic impact on blocking near Greenland or in the Pacific basin. Results from the CMIP5 analysis are corroborated by additional controlled experiments using selected GCMs.", "author" : [ { "dropping-particle" : "", "family" : "Anstey", "given" : "James A", "non-dropping-particle" : "", "parse-names" : false, "suffix" : "" }, { "dropping-particle" : "", "family" : "Davini", "given" : "Paolo", "non-dropping-particle" : "", "parse-names" : false, "suffix" : "" }, { "dropping-particle" : "", "family" : "Gray", "given" : "Lesley J", "non-dropping-particle" : "", "parse-names" : false, "suffix" : "" }, { "dropping-particle" : "", "family" : "Woollings", "given" : "Tim J", "non-dropping-particle" : "", "parse-names" : false, "suffix" : "" }, { "dropping-particle" : "", "family" : "Butchart", "given" : "Neal", "non-dropping-particle" : "", "parse-names" : false, "suffix" : "" }, { "dropping-particle" : "", "family" : "Cagnazzo", "given" : "Chiara", "non-dropping-particle" : "", "parse-names" : false, "suffix" : "" }, { "dropping-particle" : "", "family" : "Christiansen", "given" : "Bo", "non-dropping-particle" : "", "parse-names" : false, "suffix" : "" }, { "dropping-particle" : "", "family" : "Hardiman", "given" : "Steven C", "non-dropping-particle" : "", "parse-names" : false, "suffix" : "" }, { "dropping-particle" : "", "family" : "Osprey", "given" : "Scott M", "non-dropping-particle" : "", "parse-names" : false, "suffix" : "" }, { "dropping-particle" : "", "family" : "Yang", "given" : "Shuting", "non-dropping-particle" : "", "parse-names" : false, "suffix" : "" } ], "container-title" : "Journal of Geophysical Research: Atmospheres", "id" : "ITEM-1", "issue" : "10", "issued" : { "date-parts" : [ [ "2013" ] ] }, "page" : "3956-3971", "title" : "Multi-model analysis of Northern Hemisphere winter blocking: Model biases and the role of resolution", "translator" : [ { "dropping-particle" : "", "family" : "J6772", "given" : "", "non-dropping-particle" : "", "parse-names" : false, "suffix" : "" } ], "type" : "article-journal", "volume" : "118" }, "uris" : [ "http://www.mendeley.com/documents/?uuid=3d3f038b-c46e-4687-876b-a5eaa9822aaa", "http://www.mendeley.com/documents/?uuid=fdaa466e-764a-4dc5-97f4-188e2fad011e" ] }, { "id" : "ITEM-2", "itemData" : { "DOI" : "10.1002/asl2.412", "abstract" : "Abstract An underestimate of atmospheric blocking occurrence is a well-known limitation of many climate models. This article presents an analysis of Northern Hemisphere winter blocking in an atmospheric model with increased horizontal resolution. European blocking frequency increases with model resolution, and this results from an improvement in the atmospheric patterns of variability as well as a simple improvement in the mean state. There is some evidence that the transient eddy momentum forcing of European blocks is increased at high resolution, which could account for this. However, it is also shown that the increase in resolution of the orography is needed to realise the improvement in blocking, consistent with the increase in height of the Rocky Mountains acting to increase the tilt of the Atlantic jet stream and giving higher mean geopotential heights over northern Europe. Blocking frequencies in the Pacific sector are also increased with atmospheric resolution, but in this case the improvement in orography actually leads to a decrease in blocking Copyright \u00a9 2012 Royal Meteorological Society and British Crown copyright, Met Office.", "author" : [ { "dropping-particle" : "", "family" : "Berckmans", "given" : "Julie", "non-dropping-particle" : "", "parse-names" : false, "suffix" : "" }, { "dropping-particle" : "", "family" : "Woollings", "given" : "Tim", "non-dropping-particle" : "", "parse-names" : false, "suffix" : "" }, { "dropping-particle" : "", "family" : "Demory", "given" : "Marie-Estelle", "non-dropping-particle" : "", "parse-names" : false, "suffix" : "" }, { "dropping-particle" : "", "family" : "Vidale", "given" : "Pier-Luigi", "non-dropping-particle" : "", "parse-names" : false, "suffix" : "" }, { "dropping-particle" : "", "family" : "Roberts", "given" : "Malcolm", "non-dropping-particle" : "", "parse-names" : false, "suffix" : "" } ], "container-title" : "Atmospheric Science Letters", "id" : "ITEM-2", "issue" : "1", "issued" : { "date-parts" : [ [ "2013" ] ] }, "page" : "34-40", "title" : "Atmospheric blocking in a high resolution climate model: influences of mean state, orography and eddy forcing", "translator" : [ { "dropping-particle" : "", "family" : "J6771", "given" : "", "non-dropping-particle" : "", "parse-names" : false, "suffix" : "" } ], "type" : "article-journal", "volume" : "14" }, "uris" : [ "http://www.mendeley.com/documents/?uuid=956da311-5fe1-463a-9280-cda6eb7e4da2", "http://www.mendeley.com/documents/?uuid=81da14a1-1398-42d6-a430-2da8812fa058" ] }, { "id" : "ITEM-3", "itemData" : { "DOI" : "10.1007/s00382-015-2919-0", "ISSN" : "1432-0894", "abstract" : "Wintertime blocking is responsible for extended periods of anomalously cold and dry weather over Europe. In this study, the influence of the Gulf Stream sea surface temperature (SST) front on wintertime European blocking is investigated using a reanalysis dataset and a pair of atmospheric general circulation model (AGCM) simulations. The AGCM is forced with realistic and smoothed Gulf Stream SST, and blocking frequency over Europe is found to depend crucially on the Gulf Stream SST front. In the absence of the sharp SST gradient European blocking is significantly reduced and occurs further downstream. The Gulf Stream is found to significantly influence the surface temperature anomalies during blocking periods and the occurrence of associated cold spells. In particular the cold spell peak, located in central Europe, disappears in the absence of the Gulf Stream SST front. The nature of the Gulf Stream influence on European blocking development is then investigated using composite analysis. The presence of the Gulf Stream SST front is important in capturing the observed quasi-stationary development of European blocking. The development is characterised by increased lower-tropospheric meridional eddy heat transport in the Gulf Stream region and increased eddy kinetic energy at upper-levels, which acts to reinforce the quasi-stationary jet. When the Gulf Stream SST is smoothed the storm track activity is weaker, the development is less consistent and European blocking occurs less frequently.", "author" : [ { "dropping-particle" : "", "family" : "O\u2019Reilly", "given" : "Christopher H", "non-dropping-particle" : "", "parse-names" : false, "suffix" : "" }, { "dropping-particle" : "", "family" : "Minobe", "given" : "Shoshiro", "non-dropping-particle" : "", "parse-names" : false, "suffix" : "" }, { "dropping-particle" : "", "family" : "Kuwano-Yoshida", "given" : "Akira", "non-dropping-particle" : "", "parse-names" : false, "suffix" : "" } ], "container-title" : "Climate Dynamics", "id" : "ITEM-3", "issue" : "5", "issued" : { "date-parts" : [ [ "2016" ] ] }, "page" : "1545-1567", "title" : "The influence of the Gulf Stream on wintertime European blocking", "translator" : [ { "dropping-particle" : "", "family" : "J6773", "given" : "", "non-dropping-particle" : "", "parse-names" : false, "suffix" : "" } ], "type" : "article-journal", "volume" : "47" }, "uris" : [ "http://www.mendeley.com/documents/?uuid=10fa6b0f-ae3c-43dd-aa02-f18cb7d75752", "http://www.mendeley.com/documents/?uuid=0697b8ce-8eb7-4475-bb6b-ae39aed31935" ] }, { "id" : "ITEM-4", "itemData" : { "DOI" : "10.1002/2016GL069551", "abstract" : "Abstract State-of-the art climate models generally struggle to represent important features of the large-scale circulation. Common model deficiencies include an equatorward bias in the location of the midlatitude westerlies and an overly zonal orientation of the North Atlantic storm track. Orography is known to strongly affect the atmospheric circulation and is notoriously difficult to represent in coarse-resolution climate models. Yet how the representation of orography affects circulation biases in current climate models is not understood. Here we show that the effects of switching off the parameterization of drag from low-level orographic blocking in one climate model resemble the biases of the Coupled Model Intercomparison Project Phase 5 ensemble: An overly zonal wintertime North Atlantic storm track and less European blocking events, and an equatorward shift in the Southern Hemispheric jet and increase in the Southern Annular Mode time scale. This suggests that typical circulation biases in coarse-resolution climate models may be alleviated by improved parameterizations of low-level drag.", "author" : [ { "dropping-particle" : "", "family" : "Pithan", "given" : "Felix", "non-dropping-particle" : "", "parse-names" : false, "suffix" : "" }, { "dropping-particle" : "", "family" : "Shepherd", "given" : "Theodore G", "non-dropping-particle" : "", "parse-names" : false, "suffix" : "" }, { "dropping-particle" : "", "family" : "Zappa", "given" : "Giuseppe", "non-dropping-particle" : "", "parse-names" : false, "suffix" : "" }, { "dropping-particle" : "", "family" : "Sandu", "given" : "Irina", "non-dropping-particle" : "", "parse-names" : false, "suffix" : "" } ], "container-title" : "Geophysical Research Letters", "id" : "ITEM-4", "issue" : "13", "issued" : { "date-parts" : [ [ "2016" ] ] }, "page" : "7231-7240", "title" : "Climate model biases in jet streams, blocking and storm tracks resulting from missing orographic drag", "translator" : [ { "dropping-particle" : "", "family" : "J6776", "given" : "", "non-dropping-particle" : "", "parse-names" : false, "suffix" : "" } ], "type" : "article-journal", "volume" : "43" }, "uris" : [ "http://www.mendeley.com/documents/?uuid=5c95435a-7dcc-4149-a735-efe75c860910", "http://www.mendeley.com/documents/?uuid=d761e738-1051-4dce-81f1-23811508e5b1" ] }, { "id" : "ITEM-5", "itemData" : { "DOI" : "10.1175/JCLI-D-16-0100.1", "abstract" : " AbstractThe aim of this study is to investigate if the representation of Northern Hemisphere blocking is sensitive to resolution in current-generation atmospheric global circulation models (AGCMs). An evaluation is conducted of how well atmospheric blocking is represented in four AGCMs whose horizontal resolution is increased from a grid spacing of more than 100 km to about 25 km. It is shown that Euro-Atlantic blocking is simulated overall more credibly at higher resolution (i.e., in better agreement with a 50-yr reference blocking climatology created from the reanalyses ERA-40 and ERA-Interim). The improvement seen with resolution depends on the season and to some extent on the model considered. Euro-Atlantic blocking is simulated more realistically at higher resolution in winter, spring, and autumn, and robustly so across the model ensemble. The improvement in spring is larger than that in winter and autumn. Summer blocking is found to be better simulated at higher resolution by one model only, with little change seen in the other three models. The representation of Pacific blocking is not found to systematically depend on resolution. Despite the improvements seen with resolution, the 25-km models still exhibit large biases in Euro-Atlantic blocking. For example, three of the four 25-km models underestimate winter northern European blocking frequency by about one-third. The resolution sensitivity and biases in the simulated blocking are shown to be in part associated with the mean-state biases in the models\u2019 midlatitude circulation. ", "author" : [ { "dropping-particle" : "", "family" : "Schiemann", "given" : "Reinhard", "non-dropping-particle" : "", "parse-names" : false, "suffix" : "" }, { "dropping-particle" : "", "family" : "Demory", "given" : "Marie-Estelle", "non-dropping-particle" : "", "parse-names" : false, "suffix" : "" }, { "dropping-particle" : "", "family" : "Shaffrey", "given" : "Len C", "non-dropping-particle" : "", "parse-names" : false, "suffix" : "" }, { "dropping-particle" : "", "family" : "Strachan", "given" : "Jane", "non-dropping-particle" : "", "parse-names" : false, "suffix" : "" }, { "dropping-particle" : "", "family" : "Vidale", "given" : "Pier Luigi", "non-dropping-particle" : "", "parse-names" : false, "suffix" : "" }, { "dropping-particle" : "", "family" : "Mizielinski", "given" : "Matthew S", "non-dropping-particle" : "", "parse-names" : false, "suffix" : "" }, { "dropping-particle" : "", "family" : "Roberts", "given" : "Malcolm J", "non-dropping-particle" : "", "parse-names" : false, "suffix" : "" }, { "dropping-particle" : "", "family" : "Matsueda", "given" : "Mio", "non-dropping-particle" : "", "parse-names" : false, "suffix" : "" }, { "dropping-particle" : "", "family" : "Wehner", "given" : "Michael F", "non-dropping-particle" : "", "parse-names" : false, "suffix" : "" }, { "dropping-particle" : "", "family" : "Jung", "given" : "Thomas", "non-dropping-particle" : "", "parse-names" : false, "suffix" : "" } ], "container-title" : "Journal of Climate", "id" : "ITEM-5", "issue" : "1", "issued" : { "date-parts" : [ [ "2017" ] ] }, "page" : "337-358", "title" : "The Resolution Sensitivity of Northern Hemisphere Blocking in Four 25-km Atmospheric Global Circulation Models", "translator" : [ { "dropping-particle" : "", "family" : "J5501", "given" : "", "non-dropping-particle" : "", "parse-names" : false, "suffix" : "" } ], "type" : "article-journal", "volume" : "30" }, "uris" : [ "http://www.mendeley.com/documents/?uuid=2a9242e0-0f6e-4bdc-973a-f46709e2c33e" ] }, { "id" : "ITEM-6", "itemData" : { "DOI" : "10.1175/JCLI-D-16-0242.1", "ISSN" : "0894-8755", "abstract" : "The correct simulation of midlatitude atmospheric blocking has always been a main concern since the earliest days of numerical modeling of Earth's atmosphere. To this day blocking represents a considerable source of error for general circulation models from both a numerical weather prediction and a climate perspective. In the present work, 20 years of global climate model (GCM) developments are analyzed from the special point of view of Northern Hemisphere atmospheric blocking simulation. Making use of a series of equivalent metrics, three generations of GCMs are compared. This encompasses a total of 95 climate models, many of which are different-successive-versions of the same model. Results from model intercomparison projects AMIP1 (1992), CMIP3 (2007), and CMIP5 (2012) are taken into consideration. Although large improvements are seen over the Pacific Ocean, only minor advancements have been achieved over the Euro-Atlantic sector. Some of the most recent GCMs still exhibit the same negative bias as 20 years ago in this region, associated with large geopotential height systematic errors. Some individual models, nevertheless, have improved and do show good performances in both sectors. Negligible differences emerge among ocean-coupled or atmosphere-only simulations, suggesting weak relevance of sea surface temperature biases. Conversely, increased horizontal resolution seems to be able to alleviate the Euro-Atlantic blocking bias.", "author" : [ { "dropping-particle" : "", "family" : "Davini", "given" : "Paolo", "non-dropping-particle" : "", "parse-names" : false, "suffix" : "" }, { "dropping-particle" : "", "family" : "D'Andrea", "given" : "Fabio", "non-dropping-particle" : "", "parse-names" : false, "suffix" : "" } ], "container-title" : "Journal of Climate", "id" : "ITEM-6", "issue" : "24"</w:instrText>
      </w:r>
      <w:r w:rsidR="002D1890" w:rsidRPr="00BB05B7">
        <w:rPr>
          <w:rPrChange w:id="1666" w:author="Clotilde Pean" w:date="2021-09-13T13:15:00Z">
            <w:rPr>
              <w:lang w:val="en-US"/>
            </w:rPr>
          </w:rPrChange>
        </w:rPr>
        <w:instrText>, "issued" : { "date-parts" : [ [ "2016", "12" ] ] }, "page" : "8823-8840", "publisher" : "AMER METEOROLOGICAL SOC", "publisher-place" : "45 BEACON ST, BOSTON, MA 02108-3693 USA, BOSTON, MA 02108-3693 USA", "title" : "Northern Hemisphere Atmospheric Blocking Representation in Global Climate Models: Twenty Years of Improvements?", "translator" : [ { "dropping-particle" : "", "family" : "J3720", "given" : "", "non-dropping-particle" : "", "parse-names" : false, "suffix" : "" } ], "type" : "article-journal", "volume" : "29" }, "uris" : [ "http://www.mendeley.com/documents/?uuid=d4e8e73e-9265-4d8e-9a1a-a75102fc63cc" ] } ], "mendeley" : { "formattedCitation" : "(Anstey et al., 2013; Berckmans et al., 2013; Davini and D\u2019Andrea, 2016; O\u2019Reilly et al., 2016b; Pithan et al., 2016; Schiemann et al., 2017)", "manualFormatting" : "(Anstey et al., 2013; Berckmans et al., 2013; Davini and D\u2019Andrea, 2016; O\u2019Reilly et al., 2016a; Pithan et al., 2016; Schiemann et al., 2017)", "plainTextFormattedCitation" : "(Anstey et al., 2013; Berckmans et al., 2013; Davini and D\u2019Andrea, 2016; O\u2019Reilly et al., 2016b; Pithan et al., 2016; Schiemann et al., 2017)", "previouslyFormattedCitation" : "(Anstey et al., 2013; Berckmans et al., 2013; Davini and D\u2019Andrea, 2016; O\u2019Reilly et al., 2016b; Pithan et al., 2016; Schiemann et al., 2017)" }, "properties" : { "noteIndex" : 0 }, "schema" : "https://github.com/citation-style-language/schema/raw/master/csl-citation.json" }</w:instrText>
      </w:r>
      <w:r w:rsidR="005A5655">
        <w:fldChar w:fldCharType="separate"/>
      </w:r>
      <w:r w:rsidR="00393F8C">
        <w:rPr>
          <w:noProof/>
          <w:lang w:val="fr-CA"/>
        </w:rPr>
        <w:t>(Anstey et al., 2013; Berckmans et al., 2013; Davini and D’Andrea, 2016; O’Reilly et al., 2016a; Pithan et al., 2016; Schiemann et al., 2017)</w:t>
      </w:r>
      <w:r w:rsidR="005A5655">
        <w:fldChar w:fldCharType="end"/>
      </w:r>
      <w:r w:rsidRPr="00EF3A70">
        <w:rPr>
          <w:noProof/>
          <w:lang w:val="fr-CA" w:eastAsia="en-US"/>
        </w:rPr>
        <w:t xml:space="preserve">. </w:t>
      </w:r>
      <w:r w:rsidRPr="00E457C1">
        <w:rPr>
          <w:noProof/>
          <w:lang w:val="en-US" w:eastAsia="en-US"/>
        </w:rPr>
        <w:t xml:space="preserve">Overall SST biases have been suggested to have only a weak relevance to blocking </w:t>
      </w:r>
      <w:r>
        <w:fldChar w:fldCharType="begin" w:fldLock="1"/>
      </w:r>
      <w:r w:rsidR="00C65749">
        <w:rPr>
          <w:noProof/>
          <w:lang w:val="en-US" w:eastAsia="en-US"/>
        </w:rPr>
        <w:instrText>ADDIN CSL_CITATION { "citationItems" : [ { "id" : "ITEM-1", "itemData" : { "DOI" : "10.1175/JCLI-D-16-0242.1", "ISSN" : "0894-8755", "abstract" : "The correct simulation of midlatitude atmospheric blocking has always been a main concern since the earliest days of numerical modeling of Earth's atmosphere. To this day blocking represents a considerable source of error for general circulation models from both a numerical weather prediction and a climate perspective. In the present work, 20 years of global climate model (GCM) developments are analyzed from the special point of view of Northern Hemisphere atmospheric blocking simulation. Making use of a series of equivalent metrics, three generations of GCMs are compared. This encompasses a total of 95 climate models, many of which are different-successive-versions of the same model. Results from model intercomparison projects AMIP1 (1992), CMIP3 (2007), and CMIP5 (2012) are taken into consideration. Although large improvements are seen over the Pacific Ocean, only minor advancements have been achieved over the Euro-Atlantic sector. Some of the most recent GCMs still exhibit the same negative bias as 20 years ago in this region, associated with large geopotential height systematic errors. Some individual models, nevertheless, have improved and do show good performances in both sectors. Negligible differences emerge among ocean-coupled or atmosphere-only simulations, suggesting weak relevance of sea surface temperature biases. Conversely, increased horizontal resolution seems to be able to alleviate the Euro-Atlantic blocking bias.", "author" : [ { "dropping-particle" : "", "family" : "Davini", "given" : "Paolo", "non-dropping-particle" : "", "parse-names" : false, "suffix" : "" }, { "dropping-particle" : "", "family" : "D'Andrea", "given" : "Fabio", "non-dropping-particle" : "", "parse-names" : false, "suffix" : "" } ], "container-title" : "Journal of Climate", "id" : "ITEM-1", "issue" : "24", "issued" : { "date-parts" : [ [ "2016", "12" ] ] }, "page" : "8823-8840", "publisher" : "AMER METEOROLOGICAL SOC", "publisher-place" : "45 BEACON ST, BOSTON, MA 02108-3693 USA, BOSTON, MA 02108-3693 USA", "title" : "Northern Hemisphere Atmospheric Blocking Representation in Global Climate Models: Twenty Years of Improvements?", "translator" : [ { "dropping-particle" : "", "family" : "J3720", "given" : "", "non-dropping-particle" : "", "parse-names" : false, "suffix" : "" } ], "type" : "article-journal", "volume" : "29" }, "uris" : [ "http://www.mendeley.com/documents/?uuid=d4e8e73e-9265-4d8e-9a1a-a75102fc63cc" ] } ], "mendeley" : { "formattedCitation" : "(Davini and D\u2019Andrea, 2016)", "plainTextFormattedCitation" : "(Davini and D\u2019Andrea, 2016)", "previouslyFormattedCitation" : "(Davini and D\u2019Andrea, 2016)" }, "properties" : { "noteIndex" : 0 }, "schema" : "https://github.com/citation-style-language/schema/raw/master/csl-citation.json" }</w:instrText>
      </w:r>
      <w:r>
        <w:fldChar w:fldCharType="separate"/>
      </w:r>
      <w:r w:rsidR="00393F8C">
        <w:rPr>
          <w:noProof/>
          <w:lang w:val="en-US" w:eastAsia="en-US"/>
        </w:rPr>
        <w:t>(Davini and D’Andrea, 2016)</w:t>
      </w:r>
      <w:r>
        <w:fldChar w:fldCharType="end"/>
      </w:r>
      <w:r w:rsidRPr="00E457C1">
        <w:rPr>
          <w:noProof/>
          <w:lang w:val="en-US" w:eastAsia="en-US"/>
        </w:rPr>
        <w:t>.</w:t>
      </w:r>
    </w:p>
    <w:p w14:paraId="36513196" w14:textId="77777777" w:rsidR="009F594A" w:rsidRPr="00E457C1" w:rsidRDefault="009F594A" w:rsidP="009F594A">
      <w:pPr>
        <w:pStyle w:val="AR6BodyText"/>
        <w:jc w:val="both"/>
        <w:rPr>
          <w:rFonts w:cs="Times New Roman"/>
          <w:noProof/>
          <w:lang w:val="en-US" w:eastAsia="en-US"/>
        </w:rPr>
      </w:pPr>
    </w:p>
    <w:p w14:paraId="63E82753" w14:textId="0ADF1338" w:rsidR="009F594A" w:rsidRPr="00E457C1" w:rsidRDefault="009A0B7D" w:rsidP="009F594A">
      <w:pPr>
        <w:pStyle w:val="AR6BodyText"/>
        <w:rPr>
          <w:lang w:val="en-US" w:eastAsia="en-US"/>
        </w:rPr>
      </w:pPr>
      <w:r w:rsidRPr="00E457C1">
        <w:rPr>
          <w:noProof/>
          <w:lang w:val="en-US" w:eastAsia="en-US"/>
        </w:rPr>
        <w:t>Section 2.3.1.4.3 assess</w:t>
      </w:r>
      <w:r w:rsidR="007251E3" w:rsidRPr="00E457C1">
        <w:rPr>
          <w:noProof/>
          <w:lang w:val="en-US" w:eastAsia="en-US"/>
        </w:rPr>
        <w:t>es</w:t>
      </w:r>
      <w:r w:rsidRPr="00E457C1">
        <w:rPr>
          <w:noProof/>
          <w:lang w:val="en-US" w:eastAsia="en-US"/>
        </w:rPr>
        <w:t xml:space="preserve"> that </w:t>
      </w:r>
      <w:r w:rsidRPr="00E457C1">
        <w:rPr>
          <w:rFonts w:eastAsia="DengXian"/>
          <w:lang w:val="en-US" w:eastAsia="en-US"/>
        </w:rPr>
        <w:t xml:space="preserve">the total number of extratropical cyclones has </w:t>
      </w:r>
      <w:r w:rsidRPr="00E457C1">
        <w:rPr>
          <w:rFonts w:eastAsia="DengXian"/>
          <w:i/>
          <w:lang w:val="en-US" w:eastAsia="en-US"/>
        </w:rPr>
        <w:t>likely</w:t>
      </w:r>
      <w:r w:rsidRPr="00E457C1">
        <w:rPr>
          <w:rFonts w:eastAsia="DengXian"/>
          <w:lang w:val="en-US" w:eastAsia="en-US"/>
        </w:rPr>
        <w:t xml:space="preserve"> increased since the 1980s in the </w:t>
      </w:r>
      <w:del w:id="1667" w:author="Sara M Tuson" w:date="2021-06-27T20:57:00Z">
        <w:r w:rsidRPr="00E457C1" w:rsidDel="00D66169">
          <w:rPr>
            <w:rFonts w:eastAsia="DengXian"/>
            <w:lang w:val="en-US" w:eastAsia="en-US"/>
          </w:rPr>
          <w:delText>NH</w:delText>
        </w:r>
      </w:del>
      <w:ins w:id="1668" w:author="Sara M Tuson" w:date="2021-06-27T20:57:00Z">
        <w:r w:rsidR="00D66169">
          <w:rPr>
            <w:rFonts w:eastAsia="DengXian"/>
            <w:lang w:val="en-US" w:eastAsia="en-US"/>
          </w:rPr>
          <w:t>Northern Hemisphere</w:t>
        </w:r>
      </w:ins>
      <w:r w:rsidRPr="00E457C1">
        <w:rPr>
          <w:rFonts w:eastAsia="DengXian"/>
          <w:lang w:val="en-US" w:eastAsia="en-US"/>
        </w:rPr>
        <w:t xml:space="preserve"> (</w:t>
      </w:r>
      <w:r w:rsidRPr="00E457C1">
        <w:rPr>
          <w:rFonts w:eastAsia="DengXian"/>
          <w:i/>
          <w:lang w:val="en-US" w:eastAsia="en-US"/>
        </w:rPr>
        <w:t>low confidence</w:t>
      </w:r>
      <w:r w:rsidRPr="00E457C1">
        <w:rPr>
          <w:rFonts w:eastAsia="DengXian"/>
          <w:lang w:val="en-US" w:eastAsia="en-US"/>
        </w:rPr>
        <w:t>), but with fewer deep cyclones particularly in summer.</w:t>
      </w:r>
      <w:r w:rsidR="00320716" w:rsidRPr="00E457C1">
        <w:rPr>
          <w:rFonts w:eastAsia="DengXian"/>
          <w:lang w:val="en-US" w:eastAsia="en-US"/>
        </w:rPr>
        <w:t xml:space="preserve"> </w:t>
      </w:r>
      <w:r w:rsidRPr="00E457C1">
        <w:rPr>
          <w:noProof/>
          <w:lang w:val="en-US" w:eastAsia="en-US"/>
        </w:rPr>
        <w:t>This</w:t>
      </w:r>
      <w:r w:rsidR="009F594A" w:rsidRPr="00E457C1">
        <w:rPr>
          <w:noProof/>
          <w:lang w:val="en-US" w:eastAsia="en-US"/>
        </w:rPr>
        <w:t xml:space="preserve"> observed reduction in cyclone activity by about 4% per decade in the </w:t>
      </w:r>
      <w:r w:rsidR="009F59CD" w:rsidRPr="00E457C1">
        <w:rPr>
          <w:noProof/>
          <w:lang w:val="en-US" w:eastAsia="en-US"/>
        </w:rPr>
        <w:t>N</w:t>
      </w:r>
      <w:ins w:id="1669" w:author="Sara M Tuson" w:date="2021-06-27T20:58:00Z">
        <w:r w:rsidR="00D66169">
          <w:rPr>
            <w:noProof/>
            <w:lang w:val="en-US" w:eastAsia="en-US"/>
          </w:rPr>
          <w:t xml:space="preserve">orthern </w:t>
        </w:r>
      </w:ins>
      <w:r w:rsidR="009F59CD" w:rsidRPr="00E457C1">
        <w:rPr>
          <w:noProof/>
          <w:lang w:val="en-US" w:eastAsia="en-US"/>
        </w:rPr>
        <w:t>H</w:t>
      </w:r>
      <w:ins w:id="1670" w:author="Sara M Tuson" w:date="2021-06-27T20:58:00Z">
        <w:r w:rsidR="00D66169">
          <w:rPr>
            <w:noProof/>
            <w:lang w:val="en-US" w:eastAsia="en-US"/>
          </w:rPr>
          <w:t>emisphere</w:t>
        </w:r>
      </w:ins>
      <w:r w:rsidR="009F594A" w:rsidRPr="00E457C1">
        <w:rPr>
          <w:noProof/>
          <w:lang w:val="en-US" w:eastAsia="en-US"/>
        </w:rPr>
        <w:t xml:space="preserve"> in summer </w:t>
      </w:r>
      <w:r w:rsidR="009F594A">
        <w:fldChar w:fldCharType="begin" w:fldLock="1"/>
      </w:r>
      <w:r w:rsidR="002D1890">
        <w:rPr>
          <w:noProof/>
          <w:lang w:val="en-US" w:eastAsia="en-US"/>
        </w:rPr>
        <w:instrText>ADDIN CSL_CITATION { "citationItems" : [ { "id" : "ITEM-1", "itemData" : { "DOI" : "10.1002/2016GL068172", "ISSN" : "0094-8276", "abstract" : "Extratropical cyclones cause much of the high-impact weather over the midlatitudes. With increasing greenhouse gases, enhanced high-latitude warming will lead to weaker cyclone activity. Here we show that between 1979 and 2014, the number of strong cyclones in Northern Hemisphere in summer has decreased at a rate of 4% per decade, with even larger decrease found near northeastern North America. Climate models project a decrease in summer cyclone activity, but the observed decreasing rate is near the fastest projected. Decrease in summer cyclone activity will lead to decrease in cloud cover, giving rise to higher maximum temperature, potentially enhancing the increase in maximum temperature by 0.5K or more over some regions. We also show that climate models may have biases in simulating the positive relationship between cyclone activity and cloud cover, potentially underestimating the impacts of cyclone decrease on accentuating the future increase in maximum temperature.", "author" : [ { "dropping-particle" : "", "family" : "Chang", "given" : "Edmund K.-M.", "non-dropping-particle" : "", "parse-names" : false, "suffix" : "" }, { "dropping-particle" : "", "family" : "Ma", "given" : "Chen-Geng", "non-dropping-particle" : "", "parse-names" : false, "suffix" : "" }, { "dropping-particle" : "", "family" : "Zheng", "given" : "Cheng", "non-dropping-particle" : "", "parse-names" : false, "suffix" : "" }, { "dropping-particle" : "", "family" : "Yau", "given" : "Albert M W", "non-dropping-particle" : "", "parse-names" : false, "suffix" : "" } ], "container-title" : "Geophysical Research Letters", "id" : "ITEM-1", "issue" : "5", "issued" : { "date-parts" : [ [ "2016", "3" ] ] }, "note" : "between 1979 and 2014, the number of strong cyclones in Northern Hemisphere in summer has decreased at a rate of 4% per decade, with even larger decrease found near northeastern North America. We also show that climate models may\nhave biases in simulating the positive relationship between cyclone\nactivity and cloud cover, potentially underestimating the impacts of\ncyclone decrease on accentuating the future increase in maximum\ntemperature.", "page" : "2200-2208", "publisher" : "AMER GEOPHYSICAL UNION", "publisher-place" : "2000 FLORIDA AVE NW, WASHINGTON, DC 20009 USA", "title" : "Observed and projected decrease in Northern Hemisphere extratropical cyclone activity in summer and its impacts on maximum temperature", "translator" : [ { "dropping-particle" : "", "family" : "J3635", "given" : "", "non-dropping-particle" : "", "parse-names" : false, "suffix" : "" } ], "type" : "article-journal", "volume" : "43" }, "uris" : [ "http://www.mendeley.com/documents/?uuid=17cbfcb4-67ce-4623-a5d0-86defd138f2c" ] } ], "mendeley" : { "formattedCitation" : "(Chang et al., 2016)", "manualFormatting" : "(Chang et al., 2016", "plainTextFormattedCitation" : "(Chang et al., 2016)", "previouslyFormattedCitation" : "(Chang et al., 2016)" }, "properties" : { "noteIndex" : 0 }, "schema" : "https://github.com/citation-style-language/schema/raw/master/csl-citation.json" }</w:instrText>
      </w:r>
      <w:r w:rsidR="009F594A">
        <w:fldChar w:fldCharType="separate"/>
      </w:r>
      <w:r w:rsidR="00393F8C">
        <w:rPr>
          <w:noProof/>
          <w:lang w:val="en-US" w:eastAsia="en-US"/>
        </w:rPr>
        <w:t>(Chang et al., 2016</w:t>
      </w:r>
      <w:r w:rsidR="009F594A">
        <w:fldChar w:fldCharType="end"/>
      </w:r>
      <w:r w:rsidR="003C687C" w:rsidRPr="00E457C1">
        <w:rPr>
          <w:lang w:val="en-US"/>
        </w:rPr>
        <w:t>; Section 2.3.1.4.3)</w:t>
      </w:r>
      <w:r w:rsidR="009F594A" w:rsidRPr="00E457C1">
        <w:rPr>
          <w:noProof/>
          <w:lang w:val="en-US" w:eastAsia="en-US"/>
        </w:rPr>
        <w:t xml:space="preserve"> may be associated with human-induced warming. CMIP5 </w:t>
      </w:r>
      <w:r w:rsidRPr="00E457C1">
        <w:rPr>
          <w:noProof/>
          <w:lang w:val="en-US" w:eastAsia="en-US"/>
        </w:rPr>
        <w:t xml:space="preserve">historical simulations generally reproduce a reduction but </w:t>
      </w:r>
      <w:r w:rsidR="009F594A" w:rsidRPr="00E457C1">
        <w:rPr>
          <w:noProof/>
          <w:lang w:val="en-US" w:eastAsia="en-US"/>
        </w:rPr>
        <w:t xml:space="preserve">underestimate </w:t>
      </w:r>
      <w:r w:rsidRPr="00E457C1">
        <w:rPr>
          <w:noProof/>
          <w:lang w:val="en-US" w:eastAsia="en-US"/>
        </w:rPr>
        <w:t>its magnitude</w:t>
      </w:r>
      <w:r w:rsidR="009F594A" w:rsidRPr="00E457C1">
        <w:rPr>
          <w:noProof/>
          <w:lang w:val="en-US" w:eastAsia="en-US"/>
        </w:rPr>
        <w:t xml:space="preserve"> </w:t>
      </w:r>
      <w:r w:rsidR="009F594A">
        <w:fldChar w:fldCharType="begin" w:fldLock="1"/>
      </w:r>
      <w:r w:rsidR="002D1890">
        <w:rPr>
          <w:noProof/>
          <w:lang w:val="en-US" w:eastAsia="en-US"/>
        </w:rPr>
        <w:instrText>ADDIN CSL_CITATION { "citationItems" : [ { "id" : "ITEM-1", "itemData" : { "DOI" : "10.1002/2016GL068172", "ISSN" : "0094-8276", "abstract" : "Extratropical cyclones cause much of the high-impact weather over the midlatitudes. With increasing greenhouse gases, enhanced high-latitude warming will lead to weaker cyclone activity. Here we show that between 1979 and 2014, the number of strong cyclones in Northern Hemisphere in summer has decreased at a rate of 4% per decade, with even larger decrease found near northeastern North America. Climate models project a decrease in summer cyclone activity, but the observed decreasing rate is near the fastest projected. Decrease in summer cyclone activity will lead to decrease in cloud cover, giving rise to higher maximum temperature, potentially enhancing the increase in maximum temperature by 0.5K or more over some regions. We also show that climate models may have biases in simulating the positive relationship between cyclone activity and cloud cover, potentially underestimating the impacts of cyclone decrease on accentuating the future increase in maximum temperature.", "author" : [ { "dropping-particle" : "", "family" : "Chang", "given" : "Edmund K.-M.", "non-dropping-particle" : "", "parse-names" : false, "suffix" : "" }, { "dropping-particle" : "", "family" : "Ma", "given" : "Chen-Geng", "non-dropping-particle" : "", "parse-names" : false, "suffix" : "" }, { "dropping-particle" : "", "family" : "Zheng", "given" : "Cheng", "non-dropping-particle" : "", "parse-names" : false, "suffix" : "" }, { "dropping-particle" : "", "family" : "Yau", "given" : "Albert M W", "non-dropping-particle" : "", "parse-names" : false, "suffix" : "" } ], "container-title" : "Geophysical Research Letters", "id" : "ITEM-1", "issue" : "5", "issued" : { "date-parts" : [ [ "2016", "3" ] ] }, "note" : "between 1979 and 2014, the number of strong cyclones in Northern Hemisphere in summer has decreased at a rate of 4% per decade, with even larger decrease found near northeastern North America. We also show that climate models may\nhave biases in simulating the positive relationship between cyclone\nactivity and cloud cover, potentially underestimating the impacts of\ncyclone decrease on accentuating the future increase in maximum\ntemperature.", "page" : "2200-2208", "publisher" : "AMER GEOPHYSICAL UNION", "publisher-place" : "2000 FLORIDA AVE NW, WASHINGTON, DC 20009 USA", "title" : "Observed and projected decrease in Northern Hemisphere extratropical cyclone activity in summer and its impacts on maximum temperature", "translator" : [ { "dropping-particle" : "", "family" : "J3635", "given" : "", "non-dropping-particle" : "", "parse-names" : false, "suffix" : "" } ], "type" : "article-journal", "volume" : "43" }, "uris" : [ "http://www.mendeley.com/documents/?uuid=17cbfcb4-67ce-4623-a5d0-86defd138f2c" ] } ], "mendeley" : { "formattedCitation" : "(Chang et al., 2016)", "plainTextFormattedCitation" : "(Chang et al., 2016)", "previouslyFormattedCitation" : "(Chang et al., 2016)" }, "properties" : { "noteIndex" : 0 }, "schema" : "https://github.com/citation-style-language/schema/raw/master/csl-citation.json" }</w:instrText>
      </w:r>
      <w:r w:rsidR="009F594A">
        <w:fldChar w:fldCharType="separate"/>
      </w:r>
      <w:r w:rsidR="00393F8C">
        <w:rPr>
          <w:noProof/>
          <w:lang w:val="en-US" w:eastAsia="en-US"/>
        </w:rPr>
        <w:t>(Chang et al., 2016)</w:t>
      </w:r>
      <w:r w:rsidR="009F594A">
        <w:fldChar w:fldCharType="end"/>
      </w:r>
      <w:r w:rsidR="009F594A" w:rsidRPr="00E457C1">
        <w:rPr>
          <w:noProof/>
          <w:lang w:val="en-US" w:eastAsia="en-US"/>
        </w:rPr>
        <w:t xml:space="preserve">. Furthermore, feedback mechanisms associated with clouds may be responsible for substantial inter-model spread </w:t>
      </w:r>
      <w:r w:rsidR="009F594A">
        <w:fldChar w:fldCharType="begin" w:fldLock="1"/>
      </w:r>
      <w:r w:rsidR="002D1890">
        <w:rPr>
          <w:noProof/>
          <w:lang w:val="en-US" w:eastAsia="en-US"/>
        </w:rPr>
        <w:instrText>ADDIN CSL_CITATION { "citationItems" : [ { "id" : "ITEM-1", "itemData" : { "DOI" : "10.1175/JCLI-D-16-0140.1", "ISSN" : "0894-8755", "abstract" : "Climate models robustly project that global warming will lead to a\npoleward shift of the annual-mean zonal-mean extratropical jet streams.\nThe magnitude of such shifts remains uncertain, however, and recent work\nhas indicated a potentially important role of cloud radiative\ninteractions. The model spread found in realistic simulations with\ninteractive sea surface temperatures (SSTs) is captured in aquaplanet\nsimulations with prescribed SSTs, because of which the latter setup is\nadapted here to study the impact of regional atmospheric cloud radiative\nchanges on the jet position. Simulations with two CMIP5 models and\nprescribed regional cloud changes show that the rise of tropical\nhigh-level clouds and the upward and poleward movement of midlatitude\nhigh-level clouds lead to poleward jet shifts. High-latitude low-level\ncloud changes shift the jet poleward in one model but not in the other.\nThe impact of clouds on the jet operates via the atmospheric radiative\nforcing that is created by the cloud changes and is qualitatively\nreproduced in a dry model, although the latter is too sensitive because\nof its simplified treatment of diabatic processes. The 10-model CMIP5\naquaplanet ensemble of global warming exhibits correlations between jet\nshifts, regional temperature changes, and regional cloud changes that\nare consistent with the prescribed cloud simulations. This provides\nevidence that the atmospheric radiative forcing from tropical and\nmidlatitude high-level cloud changes contributes to model uncertainty in\nfuture jet shifts, in addition to the surface radiative forcing from\nextratropical cloud changes highlighted by previous studies.", "author" : [ { "dropping-particle" : "", "family" : "Voigt", "given" : "Aiko", "non-dropping-particle" : "", "parse-names" : false, "suffix" : "" }, { "dropping-particle" : "", "family" : "Shaw", "given" : "Tiffany A", "non-dropping-particle" : "", "parse-names" : false, "suffix" : "" } ], "container-title" : "JOURNAL OF CLIMATE", "id" : "ITEM-1", "issue" : "23", "issued" : { "date-parts" : [ [ "2016", "12" ] ] }, "note" : "Cloud-radiative feedback contributes to uncertainty in position and trends of jets.", "page" : "8399-8421", "publisher" : "AMER METEOROLOGICAL SOC", "publisher-place" : "45 BEACON ST, BOSTON, MA 02108-3693 USA", "title" : "Impact of Regional Atmospheric Cloud Radiative Changes on Shifts of the Extratropical Jet Stream in Response to Global Warming", "translator" : [ { "dropping-particle" : "", "family" : "J3653", "given" : "", "non-dropping-particle" : "", "parse-names" : false, "suffix" : "" } ], "type" : "article-journal", "volume" : "29" }, "uris" : [ "http://www.mendeley.com/documents/?uuid=91a01776-55cf-4e55-8c85-bb6a84fc3009" ] }, { "id" : "ITEM-2", "itemData" : { "DOI" : "10.1002/2016GL068172", "ISSN" : "0094-8276", "abstract" : "Extratropical cyclones cause much of the high-impact weather over the midlatitudes. With increasing greenhouse gases, enhanced high-latitude warming will lead to weaker cyclone activity. Here we show that between 1979 and 2014, the number of strong cyclones in Northern Hemisphere in summer has decreased at a rate of 4% per decade, with even larger decrease found near northeastern North America. Climate models project a decrease in summer cyclone activity, but the observed decreasing rate is near the fastest projected. Decrease in summer cyclone activity will lead to decrease in cloud cover, giving rise to higher maximum temperature, potentially enhancing the increase in maximum temperature by 0.5K or more over some regions. We also show that climate models may have biases in simulating the positive relationship between cyclone activity and cloud cover, potentially underestimating the impacts of cyclone decrease on accentuating the future increase in maximum temperature.", "author" : [ { "dropping-particle" : "", "family" : "Chang", "given" : "Edmund K.-M.", "non-dropping-particle" : "", "parse-names" : false, "suffix" : "" }, { "dropping-particle" : "", "family" : "Ma", "given" : "Chen-Geng", "non-dropping-particle" : "", "parse-names" : false, "suffix" : "" }, { "dropping-particle" : "", "family" : "Zheng", "given" : "Cheng", "non-dropping-particle" : "", "parse-names" : false, "suffix" : "" }, { "dropping-particle" : "", "family" : "Yau", "given" : "Albert M W", "non-dropping-particle" : "", "parse-names" : false, "suffix" : "" } ], "container-title" : "Geophysical Research Letters", "id" : "ITEM-2", "issue" : "5", "issued" : { "date-parts" : [ [ "2016", "3" ] ] }, "note" : "between 1979 and 2014, the number of strong cyclones in Northern Hemisphere in summer has decreased at a rate of 4% per decade, with even larger decrease found near northeastern North America. We also show that climate models may\nhave biases in simulating the positive relationship between cyclone\nactivity and cloud cover, potentially underestimating the impacts of\ncyclone decrease on accentuating the future increase in maximum\ntemperature.", "page" : "2200-2208", "publisher" : "AMER GEOPHYSICAL UNION", "publisher-place" : "2000 FLORIDA AVE NW, WASHINGTON, DC 20009 USA", "title" : "Observed and projected decrease in Northern Hemisphere extratropical cyclone activity in summer and its impacts on maximum temperature", "translator" : [ { "dropping-particle" : "", "family" : "J3635", "given" : "", "non-dropping-particle" : "", "parse-names" : false, "suffix" : "" } ], "type" : "article-journal", "volume" : "43" }, "uris" : [ "http://www.mendeley.com/documents/?uuid=17cbfcb4-67ce-4623-a5d0-86defd138f2c" ] } ], "mendeley" : { "formattedCitation" : "(Chang et al., 2016; Voigt and Shaw, 2016)", "plainTextFormattedCitation" : "(Chang et al., 2016; Voigt and Shaw, 2016)", "previouslyFormattedCitation" : "(Chang et al., 2016; Voigt and Shaw, 2016)" }, "properties" : { "noteIndex" : 0 }, "schema" : "https://github.com/citation-style-language/schema/raw/master/csl-citation.json" }</w:instrText>
      </w:r>
      <w:r w:rsidR="009F594A">
        <w:fldChar w:fldCharType="separate"/>
      </w:r>
      <w:r w:rsidR="00393F8C">
        <w:rPr>
          <w:noProof/>
          <w:lang w:val="en-US" w:eastAsia="en-US"/>
        </w:rPr>
        <w:t>(Chang et al., 2016; Voigt and Shaw, 2016)</w:t>
      </w:r>
      <w:r w:rsidR="009F594A">
        <w:fldChar w:fldCharType="end"/>
      </w:r>
      <w:r w:rsidR="009F594A" w:rsidRPr="00E457C1">
        <w:rPr>
          <w:noProof/>
          <w:lang w:val="en-US" w:eastAsia="en-US"/>
        </w:rPr>
        <w:t xml:space="preserve">. </w:t>
      </w:r>
      <w:r w:rsidR="009F594A" w:rsidRPr="00E457C1">
        <w:rPr>
          <w:lang w:val="en-US" w:eastAsia="en-US"/>
        </w:rPr>
        <w:t xml:space="preserve">In boreal winter, recent studies have suggested a potential influence of the rapid Arctic warming on observed intensification of </w:t>
      </w:r>
      <w:del w:id="1671" w:author="Sara M Tuson" w:date="2021-06-27T21:03:00Z">
        <w:r w:rsidR="009F59CD" w:rsidRPr="00E457C1" w:rsidDel="00D66169">
          <w:rPr>
            <w:lang w:val="en-US" w:eastAsia="en-US"/>
          </w:rPr>
          <w:delText>NH</w:delText>
        </w:r>
      </w:del>
      <w:ins w:id="1672" w:author="Sara M Tuson" w:date="2021-06-27T21:03:00Z">
        <w:r w:rsidR="00D66169">
          <w:rPr>
            <w:lang w:val="en-US" w:eastAsia="en-US"/>
          </w:rPr>
          <w:t>Northern Hemisphere</w:t>
        </w:r>
      </w:ins>
      <w:r w:rsidR="009F594A" w:rsidRPr="00E457C1">
        <w:rPr>
          <w:lang w:val="en-US" w:eastAsia="en-US"/>
        </w:rPr>
        <w:t xml:space="preserve"> storm track activity in the past few decades, while other studies question this possibility (Cross-</w:t>
      </w:r>
      <w:ins w:id="1673" w:author="Sara M Tuson" w:date="2021-06-27T20:58:00Z">
        <w:r w:rsidR="00D66169">
          <w:rPr>
            <w:lang w:val="en-US" w:eastAsia="en-US"/>
          </w:rPr>
          <w:t>C</w:t>
        </w:r>
      </w:ins>
      <w:commentRangeStart w:id="1674"/>
      <w:del w:id="1675" w:author="Sara M Tuson" w:date="2021-06-27T20:58:00Z">
        <w:r w:rsidR="009F594A" w:rsidRPr="00E457C1" w:rsidDel="00D66169">
          <w:rPr>
            <w:lang w:val="en-US" w:eastAsia="en-US"/>
          </w:rPr>
          <w:delText>c</w:delText>
        </w:r>
      </w:del>
      <w:r w:rsidR="009F594A" w:rsidRPr="00E457C1">
        <w:rPr>
          <w:lang w:val="en-US" w:eastAsia="en-US"/>
        </w:rPr>
        <w:t>hapter</w:t>
      </w:r>
      <w:commentRangeEnd w:id="1674"/>
      <w:r w:rsidR="00D269C7">
        <w:rPr>
          <w:rStyle w:val="CommentReference"/>
          <w:lang w:val="en-GB"/>
        </w:rPr>
        <w:commentReference w:id="1674"/>
      </w:r>
      <w:r w:rsidR="009F594A" w:rsidRPr="00E457C1">
        <w:rPr>
          <w:lang w:val="en-US" w:eastAsia="en-US"/>
        </w:rPr>
        <w:t xml:space="preserve"> Box 10.1). </w:t>
      </w:r>
    </w:p>
    <w:p w14:paraId="5C398134" w14:textId="77777777" w:rsidR="009F594A" w:rsidRPr="00E457C1" w:rsidRDefault="009F594A" w:rsidP="009F594A">
      <w:pPr>
        <w:pStyle w:val="AR6BodyText"/>
        <w:rPr>
          <w:rFonts w:cs="Times New Roman"/>
          <w:noProof/>
          <w:lang w:val="en-US" w:eastAsia="en-US"/>
        </w:rPr>
      </w:pPr>
    </w:p>
    <w:p w14:paraId="20A85A7C" w14:textId="2FF4F397" w:rsidR="009F594A" w:rsidRPr="006D353D" w:rsidRDefault="00E75C06" w:rsidP="00126BE2">
      <w:pPr>
        <w:pStyle w:val="AR6BodyText"/>
        <w:rPr>
          <w:noProof/>
          <w:lang w:val="en-CA" w:eastAsia="en-US"/>
        </w:rPr>
      </w:pPr>
      <w:r w:rsidRPr="00E457C1">
        <w:rPr>
          <w:noProof/>
          <w:lang w:val="en-US" w:eastAsia="en-US"/>
        </w:rPr>
        <w:t>Section 2.3.1.4.3 assess</w:t>
      </w:r>
      <w:r w:rsidR="007251E3" w:rsidRPr="00E457C1">
        <w:rPr>
          <w:noProof/>
          <w:lang w:val="en-US" w:eastAsia="en-US"/>
        </w:rPr>
        <w:t>es</w:t>
      </w:r>
      <w:r w:rsidRPr="00E457C1">
        <w:rPr>
          <w:noProof/>
          <w:lang w:val="en-US" w:eastAsia="en-US"/>
        </w:rPr>
        <w:t xml:space="preserve"> </w:t>
      </w:r>
      <w:r w:rsidRPr="00E457C1">
        <w:rPr>
          <w:rFonts w:eastAsia="DengXian"/>
          <w:lang w:val="en-US" w:eastAsia="en-US"/>
        </w:rPr>
        <w:t xml:space="preserve">that the extratropical jets and cyclone tracks have </w:t>
      </w:r>
      <w:r w:rsidRPr="00E457C1">
        <w:rPr>
          <w:rFonts w:eastAsia="DengXian"/>
          <w:i/>
          <w:iCs/>
          <w:lang w:val="en-US" w:eastAsia="en-US"/>
        </w:rPr>
        <w:t>likely</w:t>
      </w:r>
      <w:r w:rsidRPr="00E457C1">
        <w:rPr>
          <w:rFonts w:eastAsia="DengXian"/>
          <w:lang w:val="en-US" w:eastAsia="en-US"/>
        </w:rPr>
        <w:t xml:space="preserve"> been shifting poleward in both hemispheres since the 1980s with marked seasonality in trends (</w:t>
      </w:r>
      <w:r w:rsidRPr="00E457C1">
        <w:rPr>
          <w:rFonts w:eastAsia="DengXian"/>
          <w:i/>
          <w:lang w:val="en-US" w:eastAsia="en-US"/>
        </w:rPr>
        <w:t>medium confidence</w:t>
      </w:r>
      <w:r w:rsidRPr="00E457C1">
        <w:rPr>
          <w:rFonts w:eastAsia="DengXian"/>
          <w:lang w:val="en-US" w:eastAsia="en-US"/>
        </w:rPr>
        <w:t xml:space="preserve">). </w:t>
      </w:r>
      <w:r w:rsidR="009F594A" w:rsidRPr="00E457C1">
        <w:rPr>
          <w:noProof/>
          <w:lang w:val="en-US" w:eastAsia="en-US"/>
        </w:rPr>
        <w:t xml:space="preserve">For the </w:t>
      </w:r>
      <w:del w:id="1676" w:author="Sara M Tuson" w:date="2021-06-27T21:04:00Z">
        <w:r w:rsidR="009F59CD" w:rsidRPr="00E457C1" w:rsidDel="00D66169">
          <w:rPr>
            <w:noProof/>
            <w:lang w:val="en-US" w:eastAsia="en-US"/>
          </w:rPr>
          <w:lastRenderedPageBreak/>
          <w:delText>SH</w:delText>
        </w:r>
      </w:del>
      <w:ins w:id="1677" w:author="Sara M Tuson" w:date="2021-06-27T21:04:00Z">
        <w:r w:rsidR="00D66169">
          <w:rPr>
            <w:noProof/>
            <w:lang w:val="en-US" w:eastAsia="en-US"/>
          </w:rPr>
          <w:t>Southern Hemisphere</w:t>
        </w:r>
      </w:ins>
      <w:r w:rsidR="009F594A" w:rsidRPr="00E457C1">
        <w:rPr>
          <w:noProof/>
          <w:lang w:val="en-US" w:eastAsia="en-US"/>
        </w:rPr>
        <w:t xml:space="preserve">, studies using CMIP5 and other models imply that both ozone depletion and increasing greenhouse gases have caused substantial atmospheric circulation change since the 1960s when concentrations of ozone-depleting substances started to increase </w:t>
      </w:r>
      <w:r w:rsidR="009F594A">
        <w:fldChar w:fldCharType="begin" w:fldLock="1"/>
      </w:r>
      <w:r w:rsidR="00B03F59">
        <w:rPr>
          <w:noProof/>
          <w:lang w:val="en-US" w:eastAsia="en-US"/>
        </w:rPr>
        <w:instrText>ADDIN CSL_CITATION { "citationItems" : [ { "id" : "ITEM-1", "itemData" : { "DOI" : "10.1002/jgrd.50316", "ISBN" : "2169-897X", "ISSN" : "21698996", "abstract" : "Ozone changes and associated climate impacts in the Coupled Model Intercomparison Project Phase 5 (CMIP5) simulations are analyzed over the historical (1960-2005) and future (2006-2100) period under four Representative Concentration Pathways (RCP). In contrast to CMIP3, where half of the models prescribed constant stratospheric ozone, CMIP5 models all consider past ozone depletion and future ozone recovery. Multimodel mean climatologies and long-term changes in total and tropospheric column ozone calculated from CMIP5 models with either interactive or prescribed ozone are in reasonable agreement with observations. However, some large deviations from observations exist for individual models with interactive chemistry, and these models are excluded in the projections. Stratospheric ozone projections forced with a single halogen, but four greenhouse gas (GHG) scenarios show largest differences in the northern midlatitudes and in the Arctic in spring (~20 and 40 Dobson units (DU) by 2100, respectively). By 2050, these differences are much smaller and negligible over Antarctica in austral spring. Differences in future tropospheric column ozone are mainly caused by differences in methane concentrations and stratospheric input, leading to ~10 DU increases compared to 2000 in RCP 8.5. Large variations in stratospheric ozone particularly in CMIP5 models with interactive chemistry drive correspondingly large variations in lower stratospheric temperature trends. The results also illustrate that future Southern Hemisphere summertime circulation changes are controlled by both the ozone recovery rate and the rate of GHG increases, emphasizing the importance of simulating and taking into account ozone forcings when examining future climate projections. Key PointsCMIP5 models all consider past ozone depletion and future ozone recoveryMultimodel ozone agrees well with observations but individual models deviateFuture climate is sensitive to rates of both ozone recovery and GHG increases \u00a92013. American Geophysical Union. All Rights Reserved.", "author" : [ { "dropping-particle" : "", "family" : "Eyring", "given" : "V.", "non-dropping-particle" : "", "parse-names" : false, "suffix" : "" }, { "dropping-particle" : "", "family" : "Arblaster", "given" : "J. M.", "non-dropping-particle" : "", "parse-names" : false, "suffix" : "" }, { "dropping-particle" : "", "family" : "Cionni", "given" : "I.", "non-dropping-particle" : "", "parse-names" : false, "suffix" : "" }, { "dropping-particle" : "", "family" : "Sedl\u00e1\u010dek", "given" : "J.", "non-dropping-particle" : "", "parse-names" : false, "suffix" : "" }, { "dropping-particle" : "", "family" : "Perlwitz", "given" : "J.", "non-dropping-particle" : "", "parse-names" : false, "suffix" : "" }, { "dropping-particle" : "", "family" : "Young", "given" : "P. J.", "non-dropping-particle" : "", "parse-names" : false, "suffix" : "" }, { "dropping-particle" : "", "family" : "Bekki", "given" : "S.", "non-dropping-particle" : "", "parse-names" : false, "suffix" : "" }, { "dropping-particle" : "", "family" : "Bergmann", "given" : "D.", "non-dropping-particle" : "", "parse-names" : false, "suffix" : "" }, { "dropping-particle" : "", "family" : "Cameron-Smith", "given" : "P.", "non-dropping-particle" : "", "parse-names" : false, "suffix" : "" }, { "dropping-particle" : "", "family" : "Collins", "given" : "W. J.", "non-dropping-particle" : "", "parse-names" : false, "suffix" : "" }, { "dropping-particle" : "", "family" : "Faluvegi", "given" : "G.", "non-dropping-particle" : "", "parse-names" : false, "suffix" : "" }, { "dropping-particle" : "", "family" : "Gottschaldt", "given" : "K. D.", "non-dropping-particle" : "", "parse-names" : false, "suffix" : "" }, { "dropping-particle" : "", "family" : "Horowitz", "given" : "L. W.", "non-dropping-particle" : "", "parse-names" : false, "suffix" : "" }, { "dropping-particle" : "", "family" : "Kinnison", "given" : "D. E.", "non-dropping-particle" : "", "parse-names" : false, "suffix" : "" }, { "dropping-particle" : "", "family" : "Lamarque", "given" : "J. F.", "non-dropping-particle" : "", "parse-names" : false, "suffix" : "" }, { "dropping-particle" : "", "family" : "Marsh", "given" : "D. R.", "non-dropping-particle" : "", "parse-names" : false, "suffix" : "" }, { "dropping-particle" : "", "family" : "Saint-Martin", "given" : "D.", "non-dropping-particle" : "", "parse-names" : false, "suffix" : "" }, { "dropping-particle" : "", "family" : "Shindell", "given" : "D. T.", "non-dropping-particle" : "", "parse-names" : false, "suffix" : "" }, { "dropping-particle" : "", "family" : "Sudo", "given" : "K.", "non-dropping-particle" : "", "parse-names" : false, "suffix" : "" }, { "dropping-particle" : "", "family" : "Szopa", "given" : "S.", "non-dropping-particle" : "", "parse-names" : false, "suffix" : "" }, { "dropping-particle" : "", "family" : "Watanabe", "given" : "S.", "non-dropping-particle" : "", "parse-names" : false, "suffix" : "" } ], "container-title" : "Journal of Geophysical Research: Atmospheres", "id" : "ITEM-1", "issue" : "10", "issued" : { "date-parts" : [ [ "2013", "5", "27" ] ] }, "page" : "5029-5060", "title" : "Long-term ozone changes and associated climate impacts in CMIP5 simulations", "translator" : [ { "dropping-particle" : "", "family" : "J3907", "given" : "", "non-dropping-particle" : "", "parse-names" : false, "suffix" : "" } ], "type" : "article-journal", "volume" : "118" }, "uris" : [ "http://www.mendeley.com/documents/?uuid=f928e517-01b0-4378-8efa-1f57436eee2a" ] }, { "id" : "ITEM-2", "itemData" : { "DOI" : "10.5194/acp-16-343-2016", "ISSN" : "1680-7316", "abstract" : "Stratospheric ozone and associated climate impacts in the Atmospheric\nChemistry and Climate Model Intercomparison Project (ACCMIP) simulations\nare evaluated in the recent past (1980-2000), and examined in the\nlongterm (1850-2100) using the Representative Concentration Pathways\n(RCPs) low- and high-emission scenarios (RCP2.6 and RCP8.5,\nrespectively) for the period 2000-2100. ACCMIP multi-model mean total\ncolumn ozone (TCO) trends compare favourably, within uncertainty\nestimates, against observations. Particularly good agreement is seen in\nthe Antarctic austral spring (11.9% dec(-1) compared to observed\nsimilar to -13.9 +/- 10.4% dec(-1)), although larger deviations are\nfound in the Arctic's boreal spring (-2.1% dec(-1) compared to observed\nsimilar to -5.3 +/- 3.3% dec(-1)). The simulated ozone hole has cooled\nthe lower stratosphere during austral spring in the last few decades\n(-2.2Kdec(-1)). This cooling results in Southern Hemisphere summertime\ntropospheric circulation changes captured by an increase in the Southern\nAnnular Mode (SAM) index (1.3 hPa dec(-1) ). In the future, the\ninterplay between the ozone hole recovery and greenhouse gases (GHGs)\nconcentrations may result in the SAM index returning to pre-ozone hole\nlevels or even with a more positive phase from around the second half of\nthe century (-0.4 and 0.3 hPa dec(-1) for the RCP2.6 and RCP8.5,\nrespectively). By 2100, stratospheric ozone sensitivity to GHG\nconcentrations is greatest in the Arctic and Northern Hemisphere\nmidlatitudes (37.7 and 16.1DU difference between the RCP2.6 and RCP8.5,\nrespectively), and smallest over the tropics and Antarctica continent\n(2.5 and 8.1DU respectively). Future TCO changes in the tropics are\nmainly determined by the upper stratospheric ozone sensitivity to GHG\nconcentrations, due to a large compensation between tropospheric and\nlower stratospheric column ozone changes in the two RCP scenarios. These\nresults demonstrate how changes in stratospheric ozone are tightly\nlinked to climate and show the benefit of including the processes\ninteractively in climate models.", "author" : [ { "dropping-particle" : "", "family" : "Iglesias-Suarez", "given" : "F", "non-dropping-particle" : "", "parse-names" : false, "suffix" : "" }, { "dropping-particle" : "", "family" : "Young", "given" : "P J", "non-dropping-particle" : "", "parse-names" : false, "suffix" : "" }, { "dropping-particle" : "", "family" : "Wild", "given" : "O", "non-dropping-particle" : "", "parse-names" : false, "suffix" : "" } ], "container-title" : "ATMOSPHERIC CHEMISTRY AND PHYSICS", "id" : "ITEM-2", "issue" : "1", "issued" : { "date-parts" : [ [ "2016" ] ] }, "page" : "343-363", "publisher" : "COPERNICUS GESELLSCHAFT MBH", "publisher-place" : "BAHNHOFSALLEE 1E, GOTTINGEN, 37081, GERMANY", "title" : "Stratospheric ozone change and related climate impacts over 1850-2100 as modelled by the ACCMIP ensemble", "translator" : [ { "dropping-particle" : "", "family" : "J4883", "given" : "", "non-dropping-particle" : "", "parse-names" : false, "suffix" : "" } ], "type" : "article-journal", "volume" : "16" }, "uris" : [ "http://www.mendeley.com/documents/?uuid=d7fea389-8fdd-418f-b451-bce1105e314d" ] }, { "id" : "ITEM-3", "itemData" : { "abstract" : "Since the last Assessment, new research has better quantified the impact of stratospheric ozone changes on climate. Additional model and observational analyses are assessed which examine the influence of stratospheric ozone changes on stratospheric temperatures and circulation, tropospheric circulation and composition, surface climate, oceans, and sea ice. New results support main conclusions of the previous assessments. The main advances are summarized below.", "author" : [ { "dropping-particle" : "", "family" : "Karpechko", "given" : "A. Yu.", "non-dropping-particle" : "", "parse-names" : false, "suffix" : "" }, { "dropping-particle" : "", "family" : "Maycock", "given" : "A.", "non-dropping-particle" : "", "parse-names" : false, "suffix" : "" }, { "dropping-particle" : "", "family" : "et al.", "given" : "", "non-dropping-particle" : "", "parse-names" : false, "suffix" : "" } ], "id" : "ITEM-3", "issued" : { "date-parts" : [ [ "2018" ] ] }, "publisher-place" : "Geneva", "title" : "Chapter 5 of Scientific Assessment of Ozone Depletion: 2018", "translator" : [ { "dropping-particle" : "", "family" : "J4881", "given" : "", "non-dropping-particle" : "", "parse-names" : false, "suffix" : "" } ], "type" : "report" }, "uris" : [ "http://www.mendeley.com/documents/?uuid=fcc50130-5a46-4b8c-97ae-b10209965f04" ] }, { "id" : "ITEM-4", "itemData" : { "DOI" : "10.1088/1748-9326/aabf21", "ISSN" : "1748-9326", "abstract" : "The Southern Hemisphere (SH) zonal-mean circulation change in response to Antarctic ozone depletion is re-visited by examining a set of the latest model simulations archived for the Chemistry-Climate Model Initiative (CCMI) project. All models reasonably well reproduce Antarctic ozone depletion in the late 20th century. The related SH-summer circulation changes, such as a poleward intensification of westerly jet and a poleward expansion of the Hadley cell, are also well captured. All experiments exhibit quantitatively the same multi-model mean trend, irrespective of whether the ocean is coupled or prescribed. Results are also quantitatively similar to those derived from the Coupled Model Intercomparison Project phase 5 (CMIP5) high-top model simulations in which the stratospheric ozone is mostly prescribed with monthly- and zonally-averaged values. These results suggest that the ozone-hole-induced SH-summer circulation changes are robust across the models irrespective of the specific chemistry-atmosphere-ocean coupling.", "author" : [ { "dropping-particle" : "", "family" : "Son", "given" : "Seok-Woo", "non-dropping-particle" : "", "parse-names" : false, "suffix" : "" }, { "dropping-particle" : "", "family" : "Han", "given" : "Bo-Reum", "non-dropping-particle" : "", "parse-names" : false, "suffix" : "" }, { "dropping-particle" : "", "family" : "Garfinkel", "given" : "Chaim I", "non-dropping-particle" : "", "parse-names" : false, "suffix" : "" }, { "dropping-particle" : "", "family" : "Kim", "given" : "Seo-Yeon", "non-dropping-particle" : "", "parse-names" : false, "suffix" : "" }, { "dropping-particle" : "", "family" : "Park", "given" : "Rokjin",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"Alexander T", "non-dropping-particle" : "", "parse-names" : false, "suffix" : "" }, { "dropping-particle" : "", "family" : "Butchart", "given" : "N", "non-dropping-particle" : "", "parse-names" : false, "suffix" : "" }, { "dropping-particle" : "", "family" : "Chipperfield", "given" : "Martyn P",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S", "non-dropping-particle" : "", "parse-names" : false, "suffix" : "" }, { "dropping-particle" : "", "family" : "Hardiman", "given" : "Steven C", "non-dropping-particle" : "", "parse-names" : false, "suffix" : "" }, { "dropping-particle" : "", "family" : "J\u00f6ckel", "given" : "Patrick", "non-dropping-particle" : "", "parse-names" : false, "suffix" : "" }, { "dropping-particle" : "", "family" : "Kinnison", "given" : "Douglas",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"O\u2019Connor", "given" : "Fiona M", "non-dropping-particle" : "", "parse-names" : false, "suffix" : "" }, { "dropping-particle" : "", "family" : "Oman", "given" : "Luke D", "non-dropping-particle" : "", "parse-names" : false, "suffix" : "" }, { "dropping-particle" : "", "family" : "Plummer", "given" : "David A", "non-dropping-particle" : "", "parse-names" : false, "suffix" : "" }, { "dropping-particle" : "", "family" : "Pozzer", "given" : "Andrea",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"Stone", "given" : "Kane", "non-dropping-particle" : "", "parse-names" : false, "suffix" : "" }, { "dropping-particle" : "", "family" : "Tilmes", "given" : "Simone", "non-dropping-particle" : "", "parse-names" : false, "suffix" : "" }, { "dropping-particle" : "", "family" : "Yamashita", "given" : "Yousuke", "non-dropping-particle" : "", "parse-names" : false, "suffix" : "" }, { "dropping-particle"</w:instrText>
      </w:r>
      <w:r w:rsidR="00B03F59" w:rsidRPr="001D5B54">
        <w:rPr>
          <w:noProof/>
          <w:lang w:eastAsia="en-US"/>
          <w:rPrChange w:id="1678" w:author="Clotilde Pean" w:date="2021-06-21T14:14:00Z">
            <w:rPr>
              <w:noProof/>
              <w:lang w:val="en-US" w:eastAsia="en-US"/>
            </w:rPr>
          </w:rPrChange>
        </w:rPr>
        <w:instrText xml:space="preserve"> : "", "family" : "Zeng", "given" : "Guang", "non-dropping-particle" : "", "parse-names" : false, "suffix" : "" } ], "container-title" : "Environmental Research Letters", "id" : "ITEM-4", "issue" : "5", "issued" : { "date-parts" : [ [ "2018", "5", "1" ] ] }, "page" : "054024", "publisher" : "IOP PUBLISHING LTD", "publisher-place" : "TEMPLE CIRCUS, TEMPLE WAY, BRISTOL BS1 6BE, ENGLAND, TEMPLE WAY, BRISTOL BS1 6BE, ENGLAND", "title" : "Tropospheric jet response to Antarctic ozone depletion: An update with Chemistry-Climate Model Initiative (CCMI) models", "translator" : [ { "dropping-particle" : "", "family" : "J3904", "given" : "", "non-dropping-particle" : "", "parse-names" : false, "suffix" : "" } ], "type" : "article-journal", "volume" : "13" }, "uris" : [ "http://www.mendeley.com/documents/?uuid=e1171ed9-12f4-4218-8664-88b21264b678" ] } ], "mendeley" : { "formattedCitation" : "(Eyring et al., 2013; Iglesias-Suarez et al., 2016; Karpechko et al., 2018b; Son et al., 2018)", "manualFormatting" : "(Eyring et al., 2013; Iglesias-Suarez et al., 2016; Karpechko et al., 2018a; Son et al., 2018)", "plainTextFormattedCitation" : "(Eyring et al., 2013; Iglesias-Suarez et al., 2016; Karpechko et al., 2018b; Son et al., 2018)", "previouslyFormattedCitation" : "(Eyring et al., 2013; Iglesias-Suarez et al., 2016; Karpechko et al., 2018b; Son et al., 2018)" }, "properties" : { "noteIndex" : 0 }, "schema" : "https://github.com/citation-style-language/schema/raw/master/csl-citation.json" }</w:instrText>
      </w:r>
      <w:r w:rsidR="009F594A">
        <w:fldChar w:fldCharType="separate"/>
      </w:r>
      <w:r w:rsidR="00393F8C">
        <w:rPr>
          <w:noProof/>
          <w:lang w:eastAsia="en-US"/>
        </w:rPr>
        <w:t>(Eyring et al., 2013; Iglesias-Suarez et al., 2016; Karpechko et al., 2018a; Son et al., 2018)</w:t>
      </w:r>
      <w:r w:rsidR="009F594A">
        <w:fldChar w:fldCharType="end"/>
      </w:r>
      <w:r w:rsidR="009F594A">
        <w:rPr>
          <w:noProof/>
          <w:lang w:eastAsia="en-US"/>
        </w:rPr>
        <w:t xml:space="preserve">. </w:t>
      </w:r>
      <w:r w:rsidR="009F594A" w:rsidRPr="00E457C1">
        <w:rPr>
          <w:noProof/>
          <w:lang w:val="en-US" w:eastAsia="en-US"/>
        </w:rPr>
        <w:t>In particular, ozone depletion, during austral summer, has been linked to a poleward shift of the westerly jet and Southern</w:t>
      </w:r>
      <w:ins w:id="1679" w:author="Sara M Tuson" w:date="2021-06-25T11:22:00Z">
        <w:r w:rsidR="00AC38DE">
          <w:rPr>
            <w:noProof/>
            <w:lang w:val="en-US" w:eastAsia="en-US"/>
          </w:rPr>
          <w:t xml:space="preserve"> </w:t>
        </w:r>
      </w:ins>
      <w:del w:id="1680" w:author="Sara M Tuson" w:date="2021-06-25T11:22:00Z">
        <w:r w:rsidR="009F594A" w:rsidRPr="00E457C1" w:rsidDel="00AC38DE">
          <w:rPr>
            <w:noProof/>
            <w:lang w:val="en-US" w:eastAsia="en-US"/>
          </w:rPr>
          <w:delText>-</w:delText>
        </w:r>
      </w:del>
      <w:r w:rsidR="009F594A" w:rsidRPr="00E457C1">
        <w:rPr>
          <w:noProof/>
          <w:lang w:val="en-US" w:eastAsia="en-US"/>
        </w:rPr>
        <w:t xml:space="preserve">Hemisphere circulation zones and a southward expansion of the tropics </w:t>
      </w:r>
      <w:r w:rsidR="009F594A">
        <w:fldChar w:fldCharType="begin" w:fldLock="1"/>
      </w:r>
      <w:r w:rsidR="00E719C0">
        <w:rPr>
          <w:noProof/>
          <w:lang w:val="en-US" w:eastAsia="en-US"/>
        </w:rPr>
        <w:instrText>ADDIN CSL_CITATION { "citationItems" : [ { "id" : "ITEM-1", "itemData" : { "DOI" : "10.1126/science.1202131", "ISSN" : "0036-8075", "abstract" : "Over the past half-century, the ozone hole has caused a poleward shift\nof the extratropical westerly jet in the Southern Hemisphere. Here, we\nargue that these extratropical circulation changes, resulting from ozone\ndepletion, have substantially contributed to subtropical precipitation\nchanges. Specifically, we show that precipitation in the southern\nsubtropics in austral summer increases significantly when climate models\nare integrated with reduced polar ozone concentrations. Furthermore, the\nobserved patterns of subtropical precipitation change, from 1979 to\n2000, are very similar to those in our model integrations, where ozone\ndepletion alone is prescribed. In both climate models and observations,\nthe subtropical moistening is linked to a poleward shift of the\nextratropical westerly jet. Our results highlight the importance of\npolar regions for the subtropical hydrological cycle.", "author" : [ { "dropping-particle" : "", "family" : "Kang", "given" : "S M", "non-dropping-particle" : "", "parse-names" : false, "suffix" : "" }, { "dropping-particle" : "", "family" : "Polvani", "given" : "L M", "non-dropping-particle" : "", "parse-names" : false, "suffix" : "" }, { "dropping-particle" : "", "family" : "Fyfe", "given" : "J C", "non-dropping-particle" : "", "parse-names" : false, "suffix" : "" }, { "dropping-particle" : "", "family" : "Sigmond", "given" : "M", "non-dropping-particle" : "", "parse-names" : false, "suffix" : "" } ], "container-title" : "SCIENCE", "id" : "ITEM-1", "issue" : "6032", "issued" : { "date-parts" : [ [ "2011", "5" ] ] }, "page" : "951-954", "publisher" : "AMER ASSOC ADVANCEMENT SCIENCE", "publisher-place" : "1200 NEW YORK AVE, NW, WASHINGTON, DC 20005 USA", "title" : "Impact of Polar Ozone Depletion on Subtropical Precipitation", "translator" : [ { "dropping-particle" : "", "family" : "J3722", "given" : "", "non-dropping-particle" : "", "parse-names" : false, "suffix" : "" } ], "type" : "article-journal", "volume" : "332" }, "uris" : [ "http://www.mendeley.com/documents/?uuid=efe139ef-7171-4d8d-94f9-9bd1babdff7d" ] } ], "mendeley" : { "formattedCitation" : "(Kang et al., 2011)", "plainTextFormattedCitation" : "(Kang et al., 2011)", "previouslyFormattedCitation" : "(Kang et al., 2011)" }, "properties" : { "noteIndex" : 0 }, "schema" : "https://github.com/citation-style-language/schema/raw/master/csl-citation.json" }</w:instrText>
      </w:r>
      <w:r w:rsidR="009F594A">
        <w:fldChar w:fldCharType="separate"/>
      </w:r>
      <w:r w:rsidR="00393F8C">
        <w:rPr>
          <w:noProof/>
          <w:lang w:val="en-US" w:eastAsia="en-US"/>
        </w:rPr>
        <w:t>(Kang et al., 2011)</w:t>
      </w:r>
      <w:r w:rsidR="009F594A">
        <w:fldChar w:fldCharType="end"/>
      </w:r>
      <w:r w:rsidR="009F594A" w:rsidRPr="00E457C1">
        <w:rPr>
          <w:noProof/>
          <w:lang w:val="en-US" w:eastAsia="en-US"/>
        </w:rPr>
        <w:t>, which is associated with a strengthening trend of the Southern Annular Mode (SAM; Section</w:t>
      </w:r>
      <w:r w:rsidR="005A5655" w:rsidRPr="00E457C1">
        <w:rPr>
          <w:noProof/>
          <w:lang w:val="en-US" w:eastAsia="en-US"/>
        </w:rPr>
        <w:t xml:space="preserve"> 3.7.2</w:t>
      </w:r>
      <w:r w:rsidR="009F594A" w:rsidRPr="00E457C1">
        <w:rPr>
          <w:noProof/>
          <w:lang w:val="en-US" w:eastAsia="en-US"/>
        </w:rPr>
        <w:t xml:space="preserve">). This has been well reproduced by climate models with prescribed historical ozone concentration or interactive ozone chemistry </w:t>
      </w:r>
      <w:r w:rsidR="009F594A">
        <w:fldChar w:fldCharType="begin" w:fldLock="1"/>
      </w:r>
      <w:r w:rsidR="00B03F59">
        <w:rPr>
          <w:noProof/>
          <w:lang w:val="en-US" w:eastAsia="en-US"/>
        </w:rPr>
        <w:instrText>ADDIN CSL_CITATION { "citationItems" : [ { "id" : "ITEM-1", "itemData" : { "DOI" : "10.1175/JCLI-D-13-00539.1", "ISSN" : "0894-8755", "abstract" : "The impact of anthropogenic forcing on the summertime austral circulation is assessed across three climate model datasets: the Chemistry\u2013Climate Model Validation activity 2 and phases 3 and 5 of the Coupled Model Intercomparison Project. Changes in stratospheric ozone and greenhouse gases impact the Southern Hemisphere in this season, and a simple framework based on temperature trends in the lower polar stratosphere and upper tropical troposphere is developed to separate their effects. It suggests that shifts in the jet stream and Hadley cell are driven by changes in the upper-troposphere\u2013lower-stratosphere temperature gradient. The mean response is comparable in the three datasets; ozone has chiefly caused the poleward shift observed in recent decades, while ozone and greenhouse gases largely offset each other in the future.", "author" : [ { "dropping-particle" : "", "family" : "Gerber", "given" : "Edwin P", "non-dropping-particle" : "", "parse-names" : false, "suffix" : "" }, { "dropping-particle" : "", "family" : "Son", "given" : "Seok-Woo", "non-dropping-particle" : "", "parse-names" : false, "suffix" : "" } ], "container-title" : "Journal of Climate", "id" : "ITEM-1", "issue" : "14", "issued" : { "date-parts" : [ [ "2014", "7", "15" ] ] }, "page" : "5538-5559", "publisher" : "AMER METEOROLOGICAL SOC", "publisher-place" : "45 BEACON ST, BOSTON, MA 02108-3693 USA, BOSTON, MA 02108-3693 USA", "title" : "Quantifying the Summertime Response of the Austral Jet Stream and Hadley Cell to Stratospheric Ozone and Greenhouse Gases", "translator" : [ { "dropping-particle" : "", "family" : "J3717", "given" : "", "non-dropping-particle" : "", "parse-names" : false, "suffix" : "" } ], "type" : "article-journal", "volume" : "27" }, "uris" : [ "http://www.mendeley.com/documents/?uuid=cf964ac4-a2a6-40f3-a182-3c800e02dc68" ] }, { "id" : "ITEM-2", "itemData" : { "DOI" : "10.1088/1748-9326/aabf21", "ISSN" : "1748-9326", "abstract" : "The Southern Hemisphere (SH) zonal-mean circulation change in response to Antarctic ozone depletion is re-visited by examining a set of the latest model simulations archived for the Chemistry-Climate Model Initiative (CCMI) project. All models reasonably well reproduce Antarctic ozone depletion in the late 20th century. The related SH-summer circulation changes, such as a poleward intensification of westerly jet and a poleward expansion of the Hadley cell, are also well captured. All experiments exhibit quantitatively the same multi-model mean trend, irrespective of whether the ocean is coupled or prescribed. Results are also quantitatively similar to those derived from the Coupled Model Intercomparison Project phase 5 (CMIP5) high-top model simulations in which the stratospheric ozone is mostly prescribed with monthly- and zonally-averaged values. These results suggest that the ozone-hole-induced SH-summer circulation changes are robust across the models irrespective of the specific chemistry-atmosphere-ocean coupling.", "author" : [ { "dropping-particle" : "", "family" : "Son", "given" : "Seok-Woo", "non-dropping-particle" : "", "parse-names" : false, "suffix" : "" }, { "dropping-particle" : "", "family" : "Han", "given" : "Bo-Reum", "non-dropping-particle" : "", "parse-names" : false, "suffix" : "" }, { "dropping-particle" : "", "family" : "Garfinkel", "given" : "Chaim I", "non-dropping-particle" : "", "parse-names" : false, "suffix" : "" }, { "dropping-particle" : "", "family" : "Kim", "given" : "Seo-Yeon", "non-dropping-particle" : "", "parse-names" : false, "suffix" : "" }, { "dropping-particle" : "", "family" : "Park", "given" : "Rokjin",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"Alexander T", "non-dropping-particle" : "", "parse-names" : false, "suffix" : "" }, { "dropping-particle" : "", "family" : "Butchart", "given" : "N", "non-dropping-particle" : "", "parse-names" : false, "suffix" : "" }, { "dropping-particle" : "", "family" : "Chipperfield", "given" : "Martyn P",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S", "non-dropping-particle" : "", "parse-names" : false, "suffix" : "" }, { "dropping-particle" : "", "family" : "Hardiman", "given" : "Steven C", "non-dropping-particle" : "", "parse-names" : false, "suffix" : "" }, { "dropping-particle" : "", "family" : "J\u00f6ckel", "given" : "Patrick", "non-dropping-particle" : "", "parse-names" : false, "suffix" : "" }, { "dropping-particle" : "", "family" : "Kinnison", "given" : "Douglas",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"O\u2019Connor", "given" : "Fiona M", "non-dropping-particle" : "", "parse-names" : false, "suffix" : "" }, { "dropping-particle" : "", "family" : "Oman", "given" : "Luke D", "non-dropping-particle" : "", "parse-names" : false, "suffix" : "" }, { "dropping-particle" : "", "family" : "Plummer", "given" : "David A", "non-dropping-particle" : "", "parse-names" : false, "suffix" : "" }, { "dropping-particle" : "", "family" : "Pozzer", "given" : "Andrea",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"Stone", "given" : "Kane", "non-dropping-particle" : "", "parse-names" : false, "suffix" : "" }, { "dropping-particle" : "", "family" : "Tilmes", "given" : "Simone", "non-dropping-particle" : "", "parse-names" : false, "suffix" : "" }, { "dropping-particle" : "", "family" : "Yamashita", "given" : "Yousuke", "non-dropping-particle" : "", "parse-names" : false, "suffix" : "" }, { "dropping-particle" : "", "family" : "Zeng", "given" : "Guang", "non-dropping-particle" : "", "parse-names" : false, "suffix" : "" } ], "container-title" : "Environmental Research Letters", "id" : "ITEM-2", "issue" : "5", "issued" : { "date-parts" : [ [ "2018", "5", "1" ] ] }, "page" : "054024", "publisher" : "IOP PUBLISHING LTD", "publisher-place" : "TEMPLE CIRCUS, TEMPLE WAY, BRISTOL BS1 6BE, ENGLAND, TEMPLE WAY, BRISTOL BS1 6BE, ENGLAND", "title" : "Tropospheric jet response to Antarctic ozone depletion: An update with Chemistry-Climate Model Initiative (CCMI) models", "translator" : [ { "dropping-particle" : "", "family" : "J3904", "given" : "", "non-dropping-particle" : "", "parse-names" : false, "suffix" : "" } ], "type" : "article-journal", "volume" : "13" }, "uris" : [ "http://www.mendeley.com/documents/?uuid=e1171ed9-12f4-4218-8664-88b21264b678" ] } ], "mendeley" : { "formattedCitation" : "(Gerber and Son, 2014; Son et al., 2018)", "manualFormatting" : "(Gerber and Son, 2014; Son et al., 2018", "plainTextFormattedCitation" : "(Gerber and Son, 2014; Son et al., 2018)", "previouslyFormattedCitation" : "(Gerber and Son, 2014; Son et al., 2018)" }, "properties" : { "noteIndex" : 0 }, "schema" : "https://github.com/citation-style-language/schema/raw/master/csl-citation.json" }</w:instrText>
      </w:r>
      <w:r w:rsidR="009F594A">
        <w:fldChar w:fldCharType="separate"/>
      </w:r>
      <w:r w:rsidR="00393F8C">
        <w:rPr>
          <w:noProof/>
          <w:lang w:val="en-CA" w:eastAsia="en-US"/>
        </w:rPr>
        <w:t>(Gerber and Son, 2014; Son et al., 2018</w:t>
      </w:r>
      <w:r w:rsidR="009F594A">
        <w:fldChar w:fldCharType="end"/>
      </w:r>
      <w:r w:rsidR="00B03F59">
        <w:t>;</w:t>
      </w:r>
      <w:r w:rsidR="009F594A" w:rsidRPr="006D353D">
        <w:rPr>
          <w:noProof/>
          <w:lang w:val="en-CA" w:eastAsia="en-US"/>
        </w:rPr>
        <w:t xml:space="preserve"> Figure 3.1</w:t>
      </w:r>
      <w:r w:rsidR="00F64D05" w:rsidRPr="006D353D">
        <w:rPr>
          <w:noProof/>
          <w:lang w:val="en-CA" w:eastAsia="en-US"/>
        </w:rPr>
        <w:t>9</w:t>
      </w:r>
      <w:r w:rsidR="009F594A" w:rsidRPr="006D353D">
        <w:rPr>
          <w:noProof/>
          <w:lang w:val="en-CA" w:eastAsia="en-US"/>
        </w:rPr>
        <w:t xml:space="preserve">). </w:t>
      </w:r>
    </w:p>
    <w:p w14:paraId="30782536" w14:textId="77777777" w:rsidR="009F594A" w:rsidRPr="006D353D" w:rsidRDefault="009F594A" w:rsidP="009F594A">
      <w:pPr>
        <w:pStyle w:val="AR6BodyText"/>
        <w:jc w:val="both"/>
        <w:rPr>
          <w:rFonts w:cs="Times New Roman"/>
          <w:noProof/>
          <w:lang w:val="en-CA" w:eastAsia="en-US"/>
        </w:rPr>
      </w:pPr>
    </w:p>
    <w:p w14:paraId="6AAFEDF7" w14:textId="396E3EA5" w:rsidR="009F594A" w:rsidRPr="00E457C1" w:rsidRDefault="009F594A" w:rsidP="002F3FFD">
      <w:pPr>
        <w:pStyle w:val="AR6BodyText"/>
        <w:rPr>
          <w:noProof/>
          <w:lang w:val="en-US" w:eastAsia="en-US"/>
        </w:rPr>
      </w:pPr>
      <w:r w:rsidRPr="006D353D">
        <w:rPr>
          <w:lang w:val="en-CA" w:eastAsia="en-US"/>
        </w:rPr>
        <w:t xml:space="preserve">In summary, there is </w:t>
      </w:r>
      <w:r w:rsidRPr="006D353D">
        <w:rPr>
          <w:i/>
          <w:lang w:val="en-CA" w:eastAsia="en-US"/>
        </w:rPr>
        <w:t>low confidence</w:t>
      </w:r>
      <w:r w:rsidRPr="006D353D">
        <w:rPr>
          <w:lang w:val="en-CA" w:eastAsia="en-US"/>
        </w:rPr>
        <w:t xml:space="preserve"> that an observed decrease in the frequency of </w:t>
      </w:r>
      <w:del w:id="1681" w:author="Sara M Tuson" w:date="2021-06-27T21:01:00Z">
        <w:r w:rsidR="009F59CD" w:rsidDel="00D66169">
          <w:rPr>
            <w:lang w:val="en-CA" w:eastAsia="en-US"/>
          </w:rPr>
          <w:delText>NH</w:delText>
        </w:r>
      </w:del>
      <w:ins w:id="1682" w:author="Sara M Tuson" w:date="2021-06-27T21:01:00Z">
        <w:r w:rsidR="00D66169">
          <w:rPr>
            <w:lang w:val="en-CA" w:eastAsia="en-US"/>
          </w:rPr>
          <w:t xml:space="preserve">Northern Hemisphere </w:t>
        </w:r>
      </w:ins>
      <w:r w:rsidRPr="006D353D">
        <w:rPr>
          <w:lang w:val="en-CA" w:eastAsia="en-US"/>
        </w:rPr>
        <w:t xml:space="preserve"> summertime extratropical cyclones is linked to anthropogenic influence. </w:t>
      </w:r>
      <w:r w:rsidRPr="00E457C1">
        <w:rPr>
          <w:lang w:val="en-US" w:eastAsia="en-US"/>
        </w:rPr>
        <w:t xml:space="preserve">In the </w:t>
      </w:r>
      <w:del w:id="1683" w:author="Sara M Tuson" w:date="2021-06-27T21:04:00Z">
        <w:r w:rsidR="009F59CD" w:rsidRPr="00E457C1" w:rsidDel="00D66169">
          <w:rPr>
            <w:lang w:val="en-US" w:eastAsia="en-US"/>
          </w:rPr>
          <w:delText>SH</w:delText>
        </w:r>
      </w:del>
      <w:ins w:id="1684" w:author="Sara M Tuson" w:date="2021-06-27T21:04:00Z">
        <w:r w:rsidR="00D66169">
          <w:rPr>
            <w:lang w:val="en-US" w:eastAsia="en-US"/>
          </w:rPr>
          <w:t>Southern Hemisphere</w:t>
        </w:r>
      </w:ins>
      <w:r w:rsidRPr="00E457C1">
        <w:rPr>
          <w:lang w:val="en-US" w:eastAsia="en-US"/>
        </w:rPr>
        <w:t xml:space="preserve">, there is </w:t>
      </w:r>
      <w:r w:rsidRPr="00E457C1">
        <w:rPr>
          <w:i/>
          <w:lang w:val="en-US" w:eastAsia="en-US"/>
        </w:rPr>
        <w:t>high confidence</w:t>
      </w:r>
      <w:r w:rsidRPr="00E457C1">
        <w:rPr>
          <w:lang w:val="en-US" w:eastAsia="en-US"/>
        </w:rPr>
        <w:t xml:space="preserve"> that human influence, in the form of ozone depletion, has contributed to the observed poleward shift of the jet in austral summer, while </w:t>
      </w:r>
      <w:r w:rsidRPr="00E457C1">
        <w:rPr>
          <w:i/>
          <w:lang w:val="en-US" w:eastAsia="en-US"/>
        </w:rPr>
        <w:t>confidence</w:t>
      </w:r>
      <w:r w:rsidRPr="00E457C1">
        <w:rPr>
          <w:lang w:val="en-US" w:eastAsia="en-US"/>
        </w:rPr>
        <w:t xml:space="preserve"> is </w:t>
      </w:r>
      <w:r w:rsidRPr="00E457C1">
        <w:rPr>
          <w:i/>
          <w:lang w:val="en-US" w:eastAsia="en-US"/>
        </w:rPr>
        <w:t>low</w:t>
      </w:r>
      <w:r w:rsidRPr="00E457C1">
        <w:rPr>
          <w:lang w:val="en-US" w:eastAsia="en-US"/>
        </w:rPr>
        <w:t xml:space="preserve"> for human influence on historical blocking activity. The </w:t>
      </w:r>
      <w:r w:rsidRPr="00E457C1">
        <w:rPr>
          <w:i/>
          <w:lang w:val="en-US" w:eastAsia="en-US"/>
        </w:rPr>
        <w:t>low confidence</w:t>
      </w:r>
      <w:r w:rsidRPr="00E457C1">
        <w:rPr>
          <w:lang w:val="en-US" w:eastAsia="en-US"/>
        </w:rPr>
        <w:t xml:space="preserve"> statements are due to the limited number of studies available. The shift of the </w:t>
      </w:r>
      <w:del w:id="1685" w:author="Sara M Tuson" w:date="2021-06-27T21:04:00Z">
        <w:r w:rsidR="009F59CD" w:rsidRPr="00E457C1" w:rsidDel="00D66169">
          <w:rPr>
            <w:lang w:val="en-US" w:eastAsia="en-US"/>
          </w:rPr>
          <w:delText>SH</w:delText>
        </w:r>
      </w:del>
      <w:ins w:id="1686" w:author="Sara M Tuson" w:date="2021-06-27T21:04:00Z">
        <w:r w:rsidR="00D66169">
          <w:rPr>
            <w:lang w:val="en-US" w:eastAsia="en-US"/>
          </w:rPr>
          <w:t>Southern Hemisphere</w:t>
        </w:r>
      </w:ins>
      <w:r w:rsidRPr="00E457C1">
        <w:rPr>
          <w:lang w:val="en-US" w:eastAsia="en-US"/>
        </w:rPr>
        <w:t xml:space="preserve"> jet is correlated with modulations of the SAM, and justification for the associated </w:t>
      </w:r>
      <w:r w:rsidRPr="00E457C1">
        <w:rPr>
          <w:i/>
          <w:lang w:val="en-US" w:eastAsia="en-US"/>
        </w:rPr>
        <w:t>high</w:t>
      </w:r>
      <w:r w:rsidR="00442D93" w:rsidRPr="00E457C1">
        <w:rPr>
          <w:i/>
          <w:lang w:val="en-US" w:eastAsia="en-US"/>
        </w:rPr>
        <w:t xml:space="preserve"> </w:t>
      </w:r>
      <w:r w:rsidRPr="00E457C1">
        <w:rPr>
          <w:i/>
          <w:lang w:val="en-US" w:eastAsia="en-US"/>
        </w:rPr>
        <w:t>confidence</w:t>
      </w:r>
      <w:r w:rsidRPr="00E457C1">
        <w:rPr>
          <w:lang w:val="en-US" w:eastAsia="en-US"/>
        </w:rPr>
        <w:t xml:space="preserve"> statement on attribution of changes in the SAM is provided in Section</w:t>
      </w:r>
      <w:r w:rsidR="005A5655" w:rsidRPr="00E457C1">
        <w:rPr>
          <w:lang w:val="en-US" w:eastAsia="en-US"/>
        </w:rPr>
        <w:t xml:space="preserve"> 3.7.2</w:t>
      </w:r>
      <w:r w:rsidRPr="00E457C1">
        <w:rPr>
          <w:lang w:val="en-US" w:eastAsia="en-US"/>
        </w:rPr>
        <w:t xml:space="preserve">. There is </w:t>
      </w:r>
      <w:r w:rsidRPr="00E457C1">
        <w:rPr>
          <w:i/>
          <w:iCs/>
          <w:lang w:val="en-US" w:eastAsia="en-US"/>
        </w:rPr>
        <w:t>medium confidence</w:t>
      </w:r>
      <w:r w:rsidRPr="00E457C1">
        <w:rPr>
          <w:lang w:val="en-US" w:eastAsia="en-US"/>
        </w:rPr>
        <w:t xml:space="preserve"> in model performance regarding the </w:t>
      </w:r>
      <w:r w:rsidR="00E75C06" w:rsidRPr="00E457C1">
        <w:rPr>
          <w:lang w:val="en-US" w:eastAsia="en-US"/>
        </w:rPr>
        <w:t xml:space="preserve">simulation </w:t>
      </w:r>
      <w:r w:rsidRPr="00E457C1">
        <w:rPr>
          <w:lang w:val="en-US" w:eastAsia="en-US"/>
        </w:rPr>
        <w:t xml:space="preserve">of the extratropical jets, storm track and blocking activity, with increased resolution sometimes corresponding to better performance, but important shortcomings remain, particularly for the Euro-Atlantic sector of the </w:t>
      </w:r>
      <w:del w:id="1687" w:author="Sara M Tuson" w:date="2021-06-27T21:01:00Z">
        <w:r w:rsidR="009F59CD" w:rsidRPr="00E457C1" w:rsidDel="00D66169">
          <w:rPr>
            <w:lang w:val="en-US" w:eastAsia="en-US"/>
          </w:rPr>
          <w:delText>NH</w:delText>
        </w:r>
      </w:del>
      <w:ins w:id="1688" w:author="Sara M Tuson" w:date="2021-06-27T21:01:00Z">
        <w:r w:rsidR="00D66169">
          <w:rPr>
            <w:lang w:val="en-US" w:eastAsia="en-US"/>
          </w:rPr>
          <w:t>Northern Hemisphere</w:t>
        </w:r>
      </w:ins>
      <w:r w:rsidRPr="00E457C1">
        <w:rPr>
          <w:lang w:val="en-US" w:eastAsia="en-US"/>
        </w:rPr>
        <w:t xml:space="preserve">. </w:t>
      </w:r>
      <w:r w:rsidR="002F3FFD" w:rsidRPr="00E457C1">
        <w:rPr>
          <w:rFonts w:cs="Times New Roman"/>
          <w:lang w:val="en-US"/>
        </w:rPr>
        <w:t>Nonetheless, synthesizing across Sections 3.3.3.1</w:t>
      </w:r>
      <w:del w:id="1689" w:author="Sara M Tuson" w:date="2021-06-24T10:56:00Z">
        <w:r w:rsidR="002F3FFD" w:rsidRPr="00E457C1" w:rsidDel="00D269C7">
          <w:rPr>
            <w:rFonts w:cs="Times New Roman"/>
            <w:lang w:val="en-US"/>
          </w:rPr>
          <w:delText>-</w:delText>
        </w:r>
      </w:del>
      <w:ins w:id="1690" w:author="Sara M Tuson" w:date="2021-06-24T10:56:00Z">
        <w:r w:rsidR="00D269C7">
          <w:rPr>
            <w:rFonts w:cs="Times New Roman"/>
            <w:lang w:val="en-US"/>
          </w:rPr>
          <w:t>–</w:t>
        </w:r>
      </w:ins>
      <w:r w:rsidR="002F3FFD" w:rsidRPr="00E457C1">
        <w:rPr>
          <w:rFonts w:cs="Times New Roman"/>
          <w:lang w:val="en-US"/>
        </w:rPr>
        <w:t xml:space="preserve">3.3.3.3, there is </w:t>
      </w:r>
      <w:r w:rsidR="002F3FFD" w:rsidRPr="00E457C1">
        <w:rPr>
          <w:rFonts w:cs="Times New Roman"/>
          <w:i/>
          <w:lang w:val="en-US"/>
        </w:rPr>
        <w:t>high confidence</w:t>
      </w:r>
      <w:r w:rsidR="002F3FFD" w:rsidRPr="00E457C1">
        <w:rPr>
          <w:rFonts w:cs="Times New Roman"/>
          <w:lang w:val="en-US"/>
        </w:rPr>
        <w:t xml:space="preserve"> that</w:t>
      </w:r>
      <w:r w:rsidR="002F3FFD">
        <w:rPr>
          <w:rFonts w:cs="Times New Roman"/>
          <w:shd w:val="clear" w:color="auto" w:fill="FFFFFF"/>
          <w:lang w:val="en-US"/>
        </w:rPr>
        <w:t xml:space="preserve"> </w:t>
      </w:r>
      <w:r w:rsidR="002F3FFD" w:rsidRPr="00FA70E3">
        <w:rPr>
          <w:rFonts w:cs="Times New Roman"/>
          <w:shd w:val="clear" w:color="auto" w:fill="FFFFFF"/>
          <w:lang w:val="en-US"/>
        </w:rPr>
        <w:t>CMIP6</w:t>
      </w:r>
      <w:r w:rsidR="002F3FFD" w:rsidRPr="00E457C1">
        <w:rPr>
          <w:rFonts w:cs="Times New Roman"/>
          <w:shd w:val="clear" w:color="auto" w:fill="FFFFFF"/>
          <w:lang w:val="en-US"/>
        </w:rPr>
        <w:t xml:space="preserve"> models capture the general characteristics of the tropospheric large-scale circulation.</w:t>
      </w:r>
      <w:bookmarkEnd w:id="1632"/>
    </w:p>
    <w:p w14:paraId="7A49167C" w14:textId="77777777" w:rsidR="009F594A" w:rsidRPr="00E457C1" w:rsidRDefault="009F594A" w:rsidP="009F594A">
      <w:pPr>
        <w:pStyle w:val="AR6BodyText"/>
        <w:jc w:val="both"/>
        <w:rPr>
          <w:rFonts w:cs="Times New Roman"/>
          <w:noProof/>
          <w:lang w:val="en-US" w:eastAsia="en-US"/>
        </w:rPr>
      </w:pPr>
    </w:p>
    <w:p w14:paraId="07C7E1F5" w14:textId="77777777" w:rsidR="00676000" w:rsidRPr="00E457C1" w:rsidRDefault="00676000" w:rsidP="009F594A">
      <w:pPr>
        <w:pStyle w:val="AR6BodyText"/>
        <w:jc w:val="both"/>
        <w:rPr>
          <w:rFonts w:cs="Times New Roman"/>
          <w:noProof/>
          <w:lang w:val="en-US" w:eastAsia="en-US"/>
        </w:rPr>
      </w:pPr>
    </w:p>
    <w:p w14:paraId="60F0999E" w14:textId="1BF30AD6" w:rsidR="009F594A" w:rsidRDefault="009F594A" w:rsidP="009F594A">
      <w:pPr>
        <w:pStyle w:val="AR6BodyText"/>
        <w:rPr>
          <w:b/>
          <w:noProof/>
        </w:rPr>
      </w:pPr>
      <w:r>
        <w:rPr>
          <w:b/>
          <w:noProof/>
        </w:rPr>
        <w:t>[START</w:t>
      </w:r>
      <w:r w:rsidRPr="00682BD7">
        <w:rPr>
          <w:b/>
          <w:noProof/>
        </w:rPr>
        <w:t xml:space="preserve"> </w:t>
      </w:r>
      <w:r w:rsidRPr="00682BD7">
        <w:rPr>
          <w:rStyle w:val="AR6Chap3FigureCar"/>
          <w:b/>
          <w:noProof/>
          <w:sz w:val="22"/>
          <w:lang w:val="en-GB"/>
        </w:rPr>
        <w:t>FIGURE 3.1</w:t>
      </w:r>
      <w:r w:rsidR="00F64D05">
        <w:rPr>
          <w:rStyle w:val="AR6Chap3FigureCar"/>
          <w:b/>
          <w:noProof/>
          <w:sz w:val="22"/>
          <w:lang w:val="en-GB"/>
        </w:rPr>
        <w:t>8</w:t>
      </w:r>
      <w:r w:rsidRPr="00682BD7">
        <w:rPr>
          <w:b/>
          <w:noProof/>
        </w:rPr>
        <w:t xml:space="preserve"> HERE</w:t>
      </w:r>
      <w:r>
        <w:rPr>
          <w:b/>
          <w:noProof/>
        </w:rPr>
        <w:t>]</w:t>
      </w:r>
    </w:p>
    <w:p w14:paraId="094224EF" w14:textId="77777777" w:rsidR="009F594A" w:rsidRDefault="009F594A" w:rsidP="009F594A">
      <w:pPr>
        <w:pStyle w:val="AR6BodyText"/>
        <w:rPr>
          <w:noProof/>
        </w:rPr>
      </w:pPr>
    </w:p>
    <w:p w14:paraId="2A46C127" w14:textId="77777777" w:rsidR="00BE2759" w:rsidRPr="00BE2759" w:rsidRDefault="00BE2759" w:rsidP="00BE2759">
      <w:pPr>
        <w:numPr>
          <w:ilvl w:val="0"/>
          <w:numId w:val="2"/>
        </w:numPr>
        <w:ind w:left="1134" w:hanging="1134"/>
        <w:rPr>
          <w:sz w:val="20"/>
          <w:lang w:val="en-US"/>
        </w:rPr>
      </w:pPr>
      <w:bookmarkStart w:id="1691" w:name="_Hlk57040903"/>
      <w:r w:rsidRPr="00BE2759">
        <w:rPr>
          <w:b/>
          <w:sz w:val="20"/>
          <w:lang w:val="en-US"/>
        </w:rPr>
        <w:t>Instantaneous Northern-Hemisphere blocking frequency (% of days) in the extended northern winter season (</w:t>
      </w:r>
      <w:commentRangeStart w:id="1692"/>
      <w:ins w:id="1693" w:author="Sara M Tuson" w:date="2021-07-01T08:48:00Z">
        <w:r w:rsidRPr="00BE2759">
          <w:rPr>
            <w:b/>
            <w:sz w:val="20"/>
            <w:lang w:val="en-US"/>
          </w:rPr>
          <w:t xml:space="preserve">December–January–February–March – </w:t>
        </w:r>
      </w:ins>
      <w:r w:rsidRPr="00BE2759">
        <w:rPr>
          <w:b/>
          <w:sz w:val="20"/>
          <w:lang w:val="en-US"/>
        </w:rPr>
        <w:t>DJFM</w:t>
      </w:r>
      <w:commentRangeEnd w:id="1692"/>
      <w:r w:rsidRPr="00BE2759">
        <w:rPr>
          <w:sz w:val="16"/>
          <w:szCs w:val="16"/>
          <w:lang w:val="en-GB"/>
        </w:rPr>
        <w:commentReference w:id="1692"/>
      </w:r>
      <w:r w:rsidRPr="00BE2759">
        <w:rPr>
          <w:b/>
          <w:sz w:val="20"/>
          <w:lang w:val="en-US"/>
        </w:rPr>
        <w:t>) for the years 1979</w:t>
      </w:r>
      <w:del w:id="1694" w:author="Sara M Tuson" w:date="2021-06-30T10:34:00Z">
        <w:r w:rsidRPr="00BE2759" w:rsidDel="00E413CC">
          <w:rPr>
            <w:b/>
            <w:sz w:val="20"/>
            <w:lang w:val="en-US"/>
          </w:rPr>
          <w:delText>-</w:delText>
        </w:r>
      </w:del>
      <w:ins w:id="1695" w:author="Sara M Tuson" w:date="2021-06-30T10:34:00Z">
        <w:r w:rsidRPr="00BE2759">
          <w:rPr>
            <w:b/>
            <w:sz w:val="20"/>
            <w:lang w:val="en-US"/>
          </w:rPr>
          <w:t>–</w:t>
        </w:r>
      </w:ins>
      <w:r w:rsidRPr="00BE2759">
        <w:rPr>
          <w:b/>
          <w:sz w:val="20"/>
          <w:lang w:val="en-US"/>
        </w:rPr>
        <w:t xml:space="preserve">2000. </w:t>
      </w:r>
      <w:r w:rsidRPr="00BE2759">
        <w:rPr>
          <w:sz w:val="20"/>
          <w:lang w:val="en-US"/>
        </w:rPr>
        <w:t>Results are shown for ERA5 reanalysis (black), CMIP5 (blue) and CMIP6 (red) models. Coloured lines show multi-model means and shaded ranges show corresponding 5</w:t>
      </w:r>
      <w:del w:id="1696" w:author="Sara M Tuson" w:date="2021-06-30T10:34:00Z">
        <w:r w:rsidRPr="00BE2759" w:rsidDel="00E413CC">
          <w:rPr>
            <w:sz w:val="20"/>
            <w:lang w:val="en-US"/>
          </w:rPr>
          <w:delText>-</w:delText>
        </w:r>
      </w:del>
      <w:ins w:id="1697" w:author="Sara M Tuson" w:date="2021-06-30T10:34:00Z">
        <w:r w:rsidRPr="00BE2759">
          <w:rPr>
            <w:sz w:val="20"/>
            <w:lang w:val="en-US"/>
          </w:rPr>
          <w:t>–</w:t>
        </w:r>
      </w:ins>
      <w:r w:rsidRPr="00BE2759">
        <w:rPr>
          <w:sz w:val="20"/>
          <w:lang w:val="en-US"/>
        </w:rPr>
        <w:t xml:space="preserve">95% ranges </w:t>
      </w:r>
      <w:r w:rsidRPr="00BE2759">
        <w:rPr>
          <w:sz w:val="20"/>
          <w:szCs w:val="20"/>
          <w:lang w:val="en-US"/>
        </w:rPr>
        <w:t>constructed with one realization</w:t>
      </w:r>
      <w:r w:rsidRPr="00BE2759">
        <w:rPr>
          <w:sz w:val="20"/>
          <w:lang w:val="en-US"/>
        </w:rPr>
        <w:t xml:space="preserve"> </w:t>
      </w:r>
      <w:r w:rsidRPr="00BE2759">
        <w:rPr>
          <w:sz w:val="20"/>
          <w:szCs w:val="20"/>
          <w:lang w:val="en-US"/>
        </w:rPr>
        <w:t xml:space="preserve">from each model. </w:t>
      </w:r>
      <w:r w:rsidRPr="00BE2759">
        <w:rPr>
          <w:sz w:val="20"/>
          <w:lang w:val="en-US"/>
        </w:rPr>
        <w:t xml:space="preserve">Figure is adapted from </w:t>
      </w:r>
      <w:r w:rsidRPr="00BE2759">
        <w:rPr>
          <w:sz w:val="20"/>
          <w:lang w:val="en-US"/>
        </w:rPr>
        <w:fldChar w:fldCharType="begin" w:fldLock="1"/>
      </w:r>
      <w:r w:rsidRPr="00BE2759">
        <w:rPr>
          <w:sz w:val="20"/>
          <w:lang w:val="en-US"/>
        </w:rPr>
        <w:instrText>ADDIN CSL_CITATION { "citationItems" : [ { "id" : "ITEM-1",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"D'Andrea", "given" : "Fabio", "non-dropping-particle" : "", "parse-names" : false, "suffix" : "" } ], "container-title" : "Journal of Climate", "id" : "ITEM-1", "issue" : "23", "issued" : { "date-parts" : [ [ "2020" ] ] }, "page" : "10021-10038", "title" : "From CMIP3 to CMIP6: Northern hemisphere atmospheric blocking simulation in present and future climate", "translator" : [ { "dropping-particle" : "", "family" : "J6539", "given" : "", "non-dropping-particle" : "", "parse-names" : false, "suffix" : "" } ], "type" : "article-journal", "volume" : "33" }, "uris" : [ "http://www.mendeley.com/documents/?uuid=1e7d8ca3-8b51-4da0-bb9f-56295395e6b4" ] } ], "mendeley" : { "formattedCitation" : "(Davini and D\u2019Andrea, 2020)", "manualFormatting" : "Davini and D\u2019Andrea (2020)", "plainTextFormattedCitation" : "(Davini and D\u2019Andrea, 2020)", "previouslyFormattedCitation" : "(Davini and D\u2019Andrea, 2020)" }, "properties" : { "noteIndex" : 0 }, "schema" : "https://github.com/citation-style-language/schema/raw/master/csl-citation.json" }</w:instrText>
      </w:r>
      <w:r w:rsidRPr="00BE2759">
        <w:rPr>
          <w:sz w:val="20"/>
          <w:lang w:val="en-US"/>
        </w:rPr>
        <w:fldChar w:fldCharType="separate"/>
      </w:r>
      <w:r w:rsidRPr="00BE2759">
        <w:rPr>
          <w:noProof/>
          <w:sz w:val="20"/>
          <w:lang w:val="en-US"/>
        </w:rPr>
        <w:t>Davini and D’Andrea (2020)</w:t>
      </w:r>
      <w:r w:rsidRPr="00BE2759">
        <w:rPr>
          <w:sz w:val="20"/>
          <w:lang w:val="en-US"/>
        </w:rPr>
        <w:fldChar w:fldCharType="end"/>
      </w:r>
      <w:r w:rsidRPr="00BE2759">
        <w:rPr>
          <w:sz w:val="20"/>
          <w:lang w:val="en-US"/>
        </w:rPr>
        <w:t xml:space="preserve">, their Figure 12 and following the </w:t>
      </w:r>
      <w:r w:rsidRPr="00BE2759">
        <w:rPr>
          <w:sz w:val="20"/>
          <w:lang w:val="en-US"/>
        </w:rPr>
        <w:fldChar w:fldCharType="begin" w:fldLock="1"/>
      </w:r>
      <w:r w:rsidRPr="00BE2759">
        <w:rPr>
          <w:sz w:val="20"/>
          <w:lang w:val="en-US"/>
        </w:rPr>
        <w:instrText>ADDIN CSL_CITATION { "citationItems" : [ { "id" : "ITEM-1", "itemData" : { "DOI" : "10.1007/s003820050230", "ISSN" : "1432-0894", "abstract" : "{\\enspace}As a part of the Atmospheric Model Intercomparison Project (AMIP), the behaviour of 15 general circulation models has been analysed in order to diagnose and compare the ability of the different models in simulating Northern Hemisphere midlatitude atmospheric blocking. In accordance with the established AMIP procedure, the 10-year model integrations were performed using prescribed, time-evolving monthly mean observed SSTs spanning the period January 1979--December 1988. Atmospheric observational data (ECMWF analyses) over the same period have been also used to verify the models results. The models involved in this comparison represent a wide spectrum of model complexity, with different horizontal and vertical resolution, numerical techniques and physical parametrizations, and exhibit large differences in blocking behaviour. Nevertheless, a few common features can be found, such as the general tendency to underestimate both blocking frequency and the average duration of blocks. The problem of the possible relationship between model blocking and model systematic errors has also been assessed, although without resorting to ad-hoc numerical experimentation it is impossible to relate with certainty particular model deficiencies in representing blocking to precise parts of the model formulation.", "author" : [ { "dropping-particle" : "", "family" : "D'Andrea", "given" : "F", "non-dropping-particle" : "", "parse-names" : false, "suffix" : "" }, { "dropping-particle" : "", "family" : "Tibaldi", "given" : "S", "non-dropping-particle" : "", "parse-names" : false, "suffix" : "" }, { "dropping-particle" : "", "family" : "Blackburn", "given" : "M", "non-dropping-particle" : "", "parse-names" : false, "suffix" : "" }, { "dropping-particle" : "", "family" : "Boer", "given" : "G", "non-dropping-particle" : "", "parse-names" : false, "suffix" : "" }, { "dropping-particle" : "", "family" : "D\u00e9qu\u00e9", "given" : "M", "non-dropping-particle" : "", "parse-names" : false, "suffix" : "" }, { "dropping-particle" : "", "family" : "Dix", "given" : "M R", "non-dropping-particle" : "", "parse-names" : false, "suffix" : "" }, { "dropping-particle" : "", "family" : "Dugas", "given" : "B", "non-dropping-particle" : "", "parse-names" : false, "suffix" : "" }, { "dropping-particle" : "", "family" : "Ferranti", "given" : "L", "non-dropping-particle" : "", "parse-names" : false, "suffix" : "" }, { "dropping-particle" : "", "family" : "Iwasaki", "given" : "T", "non-dropping-particle" : "", "parse-names" : false, "suffix" : "" }, { "dropping-particle" : "", "family" : "Kitoh", "given" : "A", "non-dropping-particle" : "", "parse-names" : false, "suffix" : "" }, { "dropping-particle" : "", "family" : "Pope", "given" : "V", "non-dropping-particle" : "", "parse-names" : false, "suffix" : "" }, { "dropping-particle" : "", "family" : "Randall", "given" : "D", "non-dropping-particle" : "", "parse-names" : false, "suffix" : "" }, { "dropping-particle" : "", "family" : "Roeckner", "given" : "E", "non-dropping-particle" : "", "parse-names" : false, "suffix" : "" }, { "dropping-particle" : "", "family" : "Strauss", "given" : "D", "non-dropping-particle" : "", "parse-names" : false, "suffix" : "" }, { "dropping-particle" : "", "family" : "Stern", "given" : "W", "non-dropping-particle" : "", "parse-names" : false, "suffix" : "" }, { "dropping-particle" : "", "family" : "Dool", "given" : "H", "non-dropping-particle" : "den", "parse-names" : false, "suffix" : "" }, { "dropping-particle" : "", "family" : "Williamson", "given" : "D", "non-dropping-particle" : "", "parse-names" : false, "suffix" : "" } ], "container-title" : "Climate Dynamics", "id" : "ITEM-1", "issue" : "6", "issued" : { "date-parts" : [ [ "1998", "5" ] ] }, "page" : "385-407", "title" : "Northern Hemisphere atmospheric blocking as simulated by 15 atmospheric general circulation models in the period 1979--1988", "translator" : [ { "dropping-particle" : "", "family" : "J6388", "given" : "", "non-dropping-particle" : "", "parse-names" : false, "suffix" : "" } ], "type" : "article-journal", "volume" : "14" }, "uris" : [ "http://www.mendeley.com/documents/?uuid=211c8878-0b5e-4473-adad-d31fc967eda4", "http://www.mendeley.com/documents/?uuid=b623bd29-51a3-44ad-946a-0a1d418337b3" ] } ], "mendeley" : { "formattedCitation" : "(D\u2019Andrea et al., 1998)", "manualFormatting" : "D\u2019Andrea et al. (1998)", "plainTextFormattedCitation" : "(D\u2019Andrea et al., 1998)", "previouslyFormattedCitation" : "(D\u2019Andrea et al., 1998)" }, "properties" : { "noteIndex" : 0 }, "schema" : "https://github.com/citation-style-language/schema/raw/master/csl-citation.json" }</w:instrText>
      </w:r>
      <w:r w:rsidRPr="00BE2759">
        <w:rPr>
          <w:sz w:val="20"/>
          <w:lang w:val="en-US"/>
        </w:rPr>
        <w:fldChar w:fldCharType="separate"/>
      </w:r>
      <w:r w:rsidRPr="00BE2759">
        <w:rPr>
          <w:noProof/>
          <w:sz w:val="20"/>
          <w:lang w:val="en-US"/>
        </w:rPr>
        <w:t>D’Andrea et al. (1998)</w:t>
      </w:r>
      <w:r w:rsidRPr="00BE2759">
        <w:rPr>
          <w:sz w:val="20"/>
          <w:lang w:val="en-US"/>
        </w:rPr>
        <w:fldChar w:fldCharType="end"/>
      </w:r>
      <w:r w:rsidRPr="00BE2759">
        <w:rPr>
          <w:sz w:val="20"/>
          <w:lang w:val="en-US"/>
        </w:rPr>
        <w:t xml:space="preserve"> definition of blocking. </w:t>
      </w:r>
      <w:r w:rsidRPr="00BE2759">
        <w:rPr>
          <w:rFonts w:cs="Times New Roman"/>
          <w:sz w:val="20"/>
          <w:szCs w:val="20"/>
          <w:lang w:val="en-US"/>
        </w:rPr>
        <w:t>Further details on data sources and processing are available in the chapter data table (Table 3.SM.1).</w:t>
      </w:r>
    </w:p>
    <w:bookmarkEnd w:id="1691"/>
    <w:p w14:paraId="2400BD16" w14:textId="77777777" w:rsidR="009F594A" w:rsidRPr="00E457C1" w:rsidRDefault="009F594A" w:rsidP="009F594A">
      <w:pPr>
        <w:pStyle w:val="AR6BodyText"/>
        <w:jc w:val="both"/>
        <w:rPr>
          <w:rFonts w:cs="Times New Roman"/>
          <w:noProof/>
          <w:lang w:val="en-US" w:eastAsia="en-US"/>
        </w:rPr>
      </w:pPr>
    </w:p>
    <w:p w14:paraId="4B62C850" w14:textId="5B47F406" w:rsidR="009F594A" w:rsidRPr="00E457C1" w:rsidRDefault="009F594A" w:rsidP="009F594A">
      <w:pPr>
        <w:pStyle w:val="AR6BodyText"/>
        <w:rPr>
          <w:b/>
          <w:noProof/>
          <w:lang w:val="en-US"/>
        </w:rPr>
      </w:pPr>
      <w:r w:rsidRPr="00E457C1">
        <w:rPr>
          <w:b/>
          <w:noProof/>
          <w:lang w:val="en-US"/>
        </w:rPr>
        <w:t xml:space="preserve">[END </w:t>
      </w:r>
      <w:r w:rsidRPr="00682BD7">
        <w:rPr>
          <w:rStyle w:val="AR6Chap3FigureCar"/>
          <w:b/>
          <w:noProof/>
          <w:sz w:val="22"/>
          <w:lang w:val="en-GB"/>
        </w:rPr>
        <w:t>FIGURE 3.1</w:t>
      </w:r>
      <w:r w:rsidR="00F64D05">
        <w:rPr>
          <w:rStyle w:val="AR6Chap3FigureCar"/>
          <w:b/>
          <w:noProof/>
          <w:sz w:val="22"/>
          <w:lang w:val="en-GB"/>
        </w:rPr>
        <w:t>8</w:t>
      </w:r>
      <w:r w:rsidRPr="00E457C1">
        <w:rPr>
          <w:b/>
          <w:noProof/>
          <w:lang w:val="en-US"/>
        </w:rPr>
        <w:t xml:space="preserve"> HERE]</w:t>
      </w:r>
    </w:p>
    <w:p w14:paraId="27AB7E4E" w14:textId="77777777" w:rsidR="009F594A" w:rsidRPr="00E457C1" w:rsidRDefault="009F594A" w:rsidP="009F594A">
      <w:pPr>
        <w:pStyle w:val="AR6BodyText"/>
        <w:jc w:val="both"/>
        <w:rPr>
          <w:rFonts w:cs="Times New Roman"/>
          <w:noProof/>
          <w:lang w:val="en-US" w:eastAsia="en-US"/>
        </w:rPr>
      </w:pPr>
    </w:p>
    <w:p w14:paraId="7919369F" w14:textId="77777777" w:rsidR="009F594A" w:rsidRPr="00E457C1" w:rsidRDefault="009F594A" w:rsidP="009F594A">
      <w:pPr>
        <w:pStyle w:val="AR6BodyText"/>
        <w:jc w:val="both"/>
        <w:rPr>
          <w:rFonts w:cs="Times New Roman"/>
          <w:noProof/>
          <w:lang w:val="en-US" w:eastAsia="en-US"/>
        </w:rPr>
      </w:pPr>
    </w:p>
    <w:p w14:paraId="57516C1E" w14:textId="1D7DD409" w:rsidR="009F594A" w:rsidRPr="00E457C1" w:rsidRDefault="009F594A" w:rsidP="009F594A">
      <w:pPr>
        <w:pStyle w:val="AR6BodyText"/>
        <w:rPr>
          <w:b/>
          <w:noProof/>
          <w:lang w:val="en-US"/>
        </w:rPr>
      </w:pPr>
      <w:r w:rsidRPr="00E457C1">
        <w:rPr>
          <w:b/>
          <w:noProof/>
          <w:lang w:val="en-US"/>
        </w:rPr>
        <w:t xml:space="preserve">[START </w:t>
      </w:r>
      <w:r w:rsidRPr="00682BD7">
        <w:rPr>
          <w:rStyle w:val="AR6Chap3FigureCar"/>
          <w:b/>
          <w:noProof/>
          <w:sz w:val="22"/>
          <w:lang w:val="en-GB"/>
        </w:rPr>
        <w:t>FIGURE 3.1</w:t>
      </w:r>
      <w:r w:rsidR="00F64D05">
        <w:rPr>
          <w:rStyle w:val="AR6Chap3FigureCar"/>
          <w:b/>
          <w:noProof/>
          <w:sz w:val="22"/>
          <w:lang w:val="en-GB"/>
        </w:rPr>
        <w:t>9</w:t>
      </w:r>
      <w:r w:rsidRPr="00682BD7">
        <w:rPr>
          <w:rStyle w:val="AR6Chap3FigureCar"/>
          <w:b/>
          <w:noProof/>
          <w:sz w:val="22"/>
          <w:lang w:val="en-GB"/>
        </w:rPr>
        <w:t xml:space="preserve"> </w:t>
      </w:r>
      <w:r w:rsidRPr="00E457C1">
        <w:rPr>
          <w:b/>
          <w:noProof/>
          <w:lang w:val="en-US"/>
        </w:rPr>
        <w:t>HERE]</w:t>
      </w:r>
    </w:p>
    <w:p w14:paraId="69ADAC90" w14:textId="77777777" w:rsidR="009F594A" w:rsidRPr="00E457C1" w:rsidRDefault="009F594A" w:rsidP="009F594A">
      <w:pPr>
        <w:pStyle w:val="AR6BodyText"/>
        <w:jc w:val="both"/>
        <w:rPr>
          <w:rFonts w:cs="Times New Roman"/>
          <w:noProof/>
          <w:lang w:val="en-US" w:eastAsia="en-US"/>
        </w:rPr>
      </w:pPr>
    </w:p>
    <w:p w14:paraId="4E7E6DC3" w14:textId="77777777" w:rsidR="00BE2759" w:rsidRPr="00BE2759" w:rsidRDefault="00BE2759" w:rsidP="00BE2759">
      <w:pPr>
        <w:numPr>
          <w:ilvl w:val="0"/>
          <w:numId w:val="2"/>
        </w:numPr>
        <w:ind w:left="1134" w:hanging="1134"/>
        <w:rPr>
          <w:sz w:val="20"/>
          <w:lang w:val="en-US"/>
        </w:rPr>
      </w:pPr>
      <w:bookmarkStart w:id="1698" w:name="_Hlk57040930"/>
      <w:r w:rsidRPr="00BE2759">
        <w:rPr>
          <w:b/>
          <w:sz w:val="20"/>
          <w:lang w:val="en-US"/>
        </w:rPr>
        <w:t>Long-term mean (thin black contour) and linear trend (colour) of zonal mean DJF zonal winds over 1985</w:t>
      </w:r>
      <w:del w:id="1699" w:author="Sara M Tuson" w:date="2021-06-30T10:34:00Z">
        <w:r w:rsidRPr="00BE2759" w:rsidDel="00E413CC">
          <w:rPr>
            <w:b/>
            <w:sz w:val="20"/>
            <w:lang w:val="en-US"/>
          </w:rPr>
          <w:delText>-</w:delText>
        </w:r>
      </w:del>
      <w:ins w:id="1700" w:author="Sara M Tuson" w:date="2021-06-30T10:34:00Z">
        <w:r w:rsidRPr="00BE2759">
          <w:rPr>
            <w:b/>
            <w:sz w:val="20"/>
            <w:lang w:val="en-US"/>
          </w:rPr>
          <w:t>–</w:t>
        </w:r>
      </w:ins>
      <w:r w:rsidRPr="00BE2759">
        <w:rPr>
          <w:b/>
          <w:sz w:val="20"/>
          <w:lang w:val="en-US"/>
        </w:rPr>
        <w:t>2014 in the SH.</w:t>
      </w:r>
      <w:r w:rsidRPr="00BE2759">
        <w:rPr>
          <w:sz w:val="20"/>
          <w:lang w:val="en-US"/>
        </w:rPr>
        <w:t xml:space="preserve"> Displayed are </w:t>
      </w:r>
      <w:r w:rsidRPr="00BE2759">
        <w:rPr>
          <w:b/>
          <w:bCs/>
          <w:sz w:val="20"/>
          <w:lang w:val="en-US"/>
          <w:rPrChange w:id="1701" w:author="Ian Blenkinsop" w:date="2021-07-07T14:27:00Z">
            <w:rPr/>
          </w:rPrChange>
        </w:rPr>
        <w:t>(a)</w:t>
      </w:r>
      <w:r w:rsidRPr="00BE2759">
        <w:rPr>
          <w:sz w:val="20"/>
          <w:lang w:val="en-US"/>
        </w:rPr>
        <w:t xml:space="preserve"> ERA5 and </w:t>
      </w:r>
      <w:r w:rsidRPr="00BE2759">
        <w:rPr>
          <w:b/>
          <w:bCs/>
          <w:sz w:val="20"/>
          <w:lang w:val="en-US"/>
          <w:rPrChange w:id="1702" w:author="Ian Blenkinsop" w:date="2021-07-07T14:27:00Z">
            <w:rPr/>
          </w:rPrChange>
        </w:rPr>
        <w:t>(b)</w:t>
      </w:r>
      <w:r w:rsidRPr="00BE2759">
        <w:rPr>
          <w:sz w:val="20"/>
          <w:lang w:val="en-US"/>
        </w:rPr>
        <w:t xml:space="preserve"> CMIP6 multi-model mean (58 CMIP6 models). The solid contours show positive (westerly) and zero long-term mean zonal wind, and the dashed contours show negative (easterly) long-term mean zonal wind. Only one ensemble member per model is included. Figure is modified from </w:t>
      </w:r>
      <w:r w:rsidRPr="00BE2759">
        <w:rPr>
          <w:sz w:val="20"/>
          <w:lang w:val="en-US"/>
        </w:rPr>
        <w:fldChar w:fldCharType="begin" w:fldLock="1"/>
      </w:r>
      <w:r w:rsidRPr="00BE2759">
        <w:rPr>
          <w:sz w:val="20"/>
          <w:lang w:val="en-US"/>
        </w:rPr>
        <w:instrText>ADDIN CSL_CITATION { "citationItems" : [ { "id" : "ITEM-1", "itemData" : { "DOI" : "10.1002/jgrd.50316", "ISBN" : "2169-897X", "ISSN" : "21698996", "abstract" : "Ozone changes and associated climate impacts in the Coupled Model Intercomparison Project Phase 5 (CMIP5) simulations are analyzed over the historical (1960-2005) and future (2006-2100) period under four Representative Concentration Pathways (RCP). In contrast to CMIP3, where half of the models prescribed constant stratospheric ozone, CMIP5 models all consider past ozone depletion and future ozone recovery. Multimodel mean climatologies and long-term changes in total and tropospheric column ozone calculated from CMIP5 models with either interactive or prescribed ozone are in reasonable agreement with observations. However, some large deviations from observations exist for individual models with interactive chemistry, and these models are excluded in the projections. Stratospheric ozone projections forced with a single halogen, but four greenhouse gas (GHG) scenarios show largest differences in the northern midlatitudes and in the Arctic in spring (~20 and 40 Dobson units (DU) by 2100, respectively). By 2050, these differences are much smaller and negligible over Antarctica in austral spring. Differences in future tropospheric column ozone are mainly caused by differences in methane concentrations and stratospheric input, leading to ~10 DU increases compared to 2000 in RCP 8.5. Large variations in stratospheric ozone particularly in CMIP5 models with interactive chemistry drive correspondingly large variations in lower stratospheric temperature trends. The results also illustrate that future Southern Hemisphere summertime circulation changes are controlled by both the ozone recovery rate and the rate of GHG increases, emphasizing the importance of simulating and taking into account ozone forcings when examining future climate projections. Key PointsCMIP5 models all consider past ozone depletion and future ozone recoveryMultimodel ozone agrees well with observations but individual models deviateFuture climate is sensitive to rates of both ozone recovery and GHG increases \u00a92013. American Geophysical Union. All Rights Reserved.", "author" : [ { "dropping-particle" : "", "family" : "Eyring", "given" : "V.", "non-dropping-particle" : "", "parse-names" : false, "suffix" : "" }, { "dropping-particle" : "", "family" : "Arblaster", "given" : "J. M.", "non-dropping-particle" : "", "parse-names" : false, "suffix" : "" }, { "dropping-particle" : "", "family" : "Cionni", "given" : "I.", "non-dropping-particle" : "", "parse-names" : false, "suffix" : "" }, { "dropping-particle" : "", "family" : "Sedl\u00e1\u010dek", "given" : "J.", "non-dropping-particle" : "", "parse-names" : false, "suffix" : "" }, { "dropping-particle" : "", "family" : "Perlwitz", "given" : "J.", "non-dropping-particle" : "", "parse-names" : false, "suffix" : "" }, { "dropping-particle" : "", "family" : "Young", "given" : "P. J.", "non-dropping-particle" : "", "parse-names" : false, "suffix" : "" }, { "dropping-particle" : "", "family" : "Bekki", "given" : "S.", "non-dropping-particle" : "", "parse-names" : false, "suffix" : "" }, { "dropping-particle" : "", "family" : "Bergmann", "given" : "D.", "non-dropping-particle" : "", "parse-names" : false, "suffix" : "" }, { "dropping-particle" : "", "family" : "Cameron-Smith", "given" : "P.", "non-dropping-particle" : "", "parse-names" : false, "suffix" : "" }, { "dropping-particle" : "", "family" : "Collins", "given" : "W. J.", "non-dropping-particle" : "", "parse-names" : false, "suffix" : "" }, { "dropping-particle" : "", "family" : "Faluvegi", "given" : "G.", "non-dropping-particle" : "", "parse-names" : false, "suffix" : "" }, { "dropping-particle" : "", "family" : "Gottschaldt", "given" : "K. D.", "non-dropping-particle" : "", "parse-names" : false, "suffix" : "" }, { "dropping-particle" : "", "family" : "Horowitz", "given" : "L. W.", "non-dropping-particle" : "", "parse-names" : false, "suffix" : "" }, { "dropping-particle" : "", "family" : "Kinnison", "given" : "D. E.", "non-dropping-particle" : "", "parse-names" : false, "suffix" : "" }, { "dropping-particle" : "", "family" : "Lamarque", "given" : "J. F.", "non-dropping-particle" : "", "parse-names" : false, "suffix" : "" }, { "dropping-particle" : "", "family" : "Marsh", "given" : "D. R.", "non-dropping-particle" : "", "parse-names" : false, "suffix" : "" }, { "dropping-particle" : "", "family" : "Saint-Martin", "given" : "D.", "non-dropping-particle" : "", "parse-names" : false, "suffix" : "" }, { "dropping-particle" : "", "family" : "Shindell", "given" : "D. T.", "non-dropping-particle" : "", "parse-names" : false, "suffix" : "" }, { "dropping-particle" : "", "family" : "Sudo", "given" : "K.", "non-dropping-particle" : "", "parse-names" : false, "suffix" : "" }, { "dropping-particle" : "", "family" : "Szopa", "given" : "S.", "non-dropping-particle" : "", "parse-names" : false, "suffix" : "" }, { "dropping-particle" : "", "family" : "Watanabe", "given" : "S.", "non-dropping-particle" : "", "parse-names" : false, "suffix" : "" } ], "container-title" : "Journal of Geophysical Research Atmospheres", "id" : "ITEM-1", "issue" : "10", "issued" : { "date-parts" : [ [ "2013", "5", "27" ] ] }, "page" : "5029-5060", "title" : "Long-term ozone changes and associated climate impacts in CMIP5 simulations", "translator" : [ { "dropping-particle" : "", "family" : "J3907", "given" : "", "non-dropping-particle" : "", "parse-names" : false, "suffix" : "" } ], "type" : "article-journal", "volume" : "118" }, "uris" : [ "http://www.mendeley.com/documents/?uuid=f928e517-01b0-4378-8efa-1f57436eee2a" ] } ], "mendeley" : { "formattedCitation" : "(Eyring et al., 2013)", "manualFormatting" : "Eyring et al. (2013)", "plainTextFormattedCitation" : "(Eyring et al., 2013)", "previouslyFormattedCitation" : "(Eyring et al., 2013)" }, "properties" : { "noteIndex" : 0 }, "schema" : "https://github.com/citation-style-language/schema/raw/master/csl-citation.json" }</w:instrText>
      </w:r>
      <w:r w:rsidRPr="00BE2759">
        <w:rPr>
          <w:sz w:val="20"/>
          <w:lang w:val="en-US"/>
        </w:rPr>
        <w:fldChar w:fldCharType="separate"/>
      </w:r>
      <w:r w:rsidRPr="00BE2759">
        <w:rPr>
          <w:noProof/>
          <w:sz w:val="20"/>
          <w:lang w:val="en-US"/>
        </w:rPr>
        <w:t>Eyring et al. (2013)</w:t>
      </w:r>
      <w:r w:rsidRPr="00BE2759">
        <w:rPr>
          <w:sz w:val="20"/>
          <w:lang w:val="en-US"/>
        </w:rPr>
        <w:fldChar w:fldCharType="end"/>
      </w:r>
      <w:r w:rsidRPr="00BE2759">
        <w:rPr>
          <w:sz w:val="20"/>
          <w:lang w:val="en-US"/>
        </w:rPr>
        <w:t xml:space="preserve">, their Figure 12. </w:t>
      </w:r>
      <w:r w:rsidRPr="00BE2759">
        <w:rPr>
          <w:rFonts w:cs="Times New Roman"/>
          <w:sz w:val="20"/>
          <w:szCs w:val="20"/>
          <w:lang w:val="en-US"/>
        </w:rPr>
        <w:t>Further details on data sources and processing are available in the chapter data table (Table 3.SM.1).</w:t>
      </w:r>
    </w:p>
    <w:bookmarkEnd w:id="1698"/>
    <w:p w14:paraId="18873EEE" w14:textId="77777777" w:rsidR="00A30925" w:rsidRDefault="00A30925" w:rsidP="00A30925">
      <w:pPr>
        <w:pStyle w:val="AR6Chap3Figure"/>
        <w:numPr>
          <w:ilvl w:val="0"/>
          <w:numId w:val="0"/>
        </w:numPr>
        <w:rPr>
          <w:b/>
          <w:noProof/>
        </w:rPr>
      </w:pPr>
    </w:p>
    <w:p w14:paraId="0F576BC6" w14:textId="5F9CAC34" w:rsidR="009F594A" w:rsidRPr="00D92A3C" w:rsidRDefault="009F594A" w:rsidP="00D92A3C">
      <w:pPr>
        <w:pStyle w:val="AR6BodyTextBold"/>
        <w:rPr>
          <w:noProof/>
        </w:rPr>
      </w:pPr>
      <w:r w:rsidRPr="00D92A3C">
        <w:rPr>
          <w:noProof/>
        </w:rPr>
        <w:t xml:space="preserve">[END </w:t>
      </w:r>
      <w:r w:rsidRPr="00D92A3C">
        <w:rPr>
          <w:rStyle w:val="AR6Chap3FigureCar"/>
          <w:noProof/>
          <w:sz w:val="22"/>
          <w:lang w:val="en-GB"/>
        </w:rPr>
        <w:t>FIGURE 3.1</w:t>
      </w:r>
      <w:r w:rsidR="00F64D05" w:rsidRPr="00D92A3C">
        <w:rPr>
          <w:rStyle w:val="AR6Chap3FigureCar"/>
          <w:noProof/>
          <w:sz w:val="22"/>
          <w:lang w:val="en-GB"/>
        </w:rPr>
        <w:t>9</w:t>
      </w:r>
      <w:r w:rsidRPr="00D92A3C">
        <w:rPr>
          <w:noProof/>
        </w:rPr>
        <w:t xml:space="preserve"> HERE]</w:t>
      </w:r>
    </w:p>
    <w:p w14:paraId="27CE4F57" w14:textId="77777777" w:rsidR="009F594A" w:rsidRDefault="009F594A" w:rsidP="009F594A">
      <w:pPr>
        <w:pStyle w:val="AR6BodyText"/>
        <w:jc w:val="both"/>
        <w:rPr>
          <w:rFonts w:cs="Times New Roman"/>
          <w:noProof/>
        </w:rPr>
      </w:pPr>
    </w:p>
    <w:p w14:paraId="30C6903A" w14:textId="77777777" w:rsidR="009F594A" w:rsidRDefault="009F594A" w:rsidP="009F594A">
      <w:pPr>
        <w:pStyle w:val="AR6BodyText"/>
        <w:jc w:val="both"/>
        <w:rPr>
          <w:rFonts w:cs="Times New Roman"/>
          <w:noProof/>
        </w:rPr>
      </w:pPr>
    </w:p>
    <w:p w14:paraId="4C97CFD2" w14:textId="0A6B4A8B" w:rsidR="009F594A" w:rsidRDefault="009F594A" w:rsidP="009F594A">
      <w:pPr>
        <w:pStyle w:val="AR6Chap3Level33111"/>
        <w:tabs>
          <w:tab w:val="left" w:pos="708"/>
        </w:tabs>
      </w:pPr>
      <w:bookmarkStart w:id="1703" w:name="_Toc6385721"/>
      <w:bookmarkStart w:id="1704" w:name="_Ref5013717"/>
      <w:bookmarkStart w:id="1705" w:name="_Toc70639145"/>
      <w:r>
        <w:t>Sudden Stratospheric Warming Activity</w:t>
      </w:r>
      <w:bookmarkEnd w:id="1703"/>
      <w:bookmarkEnd w:id="1704"/>
      <w:bookmarkEnd w:id="1705"/>
    </w:p>
    <w:p w14:paraId="770C8174" w14:textId="77777777" w:rsidR="009F594A" w:rsidRDefault="009F594A" w:rsidP="009F594A">
      <w:pPr>
        <w:pStyle w:val="AR6BodyText"/>
        <w:rPr>
          <w:noProof/>
          <w:lang w:eastAsia="en-US"/>
        </w:rPr>
      </w:pPr>
    </w:p>
    <w:p w14:paraId="35CF3AFF" w14:textId="323DC6C1" w:rsidR="009F594A" w:rsidRDefault="009F594A" w:rsidP="009F594A">
      <w:pPr>
        <w:pStyle w:val="AR6BodyText"/>
        <w:rPr>
          <w:noProof/>
          <w:lang w:eastAsia="en-US"/>
        </w:rPr>
      </w:pPr>
      <w:r w:rsidRPr="00E457C1">
        <w:rPr>
          <w:noProof/>
          <w:lang w:val="en-US" w:eastAsia="en-US"/>
        </w:rPr>
        <w:t xml:space="preserve">Sudden stratospheric warmings (SSWs) are stratospheric weather events associated with anomalously high temperatures at high latitudes persisting from days to weeks. Section 2.3.1.4.5 discusses the definition and observational aspects of SSWs. SSWs are often associated with anomalous weather conditions, </w:t>
      </w:r>
      <w:ins w:id="1706" w:author="Sara M Tuson" w:date="2021-06-24T10:17:00Z">
        <w:r w:rsidR="00D03B22">
          <w:rPr>
            <w:noProof/>
            <w:lang w:val="en-US" w:eastAsia="en-US"/>
          </w:rPr>
          <w:t>for example</w:t>
        </w:r>
      </w:ins>
      <w:ins w:id="1707" w:author="Sara M Tuson" w:date="2021-06-24T10:18:00Z">
        <w:r w:rsidR="00D03B22">
          <w:rPr>
            <w:noProof/>
            <w:lang w:val="en-US" w:eastAsia="en-US"/>
          </w:rPr>
          <w:t>,</w:t>
        </w:r>
      </w:ins>
      <w:del w:id="1708" w:author="Sara M Tuson" w:date="2021-06-24T10:17:00Z">
        <w:r w:rsidRPr="00E457C1" w:rsidDel="00D03B22">
          <w:rPr>
            <w:noProof/>
            <w:lang w:val="en-US" w:eastAsia="en-US"/>
          </w:rPr>
          <w:delText>e.g.</w:delText>
        </w:r>
      </w:del>
      <w:r w:rsidRPr="00E457C1">
        <w:rPr>
          <w:noProof/>
          <w:lang w:val="en-US" w:eastAsia="en-US"/>
        </w:rPr>
        <w:t xml:space="preserve"> winter cold spells, in the lower atmosphere </w:t>
      </w:r>
      <w:r>
        <w:rPr>
          <w:noProof/>
          <w:lang w:eastAsia="en-US"/>
        </w:rPr>
        <w:fldChar w:fldCharType="begin" w:fldLock="1"/>
      </w:r>
      <w:r w:rsidR="00763066">
        <w:rPr>
          <w:noProof/>
          <w:lang w:val="en-US" w:eastAsia="en-US"/>
        </w:rPr>
        <w:instrText>ADDIN CSL_CITATION { "citationItems" : [ { "id" : "ITEM-1", "itemData" : { "DOI" : "https://doi.org/10.1029/2020RG000708", "abstract" : "Abstract Sudden stratospheric warmings (SSWs) are impressive fluid dynamical events in which large and rapid temperature increases in the winter polar stratosphere (\u223c10\u201350\u2009km) are associated with a complete reversal of the climatological wintertime westerly winds. SSWs are caused by the breaking of planetary-scale waves that propagate upwards from the troposphere. During an SSW, the polar vortex breaks down, accompanied by rapid descent and warming of air in polar latitudes, mirrored by ascent and cooling above the warming. The rapid warming and descent of the polar air column affect tropospheric weather, shifting jet streams, storm tracks, and the Northern Annular Mode, making cold air outbreaks over North America and Eurasia more likely. SSWs affect the atmosphere above the stratosphere, producing widespread effects on atmospheric chemistry, temperatures, winds, neutral (nonionized) particles and electron densities, and electric fields. These effects span both hemispheres. Given their crucial role in the whole atmosphere, SSWs are also seen as a key process to analyze in climate change studies and subseasonal to seasonal prediction. This work reviews the current knowledge on the most important aspects of SSWs, from the historical background to dynamical processes, modeling, chemistry, and impact on other atmospheric layers.", "author" : [ { "dropping-particle" : "", "family" : "Baldwin", "given" : "Mark P", "non-dropping-particle" : "", "parse-names" : false, "suffix" : "" }, { "dropping-particle" : "", "family" : "Ayarzag\u00fcena", "given" : "Blanca", "non-dropping-particle" : "", "parse-names" : false, "suffix" : "" }, { "dropping-particle" : "", "family" : "Birner", "given" : "Thomas", "non-dropping-particle" : "", "parse-names" : false, "suffix" : "" }, { "dropping-particle" : "", "family" : "Butchart", "given" : "Neal", "non-dropping-particle" : "", "parse-names" : false, "suffix" : "" }, { "dropping-particle" : "", "family" : "Butler", "given" : "Amy H", "non-dropping-particle" : "", "parse-names" : false, "suffix" : "" }, { "dropping-particle" : "", "family" : "Charlton-Perez", "given" : "Andrew J", "non-dropping-particle" : "", "parse-names" : false, "suffix" : "" }, { "dropping-particle" : "V", "family" : "Domeisen", "given" : "Daniela I", "non-dropping-particle" : "", "parse-names" : false, "suffix" : "" }, { "dropping-particle" : "", "family" : "Garfinkel", "given" : "Chaim I", "non-dropping-particle" : "", "parse-names" : false, "suffix" : "" }, { "dropping-particle" : "", "family" : "Garny", "given" : "Hella", "non-dropping-particle" : "", "parse-names" : false, "suffix" : "" }, { "dropping-particle" : "", "family" : "Gerber", "given" : "Edwin P", "non-dropping-particle" : "", "parse-names" : false, "suffix" : "" }, { "dropping-particle" : "", "family" : "Hegglin", "given" : "Michaela I", "non-dropping-particle" : "", "parse-names" : false, "suffix" : "" }, { "dropping-particle" : "", "family" : "Langematz", "given" : "Ulrike", "non-dropping-particle" : "", "parse-names" : false, "suffix" : "" }, { "dropping-particle" : "", "family" : "Pedatella", "given" : "Nicholas M", "non-dropping-particle" : "", "parse-names" : false, "suffix" : "" } ], "container-title" : "Reviews of Geophysics", "id" : "ITEM-1", "issue" : "1", "issued" : { "date-parts" : [ [ "2021" ] ] }, "note" : "e2020RG000708 10.1029/2020RG000708", "page" : "e2020RG000708", "title" : "Sudden Stratospheric Warmings", "translator" : [ { "dropping-particle" : "", "family" : "J6960", "given" : "", "non-dropping-particle" : "", "parse-names" : false, "suffix" : "" } ], "type" : "article-journal", "volume" : "59" }, "uris" : [ "http://www.mendeley.com/documents/?uuid=df297ddb-24f8-46c3-99cb-30cdbf1e11b0", "http://www.mendeley.com/documents/?uuid=00e2eb4f-27fd-4eba-b361-00aae81a3561" ] }, { "id" : "ITEM-2", "itemData" : { "author" : [ { "dropping-particle" : "", "family" : "Butler", "given" : "Amy H", "non-dropping-particle" : "", "parse-names" : false, "suffix" : "" }, { "dropping-particle" : "", "family" : "Seidel", "given" : "Dian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"Birner", "given" : "Thomas", "non-dropping-particle" : "", "parse-names" : false, "suffix" : "" }, { "dropping-particle" : "", "family" : "Match", "given" : "Aaron", "non-dropping-particle" : "", "parse-names" : false, "suffix" : "" } ], "container-title" : "Bulletin of the American Meteorological Society", "id" : "ITEM-2", "issue" : "11", "issued" : { "date-parts" : [ [ "2015" ] ] }, "page" : "1913-1928", "title" : "Defining sudden stratospheric warmings", "translator" : [ { "dropping-particle" : "", "family" : "J5312", "given" : "", "non-dropping-particle" : "", "parse-names" : false, "suffix" : "" } ], "type" : "article-journal", "volume" : "96" }, "uris" : [ "http://www.mendeley.com/documents/?uuid=dc865c9b-20c7-420b-a044-3fb038e38e33" ] } ], "mendeley" : { "formattedCitation" : "(Butler et al., 2015; Baldwin et al., 2021)", "manualFormatting" : "(e.g., Butler et al., 2015; Baldwin et al., 2021)", "plainTextFormattedCitation" : "(Butler et al., 2015; Baldwin et al., 2021)", "previouslyFormattedCitation" : "(Butler et al., 2015; Baldwin et al., 2021)" }, "properties" : { "noteIndex" : 0 }, "schema" : "https://github.com/citation-style-language/schema/raw/master/csl-citation.json" }</w:instrText>
      </w:r>
      <w:r>
        <w:rPr>
          <w:noProof/>
          <w:lang w:eastAsia="en-US"/>
        </w:rPr>
        <w:fldChar w:fldCharType="separate"/>
      </w:r>
      <w:r w:rsidR="00393F8C">
        <w:rPr>
          <w:noProof/>
          <w:lang w:eastAsia="en-US"/>
        </w:rPr>
        <w:t>(e.g., Butler et al., 2015; Baldwin et al., 2021)</w:t>
      </w:r>
      <w:r>
        <w:rPr>
          <w:noProof/>
          <w:lang w:eastAsia="en-US"/>
        </w:rPr>
        <w:fldChar w:fldCharType="end"/>
      </w:r>
      <w:r>
        <w:rPr>
          <w:noProof/>
          <w:lang w:eastAsia="en-US"/>
        </w:rPr>
        <w:t>.</w:t>
      </w:r>
    </w:p>
    <w:p w14:paraId="6A172C37" w14:textId="77777777" w:rsidR="009F594A" w:rsidRDefault="009F594A" w:rsidP="009F594A">
      <w:pPr>
        <w:pStyle w:val="AR6BodyText"/>
        <w:rPr>
          <w:noProof/>
          <w:lang w:eastAsia="en-US"/>
        </w:rPr>
      </w:pPr>
    </w:p>
    <w:p w14:paraId="322CE614" w14:textId="1FC37BA3" w:rsidR="00624835" w:rsidRPr="00E457C1" w:rsidRDefault="009F594A" w:rsidP="00624835">
      <w:pPr>
        <w:pStyle w:val="AR6BodyText"/>
        <w:rPr>
          <w:noProof/>
          <w:lang w:val="en-US" w:eastAsia="en-US"/>
        </w:rPr>
      </w:pPr>
      <w:r>
        <w:lastRenderedPageBreak/>
        <w:fldChar w:fldCharType="begin" w:fldLock="1"/>
      </w:r>
      <w:r w:rsidR="00763066">
        <w:rPr>
          <w:noProof/>
          <w:lang w:eastAsia="en-US"/>
        </w:rPr>
        <w:instrText xml:space="preserve">ADDIN CSL_CITATION { "citationItems" : [ { "id" : "ITEM-1", "itemData" : { "DOI" : "10.1002/2015JD024178", "ISSN" : "2169897X", "abstract" : "Abstract Sudden stratospheric warming (SSW) events can occur as either a split or a displacement of the stratospheric polar vortex. Recent observational studies have come to different conclusions about the relative impacts of these two types of SSW upon surface climate. A clearer understanding of their tropospheric impact would be beneficial for medium-range weather forecasts and could improve understanding of the physical mechanism for stratosphere-troposphere coupling. Here we perform the first multimodel comparison of stratospheric polar vortex splits and displacements, analyzing 13 stratosphere-resolving models from the fifth Coupled Model Intercomparison Project (CMIP5) ensemble. We find a wide range of biases among models in both the mean state of the vortex and the frequency of vortex splits and displacements, although these biases are closely related. Consistent with observational results, almost all models show vortex splits to occur barotropically throughout the depth of the stratosphere, while vortex displacements are more baroclinic. Vortex splits show a slightly stronger North Atlantic surface signal in the month following onset. However, the most significant difference in the surface response is that vortex displacements show stronger negative pressure anomalies over Siberia. This region is shown to be colocated with </w:instrText>
      </w:r>
      <w:r w:rsidR="00763066" w:rsidRPr="001D5B54">
        <w:rPr>
          <w:noProof/>
          <w:lang w:val="en-US" w:eastAsia="en-US"/>
          <w:rPrChange w:id="1709" w:author="Clotilde Pean" w:date="2021-06-21T14:14:00Z">
            <w:rPr>
              <w:noProof/>
              <w:lang w:eastAsia="en-US"/>
            </w:rPr>
          </w:rPrChange>
        </w:rPr>
        <w:instrText>differences in tropopause height, suggestive of a localized response to lower stratospheric potential vorticity anomalies.", "author" : [ { "dropping-particle" : "", "family" : "Seviour", "given" : "William J M", "non-dropping-particle" : "", "parse-names" : false, "suffix" : "" }, { "dropping-particle" : "", "family" : "Gray", "given" : "Lesley J", "non-dropping-particle" : "", "parse-names" : false, "suffix" : "" }, { "dropping-particle" : "", "family" : "Mitchell", "given" : "Daniel M", "non-dropping-particle" : "", "parse-names" : false, "suffix" : "" } ], "container-title" : "Journal of Geophysical Research: Atmospheres", "id" : "ITEM-1", "issue" : "4", "issued" : { "date-parts" : [ [ "2016", "2", "27" ] ] }, "page" : "1400-1413", "title" : "Stratospheric polar vortex splits and displacements in the high-top CMIP5 climate models", "translator" : [ { "dropping-particle" : "", "family" : "J3719", "given" : "", "non-dropping-particle" : "", "parse-names" : false, "suffix" : "" } ], "type" : "article-journal", "volume" : "121" }, "uris" : [ "http://www.mendeley.com/documents/?uuid=de9bcb76-6558-440e-b85c-cb8ed0cc5ab1" ] } ], "mendeley" : { "formattedCitation" : "(Seviour et al., 2016)", "manualFormatting" : "Seviour et al. (2016)", "plainTextFormattedCitation" : "(Seviour et al., 2016)", "previouslyFormattedCitation" : "(Seviour et al., 2016)" }, "properties" : { "noteIndex" : 0 }, "schema" : "https://github.com/citation-style-language/schema/raw/master/csl-citation.json" }</w:instrText>
      </w:r>
      <w:r>
        <w:fldChar w:fldCharType="separate"/>
      </w:r>
      <w:r w:rsidR="00393F8C">
        <w:rPr>
          <w:noProof/>
          <w:lang w:val="en-US" w:eastAsia="en-US"/>
        </w:rPr>
        <w:t>Seviour et al. (2016)</w:t>
      </w:r>
      <w:r>
        <w:fldChar w:fldCharType="end"/>
      </w:r>
      <w:r w:rsidR="00AC0799" w:rsidRPr="00E457C1">
        <w:rPr>
          <w:noProof/>
          <w:lang w:val="en-US" w:eastAsia="en-US"/>
        </w:rPr>
        <w:t xml:space="preserve"> </w:t>
      </w:r>
      <w:r w:rsidR="005F0BCC" w:rsidRPr="00E457C1">
        <w:rPr>
          <w:noProof/>
          <w:lang w:val="en-US" w:eastAsia="en-US"/>
        </w:rPr>
        <w:t>found</w:t>
      </w:r>
      <w:r w:rsidRPr="00E457C1">
        <w:rPr>
          <w:noProof/>
          <w:lang w:val="en-US" w:eastAsia="en-US"/>
        </w:rPr>
        <w:t xml:space="preserve"> that </w:t>
      </w:r>
      <w:r w:rsidR="00AC0799" w:rsidRPr="00E457C1">
        <w:rPr>
          <w:noProof/>
          <w:lang w:val="en-US" w:eastAsia="en-US"/>
        </w:rPr>
        <w:t xml:space="preserve">stratosphere-resolving CMIP5 </w:t>
      </w:r>
      <w:r w:rsidRPr="00E457C1">
        <w:rPr>
          <w:noProof/>
          <w:lang w:val="en-US" w:eastAsia="en-US"/>
        </w:rPr>
        <w:t xml:space="preserve">models, on average, reproduce the observed frequency of vortex splits (one form of SSWs) but with a wide range of model-specific biases. Models that produce a better mean state of the polar vortex also tend to produce a more realistic SSW frequency </w:t>
      </w:r>
      <w:r>
        <w:fldChar w:fldCharType="begin" w:fldLock="1"/>
      </w:r>
      <w:r w:rsidR="00763066">
        <w:rPr>
          <w:noProof/>
          <w:lang w:val="en-US" w:eastAsia="en-US"/>
        </w:rPr>
        <w:instrText>ADDIN CSL_CITATION { "citationItems" : [ { "id" : "ITEM-1", "itemData" : { "DOI" : "10.1002/2015JD024178", "ISSN" : "2169897X", "abstract" : "Abstract Sudden stratospheric warming (SSW) events can occur as either a split or a displacement of the stratospheric polar vortex. Recent observational studies have come to different conclusions about the relative impacts of these two types of SSW upon surface climate. A clearer understanding of their tropospheric impact would be beneficial for medium-range weather forecasts and could improve understanding of the physical mechanism for stratosphere-troposphere coupling. Here we perform the first multimodel comparison of stratospheric polar vortex splits and displacements, analyzing 13 stratosphere-resolving models from the fifth Coupled Model Intercomparison Project (CMIP5) ensemble. We find a wide range of biases among models in both the mean state of the vortex and the frequency of vortex splits and displacements, although these biases are closely related. Consistent with observational results, almost all models show vortex splits to occur barotropically throughout the depth of the stratosphere, while vortex displacements are more baroclinic. Vortex splits show a slightly stronger North Atlantic surface signal in the month following onset. However, the most significant difference in the surface response is that vortex displacements show stronger negative pressure anomalies over Siberia. This region is shown to be colocated with differences in tropopause height, suggestive of a localized response to lower stratospheric potential vorticity anomalies.", "author" : [ { "dropping-particle" : "", "family" : "Seviour", "given" : "William J M", "non-dropping-particle" : "", "parse-names" : false, "suffix" : "" }, { "dropping-particle" : "", "family" : "Gray", "given" : "Lesley J", "non-dropping-particle" : "", "parse-names" : false, "suffix" : "" }, { "dropping-particle" : "", "family" : "Mitchell", "given" : "Daniel M", "non-dropping-particle" : "", "parse-names" : false, "suffix" : "" } ], "container-title" : "Journal of Geophysical Research: Atmospheres", "id" : "ITEM-1", "issue" : "4", "issued" : { "date-parts" : [ [ "2016", "2", "27" ] ] }, "page" : "1400-1413", "title" : "Stratospheric polar vortex splits and displacements in the high-top CMIP5 climate models", "translator" : [ { "dropping-particle" : "", "family" : "J3719", "given" : "", "non-dropping-particle" : "", "parse-names" : false, "suffix" : "" } ], "type" : "article-journal", "volume" : "121" }, "uris" : [ "http://www.mendeley.com/documents/?uuid=de9bcb76-6558-440e-b85c-cb8ed0cc5ab1" ] } ], "mendeley" : { "formattedCitation" : "(Seviour et al., 2016)", "manualFormatting" : "(Seviour et al., 2016)", "plainTextFormattedCitation" : "(Seviour et al., 2016)", "previouslyFormattedCitation" : "(Seviour et al., 2016)" }, "properties" : { "noteIndex" : 0 }, "schema" : "https://github.com/citation-style-language/schema/raw/master/csl-citation.json" }</w:instrText>
      </w:r>
      <w:r>
        <w:fldChar w:fldCharType="separate"/>
      </w:r>
      <w:r w:rsidR="00393F8C">
        <w:rPr>
          <w:noProof/>
          <w:lang w:val="en-CA" w:eastAsia="en-US"/>
        </w:rPr>
        <w:t>(Seviour et al., 2016)</w:t>
      </w:r>
      <w:r>
        <w:fldChar w:fldCharType="end"/>
      </w:r>
      <w:r w:rsidRPr="006D353D">
        <w:rPr>
          <w:noProof/>
          <w:lang w:val="en-CA" w:eastAsia="en-US"/>
        </w:rPr>
        <w:t xml:space="preserve">. </w:t>
      </w:r>
      <w:r w:rsidR="00522D0D" w:rsidRPr="00662232">
        <w:rPr>
          <w:noProof/>
          <w:lang w:val="en-CA" w:eastAsia="en-US"/>
        </w:rPr>
        <w:t xml:space="preserve">The mean sea level pressure anomalies occurring in CMIP5 model simulations when an </w:t>
      </w:r>
      <w:r w:rsidR="00522D0D">
        <w:rPr>
          <w:noProof/>
          <w:lang w:val="en-CA" w:eastAsia="en-US"/>
        </w:rPr>
        <w:t>SSW is underway</w:t>
      </w:r>
      <w:ins w:id="1710" w:author="Sara M Tuson" w:date="2021-06-27T21:33:00Z">
        <w:r w:rsidR="00B845F4">
          <w:rPr>
            <w:noProof/>
            <w:lang w:val="en-CA" w:eastAsia="en-US"/>
          </w:rPr>
          <w:t>,</w:t>
        </w:r>
      </w:ins>
      <w:r w:rsidR="00522D0D">
        <w:rPr>
          <w:noProof/>
          <w:lang w:val="en-CA" w:eastAsia="en-US"/>
        </w:rPr>
        <w:t xml:space="preserve"> however</w:t>
      </w:r>
      <w:ins w:id="1711" w:author="Sara M Tuson" w:date="2021-06-27T21:33:00Z">
        <w:r w:rsidR="00B845F4">
          <w:rPr>
            <w:noProof/>
            <w:lang w:val="en-CA" w:eastAsia="en-US"/>
          </w:rPr>
          <w:t>,</w:t>
        </w:r>
      </w:ins>
      <w:r w:rsidR="00522D0D">
        <w:rPr>
          <w:noProof/>
          <w:lang w:val="en-CA" w:eastAsia="en-US"/>
        </w:rPr>
        <w:t xml:space="preserve"> </w:t>
      </w:r>
      <w:r w:rsidRPr="00662232">
        <w:rPr>
          <w:noProof/>
          <w:lang w:val="en-CA" w:eastAsia="en-US"/>
        </w:rPr>
        <w:t xml:space="preserve">differs substantially from </w:t>
      </w:r>
      <w:r w:rsidR="00522D0D">
        <w:rPr>
          <w:noProof/>
          <w:lang w:val="en-CA" w:eastAsia="en-US"/>
        </w:rPr>
        <w:t>those</w:t>
      </w:r>
      <w:r w:rsidRPr="00662232">
        <w:rPr>
          <w:noProof/>
          <w:lang w:val="en-CA" w:eastAsia="en-US"/>
        </w:rPr>
        <w:t xml:space="preserve"> in reanalyses </w:t>
      </w:r>
      <w:r>
        <w:fldChar w:fldCharType="begin" w:fldLock="1"/>
      </w:r>
      <w:r w:rsidR="00763066">
        <w:rPr>
          <w:noProof/>
          <w:lang w:val="en-CA" w:eastAsia="en-US"/>
        </w:rPr>
        <w:instrText>ADDIN CSL_CITATION { "citationItems" : [ { "id" : "ITEM-1", "itemData" : { "DOI" : "10.1002/2015JD024178", "ISSN" : "2169897X", "abstract" : "Abstract Sudden stratospheric warming (SSW) events can occur as either a split or a displacement of the stratospheric polar vortex. Recent observational studies have come to different conclusions about the relative impacts of these two types of SSW upon surface climate. A clearer understanding of their tropospheric impact would be beneficial for medium-range weather forecasts and could improve understanding of the physical mechanism for stratosphere-troposphere coupling. Here we perform the first multimodel comparison of stratospheric polar vortex splits and displacements, analyzing 13 stratosphere-resolving models from the fifth Coupled Model Intercomparison Project (CMIP5) ensemble. We find a wide range of biases among models in both the mean state of the vortex and the frequency of vortex splits and displacements, although these biases are closely related. Consistent with observational results, almost all models show vortex splits to occur barotropically throughout the depth of the stratosphere, while vortex displacements are more baroclinic. Vortex splits show a slightly stronger North Atlantic surface signal in the month following onset. However, the most significant difference in the surface response is that vortex displacements show stronger negative pressure anomalies over Siberia. This region is shown to be colocated with differences in tropopause height, suggestive of a localized response to lower stratospheric potential vorticity anomalies.", "author" : [ { "dropping-particle" : "", "family" : "Seviour", "given" : "William J M", "non-dropping-particle" : "", "parse-names" : false, "suffix" : "" }, { "dropping-particle" : "", "family" : "Gray", "given" : "Lesley J", "non-dropping-particle" : "", "parse-names" : false, "suffix" : "" }, { "dropping-particle" : "", "family" : "Mitchell", "given" : "Daniel M", "non-dropping-particle" : "", "parse-names" : false, "suffix" : "" } ], "container-title" : "Journal of Geophysical Research: Atmospheres", "id" : "ITEM-1", "issue" : "4", "issued" : { "date-parts" : [ [ "2016", "2", "27" ] ] }, "page" : "1400-1413", "title" : "Stratospheric polar vortex splits and displacements in the high-top CMIP5 climate models", "translator" : [ { "dropping-particle" : "", "family" : "J3719", "given" : "", "non-dropping-particle" : "", "parse-names" : false, "suffix" : "" } ], "type" : "article-journal", "volume" : "121" }, "uris" : [ "http://www.mendeley.com/documents/?uuid=de9bcb76-6558-440e-b85c-cb8ed0cc5ab1" ] } ], "mendeley" : { "formattedCitation" : "(Seviour et al., 2016)", "manualFormatting" : "(Seviour et al., 2016)", "plainTextFormattedCitation" : "(Seviour et al., 2016)", "previouslyFormattedCitation" : "(Seviour et al., 2016)" }, "properties" : { "noteIndex" : 0 }, "schema" : "https://github.com/citation-style-language/schema/raw/master/csl-citation.json" }</w:instrText>
      </w:r>
      <w:r>
        <w:fldChar w:fldCharType="separate"/>
      </w:r>
      <w:r w:rsidR="00393F8C">
        <w:rPr>
          <w:noProof/>
          <w:lang w:val="en-CA" w:eastAsia="en-US"/>
        </w:rPr>
        <w:t>(Seviour et al., 2016)</w:t>
      </w:r>
      <w:r>
        <w:fldChar w:fldCharType="end"/>
      </w:r>
      <w:r w:rsidRPr="006D353D">
        <w:rPr>
          <w:noProof/>
          <w:lang w:val="en-CA" w:eastAsia="en-US"/>
        </w:rPr>
        <w:t xml:space="preserve">. Unlike </w:t>
      </w:r>
      <w:r w:rsidR="00AC0799" w:rsidRPr="006D353D">
        <w:rPr>
          <w:noProof/>
          <w:lang w:val="en-CA" w:eastAsia="en-US"/>
        </w:rPr>
        <w:t>stratosphere-resolving models, models with limited stratospheric resolution</w:t>
      </w:r>
      <w:r w:rsidRPr="006D353D">
        <w:rPr>
          <w:noProof/>
          <w:lang w:val="en-CA" w:eastAsia="en-US"/>
        </w:rPr>
        <w:t xml:space="preserve">, which make up more than half of the CMIP5 ensemble, underestimate the frequency of SSWs </w:t>
      </w:r>
      <w:r>
        <w:fldChar w:fldCharType="begin" w:fldLock="1"/>
      </w:r>
      <w:r w:rsidR="00763066">
        <w:rPr>
          <w:noProof/>
          <w:lang w:val="en-CA" w:eastAsia="en-US"/>
        </w:rPr>
        <w:instrText>ADDIN CSL_CITATION { "citationItems" : [ { "id" : "ITEM-1", "itemData" : { "DOI" : "10.1175/JCLI-D-12-00147.1", "abstract" : " AbstractAn examination is made of stratospheric climate, circulation, and variability in configurations of the Hadley Centre Global Environmental Model version 2 (HadGEM2) differing only in stratospheric resolution and the placement of the model lid. This is made in the context of historical reconstructions of twentieth-century climate. A reduction in the westerly bias in the Northern Hemisphere polar night jet is found in the high-top model. The authors also find significant differences in the expression of tropical stratospheric variability, finding improvements in the high-top model for the presence of the quasi-biennial oscillation, for tropical upwelling consistent with interim European Centre for Medium-Range Weather Forecasts (ECMWF) Re-Analysis (ERA-Interim) data, and for interannual changes in stratospheric water vapor concentration comparable to satellite observations. Further differences are seen at high latitudes during winter in the frequency of occurrence of sudden stratospheric warmings (SSWs). The occurrence rate of SSWs in the high-top simulations, (7.2 \u00b1 0.5) decade\u22121, is statistically consistent with observations, (6.0 \u00b1 1.0) decade\u22121, whereas they are one-third as frequent in the low-top simulations, (2.5 \u00b1 0.5) decade\u22121. Furthermore, the structure of the timing of winter final warmings is only captured in the high-top model. A similar characterization for the time evolution of the width of the tropical upper troposphere is found between model configurations. It is concluded that an adequate representation of the stratosphere is required to capture the important modes of tropical and extratropical stratospheric variability in models. ", "author" : [ { "dropping-particle" : "", "family" : "Osprey", "given" : "Scott M", "non-dropping-particle" : "", "parse-names" : false, "suffix" : "" }, { "dropping-particle" : "", "family" : "Gray", "given" : "Lesley J", "non-dropping-particle" : "", "parse-names" : false, "suffix" : "" }, { "dropping-particle" : "", "family" : "Hardiman", "given" : "Steven C", "non-dropping-particle" : "", "parse-names" : false, "suffix" : "" }, { "dropping-particle" : "", "family" : "Butchart", "given" : "Neal", "non-dropping-particle" : "", "parse-names" : false, "suffix" : "" }, { "dropping-particle" : "", "family" : "Hinton", "given" : "Tim J", "non-dropping-particle" : "", "parse-names" : false, "suffix" : "" } ], "container-title" : "Journal of Climate", "id" : "ITEM-1", "issue" : "5", "issued" : { "date-parts" : [ [ "2013" ] ] }, "page" : "1595-1606", "title" : "Stratospheric Variability in Twentieth-Century CMIP5 Simulations of the Met Office Climate Model: High Top versus Low Top", "translator" : [ { "dropping-particle" : "", "family" : "J3900", "given" : "", "non-dropping-particle" : "", "parse-names" : false, "suffix" : "" } ], "type" : "article-journal", "volume" : "26" }, "uris" : [ "http://www.mendeley.com/documents/?uuid=d892db26-8a62-4739-82aa-b900366197bf" ] }, { "id" : "ITEM-2", "itemData" : { "DOI" : "10.1175/JCLI-D-16-0465.1", "abstract" : " AbstractA sudden stratospheric warming (SSW) is often defined as zonal-mean zonal wind reversal at 10 hPa and 60\u00b0N. This simple definition has been applied not only to the reanalysis data but also to climate model output. In the present study, it is shown that the application of this definition to models can be significantly influenced by model mean biases (i.e., more frequent SSWs appear to occur in models with a weaker climatological polar vortex). To overcome this deficiency, a tendency-based definition is proposed and applied to the multimodel datasets archived for phase 5 of the Coupled Model Intercomparison Project (CMIP5). In this definition, SSW-like events are defined by sufficiently strong vortex deceleration. This approach removes a linear relationship between SSW frequency and intensity of the climatological polar vortex in the CMIP5 models. The models\u2019 SSW frequency instead becomes significantly correlated with the climatological upward wave flux at 100 hPa, a measure of interaction between the troposphere and stratosphere. Lower stratospheric wave activity and downward propagation of stratospheric anomalies to the troposphere are also reasonably well captured. However, in both definitions, the high-top models generally exhibit more frequent SSWs than the low-top models. Moreover, a hint of more frequent SSWs in a warm climate is found in both definitions. ", "author" : [ { "dropping-particle" : "", "family" :</w:instrText>
      </w:r>
      <w:r w:rsidR="00763066" w:rsidRPr="001D5B54">
        <w:rPr>
          <w:noProof/>
          <w:lang w:eastAsia="en-US"/>
          <w:rPrChange w:id="1712" w:author="Clotilde Pean" w:date="2021-06-21T14:14:00Z">
            <w:rPr>
              <w:noProof/>
              <w:lang w:val="en-CA" w:eastAsia="en-US"/>
            </w:rPr>
          </w:rPrChange>
        </w:rPr>
        <w:instrText xml:space="preserve"> "Kim", "given" : "Junsu", "non-dropping-particle" : "", "parse-names" : false, "suffix" : "" }, { "dropping-particle" : "", "family" : "Son", "given" : "Seok-Woo", "non-dropping-particle" : "", "parse-names" : false, "suffix" : "" }, { "dropping-particle" : "", "family" : "Gerber", "given" : "Edwin P", "non-dropping-particle" : "", "parse-names" : false, "suffix" : "" }, { "dropping-particle" : "", "family" : "Park", "given" : "Hyo-Seok", "non-dropping-particle" : "", "parse-names" : false, "suffix" : "" } ], "container-title" : "Journal of Climate", "id" : "ITEM-2", "issue" : "14", "issued" : { "date-parts" : [ [ "2017" ] ] }, "page" : "5529-5546", "title" : "Defining Sudden Stratospheric Warming in Climate Models: Accounting for Biases in Model Climatologies", "translator" : [ { "dropping-particle" : "", "family" : "J3715", "given" : "", "non-dropping-particle" : "", "parse-names" : false, "suffix" : "" } ], "type" : "article-journal", "volume" : "30" }, "uris" : [ "http://www.mendeley.com/documents/?uuid=11f94fec-8f82-4299-bc11-7c7dbf303b03" ] } ], "mendeley" : { "formattedCitation" : "(Osprey et al., 2013; Kim et al., 2017a)", "manualFormatting" : "(Osprey et al., 2013; J. Kim et al., 2017)", "plainTextFormattedCitation" : "(Osprey et al., 2013; Kim et al., 2017a)", "previouslyFormattedCitation" : "(Osprey et al., 2013; Kim et al., 2017a)" }, "properties" : { "noteIndex" : 0 }, "schema" : "https://github.com/citation-style-language/schema/raw/master/csl-citation.json" }</w:instrText>
      </w:r>
      <w:r>
        <w:fldChar w:fldCharType="separate"/>
      </w:r>
      <w:r w:rsidR="00393F8C">
        <w:rPr>
          <w:noProof/>
          <w:lang w:val="fr-CA" w:eastAsia="en-US"/>
        </w:rPr>
        <w:t>(Osprey et al., 2013; J. Kim et al., 2017)</w:t>
      </w:r>
      <w:r>
        <w:fldChar w:fldCharType="end"/>
      </w:r>
      <w:r w:rsidRPr="00AC1A12">
        <w:rPr>
          <w:noProof/>
          <w:lang w:val="fr-CA" w:eastAsia="en-US"/>
        </w:rPr>
        <w:t xml:space="preserve">. </w:t>
      </w:r>
      <w:r>
        <w:rPr>
          <w:noProof/>
          <w:lang w:eastAsia="en-US"/>
        </w:rPr>
        <w:fldChar w:fldCharType="begin" w:fldLock="1"/>
      </w:r>
      <w:r w:rsidR="00E719C0">
        <w:rPr>
          <w:noProof/>
          <w:lang w:val="fr-CA" w:eastAsia="en-US"/>
        </w:rPr>
        <w:instrText>ADDIN CSL_CITATION { "citationItems" : [ { "id" : "ITEM-1", "itemData" : { "DOI" : "10.1002/2016JD025826", "abstract" : "Abstract Climatological frequency of major stratospheric sudden warmings (MSSWs) during northern winter has been repeatedly investigated using model simulations, but its model-to-model differences are relatively unexplained. Using an archive of the Coupled Model Intercomparison Project Phase 5 (CMIP5) historical simulations with 30 models, this study investigates the MSSW frequency of the simulations by building a framework in which the frequency is decomposed into a few factors. Results first demonstrate that the multimodel differences in the MSSW frequency are closely related to the mean and variability of the zonal mean zonal wind in the extratropical stratosphere in each simulation. An important point is that for each simulation, the zonal wind variability is further represented by a combination, or product, of average strength of extreme transient planetary wave forcings from the troposphere and average deceleration response of the polar vortex to an extreme wave forcing of fixed strength. This product can be interpreted and used as a proxy of large-scale dynamical variability of the polar vortex arising from the planetary wave-mean flow interaction. It turns out that a large portion of the CMIP5 model simulatio</w:instrText>
      </w:r>
      <w:r w:rsidR="00E719C0" w:rsidRPr="00BB05B7">
        <w:rPr>
          <w:noProof/>
          <w:lang w:val="en-US" w:eastAsia="en-US"/>
        </w:rPr>
        <w:instrText>ns underestimate one or both of the factors, leading to underestimations in dynamical variability. This contributes to the general underestimation of MSSW frequency in the simulations. This study proposes that this framework can be used in general to better understand MSSW frequency in different models and climate conditions (e.g., future climate change).", "author" : [ { "dropping-particle" : "", "family" : "Taguchi", "given" : "M", "non-dropping-particle" : "", "parse-names" : false, "suffix" : "" } ], "container-title" : "Journal of Geophysical Research: Atmospheres", "id" : "ITEM-1", "issue" : "10", "issued" : { "date-parts" : [ [ "2017" ] ] }, "page" : "5144-5156", "title" : "A study of different frequencies of major stratospheric sudden warmings in CMIP5 historical simulations", "translator" : [ { "dropping-particle" : "", "family" : "J6540", "given" : "", "non-dropping-particle" : "", "parse-names" : false, "suffix" : "" } ], "type" : "article-journal", "volume" : "122" }, "uris" : [ "http://www.mendeley.com/documents/?uuid=523190df-b56f-4d2a-b689-f24514a12338", "http://www.mendeley.com/documents/?uuid=bcfe0761-3367-4555-8c31-50f64d50239d" ] } ], "mendeley" : { "formattedCitation" : "(Taguchi, 2017)", "manualFormatting" : "Taguchi (2017)", "plainTextFormattedCitation" : "(Taguchi, 2017)", "previouslyFormattedCitation" : "(Taguchi, 2017)" }, "properties" : { "noteIndex" : 0 }, "schema" : "https://github.com/citation-style-language/schema/raw/master/csl-citation.json" }</w:instrText>
      </w:r>
      <w:r>
        <w:rPr>
          <w:noProof/>
          <w:lang w:eastAsia="en-US"/>
        </w:rPr>
        <w:fldChar w:fldCharType="separate"/>
      </w:r>
      <w:r w:rsidR="00393F8C" w:rsidRPr="00BB05B7">
        <w:rPr>
          <w:noProof/>
          <w:lang w:val="en-US" w:eastAsia="en-US"/>
        </w:rPr>
        <w:t>Taguchi (2017)</w:t>
      </w:r>
      <w:r>
        <w:rPr>
          <w:noProof/>
          <w:lang w:eastAsia="en-US"/>
        </w:rPr>
        <w:fldChar w:fldCharType="end"/>
      </w:r>
      <w:r w:rsidRPr="00BB05B7">
        <w:rPr>
          <w:noProof/>
          <w:lang w:val="en-US" w:eastAsia="en-US"/>
        </w:rPr>
        <w:t xml:space="preserve"> </w:t>
      </w:r>
      <w:r w:rsidR="007B3EC2" w:rsidRPr="00BB05B7">
        <w:rPr>
          <w:noProof/>
          <w:lang w:val="en-US" w:eastAsia="en-US"/>
        </w:rPr>
        <w:t xml:space="preserve">found </w:t>
      </w:r>
      <w:r w:rsidRPr="00BB05B7">
        <w:rPr>
          <w:noProof/>
          <w:lang w:val="en-US" w:eastAsia="en-US"/>
        </w:rPr>
        <w:t xml:space="preserve">a general underestimation in CMIP5 models of the frequency of </w:t>
      </w:r>
      <w:ins w:id="1713" w:author="Sara M Tuson" w:date="2021-06-24T10:38:00Z">
        <w:r w:rsidR="005C2536" w:rsidRPr="00BB05B7">
          <w:rPr>
            <w:noProof/>
            <w:lang w:val="en-US" w:eastAsia="en-US"/>
          </w:rPr>
          <w:t>‘</w:t>
        </w:r>
      </w:ins>
      <w:del w:id="1714" w:author="Sara M Tuson" w:date="2021-06-24T10:38:00Z">
        <w:r w:rsidRPr="00BB05B7" w:rsidDel="005C2536">
          <w:rPr>
            <w:noProof/>
            <w:lang w:val="en-US" w:eastAsia="en-US"/>
          </w:rPr>
          <w:delText>“</w:delText>
        </w:r>
      </w:del>
      <w:r w:rsidRPr="00BB05B7">
        <w:rPr>
          <w:noProof/>
          <w:lang w:val="en-US" w:eastAsia="en-US"/>
        </w:rPr>
        <w:t>major</w:t>
      </w:r>
      <w:ins w:id="1715" w:author="Sara M Tuson" w:date="2021-06-24T10:38:00Z">
        <w:r w:rsidR="005C2536" w:rsidRPr="00BB05B7">
          <w:rPr>
            <w:noProof/>
            <w:lang w:val="en-US" w:eastAsia="en-US"/>
          </w:rPr>
          <w:t>’</w:t>
        </w:r>
      </w:ins>
      <w:del w:id="1716" w:author="Sara M Tuson" w:date="2021-06-24T10:38:00Z">
        <w:r w:rsidRPr="00BB05B7" w:rsidDel="005C2536">
          <w:rPr>
            <w:noProof/>
            <w:lang w:val="en-US" w:eastAsia="en-US"/>
          </w:rPr>
          <w:delText>”</w:delText>
        </w:r>
      </w:del>
      <w:r w:rsidRPr="00BB05B7">
        <w:rPr>
          <w:noProof/>
          <w:lang w:val="en-US" w:eastAsia="en-US"/>
        </w:rPr>
        <w:t xml:space="preserve"> SSWs (which are associated with a break-up of the polar vortex), an aspect of an underrepresentation in those models of dynamical variability in the stratosphere.</w:t>
      </w:r>
      <w:r w:rsidR="00624835" w:rsidRPr="00BB05B7">
        <w:rPr>
          <w:noProof/>
          <w:lang w:val="en-US" w:eastAsia="en-US"/>
        </w:rPr>
        <w:t xml:space="preserve"> </w:t>
      </w:r>
      <w:r w:rsidR="00624835">
        <w:rPr>
          <w:noProof/>
          <w:lang w:eastAsia="en-US"/>
        </w:rPr>
        <w:fldChar w:fldCharType="begin" w:fldLock="1"/>
      </w:r>
      <w:r w:rsidR="00E719C0" w:rsidRPr="00BB05B7">
        <w:rPr>
          <w:noProof/>
          <w:lang w:val="en-US" w:eastAsia="en-US"/>
        </w:rPr>
        <w:instrText>ADDIN CSL_CITATION { "citationItems" : [ { "id" : "ITEM-1", "itemData" : { "DOI" : "10.1175/JCLI-D-20-0104.1", "author" : [ { "dropping-particle" : "", "family" : "Wu", "given" : "Zheng", "non-dropping-particle" : "", "parse-names" : false, "suffix" : "" }, { "dropping-particle" : "", "family" : "Reichler", "given" : "Thomas", "non-dropping-particle" : "", "parse-names" : false, "suffix" : "" } ], "container-title" : "Journal of Climate", "id" : "ITEM-1", "issue" : "23", "issued" : { "date-parts" : [ [ "2020" ] ] }, "page" : "10305-10320", "publisher" : "American Meteorological Society", "publisher-place" : "Boston MA, USA", "title" : "Variations in the Frequency of Stratospheric Sudden Warmings in CMIP5 and CMIP6 and Possible Causes", "translator" : [ { "dropping-particle" : "", "family" : "J6963", "given" : "", "non-dropping-particle" : "", "parse-names" : false, "suffix" : "" } ], "type" : "article-journal", "volume" : "33" }, "uris" : [ "http://www.mendeley.com/documents/?uuid=e11636ab-c75c-418d-9b91-e8bc3dcaa18d", "http://www.mendeley.com/documents/?uuid=b66998f2-f33d-47a2-a4de-8ee6c8cc133f" ] } ], "mendeley" : { "formattedCitation" : "(Wu and Reichler, 2020)", "manualFormatting" : "Wu and Reichler (2020)", "plainText</w:instrText>
      </w:r>
      <w:r w:rsidR="00E719C0">
        <w:rPr>
          <w:noProof/>
          <w:lang w:val="fr-CA" w:eastAsia="en-US"/>
        </w:rPr>
        <w:instrText>FormattedCitation" : "(Wu and Reichler, 2020)", "previouslyFormattedCitation" : "(Wu and Reichler, 2020)" }, "properties" : { "noteIndex" : 0 }, "schema" : "https://github.com/citation-style-language/schema/raw/master/csl-citation.json" }</w:instrText>
      </w:r>
      <w:r w:rsidR="00624835">
        <w:rPr>
          <w:noProof/>
          <w:lang w:eastAsia="en-US"/>
        </w:rPr>
        <w:fldChar w:fldCharType="separate"/>
      </w:r>
      <w:r w:rsidR="00393F8C">
        <w:rPr>
          <w:noProof/>
          <w:lang w:val="en-US" w:eastAsia="en-US"/>
        </w:rPr>
        <w:t>Wu and Reichler (2020)</w:t>
      </w:r>
      <w:r w:rsidR="00624835">
        <w:rPr>
          <w:noProof/>
          <w:lang w:eastAsia="en-US"/>
        </w:rPr>
        <w:fldChar w:fldCharType="end"/>
      </w:r>
      <w:r w:rsidR="00624835" w:rsidRPr="00E457C1">
        <w:rPr>
          <w:noProof/>
          <w:lang w:val="en-US" w:eastAsia="en-US"/>
        </w:rPr>
        <w:t xml:space="preserve"> </w:t>
      </w:r>
      <w:r w:rsidR="007D7EDB" w:rsidRPr="00E457C1">
        <w:rPr>
          <w:noProof/>
          <w:lang w:val="en-US" w:eastAsia="en-US"/>
        </w:rPr>
        <w:t>found</w:t>
      </w:r>
      <w:r w:rsidR="00624835" w:rsidRPr="00E457C1">
        <w:rPr>
          <w:noProof/>
          <w:lang w:val="en-US" w:eastAsia="en-US"/>
        </w:rPr>
        <w:t xml:space="preserve"> that finer vertical resolution in the stratosphere and a model top above the stratopause tend to be associated with a more realistic SSW frequency in CMIP5 and CMIP6 models. </w:t>
      </w:r>
    </w:p>
    <w:p w14:paraId="1608232F" w14:textId="6B256216" w:rsidR="009F594A" w:rsidRPr="00E457C1" w:rsidRDefault="009F594A" w:rsidP="009F594A">
      <w:pPr>
        <w:pStyle w:val="AR6BodyText"/>
        <w:rPr>
          <w:noProof/>
          <w:lang w:val="en-US" w:eastAsia="en-US"/>
        </w:rPr>
      </w:pPr>
    </w:p>
    <w:p w14:paraId="4ADEF258" w14:textId="1B31C7C7" w:rsidR="009F594A" w:rsidRPr="00E457C1" w:rsidRDefault="009F594A" w:rsidP="009F594A">
      <w:pPr>
        <w:pStyle w:val="AR6BodyText"/>
        <w:rPr>
          <w:noProof/>
          <w:lang w:val="en-US" w:eastAsia="en-US"/>
        </w:rPr>
      </w:pPr>
      <w:r w:rsidRPr="00E457C1">
        <w:rPr>
          <w:noProof/>
          <w:lang w:val="en-US" w:eastAsia="en-US"/>
        </w:rPr>
        <w:t xml:space="preserve">Some studies find an increase in the frequency of SSWs under increasing </w:t>
      </w:r>
      <w:r w:rsidR="00D46CCA" w:rsidRPr="00E457C1">
        <w:rPr>
          <w:noProof/>
          <w:lang w:val="en-US" w:eastAsia="en-US"/>
        </w:rPr>
        <w:t>gree</w:t>
      </w:r>
      <w:r w:rsidR="004F6A3A" w:rsidRPr="00E457C1">
        <w:rPr>
          <w:noProof/>
          <w:lang w:val="en-US" w:eastAsia="en-US"/>
        </w:rPr>
        <w:t>nhouse gases</w:t>
      </w:r>
      <w:r w:rsidR="00D46CCA" w:rsidRPr="00E457C1">
        <w:rPr>
          <w:noProof/>
          <w:lang w:val="en-US" w:eastAsia="en-US"/>
        </w:rPr>
        <w:t xml:space="preserve"> </w:t>
      </w:r>
      <w:r>
        <w:rPr>
          <w:noProof/>
          <w:lang w:eastAsia="en-US"/>
        </w:rPr>
        <w:fldChar w:fldCharType="begin" w:fldLock="1"/>
      </w:r>
      <w:ins w:id="1717" w:author="Robin Matthews" w:date="2021-06-15T13:32:00Z">
        <w:r w:rsidR="00110E10">
          <w:rPr>
            <w:noProof/>
            <w:lang w:val="en-US" w:eastAsia="en-US"/>
          </w:rPr>
          <w:instrText>ADDIN CSL_CITATION { "citationItems" : [ { "id" : "ITEM-1", "itemData" : { "DOI" : "10.1007/s00382-012-1530-x", "author" : [ { "dropping-particle" : "", "family" : "Schimanke", "given" : "Semjon", "non-dropping-particle" : "", "parse-names" : false, "suffix" : "" }, { "dropping-particle" : "", "family" : "Spangehl", "given" : "T", "non-dropping-particle" : "", "parse-names" : false, "suffix" : "" }, { "dropping-particle" : "", "family" : "Huebener", "given" : "H", "non-dropping-particle" : "", "parse-names" : false, "suffix" : "" }, { "dropping-particle" : "", "family" : "Cubasch", "given" : "U", "non-dropping-particle" : "", "parse-names" : false, "suffix" : "" } ], "container-title" : "Climate Dynamics", "id" : "ITEM-1", "issue" : "7-8", "issued" : { "date-parts" : [ [ "2013" ] ] }, "page" : "1733-1747", "publisher" : "Springer", "title" : "Variability and trends of major stratospheric warmings in simulations under constant and increasing GHG concentrations", "translator" : [ { "dropping-particle" : "", "family" : "J7017", "given" : "", "non-dropping-particle" : "", "parse-names" : false, "suffix" : "" } ], "type" : "article-journal", "volume" : "40" }, "uris" : [ "http://www.mendeley.com/documents/?uuid=7ade686c-56a3-495f-99b4-ca8d0779f999" ] }, { "id" : "ITEM-2", "itemData" : { "DOI" : "10.1002/jgrd.50126", "abstract" : "We present a comparison of temperature trends using different satellite and radiosonde observations and climate (GCM) and chemistry-climate model (CCM) outputs, focusing on the role of photochemical ozone depletion in the Antarctic lower stratosphere during the second half of the twentieth century. Ozone-induced stratospheric cooling peaks during November at an altitude of approximately 100 hPa in radiosonde observations, with 1969 to 1998 trends in the range of -3.8 to -4.7 K/dec. This stratospheric cooling trend is more than 50% greater than the previously estimated value of -2.4 K/dec, which suggested that the CCMs were overestimating the stratospheric cooling, and that the less complex GCMs forced by prescribed ozone were matching observations better. Corresponding ensemble mean model trends are -3.8K/dec for the CCMs, -3.5K/dec for the CMIP5 GCMs, and -2.7K/dec for the CMIP3 GCMs. Accounting for various sources of uncertainty-including sampling uncertainty, measurement error, model spread, and trend confidence intervals-observations and CCM and GCM ensembles are consistent in this new analysis. This consistency does not apply to each individual that makes up the GCM and CCM ensembles, and some do not show significant ozone-induced cooling. Nonetheless, analysis of the joint ozone and temperature trends in the CCMs suggests that the modeled cooling/ozone-depletion relationship is within the range of observations. Overall, this study emphasizes the need to use a wide range of observations for model validation as well as sufficient accounting of uncertainty in both models and measurements. \u00a9 2012. American Geophysical Union.", "author" : [ { "dropping-particle" : "", "family" : "Young", "given" : "P.J.", "non-dropping-particle" : "", "parse-names" : false, "suffix" : "" }, { "dropping-particle" : "", "family" : "Butler", "given" : "A.H.", "non-dropping-particle" : "", "parse-names" : false, "suffix" : "" }, { "dropping-particle" : "", "family" : "Calvo", "given" : "N.", "non-dropping-particle" : "", "parse-names" : false, "suffix" : "" }, { "dropping-particle" : "", "family" : "Haimberger", "given" : "L.", "non-dropping-particle" : "", "parse-names" : false, "suffix" : "" }, { "dropping-particle" : "", "family" : "Kushner", "given" : "P.J.", "non-dropping-particle" : "", "parse-names" : false, "suffix" : "" }, { "dropping-particle" : "", "family" : "Marsh", "given" : "D.R.", "non-dropping-particle" : "", "parse-names" : false, "suffix" : "" }, { "dropping-particle" : "", "family" : "Randel", "given" : "W.J.", "non-dropping-particle" : "", "parse-names" : false, "suffix" : "" }, { "dropping-particle" : "", "family" : "Rosenlof", "given" : "K.H.", "non-dropping-particle" : "", "parse-names" : false, "suffix" : "" } ], "container-title" : "Journal of Geophysical Research: Atmospheres", "id" : "ITEM-2", "issue" : "2", "issued" : { "date-parts" : [ [ "2013" ] ] }, "page" : "605-613", "title" : "Agreement in late twentieth century southern hemisphere stratospheric temperature trends in observations and ccmval-2, CMIP3, and CMIP5 models", "translator" : [ { "dropping-particle" : "", "family" : "J3755", "given" : "", "non-dropping-particle" : "", "parse-names" : false, "suffix" : "" } ], "type" : "article-journal", "volume" : "118" }, "uris" : [ "http://www.mendeley.com/documents/?uuid=7ca029f7-4e6d-4121-83a4-ad9165023f11" ] }, { "id" : "ITEM-3", "itemData" : { "DOI" : "10.1175/JCLI-D-16-0465.1", "abstract" : " AbstractA sudden stratospheric warming (SSW) is often defined as zonal-mean zonal wind reversal at 10 hPa and 60\u00b0N. This simple definition has been applied not only to the reanalysis data but also to climate model output. In the present study, it is shown that the application of this definition to models can be significantly influenced by model mean biases (i.e., more frequent SSWs appear to occur in models with a weaker climatological polar vortex). To overcome this deficiency, a tendency-based definition is proposed and applied to the multimodel datasets archived for phase 5 of the Coupled Model Intercomparison Project (CMIP5). In this definition, SSW-like events are defined by sufficiently strong vortex deceleration. This approach removes a linear relationship between SSW frequency and intensity of the climatological polar vortex in the CMIP5 models. The models\u2019 SSW frequency instead becomes significantly correlated with the climatological upward wave flux at 100 hPa, a measure of interaction between the troposphere and stratosphere. Lower stratospheric wave activity and downward propagation of stratospheric anomalies to the troposphere are also reasonably well captured. However, in both definitions, the high-top models generally exhibit more frequent SSWs than the low-top models. Moreover, a hint of more frequent SSWs in a warm climate is found in both definitions. ", "author" : [ { "dropping-particle" : "", "family" : "Kim", "given" : "Junsu", "non-dropping-particle" : "", "parse-names" : false, "suffix" : "" }, { "dropping-particle" : "", "family" : "Son", "given" : "Seok-Woo", "non-dropping-particle" : "", "parse-names" : false, "suffix" : "" }, { "dropping-particle" : "", "family" : "Gerber", "given" : "Edwin P", "non-dropping-particle" : "", "parse-names" : false, "suffix" : "" }, { "dropping-particle" : "", "family" : "Park", "given" : "Hyo-Seok", "non-dropping-particle" : "", "parse-names" : false, "suffix" : "" } ], "container-title" : "Journal of Climate", "id" : "ITEM-3", "issue" : "14", "issued" : { "date-parts" : [ [ "2017" ] ] }, "page" : "5529-5546", "title" : "Defining Sudden Stratospheric Warming in Climate Models: Accounting for Biases in Model Climatologies", "translator" : [ { "dropping-particle" : "", "family" : "J3715", "given" : "", "non-dropping-particle" : "", "parse-names" : false, "suffix" : "" } ], "type" : "article-journal", "volume" : "30" }, "uris" : [ "http://www.mendeley.com/documents/?uuid=11f94fec-8f82-4299-bc11-7c7dbf303b03" ] } ], "mendeley" : { "formattedCitation" : "(Schimanke et al., 2013; Young et al., 2013; Kim et al., 2017a)", "manualFormatting" : "(e.g., Schimanke et al., 2013; Young et al., 2013; J. Kim et al., 2017)", "plainTextFormattedCitation" : "(Schimanke et al., 2013; Young et al., 2013; Kim et al., 2017a)", "previouslyFormattedCitation" : "(Schimanke et al., 2013; Young et al., 2013; Kim et al., 2017a)" }, "properties" : { "noteIndex" : 0 }, "schema" : "https://github.com/citation-style-language/schema/raw/master/csl-citation.json" }</w:instrText>
        </w:r>
      </w:ins>
      <w:del w:id="1718" w:author="Robin Matthews" w:date="2021-06-15T13:32:00Z">
        <w:r w:rsidR="00D33CB6" w:rsidDel="00110E10">
          <w:rPr>
            <w:noProof/>
            <w:lang w:val="en-US" w:eastAsia="en-US"/>
          </w:rPr>
          <w:delInstrText>ADDIN CSL_CITATION { "citationItems" : [ { "id" : "ITEM-1", "itemData" : { "DOI" : "10.1007/s00382-012-1530-x", "author" : [ { "dropping-particle" : "", "family" : "Schimanke", "given" : "Semjon", "non-dropping-particle" : "", "parse-names" : false, "suffix" : "" }, { "dropping-particle" : "", "family" : "Spangehl", "given" : "T", "non-dropping-particle" : "", "parse-names" : false, "suffix" : "" }, { "dropping-particle" : "", "family" : "Huebener", "given" : "H", "non-dropping-particle" : "", "parse-names" : false, "suffix" : "" }, { "dropping-particle" : "", "family" : "Cubasch", "given" : "U", "non-dropping-particle" : "", "parse-names" : false, "suffix" : "" } ], "container-title" : "Climate Dynamics", "id" : "ITEM-1", "issue" : "7-8", "issued" : { "date-parts" : [ [ "2013" ] ] }, "page" : "1733-1747", "publisher" : "Springer", "title" : "Variability and trends of major stratospheric warmings in simulations under constant and increasing GHG concentrations", "translator" : [ { "dropping-particle" : "", "family" : "J7017", "given" : "", "non-dropping-particle" : "", "parse-names" : false, "suffix" : "" } ], "type" : "article-journal", "volume" : "40" }, "uris" : [ "http://www.mendeley.com/documents/?uuid=7ade686c-56a3-495f-99b4-ca8d0779f999" ] }, { "id" : "ITEM-2", "itemData" : { "DOI" : "10.1002/jgrd.50126", "abstract" : "We present a comparison of temperature trends using different satellite and radiosonde observations and climate (GCM) and chemistry-climate model (CCM) outputs, focusing on the role of photochemical ozone depletion in the Antarctic lower stratosphere during the second half of the twentieth century. Ozone-induced stratospheric cooling peaks during November at an altitude of approximately 100 hPa in radiosonde observations, with 1969 to 1998 trends in the range of -3.8 to -4.7 K/dec. This stratospheric cooling trend is more than 50% greater than the previously estimated value of -2.4 K/dec, which suggested that the CCMs were overestimating the stratospheric cooling, and that the less complex GCMs forced by prescribed ozone were matching observations better. Corresponding ensemble mean model trends are -3.8K/dec for the CCMs, -3.5K/dec for the CMIP5 GCMs, and -2.7K/dec for the CMIP3 GCMs. Accounting for various sources of uncertainty-including sampling uncertainty, measurement error, model spread, and trend confidence intervals-observations and CCM and GCM ensembles are consistent in this new analysis. This consistency does not apply to each individual that makes up the GCM and CCM ensembles, and some do not show significant ozone-induced cooling. Nonetheless, analysis of the joint ozone and temperature trends in the CCMs suggests that the modeled cooling/ozone-depletion relationship is within the range of observations. Overall, this study emphasizes the need to use a wide range of observations for model validation as well as sufficient accounting of uncertainty in both models and measurements. \u00a9 2012. American Geophysical Union.", "author" : [ { "dropping-particle" : "", "family" : "Young", "given" : "P.J.", "non-dropping-particle" : "", "parse-names" : false, "suffix" : "" }, { "dropping-particle" : "", "family" : "Butler", "given" : "A.H.", "non-dropping-particle" : "", "parse-names" : false, "suffix" : "" }, { "dropping-particle" : "", "family" : "Calvo", "given" : "N.", "non-dropping-particle" : "", "parse-names" : false, "suffix" : "" }, { "dropping-particle" : "", "family" : "Haimberger", "given" : "L.", "non-dropping-particle" : "", "parse-names" : false, "suffix" : "" }, { "dropping-particle" : "", "family" : "Kushner", "given" : "P.J.", "non-dropping-particle" : "", "parse-names" : false, "suffix" : "" }, { "dropping-particle" : "", "family" : "Marsh", "given" : "D.R.", "non-dropping-particle" : "", "parse-names" : false, "suffix" : "" }, { "dropping-particle" : "", "family" : "Randel", "given" : "W.J.", "non-dropping-particle" : "", "parse-names" : false, "suffix" : "" }, { "dropping-particle" : "", "family" : "Rosenlof", "given" : "K.H.", "non-dropping-particle" : "", "parse-names" : false, "suffix" : "" } ], "container-title" : "Journal of Geophysical Research: Atmospheres", "id" : "ITEM-2", "issue" : "2", "issued" : { "date-parts" : [ [ "2013" ] ] }, "page" : "605-613", "title" : "Agreement in late twentieth century southern hemisphere stratospheric temperature trends in observations and ccmval-2, CMIP3, and CMIP5 models", "translator" : [ { "dropping-particle" : "", "family" : "J3755", "given" : "", "non-dropping-particle" : "", "parse-names" : false, "suffix" : "" } ], "type" : "article-journal", "volume" : "118" }, "uris" : [ "http://www.mendeley.com/documents/?uuid=7ca029f7-4e6d-4121-83a4-ad9165023f11" ] }, { "id" : "ITEM-3", "itemData" : { "DOI" : "10.1175/JCLI-D-16-0465.1", "abstract" : " AbstractA sudden stratospheric warming (SSW) is often defined as zonal-mean zonal wind reversal at 10 hPa and 60\u00b0N. This simple definition has been applied not only to the reanalysis data but also to climate model output. In the present study, it is shown that the application of this definition to models can be significantly influenced by model mean biases (i.e., more frequent SSWs appear to occur in models with a weaker climatological polar vortex). To overcome this deficiency, a tendency-based definition is proposed and applied to the multimodel datasets archived for phase 5 of the Coupled Model Intercomparison Project (CMIP5). In this definition, SSW-like events are defined by sufficiently strong vortex deceleration. This approach removes a linear relationship between SSW frequency and intensity of the climatological polar vortex in the CMIP5 models. The models\u2019 SSW frequency instead becomes significantly correlated with the climatological upward wave flux at 100 hPa, a measure of interaction between the troposphere and stratosphere. Lower stratospheric wave activity and downward propagation of stratospheric anomalies to the troposphere are also reasonably well captured. However, in both definitions, the high-top models generally exhibit more frequent SSWs than the low-top models. Moreover, a hint of more frequent SSWs in a warm climate is found in both definitions. ", "author" : [ { "dropping-particle" : "", "family" : "Kim", "given" : "Junsu", "non-dropping-particle" : "", "parse-names" : false, "suffix" : "" }</w:delInstrText>
        </w:r>
        <w:r w:rsidR="00D33CB6" w:rsidRPr="001D5B54" w:rsidDel="00110E10">
          <w:rPr>
            <w:noProof/>
            <w:lang w:eastAsia="en-US"/>
            <w:rPrChange w:id="1719" w:author="Clotilde Pean" w:date="2021-06-21T14:14:00Z">
              <w:rPr>
                <w:noProof/>
                <w:lang w:val="en-US" w:eastAsia="en-US"/>
              </w:rPr>
            </w:rPrChange>
          </w:rPr>
          <w:delInstrText>, { "dropping-particle" : "", "family" : "Son", "given" : "Seok-Woo", "non-dropping-particle" : "", "parse-names" : false, "suffix" : "" }, { "dropping-particle" : "", "family" : "Gerber", "given" : "Edwin P", "non-dropping-particle" : "", "parse-names" : false, "suffix" : "" }, { "dropping-particle" : "", "family" : "Park", "given" : "Hyo-Seok", "non-dropping-particle" : "", "parse-names" : false, "suffix" : "" } ], "container-title" : "Journal of Climate", "id" : "ITEM-3", "issue" : "14", "issued" : { "date-parts" : [ [ "2017" ] ] }, "page" : "5529-5546", "title" : "Defining Sudden Stratospheric Warming in Climate Models: Accounting for Biases in Model Climatologies", "translator" : [ { "dropping-particle" : "", "family" : "J3715", "given" : "", "non-dropping-particle" : "", "parse-names" : false, "suffix" : "" } ], "type" : "article-journal", "volume" : "30" }, "uris" : [ "http://www.mendeley.com/documents/?uuid=11f94fec-8f82-4299-bc11-7c7dbf303b03" ] } ], "mendeley" : { "formattedCitation" : "(Schimanke et al., 2013; Young et al., 2013; Kim et al., 2017a)", "manualFormatting" : "(e.g. Kim et al., 2017a; Schimanke et al., 2013; Young et al., 2013)", "plainTextFormattedCitation" : "(Schimanke et al., 2013; Young et al., 2013; Kim et al., 2017a)", "previouslyFormattedCitation" : "(Schimanke et al., 2013; Young et al., 2013; Kim et al., 2017a)" }, "properties" : { "noteIndex" : 0 }, "schema" : "https://github.com/citation-style-language/schema/raw/master/csl-citation.json" }</w:delInstrText>
        </w:r>
      </w:del>
      <w:r>
        <w:rPr>
          <w:noProof/>
          <w:lang w:eastAsia="en-US"/>
        </w:rPr>
        <w:fldChar w:fldCharType="separate"/>
      </w:r>
      <w:r w:rsidR="00393F8C">
        <w:rPr>
          <w:noProof/>
          <w:lang w:eastAsia="en-US"/>
        </w:rPr>
        <w:t>(e.g., Schimanke et al., 2013; Young et al., 2013; J. Kim et al., 2017)</w:t>
      </w:r>
      <w:r>
        <w:rPr>
          <w:noProof/>
          <w:lang w:eastAsia="en-US"/>
        </w:rPr>
        <w:fldChar w:fldCharType="end"/>
      </w:r>
      <w:r>
        <w:rPr>
          <w:noProof/>
          <w:lang w:eastAsia="en-US"/>
        </w:rPr>
        <w:t xml:space="preserve">. </w:t>
      </w:r>
      <w:r w:rsidRPr="00E457C1">
        <w:rPr>
          <w:noProof/>
          <w:lang w:val="en-US" w:eastAsia="en-US"/>
        </w:rPr>
        <w:t>However, this</w:t>
      </w:r>
      <w:commentRangeStart w:id="1720"/>
      <w:r w:rsidRPr="00E457C1">
        <w:rPr>
          <w:noProof/>
          <w:lang w:val="en-US" w:eastAsia="en-US"/>
        </w:rPr>
        <w:t xml:space="preserve"> behaviour </w:t>
      </w:r>
      <w:commentRangeEnd w:id="1720"/>
      <w:r w:rsidR="0089720C">
        <w:rPr>
          <w:rStyle w:val="CommentReference"/>
          <w:lang w:val="en-GB"/>
        </w:rPr>
        <w:commentReference w:id="1720"/>
      </w:r>
      <w:r w:rsidRPr="00E457C1">
        <w:rPr>
          <w:noProof/>
          <w:lang w:val="en-US" w:eastAsia="en-US"/>
        </w:rPr>
        <w:t xml:space="preserve">is not robust across ensembles of chemistry-climate models </w:t>
      </w:r>
      <w:r>
        <w:rPr>
          <w:noProof/>
          <w:lang w:eastAsia="en-US"/>
        </w:rPr>
        <w:fldChar w:fldCharType="begin" w:fldLock="1"/>
      </w:r>
      <w:r w:rsidR="00D33CB6">
        <w:rPr>
          <w:noProof/>
          <w:lang w:val="en-US" w:eastAsia="en-US"/>
        </w:rPr>
        <w:instrText>ADDIN CSL_CITATION { "citationItems" : [ { "id" : "ITEM-1", "itemData" : { "author" : [ { "dropping-particle" : "", "family" : "Mitchell", "given" : "Daniel M", "non-dropping-particle" : "", "parse-names" : false, "suffix" : "" }, { "dropping-particle" : "", "family" : "Osprey", "given" : "Scott M", "non-dropping-particle" : "", "parse-names" : false, "suffix" : "" }, { "dropping-particle" : "", "family" : "Gray", "given" : "Lesley J", "non-dropping-particle" : "", "parse-names" : false, "suffix" : "" }, { "dropping-particle" : "", "family" : "Butchart", "given" : "Neal", "non-dropping-particle" : "", "parse-names" : false, "suffix" : "" }, { "dropping-particle" : "", "family" : "Hardiman", "given" : "Steven C", "non-dropping-particle" : "", "parse-names" : false, "suffix" : "" }, { "dropping-particle" : "", "family" : "Charlton-Perez", "given" : "Andrew J", "non-dropping-particle" : "", "parse-names" : false, "suffix" : "" }, { "dropping-particle" : "", "family" : "Watson", "given" : "Peter", "non-dropping-particle" : "", "parse-names" : false, "suffix" : "" } ], "container-title" : "Journal of the atmospheric sciences", "id" : "ITEM-1", "issue" : "8", "issued" : { "date-parts" : [ [ "2012" ] ] }, "page" : "2608-2618", "title" : "The effect of climate change on the variability of the Northern Hemisphere stratospheric polar vortex", "translator" : [ { "dropping-particle" : "", "family" : "J5311", "given" : "", "non-dropping-particle" : "", "parse-names" : false, "suffix" : "" } ], "type" : "article-journal", "volume" : "69" }, "uris" : [ "http://www.mendeley.com/documents/?uuid=aefcdbd8-4742-4567-9035-0e72361098b6" ] }, { "id" : "ITEM-2", "itemData" : { "DOI" : "10.5194/acp-18-11277-2018", "ISSN" : "1680-7324", "author" : [ { "dropping-particle" : "", "family" : "Ayarzag\u00fcena", "given" : "Blanca", "non-dropping-particle" : "", "parse-names" : false, "suffix" : "" }, { "dropping-particle" : "", "family" : "Polvani", "given" : "Lorenzo M", "non-dropping-particle" : "", "parse-names" : false, "suffix" : "" }, { "dropping-particle" : "", "family" : "Langematz", "given" : "Ulrike", "non-dropping-particle" : "", "parse-names" : false, "suffix" : "" }, { "dropping-particle" : "", "family" : "Akiyoshi", "given" : "Hideharu", "non-dropping-particle" : "", "parse-names" : false, "suffix" : "" }, { "dropping-particle" : "", "family" : "Bekki", "given" : "Slimane", "non-dropping-particle" : "", "parse-names" : false, "suffix" : "" }, { "dropping-particle" : "", "family" : "Butchart", "given" : "Neal", "non-dropping-particle" : "", "parse-names" : false, "suffix" : "" }, { "dropping-particle" : "", "family" : "Dameris", "given" : "Martin", "non-dropping-particle" : "", "parse-names" : false, "suffix" : "" }, { "dropping-particle" : "", "family" : "Deushi", "given" : "Makoto", "non-dropping-particle" : "", "parse-names" : false, "suffix" : "" }, { "dropping-particle" : "", "family" : "Hardiman", "given" : "Steven C", "non-dropping-particle" : "", "parse-names" : false, "suffix" : "" }, { "dropping-particle" : "", "family" : "J\u00f6ckel", "given" : "Patrick", "non-dropping-particle" : "", "parse-names" : false, "suffix" : "" }, { "dropping-particle" : "", "family" : "Klekociuk", "given" : "Andrew", "non-dropping-particle" : "", "parse-names" : false, "suffix" : "" }, { "dropping-particle" : "", "family" : "Marchand", "given" : "Marion",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"O'Connor", "given" : "Fiona M", "non-dropping-particle" : "", "parse-names" : false, "suffix" : "" }, { "dropping-particle" : "", "family" : "Oman", "given" : "Luke D", "non-dropping-particle" : "", "parse-names" : false, "suffix" : "" }, { "dropping-particle" : "", "family" : "Plummer", "given" : "David A", "non-dropping-particle" : "", "parse-names" : false, "suffix" : "" }, { "dropping-particle" : "", "family" : "Revell", "given" : "Laura", "non-dropping-particle" : "", "parse-names" : false, "suffix" : "" }, { "dropping-particle" : "", "family" : "Rozanov", "given" : "Eugene", "non-dropping-particle" : "", "parse-names" : false, "suffix" : "" }, { "dropping-particle" : "", "family" : "Saint-Martin", "given" : "David", "non-dropping-particle" : "", "parse-names" : false, "suffix" : "" }, { "dropping-particle" : "", "family" : "Scinocca", "given" : "John", "non-dropping-particle" : "", "parse-names" : false, "suffix" : "" }, { "dropping-particle" : "", "family" : "Stenke", "given" : "Andrea", "non-dropping-particle" : "", "parse-names" : false, "suffix" : "" }, { "dropping-particle" : "", "family" : "Stone", "given" : "Kane", "non-dropping-particle" : "", "parse-names" : false, "suffix" : "" }, { "dropping-particle" : "", "family" : "Yamashita", "given" : "Yousuke", "non-dropping-particle" : "", "parse-names" : false, "suffix" : "" }, { "dropping-particle" : "", "family" : "Yoshida", "given" : "Kohei", "non-dropping-particle" : "", "parse-names" : false, "suffix" : "" }, { "dropping-particle" : "", "family" : "Zeng", "given" : "Guang", "non-dropping-particle" : "", "parse-names" : false, "suffix" : "" } ], "container-title" : "Atmospheric Chemistry and Physics", "id" : "ITEM-2", "issue" : "15", "issued" : { "date-parts" : [ [ "2018", "8", "13" ] ] }, "page" : "11277-11287", "title" : "No robust evidence of future changes in major stratospheric sudden warmings: a multi-model assessment from CCMI", "translator" : [ { "dropping-particle" : "", "family" : "J3675", "given" : "", "non-dropping-particle" : "", "parse-names" : false, "suffix" : "" } ], "type" : "article-journal", "volume" : "18" }, "uris" : [ "http://www.mendeley.com/documents/?uuid=ff3a0b44-ab59-4302-b054-61b8b6c72cfd" ] }, { "id" : "ITEM-3", "itemData" : { "DOI" : "10.1088/1748-9326/abd4fe", "ISSN" : "1748-9326", "abstract" : "Using state-of-the-art models from the Coupled Model Intercomparison Project Phases 5 and 6 (CMIP5/6), future changes of sudden stratospheric warming (SSW) events under a moderate emission scenario (RCP45/SSP245) and a strong emissions scenario (RCP85/SSP585) are evaluated with respect to the historical simulations. Changes in four characteristics of SSWs are examined in 54 models: the SSW frequency, the seasonal distribution, stratosphere-troposphere coupling, and the persistency of the distorted or displaced polar vortex. The composite results show that none of these four aspects will change robustly. An insignificant (though positive) change in the SSW frequency from historical simulations to RCP45/SSP245 and then to RCP85/SSP585 is consistently projected by CMIP5 and CMIP6 multimodel ensembles (MMEs) in most wintertime months (December\u2013March). This increase in the SSW frequency is most pronounced in mid- (late-) winter in CMIP6 (CMIP5). No shift in the seasonality of SSWs is simulated especially in the CMIP6 future scenarios. Both the reanalysis and CMIP5/6 historical simulations exhibit strong stratosphere-troposphere coupling during SSWs, and the coupling strength is nearly unchanged in the future scenario simulations. The near surface responds immediately after the onset of SSWs in both historical and future scenarios experiments, denoted by the deep downward propagation of zonal-mean easterly anomalies from the stratosphere to the troposphere. On average, the composite circumpolar easterly winds persist for 8 days in the reanalysis and CMIP5/6 historical experiments, which are projected to remain unchanged in both the moderate and strong emissions scenarios, implying the lifecycle of SSWs will not change.", "author" : [ { "dropping-particle" : "", "family" : "Rao", "given" : "Jian", "non-dropping-particle" : "", "parse-names" : false, "suffix" : "" }, { "dropping-particle" : "", "family" : "Garfinkel", "given" : "Chaim I", "non-dropping-particle" : "", "parse-names" : false, "suffix" : "" } ], "container-title" : "Environmental Research Letters", "id" : "ITEM-3", "issue" : "3", "issued" : { "date-parts" : [ [ "2021", "3", "1" ] ] }, "page" : "034024", "title" : "CMIP5/6 models project little change in the statistical characteristics of sudden stratospheric warmings in the 21st century", "translator" : [ { "dropping-particle" : "", "family" : "J3572", "given" : "", "non-dropping-particle" : "", "parse-names" : false, "suffix" : "" } ], "type" : "article-journal", "volume" : "16" }, "uris" : [ "http://www.mendeley.com/documents/?uuid=9dea26d0-f63d-4918-8c7b-a0a71c4a5f89", "http://www.mendeley.com/documents/?uuid=a67d6fa0-62bf-4ec4-b794-99567130a47c" ] } ], "mendeley" : { "formattedCitation" : "(Mitchell et al., 2012; Ayarzag\u00fcena et al., 2018; Rao and Garfinkel, 2021)", "plainTextFormattedCitation" : "(Mitchell et al., 2012; Ayarzag\u00fcena et al., 2018; Rao and Garfinkel, 2021)", "previouslyFormattedCitation" : "(Mitchell et al., 2012; Ayarzag\u00fcena et al., 2018; Rao and Garfinkel, 2021)" }, "properties" : { "noteIndex" : 0 }, "schema" : "https://github.com/citation-style-language/schema/raw/master/csl-citation.json" }</w:instrText>
      </w:r>
      <w:r>
        <w:rPr>
          <w:noProof/>
          <w:lang w:eastAsia="en-US"/>
        </w:rPr>
        <w:fldChar w:fldCharType="separate"/>
      </w:r>
      <w:r w:rsidR="00393F8C">
        <w:rPr>
          <w:noProof/>
          <w:lang w:val="en-US" w:eastAsia="en-US"/>
        </w:rPr>
        <w:t>(Mitchell et al., 2012; Ayarzagüena et al., 2018; Rao and Garfinkel, 2021)</w:t>
      </w:r>
      <w:r>
        <w:rPr>
          <w:noProof/>
          <w:lang w:eastAsia="en-US"/>
        </w:rPr>
        <w:fldChar w:fldCharType="end"/>
      </w:r>
      <w:r w:rsidRPr="00E457C1">
        <w:rPr>
          <w:noProof/>
          <w:lang w:val="en-US" w:eastAsia="en-US"/>
        </w:rPr>
        <w:t xml:space="preserve">. There is an absence of studies specifically focusing on simulated trends in SSWs during recent decades, </w:t>
      </w:r>
      <w:r w:rsidR="00EE01B9" w:rsidRPr="00E457C1">
        <w:rPr>
          <w:noProof/>
          <w:lang w:val="en-US" w:eastAsia="en-US"/>
        </w:rPr>
        <w:t xml:space="preserve">and </w:t>
      </w:r>
      <w:r w:rsidR="00EE01B9" w:rsidRPr="00E457C1">
        <w:rPr>
          <w:rFonts w:eastAsia="DengXian"/>
          <w:lang w:val="en-US" w:eastAsia="en-US"/>
        </w:rPr>
        <w:t xml:space="preserve">the short record and substantial decadal variability yields </w:t>
      </w:r>
      <w:r w:rsidR="00EE01B9" w:rsidRPr="00E457C1">
        <w:rPr>
          <w:rFonts w:eastAsia="DengXian"/>
          <w:i/>
          <w:iCs/>
          <w:lang w:val="en-US" w:eastAsia="en-US"/>
        </w:rPr>
        <w:t>low confidence</w:t>
      </w:r>
      <w:r w:rsidR="00EE01B9" w:rsidRPr="00E457C1">
        <w:rPr>
          <w:rFonts w:eastAsia="DengXian"/>
          <w:lang w:val="en-US" w:eastAsia="en-US"/>
        </w:rPr>
        <w:t xml:space="preserve"> in any observed trends in the occurrence of SSW events in the </w:t>
      </w:r>
      <w:del w:id="1721" w:author="Sara M Tuson" w:date="2021-06-27T21:01:00Z">
        <w:r w:rsidR="00EE01B9" w:rsidRPr="00E457C1" w:rsidDel="00D66169">
          <w:rPr>
            <w:rFonts w:eastAsia="DengXian"/>
            <w:lang w:val="en-US" w:eastAsia="en-US"/>
          </w:rPr>
          <w:delText>NH</w:delText>
        </w:r>
      </w:del>
      <w:ins w:id="1722" w:author="Sara M Tuson" w:date="2021-06-27T21:01:00Z">
        <w:r w:rsidR="00D66169">
          <w:rPr>
            <w:rFonts w:eastAsia="DengXian"/>
            <w:lang w:val="en-US" w:eastAsia="en-US"/>
          </w:rPr>
          <w:t>Northern Hemisphere</w:t>
        </w:r>
      </w:ins>
      <w:r w:rsidR="00EE01B9" w:rsidRPr="00E457C1">
        <w:rPr>
          <w:rFonts w:eastAsia="DengXian"/>
          <w:lang w:val="en-US" w:eastAsia="en-US"/>
        </w:rPr>
        <w:t xml:space="preserve"> winter (Section 2.3.1.4.5)</w:t>
      </w:r>
      <w:r w:rsidRPr="00E457C1">
        <w:rPr>
          <w:noProof/>
          <w:lang w:val="en-US" w:eastAsia="en-US"/>
        </w:rPr>
        <w:t>. Such an absence of a trend and large variability would</w:t>
      </w:r>
      <w:r w:rsidR="00EE01B9" w:rsidRPr="00E457C1">
        <w:rPr>
          <w:noProof/>
          <w:lang w:val="en-US" w:eastAsia="en-US"/>
        </w:rPr>
        <w:t xml:space="preserve"> also</w:t>
      </w:r>
      <w:r w:rsidRPr="00E457C1">
        <w:rPr>
          <w:noProof/>
          <w:lang w:val="en-US" w:eastAsia="en-US"/>
        </w:rPr>
        <w:t xml:space="preserve"> be consistent with a recent reconstruction of SSWs extending back to 1850, based on </w:t>
      </w:r>
      <w:r w:rsidR="00624835" w:rsidRPr="00E457C1">
        <w:rPr>
          <w:noProof/>
          <w:lang w:val="en-US" w:eastAsia="en-US"/>
        </w:rPr>
        <w:t>sea level pressure</w:t>
      </w:r>
      <w:r w:rsidRPr="00E457C1">
        <w:rPr>
          <w:noProof/>
          <w:lang w:val="en-US" w:eastAsia="en-US"/>
        </w:rPr>
        <w:t xml:space="preserve"> observations </w:t>
      </w:r>
      <w:r>
        <w:rPr>
          <w:noProof/>
          <w:lang w:eastAsia="en-US"/>
        </w:rPr>
        <w:fldChar w:fldCharType="begin" w:fldLock="1"/>
      </w:r>
      <w:r w:rsidR="00D33CB6">
        <w:rPr>
          <w:noProof/>
          <w:lang w:val="en-US" w:eastAsia="en-US"/>
        </w:rPr>
        <w:instrText>ADDIN CSL_CITATION { "citationItems" : [ { "id" : "ITEM-1", "itemData" : { "DOI" : "10.1029/2018JD030077", "abstract" : "Abstract Sudden stratospheric warming (SSW) events can exhibit long-lasting surface impacts that promise improvements in medium-range to seasonal predictability. Their surface impact is dominated by the negative phase of the North Atlantic Oscillation (NAO). Hence, the question arises if stratospheric variability, and in particular the frequency of SSW events, can in turn be estimated from surface NAO conditions. This is especially relevant for the period before frequent upper air observations became available, while daily surface observations of the NAO date back to 1850. The surface impact is here quantified by NAO characteristics that are commonly observed after SSW events: a switch from a positive to a negative NAO and an extended persistence of the negative NAO, termed NAO events. Two thirds of SSW events are found to be followed by either a persistence or switch NAO event, and a quarter of SSW events are followed by both. On the other hand, less than 25% of winter surface NAO events are preceded by a SSW event. Based on these findings, an index purely based on surface NAO observations is derived that estimates SSW frequency for the satellite era and extends it back to 1850, indicating that decadal stratospheric variability was present for the entire time series, with no significant trend. The minimum in SSW frequency in the 1990s is found to be coincident with the longest absence of NAO events since 1850, indicating that the early 1990s may constitute the longest absence of SSW events for the 150-year record.", "author" : [ { "dropping-particle" : "", "family" : "Domeisen", "given" : "Daniela I.V.", "non-dropping-particle" : "", "parse-names" : false, "suffix" : "" } ], "container-title" : "Journal of Geophysical Research: Atmospheres", "id" : "ITEM-1", "issue" : "6", "issued" : { "date-parts" : [ [ "2019" ] ] }, "page" : "3180-3194", "title" : "Estimating the Frequency of Sudden Stratospheric Warming Events From Surface Observations of the North Atlantic Oscillation", "translator" : [ { "dropping-particle" : "", "family" : "J6164", "given" : "", "non-dropping-particle" : "", "parse-names" : false, "suffix" : "" } ], "type" : "article-journal", "volume" : "124" }, "uris" : [ "http://www.mendeley.com/documents/?uuid=d3929884-90a0-473e-a7c6-44b314e4d54e" ] } ], "mendeley" : { "formattedCitation" : "(Domeisen, 2019)", "plainTextFormattedCitation" : "(Domeisen, 2019)", "previouslyFormattedCitation" : "(Domeisen, 2019)" }, "properties" : { "noteIndex" : 0 }, "schema" : "https://github.com/citation-style-language/schema/raw/master/csl-citation.json" }</w:instrText>
      </w:r>
      <w:r>
        <w:rPr>
          <w:noProof/>
          <w:lang w:eastAsia="en-US"/>
        </w:rPr>
        <w:fldChar w:fldCharType="separate"/>
      </w:r>
      <w:r w:rsidR="00393F8C">
        <w:rPr>
          <w:noProof/>
          <w:lang w:val="en-US" w:eastAsia="en-US"/>
        </w:rPr>
        <w:t>(Domeisen, 2019)</w:t>
      </w:r>
      <w:r>
        <w:rPr>
          <w:noProof/>
          <w:lang w:eastAsia="en-US"/>
        </w:rPr>
        <w:fldChar w:fldCharType="end"/>
      </w:r>
      <w:r w:rsidRPr="00E457C1">
        <w:rPr>
          <w:noProof/>
          <w:lang w:val="en-US" w:eastAsia="en-US"/>
        </w:rPr>
        <w:t>, although this time</w:t>
      </w:r>
      <w:r w:rsidR="00621760" w:rsidRPr="00E457C1">
        <w:rPr>
          <w:noProof/>
          <w:lang w:val="en-US" w:eastAsia="en-US"/>
        </w:rPr>
        <w:t xml:space="preserve"> </w:t>
      </w:r>
      <w:r w:rsidRPr="00E457C1">
        <w:rPr>
          <w:noProof/>
          <w:lang w:val="en-US" w:eastAsia="en-US"/>
        </w:rPr>
        <w:t>series has limitations as it is not based on direct observations of SSWs.</w:t>
      </w:r>
    </w:p>
    <w:p w14:paraId="4F2E745D" w14:textId="77777777" w:rsidR="00624835" w:rsidRPr="00E457C1" w:rsidRDefault="00624835" w:rsidP="009F594A">
      <w:pPr>
        <w:pStyle w:val="AR6BodyText"/>
        <w:rPr>
          <w:noProof/>
          <w:lang w:val="en-US" w:eastAsia="en-US"/>
        </w:rPr>
      </w:pPr>
    </w:p>
    <w:p w14:paraId="6603E844" w14:textId="437FED35" w:rsidR="009F594A" w:rsidRPr="00E457C1" w:rsidRDefault="009F594A" w:rsidP="009F594A">
      <w:pPr>
        <w:pStyle w:val="AR6BodyText"/>
        <w:rPr>
          <w:noProof/>
          <w:lang w:val="en-US" w:eastAsia="en-US"/>
        </w:rPr>
      </w:pPr>
      <w:r w:rsidRPr="00E457C1">
        <w:rPr>
          <w:rFonts w:cs="Times New Roman"/>
          <w:lang w:val="en-US"/>
        </w:rPr>
        <w:t xml:space="preserve">In summary, an anthropogenic influence on the frequency or other aspects of SSWs has not yet been robustly detected. There is </w:t>
      </w:r>
      <w:r w:rsidRPr="00E457C1">
        <w:rPr>
          <w:rFonts w:cs="Times New Roman"/>
          <w:i/>
          <w:lang w:val="en-US"/>
        </w:rPr>
        <w:t xml:space="preserve">low confidence </w:t>
      </w:r>
      <w:r w:rsidRPr="00E457C1">
        <w:rPr>
          <w:rFonts w:cs="Times New Roman"/>
          <w:lang w:val="en-US"/>
        </w:rPr>
        <w:t xml:space="preserve">in the ability of models to simulate any such trends over the historical period because of large natural interannual variability and also due to common substantial biases in the </w:t>
      </w:r>
      <w:r w:rsidRPr="00E457C1">
        <w:rPr>
          <w:noProof/>
          <w:lang w:val="en-US" w:eastAsia="en-US"/>
        </w:rPr>
        <w:t>simulated</w:t>
      </w:r>
      <w:r w:rsidRPr="00E457C1">
        <w:rPr>
          <w:rFonts w:cs="Times New Roman"/>
          <w:lang w:val="en-US"/>
        </w:rPr>
        <w:t xml:space="preserve"> mean state affecting the simulated frequency of SSWs.</w:t>
      </w:r>
      <w:r w:rsidR="00551E76" w:rsidRPr="00E457C1">
        <w:rPr>
          <w:rFonts w:cs="Times New Roman"/>
          <w:lang w:val="en-US"/>
        </w:rPr>
        <w:t xml:space="preserve"> </w:t>
      </w:r>
    </w:p>
    <w:p w14:paraId="40CA8E61" w14:textId="77777777" w:rsidR="009F594A" w:rsidRPr="00E457C1" w:rsidRDefault="009F594A" w:rsidP="009F594A">
      <w:pPr>
        <w:pStyle w:val="AR6BodyText"/>
        <w:rPr>
          <w:noProof/>
          <w:lang w:val="en-US" w:eastAsia="en-US"/>
        </w:rPr>
      </w:pPr>
    </w:p>
    <w:p w14:paraId="6E267151" w14:textId="5999ABFC" w:rsidR="009F594A" w:rsidRDefault="009F594A" w:rsidP="009F594A">
      <w:pPr>
        <w:pStyle w:val="AR6BodyText"/>
        <w:rPr>
          <w:rFonts w:cs="Times New Roman"/>
          <w:lang w:val="en-US"/>
        </w:rPr>
      </w:pPr>
    </w:p>
    <w:p w14:paraId="2C543A34" w14:textId="52079313" w:rsidR="0030636D" w:rsidRPr="003C0F1F" w:rsidRDefault="0030636D" w:rsidP="0030636D">
      <w:pPr>
        <w:pStyle w:val="AR6Chap3Level131"/>
      </w:pPr>
      <w:bookmarkStart w:id="1723" w:name="_Toc6385722"/>
      <w:bookmarkStart w:id="1724" w:name="_Ref3538871"/>
      <w:bookmarkStart w:id="1725" w:name="_Toc56443506"/>
      <w:bookmarkStart w:id="1726" w:name="_Toc70639146"/>
      <w:r w:rsidRPr="003C0F1F">
        <w:t>Human Influence on the Cryosphere</w:t>
      </w:r>
      <w:bookmarkEnd w:id="1723"/>
      <w:bookmarkEnd w:id="1724"/>
      <w:bookmarkEnd w:id="1725"/>
      <w:bookmarkEnd w:id="1726"/>
    </w:p>
    <w:p w14:paraId="7767D290" w14:textId="77777777" w:rsidR="0030636D" w:rsidRDefault="0030636D" w:rsidP="009F594A">
      <w:pPr>
        <w:pStyle w:val="AR6BodyText"/>
        <w:rPr>
          <w:rFonts w:cs="Times New Roman"/>
          <w:lang w:val="en-US"/>
        </w:rPr>
      </w:pPr>
    </w:p>
    <w:p w14:paraId="43B2AF21" w14:textId="46117F5E" w:rsidR="009F594A" w:rsidRPr="003C0F1F" w:rsidRDefault="009F594A" w:rsidP="009F594A">
      <w:pPr>
        <w:pStyle w:val="AR6Chap3Level2311"/>
      </w:pPr>
      <w:bookmarkStart w:id="1727" w:name="_Toc6385723"/>
      <w:bookmarkStart w:id="1728" w:name="_Toc70639147"/>
      <w:r w:rsidRPr="003C0F1F">
        <w:t>Sea Ice</w:t>
      </w:r>
      <w:bookmarkEnd w:id="1727"/>
      <w:bookmarkEnd w:id="1728"/>
    </w:p>
    <w:p w14:paraId="38F56DAA" w14:textId="77777777" w:rsidR="009F594A" w:rsidRPr="00B40A97" w:rsidRDefault="009F594A" w:rsidP="009F594A">
      <w:pPr>
        <w:pStyle w:val="AR6BodyText"/>
        <w:rPr>
          <w:noProof/>
        </w:rPr>
      </w:pPr>
    </w:p>
    <w:p w14:paraId="3A7CE315" w14:textId="5288B646" w:rsidR="009F594A" w:rsidRDefault="009F594A" w:rsidP="00685DE7">
      <w:pPr>
        <w:pStyle w:val="AR6Chap3Level33111"/>
        <w:numPr>
          <w:ilvl w:val="3"/>
          <w:numId w:val="12"/>
        </w:numPr>
        <w:tabs>
          <w:tab w:val="left" w:pos="708"/>
        </w:tabs>
      </w:pPr>
      <w:bookmarkStart w:id="1729" w:name="_Toc6385724"/>
      <w:bookmarkStart w:id="1730" w:name="_Toc70639148"/>
      <w:r>
        <w:t>Arctic Sea Ice</w:t>
      </w:r>
      <w:bookmarkEnd w:id="1729"/>
      <w:bookmarkEnd w:id="1730"/>
    </w:p>
    <w:p w14:paraId="64206BAD" w14:textId="77777777" w:rsidR="009F594A" w:rsidRDefault="009F594A" w:rsidP="009F594A">
      <w:pPr>
        <w:pStyle w:val="AR6BodyText"/>
        <w:rPr>
          <w:rFonts w:eastAsia="Malgun Gothic"/>
          <w:i/>
          <w:noProof/>
          <w:lang w:eastAsia="ko-KR"/>
        </w:rPr>
      </w:pPr>
    </w:p>
    <w:p w14:paraId="4ACFBDE3" w14:textId="65C4B67A" w:rsidR="009F594A" w:rsidRPr="00E457C1" w:rsidRDefault="009F594A" w:rsidP="009F594A">
      <w:pPr>
        <w:pStyle w:val="AR6BodyText"/>
        <w:rPr>
          <w:rFonts w:eastAsia="Malgun Gothic"/>
          <w:noProof/>
          <w:lang w:val="en-US" w:eastAsia="ko-KR"/>
        </w:rPr>
      </w:pPr>
      <w:r w:rsidRPr="00E457C1">
        <w:rPr>
          <w:noProof/>
          <w:lang w:val="en-US"/>
        </w:rPr>
        <w:t xml:space="preserve">The AR5 concluded that </w:t>
      </w:r>
      <w:ins w:id="1731" w:author="Sara M Tuson" w:date="2021-06-24T10:38:00Z">
        <w:r w:rsidR="005C2536">
          <w:rPr>
            <w:noProof/>
            <w:lang w:val="en-US"/>
          </w:rPr>
          <w:t>‘</w:t>
        </w:r>
      </w:ins>
      <w:del w:id="1732" w:author="Sara M Tuson" w:date="2021-06-24T10:38:00Z">
        <w:r w:rsidRPr="00E457C1" w:rsidDel="005C2536">
          <w:rPr>
            <w:noProof/>
            <w:lang w:val="en-US"/>
          </w:rPr>
          <w:delText>“</w:delText>
        </w:r>
      </w:del>
      <w:r w:rsidRPr="00E457C1">
        <w:rPr>
          <w:noProof/>
          <w:lang w:val="en-US"/>
        </w:rPr>
        <w:t xml:space="preserve">anthropogenic forcings are </w:t>
      </w:r>
      <w:r w:rsidRPr="00E457C1">
        <w:rPr>
          <w:i/>
          <w:noProof/>
          <w:lang w:val="en-US"/>
        </w:rPr>
        <w:t>very likely</w:t>
      </w:r>
      <w:r w:rsidRPr="00E457C1">
        <w:rPr>
          <w:noProof/>
          <w:lang w:val="en-US"/>
        </w:rPr>
        <w:t xml:space="preserve"> to have contributed to Arctic sea ice loss since 1979</w:t>
      </w:r>
      <w:ins w:id="1733" w:author="Sara M Tuson" w:date="2021-06-24T10:38:00Z">
        <w:r w:rsidR="005C2536">
          <w:rPr>
            <w:noProof/>
            <w:lang w:val="en-US"/>
          </w:rPr>
          <w:t>’</w:t>
        </w:r>
      </w:ins>
      <w:del w:id="1734" w:author="Sara M Tuson" w:date="2021-06-24T10:38:00Z">
        <w:r w:rsidRPr="00E457C1" w:rsidDel="005C2536">
          <w:rPr>
            <w:noProof/>
            <w:lang w:val="en-US"/>
          </w:rPr>
          <w:delText>”</w:delText>
        </w:r>
      </w:del>
      <w:r w:rsidRPr="00E457C1">
        <w:rPr>
          <w:noProof/>
          <w:lang w:val="en-US"/>
        </w:rPr>
        <w:t xml:space="preserve">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sidRPr="00E457C1">
        <w:rPr>
          <w:noProof/>
          <w:lang w:val="en-US"/>
        </w:rPr>
        <w:t>, based on studies showing that models can reproduce the observed decline only when including anthropogenic forcings</w:t>
      </w:r>
      <w:r w:rsidR="00621760" w:rsidRPr="00E457C1">
        <w:rPr>
          <w:noProof/>
          <w:lang w:val="en-US"/>
        </w:rPr>
        <w:t>,</w:t>
      </w:r>
      <w:r w:rsidRPr="00E457C1">
        <w:rPr>
          <w:noProof/>
          <w:lang w:val="en-US"/>
        </w:rPr>
        <w:t xml:space="preserve"> and formal attribution studies. Since the beginning of the </w:t>
      </w:r>
      <w:bookmarkStart w:id="1735" w:name="_Hlk65646586"/>
      <w:r w:rsidRPr="00E457C1">
        <w:rPr>
          <w:noProof/>
          <w:lang w:val="en-US"/>
        </w:rPr>
        <w:t>modern satellite era in 1979</w:t>
      </w:r>
      <w:bookmarkEnd w:id="1735"/>
      <w:r w:rsidRPr="00E457C1">
        <w:rPr>
          <w:noProof/>
          <w:lang w:val="en-US"/>
        </w:rPr>
        <w:t xml:space="preserve">, </w:t>
      </w:r>
      <w:del w:id="1736" w:author="Sara M Tuson" w:date="2021-06-27T21:01:00Z">
        <w:r w:rsidR="00A52AA2" w:rsidRPr="00E457C1" w:rsidDel="00D66169">
          <w:rPr>
            <w:noProof/>
            <w:lang w:val="en-US"/>
          </w:rPr>
          <w:delText>NH</w:delText>
        </w:r>
      </w:del>
      <w:ins w:id="1737" w:author="Sara M Tuson" w:date="2021-06-27T21:01:00Z">
        <w:r w:rsidR="00D66169">
          <w:rPr>
            <w:noProof/>
            <w:lang w:val="en-US"/>
          </w:rPr>
          <w:t xml:space="preserve">Northern Hemisphere </w:t>
        </w:r>
      </w:ins>
      <w:del w:id="1738" w:author="Sara M Tuson" w:date="2021-06-27T21:08:00Z">
        <w:r w:rsidRPr="00E457C1" w:rsidDel="00507ECC">
          <w:rPr>
            <w:noProof/>
            <w:lang w:val="en-US"/>
          </w:rPr>
          <w:delText xml:space="preserve"> </w:delText>
        </w:r>
      </w:del>
      <w:r w:rsidRPr="00E457C1">
        <w:rPr>
          <w:noProof/>
          <w:lang w:val="en-US"/>
        </w:rPr>
        <w:t>sea ice extent has exhibited significant declines in all months with the largest reduction in September (see</w:t>
      </w:r>
      <w:r w:rsidR="00F64D05" w:rsidRPr="00E457C1">
        <w:rPr>
          <w:noProof/>
          <w:lang w:val="en-US"/>
        </w:rPr>
        <w:t xml:space="preserve"> </w:t>
      </w:r>
      <w:ins w:id="1739" w:author="Ian Blenkinsop" w:date="2021-07-13T12:02:00Z">
        <w:r w:rsidR="005B2F04" w:rsidRPr="00E457C1">
          <w:rPr>
            <w:noProof/>
            <w:lang w:val="en-US"/>
          </w:rPr>
          <w:t>Section 2.3.2.1.1</w:t>
        </w:r>
        <w:r w:rsidR="005B2F04">
          <w:rPr>
            <w:noProof/>
            <w:lang w:val="en-US"/>
          </w:rPr>
          <w:t>,</w:t>
        </w:r>
        <w:r w:rsidR="005B2F04" w:rsidRPr="00E457C1">
          <w:rPr>
            <w:noProof/>
            <w:lang w:val="en-US"/>
          </w:rPr>
          <w:t xml:space="preserve"> </w:t>
        </w:r>
        <w:r w:rsidR="005B2F04">
          <w:rPr>
            <w:noProof/>
            <w:lang w:val="en-US"/>
          </w:rPr>
          <w:t xml:space="preserve">and </w:t>
        </w:r>
      </w:ins>
      <w:r w:rsidR="00F64D05" w:rsidRPr="00E457C1">
        <w:rPr>
          <w:noProof/>
          <w:lang w:val="en-US"/>
        </w:rPr>
        <w:t>Figure</w:t>
      </w:r>
      <w:r w:rsidR="00A52AA2" w:rsidRPr="00E457C1">
        <w:rPr>
          <w:noProof/>
          <w:lang w:val="en-US"/>
        </w:rPr>
        <w:t>s</w:t>
      </w:r>
      <w:r w:rsidR="00F64D05" w:rsidRPr="00E457C1">
        <w:rPr>
          <w:noProof/>
          <w:lang w:val="en-US"/>
        </w:rPr>
        <w:t xml:space="preserve"> 3.20</w:t>
      </w:r>
      <w:r w:rsidRPr="00E457C1">
        <w:rPr>
          <w:noProof/>
          <w:lang w:val="en-US"/>
        </w:rPr>
        <w:t xml:space="preserve"> and 3.</w:t>
      </w:r>
      <w:r w:rsidR="00F64D05" w:rsidRPr="00E457C1">
        <w:rPr>
          <w:noProof/>
          <w:lang w:val="en-US"/>
        </w:rPr>
        <w:t>21</w:t>
      </w:r>
      <w:del w:id="1740" w:author="Ian Blenkinsop" w:date="2021-07-13T12:03:00Z">
        <w:r w:rsidRPr="00E457C1" w:rsidDel="005B2F04">
          <w:rPr>
            <w:noProof/>
            <w:lang w:val="en-US"/>
          </w:rPr>
          <w:delText xml:space="preserve"> and</w:delText>
        </w:r>
      </w:del>
      <w:r w:rsidRPr="00E457C1">
        <w:rPr>
          <w:noProof/>
          <w:lang w:val="en-US"/>
        </w:rPr>
        <w:t xml:space="preserve"> </w:t>
      </w:r>
      <w:del w:id="1741" w:author="Ian Blenkinsop" w:date="2021-07-13T12:02:00Z">
        <w:r w:rsidRPr="00E457C1" w:rsidDel="005B2F04">
          <w:rPr>
            <w:noProof/>
            <w:lang w:val="en-US"/>
          </w:rPr>
          <w:delText xml:space="preserve">Section 2.3.2.1.1 </w:delText>
        </w:r>
      </w:del>
      <w:r w:rsidRPr="00E457C1">
        <w:rPr>
          <w:noProof/>
          <w:lang w:val="en-US"/>
        </w:rPr>
        <w:t xml:space="preserve">for more details on observed changes). The recent Arctic </w:t>
      </w:r>
      <w:r w:rsidRPr="00E457C1">
        <w:rPr>
          <w:color w:val="222222"/>
          <w:shd w:val="clear" w:color="auto" w:fill="FFFFFF"/>
          <w:lang w:val="en-US"/>
        </w:rPr>
        <w:t xml:space="preserve">sea ice loss during summer is unprecedented since 1850 </w:t>
      </w:r>
      <w:r w:rsidR="000A3622" w:rsidRPr="00E457C1">
        <w:rPr>
          <w:color w:val="222222"/>
          <w:shd w:val="clear" w:color="auto" w:fill="FFFFFF"/>
          <w:lang w:val="en-US"/>
        </w:rPr>
        <w:t>(</w:t>
      </w:r>
      <w:r w:rsidR="000A3622" w:rsidRPr="00E457C1">
        <w:rPr>
          <w:i/>
          <w:color w:val="222222"/>
          <w:shd w:val="clear" w:color="auto" w:fill="FFFFFF"/>
          <w:lang w:val="en-US"/>
        </w:rPr>
        <w:t>high confidence</w:t>
      </w:r>
      <w:r w:rsidR="000A3622" w:rsidRPr="00E457C1">
        <w:rPr>
          <w:color w:val="222222"/>
          <w:shd w:val="clear" w:color="auto" w:fill="FFFFFF"/>
          <w:lang w:val="en-US"/>
        </w:rPr>
        <w:t>)</w:t>
      </w:r>
      <w:r w:rsidR="00A52AA2" w:rsidRPr="00E457C1">
        <w:rPr>
          <w:color w:val="222222"/>
          <w:shd w:val="clear" w:color="auto" w:fill="FFFFFF"/>
          <w:lang w:val="en-US"/>
        </w:rPr>
        <w:t>,</w:t>
      </w:r>
      <w:r w:rsidR="000A3622" w:rsidRPr="00E457C1">
        <w:rPr>
          <w:color w:val="222222"/>
          <w:shd w:val="clear" w:color="auto" w:fill="FFFFFF"/>
          <w:lang w:val="en-US"/>
        </w:rPr>
        <w:t xml:space="preserve"> </w:t>
      </w:r>
      <w:r w:rsidRPr="00E457C1">
        <w:rPr>
          <w:color w:val="222222"/>
          <w:shd w:val="clear" w:color="auto" w:fill="FFFFFF"/>
          <w:lang w:val="en-US"/>
        </w:rPr>
        <w:t>but as in AR5 and SROCC there remains</w:t>
      </w:r>
      <w:r w:rsidR="000A3622" w:rsidRPr="00E457C1">
        <w:rPr>
          <w:color w:val="222222"/>
          <w:shd w:val="clear" w:color="auto" w:fill="FFFFFF"/>
          <w:lang w:val="en-US"/>
        </w:rPr>
        <w:t xml:space="preserve"> only</w:t>
      </w:r>
      <w:r w:rsidRPr="00E457C1">
        <w:rPr>
          <w:color w:val="222222"/>
          <w:shd w:val="clear" w:color="auto" w:fill="FFFFFF"/>
          <w:lang w:val="en-US"/>
        </w:rPr>
        <w:t> </w:t>
      </w:r>
      <w:r w:rsidRPr="00E457C1">
        <w:rPr>
          <w:i/>
          <w:iCs/>
          <w:color w:val="222222"/>
          <w:shd w:val="clear" w:color="auto" w:fill="FFFFFF"/>
          <w:lang w:val="en-US"/>
        </w:rPr>
        <w:t>medium confidence </w:t>
      </w:r>
      <w:r w:rsidRPr="00E457C1">
        <w:rPr>
          <w:color w:val="222222"/>
          <w:shd w:val="clear" w:color="auto" w:fill="FFFFFF"/>
          <w:lang w:val="en-US"/>
        </w:rPr>
        <w:t>that the recent reduction is unique during at least past 1000 years due to sparse observations (Section</w:t>
      </w:r>
      <w:r w:rsidR="003E677F" w:rsidRPr="00E457C1">
        <w:rPr>
          <w:color w:val="222222"/>
          <w:shd w:val="clear" w:color="auto" w:fill="FFFFFF"/>
          <w:lang w:val="en-US"/>
        </w:rPr>
        <w:t>s</w:t>
      </w:r>
      <w:r w:rsidRPr="00E457C1">
        <w:rPr>
          <w:color w:val="222222"/>
          <w:shd w:val="clear" w:color="auto" w:fill="FFFFFF"/>
          <w:lang w:val="en-US"/>
        </w:rPr>
        <w:t xml:space="preserve"> 2.3.2.1.1</w:t>
      </w:r>
      <w:r w:rsidR="003E677F" w:rsidRPr="00E457C1">
        <w:rPr>
          <w:color w:val="222222"/>
          <w:shd w:val="clear" w:color="auto" w:fill="FFFFFF"/>
          <w:lang w:val="en-US"/>
        </w:rPr>
        <w:t xml:space="preserve"> and</w:t>
      </w:r>
      <w:r w:rsidRPr="00E457C1">
        <w:rPr>
          <w:color w:val="222222"/>
          <w:shd w:val="clear" w:color="auto" w:fill="FFFFFF"/>
          <w:lang w:val="en-US"/>
        </w:rPr>
        <w:t xml:space="preserve"> 9.3.1.1). </w:t>
      </w:r>
      <w:r w:rsidRPr="00E457C1">
        <w:rPr>
          <w:noProof/>
          <w:lang w:val="en-US"/>
        </w:rPr>
        <w:t xml:space="preserve">CMIP5 models also simulate </w:t>
      </w:r>
      <w:del w:id="1742" w:author="Sara M Tuson" w:date="2021-06-27T21:01:00Z">
        <w:r w:rsidR="00A52AA2" w:rsidRPr="00E457C1" w:rsidDel="00D66169">
          <w:rPr>
            <w:noProof/>
            <w:lang w:val="en-US"/>
          </w:rPr>
          <w:delText>NH</w:delText>
        </w:r>
      </w:del>
      <w:ins w:id="1743" w:author="Sara M Tuson" w:date="2021-06-27T21:01:00Z">
        <w:r w:rsidR="00D66169">
          <w:rPr>
            <w:noProof/>
            <w:lang w:val="en-US"/>
          </w:rPr>
          <w:t>Northern Hemisphere</w:t>
        </w:r>
      </w:ins>
      <w:r w:rsidRPr="00E457C1">
        <w:rPr>
          <w:noProof/>
          <w:lang w:val="en-US"/>
        </w:rPr>
        <w:t xml:space="preserve"> sea ice loss over the satellite era but with large differences among models </w:t>
      </w:r>
      <w:r w:rsidRPr="002A3166">
        <w:rPr>
          <w:noProof/>
        </w:rPr>
        <w:fldChar w:fldCharType="begin" w:fldLock="1"/>
      </w:r>
      <w:ins w:id="1744" w:author="Robin Matthews" w:date="2021-06-15T18:36:00Z">
        <w:r w:rsidR="00997529">
          <w:rPr>
            <w:noProof/>
            <w:lang w:val="en-US"/>
          </w:rPr>
          <w:instrText>ADDIN CSL_CITATION { "citationItems" : [ { "id" : "ITEM-1", "itemData" : { "DOI" : "10.1029/2012GL052676", "abstract" : "The rapid retreat and thinning of the Arctic sea ice cover over the past several decades is one of the most striking manifestations of global climate change. Previous research revealed that the observed downward trend in September ice extent exceeded simulated trends from most models participating in the World Climate Research Programme Coupled Model Intercomparison Project Phase 3 (CMIP3). We show here that as a group, simulated trends from the models contributing to CMIP5 are more consistent with observations over the satellite era (1979\u20132011). Trends from most ensemble members and models nevertheless remain smaller than the observed value. Pointing to strong impacts of internal climate variability, 16% of the ensemble member trends over the satellite era are statistically indistinguishable from zero. Results from the CMIP5 models do not appear to have appreciably reduced uncertainty as to when a seasonally ice-free Arctic Ocean will be realized.", "author" : [ { "dropping-particle" : "", "family" : "Stroeve", "given" : "Julienne C", "non-dropping-particle" : "", "parse-names" : false, "suffix" : "" }, { "dropping-particle" : "", "family" : "Kattsov", "given" : "Vladimir", "non-dropping-particle" : "", "parse-names" : false, "suffix" : "" }, { "dropping-particle" : "", "family" : "Barrett", "given" : "Andrew", "non-dropping-particle" : "", "parse-names" : false, "suffix" : "" }, { "dropping-particle" : "", "family" : "Serreze", "given" : "Mark", "non-dropping-particle" : "", "parse-names" : false, "suffix" : "" }, { "dropping-particle" : "", "family" : "Pavlova", "given" : "Tatiana", "non-dropping-particle" : "", "parse-names" : false, "suffix" : "" }, { "dropping-particle" : "", "family" : "Holland", "given" : "Marika", "non-dropping-particle" : "", "parse-names" : false, "suffix" : "" }, { "dropping-particle" : "", "family" : "Meier", "given" : "Walter N", "non-dropping-particle" : "", "parse-names" : false, "suffix" : "" } ], "container-title" : "Geophysical Research Letters", "id" : "ITEM-1", "issue" : "16", "issued" : { "date-parts" : [ [ "2012" ] ] }, "title" : "Trends in Arctic sea ice extent from CMIP5, CMIP3 and observations", "translator" : [ { "dropping-particle" : "", "family" : "J4968", "given" : "", "non-dropping-particle" : "", "parse-names" : false, "suffix" : "" } ], "type" : "article-journal", "volume" : "39" }, "uris" : [ "http://www.mendeley.com/documents/?uuid=4828abc2-120e-4b4d-94b2-eab6eec3c5f5", "http://www.mendeley.com/documents/?uuid=f23433b2-71ef-4118-ac09-adf5a7939e50", "http://www.mendeley.com/documents/?uuid=f93ae7c2-e748-42fb-a166-d7ada5f3f69e", "http://www.mendeley.com/documents/?uuid=fdc861d4-0f20-40d6-a9d4-99dc5c3cf896", "http://www.mendeley.com/documents/?uuid=32c68533-0d9a-4812-98a8-8c182c176f3d" ] }, { "id" : "ITEM-2", "itemData" : { "DOI" : "10.5194/tc-6-1383-2012", "ISSN" : "1994-0424", "author" : [ { "dropping-particle" : "", "family" : "Massonnet", "given" : "F", "non-dropping-particle" : "", "parse-names" : false, "suffix" : "" }, { "dropping-particle" : "", "family" : "Fichefet", "given" : "T", "non-dropping-particle" : "", "parse-names" : false, "suffix" : "" }, { "dropping-particle" : "", "family" : "Goosse", "given" : "H", "non-dropping-particle" : "", "parse-names" : false, "suffix" : "" }, { "dropping-particle" : "", "family" : "Bitz", "given" : "C M", "non-dropping-particle" : "", "parse-names" : false, "suffix" : "" }, { "dropping-particle" : "", "family" : "Philippon-Berthier", "given" : "G", "non-dropping-particle" : "", "parse-names" : false, "suffix" : "" }, { "dropping-particle" : "", "family" : "Holland", "given" : "M M", "non-dropping-particle" : "", "parse-names" : false, "suffix" : "" }, { "dropping-particle" : "", "family" : "Barriat", "given" : "P.-Y.", "non-dropping-particle" : "", "parse-names" : false, "suffix" : "" } ], "container-title" : "The Cryosphere", "id" : "ITEM-2", "issue" : "6", "issued" : { "date-parts" : [ [ "2012", "11", "22" ] ] }, "page" : "1383-1394", "publisher" : "Copernicus Publications", "title" : "Constraining projections of summer Arctic sea ice", "translator" : [ { "dropping-particle" : "", "family" : "J4967", "given" : "", "non-dropping-particle" : "", "parse-names" : false, "suffix" : "" } ], "type" : "article-journal", "volume" : "6" }, "uris" : [ "http://www.mendeley.com/documents/?uuid=d0bbdf9d-6831-43cb-a06e-f460bb5a1c68", "http://www.mendeley.com/documents/?uuid=c8516126-f247-493e-b535-c64c36843d68", "http://www.mendeley.com/documents/?uuid=56ba9549-fa62-4292-9b0c-ff58185341b2", "http://www.mendeley.com/documents/?uuid=a0548564-b723-4628-8e74-761f00e4d400", "http://www.mendeley.com/documents/?uuid=a133993d-834a-4ff7-8311-d140b226ce2e" ] } ], "mendeley" : { "formattedCitation" : "(Massonnet et al., 2012; Stroeve et al., 2012)", "manualFormatting" : "(e.g., Massonnet et al., 2012; Stroeve et al., 2012)", "plainTextFormattedCitation" : "(Massonnet et al., 2012; Stroeve et al., 2012)", "previouslyFormattedCitation" : "(Massonnet et al., 2012; Stroeve et al., 2012)" }, "properties" : { "noteIndex" : 0 }, "schema" : "https://github.com/citation-style-language/schema/raw/master/csl-citation.json" }</w:instrText>
        </w:r>
      </w:ins>
      <w:del w:id="1745" w:author="Robin Matthews" w:date="2021-06-15T18:36:00Z">
        <w:r w:rsidR="00E719C0" w:rsidDel="00997529">
          <w:rPr>
            <w:noProof/>
            <w:lang w:val="en-US"/>
          </w:rPr>
          <w:delInstrText>ADDIN CSL_CITATION { "citationItems" : [ { "id" : "ITEM-1", "itemData" : { "DOI" : "10.1029/2012GL052676", "abstract" : "The rapid retreat and thinning of the Arctic sea ice cover over the past several decades is one of the most striking manifestations of global climate change. Previous research revealed that the observed downward trend in September ice extent exceeded simulated trends from most models participating in the World Climate Research Programme Coupled Model Intercomparison Project Phase 3 (CMIP3). We show here that as a group, simulated trends from the models contributing to CMIP5 are more consistent with observations over the satellite era (1979\u20132011). Trends from most ensemble members and models nevertheless remain smaller than the observed value. Pointing to strong impacts of internal climate variability, 16% of the ensemble member trends over the satellite era are statistically indistinguishable from zero. Results from the CMIP5 models do not appear to have appreciably reduced uncertainty as to when a seasonally ice-free Arctic Ocean will be realized.", "author" : [ { "dropping-particle" : "", "family" : "Stroeve", "given" : "Julienne C", "non-dropping-particle" : "", "parse-names" : false, "suffix" : "" }, { "dropping-particle" : "", "family" : "Kattsov", "given" : "Vladimir", "non-dropping-particle" : "", "parse-names" : false, "suffix" : "" }, { "dropping-particle" : "", "family" : "Barrett", "given" : "Andrew", "non-dropping-particle" : "", "parse-names" : false, "suffix" : "" }, { "dropping-particle" : "", "family" : "Serreze", "given" : "Mark", "non-dropping-particle" : "", "parse-names" : false, "suffix" : "" }, { "dropping-particle" : "", "family" : "Pavlova", "given" : "Tatiana", "non-dropping-particle" : "", "parse-names" : false, "suffix" : "" }, { "dropping-particle" : "", "family" : "Holland", "given" : "Marika", "non-dropping-particle" : "", "parse-names" : false, "suffix" : "" }, { "dropping-particle" : "", "family" : "Meier", "given" : "Walter N", "non-dropping-particle" : "", "parse-names" : false, "suffix" : "" } ], "container-title" : "Geophysical Research Letters", "id" : "ITEM-1", "issue" : "16", "issued" : { "date-parts" : [ [ "2012" ] ] }, "title" : "Trends in Arctic sea ice extent from CMIP5, CMIP3 and observations", "translator" : [ { "dropping-particle" : "", "family" : "J4968", "given" : "", "non-dropping-particle" : "", "parse-names" : false, "suffix" : "" } ], "type" : "article-journal", "volume" : "39" }, "uris" : [ "http://www.mendeley.com/documents/?uuid=4828abc2-120e-4b4d-94b2-eab6eec3c5f5", "http://www.mendeley.com/documents/?uuid=f23433b2-71ef-4118-ac09-adf5a7939e50", "http://www.mendeley.com/documents/?uuid=f93ae7c2-e748-42fb-a166-d7ada5f3f69e", "http://www.mendeley.com/documents/?uuid=fdc861d4-0f20-40d6-a9d4-99dc5c3cf896", "http://www.mendeley.com/documents/?uuid=32c68533-0d9a-4812-98a8-8c182c176f3d" ] }, { "id" : "ITEM-2", "itemData" : { "DOI" : "10.5194/tc-6-1383-2012", "ISSN" : "1994-0424", "author" : [ { "dropping-particle" : "", "family" : "Massonnet", "given" : "F", "non-dropping-particle" : "", "parse-names" : false, "suffix" : "" }, { "dropping-particle" : "", "family" : "Fichefet", "given" : "T", "non-dropping-particle" : "", "parse-names" : false, "suffix" : "" }, { "dropping-particle" : "", "family" : "Goosse", "given" : "H", "non-dropping-particle" : "", "parse-names" : false, "suffix" : "" }, { "dropping-particle" : "", "family" : "Bitz", "given" : "C M", "non-dropping-particle" : "", "parse-names" : false, "suffix" : "" }, { "dropping-particle" : "", "family" : "Philippon-Berthier", "given" : "G", "non-dropping-particle" : "", "parse-names" : false, "suffix" : "" }, { "dropping-particle" : "", "family" : "Holland", "given" : "M M", "non-dropping-particle" : "", "parse-names" : false, "suffix" : "" }, { "dropping-particle" : "", "family" : "Barriat", "given" : "P.-Y.", "non-dropping-particle" : "", "parse-names" : false, "suffix" : "" } ], "container-title" : "The Cryosphere", "id" : "ITEM-2", "issue" : "6", "issued" : { "date-parts" : [ [ "2012", "11", "22" ] ] }, "page" : "1383-1394", "publisher" : "Copernicus Publications", "title" : "Constraining projections of summer Arctic sea ice", "translator" : [ { "dropping-particle" : "", "family" : "J4967", "given" : "", "non-dropping-particle" : "", "parse-names" : false, "suffix" : "" } ], "type" : "article-journal", "volume" : "6" }, "uris" : [ "http://www.mendeley.com/documents/?uuid=d0bbdf9d-6831-43cb-a06e-f460bb5a1c68", "http://www.mendeley.com/documents/?uuid=c8516126-f247-493e-b535-c64c36843d68", "http://www.mendeley.com/documents/?uuid=56ba9549-fa62-4292-9b0c-ff58185341b2", "http://www.mendeley.com/documents/?uuid=a0548564-b723-4628-8e74-761f00e4d400", "http://www.mendeley.com/documents/?uuid=a133993d-834a-4ff7-8311-d140b226ce2e" ] } ], "mendeley" : { "formattedCitation" : "(Massonnet et al., 2012; Stroeve et al., 2012)", "manualFormatting" : "(e.g., Massonnet et al., 2012; Stroeve et al., 2012", "plainTextFormattedCitation" : "(Massonnet et al., 2012; Stroeve et al., 2012)", "previouslyFormattedCitation" : "(Massonnet et al., 2012; Stroeve et al., 2012)" }, "properties" : { "noteIndex" : 0 }, "schema" : "https://github.com/citation-style-language/schema/raw/master/csl-citation.json" }</w:delInstrText>
        </w:r>
      </w:del>
      <w:r w:rsidRPr="002A3166">
        <w:rPr>
          <w:noProof/>
        </w:rPr>
        <w:fldChar w:fldCharType="separate"/>
      </w:r>
      <w:r w:rsidR="00393F8C">
        <w:rPr>
          <w:noProof/>
          <w:lang w:val="en-US"/>
        </w:rPr>
        <w:t>(e.g., Massonnet et al., 2012; Stroeve et al., 2012)</w:t>
      </w:r>
      <w:r w:rsidRPr="002A3166">
        <w:rPr>
          <w:noProof/>
        </w:rPr>
        <w:fldChar w:fldCharType="end"/>
      </w:r>
      <w:del w:id="1746" w:author="Robin Matthews" w:date="2021-06-15T18:36:00Z">
        <w:r w:rsidRPr="00E457C1" w:rsidDel="00997529">
          <w:rPr>
            <w:noProof/>
            <w:lang w:val="en-US"/>
          </w:rPr>
          <w:delText>)</w:delText>
        </w:r>
      </w:del>
      <w:r w:rsidRPr="00E457C1">
        <w:rPr>
          <w:noProof/>
          <w:lang w:val="en-US"/>
        </w:rPr>
        <w:t>. The envelope of simulated ice loss across model simulations encompasses the observed change, although observations fall near the low end of the CMIP5 and CMIP6 distributions</w:t>
      </w:r>
      <w:r w:rsidR="002D01BC" w:rsidRPr="00E457C1">
        <w:rPr>
          <w:noProof/>
          <w:lang w:val="en-US"/>
        </w:rPr>
        <w:t xml:space="preserve"> of trends</w:t>
      </w:r>
      <w:r w:rsidRPr="00E457C1">
        <w:rPr>
          <w:noProof/>
          <w:lang w:val="en-US"/>
        </w:rPr>
        <w:t xml:space="preserve"> (Figure 3.</w:t>
      </w:r>
      <w:r w:rsidR="00F64D05" w:rsidRPr="00E457C1">
        <w:rPr>
          <w:noProof/>
          <w:lang w:val="en-US"/>
        </w:rPr>
        <w:t>20</w:t>
      </w:r>
      <w:r w:rsidRPr="00E457C1">
        <w:rPr>
          <w:noProof/>
          <w:lang w:val="en-US"/>
        </w:rPr>
        <w:t xml:space="preserve">). CMIP6 models on average better capture the observed Arctic sea ice decline, albeit with large inter-model spread. </w:t>
      </w:r>
      <w:r w:rsidRPr="002A3166">
        <w:rPr>
          <w:noProof/>
        </w:rPr>
        <w:fldChar w:fldCharType="begin" w:fldLock="1"/>
      </w:r>
      <w:r w:rsidR="008F46A5" w:rsidRPr="00E457C1">
        <w:rPr>
          <w:noProof/>
          <w:lang w:val="en-US"/>
        </w:rPr>
        <w:instrText>ADDIN CSL_CITATION { "citationItems" : [ { "id" : "ITEM-1", "itemData" : { "DOI" : "10.1029/2019GL086749", "abstract" : "We examine CMIP6 simulations of Arctic sea\u2010ice area and volume. We find that CMIP6 models produce a wide spread of mean Arctic sea\u2010ice area, capturing the observational estimate within the multimodel ensemble spread. The CMIP6 multimodel ensemble mean provides a more realistic estimate of the sensitivity of September Arctic sea\u2010ice area to a given amount of anthropogenic CO2 emissions and to a given amount of global warming, compared with earlier CMIP experiments. Still, most CMIP6 models fail to simulate at the same time a plausible evolution of sea\u2010ice area and of global mean surface temperature. In the vast majority of the available CMIP6 simulations, the Arctic Ocean becomes practically sea\u2010ice free (sea\u2010ice area &lt;1 \u00d7 106 km2) in September for the first time before the Year 2050 in each of the four emission scenarios SSP1\u20101.9, SSP1\u20102.6, SSP2\u20104.5, and SSP5\u20108.5 examined here.", "author" : [ { "dropping-particle" : "", "family" : "Notz", "given" : "Dirk", "non-dropping-particle" : "", "parse-names" : false, "suffix" : "" }, { "dropping-particle" : "", "family" : "D\u00f6rr", "given" : "Jakob", "non-dropping-particle" : "", "parse-names" : false, "suffix" : "" }, { "dropping-particle" : "",</w:instrText>
      </w:r>
      <w:r w:rsidR="008F46A5">
        <w:rPr>
          <w:noProof/>
        </w:rPr>
        <w:instrText xml:space="preserve"> "family" : "Bailey", "given" : "David A.", "non-dropping-particle" : "", "parse-names" : false, "suffix" : "" }, { "dropping-particle" : "", "family" : "Blockley", "given" : "Ed", "non-dropping-particle" : "", "parse-names" : false, "suffix" : "" }, { "dropping-particle" : "", "family" : "Bushuk", "given" : "Nitchell", "non-dropping-particle" : "", "parse-names" : false, "suffix" : "" }, { "dropping-particle" : "", "family" : "Debernard", "given" : "Jens Boldingh", "non-dropping-particle" : "", "parse-names" : false, "suffix" : "" }, { "dropping-particle" : "", "family" : "Dekker", "given" : "Evelien", "non-dropping-particle" : "", "parse-names" : false, "suffix" : "" }, { "dropping-particle" : "", "family" : "DeRepentigny", "given" : "Patricia", "non-dropping-particle" : "", "parse-names" : false, "suffix" : "" }, { "dropping-particle" : "", "family" : "Docquier", "given" : "David", "non-dropping-particle" : "", "parse-names" : false, "suffix" : "" }, { "dropping-particle" : "", "family" : "Fuckar", "given" : "Neven S.", "non-dropping-particle" : "", "parse-names" : false, "suffix" : "" }, { "dropping-particle" : "", "family" : "Fyfe", "given" : "John C.", "non-dropping-particle" : "", "parse-names" : false, "suffix" : "" }, { "dropping-particle" : "", "family" : "Jahn", "given" : "Alexandra", "non-dropping-particle" : "", "parse-names" : false, "suffix" : "" }, { "dropping-particle" : "", "family" : "Holland", "given" : "Marika", "non-dropping-particle" : "", "parse-names" : false, "suffix" : "" }, { "dropping-particle" : "", "family" : "Hunke", "given" : "Elizabeth", "non-dropping-particle" : "", "parse-names" : false, "suffix" : "" }, { "dropping-particle" : "", "family" : "Iovino", "given" : "Doroteaciro", "non-dropping-particle" : "", "parse-names" : false, "suffix" : "" }, { "dropping-particle" : "", "family" : "Khosravi", "given" : "Narges", "non-dropping-particle" : "", "parse-names" : false, "suffix" : "" }, { "dropping-particle" : "", "family" : "Massonnet", "given" : "Francois", "non-dropping-particle" : "", "parse-names" : false, "suffix" : "" }, { "dropping-particle" : "", "family" : "Madec", "given" : "Gurvan", "non-dropping-particle" : "", "parse-names" : false, "suffix" : "" }, { "dropping-particle" : "", "family" : "O'Farrell", "given" : "Siobhan", "non-dropping-particle" : "", "parse-names" : false, "suffix" : "" }, { "dropping-particle" : "", "family" : "Petty", "given" : "Alek", "non-dropping-particle" : "", "parse-names" : false, "suffix" : "" }, { "dropping-particle" : "", "family" : "Rana", "given" : "Arun", "non-dropping-particle" : "", "parse-names" : false, "suffix" : "" }, { "dropping-particle" : "", "family" : "Roach", "given" : "Lettie", "non-dropping-particle" : "", "parse-names" : false, "suffix" : "" }, { "dropping-particle" : "", "family" : "Rosenblum", "given" : "Erica", "non-dropping-particle" : "", "parse-names" : false, "suffix" : "" }, { "dropping-particle" : "", "family" : "Rousset", "given" : "Clement", "non-dropping-particle" : "", "parse-names" : false, "suffix" : "" }, { "dropping-particle" : "", "family" : "Semmler", "given" : "Tido", "non-dropping-particle" : "", "parse-names" : false, "suffix" : "" }, { "dropping-particle" : "", "family" : "Stroev</w:instrText>
      </w:r>
      <w:r w:rsidR="008F46A5" w:rsidRPr="00E457C1">
        <w:rPr>
          <w:noProof/>
          <w:lang w:val="en-US"/>
        </w:rPr>
        <w:instrText>e", "given" : "Julienne", "non-dropping-particle" : "", "parse-names" : false, "suffix" : "" }, { "dropping-particle" : "", "family" : "Tremblay", "given" : "Bruno", "non-dropping-particle" : "", "parse-names" : false, "suffix" : "" }, { "dropping-particle" : "", "family" : "Toyoda", "given" : "Takahiro", "non-dropping-particle" : "", "parse-names" : false, "suffix" : "" }, { "dropping-particle" : "", "family" : "Tsujino", "given" : "Hiroyuki", "non-dropping-particle" : "", "parse-names" : false, "suffix" : "" }, { "dropping-particle" : "", "family" : "Vancoppenolle", "given" : "Martin", "non-dropping-particle" : "", "parse-names" : false, "suffix" : "" } ], "container-title" : "Geophysical Research Letters", "id" : "ITEM-1", "issue" : "10", "issued" : { "date-parts" : [ [ "2020" ] ] }, "page" : "e2019GL086749", "title" : "Arctic Sea Ice in CMIP6", "translator" : [ { "dropping-particle" : "", "family" : "J2981", "given" : "", "non-dropping-particle" : "", "parse-names" : false, "suffix" : "" } ], "type" : "article-journal", "volume" : "47" }, "uris" : [ "http://www.mendeley.com/documents/?uuid=aad6211b-63c9-4bfa-bb9b-d6ca628147fe" ] } ], "mendeley" : { "formattedCitation" : "(Notz et al., 2020)", "manualFormatting" : "Notz et al. (2020)", "plainTextFormattedCitation" : "(Notz et al., 2020)", "previouslyFormattedCitation" : "(Notz et al., 2020)" }, "properties" : { "noteIndex" : 0 }, "schema" : "https://github.com/citation-style-language/schema/raw/master/csl-citation.json" }</w:instrText>
      </w:r>
      <w:r w:rsidRPr="002A3166">
        <w:rPr>
          <w:noProof/>
        </w:rPr>
        <w:fldChar w:fldCharType="separate"/>
      </w:r>
      <w:r w:rsidR="00393F8C">
        <w:rPr>
          <w:noProof/>
          <w:lang w:val="en-US"/>
        </w:rPr>
        <w:t>Notz et al. (2020)</w:t>
      </w:r>
      <w:r w:rsidRPr="002A3166">
        <w:rPr>
          <w:noProof/>
        </w:rPr>
        <w:fldChar w:fldCharType="end"/>
      </w:r>
      <w:r w:rsidRPr="00E457C1">
        <w:rPr>
          <w:noProof/>
          <w:lang w:val="en-US"/>
        </w:rPr>
        <w:t xml:space="preserve"> found that CMIP6 models better reproduce the sensitivity of Arctic sea ice area to CO</w:t>
      </w:r>
      <w:r w:rsidRPr="00E457C1">
        <w:rPr>
          <w:noProof/>
          <w:vertAlign w:val="subscript"/>
          <w:lang w:val="en-US"/>
        </w:rPr>
        <w:t>2</w:t>
      </w:r>
      <w:r w:rsidRPr="00E457C1">
        <w:rPr>
          <w:noProof/>
          <w:lang w:val="en-US"/>
        </w:rPr>
        <w:t xml:space="preserve"> emissions and global warming than earlier CMIP models although the models’ underestimation </w:t>
      </w:r>
      <w:r w:rsidR="00230197" w:rsidRPr="00E457C1">
        <w:rPr>
          <w:noProof/>
          <w:lang w:val="en-US"/>
        </w:rPr>
        <w:t xml:space="preserve">of this sensitivity </w:t>
      </w:r>
      <w:r w:rsidRPr="00E457C1">
        <w:rPr>
          <w:noProof/>
          <w:lang w:val="en-US"/>
        </w:rPr>
        <w:t xml:space="preserve">remains. </w:t>
      </w:r>
      <w:r w:rsidRPr="002A3166">
        <w:rPr>
          <w:noProof/>
        </w:rPr>
        <w:fldChar w:fldCharType="begin" w:fldLock="1"/>
      </w:r>
      <w:r w:rsidR="00E719C0">
        <w:rPr>
          <w:noProof/>
          <w:lang w:val="en-US"/>
        </w:rPr>
        <w:instrText>ADDIN CSL_CITATION { "citationItems" : [ { "id" : "ITEM-1", "itemData" : { "DOI" : "10.1175/JCLI-D-19-0990.1", "ISSN" : "0894-8755", "abstract" : "Here we evaluate the sea ice, surface air temperature, and sea level pressure from 34 of the models used in phase 6 of the Coupled Model Intercomparison Project (CMIP6) for their biases, trends, and variability, and compare them to the CMIP5 ensemble and ERA5 for the period 1979 to 2004. The principal purpose of this assessment is to provide an overview of the ability of the CMIP6 ensemble to represent the Arctic climate, and to see how this has changed since the last phase of CMIP. Overall, we find a distinct improvement in the representation of the sea ice volume and extent, the latter mostly linked to improvements in the seasonal cycle in the Barents Sea. However, numerous model biases have persisted into CMIP6 including too-cold conditions in the winter (4-K cold bias) and a negative trend in the day-to-day variability over ice in winter. We find that under the low-emission scenario, SSP126, the Arctic climate is projected to stabilize by 2060 with an annual mean sea ice extent of around 2.5 million km2 and an annual mean temperature 4.7 K warmer than the early-twentieth-century average, compared to 1.7 K of warming globally.", "author" : [ { "dropping-particle" : "", "family" : "Davy", "given" : "Richard", "non-dropping-particle" : "", "parse-names" : false, "suffix" : "" }, { "dropping-particle" : "", "family" : "Outten", "given" : "Stephen", "non-dropping-particle" : "", "parse-names" : false, "suffix" : "" } ], "container-title" : "Journal of Climate", "id" : "ITEM-1", "issue" : "18", "issued" : { "date-parts" : [ [ "2020", "8", "20" ] ] }, "page" : "8047-8068", "title" : "The Arctic Surface Climate in CMIP6: Status and Developments since CMIP5", "translator" : [ { "dropping-particle" : "", "family" : "J6769", "given" : "", "non-dropping-particle" : "", "parse-names" : false, "suffix" : "" } ], "type" : "article-journal", "volume" : "33" }, "uris" : [ "http://www.mendeley.com/documents/?uuid=648e4d4f-e23c-482f-944a-692b2152ca29" ] } ], "mendeley" : { "formattedCitation" : "(Davy and Outten, 2020)", "manualFormatting" : "Davy and Outten (2020)", "plainTextFormattedCitation" : "(Davy and Outten, 2020)", "previouslyFormattedCitation" : "(Davy and Outten, 2020)" }, "properties" : { "noteIndex" : 0 }, "schema" : "https://github.com/citation-style-language/schema/raw/master/csl-citation.json" }</w:instrText>
      </w:r>
      <w:r w:rsidRPr="002A3166">
        <w:rPr>
          <w:noProof/>
        </w:rPr>
        <w:fldChar w:fldCharType="separate"/>
      </w:r>
      <w:r w:rsidR="00393F8C">
        <w:rPr>
          <w:noProof/>
          <w:lang w:val="en-US"/>
        </w:rPr>
        <w:t>Davy and Outten (2020)</w:t>
      </w:r>
      <w:r w:rsidRPr="002A3166">
        <w:rPr>
          <w:noProof/>
        </w:rPr>
        <w:fldChar w:fldCharType="end"/>
      </w:r>
      <w:r w:rsidRPr="00E457C1">
        <w:rPr>
          <w:noProof/>
          <w:lang w:val="en-US"/>
        </w:rPr>
        <w:t xml:space="preserve"> also found that CMIP6 models can simulate the seasonal cycle of Arctic sea ice extent and volume better than CMIP5 models. </w:t>
      </w:r>
      <w:r w:rsidR="000A3622" w:rsidRPr="00E457C1">
        <w:rPr>
          <w:rFonts w:eastAsia="Malgun Gothic"/>
          <w:noProof/>
          <w:lang w:val="en-US" w:eastAsia="ko-KR"/>
        </w:rPr>
        <w:t>F</w:t>
      </w:r>
      <w:r w:rsidRPr="00E457C1">
        <w:rPr>
          <w:rFonts w:eastAsia="Malgun Gothic"/>
          <w:noProof/>
          <w:lang w:val="en-US" w:eastAsia="ko-KR"/>
        </w:rPr>
        <w:t xml:space="preserve">or </w:t>
      </w:r>
      <w:r w:rsidR="00CA190E" w:rsidRPr="00E457C1">
        <w:rPr>
          <w:rFonts w:eastAsia="Malgun Gothic"/>
          <w:noProof/>
          <w:lang w:val="en-US" w:eastAsia="ko-KR"/>
        </w:rPr>
        <w:t xml:space="preserve">the </w:t>
      </w:r>
      <w:r w:rsidR="000A3622" w:rsidRPr="00E457C1">
        <w:rPr>
          <w:rFonts w:eastAsia="Malgun Gothic"/>
          <w:noProof/>
          <w:lang w:val="en-US" w:eastAsia="ko-KR"/>
        </w:rPr>
        <w:t>assessment of</w:t>
      </w:r>
      <w:r w:rsidRPr="00E457C1">
        <w:rPr>
          <w:rFonts w:eastAsia="Malgun Gothic"/>
          <w:noProof/>
          <w:lang w:val="en-US" w:eastAsia="ko-KR"/>
        </w:rPr>
        <w:t xml:space="preserve"> physical processes associated with changes in Arctic sea ice</w:t>
      </w:r>
      <w:r w:rsidR="00CA190E" w:rsidRPr="00E457C1">
        <w:rPr>
          <w:rFonts w:eastAsia="Malgun Gothic"/>
          <w:noProof/>
          <w:lang w:val="en-US" w:eastAsia="ko-KR"/>
        </w:rPr>
        <w:t>,</w:t>
      </w:r>
      <w:r w:rsidR="000A3622" w:rsidRPr="00E457C1">
        <w:rPr>
          <w:rFonts w:eastAsia="Malgun Gothic"/>
          <w:noProof/>
          <w:lang w:val="en-US" w:eastAsia="ko-KR"/>
        </w:rPr>
        <w:t xml:space="preserve"> see Section 9.3.1.1</w:t>
      </w:r>
      <w:r w:rsidRPr="00E457C1">
        <w:rPr>
          <w:rFonts w:eastAsia="Malgun Gothic"/>
          <w:noProof/>
          <w:lang w:val="en-US" w:eastAsia="ko-KR"/>
        </w:rPr>
        <w:t>.</w:t>
      </w:r>
    </w:p>
    <w:p w14:paraId="1EB498D7" w14:textId="77777777" w:rsidR="009F594A" w:rsidRPr="00E457C1" w:rsidRDefault="009F594A" w:rsidP="009F594A">
      <w:pPr>
        <w:pStyle w:val="AR6BodyText"/>
        <w:rPr>
          <w:noProof/>
          <w:lang w:val="en-US"/>
        </w:rPr>
      </w:pPr>
    </w:p>
    <w:p w14:paraId="11582EC0" w14:textId="06DAEA70" w:rsidR="009F594A" w:rsidRPr="00E457C1" w:rsidRDefault="009F594A" w:rsidP="009F594A">
      <w:pPr>
        <w:pStyle w:val="AR6BodyText"/>
        <w:rPr>
          <w:noProof/>
          <w:lang w:val="en-US"/>
        </w:rPr>
      </w:pPr>
      <w:r w:rsidRPr="00E457C1">
        <w:rPr>
          <w:noProof/>
          <w:lang w:val="en-US"/>
        </w:rPr>
        <w:t xml:space="preserve">Since AR5, there have been several new detection and attribution studies on Arctic sea ice. While the </w:t>
      </w:r>
      <w:r w:rsidRPr="00E457C1">
        <w:rPr>
          <w:noProof/>
          <w:lang w:val="en-US"/>
        </w:rPr>
        <w:lastRenderedPageBreak/>
        <w:t>attribution literature has mostly used sea ice extent (SIE), it is closely proportional to sea ice area (SIA;</w:t>
      </w:r>
      <w:r w:rsidRPr="002A3166">
        <w:fldChar w:fldCharType="begin" w:fldLock="1"/>
      </w:r>
      <w:r w:rsidR="00E719C0">
        <w:rPr>
          <w:noProof/>
          <w:lang w:val="en-US"/>
        </w:rPr>
        <w:instrText>ADDIN CSL_CITATION { "citationItems" : [ { "id" : "ITEM-1", "itemData" : { "DOI" : "10.5194/tc-8-229-2014", "author" : [ { "dropping-particle" : "", "family" : "Notz", "given" : "D", "non-dropping-particle" : "", "parse-names" : false, "suffix" : "" } ], "container-title" : "The Cryosphere", "id" : "ITEM-1", "issue" : "1", "issued" : { "date-parts" : [ [ "2014" ] ] }, "page" : "229-243", "title" : "Sea-ice extent and its trend provide limited metrics of model performance", "translator" : [ { "dropping-particle" : "", "family" : "J6900", "given" : "", "non-dropping-particle" : "", "parse-names" : false, "suffix" : "" } ], "type" : "article-journal", "volume" : "8" }, "uris" : [ "http://www.mendeley.com/documents/?uuid=31e1dc61-0267-4208-9bce-fb8a33af3e73" ] } ], "mendeley" : { "formattedCitation" : "(Notz, 2014)", "manualFormatting" : " Notz, 2014)", "plainTextFormattedCitation" : "(Notz, 2014)", "previouslyFormattedCitation" : "(Notz, 2014)" }, "properties" : { "noteIndex" : 0 }, "schema" : "https://github.com/citation-style-language/schema/raw/master/csl-citation.json" }</w:instrText>
      </w:r>
      <w:r w:rsidRPr="002A3166">
        <w:fldChar w:fldCharType="separate"/>
      </w:r>
      <w:r w:rsidR="00393F8C">
        <w:rPr>
          <w:noProof/>
          <w:lang w:val="en-US"/>
        </w:rPr>
        <w:t xml:space="preserve"> Notz, 2014)</w:t>
      </w:r>
      <w:r w:rsidRPr="002A3166">
        <w:fldChar w:fldCharType="end"/>
      </w:r>
      <w:r w:rsidR="00D67414" w:rsidRPr="00E457C1">
        <w:rPr>
          <w:noProof/>
          <w:lang w:val="en-US"/>
        </w:rPr>
        <w:t>,</w:t>
      </w:r>
      <w:r w:rsidRPr="00E457C1">
        <w:rPr>
          <w:noProof/>
          <w:lang w:val="en-US"/>
        </w:rPr>
        <w:t xml:space="preserve"> which is assessed in </w:t>
      </w:r>
      <w:r w:rsidR="00EA2C6F" w:rsidRPr="00E457C1">
        <w:rPr>
          <w:noProof/>
          <w:lang w:val="en-US"/>
        </w:rPr>
        <w:t>C</w:t>
      </w:r>
      <w:r w:rsidRPr="00E457C1">
        <w:rPr>
          <w:noProof/>
          <w:lang w:val="en-US"/>
        </w:rPr>
        <w:t>hapters 2 and 9 and shown in Figure</w:t>
      </w:r>
      <w:r w:rsidR="00CA190E" w:rsidRPr="00E457C1">
        <w:rPr>
          <w:noProof/>
          <w:lang w:val="en-US"/>
        </w:rPr>
        <w:t>s</w:t>
      </w:r>
      <w:r w:rsidRPr="00E457C1">
        <w:rPr>
          <w:noProof/>
          <w:lang w:val="en-US"/>
        </w:rPr>
        <w:t xml:space="preserve"> </w:t>
      </w:r>
      <w:r w:rsidR="00084D11" w:rsidRPr="00E457C1">
        <w:rPr>
          <w:noProof/>
          <w:lang w:val="en-US"/>
        </w:rPr>
        <w:t xml:space="preserve">3.20 and </w:t>
      </w:r>
      <w:r w:rsidRPr="00E457C1">
        <w:rPr>
          <w:noProof/>
          <w:lang w:val="en-US"/>
        </w:rPr>
        <w:t>3.</w:t>
      </w:r>
      <w:r w:rsidR="00F64D05" w:rsidRPr="00E457C1">
        <w:rPr>
          <w:noProof/>
          <w:lang w:val="en-US"/>
        </w:rPr>
        <w:t>21</w:t>
      </w:r>
      <w:r w:rsidRPr="00E457C1">
        <w:rPr>
          <w:noProof/>
          <w:lang w:val="en-US"/>
        </w:rPr>
        <w:t>.</w:t>
      </w:r>
      <w:r w:rsidRPr="002A3166">
        <w:rPr>
          <w:noProof/>
          <w:lang w:val="en-US"/>
        </w:rPr>
        <w:t xml:space="preserve"> </w:t>
      </w:r>
      <w:r w:rsidRPr="002A3166">
        <w:rPr>
          <w:noProof/>
        </w:rPr>
        <w:fldChar w:fldCharType="begin" w:fldLock="1"/>
      </w:r>
      <w:r w:rsidR="00E719C0">
        <w:rPr>
          <w:noProof/>
          <w:lang w:val="en-US"/>
        </w:rPr>
        <w:instrText>ADDIN CSL_CITATION { "citationItems" : [ { "id" : "ITEM-1", "itemData" : { "DOI" : "10.1175/JCLI-D-16-0412.1", "abstract" : " AbstractArctic sea ice extent (SIE) has decreased over recent decades, with record-setting minimum events in 2007 and again in 2012. A question of interest across many disciplines concerns the extent to which such extreme events can be attributed to anthropogenic influences. First, a detection and attribution analysis is performed for trends in SIE anomalies over the observed period. The main objective of this study is an event attribution analysis for extreme minimum events in Arctic SIE. Although focus is placed on the 2012 event, the results are generalized to extreme events of other magnitudes, including both past and potential future extremes. Several ensembles of model responses are used, including two single-model large ensembles. Using several different metrics to define the events in question, it is shown that an extreme SIE minimum of the magnitude seen in 2012 is consistent with a scenario including anthropogenic influence and is extremely unlikely in a scenario excluding anthropogenic influence. Hence, the 2012 Arctic sea ice minimum provides a counterexample to the often-quoted idea that individual extreme events cannot be attributed to human influence. ", "author" : [ { "dropping-particle" : "", "family" : "Kirchmeier-Young", "given" : "Megan C", "non-dropping-particle" : "", "parse-names" : false, "suffix" : "" }, { "dropping-particle" : "", "family" : "Zwiers", "given" : "Francis W", "non-dropping-particle" : "", "parse-names" : false, "suffix" : "" }, { "dropping-particle" : "", "family" : "Gillett", "given" : "Nathan P", "non-dropping-particle" : "", "parse-names" : false, "suffix" : "" } ], "container-title" : "Journal of Climate", "id" : "ITEM-1", "issue" : "2", "issued" : { "date-parts" : [ [ "2017" ] ] }, "page" : "553-571", "title" : "Attribution of Extreme Events in Arctic Sea Ice Extent", "translator" : [ { "dropping-particle" : "", "family" : "J4485", "given" : "", "non-dropping-particle" : "", "parse-names" : false, "suffix" : "" } ], "type" : "article-journal", "volume" : "30" }, "uris" : [ "http://www.mendeley.com/documents/?uuid=b0e1bf0f-b7a2-4ac9-be06-e79e4f700498" ] } ], "mendeley" : { "formattedCitation" : "(Kirchmeier-Young et al., 2017)", "manualFormatting" : "Kirchmeier-Young et al. (2017)", "plainTextFormattedCitation" : "(Kirchmeier-Young et al., 2017)", "previouslyFormattedCitation" : "(Kirchmeier-Young et al., 2017)" }, "properties" : { "noteIndex" : 0 }, "schema" : "https://github.com/citation-style-language/schema/raw/master/csl-citation.json" }</w:instrText>
      </w:r>
      <w:r w:rsidRPr="002A3166">
        <w:rPr>
          <w:noProof/>
        </w:rPr>
        <w:fldChar w:fldCharType="separate"/>
      </w:r>
      <w:r w:rsidR="00393F8C">
        <w:rPr>
          <w:noProof/>
          <w:lang w:val="en-US"/>
        </w:rPr>
        <w:t>Kirchmeier-Young et al. (2017)</w:t>
      </w:r>
      <w:r w:rsidRPr="002A3166">
        <w:rPr>
          <w:noProof/>
        </w:rPr>
        <w:fldChar w:fldCharType="end"/>
      </w:r>
      <w:r w:rsidRPr="00E457C1">
        <w:rPr>
          <w:noProof/>
          <w:lang w:val="en-US"/>
        </w:rPr>
        <w:t xml:space="preserve"> compared the observed time</w:t>
      </w:r>
      <w:r w:rsidR="00621760" w:rsidRPr="00E457C1">
        <w:rPr>
          <w:noProof/>
          <w:lang w:val="en-US"/>
        </w:rPr>
        <w:t xml:space="preserve"> </w:t>
      </w:r>
      <w:r w:rsidRPr="00E457C1">
        <w:rPr>
          <w:noProof/>
          <w:lang w:val="en-US"/>
        </w:rPr>
        <w:t>series of the September SIE over the period 1979</w:t>
      </w:r>
      <w:del w:id="1747" w:author="Sara M Tuson" w:date="2021-06-24T10:57:00Z">
        <w:r w:rsidRPr="00E457C1" w:rsidDel="00D269C7">
          <w:rPr>
            <w:noProof/>
            <w:lang w:val="en-US"/>
          </w:rPr>
          <w:delText>-</w:delText>
        </w:r>
      </w:del>
      <w:ins w:id="1748" w:author="Sara M Tuson" w:date="2021-06-24T10:57:00Z">
        <w:r w:rsidR="00D269C7">
          <w:rPr>
            <w:noProof/>
            <w:lang w:val="en-US"/>
          </w:rPr>
          <w:t>–</w:t>
        </w:r>
      </w:ins>
      <w:r w:rsidRPr="00E457C1">
        <w:rPr>
          <w:noProof/>
          <w:lang w:val="en-US"/>
        </w:rPr>
        <w:t xml:space="preserve">2012 with those from different large ensemble simulations which provide a robust sampling of internal climate </w:t>
      </w:r>
      <w:r w:rsidR="00ED72C4" w:rsidRPr="00E457C1">
        <w:rPr>
          <w:lang w:val="en-US"/>
        </w:rPr>
        <w:t>variability</w:t>
      </w:r>
      <w:r w:rsidR="00320716" w:rsidRPr="00E457C1">
        <w:rPr>
          <w:lang w:val="en-US"/>
        </w:rPr>
        <w:t xml:space="preserve"> </w:t>
      </w:r>
      <w:r w:rsidRPr="00E457C1">
        <w:rPr>
          <w:noProof/>
          <w:lang w:val="en-US"/>
        </w:rPr>
        <w:t xml:space="preserve">(CanESM2, CESM1, and CMIP5) using an optimal fingerprinting technique. They detected anthropogenic signals which were separable from </w:t>
      </w:r>
      <w:r w:rsidR="00EA2C6F" w:rsidRPr="00E457C1">
        <w:rPr>
          <w:noProof/>
          <w:lang w:val="en-US"/>
        </w:rPr>
        <w:t xml:space="preserve">the response to </w:t>
      </w:r>
      <w:r w:rsidRPr="00E457C1">
        <w:rPr>
          <w:noProof/>
          <w:lang w:val="en-US"/>
        </w:rPr>
        <w:t xml:space="preserve">natural forcing due to solar irradiance variations and volcanic aerosol, supporting previous findings </w:t>
      </w:r>
      <w:r>
        <w:rPr>
          <w:noProof/>
        </w:rPr>
        <w:fldChar w:fldCharType="begin" w:fldLock="1"/>
      </w:r>
      <w:r w:rsidR="002D1890">
        <w:rPr>
          <w:noProof/>
          <w:lang w:val="en-US"/>
        </w:rPr>
        <w:instrText>ADDIN CSL_CITATION { "citationItems" : [ { "id" : "ITEM-1", "itemData" : { "DOI" : "10.1029/2008GL035725", "abstract" : "Human influence has previously been identified in the observed loss of Arctic sea ice, but this hypothesis has not yet been tested with a formal optimal detection approach. By comparing observed and multi-model simulated changes in Arctic sea ice extent during 1953\u20132006 using an optimal fingerprinting method, we find that the anthropogenic signal first emerged in the early 1990s, indicating that human influence could have been detected even prior to the recent dramatic sea ice decline. The anthropogenic signal is also detectable for individual months from May to December, suggesting that human influence, strongest in late summer, now also extends into colder seasons.", "author" : [ { "dropping-particle" : "", "family" : "Min", "given" : "Seung-Ki", "non-dropping-particle" : "", "parse-names" : false, "suffix" : "" }, { "dropping-particle" : "", "family" : "Zhang", "given" : "Xuebin", "non-dropping-particle" : "", "parse-names" : false, "suffix" : "" }, { "dropping-particle" : "", "family" : "Zwiers", "given" : "Francis W", "non-dropping-particle" : "", "parse-names" : false, "suffix" : "" }, { "dropping-particle" : "", "family" : "Agnew", "given" : "Tom", "non-dropping-particle" : "", "parse-names" : false, "suffix" : "" } ], "container-title" : "Geophysical Research Letters", "id" : "ITEM-1", "issue" : "21", "issued" : { "date-parts" : [ [ "2008" ] ] }, "title" : "Human influence on Arctic sea ice detectable from early 1990s onwards", "translator" : [ { "dropping-particle" : "", "family" : "J4492", "given" : "", "non-dropping-particle" : "", "parse-names" : false, "suffix" : "" } ], "type" : "article-journal", "volume" : "35" }, "uris" : [ "http://www.mendeley.com/documents/?uuid=ff484ece-4572-4b87-abd2-6c778feccd23" ] }, { "id" : "ITEM-2", "itemData" : { "DOI" : "10.1029/2011GL048008", "abstract" : "A climate model (CCSM4) is used to investigate the influence of anthropogenic forcing on late 20th century and early 21st century Arctic sea ice extent trends. On all timescales examined (2\u201350+ years), the most extreme negative observed late 20th century trends cannot be explained by modeled natural variability alone. Modeled late 20th century ice extent loss also cannot be explained by natural causes alone, but the six available CCSM4 ensemble members exhibit a large spread in their late 20th century ice extent loss. Comparing trends from the CCSM4 ensemble to observed trends suggests that internal variability explains approximately half of the observed 1979\u20132005 September Arctic sea ice extent loss. In a warming world, CCSM4 shows that multi-decadal negative trends increase in frequency and magnitude, and that trend variability on 2\u201310 year timescales increases. Furthermore, when internal variability counteracts anthropogenic forcing, positive trends on 2\u201320 year timescales occur until the middle of the 21st century.", "author" : [ { "dropping-particle" : "", "family" : "Kay", "given" : "Jennifer E", "non-dropping-particle" : "", "parse-names" : false, "suffix" : "" }, { "dropping-particle" : "", "family" : "Holland", "given" : "Marika M", "non-dropping-particle" : "", "parse-names" : false, "suffix" : "" }, { "dropping-particle" : "", "family" : "Jahn", "given" : "Alexandra", "non-dropping-particle" : "", "parse-names" : false, "suffix" : "" } ], "container-title" : "Geophysical Research Letters", "id" : "ITEM-2", "issue" : "15", "issued" : { "date-parts" : [ [ "2011" ] ] }, "title" : "Inter-annual to multi-decadal Arctic sea ice extent trends in a warming world", "translator" : [ { "dropping-particle" : "", "family" : "J4490", "given" : "", "non-dropping-particle" : "", "parse-names" : false, "suffix" : "" } ], "type" : "article-journal", "volume" : "38" }, "uris" : [ "http://www.mendeley.com/documents/?uuid=c30796c2-11ad-401f-ac80-9fa05f83c425" ] }, { "id" : "ITEM-3", "itemData" : { "DOI" : "10.1029/2012GL051094", "abstract" : "The very low summer extent of Arctic sea ice that has been observed in recent years is often casually interpreted as an early-warning sign of anthropogenic global warming. For examining the validity of this claim, previously IPCC model simulations have been used. Here, we focus on the available observational record to examine if this record allows us to identify either internal variability, self-acceleration, or a specific external forcing as the main driver for the observed sea-ice retreat. We find that the available observations are sufficient to virtually exclude internal variability and self-acceleration as an explanation for the observed long-term trend, clustering, and magnitude of recent sea-ice minima. Instead, the recent retreat is well described by the superposition of an externally forced linear trend and internal variability. For the externally forced trend, we find a physically plausible strong correlation only with increasing atmospheric CO2concentration. Our results hence show that the observed evolution of Arctic sea-ice extent is consistent with the claim that virtually certainly the impact of an anthropogenic climate change is observable in Arctic sea ice already today.", "author" : [ { "dropping-particle" : "", "family" : "Notz", "given" : "Dirk", "non-dropping-particle" : "", "parse-names" : false, "suffix" : "" }, { "dropping-particle" : "", "family" : "Marotzke", "given" : "Jochem", "non-dropping-particle" : "", "parse-names" : false, "suffix" : "" } ], "container-title" : "Geophysical Research Letters", "id" : "ITEM-3", "issue" : "8", "issued" : { "date-parts" : [ [ "2012" ] ] }, "title" : "Observations reveal external driver for Arctic sea-ice retreat", "translator" : [ { "dropping-particle" : "", "family" : "J4489", "given" : "", "non-dropping-particle" : "", "parse-names" : false, "suffix" : "" } ], "type" : "article-journal", "volume" : "39" }, "uris" : [ "http://www.mendeley.com/documents/?uuid=d783d317-150f-478c-a3c2-9ac5de470224" ] }, { "id" : "ITEM-4", "itemData" : { "DOI" : "10.1126/science.aag2345", "ISSN" : "0036-8075", "abstract" : "Arctic sea ice is disappearing rapidly, leading to predictions of an ice-free summer in the near future. Simulations of the timing of summer sea-ice loss differ substantially, making it difficult to evaluate the pace of the loss. Notz and Stroeve observed a linear relationship between the monthly-mean September sea-ice area and cumulative CO2 emissions. This allowed them to predict Arctic summer sea ice directly from the observational record. Interestingly, most models underestimate this loss.Science, this issue p. 747Arctic sea ice is retreating rapidly, raising prospects of a future ice-free Arctic Ocean during summer. Because climate-model simulations of the sea-ice loss differ substantially, we used a robust linear relationship between monthly-mean September sea-ice area and cumulative carbon dioxide (CO2) emissions to infer the future evolution of Arctic summer sea ice directly from the observational record. The observed linear relationship implies a sustained loss of 3 {\\textpm} 0.3 square meters of September sea-ice area per metric ton of CO2 emission. On the basis of this sensitivity, Arctic sea ice will be lost throughout September for an additional 1000 gigatons of CO2 emissions. Most models show a lower sensitivity, which is possibly linked to an underestimation of the modeled increase in incoming longwave radiation and of the modeled transient climate response.", "author" : [ { "dropping-particle" : "", "family" : "Notz", "given" : "Dirk", "non-dropping-particle" : "", "parse-names" : false, "suffix" : "" }, { "dropping-particle" : "", "family" : "Stroeve", "given" : "Julienne", "non-dropping-particle" : "", "parse-names" : false, "suffix" : "" } ], "container-title" : "Science", "id" : "ITEM-4", "issue" : "6313", "issued" : { "date-parts" : [ [ "2016" ] ] }, "page" : "747-750", "publisher" : "American Association for the Advancement of Science", "title" : "Observed Arctic sea-ice loss directly follows anthropogenic CO2 emission", "translator" : [ { "dropping-particle" : "", "family" : "J4491", "given" : "", "non-dropping-particle" : "", "parse-names" : false, "suffix" : "" } ], "type" : "article-journal", "volume" : "354" }, "uris" : [ "http://www.mendeley.com/documents/?uuid=7d39f423-ef3a-49e6-8cff-79bad6472ef9" ] } ], "mendeley" : { "formattedCitation" : "(Min et al., 2008b; Kay et al., 2011; Notz and Marotzke, 2012; Notz and Stroeve, 2016)", "manualFormatting" : "(Figure 3.21; Min et al., 2008b; Kay et al., 2011; Notz and Marotzke, 2012; Notz and Stroeve, 2016)", "plainTextFormattedCitation" : "(Min et al., 2008b; Kay et al., 2011; Notz and Marotzke, 2012; Notz and Stroeve, 2016)", "previouslyFormattedCitation" : "(Min et al., 2008b; Kay et al., 2011; Notz and Marotzke, 2012; Notz and Stroeve, 2016)" }, "properties" : { "noteIndex" : 0 }, "schema" : "https://github.com/citation-style-language/schema/raw/master/csl-citation.json" }</w:instrText>
      </w:r>
      <w:r>
        <w:rPr>
          <w:noProof/>
        </w:rPr>
        <w:fldChar w:fldCharType="separate"/>
      </w:r>
      <w:r w:rsidR="00393F8C">
        <w:rPr>
          <w:noProof/>
          <w:lang w:val="en-US"/>
        </w:rPr>
        <w:t>(Figure 3.21; Min et al., 2008</w:t>
      </w:r>
      <w:r w:rsidR="00B03F59">
        <w:rPr>
          <w:noProof/>
          <w:lang w:val="en-US"/>
        </w:rPr>
        <w:t>b</w:t>
      </w:r>
      <w:r w:rsidR="00393F8C">
        <w:rPr>
          <w:noProof/>
          <w:lang w:val="en-US"/>
        </w:rPr>
        <w:t>; Kay et al., 2011; Notz and Marotzke, 2012; Notz and Stroeve, 2016)</w:t>
      </w:r>
      <w:r>
        <w:rPr>
          <w:noProof/>
        </w:rPr>
        <w:fldChar w:fldCharType="end"/>
      </w:r>
      <w:r w:rsidRPr="00E457C1">
        <w:rPr>
          <w:noProof/>
          <w:lang w:val="en-US"/>
        </w:rPr>
        <w:t xml:space="preserve">. Using selected CMIP5 models and three independently derived sets of observations, </w:t>
      </w:r>
      <w:r>
        <w:rPr>
          <w:noProof/>
        </w:rPr>
        <w:fldChar w:fldCharType="begin" w:fldLock="1"/>
      </w:r>
      <w:r w:rsidR="00E719C0">
        <w:rPr>
          <w:noProof/>
          <w:lang w:val="en-US"/>
        </w:rPr>
        <w:instrText>ADDIN CSL_CITATION { "citationItems" : [ { "id" : "ITEM-1", "itemData" : { "DOI" : "10.1175/JCLI-D-17-0552.1", "abstract" : " AbstractThe paper presents results from a climate change detection and attribution study on the decline of Arctic sea ice extent in September for the 1953\u20132012 period. For this period three independently derived observational datasets and simulations from multiple climate models are available to attribute observed changes in the sea ice extent to known climate forcings. Here we direct our attention to the combined cooling effect from other anthropogenic forcing agents (mainly aerosols), which has potentially masked a fraction of greenhouse gas\u2013induced Arctic sea ice decline. The presented detection and attribution framework consists of a regression model, namely, regularized optimal fingerprinting, where observations are regressed onto model-simulated climate response patterns (i.e., fingerprints). We show that fingerprints from greenhouse gas, natural, and other anthropogenic forcings are detected in the three observed records of Arctic sea ice extent. Beyond that, our findings indicate that for the 1953\u20132012 period roughly 23% of the greenhouse gas\u2013induced negative sea ice trend has been offset by a weak positive sea ice trend attributable to other anthropogenic forcing. We show that our detection and attribution results remain robust in the presence of emerging nonstationary internal climate variability acting upon sea ice using a perfect model experiment and data from two large ensembles of climate simulations. ", "author" : [ { "dropping-particle" : "", "family" : "Mueller", "given" : "B L", "non-dropping-particle" : "", "parse-names" : false, "suffix" : "" }, { "dropping-particle" : "", "family" : "Gillett", "given" : "N P", "non-dropping-particle" : "", "parse-names" : false, "suffix" : "" }, { "dropping-particle" : "", "family" : "Monahan", "given" : "A H", "non-dropping-particle" : "", "parse-names" : false, "suffix" : "" }, { "dropping-particle" : "", "family" : "Zwiers", "given" : "F W", "non-dropping-particle" : "", "parse-names" : false, "suffix" : "" } ], "container-title" : "Journal of Climate", "id" : "ITEM-1", "issue" : "19", "issued" : { "date-parts" : [ [ "2018" ] ] }, "page" : "7771-7787", "title" : "Attribution of Arctic Sea Ice Decline from 1953 to 2012 to Influences from Natural, Greenhouse Gas, and Anthropogenic Aerosol Forcing", "translator" : [ { "dropping-particle" : "", "family" : "J4746", "given" : "", "non-dropping-particle" : "", "parse-names" : false, "suffix" : "" } ], "type" : "article-journal", "volume" : "31" }, "uris" : [ "http://www.mendeley.com/documents/?uuid=4785a5d2-7127-4c92-a605-c39ceac3bd3e", "http://www.mendeley.com/documents/?uuid=bb2e148b-8d35-47a4-9a3c-ffbab4707f3f", "http://www.mendeley.com/documents/?uuid=4f6893f4-f392-4b60-86df-8e4e78443af0" ] } ], "mendeley" : { "formattedCitation" : "(Mueller et al., 2018)", "manualFormatting" : "Mueller et al. (2018)", "plainTextFormattedCitation" : "(Mueller et al., 2018)", "previouslyFormattedCitation" : "(Mueller et al., 2018)" }, "properties" : { "noteIndex" : 0 }, "schema" : "https://github.com/citation-style-language/schema/raw/master/csl-citation.json" }</w:instrText>
      </w:r>
      <w:r>
        <w:rPr>
          <w:noProof/>
        </w:rPr>
        <w:fldChar w:fldCharType="separate"/>
      </w:r>
      <w:r w:rsidR="00393F8C">
        <w:rPr>
          <w:noProof/>
          <w:lang w:val="en-US"/>
        </w:rPr>
        <w:t>Mueller et al. (2018)</w:t>
      </w:r>
      <w:r>
        <w:rPr>
          <w:noProof/>
        </w:rPr>
        <w:fldChar w:fldCharType="end"/>
      </w:r>
      <w:r w:rsidRPr="00E457C1">
        <w:rPr>
          <w:noProof/>
          <w:lang w:val="en-US"/>
        </w:rPr>
        <w:t xml:space="preserve"> detected fingerprints from greenhouse gases, natural, and other anthropogenic forcings simultaneously in the September Arctic SIE over the period 1953</w:t>
      </w:r>
      <w:del w:id="1749" w:author="Sara M Tuson" w:date="2021-06-24T10:57:00Z">
        <w:r w:rsidRPr="00E457C1" w:rsidDel="00D269C7">
          <w:rPr>
            <w:noProof/>
            <w:lang w:val="en-US"/>
          </w:rPr>
          <w:delText>-</w:delText>
        </w:r>
      </w:del>
      <w:ins w:id="1750" w:author="Sara M Tuson" w:date="2021-06-24T10:57:00Z">
        <w:r w:rsidR="00D269C7">
          <w:rPr>
            <w:noProof/>
            <w:lang w:val="en-US"/>
          </w:rPr>
          <w:t>–</w:t>
        </w:r>
      </w:ins>
      <w:r w:rsidRPr="00E457C1">
        <w:rPr>
          <w:noProof/>
          <w:lang w:val="en-US"/>
        </w:rPr>
        <w:t>2012. They further showed that about a quarter of the greenhouse gas</w:t>
      </w:r>
      <w:r w:rsidR="00320716" w:rsidRPr="00E457C1">
        <w:rPr>
          <w:noProof/>
          <w:lang w:val="en-US"/>
        </w:rPr>
        <w:t xml:space="preserve"> </w:t>
      </w:r>
      <w:r w:rsidRPr="00E457C1">
        <w:rPr>
          <w:noProof/>
          <w:lang w:val="en-US"/>
        </w:rPr>
        <w:t xml:space="preserve">induced decrease in SIE has been offset by an increase due to other anthropogenic forcing (mainly aerosols). Similarly, </w:t>
      </w:r>
      <w:r>
        <w:rPr>
          <w:noProof/>
        </w:rPr>
        <w:fldChar w:fldCharType="begin" w:fldLock="1"/>
      </w:r>
      <w:ins w:id="1751" w:author="Robin Matthews" w:date="2021-06-15T13:34:00Z">
        <w:r w:rsidR="00763066">
          <w:rPr>
            <w:noProof/>
            <w:lang w:val="en-US"/>
          </w:rPr>
          <w:instrText>ADDIN CSL_CITATION { "citationItems" : [ { "id" : "ITEM-1", "itemData" : { "DOI" : "10.1002/2016GL071941", "abstract" : "Abstract Updated observational data sets without climatological infilling show that there was an increase in sea ice concentration in the eastern Arctic between 1950 and 1975, contrary to earlier climatology infilled observational data sets that show weak interannual variations during that time period. We here present climate model simulations showing that this observed sea ice concentration increase was primarily a consequence of cooling induced by increasing anthropogenic aerosols and natural forcing. Indeed, sulphur dioxide emissions, which lead to the formation of sulphate aerosols, peaked around 1980 causing a sharp increase in the burden of sulphate between the 1950s and 1970s; but since 1980, the burden has dropped. Our climate model simulations show that the cooling contribution of aerosols offset the warming effect of increasing greenhouse gases over the midtwentieth century resulting in the expansion of the Arctic sea ice cover. These results challenge the perception that Arctic sea ice extent was unperturbed by human influence until the 1970s, suggesting instead that it exhibited earlier forced multidecadal variations, with implications for our understanding of impacts and adaptation in human and natural Arctic systems.", "author" : [ { "dropping-particle" : "", "family" : "Gagn\u00e9", "given" : "Marie-\u00c8ve", "non-dropping-particle" : "", "parse-names" : false, "suffix" : "" }, { "dropping-particle" : "", "family" : "Fyfe", "given" : "John C", "non-dropping-particle" : "", "parse-names" : false, "suffix" : "" }, { "dropping-particle" : "", "family" : "Gillett", "given" : "Nathan P", "non-dropping-particle" : "", "parse-names" : false, "suffix" : "" }, { "dropping-particle" : "V", "family" : "Polyakov", "given" : "Igor", "non-dropping-particle" : "", "parse-names" : false, "suffix" : "" }, { "dropping-particle" : "", "family" : "Flato", "given" : "Gregory M", "non-dropping-particle" : "", "parse-names" : false, "suffix" : "" } ], "container-title" : "Geophysical Research Letters", "id" : "ITEM-1", "issue" : "14", "issued" : { "date-parts" : [ [ "2017" ] ] }, "page" : "7338-7346", "title" : "Aerosol-driven increase in Arctic sea ice over the middle of the twentieth century", "translator" : [ { "dropping-particle" : "", "family" : "J4488", "given" : "", "non-dropping-particle" : "", "parse-names" : false, "suffix" : "" } ], "type" : "article-journal", "volume" : "44" }, "uris" : [ "http://www.mendeley.com/documents/?uuid=d1822f8f-e17c-49ed-bbe0-49a61eb15e1c" ] } ], "mendeley" : { "formattedCitation" : "(Gagn\u00e9 et al., 2017a)", "manualFormatting" : "Gagn\u00e9 et al. (2017b)", "plainTextFormattedCitation" : "(Gagn\u00e9 et al., 2017a)", "previouslyFormattedCitation" : "(Gagn\u00e9 et al., 2017a)" }, "properties" : { "noteIndex" : 0 }, "schema" : "https://github.com/citation-style-language/schema/raw/master/csl-citation.json" }</w:instrText>
        </w:r>
      </w:ins>
      <w:del w:id="1752" w:author="Robin Matthews" w:date="2021-06-15T13:34:00Z">
        <w:r w:rsidR="00E719C0" w:rsidDel="00763066">
          <w:rPr>
            <w:noProof/>
            <w:lang w:val="en-US"/>
          </w:rPr>
          <w:delInstrText>ADDIN CSL_CITATION { "citationItems" : [ { "id" : "ITEM-1", "itemData" : { "DOI" : "10.1002/2016GL071941", "abstract" : "Abstract Updated observational data sets without climatological infilling show that there was an increase in sea ice concentration in the eastern Arctic between 1950 and 1975, contrary to earlier climatology infilled observational data sets that show weak interannual variations during that time period. We here present climate model simulations showing that this observed sea ice concentration increase was primarily a consequence of cooling induced by increasing anthropogenic aerosols and natural forcing. Indeed, sulphur dioxide emissions, which lead to the formation of sulphate aerosols, peaked around 1980 causing a sharp increase in the burden of sulphate between the 1950s and 1970s; but since 1980, the burden has dropped. Our climate model simulations show that the cooling contribution of aerosols offset the warming effect of increasing greenhouse gases over the midtwentieth century resulting in the expansion of the Arctic sea ice cover. These results challenge the perception that Arctic sea ice extent was unperturbed by human influence until the 1970s, suggesting instead that it exhibited earlier forced multidecadal variations, with implications for our understanding of impacts and adaptation in human and natural Arctic systems.", "author" : [ { "dropping-particle" : "", "family" : "Gagn\u00e9", "given" : "Marie-\u00c8ve", "non-dropping-particle" : "", "parse-names" : false, "suffix" : "" }, { "dropping-particle" : "", "family" : "Fyfe", "given" : "John C", "non-dropping-particle" : "", "parse-names" : false, "suffix" : "" }, { "dropping-particle" : "", "family" : "Gillett", "given" : "Nathan P", "non-dropping-particle" : "", "parse-names" : false, "suffix" : "" }, { "dropping-particle" : "V", "family" : "Polyakov", "given" : "Igor", "non-dropping-particle" : "", "parse-names" : false, "suffix" : "" }, { "dropping-particle" : "", "family" : "Flato", "given" : "Gregory M", "non-dropping-particle" : "", "parse-names" : false, "suffix" : "" } ], "container-title" : "Geophysical Research Letters", "id" : "ITEM-1", "issue" : "14", "issued" : { "date-parts" : [ [ "2017" ] ] }, "page" : "7338-7346", "title" : "Aerosol-driven increase in Arctic sea ice over the middle of the twentieth century", "translator" : [ { "dropping-particle" : "", "family" : "J4488", "given" : "", "non-dropping-particle" : "", "parse-names" : false, "suffix" : "" } ], "type" : "article-journal", "volume" : "44" }, "uris" : [ "http://www.mendeley.com/documents/?uuid=d1822f8f-e17c-49ed-bbe0-49a61eb15e1c" ] } ], "mendeley" : { "formattedCitation" : "(Gagn\u00e9 et al., 2017a)", "manualFormatting" : "Gagn\u00e9 et al. (2017a)", "plainTextFormattedCitation" : "(Gagn\u00e9 et al., 2017a)", "previouslyFormattedCitation" : "(Gagn\u00e9 et al., 2017a)" }, "properties" : { "noteIndex" : 0 }, "schema" : "https://github.com/citation-style-language/schema/raw/master/csl-citation.json" }</w:delInstrText>
        </w:r>
      </w:del>
      <w:r>
        <w:rPr>
          <w:noProof/>
        </w:rPr>
        <w:fldChar w:fldCharType="separate"/>
      </w:r>
      <w:r w:rsidR="00393F8C">
        <w:rPr>
          <w:noProof/>
          <w:lang w:val="en-US"/>
        </w:rPr>
        <w:t>Gagné et al. (2017b)</w:t>
      </w:r>
      <w:r>
        <w:rPr>
          <w:noProof/>
        </w:rPr>
        <w:fldChar w:fldCharType="end"/>
      </w:r>
      <w:r w:rsidRPr="00E457C1">
        <w:rPr>
          <w:noProof/>
          <w:lang w:val="en-US"/>
        </w:rPr>
        <w:t xml:space="preserve"> suggested that the observed increase in Arctic sea ice concentration </w:t>
      </w:r>
      <w:r w:rsidR="00EA2C6F" w:rsidRPr="00E457C1">
        <w:rPr>
          <w:noProof/>
          <w:lang w:val="en-US"/>
        </w:rPr>
        <w:t xml:space="preserve">over the </w:t>
      </w:r>
      <w:r w:rsidRPr="00E457C1">
        <w:rPr>
          <w:noProof/>
          <w:lang w:val="en-US"/>
        </w:rPr>
        <w:t>1950</w:t>
      </w:r>
      <w:del w:id="1753" w:author="Sara M Tuson" w:date="2021-06-24T10:57:00Z">
        <w:r w:rsidRPr="00E457C1" w:rsidDel="00D269C7">
          <w:rPr>
            <w:noProof/>
            <w:lang w:val="en-US"/>
          </w:rPr>
          <w:delText>-</w:delText>
        </w:r>
      </w:del>
      <w:ins w:id="1754" w:author="Sara M Tuson" w:date="2021-06-24T10:57:00Z">
        <w:r w:rsidR="00D269C7">
          <w:rPr>
            <w:noProof/>
            <w:lang w:val="en-US"/>
          </w:rPr>
          <w:t>–</w:t>
        </w:r>
      </w:ins>
      <w:r w:rsidRPr="00E457C1">
        <w:rPr>
          <w:noProof/>
          <w:lang w:val="en-US"/>
        </w:rPr>
        <w:t>1975</w:t>
      </w:r>
      <w:r w:rsidR="00EA2C6F" w:rsidRPr="00E457C1">
        <w:rPr>
          <w:noProof/>
          <w:lang w:val="en-US"/>
        </w:rPr>
        <w:t xml:space="preserve"> period</w:t>
      </w:r>
      <w:r w:rsidRPr="00E457C1">
        <w:rPr>
          <w:noProof/>
          <w:lang w:val="en-US"/>
        </w:rPr>
        <w:t xml:space="preserve"> was primarily due to the cooling contribution of anthropogenic aerosols forcing based on single model simulations. </w:t>
      </w:r>
      <w:r>
        <w:rPr>
          <w:noProof/>
        </w:rPr>
        <w:fldChar w:fldCharType="begin" w:fldLock="1"/>
      </w:r>
      <w:ins w:id="1755" w:author="Robin Matthews" w:date="2021-06-15T13:34:00Z">
        <w:r w:rsidR="00763066">
          <w:rPr>
            <w:noProof/>
            <w:lang w:val="en-US"/>
          </w:rPr>
          <w:instrText>ADDIN CSL_CITATION { "citationItems" : [ { "id" : "ITEM-1", "itemData" : { "DOI" : "10.1002/2017JD027038", "abstract" : "Abstract Using a large initial condition ensemble of climate model simulations, we examine the impact of volcanic activity on Arctic sea ice cover from 1960 to 2005, a period that includes three very large tropical eruptions. Ensemble averaging across simulations with natural (volcanic and solar) forcings alone reduces noise due to internal variability to show a decade of increased Arctic sea extent (of up to half a million square kilometers) following each of the Mount Agung (1963), Mount El Chich\u00f3n (1982), and Mount Pinatubo (1991) eruptions. A similar impact is seen when averaging over a large ensemble of simulations with natural and all-known anthropogenic forcings. We show that the volcanic response in sea ice cover is sensitive to preeruption temperature, with warmer conditions before an eruption being associated with a larger than average response. Finally, a detection and attribution analysis using second-generation Canadian Earth System Model (CanESM2) did not identify a significant response in the observations, while finding no evidence of inconsistency between observations and CanESM2 since regression coefficients were consistent with unity. A similar detection and attribution analysis using the somewhat stronger volcanic response from the simulations in the average of the CMIP5 models did identify a detectable natural forcing response in four observational sea ice extent data sets.", "author" : [ { "dropping-particle" : "", "family" : "Gagn\u00e9", "given" : "M.-\u00c8.", "non-dropping-particle" : "", "parse-names" : false, "suffix" : "" }, { "dropping-particle" : "", "family" : "Kirchmeier-Young", "given" : "M C", "non-dropping-particle" : "", "parse-names" : false, "suffix" : "" }, { "dropping-particle" : "", "family" : "Gillett", "given" : "N P", "non-dropping-particle" : "", "parse-names" : false, "suffix" : "" }, { "dropping-particle" : "", "family" : "Fyfe", "given" : "J C", "non-dropping-particle" : "", "parse-names" : false, "suffix" : "" } ], "container-title" : "Journal of Geophysical Research: Atmospheres", "id" : "ITEM-1", "issue" : "15", "issued" : { "date-parts" : [ [ "2017" ] ] }, "page" : "8071-8078", "title" : "Arctic sea ice response to the eruptions of Agung, El Chich\u00f3n, and Pinatubo", "translator" : [ { "dropping-particle" : "", "family" : "J4749", "given" : "", "non-dropping-particle" : "", "parse-names" : false, "suffix" : "" } ], "type" : "article-journal", "volume" : "122" }, "uris" : [ "http://www.mendeley.com/documents/?uuid=7772ea26-8e4a-4d57-9077-85e986c10339", "http://www.mendeley.com/documents/?uuid=40bf1dda-8cb9-42d4-9604-04aaec99ff70", "http://www.mendeley.com/documents/?uuid=7db32576-cdac-419e-9005-ebf5e67d0949" ] } ], "mendeley" : { "formattedCitation" : "(Gagn\u00e9 et al., 2017b)", "manualFormatting" : "Gagn\u00e9 et al. (2017a)", "plainTextFormattedCitation" : "(Gagn\u00e9 et al., 2017b)", "previouslyFormattedCitation" : "(Gagn\u00e9 et al., 2017b)" }, "properties" : { "noteIndex" : 0 }, "schema" : "https://github.com/citation-style-language/schema/raw/master/csl-citation.json" }</w:instrText>
        </w:r>
      </w:ins>
      <w:del w:id="1756" w:author="Robin Matthews" w:date="2021-06-15T13:34:00Z">
        <w:r w:rsidR="00E719C0" w:rsidDel="00763066">
          <w:rPr>
            <w:noProof/>
            <w:lang w:val="en-US"/>
          </w:rPr>
          <w:delInstrText>ADDIN CSL_CITATION { "citationItems" : [ { "id" : "ITEM-1", "itemData" : { "DOI" : "10.1002/2017JD027038", "abstract" : "Abstract Using a large initial condition ensemble of climate model simulations, we examine the impact of volcanic activity on Arctic sea ice cover from 1960 to 2005, a period that includes three very large tropical eruptions. Ensemble averaging across simulations with natural (volcanic and solar) forcings alone reduces noise due to internal variability to show a decade of increased Arctic sea extent (of up to half a million square kilometers) following each of the Mount Agung (1963), Mount El Chich\u00f3n (1982), and Mount Pinatubo (1991) eruptions. A similar impact is seen when averaging over a large ensemble of simulations with natural and all-known anthropogenic forcings. We show that the volcanic response in sea ice cover is sensitive to preeruption temperature, with warmer conditions before an eruption being associated with a larger than average response. Finally, a detection and attribution analysis using second-generation Canadian Earth System Model (CanESM2) did not identify a significant response in the observations, while finding no evidence of inconsistency between observations and CanESM2 since regression coefficients were consistent with unity. A similar detection and attribution analysis using the somewhat stronger volcanic response from the simulations in the average of the CMIP5 models did identify a detectable natural forcing response in four observational sea ice extent data sets.", "author" : [ { "dropping-particle" : "", "family" : "Gagn\u00e9", "given" : "M.-\u00c8.", "non-dropping-particle" : "", "parse-names" : false, "suffix" : "" }, { "dropping-particle" : "", "family" : "Kirchmeier-Young", "given" : "M C", "non-dropping-particle" : "", "parse-names" : false, "suffix" : "" }, { "dropping-particle" : "", "family" : "Gillett", "given" : "N P", "non-dropping-particle" : "", "parse-names" : false, "suffix" : "" }, { "dropping-particle" : "", "family" : "Fyfe", "given" : "J C", "non-dropping-particle" : "", "parse-names" : false, "suffix" : "" } ], "container-title" : "Journal of Geophysical Research: Atmospheres", "id" : "ITEM-1", "issue" : "15", "issued" : { "date-parts" : [ [ "2017" ] ] }, "page" : "8071-8078", "title" : "Arctic sea ice response to the eruptions of Agung, El Chich\u00f3n, and Pinatubo", "translator" : [ { "dropping-particle" : "", "family" : "J4749", "given" : "", "non-dropping-particle" : "", "parse-names" : false, "suffix" : "" } ], "type" : "article-journal", "volume" : "122" }, "uris" : [ "http://www.mendeley.com/documents/?uuid=7772ea26-8e4a-4d57-9077-85e986c10339", "http://www.mendeley.com/documents/?uuid=40bf1dda-8cb9-42d4-9604-04aaec99ff70", "http://www.mendeley.com/documents/?uuid=7db32576-cdac-419e-9005-ebf5e67d0949" ] } ], "mendeley" : { "formattedCitation" : "(Gagn\u00e9 et al., 2017b)", "manualFormatting" : "Gagn\u00e9 et al. (2017b)", "plainTextFormattedCitation" : "(Gagn\u00e9 et al., 2017b)", "previouslyFormattedCitation" : "(Gagn\u00e9 et al., 2017b)" }, "properties" : { "noteIndex" : 0 }, "schema" : "https://github.com/citation-style-language/schema/raw/master/csl-citation.json" }</w:delInstrText>
        </w:r>
      </w:del>
      <w:r>
        <w:rPr>
          <w:noProof/>
        </w:rPr>
        <w:fldChar w:fldCharType="separate"/>
      </w:r>
      <w:r w:rsidR="00393F8C">
        <w:rPr>
          <w:noProof/>
          <w:lang w:val="en-US"/>
        </w:rPr>
        <w:t>Gagné et al. (2017a)</w:t>
      </w:r>
      <w:r>
        <w:rPr>
          <w:noProof/>
        </w:rPr>
        <w:fldChar w:fldCharType="end"/>
      </w:r>
      <w:r w:rsidRPr="00E457C1">
        <w:rPr>
          <w:noProof/>
          <w:lang w:val="en-US"/>
        </w:rPr>
        <w:t xml:space="preserve"> identified a detectable increase in Arctic SIE in response to volcanic eruptions using CMIP5</w:t>
      </w:r>
      <w:r w:rsidR="00230197" w:rsidRPr="00E457C1">
        <w:rPr>
          <w:noProof/>
          <w:lang w:val="en-US"/>
        </w:rPr>
        <w:t xml:space="preserve"> models</w:t>
      </w:r>
      <w:r w:rsidRPr="00E457C1">
        <w:rPr>
          <w:noProof/>
          <w:lang w:val="en-US"/>
        </w:rPr>
        <w:t xml:space="preserve"> and four observational datasets. </w:t>
      </w:r>
      <w:r w:rsidRPr="002A3166">
        <w:rPr>
          <w:noProof/>
        </w:rPr>
        <w:fldChar w:fldCharType="begin" w:fldLock="1"/>
      </w:r>
      <w:r w:rsidR="00E719C0">
        <w:rPr>
          <w:noProof/>
          <w:lang w:val="en-US"/>
        </w:rPr>
        <w:instrText>ADDIN CSL_CITATION { "citationItems" : [ { "id" : "ITEM-1", "itemData" : { "DOI" : "10.1038/s41558-019-0677-4", "ISSN" : "1758-6798", "abstract" : "The rapid warming of the Arctic, perhaps the most striking evidence of climate change, is believed to have arisen from increases in atmospheric concentrations of GHGs1 since the Industrial Revolution. While the dominant role of carbon dioxide is undisputed, another important set of anthropogenic GHGs was also being emitted over the second half of the twentieth century: ozone-depleting2 substances (ODS). These compounds, in addition to causing the ozone hole over Antarctica, have long been recognized3 as powerful GHGs. However, their contribution to Arctic warming has not been quantified. We do so here by analysing ensembles of climate model integrations specifically designed for this purpose, spanning the period 1955\u20132005 when atmospheric concentrations of ODS increased rapidly. We show that, when ODS are kept fixed, forced Arctic surface warming and forced sea-ice loss are only half as large as when ODS are allowed to increase. We also demonstrate that the large impact of ODS on the Arctic occurs primarily via direct radiative warming, not via ozone depletion. Our findings reveal a substantial contribution of ODS to recent Arctic warming, and highlight the importance of the Montreal Protocol as a major climate change-mitigation treaty.", "author" : [ { "dropping-particle" : "", "family" : "Polvani", "given" : "L M", "non-dropping-particle" : "", "parse-names" : false, "suffix" : "" }, { "dropping-particle" : "", "family" : "Previdi", "given" : "M", "non-dropping-particle" : "", "parse-names" : false, "suffix" : "" }, { "dropping-particle" : "", "family" : "England", "given" : "M R", "non-dropping-particle" : "", "parse-names" : false, "suffix" : "" }, { "dropping-particle" : "", "family" : "Chiodo", "given" : "G", "non-dropping-particle" : "", "parse-names" : false, "suffix" : "" }, { "dropping-particle" : "", "family" : "Smith", "given" : "K L", "non-dropping-particle" : "", "parse-names" : false, "suffix" : "" } ], "container-title" : "Nature Climate Change", "id" : "ITEM-1", "issue" : "2", "issued" : { "date-parts" : [ [ "2020" ] ] }, "page" : "130-133", "title" : "Substantial twentieth-century Arctic warming caused by ozone-depleting substances", "translator" : [ { "dropping-particle" : "", "family" : "J6899", "given" : "", "non-dropping-particle" : "", "parse-names" : false, "suffix" : "" } ], "type" : "article-journal", "volume" : "10" }, "uris" : [ "http://www.mendeley.com/documents/?uuid=8c24dc67-cc4d-4a1f-8bba-17cde052ab1f" ] } ], "mendeley" : { "formattedCitation" : "(Polvani et al., 2020)", "manualFormatting" : "Polvani et al. (2020)", "plainTextFormattedCitation" : "(Polvani et al., 2020)", "previouslyFormattedCitation" : "(Polvani et al., 2020)" }, "properties" : { "noteIndex" : 0 }, "schema" : "https://github.com/citation-style-language/schema/raw/master/csl-citation.json" }</w:instrText>
      </w:r>
      <w:r w:rsidRPr="002A3166">
        <w:rPr>
          <w:noProof/>
        </w:rPr>
        <w:fldChar w:fldCharType="separate"/>
      </w:r>
      <w:r w:rsidR="00393F8C">
        <w:rPr>
          <w:noProof/>
          <w:lang w:val="en-US"/>
        </w:rPr>
        <w:t>Polvani et al. (2020)</w:t>
      </w:r>
      <w:r w:rsidRPr="002A3166">
        <w:rPr>
          <w:noProof/>
        </w:rPr>
        <w:fldChar w:fldCharType="end"/>
      </w:r>
      <w:r w:rsidRPr="00E457C1">
        <w:rPr>
          <w:noProof/>
          <w:lang w:val="en-US"/>
        </w:rPr>
        <w:t xml:space="preserve"> suggested that ozone depleting substances played a substantial role in the Arctic sea ice loss </w:t>
      </w:r>
      <w:r w:rsidR="00EA2C6F" w:rsidRPr="00E457C1">
        <w:rPr>
          <w:noProof/>
          <w:lang w:val="en-US"/>
        </w:rPr>
        <w:t>over the</w:t>
      </w:r>
      <w:r w:rsidRPr="00E457C1">
        <w:rPr>
          <w:noProof/>
          <w:lang w:val="en-US"/>
        </w:rPr>
        <w:t xml:space="preserve"> 1955</w:t>
      </w:r>
      <w:del w:id="1757" w:author="Sara M Tuson" w:date="2021-06-24T10:57:00Z">
        <w:r w:rsidRPr="00E457C1" w:rsidDel="00D269C7">
          <w:rPr>
            <w:noProof/>
            <w:lang w:val="en-US"/>
          </w:rPr>
          <w:delText>-</w:delText>
        </w:r>
      </w:del>
      <w:ins w:id="1758" w:author="Sara M Tuson" w:date="2021-06-24T10:57:00Z">
        <w:r w:rsidR="00D269C7">
          <w:rPr>
            <w:noProof/>
            <w:lang w:val="en-US"/>
          </w:rPr>
          <w:t>–</w:t>
        </w:r>
      </w:ins>
      <w:r w:rsidRPr="00E457C1">
        <w:rPr>
          <w:noProof/>
          <w:lang w:val="en-US"/>
        </w:rPr>
        <w:t>2005</w:t>
      </w:r>
      <w:r w:rsidR="00EA2C6F" w:rsidRPr="00E457C1">
        <w:rPr>
          <w:noProof/>
          <w:lang w:val="en-US"/>
        </w:rPr>
        <w:t xml:space="preserve"> period</w:t>
      </w:r>
      <w:r w:rsidRPr="00E457C1">
        <w:rPr>
          <w:noProof/>
          <w:lang w:val="en-US"/>
        </w:rPr>
        <w:t>.</w:t>
      </w:r>
    </w:p>
    <w:p w14:paraId="7F062987" w14:textId="77777777" w:rsidR="009F594A" w:rsidRPr="00E457C1" w:rsidRDefault="009F594A" w:rsidP="009F594A">
      <w:pPr>
        <w:pStyle w:val="AR6BodyText"/>
        <w:rPr>
          <w:noProof/>
          <w:lang w:val="en-US"/>
        </w:rPr>
      </w:pPr>
    </w:p>
    <w:p w14:paraId="2A741F93" w14:textId="1389F6B2" w:rsidR="009F594A" w:rsidRPr="00E457C1" w:rsidRDefault="009F594A" w:rsidP="009F594A">
      <w:pPr>
        <w:pStyle w:val="AR6BodyText"/>
        <w:rPr>
          <w:noProof/>
          <w:lang w:val="en-US"/>
        </w:rPr>
      </w:pPr>
      <w:r w:rsidRPr="00E457C1">
        <w:rPr>
          <w:noProof/>
          <w:lang w:val="en-US"/>
        </w:rPr>
        <w:t>Differences in sea ice loss among the models (</w:t>
      </w:r>
      <w:r w:rsidR="00F64D05" w:rsidRPr="00E457C1">
        <w:rPr>
          <w:noProof/>
          <w:lang w:val="en-US"/>
        </w:rPr>
        <w:t>Figure 3.20</w:t>
      </w:r>
      <w:r w:rsidRPr="00E457C1">
        <w:rPr>
          <w:noProof/>
          <w:lang w:val="en-US"/>
        </w:rPr>
        <w:t xml:space="preserve">) have been attributed to a number of factors (see </w:t>
      </w:r>
      <w:r w:rsidR="00752DE7" w:rsidRPr="00E457C1">
        <w:rPr>
          <w:noProof/>
          <w:lang w:val="en-US"/>
        </w:rPr>
        <w:t xml:space="preserve">also </w:t>
      </w:r>
      <w:r w:rsidRPr="00E457C1">
        <w:rPr>
          <w:noProof/>
          <w:lang w:val="en-US"/>
        </w:rPr>
        <w:t>Section 9.3.1.1). These factors include the late 20</w:t>
      </w:r>
      <w:r w:rsidRPr="00566450">
        <w:rPr>
          <w:noProof/>
          <w:lang w:val="en-US"/>
          <w:rPrChange w:id="1759" w:author="Sara M Tuson" w:date="2021-06-28T09:45:00Z">
            <w:rPr>
              <w:noProof/>
              <w:vertAlign w:val="superscript"/>
              <w:lang w:val="en-US"/>
            </w:rPr>
          </w:rPrChange>
        </w:rPr>
        <w:t>th</w:t>
      </w:r>
      <w:r w:rsidRPr="00E457C1">
        <w:rPr>
          <w:noProof/>
          <w:lang w:val="en-US"/>
        </w:rPr>
        <w:t xml:space="preserve"> century simulated sea ice state </w:t>
      </w:r>
      <w:r>
        <w:fldChar w:fldCharType="begin" w:fldLock="1"/>
      </w:r>
      <w:r w:rsidR="00E719C0">
        <w:rPr>
          <w:noProof/>
          <w:lang w:val="en-US"/>
        </w:rPr>
        <w:instrText>ADDIN CSL_CITATION { "citationItems" : [ { "id" : "ITEM-1", "itemData" : { "DOI" : "10.5194/tc-6-1383-2012", "ISSN" : "1994-0424", "author" : [ { "dropping-particle" : "", "family" : "Massonnet", "given" : "F", "non-dropping-particle" : "", "parse-names" : false, "suffix" : "" }, { "dropping-particle" : "", "family" : "Fichefet", "given" : "T", "non-dropping-particle" : "", "parse-names" : false, "suffix" : "" }, { "dropping-particle" : "", "family" : "Goosse", "given" : "H", "non-dropping-particle" : "", "parse-names" : false, "suffix" : "" }, { "dropping-particle" : "", "family" : "Bitz", "given" : "C M", "non-dropping-particle" : "", "parse-names" : false, "suffix" : "" }, { "dropping-particle" : "", "family" : "Philippon-Berthier", "given" : "G", "non-dropping-particle" : "", "parse-names" : false, "suffix" : "" }, { "dropping-particle" : "", "family" : "Holland", "given" : "M M", "non-dropping-particle" : "", "parse-names" : false, "suffix" : "" }, { "dropping-particle" : "", "family" : "Barriat", "given" : "P.-Y.", "non-dropping-particle" : "", "parse-names" : false, "suffix" : "" } ], "container-title" : "The Cryosphere", "id" : "ITEM-1", "issue" : "6", "issued" : { "date-parts" : [ [ "2012", "11", "22" ] ] }, "page" : "1383-1394", "publisher" : "Copernicus Publications", "title" : "Constraining projections of summer Arctic sea ice", "translator" : [ { "dropping-particle" : "", "family" : "J4967", "given" : "", "non-dropping-particle" : "", "parse-names" : false, "suffix" : "" } ], "type" : "article-journal", "volume" : "6" }, "uris" : [ "http://www.mendeley.com/documents/?uuid=d0bbdf9d-6831-43cb-a06e-f460bb5a1c68" ] } ], "mendeley" : { "formattedCitation" : "(Massonnet et al., 2012)", "plainTextFormattedCitation" : "(Massonnet et al., 2012)", "previouslyFormattedCitation" : "(Massonnet et al., 2012)" }, "properties" : { "noteIndex" : 0 }, "schema" : "https://github.com/citation-style-language/schema/raw/master/csl-citation.json" }</w:instrText>
      </w:r>
      <w:r>
        <w:fldChar w:fldCharType="separate"/>
      </w:r>
      <w:r w:rsidR="00393F8C">
        <w:rPr>
          <w:noProof/>
          <w:lang w:val="en-US"/>
        </w:rPr>
        <w:t>(Massonnet et al., 2012)</w:t>
      </w:r>
      <w:r>
        <w:fldChar w:fldCharType="end"/>
      </w:r>
      <w:r w:rsidRPr="00E457C1">
        <w:rPr>
          <w:noProof/>
          <w:lang w:val="en-US"/>
        </w:rPr>
        <w:t xml:space="preserve">, the magnitude of changing ocean heat transport </w:t>
      </w:r>
      <w:r>
        <w:fldChar w:fldCharType="begin" w:fldLock="1"/>
      </w:r>
      <w:r w:rsidR="00E719C0">
        <w:rPr>
          <w:noProof/>
          <w:lang w:val="en-US"/>
        </w:rPr>
        <w:instrText>ADDIN CSL_CITATION { "citationItems" : [ { "id" : "ITEM-1", "itemData" : { "DOI" : "10.1175/2010JCLI3713.1", "abstract" : " Abstract The Arctic climate is governed by complex interactions and feedback mechanisms between the atmosphere, ocean, and solar radiation. One of its characteristic features, the Arctic sea ice, is very vulnerable to anthropogenically caused warming. Production and melting of sea ice is influenced by several physical processes. The authors show that the northward ocean heat transport is an important factor in the simulation of the sea ice extent in the current general circulation models. Those models that transport more energy to the Arctic show a stronger future warming, in the Arctic as well as globally. Larger heat transport to the Arctic, in particular in the Barents Sea, reduces the sea ice cover in this area. More radiation is then absorbed during summer months and is radiated back to the atmosphere in winter months. This process leads to an increase in the surface temperature and therefore to a stronger polar amplification. The models that show a larger global warming agree better with the observed sea ice extent in the Arctic. In general, these models also have a higher spatial resolution. These results suggest that higher resolution and greater complexity are beneficial in simulating the processes relevant in the Arctic and that future warming in the high northern latitudes is likely to be near the upper range of model projections, consistent with recent evidence that many climate models underestimate Arctic sea ice decline. ", "author" : [ { "dropping-particle" : "", "family" : "Mahlstein", "given" : "Irina", "non-dropping-particle" : "", "parse-names" : false, "suffix" : "" }, { "dropping-particle" : "", "family" : "Knutti", "given" : "Reto", "non-dropping-particle" : "", "parse-names" : false, "suffix" : "" } ], "container-title" : "Journal of Climate", "id" : "ITEM-1", "issue" : "5", "issued" : { "date-parts" : [ [ "2011" ] ] }, "page" : "1451-1460", "title" : "Ocean Heat Transport as a Cause for Model Uncertainty in Projected Arctic Warming", "translator" : [ { "dropping-particle" : "", "family" : "J4970", "given" : "", "non-dropping-particle" : "", "parse-names" : false, "suffix" : "" } ], "type" : "article-journal", "volume" : "24" }, "uris" : [ "http://www.mendeley.com/documents/?uuid=2e4c8c55-84a1-4a7f-8426-1449014298cc", "http://www.mendeley.com/documents/?uuid=4dd8bfbd-1abc-4cf6-a70d-655509a118f1", "http://www.mendeley.com/documents/?uuid=d9e0f6a6-e852-4365-9fd9-d64a4240b29e", "http://www.mendeley.com/documents/?uuid=cbcdb336-9316-40d2-80ae-771158058e6c", "http://www.mendeley.com/documents/?uuid=9546e544-9f03-47d3-a7dc-b137af7945af" ] } ], "mendeley" : { "formattedCitation" : "(Mahlstein and Knutti, 2011)", "plainTextFormattedCitation" : "(Mahlstein and Knutti, 2011)", "previouslyFormattedCitation" : "(Mahlstein and Knutti, 2011)" }, "properties" : { "noteIndex" : 0 }, "schema" : "https://github.com/citation-style-language/schema/raw/master/csl-citation.json" }</w:instrText>
      </w:r>
      <w:r>
        <w:fldChar w:fldCharType="separate"/>
      </w:r>
      <w:r w:rsidR="00393F8C">
        <w:rPr>
          <w:noProof/>
        </w:rPr>
        <w:t>(Mahlstein and Knutti, 2011)</w:t>
      </w:r>
      <w:r>
        <w:fldChar w:fldCharType="end"/>
      </w:r>
      <w:r>
        <w:rPr>
          <w:noProof/>
        </w:rPr>
        <w:t xml:space="preserve">, and the rate of global warming </w:t>
      </w:r>
      <w:r>
        <w:fldChar w:fldCharType="begin" w:fldLock="1"/>
      </w:r>
      <w:r w:rsidR="00E719C0">
        <w:rPr>
          <w:noProof/>
        </w:rPr>
        <w:instrText>ADDIN CSL_CITATION { "citationItems" : [ { "id" : "ITEM-1", "itemData" : { "DOI" : "10.1175/JCLI-D-16-0455.1", "abstract" : " AbstractObservations indicate that the Arctic sea ice cover is rapidly retreating while the Antarctic sea ice cover is steadily expanding. State-of-the-art climate models, by contrast, typically simulate a moderate decrease in both the Arctic and Antarctic sea ice covers. However, in each hemisphere there is a small subset of model simulations that have sea ice trends similar to the observations. Based on this, a number of recent studies have suggested that the models are consistent with the observations in each hemisphere when simulated internal climate variability is taken into account. Here sea ice changes during 1979\u20132013 are examined in simulations from the most recent Coupled Model Intercomparison Project (CMIP5) as well as the Community Earth System Model Large Ensemble (CESM-LE), drawing on previous work that found a close relationship in climate models between global-mean surface temperature and sea ice extent. All of the simulations with 1979\u20132013 Arctic sea ice retreat as fast as observations are found to have considerably more global warming than observations during this time period. Using two separate methods to estimate the sea ice retreat that would occur under the observed level of global warming in each simulation in both ensembles, it is found that simulated Arctic sea ice retreat as fast as observations would occur less than 1% of the time. This implies that the models are not consistent with the observations. In the Antarctic, simulated sea ice expansion as fast as observations is found to typically correspond with too little global warming, although these results are more equivocal. As a result, the simulations do not capture the observed asymmetry between Arctic and Antarctic sea ice trends. This suggests that the models may be getting the right sea ice trends for the wrong reasons in both polar regions. ", "author" : [ { "dropping-particle" : "", "family" : "Rosenblum", "given" : "Erica", "non-dropping-particle" : "", "parse-names" : false, "suffix" : "" }, { "dropping-particle" : "", "family" : "Eisenman", "given" : "Ian", "non-dropping-particle" : "", "parse-names" : false, "suffix" : "" } ], "container-title" : "Journal of Climate", "id" : "ITEM-1", "issue" : "16", "issued" : { "date-parts" : [ [ "2017" ] ] }, "page" : "6265-6278", "title" : "Sea Ice Trends in Climate Models Only Accurate in Runs with Biased Global Warming", "translator" : [ { "dropping-particle" : "", "family" : "J4969", "given" : "", "non-dropping-particle" : "", "parse-names" : false, "suffix" : "" } ], "type" : "article-journal", "volume" : "30" }, "uris" : [ "http://www.mendeley.com/documents/?uuid=9eb7ea92-fa6d-4534-9c94-e0e8839aeec3", "http://www.mendeley.com/documents/?uuid=ba358d3a-16d1-45ce-a805-ed0c9534c905", "http://www.mendeley.com/documents/?uuid=5a1cd3c0-ca65-4e7b-aed9-4e7a68a5fdd2", "http://www.mendeley.com/documents/?uuid=e5e30d27-bc7c-43a5-ba6b-eb78e5758b58", "http://www.mendeley.com/documents/?uuid=36b93bb4-7e20-4a43-a32f-d4e5b3faa44e" ] }, { "id" : "ITEM-2", "itemData" : { "DOI" : "10.1029/2011JD016709", "abstract" : "The decline of Arctic sea ice is one of the most visible signs of climate change over the past several decades. Arctic sea ice area shows large interannual variability due to the numerous factors, but on longer time scales the total sea ice area is approximately linearly related to Arctic surface air temperature in models and observations. Overall, models however strongly underestimate the recent sea ice decline. Here we show that this can be explained with two interlinked biases. Most climate models simulate a smaller sea ice area reduction per degree local surface warming. Arctic polar amplification, the ratio between Arctic and global temperature, is also underestimated but a number of models are within the uncertainty estimated from natural variability. A recalibration of an ensemble of global climate models using observations over 28 years provides a scenario independent relationship and yields about 2\u00b0C change in annual mean global surface temperature above present as the most likely global temperature threshold for September sea ice to disappear, but with substantial associated uncertainty. Natural variability in the Arctic is large and needs to be considered both for such recalibrations as well as for model evaluation, in particular when observed trends are relatively short.", "author" : [ { "dropping-particle" : "", "family" : "Mahlstein", "given" : "Irina", "non-dropping-particle" : "", "parse-names" : false, "suffix" : "" }, { "dropping-particle" : "", "family" : "Knutti", "given" : "Reto", "non-dropping-particle" : "", "parse-names" : false, "suffix" : "" } ], "container-title" : "Journal of Geophysical Research: Atmospheres", "id" : "ITEM-2", "issue" : "D6", "issued" : { "date-parts" : [ [ "2012" ] ] }, "title" : "September Arctic sea ice predicted to disappear near 2\u00b0C global warming above present", "translator" : [ { "dropping-particle" : "", "family" : "J4981", "given" : "", "non-dropping-particle" : "", "parse-names" : false, "suffix" : "" } ], "type" : "article-journal", "volume" : "117" }, "uris" : [ "http://www.mendeley.com/documents/?uuid=d7f6ce7e-d584-414d-b4c4-04d79098712a", "http://www.mendeley.com/documents/?uuid=ac04f552-066c-4f11-8a06-65065477e4d9", "http://www.mendeley.com/documents/?uuid=9fe4c56c-23e5-4701-a5bb-9daaf37bd6d7", "http://www.mendeley.com/documents/?uuid=d2f0f8a6-0835-4a9d-8d8a-c4a260a549ea", "http://www.mendeley.com/documents/?uuid=70b3f708-2242-4ad4-86eb-cc43a9e1708e" ] }, { "id" : "ITEM-3", "itemData" : { "DOI" : "10.1029/2001GL014575", "abstract" : "The HadCM3 AOGCM has been used to undertake an ensemble of four integrations from 1860 to 1999 with forcings due to all major anthropogenic and natural climate factors. The simulated decreasing trend in average Arctic sea ice extent for 1970\u20131999 (\u22122.5% per decade) is very similar to observations. HadCM3 indicates that internal variability and natural forcings (solar and volcanic) of the climate system are very unlikely by themselves to have caused a trend of this size. The simulated decreasing trend in Arctic sea ice volume (\u22123.4% per decade for 1961\u20131998) is less than some recent observationally based estimates. Extending the integrations into the 21st century, Arctic sea ice area and volume continue to decline. Area decreases linearly as global-average temperature rises (by 13% per K), and volume diminishes more rapidly than area. By the end of the century, in some scenarios, the Arctic is ice-free in late summer.", "author" : [ { "dropping-particle" : "", "family" : "Gregory", "given" : "J M", "non-dropping-particle" : "", "parse-names" : false, "suffix" : "" }, { "dropping-particle" : "", "family" : "Stott", "given" : "P A", "non-dropping-particle" : "", "parse-names" : false, "suffix" : "" }, { "dropping-particle" : "", "family" : "Cresswell", "given" : "D J", "non-dropping-particle" : "", "parse-names" : false, "suffix" : "" }, { "dropping-particle" : "", "family" : "Rayner", "given" : "N A", "non-dropping-particle" : "", "parse-names" : false, "suffix" : "" }, { "dropping-particle" : "", "family" : "Gordon", "given" : "C", "non-dropping-particle" : "", "parse-names" : false, "suffix" : "" }, { "dropping-pa</w:instrText>
      </w:r>
      <w:r w:rsidR="00E719C0" w:rsidRPr="006814DF">
        <w:rPr>
          <w:noProof/>
          <w:lang w:val="en-GB"/>
        </w:rPr>
        <w:instrText>rticle" : "", "family" : "Sexton", "given" : "D M H", "non-dropping-particle" : "", "parse-names" : false, "suffix" : "" } ], "container-title" : "Geophysical Research Letters", "id" : "ITEM-3", "issue" : "24", "issued" : { "date-parts" : [ [ "2002" ] ] }, "page" : "24-28", "title" : "Recent and future changes in Arctic sea ice simulated by the HadCM3 AOGCM", "translator" : [ { "dropping-particle" : "", "family" : "J4979", "given" : "", "non-dropping-particle" : "", "parse-names" : false, "suffix" : "" } ], "type" : "article-journal", "volume" : "29" }, "prefix" : "e.g., ", "uris" : [ "http://www.mendeley.com/documents/?uuid=99345ef6-ae10-41bc-846a-1fca46c2362d", "http://www.mendeley.com/documents/?uuid=e937ef52-5252-4c1a-a20b-904c40bc3020", "http://www.mendeley.com/documents/?uuid=88241cef-2440-4e6b-b7eb-c5600d596183", "http://www.mendeley.com/documents/?uuid=94e2cf43-82f1-43c5-95b2-bfa777ab4544", "http://www.mendeley.com/documents/?uuid=398d7f89-15a2-4e8d-a01f-f835f73dcb94" ] } ], "mendeley" : { "formattedCitation" : "(e.g., Gregory et al., 2002; Mahlstein and Knutti, 2012; Rosenblum and Eisenman, 2017)", "plainTextFormattedCitation" : "(e.g., Gregory et al., 2002; Mahlstein and Knutti, 2012; Rosenblum and Eisenman, 2017)", "previouslyFormattedCitation" : "(e.g., Gregory et al., 2002; Mahlstein and Knutti, 2012; Rosenblum and Eisenman, 2017)" }, "properties" : { "noteIndex" : 0 }, "schema" : "https://github.com/citation-style-language/schema/raw/master/csl-citation.json" }</w:instrText>
      </w:r>
      <w:r>
        <w:fldChar w:fldCharType="separate"/>
      </w:r>
      <w:r w:rsidR="00393F8C">
        <w:rPr>
          <w:noProof/>
          <w:lang w:val="en-US"/>
        </w:rPr>
        <w:t>(e.g., Gregory et al., 2002; Mahlstein and Knutti, 2012; Rosenblum and Eisenman, 2017)</w:t>
      </w:r>
      <w:r>
        <w:fldChar w:fldCharType="end"/>
      </w:r>
      <w:r w:rsidRPr="00E457C1">
        <w:rPr>
          <w:noProof/>
          <w:lang w:val="en-US"/>
        </w:rPr>
        <w:t xml:space="preserve">. Sea ice thermodynamic considerations indicate that the magnitude of sea ice variability and loss depends on ice thickness </w:t>
      </w:r>
      <w:r>
        <w:rPr>
          <w:noProof/>
        </w:rPr>
        <w:fldChar w:fldCharType="begin" w:fldLock="1"/>
      </w:r>
      <w:r w:rsidR="00E719C0">
        <w:rPr>
          <w:noProof/>
          <w:lang w:val="en-US"/>
        </w:rPr>
        <w:instrText>ADDIN CSL_CITATION { "citationItems" : [ { "id" : "ITEM-1", "itemData" : { "DOI" : "10.1038/s41558-018-0204-z", "ISSN" : "1758-6798", "abstract" : "One of the clearest manifestations of ongoing global climate change is the dramatic retreat and thinning of the Arctic sea-ice cover1. While all state-of-the-art climate models consistently reproduce the sign of these changes, they largely disagree on their magnitude1\u20134, the reasons for which remain contentious3,5\u20137. As such, consensual methods to reduce uncertainty in projections are lacking7. Here, using the CMIP5 ensemble, we propose a process-oriented approach to revisit this issue. We show that intermodel differences in sea-ice loss and, more generally, in simulated sea-ice variability, can be traced to differences in the simulation of seasonal growth and melt. The way these processes are simulated is relatively independent of the complexity of the sea-ice model used, but rather a strong function of the background thickness. The larger role played by thermodynamic processes as sea ice thins8,9 further suggests that the recent10 and projected11 reductions in sea-ice thickness induce a transition of the Arctic towards a state with enhanced volume seasonality but reduced interannual volume variability and persistence, before summer ice-free conditions eventually occur. These results prompt modelling groups to focus their priorities on the reduction of sea-ice thickness biases.", "author" : [ { "dropping-particle" : "", "family" : "Massonnet", "given" : "Fran\u00e7ois", "non-dropping-particle" : "", "parse-names" : false, "suffix" : "" }, { "dropping-particle" : "", "family" : "Vancoppenolle", "given" : "Martin", "non-dropping-particle" : "", "parse-names" : false, "suffix" : "" }, { "dropping-particle" : "", "family" : "Goosse", "given" : "Hugues", "non-dropping-particle" : "", "parse-names" : false, "suffix" : "" }, { "dropping-particle" : "", "family" : "Docquier", "given" : "David", "non-dropping-particle" : "", "parse-names" : false, "suffix" : "" }, { "dropping-particle" : "", "family" : "Fichefet", "given" : "Thierry", "non-dropping-particle" : "", "parse-names" : false, "suffix" : "" }, { "dropping-particle" : "", "family" : "Blanchard-Wrigglesworth", "given" : "Edward", "non-dropping-particle" : "", "parse-names" : false, "suffix" : "" } ], "container-title" : "Nature Climate Change", "id" : "ITEM-1", "issue" : "7", "issued" : { "date-parts" : [ [ "2018" ] ] }, "page" : "599-603", "title" : "Arctic sea-ice change tied to its mean state through thermodynamic processes", "translator" : [ { "dropping-particle" : "", "family" : "J4716", "given" : "", "non-dropping-particle" : "", "parse-names" : false, "suffix" : "" } ], "type" : "article-journal", "volume" : "8" }, "uris" : [ "http://www.mendeley.com/documents/?uuid=a6d14c26-0624-461b-ae28-4c2b44461be4" ] }, { "id" : "ITEM-2", "itemData" : { "DOI" : "10.1029/180GM06", "ISBN" : "9781118666470", "author" : [ { "dropping-particle" : "", "family" : "Bitz", "given" : "Cecilia M", "non-dropping-particle" : "", "parse-names" : false, "suffix" : "" } ], "container-title" : "Arctic Sea Ice Decline: Observations, Projections, Mechanisms, and Implications", "editor" : [ { "dropping-particle" : "", "family" : "DeWeaver", "given" : "Eric T.", "non-dropping-particle" : "", "parse-names" : false, "suffix" : "" }, { "dropping-particle" : "", "family" : "Bitz", "given" : "Cecilia M.", "non-dropping-particle" : "", "parse-names" : false, "suffix" : "" }, { "dropping-particle" : "", "family" : "Tremblay", "given" : "L.-B.", "non-dropping-particle" : "", "parse-names" : false, "suffix" : "" } ], "id" : "ITEM-2", "issued" : { "date-parts" : [ [ "2008", "3", "19" ] ] }, "page" : "63-76", "publisher" : "American Geophysical Union (AGU)", "publisher-place" : "Washington, DC, USA", "title" : "Some Aspects of Uncertainty in Predicting Sea Ice Thinning", "translator" : [ { "dropping-particle" : "", "family" : "J7005", "given" : "Rt6", "non-dropping-particle" : "", "parse-names" : false, "suffix" : "" } ], "type" : "chapter" }, "uris" : [ "http://www.mendeley.com/documents/?uuid=1a42c776-889b-4f0a-8184-8367b9b62a83" ] } ], "mendeley" : { "formattedCitation" : "(Bitz, 2008; Massonnet et al., 2018)", "plainTextFormattedCitation" : "(Bitz, 2008; Massonnet et al., 2018)", "previouslyFormattedCitation" : "(Bitz, 2008; Massonnet et al., 2018)" }, "properties" : { "noteIndex" : 0 }, "schema" : "https://github.com/citation-style-language/schema/raw/master/csl-citation.json" }</w:instrText>
      </w:r>
      <w:r>
        <w:rPr>
          <w:noProof/>
        </w:rPr>
        <w:fldChar w:fldCharType="separate"/>
      </w:r>
      <w:r w:rsidR="00393F8C">
        <w:rPr>
          <w:noProof/>
          <w:lang w:val="en-US"/>
        </w:rPr>
        <w:t>(Bitz, 2008; Massonnet et al., 2018)</w:t>
      </w:r>
      <w:r>
        <w:rPr>
          <w:noProof/>
        </w:rPr>
        <w:fldChar w:fldCharType="end"/>
      </w:r>
      <w:r w:rsidRPr="00E457C1">
        <w:rPr>
          <w:noProof/>
          <w:lang w:val="en-US"/>
        </w:rPr>
        <w:t xml:space="preserve"> and hence the climatology simulated by different models may influence their projections of change (</w:t>
      </w:r>
      <w:r w:rsidRPr="00E457C1">
        <w:rPr>
          <w:i/>
          <w:noProof/>
          <w:lang w:val="en-US"/>
        </w:rPr>
        <w:t>medium confidence</w:t>
      </w:r>
      <w:r w:rsidRPr="00E457C1">
        <w:rPr>
          <w:noProof/>
          <w:lang w:val="en-US"/>
        </w:rPr>
        <w:t>), as indicated by</w:t>
      </w:r>
      <w:r w:rsidR="00752DE7" w:rsidRPr="00E457C1">
        <w:rPr>
          <w:noProof/>
          <w:lang w:val="en-US"/>
        </w:rPr>
        <w:t xml:space="preserve"> the regression lines in</w:t>
      </w:r>
      <w:r w:rsidRPr="00E457C1">
        <w:rPr>
          <w:noProof/>
          <w:lang w:val="en-US"/>
        </w:rPr>
        <w:t xml:space="preserve"> Fig</w:t>
      </w:r>
      <w:r w:rsidR="00F64D05" w:rsidRPr="00E457C1">
        <w:rPr>
          <w:noProof/>
          <w:lang w:val="en-US"/>
        </w:rPr>
        <w:t>ure</w:t>
      </w:r>
      <w:r w:rsidRPr="00E457C1">
        <w:rPr>
          <w:noProof/>
          <w:lang w:val="en-US"/>
        </w:rPr>
        <w:t xml:space="preserve"> 3.</w:t>
      </w:r>
      <w:r w:rsidR="00F64D05" w:rsidRPr="00E457C1">
        <w:rPr>
          <w:noProof/>
          <w:lang w:val="en-US"/>
        </w:rPr>
        <w:t>20</w:t>
      </w:r>
      <w:r w:rsidRPr="00E457C1">
        <w:rPr>
          <w:noProof/>
          <w:lang w:val="en-US"/>
        </w:rPr>
        <w:t xml:space="preserve">. </w:t>
      </w:r>
    </w:p>
    <w:p w14:paraId="43EC03DF" w14:textId="77777777" w:rsidR="009F594A" w:rsidRPr="00E457C1" w:rsidRDefault="009F594A" w:rsidP="009F594A">
      <w:pPr>
        <w:pStyle w:val="AR6BodyText"/>
        <w:rPr>
          <w:noProof/>
          <w:lang w:val="en-US"/>
        </w:rPr>
      </w:pPr>
    </w:p>
    <w:p w14:paraId="505D6810" w14:textId="14AC8E2D" w:rsidR="009F594A" w:rsidRPr="00E457C1" w:rsidRDefault="009F594A" w:rsidP="009F594A">
      <w:pPr>
        <w:pStyle w:val="AR6BodyText"/>
        <w:rPr>
          <w:noProof/>
          <w:lang w:val="en-US"/>
        </w:rPr>
      </w:pPr>
      <w:r w:rsidRPr="00E457C1">
        <w:rPr>
          <w:noProof/>
          <w:lang w:val="en-US"/>
        </w:rPr>
        <w:t>An important consideration in comparing Arctic sea ice loss in models and observations is the role of internal variability (</w:t>
      </w:r>
      <w:r w:rsidRPr="00E457C1">
        <w:rPr>
          <w:i/>
          <w:noProof/>
          <w:lang w:val="en-US"/>
        </w:rPr>
        <w:t>medium confidence</w:t>
      </w:r>
      <w:r w:rsidRPr="00E457C1">
        <w:rPr>
          <w:noProof/>
          <w:lang w:val="en-US"/>
        </w:rPr>
        <w:t xml:space="preserve">). Using ensemble simulations from a single model, </w:t>
      </w:r>
      <w:r>
        <w:rPr>
          <w:noProof/>
        </w:rPr>
        <w:fldChar w:fldCharType="begin" w:fldLock="1"/>
      </w:r>
      <w:r w:rsidR="00763066">
        <w:rPr>
          <w:noProof/>
          <w:lang w:val="en-US"/>
        </w:rPr>
        <w:instrText>ADDIN CSL_CITATION { "citationItems" : [ { "id" : "ITEM-1", "itemData" : { "DOI" : "10.1029/2011GL048008", "abstract" : "A climate model (CCSM4) is used to investigate the influence of anthropogenic forcing on late 20th century and early 21st century Arctic sea ice extent trends. On all timescales examined (2\u201350+ years), the most extreme negative observed late 20th century trends cannot be explained by modeled natural variability alone. Modeled late 20th century ice extent loss also cannot be explained by natural causes alone, but the six available CCSM4 ensemble members exhibit a large spread in their late 20th century ice extent loss. Comparing trends from the CCSM4 ensemble to observed trends suggests that internal variability explains approximately half of the observed 1979\u20132005 September Arctic sea ice extent loss. In a warming world, CCSM4 shows that multi-decadal negative trends increase in frequency and magnitude, and that trend variability on 2\u201310 year timescales increases. Furthermore, when internal variability counteracts anthropogenic forcing, positive trends on 2\u201320 year timescales occur until the middle of the 21st century.", "author" : [ { "dropping-particle" : "", "family" : "Kay", "given" : "Jennifer E", "non-dropping-particle" : "", "parse-names" : false, "suffix" : "" }, { "dropping-particle" : "", "family" : "Holland", "given" : "Marika M", "non-dropping-particle" : "", "parse-names" : false, "suffix" : "" }, { "dropping-particle" : "", "family" : "Jahn", "given" : "Alexandra", "non-dropping-particle" : "", "parse-names" : false, "suffix" : "" } ], "container-title" : "Geophysical Research Letters", "id" : "ITEM-1", "issue" : "15", "issued" : { "date-parts" : [ [ "2011" ] ] }, "title" : "Inter-annual to multi-decadal Arctic sea ice extent trends in a warming world", "translator" : [ { "dropping-particle" : "", "family" : "J4490", "given" : "", "non-dropping-particle" : "", "parse-names" : false, "suffix" : "" } ], "type" : "article-journal", "volume" : "38" }, "uris" : [ "http://www.mendeley.com/documents/?uuid=c30796c2-11ad-401f-ac80-9fa05f83c425" ] } ], "mendeley" : { "formattedCitation" : "(Kay et al., 2011)", "manualFormatting" : "Kay et al. (2011)", "plainTextFormattedCitation" : "(Kay et al., 2011)", "previouslyFormattedCitation" : "(Kay et al., 2011)" }, "properties" : { "noteIndex" : 0 }, "schema" : "https://github.com/citation-style-language/schema/raw/master/csl-citation.json" }</w:instrText>
      </w:r>
      <w:r>
        <w:rPr>
          <w:noProof/>
        </w:rPr>
        <w:fldChar w:fldCharType="separate"/>
      </w:r>
      <w:r w:rsidR="00393F8C">
        <w:rPr>
          <w:noProof/>
          <w:lang w:val="en-US"/>
        </w:rPr>
        <w:t>Kay et al. (2011)</w:t>
      </w:r>
      <w:r>
        <w:rPr>
          <w:noProof/>
        </w:rPr>
        <w:fldChar w:fldCharType="end"/>
      </w:r>
      <w:r w:rsidRPr="00E457C1">
        <w:rPr>
          <w:noProof/>
          <w:lang w:val="en-US"/>
        </w:rPr>
        <w:t xml:space="preserve"> suggested that internal variability could account for about half of the observed September ice loss. More recently, large ensemble simulations have been performed with many more ensemble members </w:t>
      </w:r>
      <w:r>
        <w:rPr>
          <w:noProof/>
        </w:rPr>
        <w:fldChar w:fldCharType="begin" w:fldLock="1"/>
      </w:r>
      <w:r w:rsidR="002879F9">
        <w:rPr>
          <w:noProof/>
          <w:lang w:val="en-US"/>
        </w:rPr>
        <w:instrText>ADDIN CSL_CITATION { "citationItems" : [ { "id" : "ITEM-1", "itemData" : { "DOI" : "10.1175/BAMS-D-13-00255.1", "abstract" : "\u00a9 2015 American Meteorological Society.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"J.M.", "non-dropping-particle" : "", "parse-names" : false, "suffix" : "" }, { "dropping-particle" : "", "family" : "Bates", "given" : "S.C.",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 ] }, "page" : "1333-1349", "title" : "The community earth system model (CESM) large ensemble project: A community resource for studying climate change in the presence of internal climate variability", "translator" : [ { "dropping-particle" : "", "family" : "J3751", "given" : "", "non-dropping-particle" : "", "parse-names" : false, "suffix" : "" } ], "type" : "article-journal", "volume" : "96" }, "prefix" : "e.g., ", "uris" : [ "http://www.mendeley.com/documents/?uuid=5d67d715-4dc3-4ea4-a348-0e42e14fa552" ] } ], "mendeley" : { "formattedCitation" : "(e.g., Kay et al., 2015)", "manualFormatting" : "(Kay et al., 2015)", "plainTextFormattedCitation" : "(e.g., Kay et al., 2015)", "previouslyFormattedCitation" : "(e.g., Kay et al., 2015)" }, "properties" : { "noteIndex" : 0 }, "schema" : "https://github.com/citation-style-language/schema/raw/master/csl-citation.json" }</w:instrText>
      </w:r>
      <w:r>
        <w:rPr>
          <w:noProof/>
        </w:rPr>
        <w:fldChar w:fldCharType="separate"/>
      </w:r>
      <w:r w:rsidR="00393F8C">
        <w:rPr>
          <w:noProof/>
          <w:lang w:val="en-US"/>
        </w:rPr>
        <w:t>(Kay et al., 2015)</w:t>
      </w:r>
      <w:r>
        <w:rPr>
          <w:noProof/>
        </w:rPr>
        <w:fldChar w:fldCharType="end"/>
      </w:r>
      <w:r w:rsidRPr="00E457C1">
        <w:rPr>
          <w:noProof/>
          <w:lang w:val="en-US"/>
        </w:rPr>
        <w:t>. These enable a more robust characterization of internal variability in the presence of forced anthropogenic change. Using such large ensembles, some studies discussed the influence of internal variability on Arctic sea</w:t>
      </w:r>
      <w:r w:rsidR="00320716" w:rsidRPr="00E457C1">
        <w:rPr>
          <w:noProof/>
          <w:lang w:val="en-US"/>
        </w:rPr>
        <w:t xml:space="preserve"> </w:t>
      </w:r>
      <w:r w:rsidRPr="00E457C1">
        <w:rPr>
          <w:noProof/>
          <w:lang w:val="en-US"/>
        </w:rPr>
        <w:t xml:space="preserve">ice trends </w:t>
      </w:r>
      <w:r>
        <w:rPr>
          <w:noProof/>
        </w:rPr>
        <w:fldChar w:fldCharType="begin" w:fldLock="1"/>
      </w:r>
      <w:r w:rsidR="00E719C0">
        <w:rPr>
          <w:noProof/>
          <w:lang w:val="en-US"/>
        </w:rPr>
        <w:instrText>ADDIN CSL_CITATION { "citationItems" : [ { "id" : "ITEM-1", "itemData" : { "DOI" : "10.1038/nclimate2483", "author" : [ { "dropping-particle" : "", "family" : "Swart", "given" : "Neil C", "non-dropping-particle" : "", "parse</w:instrText>
      </w:r>
      <w:r w:rsidR="00E719C0" w:rsidRPr="00BB05B7">
        <w:rPr>
          <w:noProof/>
          <w:rPrChange w:id="1760" w:author="Clotilde Pean" w:date="2021-09-13T13:15:00Z">
            <w:rPr>
              <w:noProof/>
              <w:lang w:val="en-US"/>
            </w:rPr>
          </w:rPrChange>
        </w:rPr>
        <w:instrText>-names" : false, "suffix" : "" }, { "dropping-particle" : "", "family" : "Fyfe", "given" : "John C", "non-dropping-particle" : "", "parse-names" : false, "suffix" : "" }, { "dropping-particle" : "", "family" : "Hawkins", "given" : "Ed", "non-dropping-particle" : "", "parse-names" : false, "suffix" : "" }, { "dropping-particle" : "", "family" : "Kay", "given" : "Jennifer E", "non-dropping-particle" : "", "parse-names" : false, "suffix" : "" }, { "dropping-particle" : "", "family" : "Jahn", "given" : "Alexandra", "non-dropping-particle" : "", "parse-names" : false, "suffix" : "" } ], "container-title" : "Nature Climate Change", "id" : "ITEM-1", "issued" : { "date-parts" : [ [ "2015", "1", "28" ] ] }, "page" : "86", "publisher" : "Nature Publishing Group, a division of Macmillan Publishers Limited. All Rights Reserved.", "title" : "Influence of internal variability on Arctic sea-ice trends", "translator" : [ { "dropping-particle" : "", "family" : "J7015", "given" : "", "non-dropping-particle" : "", "parse-names" : false, "suffix" : "" } ], "type" : "article-journal", "volume" : "5" }, "uris" : [ "http://www.mendeley.com/documents/?uuid=d216d44e-5</w:instrText>
      </w:r>
      <w:r w:rsidR="00E719C0" w:rsidRPr="006814DF">
        <w:rPr>
          <w:noProof/>
        </w:rPr>
        <w:instrText>221-4370-9307-eb5c5b99cf25" ] } ], "mendeley" : { "formattedCitation" : "(Swart et al., 2015)", "plainTextFormattedCitation" : "(Swart et al., 2015)", "previouslyFormattedCitation" : "(Swart et al., 2015)" }, "properties" : { "noteIndex" : 0 }, "schema" : "https://github.com/citation-style-language/schema/raw/master/csl-citation.json" }</w:instrText>
      </w:r>
      <w:r>
        <w:rPr>
          <w:noProof/>
        </w:rPr>
        <w:fldChar w:fldCharType="separate"/>
      </w:r>
      <w:r w:rsidR="00393F8C">
        <w:rPr>
          <w:noProof/>
        </w:rPr>
        <w:t>(Swart et al., 2015)</w:t>
      </w:r>
      <w:r>
        <w:rPr>
          <w:noProof/>
        </w:rPr>
        <w:fldChar w:fldCharType="end"/>
      </w:r>
      <w:r>
        <w:rPr>
          <w:noProof/>
        </w:rPr>
        <w:t xml:space="preserve">. </w:t>
      </w:r>
      <w:r w:rsidRPr="00AE3B5E">
        <w:fldChar w:fldCharType="begin" w:fldLock="1"/>
      </w:r>
      <w:r w:rsidR="00E719C0">
        <w:rPr>
          <w:noProof/>
        </w:rPr>
        <w:instrText>ADDIN CSL_CITATION { "citationItems" : [ { "id" : "ITEM-1", "itemData" : { "DOI" : "10.1007/s13131-016-0854-5", "ISSN" : "1869-1099", "abstract" : "Arctic sea ice extent has been declining in recent decades. There is ongoing debate on the contribution of natural internal variability to recent and future Arctic sea ice changes. In this study, we contrast the trends in the forced and unforced simulations of carefully selected global climate models with the extended observed Arctic sea ice records. The results suggest that the natural variability explains no more than 42.3% of the observed September sea ice extent trend during 35 a (1979\u20132013) satellite observations, which is comparable to the results of the observed sea ice record extended back to 1953 (61 a, less than 48.5% natural variability). This reinforces the evidence that anthropogenic forcing plays a substantial role in the observed decline of September Arctic sea ice in recent decades. The magnitude of both positive and negative trends induced by the natural variability in the unforced simulations is slightly enlarged in the context of increasing greenhouse gases in the 21st century. However, the ratio between the realizations of positive and negative trends change has remained steady, which enforces the standpoint that external forcing will remain the principal determiner of the decreasing Arctic sea ice extent trend in the future.", "author" : [ { "dropping-particle" : "", "family" : "Song", "given" : "Mirong", "non-dropping-particle" : "", "parse-names" : false, "suffix" : "" }, { "dropping-particle" : "", "family" : "Wei", "given" : "Lixin", "non-dropping-particle" : "", "parse-names" : false, "suffix" : "" }, { "dropping-particle" : "", "family" : "Wang", "given" : "Zhenzhan", "non-dropping-particle" : "", "parse-names" : false, "suffix" : "" } ], "container-title" : "Acta Oceanologica Sinica", "id" : "ITEM-1", "issue" : "5", "issued" : { "date-parts" : [ [ "2016" ] ] }, "page" : "49-53", "title" : "Quantifying the contribution of natural variability to September Arctic sea ice decline", "translator" : [ { "dropping-particle" : "", "family" : "J5785", "given" : "", "non-dropping-particle" : "", "parse-names" : false, "suffix" : "" } ], "type" : "article-journal", "volume" : "35" }, "uris" : [ "http://www.mendeley.com/documents/?uuid=49c8b002-ef7d-46d0-96ba-275b2f543de5" ] } ], "mendeley" : { "formattedCitation" : "(Song et al., 2016)", "manualFormatting" : "Song et al. (2016)", "plainTextFormattedCitation" : "(Song et al., 2016)", "previouslyFormattedCitation" : "(Song et al., 2016)" }, "properties" : { "noteIndex" : 0 }, "schema" : "https://github.com/citation-style-language/schema/raw/master/csl-citation.json" }</w:instrText>
      </w:r>
      <w:r w:rsidRPr="00AE3B5E">
        <w:fldChar w:fldCharType="separate"/>
      </w:r>
      <w:r w:rsidR="00393F8C">
        <w:rPr>
          <w:noProof/>
          <w:lang w:val="es-UY"/>
        </w:rPr>
        <w:t>Song et al. (2016)</w:t>
      </w:r>
      <w:r w:rsidRPr="00AE3B5E">
        <w:fldChar w:fldCharType="end"/>
      </w:r>
      <w:r w:rsidRPr="00AE3B5E">
        <w:rPr>
          <w:noProof/>
          <w:lang w:val="es-UY"/>
        </w:rPr>
        <w:t xml:space="preserve"> also compar</w:t>
      </w:r>
      <w:r w:rsidRPr="003953A0">
        <w:rPr>
          <w:noProof/>
          <w:lang w:val="es-UY"/>
        </w:rPr>
        <w:t xml:space="preserve">ed the trends in the forced and unforced simulations using multiple climate models and found that internal variability explains about 40% of the observed September sea ice melting trend, supporting previous studies </w:t>
      </w:r>
      <w:r>
        <w:fldChar w:fldCharType="begin" w:fldLock="1"/>
      </w:r>
      <w:r w:rsidR="00E719C0">
        <w:rPr>
          <w:noProof/>
          <w:lang w:val="es-UY"/>
        </w:rPr>
        <w:instrText>ADDIN CSL_CITATION { "citationItems" : [ { "id" : "ITEM-1", "itemData" : { "DOI" : "10.1029/2012GL052676", "abstract" : "The rapid retreat and thinning of the Arctic sea ice cover over the past several decades is one of the most striking manifestations of global climate change. Previous research revealed that the observed downward trend in September ice extent exceeded simulated trends from most models participating in the World Climate Research Programme Coupled Model Intercomparison Project Phase 3 (CMIP3). We show here that as a group, simulated trends from the models contributing to CMIP5 are more consistent with observations over the satellite era (1979\u20132011). Trends from most ensemble members and models nevertheless remain smaller than the observed value. Pointing to strong impacts of internal climate variability, 16% of the ensemble member trends over the satellite era are statistically indistinguishable from zero. Results from the CMIP5 models do not appear to have appreciably reduced uncertainty as to when a seasonally ice-free Arctic Ocean will be realized.", "author" : [ { "dropping-particle" : "", "family" : "Stroeve", "given" : "Julienne C", "non-dropping-particle" : "", "parse-names" : false, "suffix" : "" }, { "dropping-particle" : "", "family" : "Kattsov", "given" : "Vladimir", "non-dropping-particle" : "", "parse-names" : false, "suffix" : "" }, { "dropping-particle" : "", "family" : "Barrett", "given" : "Andrew", "non-dropping-particle" : "", "parse-names" : false, "suffix" : "" }, { "dropping-particle" : "", "family" : "Serreze", "given" : "Mark", "non-dropping-particle" : "", "parse-names" : false, "suffix" : "" }, { "dropping-particle" : "", "family" : "Pavlova", "given" : "Tatiana", "non-dropping-particle" : "", "parse-names" : false, "suffix" : "" }, { "dropping-particle" : "", "family" : "Holland", "given" : "Marika", "non-dropping-particle" : "", "parse-names" : false, "suffix" : "" }, { "dropping-particle" : "", "family" : "Meier", "given" : "Walter N", "non-dropping-particle" : "", "parse-names" : false, "suffix" : "" } ], "container-title" : "Geophysical Research Letters", "id" : "ITEM-1", "issue" : "16", "issued" : { "date-parts" : [ [ "2012" ] ] }, "title" : "Trends in Arctic sea ice extent from CMIP5, CMIP3 and observations", "translator" : [ { "dropping-particle" : "", "family" : "J4968", "given" : "", "non-dropping-particle" : "", "parse-names" : false, "suffix" : "" } ], "type" : "article-journal", "volume" : "39" }, "uris" : [ "http://www.mendeley.com/documents/?uuid=4828abc2-120e-4b4d-94b2-eab6eec3c5f5" ] } ], "mendeley" : { "formattedCitation" : "(Stroeve et al., 2012)", "plainTextFormattedCitation" : "(Stroeve et al., 2012)", "previouslyFormattedCitation" : "(Stroeve et al., 2012)" }, "properties" : { "noteIndex" : 0 }, "schema" : "https://github.com/citation-style-language/schema/raw/master/csl-citation.json" }</w:instrText>
      </w:r>
      <w:r>
        <w:fldChar w:fldCharType="separate"/>
      </w:r>
      <w:r w:rsidR="00393F8C">
        <w:rPr>
          <w:noProof/>
          <w:lang w:val="en-US"/>
        </w:rPr>
        <w:t>(Stroeve et al., 2012)</w:t>
      </w:r>
      <w:r>
        <w:fldChar w:fldCharType="end"/>
      </w:r>
      <w:r w:rsidRPr="00E457C1">
        <w:rPr>
          <w:noProof/>
          <w:lang w:val="en-US"/>
        </w:rPr>
        <w:t xml:space="preserve">. Based on the large ensembles of CESM1 and CanESM2, September Arctic sea ice extent variance first increases and then decreases as SIE declines from its pre-industrial value </w:t>
      </w:r>
      <w:r>
        <w:rPr>
          <w:noProof/>
        </w:rPr>
        <w:fldChar w:fldCharType="begin" w:fldLock="1"/>
      </w:r>
      <w:r w:rsidR="00E719C0">
        <w:rPr>
          <w:noProof/>
          <w:lang w:val="en-US"/>
        </w:rPr>
        <w:instrText>ADDIN CSL_CITATION { "citationItems" : [ { "id" : "ITEM-1", "itemData" : { "DOI" : "10.1175/JCLI-D-16-0412.1", "abstract" : " AbstractArctic sea ice extent (SIE) has decreased over recent decades, with record-setting minimum events in 2007 and again in 2012. A question of interest across many disciplines concerns the extent to which such extreme events can be attributed to anthropogenic influences. First, a detection and attribution analysis is performed for trends in SIE anomalies over the observed period. The main objective of this study is an event attribution analysis for extreme minimum events in Arctic SIE. Although focus is placed on the 2012 event, the results are generalized to extreme events of other magnitudes, including both past and potential future extremes. Several ensembles of model responses are used, including two single-model large ensembles. Using several different metrics to define the events in question, it is shown that an extreme SIE minimum of the magnitude seen in 2012 is consistent with a scenario including anthropogenic influence and is extremely unlikely in a scenario excluding anthropogenic influence. Hence, the 2012 Arctic sea ice minimum provides a counterexample to the often-quoted idea that individual extreme events cannot be attributed to human influence. ", "author" : [ { "dropping-particle" : "", "family" : "Kirchmeier-Young", "given" : "Megan C", "non-dropping-particle" : "", "parse-names" : false, "suffix" : "" }, { "dropping-particle" : "", "family" : "Zwiers", "given" : "Francis W", "non-dropping-particle" : "", "parse-names" : false, "suffix" : "" }, { "dropping-particle" : "", "family" : "Gillett", "given" : "Nathan P", "non-dropping-particle" : "", "parse-names" : false, "suffix" : "" } ], "container-title" : "Journal of Climate", "id" : "ITEM-1", "issue" : "2", "issued" : { "date-parts" : [ [ "2017" ] ] }, "page" : "553-571", "title" : "Attribution of Extreme Events in Arctic Sea Ice Extent", "translator" : [ { "dropping-particle" : "", "family" : "J4485", "given" : "", "non-dropping-particle" : "", "parse-names" : false, "suffix" : "" } ], "type" : "article-journal", "volume" : "30" }, "uris" : [ "http://www.mendeley.com/documents/?uuid=b0e1bf0f-b7a2-4ac9-be06-e79e4f700498" ] }, { "id" : "ITEM-2", "itemData" : { "DOI" : "10.1175/JCLI-D-17-0552.1", "abstract" : " AbstractThe paper presents results from a climate change detection and attribution study on the decline of Arctic sea ice extent in September for the 1953\u20132012 period. For this period three independently derived observational datasets and simulations from multiple climate models are available to attribute observed changes in the sea ice extent to known climate forcings. Here we direct our attention to the combined cooling effect from other anthropogenic forcing agents (mainly aerosols), which has potentially masked a fraction of greenhouse gas\u2013induced Arctic sea ice decline. The presented detection and attribution framework consists of a regression model, namely, regularized optimal fingerprinting, where observations are regressed onto model-simulated climate response patterns (i.e., fingerprints). We show that fingerprints from greenhouse gas, natural, and other anthropogenic forcings are detected in the three observed records of Arctic sea ice extent. Beyond that, our findings indicate that for the 1953\u20132012 period roughly 23% of the greenhouse gas\u2013induced negative sea ice trend has been offset by a weak positive sea ice trend attributable to other anthropogenic forcing. We show that our detection and attribution results remain robust in the presence of emerging nonstationary internal climate variability acting upon sea ice using a perfect model experiment and data from two large ensembles of climate simulations. ", "author" : [ { "dropping-particle" : "", "family" : "Mueller", "given" : "B L", "non-dropping-particle" : "", "parse-names" : false, "suffix" : "" }, { "dropping-particle" : "", "family" : "Gillett", "given" : "N P", "non-dropping-particle" : "", "parse-names" : false, "suffix" : "" }, { "dropping-particle" : "", "family" : "Monahan", "given" : "A H", "non-dropping-particle" : "", "parse-names" : false, "suffix" : "" }, { "dropping-particle" : "", "family" : "Zwiers", "given" : "F W", "non-dropping-particle" : "", "parse-names" : false, "suffix" : "" } ], "container-title" : "Journal of Climate", "id" : "ITEM-2", "issue" : "19", "issued" : { "date-parts" : [ [ "2018" ] ] }, "page" : "7771-7787", "title" : "Attribution of Arctic Sea Ice Decline from 1953 to 2012 to Influences from Natural, Greenhouse Gas, and Anthropogenic Aerosol Forcing", "translator" : [ { "dropping-particle" : "", "family" : "J4746", "given" : "", "non-dropping-particle" : "", "parse-names" : false, "suffix" : "" } ], "type" : "article-journal", "volume" : "31" }, "uris" : [ "http://www.mendeley.com/documents/?uuid=4f6893f4-f392-4b60-86df-8e4e78443af0", "http://www.mendeley.com/documents/?uuid=bb2e148b-8d35-47a4-9a3c-ffbab4707f3f", "http://www.mendeley.com/documents/?uuid=4785a5d2-7127-4c92-a605-c39ceac3bd3e" ] } ], "mendeley" : { "formattedCitation" : "(Kirchmeier-Young et al., 2017; Mueller et al., 2018)", "plainTextFormattedCitation" : "(Kirchmeier-Young et al., 2017; Mueller et al., 2018)", "previouslyFormattedCitation" : "(Kirchmeier-Young et al., 2017; Mueller et al., 2018)" }, "properties" : { "noteIndex" : 0 }, "schema" : "https://github.com/citation-style-language/schema/raw/master/csl-citation.json" }</w:instrText>
      </w:r>
      <w:r>
        <w:rPr>
          <w:noProof/>
        </w:rPr>
        <w:fldChar w:fldCharType="separate"/>
      </w:r>
      <w:r w:rsidR="00393F8C">
        <w:rPr>
          <w:noProof/>
          <w:lang w:val="en-US"/>
        </w:rPr>
        <w:t>(Kirchmeier-Young et al., 2017; Mueller et al., 2018)</w:t>
      </w:r>
      <w:r>
        <w:rPr>
          <w:noProof/>
        </w:rPr>
        <w:fldChar w:fldCharType="end"/>
      </w:r>
      <w:r w:rsidRPr="00E457C1">
        <w:rPr>
          <w:noProof/>
          <w:lang w:val="en-US"/>
        </w:rPr>
        <w:t xml:space="preserve"> consistent with previous work </w:t>
      </w:r>
      <w:r>
        <w:rPr>
          <w:noProof/>
        </w:rPr>
        <w:fldChar w:fldCharType="begin" w:fldLock="1"/>
      </w:r>
      <w:r w:rsidR="00E719C0">
        <w:rPr>
          <w:noProof/>
          <w:lang w:val="en-US"/>
        </w:rPr>
        <w:instrText>ADDIN CSL_CITATION { "citationItems" : [ { "id" : "ITEM-1", "itemData" : { "DOI" : "10.1029/2009GL040546", "abstract" : "Simulations performed with general circulation models and a model of intermediate complexity show that the variability of the September sea ice extent in the Arctic of the 21st century increases first when the mean extent decreases from present-day values. A maximum of the variance is found when the mean September ice extent is around 3 million km2. For lower extents, the variance declines with the mean extent. The behavior is clearly different in Antarctica where the variance always decreases as the mean ice extent decreases, following roughly a square-root law compatible with very simple geometric arguments. Several mechanisms are responsible for the non-linear behavior of the Arctic. However, the strong interhemispheric contrast suggests that the difference in geometrical setting, with an open ocean in the south and a semi-closed basin in the north, plays a significant role.", "author" : [ { "dropping-particle" : "", "family" : "Goosse", "given" : "H", "non-dropping-particle" : "", "parse-names" : false, "suffix" : "" }, { "dropping-particle" : "", "family" : "Arzel", "given" : "O", "non-dropping-particle" : "", "parse-names" : false, "suffix" : "" }, { "dropping-particle" : "", "family" : "Bitz", "given" : "C M", "non-dropping-particle" : "", "parse-names" : false, "suffix" : "" }, { "dropping-particle" : "", "family" : "Montety", "given" : "A", "non-dropping-particle" : "de", "parse-names" : false, "suffix" : "" }, { "dropping-particle" : "", "family" : "Vancoppenolle", "given" : "M", "non-dropping-particle" : "", "parse-names" : false, "suffix" : "" } ], "container-title" : "Geophysical Research Letters", "id" : "ITEM-1", "issue" : "23", "issued" : { "date-parts" : [ [ "2009" ] ] }, "page" : "L23702", "title" : "Increased variability of the Arctic summer ice extent in a warmer climate", "translator" : [ { "dropping-particle" : "", "family" : "J5788", "given" : "", "non-dropping-particle" : "", "parse-names" : false, "suffix" : "" } ], "type" : "article-journal", "volume" : "36" }, "uris" : [ "http://www.mendeley.com/documents/?uuid=f6075f52-ff2e-4b1f-af3b-1734b86db890" ] } ], "mendeley" : { "formattedCitation" : "(Goosse et al., 2009)", "plainTextFormattedCitation" : "(Goosse et al., 2009)", "previouslyFormattedCitation" : "(Goosse et al., 2009)" }, "properties" : { "noteIndex" : 0 }, "schema" : "https://github.com/citation-style-language/schema/raw/master/csl-citation.json" }</w:instrText>
      </w:r>
      <w:r>
        <w:rPr>
          <w:noProof/>
        </w:rPr>
        <w:fldChar w:fldCharType="separate"/>
      </w:r>
      <w:r w:rsidR="00393F8C">
        <w:rPr>
          <w:noProof/>
          <w:lang w:val="en-US"/>
        </w:rPr>
        <w:t>(Goosse et al., 2009)</w:t>
      </w:r>
      <w:r>
        <w:rPr>
          <w:noProof/>
        </w:rPr>
        <w:fldChar w:fldCharType="end"/>
      </w:r>
      <w:r w:rsidRPr="00E457C1">
        <w:rPr>
          <w:noProof/>
          <w:lang w:val="en-US"/>
        </w:rPr>
        <w:t xml:space="preserve">, but neither study found a strong sensitivity of detection and attribution results to the change in variability. Further work has indicated that internally-driven summer atmospheric circulation trends with enhanced atmospheric ridges </w:t>
      </w:r>
      <w:r w:rsidRPr="00E457C1">
        <w:rPr>
          <w:lang w:val="en-US"/>
        </w:rPr>
        <w:t xml:space="preserve">over Greenland </w:t>
      </w:r>
      <w:r w:rsidRPr="00E457C1">
        <w:rPr>
          <w:noProof/>
          <w:lang w:val="en-US"/>
        </w:rPr>
        <w:t xml:space="preserve">and the Arctic Ocean, which project on the negative phase of the North Atlantic Oscillation </w:t>
      </w:r>
      <w:r w:rsidRPr="00E457C1">
        <w:rPr>
          <w:lang w:val="en-US"/>
        </w:rPr>
        <w:t xml:space="preserve">(Section 3.7.1), </w:t>
      </w:r>
      <w:r w:rsidRPr="00E457C1">
        <w:rPr>
          <w:noProof/>
          <w:lang w:val="en-US"/>
        </w:rPr>
        <w:t xml:space="preserve">play an important role in the observed Arctic sea ice loss </w:t>
      </w:r>
      <w:commentRangeStart w:id="1761"/>
      <w:r>
        <w:rPr>
          <w:noProof/>
        </w:rPr>
        <w:fldChar w:fldCharType="begin" w:fldLock="1"/>
      </w:r>
      <w:r w:rsidR="004D79F3">
        <w:rPr>
          <w:noProof/>
          <w:lang w:val="en-US"/>
        </w:rPr>
        <w:instrText>ADDIN CSL_CITATION { "citationItems" : [ { "id" : "ITEM-1", "itemData" : { "DOI" : "10.1038/nclimate3241", "ISSN" : "1758-678X", "abstract" : "The Arctic has seen rapid sea-ice decline in the past three decades, whilst warming at about twice the global average rate. Yet the relationship between Arctic warming and sea-ice loss is not well understood. Here, we present evidence that trends in summertime atmospheric circulation may have contributed as much as 60% to the September sea-ice extent decline since 1979. A tendency towards a stronger anticyclonic circulation over Greenland and the Arctic Ocean with a barotropic structure in the troposphere increased the downwelling longwave radiation above the ice by warming and moistening the lower troposphere. Model experiments, with reanalysis data constraining atmospheric circulation, replicate the observed thermodynamic response and indicate that the near-surface changes are dominated by circulation changes rather than feedbacks from the changing sea-ice cover. Internal variability dominates the Arctic summer circulation trend and may be responsible for about 30-50% of the overall decline in September sea ice since 1979.", "author" : [ { "dropping-particle" : "", "family" : "Ding", "given" : "Qinghua", "non-dropping-particle" : "", "parse-names" : false, "suffix" : "" }, { "dropping-particle" : "", "family" : "Schweiger", "given" : "Axel", "non-dropping-particle" : "", "parse-names" : false, "suffix" : "" }, { "dropping-particle" : "", "family" : "L\u2019Heureux", "given" : "Michelle", "non-dropping-particle" : "", "parse-names" : false, "suffix" : "" }, { "dropping-particle" : "", "family" : "Battisti", "given" : "David S.", "non-dropping-particle" : "", "parse-names" : false, "suffix" : "" }, { "dropping-particle" : "", "family" : "Po-Chedley", "given" : "Stephen", "non-dropping-particle" : "", "parse-names" : false, "suffix" : "" }, { "dropping-particle" : "", "family" : "Johnson", "given" : "Nathaniel C.", "non-dropping-particle" : "", "parse-names" : false, "suffix" : "" }, { "dropping-particle" : "", "family" : "Blanchard-Wrigglesworth", "given" : "Eduardo", "non-dropping-particle" : "", "parse-names" : false, "suffix" : "" }, { "dropping-particle" : "", "family" : "Harnos", "given" : "Kirstin", "non-dropping-particle" : "", "parse-names" : false, "suffix" : "" }, { "dropping-particle" : "", "family" : "Zhang", "given" : "Qin", "non-dropping-particle" : "", "parse-names" : false, "suffix" : "" }, { "dropping-particle" : "", "family" : "Eastman", "given" : "Ryan", "non-dropping-particle" : "", "parse-names" : false, "suffix" : "" }, { "dropping-particle" : "", "family" : "Steig", "given" : "Eric J.", "non-dropping-particle" : "", "parse-names" : false, "suffix" : "" } ], "container-title" : "Nature Climate Change", "id" : "ITEM-1", "issue" : "4", "issued" : { "date-parts" : [ [ "2017", "4", "13" ] ] }, "page" : "289-295", "publisher" : "Nature Publishing Group", "title" : "Influence of high-latitude atmospheric circulation changes on summertime Arctic sea ice", "translator" : [ { "dropping-particle" : "", "family" : "J4718", "given" : "", "non-dropping-particle" : "", "parse-names" : false, "suffix" : "" } ], "type" : "article-journal", "volume" : "7" }, "uris" : [ "http://www.mendeley.com/documents/?uuid=3802a3bb-c731-4fa2-a8ae-e36e8c73b5ab" ] } ], "mendeley" : { "formattedCitation" : "(Ding et al., 2017)", "manualFormatting" : "(Hanna et al., 2015; Ding et al., 2017)", "plainTextFormattedCitation" : "(Ding et al., 2017)", "previouslyFormattedCitation" : "(Ding et al., 2017)" }, "properties" : { "noteIndex" : 0 }, "schema" : "https://github.com/citation-style-language/schema/raw/master/csl-citation.json" }</w:instrText>
      </w:r>
      <w:r>
        <w:rPr>
          <w:noProof/>
        </w:rPr>
        <w:fldChar w:fldCharType="separate"/>
      </w:r>
      <w:r w:rsidR="00393F8C">
        <w:rPr>
          <w:noProof/>
          <w:lang w:val="en-US"/>
        </w:rPr>
        <w:t>(Hanna et al., 2015; Ding et al., 2017)</w:t>
      </w:r>
      <w:r>
        <w:rPr>
          <w:noProof/>
        </w:rPr>
        <w:fldChar w:fldCharType="end"/>
      </w:r>
      <w:commentRangeEnd w:id="1761"/>
      <w:r w:rsidR="00763066">
        <w:rPr>
          <w:rStyle w:val="CommentReference"/>
        </w:rPr>
        <w:commentReference w:id="1761"/>
      </w:r>
      <w:r w:rsidRPr="00E457C1">
        <w:rPr>
          <w:noProof/>
          <w:lang w:val="en-US"/>
        </w:rPr>
        <w:t>. A fingerprint analysis using the CESM large ensemble suggests that this internal variability accounts for 40</w:t>
      </w:r>
      <w:del w:id="1762" w:author="Sara M Tuson" w:date="2021-06-24T10:57:00Z">
        <w:r w:rsidRPr="00E457C1" w:rsidDel="00D269C7">
          <w:rPr>
            <w:noProof/>
            <w:lang w:val="en-US"/>
          </w:rPr>
          <w:delText>-</w:delText>
        </w:r>
      </w:del>
      <w:ins w:id="1763" w:author="Sara M Tuson" w:date="2021-06-24T10:57:00Z">
        <w:r w:rsidR="00D269C7">
          <w:rPr>
            <w:noProof/>
            <w:lang w:val="en-US"/>
          </w:rPr>
          <w:t>–</w:t>
        </w:r>
      </w:ins>
      <w:r w:rsidRPr="00E457C1">
        <w:rPr>
          <w:noProof/>
          <w:lang w:val="en-US"/>
        </w:rPr>
        <w:t xml:space="preserve">50% of the observed September Arctic sea ice decline </w:t>
      </w:r>
      <w:r>
        <w:rPr>
          <w:noProof/>
        </w:rPr>
        <w:fldChar w:fldCharType="begin" w:fldLock="1"/>
      </w:r>
      <w:r w:rsidR="00E719C0">
        <w:rPr>
          <w:noProof/>
          <w:lang w:val="en-US"/>
        </w:rPr>
        <w:instrText>ADDIN CSL_CITATION { "citationItems" : [ { "id" : "ITEM-1", "itemData" : { "DOI" : "10.1038/s41561-018-0256-8", "ISSN" : "1752-0908", "abstract" : "The relative contribution and physical drivers of internal variability in recent Arctic sea ice loss remain open questions, leaving up for debate whether global climate models used for climate projection lack sufficient sensitivity in the Arctic to climate forcing. Here, through analysis of large ensembles of fully coupled climate model simulations with historical radiative forcing, we present an important internal mechanism arising from low-frequency Arctic atmospheric variability in models that can cause substantial summer sea ice melting in addition to that due to anthropogenic forcing. This simulated internal variability shows a strong similarity to the observed Arctic atmospheric change in the past 37 years. Through a fingerprint pattern matching method, we estimate that this internal variability contributes to about 40\u201350% of observed multi-decadal decline in Arctic sea ice. Our study also suggests that global climate models may not actually underestimate sea ice sensitivities in the Arctic, but have trouble fully replicating an observed linkage between the Arctic and lower latitudes in recent decades. Further improvements in simulating the observed Arctic\u2013global linkage are thus necessary before the Arctic\u2019s sensitivity to global warming in models can be quantified with confidence.", "author" : [ { "dropping-particle" : "", "family" : "Ding", "given" : "Qinghua", "non-dropping-particle" : "", "parse-names" : false, "suffix" : "" }, { "dropping-particle" : "", "family" : "Schweiger", "given" : "Axel", "non-dropping-particle" : "", "parse-names" : false, "suffix" : "" }, { "dropping-particle" : "", "family" : "L\u2019Heureux", "given" : "Michelle", "non-dropping-particle" : "", "parse-names" : false, "suffix" : "" }, { "dropping-particle" : "", "family" : "Steig", "given" : "Eric J", "non-dropping-particle" : "", "parse-names" : false, "suffix" : "" }, { "dropping-particle" : "", "family" : "Battisti", "given" : "David S", "non-dropping-particle" : "", "parse-names" : false, "suffix" : "" }, { "dropping-particle" : "", "family" : "Johnson", "given" : "Nathaniel C", "non-dropping-particle" : "", "parse-names" : false, "suffix" : "" }, { "dropping-particle" : "", "family" : "Blanchard-Wrigglesworth", "given" : "Eduardo", "non-dropping-particle" : "", "parse-names" : false, "suffix" : "" }, { "dropping-particle" : "", "family" : "Po-Chedley", "given" : "Stephen", "non-dropping-particle" : "", "parse-names" : false, "suffix" : "" }, { "dropping-particle" : "", "family" : "Zhang", "given" : "Qin", "non-dropping-particle" : "", "parse-names" : false, "suffix" : "" }, { "dropping-particle" : "", "family" : "Harnos", "given" : "Kirstin", "non-dropping-particle" : "", "parse-names" : false, "suffix" : "" }, { "dropping-particle" : "", "family" : "Bushuk", "given" : "Mitchell", "non-dropping-particle" : "", "parse-names" : false, "suffix" : "" }, { "dropping-particle" : "", "family" : "Markle", "given" : "Bradley", "non-dropping-particle" : "", "parse-names" : false, "suffix" : "" }, { "dropping-particle" : "", "family" : "Baxter", "given" : "Ian", "non-dropping-particle" : "", "parse-names" : false, "suffix" : "" } ], "container-title" : "Nature Geoscience", "id" : "ITEM-1", "issue" : "1", "issued" : { "date-parts" : [ [ "2019" ] ] }, "page" : "28-33", "title" : "Fingerprints of internal drivers of Arctic sea ice loss in observations and model simulations", "translator" : [ { "dropping-particle" : "", "family" : "J5787", "given" : "", "non-dropping-particle" : "", "parse-names" : false, "suffix" : "" } ], "type" : "article-journal", "volume" : "12" }, "uris" : [ "http://www.mendeley.com/documents/?uuid=54d02e9d-2f21-44bc-965b-b6d6a8168165" ] }, { "id" : "ITEM-2", "itemData" : { "DOI" : "10.1175/JCLI-D-18-0864.1", "ISSN" : "0894-8755", "abstract" : "Over the last half century, the Arctic sea ice cover has declined dramatically. Current estimates suggest that, for the Arctic as a whole, nearly one-half of the observed loss of summer sea ice cover is not due to anthropogenic forcing but rather is due to internal variability. Using the 40 members of the Community Earth System Model Large Ensemble (CESM-LE), our analysis provides the first regional assessment of the role of internal variability on the observed sea ice loss. The CESM-LE is one of the best available models for such an analysis, because it performs better than other CMIP5 models for many metrics of importance. Our study reveals that the local contribution of internal variability has a large range and strongly depends on the month and region in question. We find that the pattern of internal variability is highly nonuniform over the Arctic, with internal variability accounting for less than 10% of late summer (August\u2013September) East Siberian Sea sea ice loss but more than 60% of the Kara Sea sea ice loss. In contrast, spring (April\u2013May) sea ice loss, notably in the Barents Sea, has so far been dominated by internal variability.", "author" : [ { "dropping-particle" : "", "family" : "England", "given" : "Mark", "non-dropping-particle" : "", "parse-names" : false, "suffix" : "" }, { "dropping-particle" : "", "family" : "Jahn", "given" : "Alexandra", "non-dropping-particle" : "", "parse-names" : false, "suffix" : "" }, { "dropping-particle" : "", "family" : "Polvani", "given" : "Lorenzo", "non-dropping-particle" : "", "parse-names" : false, "suffix" : "" } ], "container-title" : "Journal of Climate", "id" : "ITEM-2", "issue" : "13", "issued" : { "date-parts" : [ [ "2019", "6", "17" ] ] }, "page" : "4039-4053", "title" : "Nonuniform Contribution of Internal Variability to Recent Arctic Sea Ice Loss", "translator" : [ { "dropping-particle" : "", "family" : "J6770", "given" : "", "non-dropping-particle" : "", "parse-names" : false, "suffix" : "" } ], "type" : "article-journal", "volume" : "32" }, "uris" : [ "http://www.mendeley.com/documents/?uuid=c532f90a-d4d6-4efd-858c-8e198b035867" ] } ], "mendeley" : { "formattedCitation" : "(Ding et al., 2019; England et al., 2019)", "plainTextFormattedCitation" : "(Ding et al., 2019; England et al., 2019)", "previouslyFormattedCitation" : "(Ding et al., 2019; England et al., 2019)" }, "properties" : { "noteIndex" : 0 }, "schema" : "https://github.com/citation-style-language/schema/raw/master/csl-citation.json" }</w:instrText>
      </w:r>
      <w:r>
        <w:rPr>
          <w:noProof/>
        </w:rPr>
        <w:fldChar w:fldCharType="separate"/>
      </w:r>
      <w:r w:rsidR="00393F8C">
        <w:rPr>
          <w:noProof/>
          <w:lang w:val="en-US"/>
        </w:rPr>
        <w:t>(Ding et al., 2019; England et al., 2019)</w:t>
      </w:r>
      <w:r>
        <w:rPr>
          <w:noProof/>
        </w:rPr>
        <w:fldChar w:fldCharType="end"/>
      </w:r>
      <w:r w:rsidRPr="00E457C1">
        <w:rPr>
          <w:noProof/>
          <w:lang w:val="en-US"/>
        </w:rPr>
        <w:t xml:space="preserve">. Internally-generated decadal tropical variability and associated atmospheric teleconnections were suggested to </w:t>
      </w:r>
      <w:r w:rsidR="00D03CBE" w:rsidRPr="00E457C1">
        <w:rPr>
          <w:noProof/>
          <w:lang w:val="en-US"/>
        </w:rPr>
        <w:t xml:space="preserve">have </w:t>
      </w:r>
      <w:r w:rsidRPr="00E457C1">
        <w:rPr>
          <w:noProof/>
          <w:lang w:val="en-US"/>
        </w:rPr>
        <w:t>contribute</w:t>
      </w:r>
      <w:r w:rsidR="00D03CBE" w:rsidRPr="00E457C1">
        <w:rPr>
          <w:noProof/>
          <w:lang w:val="en-US"/>
        </w:rPr>
        <w:t>d</w:t>
      </w:r>
      <w:r w:rsidRPr="00E457C1">
        <w:rPr>
          <w:noProof/>
          <w:lang w:val="en-US"/>
        </w:rPr>
        <w:t xml:space="preserve"> to the changing atmospheric circulation in the Arctic and the associated rapid sea ice decline from 2000 to 2014 </w:t>
      </w:r>
      <w:r>
        <w:fldChar w:fldCharType="begin" w:fldLock="1"/>
      </w:r>
      <w:r w:rsidR="00E719C0">
        <w:rPr>
          <w:noProof/>
          <w:lang w:val="en-US"/>
        </w:rPr>
        <w:instrText>ADDIN CSL_CITATION { "citationItems" : [ { "id" : "ITEM-1", "itemData" : { "DOI" : "10.1029/2018GL079989", "abstract" : "Abstract The trend for cold-season (November-December-January-February, NDJF) decreases in Arctic sea ice extent from 2000 to 2014 was about a factor of two larger than the 1979\u20132000 trend, and the warm-season (June-July-August-September, JJAS) trend was about a factor of three larger. Sensitivity experiments with an atmospheric model show that a negative convective heating anomaly in the tropical Pacific, associated with the negative Interdecadal Pacific Oscillation phase after 2000, produces an atmospheric teleconnection pattern over the Arctic comparable to the observations in NDJF but not JJAS. A positive convective heating anomaly over the tropical Atlantic, associated with warming sea surface temperatures there in the 2000\u20132014 period, produces a teleconnection pattern over the Arctic comparable to the observations in JJAS but not NDJF. Thus, the observed anomalously strong Arctic surface winds and sea ice drifts after 2000, which produced accelerated decreases in sea ice extent, likely had contributions from decadal-time scale variability in the tropical Pacific and Atlantic.", "author" : [ { "dropping-particle" : "", "family" : "Meehl", "given" : "Gerald A", "non-dropping-particle" : "", "parse-names" : false, "suffix" : "" }, { "dropping-particle" : "", "family" : "Chung", "given" : "Christine T Y", "non-dropping-particle" : "", "parse-names" : false, "suffix" : "" }, { "dropping-particle" : "", "family" : "Arblaster", "given" : "Julie M", "non-dropping-particle" : "", "parse-names" : false, "suffix" : "" }, { "dropping-particle" : "", "family" : "Holland", "given" : "Marika M", "non-dropping-particle" : "", "parse-names" : false, "suffix" : "" }, { "dropping-particle" : "", "family" : "Bitz", "given" : "Cecilia M", "non-dropping-particle" : "", "parse-names" : false, "suffix" : "" } ], "container-title" : "Geophysical Research Letters", "id" : "ITEM-1", "issue" : "20", "issued" : { "date-parts" : [ [ "2018" ] ] }, "page" : "11,311-326,333", "title" : "Tropical Decadal Variability and the Rate of Arctic Sea Ice Decrease", "translator" : [ { "dropping-particle" : "", "family" : "J5786", "given" : "", "non-dropping-particle" : "", "parse-names" : false, "suffix" : "" } ], "type" : "article-journal", "volume" : "45" }, "uris" : [ "http://www.mendeley.com/documents/?uuid=0694a612-fc1a-4be4-90d2-fe16a4939ff4" ] } ], "mendeley" : { "formattedCitation" : "(Meehl et al., 2018)", "plainTextFormattedCitation" : "(Meehl et al., 2018)", "previouslyFormattedCitation" : "(Meehl et al., 2018)" }, "properties" : { "noteIndex" : 0 }, "schema" : "https://github.com/citation-style-language/schema/raw/master/csl-citation.json" }</w:instrText>
      </w:r>
      <w:r>
        <w:fldChar w:fldCharType="separate"/>
      </w:r>
      <w:r w:rsidR="00393F8C">
        <w:rPr>
          <w:noProof/>
          <w:lang w:val="en-US"/>
        </w:rPr>
        <w:t>(Meehl et al., 2018)</w:t>
      </w:r>
      <w:r>
        <w:fldChar w:fldCharType="end"/>
      </w:r>
      <w:r w:rsidRPr="00E457C1">
        <w:rPr>
          <w:noProof/>
          <w:lang w:val="en-US"/>
        </w:rPr>
        <w:t>.</w:t>
      </w:r>
    </w:p>
    <w:p w14:paraId="2A6E16CA" w14:textId="77777777" w:rsidR="009F594A" w:rsidRPr="00E457C1" w:rsidRDefault="009F594A" w:rsidP="009F594A">
      <w:pPr>
        <w:pStyle w:val="AR6BodyText"/>
        <w:rPr>
          <w:noProof/>
          <w:lang w:val="en-US"/>
        </w:rPr>
      </w:pPr>
    </w:p>
    <w:p w14:paraId="5C6D0937" w14:textId="66893B31" w:rsidR="009F594A" w:rsidRPr="00E457C1" w:rsidRDefault="009F594A" w:rsidP="009F594A">
      <w:pPr>
        <w:pStyle w:val="AR6BodyText"/>
        <w:rPr>
          <w:noProof/>
          <w:lang w:val="en-US"/>
        </w:rPr>
      </w:pPr>
      <w:r w:rsidRPr="00E457C1">
        <w:rPr>
          <w:noProof/>
          <w:lang w:val="en-US"/>
        </w:rPr>
        <w:t xml:space="preserve">Some recent studies evaluated the human contribution to recent record minimum SIE events in the Arctic. Analysing CMIP5 simulations, </w:t>
      </w:r>
      <w:r>
        <w:rPr>
          <w:noProof/>
        </w:rPr>
        <w:fldChar w:fldCharType="begin" w:fldLock="1"/>
      </w:r>
      <w:r w:rsidR="00E719C0">
        <w:rPr>
          <w:noProof/>
          <w:lang w:val="en-US"/>
        </w:rPr>
        <w:instrText>ADDIN CSL_CITATION { "citationItems" : [ { "id" : "ITEM-1", "itemData" : { "author" : [ { "dropping-particle" : "", "family" : "Zhang", "given" : "Rong", "non-dropping-particle" : "", "parse-names" : false, "suffix" : "" }, { "dropping-particle" : "", "family" : "Knutson", "given" : "Thomas R", "non-dropping-particle" : "", "parse-names" : false, "suffix" : "" } ], "container-title" : "Bulletin of the American Meteorological Society", "id" : "ITEM-1", "issue" : "9", "issued" : { "date-parts" : [ [ "2013" ] ] }, "page" : "S23", "publisher" : "American Meteorological Society", "title" : "The role of global climate change in the extreme low summer Arctic sea ice extent in 2012", "translator" : [ { "dropping-particle" : "", "family" : "J7026", "given" : "", "non-dropping-particle" : "", "parse-names" : false, "suffix" : "" } ], "type" : "article-journal", "volume" : "94" }, "uris" : [ "http://www.mendeley.com/documents/?uuid=f0c48f03-aa0e-459a-9066-25860d9ff86b", "http://www.mendeley.com/documents/?uuid=21618d7f-0f90-461c-b1f4-bb6249ca383e" ] } ], "mendeley" : { "formattedCitation" : "(Zhang and Knutson, 2013)", "manualFormatting" : "Zhang and Knutson (2013)", "plainTextFormattedCitation" : "(Zhang and Knutson, 2013)", "previouslyFormattedCitation" : "(Zhang and Knutson, 2013)" }, "properties" : { "noteIndex" : 0 }, "schema" : "https://github.com/citation-style-language/schema/raw/master/csl-citation.json" }</w:instrText>
      </w:r>
      <w:r>
        <w:rPr>
          <w:noProof/>
        </w:rPr>
        <w:fldChar w:fldCharType="separate"/>
      </w:r>
      <w:r w:rsidR="00393F8C">
        <w:rPr>
          <w:noProof/>
          <w:lang w:val="en-US"/>
        </w:rPr>
        <w:t>Zhang and Knutson (2013)</w:t>
      </w:r>
      <w:r>
        <w:rPr>
          <w:noProof/>
        </w:rPr>
        <w:fldChar w:fldCharType="end"/>
      </w:r>
      <w:r w:rsidRPr="00E457C1">
        <w:rPr>
          <w:noProof/>
          <w:lang w:val="en-US"/>
        </w:rPr>
        <w:t xml:space="preserve"> found that the observed 2012 record low in September Arctic SIE is inconsistent with internal climate variability alone. Based on several large ensembles, </w:t>
      </w:r>
      <w:r>
        <w:rPr>
          <w:noProof/>
        </w:rPr>
        <w:fldChar w:fldCharType="begin" w:fldLock="1"/>
      </w:r>
      <w:r w:rsidR="00E719C0">
        <w:rPr>
          <w:noProof/>
          <w:lang w:val="en-US"/>
        </w:rPr>
        <w:instrText>ADDIN CSL_CITATION { "citationItems" : [ { "id" : "ITEM-1", "itemData" : { "DOI" : "10.1175/JCLI-D-16-0412.1", "abstract" : " AbstractArctic sea ice extent (SIE) has decreased over recent decades, with record-setting minimum events in 2007 and again in 2012. A question of interest across many disciplines concerns the extent to which such extreme events can be attributed to anthropogenic influences. First, a detection and attribution analysis is performed for trends in SIE anomalies over the observed period. The main objective of this study is an event attribution analysis for extreme minimum events in Arctic SIE. Although focus is placed on the 2012 event, the results are generalized to extreme events of other magnitudes, including both past and potential future extremes. Several ensembles of model responses are used, including two single-model large ensembles. Using several different metrics to define the events in question, it is shown that an extreme SIE minimum of the magnitude seen in 2012 is consistent with a scenario including anthropogenic influence and is extremely unlikely in a scenario excluding anthropogenic influence. Hence, the 2012 Arctic sea ice minimum provides a counterexample to the often-quoted idea that individual extreme events cannot be attributed to human influence. ", "author" : [ { "dropping-particle" : "", "family" : "Kirchmeier-Young", "given" : "Megan C", "non-dropping-particle" : "", "parse-names" : false, "suffix" : "" }, { "dropping-particle" : "", "family" : "Zwiers", "given" : "Francis W", "non-dropping-particle" : "", "parse-names" : false, "suffix" : "" }, { "dropping-particle" : "", "family" : "Gillett", "given" : "Nathan P", "non-dropping-particle" : "", "parse-names" : false, "suffix" : "" } ], "container-title" : "Journal of Climate", "id" : "ITEM-1", "issue" : "2", "issued" : { "date-parts" : [ [ "2017" ] ] }, "page" : "553-571", "title" : "Attribution of Extreme Events in Arctic Sea Ice Extent", "translator" : [ { "dropping-particle" : "", "family" : "J4485", "given" : "", "non-dropping-particle" : "", "parse-names" : false, "suffix" : "" } ], "type" : "article-journal", "volume" : "30" }, "uris" : [ "http://www.mendeley.com/documents/?uuid=b0e1bf0f-b7a2-4ac9-be06-e79e4f700498" ] } ], "mendeley" : { "formattedCitation" : "(Kirchmeier-Young et al., 2017)", "manualFormatting" : "Kirchmeier-Young et al. (2017)", "plainTextFormattedCitation" : "(Kirchmeier-Young et al., 2017)", "previouslyFormattedCitation" : "(Kirchmeier-Young et al., 2017)" }, "properties" : { "noteIndex" : 0 }, "schema" : "https://github.com/citation-style-language/schema/raw/master/csl-citation.json" }</w:instrText>
      </w:r>
      <w:r>
        <w:rPr>
          <w:noProof/>
        </w:rPr>
        <w:fldChar w:fldCharType="separate"/>
      </w:r>
      <w:r w:rsidR="00393F8C">
        <w:rPr>
          <w:noProof/>
          <w:lang w:val="en-US"/>
        </w:rPr>
        <w:t>Kirchmeier-Young et al. (2017)</w:t>
      </w:r>
      <w:r>
        <w:rPr>
          <w:noProof/>
        </w:rPr>
        <w:fldChar w:fldCharType="end"/>
      </w:r>
      <w:r w:rsidRPr="00E457C1">
        <w:rPr>
          <w:noProof/>
          <w:lang w:val="en-US"/>
        </w:rPr>
        <w:t xml:space="preserve"> concluded that the observed 2012 SIE minimum cannot be </w:t>
      </w:r>
      <w:r w:rsidR="00D03CBE" w:rsidRPr="00E457C1">
        <w:rPr>
          <w:noProof/>
          <w:lang w:val="en-US"/>
        </w:rPr>
        <w:t>reproduced in a simulation</w:t>
      </w:r>
      <w:r w:rsidRPr="00E457C1">
        <w:rPr>
          <w:noProof/>
          <w:lang w:val="en-US"/>
        </w:rPr>
        <w:t xml:space="preserve"> excluding human influence. </w:t>
      </w:r>
      <w:r>
        <w:rPr>
          <w:noProof/>
        </w:rPr>
        <w:fldChar w:fldCharType="begin" w:fldLock="1"/>
      </w:r>
      <w:r w:rsidR="00E719C0">
        <w:rPr>
          <w:noProof/>
          <w:lang w:val="en-US"/>
        </w:rPr>
        <w:instrText>ADDIN CSL_CITATION { "citationItems" : [ { "id" : "ITEM-1", "itemData" : { "DOI" : "10.1175/BAMS-D-16-0153.1", "author" : [ { "dropping-particle" : "", "family" : "Fu\u010dkar", "given" : "Neven S", "non-dropping-particle" : "", "parse-names" : false, "suffix" : "" }, { "dropping-particle" : "", "family" : "Massonnet", "given" : "Fran\u00e7ois", "non-dropping-particle" : "", "parse-names" : false, "suffix" : "" }, { "dropping-particle" : "", "family" : "Guemas", "given" : "Virginie", "non-dropping-particle" : "", "parse-names" : false, "suffix" : "" }, { "dropping-particle" : "", "family" : "Garc\u00eda-Serrano", "given" : "Javier", "non-dropping-particle" : "", "parse-names" : false, "suffix" : "" }, { "dropping-particle" : "", "family" : "Bellprat", "given" : "Omar", "non-dropping-particle" : "", "parse-names" : false, "suffix" : "" }, { "dropping-particle" : "", "family" : "Acosta", "given" : "Mario", "non-dropping-particle" : "", "parse-names" : false, "suffix" : "" }, { "dropping-particle" : "", "family" : "Doblas-Reyes", "given" : "Francisco J", "non-dropping-particle" : "", "parse-names" : false, "suffix" : "" } ], "container-title" : "Bulletin of the American Meteorological Society", "id" : "ITEM-1", "issue" : "12", "issued" : { "date-parts" : [ [ "2016" ] ] }, "page" : "S136-S140", "title" : "Record Low Northern Hemisphere Sea Ice Extent in March 2015", "translator" : [ { "dropping-particle" : "", "family" : "J4486", "given" : "", "non-dropping-particle" : "", "parse-names" : false, "suffix" : "" } ], "type" : "article-journal", "volume" : "97" }, "uris" : [ "http://www.mendeley.com/documents/?uuid=556996e0-4e23-49dc-8fc0-c48235866ea5" ] } ], "mendeley" : { "formattedCitation" : "(Fu\u010dkar et al., 2016)", "manualFormatting" : "Fu\u010dkar et al. (2016)", "plainTextFormattedCitation" : "(Fu\u010dkar et al., 2016)", "previouslyFormattedCitation" : "(Fu\u010dkar et al., 2016)" }, "properties" : { "noteIndex" : 0 }, "schema" : "https://github.com/citation-style-language/schema/raw/master/csl-citation.json" }</w:instrText>
      </w:r>
      <w:r>
        <w:rPr>
          <w:noProof/>
        </w:rPr>
        <w:fldChar w:fldCharType="separate"/>
      </w:r>
      <w:r w:rsidR="00393F8C">
        <w:rPr>
          <w:noProof/>
          <w:lang w:val="en-US"/>
        </w:rPr>
        <w:t>Fučkar et al. (2016)</w:t>
      </w:r>
      <w:r>
        <w:rPr>
          <w:noProof/>
        </w:rPr>
        <w:fldChar w:fldCharType="end"/>
      </w:r>
      <w:r w:rsidRPr="00E457C1">
        <w:rPr>
          <w:noProof/>
          <w:lang w:val="en-US"/>
        </w:rPr>
        <w:t xml:space="preserve"> showed that climate change contributed to the record low March Arctic SIE in 2015, which was accompanied by the record min</w:t>
      </w:r>
      <w:r w:rsidR="00ED72C4" w:rsidRPr="00E457C1">
        <w:rPr>
          <w:noProof/>
          <w:lang w:val="en-US"/>
        </w:rPr>
        <w:t>i</w:t>
      </w:r>
      <w:r w:rsidRPr="00E457C1">
        <w:rPr>
          <w:noProof/>
          <w:lang w:val="en-US"/>
        </w:rPr>
        <w:t xml:space="preserve">mum </w:t>
      </w:r>
      <w:r w:rsidRPr="00E457C1">
        <w:rPr>
          <w:noProof/>
          <w:lang w:val="en-US"/>
        </w:rPr>
        <w:lastRenderedPageBreak/>
        <w:t xml:space="preserve">SIE in the Sea of Okhotsk </w:t>
      </w:r>
      <w:r>
        <w:rPr>
          <w:noProof/>
        </w:rPr>
        <w:fldChar w:fldCharType="begin" w:fldLock="1"/>
      </w:r>
      <w:r w:rsidR="00E719C0">
        <w:rPr>
          <w:noProof/>
          <w:lang w:val="en-US"/>
        </w:rPr>
        <w:instrText>ADDIN CSL_CITATION { "citationItems" : [ { "id" : "ITEM-1", "itemData" : { "DOI" : "10.1175/JCLI-D-16-0587.1", "abstract" : " AbstractIn 2015, the sea ice extent (SIE) over the Sea of Okhotsk (Okhotsk SIE) hit a record low since 1979 during February\u2013March, the period when the sea ice extent generally reaches its annual maximum. To quantify the role of anthropogenic influences on the changes observed in Okhotsk SIE, this study employed a fraction of attributable risk (FAR) analysis to compare the probability of occurrence of extreme Okhotsk SIE events and long-term SIE trends using phase 5 of the Coupled Model Intercomparison Project (CMIP5) multimodel simulations performed with and without anthropogenic forcing. It was found that because of anthropogenic influence, both the probability of extreme low Okhotsk SIEs that exceed the 2015 event and the observed long-term trends during 1979\u20132015 have increased by more than 4 times (FAR = 0.76 to 1). In addition, it is suggested that a strong negative phase of the North Pacific Oscillation (NPO) during midwinter (January\u2013February) 2015 also contributed to the 2015 extreme SIE event. An analysis based on multiple linear regression was conducted to quantify relative contributions of the external forcing (anthropogenic plus natural) and the NPO (internal variability) to the observed SIE changes. About 56.0% and 24.7% of the 2015 SIE anomaly was estimated to be attributable to the external forcing and the strong negative NPO influence, respectively. The external forcing was also found to explain about 86.1% of the observed long-term SIE trend. Further, projections from the CMIP5 models indicate that a sea ice\u2013free condition may occur in the Sea of Okhotsk by the late twenty-first century in some models. ", "author" : [ { "dropping-particle" : "", "family" : "Paik", "given" : "Seungmok", "non-dropping-particle" : "", "parse-names" : false, "suffix" : "" }, { "dropping-particle" : "", "family" : "Min", "given" : "Seung-Ki", "non-dropping-particle" : "", "parse-names" : false, "suffix" : "" }, { "dropping-particle" : "", "family" : "Kim", "given" : "Yeon-Hee", "non-dropping-particle" : "", "parse-names" : false, "suffix" : "" }, { "dropping-particle" : "", "family" : "Kim", "given" : "Baek-Min", "non-dropping-particle" : "", "parse-names" : false, "suffix" : "" }, { "dropping-particle" : "", "family" : "Shiogama", "given" : "Hideo", "non-dropping-particle" : "", "parse-names" : false, "suffix" : "" }, { "dropping-particle" : "", "family" : "Heo", "given" : "Joonghyeok", "non-dropping-particle" : "", "parse-names" : false, "suffix" : "" } ], "container-title" : "Journal of Climate", "id" : "ITEM-1", "issue" : "12", "issued" : { "date-parts" : [ [ "2017" ] ] }, "page" : "4693-4703", "title" : "Attributing Causes of 2015 Record Minimum Sea-Ice Extent in the Sea of Okhotsk", "translator" : [ { "dropping-particle" : "", "family" : "J4838", "given" : "", "non-dropping-particle" : "", "parse-names" : false, "suffix" : "" } ], "type" : "article-journal", "volume" : "30" }, "uris" : [ "http://www.mendeley.com/documents/?uuid=70731aa6-0f65-4b87-8213-ad469e089860" ] } ], "mendeley" : { "formattedCitation" : "(Paik et al., 2017)", "plainTextFormattedCitation" : "(Paik et al., 2017)", "previouslyFormattedCitation" : "(Paik et al., 2017)" }, "properties" : { "noteIndex" : 0 }, "schema" : "https://github.com/citation-style-language/schema/raw/master/csl-citation.json" }</w:instrText>
      </w:r>
      <w:r>
        <w:rPr>
          <w:noProof/>
        </w:rPr>
        <w:fldChar w:fldCharType="separate"/>
      </w:r>
      <w:r w:rsidR="00393F8C">
        <w:rPr>
          <w:noProof/>
          <w:lang w:val="en-US"/>
        </w:rPr>
        <w:t>(Paik et al., 2017)</w:t>
      </w:r>
      <w:r>
        <w:rPr>
          <w:noProof/>
        </w:rPr>
        <w:fldChar w:fldCharType="end"/>
      </w:r>
      <w:r w:rsidRPr="00E457C1">
        <w:rPr>
          <w:noProof/>
          <w:lang w:val="en-US"/>
        </w:rPr>
        <w:t>.</w:t>
      </w:r>
    </w:p>
    <w:p w14:paraId="5E0767E8" w14:textId="77777777" w:rsidR="009F594A" w:rsidRPr="00E457C1" w:rsidRDefault="009F594A" w:rsidP="009F594A">
      <w:pPr>
        <w:pStyle w:val="AR6BodyText"/>
        <w:rPr>
          <w:noProof/>
          <w:lang w:val="en-US"/>
        </w:rPr>
      </w:pPr>
    </w:p>
    <w:p w14:paraId="5D2A22D2" w14:textId="10C3734B" w:rsidR="009F594A" w:rsidRPr="00E457C1" w:rsidRDefault="009F594A" w:rsidP="009F594A">
      <w:pPr>
        <w:pStyle w:val="AR6BodyText"/>
        <w:rPr>
          <w:noProof/>
          <w:lang w:val="en-US"/>
        </w:rPr>
      </w:pPr>
      <w:r w:rsidRPr="00E457C1">
        <w:rPr>
          <w:rFonts w:eastAsia="Malgun Gothic"/>
          <w:noProof/>
          <w:lang w:val="en-US" w:eastAsia="ko-KR"/>
        </w:rPr>
        <w:t xml:space="preserve">Based on the new attribution studies since AR5, we conclude that it is </w:t>
      </w:r>
      <w:r w:rsidRPr="00E457C1">
        <w:rPr>
          <w:rFonts w:eastAsia="Malgun Gothic"/>
          <w:i/>
          <w:noProof/>
          <w:lang w:val="en-US" w:eastAsia="ko-KR"/>
        </w:rPr>
        <w:t>very likely</w:t>
      </w:r>
      <w:r w:rsidRPr="00E457C1">
        <w:rPr>
          <w:rFonts w:eastAsia="Malgun Gothic"/>
          <w:noProof/>
          <w:lang w:val="en-US" w:eastAsia="ko-KR"/>
        </w:rPr>
        <w:t xml:space="preserve"> that anthropogenic forcing mainly due to greenhouse gas increases </w:t>
      </w:r>
      <w:r w:rsidR="0087611F" w:rsidRPr="00E457C1">
        <w:rPr>
          <w:rFonts w:eastAsia="Malgun Gothic"/>
          <w:noProof/>
          <w:lang w:val="en-US" w:eastAsia="ko-KR"/>
        </w:rPr>
        <w:t>w</w:t>
      </w:r>
      <w:r w:rsidR="00D03CBE" w:rsidRPr="00E457C1">
        <w:rPr>
          <w:rFonts w:eastAsia="Malgun Gothic"/>
          <w:noProof/>
          <w:lang w:val="en-US" w:eastAsia="ko-KR"/>
        </w:rPr>
        <w:t>as</w:t>
      </w:r>
      <w:r w:rsidR="0087611F" w:rsidRPr="00E457C1">
        <w:rPr>
          <w:rFonts w:eastAsia="Malgun Gothic"/>
          <w:noProof/>
          <w:lang w:val="en-US" w:eastAsia="ko-KR"/>
        </w:rPr>
        <w:t xml:space="preserve"> the main driver of </w:t>
      </w:r>
      <w:r w:rsidRPr="00E457C1">
        <w:rPr>
          <w:rFonts w:eastAsia="Malgun Gothic"/>
          <w:noProof/>
          <w:lang w:val="en-US" w:eastAsia="ko-KR"/>
        </w:rPr>
        <w:t xml:space="preserve">Arctic sea ice loss since 1979. </w:t>
      </w:r>
      <w:r w:rsidR="00F53CFF" w:rsidRPr="00E457C1">
        <w:rPr>
          <w:rFonts w:eastAsia="Malgun Gothic"/>
          <w:noProof/>
          <w:lang w:val="en-US" w:eastAsia="ko-KR"/>
        </w:rPr>
        <w:t>I</w:t>
      </w:r>
      <w:r w:rsidRPr="00E457C1">
        <w:rPr>
          <w:rFonts w:eastAsia="Malgun Gothic"/>
          <w:noProof/>
          <w:lang w:val="en-US" w:eastAsia="ko-KR"/>
        </w:rPr>
        <w:t xml:space="preserve">ncreases in anthropogenic aerosols have offset part of the </w:t>
      </w:r>
      <w:bookmarkStart w:id="1764" w:name="_Hlk66192363"/>
      <w:r w:rsidRPr="00E457C1">
        <w:rPr>
          <w:rFonts w:eastAsia="Malgun Gothic"/>
          <w:noProof/>
          <w:lang w:val="en-US" w:eastAsia="ko-KR"/>
        </w:rPr>
        <w:t>greenhouse</w:t>
      </w:r>
      <w:r w:rsidR="00320716" w:rsidRPr="00E457C1">
        <w:rPr>
          <w:rFonts w:eastAsia="Malgun Gothic"/>
          <w:noProof/>
          <w:lang w:val="en-US" w:eastAsia="ko-KR"/>
        </w:rPr>
        <w:t xml:space="preserve"> </w:t>
      </w:r>
      <w:r w:rsidRPr="00E457C1">
        <w:rPr>
          <w:rFonts w:eastAsia="Malgun Gothic"/>
          <w:noProof/>
          <w:lang w:val="en-US" w:eastAsia="ko-KR"/>
        </w:rPr>
        <w:t>gas</w:t>
      </w:r>
      <w:r w:rsidR="00320716" w:rsidRPr="00E457C1">
        <w:rPr>
          <w:rFonts w:eastAsia="Malgun Gothic"/>
          <w:noProof/>
          <w:lang w:val="en-US" w:eastAsia="ko-KR"/>
        </w:rPr>
        <w:t xml:space="preserve"> </w:t>
      </w:r>
      <w:r w:rsidRPr="00E457C1">
        <w:rPr>
          <w:rFonts w:eastAsia="Malgun Gothic"/>
          <w:noProof/>
          <w:lang w:val="en-US" w:eastAsia="ko-KR"/>
        </w:rPr>
        <w:t xml:space="preserve">induced </w:t>
      </w:r>
      <w:bookmarkEnd w:id="1764"/>
      <w:r w:rsidRPr="00E457C1">
        <w:rPr>
          <w:rFonts w:eastAsia="Malgun Gothic"/>
          <w:noProof/>
          <w:lang w:val="en-US" w:eastAsia="ko-KR"/>
        </w:rPr>
        <w:t>Arctic sea ice loss since the 1950s</w:t>
      </w:r>
      <w:r w:rsidR="00F53CFF" w:rsidRPr="00E457C1">
        <w:rPr>
          <w:rFonts w:eastAsia="Malgun Gothic"/>
          <w:noProof/>
          <w:lang w:val="en-US" w:eastAsia="ko-KR"/>
        </w:rPr>
        <w:t xml:space="preserve"> (</w:t>
      </w:r>
      <w:r w:rsidR="00F53CFF" w:rsidRPr="00E457C1">
        <w:rPr>
          <w:rFonts w:eastAsia="Malgun Gothic"/>
          <w:i/>
          <w:noProof/>
          <w:lang w:val="en-US" w:eastAsia="ko-KR"/>
        </w:rPr>
        <w:t>medium confidence</w:t>
      </w:r>
      <w:r w:rsidR="00F53CFF" w:rsidRPr="00E457C1">
        <w:rPr>
          <w:rFonts w:eastAsia="Malgun Gothic"/>
          <w:noProof/>
          <w:lang w:val="en-US" w:eastAsia="ko-KR"/>
        </w:rPr>
        <w:t>)</w:t>
      </w:r>
      <w:r w:rsidRPr="00E457C1">
        <w:rPr>
          <w:rFonts w:eastAsia="Malgun Gothic"/>
          <w:noProof/>
          <w:lang w:val="en-US" w:eastAsia="ko-KR"/>
        </w:rPr>
        <w:t xml:space="preserve">. Despite large differences in the mean sea ice state in the Arctic, Arctic sea ice loss is captured by all CMIP5 </w:t>
      </w:r>
      <w:r w:rsidR="00BC247C" w:rsidRPr="00E457C1">
        <w:rPr>
          <w:rFonts w:eastAsia="Malgun Gothic"/>
          <w:noProof/>
          <w:lang w:val="en-US" w:eastAsia="ko-KR"/>
        </w:rPr>
        <w:t xml:space="preserve">and CMIP6 </w:t>
      </w:r>
      <w:r w:rsidRPr="00E457C1">
        <w:rPr>
          <w:rFonts w:eastAsia="Malgun Gothic"/>
          <w:noProof/>
          <w:lang w:val="en-US" w:eastAsia="ko-KR"/>
        </w:rPr>
        <w:t>models. Nonetheless, large inter-model differences in the Arctic sea ice decline remain, limiting our ability to quantify forced changes and internal variability contributions.</w:t>
      </w:r>
    </w:p>
    <w:p w14:paraId="3486AF93" w14:textId="77777777" w:rsidR="009F594A" w:rsidRPr="00E457C1" w:rsidRDefault="009F594A" w:rsidP="009F594A">
      <w:pPr>
        <w:pStyle w:val="AR6BodyText"/>
        <w:jc w:val="both"/>
        <w:rPr>
          <w:rFonts w:cs="Times New Roman"/>
          <w:noProof/>
          <w:lang w:val="en-US"/>
        </w:rPr>
      </w:pPr>
    </w:p>
    <w:p w14:paraId="2E0A79B6" w14:textId="77777777" w:rsidR="009F594A" w:rsidRPr="00E457C1" w:rsidRDefault="009F594A" w:rsidP="009F594A">
      <w:pPr>
        <w:pStyle w:val="AR6BodyText"/>
        <w:jc w:val="both"/>
        <w:rPr>
          <w:rFonts w:cs="Times New Roman"/>
          <w:noProof/>
          <w:lang w:val="en-US"/>
        </w:rPr>
      </w:pPr>
    </w:p>
    <w:p w14:paraId="62EC16C1" w14:textId="5CABD0C2" w:rsidR="009F594A" w:rsidRDefault="009F594A" w:rsidP="009F594A">
      <w:pPr>
        <w:pStyle w:val="AR6BodyText"/>
        <w:rPr>
          <w:b/>
          <w:noProof/>
        </w:rPr>
      </w:pPr>
      <w:r>
        <w:rPr>
          <w:b/>
          <w:noProof/>
        </w:rPr>
        <w:t xml:space="preserve">[START </w:t>
      </w:r>
      <w:r w:rsidRPr="00682BD7">
        <w:rPr>
          <w:b/>
          <w:noProof/>
        </w:rPr>
        <w:t>FIGURE 3.</w:t>
      </w:r>
      <w:r w:rsidR="00F64D05">
        <w:rPr>
          <w:rStyle w:val="AR6Chap3FigureCar"/>
          <w:rFonts w:cs="Times New Roman"/>
          <w:b/>
          <w:noProof/>
          <w:sz w:val="22"/>
        </w:rPr>
        <w:t>20</w:t>
      </w:r>
      <w:r w:rsidRPr="00682BD7">
        <w:rPr>
          <w:rStyle w:val="AR6Chap3FigureCar"/>
          <w:rFonts w:cs="Times New Roman"/>
          <w:b/>
          <w:noProof/>
          <w:sz w:val="22"/>
        </w:rPr>
        <w:t xml:space="preserve"> </w:t>
      </w:r>
      <w:r w:rsidRPr="00682BD7">
        <w:rPr>
          <w:b/>
          <w:noProof/>
        </w:rPr>
        <w:t>HERE</w:t>
      </w:r>
      <w:r>
        <w:rPr>
          <w:b/>
          <w:noProof/>
        </w:rPr>
        <w:t>]</w:t>
      </w:r>
    </w:p>
    <w:p w14:paraId="1631C993" w14:textId="77777777" w:rsidR="009F594A" w:rsidRDefault="009F594A" w:rsidP="009F594A">
      <w:pPr>
        <w:pStyle w:val="AR6BodyText"/>
        <w:rPr>
          <w:b/>
          <w:noProof/>
        </w:rPr>
      </w:pPr>
    </w:p>
    <w:p w14:paraId="39E3C18B" w14:textId="77777777" w:rsidR="00BE2759" w:rsidRPr="00BE2759" w:rsidRDefault="00BE2759" w:rsidP="00BE2759">
      <w:pPr>
        <w:numPr>
          <w:ilvl w:val="0"/>
          <w:numId w:val="2"/>
        </w:numPr>
        <w:ind w:left="1134" w:hanging="1134"/>
        <w:rPr>
          <w:sz w:val="20"/>
          <w:lang w:val="en-US" w:eastAsia="ja-JP"/>
        </w:rPr>
      </w:pPr>
      <w:bookmarkStart w:id="1765" w:name="_Hlk57040947"/>
      <w:r w:rsidRPr="00BE2759">
        <w:rPr>
          <w:b/>
          <w:bCs/>
          <w:sz w:val="20"/>
          <w:lang w:val="en-US"/>
        </w:rPr>
        <w:t>Mean (</w:t>
      </w:r>
      <w:commentRangeStart w:id="1766"/>
      <w:r w:rsidRPr="00BE2759">
        <w:rPr>
          <w:b/>
          <w:bCs/>
          <w:iCs/>
          <w:sz w:val="20"/>
          <w:lang w:val="en-US"/>
          <w:rPrChange w:id="1767" w:author="Sara M Tuson" w:date="2021-06-30T14:40:00Z">
            <w:rPr>
              <w:b/>
              <w:bCs/>
              <w:i/>
            </w:rPr>
          </w:rPrChange>
        </w:rPr>
        <w:t>x</w:t>
      </w:r>
      <w:commentRangeEnd w:id="1766"/>
      <w:r w:rsidRPr="00BE2759">
        <w:rPr>
          <w:sz w:val="16"/>
          <w:szCs w:val="16"/>
          <w:lang w:val="en-GB"/>
        </w:rPr>
        <w:commentReference w:id="1766"/>
      </w:r>
      <w:r w:rsidRPr="00BE2759">
        <w:rPr>
          <w:b/>
          <w:bCs/>
          <w:sz w:val="20"/>
          <w:lang w:val="en-US"/>
        </w:rPr>
        <w:t>-axis) and trend (</w:t>
      </w:r>
      <w:r w:rsidRPr="00BE2759">
        <w:rPr>
          <w:b/>
          <w:bCs/>
          <w:iCs/>
          <w:sz w:val="20"/>
          <w:lang w:val="en-US"/>
          <w:rPrChange w:id="1768" w:author="Sara M Tuson" w:date="2021-06-30T14:40:00Z">
            <w:rPr>
              <w:b/>
              <w:bCs/>
              <w:i/>
            </w:rPr>
          </w:rPrChange>
        </w:rPr>
        <w:t>y</w:t>
      </w:r>
      <w:r w:rsidRPr="00BE2759">
        <w:rPr>
          <w:b/>
          <w:bCs/>
          <w:sz w:val="20"/>
          <w:lang w:val="en-US"/>
        </w:rPr>
        <w:t>-axis) in Arctic sea ice area (SIA) in September (left) and Antarctic SIA in February (right) for 1979</w:t>
      </w:r>
      <w:del w:id="1769" w:author="Sara M Tuson" w:date="2021-06-30T10:34:00Z">
        <w:r w:rsidRPr="00BE2759" w:rsidDel="00E413CC">
          <w:rPr>
            <w:b/>
            <w:bCs/>
            <w:sz w:val="20"/>
            <w:lang w:val="en-US"/>
          </w:rPr>
          <w:delText>-</w:delText>
        </w:r>
      </w:del>
      <w:ins w:id="1770" w:author="Sara M Tuson" w:date="2021-06-30T10:34:00Z">
        <w:r w:rsidRPr="00BE2759">
          <w:rPr>
            <w:b/>
            <w:bCs/>
            <w:sz w:val="20"/>
            <w:lang w:val="en-US"/>
          </w:rPr>
          <w:t>–</w:t>
        </w:r>
      </w:ins>
      <w:r w:rsidRPr="00BE2759">
        <w:rPr>
          <w:b/>
          <w:bCs/>
          <w:sz w:val="20"/>
          <w:lang w:val="en-US"/>
        </w:rPr>
        <w:t>2017 from CMIP5 (upper) and CMIP6 (lower) models.</w:t>
      </w:r>
      <w:r w:rsidRPr="00BE2759">
        <w:rPr>
          <w:sz w:val="20"/>
          <w:lang w:val="en-US"/>
        </w:rPr>
        <w:t xml:space="preserve"> All individual models (ensemble means) and the multi-model mean values are compared with the observations (OSISAF, NASA Team, and Bootstrap). Solid line indicates a linear regression slope </w:t>
      </w:r>
      <w:r w:rsidRPr="00BE2759">
        <w:rPr>
          <w:color w:val="222222"/>
          <w:sz w:val="20"/>
          <w:shd w:val="clear" w:color="auto" w:fill="FFFFFF"/>
          <w:lang w:val="en-US"/>
        </w:rPr>
        <w:t>with corresponding correlation coefficient (</w:t>
      </w:r>
      <w:commentRangeStart w:id="1771"/>
      <w:r w:rsidRPr="00BE2759">
        <w:rPr>
          <w:color w:val="222222"/>
          <w:sz w:val="20"/>
          <w:shd w:val="clear" w:color="auto" w:fill="FFFFFF"/>
          <w:lang w:val="en-US"/>
        </w:rPr>
        <w:t>r</w:t>
      </w:r>
      <w:commentRangeEnd w:id="1771"/>
      <w:r w:rsidRPr="00BE2759">
        <w:rPr>
          <w:sz w:val="16"/>
          <w:szCs w:val="16"/>
          <w:lang w:val="en-GB"/>
        </w:rPr>
        <w:commentReference w:id="1771"/>
      </w:r>
      <w:r w:rsidRPr="00BE2759">
        <w:rPr>
          <w:color w:val="222222"/>
          <w:sz w:val="20"/>
          <w:shd w:val="clear" w:color="auto" w:fill="FFFFFF"/>
          <w:lang w:val="en-US"/>
        </w:rPr>
        <w:t>) and p-value provided. Note the different scales used on the y-axis for Arctic and Antarctic SIA. Results remain essentially the same when using sea ice extent (SIE</w:t>
      </w:r>
      <w:del w:id="1772" w:author="Ian Blenkinsop" w:date="2021-07-07T14:29:00Z">
        <w:r w:rsidRPr="00BE2759" w:rsidDel="0036053A">
          <w:rPr>
            <w:color w:val="222222"/>
            <w:sz w:val="20"/>
            <w:shd w:val="clear" w:color="auto" w:fill="FFFFFF"/>
            <w:lang w:val="en-US"/>
          </w:rPr>
          <w:delText>) (</w:delText>
        </w:r>
      </w:del>
      <w:ins w:id="1773" w:author="Ian Blenkinsop" w:date="2021-07-07T14:29:00Z">
        <w:r w:rsidRPr="00BE2759">
          <w:rPr>
            <w:color w:val="222222"/>
            <w:sz w:val="20"/>
            <w:shd w:val="clear" w:color="auto" w:fill="FFFFFF"/>
            <w:lang w:val="en-US"/>
          </w:rPr>
          <w:t xml:space="preserve">; </w:t>
        </w:r>
      </w:ins>
      <w:r w:rsidRPr="00BE2759">
        <w:rPr>
          <w:color w:val="222222"/>
          <w:sz w:val="20"/>
          <w:shd w:val="clear" w:color="auto" w:fill="FFFFFF"/>
          <w:lang w:val="en-US"/>
        </w:rPr>
        <w:t>not shown)</w:t>
      </w:r>
      <w:r w:rsidRPr="00BE2759">
        <w:rPr>
          <w:sz w:val="20"/>
          <w:lang w:val="en-US"/>
        </w:rPr>
        <w:t xml:space="preserve">. </w:t>
      </w:r>
      <w:r w:rsidRPr="00BE2759">
        <w:rPr>
          <w:rFonts w:cs="Times New Roman"/>
          <w:sz w:val="20"/>
          <w:szCs w:val="20"/>
          <w:lang w:val="en-US"/>
        </w:rPr>
        <w:t>Further details on data sources and processing are available in the chapter data table (Table 3.SM.1).</w:t>
      </w:r>
    </w:p>
    <w:bookmarkEnd w:id="1765"/>
    <w:p w14:paraId="463F9140" w14:textId="72416642" w:rsidR="009F594A" w:rsidRPr="00A30925" w:rsidRDefault="009F594A" w:rsidP="00A30925">
      <w:pPr>
        <w:pStyle w:val="AR6Chap3Figure"/>
        <w:numPr>
          <w:ilvl w:val="0"/>
          <w:numId w:val="0"/>
        </w:numPr>
        <w:rPr>
          <w:b/>
          <w:noProof/>
        </w:rPr>
      </w:pPr>
    </w:p>
    <w:p w14:paraId="0FB42E94" w14:textId="0C06F4BC" w:rsidR="009F594A" w:rsidRDefault="009F594A" w:rsidP="009F594A">
      <w:pPr>
        <w:pStyle w:val="AR6BodyText"/>
        <w:rPr>
          <w:b/>
          <w:noProof/>
        </w:rPr>
      </w:pPr>
      <w:r>
        <w:rPr>
          <w:b/>
          <w:noProof/>
        </w:rPr>
        <w:t>[</w:t>
      </w:r>
      <w:r w:rsidRPr="00682BD7">
        <w:rPr>
          <w:b/>
          <w:noProof/>
        </w:rPr>
        <w:t xml:space="preserve">END </w:t>
      </w:r>
      <w:r w:rsidRPr="00682BD7">
        <w:rPr>
          <w:rStyle w:val="AR6Chap3FigureCar"/>
          <w:rFonts w:cs="Times New Roman"/>
          <w:b/>
          <w:noProof/>
          <w:sz w:val="22"/>
        </w:rPr>
        <w:t>FIGURE 3.</w:t>
      </w:r>
      <w:r w:rsidR="00F64D05">
        <w:rPr>
          <w:rStyle w:val="AR6Chap3FigureCar"/>
          <w:rFonts w:cs="Times New Roman"/>
          <w:b/>
          <w:noProof/>
          <w:sz w:val="22"/>
        </w:rPr>
        <w:t>20</w:t>
      </w:r>
      <w:r w:rsidRPr="00682BD7">
        <w:rPr>
          <w:b/>
          <w:noProof/>
        </w:rPr>
        <w:t xml:space="preserve"> HERE</w:t>
      </w:r>
      <w:r>
        <w:rPr>
          <w:b/>
          <w:noProof/>
        </w:rPr>
        <w:t>]</w:t>
      </w:r>
    </w:p>
    <w:p w14:paraId="0E6B8D94" w14:textId="77777777" w:rsidR="009F594A" w:rsidRDefault="009F594A" w:rsidP="009F594A">
      <w:pPr>
        <w:pStyle w:val="AR6BodyText"/>
        <w:rPr>
          <w:noProof/>
        </w:rPr>
      </w:pPr>
    </w:p>
    <w:p w14:paraId="4F2327E1" w14:textId="77777777" w:rsidR="009F594A" w:rsidRDefault="009F594A" w:rsidP="009F594A">
      <w:pPr>
        <w:pStyle w:val="AR6BodyText"/>
        <w:rPr>
          <w:noProof/>
        </w:rPr>
      </w:pPr>
    </w:p>
    <w:p w14:paraId="12BDB6A9" w14:textId="551DB213" w:rsidR="009F594A" w:rsidRDefault="009F594A" w:rsidP="00685DE7">
      <w:pPr>
        <w:pStyle w:val="AR6Chap3Level33111"/>
        <w:numPr>
          <w:ilvl w:val="3"/>
          <w:numId w:val="12"/>
        </w:numPr>
        <w:tabs>
          <w:tab w:val="left" w:pos="708"/>
        </w:tabs>
      </w:pPr>
      <w:bookmarkStart w:id="1774" w:name="_Toc6385725"/>
      <w:bookmarkStart w:id="1775" w:name="_Ref29541754"/>
      <w:bookmarkStart w:id="1776" w:name="_Toc70639149"/>
      <w:r>
        <w:t>Antarctic Sea Ice</w:t>
      </w:r>
      <w:bookmarkEnd w:id="1774"/>
      <w:bookmarkEnd w:id="1775"/>
      <w:bookmarkEnd w:id="1776"/>
      <w:r>
        <w:t xml:space="preserve"> </w:t>
      </w:r>
    </w:p>
    <w:p w14:paraId="131535A8" w14:textId="77777777" w:rsidR="009F594A" w:rsidRDefault="009F594A" w:rsidP="009F594A">
      <w:pPr>
        <w:pStyle w:val="AR6BodyText"/>
        <w:rPr>
          <w:noProof/>
        </w:rPr>
      </w:pPr>
    </w:p>
    <w:p w14:paraId="2FB833B7" w14:textId="360A72FB" w:rsidR="009F594A" w:rsidRPr="00E457C1" w:rsidRDefault="009F594A" w:rsidP="009F594A">
      <w:pPr>
        <w:pStyle w:val="AR6BodyText"/>
        <w:rPr>
          <w:noProof/>
          <w:lang w:val="en-US"/>
        </w:rPr>
      </w:pPr>
      <w:r w:rsidRPr="00E457C1">
        <w:rPr>
          <w:noProof/>
          <w:lang w:val="en-US"/>
        </w:rPr>
        <w:t xml:space="preserve">AR5 concluded that </w:t>
      </w:r>
      <w:ins w:id="1777" w:author="Sara M Tuson" w:date="2021-06-24T10:39:00Z">
        <w:r w:rsidR="005C2536">
          <w:rPr>
            <w:noProof/>
            <w:lang w:val="en-US"/>
          </w:rPr>
          <w:t>‘</w:t>
        </w:r>
      </w:ins>
      <w:del w:id="1778" w:author="Sara M Tuson" w:date="2021-06-24T10:39:00Z">
        <w:r w:rsidRPr="00E457C1" w:rsidDel="005C2536">
          <w:rPr>
            <w:noProof/>
            <w:lang w:val="en-US"/>
          </w:rPr>
          <w:delText>“</w:delText>
        </w:r>
      </w:del>
      <w:r w:rsidRPr="00E457C1">
        <w:rPr>
          <w:noProof/>
          <w:lang w:val="en-US"/>
        </w:rPr>
        <w:t xml:space="preserve">there is </w:t>
      </w:r>
      <w:r w:rsidRPr="00E457C1">
        <w:rPr>
          <w:i/>
          <w:noProof/>
          <w:lang w:val="en-US"/>
        </w:rPr>
        <w:t xml:space="preserve">low confidence </w:t>
      </w:r>
      <w:r w:rsidRPr="00E457C1">
        <w:rPr>
          <w:noProof/>
          <w:lang w:val="en-US"/>
        </w:rPr>
        <w:t>in the attribution of the observed increase in Antarctic SIE since 1979</w:t>
      </w:r>
      <w:ins w:id="1779" w:author="Sara M Tuson" w:date="2021-06-24T10:39:00Z">
        <w:r w:rsidR="005C2536">
          <w:rPr>
            <w:noProof/>
            <w:lang w:val="en-US"/>
          </w:rPr>
          <w:t>’</w:t>
        </w:r>
      </w:ins>
      <w:del w:id="1780" w:author="Sara M Tuson" w:date="2021-06-24T10:39:00Z">
        <w:r w:rsidRPr="00E457C1" w:rsidDel="005C2536">
          <w:rPr>
            <w:noProof/>
            <w:lang w:val="en-US"/>
          </w:rPr>
          <w:delText>”</w:delText>
        </w:r>
      </w:del>
      <w:r w:rsidRPr="00E457C1">
        <w:rPr>
          <w:noProof/>
          <w:lang w:val="en-US"/>
        </w:rPr>
        <w:t xml:space="preserve"> </w:t>
      </w:r>
      <w:r>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rPr>
        <w:fldChar w:fldCharType="separate"/>
      </w:r>
      <w:r w:rsidR="00393F8C">
        <w:rPr>
          <w:noProof/>
          <w:lang w:val="en-US"/>
        </w:rPr>
        <w:t>(Bindoff et al., 2013)</w:t>
      </w:r>
      <w:r>
        <w:rPr>
          <w:noProof/>
        </w:rPr>
        <w:fldChar w:fldCharType="end"/>
      </w:r>
      <w:r w:rsidRPr="00E457C1">
        <w:rPr>
          <w:noProof/>
          <w:lang w:val="en-US"/>
        </w:rPr>
        <w:t xml:space="preserve"> due to the limited understanding of the external forcing contribution as well as the role of internal variability. Based on a </w:t>
      </w:r>
      <w:r w:rsidR="007830C5" w:rsidRPr="00E457C1">
        <w:rPr>
          <w:noProof/>
          <w:lang w:val="en-US"/>
        </w:rPr>
        <w:t>difference between the first and last decades</w:t>
      </w:r>
      <w:r w:rsidRPr="00E457C1">
        <w:rPr>
          <w:noProof/>
          <w:lang w:val="en-US"/>
        </w:rPr>
        <w:t xml:space="preserve">, Antarctic sea ice cover exhibited a small increase in </w:t>
      </w:r>
      <w:r w:rsidR="007830C5" w:rsidRPr="00E457C1">
        <w:rPr>
          <w:noProof/>
          <w:lang w:val="en-US"/>
        </w:rPr>
        <w:t>summer and winter</w:t>
      </w:r>
      <w:r w:rsidRPr="00E457C1">
        <w:rPr>
          <w:noProof/>
          <w:lang w:val="en-US"/>
        </w:rPr>
        <w:t xml:space="preserve"> over the 1979</w:t>
      </w:r>
      <w:del w:id="1781" w:author="Sara M Tuson" w:date="2021-06-24T10:57:00Z">
        <w:r w:rsidRPr="00E457C1" w:rsidDel="00D269C7">
          <w:rPr>
            <w:noProof/>
            <w:lang w:val="en-US"/>
          </w:rPr>
          <w:delText>-</w:delText>
        </w:r>
      </w:del>
      <w:ins w:id="1782" w:author="Sara M Tuson" w:date="2021-06-24T10:57:00Z">
        <w:r w:rsidR="00D269C7">
          <w:rPr>
            <w:noProof/>
            <w:lang w:val="en-US"/>
          </w:rPr>
          <w:t>–</w:t>
        </w:r>
      </w:ins>
      <w:r w:rsidRPr="00E457C1">
        <w:rPr>
          <w:noProof/>
          <w:lang w:val="en-US"/>
        </w:rPr>
        <w:t>2017 period</w:t>
      </w:r>
      <w:r w:rsidR="007830C5" w:rsidRPr="00E457C1">
        <w:rPr>
          <w:noProof/>
          <w:lang w:val="en-US"/>
        </w:rPr>
        <w:t xml:space="preserve"> (Section 2.3.2.1.2</w:t>
      </w:r>
      <w:ins w:id="1783" w:author="Ian Blenkinsop" w:date="2021-07-13T12:04:00Z">
        <w:r w:rsidR="005B2F04">
          <w:rPr>
            <w:noProof/>
            <w:lang w:val="en-US"/>
          </w:rPr>
          <w:t>,</w:t>
        </w:r>
      </w:ins>
      <w:del w:id="1784" w:author="Ian Blenkinsop" w:date="2021-07-13T12:04:00Z">
        <w:r w:rsidR="007830C5" w:rsidRPr="00E457C1" w:rsidDel="005B2F04">
          <w:rPr>
            <w:noProof/>
            <w:lang w:val="en-US"/>
          </w:rPr>
          <w:delText xml:space="preserve">; </w:delText>
        </w:r>
      </w:del>
      <w:ins w:id="1785" w:author="Ian Blenkinsop" w:date="2021-07-13T12:04:00Z">
        <w:r w:rsidR="005B2F04">
          <w:rPr>
            <w:noProof/>
            <w:lang w:val="en-US"/>
          </w:rPr>
          <w:t xml:space="preserve"> and</w:t>
        </w:r>
        <w:r w:rsidR="005B2F04" w:rsidRPr="00E457C1">
          <w:rPr>
            <w:noProof/>
            <w:lang w:val="en-US"/>
          </w:rPr>
          <w:t xml:space="preserve"> </w:t>
        </w:r>
      </w:ins>
      <w:r w:rsidR="00F64D05" w:rsidRPr="00E457C1">
        <w:rPr>
          <w:noProof/>
          <w:lang w:val="en-US"/>
        </w:rPr>
        <w:t>Figure</w:t>
      </w:r>
      <w:r w:rsidR="00E95BBB" w:rsidRPr="00E457C1">
        <w:rPr>
          <w:noProof/>
          <w:lang w:val="en-US"/>
        </w:rPr>
        <w:t>s</w:t>
      </w:r>
      <w:r w:rsidR="00F64D05" w:rsidRPr="00E457C1">
        <w:rPr>
          <w:noProof/>
          <w:lang w:val="en-US"/>
        </w:rPr>
        <w:t xml:space="preserve"> 3.20</w:t>
      </w:r>
      <w:r w:rsidR="00E95BBB" w:rsidRPr="00E457C1">
        <w:rPr>
          <w:noProof/>
          <w:lang w:val="en-US"/>
        </w:rPr>
        <w:t xml:space="preserve"> and</w:t>
      </w:r>
      <w:r w:rsidR="00F64D05" w:rsidRPr="00E457C1">
        <w:rPr>
          <w:noProof/>
          <w:lang w:val="en-US"/>
        </w:rPr>
        <w:t xml:space="preserve"> 3.21</w:t>
      </w:r>
      <w:r w:rsidRPr="00E457C1">
        <w:rPr>
          <w:noProof/>
          <w:lang w:val="en-US"/>
        </w:rPr>
        <w:t xml:space="preserve">). However, these </w:t>
      </w:r>
      <w:r w:rsidR="002C2BD8" w:rsidRPr="00E457C1">
        <w:rPr>
          <w:noProof/>
          <w:lang w:val="en-US"/>
        </w:rPr>
        <w:t>changes</w:t>
      </w:r>
      <w:r w:rsidRPr="00E457C1">
        <w:rPr>
          <w:noProof/>
          <w:lang w:val="en-US"/>
        </w:rPr>
        <w:t xml:space="preserve"> are not statistically significant and starting in late 2016, anomalously low sea ice </w:t>
      </w:r>
      <w:r w:rsidR="002D01BC" w:rsidRPr="00E457C1">
        <w:rPr>
          <w:noProof/>
          <w:lang w:val="en-US"/>
        </w:rPr>
        <w:t xml:space="preserve">area </w:t>
      </w:r>
      <w:r w:rsidRPr="00E457C1">
        <w:rPr>
          <w:noProof/>
          <w:lang w:val="en-US"/>
        </w:rPr>
        <w:t xml:space="preserve">has been </w:t>
      </w:r>
      <w:r w:rsidR="002D01BC" w:rsidRPr="00E457C1">
        <w:rPr>
          <w:noProof/>
          <w:lang w:val="en-US"/>
        </w:rPr>
        <w:t>observed</w:t>
      </w:r>
      <w:r w:rsidRPr="00E457C1">
        <w:rPr>
          <w:noProof/>
          <w:lang w:val="en-US"/>
        </w:rPr>
        <w:t xml:space="preserve"> (Section 2.3.2.1.2). The mean hemispheric sea ice changes result from much larger, but partially compensating, regional changes with increases in the western Ross Sea and Weddell Sea and declines in the Bellingshausen and Amundsen Seas </w:t>
      </w:r>
      <w:r>
        <w:rPr>
          <w:noProof/>
        </w:rPr>
        <w:fldChar w:fldCharType="begin" w:fldLock="1"/>
      </w:r>
      <w:r w:rsidR="008F46A5" w:rsidRPr="00E457C1">
        <w:rPr>
          <w:noProof/>
          <w:lang w:val="en-US"/>
        </w:rPr>
        <w:instrText>ADDIN CSL_CITATION { "citationItems" : [ { "id" : "ITEM-1", "itemData" : { "DOI" : "10.1016/j.gloplacha.2016.06.008", "ISSN" : "0921-8181", "abstract" : "Over the past 37years,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w:instrText>
      </w:r>
      <w:r w:rsidR="008F46A5">
        <w:rPr>
          <w:noProof/>
        </w:rPr>
        <w:instrText>stem is in doubt.", "author" : [ { "dropping-particle" : "", "family" : "Hobbs", "given" : "William R", "non-dropping-particle" : "", "parse-names" : false, "suffix" : "" }, { "dropping-particle" : "", "family" : "Massom", "given" : "Rob", "non-dropping-particle" : "", "parse-names</w:instrText>
      </w:r>
      <w:r w:rsidR="008F46A5" w:rsidRPr="00E457C1">
        <w:rPr>
          <w:noProof/>
          <w:lang w:val="en-US"/>
        </w:rPr>
        <w:instrText>"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"ITEM-1", "issued" : { "date-parts" : [ [ "2016" ] ] }, "page" : "228-250", "title" : "A review of recent changes in Southern Ocean sea ice, their drivers and forcings", "translator" : [ { "dropping-particle" : "", "family" : "J1052", "given" : "", "non-dropping-particle" : "", "parse-names" : false, "suffix" : "" } ], "type" : "article-journal", "volume" : "143" }, "prefix" : "e.g., ", "uris" : [ "http://www.mendeley.com/documents/?uuid=4b3fdf72-34e7-42a9-bc5b-3d435942696f" ] } ], "mendeley" : { "formattedCitation" : "(e.g., Hobbs et al., 2016)", "manualFormatting" : "(Hobbs et al., 2016)", "plainTextFormattedCitation" : "(e.g., Hobbs et al., 2016)", "previouslyFormattedCitation" : "(e.g., Hobbs et al., 2016)" }, "properties" : { "noteIndex" : 0 }, "schema" : "https://github.com/citation-style-language/schema/raw/master/csl-citation.json" }</w:instrText>
      </w:r>
      <w:r>
        <w:rPr>
          <w:noProof/>
        </w:rPr>
        <w:fldChar w:fldCharType="separate"/>
      </w:r>
      <w:r w:rsidR="00393F8C">
        <w:rPr>
          <w:noProof/>
          <w:lang w:val="en-US"/>
        </w:rPr>
        <w:t>(Hobbs et al., 2016)</w:t>
      </w:r>
      <w:r>
        <w:rPr>
          <w:noProof/>
        </w:rPr>
        <w:fldChar w:fldCharType="end"/>
      </w:r>
      <w:r w:rsidRPr="00E457C1">
        <w:rPr>
          <w:noProof/>
          <w:lang w:val="en-US"/>
        </w:rPr>
        <w:t xml:space="preserve">. Observed regional trends have been particularly large in austral </w:t>
      </w:r>
      <w:r w:rsidR="00E872C0" w:rsidRPr="00E457C1">
        <w:rPr>
          <w:noProof/>
          <w:lang w:val="en-US"/>
        </w:rPr>
        <w:t>autumn</w:t>
      </w:r>
      <w:r w:rsidRPr="00E457C1">
        <w:rPr>
          <w:noProof/>
          <w:lang w:val="en-US"/>
        </w:rPr>
        <w:t xml:space="preserve"> (see Section 2.3.2.1.2, and also Section 9.3.2.1 for more details of regional changes and related physical </w:t>
      </w:r>
      <w:r w:rsidR="00ED72C4" w:rsidRPr="00E457C1">
        <w:rPr>
          <w:lang w:val="en-US"/>
        </w:rPr>
        <w:t>processes</w:t>
      </w:r>
      <w:r w:rsidRPr="00E457C1">
        <w:rPr>
          <w:noProof/>
          <w:lang w:val="en-US"/>
        </w:rPr>
        <w:t>). Starting in austral spring of 2016</w:t>
      </w:r>
      <w:r w:rsidR="00415620" w:rsidRPr="00E457C1">
        <w:rPr>
          <w:noProof/>
          <w:lang w:val="en-US"/>
        </w:rPr>
        <w:t>,</w:t>
      </w:r>
      <w:r w:rsidRPr="00E457C1">
        <w:rPr>
          <w:noProof/>
          <w:lang w:val="en-US"/>
        </w:rPr>
        <w:t xml:space="preserve"> the ice extent decreased strongly </w:t>
      </w:r>
      <w:r>
        <w:rPr>
          <w:noProof/>
        </w:rPr>
        <w:fldChar w:fldCharType="begin" w:fldLock="1"/>
      </w:r>
      <w:r w:rsidR="00E719C0">
        <w:rPr>
          <w:noProof/>
          <w:lang w:val="en-US"/>
        </w:rPr>
        <w:instrText>ADDIN CSL_CITATION { "citationItems" : [ { "id" : "ITEM-1", "itemData" : { "DOI" : "10.1002/2017GL073656", "abstract" : "Abstract During austral spring 2016 Antarctic sea ice extent (SIE) decreased at a record rate of 75 \u00d7 103 km2 d\u22121, which was 46% faster than the mean rate and 18% faster than in any previous spring season during the satellite era. The decrease of sea ice area was also exceptional and 28% greater than the mean. Anomalous negative retreat occurred in all sectors of the Antarctic but was greatest in the Weddell and Ross Seas. Record negative SIE anomalies for the day of year were recorded from 3 November 2016 to 9 April 2017. Rapid ice retreat in the Weddell Sea took place in strong northerly flow after an early maximum ice extent in late August. Rapid ice retreat occurred in November in the Ross Sea when surface pressure was at a record high level, with the Southern Annular Mode at its most negative for that month since 1968.", "author" : [ { "dropping-particle" : "", "family" : "Turner", "given" : "John", "non-dropping-particle" : "", "parse-names" : false, "suffix" : "" }, { "dropping-particle" : "", "family" : "Phillips", "given" : "Tony", "non-dropping-particle" : "", "parse-names" : false, "suffix" : "" }, { "dropping-particle" : "", "family" : "Marshall", "given" : "Gareth J", "non-dropping-particle" : "", "parse-names" : false, "suffix" : "" }, { "dropping-particle" : "", "family" : "Hosking", "given" : "J Scott", "non-dropping-particle" : "", "parse-names" : false, "suffix" : "" }, { "dropping-particle" : "", "family" : "Pope", "given" : "James O", "non-dropping-particle" : "", "parse-names" : false, "suffix" : "" }, { "dropping-particle" : "", "family" : "Bracegirdle", "given" : "Thomas J", "non-dropping-particle" : "", "parse-names" : false, "suffix" : "" }, { "dropping-particle" : "", "family" : "Deb", "given" : "Pranab", "non-dropping-particle" : "", "parse-names" : false, "suffix" : "" } ], "container-title" : "Geophysical Research Letters", "id" : "ITEM-1", "issue" : "13", "issued" : { "date-parts" : [ [ "2017" ] ] }, "page" : "6868-6875", "title" : "Unprecedented springtime retreat of Antarctic sea ice in 2016", "translator" : [ { "dropping-particle" : "", "family" : "J4973", "given" : "", "non-dropping-particle" : "", "parse-names" : false, "suffix" : "" } ], "type" : "article-journal", "volume" : "44" }, "uris" : [ "http://www.mendeley.com/documents/?uuid=4b5fc1f4-cbc2-4339-9576-472caf48b186" ] } ], "mendeley" : { "formattedCitation" : "(Turner et al., 2017)", "plainTextFormattedCitation" : "(Turner et al., 2017)", "previouslyFormattedCitation" : "(Turner et al., 2017)" }, "properties" : { "noteIndex" : 0 }, "schema" : "https://github.com/citation-style-language/schema/raw/master/csl-citation.json" }</w:instrText>
      </w:r>
      <w:r>
        <w:rPr>
          <w:noProof/>
        </w:rPr>
        <w:fldChar w:fldCharType="separate"/>
      </w:r>
      <w:r w:rsidR="00393F8C">
        <w:rPr>
          <w:noProof/>
          <w:lang w:val="en-US"/>
        </w:rPr>
        <w:t>(Turner et al., 2017)</w:t>
      </w:r>
      <w:r>
        <w:rPr>
          <w:noProof/>
        </w:rPr>
        <w:fldChar w:fldCharType="end"/>
      </w:r>
      <w:r w:rsidRPr="00E457C1">
        <w:rPr>
          <w:noProof/>
          <w:lang w:val="en-US"/>
        </w:rPr>
        <w:t xml:space="preserve"> and has since remained anomalously low (</w:t>
      </w:r>
      <w:r w:rsidR="00F64D05" w:rsidRPr="00E457C1">
        <w:rPr>
          <w:noProof/>
          <w:lang w:val="en-US"/>
        </w:rPr>
        <w:t>Figure 3.21</w:t>
      </w:r>
      <w:r w:rsidRPr="00E457C1">
        <w:rPr>
          <w:noProof/>
          <w:lang w:val="en-US"/>
        </w:rPr>
        <w:t xml:space="preserve">). This decrease has been associated with anomalous atmospheric conditions associated with teleconnections from warming in the eastern Indian Ocean and a negative Southern Annular Mode </w:t>
      </w:r>
      <w:r>
        <w:rPr>
          <w:noProof/>
        </w:rPr>
        <w:fldChar w:fldCharType="begin" w:fldLock="1"/>
      </w:r>
      <w:ins w:id="1786" w:author="Robin Matthews" w:date="2021-06-15T13:43:00Z">
        <w:r w:rsidR="00763066">
          <w:rPr>
            <w:noProof/>
            <w:lang w:val="en-US"/>
          </w:rPr>
          <w:instrText>ADDIN CSL_CITATION { "citationItems" : [ { "id" : "ITEM-1", "itemData" : { "DOI" : "10.1007/s00382-016-3102-y", "ISSN" : "0930-7575", "abstract" : "We present projected changes in the speed and meridional location of the\nSubtropical Jet (STJ) during winter using output of the Coupled Model\nIntercomparison Project Phase 5 (CMIP5) models. We use the ERA-Interim\nreanalysis dataset to evaluate the historical simulations of the STJ by\n18 of the CMIP5 models for the period 1979-2012. Based on the\nclimatology of the STJ from ERA-Interim, we selected the area of study\nas 70A degrees E-290A degrees E and 20A degrees S-40A degrees S, which\nis over the Indian and Southern Pacific Oceans, and 300-100 hPa to\nreduce altitude-related bias. An assessment of the ability of the CMIP5\nmodels in simulating ENSO effects on the jet stream were carried out\nusing standardized zonal wind anomalies at 300-100 hPa. Results show\nthat 47 % of the CMIP5 models used in this study were able to simulate\nENSO impacts realistically. In addition, it is more difficult for the\nmodels to reproduce the observed intensity of ENSO impacts than the\npatterns. The historical simulations of the CMIP5 models show a wide\nrange of trends in meridional movement and jet strength, with a\nmulti-model mean of 0.04A degrees A decade(-1) equatorward and 0.42\nms(-1) decade(-1) respectively. In contrast to the ERA-Interim analysis,\n94 % of the CMIP5 models show a strengthening of the jet in the\nhistorical runs. Variability of the jet strength is significantly (5 %)\nlinked to the sea surface temperature changes over the eastern tropical\nPacific. The CMIP5 model projections with Representative Concentration\nPathways (RCPs) 4.5 and 8.5 were used for analysis of changes of the STJ\nfor the period 2011-2099. Based on the RCP 4.5 (RCP 8.5) scenario the\nmulti-model mean trend of the 18 CMIP5 models project a statistically\nsignificant (5 % level) increase in jet strength by the end of the\ncentury of 0.29 ms(-1) decade(-1) (0.60 ms(-1) decade(-1)). Also, the\nmean meridional location of the jet is projected to shift poleward by\n0.006A degrees A decade(-1) (0.042A degrees A decade(-1)) in 2099 during\nwinter, with the only significant (5 %) trend being with RCP 8.5.", "author" : [ { "dropping-particle" : "", "family" : "Chenoli", "given" : "Sheeba Nettukandy", "non-dropping-particle" : "", "parse-names" : false, "suffix" : "" }, { "dropping-particle" : "", "family" : "Mazuki", "given" : "Muhammad Yunus Ahmad", "non-dropping-particle" : "", "parse-names" : false, "suffix" : "" }, { "dropping-particle" : "", "family" : "Turner", "given" : "John", "non-dropping-particle" : "", "parse-names" : false, "suffix" : "" }, { "dropping-particle" : "", "family" : "Abu Samah", "given" : "Azizan", "non-dropping-particle" : "", "parse-names" : false, "suffix" : "" } ], "container-title" : "CLIMATE DYNAMICS", "id" : "ITEM-1", "issue" : "1-2", "issued" : { "date-parts" : [ [ "2017", "1" ] ] }, "note" : "The historical simulations of the CMIP5 models show a wide\nrange of trends in meridional movement and jet strength, with a\nmulti-model mean of 0.04A degrees A decade(-1) equatorward and 0.42\nms(-1) decade(-1) respectively. In contrast to the ERA-Interim analysis,\n94 % of the CMIP5 models show a strengthening of the jet in the\nhistorical runs. Variability of the jet strength is significantly (5 %)\nlinked to the sea surface temperature changes over the eastern tropical\nPacific.", "page" : "661-681", "publisher" : "SPRINGER", "publisher-place" : "233 SPRING ST, NEW YORK, NY 10013 USA", "title" : "Historical and projected changes in the Southern Hemisphere Sub-tropical Jet during winter from the CMIP5 models", "translator" : [ { "dropping-particle" : "", "family" : "J3633", "given" : "", "non-dropping-particle" : "", "parse-names" : false, "suffix" : "" } ], "type" : "article-journal", "volume" : "48" }, "uris" : [ "http://www.mendeley.com/documents/?uuid=0ae41aec-f416-4801-a53e-6eb833e30a60" ] }, { "id" : "ITEM-2", "itemData" : { "DOI" : "10.5194/tc-12-1103-2018", "author" : [ { "dropping-particle" : "", "family" : "Schlosser", "given" : "E", "non-dropping-particle" : "", "parse-names" : false, "suffix" : "" }, { "dropping-particle" : "", "family" : "Haumann", "given" : "F A", "non-dropping-particle" : "", "parse-names" : false, "suffix" : "" }, { "dropping-particle" : "", "family" : "Raphael", "given" : "M N", "non-dropping-particle" : "", "parse-names" : false, "suffix" : "" } ], "container-title" : "The Cryosphere", "id" : "ITEM-2", "issue" : "3", "issued" : { "date-parts" : [ [ "2018" ] ] }, "page" : "1103-1119", "title" : "Atmospheric influences on the anomalous 2016 Antarctic sea ice decay", "translator" : [ { "dropping-particle" : "", "family" : "J4736", "given" : "", "non-dropping-particle" : "", "parse-names" : false, "suffix" : "" } ], "type" : "article-journal", "volume" : "12" }, "uris" : [ "http://www.mendeley.com/documents/?uuid=10933e4f-2028-45c6-9ae3-7472f68a73c8" ] }, { "id" : "ITEM-3", "itemData" : { "DOI" : "10.1002/2017GL074691", "abstract" : "Abstract The 2016 austral spring was characterized by the lowest Southern Hemisphere (SH) sea ice extent seen in the satellite record (1979 to present) and coincided with anomalously warm surface waters surrounding most of Antarctica. We show that two distinct processes contributed to this event: First, the extreme El Ni\u00f1o event peaking in December\u2013February 2015/2016 contributed to pronounced extratropical SH sea surface temperature and sea ice extent anomalies in the eastern Ross, Amundsen, and Bellingshausen Seas that persisted in part until the following 2016 austral spring. Second, internal unforced atmospheric variability of the Southern Annular Mode promoted the exceptional low sea ice extent in November\u2013December 2016. These results suggest that a combination of tropically forced and internal SH atmospheric variability contributed to the unprecedented sea ice decline during the 2016 austral spring, on top of a background of slow changes expected from greenhouse gas and ozone forcing.", "author" : [ { "dropping-particle" : "", "family" : "Stuecker", "given" : "Malte F", "non-dropping-particle" : "", "parse-names" : false, "suffix" : "" }, { "dropping-particle" : "", "family" : "Bitz", "given" : "Cecilia M", "non-dropping-particle" : "", "parse-names" : false, "suffix" : "" }, { "dropping-particle" : "", "family" : "Armour", "given" : "Kyle C", "non-dropping-particle" : "", "parse-names" : false, "suffix" : "" } ], "container-title" : "Geophysical Research Letters", "id" : "ITEM-3", "issue" : "17", "issued" : { "date-parts" : [ [ "2017" ] ] }, "page" : "9008-9019", "title" : "Conditions leading to the unprecedented low Antarctic sea ice extent during the 2016 austral spring season", "translator" : [ { "dropping-particle" : "", "family" : "J4724", "given" : "", "non-dropping-particle" : "", "parse-names" : false, "suffix" : "" } ], "type" : "article-journal", "volume" : "44" }, "uris" : [ "http://www.mendeley.com/documents/?uuid=2bc00d1d-4b24-43a1-a15e-7a4bc74e033a" ] }, { "id" : "ITEM-4", "itemData" : { "DOI" : "10.1038/s41467-018-07865-9", "ISSN" : "2041-1723", "abstract" : "After nearly three decades of observed increasing trends of Antarctic sea ice extent, in September-October-November 2016, there was a dramatic decrease. Here we document factors that contributed to that decrease. An atmosphere-only model with a specified positive convective heating anomaly in the eastern Indian/western Pacific Ocean, representing the record positive precipitation anomalies there in September-October-November 2016, produces an anomalous atmospheric Rossby wave response with mid- and high latitude surface wind anomalies that contribute to the decrease of Antarctic sea ice extent. The sustained decreases of Antarctic sea ice extent after late 2016 are associated with a warmer upper Southern Ocean. This is the culmination of a negative decadal trend of wind stress curl with positive Southern Annular Mode and negative Interdecadal Pacific Oscillation, Ekman suction that results in warmer water being moved upward in the column closer to the surface, a transition to positive Interdecadal Pacific Oscillation around 2014\u20132016, and negative Southern Annular Mode in late 2016.", "author" : [ { "dropping-particle" : "", "family" : "Meehl", "given" : "Gerald A", "non-dropping-particle" : "", "parse-names" : false, "suffix" : "" }, { "dropping-particle" : "", "family" : "Arblaster", "given" : "Julie M", "non-dropping-particle" : "", "parse-names" : false, "suffix" : "" }, { "dropping-particle" : "", "family" : "Chung", "given" : "Christine T Y", "non-dropping-particle" : "", "parse-names" : false, "suffix" : "" }, { "dropping-particle" : "", "family" : "Holland", "given" : "Marika M", "non-dropping-particle" : "", "parse-names" : false, "suffix" : "" }, { "dropping-particle" : "", "family" : "DuVivier", "given" : "Alice", "non-dropping-particle" : "", "parse-names" : false, "suffix" : "" }, { "dropping-particle" : "", "family" : "Thompson", "given" : "LuAnne", "non-dropping-particle" : "", "parse-names" : false, "suffix" : "" }, { "dropping-particle" : "", "family" : "Yang", "given" : "Dongxia", "non-dropping-particle" : "", "parse-names" : false, "suffix" : "" }, { "dropping-particle" : "", "family" : "Bitz", "given" : "Cecilia M", "non-dropping-particle" : "", "parse-names" : false, "suffix" : "" } ], "container-title" : "Nature Communications", "id" : "ITEM-4", "issue" : "1", "issued" : { "date-parts" : [ [ "2019" ] ] }, "page" : "14", "title" : "Sustained ocean changes contributed to sudden Antarctic sea ice retreat in late 2016", "translator" : [ { "dropping-particle" : "", "family" : "J5791", "given" : "", "non-dropping-particle" : "", "parse-names" : false, "suffix" : "" } ], "type" : "article-journal", "volume" : "10" }, "uris" : [ "http://www.mendeley.com/documents/?uuid=bd3164f1-f316-4714-a865-f21437ec0bd5" ] }, { "id" : "ITEM-5", "itemData" : { "DOI" : "10.1038/s41467-018-07689-7", "ISSN" : "2041-1723", "abstract" : "After exhibiting an upward trend since 1979, Antarctic sea ice extent (SIE) declined dramatically during austral spring 2016, reaching a record low by December 2016. Here we show that a combination of atmospheric and oceanic phenomena played primary roles for this decline. The anomalous atmospheric circulation was initially driven by record strength tropical convection over the Indian and western Pacific Oceans, which resulted in a wave-3 circulation pattern around Antarctica that acted to reduce SIE in the Indian Ocean, Ross and Bellingshausen Sea sectors. Subsequently, the polar stratospheric vortex weakened significantly, resulting in record weakening of the circumpolar surface westerlies that acted to decrease SIE in the Indian Ocean and Pacific Ocean sectors. These processes appear to reflect unusual internal atmosphere-ocean variability. However, the warming trend of the tropical Indian Ocean, which may partly stem from anthropogenic forcing, may have contributed to the severity of the 2016 SIE decline.", "author" : [ { "dropping-particle" : "", "family" : "Wang", "given" : "Guomin",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"Lim", "given" : "Eun-Pa", "non-dropping-particle" : "", "parse-names" : false, "suffix" : "" }, { "dropping-particle" : "", "family" : "Abhik", "given" : "S", "non-dropping-particle" : "", "parse-names" : false, "suffix" : "" }, { "dropping-particle" : "", "family" : "Rensch", "given" : "Peter", "non-dropping-particle" : "van", "parse-names" : false, "suffix" : "" } ], "container-title" : "Nature Communications", "id" : "ITEM-5", "issue" : "1", "issued" : { "date-parts" : [ [ "2019" ] ] }, "page" : "13", "title" : "Compounding tropical and stratospheric forcing of the record low Antarctic sea-ice in 2016", "translator" : [ { "dropping-particle" : "", "family" : "J5473", "given" : "", "non-dropping-particle" : "", "parse-names" : false, "suffix" : "" } ], "type" : "article-journal", "volume" : "10" }, "uris" : [ "http://www.mendeley.com/documents/?uuid=710aaef5-712b-45a6-8b9a-7ac1c7f2a9cf" ] }, { "id" : "ITEM-6", "itemData" : { "DOI" : "10.1029/2019GL082671", "ISSN" : "0094-8276", "abstract" : "Abstract Following a multidecade increase, Antarctic sea ice declined drastically during austral spring 2016. Suggested causes of the sea ice decline include lingering effects of the 2015/2016 extreme El Ni\u00f1o and a tropical Indian Ocean teleconnection to high-latitude atmospheric circulation. Here, we conduct pacemaker experiments using a full coupled climate model forced with observed tropical sea surface temperature to examine the impact of the Indian and Pacific Oceans on southern high latitudes during spring 2016. Our experiments suggest that a Rossby wave teleconnection from the tropical Indian Ocean contributed to the sea ice decline during spring 2016, with less influence from the Pacific Ocean. However, we find considerable spread in the magnitude of sea ice anomalies across ensemble members, suggesting that while an Indian Ocean teleconnection likely played a role, intrinsic atmospheric variability and high-latitude ocean conditions may also have been important in driving the observed 2016 spring sea ice decline.", "author" : [ { "dropping-particle" : "", "family" : "Purich", "given" : "Ariaan", "non-dropping-particle" : "", "parse-names" : false, "suffix" : "" }, { "dropping-particle" : "", "family" : "England", "given" : "Matthew H", "non-dropping-particle" : "", "parse-names" : false, "suffix" : "" } ], "container-title" : "Geophysical Research Letters", "id" : "ITEM-6", "issue" : "12", "issued" : { "date-parts" : [ [ "2019", "6", "28" ] ] }, "note" : "doi: 10.1029/2019GL082671", "page" : "6848-6858", "publisher" : "John Wiley &amp; Sons, Ltd", "title" : "Tropical Teleconnections to Antarctic Sea Ice During Austral Spring 2016 in Coupled Pacemaker Experiments", "translator" : [ { "dropping-particle" : "", "family" : "J5784", "given" : "", "non-dropping-particle" : "", "parse-names" : false, "suffix" : "" } ], "type" : "article-journal", "volume" : "46" }, "uris" : [ "http://www.mendeley.com/documents/?uuid=e11730e8-01f0-4c47-90a8-06692b589b5c" ] } ], "mendeley" : { "formattedCitation" : "(Chenoli et al., 2017; Stuecker et al., 2017; Schlosser et al., 2018; Meehl et al., 2019; Purich and England, 2019; Wang et al., 2019a)", "manualFormatting" : "(Chenoli et al., 2017; Stuecker et al., 2017; Schlosser et al., 2018; Meehl et al., 2019; Purich and England, 2019; G. Wang et al., 2019)", "plainTextFormattedCitation" : "(Chenoli et al., 2017; Stuecker et al., 2017; Schlosser et al., 2018; Meehl et al., 2019; Purich and England, 2019; Wang et al., 2019a)", "previouslyFormattedCitation" : "(Chenoli et al., 2017; Stuecker et al., 2017; Schlosser et al., 2018; Meehl et al., 2019; Purich and England, 2019; Wang et al., 2019a)" }, "properties" : { "noteIndex" : 0 }, "schema" : "https://github.com/citation-style-language/schema/raw/master/csl-citation.json" }</w:instrText>
        </w:r>
      </w:ins>
      <w:del w:id="1787" w:author="Robin Matthews" w:date="2021-06-15T13:43:00Z">
        <w:r w:rsidR="00E719C0" w:rsidDel="00763066">
          <w:rPr>
            <w:noProof/>
            <w:lang w:val="en-US"/>
          </w:rPr>
          <w:delInstrText>ADDIN CSL_CITATION { "citationItems" : [ { "id" : "ITEM-1", "itemData" : { "DOI" : "10.1007/s00382-016-3102-y", "ISSN" : "0930-7575", "abstract" : "We present projected changes in the speed and meridional location of the\nSubtropical Jet (STJ) during winter using output of the Coupled Model\nIntercomparison Project Phase 5 (CMIP5) models. We use the ERA-Interim\nreanalysis dataset to evaluate the historical simulations of the STJ by\n18 of the CMIP5 models for the period 1979-2012. Based on the\nclimatology of the STJ from ERA-Interim, we selected the area of study\nas 70A degrees E-290A degrees E and 20A degrees S-40A degrees S, which\nis over the Indian and Southern Pacific Oceans, and 300-100 hPa to\nreduce altitude-related bias. An assessment of the ability of the CMIP5\nmodels in simulating ENSO effects on the jet stream were carried out\nusing standardized zonal wind anomalies at 300-100 hPa. Results show\nthat 47 % of the CMIP5 models used in this study were able to simulate\nENSO impacts realistically. In addition, it is more difficult for the\nmodels to reproduce the observed intensity of ENSO impacts than the\npatterns. The historical simulations of the CMIP5 models show a wide\nrange of trends in meridional movement and jet strength, with a\nmulti-model mean of 0.04A degrees A decade(-1) equatorward and 0.42\nms(-1) decade(-1) respectively. In contrast to the ERA-Interim analysis,\n94 % of the CMIP5 models show a strengthening of the jet in the\nhistorical runs. Variability of the jet strength is significantly (5 %)\nlinked to the sea surface temperature changes over the eastern tropical\nPacific. The CMIP5 model projections with Representative Concentration\nPathways (RCPs) 4.5 and 8.5 were used for analysis of changes of the STJ\nfor the period 2011-2099. Based on the RCP 4.5 (RCP 8.5) scenario the\nmulti-model mean trend of the 18 CMIP5 models project a statistically\nsignificant (5 % level) increase in jet strength by the end of the\ncentury of 0.29 ms(-1) decade(-1) (0.60 ms(-1) decade(-1)). Also, the\nmean meridional location of the jet is projected to shift poleward by\n0.006A degrees A decade(-1) (0.042A degrees A decade(-1)) in 2099 during\nwinter, with the only significant (5 %) trend being with RCP 8.5.", "author" : [ { "dropping-particle" : "", "family" : "Chenoli", "given" : "Sheeba Nettukandy", "non-dropping-particle" : "", "parse-names" : false, "suffix" : "" }, { "dropping-particle" : "", "family" : "Mazuki", "given" : "Muhammad Yunus Ahmad", "non-dropping-particle" : "", "parse-names" : false, "suffix" : "" }, { "dropping-particle" : "", "family" : "Turner", "given" : "John", "non-dropping-particle" : "", "parse-names" : false, "suffix" : "" }, { "dropping-particle" : "", "family" : "Abu Samah", "given" : "Azizan", "non-dropping-particle" : "", "parse-names" : false, "suffix" : "" } ], "container-title" : "CLIMATE DYNAMICS", "id" : "ITEM-1", "issue" : "1-2", "issued" : { "date-parts" : [ [ "2017", "1" ] ] }, "note" : "The historical simulations of the CMIP5 models show a wide\nrange of trends in meridional movement and jet strength, with a\nmulti-model mean of 0.04A degrees A decade(-1) equatorward and 0.42\nms(-1) decade(-1) respectively. In contrast to the ERA-Interim analysis,\n94 % of the CMIP5 models show a strengthening of the jet in the\nhistorical runs. Variability of the jet strength is significantly (5 %)\nlinked to the sea surface temperature changes over the eastern tropical\nPacific.", "page" : "661-681", "publisher" : "SPRINGER", "publisher-place" : "233 SPRING ST, NEW YORK, NY 10013 USA", "title" : "Historical and projected changes in the Southern Hemisphere Sub-tropical Jet during winter from the CMIP5 models", "translator" : [ { "dropping-particle" : "", "family" : "J3633", "given" : "", "non-dropping-particle" : "", "parse-names" : false, "suffix" : "" } ], "type" : "article-journal", "volume" : "48" }, "uris" : [ "http://www.mendeley.com/documents/?uuid=0ae41aec-f416-4801-a53e-6eb833e30a60" ] }, { "id" : "ITEM-2", "itemData" : { "DOI" : "10.5194/tc-12-1103-2018", "author" : [ { "dropping-particle" : "", "family" : "Schlosser", "given" : "E", "non-dropping-particle" : "", "parse-names" : false, "suffix" : "" }, { "dropping-particle" : "", "family" : "Haumann", "given" : "F A", "non-dropping-particle" : "", "parse-names" : false, "suffix" : "" }, { "dropping-particle" : "", "family" : "Raphael", "given" : "M N", "non-dropping-particle" : "", "parse-names" : false, "suffix" : "" } ], "container-title" : "The Cryosphere", "id" : "ITEM-2", "issue" : "3", "issued" : { "date-parts" : [ [ "2018" ] ] }, "page" : "1103-1119", "title" : "Atmospheric influences on the anomalous 2016 Antarctic sea ice decay", "translator" : [ { "dropping-particle" : "", "family" : "J4736", "given" : "", "non-dropping-particle" : "", "parse-names" : false, "suffix" : "" } ], "type" : "article-journal", "volume" : "12" }, "uris" : [ "http://www.mendeley.com/documents/?uuid=10933e4f-2028-45c6-9ae3-7472f68a73c8" ] }, { "id" : "ITEM-3", "itemData" : { "DOI" : "10.1002/2017GL074691", "abstract" : "Abstract The 2016 austral spring was characterized by the lowest Southern Hemisphere (SH) sea ice extent seen in the satellite record (1979 to present) and coincided with anomalously warm surface waters surrounding most of Antarctica. We show that two distinct processes contributed to this event: First, the extreme El Ni\u00f1o event peaking in December\u2013February 2015/2016 contributed to pronounced extratropical SH sea surface temperature and sea ice extent anomalies in the eastern Ross, Amundsen, and Bellingshausen Seas that persisted in part until the following 2016 austral spring. Second, internal unforced atmospheric variability of the Southern Annular Mode promoted the exceptional low sea ice extent in November\u2013December 2016. These results suggest that a combination of tropically forced and internal SH atmospheric variability contributed to the unprecedented sea ice decline during the 2016 austral spring, on top of a background of slow changes expected from greenhouse gas and ozone forcing.", "author" : [ { "dropping-particle" : "", "family" : "Stuecker", "given" : "Malte F", "non-dropping-particle" : "", "parse-names" : false, "suffix" : "" }, { "dropping-particle" : "", "family" : "Bitz", "given" : "Cecilia M", "non-dropping-particle" : "", "parse-names" : false, "suffix" : "" }, { "dropping-particle" : "", "family" : "Armour", "given" : "Kyle C", "non-dropping-particle" : "", "parse-names" : false, "suffix" : "" } ], "container-title" : "Geophysical Research Letters", "id" : "ITEM-3", "issue" : "17", "issued" : { "date-parts" : [ [ "2017" ] ] }, "page" : "9008-9019", "title" : "Conditions leading to the unprecedented low Antarctic sea ice extent during the 2016 austral spring season", "translator" : [ { "dropping-particle" : "", "family" : "J4724", "given" : "", "non-dropping-particle" : "", "parse-names" : false, "suffix" : "" } ], "type" : "article-journal", "volume" : "44" }, "uris" : [ "http://www.mendeley.com/documents/?uuid=2bc00d1d-4b24-43a1-a15e-7a4bc74e033a" ] }, { "id" : "ITEM-4", "itemData" : { "DOI" : "10.1038/s41467-018-07865-9", "ISSN" : "2041-1723", "abstract" : "After nearly three decades of observed increasing trends of Antarctic sea ice extent, in September-October-November 2016, there was a dramatic decrease. Here we document factors that contributed to that decrease. An atmosphere-only model with a specified positive convective heating anomaly in the eastern Indian/western Pacific Ocean, representing the record positive precipitation anomalies there in September-October-November 2016, produces an anomalous atmospheric Rossby wave response with mid- and high latitude surface wind anomalies that contribute to the decrease of Antarctic sea ice extent. The sustained decreases of Antarctic sea ice extent after late 2016 are associated with a warmer upper Southern Ocean. This is the culmination of a negative decadal trend of wind stress curl with positive Southern Annular Mode and negative Interdecadal Pacific Oscillation, Ekman suction that results in warmer water being moved upward in the column closer to the surface, a transition to positive Interdecadal Pacific Oscillation around 2014\u20132016, and negative Southern Annular Mode in late 2016.", "author" : [ { "dropping-particle" : "", "family" : "Meehl", "given" : "Gerald A", "non-dropping-particle" : "", "parse-names" : false, "suffix" : "" }, { "dropping-particle" : "", "family" : "Arblaster", "given" : "Julie M", "non-dropping-particle" : "", "parse-names" : false, "suffix" : "" }, { "dropping-particle" : "", "family" : "Chung", "given" : "Christine T Y", "non-dropping-particle" : "", "parse-names" : false, "suffix" : "" }, { "dropping-particle" : "", "family" : "Holland", "given" : "Marika M", "non-dropping-particle" : "", "parse-names" : false, "suffix" : "" }, { "dropping-particle" : "", "family" : "DuVivier", "given" : "Alice", "non-dropping-particle" : "", "parse-names" : false, "suffix" : "" }, { "dropping-particle" : "", "family" : "Thompson", "given" : "LuAnne", "non-dropping-particle" : "", "parse-names" : false, "suffix" : "" }, { "dropping-particle" : "", "family" : "Yang", "given" : "Dongxia", "non-dropping-particle" : "", "parse-names" : false, "suffix" : "" }, { "dropping-particle" : "", "family" : "Bitz", "given" : "Cecilia M", "non-dropping-particle" : "", "parse-names" : false, "suffix" : "" } ], "container-title" : "Nature Communications", "id" : "ITEM-4", "issue" : "1", "issued" : { "date-parts" : [ [ "2019" ] ] }, "page" : "14", "title" : "Sustained ocean changes contributed to sudden Antarctic sea ice retreat in late 2016", "translator" : [ { "dropping-particle" : "", "family" : "J5791", "given" : "", "non-dropping-particle" : "", "parse-names" : false, "suffix" : "" } ], "type" : "article-journal", "volume" : "10" }, "uris" : [ "http://www.mendeley.com/documents/?uuid=bd3164f1-f316-4714-a865-f21437ec0bd5" ] }, { "id" : "ITEM-5", "itemData" : { "DOI" : "10.1038/s41467-018-07689-7", "ISSN" : "2041-1723", "abstract" : "After exhibiting an upward trend since 1979, Antarctic sea ice extent (SIE) declined dramatically during austral spring 2016, reaching a record low by December 2016. Here we show that a combination of atmospheric and oceanic phenomena played primary roles for this decline. The anomalous atmospheric circulation was initially driven by record strength tropical convection over the Indian and western Pacific Oceans, which resulted in a wave-3 circulation pattern around Antarctica that acted to reduce SIE in the Indian Ocean, Ross and Bellingshausen Sea sectors. Subsequently, the polar stratospheric vortex weakened significantly, resulting in record weakening of the circumpolar surface westerlies that acted to decrease SIE in the Indian Ocean and Pacific Ocean sectors. These processes appear to reflect unusual internal atmosphere-ocean variability. However, the warming trend of the tropical Indian Ocean, which may partly stem from anthropogenic forcing, may have contributed to the severity of the 2016 SIE decline.", "author" : [ { "dropping-particle" : "", "family" : "Wang", "given" : "Guomin",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"Lim", "given" : "Eun-Pa", "non-dropping-particle" : "", "parse-names" : false, "suffix" : "" }, { "dropping-particle" : "", "family" : "Abhik", "given" : "S", "non-dropping-particle" : "", "parse-names" : false, "suffix" : "" }, { "dropping-particle" : "", "family" : "Rensch", "given" : "Peter", "non-dropping-particle" : "van", "parse-names" : false, "suffix" : "" } ], "container-title" : "Nature Communications", "id" : "ITEM-5", "issue" : "1", "issued" : { "date-parts" : [ [ "2019" ] ] }, "page" : "13", "title" : "Compounding tropical and stratospheric forcing of the record low Antarctic sea-ice in 2016", "translator" : [ { "dropping-particle" : "", "family" : "J5473", "given" : "", "non-dropping-particle" : "", "parse-names" : false, "suffix" : "" } ], "type" : "article-journal", "volume" : "10" }, "uris" : [ "http://www.mendeley.com/documents/?uuid=710aaef5-712b-45a6-8b9a-7ac1c7f2a9cf" ] }, { "id" : "ITEM-6", "itemData" : { "DOI" : "10.1029/2019GL082671", "ISSN" : "0094-8276", "abstract" : "Abstract Following a multidecade increase, Antarctic sea ice declined drastically during austral spring 2016. Suggested causes of the sea ice decline include lingering effects of the 2015/2016 extreme El Ni\u00f1o and a tropical Indian Ocean teleconnection to high-latitude atmospheric circulation. Here, we conduct pacemaker experiments using a full coupled climate model forced with observed tropical sea surface temperature to examine the impact of the Indian and Pacific Oceans on southern high latitudes during spring 2016. Our experiments suggest that a Rossby wave teleconnection from the tropical Indian Ocean contributed to the sea ice decline during spring 2016, with less influence from the Pacific Ocean. However, we find considerable spread in the magnitude of sea ice anomalies across ensemble members, suggesting that while an Indian Ocean teleconnection likely played a role, intrinsic atmospheric variability and high-latitude ocean conditions may also have been important in driving the observed 2016 spring sea ice decline.", "author" : [ { "dropping-particle" : "", "family" : "Purich", "given" : "Ariaan", "non-dropping-partic</w:delInstrText>
        </w:r>
        <w:r w:rsidR="00E719C0" w:rsidRPr="001D5B54" w:rsidDel="00763066">
          <w:rPr>
            <w:noProof/>
            <w:rPrChange w:id="1788" w:author="Clotilde Pean" w:date="2021-06-21T14:14:00Z">
              <w:rPr>
                <w:noProof/>
                <w:lang w:val="en-US"/>
              </w:rPr>
            </w:rPrChange>
          </w:rPr>
          <w:delInstrText>le" : "", "parse-names" : false, "suffix" : "" }, { "dropping-particle" : "", "family" : "England", "given" : "Matthew H", "non-dropping-particle" : "", "parse-names" : false, "suffix" : "" } ], "container-title" : "Geophysical Research Letters", "id" : "ITEM-6", "issue" : "12", "issued" : { "date-parts" : [ [ "2019", "6", "28" ] ] }, "note" : "doi: 10.1029/2019GL082671", "page" : "6848-6858", "publisher" : "John Wiley &amp; Sons, Ltd", "title" : "Tropical Teleconnections to Antarctic Sea Ice During Austral Spring 2016 in Coupled Pacemaker Experiments", "translator" : [ { "dropping-particle" : "", "family" : "J5784", "given" : "", "non-dropping-particle" : "", "parse-names" : false, "suffix" : "" } ], "type" : "article-journal", "volume" : "46" }, "uris" : [ "http://www.mendeley.com/documents/?uuid=e11730e8-01f0-4c47-90a8-06692b589b5c" ] } ], "mendeley" : { "formattedCitation" : "(Chenoli et al., 2017; Stuecker et al., 2017; Schlosser et al., 2018; Meehl et al., 2019; Purich and England, 2019; Wang et al., 2019a)", "plainTextFormattedCitation" : "(Chenoli et al., 2017; Stuecker et al., 2017; Schlosser et al., 2018; Meehl et al., 2019; Purich and England, 2019; Wang et al., 2019a)", "previouslyFormattedCitation" : "(Chenoli et al., 2017; Stuecker et al., 2017; Schlosser et al., 2018; Meehl et al., 2019; Purich and England, 2019; Wang et al., 2019a)" }, "properties" : { "noteIndex" : 0 }, "schema" : "https://github.com/citation-style-language/schema/raw/master/csl-citation.json" }</w:delInstrText>
        </w:r>
      </w:del>
      <w:r>
        <w:rPr>
          <w:noProof/>
        </w:rPr>
        <w:fldChar w:fldCharType="separate"/>
      </w:r>
      <w:r w:rsidR="00393F8C" w:rsidRPr="001D5B54">
        <w:rPr>
          <w:noProof/>
          <w:rPrChange w:id="1789" w:author="Clotilde Pean" w:date="2021-06-21T14:14:00Z">
            <w:rPr>
              <w:noProof/>
              <w:lang w:val="en-US"/>
            </w:rPr>
          </w:rPrChange>
        </w:rPr>
        <w:t>(Chenoli et al., 2017; Stuecker et al., 2017; Schlosser et al., 2018; Meehl et al., 2019; Purich and England, 2019; G. Wang et al., 2019)</w:t>
      </w:r>
      <w:r>
        <w:rPr>
          <w:noProof/>
        </w:rPr>
        <w:fldChar w:fldCharType="end"/>
      </w:r>
      <w:r w:rsidRPr="001D5B54">
        <w:rPr>
          <w:noProof/>
          <w:rPrChange w:id="1790" w:author="Clotilde Pean" w:date="2021-06-21T14:14:00Z">
            <w:rPr>
              <w:noProof/>
              <w:lang w:val="en-US"/>
            </w:rPr>
          </w:rPrChange>
        </w:rPr>
        <w:t xml:space="preserve">. </w:t>
      </w:r>
      <w:r w:rsidRPr="00E457C1">
        <w:rPr>
          <w:noProof/>
          <w:lang w:val="en-US"/>
        </w:rPr>
        <w:t xml:space="preserve">A decadal-scale warming of the near-surface ocean that resulted from strengthened westerlies </w:t>
      </w:r>
      <w:r w:rsidR="00E872C0" w:rsidRPr="00E457C1">
        <w:rPr>
          <w:noProof/>
          <w:lang w:val="en-US"/>
        </w:rPr>
        <w:t xml:space="preserve">may </w:t>
      </w:r>
      <w:r w:rsidRPr="00E457C1">
        <w:rPr>
          <w:noProof/>
          <w:lang w:val="en-US"/>
        </w:rPr>
        <w:t>also</w:t>
      </w:r>
      <w:r w:rsidR="00E872C0" w:rsidRPr="00E457C1">
        <w:rPr>
          <w:noProof/>
          <w:lang w:val="en-US"/>
        </w:rPr>
        <w:t xml:space="preserve"> have</w:t>
      </w:r>
      <w:r w:rsidRPr="00E457C1">
        <w:rPr>
          <w:noProof/>
          <w:lang w:val="en-US"/>
        </w:rPr>
        <w:t xml:space="preserve"> contributed to and helped to sustain the sea ice loss </w:t>
      </w:r>
      <w:r w:rsidRPr="00133E00">
        <w:fldChar w:fldCharType="begin" w:fldLock="1"/>
      </w:r>
      <w:r w:rsidR="00E719C0">
        <w:rPr>
          <w:noProof/>
          <w:lang w:val="en-US"/>
        </w:rPr>
        <w:instrText>ADDIN CSL_CITATION { "citationItems" : [ { "id" : "ITEM-1", "itemData" : { "DOI" : "10.1038/s41467-018-07865-9", "ISSN" : "2041-1723", "abstract" : "After nearly three decades of observed increasing trends of Antarctic sea ice extent, in September-October-November 2016, there was a dramatic decrease. Here we document factors that contributed to that decrease. An atmosphere-only model with a specified positive convective heating anomaly in the eastern Indian/western Pacific Ocean, representing the record positive precipitation anomalies there in September-October-November 2016, produces an anomalous atmospheric Rossby wave response with mid- and high latitude surface wind anomalies that contribute to the decrease of Antarctic sea ice extent. The sustained decreases of Antarctic sea ice extent after late 2016 are associated with a warmer upper Southern Ocean. This is the culmination of a negative decadal trend of wind stress curl with positive Southern Annular Mode and negative Interdecadal Pacific Oscillation, Ekman suction that results in warmer water being moved upward in the column closer to the surface, a transition to positive Interdecadal Pacific Oscillation around 2014\u20132016, and negative Southern Annular Mode in late 2016.", "author" : [ { "dropping-particle" : "", "family" : "Meehl", "given" : "Gerald A", "non-dropping-particle" : "", "parse-names" : false, "suffix" : "" }, { "dropping-particle" : "", "family" : "Arblaster", "given" : "Julie M", "non-dropping-particle" : "", "parse-names" : false, "suffix" : "" }, { "dropping-particle" : "", "family" : "Chung", "given" : "Christine T Y", "non-dropping-particle" : "", "parse-names" : false, "suffix" : "" }, { "dropping-particle" : "", "family" : "Holland", "given" : "Marika M", "non-dropping-particle" : "", "parse-names" : false, "suffix" : "" }, { "dropping-particle" : "", "family" : "DuVivier", "given" : "Alice", "non-dropping-particle" : "", "parse-names" : false, "suffix" : "" }, { "dropping-particle" : "", "family" : "Thompson", "given" : "LuAnne", "non-dropping-particle" : "", "parse-names" : false, "suffix" : "" }, { "dropping-particle" : "", "family" : "Yang", "given" : "Dongxia", "non-dropping-particle" : "", "parse-names" : false, "suffix" : "" }, { "dropping-particle" : "", "family" : "Bitz", "given" : "Cecilia M", "non-dropping-particle" : "", "parse-names" : false, "suffix" : "" } ], "container-title" : "Nature Communications", "id" : "ITEM-1", "issue" : "1", "issued" : { "date-parts" : [ [ "2019" ] ] }, "page" : "14", "title" : "Sustained ocean changes contributed to sudden Antarctic sea ice retreat in late 2016", "translator" : [ { "dropping-particle" : "", "family" : "J5791", "given" : "", "non-dropping-particle" : "", "parse-names" : false, "suffix" : "" } ], "type" : "article-journal", "volume" : "10" }, "uris" : [ "http://www.mendeley.com/documents/?uuid=bd3164f1-f316-4714-a865-f21437ec0bd5" ] } ], "mendeley" : { "formattedCitation" : "(Meehl et al., 2019)", "plainTextFormattedCitation" : "(Meehl et al., 2019)", "previouslyFormattedCitation" : "(Meehl et al., 2019)" }, "properties" : { "noteIndex" : 0 }, "schema" : "https://github.com/citation-style-language/schema/raw/master/csl-citation.json" }</w:instrText>
      </w:r>
      <w:r w:rsidRPr="00133E00">
        <w:fldChar w:fldCharType="separate"/>
      </w:r>
      <w:r w:rsidR="00393F8C">
        <w:rPr>
          <w:noProof/>
          <w:lang w:val="en-US"/>
        </w:rPr>
        <w:t>(Meehl et al., 2019)</w:t>
      </w:r>
      <w:r w:rsidRPr="00133E00">
        <w:fldChar w:fldCharType="end"/>
      </w:r>
      <w:r w:rsidRPr="00E457C1">
        <w:rPr>
          <w:noProof/>
          <w:lang w:val="en-US"/>
        </w:rPr>
        <w:t xml:space="preserve">. Before satellites and on even longer time scales, very limited observational data and proxy coverage leads to </w:t>
      </w:r>
      <w:r w:rsidRPr="00E457C1">
        <w:rPr>
          <w:i/>
          <w:iCs/>
          <w:color w:val="222222"/>
          <w:shd w:val="clear" w:color="auto" w:fill="FFFFFF"/>
          <w:lang w:val="en-US"/>
        </w:rPr>
        <w:t>low confidence</w:t>
      </w:r>
      <w:r w:rsidR="00133E00" w:rsidRPr="00E457C1">
        <w:rPr>
          <w:i/>
          <w:iCs/>
          <w:color w:val="222222"/>
          <w:shd w:val="clear" w:color="auto" w:fill="FFFFFF"/>
          <w:lang w:val="en-US"/>
        </w:rPr>
        <w:t xml:space="preserve"> </w:t>
      </w:r>
      <w:r w:rsidRPr="00E457C1">
        <w:rPr>
          <w:color w:val="222222"/>
          <w:shd w:val="clear" w:color="auto" w:fill="FFFFFF"/>
          <w:lang w:val="en-US"/>
        </w:rPr>
        <w:t>in all aspects of Antarctic sea</w:t>
      </w:r>
      <w:ins w:id="1791" w:author="Sara M Tuson" w:date="2021-06-24T14:33:00Z">
        <w:r w:rsidR="00A06AA5">
          <w:rPr>
            <w:color w:val="222222"/>
            <w:shd w:val="clear" w:color="auto" w:fill="FFFFFF"/>
            <w:lang w:val="en-US"/>
          </w:rPr>
          <w:t xml:space="preserve"> </w:t>
        </w:r>
      </w:ins>
      <w:del w:id="1792" w:author="Sara M Tuson" w:date="2021-06-24T14:33:00Z">
        <w:r w:rsidRPr="00E457C1" w:rsidDel="00A06AA5">
          <w:rPr>
            <w:color w:val="222222"/>
            <w:shd w:val="clear" w:color="auto" w:fill="FFFFFF"/>
            <w:lang w:val="en-US"/>
          </w:rPr>
          <w:delText>-</w:delText>
        </w:r>
      </w:del>
      <w:r w:rsidRPr="00E457C1">
        <w:rPr>
          <w:color w:val="222222"/>
          <w:shd w:val="clear" w:color="auto" w:fill="FFFFFF"/>
          <w:lang w:val="en-US"/>
        </w:rPr>
        <w:t>ice (</w:t>
      </w:r>
      <w:r w:rsidR="00417A54" w:rsidRPr="00E457C1">
        <w:rPr>
          <w:color w:val="222222"/>
          <w:shd w:val="clear" w:color="auto" w:fill="FFFFFF"/>
          <w:lang w:val="en-US"/>
        </w:rPr>
        <w:t>S</w:t>
      </w:r>
      <w:r w:rsidRPr="00E457C1">
        <w:rPr>
          <w:color w:val="222222"/>
          <w:shd w:val="clear" w:color="auto" w:fill="FFFFFF"/>
          <w:lang w:val="en-US"/>
        </w:rPr>
        <w:t>ection</w:t>
      </w:r>
      <w:ins w:id="1793" w:author="Ian Blenkinsop" w:date="2021-07-13T12:04:00Z">
        <w:r w:rsidR="005B2F04">
          <w:rPr>
            <w:color w:val="222222"/>
            <w:shd w:val="clear" w:color="auto" w:fill="FFFFFF"/>
            <w:lang w:val="en-US"/>
          </w:rPr>
          <w:t>s</w:t>
        </w:r>
      </w:ins>
      <w:r w:rsidRPr="00E457C1">
        <w:rPr>
          <w:color w:val="222222"/>
          <w:shd w:val="clear" w:color="auto" w:fill="FFFFFF"/>
          <w:lang w:val="en-US"/>
        </w:rPr>
        <w:t xml:space="preserve"> 2.3.2.1.2</w:t>
      </w:r>
      <w:del w:id="1794" w:author="Ian Blenkinsop" w:date="2021-07-13T12:04:00Z">
        <w:r w:rsidRPr="00E457C1" w:rsidDel="005B2F04">
          <w:rPr>
            <w:color w:val="222222"/>
            <w:shd w:val="clear" w:color="auto" w:fill="FFFFFF"/>
            <w:lang w:val="en-US"/>
          </w:rPr>
          <w:delText xml:space="preserve">; </w:delText>
        </w:r>
      </w:del>
      <w:ins w:id="1795" w:author="Ian Blenkinsop" w:date="2021-07-13T12:04:00Z">
        <w:r w:rsidR="005B2F04">
          <w:rPr>
            <w:color w:val="222222"/>
            <w:shd w:val="clear" w:color="auto" w:fill="FFFFFF"/>
            <w:lang w:val="en-US"/>
          </w:rPr>
          <w:t xml:space="preserve"> and</w:t>
        </w:r>
        <w:r w:rsidR="005B2F04" w:rsidRPr="00E457C1">
          <w:rPr>
            <w:color w:val="222222"/>
            <w:shd w:val="clear" w:color="auto" w:fill="FFFFFF"/>
            <w:lang w:val="en-US"/>
          </w:rPr>
          <w:t xml:space="preserve"> </w:t>
        </w:r>
      </w:ins>
      <w:r w:rsidRPr="00E457C1">
        <w:rPr>
          <w:color w:val="222222"/>
          <w:shd w:val="clear" w:color="auto" w:fill="FFFFFF"/>
          <w:lang w:val="en-US"/>
        </w:rPr>
        <w:t>9.3.2.1).</w:t>
      </w:r>
    </w:p>
    <w:p w14:paraId="48A4CA79" w14:textId="77777777" w:rsidR="009F594A" w:rsidRPr="00E457C1" w:rsidRDefault="009F594A" w:rsidP="009F594A">
      <w:pPr>
        <w:pStyle w:val="AR6BodyText"/>
        <w:rPr>
          <w:noProof/>
          <w:lang w:val="en-US"/>
        </w:rPr>
      </w:pPr>
    </w:p>
    <w:p w14:paraId="74F8595F" w14:textId="15780A68" w:rsidR="009F594A" w:rsidRPr="001D5B54" w:rsidRDefault="009F594A" w:rsidP="009F594A">
      <w:pPr>
        <w:pStyle w:val="AR6BodyText"/>
        <w:rPr>
          <w:noProof/>
          <w:rPrChange w:id="1796" w:author="Clotilde Pean" w:date="2021-06-21T14:14:00Z">
            <w:rPr>
              <w:noProof/>
              <w:lang w:val="en-US"/>
            </w:rPr>
          </w:rPrChange>
        </w:rPr>
      </w:pPr>
      <w:r w:rsidRPr="00E457C1">
        <w:rPr>
          <w:noProof/>
          <w:lang w:val="en-US"/>
        </w:rPr>
        <w:t>CMIP5 climate models generally simulate</w:t>
      </w:r>
      <w:r w:rsidR="003D60E0" w:rsidRPr="00E457C1">
        <w:rPr>
          <w:noProof/>
          <w:lang w:val="en-US"/>
        </w:rPr>
        <w:t xml:space="preserve"> Antarctic sea</w:t>
      </w:r>
      <w:r w:rsidRPr="00E457C1">
        <w:rPr>
          <w:noProof/>
          <w:lang w:val="en-US"/>
        </w:rPr>
        <w:t xml:space="preserve"> ice loss over the satellite era since 1979 </w:t>
      </w:r>
      <w:r>
        <w:rPr>
          <w:noProof/>
        </w:rPr>
        <w:fldChar w:fldCharType="begin" w:fldLock="1"/>
      </w:r>
      <w:r w:rsidR="00E719C0">
        <w:rPr>
          <w:noProof/>
          <w:lang w:val="en-US"/>
        </w:rPr>
        <w:instrText>ADDIN CSL_CITATION { "citationItems" : [ { "id" : "ITEM-1", "itemData" : { "DOI" : "10.1175/JCLI-D-12-00068.1", "ISBN" : "0894-8755", "ISSN" : "08948755", "abstract" : "This paper examines the annual cycle and trends in Antarctic sea ice extent (SIE) for 18 models used in phase 5 of the Coupled Model Intercomparison Project (CMIP5) that were run with historical forcing for the 1850s to 2005. Many of the models have an annual SIE cycle that differs markedly from that observed over the last 30 years. The majority of models have too small of an SIE at the minimum in February, while several of the models have less than two-thirds of the observed SIE at the September maximum. In contrast to the satellite data, which exhibit a slight increase in SIE, the mean SIE of the models over 1979\u20132005 shows a decrease in each month, with the greatest multimodel mean percentage monthly decline of 13.6% decade\u22121 in February and the greatest absolute loss of ice of \u22120.40 \u00d7 106 km2 decade\u22121 in September. The models have very large differences in SIE over 1860\u20132005. Most of the control runs have statistically significant trends in SIE over their full time span, and all of the models have a negative trend in SIE since the mid-nineteenth century. The negative SIE trends in most of the model runs over 1979\u20132005 are a continuation of an earlier decline, suggesting that the processes responsible for the observed increase over the last 30 years are not being simulated correctly.", "author" : [ { "dropping-particle" : "", "family" : "Turner", "given" : "John", "non-dropping-particle" : "", "parse-names" : false, "suffix" : "" }, { "dropping-particle" : "", "family" : "Bracegirdle", "given" : "Thomas J.", "non-dropping-particle" : "", "parse-names" : false, "suffix" : "" }, { "dropping-particle" : "", "family" : "Phillips", "given" : "Tony", "non-dropping-particle" : "", "parse-names" : false, "suffix" : "" }, { "dropping-particle" : "", "family" : "Marshall", "given" : "Gareth J.", "non-dropping-particle" : "", "parse-names" : false, "suffix" : "" }, { "dropping-particle" : "", "family" : "Scott Hosking", "given" : "J.", "non-dropping-particle" : "", "parse-names" : false, "suffix" : "" } ], "container-title" : "Journal of Climate", "id" : "ITEM-1", "issue" : "5", "issued" : { "date-parts" : [ [ "2013", "3", "27" ] ] }, "page" : "1473-1484", "title" : "An initial assessment of antarctic sea ice extent in the CMIP5 models", "translator" : [ { "dropping-particle" : "", "family" : "J4494", "given" : "", "non-dropping-particle" : "", "parse-names" : false, "suffix" : "" } ], "type" : "article-journal", "volume" : "26" }, "uris" : [ "http://www.mendeley.com/documents/?uuid=36c96953-0cb7-372b-b72f-85d19916604a" ] }, { "id" : "ITEM-2", "itemData" : { "DOI" : "10.1002/jgrd.50443", "abstract" : "In contrast to Arctic sea ice, average Antarctic sea ice area is not retreating but has slowly increased since satellite measurements began in 1979. While most climate models from the Coupled Model Intercomparison Project Phase 5 (CMIP5) archive simulate a decrease in Antarctic sea ice area over the recent past, whether these models can be dismissed as being wrong depends on more than just the sign of change compared to observations. We show that internal sea ice variability is large in the Antarctic region, and both the observed and modeled trends may represent natural variations along with external forcing. While several models show a negative trend, only a few of them actually show a trend that is significant compared to their internal variability on the time scales of available observational data. Furthermore, the ability of the models to simulate the mean state of sea ice is also important. The representations of Antarctic sea ice in CMIP5 models have not improved compared to CMIP3 and show an unrealistic spread in the mean state that may influence future sea ice behavior. Finally, Antarctic climate and sea ice area will be affected not only by ocean and air temperature changes but also by changes in the winds. The majority of the CMIP5 models simulate a shift that is too weak compared to observations. Thus, this study identifies several foci for consideration in evaluating and improving the modeling of climate and climate change in the Antarctic region.", "author" : [ { "dropping-particle" : "", "family" : "Mahlstein", "given" : "Irina", "non-dropping-particle" : "", "parse-names" : false, "suffix" : "" }, { "dropping-particle" : "", "family" : "Gent", "given" : "Peter R", "non-dropping-particle" : "", "parse-names" : false, "suffix" : "" }, { "dropping-particle" : "", "family" : "Solomon", "given" : "Susan", "non-dropping-particle" : "", "parse-names" : false, "suffix" : "" } ], "container-title" : "Journal of Geophysical Research: Atmospheres", "id" : "ITEM-2", "issue" : "11", "issued" : { "date-parts" : [ [ "2013" ] ] }, "page" : "5105-5110", "title" : "Historical Antarctic mean sea ice area, sea ice trends, and winds in CMIP5 simulations", "translator" : [ { "dropping-particle" : "", "family" : "J4978", "given" : "", "non-dropping-particle" : "", "parse-names" : false, "suffix" : "" } ], "type" : "article-journal", "volume" : "118" }, "uris" : [ "http://www.mendeley.com/documents/?uuid=c9a73401-4150-4173-8484-4accf5cd287f", "http://www.mendeley.com/documents/?uuid=5581bbf4-ded1-4075-a55e-a650b905a752", "http://www.mendeley.com/documents/?uuid=8309dd38-76e8-4867-bdb9-e00b2a4e861a", "http://www.mendeley.com/documents/?uuid=9d1b0945-9f5b-43c8-b626-373d24137ea1", "http://www.mendeley.com/documents/?uuid=93cbb5f0-373e-4a26-a614-a0a4a94a0acf" ] } ], "mendeley" : { "formattedCitation" : "(Mahlstein et al., 2013; Turner et al., 2013)", "manualFormatting" : "(Mahlstein et al., 2013; Turner et al., 2013)", "plainTextFormattedCitation" : "(Mahlstein et al., 2013; Turner et al., 2013)", "previouslyFormattedCitation" : "(Mahlstein et al., 2013; Turner et al., 2013)" }, "properties" : { "noteIndex" : 0 }, "schema" : "https://github.com/citation-style-language/schema/raw/master/csl-citation.json" }</w:instrText>
      </w:r>
      <w:r>
        <w:rPr>
          <w:noProof/>
        </w:rPr>
        <w:fldChar w:fldCharType="separate"/>
      </w:r>
      <w:r w:rsidR="00393F8C">
        <w:rPr>
          <w:noProof/>
          <w:lang w:val="en-US"/>
        </w:rPr>
        <w:t>(Mahlstein et al., 2013; Turner et al., 2013)</w:t>
      </w:r>
      <w:r>
        <w:rPr>
          <w:noProof/>
        </w:rPr>
        <w:fldChar w:fldCharType="end"/>
      </w:r>
      <w:r w:rsidRPr="00E457C1">
        <w:rPr>
          <w:noProof/>
          <w:lang w:val="en-US"/>
        </w:rPr>
        <w:t xml:space="preserve"> in contrast to the observed change, and CMIP6 models also simulate Antarctic ice loss </w:t>
      </w:r>
      <w:r>
        <w:rPr>
          <w:noProof/>
        </w:rPr>
        <w:fldChar w:fldCharType="begin" w:fldLock="1"/>
      </w:r>
      <w:r w:rsidR="008F46A5" w:rsidRPr="00E457C1">
        <w:rPr>
          <w:noProof/>
          <w:lang w:val="en-US"/>
        </w:rPr>
        <w:instrText>ADDIN CSL_CITATION { "citationItems" : [ { "id" : "ITEM-1", "itemData" : { "DOI" : "10.1029/2019GL086729", "abstract" : "Fully coupled climate models have long shown a wide range of Antarctic sea ice states and evolution over the satellite era. Here, we present a high\u2010level evaluation of Antarctic sea ice in 40 models from the most recent phase of the Coupled Model Intercomparison Project (CMIP6). Many models capture key characteristics of the mean seasonal cycle of sea ice area (SIA), but some simulate implausible historical mean states compared to satellite observations, leading to large intermodel spread. Summer SIA is consistently biased low across the ensemble. Compared to the previous model generation (CMIP5), the intermodel spread in winter and summer SIA has reduced, and the regional distribution of sea ice concentration has improved. Over 1979\u20132018, many models simulate strong negative trends in SIA concurrently with stronger\u2010than\u2010observed trends in global mean surface temperature (GMST). By the end of the 21st century, models project clear differences in sea ice between forcing scenarios.", "author" : [ { "dropping-particle" : "", "family" : "Roach", "given" : "Lettie A.", "non-dropping-particle" : "", "parse-names" : false, "suffix" : "" }, { "dropping-particle" : "", "family" : "D\u00f6rr", "given" : "Jakob", "no</w:instrText>
      </w:r>
      <w:r w:rsidR="008F46A5">
        <w:rPr>
          <w:noProof/>
        </w:rPr>
        <w:instrText>n-dropping-particle" : "", "parse-names" : false, "suffix" : "" }, { "dropping-particle" : "", "family" : "Holmes", "given" : "Caroline R.", "non-dropping-particle" : "", "parse-names" : false, "suffix" : "" }, { "dropping-particle" : "", "family" : "Massonnet", "given" : "Francois", "non-dropping-particle" : "", "parse-names" : false, "suffix" : "" }, { "dropping-particle" : "", "family" : "Blockley", "given" : "Edward W.", "non-dropping-particle" : "", "parse-names" : false, "suffix" : "" }, { "dropping-particle" : "", "family" : "Notz", "given" : "Dirk", "non-dropping-particle" : "", "parse-names" : false, "suffix" : "" }, { "dropping-particle" : "", "family" : "Rackow", "give</w:instrText>
      </w:r>
      <w:r w:rsidR="008F46A5" w:rsidRPr="00E457C1">
        <w:rPr>
          <w:noProof/>
          <w:lang w:val="en-US"/>
        </w:rPr>
        <w:instrText>n" : "Thomas", "non-dropping-particle" : "", "parse-names" : false, "suffix" : "" }, { "dropping-particle" : "", "family" : "Raphael", "given" : "Marilyn N.", "non-dropping-particle" : "", "parse-names" : false, "suffix" : "" }, { "dropping-particle" : "", "family" : "O\u2019Farrell", "given" : "Siobhan", "non-dropping-particle" : "", "parse-names" : false, "suffix" : "" }, { "dropping-particle" : "", "family" : "Bailey", "given" : "David A.", "non-dropping-particle" : "", "parse-names" : false, "suffix" : "" }, { "dropping-particle" : "", "family" : "Bitz", "given" : "Cecilia M.", "non-dropping-particle" : "", "parse-names" : false, "suffix" : "" } ], "container-title" : "Geophysical Research Letters", "id" : "ITEM-1", "issue" : "9", "issued" : { "date-parts" : [ [ "2020" ] ] }, "page" : "e2019GL086729", "title" : "Antarctic Sea Ice in CMIP6", "translator" : [ { "dropping-particle" : "", "family" : "J2982", "given" : "", "non-dropping-particle" : "", "parse-names" : false, "suffix" : "" } ], "type" : "article-journal", "volume" : "47" }, "uris" : [ "http://www.mendeley.com/documents/?uuid=96a3febb-a4b6-4a46-9405-ce650c9a16ed" ] } ], "mendeley" : { "formattedCitation" : "(Roach et al., 2020)", "manualFormatting" : "(Roach et al., 2020", "plainTextFormattedCitation" : "(Roach et al., 2020)", "previouslyFormattedCitation" : "(Roach et al., 2020)" }, "properties" : { "noteIndex" : 0 }, "schema" : "https://github.com/citation-style-language/schema/raw/master/csl-citation.json" }</w:instrText>
      </w:r>
      <w:r>
        <w:rPr>
          <w:noProof/>
        </w:rPr>
        <w:fldChar w:fldCharType="separate"/>
      </w:r>
      <w:r w:rsidR="00393F8C">
        <w:rPr>
          <w:noProof/>
          <w:lang w:val="en-US"/>
        </w:rPr>
        <w:t>(Roach et al., 2020</w:t>
      </w:r>
      <w:r>
        <w:rPr>
          <w:noProof/>
        </w:rPr>
        <w:fldChar w:fldCharType="end"/>
      </w:r>
      <w:r w:rsidRPr="00E457C1">
        <w:rPr>
          <w:noProof/>
          <w:lang w:val="en-US"/>
        </w:rPr>
        <w:t>;</w:t>
      </w:r>
      <w:r w:rsidR="00F64D05" w:rsidRPr="00E457C1">
        <w:rPr>
          <w:noProof/>
          <w:lang w:val="en-US"/>
        </w:rPr>
        <w:t xml:space="preserve"> Figure 3.20 and 3.21</w:t>
      </w:r>
      <w:r w:rsidRPr="00E457C1">
        <w:rPr>
          <w:noProof/>
          <w:lang w:val="en-US"/>
        </w:rPr>
        <w:t xml:space="preserve">). A number of studies have suggested that this discrepancy may be in part due to the role of internal variability in the observed change </w:t>
      </w:r>
      <w:r>
        <w:rPr>
          <w:noProof/>
        </w:rPr>
        <w:fldChar w:fldCharType="begin" w:fldLock="1"/>
      </w:r>
      <w:r w:rsidR="004D79F3">
        <w:rPr>
          <w:noProof/>
          <w:lang w:val="en-US"/>
        </w:rPr>
        <w:instrText>ADDIN CSL_CITATION { "citationItems" : [ { "id" : "ITEM-1", "itemData" : { "DOI" : "10.1007/s00382-015-2708-9", "ISSN" : "1432-0894", "abstract" : "We investigate the relationship between atmospheric circulation variability and the recent trends in Antarctic sea ice extent (SIE) using Coupled Model Intercomparison Project Phase 5 (CMIP5) atmospheric data, ECMWF Interim reanalysis fields and passive microwave satellite data processed with the Bootstrap version 2 algorithm. Over 1979--2013 the annual mean total Antarctic SIE increased at a rate of 195\u00a0{\\texttimes}\u00a0103\u00a0km2\u00a0dec\u22121 (1.6\u00a0%\u00a0dec\u22121), p\u00a0&lt;\u00a00.01. The largest regional positive trend of annual mean SIE of 119\u00a0{\\texttimes}\u00a0103\u00a0km2\u00a0dec\u22121 (4.0\u00a0%\u00a0dec\u22121) has been in the Ross Sea sector. Off West Antarctica there is a high correlation between trends in SIE and trends in the near-surface winds. The Ross Sea SIE seasonal trends are positive throughout the year, but largest in spring. The stronger meridional flow over the Ross Sea has been driven by a deepening of the Amundsen Sea Low (ASL). Pre-industrial control and historical simulations from CMIP5 indicate that the observed deepening of the ASL and stronger southerly flow over the Ross Sea are within the bounds of modeled intrinsic variability. The spring trend would need to continue for another 11\u00a0years for it to fall outside the 2 standard deviation range seen in 90\u00a0% of the simulations.", "author" : [ { "dropping-particle" : "", "family" : "Turner", "given" : "John", "non-dropping-particle" : "", "parse-names" : false, "suffix" : "" }, { "dropping-particle" : "", "family" : "Hosking", "given" : "J Scott", "non-dropping-particle" : "", "parse-names" : false, "suffix" : "" }, { "dropping-particle" : "", "family" : "Marshall", "given" : "Gareth J", "non-dropping-particle" : "", "parse-names" : false, "suffix" : "" }, { "dropping-particle" : "", "family" : "Phillips", "given" : "Tony", "non-dropping-particle" : "", "parse-names" : false, "suffix" : "" }, { "dropping-particle" : "", "family" : "Bracegirdle", "given" : "Thomas J", "non-dropping-particle" : "", "parse-names" : false, "suffix" : "" } ], "container-title" : "Climate Dynamics", "id" : "ITEM-1", "issue" : "7", "issued" : { "date-parts" : [ [ "2016" ] ] }, "page" : "2391-2402", "title" : "Antarctic sea ice increase consistent with intrinsic variability of the Amundsen Sea Low", "translator" : [ { "dropping-particle" : "", "family" : "J4974", "given" : "", "non-dropping-particle" : "", "parse-names" : false, "suffix" : "" } ], "type" : "article-journal", "volume" : "46" }, "uris" : [ "http://www.mendeley.com/documents/?uuid=29c7e27e-9c51-4321-80d1-884d071b2d8c", "http://www.mendeley.com/documents/?uuid=29115c88-9de9-4dee-b3ab-3653dff86b60", "http://www.mendeley.com/documents/?uuid=16859966-1432-4258-881f-5f8f17f34b65", "http://www.mendeley.com/documents/?uuid=45dcc6b6-c0a9-4fa1-a064-9dcc52b2c043", "http://www.mendeley.com/documents/?uuid=07649fde-86a1-4cb1-98c2-c40a6625c559" ] }, { "id" : "ITEM-2", "itemData" : { "DOI" : "10.1038/ngeo2751", "ISSN" : "17520908", "abstract" : "Antarctic sea-ice extent has been slowly increasing in the satellite record that began in 1979. Since the late 1990s, the increase has accelerated, but the average of all climate models shows a decline. Meanwhile, the Interdecadal Pacific Oscillation, an internally generated mode of climate variability, transitioned from positive to negative, with an average cooling of tropical Pacific sea surface temperatures, a slowdown of the global warming trend and a deepening of the Amundsen Sea Low near Antarctica that has contributed to regional circulation changes in the Ross Sea region and expansion of sea ice. Here we show that the negative phase of the Interdecadal Pacific Oscillation in global coupled climate models is characterized by anomalies similar to the observed sea-level pressure and near-surface 850 hPa wind changes near Antarctica since 2000 that are conducive to expanding Antarctic sea-ice extent, particularly in the Ross Sea region in all seasons, involving a deepening of the Amundsen Sea Low. These atmospheric circulation changes are shown to be mainly driven by precipitation and convective heating anomalies related to the Interdecadal Pacific Oscillation in the equatorial eastern Pacific, with additional contributions from convective heating anomalies in the South Pacific convergence zone and tropical Atlantic regions.", "author" : [ { "dropping-particle" : "", "family" : "Meehl", "given" : "Gerald A", "non-dropping-particle" : "", "parse-names" : false, "suffix" : "" }, { "dropping-particle" : "", "family" : "Arblaster", "given" : "Julie M", "non-dropping-particle" : "", "parse-names" : false, "suffix" : "" }, { "dropping-particle" : "", "family" : "Bitz", "given" : "Cecilia M", "non-dropping-particle" : "", "parse-names" : false, "suffix" : "" }, { "dropping-particle" : "", "family" : "Chung", "given" : "Christine T.Y.", "non-dropping-particle" : "", "parse-names" : false, "suffix" : "" }, { "dropping-particle" : "", "family" : "Teng", "given" : "Haiyan", "non-dropping-particle" : "", "parse-names" : false, "suffix" : "" } ], "container-title" : "Nature Geoscience", "id" : "ITEM-2", "issue" : "8", "issued" : { "date-parts" : [ [ "2016", "7" ] ] }, "page" : "590-595", "publisher" : "Nature Publishing Group", "title" : "Antarctic sea-ice expansion between 2000 and 2014 driven by tropical Pacific decadal climate variability", "translator" : [ { "dropping-particle" : "", "family" : "J4722", "given" : "", "non-dropping-particle" : "", "parse-names" : false, "suffix" : "" } ], "type" : "article-journal", "volume" : "9" }, "uris" : [ "http://www.mendeley.com/documents/?uuid=1b946c08-d02d-46a4-bab4-a7b732f30b7d" ] }, { "id" : "ITEM-3", "itemData" : { "DOI" : "10.1002/grl.50578", "ISBN" : "1944-8007", "ISSN" : "00948276", "abstract" : "The recent observed positive trends in total Antarctic sea ice extent are at odds with the expectation of melting sea ice in a warming world. More problematic yet, climate models indicate that sea ice should decrease around Antarctica in response to both increasing greenhouse gases and stratospheric ozone depletion. The resolution of this puzzle, we suggest, may lie in the large natural variability of the coupled atmosphere\u2012ocean\u2012sea\u2012ice system. Contrasting forced and control integrations from four state\u2012of\u2012the\u2012art Coupled Model Intercomparison Project Phase 5 (CMIP5) models, we show that the observed Antarctic sea ice trend falls well within the distribution of trends arising naturally in the system, and that the forced response in the models is small compared to the natural variability. From this, we conclude that it may prove difficult to attribute the observed trends in total Antarctic sea ice to anthropogenic forcings, although some regional features might be easier to explain.", "author" : [ { "dropping-particle" : "", "family" : "Polvani", "given" : "Lorenzo M", "non-dropping-particle" : "", "parse-names" : false, "suffix" : "" }, { "dropping-particle" : "", "family" : "Smith", "given" : "Karen L", "non-dropping-particle" : "", "parse-names" : false, "suffix" : "" } ], "container-title" : "Geophysical Research Letters", "id" : "ITEM-3", "issue" : "12", "issued" : { "date-parts" : [ [ "2013", "5" ] ] }, "page" : "3195-3199", "publisher" : "Wiley-Blackwell", "title" : "Can natural variability explain observed Antarctic sea ice trends? New modeling evidence from CMIP5", "translator" : [ { "dropping-particle" : "", "family" : "J4650", "given" : "", "non-dropping-particle" : "", "parse-names" : false, "suffix" : "" } ], "type" : "article-journal", "volume" : "40" }, "uris" : [ "http://www.mendeley.com/documents/?uuid=cc718639-a5ec-4f95-9547-b5114aaf2b75", "http://www.mendeley.com/documents/?uuid=5b25afcb-2555-4377-8ca2-d52c9ca24bdf" ] }, { "id" : "ITEM-4", "itemData" : { "DOI" : "10.5194/tc-7-451-2013", "author" : [ { "dropping-particle" : "", "family" : "Zunz", "given" : "V", "non-dropping-particle" : "", "parse-names" : false, "suffix" : "" }, { "dropping-particle" : "", "family" : "Goosse", "given" : "H", "non-dropping-particle" : "", "parse-names" : false, "suffix" : "" }, { "dropping-particle" : "", "family" : "Massonnet", "given" : "F", "non-dropping-particle" : "", "parse-names" : false, "suffix" : "" } ], "container-title" : "The Cryosphere", "id" : "ITEM-4", "issue" : "2", "issued" : { "date-parts" : [ [ "2013" ] ] }, "page" : "451-468", "title" : "How does internal variability influence the ability of CMIP5 models to reproduce the recent trend in Southern Ocean sea ice extent?", "translator" : [ { "dropping-particle" : "", "family" : "J4983", "given" : "", "non-dropping-particle" : "", "parse-names" : false, "suffix" : "" } ], "type" : "article-journal", "volume" : "7" }, "uris" : [ "http://www.mendeley.com/documents/?uuid=0fc78857-5de6-45c4-a9ee-0190e3cc570b", "http://www.mendeley.com/documents/?uuid=d119df54-2b08-4363-b56d-391ea99c89b8", "http://www.mendeley.com/documents/?uuid=2b795585-d15e-41a7-8d9a-ddedb9e79d86", "http://www.mendeley.com/documents/?uuid=da4b7350-2454-4da8-b306-839289761a23", "http://www.mendeley.com/documents/?uuid=795ca748-1378-425a-a4cd-2cf86f0ba2e4" ] }, { "id" : "ITEM-5", "itemData" : { "DOI" : "10.1002/jgrd.50443", "abstract" : "In contrast to Arctic sea ice, average Antarctic sea ice area is not retreating but has slowly increased since satellite measurements began in 1979. While most climate models from the Coupled Model Intercomparison Project Phase 5 (CMIP5) archive simulate a decrease in Antarctic sea ice area over the recent past, whether these models can be dismissed as being wrong depends on more than just the sign of change compared to observations. We show that internal sea ice variability is large in the Antarctic region, and both the observed and modeled trends may represent natural variations along with external forcing. While several models show a negative trend, only a few of them actually show a trend that is significant compared to their internal variability on the time scales of available observational data. Furthermore, the ability of the models to simulate the mean state of sea ice is also important. The representations of Antarctic sea ice in CMIP5 models have not improved compared to CMIP3 and show an unrealistic spread in the mean state that may influence future sea ice behavior. Finally, Antarctic climate and sea ice area will be affected not only by ocean and air temperature changes but also by changes in the winds. The majority of the CMIP5 models simulate a shift that is too weak compared to observations. Thus, this study identifies several foci for consideration in evaluating and improving the modeling of climate and climate change in the Antarctic region.", "author" : [ { "dropping-particle" : "", "family" : "Mahlstein", "given" : "Irina", "non-dropping-particle" : "", "parse-names" : false, "suffix" : "" }, { "dropping-particle" : "", "family" : "Gent", "given" : "Peter R", "non-dropping-particle" : "", "parse-names" : false, "suffix" : "" }, { "dropping-particle" : "", "family" : "Solomon", "given" : "Susan", "non-dropping-particle" : "", "parse-names" : false, "suffix" : "" } ], "container-title" : "Journal of Geophysical Research: Atmospheres", "id" : "ITEM-5", "issue" : "11", "issued" : { "date-parts" : [ [ "2013" ] ] }, "page" : "5105-5110", "title" : "Historical Antarctic mean sea ice area, sea ice trends, and winds in CMIP5 simulations", "translator" : [ { "dropping-particle" : "", "family" : "J4978", "given" : "", "non-dropping-particle" : "", "parse-names" : false, "suffix" : "" } ], "type" : "article-journal", "volume" : "118" }, "uris" : [ "http://www.mendeley.com/documents/?uuid=c9a73401-4150-4173-8484-4accf5cd287f" ] } ], "mendeley" : { "formattedCitation" : "(Mahlstein et al., 2013; Polvani and Smith, 2013; Zunz et al., 2013; Meehl et al., 2016a; Turner et al., 2016)", "manualFormatting" : "(Mahlstein et al., 2013; Polvani and Smith, 2013; Zunz et al., 2013; Meehl et al., 2016c; Turner et al., 2016)", "plainTextFormattedCitation" : "(Mahlstein et al., 2013; Polvani and Smith, 2013; Zunz et al., 2013; Meehl et al., 2016a; Turner et al., 2016)", "previouslyFormattedCitation" : "(Mahlstein et al., 2013; Polvani and Smith, 2013; Zunz et al., 2013; Meehl et al., 2016a; Turner et al., 2016)" }, "properties" : { "noteIndex" : 0 }, "schema" : "https://github.com/citation-style-language/schema/raw/master/csl-citation.json" }</w:instrText>
      </w:r>
      <w:r>
        <w:rPr>
          <w:noProof/>
        </w:rPr>
        <w:fldChar w:fldCharType="separate"/>
      </w:r>
      <w:r w:rsidR="00393F8C">
        <w:rPr>
          <w:noProof/>
          <w:lang w:val="en-US"/>
        </w:rPr>
        <w:t>(Mahlstein et al., 2013; Polvani and Smith, 2013; Zunz et al., 2013; Meehl et al., 2016c; Turner et al., 2016)</w:t>
      </w:r>
      <w:r>
        <w:rPr>
          <w:noProof/>
        </w:rPr>
        <w:fldChar w:fldCharType="end"/>
      </w:r>
      <w:r w:rsidRPr="00E457C1">
        <w:rPr>
          <w:noProof/>
          <w:lang w:val="en-US"/>
        </w:rPr>
        <w:t xml:space="preserve">, including teleconnections associated with tropical Pacific variability </w:t>
      </w:r>
      <w:r>
        <w:fldChar w:fldCharType="begin" w:fldLock="1"/>
      </w:r>
      <w:ins w:id="1797" w:author="Robin Matthews" w:date="2021-06-15T13:45:00Z">
        <w:r w:rsidR="00141552">
          <w:rPr>
            <w:noProof/>
            <w:lang w:val="en-US"/>
          </w:rPr>
          <w:instrText>ADDIN CSL_CITATION { "citationItems" : [ { "id" : "ITEM-1", "itemData" : { "DOI" : "10.1038/ngeo2751", "ISSN" : "17520908", "abstract" : "Antarctic sea-ice extent has been slowly increasing in the satellite record that began in 1979. Since the late 1990s, the increase has accelerated, but the average of all climate models shows a decline. Meanwhile, the Interdecadal Pacific Oscillation, an internally generated mode of climate variability, transitioned from positive to negative, with an average cooling of tropical Pacific sea surface temperatures, a slowdown of the global warming trend and a deepening of the Amundsen Sea Low near Antarctica that has contributed to regional circulation changes in the Ross Sea region and expansion of sea ice. Here we show that the negative phase of the Interdecadal Pacific Oscillation in global coupled climate models is characterized by anomalies similar to the observed sea-level pressure and near-surface 850 hPa wind changes near Antarctica since 2000 that are conducive to expanding Antarctic sea-ice extent, particularly in the Ross Sea region in all seasons, involving a deepening of the Amundsen Sea Low. These atmospheric circulation changes are shown to be mainly driven by precipitation and convective heating anomalies related to the Interdecadal Pacific Oscillation in the equatorial eastern Pacific, with additional contributions from convective heating anomalies in the South Pacific convergence zone and tropical Atlantic regions.", "author" : [ { "dropping-particle" : "", "family" : "Meehl", "given" : "Gerald A", "non-dropping-particle" : "", "parse-names" : false, "suffix" : "" }, { "dropping-particle" : "", "family" : "Arblaster", "given" : "Julie M", "non-dropping-particle" : "", "parse-names" : false, "suffix" : "" }, { "dropping-particle" : "", "family" : "Bitz", "given" : "Cecilia M", "non-dropping-particle" : "", "parse-names" : false, "suffix" : "" }, { "dropping-particle" : "", "family" : "Chung", "given" : "Christine T.Y.", "non-dropping-particle" : "", "parse-names" : false, "suffix" : "" }, { "dropping-particle" : "", "family" : "Teng", "given" : "Haiyan", "non-dropping-particle" : "", "parse-names" : false, "suffix" : "" } ], "container-title" : "Nature Geoscience", "id" : "ITEM-1", "issue" : "8", "issued" : { "date-parts" : [ [ "2016", "7" ] ] }, "page" : "590-595", "publisher" : "Nature Publishing Group", "title" : "Antarctic sea-ice expansion between 2000 and 2014 driven by tropical Pacific decadal climate variability", "translator" : [ { "dropping-particle" : "", "family" : "J4722", "given" : "", "non-dropping-particle" : "", "parse-names" : false, "suffix" : "" } ], "type" : "article-journal", "volume" : "9" }, "uris" : [ "http://www.mendeley.com/documents/?uuid=1b946c08-d02d-46a4-bab4-a7b732f30b7d" ] } ], "mendeley" : { "formattedCitation" : "(Meehl et al., 2016a)", "manualFormatting" : "(Meehl et al., 2016c)", "plainTextFormattedCitation" : "(Meehl et al., 2016a)", "previouslyFormattedCitation" : "(Meehl et al., 2016a)" }, "properties" : { "noteIndex" : 0 }, "schema" : "https://github.com/citation-style-language/schema/raw/master/csl-citation.json" }</w:instrText>
        </w:r>
      </w:ins>
      <w:del w:id="1798" w:author="Robin Matthews" w:date="2021-06-15T13:45:00Z">
        <w:r w:rsidR="00E719C0" w:rsidDel="00141552">
          <w:rPr>
            <w:noProof/>
            <w:lang w:val="en-US"/>
          </w:rPr>
          <w:delInstrText>ADDIN CSL_CITATION { "citationItems" : [ { "id" : "ITEM-1", "itemData" : { "DOI" : "10.1038/ngeo2751", "ISSN" : "17520908", "abstract" : "Antarctic sea-ice extent has been slowly increasing in the satellite record that began in 1979. Since the late 1990s, the increase has accelerated, but the average of all climate models shows a decline. Meanwhile, the Interdecadal Pacific Oscillation, an internally generated mode of climate variability, transitioned from positive to negative, with an average cooling of tropical Pacific sea surface temperatures, a slowdown of the global warming trend and a deepening of the Amundsen Sea Low near Antarctica that has contributed to regional circulation changes in the Ross Sea region and expansion of sea ice. Here we show that the negative phase of the Interdecadal Pacific Oscillation in global coupled climate models is characterized by anomalies similar to the observed sea-level pressure and near-surface 850 hPa wind changes near Antarctica since 2000 that are conducive to expanding Antarctic sea-ice extent, particularly in the Ross Sea region in all seasons, involving a deepening of the Amundsen Sea Low. These atmospheric circulation changes are shown to be mainly driven by precipitation and convective heating anomalies related to the Interdecadal Pacific Oscillation in the equatorial eastern Pacific, with additional contributions from convective heating anomalies in the South Pacific convergence zone and tropical Atlantic regions.", "author" : [ { "dropping-particle" : "", "family" : "Meehl", "given" : "Gerald A", "non-dropping-particle" : "", "parse-names" : false, "suffix" : "" }, { "dropping-particle" : "", "family" : "Arblaster", "given" : "Julie M", "non-dropping-particle" : "", "parse-names" : false, "suffix" : "" }, { "dropping-particle" : "", "family" : "Bitz", "given" : "Cecilia M", "non-dropping-particle" : "", "parse-names" : false, "suffix" : "" }, { "dropping-particle" : "", "family" : "Chung", "given" : "Christine T.Y.", "non-dropping-particle" : "", "parse-names" : false, "suffix" : "" }, { "dropping-particle" : "", "family" : "Teng", "given" : "Haiyan", "non-dropping-particle" : "", "parse-names" : false, "suffix" : "" } ], "container-title" : "Nature Geoscience", "id" : "ITEM-1", "issue" : "8", "issued" : { "date-parts" : [ [ "2016", "7" ] ] }, "page" : "590-595", "publisher" : "Nature Publishing Group", "title" : "Antarctic sea-ice expansion between 2000 and 2014 driven by tropical Pacific decadal climate variability", "translator" : [ { "dropping-particle" : "", "family" : "J4722", "given" : "", "non-dropping-particle" : "", "parse-names" : false, "suffix" : "" } ], "type" : "article-journal", "volume" : "9" }, "uris" : [ "http://www.mendeley.com/documents/?uuid=1b946c08-d02d-46a4-bab4-a7b732f30b7d" ] } ], "mendeley" : { "formattedCitation" : "(Meehl et al., 2016a)", "plainTextFormattedCitation" : "(Meehl et al., 2016a)", "previouslyFormattedCitation" : "(Meehl et al., 2016a)" }, "properties" : { "noteIndex" : 0 }, "schema" : "https://github.com/citation-style-language/schema/raw/master/csl-citation.json" }</w:delInstrText>
        </w:r>
      </w:del>
      <w:r>
        <w:fldChar w:fldCharType="separate"/>
      </w:r>
      <w:r w:rsidR="00393F8C">
        <w:rPr>
          <w:noProof/>
          <w:lang w:val="en-US"/>
        </w:rPr>
        <w:t>(Meehl et al., 2016c)</w:t>
      </w:r>
      <w:r>
        <w:fldChar w:fldCharType="end"/>
      </w:r>
      <w:r w:rsidRPr="00E457C1">
        <w:rPr>
          <w:noProof/>
          <w:lang w:val="en-US"/>
        </w:rPr>
        <w:t xml:space="preserve"> and changing surface conditions resulting from multi-decadal ocean circulation variations </w:t>
      </w:r>
      <w:r>
        <w:rPr>
          <w:noProof/>
        </w:rPr>
        <w:fldChar w:fldCharType="begin" w:fldLock="1"/>
      </w:r>
      <w:r w:rsidR="00E719C0">
        <w:rPr>
          <w:noProof/>
          <w:lang w:val="en-US"/>
        </w:rPr>
        <w:instrText>ADDIN CSL_CITATION { "citationItems" : [ { "id" : "ITEM-1", "itemData" : { "DOI" : "10.1029/2019GL083758", "abstract" : "Abstract A number of physically based hypotheses have been proposed to explain the surprising expansion of Antarctic sea ice area (SIA) over the satellite era (1979 to 2015). Here, we use a fully coupled state-of-the-art global climate model to show that internal variability alone can produce such multidecadal periods of Antarctic SIA expansion even as atmospheric CO2 increases at observed rates and the planet warms. When our model is started from a relatively warm Southern Ocean state, Antarctic SIA sometimes (in one of three ensemble members) expands over multidecadal time scales at a rate comparable to that over the satellite era. SIA expansion occurs concurrently with rising atmospheric CO2 and warming global surface temperatures, and SIA trends by region and sector resemble those over the satellite era. Our results suggest that internal variability over long time scales in the Southern Ocean region may suffice to explain Antarctic SIA expansion over the satellite era.", "author" : [ { "dropping-particle" : "", "family" : "Singh", "given" : "H A", "non-dropping-particle" : "", "parse-names" : false, "suffix" : "" }, { "dropping-particle" : "", "family" : "Polvani", "given" : "L M", "non-dropping-particle" : "", "parse-names" : false, "suffix" : "" }, { "dropping-particle" : "", "family" : "Rasch", "given" : "P J", "non-dropping-particle" : "", "parse-names" : false, "suffix" : "" } ], "container-title" : "Geophysical Research Letters", "id" : "ITEM-1", "issued" : { "date-parts" : [ [ "2019" ] ] }, "title" : "Antarctic Sea Ice Expansion, Driven by Internal Variability, in the Presence of Increasing Atmospheric CO2", "translator" : [ { "dropping-particle" : "", "family" : "J6373", "given" : "", "non-dropping-particle" : "", "parse-names" : false, "suffix" : "" } ], "type" : "article-journal", "volume" : "46" }, "uris" : [ "http://www.mendeley.com/documents/?uuid=d1ad722e-aa93-49dd-944d-d3439a120e27", "http://www.mendeley.com/documents/?uuid=b580613c-b51e-42f0-9e9d-1e2eefbb293d" ] } ], "mendeley" : { "formattedCitation" : "(Singh et al., 2019)", "plainTextFormattedCitation" : "(Singh et al., 2019)", "previouslyFormattedCitation" : "(Singh et al., 2019)" }, "properties" : { "noteIndex" : 0 }, "schema" : "https://github.com/citation-style-language/schema/raw/master/csl-citation.json" }</w:instrText>
      </w:r>
      <w:r>
        <w:rPr>
          <w:noProof/>
        </w:rPr>
        <w:fldChar w:fldCharType="separate"/>
      </w:r>
      <w:r w:rsidR="00393F8C">
        <w:rPr>
          <w:noProof/>
          <w:lang w:val="en-US"/>
        </w:rPr>
        <w:t>(Singh et al., 2019)</w:t>
      </w:r>
      <w:r>
        <w:rPr>
          <w:noProof/>
        </w:rPr>
        <w:fldChar w:fldCharType="end"/>
      </w:r>
      <w:r w:rsidRPr="00E457C1">
        <w:rPr>
          <w:noProof/>
          <w:lang w:val="en-US"/>
        </w:rPr>
        <w:t>. However, when the spatial pattern is considered, trends in the summer and autumn (from 1979</w:t>
      </w:r>
      <w:del w:id="1799" w:author="Sara M Tuson" w:date="2021-06-24T10:57:00Z">
        <w:r w:rsidRPr="00E457C1" w:rsidDel="00D269C7">
          <w:rPr>
            <w:noProof/>
            <w:lang w:val="en-US"/>
          </w:rPr>
          <w:delText>-</w:delText>
        </w:r>
      </w:del>
      <w:ins w:id="1800" w:author="Sara M Tuson" w:date="2021-06-24T10:57:00Z">
        <w:r w:rsidR="00D269C7">
          <w:rPr>
            <w:noProof/>
            <w:lang w:val="en-US"/>
          </w:rPr>
          <w:t>–</w:t>
        </w:r>
      </w:ins>
      <w:r w:rsidRPr="00E457C1">
        <w:rPr>
          <w:noProof/>
          <w:lang w:val="en-US"/>
        </w:rPr>
        <w:t xml:space="preserve">2005) appear outside the range of internal variability </w:t>
      </w:r>
      <w:r>
        <w:rPr>
          <w:noProof/>
        </w:rPr>
        <w:fldChar w:fldCharType="begin" w:fldLock="1"/>
      </w:r>
      <w:r w:rsidR="00E719C0">
        <w:rPr>
          <w:noProof/>
          <w:lang w:val="en-US"/>
        </w:rPr>
        <w:instrText>ADDIN CSL_CITATION { "citationItems" : [ { "id" : "ITEM-1", "itemData" : { "DOI" : "10.1175/JCLI-D-14-00367.1", "abstract" : " AbstractUsing optimal fingerprinting techniques, a detection analysis is performed to determine whether observed trends in Southern Ocean sea ice extent since 1979 are outside the expected range of natural variability. Consistent with previous studies, it is found that for the seasons of maximum sea ice cover (i.e., winter and early spring), the observed trends are not outside the range of natural variability and in some West Antarctic sectors they may be partially due to tropical variability. However, when information about the spatial pattern of trends is included in the analysis, the summer and autumn trends fall outside the range of internal variability. The detectable signal is dominated by strong and opposing trends in the Ross Sea and the Amundsen\u2013Bellingshausen Sea regions. In contrast to the observed pattern, an ensemble of 20 CMIP5 coupled climate models shows that a decrease in Ross Sea ice cover would be expected in response to external forcings. The simulated decreases in the Ross, Bellingshausen, and Amundsen Seas for the autumn season are significantly different from unforced internal variability at the 95% confidence level. Unlike earlier work, the authors formally show that the simulated sea ice response to external forcing is different from both the observed trends and simulated internal variability and conclude that in general the CMIP5 models do not adequately represent the forced response of the Antarctic climate system. ", "author" : [ { "dropping-particle" : "", "family" : "Hobbs", "given" : "William Richard", "non-dropping-particle" : "", "parse-names" : false, "suffix" : "" }, { "dropping-particle" : "", "family" : "Bindoff", "given" : "Nathaniel L", "non-dropping-particle" : "", "parse-names" : false, "suffix" : "" }, { "dropping-particle" : "", "family" : "Raphael", "given" : "Marilyn N", "non-dropping-particle" : "", "parse-names" : false, "suffix" : "" } ], "container-title" : "Journal of Climate", "id" : "ITEM-1", "issue" : "4", "issued" : { "date-parts" : [ [ "2015" ] ] }, "page" : "1543-1560", "title" : "New Perspectives on Observed and Simulated Antarctic Sea Ice Extent Trends Using Optimal Fingerprinting Techniques", "translator" : [ { "dropping-particle" : "", "family" : "J4977", "given" : "", "non-dropping-particle" : "", "parse-names" : false, "suffix" : "" } ], "type" : "article-journal", "volume" : "28" }, "uris" : [ "http://www.mendeley.com/documents/?uuid=80dbedac-6ce4-46f4-8af2-fcf93560836a", "http://www.mendeley.com/documents/?uuid=57aca8f0-e56f-4c65-b220-ec97103615a0", "http://www.mendeley.com/documents/?uuid=de67d207-c947-4745-8306-b48b9e010915", "http://www.mendeley.com/documents/?uuid=0ab972a3-3d21-4c82-b735-88616c358c72", "http://www.mendeley.com/documents/?uuid=492886f0-e0f7-4889-aaa8-9935a0db2413" ] } ], "mendeley" : { "formattedCitation" : "(Hobbs et al., 2015)", "plainTextFormattedCitation" : "(Hobbs et al., 2015)", "previouslyFormattedCitation" : "(Hobbs et al., 2015)" }, "properties" : { "noteIndex" : 0 }, "schema" : "https://github.com/citation-style-language/schema/raw/master/csl-citation.json" }</w:instrText>
      </w:r>
      <w:r>
        <w:rPr>
          <w:noProof/>
        </w:rPr>
        <w:fldChar w:fldCharType="separate"/>
      </w:r>
      <w:r w:rsidR="00393F8C">
        <w:rPr>
          <w:noProof/>
          <w:lang w:val="en-US"/>
        </w:rPr>
        <w:t>(Hobbs et al., 2015)</w:t>
      </w:r>
      <w:r>
        <w:rPr>
          <w:noProof/>
        </w:rPr>
        <w:fldChar w:fldCharType="end"/>
      </w:r>
      <w:r w:rsidRPr="00E457C1">
        <w:rPr>
          <w:noProof/>
          <w:lang w:val="en-US"/>
        </w:rPr>
        <w:t xml:space="preserve">. This suggests that the models may </w:t>
      </w:r>
      <w:r w:rsidR="00E872C0" w:rsidRPr="00E457C1">
        <w:rPr>
          <w:noProof/>
          <w:lang w:val="en-US"/>
        </w:rPr>
        <w:t>exhibit</w:t>
      </w:r>
      <w:r w:rsidRPr="00E457C1">
        <w:rPr>
          <w:noProof/>
          <w:lang w:val="en-US"/>
        </w:rPr>
        <w:t xml:space="preserve"> an unrealistic simulation of the Antarctic sea ice forced response or </w:t>
      </w:r>
      <w:r w:rsidR="00E872C0" w:rsidRPr="00E457C1">
        <w:rPr>
          <w:noProof/>
          <w:lang w:val="en-US"/>
        </w:rPr>
        <w:t xml:space="preserve">the </w:t>
      </w:r>
      <w:r w:rsidRPr="00E457C1">
        <w:rPr>
          <w:noProof/>
          <w:lang w:val="en-US"/>
        </w:rPr>
        <w:t xml:space="preserve">internal variability of the system. Discrepancies among the models in simulated sea ice variability </w:t>
      </w:r>
      <w:del w:id="1801" w:author="Robin Matthews" w:date="2021-06-15T13:45:00Z">
        <w:r w:rsidRPr="00E457C1" w:rsidDel="00141552">
          <w:rPr>
            <w:noProof/>
            <w:lang w:val="en-US"/>
          </w:rPr>
          <w:delText>(</w:delText>
        </w:r>
      </w:del>
      <w:r>
        <w:rPr>
          <w:noProof/>
        </w:rPr>
        <w:fldChar w:fldCharType="begin" w:fldLock="1"/>
      </w:r>
      <w:ins w:id="1802" w:author="Robin Matthews" w:date="2021-06-15T13:45:00Z">
        <w:r w:rsidR="00141552">
          <w:rPr>
            <w:noProof/>
            <w:lang w:val="en-US"/>
          </w:rPr>
          <w:instrText>ADDIN CSL_CITATION { "citationItems" : [ { "id" : "ITEM-1", "itemData" : { "DOI" : "10.5194/tc-7-451-2013", "author" : [ { "dropping-particle" : "", "family" : "Zunz", "given" : "V", "non-dropping-particle" : "", "parse-names" : false, "suffix" : "" }, { "dropping-particle" : "", "family" : "Goosse", "given" : "H", "non-dropping-particle" : "", "parse-names" : false, "suffix" : "" }, { "dropping-particle" : "", "family" : "Massonnet", "given" : "F", "non-dropping-particle" : "", "parse-names" : false, "suffix" : "" } ], "container-title" : "The Cryosphere", "id" : "ITEM-1", "issue" : "2", "issued" : { "date-parts" : [ [ "2013" ] ] }, "page" : "451-468", "title" : "How does internal variability influence the ability of CMIP5 models to reproduce the recent trend in Southern Ocean sea ice extent?", "translator" : [ { "dropping-particle" : "", "family" : "J4983", "given" : "", "non-dropping-particle" : "", "parse-names" : false, "suffix" : "" } ], "type" : "article-journal", "volume" : "7" }, "uris" : [ "http://www.mendeley.com/documents/?uuid=0fc78857-5de6-45c4-a9ee-0190e3cc570b" ] } ], "mendeley" : { "formattedCitation" : "(Zunz et al., 2013)", "manualFormatting" : "(Zunz et al., 2013)", "plainTextFormattedCitation" : "(Zunz et al., 2013)", "previouslyFormattedCitation" : "(Zunz et al., 2013)" }, "properties" : { "noteIndex" : 0 }, "schema" : "https://github.com/citation-style-language/schema/raw/master/csl-citation.json" }</w:instrText>
        </w:r>
      </w:ins>
      <w:del w:id="1803" w:author="Robin Matthews" w:date="2021-06-15T13:45:00Z">
        <w:r w:rsidR="00E719C0" w:rsidDel="00141552">
          <w:rPr>
            <w:noProof/>
            <w:lang w:val="en-US"/>
          </w:rPr>
          <w:delInstrText>ADDIN CSL_CITATION { "citationItems" : [ { "id" : "ITEM-1", "itemData" : { "DOI" : "10.5194/tc-7-451-2013", "author" : [ { "dropping-particle" : "", "family" : "Zunz", "given" : "V", "non-dropping-particle" : "", "parse-names" : false, "suffix" : "" }, { "dropping-particle" : "", "family" : "Goosse", "given" : "H", "non-dropping-particle" : "", "parse-names" : false, "suffix" : "" }, { "dropping-particle" : "", "family" : "Massonnet", "given" : "F", "non-dropping-particle" : "", "parse-names" : false, "suffix" : "" } ], "container-title" : "The Cryosphere", "id" : "ITEM-1", "issue" : "2", "issued" : { "date-parts" : [ [ "2013" ] ] }, "page" : "451-468", "title" : "How does internal variability influence the ability of CMIP5 models to reproduce the recent trend in Southern Ocean sea ice extent?", "translator" : [ { "dropping-particle" : "", "family" : "J4983", "given" : "", "non-dropping-particle" : "", "parse-names" : false, "suffix" : "" } ], "type" : "article-journal", "volume" : "7" }, "uris" : [ "http://www.mendeley.com/documents/?uuid=0fc78857-5de6-45c4-a9ee-0190e3cc570b" ] } ], "mendeley" : { "formattedCitation" : "(Zunz et al., 2013)", "manualFormatting" : "Zunz et al., 2013", "plainTextFormattedCitation" : "(Zunz et al., 2013)", "previouslyFormattedCitation" : "(Zunz et al., 2013)" }, "properties" : { "noteIndex" : 0 }, "schema" : "https://github.com/citation-style-language/schema/raw/master/csl-citation.json" }</w:delInstrText>
        </w:r>
      </w:del>
      <w:r>
        <w:rPr>
          <w:noProof/>
        </w:rPr>
        <w:fldChar w:fldCharType="separate"/>
      </w:r>
      <w:r w:rsidR="00393F8C">
        <w:rPr>
          <w:noProof/>
          <w:lang w:val="en-US"/>
        </w:rPr>
        <w:t>(Zunz et al., 2013)</w:t>
      </w:r>
      <w:r>
        <w:rPr>
          <w:noProof/>
        </w:rPr>
        <w:fldChar w:fldCharType="end"/>
      </w:r>
      <w:del w:id="1804" w:author="Robin Matthews" w:date="2021-06-15T13:45:00Z">
        <w:r w:rsidRPr="00E457C1" w:rsidDel="00141552">
          <w:rPr>
            <w:noProof/>
            <w:lang w:val="en-US"/>
          </w:rPr>
          <w:delText>)</w:delText>
        </w:r>
      </w:del>
      <w:r w:rsidRPr="00E457C1">
        <w:rPr>
          <w:noProof/>
          <w:lang w:val="en-US"/>
        </w:rPr>
        <w:t xml:space="preserve">, the sea ice climatological state </w:t>
      </w:r>
      <w:r>
        <w:rPr>
          <w:noProof/>
        </w:rPr>
        <w:fldChar w:fldCharType="begin" w:fldLock="1"/>
      </w:r>
      <w:r w:rsidR="00E719C0">
        <w:rPr>
          <w:noProof/>
          <w:lang w:val="en-US"/>
        </w:rPr>
        <w:instrText>ADDIN CSL_CITATION { "citationItems" : [ { "id" : "ITEM-1", "itemData" : { "DOI" : "10.5194/tc-12-365-2018", "author" : [ { "dropping-particle" : "", "family" : "Roach", "given" : "L A", "non-dropping-particle" : "", "parse-names" : false, "suffix" : "" }, { "dropping-particle" : "", "family" : "Dean", "given" : "S M", "non-dropping-particle" : "", "parse-names" : false, "suffix" : "" }, { "dropping-particle" : "", "family" : "Renwick", "given" : "J A", "non-dropping-particle" : "", "parse-names" : false, "suffix" : "" } ], "container-title" : "The Cryosphere", "id" : "ITEM-1", "issue" : "1", "issued" : { "date-parts" : [ [ "2018" ] ] }, "page" : "365-383", "title" : "Consistent biases in Antarctic sea ice concentration simulated by climate models", "translator" : [ { "dropping-particle" : "", "family" : "J4971", "given" : "", "non-dropping-particle" : "", "parse-names" : false, "suffix" : "" } ], "type" : "article-journal", "volume" : "12" }, "uris" : [ "http://www.mendeley.com/documents/?uuid=f5a7a690-f32e-4309-b83b-08d980563d03", "http://www.mendeley.com/documents/?uuid=cd13a24e-2b8f-4b99-810c-f55e28ab061d", "http://www.mendeley.com/documents/?uuid=d4187525-846b-4f52-95e6-d10aa69e420e", "http://www.mendeley.com/documents/?uuid=c573860d-7c78-42b8-90f4-f646ff19a509", "http://www.mendeley.com/documents/?uuid=49c2974e-1191-4695-9a18-77afc7d3dcb6" ] } ], "mendeley" : { "formattedCitation" : "(Roach et al., 2018)", "plainTextFormattedCitation" : "(Roach et al., 2018)", "previouslyFormattedCitation" : "(Roach et al., 2018)" }, "properties" : { "noteIndex" : 0 }, "schema" : "https://github.com/citation-style-language/schema/raw/master/csl-citation.json" }</w:instrText>
      </w:r>
      <w:r>
        <w:rPr>
          <w:noProof/>
        </w:rPr>
        <w:fldChar w:fldCharType="separate"/>
      </w:r>
      <w:r w:rsidR="00393F8C">
        <w:rPr>
          <w:noProof/>
        </w:rPr>
        <w:t>(Roach et al., 2018)</w:t>
      </w:r>
      <w:r>
        <w:rPr>
          <w:noProof/>
        </w:rPr>
        <w:fldChar w:fldCharType="end"/>
      </w:r>
      <w:r>
        <w:rPr>
          <w:noProof/>
        </w:rPr>
        <w:t xml:space="preserve">, upper ocean temperature trends </w:t>
      </w:r>
      <w:r>
        <w:rPr>
          <w:noProof/>
        </w:rPr>
        <w:fldChar w:fldCharType="begin" w:fldLock="1"/>
      </w:r>
      <w:r w:rsidR="00E719C0">
        <w:rPr>
          <w:noProof/>
        </w:rPr>
        <w:instrText>ADDIN CSL_CITATION { "citationItems" : [ { "id" : "ITEM-1", "itemData" : { "DOI" : "10.1007/s00382-017-3893-5", "ISSN" : "1432-0894", "abstract" : "Recent work suggests that natural variability has played a significant role in the increase of Antarctic sea ice extent during 1979--2013. The ice extent has responded strongly to atmospheric circulation changes, including a deepened Amundsen Sea Low (ASL), which in part has been driven by tropical variability. Nonetheless, this increase has occurred in the context of externally forced climate change, and it has been difficult to reconcile observed and modeled Antarctic sea ice trends. To understand observed-model disparities, this work defines the internally driven and radiatively forced patterns of Antarctic sea ice change and exposes potential model biases using results from two sets of historical experiments of a coupled climate model compared with observations. One ensemble is constrained only by external factors such as greenhouse gases and stratospheric ozone, while the other explicitly accounts for the influence of tropical variability by specifying observed SST anomalies in the eastern tropical Pacific. The latter experiment reproduces the deepening of the ASL, which drives an increase in regional ice extent due to enhanced ice motion and sea surface cooling. However, the overall sea ice trend in every ensemble member of both experiments is characterized by ice loss and is dominated by the forced pattern, as given by the ensemble-mean of the first experiment. This pervasive ice loss is associated with a strong warming of the ocean mixed layer, suggesting that the ocean model does not locally store or export anomalous heat efficiently enough to maintain a surface environment conducive to sea ice expansion. The pervasive upper-ocean warming, not seen in observations, likely reflects ocean mean-state biases.", "author</w:instrText>
      </w:r>
      <w:r w:rsidR="00E719C0" w:rsidRPr="006814DF">
        <w:rPr>
          <w:noProof/>
          <w:lang w:val="en-GB"/>
        </w:rPr>
        <w:instrText>" : [ { "dropping-particle" : "", "family" : "Schneider", "given" : "David P", "non-dropping-particle" : "", "parse-names" : false, "suffix" : "" }, { "dropping-particle" : "", "family" : "Deser", "given" : "Clara", "non-dropping-particle" : "", "parse-names" : false, "suffix" : "" } ], "container-title" : "Climate Dynamics", "id" : "ITEM-1", "issue" : "11", "issued" : { "date-parts" : [ [ "2018" ] ] }, "page" : "4599-4618", "title" : "Tropically driven and externally forced patterns of Antarctic sea ice change: reconciling observed and modeled trends", "translator" : [ { "dropping-particle" : "", "family" : "J4962", "given" : "", "non-dropping-particle" : "", "parse-names" : false, "suffix" : "" } ], "type" : "article-journal", "volume" : "50" }, "uris" : [ "http://www.mendeley.com/documents/?uuid=3e65ecae-6927-41b5-9080-1d226dd36125", "http://www.mendeley.com/documents/?uuid=b377217a-0feb-4a5a-9fe4-425ef818ffe4", "http://www.mendeley.com/documents/?uuid=77f3817a-67a2-45d3-98c1-504896bd11c2", "http://www.mendeley.com/documents/?uuid=6d9ec77f-96ba-41ab-9ae0-e36faaeb61b1", "http://www.mendeley.com/documents/?uuid=db7eca68-4b1b-4723-b9c8-307464073a96" ] } ], "mendeley" : { "formattedCitation" : "(Schneider and Deser, 2018)", "plainTextFormattedCitation" : "(Schneider and Deser, 2018)", "previouslyFormattedCitation" : "(Schneider and Deser, 2018)" }, "properties" : { "noteIndex" : 0 }, "schema" : "https://github.com/citation-style-language/schema/raw/master/csl-citation.json" }</w:instrText>
      </w:r>
      <w:r>
        <w:rPr>
          <w:noProof/>
        </w:rPr>
        <w:fldChar w:fldCharType="separate"/>
      </w:r>
      <w:r w:rsidR="00393F8C">
        <w:rPr>
          <w:noProof/>
          <w:lang w:val="en-US"/>
        </w:rPr>
        <w:t>(Schneider and Deser, 2018)</w:t>
      </w:r>
      <w:r>
        <w:rPr>
          <w:noProof/>
        </w:rPr>
        <w:fldChar w:fldCharType="end"/>
      </w:r>
      <w:r w:rsidRPr="00E457C1">
        <w:rPr>
          <w:noProof/>
          <w:lang w:val="en-US"/>
        </w:rPr>
        <w:t xml:space="preserve">, </w:t>
      </w:r>
      <w:del w:id="1805" w:author="Sara M Tuson" w:date="2021-06-27T21:04:00Z">
        <w:r w:rsidR="009F59CD" w:rsidRPr="00E457C1" w:rsidDel="00D66169">
          <w:rPr>
            <w:noProof/>
            <w:lang w:val="en-US"/>
          </w:rPr>
          <w:delText>SH</w:delText>
        </w:r>
      </w:del>
      <w:ins w:id="1806" w:author="Sara M Tuson" w:date="2021-06-27T21:04:00Z">
        <w:r w:rsidR="00D66169">
          <w:rPr>
            <w:noProof/>
            <w:lang w:val="en-US"/>
          </w:rPr>
          <w:t>Southern Hemisphere</w:t>
        </w:r>
      </w:ins>
      <w:r w:rsidRPr="00E457C1">
        <w:rPr>
          <w:noProof/>
          <w:lang w:val="en-US"/>
        </w:rPr>
        <w:t xml:space="preserve"> </w:t>
      </w:r>
      <w:r w:rsidRPr="00E457C1">
        <w:rPr>
          <w:noProof/>
          <w:lang w:val="en-US"/>
        </w:rPr>
        <w:lastRenderedPageBreak/>
        <w:t xml:space="preserve">westerly wind trends </w:t>
      </w:r>
      <w:r>
        <w:rPr>
          <w:noProof/>
        </w:rPr>
        <w:fldChar w:fldCharType="begin" w:fldLock="1"/>
      </w:r>
      <w:r w:rsidR="008F46A5" w:rsidRPr="00E457C1">
        <w:rPr>
          <w:noProof/>
          <w:lang w:val="en-US"/>
        </w:rPr>
        <w:instrText>ADDIN CSL_CITATION { "citationItems" : [ { "id" : "ITEM-1", "itemData" : { "DOI" : "10.1038/ncomms10409", "author" : [ { "dropping-particle" : "", "family" : "Purich", "given" : "Ariaan", "non-dropping-particle" : "", "parse-names" : false, "suffix" : "" }, { "dropping-particle" : "", "family" : "Cai", "given" : "Wenju", "non-dropping-particle" : "", "parse-names" : false, "suffix" : "" }, { "dropping-particle" : "", "family" : "England", "given" : "Matthew H", "non-dropping-particle" : "", "parse-names" : false, "suffix" : "" }, { "dropping-particle" : "", "family" : "Cowan", "given" : "Tim", "non-dropping-particle" : "", "parse-names" : false, "suffix" : "" } ], "container-title" : "Nature Communications", "id" : "ITEM-1", "issued" : { "date-parts" : [ [ "2016", "2", "4" ] ] }, "page" : "10409", "publisher" : "The Author(s)", "title" : "Evidence for link between modelled trends in Antarctic sea ice and underestimated westerly wind changes", "translator" : [ { "dropping-particle" : "", "family" : "J1494", "given" : "", "non-dropping-particle" : "", "parse-names" : false, "suffix" : "" } ], "type" : "article-journal", "volume" : "7" }, "uris" : [ "http://www.mendeley.com/documents/?uuid=6a3d6c0d-c35d-4647-80fa-fe0078541996", "http://www.mendeley.com/documents/?uuid=770621f2-89d4-4758-9b37-a2045b351775", "http://www.mendeley.com/documents/?uuid=3a386c26-cd10-4de9-841b-725e3cbbf390", "http://www.mendeley.com/documents/?uuid=4aed9f68-54e3-43cc-a80b-b97b7092be92", "http://www.mendeley.com/documents/?uuid=fcc5b06b-3149-4721-b266-4df9f37d3861" ] } ], "mendeley" : { "formattedCitation" : "(Purich et al., 2016)", "plainTextFormattedCitation" : "(Purich et al., 2016)", "previouslyFormattedCitation" : "(Purich et al., 2016)" }, "properties" : { "noteIndex" : 0 }, "schema" : "https://github.com/citation-style-language/schema/raw/master/csl-citation.json" }</w:instrText>
      </w:r>
      <w:r>
        <w:rPr>
          <w:noProof/>
        </w:rPr>
        <w:fldChar w:fldCharType="separate"/>
      </w:r>
      <w:r w:rsidR="00393F8C">
        <w:rPr>
          <w:noProof/>
          <w:lang w:val="en-US"/>
        </w:rPr>
        <w:t>(Purich et al., 2016)</w:t>
      </w:r>
      <w:r>
        <w:rPr>
          <w:noProof/>
        </w:rPr>
        <w:fldChar w:fldCharType="end"/>
      </w:r>
      <w:r w:rsidRPr="00E457C1">
        <w:rPr>
          <w:noProof/>
          <w:lang w:val="en-US"/>
        </w:rPr>
        <w:t xml:space="preserve">, or the sea ice response to Southern Annular Mode variations </w:t>
      </w:r>
      <w:r>
        <w:rPr>
          <w:noProof/>
        </w:rPr>
        <w:fldChar w:fldCharType="begin" w:fldLock="1"/>
      </w:r>
      <w:r w:rsidR="00E719C0">
        <w:rPr>
          <w:noProof/>
          <w:lang w:val="en-US"/>
        </w:rPr>
        <w:instrText>ADDIN CSL_CITATION { "citationItems" : [ { "id" : "ITEM-1", "itemData" : { "DOI" : "10.1002/2017GL075618", "abstract" : "Abstract It has been suggested that recent regional trends in Antarctic sea ice might have been caused by the formation of the ozone hole in the late twentieth century. Here we explore this by examining two ensembles of a climate model over the ozone hole formation period (1955\u20132005). One ensemble includes all known historical forcings; the other is identical except for ozone levels, which are fixed at 1955 levels. We demonstrate that the model is able to capture, on interannual and decadal timescales, the observed statistical relationship between summer Amundsen Sea Low strength (when ozone loss causes a robust deepening) and fall sea ice concentrations (when observed trends are largest). In spite of this, the modeled regional trends caused by ozone depletion are found to be almost exactly opposite to the observed ones. We deduce that the regional character of observed sea ice trends is likely not caused by ozone depletion.", "author" : [ { "dropping-particle" : "", "family" : "Landrum", "given" : "Laura L", "non-dropping-particle" : "", "parse-names" : false, "suffix" : "" }, { "dropping-particle" : "", "family" : "Holland", "given" : "Marika M", "non-dropping-particle" : "", "parse-names" : false, "suffix" : "" }, { "dropping-particle" : "", "family" : "Raphael", "given" : "Marilyn N", "non-dropping-particle" : "", "parse-names" : false, "suffix" : "" }, { "dropping-particle" : "", "family" : "Polvani", "given" : "Lorenzo M", "non-dropping-particle" : "", "parse-names" : false, "suffix" : "" } ], "container-title" : "Geophysical Research Letters", "id" : "ITEM-1", "issue" : "21", "issued" : { "date-parts" : [ [ "2017" ] ] }, "page" : "11,11-62,70", "title" : "Stratospheric Ozone Depletion: An Unlikely Driver of the Regional Trends in Antarctic Sea Ice in Austral Fall in the Late Twentieth Century", "translator" : [ { "dropping-particle" : "", "family" : "J4966", "given" : "", "non-dropping-particle" : "", "parse-names" : false, "suffix" : "" } ], "type" : "article-journal", "volume" : "44" }, "uris" : [ "http://www.mendeley.com/documents/?uuid=e277c5b7-ff09-4cb8-9317-e85beabc2c0f", "http://www.mendeley.com/documents/?uuid=90e2afb1-18c3-4863-b486-9119745b6f27", "http://www.mendeley.com/documents/?uuid=3970761f-38c8-4327-900a-7d171070070a", "http://www.mendeley.com/documents/?uuid=7b2ed328-6de1-41ce-9fc3-a34ffb683578", "http://www.mendeley.com/documents/?uuid=06f6a795-d784-4119-aab3-0160f7e79de2" ] }, { "id" : "ITEM-2", "itemData" : { "DOI" : "10.1007/s00382-016-3424-9", "ISSN" : "1432-0894", "abstract" : "We assess the sea ice response to Southern Annular Mode (SAM) anomalies for pre-industrial control simulations from the Coupled Model Intercomparison Project (CMIP5). Consistent with work by Ferreira et al. (J Clim 28:1206--1226, 2015. doi:10.1175/JCLI-D-14-00313.1), the models generally simulate a two-timescale response to positive SAM anomalies, with an initial increase in ice followed by an eventual sea ice decline. However, the models differ in the cross-over time at which the change in ice response occurs, in the overall magnitude of the response, and in the spatial distribution of the response. Late twentieth century Antarctic sea ice trends in CMIP5 simulations are related in part to different modeled responses to SAM variability acting on different time-varying transient SAM conditions. This explains a significant fraction of the spread in simulated late twentieth century southern hemisphere sea ice extent trends across the model simulations. Applying the modeled sea ice response to SAM variability but driven by the observed record of SAM suggests that variations in the austral summer SAM, which has exhibited a significant positive trend, have driven a modest sea ice decrease. However, additional work is needed to narrow the considerable model uncertainty in the climate response to SAM variability and its implications for 20th--21st century trends.", "author" : [ { "dropping-particle" : "", "family" : "Holland", "given" : "Marika M", "non-dropping-particle" : "", "parse-names" : false, "suffix" : "" }, { "dropping-particle" : "", "family" : "Landrum", "given" : "Laura", "non-dropping-particle" : "", "parse-names" : false, "suffix" : "" }, { "dropping-particle" : "", "family" : "Kostov", "given" : "Yavor", "non-dropping-particle" : "", "parse-names" : false, "suffix" : "" }, { "dropping-particle" : "", "family" : "Marshall", "given" : "John", "non-dropping-particle" : "", "parse-names" : false, "suffix" : "" } ], "container-title" : "Climate Dynamics", "id" : "ITEM-2", "issue" : "5", "issued" : { "date-parts" : [ [ "2017" ] ] }, "page" : "1813-1831", "title" : "Sensitivity of Antarctic sea ice to the Southern Annular Mode in coupled climate models", "translator" : [ { "dropping-particle" : "", "family" : "J4965", "given" : "", "non-dropping-particle" : "", "parse-names" : false, "suffix" : "" } ], "type" : "article-journal", "volume" : "49" }, "uris" : [ "http://www.mendeley.com/documents/?uuid=718dca53-da6e-4845-8415-2c14f8ea0c4f", "http://www.mendeley.com/documents/?uuid=26a93b20-b2d9-476c-a585-1a81cae3e975", "http://www.mendeley.com/documents/?uuid=b4134300-a6ac-4dd6-8b94-40e6440f8977", "http://www.mendeley.com/documents/?uuid=5625cfb5-a579-479e-a531-c805b671eaec", "http://www.mendeley.com/documents/?uuid=2dee7431-69c1-4349-abbb-4d577e7c1f23" ] }, { "id" : "ITEM-3", "itemData" : { "DOI" : "10.1007/s00382-016-3162-z", "ISSN" : "1432-0894", "abstract" : "We investigate how sea surface temperatures (SSTs) around Antarctica respond to the Southern Annular Mode (SAM) on multiple timescales. To that end we examine the relationship between SAM and SST within unperturbed preindustrial control simulations of coupled general circulation models (GCMs) included in the Climate Modeling Intercomparison Project phase 5 (CMIP5). We develop a technique to extract the response of the Southern Ocean SST (55{\\textdegree}S--70{\\textdegree}S) to a hypothetical step increase in the SAM index. We demonstrate that in many GCMs, the expected SST step response function is nonmonotonic in time. Following a shift to a positive SAM anomaly, an initial cooling regime can transition into surface warming around Antarctica. However, there are large differences across the CMIP5 ensemble. In some models the step response function never changes sign and cooling persists, while in other GCMs the SST anomaly crosses over from negative to positive values only 3\u00a0years after a step increase in the SAM. This intermodel diversity can be related to differences in the models' climatological thermal ocean stratification in the region of seasonal sea ice around Antarctica. Exploiting this relationship, we use observational data for the time-mean meridional and vertical temperature gradients to constrain the real Southern Ocean response to SAM on fast and slow timescales.", "author" : [ { "dropping-particle" : "", "family" : "Kostov", "given" : "Yavor", "non-dropping-particle" : "", "parse-names" : false, "suffix" : "" }, { "dropping-particle" : "", "family" : "Marshall", "given" : "John", "non-dropping-particle" : "", "parse-names" : false, "suffix" : "" }, { "dropping-particle" : "", "family" : "Hausmann", "given" : "Ute", "non-dropping-particle" : "", "parse-names" : false, "suffix" : "" }, { "dropping-particle" : "", "family" : "Armour", "given" : "Kyle C", "non-dropping-particle" : "", "parse-names" : false, "suffix" : "" }, { "dropping-particle" : "", "family" : "Ferreira", "given" : "David", "non-dropping-particle" : "", "parse-names" : false, "suffix" : "" }, { "dropping-particle" : "", "family" : "Holland", "given" : "Marika M", "non-dropping-particle" : "", "parse-names" : false, "suffix" : "" } ], "container-title" : "Climate Dynamics", "id" : "ITEM-3", "issue" : "5", "issued" : { "date-parts" : [ [ "2017" ] ] }, "page" : "1595-1609", "title" : "Fast and slow responses of Southern Ocean sea surface temperature to SAM in coupled climate models", "translator" : [ { "dropping-particle" : "", "family" : "J4964", "given" : "", "non-dropping-particle" : "", "parse-names" : false, "suffix" : "" } ], "type" : "article-journal", "volume" : "48" }, "uris" : [ "http://www.mendeley.com/documents/?uuid=ae937e30-3960-4920-a522-d44378af5586", "http://www.mendeley.com/documents/?uuid=efab483a-6350-4b09-990d-8cadf794f0f8", "http://www.mendeley.com/documents/?uuid=de704a4f-94af-4a66-89df-e5d53f2f2697", "http://www.mendeley.com/documents/?uuid=426e3e16-091f-4d98-80c5-6c71633be1b4", "http://www.mendeley.com/documents/?uuid=d55011f8-acee-4b62-8dea-40bdc6e3bb20" ] }, { "id" : "ITEM-4", "itemData" : { "DOI" : "10.1175/JCLI-D-14-00313.1", "ISSN" : "0894-8755", "abstract" : "AbstractThe response of the Southern Ocean to a repeating seasonal cycle of ozone loss is studied in two coupled climate models and is found to comprise both fast and slow processes. The fast response is similar to the interannual signature of the southern annular mode (SAM) on sea surface temperature (SST), onto which the ozone hole forcing projects in the summer. It comprises enhanced northward Ekman drift, inducing negative summertime SST anomalies around Antarctica, earlier sea ice freeze-up the following winter, and northward expansion of the sea ice edge year-round. The enhanced northward Ekman drift, however, results in upwelling of warm waters from below the mixed layer in the region of seasonal sea ice. With sustained bursts of westerly winds induced by ozone hole depletion, this warming from below eventually dominates over the cooling from anomalous Ekman drift. The resulting slow time-scale response (years to decades) leads to warming of SSTs around Antarctica and ultimately a reduction in sea ice cover year-round. This two-time-scale behavior?rapid cooling followed by slow but persistent warming?is found in the two coupled models analyzed: one with an idealized geometry and the other with a complex global climate model with realistic geometry. Processes that control the time scale of the transition from cooling to warming and their uncertainties are described. Finally the implications of these results are discussed for rationalizing previous studies of the effect of the ozone hole on SST and sea ice extent.", "author" : [ { "dropping-particle" : "", "family" : "Ferreira", "given" : "David", "non-dropping-particle" : "", "parse-names" : false, "suffix" : "" }, { "dropping-particle" : "", "family" : "Marshall", "given" : "John", "non-dropping-particle" : "", "parse-names" : false, "suffix" : "" }, { "dropping-particle" : "", "family" : "Bitz", "given" : "Cecilia M", "non-dropping-particle" : "", "parse-names" : false, "suffix" : "" }, { "dropping-particle" : "", "family" : "Solomon", "given" : "Susan", "non-dropping-particle" : "", "parse-names" : false, "suffix" : "" }, { "dropping-particle" : "", "family" : "Plumb", "given" : "Alan", "non-dropping-particle" : "", "parse-names" : false, "suffix" : "" } ], "container-title" : "Journal of Climate", "id" : "ITEM-4", "issue" : "3", "issued" : { "date-parts" : [ [ "2014", "11", "20" ] ] }, "note" : "doi: 10.1175/JCLI-D-14-00313.1", "page" : "1206-1226", "publisher" : "American Meteorological Society", "title" : "Antarctic Ocean and Sea Ice Response to Ozone Depletion: A Two-Time-Scale Problem", "translator" : [ { "dropping-particle" : "", "family" : "J4963", "given" : "", "non-dropping-particle" : "", "parse-names" : false, "suffix" : "" } ], "type" : "article-journal", "volume" : "28" }, "uris" : [ "http://www.mendeley.com/documents/?uuid=79238ddc-d49e-47b6-b036-7b79775bec53", "http://www.mendeley.com/documents/?uuid=90fd7c5d-6111-4b99-8cb5-30bf0ba3f1eb", "http://www.mendeley.com/documents/?uuid=dbedd104-2318-4d8d-8d4b-8602197b710f", "http://www.mendeley.com/documents/?uuid=fdc0d502-c7c5-4e2e-8089-19d552fec8a8", "http://www.mendeley.com/documents/?uuid=1c08d9d1-095e-4852-92b7-b685a60a5894" ] } ], "mendeley" : { "formattedCitation" : "(Ferreira et al., 2014; Holland et al., 2017; Kostov et al., 2017; Landrum et al., 2017)", "manualFormatting" : "(Ferreira et al., 2014; Holland et al., 2017; Kostov et al., 2017; Landrum et al., 2017)", "plainTextFormattedCitation" : "(Ferreira et al., 2014; Holland et al., 2017; Kostov et al., 2017; Landrum et al., 2017)", "previouslyFormattedCitation" : "(Ferreira et al., 2014; Holland et al., 2017; Kostov et al., 2017; Landrum et al., 2017)" }, "properties" : { "noteIndex" : 0 }, "schema" : "https://github.com/citation-style-language/schema/raw/master/csl-citation.json" }</w:instrText>
      </w:r>
      <w:r>
        <w:rPr>
          <w:noProof/>
        </w:rPr>
        <w:fldChar w:fldCharType="separate"/>
      </w:r>
      <w:r w:rsidR="00393F8C">
        <w:rPr>
          <w:noProof/>
          <w:lang w:val="en-US"/>
        </w:rPr>
        <w:t>(Ferreira et al., 2014; Holland et al., 2017; Kostov et al., 2017; Landrum et al., 2017)</w:t>
      </w:r>
      <w:r>
        <w:rPr>
          <w:noProof/>
        </w:rPr>
        <w:fldChar w:fldCharType="end"/>
      </w:r>
      <w:r w:rsidRPr="00E457C1">
        <w:rPr>
          <w:noProof/>
          <w:lang w:val="en-US"/>
        </w:rPr>
        <w:t xml:space="preserve"> may all play some role in explaining these differences with the observed trends. Increased fresh water fluxes caused by mass loss of the Antarctic </w:t>
      </w:r>
      <w:r w:rsidR="003D60E0" w:rsidRPr="00E457C1">
        <w:rPr>
          <w:noProof/>
          <w:lang w:val="en-US"/>
        </w:rPr>
        <w:t>I</w:t>
      </w:r>
      <w:r w:rsidRPr="00E457C1">
        <w:rPr>
          <w:noProof/>
          <w:lang w:val="en-US"/>
        </w:rPr>
        <w:t xml:space="preserve">ce </w:t>
      </w:r>
      <w:r w:rsidR="003D60E0" w:rsidRPr="00E457C1">
        <w:rPr>
          <w:noProof/>
          <w:lang w:val="en-US"/>
        </w:rPr>
        <w:t>S</w:t>
      </w:r>
      <w:r w:rsidRPr="00E457C1">
        <w:rPr>
          <w:noProof/>
          <w:lang w:val="en-US"/>
        </w:rPr>
        <w:t>heet (either by melting at the front of ice shelves or via iceberg calving) have been suggested as a possible mechanism driving the multi</w:t>
      </w:r>
      <w:ins w:id="1807" w:author="Sara M Tuson" w:date="2021-06-27T21:48:00Z">
        <w:r w:rsidR="00492531">
          <w:rPr>
            <w:noProof/>
            <w:lang w:val="en-US"/>
          </w:rPr>
          <w:t>-</w:t>
        </w:r>
      </w:ins>
      <w:r w:rsidRPr="00E457C1">
        <w:rPr>
          <w:noProof/>
          <w:lang w:val="en-US"/>
        </w:rPr>
        <w:t xml:space="preserve">decadal Antarctic sea ice expansion </w:t>
      </w:r>
      <w:r>
        <w:rPr>
          <w:noProof/>
        </w:rPr>
        <w:fldChar w:fldCharType="begin" w:fldLock="1"/>
      </w:r>
      <w:r w:rsidR="00E719C0">
        <w:rPr>
          <w:noProof/>
          <w:lang w:val="en-US"/>
        </w:rPr>
        <w:instrText>ADDIN CSL_CITATION { "citationItems" : [ { "id" : "ITEM-1", "itemData" : { "DOI" : "DOI: 10.3189/2015AoG69A001", "ISSN" : "0260-3055", "abstract" : "Observations show that, in contrast to the Arctic, the area of Antarctic sea ice has increased since 1979. A potential driver of this significant increase relates to the mass loss of the Antarctic ice sheet. Subsurface ocean warming causes basal ice-shelf melt, freshening the surface waters around Antarctica, which leads to increases in sea-ice cover. With climate warming ongoing, future mass-loss rates are projected to accelerate, which has the potential to affect future Antarctic sea-ice trends. Here we investigate to what extent future sea-ice trends are influenced by projected increases in Antarctic freshwater flux due to subsurface melt, using a state-of-the-art global climate model (EC-Earth) in standardized Climate Model Intercomparison Project phase 5 (CMIP5) climate-change simulations. Virtually all CMIP5 models disregard ocean\u2013ice-sheet interactions and project strongly retreating Antarctic sea ice. Applying various freshwater flux scenarios, we find that the additional fresh water significantly offsets the decline in sea-ice area and is even able to reverse the trend in the strongest freshwater forcing scenario that can reasonably be expected, especially in austral winter. The model also simulates decreasing sea surface temperatures (SSTs), with the SST trends exhibiting strong regional variations that largely correspond to regional sea-ice trends.", "author" : [ { "dropping-particle" : "", "family" : "Bintanja", "given" : "R", "non-dropping-particle" : "", "parse-names" : false, "suffix" : "" }, { "dropping-particle" : "", "family" : "Oldenborgh", "given" : "G J", "non-dropping-particle" : "van", "parse-names" : false, "suffix" : "" }, { "dropping-particle" : "", "family" : "Katsman", "given" : "C A", "non-dropping-particle" : "", "parse-names" : false, "suffix" : "" } ], "container-title" : "Annals of Glaciology", "edition" : "2017/07/26", "id" : "ITEM-1", "issue" : "69", "issued" : { "date-parts" : [ [ "2015" ] ] }, "page" : "120-126", "publisher" : "Cambridge University Press", "title" : "The effect of increased fresh water from Antarctic ice shelves on future trends in Antarctic sea ice", "translator" : [ { "dropping-particle" : "", "family" : "J4943", "given" : "", "non-dropping-particle" : "", "parse-names" : false, "suffix" : "" } ], "type" : "article-journal", "volume" : "56" }, "uris" : [ "http://www.mendeley.com/documents/?uuid=e0da8e78-ee8a-455d-a1cb-67145732dbc0" ] }, { "id" : "ITEM-2", "itemData" : { "DOI" : "10.1175/JCLI-D-15-0501.1", "ISSN" : "0894-8755", "abstract" : "ABSTRACTThe possibility that recent Antarctic sea ice expansion resulted from an increase in freshwater reaching the Southern Ocean is investigated here. The freshwater flux from ice sheet and ice shelf mass imbalance is largely missing in models that participated in phase 5 of the Coupled Model Intercomparison Project (CMIP5). However, on average, precipitation minus evaporation (P ? E) reaching the Southern Ocean has increased in CMIP5 models to a present value that is about greater than preindustrial times and 5?22 times larger than estimates of the mass imbalance of Antarctic ice sheets and shelves (119?544 ). Two sets of experiments were conducted from 1980 to 2013 in CESM1(CAM5), one of the CMIP5 models, artificially distributing freshwater either at the ocean surface to mimic iceberg melt or at the ice shelf fronts at depth. An anomalous reduction in vertical advection of heat into the surface mixed layer resulted in sea surface cooling at high southern latitudes and an associated increase in sea ice area. Enhancing the freshwater input by an amount within the range of estimates of the Antarctic mass imbalance did not have any significant effect on either sea ice area magnitude or trend. Freshwater enhancement of raised the total sea ice area by 1 ? 106 km2, yet this and even an enhancement of was insufficient to offset the sea ice decline due to anthropogenic forcing for any period of 20 years or longer. Further, the sea ice response was found to be insensitive to the depth of freshwater injection.", "author" : [ { "dropping-particle" : "", "family" : "Pauling", "given" : "Andrew G", "non-dropping-particle" : "", "parse-names" : false, "suffix" : "" }, { "dropping-particle" : "", "family" : "Bitz", "given" : "Cecilia M", "non-dropping-particle" : "", "parse-names" : false, "suffix" : "" }, { "dropping-particle" : "", "family" : "Smith", "given" : "Inga J", "non-dropping-particle" : "", "parse-names" : false, "suffix" : "" }, { "dropping-particle" : "", "family" : "Langhorne", "given" : "Patricia J", "non-dropping-particle" : "", "parse-names" : false, "suffix" : "" } ], "container-title" : "Journal of Climate", "id" : "ITEM-2", "issue" : "5", "issued" : { "date-parts" : [ [ "2016", "1" ] ] }, "page" : "1655-1672", "publisher" : "American Meteorological Society", "title" : "The Response of the Southern Ocean and Antarctic Sea Ice to Freshwater from Ice Shelves in an Earth System Model", "translator" : [ { "dropping-particle" : "", "family" : "J4945", "given" : "", "non-dropping-particle" : "", "parse-names" : false, "suffix" : "" } ], "type" : "article-journal", "volume" : "29" }, "uris" : [ "http://www.mendeley.com/documents/?uuid=fcef4c06-9a1f-4dbb-b166-a9ef2dacd08c" ] } ], "mendeley" : { "formattedCitation" : "(Bintanja et al., 2015; Pauling et al., 2016)", "plainTextFormattedCitation" : "(Bintanja et al., 2015; Pauling et al., 2016)", "previouslyFormattedCitation" : "(Bintanja et al., 2015; Pauling et al., 2016)" }, "properties" : { "noteIndex" : 0 }, "schema" : "https://github.com/citation-style-language/schema/raw/master/csl-citation.json" }</w:instrText>
      </w:r>
      <w:r>
        <w:rPr>
          <w:noProof/>
        </w:rPr>
        <w:fldChar w:fldCharType="separate"/>
      </w:r>
      <w:r w:rsidR="00393F8C">
        <w:rPr>
          <w:noProof/>
          <w:lang w:val="en-US"/>
        </w:rPr>
        <w:t>(Bintanja et al., 2015; Pauling et al., 2016)</w:t>
      </w:r>
      <w:r>
        <w:rPr>
          <w:noProof/>
        </w:rPr>
        <w:fldChar w:fldCharType="end"/>
      </w:r>
      <w:r w:rsidRPr="00E457C1">
        <w:rPr>
          <w:noProof/>
          <w:lang w:val="en-US"/>
        </w:rPr>
        <w:t xml:space="preserve"> but there is a lack of consensus on this mechanism</w:t>
      </w:r>
      <w:r w:rsidR="00E3516A" w:rsidRPr="00E457C1">
        <w:rPr>
          <w:noProof/>
          <w:lang w:val="en-US"/>
        </w:rPr>
        <w:t>’</w:t>
      </w:r>
      <w:r w:rsidRPr="00E457C1">
        <w:rPr>
          <w:noProof/>
          <w:lang w:val="en-US"/>
        </w:rPr>
        <w:t xml:space="preserve">s impacts </w:t>
      </w:r>
      <w:r w:rsidRPr="00133E00">
        <w:rPr>
          <w:noProof/>
        </w:rPr>
        <w:fldChar w:fldCharType="begin" w:fldLock="1"/>
      </w:r>
      <w:r w:rsidR="008F46A5" w:rsidRPr="00E457C1">
        <w:rPr>
          <w:noProof/>
          <w:lang w:val="en-US"/>
        </w:rPr>
        <w:instrText>ADDIN CSL_CITATION { "citationItems" : [ { "id" : "ITEM-1", "itemData" : { "DOI" : "10.1002/2017GL075017", "ISSN" : "0094-8276", "abstract" : "Abstract Earth System Models do not reproduce the observed increase in Antarctic sea ice extent which may be due to the unrealistic representation of ice shelves. Here we investigate the response of sea ice to increasing freshwater input from ice shelves using the Community Earth System Model with the Community Atmosphere Model version 5 [CESM1(CAM5)]. We have conducted model experiments adding fresh water as if from ice shelf melt with a linear increase in the rate of input over the period 1980?2013. Including the effect of heat loss from the ocean to melt ice shelves resulted in significantly more positive trends in sea ice area. We found that an increase in the rate of change of freshwater input of ?45 Gt yr?2 was sufficient to offset the negative trend in sea ice area in CESM1(CAM5), although the freshwater input by the end of the experiment was larger than observed at that time.", "author" : [ { "dropping-particle" : "", "family" : "Pauling", "given" : "Andrew G", "non-dropping-particle" : "", "parse-names" : false, "suffix" : "" }, { "dropping-particle" : "", "family" : "Smith", "given" : "Inga J", "non-dropping-particle" : "", "parse-names" : false, "suffix" : "" }, { "dropping-particle" : "", "family" : "Langhorne", "given" : "Patricia J", "non-dropping-particle" : "", "parse-names" : false, "suffix" : "" }, { "dropping-particle" : "", "family" : "Bitz", "given" : "Cecilia M", "non-dropping-particle" : "", "parse-names" : false, "suffix" : "" } ], "container-title" : "Geophysical Research Letters", "id" : "ITEM-1", "issue" : "20", "issued" : { "date-parts" : [ [ "2017", "10", "28" ] ] }, "note" : "https://doi.org/10.1002/2017GL075017", "page" : "10,410-454,461", "publisher" : "John Wiley &amp; Sons, Ltd", "title" : "Time-Dependent Freshwater Input From Ice Shelves: Impacts on Antarctic Sea Ice and the Southern Ocean in an Earth System Model", "translator" : [ { "dropping-particle" : "", "family" : "J3344", "given" : "", "non-dropping-particle" : "", "parse-names" : false, "suffix" : "" } ], "type" : "article-journal", "volume" : "44" }, "uris" : [ "http://www.mendeley.com/documents/?uuid=6dcc5820-6986-4199-ae37-2b72047dfc59" ] } ], "mendeley" : { "formattedCitation" : "(Pauling et al., 2017)", "plainTextFormattedCitation" : "(Pauling et al., 2017)", "previouslyFormattedCitation" : "(Pauling et al., 2017)" }, "properties" : { "noteIndex" : 0 }, "schema" : "https://github.com/citation-style-language/schema/raw/master/csl-citation.json" }</w:instrText>
      </w:r>
      <w:r w:rsidRPr="00133E00">
        <w:rPr>
          <w:noProof/>
        </w:rPr>
        <w:fldChar w:fldCharType="separate"/>
      </w:r>
      <w:r w:rsidR="00393F8C">
        <w:rPr>
          <w:noProof/>
          <w:lang w:val="en-US"/>
        </w:rPr>
        <w:t>(Pauling et al., 2017)</w:t>
      </w:r>
      <w:r w:rsidRPr="00133E00">
        <w:rPr>
          <w:noProof/>
        </w:rPr>
        <w:fldChar w:fldCharType="end"/>
      </w:r>
      <w:r w:rsidRPr="00E457C1">
        <w:rPr>
          <w:noProof/>
          <w:lang w:val="en-US"/>
        </w:rPr>
        <w:t xml:space="preserve">. A recent study based on decadal predictability suggests that </w:t>
      </w:r>
      <w:r w:rsidRPr="00E457C1">
        <w:rPr>
          <w:rFonts w:cs="Times New Roman"/>
          <w:noProof/>
          <w:color w:val="000000"/>
          <w:sz w:val="21"/>
          <w:szCs w:val="21"/>
          <w:shd w:val="clear" w:color="auto" w:fill="FFFFFF"/>
          <w:lang w:val="en-US"/>
        </w:rPr>
        <w:t xml:space="preserve">initializing the state of the Antarctic </w:t>
      </w:r>
      <w:ins w:id="1808" w:author="Sara M Tuson" w:date="2021-06-24T14:30:00Z">
        <w:r w:rsidR="00A06AA5">
          <w:rPr>
            <w:rFonts w:cs="Times New Roman"/>
            <w:noProof/>
            <w:color w:val="000000"/>
            <w:sz w:val="21"/>
            <w:szCs w:val="21"/>
            <w:shd w:val="clear" w:color="auto" w:fill="FFFFFF"/>
            <w:lang w:val="en-US"/>
          </w:rPr>
          <w:t>B</w:t>
        </w:r>
      </w:ins>
      <w:del w:id="1809" w:author="Sara M Tuson" w:date="2021-06-24T14:30:00Z">
        <w:r w:rsidRPr="00E457C1" w:rsidDel="00A06AA5">
          <w:rPr>
            <w:rFonts w:cs="Times New Roman"/>
            <w:noProof/>
            <w:color w:val="000000"/>
            <w:sz w:val="21"/>
            <w:szCs w:val="21"/>
            <w:shd w:val="clear" w:color="auto" w:fill="FFFFFF"/>
            <w:lang w:val="en-US"/>
          </w:rPr>
          <w:delText>b</w:delText>
        </w:r>
      </w:del>
      <w:r w:rsidRPr="00E457C1">
        <w:rPr>
          <w:rFonts w:cs="Times New Roman"/>
          <w:noProof/>
          <w:color w:val="000000"/>
          <w:sz w:val="21"/>
          <w:szCs w:val="21"/>
          <w:shd w:val="clear" w:color="auto" w:fill="FFFFFF"/>
          <w:lang w:val="en-US"/>
        </w:rPr>
        <w:t xml:space="preserve">ottom </w:t>
      </w:r>
      <w:ins w:id="1810" w:author="Sara M Tuson" w:date="2021-06-24T14:30:00Z">
        <w:r w:rsidR="00A06AA5">
          <w:rPr>
            <w:rFonts w:cs="Times New Roman"/>
            <w:noProof/>
            <w:color w:val="000000"/>
            <w:sz w:val="21"/>
            <w:szCs w:val="21"/>
            <w:shd w:val="clear" w:color="auto" w:fill="FFFFFF"/>
            <w:lang w:val="en-US"/>
          </w:rPr>
          <w:t>W</w:t>
        </w:r>
      </w:ins>
      <w:del w:id="1811" w:author="Sara M Tuson" w:date="2021-06-24T14:30:00Z">
        <w:r w:rsidRPr="00E457C1" w:rsidDel="00A06AA5">
          <w:rPr>
            <w:rFonts w:cs="Times New Roman"/>
            <w:noProof/>
            <w:color w:val="000000"/>
            <w:sz w:val="21"/>
            <w:szCs w:val="21"/>
            <w:shd w:val="clear" w:color="auto" w:fill="FFFFFF"/>
            <w:lang w:val="en-US"/>
          </w:rPr>
          <w:delText>w</w:delText>
        </w:r>
      </w:del>
      <w:r w:rsidRPr="00E457C1">
        <w:rPr>
          <w:rFonts w:cs="Times New Roman"/>
          <w:noProof/>
          <w:color w:val="000000"/>
          <w:sz w:val="21"/>
          <w:szCs w:val="21"/>
          <w:shd w:val="clear" w:color="auto" w:fill="FFFFFF"/>
          <w:lang w:val="en-US"/>
        </w:rPr>
        <w:t>ater cell</w:t>
      </w:r>
      <w:r w:rsidRPr="00E457C1">
        <w:rPr>
          <w:noProof/>
          <w:lang w:val="en-US"/>
        </w:rPr>
        <w:t xml:space="preserve"> can reproduce the observed Antarctic sea ice increase </w:t>
      </w:r>
      <w:r>
        <w:rPr>
          <w:noProof/>
        </w:rPr>
        <w:fldChar w:fldCharType="begin" w:fldLock="1"/>
      </w:r>
      <w:r w:rsidR="00E719C0">
        <w:rPr>
          <w:noProof/>
          <w:lang w:val="en-US"/>
        </w:rPr>
        <w:instrText>ADDIN CSL_CITATION { "citationItems" : [ { "id" : "ITEM-1", "itemData" : { "DOI" : "10.1175/JCLI-D-16-0840.1", "ISSN" : "0894-8755", "abstract" : "AbstractThis study explores the potential predictability of the Southern Ocean (SO) climate on decadal time scales as represented in the GFDL CM2.1 model using prognostic methods. Perfect model predictability experiments are conducted starting from 10 different initial states, showing potentially predictable variations of Antarctic bottom water (AABW) formation rates on time scales as long as 20 years. The associated Weddell Sea (WS) subsurface temperatures and Antarctic sea ice have potential predictability comparable to that of the AABW cell. The predictability of sea surface temperature (SST) variations over the WS and the SO is somewhat smaller, with predictable scales out to a decade. This reduced predictability is likely associated with stronger damping from air?sea interaction. As a complement to this perfect predictability study, the authors also make hindcasts of SO decadal variability using the GFDL CM2.1 decadal prediction system. Significant predictive skill for SO SST on multiyear time scales is found in the hindcast system. The success of the hindcasts, especially in reproducing observed surface cooling trends, is largely due to initializing the state of the AABW cell. A weak state of the AABW cell leads to cooler surface conditions and more extensive sea ice. Although there are considerable uncertainties regarding the observational data used to initialize the hindcasts, the consistency between the perfect model experiments and the decadal hindcasts at least gives some indication as to where and to what extent skillful decadal SO forecasts might be possible.", "author" : [ { "dropping-particle" : "", "family" : "Zhang", "given" : "Liping", "non-dropping-particle" : "", "parse-names" : false, "suffix" : "" }, { "dropping-particle" : "", "family" : "Delworth", "given" : "Thomas L", "non-dropping-particle" : "", "parse-names" : false, "suffix" : "" }, { "dropping-particle" : "", "family" : "Yang", "given" : "Xiaosong", "non-dropping-particle" : "", "parse-names" : false, "suffix" : "" }, { "dropping-particle" : "", "family" : "Gudgel", "given" : "Richard G", "non-dropping-particle" : "", "parse-names" : false, "suffix" : "" }, { "dropping-particle" : "", "family" : "Jia", "given" : "Liwei", "non-dropping-particle" : "", "parse-names" : false, "suffix" : "" }, { "dropping-particle" : "", "family" : "Vecchi", "given" : "Gabriel A", "non-dropping-particle" : "", "parse-names" : false, "suffix" : "" }, { "dropping-particle" : "", "family" : "Zeng", "given" : "Fanrong", "non-dropping-particle" : "", "parse-names" : false, "suffix" : "" } ], "container-title" : "Journal of Climate", "id" : "ITEM-1", "issue" : "14", "issued" : { "date-parts" : [ [ "2017", "3" ] ] }, "page" : "5187-5203", "publisher" : "American Meteorological Society", "title" : "Estimating Decadal Predictability for the Southern Ocean Using the GFDL CM2.1 Model", "translator" : [ { "dropping-particle" : "", "family" : "J4946", "given" : "", "non-dropping-particle" : "", "parse-names" : false, "suffix" : "" } ], "type" : "article-journal", "volume" : "30" }, "uris" : [ "http://www.mendeley.com/documents/?uuid=6b5d3fab-ac46-48b2-ba40-d2666d79b45b" ] } ], "mendeley" : { "formattedCitation" : "(Zhang et al., 2017)", "plainTextFormattedCitation" : "(Zhang et al., 2017)", "previouslyFormattedCitation" : "(Zhang et al., 2017)" }, "properties" : { "noteIndex" : 0 }, "schema" : "https://github.com/citation-style-language/schema/raw/master/csl-citation.json" }</w:instrText>
      </w:r>
      <w:r>
        <w:rPr>
          <w:noProof/>
        </w:rPr>
        <w:fldChar w:fldCharType="separate"/>
      </w:r>
      <w:r w:rsidR="00393F8C">
        <w:rPr>
          <w:noProof/>
          <w:lang w:val="en-US"/>
        </w:rPr>
        <w:t>(Zhang et al., 2017)</w:t>
      </w:r>
      <w:r>
        <w:rPr>
          <w:noProof/>
        </w:rPr>
        <w:fldChar w:fldCharType="end"/>
      </w:r>
      <w:r w:rsidRPr="00E457C1">
        <w:rPr>
          <w:noProof/>
          <w:lang w:val="en-US"/>
        </w:rPr>
        <w:t>, consistent with the suggestion that multi</w:t>
      </w:r>
      <w:ins w:id="1812" w:author="Sara M Tuson" w:date="2021-06-27T21:48:00Z">
        <w:r w:rsidR="00492531">
          <w:rPr>
            <w:noProof/>
            <w:lang w:val="en-US"/>
          </w:rPr>
          <w:t>-</w:t>
        </w:r>
      </w:ins>
      <w:r w:rsidRPr="00E457C1">
        <w:rPr>
          <w:noProof/>
          <w:lang w:val="en-US"/>
        </w:rPr>
        <w:t xml:space="preserve">decadal variability associated with variations in deep convection has contributed to the observed increase in Antarctic sea ice since 1979 </w:t>
      </w:r>
      <w:bookmarkStart w:id="1813" w:name="_Hlk74735798"/>
      <w:r>
        <w:rPr>
          <w:noProof/>
        </w:rPr>
        <w:fldChar w:fldCharType="begin" w:fldLock="1"/>
      </w:r>
      <w:r w:rsidR="00B71A0C">
        <w:rPr>
          <w:noProof/>
          <w:lang w:val="en-US"/>
        </w:rPr>
        <w:instrText>ADDIN CSL_CITATION { "citationItems" : [ { "id" : "ITEM-1", "itemData" : { "DOI" : "10.1175/JCLI-D-12-00281.1", "ISBN" : "0894-8755", "ISSN" : "08948755", "abstract" : "Evidence is presented for the notion that some contribution to the recent decadal trends observed in the Southern Hemisphere, including the lack of a strong Southern Ocean surface warming, may have originated from longer-term internal centennial variability originating in the Southern Ocean. The existence of such centennial variability is supported by the instrumental sea surface temperatures (SSTs), a multimillennial reconstruction of Tasmanian summer temperatures from tree rings, and a millennial control integration of the Kiel Climate Model (KCM). The model variability was previously shown to be linked to changes in Weddell Sea deep convection. During phases of deep convection the surface Southern Ocean warms, the abyssal Southern Ocean cools, Antarctic sea ice extent retreats, and the low-level atmospheric circulation over the Southern Ocean weakens. After the halt of deep convection the surface Southern Ocean cools, the abyssal Southern Ocean warms, Antarctic sea ice expands, and the low-level atmospheric circulation over the Southern Ocean intensifies, consistent with what has been observed during the recent decades. A strong sensitivity of the time scale to model formulation is noted. In theKCM,the centennial variability is associated with global-average surface air temperature (SAT) changes of the order of a few tenths of a degree per century. The model results thus suggest that internal centennial variability originating in the Southern Ocean should be considered in addition to other internal variability and external forcing when discussing the climate of the twentieth century and projecting that of the twenty-first century.", "author" : [ { "dropping-particle" : "", "family" : "Latif", "given" : "Mojib", "non-dropping-particle" : "", "parse-names" : false, "suffix" : "" }, { "dropping-particle" : "", "family" : "Martin", "given" : "Torge", "non-dropping-particle" : "", "parse-names" : false, "suffix" : "" }, { "dropping-particle" : "", "family" : "Park", "given" : "Wonsun", "non-dropping-particle" : "", "parse-names" : false, "suffix" : "" } ], "container-title" : "Journal of Climate", "id" : "ITEM-1", "issue" : "19", "issued" : { "date-parts" : [ [ "2013", "5" ] ] }, "page" : "7767-7782", "publisher" : "American Meteorological Society", "title" : "Southern ocean sector centennial climate variability and recent decadal trends", "translator" : [ { "dropping-particle" : "", "family" : "J4649", "given" : "", "non-dropping-particle" : "", "parse-names" : false, "suffix" : "" } ], "type" : "article-journal", "volume" : "26" }, "uris" : [ "http://www.mendeley.com/documents/?uuid=2f836d47-e21b-4d93-b0ea-de33489ef9fd" ] }, { "id" : "ITEM-2", "itemData" : { "DOI" : "10.1038/s41558-018-0350-3", "ISSN" : "17586798", "abstract" : "Observed Southern Ocean surface cooling and sea-ice expansion over the past several decades are inconsistent with many historical simulations from climate models. Here we show that natural multidecadal variability involving Southern Ocean convection may have contributed strongly to the observed temperature and sea-ice trends. These observed trends are consistent with a particular phase of natural variability of the Southern Ocean as derived from climate model simulations. Ensembles of simulations are conducted starting from differing phases of this variability. The observed spatial pattern of trends is reproduced in simulations that start from an active phase of Southern Ocean convection. Simulations starting from a neutral phase do not reproduce the observed changes, similarly to the multimodel mean results of CMIP5 models. The long timescales associated with this natural variability show potential for skilful decadal prediction.", "author" : [ { "dropping-particle" : "", "family" : "Zhang", "given" : "Liping", "non-dropping-particle" : "", "parse-names" : false, "suffix" : "" }, { "dropping-particle" : "", "family" : "Delworth", "given" : "Thomas L.", "non-dropping-particle" : "", "parse-names" : false, "suffix" : "" }, { "dropping-particle" : "", "family" : "Cooke", "given" : "William", "non-dropping-particle" : "", "parse-names" : false, "suffix" : "" }, { "dropping-particle" : "", "family" : "Yang", "given" : "Xiaosong", "non-dropping-particle" : "", "parse-names" : false, "suffix" : "" } ], "container-title" : "Nature Climate Change", "id" : "ITEM-2", "issue" : "1", "issued" : { "date-parts" : [ [ "2019" ] ] }, "page" : "59-65", "publisher" : "Nature Publishing Group", "title" : "Natural variability of Southern Ocean convection as a driver of observed climate trends", "translator" : [ { "dropping-particle" : "", "family" : "J5369", "given" : "", "non-dropping-particle" : "", "parse-names" : false, "suffix" : "" } ], "type" : "article-journal", "volume" : "9" }, "uris" : [ "http://www.mendeley.com/documents/?uuid=82032d94-d638-4f39-93b8-a4c176873c75" ] }, { "id" : "ITEM-3", "itemData" : { "DOI" : "10.1175/JCLI-D-16-0840.1", "ISSN" : "0894-8755", "abstract" : "AbstractThis study explores the potential predictability of the Southern Ocean (SO) climate on decadal time scales as represented in the GFDL CM2.1 model using prognostic methods. Perfect model predictability experiments are conducted starting from 10 different initial states, showing potentially predictable variations of Antarctic bottom water (AABW) formation rates on time scales as long as 20 years. The associated Weddell Sea (WS) subsurface temperatures and Antarctic sea ice have potential predictability comparable to that of the AABW cell. The predictability of sea surface temperature (SST) variations over the WS and the SO is somewhat smaller, with predictable scales out to a decade. This reduced predictability is likely associated with stronger damping from air?sea interaction. As a complement to this perfect predictability study, the authors also make hindcasts of SO decadal variability using the GFDL CM2.1 decadal prediction system. Significant predictive skill for SO SST on multiyear time scales is found in the hindcast system. The success of the hindcasts, especially in reproducing observed surface cooling trends, is largely due to initializing the state of the AABW cell. A weak state of the AABW cell leads to cooler surface conditions and more extensive sea ice. Although there are considerable uncertainties regarding the observational data used to initialize the hindcasts, the consistency between the perfect model experiments and the decadal hindcasts at least gives some indication as to where and to what extent skillful decadal SO forecasts might be possible.", "author" : [ { "dropping-particle" : "", "family" : "Zhang", "given" : "Liping", "non-dropping-particle" : "", "parse-names" : false, "suffix" : "" }, { "dropping-particle" : "", "family" : "Delworth", "given" : "Thomas L", "non-dropping-particle" : "", "parse-names" : false, "suffix" : "" }, { "dropping-particle" : "", "family" : "Yang", "given" : "Xiaosong", "non-dropping-particle" : "", "parse-names" : false, "suffix" : "" }, { "dropping-particle" : "", "family" : "Gudgel", "given" : "Richard G", "non-dropping-particle" : "", "parse-names" : fal</w:instrText>
      </w:r>
      <w:r w:rsidR="00B71A0C" w:rsidRPr="001D5B54">
        <w:rPr>
          <w:noProof/>
          <w:rPrChange w:id="1814" w:author="Clotilde Pean" w:date="2021-06-21T14:14:00Z">
            <w:rPr>
              <w:noProof/>
              <w:lang w:val="en-US"/>
            </w:rPr>
          </w:rPrChange>
        </w:rPr>
        <w:instrText>se, "suffix" : "" }, { "dropping-particle" : "", "family" : "Jia", "given" : "Liwei", "non-dropping-particle" : "", "parse-names" : false, "suffix" : "" }, { "dropping-particle" : "", "family" : "Vecchi", "given" : "Gabriel A", "non-dropping-particle" : "", "parse-names" : false, "suffix" : "" }, { "dropping-particle" : "", "family" : "Zeng", "given" : "Fanrong", "non-dropping-particle" : "", "parse-names" : false, "suffix" : "" } ], "container-title" : "Journal of Climate", "id" : "ITEM-3", "issue" : "14", "issued" : { "date-parts" : [ [ "2017", "3" ] ] }, "page" : "5187-5203", "publisher" : "American Meteorological Society", "title" : "Estimating Decadal Predictability for the Southern Ocean Using the GFDL CM2.1 Model", "translator" : [ { "dropping-particle" : "", "family" : "J4946", "given" : "", "non-dropping-particle" : "", "parse-names" : false, "suffix" : "" } ], "type" : "article-journal", "volume" : "30" }, "uris" : [ "http://www.mendeley.com/documents/?uuid=6b5d3fab-ac46-48b2-ba40-d2666d79b45b" ] } ], "mendeley" : { "formattedCitation" : "(Latif et al., 2013; Zhang et al., 2017, 2019a)", "manualFormatting" : "(Latif et al., 2013; Zhang et al., 2017; L. Zhang et al., 2019)", "plainTextFormattedCitation" : "(Latif et al., 2013; Zhang et al., 2017, 2019a)", "previouslyFormattedCitation" : "(Latif et al., 2013; Zhang et al., 2017, 2019a)" }, "properties" : { "noteIndex" : 0 }, "schema" : "https://github.com/citation-style-language/schema/raw/master/csl-citation.json" }</w:instrText>
      </w:r>
      <w:r>
        <w:rPr>
          <w:noProof/>
        </w:rPr>
        <w:fldChar w:fldCharType="separate"/>
      </w:r>
      <w:r w:rsidR="00393F8C" w:rsidRPr="001D5B54">
        <w:rPr>
          <w:noProof/>
          <w:rPrChange w:id="1815" w:author="Clotilde Pean" w:date="2021-06-21T14:14:00Z">
            <w:rPr>
              <w:noProof/>
              <w:lang w:val="en-US"/>
            </w:rPr>
          </w:rPrChange>
        </w:rPr>
        <w:t>(</w:t>
      </w:r>
      <w:r w:rsidR="00B71A0C">
        <w:rPr>
          <w:noProof/>
        </w:rPr>
        <w:t>Latif et al., 2013; Zhang et al., 2017; L. Zhang et al., 2019</w:t>
      </w:r>
      <w:r w:rsidR="00393F8C" w:rsidRPr="001D5B54">
        <w:rPr>
          <w:noProof/>
          <w:rPrChange w:id="1816" w:author="Clotilde Pean" w:date="2021-06-21T14:14:00Z">
            <w:rPr>
              <w:noProof/>
              <w:lang w:val="en-US"/>
            </w:rPr>
          </w:rPrChange>
        </w:rPr>
        <w:t>)</w:t>
      </w:r>
      <w:r>
        <w:rPr>
          <w:noProof/>
        </w:rPr>
        <w:fldChar w:fldCharType="end"/>
      </w:r>
      <w:bookmarkEnd w:id="1813"/>
      <w:r w:rsidRPr="001D5B54">
        <w:rPr>
          <w:noProof/>
          <w:rPrChange w:id="1817" w:author="Clotilde Pean" w:date="2021-06-21T14:14:00Z">
            <w:rPr>
              <w:noProof/>
              <w:lang w:val="en-US"/>
            </w:rPr>
          </w:rPrChange>
        </w:rPr>
        <w:t xml:space="preserve"> (see also Section</w:t>
      </w:r>
      <w:r w:rsidR="00415620" w:rsidRPr="001D5B54">
        <w:rPr>
          <w:noProof/>
          <w:rPrChange w:id="1818" w:author="Clotilde Pean" w:date="2021-06-21T14:14:00Z">
            <w:rPr>
              <w:noProof/>
              <w:lang w:val="en-US"/>
            </w:rPr>
          </w:rPrChange>
        </w:rPr>
        <w:t xml:space="preserve"> 9.3.2.1</w:t>
      </w:r>
      <w:r w:rsidRPr="001D5B54">
        <w:rPr>
          <w:noProof/>
          <w:rPrChange w:id="1819" w:author="Clotilde Pean" w:date="2021-06-21T14:14:00Z">
            <w:rPr>
              <w:noProof/>
              <w:lang w:val="en-US"/>
            </w:rPr>
          </w:rPrChange>
        </w:rPr>
        <w:t xml:space="preserve">). </w:t>
      </w:r>
    </w:p>
    <w:p w14:paraId="76899469" w14:textId="77777777" w:rsidR="009F594A" w:rsidRPr="001D5B54" w:rsidRDefault="009F594A" w:rsidP="009F594A">
      <w:pPr>
        <w:pStyle w:val="AR6BodyText"/>
        <w:rPr>
          <w:noProof/>
          <w:rPrChange w:id="1820" w:author="Clotilde Pean" w:date="2021-06-21T14:14:00Z">
            <w:rPr>
              <w:noProof/>
              <w:lang w:val="en-US"/>
            </w:rPr>
          </w:rPrChange>
        </w:rPr>
      </w:pPr>
    </w:p>
    <w:p w14:paraId="170F6693" w14:textId="153FEA6F" w:rsidR="009F594A" w:rsidRPr="00E457C1" w:rsidRDefault="009F594A" w:rsidP="009F594A">
      <w:pPr>
        <w:pStyle w:val="AR6BodyText"/>
        <w:rPr>
          <w:noProof/>
          <w:lang w:val="en-US"/>
        </w:rPr>
      </w:pPr>
      <w:r w:rsidRPr="00E457C1">
        <w:rPr>
          <w:noProof/>
          <w:lang w:val="en-US"/>
        </w:rPr>
        <w:t xml:space="preserve">There have been several studies </w:t>
      </w:r>
      <w:del w:id="1821" w:author="Tom Maycock" w:date="2021-09-03T15:52:00Z">
        <w:r w:rsidRPr="00E457C1" w:rsidDel="00966B76">
          <w:rPr>
            <w:noProof/>
            <w:lang w:val="en-US"/>
          </w:rPr>
          <w:delText xml:space="preserve">which </w:delText>
        </w:r>
      </w:del>
      <w:ins w:id="1822" w:author="Tom Maycock" w:date="2021-09-03T15:52:00Z">
        <w:r w:rsidR="00966B76">
          <w:rPr>
            <w:noProof/>
            <w:lang w:val="en-US"/>
          </w:rPr>
          <w:t>that</w:t>
        </w:r>
        <w:r w:rsidR="00966B76" w:rsidRPr="00E457C1">
          <w:rPr>
            <w:noProof/>
            <w:lang w:val="en-US"/>
          </w:rPr>
          <w:t xml:space="preserve"> </w:t>
        </w:r>
      </w:ins>
      <w:r w:rsidRPr="00E457C1">
        <w:rPr>
          <w:noProof/>
          <w:lang w:val="en-US"/>
        </w:rPr>
        <w:t xml:space="preserve">aimed to identify causes of the observed Antarctic SIE changes. </w:t>
      </w:r>
      <w:r>
        <w:rPr>
          <w:noProof/>
        </w:rPr>
        <w:fldChar w:fldCharType="begin" w:fldLock="1"/>
      </w:r>
      <w:r w:rsidR="00E719C0">
        <w:rPr>
          <w:noProof/>
          <w:lang w:val="en-US"/>
        </w:rPr>
        <w:instrText>ADDIN CSL_CITATION { "citationItems" : [ { "id" : "ITEM-1", "itemData" : { "DOI" : "10.1002/2014GL062231", "abstract" : "Abstract Continuous monitoring of the polar regions by satellites has shown that sea ice extent (SIE) in the Antarctic has increased slightly since 1979. By contrast, climate model simulations including all major anthropogenic and natural climate influences simulate an average decrease in SIE since 1979. Here we take a longer view and assess the consistency of observed and simulated changes in Antarctic SIE using recently recovered satellite-based estimates of Antarctic SIE for September 1964 and May\u2013July 1966, hence extending the current observational record from 35 to 50 years. While there is evidence of inconsistency between observed trends in Antarctic SIE and those simulated since 1979, particularly in models with realistic interannual variability, the observed trends since the mid-1960s fall within the 5\u201395% range of simulated trends. Thus, our results broadly support the hypothesis that the recent increase in Antarctic SIE is due to internal variability, though the reasons for the inconsistency in simulated and observed changes since 1979 remain to be determined.", "author" : [ { "dropping-particle" : "", "family" : "Gagn\u00e9", "given" : "M.-\u00c8.", "non-dropping-particle" : "", "parse-names" : false, "suffix" : "" }, { "dropping-particle" : "", "family" : "Gillett", "given" : "N P", "non-dropping-particle" : "", "parse-names" : false, "suffix" : "" }, { "dropping-particle" : "", "family" : "Fyfe", "given" : "J C", "non-dropping-particle" : "", "parse-names" : false, "suffix" : "" } ], "container-title" : "Geophysical Research Letters", "id" : "ITEM-1", "issue" : "1", "issued" : { "date-parts" : [ [ "2015" ] ] }, "page" : "90-95", "title" : "Observed and simulated changes in Antarctic sea ice extent over the past 50 years", "translator" : [ { "dropping-particle" : "", "family" : "J4487", "given" : "", "non-dropping-particle" : "", "parse-names" : false, "suffix" : "" } ], "type" : "article-journal", "volume" : "42" }, "uris" : [ "http://www.mendeley.com/documents/?uuid=59c957a8-4732-4b6c-9616-a09ce23d0233" ] } ], "mendeley" : { "formattedCitation" : "(Gagn\u00e9 et al., 2015)", "manualFormatting" : "Gagn\u00e9 et al. (2015)", "plainTextFormattedCitation" : "(Gagn\u00e9 et al., 2015)", "previouslyFormattedCitation" : "(Gagn\u00e9 et al., 2015)" }, "properties" : { "noteIndex" : 0 }, "schema" : "https://github.com/citation-style-language/schema/raw/master/csl-citation.json" }</w:instrText>
      </w:r>
      <w:r>
        <w:rPr>
          <w:noProof/>
        </w:rPr>
        <w:fldChar w:fldCharType="separate"/>
      </w:r>
      <w:r w:rsidR="00393F8C">
        <w:rPr>
          <w:noProof/>
          <w:lang w:val="en-US"/>
        </w:rPr>
        <w:t>Gagné et al. (2015)</w:t>
      </w:r>
      <w:r>
        <w:rPr>
          <w:noProof/>
        </w:rPr>
        <w:fldChar w:fldCharType="end"/>
      </w:r>
      <w:r w:rsidRPr="00E457C1">
        <w:rPr>
          <w:noProof/>
          <w:lang w:val="en-US"/>
        </w:rPr>
        <w:t xml:space="preserve"> assessed the consistency of observed and simulated changes in Antarctic SIE for an extended period using recovered satellite-based estimates, and found that the observed trends since the mid-1960s are not inconsistent with model simulated trends. Studies based on the satellite period also indicate that the observed trends are largely within the range of simulated internal variability </w:t>
      </w:r>
      <w:r>
        <w:rPr>
          <w:noProof/>
        </w:rPr>
        <w:fldChar w:fldCharType="begin" w:fldLock="1"/>
      </w:r>
      <w:r w:rsidR="008F46A5" w:rsidRPr="00E457C1">
        <w:rPr>
          <w:noProof/>
          <w:lang w:val="en-US"/>
        </w:rPr>
        <w:instrText>ADDIN CSL_CITATION { "citationItems" : [ { "id" : "ITEM-1", "itemData" : { "DOI" : "10.1016/j.gloplacha.2016.06.008", "ISSN" : "0921-8181", "abstract" : "Over the past 37years, satellite records show an increase in Antarctic sea ice cover that is most pronounced in the period of sea ice growth. This trend is dominated by increased sea ice coverage in the western Ross Sea, and is mitigated by a strong decrease in the Bellingshausen and Amundsen seas. The trends in sea ice areal coverage are accompanied by related trends in yearly duration. These changes have implications for ecosystems, as well as global and regional climate. In this review, we summarise the research to date on observing these trends, identifying their drivers, and assessing the role of anthropogenic climate change. Whilst the atmosphere is thought to be the primary driver, the ocean is also essential in explaining the seasonality of the trend patterns. Detecting an anthropogenic signal in Antarctic sea ice is particularly challenging for a number of reasons: the expected response is small compared to the very high natural variability of the system; the observational record is relatively short; and the ability of global coupled climate models to faithfully represent the complex Antarctic climate system is in doubt.", "author" : [ { "dropping-particle" : "", "family" : "Ho</w:instrText>
      </w:r>
      <w:r w:rsidR="008F46A5">
        <w:rPr>
          <w:noProof/>
        </w:rPr>
        <w:instrText xml:space="preserve">bbs", "given" : "William R", "non-dropping-particle" : "", "parse-names" : false, "suffix" : "" }, { "dropping-particle" : </w:instrText>
      </w:r>
      <w:r w:rsidR="008F46A5" w:rsidRPr="00E457C1">
        <w:rPr>
          <w:noProof/>
          <w:lang w:val="en-US"/>
        </w:rPr>
        <w:instrText>"", "family" : "Massom", "given" : "Rob", "non-dropping-particle" : "", "parse-names" : false, "suffix" : "" }, { "dropping-particle" : "", "family" : "Stammerjohn", "given" : "Sharon", "non-dropping-particle" : "", "parse-names" : false, "suffix" : "" }, { "dropping-particle" : "", "family" : "Reid", "given" : "Phillip", "non-dropping-particle" : "", "parse-names" : false, "suffix" : "" }, { "dropping-particle" : "", "family" : "Williams", "given" : "Guy", "non-dropping-particle" : "", "parse-names" : false, "suffix" : "" }, { "dropping-particle" : "", "family" : "Meier", "given" : "Walter", "non-dropping-particle" : "", "parse-names" : false, "suffix" : "" } ], "container-title" : "Global and Planetary Change", "id" : "ITEM-1", "issued" : { "date-parts" : [ [ "2016" ] ] }, "page" : "228-250", "title" : "A review of recent changes in Southern Ocean sea ice, their drivers and forcings", "translator" : [ { "dropping-particle" : "", "family" : "J1052", "given" : "", "non-dropping-particle" : "", "parse-names" : false, "suffix" : "" } ], "type" : "article-journal", "volume" : "143" }, "uris" : [ "http://www.mendeley.com/documents/?uuid=4b3fdf72-34e7-42a9-bc5b-3d435942696f" ] } ], "mendeley" : { "formattedCitation" : "(Hobbs et al., 2016)", "plainTextFormattedCitation" : "(Hobbs et al., 2016)", "previouslyFormattedCitation" : "(Hobbs et al., 2016)" }, "properties" : { "noteIndex" : 0 }, "schema" : "https://github.com/citation-style-language/schema/raw/master/csl-citation.json" }</w:instrText>
      </w:r>
      <w:r>
        <w:rPr>
          <w:noProof/>
        </w:rPr>
        <w:fldChar w:fldCharType="separate"/>
      </w:r>
      <w:r w:rsidR="00393F8C">
        <w:rPr>
          <w:noProof/>
          <w:lang w:val="en-US"/>
        </w:rPr>
        <w:t>(Hobbs et al., 2016)</w:t>
      </w:r>
      <w:r>
        <w:rPr>
          <w:noProof/>
        </w:rPr>
        <w:fldChar w:fldCharType="end"/>
      </w:r>
      <w:r w:rsidRPr="00E457C1">
        <w:rPr>
          <w:noProof/>
          <w:lang w:val="en-US"/>
        </w:rPr>
        <w:t xml:space="preserve">. A few distinct factors that led to the weak signal-to-noise ratio in Antarctic SIE trends have been further identified, which include large multi-decadal variability </w:t>
      </w:r>
      <w:r>
        <w:rPr>
          <w:noProof/>
        </w:rPr>
        <w:fldChar w:fldCharType="begin" w:fldLock="1"/>
      </w:r>
      <w:r w:rsidR="00E719C0">
        <w:rPr>
          <w:noProof/>
          <w:lang w:val="en-US"/>
        </w:rPr>
        <w:instrText>ADDIN CSL_CITATION { "citationItems" : [ { "id" : "ITEM-1", "itemData" : { "DOI" : "10.1002/2014GL062765", "abstract" : "\u00a92015. American Geophysical Union. All Rights Reserved. Attribution of cause of climate change is hindered by our ability to separate internal low-frequency variability from the forced response in the climate system. We characterize the spatiotemporal characteristics of internal variability by comparing ensemble averages of in-band fractional variances in Coupled Model Intercomparison Project Phase 5 (CMIP5) preindustrial control simulations to estimates from observations and reanalyses. For sea surface temperature and sea level height anomalies both models and observations show that variability on time scales less than 5 years is predominantly in the tropics and has the spatial signature of El Ni\u00f1o-Southern Oscillation. On progressively longer time scales the variance moves to the extratropics and from middle to higher latitudes while displaying spatially coherent features. The CMIP5 models show good agreement in the spatial and temporal apportioning of in-band variance when the variances are normalized.", "author" : [ { "dropping-particle" : "", "family" : "Monselesan", "given" : "D.P.", "non-dropping-particle" : "", "parse-names" : false, "suffix" : "" }, { "dropping-particle" : "", "family" : "O'Kane", "given" : "T.J.", "non-dropping-particle" : "", "parse-names" : false, "suffix" : "" }, { "dropping-particle" : "", "family" : "Risbey", "given" : "J.S.", "non-dropping-particle" : "", "parse-names" : false, "suffix" : "" }, { "dropping-particle" : "", "family" : "Church", "given" : "J.", "non-dropping-particle" : "", "parse-names" : false, "suffix" : "" } ], "container-title" : "Geophysical Research Letters", "id" : "ITEM-1", "issue" : "4", "issued" : { "date-parts" : [ [ "2015" ] ] }, "page" : "1232-1242", "title" : "Internal climate memory in observations and models", "translator" : [ { "dropping-particle" : "", "family" : "J3740", "given" : "", "non-dropping-particle" : "", "parse-names" : false, "suffix" : "" } ], "type" : "article-journal", "volume" : "42" }, "uris" : [ "http://www.mendeley.com/documents/?uuid=7dcc5f12-e005-4e3a-adde-a0df697f7df0" ] } ], "mendeley" : { "formattedCitation" : "(Monselesan et al., 2015)", "plainTextFormattedCitation" : "(Monselesan et al., 2015)", "previouslyFormattedCitation" : "(Monselesan et al., 2015)" }, "properties" : { "noteIndex" : 0 }, "schema" : "https://github.com/citation-style-language/schema/raw/master/csl-citation.json" }</w:instrText>
      </w:r>
      <w:r>
        <w:rPr>
          <w:noProof/>
        </w:rPr>
        <w:fldChar w:fldCharType="separate"/>
      </w:r>
      <w:r w:rsidR="00393F8C">
        <w:rPr>
          <w:noProof/>
        </w:rPr>
        <w:t>(Monselesan et al., 2015)</w:t>
      </w:r>
      <w:r>
        <w:rPr>
          <w:noProof/>
        </w:rPr>
        <w:fldChar w:fldCharType="end"/>
      </w:r>
      <w:r>
        <w:rPr>
          <w:noProof/>
        </w:rPr>
        <w:t xml:space="preserve">, the short observational record </w:t>
      </w:r>
      <w:r>
        <w:rPr>
          <w:noProof/>
        </w:rPr>
        <w:fldChar w:fldCharType="begin" w:fldLock="1"/>
      </w:r>
      <w:r w:rsidR="008F46A5">
        <w:rPr>
          <w:noProof/>
        </w:rPr>
        <w:instrText>ADDIN CSL_CITATION { "citationItems" : [ { "id" : "ITEM-1", "itemData" : { "DOI" : "10.1016/j.quascirev.2013.01.011", "ISSN" : "0277-3791", "abstract" : "Sea ice plays an important role in Earth's climate system. The lack of direct indications of past sea ice coverage, however, means that there is limited knowledge of the sensitivity and rate at which sea ice dynamics are involved in amplifying climate changes. As such, there is a need to develop new proxy records for reconstructing past sea ice conditions. Here we review the advances that have been made in using chemical tracers preserved in ice cores to determine past changes in sea ice cover around Antarctica. Ice core records of sea salt concentration show promise for revealing patterns of sea ice extent particularly over glacial\u2013interglacial time scales. In the coldest climates, however, the sea salt signal appears to lose sensitivity and further work is required to determine how this proxy can be developed into a quantitative sea ice indicator. Methane sulphonic acid (MSA) in near-coastal ice cores has been used to reconstruct quantified changes and interannual variability in sea ice extent over shorter time scales spanning the last \u223c160 years, and has potential to be extended to produce records of Antarctic sea ice changes throughout the Holocene. However the MSA ice core proxy also requires careful site assessment and interpretation alongside other palaeoclimate indicators to ensure reconstructions are not biased by non-sea ice factors, and we summarise some recommended strategies for the further development of sea ice histories from ice core MSA. For both proxies the limited information about the production and transfer of chemical markers from the sea ice zone to the Antarctic ice sheets remains an issue that requires further multidisciplinary study. Despite some exploratory and statistical work, the application of either proxy as an indicator of sea ice change in the Arctic also remains largely unknown. As information about these new ice core proxies builds, so too does the potential to develop a</w:instrText>
      </w:r>
      <w:r w:rsidR="008F46A5" w:rsidRPr="00E457C1">
        <w:rPr>
          <w:noProof/>
          <w:lang w:val="en-US"/>
        </w:rPr>
        <w:instrText xml:space="preserve"> more comprehensive understanding of past changes in sea ice and its role in both long and short-term climate changes.", "author" : [ { "dropping-particle" : "", "family" : "Abram", "given" : "Nerilie J", "non-dropping-particle" : "", "parse-names" : false, "suffix" : "" }, { "dropping-particle" : "", "family" : "Wolff", "given" : "Eric W", "non-dropping-particle" : "", "parse-names" : false, "suffix" : "" }, { "dropping-particle" : "", "family" : "Curran", "given" : "Mark A J", "non-dropping-particle" : "", "parse-names" : false, "suffix" : "" } ], "container-title" : "Quaternary Science Reviews", "id" : "ITEM-1", "issued" : { "date-parts" : [ [ "2013" ] ] }, "note" : "Sea Ice in the Paleoclimate System: the Challenge of Reconstructing Sea Ice from Proxies", "page" : "168-183", "title" : "A review of sea ice proxy information from polar ice cores", "translator" : [ { "dropping-particle" : "", "family" : "J1051", "given" : "", "non-dropping-particle" : "", "parse-names" : false, "suffix" : "" } ], "type" : "article-journal", "volume" : "79" }, "prefix" : "e.g., ", "uris" : [ "http://www.mendeley.com/documents/?uuid=e60ff692-1efb-4ba0-9fcb-a709330f83c6" ] } ], "mendeley" : { "formattedCitation" : "(e.g., Abram et al., 2013)", "plainTextFormattedCitation" : "(e.g., Abram et al., 2013)", "previouslyFormattedCitation" : "(e.g., Abram et al., 2013)" }, "properties" : { "noteIndex" : 0 }, "schema" : "https://github.com/citation-style-language/schema/raw/master/csl-citation.json" }</w:instrText>
      </w:r>
      <w:r>
        <w:rPr>
          <w:noProof/>
        </w:rPr>
        <w:fldChar w:fldCharType="separate"/>
      </w:r>
      <w:r w:rsidR="00393F8C">
        <w:rPr>
          <w:noProof/>
          <w:lang w:val="en-US"/>
        </w:rPr>
        <w:t>(e.g., Abram et al., 2013)</w:t>
      </w:r>
      <w:r>
        <w:rPr>
          <w:noProof/>
        </w:rPr>
        <w:fldChar w:fldCharType="end"/>
      </w:r>
      <w:r w:rsidRPr="00E457C1">
        <w:rPr>
          <w:noProof/>
          <w:lang w:val="en-US"/>
        </w:rPr>
        <w:t xml:space="preserve">, and the limited model performance at representing the complex Antarctic climate system as discussed above </w:t>
      </w:r>
      <w:r>
        <w:rPr>
          <w:noProof/>
        </w:rPr>
        <w:fldChar w:fldCharType="begin" w:fldLock="1"/>
      </w:r>
      <w:r w:rsidR="008F46A5" w:rsidRPr="00E457C1">
        <w:rPr>
          <w:noProof/>
          <w:lang w:val="en-US"/>
        </w:rPr>
        <w:instrText>ADDIN CSL_CITATION { "citationItems" : [ { "id" : "ITEM-1", "itemData" : { "DOI" : "10.1038/ngeo1767", "author" : [ { "dropping-particle" : "", "family" : "Bintanja", "given" : "R", "non-dropping-particle" : "", "parse-names" : false, "suffix" : "" }, { "dropping-particle" : "", "family" : "Oldenborgh", "given" : "G J", "non-dropping-particle" : "van", "parse-names" : false, "suffix" : "" }, { "dropping-particle" : "", "family" : "Drijfhout", "given" : "S S", "non-dropping-particle" : "", "parse-names" : false, "suffix" : "" }, { "dropping-particle" : "", "family" : "Wouters", "given" : "B", "non-dropping-particle" : "", "parse-names" : false, "suffix" : "" }, { "dropping-particle" : "", "family" : "Katsman", "given" : "C A", "non-dropping-particle" : "", "parse-names" : false, "suffix" : "" } ], "container-title" : "Nature Geoscience", "id" : "ITEM-1", "issued" : { "date-parts" : [ [ "2013", "3", "31" ] ] }, "page" : "376", "publisher" : "Nature Publishing Group", "title" : "Important role for ocean warming and increased ice-shelf melt in Antarctic sea-ice expansion", "translator" : [ { "dropping-particle" : "", "family" : "J1047", "given" : "", "non-dropping-particle" : "", "parse-names" : false, "suffix" : "" } ], "type" : "article-journal", "volume" : "6" }, "prefix" : "e.g., ", "uris" : [ "http://www.mendeley.com/documents/?uuid=6d59c582</w:instrText>
      </w:r>
      <w:r w:rsidR="008F46A5">
        <w:rPr>
          <w:noProof/>
        </w:rPr>
        <w:instrText>-91d0-4373-8a8a-064f236435c7" ] }, { "id" : "ITEM-2", "itemData" : { "DOI" : "10.1016/j.ocemod.2014.04.004", "ISSN" : "1463-5003", "abstract" : "For the first time, we compute the sea-ice concentration budget of a fully coupled climate model, the Australian ACCESS model, in order to assess its realism in simulating the autumn\u2013winter evolution of Antarctic sea ice. The sea-ice concentration budget consists of the local change, advection and divergence, and the residual component which represents the net effect of thermodynamics and ridging. Although the model simulates the evolution of sea-ice area reasonably well, its sea-ice concentration budget significantly deviates from the observed one. The modelled sea-ice budget components deviate from observed close to the Antarctic coast, where the modelled ice motion is more convergent, and near the ice edge, where the modelled ice is advected faster than observed due to inconsistencies between ice velocities. In the central ice pack the agreement between the model and observations is better. Based on this, we propose that efforts to simulate the observed Antarctic sea-ice trends should focus on improving the realism of modelled ice drift.", "author" : [ { "dropping-particle" : "", "family" : "Uotila", "given" : "P", "non-dropping-particle" : "", "parse-names" : false, "suffix" : "" }, { "dropping-particle" : ""</w:instrText>
      </w:r>
      <w:r w:rsidR="008F46A5" w:rsidRPr="00E457C1">
        <w:rPr>
          <w:noProof/>
          <w:lang w:val="en-US"/>
        </w:rPr>
        <w:instrText>, "family" : "Holland", "given" : "P R", "non-dropping-particle" : "", "parse-names" : false, "suffix" : "" }, { "dropping-particle" : "", "family" : "Vihma", "given" : "T", "non-dropping-particle" : "", "parse-names" : false, "suffix" : "" }, { "dropping-particle" : "", "family" : "Marsland", "given" : "S J", "non-dropping-particle" : "", "parse-names" : false, "suffix" : "" }, { "dropping-particle" : "", "family" : "Kimura", "given" : "N", "non-dropping-particle" : "", "parse-names" : false, "suffix" : "" } ], "container-title" : "Ocean Modelling", "id" : "ITEM-2", "issued" : { "date-parts" : [ [ "2014" ] ] }, "page" : "33-42", "title" : "Is realistic Antarctic sea-ice extent in climate models the result of excessive ice drift?", "translator" : [ { "dropping-particle" : "", "family" : "J1050", "given" : "", "non-dropping-particle" : "", "parse-names" : false, "suffix" : "" } ], "type" : "article-journal", "volume" : "79" }, "uris" : [ "http://www.mendeley.com/documents/?uuid=250c6f41-08c6-467f-90cf-7a27336f5c72" ] } ], "mendeley" : { "formattedCitation" : "(e.g., Bintanja et al., 2013; Uotila et al., 2014)", "manualFormatting" : "(Bintanja et al., 2013; Uotila et al., 2014)", "plainTextFormattedCitation" : "(e.g., Bintanja et al., 2013; Uotila et al., 2014)", "previouslyFormattedCitation" : "(e.g., Bintanja et al., 2013; Uotila et al., 2014)" }, "properties" : { "noteIndex" : 0 }, "schema" : "https://github.com/citation-style-language/schema/raw/master/csl-citation.json" }</w:instrText>
      </w:r>
      <w:r>
        <w:rPr>
          <w:noProof/>
        </w:rPr>
        <w:fldChar w:fldCharType="separate"/>
      </w:r>
      <w:r w:rsidR="00393F8C">
        <w:rPr>
          <w:noProof/>
          <w:lang w:val="en-US"/>
        </w:rPr>
        <w:t>(Bintanja et al., 2013; Uotila et al., 2014)</w:t>
      </w:r>
      <w:r>
        <w:rPr>
          <w:noProof/>
        </w:rPr>
        <w:fldChar w:fldCharType="end"/>
      </w:r>
      <w:r w:rsidRPr="00E457C1">
        <w:rPr>
          <w:noProof/>
          <w:lang w:val="en-US"/>
        </w:rPr>
        <w:t>.</w:t>
      </w:r>
      <w:r w:rsidR="005C5190" w:rsidRPr="00E457C1">
        <w:rPr>
          <w:noProof/>
          <w:lang w:val="en-US"/>
        </w:rPr>
        <w:t xml:space="preserve"> The short period of comprehensive satellite observations, beginning in 1979, makes it challenging to set the observed increase between 1979 and 2015, or the subsequent decrease,</w:t>
      </w:r>
      <w:r w:rsidR="00CA190E" w:rsidRPr="00E457C1">
        <w:rPr>
          <w:noProof/>
          <w:lang w:val="en-US"/>
        </w:rPr>
        <w:t xml:space="preserve"> </w:t>
      </w:r>
      <w:r w:rsidR="005C5190" w:rsidRPr="00E457C1">
        <w:rPr>
          <w:noProof/>
          <w:lang w:val="en-US"/>
        </w:rPr>
        <w:t>in a long-term context, and to assess whether the difference in trend between observations and models, which mostly simulate long-term decreases, is systematic or a rare expression of internal variability on decadal</w:t>
      </w:r>
      <w:del w:id="1823" w:author="Ian Blenkinsop" w:date="2021-07-13T12:05:00Z">
        <w:r w:rsidR="005C5190" w:rsidRPr="00E457C1" w:rsidDel="005B2F04">
          <w:rPr>
            <w:noProof/>
            <w:lang w:val="en-US"/>
          </w:rPr>
          <w:delText>-</w:delText>
        </w:r>
      </w:del>
      <w:ins w:id="1824" w:author="Sara M Tuson" w:date="2021-06-27T22:02:00Z">
        <w:r w:rsidR="00630726">
          <w:rPr>
            <w:noProof/>
            <w:lang w:val="en-US"/>
          </w:rPr>
          <w:t xml:space="preserve"> </w:t>
        </w:r>
      </w:ins>
      <w:r w:rsidR="005C5190" w:rsidRPr="00E457C1">
        <w:rPr>
          <w:noProof/>
          <w:lang w:val="en-US"/>
        </w:rPr>
        <w:t>to</w:t>
      </w:r>
      <w:ins w:id="1825" w:author="Sara M Tuson" w:date="2021-06-27T22:02:00Z">
        <w:r w:rsidR="00630726">
          <w:rPr>
            <w:noProof/>
            <w:lang w:val="en-US"/>
          </w:rPr>
          <w:t xml:space="preserve"> </w:t>
        </w:r>
      </w:ins>
      <w:del w:id="1826" w:author="Sara M Tuson" w:date="2021-06-27T22:02:00Z">
        <w:r w:rsidR="005C5190" w:rsidRPr="00E457C1" w:rsidDel="00630726">
          <w:rPr>
            <w:noProof/>
            <w:lang w:val="en-US"/>
          </w:rPr>
          <w:delText>-</w:delText>
        </w:r>
      </w:del>
      <w:r w:rsidR="005C5190" w:rsidRPr="00E457C1">
        <w:rPr>
          <w:noProof/>
          <w:lang w:val="en-US"/>
        </w:rPr>
        <w:t>multi</w:t>
      </w:r>
      <w:ins w:id="1827" w:author="Sara M Tuson" w:date="2021-06-27T21:48:00Z">
        <w:r w:rsidR="00492531">
          <w:rPr>
            <w:noProof/>
            <w:lang w:val="en-US"/>
          </w:rPr>
          <w:t>-</w:t>
        </w:r>
      </w:ins>
      <w:r w:rsidR="005C5190" w:rsidRPr="00E457C1">
        <w:rPr>
          <w:noProof/>
          <w:lang w:val="en-US"/>
        </w:rPr>
        <w:t>decadal time</w:t>
      </w:r>
      <w:ins w:id="1828" w:author="Sara M Tuson" w:date="2021-06-27T22:08:00Z">
        <w:r w:rsidR="00630726">
          <w:rPr>
            <w:noProof/>
            <w:lang w:val="en-US"/>
          </w:rPr>
          <w:t xml:space="preserve"> </w:t>
        </w:r>
      </w:ins>
      <w:r w:rsidR="005C5190" w:rsidRPr="00E457C1">
        <w:rPr>
          <w:noProof/>
          <w:lang w:val="en-US"/>
        </w:rPr>
        <w:t>scales.</w:t>
      </w:r>
    </w:p>
    <w:p w14:paraId="44DED491" w14:textId="77777777" w:rsidR="009F594A" w:rsidRPr="00E457C1" w:rsidRDefault="009F594A" w:rsidP="009F594A">
      <w:pPr>
        <w:pStyle w:val="AR6BodyText"/>
        <w:rPr>
          <w:noProof/>
          <w:lang w:val="en-US"/>
        </w:rPr>
      </w:pPr>
    </w:p>
    <w:p w14:paraId="338D9D3D" w14:textId="4893DD49" w:rsidR="009F594A" w:rsidRPr="00E457C1" w:rsidRDefault="009F594A" w:rsidP="009F594A">
      <w:pPr>
        <w:pStyle w:val="AR6BodyText"/>
        <w:rPr>
          <w:noProof/>
          <w:lang w:val="en-US"/>
        </w:rPr>
      </w:pPr>
      <w:r w:rsidRPr="00E457C1">
        <w:rPr>
          <w:rFonts w:eastAsia="Malgun Gothic"/>
          <w:noProof/>
          <w:lang w:val="en-US" w:eastAsia="ko-KR"/>
        </w:rPr>
        <w:t xml:space="preserve">In conclusion, </w:t>
      </w:r>
      <w:r w:rsidRPr="00E457C1">
        <w:rPr>
          <w:noProof/>
          <w:lang w:val="en-US"/>
        </w:rPr>
        <w:t xml:space="preserve">the </w:t>
      </w:r>
      <w:r w:rsidR="00B1414C" w:rsidRPr="00E457C1">
        <w:rPr>
          <w:noProof/>
          <w:lang w:val="en-US"/>
        </w:rPr>
        <w:t xml:space="preserve">observed small </w:t>
      </w:r>
      <w:r w:rsidRPr="00E457C1">
        <w:rPr>
          <w:noProof/>
          <w:lang w:val="en-US"/>
        </w:rPr>
        <w:t xml:space="preserve">increase </w:t>
      </w:r>
      <w:r w:rsidR="00B1414C" w:rsidRPr="00E457C1">
        <w:rPr>
          <w:noProof/>
          <w:lang w:val="en-US"/>
        </w:rPr>
        <w:t>in</w:t>
      </w:r>
      <w:r w:rsidRPr="00E457C1">
        <w:rPr>
          <w:noProof/>
          <w:lang w:val="en-US"/>
        </w:rPr>
        <w:t xml:space="preserve"> Antarctic sea ice extent</w:t>
      </w:r>
      <w:r w:rsidR="00B1414C" w:rsidRPr="00E457C1">
        <w:rPr>
          <w:noProof/>
          <w:lang w:val="en-US"/>
        </w:rPr>
        <w:t xml:space="preserve"> during the satellite era is</w:t>
      </w:r>
      <w:r w:rsidRPr="00E457C1">
        <w:rPr>
          <w:noProof/>
          <w:lang w:val="en-US"/>
        </w:rPr>
        <w:t xml:space="preserve"> not generally captured by global climate models, and there is </w:t>
      </w:r>
      <w:r w:rsidRPr="00E457C1">
        <w:rPr>
          <w:i/>
          <w:noProof/>
          <w:lang w:val="en-US"/>
        </w:rPr>
        <w:t>low confidence</w:t>
      </w:r>
      <w:r w:rsidRPr="00E457C1">
        <w:rPr>
          <w:noProof/>
          <w:lang w:val="en-US"/>
        </w:rPr>
        <w:t xml:space="preserve"> in attributin</w:t>
      </w:r>
      <w:r w:rsidR="00B1414C" w:rsidRPr="00E457C1">
        <w:rPr>
          <w:noProof/>
          <w:lang w:val="en-US"/>
        </w:rPr>
        <w:t>g</w:t>
      </w:r>
      <w:r w:rsidRPr="00E457C1">
        <w:rPr>
          <w:noProof/>
          <w:lang w:val="en-US"/>
        </w:rPr>
        <w:t xml:space="preserve"> </w:t>
      </w:r>
      <w:r w:rsidR="00B1414C" w:rsidRPr="00E457C1">
        <w:rPr>
          <w:noProof/>
          <w:lang w:val="en-US"/>
        </w:rPr>
        <w:t xml:space="preserve">the causes of the </w:t>
      </w:r>
      <w:r w:rsidRPr="00E457C1">
        <w:rPr>
          <w:noProof/>
          <w:lang w:val="en-US"/>
        </w:rPr>
        <w:t>change.</w:t>
      </w:r>
    </w:p>
    <w:p w14:paraId="5AD5E97A" w14:textId="77777777" w:rsidR="009F594A" w:rsidRPr="00E457C1" w:rsidRDefault="009F594A" w:rsidP="009F594A">
      <w:pPr>
        <w:pStyle w:val="AR6BodyText"/>
        <w:jc w:val="both"/>
        <w:rPr>
          <w:rFonts w:cs="Times New Roman"/>
          <w:noProof/>
          <w:lang w:val="en-US"/>
        </w:rPr>
      </w:pPr>
    </w:p>
    <w:p w14:paraId="5B6ACFA0" w14:textId="77777777" w:rsidR="009F594A" w:rsidRPr="00E457C1" w:rsidRDefault="009F594A" w:rsidP="009F594A">
      <w:pPr>
        <w:pStyle w:val="AR6BodyText"/>
        <w:jc w:val="both"/>
        <w:rPr>
          <w:rFonts w:cs="Times New Roman"/>
          <w:noProof/>
          <w:lang w:val="en-US"/>
        </w:rPr>
      </w:pPr>
    </w:p>
    <w:p w14:paraId="2BAC12F4" w14:textId="3D4747FF" w:rsidR="009F594A" w:rsidRDefault="009F594A" w:rsidP="009F594A">
      <w:pPr>
        <w:pStyle w:val="AR6BodyText"/>
        <w:rPr>
          <w:b/>
          <w:noProof/>
        </w:rPr>
      </w:pPr>
      <w:r>
        <w:rPr>
          <w:b/>
          <w:noProof/>
        </w:rPr>
        <w:t xml:space="preserve">[START </w:t>
      </w:r>
      <w:r w:rsidRPr="00682BD7">
        <w:rPr>
          <w:b/>
          <w:noProof/>
        </w:rPr>
        <w:t>FIGURE 3.</w:t>
      </w:r>
      <w:r w:rsidRPr="00682BD7">
        <w:rPr>
          <w:rStyle w:val="AR6Chap3FigureCar"/>
          <w:rFonts w:cs="Times New Roman"/>
          <w:b/>
          <w:noProof/>
          <w:sz w:val="22"/>
        </w:rPr>
        <w:t>2</w:t>
      </w:r>
      <w:r w:rsidR="00F64D05">
        <w:rPr>
          <w:rStyle w:val="AR6Chap3FigureCar"/>
          <w:rFonts w:cs="Times New Roman"/>
          <w:b/>
          <w:noProof/>
          <w:sz w:val="22"/>
        </w:rPr>
        <w:t>1</w:t>
      </w:r>
      <w:r w:rsidRPr="00682BD7">
        <w:rPr>
          <w:rStyle w:val="AR6Chap3FigureCar"/>
          <w:rFonts w:cs="Times New Roman"/>
          <w:b/>
          <w:noProof/>
          <w:sz w:val="22"/>
        </w:rPr>
        <w:t xml:space="preserve"> </w:t>
      </w:r>
      <w:r w:rsidRPr="00682BD7">
        <w:rPr>
          <w:b/>
          <w:noProof/>
        </w:rPr>
        <w:t>HERE</w:t>
      </w:r>
      <w:r>
        <w:rPr>
          <w:b/>
          <w:noProof/>
        </w:rPr>
        <w:t>]</w:t>
      </w:r>
    </w:p>
    <w:p w14:paraId="035FEEB7" w14:textId="77777777" w:rsidR="009F594A" w:rsidRDefault="009F594A" w:rsidP="009F594A">
      <w:pPr>
        <w:pStyle w:val="AR6BodyText"/>
        <w:rPr>
          <w:b/>
          <w:noProof/>
        </w:rPr>
      </w:pPr>
    </w:p>
    <w:p w14:paraId="097AB8EA" w14:textId="77777777" w:rsidR="00BE2759" w:rsidRPr="00BE2759" w:rsidRDefault="00BE2759" w:rsidP="00BE2759">
      <w:pPr>
        <w:numPr>
          <w:ilvl w:val="0"/>
          <w:numId w:val="2"/>
        </w:numPr>
        <w:ind w:left="1134" w:hanging="1134"/>
        <w:rPr>
          <w:sz w:val="20"/>
          <w:lang w:val="en-US"/>
        </w:rPr>
      </w:pPr>
      <w:bookmarkStart w:id="1829" w:name="_Hlk57040964"/>
      <w:r w:rsidRPr="00BE2759">
        <w:rPr>
          <w:b/>
          <w:sz w:val="20"/>
          <w:lang w:val="en-US"/>
        </w:rPr>
        <w:t>Seasonal evolution of observed and simulated Arctic (left) and Antarctic (right) sea ice area (SIA) over 1979–2017.</w:t>
      </w:r>
      <w:r w:rsidRPr="00BE2759">
        <w:rPr>
          <w:sz w:val="20"/>
          <w:lang w:val="en-US"/>
        </w:rPr>
        <w:t xml:space="preserve"> SIA anomalies relative to the 1979–2000 means from observations </w:t>
      </w:r>
      <w:r w:rsidRPr="00BE2759">
        <w:rPr>
          <w:b/>
          <w:bCs/>
          <w:sz w:val="20"/>
          <w:lang w:val="en-US"/>
          <w:rPrChange w:id="1830" w:author="Ian Blenkinsop" w:date="2021-07-07T14:30:00Z">
            <w:rPr/>
          </w:rPrChange>
        </w:rPr>
        <w:t>(OBS from OSISAF, NASA Team, and Bootstrap, top)</w:t>
      </w:r>
      <w:r w:rsidRPr="00BE2759">
        <w:rPr>
          <w:sz w:val="20"/>
          <w:lang w:val="en-US"/>
        </w:rPr>
        <w:t xml:space="preserve"> and historical </w:t>
      </w:r>
      <w:r w:rsidRPr="00BE2759">
        <w:rPr>
          <w:b/>
          <w:bCs/>
          <w:sz w:val="20"/>
          <w:lang w:val="en-US"/>
          <w:rPrChange w:id="1831" w:author="Ian Blenkinsop" w:date="2021-07-07T14:30:00Z">
            <w:rPr/>
          </w:rPrChange>
        </w:rPr>
        <w:t>(ALL, middle)</w:t>
      </w:r>
      <w:r w:rsidRPr="00BE2759">
        <w:rPr>
          <w:sz w:val="20"/>
          <w:lang w:val="en-US"/>
        </w:rPr>
        <w:t xml:space="preserve"> and natural only </w:t>
      </w:r>
      <w:r w:rsidRPr="00BE2759">
        <w:rPr>
          <w:b/>
          <w:bCs/>
          <w:sz w:val="20"/>
          <w:lang w:val="en-US"/>
          <w:rPrChange w:id="1832" w:author="Ian Blenkinsop" w:date="2021-07-07T14:30:00Z">
            <w:rPr/>
          </w:rPrChange>
        </w:rPr>
        <w:t>(NAT, bottom)</w:t>
      </w:r>
      <w:r w:rsidRPr="00BE2759">
        <w:rPr>
          <w:sz w:val="20"/>
          <w:lang w:val="en-US"/>
        </w:rPr>
        <w:t xml:space="preserve"> simulations from CMIP5 and CMIP6 multi-models. These anomalies were obtained by computing non-overlapping </w:t>
      </w:r>
      <w:ins w:id="1833" w:author="Sara M Tuson" w:date="2021-07-03T07:25:00Z">
        <w:r w:rsidRPr="00BE2759">
          <w:rPr>
            <w:sz w:val="20"/>
            <w:lang w:val="en-US"/>
          </w:rPr>
          <w:t>three</w:t>
        </w:r>
      </w:ins>
      <w:del w:id="1834" w:author="Sara M Tuson" w:date="2021-07-03T07:25:00Z">
        <w:r w:rsidRPr="00BE2759" w:rsidDel="008942D8">
          <w:rPr>
            <w:sz w:val="20"/>
            <w:lang w:val="en-US"/>
          </w:rPr>
          <w:delText>3</w:delText>
        </w:r>
      </w:del>
      <w:r w:rsidRPr="00BE2759">
        <w:rPr>
          <w:sz w:val="20"/>
          <w:lang w:val="en-US"/>
        </w:rPr>
        <w:t>-year mean SIA anomalies for March (February for Antarctic SIA), June, September, and December separately. CMIP5 historical simulations are extended by using RCP4.5 scenario simulations after 2005 while CMIP6 historical simulations are extended by using SSP2-4.5 scenario simulations after 2014. CMIP5 NAT simulations end in 2012. Numbers in brackets represent</w:t>
      </w:r>
      <w:del w:id="1835" w:author="Sara M Tuson" w:date="2021-07-01T09:13:00Z">
        <w:r w:rsidRPr="00BE2759" w:rsidDel="00F971C3">
          <w:rPr>
            <w:sz w:val="20"/>
            <w:lang w:val="en-US"/>
          </w:rPr>
          <w:delText>s</w:delText>
        </w:r>
      </w:del>
      <w:r w:rsidRPr="00BE2759">
        <w:rPr>
          <w:sz w:val="20"/>
          <w:lang w:val="en-US"/>
        </w:rPr>
        <w:t xml:space="preserve"> the number of models used. The multi-model mean is obtained by taking the ensemble mean for each model first and then averaging over models. Grey dots indicate multi-model mean anomalies stronger than inter-model spread (beyond ± 1 standard deviation). Results remain very similar when based on sea ice extent (SIE</w:t>
      </w:r>
      <w:ins w:id="1836" w:author="Sara M Tuson" w:date="2021-07-01T09:13:00Z">
        <w:r w:rsidRPr="00BE2759">
          <w:rPr>
            <w:sz w:val="20"/>
            <w:lang w:val="en-US"/>
          </w:rPr>
          <w:t xml:space="preserve"> </w:t>
        </w:r>
      </w:ins>
      <w:ins w:id="1837" w:author="Sara M Tuson" w:date="2021-07-01T09:14:00Z">
        <w:r w:rsidRPr="00BE2759">
          <w:rPr>
            <w:color w:val="000000"/>
            <w:sz w:val="20"/>
            <w:szCs w:val="20"/>
            <w:lang w:val="en-US"/>
          </w:rPr>
          <w:t xml:space="preserve">– </w:t>
        </w:r>
      </w:ins>
      <w:del w:id="1838" w:author="Sara M Tuson" w:date="2021-07-01T09:13:00Z">
        <w:r w:rsidRPr="00BE2759" w:rsidDel="00F971C3">
          <w:rPr>
            <w:sz w:val="20"/>
            <w:lang w:val="en-US"/>
          </w:rPr>
          <w:delText>) (</w:delText>
        </w:r>
      </w:del>
      <w:r w:rsidRPr="00BE2759">
        <w:rPr>
          <w:sz w:val="20"/>
          <w:lang w:val="en-US"/>
        </w:rPr>
        <w:t>not shown). Units: 10</w:t>
      </w:r>
      <w:r w:rsidRPr="00BE2759">
        <w:rPr>
          <w:sz w:val="20"/>
          <w:vertAlign w:val="superscript"/>
          <w:lang w:val="en-US"/>
        </w:rPr>
        <w:t>6</w:t>
      </w:r>
      <w:r w:rsidRPr="00BE2759">
        <w:rPr>
          <w:sz w:val="20"/>
          <w:lang w:val="en-US"/>
        </w:rPr>
        <w:t xml:space="preserve"> km</w:t>
      </w:r>
      <w:r w:rsidRPr="00BE2759">
        <w:rPr>
          <w:sz w:val="20"/>
          <w:vertAlign w:val="superscript"/>
          <w:lang w:val="en-US"/>
        </w:rPr>
        <w:t>2</w:t>
      </w:r>
      <w:r w:rsidRPr="00BE2759">
        <w:rPr>
          <w:sz w:val="20"/>
          <w:lang w:val="en-US"/>
        </w:rPr>
        <w:t xml:space="preserve">. </w:t>
      </w:r>
      <w:r w:rsidRPr="00BE2759">
        <w:rPr>
          <w:rFonts w:cs="Times New Roman"/>
          <w:sz w:val="20"/>
          <w:szCs w:val="20"/>
          <w:lang w:val="en-US"/>
        </w:rPr>
        <w:t>Further details on data sources and processing are available in the chapter data table (Table 3.SM.1).</w:t>
      </w:r>
    </w:p>
    <w:bookmarkEnd w:id="1829"/>
    <w:p w14:paraId="774176DD" w14:textId="77777777" w:rsidR="009F594A" w:rsidRPr="00E457C1" w:rsidRDefault="009F594A" w:rsidP="009F594A">
      <w:pPr>
        <w:pStyle w:val="AR6BodyText"/>
        <w:rPr>
          <w:lang w:val="en-US"/>
        </w:rPr>
      </w:pPr>
    </w:p>
    <w:p w14:paraId="2579FA64" w14:textId="509E3E88" w:rsidR="009F594A" w:rsidRDefault="009F594A" w:rsidP="009F594A">
      <w:pPr>
        <w:pStyle w:val="AR6BodyText"/>
        <w:rPr>
          <w:b/>
          <w:noProof/>
        </w:rPr>
      </w:pPr>
      <w:r>
        <w:rPr>
          <w:b/>
          <w:noProof/>
        </w:rPr>
        <w:t xml:space="preserve">[END </w:t>
      </w:r>
      <w:r>
        <w:rPr>
          <w:rFonts w:cs="Times New Roman"/>
          <w:b/>
          <w:noProof/>
        </w:rPr>
        <w:t>FIGURE 3.2</w:t>
      </w:r>
      <w:r w:rsidR="00F64D05">
        <w:rPr>
          <w:rFonts w:cs="Times New Roman"/>
          <w:b/>
          <w:noProof/>
        </w:rPr>
        <w:t>1</w:t>
      </w:r>
      <w:r>
        <w:rPr>
          <w:b/>
          <w:noProof/>
        </w:rPr>
        <w:t xml:space="preserve"> HERE]</w:t>
      </w:r>
    </w:p>
    <w:p w14:paraId="1A2CCB8B" w14:textId="77777777" w:rsidR="009F594A" w:rsidRDefault="009F594A" w:rsidP="009F594A">
      <w:pPr>
        <w:pStyle w:val="AR6BodyText"/>
        <w:rPr>
          <w:rFonts w:eastAsiaTheme="minorHAnsi"/>
          <w:szCs w:val="20"/>
          <w:lang w:val="de-DE" w:eastAsia="en-US"/>
        </w:rPr>
      </w:pPr>
    </w:p>
    <w:p w14:paraId="6C4D6908" w14:textId="77777777" w:rsidR="009F594A" w:rsidRDefault="009F594A" w:rsidP="009F594A">
      <w:pPr>
        <w:pStyle w:val="AR6BodyText"/>
        <w:rPr>
          <w:rFonts w:cs="Times New Roman"/>
          <w:lang w:val="en-US"/>
        </w:rPr>
      </w:pPr>
    </w:p>
    <w:p w14:paraId="4EA6DE85" w14:textId="56026EA1" w:rsidR="008C7729" w:rsidRPr="003C0F1F" w:rsidRDefault="008C7729" w:rsidP="008C7729">
      <w:pPr>
        <w:pStyle w:val="AR6Chap3Level2311"/>
      </w:pPr>
      <w:bookmarkStart w:id="1839" w:name="_Ref5014156"/>
      <w:bookmarkStart w:id="1840" w:name="_Toc6385726"/>
      <w:bookmarkStart w:id="1841" w:name="_Toc56443510"/>
      <w:bookmarkStart w:id="1842" w:name="_Toc70639150"/>
      <w:r w:rsidRPr="003C0F1F">
        <w:t>Snow Cover</w:t>
      </w:r>
      <w:bookmarkEnd w:id="1839"/>
      <w:bookmarkEnd w:id="1840"/>
      <w:bookmarkEnd w:id="1841"/>
      <w:bookmarkEnd w:id="1842"/>
    </w:p>
    <w:p w14:paraId="72B37199" w14:textId="77777777" w:rsidR="008C7729" w:rsidRPr="00B40A97" w:rsidRDefault="008C7729" w:rsidP="008C7729">
      <w:pPr>
        <w:pStyle w:val="AR6BodyText"/>
        <w:rPr>
          <w:noProof/>
        </w:rPr>
      </w:pPr>
    </w:p>
    <w:p w14:paraId="691A0040" w14:textId="0461F308" w:rsidR="008C7729" w:rsidRPr="00E457C1" w:rsidRDefault="008C7729" w:rsidP="008C7729">
      <w:pPr>
        <w:pStyle w:val="AR6BodyText"/>
        <w:rPr>
          <w:noProof/>
          <w:lang w:val="en-US"/>
        </w:rPr>
      </w:pPr>
      <w:bookmarkStart w:id="1843" w:name="_Hlk66198221"/>
      <w:r w:rsidRPr="00E457C1">
        <w:rPr>
          <w:noProof/>
          <w:lang w:val="en-US"/>
        </w:rPr>
        <w:t xml:space="preserve">Seasonal snow cover is a defining climate feature of the northern continents. It is therefore of considerable interest that climate models correctly </w:t>
      </w:r>
      <w:r w:rsidR="002A4143" w:rsidRPr="00E457C1">
        <w:rPr>
          <w:noProof/>
          <w:lang w:val="en-US"/>
        </w:rPr>
        <w:t>simulate this feature</w:t>
      </w:r>
      <w:r w:rsidRPr="00E457C1">
        <w:rPr>
          <w:noProof/>
          <w:lang w:val="en-US"/>
        </w:rPr>
        <w:t xml:space="preserve">. </w:t>
      </w:r>
      <w:bookmarkEnd w:id="1843"/>
      <w:r w:rsidRPr="00E457C1">
        <w:rPr>
          <w:noProof/>
          <w:lang w:val="en-US"/>
        </w:rPr>
        <w:t>It is discussed in more detail in Section 9.5.3</w:t>
      </w:r>
      <w:r w:rsidR="006A62FB">
        <w:rPr>
          <w:noProof/>
          <w:lang w:val="en-US"/>
        </w:rPr>
        <w:t>,</w:t>
      </w:r>
      <w:r w:rsidR="00EC016E" w:rsidRPr="00E457C1">
        <w:rPr>
          <w:noProof/>
          <w:lang w:val="en-US"/>
        </w:rPr>
        <w:t xml:space="preserve"> and</w:t>
      </w:r>
      <w:r w:rsidRPr="00E457C1">
        <w:rPr>
          <w:noProof/>
          <w:lang w:val="en-US"/>
        </w:rPr>
        <w:t xml:space="preserve"> observational aspects of snow cover are assessed in Section 2.3.2.2.</w:t>
      </w:r>
    </w:p>
    <w:p w14:paraId="25889941" w14:textId="77777777" w:rsidR="008C7729" w:rsidRPr="00E457C1" w:rsidRDefault="008C7729" w:rsidP="008C7729">
      <w:pPr>
        <w:pStyle w:val="AR6BodyText"/>
        <w:rPr>
          <w:noProof/>
          <w:lang w:val="en-US"/>
        </w:rPr>
      </w:pPr>
    </w:p>
    <w:p w14:paraId="046C0BB6" w14:textId="74CC31C3" w:rsidR="008C7729" w:rsidRPr="00E457C1" w:rsidRDefault="008C7729" w:rsidP="008C7729">
      <w:pPr>
        <w:pStyle w:val="AR6BodyText"/>
        <w:rPr>
          <w:noProof/>
          <w:lang w:val="en-US"/>
        </w:rPr>
      </w:pPr>
      <w:r w:rsidRPr="00E457C1">
        <w:rPr>
          <w:noProof/>
          <w:lang w:val="en-US"/>
        </w:rPr>
        <w:t xml:space="preserve">AR5 noted the strong linear correlation between </w:t>
      </w:r>
      <w:del w:id="1844" w:author="Sara M Tuson" w:date="2021-06-27T21:01:00Z">
        <w:r w:rsidR="009F59CD" w:rsidRPr="00E457C1" w:rsidDel="00D66169">
          <w:rPr>
            <w:noProof/>
            <w:lang w:val="en-US"/>
          </w:rPr>
          <w:delText>NH</w:delText>
        </w:r>
      </w:del>
      <w:ins w:id="1845" w:author="Sara M Tuson" w:date="2021-06-27T21:01:00Z">
        <w:r w:rsidR="00D66169">
          <w:rPr>
            <w:noProof/>
            <w:lang w:val="en-US"/>
          </w:rPr>
          <w:t>Northern Hemisphere</w:t>
        </w:r>
      </w:ins>
      <w:r w:rsidRPr="00E457C1">
        <w:rPr>
          <w:noProof/>
          <w:lang w:val="en-US"/>
        </w:rPr>
        <w:t xml:space="preserve"> snow cover extent (SCE) and </w:t>
      </w:r>
      <w:r w:rsidRPr="00E457C1">
        <w:rPr>
          <w:noProof/>
          <w:lang w:val="en-US"/>
        </w:rPr>
        <w:lastRenderedPageBreak/>
        <w:t xml:space="preserve">annual-mean surface air temperature in CMIP5 models. It was assessed as </w:t>
      </w:r>
      <w:r w:rsidRPr="00E457C1">
        <w:rPr>
          <w:i/>
          <w:noProof/>
          <w:lang w:val="en-US"/>
        </w:rPr>
        <w:t>likely</w:t>
      </w:r>
      <w:r w:rsidRPr="00E457C1">
        <w:rPr>
          <w:noProof/>
          <w:lang w:val="en-US"/>
        </w:rPr>
        <w:t xml:space="preserve"> that there had been an anthropogenic contribution to observed reductions in </w:t>
      </w:r>
      <w:del w:id="1846" w:author="Sara M Tuson" w:date="2021-06-27T21:02:00Z">
        <w:r w:rsidR="009F59CD" w:rsidRPr="00E457C1" w:rsidDel="00D66169">
          <w:rPr>
            <w:noProof/>
            <w:lang w:val="en-US"/>
          </w:rPr>
          <w:delText>NH</w:delText>
        </w:r>
      </w:del>
      <w:ins w:id="1847" w:author="Sara M Tuson" w:date="2021-06-27T21:02:00Z">
        <w:r w:rsidR="00D66169">
          <w:rPr>
            <w:noProof/>
            <w:lang w:val="en-US"/>
          </w:rPr>
          <w:t>Northern Hemisphere</w:t>
        </w:r>
      </w:ins>
      <w:r w:rsidRPr="00E457C1">
        <w:rPr>
          <w:noProof/>
          <w:lang w:val="en-US"/>
        </w:rPr>
        <w:t xml:space="preserve"> snow cover since 1970</w:t>
      </w:r>
      <w:r w:rsidR="00104ACB" w:rsidRPr="00E457C1">
        <w:rPr>
          <w:rFonts w:cs="Times New Roman"/>
          <w:noProof/>
          <w:lang w:val="en-US"/>
        </w:rPr>
        <w:t xml:space="preserve"> </w:t>
      </w:r>
      <w:r w:rsidR="00104ACB">
        <w:rPr>
          <w:rFonts w:cs="Times New Roman"/>
          <w:noProof/>
        </w:rPr>
        <w:fldChar w:fldCharType="begin" w:fldLock="1"/>
      </w:r>
      <w:r w:rsidR="00D33CB6">
        <w:rPr>
          <w:rFonts w:cs="Times New Roman"/>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"manualFormatting" : "(Bindoff et al., 2013)", "plainTextFormattedCitation" : "(Bindoff et al., 2013)", "previouslyFormattedCitation" : "(Bindoff et al., 2013)" }, "properties" : { "noteIndex" : 0 }, "schema" : "https://github.com/citation-style-language/schema/raw/master/csl-citation.json" }</w:instrText>
      </w:r>
      <w:r w:rsidR="00104ACB">
        <w:rPr>
          <w:rFonts w:cs="Times New Roman"/>
          <w:noProof/>
        </w:rPr>
        <w:fldChar w:fldCharType="separate"/>
      </w:r>
      <w:r w:rsidR="00393F8C">
        <w:rPr>
          <w:rFonts w:cs="Times New Roman"/>
          <w:noProof/>
          <w:lang w:val="en-US"/>
        </w:rPr>
        <w:t>(Bindoff et al., 2013)</w:t>
      </w:r>
      <w:r w:rsidR="00104ACB">
        <w:rPr>
          <w:rFonts w:cs="Times New Roman"/>
          <w:noProof/>
        </w:rPr>
        <w:fldChar w:fldCharType="end"/>
      </w:r>
      <w:r w:rsidRPr="00E457C1">
        <w:rPr>
          <w:noProof/>
          <w:lang w:val="en-US"/>
        </w:rPr>
        <w:t xml:space="preserve">. </w:t>
      </w:r>
      <w:ins w:id="1848" w:author="Ian Blenkinsop" w:date="2021-07-13T09:40:00Z">
        <w:r w:rsidR="00D019C8">
          <w:rPr>
            <w:noProof/>
            <w:lang w:val="en-US"/>
          </w:rPr>
          <w:t xml:space="preserve">The </w:t>
        </w:r>
      </w:ins>
      <w:r w:rsidRPr="00E457C1">
        <w:rPr>
          <w:noProof/>
          <w:lang w:val="en-US"/>
        </w:rPr>
        <w:t>AR5 assessed that CMIP5 models reproduced key features of observed snow cover well, including the seasonal cycle of snow cover over norther</w:t>
      </w:r>
      <w:r w:rsidR="00DB58CB" w:rsidRPr="00E457C1">
        <w:rPr>
          <w:noProof/>
          <w:lang w:val="en-US"/>
        </w:rPr>
        <w:t>n</w:t>
      </w:r>
      <w:r w:rsidRPr="00E457C1">
        <w:rPr>
          <w:noProof/>
          <w:lang w:val="en-US"/>
        </w:rPr>
        <w:t xml:space="preserve"> regions of Eurasia and North America, but had more difficulties in more souther</w:t>
      </w:r>
      <w:r w:rsidR="00DB58CB" w:rsidRPr="00E457C1">
        <w:rPr>
          <w:noProof/>
          <w:lang w:val="en-US"/>
        </w:rPr>
        <w:t>n</w:t>
      </w:r>
      <w:r w:rsidRPr="00E457C1">
        <w:rPr>
          <w:noProof/>
          <w:lang w:val="en-US"/>
        </w:rPr>
        <w:t xml:space="preserve"> regions with intermittent snow cover. </w:t>
      </w:r>
      <w:ins w:id="1849" w:author="Ian Blenkinsop" w:date="2021-07-13T09:40:00Z">
        <w:r w:rsidR="00D019C8">
          <w:rPr>
            <w:noProof/>
            <w:lang w:val="en-US"/>
          </w:rPr>
          <w:t xml:space="preserve">The </w:t>
        </w:r>
      </w:ins>
      <w:r w:rsidRPr="00E457C1">
        <w:rPr>
          <w:noProof/>
          <w:lang w:val="en-US"/>
        </w:rPr>
        <w:t xml:space="preserve">AR5 also found that CMIP5 models underestimate the observed reduction in spring snow cover over this period </w:t>
      </w:r>
      <w:ins w:id="1850" w:author="Ian Blenkinsop" w:date="2021-07-13T14:08:00Z">
        <w:r w:rsidR="0017492F">
          <w:rPr>
            <w:noProof/>
            <w:lang w:val="en-US"/>
          </w:rPr>
          <w:t xml:space="preserve">(Figure 3.22; </w:t>
        </w:r>
      </w:ins>
      <w:r>
        <w:fldChar w:fldCharType="begin" w:fldLock="1"/>
      </w:r>
      <w:r w:rsidR="002D1890">
        <w:rPr>
          <w:lang w:val="en-US"/>
        </w:rPr>
        <w:instrText>ADDIN CSL_CITATION { "citationItems" : [ { "id" : "ITEM-1", "itemData" : { "DOI" : "10.5194/tc-7-67-2013", "ISSN" : "1994-0424", "abstract" : "Abstract. The 20th century seasonal Northern Hemisphere (NH) land snow cover as simulated by available CMIP5 model output is compared to observations. On average, the models reproduce the observed snow cover extent very well, but the significant trend towards a reduced spring snow cover extent over the 1979\u20132005 period is underestimated (observed: (\u22123.4 &amp;pm; 1.1)% per decade; simulated: (\u22121.0 &amp;pm; 0.3)% per decade). We show that this is linked to the simulated Northern Hemisphere extratropical spring land warming trend over the same period, which is also underestimated, although the models, on average, correctly capture the observed global warming trend. There is a good linear correlation between the extent of hemispheric seasonal spring snow cover and boreal large-scale spring surface air temperature in the models, supported by available observations. This relationship also persists in the future and is independent of the particular anthropogenic climate forcing scenario. Similarly, the simulated linear relationship between the hemispheric seasonal spring snow cover extent and global mean annual mean surface air temperature is stable in time. However, the slope of this relationship is underestimated at present (observed: (\u221211.8 &amp;pm; 2.7)% \u00b0C\u22121; simulated: (\u22125.1 &amp;pm; 3.0)% \u00b0C\u22121) because the trend towards lower snow cover extent is underestimated, while the recent global warming trend is correctly represented.", "author" : [ { "dropping-particle" : "", "family" : "Brutel-Vuilmet", "given" : "C", "non-dropping-particle" : "", "parse-names" : false, "suffix" : "" }, { "dropping-particle" : "", "family" : "M\u00e9n\u00e9goz", "given" : "M.", "non-dropping-particle" : "", "parse-names" : false, "suffix" : "" }, { "dropping-particle" : "", "family" : "Krinner", "given" : "G", "non-dropping-particle" : "", "parse-names" : false, "suffix" : "" } ], "container-title" : "The Cryosphere", "id" : "ITEM-1", "issue" : "1", "issued" : { "date-parts" : [ [ "2013", "1", "21" ] ] }, "page" : "67-80", "publisher" : "COPERNICUS GESELLSCHAFT MBH", "publisher-place" : "BAHNHOFSALLEE 1E, GOTTINGEN, 37081, GERMANY", "title" : "An analysis of present and future seasonal Northern Hemisphere land snow cover simulated by CMIP5 coupled climate models", "translator" : [ { "dropping-particle" : "", "family" : "J2959", "given" : "", "non-dropping-particle" : "", "parse-names" : false, "suffix" : "" } ], "type" : "article-journal", "volume" : "7" }, "uris" : [ "http://www.mendeley.com/documents/?uuid=6ab4d117-7de5-4969-9380-326da3d0e722" ] }, { "id" : "ITEM-2", "itemData" : { "DOI" : "10.1175/JCLI-D-16-0341.1", "abstract" : " AbstractProjections of twenty-first-century Northern Hemisphere (NH) spring snow cover extent (SCE) from two climate model ensembles are analyzed to characterize their uncertainty. Phase 5 of the Coupled Model Intercomparison Project (CMIP5) multimodel ensemble exhibits variability resulting from both model differences and internal climate variability, whereas spread generated from a Canadian Earth System Model\u2013Large Ensemble (CanESM-LE) experiment is solely a result of internal variability. The analysis shows that simulated 1981\u20132010 spring SCE trends are slightly weaker than observed (using an ensemble of snow products). Spring SCE is projected to decrease by \u22123.7% \u00b1 1.1% decade\u22121 within the CMIP5 ensemble over the twenty-first century. SCE loss is projected to accelerate for all spring months over the twenty-first century, with the exception of June (because most snow in this month has melted by the latter half of the twenty-first century). For 30-yr spring SCE trends over the twenty-first century, internal variability estimated from CanESM-LE is substantial, but smaller than intermodel spread from CMIP5. Additionally, internal variability in NH extratropical land warming trends can affect SCE trends in the near future (R2 = 0.45), while variability in winter precipitation can also have a significant (but lesser) impact on SCE trends. On the other hand, a majority of the intermodel spread is driven by differences in simulated warming (dominant in March\u2013May) and snow cover available for melt (dominant in June). The strong temperature\u2013SCE linkage suggests that model uncertainty in projections of SCE could be potentially reduced through improved simulation of spring season warming over land. ", "author" : [ { "dropping-particle" : "", "family" : "Thackeray", "given" : "Chad W", "non-dropping-particle" : "", "parse-names" : false, "suffix" : "" }, { "dropping-particle" : "", "family" : "Fletcher", "given" : "Christopher G", "non-dropping-particle" : "", "parse-names" : false, "suffix" : "" }, { "dropping-particle" : "", "family" : "Mudryk", "given" : "Lawrence R", "non-dropping-particle" : "", "parse-names" : false, "suffix" : "" }, { "dropping-particle" : "", "family" : "Derksen", "given" : "Chris", "non-dropping-particle" : "", "parse-names" : false, "suffix" : "" } ], "container-title" : "Journal of Climate", "id" : "ITEM-2", "issue" : "23", "issued" : { "date-parts" : [ [ "2016" ] ] }, "page" : "8647-8663", "title" : "Quantifying the Uncertainty in Historical and Future Simulations of Northern Hemisphere Spring Snow Cover", "translator" : [ { "dropping-particle" : "", "family" : "J6932", "given" : "", "non-dropping-particle" : "", "parse-names" : false, "suffix" : "" } ], "type" : "article-journal", "volume" : "29" }, "uris" : [ "http://www.mendeley.com/documents/?uuid=c3395ca8-36cb-4aa3-9cb5-dbbc099bf506" ] }, { "id" : "ITEM-3", "itemData" : { "DOI" : "10.1007/s00382-020-05434-9", "ISSN" : "1432-0894", "abstract" : "Spatial and temporal patterns of snow cover extent (SCE) and snow water equivalent (SWE) over the terrestrial Arctic are analyzed based on multiple observational datasets and an ensemble of CMIP5 models during 1979\u20132005. For evaluation of historical simulations of the Coupled Model Intercomparison Project (CMIP5) ensemble, we used two reanalysis products, one satellite-observed product and an ensemble of different datasets. The CMIP5 models tend to significantly underestimate the observed SCE in spring but are in better agreement with observations in autumn; overall, the observed annual SCE cycle is well captured by the CMIP5 ensemble. In contrast, for SWE, the annual cycle is significantly biased, especially over North America, where some models retain snow even in summer, in disagreement with observations. The snow margin position (SMP) in the CMIP5 historical simulations is in better agreement with observations in spring than in autumn, when close agreement across the CMIP5 models is only found in central Siberia. Historical experiments from most CMIP5 models show negative pan-Arctic trends in SCE and SWE. These trends are, however, considerably weaker (and less statistically significant) than those reported from observations. Most CMIP5 models can more accurately capture the trend pattern of SCE than that of SWE, which shows quantitative and qualitative differences with the observed trends over Eurasia. Our results demonstrate the importance of using multiple data sources for the evaluation of snow characteristics in climate models. Further developments should focus on the improvement of both dataset quality and snow representation in climate models, especially ESM-SnowMIP.", "author" : [ { "dropping-particle" : "", "family" : "Santolaria-Ot\u00edn", "given" : "Mar\u00eda", "non-dropping-particle" : "", "parse-names" : false, "suffix" : "" }, { "dropping-particle" : "", "family" : "Zolina", "given" : "Olga", "non-dropping-particle" : "", "parse-names" : false, "suffix" : "" } ], "container-title" : "Climate Dynamics", "id" : "ITEM-3", "issue" : "11", "issued" : { "date-parts" : [ [ "2020" ] ] }, "page" : "2993-3016", "title" : "Evaluation of snow cover and snow water equivalent in the continental Arctic in CMIP5 models", "translator" : [ { "dropping-particle" : "", "family" : "J6955", "given" : "", "non-dropping-particle" : "", "parse-names" : false, "suffix" : "" } ], "type" : "article-journal", "volume" : "55" }, "uris" : [ "http://www.mendeley.com/documents/?uuid=b9649d62-d1fc-4977-9f6f-4febccbffbcc" ] } ], "mendeley" : { "formattedCitation" : "(Brutel-Vuilmet et al., 2013; Thackeray et al., 2016; Santolaria-Ot\u00edn and Zolina, 2020)", "manualFormatting" : "see also Brutel-Vuilmet et al., 2013; Thackeray et al., 2016; Santolaria-Ot\u00edn and Zolina, 2020", "plainTextFormattedCitation" : "(Brutel-Vuilmet et al., 2013; Thackeray et al., 2016; Santolaria-Ot\u00edn and Zolina, 2020)", "previouslyFormattedCitation" : "(Brutel-Vuilmet et al., 2013; Thackeray et al., 2016; Santolaria-Ot\u00edn and Zolina, 2020)" }, "properties" : { "noteIndex" : 0 }, "schema" : "https://github.com/citation-style-language/schema/raw/master/csl-citation.json" }</w:instrText>
      </w:r>
      <w:r>
        <w:fldChar w:fldCharType="separate"/>
      </w:r>
      <w:del w:id="1851" w:author="Ian Blenkinsop" w:date="2021-07-13T14:08:00Z">
        <w:r w:rsidR="00393F8C" w:rsidDel="0017492F">
          <w:rPr>
            <w:noProof/>
            <w:lang w:val="en-US"/>
          </w:rPr>
          <w:delText>(</w:delText>
        </w:r>
      </w:del>
      <w:r w:rsidR="00393F8C">
        <w:rPr>
          <w:noProof/>
          <w:lang w:val="en-US"/>
        </w:rPr>
        <w:t>see also Brutel-Vuilmet et al., 2013; Thackeray et al., 2016; Santolaria-Otín and Zolina, 2020</w:t>
      </w:r>
      <w:r>
        <w:fldChar w:fldCharType="end"/>
      </w:r>
      <w:del w:id="1852" w:author="Ian Blenkinsop" w:date="2021-07-13T14:08:00Z">
        <w:r w:rsidR="00B71A0C" w:rsidDel="0017492F">
          <w:rPr>
            <w:noProof/>
            <w:lang w:val="en-US"/>
          </w:rPr>
          <w:delText>; Figure 3.22</w:delText>
        </w:r>
      </w:del>
      <w:r w:rsidR="00B71A0C">
        <w:rPr>
          <w:noProof/>
          <w:lang w:val="en-US"/>
        </w:rPr>
        <w:t>)</w:t>
      </w:r>
      <w:r w:rsidRPr="00E457C1">
        <w:rPr>
          <w:noProof/>
          <w:lang w:val="en-US"/>
        </w:rPr>
        <w:t>. This behaviour has been linked to how the snow-albedo feedback is represented in models</w:t>
      </w:r>
      <w:del w:id="1853" w:author="Robin Matthews" w:date="2021-09-08T18:23:00Z">
        <w:r w:rsidRPr="00E457C1" w:rsidDel="00525D41">
          <w:rPr>
            <w:noProof/>
            <w:lang w:val="en-US"/>
          </w:rPr>
          <w:delText xml:space="preserve"> </w:delText>
        </w:r>
      </w:del>
      <w:ins w:id="1854" w:author="Robin Matthews" w:date="2021-09-08T18:23:00Z">
        <w:r w:rsidR="00525D41">
          <w:rPr>
            <w:noProof/>
            <w:lang w:val="en-US"/>
          </w:rPr>
          <w:t xml:space="preserve"> </w:t>
        </w:r>
        <w:r w:rsidR="00525D41">
          <w:fldChar w:fldCharType="begin" w:fldLock="1"/>
        </w:r>
      </w:ins>
      <w:r w:rsidR="00CA64F1" w:rsidRPr="00BB05B7">
        <w:rPr>
          <w:lang w:val="en-US"/>
        </w:rPr>
        <w:instrText>ADDIN CSL_CITATION { "citationItems" : [ { "id" : "ITEM-1", "itemData" : { "DOI" : "10.1029/2018GL078493", "ISSN" : "0094-8276", "abstract" : "Key Points Structurally varying snowpack, vegetation, and albedo parameterizations drive most of the intermodel spread in snow albedo feedback Many models now exhibit a more realistic feedback than in the past, but issues with two models limit the reduction in ensemble spread Preliminary signs from ongoing model development are positive and suggest a likely reduction in spread among upcoming models", "author" : [ { "dropping-particle" : "", "family" : "Thackeray", "given" : "Chad W", "non-dropping-particle" : "", "parse-names" : false, "suffix" : "" }, { "dropping-particle" : "", "family" : "Qu", "given" : "Xin", "non-dropping-particle" : "", "parse-names" : false, "suffix" : "" }, { "dropping-particle" : "", "family" : "Hall", "given" : "Alex", "non-dropping-particle" : "", "parse-names" : false, "suffix" : "" } ], "container-title" : "Geophysical Research Letters", "id" : "ITEM-1", "issue" : "12", "issued" : { "date-parts" : [ [ "2018", "6", "28" ] ] }, "page" : "6223-6231", "title" : "Why Do Models Produce Spread in Snow Albedo Feedback?", "translator" : [ { "dropping-particle" : "", "family" : "J3673", "given" : "", "non-dropping-particle" : "", "parse-names" : false, "suffix" : "" } ], "type" : "article-journal", "volume" : "45" }, "uris" : [</w:instrText>
      </w:r>
      <w:r w:rsidR="00CA64F1">
        <w:instrText xml:space="preserve"> "http://www.mendeley.com/documents/?uuid=18b18af6-18e7-4d75-b905-0ac63332094b" ] } ], "mendeley" : { "formattedCitation" : "(Thackeray et al., 2018b)", "plainTextFormattedCitation" : "(Thackeray et al., 2018b)", "previouslyFormattedCitation" : "(Thackeray et al., 2018)" }, "properties" : { "noteIndex" : 0 }, "schema" : "https://github.com/citation-style-language/schema/raw/master/csl-citation.json" }</w:instrText>
      </w:r>
      <w:ins w:id="1855" w:author="Robin Matthews" w:date="2021-09-08T18:23:00Z">
        <w:r w:rsidR="00525D41">
          <w:fldChar w:fldCharType="separate"/>
        </w:r>
      </w:ins>
      <w:r w:rsidR="00CA64F1" w:rsidRPr="00CA64F1">
        <w:rPr>
          <w:noProof/>
        </w:rPr>
        <w:t>(Thackeray et al., 2018b)</w:t>
      </w:r>
      <w:ins w:id="1856" w:author="Robin Matthews" w:date="2021-09-08T18:23:00Z">
        <w:r w:rsidR="00525D41">
          <w:fldChar w:fldCharType="end"/>
        </w:r>
      </w:ins>
      <w:del w:id="1857" w:author="Robin Matthews" w:date="2021-09-08T18:23:00Z">
        <w:r w:rsidDel="00525D41">
          <w:fldChar w:fldCharType="begin" w:fldLock="1"/>
        </w:r>
        <w:r w:rsidR="00E719C0" w:rsidRPr="00525D41" w:rsidDel="00525D41">
          <w:rPr>
            <w:noProof/>
            <w:lang w:val="en-US"/>
          </w:rPr>
          <w:delInstrText>ADDIN CSL_CITATION { "citationItems" : [ { "id" : "ITEM-1", "itemData" : { "DOI" : "10.1029/2018GL079698", "ISSN" : "19448007", "abstract" : "A highly uncertain aspect of anthropogenic climate change is the rate at which the global hydrologic cycle intensifies. The future change in global-mean precipitation per degree warming, or hydrologic sensitivity, exhibits a threefold spread (1\u20133%/K) in current global climate models. In this study, we find that the intermodel spread in this value is associated with a significant portion of variability in future projections of extreme precipitation in the tropics, extending also into subtropical atmospheric river corridors. Additionally, there is a very tight intermodel relationship between changes in extreme and nonextreme precipitation, whereby models compensate for increasing extreme precipitation events by decreasing weak-moderate events. Another factor linked to changes in precipitation extremes is model resolution, with higher resolution models showing a larger increase in heavy extremes. These results highlight ways various aspects of hydrologic cycle intensification are linked in models and shed new light on the task of constraining precipitation extremes.", "author" : [ { "dropping-particle" : "", "family" : "Thackeray", "given" : "Chad W", "non-dropping-particle" : "", "parse-names" : false, "suffix" : "" }, { "dropping-particle" : "", "family" : "DeAngelis", "given" : "Anthony M", "non-dropping-particle" : "", "parse-names" : false, "suffix" : "" }, { "dropping-particle" : "", "family" : "Hall", "given" : "Alex", "non-dropping-particle" : "", "parse-names" : false, "suffix" : "" }, { "dropping-particle" : "", "family" : "Swain", "given" : "Daniel L.", "non-dropping-particle" : "", "parse-names" : false, "suffix" : "" }, { "dropping-particle" : "", "family" : "Qu", "given" : "Xin", "non-dropping-particle" : "", "parse-names" : false, "suffix" : "" } ], "container-title" : "Geophysical Research Letters", "id" : "ITEM-1", "issue" : "20", "issued" : { "date-parts" : [ [ "2018" ] ] }, "page" : "11,343-11,351", "title" : "On the Connection Between Global Hydrologic Sensitivity and Regional Wet Extremes", "translator" : [ { "dropping-particle" : "", "family" : "J5896", "given" : "", "non-dropping-particle" : "", "parse-names" : false, "suffix" : "" } ], "type" : "article-journal", "volume" : "45" }, "uris" : [ "http://www.mendeley.com/documents/?uuid=42de31bb-f058-455e-ad2b-10135f20919e" ] } ], "mendeley" : { "formattedCitation" : "(Thackeray et al., 2018)", "plainTextFormattedCitation" : "(Thackeray et al., 2018)", "previouslyFormattedCitation" : "(Thackeray et al., 2018)" }, "properties" : { "noteIndex" : 0 }, "schema" : "https://github.com/citation-style-language/schema/raw/master/csl-citation.json" }</w:delInstrText>
        </w:r>
        <w:r w:rsidDel="00525D41">
          <w:fldChar w:fldCharType="separate"/>
        </w:r>
        <w:r w:rsidR="00393F8C" w:rsidRPr="00525D41" w:rsidDel="00525D41">
          <w:rPr>
            <w:noProof/>
            <w:lang w:val="en-US"/>
          </w:rPr>
          <w:delText>(Thackeray et al., 2018)</w:delText>
        </w:r>
        <w:r w:rsidDel="00525D41">
          <w:fldChar w:fldCharType="end"/>
        </w:r>
      </w:del>
      <w:r w:rsidRPr="00E457C1">
        <w:rPr>
          <w:noProof/>
          <w:lang w:val="en-US"/>
        </w:rPr>
        <w:t xml:space="preserve">. The CMIP5 multi-model ensemble has been shown to represent the snow-albedo feedback more realistically than CMIP3, although </w:t>
      </w:r>
      <w:r w:rsidR="00DB58CB" w:rsidRPr="00E457C1">
        <w:rPr>
          <w:noProof/>
          <w:lang w:val="en-US"/>
        </w:rPr>
        <w:t xml:space="preserve">models from </w:t>
      </w:r>
      <w:r w:rsidRPr="00E457C1">
        <w:rPr>
          <w:noProof/>
          <w:lang w:val="en-US"/>
        </w:rPr>
        <w:t>some individual model</w:t>
      </w:r>
      <w:r w:rsidR="00DB58CB" w:rsidRPr="00E457C1">
        <w:rPr>
          <w:noProof/>
          <w:lang w:val="en-US"/>
        </w:rPr>
        <w:t>ling centres</w:t>
      </w:r>
      <w:r w:rsidRPr="00E457C1">
        <w:rPr>
          <w:noProof/>
          <w:lang w:val="en-US"/>
        </w:rPr>
        <w:t xml:space="preserve"> have not improved or </w:t>
      </w:r>
      <w:r w:rsidR="00DB58CB" w:rsidRPr="00E457C1">
        <w:rPr>
          <w:noProof/>
          <w:lang w:val="en-US"/>
        </w:rPr>
        <w:t xml:space="preserve">have </w:t>
      </w:r>
      <w:r w:rsidRPr="00E457C1">
        <w:rPr>
          <w:noProof/>
          <w:lang w:val="en-US"/>
        </w:rPr>
        <w:t>even got worse</w:t>
      </w:r>
      <w:del w:id="1858" w:author="Robin Matthews" w:date="2021-09-08T18:23:00Z">
        <w:r w:rsidRPr="00E457C1" w:rsidDel="00525D41">
          <w:rPr>
            <w:noProof/>
            <w:lang w:val="en-US"/>
          </w:rPr>
          <w:delText xml:space="preserve"> </w:delText>
        </w:r>
      </w:del>
      <w:ins w:id="1859" w:author="Robin Matthews" w:date="2021-09-08T18:23:00Z">
        <w:r w:rsidR="00525D41">
          <w:rPr>
            <w:noProof/>
            <w:lang w:val="en-US"/>
          </w:rPr>
          <w:t xml:space="preserve"> </w:t>
        </w:r>
        <w:r w:rsidR="00525D41">
          <w:fldChar w:fldCharType="begin" w:fldLock="1"/>
        </w:r>
      </w:ins>
      <w:r w:rsidR="00CA64F1" w:rsidRPr="00BB05B7">
        <w:rPr>
          <w:lang w:val="en-US"/>
        </w:rPr>
        <w:instrText>ADDIN CSL_CITATION { "citationItems" : [ { "id" : "ITEM-1", "itemData" : { "DOI" : "10.1029/2018GL078493", "ISSN" : "0094-8276", "abstract" : "Key Points Structurally varying snowpack, vegetation, and albedo parameterizations drive most of the intermodel spread in snow albedo feedback Many models now exhibit a more realistic feedback than in the past, but issues with two models limit the reduction in ensemble spread Preliminary signs from ongoing model development are positive and suggest a likely reduction in spread among upcoming models", "author" : [ { "dropping-particle" : "", "family" : "Thackeray", "given" : "Chad W", "non-dropping-particle" : "", "parse-names" : false, "suffix" : "" }, { "dropping-particle" : "", "family" : "Qu", "given" : "Xin", "non-dropping-particle" : "", "parse-names" : false, "suffix" : "" }, { "dropping-particle" : "", "family" : "Hall", "given" : "Alex", "non-dropping-particle" : "", "parse-names" : false, "suffix" : "" } ], "container-title" : "Geophysical Research Letters", "id" : "ITEM-1", "issue" : "12", "issued" : { "date-parts" : [ [ "2018", "6", "28" ] ] }, "page" : "6223-6231", "title" : "Why Do Models Produce Spread in Snow Albedo Feedback?", "translator" : [ { "dropping-particle" : "", "family" : "J3673", "given" : "", "non-d</w:instrText>
      </w:r>
      <w:r w:rsidR="00CA64F1">
        <w:instrText>ropping-particle" : "", "parse-names" : false, "suffix" : "" } ], "type" : "article-journal", "volume" : "45" }, "uris" : [ "http://www.mendeley.com/documents/?uuid=18b18af6-18e7-4d75-b905-0ac63332094b" ] } ], "mendeley" : { "formattedCitation" : "(Thackeray et al., 2018b)", "plainTextFormattedCitation" : "(Thackeray et al., 2018b)", "previouslyFormattedCitation" : "(Thackeray et al., 2018)" }, "properties" : { "noteIndex" : 0 }, "schema" : "https://github.com/citation-style-language/schema/raw/master/csl-citation.json" }</w:instrText>
      </w:r>
      <w:ins w:id="1860" w:author="Robin Matthews" w:date="2021-09-08T18:23:00Z">
        <w:r w:rsidR="00525D41">
          <w:fldChar w:fldCharType="separate"/>
        </w:r>
      </w:ins>
      <w:r w:rsidR="00CA64F1" w:rsidRPr="00CA64F1">
        <w:rPr>
          <w:noProof/>
        </w:rPr>
        <w:t>(Thackeray et al., 2018b)</w:t>
      </w:r>
      <w:ins w:id="1861" w:author="Robin Matthews" w:date="2021-09-08T18:23:00Z">
        <w:r w:rsidR="00525D41">
          <w:fldChar w:fldCharType="end"/>
        </w:r>
      </w:ins>
      <w:del w:id="1862" w:author="Robin Matthews" w:date="2021-09-08T18:23:00Z">
        <w:r w:rsidDel="00525D41">
          <w:fldChar w:fldCharType="begin" w:fldLock="1"/>
        </w:r>
        <w:r w:rsidR="00E719C0" w:rsidRPr="00525D41" w:rsidDel="00525D41">
          <w:rPr>
            <w:noProof/>
            <w:lang w:val="en-US"/>
          </w:rPr>
          <w:delInstrText>ADDIN CSL_CITATION { "citationItems" : [ { "id" : "ITEM-1", "itemData" : { "DOI" : "10.1029/2018GL079698", "ISSN" : "19448007", "abstract" : "A highly uncertain aspect of anthropogenic climate change is the rate at which the global hydrologic cycle intensifies. The future change in global-mean precipitation per degree warming, or hydrologic sensitivity, exhibits a threefold spread (1\u20133%/K) in current global climate models. In this study, we find that the intermodel spread in this value is associated with a significant portion of variability in future projections of extreme precipitation in the tropics, extending also into subtropical atmospheric river corridors. Additionally, there is a very tight intermodel relationship between changes in extreme and nonextreme precipitation, whereby models compensate for increasing extreme precipitation events by decreasing weak-moderate events. Another factor linked to changes in precipitation extremes is model resolution, with higher resolution models showing a larger increase in heavy extremes. These results highlight ways various aspects of hydrologic cycle intensification are linked in models and shed new light on the task of constraining precipitation extremes.", "author" : [ { "dropping-particle" : "", "family" : "Thackeray", "given" : "Chad W", "non-dropping-particle" : "", "parse-names" : false, "suffix" : "" }, { "dropping-particle" : "", "family" : "DeAngelis", "given" : "Anthony M", "non-dropping-particle" : "", "parse-names" : false, "suffix" : "" }, { "dropping-particle" : "", "family" : "Hall", "given" : "Alex", "non-dropping-particle" : "", "parse-names" : false, "suffix" : "" }, { "dropping-particle" : "", "family" : "Swain", "given" : "Daniel L.", "non-dropping-particle" : "", "parse-names" : false, "suffix" : "" }, { "dropping-particle" : "", "family" : "Qu", "given" : "Xin", "non-dropping-particle" : "", "parse-names" : false, "suffix" : "" } ], "container-title" : "Geophysical Research Letters", "id" : "ITEM-1", "issue" : "20", "issued" : { "date-parts" : [ [ "2018" ] ] }, "page" : "11,343-11,351", "title" : "On the Connection Between Global Hydrologic Sensitivity and Regional Wet Extremes", "translator" : [ { "dropping-particle" : "", "family" : "J5896", "given" : "", "non-dropping-particle" : "", "parse-names" : false, "suffix" : "" } ], "type" : "article-journal", "volume" : "45" }, "uris" : [ "http://www.mendeley.com/documents/?uuid=42de31bb-f058-455e-ad2b-10135f20919e" ] } ], "mendeley" : { "formattedCitation" : "(Thackeray et al., 2018)", "plainTextFormattedCitation" : "(Thackeray et al., 2018)", "previouslyFormattedCitation" : "(Thackeray et al., 2018)" }, "properties" : { "noteIndex" : 0 }, "schema" : "https://github.com/citation-style-language/schema/raw/master/csl-citation.json" }</w:delInstrText>
        </w:r>
        <w:r w:rsidDel="00525D41">
          <w:fldChar w:fldCharType="separate"/>
        </w:r>
        <w:r w:rsidR="00393F8C" w:rsidRPr="00525D41" w:rsidDel="00525D41">
          <w:rPr>
            <w:noProof/>
            <w:lang w:val="en-US"/>
          </w:rPr>
          <w:delText>(Thackeray et al., 2018)</w:delText>
        </w:r>
        <w:r w:rsidDel="00525D41">
          <w:fldChar w:fldCharType="end"/>
        </w:r>
      </w:del>
      <w:r w:rsidRPr="00E457C1">
        <w:rPr>
          <w:noProof/>
          <w:lang w:val="en-US"/>
        </w:rPr>
        <w:t xml:space="preserve">. There is still a systematic overestimation of the albedo of boreal forest covered in snow </w:t>
      </w:r>
      <w:r>
        <w:fldChar w:fldCharType="begin" w:fldLock="1"/>
      </w:r>
      <w:ins w:id="1863" w:author="Robin Matthews" w:date="2021-06-15T13:48:00Z">
        <w:r w:rsidR="0060112E">
          <w:rPr>
            <w:noProof/>
            <w:lang w:val="en-US"/>
          </w:rPr>
          <w:instrText>ADDIN CSL_CITATION { "citationItems" : [ { "id" : "ITEM-1", "itemData" : { "DOI" : "10.1002/2015JD023325", "ISSN" : "2169-897X", "abstract" : "Effectively modeling the influence of terrestrial snow on climate in\ngeneral circulation models is limited by imperfect knowledge and\nparameterization of arctic and subarctic climate processes and a lack of\nreliable observations for model evaluation and improvement. This study\nuses a number of satellite-derived data sets to evaluate how well the\ncurrent generation of climate models from the Fifth Coupled Model\nIntercomparison Project (CMIP5) simulate the seasonal cycle of\nclimatological snow cover fraction (SCF) and surface albedo over the\nNorthern Hemisphere snow season (September-June). Using a variety of\nmetrics, the CMIP5 models are found to simulate SCF evolution better\nthan that of albedo. The seasonal cycle of SCF is well reproduced\ndespite substantial biases in simulated surface albedo of snow-covered\nland ((sfc_snow)), which affect both the magnitude and timing of the\nseasonal peak in (sfc_snow) during the fall snow accumulation period,\nand the springtime snow ablation period. Insolation weighting\ndemonstrates that the biases in (sfc_snow) during spring are of greater\nimportance for the surface energy budget. Albedo biases are largest\nacross the boreal forest, where the simulated seasonal cycle of albedo\nis biased high in 15/16 CMIP5 models. This bias is explained primarily\nby unrealistic treatment of vegetation masking and subsequent\noverestimation (more than 50% in some cases) of peak (sfc_snow) rather\nthan by biases in SCF. While seemingly straightforward corrections to\npeak (sfc_snow) could yield significant improvements to simulated snow\nalbedo feedback, changes in (sfc_snow) could potentially introduce\nbiases in other important model variables such as surface temperature.", "author" : [ { "dropping-particle" : "", "family" : "Thackeray", "given" : "Chad W", "non-dropping-particle" : "", "parse-names" : false, "suffix" : "" }, { "dropping-particle" : "", "family" : "Fletcher", "given" : "Christopher G", "non-dropping-particle" : "", "parse-names" : false, "suffix" : "" }, { "dropping-particle" : "", "family" : "Derksen", "given" : "Chris", "non-dropping-particle" : "", "parse-names" : false, "suffix" : "" } ], "container-title" : "JOURNAL OF GEOPHYSICAL RESEARCH-ATMOSPHERES", "id" : "ITEM-1", "issue" : "12", "issued" : { "date-parts" : [ [ "2015", "6" ] ] }, "page" : "5831-5849", "publisher" : "AMER GEOPHYSICAL UNION", "publisher-place" : "2000 FLORIDA AVE NW, WASHINGTON, DC 20009 USA", "title" : "Quantifying the skill of CMIP5 models in simulating seasonal albedo and snow cover evolution", "translator" : [ { "dropping-particle" : "", "family" : "J4836", "given" : "", "non-dropping-particle" : "", "parse-names" : false, "suffix" : "" } ], "type" : "article-journal", "volume" : "120" }, "uris" : [ "http://www.mendeley.com/documents/?uuid=53c6c0fc-7d74-46a1-8ee0-c3726b37bec3" ] }, { "id" : "ITEM-2", "itemData" : { "DOI" : "10.1002/2016JD024774", "ISSN" : "21562202", "abstract" : "Land surface albedo is a key parameter affecting energy balance and near-surface climate. In this study, we used satellite data to evaluate simulated surface albedo in 37 models participating in the Coupled Model Intercomparison Project Phase 5 (CMIP5). There was a systematic overestimation in the simulated seasonal cycle of albedo with the highest bias occurring during the Northern Hemisphere's winter months. The bias in surface albedo during the snow-covered season was classified into that in snow cover fraction (SCF) and albedo contrast (\u03b21). There was a general overestimation of \u03b21 due to the simulated snow-covered albedo being brighter than the observed value; negative biases in SCF were not always related to negative albedo biases, highlighting the need for realistic representation of snow-covered albedo in models. In addition, models with a lower leaf area index (LAI) tend to produce a higher surface albedo over the boreal forests during the winter, which emphasizes the necessity of improving LAI simulations in CMIP5 models. Insolation weighting showed that spring albedo biases were of greater importance for climate. The removal of albedo biases is expected to improve temperature simulations particularly over high-elevation regions. \u00a92016. American Geophysical Union. All Rights Reserved.", "author" : [ { "dropping-particle" : "", "family" : "Li", "given" : "Yue", "non-dropping-particle" : "", "parse-names" : false, "suffix" : "" }, { "dropping-particle" : "", "family" : "Wang", "given" : "Tao", "non-dropping-particle" : "", "parse-names" : false, "suffix" : "" }, { "dropping-particle" : "", "family" : "Zeng", "given" : "Zhenzhong", "non-dropping-particle" : "", "parse-names" : false, "suffix" : "" }, { "dropping-particle" : "", "family" : "Peng", "given" : "Shushi", "non-dropping-particle" : "", "parse-names" : false, "suffix" : "" }, { "dropping-particle" : "", "family" : "Lian", "given" : "Xu", "non-dropping-particle" : "", "parse-names" : false, "suffix" : "" }, { "dropping-particle" : "", "family" : "Piao", "given" : "Shilong", "non-dropping-particle" : "", "parse-names" : false, "suffix" : "" } ], "container-title" : "Journal of Geophysical Research", "id" : "ITEM-2", "issue" : "11", "issued" : { "date-parts" : [ [ "2016" ] ] }, "page" : "6178-6190", "title" : "Evaluating biases in simulated land surface albedo from CMIP5 global climate models", "translator" : [ { "dropping-particle" : "", "family" : "J3666", "given" : "", "non-dropping-particle" : "", "parse-names" : false, "suffix" : "" } ], "type" : "article-journal", "volume" : "121" }, "uris" : [ "http://www.mendeley.com/documents/?uuid=d12f6538-6b9c-47d8-a341-0a6f35838551" ] } ], "mendeley" : { "formattedCitation" : "(Thackeray et al., 2015; Li et al., 2016c)", "manualFormatting" : "(Thackeray et al., 2015; Y. Li et al., 2016)", "plainTextFormattedCitation" : "(Thackeray et al., 2015; Li et al., 2016c)", "previouslyFormattedCitation" : "(Thackeray et al., 2015; Li et al., 2016c)" }, "properties" : { "noteIndex" : 0 }, "schema" : "https://github.com/citation-style-language/schema/raw/master/csl-citation.json" }</w:instrText>
        </w:r>
      </w:ins>
      <w:del w:id="1864" w:author="Robin Matthews" w:date="2021-06-15T13:47:00Z">
        <w:r w:rsidR="00E719C0" w:rsidDel="0060112E">
          <w:rPr>
            <w:noProof/>
            <w:lang w:val="en-US"/>
          </w:rPr>
          <w:delInstrText>ADDIN CSL_CITATION { "citationItems" : [ { "id" : "ITEM-1", "itemData" : { "DOI" : "10.1002/2015JD023325", "ISSN" : "2169-897X", "abstract" : "Effectively modeling the influence of terrestrial snow on climate in\ngeneral circulation models is limited by imperfect knowledge and\nparameterization of arctic and subarctic climate processes and a lack of\nreliable observations for model evaluation and improvement. This study\nuses a number of satellite-derived data sets to evaluate how well the\ncurrent generation of climate models from the Fifth Coupled Model\nIntercomparison Project (CMIP5) simulate the seasonal cycle of\nclimatological snow cover fraction (SCF) and surface albedo over the\nNorthern Hemisphere snow season (September-June). Using a variety of\nmetrics, the CMIP5 models are found to simulate SCF evolution better\nthan that of albedo. The seasonal cycle of SCF is well reproduced\ndespite substantial biases in simulated surface albedo of snow-covered\nland ((sfc_snow)), which affect both the magnitude and timing of the\nseasonal peak in (sfc_snow) during the fall snow accumulation period,\nand the springtime snow ablation period. Insolation weighting\ndemonstrates that the biases in (sfc_snow) during spring are of greater\nimportance for the surface energy budget. Albedo biases are largest\nacross the boreal forest, where the simulated seasonal cycle of albedo\nis biased high in 15/16 CMIP5 models. This bias is explained primarily\nby unrealistic treatment of vegetation masking and subsequent\noverestimation (more than 50% in some cases) of peak (sfc_snow) rather\nthan by biases in SCF. While seemingly straightforward corrections to\npeak (sfc_snow) could yield significant improvements to simulated snow\nalbedo feedback, changes in (sfc_snow) could potentially introduce\nbiases in other important model variables such as surface temperature.", "author" : [ { "dropping-particle" : "", "family" : "Thackeray", "given" : "Chad W", "non-dropping-particle" : "", "parse-names" : false, "suffix" : "" }, { "dropping-particle" : "", "family" : "Fletcher", "given" : "Christopher G", "non-dropping-particle" : "", "parse-names" : false, "suffix" : "" }, { "dropping-particle" : "", "family" : "Derksen", "given" : "Chris", "non-dropping-particle" : "", "parse-names" : false, "suffix" : "" } ], "container-title" : "JOURNAL OF GEOPHYSICAL RESEARCH-ATMOSPHERES", "id" : "ITEM-1", "issue" : "12", "issued" : { "date-parts" : [ [ "2015", "6" ] ] }, "page" : "5831-5849", "publisher" : "AMER GEOPHYSICAL UNION", "publisher-place" : "2000 FLORIDA AVE NW, WASHINGTON, DC 20009 USA", "title" : "Quantifying the skill of CMIP5 models in simulating seasonal albedo and snow cover evolution", "translator" : [ { "dropping-particle" : "", "family" : "J4836", "given" : "", "non-dropping-particle" : "", "parse-names" : false, "suffix" : "" } ], "type" : "article-journal", "volume" : "120" }, "uris" : [ "http://www.mendeley.com/documents/?uuid=53c6c0fc-7d74-46a1-8ee0-c3726b37bec3" ] }, { "id" : "ITEM-2", "itemData" : { "DOI" : "10.1002/2016JD024774", "ISSN" : "21562202", "abstract" : "Land surface albedo is a key parameter affecting energy balance and near-surface climate. In this study, we used satellite data to evaluate simulated surface albedo in 37 models participating in the Coupled Model Intercomparison Project Phase 5 (CMIP5). There was a systematic overestimation in the simulated seasonal cycle of albedo with the highest bias occurring during the Northern Hemisphere's winter months. The bias in surface albedo during the snow-covered season was classified into that in snow cover fraction (SCF) and albedo contrast (\u03b21). There was a general overestimation of \u03b21 due to the simulated snow-covered albedo being brighter than the observed value; negative biases in SCF were not always related to negative albedo biases, highlighting the need for realistic representation of snow-covered albedo in models. In addition, models with a lower leaf area index (LAI) tend to produce a higher surface albedo over the boreal forests during the winter, which emphasizes the necessity of improving LAI simulations in CMIP5 models. Insolation weighting showed that spring albedo biases were of greater importance for climate. The removal of albedo biases is expected to improve temperature simulations particularly over high-elevation regions. \u00a92016. American Geophysical Union. All Rights Reserved.", "author" : [ { "dropping-particle" : "", "family" : "Li", "given" : "Yue", "non-dropping-particle" : "", "parse-names" : false, "suffix" : "" }, { "dropping-particle" : "", "family" : "Wang", "given" : "Tao", "non-dropping-particle" : "", "parse-names" : false, "suffix" : "" }, { "dropping-particle" : "", "family" : "Zeng", "given" : "Zhenzhong", "non-dropping-particle" : "", "parse-names" : false, "suffix" : "" }, { "dropping-particle" : "", "family" : "Peng", "given" : "Shushi", "non-dropping-particle" : "", "parse-names" : false, "suffix" : "" }, { "dropping-particle" : "", "family" : "Lian", "given" : "Xu", "non-dropping-particle" : "", "parse-names" : false, "suffix" : "" }, { "dropping-particle" : "", "family" : "Piao", "given" : "Shilong", "non-dropping-particle" : "", "parse-names" : false, "suffix" : "" } ], "container-title" : "Journal of Geophysical Research", "id" : "ITEM-2", "issue" : "11", "issued" : { "date-parts" : [ [ "2016" ] ] }, "page" : "6178-6190", "title" : "Evaluating biases in simulated land surface albedo from CMIP5 global climate models", "translator" : [ { "dropping-particle" : "", "family" : "J3666", "given" : "", "non-dropping-particle" : "", "parse-names" : false, "suffix" : "" } ], "type" : "article-journal", "volume" : "121" }, "uris" : [ "http://www.mendeley.com/documents/?uuid=d12f6538-6b9c-47d8-a341-0a6f35838551" ] } ], "mendeley" : { "formattedCitation" : "(Thackeray et al., 2015; Li et al., 2016c)", "manualFormatting" : "(Li et al., 2016c; Thackeray et al., 2015", "plainTextFormattedCitation" : "(Thackeray et al., 2015; Li et al., 2016c)", "previouslyFormattedCitation" : "(Thackeray et al., 2015; Li et al., 2016c)" }, "properties" : { "noteIndex" : 0 }, "schema" : "https://github.com/citation-style-language/schema/raw/master/csl-citation.json" }</w:delInstrText>
        </w:r>
      </w:del>
      <w:r>
        <w:fldChar w:fldCharType="separate"/>
      </w:r>
      <w:r w:rsidR="00393F8C">
        <w:rPr>
          <w:noProof/>
          <w:lang w:val="en-US"/>
        </w:rPr>
        <w:t>(Thackeray et al., 2015; Y. Li et al., 2016)</w:t>
      </w:r>
      <w:r>
        <w:fldChar w:fldCharType="end"/>
      </w:r>
      <w:del w:id="1865" w:author="Robin Matthews" w:date="2021-06-15T13:48:00Z">
        <w:r w:rsidRPr="00E457C1" w:rsidDel="0060112E">
          <w:rPr>
            <w:noProof/>
            <w:lang w:val="en-US"/>
          </w:rPr>
          <w:delText>)</w:delText>
        </w:r>
      </w:del>
      <w:r w:rsidRPr="00E457C1">
        <w:rPr>
          <w:noProof/>
          <w:lang w:val="en-US"/>
        </w:rPr>
        <w:t>. Consequently</w:t>
      </w:r>
      <w:r w:rsidR="00B0342C" w:rsidRPr="00E457C1">
        <w:rPr>
          <w:noProof/>
          <w:lang w:val="en-US"/>
        </w:rPr>
        <w:t>,</w:t>
      </w:r>
      <w:r w:rsidRPr="00E457C1">
        <w:rPr>
          <w:noProof/>
          <w:lang w:val="en-US"/>
        </w:rPr>
        <w:t xml:space="preserve"> the snow albedo feedback might have been overestimated by CMIP5 models</w:t>
      </w:r>
      <w:ins w:id="1866" w:author="Ian Blenkinsop" w:date="2021-07-13T14:08:00Z">
        <w:r w:rsidR="0017492F">
          <w:rPr>
            <w:noProof/>
            <w:lang w:val="en-US"/>
          </w:rPr>
          <w:t xml:space="preserve"> (</w:t>
        </w:r>
        <w:r w:rsidR="0017492F" w:rsidRPr="00E457C1">
          <w:rPr>
            <w:noProof/>
            <w:lang w:val="en-US"/>
          </w:rPr>
          <w:t>Section 9.5.3</w:t>
        </w:r>
        <w:r w:rsidR="0017492F">
          <w:rPr>
            <w:noProof/>
            <w:lang w:val="en-US"/>
          </w:rPr>
          <w:t>;</w:t>
        </w:r>
      </w:ins>
      <w:r w:rsidRPr="00E457C1">
        <w:rPr>
          <w:noProof/>
          <w:lang w:val="en-US"/>
        </w:rPr>
        <w:t xml:space="preserve"> </w:t>
      </w:r>
      <w:r w:rsidR="00984101">
        <w:rPr>
          <w:noProof/>
        </w:rPr>
        <w:fldChar w:fldCharType="begin" w:fldLock="1"/>
      </w:r>
      <w:r w:rsidR="002D1890">
        <w:rPr>
          <w:noProof/>
          <w:lang w:val="en-US"/>
        </w:rPr>
        <w:instrText>ADDIN CSL_CITATION { "citationItems" : [ { "id" : "ITEM-1", "itemData" : { "DOI" : "10.3390/rs9090883", "ISSN" : "2072-4292", "author" : [ { "dropping-particle" : "", "family" : "Xiao", "given" : "Lin", "non-dropping-particle" : "", "parse-names" : false, "suffix" : "" }, { "dropping-particle" : "", "family" : "Che", "given" : "Tao", "non-dropping-particle" : "", "parse-names" : false, "suffix" : "" }, { "dropping-particle" : "", "family" : "Chen", "given" : "Linling", "non-dropping-particle" : "", "parse-names" : false, "suffix" : "" }, { "dropping-particle" : "", "family" : "Xie", "given" : "Hongjie", "non-dropping-particle" : "", "parse-names" : false, "suffix" : "" }, { "dropping-particle" : "", "family" : "Dai", "given" : "Liyun", "non-dropping-particle" : "", "parse-names" : false, "suffix" : "" } ], "container-title" : "Remote Sensing", "id" : "ITEM-1", "issue" : "9", "issued" : { "date-parts" : [ [ "2017", "8", "25" ] ] }, "page" : "883", "title" : "Quantifying Snow Albedo Radiative Forcing and Its Feedback during 2003\u20132016", "translator" : [ { "dropping-particle" : "", "family" : "J49", "given" : "", "non-dropping-particle" : "", "parse-names" : false, "suffix" : "" } ], "type" : "article-journal", "volume" : "9" }, "uris" : [ "http://www.mendeley.com/documents/?uuid=6a49b7c8-d6b1-48e6-bad5-ed8ce2ec5a40" ] } ], "mendeley" : { "formattedCitation" : "(Xiao et al., 2017)", "manualFormatting" : "Xiao et al., 2017", "plainTextFormattedCitation" : "(Xiao et al., 2017)", "previouslyFormattedCitation" : "(Xiao et al., 2017)" }, "properties" : { "noteIndex" : 0 }, "schema" : "https://github.com/citation-style-language/schema/raw/master/csl-citation.json" }</w:instrText>
      </w:r>
      <w:r w:rsidR="00984101">
        <w:rPr>
          <w:noProof/>
        </w:rPr>
        <w:fldChar w:fldCharType="separate"/>
      </w:r>
      <w:del w:id="1867" w:author="Ian Blenkinsop" w:date="2021-07-13T14:08:00Z">
        <w:r w:rsidR="00393F8C" w:rsidDel="0017492F">
          <w:rPr>
            <w:noProof/>
            <w:lang w:val="en-US"/>
          </w:rPr>
          <w:delText>(</w:delText>
        </w:r>
      </w:del>
      <w:r w:rsidR="00393F8C">
        <w:rPr>
          <w:noProof/>
          <w:lang w:val="en-US"/>
        </w:rPr>
        <w:t>Xiao et al., 2017</w:t>
      </w:r>
      <w:r w:rsidR="00984101">
        <w:rPr>
          <w:noProof/>
        </w:rPr>
        <w:fldChar w:fldCharType="end"/>
      </w:r>
      <w:del w:id="1868" w:author="Ian Blenkinsop" w:date="2021-07-13T14:08:00Z">
        <w:r w:rsidR="00984101" w:rsidRPr="00E457C1" w:rsidDel="0017492F">
          <w:rPr>
            <w:noProof/>
            <w:lang w:val="en-US"/>
          </w:rPr>
          <w:delText xml:space="preserve">; </w:delText>
        </w:r>
        <w:r w:rsidR="009832B6" w:rsidRPr="00E457C1" w:rsidDel="0017492F">
          <w:rPr>
            <w:noProof/>
            <w:lang w:val="en-US"/>
          </w:rPr>
          <w:delText>S</w:delText>
        </w:r>
        <w:r w:rsidR="00984101" w:rsidRPr="00E457C1" w:rsidDel="0017492F">
          <w:rPr>
            <w:noProof/>
            <w:lang w:val="en-US"/>
          </w:rPr>
          <w:delText>ection 9.5.3</w:delText>
        </w:r>
      </w:del>
      <w:r w:rsidR="00984101" w:rsidRPr="00E457C1">
        <w:rPr>
          <w:noProof/>
          <w:lang w:val="en-US"/>
        </w:rPr>
        <w:t>)</w:t>
      </w:r>
      <w:r w:rsidRPr="00E457C1">
        <w:rPr>
          <w:noProof/>
          <w:lang w:val="en-US"/>
        </w:rPr>
        <w:t>.</w:t>
      </w:r>
    </w:p>
    <w:p w14:paraId="400A0854" w14:textId="77777777" w:rsidR="008C7729" w:rsidRPr="00E457C1" w:rsidRDefault="008C7729" w:rsidP="008C7729">
      <w:pPr>
        <w:pStyle w:val="AR6BodyText"/>
        <w:rPr>
          <w:noProof/>
          <w:lang w:val="en-US"/>
        </w:rPr>
      </w:pPr>
    </w:p>
    <w:p w14:paraId="5BEE55BB" w14:textId="77777777" w:rsidR="008C7729" w:rsidRPr="00E457C1" w:rsidRDefault="008C7729" w:rsidP="008C7729">
      <w:pPr>
        <w:pStyle w:val="AR6BodyText"/>
        <w:rPr>
          <w:noProof/>
          <w:lang w:val="en-US"/>
        </w:rPr>
      </w:pPr>
    </w:p>
    <w:p w14:paraId="615BD141" w14:textId="642742EB" w:rsidR="008C7729" w:rsidRDefault="008C7729" w:rsidP="008C7729">
      <w:pPr>
        <w:pStyle w:val="AR6BodyText"/>
        <w:rPr>
          <w:b/>
          <w:noProof/>
        </w:rPr>
      </w:pPr>
      <w:r>
        <w:rPr>
          <w:b/>
          <w:noProof/>
        </w:rPr>
        <w:t>[</w:t>
      </w:r>
      <w:r w:rsidRPr="00682BD7">
        <w:rPr>
          <w:b/>
          <w:noProof/>
        </w:rPr>
        <w:t xml:space="preserve">START </w:t>
      </w:r>
      <w:r w:rsidRPr="00682BD7">
        <w:rPr>
          <w:rStyle w:val="AR6Chap3FigureCar"/>
          <w:rFonts w:cs="Times New Roman"/>
          <w:b/>
          <w:noProof/>
          <w:sz w:val="22"/>
        </w:rPr>
        <w:t>FIGURE 3.2</w:t>
      </w:r>
      <w:r w:rsidR="009A2ECA">
        <w:rPr>
          <w:rStyle w:val="AR6Chap3FigureCar"/>
          <w:rFonts w:cs="Times New Roman"/>
          <w:b/>
          <w:noProof/>
          <w:sz w:val="22"/>
        </w:rPr>
        <w:t>2</w:t>
      </w:r>
      <w:r w:rsidRPr="00682BD7">
        <w:rPr>
          <w:rStyle w:val="AR6Chap3FigureCar"/>
          <w:rFonts w:cs="Times New Roman"/>
          <w:b/>
          <w:noProof/>
          <w:sz w:val="22"/>
        </w:rPr>
        <w:t xml:space="preserve"> </w:t>
      </w:r>
      <w:r w:rsidRPr="00682BD7">
        <w:rPr>
          <w:b/>
          <w:noProof/>
        </w:rPr>
        <w:t>HERE</w:t>
      </w:r>
      <w:r>
        <w:rPr>
          <w:b/>
          <w:noProof/>
        </w:rPr>
        <w:t>]</w:t>
      </w:r>
    </w:p>
    <w:p w14:paraId="1A77A127" w14:textId="77777777" w:rsidR="008C7729" w:rsidRDefault="008C7729" w:rsidP="008C7729">
      <w:pPr>
        <w:pStyle w:val="AR6BodyText"/>
        <w:rPr>
          <w:noProof/>
        </w:rPr>
      </w:pPr>
    </w:p>
    <w:p w14:paraId="2E8056F0" w14:textId="77777777" w:rsidR="00BE2759" w:rsidRPr="00BE2759" w:rsidRDefault="00BE2759" w:rsidP="00BE2759">
      <w:pPr>
        <w:numPr>
          <w:ilvl w:val="0"/>
          <w:numId w:val="2"/>
        </w:numPr>
        <w:ind w:left="1134" w:hanging="1134"/>
        <w:rPr>
          <w:sz w:val="20"/>
          <w:lang w:val="en-US"/>
        </w:rPr>
      </w:pPr>
      <w:bookmarkStart w:id="1869" w:name="_Hlk57040980"/>
      <w:r w:rsidRPr="00BE2759">
        <w:rPr>
          <w:b/>
          <w:sz w:val="20"/>
          <w:lang w:val="en-US"/>
        </w:rPr>
        <w:t>Time series of Northern Hemisphere March</w:t>
      </w:r>
      <w:del w:id="1870" w:author="Sara M Tuson" w:date="2021-06-30T10:35:00Z">
        <w:r w:rsidRPr="00BE2759" w:rsidDel="00E413CC">
          <w:rPr>
            <w:b/>
            <w:sz w:val="20"/>
            <w:lang w:val="en-US"/>
          </w:rPr>
          <w:delText>-</w:delText>
        </w:r>
      </w:del>
      <w:ins w:id="1871" w:author="Sara M Tuson" w:date="2021-06-30T10:35:00Z">
        <w:r w:rsidRPr="00BE2759">
          <w:rPr>
            <w:b/>
            <w:sz w:val="20"/>
            <w:lang w:val="en-US"/>
          </w:rPr>
          <w:t>–</w:t>
        </w:r>
      </w:ins>
      <w:r w:rsidRPr="00BE2759">
        <w:rPr>
          <w:b/>
          <w:sz w:val="20"/>
          <w:lang w:val="en-US"/>
        </w:rPr>
        <w:t>April mean snow cover extent (SCE) from observations, CMIP5 and CMIP6 simulations.</w:t>
      </w:r>
      <w:r w:rsidRPr="00BE2759">
        <w:rPr>
          <w:sz w:val="20"/>
          <w:lang w:val="en-US"/>
        </w:rPr>
        <w:t xml:space="preserve"> The observations (grey lines) are updated Brown-NOAA (Brown and Robinson, 2011), </w:t>
      </w:r>
      <w:r w:rsidRPr="00BE2759">
        <w:rPr>
          <w:sz w:val="20"/>
          <w:lang w:val="en-US"/>
        </w:rPr>
        <w:fldChar w:fldCharType="begin" w:fldLock="1"/>
      </w:r>
      <w:r w:rsidRPr="00BE2759">
        <w:rPr>
          <w:sz w:val="20"/>
          <w:lang w:val="en-US"/>
        </w:rPr>
        <w:instrText>ADDIN CSL_CITATION { "citationItems" : [ { "id" : "ITEM-1", "itemData" : { "DOI" : "10.5194/tc-14-2495-2020", "ISSN" : "19940424", "abstract" :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 new time series of historical Northern Hemisphere snow extent anomalies and trends; a subset of four of these products is used for snow mass. Trends in snow extent over 1981-2018 are negative in all months and exceed-50 \u00d7 103 km2 yr-1 during November, December, March, and May. Snow mass trends are approximately-5 Gtyr-1 or more for all months from December to May. Overall, the CMIP6 multi-model ensemble better represents the snow extent climatology over the 1981-2014 period for all months, correcting a low bias in CMIP5. Simulated snow extent and snow mass trends over the 1981-2014 period are stronger in CMIP6 than in CMIP5, although large inter-model spread remains in the simulated trends for both variables. There is a single linear relationship between projected spring snow extent and global surface air temperature (GSAT) changes, which is valid across all CMIP6 Shared Socioeconomic Pathways. This finding suggests that Northern Hemisphere spring snow extent will decrease by about 8 % relative to the 1995-2014 level per degree Celsius of GSAT increase. The sensitivity of snow to temperature forcing largely explains the absence of any climate change pathway dependency, similar to other fast-response components of the cryosphere such as sea ice and near-surface permafrost extent.",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"Cryosphere", "id" : "ITEM-1", "issue" : "7", "issued" : { "date-parts" : [ [ "2020" ] ] }, "page" : "2495-2514", "title" : "Historical Northern Hemisphere snow cover trends and projected changes in the CMIP6 multi-model ensemble", "translator" : [ { "dropping-particle" : "", "family" : "J6850", "given" : "", "non-dropping-particle" : "", "parse-names" : false, "suffix" : "" } ], "type" : "article-journal", "volume" : "14" }, "uris" : [ "http://www.mendeley.com/documents/?uuid=b3d38044-7cae-4ea7-84d3-afbcecb47cb5" ] } ], "mendeley" : { "formattedCitation" : "(Mudryk et al., 2020)", "manualFormatting" : "Mudryk et al. (2020)", "plainTextFormattedCitation" : "(Mudryk et al., 2020)", "previouslyFormattedCitation" : "(Mudryk et al., 2020)" }, "properties" : { "noteIndex" : 0 }, "schema" : "https://github.com/citation-style-language/schema/raw/master/csl-citation.json" }</w:instrText>
      </w:r>
      <w:r w:rsidRPr="00BE2759">
        <w:rPr>
          <w:sz w:val="20"/>
          <w:lang w:val="en-US"/>
        </w:rPr>
        <w:fldChar w:fldCharType="separate"/>
      </w:r>
      <w:r w:rsidRPr="00BE2759">
        <w:rPr>
          <w:noProof/>
          <w:sz w:val="20"/>
          <w:lang w:val="en-US"/>
        </w:rPr>
        <w:t>Mudryk et al. (2020)</w:t>
      </w:r>
      <w:r w:rsidRPr="00BE2759">
        <w:rPr>
          <w:sz w:val="20"/>
          <w:lang w:val="en-US"/>
        </w:rPr>
        <w:fldChar w:fldCharType="end"/>
      </w:r>
      <w:r w:rsidRPr="00BE2759">
        <w:rPr>
          <w:sz w:val="20"/>
          <w:lang w:val="en-US"/>
        </w:rPr>
        <w:t xml:space="preserve">, and GLDAS2. CMIP5 </w:t>
      </w:r>
      <w:r w:rsidRPr="00BE2759">
        <w:rPr>
          <w:b/>
          <w:bCs/>
          <w:sz w:val="20"/>
          <w:lang w:val="en-US"/>
          <w:rPrChange w:id="1872" w:author="Ian Blenkinsop" w:date="2021-07-07T14:33:00Z">
            <w:rPr/>
          </w:rPrChange>
        </w:rPr>
        <w:t>(</w:t>
      </w:r>
      <w:del w:id="1873" w:author="Ian Blenkinsop" w:date="2021-07-07T14:33:00Z">
        <w:r w:rsidRPr="00BE2759" w:rsidDel="00AC040B">
          <w:rPr>
            <w:b/>
            <w:bCs/>
            <w:sz w:val="20"/>
            <w:lang w:val="en-US"/>
            <w:rPrChange w:id="1874" w:author="Ian Blenkinsop" w:date="2021-07-07T14:33:00Z">
              <w:rPr/>
            </w:rPrChange>
          </w:rPr>
          <w:delText>upper</w:delText>
        </w:r>
      </w:del>
      <w:ins w:id="1875" w:author="Ian Blenkinsop" w:date="2021-07-07T14:33:00Z">
        <w:r w:rsidRPr="00BE2759">
          <w:rPr>
            <w:b/>
            <w:bCs/>
            <w:sz w:val="20"/>
            <w:lang w:val="en-US"/>
            <w:rPrChange w:id="1876" w:author="Ian Blenkinsop" w:date="2021-07-07T14:33:00Z">
              <w:rPr/>
            </w:rPrChange>
          </w:rPr>
          <w:t>top</w:t>
        </w:r>
      </w:ins>
      <w:r w:rsidRPr="00BE2759">
        <w:rPr>
          <w:b/>
          <w:bCs/>
          <w:sz w:val="20"/>
          <w:lang w:val="en-US"/>
          <w:rPrChange w:id="1877" w:author="Ian Blenkinsop" w:date="2021-07-07T14:33:00Z">
            <w:rPr/>
          </w:rPrChange>
        </w:rPr>
        <w:t>)</w:t>
      </w:r>
      <w:r w:rsidRPr="00BE2759">
        <w:rPr>
          <w:sz w:val="20"/>
          <w:lang w:val="en-US"/>
        </w:rPr>
        <w:t xml:space="preserve"> and CMIP6 </w:t>
      </w:r>
      <w:del w:id="1878" w:author="Ian Blenkinsop" w:date="2021-07-07T14:33:00Z">
        <w:r w:rsidRPr="00BE2759" w:rsidDel="00AC040B">
          <w:rPr>
            <w:b/>
            <w:bCs/>
            <w:sz w:val="20"/>
            <w:lang w:val="en-US"/>
            <w:rPrChange w:id="1879" w:author="Ian Blenkinsop" w:date="2021-07-07T14:33:00Z">
              <w:rPr/>
            </w:rPrChange>
          </w:rPr>
          <w:delText>(lower)</w:delText>
        </w:r>
      </w:del>
      <w:ins w:id="1880" w:author="Ian Blenkinsop" w:date="2021-07-07T14:33:00Z">
        <w:r w:rsidRPr="00BE2759">
          <w:rPr>
            <w:b/>
            <w:bCs/>
            <w:sz w:val="20"/>
            <w:lang w:val="en-US"/>
          </w:rPr>
          <w:t>(bottom)</w:t>
        </w:r>
      </w:ins>
      <w:r w:rsidRPr="00BE2759">
        <w:rPr>
          <w:sz w:val="20"/>
          <w:lang w:val="en-US"/>
        </w:rPr>
        <w:t xml:space="preserve"> simulations of the response to natural plus anthropogenic forcing are shown in orange, natural forcing only in green, and the pre-industrial control simulation range is presented in blue. </w:t>
      </w:r>
      <w:ins w:id="1881" w:author="Sara M Tuson" w:date="2021-07-02T15:15:00Z">
        <w:r w:rsidRPr="00BE2759">
          <w:rPr>
            <w:sz w:val="20"/>
            <w:lang w:val="en-US"/>
          </w:rPr>
          <w:t>Five</w:t>
        </w:r>
      </w:ins>
      <w:del w:id="1882" w:author="Sara M Tuson" w:date="2021-07-02T15:14:00Z">
        <w:r w:rsidRPr="00BE2759" w:rsidDel="000E1831">
          <w:rPr>
            <w:sz w:val="20"/>
            <w:lang w:val="en-US"/>
          </w:rPr>
          <w:delText>5</w:delText>
        </w:r>
      </w:del>
      <w:r w:rsidRPr="00BE2759">
        <w:rPr>
          <w:sz w:val="20"/>
          <w:lang w:val="en-US"/>
        </w:rPr>
        <w:t>-year mean anomalies are shown for the 1923</w:t>
      </w:r>
      <w:del w:id="1883" w:author="Sara M Tuson" w:date="2021-06-30T10:35:00Z">
        <w:r w:rsidRPr="00BE2759" w:rsidDel="00E413CC">
          <w:rPr>
            <w:sz w:val="20"/>
            <w:lang w:val="en-US"/>
          </w:rPr>
          <w:delText>-</w:delText>
        </w:r>
      </w:del>
      <w:ins w:id="1884" w:author="Sara M Tuson" w:date="2021-06-30T10:35:00Z">
        <w:r w:rsidRPr="00BE2759">
          <w:rPr>
            <w:sz w:val="20"/>
            <w:lang w:val="en-US"/>
          </w:rPr>
          <w:t>–</w:t>
        </w:r>
      </w:ins>
      <w:r w:rsidRPr="00BE2759">
        <w:rPr>
          <w:sz w:val="20"/>
          <w:lang w:val="en-US"/>
        </w:rPr>
        <w:t xml:space="preserve">2017 </w:t>
      </w:r>
      <w:r w:rsidRPr="00BE2759">
        <w:rPr>
          <w:color w:val="222222"/>
          <w:sz w:val="20"/>
          <w:szCs w:val="20"/>
          <w:shd w:val="clear" w:color="auto" w:fill="FFFFFF"/>
          <w:lang w:val="en-US"/>
        </w:rPr>
        <w:t xml:space="preserve">period with the x-axis representing the centre years of each </w:t>
      </w:r>
      <w:ins w:id="1885" w:author="Sara M Tuson" w:date="2021-07-02T15:15:00Z">
        <w:r w:rsidRPr="00BE2759">
          <w:rPr>
            <w:color w:val="222222"/>
            <w:sz w:val="20"/>
            <w:szCs w:val="20"/>
            <w:shd w:val="clear" w:color="auto" w:fill="FFFFFF"/>
            <w:lang w:val="en-US"/>
          </w:rPr>
          <w:t>five</w:t>
        </w:r>
      </w:ins>
      <w:del w:id="1886" w:author="Sara M Tuson" w:date="2021-07-02T15:15:00Z">
        <w:r w:rsidRPr="00BE2759" w:rsidDel="000E1831">
          <w:rPr>
            <w:color w:val="222222"/>
            <w:sz w:val="20"/>
            <w:szCs w:val="20"/>
            <w:shd w:val="clear" w:color="auto" w:fill="FFFFFF"/>
            <w:lang w:val="en-US"/>
          </w:rPr>
          <w:delText>5</w:delText>
        </w:r>
      </w:del>
      <w:r w:rsidRPr="00BE2759">
        <w:rPr>
          <w:color w:val="222222"/>
          <w:sz w:val="20"/>
          <w:szCs w:val="20"/>
          <w:shd w:val="clear" w:color="auto" w:fill="FFFFFF"/>
          <w:lang w:val="en-US"/>
        </w:rPr>
        <w:t>-year mean.</w:t>
      </w:r>
      <w:r w:rsidRPr="00BE2759">
        <w:rPr>
          <w:sz w:val="20"/>
          <w:lang w:val="en-US"/>
        </w:rPr>
        <w:t xml:space="preserve"> CMIP5 all forcing simulations are extended by using RCP4.5 scenario simulations after 2005 while CMIP6 all forcing simulations are extended by using SSP2-4.5 scenario simulations after 2014. </w:t>
      </w:r>
      <w:r w:rsidRPr="00BE2759">
        <w:rPr>
          <w:color w:val="222222"/>
          <w:sz w:val="20"/>
          <w:szCs w:val="20"/>
          <w:shd w:val="clear" w:color="auto" w:fill="FFFFFF"/>
          <w:lang w:val="en-US"/>
        </w:rPr>
        <w:t>Shading indicates 5</w:t>
      </w:r>
      <w:r w:rsidRPr="00BE2759">
        <w:rPr>
          <w:color w:val="222222"/>
          <w:sz w:val="20"/>
          <w:szCs w:val="20"/>
          <w:shd w:val="clear" w:color="auto" w:fill="FFFFFF"/>
          <w:lang w:val="en-US"/>
          <w:rPrChange w:id="1887" w:author="Sara M Tuson" w:date="2021-06-30T11:14:00Z">
            <w:rPr>
              <w:color w:val="222222"/>
              <w:szCs w:val="20"/>
              <w:shd w:val="clear" w:color="auto" w:fill="FFFFFF"/>
              <w:vertAlign w:val="superscript"/>
            </w:rPr>
          </w:rPrChange>
        </w:rPr>
        <w:t>th</w:t>
      </w:r>
      <w:del w:id="1888" w:author="Sara M Tuson" w:date="2021-06-30T10:35:00Z">
        <w:r w:rsidRPr="00BE2759" w:rsidDel="00E413CC">
          <w:rPr>
            <w:color w:val="222222"/>
            <w:sz w:val="20"/>
            <w:szCs w:val="20"/>
            <w:shd w:val="clear" w:color="auto" w:fill="FFFFFF"/>
            <w:lang w:val="en-US"/>
          </w:rPr>
          <w:delText>-</w:delText>
        </w:r>
      </w:del>
      <w:ins w:id="1889" w:author="Sara M Tuson" w:date="2021-06-30T10:35:00Z">
        <w:r w:rsidRPr="00BE2759">
          <w:rPr>
            <w:color w:val="222222"/>
            <w:sz w:val="20"/>
            <w:szCs w:val="20"/>
            <w:shd w:val="clear" w:color="auto" w:fill="FFFFFF"/>
            <w:lang w:val="en-US"/>
          </w:rPr>
          <w:t>–</w:t>
        </w:r>
      </w:ins>
      <w:r w:rsidRPr="00BE2759">
        <w:rPr>
          <w:color w:val="222222"/>
          <w:sz w:val="20"/>
          <w:szCs w:val="20"/>
          <w:shd w:val="clear" w:color="auto" w:fill="FFFFFF"/>
          <w:lang w:val="en-US"/>
        </w:rPr>
        <w:t>95</w:t>
      </w:r>
      <w:r w:rsidRPr="00BE2759">
        <w:rPr>
          <w:color w:val="222222"/>
          <w:sz w:val="20"/>
          <w:szCs w:val="20"/>
          <w:shd w:val="clear" w:color="auto" w:fill="FFFFFF"/>
          <w:lang w:val="en-US"/>
          <w:rPrChange w:id="1890" w:author="Sara M Tuson" w:date="2021-06-30T11:14:00Z">
            <w:rPr>
              <w:color w:val="222222"/>
              <w:szCs w:val="20"/>
              <w:shd w:val="clear" w:color="auto" w:fill="FFFFFF"/>
              <w:vertAlign w:val="superscript"/>
            </w:rPr>
          </w:rPrChange>
        </w:rPr>
        <w:t>th</w:t>
      </w:r>
      <w:r w:rsidRPr="00BE2759">
        <w:rPr>
          <w:color w:val="222222"/>
          <w:sz w:val="20"/>
          <w:szCs w:val="20"/>
          <w:shd w:val="clear" w:color="auto" w:fill="FFFFFF"/>
          <w:lang w:val="en-US"/>
        </w:rPr>
        <w:t xml:space="preserve"> percentile ranges for CMIP5 and CMIP6 all and natural forcings simulations, and solid lines are ensemble means, based on all available ensemble members with equal weight given to each model (Section 3.2). The blue vertical bar indicates the mean 5</w:t>
      </w:r>
      <w:r w:rsidRPr="00BE2759">
        <w:rPr>
          <w:color w:val="222222"/>
          <w:sz w:val="20"/>
          <w:szCs w:val="20"/>
          <w:shd w:val="clear" w:color="auto" w:fill="FFFFFF"/>
          <w:lang w:val="en-US"/>
          <w:rPrChange w:id="1891" w:author="Sara M Tuson" w:date="2021-06-30T11:14:00Z">
            <w:rPr>
              <w:color w:val="222222"/>
              <w:szCs w:val="20"/>
              <w:shd w:val="clear" w:color="auto" w:fill="FFFFFF"/>
              <w:vertAlign w:val="superscript"/>
            </w:rPr>
          </w:rPrChange>
        </w:rPr>
        <w:t>th</w:t>
      </w:r>
      <w:del w:id="1892" w:author="Sara M Tuson" w:date="2021-06-30T10:35:00Z">
        <w:r w:rsidRPr="00BE2759" w:rsidDel="00E413CC">
          <w:rPr>
            <w:color w:val="222222"/>
            <w:sz w:val="20"/>
            <w:szCs w:val="20"/>
            <w:shd w:val="clear" w:color="auto" w:fill="FFFFFF"/>
            <w:lang w:val="en-US"/>
          </w:rPr>
          <w:delText>-</w:delText>
        </w:r>
      </w:del>
      <w:ins w:id="1893" w:author="Sara M Tuson" w:date="2021-06-30T10:35:00Z">
        <w:r w:rsidRPr="00BE2759">
          <w:rPr>
            <w:color w:val="222222"/>
            <w:sz w:val="20"/>
            <w:szCs w:val="20"/>
            <w:shd w:val="clear" w:color="auto" w:fill="FFFFFF"/>
            <w:lang w:val="en-US"/>
          </w:rPr>
          <w:t>–</w:t>
        </w:r>
      </w:ins>
      <w:r w:rsidRPr="00BE2759">
        <w:rPr>
          <w:color w:val="222222"/>
          <w:sz w:val="20"/>
          <w:szCs w:val="20"/>
          <w:shd w:val="clear" w:color="auto" w:fill="FFFFFF"/>
          <w:lang w:val="en-US"/>
        </w:rPr>
        <w:t>95</w:t>
      </w:r>
      <w:r w:rsidRPr="00BE2759">
        <w:rPr>
          <w:color w:val="222222"/>
          <w:sz w:val="20"/>
          <w:szCs w:val="20"/>
          <w:shd w:val="clear" w:color="auto" w:fill="FFFFFF"/>
          <w:lang w:val="en-US"/>
          <w:rPrChange w:id="1894" w:author="Sara M Tuson" w:date="2021-06-30T11:14:00Z">
            <w:rPr>
              <w:color w:val="222222"/>
              <w:szCs w:val="20"/>
              <w:shd w:val="clear" w:color="auto" w:fill="FFFFFF"/>
              <w:vertAlign w:val="superscript"/>
            </w:rPr>
          </w:rPrChange>
        </w:rPr>
        <w:t>th</w:t>
      </w:r>
      <w:r w:rsidRPr="00BE2759">
        <w:rPr>
          <w:color w:val="222222"/>
          <w:sz w:val="20"/>
          <w:szCs w:val="20"/>
          <w:shd w:val="clear" w:color="auto" w:fill="FFFFFF"/>
          <w:lang w:val="en-US"/>
        </w:rPr>
        <w:t xml:space="preserve"> percentile range of pre-industrial control simulation anomalies, based on non-overlapping segments. The numbers in brackets indicate the number of models used. Anomalies are relative to the average over 1971</w:t>
      </w:r>
      <w:del w:id="1895" w:author="Sara M Tuson" w:date="2021-06-30T10:35:00Z">
        <w:r w:rsidRPr="00BE2759" w:rsidDel="00856D0D">
          <w:rPr>
            <w:color w:val="222222"/>
            <w:sz w:val="20"/>
            <w:szCs w:val="20"/>
            <w:shd w:val="clear" w:color="auto" w:fill="FFFFFF"/>
            <w:lang w:val="en-US"/>
          </w:rPr>
          <w:delText>-</w:delText>
        </w:r>
      </w:del>
      <w:ins w:id="1896" w:author="Sara M Tuson" w:date="2021-06-30T10:35:00Z">
        <w:r w:rsidRPr="00BE2759">
          <w:rPr>
            <w:color w:val="222222"/>
            <w:sz w:val="20"/>
            <w:szCs w:val="20"/>
            <w:shd w:val="clear" w:color="auto" w:fill="FFFFFF"/>
            <w:lang w:val="en-US"/>
          </w:rPr>
          <w:t>–</w:t>
        </w:r>
      </w:ins>
      <w:r w:rsidRPr="00BE2759">
        <w:rPr>
          <w:color w:val="222222"/>
          <w:sz w:val="20"/>
          <w:szCs w:val="20"/>
          <w:shd w:val="clear" w:color="auto" w:fill="FFFFFF"/>
          <w:lang w:val="en-US"/>
        </w:rPr>
        <w:t>2000. For models, SCE is restricted to grid</w:t>
      </w:r>
      <w:del w:id="1897" w:author="Sara M Tuson" w:date="2021-07-01T07:59:00Z">
        <w:r w:rsidRPr="00BE2759" w:rsidDel="0066135C">
          <w:rPr>
            <w:color w:val="222222"/>
            <w:sz w:val="20"/>
            <w:szCs w:val="20"/>
            <w:shd w:val="clear" w:color="auto" w:fill="FFFFFF"/>
            <w:lang w:val="en-US"/>
          </w:rPr>
          <w:delText xml:space="preserve"> </w:delText>
        </w:r>
      </w:del>
      <w:r w:rsidRPr="00BE2759">
        <w:rPr>
          <w:color w:val="222222"/>
          <w:sz w:val="20"/>
          <w:szCs w:val="20"/>
          <w:shd w:val="clear" w:color="auto" w:fill="FFFFFF"/>
          <w:lang w:val="en-US"/>
        </w:rPr>
        <w:t>cells with land fraction ≥</w:t>
      </w:r>
      <w:del w:id="1898" w:author="Sara M Tuson" w:date="2021-07-03T08:05:00Z">
        <w:r w:rsidRPr="00BE2759" w:rsidDel="003E2C2E">
          <w:rPr>
            <w:color w:val="222222"/>
            <w:sz w:val="20"/>
            <w:szCs w:val="20"/>
            <w:shd w:val="clear" w:color="auto" w:fill="FFFFFF"/>
            <w:lang w:val="en-US"/>
          </w:rPr>
          <w:delText xml:space="preserve"> </w:delText>
        </w:r>
      </w:del>
      <w:r w:rsidRPr="00BE2759">
        <w:rPr>
          <w:color w:val="222222"/>
          <w:sz w:val="20"/>
          <w:szCs w:val="20"/>
          <w:shd w:val="clear" w:color="auto" w:fill="FFFFFF"/>
          <w:lang w:val="en-US"/>
        </w:rPr>
        <w:t xml:space="preserve">50%. Greenland is excluded from the total area summation. </w:t>
      </w:r>
      <w:r w:rsidRPr="00BE2759">
        <w:rPr>
          <w:sz w:val="20"/>
          <w:lang w:val="en-US"/>
        </w:rPr>
        <w:t xml:space="preserve">Figure is </w:t>
      </w:r>
      <w:r w:rsidRPr="00BE2759">
        <w:rPr>
          <w:color w:val="222222"/>
          <w:sz w:val="20"/>
          <w:szCs w:val="20"/>
          <w:shd w:val="clear" w:color="auto" w:fill="FFFFFF"/>
          <w:lang w:val="en-US"/>
        </w:rPr>
        <w:t xml:space="preserve">modified from </w:t>
      </w:r>
      <w:r w:rsidRPr="00BE2759">
        <w:rPr>
          <w:color w:val="222222"/>
          <w:sz w:val="20"/>
          <w:szCs w:val="20"/>
          <w:shd w:val="clear" w:color="auto" w:fill="FFFFFF"/>
          <w:lang w:val="en-US"/>
        </w:rPr>
        <w:fldChar w:fldCharType="begin" w:fldLock="1"/>
      </w:r>
      <w:r w:rsidRPr="00BE2759">
        <w:rPr>
          <w:color w:val="222222"/>
          <w:sz w:val="20"/>
          <w:szCs w:val="20"/>
          <w:shd w:val="clear" w:color="auto" w:fill="FFFFFF"/>
          <w:lang w:val="en-US"/>
        </w:rPr>
        <w:instrText>ADDIN CSL_CITATION { "citationItems" : [ { "id" : "ITEM-1", "itemData" : { "DOI" : "10.1126/sciadv.aba1212", "abstract" : "There remains large intersimulation spread in the hydrologic responses to tropical volcanic eruptions, and identifying the sources of diverse responses has important implications for assessing the side effects of solar geoengineering and improving decadal predictions. Here, we show that the intersimulation spread in the global monsoon drying response strongly relates to diverse El Ni\u00f1o responses to tropical eruptions. Most of the coupled climate models simulate El Ni\u00f1o\u2013like equatorial eastern Pacific warming after volcanic eruptions but with different amplitudes, which drive a large spread of summer monsoon weakening and corresponding precipitation reduction. Two factors are further identified for the diverse El Ni\u00f1o responses. Different volcanic forcings induce systematic differences in the Maritime Continent drying and subsequent westerly winds over equatorial western Pacific, varying El Ni\u00f1o intensity. The internally generated warm water volume over the equatorial western Pacific in the pre-eruption month also contributes to the diverse El Ni\u00f1o development.", "author" : [ { "dropping-particle" : "", "family" : "Paik", "given" : "Seungmok", "non-dropping-particle" : "", "parse-names" : false, "suffix" : "" }, { "dropping-particle" : "", "family" : "Min", "given" : "Seung-Ki", "non-dropping-particle" : "", "parse-names" : false, "suffix" : "" }, { "dropping-particle" : "", "family" : "Iles", "given" : "Carley E", "non-dropping-particle" : "", "parse-names" : false, "suffix" : "" }, { "dropping-particle" : "", "family" : "Fischer", "given" : "Erich M", "non-dropping-particle" : "", "parse-names" : false, "suffix" : "" }, { "dropping-particle" : "", "family" : "Schurer", "given" : "Andrew P", "non-dropping-particle" : "", "parse-names" : false, "suffix" : "" } ], "container-title" : "Science Advances", "id" : "ITEM-1", "issue" : "21", "issued" : { "date-parts" : [ [ "2020", "5", "1" ] ] }, "page" : "eaba1212", "title" : "Volcanic-induced global monsoon drying modulated by diverse El Ni\u00f1o responses", "translator" : [ { "dropping-particle" : "", "family" : "J6644", "given" : "", "non-dropping-particle" : "", "parse-names" : false, "suffix" : "" } ], "type" : "article-journal", "volume" : "6" }, "uris" : [ "http://www.mendeley.com/documents/?uuid=b63e483c-839b-4e68-922e-83951f88d598" ] } ], "mendeley" : { "formattedCitation" : "(Paik et al., 2020a)", "manualFormatting" : "Paik et al. (2020)", "plainTextFormattedCitation" : "(Paik et al., 2020a)", "previouslyFormattedCitation" : "(Paik et al., 2020a)" }, "properties" : { "noteIndex" : 0 }, "schema" : "https://github.com/citation-style-language/schema/raw/master/csl-citation.json" }</w:instrText>
      </w:r>
      <w:r w:rsidRPr="00BE2759">
        <w:rPr>
          <w:color w:val="222222"/>
          <w:sz w:val="20"/>
          <w:szCs w:val="20"/>
          <w:shd w:val="clear" w:color="auto" w:fill="FFFFFF"/>
          <w:lang w:val="en-US"/>
        </w:rPr>
        <w:fldChar w:fldCharType="separate"/>
      </w:r>
      <w:r w:rsidRPr="00BE2759">
        <w:rPr>
          <w:noProof/>
          <w:color w:val="222222"/>
          <w:sz w:val="20"/>
          <w:szCs w:val="20"/>
          <w:shd w:val="clear" w:color="auto" w:fill="FFFFFF"/>
          <w:lang w:val="en-US"/>
        </w:rPr>
        <w:t>Paik et al. (2020)</w:t>
      </w:r>
      <w:r w:rsidRPr="00BE2759">
        <w:rPr>
          <w:color w:val="222222"/>
          <w:sz w:val="20"/>
          <w:szCs w:val="20"/>
          <w:shd w:val="clear" w:color="auto" w:fill="FFFFFF"/>
          <w:lang w:val="en-US"/>
        </w:rPr>
        <w:fldChar w:fldCharType="end"/>
      </w:r>
      <w:r w:rsidRPr="00BE2759">
        <w:rPr>
          <w:color w:val="222222"/>
          <w:sz w:val="20"/>
          <w:szCs w:val="20"/>
          <w:shd w:val="clear" w:color="auto" w:fill="FFFFFF"/>
          <w:lang w:val="en-US"/>
        </w:rPr>
        <w:t xml:space="preserve">, their Figure 1. </w:t>
      </w:r>
      <w:r w:rsidRPr="00BE2759">
        <w:rPr>
          <w:rFonts w:cs="Times New Roman"/>
          <w:sz w:val="20"/>
          <w:szCs w:val="20"/>
          <w:lang w:val="en-US"/>
        </w:rPr>
        <w:t>Further details on data sources and processing are available in the chapter data table (Table 3.SM.1).</w:t>
      </w:r>
    </w:p>
    <w:bookmarkEnd w:id="1869"/>
    <w:p w14:paraId="6C599C13" w14:textId="71E2FB37" w:rsidR="008C7729" w:rsidRPr="00E457C1" w:rsidRDefault="008C7729" w:rsidP="00D67909">
      <w:pPr>
        <w:pStyle w:val="AR6BodyText"/>
        <w:rPr>
          <w:lang w:val="en-US"/>
        </w:rPr>
      </w:pPr>
    </w:p>
    <w:p w14:paraId="44C56F86" w14:textId="6D526131" w:rsidR="008C7729" w:rsidRPr="00585B9F" w:rsidRDefault="008C7729" w:rsidP="00585B9F">
      <w:pPr>
        <w:pStyle w:val="AR6BodyTextBold"/>
        <w:rPr>
          <w:noProof/>
        </w:rPr>
      </w:pPr>
      <w:r w:rsidRPr="00585B9F">
        <w:rPr>
          <w:noProof/>
        </w:rPr>
        <w:t xml:space="preserve">[END </w:t>
      </w:r>
      <w:r w:rsidRPr="00585B9F">
        <w:rPr>
          <w:rStyle w:val="AR6Chap3FigureCar"/>
          <w:rFonts w:cs="Times New Roman"/>
          <w:noProof/>
          <w:sz w:val="22"/>
          <w:lang w:val="en-GB"/>
        </w:rPr>
        <w:t>FIGURE 3.2</w:t>
      </w:r>
      <w:r w:rsidR="009A2ECA" w:rsidRPr="00585B9F">
        <w:rPr>
          <w:rStyle w:val="AR6Chap3FigureCar"/>
          <w:rFonts w:cs="Times New Roman"/>
          <w:noProof/>
          <w:sz w:val="22"/>
          <w:lang w:val="en-GB"/>
        </w:rPr>
        <w:t>2</w:t>
      </w:r>
      <w:r w:rsidRPr="00585B9F">
        <w:rPr>
          <w:noProof/>
        </w:rPr>
        <w:t xml:space="preserve"> HERE]</w:t>
      </w:r>
    </w:p>
    <w:p w14:paraId="655453CD" w14:textId="77777777" w:rsidR="008C7729" w:rsidRPr="00E457C1" w:rsidRDefault="008C7729" w:rsidP="008C7729">
      <w:pPr>
        <w:pStyle w:val="AR6BodyText"/>
        <w:rPr>
          <w:noProof/>
          <w:lang w:val="en-US"/>
        </w:rPr>
      </w:pPr>
    </w:p>
    <w:p w14:paraId="6F1FBD6E" w14:textId="77777777" w:rsidR="008C7729" w:rsidRDefault="008C7729" w:rsidP="008C7729">
      <w:pPr>
        <w:pStyle w:val="AR6Chap3Figure"/>
        <w:numPr>
          <w:ilvl w:val="0"/>
          <w:numId w:val="0"/>
        </w:numPr>
        <w:rPr>
          <w:noProof/>
        </w:rPr>
      </w:pPr>
    </w:p>
    <w:p w14:paraId="2FB31C9F" w14:textId="57BCFB99" w:rsidR="008C7729" w:rsidRPr="00E457C1" w:rsidRDefault="008C7729" w:rsidP="008C7729">
      <w:pPr>
        <w:pStyle w:val="AR6BodyText"/>
        <w:rPr>
          <w:color w:val="000000" w:themeColor="text1"/>
          <w:lang w:val="en-US"/>
        </w:rPr>
      </w:pPr>
      <w:r w:rsidRPr="00E457C1">
        <w:rPr>
          <w:lang w:val="en-US"/>
        </w:rPr>
        <w:t>CMIP6 models improve on CMIP5 models in producing slightly increased SCE versus CMIP5, correcting the low bias in CMIP5 mentioned above</w:t>
      </w:r>
      <w:r w:rsidR="00B87FA0" w:rsidRPr="00E457C1">
        <w:rPr>
          <w:lang w:val="en-US"/>
        </w:rPr>
        <w:t xml:space="preserve"> </w:t>
      </w:r>
      <w:r w:rsidR="00B87FA0" w:rsidRPr="00133E00">
        <w:fldChar w:fldCharType="begin" w:fldLock="1"/>
      </w:r>
      <w:r w:rsidR="00E719C0">
        <w:rPr>
          <w:lang w:val="en-US"/>
        </w:rPr>
        <w:instrText>ADDIN CSL_CITATION { "citationItems" : [ { "id" : "ITEM-1", "itemData" : { "DOI" : "10.5194/tc-14-2495-2020", "ISSN" : "19940424", "abstract" :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 new time series of historical Northern Hemisphere snow extent anomalies and trends; a subset of four of these products is used for snow mass. Trends in snow extent over 1981-2018 are negative in all months and exceed-50 \u00d7 103 km2 yr-1 during November, December, March, and May. Snow mass trends are approximately-5 Gtyr-1 or more for all months from December to May. Overall, the CMIP6 multi-model ensemble better represents the snow extent climatology over the 1981-2014 period for all months, correcting a low bias in CMIP5. Simulated snow extent and snow mass trends over the 1981-2014 period are stronger in CMIP6 than in CMIP5, although large inter-model spread remains in the simulated trends for both variables. There is a single linear relationship between projected spring snow extent and global surface air temperature (GSAT) changes, which is valid across all CMIP6 Shared Socioeconomic Pathways. This finding suggests that Northern Hemisphere spring snow extent will decrease by about 8 % relative to the 1995-2014 level per degree Celsius of GSAT increase. The sensitivity of snow to temperature forcing largely explains the absence of any climate change pathway dependency, similar to other fast-response components of the cryosphere such as sea ice and near-surface permafrost extent.",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"Cryosphere", "id" : "ITEM-1", "issue" : "7", "issued" : { "date-parts" : [ [ "2020" ] ] }, "page" : "2495-2514", "title" : "Historical Northern Hemisphere snow cover trends and projected changes in the CMIP6 multi-model ensemble", "translator" : [ { "dropping-particle" : "", "family" : "J6850", "given" : "", "non-dropping-particle" : "", "parse-names" : false, "suffix" : "" } ], "type" : "article-journal", "volume" : "14" }, "uris" : [ "http://www.mendeley.com/documents/?uuid=b3d38044-7cae-4ea7-84d3-afbcecb47cb5" ] } ], "mendeley" : { "formattedCitation" : "(Mudryk et al., 2020)", "plainTextFormattedCitation" : "(Mudryk et al., 2020)", "previouslyFormattedCitation" : "(Mudryk et al., 2020)" }, "properties" : { "noteIndex" : 0 }, "schema" : "https://github.com/citation-style-language/schema/raw/master/csl-citation.json" }</w:instrText>
      </w:r>
      <w:r w:rsidR="00B87FA0" w:rsidRPr="00133E00">
        <w:fldChar w:fldCharType="separate"/>
      </w:r>
      <w:r w:rsidR="00393F8C">
        <w:rPr>
          <w:noProof/>
          <w:lang w:val="en-US"/>
        </w:rPr>
        <w:t>(Mudryk et al., 2020)</w:t>
      </w:r>
      <w:r w:rsidR="00B87FA0" w:rsidRPr="00133E00">
        <w:fldChar w:fldCharType="end"/>
      </w:r>
      <w:r w:rsidRPr="00E457C1">
        <w:rPr>
          <w:lang w:val="en-US"/>
        </w:rPr>
        <w:t xml:space="preserve">. The linear relationship noted above between GSAT and SCE also exists in CMIP6 </w:t>
      </w:r>
      <w:r w:rsidRPr="00133E00">
        <w:fldChar w:fldCharType="begin" w:fldLock="1"/>
      </w:r>
      <w:r w:rsidR="00E719C0">
        <w:rPr>
          <w:lang w:val="en-US"/>
        </w:rPr>
        <w:instrText>ADDIN CSL_CITATION { "citationItems" : [ { "id" : "ITEM-1", "itemData" : { "DOI" : "10.5194/tc-14-2495-2020", "ISSN" : "19940424", "abstract" :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 new time series of historical Northern Hemisphere snow extent anomalies and trends; a subset of four of these products is used for snow mass. Trends in snow extent over 1981-2018 are negative in all months and exceed-50 \u00d7 103 km2 yr-1 during November, December, March, and May. Snow mass trends are approximately-5 Gtyr-1 or more for all months from December to May. Overall, the CMIP6 multi-model ensemble better represents the snow extent climatology over the 1981-2014 period for all months, correcting a low bias in CMIP5. Simulated snow extent and snow mass trends over the 1981-2014 period are stronger in CMIP6 than in CMIP5, although large inter-model spread remains in the simulated trends for both variables. There is a single linear relationship between projected spring snow extent and global surface air temperature (GSAT) changes, which is valid across all CMIP6 Shared Socioeconomic Pathways. This finding suggests that Northern Hemisphere spring snow extent will decrease by about 8 % relative to the 1995-2014 level per degree Celsius of GSAT increase. The sensitivity of snow to temperature forcing largely explains the absence of any climate change pathway dependency, similar to other fast-response components of the cryosphere such as sea ice and near-surface permafrost extent.",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"Cryosphere", "id" : "ITEM-1", "issue" : "7", "issued" : { "date-parts" : [ [ "2020" ] ] }, "page" : "2495-2514", "title" : "Historical Northern Hemisphere snow cover trends and projected changes in the CMIP6 multi-model ensemble", "translator" : [ { "dropping-particle" : "", "family" : "J6850", "given" : "", "non-dropping-particle" : "", "parse-names" : false, "suffix" : "" } ], "type" : "article-journal", "volume" : "14" }, "uris" : [ "http://www.mendeley.com/documents/?uuid=b3d38044-7cae-4ea7-84d3-afbcecb47cb5" ] } ], "mendeley" : { "formattedCitation" : "(Mudryk et al., 2020)", "plainTextFormattedCitation" : "(Mudryk et al., 2020)", "previouslyFormattedCitation" : "(Mudryk et al., 2020)" }, "properties" : { "noteIndex" : 0 }, "schema" : "https://github.com/citation-style-language/schema/raw/master/csl-citation.json" }</w:instrText>
      </w:r>
      <w:r w:rsidRPr="00133E00">
        <w:fldChar w:fldCharType="separate"/>
      </w:r>
      <w:r w:rsidR="00393F8C">
        <w:rPr>
          <w:noProof/>
          <w:lang w:val="en-US"/>
        </w:rPr>
        <w:t>(Mudryk et al., 2020)</w:t>
      </w:r>
      <w:r w:rsidRPr="00133E00">
        <w:fldChar w:fldCharType="end"/>
      </w:r>
      <w:r w:rsidRPr="00E457C1">
        <w:rPr>
          <w:lang w:val="en-US"/>
        </w:rPr>
        <w:t xml:space="preserve">. Like CMIP5, the CMIP6 models </w:t>
      </w:r>
      <w:r w:rsidRPr="00E457C1">
        <w:rPr>
          <w:noProof/>
          <w:lang w:val="en-US"/>
        </w:rPr>
        <w:t>capture the negative trend in spring snow cover that has occur</w:t>
      </w:r>
      <w:r w:rsidR="002A4143" w:rsidRPr="00E457C1">
        <w:rPr>
          <w:noProof/>
          <w:lang w:val="en-US"/>
        </w:rPr>
        <w:t>r</w:t>
      </w:r>
      <w:r w:rsidRPr="00E457C1">
        <w:rPr>
          <w:noProof/>
          <w:lang w:val="en-US"/>
        </w:rPr>
        <w:t>ed in recent decades (</w:t>
      </w:r>
      <w:r w:rsidR="009A2ECA" w:rsidRPr="00E457C1">
        <w:rPr>
          <w:noProof/>
          <w:lang w:val="en-US"/>
        </w:rPr>
        <w:t>Figure 3.22</w:t>
      </w:r>
      <w:r w:rsidRPr="00E457C1">
        <w:rPr>
          <w:noProof/>
          <w:lang w:val="en-US"/>
        </w:rPr>
        <w:t>). However, the median CMIP6 model now produces slightly stronger post-1981 declines in the March</w:t>
      </w:r>
      <w:ins w:id="1899" w:author="Sara M Tuson" w:date="2021-06-24T10:59:00Z">
        <w:r w:rsidR="00D269C7">
          <w:rPr>
            <w:noProof/>
            <w:lang w:val="en-US"/>
          </w:rPr>
          <w:t xml:space="preserve"> to </w:t>
        </w:r>
      </w:ins>
      <w:del w:id="1900" w:author="Sara M Tuson" w:date="2021-06-24T10:59:00Z">
        <w:r w:rsidRPr="00E457C1" w:rsidDel="00D269C7">
          <w:rPr>
            <w:noProof/>
            <w:lang w:val="en-US"/>
          </w:rPr>
          <w:delText>-</w:delText>
        </w:r>
      </w:del>
      <w:r w:rsidRPr="00E457C1">
        <w:rPr>
          <w:noProof/>
          <w:lang w:val="en-US"/>
        </w:rPr>
        <w:t xml:space="preserve">April mean SCE than the CMIP5 median </w:t>
      </w:r>
      <w:r w:rsidRPr="00133E00">
        <w:fldChar w:fldCharType="begin" w:fldLock="1"/>
      </w:r>
      <w:r w:rsidR="00E719C0">
        <w:rPr>
          <w:noProof/>
          <w:lang w:val="en-US"/>
        </w:rPr>
        <w:instrText>ADDIN CSL_CITATION { "citationItems" : [ { "id" : "ITEM-1", "itemData" : { "DOI" : "10.5194/tc-14-2495-2020", "ISSN" : "19940424", "abstract" :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 new time series of historical Northern Hemisphere snow extent anomalies and trends; a subset of four of these products is used for snow mass. Trends in snow extent over 1981-2018 are negative in all months and exceed-50 \u00d7 103 km2 yr-1 during November, December, March, and May. Snow mass trends are approximately-5 Gtyr-1 or more for all months from December to May. Overall, the CMIP6 multi-model ensemble better represents the snow extent climatology over the 1981-2014 period for all months, correcting a low bias in CMIP5. Simulated snow extent and snow mass trends over the 1981-2014 period are stronger in CMIP6 than in CMIP5, although large inter-model spread remains in the simulated trends for both variables. There is a single linear relationship between projected spring snow extent and global surface air temperature (GSAT) changes, which is valid across all CMIP6 Shared Socioeconomic Pathways. This finding suggests that Northern Hemisphere spring snow extent will decrease by about 8 % relative to the 1995-2014 level per degree Celsius of GSAT increase. The sensitivity of snow to temperature forcing largely explains the absence of any climate change pathway dependency, similar to other fast-response components of the cryosphere such as sea ice and near-surface permafrost extent.",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"Cryosphere", "id" : "ITEM-1", "issue" : "7", "issued" : { "date-parts" : [ [ "2020" ] ] }, "page" : "2495-2514", "title" : "Historical Northern Hemisphere snow cover trends and projected changes in the CMIP6 multi-model ensemble", "translator" : [ { "dropping-particle" : "", "family" : "J6850", "given" : "", "non-dropping-particle" : "", "parse-names" : false, "suffix" : "" } ], "type" : "article-journal", "volume" : "14" }, "uris" : [ "http://www.mendeley.com/documents/?uuid=b3d38044-7cae-4ea7-84d3-afbcecb47cb5" ] } ], "mendeley" : { "formattedCitation" : "(Mudryk et al., 2020)", "plainTextFormattedCitation" : "(Mudryk et al., 2020)", "previouslyFormattedCitation" : "(Mudryk et al., 2020)" }, "properties" : { "noteIndex" : 0 }, "schema" : "https://github.com/citation-style-language/schema/raw/master/csl-citation.json" }</w:instrText>
      </w:r>
      <w:r w:rsidRPr="00133E00">
        <w:fldChar w:fldCharType="separate"/>
      </w:r>
      <w:r w:rsidR="00393F8C">
        <w:rPr>
          <w:noProof/>
          <w:lang w:val="en-US"/>
        </w:rPr>
        <w:t>(Mudryk et al., 2020)</w:t>
      </w:r>
      <w:r w:rsidRPr="00133E00">
        <w:fldChar w:fldCharType="end"/>
      </w:r>
      <w:r w:rsidRPr="00E457C1">
        <w:rPr>
          <w:noProof/>
          <w:lang w:val="en-US"/>
        </w:rPr>
        <w:t>. Until about 1980, the models produce a generally stable Marc</w:t>
      </w:r>
      <w:ins w:id="1901" w:author="Sara M Tuson" w:date="2021-06-28T09:37:00Z">
        <w:r w:rsidR="001F1E56">
          <w:rPr>
            <w:noProof/>
            <w:lang w:val="en-US"/>
          </w:rPr>
          <w:t>h</w:t>
        </w:r>
      </w:ins>
      <w:ins w:id="1902" w:author="Sara M Tuson" w:date="2021-06-24T10:59:00Z">
        <w:r w:rsidR="00D269C7">
          <w:rPr>
            <w:noProof/>
            <w:lang w:val="en-US"/>
          </w:rPr>
          <w:t xml:space="preserve"> to </w:t>
        </w:r>
      </w:ins>
      <w:del w:id="1903" w:author="Sara M Tuson" w:date="2021-06-24T10:59:00Z">
        <w:r w:rsidRPr="00E457C1" w:rsidDel="00D269C7">
          <w:rPr>
            <w:noProof/>
            <w:lang w:val="en-US"/>
          </w:rPr>
          <w:delText>h-</w:delText>
        </w:r>
      </w:del>
      <w:r w:rsidRPr="00E457C1">
        <w:rPr>
          <w:noProof/>
          <w:lang w:val="en-US"/>
        </w:rPr>
        <w:t xml:space="preserve">April SCE, but after that a substantial decline, reaching a loss of about 2 </w:t>
      </w:r>
      <w:r w:rsidRPr="00E457C1">
        <w:rPr>
          <w:rFonts w:cs="Times New Roman"/>
          <w:noProof/>
          <w:lang w:val="en-US"/>
        </w:rPr>
        <w:t xml:space="preserve">× </w:t>
      </w:r>
      <w:r w:rsidRPr="00E457C1">
        <w:rPr>
          <w:noProof/>
          <w:lang w:val="en-US"/>
        </w:rPr>
        <w:t>10</w:t>
      </w:r>
      <w:r w:rsidRPr="00E457C1">
        <w:rPr>
          <w:noProof/>
          <w:vertAlign w:val="superscript"/>
          <w:lang w:val="en-US"/>
        </w:rPr>
        <w:t xml:space="preserve">6 </w:t>
      </w:r>
      <w:r w:rsidRPr="00E457C1">
        <w:rPr>
          <w:noProof/>
          <w:lang w:val="en-US"/>
        </w:rPr>
        <w:t>km</w:t>
      </w:r>
      <w:r w:rsidRPr="00E457C1">
        <w:rPr>
          <w:noProof/>
          <w:vertAlign w:val="superscript"/>
          <w:lang w:val="en-US"/>
        </w:rPr>
        <w:t>2</w:t>
      </w:r>
      <w:r w:rsidRPr="00E457C1">
        <w:rPr>
          <w:noProof/>
          <w:lang w:val="en-US"/>
        </w:rPr>
        <w:t xml:space="preserve"> in 2012</w:t>
      </w:r>
      <w:del w:id="1904" w:author="Sara M Tuson" w:date="2021-06-24T10:59:00Z">
        <w:r w:rsidRPr="00E457C1" w:rsidDel="00D269C7">
          <w:rPr>
            <w:noProof/>
            <w:lang w:val="en-US"/>
          </w:rPr>
          <w:delText>-</w:delText>
        </w:r>
      </w:del>
      <w:ins w:id="1905" w:author="Sara M Tuson" w:date="2021-06-24T10:59:00Z">
        <w:r w:rsidR="00D269C7">
          <w:rPr>
            <w:noProof/>
            <w:lang w:val="en-US"/>
          </w:rPr>
          <w:t>–</w:t>
        </w:r>
      </w:ins>
      <w:r w:rsidRPr="00E457C1">
        <w:rPr>
          <w:noProof/>
          <w:lang w:val="en-US"/>
        </w:rPr>
        <w:t>2017 relative to the 1971</w:t>
      </w:r>
      <w:del w:id="1906" w:author="Sara M Tuson" w:date="2021-06-24T10:59:00Z">
        <w:r w:rsidRPr="00E457C1" w:rsidDel="00D269C7">
          <w:rPr>
            <w:noProof/>
            <w:lang w:val="en-US"/>
          </w:rPr>
          <w:delText>-</w:delText>
        </w:r>
      </w:del>
      <w:ins w:id="1907" w:author="Sara M Tuson" w:date="2021-06-24T10:59:00Z">
        <w:r w:rsidR="00D269C7">
          <w:rPr>
            <w:noProof/>
            <w:lang w:val="en-US"/>
          </w:rPr>
          <w:t>–</w:t>
        </w:r>
      </w:ins>
      <w:r w:rsidRPr="00E457C1">
        <w:rPr>
          <w:noProof/>
          <w:lang w:val="en-US"/>
        </w:rPr>
        <w:t xml:space="preserve">2000 average. </w:t>
      </w:r>
      <w:r w:rsidRPr="00E457C1">
        <w:rPr>
          <w:noProof/>
          <w:color w:val="000000" w:themeColor="text1"/>
          <w:lang w:val="en-US"/>
        </w:rPr>
        <w:t xml:space="preserve">Compared to earlier studies which </w:t>
      </w:r>
      <w:r w:rsidR="00570141" w:rsidRPr="00E457C1">
        <w:rPr>
          <w:noProof/>
          <w:color w:val="000000" w:themeColor="text1"/>
          <w:lang w:val="en-US"/>
        </w:rPr>
        <w:t>found that models underestimate observed</w:t>
      </w:r>
      <w:r w:rsidRPr="00E457C1">
        <w:rPr>
          <w:noProof/>
          <w:color w:val="000000" w:themeColor="text1"/>
          <w:lang w:val="en-US"/>
        </w:rPr>
        <w:t xml:space="preserve"> trends for</w:t>
      </w:r>
      <w:r w:rsidR="00570141" w:rsidRPr="00E457C1">
        <w:rPr>
          <w:noProof/>
          <w:color w:val="000000" w:themeColor="text1"/>
          <w:lang w:val="en-US"/>
        </w:rPr>
        <w:t xml:space="preserve"> the</w:t>
      </w:r>
      <w:r w:rsidRPr="00E457C1">
        <w:rPr>
          <w:noProof/>
          <w:color w:val="000000" w:themeColor="text1"/>
          <w:lang w:val="en-US"/>
        </w:rPr>
        <w:t xml:space="preserve"> 1979</w:t>
      </w:r>
      <w:del w:id="1908" w:author="Sara M Tuson" w:date="2021-06-24T10:59:00Z">
        <w:r w:rsidRPr="00E457C1" w:rsidDel="00D269C7">
          <w:rPr>
            <w:noProof/>
            <w:color w:val="000000" w:themeColor="text1"/>
            <w:lang w:val="en-US"/>
          </w:rPr>
          <w:delText>-</w:delText>
        </w:r>
      </w:del>
      <w:ins w:id="1909" w:author="Sara M Tuson" w:date="2021-06-24T10:59:00Z">
        <w:r w:rsidR="00D269C7">
          <w:rPr>
            <w:noProof/>
            <w:color w:val="000000" w:themeColor="text1"/>
            <w:lang w:val="en-US"/>
          </w:rPr>
          <w:t>–</w:t>
        </w:r>
      </w:ins>
      <w:r w:rsidRPr="00E457C1">
        <w:rPr>
          <w:noProof/>
          <w:color w:val="000000" w:themeColor="text1"/>
          <w:lang w:val="en-US"/>
        </w:rPr>
        <w:t>2005</w:t>
      </w:r>
      <w:r w:rsidR="00570141" w:rsidRPr="00E457C1">
        <w:rPr>
          <w:noProof/>
          <w:color w:val="000000" w:themeColor="text1"/>
          <w:lang w:val="en-US"/>
        </w:rPr>
        <w:t xml:space="preserve"> period</w:t>
      </w:r>
      <w:r w:rsidRPr="00E457C1">
        <w:rPr>
          <w:noProof/>
          <w:color w:val="000000" w:themeColor="text1"/>
          <w:lang w:val="en-US"/>
        </w:rPr>
        <w:t xml:space="preserve"> </w:t>
      </w:r>
      <w:r>
        <w:fldChar w:fldCharType="begin" w:fldLock="1"/>
      </w:r>
      <w:r w:rsidR="008F46A5" w:rsidRPr="00E457C1">
        <w:rPr>
          <w:noProof/>
          <w:color w:val="000000" w:themeColor="text1"/>
          <w:lang w:val="en-US"/>
        </w:rPr>
        <w:instrText>ADDIN CSL_CITATION { "citationItems" : [ { "id" : "ITEM-1", "itemData" : { "DOI" : "10.5194/tc-7-67-2013", "ISSN" : "1994-0424", "abstract" : "Abstract. The 20th century seasonal Northern Hemisphere (NH) land snow cover as simulated by available CMIP5 model output is compared to observations. On average, the models reproduce the observed snow cover extent very well, but the significant trend towards a reduced spring snow cover extent over the 1979\u20132005 period is underestimated (observed: (\u22123.4 &amp;pm; 1.1)% per decade; simulated: (\u22121.0 &amp;pm; 0.3)% per decade). We show that this is linked to the simulated Northern Hemisphere extratropical spring land warming trend over the same period, which is also underestimated, although the models, on average, correctly capture the observed global warming trend. There is a good linear correlation between the extent of hemispheric seasonal spring snow cover and boreal large-scale spring surface air temperature in the models, supported by available observations. This relationship also persists in the future and is independent of the particular anthropogenic climate forcing scenario. Similarly, the simulated linear relationship between the hemispheric seasonal spring snow cover extent and global mean annual mean surface air temperature is stable in time. However, the slope of this relationship is underestimated at present (ob</w:instrText>
      </w:r>
      <w:r w:rsidR="008F46A5">
        <w:rPr>
          <w:noProof/>
          <w:color w:val="000000" w:themeColor="text1"/>
        </w:rPr>
        <w:instrText>served: (\u221211.8 &amp;pm; 2.7)% \u00b0C\u22121; simulated: (\u22125.1 &amp;pm; 3.0)% \u00b0C\u22121) because the trend towards lower snow cover extent is underestimated, while the recent global warming trend is correctly represented.", "author" : [ { "dropping-particle" : "", "family" : "Brutel-Vuilmet", "given" : "C", "non-dropping-particle" : "",</w:instrText>
      </w:r>
      <w:r w:rsidR="008F46A5" w:rsidRPr="00E457C1">
        <w:rPr>
          <w:noProof/>
          <w:color w:val="000000" w:themeColor="text1"/>
          <w:lang w:val="en-US"/>
        </w:rPr>
        <w:instrText xml:space="preserve"> "parse-names" : false, "suffix" : "" }, { "dropping-particle" : "", "family" : "M\u00e9n\u00e9goz", "given" : "M.", "non-dropping-particle" : "", "parse-names" : false, "suffix" : "" }, { "dropping-particle" : "", "family" : "Krinner", "given" : "G", "non-dropping-particle" : "", "parse-names" : false, "suffix" : "" } ], "container-title" : "The Cryosphere", "id" : "ITEM-1", "issue" : "1", "issued" : { "date-parts" : [ [ "2013", "1", "21" ] ] }, "page" : "67-80", "publisher" : "COPERNICUS GESELLSCHAFT MBH", "publisher-place" : "BAHNHOFSALLEE 1E, GOTTINGEN, 37081, GERMANY", "title" : "An analysis of present and future seasonal Northern Hemisphere land snow cover simulated by CMIP5 coupled climate models", "translator" : [ { "dropping-particle" : "", "family" : "J2959", "given" : "", "non-dropping-particle" : "", "parse-names" : false, "suffix" : "" } ], "type" : "article-journal", "volume" : "7" }, "uris" : [ "http://www.mendeley.com/documents/?uuid=dea81a4a-d53d-469f-b289-cb70c5215eec", "http://www.mendeley.com/documents/?uuid=4a951666-c606-4997-8fe3-f97b5bde52f3", "http://www.mendeley.com/documents/?uuid=6ab4d117-7de5-4969-9380-326da3d0e722" ] } ], "mendeley" : { "formattedCitation" : "(Brutel-Vuilmet et al., 2013)", "plainTextFormattedCitation" : "(Brutel-Vuilmet et al., 2013)", "previouslyFormattedCitation" : "(Brutel-Vuilmet et al., 2013)" }, "properties" : { "noteIndex" : 0 }, "schema" : "https://github.com/citation-style-language/schema/raw/master/csl-citation.json" }</w:instrText>
      </w:r>
      <w:r>
        <w:fldChar w:fldCharType="separate"/>
      </w:r>
      <w:r w:rsidR="00393F8C">
        <w:rPr>
          <w:noProof/>
          <w:color w:val="000000" w:themeColor="text1"/>
          <w:lang w:val="en-US"/>
        </w:rPr>
        <w:t>(Brutel-Vuilmet et al., 2013)</w:t>
      </w:r>
      <w:r>
        <w:fldChar w:fldCharType="end"/>
      </w:r>
      <w:r w:rsidRPr="00E457C1">
        <w:rPr>
          <w:noProof/>
          <w:color w:val="000000" w:themeColor="text1"/>
          <w:lang w:val="en-US"/>
        </w:rPr>
        <w:t xml:space="preserve">, both CMIP5 and CMIP6 models show improved agreement with the observations </w:t>
      </w:r>
      <w:r w:rsidR="00BA009B" w:rsidRPr="00E457C1">
        <w:rPr>
          <w:noProof/>
          <w:color w:val="000000" w:themeColor="text1"/>
          <w:lang w:val="en-US"/>
        </w:rPr>
        <w:t>over the period to 201</w:t>
      </w:r>
      <w:r w:rsidR="001A4894" w:rsidRPr="00E457C1">
        <w:rPr>
          <w:noProof/>
          <w:color w:val="000000" w:themeColor="text1"/>
          <w:lang w:val="en-US"/>
        </w:rPr>
        <w:t>7</w:t>
      </w:r>
      <w:r w:rsidR="00570141" w:rsidRPr="00E457C1">
        <w:rPr>
          <w:noProof/>
          <w:color w:val="000000" w:themeColor="text1"/>
          <w:lang w:val="en-US"/>
        </w:rPr>
        <w:t xml:space="preserve"> (Figure 3.22)</w:t>
      </w:r>
      <w:r w:rsidRPr="00E457C1">
        <w:rPr>
          <w:noProof/>
          <w:color w:val="000000" w:themeColor="text1"/>
          <w:lang w:val="en-US"/>
        </w:rPr>
        <w:t>.</w:t>
      </w:r>
      <w:r w:rsidRPr="00E457C1">
        <w:rPr>
          <w:color w:val="000000" w:themeColor="text1"/>
          <w:lang w:val="en-US"/>
        </w:rPr>
        <w:t xml:space="preserve"> </w:t>
      </w:r>
      <w:r w:rsidR="00140C22" w:rsidRPr="00E457C1">
        <w:rPr>
          <w:noProof/>
          <w:lang w:val="en-US"/>
        </w:rPr>
        <w:t>One remaining concern is a failure</w:t>
      </w:r>
      <w:r w:rsidR="003C7AD4" w:rsidRPr="00E457C1">
        <w:rPr>
          <w:noProof/>
          <w:lang w:val="en-US"/>
        </w:rPr>
        <w:t xml:space="preserve"> of most</w:t>
      </w:r>
      <w:r w:rsidR="00140C22" w:rsidRPr="00E457C1">
        <w:rPr>
          <w:noProof/>
          <w:lang w:val="en-US"/>
        </w:rPr>
        <w:t xml:space="preserve"> CMIP6</w:t>
      </w:r>
      <w:r w:rsidR="003C7AD4" w:rsidRPr="00E457C1">
        <w:rPr>
          <w:noProof/>
          <w:lang w:val="en-US"/>
        </w:rPr>
        <w:t xml:space="preserve"> models</w:t>
      </w:r>
      <w:r w:rsidR="00140C22" w:rsidRPr="00E457C1">
        <w:rPr>
          <w:noProof/>
          <w:lang w:val="en-US"/>
        </w:rPr>
        <w:t xml:space="preserve"> to correctly represent the relationship between snow cover extent and snow mass, reflecting </w:t>
      </w:r>
      <w:r w:rsidR="003C7AD4" w:rsidRPr="00E457C1">
        <w:rPr>
          <w:noProof/>
          <w:lang w:val="en-US"/>
        </w:rPr>
        <w:t>too slow seasonal increases and decreases of SCE in the models</w:t>
      </w:r>
      <w:r w:rsidR="00140C22" w:rsidRPr="00E457C1">
        <w:rPr>
          <w:noProof/>
          <w:lang w:val="en-US"/>
        </w:rPr>
        <w:t xml:space="preserve"> </w:t>
      </w:r>
      <w:r w:rsidR="00140C22" w:rsidRPr="00133E00">
        <w:rPr>
          <w:noProof/>
        </w:rPr>
        <w:fldChar w:fldCharType="begin" w:fldLock="1"/>
      </w:r>
      <w:r w:rsidR="00E719C0">
        <w:rPr>
          <w:noProof/>
          <w:lang w:val="en-US"/>
        </w:rPr>
        <w:instrText>ADDIN CSL_CITATION { "citationItems" : [ { "id" : "ITEM-1", "itemData" : { "DOI" : "10.5194/tc-14-2495-2020", "ISSN" : "19940424", "abstract" : "This paper presents an analysis of observed and simulated historical snow cover extent and snow mass, along with future snow cover projections from models participating in the World Climate Research Programme Coupled Model Intercomparison Project Phase 6 (CMIP6). Where appropriate, the CMIP6 output is compared to CMIP5 results in order to assess progress (or absence thereof) between successive model generations. An ensemble of six observation-based products is used to produce a new time series of historical Northern Hemisphere snow extent anomalies and trends; a subset of four of these products is used for snow mass. Trends in snow extent over 1981-2018 are negative in all months and exceed-50 \u00d7 103 km2 yr-1 during November, December, March, and May. Snow mass trends are approximately-5 Gtyr-1 or more for all months from December to May. Overall, the CMIP6 multi-model ensemble better represents the snow extent climatology over the 1981-2014 period for all months, correcting a low bias in CMIP5. Simulated snow extent and snow mass trends over the 1981-2014 period are stronger in CMIP6 than in CMIP5, although large inter-model spread remains in the simulated trends for both variables. There is a single linear relationship between projected spring snow extent and global surface air temperature (GSAT) changes, which is valid across all CMIP6 Shared Socioeconomic Pathways. This finding suggests that Northern Hemisphere spring snow extent will decrease by about 8 % relative to the 1995-2014 level per degree Celsius of GSAT increase. The sensitivity of snow to temperature forcing largely explains the absence of any climate change pathway dependency, similar to other fast-response components of the cryosphere such as sea ice and near-surface permafrost extent.", "author" : [ { "dropping-particle" : "", "family" : "Mudryk", "given" : "Lawrence", "non-dropping-particle" : "", "parse-names" : false, "suffix" : "" }, { "dropping-particle" : "", "family" : "Santolaria-Ot\u00edn", "given" : "Mar\u00eda", "non-dropping-particle" : "", "parse-names" : false, "suffix" : "" }, { "dropping-particle" : "", "family" : "Krinner", "given" : "Gerhard", "non-dropping-particle" : "", "parse-names" : false, "suffix" : "" }, { "dropping-particle" : "", "family" : "M\u00e9n\u00e9goz", "given" : "Martin", "non-dropping-particle" : "", "parse-names" : false, "suffix" : "" }, { "dropping-particle" : "", "family" : "Derksen", "given" : "Chris", "non-dropping-particle" : "", "parse-names" : false, "suffix" : "" }, { "dropping-particle" : "", "family" : "Brutel-Vuilmet", "given" : "Claire", "non-dropping-particle" : "", "parse-names" : false, "suffix" : "" }, { "dropping-particle" : "", "family" : "Brady", "given" : "Mike", "non-dropping-particle" : "", "parse-names" : false, "suffix" : "" }, { "dropping-particle" : "", "family" : "Essery", "given" : "Richard", "non-dropping-particle" : "", "parse-names" : false, "suffix" : "" } ], "container-title" : "Cryosphere", "id" : "ITEM-1", "issue" : "7", "issued" : { "date-parts" : [ [ "2020" ] ] }, "page" : "2495-2514", "title" : "Historical Northern Hemisphere snow cover trends and projected changes in the CMIP6 multi-model ensemble", "translator" : [ { "dropping-particle" : "", "family" : "J6850", "given" : "", "non-dropping-particle" : "", "parse-names" : false, "suffix" : "" } ], "type" : "article-journal", "volume" : "14" }, "uris" : [ "http://www.mendeley.com/documents/?uuid=b3d38044-7cae-4ea7-84d3-afbcecb47cb5" ] } ], "mendeley" : { "formattedCitation" : "(Mudryk et al., 2020)", "plainTextFormattedCitation" : "(Mudryk et al., 2020)", "previouslyFormattedCitation" : "(Mudryk et al., 2020)" }, "properties" : { "noteIndex" : 0 }, "schema" : "https://github.com/citation-style-language/schema/raw/master/csl-citation.json" }</w:instrText>
      </w:r>
      <w:r w:rsidR="00140C22" w:rsidRPr="00133E00">
        <w:rPr>
          <w:noProof/>
        </w:rPr>
        <w:fldChar w:fldCharType="separate"/>
      </w:r>
      <w:r w:rsidR="00393F8C">
        <w:rPr>
          <w:noProof/>
          <w:lang w:val="en-US"/>
        </w:rPr>
        <w:t>(Mudryk et al., 2020)</w:t>
      </w:r>
      <w:r w:rsidR="00140C22" w:rsidRPr="00133E00">
        <w:rPr>
          <w:noProof/>
        </w:rPr>
        <w:fldChar w:fldCharType="end"/>
      </w:r>
      <w:r w:rsidR="00140C22" w:rsidRPr="00E457C1">
        <w:rPr>
          <w:noProof/>
          <w:lang w:val="en-US"/>
        </w:rPr>
        <w:t>.</w:t>
      </w:r>
    </w:p>
    <w:p w14:paraId="055DDCC0" w14:textId="77777777" w:rsidR="008C7729" w:rsidRPr="00E457C1" w:rsidRDefault="008C7729" w:rsidP="008C7729">
      <w:pPr>
        <w:pStyle w:val="AR6BodyText"/>
        <w:rPr>
          <w:noProof/>
          <w:color w:val="000000" w:themeColor="text1"/>
          <w:lang w:val="en-US"/>
        </w:rPr>
      </w:pPr>
    </w:p>
    <w:p w14:paraId="7CEA752F" w14:textId="2D833FFF" w:rsidR="008C7729" w:rsidRPr="00E457C1" w:rsidRDefault="008C7729" w:rsidP="008C7729">
      <w:pPr>
        <w:pStyle w:val="AR6BodyText"/>
        <w:rPr>
          <w:noProof/>
          <w:lang w:val="en-US"/>
        </w:rPr>
      </w:pPr>
      <w:r w:rsidRPr="00E457C1">
        <w:rPr>
          <w:noProof/>
          <w:lang w:val="en-US"/>
        </w:rPr>
        <w:t xml:space="preserve">Several CMIP5 and CMIP6 based studies have consistently attributed </w:t>
      </w:r>
      <w:r w:rsidRPr="00E457C1">
        <w:rPr>
          <w:noProof/>
          <w:lang w:val="en-US" w:eastAsia="ko-KR"/>
        </w:rPr>
        <w:t>the o</w:t>
      </w:r>
      <w:r w:rsidRPr="00E457C1">
        <w:rPr>
          <w:noProof/>
          <w:lang w:val="en-US"/>
        </w:rPr>
        <w:t xml:space="preserve">bserved </w:t>
      </w:r>
      <w:del w:id="1910" w:author="Sara M Tuson" w:date="2021-06-27T21:02:00Z">
        <w:r w:rsidR="009F59CD" w:rsidRPr="00E457C1" w:rsidDel="00D66169">
          <w:rPr>
            <w:noProof/>
            <w:lang w:val="en-US"/>
          </w:rPr>
          <w:delText>NH</w:delText>
        </w:r>
      </w:del>
      <w:ins w:id="1911" w:author="Sara M Tuson" w:date="2021-06-27T21:02:00Z">
        <w:r w:rsidR="00D66169">
          <w:rPr>
            <w:noProof/>
            <w:lang w:val="en-US"/>
          </w:rPr>
          <w:t>Northern Hemisphere</w:t>
        </w:r>
      </w:ins>
      <w:r w:rsidRPr="00E457C1">
        <w:rPr>
          <w:noProof/>
          <w:lang w:val="en-US"/>
        </w:rPr>
        <w:t xml:space="preserve"> spring SCE changes </w:t>
      </w:r>
      <w:r w:rsidR="00B70B45" w:rsidRPr="00E457C1">
        <w:rPr>
          <w:noProof/>
          <w:lang w:val="en-US"/>
        </w:rPr>
        <w:t>(Section 2.3.2.2)</w:t>
      </w:r>
      <w:r w:rsidRPr="00E457C1">
        <w:rPr>
          <w:noProof/>
          <w:lang w:val="en-US"/>
        </w:rPr>
        <w:t xml:space="preserve"> to anthropogenic influences</w:t>
      </w:r>
      <w:r w:rsidR="00241844" w:rsidRPr="00E457C1">
        <w:rPr>
          <w:noProof/>
          <w:lang w:val="en-US"/>
        </w:rPr>
        <w:t xml:space="preserve"> </w:t>
      </w:r>
      <w:r>
        <w:rPr>
          <w:noProof/>
        </w:rPr>
        <w:fldChar w:fldCharType="begin" w:fldLock="1"/>
      </w:r>
      <w:r w:rsidR="00E719C0">
        <w:rPr>
          <w:noProof/>
          <w:lang w:val="en-US"/>
        </w:rPr>
        <w:instrText>ADDIN CSL_CITATION { "citationItems" : [ { "id" : "ITEM-1", "itemData" : { "DOI" : "10.1175/JCLI-D-12-00563.1", "ISSN" : "08948755", "abstract" : "Significant declines in spring Northern Hemisphere (NH) snow cover extent (SCE) have been observed over the last five decades. As one step toward understanding the causes of this decline, an optimal finger- printing technique is used to look for consistency in the temporal pattern of spring NH SCE between ob- servations and simulations from 15 global climate models (GCMs) that form part of phase 5 of the Coupled Model Intercomparison Project. The authors examined simulations from 15GCMsthat included both natural and anthropogenic forcing and simulations from 7 GCMs that included only natural forcing. The decline in observedNHSCE could be largely explained by the combined natural and anthropogenic forcing but not by natural forcing alone. However, the 15 GCMs, taken as a whole, underpredicted the combined forcing re- sponse by a factor of 2. How much of this underprediction was due to underrepresentation of the sensitivity to external forcing of theGCMs or to their underrepresentation of internal variability has yet to be determined.", "author" : [ { "dropping-particle" : "", "family" : "Rupp", "given" : "David E.", "non-dropping-particle" : "", "parse-names" : false, "suffix" : "" }, { "dropping-particle" : "", "family" : "Mote", "given" : "Philip W.", "non-dropping-particle" : "", "parse-names" : false, "suffix" : "" }, { "dropping-particle" : "", "family" : "Bindoff", "given" : "Nathaniel L.", "non-dropping-particle" : "", "parse-names" : false, "suffix" : "" }, { "dropping-particle" : "", "family" : "Stott", "given" : "Peter A.", "non-dropping-particle" : "", "parse-names" : false, "suffix" : "" }, { "dropping-particle" : "", "family" : "Robinson", "given" : "David A.", "non-dropping-particle" : "", "parse-names" : false, "suffix" : "" } ], "container-title" : "Journal of Climate", "id" : "ITEM-1", "issued" : { "date-parts" : [ [ "2013" ] ] }, "title" : "Detection and attribution of observed changes in northern hemisphere spring snow cover", "translator" : [ { "dropping-particle" : "", "family" : "J4938", "given" : "", "non-dropping-particle" : "", "parse-names" : false, "suffix" : "" } ], "type" : "article-journal" }, "uris" : [ "http://www.mendeley.com/documents/?uuid=7e7ad2fa-daa7-49df-8bc9-d020c7c8104c" ] }, { "id" : "ITEM-2", "itemData" : { "DOI" : "10.1007/s10584-016-1632-2", "ISSN" : "1573-1480", "abstract" : "While it is generally accepted that the observed reduction of the Northern Hemisphere spring snow cover extent (SCE) is linked to warming of the climate system caused by human induced greenhouse gas emissions, it has been difficult to robustly quantify the anthropogenic contribution to the observed change. This study addresses the challenge by undertaking a formal detection and attribution analysis of SCE changes based on several observational datasets with different structural characteristics, in order to account for the substantial observational uncertainty. The datasets considered include a blended in situ-satellite dataset extending from 1923 to 2012 (Brown), the National Oceanic and Atmospheric Administration (NOAA) snow chart Climate Data Record for 1968--2012, the Global Land Data Assimilation System version 2.0 (GLDAS-2 Noah) reanalysis for 1951--2010, and the NOAA 20th-century reanalysis, version 2 (20CR2) covering 1948--2012. We analyse observed early spring (March-April) and late spring (May-June) NH SCE extent changes in these datasets using climate simulations of the responses to anthropogenic and natural forcings combined (ALL) and to natural forcings alone (NAT) from the Coupled Model Intercomparison Project Phase 5 (CMIP5). The ALL-forcing response is detected in all of the observed records, indicating that observed changes are inconsistent with internal variability. The analysis also shows that the ALL-forcing simulations substantially underestimate the observed changes as recorded in the Brown and NOAA datasets, but that they are more consistent with changes seen in the GLDAS and 20CR2 reanalyses. A two-signal analysis of the GLDAS data is able to detect the influence of the anthropogenic component of the observed SCE changes separately from the effect of natural forcing. Despite dataset and modelling uncertainty, these results, together with the understanding of the causes of observed warming over the past century, provide substantial evidence of a human contribution to the observed decline in Northern Hemisphere spring snow cover extent.", "author" : [ { "dropping-particle" : "", "family" : "Najafi", "given" : "Mohammad Reza", "non-dropping-particle" : "", "parse-names" : false, "suffix" : "" }, { "dropping-particle" : "", "family" : "Zwiers", "given" : "Francis W", "non-dropping-particle" : "", "parse-names" : false, "suffix" : "" }, { "dropping-particle" : "", "family" : "Gillett", "given" : "Nathan P", "non-dropping-particle" : "", "parse-names" : false, "suffix" : "" } ], "container-title" : "Climatic Change", "id" : "ITEM-2", "issue" : "3", "issued" : { "date-parts" : [ [ "2016", "6" ] ] }, "page" : "571-586", "title" : "Attribution of the spring snow cover extent decline in the Northern Hemisphere, Eurasia and North America to anthropogenic influence", "translator" : [ { "dropping-particle" : "", "family" : "J3665", "given" : "", "non-dropping-particle" : "", "parse-names" : false, "suffix" : "" } ], "type" : "article-journal", "volume" : "136" }, "uris" : [ "http://www.mendeley.com/documents/?uuid=2445087d-a38a-47be-a291-b220c6a20fda" ] }, { "id" : "ITEM-3", "itemData" : { "DOI" : "10.1175/JCLI-D-20-0002.1", "ISSN" : "08948755", "abstract" : "This study conducts a detection and attribution analysis of the observed changes in boreal spring snow-cover extent (SCE) for an extended period of 1925-2019 for early spring (March and April) and 1970-2019 for late spring (May and June) using updated observations and multimodel simulations from phase 6 of the Coupled Model Intercomparison Project (CMIP6). The observed and simulated SCE changes over the Northern Hemisphere (NH), Eurasia, and North America are compared using an optimal fingerprinting technique. Detection results indicate that anthropogenic influences are robustly detected in the observed SCE decrease over NH and the continental regions, in separation from natural forcing influences. In contrast to previous studies, anthropogenic response in the early spring SCE shows a consistent magnitude with observations, due to an extension of the time period to 2019. It is demonstrated for the first time that the greenhouse gas (GHG) influence is robustly detected in separation from anthropogenic aerosol and natural forcing influences, and that most of the observed spring SCE decrease is attributable to GHG influences. The observed SCE decline is also found to be closely associated with the surface warming over the corresponding extratropical lands. Our first quantification of GHG contribution to the observed SCE changes has important implications for reliable future projections of the SCE changes and its hydrological and ecological impacts.", "author" : [ { "dropping-particle" : "", "family" : "Paik", "given" : "Seungmok", "non-dropping-particle" : "", "parse-names" : false, "suffix" : "" }, { "dropping-particle" : "", "family" : "Min", "given" : "Seung Ki", "non-dropping-particle" : "", "parse-names" : false, "suffix" : "" } ], "container-title" : "Journal of Climate", "id" : "ITEM-3", "issue" : "21", "issued" : { "date-parts" : [ [ "2020", "9", "28" ] ] }, "page" : "9261-9269", "title" : "Quantifying the anthropogenic greenhouse gas contribution to the observed spring snow-cover decline using the CMIP6 multimodel ensemble", "translator" : [ { "dropping-particle" : "", "family" : "J6843", "given" : "", "non-dropping-particle" : "", "parse-names" : false, "suffix" : "" } ], "type" : "article-journal", "volume" : "33" }, "uris" : [ "http://www.mendeley.com/documents/?uuid=24b1e61c-b9f8-48d7-aafd-bd8972ba324d" ] } ], "mendeley" : { "formattedCitation" : "(Rupp et al., 2013; Najafi et al., 2016; Paik and Min, 2020)", "plainTextFormattedCitation" : "(Rupp et al., 2013; Najafi et al., 2016; Paik and Min, 2020)", "previouslyFormattedCitation" : "(Rupp et al., 2013; Najafi et al., 2016; Paik and Min, 2020)" }, "properties" : { "noteIndex" : 0 }, "schema" : "https://github.com/citation-style-language/schema/raw/master/csl-citation.json" }</w:instrText>
      </w:r>
      <w:r>
        <w:rPr>
          <w:noProof/>
        </w:rPr>
        <w:fldChar w:fldCharType="separate"/>
      </w:r>
      <w:r w:rsidR="00393F8C">
        <w:rPr>
          <w:noProof/>
          <w:lang w:val="en-US"/>
        </w:rPr>
        <w:t>(Rupp et al., 2013; Najafi et al., 2016; Paik and Min, 2020)</w:t>
      </w:r>
      <w:r>
        <w:rPr>
          <w:noProof/>
        </w:rPr>
        <w:fldChar w:fldCharType="end"/>
      </w:r>
      <w:r w:rsidRPr="00AC1A12">
        <w:rPr>
          <w:noProof/>
          <w:lang w:val="en-CA"/>
        </w:rPr>
        <w:t xml:space="preserve">, </w:t>
      </w:r>
      <w:r w:rsidR="00B93830">
        <w:rPr>
          <w:noProof/>
          <w:lang w:val="en-CA"/>
        </w:rPr>
        <w:t xml:space="preserve">with </w:t>
      </w:r>
      <w:r w:rsidRPr="00AC1A12">
        <w:rPr>
          <w:noProof/>
          <w:lang w:val="en-CA"/>
        </w:rPr>
        <w:t>the observed changes being</w:t>
      </w:r>
      <w:r w:rsidR="00B93830">
        <w:rPr>
          <w:noProof/>
          <w:lang w:val="en-CA"/>
        </w:rPr>
        <w:t xml:space="preserve"> found to be</w:t>
      </w:r>
      <w:r w:rsidRPr="00AC1A12">
        <w:rPr>
          <w:noProof/>
          <w:lang w:val="en-CA"/>
        </w:rPr>
        <w:t xml:space="preserve"> inconsistent with natural variability alone. </w:t>
      </w:r>
      <w:r w:rsidRPr="00E457C1">
        <w:rPr>
          <w:noProof/>
          <w:lang w:val="en-US"/>
        </w:rPr>
        <w:t xml:space="preserve">Similarly, spring snow thickness (Snow Water Equivalent) changes on the scale of the </w:t>
      </w:r>
      <w:del w:id="1912" w:author="Sara M Tuson" w:date="2021-06-27T21:02:00Z">
        <w:r w:rsidR="009F59CD" w:rsidRPr="00E457C1" w:rsidDel="00D66169">
          <w:rPr>
            <w:noProof/>
            <w:lang w:val="en-US"/>
          </w:rPr>
          <w:delText>NH</w:delText>
        </w:r>
      </w:del>
      <w:ins w:id="1913" w:author="Sara M Tuson" w:date="2021-06-27T21:02:00Z">
        <w:r w:rsidR="00D66169">
          <w:rPr>
            <w:noProof/>
            <w:lang w:val="en-US"/>
          </w:rPr>
          <w:t>Northern Hemisphere</w:t>
        </w:r>
      </w:ins>
      <w:r w:rsidRPr="00E457C1">
        <w:rPr>
          <w:noProof/>
          <w:lang w:val="en-US"/>
        </w:rPr>
        <w:t xml:space="preserve"> have been attributed to greenhouse gas forcing </w:t>
      </w:r>
      <w:r>
        <w:rPr>
          <w:noProof/>
        </w:rPr>
        <w:fldChar w:fldCharType="begin" w:fldLock="1"/>
      </w:r>
      <w:r w:rsidR="00E719C0">
        <w:rPr>
          <w:noProof/>
          <w:lang w:val="en-US"/>
        </w:rPr>
        <w:instrText>ADDIN CSL_CITATION { "citationItems" : [ { "id" : "ITEM-1", "itemData" : { "DOI" : "10.1007/s00382-016-3291-4", "ISSN" : "1432-0894", "abstract" : "Snow is an important component of the cryosphere and it has a direct and important influence on water storage and supply in snowmelt-dominated regions. This study evaluates the temporal evolution of snow water equivalent (SWE) for the February--April spring period using the GlobSnow observation dataset for the 1980--2012 period. The analysis is performed for different regions of hemispherical to sub-continental scales for the Northern Hemisphere. The detection--attribution analysis is then performed to demonstrate anthropogenic and natural effects on spring SWE changes for different regions, by comparing observations with six CMIP5 model simulations for three different external forcings: all major anthropogenic and natural (ALL) forcings, greenhouse gas (GHG) forcing only, and natural forcing only. The observed spring SWE generally displays a decreasing trend, due to increasing spring temperatures. However, it exhibits a remarkable increasing trend for the southern parts of East Eurasia. The six CMIP5 models with ALL forcings reproduce well the observed spring SWE decreases at the hemispherical scale and continental scales, whereas important differences are noted for smaller regions such as southern and northern parts of East Eurasia and northern part of North America. The effects of ALL and GHG forcings are clearly detected for the spring SWE decline at the hemispherical scale, based on multi-model ensemble signals. The effects of ALL and GHG forcings, however, are less clear for the smaller regions or with single-model signals, indicating the large uncertainty in regional SWE changes, possibly due to stronger influence of natural climate variability.", "author" : [ { "dropping-particle" : "Il", "family" : "Jeong", "given" : "Dae", "non-dropping-particle" : "", "parse-names" : false, "suffix" : "" }, { "dropping-particle" : "", "family" : "Sushama", "given" : "Laxmi", "non-dropping-particle" : "", "parse-names" : false, "suffix" : "" }, { "dropping-particle" : "", "family" : "Naveed Khaliq", "given" : "M", "non-dropping-particle" : "", "parse-names" : false, "suffix" : "" } ], "container-title" : "Climate Dynamics", "id" : "ITEM-1", "issue" : "11", "issued" : { "date-parts" : [ [ "2017", "6" ] ] }, "page" : "3645-3658", "title" : "Attribution of spring snow water equivalent (SWE) changes over the northern hemisphere to anthropogenic effects", "translator" : [ { "dropping-particle" : "", "family" : "J3663", "given" : "", "non-dropping-particle" : "", "parse-names" : false, "suffix" : "" } ], "type" : "article-journal", "volume" : "48" }, "uris" : [ "http://www.mendeley.com/documents/?uuid=cb82050a-f424-4d25-8336-629abaf2f404" ] } ], "mendeley" : { "formattedCitation" : "(Jeong et al., 2017)", "plainTextFormattedCitation" : "(Jeong et al., 2017)", "previouslyFormattedCitation" : "(Jeong et al., 2017)" }, "properties" : { "noteIndex" : 0 }, "schema" : "https://github.com/citation-style-language/schema/raw/master/csl-citation.json" }</w:instrText>
      </w:r>
      <w:r>
        <w:rPr>
          <w:noProof/>
        </w:rPr>
        <w:fldChar w:fldCharType="separate"/>
      </w:r>
      <w:r w:rsidR="00393F8C">
        <w:rPr>
          <w:noProof/>
          <w:lang w:val="en-US"/>
        </w:rPr>
        <w:t>(Jeong et al., 2017)</w:t>
      </w:r>
      <w:r>
        <w:rPr>
          <w:noProof/>
        </w:rPr>
        <w:fldChar w:fldCharType="end"/>
      </w:r>
      <w:r w:rsidRPr="00E457C1">
        <w:rPr>
          <w:noProof/>
          <w:lang w:val="en-US"/>
        </w:rPr>
        <w:t xml:space="preserve">. Using individual forcing simulations from multiple CMIP6 models, </w:t>
      </w:r>
      <w:r>
        <w:rPr>
          <w:noProof/>
        </w:rPr>
        <w:fldChar w:fldCharType="begin" w:fldLock="1"/>
      </w:r>
      <w:r w:rsidR="00E719C0">
        <w:rPr>
          <w:noProof/>
          <w:lang w:val="en-US"/>
        </w:rPr>
        <w:instrText>ADDIN CSL_CITATION { "citationItems" : [ { "id" : "ITEM-1", "itemData" : { "DOI" : "10.1175/JCLI-D-20-0002.1", "ISSN" : "08948755", "abstract" : "This study conducts a detection and attribution analysis of the observed changes in boreal spring snow-cover extent (SCE) for an extended period of 1925-2019 for early spring (March and April) and 1970-2019 for late spring (May and June) using updated observations and multimodel simulations from phase 6 of the Coupled Model Intercomparison Project (CMIP6). The observed and simulated SCE changes over the Northern Hemisphere (NH), Eurasia, and North America are compared using an optimal fingerprinting technique. Detection results indicate that anthropogenic influences are robustly detected in the observed SCE decrease over NH and the continental regions, in separation from natural forcing influences. In contrast to previous studies, anthropogenic response in the early spring SCE shows a consistent magnitude with observations, due to an extension of the time period to 2019. It is demonstrated for the first time that the greenhouse gas (GHG) influence is robustly detected in separation from anthropogenic aerosol and natural forcing influences, and that most of the observed spring SCE decrease is attributable to GHG influences. The observed SCE decline is also found to be closely associated with the surface warming over the corresponding extratropical lands. Our first quantification of GHG contribution to the observed SCE changes has important implications for reliable future projections of the SCE changes and its hydrological and ecological impacts.", "author" : [ { "dropping-particle" : "", "family" : "Paik", "given" : "Seungmok", "non-dropping-particle" : "", "parse-names" : false, "suffix" : "" }, { "dropping-particle" : "", "family" : "Min", "given" : "Seung Ki", "non-dropping-particle" : "", "parse-names" : false, "suffix" : "" } ], "container-title" : "Journal of Climate", "id" : "ITEM-1", "issue" : "21", "issued" : { "date-parts" : [ [ "2020", "9", "28" ] ] }, "page" : "9261-9269", "title" : "Quantifying the anthropogenic greenhouse gas contribution to the observed spring snow-cover decline using the CMIP6 multimodel ensemble", "translator" : [ { "dropping-particle" : "", "family" : "J6843", "given" : "", "non-dropping-particle" : "", "parse-names" : false, "suffix" : "" } ], "type" : "article-journal", "volume" : "33" }, "uris" : [ "http://www.mendeley.com/documents/?uuid=24b1e61c-b9f8-48d7-aafd-bd8972ba324d" ] } ], "mendeley" : { "formattedCitation" : "(Paik and Min, 2020)", "manualFormatting" : "Paik and Min (2020)", "plainTextFormattedCitation" : "(Paik and Min, 2020)", "previouslyFormattedCitation" : "(Paik and Min, 2020)" }, "properties" : { "noteIndex" : 0 }, "schema" : "https://github.com/citation-style-language/schema/raw/master/csl-citation.json" }</w:instrText>
      </w:r>
      <w:r>
        <w:rPr>
          <w:noProof/>
        </w:rPr>
        <w:fldChar w:fldCharType="separate"/>
      </w:r>
      <w:r w:rsidR="00393F8C">
        <w:rPr>
          <w:noProof/>
          <w:lang w:val="en-US"/>
        </w:rPr>
        <w:t>Paik and Min (2020)</w:t>
      </w:r>
      <w:r>
        <w:rPr>
          <w:noProof/>
        </w:rPr>
        <w:fldChar w:fldCharType="end"/>
      </w:r>
      <w:r w:rsidRPr="00E457C1">
        <w:rPr>
          <w:noProof/>
          <w:lang w:val="en-US"/>
        </w:rPr>
        <w:t xml:space="preserve"> detected greenhouse gas influence in the </w:t>
      </w:r>
      <w:r w:rsidRPr="00E457C1">
        <w:rPr>
          <w:noProof/>
          <w:lang w:val="en-US"/>
        </w:rPr>
        <w:lastRenderedPageBreak/>
        <w:t>observed decrease of early spring SCE during 1925</w:t>
      </w:r>
      <w:del w:id="1914" w:author="Sara M Tuson" w:date="2021-06-24T10:59:00Z">
        <w:r w:rsidRPr="00E457C1" w:rsidDel="00D269C7">
          <w:rPr>
            <w:noProof/>
            <w:lang w:val="en-US"/>
          </w:rPr>
          <w:delText>-</w:delText>
        </w:r>
      </w:del>
      <w:ins w:id="1915" w:author="Sara M Tuson" w:date="2021-06-24T10:59:00Z">
        <w:r w:rsidR="00D269C7">
          <w:rPr>
            <w:noProof/>
            <w:lang w:val="en-US"/>
          </w:rPr>
          <w:t>–</w:t>
        </w:r>
      </w:ins>
      <w:r w:rsidRPr="00E457C1">
        <w:rPr>
          <w:noProof/>
          <w:lang w:val="en-US"/>
        </w:rPr>
        <w:t xml:space="preserve">2019, which was found to be separable from the responses to other forcings. </w:t>
      </w:r>
    </w:p>
    <w:p w14:paraId="499E7832" w14:textId="77777777" w:rsidR="008C7729" w:rsidRPr="00E457C1" w:rsidRDefault="008C7729" w:rsidP="008C7729">
      <w:pPr>
        <w:pStyle w:val="AR6BodyText"/>
        <w:rPr>
          <w:noProof/>
          <w:lang w:val="en-US"/>
        </w:rPr>
      </w:pPr>
    </w:p>
    <w:p w14:paraId="5F75F433" w14:textId="06EABFCB" w:rsidR="008C7729" w:rsidRPr="00E457C1" w:rsidRDefault="008C7729" w:rsidP="008C7729">
      <w:pPr>
        <w:pStyle w:val="AR6BodyText"/>
        <w:rPr>
          <w:rFonts w:cs="Times New Roman"/>
          <w:noProof/>
          <w:lang w:val="en-US"/>
        </w:rPr>
      </w:pPr>
      <w:r w:rsidRPr="00E457C1">
        <w:rPr>
          <w:rFonts w:cs="Times New Roman"/>
          <w:noProof/>
          <w:lang w:val="en-US"/>
        </w:rPr>
        <w:t xml:space="preserve">In summary, it is </w:t>
      </w:r>
      <w:r w:rsidRPr="00E457C1">
        <w:rPr>
          <w:rFonts w:cs="Times New Roman"/>
          <w:i/>
          <w:noProof/>
          <w:lang w:val="en-US"/>
        </w:rPr>
        <w:t>very</w:t>
      </w:r>
      <w:r w:rsidRPr="00E457C1">
        <w:rPr>
          <w:rFonts w:cs="Times New Roman"/>
          <w:noProof/>
          <w:lang w:val="en-US"/>
        </w:rPr>
        <w:t xml:space="preserve"> </w:t>
      </w:r>
      <w:r w:rsidRPr="00E457C1">
        <w:rPr>
          <w:rFonts w:cs="Times New Roman"/>
          <w:i/>
          <w:noProof/>
          <w:lang w:val="en-US"/>
        </w:rPr>
        <w:t xml:space="preserve">likely </w:t>
      </w:r>
      <w:r w:rsidRPr="00E457C1">
        <w:rPr>
          <w:rFonts w:cs="Times New Roman"/>
          <w:noProof/>
          <w:lang w:val="en-US"/>
        </w:rPr>
        <w:t xml:space="preserve">that anthropogenic influence contributed to the observed reductions in </w:t>
      </w:r>
      <w:del w:id="1916" w:author="Sara M Tuson" w:date="2021-06-27T21:02:00Z">
        <w:r w:rsidR="00CA190E" w:rsidRPr="00E457C1" w:rsidDel="00D66169">
          <w:rPr>
            <w:rFonts w:cs="Times New Roman"/>
            <w:noProof/>
            <w:lang w:val="en-US"/>
          </w:rPr>
          <w:delText>NH</w:delText>
        </w:r>
      </w:del>
      <w:ins w:id="1917" w:author="Sara M Tuson" w:date="2021-06-27T21:02:00Z">
        <w:r w:rsidR="00D66169">
          <w:rPr>
            <w:rFonts w:cs="Times New Roman"/>
            <w:noProof/>
            <w:lang w:val="en-US"/>
          </w:rPr>
          <w:t>Northern Hemisphere</w:t>
        </w:r>
      </w:ins>
      <w:r w:rsidRPr="00E457C1">
        <w:rPr>
          <w:rFonts w:cs="Times New Roman"/>
          <w:noProof/>
          <w:lang w:val="en-US"/>
        </w:rPr>
        <w:t xml:space="preserve"> springtime snow cover since 1950. CMIP6 models better represent the seasonality and geographical distribution of snow cover than CMIP5 simulations (</w:t>
      </w:r>
      <w:r w:rsidRPr="00E457C1">
        <w:rPr>
          <w:rFonts w:cs="Times New Roman"/>
          <w:i/>
          <w:noProof/>
          <w:lang w:val="en-US"/>
        </w:rPr>
        <w:t>high confidence</w:t>
      </w:r>
      <w:r w:rsidRPr="00E457C1">
        <w:rPr>
          <w:rFonts w:cs="Times New Roman"/>
          <w:noProof/>
          <w:lang w:val="en-US"/>
        </w:rPr>
        <w:t xml:space="preserve">). </w:t>
      </w:r>
      <w:r w:rsidRPr="00E457C1">
        <w:rPr>
          <w:lang w:val="en-US"/>
        </w:rPr>
        <w:t>Both CMIP5 and CMIP6</w:t>
      </w:r>
      <w:r w:rsidRPr="00E457C1">
        <w:rPr>
          <w:rFonts w:cs="Times New Roman"/>
          <w:iCs/>
          <w:lang w:val="en-US"/>
        </w:rPr>
        <w:t xml:space="preserve"> models simulate strong declines in spring</w:t>
      </w:r>
      <w:del w:id="1918" w:author="Sara M Tuson" w:date="2021-06-25T11:24:00Z">
        <w:r w:rsidRPr="00E457C1" w:rsidDel="00AC38DE">
          <w:rPr>
            <w:rFonts w:cs="Times New Roman"/>
            <w:iCs/>
            <w:lang w:val="en-US"/>
          </w:rPr>
          <w:delText>-time</w:delText>
        </w:r>
      </w:del>
      <w:r w:rsidRPr="00E457C1">
        <w:rPr>
          <w:rFonts w:cs="Times New Roman"/>
          <w:iCs/>
          <w:lang w:val="en-US"/>
        </w:rPr>
        <w:t xml:space="preserve"> SCE during recent years, in general agreement with observations, causing</w:t>
      </w:r>
      <w:r w:rsidRPr="00E457C1">
        <w:rPr>
          <w:lang w:val="en-US"/>
        </w:rPr>
        <w:t xml:space="preserve"> the multi-model mean </w:t>
      </w:r>
      <w:r w:rsidRPr="00E457C1">
        <w:rPr>
          <w:rFonts w:cs="Times New Roman"/>
          <w:iCs/>
          <w:lang w:val="en-US"/>
        </w:rPr>
        <w:t xml:space="preserve">decreasing </w:t>
      </w:r>
      <w:r w:rsidRPr="00E457C1">
        <w:rPr>
          <w:lang w:val="en-US"/>
        </w:rPr>
        <w:t>trend in spring</w:t>
      </w:r>
      <w:del w:id="1919" w:author="Sara M Tuson" w:date="2021-06-25T11:24:00Z">
        <w:r w:rsidRPr="00E457C1" w:rsidDel="00AC38DE">
          <w:rPr>
            <w:lang w:val="en-US"/>
          </w:rPr>
          <w:delText>-time</w:delText>
        </w:r>
      </w:del>
      <w:r w:rsidRPr="00E457C1">
        <w:rPr>
          <w:lang w:val="en-US"/>
        </w:rPr>
        <w:t xml:space="preserve"> SCE </w:t>
      </w:r>
      <w:r w:rsidRPr="00E457C1">
        <w:rPr>
          <w:rFonts w:cs="Times New Roman"/>
          <w:iCs/>
          <w:lang w:val="en-US"/>
        </w:rPr>
        <w:t>to</w:t>
      </w:r>
      <w:r w:rsidRPr="00E457C1">
        <w:rPr>
          <w:lang w:val="en-US"/>
        </w:rPr>
        <w:t xml:space="preserve"> now </w:t>
      </w:r>
      <w:r w:rsidRPr="00E457C1">
        <w:rPr>
          <w:rFonts w:cs="Times New Roman"/>
          <w:iCs/>
          <w:lang w:val="en-US"/>
        </w:rPr>
        <w:t>better agree with</w:t>
      </w:r>
      <w:r w:rsidRPr="00E457C1">
        <w:rPr>
          <w:lang w:val="en-US"/>
        </w:rPr>
        <w:t xml:space="preserve"> observations</w:t>
      </w:r>
      <w:r w:rsidRPr="00E457C1">
        <w:rPr>
          <w:rFonts w:cs="Times New Roman"/>
          <w:iCs/>
          <w:lang w:val="en-US"/>
        </w:rPr>
        <w:t xml:space="preserve"> than in earlier evaluations</w:t>
      </w:r>
      <w:r w:rsidRPr="00E457C1">
        <w:rPr>
          <w:rFonts w:cs="Times New Roman"/>
          <w:noProof/>
          <w:lang w:val="en-US"/>
        </w:rPr>
        <w:t xml:space="preserve">. Evidence has yet to emerge that interactions between vegetation and snow, found problematic in CMIP5, have indeed improved in CMIP6 models (Section 9.5.3). Such deficiencies in the representation of snow in climate models mean there is </w:t>
      </w:r>
      <w:r w:rsidRPr="00E457C1">
        <w:rPr>
          <w:rFonts w:cs="Times New Roman"/>
          <w:i/>
          <w:noProof/>
          <w:lang w:val="en-US"/>
        </w:rPr>
        <w:t>medium confidence</w:t>
      </w:r>
      <w:r w:rsidRPr="00E457C1">
        <w:rPr>
          <w:rFonts w:cs="Times New Roman"/>
          <w:noProof/>
          <w:lang w:val="en-US"/>
        </w:rPr>
        <w:t xml:space="preserve"> in the simulation of snow cover over the northern continents in CMIP6 model simulations. The models consistently link snow extent to surface</w:t>
      </w:r>
      <w:r w:rsidR="006033A7" w:rsidRPr="00E457C1">
        <w:rPr>
          <w:rFonts w:cs="Times New Roman"/>
          <w:noProof/>
          <w:lang w:val="en-US"/>
        </w:rPr>
        <w:t xml:space="preserve"> </w:t>
      </w:r>
      <w:r w:rsidRPr="00E457C1">
        <w:rPr>
          <w:rFonts w:cs="Times New Roman"/>
          <w:noProof/>
          <w:lang w:val="en-US"/>
        </w:rPr>
        <w:t>air temperature (Figure 9.2</w:t>
      </w:r>
      <w:r w:rsidR="00602115" w:rsidRPr="00E457C1">
        <w:rPr>
          <w:rFonts w:cs="Times New Roman"/>
          <w:noProof/>
          <w:lang w:val="en-US"/>
        </w:rPr>
        <w:t>4</w:t>
      </w:r>
      <w:r w:rsidRPr="00E457C1">
        <w:rPr>
          <w:rFonts w:cs="Times New Roman"/>
          <w:noProof/>
          <w:lang w:val="en-US"/>
        </w:rPr>
        <w:t>). With warming of near-surface air linked to anthropogenic influence, and particularly to greenhouse gas increases</w:t>
      </w:r>
      <w:r w:rsidR="002A09E0" w:rsidRPr="00E457C1">
        <w:rPr>
          <w:rFonts w:cs="Times New Roman"/>
          <w:noProof/>
          <w:lang w:val="en-US"/>
        </w:rPr>
        <w:t xml:space="preserve"> (Section 3.3.1)</w:t>
      </w:r>
      <w:r w:rsidRPr="00E457C1">
        <w:rPr>
          <w:rFonts w:cs="Times New Roman"/>
          <w:noProof/>
          <w:lang w:val="en-US"/>
        </w:rPr>
        <w:t>, this provides additional evidence that reductions in snow cover are also caused by human activit</w:t>
      </w:r>
      <w:r w:rsidR="009F77E8" w:rsidRPr="00E457C1">
        <w:rPr>
          <w:rFonts w:cs="Times New Roman"/>
          <w:noProof/>
          <w:lang w:val="en-US"/>
        </w:rPr>
        <w:t>y</w:t>
      </w:r>
      <w:r w:rsidRPr="00E457C1">
        <w:rPr>
          <w:rFonts w:cs="Times New Roman"/>
          <w:noProof/>
          <w:lang w:val="en-US"/>
        </w:rPr>
        <w:t>.</w:t>
      </w:r>
    </w:p>
    <w:p w14:paraId="4B2620CB" w14:textId="77777777" w:rsidR="008C7729" w:rsidRPr="00E457C1" w:rsidRDefault="008C7729" w:rsidP="008C7729">
      <w:pPr>
        <w:pStyle w:val="AR6BodyText"/>
        <w:rPr>
          <w:lang w:val="en-US"/>
        </w:rPr>
      </w:pPr>
    </w:p>
    <w:p w14:paraId="10C4E48A" w14:textId="77777777" w:rsidR="008C7729" w:rsidRPr="00E457C1" w:rsidRDefault="008C7729" w:rsidP="008C7729">
      <w:pPr>
        <w:pStyle w:val="AR6BodyText"/>
        <w:rPr>
          <w:lang w:val="en-US"/>
        </w:rPr>
      </w:pPr>
    </w:p>
    <w:p w14:paraId="6C803EF9" w14:textId="24FA501C" w:rsidR="008C7729" w:rsidRPr="00AE17E4" w:rsidRDefault="008C7729" w:rsidP="008C7729">
      <w:pPr>
        <w:pStyle w:val="AR6Chap3Level2311"/>
      </w:pPr>
      <w:bookmarkStart w:id="1920" w:name="_Toc6385727"/>
      <w:bookmarkStart w:id="1921" w:name="_Ref3540447"/>
      <w:bookmarkStart w:id="1922" w:name="_Toc56443511"/>
      <w:bookmarkStart w:id="1923" w:name="_Toc70639151"/>
      <w:r w:rsidRPr="00AE17E4">
        <w:t>Glaciers and Ice Sheets</w:t>
      </w:r>
      <w:bookmarkEnd w:id="1920"/>
      <w:bookmarkEnd w:id="1921"/>
      <w:bookmarkEnd w:id="1922"/>
      <w:bookmarkEnd w:id="1923"/>
    </w:p>
    <w:p w14:paraId="0EFCC32E" w14:textId="77777777" w:rsidR="008C7729" w:rsidRDefault="008C7729" w:rsidP="008C7729">
      <w:pPr>
        <w:pStyle w:val="AR6BodyText"/>
        <w:rPr>
          <w:rFonts w:eastAsia="Gulim" w:cs="Times New Roman"/>
          <w:noProof/>
        </w:rPr>
      </w:pPr>
    </w:p>
    <w:p w14:paraId="60AF21EF" w14:textId="71316E04" w:rsidR="008C7729" w:rsidRPr="00E457C1" w:rsidRDefault="008C7729" w:rsidP="008C7729">
      <w:pPr>
        <w:pStyle w:val="AR6BodyText"/>
        <w:rPr>
          <w:rFonts w:cs="Times New Roman"/>
          <w:noProof/>
          <w:lang w:val="en-US"/>
        </w:rPr>
      </w:pPr>
      <w:r w:rsidRPr="00E457C1">
        <w:rPr>
          <w:rFonts w:cs="Times New Roman"/>
          <w:noProof/>
          <w:lang w:val="en-US"/>
        </w:rPr>
        <w:t>While Chapter 9 (Sections 9.4 and 9.5) discusses process understanding for glaciers and ice sheets, as</w:t>
      </w:r>
      <w:r w:rsidR="004467C5" w:rsidRPr="00E457C1">
        <w:rPr>
          <w:rFonts w:cs="Times New Roman"/>
          <w:noProof/>
          <w:lang w:val="en-US"/>
        </w:rPr>
        <w:t xml:space="preserve"> well as evaluation of global and regional-scale glacier and </w:t>
      </w:r>
      <w:del w:id="1924" w:author="Ian Blenkinsop" w:date="2021-07-12T15:43:00Z">
        <w:r w:rsidR="004467C5" w:rsidRPr="00E457C1" w:rsidDel="009A46E9">
          <w:rPr>
            <w:rFonts w:cs="Times New Roman"/>
            <w:noProof/>
            <w:lang w:val="en-US"/>
          </w:rPr>
          <w:delText xml:space="preserve">ice </w:delText>
        </w:r>
      </w:del>
      <w:ins w:id="1925" w:author="Ian Blenkinsop" w:date="2021-07-12T15:43:00Z">
        <w:r w:rsidR="009A46E9" w:rsidRPr="00E457C1">
          <w:rPr>
            <w:rFonts w:cs="Times New Roman"/>
            <w:noProof/>
            <w:lang w:val="en-US"/>
          </w:rPr>
          <w:t>ice</w:t>
        </w:r>
        <w:r w:rsidR="009A46E9">
          <w:rPr>
            <w:rFonts w:cs="Times New Roman"/>
            <w:noProof/>
            <w:lang w:val="en-US"/>
          </w:rPr>
          <w:t>-</w:t>
        </w:r>
      </w:ins>
      <w:r w:rsidR="004467C5" w:rsidRPr="00E457C1">
        <w:rPr>
          <w:rFonts w:cs="Times New Roman"/>
          <w:noProof/>
          <w:lang w:val="en-US"/>
        </w:rPr>
        <w:t>sheet</w:t>
      </w:r>
      <w:r w:rsidRPr="00E457C1">
        <w:rPr>
          <w:rFonts w:cs="Times New Roman"/>
          <w:noProof/>
          <w:lang w:val="en-US"/>
        </w:rPr>
        <w:t xml:space="preserve"> models, our focus here is on the attribution of large-scale changes </w:t>
      </w:r>
      <w:r w:rsidR="00D61907" w:rsidRPr="00E457C1">
        <w:rPr>
          <w:rFonts w:cs="Times New Roman"/>
          <w:noProof/>
          <w:lang w:val="en-US"/>
        </w:rPr>
        <w:t>in</w:t>
      </w:r>
      <w:r w:rsidRPr="00E457C1">
        <w:rPr>
          <w:rFonts w:cs="Times New Roman"/>
          <w:noProof/>
          <w:lang w:val="en-US"/>
        </w:rPr>
        <w:t xml:space="preserve"> glacie</w:t>
      </w:r>
      <w:r w:rsidR="004467C5" w:rsidRPr="00E457C1">
        <w:rPr>
          <w:rFonts w:cs="Times New Roman"/>
          <w:noProof/>
          <w:lang w:val="en-US"/>
        </w:rPr>
        <w:t xml:space="preserve">rs and ice sheets. Land </w:t>
      </w:r>
      <w:r w:rsidRPr="00E457C1">
        <w:rPr>
          <w:rFonts w:cs="Times New Roman"/>
          <w:noProof/>
          <w:lang w:val="en-US"/>
        </w:rPr>
        <w:t>ice in the form of glaciers has been included in CMIP climate and Earth system models as components of the land su</w:t>
      </w:r>
      <w:r w:rsidR="00AC4FF4" w:rsidRPr="00E457C1">
        <w:rPr>
          <w:rFonts w:cs="Times New Roman"/>
          <w:noProof/>
          <w:lang w:val="en-US"/>
        </w:rPr>
        <w:t xml:space="preserve">rface </w:t>
      </w:r>
      <w:r w:rsidRPr="00E457C1">
        <w:rPr>
          <w:rFonts w:cs="Times New Roman"/>
          <w:noProof/>
          <w:lang w:val="en-US"/>
        </w:rPr>
        <w:t xml:space="preserve">models for many years. However, their representation is simplified and is omitted altogether in the less complex modelling systems. In CMIP3 </w:t>
      </w:r>
      <w:r>
        <w:rPr>
          <w:rFonts w:cs="Times New Roman"/>
          <w:noProof/>
        </w:rPr>
        <w:fldChar w:fldCharType="begin" w:fldLock="1"/>
      </w:r>
      <w:r w:rsidR="00E719C0">
        <w:rPr>
          <w:rFonts w:cs="Times New Roman"/>
          <w:noProof/>
          <w:lang w:val="en-US"/>
        </w:rPr>
        <w:instrText>ADDIN CSL_CITATION { "citationItems" : [ { "id" : "ITEM-1", "itemData" : { "DOI" : "10.1175/BAMS-88-9-1383", "ISBN" : "0003-0007", "ISSN" : "00030007", "abstract" : "Abstract A coordinated set of global coupled climate model [atmosphere\u2013ocean general circulation model (AOGCM)] experiments for twentieth- and twenty-first-century climate, as well as several climate change commitment and other experiments, was run by 16 modeling groups from 11 countries with 23 models for assessment in the Intergovernmental Panel on Climate Change (IPCC) Fourth Assessment Report (AR4). Since the assessment was completed, output from another model has been added to the dataset, so the participation is now 17 groups from 12 countries with 24 models. This effort, as well as the subsequent analysis phase, was organized by the World Climate Research Programme (WCRP) Climate Variability and Predictability (CLIVAR) Working Group on Coupled Models (WGCM) Climate Simulation Panel, and constitutes the third phase of the Coupled Model Intercomparison Project (CMIP3). The dataset is called the WCRP CMIP3 multimodel dataset, and represents the largest and most comprehensive international global coupl...", "author" : [ { "dropping-particle" : "", "family" : "Meehl", "given" : "Gerald A.", "non-dropping-particle" : "", "parse-names" : false, "suffix" : "" }, { "dropping-particle" : "", "family" : "Covey", "given" : "Curt", "non-dropping-particle" : "", "parse-names" : false, "suffix" : "" }, { "dropping-particle" : "", "family" : "Delworth", "given" : "Thomas", "non-dropping-particle" : "", "parse-names" : false, "suffix" : "" }, { "dropping-particle" : "", "family" : "Latif", "given" : "Mojib", "non-dropping-particle" : "", "parse-names" : false, "suffix" : "" }, { "dropping-particle" : "", "family" : "McAvaney", "given" : "Bryant", "non-dropping-particle" : "", "parse-names" : false, "suffix" : "" }, { "dropping-particle" : "", "family" : "Mitchell", "given" : "John F.B.", "non-dropping-particle" : "", "parse-names" : false, "suffix" : "" }, { "dropping-particle" : "", "family" : "Stouffer", "given" : "Ronald J.", "non-dropping-particle" : "", "parse-names" : false, "suffix" : "" }, { "dropping-particle" : "", "family" : "Taylor", "given" : "Karl E.", "non-dropping-particle" : "", "parse-names" : false, "suffix" : "" } ], "container-title" : "Bulletin of the American Meteorological Society", "id" : "ITEM-1", "issue" : "9", "issued" : { "date-parts" : [ [ "2007", "9", "1" ] ] }, "page" : "1383-1394", "publisher" : "American Meteorological Society", "title" : "The WCRP CMIP3 multimodel dataset: A new era in climatic change research", "translator" : [ { "dropping-particle" : "", "family" : "J4348", "given" : "", "non-dropping-particle" : "", "parse-names" : false, "suffix" : "" } ], "type" : "article-journal", "volume" : "88" }, "uris" : [ "http://www.mendeley.com/documents/?uuid=4a358cdc-7662-37ae-b8c6-e05023ff3d15", "http://www.mendeley.com/documents/?uuid=48c22057-f7c0-4afe-b48f-a2f7fac6fe27" ] } ], "mendeley" : { "formattedCitation" : "(Meehl et al., 2007)", "plainTextFormattedCitation" : "(Meehl et al., 2007)", "previouslyFormattedCitation" : "(Meehl et al., 2007)"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(Meehl et al., 2007)</w:t>
      </w:r>
      <w:r>
        <w:rPr>
          <w:rFonts w:cs="Times New Roman"/>
          <w:noProof/>
        </w:rPr>
        <w:fldChar w:fldCharType="end"/>
      </w:r>
      <w:r w:rsidRPr="00E457C1">
        <w:rPr>
          <w:rFonts w:cs="Times New Roman"/>
          <w:noProof/>
          <w:lang w:val="en-US"/>
        </w:rPr>
        <w:t xml:space="preserve"> and CMIP5 </w:t>
      </w:r>
      <w:r>
        <w:rPr>
          <w:rFonts w:cs="Times New Roman"/>
          <w:noProof/>
        </w:rPr>
        <w:fldChar w:fldCharType="begin" w:fldLock="1"/>
      </w:r>
      <w:r w:rsidR="00E719C0">
        <w:rPr>
          <w:rFonts w:cs="Times New Roman"/>
          <w:noProof/>
          <w:lang w:val="en-US"/>
        </w:rPr>
        <w:instrText>ADDIN CSL_CITATION { "citationItems" : [ { "id" : "ITEM-1", "itemData" : { "DOI" : "10.1175/BAMS-D-11-00094.1", "ISBN" : "0003-0007", "ISSN" : "00030007", "PMID" : "17798761", "abstract" : "The fifth phase of the Coupled Model Intercomparison Project (CMIP5) will produce a state-of-the- art multimodel dataset designed to advance our knowledge of climate variability and climate change. Researchers worldwide are analyzing the model output and will produce results likely to underlie the forthcoming Fifth Assessment Report by the Intergovernmental Panel on Climate Change. Unprecedented in scale and attracting interest from all major climate modeling groups, CMIP5 includes \u201clong term\u201d simulations of twentieth-century climate and projections for the twenty-first century and beyond. Conventional atmosphere\u2013ocean global climate models and Earth system models of intermediate complexity are for the first time being joined by more recently developed Earth system models under an experiment design that allows both types of models to be compared to observations on an equal footing. Besides the longterm experiments, CMIP5 calls for an entirely new suite of \u201cnear term\u201d simulations focusing on recent decades...",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"ITEM-1", "issue" : "4", "issued" : { "date-parts" : [ [ "2012", "4", "1" ] ] }, "page" : "485-498", "publisher" : "American Meteorological Society", "title" : "An overview of CMIP5 and the experiment design", "translator" : [ { "dropping-particle" : "", "family" : "J4347", "given" : "", "non-dropping-particle" : "", "parse-names" : false, "suffix" : "" } ], "type" : "article", "volume" : "93" }, "uris" : [ "http://www.mendeley.com/documents/?uuid=a6ad5000-bec7-35af-90ed-03426a0f9a01", "http://www.mendeley.com/documents/?uuid=7bff2f96-978d-463e-a06d-c42a81b48b39" ] } ], "mendeley" : { "formattedCitation" : "(Taylor et al., 2012)", "plainTextFormattedCitation" : "(Taylor et al., 2012)", "previouslyFormattedCitation" : "(Taylor et al., 2012)"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(Taylor et al., 2012)</w:t>
      </w:r>
      <w:r>
        <w:rPr>
          <w:rFonts w:cs="Times New Roman"/>
          <w:noProof/>
        </w:rPr>
        <w:fldChar w:fldCharType="end"/>
      </w:r>
      <w:r w:rsidRPr="00E457C1">
        <w:rPr>
          <w:rFonts w:cs="Times New Roman"/>
          <w:noProof/>
          <w:lang w:val="en-US"/>
        </w:rPr>
        <w:t xml:space="preserve"> land ice area fraction, a component of </w:t>
      </w:r>
      <w:r w:rsidR="00AC4FF4" w:rsidRPr="00E457C1">
        <w:rPr>
          <w:rFonts w:cs="Times New Roman"/>
          <w:noProof/>
          <w:lang w:val="en-US"/>
        </w:rPr>
        <w:t>land surface model</w:t>
      </w:r>
      <w:r w:rsidRPr="00E457C1">
        <w:rPr>
          <w:rFonts w:cs="Times New Roman"/>
          <w:noProof/>
          <w:lang w:val="en-US"/>
        </w:rPr>
        <w:t xml:space="preserve">s, was defined as a time-independent quantity, and in most model configurations was preset at the simulation initialization as a permanent land feature. In CMIP6 considerable progress has been made in improving and evaluating the representation of modelled land ice. For glaciers, an example is the expansion of the Joint UK Land Environment Simulator (JULES) </w:t>
      </w:r>
      <w:r w:rsidR="00AC4FF4" w:rsidRPr="00E457C1">
        <w:rPr>
          <w:rFonts w:cs="Times New Roman"/>
          <w:noProof/>
          <w:lang w:val="en-US"/>
        </w:rPr>
        <w:t>land surface model</w:t>
      </w:r>
      <w:r w:rsidRPr="00E457C1">
        <w:rPr>
          <w:rFonts w:cs="Times New Roman"/>
          <w:noProof/>
          <w:lang w:val="en-US"/>
        </w:rPr>
        <w:t xml:space="preserve"> to enable elevated tiles</w:t>
      </w:r>
      <w:r w:rsidR="00D61907" w:rsidRPr="00E457C1">
        <w:rPr>
          <w:rFonts w:cs="Times New Roman"/>
          <w:noProof/>
          <w:lang w:val="en-US"/>
        </w:rPr>
        <w:t>, and hence</w:t>
      </w:r>
      <w:r w:rsidRPr="00E457C1">
        <w:rPr>
          <w:rFonts w:cs="Times New Roman"/>
          <w:noProof/>
          <w:lang w:val="en-US"/>
        </w:rPr>
        <w:t xml:space="preserve"> more accurately simulate the altitudinal atmospheric </w:t>
      </w:r>
      <w:r w:rsidR="00542B07" w:rsidRPr="00E457C1">
        <w:rPr>
          <w:rFonts w:cs="Times New Roman"/>
          <w:noProof/>
          <w:lang w:val="en-US"/>
        </w:rPr>
        <w:t>e</w:t>
      </w:r>
      <w:r w:rsidRPr="00E457C1">
        <w:rPr>
          <w:rFonts w:cs="Times New Roman"/>
          <w:noProof/>
          <w:lang w:val="en-US"/>
        </w:rPr>
        <w:t xml:space="preserve">ffects on glaciers </w:t>
      </w:r>
      <w:r>
        <w:rPr>
          <w:rFonts w:cs="Times New Roman"/>
          <w:noProof/>
        </w:rPr>
        <w:fldChar w:fldCharType="begin" w:fldLock="1"/>
      </w:r>
      <w:r w:rsidR="00E719C0">
        <w:rPr>
          <w:rFonts w:cs="Times New Roman"/>
          <w:noProof/>
          <w:lang w:val="en-US"/>
        </w:rPr>
        <w:instrText>ADDIN CSL_CITATION { "citationItems" : [ { "id" : "ITEM-1", "itemData" : { "DOI" : "10.5194/tc-13-325-2019", "author" : [ { "dropping-particle" : "", "family" : "Shannon", "given" : "S", "non-dropping-particle" : "", "parse-names" : false, "suffix" : "" }, { "dropping-particle" : "", "family" : "Smith", "given" : "R", "non-dropping-particle" : "", "parse-names" : false, "suffix" : "" }, { "dropping-particle" : "", "family" : "Wiltshire", "given" : "A", "non-dropping-particle" : "", "parse-names" : false, "suffix" : "" }, { "dropping-particle" : "", "family" : "Payne", "given" : "T", "non-dropping-particle" : "", "parse-names" : false, "suffix" : "" }, { "dropping-particle" : "", "family" : "Huss", "given" : "M", "non-dropping-particle" : "", "parse-names" : false, "suffix" : "" }, { "dropping-particle" : "", "family" : "Betts", "given" : "R", "non-dropping-particle" : "", "parse-names" : false, "suffix" : "" }, { "dropping-particle" : "", "family" : "Caesar", "given" : "J", "non-dropping-particle" : "", "parse-names" : false, "suffix" : "" }, { "dropping-particle" : "", "family" : "Koutroulis", "given" : "A", "non-dropping-particle" : "", "parse-names" : false, "suffix" : "" }, { "dropping-particle" : "", "family" : "Jones", "given" : "D", "non-dropping-particle" : "", "parse-names" : false, "suffix" : "" }, { "dropping-particle" : "", "family" : "Harrison", "given" : "S", "non-dropping-particle" : "", "parse-names" : false, "suffix" : "" } ], "container-title" : "The Cryosphere", "id" : "ITEM-1", "issue" : "1", "issued" : { "date-parts" : [ [ "2019" ] ] }, "page" : "325-350", "title" : "Global glacier volume projections under high-end climate change scenarios", "translator" : [ { "dropping-particle" : "", "family" : "J6529", "given" : "", "non-dropping-particle" : "", "parse-names" : false, "suffix" : "" } ], "type" : "article-journal", "volume" : "13" }, "uris" : [ "http://www.mendeley.com/documents/?uuid=742b7c1f-871b-4751-afe8-7dcbac528782", "http://www.mendeley.com/documents/?uuid=8b297a91-7c02-4263-a745-3032f72102ab" ] } ], "mendeley" : { "formattedCitation" : "(Shannon et al., 2019)", "plainTextFormattedCitation" : "(Shannon et al., 2019)", "previouslyFormattedCitation" : "(Shannon et al., 2019)"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(Shannon et al., 2019)</w:t>
      </w:r>
      <w:r>
        <w:rPr>
          <w:rFonts w:cs="Times New Roman"/>
          <w:noProof/>
        </w:rPr>
        <w:fldChar w:fldCharType="end"/>
      </w:r>
      <w:r w:rsidRPr="00E457C1">
        <w:rPr>
          <w:rFonts w:cs="Times New Roman"/>
          <w:noProof/>
          <w:lang w:val="en-US"/>
        </w:rPr>
        <w:t xml:space="preserve">. </w:t>
      </w:r>
      <w:r w:rsidR="00901A4F" w:rsidRPr="00E457C1">
        <w:rPr>
          <w:rFonts w:cs="Times New Roman"/>
          <w:noProof/>
          <w:lang w:val="en-US"/>
        </w:rPr>
        <w:t>Moreover, standalone glacier models have now been systematically compared in GlacierMIP</w:t>
      </w:r>
      <w:r w:rsidR="00787BD1" w:rsidRPr="00E457C1">
        <w:rPr>
          <w:rFonts w:cs="Times New Roman"/>
          <w:noProof/>
          <w:lang w:val="en-US"/>
        </w:rPr>
        <w:t xml:space="preserve"> </w:t>
      </w:r>
      <w:r w:rsidR="00787BD1">
        <w:rPr>
          <w:rFonts w:cs="Times New Roman"/>
          <w:noProof/>
        </w:rPr>
        <w:fldChar w:fldCharType="begin" w:fldLock="1"/>
      </w:r>
      <w:r w:rsidR="00E719C0">
        <w:rPr>
          <w:rFonts w:cs="Times New Roman"/>
          <w:noProof/>
          <w:lang w:val="en-US"/>
        </w:rPr>
        <w:instrText>ADDIN CSL_CITATION { "citationItems" : [ { "id" : "ITEM-1", "itemData" : { "DOI" : "10.1017/jog.2019.22", "ISSN" : "00221430", "abstract" : "Global-scale 21st-century glacier mass change projections from six published global glacier models are systematically compared as part of the Glacier Model Intercomparison Project. In total 214 projections of annual glacier mass and area forced by 25 General Circulation Models (GCMs) and four Representative Concentration Pathways (RCP) emission scenarios and aggregated into 19 glacier regions are considered. Global mass loss of all glaciers (outside the Antarctic and Greenland ice sheets) by 2100 relative to 2015 averaged over all model runs varies from 18 \u00b1 7% (RCP2.6) to 36 \u00b1 11% (RCP8.5) corresponding to 94 \u00b1 25 and 200 \u00b1 44 mm sea-level equivalent (SLE), respectively. Regional relative mass changes by 2100 correlate linearly with relative area changes. For RCP8.5 three models project global rates of mass loss (multi-GCM means) of &gt;3 mm SLE per year towards the end of the century. Projections vary considerably between regions, and also among the glacier models. Global glacier mass changes per degree global air temperature rise tend to increase with more pronounced warming indicating that mass-balance sensitivities to temperature change are not constant. Differences in glacier mass projections among the models are attributed to differences in model physics, calibration and downscaling procedures, initial ice volumes and varying ensembles of forcing GCMs.", "author" : [ { "dropping-particle" : "", "family" : "Hock", "given" : "Regine", "non-dropping-particle" : "", "parse-names" : false, "suffix" : "" }, { "dropping-particle" : "", "family" : "Marzeion", "given" : "Ben E.N.", "non-dropping-particle" : "", "parse-names" : false, "suffix" : "" }, { "dropping-particle" : "", "family" : "Bliss", "given" : "Andrew",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"dropping-particle" : "", "family" : "Marzeion", "given" : "Ben E.N.",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"container-title" : "Journal of Glaciology", "id" : "ITEM-1", "issue" : "251", "issued" : { "date-parts" : [ [ "2019", "6", "1" ] ] }, "page" : "453-467", "publisher" : "Cambridge University Press", "title" : "GlacierMIP-A model intercomparison of global-scale glacier mass-balance models and projections", "translator" : [ { "dropping-particle" : "", "family" : "J6046", "given" : "", "non-dropping-particle" : "", "parse-names" : false, "suffix" : "" } ], "type" : "article-journal", "volume" : "65" }, "uris" : [ "http://www.mendeley.com/documents/?uuid=88544e72-ea32-4a44-9dc7-b5dee76aad62" ] }, { "id" : "ITEM-2",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(79\u00a0\u00b1\u00a056 mm sea level equivalent for RCP2.6, 159\u00a0\u00b1\u00a086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 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"van de", "parse-names" : false, "suffix" : "" }, { "dropping-particle" : "", "family" : "Zekollari", "given" : "Harry", "non-dropping-particle" : "", "parse-names" : false, "suffix" : "" } ], "container-title" : "Earth's Future", "id" : "ITEM-2", "issue" : "7", "issued" : { "date-parts" : [ [ "2020" ] ] }, "title" : "Partitioning the Uncertainty of Ensemble Projections of Global Glacier Mass Change", "translator" : [ { "dropping-particle" : "", "family" : "J6363", "given" : "", "non-dropping-particle" : "", "parse-names" : false, "suffix" : "" } ], "type" : "article-journal", "volume" : "8" }, "uris" : [ "http://www.mendeley.com/documents/?uuid=f6fb237f-7c2e-4146-ba8e-2e56f780fb63" ] } ], "mendeley" : { "formattedCitation" : "(Hock et al., 2019a; Marzeion et al., 2020)", "plainTextFormattedCitation" : "(Hock et al., 2019a; Marzeion et al., 2020)", "previouslyFormattedCitation" : "(Hock et al., 2019a; Marzeion et al., 2020)" }, "properties" : { "noteIndex" : 0 }, "schema" : "https://github.com/citation-style-language/schema/raw/master/csl-citation.json" }</w:instrText>
      </w:r>
      <w:r w:rsidR="00787BD1">
        <w:rPr>
          <w:rFonts w:cs="Times New Roman"/>
          <w:noProof/>
        </w:rPr>
        <w:fldChar w:fldCharType="separate"/>
      </w:r>
      <w:r w:rsidR="00393F8C">
        <w:rPr>
          <w:rFonts w:cs="Times New Roman"/>
          <w:noProof/>
          <w:lang w:val="en-US"/>
        </w:rPr>
        <w:t>(Hock et al., 2019a; Marzeion et al., 2020)</w:t>
      </w:r>
      <w:r w:rsidR="00787BD1">
        <w:rPr>
          <w:rFonts w:cs="Times New Roman"/>
          <w:noProof/>
        </w:rPr>
        <w:fldChar w:fldCharType="end"/>
      </w:r>
      <w:r w:rsidR="00901A4F" w:rsidRPr="00E457C1">
        <w:rPr>
          <w:rFonts w:cs="Times New Roman"/>
          <w:noProof/>
          <w:lang w:val="en-US"/>
        </w:rPr>
        <w:t xml:space="preserve">. </w:t>
      </w:r>
      <w:r w:rsidR="00712FB0" w:rsidRPr="00E457C1">
        <w:rPr>
          <w:rFonts w:cs="Times New Roman"/>
          <w:noProof/>
          <w:lang w:val="en-US"/>
        </w:rPr>
        <w:t xml:space="preserve">The Antarctic and Greenland </w:t>
      </w:r>
      <w:ins w:id="1926" w:author="Sara M Tuson" w:date="2021-06-24T14:31:00Z">
        <w:r w:rsidR="00A06AA5">
          <w:rPr>
            <w:rFonts w:cs="Times New Roman"/>
            <w:noProof/>
            <w:lang w:val="en-US"/>
          </w:rPr>
          <w:t>I</w:t>
        </w:r>
      </w:ins>
      <w:del w:id="1927" w:author="Sara M Tuson" w:date="2021-06-24T14:31:00Z">
        <w:r w:rsidR="00712FB0" w:rsidRPr="00E457C1" w:rsidDel="00A06AA5">
          <w:rPr>
            <w:rFonts w:cs="Times New Roman"/>
            <w:noProof/>
            <w:lang w:val="en-US"/>
          </w:rPr>
          <w:delText>i</w:delText>
        </w:r>
      </w:del>
      <w:r w:rsidR="00712FB0" w:rsidRPr="00E457C1">
        <w:rPr>
          <w:rFonts w:cs="Times New Roman"/>
          <w:noProof/>
          <w:lang w:val="en-US"/>
        </w:rPr>
        <w:t xml:space="preserve">ce </w:t>
      </w:r>
      <w:ins w:id="1928" w:author="Sara M Tuson" w:date="2021-06-24T14:31:00Z">
        <w:r w:rsidR="00A06AA5">
          <w:rPr>
            <w:rFonts w:cs="Times New Roman"/>
            <w:noProof/>
            <w:lang w:val="en-US"/>
          </w:rPr>
          <w:t>S</w:t>
        </w:r>
      </w:ins>
      <w:del w:id="1929" w:author="Sara M Tuson" w:date="2021-06-24T14:31:00Z">
        <w:r w:rsidR="00712FB0" w:rsidRPr="00E457C1" w:rsidDel="00A06AA5">
          <w:rPr>
            <w:rFonts w:cs="Times New Roman"/>
            <w:noProof/>
            <w:lang w:val="en-US"/>
          </w:rPr>
          <w:delText>s</w:delText>
        </w:r>
      </w:del>
      <w:r w:rsidR="00712FB0" w:rsidRPr="00E457C1">
        <w:rPr>
          <w:rFonts w:cs="Times New Roman"/>
          <w:noProof/>
          <w:lang w:val="en-US"/>
        </w:rPr>
        <w:t xml:space="preserve">heets were absent in global climate models that pre-date CMIP6 </w:t>
      </w:r>
      <w:r w:rsidR="00712FB0">
        <w:rPr>
          <w:rFonts w:cs="Times New Roman"/>
          <w:noProof/>
        </w:rPr>
        <w:fldChar w:fldCharType="begin" w:fldLock="1"/>
      </w:r>
      <w:r w:rsidR="00E719C0">
        <w:rPr>
          <w:rFonts w:cs="Times New Roman"/>
          <w:noProof/>
          <w:lang w:val="en-US"/>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"J4346", "given" : "", "non-dropping-particle" : "", "parse-names" : false, "suffix" : "" } ], "type" : "article-journal", "volume" : "9" }, "uris" : [ "http://www.mendeley.com/documents/?uuid=8f28e684-e154-3f46-8d75-08ee21ae20df", "http://www.mendeley.com/documents/?uuid=4a7f5f05-d017-4f81-9220-55c4eb6ede98" ] } ], "mendeley" : { "formattedCitation" : "(Eyring et al., 2016a)", "plainTextFormattedCitation" : "(Eyring et al., 2016a)", "previouslyFormattedCitation" : "(Eyring et al., 2016a)" }, "properties" : { "noteIndex" : 0 }, "schema" : "https://github.com/citation-style-language/schema/raw/master/csl-citation.json" }</w:instrText>
      </w:r>
      <w:r w:rsidR="00712FB0">
        <w:rPr>
          <w:rFonts w:cs="Times New Roman"/>
          <w:noProof/>
        </w:rPr>
        <w:fldChar w:fldCharType="separate"/>
      </w:r>
      <w:r w:rsidR="00393F8C">
        <w:rPr>
          <w:rFonts w:cs="Times New Roman"/>
          <w:noProof/>
          <w:lang w:val="en-US"/>
        </w:rPr>
        <w:t>(Eyring et al., 2016a)</w:t>
      </w:r>
      <w:r w:rsidR="00712FB0">
        <w:rPr>
          <w:rFonts w:cs="Times New Roman"/>
          <w:noProof/>
        </w:rPr>
        <w:fldChar w:fldCharType="end"/>
      </w:r>
      <w:r w:rsidR="00712FB0" w:rsidRPr="00E457C1">
        <w:rPr>
          <w:rFonts w:cs="Times New Roman"/>
          <w:noProof/>
          <w:lang w:val="en-US"/>
        </w:rPr>
        <w:t xml:space="preserve">, however some preliminary analyses that used results from CMIP5 to drive standalone </w:t>
      </w:r>
      <w:del w:id="1930" w:author="Ian Blenkinsop" w:date="2021-07-12T15:43:00Z">
        <w:r w:rsidR="00712FB0" w:rsidRPr="00E457C1" w:rsidDel="009A46E9">
          <w:rPr>
            <w:rFonts w:cs="Times New Roman"/>
            <w:noProof/>
            <w:lang w:val="en-US"/>
          </w:rPr>
          <w:delText xml:space="preserve">ice </w:delText>
        </w:r>
      </w:del>
      <w:ins w:id="1931" w:author="Ian Blenkinsop" w:date="2021-07-12T15:43:00Z">
        <w:r w:rsidR="009A46E9" w:rsidRPr="00E457C1">
          <w:rPr>
            <w:rFonts w:cs="Times New Roman"/>
            <w:noProof/>
            <w:lang w:val="en-US"/>
          </w:rPr>
          <w:t>ice</w:t>
        </w:r>
        <w:r w:rsidR="009A46E9">
          <w:rPr>
            <w:rFonts w:cs="Times New Roman"/>
            <w:noProof/>
            <w:lang w:val="en-US"/>
          </w:rPr>
          <w:t>-</w:t>
        </w:r>
      </w:ins>
      <w:r w:rsidR="00712FB0" w:rsidRPr="00E457C1">
        <w:rPr>
          <w:rFonts w:cs="Times New Roman"/>
          <w:noProof/>
          <w:lang w:val="en-US"/>
        </w:rPr>
        <w:t xml:space="preserve">sheet models were included in AR5 </w:t>
      </w:r>
      <w:r w:rsidR="00712FB0">
        <w:rPr>
          <w:rFonts w:cs="Times New Roman"/>
          <w:noProof/>
        </w:rPr>
        <w:fldChar w:fldCharType="begin" w:fldLock="1"/>
      </w:r>
      <w:ins w:id="1932" w:author="Robin Matthews" w:date="2021-06-15T13:49:00Z">
        <w:r w:rsidR="0060112E">
          <w:rPr>
            <w:rFonts w:cs="Times New Roman"/>
            <w:noProof/>
            <w:lang w:val="en-US"/>
          </w:rPr>
          <w:instrText>ADDIN CSL_CITATION { "citationItems" : [ { "id" : "ITEM-1", "itemData" : { "DOI" : "10.1088/1748-9326/8/1/014051", "ISBN" : "1748-9326", "ISSN" : "17489326", "abstract" : "We evaluate the ability of process based models to reproduce observed global mean sea-level change. When the models are forced by changes in natural and anthropogenic radiative forcing of the climate system and anthropogenic changes in land-water storage, the average of the modelled sea-level change for the periods 1900\u20132010, 1961\u20132010 and 1990\u20132010 is about 80%, 85% and 90% of the observed rise. The modelled rate of rise is over 1 mm yr\u22121 prior to 1950, decreases to less than 0.5 mm yr\u22121 in the 1960s, and increases to 3 mm yr\u22121 by 2000. When observed regional climate changes are used to drive a glacier model and an allowance is included for an ongoing adjustment of the ice sheets, the modelled sea-level rise is about 2 mm yr\u22121 prior to 1950, similar to the observations. The model results encompass the observed rise and the model average is within 20% of the observations, about 10% when the observed ice sheet contributions since 1993 are added, increasing confidence in future projections for the 21st century. The increased rate of rise since 1990 is not part of a natural cycle but a direct response to increased radiative forcing (both anthropogenic and natural), which will continue to grow with ongoing greenhouse gas emissions.", "author" : [ { "dropping-particle" : "", "family" : "Church", "given" : "John A", "non-dropping-particle" : "", "parse-names" : false, "suffix" : "" }, { "dropping-particle" : "", "family" : "Monselesan", "given" : "Didier", "non-dropping-particle" : "", "parse-names" : false, "suffix" : "" }, { "dropping-particle" : "", "family" : "Gregory", "given" : "Jonathan M", "non-dropping-particle" : "", "parse-names" : false, "suffix" : "" }, { "dropping-particle" : "", "family" : "Marzeion", "given" : "Ben", "non-dropping-particle" : "", "parse-names" : false, "suffix" : "" } ], "container-title" : "Environmental Research Letters", "id" : "ITEM-1", "issue" : "1", "issued" : { "date-parts" : [ [ "2013", "3", "1" ] ] }, "page" : "014051", "publisher" : "IOP Publishing", "title" : "Evaluating the ability of process based models to project sea-level change", "translator" : [ { "dropping-particle" : "", "family" : "J4399", "given" : "", "non-dropping-particle" : "", "parse-names" : false, "suffix" : "" } ], "type" : "article-journal", "volume" : "8" }, "uris" : [ "http://www.mendeley.com/documents/?uuid=122e1123-193a-35a0-bb12-836d76de3a98", "http://www.mendeley.com/documents/?uuid=3ade4d37-f586-4e5d-bd0c-c10bc7902700" ] } ], "mendeley" : { "formattedCitation" : "(Church et al., 2013b)", "manualFormatting" : "(Church et al., 2013a)", "plainTextFormattedCitation" : "(Church et al., 2013b)", "previouslyFormattedCitation" : "(Church et al., 2013b)" }, "properties" : { "noteIndex" : 0 }, "schema" : "https://github.com/citation-style-language/schema/raw/master/csl-citation.json" }</w:instrText>
        </w:r>
      </w:ins>
      <w:del w:id="1933" w:author="Robin Matthews" w:date="2021-06-15T13:49:00Z">
        <w:r w:rsidR="00E719C0" w:rsidDel="0060112E">
          <w:rPr>
            <w:rFonts w:cs="Times New Roman"/>
            <w:noProof/>
            <w:lang w:val="en-US"/>
          </w:rPr>
          <w:delInstrText>ADDIN CSL_CITATION { "citationItems" : [ { "id" : "ITEM-1", "itemData" : { "DOI" : "10.1088/1748-9326/8/1/014051", "ISBN" : "1748-9326", "ISSN" : "17489326", "abstract" : "We evaluate the ability of process based models to reproduce observed global mean sea-level change. When the models are forced by changes in natural and anthropogenic radiative forcing of the climate system and anthropogenic changes in land-water storage, the average of the modelled sea-level change for the periods 1900\u20132010, 1961\u20132010 and 1990\u20132010 is about 80%, 85% and 90% of the observed rise. The modelled rate of rise is over 1 mm yr\u22121 prior to 1950, decreases to less than 0.5 mm yr\u22121 in the 1960s, and increases to 3 mm yr\u22121 by 2000. When observed regional climate changes are used to drive a glacier model and an allowance is included for an ongoing adjustment of the ice sheets, the modelled sea-level rise is about 2 mm yr\u22121 prior to 1950, similar to the observations. The model results encompass the observed rise and the model average is within 20% of the observations, about 10% when the observed ice sheet contributions since 1993 are added, increasing confidence in future projections for the 21st century. The increased rate of rise since 1990 is not part of a natural cycle but a direct response to increased radiative forcing (both anthropogenic and natural), which will continue to grow with ongoing greenhouse gas emissions.", "author" : [ { "dropping-particle" : "", "family" : "Church", "given" : "John A", "non-dropping-particle" : "", "parse-names" : false, "suffix" : "" }, { "dropping-particle" : "", "family" : "Monselesan", "given" : "Didier", "non-dropping-particle" : "", "parse-names" : false, "suffix" : "" }, { "dropping-particle" : "", "family" : "Gregory", "given" : "Jonathan M", "non-dropping-particle" : "", "parse-names" : false, "suffix" : "" }, { "dropping-particle" : "", "family" : "Marzeion", "given" : "Ben", "non-dropping-particle" : "", "parse-names" : false, "suffix" : "" } ], "container-title" : "Environmental Research Letters", "id" : "ITEM-1", "issue" : "1", "issued" : { "date-parts" : [ [ "2013", "3", "1" ] ] }, "page" : "014051", "publisher" : "IOP Publishing", "title" : "Evaluating the ability of process based models to project sea-level change", "translator" : [ { "dropping-particle" : "", "family" : "J4399", "given" : "", "non-dropping-particle" : "", "parse-names" : false, "suffix" : "" } ], "type" : "article-journal", "volume" : "8" }, "uris" : [ "http://www.mendeley.com/documents/?uuid=122e1123-193a-35a0-bb12-836d76de3a98", "http://www.mendeley.com/documents/?uuid=3ade4d37-f586-4e5d-bd0c-c10bc7902700" ] } ], "mendeley" : { "formattedCitation" : "(Church et al., 2013b)", "plainTextFormattedCitation" : "(Church et al., 2013b)", "previouslyFormattedCitation" : "(Church et al., 2013b)" }, "properties" : { "noteIndex" : 0 }, "schema" : "https://github.com/citation-style-language/schema/raw/master/csl-citation.json" }</w:delInstrText>
        </w:r>
      </w:del>
      <w:r w:rsidR="00712FB0">
        <w:rPr>
          <w:rFonts w:cs="Times New Roman"/>
          <w:noProof/>
        </w:rPr>
        <w:fldChar w:fldCharType="separate"/>
      </w:r>
      <w:r w:rsidR="00393F8C">
        <w:rPr>
          <w:rFonts w:cs="Times New Roman"/>
          <w:noProof/>
          <w:lang w:val="en-US"/>
        </w:rPr>
        <w:t>(Church et al., 2013a)</w:t>
      </w:r>
      <w:r w:rsidR="00712FB0">
        <w:rPr>
          <w:rFonts w:cs="Times New Roman"/>
          <w:noProof/>
        </w:rPr>
        <w:fldChar w:fldCharType="end"/>
      </w:r>
      <w:r w:rsidR="00712FB0" w:rsidRPr="00E457C1">
        <w:rPr>
          <w:rFonts w:cs="Times New Roman"/>
          <w:noProof/>
          <w:lang w:val="en-US"/>
        </w:rPr>
        <w:t xml:space="preserve">. </w:t>
      </w:r>
      <w:r w:rsidRPr="00E457C1">
        <w:rPr>
          <w:rFonts w:cs="Times New Roman"/>
          <w:noProof/>
          <w:lang w:val="en-US"/>
        </w:rPr>
        <w:t xml:space="preserve">For the first time in CMIP, </w:t>
      </w:r>
      <w:r w:rsidR="00712FB0" w:rsidRPr="00E457C1">
        <w:rPr>
          <w:rFonts w:cs="Times New Roman"/>
          <w:noProof/>
          <w:lang w:val="en-US"/>
        </w:rPr>
        <w:t xml:space="preserve">the latest </w:t>
      </w:r>
      <w:r w:rsidRPr="00E457C1">
        <w:rPr>
          <w:rFonts w:cs="Times New Roman"/>
          <w:noProof/>
          <w:lang w:val="en-US"/>
        </w:rPr>
        <w:t xml:space="preserve">CMIP6 </w:t>
      </w:r>
      <w:r w:rsidR="00712FB0" w:rsidRPr="00E457C1">
        <w:rPr>
          <w:rFonts w:cs="Times New Roman"/>
          <w:noProof/>
          <w:lang w:val="en-US"/>
        </w:rPr>
        <w:t xml:space="preserve">phase </w:t>
      </w:r>
      <w:r w:rsidRPr="00E457C1">
        <w:rPr>
          <w:rFonts w:cs="Times New Roman"/>
          <w:noProof/>
          <w:lang w:val="en-US"/>
        </w:rPr>
        <w:t xml:space="preserve">includes a coordinated effort </w:t>
      </w:r>
      <w:r w:rsidR="00184951" w:rsidRPr="00E457C1">
        <w:rPr>
          <w:rFonts w:cs="Times New Roman"/>
          <w:noProof/>
          <w:lang w:val="en-US"/>
        </w:rPr>
        <w:t>to</w:t>
      </w:r>
      <w:r w:rsidRPr="00E457C1">
        <w:rPr>
          <w:rFonts w:cs="Times New Roman"/>
          <w:noProof/>
          <w:lang w:val="en-US"/>
        </w:rPr>
        <w:t xml:space="preserve"> simulat</w:t>
      </w:r>
      <w:r w:rsidR="00184951" w:rsidRPr="00E457C1">
        <w:rPr>
          <w:rFonts w:cs="Times New Roman"/>
          <w:noProof/>
          <w:lang w:val="en-US"/>
        </w:rPr>
        <w:t>e</w:t>
      </w:r>
      <w:r w:rsidRPr="00E457C1">
        <w:rPr>
          <w:rFonts w:cs="Times New Roman"/>
          <w:noProof/>
          <w:lang w:val="en-US"/>
        </w:rPr>
        <w:t xml:space="preserve"> temporally evolving ice sheets within the Ice Sheet Model In</w:t>
      </w:r>
      <w:r w:rsidR="00901A4F" w:rsidRPr="00E457C1">
        <w:rPr>
          <w:rFonts w:cs="Times New Roman"/>
          <w:noProof/>
          <w:lang w:val="en-US"/>
        </w:rPr>
        <w:t>tercomparison Project (ISMIP6; B</w:t>
      </w:r>
      <w:r w:rsidRPr="00E457C1">
        <w:rPr>
          <w:rFonts w:cs="Times New Roman"/>
          <w:noProof/>
          <w:lang w:val="en-US"/>
        </w:rPr>
        <w:t xml:space="preserve">ox 9.3; </w:t>
      </w:r>
      <w:r>
        <w:rPr>
          <w:rFonts w:cs="Times New Roman"/>
          <w:noProof/>
        </w:rPr>
        <w:fldChar w:fldCharType="begin" w:fldLock="1"/>
      </w:r>
      <w:r w:rsidR="00E719C0">
        <w:rPr>
          <w:rFonts w:cs="Times New Roman"/>
          <w:noProof/>
          <w:lang w:val="en-US"/>
        </w:rPr>
        <w:instrText>ADDIN CSL_CITATION { "citationItems" : [ { "id" : "ITEM-1", "itemData" : { "DOI" : "10.5194/gmd-9-4521-2016", "ISBN" : "1991-9603", "ISSN" : "1991-9603", "abstract" : "Reducing the uncertainty in the past, present, and future contribution of ice sheets to sea-level change requires a coordinated effort between the climate and glaciology communities. The Ice Sheet Model Intercomparison Project for CMIP6 (ISMIP6) is the primary activity within the Coupled Model Intercomparison Project &amp;ndash; phase 6 (CMIP6) focusing on the Greenland and Antarctic ice sheets. In this paper, we describe the framework for ISMIP6 and its relationship with other activities within CMIP6. The ISMIP6 experimental design relies on CMIP6 climate models and includes, for the first time within CMIP, coupled ice-sheet&amp;ndash;climate models as well as standalone ice-sheet models. To facilitate analysis of the multi-model ensemble and to generate a set of standard climate inputs for standalone ice-sheet models, ISMIP6 defines a protocol for all variables related to ice sheets. ISMIP6 will provide a basis for investigating the feedbacks, impacts, and sea-level changes associated with dynamic ice sheets and for quantifying the uncertainty in ice-sheet-sourced global sea-level change.", "author" : [ { "dropping-particle" : "", "family" : "Nowicki", "given" : "Sophie M. J.", "non-dropping-particle" : "", "parse-names" : false, "suffix" : "" }, { "dropping-particle" : "", "family" : "Payne", "given" : "Anthony", "non-dropping-particle" : "", "parse-names" : false, "suffix" : "" }, { "dropping-particle" : "", "family" : "Larour", "given" : "Eric", "non-dropping-particle" : "", "parse-names" : false, "suffix" : "" }, { "dropping-particle" : "", "family" : "Seroussi", "given" : "Helene", "non-dropping-particle" : "", "parse-names" : false, "suffix" : "" }, { "dropping-particle" : "", "family" : "Goelzer", "given" : "Heiko", "non-dropping-particle" : "", "parse-names" : false, "suffix" : "" }, { "dropping-particle" : "", "family" : "Lipscomb", "given" : "William", "non-dropping-particle" : "", "parse-names" : false, "suffix" : "" }, { "dropping-particle" : "", "family" : "Gregory", "given" : "Jonathan", "non-dropping-particle" : "", "parse-names" : false, "suffix" : "" }, { "dropping-particle" : "", "family" : "Abe-Ouchi", "given" : "Ayako", "non-dropping-particle" : "", "parse-names" : false, "suffix" : "" }, { "dropping-particle" : "", "family" : "Shepherd", "given" : "Andrew", "non-dropping-particle" : "", "parse-names" : false, "suffix" : "" } ], "container-title" : "Geoscientific Model Development", "id" : "ITEM-1", "issue" : "12", "issued" : { "date-parts" : [ [ "2016", "12", "21" ] ] }, "page" : "4521-4545", "title" : "Ice Sheet Model Intercomparison Project (ISMIP6) contribution to CMIP6", "translator" : [ { "dropping-particle" : "", "family" : "J4345", "given" : "", "non-dropping-particle" : "", "parse-names" : false, "suffix" : "" } ], "type" : "article-journal", "volume" : "9" }, "uris" : [ "http://www.mendeley.com/documents/?uuid=2a321019-2654-376c-a847-fb2b7d5563cc" ] } ], "mendeley" : { "formattedCitation" : "(Nowicki et al., 2016)", "manualFormatting" : "Nowicki et al., 2016)", "plainTextFormattedCitation" : "(Nowicki et al., 2016)", "previouslyFormattedCitation" : "(Nowicki et al., 2016)"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Nowicki et al., 2016)</w:t>
      </w:r>
      <w:r>
        <w:rPr>
          <w:rFonts w:cs="Times New Roman"/>
          <w:noProof/>
        </w:rPr>
        <w:fldChar w:fldCharType="end"/>
      </w:r>
      <w:r w:rsidRPr="00E457C1">
        <w:rPr>
          <w:rFonts w:cs="Times New Roman"/>
          <w:noProof/>
          <w:lang w:val="en-US"/>
        </w:rPr>
        <w:t>.</w:t>
      </w:r>
      <w:r w:rsidR="00A431C3" w:rsidRPr="00E457C1">
        <w:rPr>
          <w:rFonts w:cs="Times New Roman"/>
          <w:noProof/>
          <w:lang w:val="en-US"/>
        </w:rPr>
        <w:t xml:space="preserve"> </w:t>
      </w:r>
      <w:r w:rsidRPr="00E457C1">
        <w:rPr>
          <w:rFonts w:cs="Times New Roman"/>
          <w:noProof/>
          <w:lang w:val="en-US"/>
        </w:rPr>
        <w:t xml:space="preserve">Our understanding of aspects of the global water storage contained </w:t>
      </w:r>
      <w:r w:rsidR="00122EFF" w:rsidRPr="00E457C1">
        <w:rPr>
          <w:rFonts w:cs="Times New Roman"/>
          <w:noProof/>
          <w:lang w:val="en-US"/>
        </w:rPr>
        <w:t>in glaciers and ice sheets,</w:t>
      </w:r>
      <w:r w:rsidRPr="00E457C1">
        <w:rPr>
          <w:rFonts w:cs="Times New Roman"/>
          <w:noProof/>
          <w:lang w:val="en-US"/>
        </w:rPr>
        <w:t xml:space="preserve"> and their contribution to sea-level rise, has improved since</w:t>
      </w:r>
      <w:r w:rsidR="005C0123" w:rsidRPr="00E457C1">
        <w:rPr>
          <w:rFonts w:cs="Times New Roman"/>
          <w:noProof/>
          <w:lang w:val="en-US"/>
        </w:rPr>
        <w:t xml:space="preserve"> </w:t>
      </w:r>
      <w:del w:id="1934" w:author="Sara M Tuson" w:date="2021-06-24T09:45:00Z">
        <w:r w:rsidR="005C0123" w:rsidRPr="00E457C1" w:rsidDel="00A23DCD">
          <w:rPr>
            <w:rFonts w:cs="Times New Roman"/>
            <w:noProof/>
            <w:lang w:val="en-US"/>
          </w:rPr>
          <w:delText>the</w:delText>
        </w:r>
        <w:r w:rsidRPr="00E457C1" w:rsidDel="00A23DCD">
          <w:rPr>
            <w:rFonts w:cs="Times New Roman"/>
            <w:noProof/>
            <w:lang w:val="en-US"/>
          </w:rPr>
          <w:delText xml:space="preserve"> </w:delText>
        </w:r>
      </w:del>
      <w:r w:rsidRPr="00E457C1">
        <w:rPr>
          <w:rFonts w:cs="Times New Roman"/>
          <w:noProof/>
          <w:lang w:val="en-US"/>
        </w:rPr>
        <w:t>AR5</w:t>
      </w:r>
      <w:r w:rsidR="005C0123" w:rsidRPr="00E457C1">
        <w:rPr>
          <w:rFonts w:cs="Times New Roman"/>
          <w:noProof/>
          <w:lang w:val="en-US"/>
        </w:rPr>
        <w:t xml:space="preserve"> and SROCC</w:t>
      </w:r>
      <w:r w:rsidRPr="00E457C1">
        <w:rPr>
          <w:rFonts w:cs="Times New Roman"/>
          <w:noProof/>
          <w:lang w:val="en-US"/>
        </w:rPr>
        <w:t xml:space="preserve"> </w:t>
      </w:r>
      <w:r w:rsidR="00787BD1">
        <w:rPr>
          <w:rFonts w:cs="Times New Roman"/>
          <w:noProof/>
        </w:rPr>
        <w:fldChar w:fldCharType="begin" w:fldLock="1"/>
      </w:r>
      <w:r w:rsidR="00E719C0">
        <w:rPr>
          <w:rFonts w:cs="Times New Roman"/>
          <w:noProof/>
          <w:lang w:val="en-US"/>
        </w:rPr>
        <w:instrText>ADDIN CSL_CITATION { "citationItems" : [ { "id" : "ITEM-1",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"chapter-number" : "2",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"J6001", "given" : "Rt13", "non-dropping-particle" : "", "parse-names" : false, "suffix" : "" } ], "type" : "chapter" }, "uris" : [ "http://www.mendeley.com/documents/?uuid=56673fb1-38ea-4a90-a7cc-3009afe7787d" ] }, { "id" : "ITEM-2", "itemData" : { "author" : [ { "dropping-particle" : "", "family" : "Meredith", "given" : "M.", "non-dropping-particle" : "", "parse-names" : false, "suffix" : "" }, { "dropping-particle" : "", "family" : "Sommerkorn", "given" : "M.", "non-dropping-particle" : "", "parse-names" : false, "suffix" : "" }, { "dropping-particle" : "", "family" : "Cassotta", "given" : "S.", "non-dropping-particle" : "", "parse-names" : false, "suffix" : "" }, { "dropping-particle" : "", "family" : "Derksen", "given" : "C.", "non-dropping-particle" : "", "parse-names" : false, "suffix" : "" }, { "dropping-particle" : "", "family" : "Ekaykin", "given" : "A.", "non-dropping-particle" : "", "parse-names" : false, "suffix" : "" }, { "dropping-particle" : "", "family" : "Hollowed", "given" : "A.", "non-dropping-particle" : "", "parse-names" : false, "suffix" : "" }, { "dropping-particle" : "", "family" : "Kofinas", "given" : "G.", "non-dropping-particle" : "", "parse-names" : false, "suffix" : "" }, { "dropping-particle" : "", "family" : "Mackintosh", "given" : "A.", "non-dropping-particle" : "", "parse-names" : false, "suffix" : "" }, { "dropping-particle" : "", "family" : "Melbourne-Thomas", "given" : "J.", "non-dropping-particle" : "", "parse-names" : false, "suffix" : "" }, { "dropping-particle" : "", "family" : "Muelbert", "given" : "M.M.C.", "non-dropping-particle" : "", "parse-names" : false, "suffix" : "" }, { "dropping-particle" : "", "family" : "Ottersen", "given" : "G.", "non-dropping-particle" : "", "parse-names" : false, "suffix" : "" }, { "dropping-particle" : "", "family" : "Pritchard", "given" : "H.", "non-dropping-particle" : "", "parse-names" : false, "suffix" : "" }, { "dropping-particle" : "", "family" : "Schuur", "given" : "E.A.G.", "non-dropping-particle" : "", "parse-names" : false, "suffix" : "" } ], "chapter-number" : "3",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"203-320", "publisher" : "In Press", "title" : "Polar Regions", "translator" : [ { "dropping-particle" : "", "family" : "J6000", "given" : "Rt13", "non-dropping-particle" : "", "parse-names" : false, "suffix" : "" } ], "type" : "chapter" }, "uris" : [ "http://www.mendeley.com/documents/?uuid=9bbb552b-d9e0-45a0-9057-8d9a3d23f3ae" ] } ], "mendeley" : { "formattedCitation" : "(Hock et al., 2019b; Meredith et al., 2019)", "plainTextFormattedCitation" : "(Hock et al., 2019b; Meredith et al., 2019)", "previouslyFormattedCitation" : "(Hock et al., 2019b; Meredith et al., 2019)" }, "properties" : { "noteIndex" : 0 }, "schema" : "https://github.com/citation-style-language/schema/raw/master/csl-citation.json" }</w:instrText>
      </w:r>
      <w:r w:rsidR="00787BD1">
        <w:rPr>
          <w:rFonts w:cs="Times New Roman"/>
          <w:noProof/>
        </w:rPr>
        <w:fldChar w:fldCharType="separate"/>
      </w:r>
      <w:r w:rsidR="00393F8C">
        <w:rPr>
          <w:rFonts w:cs="Times New Roman"/>
          <w:noProof/>
          <w:lang w:val="en-US"/>
        </w:rPr>
        <w:t>(Hock et al., 2019b; Meredith et al., 2019)</w:t>
      </w:r>
      <w:r w:rsidR="00787BD1">
        <w:rPr>
          <w:rFonts w:cs="Times New Roman"/>
          <w:noProof/>
        </w:rPr>
        <w:fldChar w:fldCharType="end"/>
      </w:r>
      <w:r w:rsidR="00787BD1" w:rsidRPr="00E457C1">
        <w:rPr>
          <w:rFonts w:cs="Times New Roman"/>
          <w:noProof/>
          <w:lang w:val="en-US"/>
        </w:rPr>
        <w:t xml:space="preserve"> </w:t>
      </w:r>
      <w:r w:rsidRPr="00E457C1">
        <w:rPr>
          <w:rFonts w:cs="Times New Roman"/>
          <w:noProof/>
          <w:lang w:val="en-US"/>
        </w:rPr>
        <w:t xml:space="preserve">both in models and observations </w:t>
      </w:r>
      <w:r w:rsidR="001B6A9B" w:rsidRPr="00E457C1">
        <w:rPr>
          <w:rFonts w:cs="Times New Roman"/>
          <w:noProof/>
          <w:lang w:val="en-US"/>
        </w:rPr>
        <w:t>(</w:t>
      </w:r>
      <w:r w:rsidRPr="00E457C1">
        <w:rPr>
          <w:rFonts w:cs="Times New Roman"/>
          <w:noProof/>
          <w:lang w:val="en-US"/>
        </w:rPr>
        <w:t xml:space="preserve">see </w:t>
      </w:r>
      <w:r w:rsidR="00EB6CFA" w:rsidRPr="00E457C1">
        <w:rPr>
          <w:rFonts w:cs="Times New Roman"/>
          <w:noProof/>
          <w:lang w:val="en-US"/>
        </w:rPr>
        <w:t xml:space="preserve">assessment of observations and model evaluation for the Greenland Ice Sheet in Sections </w:t>
      </w:r>
      <w:r w:rsidR="001B6A9B" w:rsidRPr="00E457C1">
        <w:rPr>
          <w:rFonts w:cs="Times New Roman"/>
          <w:noProof/>
          <w:lang w:val="en-US"/>
        </w:rPr>
        <w:t>2.3.2.4.1 and 9.4.1;</w:t>
      </w:r>
      <w:r w:rsidR="00EB6CFA" w:rsidRPr="00E457C1">
        <w:rPr>
          <w:rFonts w:cs="Times New Roman"/>
          <w:noProof/>
          <w:lang w:val="en-US"/>
        </w:rPr>
        <w:t xml:space="preserve"> Antarctica in Sections 2.3.2.</w:t>
      </w:r>
      <w:r w:rsidR="001B6A9B" w:rsidRPr="00E457C1">
        <w:rPr>
          <w:rFonts w:cs="Times New Roman"/>
          <w:noProof/>
          <w:lang w:val="en-US"/>
        </w:rPr>
        <w:t>4.2 and 9.4.2;</w:t>
      </w:r>
      <w:r w:rsidR="00EB6CFA" w:rsidRPr="00E457C1">
        <w:rPr>
          <w:rFonts w:cs="Times New Roman"/>
          <w:noProof/>
          <w:lang w:val="en-US"/>
        </w:rPr>
        <w:t xml:space="preserve"> and glaciers in Sections 2.3.2.3 and 9.5.1). </w:t>
      </w:r>
    </w:p>
    <w:p w14:paraId="39B5AF28" w14:textId="77777777" w:rsidR="008C7729" w:rsidRPr="00E457C1" w:rsidRDefault="008C7729" w:rsidP="008C7729">
      <w:pPr>
        <w:pStyle w:val="AR6BodyText"/>
        <w:rPr>
          <w:rFonts w:cs="Times New Roman"/>
          <w:noProof/>
          <w:lang w:val="en-US"/>
        </w:rPr>
      </w:pPr>
    </w:p>
    <w:p w14:paraId="0A0D6980" w14:textId="77777777" w:rsidR="008C7729" w:rsidRPr="00E457C1" w:rsidRDefault="008C7729" w:rsidP="008C7729">
      <w:pPr>
        <w:pStyle w:val="AR6BodyText"/>
        <w:rPr>
          <w:rFonts w:cs="Times New Roman"/>
          <w:noProof/>
          <w:lang w:val="en-US"/>
        </w:rPr>
      </w:pPr>
    </w:p>
    <w:p w14:paraId="3F95106B" w14:textId="7FC8BFE7" w:rsidR="008C7729" w:rsidRDefault="008C7729" w:rsidP="008C7729">
      <w:pPr>
        <w:pStyle w:val="AR6Chap3Level33111"/>
        <w:tabs>
          <w:tab w:val="left" w:pos="708"/>
        </w:tabs>
      </w:pPr>
      <w:bookmarkStart w:id="1935" w:name="_Toc6385728"/>
      <w:bookmarkStart w:id="1936" w:name="_Ref3540490"/>
      <w:bookmarkStart w:id="1937" w:name="_Toc56443512"/>
      <w:bookmarkStart w:id="1938" w:name="_Toc70639152"/>
      <w:r>
        <w:t>Glaciers</w:t>
      </w:r>
      <w:bookmarkEnd w:id="1935"/>
      <w:bookmarkEnd w:id="1936"/>
      <w:bookmarkEnd w:id="1937"/>
      <w:bookmarkEnd w:id="1938"/>
    </w:p>
    <w:p w14:paraId="54A3A632" w14:textId="77777777" w:rsidR="008C7729" w:rsidRDefault="008C7729" w:rsidP="008C7729">
      <w:pPr>
        <w:pStyle w:val="AR6BodyText"/>
        <w:rPr>
          <w:rFonts w:eastAsia="Gulim" w:cs="Times New Roman"/>
          <w:noProof/>
          <w:lang w:eastAsia="en-US"/>
        </w:rPr>
      </w:pPr>
    </w:p>
    <w:p w14:paraId="252BB763" w14:textId="602FD2A8" w:rsidR="008C7729" w:rsidRPr="00E457C1" w:rsidRDefault="008C7729" w:rsidP="008C7729">
      <w:pPr>
        <w:pStyle w:val="AR6BodyText"/>
        <w:rPr>
          <w:rFonts w:cs="Times New Roman"/>
          <w:noProof/>
          <w:lang w:val="en-US"/>
        </w:rPr>
      </w:pPr>
      <w:r w:rsidRPr="00E457C1">
        <w:rPr>
          <w:rFonts w:cs="Times New Roman"/>
          <w:noProof/>
          <w:lang w:val="en-US"/>
        </w:rPr>
        <w:t xml:space="preserve">Glaciers are defined as perennial surface land ice masses independent of the Antarctic and Greenland </w:t>
      </w:r>
      <w:ins w:id="1939" w:author="Sara M Tuson" w:date="2021-06-24T14:31:00Z">
        <w:r w:rsidR="00A06AA5">
          <w:rPr>
            <w:rFonts w:cs="Times New Roman"/>
            <w:noProof/>
            <w:lang w:val="en-US"/>
          </w:rPr>
          <w:t>I</w:t>
        </w:r>
      </w:ins>
      <w:del w:id="1940" w:author="Sara M Tuson" w:date="2021-06-24T14:31:00Z">
        <w:r w:rsidRPr="00E457C1" w:rsidDel="00A06AA5">
          <w:rPr>
            <w:rFonts w:cs="Times New Roman"/>
            <w:noProof/>
            <w:lang w:val="en-US"/>
          </w:rPr>
          <w:delText>i</w:delText>
        </w:r>
      </w:del>
      <w:r w:rsidRPr="00E457C1">
        <w:rPr>
          <w:rFonts w:cs="Times New Roman"/>
          <w:noProof/>
          <w:lang w:val="en-US"/>
        </w:rPr>
        <w:t xml:space="preserve">ce </w:t>
      </w:r>
      <w:ins w:id="1941" w:author="Sara M Tuson" w:date="2021-06-24T14:31:00Z">
        <w:r w:rsidR="00A06AA5">
          <w:rPr>
            <w:rFonts w:cs="Times New Roman"/>
            <w:noProof/>
            <w:lang w:val="en-US"/>
          </w:rPr>
          <w:t>S</w:t>
        </w:r>
      </w:ins>
      <w:del w:id="1942" w:author="Sara M Tuson" w:date="2021-06-24T14:31:00Z">
        <w:r w:rsidRPr="00E457C1" w:rsidDel="00A06AA5">
          <w:rPr>
            <w:rFonts w:cs="Times New Roman"/>
            <w:noProof/>
            <w:lang w:val="en-US"/>
          </w:rPr>
          <w:delText>s</w:delText>
        </w:r>
      </w:del>
      <w:r w:rsidRPr="00E457C1">
        <w:rPr>
          <w:rFonts w:cs="Times New Roman"/>
          <w:noProof/>
          <w:lang w:val="en-US"/>
        </w:rPr>
        <w:t>heets (Sections 9.5</w:t>
      </w:r>
      <w:del w:id="1943" w:author="Ian Blenkinsop" w:date="2021-07-13T09:41:00Z">
        <w:r w:rsidRPr="00E457C1" w:rsidDel="00D019C8">
          <w:rPr>
            <w:rFonts w:cs="Times New Roman"/>
            <w:noProof/>
            <w:lang w:val="en-US"/>
          </w:rPr>
          <w:delText xml:space="preserve">, </w:delText>
        </w:r>
      </w:del>
      <w:ins w:id="1944" w:author="Ian Blenkinsop" w:date="2021-07-13T09:41:00Z">
        <w:r w:rsidR="00D019C8">
          <w:rPr>
            <w:rFonts w:cs="Times New Roman"/>
            <w:noProof/>
            <w:lang w:val="en-US"/>
          </w:rPr>
          <w:t xml:space="preserve"> and</w:t>
        </w:r>
        <w:r w:rsidR="00D019C8" w:rsidRPr="00E457C1">
          <w:rPr>
            <w:rFonts w:cs="Times New Roman"/>
            <w:noProof/>
            <w:lang w:val="en-US"/>
          </w:rPr>
          <w:t xml:space="preserve"> </w:t>
        </w:r>
      </w:ins>
      <w:r w:rsidRPr="00E457C1">
        <w:rPr>
          <w:rFonts w:cs="Times New Roman"/>
          <w:noProof/>
          <w:lang w:val="en-US"/>
        </w:rPr>
        <w:t xml:space="preserve">2.3.2.3). </w:t>
      </w:r>
      <w:ins w:id="1945" w:author="Ian Blenkinsop" w:date="2021-07-13T09:41:00Z">
        <w:r w:rsidR="00D019C8">
          <w:rPr>
            <w:rFonts w:cs="Times New Roman"/>
            <w:noProof/>
            <w:lang w:val="en-US"/>
          </w:rPr>
          <w:t xml:space="preserve">The </w:t>
        </w:r>
      </w:ins>
      <w:r w:rsidRPr="00E457C1">
        <w:rPr>
          <w:rFonts w:cs="Times New Roman"/>
          <w:noProof/>
          <w:lang w:val="en-US"/>
        </w:rPr>
        <w:t xml:space="preserve">AR5 assessed that anthropogenic influence had </w:t>
      </w:r>
      <w:r w:rsidRPr="00E457C1">
        <w:rPr>
          <w:rFonts w:cs="Times New Roman"/>
          <w:i/>
          <w:noProof/>
          <w:lang w:val="en-US"/>
        </w:rPr>
        <w:t>likely</w:t>
      </w:r>
      <w:r w:rsidRPr="00E457C1">
        <w:rPr>
          <w:rFonts w:cs="Times New Roman"/>
          <w:noProof/>
          <w:lang w:val="en-US"/>
        </w:rPr>
        <w:t xml:space="preserve"> contributed to the retreat of glaciers observed since the 1960s </w:t>
      </w:r>
      <w:r>
        <w:rPr>
          <w:rFonts w:cs="Times New Roman"/>
          <w:noProof/>
        </w:rPr>
        <w:fldChar w:fldCharType="begin" w:fldLock="1"/>
      </w:r>
      <w:r w:rsidR="00D33CB6">
        <w:rPr>
          <w:rFonts w:cs="Times New Roman"/>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"manualFormatting" : "(Bindoff et al., 2013)", "plainTextFormattedCitation" : "(Bindoff et al., 2013)", "previouslyFormattedCitation" : "(Bindoff et al., 2013)"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(Bindoff et al., 2013)</w:t>
      </w:r>
      <w:r>
        <w:rPr>
          <w:rFonts w:cs="Times New Roman"/>
          <w:noProof/>
        </w:rPr>
        <w:fldChar w:fldCharType="end"/>
      </w:r>
      <w:r w:rsidRPr="00E457C1">
        <w:rPr>
          <w:rFonts w:cs="Times New Roman"/>
          <w:noProof/>
          <w:lang w:val="en-US"/>
        </w:rPr>
        <w:t>, based on a high level of scientific understanding and robust estimates of observed mass loss, internal variability</w:t>
      </w:r>
      <w:r w:rsidR="00484FFE" w:rsidRPr="00E457C1">
        <w:rPr>
          <w:rFonts w:cs="Times New Roman"/>
          <w:noProof/>
          <w:lang w:val="en-US"/>
        </w:rPr>
        <w:t>,</w:t>
      </w:r>
      <w:r w:rsidRPr="00E457C1">
        <w:rPr>
          <w:rFonts w:cs="Times New Roman"/>
          <w:noProof/>
          <w:lang w:val="en-US"/>
        </w:rPr>
        <w:t xml:space="preserve"> and glacier response to climatic drivers. </w:t>
      </w:r>
      <w:ins w:id="1946" w:author="Ian Blenkinsop" w:date="2021-07-13T09:42:00Z">
        <w:r w:rsidR="00D019C8">
          <w:rPr>
            <w:rFonts w:cs="Times New Roman"/>
            <w:noProof/>
            <w:lang w:val="en-US"/>
          </w:rPr>
          <w:t xml:space="preserve">The </w:t>
        </w:r>
      </w:ins>
      <w:r w:rsidRPr="00AE3B5E">
        <w:rPr>
          <w:rFonts w:cs="Times New Roman"/>
          <w:noProof/>
          <w:lang w:val="en-US"/>
        </w:rPr>
        <w:t xml:space="preserve">SROCC </w:t>
      </w:r>
      <w:r>
        <w:rPr>
          <w:rFonts w:cs="Times New Roman"/>
          <w:noProof/>
        </w:rPr>
        <w:fldChar w:fldCharType="begin" w:fldLock="1"/>
      </w:r>
      <w:r w:rsidR="00E719C0">
        <w:rPr>
          <w:rFonts w:cs="Times New Roman"/>
          <w:noProof/>
          <w:lang w:val="en-US"/>
        </w:rPr>
        <w:instrText>ADDIN CSL_CITATION { "citationItems" : [ { "id" : "ITEM-1", "itemData" : { "author" : [ { "dropping-particle" : "", "family" : "Hock", "given" : "R.", "non-dropping-particle" : "", "parse-names" : false, "suffix" : "" }, { "dropping-particle" : "", "family" : "Rasul", "given" : "G.", "non-dropping-particle" : "", "parse-names" : false, "suffix" : "" }, { "dropping-particle" : "", "family" : "Adler", "given" : "C.", "non-dropping-particle" : "", "parse-names" : false, "suffix" : "" }, { "dropping-particle" : "", "family" : "C\u00e1ceres", "given" : "B.", "non-dropping-particle" : "", "parse-names" : false, "suffix" : "" }, { "dropping-particle" : "", "family" : "Gruber", "given" : "S.", "non-dropping-particle" : "", "parse-names" : false, "suffix" : "" }, { "dropping-particle" : "", "family" : "Hirabayashi", "given" : "Y.", "non-dropping-particle" : "", "parse-names" : false, "suffix" : "" }, { "dropping-particle" : "", "family" : "Jackson", "given" : "M.", "non-dropping-particle" : "", "parse-names" : false, "suffix" : "" }, { "dropping-particle" : "", "family" : "K\u00e4\u00e4b", "given" : "A.", "non-dropping-particle" : "", "parse-names" : false, "suffix" : "" }, { "dropping-particle" : "", "family" : "Kang", "given" : "S.", "non-dropping-particle" : "", "parse-names" : false, "suffix" : "" }, { "dropping-particle" : "", "family" : "Kutuzov", "given" : "S.", "non-dropping-particle" : "", "parse-names" : false, "suffix" : "" }, { "dropping-particle" : "", "family" : "Milner", "given" : "Al.", "non-dropping-particle" : "", "parse-names" : false, "suffix" : "" }, { "dropping-particle" : "", "family" : "Molau", "given" : "U.", "non-dropping-particle" : "", "parse-names" : false, "suffix" : "" }, { "dropping-particle" : "", "family" : "Morin", "given" : "S.", "non-dropping-particle" : "", "parse-names" : false, "suffix" : "" }, { "dropping-particle" : "", "family" : "Orlove", "given" : "B.", "non-dropping-particle" : "", "parse-names" : false, "suffix" : "" }, { "dropping-particle" : "", "family" : "Steltzer", "given" : "H.", "non-dropping-particle" : "", "parse-names" : false, "suffix" : "" } ], "chapter-number" : "2",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"J6001", "given" : "Rt13", "non-dropping-particle" : "", "parse-names" : false, "suffix" : "" } ], "type" : "chapter" }, "uris" : [ "http://www.mendeley.com/documents/?uuid=56673fb1-38ea-4a90-a7cc-3009afe7787d" ] } ], "mendeley" : { "formattedCitation" : "(Hock et al., 2019b)", "plainTextFormattedCitation" : "(Hock et al., 2019b)", "previouslyFormattedCitation" : "(Hock et al., 2019b)"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(Hock et al., 2019b)</w:t>
      </w:r>
      <w:r>
        <w:rPr>
          <w:rFonts w:cs="Times New Roman"/>
          <w:noProof/>
        </w:rPr>
        <w:fldChar w:fldCharType="end"/>
      </w:r>
      <w:r w:rsidRPr="00E457C1">
        <w:rPr>
          <w:rFonts w:cs="Times New Roman"/>
          <w:noProof/>
          <w:lang w:val="en-US"/>
        </w:rPr>
        <w:t xml:space="preserve"> concluded that atmospheric warming was</w:t>
      </w:r>
      <w:r w:rsidR="00484FFE" w:rsidRPr="00E457C1">
        <w:rPr>
          <w:rFonts w:cs="Times New Roman"/>
          <w:noProof/>
          <w:lang w:val="en-US"/>
        </w:rPr>
        <w:t xml:space="preserve"> </w:t>
      </w:r>
      <w:r w:rsidR="00484FFE" w:rsidRPr="00E457C1">
        <w:rPr>
          <w:rFonts w:cs="Times New Roman"/>
          <w:i/>
          <w:noProof/>
          <w:lang w:val="en-US"/>
        </w:rPr>
        <w:t>very likely</w:t>
      </w:r>
      <w:r w:rsidRPr="00E457C1">
        <w:rPr>
          <w:rFonts w:cs="Times New Roman"/>
          <w:noProof/>
          <w:lang w:val="en-US"/>
        </w:rPr>
        <w:t xml:space="preserve"> the primary driver of glacier recession.</w:t>
      </w:r>
    </w:p>
    <w:p w14:paraId="19272809" w14:textId="77777777" w:rsidR="008C7729" w:rsidRPr="00E457C1" w:rsidRDefault="008C7729" w:rsidP="008C7729">
      <w:pPr>
        <w:pStyle w:val="AR6BodyText"/>
        <w:rPr>
          <w:rFonts w:cs="Times New Roman"/>
          <w:noProof/>
          <w:lang w:val="en-US"/>
        </w:rPr>
      </w:pPr>
    </w:p>
    <w:p w14:paraId="0E37974C" w14:textId="492859A5" w:rsidR="008C7729" w:rsidRPr="00E457C1" w:rsidRDefault="008C7729" w:rsidP="008C7729">
      <w:pPr>
        <w:pStyle w:val="AR6BodyText"/>
        <w:rPr>
          <w:rFonts w:cs="Times New Roman"/>
          <w:noProof/>
          <w:lang w:val="en-US"/>
        </w:rPr>
      </w:pPr>
      <w:r w:rsidRPr="00E457C1">
        <w:rPr>
          <w:rFonts w:cs="Times New Roman"/>
          <w:noProof/>
          <w:lang w:val="en-US"/>
        </w:rPr>
        <w:t xml:space="preserve">Simulations of glacier mass changes under climate change rely on glacier models driven by climate model output, often in collaborative research efforts such as GlacierMIP </w:t>
      </w:r>
      <w:r>
        <w:rPr>
          <w:rFonts w:cs="Times New Roman"/>
          <w:noProof/>
        </w:rPr>
        <w:fldChar w:fldCharType="begin" w:fldLock="1"/>
      </w:r>
      <w:r w:rsidR="00E719C0">
        <w:rPr>
          <w:rFonts w:cs="Times New Roman"/>
          <w:noProof/>
          <w:lang w:val="en-US"/>
        </w:rPr>
        <w:instrText>ADDIN CSL_CITATION { "citationItems" : [ { "id" : "ITEM-1", "itemData" : { "DOI" : "10.1017/jog.2019.22", "ISSN" : "00221430", "abstract" : "Global-scale 21st-century glacier mass change projections from six published global glacier models are systematically compared as part of the Glacier Model Intercomparison Project. In total 214 projections of annual glacier mass and area forced by 25 General Circulation Models (GCMs) and four Representative Concentration Pathways (RCP) emission scenarios and aggregated into 19 glacier regions are considered. Global mass loss of all glaciers (outside the Antarctic and Greenland ice sheets) by 2100 relative to 2015 averaged over all model runs varies from 18 \u00b1 7% (RCP2.6) to 36 \u00b1 11% (RCP8.5) corresponding to 94 \u00b1 25 and 200 \u00b1 44 mm sea-level equivalent (SLE), respectively. Regional relative mass changes by 2100 correlate linearly with relative area changes. For RCP8.5 three models project global rates of mass loss (multi-GCM means) of &gt;3 mm SLE per year towards the end of the century. Projections vary considerably between regions, and also among the glacier models. Global glacier mass changes per degree global air temperature rise tend to increase with more pronounced warming indicating that mass-balance sensitivities to temperature change are not constant. Differences in glacier mass projections among the models are attributed to differences in model physics, calibration and downscaling procedures, initial ice volumes and varying ensembles of forcing GCMs.", "author" : [ { "dropping-particle" : "", "family" : "Hock", "given" : "Regine", "non-dropping-particle" : "", "parse-names" : false, "suffix" : "" }, { "dropping-particle" : "", "family" : "Marzeion", "given" : "Ben E.N.", "non-dropping-particle" : "", "parse-names" : false, "suffix" : "" }, { "dropping-particle" : "", "family" : "Bliss", "given" : "Andrew",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"dropping-particle" : "", "family" : "Marzeion", "given" : "Ben E.N.",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"container-title" : "Journal of Glaciology", "id" : "ITEM-1", "issue" : "251", "issued" : { "date-parts" : [ [ "2019", "6", "1" ] ] }, "page" : "453-467", "publisher" : "Cambridge University Press", "title" : "GlacierMIP-A model intercomparison of global-scale glacier mass-balance models and projections", "translator" : [ { "dropping-particle" : "", "family" : "J6046", "given" : "", "non-dropping-particle" : "", "parse-names" : false, "suffix" : "" } ], "type" : "article-journal", "volume" : "65" }, "uris" : [ "http://www.mendeley.com/documents/?uuid=88544e72-ea32-4a44-9dc7-b5dee76aad62" ] }, { "id" : "ITEM-2",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(79\u00a0\u00b1\u00a056 mm sea level equivalent for RCP2.6, 159\u00a0\u00b1\u00a086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 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"van de", "parse-names" : false, "suffix" : "" }, { "dropping-particle" : "", "family" : "Zekollari", "given" : "Harry", "non-dropping-particle" : "", "parse-names" : false, "suffix" : "" } ], "container-title" : "Earth's Future", "id" : "ITEM-2", "issue" : "7", "issued" : { "date-parts" : [ [ "2020" ] ] }, "title" : "Partitioning the Uncertainty of Ensemble Projections of Global Glacier Mass Change", "translator" : [ { "dropping-particle" : "", "family" : "J6363", "given" : "", "non-dropping-particle" : "", "parse-names" : false, "suffix" : "" } ], "type" : "article-journal", "volume" : "8" }, "uris" : [ "http://www.mendeley.com/documents/?uuid=f6fb237f-7c2e-4146-ba8e-2e56f780fb63" ] } ], "mendeley" : { "formattedCitation" : "(Hock et al., 2019a; Marzeion et al., 2020)", "plainTextFormattedCitation" : "(Hock et al., 2019a; Marzeion et al., 2020)", "previouslyFormattedCitation" : "(Hock et al., 2019a; Marzeion et al., 2020)"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(Hock et al., 2019a; Marzeion et al., 2020)</w:t>
      </w:r>
      <w:r>
        <w:rPr>
          <w:rFonts w:cs="Times New Roman"/>
          <w:noProof/>
        </w:rPr>
        <w:fldChar w:fldCharType="end"/>
      </w:r>
      <w:r w:rsidR="003E043E" w:rsidRPr="00E457C1">
        <w:rPr>
          <w:rFonts w:cs="Times New Roman"/>
          <w:noProof/>
          <w:lang w:val="en-US"/>
        </w:rPr>
        <w:t xml:space="preserve">. The GlacierMIP project </w:t>
      </w:r>
      <w:r w:rsidRPr="00E457C1">
        <w:rPr>
          <w:rFonts w:cs="Times New Roman"/>
          <w:noProof/>
          <w:lang w:val="en-US"/>
        </w:rPr>
        <w:t xml:space="preserve">is a systematic coordinated modelling effort designed to further understanding of </w:t>
      </w:r>
      <w:r w:rsidRPr="00E457C1">
        <w:rPr>
          <w:rFonts w:cs="Times New Roman"/>
          <w:noProof/>
          <w:lang w:val="en-US"/>
        </w:rPr>
        <w:lastRenderedPageBreak/>
        <w:t xml:space="preserve">glacier loss using global models. </w:t>
      </w:r>
      <w:r w:rsidR="00A431C3" w:rsidRPr="00E457C1">
        <w:rPr>
          <w:rFonts w:cs="Times New Roman"/>
          <w:noProof/>
          <w:lang w:val="en-US"/>
        </w:rPr>
        <w:t>While</w:t>
      </w:r>
      <w:r w:rsidRPr="00E457C1">
        <w:rPr>
          <w:rFonts w:cs="Times New Roman"/>
          <w:noProof/>
          <w:lang w:val="en-US"/>
        </w:rPr>
        <w:t xml:space="preserve"> the low resolution </w:t>
      </w:r>
      <w:r w:rsidR="008C1EDA" w:rsidRPr="00E457C1">
        <w:rPr>
          <w:rFonts w:cs="Times New Roman"/>
          <w:noProof/>
          <w:lang w:val="en-US"/>
        </w:rPr>
        <w:t>and rem</w:t>
      </w:r>
      <w:r w:rsidR="00657F5C" w:rsidRPr="00E457C1">
        <w:rPr>
          <w:rFonts w:cs="Times New Roman"/>
          <w:noProof/>
          <w:lang w:val="en-US"/>
        </w:rPr>
        <w:t>a</w:t>
      </w:r>
      <w:r w:rsidR="008C1EDA" w:rsidRPr="00E457C1">
        <w:rPr>
          <w:rFonts w:cs="Times New Roman"/>
          <w:noProof/>
          <w:lang w:val="en-US"/>
        </w:rPr>
        <w:t xml:space="preserve">ining biases </w:t>
      </w:r>
      <w:r w:rsidRPr="00E457C1">
        <w:rPr>
          <w:rFonts w:cs="Times New Roman"/>
          <w:noProof/>
          <w:lang w:val="en-US"/>
        </w:rPr>
        <w:t>of climate model-derived boundary forcing d</w:t>
      </w:r>
      <w:r w:rsidR="00A431C3" w:rsidRPr="00E457C1">
        <w:rPr>
          <w:rFonts w:cs="Times New Roman"/>
          <w:noProof/>
          <w:lang w:val="en-US"/>
        </w:rPr>
        <w:t>ata is a limitation</w:t>
      </w:r>
      <w:r w:rsidRPr="00E457C1">
        <w:rPr>
          <w:rFonts w:cs="Times New Roman"/>
          <w:noProof/>
          <w:lang w:val="en-US"/>
        </w:rPr>
        <w:t xml:space="preserve">, the release of the Randolph Glacier Inventory </w:t>
      </w:r>
      <w:r>
        <w:rPr>
          <w:rFonts w:cs="Times New Roman"/>
          <w:noProof/>
        </w:rPr>
        <w:fldChar w:fldCharType="begin" w:fldLock="1"/>
      </w:r>
      <w:r w:rsidR="00E719C0">
        <w:rPr>
          <w:rFonts w:cs="Times New Roman"/>
          <w:noProof/>
          <w:lang w:val="en-US"/>
        </w:rPr>
        <w:instrText>ADDIN CSL_CITATION { "citationItems" : [ { "id" : "ITEM-1", "itemData" : { "DOI" : "10.3189/2014JoG13J176", "ISSN" : "0022-1430", "abstract" : "&lt;p&gt; The Randolph Glacier Inventory (RGI) is a globally complete collection of digital outlines of glaciers, excluding the ice sheets, developed to meet the needs of the Fifth Assessment of the Intergovernmental Panel on Climate Change for estimates of past and future mass balance. The RGI was created with limited resources in a short period. Priority was given to completeness of coverage, but a limited, uniform set of attributes is attached to each of the ~198 000 glaciers in its latest version, 3.2. Satellite imagery from 1999\u20132010 provided most of the outlines. Their total extent is estimated as 726 800 \u00b1 34 000 km &lt;sup&gt;2&lt;/sup&gt; . The uncertainty, about \u00b15%, is derived from careful single-glacier and basin-scale uncertainty estimates and comparisons with inventories that were not sources for the RGI. The main contributors to uncertainty are probably misinterpretation of seasonal snow cover and debris cover. These errors appear not to be normally distributed, and quantifying them reliably is an unsolved problem. Combined with digital elevation models, the RGI glacier outlines yield hypsometries that can be combined with atmospheric data or model outputs for analysis of the impacts of climatic change on glaciers. The RGI has already proved its value in the generation of significantly improved aggregate estimates of glacier mass changes and total volume, and thus actual and potential contributions to sea-level rise. &lt;/p&gt;", "author" : [ { "dropping-particle" : "", "family" : "Pfeffer", "given" : "W. Tad", "non-dropping-particle" : "", "parse-names" : false, "suffix" : "" }, { "dropping-particle" : "", "family" : "Arendt", "given" : "Anthony A.", "non-dropping-particle" : "", "parse-names" : false, "suffix" : "" }, { "dropping-particle" : "", "family" : "Bliss", "given" : "Andrew", "non-dropping-particle" : "", "parse-names" : false, "suffix" : "" }, { "dropping-particle" : "", "family" : "Bolch", "given" : "Tobias", "non-dropping-particle" : "", "parse-names" : false, "suffix" : "" }, { "dropping-particle" : "", "family" : "Cogley", "given" : "J. Graham", "non-dropping-particle" : "", "parse-names" : false, "suffix" : "" }, { "dropping-particle" : "", "family" : "Gardner", "given" : "Alex S.", "non-dropping-particle" : "", "parse-names" : false, "suffix" : "" }, { "dropping-particle" : "", "family" : "Hagen", "given" : "Jon-Ove", "non-dropping-particle" : "", "parse-names" : false, "suffix" : "" }, { "dropping-particle" : "", "family" : "Hock", "given" : "Regine", "non-dropping-particle" : "", "parse-names" : false, "suffix" : "" }, { "dropping-particle" : "", "family" : "Kaser", "given" : "Georg", "non-dropping-particle" : "", "parse-names" : false, "suffix" : "" }, { "dropping-particle" : "", "family" : "Kienholz", "given" : "Christian", "non-dropping-particle" : "", "parse-names" : false, "suffix" : "" }, { "dropping-particle" : "", "family" : "Miles", "given" : "Evan S.", "non-dropping-particle" : "", "parse-names" : false, "suffix" : "" }, { "dropping-particle" : "", "family" : "Moholdt", "given" : "Geir", "non-dropping-particle" : "", "parse-names" : false, "suffix" : "" }, { "dropping-particle" : "", "family" : "M\u00f6lg", "given" : "Nico", "non-dropping-particle" : "", "parse-names" : false, "suffix" : "" }, { "dropping-particle" : "", "family" : "Paul", "given" : "Frank", "non-dropping-particle" : "", "parse-names" : false, "suffix" : "" }, { "dropping-particle" : "", "family" : "Radi\u0107", "given" : "Valentina", "non-dropping-particle" : "", "parse-names" : false, "suffix" : "" }, { "dropping-particle" : "", "family" : "Rastner", "given" : "Philipp", "non-dropping-particle" : "", "parse-names" : false, "suffix" : "" }, { "dropping-particle" : "", "family" : "Raup", "given" : "Bruce H.", "non-dropping-particle" : "", "parse-names" : false, "suffix" : "" }, { "dropping-particle" : "", "family" : "Rich", "given" : "Justin", "non-dropping-particle" : "", "parse-names" : false, "suffix" : "" }, { "dropping-particle" : "", "family" : "Sharp", "given" : "Martin J.", "non-dropping-particle" : "", "parse-names" : false, "suffix" : "" }, { "dropping-particle" : "", "family" : "Consortium", "given" : "The Randolph", "non-dropping-particle" : "", "parse-names" : false, "suffix" : "" } ], "container-title" : "Journal of Glaciology", "id" : "ITEM-1", "issue" : "221", "issued" : { "date-parts" : [ [ "2014", "7", "10" ] ] }, "page" : "537-552", "publisher" : "Cambridge University Press", "title" : "The Randolph Glacier Inventory: a globally complete inventory of glaciers", "translator" : [ { "dropping-particle" : "", "family" : "J4353", "given" : "", "non-dropping-particle" : "", "parse-names" : false, "suffix" : "" } ], "type" : "article-journal", "volume" : "60" }, "uris" : [ "http://www.mendeley.com/documents/?uuid=0f6f00fc-02c5-3b6a-bc65-4b8df8d4492d" ] }, { "id" : "ITEM-2", "itemData" : { "DOI" : "10.7265/n5-rgi-60", "URL" : "http://www.glims.org/RGI/randolph60.html", "abstract" : "The Randolph Glacier Inventory (RGI 6.0) is a global inventory of glacier outlines. It is supplemental to the Global Land Ice Measurements from Space initiative (GLIMS). Production of the RGI was motivated by the Fifth Assessment Report of the Intergovernmental Panel on Climate Change (IPCC AR5). Future updates will be made to the RGI and the GLIMS Glacier Database in parallel during a transition period. As all these data are incorporated into the GLIMS Glacier Database and as download tools are developed to obtain GLIMS data in the RGI data format, the RGI will evolve into a downloadable subset of GLIMS, offering complete one-time coverage, version control, and a standard set of attributes. For more details, and for a complete list of contributors, please see the RGI 6.0 Technical Report (PDF format). For the glacier regions used see the GTN-G Glacier Regions.", "accessed" : { "date-parts" : [ [ "2019", "12", "21" ] ] }, "author" : [ { "dropping-particle" : "", "family" : "RGI Consortium", "given" : "", "non-dropping-particle" : "", "parse-names" : false, "suffix" : "" } ], "id" : "ITEM-2", "issued" : { "date-parts" : [ [ "2017" ] ] }, "publisher" : "Technical Report. Global Land Ice Measurements from Space", "publisher-place" : "CO, USA", "title" : "Randolph Glacier Inventory \u2013 A Dataset of Global Glacier Outlines: Version 6.0", "translator" : [ { "dropping-particle" : "", "family" : "J2466", "given" : "", "non-dropping-particle" : "", "parse-names" : false, "suffix" : "" } ], "type" : "webpage" }, "uris" : [ "http://www.mendeley.com/documents/?uuid=b0ec19a5-c298-35ee-85d3-b9e2a894dbc1" ] } ], "mendeley" : { "formattedCitation" : "(Pfeffer et al., 2014; RGI Consortium, 2017)", "plainTextFormattedCitation" : "(Pfeffer et al., 2014; RGI Consortium, 2017)", "previouslyFormattedCitation" : "(Pfeffer et al., 2014; RGI Consortium, 2017)"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(Pfeffer et al., 2014; RGI Consortium, 2017)</w:t>
      </w:r>
      <w:r>
        <w:rPr>
          <w:rFonts w:cs="Times New Roman"/>
          <w:noProof/>
        </w:rPr>
        <w:fldChar w:fldCharType="end"/>
      </w:r>
      <w:r w:rsidRPr="00E457C1">
        <w:rPr>
          <w:rFonts w:cs="Times New Roman"/>
          <w:noProof/>
          <w:lang w:val="en-US"/>
        </w:rPr>
        <w:t xml:space="preserve"> has supported more sophisticated</w:t>
      </w:r>
      <w:r w:rsidR="008C1EDA" w:rsidRPr="00E457C1">
        <w:rPr>
          <w:rFonts w:cs="Times New Roman"/>
          <w:noProof/>
          <w:lang w:val="en-US"/>
        </w:rPr>
        <w:t>, systematic</w:t>
      </w:r>
      <w:r w:rsidRPr="00E457C1">
        <w:rPr>
          <w:rFonts w:cs="Times New Roman"/>
          <w:noProof/>
          <w:lang w:val="en-US"/>
        </w:rPr>
        <w:t xml:space="preserve"> and comprehensive modelling of glaciers worldwide </w:t>
      </w:r>
      <w:r>
        <w:rPr>
          <w:rFonts w:cs="Times New Roman"/>
          <w:noProof/>
        </w:rPr>
        <w:fldChar w:fldCharType="begin" w:fldLock="1"/>
      </w:r>
      <w:r w:rsidR="00E719C0">
        <w:rPr>
          <w:rFonts w:cs="Times New Roman"/>
          <w:noProof/>
          <w:lang w:val="en-US"/>
        </w:rPr>
        <w:instrText>ADDIN CSL_CITATION { "citationItems" : [ { "id" : "ITEM-1", "itemData" : { "DOI" : "10.1017/jog.2019.22", "ISSN" : "00221430", "abstract" : "Global-scale 21st-century glacier mass change projections from six published global glacier models are systematically compared as part of the Glacier Model Intercomparison Project. In total 214 projections of annual glacier mass and area forced by 25 General Circulation Models (GCMs) and four Representative Concentration Pathways (RCP) emission scenarios and aggregated into 19 glacier regions are considered. Global mass loss of all glaciers (outside the Antarctic and Greenland ice sheets) by 2100 relative to 2015 averaged over all model runs varies from 18 \u00b1 7% (RCP2.6) to 36 \u00b1 11% (RCP8.5) corresponding to 94 \u00b1 25 and 200 \u00b1 44 mm sea-level equivalent (SLE), respectively. Regional relative mass changes by 2100 correlate linearly with relative area changes. For RCP8.5 three models project global rates of mass loss (multi-GCM means) of &gt;3 mm SLE per year towards the end of the century. Projections vary considerably between regions, and also among the glacier models. Global glacier mass changes per degree global air temperature rise tend to increase with more pronounced warming indicating that mass-balance sensitivities to temperature change are not constant. Differences in glacier mass projections among the models are attributed to differences in model physics, calibration and downscaling procedures, initial ice volumes and varying ensembles of forcing GCMs.", "author" : [ { "dropping-particle" : "", "family" : "Hock", "given" : "Regine", "non-dropping-particle" : "", "parse-names" : false, "suffix" : "" }, { "dropping-particle" : "", "family" : "Marzeion", "given" : "Ben E.N.", "non-dropping-particle" : "", "parse-names" : false, "suffix" : "" }, { "dropping-particle" : "", "family" : "Bliss", "given" : "Andrew",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"dropping-particle" : "", "family" : "Marzeion", "given" : "Ben E.N.",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"container-title" : "Journal of Glaciology", "id" : "ITEM-1", "issue" : "251", "issued" : { "date-parts" : [ [ "2019", "6", "1" ] ] }, "page" : "453-467", "publisher" : "Cambridge University Press", "title" : "GlacierMIP-A model intercomparison of global-scale glacier mass-balance models and projections", "translator" : [ { "dropping-particle" : "", "family" : "J6046", "given" : "", "non-dropping-particle" : "", "parse-names" : false, "suffix" : "" } ], "type" : "article-journal", "volume" : "65" }, "uris" : [ "http://www.mendeley.com/documents/?uuid=88544e72-ea32-4a44-9dc7-b5dee76aad62" ] } ], "mendeley" : { "formattedCitation" : "(Hock et al., 2019a)", "plainTextFormattedCitation" : "(Hock et al., 2019a)", "previouslyFormattedCitation" : "(Hock et al., 2019a)"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(Hock et al., 2019a)</w:t>
      </w:r>
      <w:r>
        <w:rPr>
          <w:rFonts w:cs="Times New Roman"/>
          <w:noProof/>
        </w:rPr>
        <w:fldChar w:fldCharType="end"/>
      </w:r>
      <w:r w:rsidRPr="00E457C1">
        <w:rPr>
          <w:rFonts w:cs="Times New Roman"/>
          <w:noProof/>
          <w:lang w:val="en-US"/>
        </w:rPr>
        <w:t>.</w:t>
      </w:r>
    </w:p>
    <w:p w14:paraId="05B3F0AA" w14:textId="77777777" w:rsidR="008C7729" w:rsidRPr="00E457C1" w:rsidRDefault="008C7729" w:rsidP="008C7729">
      <w:pPr>
        <w:pStyle w:val="AR6BodyText"/>
        <w:rPr>
          <w:rFonts w:cs="Times New Roman"/>
          <w:noProof/>
          <w:lang w:val="en-US"/>
        </w:rPr>
      </w:pPr>
    </w:p>
    <w:p w14:paraId="63246A1F" w14:textId="2B8CA590" w:rsidR="008C7729" w:rsidRPr="00E457C1" w:rsidRDefault="006B4B45" w:rsidP="008C7729">
      <w:pPr>
        <w:pStyle w:val="AR6BodyText"/>
        <w:rPr>
          <w:rFonts w:cs="Times New Roman"/>
          <w:noProof/>
          <w:lang w:val="en-US"/>
        </w:rPr>
      </w:pPr>
      <w:r w:rsidRPr="00E457C1">
        <w:rPr>
          <w:rFonts w:cs="Times New Roman"/>
          <w:noProof/>
          <w:lang w:val="en-US"/>
        </w:rPr>
        <w:t xml:space="preserve">A </w:t>
      </w:r>
      <w:r w:rsidR="008C7729" w:rsidRPr="00E457C1">
        <w:rPr>
          <w:rFonts w:cs="Times New Roman"/>
          <w:noProof/>
          <w:lang w:val="en-US"/>
        </w:rPr>
        <w:t xml:space="preserve">regional study considering 85 </w:t>
      </w:r>
      <w:del w:id="1947" w:author="Sara M Tuson" w:date="2021-06-27T21:02:00Z">
        <w:r w:rsidR="00F97775" w:rsidRPr="00E457C1" w:rsidDel="00D66169">
          <w:rPr>
            <w:rFonts w:cs="Times New Roman"/>
            <w:noProof/>
            <w:lang w:val="en-US"/>
          </w:rPr>
          <w:delText>NH</w:delText>
        </w:r>
      </w:del>
      <w:ins w:id="1948" w:author="Sara M Tuson" w:date="2021-06-27T21:02:00Z">
        <w:r w:rsidR="00D66169">
          <w:rPr>
            <w:rFonts w:cs="Times New Roman"/>
            <w:noProof/>
            <w:lang w:val="en-US"/>
          </w:rPr>
          <w:t>Northern Hemisphere</w:t>
        </w:r>
      </w:ins>
      <w:r w:rsidR="008C7729" w:rsidRPr="00E457C1">
        <w:rPr>
          <w:rFonts w:cs="Times New Roman"/>
          <w:noProof/>
          <w:lang w:val="en-US"/>
        </w:rPr>
        <w:t xml:space="preserve"> glacier systems concluded that there is a discernible human influence on glacier mass balance, with glacier model simulations driven by CMIP5 historical and greenhouse gas-only</w:t>
      </w:r>
      <w:r w:rsidR="003E043E" w:rsidRPr="00E457C1">
        <w:rPr>
          <w:rFonts w:cs="Times New Roman"/>
          <w:noProof/>
          <w:lang w:val="en-US"/>
        </w:rPr>
        <w:t xml:space="preserve"> simulations showing a glacier mass loss</w:t>
      </w:r>
      <w:r w:rsidR="008C7729" w:rsidRPr="00E457C1">
        <w:rPr>
          <w:rFonts w:cs="Times New Roman"/>
          <w:noProof/>
          <w:lang w:val="en-US"/>
        </w:rPr>
        <w:t xml:space="preserve">, whereas those driven by natural-only forced simulations showed a net glacier growth </w:t>
      </w:r>
      <w:r w:rsidR="008C7729">
        <w:rPr>
          <w:rFonts w:cs="Times New Roman"/>
          <w:noProof/>
        </w:rPr>
        <w:fldChar w:fldCharType="begin" w:fldLock="1"/>
      </w:r>
      <w:r w:rsidR="00E719C0">
        <w:rPr>
          <w:rFonts w:cs="Times New Roman"/>
          <w:noProof/>
          <w:lang w:val="en-US"/>
        </w:rPr>
        <w:instrText>ADDIN CSL_CITATION { "citationItems" : [ { "id" : "ITEM-1", "itemData" : { "DOI" : "10.1038/srep29723", "ISSN" : "20452322", "abstract" : "Observational evidence indicates that a number of glaciers have lost mass in the past. Given that glaciers are highly impacted by the surrounding climate, human-influenced global warming may be partly responsible for mass loss. However, previous research studies have been limited to analyzing the past several decades, and it remains unclear whether past glacier mass losses are within the range of natural internal climate variability. Here, we apply an optimal fingerprinting technique to observed and reconstructed mass losses as well as multi-model general circulation model (GCM) simulations of mountain glacier mass to detect and attribute past glacier mass changes. An 8,800-year control simulation of glaciers enabled us to evaluate detectability. The results indicate that human-induced increases in greenhouse gases have contributed to the decreased area-weighted average masses of 85 analyzed glaciers. The effect was larger than the mass increase caused by natural forcing, although the contributions of natural and anthropogenic forcing to decreases in mass varied at the local scale. We also showed that the detection of anthropogenic or natural influences could not be fully attributed when natural internal climate variability was taken into account.", "author" : [ { "dropping-particle" : "", "family" : "Hirabayashi", "given" : "Yukiko", "non-dropping-particle" : "", "parse-names" : false, "suffix" : "" }, { "dropping-particle" : "", "family" : "Nakano", "given" : "Kazunari", "non-dropping-particle" : "", "parse-names" : false, "suffix" : "" }, { "dropping-particle" : "", "family" : "Zhang", "given" : "Yong", "non-dropping-particle" : "", "parse-names" : false, "suffix" : "" }, { "dropping-particle" : "", "family" : "Watanabe", "given" : "Satoshi", "non-dropping-particle" : "", "parse-names" : false, "suffix" : "" }, { "dropping-particle" : "", "family" : "Tanoue", "given" : "Masahiro", "non-dropping-particle" : "", "parse-names" : false, "suffix" : "" }, { "dropping-particle" : "", "family" : "Kanae", "given" : "Shinjiro", "non-dropping-particle" : "", "parse-names" : false, "suffix" : "" } ], "container-title" : "Scientific Reports", "id" : "ITEM-1", "issue" : "1", "issued" : { "date-parts" : [ [ "2016", "9", "20" ] ] }, "page" : "29723", "publisher" : "Nature Publishing Group", "title" : "Contributions of natural and anthropogenic radiative forcing to mass loss of Northern Hemisphere mountain glaciers and quantifying their uncertainties", "translator" : [ { "dropping-particle" : "", "family" : "J4624", "given" : "", "non-dropping-particle" : "", "parse-names" : false, "suffix" : "" } ], "type" : "article-journal", "volume" : "6" }, "uris" : [ "http://www.mendeley.com/documents/?uuid=88864605-ca87-3355-a485-a724cebf5962" ] } ], "mendeley" : { "formattedCitation" : "(Hirabayashi et al., 2016)", "plainTextFormattedCitation" : "(Hirabayashi et al., 2016)", "previouslyFormattedCitation" : "(Hirabayashi et al., 2016)" }, "properties" : { "noteIndex" : 0 }, "schema" : "https://github.com/citation-style-language/schema/raw/master/csl-citation.json" }</w:instrText>
      </w:r>
      <w:r w:rsidR="008C7729">
        <w:rPr>
          <w:rFonts w:cs="Times New Roman"/>
          <w:noProof/>
        </w:rPr>
        <w:fldChar w:fldCharType="separate"/>
      </w:r>
      <w:r w:rsidR="00393F8C">
        <w:rPr>
          <w:rFonts w:cs="Times New Roman"/>
          <w:noProof/>
          <w:lang w:val="en-US"/>
        </w:rPr>
        <w:t>(Hirabayashi et al., 2016)</w:t>
      </w:r>
      <w:r w:rsidR="008C7729">
        <w:rPr>
          <w:rFonts w:cs="Times New Roman"/>
          <w:noProof/>
        </w:rPr>
        <w:fldChar w:fldCharType="end"/>
      </w:r>
      <w:r w:rsidR="008C7729" w:rsidRPr="00E457C1">
        <w:rPr>
          <w:rFonts w:cs="Times New Roman"/>
          <w:noProof/>
          <w:lang w:val="en-US"/>
        </w:rPr>
        <w:t>. In addition, a study of the role of climate change in glacier retreat using a simple mass-balance model</w:t>
      </w:r>
      <w:r w:rsidR="00DD72E9" w:rsidRPr="00E457C1">
        <w:rPr>
          <w:rFonts w:cs="Times New Roman"/>
          <w:noProof/>
          <w:lang w:val="en-US"/>
        </w:rPr>
        <w:t xml:space="preserve"> </w:t>
      </w:r>
      <w:r w:rsidR="003F694B" w:rsidRPr="00E457C1">
        <w:rPr>
          <w:rFonts w:cs="Times New Roman"/>
          <w:noProof/>
          <w:lang w:val="en-US"/>
        </w:rPr>
        <w:t>for 37 glaciers worldwide</w:t>
      </w:r>
      <w:r w:rsidR="008C7729" w:rsidRPr="00E457C1">
        <w:rPr>
          <w:rFonts w:cs="Times New Roman"/>
          <w:noProof/>
          <w:lang w:val="en-US"/>
        </w:rPr>
        <w:t xml:space="preserve">, concluded that observed length changes would not have occurred without anthropogenic climate change, with observed length variations exceeding those associated with internal variability by several standard deviations in many cases </w:t>
      </w:r>
      <w:r w:rsidR="008C7729">
        <w:rPr>
          <w:rFonts w:cs="Times New Roman"/>
          <w:noProof/>
        </w:rPr>
        <w:fldChar w:fldCharType="begin" w:fldLock="1"/>
      </w:r>
      <w:r w:rsidR="00E719C0">
        <w:rPr>
          <w:rFonts w:cs="Times New Roman"/>
          <w:noProof/>
          <w:lang w:val="en-US"/>
        </w:rPr>
        <w:instrText>ADDIN CSL_CITATION { "citationItems" : [ { "id" : "ITEM-1", "itemData" : { "DOI" : "10.1038/ngeo2863", "ISSN" : "17520908", "abstract" : "The near-global retreat of glaciers over the last century provides some of the most iconic imagery for communicating the reality of anthropogenic climate change to the public. Surprisingly, however, there has not been a quantitative foundation for attributing the retreats to climate change, except in the global aggregate. This gap, between public perception and scientific basis, is due to uncertainties in numerical modelling and the short length of glacier mass-balance records. Here we present a method for assessing individual glacier change based on the signal-to-noise ratio, a robust metric that is insensitive to uncertainties in glacier dynamics. Using only meteorological and glacier observations, and the characteristic decadal response time of glaciers, we demonstrate that observed retreats of individual glaciers represent some of the highest signal-to-noise ratios of climate change yet documented. Therefore, in many places, the centennial-scale retreat of the local glaciers does indeed constitute categorical evidence of climate change.", "author" : [ { "dropping-particle" : "", "family" : "Roe", "given" : "Gerard H.", "non-dropping-particle" : "", "parse-names" : false, "suffix" : "" }, { "dropping-particle" : "", "family" : "Baker", "given" : "Marcia B.", "non-dropping-particle" : "", "parse-names" : false, "suffix" : "" }, { "dropping-particle" : "", "family" : "Herla", "given" : "Florian", "non-dropping-particle" : "", "parse-names" : false, "suffix" : "" } ], "container-title" : "Nature Geoscience", "id" : "ITEM-1", "issue" : "2", "issued" : { "date-parts" : [ [ "2017", "12" ] ] }, "page" : "95-99", "publisher" : "Nature Publishing Group", "title" : "Centennial glacier retreat as categorical evidence of regional climate change", "translator" : [ { "dropping-particle" : "", "family" : "J6004", "given" : "", "non-dropping-particle" : "", "parse-names" : false, "suffix" : "" } ], "type" : "article-journal", "volume" : "10" }, "uris" : [ "http://www.mendeley.com/documents/?uuid=38f5627e-69eb-41c9-a603-29497770e693" ] } ], "mendeley" : { "formattedCitation" : "(Roe et al., 2017)", "plainTextFormattedCitation" : "(Roe et al., 2017)", "previouslyFormattedCitation" : "(Roe et al., 2017)" }, "properties" : { "noteIndex" : 0 }, "schema" : "https://github.com/citation-style-language/schema/raw/master/csl-citation.json" }</w:instrText>
      </w:r>
      <w:r w:rsidR="008C7729">
        <w:rPr>
          <w:rFonts w:cs="Times New Roman"/>
          <w:noProof/>
        </w:rPr>
        <w:fldChar w:fldCharType="separate"/>
      </w:r>
      <w:r w:rsidR="00393F8C">
        <w:rPr>
          <w:rFonts w:cs="Times New Roman"/>
          <w:noProof/>
          <w:lang w:val="en-US"/>
        </w:rPr>
        <w:t>(Roe et al., 2017)</w:t>
      </w:r>
      <w:r w:rsidR="008C7729">
        <w:rPr>
          <w:rFonts w:cs="Times New Roman"/>
          <w:noProof/>
        </w:rPr>
        <w:fldChar w:fldCharType="end"/>
      </w:r>
      <w:r w:rsidR="008C7729" w:rsidRPr="00E457C1">
        <w:rPr>
          <w:rFonts w:cs="Times New Roman"/>
          <w:noProof/>
          <w:lang w:val="en-US"/>
        </w:rPr>
        <w:t xml:space="preserve">. </w:t>
      </w:r>
      <w:r w:rsidR="008C7729">
        <w:rPr>
          <w:rFonts w:cs="Times New Roman"/>
          <w:noProof/>
        </w:rPr>
        <w:fldChar w:fldCharType="begin" w:fldLock="1"/>
      </w:r>
      <w:r w:rsidR="004D79F3">
        <w:rPr>
          <w:rFonts w:cs="Times New Roman"/>
          <w:noProof/>
          <w:lang w:val="en-US"/>
        </w:rPr>
        <w:instrText>ADDIN CSL_CITATION { "citationItems" : [ { "id" : "ITEM-1", "itemData" : { "DOI" : "10.5194/tc-15-1889-2021", "ISSN" : "1994-0424", "abstract" : "Abstract. Around the world, small ice caps and glaciers have been losing mass and retreating since the start of the industrial era. Estimates are that this has contributed approximately 30 % of the observed sea-level rise over the same period. It is important to understand the relative importance of natural and anthropogenic components of this mass loss. One recent study concluded that the best estimate of the magnitude of the anthropogenic mass loss over the industrial era was only 25 % of the total, implying a predominantly natural cause. Here we show that the anthropogenic fraction of the total mass loss of a given glacier depends only on the magnitudes and rates of the natural and anthropogenic components of climate change and on the glacier's response time. We consider climate change over the past millennium using synthetic scenarios, palaeoclimate reconstructions, numerical climate simulations, and instrumental observations. We use these climate histories to drive a glacier model that can represent a wide range of glacier response times, and we evaluate the magnitude of the anthropogenic mass loss relative to the observed mass loss. The slow cooling over the preceding millennium followed by the rapid anthropogenic warming of the industrial era means that, over the full range of response times for small ice caps and glaciers, the central estimate of the magnitude of the anthropogenic mass loss is essentially 100 % of the observed mass loss. The anthropogenic magnitude may exceed 100 % in the event that, without anthropogenic climate forcing, glaciers would otherwise have been gaining mass. Our results bring assessments of the attribution of glacier mass loss into alignment with assessments of others aspects of climate change, such as global-mean temperature. Furthermore, these results reinforce the scientific and public understanding of centennial-scale glacier retreat as an unambiguous consequence of human activity.", "author" : [ { "dropping-particle" : "", "family" : "Roe", "given" : "Gerard H", "non-dropping-particle" : "", "parse-names" : false, "suffix" : "" }, { "dropping-particle" : "", "family" : "Christian", "given" : "John Erich", "non-dropping-particle" : "", "parse-names" : false, "suffix" : "" }, { "dropping-particle" : "", "family" : "Marzeion", "given" : "Ben", "non-dropping-particle" : "", "parse-names" : false, "suffix" : "" } ], "container-title" : "The Cryosphere", "id" : "ITEM-1", "issue" : "4", "issued" : { "date-parts" : [ [ "2021", "4", "19" ] ] }, "page" : "1889-1905", "title" : "On the attribution of industrial-era glacier mass loss to anthropogenic climate change", "translator" : [ { "dropping-particle" : "", "family" : "J3545", "given" : "", "non-dropping-particle" : "", "parse-names" : false, "suffix" : "" } ], "type" : "article-journal", "volume" : "15" }, "uris" : [ "http://www.mendeley.com/documents/?uuid=e86d49fe-15bb-40bf-88d7-f58600e2ff27" ] } ], "mendeley" : { "formattedCitation" : "(Roe et al., 2021)", "manualFormatting" : "Roe et al. (2021)", "plainTextFormattedCitation" : "(Roe et al., 2021)", "previouslyFormattedCitation" : "(Roe et al., 2021)" }, "properties" : { "noteIndex" : 0 }, "schema" : "https://github.com/citation-style-language/schema/raw/master/csl-citation.json" }</w:instrText>
      </w:r>
      <w:r w:rsidR="008C7729">
        <w:rPr>
          <w:rFonts w:cs="Times New Roman"/>
          <w:noProof/>
        </w:rPr>
        <w:fldChar w:fldCharType="separate"/>
      </w:r>
      <w:r w:rsidR="00393F8C">
        <w:rPr>
          <w:rFonts w:cs="Times New Roman"/>
          <w:noProof/>
          <w:lang w:val="en-US"/>
        </w:rPr>
        <w:t>Roe et al. (2021)</w:t>
      </w:r>
      <w:r w:rsidR="008C7729">
        <w:rPr>
          <w:rFonts w:cs="Times New Roman"/>
          <w:noProof/>
        </w:rPr>
        <w:fldChar w:fldCharType="end"/>
      </w:r>
      <w:r w:rsidR="008C7729" w:rsidRPr="00E457C1">
        <w:rPr>
          <w:rFonts w:cs="Times New Roman"/>
          <w:noProof/>
          <w:lang w:val="en-US"/>
        </w:rPr>
        <w:t xml:space="preserve"> used the sa</w:t>
      </w:r>
      <w:r w:rsidRPr="00E457C1">
        <w:rPr>
          <w:rFonts w:cs="Times New Roman"/>
          <w:noProof/>
          <w:lang w:val="en-US"/>
        </w:rPr>
        <w:t xml:space="preserve">me model to estimate that </w:t>
      </w:r>
      <w:r w:rsidR="00892A69" w:rsidRPr="00E457C1">
        <w:rPr>
          <w:rFonts w:cs="Times New Roman"/>
          <w:noProof/>
          <w:lang w:val="en-US"/>
        </w:rPr>
        <w:t>at least 85%</w:t>
      </w:r>
      <w:r w:rsidR="008C7729" w:rsidRPr="00E457C1">
        <w:rPr>
          <w:rFonts w:cs="Times New Roman"/>
          <w:noProof/>
          <w:lang w:val="en-US"/>
        </w:rPr>
        <w:t xml:space="preserve"> of cumulative glacier mass loss since 1850 is attributable to anthropogenic influence. </w:t>
      </w:r>
      <w:r w:rsidRPr="00E457C1">
        <w:rPr>
          <w:rFonts w:cs="Times New Roman"/>
          <w:noProof/>
          <w:lang w:val="en-US"/>
        </w:rPr>
        <w:t xml:space="preserve">While </w:t>
      </w:r>
      <w:r>
        <w:rPr>
          <w:rFonts w:cs="Times New Roman"/>
          <w:noProof/>
        </w:rPr>
        <w:fldChar w:fldCharType="begin" w:fldLock="1"/>
      </w:r>
      <w:r w:rsidR="00D33CB6">
        <w:rPr>
          <w:rFonts w:cs="Times New Roman"/>
          <w:noProof/>
          <w:lang w:val="en-US"/>
        </w:rPr>
        <w:instrText>ADDIN CSL_CITATION { "citationItems" : [ { "id" : "ITEM-1", "itemData" : { "DOI" : "10.1126/science.1254702", "ISBN" : "1853467960", "ISSN" : "10959203", "PMID" : "25123485", "abstract" : "The ongoing global glacier retreat is affecting human societies by causing sea-level rise, changing seasonal water availability, and increasing geohazards. Melting glaciers are an icon of anthropogenic climate change. However, glacier response times are typically decades or longer, which implies that the present-day glacier retreat is a mixed response to past and current natural climate variability and current anthropogenic forcing. Here we show that only 25 \u00b1 35% of the global glacier mass loss during the period from 1851 to 2010 is attributable to anthropogenic causes. Nevertheless, the anthropogenic signal is detectable with high confidence in glacier mass balance observations during 1991 to 2010, and the anthropogenic fraction of global glacier mass loss during that period has increased to 69 \u00b1 24%. Copyright \u00a9 2014, American Association for the Advancement of Science.", "author" : [ { "dropping-particle" : "", "family" : "Marzeion", "given" : "Ben", "non-dropping-particle" : "", "parse-names" : false, "suffix" : "" }, { "dropping-particle" : "", "family" : "Cogley", "given" : "J. Graham", "non-dropping-particle" : "", "parse-names" : false, "suffix" : "" }, { "dropping-particle" : "", "family" : "Richter", "given" : "Kristin", "non-dropping-particle" : "", "parse-names" : false, "suffix" : "" }, { "dropping-particle" : "", "family" : "Parkes", "given" : "David", "non-dropping-particle" : "", "parse-names" : false, "suffix" : "" } ], "container-title" : "Science", "id" : "ITEM-1", "issue" : "6199", "issued" : { "date-parts" : [ [ "2014", "8", "22" ] ] }, "page" : "919-921", "publisher" : "American Association for the Advancement of Science", "title" : "Glaciers. Attribution of global glacier mass loss to anthropogenic and natural causes.", "translator" : [ { "dropping-particle" : "", "family" : "J5997", "given" : "", "non-dropping-particle" : "", "parse-names" : false, "suffix" : "" } ], "type" : "article-journal", "volume" : "345" }, "uris" : [ "http://www.mendeley.com/documents/?uuid=657fb662-56da-49b2-a246-fea6c4f9bb1b" ] } ], "mendeley" : { "formattedCitation" : "(Marzeion et al., 2014)", "manualFormatting" : "Marzeion et al. (2014)", "plainTextFormattedCitation" : "(Marzeion et al., 2014)", "previouslyFormattedCitation" : "(Marzeion et al., 2014)"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Marzeion et al. (2014)</w:t>
      </w:r>
      <w:r>
        <w:rPr>
          <w:rFonts w:cs="Times New Roman"/>
          <w:noProof/>
        </w:rPr>
        <w:fldChar w:fldCharType="end"/>
      </w:r>
      <w:r w:rsidRPr="00E457C1">
        <w:rPr>
          <w:rFonts w:cs="Times New Roman"/>
          <w:noProof/>
          <w:lang w:val="en-US"/>
        </w:rPr>
        <w:t xml:space="preserve"> found that anthropogenic influence contributed only 25 ± 35% of glacier mass loss for the period 1851</w:t>
      </w:r>
      <w:del w:id="1949" w:author="Sara M Tuson" w:date="2021-06-24T10:59:00Z">
        <w:r w:rsidRPr="00E457C1" w:rsidDel="00D269C7">
          <w:rPr>
            <w:rFonts w:cs="Times New Roman"/>
            <w:noProof/>
            <w:lang w:val="en-US"/>
          </w:rPr>
          <w:delText>-</w:delText>
        </w:r>
      </w:del>
      <w:ins w:id="1950" w:author="Sara M Tuson" w:date="2021-06-24T10:59:00Z">
        <w:r w:rsidR="00D269C7">
          <w:rPr>
            <w:rFonts w:cs="Times New Roman"/>
            <w:noProof/>
            <w:lang w:val="en-US"/>
          </w:rPr>
          <w:t>–</w:t>
        </w:r>
      </w:ins>
      <w:r w:rsidRPr="00E457C1">
        <w:rPr>
          <w:rFonts w:cs="Times New Roman"/>
          <w:noProof/>
          <w:lang w:val="en-US"/>
        </w:rPr>
        <w:t xml:space="preserve">2010, their naturally-forced simulations exhibited a substantial negative mass balance, which </w:t>
      </w:r>
      <w:r>
        <w:rPr>
          <w:rFonts w:cs="Times New Roman"/>
          <w:noProof/>
        </w:rPr>
        <w:fldChar w:fldCharType="begin" w:fldLock="1"/>
      </w:r>
      <w:r w:rsidR="004D79F3">
        <w:rPr>
          <w:rFonts w:cs="Times New Roman"/>
          <w:noProof/>
          <w:lang w:val="en-US"/>
        </w:rPr>
        <w:instrText>ADDIN CSL_CITATION { "citationItems" : [ { "id" : "ITEM-1", "itemData" : { "DOI" : "10.5194/tc-15-1889-2021", "ISSN" : "1994-0424", "abstract" : "Abstract. Around the world, small ice caps and glaciers have been losing mass and retreating since the start of the industrial era. Estimates are that this has contributed approximately 30 % of the observed sea-level rise over the same period. It is important to understand the relative importance of natural and anthropogenic components of this mass loss. One recent study concluded that the best estimate of the magnitude of the anthropogenic mass loss over the industrial era was only 25 % of the total, implying a predominantly natural cause. Here we show that the anthropogenic fraction of the total mass loss of a given glacier depends only on the magnitudes and rates of the natural and anthropogenic components of climate change and on the glacier's response time. We consider climate change over the past millennium using synthetic scenarios, palaeoclimate reconstructions, numerical climate simulations, and instrumental observations. We use these climate histories to drive a glacier model that can represent a wide range of glacier response times, and we evaluate the magnitude of the anthropogenic mass loss relative to the observed mass loss. The slow cooling over the preceding millennium followed by the rapid anthropogenic warming of the industrial era means that, over the full range of response times for small ice caps and glaciers, the central estimate of the magnitude of the anthropogenic mass loss is essentially 100 % of the observed mass loss. The anthropogenic magnitude may exceed 100 % in the event that, without anthropogenic climate forcing, glaciers would otherwise have been gaining mass. Our results bring assessments of the attribution of glacier mass loss into alignment with assessments of others aspects of climate change, such as global-mean temperature. Furthermore, these results reinforce the scientific and public understanding of centennial-scale glacier retreat as an unambiguous consequence of human activity.", "author" : [ { "dropping-particle" : "", "family" : "Roe", "given" : "Gerard H", "non-dropping-particle" : "", "parse-names" : false, "suffix" : "" }, { "dropping-particle" : "", "family" : "Christian", "given" : "John Erich", "non-dropping-particle" : "", "parse-names" : false, "suffix" : "" }, { "dropping-particle" : "", "family" : "Marzeion", "given" : "Ben", "non-dropping-particle" : "", "parse-names" : false, "suffix" : "" } ], "container-title" : "The Cryosphere", "id" : "ITEM-1", "issue" : "4", "issued" : { "date-parts" : [ [ "2021", "4", "19" ] ] }, "page" : "1889-1905", "title" : "On the attribution of industrial-era glacier mass loss to anthropogenic climate change", "translator" : [ { "dropping-particle" : "", "family" : "J3545", "given" : "", "non-dropping-particle" : "", "parse-names" : false, "suffix" : "" } ], "type" : "article-journal", "volume" : "15" }, "uris" : [ "http://www.mendeley.com/documents/?uuid=e86d49fe-15bb-40bf-88d7-f58600e2ff27" ] } ], "mendeley" : { "formattedCitation" : "(Roe et al., 2021)", "manualFormatting" : "Roe et al. (2021)", "plainTextFormattedCitation" : "(Roe et al., 2021)", "previouslyFormattedCitation" : "(Roe et al., 2021)"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Roe et al. (2021)</w:t>
      </w:r>
      <w:r>
        <w:rPr>
          <w:rFonts w:cs="Times New Roman"/>
          <w:noProof/>
        </w:rPr>
        <w:fldChar w:fldCharType="end"/>
      </w:r>
      <w:r w:rsidRPr="00E457C1">
        <w:rPr>
          <w:rFonts w:cs="Times New Roman"/>
          <w:noProof/>
          <w:lang w:val="en-US"/>
        </w:rPr>
        <w:t xml:space="preserve"> argue</w:t>
      </w:r>
      <w:r w:rsidR="0046661C" w:rsidRPr="00E457C1">
        <w:rPr>
          <w:rFonts w:cs="Times New Roman"/>
          <w:noProof/>
          <w:lang w:val="en-US"/>
        </w:rPr>
        <w:t>d</w:t>
      </w:r>
      <w:r w:rsidRPr="00E457C1">
        <w:rPr>
          <w:rFonts w:cs="Times New Roman"/>
          <w:noProof/>
          <w:lang w:val="en-US"/>
        </w:rPr>
        <w:t xml:space="preserve"> is unrealistic. </w:t>
      </w:r>
      <w:r w:rsidR="009B49EE" w:rsidRPr="00E457C1">
        <w:rPr>
          <w:rFonts w:cs="Times New Roman"/>
          <w:noProof/>
          <w:lang w:val="en-US"/>
        </w:rPr>
        <w:t xml:space="preserve">Moreover, </w:t>
      </w:r>
      <w:r w:rsidR="004609E0">
        <w:rPr>
          <w:rFonts w:cs="Times New Roman"/>
          <w:noProof/>
        </w:rPr>
        <w:fldChar w:fldCharType="begin" w:fldLock="1"/>
      </w:r>
      <w:r w:rsidR="00D33CB6">
        <w:rPr>
          <w:rFonts w:cs="Times New Roman"/>
          <w:noProof/>
          <w:lang w:val="en-US"/>
        </w:rPr>
        <w:instrText>ADDIN CSL_CITATION { "citationItems" : [ { "id" : "ITEM-1", "itemData" : { "DOI" : "10.1126/science.1254702", "ISBN" : "1853467960", "ISSN" : "10959203", "PMID" : "25123485", "abstract" : "The ongoing global glacier retreat is affecting human societies by causing sea-level rise, changing seasonal water availability, and increasing geohazards. Melting glaciers are an icon of anthropogenic climate change. However, glacier response times are typically decades or longer, which implies that the present-day glacier retreat is a mixed response to past and current natural climate variability and current anthropogenic forcing. Here we show that only 25 \u00b1 35% of the global glacier mass loss during the period from 1851 to 2010 is attributable to anthropogenic causes. Nevertheless, the anthropogenic signal is detectable with high confidence in glacier mass balance observations during 1991 to 2010, and the anthropogenic fraction of global glacier mass loss during that period has increased to 69 \u00b1 24%. Copyright \u00a9 2014, American Association for the Advancement of Science.", "author" : [ { "dropping-particle" : "", "family" : "Marzeion", "given" : "Ben", "non-dropping-particle" : "", "parse-names" : false, "suffix" : "" }, { "dropping-particle" : "", "family" : "Cogley", "given" : "J. Graham", "non-dropping-particle" : "", "parse-names" : false, "suffix" : "" }, { "dropping-particle" : "", "family" : "Richter", "given" : "Kristin", "non-dropping-particle" : "", "parse-names" : false, "suffix" : "" }, { "dropping-particle" : "", "family" : "Parkes", "given" : "David", "non-dropping-particle" : "", "parse-names" : false, "suffix" : "" } ], "container-title" : "Science", "id" : "ITEM-1", "issue" : "6199", "issued" : { "date-parts" : [ [ "2014", "8", "22" ] ] }, "page" : "919-921", "publisher" : "American Association for the Advancement of Science", "title" : "Glaciers. Attribution of global glacier mass loss to anthropogenic and natural causes.", "translator" : [ { "dropping-particle" : "", "family" : "J5997", "given" : "", "non-dropping-particle" : "", "parse-names" : false, "suffix" : "" } ], "type" : "article-journal", "volume" : "345" }, "uris" : [ "http://www.mendeley.com/documents/?uuid=657fb662-56da-49b2-a246-fea6c4f9bb1b" ] } ], "mendeley" : { "formattedCitation" : "(Marzeion et al., 2014)", "manualFormatting" : "Marzeion et al. (2014)", "plainTextFormattedCitation" : "(Marzeion et al., 2014)", "previouslyFormattedCitation" : "(Marzeion et al., 2014)" }, "properties" : { "noteIndex" : 0 }, "schema" : "https://github.com/citation-style-language/schema/raw/master/csl-citation.json" }</w:instrText>
      </w:r>
      <w:r w:rsidR="004609E0">
        <w:rPr>
          <w:rFonts w:cs="Times New Roman"/>
          <w:noProof/>
        </w:rPr>
        <w:fldChar w:fldCharType="separate"/>
      </w:r>
      <w:r w:rsidR="00393F8C">
        <w:rPr>
          <w:rFonts w:cs="Times New Roman"/>
          <w:noProof/>
          <w:lang w:val="en-US"/>
        </w:rPr>
        <w:t>Marzeion et al. (2014)</w:t>
      </w:r>
      <w:r w:rsidR="004609E0">
        <w:rPr>
          <w:rFonts w:cs="Times New Roman"/>
          <w:noProof/>
        </w:rPr>
        <w:fldChar w:fldCharType="end"/>
      </w:r>
      <w:r w:rsidR="009B49EE" w:rsidRPr="00E457C1">
        <w:rPr>
          <w:rFonts w:cs="Times New Roman"/>
          <w:noProof/>
          <w:lang w:val="en-US"/>
        </w:rPr>
        <w:t xml:space="preserve"> estimate</w:t>
      </w:r>
      <w:r w:rsidR="00E77FE0" w:rsidRPr="00E457C1">
        <w:rPr>
          <w:rFonts w:cs="Times New Roman"/>
          <w:noProof/>
          <w:lang w:val="en-US"/>
        </w:rPr>
        <w:t>d</w:t>
      </w:r>
      <w:r w:rsidR="009B49EE" w:rsidRPr="00E457C1">
        <w:rPr>
          <w:rFonts w:cs="Times New Roman"/>
          <w:noProof/>
          <w:lang w:val="en-US"/>
        </w:rPr>
        <w:t xml:space="preserve"> that anthropogenic influence contributed 69</w:t>
      </w:r>
      <w:r w:rsidRPr="00E457C1">
        <w:rPr>
          <w:rFonts w:cs="Times New Roman"/>
          <w:noProof/>
          <w:lang w:val="en-US"/>
        </w:rPr>
        <w:t xml:space="preserve"> </w:t>
      </w:r>
      <w:r w:rsidR="009B49EE" w:rsidRPr="00E457C1">
        <w:rPr>
          <w:rFonts w:cs="Times New Roman"/>
          <w:noProof/>
          <w:lang w:val="en-US"/>
        </w:rPr>
        <w:t xml:space="preserve">± 24% of glacier mass loss for the period 1991 to 2010, </w:t>
      </w:r>
      <w:r w:rsidR="001B6A9B" w:rsidRPr="00E457C1">
        <w:rPr>
          <w:rFonts w:cs="Times New Roman"/>
          <w:noProof/>
          <w:lang w:val="en-US"/>
        </w:rPr>
        <w:t xml:space="preserve">consistent with a progressively increasing fraction of mass loss attributable to anthropogenic influence found by </w:t>
      </w:r>
      <w:r w:rsidR="004609E0">
        <w:rPr>
          <w:rFonts w:cs="Times New Roman"/>
          <w:noProof/>
        </w:rPr>
        <w:fldChar w:fldCharType="begin" w:fldLock="1"/>
      </w:r>
      <w:ins w:id="1951" w:author="Robin Matthews" w:date="2021-06-15T13:52:00Z">
        <w:r w:rsidR="0060112E">
          <w:rPr>
            <w:rFonts w:cs="Times New Roman"/>
            <w:noProof/>
            <w:lang w:val="en-US"/>
          </w:rPr>
          <w:instrText>ADDIN CSL_CITATION { "citationItems" : [ { "id" : "ITEM-1", "itemData" : { "DOI" : "10.5194/tc-15-1889-2021", "ISSN" : "1994-0424", "abstract" : "Abstract. Around the world, small ice caps and glaciers have been losing mass and retreating since the start of the industrial era. Estimates are that this has contributed approximately 30 % of the observed sea-level rise over the same period. It is important to understand the relative importance of natural and anthropogenic components of this mass loss. One recent study concluded that the best estimate of the magnitude of the anthropogenic mass loss over the industrial era was only 25 % of the total, implying a predominantly natural cause. Here we show that the anthropogenic fraction of the total mass loss of a given glacier depends only on the magnitudes and rates of the natural and anthropogenic components of climate change and on the glacier's response time. We consider climate change over the past millennium using synthetic scenarios, palaeoclimate reconstructions, numerical climate simulations, and instrumental observations. We use these climate histories to drive a glacier model that can represent a wide range of glacier response times, and we evaluate the magnitude of the anthropogenic mass loss relative to the observed mass loss. The slow cooling over the preceding millennium followed by the rapid anthropogenic warming of the industrial era means that, over the full range of response times for small ice caps and glaciers, the central estimate of the magnitude of the anthropogenic mass loss is essentially 100 % of the observed mass loss. The anthropogenic magnitude may exceed 100 % in the event that, without anthropogenic climate forcing, glaciers would otherwise have been gaining mass. Our results bring assessments of the attribution of glacier mass loss into alignment with assessments of others aspects of climate change, such as global-mean temperature. Furthermore, these results reinforce the scientific and public understanding of centennial-scale glacier retreat as an unambiguous consequence of human activity.", "author" : [ { "dropping-particle" : "", "family" : "Roe", "given" : "Gerard H", "non-dropping-particle" : "", "parse-names" : false, "suffix" : "" }, { "dropping-particle" : "", "family" : "Christian", "given" : "John Erich", "non-dropping-particle" : "", "parse-names" : false, "suffix" : "" }, { "dropping-particle" : "", "family" : "Marzeion", "given" : "Ben", "non-dropping-particle" : "", "parse-names" : false, "suffix" : "" } ], "container-title" : "The Cryosphere", "id" : "ITEM-1", "issue" : "4", "issued" : { "date-parts" : [ [ "2021", "4", "19" ] ] }, "page" : "1889-1905", "title" : "On the attribution of industrial-era glacier mass loss to anthropogenic climate change", "translator" : [ { "dropping-particle" : "", "family" : "J3545", "given" : "", "non-dropping-particle" : "", "parse-names" : false, "suffix" : "" } ], "type" : "article-journal", "volume" : "15" }, "uris" : [ "http://www.mendeley.com/documents/?uuid=e86d49fe-15bb-40bf-88d7-f58600e2ff27" ] } ], "mendeley" : { "formattedCitation" : "(Roe et al., 2021)", "manualFormatting" : "Roe et al. (2021)", "plainTextFormattedCitation" : "(Roe et al., 2021)", "previouslyFormattedCitation" : "(Roe et al., 2021)" }, "properties" : { "noteIndex" : 0 }, "schema" : "https://github.com/citation-style-language/schema/raw/master/csl-citation.json" }</w:instrText>
        </w:r>
      </w:ins>
      <w:del w:id="1952" w:author="Robin Matthews" w:date="2021-06-15T13:52:00Z">
        <w:r w:rsidR="00713B77" w:rsidRPr="00E457C1" w:rsidDel="0060112E">
          <w:rPr>
            <w:rFonts w:cs="Times New Roman"/>
            <w:noProof/>
            <w:lang w:val="en-US"/>
          </w:rPr>
          <w:delInstrText>ADDIN CSL_CITATION { "citationItems" : [ { "id" : "ITEM-1", "itemData" : { "DOI" : "10.5194/tc-2020-265", "author" : [ { "dropping-particle" : "", "family" : "Roe", "given" : "G H", "non-dropping-particle" : "", "parse-names" : false, "suffix" : "" }, { "dropping-particle" : "", "family" : "Christian", "given" : "J E", "non-dropping-particle" : "", "parse-names" : false, "suffix" : "" }, { "dropping-particle" : "", "family" : "Marzeion", "given" : "B", "non-dropping-particle" : "", "parse-names" : false, "suffix" : "" } ], "container-title" : "The Cryosphere", "id" : "ITEM-1", "issued" : { "date-parts" : [ [ "2021" ] ] }, "title" : "On the attribution of industrial-era glacier mass loss to anthropogenic climate change", "translator" : [ { "dropping-particle" : "", "family" : "J3545", "given" : "", "non-dropping-particle" : "", "parse-names" : false, "suffix" : "" } ], "type" : "article-journal", "volume" : "(in press)" }, "uris" : [ "http://www.mendeley.com/documents/?uuid=e86d49fe-15bb-40bf-88d7-f58600e2ff27" ] } ], "mendeley" : { "formattedCitation" : "(Roe et al., 2021)", "manualFormatting" : "Roe et al. (2020)", "plainTextFormattedCitation" : "(Roe et al., 2021)", "previouslyFormattedCitation" : "(Roe et al., 2021)" }, "properties" : { "noteIndex" : 0 }, "schema" : "https://github.com/citation-style-language/schema/raw/master/csl-citation.json" }</w:delInstrText>
        </w:r>
      </w:del>
      <w:r w:rsidR="004609E0">
        <w:rPr>
          <w:rFonts w:cs="Times New Roman"/>
          <w:noProof/>
        </w:rPr>
        <w:fldChar w:fldCharType="separate"/>
      </w:r>
      <w:r w:rsidR="00393F8C">
        <w:rPr>
          <w:rFonts w:cs="Times New Roman"/>
          <w:noProof/>
          <w:lang w:val="en-US"/>
        </w:rPr>
        <w:t>Roe et al. (2021)</w:t>
      </w:r>
      <w:r w:rsidR="004609E0">
        <w:rPr>
          <w:rFonts w:cs="Times New Roman"/>
          <w:noProof/>
        </w:rPr>
        <w:fldChar w:fldCharType="end"/>
      </w:r>
      <w:r w:rsidR="009B49EE" w:rsidRPr="00E457C1">
        <w:rPr>
          <w:rFonts w:cs="Times New Roman"/>
          <w:noProof/>
          <w:lang w:val="en-US"/>
        </w:rPr>
        <w:t>.</w:t>
      </w:r>
    </w:p>
    <w:p w14:paraId="0708023A" w14:textId="77777777" w:rsidR="008C7729" w:rsidRPr="00E457C1" w:rsidRDefault="008C7729" w:rsidP="008C7729">
      <w:pPr>
        <w:pStyle w:val="AR6BodyText"/>
        <w:rPr>
          <w:rFonts w:eastAsia="Gulim" w:cs="Times New Roman"/>
          <w:noProof/>
          <w:lang w:val="en-US"/>
        </w:rPr>
      </w:pPr>
    </w:p>
    <w:p w14:paraId="594A322D" w14:textId="231126E9" w:rsidR="008C7729" w:rsidRPr="00E457C1" w:rsidRDefault="008C7729" w:rsidP="008C7729">
      <w:pPr>
        <w:pStyle w:val="AR6BodyText"/>
        <w:rPr>
          <w:rFonts w:cs="Times New Roman"/>
          <w:noProof/>
          <w:lang w:val="en-US"/>
        </w:rPr>
      </w:pPr>
      <w:r w:rsidRPr="00E457C1">
        <w:rPr>
          <w:rFonts w:cs="Times New Roman"/>
          <w:noProof/>
          <w:lang w:val="en-US"/>
        </w:rPr>
        <w:t xml:space="preserve">In summary, considering together the SROCC assessment that atmospheric warming was </w:t>
      </w:r>
      <w:r w:rsidRPr="00E457C1">
        <w:rPr>
          <w:rFonts w:cs="Times New Roman"/>
          <w:i/>
          <w:noProof/>
          <w:lang w:val="en-US"/>
        </w:rPr>
        <w:t>very likely</w:t>
      </w:r>
      <w:r w:rsidRPr="00E457C1">
        <w:rPr>
          <w:rFonts w:cs="Times New Roman"/>
          <w:noProof/>
          <w:lang w:val="en-US"/>
        </w:rPr>
        <w:t xml:space="preserve"> the primary driver of glacier recession, the results of </w:t>
      </w:r>
      <w:r>
        <w:rPr>
          <w:rFonts w:cs="Times New Roman"/>
          <w:noProof/>
        </w:rPr>
        <w:fldChar w:fldCharType="begin" w:fldLock="1"/>
      </w:r>
      <w:ins w:id="1953" w:author="Robin Matthews" w:date="2021-06-15T13:52:00Z">
        <w:r w:rsidR="0060112E">
          <w:rPr>
            <w:rFonts w:cs="Times New Roman"/>
            <w:noProof/>
            <w:lang w:val="en-US"/>
          </w:rPr>
          <w:instrText>ADDIN CSL_CITATION { "citationItems" : [ { "id" : "ITEM-1", "itemData" : { "DOI" : "10.1038/ngeo2863", "ISSN" : "17520908", "abstract" : "The near-global retreat of glaciers over the last century provides some of the most iconic imagery for communicating the reality of anthropogenic climate change to the public. Surprisingly, however, there has not been a quantitative foundation for attributing the retreats to climate change, except in the global aggregate. This gap, between public perception and scientific basis, is due to uncertainties in numerical modelling and the short length of glacier mass-balance records. Here we present a method for assessing individual glacier change based on the signal-to-noise ratio, a robust metric that is insensitive to uncertainties in glacier dynamics. Using only meteorological and glacier observations, and the characteristic decadal response time of glaciers, we demonstrate that observed retreats of individual glaciers represent some of the highest signal-to-noise ratios of climate change yet documented. Therefore, in many places, the centennial-scale retreat of the local glaciers does indeed constitute categorical evidence of climate change.", "author" : [ { "dropping-particle" : "", "family" : "Roe", "given" : "Gerard H.", "non-dropping-particle" : "", "parse-names" : false, "suffix" : "" }, { "dropping-particle" : "", "family" : "Baker", "given" : "Marcia B.", "non-dropping-particle" : "", "parse-names" : false, "suffix" : "" }, { "dropping-particle" : "", "family" : "Herla", "given" : "Florian", "non-dropping-particle" : "", "parse-names" : false, "suffix" : "" } ], "container-title" : "Nature Geoscience", "id" : "ITEM-1", "issue" : "2", "issued" : { "date-parts" : [ [ "2017", "12" ] ] }, "page" : "95-99", "publisher" : "Nature Publishing Group", "title" : "Centennial glacier retreat as categorical evidence of regional climate change", "translator" : [ { "dropping-particle" : "", "family" : "J6004", "given" : "", "non-dropping-particle" : "", "parse-names" : false, "suffix" : "" } ], "type" : "article-journal", "volume" : "10" }, "uris" : [ "http://www.mendeley.com/documents/?uuid=38f5627e-69eb-41c9-a603-29497770e693" ] }, { "id" : "ITEM-2", "itemData" : { "DOI" : "10.5194/tc-15-1889-2021", "ISSN" : "1994-0424", "abstract" : "Abstract. Around the world, small ice caps and glaciers have been losing mass and retreating since the start of the industrial era. Estimates are that this has contributed approximately 30 % of the observed sea-level rise over the same period. It is important to understand the relative importance of natural and anthropogenic components of this mass loss. One recent study concluded that the best estimate of the magnitude of the anthropogenic mass loss over the industrial era was only 25 % of the total, implying a predominantly natural cause. Here we show that the anthropogenic fraction of the total mass loss of a given glacier depends only on the magnitudes and rates of the natural and anthropogenic components of climate change and on the glacier's response time. We consider climate change over the past millennium using synthetic scenarios, palaeoclimate reconstructions, numerical climate simulations, and instrumental observations. We use these climate histories to drive a glacier model that can represent a wide range of glacier response times, and we evaluate the magnitude of the anthropogenic mass loss relative to the observed mass loss. The slow cooling over the preceding millennium followed by the rapid anthropogenic warming of the industrial era means that, over the full range of response times for small ice caps and glaciers, the central estimate of the magnitude of the anthropogenic mass loss is essentially 100 % of the observed mass loss. The anthropogenic magnitude may exceed 100 % in the event that, without anthropogenic climate forcing, glaciers would otherwise have been gaining mass. Our results bring assessments of the attribution of glacier mass loss into alignment with assessments of others aspects of climate change, such as global-mean temperature. Furthermore, these results reinforce the scientific and public understanding of centennial-scale glacier retreat as an unambiguous consequence of human activity.", "author" : [ { "dropping-particle" : "", "family" : "Roe", "given" : "Gerard H", "non-dropping-particle" : "", "parse-names" : false, "suffix" : "" }, { "dropping-particle" : "", "family" : "Christian", "given" : "John Erich", "non-dropping-particle" : "", "parse-names" : false, "suffix" : "" }, { "dropping-particle" : "", "family" : "Marzeion", "given" : "Ben", "non-dropping-particle" : "", "parse-names" : false, "suffix" : "" } ], "container-title" : "The Cryosphere", "id" : "ITEM-2", "issue" : "4", "issued" : { "date-parts" : [ [ "2021", "4", "19" ] ] }, "page" : "1889-1905", "title" : "On the attribution of industrial-era glacier mass loss to anthropogenic climate change", "translator" : [ { "dropping-particle" : "", "family" : "J3545", "given" : "", "non-dropping-particle" : "", "parse-names" : false, "suffix" : "" } ], "type" : "article-journal", "volume" : "15" }, "uris" : [ "http://www.mendeley.com/documents/?uuid=e86d49fe-15bb-40bf-88d7-f58600e2ff27" ] } ], "mendeley" : { "formattedCitation" : "(Roe et al., 2017, 2021)", "manualFormatting" : "Roe et al. (2017, 2021)", "plainTextFormattedCitation" : "(Roe et al., 2017, 2021)", "previouslyFormattedCitation" : "(Roe et al., 2017, 2021)" }, "properties" : { "noteIndex" : 0 }, "schema" : "https://github.com/citation-style-language/schema/raw/master/csl-citation.json" }</w:instrText>
        </w:r>
      </w:ins>
      <w:del w:id="1954" w:author="Robin Matthews" w:date="2021-06-15T13:52:00Z">
        <w:r w:rsidR="00E719C0" w:rsidDel="0060112E">
          <w:rPr>
            <w:rFonts w:cs="Times New Roman"/>
            <w:noProof/>
            <w:lang w:val="en-US"/>
          </w:rPr>
          <w:delInstrText>ADDIN CSL_CITATION { "citationItems" : [ { "id" : "ITEM-1", "itemData" : { "DOI" : "10.1038/ngeo2863", "ISSN" : "17520908", "abstract" : "The near-global retreat of glaciers over the last century provides some of the most iconic imagery for communicating the reality of anthropogenic climate change to the public. Surprisingly, however, there has not been a quantitative foundation for attributing the retreats to climate change, except in the global aggregate. This gap, between public perception and scientific basis, is due to uncertainties in numerical modelling and the short length of glacier mass-balance records. Here we present a method for assessing individual glacier change based on the signal-to-noise ratio, a robust metric that is insensitive to uncertainties in glacier dynamics. Using only meteorological and glacier observations, and the characteristic decadal response time of glaciers, we demonstrate that observed retreats of individual glaciers represent some of the highest signal-to-noise ratios of climate change yet documented. Therefore, in many places, the centennial-scale retreat of the local glaciers does indeed constitute categorical evidence of climate change.", "author" : [ { "dropping-particle" : "", "family" : "Roe", "given" : "Gerard H.", "non-dropping-particle" : "", "parse-names" : false, "suffix" : "" }, { "dropping-particle" : "", "family" : "Baker", "given" : "Marcia B.", "non-dropping-particle" : "", "parse-names" : false, "suffix" : "" }, { "dropping-particle" : "", "family" : "Herla", "given" : "Florian", "non-dropping-particle" : "", "parse-names" : false, "suffix" : "" } ], "container-title" : "Nature Geoscience", "id" : "ITEM-1", "issue" : "2", "issued" : { "date-parts" : [ [ "2017", "12" ] ] }, "page" : "95-99", "publisher" : "Nature Publishing Group", "title" : "Centennial glacier retreat as categorical evidence of regional climate change", "translator" : [ { "dropping-particle" : "", "family" : "J6004", "given" : "", "non-dropping-particle" : "", "parse-names" : false, "suffix" : "" } ], "type" : "article-journal", "volume" : "10" }, "uris" : [ "http://www.mendeley.com/documents/?uuid=38f5627e-69eb-41c9-a603-29497770e693" ] }, { "id" : "ITEM-2", "itemData" : { "DOI" : "10.5194/tc-2020-265", "author" : [ { "dropping-particle" : "", "family" : "Roe", "given" : "G H", "non-dropping-particle" : "", "parse-names" : false, "suffix" : "" }, { "dropping-particle" : "", "family" : "Christian", "given" : "J E", "non-dropping-particle" : "", "parse-names" : false, "suffix" : "" }, { "dropping-particle" : "", "family" : "Marzeion", "given" : "B", "non-dropping-particle" : "", "parse-names" : false, "suffix" : "" } ], "container-title" : "The Cryosphere", "id" : "ITEM-2", "issued" : { "date-parts" : [ [ "2021" ] ] }, "title" : "On the attribution of industrial-era glacier mass loss to anthropogenic climate change", "translator" : [ { "dropping-particle" : "", "family" : "J3545", "given" : "", "non-dropping-particle" : "", "parse-names" : false, "suffix" : "" } ], "type" : "article-journal", "volume" : "(in press)" }, "uris" : [ "http://www.mendeley.com/documents/?uuid=e86d49fe-15bb-40bf-88d7-f58600e2ff27" ] } ], "mendeley" : { "formattedCitation" : "(Roe et al., 2017, 2021)", "manualFormatting" : "Roe et al. (2017, 2020)", "plainTextFormattedCitation" : "(Roe et al., 2017, 2021)", "previouslyFormattedCitation" : "(Roe et al., 2017, 2021)" }, "properties" : { "noteIndex" : 0 }, "schema" : "https://github.com/citation-style-language/schema/raw/master/csl-citation.json" }</w:delInstrText>
        </w:r>
      </w:del>
      <w:r>
        <w:rPr>
          <w:rFonts w:cs="Times New Roman"/>
          <w:noProof/>
        </w:rPr>
        <w:fldChar w:fldCharType="separate"/>
      </w:r>
      <w:r w:rsidR="00393F8C">
        <w:rPr>
          <w:rFonts w:cs="Times New Roman"/>
          <w:noProof/>
          <w:lang w:val="en-US"/>
        </w:rPr>
        <w:t>Roe et al. (2017, 2021)</w:t>
      </w:r>
      <w:r>
        <w:rPr>
          <w:rFonts w:cs="Times New Roman"/>
          <w:noProof/>
        </w:rPr>
        <w:fldChar w:fldCharType="end"/>
      </w:r>
      <w:r w:rsidR="003E043E" w:rsidRPr="00E457C1">
        <w:rPr>
          <w:rFonts w:cs="Times New Roman"/>
          <w:noProof/>
          <w:lang w:val="en-US"/>
        </w:rPr>
        <w:t xml:space="preserve"> and our assessment of</w:t>
      </w:r>
      <w:r w:rsidRPr="00E457C1">
        <w:rPr>
          <w:rFonts w:cs="Times New Roman"/>
          <w:noProof/>
          <w:lang w:val="en-US"/>
        </w:rPr>
        <w:t xml:space="preserve"> the domina</w:t>
      </w:r>
      <w:r w:rsidR="00B0342C" w:rsidRPr="00E457C1">
        <w:rPr>
          <w:rFonts w:cs="Times New Roman"/>
          <w:noProof/>
          <w:lang w:val="en-US"/>
        </w:rPr>
        <w:t>n</w:t>
      </w:r>
      <w:r w:rsidRPr="00E457C1">
        <w:rPr>
          <w:rFonts w:cs="Times New Roman"/>
          <w:noProof/>
          <w:lang w:val="en-US"/>
        </w:rPr>
        <w:t xml:space="preserve">t role </w:t>
      </w:r>
      <w:r w:rsidR="00F97775" w:rsidRPr="00E457C1">
        <w:rPr>
          <w:rFonts w:cs="Times New Roman"/>
          <w:noProof/>
          <w:lang w:val="en-US"/>
        </w:rPr>
        <w:t xml:space="preserve">of </w:t>
      </w:r>
      <w:r w:rsidRPr="00E457C1">
        <w:rPr>
          <w:rFonts w:cs="Times New Roman"/>
          <w:noProof/>
          <w:lang w:val="en-US"/>
        </w:rPr>
        <w:t xml:space="preserve">anthropogenic influence in driving atmospheric warming (Section 3.3.1), </w:t>
      </w:r>
      <w:bookmarkStart w:id="1955" w:name="_Hlk65958643"/>
      <w:r w:rsidRPr="00E457C1">
        <w:rPr>
          <w:rFonts w:cs="Times New Roman"/>
          <w:noProof/>
          <w:lang w:val="en-US"/>
        </w:rPr>
        <w:t xml:space="preserve">we conclude that human influence is </w:t>
      </w:r>
      <w:r w:rsidRPr="00E457C1">
        <w:rPr>
          <w:rFonts w:cs="Times New Roman"/>
          <w:i/>
          <w:iCs/>
          <w:noProof/>
          <w:lang w:val="en-US"/>
        </w:rPr>
        <w:t>very likely</w:t>
      </w:r>
      <w:r w:rsidRPr="00E457C1">
        <w:rPr>
          <w:rFonts w:cs="Times New Roman"/>
          <w:noProof/>
          <w:lang w:val="en-US"/>
        </w:rPr>
        <w:t xml:space="preserve"> the main driver of the near-universal retreat of glaciers globally</w:t>
      </w:r>
      <w:r w:rsidR="00122EFF" w:rsidRPr="00E457C1">
        <w:rPr>
          <w:rFonts w:cs="Times New Roman"/>
          <w:noProof/>
          <w:lang w:val="en-US"/>
        </w:rPr>
        <w:t xml:space="preserve"> since the 1990s</w:t>
      </w:r>
      <w:r w:rsidRPr="00E457C1">
        <w:rPr>
          <w:rFonts w:cs="Times New Roman"/>
          <w:noProof/>
          <w:lang w:val="en-US"/>
        </w:rPr>
        <w:t xml:space="preserve">. </w:t>
      </w:r>
      <w:bookmarkEnd w:id="1955"/>
    </w:p>
    <w:p w14:paraId="0E73D0A7" w14:textId="77777777" w:rsidR="008C7729" w:rsidRPr="00E457C1" w:rsidRDefault="008C7729" w:rsidP="008C7729">
      <w:pPr>
        <w:pStyle w:val="AR6BodyText"/>
        <w:rPr>
          <w:rFonts w:eastAsia="Gulim" w:cs="Times New Roman"/>
          <w:noProof/>
          <w:lang w:val="en-US"/>
        </w:rPr>
      </w:pPr>
    </w:p>
    <w:p w14:paraId="0C184427" w14:textId="77777777" w:rsidR="008C7729" w:rsidRPr="00E457C1" w:rsidRDefault="008C7729" w:rsidP="008C7729">
      <w:pPr>
        <w:pStyle w:val="AR6BodyText"/>
        <w:rPr>
          <w:rFonts w:eastAsia="Gulim" w:cs="Times New Roman"/>
          <w:noProof/>
          <w:lang w:val="en-US"/>
        </w:rPr>
      </w:pPr>
      <w:bookmarkStart w:id="1956" w:name="_Hlk65958773"/>
    </w:p>
    <w:p w14:paraId="19FB4976" w14:textId="16AD7088" w:rsidR="008C7729" w:rsidRPr="00983AED" w:rsidRDefault="008C7729" w:rsidP="008C7729">
      <w:pPr>
        <w:pStyle w:val="AR6Chap3Level33111"/>
        <w:tabs>
          <w:tab w:val="left" w:pos="708"/>
        </w:tabs>
      </w:pPr>
      <w:bookmarkStart w:id="1957" w:name="_Toc6385729"/>
      <w:bookmarkStart w:id="1958" w:name="_Ref3540475"/>
      <w:bookmarkStart w:id="1959" w:name="_Toc56443513"/>
      <w:bookmarkStart w:id="1960" w:name="_Toc70639153"/>
      <w:r>
        <w:t>Ice Sheets</w:t>
      </w:r>
      <w:bookmarkEnd w:id="1957"/>
      <w:bookmarkEnd w:id="1958"/>
      <w:bookmarkEnd w:id="1959"/>
      <w:bookmarkEnd w:id="1960"/>
    </w:p>
    <w:p w14:paraId="583DFDAC" w14:textId="77777777" w:rsidR="008C7729" w:rsidRDefault="008C7729" w:rsidP="008C7729">
      <w:pPr>
        <w:pStyle w:val="AR6BodyText"/>
        <w:rPr>
          <w:rFonts w:cs="Times New Roman"/>
          <w:noProof/>
        </w:rPr>
      </w:pPr>
    </w:p>
    <w:p w14:paraId="5D39861A" w14:textId="5053A1E3" w:rsidR="008C7729" w:rsidRPr="00F16966" w:rsidRDefault="008C7729">
      <w:pPr>
        <w:pStyle w:val="AR6Chap3Level431111"/>
        <w:pPrChange w:id="1961" w:author="Tom Maycock" w:date="2021-09-03T15:53:00Z">
          <w:pPr>
            <w:pStyle w:val="AR6BodyText"/>
          </w:pPr>
        </w:pPrChange>
      </w:pPr>
      <w:bookmarkStart w:id="1962" w:name="_Hlk66003661"/>
      <w:bookmarkStart w:id="1963" w:name="_Toc56443514"/>
      <w:r w:rsidRPr="00F16966">
        <w:t>Greenland Ice Shee</w:t>
      </w:r>
      <w:bookmarkEnd w:id="1962"/>
      <w:r w:rsidRPr="00F16966">
        <w:t>t</w:t>
      </w:r>
      <w:bookmarkEnd w:id="1963"/>
    </w:p>
    <w:bookmarkEnd w:id="1956"/>
    <w:p w14:paraId="107CDCBF" w14:textId="19AA1DE7" w:rsidR="008C7729" w:rsidRPr="00E457C1" w:rsidRDefault="005B2F04" w:rsidP="008C7729">
      <w:pPr>
        <w:pStyle w:val="AR6BodyText"/>
        <w:rPr>
          <w:rFonts w:cs="Times New Roman"/>
          <w:noProof/>
          <w:lang w:val="en-US"/>
        </w:rPr>
      </w:pPr>
      <w:ins w:id="1964" w:author="Ian Blenkinsop" w:date="2021-07-13T12:06:00Z">
        <w:r>
          <w:rPr>
            <w:rFonts w:cs="Times New Roman"/>
            <w:noProof/>
            <w:lang w:val="en-US"/>
          </w:rPr>
          <w:t xml:space="preserve">The </w:t>
        </w:r>
      </w:ins>
      <w:r w:rsidR="008C7729" w:rsidRPr="00E457C1">
        <w:rPr>
          <w:rFonts w:cs="Times New Roman"/>
          <w:noProof/>
          <w:lang w:val="en-US"/>
        </w:rPr>
        <w:t xml:space="preserve">AR5 assessed that it is </w:t>
      </w:r>
      <w:r w:rsidR="008C7729" w:rsidRPr="00E457C1">
        <w:rPr>
          <w:rFonts w:cs="Times New Roman"/>
          <w:i/>
          <w:noProof/>
          <w:lang w:val="en-US"/>
        </w:rPr>
        <w:t>likely</w:t>
      </w:r>
      <w:r w:rsidR="008C7729" w:rsidRPr="00E457C1">
        <w:rPr>
          <w:rFonts w:cs="Times New Roman"/>
          <w:noProof/>
          <w:lang w:val="en-US"/>
        </w:rPr>
        <w:t xml:space="preserve"> that anthropogenic forcing contributed to the surface melting of </w:t>
      </w:r>
      <w:r w:rsidR="00B16565" w:rsidRPr="00E457C1">
        <w:rPr>
          <w:rFonts w:cs="Times New Roman"/>
          <w:noProof/>
          <w:lang w:val="en-US"/>
        </w:rPr>
        <w:t xml:space="preserve">the </w:t>
      </w:r>
      <w:r w:rsidR="008C7729" w:rsidRPr="00E457C1">
        <w:rPr>
          <w:rFonts w:cs="Times New Roman"/>
          <w:noProof/>
          <w:lang w:val="en-US"/>
        </w:rPr>
        <w:t>Greenland</w:t>
      </w:r>
      <w:r w:rsidR="00B16565" w:rsidRPr="00E457C1">
        <w:rPr>
          <w:rFonts w:cs="Times New Roman"/>
          <w:noProof/>
          <w:lang w:val="en-US"/>
        </w:rPr>
        <w:t xml:space="preserve"> Ice Sheet</w:t>
      </w:r>
      <w:r w:rsidR="008C7729" w:rsidRPr="00E457C1">
        <w:rPr>
          <w:rFonts w:cs="Times New Roman"/>
          <w:noProof/>
          <w:lang w:val="en-US"/>
        </w:rPr>
        <w:t xml:space="preserve"> since 1993 </w:t>
      </w:r>
      <w:r w:rsidR="008C7729">
        <w:rPr>
          <w:rFonts w:cs="Times New Roman"/>
          <w:noProof/>
        </w:rPr>
        <w:fldChar w:fldCharType="begin" w:fldLock="1"/>
      </w:r>
      <w:r w:rsidR="00D33CB6">
        <w:rPr>
          <w:rFonts w:cs="Times New Roman"/>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8C7729">
        <w:rPr>
          <w:rFonts w:cs="Times New Roman"/>
          <w:noProof/>
        </w:rPr>
        <w:fldChar w:fldCharType="separate"/>
      </w:r>
      <w:r w:rsidR="00393F8C">
        <w:rPr>
          <w:rFonts w:cs="Times New Roman"/>
          <w:noProof/>
          <w:lang w:val="en-US"/>
        </w:rPr>
        <w:t>(Bindoff et al., 2013)</w:t>
      </w:r>
      <w:r w:rsidR="008C7729">
        <w:rPr>
          <w:rFonts w:cs="Times New Roman"/>
          <w:noProof/>
        </w:rPr>
        <w:fldChar w:fldCharType="end"/>
      </w:r>
      <w:r w:rsidR="008C7729" w:rsidRPr="00E457C1">
        <w:rPr>
          <w:rFonts w:cs="Times New Roman"/>
          <w:noProof/>
          <w:lang w:val="en-US"/>
        </w:rPr>
        <w:t xml:space="preserve">. </w:t>
      </w:r>
      <w:ins w:id="1965" w:author="Ian Blenkinsop" w:date="2021-07-13T09:42:00Z">
        <w:r w:rsidR="00D019C8">
          <w:rPr>
            <w:rFonts w:cs="Times New Roman"/>
            <w:noProof/>
            <w:lang w:val="en-US"/>
          </w:rPr>
          <w:t xml:space="preserve">The </w:t>
        </w:r>
      </w:ins>
      <w:r w:rsidR="008C7729" w:rsidRPr="00E457C1">
        <w:rPr>
          <w:rFonts w:cs="Times New Roman"/>
          <w:noProof/>
          <w:lang w:val="en-US"/>
        </w:rPr>
        <w:t xml:space="preserve">SROCC did not directly assess the attribution of Greenland Ice Sheet change to anthropogenic forcing, but it did assess with </w:t>
      </w:r>
      <w:r w:rsidR="008C7729" w:rsidRPr="00E457C1">
        <w:rPr>
          <w:rFonts w:cs="Times New Roman"/>
          <w:i/>
          <w:noProof/>
          <w:lang w:val="en-US"/>
        </w:rPr>
        <w:t>medium confidence</w:t>
      </w:r>
      <w:r w:rsidR="008C7729" w:rsidRPr="00E457C1">
        <w:rPr>
          <w:rFonts w:cs="Times New Roman"/>
          <w:noProof/>
          <w:lang w:val="en-US"/>
        </w:rPr>
        <w:t xml:space="preserve"> that summer melting of the Greenland Ice Sheet has increased to a level unprecedented over at least the last 350 years, which is two-to-fivefold the pre-industrial level (see also </w:t>
      </w:r>
      <w:r w:rsidR="008C7729" w:rsidRPr="00133E00">
        <w:rPr>
          <w:rFonts w:cs="Times New Roman"/>
          <w:noProof/>
        </w:rPr>
        <w:fldChar w:fldCharType="begin" w:fldLock="1"/>
      </w:r>
      <w:r w:rsidR="004D79F3">
        <w:rPr>
          <w:rFonts w:cs="Times New Roman"/>
          <w:noProof/>
          <w:lang w:val="en-US"/>
        </w:rPr>
        <w:instrText>ADDIN CSL_CITATION { "citationItems" : [ { "id" : "ITEM-1", "itemData" : { "DOI" : "10.1038/s41586-018-0752-4", "ISSN" : "14764687", "PMID" : "30518887", "abstract" : "The Greenland ice sheet (GrIS) is a growing contributor to global sea-level rise1, with recent ice mass loss dominated by surface meltwater runoff2,3. Satellite observations reveal positive trends in GrIS surface melt extent4, but melt variability, intensity and runoff remain uncertain before the satellite era. Here we present the first continuous, multi-century and observationally constrained record of GrIS surface melt intensity and runoff, revealing that the magnitude of recent GrIS melting is exceptional over at least the last 350 years. We develop this record through stratigraphic analysis of central west Greenland ice cores, and demonstrate that measurements of refrozen melt layers in percolation zone ice cores can be used to quantifiably, and reproducibly, reconstruct past melt rates. We show significant (P &lt; 0.01) and spatially extensive correlations between these ice-core-derived melt records and modelled melt rates5,6 and satellite-derived melt duration4 across Greenland more broadly, enabling the reconstruction of past ice-sheet-scale surface melt intensity and runoff. We find that the initiation of increases in GrIS melting closely follow the onset of industrial-era Arctic warming in the mid-1800s, but that the magnitude of GrIS melting has only recently emerged beyond the range of natural variability. Owing to a nonlinear response of surface melting to increasing summer air temperatures, continued atmospheric warming will lead to rapid increases in GrIS runoff and sea-level contributions.", "author" : [ { "dropping-particle" : "", "family" : "Trusel", "given" : "Luke D.", "non-dropping-particle" : "", "parse-names" : false, "suffix" : "" }, { "dropping-particle" : "", "family" : "Das", "given" : "Sarah B.", "non-dropping-particle" : "", "parse-names" : false, "suffix" : "" }, { "dropping-particle" : "", "family" : "Osman", "given" : "Matthew B.", "non-dropping-particle" : "", "parse-names" : false, "suffix" : "" }, { "dropping-particle" : "", "family" : "Evans", "given" : "Matthew J.", "non-dropping-particle" : "", "parse-names" : false, "suffix" : "" }, { "dropping-particle" : "", "family" : "Smith", "given" : "Ben E.", "non-dropping-particle" : "", "parse-names" : false, "suffix" : "" }, { "dropping-particle" : "", "family" : "Fettweis", "given" : "Xavier", "non-dropping-particle" : "", "parse-names" : false, "suffix" : "" }, { "dropping-particle" : "", "family" : "McConnell", "given" : "Joseph R.", "non-dropping-particle" : "", "parse-names" : false, "suffix" : "" }, { "dropping-particle" : "", "family" : "No\u00ebl", "given" : "Brice P.Y.", "non-dropping-particle" : "", "parse-names" : false, "suffix" : "" }, { "dropping-particle" : "", "family" : "Broeke", "given" : "Michiel R.", "non-dropping-particle" : "van den", "parse-names" : false, "suffix" : "" } ], "container-title" : "Nature", "id" : "ITEM-1", "issued" : { "date-parts" : [ [ "2018" ] ] }, "title" : "Nonlinear rise in Greenland runoff in response to post-industrial Arctic warming", "translator" : [ { "dropping-particle" : "", "family" : "J6897", "given" : "", "non-dropping-particle" : "", "parse-names" : false, "suffix" : "" } ], "type" : "article-journal" }, "uris" : [ "http://www.mendeley.com/documents/?uuid=533935df-7d49-4cd1-bc65-ea7a3f7f9d2a", "http://www.mendeley.com/documents/?uuid=a58d6405-2975-44db-8a17-aa8a987075b0" ] } ], "mendeley" : { "formattedCitation" : "(Trusel et al., 2018)", "manualFormatting" : "Trusel et al., 2018)", "plainTextFormattedCitation" : "(Trusel et al., 2018)", "previouslyFormattedCitation" : "(Trusel et al., 2018)" }, "properties" : { "noteIndex" : 0 }, "schema" : "https://github.com/citation-style-language/schema/raw/master/csl-citation.json" }</w:instrText>
      </w:r>
      <w:r w:rsidR="008C7729" w:rsidRPr="00133E00">
        <w:rPr>
          <w:rFonts w:cs="Times New Roman"/>
          <w:noProof/>
        </w:rPr>
        <w:fldChar w:fldCharType="separate"/>
      </w:r>
      <w:r w:rsidR="00393F8C">
        <w:rPr>
          <w:rFonts w:cs="Times New Roman"/>
          <w:noProof/>
          <w:lang w:val="en-US"/>
        </w:rPr>
        <w:t>Trusel et al., 2018)</w:t>
      </w:r>
      <w:r w:rsidR="008C7729" w:rsidRPr="00133E00">
        <w:rPr>
          <w:rFonts w:cs="Times New Roman"/>
          <w:noProof/>
        </w:rPr>
        <w:fldChar w:fldCharType="end"/>
      </w:r>
      <w:r w:rsidR="008C7729" w:rsidRPr="00E457C1">
        <w:rPr>
          <w:rFonts w:cs="Times New Roman"/>
          <w:noProof/>
          <w:lang w:val="en-US"/>
        </w:rPr>
        <w:t>.</w:t>
      </w:r>
    </w:p>
    <w:p w14:paraId="212D4982" w14:textId="77777777" w:rsidR="008C7729" w:rsidRPr="00E457C1" w:rsidRDefault="008C7729" w:rsidP="008C7729">
      <w:pPr>
        <w:pStyle w:val="AR6BodyText"/>
        <w:rPr>
          <w:rFonts w:cs="Times New Roman"/>
          <w:noProof/>
          <w:lang w:val="en-US"/>
        </w:rPr>
      </w:pPr>
    </w:p>
    <w:p w14:paraId="6169BA98" w14:textId="3BCB9382" w:rsidR="008C7729" w:rsidRPr="00CC062C" w:rsidRDefault="008C7729" w:rsidP="008C7729">
      <w:pPr>
        <w:pStyle w:val="AR6BodyText"/>
        <w:rPr>
          <w:rFonts w:cs="Times New Roman"/>
          <w:noProof/>
          <w:lang w:val="en-CA"/>
        </w:rPr>
      </w:pPr>
      <w:r w:rsidRPr="00E457C1">
        <w:rPr>
          <w:rFonts w:cs="Times New Roman"/>
          <w:noProof/>
          <w:lang w:val="en-US"/>
        </w:rPr>
        <w:t xml:space="preserve">Section 2.3.2.4.1 assesses that </w:t>
      </w:r>
      <w:del w:id="1966" w:author="Sara M Tuson" w:date="2021-06-24T14:52:00Z">
        <w:r w:rsidRPr="00E457C1" w:rsidDel="00D36EA6">
          <w:rPr>
            <w:lang w:val="en-US"/>
          </w:rPr>
          <w:delText>Greenland ice sheet</w:delText>
        </w:r>
      </w:del>
      <w:ins w:id="1967" w:author="Sara M Tuson" w:date="2021-06-24T14:52:00Z">
        <w:r w:rsidR="00D36EA6">
          <w:rPr>
            <w:lang w:val="en-US"/>
          </w:rPr>
          <w:t>Greenland Ice Sheet</w:t>
        </w:r>
      </w:ins>
      <w:r w:rsidRPr="00E457C1">
        <w:rPr>
          <w:lang w:val="en-US"/>
        </w:rPr>
        <w:t xml:space="preserve"> mass loss began in the latter half of the 19</w:t>
      </w:r>
      <w:r w:rsidRPr="00566450">
        <w:rPr>
          <w:lang w:val="en-US"/>
          <w:rPrChange w:id="1968" w:author="Sara M Tuson" w:date="2021-06-28T09:45:00Z">
            <w:rPr>
              <w:vertAlign w:val="superscript"/>
              <w:lang w:val="en-US"/>
            </w:rPr>
          </w:rPrChange>
        </w:rPr>
        <w:t>th</w:t>
      </w:r>
      <w:r w:rsidRPr="00E457C1">
        <w:rPr>
          <w:lang w:val="en-US"/>
        </w:rPr>
        <w:t xml:space="preserve"> century and the rate of loss has increased</w:t>
      </w:r>
      <w:r w:rsidRPr="00E457C1">
        <w:rPr>
          <w:rStyle w:val="apple-converted-space"/>
          <w:lang w:val="en-US"/>
        </w:rPr>
        <w:t> </w:t>
      </w:r>
      <w:r>
        <w:rPr>
          <w:lang w:val="en-IE"/>
        </w:rPr>
        <w:t>substantially since the turn of the 21</w:t>
      </w:r>
      <w:r w:rsidRPr="00566450">
        <w:rPr>
          <w:lang w:val="en-IE"/>
          <w:rPrChange w:id="1969" w:author="Sara M Tuson" w:date="2021-06-28T09:42:00Z">
            <w:rPr>
              <w:vertAlign w:val="superscript"/>
              <w:lang w:val="en-IE"/>
            </w:rPr>
          </w:rPrChange>
        </w:rPr>
        <w:t>st</w:t>
      </w:r>
      <w:r>
        <w:rPr>
          <w:lang w:val="en-IE"/>
        </w:rPr>
        <w:t xml:space="preserve"> century (</w:t>
      </w:r>
      <w:r>
        <w:rPr>
          <w:i/>
          <w:iCs/>
          <w:lang w:val="en-IE"/>
        </w:rPr>
        <w:t>high confidence</w:t>
      </w:r>
      <w:r>
        <w:rPr>
          <w:lang w:val="en-IE"/>
        </w:rPr>
        <w:t>), and also notes that integration of proxy evidence and modelling indicates that the last time the rate of mass loss was similar to the 20</w:t>
      </w:r>
      <w:r w:rsidRPr="00566450">
        <w:rPr>
          <w:lang w:val="en-IE"/>
          <w:rPrChange w:id="1970" w:author="Sara M Tuson" w:date="2021-06-28T09:42:00Z">
            <w:rPr>
              <w:vertAlign w:val="superscript"/>
              <w:lang w:val="en-IE"/>
            </w:rPr>
          </w:rPrChange>
        </w:rPr>
        <w:t>th</w:t>
      </w:r>
      <w:r>
        <w:rPr>
          <w:lang w:val="en-IE"/>
        </w:rPr>
        <w:t xml:space="preserve"> century </w:t>
      </w:r>
      <w:r w:rsidR="00B16565">
        <w:rPr>
          <w:lang w:val="en-IE"/>
        </w:rPr>
        <w:t xml:space="preserve">rate </w:t>
      </w:r>
      <w:r>
        <w:rPr>
          <w:lang w:val="en-IE"/>
        </w:rPr>
        <w:t>was during the early Holocene</w:t>
      </w:r>
      <w:r w:rsidRPr="00E457C1">
        <w:rPr>
          <w:rFonts w:cs="Times New Roman"/>
          <w:noProof/>
          <w:lang w:val="en-US"/>
        </w:rPr>
        <w:t xml:space="preserve">. </w:t>
      </w:r>
      <w:r w:rsidRPr="00E457C1">
        <w:rPr>
          <w:noProof/>
          <w:lang w:val="en-US"/>
        </w:rPr>
        <w:t>Models of Greenland Ice Sheet evolution are evalua</w:t>
      </w:r>
      <w:r w:rsidR="00EB09BA" w:rsidRPr="00E457C1">
        <w:rPr>
          <w:noProof/>
          <w:lang w:val="en-US"/>
        </w:rPr>
        <w:t>ted in detail in Section 9.4.1.2</w:t>
      </w:r>
      <w:r w:rsidRPr="00E457C1">
        <w:rPr>
          <w:noProof/>
          <w:lang w:val="en-US"/>
        </w:rPr>
        <w:t>, which assess</w:t>
      </w:r>
      <w:r w:rsidR="006332B7" w:rsidRPr="00E457C1">
        <w:rPr>
          <w:noProof/>
          <w:lang w:val="en-US"/>
        </w:rPr>
        <w:t>es</w:t>
      </w:r>
      <w:r w:rsidRPr="00E457C1">
        <w:rPr>
          <w:noProof/>
          <w:lang w:val="en-US"/>
        </w:rPr>
        <w:t xml:space="preserve"> that there is overall </w:t>
      </w:r>
      <w:r w:rsidRPr="00E457C1">
        <w:rPr>
          <w:i/>
          <w:noProof/>
          <w:lang w:val="en-US"/>
        </w:rPr>
        <w:t xml:space="preserve">medium confidence </w:t>
      </w:r>
      <w:r w:rsidRPr="00E457C1">
        <w:rPr>
          <w:noProof/>
          <w:lang w:val="en-US"/>
        </w:rPr>
        <w:t>in these models</w:t>
      </w:r>
      <w:r w:rsidRPr="00E457C1">
        <w:rPr>
          <w:lang w:val="en-US" w:eastAsia="en-CA"/>
        </w:rPr>
        <w:t>. Model evaluation of surface mass balance changes over the Greenland Ice Sheet, including regional aspects, is also assessed in Atlas.11.2.3.</w:t>
      </w:r>
    </w:p>
    <w:p w14:paraId="3028462A" w14:textId="77777777" w:rsidR="008C7729" w:rsidRPr="00E457C1" w:rsidRDefault="008C7729" w:rsidP="008C7729">
      <w:pPr>
        <w:pStyle w:val="AR6BodyText"/>
        <w:rPr>
          <w:rFonts w:cs="Times New Roman"/>
          <w:noProof/>
          <w:lang w:val="en-US"/>
        </w:rPr>
      </w:pPr>
    </w:p>
    <w:p w14:paraId="14189725" w14:textId="6FFF5230" w:rsidR="008C7729" w:rsidRPr="00E457C1" w:rsidRDefault="008C7729" w:rsidP="008C7729">
      <w:pPr>
        <w:pStyle w:val="AR6BodyText"/>
        <w:rPr>
          <w:sz w:val="24"/>
          <w:szCs w:val="24"/>
          <w:lang w:val="en-US" w:eastAsia="en-CA"/>
        </w:rPr>
      </w:pPr>
      <w:r w:rsidRPr="00E457C1">
        <w:rPr>
          <w:noProof/>
          <w:lang w:val="en-US"/>
        </w:rPr>
        <w:t xml:space="preserve">Detection and attribution studies of change in the Greenland Ice Sheet remain challenging </w:t>
      </w:r>
      <w:r>
        <w:rPr>
          <w:noProof/>
        </w:rPr>
        <w:fldChar w:fldCharType="begin" w:fldLock="1"/>
      </w:r>
      <w:r w:rsidR="00D33CB6">
        <w:rPr>
          <w:noProof/>
          <w:lang w:val="en-US"/>
        </w:rPr>
        <w:instrText>ADDIN CSL_CITATION { "citationItems" : [ { "id" : "ITEM-1", "itemData" : { "DOI" : "10.1038/nature16183", "ISSN" : "0028-0836", "abstract" : "The response of the Greenland Ice Sheet (GIS) to changes in temperature during the twentieth century remains contentious, largely owing to difficulties in estimating the spatial and temporal distribution of ice mass changes before 1992, when Greenland-wide observations first became available. The only previous estimates of change during the twentieth century are based on empirical modelling and energy balance modelling. Consequently, no observation-based estimates of the contribution from the GIS to the global-mean sea level budget before 1990 are included in the Fifth Assessment Report of the Intergovernmental Panel on Climate Change. Here we calculate spatial ice mass loss around the entire GIS from 1900 to the present using aerial imagery from the 1980s. This allows accurate high-resolution mapping of geomorphic features related to the maximum extent of the GIS during the Little Ice Age at the end of the nineteenth century. We estimate the total ice mass loss and its spatial distribution for three periods: 1900-1983 (75.1\u00b129.4 gigatonnes per year), 1983-2003 (73.8\u00b140.5 gigatonnes per year), and 2003-2010 (186.4\u00b118.9 gigatonnes per year). Furthermore, using two surface mass balance models we partition the mass balance into a term for surface mass balance (that is, total precipitation minus total sublimation minus runoff) and a dynamic term. We find that many areas currently undergoing change are identical to those that experienced considerable thinning throughout the twentieth century. We also reveal that the surface mass balance term shows a considerable decrease since 2003, whereas the dynamic term is constant over the past 110 years. Overall, our observation-based findings show that during the twentieth century the GIS contributed at least 25.0\u00b19.4millimetres of global-mean sea level rise. Our result will help to close the twentieth-century sea level budget, which remains crucial for evaluating the reliability of models used to predict global sea level rise.", "author" : [ { "dropping-particle" : "", "family" : "Kjeldsen", "given" : "Kristian K.", "non-dropping-particle" : "", "parse-names" : false, "suffix" : "" }, { "dropping-particle" : "", "family" : "Korsgaard", "given" : "Niels J.", "non-dropping-particle" : "", "parse-names" : false, "suffix" : "" }, { "dropping-particle" : "", "family" : "Bj\u00f8rk", "given" : "Anders A.", "non-dropping-particle" : "", "parse-names" : false, "suffix" : "" }, { "dropping-particle" : "", "family" : "Khan", "given" : "Shfaqat A.", "non-dropping-particle" : "", "parse-names" : false, "suffix" : "" }, { "dropping-particle" : "", "family" : "Box", "given" : "Jason E.", "non-dropping-particle" : "", "parse-names" : false, "suffix" : "" }, { "dropping-particle" : "", "family" : "Funder", "given" : "Svend", "non-dropping-particle" : "", "parse-names" : false, "suffix" : "" }, { "dropping-particle" : "", "family" : "Larsen", "given" : "Nicolaj K.", "non-dropping-particle" : "", "parse-names" : false, "suffix" : "" }, { "dropping-particle" : "", "family" : "Bamber", "given" : "Jonathan L.", "non-dropping-particle" : "", "parse-names" : false, "suffix" : "" }, { "dropping-particle" : "", "family" : "Colgan", "given" : "William", "non-dropping-particle" : "", "parse-names" : false, "suffix" : "" }, { "dropping-particle" : "", "family" : "Broeke", "given" : "Michiel", "non-dropping-particle" : "van den", "parse-names" : false, "suffix" : "" }, { "dropping-particle" : "", "family" : "Siggaard-Andersen", "given" : "Marie-Louise", "non-dropping-particle" : "", "parse-names" : false, "suffix" : "" }, { "dropping-particle" : "", "family" : "Nuth", "given" : "Christopher", "non-dropping-particle" : "", "parse-names" : false, "suffix" : "" }, { "dropping-particle" : "", "family" : "Schomacker", "given" : "Anders", "non-dropping-particle" : "", "parse-names" : false, "suffix" : "" }, { "dropping-particle" : "", "family" : "Andresen", "given" : "Camilla S.", "non-dropping-particle" : "", "parse-names" : false, "suffix" : "" }, { "dropping-particle" : "", "family" : "Willerslev", "given" : "Eske", "non-dropping-particle" : "", "parse-names" : false, "suffix" : "" }, { "dropping-particle" : "", "family" : "Kj\u00e6r", "given" : "Kurt H.", "non-dropping-particle" : "", "parse-names" : false, "suffix" : "" } ], "container-title" : "Nature", "id" : "ITEM-1", "issue" : "7582", "issued" : { "date-parts" : [ [ "2015", "12", "16" ] ] }, "page" : "396-400", "publisher" : "Nature Publishing Group, a division of Macmillan Publishers Limited. All Rights Reserved.", "title" : "Spatial and temporal distribution of mass loss from the Greenland Ice Sheet since AD 1900", "translator" : [ { "dropping-particle" : "", "family" : "J2468", "given" : "", "non-dropping-particle" : "", "parse-names" : false, "suffix" : "" } ], "type" : "article-journal", "volume" : "528" }, "uris" : [ "http://www.mendeley.com/documents/?uuid=44451bc1-424d-48cf-aaff-1c5fcdc4f311" ] }, { "id" : "ITEM-2", "itemData" : { "DOI" : "10.1073/pnas.1817205116", "ISSN" : "10916490", "PMID" : "31110015", "abstract" : "Despite considerable advances in process understanding, numerical modeling, and the observational record of ice sheet contributions to global mean sea-level rise (SLR) since the Fifth Assessment Report (AR5) of the Intergovernmental Panel on Climate Change, severe limitations remain in the predictive capability of ice sheet models. As a consequence, the potential contributions of ice sheets remain the largest source of uncertainty in projecting future SLR. Here, we report the findings of a structured expert judgement study, using unique techniques for modeling correlations between inter- and intra-ice sheet processes and their tail dependences. We find that since the AR5, expert uncertainty has grown, in particular because of uncertain ice dynamic effects. For a +2 \u00b0C temperature scenario consistent with the Paris Agreement, we obtain a median estimate of a 26 cm SLR contribution by 2100, with a 95th percentile value of 81 cm. For a +5 \u00b0C temperature scenario more consistent with unchecked emissions growth, the corresponding values are 51 and 178 cm, respectively. Inclusion of thermal expansion and glacier contributions results in a global total SLR estimate that exceeds 2 m at the 95th percentile. Our findings support the use of scenarios of 21st century global total SLR exceeding 2 m for planning purposes. Beyond 2100, uncertainty and projected SLR increase rapidly. The 95th percentile ice sheet contribution by 2200, for the +5 \u00b0C scenario, is 7.5 m as a result of instabilities coming into play in both West and East Antarctica. Introducing process correlations and tail dependences increases estimates by roughly 15%.", "author" : [ { "dropping-particle" : "", "family" : "Bamber", "given" : "Jonathan L.", "non-dropping-particle" : "", "parse-names" : false, "suffix" : "" }, { "dropping-particle" : "", "family" : "Oppenheimer", "given" : "Michael", "non-dropping-particle" : "", "parse-names" : false, "suffix" : "" }, { "dropping-particle" : "", "family" : "Kopp", "given" : "Robert E.", "non-dropping-particle" : "", "parse-names" : false, "suffix" : "" }, { "dropping-particle" : "", "family" : "Aspinall", "given" : "Willy P.", "non-dropping-particle" : "", "parse-names" : false, "suffix" : "" }, { "dropping-particle" : "", "family" : "Cooke", "given" : "Roger M.", "non-dropping-particle" : "", "parse-names" : false, "suffix" : "" } ], "container-title" : "Proceedings of the National Academy of Sciences", "id" : "ITEM-2", "issued" : { "date-parts" : [ [ "2019" ] ] }, "title" : "Ice sheet contributions to future sea-level rise from structured expert judgment", "translator" : [ { "dropping-particle" : "", "family" : "J6859", "given" : "", "non-dropping-particle" : "", "parse-names" : false, "suffix" : "" } ], "type" : "article-journal" }, "uris" : [ "http://www.mendeley.com/documents/?uuid=c8cb124a-25c8-4107-ae20-6beb75988529" ] } ], "mendeley" : { "formattedCitation" : "(Kjeldsen et al., 2015; Bamber et al., 2019)", "plainTextFormattedCitation" : "(Kjeldsen et al., 2015; Bamber et al., 2019)", "previouslyFormattedCitation" : "(Kjeldsen et al., 2015; Bamber et al., 2019)" }, "properties" : { "noteIndex" : 0 }, "schema" : "https://github.com/citation-style-language/schema/raw/master/csl-citation.json" }</w:instrText>
      </w:r>
      <w:r>
        <w:rPr>
          <w:noProof/>
        </w:rPr>
        <w:fldChar w:fldCharType="separate"/>
      </w:r>
      <w:r w:rsidR="00393F8C">
        <w:rPr>
          <w:noProof/>
          <w:lang w:val="en-US"/>
        </w:rPr>
        <w:t>(Kjeldsen et al., 2015; Bamber et al., 2019)</w:t>
      </w:r>
      <w:r>
        <w:rPr>
          <w:noProof/>
        </w:rPr>
        <w:fldChar w:fldCharType="end"/>
      </w:r>
      <w:r w:rsidRPr="00E457C1">
        <w:rPr>
          <w:noProof/>
          <w:lang w:val="en-US"/>
        </w:rPr>
        <w:t xml:space="preserve">. This is in part due to the short observational record </w:t>
      </w:r>
      <w:r>
        <w:rPr>
          <w:noProof/>
        </w:rPr>
        <w:fldChar w:fldCharType="begin" w:fldLock="1"/>
      </w:r>
      <w:r w:rsidR="00E719C0">
        <w:rPr>
          <w:noProof/>
          <w:lang w:val="en-US"/>
        </w:rPr>
        <w:instrText>ADDIN CSL_CITATION { "citationItems" : [ { "id" : "ITEM-1", "itemData" : { "DOI" : "10.1126/science.1228102", "ISBN" : "1095-9203 (Electronic)\\r0036-8075 (Linking)", "ISSN" : "10959203", "PMID" : "23197528", "abstract" : "We combined an ensemble of satellite altimetry, interferometry, and gravimetry data sets using common geographical regions, time intervals, and models of surface mass balance and glacial isostatic adjustment to estimate the mass balance of Earth\u2019s polar ice sheets. We find that there is good agreement between different satellite methods\u2014especially in Greenland and West Antarctica\u2014and that combining satellite data sets leads to greater certainty. Between 1992 and 2011, the ice sheets of Greenland, East Antarctica, West Antarctica, and the Antarctic Peninsula changed in mass by \u2013142 T 49, +14 T 43, \u201365 T 26, and \u201320 T 14 gigatonnes year\u22121, respectively. Since 1992, the polar ice sheets have contributed, on average, 0.59 T 0.20 millimeter year\u22121 to the rate of global sea-level rise.", "author" : [ { "dropping-particle" : "", "family" : "Shepherd", "given" : "Andrew", "non-dropping-particle" : "", "parse-names" : false, "suffix" : "" }, { "dropping-particle" : "", "family" : "Ivins", "given" : "Erik R", "non-dropping-particle" : "", "parse-names" : false, "suffix" : "" }, { "dropping-particle" : "", "family" : "Geruo", "given" : "A.", "non-dropping-particle" : "", "parse-names" : false, "suffix" : "" }, { "dropping-particle" : "", "family" : "Barletta", "given" : "Valentina R", "non-dropping-particle" : "", "parse-names" : false, "suffix" : "" }, { "dropping-particle" : "", "family" : "Bentley", "given" : "Mike J", "non-dropping-particle" : "", "parse-names" : false, "suffix" : "" }, { "dropping-particle" : "", "family" : "Bettadpur", "given" : "Srinivas", "non-dropping-particle" : "", "parse-names" : false, "suffix" : "" }, { "dropping-particle" : "", "family" : "Briggs", "given" : "Kate H", "non-dropping-particle" : "", "parse-names" : false, "suffix" : "" }, { "dropping-particle" : "", "family" : "Bromwich", "given" : "David H", "non-dropping-particle" : "", "parse-names" : false, "suffix" : "" }, { "dropping-particle" : "", "family" : "Forsberg", "given" : "Ren\u00e9", "non-dropping-particle" : "", "parse-names" : false, "suffix" : "" }, { "dropping-particle" : "", "family" : "Galin", "given" : "Natalia", "non-dropping-particle" : "", "parse-names" : false, "suffix" : "" }, { "dropping-particle" : "", "family" : "Horwath", "given" : "Martin", "non-dropping-particle" : "", "parse-names" : false, "suffix" : "" }, { "dropping-particle" : "", "family" : "Jacobs", "given" : "Stan", "non-dropping-particle" : "", "parse-names" : false, "suffix" : "" }, { "dropping-particle" : "", "family" : "Joughin", "given" : "Ian", "non-dropping-particle" : "", "parse-names" : false, "suffix" : "" }, { "dropping-particle" : "", "family" : "King", "given" : "Matt A", "non-dropping-particle" : "", "parse-names" : false, "suffix" : "" }, { "dropping-particle" : "", "family" : "Lenaerts", "given" : "Jan T.M.", "non-dropping-particle" : "", "parse-names" : false, "suffix" : "" }, { "dropping-particle" : "", "family" : "Li", "given" : "Jilu", "non-dropping-particle" : "", "parse-names" : false, "suffix" : "" }, { "dropping-particle" : "", "family" : "Ligtenberg", "given" : "Stefan R.M.", "non-dropping-particle" : "", "parse-names" : false, "suffix" : "" }, { "dropping-particle" : "", "family" : "Luckman", "given" : "Adrian", "non-dropping-particle" : "", "parse-names" : false, "suffix" : "" }, { "dropping-particle" : "", "family" : "Luthcke", "given" : "Scott B", "non-dropping-particle" : "", "parse-names" : false, "suffix" : "" }, { "dropping-particle" : "", "family" : "McMillan", "given" : "Malcolm", "non-dropping-particle" : "", "parse-names" : false, "suffix" : "" }, { "dropping-particle" : "", "family" : "Meister", "given" : "Rakia", "non-dropping-particle" : "", "parse-names" : false, "suffix" : "" }, { "dropping-particle" : "", "family" : "Milne", "given" : "Glenn", "non-dropping-particle" : "", "parse-names" : false, "suffix" : "" }, { "dropping-particle" : "", "family" : "Mouginot", "given" : "Jeremie", "non-dropping-particle" : "", "parse-names" : false, "suffix" : "" }, { "dropping-particle" : "", "family" : "Muir", "given" : "Alan", "non-dropping-particle" : "", "parse-names" : false, "suffix" : "" }, { "dropping-particle" : "", "family" : "Nicolas", "given" : "Julien P", "non-dropping-particle" : "", "parse-names" : false, "suffix" : "" }, { "dropping-particle" : "", "family" : "Paden", "given" : "John", "non-dropping-particle" : "", "parse-names" : false, "suffix" : "" }, { "dropping-particle" : "", "family" : "Payne", "given" : "Antony J", "non-dropping-particle" : "", "parse-names" : false, "suffix" : "" }, { "dropping-particle" : "", "family" : "Pritchard", "given" : "Hamish", "non-dropping-particle" : "", "parse-names" : false, "suffix" : "" }, { "dropping-particle" : "", "family" : "Rignot", "given" : "Eric", "non-dropping-particle" : "", "parse-names" : false, "suffix" : "" }, { "dropping-particle" : "", "family" : "Rott", "given" : "Helmut", "non-dropping-particle" : "", "parse-names" : false, "suffix" : "" }, { "dropping-particle" : "", "family" : "S\u00f8rensen", "given" : "Louise Sandberg", "non-dropping-particle" : "", "parse-names" : false, "suffix" : "" }, { "dropping-particle" : "", "family" : "Scambos", "given" : "Ted A", "non-dropping-particle" : "", "parse-names" : false, "suffix" : "" }, { "dropping-particle" : "", "family" : "Scheuchl", "given" : "Bernd", "non-dropping-particle" : "", "parse-names" : false, "suffix" : "" }, { "dropping-particle" : "", "family" : "Schrama", "given" : "Ernst J.O.", "non-dropping-particle" : "", "parse-names" : false, "suffix" : "" }, { "dropping-particle" : "", "family" : "Smith", "given" : "Ben", "non-dropping-particle" : "", "parse-names" : false, "suffix" : "" }, { "dropping-particle" : "V", "family" : "Sundal", "given" : "Aud", "non-dropping-particle" : "", "parse-names" : false, "suffix" : "" }, { "dropping-particle" : "", "family" : "Angelen", "given" : "Jan H.", "non-dropping-particle" : "Van", "parse-names" : false, "suffix" : "" }, { "dropping-particle" : "", "family" : "Berg", "given" : "Willem J.", "non-dropping-particle" : "Van De", "parse-names" : false, "suffix" : "" }, { "dropping-particle" : "", "family" : "Broeke", "given" : "Michiel R.", "non-dropping-particle" : "Van Den", "parse-names" : false, "suffix" : "" }, { "dropping-particle" : "", "family" : "Vaughan", "given" : "David G", "non-dropping-particle" : "", "parse-names" : false, "suffix" : "" }, { "dropping-particle" : "", "family" : "Velicogna", "given" : "Isabella", "non-dropping-particle" : "", "parse-names" : false, "suffix" : "" }, { "dropping-particle" : "", "family" : "Wahr", "given" : "John", "non-dropping-particle" : "", "parse-names" : false, "suffix" : "" }, { "dropping-particle" : "", "family" : "Whitehouse", "given" : "Pippa L", "non-dropping-particle" : "", "parse-names" : false, "suffix" : "" }, { "dropping-particle" : "", "family" : "Wingham", "given" : "Duncan J", "non-dropping-particle" : "", "parse-names" : false, "suffix" : "" }, { "dropping-particle" : "", "family" : "Yi", "given" : "Donghui", "non-dropping-particle" : "", "parse-names" : false, "suffix" : "" }, { "dropping-particle" : "", "family" : "Young", "given" : "Duncan", "non-dropping-particle" : "", "parse-names" : false, "suffix" : "" }, { "dropping-particle" : "", "family" : "Zwally", "given" : "H Jay", "non-dropping-particle" : "", "parse-names" : false, "suffix" : "" } ], "container-title" : "Science", "id" : "ITEM-1", "issue" : "6111", "issued" : { "date-parts" : [ [ "2012", "11", "30" ] ] }, "page" : "1183-1189", "publisher" : "American Association for the Advancement of Science", "title" : "A reconciled estimate of ice-sheet mass balance", "translator" : [ { "dropping-particle" : "", "family" : "J4413", "given" : "", "non-dropping-particle" : "", "parse-names" : false, "suffix" : "" } ], "type" : "article-journal", "volume" : "338" }, "uris" : [ "http://www.mendeley.com/documents/?uuid=33496ab7-7363-3ad6-8620-9a884370e800", "http://www.mendeley.com/documents/?uuid=0fbe7a16-f510-4267-be1e-d91211188446" ] }, { "id" : "ITEM-2", "itemData" : { "DOI" : "10.1038/s41586-018-0179-y", "ISBN" : "1364-503X", "ISSN" : "14764687", "PMID" : "29899482", "abstract" : "The Antarctic Ice Sheet is an important indicator of climate change and driver of sea-level rise. Here we combine satellite observations of its changing volume, flow and gravitational attraction with modelling of its surface mass balance to show that it lost 2,720 \u00b1 1,390 billion tonnes of ice between 1992 and 2017, which corresponds to an increase in mean sea level of 7.6 \u00b1 3.9 millimetres (errors are one standard deviation). Over this period, ocean-driven melting has caused rates of ice loss from West Antarctica to increase from 53 \u00b1 29 billion to 159 \u00b1 26 billion tonnes per year; ice-shelf collapse has increased the rate of ice loss from the Antarctic Peninsula from 7 \u00b1 13 billion to 33 \u00b1 16 billion tonnes per year. We find large variations in and among model estimates of surface mass balance and glacial isostatic adjustment for East Antarctica, with its average rate of mass gain over the period 1992-2017 (5 \u00b1 46 billion tonnes per year) being the least certain.", "author" : [ { "dropping-particle" : "", "family" : "Shepherd", "given" : "Andrew", "non-dropping-particle" : "", "parse-names" : false, "suffix" : "" }, { "dropping-particle" : "", "family" : "Ivins", "given" : "Erik", "non-dropping-particle" : "", "parse-names" : false, "suffix" : "" }, { "dropping-particle" : "", "family" : "Rignot", "given" : "Eric", "non-dropping-particle" : "", "parse-names" : false, "suffix" : "" }, { "dropping-particle" : "", "family" : "Smith", "given" : "Ben", "non-dropping-particle" : "", "parse-names" : false, "suffix" : "" }, { "dropping-particle" : "", "family" : "Broeke", "given" : "Michiel", "non-dropping-particle" : "Van Den", "parse-names" : false, "suffix" : "" }, { "dropping-particle" : "", "family" : "Velicogna", "given" : "Isabella", "non-dropping-particle" : "", "parse-names" : false, "suffix" : "" }, { "dropping-particle" : "", "family" : "Whitehouse", "given" : "Pippa", "non-dropping-particle" : "", "parse-names" : false, "suffix" : "" }, { "dropping-particle" : "", "family" : "Briggs", "given" : "Kate", "non-dropping-particle" : "", "parse-names" : false, "suffix" : "" }, { "dropping-particle" : "", "family" : "Joughin", "given" : "Ian", "non-dropping-particle" : "", "parse-names" : false, "suffix" : "" }, { "dropping-particle" : "", "family" : "Krinner", "given" : "Gerhard", "non-dropping-particle" : "", "parse-names" : false, "suffix" : "" }, { "dropping-particle" : "", "family" : "Nowicki", "given" : "Sophie", "non-dropping-particle" : "", "parse-names" : false, "suffix" : "" }, { "dropping-particle" : "", "family" : "Payne", "given" : "Tony", "non-dropping-particle" : "", "parse-names" : false, "suffix" : "" }, { "dropping-particle" : "", "family" : "Scambos", "given" : "Ted", "non-dropping-particle" : "", "parse-names" : false, "suffix" : "" }, { "dropping-particle" : "", "family" : "Schlegel", "given" : "Nicole", "non-dropping-particle" : "", "parse-names" : false, "suffix" : "" }, { "dropping-particle" : "", "family" : "Geruo", "given" : "A.", "non-dropping-particle" : "", "parse-names" : false, "suffix" : "" }, { "dropping-particle" : "", "family" : "Agosta", "given" : "C\u00e9cile", "non-dropping-particle" : "", "parse-names" : false, "suffix" : "" }, { "dropping-particle" : "", "family" : "Ahlstr\u00f8m", "given" : "Andreas", "non-dropping-particle" : "", "parse-names" : false, "suffix" : "" }, { "dropping-particle" : "", "family" : "Babonis", "given" : "Greg", "non-dropping-particle" : "", "parse-names" : false, "suffix" : "" }, { "dropping-particle" : "", "family" : "Barletta", "given" : "Valentina", "non-dropping-particle" : "", "parse-names" : false, "suffix" : "" }, { "dropping-particle" : "", "family" : "Blazquez", "given" : "Alejandro", "non-dropping-particle" : "", "parse-names" : false, "suffix" : "" }, { "dropping-particle" : "", "family" : "Bonin", "given" : "Jennifer", "non-dropping-particle" : "", "parse-names" : false, "suffix" : "" }, { "dropping-particle" : "", "family" : "Csatho", "given" : "Beata", "non-dropping-particle" : "", "parse-names" : false, "suffix" : "" }, { "dropping-particle" : "", "family" : "Cullather", "given" : "Richard", "non-dropping-particle" : "", "parse-names" : false, "suffix" : "" }, { "dropping-particle" : "", "family" : "Felikson", "given" : "Denis", "non-dropping-particle" : "", "parse-names" : false, "suffix" : "" }, { "dropping-particle" : "", "family" : "Fettweis", "given" : "Xavier", "non-dropping-particle" : "", "parse-names" : false, "suffix" : "" }, { "dropping-particle" : "", "family" : "Forsberg", "given" : "Rene", "non-dropping-particle" : "", "parse-names" : false, "suffix" : "" }, { "dropping-particle" : "", "family" : "Gallee", "given" : "Hubert", "non-dropping-particle" : "", "parse-names" : false, "suffix" : "" }, { "dropping-particle" : "", "family" : "Gardner", "given" : "Alex", "non-dropping-particle" : "", "parse-names" : false, "suffix" : "" }, { "dropping-particle" : "", "family" : "Gilbert", "given" : "Lin", "non-dropping-particle" : "", "parse-names" : false, "suffix" : "" }, { "dropping-particle" : "", "family" : "Groh", "given" : "Andreas", "non-dropping-particle" : "", "parse-names" : false, "suffix" : "" }, { "dropping-particle" : "", "family" : "Gunter", "given" : "Brian", "non-dropping-particle" : "", "parse-names" : false, "suffix" : "" }, { "dropping-particle" : "", "family" : "Hanna", "given" : "Edward", "non-dropping-particle" : "", "parse-names" : false, "suffix" : "" }, { "dropping-particle" : "", "family" : "Harig", "given" : "Christopher", "non-dropping-particle" : "", "parse-names" : false, "suffix" : "" }, { "dropping-particle" : "", "family" : "Helm", "given" : "Veit", "non-dropping-particle" : "", "parse-names" : false, "suffix" : "" }, { "dropping-particle" : "", "family" : "Horvath", "given" : "Alexander", "non-dropping-particle" : "", "parse-names" : false, "suffix" : "" }, { "dropping-particle" : "", "family" : "Horwath", "given" : "Martin", "non-dropping-particle" : "", "parse-names" : false, "suffix" : "" }, { "dropping-particle" : "", "family" : "Khan", "given" : "Shfaqat", "non-dropping-particle" : "", "parse-names" : false, "suffix" : "" }, { "dropping-particle" : "", "family" : "Kjeldsen", "given" : "Kristian K.", "non-dropping-particle" : "", "parse-names" : false, "suffix" : "" }, { "dropping-particle" : "", "family" : "Konrad", "given" : "Hannes", "non-dropping-particle" : "", "parse-names" : false, "suffix" : "" }, { "dropping-particle" : "", "family" : "Langen", "given" : "Peter", "non-dropping-particle" : "", "parse-names" : false, "suffix" : "" }, { "dropping-particle" : "", "family" : "Lecavalier", "given" : "Benoit", "non-dropping-particle" : "", "parse-names" : false, "suffix" : "" }, { "dropping-particle" : "", "family" : "Loomis", "given" : "Bryant", "non-dropping-particle" : "", "parse-names" : false, "suffix" : "" }, { "dropping-particle" : "", "family" : "Luthcke", "given" : "Scott", "non-dropping-particle" : "", "parse-names" : false, "suffix" : "" }, { "dropping-particle" : "", "family" : "McMillan", "given" : "Malcolm", "non-dropping-particle" : "", "parse-names" : false, "suffix" : "" }, { "dropping-particle" : "", "family" : "Melini", "given" : "Daniele", "non-dropping-particle" : "", "parse-names" : false, "suffix" : "" }, { "dropping-particle" : "", "family" : "Mernild", "given" : "Sebastian", "non-dropping-particle" : "", "parse-names" : false, "suffix" : "" }, { "dropping-particle" : "", "family" : "Mohajerani", "given" : "Yara", "non-dropping-particle" : "", "parse-names" : false, "suffix" : "" }, { "dropping-particle" : "", "family" : "Moore", "given" : "Philip", "non-dropping-particle" : "", "parse-names" : false, "suffix" : "" }, { "dropping-particle" : "", "family" : "Mouginot", "given" : "Jeremie", "non-dropping-particle" : "", "parse-names" : false, "suffix" : "" }, { "dropping-particle" : "", "family" : "Moyano", "given" : "Gorka", "non-dropping-particle" : "", "parse-names" : false, "suffix" : "" }, { "dropping-particle" : "", "family" : "Muir", "given" : "Alan", "non-dropping-particle" : "", "parse-names" : false, "suffix" : "" }, { "dropping-particle" : "", "family" : "Nagler", "given" : "Thomas", "non-dropping-particle" : "", "parse-names" : false, "suffix" : "" }, { "dropping-particle" : "", "family" : "Nield", "given" : "Grace", "non-dropping-particle" : "", "parse-names" : false, "suffix" : "" }, { "dropping-particle" : "", "family" : "Nilsson", "given" : "Johan", "non-dropping-particle" : "", "parse-names" : false, "suffix" : "" }, { "dropping-particle" : "", "family" : "Noel", "given" : "Brice", "non-dropping-particle" : "", "parse-names" : false, "suffix" : "" }, { "dropping-particle" : "", "family" : "Otosaka", "given" : "Ines", "non-dropping-particle" : "", "parse-names" : false, "suffix" : "" }, { "dropping-particle" : "", "family" : "Pattle", "given" : "Mark E.", "non-dropping-particle" : "", "parse-names" : false, "suffix" : "" }, { "dropping-particle" : "", "family" : "Peltier", "given" : "W. Richard", "non-dropping-particle" : "", "parse-names" : false, "suffix" : "" }, { "dropping-particle" : "", "family" : "Pie", "given" : "Nadege", "non-dropping-particle" : "", "parse-names" : false, "suffix" : "" }, { "dropping-particle" : "", "family" : "Rietbroek", "given" : "Roelof", "non-dropping-particle" : "", "parse-names" : false, "suffix" : "" }, { "dropping-particle" : "", "family" : "Rott", "given" : "Helmut", "non-dropping-particle" : "", "parse-names" : false, "suffix" : "" }, { "dropping-particle" : "", "family" : "Sandberg-S\u00f8rensen", "given" : "Louise", "non-dropping-particle" : "", "parse-names" : false, "suffix" : "" }, { "dropping-particle" : "", "family" : "Sasgen", "given" : "Ingo", "non-dropping-particle" : "", "parse-names" : false, "suffix" : "" }, { "dropping-particle" : "", "family" : "Save", "given" : "Himanshu", "non-dropping-particle" : "", "parse-names" : false, "suffix" : "" }, { "dropping-particle" : "", "family" : "Scheuchl", "given" : "Bernd", "non-dropping-particle" : "", "parse-names" : false, "suffix" : "" }, { "dropping-particle" : "", "family" : "Schrama", "given" : "Ernst", "non-dropping-particle" : "", "parse-names" : false, "suffix" : "" }, { "dropping-particle" : "", "family" : "Schr\u00f6der", "given" : "Ludwig", "non-dropping-particle" : "", "parse-names" : false, "suffix" : "" }, { "dropping-particle" : "", "family" : "Seo", "given" : "Ki Weon", "non-dropping-particle" : "", "parse-names" : false, "suffix" : "" }, { "dropping-particle" : "", "family" : "Simonsen", "given" : "Sebastian", "non-dropping-particle" : "", "parse-names" : false, "suffix" : "" }, { "dropping-particle" : "", "family" : "Slater", "given" : "Tom", "non-dropping-particle" : "", "parse-names" : false, "suffix" : "" }, { "dropping-particle" : "", "family" : "Spada", "given" : "Giorgio", "non-dropping-particle" : "", "parse-names" : false, "suffix" : "" }, { "dropping-particle" : "", "family" : "Sutterley", "given" : "Tyler", "non-dropping-particle" : "", "parse-names" : false, "suffix" : "" }, { "dropping-particle" : "", "family" : "Talpe", "given" : "Matthieu", "non-dropping-particle" : "", "parse-names" : false, "suffix" : "" }, { "dropping-particle" : "", "family" : "Tarasov", "given" : "Lev", "non-dropping-particle" : "", "parse-names" : false, "suffix" : "" }, { "dropping-particle" : "", "family" : "Berg", "given" : "Willem Jan", "non-dropping-particle" : "Van De", "parse-names" : false, "suffix" : "" }, { "dropping-particle" : "", "family" : "Wal", "given" : "Wouter", "non-dropping-particle" : "Van Der", "parse-names" : false, "suffix" : "" }, { "dropping-particle" : "", "family" : "Wessem", "given" : "Melchior", "non-dropping-particle" : "Van", "parse-names" : false, "suffix" : "" }, { "dropping-particle" : "", "family" : "Vishwakarma", "given" : "Bramha Dutt", "non-dropping-particle" : "", "parse-names" : false, "suffix" : "" }, { "dropping-particle" : "", "family" : "Wiese", "given" : "David", "non-dropping-particle" : "", "parse-names" : false, "suffix" : "" }, { "dropping-particle" : "", "family" : "Wouters", "given" : "Bert", "non-dropping-particle" : "", "parse-names" : false, "suffix" : "" } ], "container-title" : "Nature", "id" : "ITEM-2", "issue" : "7709", "issued" : { "date-parts" : [ [ "2018", "6", "13" ] ] }, "page" : "219-222", "publisher" : "Nature Publishing Group", "title" : "Mass balance of the Antarctic Ice Sheet from 1992 to 2017", "translator" : [ { "dropping-particle" : "", "family" : "J4412", "given" : "", "non-dropping-particle" : "", "parse-names" : false, "suffix" : "" } ], "type" : "article", "volume" : "558" }, "uris" : [ "http://www.mendeley.com/documents/?uuid=4085573b-16bc-32d7-a6ed-e8c76a040f6d", "http://www.mendeley.com/documents/?uuid=e947b246-10ea-4f88-b743-a28fdc11288d" ] }, { "id" : "ITEM-3", "itemData" : { "DOI" : "10.5194/essd-10-1551-2018", "ISSN" : "18663516", "abstract" : "Global mean sea level is an integral of changes occurring in the climate system in response to unforced climate variability as well as natural and anthropogenic forcing factors. Its temporal evolution allows changes (e.g., acceleration) to be detected in one or more components. Study of the sea-level budget provides constraints on missing or poorly known contributions, such as the unsurveyed deep ocean or the still uncertain land water component. In the context of the World Climate Research Programme Grand Challenge entitled \"Regional Sea Level and Coastal Impacts\", an international effort involving the sea-level community worldwide has been recently initiated with the objective of assessing the various datasets used to estimate components of the sea-level budget during the altimetry era (1993 to present). These datasets are based on the combination of a broad range of space-based and in situ observations, model estimates, and algorithms. Evaluating their quality, quantifying uncertainties and identifying sources of discrepancies between component estimates is extremely useful for various applications in climate research. This effort involves several tens of scientists from about 50 research teams/institutions worldwide (last access: 22 August 2018). The results presented in this paper are a synthesis of the first assessment performed during 2017-2018. We present estimates of the altimetry-based global mean sea level (average rate of 3.1\u00b10.3mmyr-1 and acceleration of 0.1mmyr-2 over 1993-present), as well as of the different components of the sea-level budget (last access: 22 August 2018). We further examine closure of the sea-level budget, comparing the observed global mean sea level with the sum of components. Ocean thermal expansion, glaciers, Greenland and Antarctica contribute 42%, 21%, 15% and 8% to the global mean sea level over the 1993-present period. We also study the sea-level budget over 2005-present, using GRACE-based ocean mass estimates instead of the sum of individual mass components. Our results demonstrate that the global mean sea level can be closed to within 0.3mmyr-1 (1\u03c3). Substantial uncertainty remains for the land water storage component, as shown when examining individual mass contributions to sea level.", "author" : [ { "dropping-particle" : "", "family" : "Cazenave", "given" : "Anny", "non-dropping-particle" : "", "parse-names" : false, "suffix" : "" }, { "dropping-particle" : "", "family" : "Meyssignac", "given" : "Benoit", "non-dropping-particle" : "", "parse-names" : false, "suffix" : "" }, { "dropping-particle" : "", "family" : "Ablain", "given" : "Michael", "non-dropping-particle" : "", "parse-names" : false, "suffix" : "" }, { "dropping-particle" : "", "family" : "Balmaseda", "given" : "Magdalena", "non-dropping-particle" : "", "parse-names" : false, "suffix" : "" }, { "dropping-particle" : "", "family" : "Bamber", "given" : "Jonathan", "non-dropping-particle" : "", "parse-names" : false, "suffix" : "" }, { "dropping-particle" : "", "family" : "Barletta", "given" : "Valentina", "non-dropping-particle" : "", "parse-names" : false, "suffix" : "" }, { "dropping-particle" : "", "family" : "Beckley", "given" : "Brian", "non-dropping-particle" : "", "parse-names" : false, "suffix" : "" }, { "dropping-particle" : "", "family" : "Benveniste", "given" : "J\u00e9r\u00f4me", "non-dropping-particle" : "", "parse-names" : false, "suffix" : "" }, { "dropping-particle" : "", "family" : "Berthier", "given" : "Etienne", "non-dropping-particle" : "", "parse-names" : false, "suffix" : "" }, { "dropping-particle" : "", "family" : "Blazquez", "given" : "Alejandro", "non-dropping-particle" : "", "parse-names" : false, "suffix" : "" }, { "dropping-particle" : "", "family" : "Boyer", "given" : "Tim", "non-dropping-particle" : "", "parse-names" : false, "suffix" : "" }, { "dropping-particle" : "", "family" : "Caceres", "given" : "Denise", "non-dropping-particle" : "", "parse-names" : false, "suffix" : "" }, { "dropping-particle" : "", "family" : "Chambers", "given" : "Don", "non-dropping-particle" : "", "parse-names" : false, "suffix" : "" }, { "dropping-particle" : "", "family" : "Champollion", "given" : "Nicolas", "non-dropping-particle" : "", "parse-names" : false, "suffix" : "" }, { "dropping-particle" : "", "family" : "Chao", "given" : "Ben", "non-dropping-particle" : "", "parse-names" : false, "suffix" : "" }, { "dropping-particle" : "", "family" : "Chen", "given" : "Jianli", "non-dropping-particle" : "", "parse-names" : false, "suffix" : "" }, { "dropping-particle" : "", "family" : "Cheng", "given" : "Lijing", "non-dropping-particle" : "", "parse-names" : false, "suffix" : "" }, { "dropping-particle" : "", "family" : "Church", "given" : "John A.", "non-dropping-particle" : "", "parse-names" : false, "suffix" : "" }, { "dropping-particle" : "", "family" : "Chuter", "given" : "Stephen", "non-dropping-particle" : "", "parse-names" : false, "suffix" : "" }, { "dropping-particle" : "", "family" : "Cogley", "given" : "J. Graham", "non-dropping-particle" : "", "parse-names" : false, "suffix" : "" }, { "dropping-particle" : "", "family" : "Dangendorf", "given" : "Soenke", "non-dropping-particle" : "", "parse-names" : false, "suffix" : "" }, { "dropping-particle" : "", "family" : "Desbruy\u00e8res", "given" : "Damien", "non-dropping-particle" : "", "parse-names" : false, "suffix" : "" }, { "dropping-particle" : "", "family" : "D\u00f6ll", "given" : "Petra", "non-dropping-particle" : "", "parse-names" : false, "suffix" : "" }, { "dropping-particle" : "", "family" : "Domingues", "given" : "Catia", "non-dropping-particle" : "", "parse-names" : false, "suffix" : "" }, { "dropping-particle" : "", "family" : "Falk", "given" : "Ulrike", "non-dropping-particle" : "", "parse-names" : false, "suffix" : "" }, { "dropping-particle" : "", "family" : "Famiglietti", "given" : "James", "non-dropping-particle" : "", "parse-names" : false, "suffix" : "" }, { "dropping-particle" : "", "family" : "Fenoglio-Marc", "given" : "Luciana", "non-dropping-particle" : "", "parse-names" : false, "suffix" : "" }, { "dropping-particle" : "", "family" : "Forsberg", "given" : "Rene", "non-dropping-particle" : "", "parse-names" : false, "suffix" : "" }, { "dropping-particle" : "", "family" : "Galassi", "given" : "Gaia", "non-dropping-particle" : "", "parse-names" : false, "suffix" : "" }, { "dropping-particle" : "", "family" : "Gardner", "given" : "Alex", "non-dropping-particle" : "", "parse-names" : false, "suffix" : "" }, { "dropping-particle" : "", "family" : "Groh", "given" : "Andreas", "non-dropping-particle" : "", "parse-names" : false, "suffix" : "" }, { "dropping-particle" : "", "family" : "Hamlington", "given" : "Benjamin", "non-dropping-particle" : "", "parse-names" : false, "suffix" : "" }, { "dropping-particle" : "", "family" : "Hogg", "given" : "Anna", "non-dropping-particle" : "", "parse-names" : false, "suffix" : "" }, { "dropping-particle" : "", "family" : "Horwath", "given" : "Martin", "non-dropping-particle" : "", "parse-names" : false, "suffix" : "" }, { "dropping-particle" : "", "family" : "Humphrey", "given" : "Vincent", "non-dropping-particle" : "", "parse-names" : false, "suffix" : "" }, { "dropping-particle" : "", "family" : "Husson", "given" : "Laurent", "non-dropping-particle" : "", "parse-names" : false, "suffix" : "" }, { "dropping-particle" : "", "family" : "Ishii", "given" : "Masayoshi", "non-dropping-particle" : "", "parse-names" : false, "suffix" : "" }, { "dropping-particle" : "", "family" : "Jaeggi", "given" : "Adrian", "non-dropping-particle" : "", "parse-names" : false, "suffix" : "" }, { "dropping-particle" : "", "family" : "Jevrejeva", "given" : "Svetlana", "non-dropping-particle" : "", "parse-names" : false, "suffix" : "" }, { "dropping-particle" : "", "family" : "Johnson", "given" : "Gregory", "non-dropping-particle" : "", "parse-names" : false, "suffix" : "" }, { "dropping-particle" : "", "family" : "Kolodziejczyk", "given" : "Nicolas", "non-dropping-particle" : "", "parse-names" : false, "suffix" : "" }, { "dropping-particle" : "", "family" : "Kusche", "given" : "J\u00fcrgen", "non-dropping-particle" : "", "parse-names" : false, "suffix" : "" }, { "dropping-particle" : "", "family" : "Lambeck", "given" : "Kurt", "non-dropping-particle" : "", "parse-names" : false, "suffix" : "" }, { "dropping-particle" : "", "family" : "Landerer", "given" : "Felix", "non-dropping-particle" : "", "parse-names" : false, "suffix" : "" }, { "dropping-particle" : "", "family" : "Leclercq", "given" : "Paul", "non-dropping-particle" : "", "parse-names" : false, "suffix" : "" }, { "dropping-particle" : "", "family" : "Legresy", "given" : "Benoit", "non-dropping-particle" : "", "parse-names" : false, "suffix" : "" }, { "dropping-particle" : "", "family" : "Leuliette", "given" : "Eric", "non-dropping-particle" : "", "parse-names" : false, "suffix" : "" }, { "dropping-particle" : "", "family" : "Llovel", "given" : "William", "non-dropping-particle" : "", "parse-names" : false, "suffix" : "" }, { "dropping-particle" : "", "family" : "Longuevergne", "given" : "Laurent", "non-dropping-particle" : "", "parse-names" : false, "suffix" : "" }, { "dropping-particle" : "", "family" : "Loomis", "given" : "Bryant D.", "non-dropping-particle" : "", "parse-names" : false, "suffix" : "" }, { "dropping-particle" : "", "family" : "Luthcke", "given" : "Scott B.", "non-dropping-particle" : "", "parse-names" : false, "suffix" : "" }, { "dropping-particle" : "", "family" : "Marcos", "given" : "Marta", "non-dropping-particle" : "", "parse-names" : false, "suffix" : "" }, { "dropping-particle" : "", "family" : "Marzeion", "given" : "Ben", "non-dropping-particle" : "", "parse-names" : false, "suffix" : "" }, { "dropping-particle" : "", "family" : "Merchant", "given" : "Chris", "non-dropping-particle" : "", "parse-names" : false, "suffix" : "" }, { "dropping-particle" : "", "family" : "Merrifield", "given" : "Mark", "non-dropping-particle" : "", "parse-names" : false, "suffix" : "" }, { "dropping-particle" : "", "family" : "Milne", "given" : "Glenn", "non-dropping-particle" : "", "parse-names" : false, "suffix" : "" }, { "dropping-particle" : "", "family" : "Mitchum", "given" : "Gary", "non-dropping-particle" : "", "parse-names" : false, "suffix" : "" }, { "dropping-particle" : "", "family" : "Mohajerani", "given" : "Yara", "non-dropping-particle" : "", "parse-names" : false, "suffix" : "" }, { "dropping-particle" : "", "family" : "Monier", "given" : "Maeva", "non-dropping-particle" : "", "parse-names" : false, "suffix" : "" }, { "dropping-particle" : "", "family" : "Monselesan", "given" : "Didier", "non-dropping-particle" : "", "parse-names" : false, "suffix" : "" }, { "dropping-particle" : "", "family" : "Nerem", "given" : "Steve", "non-dropping-particle" : "", "parse-names" : false, "suffix" : "" }, { "dropping-particle" : "", "family" : "Palanisamy", "given" : "Hindumathi", "non-dropping-particle" : "", "parse-names" : false, "suffix" : "" }, { "dropping-particle" : "", "family" : "Paul", "given" : "Frank", "non-dropping-particle" : "", "parse-names" : false, "suffix" : "" }, { "dropping-particle" : "", "family" : "Perez", "given" : "Bego\u00f1a", "non-dropping-particle" : "", "parse-names" : false, "suffix" : "" }, { "dropping-particle" : "", "family" : "Piecuch", "given" : "Christopher G.", "non-dropping-particle" : "", "parse-names" : false, "suffix" : "" }, { "dropping-particle" : "", "family" : "Ponte", "given" : "Rui M.", "non-dropping-particle" : "", "parse-names" : false, "suffix" : "" }, { "dropping-particle" : "", "family" : "Purkey", "given" : "Sarah G.", "non-dropping-particle" : "", "parse-names" : false, "suffix" : "" }, { "dropping-particle" : "", "family" : "Reager", "given" : "John T.", "non-dropping-particle" : "", "parse-names" : false, "suffix" : "" }, { "dropping-particle" : "", "family" : "Rietbroek", "given" : "Roelof", "non-dropping-particle" : "", "parse-names" : false, "suffix" : "" }, { "dropping-particle" : "", "family" : "Rignot", "given" : "Eric", "non-dropping-particle" : "", "parse-names" : false, "suffix" : "" }, { "dropping-particle" : "", "family" : "Riva", "given" : "Riccardo", "non-dropping-particle" : "", "parse-names" : false, "suffix" : "" }, { "dropping-particle" : "", "family" : "Roemmich", "given" : "Dean H.", "non-dropping-particle" : "", "parse-names" : false, "suffix" : "" }, { "dropping-particle" : "", "family" : "S\u00f8rensen", "given" : "Louise Sandberg", "non-dropping-particle" : "", "parse-names" : false, "suffix" : "" }, { "dropping-particle" : "", "family" : "Sasgen", "given" : "Ingo", "non-dropping-particle" : "", "parse-names" : false, "suffix" : "" }, { "dropping-particle" : "", "family" : "Schrama", "given" : "E. J.O.", "non-dropping-particle" : "", "parse-names" : false, "suffix" : "" }, { "dropping-particle" : "", "family" : "Seneviratne", "given" : "Sonia I.", "non-dropping-particle" : "", "parse-names" : false, "suffix" : "" }, { "dropping-particle" : "", "family" : "Shum", "given" : "C. K.", "non-dropping-particle" : "", "parse-names" : false, "suffix" : "" }, { "dropping-particle" : "", "family" : "Spada", "given" : "Giorgio", "non-dropping-particle" : "", "parse-names" : false, "suffix" : "" }, { "dropping-particle" : "", "family" : "Stammer", "given" : "Detlef", "non-dropping-particle" : "", "parse-names" : false, "suffix" : "" }, { "dropping-particle" : "", "family" : "Wal", "given" : "Roderic", "non-dropping-particle" : "van de", "parse-names" : false, "suffix" : "" }, { "dropping-particle" : "", "family" : "Velicogna", "given" : "Isabella", "non-dropping-particle" : "", "parse-names" : false, "suffix" : "" }, { "dropping-particle" : "von", "family" : "Schuckmann", "given" : "Karina", "non-dropping-particle" : "", "parse-names" : false, "suffix" : "" }, { "dropping-particle" : "", "family" : "Wada", "given" : "Yoshihide", "non-dropping-particle" : "", "parse-names" : false, "suffix" : "" }, { "dropping-particle" : "", "family" : "Wang", "given" : "Yiguo", "non-dropping-particle" : "", "parse-names" : false, "suffix" : "" }, { "dropping-particle" : "", "family" : "Watson", "given" : "Christopher", "non-dropping-particle" : "", "parse-names" : false, "suffix" : "" }, { "dropping-particle" : "", "family" : "Wiese", "given" : "David", "non-dropping-particle" : "", "parse-names" : false, "suffix" : "" }, { "dropping-particle" : "", "family" : "Wijffels", "given" : "Susan", "non-dropping-particle" : "", "parse-names" : false, "suffix" : "" }, { "dropping-particle" : "", "family" : "Westaway", "given" : "Richard", "non-dropping-particle" : "", "parse-names" : false, "suffix" : "" }, { "dropping-particle" : "", "family" : "Woppelmann", "given" : "Guy", "non-dropping-particle" : "", "parse-names" : false, "suffix" : "" }, { "dropping-particle" : "", "family" : "Wouters", "given" : "Bert", "non-dropping-particle" : "", "parse-names" : false, "suffix" : "" } ], "container-title" : "Earth System Science Data", "id" : "ITEM-3", "issue" : "3", "issued" : { "date-parts" : [ [ "2018" ] ] }, "page" : "1551-1590", "title" : "Global sea-level budget 1993-present", "translator" : [ { "dropping-particle" : "", "family" : "J6044", "given" : "", "non-dropping-particle" : "", "parse-names" : false, "suffix" : "" } ], "type" : "article", "volume" : "10" }, "uris" : [ "http://www.mendeley.com/documents/?uuid=9c74ebaa-a692-43d0-97ff-8f31909460f3" ] }, { "id" : "ITEM-4", "itemData" : { "DOI" : "10.1088/1748-9326/aac2f0", "ISSN" : "17489326", "abstract" : "Since 1992, there has been a revolution in our ability to quantify the land ice contribution to sea level rise using a variety of satellite missions and technologies. Each mission has provided unique, but sometimes conflicting, insights into the mass trends of land ice. Over the last decade, over fifty estimates of land ice trends have been published, providing a confusing and often inconsistent picture. The IPCC Fifth Assessment Report (AR5) attempted to synthesise estimates published up to early 2013. Since then, considerable advances have been made in understanding the origin of the inconsistencies, reducing uncertainties in estimates and extending time series. We assess and synthesise results published, primarily, since the AR5, to produce a consistent estimate of land ice mass trends during the satellite era (1992-2016). We combine observations from multiple missions and approaches including sea level budget analyses. Our resulting synthesis is both consistent and rigorous, drawing on (i) the published literature, (ii) expert assessment of that literature, and (iii) a new analysis of Arctic glacier and ice cap trends combined with statistical modelling. We present annual and pentad (five-year mean) time series for the East, West Antarctic and Greenland Ice Sheets and glaciers separately and combined. When averaged over pentads, covering the entire period considered, we obtain a monotonic trend in mass contribution to the oceans, increasing from 0.31 \u00b1 0.35 mm of sea level equivalent for 1992-1996 to 1.85 \u00b1 0.13 for 2012-2016. Our integrated land ice trend is lower than many estimates of GRACE-derived ocean mass change for the same periods. This is due, in part, to a smaller estimate for glacier and ice cap mass trends compared to previous assessments. We discuss this, and other likely reasons, for the difference between GRACE ocean mass and land ice trends.", "author" : [ { "dropping-particle" : "", "family" : "Bamber", "given" : "Jonathan L.", "non-dropping-particle" : "", "parse-names" : false, "suffix" : "" }, { "dropping-particle" : "", "family" : "Westaway", "given" : "Richard Martin", "non-dropping-particle" : "", "parse-names" : false, "suffix" : "" }, { "dropping-particle" : "", "family" : "Marzeion", "given" : "Ben", "non-dropping-particle" : "", "parse-names" : false, "suffix" : "" }, { "dropping-particle" : "", "family" : "Wouters", "given" : "Bert", "non-dropping-particle" : "", "parse-names" : false, "suffix" : "" } ], "container-title" : "Environmental Research Letters", "id" : "ITEM-4", "issue" : "6", "issued" : { "date-parts" : [ [ "2018" ] ] }, "title" : "The land ice contribution to sea level during the satellite era", "translator" : [ { "dropping-particle" : "", "family" : "J6045", "given" : "", "non-dropping-particle" : "", "parse-names" : false, "suffix" : "" } ], "type" : "article", "volume" : "13" }, "uris" : [ "http://www.mendeley.com/documents/?uuid=6c36db12-4fa3-4577-b13b-12616347bbed" ] }, { "id" : "ITEM-5", "itemData" : { "DOI" : "10.1073/pnas.1904242116", "abstract" : "We reconstruct the mass balance of the Greenland Ice Sheet for the past 46 years by comparing glacier ice discharge into the ocean with interior accumulation of snowfall from regional atmospheric climate models over 260 drainage basins. The mass balance started to deviate from its natural range of variability in the 1980s. The mass loss has increased sixfold since the 1980s. Greenland has raised sea level by 13.7 mm since 1972, half during the last 8 years.We reconstruct the mass balance of the Greenland Ice Sheet using a comprehensive survey of thickness, surface elevation, velocity, and surface mass balance (SMB) of 260 glaciers from 1972 to 2018. We calculate mass discharge, D, into the ocean directly for 107 glaciers (85% of D) and indirectly for 110 glaciers (15%) using velocity-scaled reference fluxes. The decadal mass balance switched from a mass gain of +47 \u00b1 21 Gt/y in 1972\u20131980 to a loss of 51 \u00b1 17 Gt/y in 1980\u20131990. The mass loss increased from 41 \u00b1 17 Gt/y in 1990\u20132000, to 187 \u00b1 17 Gt/y in 2000\u20132010, to 286 \u00b1 20 Gt/y in 2010\u20132018, or sixfold since the 1980s, or 80 \u00b1 6 Gt/y per decade, on average. The acceleration in mass loss switched from positive in 2000\u20132010 to negative in 2010\u20132018 due to a series of cold summers, which illustrates the difficulty of extrapolating short records into longer-term trends. Cumulated since 1972, the largest contributions to global sea level rise are from northwest (4.4 \u00b1 0.2 mm), southeast (3.0 \u00b1 0.3 mm), and central west (2.0 \u00b1 0.2 mm) Greenland, with a total 13.7 \u00b1 1.1 mm for the ice sheet. The mass loss is controlled at 66 \u00b1 8% by glacier dynamics (9.1 mm) and 34 \u00b1 8% by SMB (4.6 mm). Even in years of high SMB, enhanced glacier discharge has remained sufficiently high above equilibrium to maintain an annual mass loss every year since 1998.", "author" : [ { "dropping-particle" : "", "family" : "Mouginot", "given" : "J\u00e9r\u00e9mie", "non-dropping-particle" : "", "parse-names" : false, "suffix" : "" }, { "dropping-particle" : "", "family" : "Rignot", "given" : "Eric", "non-dropping-particle" : "", "parse-names" : false, "suffix" : "" }, { "dropping-particle" : "", "family" : "Bj\u00f8rk", "given" : "Anders A", "non-dropping-particle" : "", "parse-names" : false, "suffix" : "" }, { "dropping-particle" : "", "family" : "Broeke", "given" : "Michiel", "non-dropping-particle" : "van den", "parse-names" : false, "suffix" : "" }, { "dropping-particle" : "", "family" : "Millan", "given" : "Romain", "non-dropping-particle" : "", "parse-names" : false, "suffix" : "" }, { "dropping-particle" : "", "family" : "Morlighem", "given" : "Mathieu", "non-dropping-particle" : "", "parse-names" : false, "suffix" : "" }, { "dropping-particle" : "", "family" : "No\u00ebl", "given" : "Brice", "non-dropping-particle" : "", "parse-names" : false, "suffix" : "" }, { "dropping-particle" : "", "family" : "Scheuchl", "given" : "Bernd", "non-dropping-particle" : "", "parse-names" : false, "suffix" : "" }, { "dropping-particle" : "", "family" : "Wood", "given" : "Michael", "non-dropping-particle" : "", "parse-names" : false, "suffix" : "" } ], "container-title" : "Proceedings of the National Academy of Sciences", "id" : "ITEM-5", "issue" : "19", "issued" : { "date-parts" : [ [ "2019", "5", "7" ] ] }, "page" : "9239 LP  - 9244", "title" : "Forty-six years of Greenland Ice Sheet mass balance from 1972 to 2018", "translator" : [ { "dropping-particle" : "", "family" : "J6530", "given" : "", "non-dropping-particle" : "", "parse-names" : false, "suffix" : "" } ], "type" : "article-journal", "volume" : "116" }, "uris" : [ "http://www.mendeley.com/documents/?uuid=941e2028-9d24-4d11-aade-614c1376ec70", "http://www.mendeley.com/documents/?uuid=21afb8c6-cf58-4dc4-acb1-4978686f80ce" ] }, { "id" : "ITEM-6", "itemData" : { "DOI" : "10.1073/pnas.1812883116", "ISSN" : "0027-8424", "PMID" : "30642972", "author" : [ { "dropping-particle" : "", "family" : "Rignot", "given" : "Eric", "non-dropping-particle" : "", "parse-names" : false, "suffix" : "" }, { "dropping-particle" : "", "family" : "Mouginot", "given" : "Jeremie", "non-dropping-particle" : "", "parse-names" : false, "suffix" : "" }, { "dropping-particle" : "", "family" : "Scheuchl", "given" : "Bernd", "non-dropping-particle" : "", "parse-names" : false, "suffix" : "" }, { "dropping-particle" : "", "family" : "Broeke", "given" : "Michiel R.", "non-dropping-particle" : "van den", "parse-names" : false, "suffix" : "" }, { "dropping-particle" : "", "family" : "Wessem", "given" : "Melchior J.", "non-dropping-particle" : "van", "parse-names" : false, "suffix" : "" }, { "dropping-particle" : "", "family" : "Morlighem", "given" : "Mathieu", "non-dropping-particle" : "", "parse-names" : false, "suffix" : "" } ], "container-title" : "Proceedings of the National Academy of Sciences", "id" : "ITEM-6", "issue" : "4", "issued" : { "date-parts" : [ [ "2019" ] ] }, "page" : "1-9", "title" : "Four decades of Antarctic Ice Sheet mass balance from 1979-2017", "translator" : [ { "dropping-particle" : "", "family" : "J5384", "given" : "", "non-dropping-particle" : "", "parse-names" : false, "suffix" : "" } ], "type" : "article-journal", "volume" : "116" }, "uris" : [ "http://www.mendeley.com/documents/?uuid=1b071b27-9976-4a74-9872-d63fc708c945" ] }, { "id" : "ITEM-7", "itemData" : { "DOI" : "10.1038/s41586-019-1855-2", "ISSN" : "14764687", "PMID" : "31822019", "abstract" : "The Greenland Ice Sheet has been a major contributor to global sea-level rise in recent decades1,2, and it is expected to continue to be so3. Although increases in glacier flow4\u20136 and surface melting7\u20139 have been driven by oceanic10\u201312 and atmospheric13,14 warming, the magnitude and trajectory of the ice sheet\u2019s mass imbalance remain uncertain. Here we compare and combine 26 individual satellite measurements of changes in the ice sheet\u2019s volume, flow and gravitational potential to produce a reconciled estimate of its mass balance. The ice sheet was close to a state of balance in the 1990s, but annual losses have risen since then, peaking at 345\u00a0\u00b1\u00a066\u00a0billion tonnes per year in 2011. In all, Greenland lost 3,902\u00a0\u00b1\u00a0342 billion tonnes of ice between 1992 and 2018, causing the mean sea level to rise by 10.8\u00a0\u00b1\u00a00.9 millimetres. Using three regional climate models, we show that the reduced surface mass balance has driven 1,964\u00a0\u00b1\u00a0565 billion tonnes (50.3 per cent) of the ice loss owing to increased meltwater runoff. The remaining 1,938\u00a0\u00b1\u00a0541 billion tonnes (49.7 per cent) of ice loss was due to increased glacier dynamical imbalance, which rose from 46\u00a0\u00b1\u00a037 billion tonnes per year in the 1990s to 87\u00a0\u00b1\u00a025 billion tonnes per year since then. The total rate of ice loss slowed to 222\u00a0\u00b1\u00a030 billion tonnes per year between 2013 and 2017, on average, as atmospheric circulation favoured cooler conditions15 and ocean temperatures fell at the terminus of Jakobshavn Isbr\u00e616. Cumulative ice losses from Greenland as a whole have been close to the rates predicted by the Intergovernmental Panel on Climate Change for their high-end climate warming scenario17, which forecast an additional 70 to 130 millimetres of global sea-level rise by 2100 compared with their central estimate.", "author" : [ { "dropping-particle" : "", "family" : "Shepherd", "given" : "Andrew", "non-dropping-particle" : "", "parse-names" : false, "suffix" : "" }, { "dropping-particle" : "", "family" : "Ivins", "given" : "Erik", "non-dropping-particle" : "", "parse-names" : false, "suffix" : "" }, { "dropping-particle" : "", "family" : "Rignot", "given" : "Eric", "non-dropping-particle" : "", "parse-names" : false, "suffix" : "" }, { "dropping-particle" : "", "family" : "Smith", "given" : "Ben", "non-dropping-particle" : "", "parse-names" : false, "suffix" : "" }, { "dropping-particle" : "", "family" : "Broeke", "given" : "Michiel", "non-dropping-particle" : "van den", "parse-names" : false, "suffix" : "" }, { "dropping-particle" : "", "family" : "Velicogna", "given" : "Isabella", "non-dropping-particle" : "", "parse-names" : false, "suffix" : "" }, { "dropping-particle" : "", "family" : "Whitehouse", "given" : "Pippa", "non-dropping-particle" : "", "parse-names" : false, "suffix" : "" }, { "dropping-particle" : "", "family" : "Briggs", "given" : "Kate", "non-dropping-particle" : "", "parse-names" : false, "suffix" : "" }, { "dropping-particle" : "", "family" : "Joughin", "given" : "Ian", "non-dropping-particle" : "", "parse-names" : false, "suffix" : "" }, { "dropping-particle" : "", "family" : "Krinner", "given" : "Gerhard", "non-dropping-particle" : "", "parse-names" : false, "suffix" : "" }, { "dropping-particle" : "", "family" : "Nowicki", "given" : "Sophie", "non-dropping-particle" : "", "parse-names" : false, "suffix" : "" }, { "dropping-particle" : "", "family" : "Payne", "given" : "Tony", "non-dropping-particle" : "", "parse-names" : false, "suffix" : "" }, { "dropping-particle" : "", "family" : "Scambos", "given" : "Ted", "non-dropping-particle" : "", "parse-names" : false, "suffix" : "" }, { "dropping-particle" : "", "family" : "Schlegel", "given" : "Nicole", "non-dropping-particle" : "", "parse-names" : false, "suffix" : "" }, { "dropping-particle" : "", "family" : "A", "given" : "Geruo", "non-dropping-particle" : "", "parse-names" : false, "suffix" : "" }, { "dropping-particle" : "", "family" : "Agosta", "given" : "C\u00e9cile", "non-dropping-particle" : "", "parse-names" : false, "suffix" : "" }, { "dropping-particle" : "", "family" : "Ahlstr\u00f8m", "given" : "Andreas", "non-dropping-particle" : "", "parse-names" : false, "suffix" : "" }, { "dropping-particle" : "", "family" : "Babonis", "given" : "Greg", "non-dropping-particle" : "", "parse-names" : false, "suffix" : "" }, { "dropping-particle" : "", "family" : "Barletta", "given" : "Valentina R.", "non-dropping-particle" : "", "parse-names" : false, "suffix" : "" }, { "dropping-particle" : "", "family" : "Bj\u00f8rk", "given" : "Anders A.", "non-dropping-particle" : "", "parse-names" : false, "suffix" : "" }, { "dropping-particle" : "", "family" : "Blazquez", "given" : "Alejandro", "non-dropping-particle" : "", "parse-names" : false, "suffix" : "" }, { "dropping-particle" : "", "family" : "Bonin", "given" : "Jennifer", "non-dropping-particle" : "", "parse-names" : false, "suffix" : "" }, { "dropping-particle" : "", "family" : "Colgan", "given" : "William", "non-dropping-particle" : "", "parse-names" : false, "suffix" : "" }, { "dropping-particle" : "", "family" : "Csatho", "given" : "Beata", "non-dropping-particle" : "", "parse-names" : false, "suffix" : "" }, { "dropping-particle" : "", "family" : "Cullather", "given" : "Richard", "non-dropping-particle" : "", "parse-names" : false, "suffix" : "" }, { "dropping-particle" : "", "family" : "Engdahl", "given" : "Marcus E.", "non-dropping-particle" : "", "parse-names" : false, "suffix" : "" }, { "dropping-particle" : "", "family" : "Felikson", "given" : "Denis", "non-dropping-particle" : "", "parse-names" : false, "suffix" : "" }, { "dropping-particle" : "", "family" : "Fettweis", "given" : "Xavier", "non-dropping-particle" : "", "parse-names" : false, "suffix" : "" }, { "dropping-particle" : "", "family" : "Forsberg", "given" : "Rene", "non-dropping-particle" : "", "parse-names" : false, "suffix" : "" }, { "dropping-particle" : "", "family" : "Hogg", "given" : "Anna E.", "non-dropping-particle" : "", "parse-names" : false, "suffix" : "" }, { "dropping-particle" : "", "family" : "Gallee", "given" : "Hubert", "non-dropping-particle" : "", "parse-names" : false, "suffix" : "" }, { "dropping-particle" : "", "family" : "Gardner", "given" : "Alex", "non-dropping-particle" : "", "parse-names" : false, "suffix" : "" }, { "dropping-particle" : "", "family" : "Gilbert", "given" : "Lin", "non-dropping-particle" : "", "parse-names" : false, "suffix" : "" }, { "dropping-particle" : "", "family" : "Gourmelen", "given" : "Noel", "non-dropping-particle" : "", "parse-names" : false, "suffix" : "" }, { "dropping-particle" : "", "family" : "Groh", "given" : "Andreas", "non-dropping-particle" : "", "parse-names" : false, "suffix" : "" }, { "dropping-particle" : "", "family" : "Gunter", "given" : "Brian", "non-dropping-particle" : "", "parse-names" : false, "suffix" : "" }, { "dropping-particle" : "", "family" : "Hanna", "given" : "Edward", "non-dropping-particle" : "", "parse-names" : false, "suffix" : "" }, { "dropping-particle" : "", "family" : "Harig", "given" : "Christopher", "non-dropping-particle" : "", "parse-names" : false, "suffix" : "" }, { "dropping-particle" : "", "family" : "Helm", "given" : "Veit", "non-dropping-particle" : "", "parse-names" : false, "suffix" : "" }, { "dropping-particle" : "", "family" : "Horvath", "given" : "Alexander", "non-dropping-particle" : "", "parse-names" : false, "suffix" : "" }, { "dropping-particle" : "", "family" : "Horwath", "given" : "Martin", "non-dropping-particle" : "", "parse-names" : false, "suffix" : "" }, { "dropping-particle" : "", "family" : "Khan", "given" : "Shfaqat", "non-dropping-particle" : "", "parse-names" : false, "suffix" : "" }, { "dropping-particle" : "", "family" : "Kjeldsen", "given" : "Kristian K.", "non-dropping-particle" : "", "parse-names" : false, "suffix" : "" }, { "dropping-particle" : "", "family" : "Konrad", "given" : "Hannes", "non-dropping-particle" : "", "parse-names" : false, "suffix" : "" }, { "dropping-particle" : "", "family" : "Langen", "given" : "Peter L.", "non-dropping-particle" : "", "parse-names" : false, "suffix" : "" }, { "dropping-particle" : "", "family" : "Lecavalier", "given" : "Benoit", "non-dropping-particle" : "", "parse-names" : false, "suffix" : "" }, { "dropping-particle" : "", "family" : "Loomis", "given" : "Bryant", "non-dropping-particle" : "", "parse-names" : false, "suffix" : "" }, { "dropping-particle" : "", "family" : "Luthcke", "given" : "Scott", "non-dropping-particle" : "", "parse-names" : false, "suffix" : "" }, { "dropping-particle" : "", "family" : "McMillan", "given" : "Malcolm", "non-dropping-particle" : "", "parse-names" : false, "suffix" : "" }, { "dropping-particle" : "", "family" : "Melini", "given" : "Daniele", "non-dropping-particle" : "", "parse-names" : false, "suffix" : "" }, { "dropping-particle" : "", "family" : "Mernild", "given" : "Sebastian", "non-dropping-particle" : "", "parse-names" : false, "suffix" : "" }, { "dropping-particle" : "", "family" : "Mohajerani", "given" : "Yara", "non-dropping-particle" : "", "parse-names" : false, "suffix" : "" }, { "dropping-particle" : "", "family" : "Moore", "given" : "Philip", "non-dropping-particle" : "", "parse-names" : false, "suffix" : "" }, { "dropping-particle" : "", "family" : "Mottram", "given" : "Ruth", "non-dropping-particle" : "", "parse-names" : false, "suffix" : "" }, { "dropping-particle" : "", "family" : "Mouginot", "given" : "Jeremie", "non-dropping-particle" : "", "parse-names" : false, "suffix" : "" }, { "dropping-particle" : "", "family" : "Moyano", "given" : "Gorka", "non-dropping-particle" : "", "parse-names" : false, "suffix" : "" }, { "dropping-particle" : "", "family" : "Muir", "given" : "Alan", "non-dropping-particle" : "", "parse-names" : false, "suffix" : "" }, { "dropping-particle" : "", "family" : "Nagler", "given" : "Thomas", "non-dropping-particle" : "", "parse-names" : false, "suffix" : "" }, { "dropping-particle" : "", "family" : "Nield", "given" : "Grace", "non-dropping-particle" : "", "parse-names" : false, "suffix" : "" }, { "dropping-particle" : "", "family" : "Nilsson", "given" : "Johan", "non-dropping-particle" : "", "parse-names" : false, "suffix" : "" }, { "dropping-particle" : "", "family" : "No\u00ebl", "given" : "Brice", "non-dropping-particle" : "", "parse-names" : false, "suffix" : "" }, { "dropping-particle" : "", "family" : "Otosaka", "given" : "Ines", "non-dropping-particle" : "", "parse-names" : false, "suffix" : "" }, { "dropping-particle" : "", "family" : "Pattle", "given" : "Mark E.", "non-dropping-particle" : "", "parse-names" : false, "suffix" : "" }, { "dropping-particle" : "", "family" : "Peltier", "given" : "W. Richard", "non-dropping-particle" : "", "parse-names" : false, "suffix" : "" }, { "dropping-particle" : "", "family" : "Pie", "given" : "Nad\u00e8ge", "non-dropping-particle" : "", "parse-names" : false, "suffix" : "" }, { "dropping-particle" : "", "family" : "Rietbroek", "given" : "Roelof", "non-dropping-particle" : "", "parse-names" : false, "suffix" : "" }, { "dropping-particle" : "", "family" : "Rott", "given" : "Helmut", "non-dropping-particle" : "", "parse-names" : false, "suffix" : "" }, { "dropping-particle" : "", "family" : "Sandberg\u00a0S\u00f8rensen", "given" : "Louise", "non-dropping-particle" : "", "parse-names" : false, "suffix" : "" }, { "dropping-particle" : "", "family" : "Sasgen", "given" : "Ingo", "non-dropping-particle" : "", "parse-names" : false, "suffix" : "" }, { "dropping-particle" : "", "family" : "Save", "given" : "Himanshu", "non-dropping-particle" : "", "parse-names" : false, "suffix" : "" }, { "dropping-particle" : "", "family" : "Scheuchl", "given" : "Bernd", "non-dropping-particle" : "", "parse-names" : false, "suffix" : "" }, { "dropping-particle" : "", "family" : "Schrama", "given" : "Ernst", "non-dropping-particle" : "", "parse-names" : false, "suffix" : "" }, { "dropping-particle" : "", "family" : "Schr\u00f6der", "given" : "Ludwig", "non-dropping-particle" : "", "parse-names" : false, "suffix" : "" }, { "dropping-particle" : "", "family" : "Seo", "given" : "Ki Weon", "non-dropping-particle" : "", "parse-names" : false, "suffix" : "" }, { "dropping-particle" : "", "family" : "Simonsen", "given" : "Sebastian B.", "non-dropping-particle" : "", "parse-names" : false, "suffix" : "" }, { "dropping-particle" : "", "family" : "Slater", "given" : "Thomas", "non-dropping-particle" : "", "parse-names" : false, "suffix" : "" }, { "dropping-particle" : "", "family" : "Spada", "given" : "Giorgio", "non-dropping-particle" : "", "parse-names" : false, "suffix" : "" }, { "dropping-particle" : "", "family" : "Sutterley", "given" : "Tyler", "non-dropping-particle" : "", "parse-names" : false, "suffix" : "" }, { "dropping-particle" : "", "family" : "Talpe", "given" : "Matthieu", "non-dropping-particle" : "", "parse-names" : false, "suffix" : "" }, { "dropping-particle" : "", "family" : "Tarasov", "given" : "Lev", "non-dropping-particle" : "", "parse-names" : false, "suffix" : "" }, { "dropping-particle" : "", "family" : "Berg", "given" : "Willem Jan", "non-dropping-particle" : "van de", "parse-names" : false, "suffix" : "" }, { "dropping-particle" : "", "family" : "Wal", "given" : "Wouter", "non-dropping-particle" : "van der", "parse-names" : false, "suffix" : "" }, { "dropping-particle" : "", "family" : "Wessem", "given" : "Melchior", "non-dropping-particle" : "van", "parse-names" : false, "suffix" : "" }, { "dropping-particle" : "", "family" : "Vishwakarma", "given" : "Bramha Dutt", "non-dropping-particle" : "", "parse-names" : false, "suffix" : "" }, { "dropping-particle" : "", "family" : "Wiese", "given" : "David", "non-dropping-particle" : "", "parse-names" : false, "suffix" : "" }, { "dropping-particle" : "", "family" : "Wilton", "given" : "David", "non-dropping-particle" : "", "parse-names" : false, "suffix" : "" }, { "dropping-particle" : "", "family" : "Wagner", "given" : "Thomas", "non-dropping-particle" : "", "parse-names" : false, "suffix" : "" }, { "dropping-particle" : "", "family" : "Wouters", "given" : "Bert", "non-dropping-particle" : "", "parse-names" : false, "suffix" : "" }, { "dropping-particle" : "", "family" : "Wuite", "given" : "Jan", "non-dropping-particle" : "", "parse-names" : false, "suffix" : "" } ], "container-title" : "Nature", "id" : "ITEM-7", "issue" : "7798", "issued" : { "date-parts" : [ [ "2020" ] ] }, "page" : "233-239", "title" : "Mass balance of the Greenland Ice Sheet from 1992 to 2018", "translator" : [ { "dropping-particle" : "", "family" : "J6364", "given" : "", "non-dropping-particle" : "", "parse-names" : false, "suffix" : "" } ], "type" : "article-journal", "volume" : "579" }, "uris" : [ "http://www.mendeley.com/documents/?uuid=4006af10-8bf0-43f6-b7bd-f9859b90fbfa", "http://www.mendeley.com/documents/?uuid=fcd87944-2df1-40ae-abd9-e2d1a2a77d3d" ] } ], "mendeley" : { "formattedCitation" : "(Shepherd et al., 2012, 2018, 2020; Bamber et al., 2018; Cazenave et al., 2018; Mouginot et al., 2019; Rignot et al., 2019)", "plainTextFormattedCitation" : "(Shepherd et al., 2012, 2018, 2020; Bamber et al., 2018; Cazenave et al., 2018; Mouginot et al., 2019; Rignot et al., 2019)", "previouslyFormattedCitation" : "(Shepherd et al., 2012, 2018, 2020; Bamber et al., 2018; Cazenave et al., 2018; Mouginot et al., 2019; Rignot et al., 2019)" }, "properties" : { "noteIndex" : 0 }, "schema" : "https://github.com/citation-style-language/schema/raw/master/csl-citation.json" }</w:instrText>
      </w:r>
      <w:r>
        <w:rPr>
          <w:noProof/>
        </w:rPr>
        <w:fldChar w:fldCharType="separate"/>
      </w:r>
      <w:r w:rsidR="00393F8C">
        <w:rPr>
          <w:noProof/>
          <w:lang w:val="en-US"/>
        </w:rPr>
        <w:t>(Shepherd et al., 2012, 2018, 2020; Bamber et al., 2018; Cazenave et al., 2018; Mouginot et al., 2019; Rignot et al., 2019)</w:t>
      </w:r>
      <w:r>
        <w:rPr>
          <w:noProof/>
        </w:rPr>
        <w:fldChar w:fldCharType="end"/>
      </w:r>
      <w:r w:rsidRPr="00E457C1">
        <w:rPr>
          <w:noProof/>
          <w:lang w:val="en-US"/>
        </w:rPr>
        <w:t xml:space="preserve"> and the challenges this poses to the evaluation of modelling efforts (Section 9.4.1). The latter require not only dynamic </w:t>
      </w:r>
      <w:del w:id="1971" w:author="Ian Blenkinsop" w:date="2021-07-12T15:43:00Z">
        <w:r w:rsidRPr="00E457C1" w:rsidDel="009A46E9">
          <w:rPr>
            <w:noProof/>
            <w:lang w:val="en-US"/>
          </w:rPr>
          <w:delText xml:space="preserve">ice </w:delText>
        </w:r>
      </w:del>
      <w:ins w:id="1972" w:author="Ian Blenkinsop" w:date="2021-07-12T15:43:00Z">
        <w:r w:rsidR="009A46E9" w:rsidRPr="00E457C1">
          <w:rPr>
            <w:noProof/>
            <w:lang w:val="en-US"/>
          </w:rPr>
          <w:t>ice</w:t>
        </w:r>
        <w:r w:rsidR="009A46E9">
          <w:rPr>
            <w:noProof/>
            <w:lang w:val="en-US"/>
          </w:rPr>
          <w:t>-</w:t>
        </w:r>
      </w:ins>
      <w:r w:rsidRPr="00E457C1">
        <w:rPr>
          <w:noProof/>
          <w:lang w:val="en-US"/>
        </w:rPr>
        <w:t xml:space="preserve">sheet models, but also appropriate atmospheric and oceanic conditions to use as a boundary forcing to drive the models </w:t>
      </w:r>
      <w:r w:rsidRPr="00133E00">
        <w:rPr>
          <w:noProof/>
        </w:rPr>
        <w:fldChar w:fldCharType="begin" w:fldLock="1"/>
      </w:r>
      <w:r w:rsidR="00D33CB6">
        <w:rPr>
          <w:noProof/>
          <w:lang w:val="en-US"/>
        </w:rPr>
        <w:instrText>ADDIN CSL_CITATION { "citationItems" : [ { "id" : "ITEM-1", "itemData" : { "DOI" : "10.5670/oceanog.2018.216", "ISSN" : "10428275", "author" : [ { "dropping-particle" : "", "family" : "Nowicki", "given" : "Sophie M.J.", "non-dropping-particle" : "", "parse-names" : false, "suffix" : "" }, { "dropping-particle" : "", "family" : "Seroussi", "given" : "Helene", "non-dropping-particle" : "", "parse-names" : false, "suffix" : "" } ], "container-title" : "Oceanography", "id" : "ITEM-1", "issue" : "2", "issued" : { "date-parts" : [ [ "2018", "6", "1" ] ] }, "title" : "Projections of Future Sea Level Contributions from the Greenland and Antarctic Ice Sheets: Challenges Beyond Dynamical Ice Sheet Modeling", "translator" : [ { "dropping-particle" : "", "family" : "J4417", "given" : "", "non-dropping-particle" : "", "parse-names" : false, "suffix" : "" } ], "type" : "article-journal", "volume" : "31" }, "uris" : [ "http://www.mendeley.com/documents/?uuid=010046b5-a381-3281-86fd-49301e11ed0d", "http://www.mendeley.com/documents/?uuid=2a2ce137-d56c-4f6b-9f43-ab76bc66e607" ] }, { "id" : "ITEM-2", "itemData" : { "DOI" : "10.5194/tc-14-855-2020", "ISSN" : "19940424", "abstract" : "The ice sheet model intercomparison project for CMIP6 (ISMIP6) effort brings together the ice sheet and climate modeling communities to gain understanding of the ice sheet contribution to sea level rise. ISMIP6 conducts stand-alone ice sheet experiments that use space- and time-varying forcing derived from atmosphere-ocean coupled global climate models (AOGCMs) to reflect plausible trajectories for climate projections. The goal of this study is to recommend a subset of CMIP5 AOGCMs (three core and three targeted) to produce forcing for ISMIP6 stand-alone ice sheet simulations, based on (i) their representation of current climate near Antarctica and Greenland relative to observations and (ii) their ability to sample a diversity of projected atmosphere and ocean changes over the 21st century. The selection is performed separately for Greenland and Antarctica. Model evaluation over the historical period focuses on variables used to generate ice sheet forcing. For stage (i), we combine metrics of atmosphere and surface ocean state (annual- and seasonal-mean variables over large spatial domains) with metrics of time-mean subsurface ocean temperature biases averaged over sectors of the continental shelf. For stage (ii), we maximize the diversity of climate projections among the best-performing models. Model selection is also constrained by technical limitations, such as availability of required data from RCP2.6 and RCP8.5 projections. The selected top three CMIP5 climate models are CCSM4, MIROC-ESM-CHEM, and NorESM1-M for Antarctica and HadGEM2-ES, MIROC5, and NorESM1-M for Greenland. This model selection was designed specifically for ISMIP6 but can be adapted for other applications.", "author" : [ { "dropping-particle" : "", "family" : "Barthel", "given" : "Alice", "non-dropping-particle" : "", "parse-names" : false, "suffix" : "" }, { "dropping-particle" : "", "family" : "Agosta", "given" : "Cecile", "non-dropping-particle" : "", "parse-names" : false, "suffix" : "" }, { "dropping-particle" : "", "family" : "Little", "given" : "Christopher M.", "non-dropping-particle" : "", "parse-names" : false, "suffix" : "" }, { "dropping-particle" : "", "family" : "Hattermann", "given" : "Tore", "non-dropping-particle" : "", "parse-names" : false, "suffix" : "" }, { "dropping-particle" : "", "family" : "Jourdain", "given" : "Nicolas N.", "non-dropping-particle" : "", "parse-names" : false, "suffix" : "" }, { "dropping-particle" : "", "family" : "Goelzer", "given" : "Heiko", "non-dropping-particle" : "", "parse-names" : false, "suffix" : "" }, { "dropping-particle" : "", "family" : "Nowicki", "given" : "Sophie", "non-dropping-particle" : "", "parse-names" : false, "suffix" : "" }, { "dropping-particle" : "", "family" : "Seroussi", "given" : "Helene", "non-dropping-particle" : "", "parse-names" : false, "suffix" : "" }, { "dropping-particle" : "", "family" : "Straneo", "given" : "Fiammetta", "non-dropping-particle" : "", "parse-names" : false, "suffix" : "" }, { "dropping-particle" : "", "family" : "Bracegirdle", "given" : "Thomas T.", "non-dropping-particle" : "", "parse-names" : false, "suffix" : "" } ], "container-title" : "Cryosphere", "id" : "ITEM-2", "issued" : { "date-parts" : [ [ "2020" ] ] }, "title" : "CMIP5 model selection for ISMIP6 ice sheet model forcing: Greenland and Antarctica", "translator" : [ { "dropping-particle" : "", "family" : "J6858", "given" : "", "non-dropping-particle" : "", "parse-names" : false, "suffix" : "" } ], "type" : "article-journal" }, "uris" : [ "http://www.mendeley.com/documents/?uuid=b2d11096-393a-4f2b-bb3a-e58bbb0fbdbe" ] } ], "mendeley" : { "formattedCitation" : "(Nowicki and Seroussi, 2018; Barthel et al., 2020)", "plainTextFormattedCitation" : "(Nowicki and Seroussi, 2018; Barthel et al., 2020)", "previouslyFormattedCitation" : "(Nowicki and Seroussi, 2018; Barthel et al., 2020)" }, "properties" : { "noteIndex" : 0 }, "schema" : "https://github.com/citation-style-language/schema/raw/master/csl-citation.json" }</w:instrText>
      </w:r>
      <w:r w:rsidRPr="00133E00">
        <w:rPr>
          <w:noProof/>
        </w:rPr>
        <w:fldChar w:fldCharType="separate"/>
      </w:r>
      <w:r w:rsidR="00393F8C">
        <w:rPr>
          <w:noProof/>
          <w:lang w:val="en-US"/>
        </w:rPr>
        <w:t>(Nowicki and Seroussi, 2018; Barthel et al., 2020)</w:t>
      </w:r>
      <w:r w:rsidRPr="00133E00">
        <w:rPr>
          <w:noProof/>
        </w:rPr>
        <w:fldChar w:fldCharType="end"/>
      </w:r>
      <w:r w:rsidRPr="00E457C1">
        <w:rPr>
          <w:noProof/>
          <w:lang w:val="en-US"/>
        </w:rPr>
        <w:t>. Nonetheless, new literature since AR5 finds that</w:t>
      </w:r>
      <w:r w:rsidRPr="00E457C1">
        <w:rPr>
          <w:lang w:val="en-US" w:eastAsia="en-CA"/>
        </w:rPr>
        <w:t xml:space="preserve"> </w:t>
      </w:r>
      <w:del w:id="1973" w:author="Ian Blenkinsop" w:date="2021-07-12T15:43:00Z">
        <w:r w:rsidRPr="00E457C1" w:rsidDel="009A46E9">
          <w:rPr>
            <w:lang w:val="en-US" w:eastAsia="en-CA"/>
          </w:rPr>
          <w:delText xml:space="preserve">ice </w:delText>
        </w:r>
      </w:del>
      <w:ins w:id="1974" w:author="Ian Blenkinsop" w:date="2021-07-12T15:43:00Z">
        <w:r w:rsidR="009A46E9" w:rsidRPr="00E457C1">
          <w:rPr>
            <w:lang w:val="en-US" w:eastAsia="en-CA"/>
          </w:rPr>
          <w:t>ice</w:t>
        </w:r>
        <w:r w:rsidR="009A46E9">
          <w:rPr>
            <w:lang w:val="en-US" w:eastAsia="en-CA"/>
          </w:rPr>
          <w:t>-</w:t>
        </w:r>
      </w:ins>
      <w:r w:rsidRPr="00E457C1">
        <w:rPr>
          <w:lang w:val="en-US" w:eastAsia="en-CA"/>
        </w:rPr>
        <w:t xml:space="preserve">sheet mass balance calculations using reanalysis-driven regional model simulations of surface mass balance, are found to agree well with the observed decrease in </w:t>
      </w:r>
      <w:del w:id="1975" w:author="Ian Blenkinsop" w:date="2021-07-12T15:43:00Z">
        <w:r w:rsidRPr="00E457C1" w:rsidDel="009A46E9">
          <w:rPr>
            <w:lang w:val="en-US" w:eastAsia="en-CA"/>
          </w:rPr>
          <w:delText xml:space="preserve">ice </w:delText>
        </w:r>
      </w:del>
      <w:ins w:id="1976" w:author="Ian Blenkinsop" w:date="2021-07-12T15:43:00Z">
        <w:r w:rsidR="009A46E9" w:rsidRPr="00E457C1">
          <w:rPr>
            <w:lang w:val="en-US" w:eastAsia="en-CA"/>
          </w:rPr>
          <w:t>ice</w:t>
        </w:r>
        <w:r w:rsidR="009A46E9">
          <w:rPr>
            <w:lang w:val="en-US" w:eastAsia="en-CA"/>
          </w:rPr>
          <w:t>-</w:t>
        </w:r>
      </w:ins>
      <w:r w:rsidRPr="00E457C1">
        <w:rPr>
          <w:lang w:val="en-US" w:eastAsia="en-CA"/>
        </w:rPr>
        <w:t xml:space="preserve">sheet mass over the past twenty years </w:t>
      </w:r>
      <w:r w:rsidRPr="00133E00">
        <w:rPr>
          <w:lang w:eastAsia="en-CA"/>
        </w:rPr>
        <w:fldChar w:fldCharType="begin" w:fldLock="1"/>
      </w:r>
      <w:r w:rsidR="007F62B7">
        <w:rPr>
          <w:lang w:val="en-US" w:eastAsia="en-CA"/>
        </w:rPr>
        <w:instrText>ADDIN CSL_CITATION { "citationItems" : [ { "id" : "ITEM-1", "itemData" : { "DOI" : "10.1038/s43247-020-0010-1", "ISSN" : "2662-4435", "abstract" : "Between 2003-2016, the Greenland ice sheet (GrIS) was one of the largest contributors to sea level rise, as it lost about 255 Gt of ice per year. This mass loss slowed in 2017 and 2018 to about 100 Gt yr \u22121. Here we examine further changes in rate of GrIS mass loss, by analyzing data from the GRACE-FO (Gravity Recovery and Climate Experiment-Follow On) satellite mission, launched in May 2018. Using simulations with regional climate models we show that the mass losses observed in 2017 and 2018 by the GRACE and GRACE-FO missions are lower than in any other two year period between 2003 and 2019, the combined period of the two missions. We find that this reduced ice loss results from two anomalous cold summers in western Greenland, compounded by snow-rich autumn and winter conditions in the east. For 2019, GRACE-FO reveals a return to high melt rates leading to a mass loss of 223 \u00b1 12 Gt month \u22121 during the month of July alone, and a record annual mass loss of 532 \u00b1 58 Gt yr \u22121 .", "author" : [ { "dropping-particle" : "", "family" : "Sasgen", "given" : "Ingo", "non-dropping-particle" : "", "parse-names" : false, "suffix" : "" }, { "dropping-particle" : "", "family" : "Wouters", "given" : "Bert", "non-dropping-particle" : "", "parse-names" : false, "suffix" : "" }, { "dropping-particle" : "", "family" : "Gardner", "given" : "Alex S.", "non-dropping-particle" : "", "parse-names" : false, "suffix" : "" }, { "dropping-particle" : "", "family" : "King", "given" : "Michalea D.", "non-dropping-particle" : "", "parse-names" : false, "suffix" : "" }, { "dropping-particle" : "", "family" : "Tedesco", "given" : "Marco", "non-dropping-particle" : "", "parse-names" : false, "suffix" : "" }, { "dropping-particle" : "", "family" : "Landerer", "given" : "Felix W.", "non-dropping-particle" : "", "parse-names" : false, "suffix" : "" }, { "dropping-particle" : "", "family" : "Dahle", "given" : "Christoph", "non-dropping-particle" : "", "parse-names" : false, "suffix" : "" }, { "dropping-particle" : "", "family" : "Save", "given" : "Himanshu", "non-dropping-particle" : "", "parse-names" : false, "suffix" : "" }, { "dropping-particle" : "", "family" : "Fettweis", "given" : "Xavier", "non-dropping-particle" : "", "parse-names" : false, "suffix" : "" } ], "container-title" : "Communications Earth &amp; Environment", "id" : "ITEM-1", "issued" : { "date-parts" : [ [ "2020" ] ] }, "title" : "Return to rapid ice loss in Greenland and record loss in 2019 detected by the GRACE-FO satellites", "translator" : [ { "dropping-particle" : "", "family" : "J6888", "given" : "", "non-dropping-particle" : "", "parse-names" : false, "suffix" : "" } ], "type" : "article-journal" }, "uris" : [ "http://www.mendeley.com/documents/?uuid=6894266b-8bf3-4912-a27e-2e2a54847023" ] }, { "id" : "ITEM-2", "itemData" : { "DOI" : "10.5194/tc-2019-321", "ISSN" : "1994-0416", "abstract" : "The Greenland Ice Sheet (GrIS) mass loss has been accelerating at a rate of about 20 +/-10 Gt/yr 2 since the end of the 1990's, with around 60% of this mass loss directly attributed to enhanced surface meltwater runoff. However, in the climate and glaciology communities, different approaches exist on how to model the different surface mass balance (SMB) components using: (1) complex physically-based climate models which are computationally expensive; (2) intermediate complexity energy balance models; (3) simple and fast positive degree day models which base their inferences on statistical principles and are computationally highly efficient. Additionally, many of these models compute the SMB components based on different spatial and temporal resolutions, with different forcing fields as well as different ice sheet topographies and extents, making inter-comparison difficult. In the GrIS SMB model intercomparison project (GrSMBMIP) we address these issues by forcing each model with the same data (i.e., the ERA-Interim reanalysis) except for two global models for which this forcing is limited to the oceanic conditions, and at the same time by interpolating all modelled results onto a common ice sheet mask at 1 km horizontal resolution for the common period 1980-2012. The SMB outputs from 13 models are then compared over the GrIS to (1) SMB estimates using a combination of gravimetric remote sensing data from GRACE and measured ice discharge, (2) ice cores, snow pits, in-situ SMB observations, and (3) remotely sensed bare ice extent from MODerate-resolution Imaging Spectroradiometer (MODIS). Our results reveal that the mean GrIS SMB of all 13 models has been positive between 1980 and 2012 with an average of 340 +/-112 Gt/yr, but has decreased at an average rate of-7.3 Gt/yr 2 (with a significance of 96%), mainly driven by an increase of 8.0 Gt/yr 2 (with a significance of 98%) in meltwater runoff. Spatially, the largest spread among models can be found around the margins of the ice sheet, highlighting the need for accurate representation of the GrIS ablation zone extent and processes driving the surface melt. In addition, a higher density of in-situ SMB observations is required, especially in the southeast accumulation zone, where the model spread can reach 2 mWE/yr due to large discrepancies in modelled snowfall accumulation. Overall, polar regional climate models (RCMs) perform the best compared to observations, in particular for simulating precipitation p\u2026", "author" : [ { "dropping-particle" : "", "family" : "Fettweis", "given" : "Xavier", "non-dropping-particle" : "", "parse-names" : false, "suffix" : "" }, { "dropping-particle" : "", "family" : "Hofer", "given" : "Stefan", "non-dropping-particle" : "", "parse-names" : false, "suffix" : "" }, { "dropping-particle" : "", "family" : "Krebs-Kanzow", "given" : "Uta", "non-dropping-particle" : "", "parse-names" : false, "suffix" : "" }, { "dropping-particle" : "", "family" : "Amory", "given" : "Charles", "non-dropping-particle" : "", "parse-names" : false, "suffix" : "" }, { "dropping-particle" : "", "family" : "Aoki", "given" : "Teruo", "non-dropping-particle" : "", "parse-names" : false, "suffix" : "" }, { "dropping-particle" : "", "family" : "Berends", "given" : "Constantijn", "non-dropping-particle" : "", "parse-names" : false, "suffix" : "" }, { "dropping-particle" : "", "family" : "Born", "given" : "Andreas", "non-dropping-particle" : "", "parse-names" : false, "suffix" : "" }, { "dropping-particle" : "", "family" : "Box", "given" : "Jason", "non-dropping-particle" : "", "parse-names" : false, "suffix" : "" }, { "dropping-particle" : "", "family" : "Delhasse", "given" : "Alison", "non-dropping-particle" : "", "parse-names" : false, "suffix" : "" }, { "dropping-particle" : "", "family" : "Fujita", "given" : "Koji", "non-dropping-particle" : "", "parse-names" : false, "suffix" : "" }, { "dropping-particle" : "", "family" : "Gierz", "given" : "Paul", "non-dropping-particle" : "", "parse-names" : false, "suffix" : "" }, { "dropping-particle" : "", "family" : "Goelzer", "given" : "Heiko", "non-dropping-particle" : "", "parse-names" : false, "suffix" : "" }, { "dropping-particle" : "", "family" : "Hanna", "given" : "Edward", "non-dropping-particle" : "", "parse-names" : false, "suffix" : "" }, { "dropping-particle" : "", "family" : "Hashimoto", "given" : "Akihiro", "non-dropping-particle" : "", "parse-names" : false, "suffix" : "" }, { "dropping-particle" : "", "family" : "Huybrechts", "given" : "Philippe", "non-dropping-particle" : "", "parse-names" : false, "suffix" : "" }, { "dropping-particle" : "", "family" : "Kapsch", "given" : "Marie-Luise", "non-dropping-particle" : "", "parse-names" : false, "suffix" : "" }, { "dropping-particle" : "", "family" : "King", "given" : "Michalea", "non-dropping-particle" : "", "parse-names" : false, "suffix" : "" }, { "dropping-particle" : "", "family" : "Kittel", "given" : "Christoph", "non-dropping-particle" : "", "parse-names" : false, "suffix" : "" }, { "dropping-particle" : "", "family" : "Lang", "given" : "Charlotte", "non-dropping-particle" : "", "parse-names" : false, "suffix" : "" }, { "dropping-particle" : "", "family" : "Langen", "given" : "Peter", "non-dropping-particle" : "", "parse-names" : false, "suffix" : "" }, { "dropping-particle" : "", "family" : "Lenaerts", "given" : "Jan", "non-dropping-particle" : "", "parse-names" : false, "suffix" : "" }, { "dropping-particle" : "", "family" : "Liston", "given" : "Glen", "non-dropping-particle" : "", "parse-names" : false, "suffix" : "" }, { "dropping-particle" : "", "family" : "Lohmann", "given" : "Gerrit", "non-dropping-particle" : "", "parse-names" : false, "suffix" : "" }, { "dropping-particle" : "", "family" : "Mernild", "given" : "Sebastian", "non-dropping-particle" : "", "parse-names" : false, "suffix" : "" }, { "dropping-particle" : "", "family" : "Mikolajewicz", "given" : "Uwe", "non-dropping-particle" : "", "parse-names" : false, "suffix" : "" }, { "dropping-particle" : "", "family" : "Modali", "given" : "Kameswarrao", "non-dropping-particle" : "", "parse-names" : false, "suffix" : "" }, { "dropping-particle" : "", "family" : "Mottram", "given" : "Ruth", "non-dropping-particle" : "", "parse-names" : false, "suffix" : "" }, { "dropping-particle" : "", "family" : "Niwano", "given" : "Masashi", "non-dropping-particle" : "", "parse-names" : false, "suffix" : "" }, { "dropping-particle" : "", "family" : "No\u00ebl", "given" : "Brice", "non-dropping-particle" : "", "parse-names" : false, "suffix" : "" }, { "dropping-particle" : "", "family" : "Ryan", "given" : "Jonathan", "non-dropping-particle" : "", "parse-names" : false, "suffix" : "" }, { "dropping-particle" : "", "family" : "Smith", "given" : "Amy", "non-dropping-particle" : "", "parse-names" : false, "suffix" : "" }, { "dropping-particle" : "", "family" : "Streffing", "given" : "Jan", "non-dropping-particle" : "", "parse-names" : false, "suffix" : "" }, { "dropping-particle" : "", "family" : "Tedesco", "given" : "Marco", "non-dropping-particle" : "", "parse-names" : false, "suffix" : "" }, { "dropping-particle" : "", "family" : "Berg", "given" : "Willem Jan", "non-dropping-particle" : "van de", "parse-names" : false, "suffix" : "" }, { "dropping-particle" : "", "family" : "Broeke", "given" : "Michiel", "non-dropping-particle" : "van den", "parse-names" : false, "suffix" : "" }, { "dropping-particle" : "", "family" : "Wal", "given" : "Roderik", "non-dropping-particle" : "van de", "parse-names" : false, "suffix" : "" }, { "dropping-particle" : "", "family" : "Kampenhout", "given" : "Leo", "non-dropping-particle" : "van", "parse-names" : false, "suffix" : "" }, { "dropping-particle" : "", "family" : "Wilton", "given" : "David", "non-dropping-particle" : "", "parse-names" : false, "suffix" : "" }, { "dropping-particle" : "", "family" : "Wouters", "given" : "Bert", "non-dropping-particle" : "", "parse-names" : false, "suffix" : "" }, { "dropping-particle" : "", "family" : "Ziemen", "given" : "Florian", "non-dropping-particle" : "", "parse-names" : false, "suffix" : "" }, { "dropping-particle" : "", "family" : "Zolles", "given" : "Tobias", "non-dropping-particle" : "", "parse-names" : false, "suffix" : "" } ], "container-title" : "The Cryosphere", "id" : "ITEM-2", "issued" : { "date-parts" : [ [ "2020" ] ] }, "title" : "GrSMBMIP: Intercomparison of the modelled 1980\u20132012 surface mass balance over the Greenland Ice sheet", "translator" : [ { "dropping-particle" : "", "family" : "J6894", "given" : "", "non-dropping-particle" : "", "parse-names" : false, "suffix" : "" } ], "type" : "article-journal" }, "uris" : [ "http://www.mendeley.com/documents/?uuid=1dc81957-4a00-428c-b9ca-22e28c04b383", "http://www.mendeley.com/documents/?uuid=0cff4ca3-0d72-4b1f-90ea-2518b9f32fc1" ] }, { "id" : "ITEM-3", "itemData" : { "DOI" : "10.5194/tc-14-1209-2020", "ISSN" : "19940424", "abstract" : "Understanding the role of atmospheric circulation anomalies on the surface mass balance of the Greenland ice sheet (GrIS) is fundamental for improving estimates of its current and future contributions to sea level rise. Here, we show, using a combination of remote sensing observations, regional climate model outputs, reanalysis data, and artificial neural networks, that unprecedented atmospheric conditions (1948-2019) occurring in the summer of 2019 over Greenland promoted new record or close-to-record values of surface mass balance (SMB), runoff, and snowfall. Specifically, runoff in 2019 ranked second within the 1948-2019 period (after 2012) and first in terms of surface mass balance negative anomaly for the hydrological year 1 September 2018-31 August 2019. The summer of 2019 was characterized by an exceptional persistence of anticyclonic conditions that, in conjunction with low albedo associated with reduced snowfall in summer, enhanced the melt-albedo feedback by promoting the absorption of solar radiation and favored advection of warm, moist air along the western portion of the ice sheet towards the north, where the surface melt has been the highest since 1948. The analysis of the frequency of daily 500 hPa geopotential heights obtained from artificial neural networks shows that the total number of days with the five most frequent atmospheric patterns that characterized the summer of 2019 was 5 standard deviations above the 1981-2010 mean, confirming the exceptional nature of the 2019 season over Greenland.", "author" : [ { "dropping-particle" : "", "family" : "Tedesco", "given" : "Marco", "non-dropping-particle" : "", "parse-names" : false, "suffix" : "" }, { "dropping-particle" : "", "family" : "Fettweis", "given" : "Xavier", "non-dropping-particle" : "", "parse-names" : false, "suffix" : "" } ], "container-title" : "Cryosphere", "id" : "ITEM-3", "issued" : { "date-parts" : [ [ "2020" ] ] }, "title" : "Unprecedented atmospheric conditions (1948-2019) drive the 2019 exceptional melting season over the Greenland ice sheet", "translator" : [ { "dropping-particle" : "", "family" : "J6849", "given" : "", "non-dropping-particle" : "", "parse-names" : false, "suffix" : "" } ], "type" : "article-journal" }, "uris" : [ "http://www.mendeley.com/documents/?uuid=1abd58b9-87aa-4437-9a37-2927a5b4ce37" ] } ], "mendeley" : { "formattedCitation" : "(Fettweis et al., 2020; Sasgen et al., 2020; Tedesco and Fettweis, 2020)", "plainTextFormattedCitation" : "(Fettweis et al., 2020; Sasgen et al., 2020; Tedesco and Fettweis, 2020)", "previouslyFormattedCitation" : "(Fettweis et al., 2020; Sasgen et al., 2020; Tedesco and Fettweis, 2020)" }, "properties" : { "noteIndex" : 0 }, "schema" : "https://github.com/citation-style-language/schema/raw/master/csl-citation.json" }</w:instrText>
      </w:r>
      <w:r w:rsidRPr="00133E00">
        <w:rPr>
          <w:lang w:eastAsia="en-CA"/>
        </w:rPr>
        <w:fldChar w:fldCharType="separate"/>
      </w:r>
      <w:r w:rsidR="00393F8C">
        <w:rPr>
          <w:noProof/>
          <w:lang w:val="en-US" w:eastAsia="en-CA"/>
        </w:rPr>
        <w:t>(Fettweis et al., 2020; Sasgen et al., 2020; Tedesco and Fettweis, 2020)</w:t>
      </w:r>
      <w:r w:rsidRPr="00133E00">
        <w:rPr>
          <w:lang w:eastAsia="en-CA"/>
        </w:rPr>
        <w:fldChar w:fldCharType="end"/>
      </w:r>
      <w:r w:rsidRPr="00E457C1">
        <w:rPr>
          <w:lang w:val="en-US" w:eastAsia="en-CA"/>
        </w:rPr>
        <w:t xml:space="preserve">, consistent with earlier studies </w:t>
      </w:r>
      <w:r w:rsidRPr="00133E00">
        <w:rPr>
          <w:lang w:eastAsia="en-CA"/>
        </w:rPr>
        <w:fldChar w:fldCharType="begin" w:fldLock="1"/>
      </w:r>
      <w:r w:rsidR="00D33CB6">
        <w:rPr>
          <w:lang w:val="en-US" w:eastAsia="en-CA"/>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Pr="00133E00">
        <w:rPr>
          <w:lang w:eastAsia="en-CA"/>
        </w:rPr>
        <w:fldChar w:fldCharType="separate"/>
      </w:r>
      <w:r w:rsidR="00393F8C">
        <w:rPr>
          <w:noProof/>
          <w:lang w:val="en-US" w:eastAsia="en-CA"/>
        </w:rPr>
        <w:t>(Flato et al., 2013)</w:t>
      </w:r>
      <w:r w:rsidRPr="00133E00">
        <w:rPr>
          <w:lang w:eastAsia="en-CA"/>
        </w:rPr>
        <w:fldChar w:fldCharType="end"/>
      </w:r>
      <w:r w:rsidRPr="00E457C1">
        <w:rPr>
          <w:lang w:val="en-US" w:eastAsia="en-CA"/>
        </w:rPr>
        <w:t xml:space="preserve">. These studies also show that the exceptional melt events observed in 2012 and 2019 were associated with exceptional atmospheric conditions </w:t>
      </w:r>
      <w:r w:rsidRPr="00133E00">
        <w:rPr>
          <w:lang w:eastAsia="en-CA"/>
        </w:rPr>
        <w:fldChar w:fldCharType="begin" w:fldLock="1"/>
      </w:r>
      <w:r w:rsidR="007F62B7">
        <w:rPr>
          <w:lang w:val="en-US" w:eastAsia="en-CA"/>
        </w:rPr>
        <w:instrText>ADDIN CSL_CITATION { "citationItems" : [ { "id" : "ITEM-1", "itemData" : { "DOI" : "10.1038/s43247-020-0010-1", "ISSN" : "2662-4435", "abstract" : "Between 2003-2016, the Greenland ice sheet (GrIS) was one of the largest contributors to sea level rise, as it lost about 255 Gt of ice per year. This mass loss slowed in 2017 and 2018 to about 100 Gt yr \u22121. Here we examine further changes in rate of GrIS mass loss, by analyzing data from the GRACE-FO (Gravity Recovery and Climate Experiment-Follow On) satellite mission, launched in May 2018. Using simulations with regional climate models we show that the mass losses observed in 2017 and 2018 by the GRACE and GRACE-FO missions are lower than in any other two year period between 2003 and 2019, the combined period of the two missions. We find that this reduced ice loss results from two anomalous cold summers in western Greenland, compounded by snow-rich autumn and winter conditions in the east. For 2019, GRACE-FO reveals a return to high melt rates leading to a mass loss of 223 \u00b1 12 Gt month \u22121 during the month of July alone, and a record annual mass loss of 532 \u00b1 58 Gt yr \u22121 .", "author" : [ { "dropping-particle" : "", "family" : "Sasgen", "given" : "Ingo", "non-dropping-particle" : "", "parse-names" : false, "suffix" : "" }, { "dropping-particle" : "", "family" : "Wouters", "given" : "Bert", "non-dropping-particle" : "", "parse-names" : false, "suffix" : "" }, { "dropping-particle" : "", "family" : "Gardner", "given" : "Alex S.", "non-dropping-particle" : "", "parse-names" : false, "suffix" : "" }, { "dropping-particle" : "", "family" : "King", "given" : "Michalea D.", "non-dropping-particle" : "", "parse-names" : false, "suffix" : "" }, { "dropping-particle" : "", "family" : "Tedesco", "given" : "Marco", "non-dropping-particle" : "", "parse-names" : false, "suffix" : "" }, { "dropping-particle" : "", "family" : "Landerer", "given" : "Felix W.", "non-dropping-particle" : "", "parse-names" : false, "suffix" : "" }, { "dropping-particle" : "", "family" : "Dahle", "given" : "Christoph", "non-dropping-particle" : "", "parse-names" : false, "suffix" : "" }, { "dropping-particle" : "", "family" : "Save", "given" : "Himanshu", "non-dropping-particle" : "", "parse-names" : false, "suffix" : "" }, { "dropping-particle" : "", "family" : "Fettweis", "given" : "Xavier", "non-dropping-particle" : "", "parse-names" : false, "suffix" : "" } ], "container-title" : "Communications Earth &amp; Environment", "id" : "ITEM-1", "issued" : { "date-parts" : [ [ "2020" ] ] }, "title" : "Return to rapid ice loss in Greenland and record loss in 2019 detected by the GRACE-FO satellites", "translator" : [ { "dropping-particle" : "", "family" : "J6888", "given" : "", "non-dropping-particle" : "", "parse-names" : false, "suffix" : "" } ], "type" : "article-journal" }, "uris" : [ "http://www.mendeley.com/documents/?uuid=6894266b-8bf3-4912-a27e-2e2a54847023" ] }, { "id" : "ITEM-2", "itemData" : { "DOI" : "10.5194/tc-14-1209-2020", "ISSN" : "19940424", "abstract" : "Understanding the role of atmospheric circulation anomalies on the surface mass balance of the Greenland ice sheet (GrIS) is fundamental for improving estimates of its current and future contributions to sea level rise. Here, we show, using a combination of remote sensing observations, regional climate model outputs, reanalysis data, and artificial neural networks, that unprecedented atmospheric conditions (1948-2019) occurring in the summer of 2019 over Greenland promoted new record or close-to-record values of surface mass balance (SMB), runoff, and snowfall. Specifically, runoff in 2019 ranked second within the 1948-2019 period (after 2012) and first in terms of surface mass balance negative anomaly for the hydrological year 1 September 2018-31 August 2019. The summer of 2019 was characterized by an exceptional persistence of anticyclonic conditions that, in conjunction with low albedo associated with reduced snowfall in summer, enhanced the melt-albedo feedback by promoting the absorption of solar radiation and favored advection of warm, moist air along the western portion of the ice sheet towards the north, where the surface melt has been the highest since 1948. The analysis of the frequency of daily 500 hPa geopotential heights obtained from artificial neural networks shows that the total number of days with the five most frequent atmospheric patterns that characterized the summer of 2019 was 5 standard deviations above the 1981-2010 mean, confirming the exceptional nature of the 2019 season over Greenland.", "author" : [ { "dropping-particle" : "", "family" : "Tedesco", "given" : "Marco", "non-dropping-particle" : "", "parse-names" : false, "suffix" : "" }, { "dropping-particle" : "", "family" : "Fettweis", "given" : "Xavier", "non-dropping-particle" : "", "parse-names" : false, "suffix" : "" } ], "container-title" : "Cryosphere", "id" : "ITEM-2", "issued" : { "date-parts" : [ [ "2020" ] ] }, "title" : "Unprecedented atmospheric conditions (1948-2019) drive the 2019 exceptional melting season over the Greenland ice sheet", "translator" : [ { "dropping-particle" : "", "family" : "J6849", "given" : "", "non-dropping-particle" : "", "parse-names" : false, "suffix" : "" } ], "type" : "article-journal" }, "uris" : [ "http://www.mendeley.com/documents/?uuid=1abd58b9-87aa-4437-9a37-2927a5b4ce37" ] } ], "mendeley" : { "formattedCitation" : "(Sasgen et al., 2020; Tedesco and Fettweis, 2020)", "plainTextFormattedCitation" : "(Sasgen et al., 2020; Tedesco and Fettweis, 2020)", "previouslyFormattedCitation" : "(Sasgen et al., 2020; Tedesco and Fettweis, 2020)" }, "properties" : { "noteIndex" : 0 }, "schema" : "https://github.com/citation-style-language/schema/raw/master/csl-citation.json" }</w:instrText>
      </w:r>
      <w:r w:rsidRPr="00133E00">
        <w:rPr>
          <w:lang w:eastAsia="en-CA"/>
        </w:rPr>
        <w:fldChar w:fldCharType="separate"/>
      </w:r>
      <w:r w:rsidR="00393F8C">
        <w:rPr>
          <w:noProof/>
          <w:lang w:val="en-US" w:eastAsia="en-CA"/>
        </w:rPr>
        <w:t xml:space="preserve">(Sasgen et al., 2020; Tedesco and </w:t>
      </w:r>
      <w:r w:rsidR="00393F8C">
        <w:rPr>
          <w:noProof/>
          <w:lang w:val="en-US" w:eastAsia="en-CA"/>
        </w:rPr>
        <w:lastRenderedPageBreak/>
        <w:t>Fettweis, 2020)</w:t>
      </w:r>
      <w:r w:rsidRPr="00133E00">
        <w:rPr>
          <w:lang w:eastAsia="en-CA"/>
        </w:rPr>
        <w:fldChar w:fldCharType="end"/>
      </w:r>
      <w:r w:rsidRPr="00E457C1">
        <w:rPr>
          <w:lang w:val="en-US" w:eastAsia="en-CA"/>
        </w:rPr>
        <w:t xml:space="preserve">. These results support the finding that increased surface melting is associated with warming, although atmospheric circulation anomalies, including the summer </w:t>
      </w:r>
      <w:r w:rsidR="001651EA" w:rsidRPr="00E457C1">
        <w:rPr>
          <w:noProof/>
          <w:lang w:val="en-US"/>
        </w:rPr>
        <w:t>North Atlantic Oscillation</w:t>
      </w:r>
      <w:r w:rsidR="001651EA" w:rsidRPr="00E457C1">
        <w:rPr>
          <w:lang w:val="en-US" w:eastAsia="en-CA"/>
        </w:rPr>
        <w:t xml:space="preserve"> (</w:t>
      </w:r>
      <w:r w:rsidRPr="00E457C1">
        <w:rPr>
          <w:lang w:val="en-US" w:eastAsia="en-CA"/>
        </w:rPr>
        <w:t>NAO</w:t>
      </w:r>
      <w:r w:rsidR="001651EA" w:rsidRPr="00E457C1">
        <w:rPr>
          <w:lang w:val="en-US" w:eastAsia="en-CA"/>
        </w:rPr>
        <w:t>)</w:t>
      </w:r>
      <w:r w:rsidRPr="00E457C1">
        <w:rPr>
          <w:lang w:val="en-US" w:eastAsia="en-CA"/>
        </w:rPr>
        <w:t xml:space="preserve"> and variations in snowfall play an important role in driving interannual variations </w:t>
      </w:r>
      <w:ins w:id="1977" w:author="Ian Blenkinsop" w:date="2021-07-13T12:07:00Z">
        <w:r w:rsidR="005B2F04">
          <w:rPr>
            <w:lang w:val="en-US" w:eastAsia="en-CA"/>
          </w:rPr>
          <w:t>(</w:t>
        </w:r>
        <w:r w:rsidR="005B2F04">
          <w:rPr>
            <w:noProof/>
            <w:lang w:val="en-US" w:eastAsia="en-CA"/>
          </w:rPr>
          <w:t>Section 9.4.1.1</w:t>
        </w:r>
        <w:r w:rsidR="005B2F04">
          <w:rPr>
            <w:lang w:val="en-US" w:eastAsia="en-CA"/>
          </w:rPr>
          <w:t xml:space="preserve">; </w:t>
        </w:r>
      </w:ins>
      <w:r w:rsidRPr="00133E00">
        <w:rPr>
          <w:lang w:eastAsia="en-CA"/>
        </w:rPr>
        <w:fldChar w:fldCharType="begin" w:fldLock="1"/>
      </w:r>
      <w:r w:rsidR="002D1890">
        <w:rPr>
          <w:lang w:val="en-US" w:eastAsia="en-CA"/>
        </w:rPr>
        <w:instrText>ADDIN CSL_CITATION { "citationItems" : [ { "id" : "ITEM-1", "itemData" : { "DOI" : "10.1038/s43247-020-0010-1", "ISSN" : "2662-4435", "abstract" : "Between 2003-2016, the Greenland ice sheet (GrIS) was one of the largest contributors to sea level rise, as it lost about 255 Gt of ice per year. This mass loss slowed in 2017 and 2018 to about 100 Gt yr \u22121. Here we examine further changes in rate of GrIS mass loss, by analyzing data from the GRACE-FO (Gravity Recovery and Climate Experiment-Follow On) satellite mission, launched in May 2018. Using simulations with regional climate models we show that the mass losses observed in 2017 and 2018 by the GRACE and GRACE-FO missions are lower than in any other two year period between 2003 and 2019, the combined period of the two missions. We find that this reduced ice loss results from two anomalous cold summers in western Greenland, compounded by snow-rich autumn and winter conditions in the east. For 2019, GRACE-FO reveals a return to high melt rates leading to a mass loss of 223 \u00b1 12 Gt month \u22121 during the month of July alone, and a record annual mass loss of 532 \u00b1 58 Gt yr \u22121 .", "author" : [ { "dropping-particle" : "", "family" : "Sasgen", "given" : "Ingo", "non-dropping-particle" : "", "parse-names" : false, "suffix" : "" }, { "dropping-particle" : "", "family" : "Wouters", "given" : "Bert", "non-dropping-particle" : "", "parse-names" : false, "suffix" : "" }, { "dropping-particle" : "", "family" : "Gardner", "given" : "Alex S.", "non-dropping-particle" : "", "parse-names" : false, "suffix" : "" }, { "dropping-particle" : "", "family" : "King", "given" : "Michalea D.", "non-dropping-particle" : "", "parse-names" : false, "suffix" : "" }, { "dropping-particle" : "", "family" : "Tedesco", "given" : "Marco", "non-dropping-particle" : "", "parse-names" : false, "suffix" : "" }, { "dropping-particle" : "", "family" : "Landerer", "given" : "Felix W.", "non-dropping-particle" : "", "parse-names" : false, "suffix" : "" }, { "dropping-particle" : "", "family" : "Dahle", "given" : "Christoph", "non-dropping-particle" : "", "parse-names" : false, "suffix" : "" }, { "dropping-particle" : "", "family" : "Save", "given" : "Himanshu", "non-dropping-particle" : "", "parse-names" : false, "suffix" : "" }, { "dropping-particle" : "", "family" : "Fettweis", "given" : "Xavier", "non-dropping-particle" : "", "parse-names" : false, "suffix" : "" } ], "container-title" : "Communications Earth &amp; Environment", "id" : "ITEM-1", "issued" : { "date-parts" : [ [ "2020" ] ] }, "title" : "Return to rapid ice loss in Greenland and record loss in 2019 detected by the GRACE-FO satellites", "translator" : [ { "dropping-particle" : "", "family" : "J6888", "given" : "", "non-dropping-particle" : "", "parse-names" : false, "suffix" : "" } ], "type" : "article-journal" }, "uris" : [ "http://www.mendeley.com/documents/?uuid=6894266b-8bf3-4912-a27e-2e2a54847023" ] }, { "id" : "ITEM-2", "itemData" : { "DOI" : "10.5194/tc-14-1209-2020", "ISSN" : "19940424", "abstract" : "Understanding the role of atmospheric circulation anomalies on the surface mass balance of the Greenland ice sheet (GrIS) is fundamental for improving estimates of its current and future contributions to sea level rise. Here, we show, using a combination of remote sensing observations, regional climate model outputs, reanalysis data, and artificial neural networks, that unprecedented atmospheric conditions (1948-2019) occurring in the summer of 2019 over Greenland promoted new record or close-to-record values of surface mass balance (SMB), runoff, and snowfall. Specifically, runoff in 2019 ranked second within the 1948-2019 period (after 2012) and first in terms of surface mass balance negative anomaly for the hydrological year 1 September 2018-31 August 2019. The summer of 2019 was characterized by an exceptional persistence of anticyclonic conditions that, in conjunction with low albedo associated with reduced snowfall in summer, enhanced the melt-albedo feedback by promoting the absorption of solar radiation and favored advection of warm, moist air along the western portion of the ice sheet towards the north, where the surface melt has been the highest since 1948. The analysis of the frequency of daily 500 hPa geopotential heights obtained from artificial neural networks shows that the total number of days with the five most frequent atmospheric patterns that characterized the summer of 2019 was 5 standard deviations above the 1981-2010 mean, confirming the exceptional nature of the 2019 season over Greenland.", "author" : [ { "dropping-particle" : "", "family" : "Tedesco", "given" : "Marco", "non-dropping-particle" : "", "parse-names" : false, "suffix" : "" }, { "dropping-particle" : "", "family" : "Fettweis", "given" : "Xavier", "non-dropping-particle" : "", "parse-names" : false, "suffix" : "" } ], "container-title" : "Cryosphere", "id" : "ITEM-2", "issued" : { "date-parts" : [ [ "2020" ] ] }, "title" : "Unprecedented atmospheric conditions (1948-2019) drive the 2019 exceptional melting season over the Greenland ice sheet", "translator" : [ { "dropping-particle" : "", "family" : "J6849", "given" : "", "non-dropping-particle" : "", "parse-names" : false, "suffix" : "" } ], "type" : "article-journal" }, "uris" : [ "http://www.mendeley.com/documents/?uuid=1abd58b9-87aa-4437-9a37-2927a5b4ce37" ] } ], "mendeley" : { "formattedCitation" : "(Sasgen et al., 2020; Tedesco and Fettweis, 2020)", "manualFormatting" : "Sasgen et al., 2020; Tedesco and Fettweis, 2020", "plainTextFormattedCitation" : "(Sasgen et al., 2020; Tedesco and Fettweis, 2020)", "previouslyFormattedCitation" : "(Sasgen et al., 2020; Tedesco and Fettweis, 2020)" }, "properties" : { "noteIndex" : 0 }, "schema" : "https://github.com/citation-style-language/schema/raw/master/csl-citation.json" }</w:instrText>
      </w:r>
      <w:r w:rsidRPr="00133E00">
        <w:rPr>
          <w:lang w:eastAsia="en-CA"/>
        </w:rPr>
        <w:fldChar w:fldCharType="separate"/>
      </w:r>
      <w:del w:id="1978" w:author="Ian Blenkinsop" w:date="2021-07-13T12:07:00Z">
        <w:r w:rsidR="00393F8C" w:rsidDel="005B2F04">
          <w:rPr>
            <w:noProof/>
            <w:lang w:val="en-US" w:eastAsia="en-CA"/>
          </w:rPr>
          <w:delText>(</w:delText>
        </w:r>
      </w:del>
      <w:r w:rsidR="00393F8C">
        <w:rPr>
          <w:noProof/>
          <w:lang w:val="en-US" w:eastAsia="en-CA"/>
        </w:rPr>
        <w:t>Sasgen et al., 2020; Tedesco and Fettweis, 2020</w:t>
      </w:r>
      <w:r w:rsidRPr="00133E00">
        <w:rPr>
          <w:lang w:eastAsia="en-CA"/>
        </w:rPr>
        <w:fldChar w:fldCharType="end"/>
      </w:r>
      <w:ins w:id="1979" w:author="Robin Matthews" w:date="2021-06-15T13:57:00Z">
        <w:del w:id="1980" w:author="Ian Blenkinsop" w:date="2021-07-13T12:07:00Z">
          <w:r w:rsidR="004D79F3" w:rsidDel="005B2F04">
            <w:rPr>
              <w:noProof/>
              <w:lang w:val="en-US" w:eastAsia="en-CA"/>
            </w:rPr>
            <w:delText>; Section 9.4.1.1</w:delText>
          </w:r>
        </w:del>
        <w:r w:rsidR="004D79F3">
          <w:rPr>
            <w:noProof/>
            <w:lang w:val="en-US" w:eastAsia="en-CA"/>
          </w:rPr>
          <w:t>)</w:t>
        </w:r>
      </w:ins>
      <w:r w:rsidRPr="00E457C1">
        <w:rPr>
          <w:lang w:val="en-US" w:eastAsia="en-CA"/>
        </w:rPr>
        <w:t xml:space="preserve">. Further, a coupled ice-sheet-climate model </w:t>
      </w:r>
      <w:r w:rsidR="00933023" w:rsidRPr="00E457C1">
        <w:rPr>
          <w:lang w:val="en-US" w:eastAsia="en-CA"/>
        </w:rPr>
        <w:t>study found</w:t>
      </w:r>
      <w:r w:rsidRPr="00E457C1">
        <w:rPr>
          <w:lang w:val="en-US" w:eastAsia="en-CA"/>
        </w:rPr>
        <w:t xml:space="preserve"> emergence of decreased surface mass balance prior to the present day in coastal locations</w:t>
      </w:r>
      <w:r w:rsidR="00247CFA" w:rsidRPr="00E457C1">
        <w:rPr>
          <w:lang w:val="en-US" w:eastAsia="en-CA"/>
        </w:rPr>
        <w:t xml:space="preserve"> in Greenland</w:t>
      </w:r>
      <w:r w:rsidR="007A4385" w:rsidRPr="00E457C1">
        <w:rPr>
          <w:lang w:val="en-US" w:eastAsia="en-CA"/>
        </w:rPr>
        <w:t xml:space="preserve">, which dominate the </w:t>
      </w:r>
      <w:r w:rsidR="00933023" w:rsidRPr="00E457C1">
        <w:rPr>
          <w:lang w:val="en-US" w:eastAsia="en-CA"/>
        </w:rPr>
        <w:t>integrated surface mass balance</w:t>
      </w:r>
      <w:r w:rsidRPr="00E457C1">
        <w:rPr>
          <w:lang w:val="en-US" w:eastAsia="en-CA"/>
        </w:rPr>
        <w:t xml:space="preserve"> </w:t>
      </w:r>
      <w:r w:rsidRPr="00133E00">
        <w:rPr>
          <w:lang w:eastAsia="en-CA"/>
        </w:rPr>
        <w:fldChar w:fldCharType="begin" w:fldLock="1"/>
      </w:r>
      <w:r w:rsidR="00E719C0">
        <w:rPr>
          <w:lang w:val="en-US" w:eastAsia="en-CA"/>
        </w:rPr>
        <w:instrText>ADDIN CSL_CITATION { "citationItems" : [ { "id" : "ITEM-1", "itemData" : { "DOI" : "10.1002/2014GL060735", "ISSN" : "19448007", "abstract" : "Surface mass balance (SMB) trends influence observed Greenland Ice Sheet (GrIS) mass loss, but the component of these trends related to anthropogenic forcing is unclear. Here we study the simulated spatial pattern of emergence of an anthropogenically derived GrIS SMB signal between 1850 and 2100 using the Community Earth System Model. We find emergence timing heterogeneity, with a bimodal structure reflecting interior snowfall increases against a background of low SMB variability, and peripheral surface melting increases against a backdrop of high SMB variability. We also find a nonemerging intermediate region. We conclude that (1) a bimodal pattern of GrIS SMB change will unambiguously reflect the impact of anthropogenic forcing; (2) present-day peripheral and interior SMB trends likely have an underlying anthropogenically forced component; (3) local emergence occurs well before emergence of a spatially integrated signal; and (4) the GrIS summit region may be an ideal location for monitoring regional/global climate change.", "author" : [ { "dropping-particle" : "", "family" : "Fyke", "given" : "Jeremy G.", "non-dropping-particle" : "", "parse-names" : false, "suffix" : "" }, { "dropping-particle" : "", "family" : "Vizca\u00edno", "given" : "Miren", "non-dropping-particle" : "", "parse-names" : false, "suffix" : "" }, { "dropping-particle" : "", "family" : "Lipscomb", "given" : "William H.", "non-dropping-particle" : "", "parse-names" : false, "suffix" : "" } ], "container-title" : "Geophysical Research Letters", "id" : "ITEM-1", "issued" : { "date-parts" : [ [ "2014" ] ] }, "title" : "The pattern of anthropogenic signal emergence in Greenland Ice Sheet surfacemass balance", "translator" : [ { "dropping-particle" : "", "family" : "J6895", "given" : "", "non-dropping-particle" : "", "parse-names" : false, "suffix" : "" } ], "type" : "article-journal" }, "uris" : [ "http://www.mendeley.com/documents/?uuid=2be74625-3bbd-43a6-ae71-4ac9d5f5dd6a", "http://www.mendeley.com/documents/?uuid=5a17dbb8-6c9d-4abe-aaae-bfbb71e927c4" ] } ], "mendeley" : { "formattedCitation" : "(Fyke et al., 2014)", "plainTextFormattedCitation" : "(Fyke et al., 2014)", "previouslyFormattedCitation" : "(Fyke et al., 2014)" }, "properties" : { "noteIndex" : 0 }, "schema" : "https://github.com/citation-style-language/schema/raw/master/csl-citation.json" }</w:instrText>
      </w:r>
      <w:r w:rsidRPr="00133E00">
        <w:rPr>
          <w:lang w:eastAsia="en-CA"/>
        </w:rPr>
        <w:fldChar w:fldCharType="separate"/>
      </w:r>
      <w:r w:rsidR="00393F8C">
        <w:rPr>
          <w:noProof/>
          <w:lang w:val="en-US" w:eastAsia="en-CA"/>
        </w:rPr>
        <w:t>(Fyke et al., 2014)</w:t>
      </w:r>
      <w:r w:rsidRPr="00133E00">
        <w:rPr>
          <w:lang w:eastAsia="en-CA"/>
        </w:rPr>
        <w:fldChar w:fldCharType="end"/>
      </w:r>
      <w:r w:rsidR="00933023" w:rsidRPr="00E457C1">
        <w:rPr>
          <w:lang w:val="en-US" w:eastAsia="en-CA"/>
        </w:rPr>
        <w:t>, suggesting that observed variations in surface mass balance in these regions might be expected to be distinguishable from internal variability</w:t>
      </w:r>
      <w:r w:rsidRPr="00E457C1">
        <w:rPr>
          <w:lang w:val="en-US" w:eastAsia="en-CA"/>
        </w:rPr>
        <w:t>. A CMIP6 simulation of the historical period showed stable Greenland surface mass balance up to the 1990s, after which it declined due to increase</w:t>
      </w:r>
      <w:r w:rsidR="00B16565" w:rsidRPr="00E457C1">
        <w:rPr>
          <w:lang w:val="en-US" w:eastAsia="en-CA"/>
        </w:rPr>
        <w:t>d</w:t>
      </w:r>
      <w:r w:rsidRPr="00E457C1">
        <w:rPr>
          <w:lang w:val="en-US" w:eastAsia="en-CA"/>
        </w:rPr>
        <w:t xml:space="preserve"> melt and runoff, consistent with a downscaled reanalysis </w:t>
      </w:r>
      <w:r w:rsidRPr="00133E00">
        <w:rPr>
          <w:lang w:eastAsia="en-CA"/>
        </w:rPr>
        <w:fldChar w:fldCharType="begin" w:fldLock="1"/>
      </w:r>
      <w:r w:rsidR="004505C7">
        <w:rPr>
          <w:lang w:val="en-US" w:eastAsia="en-CA"/>
        </w:rPr>
        <w:instrText>ADDIN CSL_CITATION { "citationItems" : [ { "id" : "ITEM-1", "itemData" : { "DOI" : "10.1029/2019JF005318", "ISSN" : "2169-9003", "abstract" : "The response of the Greenland Ice Sheet (GrIS) to a warmer climate is uncertain on long time scales. Climate models, such as those participating in the Coupled Model Intercomparison Project phase 6 (CMIP6), are used to assess this uncertainty. The Community Earth System Model version 2.1 (CESM2) is a CMIP6 model capable of running climate simulations with either one-way coupling (fixed ice sheet geometry) or two-way coupling (dynamic geometry) to the GrIS. The model features prognostic snow albedo, online downscaling using elevation classes, and a firn pack to refreeze percolating melt water. Here we evaluate the representation of the GrIS surface energy balance and surface mass balance in CESM2 at 1\u00b0 resolution with fixed GrIS geometry. CESM2 agrees closely with ERA-Interim reanalysis data for key controls on GrIS SMB: surface pressure, sea ice extent, 500 hPa geopotential height, wind speed, and 700 hPa air temperature. Cloudsat-CALIPSO data show that supercooled liquid-containing clouds are adequately represented, whereas comparisons to Moderate Resolution Imaging Spectroradiometer and CM SAF Cloud, Albedo, and Surface Radiation data set from Advanced Very High Resolution Radiometer data second edition data suggest that CESM2 underestimates surface albedo. The seasonal cycle and spatial patterns of surface energy balance and surface mass balance components in CESM2 agree well with regional climate model RACMO2.3p2, with GrIS-integrated melt, refreezing, and runoff bracketed by RACMO2 counterparts at 11 and 1 km. Time series of melt, runoff, and SMB show a break point around 1990, similar to RACMO2. These results suggest that GrIS SMB is realistic in CESM2, which adds confidence to coupled ice sheet-climate experiments that aim to assess the GrIS contribution to future sea level rise.", "author" : [ { "dropping-particle" : "", "family" : "Kampenhout", "given" : "Leonardus", "non-dropping-particle" : "van", "parse-names" : false, "suffix" : "" }, { "dropping-particle" : "", "family" : "Lenaerts", "given" : "Jan T. M.", "non-dropping-particle" : "", "parse-names" : false, "suffix" : "" }, { "dropping-particle" : "", "family" : "Lipscomb", "given" : "William H.", "non-dropping-particle" : "", "parse-names" : false, "suffix" : "" }, { "dropping-particle" : "", "family" : "Lhermitte", "given" : "Stef", "non-dropping-particle" : "", "parse-names" : false, "suffix" : "" }, { "dropping-particle" : "", "family" : "No\u00ebl", "given" : "Brice", "non-dropping-particle" : "", "parse-names" : false, "suffix" : "" }, { "dropping-particle" : "", "family" : "Vizca\u00edno", "given" : "Miren", "non-dropping-particle" : "", "parse-names" : false, "suffix" : "" }, { "dropping-particle" : "", "family" : "Sacks", "given" : "William J.", "non-dropping-particle" : "", "parse-names" : false, "suffix" : "" }, { "dropping-particle" : "", "family" : "Broeke", "given" : "Michiel R.", "non-dropping-particle" : "van den", "parse-names" : false, "suffix" : "" } ], "container-title" : "Journal of Geophysical Research: Earth Surface", "id" : "ITEM-1", "issue" : "2", "issued" : { "date-parts" : [ [ "2020", "2", "22" ] ] }, "page" : "e2019JF005318", "title" : "Present\u2010Day Greenland Ice Sheet Climate and Surface Mass Balance in CESM2", "translator" : [ { "dropping-particle" : "", "family" : "J6992", "given" : "", "non-dropping-particle" : "", "parse-names" : false, "suffix" : "" } ], "type" : "article-journal", "volume" : "125" }, "uris" : [ "http://www.mendeley.com/documents/?uuid=f90a4ac1-e447-428c-9c73-3401dafb3975", "http://www.mendeley.com/documents/?uuid=ee8beabd-b6c9-4a00-b416-3a79c5d64e26", "http://www.mendeley.com/documents/?uuid=2644b7b7-16aa-4a53-84ea-43b8598a7443" ] } ], "mendeley" : { "formattedCitation" : "(van Kampenhout et al., 2020)", "plainTextFormattedCitation" : "(van Kampenhout et al., 2020)", "previouslyFormattedCitation" : "(van Kampenhout et al., 2020)" }, "properties" : { "noteIndex" : 0 }, "schema" : "https://github.com/citation-style-language/schema/raw/master/csl-citation.json" }</w:instrText>
      </w:r>
      <w:r w:rsidRPr="00133E00">
        <w:rPr>
          <w:lang w:eastAsia="en-CA"/>
        </w:rPr>
        <w:fldChar w:fldCharType="separate"/>
      </w:r>
      <w:r w:rsidR="00393F8C">
        <w:rPr>
          <w:noProof/>
          <w:lang w:val="en-US" w:eastAsia="en-CA"/>
        </w:rPr>
        <w:t>(van Kampenhout et al., 2020)</w:t>
      </w:r>
      <w:r w:rsidRPr="00133E00">
        <w:rPr>
          <w:lang w:eastAsia="en-CA"/>
        </w:rPr>
        <w:fldChar w:fldCharType="end"/>
      </w:r>
      <w:r w:rsidRPr="00E457C1">
        <w:rPr>
          <w:lang w:val="en-US" w:eastAsia="en-CA"/>
        </w:rPr>
        <w:t>.</w:t>
      </w:r>
      <w:r w:rsidR="009353A8" w:rsidRPr="00E457C1">
        <w:rPr>
          <w:lang w:val="en-US" w:eastAsia="en-CA"/>
        </w:rPr>
        <w:t xml:space="preserve"> </w:t>
      </w:r>
      <w:r w:rsidRPr="00E457C1">
        <w:rPr>
          <w:lang w:val="en-US" w:eastAsia="en-CA"/>
        </w:rPr>
        <w:t xml:space="preserve">Further, all experts surveyed in a </w:t>
      </w:r>
      <w:r w:rsidRPr="00E457C1">
        <w:rPr>
          <w:lang w:val="en-US"/>
        </w:rPr>
        <w:t xml:space="preserve">structured expert judgement exercise examining the causes of the increase in mass loss from the Greenland Ice Sheet over the last two decades </w:t>
      </w:r>
      <w:r w:rsidRPr="00133E00">
        <w:fldChar w:fldCharType="begin" w:fldLock="1"/>
      </w:r>
      <w:r w:rsidR="00D33CB6">
        <w:rPr>
          <w:lang w:val="en-US"/>
        </w:rPr>
        <w:instrText>ADDIN CSL_CITATION { "citationItems" : [ { "id" : "ITEM-1", "itemData" : { "DOI" : "10.1073/pnas.1817205116", "ISSN" : "10916490", "PMID" : "31110015", "abstract" : "Despite considerable advances in process understanding, numerical modeling, and the observational record of ice sheet contributions to global mean sea-level rise (SLR) since the Fifth Assessment Report (AR5) of the Intergovernmental Panel on Climate Change, severe limitations remain in the predictive capability of ice sheet models. As a consequence, the potential contributions of ice sheets remain the largest source of uncertainty in projecting future SLR. Here, we report the findings of a structured expert judgement study, using unique techniques for modeling correlations between inter- and intra-ice sheet processes and their tail dependences. We find that since the AR5, expert uncertainty has grown, in particular because of uncertain ice dynamic effects. For a +2 \u00b0C temperature scenario consistent with the Paris Agreement, we obtain a median estimate of a 26 cm SLR contribution by 2100, with a 95th percentile value of 81 cm. For a +5 \u00b0C temperature scenario more consistent with unchecked emissions growth, the corresponding values are 51 and 178 cm, respectively. Inclusion of thermal expansion and glacier contributions results in a global total SLR estimate that exceeds 2 m at the 95th percentile. Our findings support the use of scenarios of 21st century global total SLR exceeding 2 m for planning purposes. Beyond 2100, uncertainty and projected SLR increase rapidly. The 95th percentile ice sheet contribution by 2200, for the +5 \u00b0C scenario, is 7.5 m as a result of instabilities coming into play in both West and East Antarctica. Introducing process correlations and tail dependences increases estimates by roughly 15%.", "author" : [ { "dropping-particle" : "", "family" : "Bamber", "given" : "Jonathan L.", "non-dropping-particle" : "", "parse-names" : false, "suffix" : "" }, { "dropping-particle" : "", "family" : "Oppenheimer", "given" : "Michael", "non-dropping-particle" : "", "parse-names" : false, "suffix" : "" }, { "dropping-particle" : "", "family" : "Kopp", "given" : "Robert E.", "non-dropping-particle" : "", "parse-names" : false, "suffix" : "" }, { "dropping-particle" : "", "family" : "Aspinall", "given" : "Willy P.", "non-dropping-particle" : "", "parse-names" : false, "suffix" : "" }, { "dropping-particle" : "", "family" : "Cooke", "given" : "Roger M.", "non-dropping-particle" : "", "parse-names" : false, "suffix" : "" } ], "container-title" : "Proceedings of the National Academy of Sciences", "id" : "ITEM-1", "issued" : { "date-parts" : [ [ "2019" ] ] }, "title" : "Ice sheet contributions to future sea-level rise from structured expert judgment", "translator" : [ { "dropping-particle" : "", "family" : "J6859", "given" : "", "non-dropping-particle" : "", "parse-names" : false, "suffix" : "" } ], "type" : "article-journal" }, "uris" : [ "http://www.mendeley.com/documents/?uuid=c8cb124a-25c8-4107-ae20-6beb75988529" ] } ], "mendeley" : { "formattedCitation" : "(Bamber et al., 2019)", "plainTextFormattedCitation" : "(Bamber et al., 2019)", "previouslyFormattedCitation" : "(Bamber et al., 2019)" }, "properties" : { "noteIndex" : 0 }, "schema" : "https://github.com/citation-style-language/schema/raw/master/csl-citation.json" }</w:instrText>
      </w:r>
      <w:r w:rsidRPr="00133E00">
        <w:fldChar w:fldCharType="separate"/>
      </w:r>
      <w:r w:rsidR="00393F8C">
        <w:rPr>
          <w:noProof/>
          <w:lang w:val="en-US"/>
        </w:rPr>
        <w:t>(Bamber et al., 2019)</w:t>
      </w:r>
      <w:r w:rsidRPr="00133E00">
        <w:fldChar w:fldCharType="end"/>
      </w:r>
      <w:r w:rsidRPr="00E457C1">
        <w:rPr>
          <w:lang w:val="en-US"/>
        </w:rPr>
        <w:t xml:space="preserve"> concluded that external forcing was responsible for at least 50% of the mass loss. </w:t>
      </w:r>
      <w:r w:rsidR="00D61150" w:rsidRPr="00E457C1">
        <w:rPr>
          <w:lang w:val="en-US"/>
        </w:rPr>
        <w:t>A</w:t>
      </w:r>
      <w:r w:rsidRPr="00E457C1">
        <w:rPr>
          <w:lang w:val="en-US"/>
        </w:rPr>
        <w:t xml:space="preserve"> comparison of Greenland Ice Sheet mass loss trends from observations and AR5 model projections for the period 2007</w:t>
      </w:r>
      <w:del w:id="1981" w:author="Sara M Tuson" w:date="2021-06-24T10:59:00Z">
        <w:r w:rsidRPr="00E457C1" w:rsidDel="00D269C7">
          <w:rPr>
            <w:lang w:val="en-US"/>
          </w:rPr>
          <w:delText>-</w:delText>
        </w:r>
      </w:del>
      <w:ins w:id="1982" w:author="Sara M Tuson" w:date="2021-06-24T10:59:00Z">
        <w:r w:rsidR="00D269C7">
          <w:rPr>
            <w:lang w:val="en-US"/>
          </w:rPr>
          <w:t>–</w:t>
        </w:r>
      </w:ins>
      <w:r w:rsidRPr="00E457C1">
        <w:rPr>
          <w:lang w:val="en-US"/>
        </w:rPr>
        <w:t xml:space="preserve">2017 found that observed surface mass balance trends were at the top of </w:t>
      </w:r>
      <w:r w:rsidR="00214CC2" w:rsidRPr="00E457C1">
        <w:rPr>
          <w:lang w:val="en-US"/>
        </w:rPr>
        <w:t xml:space="preserve">the </w:t>
      </w:r>
      <w:r w:rsidRPr="00E457C1">
        <w:rPr>
          <w:lang w:val="en-US"/>
        </w:rPr>
        <w:t xml:space="preserve">AR5 assessed range, while mass loss </w:t>
      </w:r>
      <w:r w:rsidR="00214CC2" w:rsidRPr="00E457C1">
        <w:rPr>
          <w:lang w:val="en-US"/>
        </w:rPr>
        <w:t xml:space="preserve">due to changing ice dynamics </w:t>
      </w:r>
      <w:r w:rsidRPr="00E457C1">
        <w:rPr>
          <w:lang w:val="en-US"/>
        </w:rPr>
        <w:t xml:space="preserve">was near the centre of the AR5 range </w:t>
      </w:r>
      <w:r w:rsidRPr="00133E00">
        <w:fldChar w:fldCharType="begin" w:fldLock="1"/>
      </w:r>
      <w:r w:rsidR="00E719C0">
        <w:rPr>
          <w:lang w:val="en-US"/>
        </w:rPr>
        <w:instrText>ADDIN CSL_CITATION { "citationItems" : [ { "id" : "ITEM-1", "itemData" : { "DOI" : "10.1038/s41558-020-0893-y", "ISSN" : "17586798", "author" : [ { "dropping-particle" : "", "family" : "Slater", "given" : "Thomas", "non-dropping-particle" : "", "parse-names" : false, "suffix" : "" }, { "dropping-particle" : "", "family" : "Hogg", "given" : "Anna E.", "non-dropping-particle" : "", "parse-names" : false, "suffix" : "" }, { "dropping-particle" : "", "family" : "Mottram", "given" : "Ruth", "non-dropping-particle" : "", "parse-names" : false, "suffix" : "" } ], "container-title" : "Nature Climate Change", "id" : "ITEM-1", "issued" : { "date-parts" : [ [ "2020" ] ] }, "title" : "Ice-sheet losses track high-end sea-level rise projections", "translator" : [ { "dropping-particle" : "", "family" : "J6854", "given" : "", "non-dropping-particle" : "", "parse-names" : false, "suffix" : "" } ], "type" : "article" }, "uris" : [ "http://www.mendeley.com/documents/?uuid=befd3ece-56d1-4312-9d1f-37b16c58cc5f" ] } ], "mendeley" : { "formattedCitation" : "(Slater et al., 2020)", "plainTextFormattedCitation" : "(Slater et al., 2020)", "previouslyFormattedCitation" : "(Slater et al., 2020)" }, "properties" : { "noteIndex" : 0 }, "schema" : "https://github.com/citation-style-language/schema/raw/master/csl-citation.json" }</w:instrText>
      </w:r>
      <w:r w:rsidRPr="00133E00">
        <w:fldChar w:fldCharType="separate"/>
      </w:r>
      <w:r w:rsidR="00393F8C">
        <w:rPr>
          <w:noProof/>
          <w:lang w:val="en-US"/>
        </w:rPr>
        <w:t>(Slater et al., 2020)</w:t>
      </w:r>
      <w:r w:rsidRPr="00133E00">
        <w:fldChar w:fldCharType="end"/>
      </w:r>
      <w:r w:rsidRPr="00E457C1">
        <w:rPr>
          <w:lang w:val="en-US"/>
        </w:rPr>
        <w:t xml:space="preserve">, providing further evidence of consistent anthropogenically-forced mass loss trends in models and observations. </w:t>
      </w:r>
    </w:p>
    <w:p w14:paraId="0E6B30C6" w14:textId="77777777" w:rsidR="008C7729" w:rsidRPr="00E457C1" w:rsidRDefault="008C7729" w:rsidP="008C7729">
      <w:pPr>
        <w:pStyle w:val="AR6BodyText"/>
        <w:rPr>
          <w:sz w:val="24"/>
          <w:szCs w:val="24"/>
          <w:lang w:val="en-US" w:eastAsia="en-CA"/>
        </w:rPr>
      </w:pPr>
    </w:p>
    <w:p w14:paraId="09478E0B" w14:textId="46A13B4B" w:rsidR="008C7729" w:rsidRPr="00E457C1" w:rsidRDefault="008C7729" w:rsidP="008C7729">
      <w:pPr>
        <w:pStyle w:val="AR6BodyText"/>
        <w:rPr>
          <w:noProof/>
          <w:lang w:val="en-US"/>
        </w:rPr>
      </w:pPr>
      <w:r w:rsidRPr="00E457C1">
        <w:rPr>
          <w:noProof/>
          <w:lang w:val="en-US"/>
        </w:rPr>
        <w:t xml:space="preserve">Drawing together the evidence from the continued and strengthened observed mass loss, </w:t>
      </w:r>
      <w:r w:rsidRPr="00E457C1">
        <w:rPr>
          <w:lang w:val="en-US"/>
        </w:rPr>
        <w:t>the agreement between anthropogenically forced climate simulations and observations</w:t>
      </w:r>
      <w:r w:rsidRPr="00E457C1">
        <w:rPr>
          <w:noProof/>
          <w:lang w:val="en-US"/>
        </w:rPr>
        <w:t xml:space="preserve">, and historical and paleo evidence for the unusualness of the observed rate of surface melting and mass loss, we assess that it is </w:t>
      </w:r>
      <w:r w:rsidRPr="00E457C1">
        <w:rPr>
          <w:i/>
          <w:noProof/>
          <w:lang w:val="en-US"/>
        </w:rPr>
        <w:t>very likely</w:t>
      </w:r>
      <w:r w:rsidRPr="00E457C1">
        <w:rPr>
          <w:noProof/>
          <w:lang w:val="en-US"/>
        </w:rPr>
        <w:t xml:space="preserve"> that human influence has contributed to the observed surface melting of the Greenland Ice Sheet over the past two decades, and there is </w:t>
      </w:r>
      <w:r w:rsidRPr="00E457C1">
        <w:rPr>
          <w:i/>
          <w:noProof/>
          <w:lang w:val="en-US"/>
        </w:rPr>
        <w:t>medium confidence</w:t>
      </w:r>
      <w:r w:rsidRPr="00E457C1">
        <w:rPr>
          <w:noProof/>
          <w:lang w:val="en-US"/>
        </w:rPr>
        <w:t xml:space="preserve"> in an anthropogenic contribution to recent overall mass loss from Greenland. </w:t>
      </w:r>
    </w:p>
    <w:p w14:paraId="1920E309" w14:textId="77777777" w:rsidR="008C7729" w:rsidRPr="00E457C1" w:rsidRDefault="008C7729" w:rsidP="008C7729">
      <w:pPr>
        <w:pStyle w:val="AR6BodyText"/>
        <w:rPr>
          <w:rFonts w:cs="Times New Roman"/>
          <w:noProof/>
          <w:lang w:val="en-US"/>
        </w:rPr>
      </w:pPr>
    </w:p>
    <w:p w14:paraId="1DB29C19" w14:textId="609E0D22" w:rsidR="008C7729" w:rsidRPr="00E457C1" w:rsidRDefault="008C7729">
      <w:pPr>
        <w:pStyle w:val="AR6Chap3Level431111"/>
        <w:pPrChange w:id="1983" w:author="Tom Maycock" w:date="2021-09-03T15:53:00Z">
          <w:pPr>
            <w:pStyle w:val="AR6BodyText"/>
          </w:pPr>
        </w:pPrChange>
      </w:pPr>
      <w:bookmarkStart w:id="1984" w:name="_Toc56443515"/>
      <w:bookmarkStart w:id="1985" w:name="_Hlk65569575"/>
      <w:r w:rsidRPr="00E457C1">
        <w:t>Antarctic Ice Sheet</w:t>
      </w:r>
      <w:bookmarkEnd w:id="1984"/>
    </w:p>
    <w:bookmarkEnd w:id="1985"/>
    <w:p w14:paraId="681B3E07" w14:textId="651875FE" w:rsidR="008C7729" w:rsidRPr="00CC062C" w:rsidRDefault="008C7729" w:rsidP="008C7729">
      <w:pPr>
        <w:pStyle w:val="AR6BodyText"/>
        <w:rPr>
          <w:rFonts w:cs="Times New Roman"/>
          <w:noProof/>
          <w:lang w:val="en-CA"/>
        </w:rPr>
      </w:pPr>
      <w:r w:rsidRPr="00E457C1">
        <w:rPr>
          <w:rFonts w:cs="Times New Roman"/>
          <w:noProof/>
          <w:lang w:val="en-US"/>
        </w:rPr>
        <w:t xml:space="preserve">AR5 assessed that there was </w:t>
      </w:r>
      <w:r w:rsidRPr="00E457C1">
        <w:rPr>
          <w:rFonts w:cs="Times New Roman"/>
          <w:i/>
          <w:noProof/>
          <w:lang w:val="en-US"/>
        </w:rPr>
        <w:t>low confidence</w:t>
      </w:r>
      <w:r w:rsidRPr="00E457C1">
        <w:rPr>
          <w:rFonts w:cs="Times New Roman"/>
          <w:noProof/>
          <w:lang w:val="en-US"/>
        </w:rPr>
        <w:t xml:space="preserve"> in attributing the causes of the observed </w:t>
      </w:r>
      <w:r w:rsidR="008E31C2" w:rsidRPr="00E457C1">
        <w:rPr>
          <w:rFonts w:cs="Times New Roman"/>
          <w:noProof/>
          <w:lang w:val="en-US"/>
        </w:rPr>
        <w:t>mass loss</w:t>
      </w:r>
      <w:r w:rsidRPr="00E457C1">
        <w:rPr>
          <w:rFonts w:cs="Times New Roman"/>
          <w:noProof/>
          <w:lang w:val="en-US"/>
        </w:rPr>
        <w:t xml:space="preserve"> from the Antarctic </w:t>
      </w:r>
      <w:ins w:id="1986" w:author="Sara M Tuson" w:date="2021-06-24T14:32:00Z">
        <w:r w:rsidR="00A06AA5">
          <w:rPr>
            <w:rFonts w:cs="Times New Roman"/>
            <w:noProof/>
            <w:lang w:val="en-US"/>
          </w:rPr>
          <w:t>I</w:t>
        </w:r>
      </w:ins>
      <w:del w:id="1987" w:author="Sara M Tuson" w:date="2021-06-24T14:32:00Z">
        <w:r w:rsidRPr="00E457C1" w:rsidDel="00A06AA5">
          <w:rPr>
            <w:rFonts w:cs="Times New Roman"/>
            <w:noProof/>
            <w:lang w:val="en-US"/>
          </w:rPr>
          <w:delText>i</w:delText>
        </w:r>
      </w:del>
      <w:r w:rsidRPr="00E457C1">
        <w:rPr>
          <w:rFonts w:cs="Times New Roman"/>
          <w:noProof/>
          <w:lang w:val="en-US"/>
        </w:rPr>
        <w:t xml:space="preserve">ce </w:t>
      </w:r>
      <w:ins w:id="1988" w:author="Sara M Tuson" w:date="2021-06-24T14:32:00Z">
        <w:r w:rsidR="00A06AA5">
          <w:rPr>
            <w:rFonts w:cs="Times New Roman"/>
            <w:noProof/>
            <w:lang w:val="en-US"/>
          </w:rPr>
          <w:t>S</w:t>
        </w:r>
      </w:ins>
      <w:del w:id="1989" w:author="Sara M Tuson" w:date="2021-06-24T14:32:00Z">
        <w:r w:rsidRPr="00E457C1" w:rsidDel="00A06AA5">
          <w:rPr>
            <w:rFonts w:cs="Times New Roman"/>
            <w:noProof/>
            <w:lang w:val="en-US"/>
          </w:rPr>
          <w:delText>s</w:delText>
        </w:r>
      </w:del>
      <w:r w:rsidRPr="00E457C1">
        <w:rPr>
          <w:rFonts w:cs="Times New Roman"/>
          <w:noProof/>
          <w:lang w:val="en-US"/>
        </w:rPr>
        <w:t xml:space="preserve">heet since 1993 </w:t>
      </w:r>
      <w:r>
        <w:rPr>
          <w:rFonts w:cs="Times New Roman"/>
          <w:noProof/>
        </w:rPr>
        <w:fldChar w:fldCharType="begin" w:fldLock="1"/>
      </w:r>
      <w:r w:rsidR="00D33CB6">
        <w:rPr>
          <w:rFonts w:cs="Times New Roman"/>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(Bindoff et al., 2013)</w:t>
      </w:r>
      <w:r>
        <w:rPr>
          <w:rFonts w:cs="Times New Roman"/>
          <w:noProof/>
        </w:rPr>
        <w:fldChar w:fldCharType="end"/>
      </w:r>
      <w:r w:rsidRPr="00E457C1">
        <w:rPr>
          <w:rFonts w:cs="Times New Roman"/>
          <w:noProof/>
          <w:lang w:val="en-US"/>
        </w:rPr>
        <w:t xml:space="preserve">. </w:t>
      </w:r>
      <w:ins w:id="1990" w:author="Ian Blenkinsop" w:date="2021-07-13T09:42:00Z">
        <w:r w:rsidR="00D019C8">
          <w:rPr>
            <w:rFonts w:cs="Times New Roman"/>
            <w:noProof/>
            <w:lang w:val="en-US"/>
          </w:rPr>
          <w:t xml:space="preserve">The </w:t>
        </w:r>
      </w:ins>
      <w:r w:rsidRPr="00E457C1">
        <w:rPr>
          <w:rFonts w:cs="Times New Roman"/>
          <w:noProof/>
          <w:lang w:val="en-US"/>
        </w:rPr>
        <w:t xml:space="preserve">SROCC </w:t>
      </w:r>
      <w:r>
        <w:rPr>
          <w:lang w:val="en-CA"/>
        </w:rPr>
        <w:t xml:space="preserve">assessed that there is </w:t>
      </w:r>
      <w:r>
        <w:rPr>
          <w:i/>
          <w:lang w:val="en-CA"/>
        </w:rPr>
        <w:t>medium agreement</w:t>
      </w:r>
      <w:r>
        <w:rPr>
          <w:lang w:val="en-CA"/>
        </w:rPr>
        <w:t xml:space="preserve"> but </w:t>
      </w:r>
      <w:r>
        <w:rPr>
          <w:i/>
          <w:lang w:val="en-CA"/>
        </w:rPr>
        <w:t>limited evidence</w:t>
      </w:r>
      <w:r>
        <w:rPr>
          <w:lang w:val="en-CA"/>
        </w:rPr>
        <w:t xml:space="preserve"> of anthropogenic forcing of Antarctic mass balance through both surface mass balance and glacier dynamics. It further assessed</w:t>
      </w:r>
      <w:r w:rsidRPr="00E457C1">
        <w:rPr>
          <w:rFonts w:cs="Times New Roman"/>
          <w:noProof/>
          <w:lang w:val="en-US"/>
        </w:rPr>
        <w:t xml:space="preserve"> that Antarctic ice loss is dominated by acceleration, retreat and rapid thinning of </w:t>
      </w:r>
      <w:r w:rsidR="00214CC2" w:rsidRPr="00E457C1">
        <w:rPr>
          <w:rFonts w:cs="Times New Roman"/>
          <w:noProof/>
          <w:lang w:val="en-US"/>
        </w:rPr>
        <w:t xml:space="preserve">the </w:t>
      </w:r>
      <w:r w:rsidRPr="00E457C1">
        <w:rPr>
          <w:rFonts w:cs="Times New Roman"/>
          <w:noProof/>
          <w:lang w:val="en-US"/>
        </w:rPr>
        <w:t>major</w:t>
      </w:r>
      <w:r w:rsidR="008E31C2" w:rsidRPr="00E457C1">
        <w:rPr>
          <w:rFonts w:cs="Times New Roman"/>
          <w:noProof/>
          <w:lang w:val="en-US"/>
        </w:rPr>
        <w:t xml:space="preserve"> West Antarctic Ice Sheet</w:t>
      </w:r>
      <w:r w:rsidRPr="00E457C1">
        <w:rPr>
          <w:rFonts w:cs="Times New Roman"/>
          <w:noProof/>
          <w:lang w:val="en-US"/>
        </w:rPr>
        <w:t xml:space="preserve"> outlet glaciers (</w:t>
      </w:r>
      <w:r w:rsidRPr="00E457C1">
        <w:rPr>
          <w:rFonts w:cs="Times New Roman"/>
          <w:i/>
          <w:noProof/>
          <w:lang w:val="en-US"/>
        </w:rPr>
        <w:t>very high confidence</w:t>
      </w:r>
      <w:r w:rsidRPr="00E457C1">
        <w:rPr>
          <w:rFonts w:cs="Times New Roman"/>
          <w:noProof/>
          <w:lang w:val="en-US"/>
        </w:rPr>
        <w:t>), driven by melting of ice shelves by warm ocean waters (</w:t>
      </w:r>
      <w:r w:rsidRPr="00E457C1">
        <w:rPr>
          <w:rFonts w:cs="Times New Roman"/>
          <w:i/>
          <w:noProof/>
          <w:lang w:val="en-US"/>
        </w:rPr>
        <w:t>high confidence</w:t>
      </w:r>
      <w:r w:rsidRPr="00E457C1">
        <w:rPr>
          <w:rFonts w:cs="Times New Roman"/>
          <w:noProof/>
          <w:lang w:val="en-US"/>
        </w:rPr>
        <w:t xml:space="preserve">). Based on updated observations, Chapter 2 assesses </w:t>
      </w:r>
      <w:r w:rsidR="008E31C2" w:rsidRPr="00E457C1">
        <w:rPr>
          <w:rFonts w:cs="Times New Roman"/>
          <w:noProof/>
          <w:lang w:val="en-US"/>
        </w:rPr>
        <w:t xml:space="preserve">that there is </w:t>
      </w:r>
      <w:r w:rsidR="008E31C2" w:rsidRPr="00E457C1">
        <w:rPr>
          <w:rFonts w:cs="Times New Roman"/>
          <w:i/>
          <w:noProof/>
          <w:lang w:val="en-US"/>
        </w:rPr>
        <w:t>very high confidence</w:t>
      </w:r>
      <w:r w:rsidR="008E31C2" w:rsidRPr="00E457C1">
        <w:rPr>
          <w:rFonts w:cs="Times New Roman"/>
          <w:noProof/>
          <w:lang w:val="en-US"/>
        </w:rPr>
        <w:t xml:space="preserve"> that </w:t>
      </w:r>
      <w:r w:rsidR="008E31C2" w:rsidRPr="00E457C1">
        <w:rPr>
          <w:lang w:val="en-US"/>
        </w:rPr>
        <w:t xml:space="preserve">the Antarctic Ice Sheet lost mass between 1992 and 2017, and that there is </w:t>
      </w:r>
      <w:r w:rsidR="008E31C2" w:rsidRPr="00E457C1">
        <w:rPr>
          <w:i/>
          <w:lang w:val="en-US"/>
        </w:rPr>
        <w:t>medium confidence</w:t>
      </w:r>
      <w:r w:rsidR="008E31C2" w:rsidRPr="00E457C1">
        <w:rPr>
          <w:lang w:val="en-US"/>
        </w:rPr>
        <w:t xml:space="preserve"> that this mass loss has accelerated</w:t>
      </w:r>
      <w:r w:rsidR="008E31C2" w:rsidRPr="00E457C1">
        <w:rPr>
          <w:rFonts w:cs="Times New Roman"/>
          <w:noProof/>
          <w:lang w:val="en-US"/>
        </w:rPr>
        <w:t xml:space="preserve">. </w:t>
      </w:r>
      <w:r w:rsidRPr="00E457C1">
        <w:rPr>
          <w:rFonts w:cs="Times New Roman"/>
          <w:noProof/>
          <w:lang w:val="en-US"/>
        </w:rPr>
        <w:t>Models of Antarctic Ice Sheet evolution are evaluated in detail in Section 9.4.2.2, which assess</w:t>
      </w:r>
      <w:r w:rsidR="006332B7" w:rsidRPr="00E457C1">
        <w:rPr>
          <w:rFonts w:cs="Times New Roman"/>
          <w:noProof/>
          <w:lang w:val="en-US"/>
        </w:rPr>
        <w:t>es</w:t>
      </w:r>
      <w:r w:rsidRPr="00E457C1">
        <w:rPr>
          <w:rFonts w:cs="Times New Roman"/>
          <w:noProof/>
          <w:lang w:val="en-US"/>
        </w:rPr>
        <w:t xml:space="preserve"> that there is </w:t>
      </w:r>
      <w:r w:rsidRPr="00E457C1">
        <w:rPr>
          <w:rFonts w:cs="Times New Roman"/>
          <w:i/>
          <w:noProof/>
          <w:lang w:val="en-US"/>
        </w:rPr>
        <w:t xml:space="preserve">medium confidence </w:t>
      </w:r>
      <w:r w:rsidRPr="00E457C1">
        <w:rPr>
          <w:rFonts w:cs="Times New Roman"/>
          <w:noProof/>
          <w:lang w:val="en-US"/>
        </w:rPr>
        <w:t xml:space="preserve">in </w:t>
      </w:r>
      <w:r w:rsidR="00C93AC3" w:rsidRPr="00E457C1">
        <w:rPr>
          <w:rFonts w:cs="Times New Roman"/>
          <w:noProof/>
          <w:lang w:val="en-US"/>
        </w:rPr>
        <w:t xml:space="preserve">many </w:t>
      </w:r>
      <w:del w:id="1991" w:author="Ian Blenkinsop" w:date="2021-07-12T15:44:00Z">
        <w:r w:rsidR="00C93AC3" w:rsidRPr="00E457C1" w:rsidDel="009A46E9">
          <w:rPr>
            <w:rFonts w:cs="Times New Roman"/>
            <w:noProof/>
            <w:lang w:val="en-US"/>
          </w:rPr>
          <w:delText xml:space="preserve">ice </w:delText>
        </w:r>
      </w:del>
      <w:ins w:id="1992" w:author="Ian Blenkinsop" w:date="2021-07-12T15:44:00Z">
        <w:r w:rsidR="009A46E9" w:rsidRPr="00E457C1">
          <w:rPr>
            <w:rFonts w:cs="Times New Roman"/>
            <w:noProof/>
            <w:lang w:val="en-US"/>
          </w:rPr>
          <w:t>ice</w:t>
        </w:r>
        <w:r w:rsidR="009A46E9">
          <w:rPr>
            <w:rFonts w:cs="Times New Roman"/>
            <w:noProof/>
            <w:lang w:val="en-US"/>
          </w:rPr>
          <w:t>-</w:t>
        </w:r>
      </w:ins>
      <w:r w:rsidR="00C93AC3" w:rsidRPr="00E457C1">
        <w:rPr>
          <w:rFonts w:cs="Times New Roman"/>
          <w:noProof/>
          <w:lang w:val="en-US"/>
        </w:rPr>
        <w:t>sheet processes in</w:t>
      </w:r>
      <w:ins w:id="1993" w:author="Ian Blenkinsop" w:date="2021-07-12T15:44:00Z">
        <w:r w:rsidR="009A46E9">
          <w:rPr>
            <w:rFonts w:cs="Times New Roman"/>
            <w:noProof/>
            <w:lang w:val="en-US"/>
          </w:rPr>
          <w:t xml:space="preserve"> </w:t>
        </w:r>
      </w:ins>
      <w:r w:rsidRPr="00E457C1">
        <w:rPr>
          <w:rFonts w:cs="Times New Roman"/>
          <w:noProof/>
          <w:lang w:val="en-US"/>
        </w:rPr>
        <w:t xml:space="preserve">Antarctic </w:t>
      </w:r>
      <w:ins w:id="1994" w:author="Sara M Tuson" w:date="2021-06-24T14:32:00Z">
        <w:r w:rsidR="00A06AA5">
          <w:rPr>
            <w:rFonts w:cs="Times New Roman"/>
            <w:noProof/>
            <w:lang w:val="en-US"/>
          </w:rPr>
          <w:t>I</w:t>
        </w:r>
      </w:ins>
      <w:del w:id="1995" w:author="Sara M Tuson" w:date="2021-06-24T14:32:00Z">
        <w:r w:rsidRPr="00E457C1" w:rsidDel="00A06AA5">
          <w:rPr>
            <w:rFonts w:cs="Times New Roman"/>
            <w:noProof/>
            <w:lang w:val="en-US"/>
          </w:rPr>
          <w:delText>i</w:delText>
        </w:r>
      </w:del>
      <w:r w:rsidRPr="00E457C1">
        <w:rPr>
          <w:rFonts w:cs="Times New Roman"/>
          <w:noProof/>
          <w:lang w:val="en-US"/>
        </w:rPr>
        <w:t xml:space="preserve">ce </w:t>
      </w:r>
      <w:ins w:id="1996" w:author="Sara M Tuson" w:date="2021-06-24T14:32:00Z">
        <w:r w:rsidR="00A06AA5">
          <w:rPr>
            <w:rFonts w:cs="Times New Roman"/>
            <w:noProof/>
            <w:lang w:val="en-US"/>
          </w:rPr>
          <w:t>S</w:t>
        </w:r>
      </w:ins>
      <w:del w:id="1997" w:author="Sara M Tuson" w:date="2021-06-24T14:32:00Z">
        <w:r w:rsidRPr="00E457C1" w:rsidDel="00A06AA5">
          <w:rPr>
            <w:rFonts w:cs="Times New Roman"/>
            <w:noProof/>
            <w:lang w:val="en-US"/>
          </w:rPr>
          <w:delText>s</w:delText>
        </w:r>
      </w:del>
      <w:r w:rsidRPr="00E457C1">
        <w:rPr>
          <w:rFonts w:cs="Times New Roman"/>
          <w:noProof/>
          <w:lang w:val="en-US"/>
        </w:rPr>
        <w:t xml:space="preserve">heet </w:t>
      </w:r>
      <w:r w:rsidR="00C93AC3" w:rsidRPr="00E457C1">
        <w:rPr>
          <w:rFonts w:cs="Times New Roman"/>
          <w:noProof/>
          <w:lang w:val="en-US"/>
        </w:rPr>
        <w:t xml:space="preserve">models, but </w:t>
      </w:r>
      <w:r w:rsidR="00C93AC3" w:rsidRPr="00E457C1">
        <w:rPr>
          <w:rFonts w:cs="Times New Roman"/>
          <w:i/>
          <w:noProof/>
          <w:lang w:val="en-US"/>
        </w:rPr>
        <w:t xml:space="preserve">low confidence </w:t>
      </w:r>
      <w:r w:rsidR="00C93AC3" w:rsidRPr="00E457C1">
        <w:rPr>
          <w:rFonts w:cs="Times New Roman"/>
          <w:noProof/>
          <w:lang w:val="en-US"/>
        </w:rPr>
        <w:t>in the ocean forcing affecting basal melt rates</w:t>
      </w:r>
      <w:r w:rsidRPr="00E457C1">
        <w:rPr>
          <w:rFonts w:cs="Times New Roman"/>
          <w:noProof/>
          <w:lang w:val="en-US"/>
        </w:rPr>
        <w:t xml:space="preserve">. CMIP5 and CMIP6 models perform similarly in their simulation of Antarctic surface mass balance </w:t>
      </w:r>
      <w:r w:rsidRPr="00133E00">
        <w:rPr>
          <w:rFonts w:cs="Times New Roman"/>
          <w:noProof/>
        </w:rPr>
        <w:fldChar w:fldCharType="begin" w:fldLock="1"/>
      </w:r>
      <w:r w:rsidR="00E719C0">
        <w:rPr>
          <w:rFonts w:cs="Times New Roman"/>
          <w:noProof/>
          <w:lang w:val="en-US"/>
        </w:rPr>
        <w:instrText>ADDIN CSL_CITATION { "citationItems" : [ { "id" : "ITEM-1", "itemData" : { "DOI" : "10.5194/tc-14-4719-2020", "ISSN" : "19940424", "abstract" : "An increase in Antarctic Ice Sheet (AIS) surface mass balance (SMB) has the potential to mitigate future sea level rise that is driven by enhanced solid ice discharge from the ice sheet. For climate models, AIS SMB provides a difficult challenge, as it is highly susceptible to spatial, seasonal, and interannual variability. Here we use a reconstructed data set of AIS snow accumulation as \"true\" observational data, to evaluate the ability of the CMIP5 and CMIP6 suites of models in capturing the mean, trends, temporal variability, and spatial variability in SMB over the historical period (1850-2000). This gives insight into which models are most reliable for predicting SMB into the future. We found that the best scoring models included the National Aeronautics and Space Administration (NASA) GISS model and the Max Planck Institute (MPI) for Meteorology's model for CMIP5, as well as one of the Community Earth System Model v2 (CESM2) models and one MPI model for CMIP6. Using a scoring system based on SMB mean value, trend, and temporal variability across the AIS, as well as spatial SMB variability, we selected a subset of the top 10th percentile of models to refine 21st century (2000-2100) AIS-integrated SMB projections to 2274 \u00b1 282 Gt yr-1, 2358 \u00b1 286 Gt yr-1, and 2495 \u00b1 291 Gt yr-1 for Representative Concentration Pathways (RCPs) 2.6, 4.5, and 8.5, respectively. We also reduced the spread in AIS-integrated mean SMB by 79 %, 79 %, and 74 % in RCPs 2.6, 4.5, and 8.5, respectively. Notably, we find that there is no improvement from CMIP5 to CMIP6 in overall score. In fact, CMIP6 performed slightly worse on average compared to CMIP5 at capturing the aforementioned SMB criteria. Our results also indicate that model performance scoring is affected by internal climate variability (particularly the spatial variability), which is illustrated by the fact that the range in overall score between ensemble members within the CESM1 Large Ensemble is comparable to the range in overall score between CESM1 model simulations within the CMIP5 model suite. We also find that a higher horizontal resolution does not yield to a conclusive improvement in score.", "author" : [ { "dropping-particle" : "", "family" : "Gorte", "given" : "Tessa", "non-dropping-particle" : "", "parse-names" : false, "suffix" : "" }, { "dropping-particle" : "", "family" : "Lenaerts", "given" : "Jan T.M.", "non-dropping-particle" : "", "parse-names" : false, "suffix" : "" }, { "dropping-particle" : "", "family" : "Medley", "given" : "Brooke", "non-dropping-particle" : "", "parse-names" : false, "suffix" : "" } ], "container-title" : "Cryosphere", "id" : "ITEM-1", "issued" : { "date-parts" : [ [ "2020" ] ] }, "title" : "Scoring Antarctic surface mass balance in climate models to refine future projections", "translator" : [ { "dropping-particle" : "", "family" : "J6904", "given" : "", "non-dropping-particle" : "", "parse-names" : false, "suffix" : "" } ], "type" : "article-journal" }, "uris" : [ "http://www.mendeley.com/documents/?uuid=91d2abb3-25c4-40dd-9ccc-74c36251602d", "http://www.mendeley.com/documents/?uuid=c41b7f75-945e-41b6-bd2c-76bbd4f2b675", "http://www.mendeley.com/documents/?uuid=6837f090-06b9-42b7-a2f2-24eebd3ad361" ] } ], "mendeley" : { "formattedCitation" : "(Gorte et al., 2020)", "manualFormatting" : "(Section 9.4.2.2, Gorte et al., 2020)", "plainTextFormattedCitation" : "(Gorte et al., 2020)", "previouslyFormattedCitation" : "(Gorte et al., 2020)" }, "properties" : { "noteIndex" : 0 }, "schema" : "https://github.com/citation-style-language/schema/raw/master/csl-citation.json" }</w:instrText>
      </w:r>
      <w:r w:rsidRPr="00133E00">
        <w:rPr>
          <w:rFonts w:cs="Times New Roman"/>
          <w:noProof/>
        </w:rPr>
        <w:fldChar w:fldCharType="separate"/>
      </w:r>
      <w:r w:rsidR="00393F8C">
        <w:rPr>
          <w:rFonts w:cs="Times New Roman"/>
          <w:noProof/>
          <w:lang w:val="en-US"/>
        </w:rPr>
        <w:t>(Section 9.4.2.2, Gorte et al., 2020)</w:t>
      </w:r>
      <w:r w:rsidRPr="00133E00">
        <w:rPr>
          <w:rFonts w:cs="Times New Roman"/>
          <w:noProof/>
        </w:rPr>
        <w:fldChar w:fldCharType="end"/>
      </w:r>
      <w:r w:rsidRPr="00E457C1">
        <w:rPr>
          <w:rFonts w:cs="Times New Roman"/>
          <w:noProof/>
          <w:lang w:val="en-US"/>
        </w:rPr>
        <w:t xml:space="preserve">. </w:t>
      </w:r>
      <w:r w:rsidRPr="00E457C1">
        <w:rPr>
          <w:lang w:val="en-US" w:eastAsia="en-CA"/>
        </w:rPr>
        <w:t>Model evaluation of surface mass balance over the Antarctic Ice Sheet, including regional aspects, is also assessed in Atlas.11.1.3.</w:t>
      </w:r>
    </w:p>
    <w:p w14:paraId="78276F4D" w14:textId="77777777" w:rsidR="008C7729" w:rsidRPr="00E457C1" w:rsidRDefault="008C7729" w:rsidP="008C7729">
      <w:pPr>
        <w:pStyle w:val="AR6BodyText"/>
        <w:rPr>
          <w:rFonts w:eastAsia="Gulim" w:cs="Times New Roman"/>
          <w:noProof/>
          <w:lang w:val="en-US"/>
        </w:rPr>
      </w:pPr>
    </w:p>
    <w:p w14:paraId="1BE5D83B" w14:textId="75560612" w:rsidR="008C7729" w:rsidRDefault="008C7729" w:rsidP="008C7729">
      <w:pPr>
        <w:pStyle w:val="AR6BodyText"/>
        <w:rPr>
          <w:lang w:val="en-CA"/>
        </w:rPr>
      </w:pPr>
      <w:r w:rsidRPr="00E457C1">
        <w:rPr>
          <w:lang w:val="en-US"/>
        </w:rPr>
        <w:t>Ice discharge around the West Antarctic Ice Sheet is strongly influenced by variability in basal melt</w:t>
      </w:r>
      <w:r w:rsidR="00C87F62" w:rsidRPr="00E457C1">
        <w:rPr>
          <w:lang w:val="en-US"/>
        </w:rPr>
        <w:t xml:space="preserve"> </w:t>
      </w:r>
      <w:r w:rsidRPr="00133E00">
        <w:rPr>
          <w:lang w:val="en-CA"/>
        </w:rPr>
        <w:fldChar w:fldCharType="begin" w:fldLock="1"/>
      </w:r>
      <w:r w:rsidR="00D33CB6">
        <w:rPr>
          <w:lang w:val="en-CA"/>
        </w:rPr>
        <w:instrText>ADDIN CSL_CITATION { "citationItems" : [ { "id" : "ITEM-1", "itemData" : { "DOI" : "10.1038/s41561-018-0207-4", "ISSN" : "17520908", "abstract" : "Mass loss from the Amundsen Sea sector of the West Antarctic Ice Sheet has increased in recent decades, suggestive of sustained ocean forcing or an ongoing, possibly unstable, response to a past climate anomaly. Lengthening satellite records appear to be incompatible with either process, however, revealing both periodic hiatuses in acceleration and intermittent episodes of thinning. Here we use ocean temperature, salinity, dissolved-oxygen and current measurements taken from 2000 to 2016 near the Dotson Ice Shelf to determine temporal changes in net basal melting. A decadal cycle dominates the ocean record, with melt changing by a factor of about four between cool and warm extremes via a nonlinear relationship with ocean temperature. A warm phase that peaked around 2009 coincided with ice-shelf thinning and retreat of the grounding line, which re-advanced during a post-2011 cool phase. These observations demonstrate how discontinuous ice retreat is linked with ocean variability, and that the strength and timing of decadal extremes is more influential than changes in the longer-term mean state. The nonlinear response of melting to temperature change heightens the sensitivity of Amundsen Sea ice shelves to such variability, possibly explaining the vulnerability of the ice sheet in that sector, where subsurface ocean temperatures are relatively high.", "author" : [ { "dropping-particle" : "", "family" : "Jenkins", "given" : "Adrian", "non-dropping-particle" : "", "parse-names" : false, "suffix" : "" }, { "dropping-particle" : "", "family" : "Shoosmith", "given" : "Deb", "non-dropping-particle" : "", "parse-names" : false, "suffix" : "" }, { "dropping-particle" : "", "family" : "Dutrieux", "given" : "Pierre", "non-dropping-particle" : "", "parse-names" : false, "suffix" : "" }, { "dropping-particle" : "", "family" : "Jacobs", "given" : "Stan", "non-dropping-particle" : "", "parse-names" : false, "suffix" : "" }, { "dropping-particle" : "", "family" : "Kim", "given" : "Tae Wan", "non-dropping-particle" : "", "parse-names" : false, "suffix" : "" }, { "dropping-particle" : "", "family" : "Lee", "given" : "Sang Hoon", "non-dropping-particle" : "", "parse-names" : false, "suffix" : "" }, { "dropping-particle" : "", "family" : "Ha", "given" : "Ho Kyung", "non-dropping-particle" : "", "parse-names" : false, "suffix" : "" }, { "dropping-particle" : "", "family" : "Stammerjohn", "given" : "Sharon", "non-dropping-particle" : "", "parse-names" : false, "suffix" : "" } ], "container-title" : "Nature Geoscience", "id" : "ITEM-1", "issued" : { "date-parts" : [ [ "2018" ] ] }, "title" : "West Antarctic Ice Sheet retreat in the Amundsen Sea driven by decadal oceanic variability", "translator" : [ { "dropping-particle" : "", "family" : "J6861", "given" : "", "non-dropping-particle" : "", "parse-names" : false, "suffix" : "" } ], "type" : "article-journal" }, "uris" : [ "http://www.mendeley.com/documents/?uuid=2afb4322-f329-42fa-be51-cf53db55bd60" ] }, { "id" : "ITEM-2", "itemData" : { "DOI" : "10.1029/2019JF005155", "ISSN" : "2169-9003", "abstract" : "Modeling and observations suggest that Thwaites Glacier, West Antarctica, has begun unstable retreat. Concurrently, oceanographic observations have revealed substantial multiyear variability in the temperature of the ocean water driving retreat through melting of the ice shelf that restrains inland glacier flow. Using an ensemble of 72 ice-sheet model simulations that include an idealized representation of ocean temperature variability, we find that variable ice-shelf melting causes delays in grounding line retreat, mass loss, and sea level contribution relative to steady forcing. Modeled delays are up to 43 years after 500 years of simulation, corresponding to a 10% reduction in glacier mass loss. Delays are primarily caused by asymmetric melt forcing in the presence of variability. For the \u201cwarm cavity\u201d conditions beneath Thwaites Ice Shelf, increases in access of warm, deeper water are unable to raise water temperatures in the cavity by much, whereas increases in access of significantly colder, shallow water reduce cavity water temperatures substantially. This leads to lowered mean melt rates under variable ocean temperature forcing. Additionally, about one quarter of the mass loss delay is caused by a nonlinear ice dynamic response to varying ice-shelf thinning rate, which is amplified during the initial phases of unstable, bed-topography-driven retreat. Mass loss rates under variability differ by up to 50% from ensemble mean values at any given time. Our results underscore the need for taking climate variability into account when modeling ice sheet evolution and for continued efforts toward the coupling of ice sheet models to ocean and climate models.", "author" : [ { "dropping-particle" : "", "family" : "Hoffman", "given" : "Matthew J.", "non-dropping-particle" : "", "parse-names" : false, "suffix" : "" }, { "dropping-particle" : "", "family" : "Asay\u2010Davis", "given" : "Xylar", "non-dropping-particle" : "", "parse-names" : false, "suffix" : "" }, { "dropping-particle" : "", "family" : "Price", "given" : "Stephen F.", "non-dropping-particle" : "", "parse-names" : false, "suffix" : "" }, { "dropping-particle" : "", "family" : "Fyke", "given" : "Jeremy", "non-dropping-particle" : "", "parse-names" : false, "suffix" : "" }, { "dropping-particle" : "", "family" : "Perego", "given" : "Mauro", "non-dropping-particle" : "", "parse-names" : false, "suffix" : "" } ], "container-title" : "Journal of Geophysical Research: Earth Surface", "id" : "ITEM-2", "issue" : "12", "issued" : { "date-parts" : [ [ "2019", "12" ] ] }, "page" : "2798-2822", "title" : "Effect of Subshelf Melt Variability on Sea Level Rise Contribution From Thwaites Glacier, Antarctica", "translator" : [ { "dropping-particle" : "", "family" : "J6860", "given" : "", "non-dropping-particle" : "", "parse-names" : false, "suffix" : "" } ], "type" : "article-journal", "volume" : "124" }, "uris" : [ "http://www.mendeley.com/documents/?uuid=91712513-f73b-4761-a15c-fa4c0840dfef" ] } ], "mendeley" : { "formattedCitation" : "(Jenkins et al., 2018; Hoffman et al., 2019)", "plainTextFormattedCitation" : "(Jenkins et al., 2018; Hoffman et al., 2019)", "previouslyFormattedCitation" : "(Jenkins et al., 2018; Hoffman et al., 2019)" }, "properties" : { "noteIndex" : 0 }, "schema" : "https://github.com/citation-style-language/schema/raw/master/csl-citation.json" }</w:instrText>
      </w:r>
      <w:r w:rsidRPr="00133E00">
        <w:rPr>
          <w:lang w:val="en-CA"/>
        </w:rPr>
        <w:fldChar w:fldCharType="separate"/>
      </w:r>
      <w:r w:rsidR="00393F8C">
        <w:rPr>
          <w:noProof/>
          <w:lang w:val="en-CA"/>
        </w:rPr>
        <w:t>(Jenkins et al., 2018; Hoffman et al., 2019)</w:t>
      </w:r>
      <w:r w:rsidRPr="00133E00">
        <w:rPr>
          <w:lang w:val="en-CA"/>
        </w:rPr>
        <w:fldChar w:fldCharType="end"/>
      </w:r>
      <w:r w:rsidRPr="00133E00">
        <w:rPr>
          <w:lang w:val="en-CA"/>
        </w:rPr>
        <w:t>, in particular at decadal and longer time scales</w:t>
      </w:r>
      <w:r w:rsidR="00490828">
        <w:rPr>
          <w:lang w:val="en-CA"/>
        </w:rPr>
        <w:t xml:space="preserve"> </w:t>
      </w:r>
      <w:r w:rsidR="00490828">
        <w:rPr>
          <w:lang w:val="en-CA"/>
        </w:rPr>
        <w:fldChar w:fldCharType="begin" w:fldLock="1"/>
      </w:r>
      <w:r w:rsidR="00E719C0">
        <w:rPr>
          <w:lang w:val="en-CA"/>
        </w:rPr>
        <w:instrText>ADDIN CSL_CITATION { "citationItems" : [ { "id" : "ITEM-1", "itemData" : { "DOI" : "10.1002/2017GL075745", "ISSN" : "19448007", "abstract" : "West Antarctic Ice Sheet loss is a significant contributor to sea level rise. While the ice loss is thought to be triggered by fluctuations in oceanic heat at the ice shelf bases, ice sheet response to ocean variability remains poorly understood. Using a synchronously coupled ice-ocean model permitting grounding line migration, this study evaluates the response of an ice sheet to periodic variations in ocean forcing. Resulting oscillations in grounded ice volume amplitude is shown to grow as a nonlinear function of ocean forcing period. This implies that slower oscillations in climatic forcing are disproportionately important to ice sheets. The ice shelf residence time offers a critical time scale, above which the ice response amplitude is a linear function of ocean forcing period and below which it is quadratic. These results highlight the sensitivity of West Antarctic ice streams to perturbations in heat fluxes occurring at decadal time scales.", "author" : [ { "dropping-particle" : "", "family" : "Snow", "given" : "K.", "non-dropping-particle" : "", "parse-names" : false, "suffix" : "" }, { "dropping-particle" : "", "family" : "Goldberg", "given" : "D. N.", "non-dropping-particle" : "", "parse-names" : false, "suffix" : "" }, { "dropping-particle" : "", "family" : "Holland", "given" : "P. R.", "non-dropping-particle" : "", "parse-names" : false, "suffix" : "" }, { "dropping-particle" : "", "family" : "Jordan", "given" : "J. R.", "non-dropping-particle" : "", "parse-names" : false, "suffix" : "" }, { "dropping-particle" : "", "family" : "Arthern", "given" : "R. J.", "non-dropping-particle" : "", "parse-names" : false, "suffix" : "" }, { "dropping-particle" : "", "family" : "Jenkins", "given" : "A.", "non-dropping-particle" : "", "parse-names" : false, "suffix" : "" } ], "container-title" : "Geophysical Research Letters", "id" : "ITEM-1", "issued" : { "date-parts" : [ [ "2017" ] ] }, "title" : "The Response of Ice Sheets to Climate Variability", "translator" : [ { "dropping-particle" : "", "family" : "J6966", "given" : "", "non-dropping-particle" : "", "parse-names" : false, "suffix" : "" } ], "type" : "article-journal" }, "uris" : [ "http://www.mendeley.com/documents/?uuid=e8ba524d-c984-47a3-b3d7-0e560c5dd28b" ] } ], "mendeley" : { "formattedCitation" : "(Snow et al., 2017)", "plainTextFormattedCitation" : "(Snow et al., 2017)", "previouslyFormattedCitation" : "(Snow et al., 2017)" }, "properties" : { "noteIndex" : 0 }, "schema" : "https://github.com/citation-style-language/schema/raw/master/csl-citation.json" }</w:instrText>
      </w:r>
      <w:r w:rsidR="00490828">
        <w:rPr>
          <w:lang w:val="en-CA"/>
        </w:rPr>
        <w:fldChar w:fldCharType="separate"/>
      </w:r>
      <w:r w:rsidR="00393F8C">
        <w:rPr>
          <w:noProof/>
          <w:lang w:val="en-CA"/>
        </w:rPr>
        <w:t>(Snow et al., 2017)</w:t>
      </w:r>
      <w:r w:rsidR="00490828">
        <w:rPr>
          <w:lang w:val="en-CA"/>
        </w:rPr>
        <w:fldChar w:fldCharType="end"/>
      </w:r>
      <w:r w:rsidR="00490828">
        <w:rPr>
          <w:lang w:val="en-CA"/>
        </w:rPr>
        <w:t>.</w:t>
      </w:r>
      <w:r w:rsidRPr="00133E00">
        <w:rPr>
          <w:lang w:val="en-CA"/>
        </w:rPr>
        <w:t xml:space="preserve"> Basal melt rate variability can be induced by wind-driven ocean current changes, which may partly be of anthropogenic origin via greenhouse gas forcing </w:t>
      </w:r>
      <w:r w:rsidRPr="00133E00">
        <w:rPr>
          <w:lang w:val="en-CA"/>
        </w:rPr>
        <w:fldChar w:fldCharType="begin" w:fldLock="1"/>
      </w:r>
      <w:r w:rsidR="00E719C0">
        <w:rPr>
          <w:lang w:val="en-CA"/>
        </w:rPr>
        <w:instrText>ADDIN CSL_CITATION { "citationItems" : [ { "id" : "ITEM-1", "itemData" : { "DOI" : "10.1038/s41561-019-0420-9", "ISSN" : "17520908", "abstract" : "Recent ice loss from the West Antarctic Ice Sheet has been caused by ocean melting of ice shelves in the Amundsen Sea. Eastward wind anomalies at the shelf break enhance the import of warm Circumpolar Deep Water onto the Amundsen Sea continental shelf, which creates transient melting anomalies with an approximately decadal period. No anthropogenic influence on this process has been established. Here, we combine observations and climate model simulations to suggest that increased greenhouse gas forcing caused shelf-break winds to transition from mean easterlies in the 1920s to the near-zero mean zonal winds of the present day. Strong internal climate variability, primarily linked to the tropical Pacific, is superimposed on this forced trend. We infer that the Amundsen Sea experienced decadal ocean variability throughout the twentieth century, with warm anomalies gradually becoming more prevalent, offering a credible explanation for the ongoing ice loss. Existing climate model projections show that strong future greenhouse gas forcing creates persistent mean westerly shelf-break winds by 2100, suggesting a further enhancement of warm ocean anomalies. These wind changes are weaker under a scenario in which greenhouse gas concentrations are stabilized.", "author" : [ { "dropping-particle" : "", "family" : "Holland", "given" : "Paul R.", "non-dropping-particle" : "", "parse-names" : false, "suffix" : "" }, { "dropping-particle" : "", "family" : "Bracegirdle", "given" : "Thomas J.", "non-dropping-particle" : "", "parse-names" : false, "suffix" : "" }, { "dropping-particle" : "", "family" : "Dutrieux", "given" : "Pierre", "non-dropping-particle" : "", "parse-names" : false, "suffix" : "" }, { "dropping-particle" : "", "family" : "Jenkins", "given" : "Adrian", "non-dropping-particle" : "", "parse-names" : false, "suffix" : "" }, { "dropping-particle" : "", "family" : "Steig", "given" : "Eric J.", "non-dropping-particle" : "", "parse-names" : false, "suffix" : "" } ], "container-title" : "Nature Geoscience", "id" : "ITEM-1", "issued" : { "date-parts" : [ [ "2019" ] ] }, "title" : "West Antarctic ice loss influenced by internal climate variability and anthropogenic forcing", "translator" : [ { "dropping-particle" : "", "family" : "J6864", "given" : "", "non-dropping-particle" : "", "parse-names" : false, "suffix" : "" } ], "type" : "article-journal" }, "uris" : [ "http://www.mendeley.com/documents/?uuid=f0a7f920-7681-4e19-9b1d-4d38d2e9582a" ] } ], "mendeley" : { "formattedCitation" : "(Holland et al., 2019)", "plainTextFormattedCitation" : "(Holland et al., 2019)", "previouslyFormattedCitation" : "(Holland et al., 2019)" }, "properties" : { "noteIndex" : 0 }, "schema" : "https://github.com/citation-style-language/schema/raw/master/csl-citation.json" }</w:instrText>
      </w:r>
      <w:r w:rsidRPr="00133E00">
        <w:rPr>
          <w:lang w:val="en-CA"/>
        </w:rPr>
        <w:fldChar w:fldCharType="separate"/>
      </w:r>
      <w:r w:rsidR="00393F8C">
        <w:rPr>
          <w:noProof/>
          <w:lang w:val="en-CA"/>
        </w:rPr>
        <w:t>(Holland et al., 2019)</w:t>
      </w:r>
      <w:r w:rsidRPr="00133E00">
        <w:rPr>
          <w:lang w:val="en-CA"/>
        </w:rPr>
        <w:fldChar w:fldCharType="end"/>
      </w:r>
      <w:r w:rsidRPr="00133E00">
        <w:rPr>
          <w:lang w:val="en-CA"/>
        </w:rPr>
        <w:t>. Moreover, ice discharge losses from the Antarctic Ice Sheet over the 2007</w:t>
      </w:r>
      <w:del w:id="1998" w:author="Sara M Tuson" w:date="2021-06-24T11:00:00Z">
        <w:r w:rsidRPr="00133E00" w:rsidDel="00D269C7">
          <w:rPr>
            <w:lang w:val="en-CA"/>
          </w:rPr>
          <w:delText>-</w:delText>
        </w:r>
      </w:del>
      <w:ins w:id="1999" w:author="Sara M Tuson" w:date="2021-06-24T11:00:00Z">
        <w:r w:rsidR="00D269C7">
          <w:rPr>
            <w:lang w:val="en-CA"/>
          </w:rPr>
          <w:t>–</w:t>
        </w:r>
      </w:ins>
      <w:r w:rsidRPr="00133E00">
        <w:rPr>
          <w:lang w:val="en-CA"/>
        </w:rPr>
        <w:t xml:space="preserve">2017 period are close to the centre of the model-based range projected in AR5 </w:t>
      </w:r>
      <w:r w:rsidRPr="00133E00">
        <w:rPr>
          <w:lang w:val="en-CA"/>
        </w:rPr>
        <w:fldChar w:fldCharType="begin" w:fldLock="1"/>
      </w:r>
      <w:r w:rsidR="00E719C0">
        <w:rPr>
          <w:lang w:val="en-CA"/>
        </w:rPr>
        <w:instrText>ADDIN CSL_CITATION { "citationItems" : [ { "id" : "ITEM-1", "itemData" : { "DOI" : "10.1038/s41558-020-0893-y", "ISSN" : "17586798", "author" : [ { "dropping-particle" : "", "family" : "Slater", "given" : "Thomas", "non-dropping-particle" : "", "parse-names" : false, "suffix" : "" }, { "dropping-particle" : "", "family" : "Hogg", "given" : "Anna E.", "non-dropping-particle" : "", "parse-names" : false, "suffix" : "" }, { "dropping-particle" : "", "family" : "Mottram", "given" : "Ruth", "non-dropping-particle" : "", "parse-names" : false, "suffix" : "" } ], "container-title" : "Nature Climate Change", "id" : "ITEM-1", "issued" : { "date-parts" : [ [ "2020" ] ] }, "title" : "Ice-sheet losses track high-end sea-level rise projections", "translator" : [ { "dropping-particle" : "", "family" : "J6854", "given" : "", "non-dropping-particle" : "", "parse-names" : false, "suffix" : "" } ], "type" : "article" }, "uris" : [ "http://www.mendeley.com/documents/?uuid=befd3ece-56d1-4312-9d1f-37b16c58cc5f" ] } ], "mendeley" : { "formattedCitation" : "(Slater et al., 2020)", "plainTextFormattedCitation" : "(Slater et al., 2020)", "previouslyFormattedCitation" : "(Slater et al., 2020)" }, "properties" : { "noteIndex" : 0 }, "schema" : "https://github.com/citation-style-language/schema/raw/master/csl-citation.json" }</w:instrText>
      </w:r>
      <w:r w:rsidRPr="00133E00">
        <w:rPr>
          <w:lang w:val="en-CA"/>
        </w:rPr>
        <w:fldChar w:fldCharType="separate"/>
      </w:r>
      <w:r w:rsidR="00393F8C">
        <w:rPr>
          <w:noProof/>
          <w:lang w:val="en-CA"/>
        </w:rPr>
        <w:t>(Slater et al., 2020)</w:t>
      </w:r>
      <w:r w:rsidRPr="00133E00">
        <w:rPr>
          <w:lang w:val="en-CA"/>
        </w:rPr>
        <w:fldChar w:fldCharType="end"/>
      </w:r>
      <w:r w:rsidRPr="00133E00">
        <w:rPr>
          <w:lang w:val="en-CA"/>
        </w:rPr>
        <w:t xml:space="preserve">. However, expert opinion differs as to whether recent </w:t>
      </w:r>
      <w:r w:rsidR="008E31C2">
        <w:rPr>
          <w:lang w:val="en-CA"/>
        </w:rPr>
        <w:t>Antarctic ice loss from the West Antarctic Ice Sheet</w:t>
      </w:r>
      <w:r w:rsidRPr="00133E00">
        <w:rPr>
          <w:lang w:val="en-CA"/>
        </w:rPr>
        <w:t xml:space="preserve"> has been driven primarily by external forcing or by internal variability, and there is no consensus </w:t>
      </w:r>
      <w:r w:rsidRPr="00133E00">
        <w:rPr>
          <w:lang w:val="en-CA"/>
        </w:rPr>
        <w:fldChar w:fldCharType="begin" w:fldLock="1"/>
      </w:r>
      <w:r w:rsidR="00D33CB6">
        <w:rPr>
          <w:lang w:val="en-CA"/>
        </w:rPr>
        <w:instrText>ADDIN CSL_CITATION { "citationItems" : [ { "id" : "ITEM-1", "itemData" : { "DOI" : "10.1073/pnas.1817205116", "ISSN" : "10916490", "PMID" : "31110015", "abstract" : "Despite considerable advances in process understanding, numerical modeling, and the observational record of ice sheet contributions to global mean sea-level rise (SLR) since the Fifth Assessment Report (AR5) of the Intergovernmental Panel on Climate Change, severe limitations remain in the predictive capability of ice sheet models. As a consequence, the potential contributions of ice sheets remain the largest source of uncertainty in projecting future SLR. Here, we report the findings of a structured expert judgement study, using unique techniques for modeling correlations between inter- and intra-ice sheet processes and their tail dependences. We find that since the AR5, expert uncertainty has grown, in particular because of uncertain ice dynamic effects. For a +2 \u00b0C temperature scenario consistent with the Paris Agreement, we obtain a median estimate of a 26 cm SLR contribution by 2100, with a 95th percentile value of 81 cm. For a +5 \u00b0C temperature scenario more consistent with unchecked emissions growth, the corresponding values are 51 and 178 cm, respectively. Inclusion of thermal expansion and glacier contributions results in a global total SLR estimate that exceeds 2 m at the 95th percentile. Our findings support the use of scenarios of 21st century global total SLR exceeding 2 m for planning purposes. Beyond 2100, uncertainty and projected SLR increase rapidly. The 95th percentile ice sheet contribution by 2200, for the +5 \u00b0C scenario, is 7.5 m as a result of instabilities coming into play in both West and East Antarctica. Introducing process correlations and tail dependences increases estimates by roughly 15%.", "author" : [ { "dropping-particle" : "", "family" : "Bamber", "given" : "Jonathan L.", "non-dropping-particle" : "", "parse-names" : false, "suffix" : "" }, { "dropping-particle" : "", "family" : "Oppenheimer", "given" : "Michael", "non-dropping-particle" : "", "parse-names" : false, "suffix" : "" }, { "dropping-particle" : "", "family" : "Kopp", "given" : "Robert E.", "non-dropping-particle" : "", "parse-names" : false, "suffix" : "" }, { "dropping-particle" : "", "family" : "Aspinall", "given" : "Willy P.", "non-dropping-particle" : "", "parse-names" : false, "suffix" : "" }, { "dropping-particle" : "", "family" : "Cooke", "given" : "Roger M.", "non-dropping-particle" : "", "parse-names" : false, "suffix" : "" } ], "container-title" : "Proceedings of the National Academy of Sciences", "id" : "ITEM-1", "issued" : { "date-parts" : [ [ "2019" ] ] }, "title" : "Ice sheet contributions to future sea-level rise from structured expert judgment", "translator" : [ { "dropping-particle" : "", "family" : "J6859", "given" : "", "non-dropping-particle" : "", "parse-names" : false, "suffix" : "" } ], "type" : "article-journal" }, "uris" : [ "http://www.mendeley.com/documents/?uuid=c8cb124a-25c8-4107-ae20-6beb75988529" ] } ], "mendeley" : { "formattedCitation" : "(Bamber et al., 2019)", "plainTextFormattedCitation" : "(Bamber et al., 2019)", "previouslyFormattedCitation" : "(Bamber et al., 2019)" }, "properties" : { "noteIndex" : 0 }, "schema" : "https://github.com/citation-style-language/schema/raw/master/csl-citation.json" }</w:instrText>
      </w:r>
      <w:r w:rsidRPr="00133E00">
        <w:rPr>
          <w:lang w:val="en-CA"/>
        </w:rPr>
        <w:fldChar w:fldCharType="separate"/>
      </w:r>
      <w:r w:rsidR="00393F8C">
        <w:rPr>
          <w:noProof/>
          <w:lang w:val="en-CA"/>
        </w:rPr>
        <w:t>(Bamber et al., 2019)</w:t>
      </w:r>
      <w:r w:rsidRPr="00133E00">
        <w:rPr>
          <w:lang w:val="en-CA"/>
        </w:rPr>
        <w:fldChar w:fldCharType="end"/>
      </w:r>
      <w:r w:rsidRPr="00133E00">
        <w:rPr>
          <w:lang w:val="en-CA"/>
        </w:rPr>
        <w:t xml:space="preserve">. Anthropogenic </w:t>
      </w:r>
      <w:r w:rsidR="00692AFE">
        <w:rPr>
          <w:lang w:val="en-CA"/>
        </w:rPr>
        <w:t>influence</w:t>
      </w:r>
      <w:r w:rsidRPr="00133E00">
        <w:rPr>
          <w:lang w:val="en-CA"/>
        </w:rPr>
        <w:t xml:space="preserve"> on the Antarctic surface mass balance, which is expected to partially compensate for </w:t>
      </w:r>
      <w:r w:rsidR="006835D0">
        <w:rPr>
          <w:lang w:val="en-CA"/>
        </w:rPr>
        <w:t xml:space="preserve">ice discharge </w:t>
      </w:r>
      <w:r w:rsidRPr="00133E00">
        <w:rPr>
          <w:lang w:val="en-CA"/>
        </w:rPr>
        <w:t xml:space="preserve">losses through increases in snowfall, is currently masked by strong natural variability </w:t>
      </w:r>
      <w:r w:rsidRPr="00133E00">
        <w:rPr>
          <w:lang w:val="en-CA"/>
        </w:rPr>
        <w:fldChar w:fldCharType="begin" w:fldLock="1"/>
      </w:r>
      <w:r w:rsidR="00E719C0">
        <w:rPr>
          <w:lang w:val="en-CA"/>
        </w:rPr>
        <w:instrText>ADDIN CSL_CITATION { "citationItems" : [ { "id" : "ITEM-1", "itemData" : { "DOI" : "10.1088/1748-9326/11/9/094001", "ISSN" : "17489326", "abstract" : "Global and regional climate models robustly simulate increases in Antarctic surface mass balance (SMB) during the twentieth and twenty-first centuries in response to anthropogenic global warming. Despite these robust model projections, however, observations indicate that there has been no significant change in Antarctic SMB in recent decades. We show that this apparent discrepancy between models and observations can be explained by the fact that the anthropogenic climate change signal during the second half of the twentieth century is small compared to the noise associated with natural climate variability. Using an ensemble of 35 global coupled climate models to separate signal and noise, we find that the forced SMB increase due to global warming in recent decades is unlikely to be detectable as a result of large natural SMB variability. However, our analysis reveals that the anthropogenic impact on Antarctic SMB is very likely to emerge from natural variability by the middle of the current century, thus mitigating future increases in global sea level.", "author" : [ { "dropping-particle" : "", "family" : "Previdi", "given" : "Michael", "non-dropping-particle" : "", "parse-names" : false, "suffix" : "" }, { "dropping-particle" : "", "family" : "Polvani", "given" : "Lorenzo M.", "non-dropping-particle" : "", "parse-names" : false, "suffix" : "" } ], "container-title" : "Environmental Research Letters", "id" : "ITEM-1", "issued" : { "date-parts" : [ [ "2016" ] ] }, "title" : "Anthropogenic impact on Antarctic surface mass balance, currently masked by natural variability, to emerge by mid-century", "translator" : [ { "dropping-particle" : "", "family" : "J6873", "given" : "", "non-dropping-particle" : "", "parse-names" : false, "suffix" : "" } ], "type" : "article-journal" }, "uris" : [ "http://www.mendeley.com/documents/?uuid=c2627e20-52fa-461e-be69-8f22bdee541a" ] }, { "id" : "ITEM-2", "itemData" : { "DOI" : "10.1029/2019GL084466", "ISSN" : "19448007", "abstract" : "Interannual variations associated with El Ni\u00f1o-Southern Oscillation can alter the surface-pressure distribution and moisture transport over Antarctica, potentially affecting the contribution of the Antarctic ice sheet to sea level. Here, we combine satellite gravimetry with auxiliary atmospheric data sets to investigate interannual ice-mass changes during the extreme 2015\u20132016 El Ni\u00f1o. Enhanced precipitation during this event contributed positively to the mass of the Antarctic Peninsula and West Antarctic ice sheets, with the mass gain on the peninsula being unprecedented within GRACE's observational record. Over the coastal basins of East Antarctica, the precipitation-driven mass loss observed in recent years was arrested, with pronounced accumulation over Terre Ad\u00e9lie dominating this response. Little change was observed over Central Antarctica where, after a brief pause, enhanced mass-loss due to weakened precipitation continued. Overall, precipitation changes over this period were sufficient to temporarily offset Antarctica's usual (approximately 0.4 mm yr\u22121) contribution to global mean sea level rise.", "author" : [ { "dropping-particle" : "", "family" : "Bodart", "given" : "J. A.", "non-dropping-particle" : "", "parse-names" : false, "suffix" : "" }, { "dropping-particle" : "", "family" : "Bingham", "given" : "R. J.", "non-dropping-particle" : "", "parse-names" : false, "suffix" : "" } ], "container-title" : "Geophysical Research Letters", "id" : "ITEM-2", "issued" : { "date-parts" : [ [ "2019" ] ] }, "title" : "The Impact of the Extreme 2015\u20132016 El Ni\u00f1o on the Mass Balance of the Antarctic Ice Sheet", "translator" : [ { "dropping-particle" : "", "family" : "J6857", "given" : "", "non-dropping-particle" : "", "parse-names" : false, "suffix" : "" } ], "type" : "article-journal" }, "uris" : [ "http://www.mendeley.com/documents/?uuid=541a26ce-9391-4101-9cab-372cbde35457" ] } ], "mendeley" : { "formattedCitation" : "(Previdi and Polvani, 2016; Bodart and Bingham, 2019)", "plainTextFormattedCitation" : "(Previdi and Polvani, 2016; Bodart and Bingham, 2019)", "previouslyFormattedCitation" : "(Previdi and Polvani, 2016; Bodart and Bingham, 2019)" }, "properties" : { "noteIndex" : 0 }, "schema" : "https://github.com/citation-style-language/schema/raw/master/csl-citation.json" }</w:instrText>
      </w:r>
      <w:r w:rsidRPr="00133E00">
        <w:rPr>
          <w:lang w:val="en-CA"/>
        </w:rPr>
        <w:fldChar w:fldCharType="separate"/>
      </w:r>
      <w:r w:rsidR="00393F8C">
        <w:rPr>
          <w:noProof/>
          <w:lang w:val="en-CA"/>
        </w:rPr>
        <w:t>(Previdi and Polvani, 2016; Bodart and Bingham, 2019)</w:t>
      </w:r>
      <w:r w:rsidRPr="00133E00">
        <w:rPr>
          <w:lang w:val="en-CA"/>
        </w:rPr>
        <w:fldChar w:fldCharType="end"/>
      </w:r>
      <w:r w:rsidRPr="00133E00">
        <w:rPr>
          <w:lang w:val="en-CA"/>
        </w:rPr>
        <w:t>, and observations suggest that it has been close to zero over recent years</w:t>
      </w:r>
      <w:ins w:id="2000" w:author="Ian Blenkinsop" w:date="2021-07-13T12:09:00Z">
        <w:r w:rsidR="00231401">
          <w:rPr>
            <w:lang w:val="en-CA"/>
          </w:rPr>
          <w:t xml:space="preserve"> (</w:t>
        </w:r>
        <w:r w:rsidR="00231401" w:rsidRPr="00E457C1">
          <w:rPr>
            <w:lang w:val="en-US"/>
          </w:rPr>
          <w:t>see further discussion in Section 9.4.2.1</w:t>
        </w:r>
      </w:ins>
      <w:del w:id="2001" w:author="Ian Blenkinsop" w:date="2021-07-13T12:09:00Z">
        <w:r w:rsidRPr="00133E00" w:rsidDel="00231401">
          <w:rPr>
            <w:lang w:val="en-CA"/>
          </w:rPr>
          <w:delText xml:space="preserve"> </w:delText>
        </w:r>
      </w:del>
      <w:r w:rsidRPr="00133E00">
        <w:rPr>
          <w:lang w:val="en-CA"/>
        </w:rPr>
        <w:fldChar w:fldCharType="begin" w:fldLock="1"/>
      </w:r>
      <w:r w:rsidR="002D1890">
        <w:rPr>
          <w:lang w:val="en-CA"/>
        </w:rPr>
        <w:instrText>ADDIN CSL_CITATION { "citationItems" : [ { "id" : "ITEM-1", "itemData" : { "DOI" : "10.1038/s41558-020-0893-y", "ISSN" : "17586798", "author" : [ { "dropping-particle" : "", "family" : "Slater", "given" : "Thomas", "non-dropping-particle" : "", "parse-names" : false, "suffix" : "" }, { "dropping-particle" : "", "family" : "Hogg", "given" : "Anna E.", "non-dropping-particle" : "", "parse-names" : false, "suffix" : "" }, { "dropping-particle" : "", "family" : "Mottram", "given" : "Ruth", "non-dropping-particle" : "", "parse-names" : false, "suffix" : "" } ], "container-title" : "Nature Climate Change", "id" : "ITEM-1", "issued" : { "date-parts" : [ [ "2020" ] ] }, "title" : "Ice-sheet losses track high-end sea-level rise projections", "translator" : [ { "dropping-particle" : "", "family" : "J6854", "given" : "", "non-dropping-particle" : "", "parse-names" : false, "suffix" : "" } ], "type" : "article" }, "uris" : [ "http://www.mendeley.com/documents/?uuid=befd3ece-56d1-4312-9d1f-37b16c58cc5f" ] } ], "mendeley" : { "formattedCitation" : "(Slater et al., 2020)", "manualFormatting" : "; Slater et al., 2020)", "plainTextFormattedCitation" : "(Slater et al., 2020)", "previouslyFormattedCitation" : "(Slater et al., 2020)" }, "properties" : { "noteIndex" : 0 }, "schema" : "https://github.com/citation-style-language/schema/raw/master/csl-citation.json" }</w:instrText>
      </w:r>
      <w:r w:rsidRPr="00133E00">
        <w:rPr>
          <w:lang w:val="en-CA"/>
        </w:rPr>
        <w:fldChar w:fldCharType="separate"/>
      </w:r>
      <w:del w:id="2002" w:author="Ian Blenkinsop" w:date="2021-07-13T12:09:00Z">
        <w:r w:rsidR="00393F8C" w:rsidDel="00231401">
          <w:rPr>
            <w:noProof/>
            <w:lang w:val="en-CA"/>
          </w:rPr>
          <w:delText>(</w:delText>
        </w:r>
      </w:del>
      <w:ins w:id="2003" w:author="Ian Blenkinsop" w:date="2021-07-13T12:09:00Z">
        <w:r w:rsidR="00231401">
          <w:rPr>
            <w:noProof/>
            <w:lang w:val="en-CA"/>
          </w:rPr>
          <w:t xml:space="preserve">; </w:t>
        </w:r>
      </w:ins>
      <w:r w:rsidR="00393F8C">
        <w:rPr>
          <w:noProof/>
          <w:lang w:val="en-CA"/>
        </w:rPr>
        <w:t>Slater et al., 2020)</w:t>
      </w:r>
      <w:r w:rsidRPr="00133E00">
        <w:rPr>
          <w:lang w:val="en-CA"/>
        </w:rPr>
        <w:fldChar w:fldCharType="end"/>
      </w:r>
      <w:del w:id="2004" w:author="Ian Blenkinsop" w:date="2021-07-13T12:08:00Z">
        <w:r w:rsidRPr="00133E00" w:rsidDel="00231401">
          <w:rPr>
            <w:lang w:val="en-CA"/>
          </w:rPr>
          <w:delText xml:space="preserve"> </w:delText>
        </w:r>
        <w:r w:rsidRPr="00E457C1" w:rsidDel="00231401">
          <w:rPr>
            <w:lang w:val="en-US"/>
          </w:rPr>
          <w:delText>(see further discussion in Section 9.4.2.1)</w:delText>
        </w:r>
      </w:del>
      <w:r w:rsidRPr="00133E00">
        <w:rPr>
          <w:lang w:val="en-CA"/>
        </w:rPr>
        <w:t>.</w:t>
      </w:r>
      <w:r>
        <w:rPr>
          <w:lang w:val="en-CA"/>
        </w:rPr>
        <w:t xml:space="preserve"> </w:t>
      </w:r>
    </w:p>
    <w:p w14:paraId="5BA521A1" w14:textId="77777777" w:rsidR="008C7729" w:rsidRDefault="008C7729" w:rsidP="008C7729">
      <w:pPr>
        <w:pStyle w:val="AR6BodyText"/>
        <w:rPr>
          <w:lang w:val="en-CA"/>
        </w:rPr>
      </w:pPr>
    </w:p>
    <w:p w14:paraId="6908014A" w14:textId="5A453354" w:rsidR="008C7729" w:rsidRPr="00E457C1" w:rsidRDefault="008C7729" w:rsidP="008C7729">
      <w:pPr>
        <w:pStyle w:val="AR6BodyText"/>
        <w:rPr>
          <w:rFonts w:cs="Times New Roman"/>
          <w:noProof/>
          <w:lang w:val="en-US"/>
        </w:rPr>
      </w:pPr>
      <w:r>
        <w:rPr>
          <w:lang w:val="en-CA"/>
        </w:rPr>
        <w:t xml:space="preserve">Overall, there is </w:t>
      </w:r>
      <w:r>
        <w:rPr>
          <w:i/>
          <w:lang w:val="en-CA"/>
        </w:rPr>
        <w:t>medium agreement</w:t>
      </w:r>
      <w:r>
        <w:rPr>
          <w:lang w:val="en-CA"/>
        </w:rPr>
        <w:t xml:space="preserve"> but </w:t>
      </w:r>
      <w:r>
        <w:rPr>
          <w:i/>
          <w:lang w:val="en-CA"/>
        </w:rPr>
        <w:t>limited evidence</w:t>
      </w:r>
      <w:r>
        <w:rPr>
          <w:lang w:val="en-CA"/>
        </w:rPr>
        <w:t xml:space="preserve"> of anthropogenic influence on Antarctic mass balance through changes in ice discharge.</w:t>
      </w:r>
    </w:p>
    <w:p w14:paraId="1F17403F" w14:textId="16421FD6" w:rsidR="009F594A" w:rsidRPr="00E457C1" w:rsidRDefault="009F594A" w:rsidP="009F594A">
      <w:pPr>
        <w:pStyle w:val="AR6BodyText"/>
        <w:rPr>
          <w:rFonts w:cs="Times New Roman"/>
          <w:lang w:val="en-US"/>
        </w:rPr>
      </w:pPr>
    </w:p>
    <w:p w14:paraId="01CC19D5" w14:textId="77777777" w:rsidR="008C7729" w:rsidRPr="00E457C1" w:rsidRDefault="008C7729" w:rsidP="009F594A">
      <w:pPr>
        <w:pStyle w:val="AR6BodyText"/>
        <w:rPr>
          <w:rFonts w:cs="Times New Roman"/>
          <w:lang w:val="en-US"/>
        </w:rPr>
      </w:pPr>
    </w:p>
    <w:p w14:paraId="580774C4" w14:textId="4F698867" w:rsidR="009F594A" w:rsidRPr="003C0F1F" w:rsidRDefault="009F594A" w:rsidP="009F594A">
      <w:pPr>
        <w:pStyle w:val="AR6Chap3Level131"/>
      </w:pPr>
      <w:bookmarkStart w:id="2005" w:name="_Toc6385730"/>
      <w:bookmarkStart w:id="2006" w:name="_Ref3538881"/>
      <w:bookmarkStart w:id="2007" w:name="_Toc70639154"/>
      <w:bookmarkStart w:id="2008" w:name="_Hlk65569599"/>
      <w:r w:rsidRPr="003C0F1F">
        <w:t>Human Influence on the Ocean</w:t>
      </w:r>
      <w:bookmarkEnd w:id="2005"/>
      <w:bookmarkEnd w:id="2006"/>
      <w:bookmarkEnd w:id="2007"/>
    </w:p>
    <w:bookmarkEnd w:id="2008"/>
    <w:p w14:paraId="31176583" w14:textId="77777777" w:rsidR="009F594A" w:rsidRPr="00B40A97" w:rsidRDefault="009F594A" w:rsidP="009F594A">
      <w:pPr>
        <w:pStyle w:val="AR6BodyText"/>
        <w:rPr>
          <w:lang w:eastAsia="en-US"/>
        </w:rPr>
      </w:pPr>
    </w:p>
    <w:p w14:paraId="72ADEC8E" w14:textId="1CB33D85" w:rsidR="00E22B63" w:rsidRPr="00E457C1" w:rsidRDefault="009F594A" w:rsidP="009F594A">
      <w:pPr>
        <w:pStyle w:val="AR6BodyText"/>
        <w:rPr>
          <w:lang w:val="en-US"/>
        </w:rPr>
      </w:pPr>
      <w:r w:rsidRPr="00E457C1">
        <w:rPr>
          <w:lang w:val="en-US"/>
        </w:rPr>
        <w:t xml:space="preserve">The global ocean plays an important role in the climate system, as it is responsible for transporting and storing large </w:t>
      </w:r>
      <w:r w:rsidR="0044107E" w:rsidRPr="00E457C1">
        <w:rPr>
          <w:lang w:val="en-US"/>
        </w:rPr>
        <w:t>amounts of heat (Sections 3.5.1 and</w:t>
      </w:r>
      <w:r w:rsidRPr="00E457C1">
        <w:rPr>
          <w:lang w:val="en-US"/>
        </w:rPr>
        <w:t xml:space="preserve"> 9.2.2.1), freshwater (Section</w:t>
      </w:r>
      <w:r w:rsidR="0044107E" w:rsidRPr="00E457C1">
        <w:rPr>
          <w:lang w:val="en-US"/>
        </w:rPr>
        <w:t>s</w:t>
      </w:r>
      <w:r w:rsidRPr="00E457C1">
        <w:rPr>
          <w:lang w:val="en-US"/>
        </w:rPr>
        <w:t xml:space="preserve"> 3.5.2 </w:t>
      </w:r>
      <w:r w:rsidR="0044107E" w:rsidRPr="00E457C1">
        <w:rPr>
          <w:lang w:val="en-US"/>
        </w:rPr>
        <w:t>and</w:t>
      </w:r>
      <w:r w:rsidRPr="00E457C1">
        <w:rPr>
          <w:lang w:val="en-US"/>
        </w:rPr>
        <w:t xml:space="preserve"> 9.2.2.2) and carbon (Section</w:t>
      </w:r>
      <w:r w:rsidR="0044107E" w:rsidRPr="00E457C1">
        <w:rPr>
          <w:lang w:val="en-US"/>
        </w:rPr>
        <w:t>s</w:t>
      </w:r>
      <w:r w:rsidRPr="00E457C1">
        <w:rPr>
          <w:lang w:val="en-US"/>
        </w:rPr>
        <w:t xml:space="preserve"> 3.6.2 </w:t>
      </w:r>
      <w:r w:rsidR="0044107E" w:rsidRPr="00E457C1">
        <w:rPr>
          <w:lang w:val="en-US"/>
        </w:rPr>
        <w:t>and</w:t>
      </w:r>
      <w:r w:rsidRPr="00E457C1">
        <w:rPr>
          <w:lang w:val="en-US"/>
        </w:rPr>
        <w:t xml:space="preserve"> 5.</w:t>
      </w:r>
      <w:r w:rsidR="001568CE" w:rsidRPr="00E457C1">
        <w:rPr>
          <w:lang w:val="en-US"/>
        </w:rPr>
        <w:t>2.1.3</w:t>
      </w:r>
      <w:r w:rsidRPr="00E457C1">
        <w:rPr>
          <w:lang w:val="en-US"/>
        </w:rPr>
        <w:t xml:space="preserve">) that are exchanged with the atmosphere. Therefore, accurate ocean simulation in climate models is essential for </w:t>
      </w:r>
      <w:r w:rsidR="001568CE" w:rsidRPr="00E457C1">
        <w:rPr>
          <w:lang w:val="en-US"/>
        </w:rPr>
        <w:t xml:space="preserve">the </w:t>
      </w:r>
      <w:r w:rsidR="0044107E" w:rsidRPr="00E457C1">
        <w:rPr>
          <w:lang w:val="en-US"/>
        </w:rPr>
        <w:t xml:space="preserve">realistic </w:t>
      </w:r>
      <w:r w:rsidRPr="00E457C1">
        <w:rPr>
          <w:lang w:val="en-US"/>
        </w:rPr>
        <w:t>representation of the climatic response to anthropogenic warming, including rate</w:t>
      </w:r>
      <w:r w:rsidR="0044107E" w:rsidRPr="00E457C1">
        <w:rPr>
          <w:lang w:val="en-US"/>
        </w:rPr>
        <w:t>s</w:t>
      </w:r>
      <w:r w:rsidRPr="00E457C1">
        <w:rPr>
          <w:lang w:val="en-US"/>
        </w:rPr>
        <w:t xml:space="preserve"> of warming, sea level rise</w:t>
      </w:r>
      <w:r w:rsidR="0044107E" w:rsidRPr="00E457C1">
        <w:rPr>
          <w:lang w:val="en-US"/>
        </w:rPr>
        <w:t xml:space="preserve"> and carbon uptake,</w:t>
      </w:r>
      <w:r w:rsidRPr="00E457C1">
        <w:rPr>
          <w:lang w:val="en-US"/>
        </w:rPr>
        <w:t xml:space="preserve"> and the representation of coupled modes of climate variability.</w:t>
      </w:r>
    </w:p>
    <w:p w14:paraId="66513724" w14:textId="77777777" w:rsidR="00E22B63" w:rsidRPr="00E457C1" w:rsidRDefault="00E22B63" w:rsidP="009F594A">
      <w:pPr>
        <w:pStyle w:val="AR6BodyText"/>
        <w:rPr>
          <w:lang w:val="en-US"/>
        </w:rPr>
      </w:pPr>
    </w:p>
    <w:p w14:paraId="35130BBB" w14:textId="11FC3A05" w:rsidR="009F594A" w:rsidRPr="00E457C1" w:rsidRDefault="009F594A" w:rsidP="009F594A">
      <w:pPr>
        <w:pStyle w:val="AR6BodyText"/>
        <w:rPr>
          <w:lang w:val="en-US"/>
        </w:rPr>
      </w:pPr>
      <w:r w:rsidRPr="00E457C1">
        <w:rPr>
          <w:lang w:val="en-US"/>
        </w:rPr>
        <w:t>Ocean model development has advanced considerably since AR5</w:t>
      </w:r>
      <w:r w:rsidR="00F51EAA" w:rsidRPr="00E457C1">
        <w:rPr>
          <w:lang w:val="en-US"/>
        </w:rPr>
        <w:t xml:space="preserve"> (Section 1.5.3.1).</w:t>
      </w:r>
      <w:r w:rsidRPr="00E457C1">
        <w:rPr>
          <w:lang w:val="en-US"/>
        </w:rPr>
        <w:t xml:space="preserve"> Ongoing model developments since AR5 have focused on improving the realism of the simulated ocean in </w:t>
      </w:r>
      <w:r w:rsidR="00E22B63" w:rsidRPr="00E457C1">
        <w:rPr>
          <w:lang w:val="en-US"/>
        </w:rPr>
        <w:t xml:space="preserve">coupled models, with horizontal </w:t>
      </w:r>
      <w:r w:rsidRPr="00E457C1">
        <w:rPr>
          <w:lang w:val="en-US"/>
        </w:rPr>
        <w:t xml:space="preserve">resolutions increasing to </w:t>
      </w:r>
      <w:r w:rsidR="001568CE" w:rsidRPr="00E457C1">
        <w:rPr>
          <w:lang w:val="en-US"/>
        </w:rPr>
        <w:t>10</w:t>
      </w:r>
      <w:del w:id="2009" w:author="Sara M Tuson" w:date="2021-06-24T11:00:00Z">
        <w:r w:rsidRPr="00E457C1" w:rsidDel="00D269C7">
          <w:rPr>
            <w:lang w:val="en-US"/>
          </w:rPr>
          <w:delText>-</w:delText>
        </w:r>
      </w:del>
      <w:ins w:id="2010" w:author="Sara M Tuson" w:date="2021-06-24T11:00:00Z">
        <w:r w:rsidR="00D269C7">
          <w:rPr>
            <w:lang w:val="en-US"/>
          </w:rPr>
          <w:t>–</w:t>
        </w:r>
      </w:ins>
      <w:r w:rsidRPr="00E457C1">
        <w:rPr>
          <w:lang w:val="en-US"/>
        </w:rPr>
        <w:t xml:space="preserve">100 km (from about 200 km in CMIP5), and increased vertical resolutions in </w:t>
      </w:r>
      <w:r w:rsidR="00E22B63" w:rsidRPr="00E457C1">
        <w:rPr>
          <w:lang w:val="en-US"/>
        </w:rPr>
        <w:t>many</w:t>
      </w:r>
      <w:r w:rsidR="00A601FC" w:rsidRPr="00E457C1">
        <w:rPr>
          <w:lang w:val="en-US"/>
        </w:rPr>
        <w:t xml:space="preserve"> </w:t>
      </w:r>
      <w:r w:rsidRPr="00E457C1">
        <w:rPr>
          <w:lang w:val="en-US"/>
        </w:rPr>
        <w:t xml:space="preserve">modelling systems of </w:t>
      </w:r>
      <w:r w:rsidR="00A601FC" w:rsidRPr="00E457C1">
        <w:rPr>
          <w:lang w:val="en-US"/>
        </w:rPr>
        <w:t>0</w:t>
      </w:r>
      <w:del w:id="2011" w:author="Sara M Tuson" w:date="2021-06-24T11:00:00Z">
        <w:r w:rsidR="00A601FC" w:rsidRPr="00E457C1" w:rsidDel="00D269C7">
          <w:rPr>
            <w:lang w:val="en-US"/>
          </w:rPr>
          <w:delText>-</w:delText>
        </w:r>
      </w:del>
      <w:ins w:id="2012" w:author="Sara M Tuson" w:date="2021-06-24T11:00:00Z">
        <w:r w:rsidR="00D269C7">
          <w:rPr>
            <w:lang w:val="en-US"/>
          </w:rPr>
          <w:t>–</w:t>
        </w:r>
      </w:ins>
      <w:r w:rsidRPr="00E457C1">
        <w:rPr>
          <w:lang w:val="en-US"/>
        </w:rPr>
        <w:t xml:space="preserve">1 m </w:t>
      </w:r>
      <w:r w:rsidR="0051137C" w:rsidRPr="00E457C1">
        <w:rPr>
          <w:lang w:val="en-US"/>
        </w:rPr>
        <w:t xml:space="preserve">for </w:t>
      </w:r>
      <w:r w:rsidRPr="00E457C1">
        <w:rPr>
          <w:lang w:val="en-US"/>
        </w:rPr>
        <w:t>near-surface levels (from the highest resolution of 10 m in CMIP5)</w:t>
      </w:r>
      <w:r w:rsidR="00E22B63" w:rsidRPr="00E457C1">
        <w:rPr>
          <w:lang w:val="en-US"/>
        </w:rPr>
        <w:t>. These developments are</w:t>
      </w:r>
      <w:r w:rsidR="00A601FC" w:rsidRPr="00E457C1">
        <w:rPr>
          <w:lang w:val="en-US"/>
        </w:rPr>
        <w:t xml:space="preserve"> </w:t>
      </w:r>
      <w:r w:rsidRPr="00E457C1">
        <w:rPr>
          <w:lang w:val="en-US"/>
        </w:rPr>
        <w:t xml:space="preserve">aimed at improving </w:t>
      </w:r>
      <w:r w:rsidR="0051137C" w:rsidRPr="00E457C1">
        <w:rPr>
          <w:lang w:val="en-US"/>
        </w:rPr>
        <w:t xml:space="preserve">the </w:t>
      </w:r>
      <w:r w:rsidRPr="00E457C1">
        <w:rPr>
          <w:lang w:val="en-US"/>
        </w:rPr>
        <w:t>representation of the diurnal cycle</w:t>
      </w:r>
      <w:r w:rsidR="003878E5" w:rsidRPr="00E457C1">
        <w:rPr>
          <w:lang w:val="en-US"/>
        </w:rPr>
        <w:t xml:space="preserve"> and</w:t>
      </w:r>
      <w:r w:rsidRPr="00E457C1">
        <w:rPr>
          <w:lang w:val="en-US"/>
        </w:rPr>
        <w:t xml:space="preserve"> coupling to the atmosphere </w:t>
      </w:r>
      <w:r>
        <w:fldChar w:fldCharType="begin" w:fldLock="1"/>
      </w:r>
      <w:ins w:id="2013" w:author="Robin Matthews" w:date="2021-06-15T14:00:00Z">
        <w:r w:rsidR="009146E9">
          <w:rPr>
            <w:lang w:val="en-US"/>
          </w:rPr>
          <w:instrText>ADDIN CSL_CITATION { "citationItems" : [ { "id" : "ITEM-1", "itemData" : { "DOI" : "10.1175/JCLI3319.1", "ISSN" : "08948755", "PMID" : "228975100005", "abstract" : "Abstract The intraseasonal variability of SST associated with the passage of the Madden\u2013Julian oscillation (MJO) is well documented; yet coupled model integrations generally underpredict the magnitude of this SST variability. Observations from the Improved Meteorological Instrument (IMET) mooring in the western Pacific during the intensive observing period (IOP) of the Tropical Ocean Global Atmosphere Coupled Ocean\u2013Atmosphere Response Experiment (TOGA COARE) showed a large diurnal signal in SST that is modulated by the passage of the MJO. In this study, observations from the IOP of the TOGA COARE and a one-dimensional (1D) ocean mixed layer model incorporating the K-Profile Parameterization (KPP) vertical mixing scheme have been used to investigate the rectification of the intraseasonal variability of SST by the diurnal cycle and the implied impact of the absence of a representation of this process on the modeled intraseasonal variability in coupled GCMs. Analysis of the SST observations has shown that th...", "author" : [ { "dropping-particle" : "", "family" : "Bernie", "given" : "D. J.", "non-dropping-particle" : "", "parse-names" : false, "suffix" : "" }, { "dropping-particle" : "", "family" : "Woolnough", "given" : "S. J.", "non-dropping-particle" : "", "parse-names" : false, "suffix" : "" }, { "dropping-particle" : "", "family" : "Slingo", "given" : "J. M.", "non-dropping-particle" : "", "parse-names" : false, "suffix" : "" }, { "dropping-particle" : "", "family" : "Guilyardi", "given" : "E.", "non-dropping-particle" : "", "parse-names" : false, "suffix" : "" } ], "container-title" : "Journal of Climate", "id" : "ITEM-1", "issue" : "8", "issued" : { "date-parts" : [ [ "2005", "4", "15" ] ] }, "page" : "1190-1202", "title" : "Modeling diurnal and intraseasonal variability of the ocean mixed layer", "translator" : [ { "dropping-particle" : "", "family" : "J4432", "given" : "", "non-dropping-particle" : "", "parse-names" : false, "suffix" : "" } ], "type" : "article-journal", "volume" : "18" }, "uris" : [ "http://www.mendeley.com/documents/?uuid=b76ecb6f-7cbe-3f99-9757-0a372bab5987" ] }, { "id" : "ITEM-2", "itemData" : { "DOI" : "10.1007/s00382-007-0249-6", "ISBN" : "0930-7575\\r1432-0894", "ISSN" : "09307575", "PMID" : "249403100003", "abstract" : "The diurnal cycle is a fundamental time scale in the climate system, at which the upper ocean and atmosphere are routinely observed to vary. Current climate models, however, are not configured to resolve the diurnal cycle in the upper ocean or the interaction of the ocean and atmosphere on these time scales. This study examines the diurnal cycle of the tropical upper ocean and its climate impacts. In the present paper, the first of two, a high vertical resolution ocean general circulation model (OGCM), with modified physics, is developed which is able to resolve the diurnal cycle of sea surface temperature (SST) and current variability in the upper ocean. It is then validated against a satellite derived parameterization of diurnal SST variability and in-situ current observations. The model is then used to assess rectification of the intraseasonal SST response to the Madden\u2013Julian oscillation (MJO) by the diurnal cycle of SST. Across the equatorial Indo-Pacific it is found that the diurnal cycle increases the intraseasonal SST response to the MJO by around 20%. In the Pacific, the diurnal cycle also modifies the exchange of momentum between equatorially divergent Ekman currents and the meridionally convergent geostrophic currents beneath, resulting in a 10% increase in the strength of the Ekman cells and equatorial upwelling. How the thermodynamic and dynamical impacts of the diurnal cycle effect the mean state, and variability, of the climate system cannot be fully investigated in the constrained design of ocean-only experiments presented here. The second part of this study, published separately, addresses the climate impacts of the diurnal cycle in the coupled system by coupling the OGCM developed here to an atmosphere general circulation model.", "author" : [ { "dropping-particle" : "", "family" : "Bernie", "given" : "Dan J.", "non-dropping-particle" : "", "parse-names" : false, "suffix" : "" }, { "dropping-particle" : "", "family" : "Guilyardi", "given" : "E.", "non-dropping-particle" : "", "parse-names" : false, "suffix" : "" }, { "dropping-particle" : "", "family" : "Madec", "given" : "G.", "non-dropping-particle" : "", "parse-names" : false, "suffix" : "" }, { "dropping-particle" : "", "family" : "Slingo", "given" : "J. M.", "non-dropping-particle" : "", "parse-names" : false, "suffix" : "" }, { "dropping-particle" : "", "family" : "Woolnough", "given" : "S. J.", "non-dropping-particle" : "", "parse-names" : false, "suffix" : "" } ], "container-title" : "Climate Dynamics", "id" : "ITEM-2", "issue" : "6", "issued" : { "date-parts" : [ [ "2007", "9", "10" ] ] }, "page" : "575-590", "publisher" : "Springer-Verlag", "title" : "Impact of resolving the diurnal cycle in an ocean-atmosphere GCM. Part 1: A diurnally forced OGCM", "translator" : [ { "dropping-particle" : "", "family" : "J4431", "given" : "", "non-dropping-particle" : "", "parse-names" : false, "suffix" : "" } ], "type" : "article-journal", "volume" : "29" }, "uris" : [ "http://www.mendeley.com/documents/?uuid=7b53a318-4f26-3284-a55b-eaa5f7c3d2bc" ] }, { "id" : "ITEM-3", "itemData" : { "DOI" : "10.1007/s00382-008-0429-z", "ISBN" : "0930-7575\\r1432-0894", "ISSN" : "09307575", "PMID" : "249403100003", "abstract" : "Coupled ocean atmosphere general circulation models (GCM) are typically coupled once every 24 h, excluding the diurnal cycle from the upper ocean. Previous studies attempting to examine the role of the diurnal cycle of the upper ocean and particularly of diurnal SST variability have used models unable to resolve the processes of interest. In part 1 of this study a high vertical resolution ocean GCM configuration with modified physics was developed that could resolve the diurnal cycle in the upper ocean. In this study it is coupled every 3 h to atmospheric GCM to examine the sensitivity of the mean climate simulation and aspects of its variability to the inclusion of diurnal ocean-atmosphere coupling. \\nThe inclusion of the diurnal cycle leads to a tropics wide increase in mean sea surface temperature (SST), with the strongest signal being across the equatorial Pacific where the warming increases from 0.2\u00b0C in the central and western Pacific to over 0.3\u00b0C in the eastern equatorial Pacific. Much of this warming is shown to be a direct consequence of the rectification of daily mean SST by the diurnal variability of SST. The warming of the equatorial Pacific leads to a redistribution of precipitation from the Inter tropical convergence zone (ITCZ) toward the equator. In the western Pacific there is an increase in precipitation between Papa new guinea and 170\u00b0E of up to 1.2 mm/day, improving the simulation compared to climatology. \\nPacific sub tropical cells are increased in strength by about 10%, in line with results of part 1 of this study, due to the modification of the exchange of momentum between the equatorially divergent Ekman currents and the geostropic convergence at depth, effectively increasing the dynamical response of the tropical Pacific to zonal wind stresses. \\nDuring the spring relaxation of the Pacific trade winds, a large diurnal cycle of SST increases the seasonal warming of the equatorial Pacific. When the trade winds then re-intensify, the increase in the dynamical response of the ocean leads to a stronger equatorial upwelling. These two processes both lead to stronger seasonal basin scale feedbacks in the coupled system, increasing the strength of the seasonal cycle of the tropical Pacific sector by around 10%. This means that the diurnal cycle in the upper ocean plays a part in the coupled feedbacks between ocean and atmosphere that maintain the basic state and the timing of the seasonal cycle of SST and trade winds in the tropical P\u2026", "author" : [ { "dropping-particle" : "", "family" : "Bernie", "given" : "Dan J.", "non-dropping-particle" : "", "parse-names" : false, "suffix" : "" }, { "dropping-particle" : "", "family" : "Guilyardi", "given" : "E.", "non-dropping-particle" : "", "parse-names" : false, "suffix" : "" }, { "dropping-particle" : "", "family" : "Madec", "given" : "G.", "non-dropping-particle" : "", "parse-names" : false, "suffix" : "" }, { "dropping-particle" : "", "family" : "Slingo", "given" : "J. M.", "non-dropping-particle" : "", "parse-names" : false, "suffix" : "" }, { "dropping-particle" : "", "family" : "Woolnough", "given" : "S. J.", "non-dropping-particle" : "", "parse-names" : false, "suffix" : "" }, { "dropping-particle" : "", "family" : "Cole", "given" : "J.", "non-dropping-particle" : "", "parse-names" : false, "suffix" : "" } ], "container-title" : "Climate Dynamics", "id" : "ITEM-3", "issue" : "7-8", "issued" : { "date-parts" : [ [ "2008", "12", "28" ] ] }, "page" : "909-925", "publisher" : "Springer-Verlag", "title" : "Impact of resolving the diurnal cycle in an ocean-atmosphere GCM. Part 2: A diurnally coupled CGCM", "translator" : [ { "dropping-particle" : "", "family" : "J4430", "given" : "", "non-dropping-particle" : "", "parse-names" : false, "suffix" : "" } ], "type" : "article-journal", "volume" : "31" }, "uris" : [ "http://www.mendeley.com/documents/?uuid=fe4f0778-da69-3843-ac18-ad874c19f0fa" ] } ], "mendeley" : { "formattedCitation" : "(Bernie et al., 2005, 2007, 2008)", "manualFormatting" : "(e.g., Bernie et al. 2005, 2007, 2008)", "plainTextFormattedCitation" : "(Bernie et al., 2005, 2007, 2008)", "previouslyFormattedCitation" : "(Bernie et al., 2005, 2007, 2008)" }, "properties" : { "noteIndex" : 0 }, "schema" : "https://github.com/citation-style-language/schema/raw/master/csl-citation.json" }</w:instrText>
        </w:r>
      </w:ins>
      <w:del w:id="2014" w:author="Robin Matthews" w:date="2021-06-15T14:00:00Z">
        <w:r w:rsidR="00E719C0" w:rsidDel="009146E9">
          <w:rPr>
            <w:lang w:val="en-US"/>
          </w:rPr>
          <w:delInstrText>ADDIN CSL_CITATION { "citationItems" : [ { "id" : "ITEM-1", "itemData" : { "DOI" : "10.1175/JCLI3319.1", "ISSN" : "08948755", "PMID" : "228975100005", "abstract" : "Abstract The intraseasonal variability of SST associated with the passage of the Madden\u2013Julian oscillation (MJO) is well documented; yet coupled model integrations generally underpredict the magnitude of this SST variability. Observations from the Improved Meteorological Instrument (IMET) mooring in the western Pacific during the intensive observing period (IOP) of the Tropical Ocean Global Atmosphere Coupled Ocean\u2013Atmosphere Response Experiment (TOGA COARE) showed a large diurnal signal in SST that is modulated by the passage of the MJO. In this study, observations from the IOP of the TOGA COARE and a one-dimensional (1D) ocean mixed layer model incorporating the K-Profile Parameterization (KPP) vertical mixing scheme have been used to investigate the rectification of the intraseasonal variability of SST by the diurnal cycle and the implied impact of the absence of a representation of this process on the modeled intraseasonal variability in coupled GCMs. Analysis of the SST observations has shown that th...", "author" : [ { "dropping-particle" : "", "family" : "Bernie", "given" : "D. J.", "non-dropping-particle" : "", "parse-names" : false, "suffix" : "" }, { "dropping-particle" : "", "family" : "Woolnough", "given" : "S. J.", "non-dropping-particle" : "", "parse-names" : false, "suffix" : "" }, { "dropping-particle" : "", "family" : "Slingo", "given" : "J. M.", "non-dropping-particle" : "", "parse-names" : false, "suffix" : "" }, { "dropping-particle" : "", "family" : "Guilyardi", "given" : "E.", "non-dropping-particle" : "", "parse-names" : false, "suffix" : "" } ], "container-title" : "Journal of Climate", "id" : "ITEM-1", "issue" : "8", "issued" : { "date-parts" : [ [ "2005", "4", "15" ] ] }, "page" : "1190-1202", "title" : "Modeling diurnal and intraseasonal variability of the ocean mixed layer", "translator" : [ { "dropping-particle" : "", "family" : "J4432", "given" : "", "non-dropping-particle" : "", "parse-names" : false, "suffix" : "" } ], "type" : "article-journal", "volume" : "18" }, "uris" : [ "http://www.mendeley.com/documents/?uuid=b76ecb6f-7cbe-3f99-9757-0a372bab5987" ] }, { "id" : "ITEM-2", "itemData" : { "DOI" : "10.1007/s00382-007-0249-6", "ISBN" : "0930-7575\\r1432-0894", "ISSN" : "09307575", "PMID" : "249403100003", "abstract" : "The diurnal cycle is a fundamental time scale in the climate system, at which the upper ocean and atmosphere are routinely observed to vary. Current climate models, however, are not configured to resolve the diurnal cycle in the upper ocean or the interaction of the ocean and atmosphere on these time scales. This study examines the diurnal cycle of the tropical upper ocean and its climate impacts. In the present paper, the first of two, a high vertical resolution ocean general circulation model (OGCM), with modified physics, is developed which is able to resolve the diurnal cycle of sea surface temperature (SST) and current variability in the upper ocean. It is then validated against a satellite derived parameterization of diurnal SST variability and in-situ current observations. The model is then used to assess rectification of the intraseasonal SST response to the Madden\u2013Julian oscillation (MJO) by the diurnal cycle of SST. Across the equatorial Indo-Pacific it is found that the diurnal cycle increases the intraseasonal SST response to the MJO by around 20%. In the Pacific, the diurnal cycle also modifies the exchange of momentum between equatorially divergent Ekman currents and the meridionally convergent geostrophic currents beneath, resulting in a 10% increase in the strength of the Ekman cells and equatorial upwelling. How the thermodynamic and dynamical impacts of the diurnal cycle effect the mean state, and variability, of the climate system cannot be fully investigated in the constrained design of ocean-only experiments presented here. The second part of this study, published separately, addresses the climate impacts of the diurnal cycle in the coupled system by coupling the OGCM developed here to an atmosphere general circulation model.", "author" : [ { "dropping-particle" : "", "family" : "Bernie", "given" : "Dan J.", "non-dropping-particle" : "", "parse-names" : false, "suffix" : "" }, { "dropping-particle" : "", "family" : "Guilyardi", "given" : "E.", "non-dropping-particle" : "", "parse-names" : false, "suffix" : "" }, { "dropping-particle" : "", "family" : "Madec", "given" : "G.", "non-dropping-particle" : "", "parse-names" : false, "suffix" : "" }, { "dropping-particle" : "", "family" : "Slingo", "given" : "J. M.", "non-dropping-particle" : "", "parse-names" : false, "suffix" : "" }, { "dropping-particle" : "", "family" : "Woolnough", "given" : "S. J.", "non-dropping-particle" : "", "parse-names" : false, "suffix" : "" } ], "container-title" : "Climate Dynamics", "id" : "ITEM-2", "issue" : "6", "issued" : { "date-parts" : [ [ "2007", "9", "10" ] ] }, "page" : "575-590", "publisher" : "Springer-Verlag", "title" : "Impact of resolving the diurnal cycle in an ocean-atmosphere GCM. Part 1: A diurnally forced OGCM", "translator" : [ { "dropping-particle" : "", "family" : "J4431", "given" : "", "non-dropping-particle" : "", "parse-names" : false, "suffix" : "" } ], "type" : "article-journal", "volume" : "29" }, "uris" : [ "http://www.mendeley.com/documents/?uuid=7b53a318-4f26-3284-a55b-eaa5f7c3d2bc" ] }, { "id" : "ITEM-3", "itemData" : { "DOI" : "10.1007/s00382-008-0429-z", "ISBN" : "0930-7575\\r1432-0894", "ISSN" : "09307575", "PMID" : "249403100003", "abstract" : "Coupled ocean atmosphere general circulation models (GCM) are typically coupled once every 24 h, excluding the diurnal cycle from the upper ocean. Previous studies attempting to examine the role of the diurnal cycle of the upper ocean and particularly of diurnal SST variability have used models unable to resolve the processes of interest. In part 1 of this study a high vertical resolution ocean GCM configuration with modified physics was developed that could resolve the diurnal cycle in the upper ocean. In this study it is coupled every 3 h to atmospheric GCM to examine the sensitivity of the mean climate simulation and aspects of its variability to the inclusion of diurnal ocean-atmosphere coupling. \\nThe inclusion of the diurnal cycle leads to a tropics wide increase in mean sea surface temperature (SST), with the strongest signal being across the equatorial Pacific where the warming increases from 0.2\u00b0C in the central and western Pacific to over 0.3\u00b0C in the eastern equatorial Pacific. Much of this warming is shown to be a direct consequence of the rectification of daily mean SST by the diurnal variability of SST. The warming of the equatorial Pacific leads to a redistribution of precipitation from the Inter tropical convergence zone (ITCZ) toward the equator. In the western Pacific there is an increase in precipitation between Papa new guinea and 170\u00b0E of up to 1.2 mm/day, improving the simulation compared to climatology. \\nPacific sub tropical cells are increased in strength by about 10%, in line with results of part 1 of this study, due to the modification of the exchange of momentum between the equatorially divergent Ekman currents and the geostropic convergence at depth, effectively increasing the dynamical response of the tropical Pacific to zonal wind stresses. \\nDuring the spring relaxation of the Pacific trade winds, a large diurnal cycle of SST increases the seasonal warming of the equatorial Pacific. When the trade winds then re-intensify, the increase in the dynamical response of the ocean leads to a stronger equatorial upwelling. These two processes both lead to stronger seasonal basin scale feedbacks in the coupled system, increasing the strength of the seasonal cycle of the tropical Pacific sector by around 10%. This means that the diurnal cycle in the upper ocean plays a part in the coupled feedbacks between ocean and atmosphere that maintain the basic state and the timing of the seasonal cycle of SST and trade winds in the tropical P\u2026", "author" : [ { "dropping-particle" : "", "family" : "Bernie", "given" : "Dan J.", "non-dropping-particle" : "", "parse-names" : false, "suffix" : "" }, { "dropping-particle" : "", "family" : "Guilyardi", "given" : "E.", "non-dropping-particle" : "", "parse-names" : false, "suffix" : "" }, { "dropping-particle" : "", "family" : "Madec", "given" : "G.", "non-dropping-particle" : "", "parse-names" : false, "suffix" : "" }, { "dropping-particle" : "", "family" : "Slingo", "given" : "J. M.", "non-dropping-particle" : "", "parse-names" : false, "suffix" : "" }, { "dropping-particle" : "", "family" : "Woolnough", "given" : "S. J.", "non-dropping-particle" : "", "parse-names" : false, "suffix" : "" }, { "dropping-particle" : "", "family" : "Cole", "given" : "J.", "non-dropping-particle" : "", "parse-names" : false, "suffix" : "" } ], "container-title" : "Climate Dynamics", "id" : "ITEM-3", "issue" : "7-8", "issued" : { "date-parts" : [ [ "2008", "12", "28" ] ] }, "page" : "909-925", "publisher" : "Springer-Verlag", "title" : "Impact of resolving the diurnal cycle in an ocean-atmosphere GCM. Part 2: A diurnally coupled CGCM", "translator" : [ { "dropping-particle" : "", "family" : "J4430", "given" : "", "non-dropping-particle" : "", "parse-names" : false, "suffix" : "" } ], "type" : "article-journal", "volume" : "31" }, "uris" : [ "http://www.mendeley.com/documents/?uuid=fe4f0778-da69-3843-ac18-ad874c19f0fa" ] } ], "mendeley" : { "formattedCitation" : "(Bernie et al., 2005, 2007, 2008)", "manualFormatting" : "(e.g. Bernie et al. 2005, 2007, 2008)", "plainTextFormattedCitation" : "(Bernie et al., 2005, 2007, 2008)", "previouslyFormattedCitation" : "(Bernie et al., 2005, 2007, 2008)" }, "properties" : { "noteIndex" : 0 }, "schema" : "https://github.com/citation-style-language/schema/raw/master/csl-citation.json" }</w:delInstrText>
        </w:r>
      </w:del>
      <w:r>
        <w:fldChar w:fldCharType="separate"/>
      </w:r>
      <w:bookmarkStart w:id="2015" w:name="__Fieldmark__5182_1822012080"/>
      <w:bookmarkStart w:id="2016" w:name="__Fieldmark__401_1424057285"/>
      <w:bookmarkStart w:id="2017" w:name="__Fieldmark__64_1446583028"/>
      <w:bookmarkStart w:id="2018" w:name="__Fieldmark__8903_245788016"/>
      <w:r w:rsidR="00393F8C">
        <w:rPr>
          <w:noProof/>
          <w:lang w:val="en-US"/>
        </w:rPr>
        <w:t>(e.g., Bernie et al. 2005, 2007, 2008)</w:t>
      </w:r>
      <w:r>
        <w:fldChar w:fldCharType="end"/>
      </w:r>
      <w:bookmarkEnd w:id="2015"/>
      <w:bookmarkEnd w:id="2016"/>
      <w:bookmarkEnd w:id="2017"/>
      <w:bookmarkEnd w:id="2018"/>
      <w:r w:rsidRPr="00E457C1">
        <w:rPr>
          <w:lang w:val="en-US"/>
        </w:rPr>
        <w:t xml:space="preserve">. General improvements to simulated ocean fidelity </w:t>
      </w:r>
      <w:r w:rsidR="00A601FC" w:rsidRPr="00E457C1">
        <w:rPr>
          <w:lang w:val="en-US"/>
        </w:rPr>
        <w:t xml:space="preserve">in response to </w:t>
      </w:r>
      <w:r w:rsidRPr="00E457C1">
        <w:rPr>
          <w:lang w:val="en-US"/>
        </w:rPr>
        <w:t xml:space="preserve">increasing resolution </w:t>
      </w:r>
      <w:r w:rsidR="0051137C" w:rsidRPr="00E457C1">
        <w:rPr>
          <w:lang w:val="en-US"/>
        </w:rPr>
        <w:t>are</w:t>
      </w:r>
      <w:r w:rsidRPr="00E457C1">
        <w:rPr>
          <w:lang w:val="en-US"/>
        </w:rPr>
        <w:t xml:space="preserve"> </w:t>
      </w:r>
      <w:r w:rsidR="00E22B63" w:rsidRPr="00E457C1">
        <w:rPr>
          <w:lang w:val="en-US"/>
        </w:rPr>
        <w:t>expected</w:t>
      </w:r>
      <w:r w:rsidRPr="00E457C1">
        <w:rPr>
          <w:lang w:val="en-US"/>
        </w:rPr>
        <w:t xml:space="preserve"> </w:t>
      </w:r>
      <w:r>
        <w:fldChar w:fldCharType="begin" w:fldLock="1"/>
      </w:r>
      <w:r w:rsidR="00E719C0">
        <w:rPr>
          <w:lang w:val="en-US"/>
        </w:rPr>
        <w:instrText>ADDIN CSL_CITATION { "citationItems" : [ { "id" : "ITEM-1", "itemData" : { "DOI" : "10.1016/j.ocemod.2017.11.002", "ISSN" : "14635003", "abstract" : "As the importance of the ocean in the weather and climate system is increasingly recognised, operational systems are now moving towards coupled prediction not only for seasonal to climate timescales but also for short-range forecasts. A three-way tension exists between the allocation of computing resources to refine model resolution, the expansion of model complexity/capability, and the increase of ensemble size. Here we review evidence for the benefits of increased ocean resolution in global coupled models, where the ocean component explicitly represents transient mesoscale eddies and narrow boundary currents. We consider lessons learned from forced ocean/sea-ice simulations; from studies concerning the SST resolution required to impact atmospheric simulations; and from coupled predictions. Impacts of the mesoscale ocean in western boundary current regions on the large-scale atmospheric state have been identified. Understanding of air-sea feedback in western boundary currents is modifying our view of the dynamics in these key regions. It remains unclear whether variability associated with open ocean mesoscale eddies is equally important to the large-scale atmospheric state. We include a discussion of what processes can presently be parameterised in coupled models with coarse resolution non-eddying ocean models, and where parameterizations may fall short. We discuss the benefits of resolution and identify gaps in the current literature that leave important questions unanswered.", "author" : [ { "dropping-particle" : "", "family" : "Hewitt", "given" : "Helene T.", "non-dropping-particle" : "", "parse-names" : false, "suffix" : "" }, { "dropping-particle" : "", "family" : "Bell", "given" : "Michael J.", "non-dropping-particle" : "", "parse-names" : false, "suffix" : "" }, { "dropping-particle" : "", "family" : "Chassignet", "given" : "Eric P.", "non-dropping-particle" : "", "parse-names" : false, "suffix" : "" }, { "dropping-particle" : "", "family" : "Czaja", "given" : "Arnaud", "non-dropping-particle" : "", "parse-names" : false, "suffix" : "" }, { "dropping-particle" : "", "family" : "Ferreira", "given" : "David", "non-dropping-particle" : "", "parse-names" : false, "suffix" : "" }, { "dropping-particle" : "", "family" : "Griffies", "given" : "Stephen M.", "non-dropping-particle" : "", "parse-names" : false, "suffix" : "" }, { "dropping-particle" : "", "family" : "Hyder", "given" : "Pat", "non-dropping-particle" : "", "parse-names" : false, "suffix" : "" }, { "dropping-particle" : "", "family" : "McClean", "given" : "Julie L.", "non-dropping-particle" : "", "parse-names" : false, "suffix" : "" }, { "dropping-particle" : "", "family" : "New", "given" : "Adrian L.", "non-dropping-particle" : "", "parse-names" : false, "suffix" : "" }, { "dropping-particle" : "", "family" : "Roberts", "given" : "Malcolm J.", "non-dropping-particle" : "", "parse-names" : false, "suffix" : "" } ], "container-title" : "Ocean Modelling", "id" : "ITEM-1", "issued" : { "date-parts" : [ [ "2017", "12", "1" ] ] }, "page" : "120-136", "publisher" : "Elsevier Ltd", "title" : "Will high-resolution global ocean models benefit coupled predictions on short-range to climate timescales?", "translator" : [ { "dropping-particle" : "", "family" : "J6144", "given" : "", "non-dropping-particle" : "", "parse-names" : false, "suffix" : "" } ], "type" : "article", "volume" : "120" }, "uris" : [ "http://www.mendeley.com/documents/?uuid=34ae87d4-0a88-3097-9851-5fdff3ed68bf" ] } ], "mendeley" : { "formattedCitation" : "(Hewitt et al., 2017)", "plainTextFormattedCitation" : "(Hewitt et al., 2017)", "previouslyFormattedCitation" : "(Hewitt et al., 2017)" }, "properties" : { "noteIndex" : 0 }, "schema" : "https://github.com/citation-style-language/schema/raw/master/csl-citation.json" }</w:instrText>
      </w:r>
      <w:r>
        <w:fldChar w:fldCharType="separate"/>
      </w:r>
      <w:r w:rsidR="00393F8C">
        <w:rPr>
          <w:noProof/>
          <w:lang w:val="en-US"/>
        </w:rPr>
        <w:t>(Hewitt et al., 2017)</w:t>
      </w:r>
      <w:r>
        <w:fldChar w:fldCharType="end"/>
      </w:r>
      <w:r w:rsidRPr="00E457C1">
        <w:rPr>
          <w:lang w:val="en-US"/>
        </w:rPr>
        <w:t>. The</w:t>
      </w:r>
      <w:r w:rsidR="00821B95" w:rsidRPr="00E457C1">
        <w:rPr>
          <w:lang w:val="en-US"/>
        </w:rPr>
        <w:t xml:space="preserve"> effects</w:t>
      </w:r>
      <w:r w:rsidRPr="00E457C1">
        <w:rPr>
          <w:lang w:val="en-US"/>
        </w:rPr>
        <w:t xml:space="preserve"> of model resolution on the fidelity of ocean models </w:t>
      </w:r>
      <w:r w:rsidR="0051137C" w:rsidRPr="00E457C1">
        <w:rPr>
          <w:lang w:val="en-US"/>
        </w:rPr>
        <w:t>are</w:t>
      </w:r>
      <w:r w:rsidRPr="00E457C1">
        <w:rPr>
          <w:lang w:val="en-US"/>
        </w:rPr>
        <w:t xml:space="preserve"> discussed in more detail in Section</w:t>
      </w:r>
      <w:r w:rsidR="00A77EE4" w:rsidRPr="00E457C1">
        <w:rPr>
          <w:lang w:val="en-US"/>
        </w:rPr>
        <w:t>s</w:t>
      </w:r>
      <w:r w:rsidRPr="00E457C1">
        <w:rPr>
          <w:lang w:val="en-US"/>
        </w:rPr>
        <w:t xml:space="preserve"> 9.2.2 and 9.2.4.</w:t>
      </w:r>
    </w:p>
    <w:p w14:paraId="4FDA49AA" w14:textId="3D13673A" w:rsidR="009F594A" w:rsidRPr="00E457C1" w:rsidRDefault="009F594A" w:rsidP="009F594A">
      <w:pPr>
        <w:pStyle w:val="AR6BodyText"/>
        <w:rPr>
          <w:lang w:val="en-US"/>
        </w:rPr>
      </w:pPr>
    </w:p>
    <w:p w14:paraId="79B5B6BC" w14:textId="61A9F2E9" w:rsidR="009F594A" w:rsidRPr="00E457C1" w:rsidRDefault="009F594A" w:rsidP="009F594A">
      <w:pPr>
        <w:pStyle w:val="AR6BodyText"/>
        <w:rPr>
          <w:lang w:val="en-US"/>
        </w:rPr>
      </w:pPr>
      <w:r w:rsidRPr="00E457C1">
        <w:rPr>
          <w:lang w:val="en-US"/>
        </w:rPr>
        <w:t xml:space="preserve">In this section we assess the </w:t>
      </w:r>
      <w:r w:rsidR="00E22B63" w:rsidRPr="00E457C1">
        <w:rPr>
          <w:lang w:val="en-US"/>
        </w:rPr>
        <w:t>global and</w:t>
      </w:r>
      <w:r w:rsidRPr="00E457C1">
        <w:rPr>
          <w:lang w:val="en-US"/>
        </w:rPr>
        <w:t xml:space="preserve"> basin-scale properties of the simulated ocean, with a focus on evaluation of the realism </w:t>
      </w:r>
      <w:r w:rsidR="0051137C" w:rsidRPr="00E457C1">
        <w:rPr>
          <w:lang w:val="en-US"/>
        </w:rPr>
        <w:t>of simulated</w:t>
      </w:r>
      <w:r w:rsidRPr="00E457C1">
        <w:rPr>
          <w:lang w:val="en-US"/>
        </w:rPr>
        <w:t xml:space="preserve"> ocean properties, and the detection and attribution of human-induced changes </w:t>
      </w:r>
      <w:r w:rsidR="00E22B63" w:rsidRPr="00E457C1">
        <w:rPr>
          <w:lang w:val="en-US"/>
        </w:rPr>
        <w:t>in the</w:t>
      </w:r>
      <w:r w:rsidRPr="00E457C1">
        <w:rPr>
          <w:lang w:val="en-US"/>
        </w:rPr>
        <w:t xml:space="preserve"> </w:t>
      </w:r>
      <w:r w:rsidR="00B56F2F" w:rsidRPr="00E457C1">
        <w:rPr>
          <w:lang w:val="en-US"/>
        </w:rPr>
        <w:t>ocean</w:t>
      </w:r>
      <w:r w:rsidRPr="00E457C1">
        <w:rPr>
          <w:lang w:val="en-US"/>
        </w:rPr>
        <w:t xml:space="preserve"> over the period of observational coverage. Observed changes to ocean temperature (Section 2.3.3.1), salinity (Section 2.3.3.2), sea level (Section 2.3.3.3) and ocean circulation (Section 2.3.3.4) are reported in Chapter 2. A more process-based </w:t>
      </w:r>
      <w:r w:rsidR="00A2304D" w:rsidRPr="00E457C1">
        <w:rPr>
          <w:lang w:val="en-US"/>
        </w:rPr>
        <w:t>assessment of ocean changes</w:t>
      </w:r>
      <w:r w:rsidRPr="00E457C1">
        <w:rPr>
          <w:lang w:val="en-US"/>
        </w:rPr>
        <w:t xml:space="preserve">, alongside the assessment of variability and changes </w:t>
      </w:r>
      <w:r w:rsidR="0051137C" w:rsidRPr="00E457C1">
        <w:rPr>
          <w:lang w:val="en-US"/>
        </w:rPr>
        <w:t>in</w:t>
      </w:r>
      <w:r w:rsidRPr="00E457C1">
        <w:rPr>
          <w:lang w:val="en-US"/>
        </w:rPr>
        <w:t xml:space="preserve"> ocean properties with spatial scales smaller than ocean basin scales </w:t>
      </w:r>
      <w:r w:rsidR="00A2304D" w:rsidRPr="00E457C1">
        <w:rPr>
          <w:lang w:val="en-US"/>
        </w:rPr>
        <w:t>is</w:t>
      </w:r>
      <w:r w:rsidRPr="00E457C1">
        <w:rPr>
          <w:lang w:val="en-US"/>
        </w:rPr>
        <w:t xml:space="preserve"> presented in Chapter 9</w:t>
      </w:r>
      <w:r w:rsidR="00E22B63" w:rsidRPr="00E457C1">
        <w:rPr>
          <w:lang w:val="en-US"/>
        </w:rPr>
        <w:t>.</w:t>
      </w:r>
    </w:p>
    <w:p w14:paraId="4B303991" w14:textId="77777777" w:rsidR="009F594A" w:rsidRPr="00E457C1" w:rsidRDefault="009F594A" w:rsidP="009F594A">
      <w:pPr>
        <w:pStyle w:val="AR6BodyText"/>
        <w:rPr>
          <w:lang w:val="en-US"/>
        </w:rPr>
      </w:pPr>
    </w:p>
    <w:p w14:paraId="282DF370" w14:textId="77777777" w:rsidR="00676000" w:rsidRPr="00E457C1" w:rsidRDefault="00676000" w:rsidP="009F594A">
      <w:pPr>
        <w:pStyle w:val="AR6BodyText"/>
        <w:rPr>
          <w:lang w:val="en-US"/>
        </w:rPr>
      </w:pPr>
    </w:p>
    <w:p w14:paraId="141D3F7A" w14:textId="647BB469" w:rsidR="009F594A" w:rsidRPr="00AE17E4" w:rsidRDefault="009F594A" w:rsidP="009F594A">
      <w:pPr>
        <w:pStyle w:val="AR6Chap3Level2311"/>
      </w:pPr>
      <w:bookmarkStart w:id="2019" w:name="_Toc6385731"/>
      <w:bookmarkStart w:id="2020" w:name="_Toc70639155"/>
      <w:r w:rsidRPr="00AE17E4">
        <w:t>Ocean Temperature</w:t>
      </w:r>
      <w:bookmarkEnd w:id="2019"/>
      <w:bookmarkEnd w:id="2020"/>
    </w:p>
    <w:p w14:paraId="4118EFF4" w14:textId="77777777" w:rsidR="009F594A" w:rsidRDefault="009F594A" w:rsidP="009F594A">
      <w:pPr>
        <w:pStyle w:val="AR6BodyText"/>
      </w:pPr>
    </w:p>
    <w:p w14:paraId="2A08D002" w14:textId="46711F4E" w:rsidR="009F594A" w:rsidRDefault="009F594A" w:rsidP="009F594A">
      <w:pPr>
        <w:pStyle w:val="AR6BodyText"/>
      </w:pPr>
      <w:r w:rsidRPr="00E457C1">
        <w:rPr>
          <w:lang w:val="en-US"/>
        </w:rPr>
        <w:t xml:space="preserve">Ocean temperature and </w:t>
      </w:r>
      <w:r w:rsidR="00A46AB9" w:rsidRPr="00E457C1">
        <w:rPr>
          <w:lang w:val="en-US"/>
        </w:rPr>
        <w:t xml:space="preserve">ocean </w:t>
      </w:r>
      <w:r w:rsidRPr="00E457C1">
        <w:rPr>
          <w:lang w:val="en-US"/>
        </w:rPr>
        <w:t>heat content are key physical variables considered for clima</w:t>
      </w:r>
      <w:r w:rsidR="00DF2248" w:rsidRPr="00E457C1">
        <w:rPr>
          <w:lang w:val="en-US"/>
        </w:rPr>
        <w:t xml:space="preserve">te model evaluation and are </w:t>
      </w:r>
      <w:r w:rsidRPr="00E457C1">
        <w:rPr>
          <w:lang w:val="en-US"/>
        </w:rPr>
        <w:t>primary indicators of a changing ocean climate. This section assesses the performance of climate models in representing the mean state ocean temperature and heat content (Section</w:t>
      </w:r>
      <w:r w:rsidR="00423263" w:rsidRPr="00E457C1">
        <w:rPr>
          <w:lang w:val="en-US"/>
        </w:rPr>
        <w:t xml:space="preserve"> 3.5.1.1</w:t>
      </w:r>
      <w:r w:rsidRPr="00E457C1">
        <w:rPr>
          <w:lang w:val="en-US"/>
        </w:rPr>
        <w:t>), with a particular focus on the tropical oceans given the importance of air-sea coupling in these areas (Section</w:t>
      </w:r>
      <w:r w:rsidR="00423263" w:rsidRPr="00E457C1">
        <w:rPr>
          <w:lang w:val="en-US"/>
        </w:rPr>
        <w:t xml:space="preserve"> 3.5.1.2</w:t>
      </w:r>
      <w:r w:rsidRPr="00E457C1">
        <w:rPr>
          <w:lang w:val="en-US"/>
        </w:rPr>
        <w:t>). Th</w:t>
      </w:r>
      <w:r w:rsidR="0051137C" w:rsidRPr="00E457C1">
        <w:rPr>
          <w:lang w:val="en-US"/>
        </w:rPr>
        <w:t>is</w:t>
      </w:r>
      <w:r w:rsidRPr="00E457C1">
        <w:rPr>
          <w:lang w:val="en-US"/>
        </w:rPr>
        <w:t xml:space="preserve"> </w:t>
      </w:r>
      <w:r w:rsidR="0051137C" w:rsidRPr="00E457C1">
        <w:rPr>
          <w:lang w:val="en-US"/>
        </w:rPr>
        <w:t>is</w:t>
      </w:r>
      <w:r w:rsidRPr="00E457C1">
        <w:rPr>
          <w:lang w:val="en-US"/>
        </w:rPr>
        <w:t xml:space="preserve"> followed by an assessment of detection and attribution studies of changes in ocean temperature and heat content (Section</w:t>
      </w:r>
      <w:r w:rsidR="00423263" w:rsidRPr="00E457C1">
        <w:rPr>
          <w:lang w:val="en-US"/>
        </w:rPr>
        <w:t xml:space="preserve"> 3.5.1.3</w:t>
      </w:r>
      <w:r w:rsidRPr="00E457C1">
        <w:rPr>
          <w:lang w:val="en-US"/>
        </w:rPr>
        <w:t xml:space="preserve">). </w:t>
      </w:r>
      <w:r>
        <w:t>Changes in global surface temperature are assessed in Section</w:t>
      </w:r>
      <w:r w:rsidR="00423263">
        <w:t xml:space="preserve"> 3.3.1.1</w:t>
      </w:r>
      <w:r>
        <w:t>.</w:t>
      </w:r>
    </w:p>
    <w:p w14:paraId="2F20B42B" w14:textId="77777777" w:rsidR="009F594A" w:rsidDel="00966B76" w:rsidRDefault="009F594A" w:rsidP="009F594A">
      <w:pPr>
        <w:pStyle w:val="AR6BodyText"/>
        <w:rPr>
          <w:del w:id="2021" w:author="Tom Maycock" w:date="2021-09-03T15:53:00Z"/>
        </w:rPr>
      </w:pPr>
    </w:p>
    <w:p w14:paraId="2969DDAD" w14:textId="77777777" w:rsidR="00676000" w:rsidRDefault="00676000" w:rsidP="009F594A">
      <w:pPr>
        <w:pStyle w:val="AR6BodyText"/>
      </w:pPr>
    </w:p>
    <w:p w14:paraId="14ACAE7D" w14:textId="3A4EB25B" w:rsidR="009F594A" w:rsidRDefault="009F594A" w:rsidP="009F594A">
      <w:pPr>
        <w:pStyle w:val="AR6Chap3Level33111"/>
        <w:tabs>
          <w:tab w:val="left" w:pos="708"/>
        </w:tabs>
      </w:pPr>
      <w:bookmarkStart w:id="2022" w:name="_Ref29642906"/>
      <w:bookmarkStart w:id="2023" w:name="_Toc70639156"/>
      <w:bookmarkStart w:id="2024" w:name="_Hlk65569831"/>
      <w:r>
        <w:t>Sea Surface and Zonal Mean Ocean Temperature</w:t>
      </w:r>
      <w:bookmarkEnd w:id="2022"/>
      <w:r>
        <w:t xml:space="preserve"> Evaluation</w:t>
      </w:r>
      <w:bookmarkEnd w:id="2023"/>
    </w:p>
    <w:bookmarkEnd w:id="2024"/>
    <w:p w14:paraId="3FAEB538" w14:textId="77777777" w:rsidR="009F594A" w:rsidRPr="00E457C1" w:rsidRDefault="009F594A" w:rsidP="009F594A">
      <w:pPr>
        <w:pStyle w:val="AR6BodyText"/>
        <w:rPr>
          <w:lang w:val="en-US"/>
        </w:rPr>
      </w:pPr>
    </w:p>
    <w:p w14:paraId="32D676F4" w14:textId="031ADF6C" w:rsidR="008659FA" w:rsidRPr="00E457C1" w:rsidRDefault="009F594A" w:rsidP="009F594A">
      <w:pPr>
        <w:pStyle w:val="AR6BodyText"/>
        <w:rPr>
          <w:lang w:val="en-US"/>
        </w:rPr>
      </w:pPr>
      <w:r w:rsidRPr="00E457C1">
        <w:rPr>
          <w:lang w:val="en-US"/>
        </w:rPr>
        <w:t xml:space="preserve">In CMIP3 and CMIP5 models, large SST biases </w:t>
      </w:r>
      <w:r w:rsidR="00BF2A69" w:rsidRPr="00E457C1">
        <w:rPr>
          <w:lang w:val="en-US"/>
        </w:rPr>
        <w:t>we</w:t>
      </w:r>
      <w:r w:rsidRPr="00E457C1">
        <w:rPr>
          <w:lang w:val="en-US"/>
        </w:rPr>
        <w:t>re found in the mid</w:t>
      </w:r>
      <w:ins w:id="2025" w:author="Ian Blenkinsop" w:date="2021-07-13T12:10:00Z">
        <w:r w:rsidR="00231401">
          <w:rPr>
            <w:lang w:val="en-US"/>
          </w:rPr>
          <w:t>-</w:t>
        </w:r>
      </w:ins>
      <w:r w:rsidRPr="00E457C1">
        <w:rPr>
          <w:lang w:val="en-US"/>
        </w:rPr>
        <w:t xml:space="preserve"> and high latitudes </w:t>
      </w:r>
      <w:r>
        <w:fldChar w:fldCharType="begin" w:fldLock="1"/>
      </w:r>
      <w:r w:rsidR="00D33CB6">
        <w:rPr>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fldChar w:fldCharType="separate"/>
      </w:r>
      <w:r w:rsidR="00393F8C">
        <w:rPr>
          <w:noProof/>
          <w:lang w:val="en-US"/>
        </w:rPr>
        <w:t>(Flato et al., 2013)</w:t>
      </w:r>
      <w:r>
        <w:fldChar w:fldCharType="end"/>
      </w:r>
      <w:r w:rsidRPr="00E457C1">
        <w:rPr>
          <w:lang w:val="en-US"/>
        </w:rPr>
        <w:t xml:space="preserve">. In CMIP6, the </w:t>
      </w:r>
      <w:del w:id="2026" w:author="Sara M Tuson" w:date="2021-06-27T21:02:00Z">
        <w:r w:rsidR="009F59CD" w:rsidRPr="00E457C1" w:rsidDel="00D66169">
          <w:rPr>
            <w:lang w:val="en-US"/>
          </w:rPr>
          <w:delText>NH</w:delText>
        </w:r>
      </w:del>
      <w:ins w:id="2027" w:author="Sara M Tuson" w:date="2021-06-27T21:02:00Z">
        <w:r w:rsidR="00D66169">
          <w:rPr>
            <w:lang w:val="en-US"/>
          </w:rPr>
          <w:t>Northern Hemisphere</w:t>
        </w:r>
      </w:ins>
      <w:r w:rsidRPr="00E457C1">
        <w:rPr>
          <w:lang w:val="en-US"/>
        </w:rPr>
        <w:t xml:space="preserve"> mid-latitude surface temperature biases appear to be marginally improved in the multi-model mean </w:t>
      </w:r>
      <w:r w:rsidR="007475D8" w:rsidRPr="00E457C1">
        <w:rPr>
          <w:lang w:val="en-US"/>
        </w:rPr>
        <w:t xml:space="preserve">when </w:t>
      </w:r>
      <w:r w:rsidRPr="00E457C1">
        <w:rPr>
          <w:lang w:val="en-US"/>
        </w:rPr>
        <w:t>contrast</w:t>
      </w:r>
      <w:r w:rsidR="007475D8" w:rsidRPr="00E457C1">
        <w:rPr>
          <w:lang w:val="en-US"/>
        </w:rPr>
        <w:t>ed</w:t>
      </w:r>
      <w:r w:rsidRPr="00E457C1">
        <w:rPr>
          <w:lang w:val="en-US"/>
        </w:rPr>
        <w:t xml:space="preserve"> to CMIP5 despite large biases </w:t>
      </w:r>
      <w:r w:rsidR="007475D8" w:rsidRPr="00E457C1">
        <w:rPr>
          <w:lang w:val="en-US"/>
        </w:rPr>
        <w:t xml:space="preserve">remaining </w:t>
      </w:r>
      <w:r w:rsidRPr="00E457C1">
        <w:rPr>
          <w:lang w:val="en-US"/>
        </w:rPr>
        <w:t>in a few models (</w:t>
      </w:r>
      <w:r w:rsidR="00F9109E" w:rsidRPr="00E457C1">
        <w:rPr>
          <w:lang w:val="en-US"/>
        </w:rPr>
        <w:t>Figure</w:t>
      </w:r>
      <w:ins w:id="2028" w:author="Ian Blenkinsop" w:date="2021-07-13T12:10:00Z">
        <w:r w:rsidR="00231401">
          <w:rPr>
            <w:lang w:val="en-US"/>
          </w:rPr>
          <w:t>s</w:t>
        </w:r>
      </w:ins>
      <w:r w:rsidR="00F9109E" w:rsidRPr="00E457C1">
        <w:rPr>
          <w:lang w:val="en-US"/>
        </w:rPr>
        <w:t xml:space="preserve"> 3.2</w:t>
      </w:r>
      <w:r w:rsidR="00837C73" w:rsidRPr="00E457C1">
        <w:rPr>
          <w:lang w:val="en-US"/>
        </w:rPr>
        <w:t>3</w:t>
      </w:r>
      <w:r w:rsidRPr="00E457C1">
        <w:rPr>
          <w:lang w:val="en-US"/>
        </w:rPr>
        <w:t>a</w:t>
      </w:r>
      <w:del w:id="2029" w:author="Ian Blenkinsop" w:date="2021-07-13T12:10:00Z">
        <w:r w:rsidR="00837C73" w:rsidRPr="00E457C1" w:rsidDel="00231401">
          <w:rPr>
            <w:lang w:val="en-US"/>
          </w:rPr>
          <w:delText xml:space="preserve">, </w:delText>
        </w:r>
      </w:del>
      <w:ins w:id="2030" w:author="Ian Blenkinsop" w:date="2021-07-13T12:10:00Z">
        <w:r w:rsidR="00231401">
          <w:rPr>
            <w:lang w:val="en-US"/>
          </w:rPr>
          <w:t xml:space="preserve"> and</w:t>
        </w:r>
        <w:r w:rsidR="00231401" w:rsidRPr="00E457C1">
          <w:rPr>
            <w:lang w:val="en-US"/>
          </w:rPr>
          <w:t xml:space="preserve"> </w:t>
        </w:r>
      </w:ins>
      <w:del w:id="2031" w:author="Ian Blenkinsop" w:date="2021-07-13T12:10:00Z">
        <w:r w:rsidR="00837C73" w:rsidRPr="00E457C1" w:rsidDel="00231401">
          <w:rPr>
            <w:lang w:val="en-US"/>
          </w:rPr>
          <w:delText xml:space="preserve">Figure </w:delText>
        </w:r>
      </w:del>
      <w:r w:rsidR="00837C73" w:rsidRPr="00E457C1">
        <w:rPr>
          <w:lang w:val="en-US"/>
        </w:rPr>
        <w:t>3.2</w:t>
      </w:r>
      <w:r w:rsidR="00584F61" w:rsidRPr="00E457C1">
        <w:rPr>
          <w:lang w:val="en-US"/>
        </w:rPr>
        <w:t>4</w:t>
      </w:r>
      <w:r w:rsidRPr="00E457C1">
        <w:rPr>
          <w:lang w:val="en-US"/>
        </w:rPr>
        <w:t>)</w:t>
      </w:r>
      <w:r w:rsidR="007475D8" w:rsidRPr="00E457C1">
        <w:rPr>
          <w:lang w:val="en-US"/>
        </w:rPr>
        <w:t xml:space="preserve">. There is a </w:t>
      </w:r>
      <w:r w:rsidR="00837C73" w:rsidRPr="00E457C1">
        <w:rPr>
          <w:lang w:val="en-US"/>
        </w:rPr>
        <w:t>decreased</w:t>
      </w:r>
      <w:r w:rsidRPr="00E457C1">
        <w:rPr>
          <w:lang w:val="en-US"/>
        </w:rPr>
        <w:t xml:space="preserve"> </w:t>
      </w:r>
      <w:r w:rsidR="001723C8" w:rsidRPr="00E457C1">
        <w:rPr>
          <w:lang w:val="en-US"/>
        </w:rPr>
        <w:t>spread</w:t>
      </w:r>
      <w:r w:rsidRPr="00E457C1">
        <w:rPr>
          <w:lang w:val="en-US"/>
        </w:rPr>
        <w:t xml:space="preserve"> of the zonal mean SST error </w:t>
      </w:r>
      <w:r w:rsidR="00AB50F6" w:rsidRPr="00E457C1">
        <w:rPr>
          <w:lang w:val="en-US"/>
        </w:rPr>
        <w:t>between</w:t>
      </w:r>
      <w:r w:rsidRPr="00E457C1">
        <w:rPr>
          <w:lang w:val="en-US"/>
        </w:rPr>
        <w:t xml:space="preserve"> 50°N</w:t>
      </w:r>
      <w:r w:rsidR="00AB50F6" w:rsidRPr="00E457C1">
        <w:rPr>
          <w:lang w:val="en-US"/>
        </w:rPr>
        <w:t xml:space="preserve"> and 30°S</w:t>
      </w:r>
      <w:r w:rsidRPr="00E457C1">
        <w:rPr>
          <w:lang w:val="en-US"/>
        </w:rPr>
        <w:t>, relative to CMIP5 (</w:t>
      </w:r>
      <w:r w:rsidR="00F9109E" w:rsidRPr="00E457C1">
        <w:rPr>
          <w:lang w:val="en-US"/>
        </w:rPr>
        <w:t>Figure 3.2</w:t>
      </w:r>
      <w:r w:rsidR="00584F61" w:rsidRPr="00E457C1">
        <w:rPr>
          <w:lang w:val="en-US"/>
        </w:rPr>
        <w:t>4</w:t>
      </w:r>
      <w:r w:rsidRPr="00E457C1">
        <w:rPr>
          <w:lang w:val="en-US"/>
        </w:rPr>
        <w:t>a). On the other hand, the Southern Ocean</w:t>
      </w:r>
      <w:r w:rsidR="00BF2A69" w:rsidRPr="00E457C1">
        <w:rPr>
          <w:lang w:val="en-US"/>
        </w:rPr>
        <w:t>’</w:t>
      </w:r>
      <w:r w:rsidRPr="00E457C1">
        <w:rPr>
          <w:lang w:val="en-US"/>
        </w:rPr>
        <w:t>s warm surface temperature bias remains (</w:t>
      </w:r>
      <w:r w:rsidR="00F9109E" w:rsidRPr="00E457C1">
        <w:rPr>
          <w:lang w:val="en-US"/>
        </w:rPr>
        <w:t>Figure 3.2</w:t>
      </w:r>
      <w:r w:rsidR="00837C73" w:rsidRPr="00E457C1">
        <w:rPr>
          <w:lang w:val="en-US"/>
        </w:rPr>
        <w:t>3</w:t>
      </w:r>
      <w:r w:rsidRPr="00E457C1">
        <w:rPr>
          <w:lang w:val="en-US"/>
        </w:rPr>
        <w:t xml:space="preserve">a; </w:t>
      </w:r>
      <w:r>
        <w:fldChar w:fldCharType="begin" w:fldLock="1"/>
      </w:r>
      <w:r w:rsidR="00E719C0">
        <w:rPr>
          <w:lang w:val="en-US"/>
        </w:rPr>
        <w:instrText>ADDIN CSL_CITATION { "citationItems" : [ { "id" : "ITEM-1",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"ITEM-1",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"manualFormatting" : "Beadling et al., 2020)", "plainTextFormattedCitation" : "(Beadling et al., 2020)", "previouslyFormattedCitation" : "(Beadling et al., 2020)" }, "properties" : { "noteIndex" : 0 }, "schema" : "https://github.com/citation-style-language/schema/raw/master/csl-citation.json" }</w:instrText>
      </w:r>
      <w:r>
        <w:fldChar w:fldCharType="separate"/>
      </w:r>
      <w:r w:rsidR="00393F8C">
        <w:rPr>
          <w:noProof/>
          <w:lang w:val="en-US"/>
        </w:rPr>
        <w:t>Beadling et al., 2020)</w:t>
      </w:r>
      <w:r>
        <w:fldChar w:fldCharType="end"/>
      </w:r>
      <w:r w:rsidRPr="00E457C1">
        <w:rPr>
          <w:lang w:val="en-US"/>
        </w:rPr>
        <w:t xml:space="preserve">, and is </w:t>
      </w:r>
      <w:r w:rsidR="00BF2A69" w:rsidRPr="00E457C1">
        <w:rPr>
          <w:lang w:val="en-US"/>
        </w:rPr>
        <w:t xml:space="preserve">on average </w:t>
      </w:r>
      <w:r w:rsidRPr="00E457C1">
        <w:rPr>
          <w:lang w:val="en-US"/>
        </w:rPr>
        <w:t>larger in CMIP6 than in CMIP5 models (</w:t>
      </w:r>
      <w:r w:rsidR="00F9109E" w:rsidRPr="00E457C1">
        <w:rPr>
          <w:lang w:val="en-US"/>
        </w:rPr>
        <w:t>Figure</w:t>
      </w:r>
      <w:ins w:id="2032" w:author="Ian Blenkinsop" w:date="2021-07-13T12:10:00Z">
        <w:r w:rsidR="00231401">
          <w:rPr>
            <w:lang w:val="en-US"/>
          </w:rPr>
          <w:t>s</w:t>
        </w:r>
      </w:ins>
      <w:r w:rsidR="00F9109E" w:rsidRPr="00E457C1">
        <w:rPr>
          <w:lang w:val="en-US"/>
        </w:rPr>
        <w:t xml:space="preserve"> 3.2</w:t>
      </w:r>
      <w:r w:rsidR="00B1783A" w:rsidRPr="00E457C1">
        <w:rPr>
          <w:lang w:val="en-US"/>
        </w:rPr>
        <w:t>3a</w:t>
      </w:r>
      <w:del w:id="2033" w:author="Ian Blenkinsop" w:date="2021-07-13T12:10:00Z">
        <w:r w:rsidRPr="00E457C1" w:rsidDel="00231401">
          <w:rPr>
            <w:lang w:val="en-US"/>
          </w:rPr>
          <w:delText xml:space="preserve">, </w:delText>
        </w:r>
      </w:del>
      <w:ins w:id="2034" w:author="Ian Blenkinsop" w:date="2021-07-13T12:10:00Z">
        <w:r w:rsidR="00231401">
          <w:rPr>
            <w:lang w:val="en-US"/>
          </w:rPr>
          <w:t xml:space="preserve"> and</w:t>
        </w:r>
        <w:r w:rsidR="00231401" w:rsidRPr="00E457C1">
          <w:rPr>
            <w:lang w:val="en-US"/>
          </w:rPr>
          <w:t xml:space="preserve"> </w:t>
        </w:r>
      </w:ins>
      <w:del w:id="2035" w:author="Ian Blenkinsop" w:date="2021-07-13T12:10:00Z">
        <w:r w:rsidR="00F9109E" w:rsidRPr="00E457C1" w:rsidDel="00231401">
          <w:rPr>
            <w:lang w:val="en-US"/>
          </w:rPr>
          <w:delText xml:space="preserve">Figure </w:delText>
        </w:r>
      </w:del>
      <w:r w:rsidR="00F9109E" w:rsidRPr="00E457C1">
        <w:rPr>
          <w:lang w:val="en-US"/>
        </w:rPr>
        <w:t>3.2</w:t>
      </w:r>
      <w:r w:rsidR="00584F61" w:rsidRPr="00E457C1">
        <w:rPr>
          <w:lang w:val="en-US"/>
        </w:rPr>
        <w:t>4</w:t>
      </w:r>
      <w:r w:rsidRPr="00E457C1">
        <w:rPr>
          <w:lang w:val="en-US"/>
        </w:rPr>
        <w:t>). Th</w:t>
      </w:r>
      <w:r w:rsidR="007E1F5F" w:rsidRPr="00E457C1">
        <w:rPr>
          <w:lang w:val="en-US"/>
        </w:rPr>
        <w:t xml:space="preserve">is warm </w:t>
      </w:r>
      <w:r w:rsidR="001723C8" w:rsidRPr="00E457C1">
        <w:rPr>
          <w:lang w:val="en-US"/>
        </w:rPr>
        <w:t>bias</w:t>
      </w:r>
      <w:r w:rsidR="007E1F5F" w:rsidRPr="00E457C1">
        <w:rPr>
          <w:lang w:val="en-US"/>
        </w:rPr>
        <w:t xml:space="preserve"> is </w:t>
      </w:r>
      <w:r w:rsidRPr="00E457C1">
        <w:rPr>
          <w:lang w:val="en-US"/>
        </w:rPr>
        <w:t xml:space="preserve">often associated with </w:t>
      </w:r>
      <w:r w:rsidR="007475D8" w:rsidRPr="00E457C1">
        <w:rPr>
          <w:lang w:val="en-US"/>
        </w:rPr>
        <w:t xml:space="preserve">persistent </w:t>
      </w:r>
      <w:r w:rsidR="007E1F5F" w:rsidRPr="00E457C1">
        <w:rPr>
          <w:lang w:val="en-US"/>
        </w:rPr>
        <w:t xml:space="preserve">overlying </w:t>
      </w:r>
      <w:r w:rsidRPr="00E457C1">
        <w:rPr>
          <w:lang w:val="en-US"/>
        </w:rPr>
        <w:t xml:space="preserve">atmospheric cloud biases </w:t>
      </w:r>
      <w:r w:rsidRPr="00133E00">
        <w:fldChar w:fldCharType="begin" w:fldLock="1"/>
      </w:r>
      <w:r w:rsidR="00E719C0">
        <w:rPr>
          <w:lang w:val="en-US"/>
        </w:rPr>
        <w:instrText>ADDIN CSL_CITATION { "citationItems" : [ { "id" : "ITEM-1", "itemData" : { "DOI" : "10.1038/s41467-018-05634-2", "ISSN" : "2041-1723", "abstract" : "The Southern Ocean is a pivotal component of the global climate system yet it is poorly represented in climate models, with significant biases in upper-ocean temperatures, clouds and winds. Combining Atmospheric and Coupled Model Inter-comparison Project (AMIP5/CMIP5) simulations, with observations and equilibrium heat budget theory, we show that across the CMIP5 ensemble variations in sea surface temperature biases in the 40\u201360\u00b0S Southern Ocean are primarily caused by AMIP5 atmospheric model net surface flux bias variations, linked to cloud-related short-wave errors. Equilibration of the biases involves local coupled sea surface temperature bias feedbacks onto the surface heat flux components. In combination with wind feedbacks, these biases adversely modify upper-ocean thermal structure. Most AMIP5 atmospheric models that exhibit small net heat flux biases appear to achieve this through compensating errors. We demonstrate that targeted developments to cloud-related parameterisations provide a route to better represent the Southern Ocean in climate models and projections.", "author" : [ { "dropping-particle" : "", "family" : "Hyder", "given" : "Patrick", "non-dropping-particle" : "", "parse-names" : false, "suffix" : "" }, { "dropping-particle" : "", "family" : "Edwards", "given" : "John M", "non-dropping-particle" : "", "parse-names" : false, "suffix" : "" }, { "dropping-particle" : "", "family" : "Allan", "given" : "Richard P", "non-dropping-particle" : "", "parse-names" : false, "suffix" : "" }, { "dropping-particle" : "", "family" : "Hewitt", "given" : "Helene T", "non-dropping-particle" : "", "parse-names" : false, "suffix" : "" }, { "dropping-particle" : "", "family" : "Bracegirdle", "given" : "Thomas J", "non-dropping-particle" : "", "parse-names" : false, "suffix" : "" }, { "dropping-particle" : "", "family" : "Gregory", "given" : "Jonathan M", "non-dropping-particle" : "", "parse-names" : false, "suffix" : "" }, { "dropping-particle" : "", "family" : "Wood", "given" : "Richard A", "non-dropping-particle" : "", "parse-names" : false, "suffix" : "" }, { "dropping-particle" : "", "family" : "Meijers", "given" : "Andrew J S", "non-dropping-particle" : "", "parse-names" : false, "suffix" : "" }, { "dropping-particle" : "", "family" : "Mulcahy", "given" : "Jane", "non-dropping-particle" : "", "parse-names" : false, "suffix" : "" }, { "dropping-particle" : "", "family" : "Field", "given" : "Paul", "non-dropping-particle" : "", "parse-names" : false, "suffix" : "" }, { "dropping-particle" : "", "family" : "Furtado", "given" : "Kalli", "non-dropping-particle" : "", "parse-names" : false, "suffix" : "" }, { "dropping-particle" : "", "family" : "Bodas-Salcedo", "given" : "Alejandro", "non-dropping-particle" : "", "parse-names" : false, "suffix" : "" }, { "dropping-particle" : "", "family" : "Williams", "given" : "Keith D", "non-dropping-particle" : "", "parse-names" : false, "suffix" : "" }, { "dropping-particle" : "", "family" : "Copsey", "given" : "Dan", "non-dropping-particle" : "", "parse-names" : false, "suffix" : "" }, { "dropping-particle" : "", "family" : "Josey", "given" : "Simon A", "non-dropping-particle" : "", "parse-names" : false, "suffix" : "" }, { "dropping-particle" : "", "family" : "Liu", "given" : "Chunlei", "non-dropping-particle" : "", "parse-names" : false, "suffix" : "" }, { "dropping-particle" : "", "family" : "Roberts", "given" : "Chris D", "non-dropping-particle" : "", "parse-names" : false, "suffix" : "" }, { "dropping-particle" : "", "family" : "Sanchez", "given" : "Claudio", "non-dropping-particle" : "", "parse-names" : false, "suffix" : "" }, { "dropping-particle" : "", "family" : "Ridley", "given" : "Jeff", "non-dropping-particle" : "", "parse-names" : false, "suffix" : "" }, { "dropping-particle" : "", "family" : "Thorpe", "given" : "Livia", "non-dropping-particle" : "", "parse-names" : false, "suffix" : "" }, { "dropping-particle" : "", "family" : "Hardiman", "given" : "Steven C", "non-dropping-particle" : "", "parse-names" : false, "suffix" : "" }, { "dropping-particle" : "", "family" : "Mayer", "given" : "Michael", "non-dropping-particle" : "", "parse-names" : false, "suffix" : "" }, { "dropping-particle" : "", "family" : "Berry", "given" : "David I", "non-dropping-particle" : "", "parse-names" : false, "suffix" : "" }, { "dropping-particle" : "", "family" : "Belcher", "given" : "Stephen E", "non-dropping-particle" : "", "parse-names" : false, "suffix" : "" } ], "container-title" : "Nature Communications", "id" : "ITEM-1", "issue" : "1", "issued" : { "date-parts" : [ [ "2018" ] ] }, "page" : "3625", "title" : "Critical Southern Ocean climate model biases traced to atmospheric model cloud errors", "translator" : [ { "dropping-particle" : "", "family" : "J5253", "given" : "", "non-dropping-particle" : "", "parse-names" : false, "suffix" : "" } ], "type" : "article-journal", "volume" : "9" }, "uris" : [ "http://www.mendeley.com/documents/?uuid=3886b93b-cc18-4871-bdd2-a396a6c11543" ] } ], "mendeley" : { "formattedCitation" : "(Hyder et al., 2018)", "plainTextFormattedCitation" : "(Hyder et al., 2018)", "previouslyFormattedCitation" : "(Hyder et al., 2018)" }, "properties" : { "noteIndex" : 0 }, "schema" : "https://github.com/citation-style-language/schema/raw/master/csl-citation.json" }</w:instrText>
      </w:r>
      <w:r w:rsidRPr="00133E00">
        <w:fldChar w:fldCharType="separate"/>
      </w:r>
      <w:r w:rsidR="00393F8C">
        <w:rPr>
          <w:noProof/>
          <w:lang w:val="en-US"/>
        </w:rPr>
        <w:t>(Hyder et al., 2018)</w:t>
      </w:r>
      <w:r w:rsidRPr="00133E00">
        <w:fldChar w:fldCharType="end"/>
      </w:r>
      <w:r w:rsidRPr="00E457C1">
        <w:rPr>
          <w:lang w:val="en-US"/>
        </w:rPr>
        <w:t xml:space="preserve">. Several other large biases also appear to remain largely </w:t>
      </w:r>
      <w:r w:rsidR="007475D8" w:rsidRPr="00E457C1">
        <w:rPr>
          <w:lang w:val="en-US"/>
        </w:rPr>
        <w:t xml:space="preserve">unresolved </w:t>
      </w:r>
      <w:r w:rsidRPr="00E457C1">
        <w:rPr>
          <w:lang w:val="en-US"/>
        </w:rPr>
        <w:t>in CMIP6</w:t>
      </w:r>
      <w:r w:rsidR="001723C8" w:rsidRPr="00E457C1">
        <w:rPr>
          <w:lang w:val="en-US"/>
        </w:rPr>
        <w:t xml:space="preserve">, particularly </w:t>
      </w:r>
      <w:r w:rsidRPr="00E457C1">
        <w:rPr>
          <w:lang w:val="en-US"/>
        </w:rPr>
        <w:t xml:space="preserve">warm biases </w:t>
      </w:r>
      <w:r w:rsidR="007475D8" w:rsidRPr="00E457C1">
        <w:rPr>
          <w:lang w:val="en-US"/>
        </w:rPr>
        <w:t>in excess of 1°C</w:t>
      </w:r>
      <w:r w:rsidRPr="00E457C1">
        <w:rPr>
          <w:lang w:val="en-US"/>
        </w:rPr>
        <w:t xml:space="preserve"> along the </w:t>
      </w:r>
      <w:r w:rsidR="001723C8" w:rsidRPr="00E457C1">
        <w:rPr>
          <w:lang w:val="en-US"/>
        </w:rPr>
        <w:t>equatorial eastern continental boundaries</w:t>
      </w:r>
      <w:r w:rsidRPr="00E457C1">
        <w:rPr>
          <w:lang w:val="en-US"/>
        </w:rPr>
        <w:t xml:space="preserve"> of the tropical Atlantic and Pacific Oceans (</w:t>
      </w:r>
      <w:r w:rsidR="00F9109E" w:rsidRPr="00E457C1">
        <w:rPr>
          <w:lang w:val="en-US"/>
        </w:rPr>
        <w:t>Figure 3.2</w:t>
      </w:r>
      <w:r w:rsidR="00B1783A" w:rsidRPr="00E457C1">
        <w:rPr>
          <w:lang w:val="en-US"/>
        </w:rPr>
        <w:t>3</w:t>
      </w:r>
      <w:r w:rsidR="001723C8" w:rsidRPr="00E457C1">
        <w:rPr>
          <w:lang w:val="en-US"/>
        </w:rPr>
        <w:t>a).</w:t>
      </w:r>
    </w:p>
    <w:p w14:paraId="1381E406" w14:textId="77777777" w:rsidR="001723C8" w:rsidRPr="00E457C1" w:rsidRDefault="001723C8" w:rsidP="009F594A">
      <w:pPr>
        <w:pStyle w:val="AR6BodyText"/>
        <w:rPr>
          <w:lang w:val="en-US"/>
        </w:rPr>
      </w:pPr>
    </w:p>
    <w:p w14:paraId="76836FF6" w14:textId="41DEA6AE" w:rsidR="008A6EFF" w:rsidRPr="00E457C1" w:rsidRDefault="008A6EFF" w:rsidP="009F594A">
      <w:pPr>
        <w:pStyle w:val="AR6BodyText"/>
        <w:rPr>
          <w:lang w:val="en-US"/>
        </w:rPr>
      </w:pPr>
      <w:r w:rsidRPr="00E457C1">
        <w:rPr>
          <w:lang w:val="en-US"/>
        </w:rPr>
        <w:t xml:space="preserve">Overall, the simulated and </w:t>
      </w:r>
      <w:r w:rsidR="009A41DA" w:rsidRPr="00E457C1">
        <w:rPr>
          <w:lang w:val="en-US"/>
        </w:rPr>
        <w:t xml:space="preserve">observed </w:t>
      </w:r>
      <w:r w:rsidRPr="00E457C1">
        <w:rPr>
          <w:lang w:val="en-US"/>
        </w:rPr>
        <w:t xml:space="preserve">trends in SST patterns are </w:t>
      </w:r>
      <w:r w:rsidR="003F53D2" w:rsidRPr="00E457C1">
        <w:rPr>
          <w:lang w:val="en-US"/>
        </w:rPr>
        <w:t>generally</w:t>
      </w:r>
      <w:r w:rsidRPr="00E457C1">
        <w:rPr>
          <w:lang w:val="en-US"/>
        </w:rPr>
        <w:t xml:space="preserve"> consistent</w:t>
      </w:r>
      <w:r w:rsidR="00B44842" w:rsidRPr="00E457C1">
        <w:rPr>
          <w:lang w:val="en-US"/>
        </w:rPr>
        <w:t xml:space="preserve"> for the historical period</w:t>
      </w:r>
      <w:r w:rsidR="008659FA" w:rsidRPr="00E457C1">
        <w:rPr>
          <w:lang w:val="en-US"/>
        </w:rPr>
        <w:t xml:space="preserve"> </w:t>
      </w:r>
      <w:r w:rsidR="002F2F03">
        <w:fldChar w:fldCharType="begin" w:fldLock="1"/>
      </w:r>
      <w:r w:rsidR="00E719C0">
        <w:rPr>
          <w:lang w:val="en-US"/>
        </w:rPr>
        <w:instrText>ADDIN CSL_CITATION { "citationItems" : [ { "id" : "ITEM-1", "itemData" : { "DOI" : "https://doi.org/10.1029/2019GL086773", "ISSN" : "0094-8276", "abstract" : "Abstract Using seven single-model ensembles and the two multimodel ensembles CMIP5 and CMIP6, we show that observed and simulated trends in sea surface temperature (SST) patterns are globally consistent when accounting for internal variability. Some individual ensemble members simulate trends in large-scale SST patterns that closely resemble the observed ones. Observed regional trends that lie at the outer edge of the models' internal variability range allow two nonexclusive interpretations: (a) Observed trends are unusual realizations of the Earth's possible behavior and/or (b) the models are systematically biased but large internal variability leads to some good matches with the observations. The existing range of multidecadal SST trends is influenced more strongly by large internal variability than by differences in the model formulation or the observational data sets.", "author" : [ { "dropping-particle" : "", "family" : "Olonscheck", "given" : "Dirk", "non-dropping-particle" : "", "parse-names" : false, "suffix" : "" }, { "dropping-particle" : "", "family" : "Rugenstein", "given" : "Maria", "non-dropping-particle" : "", "parse-names" : false, "suffix" : "" }, { "dropping-particle" : "", "family" : "Marotzke", "given" : "Jochem", "non-dropping-particle" : "", "parse-names" : false, "suffix" : "" } ], "container-title" : "Geophysical Research Letters", "id" : "ITEM-1", "issue" : "10", "issued" : { "date-parts" : [ [ "2020", "5", "28" ] ] }, "note" : "https://doi.org/10.1029/2019GL086773", "page" : "e2019GL086773", "publisher" : "John Wiley &amp; Sons, Ltd", "title" : "Broad Consistency Between Observed and Simulated Trends in Sea Surface Temperature Patterns", "translator" : [ { "dropping-particle" : "", "family" : "J6914", "given" : "", "non-dropping-particle" : "", "parse-names" : false, "suffix" : "" } ], "type" : "article-journal", "volume" : "47" }, "uris" : [ "http://www.mendeley.com/documents/?uuid=299f1e66-225e-4800-9595-b7ef395a18aa" ] } ], "mendeley" : { "formattedCitation" : "(Olonscheck et al., 2020)", "plainTextFormattedCitation" : "(Olonscheck et al., 2020)", "previouslyFormattedCitation" : "(Olonscheck et al., 2020)" }, "properties" : { "noteIndex" : 0 }, "schema" : "https://github.com/citation-style-language/schema/raw/master/csl-citation.json" }</w:instrText>
      </w:r>
      <w:r w:rsidR="002F2F03">
        <w:fldChar w:fldCharType="separate"/>
      </w:r>
      <w:r w:rsidR="00393F8C">
        <w:rPr>
          <w:noProof/>
          <w:lang w:val="en-US"/>
        </w:rPr>
        <w:t>(Olonscheck et al., 2020)</w:t>
      </w:r>
      <w:r w:rsidR="002F2F03">
        <w:fldChar w:fldCharType="end"/>
      </w:r>
      <w:r w:rsidR="00442221" w:rsidRPr="00E457C1">
        <w:rPr>
          <w:lang w:val="en-US"/>
        </w:rPr>
        <w:t xml:space="preserve">. </w:t>
      </w:r>
      <w:r w:rsidR="00C428B2" w:rsidRPr="00E457C1">
        <w:rPr>
          <w:lang w:val="en-US"/>
        </w:rPr>
        <w:t xml:space="preserve">The CMIP6 models </w:t>
      </w:r>
      <w:r w:rsidR="00BE5330" w:rsidRPr="00E457C1">
        <w:rPr>
          <w:lang w:val="en-US"/>
        </w:rPr>
        <w:t xml:space="preserve">generally </w:t>
      </w:r>
      <w:r w:rsidR="00B44842" w:rsidRPr="00E457C1">
        <w:rPr>
          <w:lang w:val="en-US"/>
        </w:rPr>
        <w:t xml:space="preserve">represent the observed </w:t>
      </w:r>
      <w:r w:rsidR="00FF6E67" w:rsidRPr="00E457C1">
        <w:rPr>
          <w:lang w:val="en-US"/>
        </w:rPr>
        <w:t>pattern</w:t>
      </w:r>
      <w:r w:rsidR="001723C8" w:rsidRPr="00E457C1">
        <w:rPr>
          <w:lang w:val="en-US"/>
        </w:rPr>
        <w:t xml:space="preserve"> of</w:t>
      </w:r>
      <w:r w:rsidR="00FF6E67" w:rsidRPr="00E457C1">
        <w:rPr>
          <w:lang w:val="en-US"/>
        </w:rPr>
        <w:t xml:space="preserve"> </w:t>
      </w:r>
      <w:r w:rsidR="00B44842" w:rsidRPr="00E457C1">
        <w:rPr>
          <w:lang w:val="en-US"/>
        </w:rPr>
        <w:t xml:space="preserve">trends </w:t>
      </w:r>
      <w:r w:rsidR="00C428B2" w:rsidRPr="00E457C1">
        <w:rPr>
          <w:lang w:val="en-US"/>
        </w:rPr>
        <w:t>better than</w:t>
      </w:r>
      <w:r w:rsidR="001723C8" w:rsidRPr="00E457C1">
        <w:rPr>
          <w:lang w:val="en-US"/>
        </w:rPr>
        <w:t xml:space="preserve"> the</w:t>
      </w:r>
      <w:r w:rsidR="00B44842" w:rsidRPr="00E457C1">
        <w:rPr>
          <w:lang w:val="en-US"/>
        </w:rPr>
        <w:t xml:space="preserve"> CMIP5</w:t>
      </w:r>
      <w:r w:rsidR="001723C8" w:rsidRPr="00E457C1">
        <w:rPr>
          <w:lang w:val="en-US"/>
        </w:rPr>
        <w:t xml:space="preserve"> models</w:t>
      </w:r>
      <w:r w:rsidR="00FF6E67" w:rsidRPr="00E457C1">
        <w:rPr>
          <w:lang w:val="en-US"/>
        </w:rPr>
        <w:t xml:space="preserve">, </w:t>
      </w:r>
      <w:r w:rsidR="00A167E2" w:rsidRPr="00E457C1">
        <w:rPr>
          <w:lang w:val="en-US"/>
        </w:rPr>
        <w:t>and</w:t>
      </w:r>
      <w:r w:rsidR="00FF6E67" w:rsidRPr="00E457C1">
        <w:rPr>
          <w:lang w:val="en-US"/>
        </w:rPr>
        <w:t xml:space="preserve"> </w:t>
      </w:r>
      <w:r w:rsidR="00A167E2" w:rsidRPr="00E457C1">
        <w:rPr>
          <w:lang w:val="en-US"/>
        </w:rPr>
        <w:t>observed trends</w:t>
      </w:r>
      <w:r w:rsidR="001723C8" w:rsidRPr="00E457C1">
        <w:rPr>
          <w:lang w:val="en-US"/>
        </w:rPr>
        <w:t xml:space="preserve"> </w:t>
      </w:r>
      <w:r w:rsidR="00FF6E67" w:rsidRPr="00E457C1">
        <w:rPr>
          <w:lang w:val="en-US"/>
        </w:rPr>
        <w:t xml:space="preserve">fall within the </w:t>
      </w:r>
      <w:r w:rsidR="00A167E2" w:rsidRPr="00E457C1">
        <w:rPr>
          <w:lang w:val="en-US"/>
        </w:rPr>
        <w:t xml:space="preserve">range of </w:t>
      </w:r>
      <w:r w:rsidR="00FF6E67" w:rsidRPr="00E457C1">
        <w:rPr>
          <w:lang w:val="en-US"/>
        </w:rPr>
        <w:t xml:space="preserve">simulated </w:t>
      </w:r>
      <w:r w:rsidR="00A167E2" w:rsidRPr="00E457C1">
        <w:rPr>
          <w:lang w:val="en-US"/>
        </w:rPr>
        <w:t>trends</w:t>
      </w:r>
      <w:r w:rsidR="00C428B2" w:rsidRPr="00E457C1">
        <w:rPr>
          <w:lang w:val="en-US"/>
        </w:rPr>
        <w:t xml:space="preserve"> over a larger area for</w:t>
      </w:r>
      <w:r w:rsidR="00FF6E67" w:rsidRPr="00E457C1">
        <w:rPr>
          <w:lang w:val="en-US"/>
        </w:rPr>
        <w:t xml:space="preserve"> </w:t>
      </w:r>
      <w:r w:rsidR="00FF6E67" w:rsidRPr="00E457C1">
        <w:rPr>
          <w:lang w:val="en-US"/>
        </w:rPr>
        <w:lastRenderedPageBreak/>
        <w:t xml:space="preserve">CMIP6 </w:t>
      </w:r>
      <w:r w:rsidR="00C428B2" w:rsidRPr="00E457C1">
        <w:rPr>
          <w:lang w:val="en-US"/>
        </w:rPr>
        <w:t xml:space="preserve">models </w:t>
      </w:r>
      <w:r w:rsidR="00FF6E67" w:rsidRPr="00E457C1">
        <w:rPr>
          <w:lang w:val="en-US"/>
        </w:rPr>
        <w:t>than</w:t>
      </w:r>
      <w:r w:rsidR="00C428B2" w:rsidRPr="00E457C1">
        <w:rPr>
          <w:lang w:val="en-US"/>
        </w:rPr>
        <w:t xml:space="preserve"> for</w:t>
      </w:r>
      <w:r w:rsidR="00FF6E67" w:rsidRPr="00E457C1">
        <w:rPr>
          <w:lang w:val="en-US"/>
        </w:rPr>
        <w:t xml:space="preserve"> CMIP5</w:t>
      </w:r>
      <w:r w:rsidR="00C428B2" w:rsidRPr="00E457C1">
        <w:rPr>
          <w:lang w:val="en-US"/>
        </w:rPr>
        <w:t xml:space="preserve"> models</w:t>
      </w:r>
      <w:r w:rsidR="003C7570" w:rsidRPr="00E457C1">
        <w:rPr>
          <w:lang w:val="en-US"/>
        </w:rPr>
        <w:t xml:space="preserve"> </w:t>
      </w:r>
      <w:r w:rsidR="003C7570">
        <w:fldChar w:fldCharType="begin" w:fldLock="1"/>
      </w:r>
      <w:r w:rsidR="00E719C0">
        <w:rPr>
          <w:lang w:val="en-US"/>
        </w:rPr>
        <w:instrText>ADDIN CSL_CITATION { "citationItems" : [ { "id" : "ITEM-1", "itemData" : { "DOI" : "https://doi.org/10.1029/2019GL086773", "ISSN" : "0094-8276", "abstract" : "Abstract Using seven single-model ensembles and the two multimodel ensembles CMIP5 and CMIP6, we show that observed and simulated trends in sea surface temperature (SST) patterns are globally consistent when accounting for internal variability. Some individual ensemble members simulate trends in large-scale SST patterns that closely resemble the observed ones. Observed regional trends that lie at the outer edge of the models' internal variability range allow two nonexclusive interpretations: (a) Observed trends are unusual realizations of the Earth's possible behavior and/or (b) the models are systematically biased but large internal variability leads to some good matches with the observations. The existing range of multidecadal SST trends is influenced more strongly by large internal variability than by differences in the model formulation or the observational data sets.", "author" : [ { "dropping-particle" : "", "family" : "Olonscheck", "given" : "Dirk", "non-dropping-particle" : "", "parse-names" : false, "suffix" : "" }, { "dropping-particle" : "", "family" : "Rugenstein", "given" : "Maria", "non-dropping-particle" : "", "parse-names" : false, "suffix" : "" }, { "dropping-particle" : "", "family" : "Marotzke", "given" : "Jochem", "non-dropping-particle" : "", "parse-names" : false, "suffix" : "" } ], "container-title" : "Geophysical Research Letters", "id" : "ITEM-1", "issue" : "10", "issued" : { "date-parts" : [ [ "2020", "5", "28" ] ] }, "note" : "https://doi.org/10.1029/2019GL086773", "page" : "e2019GL086773", "publisher" : "John Wiley &amp; Sons, Ltd", "title" : "Broad Consistency Between Observed and Simulated Trends in Sea Surface Temperature Patterns", "translator" : [ { "dropping-particle" : "", "family" : "J6914", "given" : "", "non-dropping-particle" : "", "parse-names" : false, "suffix" : "" } ], "type" : "article-journal", "volume" : "47" }, "uris" : [ "http://www.mendeley.com/documents/?uuid=299f1e66-225e-4800-9595-b7ef395a18aa" ] } ], "mendeley" : { "formattedCitation" : "(Olonscheck et al., 2020)", "plainTextFormattedCitation" : "(Olonscheck et al., 2020)", "previouslyFormattedCitation" : "(Olonscheck et al., 2020)" }, "properties" : { "noteIndex" : 0 }, "schema" : "https://github.com/citation-style-language/schema/raw/master/csl-citation.json" }</w:instrText>
      </w:r>
      <w:r w:rsidR="003C7570">
        <w:fldChar w:fldCharType="separate"/>
      </w:r>
      <w:r w:rsidR="00393F8C">
        <w:rPr>
          <w:noProof/>
          <w:lang w:val="en-US"/>
        </w:rPr>
        <w:t>(Olonscheck et al., 2020)</w:t>
      </w:r>
      <w:r w:rsidR="003C7570">
        <w:fldChar w:fldCharType="end"/>
      </w:r>
      <w:r w:rsidR="00B44842" w:rsidRPr="00E457C1">
        <w:rPr>
          <w:lang w:val="en-US"/>
        </w:rPr>
        <w:t>.</w:t>
      </w:r>
    </w:p>
    <w:p w14:paraId="2202C645" w14:textId="77777777" w:rsidR="009F594A" w:rsidRPr="00E457C1" w:rsidRDefault="009F594A" w:rsidP="009F594A">
      <w:pPr>
        <w:pStyle w:val="AR6BodyText"/>
        <w:rPr>
          <w:lang w:val="en-US"/>
        </w:rPr>
      </w:pPr>
    </w:p>
    <w:p w14:paraId="5F7D183C" w14:textId="12FBE0B1" w:rsidR="009F594A" w:rsidRPr="00E457C1" w:rsidRDefault="00C428B2" w:rsidP="009F594A">
      <w:pPr>
        <w:pStyle w:val="AR6BodyText"/>
        <w:rPr>
          <w:lang w:val="en-US"/>
        </w:rPr>
      </w:pPr>
      <w:r w:rsidRPr="00E457C1">
        <w:rPr>
          <w:lang w:val="en-US"/>
        </w:rPr>
        <w:t>T</w:t>
      </w:r>
      <w:r w:rsidR="009F594A" w:rsidRPr="00E457C1">
        <w:rPr>
          <w:lang w:val="en-US"/>
        </w:rPr>
        <w:t>he</w:t>
      </w:r>
      <w:r w:rsidRPr="00E457C1">
        <w:rPr>
          <w:lang w:val="en-US"/>
        </w:rPr>
        <w:t xml:space="preserve"> CMIP5</w:t>
      </w:r>
      <w:r w:rsidR="009F594A" w:rsidRPr="00E457C1">
        <w:rPr>
          <w:lang w:val="en-US"/>
        </w:rPr>
        <w:t xml:space="preserve"> multi-model mean zonally averaged</w:t>
      </w:r>
      <w:r w:rsidR="003D65DD" w:rsidRPr="00E457C1">
        <w:rPr>
          <w:lang w:val="en-US"/>
        </w:rPr>
        <w:t xml:space="preserve"> subsurface</w:t>
      </w:r>
      <w:r w:rsidR="009F594A" w:rsidRPr="00E457C1">
        <w:rPr>
          <w:lang w:val="en-US"/>
        </w:rPr>
        <w:t xml:space="preserve"> ocean temperature show</w:t>
      </w:r>
      <w:r w:rsidR="00E77130" w:rsidRPr="00E457C1">
        <w:rPr>
          <w:lang w:val="en-US"/>
        </w:rPr>
        <w:t>ed</w:t>
      </w:r>
      <w:r w:rsidR="009F594A" w:rsidRPr="00E457C1">
        <w:rPr>
          <w:lang w:val="en-US"/>
        </w:rPr>
        <w:t xml:space="preserve"> warm biases between 200 m and 2000 m (mid-depth) over most latitudes</w:t>
      </w:r>
      <w:r w:rsidR="0068159B" w:rsidRPr="00E457C1">
        <w:rPr>
          <w:lang w:val="en-US"/>
        </w:rPr>
        <w:t>, with exceptions in the Southern Ocean (&gt;60°S, 100</w:t>
      </w:r>
      <w:del w:id="2036" w:author="Sara M Tuson" w:date="2021-06-24T11:00:00Z">
        <w:r w:rsidR="0068159B" w:rsidRPr="00E457C1" w:rsidDel="00D269C7">
          <w:rPr>
            <w:lang w:val="en-US"/>
          </w:rPr>
          <w:delText>-</w:delText>
        </w:r>
      </w:del>
      <w:ins w:id="2037" w:author="Sara M Tuson" w:date="2021-06-24T11:00:00Z">
        <w:r w:rsidR="00D269C7">
          <w:rPr>
            <w:lang w:val="en-US"/>
          </w:rPr>
          <w:t>–</w:t>
        </w:r>
      </w:ins>
      <w:r w:rsidR="0068159B" w:rsidRPr="00E457C1">
        <w:rPr>
          <w:lang w:val="en-US"/>
        </w:rPr>
        <w:t>2000 m) and upper (0</w:t>
      </w:r>
      <w:del w:id="2038" w:author="Sara M Tuson" w:date="2021-06-24T11:00:00Z">
        <w:r w:rsidR="0068159B" w:rsidRPr="00E457C1" w:rsidDel="00D269C7">
          <w:rPr>
            <w:lang w:val="en-US"/>
          </w:rPr>
          <w:delText>-</w:delText>
        </w:r>
      </w:del>
      <w:ins w:id="2039" w:author="Sara M Tuson" w:date="2021-06-24T11:00:00Z">
        <w:r w:rsidR="00D269C7">
          <w:rPr>
            <w:lang w:val="en-US"/>
          </w:rPr>
          <w:t>–</w:t>
        </w:r>
      </w:ins>
      <w:r w:rsidR="0068159B" w:rsidRPr="00E457C1">
        <w:rPr>
          <w:lang w:val="en-US"/>
        </w:rPr>
        <w:t>400 m) Arctic Oce</w:t>
      </w:r>
      <w:r w:rsidR="00F42DFC" w:rsidRPr="00E457C1">
        <w:rPr>
          <w:lang w:val="en-US"/>
        </w:rPr>
        <w:t xml:space="preserve">an. </w:t>
      </w:r>
      <w:r w:rsidR="0068159B" w:rsidRPr="00E457C1">
        <w:rPr>
          <w:lang w:val="en-US"/>
        </w:rPr>
        <w:t>C</w:t>
      </w:r>
      <w:r w:rsidR="00F42DFC" w:rsidRPr="00E457C1">
        <w:rPr>
          <w:lang w:val="en-US"/>
        </w:rPr>
        <w:t>old biases we</w:t>
      </w:r>
      <w:r w:rsidR="009F594A" w:rsidRPr="00E457C1">
        <w:rPr>
          <w:lang w:val="en-US"/>
        </w:rPr>
        <w:t xml:space="preserve">re simulated near the surface </w:t>
      </w:r>
      <w:r w:rsidR="0068159B" w:rsidRPr="00E457C1">
        <w:rPr>
          <w:lang w:val="en-US"/>
        </w:rPr>
        <w:t>(0</w:t>
      </w:r>
      <w:del w:id="2040" w:author="Sara M Tuson" w:date="2021-06-24T11:00:00Z">
        <w:r w:rsidR="0068159B" w:rsidRPr="00E457C1" w:rsidDel="00D269C7">
          <w:rPr>
            <w:lang w:val="en-US"/>
          </w:rPr>
          <w:delText>-</w:delText>
        </w:r>
      </w:del>
      <w:ins w:id="2041" w:author="Sara M Tuson" w:date="2021-06-24T11:00:00Z">
        <w:r w:rsidR="00D269C7">
          <w:rPr>
            <w:lang w:val="en-US"/>
          </w:rPr>
          <w:t>–</w:t>
        </w:r>
      </w:ins>
      <w:r w:rsidR="0068159B" w:rsidRPr="00E457C1">
        <w:rPr>
          <w:lang w:val="en-US"/>
        </w:rPr>
        <w:t xml:space="preserve">200 m) </w:t>
      </w:r>
      <w:r w:rsidR="00F42DFC" w:rsidRPr="00E457C1">
        <w:rPr>
          <w:lang w:val="en-US"/>
        </w:rPr>
        <w:t>at most latitudes</w:t>
      </w:r>
      <w:r w:rsidR="0068159B" w:rsidRPr="00E457C1">
        <w:rPr>
          <w:lang w:val="en-US"/>
        </w:rPr>
        <w:t xml:space="preserve"> </w:t>
      </w:r>
      <w:r w:rsidR="00F9109E">
        <w:fldChar w:fldCharType="begin" w:fldLock="1"/>
      </w:r>
      <w:r w:rsidR="00D33CB6">
        <w:rPr>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F9109E">
        <w:fldChar w:fldCharType="separate"/>
      </w:r>
      <w:r w:rsidR="00393F8C">
        <w:rPr>
          <w:noProof/>
          <w:lang w:val="en-US"/>
        </w:rPr>
        <w:t>(Flato et al., 2013)</w:t>
      </w:r>
      <w:r w:rsidR="00F9109E">
        <w:fldChar w:fldCharType="end"/>
      </w:r>
      <w:r w:rsidR="009F594A" w:rsidRPr="00E457C1">
        <w:rPr>
          <w:lang w:val="en-US"/>
        </w:rPr>
        <w:t xml:space="preserve">. </w:t>
      </w:r>
      <w:r w:rsidR="00F42DFC" w:rsidRPr="00E457C1">
        <w:rPr>
          <w:lang w:val="en-US"/>
        </w:rPr>
        <w:t>CMIP6 biases</w:t>
      </w:r>
      <w:r w:rsidR="009F594A" w:rsidRPr="00E457C1">
        <w:rPr>
          <w:lang w:val="en-US"/>
        </w:rPr>
        <w:t xml:space="preserve"> are broadly consistent with those reported in CMIP5 for the near</w:t>
      </w:r>
      <w:r w:rsidR="00F57018" w:rsidRPr="00E457C1">
        <w:rPr>
          <w:lang w:val="en-US"/>
        </w:rPr>
        <w:t>-</w:t>
      </w:r>
      <w:r w:rsidR="009F594A" w:rsidRPr="00E457C1">
        <w:rPr>
          <w:lang w:val="en-US"/>
        </w:rPr>
        <w:t>surface (&lt;200 m)</w:t>
      </w:r>
      <w:r w:rsidR="003D65DD" w:rsidRPr="00E457C1">
        <w:rPr>
          <w:lang w:val="en-US"/>
        </w:rPr>
        <w:t xml:space="preserve"> and mid-depth (200</w:t>
      </w:r>
      <w:del w:id="2042" w:author="Sara M Tuson" w:date="2021-06-24T11:00:00Z">
        <w:r w:rsidR="003D65DD" w:rsidRPr="00E457C1" w:rsidDel="00D269C7">
          <w:rPr>
            <w:lang w:val="en-US"/>
          </w:rPr>
          <w:delText>-</w:delText>
        </w:r>
      </w:del>
      <w:ins w:id="2043" w:author="Sara M Tuson" w:date="2021-06-24T11:00:00Z">
        <w:r w:rsidR="00D269C7">
          <w:rPr>
            <w:lang w:val="en-US"/>
          </w:rPr>
          <w:t>–</w:t>
        </w:r>
      </w:ins>
      <w:r w:rsidR="003D65DD" w:rsidRPr="00E457C1">
        <w:rPr>
          <w:lang w:val="en-US"/>
        </w:rPr>
        <w:t>2000 m)</w:t>
      </w:r>
      <w:r w:rsidR="00F57018" w:rsidRPr="00E457C1">
        <w:rPr>
          <w:lang w:val="en-US"/>
        </w:rPr>
        <w:t xml:space="preserve"> ocean</w:t>
      </w:r>
      <w:r w:rsidR="009F594A" w:rsidRPr="00E457C1">
        <w:rPr>
          <w:lang w:val="en-US"/>
        </w:rPr>
        <w:t xml:space="preserve"> </w:t>
      </w:r>
      <w:r w:rsidR="00575CD1">
        <w:fldChar w:fldCharType="begin" w:fldLock="1"/>
      </w:r>
      <w:r w:rsidR="007F62B7">
        <w:rPr>
          <w:lang w:val="en-US"/>
        </w:rPr>
        <w:instrText>ADDIN CSL_CITATION { "citationItems" : [ { "id" : "ITEM-1", "itemData" : { "DOI" : "10.1175/JCLI-D-19-0654.1", "ISSN" : "0894-8755", "abstract" : "&lt;p&gt;Substantial model biases are still prominent even in the latest CMIP6 simulations; attributing their causes is defined as one of the three main scientific questions addressed in CMIP6. In this paper, cold temperature biases in the North Pacific subtropics are investigated using simulations from the newly released CMIP6 models, together with other related modeling products. In addition, ocean-only sensitivity experiments are performed to characterize the biases, with a focus on the role of oceanic vertical mixing schemes. Based on the Argo-derived diffusivity, idealized vertical diffusivity fields are designed to mimic the seasonality of vertical mixing in this region, and are employed in ocean-only simulations to test the sensitivity of this cold bias to oceanic vertical mixing. It is demonstrated that the cold temperature biases can be reduced when the mixing strength is enhanced within and beneath the surface boundary layer. Additionally, the temperature simulations are rather sensitive to the parameterization of static instability, and the cold biases can be reduced when the vertical diffusivity for convection is increased. These indicate that the cold temperature biases in the North Pacific can be largely attributed to biases in oceanic vertical mixing within ocean-only simulations, which likely contribute to the even larger biases seen in coupled simulations. This study therefore highlights the need for improved oceanic vertical mixing in order to reduce these persistent cold temperature biases seen across several CMIP models.&lt;/p&gt;", "author" : [ { "dropping-particle" : "", "family" : "Zhu", "given" : "Yuchao", "non-dropping-particle" : "", "parse-names" : false, "suffix" : "" }, { "dropping-particle" : "", "family" : "Zhang", "given" : "Rong-Hua", "non-dropping-particle" : "", "parse-names" : false, "suffix" : "" }, { "dropping-particle" : "", "family" : "Sun", "given" : "Jichang", "non-dropping-particle" : "", "parse-names" : false, "suffix" : "" } ], "container-title" : "Journal of Climate", "id" : "ITEM-1", "issue" : "17", "issued" : { "date-parts" : [ [ "2020", "9", "1" ] ] }, "page" : "7523-7538", "publisher" : "American Meteorological Society", "title" : "North Pacific Upper-Ocean Cold Temperature Biases in CMIP6 Simulations and the Role of Regional Vertical Mixing", "translator" : [ { "dropping-particle" : "", "family" : "J6884", "given" : "", "non-dropping-particle" : "", "parse-names" : false, "suffix" : "" } ], "type" : "article-journal", "volume" : "33" }, "uris" : [ "http://www.mendeley.com/documents/?uuid=1bb2a921-4726-38fc-b09b-710de8e5673c", "http://www.mendeley.com/documents/?uuid=68317acf-ecc4-4632-a4d9-ff95e2f4b4a7", "http://www.mendeley.com/documents/?uuid=f0d11789-4c58-4180-8964-bc0966a2e86e" ] }, { "id" : "ITEM-2",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"ITEM-2",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"id" : "ITEM-3", "itemData" : { "DOI" : "10.1029/2019MS001683", "ISSN" : "19422466", "abstract" : "This paper describes the main characteristics of CNRM-CM6-1, the fully coupled atmosphere-ocean general circulation model of sixth generation jointly developed by Centre National de Recherches M\u00e9t\u00e9orologiques (CNRM) and Cerfacs for the sixth phase of the Coupled Model Intercomparison Project 6 (CMIP6). The paper provides a description of each component of CNRM-CM6-1, including the coupling method and the new online output software. We emphasize where model's components have been updated with respect to the former model version, CNRM-CM5.1. In particular, we highlight major improvements in the representation of atmospheric and land processes. A particular attention has also been devoted to mass and energy conservation in the simulated climate system to limit long-term drifts. The climate simulated by CNRM-CM6-1 is then evaluated using CMIP6 historical and Diagnostic, Evaluation and Characterization of Klima (DECK) experiments in comparison with CMIP5 CNRM-CM5.1 equivalent experiments. Overall, the mean surface biases are of similar magnitude but with different spatial patterns. Deep ocean biases are generally reduced, whereas sea ice is too thin in the Arctic. Although the simulated climate variability remains roughly consistent with CNRM-CM5.1, its sensitivity to rising CO2 has increased: the equilibrium climate sensitivity is 4.9 K, which is now close to the upper bound of the range estimated from CMIP5 models.", "author" : [ { "dropping-particle" : "", "family" : "Voldoire", "given" : "A.", "non-dropping-particle" : "", "parse-names" : false, "suffix" : "" }, { "dropping-particle" : "", "family" : "Saint-Martin", "given" : "D.", "non-dropping-particle" : "", "parse-names" : false, "suffix" : "" }, { "dropping-particle" : "", "family" : "S\u00e9n\u00e9si", "given" : "S.", "non-dropping-particle" : "", "parse-names" : false, "suffix" : "" }, { "dropping-particle" : "", "family" : "Decharme", "given" : "B.", "non-dropping-particle" : "", "parse-names" : false, "suffix" : "" }, { "dropping-particle" : "", "family" : "Alias", "given" : "A.", "non-dropping-particle" : "", "parse-names" : false, "suffix" : "" }, { "dropping-particle" : "", "family" : "Chevallier", "given" : "M.", "non-dropping-particle" : "", "parse-names" : false, "suffix" : "" }, { "dropping-particle" : "", "family" : "Colin", "given" : "J.", "non-dropping-particle" : "", "parse-names" : false, "suffix" : "" }, { "dropping-particle" : "", "family" : "Gu\u00e9r\u00e9my", "given" : "J. F.", "non-dropping-particle" : "", "parse-names" : false, "suffix" : "" }, { "dropping-particle" : "", "family" : "Michou", "given" : "M.", "non-dropping-particle" : "", "parse-names" : false, "suffix" : "" }, { "dropping-particle" : "", "family" : "Moine", "given" : "M. P.", "non-dropping-particle" : "", "parse-names" : false, "suffix" : "" }, { "dropping-particle" : "", "family" : "Nabat", "given" : "P.", "non-dropping-particle" : "", "parse-names" : false, "suffix" : "" }, { "dropping-particle" : "", "family" : "Roehrig", "given" : "R.", "non-dropping-particle" : "", "parse-names" : false, "suffix" : "" }, { "dropping-particle" : "", "family" : "Salas y M\u00e9lia", "given" : "D.", "non-dropping-particle" : "", "parse-names" : false, "suffix" : "" }, { "dropping-particle" : "", "family" : "S\u00e9f\u00e9rian", "given" : "R.", "non-dropping-particle" : "", "parse-names" : false, "suffix" : "" }, { "dropping-particle" : "", "family" : "Valcke", "given" : "S.", "non-dropping-particle" : "", "parse-names" : false, "suffix" : "" }, { "dropping-particle" : "", "family" : "Beau", "given" : "I.", "non-dropping-particle" : "", "parse-names" : false, "suffix" : "" }, { "dropping-particle" : "", "family" : "Belamari", "given" : "S.", "non-dropping-particle" : "", "parse-names" : false, "suffix" : "" }, { "dropping-particle" : "", "family" : "Berthet", "given" : "S.", "non-dropping-particle" : "", "parse-names" : false, "suffix" : "" }, { "dropping-particle" : "", "family" : "Cassou", "given" : "C.", "non-dropping-particle" : "", "parse-names" : false, "suffix" : "" }, { "dropping-particle" : "", "family" : "Cattiaux", "given" : "J.", "non-dropping-particle" : "", "parse-names" : false, "suffix" : "" }, { "dropping-particle" : "", "family" : "Deshayes", "given" : "J.", "non-dropping-particle" : "", "parse-names" : false, "suffix" : "" }, { "dropping-particle" : "", "family" : "Douville", "given" : "H.", "non-dropping-particle" : "", "parse-names" : false, "suffix" : "" }, { "dropping-particle" : "", "family" : "Eth\u00e9", "given" : "C.", "non-dropping-particle" : "", "parse-names" : false, "suffix" : "" }, { "dropping-particle" : "", "family" : "Franchist\u00e9guy", "given" : "L.", "non-dropping-particle" : "", "parse-names" : false, "suffix" : "" }, { "dropping-particle" : "", "family" : "Geoffroy", "given" : "O.", "non-dropping-particle" : "", "parse-names" : false, "suffix" : "" }, { "dropping-particle" : "", "family" : "L\u00e9vy", "given" : "C.", "non-dropping-particle" : "", "parse-names" : false, "suffix" : "" }, { "dropping-particle" : "", "family" : "Madec", "given" : "G.", "non-dropping-particle" : "", "parse-names" : false, "suffix" : "" }, { "dropping-particle" : "", "family" : "Meurdesoif", "given" : "Y.", "non-dropping-particle" : "", "parse-names" : false, "suffix" : "" }, { "dropping-particle" : "", "family" : "Msadek", "given" : "R.", "non-dropping-particle" : "", "parse-names" : false, "suffix" : "" }, { "dropping-particle" : "", "family" : "Ribes", "given" : "A.", "non-dropping-particle" : "", "parse-names" : false, "suffix"</w:instrText>
      </w:r>
      <w:r w:rsidR="007F62B7" w:rsidRPr="001D5B54">
        <w:rPr>
          <w:rPrChange w:id="2044" w:author="Clotilde Pean" w:date="2021-06-21T14:14:00Z">
            <w:rPr>
              <w:lang w:val="en-US"/>
            </w:rPr>
          </w:rPrChange>
        </w:rPr>
        <w:instrText xml:space="preserve"> : "" }, { "dropping-particle" : "", "family" : "Sanchez-Gomez", "given" : "E.", "non-dropping-particle" : "", "parse-names" : false, "suffix" : "" }, { "dropping-particle" : "", "family" : "Terray", "given" : "L.", "non-dropping-particle" : "", "parse-names" : false, "suffix" : "" }, { "dropping-particle" : "", "family" : "Waldman", "given" : "R.", "non-dropping-particle" : "", "parse-names" : false, "suffix" : "" } ], "container-title" : "Journal of Advances in Modeling Earth Systems", "id" : "ITEM-3", "issue" : "7", "issued" : { "date-parts" : [ [ "2019", "7", "11" ] ] }, "page" : "2177-2213", "title" : "Evaluation of CMIP6 DECK Experiments With CNRM-CM6-1", "translator" : [ { "dropping-particle" : "", "family" : "J6319", "given" : "", "non-dropping-particle" : "", "parse-names" : false, "suffix" : "" } ], "type" : "article-journal", "volume" : "11" }, "uris" : [ "http://www.mendeley.com/documents/?uuid=7e937b31-02bd-43f7-b707-40ab547951d1" ] } ], "mendeley" : { "formattedCitation" : "(Voldoire et al., 2019b; Beadling et al., 2020; Zhu et al., 2020b)", "manualFormatting" : "(Voldoire et al., 2019b; Beadling et al., 2020; Y. Zhu et al., 2020)", "plainTextFormattedCitation" : "(Voldoire et al., 2019b; Beadling et al., 2020; Zhu et al., 2020b)", "previouslyFormattedCitation" : "(Voldoire et al., 2019b; Beadling et al., 2020; Zhu et al., 2020b)" }, "properties" : { "noteIndex" : 0 }, "schema" : "https://github.com/citation-style-language/schema/raw/master/csl-citation.json" }</w:instrText>
      </w:r>
      <w:r w:rsidR="00575CD1">
        <w:fldChar w:fldCharType="separate"/>
      </w:r>
      <w:r w:rsidR="00393F8C">
        <w:rPr>
          <w:noProof/>
          <w:lang w:val="fr-CA"/>
        </w:rPr>
        <w:t>(Voldoire et al., 2019b; Beadling et al., 2020; Y. Zhu et al., 2020)</w:t>
      </w:r>
      <w:r w:rsidR="00575CD1">
        <w:fldChar w:fldCharType="end"/>
      </w:r>
      <w:r w:rsidR="009F594A" w:rsidRPr="00D60F84">
        <w:rPr>
          <w:lang w:val="fr-CA"/>
        </w:rPr>
        <w:t xml:space="preserve">. </w:t>
      </w:r>
      <w:r w:rsidR="00F61ED0" w:rsidRPr="00E457C1">
        <w:rPr>
          <w:lang w:val="en-US"/>
        </w:rPr>
        <w:t xml:space="preserve">The warm bias begins between </w:t>
      </w:r>
      <w:r w:rsidR="007E1F5F" w:rsidRPr="00E457C1">
        <w:rPr>
          <w:lang w:val="en-US"/>
        </w:rPr>
        <w:t>1</w:t>
      </w:r>
      <w:r w:rsidR="00F61ED0" w:rsidRPr="00E457C1">
        <w:rPr>
          <w:lang w:val="en-US"/>
        </w:rPr>
        <w:t>00 and 400 m depth in all three basins, however, it is most prominent in the Atlantic Ocean</w:t>
      </w:r>
      <w:r w:rsidR="001F1AE1" w:rsidRPr="00E457C1">
        <w:rPr>
          <w:lang w:val="en-US"/>
        </w:rPr>
        <w:t>, with a maximum magnitude</w:t>
      </w:r>
      <w:r w:rsidR="001F1AE1">
        <w:rPr>
          <w:lang w:val="en-US"/>
        </w:rPr>
        <w:t xml:space="preserve"> in the equatori</w:t>
      </w:r>
      <w:r w:rsidR="00F42DFC">
        <w:rPr>
          <w:lang w:val="en-US"/>
        </w:rPr>
        <w:t>al latitudes, as</w:t>
      </w:r>
      <w:r w:rsidR="001F1AE1">
        <w:rPr>
          <w:lang w:val="en-US"/>
        </w:rPr>
        <w:t xml:space="preserve"> in CMIP5</w:t>
      </w:r>
      <w:r w:rsidR="00F42DFC">
        <w:rPr>
          <w:lang w:val="en-US"/>
        </w:rPr>
        <w:t xml:space="preserve"> (Figure 3.25)</w:t>
      </w:r>
      <w:r w:rsidR="001F1AE1" w:rsidRPr="00E457C1">
        <w:rPr>
          <w:lang w:val="en-US"/>
        </w:rPr>
        <w:t>.</w:t>
      </w:r>
      <w:r w:rsidR="00F61ED0" w:rsidRPr="00E457C1">
        <w:rPr>
          <w:lang w:val="en-US"/>
        </w:rPr>
        <w:t xml:space="preserve"> In the Pacific, the large warm biases</w:t>
      </w:r>
      <w:r w:rsidR="001F1AE1" w:rsidRPr="00E457C1">
        <w:rPr>
          <w:lang w:val="en-US"/>
        </w:rPr>
        <w:t xml:space="preserve"> </w:t>
      </w:r>
      <w:r w:rsidR="00F61ED0" w:rsidRPr="00E457C1">
        <w:rPr>
          <w:lang w:val="en-US"/>
        </w:rPr>
        <w:t xml:space="preserve">are mostly </w:t>
      </w:r>
      <w:r w:rsidR="00E77130" w:rsidRPr="00E457C1">
        <w:rPr>
          <w:lang w:val="en-US"/>
        </w:rPr>
        <w:t>seen</w:t>
      </w:r>
      <w:r w:rsidR="00F61ED0" w:rsidRPr="00E457C1">
        <w:rPr>
          <w:lang w:val="en-US"/>
        </w:rPr>
        <w:t xml:space="preserve"> in the subtropical regions (30</w:t>
      </w:r>
      <w:ins w:id="2045" w:author="Ian Blenkinsop" w:date="2021-07-13T14:10:00Z">
        <w:r w:rsidR="007B5C6A" w:rsidRPr="00E457C1">
          <w:rPr>
            <w:lang w:val="en-US"/>
          </w:rPr>
          <w:t>°N</w:t>
        </w:r>
      </w:ins>
      <w:del w:id="2046" w:author="Sara M Tuson" w:date="2021-06-24T11:00:00Z">
        <w:r w:rsidR="00F61ED0" w:rsidRPr="00E457C1" w:rsidDel="00D269C7">
          <w:rPr>
            <w:lang w:val="en-US"/>
          </w:rPr>
          <w:delText>-</w:delText>
        </w:r>
      </w:del>
      <w:ins w:id="2047" w:author="Sara M Tuson" w:date="2021-06-24T11:00:00Z">
        <w:r w:rsidR="00D269C7">
          <w:rPr>
            <w:lang w:val="en-US"/>
          </w:rPr>
          <w:t>–</w:t>
        </w:r>
      </w:ins>
      <w:r w:rsidR="00F61ED0" w:rsidRPr="00E457C1">
        <w:rPr>
          <w:lang w:val="en-US"/>
        </w:rPr>
        <w:t>60°N and 30</w:t>
      </w:r>
      <w:ins w:id="2048" w:author="Ian Blenkinsop" w:date="2021-07-13T14:10:00Z">
        <w:r w:rsidR="007B5C6A" w:rsidRPr="00E457C1">
          <w:rPr>
            <w:lang w:val="en-US"/>
          </w:rPr>
          <w:t>°S</w:t>
        </w:r>
      </w:ins>
      <w:del w:id="2049" w:author="Sara M Tuson" w:date="2021-06-24T11:00:00Z">
        <w:r w:rsidR="00F61ED0" w:rsidRPr="00E457C1" w:rsidDel="00D269C7">
          <w:rPr>
            <w:lang w:val="en-US"/>
          </w:rPr>
          <w:delText>-</w:delText>
        </w:r>
      </w:del>
      <w:ins w:id="2050" w:author="Sara M Tuson" w:date="2021-06-24T11:00:00Z">
        <w:r w:rsidR="00D269C7">
          <w:rPr>
            <w:lang w:val="en-US"/>
          </w:rPr>
          <w:t>–</w:t>
        </w:r>
      </w:ins>
      <w:r w:rsidR="00F61ED0" w:rsidRPr="00E457C1">
        <w:rPr>
          <w:lang w:val="en-US"/>
        </w:rPr>
        <w:t>60°S). The cool near surface tropical bias is most prominent in the Pacific Ocean and also present in the Atlantic</w:t>
      </w:r>
      <w:r w:rsidR="00EF12A0" w:rsidRPr="00E457C1">
        <w:rPr>
          <w:lang w:val="en-US"/>
        </w:rPr>
        <w:t>, with a smaller magnitude</w:t>
      </w:r>
      <w:r w:rsidR="00F61ED0" w:rsidRPr="00E457C1">
        <w:rPr>
          <w:lang w:val="en-US"/>
        </w:rPr>
        <w:t xml:space="preserve"> (Figure 3.2</w:t>
      </w:r>
      <w:r w:rsidR="000B2E28" w:rsidRPr="00E457C1">
        <w:rPr>
          <w:lang w:val="en-US"/>
        </w:rPr>
        <w:t>5</w:t>
      </w:r>
      <w:r w:rsidR="00203D5D" w:rsidRPr="00E457C1">
        <w:rPr>
          <w:lang w:val="en-US"/>
        </w:rPr>
        <w:t>)</w:t>
      </w:r>
      <w:r w:rsidR="00F61ED0" w:rsidRPr="00E457C1">
        <w:rPr>
          <w:lang w:val="en-US"/>
        </w:rPr>
        <w:t xml:space="preserve">. </w:t>
      </w:r>
      <w:r w:rsidR="00927E80" w:rsidRPr="00E457C1">
        <w:rPr>
          <w:lang w:val="en-US"/>
        </w:rPr>
        <w:t>Relative to CMIP5, t</w:t>
      </w:r>
      <w:r w:rsidR="008C67D6" w:rsidRPr="00E457C1">
        <w:rPr>
          <w:lang w:val="en-US"/>
        </w:rPr>
        <w:t>he most p</w:t>
      </w:r>
      <w:r w:rsidR="009F594A" w:rsidRPr="00E457C1">
        <w:rPr>
          <w:lang w:val="en-US"/>
        </w:rPr>
        <w:t>rominent difference</w:t>
      </w:r>
      <w:r w:rsidR="008C67D6" w:rsidRPr="00E457C1">
        <w:rPr>
          <w:lang w:val="en-US"/>
        </w:rPr>
        <w:t xml:space="preserve"> is an increase</w:t>
      </w:r>
      <w:r w:rsidR="009F594A" w:rsidRPr="00E457C1">
        <w:rPr>
          <w:lang w:val="en-US"/>
        </w:rPr>
        <w:t xml:space="preserve"> </w:t>
      </w:r>
      <w:r w:rsidR="008C67D6" w:rsidRPr="00E457C1">
        <w:rPr>
          <w:lang w:val="en-US"/>
        </w:rPr>
        <w:t xml:space="preserve">to the </w:t>
      </w:r>
      <w:r w:rsidR="009F594A" w:rsidRPr="00E457C1">
        <w:rPr>
          <w:lang w:val="en-US"/>
        </w:rPr>
        <w:t>mid-depth</w:t>
      </w:r>
      <w:r w:rsidR="008C67D6" w:rsidRPr="00E457C1">
        <w:rPr>
          <w:lang w:val="en-US"/>
        </w:rPr>
        <w:t xml:space="preserve"> (300</w:t>
      </w:r>
      <w:del w:id="2051" w:author="Sara M Tuson" w:date="2021-06-24T11:00:00Z">
        <w:r w:rsidR="008C67D6" w:rsidRPr="00E457C1" w:rsidDel="00D269C7">
          <w:rPr>
            <w:lang w:val="en-US"/>
          </w:rPr>
          <w:delText>-</w:delText>
        </w:r>
      </w:del>
      <w:ins w:id="2052" w:author="Sara M Tuson" w:date="2021-06-24T11:00:00Z">
        <w:r w:rsidR="00D269C7">
          <w:rPr>
            <w:lang w:val="en-US"/>
          </w:rPr>
          <w:t>–</w:t>
        </w:r>
      </w:ins>
      <w:r w:rsidR="008C67D6" w:rsidRPr="00E457C1">
        <w:rPr>
          <w:lang w:val="en-US"/>
        </w:rPr>
        <w:t>2000 m)</w:t>
      </w:r>
      <w:r w:rsidR="009F594A" w:rsidRPr="00E457C1">
        <w:rPr>
          <w:lang w:val="en-US"/>
        </w:rPr>
        <w:t xml:space="preserve"> warm bias in CMIP6 relative to CMIP5</w:t>
      </w:r>
      <w:r w:rsidR="008C67D6" w:rsidRPr="00E457C1">
        <w:rPr>
          <w:lang w:val="en-US"/>
        </w:rPr>
        <w:t>,</w:t>
      </w:r>
      <w:r w:rsidR="009F594A" w:rsidRPr="00E457C1">
        <w:rPr>
          <w:lang w:val="en-US"/>
        </w:rPr>
        <w:t xml:space="preserve"> and </w:t>
      </w:r>
      <w:r w:rsidR="008C67D6" w:rsidRPr="00E457C1">
        <w:rPr>
          <w:lang w:val="en-US"/>
        </w:rPr>
        <w:t xml:space="preserve">a </w:t>
      </w:r>
      <w:r w:rsidR="00117331" w:rsidRPr="00E457C1">
        <w:rPr>
          <w:lang w:val="en-US"/>
        </w:rPr>
        <w:t xml:space="preserve">change in sign of the bias from cold to warm </w:t>
      </w:r>
      <w:r w:rsidR="008C67D6" w:rsidRPr="00E457C1">
        <w:rPr>
          <w:lang w:val="en-US"/>
        </w:rPr>
        <w:t xml:space="preserve">for </w:t>
      </w:r>
      <w:r w:rsidR="009F594A" w:rsidRPr="00E457C1">
        <w:rPr>
          <w:lang w:val="en-US"/>
        </w:rPr>
        <w:t>the Southern Ocean mid-depth (</w:t>
      </w:r>
      <w:r w:rsidR="008C67D6" w:rsidRPr="00E457C1">
        <w:rPr>
          <w:lang w:val="en-US"/>
        </w:rPr>
        <w:t>&gt;</w:t>
      </w:r>
      <w:r w:rsidR="009F594A" w:rsidRPr="00E457C1">
        <w:rPr>
          <w:lang w:val="en-US"/>
        </w:rPr>
        <w:t>60</w:t>
      </w:r>
      <w:ins w:id="2053" w:author="Ian Blenkinsop" w:date="2021-07-13T12:11:00Z">
        <w:r w:rsidR="00231401" w:rsidRPr="00E457C1">
          <w:rPr>
            <w:lang w:val="en-US"/>
          </w:rPr>
          <w:t>°</w:t>
        </w:r>
      </w:ins>
      <w:del w:id="2054" w:author="Ian Blenkinsop" w:date="2021-07-13T12:11:00Z">
        <w:r w:rsidR="009F594A" w:rsidRPr="00E457C1" w:rsidDel="00231401">
          <w:rPr>
            <w:vertAlign w:val="superscript"/>
            <w:lang w:val="en-US"/>
          </w:rPr>
          <w:delText>o</w:delText>
        </w:r>
      </w:del>
      <w:r w:rsidR="009F594A" w:rsidRPr="00E457C1">
        <w:rPr>
          <w:lang w:val="en-US"/>
        </w:rPr>
        <w:t xml:space="preserve">S) </w:t>
      </w:r>
      <w:r w:rsidR="008C67D6" w:rsidRPr="00E457C1">
        <w:rPr>
          <w:lang w:val="en-US"/>
        </w:rPr>
        <w:t>from CMIP5 to CMIP6</w:t>
      </w:r>
      <w:r w:rsidR="00584F61" w:rsidRPr="00E457C1">
        <w:rPr>
          <w:lang w:val="en-US"/>
        </w:rPr>
        <w:t xml:space="preserve"> </w:t>
      </w:r>
      <w:r w:rsidR="009F594A" w:rsidRPr="00E457C1">
        <w:rPr>
          <w:lang w:val="en-US"/>
        </w:rPr>
        <w:t>(</w:t>
      </w:r>
      <w:r w:rsidR="00F9109E" w:rsidRPr="00E457C1">
        <w:rPr>
          <w:lang w:val="en-US"/>
        </w:rPr>
        <w:t>Figure 3.2</w:t>
      </w:r>
      <w:r w:rsidR="00584F61" w:rsidRPr="00E457C1">
        <w:rPr>
          <w:lang w:val="en-US"/>
        </w:rPr>
        <w:t>5)</w:t>
      </w:r>
      <w:r w:rsidR="009F594A" w:rsidRPr="00E457C1">
        <w:rPr>
          <w:lang w:val="en-US"/>
        </w:rPr>
        <w:t xml:space="preserve">. </w:t>
      </w:r>
      <w:r w:rsidR="00E77130" w:rsidRPr="00E457C1">
        <w:rPr>
          <w:lang w:val="en-US"/>
        </w:rPr>
        <w:t>C</w:t>
      </w:r>
      <w:r w:rsidR="009F594A" w:rsidRPr="00E457C1">
        <w:rPr>
          <w:lang w:val="en-US"/>
        </w:rPr>
        <w:t xml:space="preserve">ompared to CMIP3 and CMIP5, there is improved agreement between </w:t>
      </w:r>
      <w:r w:rsidR="001B3283" w:rsidRPr="00E457C1">
        <w:rPr>
          <w:lang w:val="en-US"/>
        </w:rPr>
        <w:t xml:space="preserve">most </w:t>
      </w:r>
      <w:r w:rsidR="009F594A" w:rsidRPr="00E457C1">
        <w:rPr>
          <w:lang w:val="en-US"/>
        </w:rPr>
        <w:t>CMIP6 models</w:t>
      </w:r>
      <w:r w:rsidR="001B3283" w:rsidRPr="00E457C1">
        <w:rPr>
          <w:lang w:val="en-US"/>
        </w:rPr>
        <w:t xml:space="preserve"> and observations</w:t>
      </w:r>
      <w:r w:rsidR="009F594A" w:rsidRPr="00E457C1">
        <w:rPr>
          <w:lang w:val="en-US"/>
        </w:rPr>
        <w:t xml:space="preserve"> in their representation of the </w:t>
      </w:r>
      <w:r w:rsidR="00117331" w:rsidRPr="00E457C1">
        <w:rPr>
          <w:lang w:val="en-US"/>
        </w:rPr>
        <w:t>zonal mean temperature of the upper 100</w:t>
      </w:r>
      <w:r w:rsidR="003B2DF6" w:rsidRPr="00E457C1">
        <w:rPr>
          <w:lang w:val="en-US"/>
        </w:rPr>
        <w:t xml:space="preserve"> </w:t>
      </w:r>
      <w:r w:rsidR="00117331" w:rsidRPr="00E457C1">
        <w:rPr>
          <w:lang w:val="en-US"/>
        </w:rPr>
        <w:t>m of the Southern Ocean</w:t>
      </w:r>
      <w:r w:rsidR="009F594A" w:rsidRPr="00E457C1">
        <w:rPr>
          <w:lang w:val="en-US"/>
        </w:rPr>
        <w:t xml:space="preserve"> </w:t>
      </w:r>
      <w:r w:rsidR="009F594A" w:rsidRPr="00D008AD">
        <w:fldChar w:fldCharType="begin" w:fldLock="1"/>
      </w:r>
      <w:r w:rsidR="00E719C0">
        <w:rPr>
          <w:lang w:val="en-US"/>
        </w:rPr>
        <w:instrText>ADDIN CSL_CITATION { "citationItems" : [ { "id" : "ITEM-1",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"ITEM-1",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"plainTextFormattedCitation" : "(Beadling et al., 2020)", "previouslyFormattedCitation" : "(Beadling et al., 2020)" }, "properties" : { "noteIndex" : 0 }, "schema" : "https://github.com/citation-style-language/schema/raw/master/csl-citation.json" }</w:instrText>
      </w:r>
      <w:r w:rsidR="009F594A" w:rsidRPr="00D008AD">
        <w:fldChar w:fldCharType="separate"/>
      </w:r>
      <w:r w:rsidR="00393F8C">
        <w:rPr>
          <w:noProof/>
          <w:lang w:val="en-US"/>
        </w:rPr>
        <w:t>(Beadling et al., 2020)</w:t>
      </w:r>
      <w:r w:rsidR="009F594A" w:rsidRPr="00D008AD">
        <w:fldChar w:fldCharType="end"/>
      </w:r>
      <w:r w:rsidR="009F594A" w:rsidRPr="00E457C1">
        <w:rPr>
          <w:lang w:val="en-US"/>
        </w:rPr>
        <w:t>.</w:t>
      </w:r>
    </w:p>
    <w:p w14:paraId="5D17A776" w14:textId="77777777" w:rsidR="009F594A" w:rsidRPr="00E457C1" w:rsidRDefault="009F594A" w:rsidP="009F594A">
      <w:pPr>
        <w:pStyle w:val="AR6BodyText"/>
        <w:rPr>
          <w:lang w:val="en-US"/>
        </w:rPr>
      </w:pPr>
    </w:p>
    <w:p w14:paraId="2FFF0257" w14:textId="1D396A27" w:rsidR="009F594A" w:rsidRPr="00E457C1" w:rsidRDefault="009F594A" w:rsidP="009F594A">
      <w:pPr>
        <w:pStyle w:val="AR6BodyText"/>
        <w:rPr>
          <w:lang w:val="en-US"/>
        </w:rPr>
      </w:pPr>
      <w:r w:rsidRPr="00E457C1">
        <w:rPr>
          <w:lang w:val="en-US"/>
        </w:rPr>
        <w:t>Focusing on the deep ocean (&gt;2000 m), the CMIP6 ensemble mean shows a prominent</w:t>
      </w:r>
      <w:r w:rsidR="00215829" w:rsidRPr="00E457C1">
        <w:rPr>
          <w:lang w:val="en-US"/>
        </w:rPr>
        <w:t xml:space="preserve"> and consistent</w:t>
      </w:r>
      <w:r w:rsidRPr="00E457C1">
        <w:rPr>
          <w:lang w:val="en-US"/>
        </w:rPr>
        <w:t xml:space="preserve"> warm bias (</w:t>
      </w:r>
      <w:r w:rsidR="00F9109E" w:rsidRPr="00E457C1">
        <w:rPr>
          <w:lang w:val="en-US"/>
        </w:rPr>
        <w:t>Figure 3.2</w:t>
      </w:r>
      <w:r w:rsidR="00584F61" w:rsidRPr="00E457C1">
        <w:rPr>
          <w:lang w:val="en-US"/>
        </w:rPr>
        <w:t>5</w:t>
      </w:r>
      <w:r w:rsidRPr="00E457C1">
        <w:rPr>
          <w:lang w:val="en-US"/>
        </w:rPr>
        <w:t>),</w:t>
      </w:r>
      <w:r w:rsidR="003B2DF6" w:rsidRPr="00E457C1">
        <w:rPr>
          <w:lang w:val="en-US"/>
        </w:rPr>
        <w:t xml:space="preserve"> in all basins except the equatorial and northern Pacific,</w:t>
      </w:r>
      <w:r w:rsidRPr="00E457C1">
        <w:rPr>
          <w:lang w:val="en-US"/>
        </w:rPr>
        <w:t xml:space="preserve"> which contrasts to a cold bias </w:t>
      </w:r>
      <w:r w:rsidR="00166160" w:rsidRPr="00E457C1">
        <w:rPr>
          <w:lang w:val="en-US"/>
        </w:rPr>
        <w:t>seen</w:t>
      </w:r>
      <w:r w:rsidRPr="00E457C1">
        <w:rPr>
          <w:lang w:val="en-US"/>
        </w:rPr>
        <w:t xml:space="preserve"> in CMIP5 </w:t>
      </w:r>
      <w:r>
        <w:fldChar w:fldCharType="begin" w:fldLock="1"/>
      </w:r>
      <w:r w:rsidR="00D33CB6">
        <w:rPr>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fldChar w:fldCharType="separate"/>
      </w:r>
      <w:r w:rsidR="00393F8C">
        <w:rPr>
          <w:noProof/>
          <w:lang w:val="en-US"/>
        </w:rPr>
        <w:t>(Flato et al., 2013)</w:t>
      </w:r>
      <w:r>
        <w:fldChar w:fldCharType="end"/>
      </w:r>
      <w:r w:rsidRPr="00E457C1">
        <w:rPr>
          <w:lang w:val="en-US"/>
        </w:rPr>
        <w:t xml:space="preserve">. We note that while an updated observational temperature dataset is used in this assessment (WOA09 </w:t>
      </w:r>
      <w:r w:rsidR="00BE5330" w:rsidRPr="00E457C1">
        <w:rPr>
          <w:lang w:val="en-US"/>
        </w:rPr>
        <w:t xml:space="preserve">was used </w:t>
      </w:r>
      <w:r w:rsidRPr="00E457C1">
        <w:rPr>
          <w:lang w:val="en-US"/>
        </w:rPr>
        <w:t>in AR5</w:t>
      </w:r>
      <w:r w:rsidR="00BE5330" w:rsidRPr="00E457C1">
        <w:rPr>
          <w:lang w:val="en-US"/>
        </w:rPr>
        <w:t>, while</w:t>
      </w:r>
      <w:r w:rsidRPr="00E457C1">
        <w:rPr>
          <w:lang w:val="en-US"/>
        </w:rPr>
        <w:t xml:space="preserve"> WOA18</w:t>
      </w:r>
      <w:r w:rsidR="00215829" w:rsidRPr="00E457C1">
        <w:rPr>
          <w:lang w:val="en-US"/>
        </w:rPr>
        <w:t>, 1981</w:t>
      </w:r>
      <w:del w:id="2055" w:author="Sara M Tuson" w:date="2021-06-24T11:00:00Z">
        <w:r w:rsidR="00215829" w:rsidRPr="00E457C1" w:rsidDel="00D269C7">
          <w:rPr>
            <w:lang w:val="en-US"/>
          </w:rPr>
          <w:delText>-</w:delText>
        </w:r>
      </w:del>
      <w:ins w:id="2056" w:author="Sara M Tuson" w:date="2021-06-24T11:00:00Z">
        <w:r w:rsidR="00D269C7">
          <w:rPr>
            <w:lang w:val="en-US"/>
          </w:rPr>
          <w:t>–</w:t>
        </w:r>
      </w:ins>
      <w:r w:rsidR="00215829" w:rsidRPr="00E457C1">
        <w:rPr>
          <w:lang w:val="en-US"/>
        </w:rPr>
        <w:t>2010</w:t>
      </w:r>
      <w:r w:rsidRPr="00E457C1">
        <w:rPr>
          <w:lang w:val="en-US"/>
        </w:rPr>
        <w:t xml:space="preserve"> </w:t>
      </w:r>
      <w:r w:rsidR="00BE5330" w:rsidRPr="00E457C1">
        <w:rPr>
          <w:lang w:val="en-US"/>
        </w:rPr>
        <w:t xml:space="preserve">is used </w:t>
      </w:r>
      <w:r w:rsidRPr="00E457C1">
        <w:rPr>
          <w:lang w:val="en-US"/>
        </w:rPr>
        <w:t xml:space="preserve">in AR6), the </w:t>
      </w:r>
      <w:del w:id="2057" w:author="Sara M Tuson" w:date="2021-06-24T14:44:00Z">
        <w:r w:rsidRPr="00E457C1" w:rsidDel="0089720C">
          <w:rPr>
            <w:lang w:val="en-US"/>
          </w:rPr>
          <w:delText xml:space="preserve">deep ocean </w:delText>
        </w:r>
      </w:del>
      <w:ins w:id="2058" w:author="Sara M Tuson" w:date="2021-06-24T14:44:00Z">
        <w:r w:rsidR="0089720C">
          <w:rPr>
            <w:lang w:val="en-US"/>
          </w:rPr>
          <w:t>deep-ocean</w:t>
        </w:r>
      </w:ins>
      <w:ins w:id="2059" w:author="Sara M Tuson" w:date="2021-06-24T14:45:00Z">
        <w:r w:rsidR="0089720C">
          <w:rPr>
            <w:lang w:val="en-US"/>
          </w:rPr>
          <w:t xml:space="preserve"> </w:t>
        </w:r>
      </w:ins>
      <w:r w:rsidRPr="00E457C1">
        <w:rPr>
          <w:lang w:val="en-US"/>
        </w:rPr>
        <w:t>warm bias remains and is approaching double the magnitude (</w:t>
      </w:r>
      <w:ins w:id="2060" w:author="Sara M Tuson" w:date="2021-06-24T11:33:00Z">
        <w:r w:rsidR="00B91812">
          <w:rPr>
            <w:lang w:val="en-US"/>
          </w:rPr>
          <w:t xml:space="preserve">about </w:t>
        </w:r>
      </w:ins>
      <w:del w:id="2061" w:author="Sara M Tuson" w:date="2021-06-24T11:33:00Z">
        <w:r w:rsidRPr="00E457C1" w:rsidDel="00B91812">
          <w:rPr>
            <w:lang w:val="en-US"/>
          </w:rPr>
          <w:delText>~</w:delText>
        </w:r>
      </w:del>
      <w:r w:rsidRPr="00E457C1">
        <w:rPr>
          <w:lang w:val="en-US"/>
        </w:rPr>
        <w:t>0.5</w:t>
      </w:r>
      <w:r>
        <w:sym w:font="Symbol" w:char="F0B0"/>
      </w:r>
      <w:r w:rsidRPr="00E457C1">
        <w:rPr>
          <w:lang w:val="en-US"/>
        </w:rPr>
        <w:t>C) of the equivalent CMIP5 multi-model mean bias</w:t>
      </w:r>
      <w:r w:rsidR="00215829" w:rsidRPr="00E457C1">
        <w:rPr>
          <w:lang w:val="en-US"/>
        </w:rPr>
        <w:t>, a feature which is particularly prominent in the Atlantic</w:t>
      </w:r>
      <w:r w:rsidR="003B2DF6" w:rsidRPr="00E457C1">
        <w:rPr>
          <w:lang w:val="en-US"/>
        </w:rPr>
        <w:t xml:space="preserve"> and southern Indian Oceans</w:t>
      </w:r>
      <w:r w:rsidRPr="00E457C1">
        <w:rPr>
          <w:lang w:val="en-US"/>
        </w:rPr>
        <w:t xml:space="preserve">. Increased horizontal resolution as well as the choice of the vertical coordinate are </w:t>
      </w:r>
      <w:r w:rsidR="003B2DF6" w:rsidRPr="00E457C1">
        <w:rPr>
          <w:lang w:val="en-US"/>
        </w:rPr>
        <w:t xml:space="preserve">reported </w:t>
      </w:r>
      <w:r w:rsidRPr="00E457C1">
        <w:rPr>
          <w:lang w:val="en-US"/>
        </w:rPr>
        <w:t>to partly improve these biases</w:t>
      </w:r>
      <w:r w:rsidR="00203D5D" w:rsidRPr="00E457C1">
        <w:rPr>
          <w:lang w:val="en-US"/>
        </w:rPr>
        <w:t xml:space="preserve"> in some models</w:t>
      </w:r>
      <w:r w:rsidRPr="00E457C1">
        <w:rPr>
          <w:lang w:val="en-US"/>
        </w:rPr>
        <w:t xml:space="preserve"> </w:t>
      </w:r>
      <w:r w:rsidRPr="00D008AD">
        <w:fldChar w:fldCharType="begin" w:fldLock="1"/>
      </w:r>
      <w:r w:rsidR="00E719C0">
        <w:rPr>
          <w:lang w:val="en-US"/>
        </w:rPr>
        <w:instrText>ADDIN CSL_CITATION { "citationItems" : [ { "id" : "ITEM-1", "itemData" : { "DOI" : "10.5194/gmd-12-2635-2019", "ISSN" : "1991-9603", "abstract" : "&lt;p&gt;Abstract. Models from phase 5 of the Coupled Model Intercomparison Project (CMIP5) show substantial biases in the deep ocean that are larger than the level of natural variability and the response to enhanced greenhouse gas concentrations. Here, we analyze the influence of horizontal resolution in a hierarchy of five multi-resolution simulations with the AWI Climate Model (AWI-CM), the climate model used at the Alfred Wegener Institute, Helmholtz Centre for Polar and Marine Research, which employs a sea ice\u2013ocean model component formulated on unstructured meshes. The ocean grid sizes considered range from a nominal resolution of \u223c1\u2218 (CMIP5 type) up to locally eddy resolving. We show that increasing ocean resolution locally to resolve ocean eddies leads to reductions in deep ocean biases, although these improvements are not strictly monotonic for the five different ocean grids. A detailed diagnosis of the simulations allows to identify the origins of the biases. We find that two key regions at the surface are responsible for the development of the deep bias in the Atlantic Ocean: the northeastern North Atlantic and the region adjacent to the Strait of Gibraltar. Furthermore, the Southern Ocean density structure is equally improved with locally explicitly resolved eddies compared to parameterized eddies. Part of the bias reduction can be traced back towards improved surface biases over outcropping regions, which are in contact with deeper ocean layers along isopycnal surfaces. Our prototype simulations provide guidance for the optimal choice of ocean grids for AWI-CM to be used in the final runs for phase 6 of CMIP (CMIP6) and for the related flagship simulations in the High Resolution Model Intercomparison Project (HighResMIP). Quite remarkably, retaining resolution only in areas of high eddy activity along with excellent scalability characteristics of the unstructured-mesh sea ice\u2013ocean model enables us to perform the multi-centennial climate simulations needed in a CMIP context at (locally) eddy-resolving resolution with a throughput of 5\u20136 simulated years per day.&lt;/p&gt;", "author" : [ { "dropping-particle" : "", "family" : "Rackow", "given" : "Thomas", "non-dropping-particle" : "", "parse-names" : false, "suffix" : "" }, { "dropping-particle" : "V.", "family" : "Sein", "given" : "Dmitry", "non-dropping-particle" : "", "parse-names" : false, "suffix" : "" }, { "dropping-particle" : "", "family" : "Semmler", "given" : "Tido", "non-dropping-particle" : "", "parse-names" : false, "suffix" : "" }, { "dropping-particle" : "", "family" : "Danilov", "given" : "Sergey", "non-dropping-particle" : "", "parse-names" : false, "suffix" : "" }, { "dropping-particle" : "V.", "family" : "Koldunov", "given" : "Nikolay", "non-dropping-particle" : "", "parse-names" : false, "suffix" : "" }, { "dropping-particle" : "", "family" : "Sidorenko", "given" : "Dmitry", "non-dropping-particle" : "", "parse-names" : false, "suffix" : "" }, { "dropping-particle" : "", "family" : "Wang", "given" : "Qiang", "non-dropping-particle" : "", "parse-names" : false, "suffix" : "" }, { "dropping-particle" : "", "family" : "Jung", "given" : "Thomas", "non-dropping-particle" : "", "parse-names" : false, "suffix" : "" } ], "container-title" : "Geoscientific Model Development", "id" : "ITEM-1", "issue" : "7", "issued" : { "date-parts" : [ [ "2019", "7", "5" ] ] }, "page" : "2635-2656", "title" : "Sensitivity of deep ocean biases to horizontal resolution in prototype CMIP6 simulations with AWI-CM1.0", "translator" : [ { "dropping-particle" : "", "family" : "J6883", "given" : "", "non-dropping-particle" : "", "parse-names" : false, "suffix" : "" } ], "type" : "article-journal", "volume" : "12" }, "uris" : [ "http://www.mendeley.com/documents/?uuid=52350097-7dcd-3203-912f-0960afda5a0c", "http://www.mendeley.com/documents/?uuid=f8ef5ab8-c870-45a5-8490-96544ffc324d", "http://www.mendeley.com/documents/?uuid=0f9ca180-ce7e-4473-bcdf-04e4b20d0ea3" ] }, { "id" : "ITEM-2", "itemData" : { "DOI" : "10.1007/s40641-020-00164-w", "ISSN" : "2198-6061", "abstract" : "Assessment of the impact of ocean resolution in Earth System models on the mean state, variability, and future projections and discussion of prospects for improved parameterisations to represent the ocean mesoscale. The majority of centres participating in CMIP6 employ ocean components with resolutions of about 1 degree in their full Earth System models (eddy-parameterising models). In contrast, there are also models submitted to CMIP6 (both DECK and HighResMIP) that employ ocean components of approximately 1/4 degree and 1/10 degree (eddy-present and eddy-rich models). Evidence to date suggests that whether the ocean mesoscale is explicitly represented or parameterised affects not only the mean state of the ocean but also the climate variability and the future climate response, particularly in terms of the Atlantic meridional overturning circulation (AMOC) and the Southern Ocean. Recent developments in scale-aware parameterisations of the mesoscale are being developed and will be included in future Earth System models. Although the choice of ocean resolution in Earth System models will always be limited by computational considerations, for the foreseeable future, this choice is likely to affect projections of climate variability and change as well as other aspects of the Earth System. Future Earth System models will be able to choose increased ocean resolution and/or improved parameterisation of processes to capture physical processes with greater fidelity.", "author" : [ { "dropping-particle" : "", "family" : "Hewitt", "given" : "Helene T.", "non-dropping-particle" : "", "parse-names" : false, "suffix" : "" }, { "dropping-particle" : "", "family" : "Roberts", "given" : "Malcolm", "non-dropping-particle" : "", "parse-names" : false, "suffix" : "" }, { "dropping-particle" : "", "family" : "Mathiot", "given" : "Pierre", "non-dropping-particle" : "", "parse-names" : false, "suffix" : "" }, { "dropping-particle" : "", "family" : "Biastoch", "given" : "Arne", "non-dropping-particle" : "", "parse-names" : false, "suffix" : "" }, { "dropping-particle" : "", "family" : "Blockley", "given" : "Ed", "non-dropping-particle" : "", "parse-names" : false, "suffix" : "" }, { "dropping-particle" : "", "family" : "Chassignet", "given" : "Eric P.", "non-dropping-particle" : "", "parse-names" : false, "suffix" : "" }, { "dropping-particle" : "", "family" : "Fox-Kemper", "given" : "Baylor", "non-dropping-particle" : "", "parse-names" : false, "suffix" : "" }, { "dropping-particle" : "", "family" : "Hyder", "given" : "Pat", "non-dropping-particle" : "", "parse-names" : false, "suffix" : "" }, { "dropping-particle" : "", "family" : "Marshall", "given" : "David P.", "non-dropping-particle" : "", "parse-names" : false, "suffix" : "" }, { "dropping-particle" : "", "family" : "Popova", "given" : "Ekaterina", "non-dropping-particle" : "", "parse-names" : false, "suffix" : "" }, { "dropping-particle" : "", "family" : "Treguier", "given" : "Anne-Marie", "non-dropping-particle" : "", "parse-names" : false, "suffix" : "" }, { "dropping-particle" : "", "family" : "Zanna", "given" : "Laure", "non-dropping-particle" : "", "parse-names" : false, "suffix" : "" }, { "dropping-particle" : "", "family" : "Yool", "given" : "Andrew", "non-dropping-particle" : "", "parse-names" : false, "suffix" : "" }, { "dropping-particle" : "", "family" : "Yu", "given" : "Yongqiang", "non-dropping-particle" : "", "parse-names" : false, "suffix" : "" }, { "dropping-particle" : "", "family" : "Beadling", "given" : "Rebecca", "non-dropping-particle" : "", "parse-names" : false, "suffix" : "" }, { "dropping-particle" : "", "family" : "Bell", "given" : "Mike", "non-dropping-particle" : "", "parse-names" : false, "suffix" : "" }, { "dropping-particle" : "", "family" : "Kuhlbrodt", "given" : "Till", "non-dropping-particle" : "", "parse-names" : false, "suffix" : "" }, { "dropping-particle" : "", "family" : "Arsouze", "given" : "Thomas", "non-dropping-particle" : "", "parse-names" : false, "suffix" : "" }, { "dropping-particle" : "", "family" : "Bellucci", "given" : "Alessio", "non-dropping-particle" : "", "parse-names" : false, "suffix" : "" }, { "dropping-particle" : "", "family" : "Castruccio", "given" : "Fred", "non-dropping-particle" : "", "parse-names" : false, "suffix" : "" }, { "dropping-particle" : "", "family" : "Gan", "given" : "Bolan",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"Roekel", "given" : "Luke", "non-dropping-particle" : "Van", "parse-names" : false, "suffix" : "" }, { "dropping-particle" : "", "family" : "Zhang", "given" : "Qiuying", "non-dropping-particle" : "", "parse-names" : false, "suffix" : "" } ], "container-title" : "Current Climate Change Reports", "id" : "ITEM-2", "issued" : { "date-parts" : [ [ "2020", "10", "7" ] ] }, "page" : "1-16", "publisher" : "Springer", "title" : "Resolving and Parameterising the Ocean Mesoscale in Earth System Models", "translator" : [ { "dropping-particle" : "", "family" : "J6882", "given" : "", "non-dropping-particle" : "", "parse-names" : false, "suffix" : "" } ], "type" : "article-journal" }, "uris" : [ "http://www.mendeley.com/documents/?uuid=f987d39b-ca09-3a1d-a71b-6b0e01e9f3bb", "http://www.mendeley.com/documents/?uuid=d12b763a-20c2-44d6-aecf-79102e25df3b", "http://www.mendeley.com/documents/?uuid=d5160394-7d8a-4d5d-a089-4b4060c325c2" ] }, { "id" : "ITEM-3", "itemData" : { "DOI" : "10.1029/2019MS001726", "ISSN" : "19422466", "abstract" : "We document the configuration and emergent simulation features from the Geophysical Fluid Dynamics Laboratory (GFDL) OM4.0 ocean/sea ice model. OM4 serves as the ocean/sea ice component for the GFDL climate and Earth system models. It is also used for climate science research and is contributing to the Coupled Model Intercomparison Project version 6 Ocean Model Intercomparison Project. The ocean component of OM4 uses version 6 of the Modular Ocean Model and the sea ice component uses version 2 of the Sea Ice Simulator, which have identical horizontal grid layouts (Arakawa C-grid). We follow the Coordinated Ocean-sea ice Reference Experiments protocol to assess simulation quality across a broad suite of climate-relevant features. We present results from two versions differing by horizontal grid spacing and physical parameterizations: OM4p5 has nominal 0.5\u00b0 spacing and includes mesoscale eddy parameterizations and OM4p25 has nominal 0.25\u00b0 spacing with no mesoscale eddy parameterization. Modular Ocean Model version 6 makes use of a vertical Lagrangian-remap algorithm that enables general vertical coordinates. We show that use of a hybrid depth-isopycnal coordinate reduces the middepth ocean warming drift commonly found in pure z* vertical coordinate ocean models. To test the need for the mesoscale eddy parameterization used in OM4p5, we examine the results from a simulation that removes the eddy parameterization. The water mass structure and model drift are physically degraded relative to OM4p5, thus supporting the key role for a mesoscale closure at this resolution.", "author" : [ { "dropping-particle" : "", "family" : "Adcroft", "given" : "Alistair", "non-dropping-particle" : "", "parse-names" : false, "suffix" : "" }, { "dropping-particle" : "", "family" : "Anderson", "given" : "Whit", "non-dropping-particle" : "", "parse-names" : false, "suffix" : "" }, { "dropping-particle" : "", "family" : "Balaji", "given" : "V.", "non-dropping-particle" : "", "parse-names" : false, "suffix" : "" }, { "dropping-particle" : "", "family" : "Blanton", "given" : "Chris", "non-dropping-particle" : "", "parse-names" : false, "suffix" : "" }, { "dropping-particle" : "", "family" : "Bushuk", "given" : "Mitchell", "non-dropping-particle" : "", "parse-names" : false, "suffix" : "" }, { "dropping-particle" : "", "family" : "Dufour", "given" : "Carolina O.", "non-dropping-particle" : "", "parse-names" : false, "suffix" : "" }, { "dropping-particle" : "", "family" : "Dunne", "given" : "John P.", "non-dropping-particle" : "", "parse-names" : false, "suffix" : "" }, { "dropping-particle" : "", "family" : "Griffies", "given" : "Stephen M.", "non-dropping-particle" : "", "parse-names" : false, "suffix" : "" }, { "dropping-particle" : "", "family" : "Hallberg", "given" : "Robert", "non-dropping-particle" : "", "parse-names" : false, "suffix" : "" }, { "dropping-particle" : "", "family" : "Harrison", "given" : "Matthew J.", "non-dropping-particle" : "", "parse-names" : false, "suffix" : "" }, { "dropping-particle" : "", "family" : "Held", "given" : "Isaac M.", "non-dropping-particle" : "", "parse-names" : false, "suffix" : "" }, { "dropping-particle" : "", "family" : "Jansen", "given" : "Malte F.", "non-dropping-particle" : "", "parse-names" : false, "suffix" : "" }, { "dropping-particle" : "", "family" : "John", "given" : "Jasmin G.", "non-dropping-particle" : "", "parse-names" : false, "suffix" : "" }, { "dropping-particle" : "", "family" : "Krasting", "given" : "John P.", "non-dropping-particle" : "", "parse-names" : false, "suffix" : "" }, { "dropping-particle" : "", "family" : "Langenhorst", "given" : "Amy R.", "non-dropping-particle" : "", "parse-names" : false, "suffix" : "" }, { "dropping-particle" : "", "family" : "Legg", "given" : "Sonya", "non-dropping-particle" : "", "parse-names" : false, "suffix" : "" }, { "dropping-particle" : "", "family" : "Liang", "given" : "Zhi", "non-dropping-particle" : "", "parse-names" : false, "suffix" : "" }, { "dropping-particle" : "", "family" : "McHugh", "given" : "Colleen", "non-dropping-particle" : "", "parse-names" : false, "suffix" : "" }, { "dropping-particle" : "", "family" : "Radhakrishnan", "given" : "Aparna", "non-dropping-particle" : "", "parse-names" : false, "suffix" : "" }, { "dropping-particle" : "", "family" : "Reichl", "given" : "Brandon G.", "non-dropping-particle" : "", "parse-names" : false, "suffix" : "" }, { "dropping-particle" : "", "family" : "Rosati", "given" : "Tony", "non-dropping-particle" : "", "parse-names" : false, "suffix" : "" }, { "dropping-particle" : "", "family" : "Samuels", "given" : "Bonita L.", "non-dropping-particle" : "", "parse-names" : false, "suffix" : "" }, { "dropping-particle" : "", "family" : "Shao", "given" : "Andrew", "non-dropping-particle" : "", "parse-names" : false, "suffix" : "" }, { "dropping-particle" : "", "family" : "Stouffer", "given" : "Ronald", "non-dropping-particle" : "", "parse-names" : false, "suffix" : "" }, { "dropping-particle" : "", "family" : "Winton", "given" : "Michael", "non-dropping-particle" : "", "parse-names" : false, "suffix" : "" }, { "dropping-particle" : "", "family" : "Wittenberg", "given" : "Andrew T.", "non-dropping-particle" : "", "parse-names" : false, "suffix" : "" }, { "dropping-particle" : "", "family" : "Xiang", "given" : "Baoqiang", "non-dropping-particle" : "", "parse-names" : false, "suffix" : "" }, { "dropping-particle" : "", "family" : "Zadeh", "given" : "Niki", "non-dropping-particle" : "", "parse-names" : false, "suffix" : "" }, { "dropping-particle" : "", "family" : "Zhang", "given" : "Rong", "non-dropping-particle" : "", "parse-names" : false, "suffix" : "" } ], "container-title" : "Journal of Advances in Modeling Earth Systems", "id" : "ITEM-3", "issued" : { "date-parts" : [ [ "2019", "10", "1" ] ] }, "publisher" : "Blackwell Publishing Ltd", "title" : "The GFDL Global Ocean and Sea Ice Model OM4.0: Model Description and Simulation Features", "translator" : [ { "dropping-particle" : "", "family" : "J6143", "given" : "", "non-dropping-particle" : "", "parse-names" : false, "suffix" : "" } ], "type" : "article-journal" }, "uris" : [ "http://www.mendeley.com/documents/?uuid=507d68e3-71d6-31ec-87f9-1366a5c0e8d7" ] } ], "mendeley" : { "formattedCitation" : "(Adcroft et al., 2019; Rackow et al., 2019; Hewitt et al., 2020)", "plainTextFormattedCitation" : "(Adcroft et al., 2019; Rackow et al., 2019; Hewitt et al., 2020)", "previouslyFormattedCitation" : "(Adcroft et al., 2019; Rackow et al., 2019; Hewitt et al., 2020)" }, "properties" : { "noteIndex" : 0 }, "schema" : "https://github.com/citation-style-language/schema/raw/master/csl-citation.json" }</w:instrText>
      </w:r>
      <w:r w:rsidRPr="00D008AD">
        <w:fldChar w:fldCharType="separate"/>
      </w:r>
      <w:r w:rsidR="00393F8C">
        <w:rPr>
          <w:noProof/>
          <w:lang w:val="en-US"/>
        </w:rPr>
        <w:t>(Adcroft et al., 2019; Rackow et al., 2019; Hewitt et al., 2020)</w:t>
      </w:r>
      <w:r w:rsidRPr="00D008AD">
        <w:fldChar w:fldCharType="end"/>
      </w:r>
      <w:r w:rsidRPr="00E457C1">
        <w:rPr>
          <w:lang w:val="en-US"/>
        </w:rPr>
        <w:t>.</w:t>
      </w:r>
    </w:p>
    <w:p w14:paraId="65098EFB" w14:textId="46898209" w:rsidR="009F594A" w:rsidRPr="00E457C1" w:rsidRDefault="009F594A" w:rsidP="009F594A">
      <w:pPr>
        <w:pStyle w:val="AR6BodyText"/>
        <w:rPr>
          <w:lang w:val="en-US"/>
        </w:rPr>
      </w:pPr>
    </w:p>
    <w:p w14:paraId="1384588E" w14:textId="057CCBE9" w:rsidR="009F594A" w:rsidRPr="00966E95" w:rsidRDefault="009F594A" w:rsidP="009F594A">
      <w:pPr>
        <w:pStyle w:val="AR6BodyText"/>
        <w:rPr>
          <w:lang w:val="en-AU"/>
        </w:rPr>
      </w:pPr>
      <w:r w:rsidRPr="00E457C1">
        <w:rPr>
          <w:lang w:val="en-US"/>
        </w:rPr>
        <w:t>Since AR5, there has been growing evidence that the representation of mean surface and deeper ocean temperatures in couple</w:t>
      </w:r>
      <w:r w:rsidR="00BC5608" w:rsidRPr="00E457C1">
        <w:rPr>
          <w:lang w:val="en-US"/>
        </w:rPr>
        <w:t>d</w:t>
      </w:r>
      <w:r w:rsidR="00F658BE" w:rsidRPr="00E457C1">
        <w:rPr>
          <w:lang w:val="en-US"/>
        </w:rPr>
        <w:t xml:space="preserve"> climate models can be</w:t>
      </w:r>
      <w:r w:rsidRPr="00E457C1">
        <w:rPr>
          <w:lang w:val="en-US"/>
        </w:rPr>
        <w:t xml:space="preserve"> improved by increasing the horizontal resolution both in the ocean and the atmosphere </w:t>
      </w:r>
      <w:r>
        <w:fldChar w:fldCharType="begin" w:fldLock="1"/>
      </w:r>
      <w:ins w:id="2062" w:author="Robin Matthews" w:date="2021-06-15T15:12:00Z">
        <w:r w:rsidR="00661E54">
          <w:rPr>
            <w:lang w:val="en-US"/>
          </w:rPr>
          <w:instrText>ADDIN CSL_CITATION { "citationItems" : [ { "id" : "ITEM-1", "itemData" : { "DOI" : "10.1002/2014MS000363", "abstract" : "Abstract High-resolution global climate modeling holds the promise of capturing planetary-scale climate modes and small-scale (regional and sometimes extreme) features simultaneously, including their mutual interaction. This paper discusses a new state-of-the-art high-resolution Community Earth System Model (CESM) simulation that was performed with these goals in mind. The atmospheric component was at 0.25\u00b0 grid spacing, and ocean component at 0.1\u00b0. One hundred years of \u201cpresent-day\u201d simulation were completed. Major results were that annual mean sea surface temperature (SST) in the equatorial Pacific and El-Ni\u00f1o Southern Oscillation variability were well simulated compared to standard resolution models. Tropical and southern Atlantic SST also had much reduced bias compared to previous versions of the model. In addition, the high resolution of the model enabled small-scale features of the climate system to be represented, such as air-sea interaction over ocean frontal zones, mesoscale systems generated by the Rockies, and Tropical Cyclones. Associated single component runs and standard resolution coupled runs are used to help attribute the strengths and weaknesses of the fully coupled run. The high-resolution run employed 23,404 cores, costing 250 thousand processor-hours per simulated year and made about two simulated years per day on the NCAR-Wyoming supercomputer \u201cYellowstone.\u201d", "author" : [ { "dropping-particle" : "", "family" : "Small", "given" : "R Justin", "non-dropping-particle" : "", "parse-names" : false, "suffix" : "" }, { "dropping-particle" : "", "family" : "Bacmeister", "given" : "Julio", "non-dropping-particle" : "", "parse-names" : false, "suffix" : "" }, { "dropping-particle" : "", "family" : "Bailey", "given" : "David", "non-dropping-particle" : "", "parse-names" : false, "suffix" : "" }, { "dropping-particle" : "", "family" : "Baker", "given" : "Allison", "non-dropping-particle" : "", "parse-names" : false, "suffix" : "" }, { "dropping-particle" : "", "family" : "Bishop", "given" : "Stuart", "non-dropping-particle" : "", "parse-names" : false, "suffix" : "" }, { "dropping-particle" : "", "family" : "Bryan", "given" : "Frank", "non-dropping-particle" : "", "parse-names" : false, "suffix" : "" }, { "dropping-particle" : "", "family" : "Caron", "given" : "Julie", "non-dropping-particle" : "", "parse-names" : false, "suffix" : "" }, { "dropping-particle" : "", "family" : "Dennis", "given" : "John", "non-dropping-particle" : "", "parse-names" : false, "suffix" : "" }, { "dropping-particle" : "", "family" : "Gent", "given" : "Peter", "non-dropping-particle" : "", "parse-names" : false, "suffix" : "" }, { "dropping-particle" : "", "family" : "Hsu", "given" : "Hsiao-ming", "non-dropping-particle" : "", "parse-names" : false, "suffix" : "" }, { "dropping-particle" : "", "family" : "Jochum", "given" : "Markus", "non-dropping-particle" : "", "parse-names" : false, "suffix" : "" }, { "dropping-particle" : "", "family" : "Lawrence", "given" : "David", "non-dropping-particle" : "", "parse-names" : false, "suffix" : "" }, { "dropping-particle" : "", "family" : "Mu\u00f1oz", "given" : "Ernesto", "non-dropping-particle" : "", "parse-names" : false, "suffix" : "" }, { "dropping-particle" : "", "family" : "diNezio", "given" : "Pedro", "non-dropping-particle" : "", "parse-names" : false, "suffix" : "" }, { "dropping-particle" : "", "family" : "Scheitlin", "given" : "Tim", "non-dropping-particle" : "", "parse-names" : false, "suffix" : "" }, { "dropping-particle" : "", "family" : "Tomas", "given" : "Robert", "non-dropping-particle" : "", "parse-names" : false, "suffix" : "" }, { "dropping-particle" : "", "family" : "Tribbia", "given" : "Joseph", "non-dropping-particle" : "", "parse-names" : false, "suffix" : "" }, { "dropping-particle" : "", "family" : "Tseng", "given" : "Yu-heng", "non-dropping-particle" : "", "parse-names" : false, "suffix" : "" }, { "dropping-particle" : "", "family" : "Vertenstein", "given" : "Mariana", "non-dropping-particle" : "", "parse-names" : false, "suffix" : "" } ], "container-title" : "Journal of Advances in Modeling Earth Systems", "id" : "ITEM-1", "issue" : "4", "issued" : { "date-parts" : [ [ "2014" ] ] }, "page" : "1065-1094", "title" : "A new synoptic scale resolving global climate simulation using the Community Earth System Model", "translator" : [ { "dropping-particle" : "", "family" : "J6063", "given" : "", "non-dropping-particle" : "", "parse-names" : false, "suffix" : "" } ], "type" : "article-journal", "volume" : "6" }, "uris" : [ "http://www.mendeley.com/documents/?uuid=95ef6d66-eba6-448e-a96e-16559c4f3daa" ] }, { "id" : "ITEM-2", "itemData" : { "DOI" : "10.5194/gmd-9-3655-2016", "ISSN" : "1991-9603", "abstract" : "&lt;p&gt;Abstract. There is mounting evidence that resolving mesoscale eddies and western boundary currents as well as topographically controlled flows can play an important role in air\u2013sea interaction associated with vertical and lateral transports of heat and salt. Here we describe the development of the Met Office Global Coupled Model version\u00a02 (GC2) with increased resolution relative to the standard model: the ocean resolution is increased from 1/4 to 1/12\u00b0 (28 to 9\u202fkm at the Equator), the atmosphere resolution increased from 60\u202fkm (N216) to 25\u202fkm (N512) and the coupling period reduced from 3 hourly to hourly. The technical developments that were required to build a version of the model at higher resolution are described as well as results from a 20-year simulation. The results demonstrate the key role played by the enhanced resolution of the ocean model: reduced sea surface temperature (SST) biases, improved ocean heat transports, deeper and stronger overturning circulation and a stronger Antarctic Circumpolar Current. Our results suggest that the improvements seen here require high resolution in both atmosphere and ocean components as well as high-frequency coupling. These results add to the body of evidence suggesting that ocean resolution is an important consideration when developing coupled models for weather and climate applications.&lt;/p&gt;", "author" : [ { "dropping-particle" : "", "family" : "Hewitt", "given" : "Helene T.", "non-dropping-particle" : "", "parse-names" : false, "suffix" : "" }, { "dropping-particle" : "", "family" : "Roberts", "given" : "Malcolm J.", "non-dropping-particle" : "", "parse-names" : false, "suffix" : "" }, { "dropping-particle" : "", "family" : "Hyder", "given" : "Pat", "non-dropping-particle" : "", "parse-names" : false, "suffix" : "" }, { "dropping-particle" : "", "family" : "Graham", "given" : "Tim", "non-dropping-particle" : "", "parse-names" : false, "suffix" : "" }, { "dropping-particle" : "", "family" : "Rae", "given" : "Jamie", "non-dropping-particle" : "", "parse-names" : false, "suffix" : "" }, { "dropping-particle" : "", "family" : "Belcher", "given" : "Stephen E.", "non-dropping-particle" : "", "parse-names" : false, "suffix" : "" }, { "dropping-particle" : "", "family" : "Bourdall\u00e9-Badie", "given" : "Romain", "non-dropping-particle" : "", "parse-names" : false, "suffix" : "" }, { "dropping-particle" : "", "family" : "Copsey", "given" : "Dan", "non-dropping-particle" : "", "parse-names" : false, "suffix" : "" }, { "dropping-particle" : "", "family" : "Coward", "given" : "Andrew", "non-dropping-particle" : "", "parse-names" : false, "suffix" : "" }, { "dropping-particle" : "", "family" : "Guiavarch", "given" : "Catherine", "non-dropping-particle" : "", "parse-names" : false, "suffix" : "" }, { "dropping-particle" : "", "family" : "Harris", "given" : "Chris", "non-dropping-particle" : "", "parse-names" : false, "suffix" : "" }, { "dropping-particle" : "", "family" : "Hill", "given" : "Richard", "non-dropping-particle" : "", "parse-names" : false, "suffix" : "" }, { "dropping-particle" : "", "family" : "Hirschi", "given" : "Jo\u00ebl J.-M.", "non-dropping-particle" : "", "parse-names" : false, "suffix" : "" }, { "dropping-particle" : "", "family" : "Madec", "given" : "Gurvan", "non-dropping-particle" : "", "parse-names" : false, "suffix" : "" }, { "dropping-particle" : "", "family" : "Mizielinski", "given" : "Matthew S.", "non-dropping-particle" : "", "parse-names" : false, "suffix" : "" }, { "dropping-particle" : "", "family" : "Neininger", "given" : "Erica", "non-dropping-particle" : "", "parse-names" : false, "suffix" : "" }, { "dropping-particle" : "", "family" : "New", "given" : "Adrian L.", "non-dropping-particle" : "", "parse-names" : false, "suffix" : "" }, { "dropping-particle" : "", "family" : "Rioual", "given" : "Jean-Christophe", "non-dropping-particle" : "", "parse-names" : false, "suffix" : "" }, { "dropping-particle" : "", "family" : "Sinha", "given" : "Bablu", "non-dropping-particle" : "", "parse-names" : false, "suffix" : "" }, { "dropping-particle" : "", "family" : "Storkey", "given" : "David", "non-dropping-particle" : "", "parse-names" : false, "suffix" : "" }, { "dropping-particle" : "", "family" : "Shelly", "given" : "Ann", "non-dropping-particle" : "", "parse-names" : false, "suffix" : "" }, { "dropping-particle" : "", "family" : "Thorpe", "given" : "Livia", "non-dropping-particle" : "", "parse-names" : false, "suffix" : "" }, { "dropping-particle" : "", "family" : "Wood", "given" : "Richard A.", "non-dropping-particle" : "", "parse-names" : false, "suffix" : "" } ], "container-title" : "Geoscientific Model Development", "id" : "ITEM-2", "issue" : "10", "issued" : { "date-parts" : [ [ "2016", "10", "13" ] ] }, "page" : "3655-3670", "title" : "The impact of resolving the Rossby radius at mid-latitudes in the ocean: results from a high-resolution version of the Met Office GC2 coupled model", "translator" : [ { "dropping-particle" : "", "family" : "J6150", "given" : "", "non-dropping-particle" : "", "parse-names" : false, "suffix" : "" } ], "type" : "article-journal", "volume" : "9" }, "uris" : [ "http://www.mendeley.com/documents/?uuid=6f013cef-1766-34d0-b526-2f1a154d3dbe" ] }, { "id" : "ITEM-3", "itemData" : { "DOI" : "10.5194/gmd-9-2665-2016", "ISSN" : "1991-9603", "abstract" : "&lt;p&gt;Abstract. Analysis of a global eddy-resolving simulation using the NEMO general circulation model is presented. The model has 1/16\u00b0 horizontal spacing at the Equator, employs two displaced poles in the Northern Hemisphere, and uses 98\u00a0vertical levels. The simulation was spun up from rest and integrated for 11\u00a0model years, using ERA-Interim reanalysis as surface forcing. Primary intent of this hindcast is to test how the model represents upper ocean characteristics and sea ice properties. Analysis of the zonal averaged temperature and salinity, and the mixed layer depth indicate that the model average state is in good agreement with observed fields and that the model successfully represents the variability in the upper ocean and at intermediate depths. Comparisons against observational estimates of mass transports through key straits indicate that most aspects of the model circulation are realistic. As expected, the simulation exhibits turbulent behaviour and the spatial distribution of the sea surface height (SSH) variability from the model is close to the observed pattern. The distribution and volume of the sea ice are, to a large extent, comparable to observed values. Compared with a corresponding eddy-permitting configuration, the performance of the model is significantly improved: reduced temperature and salinity biases, in particular at intermediate depths, improved mass and heat transports, better representation of fluxes through narrow and shallow straits, and increased global-mean eddy kinetic energy (by \u223c\u202f40\u202f%). However, relatively minor weaknesses still exist such as a lower than observed magnitude of the SSH variability. We conclude that the model output is suitable for broader analysis to better understand upper ocean dynamics and ocean variability at global scales. This simulation represents a major step forward in the global ocean modelling at the Euro-Mediterranean Centre on Climate Change and constitutes the groundwork for future applications to short-range ocean forecasting.&lt;/p&gt;", "author" : [ { "dropping-particle" : "", "family" : "Iovino", "given" : "Doroteaciro", "non-dropping-particle" : "", "parse-names" : false, "suffix" : "" }, { "dropping-particle" : "", "family" : "Masina", "given" : "Simona", "non-dropping-particle" : "", "parse-names" : false, "suffix" : "" }, { "dropping-particle" : "", "family" : "Storto", "given" : "Andrea", "non-dropping-particle" : "", "parse-names" : false, "suffix" : "" }, { "dropping-particle" : "", "family" : "Cipollone", "given" : "Andrea", "non-dropping-particle" : "", "parse-names" : false, "suffix" : "" }, { "dropping-particle" : "", "family" : "Stepanov", "given" : "Vladimir N.", "non-dropping-particle" : "", "parse-names" : false, "suffix" : "" } ], "container-title" : "Geoscientific Model Development", "id" : "ITEM-3", "issue" : "8", "issued" : { "date-parts" : [ [ "2016", "8", "12" ] ] }, "page" : "2665-2684", "title" : "A 1/16\u00b0 eddying simulation of the global NEMO sea-ice\u2013ocean system", "translator" : [ { "dropping-particle" : "", "family" : "J6146", "given" : "", "non-dropping-particle" : "", "parse-names" : false, "suffix" : "" } ], "type" : "article-journal", "volume" : "9" }, "uris" : [ "http://www.mendeley.com/documents/?uuid=29d08a75-458b-362f-b259-f847b696e3d5" ] }, { "id" : "ITEM-4",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"ITEM-4",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"mendeley" : { "formattedCitation" : "(Small et al., 2014; Hewitt et al., 2016; Iovino et al., 2016; Roberts et al., 2019)", "manualFormatting" : "(e.g., Small et al., 2014; Hewitt et al., 2016; Iovino et al., 2016; Roberts et al., 2019)", "plainTextFormattedCitation" : "(Small et al., 2014; Hewitt et al., 2016; Iovino et al., 2016; Roberts et al., 2019)", "previouslyFormattedCitation" : "(Small et al., 2014; Hewitt et al., 2016; Iovino et al., 2016; Roberts et al., 2019)" }, "properties" : { "noteIndex" : 0 }, "schema" : "https://github.com/citation-style-language/schema/raw/master/csl-citation.json" }</w:instrText>
        </w:r>
      </w:ins>
      <w:del w:id="2063" w:author="Robin Matthews" w:date="2021-06-15T15:12:00Z">
        <w:r w:rsidR="00E719C0" w:rsidDel="00661E54">
          <w:rPr>
            <w:lang w:val="en-US"/>
          </w:rPr>
          <w:delInstrText xml:space="preserve">ADDIN CSL_CITATION { "citationItems" : [ { "id" : "ITEM-1", "itemData" : { "DOI" : "10.1002/2014MS000363", "abstract" : "Abstract High-resolution global climate modeling holds the promise of capturing planetary-scale climate modes and small-scale (regional and sometimes extreme) features simultaneously, including their mutual interaction. This paper discusses a new state-of-the-art high-resolution Community Earth System Model (CESM) simulation that was performed with these goals in mind. The atmospheric component was at 0.25\u00b0 grid spacing, and ocean component at 0.1\u00b0. One hundred years of \u201cpresent-day\u201d simulation were completed. Major results were that annual mean sea surface temperature (SST) in the equatorial Pacific and El-Ni\u00f1o Southern Oscillation variability were well simulated compared to standard resolution models. Tropical and southern Atlantic SST also had much reduced bias compared to previous versions of the model. In addition, the high resolution of the model enabled small-scale features of the climate system to be represented, such as air-sea interaction over ocean frontal zones, mesoscale systems generated by the Rockies, and Tropical Cyclones. Associated single component runs and standard resolution coupled runs are used to help attribute the strengths and weaknesses of the fully coupled run. The high-resolution run employed 23,404 cores, costing 250 thousand processor-hours per simulated year and made about two simulated years per day on the NCAR-Wyoming supercomputer \u201cYellowstone.\u201d", "author" : [ { "dropping-particle" : "", "family" : "Small", "given" : "R Justin", "non-dropping-particle" : "", "parse-names" : false, "suffix" : "" }, { "dropping-particle" : "", "family" : "Bacmeister", "given" : "Julio", "non-dropping-particle" : "", "parse-names" : false, "suffix" : "" }, { "dropping-particle" : "", "family" : "Bailey", "given" : "David", "non-dropping-particle" : "", "parse-names" : false, "suffix" : "" }, { "dropping-particle" : "", "family" : "Baker", "given" : "Allison", "non-dropping-particle" : "", "parse-names" : false, "suffix" : "" }, { "dropping-particle" : "", "family" : "Bishop", "given" : "Stuart", "non-dropping-particle" : "", "parse-names" : false, "suffix" : "" }, { "dropping-particle" : "", "family" : "Bryan", "given" : "Frank", "non-dropping-particle" : "", "parse-names" : false, "suffix" : "" }, { "dropping-particle" : "", "family" : "Caron", "given" : "Julie", "non-dropping-particle" : "", "parse-names" : false, "suffix" : "" }, { "dropping-particle" : "", "family" : "Dennis", "given" : "John", "non-dropping-particle" : "", "parse-names" : false, "suffix" : "" }, { "dropping-particle" : "", "family" : "Gent", "given" : "Peter", "non-dropping-particle" : "", "parse-names" : false, "suffix" : "" }, { "dropping-particle" : "", "family" : "Hsu", "given" : "Hsiao-ming", "non-dropping-particle" : "", "parse-names" : false, "suffix" : "" }, { "dropping-particle" : "", "family" : "Jochum", "given" : "Markus", "non-dropping-particle" : "", "parse-names" : false, "suffix" : "" }, { "dropping-particle" : "", "family" : "Lawrence", "given" : "David", "non-dropping-particle" : "", "parse-names" : false, "suffix" : "" }, { "dropping-particle" : "", "family" : "Mu\u00f1oz", "given" : "Ernesto", "non-dropping-particle" : "", "parse-names" : false, "suffix" : "" }, { "dropping-particle" : "", "family" : "diNezio", "given" : "Pedro", "non-dropping-particle" : "", "parse-names" : false, "suffix" : "" }, { "dropping-particle" : "", "family" : "Scheitlin", "given" : "Tim", "non-dropping-particle" : "", "parse-names" : false, "suffix" : "" }, { "dropping-particle" : "", "family" : "Tomas", "given" : "Robert", "non-dropping-particle" : "", "parse-names" : false, "suffix" : "" }, { "dropping-particle" : "", "family" : "Tribbia", "given" : "Joseph", "non-dropping-particle" : "", "parse-names" : false, "suffix" : "" }, { "dropping-particle" : "", "family" : "Tseng", "given" : "Yu-heng", "non-dropping-particle" : "", "parse-names" : false, "suffix" : "" }, { "dropping-particle" : "", "family" : "Vertenstein", "given" : "Mariana", "non-dropping-particle" : "", "parse-names" : false, "suffix" : "" } ], "container-title" : "Journal of Advances in Modeling Earth Systems", "id" : "ITEM-1", "issue" : "4", "issued" : { "date-parts" : [ [ "2014" ] ] }, "page" : "1065-1094", "title" : "A new synoptic scale resolving global climate simulation using the Community Earth System Model", "translator" : [ { "dropping-particle" : "", "family" : "J6063", "given" : "", "non-dropping-particle" : "", "parse-names" : false, "suffix" : "" } ], "type" : "article-journal", "volume" : "6" }, "uris" : [ "http://www.mendeley.com/documents/?uuid=95ef6d66-eba6-448e-a96e-16559c4f3daa" ] }, { "id" : "ITEM-2", "itemData" : { "DOI" : "10.5194/gmd-9-3655-2016", "ISSN" : "1991-9603", "abstract" : "&lt;p&gt;Abstract. There is mounting evidence that resolving mesoscale eddies and western boundary currents as well as topographically controlled flows can play an important role in air\u2013sea interaction associated with vertical and lateral transports of heat and salt. Here we describe the development of the Met Office Global Coupled Model version\u00a02 (GC2) with increased resolution relative to the standard model: the ocean resolution is increased from 1/4 to 1/12\u00b0 (28 to 9\u202fkm at the Equator), the atmosphere resolution increased from 60\u202fkm (N216) to 25\u202fkm (N512) and the coupling period reduced from 3 hourly to hourly. The technical developments that were required to build a version of the model at higher resolution are described as well as results from a 20-year simulation. The results demonstrate the key role played by the enhanced resolution of the ocean model: reduced sea surface temperature (SST) biases, improved ocean heat transports, deeper and stronger overturning circulation and a stronger Antarctic Circumpolar Current. Our results suggest that the improvements seen here require high resolution in both atmosphere and ocean components as well as high-frequency coupling. These results add to the body of evidence suggesting that ocean resolution is an important consideration when developing coupled models for weather and climate applications.&lt;/p&gt;", "author" : [ { "dropping-particle" : "", "family" : "Hewitt", "given" : "Helene T.", "non-dropping-particle" : "", "parse-names" : false, "suffix" : "" }, { "dropping-particle" : "", "family" : "Roberts", "given" : "Malcolm J.", "non-dropping-particle" : "", "parse-names" : false, "suffix" : "" }, { "dropping-particle" : "", "family" : "Hyder", "given" : "Pat", "non-dropping-particle" : "", "parse-names" : false, "suffix" : "" }, { "dropping-particle" : "", "family" : "Graham", "given" : "Tim", "non-dropping-particle" : "", "parse-names" : false, "suffix" : "" }, { "dropping-particle" : "", "family" : "Rae", "given" : "Jamie", "non-dropping-particle" : "", "parse-names" : false, "suffix" : "" }, { "dropping-particle" : "", "family" : "Belcher", "given" : "Stephen E.", "non-dropping-particle" : "", "parse-names" : false, "suffix" : "" }, { "dropping-particle" : "", "family" : "Bourdall\u00e9-Badie", "given" : "Romain", "non-dropping-particle" : "", "parse-names" : false, "suffix" : "" }, { "dropping-particle" : "", "family" : "Copsey", "given" : "Dan", "non-dropping-particle" : "", "parse-names" : false, "suffix" : "" }, { "dropping-particle" : "", "family" : "Coward", "given" : "Andrew", "non-dropping-particle" : "", "parse-names" : false, "suffix" : "" }, { "dropping-particle" : "", "family" : "Guiavarch", "given" : "Catherine", "non-dropping-particle" : "", "parse-names" : false, "suffix" : "" }, { "dropping-particle" : "", "family" : "Harris", "given" : "Chris", "non-dropping-particle" : "", "parse-names" : false, "suffix" : "" }, { "dropping-particle" : "", "family" : "Hill", "given" : "Richard", "non-dropping-particle" : "", "parse-names" : false, "suffix" : "" }, { "dropping-particle" : "", "family" : "Hirschi", "given" : "Jo\u00ebl J.-M.", "non-dropping-particle" : "", "parse-names" : false, "suffix" : "" }, { "dropping-particle" : "", "family" : "Madec", "given" : "Gurvan", "non-dropping-particle" : "", "parse-names" : false, "suffix" : "" }, { "dropping-particle" : "", "family" : "Mizielinski", "given" : "Matthew S.", "non-dropping-particle" : "", "parse-names" : false, "suffix" : "" }, { "dropping-particle" : "", "family" : "Neininger", "given" : "Erica", "non-dropping-particle" : "", "parse-names" : false, "suffix" : "" }, { "dropping-particle" : "", "family" : "New", "given" : "Adrian L.", "non-dropping-particle" : "", "parse-names" : false, "suffix" : "" }, { "dropping-particle" : "", "family" : "Rioual", "given" : "Jean-Christophe", "non-dropping-particle" : "", "parse-names" : false, "suffix" : "" }, { "dropping-particle" : "", "family" : "Sinha", "given" : "Bablu", "non-dropping-particle" : "", "parse-names" : false, "suffix" : "" }, { "dropping-particle" : "", "family" : "Storkey", "given" : "David", "non-dropping-particle" : "", "parse-names" : false, "suffix" : "" }, { "dropping-particle" : "", "family" : "Shelly", "given" : "Ann", "non-dropping-particle" : "", "parse-names" : false, "suffix" : "" }, { "dropping-particle" : "", "family" : "Thorpe", "given" : "Livia", "non-dropping-particle" : "", "parse-names" : false, "suffix" : "" }, { "dropping-particle" : "", "family" : "Wood", "given" : "Richard A.", "non-dropping-particle" : "", "parse-names" : false, "suffix" : "" } ], "container-title" : "Geoscientific Model Development", "id" : "ITEM-2", "issue" : "10", "issued" : { "date-parts" : [ [ "2016", "10", "13" ] ] }, "page" : "3655-3670", "title" : "The impact of resolving the Rossby radius at mid-latitudes in the ocean: results from a high-resolution version of the Met Office GC2 coupled model", "translator" : [ { "dropping-particle" : "", "family" : "J6150", "given" : "", "non-dropping-particle" : "", "parse-names" : false, "suffix" : "" } ], "type" : "article-journal", "volume" : "9" }, "uris" : [ "http://www.mendeley.com/documents/?uuid=6f013cef-1766-34d0-b526-2f1a154d3dbe" ] }, { "id" : "ITEM-3", "itemData" : { "DOI" : "10.5194/gmd-9-2665-2016", "ISSN" : "1991-9603", "abstract" : "&lt;p&gt;Abstract. Analysis of a global eddy-resolving simulation using the NEMO general circulation model is presented. The model has 1/16\u00b0 horizontal spacing at the Equator, employs two displaced poles in the Northern Hemisphere, and uses 98\u00a0vertical levels. The simulation was spun up from rest and integrated for 11\u00a0model years, using ERA-Interim reanalysis as surface forcing. Primary intent of this hindcast is to test how the model represents upper ocean characteristics and sea ice properties. Analysis of the zonal averaged temperature and salinity, and the mixed layer depth indicate that the model average state is in good agreement with observed fields and that the model successfully represents the variability in the upper ocean and at intermediate depths. Comparisons against observational estimates of mass transports through key straits indicate that most aspects of the model circulation are realistic. As expected, the simulation exhibits turbulent behaviour and the spatial distribution of the sea surface height (SSH) variability from the model is close to the observed pattern. The distribution and volume of the sea ice are, to a large extent, comparable to observed values. Compared with a corresponding eddy-permitting configuration, the performance of the model is significantly improved: reduced temperature and salinity biases, in particular at intermediate depths, improved mass and heat transports, better representation of fluxes through narrow and shallow straits, and increased global-mean eddy kinetic energy (by \u223c\u202f40\u202f%). However, relatively minor weaknesses still exist such as a lower than observed magnitude of the SSH variability. We conclude that the model output is suitable for broader analysis to better understand upper ocean dynamics and ocean variability at global scales. This simulation represents a major step forward in the global ocean modelling at the Euro-Mediterranean Centre on Climate Change and constitutes the groundwork for future applications to short-range ocean forecasting.&lt;/p&gt;", "author" : [ { "dropping-particle" : "", "family" : "Iovino", "given" : "Doroteaciro", "non-dropping-particle" : "", "parse-names" : false, "suffix" : "" }, { "dropping-particle" : "", "family" : "Masina", "given" : "Simona", "non-dropping-particle" : "", "parse-names" : false, "suffix" : "" }, { "dropping-particle" : "", "family" : "Storto", "given" : "Andrea", "non-dropping-particle" : "", "parse-names" : false, "suffix" : "" }, { "dropping-particle" : "", "family" : "Cipollone", "given" : "Andrea", "non-dropping-particle" : "", "parse-names" : false, "suffix" : "" }, { "dropping-particle" : "", "family" : "Stepanov", "given" : "Vladimir N.", "non-dropping-particle" : "", "parse-names" : false, "suffix" : "" } ], "container-title" : "Geoscientific Model Development", "id" : "ITEM-3", "issue" : "8", "issued" : { "date-parts" : [ [ "2016", "8", "12" ] ] }, "page" : "2665-2684", "title" : "A 1/16\u00b0 eddying simulation of the global NEMO sea-ice\u2013ocean system", "translator" : [ { "dropping-particle" : "", "family" : "J6146", "given" : "", "non-dropping-particle" : "", "parse-names" : false, "suffix" : "" } ], "type" : "article-journal", "volume" : "9" }, "uris" : [ "http://www.mendeley.com/documents/?uuid=29d08a75-458b-362f-b259-f847b696e3d5" ] }, { "id" : "ITEM-4",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w:delInstrText>
        </w:r>
        <w:r w:rsidR="00E719C0" w:rsidRPr="006814DF" w:rsidDel="00661E54">
          <w:delInstrText>: "" }, { "dropping-particle" : "", "family" : "Vanni\u00e8re", "given" : "Beno\u00eet", "non-dropping-particle" : "", "parse-names" : false, "suffix" : "" }, { "dropping-particle" : "", "family" : "Luigi Vidale", "given" : "Pier", "non-dropping-particle" : "", "parse-names" : false, "suffix" : "" } ], "container-title" : "Geoscientific Model Development", "id" : "ITEM-4",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"mendeley" : { "formattedCitation" : "(Small et al., 2014; Hewitt et al., 2016; Iovino et al., 2016; Roberts et al., 2019)", "manualFormatting" : "(e.g. Small et al., 2014; Hewitt et al., 2016; Iovino et al., 2016; Roberts et al., 2019)", "plainTextFormattedCitation" : "(Small et al., 2014; Hewitt et al., 2016; Iovino et al., 2016; Roberts et al., 2019)", "previouslyFormattedCitation" : "(Small et al., 2014; Hewitt et al., 2016; Iovino et al., 2016; Roberts et al., 2019)" }, "properties" : { "noteIndex" : 0 }, "schema" : "https://github.com/citation-style-language/schema/raw/master/csl-citation.json" }</w:delInstrText>
        </w:r>
      </w:del>
      <w:r>
        <w:fldChar w:fldCharType="separate"/>
      </w:r>
      <w:r w:rsidR="00393F8C">
        <w:rPr>
          <w:noProof/>
        </w:rPr>
        <w:t>(e.g., Small et al., 2014; Hewitt et al., 2016; Iovino et al., 2016; Roberts et al., 2019)</w:t>
      </w:r>
      <w:r>
        <w:fldChar w:fldCharType="end"/>
      </w:r>
      <w:r>
        <w:t xml:space="preserve">. </w:t>
      </w:r>
      <w:r w:rsidRPr="00DD5D7B">
        <w:rPr>
          <w:lang w:val="en-CA"/>
        </w:rPr>
        <w:t>At a</w:t>
      </w:r>
      <w:r w:rsidR="004A0ABE">
        <w:rPr>
          <w:lang w:val="en-CA"/>
        </w:rPr>
        <w:t>n</w:t>
      </w:r>
      <w:r w:rsidRPr="00DD5D7B">
        <w:rPr>
          <w:lang w:val="en-CA"/>
        </w:rPr>
        <w:t xml:space="preserve"> </w:t>
      </w:r>
      <w:r w:rsidR="00ED0ECF">
        <w:rPr>
          <w:lang w:val="en-CA"/>
        </w:rPr>
        <w:t xml:space="preserve">ocean </w:t>
      </w:r>
      <w:r w:rsidR="00E25AA3">
        <w:rPr>
          <w:lang w:val="en-CA"/>
        </w:rPr>
        <w:t>resolution of around 1</w:t>
      </w:r>
      <w:r w:rsidR="00E25AA3">
        <w:rPr>
          <w:rFonts w:cs="Times New Roman"/>
          <w:lang w:val="en-CA"/>
        </w:rPr>
        <w:t>°</w:t>
      </w:r>
      <w:r w:rsidR="00ED0ECF">
        <w:rPr>
          <w:lang w:val="en-CA"/>
        </w:rPr>
        <w:t xml:space="preserve">, </w:t>
      </w:r>
      <w:r>
        <w:rPr>
          <w:lang w:val="en-CA"/>
        </w:rPr>
        <w:t xml:space="preserve">which is </w:t>
      </w:r>
      <w:r w:rsidR="00E04848">
        <w:rPr>
          <w:lang w:val="en-CA"/>
        </w:rPr>
        <w:t>typical of</w:t>
      </w:r>
      <w:r>
        <w:rPr>
          <w:lang w:val="en-CA"/>
        </w:rPr>
        <w:t xml:space="preserve"> CMIP</w:t>
      </w:r>
      <w:r w:rsidR="00786588">
        <w:rPr>
          <w:lang w:val="en-CA"/>
        </w:rPr>
        <w:t>6</w:t>
      </w:r>
      <w:r>
        <w:rPr>
          <w:lang w:val="en-CA"/>
        </w:rPr>
        <w:t xml:space="preserve"> models</w:t>
      </w:r>
      <w:r w:rsidRPr="00DD5D7B">
        <w:rPr>
          <w:lang w:val="en-CA"/>
        </w:rPr>
        <w:t xml:space="preserve">, some processes are parameterized rather than </w:t>
      </w:r>
      <w:r w:rsidR="00751B0D">
        <w:rPr>
          <w:lang w:val="en-CA"/>
        </w:rPr>
        <w:t xml:space="preserve">explicitly </w:t>
      </w:r>
      <w:r w:rsidRPr="00DD5D7B">
        <w:rPr>
          <w:lang w:val="en-CA"/>
        </w:rPr>
        <w:t>resolved, leading to a compromise in the</w:t>
      </w:r>
      <w:r w:rsidR="00751B0D">
        <w:rPr>
          <w:lang w:val="en-CA"/>
        </w:rPr>
        <w:t>ir dynamical</w:t>
      </w:r>
      <w:r w:rsidRPr="00DD5D7B">
        <w:rPr>
          <w:lang w:val="en-CA"/>
        </w:rPr>
        <w:t xml:space="preserve"> representation. </w:t>
      </w:r>
      <w:r w:rsidR="00D76038">
        <w:rPr>
          <w:lang w:val="en-CA"/>
        </w:rPr>
        <w:t>An in</w:t>
      </w:r>
      <w:r w:rsidRPr="00E457C1">
        <w:rPr>
          <w:lang w:val="en-US"/>
        </w:rPr>
        <w:t>creas</w:t>
      </w:r>
      <w:r w:rsidR="00751B0D" w:rsidRPr="00E457C1">
        <w:rPr>
          <w:lang w:val="en-US"/>
        </w:rPr>
        <w:t>e</w:t>
      </w:r>
      <w:r w:rsidR="00E25AA3" w:rsidRPr="00E457C1">
        <w:rPr>
          <w:lang w:val="en-US"/>
        </w:rPr>
        <w:t xml:space="preserve"> in</w:t>
      </w:r>
      <w:r w:rsidRPr="00E457C1">
        <w:rPr>
          <w:lang w:val="en-US"/>
        </w:rPr>
        <w:t xml:space="preserve"> the model resolution allows for processes</w:t>
      </w:r>
      <w:r w:rsidR="00751B0D" w:rsidRPr="00E457C1">
        <w:rPr>
          <w:lang w:val="en-US"/>
        </w:rPr>
        <w:t xml:space="preserve"> to be explicitly resolved, and can for example</w:t>
      </w:r>
      <w:r w:rsidRPr="00E457C1">
        <w:rPr>
          <w:lang w:val="en-US"/>
        </w:rPr>
        <w:t xml:space="preserve">, </w:t>
      </w:r>
      <w:r w:rsidR="00786588" w:rsidRPr="00E457C1">
        <w:rPr>
          <w:lang w:val="en-US"/>
        </w:rPr>
        <w:t xml:space="preserve">enhance </w:t>
      </w:r>
      <w:r w:rsidRPr="00E457C1">
        <w:rPr>
          <w:lang w:val="en-US"/>
        </w:rPr>
        <w:t>the simulation of edd</w:t>
      </w:r>
      <w:r w:rsidR="00751B0D" w:rsidRPr="00E457C1">
        <w:rPr>
          <w:lang w:val="en-US"/>
        </w:rPr>
        <w:t>ies</w:t>
      </w:r>
      <w:r w:rsidRPr="00E457C1">
        <w:rPr>
          <w:lang w:val="en-US"/>
        </w:rPr>
        <w:t>, thus i</w:t>
      </w:r>
      <w:r w:rsidR="00751B0D" w:rsidRPr="00E457C1">
        <w:rPr>
          <w:lang w:val="en-US"/>
        </w:rPr>
        <w:t>mproving simulated</w:t>
      </w:r>
      <w:r w:rsidRPr="00E457C1">
        <w:rPr>
          <w:lang w:val="en-US"/>
        </w:rPr>
        <w:t xml:space="preserve"> vertical eddy transport, and reducing temperature drifts in the deeper ocean </w:t>
      </w:r>
      <w:r>
        <w:fldChar w:fldCharType="begin" w:fldLock="1"/>
      </w:r>
      <w:r w:rsidR="00E719C0">
        <w:rPr>
          <w:lang w:val="en-US"/>
        </w:rPr>
        <w:instrText>ADDIN CSL_CITATION { "citationItems" : [ { "id" : "ITEM-1", "itemData" : { "DOI" : "10.1016/J.OCEMOD.2016.10.001", "ISSN" : "1463-5003", "abstract" : "Using a suite of simulations with the Max Planck Institute Ocean Model (MPIOM) at resolutions of about 0.1\u00b0, 0.4\u00b0 and 1.5\u00b0, we study the impact of resolved and parameterized vertical eddy fluxes on the long-standing biases obtained when running MPIOM at low resolutions. In the 0.1\u00b0 simulation, the eddy heat and salt fluxes have three features in common. First, their horizontal area averages are both upward, counteracting the downward fluxes due to time-mean circulations. Second, their divergences at intermediate depths are both negative, acting to cool and to freshen water masses, thereby reducing the major long-standing warm and saline biases of the low-resolution MPIOM at these depths. Third, both the heat and salt budgets are dominated by a balance between the divergence of eddy flux and that of mean flux. The vertical profiles of the tendency forcing due to parameterized eddies resemble those due to resolved eddies. This resemblance does not guarantee a bias reduction, as the tendency forcing terms are much less well compensated in the 0.4\u00b0- and 1.5\u00b0-simulation than in the 0.1\u00b0-simulation. When concentrating on the eddy-induced transports, we identify two situations in which the eddy effect is not appropriately represented by the GM-parameterization. One emphasizes the importance of the mean tracer distribution and the other the importance of the simulated isoneutral slope in determining the eddy-induced transports. Given the mean salinity distribution in the Southern ocean, characterized by a tongue of fresh Antarctic Intermediate Water, the salinity advection via eddy-induced transport tends to strengthen, rather than to weaken, the saline biases. Due to the density biases in a widened region of the Agulhas current in the low-resolution runs, the isoneutral slope vectors are erroneous and the large parameterized eddy-induced transports do not occur where they should.", "author" : [ { "dropping-particle" : "", "family" : "Storch", "given" : "Jin-Song", "non-dropping-particle" : "von", "parse-names" : false, "suffix" : "" }, { "dropping-particle" : "", "family" : "Haak", "given" : "Helmuth", "non-dropping-particle" : "", "parse-names" : false, "suffix" : "" }, { "dropping-particle" : "", "family" : "Hertwig", "given" : "Eileen", "non-dropping-particle" : "", "parse-names" : false, "suffix" : "" }, { "dropping-particle" : "", "family" : "Fast", "given" : "Irina", "non-dropping-particle" : "", "parse-names" : false, "suffix" : "" } ], "container-title" : "Ocean Modelling", "id" : "ITEM-1", "issued" : { "date-parts" : [ [ "2016", "12", "1" ] ] }, "page" : "1-19", "publisher" : "Elsevier", "title" : "Vertical heat and salt fluxes due to resolved and parameterized meso-scale Eddies", "translator" : [ { "dropping-particle" : "", "family" : "J6148", "given" : "", "non-dropping-particle" : "", "parse-names" : false, "suffix" : "" } ], "type" : "article-journal", "volume" : "108" }, "uris" : [ "http://www.mendeley.com/documents/?uuid=8cfbd982-4b66-3066-a70c-64b7457853b7" ] }, { "id" : "ITEM-2", "itemData" : { "DOI" : "10.1175/JCLI-D-14-00353.1", "ISBN" : "8610829952", "ISSN" : "08948755", "abstract" : "AbstractThe authors characterize impacts on heat in the ocean climate system from transient ocean mesoscale eddies. Their tool is a suite of centennial-scale 1990 radiatively forced numerical climate simulations from three GFDL coupled models comprising the Climate Model, version 2.0\u2013Ocean (CM2-O), model suite. CM2-O models differ in their ocean resolution: CM2.6 uses a 0.1\u00b0 ocean grid, CM2.5 uses an intermediate grid with 0.25\u00b0 spacing, and CM2-1deg uses a nominal 1.0\u00b0 grid.Analysis of the ocean heat budget reveals that mesoscale eddies act to transport heat upward in a manner that partially compensates (or offsets) for the downward heat transport from the time-mean currents. Stronger vertical eddy heat transport in CM2.6 relative to CM2.5 accounts for the significantly smaller temperature drift in CM2.6. The mesoscale eddy parameterization used in CM2-1deg also imparts an upward heat transport, yet it differs systematically from that found in CM2.6. This analysis points to the fundamental role that ocea...", "author" : [ { "dropping-particle" : "", "family" : "Griffies", "given" : "Stephen M.", "non-dropping-particle" : "", "parse-names" : false, "suffix" : "" }, { "dropping-particle" : "", "family" : "Winton", "given" : "Michael", "non-dropping-particle" : "", "parse-names" : false, "suffix" : "" }, { "dropping-particle" : "", "family" : "Anderson", "given" : "Whit G.", "non-dropping-particle" : "", "parse-names" : false, "suffix" : "" }, { "dropping-particle" : "", "family" : "Benson", "given" : "Rusty", "non-dropping-particle" : "", "parse-names" : false, "suffix" : "" }, { "dropping-particle" : "", "family" : "Delworth", "given" : "Thomas L.", "non-dropping-particle" : "", "parse-names" : false, "suffix" : "" }, { "dropping-particle" : "", "family" : "Dufour", "given" : "Carolina O.", "non-dropping-particle" : "", "parse-names" : false, "suffix" : "" }, { "dropping-particle" : "", "family" : "Dunne", "given" : "John P.", "non-dropping-particle" : "", "parse-names" : false, "suffix" : "" }, { "dropping-particle" : "", "family" : "Goddard", "given" : "Paul", "non-dropping-particle" : "", "parse-names" : false, "suffix" : "" }, { "dropping-particle" : "", "family" : "Morrison", "given" : "Adele K.", "non-dropping-particle" : "", "parse-names" : false, "suffix" : "" }, { "dropping-particle" : "", "family" : "Rosati", "given" : "Anthony", "non-dropping-particle" : "", "parse-names" : false, "suffix" : "" }, { "dropping-particle" : "", "family" : "Wittenberg", "given" : "Andrew T.", "non-dropping-particle" : "", "parse-names" : false, "suffix" : "" }, { "dropping-particle" : "", "family" : "Yin", "given" : "Jianjun", "non-dropping-particle" : "", "parse-names" : false, "suffix" : "" }, { "dropping-particle" : "", "family" : "Zhang", "given" : "Rong", "non-dropping-particle" : "", "parse-names" : false, "suffix" : "" } ], "container-title" : "Journal of Climate", "id" : "ITEM-2", "issue" : "3", "issued" : { "date-parts" : [ [ "2015", "2", "4" ] ] }, "page" : "952-977", "title" : "Impacts on ocean heat from transient mesoscale eddies in a hierarchy of climate models", "translator" : [ { "dropping-particle" : "", "family" : "J4615", "given" : "", "non-dropping-particle" : "", "parse-names" : false, "suffix" : "" } ], "type" : "article-journal", "volume" : "28" }, "uris" : [ "http://www.mendeley.com/documents/?uuid=f44f6d11-14ff-301a-99cf-6e1d0de4de00" ] } ], "mendeley" : { "formattedCitation" : "(Griffies et al., 2015; von Storch et al., 2016)", "plainTextFormattedCitation" : "(Griffies et al., 2015; von Storch et al., 2016)", "previouslyFormattedCitation" : "(Griffies et al., 2015; von Storch et al., 2016)" }, "properties" : { "noteIndex" : 0 }, "schema" : "https://github.com/citation-style-language/schema/raw/master/csl-citation.json" }</w:instrText>
      </w:r>
      <w:r>
        <w:fldChar w:fldCharType="separate"/>
      </w:r>
      <w:r w:rsidR="00393F8C">
        <w:rPr>
          <w:noProof/>
          <w:lang w:val="en-US"/>
        </w:rPr>
        <w:t>(Griffies et al., 2015; von Storch et al., 2016)</w:t>
      </w:r>
      <w:r>
        <w:fldChar w:fldCharType="end"/>
      </w:r>
      <w:r w:rsidRPr="00E457C1">
        <w:rPr>
          <w:lang w:val="en-US"/>
        </w:rPr>
        <w:t>. For some models, the mean absolute error in ocean temperature below 500</w:t>
      </w:r>
      <w:r w:rsidR="00751B0D" w:rsidRPr="00E457C1">
        <w:rPr>
          <w:lang w:val="en-US"/>
        </w:rPr>
        <w:t xml:space="preserve"> </w:t>
      </w:r>
      <w:r w:rsidRPr="00E457C1">
        <w:rPr>
          <w:lang w:val="en-US"/>
        </w:rPr>
        <w:t>m is smaller in the high resolution</w:t>
      </w:r>
      <w:r w:rsidR="00BE5330" w:rsidRPr="00E457C1">
        <w:rPr>
          <w:lang w:val="en-US"/>
        </w:rPr>
        <w:t xml:space="preserve"> version</w:t>
      </w:r>
      <w:r w:rsidRPr="00E457C1">
        <w:rPr>
          <w:lang w:val="en-US"/>
        </w:rPr>
        <w:t xml:space="preserve"> compared to the low resolution </w:t>
      </w:r>
      <w:r w:rsidR="00BE5330" w:rsidRPr="00E457C1">
        <w:rPr>
          <w:lang w:val="en-US"/>
        </w:rPr>
        <w:t>version</w:t>
      </w:r>
      <w:r w:rsidRPr="00E457C1">
        <w:rPr>
          <w:lang w:val="en-US"/>
        </w:rPr>
        <w:t xml:space="preserve">, particularly in eddy-active regions such as the North Atlantic </w:t>
      </w:r>
      <w:r w:rsidR="00D008AD">
        <w:fldChar w:fldCharType="begin" w:fldLock="1"/>
      </w:r>
      <w:r w:rsidR="00E719C0">
        <w:rPr>
          <w:lang w:val="en-US"/>
        </w:rPr>
        <w:instrText>ADDIN CSL_CITATION { "citationItems" : [ { "id" : "ITEM-1", "itemData" : { "DOI" : "10.5194/gmd-12-2635-2019", "ISSN" : "1991-9603", "abstract" : "&lt;p&gt;Abstract. Models from phase 5 of the Coupled Model Intercomparison Project (CMIP5) show substantial biases in the deep ocean that are larger than the level of natural variability and the response to enhanced greenhouse gas concentrations. Here, we analyze the influence of horizontal resolution in a hierarchy of five multi-resolution simulations with the AWI Climate Model (AWI-CM), the climate model used at the Alfred Wegener Institute, Helmholtz Centre for Polar and Marine Research, which employs a sea ice\u2013ocean model component formulated on unstructured meshes. The ocean grid sizes considered range from a nominal resolution of \u223c1\u2218 (CMIP5 type) up to locally eddy resolving. We show that increasing ocean resolution locally to resolve ocean eddies leads to reductions in deep ocean biases, although these improvements are not strictly monotonic for the five different ocean grids. A detailed diagnosis of the simulations allows to identify the origins of the biases. We find that two key regions at the surface are responsible for the development of the deep bias in the Atlantic Ocean: the northeastern North Atlantic and the region adjacent to the Strait of Gibraltar. Furthermore, the Southern Ocean density structure is equally improved with locally explicitly resolved eddies compared to parameterized eddies. Part of the bias reduction can be traced back towards improved surface biases over outcropping regions, which are in contact with deeper ocean layers along isopycnal surfaces. Our prototype simulations provide guidance for the optimal choice of ocean grids for AWI-CM to be used in the final runs for phase 6 of CMIP (CMIP6) and for the related flagship simulations in the High Resolution Model Intercomparison Project (HighResMIP). Quite remarkably, retaining resolution only in areas of high eddy activity along with excellent scalability characteristics of the unstructured-mesh sea ice\u2013ocean model enables us to perform the multi-centennial climate simulations needed in a CMIP context at (locally) eddy-resolving resolution with a throughput of 5\u20136 simulated years per day.&lt;/p&gt;", "author" : [ { "dropping-particle" : "", "family" : "Rackow", "given" : "Thomas", "non-dropping-particle" : "", "parse-names" : false, "suffix" : "" }, { "dropping-particle" : "V.", "family" : "Sein", "given" : "Dmitry", "non-dropping-particle" : "", "parse-names" : false, "suffix" : "" }, { "dropping-particle" : "", "family" : "Semmler", "given" : "Tido", "non-dropping-particle" : "", "parse-names" : false, "suffix" : "" }, { "dropping-particle" : "", "family" : "Danilov", "given" : "Sergey", "non-dropping-particle" : "", "parse-names" : false, "suffix" : "" }, { "dropping-particle" : "V.", "family" : "Koldunov", "given" : "Nikolay", "non-dropping-particle" : "", "parse-names" : false, "suffix" : "" }, { "dropping-particle" : "", "family" : "Sidorenko", "given" : "Dmitry", "non-dropping-particle" : "", "parse-names" : false, "suffix" : "" }, { "dropping-particle" : "", "family" : "Wang", "given" : "Qiang", "non-dropping-particle" : "", "parse-names" : false, "suffix" : "" }, { "dropping-particle" : "", "family" : "Jung", "given" : "Thomas", "non-dropping-particle" : "", "parse-names" : false, "suffix" : "" } ], "container-title" : "Geoscientific Model Development", "id" : "ITEM-1", "issue" : "7", "issued" : { "date-parts" : [ [ "2019", "7", "5" ] ] }, "page" : "2635-2656", "title" : "Sensitivity of deep ocean biases to horizontal resolution in prototype CMIP6 simulations with AWI-CM1.0", "translator" : [ { "dropping-particle" : "", "family" : "J6883", "given" : "", "non-dropping-particle" : "", "parse-names" : false, "suffix" : "" } ], "type" : "article-journal", "volume" : "12" }, "uris" : [ "http://www.mendeley.com/documents/?uuid=52350097-7dcd-3203-912f-0960afda5a0c" ] } ], "mendeley" : { "formattedCitation" : "(Rackow et al., 2019)", "plainTextFormattedCitation" : "(Rackow et al., 2019)", "previouslyFormattedCitation" : "(Rackow et al., 2019)" }, "properties" : { "noteIndex" : 0 }, "schema" : "https://github.com/citation-style-language/schema/raw/master/csl-citation.json" }</w:instrText>
      </w:r>
      <w:r w:rsidR="00D008AD">
        <w:fldChar w:fldCharType="separate"/>
      </w:r>
      <w:r w:rsidR="00393F8C">
        <w:rPr>
          <w:noProof/>
          <w:lang w:val="en-US"/>
        </w:rPr>
        <w:t>(Rackow et al., 2019)</w:t>
      </w:r>
      <w:r w:rsidR="00D008AD">
        <w:fldChar w:fldCharType="end"/>
      </w:r>
      <w:r w:rsidR="00D008AD" w:rsidRPr="00E457C1">
        <w:rPr>
          <w:lang w:val="en-US"/>
        </w:rPr>
        <w:t>.</w:t>
      </w:r>
      <w:r w:rsidR="00E04848" w:rsidRPr="00E457C1">
        <w:rPr>
          <w:lang w:val="en-US"/>
        </w:rPr>
        <w:t xml:space="preserve"> Increasing the horizontal resolution of individual climate models often leads to an overall decrease in the surface temperature biases over regions where they persisted through earlier CMIP generations, such as the central and western equatorial Pacific, as well as the North and tropical Atlantic</w:t>
      </w:r>
      <w:r w:rsidR="00ED3520" w:rsidRPr="00E457C1">
        <w:rPr>
          <w:lang w:val="en-US"/>
        </w:rPr>
        <w:t xml:space="preserve"> (Figure 3.3e; </w:t>
      </w:r>
      <w:r w:rsidR="00ED3520">
        <w:fldChar w:fldCharType="begin" w:fldLock="1"/>
      </w:r>
      <w:r w:rsidR="00E719C0">
        <w:rPr>
          <w:lang w:val="en-US"/>
        </w:rPr>
        <w:instrText>ADDIN CSL_CITATION { "citationItems" : [ { "id" : "ITEM-1",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"ITEM-1",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"id" : "ITEM-2", "itemData" : { "DOI" : "10.1007/s40641-020-00164-w", "ISSN" : "2198-6061", "abstract" : "Assessment of the impact of ocean resolution in Earth System models on the mean state, variability, and future projections and discussion of prospects for improved parameterisations to represent the ocean mesoscale. The majority of centres participating in CMIP6 employ ocean components with resolutions of about 1 degree in their full Earth System models (eddy-parameterising models). In contrast, there are also models submitted to CMIP6 (both DECK and HighResMIP) that employ ocean components of approximately 1/4 degree and 1/10 degree (eddy-present and eddy-rich models). Evidence to date suggests that whether the ocean mesoscale is explicitly represented or parameterised affects not only the mean state of the ocean but also the climate variability and the future climate response, particularly in terms of the Atlantic meridional overturning circulation (AMOC) and the Southern Ocean. Recent developments in scale-aware parameterisations of the mesoscale are being developed and will be included in future Earth System models. Although the choice of ocean resolution in Earth System models will always be limited by computational considerations, for the foreseeable future, this choice is likely to affect projections of climate variability and change as well as other aspects of the Earth System. Future Earth System models will be able to choose increased ocean resolution and/or improved parameterisation of processes to capture physical processes with greater fidelity.", "author" : [ { "dropping-particle" : "", "family" : "Hewitt", "given" : "Helene T.", "non-dropping-particle" : "", "parse-names" : false, "suffix" : "" }, { "dropping-particle" : "", "family" : "Roberts", "given" : "Malcolm", "non-dropping-particle" : "", "parse-names" : false, "suffix" : "" }, { "dropping-particle" : "", "family" : "Mathiot", "given" : "Pierre", "non-dropping-particle" : "", "parse-names" : false, "suffix" : "" }, { "dropping-particle" : "", "family" : "Biastoch", "given" : "Arne", "non-dropping-particle" : "", "parse-names" : false, "suffix" : "" }, { "dropping-particle" : "", "family" : "Blockley", "given" : "Ed", "non-dropping-particle" : "", "parse-names" : false, "suffix" : "" }, { "dropping-particle" : "", "family" : "Chassignet", "given" : "Eric P.", "non-dropping-particle" : "", "parse-names" : false, "suffix" : "" }, { "dropping-particle" : "", "family" : "Fox-Kemper", "given" : "Baylor", "non-dropping-particle" : "", "parse-names" : false, "suffix" : "" }, { "dropping-particle" : "", "family" : "Hyder", "given" : "Pat", "non-dropping-particle" : "", "parse-names" : false, "suffix" : "" }, { "dropping-particle" : "", "family" : "Marshall", "given" : "David P.", "non-dropping-particle" : "", "parse-names" : false, "suffix" : "" }, { "dropping-particle" : "", "family" : "Popova", "given" : "Ekaterina", "non-dropping-particle" : "", "parse-names" : false, "suffix" : "" }, { "dropping-particle" : "", "family" : "Treguier", "given" : "Anne-Marie", "non-dropping-particle" : "", "parse-names" : false, "suffix" : "" }, { "dropping-particle" : "", "family" : "Zanna", "given" : "Laure", "non-dropping-particle" : "", "parse-names" : false, "suffix" : "" }, { "dropping-particle" : "", "family" : "Yool", "given" : "Andrew", "non-dropping-particle" : "", "parse-names" : false, "suffix" : "" }, { "dropping-particle" : "", "family" : "Yu", "given" : "Yongqiang", "non-dropping-particle" : "", "parse-names" : false, "suffix" : "" }, { "dropping-particle" : "", "family" : "Beadling", "given" : "Rebecca", "non-dropping-particle" : "", "parse-names" : false, "suffix" : "" }, { "dropping-particle" : "", "family" : "Bell", "given" : "Mike", "non-dropping-particle" : "", "parse-names" : false, "suffix" : "" }, { "dropping-particle" : "", "family" : "Kuhlbrodt", "given" : "Till", "non-dropping-particle" : "", "parse-names" : false, "suffix" : "" }, { "dropping-particle" : "", "family" : "Arsouze", "given" : "Thomas", "non-dropping-particle" : "", "parse-names" : false, "suffix" : "" }, { "dropping-particle" : "", "family" : "Bellucci", "given" : "Alessio", "non-dropping-particle" : "", "parse-names" : false, "suffix" : "" }, { "dropping-particle" : "", "family" : "Castruccio", "given" : "Fred", "non-dropping-particle" : "", "parse-names" : false, "suffix" : "" }, { "dropping-particle" : "", "family" : "Gan", "given" : "Bolan",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"Roekel", "given" : "Luke", "non-dropping-particle" : "Van", "parse-names" : false, "suffix" : "" }, { "dropping-particle" : "", "family" : "Zhang", "given" : "Qiuying", "non-dropping-particle" : "", "parse-names" : false, "suffix" : "" } ], "container-title" : "Current Climate Change Reports", "id" : "ITEM-2", "issued" : { "date-parts" : [ [ "2020", "10", "7" ] ] }, "page" : "1-16", "publisher" : "Springer", "title" : "Resolving and Parameterising the Ocean Mesoscale in Earth System Models", "translator" : [ { "dropping-particle" : "", "family" : "J6882", "given" : "", "non-dropping-particle" : "", "parse-names" : false, "suffix" : "" } ], "type" : "article-journal" }, "uris" : [ "http://www.mendeley.com/documents/?uuid=f987d39b-ca09-3a1d-a71b-6b0e01e9f3bb" ] } ], "mendeley" : { "formattedCitation" : "(Roberts et al., 2019; Hewitt et al., 2020)", "manualFormatting" : "Roberts et al., 2019; Hewitt et al., 2020)", "plainTextFormattedCitation" : "(Roberts et al., 2019; Hewitt et al., 2020)", "previouslyFormattedCitation" : "(Roberts et al., 2019; Hewitt et al., 2020)" }, "properties" : { "noteIndex" : 0 }, "schema" : "https://github.com/citation-style-language/schema/raw/master/csl-citation.json" }</w:instrText>
      </w:r>
      <w:r w:rsidR="00ED3520">
        <w:fldChar w:fldCharType="separate"/>
      </w:r>
      <w:r w:rsidR="00393F8C">
        <w:rPr>
          <w:noProof/>
          <w:lang w:val="en-US"/>
        </w:rPr>
        <w:t>Roberts et al., 2019; Hewitt et al., 2020)</w:t>
      </w:r>
      <w:r w:rsidR="00ED3520">
        <w:fldChar w:fldCharType="end"/>
      </w:r>
      <w:r w:rsidR="00862327">
        <w:rPr>
          <w:rStyle w:val="CommentReference"/>
          <w:rFonts w:asciiTheme="minorHAnsi" w:eastAsiaTheme="minorHAnsi" w:hAnsiTheme="minorHAnsi"/>
          <w:lang w:val="en-CA" w:eastAsia="en-US"/>
        </w:rPr>
        <w:t>.</w:t>
      </w:r>
      <w:r w:rsidR="00E04848" w:rsidRPr="00E457C1">
        <w:rPr>
          <w:lang w:val="en-US"/>
        </w:rPr>
        <w:t xml:space="preserve"> Despite this, as a group the four HighResMIP models included in Figures 3.3e and 3.24 do not </w:t>
      </w:r>
      <w:r w:rsidR="00AF5894" w:rsidRPr="00E457C1">
        <w:rPr>
          <w:lang w:val="en-US"/>
        </w:rPr>
        <w:t xml:space="preserve">on average </w:t>
      </w:r>
      <w:r w:rsidR="00E04848" w:rsidRPr="00E457C1">
        <w:rPr>
          <w:lang w:val="en-US"/>
        </w:rPr>
        <w:t>show</w:t>
      </w:r>
      <w:r w:rsidR="00AF5894" w:rsidRPr="00E457C1">
        <w:rPr>
          <w:lang w:val="en-US"/>
        </w:rPr>
        <w:t xml:space="preserve"> </w:t>
      </w:r>
      <w:r w:rsidR="00E04848" w:rsidRPr="00E457C1">
        <w:rPr>
          <w:lang w:val="en-US"/>
        </w:rPr>
        <w:t>smaller SST biases than the CMIP6 multi-model mean, demonstrating the importance of factors other than resolution in contributing to SST biases.</w:t>
      </w:r>
      <w:r w:rsidR="00E04848" w:rsidRPr="00E04848">
        <w:rPr>
          <w:lang w:val="en-AU"/>
        </w:rPr>
        <w:t xml:space="preserve"> </w:t>
      </w:r>
    </w:p>
    <w:p w14:paraId="5745FEC0" w14:textId="77777777" w:rsidR="009F594A" w:rsidRPr="00E457C1" w:rsidRDefault="009F594A" w:rsidP="009F594A">
      <w:pPr>
        <w:pStyle w:val="AR6BodyText"/>
        <w:rPr>
          <w:lang w:val="en-US"/>
        </w:rPr>
      </w:pPr>
    </w:p>
    <w:p w14:paraId="0D97070E" w14:textId="0AD266E9" w:rsidR="00F61ED0" w:rsidRPr="00E457C1" w:rsidRDefault="00F61ED0" w:rsidP="009F594A">
      <w:pPr>
        <w:pStyle w:val="AR6BodyText"/>
        <w:rPr>
          <w:rFonts w:eastAsia="MS Mincho" w:cs="Times New Roman"/>
          <w:lang w:val="en-US" w:eastAsia="en-US"/>
        </w:rPr>
      </w:pPr>
      <w:r w:rsidRPr="00E457C1">
        <w:rPr>
          <w:rFonts w:eastAsia="MS Mincho" w:cs="Times New Roman"/>
          <w:lang w:val="en-US" w:eastAsia="en-US"/>
        </w:rPr>
        <w:t xml:space="preserve">In summary, there is </w:t>
      </w:r>
      <w:r w:rsidR="005A245C" w:rsidRPr="00E457C1">
        <w:rPr>
          <w:rFonts w:eastAsia="MS Mincho" w:cs="Times New Roman"/>
          <w:lang w:val="en-US" w:eastAsia="en-US"/>
        </w:rPr>
        <w:t>little</w:t>
      </w:r>
      <w:r w:rsidRPr="00E457C1">
        <w:rPr>
          <w:rFonts w:eastAsia="MS Mincho" w:cs="Times New Roman"/>
          <w:lang w:val="en-US" w:eastAsia="en-US"/>
        </w:rPr>
        <w:t xml:space="preserve"> improvement in the </w:t>
      </w:r>
      <w:r w:rsidR="00AF5894" w:rsidRPr="00E457C1">
        <w:rPr>
          <w:rFonts w:eastAsia="MS Mincho" w:cs="Times New Roman"/>
          <w:lang w:val="en-US" w:eastAsia="en-US"/>
        </w:rPr>
        <w:t>multi-model mean</w:t>
      </w:r>
      <w:r w:rsidR="00DB7B27" w:rsidRPr="00E457C1">
        <w:rPr>
          <w:rFonts w:eastAsia="MS Mincho" w:cs="Times New Roman"/>
          <w:lang w:val="en-US" w:eastAsia="en-US"/>
        </w:rPr>
        <w:t xml:space="preserve"> </w:t>
      </w:r>
      <w:r w:rsidRPr="00E457C1">
        <w:rPr>
          <w:rFonts w:eastAsia="MS Mincho" w:cs="Times New Roman"/>
          <w:lang w:val="en-US" w:eastAsia="en-US"/>
        </w:rPr>
        <w:t>sea surface and</w:t>
      </w:r>
      <w:r w:rsidR="00D46C7C" w:rsidRPr="00E457C1">
        <w:rPr>
          <w:rFonts w:eastAsia="MS Mincho" w:cs="Times New Roman"/>
          <w:lang w:val="en-US" w:eastAsia="en-US"/>
        </w:rPr>
        <w:t xml:space="preserve"> zonal mean </w:t>
      </w:r>
      <w:r w:rsidR="00AF5894" w:rsidRPr="00E457C1">
        <w:rPr>
          <w:rFonts w:eastAsia="MS Mincho" w:cs="Times New Roman"/>
          <w:lang w:val="en-US" w:eastAsia="en-US"/>
        </w:rPr>
        <w:t xml:space="preserve">ocean </w:t>
      </w:r>
      <w:r w:rsidR="00D46C7C" w:rsidRPr="00E457C1">
        <w:rPr>
          <w:rFonts w:eastAsia="MS Mincho" w:cs="Times New Roman"/>
          <w:lang w:val="en-US" w:eastAsia="en-US"/>
        </w:rPr>
        <w:t xml:space="preserve">temperatures </w:t>
      </w:r>
      <w:r w:rsidR="00B2103A" w:rsidRPr="00E457C1">
        <w:rPr>
          <w:rFonts w:eastAsia="MS Mincho" w:cs="Times New Roman"/>
          <w:lang w:val="en-US" w:eastAsia="en-US"/>
        </w:rPr>
        <w:t>from</w:t>
      </w:r>
      <w:r w:rsidR="00D46C7C" w:rsidRPr="00E457C1">
        <w:rPr>
          <w:rFonts w:eastAsia="MS Mincho" w:cs="Times New Roman"/>
          <w:lang w:val="en-US" w:eastAsia="en-US"/>
        </w:rPr>
        <w:t xml:space="preserve"> </w:t>
      </w:r>
      <w:r w:rsidRPr="00E457C1">
        <w:rPr>
          <w:rFonts w:eastAsia="MS Mincho" w:cs="Times New Roman"/>
          <w:lang w:val="en-US" w:eastAsia="en-US"/>
        </w:rPr>
        <w:t>CMIP5 to CMIP6</w:t>
      </w:r>
      <w:r w:rsidR="00CF7AB7" w:rsidRPr="00E457C1">
        <w:rPr>
          <w:rFonts w:eastAsia="MS Mincho" w:cs="Times New Roman"/>
          <w:lang w:val="en-US" w:eastAsia="en-US"/>
        </w:rPr>
        <w:t xml:space="preserve"> </w:t>
      </w:r>
      <w:r w:rsidR="00D46C7C" w:rsidRPr="00E457C1">
        <w:rPr>
          <w:rFonts w:eastAsia="MS Mincho" w:cs="Times New Roman"/>
          <w:lang w:val="en-US" w:eastAsia="en-US"/>
        </w:rPr>
        <w:t>(</w:t>
      </w:r>
      <w:r w:rsidR="00D46C7C" w:rsidRPr="00E457C1">
        <w:rPr>
          <w:rFonts w:eastAsia="MS Mincho" w:cs="Times New Roman"/>
          <w:i/>
          <w:lang w:val="en-US" w:eastAsia="en-US"/>
        </w:rPr>
        <w:t>medium confidence</w:t>
      </w:r>
      <w:r w:rsidR="00D46C7C" w:rsidRPr="00E457C1">
        <w:rPr>
          <w:rFonts w:eastAsia="MS Mincho" w:cs="Times New Roman"/>
          <w:lang w:val="en-US" w:eastAsia="en-US"/>
        </w:rPr>
        <w:t>)</w:t>
      </w:r>
      <w:r w:rsidR="00DB7B27" w:rsidRPr="00E457C1">
        <w:rPr>
          <w:rFonts w:eastAsia="MS Mincho" w:cs="Times New Roman"/>
          <w:lang w:val="en-US" w:eastAsia="en-US"/>
        </w:rPr>
        <w:t xml:space="preserve">. </w:t>
      </w:r>
      <w:r w:rsidR="007201C6" w:rsidRPr="00E457C1">
        <w:rPr>
          <w:rFonts w:eastAsia="MS Mincho" w:cs="Times New Roman"/>
          <w:lang w:val="en-US" w:eastAsia="en-US"/>
        </w:rPr>
        <w:t xml:space="preserve">Nevertheless, the CMIP6 models show </w:t>
      </w:r>
      <w:r w:rsidR="0015200E" w:rsidRPr="00E457C1">
        <w:rPr>
          <w:rFonts w:eastAsia="MS Mincho" w:cs="Times New Roman"/>
          <w:lang w:val="en-US" w:eastAsia="en-US"/>
        </w:rPr>
        <w:t>a somewhat more realistic pattern of SST trends (</w:t>
      </w:r>
      <w:r w:rsidR="0015200E" w:rsidRPr="00E457C1">
        <w:rPr>
          <w:rFonts w:eastAsia="MS Mincho" w:cs="Times New Roman"/>
          <w:i/>
          <w:lang w:val="en-US" w:eastAsia="en-US"/>
        </w:rPr>
        <w:t>low confidence</w:t>
      </w:r>
      <w:r w:rsidR="0015200E" w:rsidRPr="00E457C1">
        <w:rPr>
          <w:rFonts w:eastAsia="MS Mincho" w:cs="Times New Roman"/>
          <w:lang w:val="en-US" w:eastAsia="en-US"/>
        </w:rPr>
        <w:t>)</w:t>
      </w:r>
      <w:r w:rsidR="007201C6" w:rsidRPr="00E457C1">
        <w:rPr>
          <w:rFonts w:eastAsia="MS Mincho" w:cs="Times New Roman"/>
          <w:lang w:val="en-US" w:eastAsia="en-US"/>
        </w:rPr>
        <w:t>.</w:t>
      </w:r>
    </w:p>
    <w:p w14:paraId="334AEA50" w14:textId="20A3C90F" w:rsidR="009F594A" w:rsidRPr="00E457C1" w:rsidRDefault="009F594A" w:rsidP="009F594A">
      <w:pPr>
        <w:pStyle w:val="AR6BodyText"/>
        <w:rPr>
          <w:rFonts w:eastAsia="MS Mincho" w:cs="Times New Roman"/>
          <w:lang w:val="en-US" w:eastAsia="en-US"/>
        </w:rPr>
      </w:pPr>
    </w:p>
    <w:p w14:paraId="1D63E35A" w14:textId="77777777" w:rsidR="00676000" w:rsidRPr="00E457C1" w:rsidRDefault="00676000" w:rsidP="009F594A">
      <w:pPr>
        <w:pStyle w:val="AR6BodyText"/>
        <w:rPr>
          <w:rFonts w:eastAsia="MS Mincho" w:cs="Times New Roman"/>
          <w:lang w:val="en-US" w:eastAsia="en-US"/>
        </w:rPr>
      </w:pPr>
    </w:p>
    <w:p w14:paraId="5C0BBB61" w14:textId="4DF0EEAC" w:rsidR="009F594A" w:rsidRDefault="009F594A" w:rsidP="009F594A">
      <w:pPr>
        <w:pStyle w:val="AR6BodyText"/>
      </w:pPr>
      <w:r>
        <w:rPr>
          <w:b/>
        </w:rPr>
        <w:t xml:space="preserve">[START </w:t>
      </w:r>
      <w:r w:rsidRPr="00CB1BE0">
        <w:rPr>
          <w:rStyle w:val="AR6Chap3FigureCar"/>
          <w:rFonts w:cs="Times New Roman"/>
          <w:b/>
          <w:sz w:val="22"/>
        </w:rPr>
        <w:t>FIGURE 3.</w:t>
      </w:r>
      <w:r w:rsidRPr="00CB1BE0">
        <w:rPr>
          <w:rStyle w:val="AR6Chap3FigureCar"/>
          <w:rFonts w:cs="Times New Roman"/>
          <w:b/>
          <w:noProof/>
          <w:sz w:val="22"/>
        </w:rPr>
        <w:t>2</w:t>
      </w:r>
      <w:r w:rsidR="00F9109E">
        <w:rPr>
          <w:rStyle w:val="AR6Chap3FigureCar"/>
          <w:rFonts w:cs="Times New Roman"/>
          <w:b/>
          <w:noProof/>
          <w:sz w:val="22"/>
        </w:rPr>
        <w:t>3</w:t>
      </w:r>
      <w:r>
        <w:rPr>
          <w:rStyle w:val="AR6Chap3FigureCar"/>
          <w:rFonts w:cs="Times New Roman"/>
          <w:b/>
          <w:noProof/>
        </w:rPr>
        <w:t xml:space="preserve"> </w:t>
      </w:r>
      <w:r>
        <w:rPr>
          <w:b/>
        </w:rPr>
        <w:t>HERE]</w:t>
      </w:r>
    </w:p>
    <w:p w14:paraId="49205A8B" w14:textId="77777777" w:rsidR="009F594A" w:rsidRDefault="009F594A" w:rsidP="009F594A">
      <w:pPr>
        <w:pStyle w:val="AR6BodyText"/>
      </w:pPr>
    </w:p>
    <w:p w14:paraId="793E6C52" w14:textId="76599B84" w:rsidR="009F594A" w:rsidRDefault="00D67909" w:rsidP="00BE2759">
      <w:pPr>
        <w:pStyle w:val="AR6Chap3Figure"/>
        <w:ind w:left="1276" w:hanging="1276"/>
      </w:pPr>
      <w:bookmarkStart w:id="2064" w:name="_Hlk57041016"/>
      <w:r w:rsidRPr="006A289D">
        <w:rPr>
          <w:b/>
        </w:rPr>
        <w:t xml:space="preserve">Multi-model-mean bias of (a) sea surface temperature and (b) </w:t>
      </w:r>
      <w:r>
        <w:rPr>
          <w:b/>
        </w:rPr>
        <w:t>near-</w:t>
      </w:r>
      <w:r w:rsidRPr="006A289D">
        <w:rPr>
          <w:b/>
        </w:rPr>
        <w:t>surface salinity</w:t>
      </w:r>
      <w:r>
        <w:rPr>
          <w:b/>
        </w:rPr>
        <w:t>, defined</w:t>
      </w:r>
      <w:r w:rsidRPr="006A289D">
        <w:rPr>
          <w:b/>
        </w:rPr>
        <w:t xml:space="preserve"> as the difference between the CMIP6 multi-model mean and the climatology from the World Ocean Atlas 2018.</w:t>
      </w:r>
      <w:r>
        <w:t xml:space="preserve"> The CMIP6 multi-model mean is constructed with one realization of </w:t>
      </w:r>
      <w:r w:rsidRPr="00711840">
        <w:t>46</w:t>
      </w:r>
      <w:r>
        <w:t xml:space="preserve"> CMIP6 historical experiments for the period 1995–2014 and the climatology from the World Ocean Atlas 2018 is an </w:t>
      </w:r>
      <w:r>
        <w:lastRenderedPageBreak/>
        <w:t xml:space="preserve">average over all available years (1955-2017). </w:t>
      </w:r>
      <w:r w:rsidRPr="009F1E46">
        <w:rPr>
          <w:rFonts w:cs="Times New Roman"/>
          <w:szCs w:val="20"/>
        </w:rPr>
        <w:t xml:space="preserve">Uncertainty is represented using the advanced approach: No overlay indicates regions with robust signal, where ≥66% of models show change greater than variability threshold and ≥80% of all models agree on sign of change; diagonal lines indicate regions with no change or no robust signal, where &lt;66% of models show a change greater than the variability threshold; crossed lines indicate regions with conflicting signal, where ≥66% of models show change greater than </w:t>
      </w:r>
      <w:r w:rsidR="00F72AF9">
        <w:rPr>
          <w:rFonts w:cs="Times New Roman"/>
          <w:szCs w:val="20"/>
        </w:rPr>
        <w:t xml:space="preserve">the </w:t>
      </w:r>
      <w:r w:rsidRPr="009F1E46">
        <w:rPr>
          <w:rFonts w:cs="Times New Roman"/>
          <w:szCs w:val="20"/>
        </w:rPr>
        <w:t>variability threshold and &lt;80% of all models agree on sign of change. For more information on the advanced approach, please refer to the Cross-Chapter Box Atlas.1.</w:t>
      </w:r>
      <w:bookmarkEnd w:id="2064"/>
      <w:r w:rsidR="00865584">
        <w:rPr>
          <w:rFonts w:cs="Times New Roman"/>
          <w:szCs w:val="20"/>
        </w:rPr>
        <w:t xml:space="preserve"> </w:t>
      </w:r>
      <w:r w:rsidR="00865584" w:rsidRPr="004369BC">
        <w:rPr>
          <w:rFonts w:cs="Times New Roman"/>
          <w:szCs w:val="20"/>
        </w:rPr>
        <w:t xml:space="preserve">Further details on data sources and processing are available in the chapter data table (Table </w:t>
      </w:r>
      <w:r w:rsidR="00865584">
        <w:rPr>
          <w:rFonts w:cs="Times New Roman"/>
          <w:szCs w:val="20"/>
        </w:rPr>
        <w:t>3.SM.1</w:t>
      </w:r>
      <w:r w:rsidR="00865584" w:rsidRPr="004369BC">
        <w:rPr>
          <w:rFonts w:cs="Times New Roman"/>
          <w:szCs w:val="20"/>
        </w:rPr>
        <w:t>).</w:t>
      </w:r>
    </w:p>
    <w:p w14:paraId="6ACE8038" w14:textId="77777777" w:rsidR="009F594A" w:rsidRPr="00E457C1" w:rsidRDefault="009F594A" w:rsidP="009F594A">
      <w:pPr>
        <w:pStyle w:val="AR6BodyText"/>
        <w:rPr>
          <w:lang w:val="en-US"/>
        </w:rPr>
      </w:pPr>
    </w:p>
    <w:p w14:paraId="7FC90A9A" w14:textId="3BB2C7B7" w:rsidR="00A31AA5" w:rsidRPr="00E457C1" w:rsidRDefault="009F594A" w:rsidP="009F594A">
      <w:pPr>
        <w:pStyle w:val="AR6BodyText"/>
        <w:rPr>
          <w:b/>
          <w:lang w:val="en-US"/>
        </w:rPr>
      </w:pPr>
      <w:r w:rsidRPr="00E457C1">
        <w:rPr>
          <w:b/>
          <w:lang w:val="en-US"/>
        </w:rPr>
        <w:t xml:space="preserve">[END </w:t>
      </w:r>
      <w:r w:rsidRPr="00CB1BE0">
        <w:rPr>
          <w:rStyle w:val="AR6Chap3FigureCar"/>
          <w:rFonts w:cs="Times New Roman"/>
          <w:b/>
          <w:sz w:val="22"/>
        </w:rPr>
        <w:t>FIGURE 3.2</w:t>
      </w:r>
      <w:r w:rsidR="00F9109E">
        <w:rPr>
          <w:rStyle w:val="AR6Chap3FigureCar"/>
          <w:rFonts w:cs="Times New Roman"/>
          <w:b/>
          <w:sz w:val="22"/>
        </w:rPr>
        <w:t>3</w:t>
      </w:r>
      <w:r w:rsidRPr="00E457C1">
        <w:rPr>
          <w:b/>
          <w:lang w:val="en-US"/>
        </w:rPr>
        <w:t xml:space="preserve"> HERE]</w:t>
      </w:r>
    </w:p>
    <w:p w14:paraId="60E42AA6" w14:textId="59B3835E" w:rsidR="00A31AA5" w:rsidRPr="00E457C1" w:rsidRDefault="00A31AA5" w:rsidP="009F594A">
      <w:pPr>
        <w:pStyle w:val="AR6BodyText"/>
        <w:rPr>
          <w:b/>
          <w:lang w:val="en-US"/>
        </w:rPr>
      </w:pPr>
    </w:p>
    <w:p w14:paraId="11B4BFAB" w14:textId="77777777" w:rsidR="00EA6872" w:rsidRPr="00E457C1" w:rsidRDefault="00EA6872" w:rsidP="00EA6872">
      <w:pPr>
        <w:pStyle w:val="AR6BodyText"/>
        <w:rPr>
          <w:lang w:val="en-US"/>
        </w:rPr>
      </w:pPr>
    </w:p>
    <w:p w14:paraId="5E29CE46" w14:textId="0A332B3A" w:rsidR="00EA6872" w:rsidRPr="00E457C1" w:rsidRDefault="00EA6872" w:rsidP="00EA6872">
      <w:pPr>
        <w:pStyle w:val="AR6BodyText"/>
        <w:rPr>
          <w:lang w:val="en-US"/>
        </w:rPr>
      </w:pPr>
      <w:r w:rsidRPr="00E457C1">
        <w:rPr>
          <w:b/>
          <w:lang w:val="en-US"/>
        </w:rPr>
        <w:t xml:space="preserve">[START </w:t>
      </w:r>
      <w:r w:rsidRPr="00CB1BE0">
        <w:rPr>
          <w:rStyle w:val="AR6Chap3FigureCar"/>
          <w:rFonts w:cs="Times New Roman"/>
          <w:b/>
          <w:sz w:val="22"/>
        </w:rPr>
        <w:t>FIGURE 3.</w:t>
      </w:r>
      <w:r w:rsidRPr="00CB1BE0">
        <w:rPr>
          <w:rStyle w:val="AR6Chap3FigureCar"/>
          <w:rFonts w:cs="Times New Roman"/>
          <w:b/>
          <w:noProof/>
          <w:sz w:val="22"/>
        </w:rPr>
        <w:t>2</w:t>
      </w:r>
      <w:r w:rsidR="00584F61">
        <w:rPr>
          <w:rStyle w:val="AR6Chap3FigureCar"/>
          <w:rFonts w:cs="Times New Roman"/>
          <w:b/>
          <w:noProof/>
          <w:sz w:val="22"/>
        </w:rPr>
        <w:t>4</w:t>
      </w:r>
      <w:r w:rsidRPr="00CB1BE0">
        <w:rPr>
          <w:rStyle w:val="AR6Chap3FigureCar"/>
          <w:rFonts w:cs="Times New Roman"/>
          <w:b/>
          <w:noProof/>
          <w:sz w:val="22"/>
        </w:rPr>
        <w:t xml:space="preserve"> </w:t>
      </w:r>
      <w:r w:rsidRPr="00E457C1">
        <w:rPr>
          <w:b/>
          <w:lang w:val="en-US"/>
        </w:rPr>
        <w:t>HERE]</w:t>
      </w:r>
    </w:p>
    <w:p w14:paraId="04DB3464" w14:textId="77777777" w:rsidR="00EA6872" w:rsidRPr="00E457C1" w:rsidRDefault="00EA6872" w:rsidP="00EA6872">
      <w:pPr>
        <w:pStyle w:val="AR6BodyText"/>
        <w:rPr>
          <w:lang w:val="en-US"/>
        </w:rPr>
      </w:pPr>
    </w:p>
    <w:p w14:paraId="78B3EAAC" w14:textId="77777777" w:rsidR="00BE2759" w:rsidRPr="00BE2759" w:rsidRDefault="00BE2759" w:rsidP="00BE2759">
      <w:pPr>
        <w:numPr>
          <w:ilvl w:val="0"/>
          <w:numId w:val="2"/>
        </w:numPr>
        <w:ind w:left="1134" w:hanging="1134"/>
        <w:rPr>
          <w:sz w:val="20"/>
          <w:lang w:val="en-US"/>
        </w:rPr>
      </w:pPr>
      <w:r w:rsidRPr="00BE2759">
        <w:rPr>
          <w:b/>
          <w:sz w:val="20"/>
          <w:lang w:val="en-US"/>
        </w:rPr>
        <w:t>Biases in zonal mean and equatorial sea surface temperature (SST) in CMIP5 and CMIP6 models</w:t>
      </w:r>
      <w:r w:rsidRPr="00BE2759">
        <w:rPr>
          <w:sz w:val="20"/>
          <w:lang w:val="en-US"/>
        </w:rPr>
        <w:t xml:space="preserve">. CMIP6 (red), CMIP5 (blue) and HighResMIP (green) multi-model mean </w:t>
      </w:r>
      <w:r w:rsidRPr="00BE2759">
        <w:rPr>
          <w:b/>
          <w:bCs/>
          <w:sz w:val="20"/>
          <w:lang w:val="en-US"/>
          <w:rPrChange w:id="2065" w:author="Ian Blenkinsop" w:date="2021-07-07T14:37:00Z">
            <w:rPr/>
          </w:rPrChange>
        </w:rPr>
        <w:t>(a)</w:t>
      </w:r>
      <w:r w:rsidRPr="00BE2759">
        <w:rPr>
          <w:sz w:val="20"/>
          <w:lang w:val="en-US"/>
        </w:rPr>
        <w:t xml:space="preserve"> zonally</w:t>
      </w:r>
      <w:ins w:id="2066" w:author="Tom Maycock" w:date="2021-09-03T16:33:00Z">
        <w:r w:rsidRPr="00BE2759">
          <w:rPr>
            <w:sz w:val="20"/>
            <w:lang w:val="en-US"/>
          </w:rPr>
          <w:t xml:space="preserve"> </w:t>
        </w:r>
      </w:ins>
      <w:del w:id="2067" w:author="Tom Maycock" w:date="2021-09-03T16:33:00Z">
        <w:r w:rsidRPr="00BE2759" w:rsidDel="00D13B9F">
          <w:rPr>
            <w:sz w:val="20"/>
            <w:lang w:val="en-US"/>
          </w:rPr>
          <w:delText>-</w:delText>
        </w:r>
      </w:del>
      <w:r w:rsidRPr="00BE2759">
        <w:rPr>
          <w:sz w:val="20"/>
          <w:lang w:val="en-US"/>
        </w:rPr>
        <w:t xml:space="preserve">averaged SST bias; </w:t>
      </w:r>
      <w:r w:rsidRPr="00BE2759">
        <w:rPr>
          <w:b/>
          <w:bCs/>
          <w:sz w:val="20"/>
          <w:lang w:val="en-US"/>
          <w:rPrChange w:id="2068" w:author="Ian Blenkinsop" w:date="2021-07-07T14:37:00Z">
            <w:rPr/>
          </w:rPrChange>
        </w:rPr>
        <w:t>(b)</w:t>
      </w:r>
      <w:r w:rsidRPr="00BE2759">
        <w:rPr>
          <w:sz w:val="20"/>
          <w:lang w:val="en-US"/>
        </w:rPr>
        <w:t xml:space="preserve"> equatorial SST bias; and </w:t>
      </w:r>
      <w:r w:rsidRPr="00BE2759">
        <w:rPr>
          <w:b/>
          <w:bCs/>
          <w:sz w:val="20"/>
          <w:lang w:val="en-US"/>
          <w:rPrChange w:id="2069" w:author="Ian Blenkinsop" w:date="2021-07-07T14:37:00Z">
            <w:rPr/>
          </w:rPrChange>
        </w:rPr>
        <w:t>(c)</w:t>
      </w:r>
      <w:r w:rsidRPr="00BE2759">
        <w:rPr>
          <w:sz w:val="20"/>
          <w:lang w:val="en-US"/>
        </w:rPr>
        <w:t xml:space="preserve"> equatorial SST compared to observed mean SST (black line) for 1979</w:t>
      </w:r>
      <w:del w:id="2070" w:author="Sara M Tuson" w:date="2021-06-30T10:35:00Z">
        <w:r w:rsidRPr="00BE2759" w:rsidDel="00856D0D">
          <w:rPr>
            <w:sz w:val="20"/>
            <w:lang w:val="en-US"/>
          </w:rPr>
          <w:delText>-</w:delText>
        </w:r>
      </w:del>
      <w:ins w:id="2071" w:author="Sara M Tuson" w:date="2021-06-30T10:35:00Z">
        <w:r w:rsidRPr="00BE2759">
          <w:rPr>
            <w:sz w:val="20"/>
            <w:lang w:val="en-US"/>
          </w:rPr>
          <w:t>–</w:t>
        </w:r>
      </w:ins>
      <w:r w:rsidRPr="00BE2759">
        <w:rPr>
          <w:sz w:val="20"/>
          <w:lang w:val="en-US"/>
        </w:rPr>
        <w:t>1999. The inter-model 5th and 95th percentiles are depicted by the respective shaded range. Model climatologies are derived from the 1979</w:t>
      </w:r>
      <w:del w:id="2072" w:author="Sara M Tuson" w:date="2021-06-30T10:36:00Z">
        <w:r w:rsidRPr="00BE2759" w:rsidDel="00856D0D">
          <w:rPr>
            <w:sz w:val="20"/>
            <w:lang w:val="en-US"/>
          </w:rPr>
          <w:delText>-</w:delText>
        </w:r>
      </w:del>
      <w:ins w:id="2073" w:author="Sara M Tuson" w:date="2021-06-30T10:36:00Z">
        <w:r w:rsidRPr="00BE2759">
          <w:rPr>
            <w:sz w:val="20"/>
            <w:lang w:val="en-US"/>
          </w:rPr>
          <w:t>–</w:t>
        </w:r>
      </w:ins>
      <w:r w:rsidRPr="00BE2759">
        <w:rPr>
          <w:sz w:val="20"/>
          <w:lang w:val="en-US"/>
        </w:rPr>
        <w:t xml:space="preserve">1999 mean of the historical simulations, using one simulation per model. The Hadley Centre Sea Ice and Sea Surface Temperature version 1 (HadISST) </w:t>
      </w:r>
      <w:r w:rsidRPr="00BE2759">
        <w:rPr>
          <w:sz w:val="20"/>
          <w:lang w:val="en-US"/>
        </w:rPr>
        <w:fldChar w:fldCharType="begin" w:fldLock="1"/>
      </w:r>
      <w:r w:rsidRPr="00BE2759">
        <w:rPr>
          <w:sz w:val="20"/>
          <w:lang w:val="en-US"/>
        </w:rPr>
        <w:instrText>ADDIN CSL_CITATION { "citationItems" : [ { "id" : "ITEM-1", "itemData" : { "DOI" : "10.1029/2002JD002670", "abstract" : "We present the Met Office Hadley Centre's sea ice and sea surface temperature (SST) data set, HadISST1, and the nighttime marine air temperature (NMAT) data set, HadMAT1. HadISST1 replaces the global sea ice and sea surface temperature (GISST) data sets and is a unique combination of monthly globally complete fields of SST and sea ice concentration on a 1\u00b0 latitude-longitude grid from 1871. The companion HadMAT1 runs monthly from 1856 on a 5\u00b0 latitude-longitude grid and incorporates new corrections for the effect on NMAT of increasing deck (and hence measurement) heights. HadISST1 and HadMAT1 temperatures are reconstructed using a two-stage reduced-space optimal interpolation procedure, followed by superposition of quality-improved gridded observations onto the reconstructions to restore local detail. The sea ice fields are made more homogeneous by compensating satellite microwave-based sea ice concentrations for the impact of surface melt effects on retrievals in the Arctic and for algorithm deficiencies in the Antarctic and by making the historical in situ concentrations consistent with the satellite data. SSTs near sea ice are estimated using statistical relationships between SST and sea ice concentration. HadISST1 compares well with other published analyses, capturing trends in global, hemispheric, and regional SST well, containing SST fields with more uniform variance through time and better month-to-month persistence than those in GISST. HadMAT1 is more consistent with SST and with collocated land surface air temperatures than previous NMAT data sets.", "author" : [ { "dropping-particle" : "", "family" : "Rayner", "given" : "N A", "non-dropping-particle" : "", "parse-names" : false, "suffix" : "" }, { "dropping-particle" : "", "family" : "Parker", "given" : "D E", "non-dropping-particle" : "", "parse-names" : false, "suffix" : "" }, { "dropping-particle" : "", "family" : "Horton", "given" : "E B", "non-dropping-particle" : "", "parse-names" : false, "suffix" : "" }, { "dropping-particle" : "", "family" : "Folland", "given" : "C K", "non-dropping-particle" : "", "parse-names" : false, "suffix" : "" }, { "dropping-particle" : "V", "family" : "Alexander", "given" : "L", "non-dropping-particle" : "", "parse-names" : false, "suffix" : "" }, { "dropping-particle" : "", "family" : "Rowell", "given" : "D P", "non-dropping-particle" : "", "parse-names" : false, "suffix" : "" }, { "dropping-particle" : "", "family" : "Kent", "given" : "E C", "non-dropping-particle" : "", "parse-names" : false, "suffix" : "" }, { "dropping-particle" : "", "family" : "Kaplan", "given" : "A", "non-dropping-particle" : "", "parse-names" : false, "suffix" : "" } ], "container-title" : "Journal of Geophysical Research: Atmospheres", "id" : "ITEM-1", "issue" : "D14", "issued" : { "date-parts" : [ [ "2003" ] ] }, "title" : "Global analyses of sea surface temperature, sea ice, and night marine air temperature since the late nineteenth century", "translator" : [ { "dropping-particle" : "", "family" : "J4238", "given" : "", "non-dropping-particle" : "", "parse-names" : false, "suffix" : "" } ], "type" : "article-journal", "volume" : "108" }, "uris" : [ "http://www.mendeley.com/documents/?uuid=e46a02d9-76de-4136-8a92-d9619ee7075a" ] } ], "mendeley" : { "formattedCitation" : "(Rayner et al., 2003)", "plainTextFormattedCitation" : "(Rayner et al., 2003)", "previouslyFormattedCitation" : "(Rayner et al., 2003)" }, "properties" : { "noteIndex" : 0 }, "schema" : "https://github.com/citation-style-language/schema/raw/master/csl-citation.json" }</w:instrText>
      </w:r>
      <w:r w:rsidRPr="00BE2759">
        <w:rPr>
          <w:sz w:val="20"/>
          <w:lang w:val="en-US"/>
        </w:rPr>
        <w:fldChar w:fldCharType="separate"/>
      </w:r>
      <w:bookmarkStart w:id="2074" w:name="__Fieldmark__5536_3108272068"/>
      <w:bookmarkStart w:id="2075" w:name="__Fieldmark__452_3077201039"/>
      <w:r w:rsidRPr="00BE2759">
        <w:rPr>
          <w:noProof/>
          <w:sz w:val="20"/>
          <w:lang w:val="en-US"/>
        </w:rPr>
        <w:t>(Rayner et al., 2003)</w:t>
      </w:r>
      <w:r w:rsidRPr="00BE2759">
        <w:rPr>
          <w:sz w:val="20"/>
          <w:lang w:val="en-US"/>
        </w:rPr>
        <w:fldChar w:fldCharType="end"/>
      </w:r>
      <w:bookmarkEnd w:id="2074"/>
      <w:bookmarkEnd w:id="2075"/>
      <w:r w:rsidRPr="00BE2759">
        <w:rPr>
          <w:sz w:val="20"/>
          <w:lang w:val="en-US"/>
        </w:rPr>
        <w:t xml:space="preserve"> observational climatology for 1979</w:t>
      </w:r>
      <w:del w:id="2076" w:author="Sara M Tuson" w:date="2021-06-30T10:36:00Z">
        <w:r w:rsidRPr="00BE2759" w:rsidDel="00856D0D">
          <w:rPr>
            <w:sz w:val="20"/>
            <w:lang w:val="en-US"/>
          </w:rPr>
          <w:delText>-</w:delText>
        </w:r>
      </w:del>
      <w:ins w:id="2077" w:author="Sara M Tuson" w:date="2021-06-30T10:36:00Z">
        <w:r w:rsidRPr="00BE2759">
          <w:rPr>
            <w:sz w:val="20"/>
            <w:lang w:val="en-US"/>
          </w:rPr>
          <w:t>–</w:t>
        </w:r>
      </w:ins>
      <w:r w:rsidRPr="00BE2759">
        <w:rPr>
          <w:sz w:val="20"/>
          <w:lang w:val="en-US"/>
        </w:rPr>
        <w:t xml:space="preserve">1999 is used as the reference for the error calculation in (a) and (b); and for observations in (c). </w:t>
      </w:r>
      <w:r w:rsidRPr="00BE2759">
        <w:rPr>
          <w:rFonts w:cs="Times New Roman"/>
          <w:sz w:val="20"/>
          <w:szCs w:val="20"/>
          <w:lang w:val="en-US"/>
        </w:rPr>
        <w:t>Further details on data sources and processing are available in the chapter data table (Table 3.SM.1).</w:t>
      </w:r>
    </w:p>
    <w:p w14:paraId="01F354AB" w14:textId="77777777" w:rsidR="00EA6872" w:rsidRPr="004A61D1" w:rsidRDefault="00EA6872" w:rsidP="00EA6872">
      <w:pPr>
        <w:pStyle w:val="AR6BodyText"/>
        <w:rPr>
          <w:lang w:val="en-US"/>
        </w:rPr>
      </w:pPr>
    </w:p>
    <w:p w14:paraId="6F03C935" w14:textId="36ACEC7D" w:rsidR="00EA6872" w:rsidRPr="00E457C1" w:rsidRDefault="00EA6872" w:rsidP="00EA6872">
      <w:pPr>
        <w:pStyle w:val="AR6BodyText"/>
        <w:rPr>
          <w:b/>
          <w:lang w:val="en-US"/>
        </w:rPr>
      </w:pPr>
      <w:r w:rsidRPr="00E457C1">
        <w:rPr>
          <w:b/>
          <w:lang w:val="en-US"/>
        </w:rPr>
        <w:t xml:space="preserve">[END </w:t>
      </w:r>
      <w:r w:rsidRPr="00CB1BE0">
        <w:rPr>
          <w:rStyle w:val="AR6Chap3FigureCar"/>
          <w:rFonts w:cs="Times New Roman"/>
          <w:b/>
          <w:sz w:val="22"/>
        </w:rPr>
        <w:t>FIGURE 3.2</w:t>
      </w:r>
      <w:r w:rsidR="00584F61">
        <w:rPr>
          <w:rStyle w:val="AR6Chap3FigureCar"/>
          <w:rFonts w:cs="Times New Roman"/>
          <w:b/>
          <w:sz w:val="22"/>
        </w:rPr>
        <w:t>4</w:t>
      </w:r>
      <w:r w:rsidRPr="00E457C1">
        <w:rPr>
          <w:b/>
          <w:lang w:val="en-US"/>
        </w:rPr>
        <w:t xml:space="preserve"> HERE]</w:t>
      </w:r>
    </w:p>
    <w:p w14:paraId="56C39D2A" w14:textId="77777777" w:rsidR="00EA6872" w:rsidRPr="00E457C1" w:rsidRDefault="00EA6872" w:rsidP="009F594A">
      <w:pPr>
        <w:pStyle w:val="AR6BodyText"/>
        <w:rPr>
          <w:b/>
          <w:lang w:val="en-US"/>
        </w:rPr>
      </w:pPr>
    </w:p>
    <w:p w14:paraId="37E27582" w14:textId="77777777" w:rsidR="00A31AA5" w:rsidRPr="00E457C1" w:rsidRDefault="00A31AA5" w:rsidP="009F594A">
      <w:pPr>
        <w:pStyle w:val="AR6BodyText"/>
        <w:rPr>
          <w:b/>
          <w:lang w:val="en-US"/>
        </w:rPr>
      </w:pPr>
    </w:p>
    <w:p w14:paraId="7BD9DD99" w14:textId="674ED30B" w:rsidR="009F594A" w:rsidRPr="00E457C1" w:rsidRDefault="009F594A" w:rsidP="009F594A">
      <w:pPr>
        <w:pStyle w:val="AR6BodyText"/>
        <w:rPr>
          <w:lang w:val="en-US"/>
        </w:rPr>
      </w:pPr>
      <w:r w:rsidRPr="00E457C1">
        <w:rPr>
          <w:b/>
          <w:lang w:val="en-US"/>
        </w:rPr>
        <w:t xml:space="preserve">[START </w:t>
      </w:r>
      <w:r w:rsidRPr="00CB1BE0">
        <w:rPr>
          <w:rStyle w:val="AR6Chap3FigureCar"/>
          <w:rFonts w:cs="Times New Roman"/>
          <w:b/>
          <w:sz w:val="22"/>
        </w:rPr>
        <w:t>FIGURE 3.</w:t>
      </w:r>
      <w:r w:rsidRPr="00CB1BE0">
        <w:rPr>
          <w:rStyle w:val="AR6Chap3FigureCar"/>
          <w:rFonts w:cs="Times New Roman"/>
          <w:b/>
          <w:noProof/>
          <w:sz w:val="22"/>
        </w:rPr>
        <w:t>2</w:t>
      </w:r>
      <w:r w:rsidR="00584F61">
        <w:rPr>
          <w:rStyle w:val="AR6Chap3FigureCar"/>
          <w:rFonts w:cs="Times New Roman"/>
          <w:b/>
          <w:noProof/>
          <w:sz w:val="22"/>
        </w:rPr>
        <w:t>5</w:t>
      </w:r>
      <w:r w:rsidRPr="00CB1BE0">
        <w:rPr>
          <w:rStyle w:val="AR6Chap3FigureCar"/>
          <w:rFonts w:cs="Times New Roman"/>
          <w:b/>
          <w:noProof/>
          <w:sz w:val="22"/>
        </w:rPr>
        <w:t xml:space="preserve"> </w:t>
      </w:r>
      <w:r w:rsidRPr="00E457C1">
        <w:rPr>
          <w:b/>
          <w:lang w:val="en-US"/>
        </w:rPr>
        <w:t>HERE]</w:t>
      </w:r>
    </w:p>
    <w:p w14:paraId="70172819" w14:textId="77777777" w:rsidR="009F594A" w:rsidRPr="00E457C1" w:rsidRDefault="009F594A" w:rsidP="009F594A">
      <w:pPr>
        <w:pStyle w:val="AR6BodyText"/>
        <w:rPr>
          <w:b/>
          <w:lang w:val="en-US"/>
        </w:rPr>
      </w:pPr>
    </w:p>
    <w:p w14:paraId="5A91C311" w14:textId="5E35F352" w:rsidR="009F594A" w:rsidRDefault="00D67909" w:rsidP="00BE2759">
      <w:pPr>
        <w:pStyle w:val="AR6Chap3Figure"/>
        <w:ind w:left="1276" w:hanging="1276"/>
      </w:pPr>
      <w:bookmarkStart w:id="2078" w:name="_Hlk57041032"/>
      <w:r>
        <w:rPr>
          <w:b/>
          <w:bCs/>
        </w:rPr>
        <w:t>CMIP6 p</w:t>
      </w:r>
      <w:r w:rsidRPr="00EF0E68">
        <w:rPr>
          <w:b/>
          <w:bCs/>
        </w:rPr>
        <w:t>otential</w:t>
      </w:r>
      <w:r>
        <w:rPr>
          <w:b/>
          <w:bCs/>
        </w:rPr>
        <w:t xml:space="preserve"> temperature and salinity</w:t>
      </w:r>
      <w:r w:rsidRPr="00EF0E68">
        <w:rPr>
          <w:b/>
          <w:bCs/>
        </w:rPr>
        <w:t xml:space="preserve"> </w:t>
      </w:r>
      <w:r>
        <w:rPr>
          <w:b/>
          <w:bCs/>
        </w:rPr>
        <w:t xml:space="preserve">biases </w:t>
      </w:r>
      <w:r w:rsidRPr="00EF0E68">
        <w:rPr>
          <w:b/>
          <w:bCs/>
        </w:rPr>
        <w:t xml:space="preserve">for </w:t>
      </w:r>
      <w:r>
        <w:rPr>
          <w:b/>
          <w:bCs/>
        </w:rPr>
        <w:t xml:space="preserve">the global ocean, Atlantic, Pacific and Indian Oceans. </w:t>
      </w:r>
      <w:r>
        <w:t>Shown in colour are the time-mean differences between the CMIP6 historical multi-model climatological mean and observations, zonally averaged for each basin (excluding marginal and regional seas). The observed climatological values are obtained from the World Ocean Atlas 2018 (WOA18, 1981-</w:t>
      </w:r>
      <w:ins w:id="2079" w:author="Sara M Tuson" w:date="2021-06-24T11:01:00Z">
        <w:r w:rsidR="00D269C7">
          <w:t>–</w:t>
        </w:r>
      </w:ins>
      <w:r>
        <w:t>2010; Prepared by the Ocean Climate Laboratory, National Oceanographic Data Center, Silver Spring, MD, USA), and are shown as labelled black contours for each of the basins. The simulated annual mean climatologies for 1981 to 2010 are calculated from available CMIP6 historical simulations, and the WOA18 climatology utilized synthesize</w:t>
      </w:r>
      <w:r w:rsidR="002E2682">
        <w:t>d</w:t>
      </w:r>
      <w:r>
        <w:t xml:space="preserve"> observed data from 1981 to 2010. A total of 30 available CMIP6 models have contributed to the temperature panels (left column) and 28 models to the salinity panels (right column). </w:t>
      </w:r>
      <w:r w:rsidRPr="00967AAD">
        <w:rPr>
          <w:bCs/>
        </w:rPr>
        <w:t>Potential temperature</w:t>
      </w:r>
      <w:r>
        <w:rPr>
          <w:bCs/>
        </w:rPr>
        <w:t xml:space="preserve"> units are </w:t>
      </w:r>
      <w:r w:rsidRPr="00967AAD">
        <w:rPr>
          <w:rFonts w:cs="Times New Roman"/>
          <w:bCs/>
        </w:rPr>
        <w:t>°</w:t>
      </w:r>
      <w:r w:rsidRPr="00967AAD">
        <w:rPr>
          <w:bCs/>
        </w:rPr>
        <w:t>C</w:t>
      </w:r>
      <w:r>
        <w:rPr>
          <w:bCs/>
        </w:rPr>
        <w:t xml:space="preserve"> and salinity units are the </w:t>
      </w:r>
      <w:r w:rsidRPr="00967AAD">
        <w:rPr>
          <w:bCs/>
        </w:rPr>
        <w:t>Practical Salinity Scale 1978 [PSS-78]</w:t>
      </w:r>
      <w:r>
        <w:rPr>
          <w:bCs/>
        </w:rPr>
        <w:t>.</w:t>
      </w:r>
      <w:bookmarkEnd w:id="2078"/>
      <w:r w:rsidR="00865584">
        <w:rPr>
          <w:bCs/>
        </w:rPr>
        <w:t xml:space="preserve"> </w:t>
      </w:r>
      <w:r w:rsidR="00865584" w:rsidRPr="004369BC">
        <w:rPr>
          <w:rFonts w:cs="Times New Roman"/>
          <w:szCs w:val="20"/>
        </w:rPr>
        <w:t xml:space="preserve">Further details on data sources and processing are available in the chapter data table (Table </w:t>
      </w:r>
      <w:r w:rsidR="00865584">
        <w:rPr>
          <w:rFonts w:cs="Times New Roman"/>
          <w:szCs w:val="20"/>
        </w:rPr>
        <w:t>3.SM.1</w:t>
      </w:r>
      <w:r w:rsidR="00865584" w:rsidRPr="004369BC">
        <w:rPr>
          <w:rFonts w:cs="Times New Roman"/>
          <w:szCs w:val="20"/>
        </w:rPr>
        <w:t>).</w:t>
      </w:r>
    </w:p>
    <w:p w14:paraId="3183ABA9" w14:textId="77777777" w:rsidR="00344735" w:rsidRPr="00344735" w:rsidRDefault="00344735" w:rsidP="00344735">
      <w:pPr>
        <w:pStyle w:val="AR6BodyText"/>
        <w:rPr>
          <w:lang w:val="en-US"/>
        </w:rPr>
      </w:pPr>
    </w:p>
    <w:p w14:paraId="24F5378C" w14:textId="56E038CF" w:rsidR="009F594A" w:rsidRDefault="009F594A" w:rsidP="009F594A">
      <w:pPr>
        <w:pStyle w:val="AR6BodyText"/>
        <w:rPr>
          <w:b/>
        </w:rPr>
      </w:pPr>
      <w:r>
        <w:rPr>
          <w:b/>
        </w:rPr>
        <w:t>[</w:t>
      </w:r>
      <w:r w:rsidRPr="00CB1BE0">
        <w:rPr>
          <w:b/>
        </w:rPr>
        <w:t xml:space="preserve">END </w:t>
      </w:r>
      <w:r w:rsidRPr="00CB1BE0">
        <w:rPr>
          <w:rStyle w:val="AR6Chap3FigureCar"/>
          <w:rFonts w:cs="Times New Roman"/>
          <w:b/>
          <w:sz w:val="22"/>
        </w:rPr>
        <w:t>FIGURE 3.2</w:t>
      </w:r>
      <w:r w:rsidR="00584F61">
        <w:rPr>
          <w:rStyle w:val="AR6Chap3FigureCar"/>
          <w:rFonts w:cs="Times New Roman"/>
          <w:b/>
          <w:sz w:val="22"/>
        </w:rPr>
        <w:t>5</w:t>
      </w:r>
      <w:r w:rsidRPr="00CB1BE0">
        <w:rPr>
          <w:b/>
        </w:rPr>
        <w:t xml:space="preserve"> HERE</w:t>
      </w:r>
      <w:r>
        <w:rPr>
          <w:b/>
        </w:rPr>
        <w:t>]</w:t>
      </w:r>
    </w:p>
    <w:p w14:paraId="57A7FCB3" w14:textId="77777777" w:rsidR="009F594A" w:rsidRPr="00CB1BE0" w:rsidRDefault="009F594A" w:rsidP="00584F61">
      <w:pPr>
        <w:pStyle w:val="AR6Chap3Level33111"/>
        <w:numPr>
          <w:ilvl w:val="0"/>
          <w:numId w:val="0"/>
        </w:numPr>
        <w:tabs>
          <w:tab w:val="left" w:pos="708"/>
        </w:tabs>
        <w:rPr>
          <w:i w:val="0"/>
        </w:rPr>
      </w:pPr>
    </w:p>
    <w:p w14:paraId="629630EC" w14:textId="77777777" w:rsidR="009F594A" w:rsidRDefault="009F594A" w:rsidP="009F594A">
      <w:pPr>
        <w:pStyle w:val="AR6BodyText"/>
      </w:pPr>
    </w:p>
    <w:p w14:paraId="36DFBC08" w14:textId="002C4D1B" w:rsidR="009F594A" w:rsidRDefault="009F594A" w:rsidP="009F594A">
      <w:pPr>
        <w:pStyle w:val="AR6Chap3Level33111"/>
        <w:tabs>
          <w:tab w:val="left" w:pos="708"/>
        </w:tabs>
      </w:pPr>
      <w:bookmarkStart w:id="2080" w:name="_Ref29645677"/>
      <w:bookmarkStart w:id="2081" w:name="_Toc70639157"/>
      <w:r>
        <w:t>Tropical Sea Surface Temperature</w:t>
      </w:r>
      <w:bookmarkEnd w:id="2080"/>
      <w:r>
        <w:t xml:space="preserve"> Evaluation</w:t>
      </w:r>
      <w:bookmarkEnd w:id="2081"/>
    </w:p>
    <w:p w14:paraId="403D40C5" w14:textId="77777777" w:rsidR="009F594A" w:rsidRDefault="009F594A" w:rsidP="009F594A">
      <w:pPr>
        <w:pStyle w:val="AR6BodyText"/>
      </w:pPr>
    </w:p>
    <w:p w14:paraId="08EA9272" w14:textId="77777777" w:rsidR="009F594A" w:rsidRDefault="009F594A">
      <w:pPr>
        <w:pStyle w:val="AR6Chap3Level431111"/>
        <w:pPrChange w:id="2082" w:author="Tom Maycock" w:date="2021-09-03T15:54:00Z">
          <w:pPr>
            <w:pStyle w:val="AR6BodyText"/>
          </w:pPr>
        </w:pPrChange>
      </w:pPr>
      <w:commentRangeStart w:id="2083"/>
      <w:commentRangeStart w:id="2084"/>
      <w:r>
        <w:t>T</w:t>
      </w:r>
      <w:commentRangeEnd w:id="2083"/>
      <w:r w:rsidR="00231401">
        <w:rPr>
          <w:rStyle w:val="CommentReference"/>
          <w:lang w:val="en-GB"/>
        </w:rPr>
        <w:commentReference w:id="2083"/>
      </w:r>
      <w:commentRangeEnd w:id="2084"/>
      <w:r w:rsidR="00966B76">
        <w:rPr>
          <w:rStyle w:val="CommentReference"/>
          <w:lang w:val="en-GB"/>
        </w:rPr>
        <w:commentReference w:id="2084"/>
      </w:r>
      <w:r>
        <w:t>ropical Pacific Ocean</w:t>
      </w:r>
    </w:p>
    <w:p w14:paraId="5771658D" w14:textId="6F57D272" w:rsidR="009F594A" w:rsidRPr="00E457C1" w:rsidRDefault="009F594A" w:rsidP="009F594A">
      <w:pPr>
        <w:pStyle w:val="AR6BodyText"/>
        <w:rPr>
          <w:lang w:val="en-US"/>
        </w:rPr>
      </w:pPr>
      <w:r w:rsidRPr="00E457C1">
        <w:rPr>
          <w:lang w:val="en-US"/>
        </w:rPr>
        <w:t>In CMIP5, mean state biases in the tropical Pacific Ocean including the excessive equatorial cold tongue, erroneous mean thermocline depth a</w:t>
      </w:r>
      <w:r w:rsidR="00371558" w:rsidRPr="00E457C1">
        <w:rPr>
          <w:lang w:val="en-US"/>
        </w:rPr>
        <w:t>nd slope along the equator</w:t>
      </w:r>
      <w:r w:rsidRPr="00E457C1">
        <w:rPr>
          <w:lang w:val="en-US"/>
        </w:rPr>
        <w:t xml:space="preserve"> remained but were improved relative to CMIP3</w:t>
      </w:r>
      <w:r w:rsidR="00F2074A" w:rsidRPr="00E457C1">
        <w:rPr>
          <w:lang w:val="en-US"/>
        </w:rPr>
        <w:t xml:space="preserve"> </w:t>
      </w:r>
      <w:r w:rsidR="00F2074A">
        <w:fldChar w:fldCharType="begin" w:fldLock="1"/>
      </w:r>
      <w:r w:rsidR="00D33CB6">
        <w:rPr>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F2074A">
        <w:fldChar w:fldCharType="separate"/>
      </w:r>
      <w:r w:rsidR="00393F8C">
        <w:rPr>
          <w:noProof/>
          <w:lang w:val="en-US"/>
        </w:rPr>
        <w:t>(Flato et al., 2013)</w:t>
      </w:r>
      <w:r w:rsidR="00F2074A">
        <w:fldChar w:fldCharType="end"/>
      </w:r>
      <w:r w:rsidRPr="00E457C1">
        <w:rPr>
          <w:lang w:val="en-US"/>
        </w:rPr>
        <w:t>. Misrepresentation of the interaction between the atmosphere and ocean via the Bjerknes feedback</w:t>
      </w:r>
      <w:r w:rsidR="00F35F64" w:rsidRPr="00E457C1">
        <w:rPr>
          <w:lang w:val="en-US"/>
        </w:rPr>
        <w:t xml:space="preserve"> and</w:t>
      </w:r>
      <w:r w:rsidRPr="00E457C1">
        <w:rPr>
          <w:lang w:val="en-US"/>
        </w:rPr>
        <w:t xml:space="preserve"> vertical mixing parameterization</w:t>
      </w:r>
      <w:r w:rsidR="00371558" w:rsidRPr="00E457C1">
        <w:rPr>
          <w:lang w:val="en-US"/>
        </w:rPr>
        <w:t>s</w:t>
      </w:r>
      <w:r w:rsidRPr="00E457C1">
        <w:rPr>
          <w:lang w:val="en-US"/>
        </w:rPr>
        <w:t xml:space="preserve">, and a bias in winds were among the suggested reasons for the persistent biases </w:t>
      </w:r>
      <w:r>
        <w:fldChar w:fldCharType="begin" w:fldLock="1"/>
      </w:r>
      <w:r w:rsidR="00E719C0">
        <w:rPr>
          <w:lang w:val="en-US"/>
        </w:rPr>
        <w:instrText>ADDIN CSL_CITATION { "citationItems" : [ { "id" : "ITEM-1", "itemData" : { "DOI" : "10.1175/JCLI-D-13-00337.1", "ISSN" : "0894-8755", "abstract" : "AbstractErrors of coupled general circulation models (CGCMs) limit their utility for climate prediction and projection. Origins of and feedback for tropical biases are investigated in the historical climate simulations of 18 CGCMs from phase 5 of the Coupled Model Intercomparison Project (CMIP5), together with the available Atmospheric Model Intercomparison Project (AMIP) simulations. Based on an intermodel empirical orthogonal function (EOF) analysis of tropical Pacific precipitation, the excessive equatorial Pacific cold tongue and double intertropical convergence zone (ITCZ) stand out as the most prominent errors of the current generation of CGCMs. The comparison of CMIP\u2013AMIP pairs enables us to identify whether a given type of errors originates from atmospheric models. The equatorial Pacific cold tongue bias is associated with deficient precipitation and surface easterly wind biases in the western half of the basin in CGCMs, but these errors are absent in atmosphere-only models, indicating that the er...", "author" : [ { "dropping-particle" : "", "family" : "Li", "given" : "Gen", "non-dropping-particle" : "", "parse-names" : false, "suffix" : "" }, { "dropping-particle" : "", "family" : "Xie", "given" : "Shang-Ping", "non-dropping-particle" : "", "parse-names" : false, "suffix" : "" }, { "dropping-particle" : "", "family" : "Li", "given" : "Gen", "non-dropping-particle" : "", "parse-names" : false, "suffix" : "" }, { "dropping-particle" : "", "family" : "Xie", "given" : "Shang-Ping", "non-dropping-particle" : "", "parse-names" : false, "suffix" : "" } ], "container-title" : "Journal of Climate", "id" : "ITEM-1", "issue" : "4", "issued" : { "date-parts" : [ [ "2014", "2", "10" ] ] }, "page" : "1765-1780", "title" : "Tropical Biases in CMIP5 Multimodel Ensemble: The Excessive Equatorial Pacific Cold Tongue and Double ITCZ Problems", "translator" : [ { "dropping-particle" : "", "family" : "J872", "given" : "", "non-dropping-particle" : "", "parse-names" : false, "suffix" : "" } ], "type" : "article-journal", "volume" : "27" }, "uris" : [ "http://www.mendeley.com/documents/?uuid=0ec86096-adc1-4497-8c73-ddb3dd3cf33b" ] }, { "id" : "ITEM-2", "itemData" : { "DOI" : "10.1002/2017GL076269", "ISBN" : "1944-8007", "ISSN" : "19448007", "abstract" : "Model biases are substantial in ocean and coupled ocean-atmosphere simulations in the tropical Pacific Ocean, including a too cold tongue and too diffuse thermocline. These biases can be partly attributed to vertical mixing parameterizations in which the background diffusivity depiction has great uncertainties. Here based on the fine-scale parameterization, the Argo data are used to derive the spatially varying background diffusivity, with a magnitude of O(10\u22126 m2 s\u22121) in the most area of tropical Pacific. This new scheme is then employed into the version 5.1 of the Modular Ocean Model-based ocean-only and coupled models, resulting in substantial improvements in ocean simulations, including a more realistic cold tongue and equatorial thermocline. The improved simulations can be attributed to the reduced cooling effects induced by weakened equatorial upwelling. Additionally, the subsurface cooling effect is attributed to the reduced heat transfer from the upper layer to the subsurface layer and the convergence of the colder water from off the equator.", "author" : [ { "dropping-particle" : "", "family" : "Zhu", "given" : "Yuchao", "non-dropping-particle" : "", "parse-names" : false, "suffix" : "" }, { "dropping-particle" : "", "family" : "Zhang", "given" : "Rong Hua", "non-dropping-particle" : "", "parse-names" : false, "suffix" : "" } ], "container-title" : "Geophysical Research Letters", "id" : "ITEM-2", "issue" : "3", "issued" : { "date-parts" : [ [ "2018", "2", "16" ] ] }, "page" : "1509-1517", "publisher" : "Wiley-Blackwell", "title" : "An Argo-Derived Background Diffusivity Parameterization for Improved Ocean Simulations in the Tropical Pacific", "translator" : [ { "dropping-particle" : "", "family" : "J4301", "given" : "", "non-dropping-particle" : "", "parse-names" : false, "suffix" : "" } ], "type" : "article-journal", "volume" : "45" }, "uris" : [ "http://www.mendeley.com/documents/?uuid=98ffc0ee-9eb5-4e90-bcec-45f4ed66f5cf" ] } ], "mendeley" : { "formattedCitation" : "(Li et al., 2014; Zhu and Zhang, 2018)", "plainTextFormattedCitation" : "(Li et al., 2014; Zhu and Zhang, 2018)", "previouslyFormattedCitation" : "(Li et al., 2014; Zhu and Zhang, 2018)" }, "properties" : { "noteIndex" : 0 }, "schema" : "https://github.com/citation-style-language/schema/raw/master/csl-citation.json" }</w:instrText>
      </w:r>
      <w:r>
        <w:fldChar w:fldCharType="separate"/>
      </w:r>
      <w:r w:rsidR="00393F8C">
        <w:rPr>
          <w:noProof/>
          <w:lang w:val="en-US"/>
        </w:rPr>
        <w:t>(Li et al., 2014; Zhu and Zhang, 2018)</w:t>
      </w:r>
      <w:r>
        <w:fldChar w:fldCharType="end"/>
      </w:r>
      <w:r w:rsidRPr="00E457C1">
        <w:rPr>
          <w:lang w:val="en-US"/>
        </w:rPr>
        <w:t>. Moving to CMIP6, a reduction of the cold bias in the equatorial cold tongue</w:t>
      </w:r>
      <w:r w:rsidR="00C67922" w:rsidRPr="00E457C1">
        <w:rPr>
          <w:lang w:val="en-US"/>
        </w:rPr>
        <w:t xml:space="preserve"> in the </w:t>
      </w:r>
      <w:r w:rsidR="008B336E" w:rsidRPr="00E457C1">
        <w:rPr>
          <w:lang w:val="en-US"/>
        </w:rPr>
        <w:t xml:space="preserve">central </w:t>
      </w:r>
      <w:r w:rsidR="00C67922" w:rsidRPr="00E457C1">
        <w:rPr>
          <w:lang w:val="en-US"/>
        </w:rPr>
        <w:t>Pacific</w:t>
      </w:r>
      <w:r w:rsidRPr="00E457C1">
        <w:rPr>
          <w:lang w:val="en-US"/>
        </w:rPr>
        <w:t xml:space="preserve"> </w:t>
      </w:r>
      <w:r w:rsidR="00363118" w:rsidRPr="00E457C1">
        <w:rPr>
          <w:lang w:val="en-US"/>
        </w:rPr>
        <w:t>is found on average in the CMIP6 models</w:t>
      </w:r>
      <w:r w:rsidRPr="00E457C1">
        <w:rPr>
          <w:lang w:val="en-US"/>
        </w:rPr>
        <w:t xml:space="preserve"> </w:t>
      </w:r>
      <w:r w:rsidR="00862327" w:rsidRPr="00E457C1">
        <w:rPr>
          <w:lang w:val="en-US"/>
        </w:rPr>
        <w:t xml:space="preserve">(Figure 3.24b; </w:t>
      </w:r>
      <w:r>
        <w:fldChar w:fldCharType="begin" w:fldLock="1"/>
      </w:r>
      <w:r w:rsidR="00E719C0">
        <w:rPr>
          <w:lang w:val="en-US"/>
        </w:rPr>
        <w:instrText>ADDIN CSL_CITATION { "citationItems" : [ { "id" : "ITEM-1",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"ITEM-1",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"id" : "ITEM-2",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"ITEM-2",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"(Grose et al., 2020; Planton et al., 2020)", "manualFormatting" : "Grose et al., 2020; Planton et al., 2020)", "plainTextFormattedCitation" : "(Grose et al., 2020; Planton et al., 2020)", "previouslyFormattedCitation" : "(Grose et al., 2020; Planton et al., 2020)" }, "properties" : { "noteIndex" : 0 }, "schema" : "https://github.com/citation-style-language/schema/raw/master/csl-citation.json" }</w:instrText>
      </w:r>
      <w:r>
        <w:fldChar w:fldCharType="separate"/>
      </w:r>
      <w:r w:rsidR="00393F8C">
        <w:rPr>
          <w:noProof/>
          <w:lang w:val="en-US"/>
        </w:rPr>
        <w:t>Grose et al., 2020; Planton et al., 2020)</w:t>
      </w:r>
      <w:r>
        <w:fldChar w:fldCharType="end"/>
      </w:r>
      <w:r w:rsidRPr="00E457C1">
        <w:rPr>
          <w:lang w:val="en-US"/>
        </w:rPr>
        <w:t xml:space="preserve">, however, this </w:t>
      </w:r>
      <w:r w:rsidR="00616419" w:rsidRPr="00E457C1">
        <w:rPr>
          <w:lang w:val="en-US"/>
        </w:rPr>
        <w:t xml:space="preserve">reduced </w:t>
      </w:r>
      <w:r w:rsidRPr="00E457C1">
        <w:rPr>
          <w:lang w:val="en-US"/>
        </w:rPr>
        <w:t xml:space="preserve">bias is not statistically significant when considered across the multi-model ensemble </w:t>
      </w:r>
      <w:r>
        <w:fldChar w:fldCharType="begin" w:fldLock="1"/>
      </w:r>
      <w:r w:rsidR="00E719C0">
        <w:rPr>
          <w:lang w:val="en-US"/>
        </w:rPr>
        <w:instrText>ADDIN CSL_CITATION { "citationItems" : [ { "id" : "ITEM-1",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"(Planton et al., 2020)", "plainTextFormattedCitation" : "(Planton et al., 2020)", "previouslyFormattedCitation" : "(Planton et al., 2020)" }, "properties" : { "noteIndex" : 0 }, "schema" : "https://github.com/citation-style-language/schema/raw/master/csl-citation.json" }</w:instrText>
      </w:r>
      <w:r>
        <w:fldChar w:fldCharType="separate"/>
      </w:r>
      <w:r w:rsidR="00393F8C">
        <w:rPr>
          <w:noProof/>
          <w:lang w:val="en-US"/>
        </w:rPr>
        <w:t>(Planton et al., 2020)</w:t>
      </w:r>
      <w:r>
        <w:fldChar w:fldCharType="end"/>
      </w:r>
      <w:r w:rsidRPr="00E457C1">
        <w:rPr>
          <w:lang w:val="en-US"/>
        </w:rPr>
        <w:t>. It is also noteworthy that the longitude of the 28</w:t>
      </w:r>
      <w:r>
        <w:sym w:font="Symbol" w:char="F0B0"/>
      </w:r>
      <w:r w:rsidRPr="00E457C1">
        <w:rPr>
          <w:lang w:val="en-US"/>
        </w:rPr>
        <w:t xml:space="preserve">C isotherm is closer to observed in CMIP6 than in CMIP5, with a coincident reduction in the CMIP6 inter-model standard deviation </w:t>
      </w:r>
      <w:r>
        <w:fldChar w:fldCharType="begin" w:fldLock="1"/>
      </w:r>
      <w:r w:rsidR="00E719C0">
        <w:rPr>
          <w:lang w:val="en-US"/>
        </w:rPr>
        <w:instrText>ADDIN CSL_CITATION { "citationItems" : [ { "id" : "ITEM-1",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"ITEM-1",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"mendeley" : { "formattedCitation" : "(Grose et al., 2020)", "plainTextFormattedCitation" : "(Grose et al., 2020)", "previouslyFormattedCitation" : "(Grose et al., 2020)" }, "properties" : { "noteIndex" : 0 }, "schema" : "https://github.com/citation-style-language/schema/raw/master/csl-citation.json" }</w:instrText>
      </w:r>
      <w:r>
        <w:fldChar w:fldCharType="separate"/>
      </w:r>
      <w:r w:rsidR="00393F8C">
        <w:rPr>
          <w:noProof/>
          <w:lang w:val="en-US"/>
        </w:rPr>
        <w:t>(Grose et al., 2020)</w:t>
      </w:r>
      <w:r>
        <w:fldChar w:fldCharType="end"/>
      </w:r>
      <w:r w:rsidRPr="00E457C1">
        <w:rPr>
          <w:lang w:val="en-US"/>
        </w:rPr>
        <w:t>. Th</w:t>
      </w:r>
      <w:r w:rsidR="00F35F64" w:rsidRPr="00E457C1">
        <w:rPr>
          <w:lang w:val="en-US"/>
        </w:rPr>
        <w:t>e</w:t>
      </w:r>
      <w:r w:rsidRPr="00E457C1">
        <w:rPr>
          <w:lang w:val="en-US"/>
        </w:rPr>
        <w:t xml:space="preserve"> latter result implies that </w:t>
      </w:r>
      <w:r w:rsidRPr="00E457C1">
        <w:rPr>
          <w:lang w:val="en-US"/>
        </w:rPr>
        <w:lastRenderedPageBreak/>
        <w:t>there is an improvement in the representation of the tropical Pacific mean state in CMIP6 models.</w:t>
      </w:r>
      <w:r w:rsidR="008B336E" w:rsidRPr="00E457C1">
        <w:rPr>
          <w:lang w:val="en-US"/>
        </w:rPr>
        <w:t xml:space="preserve"> C</w:t>
      </w:r>
      <w:r w:rsidR="006A4A6F" w:rsidRPr="00E457C1">
        <w:rPr>
          <w:lang w:val="en-US"/>
        </w:rPr>
        <w:t xml:space="preserve">omparison of biases in individual HighResMIP models with biases in lower resolution versions of the same models indicates that </w:t>
      </w:r>
      <w:r w:rsidR="008B336E" w:rsidRPr="00E457C1">
        <w:rPr>
          <w:lang w:val="en-US"/>
        </w:rPr>
        <w:t>there is no consistent improvement in SST biases in most of the equatorial Pacific</w:t>
      </w:r>
      <w:r w:rsidR="00A30CEC" w:rsidRPr="00E457C1">
        <w:rPr>
          <w:lang w:val="en-US"/>
        </w:rPr>
        <w:t xml:space="preserve"> with resolution</w:t>
      </w:r>
      <w:r w:rsidR="00032996" w:rsidRPr="00E457C1">
        <w:rPr>
          <w:lang w:val="en-US"/>
        </w:rPr>
        <w:t xml:space="preserve"> </w:t>
      </w:r>
      <w:r w:rsidR="006A4A6F" w:rsidRPr="00E457C1">
        <w:rPr>
          <w:lang w:val="en-US"/>
        </w:rPr>
        <w:t>(Figure 3.3e</w:t>
      </w:r>
      <w:r w:rsidR="00862327" w:rsidRPr="00E457C1">
        <w:rPr>
          <w:lang w:val="en-US"/>
        </w:rPr>
        <w:t>;</w:t>
      </w:r>
      <w:r w:rsidR="00DF5340" w:rsidRPr="00E457C1">
        <w:rPr>
          <w:lang w:val="en-US"/>
        </w:rPr>
        <w:t xml:space="preserve"> </w:t>
      </w:r>
      <w:r>
        <w:fldChar w:fldCharType="begin" w:fldLock="1"/>
      </w:r>
      <w:r w:rsidR="00E719C0">
        <w:rPr>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fldChar w:fldCharType="separate"/>
      </w:r>
      <w:r w:rsidR="00393F8C">
        <w:rPr>
          <w:noProof/>
          <w:lang w:val="en-US"/>
        </w:rPr>
        <w:t>Bock et al., 2020)</w:t>
      </w:r>
      <w:r>
        <w:fldChar w:fldCharType="end"/>
      </w:r>
      <w:r w:rsidRPr="00E457C1">
        <w:rPr>
          <w:lang w:val="en-US"/>
        </w:rPr>
        <w:t>.</w:t>
      </w:r>
    </w:p>
    <w:p w14:paraId="3451BFD8" w14:textId="77777777" w:rsidR="009F594A" w:rsidRPr="00E457C1" w:rsidRDefault="009F594A" w:rsidP="009F594A">
      <w:pPr>
        <w:pStyle w:val="AR6BodyText"/>
        <w:rPr>
          <w:lang w:val="en-US"/>
        </w:rPr>
      </w:pPr>
    </w:p>
    <w:p w14:paraId="3F399158" w14:textId="77777777" w:rsidR="009F594A" w:rsidRPr="00E457C1" w:rsidRDefault="009F594A">
      <w:pPr>
        <w:pStyle w:val="AR6Chap3Level431111"/>
        <w:rPr>
          <w:noProof/>
        </w:rPr>
        <w:pPrChange w:id="2085" w:author="Tom Maycock" w:date="2021-09-03T15:54:00Z">
          <w:pPr>
            <w:pStyle w:val="AR6BodyText"/>
          </w:pPr>
        </w:pPrChange>
      </w:pPr>
      <w:r w:rsidRPr="00E457C1">
        <w:rPr>
          <w:noProof/>
        </w:rPr>
        <w:t>Tropical Atlantic Ocean</w:t>
      </w:r>
    </w:p>
    <w:p w14:paraId="1E89A893" w14:textId="3BB9CA7F" w:rsidR="009F594A" w:rsidRPr="00E457C1" w:rsidRDefault="009F594A" w:rsidP="009F594A">
      <w:pPr>
        <w:pStyle w:val="AR6BodyText"/>
        <w:rPr>
          <w:noProof/>
          <w:lang w:val="en-US"/>
        </w:rPr>
      </w:pPr>
      <w:r w:rsidRPr="00E457C1">
        <w:rPr>
          <w:noProof/>
          <w:lang w:val="en-US"/>
        </w:rPr>
        <w:t xml:space="preserve">Fundamental features such as the mean zonal SST gradient in the tropical Atlantic </w:t>
      </w:r>
      <w:r w:rsidR="005424A8" w:rsidRPr="00E457C1">
        <w:rPr>
          <w:noProof/>
          <w:lang w:val="en-US"/>
        </w:rPr>
        <w:t>we</w:t>
      </w:r>
      <w:r w:rsidRPr="00E457C1">
        <w:rPr>
          <w:noProof/>
          <w:lang w:val="en-US"/>
        </w:rPr>
        <w:t>re not reproduced in CMIP5</w:t>
      </w:r>
      <w:r w:rsidR="005424A8" w:rsidRPr="00E457C1">
        <w:rPr>
          <w:noProof/>
          <w:lang w:val="en-US"/>
        </w:rPr>
        <w:t xml:space="preserve"> models</w:t>
      </w:r>
      <w:r w:rsidRPr="00E457C1">
        <w:rPr>
          <w:noProof/>
          <w:lang w:val="en-US"/>
        </w:rPr>
        <w:t>. Studies have proposed that weaker than observed alongshore winds, underestimation of stratocumulus clouds, coarse model resolution, and insufficient oceanic cooling due to a deeper thermocline depth and weak vertical velocities at the base of the mixed layer in the eastern basin, underpin</w:t>
      </w:r>
      <w:r w:rsidR="005424A8" w:rsidRPr="00E457C1">
        <w:rPr>
          <w:noProof/>
          <w:lang w:val="en-US"/>
        </w:rPr>
        <w:t>ned</w:t>
      </w:r>
      <w:r w:rsidRPr="00E457C1">
        <w:rPr>
          <w:noProof/>
          <w:lang w:val="en-US"/>
        </w:rPr>
        <w:t xml:space="preserve"> these tropical Atlantic SST gradient biases </w:t>
      </w:r>
      <w:r>
        <w:rPr>
          <w:noProof/>
        </w:rPr>
        <w:fldChar w:fldCharType="begin" w:fldLock="1"/>
      </w:r>
      <w:r w:rsidR="00D33CB6">
        <w:rPr>
          <w:noProof/>
          <w:lang w:val="en-US"/>
        </w:rPr>
        <w:instrText>ADDIN CSL_CITATION { "citationItems" : [ { "id" : "ITEM-1", "itemData" : { "DOI" : "10.1002/2015GL066764", "ISSN" : "00948276", "author" : [ { "dropping-particle" : "", "family" : "Hourdin", "given" : "Fr\u00e9d\u00e9ric", "non-dropping-particle" : "", "parse-names" : false, "suffix" : "" }, { "dropping-particle" : "", "family" : "G\u0103inus\u0103-Bogdan", "given" : "Alina", "non-dropping-particle" : "", "parse-names" : false, "suffix" : "" }, { "dropping-particle" : "", "family" : "Braconnot", "given" : "Pascale", "non-dropping-particle" : "", "parse-names" : false, "suffix" : "" }, { "dropping-particle" : "", "family" : "Dufresne", "given" : "Jean-Louis", "non-dropping-particle" : "", "parse-names" : false, "suffix" : "" }, { "dropping-particle" : "", "family" : "Traore", "given" : "Aboul-Khadre", "non-dropping-particle" : "", "parse-names" : false, "suffix" : "" }, { "dropping-particle" : "", "family" : "Rio", "given" : "Catherine", "non-dropping-particle" : "", "parse-names" : false, "suffix" : "" } ], "container-title" : "Geophysical Research Letters", "id" : "ITEM-1", "issue" : "24", "issued" : { "date-parts" : [ [ "2015", "12", "28" ] ] }, "page" : "10,885-10,893", "publisher" : "Wiley-Blackwell", "title" : "Air moisture control on ocean surface temperature, hidden key to the warm bias enigma", "translator" : [ { "dropping-particle" : "", "family" : "J4300", "given" : "", "non-dropping-particle" : "", "parse-names" : false, "suffix" : "" } ], "type" : "article-journal", "volume" : "42" }, "uris" : [ "http://www.mendeley.com/documents/?uuid=a85025b8-4726-4508-bbf2-6f1bae6ff1f8" ] }, { "id" : "ITEM-2", "itemData" : { "DOI" : "10.1002/wcc.338", "ISSN" : "17577780", "author" : [ { "dropping-particle" : "", "family" : "Richter", "given" : "Ingo", "non-dropping-particle" : "", "parse-names" : false, "suffix" : "" } ], "container-title" : "WIREs Climate Change", "id" : "ITEM-2", "issue" : "3", "issued" : { "date-parts" : [ [ "2015", "5" ] ] }, "page" : "345-358", "title" : "Climate model biases in the eastern tropical oceans: causes, impacts and ways forward", "translator" : [ { "dropping-particle" : "", "family" : "J5194", "given" : "", "non-dropping-particle" : "", "parse-names" : false, "suffix" : "" } ], "type" : "article-journal", "volume" : "6" }, "uris" : [ "http://www.mendeley.com/documents/?uuid=b4fe40fa-22e5-46e5-aa3e-30996190b207" ] } ], "mendeley" : { "formattedCitation" : "(Hourdin et al., 2015; Richter, 2015)", "plainTextFormattedCitation" : "(Hourdin et al., 2015; Richter, 2015)", "previouslyFormattedCitation" : "(Hourdin et al., 2015; Richter, 2015)" }, "properties" : { "noteIndex" : 0 }, "schema" : "https://github.com/citation-style-language/schema/raw/master/csl-citation.json" }</w:instrText>
      </w:r>
      <w:r>
        <w:rPr>
          <w:noProof/>
        </w:rPr>
        <w:fldChar w:fldCharType="separate"/>
      </w:r>
      <w:r w:rsidR="00393F8C">
        <w:rPr>
          <w:noProof/>
          <w:lang w:val="en-US"/>
        </w:rPr>
        <w:t>(Hourdin et al., 2015; Richter, 2015)</w:t>
      </w:r>
      <w:r>
        <w:rPr>
          <w:noProof/>
        </w:rPr>
        <w:fldChar w:fldCharType="end"/>
      </w:r>
      <w:r w:rsidRPr="00E457C1">
        <w:rPr>
          <w:noProof/>
          <w:lang w:val="en-US"/>
        </w:rPr>
        <w:t>. The SST gradient biases still remain in CMIP6</w:t>
      </w:r>
      <w:r w:rsidR="001753A4" w:rsidRPr="00E457C1">
        <w:rPr>
          <w:noProof/>
          <w:lang w:val="en-US"/>
        </w:rPr>
        <w:t>.</w:t>
      </w:r>
      <w:r w:rsidRPr="00E457C1">
        <w:rPr>
          <w:noProof/>
          <w:lang w:val="en-US"/>
        </w:rPr>
        <w:t xml:space="preserve"> </w:t>
      </w:r>
      <w:r w:rsidR="001753A4" w:rsidRPr="00E457C1">
        <w:rPr>
          <w:noProof/>
          <w:lang w:val="en-US"/>
        </w:rPr>
        <w:t>O</w:t>
      </w:r>
      <w:r w:rsidRPr="00E457C1">
        <w:rPr>
          <w:noProof/>
          <w:lang w:val="en-US"/>
        </w:rPr>
        <w:t xml:space="preserve">n average the cold bias in the western part of the basin is reduced while the warm bias in the eastern part has </w:t>
      </w:r>
      <w:r w:rsidR="005424A8" w:rsidRPr="00E457C1">
        <w:rPr>
          <w:noProof/>
          <w:lang w:val="en-US"/>
        </w:rPr>
        <w:t xml:space="preserve">slightly </w:t>
      </w:r>
      <w:r w:rsidRPr="00E457C1">
        <w:rPr>
          <w:noProof/>
          <w:lang w:val="en-US"/>
        </w:rPr>
        <w:t>increased (</w:t>
      </w:r>
      <w:r w:rsidR="00F9109E" w:rsidRPr="00E457C1">
        <w:rPr>
          <w:noProof/>
          <w:lang w:val="en-US"/>
        </w:rPr>
        <w:t>Figure 3.2</w:t>
      </w:r>
      <w:r w:rsidR="00584F61" w:rsidRPr="00E457C1">
        <w:rPr>
          <w:noProof/>
          <w:lang w:val="en-US"/>
        </w:rPr>
        <w:t>4</w:t>
      </w:r>
      <w:r w:rsidR="001753A4" w:rsidRPr="00E457C1">
        <w:rPr>
          <w:noProof/>
          <w:lang w:val="en-US"/>
        </w:rPr>
        <w:t xml:space="preserve"> </w:t>
      </w:r>
      <w:r w:rsidR="002F737F" w:rsidRPr="00E457C1">
        <w:rPr>
          <w:noProof/>
          <w:lang w:val="en-US"/>
        </w:rPr>
        <w:t>b,c</w:t>
      </w:r>
      <w:del w:id="2086" w:author="Ian Blenkinsop" w:date="2021-07-13T14:22:00Z">
        <w:r w:rsidR="001753A4" w:rsidRPr="00E457C1" w:rsidDel="00EF21A7">
          <w:rPr>
            <w:noProof/>
            <w:lang w:val="en-US"/>
          </w:rPr>
          <w:delText>)</w:delText>
        </w:r>
        <w:r w:rsidRPr="00E457C1" w:rsidDel="00EF21A7">
          <w:rPr>
            <w:noProof/>
            <w:lang w:val="en-US"/>
          </w:rPr>
          <w:delText xml:space="preserve"> </w:delText>
        </w:r>
      </w:del>
      <w:ins w:id="2087" w:author="Ian Blenkinsop" w:date="2021-07-13T14:22:00Z">
        <w:r w:rsidR="00EF21A7">
          <w:rPr>
            <w:noProof/>
            <w:lang w:val="en-US"/>
          </w:rPr>
          <w:t xml:space="preserve">; </w:t>
        </w:r>
      </w:ins>
      <w:r>
        <w:rPr>
          <w:noProof/>
        </w:rPr>
        <w:fldChar w:fldCharType="begin" w:fldLock="1"/>
      </w:r>
      <w:r w:rsidR="002D1890">
        <w:rPr>
          <w:noProof/>
          <w:lang w:val="en-US"/>
        </w:rPr>
        <w:instrText>ADDIN CSL_CITATION { "citationItems" : [ { "id" : "ITEM-1", "itemData" : { "DOI" : "10.1007/s00382-020-05409-w", "ISSN" : "14320894", "abstract" : "General circulation models of the Coupled Model Intercomparison Project Phase 6 (CMIP6) are examined with respect to their ability to simulate the mean state and variability of the tropical Atlantic and its linkage to the tropical Pacific. While, on average, mean state biases have improved little, relative to the previous intercomparison (CMIP5), there are now a few models with very small biases. In particular the equatorial Atlantic warm SST and westerly wind biases are mostly eliminated in these models. Furthermore, interannual variability in the equatorial and subtropical Atlantic is quite realistic in a number of CMIP6 models, which suggests that they should be useful tools for understanding and predicting variability patterns. The evolution of equatorial Atlantic biases follows the same pattern as in previous model generations, with westerly wind biases during boreal spring preceding warm sea-surface temperature (SST) biases in the east during boreal summer. A substantial portion of the westerly wind bias exists already in atmosphere-only simulations forced with observed SST, suggesting an atmospheric origin. While variability is relatively realistic in many models, SSTs seem less responsive to wind forcing than observed, both on the equator and in the subtropics, possibly due to an excessively deep mixed layer originating in the oceanic component. Thus models with realistic SST amplitude tend to have excessive wind amplitude. The models with the smallest mean state biases all have relatively high resolution but there are also a few low-resolution models that perform similarly well, indicating that resolution is not the only way toward reducing tropical Atlantic biases. The results also show a relatively weak link between mean state biases and the quality of the simulated variability. The linkage to the tropical Pacific shows a wide range of behaviors across models, indicating the need for further model improvement.", "author" : [ { "dropping-particle" : "", "family" : "Richter", "given" : "Ingo", "non-dropping-particle" : "", "parse-names" : false, "suffix" : "" }, { "dropping-particle" : "", "family" : "Tokinaga", "given" : "Hiroki", "non-dropping-particle" : "", "parse-names" : false, "suffix" : "" } ], "container-title" : "Climate Dynamics", "id" : "ITEM-1", "issue" : "9-10", "issued" : { "date-parts" : [ [ "2020" ] ] }, "page" : "2579-2601", "title" : "An overview of the performance of CMIP6 models in the tropical Atlantic: mean state, variability, and remote impacts", "translator" : [ { "dropping-particle" : "", "family" : "J6408", "given" : "", "non-dropping-particle" : "", "parse-names" : false, "suffix" : "" } ], "type" : "article-journal", "volume" : "55" }, "uris" : [ "http://www.mendeley.com/documents/?uuid=061d59fb-bdfb-4b77-869d-8190b254b181" ] } ], "mendeley" : { "formattedCitation" : "(Richter and Tokinaga, 2020a)", "manualFormatting" : "Richter and Tokinaga, 2020a)", "plainTextFormattedCitation" : "(Richter and Tokinaga, 2020a)", "previouslyFormattedCitation" : "(Richter and Tokinaga, 2020a)" }, "properties" : { "noteIndex" : 0 }, "schema" : "https://github.com/citation-style-language/schema/raw/master/csl-citation.json" }</w:instrText>
      </w:r>
      <w:r>
        <w:rPr>
          <w:noProof/>
        </w:rPr>
        <w:fldChar w:fldCharType="separate"/>
      </w:r>
      <w:del w:id="2088" w:author="Ian Blenkinsop" w:date="2021-07-13T14:22:00Z">
        <w:r w:rsidR="00393F8C" w:rsidDel="00EF21A7">
          <w:rPr>
            <w:noProof/>
            <w:lang w:val="en-US"/>
          </w:rPr>
          <w:delText>(</w:delText>
        </w:r>
      </w:del>
      <w:r w:rsidR="00393F8C">
        <w:rPr>
          <w:noProof/>
          <w:lang w:val="en-US"/>
        </w:rPr>
        <w:t>Richter and Tokinaga, 2020a)</w:t>
      </w:r>
      <w:r>
        <w:rPr>
          <w:noProof/>
        </w:rPr>
        <w:fldChar w:fldCharType="end"/>
      </w:r>
      <w:r w:rsidR="001753A4" w:rsidRPr="00E457C1">
        <w:rPr>
          <w:noProof/>
          <w:lang w:val="en-US"/>
        </w:rPr>
        <w:t>.</w:t>
      </w:r>
      <w:r w:rsidRPr="00E457C1">
        <w:rPr>
          <w:noProof/>
          <w:lang w:val="en-US"/>
        </w:rPr>
        <w:t xml:space="preserve"> Several CMIP6 models, however, display large reductions in biases of the zonal SST gradient, such that the eastern equatorial Atlantic warm SST</w:t>
      </w:r>
      <w:r w:rsidR="005424A8" w:rsidRPr="00E457C1">
        <w:rPr>
          <w:noProof/>
          <w:lang w:val="en-US"/>
        </w:rPr>
        <w:t xml:space="preserve"> bias</w:t>
      </w:r>
      <w:r w:rsidRPr="00E457C1">
        <w:rPr>
          <w:noProof/>
          <w:lang w:val="en-US"/>
        </w:rPr>
        <w:t xml:space="preserve"> and</w:t>
      </w:r>
      <w:r w:rsidR="005424A8" w:rsidRPr="00E457C1">
        <w:rPr>
          <w:noProof/>
          <w:lang w:val="en-US"/>
        </w:rPr>
        <w:t xml:space="preserve"> associated</w:t>
      </w:r>
      <w:r w:rsidRPr="00E457C1">
        <w:rPr>
          <w:noProof/>
          <w:lang w:val="en-US"/>
        </w:rPr>
        <w:t xml:space="preserve"> westerly wind biases are mostly eliminated in these models </w:t>
      </w:r>
      <w:r>
        <w:rPr>
          <w:noProof/>
        </w:rPr>
        <w:fldChar w:fldCharType="begin" w:fldLock="1"/>
      </w:r>
      <w:r w:rsidR="00050B4E">
        <w:rPr>
          <w:noProof/>
          <w:lang w:val="en-US"/>
        </w:rPr>
        <w:instrText>ADDIN CSL_CITATION { "citationItems" : [ { "id" : "ITEM-1", "itemData" : { "DOI" : "10.1007/s00382-020-05409-w", "ISSN" : "14320894", "abstract" : "General circulation models of the Coupled Model Intercomparison Project Phase 6 (CMIP6) are examined with respect to their ability to simulate the mean state and variability of the tropical Atlantic and its linkage to the tropical Pacific. While, on average, mean state biases have improved little, relative to the previous intercomparison (CMIP5), there are now a few models with very small biases. In particular the equatorial Atlantic warm SST and westerly wind biases are mostly eliminated in these models. Furthermore, interannual variability in the equatorial and subtropical Atlantic is quite realistic in a number of CMIP6 models, which suggests that they should be useful tools for understanding and predicting variability patterns. The evolution of equatorial Atlantic biases follows the same pattern as in previous model generations, with westerly wind biases during boreal spring preceding warm sea-surface temperature (SST) biases in the east during boreal summer. A substantial portion of the westerly wind bias exists already in atmosphere-only simulations forced with observed SST, suggesting an atmospheric origin. While variability is relatively realistic in many models, SSTs seem less responsive to wind forcing than observed, both on the equator and in the subtropics, possibly due to an excessively deep mixed layer originating in the oceanic component. Thus models with realistic SST amplitude tend to have excessive wind amplitude. The models with the smallest mean state biases all have relatively high resolution but there are also a few low-resolution models that perform similarly well, indicating that resolution is not the only way toward reducing tropical Atlantic biases. The results also show a relatively weak link between mean state biases and the quality of the simulated variability. The linkage to the tropical Pacific shows a wide range of behaviors across models, indicating the need for further model improvement.", "author" : [ { "dropping-particle" : "", "family" : "Richter", "given" : "Ingo", "non-dropping-particle" : "", "parse-names" : false, "suffix" : "" }, { "dropping-particle" : "", "family" : "Tokinaga", "given" : "Hiroki", "non-dropping-particle" : "", "parse-names" : false, "suffix" : "" } ], "container-title" : "Climate Dynamics", "id" : "ITEM-1", "issue" : "9-10", "issued" : { "date-parts" : [ [ "2020" ] ] }, "page" : "2579-2601", "title" : "An overview of the performance of CMIP6 models in the tropical Atlantic: mean state, variability, and remote impacts", "translator" : [ { "dropping-particle" : "", "family" : "J6408", "given" : "", "non-dropping-particle" : "", "parse-names" : false, "suffix" : "" } ], "type" : "article-journal", "volume" : "55" }, "uris" : [ "http://www.mendeley.com/documents/?uuid=061d59fb-bdfb-4b77-869d-8190b254b181" ] } ], "mendeley" : { "formattedCitation" : "(Richter and Tokinaga, 2020a)", "plainTextFormattedCitation" : "(Richter and Tokinaga, 2020a)", "previouslyFormattedCitation" : "(Richter and Tokinaga, 2020a)" }, "properties" : { "noteIndex" : 0 }, "schema" : "https://github.com/citation-style-language/schema/raw/master/csl-citation.json" }</w:instrText>
      </w:r>
      <w:r>
        <w:rPr>
          <w:noProof/>
        </w:rPr>
        <w:fldChar w:fldCharType="separate"/>
      </w:r>
      <w:r w:rsidR="00393F8C">
        <w:rPr>
          <w:noProof/>
          <w:lang w:val="en-US"/>
        </w:rPr>
        <w:t>(Richter and Tokinaga, 2020a)</w:t>
      </w:r>
      <w:r>
        <w:rPr>
          <w:noProof/>
        </w:rPr>
        <w:fldChar w:fldCharType="end"/>
      </w:r>
      <w:r w:rsidRPr="00E457C1">
        <w:rPr>
          <w:noProof/>
          <w:lang w:val="en-US"/>
        </w:rPr>
        <w:t>. The high resolution (HighResMIP) CMIP6 models show a better representation of the zonal SST gradient (</w:t>
      </w:r>
      <w:r w:rsidR="00F9109E" w:rsidRPr="00E457C1">
        <w:rPr>
          <w:noProof/>
          <w:lang w:val="en-US"/>
        </w:rPr>
        <w:t>Figure 3.2</w:t>
      </w:r>
      <w:r w:rsidR="00584F61" w:rsidRPr="00E457C1">
        <w:rPr>
          <w:noProof/>
          <w:lang w:val="en-US"/>
        </w:rPr>
        <w:t>4</w:t>
      </w:r>
      <w:r w:rsidR="00582535" w:rsidRPr="00E457C1">
        <w:rPr>
          <w:noProof/>
          <w:lang w:val="en-US"/>
        </w:rPr>
        <w:t xml:space="preserve"> </w:t>
      </w:r>
      <w:r w:rsidR="005424A8" w:rsidRPr="00E457C1">
        <w:rPr>
          <w:noProof/>
          <w:lang w:val="en-US"/>
        </w:rPr>
        <w:t>b,c</w:t>
      </w:r>
      <w:r w:rsidRPr="00E457C1">
        <w:rPr>
          <w:noProof/>
          <w:lang w:val="en-US"/>
        </w:rPr>
        <w:t>), but some lower resolution models also perform well</w:t>
      </w:r>
      <w:ins w:id="2089" w:author="Sara M Tuson" w:date="2021-06-28T10:42:00Z">
        <w:r w:rsidR="003A39DC">
          <w:rPr>
            <w:noProof/>
            <w:lang w:val="en-US"/>
          </w:rPr>
          <w:t>,</w:t>
        </w:r>
      </w:ins>
      <w:r w:rsidRPr="00E457C1">
        <w:rPr>
          <w:noProof/>
          <w:lang w:val="en-US"/>
        </w:rPr>
        <w:t xml:space="preserve"> suggesting that resolution is not the only factor</w:t>
      </w:r>
      <w:r w:rsidR="00F35F64" w:rsidRPr="00E457C1">
        <w:rPr>
          <w:noProof/>
          <w:lang w:val="en-US"/>
        </w:rPr>
        <w:t xml:space="preserve"> responsible</w:t>
      </w:r>
      <w:r w:rsidRPr="00E457C1">
        <w:rPr>
          <w:noProof/>
          <w:lang w:val="en-US"/>
        </w:rPr>
        <w:t xml:space="preserve"> for bias</w:t>
      </w:r>
      <w:r w:rsidR="00F35F64" w:rsidRPr="00E457C1">
        <w:rPr>
          <w:noProof/>
          <w:lang w:val="en-US"/>
        </w:rPr>
        <w:t>es</w:t>
      </w:r>
      <w:r w:rsidRPr="00E457C1">
        <w:rPr>
          <w:noProof/>
          <w:lang w:val="en-US"/>
        </w:rPr>
        <w:t xml:space="preserve"> in Tropical Atlantic</w:t>
      </w:r>
      <w:r w:rsidR="00F35F64" w:rsidRPr="00E457C1">
        <w:rPr>
          <w:noProof/>
          <w:lang w:val="en-US"/>
        </w:rPr>
        <w:t xml:space="preserve"> SST</w:t>
      </w:r>
      <w:r w:rsidRPr="00E457C1">
        <w:rPr>
          <w:noProof/>
          <w:lang w:val="en-US"/>
        </w:rPr>
        <w:t xml:space="preserve"> </w:t>
      </w:r>
      <w:r>
        <w:rPr>
          <w:noProof/>
        </w:rPr>
        <w:fldChar w:fldCharType="begin" w:fldLock="1"/>
      </w:r>
      <w:r w:rsidR="00050B4E">
        <w:rPr>
          <w:noProof/>
          <w:lang w:val="en-US"/>
        </w:rPr>
        <w:instrText>ADDIN CSL_CITATION { "citationItems" : [ { "id" : "ITEM-1", "itemData" : { "DOI" : "10.1007/s00382-020-05409-w", "ISSN" : "14320894", "abstract" : "General circulation models of the Coupled Model Intercomparison Project Phase 6 (CMIP6) are examined with respect to their ability to simulate the mean state and variability of the tropical Atlantic and its linkage to the tropical Pacific. While, on average, mean state biases have improved little, relative to the previous intercomparison (CMIP5), there are now a few models with very small biases. In particular the equatorial Atlantic warm SST and westerly wind biases are mostly eliminated in these models. Furthermore, interannual variability in the equatorial and subtropical Atlantic is quite realistic in a number of CMIP6 models, which suggests that they should be useful tools for understanding and predicting variability patterns. The evolution of equatorial Atlantic biases follows the same pattern as in previous model generations, with westerly wind biases during boreal spring preceding warm sea-surface temperature (SST) biases in the east during boreal summer. A substantial portion of the westerly wind bias exists already in atmosphere-only simulations forced with observed SST, suggesting an atmospheric origin. While variability is relatively realistic in many models, SSTs seem less responsive to wind forcing than observed, both on the equator and in the subtropics, possibly due to an excessively deep mixed layer originating in the oceanic component. Thus models with realistic SST amplitude tend to have excessive wind amplitude. The models with the smallest mean state biases all have relatively high resolution but there are also a few low-resolution models that perform similarly well, indicating that resolution is not the only way toward reducing tropical Atlantic biases. The results also show a relatively weak link between mean state biases and the quality of the simulated variability. The linkage to the tropical Pacific shows a wide range of behaviors across models, indicating the need for further model improvement.", "author" : [ { "dropping-particle" : "", "family" : "Richter", "given" : "Ingo", "non-dropping-particle" : "", "parse-names" : false, "suffix" : "" }, { "dropping-particle" : "", "family" : "Tokinaga", "given" : "Hiroki", "non-dropping-particle" : "", "parse-names" : false, "suffix" : "" } ], "container-title" : "Climate Dynamics", "id" : "ITEM-1", "issue" : "9-10", "issued" : { "date-parts" : [ [ "2020" ] ] }, "page" : "2579-2601", "title" : "An overview of the performance of CMIP6 models in the tropical Atlantic: mean state, variability, and remote impacts", "translator" : [ { "dropping-particle" : "", "family" : "J6408", "given" : "", "non-dropping-particle" : "", "parse-names" : false, "suffix" : "" } ], "type" : "article-journal", "volume" : "55" }, "uris" : [ "http://www.mendeley.com/documents/?uuid=061d59fb-bdfb-4b77-869d-8190b254b181" ] } ], "mendeley" : { "formattedCitation" : "(Richter and Tokinaga, 2020a)", "plainTextFormattedCitation" : "(Richter and Tokinaga, 2020a)", "previouslyFormattedCitation" : "(Richter and Tokinaga, 2020a)" }, "properties" : { "noteIndex" : 0 }, "schema" : "https://github.com/citation-style-language/schema/raw/master/csl-citation.json" }</w:instrText>
      </w:r>
      <w:r>
        <w:rPr>
          <w:noProof/>
        </w:rPr>
        <w:fldChar w:fldCharType="separate"/>
      </w:r>
      <w:r w:rsidR="00393F8C">
        <w:rPr>
          <w:noProof/>
          <w:lang w:val="en-US"/>
        </w:rPr>
        <w:t>(Richter and Tokinaga, 2020a)</w:t>
      </w:r>
      <w:r>
        <w:rPr>
          <w:noProof/>
        </w:rPr>
        <w:fldChar w:fldCharType="end"/>
      </w:r>
      <w:r w:rsidRPr="00E457C1">
        <w:rPr>
          <w:noProof/>
          <w:lang w:val="en-US"/>
        </w:rPr>
        <w:t>.</w:t>
      </w:r>
    </w:p>
    <w:p w14:paraId="2214CD72" w14:textId="77777777" w:rsidR="009F594A" w:rsidRDefault="009F594A" w:rsidP="009F594A">
      <w:pPr>
        <w:pStyle w:val="AR6Chap3Level33111"/>
        <w:numPr>
          <w:ilvl w:val="0"/>
          <w:numId w:val="0"/>
        </w:numPr>
        <w:tabs>
          <w:tab w:val="left" w:pos="708"/>
        </w:tabs>
        <w:ind w:left="864" w:hanging="864"/>
      </w:pPr>
    </w:p>
    <w:p w14:paraId="131A512E" w14:textId="77777777" w:rsidR="009F594A" w:rsidRPr="00E457C1" w:rsidRDefault="009F594A">
      <w:pPr>
        <w:pStyle w:val="AR6Chap3Level431111"/>
        <w:pPrChange w:id="2090" w:author="Tom Maycock" w:date="2021-09-03T15:54:00Z">
          <w:pPr>
            <w:pStyle w:val="AR6BodyText"/>
          </w:pPr>
        </w:pPrChange>
      </w:pPr>
      <w:r w:rsidRPr="00966B76">
        <w:t>Tropical</w:t>
      </w:r>
      <w:r w:rsidRPr="00E457C1">
        <w:t xml:space="preserve"> Indian Ocean</w:t>
      </w:r>
    </w:p>
    <w:p w14:paraId="73A8FF1D" w14:textId="46925685" w:rsidR="009F594A" w:rsidRPr="00E457C1" w:rsidRDefault="009F594A" w:rsidP="009F594A">
      <w:pPr>
        <w:pStyle w:val="AR6BodyText"/>
        <w:rPr>
          <w:lang w:val="en-US"/>
        </w:rPr>
      </w:pPr>
      <w:r w:rsidRPr="00E457C1">
        <w:rPr>
          <w:lang w:val="en-US"/>
        </w:rPr>
        <w:t xml:space="preserve">The tropical Indian Ocean mean state </w:t>
      </w:r>
      <w:r w:rsidR="001753A4" w:rsidRPr="00E457C1">
        <w:rPr>
          <w:lang w:val="en-US"/>
        </w:rPr>
        <w:t>is</w:t>
      </w:r>
      <w:r w:rsidRPr="00E457C1">
        <w:rPr>
          <w:lang w:val="en-US"/>
        </w:rPr>
        <w:t xml:space="preserve"> reasonably well simulated both in CMIP5 and CMIP6 (</w:t>
      </w:r>
      <w:r w:rsidR="00F9109E" w:rsidRPr="00E457C1">
        <w:rPr>
          <w:lang w:val="en-US"/>
        </w:rPr>
        <w:t>Figure 3.2</w:t>
      </w:r>
      <w:r w:rsidR="00584F61" w:rsidRPr="00E457C1">
        <w:rPr>
          <w:lang w:val="en-US"/>
        </w:rPr>
        <w:t>4</w:t>
      </w:r>
      <w:r w:rsidR="00582535" w:rsidRPr="00E457C1">
        <w:rPr>
          <w:lang w:val="en-US"/>
        </w:rPr>
        <w:t xml:space="preserve"> </w:t>
      </w:r>
      <w:r w:rsidR="00036A6A" w:rsidRPr="00E457C1">
        <w:rPr>
          <w:lang w:val="en-US"/>
        </w:rPr>
        <w:t>b,c</w:t>
      </w:r>
      <w:r w:rsidRPr="00E457C1">
        <w:rPr>
          <w:lang w:val="en-US"/>
        </w:rPr>
        <w:t xml:space="preserve">). However, CMIP5 models show a large spread in the thermocline depth, particularly in the equatorial part of the basin </w:t>
      </w:r>
      <w:r>
        <w:fldChar w:fldCharType="begin" w:fldLock="1"/>
      </w:r>
      <w:ins w:id="2091" w:author="Robin Matthews" w:date="2021-06-15T15:13:00Z">
        <w:r w:rsidR="00661E54">
          <w:rPr>
            <w:lang w:val="en-US"/>
          </w:rPr>
          <w:instrText>ADDIN CSL_CITATION { "citationItems" : [ { "id" : "ITEM-1", "itemData" : { "DOI" : "10.1002/2016JC012443", "ISSN" : "21699291", "abstract" : "The western Indian Ocean sea surface temperature (SST) is among the key factors that affect precipitation over India and East Africa. This study examined the western Indian Ocean SST biases among the Coupled Model Intercomparison Project phase 5 (CMIP5) models. It was found that the multimodel ensemble-mean SST biases over the western equatorial Indian Ocean are warmer than the observations during the summer monsoon season. However, about half the models show positive SST biases, whereas negative ones in the other half. The models with warmer SST biases exhibit a pattern similar to the Indian Ocean Dipole, with stronger equatorial easterly wind biases during fall and a deeper thermocline in the western equatorial Indian Ocean. In the models with cooler SST biases, negative SST biases are observed over the entire tropical Indian Ocean throughout the year and the wind biases over the equatorial Indian Ocean are southeasterly during summer and fall. Heat budget analysis revealed the importance of ocean currents in forming the early summer development of SST biases over the western equatorial Indian Ocean. The formation of SST biases is related to surface current biases induced by the weaker biases of southwesterly monsoon winds and SST biases over the southwestern equatorial Indian Ocean, which are advected by the East African Coastal Currents. On the other hand, almost of all the CMIP5 models show prominent cold SST biases over the northern Arabian Sea during the premonsoon season. The SST biases are induced by excess surface cooling during the winter monsoon season.", "author" : [ { "dropping-particle" : "", "family" : "Fathrio", "given" : "Ibnu", "non-dropping-particle" : "", "parse-names" : false, "suffix" : "" }, { "dropping-particle" : "", "family" : "Iizuka", "given" : "Satoshi", "non-dropping-particle" : "", "parse-names" : false, "suffix" : "" }, { "dropping-particle" : "", "family" : "Manda", "given" : "Atsuyoshi", "non-dropping-particle" : "", "parse-names" : false, "suffix" : "" }, { "dropping-particle" : "", "family" : "Kodama", "given" : "Yasu Masa", "non-dropping-particle" : "", "parse-names" : false, "suffix" : "" }, { "dropping-particle" : "", "family" : "Ishida", "given" : "Sachinobu", "non-dropping-particle" : "", "parse-names" : false, "suffix" : "" }, { "dropping-particle" : "", "family" : "Moteki", "given" : "Qoosaku", "non-dropping-particle" : "", "parse-names" : false, "suffix" : "" }, { "dropping-particle" : "", "family" : "Yamada", "given" : "Hiroyuki", "non-dropping-particle" : "", "parse-names" : false, "suffix" : "" }, { "dropping-particle" : "", "family" : "Tachibana", "given" : "Yoshihiro", "non-dropping-particle" : "", "parse-names" : false, "suffix" : "" } ], "container-title" : "Journal of Geophysical Research: Oceans", "id" : "ITEM-1", "issue" : "4", "issued" : { "date-parts" : [ [ "2017", "4", "1" ] ] }, "page" : "3123-3140", "publisher" : "John Wiley &amp; Sons, Ltd", "title" : "Assessment of western Indian Ocean SST bias of CMIP5 models", "translator" : [ { "dropping-particle" : "", "family" : "J5375", "given" : "", "non-dropping-particle" : "", "parse-names" : false, "suffix" : "" } ], "type" : "article-journal", "volume" : "122" }, "uris" : [ "http://www.mendeley.com/documents/?uuid=3b58ba58-bfb6-35d5-a517-c9f3f9f8e1bb" ] }, { "id" : "ITEM-2", "itemData" : { "DOI" : "10.1175/JCLI3847.1", "ISSN" : "0894-8755", "abstract" : "Abstract The twentieth-century simulations using by 17 coupled ocean\u2013atmosphere general circulation models (CGCMs) submitted to the Intergovernmental Panel on Climate Change\u2019s Fourth Assessment Report (IPCC AR4) are evaluated for their skill in reproducing the observed modes of Indian Ocean (IO) climate variability. Most models successfully capture the IO\u2019s delayed, basinwide warming response a few months after El Ni\u00f1o\u2013Southern Oscillation (ENSO) peaks in the Pacific. ENSO\u2019s oceanic teleconnection into the IO, by coastal waves through the Indonesian archipelago, is poorly simulated in these models, with significant shifts in the turning latitude of radiating Rossby waves. In observations, ENSO forces, by the atmospheric bridge mechanism, strong ocean Rossby waves that induce anomalies of SST, atmospheric convection, and tropical cyclones in a thermocline dome over the southwestern tropical IO. While the southwestern IO thermocline dome is simulated in nearly all of the models, this ocean Rossby wave respo...", "author" : [ { "dropping-particle" : "", "family" : "Saji", "given" : "N. H.", "non-dropping-particle" : "", "parse-names" : false, "suffix" : "" }, { "dropping-particle" : "", "family" : "Xie", "given" : "S-P.", "non-dropping-particle" : "", "parse-names" : false, "suffix" : "" }, { "dropping-particle" : "", "family" : "Yamagata", "given" : "T.", "non-dropping-particle" : "", "parse-names" : false, "suffix" : "" }, { "dropping-particle" : "", "family" : "Saji", "given" : "N. H.", "non-dropping-particle" : "", "parse-names" : false, "suffix" : "" }, { "dropping-particle" : "", "family" : "Xie", "given" : "S-P.", "non-dropping-particle" : "", "parse-names" : false, "suffix" : "" }, { "dropping-particle" : "", "family" : "Yamagata", "given" : "T.", "non-dropping-particle" : "", "parse-names" : false, "suffix" : "" } ], "container-title" : "Journal of Climate", "id" : "ITEM-2", "issue" : "17", "issued" : { "date-parts" : [ [ "2006", "9", "1" ] ] }, "page" : "4397-4417", "title" : "Tropical Indian Ocean Variability in the IPCC Twentieth-Century Climate Simulations", "translator" : [ { "dropping-particle" : "", "family" : "J1852", "given" : "", "non-dropping-particle" : "", "parse-names" : false, "suffix" : "" } ], "type" : "article-journal", "volume" : "19" }, "uris" : [ "http://www.mendeley.com/documents/?uuid=cea71d0f-dd8e-3775-9ec8-d5086f51b532" ] } ], "mendeley" : { "formattedCitation" : "(Saji et al., 2006; Fathrio et al., 2017a)", "manualFormatting" : "(Saji et al., 2006; Fathrio et al., 2017b)", "plainTextFormattedCitation" : "(Saji et al., 2006; Fathrio et al., 2017a)", "previouslyFormattedCitation" : "(Saji et al., 2006; Fathrio et al., 2017a)" }, "properties" : { "noteIndex" : 0 }, "schema" : "https://github.com/citation-style-language/schema/raw/master/csl-citation.json" }</w:instrText>
        </w:r>
      </w:ins>
      <w:del w:id="2092" w:author="Robin Matthews" w:date="2021-06-15T15:13:00Z">
        <w:r w:rsidR="00E719C0" w:rsidDel="00661E54">
          <w:rPr>
            <w:lang w:val="en-US"/>
          </w:rPr>
          <w:delInstrText>ADDIN CSL_CITATION { "citationItems" : [ { "id" : "ITEM-1", "itemData" : { "DOI" : "10.1002/2016JC012443", "ISSN" : "21699291", "abstract" : "The western Indian Ocean sea surface temperature (SST) is among the key factors that affect precipitation over India and East Africa. This study examined the western Indian Ocean SST biases among the Coupled Model Intercomparison Project phase 5 (CMIP5) models. It was found that the multimodel ensemble-mean SST biases over the western equatorial Indian Ocean are warmer than the observations during the summer monsoon season. However, about half the models show positive SST biases, whereas negative ones in the other half. The models with warmer SST biases exhibit a pattern similar to the Indian Ocean Dipole, with stronger equatorial easterly wind biases during fall and a deeper thermocline in the western equatorial Indian Ocean. In the models with cooler SST biases, negative SST biases are observed over the entire tropical Indian Ocean throughout the year and the wind biases over the equatorial Indian Ocean are southeasterly during summer and fall. Heat budget analysis revealed the importance of ocean currents in forming the early summer development of SST biases over the western equatorial Indian Ocean. The formation of SST biases is related to surface current biases induced by the weaker biases of southwesterly monsoon winds and SST biases over the southwestern equatorial Indian Ocean, which are advected by the East African Coastal Currents. On the other hand, almost of all the CMIP5 models show prominent cold SST biases over the northern Arabian Sea during the premonsoon season. The SST biases are induced by excess surface cooling during the winter monsoon season.", "author" : [ { "dropping-particle" : "", "family" : "Fathrio", "given" : "Ibnu", "non-dropping-particle" : "", "parse-names" : false, "suffix" : "" }, { "dropping-particle" : "", "family" : "Iizuka", "given" : "Satoshi", "non-dropping-particle" : "", "parse-names" : false, "suffix" : "" }, { "dropping-particle" : "", "family" : "Manda", "given" : "Atsuyoshi", "non-dropping-particle" : "", "parse-names" : false, "suffix" : "" }, { "dropping-particle" : "", "family" : "Kodama", "given" : "Yasu Masa", "non-dropping-particle" : "", "parse-names" : false, "suffix" : "" }, { "dropping-particle" : "", "family" : "Ishida", "given" : "Sachinobu", "non-dropping-particle" : "", "parse-names" : false, "suffix" : "" }, { "dropping-particle" : "", "family" : "Moteki", "given" : "Qoosaku", "non-dropping-particle" : "", "parse-names" : false, "suffix" : "" }, { "dropping-particle" : "", "family" : "Yamada", "given" : "Hiroyuki", "non-dropping-particle" : "", "parse-names" : false, "suffix" : "" }, { "dropping-particle" : "", "family" : "Tachibana", "given" : "Yoshihiro", "non-dropping-particle" : "", "parse-names" : false, "suffix" : "" } ], "container-title" : "Journal of Geophysical Research: Oceans", "id" : "ITEM-1", "issue" : "4", "issued" : { "date-parts" : [ [ "2017", "4", "1" ] ] }, "page" : "3123-3140", "publisher" : "John Wiley &amp; Sons, Ltd", "title" : "Assessment of western Indian Ocean SST bias of CMIP5 models", "translator" : [ { "dropping-particle" : "", "family" : "J5375", "given" : "", "non-dropping-particle" : "", "parse-names" : false, "suffix" : "" } ], "type" : "article-journal", "volume" : "122" }, "uris" : [ "http://www.mendeley.com/documents/?uuid=3b58ba58-bfb6-35d5-a517-c9f3f9f8e1bb" ] }, { "id" : "ITEM-2", "itemData" : { "DOI" : "10.1175/JCLI3847.1", "ISSN" : "0894-8755", "abstract" : "Abstract The twentieth-century simulations using by 17 coupled ocean\u2013atmosphere general circulation models (CGCMs) submitted to the Intergovernmental Panel on Climate Change\u2019s Fourth Assessment Report (IPCC AR4) are evaluated for their skill in reproducing the observed modes of Indian Ocean (IO) climate variability. Most models successfully capture the IO\u2019s delayed, basinwide warming response a few months after El Ni\u00f1o\u2013Southern Oscillation (ENSO) peaks in the Pacific. ENSO\u2019s oceanic teleconnection into the IO, by coastal waves through the Indonesian archipelago, is poorly simulated in these models, with significant shifts in the turning latitude of radiating Rossby waves. In observations, ENSO forces, by the atmospheric bridge mechanism, strong ocean Rossby waves that induce anomalies of SST, atmospheric convection, and tropical cyclones in a thermocline dome over the southwestern tropical IO. While the southwestern IO thermocline dome is simulated in nearly all of the models, this ocean Rossby wave respo...", "author" : [ { "dropping-particle" : "", "family" : "Saji", "given" : "N. H.", "non-dropping-particle" : "", "parse-names" : false, "suffix" : "" }, { "dropping-particle" : "", "family" : "Xie", "given" : "S-P.", "non-dropping-particle" : "", "parse-names" : false, "suffix" : "" }, { "dropping-particle" : "", "family" : "Yamagata", "given" : "T.", "non-dropping-particle" : "", "parse-names" : false, "suffix" : "" }, { "dropping-particle" : "", "family" : "Saji", "given" : "N. H.", "non-dropping-particle" : "", "parse-names" : false, "suffix" : "" }, { "dropping-particle" : "", "family" : "Xie", "given" : "S-P.", "non-dropping-particle" : "", "parse-names" : false, "suffix" : "" }, { "dropping-particle" : "", "family" : "Yamagata", "given" : "T.", "non-dropping-particle" : "", "parse-names" : false, "suffix" : "" } ], "container-title" : "Journal of Climate", "id" : "ITEM-2", "issue" : "17", "issued" : { "date-parts" : [ [ "2006", "9", "1" ] ] }, "page" : "4397-4417", "title" : "Tropical Indian Ocean Variability in the IPCC Twentieth-Century Climate Simulations", "translator" : [ { "dropping-particle" : "", "family" : "J1852", "given" : "", "non-dropping-particle" : "", "parse-names" : false, "suffix" : "" } ], "type" : "article-journal", "volume" : "19" }, "uris" : [ "http://www.mendeley.com/documents/?uuid=cea71d0f-dd8e-3775-9ec8-d5086f51b532" ] } ], "mendeley" : { "formattedCitation" : "(Saji et al., 2006; Fathrio et al., 2017a)", "plainTextFormattedCitation" : "(Saji et al., 2006; Fathrio et al., 2017a)", "previouslyFormattedCitation" : "(Saji et al., 2006; Fathrio et al., 2017a)" }, "properties" : { "noteIndex" : 0 }, "schema" : "https://github.com/citation-style-language/schema/raw/master/csl-citation.json" }</w:delInstrText>
        </w:r>
      </w:del>
      <w:r>
        <w:fldChar w:fldCharType="separate"/>
      </w:r>
      <w:r w:rsidR="00393F8C">
        <w:rPr>
          <w:noProof/>
          <w:lang w:val="en-US"/>
        </w:rPr>
        <w:t>(Saji et al., 2006; Fathrio et al., 2017b)</w:t>
      </w:r>
      <w:r>
        <w:fldChar w:fldCharType="end"/>
      </w:r>
      <w:r w:rsidRPr="00E457C1">
        <w:rPr>
          <w:lang w:val="en-US"/>
        </w:rPr>
        <w:t>, which has been linked to the parameterization of the vertical mixing and the wind structure, leading to a misrepresentation of the ventilation process</w:t>
      </w:r>
      <w:r w:rsidR="00BC52DC" w:rsidRPr="00E457C1">
        <w:rPr>
          <w:lang w:val="en-US"/>
        </w:rPr>
        <w:t xml:space="preserve"> in some models</w:t>
      </w:r>
      <w:r w:rsidRPr="00E457C1">
        <w:rPr>
          <w:lang w:val="en-US"/>
        </w:rPr>
        <w:t xml:space="preserve"> </w:t>
      </w:r>
      <w:r>
        <w:fldChar w:fldCharType="begin" w:fldLock="1"/>
      </w:r>
      <w:r w:rsidR="00D33CB6">
        <w:rPr>
          <w:lang w:val="en-US"/>
        </w:rPr>
        <w:instrText>ADDIN CSL_CITATION { "citationItems" : [ { "id" : "ITEM-1", "itemData" : { "DOI" : "10.1029/2007RG000245", "ISSN" : "8755-1209", "author" : [ { "dropping-particle" : "", "family" : "Schott", "given" : "Friedrich A.", "non-dropping-particle" : "", "parse-names" : false, "suffix" : "" }, { "dropping-particle" : "", "family" : "Xie", "given" : "Shang-Ping", "non-dropping-particle" : "", "parse-names" : false, "suffix" : "" }, { "dropping-particle" : "", "family" : "McCreary", "given" : "Julian P.", "non-dropping-particle" : "", "parse-names" : false, "suffix" : "" } ], "container-title" : "Reviews of Geophysics", "id" : "ITEM-1", "issue" : "1", "issued" : { "date-parts" : [ [ "2009", "1", "27" ] ] }, "page" : "RG1002", "publisher" : "John Wiley &amp; Sons, Ltd", "title" : "Indian Ocean circulation and climate variability", "translator" : [ { "dropping-particle" : "", "family" : "J5379", "given" : "", "non-dropping-particle" : "", "parse-names" : false, "suffix" : "" } ], "type" : "article-journal", "volume" : "47" }, "uris" : [ "http://www.mendeley.com/documents/?uuid=04058ff8-551c-32d2-8951-1c1820056f13" ] }, { "id" : "ITEM-2", "itemData" : { "DOI" : "10.1002/wcc.338", "ISSN" : "17577780", "author" : [ { "dropping-particle" : "", "family" : "Richter", "given" : "Ingo", "non-dropping-particle" : "", "parse-names" : false, "suffix" : "" } ], "container-title" : "WIREs Climate Change", "id" : "ITEM-2", "issue" : "3", "issued" : { "date-parts" : [ [ "2015", "5" ] ] }, "page" : "345-358", "title" : "Climate model biases in the eastern tropical oceans: causes, impacts and ways forward", "translator" : [ { "dropping-particle" : "", "family" : "J5194", "given" : "", "non-dropping-particle" : "", "parse-names" : false, "suffix" : "" } ], "type" : "article-journal", "volume" : "6" }, "uris" : [ "http://www.mendeley.com/documents/?uuid=b4fe40fa-22e5-46e5-aa3e-30996190b207" ] }, { "id" : "ITEM-3", "itemData" : { "DOI" : "10.1016/J.DYNATMOCE.2018.10.001", "ISSN" : "0377-0265", "abstract" : "Coupled ocean atmosphere general circulation models (CGCMs) are known to have deep ocean biases when simulated over long term climate timescales. Here, an analysis has been done for investigating the impacts of these deep ocean biases, especially those which occur in temperature and salinity, ensuing biases in ocean dynamics and large scale air-sea interactions in state of the art CGCMs. The outputs from historical runs of 20 Coupled Model Intercomparison Project Phase 5 (CMIP-5) models have been analyzed for Indian Ocean. All candidate models develop internal warm and saline biases approximately between a depth range of 100 and 800\u2009m in long term simulations. These internal biases are found to have implications in large scale ocean dynamics via their linkage through baroclinicity of the ocean. The role of internal biases in the ensuing dynamics is correlated via relations between Brunt V\u00e4is\u00e4l\u00e4 frequency (N2) and baroclinic wave speeds using both Sturm-Loiuville theorem and WKBJ approximation. The CMIP-5 models analyzed here have a higher baroclinic speed compared to that of observations. Annual propagating modes in the ocean reveal higher speeds in most of the models, and that the phase reversal is taking place at lead or lag by a month or more as compared to observations. The study suggests that faster wave propagation in climate models due to subsurface biases in temperature, salinity, N2 and baroclinicity have potential to impact simulated planetary scale events in terms of their life cycle, periodicity and seasonality as analyzed with Indian Ocean Dipole Zonal Mode. A corollary being a cautionary outlook on climate projections made by coupled models as long as the biases are persistent.", "author" : [ { "dropping-particle" : "", "family" : "Shikha", "given" : "Singh", "non-dropping-particle" : "", "parse-names" : false, "suffix" : "" }, { "dropping-particle" : "", "family" : "Valsala", "given" : "Vinu", "non-dropping-particle" : "", "parse-names" : false, "suffix" : "" } ], "container-title" : "Dynamics of Atmospheres and Oceans", "id" : "ITEM-3", "issued" : { "date-parts" : [ [ "2018", "12", "1" ] ] }, "page" : "55-74", "publisher" : "Elsevier", "title" : "Subsurface ocean biases in climate models and its implications in the simulated interannual variability: A case study for Indian Ocean", "translator" : [ { "dropping-particle" : "", "family" : "J6149", "given" : "", "non-dropping-particle" : "", "parse-names" : false, "suffix" : "" } ], "type" : "article-journal", "volume" : "84" }, "uris" : [ "http://www.mendeley.com/documents/?uuid=6025f232-5b36-3243-bff5-21fa9446c913" ] } ], "mendeley" : { "formattedCitation" : "(Schott et al., 2009; Richter, 2015; Shikha and Valsala, 2018)", "plainTextFormattedCitation" : "(Schott et al., 2009; Richter, 2015; Shikha and Valsala, 2018)", "previouslyFormattedCitation" : "(Schott et al., 2009; Richter, 2015; Shikha and Valsala, 2018)" }, "properties" : { "noteIndex" : 0 }, "schema" : "https://github.com/citation-style-language/schema/raw/master/csl-citation.json" }</w:instrText>
      </w:r>
      <w:r>
        <w:fldChar w:fldCharType="separate"/>
      </w:r>
      <w:r w:rsidR="00393F8C">
        <w:rPr>
          <w:noProof/>
          <w:lang w:val="en-US"/>
        </w:rPr>
        <w:t>(Schott et al., 2009; Richter, 2015; Shikha and Valsala, 2018)</w:t>
      </w:r>
      <w:r>
        <w:fldChar w:fldCharType="end"/>
      </w:r>
      <w:r w:rsidRPr="00E457C1">
        <w:rPr>
          <w:lang w:val="en-US"/>
        </w:rPr>
        <w:t>. A common problem with the CMIP5 models is therefore a warm bias in the subsurface, mainly at depths around the thermocline</w:t>
      </w:r>
      <w:r w:rsidR="00056F76" w:rsidRPr="00E457C1">
        <w:rPr>
          <w:lang w:val="en-US"/>
        </w:rPr>
        <w:t>, which is also apparent in the CMIP6 models (Figure 3.25g)</w:t>
      </w:r>
      <w:r w:rsidRPr="00E457C1">
        <w:rPr>
          <w:lang w:val="en-US"/>
        </w:rPr>
        <w:t>.</w:t>
      </w:r>
    </w:p>
    <w:p w14:paraId="354FFE96" w14:textId="77777777" w:rsidR="009F594A" w:rsidRPr="00E457C1" w:rsidRDefault="009F594A" w:rsidP="009F594A">
      <w:pPr>
        <w:pStyle w:val="AR6BodyText"/>
        <w:rPr>
          <w:lang w:val="en-US"/>
        </w:rPr>
      </w:pPr>
    </w:p>
    <w:p w14:paraId="58E68E7E" w14:textId="3CBBC4CC" w:rsidR="009F594A" w:rsidRPr="00E457C1" w:rsidRDefault="009F594A" w:rsidP="009F594A">
      <w:pPr>
        <w:pStyle w:val="AR6BodyText"/>
        <w:rPr>
          <w:lang w:val="en-US"/>
        </w:rPr>
      </w:pPr>
      <w:r w:rsidRPr="00E457C1">
        <w:rPr>
          <w:lang w:val="en-US"/>
        </w:rPr>
        <w:t>In the CMIP6 multi-model mean, the western tropical Indian Ocean shows a slightly larger warm bias compared to CMIP5 (</w:t>
      </w:r>
      <w:r w:rsidR="00F9109E" w:rsidRPr="00E457C1">
        <w:rPr>
          <w:lang w:val="en-US"/>
        </w:rPr>
        <w:t>Figure 3.2</w:t>
      </w:r>
      <w:r w:rsidR="00584F61" w:rsidRPr="00E457C1">
        <w:rPr>
          <w:lang w:val="en-US"/>
        </w:rPr>
        <w:t>4</w:t>
      </w:r>
      <w:r w:rsidR="00582535" w:rsidRPr="00E457C1">
        <w:rPr>
          <w:lang w:val="en-US"/>
        </w:rPr>
        <w:t xml:space="preserve"> </w:t>
      </w:r>
      <w:r w:rsidRPr="00E457C1">
        <w:rPr>
          <w:lang w:val="en-US"/>
        </w:rPr>
        <w:t xml:space="preserve">b,c), which in part could be related to excessive supply of warm water from the Red Sea </w:t>
      </w:r>
      <w:r w:rsidRPr="00D008AD">
        <w:fldChar w:fldCharType="begin" w:fldLock="1"/>
      </w:r>
      <w:r w:rsidR="00E719C0">
        <w:rPr>
          <w:lang w:val="en-US"/>
        </w:rPr>
        <w:instrText>ADDIN CSL_CITATION { "citationItems" : [ { "id" : "ITEM-1", "itemData" : { "DOI" : "10.1029/2019MS002009", "ISSN" : "1942-2466", "author" : [ { "dropping-particle" : "", "family" : "Semmler", "given" : "Tido", "non-dropping-particle" : "", "parse-names" : false, "suffix" : "" }, { "dropping-particle" : "", "family" : "Danilov", "given" : "Sergey", "non-dropping-particle" : "", "parse-names" : false, "suffix" : "" }, { "dropping-particle" : "", "family" : "Gierz", "given" : "Paul", "non-dropping-particle" : "", "parse-names" : false, "suffix" : "" }, { "dropping-particle" : "", "family" : "Goessling", "given" : "Helge F.", "non-dropping-particle" : "", "parse-names" : false, "suffix" : "" }, { "dropping-particle" : "", "family" : "Hegewald", "given" : "Jan", "non-dropping-particle" : "", "parse-names" : false, "suffix" : "" }, { "dropping-particle" : "", "family" : "Hinrichs", "given" : "Claudia", "non-dropping-particle" : "", "parse-names" : false, "suffix" : "" }, { "dropping-particle" : "", "family" : "Koldunov", "given" : "Nikolay", "non-dropping-particle" : "", "parse-names" : false, "suffix" : "" }, { "dropping-particle" : "", "family" : "Khosravi", "given" : "Narges", "non-dropping-particle" : "", "parse-names" : false, "suffix" : "" }, { "dropping-particle" : "", "family" : "Mu", "given" : "Longjiang", "non-dropping-particle" : "", "parse-names" : false, "suffix" : "" }, { "dropping-particle" : "", "family" : "Rackow", "given" : "Thomas", "non-dropping-particle" : "", "parse-names" : false, "suffix" : "" }, { "dropping-particle" : "V.", "family" : "Sein", "given" : "Dmitry", "non-dropping-particle" : "", "parse-names" : false, "suffix" : "" }, { "dropping-particle" : "", "family" : "Sidorenko", "given" : "Dmitry", "non-dropping-particle" : "", "parse-names" : false, "suffix" : "" }, { "dropping-particle" : "", "family" : "Wang", "given" : "Qiang", "non-dropping-particle" : "", "parse-names" : false, "suffix" : "" }, { "dropping-particle" : "", "family" : "Jung", "given" : "Thomas", "non-dropping-particle" : "", "parse-names" : false, "suffix" : "" } ], "container-title" : "Journal of Advances in Modeling Earth Systems", "id" : "ITEM-1", "issue" : "9", "issued" : { "date-parts" : [ [ "2020", "9", "9" ] ] }, "publisher" : "John Wiley &amp; Sons, Ltd", "title" : "Simulations for CMIP6 With the AWI Climate Model AWI-CM-1-1", "translator" : [ { "dropping-particle" : "", "family" : "J3514", "given" : "", "non-dropping-particle" : "", "parse-names" : false, "suffix" : "" } ], "type" : "article-journal", "volume" : "12" }, "uris" : [ "http://www.mendeley.com/documents/?uuid=a39fef9f-17c5-35ed-8d0a-ee7830cc300a", "http://www.mendeley.com/documents/?uuid=21ffe49b-b3d1-4196-9725-7e55d2302695", "http://www.mendeley.com/documents/?uuid=99f5cec1-be67-4bca-8786-b421011bd1b0" ] }, { "id" : "ITEM-2",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"ITEM-2",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"mendeley" : { "formattedCitation" : "(Grose et al., 2020; Semmler et al., 2020)", "plainTextFormattedCitation" : "(Grose et al., 2020; Semmler et al., 2020)", "previouslyFormattedCitation" : "(Grose et al., 2020; Semmler et al., 2020)" }, "properties" : { "noteIndex" : 0 }, "schema" : "https://github.com/citation-style-language/schema/raw/master/csl-citation.json" }</w:instrText>
      </w:r>
      <w:r w:rsidRPr="00D008AD">
        <w:fldChar w:fldCharType="separate"/>
      </w:r>
      <w:r w:rsidR="00393F8C">
        <w:rPr>
          <w:noProof/>
          <w:lang w:val="en-US"/>
        </w:rPr>
        <w:t>(Grose et al., 2020; Semmler et al., 2020)</w:t>
      </w:r>
      <w:r w:rsidRPr="00D008AD">
        <w:fldChar w:fldCharType="end"/>
      </w:r>
      <w:r w:rsidRPr="00E457C1">
        <w:rPr>
          <w:lang w:val="en-US"/>
        </w:rPr>
        <w:t xml:space="preserve">. </w:t>
      </w:r>
      <w:r w:rsidR="00056F76" w:rsidRPr="00E457C1">
        <w:rPr>
          <w:lang w:val="en-US"/>
        </w:rPr>
        <w:t>The HighResMIP models show decreases in SST bias across the Indian Ocean with increasing resolution (Figure 3.3</w:t>
      </w:r>
      <w:ins w:id="2093" w:author="Sara M Tuson" w:date="2021-06-28T10:45:00Z">
        <w:r w:rsidR="00807966">
          <w:rPr>
            <w:lang w:val="en-US"/>
          </w:rPr>
          <w:t xml:space="preserve"> </w:t>
        </w:r>
      </w:ins>
      <w:r w:rsidR="00056F76" w:rsidRPr="00E457C1">
        <w:rPr>
          <w:lang w:val="en-US"/>
        </w:rPr>
        <w:t xml:space="preserve">e; </w:t>
      </w:r>
      <w:r w:rsidR="000D0009">
        <w:fldChar w:fldCharType="begin" w:fldLock="1"/>
      </w:r>
      <w:r w:rsidR="00E719C0">
        <w:rPr>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rsidR="000D0009">
        <w:fldChar w:fldCharType="separate"/>
      </w:r>
      <w:r w:rsidR="00393F8C">
        <w:rPr>
          <w:noProof/>
          <w:lang w:val="en-US"/>
        </w:rPr>
        <w:t>Bock et al., 2020)</w:t>
      </w:r>
      <w:r w:rsidR="000D0009">
        <w:fldChar w:fldCharType="end"/>
      </w:r>
      <w:r w:rsidR="00056F76" w:rsidRPr="00E457C1">
        <w:rPr>
          <w:lang w:val="en-US"/>
        </w:rPr>
        <w:t xml:space="preserve">, though as a group the SST biases in the HighResMIP models are no smaller than those of the full CMIP6 ensemble. </w:t>
      </w:r>
    </w:p>
    <w:p w14:paraId="1FF554FD" w14:textId="77777777" w:rsidR="009F594A" w:rsidRPr="00E457C1" w:rsidRDefault="009F594A" w:rsidP="009F594A">
      <w:pPr>
        <w:pStyle w:val="AR6BodyText"/>
        <w:rPr>
          <w:lang w:val="en-US"/>
        </w:rPr>
      </w:pPr>
    </w:p>
    <w:p w14:paraId="21CA1FE4" w14:textId="6B7D0B66" w:rsidR="009F594A" w:rsidRPr="00E457C1" w:rsidRDefault="009F594A" w:rsidP="009F594A">
      <w:pPr>
        <w:pStyle w:val="AR6BodyText"/>
        <w:rPr>
          <w:lang w:val="en-US"/>
        </w:rPr>
      </w:pPr>
      <w:r w:rsidRPr="00E457C1">
        <w:rPr>
          <w:noProof/>
          <w:lang w:val="en-US" w:eastAsia="en-US"/>
        </w:rPr>
        <w:t xml:space="preserve">In summary, </w:t>
      </w:r>
      <w:r w:rsidR="00D1166C" w:rsidRPr="00E457C1">
        <w:rPr>
          <w:rFonts w:cs="Times New Roman"/>
          <w:lang w:val="en-US"/>
        </w:rPr>
        <w:t>the structure and magnitude of multi-model mean ocean temperature biases have not changed substantially between CMIP5 and CMIP6 (</w:t>
      </w:r>
      <w:r w:rsidR="00D1166C" w:rsidRPr="00E457C1">
        <w:rPr>
          <w:rFonts w:cs="Times New Roman"/>
          <w:i/>
          <w:lang w:val="en-US"/>
        </w:rPr>
        <w:t>medium confidence</w:t>
      </w:r>
      <w:r w:rsidR="00D1166C" w:rsidRPr="00E457C1">
        <w:rPr>
          <w:rFonts w:cs="Times New Roman"/>
          <w:lang w:val="en-US"/>
        </w:rPr>
        <w:t xml:space="preserve">). </w:t>
      </w:r>
      <w:r w:rsidR="00D1166C" w:rsidRPr="00E457C1">
        <w:rPr>
          <w:noProof/>
          <w:lang w:val="en-US" w:eastAsia="en-US"/>
        </w:rPr>
        <w:t>A</w:t>
      </w:r>
      <w:r w:rsidR="00E25DFA" w:rsidRPr="00E457C1">
        <w:rPr>
          <w:noProof/>
          <w:lang w:val="en-US" w:eastAsia="en-US"/>
        </w:rPr>
        <w:t>lthough biases remain in the latest model generation</w:t>
      </w:r>
      <w:r w:rsidR="00D1166C" w:rsidRPr="00E457C1">
        <w:rPr>
          <w:noProof/>
          <w:lang w:val="en-US" w:eastAsia="en-US"/>
        </w:rPr>
        <w:t xml:space="preserve"> models</w:t>
      </w:r>
      <w:r w:rsidR="00E25DFA" w:rsidRPr="00E457C1">
        <w:rPr>
          <w:noProof/>
          <w:lang w:val="en-US" w:eastAsia="en-US"/>
        </w:rPr>
        <w:t xml:space="preserve">, </w:t>
      </w:r>
      <w:r w:rsidRPr="00E457C1">
        <w:rPr>
          <w:noProof/>
          <w:lang w:val="en-US" w:eastAsia="en-US"/>
        </w:rPr>
        <w:t xml:space="preserve">the </w:t>
      </w:r>
      <w:r w:rsidR="007E1F5F" w:rsidRPr="00E457C1">
        <w:rPr>
          <w:noProof/>
          <w:lang w:val="en-US" w:eastAsia="en-US"/>
        </w:rPr>
        <w:t xml:space="preserve">broad </w:t>
      </w:r>
      <w:r w:rsidRPr="00E457C1">
        <w:rPr>
          <w:noProof/>
          <w:lang w:val="en-US" w:eastAsia="en-US"/>
        </w:rPr>
        <w:t xml:space="preserve">consistency between the observed and simulated basin-scale ocean properties suggests that CMIP5 and CMIP6 models are appropriate tools for investigating ocean temperature and </w:t>
      </w:r>
      <w:r w:rsidR="00B51E46" w:rsidRPr="00E457C1">
        <w:rPr>
          <w:noProof/>
          <w:lang w:val="en-US" w:eastAsia="en-US"/>
        </w:rPr>
        <w:t>ocean heat content</w:t>
      </w:r>
      <w:r w:rsidRPr="00E457C1">
        <w:rPr>
          <w:noProof/>
          <w:lang w:val="en-US" w:eastAsia="en-US"/>
        </w:rPr>
        <w:t xml:space="preserve"> responses to forcing.</w:t>
      </w:r>
      <w:r w:rsidR="00E25DFA" w:rsidRPr="00E457C1">
        <w:rPr>
          <w:noProof/>
          <w:lang w:val="en-US" w:eastAsia="en-US"/>
        </w:rPr>
        <w:t xml:space="preserve"> T</w:t>
      </w:r>
      <w:r w:rsidRPr="00E457C1">
        <w:rPr>
          <w:noProof/>
          <w:lang w:val="en-US" w:eastAsia="en-US"/>
        </w:rPr>
        <w:t>his</w:t>
      </w:r>
      <w:r w:rsidR="00E25DFA" w:rsidRPr="00E457C1">
        <w:rPr>
          <w:noProof/>
          <w:lang w:val="en-US" w:eastAsia="en-US"/>
        </w:rPr>
        <w:t xml:space="preserve"> also</w:t>
      </w:r>
      <w:r w:rsidRPr="00E457C1">
        <w:rPr>
          <w:noProof/>
          <w:lang w:val="en-US" w:eastAsia="en-US"/>
        </w:rPr>
        <w:t xml:space="preserve"> provides</w:t>
      </w:r>
      <w:r w:rsidR="00C87F62" w:rsidRPr="00E457C1">
        <w:rPr>
          <w:noProof/>
          <w:lang w:val="en-US" w:eastAsia="en-US"/>
        </w:rPr>
        <w:t xml:space="preserve"> </w:t>
      </w:r>
      <w:r w:rsidR="00DB1FA6" w:rsidRPr="00E457C1">
        <w:rPr>
          <w:i/>
          <w:iCs/>
          <w:noProof/>
          <w:lang w:val="en-US" w:eastAsia="en-US"/>
        </w:rPr>
        <w:t>high</w:t>
      </w:r>
      <w:r w:rsidRPr="00E457C1">
        <w:rPr>
          <w:i/>
          <w:iCs/>
          <w:noProof/>
          <w:lang w:val="en-US" w:eastAsia="en-US"/>
        </w:rPr>
        <w:t xml:space="preserve"> confidence</w:t>
      </w:r>
      <w:r w:rsidRPr="00E457C1">
        <w:rPr>
          <w:noProof/>
          <w:lang w:val="en-US" w:eastAsia="en-US"/>
        </w:rPr>
        <w:t xml:space="preserve"> in the utility of CMIP-class models for detection and attribution studies, for both </w:t>
      </w:r>
      <w:r w:rsidR="005E4460" w:rsidRPr="00E457C1">
        <w:rPr>
          <w:noProof/>
          <w:lang w:val="en-US" w:eastAsia="en-US"/>
        </w:rPr>
        <w:t>ocean heat content</w:t>
      </w:r>
      <w:r w:rsidRPr="00E457C1">
        <w:rPr>
          <w:noProof/>
          <w:lang w:val="en-US" w:eastAsia="en-US"/>
        </w:rPr>
        <w:t xml:space="preserve"> </w:t>
      </w:r>
      <w:r w:rsidR="007E1F5F" w:rsidRPr="00E457C1">
        <w:rPr>
          <w:noProof/>
          <w:lang w:val="en-US" w:eastAsia="en-US"/>
        </w:rPr>
        <w:t xml:space="preserve">(Section 3.5.1.3) </w:t>
      </w:r>
      <w:r w:rsidRPr="00E457C1">
        <w:rPr>
          <w:noProof/>
          <w:lang w:val="en-US" w:eastAsia="en-US"/>
        </w:rPr>
        <w:t>and thermosteric sea level applications (Section</w:t>
      </w:r>
      <w:r w:rsidR="00423263" w:rsidRPr="00E457C1">
        <w:rPr>
          <w:noProof/>
          <w:lang w:val="en-US" w:eastAsia="en-US"/>
        </w:rPr>
        <w:t xml:space="preserve"> 3.5.3</w:t>
      </w:r>
      <w:r w:rsidRPr="00E457C1">
        <w:rPr>
          <w:noProof/>
          <w:lang w:val="en-US" w:eastAsia="en-US"/>
        </w:rPr>
        <w:t>).</w:t>
      </w:r>
    </w:p>
    <w:p w14:paraId="6B7E57BA" w14:textId="77777777" w:rsidR="009F594A" w:rsidRPr="00E457C1" w:rsidRDefault="009F594A" w:rsidP="009F594A">
      <w:pPr>
        <w:pStyle w:val="AR6BodyText"/>
        <w:rPr>
          <w:lang w:val="en-US"/>
        </w:rPr>
      </w:pPr>
    </w:p>
    <w:p w14:paraId="68F87081" w14:textId="77777777" w:rsidR="009F594A" w:rsidRPr="00E457C1" w:rsidRDefault="009F594A" w:rsidP="009F594A">
      <w:pPr>
        <w:pStyle w:val="AR6BodyText"/>
        <w:rPr>
          <w:lang w:val="en-US"/>
        </w:rPr>
      </w:pPr>
    </w:p>
    <w:p w14:paraId="1E010179" w14:textId="4AFBC2CA" w:rsidR="009F594A" w:rsidRDefault="009F594A" w:rsidP="009F594A">
      <w:pPr>
        <w:pStyle w:val="AR6Chap3Level33111"/>
        <w:tabs>
          <w:tab w:val="left" w:pos="708"/>
        </w:tabs>
      </w:pPr>
      <w:bookmarkStart w:id="2094" w:name="_Toc6385733"/>
      <w:bookmarkStart w:id="2095" w:name="_Ref3466796"/>
      <w:bookmarkStart w:id="2096" w:name="_Toc70639158"/>
      <w:bookmarkStart w:id="2097" w:name="_Hlk65055552"/>
      <w:r>
        <w:t>Ocean Heat Content</w:t>
      </w:r>
      <w:bookmarkEnd w:id="2094"/>
      <w:bookmarkEnd w:id="2095"/>
      <w:r>
        <w:t xml:space="preserve"> Change Attribution</w:t>
      </w:r>
      <w:bookmarkEnd w:id="2096"/>
    </w:p>
    <w:bookmarkEnd w:id="2097"/>
    <w:p w14:paraId="27A2350F" w14:textId="77777777" w:rsidR="009F594A" w:rsidRDefault="009F594A" w:rsidP="009F594A">
      <w:pPr>
        <w:pStyle w:val="AR6BodyText"/>
      </w:pPr>
    </w:p>
    <w:p w14:paraId="14DA3979" w14:textId="5394EBE3" w:rsidR="009F594A" w:rsidRPr="00E457C1" w:rsidRDefault="009F594A" w:rsidP="009F594A">
      <w:pPr>
        <w:pStyle w:val="AR6BodyText"/>
        <w:rPr>
          <w:lang w:val="en-US"/>
        </w:rPr>
      </w:pPr>
      <w:r w:rsidRPr="00E457C1">
        <w:rPr>
          <w:lang w:val="en-US"/>
        </w:rPr>
        <w:t xml:space="preserve">The ocean plays an important role as the </w:t>
      </w:r>
      <w:r w:rsidR="00FF6215" w:rsidRPr="00E457C1">
        <w:rPr>
          <w:lang w:val="en-US"/>
        </w:rPr>
        <w:t>E</w:t>
      </w:r>
      <w:r w:rsidRPr="00E457C1">
        <w:rPr>
          <w:lang w:val="en-US"/>
        </w:rPr>
        <w:t xml:space="preserve">arth’s primary energy store. </w:t>
      </w:r>
      <w:r w:rsidR="001753A4" w:rsidRPr="00E457C1">
        <w:rPr>
          <w:lang w:val="en-US"/>
        </w:rPr>
        <w:t xml:space="preserve">The AR5 and SROCC assessed that the ocean </w:t>
      </w:r>
      <w:r w:rsidR="001416E0" w:rsidRPr="00E457C1">
        <w:rPr>
          <w:lang w:val="en-US"/>
        </w:rPr>
        <w:t>accounted for more</w:t>
      </w:r>
      <w:r w:rsidR="001753A4" w:rsidRPr="00E457C1">
        <w:rPr>
          <w:lang w:val="en-US"/>
        </w:rPr>
        <w:t xml:space="preserve"> </w:t>
      </w:r>
      <w:r w:rsidRPr="00E457C1">
        <w:rPr>
          <w:lang w:val="en-US"/>
        </w:rPr>
        <w:t>than 9</w:t>
      </w:r>
      <w:r w:rsidR="001416E0" w:rsidRPr="00E457C1">
        <w:rPr>
          <w:lang w:val="en-US"/>
        </w:rPr>
        <w:t>0</w:t>
      </w:r>
      <w:r w:rsidRPr="00E457C1">
        <w:rPr>
          <w:lang w:val="en-US"/>
        </w:rPr>
        <w:t xml:space="preserve">% of the </w:t>
      </w:r>
      <w:r w:rsidR="00FF6215" w:rsidRPr="00E457C1">
        <w:rPr>
          <w:lang w:val="en-US"/>
        </w:rPr>
        <w:t>E</w:t>
      </w:r>
      <w:r w:rsidRPr="00E457C1">
        <w:rPr>
          <w:lang w:val="en-US"/>
        </w:rPr>
        <w:t>arth’s energy</w:t>
      </w:r>
      <w:r w:rsidR="001416E0" w:rsidRPr="00E457C1">
        <w:rPr>
          <w:lang w:val="en-US"/>
        </w:rPr>
        <w:t xml:space="preserve"> change since the 1970s</w:t>
      </w:r>
      <w:r w:rsidRPr="00E457C1">
        <w:rPr>
          <w:lang w:val="en-US"/>
        </w:rPr>
        <w:t xml:space="preserve"> </w:t>
      </w:r>
      <w:r w:rsidR="00017654">
        <w:fldChar w:fldCharType="begin" w:fldLock="1"/>
      </w:r>
      <w:r w:rsidR="00D33CB6">
        <w:rPr>
          <w:lang w:val="en-US"/>
        </w:rPr>
        <w:instrText>ADDIN CSL_CITATION { "citationItems" : [ { "id" : "ITEM-1", "itemData" : { "DOI" : "10.1017/CBO9781107415324.010", "ISBN" : "9781107661820", "author" : [ { "dropping-particle" : "", "family" : "Rhein", "given" : "M.", "non-dropping-particle" : "", "parse-names" : false, "suffix" : "" }, { "dropping-particle" : "", "family" : "Rintoul", "given" : "S. R.", "non-dropping-particle" : "", "parse-names" : false, "suffix" : "" }, { "dropping-particle" : "", "family" : "Aoki", "given" : "S.", "non-dropping-particle" : "", "parse-names" : false, "suffix" : "" }, { "dropping-particle" : "", "family" : "Campos", "given" : "E.", "non-dropping-particle" : "", "parse-names" : false, "suffix" : "" }, { "dropping-particle" : "", "family" : "Chambers", "given" : "D.", "non-dropping-particle" : "", "parse-names" : false, "suffix" : "" }, { "dropping-particle" : "", "family" : "Feely", "given" : "R. A.", "non-dropping-particle" : "", "parse-names" : false, "suffix" : "" }, { "dropping-particle" : "", "family" : "Gulev", "given" : "S.", "non-dropping-particle" : "", "parse-names" : false, "suffix" : "" }, { "dropping-particle" : "", "family" : "Johnson", "given" : "G. C.", "non-dropping-particle" : "", "parse-names" : false, "suffix" : "" }, { "dropping-particle" : "", "family" : "Josey", "given" : "S. A.", "non-dropping-particle" : "", "parse-names" : false, "suffix" : "" }, { "dropping-particle" : "", "family" : "Kostianoy", "given" : "A.", "non-dropping-particle" : "", "parse-names" : false, "suffix" : "" }, { "dropping-particle" : "", "family" : "Mauritzen", "given" : "C.", "non-dropping-particle" : "", "parse-names" : false, "suffix" : "" }, { "dropping-particle" : "", "family" : "Roemmich", "given" : "D.", "non-dropping-particle" : "", "parse-names" : false, "suffix" : "" }, { "dropping-particle" : "", "family" : "Talley", "given" : "L. D.", "non-dropping-particle" : "", "parse-names" : false, "suffix" : "" }, { "dropping-particle" : "", "family" : "Wang", "given" : "F.", "non-dropping-particle" : "", "parse-names" : false, "suffix" : "" }, { "dropping-particle" : "", "family" : "Contributing authors",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"255-316", "publisher" : "Cambridge University Press", "publisher-place" : "Cambridge, United Kingdom and New York, NY, USA", "title" : "Observations: Ocean", "translator" : [ { "dropping-particle" : "", "family" : "J4302", "given" : "Rt13", "non-dropping-particle" : "", "parse-names" : false, "suffix" : "" } ], "type" : "chapter" }, "uris" : [ "http://www.mendeley.com/documents/?uuid=51eec33e-8c46-3483-80ff-9b0691e14eb0" ] }, { "id" : "ITEM-2", "itemData" : { "author" : [ { "dropping-particle" : "", "family" : "Bindoff", "given" : "Nathaniel L.", "non-dropping-particle" : "", "parse-names" : false, "suffix" : "" }, { "dropping-particle" : "", "family" : "Cheung", "given" : "William W. L.", "non-dropping-particle" : "", "parse-names" : false, "suffix" : "" }, { "dropping-particle" : "", "family" : "Kairo", "given" : "James G.", "non-dropping-particle" : "", "parse-names" : false, "suffix" : "" }, { "dropping-particle" : "", "family" : "Aristegui", "given" : "J.", "non-dropping-particle" : "", "parse-names" : false, "suffix" : "" }, { "dropping-particle" : "", "family" : "Guinder", "given" : "V. A.", "non-dropping-particle" : "", "parse-names" : false, "suffix" : "" }, { "dropping-particle" : "", "family" : "Hallberg", "given" : "Robert", "non-dropping-particle" : "", "parse-names" : false, "suffix" : "" }, { "dropping-particle" : "", "family" : "Hilmi", "given" : "N.", "non-dropping-particle" : "", "parse-names" : false, "suffix" : "" }, { "dropping-particle" : "", "family" : "Jiao", "given" : "N.", "non-dropping-particle" : "", "parse-names" : false, "suffix" : "" }, { "dropping-particle" : "", "family" : "Karim", "given" : "M. 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 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"chapter-number" : "5",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"ITEM-2", "issued" : { "date-parts" : [ [ "2019" ] ] }, "page" : "447-588", "publisher" : "In Press", "title" : "Changing Ocean, Marine Ecosystems, and Dependent Communities", "translator" : [ { "dropping-particle" : "", "family" : "J4959", "given" : "Rt13", "non-dropping-particle" : "", "parse-names" : false, "suffix" : "" } ], "type" : "chapter" }, "uris" : [ "http://www.mendeley.com/documents/?uuid=833dcfe0-e8a1-479c-9fb1-a7a83168913a" ] } ], "mendeley" : { "formattedCitation" : "(Rhein et al., 2013; Bindoff et al., 2019)", "plainTextFormattedCitation" : "(Rhein et al., 2013; Bindoff et al., 2019)", "previouslyFormattedCitation" : "(Rhein et al., 2013; Bindoff et al., 2019)" }, "properties" : { "noteIndex" : 0 }, "schema" : "https://github.com/citation-style-language/schema/raw/master/csl-citation.json" }</w:instrText>
      </w:r>
      <w:r w:rsidR="00017654">
        <w:fldChar w:fldCharType="separate"/>
      </w:r>
      <w:r w:rsidR="00393F8C">
        <w:rPr>
          <w:noProof/>
          <w:lang w:val="en-US"/>
        </w:rPr>
        <w:t>(Rhein et al., 2013; Bindoff et al., 2019)</w:t>
      </w:r>
      <w:r w:rsidR="00017654">
        <w:fldChar w:fldCharType="end"/>
      </w:r>
      <w:r w:rsidRPr="00A94BD5">
        <w:rPr>
          <w:lang w:val="en-US"/>
        </w:rPr>
        <w:t xml:space="preserve">. </w:t>
      </w:r>
      <w:r w:rsidRPr="00000B6F">
        <w:rPr>
          <w:lang w:val="en-CA"/>
        </w:rPr>
        <w:t xml:space="preserve">These </w:t>
      </w:r>
      <w:r w:rsidR="001416E0">
        <w:rPr>
          <w:lang w:val="en-CA"/>
        </w:rPr>
        <w:t>assessments are consistent with</w:t>
      </w:r>
      <w:r w:rsidR="00017654">
        <w:rPr>
          <w:lang w:val="en-CA"/>
        </w:rPr>
        <w:t xml:space="preserve"> recent studies assessed in Section 7.2 and </w:t>
      </w:r>
      <w:r w:rsidR="00A47AC6">
        <w:rPr>
          <w:lang w:val="en-CA"/>
        </w:rPr>
        <w:t xml:space="preserve">Cross-Chapter </w:t>
      </w:r>
      <w:r w:rsidR="00017654">
        <w:rPr>
          <w:lang w:val="en-CA"/>
        </w:rPr>
        <w:t>Box 9.1</w:t>
      </w:r>
      <w:r w:rsidR="001416E0">
        <w:rPr>
          <w:lang w:val="en-CA"/>
        </w:rPr>
        <w:t>, which find that</w:t>
      </w:r>
      <w:r w:rsidR="00017654">
        <w:rPr>
          <w:lang w:val="en-CA"/>
        </w:rPr>
        <w:t xml:space="preserve"> 9</w:t>
      </w:r>
      <w:r w:rsidR="00C720F2">
        <w:rPr>
          <w:lang w:val="en-CA"/>
        </w:rPr>
        <w:t>1</w:t>
      </w:r>
      <w:r w:rsidR="00017654">
        <w:rPr>
          <w:lang w:val="en-CA"/>
        </w:rPr>
        <w:t xml:space="preserve">% of the observed change in </w:t>
      </w:r>
      <w:r w:rsidR="00FF6215">
        <w:rPr>
          <w:lang w:val="en-CA"/>
        </w:rPr>
        <w:t>E</w:t>
      </w:r>
      <w:r w:rsidR="00017654">
        <w:rPr>
          <w:lang w:val="en-CA"/>
        </w:rPr>
        <w:t xml:space="preserve">arth’s total energy from 1971 to 2018 </w:t>
      </w:r>
      <w:r w:rsidR="001416E0">
        <w:rPr>
          <w:lang w:val="en-CA"/>
        </w:rPr>
        <w:t>wa</w:t>
      </w:r>
      <w:r w:rsidR="00017654">
        <w:rPr>
          <w:lang w:val="en-CA"/>
        </w:rPr>
        <w:t>s stored in the ocean</w:t>
      </w:r>
      <w:r w:rsidR="00C308F7">
        <w:rPr>
          <w:lang w:val="en-CA"/>
        </w:rPr>
        <w:t xml:space="preserve"> </w:t>
      </w:r>
      <w:r w:rsidR="00C308F7">
        <w:rPr>
          <w:lang w:val="en-CA"/>
        </w:rPr>
        <w:fldChar w:fldCharType="begin" w:fldLock="1"/>
      </w:r>
      <w:r w:rsidR="00E719C0">
        <w:rPr>
          <w:lang w:val="en-CA"/>
        </w:rPr>
        <w:instrText>ADDIN CSL_CITATION { "citationItems" : [ { "id" : "ITEM-1", "itemData" : { "DOI" : "10.5194/essd-12-2013-2020", "author" : [ { "dropping-particle" : "", "family" : "Schuckmann", "given" : "K", "non-dropping-particle" : "von", "parse-names" : false, "suffix" : "" }, { "dropping-particle" : "", "family" : "Cheng", "given" : "L", "non-dropping-particle" : "", "parse-names" : false, "suffix" : "" }, { "dropping-particle" : "", "family" : "Palmer", "given" : "M D", "non-dropping-particle" : "", "parse-names" : false, "suffix" : "" }, { "dropping-particle" : "", "family" : "Hansen", "given" : "J", "non-dropping-particle" : "", "parse-names" : false, "suffix" : "" }, { "dropping-particle" : "", "family" : "Tassone", "given" : "C", "non-dropping-particle" : "", "parse-names" : false, "suffix" : "" }, { "dropping-particle" : "", "family" : "Aich", "given" : "V", "non-dropping-particle" : "", "parse-names" : false, "suffix" : "" }, { "dropping-particle" : "", "family" : "Adusumilli", "given" : "S", "non-dropping-particle" : "", "parse-names" : false, "suffix" : "" }, { "dropping-particle" : "", "family" : "Beltrami", "given" : "H", "non-dropping-particle" : "", "parse-names" : false, "suffix" : "" }, { "dropping-particle" : "", "family" : "Boyer", "given" : "T", "non-dropping-particle" : "", "parse-names" : false, "suffix" : "" }, { "dropping-particle" : "", "family" : "Cuesta-Valero", "given" : "F J", "non-dropping-particle" : "", "parse-names" : false, "suffix" : "" }, { "dropping-particle" : "", "family" : "Desbruy\u00e8res", "given" : "D", "non-dropping-particle" : "", "parse-names" : false, "suffix" : "" }, { "dropping-particle" : "", "family" : "Domingues", "given" : "C", "non-dropping-particle" : "", "parse-names" : false, "suffix" : "" }, { "dropping-particle" : "", "family" : "Garc\\'\\ia-Garc\\'\\ia", "given" : "A", "non-dropping-particle" : "", "parse-names" : false, "suffix" : "" }, { "dropping-particle" : "", "family" : "Gentine", "given" : "P", "non-dropping-particle" : "", "parse-names" : false, "suffix" : "" }, { "dropping-particle" : "", "family" : "Gilson", "given" : "J", "non-dropping-particle" : "", "parse-names" : false, "suffix" : "" }, { "dropping-particle" : "", "family" : "Gorfer", "given" : "M", "non-dropping-particle" : "", "parse-names" : false, "suffix" : "" }, { "dropping-particle" : "", "family" : "Haimberger", "given" : "L", "non-dropping-particle" : "", "parse-names" : false, "suffix" : "" }, { "dropping-particle" : "", "family" : "Ishii", "given" : "M", "non-dropping-particle" : "", "parse-names" : false, "suffix" : "" }, { "dropping-particle" : "", "family" : "Johnson", "given" : "G C", "non-dropping-particle" : "", "parse-names" : false, "suffix" : "" }, { "dropping-particle" : "", "family" : "Killick", "given" : "R", "non-dropping-particle" : "", "parse-names" : false, "suffix" : "" }, { "dropping-particle" : "", "family" : "King", "given" : "B A", "non-dropping-particle" : "", "parse-names" : false, "suffix" : "" }, { "dropping-particle" : "", "family" : "Kirchengast", "given" : "G", "non-dropping-particle" : "", "parse-names" : false, "suffix" : "" }, { "dropping-particle" : "", "family" : "Kolodziejczyk", "given" : "N", "non-dropping-particle" : "", "parse-names" : false, "suffix" : "" }, { "dropping-particle" : "", "family" : "Lyman", "given" : "J", "non-dropping-particle" : "", "parse-names" : false, "suffix" : "" }, { "dropping-particle" : "", "family" : "Marzeion", "given" : "B", "non-dropping-particle" : "", "parse-names" : false, "suffix" : "" }, { "dropping-particle" : "", "family" : "Mayer", "given" : "M", "non-dropping-particle" : "", "parse-names" : false, "suffix" : "" }, { "dropping-particle" : "", "family" : "Monier", "given" : "M", "non-dropping-particle" : "", "parse-names" : false, "suffix" : "" }, { "dropping-particle" : "", "family" : "Monselesan", "given" : "D P", "non-dropping-particle" : "", "parse-names" : false, "suffix" : "" }, { "dropping-particle" : "", "family" : "Purkey", "given" : "S", "non-dropping-particle" : "", "parse-names" : false, "suffix" : "" }, { "dropping-particle" : "", "family" : "Roemmich", "given" : "D", "non-dropping-particle" : "", "parse-names" : false, "suffix" : "" }, { "dropping-particle" : "", "family" : "Schweiger", "given" : "A", "non-dropping-particle" : "", "parse-names" : false, "suffix" : "" }, { "dropping-particle" : "", "family" : "Seneviratne", "given" : "S I", "non-dropping-particle" : "", "parse-names" : false, "suffix" : "" }, { "dropping-particle" : "", "family" : "Shepherd", "given" : "A", "non-dropping-particle" : "", "parse-names" : false, "suffix" : "" }, { "dropping-particle" : "", "family" : "Slater", "given" : "D A", "non-dropping-particle" : "", "parse-names" : false, "suffix" : "" }, { "dropping-particle" : "", "family" : "Steiner", "given" : "A K", "non-dropping-particle" : "", "parse-names" : false, "suffix" : "" }, { "dropping-particle" : "", "family" : "Straneo", "given" : "F", "non-dropping-particle" : "", "parse-names" : false, "suffix" : "" }, { "dropping-particle" : "", "family" : "Timmermans", "given" : "M.-L.", "non-dropping-particle" : "", "parse-names" : false, "suffix" : "" }, { "dropping-particle" : "", "family" : "Wijffels", "given" : "S E", "non-dropping-particle" : "", "parse-names" : false, "suffix" : "" } ], "container-title" : "Earth System Science Data", "id" : "ITEM-1", "issue" : "3", "issued" : { "date-parts" : [ [ "2020" ] ] }, "page" : "2013-2041", "title" : "Heat stored in the Earth system: where does the energy go?", "translator" : [ { "dropping-particle" : "", "family" : "J6917", "given" : "", "non-dropping-particle" : "", "parse-names" : false, "suffix" : "" } ], "type" : "article-journal", "volume" : "12" }, "uris" : [ "http://www.mendeley.com/documents/?uuid=52229e4b-54fa-45d5-a606-56454f521e13" ] } ], "mendeley" : { "formattedCitation" : "(von Schuckmann et al., 2020)", "plainTextFormattedCitation" : "(von Schuckmann et al., 2020)", "previouslyFormattedCitation" : "(von Schuckmann et al., 2020)" }, "properties" : { "noteIndex" : 0 }, "schema" : "https://github.com/citation-style-language/schema/raw/master/csl-citation.json" }</w:instrText>
      </w:r>
      <w:r w:rsidR="00C308F7">
        <w:rPr>
          <w:lang w:val="en-CA"/>
        </w:rPr>
        <w:fldChar w:fldCharType="separate"/>
      </w:r>
      <w:r w:rsidR="00393F8C">
        <w:rPr>
          <w:noProof/>
          <w:lang w:val="en-CA"/>
        </w:rPr>
        <w:t>(von Schuckmann et al., 2020)</w:t>
      </w:r>
      <w:r w:rsidR="00C308F7">
        <w:rPr>
          <w:lang w:val="en-CA"/>
        </w:rPr>
        <w:fldChar w:fldCharType="end"/>
      </w:r>
      <w:r w:rsidRPr="00E457C1">
        <w:rPr>
          <w:lang w:val="en-US"/>
        </w:rPr>
        <w:t xml:space="preserve">. The AR5 concluded that anthropogenic forcing has </w:t>
      </w:r>
      <w:r w:rsidRPr="00E457C1">
        <w:rPr>
          <w:i/>
          <w:lang w:val="en-US"/>
        </w:rPr>
        <w:t>very likely</w:t>
      </w:r>
      <w:r w:rsidRPr="00E457C1">
        <w:rPr>
          <w:lang w:val="en-US"/>
        </w:rPr>
        <w:t xml:space="preserve"> made a substantial contribution to ocean warming</w:t>
      </w:r>
      <w:r w:rsidR="001416E0" w:rsidRPr="00E457C1">
        <w:rPr>
          <w:lang w:val="en-US"/>
        </w:rPr>
        <w:t xml:space="preserve"> above 700 m</w:t>
      </w:r>
      <w:r w:rsidR="00017654" w:rsidRPr="00E457C1">
        <w:rPr>
          <w:lang w:val="en-US"/>
        </w:rPr>
        <w:t>, whereas</w:t>
      </w:r>
      <w:r w:rsidRPr="00E457C1">
        <w:rPr>
          <w:lang w:val="en-US"/>
        </w:rPr>
        <w:t xml:space="preserve"> </w:t>
      </w:r>
      <w:r w:rsidR="00017654" w:rsidRPr="00E457C1">
        <w:rPr>
          <w:lang w:val="en-US"/>
        </w:rPr>
        <w:t>b</w:t>
      </w:r>
      <w:r w:rsidRPr="00E457C1">
        <w:rPr>
          <w:lang w:val="en-US"/>
        </w:rPr>
        <w:t>elow 700 m, limited measurements restricted the assessment of</w:t>
      </w:r>
      <w:r w:rsidR="008500A5" w:rsidRPr="00E457C1">
        <w:rPr>
          <w:lang w:val="en-US"/>
        </w:rPr>
        <w:t xml:space="preserve"> ocean heat content</w:t>
      </w:r>
      <w:r w:rsidRPr="00E457C1">
        <w:rPr>
          <w:lang w:val="en-US"/>
        </w:rPr>
        <w:t xml:space="preserve"> changes in AR5 and prevented a robust comparison between observations and models</w:t>
      </w:r>
      <w:r w:rsidR="00111E3F" w:rsidRPr="00E457C1">
        <w:rPr>
          <w:lang w:val="en-US"/>
        </w:rPr>
        <w:t xml:space="preserve"> </w:t>
      </w:r>
      <w:r w:rsidR="00111E3F">
        <w:rPr>
          <w:rFonts w:cs="Times New Roman"/>
          <w:noProof/>
        </w:rPr>
        <w:fldChar w:fldCharType="begin" w:fldLock="1"/>
      </w:r>
      <w:r w:rsidR="00D33CB6">
        <w:rPr>
          <w:rFonts w:cs="Times New Roman"/>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"manualFormatting" : "(Bindoff et al., 2013)", "plainTextFormattedCitation" : "(Bindoff et al., 2013)", "previouslyFormattedCitation" : "(Bindoff et al., 2013)" }, "properties" : { "noteIndex" : 0 }, "schema" : "https://github.com/citation-style-language/schema/raw/master/csl-citation.json" }</w:instrText>
      </w:r>
      <w:r w:rsidR="00111E3F">
        <w:rPr>
          <w:rFonts w:cs="Times New Roman"/>
          <w:noProof/>
        </w:rPr>
        <w:fldChar w:fldCharType="separate"/>
      </w:r>
      <w:r w:rsidR="00393F8C">
        <w:rPr>
          <w:rFonts w:cs="Times New Roman"/>
          <w:noProof/>
          <w:lang w:val="en-US"/>
        </w:rPr>
        <w:t>(Bindoff et al., 2013)</w:t>
      </w:r>
      <w:r w:rsidR="00111E3F">
        <w:rPr>
          <w:rFonts w:cs="Times New Roman"/>
          <w:noProof/>
        </w:rPr>
        <w:fldChar w:fldCharType="end"/>
      </w:r>
      <w:r w:rsidRPr="00E457C1">
        <w:rPr>
          <w:lang w:val="en-US"/>
        </w:rPr>
        <w:t>.</w:t>
      </w:r>
    </w:p>
    <w:p w14:paraId="12DB9334" w14:textId="77777777" w:rsidR="009F594A" w:rsidRPr="00E457C1" w:rsidRDefault="009F594A" w:rsidP="009F594A">
      <w:pPr>
        <w:pStyle w:val="AR6BodyText"/>
        <w:rPr>
          <w:lang w:val="en-US"/>
        </w:rPr>
      </w:pPr>
    </w:p>
    <w:p w14:paraId="1367963D" w14:textId="1CB33A46" w:rsidR="009F594A" w:rsidRPr="00E457C1" w:rsidRDefault="00017654" w:rsidP="009F594A">
      <w:pPr>
        <w:pStyle w:val="AR6BodyText"/>
        <w:rPr>
          <w:lang w:val="en-US"/>
        </w:rPr>
      </w:pPr>
      <w:r w:rsidRPr="00E457C1">
        <w:rPr>
          <w:lang w:val="en-US"/>
        </w:rPr>
        <w:lastRenderedPageBreak/>
        <w:t xml:space="preserve">With the recent increase in ocean sampling by Argo to 2000 m </w:t>
      </w:r>
      <w:r>
        <w:fldChar w:fldCharType="begin" w:fldLock="1"/>
      </w:r>
      <w:r w:rsidR="00E719C0">
        <w:rPr>
          <w:lang w:val="en-US"/>
        </w:rPr>
        <w:instrText>ADDIN CSL_CITATION { "citationItems" : [ { "id" : "ITEM-1", "itemData" : { "DOI" : "10.1038/nclimate2872", "ISSN" : "1758-678X", "abstract" : "Fifteen years of ocean observations with the global Argo array", "author" : [ { "dropping-particle" : "", "family" : "Riser", "given" : "Stephen C.", "non-dropping-particle" : "", "parse-names" : false, "suffix" : "" }, { "dropping-particle" : "", "family" : "Freeland", "given" : "Howard J.", "non-dropping-particle" : "", "parse-names" : false, "suffix" : "" }, { "dropping-particle" : "", "family" : "Roemmich", "given" : "Dean", "non-dropping-particle" : "", "parse-names" : false, "suffix" : "" }, { "dropping-particle" : "", "family" : "Wijffels", "given" : "Susan", "non-dropping-particle" : "", "parse-names" : false, "suffix" : "" }, { "dropping-particle" : "", "family" : "Troisi", "given" : "Ariel", "non-dropping-particle" : "", "parse-names" : false, "suffix" : "" }, { "dropping-particle" : "", "family" : "Belb\u00e9och", "given" : "Mathieu", "non-dropping-particle" : "", "parse-names" : false, "suffix" : "" }, { "dropping-particle" : "", "family" : "Gilbert", "given" : "Denis", "non-dropping-particle" : "", "parse-names" : false, "suffix" : "" }, { "dropping-particle" : "", "family" : "Xu", "given" : "Jianping", "non-dropping-particle" : "", "parse-names" : false, "suffix" : "" }, { "dropping-particle" : "", "family" : "Pouliquen", "given" : "Sylvie", "non-dropping-particle" : "", "parse-names" : false, "suffix" : "" }, { "dropping-particle" : "", "family" : "Thresher", "given" : "Ann", "non-dropping-particle" : "", "parse-names" : false, "suffix" : "" }, { "dropping-particle" : "", "family" : "Traon", "given" : "Pierre-Yves", "non-dropping-particle" : "Le", "parse-names" : false, "suffix" : "" }, { "dropping-particle" : "", "family" : "Maze", "given" : "Guillaume", "non-dropping-particle" : "", "parse-names" : false, "suffix" : "" }, { "dropping-particle" : "", "family" : "Klein", "given" : "Birgit", "non-dropping-particle" : "", "parse-names" : false, "suffix" : "" }, { "dropping-particle" : "", "family" : "Ravichandran", "given" : "M.", "non-dropping-particle" : "", "parse-names" : false, "suffix" : "" }, { "dropping-particle" : "", "family" : "Grant", "given" : "Fiona", "non-dropping-particle" : "", "parse-names" : false, "suffix" : "" }, { "dropping-particle" : "", "family" : "Poulain", "given" : "Pierre-Marie", "non-dropping-particle" : "", "parse-names" : false, "suffix" : "" }, { "dropping-particle" : "", "family" : "Suga", "given" : "Toshio", "non-dropping-particle" : "", "parse-names" : false, "suffix" : "" }, { "dropping-particle" : "", "family" : "Lim", "given" : "Byunghwan", "non-dropping-particle" : "", "parse-names" : false, "suffix" : "" }, { "dropping-particle" : "", "family" : "Sterl", "given" : "Andreas", "non-dropping-particle" : "", "parse-names" : false, "suffix" : "" }, { "dropping-particle" : "", "family" : "Sutton", "given" : "Philip", "non-dropping-particle" : "", "parse-names" : false, "suffix" : "" }, { "dropping-particle" : "", "family" : "Mork", "given" : "Kjell-Arne", "non-dropping-particle" : "", "parse-names" : false, "suffix" : "" }, { "dropping-particle" : "", "family" : "V\u00e9lez-Belch\u00ed", "given" : "Pedro Joaqu\u00edn", "non-dropping-particle" : "", "parse-names" : false, "suffix" : "" }, { "dropping-particle" : "", "family" : "Ansorge", "given" : "Isabelle", "non-dropping-particle" : "", "parse-names" : false, "suffix" : "" }, { "dropping-particle" : "", "family" : "King", "given" : "Brian", "non-dropping-particle" : "", "parse-names" : false, "suffix" : "" }, { "dropping-particle" : "", "family" : "Turton", "given" : "Jon", "non-dropping-particle" : "", "parse-names" : false, "suffix" : "" }, { "dropping-particle" : "", "family" : "Baringer", "given" : "Molly", "non-dropping-particle" : "", "parse-names" : false, "suffix" : "" }, { "dropping-particle" : "", "family" : "Jayne", "given" : "Steven R.", "non-dropping-particle" : "", "parse-names" : false, "suffix" : "" } ], "container-title" : "Nature Climate Change", "id" : "ITEM-1", "issue" : "2", "issued" : { "date-parts" : [ [ "2016", "2", "1" ] ] }, "page" : "145-153", "publisher" : "Nature Publishing Group", "title" : "Fifteen years of ocean observations with the global Argo array", "translator" : [ { "dropping-particle" : "", "family" : "J4359", "given" : "", "non-dropping-particle" : "", "parse-names" : false, "suffix" : "" } ], "type" : "article-journal", "volume" : "6" }, "uris" : [ "http://www.mendeley.com/documents/?uuid=743958fe-a635-37ac-8a59-ddc66790f4e8" ] }, { "id" : "ITEM-2", "itemData" : { "DOI" : "10.1038/nclimate2513", "ISBN" : "1758-678X", "ISSN" : "17586798", "abstract" : "Increasing heat content of the global ocean dominates the energy imbalance in the climate system. Here we show that ocean heat gain over the 0-2,000 m layer continued at a rate of 0.4-0.6 W m-2 during 2006-2013. The depth dependence and spatial structure of temperature changes are described on the basis of the Argo Program's accurate and spatially homogeneous data set, through comparison of three Argo-only analyses. Heat gain was divided equally between upper ocean, 0-500 m and 500-2,000 m components. Surface temperature and upper 100 m heat content tracked interannual El Ni\u00f1o/Southern Oscillation fluctuations, but were offset by opposing variability from 100-500 m. The net 0-500 m global average temperature warmed by 0.005 \u00b0C yr -. Between 500 and 2,000 m steadier warming averaged 0.002 \u00b0C yr - with a broad intermediate-depth maximum between 700 and 1,400 m. Most of the heat gain (67 to 98%) occurred in the Southern Hemisphere extratropical ocean. Although this hemispheric asymmetry is consistent with inhomogeneity of radiative forcing and the greater area of the Southern Hemisphere ocean, ocean dynamics also influence regional patterns of heat gain.", "author" : [ { "dropping-particle" : "", "family" : "Roemmich", "given" : "Dean", "non-dropping-particle" : "", "parse-names" : false, "suffix" : "" }, { "dropping-particle" : "", "family" : "Church", "given" : "John", "non-dropping-particle" : "", "parse-names" : false, "suffix" : "" }, { "dropping-particle" : "", "family" : "Gilson", "given" : "John", "non-dropping-particle" : "", "parse-names" : false, "suffix" : "" }, { "dropping-particle" : "", "family" : "Monselesan", "given" : "Didier", "non-dropping-particle" : "", "parse-names" : false, "suffix" : "" }, { "dropping-particle" : "", "family" : "Sutton", "given" : "Philip", "non-dropping-particle" : "", "parse-names" : false, "suffix" : "" }, { "dropping-particle" : "", "family" : "Wijffels", "given" : "Susan", "non-dropping-particle" : "", "parse-names" : false, "suffix" : "" } ], "container-title" : "Nature Climate Change", "id" : "ITEM-2", "issue" : "3", "issued" : { "date-parts" : [ [ "2015", "3", "2" ] ] }, "page" : "240-245", "publisher" : "Nature Publishing Group", "title" : "Unabated planetary warming and its ocean structure since 2006", "translator" : [ { "dropping-particle" : "", "family" : "J6006", "given" : "", "non-dropping-particle" : "", "parse-names" : false, "suffix" : "" } ], "type" : "article-journal", "volume" : "5" }, "uris" : [ "http://www.mendeley.com/documents/?uuid=74369913-c297-48db-90b8-a4e1cfbc1804" ] }, { "id" : "ITEM-3", "itemData" : { "DOI" : "10.1038/nclimate2876", "ISSN" : "17586798", "abstract" : "The current Earth's energy imbalance (EEI) is mostly caused by human activity, and is driving global warming. The absolute value of EEI represents the most fundamental metric defining the status of global climate change, and will be more useful than using global surface temperature. EEI can best be estimated from changes in ocean heat content, complemented by radiation measurements from space. Sustained observations from the Argo array of autonomous profiling floats and further development of the ocean observing system to sample the deep ocean, marginal seas and sea ice regions are crucial to refining future estimates of EEI. Combining multiple measurements in an optimal way holds considerable promise for estimating EEI and thus assessing the status of global climate change, improving climate syntheses and models, and testing the effectiveness of mitigation actions. Progress can be achieved with a concerted international effort.", "author" : [ { "dropping-particle" : "", "family" : "Schuckmann", "given" : "K.", "non-dropping-particle" : "von", "parse-names" : false, "suffix" : "" }, { "dropping-particle" : "", "family" : "Palmer", "given" : "M. D.", "non-dropping-particle" : "", "parse-names" : false, "suffix" : "" }, { "dropping-particle" : "", "family" : "Trenberth", "given" : "K. E.", "non-dropping-particle" : "", "parse-names" : false, "suffix" : "" }, { "dropping-particle" : "", "family" : "Cazenave", "given" : "A.", "non-dropping-particle" : "", "parse-names" : false, "suffix" : "" }, { "dropping-particle" : "", "family" : "Chambers", "given" : "D.", "non-dropping-particle" : "", "parse-names" : false, "suffix" : "" }, { "dropping-particle" : "", "family" : "Champollion", "given" : "N.", "non-dropping-particle" : "", "parse-names" : false, "suffix" : "" }, { "dropping-particle" : "", "family" : "Hansen", "given" : "J.", "non-dropping-particle" : "", "parse-names" : false, "suffix" : "" }, { "dropping-particle" : "", "family" : "Josey", "given" : "S. A.", "non-dropping-particle" : "", "parse-names" : false, "suffix" : "" }, { "dropping-particle" : "", "family" : "Loeb", "given" : "N.", "non-dropping-particle" : "", "parse-names" : false, "suffix" : "" }, { "dropping-particle" : "", "family" : "Mathieu", "given" : "P. P.", "non-dropping-particle" : "", "parse-names" : false, "suffix" : "" }, { "dropping-particle" : "", "family" : "Meyssignac", "given" : "B.", "non-dropping-particle" : "", "parse-names" : false, "suffix" : "" }, { "dropping-particle" : "", "family" : "Wild", "given" : "M.", "non-dropping-particle" : "", "parse-names" : false, "suffix" : "" } ], "container-title" : "Nature Climate Change", "id" : "ITEM-3", "issue" : "2", "issued" : { "date-parts" : [ [ "2016", "2", "1" ] ] }, "page" : "138-144", "title" : "An imperative to monitor Earth's energy imbalance", "translator" : [ { "dropping-particle" : "", "family" : "J4463", "given" : "", "non-dropping-particle" : "", "parse-names" : false, "suffix" : "" } ], "type" : "article-journal", "volume" : "6" }, "uris" : [ "http://www.mendeley.com/documents/?uuid=1ed9ea94-8646-4736-8e35-6447bc02ccf8" ] } ], "mendeley" : { "formattedCitation" : "(Roemmich et al., 2015; Riser et al., 2016; von Schuckmann et al., 2016)", "plainTextFormattedCitation" : "(Roemmich et al., 2015; Riser et al., 2016; von Schuckmann et al., 2016)", "previouslyFormattedCitation" : "(Roemmich et al., 2015; Riser et al., 2016; von Schuckmann et al., 2016)" }, "properties" : { "noteIndex" : 0 }, "schema" : "https://github.com/citation-style-language/schema/raw/master/csl-citation.json" }</w:instrText>
      </w:r>
      <w:r>
        <w:fldChar w:fldCharType="separate"/>
      </w:r>
      <w:r w:rsidR="00393F8C">
        <w:rPr>
          <w:noProof/>
          <w:lang w:val="en-US"/>
        </w:rPr>
        <w:t>(Roemmich et al., 2015; Riser et al., 2016; von Schuckmann et al., 2016)</w:t>
      </w:r>
      <w:r>
        <w:fldChar w:fldCharType="end"/>
      </w:r>
      <w:r w:rsidRPr="00E457C1">
        <w:rPr>
          <w:lang w:val="en-US"/>
        </w:rPr>
        <w:t xml:space="preserve"> and the resulting improvements in estimates of ocean heat content </w:t>
      </w:r>
      <w:r w:rsidR="00C308F7">
        <w:fldChar w:fldCharType="begin" w:fldLock="1"/>
      </w:r>
      <w:r w:rsidR="007F62B7">
        <w:rPr>
          <w:lang w:val="en-US"/>
        </w:rPr>
        <w:instrText>ADDIN CSL_CITATION { "citationItems" : [ { "id" : "ITEM-1", "itemData" : { "DOI" : "10.1002/rog.20022", "ISBN" : "87551209", "ISSN" : "87551209", "abstract" : "The evolution of ocean temperature measurement systems is presented with a focus on the development and accuracy of two critical devices in use today (expendable bathythermographs and conductivity-temperature-depth instruments used on Argo floats). A detailed discussion of the accuracy of these devices and a projection of the future of ocean temperature measurements are provided. The accuracy of ocean temperature measurements is discussed in detail in the context of ocean heat content, Earth's energy imbalance, and thermosteric sea level rise. Up-to-date estimates are provided for these three important quantities. The total energy imbalance at the top of atmosphere is best assessed by taking an inventory of changes in energy storage. The main storage is in the ocean, the latest values of which are presented. Furthermore, despite differences in measurement methods and analysis techniques, multiple studies show that there has been a multidecadal increase in the heat content of both the upper and deep ocean regions, which reflects the impact of anthropogenic warming. With respect to sea level rise, mutually reinforcing information from tide gauges and radar altimetry shows that presently, sea level is rising at approximately 3 mm yr\u22121 with contributions from both thermal expansion and mass accumulation from ice melt. The latest data for thermal expansion sea level rise are included here and analyzed.", "author" : [ { "dropping-particle" : "", "family" : "Abraham", "given" : "J. P.", "non-dropping-particle" : "", "parse-names" : false, "suffix" : "" }, { "dropping-particle" : "", "family" : "Baringer", "given" : "M.", "non-dropping-particle" : "", "parse-names" : false, "suffix" : "" }, { "dropping-particle" : "", "family" : "Bindoff", "given" : "N. L.", "non-dropping-particle" : "", "parse-names" : false, "suffix" : "" }, { "dropping-particle" : "", "family" : "Boyer", "given" : "T.", "non-dropping-particle" : "", "parse-names" : false, "suffix" : "" }, { "dropping-particle" : "", "family" : "Cheng", "given" : "L. J.", "non-dropping-particle" : "", "parse-names" : false, "suffix" : "" }, { "dropping-particle" : "", "family" : "Church", "given" : "J. A.", "non-dropping-particle" : "", "parse-names" : false, "suffix" : "" }, { "dropping-particle" : "", "family" : "Conroy", "given" : "J. L.", "non-dropping-particle" : "", "parse-names" : false, "suffix" : "" }, { "dropping-particle" : "", "family" : "Domingues", "given" : "C. M.", "non-dropping-particle" : "", "parse-names" : false, "suffix" : "" }, { "dropping-particle" : "", "family" : "Fasullo", "given" : "J. T.", "non-dropping-particle" : "", "parse-names" : false, "suffix" : "" }, { "dropping-particle" : "", "family" : "Gilson", "given" : "J.", "non-dropping-particle" : "", "parse-names" : false, "suffix" : "" }, { "dropping-particle" : "", "family" : "Goni", "given" : "G.", "non-dropping-particle" : "", "parse-names" : false, "suffix" : "" }, { "dropping-particle" : "", "family" : "Good", "given" : "S. A.", "non-dropping-particle" : "", "parse-names" : false, "suffix" : "" }, { "dropping-particle" : "", "family" : "Gorman", "given" : "J. M.", "non-dropping-particle" : "", "parse-names" : false, "suffix" : "" }, { "dropping-particle" : "", "family" : "Gouretski", "given" : "V.", "non-dropping-particle" : "", "parse-names" : false, "suffix" : "" }, { "dropping-particle" : "", "family" : "Ishii", "given" : "M.", "non-dropping-particle" : "", "parse-names" : false, "suffix" : "" }, { "dropping-particle" : "", "family" : "Johnson", "given" : "G. C.", "non-dropping-particle" : "", "parse-names" : false, "suffix" : "" }, { "dropping-particle" : "", "family" : "Kizu", "given" : "S.", "non-dropping-particle" : "", "parse-names" : false, "suffix" : "" }, { "dropping-particle" : "", "family" : "Lyman", "given" : "J. M.", "non-dropping-particle" : "", "parse-names" : false, "suffix" : "" }, { "dropping-particle" : "", "family" : "Macdonald", "given" : "A. M.", "non-dropping-particle" : "", "parse-names" : false, "suffix" : "" }, { "dropping-particle" : "", "family" : "Minkowycz", "given" : "W. J.", "non-dropping-particle" : "", "parse-names" : false, "suffix" : "" }, { "dropping-particle" : "", "family" : "Moffitt", "given" : "S. E.", "non-dropping-particle" : "", "parse-names" : false, "suffix" : "" }, { "dropping-particle" : "", "family" : "Palmer", "given" : "M. D.", "non-dropping-particle" : "", "parse-names" : false, "suffix" : "" }, { "dropping-particle" : "", "family" : "Piola", "given" : "A. R.", "non-dropping-particle" : "", "parse-names" : false, "suffix" : "" }, { "dropping-particle" : "", "family" : "Reseghetti", "given" : "F.", "non-dropping-particle" : "", "parse-names" : false, "suffix" : "" }, { "dropping-particle" : "", "family" : "Schuckmann", "given" : "K.", "non-dropping-particle" : "", "parse-names" : false, "suffix" : "" }, { "dropping-particle" : "", "family" : "Trenberth", "given" : "K. E.", "non-dropping-particle" : "", "parse-names" : false, "suffix" : "" }, { "dropping-particle" : "", "family" : "Velicogna", "given" : "I.", "non-dropping-particle" : "", "parse-names" : false, "suffix" : "" }, { "dropping-particle" : "", "family" : "Willis", "given" : "J. K.", "non-dropping-particle" : "", "parse-names" : false, "suffix" : "" } ], "container-title" : "Reviews of Geophysics", "id" : "ITEM-1", "issue" : "3", "issued" : { "date-parts" : [ [ "2013", "9", "1" ] ] }, "page" : "450-483", "publisher" : "Wiley-Blackwell", "title" : "A review of global ocean temperature observations: Implications for ocean heat content estimates and climate change", "translator" : [ { "dropping-particle" : "", "family" : "J4295", "given" : "", "non-dropping-particle" : "", "parse-names" : false, "suffix" : "" } ], "type" : "article-journal", "volume" : "51" }, "uris" : [ "http://www.mendeley.com/documents/?uuid=d5287044-606a-4048-93b2-351c69e8e263" ] }, { "id" : "ITEM-2", "itemData" : { "DOI" : "10.1002/grl.50382", "ISSN" : "00948276", "author" : [ { "dropping-particle" : "", "family" : "Balmaseda", "given" : "Magdalena A.", "non-dropping-particle" : "", "parse-names" : false, "suffix" : "" }, { "dropping-particle" : "", "family" : "Trenberth", "given" : "Kevin E.", "non-dropping-particle" : "", "parse-names" : false, "suffix" : "" }, { "dropping-particle" : "", "family" : "K\u00e4ll\u00e9n", "given" : "Erland", "non-dropping-particle" : "", "parse-names" : false, "suffix" : "" } ], "container-title" : "Geophysical Research Letters", "id" : "ITEM-2", "issue" : "9", "issued" : { "date-parts" : [ [ "2013", "5", "16" ] ] }, "page" : "1754-1759", "publisher" : "Wiley-Blackwell", "title" : "Distinctive climate signals in reanalysis of global ocean heat content", "translator" : [ { "dropping-particle" : "", "family" : "J4290", "given" : "", "non-dropping-particle" : "", "parse-names" : false, "suffix" : "" } ], "type" : "article-journal", "volume" : "40" }, "uris" : [ "http://www.mendeley.com/documents/?uuid=780953e9-a2dc-4502-9ac8-8633795cde09" ] }, { "id" : "ITEM-3", "itemData" : { "DOI" : "10.1126/sciadv.1601545", "ISSN" : "2375-2548", "abstract" : "Earth\u2019s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"ITEM-3", "issue" : "3", "issued" : { "date-parts" : [ [ "2017", "3", "10" ] ] }, "page" : "e1601545", "publisher" : "American Association for the Advancement of Science", "title" : "Improved estimates of ocean heat content from 1960 to 2015", "translator" : [ { "dropping-particle" : "", "family" : "J4293", "given" : "", "non-dropping-particle" : "", "parse-names" : false, "suffix" : "" } ], "type" : "article-journal", "volume" : "3" }, "uris" : [ "http://www.mendeley.com/documents/?uuid=e98c3662-1243-414a-b28d-6dde5a233eb3" ] }, { "id" : "ITEM-4", "itemData" : { "DOI" : "10.1038/nclimate2389", "ISSN" : "1758-678X", "abstract" : "The ocean stores over 90% of the heat due to anthropogenic warming. This study uses satellite observations and climate models to investigate the warming of the upper ocean (0\u2013700 m) and finds that warming is biased low, most likely because of poor Southern Hemisphere sampling. Applying adjustments results in a large increase in upper-ocean heat content estimates.", "author" : [ { "dropping-particle" : "", "family" : "Durack", "given" : "Paul J.", "non-dropping-particle" : "", "parse-names" : false, "suffix" : "" }, { "dropping-particle" : "", "family" : "Gleckler", "given" : "Peter J.", "non-dropping-particle" : "", "parse-names" : false, "suffix" : "" }, { "dropping-particle" : "", "family" : "Landerer", "given" : "Felix W.", "non-dropping-particle" : "", "parse-names" : false, "suffix" : "" }, { "dropping-particle" : "", "family" : "Taylor", "given" : "Karl E.", "non-dropping-particle" : "", "parse-names" : false, "suffix" : "" } ], "container-title" : "Nature Climate Change", "id" : "ITEM-4", "issue" : "11", "issued" : { "date-parts" : [ [ "2014", "11" ] ] }, "page" : "999-1005", "publisher" : "Nature Publishing Group", "title" : "Quantifying underestimates of long-term upper-ocean warming", "translator" : [ { "dropping-particle" : "", "family" : "J6281", "given" : "", "non-dropping-particle" : "", "parse-names" : false, "suffix" : "" } ], "type" : "article-journal", "volume" : "4" }, "uris" : [ "http://www.mendeley.com/documents/?uuid=90cd98cc-d005-4fd9-8a05-6cbe7a38b701" ] }, { "id" : "ITEM-5", "itemData" : { "DOI" : "10.5194/essd-12-2013-2020", "author" : [ { "dropping-particle" : "", "family" : "Schuckmann", "given" : "K", "non-dropping-particle" : "von", "parse-names" : false, "suffix" : "" }, { "dropping-particle" : "", "family" : "Cheng", "given" : "L", "non-dropping-particle" : "", "parse-names" : false, "suffix" : "" }, { "dropping-particle" : "", "family" : "Palmer", "given" : "M D", "non-dropping-particle" : "", "parse-names" : false, "suffix" : "" }, { "dropping-particle" : "", "family" : "Hansen", "given" : "J", "non-dropping-particle" : "", "parse-names" : false, "suffix" : "" }, { "dropping-particle" : "", "family" : "Tassone", "given" : "C", "non-dropping-particle" : "", "parse-names" : false, "suffix" : "" }, { "dropping-particle" : "", "family" : "Aich", "given" : "V", "non-dropping-particle" : "", "parse-names" : false, "suffix" : "" }, { "dropping-particle" : "", "family" : "Adusumilli", "given" : "S", "non-dropping-particle" : "", "parse-names" : false, "suffix" : "" }, { "dropping-particle" : "", "family" : "Beltrami", "given" : "H", "non-dropping-particle" : "", "parse-names" : false, "suffix" : "" }, { "dropping-particle" : "", "family" : "Boyer", "given" : "T", "non-dropping-particle" : "", "parse-names" : false, "suffix" : "" }, { "dropping-particle" : "", "family" : "Cuesta-Valero", "given" : "F J", "non-dropping-particle" : "", "parse-names" : false, "suffix" : "" }, { "dropping-particle" : "", "family" : "Desbruy\u00e8res", "given" : "D", "non-dropping-particle" : "", "parse-names" : false, "suffix" : "" }, { "dropping-particle" : "", "family" : "Domingues", "given" : "C", "non-dropping-particle" : "", "parse-names" : false, "suffix" : "" }, { "dropping-particle" : "", "family" : "Garc\\'\\ia-Garc\\'\\ia", "given" : "A", "non-dropping-particle" : "", "parse-names" : false, "suffix" : "" }, { "dropping-particle" : "", "family" : "Gentine", "given" : "P", "non-dropping-particle" : "", "parse-names" : false, "suffix" : "" }, { "dropping-particle" : "", "family" : "Gilson", "given" : "J", "non-dropping-particle" : "", "parse-names" : false, "suffix" : "" }, { "dropping-particle" : "", "family" : "Gorfer", "given" : "M", "non-dropping-particle" : "", "parse-names" : false, "suffix" : "" }, { "dropping-particle" : "", "family" : "Haimberger", "given" : "L", "non-dropping-particle" : "", "parse-names" : false, "suffix" : "" }, { "dropping-particle" : "", "family" : "Ishii", "given" : "M", "non-dropping-particle" : "", "parse-names" : false, "suffix" : "" }, { "dropping-particle" : "", "family" : "Johnson", "given" : "G C", "non-dropping-particle" : "", "parse-names" : false, "suffix" : "" }, { "dropping-particle" : "", "family" : "Killick", "given" : "R", "non-dropping-particle" : "", "parse-names" : false, "suffix" : "" }, { "dropping-particle" : "", "family" : "King", "given" : "B A", "non-dropping-particle" : "", "parse-names" : false, "suffix" : "" }, { "dropping-particle" : "", "family" : "Kirchengast", "given" : "G", "non-dropping-particle" : "", "parse-names" : false, "suffix" : "" }, { "dropping-particle" : "", "family" : "Kolodziejczyk", "given" : "N", "non-dropping-particle" : "", "parse-names" : false, "suffix" : "" }, { "dropping-particle" : "", "family" : "Lyman", "given" : "J", "non-dropping-particle" : "", "parse-names" : false, "suffix" : "" }, { "dropping-particle" : "", "family" : "Marzeion", "given" : "B", "non-dropping-particle" : "", "parse-names" : false, "suffix" : "" }, { "dropping-particle" : "", "family" : "Mayer", "given" : "M", "non-dropping-particle" : "", "parse-names" : false, "suffix" : "" }, { "dropping-particle" : "", "family" : "Monier", "given" : "M", "non-dropping-particle" : "", "parse-names" : false, "suffix" : "" }, { "dropping-particle" : "", "family" : "Monselesan", "given" : "D P", "non-dropping-particle" : "", "parse-names" : false, "suffix" : "" }, { "dropping-particle" : "", "family" : "Purkey", "given" : "S", "non-dropping-particle" : "", "parse-names" : false, "suffix" : "" }, { "dropping-particle" : "", "family" : "Roemmich", "given" : "D", "non-dropping-particle" : "", "parse-names" : false, "suffix" : "" }, { "dropping-particle" : "", "family" : "Schweiger", "given" : "A", "non-dropping-particle" : "", "parse-names" : false, "suffix" : "" }, { "dropping-particle" : "", "family" : "Seneviratne", "given" : "S I", "non-dropping-particle" : "", "parse-names" : false, "suffix" : "" }, { "dropping-particle" : "", "family" : "Shepherd", "given" : "A", "non-dropping-particle" : "", "parse-names" : false, "suffix" : "" }, { "dropping-particle" : "", "family" : "Slater", "given" : "D A", "non-dropping-particle" : "", "parse-names" : false, "suffix" : "" }, { "dropping-particle" : "", "family" : "Steiner", "given" : "A K", "non-dropping-particle" : "", "parse-names" : false, "suffix" : "" }, { "dropping-particle" : "", "family" : "Straneo", "given" : "F", "non-dropping-particle" : "", "parse-names" : false, "suffix" : "" }, { "dropping-particle" : "", "family" : "Timmermans", "given" : "M.-L.", "non-dropping-particle" : "", "parse-names" : false, "suffix" : "" }, { "dropping-particle" : "", "family" : "Wijffels", "given" : "S E", "non-dropping-particle" : "", "parse-names" : false, "suffix" : "" } ], "container-title" : "Earth System Science Data", "id" : "ITEM-5", "issue" : "3", "issued" : { "date-parts" : [ [ "2020" ] ] }, "page" : "2013-2041", "title" : "Heat stored in the Earth system: where does the energy go?", "translator" : [ { "dropping-particle" : "", "family" : "J6917", "given" : "", "non-dropping-particle" : "", "parse-names" : false, "suffix" : "" } ], "type" : "article-journal", "volume" : "12" }, "uris" : [ "http://www.mendeley.com/documents/?uuid=52229e4b-54fa-45d5-a606-56454f521e13" ] } ], "mendeley" : { "formattedCitation" : "(Abraham et al., 2013; Balmaseda et al., 2013; Durack et al., 2014a; Cheng et al., 2017; von Schuckmann et al., 2020)", "manualFormatting" : "(Abraham et al., 2013; Balmaseda et al., 2013; Durack et al., 2014b; Cheng et al., 2017; von Schuckmann et al., 2020)", "plainTextFormattedCitation" : "(Abraham et al., 2013; Balmaseda et al., 2013; Durack et al., 2014a; Cheng et al., 2017; von Schuckmann et al., 2020)", "previouslyFormattedCitation" : "(Abraham et al., 2013; Balmaseda et al., 2013; Durack et al., 2014a; Cheng et al., 2017; von Schuckmann et al., 2020)" }, "properties" : { "noteIndex" : 0 }, "schema" : "https://github.com/citation-style-language/schema/raw/master/csl-citation.json" }</w:instrText>
      </w:r>
      <w:r w:rsidR="00C308F7">
        <w:fldChar w:fldCharType="separate"/>
      </w:r>
      <w:r w:rsidR="00393F8C">
        <w:rPr>
          <w:noProof/>
          <w:lang w:val="en-US"/>
        </w:rPr>
        <w:t>(Abraham et al., 2013; Balmaseda et al., 2013; Durack et al., 2014b; Cheng et al., 2017; von Schuckmann et al., 2020)</w:t>
      </w:r>
      <w:r w:rsidR="00C308F7">
        <w:fldChar w:fldCharType="end"/>
      </w:r>
      <w:r w:rsidR="00C308F7">
        <w:rPr>
          <w:lang w:val="en-CA"/>
        </w:rPr>
        <w:t>,</w:t>
      </w:r>
      <w:r w:rsidRPr="00E457C1">
        <w:rPr>
          <w:lang w:val="en-US"/>
        </w:rPr>
        <w:t xml:space="preserve"> a more quantitative assessment of the global </w:t>
      </w:r>
      <w:r w:rsidR="008500A5" w:rsidRPr="00E457C1">
        <w:rPr>
          <w:lang w:val="en-US"/>
        </w:rPr>
        <w:t>ocean heat content</w:t>
      </w:r>
      <w:r w:rsidRPr="00E457C1">
        <w:rPr>
          <w:lang w:val="en-US"/>
        </w:rPr>
        <w:t xml:space="preserve"> changes that extends into the intermediate ocean (700</w:t>
      </w:r>
      <w:del w:id="2098" w:author="Sara M Tuson" w:date="2021-06-24T11:01:00Z">
        <w:r w:rsidR="008625E7" w:rsidRPr="00E457C1" w:rsidDel="00D269C7">
          <w:rPr>
            <w:lang w:val="en-US"/>
          </w:rPr>
          <w:delText>-</w:delText>
        </w:r>
      </w:del>
      <w:ins w:id="2099" w:author="Sara M Tuson" w:date="2021-06-24T11:01:00Z">
        <w:r w:rsidR="00D269C7">
          <w:rPr>
            <w:lang w:val="en-US"/>
          </w:rPr>
          <w:t>–</w:t>
        </w:r>
      </w:ins>
      <w:r w:rsidRPr="00E457C1">
        <w:rPr>
          <w:lang w:val="en-US"/>
        </w:rPr>
        <w:t>2000 m) over the more recent period (from 2005 to the present</w:t>
      </w:r>
      <w:del w:id="2100" w:author="Ian Blenkinsop" w:date="2021-07-13T12:14:00Z">
        <w:r w:rsidRPr="00E457C1" w:rsidDel="00BD56AA">
          <w:rPr>
            <w:lang w:val="en-US"/>
          </w:rPr>
          <w:delText xml:space="preserve">) </w:delText>
        </w:r>
      </w:del>
      <w:ins w:id="2101" w:author="Ian Blenkinsop" w:date="2021-07-13T12:14:00Z">
        <w:r w:rsidR="00BD56AA">
          <w:rPr>
            <w:lang w:val="en-US"/>
          </w:rPr>
          <w:t>;</w:t>
        </w:r>
        <w:r w:rsidR="00BD56AA" w:rsidRPr="00E457C1">
          <w:rPr>
            <w:lang w:val="en-US"/>
          </w:rPr>
          <w:t xml:space="preserve"> </w:t>
        </w:r>
      </w:ins>
      <w:r>
        <w:fldChar w:fldCharType="begin" w:fldLock="1"/>
      </w:r>
      <w:r w:rsidR="002D1890">
        <w:rPr>
          <w:lang w:val="en-US"/>
        </w:rPr>
        <w:instrText>ADDIN CSL_CITATION { "citationItems" : [ { "id" : "ITEM-1", "itemData" : { "DOI" : "10.5670/oceanog.2018.227", "ISSN" : "10428275", "author" : [ { "dropping-particle" : "", "family" : "Durack", "given" : "Paul J.", "non-dropping-particle" : "", "parse-names" : false, "suffix" : "" }, { "dropping-particle" : "", "family" : "Gleckler", "given" : "Peter J.", "non-dropping-particle" : "", "parse-names" : false, "suffix" : "" }, { "dropping-particle" : "", "family" : "Purkey", "given" : "Sarah G.", "non-dropping-particle" : "", "parse-names" : false, "suffix" : "" }, { "dropping-particle" : "", "family" : "Johnson", "given" : "Gregory C.", "non-dropping-particle" : "", "parse-names" : false, "suffix" : "" }, { "dropping-particle" : "", "family" : "Lyman", "given" : "John M.", "non-dropping-particle" : "", "parse-names" : false, "suffix" : "" }, { "dropping-particle" : "", "family" : "Boyer", "given" : "Tim P.", "non-dropping-particle" : "", "parse-names" : false, "suffix" : "" } ], "container-title" : "Oceanography", "id" : "ITEM-1", "issue" : "2", "issued" : { "date-parts" : [ [ "2018", "6", "1" ] ] }, "page" : "41-51", "title" : "Ocean Warming: From the Surface to the Deep in Observations and Models", "translator" : [ { "dropping-particle" : "", "family" : "J6377", "given" : "", "non-dropping-particle" : "", "parse-names" : false, "suffix" : "" } ], "type" : "article-journal", "volume" : "31" }, "uris" : [ "http://www.mendeley.com/documents/?uuid=b54751aa-796e-4fd4-be83-50ae731177db" ] } ], "mendeley" : { "formattedCitation" : "(Durack et al., 2018)", "manualFormatting" : "Durack et al., 2018)", "plainTextFormattedCitation" : "(Durack et al., 2018)", "previouslyFormattedCitation" : "(Durack et al., 2018)" }, "properties" : { "noteIndex" : 0 }, "schema" : "https://github.com/citation-style-language/schema/raw/master/csl-citation.json" }</w:instrText>
      </w:r>
      <w:r>
        <w:fldChar w:fldCharType="separate"/>
      </w:r>
      <w:del w:id="2102" w:author="Ian Blenkinsop" w:date="2021-07-13T12:14:00Z">
        <w:r w:rsidR="00393F8C" w:rsidDel="00BD56AA">
          <w:rPr>
            <w:noProof/>
            <w:lang w:val="en-US"/>
          </w:rPr>
          <w:delText>(</w:delText>
        </w:r>
      </w:del>
      <w:r w:rsidR="00393F8C">
        <w:rPr>
          <w:noProof/>
          <w:lang w:val="en-US"/>
        </w:rPr>
        <w:t>Durack et al., 2018)</w:t>
      </w:r>
      <w:r>
        <w:fldChar w:fldCharType="end"/>
      </w:r>
      <w:r w:rsidRPr="00E457C1">
        <w:rPr>
          <w:lang w:val="en-US"/>
        </w:rPr>
        <w:t xml:space="preserve"> </w:t>
      </w:r>
      <w:r w:rsidR="004707F6" w:rsidRPr="00E457C1">
        <w:rPr>
          <w:lang w:val="en-US"/>
        </w:rPr>
        <w:t xml:space="preserve">can </w:t>
      </w:r>
      <w:r w:rsidRPr="00E457C1">
        <w:rPr>
          <w:lang w:val="en-US"/>
        </w:rPr>
        <w:t xml:space="preserve">be performed. </w:t>
      </w:r>
      <w:r w:rsidR="009F594A" w:rsidRPr="00E457C1">
        <w:rPr>
          <w:lang w:val="en-US"/>
        </w:rPr>
        <w:t xml:space="preserve">Observed </w:t>
      </w:r>
      <w:r w:rsidR="008500A5" w:rsidRPr="00E457C1">
        <w:rPr>
          <w:lang w:val="en-US"/>
        </w:rPr>
        <w:t>ocean heat content</w:t>
      </w:r>
      <w:r w:rsidR="009F594A" w:rsidRPr="00E457C1">
        <w:rPr>
          <w:lang w:val="en-US"/>
        </w:rPr>
        <w:t xml:space="preserve"> changes are discussed in Section 2.3.3.1, where it is reported that it is </w:t>
      </w:r>
      <w:r w:rsidR="009F594A" w:rsidRPr="00E457C1">
        <w:rPr>
          <w:i/>
          <w:iCs/>
          <w:lang w:val="en-US"/>
        </w:rPr>
        <w:t>virtually certain</w:t>
      </w:r>
      <w:r w:rsidR="009F594A" w:rsidRPr="00E457C1">
        <w:rPr>
          <w:lang w:val="en-US"/>
        </w:rPr>
        <w:t xml:space="preserve"> that the global upper ocean (0</w:t>
      </w:r>
      <w:del w:id="2103" w:author="Sara M Tuson" w:date="2021-06-24T11:01:00Z">
        <w:r w:rsidR="009F594A" w:rsidRPr="00E457C1" w:rsidDel="00D269C7">
          <w:rPr>
            <w:lang w:val="en-US"/>
          </w:rPr>
          <w:delText>-</w:delText>
        </w:r>
      </w:del>
      <w:ins w:id="2104" w:author="Sara M Tuson" w:date="2021-06-24T11:01:00Z">
        <w:r w:rsidR="00D269C7">
          <w:rPr>
            <w:lang w:val="en-US"/>
          </w:rPr>
          <w:t>–</w:t>
        </w:r>
      </w:ins>
      <w:r w:rsidR="009F594A" w:rsidRPr="00E457C1">
        <w:rPr>
          <w:lang w:val="en-US"/>
        </w:rPr>
        <w:t xml:space="preserve">700 m) and </w:t>
      </w:r>
      <w:r w:rsidR="009F594A" w:rsidRPr="00E457C1">
        <w:rPr>
          <w:i/>
          <w:iCs/>
          <w:lang w:val="en-US"/>
        </w:rPr>
        <w:t xml:space="preserve">very likely </w:t>
      </w:r>
      <w:r w:rsidR="009F594A" w:rsidRPr="00E457C1">
        <w:rPr>
          <w:lang w:val="en-US"/>
        </w:rPr>
        <w:t>that the global intermediate ocean (700</w:t>
      </w:r>
      <w:del w:id="2105" w:author="Sara M Tuson" w:date="2021-06-24T11:01:00Z">
        <w:r w:rsidR="009F594A" w:rsidRPr="00E457C1" w:rsidDel="00D269C7">
          <w:rPr>
            <w:lang w:val="en-US"/>
          </w:rPr>
          <w:delText>-</w:delText>
        </w:r>
      </w:del>
      <w:ins w:id="2106" w:author="Sara M Tuson" w:date="2021-06-24T11:01:00Z">
        <w:r w:rsidR="00D269C7">
          <w:rPr>
            <w:lang w:val="en-US"/>
          </w:rPr>
          <w:t>–</w:t>
        </w:r>
      </w:ins>
      <w:r w:rsidR="009F594A" w:rsidRPr="00E457C1">
        <w:rPr>
          <w:lang w:val="en-US"/>
        </w:rPr>
        <w:t xml:space="preserve">2000 m) warmed substantially </w:t>
      </w:r>
      <w:r w:rsidR="001416E0" w:rsidRPr="00E457C1">
        <w:rPr>
          <w:lang w:val="en-US"/>
        </w:rPr>
        <w:t xml:space="preserve">from </w:t>
      </w:r>
      <w:r w:rsidR="009F594A" w:rsidRPr="00E457C1">
        <w:rPr>
          <w:lang w:val="en-US"/>
        </w:rPr>
        <w:t>1971 to</w:t>
      </w:r>
      <w:r w:rsidR="001416E0" w:rsidRPr="00E457C1">
        <w:rPr>
          <w:lang w:val="en-US"/>
        </w:rPr>
        <w:t xml:space="preserve"> the</w:t>
      </w:r>
      <w:r w:rsidR="009F594A" w:rsidRPr="00E457C1">
        <w:rPr>
          <w:lang w:val="en-US"/>
        </w:rPr>
        <w:t xml:space="preserve"> present. Further, ocean layer warming contributions are reported as 6</w:t>
      </w:r>
      <w:r w:rsidR="004707F6" w:rsidRPr="00E457C1">
        <w:rPr>
          <w:lang w:val="en-US"/>
        </w:rPr>
        <w:t>1</w:t>
      </w:r>
      <w:r w:rsidR="009F594A" w:rsidRPr="00E457C1">
        <w:rPr>
          <w:lang w:val="en-US"/>
        </w:rPr>
        <w:t>% (0</w:t>
      </w:r>
      <w:del w:id="2107" w:author="Sara M Tuson" w:date="2021-06-24T11:01:00Z">
        <w:r w:rsidR="008625E7" w:rsidRPr="00E457C1" w:rsidDel="00D269C7">
          <w:rPr>
            <w:lang w:val="en-US"/>
          </w:rPr>
          <w:delText>-</w:delText>
        </w:r>
      </w:del>
      <w:ins w:id="2108" w:author="Sara M Tuson" w:date="2021-06-24T11:01:00Z">
        <w:r w:rsidR="00D269C7">
          <w:rPr>
            <w:lang w:val="en-US"/>
          </w:rPr>
          <w:t>–</w:t>
        </w:r>
      </w:ins>
      <w:r w:rsidR="009F594A" w:rsidRPr="00E457C1">
        <w:rPr>
          <w:lang w:val="en-US"/>
        </w:rPr>
        <w:t xml:space="preserve">700 m), </w:t>
      </w:r>
      <w:r w:rsidR="004707F6" w:rsidRPr="00E457C1">
        <w:rPr>
          <w:lang w:val="en-US"/>
        </w:rPr>
        <w:t>31</w:t>
      </w:r>
      <w:r w:rsidR="009F594A" w:rsidRPr="00E457C1">
        <w:rPr>
          <w:lang w:val="en-US"/>
        </w:rPr>
        <w:t>% (700</w:t>
      </w:r>
      <w:del w:id="2109" w:author="Sara M Tuson" w:date="2021-06-24T11:01:00Z">
        <w:r w:rsidR="008625E7" w:rsidRPr="00E457C1" w:rsidDel="00D269C7">
          <w:rPr>
            <w:lang w:val="en-US"/>
          </w:rPr>
          <w:delText>-</w:delText>
        </w:r>
      </w:del>
      <w:ins w:id="2110" w:author="Sara M Tuson" w:date="2021-06-24T11:01:00Z">
        <w:r w:rsidR="00D269C7">
          <w:rPr>
            <w:lang w:val="en-US"/>
          </w:rPr>
          <w:t>–</w:t>
        </w:r>
      </w:ins>
      <w:r w:rsidR="009F594A" w:rsidRPr="00E457C1">
        <w:rPr>
          <w:lang w:val="en-US"/>
        </w:rPr>
        <w:t xml:space="preserve">2000 m) and </w:t>
      </w:r>
      <w:r w:rsidR="004707F6" w:rsidRPr="00E457C1">
        <w:rPr>
          <w:lang w:val="en-US"/>
        </w:rPr>
        <w:t>8</w:t>
      </w:r>
      <w:r w:rsidR="009F594A" w:rsidRPr="00E457C1">
        <w:rPr>
          <w:lang w:val="en-US"/>
        </w:rPr>
        <w:t>% (</w:t>
      </w:r>
      <w:r w:rsidR="008625E7" w:rsidRPr="00E457C1">
        <w:rPr>
          <w:lang w:val="en-US"/>
        </w:rPr>
        <w:t>&gt;</w:t>
      </w:r>
      <w:r w:rsidR="009F594A" w:rsidRPr="00E457C1">
        <w:rPr>
          <w:lang w:val="en-US"/>
        </w:rPr>
        <w:t>2000 m) for the 1971 to 2018 period (</w:t>
      </w:r>
      <w:r w:rsidR="004C388A" w:rsidRPr="00E457C1">
        <w:rPr>
          <w:lang w:val="en-US"/>
        </w:rPr>
        <w:t>Table 2.</w:t>
      </w:r>
      <w:r w:rsidR="008625E7" w:rsidRPr="00E457C1">
        <w:rPr>
          <w:lang w:val="en-US"/>
        </w:rPr>
        <w:t>7</w:t>
      </w:r>
      <w:r w:rsidR="009F594A" w:rsidRPr="00E457C1">
        <w:rPr>
          <w:lang w:val="en-US"/>
        </w:rPr>
        <w:t>). CMIP5 model simulations replicate this partitioning fairly well for the industrial-era (</w:t>
      </w:r>
      <w:r w:rsidR="00997B11" w:rsidRPr="00E457C1">
        <w:rPr>
          <w:lang w:val="en-US"/>
        </w:rPr>
        <w:t>18</w:t>
      </w:r>
      <w:r w:rsidR="00A47581" w:rsidRPr="00E457C1">
        <w:rPr>
          <w:lang w:val="en-US"/>
        </w:rPr>
        <w:t>65</w:t>
      </w:r>
      <w:r w:rsidR="00997B11" w:rsidRPr="00E457C1">
        <w:rPr>
          <w:lang w:val="en-US"/>
        </w:rPr>
        <w:t xml:space="preserve"> </w:t>
      </w:r>
      <w:r w:rsidR="009F594A" w:rsidRPr="00E457C1">
        <w:rPr>
          <w:lang w:val="en-US"/>
        </w:rPr>
        <w:t>to 201</w:t>
      </w:r>
      <w:r w:rsidR="00A47581" w:rsidRPr="00E457C1">
        <w:rPr>
          <w:lang w:val="en-US"/>
        </w:rPr>
        <w:t>7</w:t>
      </w:r>
      <w:r w:rsidR="009F594A" w:rsidRPr="00E457C1">
        <w:rPr>
          <w:lang w:val="en-US"/>
        </w:rPr>
        <w:t>) throughout the upper (0</w:t>
      </w:r>
      <w:del w:id="2111" w:author="Sara M Tuson" w:date="2021-06-24T11:01:00Z">
        <w:r w:rsidR="00997B11" w:rsidRPr="00E457C1" w:rsidDel="00D269C7">
          <w:rPr>
            <w:lang w:val="en-US"/>
          </w:rPr>
          <w:delText>-</w:delText>
        </w:r>
      </w:del>
      <w:ins w:id="2112" w:author="Sara M Tuson" w:date="2021-06-24T11:01:00Z">
        <w:r w:rsidR="00D269C7">
          <w:rPr>
            <w:lang w:val="en-US"/>
          </w:rPr>
          <w:t>–</w:t>
        </w:r>
      </w:ins>
      <w:r w:rsidR="009F594A" w:rsidRPr="00E457C1">
        <w:rPr>
          <w:lang w:val="en-US"/>
        </w:rPr>
        <w:t xml:space="preserve">700 m, </w:t>
      </w:r>
      <w:r w:rsidR="00A47581" w:rsidRPr="00E457C1">
        <w:rPr>
          <w:lang w:val="en-US"/>
        </w:rPr>
        <w:t>65</w:t>
      </w:r>
      <w:r w:rsidR="009F594A" w:rsidRPr="00E457C1">
        <w:rPr>
          <w:lang w:val="en-US"/>
        </w:rPr>
        <w:t>%), intermediate (700</w:t>
      </w:r>
      <w:del w:id="2113" w:author="Sara M Tuson" w:date="2021-06-24T11:01:00Z">
        <w:r w:rsidR="00997B11" w:rsidRPr="00E457C1" w:rsidDel="00D269C7">
          <w:rPr>
            <w:lang w:val="en-US"/>
          </w:rPr>
          <w:delText>-</w:delText>
        </w:r>
      </w:del>
      <w:ins w:id="2114" w:author="Sara M Tuson" w:date="2021-06-24T11:01:00Z">
        <w:r w:rsidR="00D269C7">
          <w:rPr>
            <w:lang w:val="en-US"/>
          </w:rPr>
          <w:t>–</w:t>
        </w:r>
      </w:ins>
      <w:r w:rsidR="009F594A" w:rsidRPr="00E457C1">
        <w:rPr>
          <w:lang w:val="en-US"/>
        </w:rPr>
        <w:t xml:space="preserve">2000 m, </w:t>
      </w:r>
      <w:r w:rsidR="00997B11" w:rsidRPr="00E457C1">
        <w:rPr>
          <w:lang w:val="en-US"/>
        </w:rPr>
        <w:t>2</w:t>
      </w:r>
      <w:r w:rsidR="00A47581" w:rsidRPr="00E457C1">
        <w:rPr>
          <w:lang w:val="en-US"/>
        </w:rPr>
        <w:t>0</w:t>
      </w:r>
      <w:r w:rsidR="009F594A" w:rsidRPr="00E457C1">
        <w:rPr>
          <w:lang w:val="en-US"/>
        </w:rPr>
        <w:t xml:space="preserve">%) and deep (&gt;2000 m, </w:t>
      </w:r>
      <w:r w:rsidR="00A47581" w:rsidRPr="00E457C1">
        <w:rPr>
          <w:lang w:val="en-US"/>
        </w:rPr>
        <w:t>15</w:t>
      </w:r>
      <w:r w:rsidR="009F594A" w:rsidRPr="00E457C1">
        <w:rPr>
          <w:lang w:val="en-US"/>
        </w:rPr>
        <w:t>%) layers</w:t>
      </w:r>
      <w:r w:rsidR="00C308F7" w:rsidRPr="00E457C1">
        <w:rPr>
          <w:lang w:val="en-US"/>
        </w:rPr>
        <w:t xml:space="preserve"> </w:t>
      </w:r>
      <w:r w:rsidR="00C308F7">
        <w:fldChar w:fldCharType="begin" w:fldLock="1"/>
      </w:r>
      <w:r w:rsidR="00D33CB6">
        <w:rPr>
          <w:lang w:val="en-US"/>
        </w:rPr>
        <w:instrText>ADDIN CSL_CITATION { "citationItems" : [ { "id" : "ITEM-1", "itemData" : { "DOI" : "10.5670/oceanog.2018.227", "ISSN" : "10428275", "author" : [ { "dropping-particle" : "", "family" : "Durack", "given" : "Paul J.", "non-dropping-particle" : "", "parse-names" : false, "suffix" : "" }, { "dropping-particle" : "", "family" : "Gleckler", "given" : "Peter J.", "non-dropping-particle" : "", "parse-names" : false, "suffix" : "" }, { "dropping-particle" : "", "family" : "Purkey", "given" : "Sarah G.", "non-dropping-particle" : "", "parse-names" : false, "suffix" : "" }, { "dropping-particle" : "", "family" : "Johnson", "given" : "Gregory C.", "non-dropping-particle" : "", "parse-names" : false, "suffix" : "" }, { "dropping-particle" : "", "family" : "Lyman", "given" : "John M.", "non-dropping-particle" : "", "parse-names" : false, "suffix" : "" }, { "dropping-particle" : "", "family" : "Boyer", "given" : "Tim P.", "non-dropping-particle" : "", "parse-names" : false, "suffix" : "" } ], "container-title" : "Oceanography", "id" : "ITEM-1", "issue" : "2", "issued" : { "date-parts" : [ [ "2018", "6", "1" ] ] }, "page" : "41-51", "title" : "Ocean Warming: From the Surface to the Deep in Observations and Models", "translator" : [ { "dropping-particle" : "", "family" : "J6377", "given" : "", "non-dropping-particle" : "", "parse-names" : false, "suffix" : "" } ], "type" : "article-journal", "volume" : "31" }, "uris" : [ "http://www.mendeley.com/documents/?uuid=b54751aa-796e-4fd4-be83-50ae731177db" ] }, { "id" : "ITEM-2", "itemData" : { "DOI" : "10.1038/nclimate2915", "ISSN" : "17586798", "abstract" : "Formal detection and attribution studies have used observations and climate models to identify an anthropogenic warming signature in the upper (0-700 m) ocean. Recently, as a result of the so-called surface warming hiatus, there has been considerable interest in global ocean heat content (OHC) changes in the deeper ocean, including natural and anthropogenically forced changes identified in observational, modelling and data re-analysis studies. Here, we examine OHC changes in the context of the Earth\u00e2 \u20ac\u2122 s global energy budget since early in the industrial era (circa 1865-2015) for a range of depths. We rely on OHC change estimates from a diverse collection of measurement systems including data from the nineteenth-century Challenger expedition, a multi-decadal record of ship-based in situ mostly upper-ocean measurements, the more recent near-global Argo floats profiling to intermediate (2,000 m) depths, and full-depth repeated transoceanic sections. We show that the multi-model mean constructed from the current generation of historically forced climate models is consistent with the OHC changes from this diverse collection of observational systems. Our model-based analysis suggests that nearly half of the industrial-era increases in global OHC have occurred in recent decades, with over a third of the accumulated heat occurring below 700 m and steadily rising.", "author" : [ { "dropping-particle" : "", "family" : "Gleckler", "given" : "Peter J.", "non-dropping-particle" : "", "parse-names" : false, "suffix" : "" }, { "dropping-particle" : "", "family" : "Durack", "given" : "Paul J.", "non-dropping-particle" : "", "parse-names" : false, "suffix" : "" }, { "dropping-particle" : "", "family" : "Stouffer", "given" : "Ronald J.", "non-dropping-particle" : "", "parse-names" : false, "suffix" : "" }, { "dropping-particle" : "", "family" : "Johnson", "given" : "Gregory C.", "non-dropping-particle" : "", "parse-names" : false, "suffix" : "" }, { "dropping-particle" : "", "family" : "Forest", "given" : "Chris E.", "non-dropping-particle" : "", "parse-names" : false, "suffix" : "" } ], "container-title" : "Nature Climate Change", "id" : "ITEM-2", "issue" : "4", "issued" : { "date-parts" : [ [ "2016", "4", "18" ] ] }, "page" : "394-398", "publisher" : "Nature Publishing Group", "title" : "Industrial-era global ocean heat uptake doubles in recent decades", "translator" : [ { "dropping-particle" : "", "family" : "J5134", "given" : "", "non-dropping-particle" : "", "parse-names" : false, "suffix" : "" } ], "type" : "article-journal", "volume" : "6" }, "uris" : [ "http://www.mendeley.com/documents/?uuid=97a1dd78-4025-467b-89bd-a4c6c59d3fe4" ] } ], "mendeley" : { "formattedCitation" : "(Gleckler et al., 2016; Durack et al., 2018)", "plainTextFormattedCitation" : "(Gleckler et al., 2016; Durack et al., 2018)", "previouslyFormattedCitation" : "(Gleckler et al., 2016; Durack et al., 2018)" }, "properties" : { "noteIndex" : 0 }, "schema" : "https://github.com/citation-style-language/schema/raw/master/csl-citation.json" }</w:instrText>
      </w:r>
      <w:r w:rsidR="00C308F7">
        <w:fldChar w:fldCharType="separate"/>
      </w:r>
      <w:r w:rsidR="00393F8C">
        <w:rPr>
          <w:noProof/>
          <w:lang w:val="en-US"/>
        </w:rPr>
        <w:t>(Gleckler et al., 2016; Durack et al., 2018)</w:t>
      </w:r>
      <w:r w:rsidR="00C308F7">
        <w:fldChar w:fldCharType="end"/>
      </w:r>
      <w:r w:rsidR="009F594A" w:rsidRPr="00E457C1">
        <w:rPr>
          <w:lang w:val="en-US"/>
        </w:rPr>
        <w:t xml:space="preserve">. </w:t>
      </w:r>
      <w:r w:rsidR="00A47581" w:rsidRPr="00E457C1">
        <w:rPr>
          <w:lang w:val="en-US"/>
        </w:rPr>
        <w:t>The corresponding warming percentages for the multi-model mean of a subset of CMIP6 simulations over the 1850</w:t>
      </w:r>
      <w:del w:id="2115" w:author="Sara M Tuson" w:date="2021-06-24T11:01:00Z">
        <w:r w:rsidR="00A47581" w:rsidRPr="00E457C1" w:rsidDel="00D269C7">
          <w:rPr>
            <w:lang w:val="en-US"/>
          </w:rPr>
          <w:delText>-</w:delText>
        </w:r>
      </w:del>
      <w:ins w:id="2116" w:author="Sara M Tuson" w:date="2021-06-24T11:01:00Z">
        <w:r w:rsidR="00D269C7">
          <w:rPr>
            <w:lang w:val="en-US"/>
          </w:rPr>
          <w:t>–</w:t>
        </w:r>
      </w:ins>
      <w:r w:rsidR="00A47581" w:rsidRPr="00E457C1">
        <w:rPr>
          <w:lang w:val="en-US"/>
        </w:rPr>
        <w:t xml:space="preserve">2014 period are 58% for the upper, 21% for the intermediate, and 22% for the </w:t>
      </w:r>
      <w:del w:id="2117" w:author="Sara M Tuson" w:date="2021-06-24T14:44:00Z">
        <w:r w:rsidR="00A47581" w:rsidRPr="00E457C1" w:rsidDel="0089720C">
          <w:rPr>
            <w:lang w:val="en-US"/>
          </w:rPr>
          <w:delText xml:space="preserve">deep ocean </w:delText>
        </w:r>
      </w:del>
      <w:ins w:id="2118" w:author="Sara M Tuson" w:date="2021-06-24T14:44:00Z">
        <w:r w:rsidR="0089720C">
          <w:rPr>
            <w:lang w:val="en-US"/>
          </w:rPr>
          <w:t>deep-ocean</w:t>
        </w:r>
      </w:ins>
      <w:ins w:id="2119" w:author="Sara M Tuson" w:date="2021-06-24T14:45:00Z">
        <w:r w:rsidR="0089720C">
          <w:rPr>
            <w:lang w:val="en-US"/>
          </w:rPr>
          <w:t xml:space="preserve"> </w:t>
        </w:r>
      </w:ins>
      <w:r w:rsidR="00A47581" w:rsidRPr="00E457C1">
        <w:rPr>
          <w:lang w:val="en-US"/>
        </w:rPr>
        <w:t xml:space="preserve">layers (Figure 3.26). </w:t>
      </w:r>
      <w:r w:rsidR="004C388A" w:rsidRPr="00E457C1">
        <w:rPr>
          <w:lang w:val="en-US"/>
        </w:rPr>
        <w:t xml:space="preserve">These </w:t>
      </w:r>
      <w:r w:rsidR="00997B11" w:rsidRPr="00E457C1">
        <w:rPr>
          <w:lang w:val="en-US"/>
        </w:rPr>
        <w:t xml:space="preserve">results </w:t>
      </w:r>
      <w:r w:rsidR="004C388A" w:rsidRPr="00E457C1">
        <w:rPr>
          <w:lang w:val="en-US"/>
        </w:rPr>
        <w:t xml:space="preserve">are </w:t>
      </w:r>
      <w:r w:rsidR="00BC52DC" w:rsidRPr="00E457C1">
        <w:rPr>
          <w:lang w:val="en-US"/>
        </w:rPr>
        <w:t>consistent with</w:t>
      </w:r>
      <w:r w:rsidR="004C388A" w:rsidRPr="00E457C1">
        <w:rPr>
          <w:lang w:val="en-US"/>
        </w:rPr>
        <w:t xml:space="preserve"> SROCC </w:t>
      </w:r>
      <w:r w:rsidR="00997B11" w:rsidRPr="00E457C1">
        <w:rPr>
          <w:lang w:val="en-US"/>
        </w:rPr>
        <w:t xml:space="preserve">which </w:t>
      </w:r>
      <w:r w:rsidR="004C388A" w:rsidRPr="00E457C1">
        <w:rPr>
          <w:lang w:val="en-US"/>
        </w:rPr>
        <w:t>assess</w:t>
      </w:r>
      <w:r w:rsidR="00997B11" w:rsidRPr="00E457C1">
        <w:rPr>
          <w:lang w:val="en-US"/>
        </w:rPr>
        <w:t>ed</w:t>
      </w:r>
      <w:r w:rsidR="004C388A" w:rsidRPr="00E457C1">
        <w:rPr>
          <w:lang w:val="en-US"/>
        </w:rPr>
        <w:t xml:space="preserve"> that it is </w:t>
      </w:r>
      <w:r w:rsidR="004C388A" w:rsidRPr="00E457C1">
        <w:rPr>
          <w:i/>
          <w:iCs/>
          <w:lang w:val="en-US"/>
        </w:rPr>
        <w:t>virtually certain</w:t>
      </w:r>
      <w:r w:rsidR="004C388A" w:rsidRPr="00E457C1">
        <w:rPr>
          <w:lang w:val="en-US"/>
        </w:rPr>
        <w:t xml:space="preserve"> that both the upper and intermediate ocean warmed from 2004 </w:t>
      </w:r>
      <w:r w:rsidR="00997B11" w:rsidRPr="00E457C1">
        <w:rPr>
          <w:lang w:val="en-US"/>
        </w:rPr>
        <w:t xml:space="preserve">to </w:t>
      </w:r>
      <w:r w:rsidR="004C388A" w:rsidRPr="00E457C1">
        <w:rPr>
          <w:lang w:val="en-US"/>
        </w:rPr>
        <w:t xml:space="preserve">2016, with an increased rate of warming since 1993 </w:t>
      </w:r>
      <w:r w:rsidR="004C388A">
        <w:fldChar w:fldCharType="begin" w:fldLock="1"/>
      </w:r>
      <w:r w:rsidR="00E719C0">
        <w:rPr>
          <w:lang w:val="en-US"/>
        </w:rPr>
        <w:instrText>ADDIN CSL_CITATION { "citationItems" : [ { "id" : "ITEM-1", "itemData" : { "author" : [ { "dropping-particle" : "", "family" : "Bindoff", "given" : "Nathaniel L.", "non-dropping-particle" : "", "parse-names" : false, "suffix" : "" }, { "dropping-particle" : "", "family" : "Cheung", "given" : "William W. L.", "non-dropping-particle" : "", "parse-names" : false, "suffix" : "" }, { "dropping-particle" : "", "family" : "Kairo", "given" : "James G.", "non-dropping-particle" : "", "parse-names" : false, "suffix" : "" }, { "dropping-particle" : "", "family" : "Aristegui", "given" : "J.", "non-dropping-particle" : "", "parse-names" : false, "suffix" : "" }, { "dropping-particle" : "", "family" : "Guinder", "given" : "V. A.", "non-dropping-particle" : "", "parse-names" : false, "suffix" : "" }, { "dropping-particle" : "", "family" : "Hallberg", "given" : "Robert", "non-dropping-particle" : "", "parse-names" : false, "suffix" : "" }, { "dropping-particle" : "", "family" : "Hilmi", "given" : "N.", "non-dropping-particle" : "", "parse-names" : false, "suffix" : "" }, { "dropping-particle" : "", "family" : "Jiao", "given" : "N.", "non-dropping-particle" : "", "parse-names" : false, "suffix" : "" }, { "dropping-particle" : "", "family" : "Karim", "given" : "M. 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 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"chapter-number" : "5",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"J4959", "given" : "Rt13", "non-dropping-particle" : "", "parse-names" : false, "suffix" : "" } ], "type" : "chapter" }, "uris" : [ "http://www.mendeley.com/documents/?uuid=833dcfe0-e8a1-479c-9fb1-a7a83168913a" ] } ], "mendeley" : { "formattedCitation" : "(Bindoff et al., 2019)", "plainTextFormattedCitation" : "(Bindoff et al., 2019)", "previouslyFormattedCitation" : "(Bindoff et al., 2019)" }, "properties" : { "noteIndex" : 0 }, "schema" : "https://github.com/citation-style-language/schema/raw/master/csl-citation.json" }</w:instrText>
      </w:r>
      <w:r w:rsidR="004C388A">
        <w:fldChar w:fldCharType="separate"/>
      </w:r>
      <w:r w:rsidR="00393F8C">
        <w:rPr>
          <w:noProof/>
          <w:lang w:val="en-US"/>
        </w:rPr>
        <w:t>(Bindoff et al., 2019)</w:t>
      </w:r>
      <w:r w:rsidR="004C388A">
        <w:fldChar w:fldCharType="end"/>
      </w:r>
      <w:r w:rsidR="004C388A" w:rsidRPr="00E457C1">
        <w:rPr>
          <w:lang w:val="en-US"/>
        </w:rPr>
        <w:t xml:space="preserve">. </w:t>
      </w:r>
      <w:r w:rsidR="009F594A" w:rsidRPr="00E457C1">
        <w:rPr>
          <w:lang w:val="en-US"/>
        </w:rPr>
        <w:t xml:space="preserve">The spatial distribution of these changes for different ocean depths </w:t>
      </w:r>
      <w:r w:rsidR="00BC52DC" w:rsidRPr="00E457C1">
        <w:rPr>
          <w:lang w:val="en-US"/>
        </w:rPr>
        <w:t>is</w:t>
      </w:r>
      <w:r w:rsidR="009F594A" w:rsidRPr="00E457C1">
        <w:rPr>
          <w:lang w:val="en-US"/>
        </w:rPr>
        <w:t xml:space="preserve"> assessed in Section 9.2.2.</w:t>
      </w:r>
    </w:p>
    <w:p w14:paraId="74C23598" w14:textId="2563E159" w:rsidR="00584F61" w:rsidRPr="00E457C1" w:rsidRDefault="00584F61" w:rsidP="009F594A">
      <w:pPr>
        <w:pStyle w:val="AR6BodyText"/>
        <w:rPr>
          <w:lang w:val="en-US"/>
        </w:rPr>
      </w:pPr>
    </w:p>
    <w:p w14:paraId="03C8D785" w14:textId="77777777" w:rsidR="00584F61" w:rsidRPr="00E457C1" w:rsidRDefault="00584F61" w:rsidP="009F594A">
      <w:pPr>
        <w:pStyle w:val="AR6BodyText"/>
        <w:rPr>
          <w:lang w:val="en-US"/>
        </w:rPr>
      </w:pPr>
    </w:p>
    <w:p w14:paraId="31F42FF9" w14:textId="77777777" w:rsidR="00584F61" w:rsidRDefault="00584F61" w:rsidP="00584F61">
      <w:pPr>
        <w:pStyle w:val="AR6BodyText"/>
      </w:pPr>
      <w:r>
        <w:rPr>
          <w:b/>
        </w:rPr>
        <w:t>[</w:t>
      </w:r>
      <w:r w:rsidRPr="00CB1BE0">
        <w:rPr>
          <w:b/>
        </w:rPr>
        <w:t xml:space="preserve">START </w:t>
      </w:r>
      <w:r w:rsidRPr="00CB1BE0">
        <w:rPr>
          <w:rStyle w:val="AR6Chap3FigureCar"/>
          <w:rFonts w:cs="Times New Roman"/>
          <w:b/>
          <w:sz w:val="22"/>
        </w:rPr>
        <w:t>FIGURE 3.</w:t>
      </w:r>
      <w:r w:rsidRPr="00CB1BE0">
        <w:rPr>
          <w:rStyle w:val="AR6Chap3FigureCar"/>
          <w:rFonts w:cs="Times New Roman"/>
          <w:b/>
          <w:noProof/>
          <w:sz w:val="22"/>
        </w:rPr>
        <w:t>2</w:t>
      </w:r>
      <w:r>
        <w:rPr>
          <w:rStyle w:val="AR6Chap3FigureCar"/>
          <w:rFonts w:cs="Times New Roman"/>
          <w:b/>
          <w:noProof/>
          <w:sz w:val="22"/>
        </w:rPr>
        <w:t>6</w:t>
      </w:r>
      <w:r w:rsidRPr="00CB1BE0">
        <w:rPr>
          <w:rStyle w:val="AR6Chap3FigureCar"/>
          <w:rFonts w:cs="Times New Roman"/>
          <w:b/>
          <w:noProof/>
          <w:sz w:val="22"/>
        </w:rPr>
        <w:t xml:space="preserve"> </w:t>
      </w:r>
      <w:r w:rsidRPr="00CB1BE0">
        <w:rPr>
          <w:b/>
        </w:rPr>
        <w:t>HERE</w:t>
      </w:r>
      <w:r>
        <w:rPr>
          <w:b/>
        </w:rPr>
        <w:t>]</w:t>
      </w:r>
    </w:p>
    <w:p w14:paraId="7FE13EF1" w14:textId="77777777" w:rsidR="00584F61" w:rsidRDefault="00584F61" w:rsidP="00584F61">
      <w:pPr>
        <w:pStyle w:val="AR6BodyText"/>
        <w:rPr>
          <w:b/>
        </w:rPr>
      </w:pPr>
    </w:p>
    <w:p w14:paraId="449D2F40" w14:textId="77777777" w:rsidR="00BE2759" w:rsidRPr="00BE2759" w:rsidRDefault="00BE2759" w:rsidP="00BE2759">
      <w:pPr>
        <w:numPr>
          <w:ilvl w:val="0"/>
          <w:numId w:val="2"/>
        </w:numPr>
        <w:ind w:left="1134" w:hanging="1134"/>
        <w:rPr>
          <w:sz w:val="20"/>
          <w:lang w:val="en-US"/>
        </w:rPr>
      </w:pPr>
      <w:bookmarkStart w:id="2120" w:name="_Hlk57041043"/>
      <w:r w:rsidRPr="00BE2759">
        <w:rPr>
          <w:b/>
          <w:sz w:val="20"/>
          <w:lang w:val="en-US"/>
        </w:rPr>
        <w:t>Global ocean heat content in CMIP6 simulations and observations.</w:t>
      </w:r>
      <w:r w:rsidRPr="00BE2759">
        <w:rPr>
          <w:sz w:val="20"/>
          <w:lang w:val="en-US"/>
        </w:rPr>
        <w:t xml:space="preserve"> Time series of observed (black) and simulated (red) global ocean heat content anomalies with respect to 1995</w:t>
      </w:r>
      <w:del w:id="2121" w:author="Sara M Tuson" w:date="2021-06-30T10:36:00Z">
        <w:r w:rsidRPr="00BE2759" w:rsidDel="00856D0D">
          <w:rPr>
            <w:sz w:val="20"/>
            <w:lang w:val="en-US"/>
          </w:rPr>
          <w:delText>-</w:delText>
        </w:r>
      </w:del>
      <w:ins w:id="2122" w:author="Sara M Tuson" w:date="2021-06-30T10:36:00Z">
        <w:r w:rsidRPr="00BE2759">
          <w:rPr>
            <w:sz w:val="20"/>
            <w:lang w:val="en-US"/>
          </w:rPr>
          <w:t>–</w:t>
        </w:r>
      </w:ins>
      <w:r w:rsidRPr="00BE2759">
        <w:rPr>
          <w:sz w:val="20"/>
          <w:lang w:val="en-US"/>
        </w:rPr>
        <w:t xml:space="preserve">2014 for the full ocean depth </w:t>
      </w:r>
      <w:r w:rsidRPr="00BE2759">
        <w:rPr>
          <w:b/>
          <w:bCs/>
          <w:sz w:val="20"/>
          <w:lang w:val="en-US"/>
          <w:rPrChange w:id="2123" w:author="Ian Blenkinsop" w:date="2021-07-07T14:41:00Z">
            <w:rPr/>
          </w:rPrChange>
        </w:rPr>
        <w:t>(left</w:t>
      </w:r>
      <w:ins w:id="2124" w:author="Ian Blenkinsop" w:date="2021-07-07T14:41:00Z">
        <w:r w:rsidRPr="00BE2759">
          <w:rPr>
            <w:b/>
            <w:bCs/>
            <w:sz w:val="20"/>
            <w:lang w:val="en-US"/>
          </w:rPr>
          <w:t>-hand</w:t>
        </w:r>
      </w:ins>
      <w:r w:rsidRPr="00BE2759">
        <w:rPr>
          <w:b/>
          <w:bCs/>
          <w:sz w:val="20"/>
          <w:lang w:val="en-US"/>
          <w:rPrChange w:id="2125" w:author="Ian Blenkinsop" w:date="2021-07-07T14:41:00Z">
            <w:rPr/>
          </w:rPrChange>
        </w:rPr>
        <w:t xml:space="preserve"> panel</w:t>
      </w:r>
      <w:del w:id="2126" w:author="Ian Blenkinsop" w:date="2021-07-07T14:42:00Z">
        <w:r w:rsidRPr="00BE2759" w:rsidDel="00AC040B">
          <w:rPr>
            <w:b/>
            <w:bCs/>
            <w:sz w:val="20"/>
            <w:lang w:val="en-US"/>
            <w:rPrChange w:id="2127" w:author="Ian Blenkinsop" w:date="2021-07-07T14:41:00Z">
              <w:rPr/>
            </w:rPrChange>
          </w:rPr>
          <w:delText>)</w:delText>
        </w:r>
        <w:r w:rsidRPr="00BE2759" w:rsidDel="00AC040B">
          <w:rPr>
            <w:sz w:val="20"/>
            <w:lang w:val="en-US"/>
          </w:rPr>
          <w:delText xml:space="preserve">, </w:delText>
        </w:r>
      </w:del>
      <w:ins w:id="2128" w:author="Ian Blenkinsop" w:date="2021-07-07T14:42:00Z">
        <w:r w:rsidRPr="00BE2759">
          <w:rPr>
            <w:b/>
            <w:bCs/>
            <w:sz w:val="20"/>
            <w:lang w:val="en-US"/>
            <w:rPrChange w:id="2129" w:author="Ian Blenkinsop" w:date="2021-07-07T14:41:00Z">
              <w:rPr/>
            </w:rPrChange>
          </w:rPr>
          <w:t>)</w:t>
        </w:r>
        <w:r w:rsidRPr="00BE2759">
          <w:rPr>
            <w:sz w:val="20"/>
            <w:lang w:val="en-US"/>
          </w:rPr>
          <w:t xml:space="preserve">; </w:t>
        </w:r>
      </w:ins>
      <w:r w:rsidRPr="00BE2759">
        <w:rPr>
          <w:sz w:val="20"/>
          <w:lang w:val="en-US"/>
        </w:rPr>
        <w:t>upper layer</w:t>
      </w:r>
      <w:del w:id="2130" w:author="Ian Blenkinsop" w:date="2021-07-07T14:42:00Z">
        <w:r w:rsidRPr="00BE2759" w:rsidDel="00AC040B">
          <w:rPr>
            <w:sz w:val="20"/>
            <w:lang w:val="en-US"/>
          </w:rPr>
          <w:delText xml:space="preserve"> -</w:delText>
        </w:r>
      </w:del>
      <w:ins w:id="2131" w:author="Sara M Tuson" w:date="2021-06-30T10:36:00Z">
        <w:del w:id="2132" w:author="Ian Blenkinsop" w:date="2021-07-07T14:42:00Z">
          <w:r w:rsidRPr="00BE2759" w:rsidDel="00AC040B">
            <w:rPr>
              <w:sz w:val="20"/>
              <w:lang w:val="en-US"/>
            </w:rPr>
            <w:delText>–</w:delText>
          </w:r>
        </w:del>
      </w:ins>
      <w:ins w:id="2133" w:author="Ian Blenkinsop" w:date="2021-07-07T14:42:00Z">
        <w:r w:rsidRPr="00BE2759">
          <w:rPr>
            <w:sz w:val="20"/>
            <w:lang w:val="en-US"/>
          </w:rPr>
          <w:t>:</w:t>
        </w:r>
      </w:ins>
      <w:r w:rsidRPr="00BE2759">
        <w:rPr>
          <w:sz w:val="20"/>
          <w:lang w:val="en-US"/>
        </w:rPr>
        <w:t xml:space="preserve"> 0</w:t>
      </w:r>
      <w:del w:id="2134" w:author="Ian Blenkinsop" w:date="2021-07-07T14:42:00Z">
        <w:r w:rsidRPr="00BE2759" w:rsidDel="00CB2C2E">
          <w:rPr>
            <w:sz w:val="20"/>
            <w:lang w:val="en-US"/>
          </w:rPr>
          <w:delText xml:space="preserve"> to </w:delText>
        </w:r>
      </w:del>
      <w:ins w:id="2135" w:author="Ian Blenkinsop" w:date="2021-07-07T14:42:00Z">
        <w:r w:rsidRPr="00BE2759">
          <w:rPr>
            <w:sz w:val="20"/>
            <w:lang w:val="en-US"/>
          </w:rPr>
          <w:t>–</w:t>
        </w:r>
      </w:ins>
      <w:r w:rsidRPr="00BE2759">
        <w:rPr>
          <w:sz w:val="20"/>
          <w:lang w:val="en-US"/>
        </w:rPr>
        <w:t xml:space="preserve">700 m </w:t>
      </w:r>
      <w:r w:rsidRPr="00BE2759">
        <w:rPr>
          <w:b/>
          <w:bCs/>
          <w:sz w:val="20"/>
          <w:lang w:val="en-US"/>
          <w:rPrChange w:id="2136" w:author="Ian Blenkinsop" w:date="2021-07-07T14:41:00Z">
            <w:rPr/>
          </w:rPrChange>
        </w:rPr>
        <w:t>(top right</w:t>
      </w:r>
      <w:ins w:id="2137" w:author="Ian Blenkinsop" w:date="2021-07-07T14:41:00Z">
        <w:r w:rsidRPr="00BE2759">
          <w:rPr>
            <w:b/>
            <w:bCs/>
            <w:sz w:val="20"/>
            <w:lang w:val="en-US"/>
            <w:rPrChange w:id="2138" w:author="Ian Blenkinsop" w:date="2021-07-07T14:41:00Z">
              <w:rPr/>
            </w:rPrChange>
          </w:rPr>
          <w:t>-hand</w:t>
        </w:r>
      </w:ins>
      <w:r w:rsidRPr="00BE2759">
        <w:rPr>
          <w:b/>
          <w:bCs/>
          <w:sz w:val="20"/>
          <w:lang w:val="en-US"/>
          <w:rPrChange w:id="2139" w:author="Ian Blenkinsop" w:date="2021-07-07T14:41:00Z">
            <w:rPr/>
          </w:rPrChange>
        </w:rPr>
        <w:t xml:space="preserve"> panel</w:t>
      </w:r>
      <w:del w:id="2140" w:author="Ian Blenkinsop" w:date="2021-07-07T14:42:00Z">
        <w:r w:rsidRPr="00BE2759" w:rsidDel="00AC040B">
          <w:rPr>
            <w:b/>
            <w:bCs/>
            <w:sz w:val="20"/>
            <w:lang w:val="en-US"/>
            <w:rPrChange w:id="2141" w:author="Ian Blenkinsop" w:date="2021-07-07T14:41:00Z">
              <w:rPr/>
            </w:rPrChange>
          </w:rPr>
          <w:delText>)</w:delText>
        </w:r>
        <w:r w:rsidRPr="00BE2759" w:rsidDel="00AC040B">
          <w:rPr>
            <w:sz w:val="20"/>
            <w:lang w:val="en-US"/>
          </w:rPr>
          <w:delText xml:space="preserve">, </w:delText>
        </w:r>
      </w:del>
      <w:ins w:id="2142" w:author="Ian Blenkinsop" w:date="2021-07-07T14:42:00Z">
        <w:r w:rsidRPr="00BE2759">
          <w:rPr>
            <w:b/>
            <w:bCs/>
            <w:sz w:val="20"/>
            <w:lang w:val="en-US"/>
            <w:rPrChange w:id="2143" w:author="Ian Blenkinsop" w:date="2021-07-07T14:41:00Z">
              <w:rPr/>
            </w:rPrChange>
          </w:rPr>
          <w:t>)</w:t>
        </w:r>
        <w:r w:rsidRPr="00BE2759">
          <w:rPr>
            <w:sz w:val="20"/>
            <w:lang w:val="en-US"/>
          </w:rPr>
          <w:t xml:space="preserve">; </w:t>
        </w:r>
      </w:ins>
      <w:r w:rsidRPr="00BE2759">
        <w:rPr>
          <w:sz w:val="20"/>
          <w:lang w:val="en-US"/>
        </w:rPr>
        <w:t>intermediate layer</w:t>
      </w:r>
      <w:del w:id="2144" w:author="Ian Blenkinsop" w:date="2021-07-07T14:42:00Z">
        <w:r w:rsidRPr="00BE2759" w:rsidDel="00AC040B">
          <w:rPr>
            <w:sz w:val="20"/>
            <w:lang w:val="en-US"/>
          </w:rPr>
          <w:delText xml:space="preserve"> -</w:delText>
        </w:r>
      </w:del>
      <w:ins w:id="2145" w:author="Sara M Tuson" w:date="2021-06-30T10:36:00Z">
        <w:del w:id="2146" w:author="Ian Blenkinsop" w:date="2021-07-07T14:42:00Z">
          <w:r w:rsidRPr="00BE2759" w:rsidDel="00AC040B">
            <w:rPr>
              <w:sz w:val="20"/>
              <w:lang w:val="en-US"/>
            </w:rPr>
            <w:delText>–</w:delText>
          </w:r>
        </w:del>
      </w:ins>
      <w:ins w:id="2147" w:author="Ian Blenkinsop" w:date="2021-07-07T14:42:00Z">
        <w:r w:rsidRPr="00BE2759">
          <w:rPr>
            <w:sz w:val="20"/>
            <w:lang w:val="en-US"/>
          </w:rPr>
          <w:t xml:space="preserve">: </w:t>
        </w:r>
      </w:ins>
      <w:r w:rsidRPr="00BE2759">
        <w:rPr>
          <w:sz w:val="20"/>
          <w:lang w:val="en-US"/>
        </w:rPr>
        <w:t>700</w:t>
      </w:r>
      <w:del w:id="2148" w:author="Ian Blenkinsop" w:date="2021-07-07T14:42:00Z">
        <w:r w:rsidRPr="00BE2759" w:rsidDel="00CB2C2E">
          <w:rPr>
            <w:sz w:val="20"/>
            <w:lang w:val="en-US"/>
          </w:rPr>
          <w:delText xml:space="preserve"> to </w:delText>
        </w:r>
      </w:del>
      <w:ins w:id="2149" w:author="Ian Blenkinsop" w:date="2021-07-07T14:42:00Z">
        <w:r w:rsidRPr="00BE2759">
          <w:rPr>
            <w:sz w:val="20"/>
            <w:lang w:val="en-US"/>
          </w:rPr>
          <w:t>–</w:t>
        </w:r>
      </w:ins>
      <w:r w:rsidRPr="00BE2759">
        <w:rPr>
          <w:sz w:val="20"/>
          <w:lang w:val="en-US"/>
        </w:rPr>
        <w:t xml:space="preserve">2000 m </w:t>
      </w:r>
      <w:r w:rsidRPr="00BE2759">
        <w:rPr>
          <w:b/>
          <w:bCs/>
          <w:sz w:val="20"/>
          <w:lang w:val="en-US"/>
          <w:rPrChange w:id="2150" w:author="Ian Blenkinsop" w:date="2021-07-07T14:42:00Z">
            <w:rPr/>
          </w:rPrChange>
        </w:rPr>
        <w:t>(middle right panel</w:t>
      </w:r>
      <w:del w:id="2151" w:author="Ian Blenkinsop" w:date="2021-07-07T14:42:00Z">
        <w:r w:rsidRPr="00BE2759" w:rsidDel="00CB2C2E">
          <w:rPr>
            <w:b/>
            <w:bCs/>
            <w:sz w:val="20"/>
            <w:lang w:val="en-US"/>
            <w:rPrChange w:id="2152" w:author="Ian Blenkinsop" w:date="2021-07-07T14:42:00Z">
              <w:rPr/>
            </w:rPrChange>
          </w:rPr>
          <w:delText>)</w:delText>
        </w:r>
        <w:r w:rsidRPr="00BE2759" w:rsidDel="00CB2C2E">
          <w:rPr>
            <w:sz w:val="20"/>
            <w:lang w:val="en-US"/>
          </w:rPr>
          <w:delText xml:space="preserve">, </w:delText>
        </w:r>
      </w:del>
      <w:ins w:id="2153" w:author="Ian Blenkinsop" w:date="2021-07-07T14:42:00Z">
        <w:r w:rsidRPr="00BE2759">
          <w:rPr>
            <w:b/>
            <w:bCs/>
            <w:sz w:val="20"/>
            <w:lang w:val="en-US"/>
            <w:rPrChange w:id="2154" w:author="Ian Blenkinsop" w:date="2021-07-07T14:42:00Z">
              <w:rPr/>
            </w:rPrChange>
          </w:rPr>
          <w:t>)</w:t>
        </w:r>
        <w:r w:rsidRPr="00BE2759">
          <w:rPr>
            <w:sz w:val="20"/>
            <w:lang w:val="en-US"/>
          </w:rPr>
          <w:t xml:space="preserve">; </w:t>
        </w:r>
      </w:ins>
      <w:r w:rsidRPr="00BE2759">
        <w:rPr>
          <w:sz w:val="20"/>
          <w:lang w:val="en-US"/>
        </w:rPr>
        <w:t>and the abyssal ocean</w:t>
      </w:r>
      <w:ins w:id="2155" w:author="Ian Blenkinsop" w:date="2021-07-07T14:43:00Z">
        <w:r w:rsidRPr="00BE2759">
          <w:rPr>
            <w:sz w:val="20"/>
            <w:lang w:val="en-US"/>
          </w:rPr>
          <w:t>:</w:t>
        </w:r>
      </w:ins>
      <w:r w:rsidRPr="00BE2759">
        <w:rPr>
          <w:sz w:val="20"/>
          <w:lang w:val="en-US"/>
        </w:rPr>
        <w:t xml:space="preserve"> &gt;2000 m </w:t>
      </w:r>
      <w:r w:rsidRPr="00BE2759">
        <w:rPr>
          <w:b/>
          <w:bCs/>
          <w:sz w:val="20"/>
          <w:lang w:val="en-US"/>
          <w:rPrChange w:id="2156" w:author="Ian Blenkinsop" w:date="2021-07-07T14:43:00Z">
            <w:rPr/>
          </w:rPrChange>
        </w:rPr>
        <w:t>(bottom right</w:t>
      </w:r>
      <w:ins w:id="2157" w:author="Ian Blenkinsop" w:date="2021-07-07T14:43:00Z">
        <w:r w:rsidRPr="00BE2759">
          <w:rPr>
            <w:b/>
            <w:bCs/>
            <w:sz w:val="20"/>
            <w:lang w:val="en-US"/>
          </w:rPr>
          <w:t>-hand</w:t>
        </w:r>
      </w:ins>
      <w:r w:rsidRPr="00BE2759">
        <w:rPr>
          <w:b/>
          <w:bCs/>
          <w:sz w:val="20"/>
          <w:lang w:val="en-US"/>
          <w:rPrChange w:id="2158" w:author="Ian Blenkinsop" w:date="2021-07-07T14:43:00Z">
            <w:rPr/>
          </w:rPrChange>
        </w:rPr>
        <w:t xml:space="preserve"> panel)</w:t>
      </w:r>
      <w:r w:rsidRPr="00BE2759">
        <w:rPr>
          <w:sz w:val="20"/>
          <w:lang w:val="en-US"/>
        </w:rPr>
        <w:t>. The best estimate observations (black solid line) for the period of 1971</w:t>
      </w:r>
      <w:del w:id="2159" w:author="Sara M Tuson" w:date="2021-06-30T10:36:00Z">
        <w:r w:rsidRPr="00BE2759" w:rsidDel="00856D0D">
          <w:rPr>
            <w:sz w:val="20"/>
            <w:lang w:val="en-US"/>
          </w:rPr>
          <w:delText>-</w:delText>
        </w:r>
      </w:del>
      <w:ins w:id="2160" w:author="Sara M Tuson" w:date="2021-06-30T10:36:00Z">
        <w:r w:rsidRPr="00BE2759">
          <w:rPr>
            <w:sz w:val="20"/>
            <w:lang w:val="en-US"/>
          </w:rPr>
          <w:t>–</w:t>
        </w:r>
      </w:ins>
      <w:r w:rsidRPr="00BE2759">
        <w:rPr>
          <w:sz w:val="20"/>
          <w:lang w:val="en-US"/>
        </w:rPr>
        <w:t xml:space="preserve">2018, along with </w:t>
      </w:r>
      <w:r w:rsidRPr="00BE2759">
        <w:rPr>
          <w:i/>
          <w:iCs/>
          <w:sz w:val="20"/>
          <w:lang w:val="en-US"/>
        </w:rPr>
        <w:t>very likely</w:t>
      </w:r>
      <w:r w:rsidRPr="00BE2759">
        <w:rPr>
          <w:sz w:val="20"/>
          <w:lang w:val="en-US"/>
        </w:rPr>
        <w:t xml:space="preserve"> ranges (black shading) are from Section 2.3.3.1. For the models (1860</w:t>
      </w:r>
      <w:del w:id="2161" w:author="Sara M Tuson" w:date="2021-06-30T10:36:00Z">
        <w:r w:rsidRPr="00BE2759" w:rsidDel="00856D0D">
          <w:rPr>
            <w:sz w:val="20"/>
            <w:lang w:val="en-US"/>
          </w:rPr>
          <w:delText>-</w:delText>
        </w:r>
      </w:del>
      <w:ins w:id="2162" w:author="Sara M Tuson" w:date="2021-06-30T10:36:00Z">
        <w:r w:rsidRPr="00BE2759">
          <w:rPr>
            <w:sz w:val="20"/>
            <w:lang w:val="en-US"/>
          </w:rPr>
          <w:t>–</w:t>
        </w:r>
      </w:ins>
      <w:r w:rsidRPr="00BE2759">
        <w:rPr>
          <w:sz w:val="20"/>
          <w:lang w:val="en-US"/>
        </w:rPr>
        <w:t xml:space="preserve">2014), ensemble members from 15 CMIP6 models are used to calculate the multi-model mean values (red solid line) after averaging across simulations for each independent model. The </w:t>
      </w:r>
      <w:r w:rsidRPr="00BE2759">
        <w:rPr>
          <w:i/>
          <w:iCs/>
          <w:sz w:val="20"/>
          <w:lang w:val="en-US"/>
        </w:rPr>
        <w:t>very likely</w:t>
      </w:r>
      <w:r w:rsidRPr="00BE2759">
        <w:rPr>
          <w:sz w:val="20"/>
          <w:lang w:val="en-US"/>
        </w:rPr>
        <w:t xml:space="preserve"> ranges in the simulations are shown in red shading. Simulation drift has been removed from all CMIP6 historical runs using a contemporaneous portion of the linear fit to each corresponding pre-industrial control run </w:t>
      </w:r>
      <w:r w:rsidRPr="00BE2759">
        <w:rPr>
          <w:sz w:val="20"/>
          <w:lang w:val="en-US"/>
        </w:rPr>
        <w:fldChar w:fldCharType="begin" w:fldLock="1"/>
      </w:r>
      <w:r w:rsidRPr="00BE2759">
        <w:rPr>
          <w:sz w:val="20"/>
          <w:lang w:val="en-US"/>
        </w:rPr>
        <w:instrText>ADDIN CSL_CITATION { "citationItems" : [ { "id" : "ITEM-1", "itemData" : { "DOI" : "10.1038/nclimate1553", "ISSN" : "1758-678X", "abstract" : "The possibility of anthropogenic ocean warming has led to a range of concerns, from impacts on fisheries and ocean acidification to rising sea level and changes in tropical cyclone frequency and intensity. This study substantially strengthens the attribution of the recently observed global ocean warming to human activity.", "author" : [ { "dropping-particle" : "", "family" : "Gleckler", "given" : "P. J.", "non-dropping-particle" : "", "parse-names" : false, "suffix" : "" }, { "dropping-particle" : "", "family" : "Santer", "given" : "B. D.", "non-dropping-particle" : "", "parse-names" : false, "suffix" : "" }, { "dropping-particle" : "", "family" : "Domingues", "given" : "C. M.", "non-dropping-particle" : "", "parse-names" : false, "suffix" : "" }, { "dropping-particle" : "", "family" : "Pierce", "given" : "D. W.", "non-dropping-particle" : "", "parse-names" : false, "suffix" : "" }, { "dropping-particle" : "", "family" : "Barnett", "given" : "T. P.", "non-dropping-particle" : "", "parse-names" : false, "suffix" : "" }, { "dropping-particle" : "", "family" : "Church", "given" : "J. A.", "non-dropping-particle" : "", "parse-names" : false, "suffix" : "" }, { "dropping-particle" : "", "family" : "Taylor", "given" : "K. E.", "non-dropping-particle" : "", "parse-names" : false, "suffix" : "" }, { "dropping-particle" : "", "family" : "AchutaRao", "given" : "K. M.", "non-dropping-particle" : "", "parse-names" : false, "suffix" : "" }, { "dropping-particle" : "", "family" : "Boyer", "given" : "T. P.", "non-dropping-particle" : "", "parse-names" : false, "suffix" : "" }, { "dropping-particle" : "", "family" : "Ishii", "given" : "M.", "non-dropping-particle" : "", "parse-names" : false, "suffix" : "" }, { "dropping-particle" : "", "family" : "Caldwell", "given" : "P. M.", "non-dropping-particle" : "", "parse-names" : false, "suffix" : "" } ], "container-title" : "Nature Climate Change", "id" : "ITEM-1", "issue" : "7", "issued" : { "date-parts" : [ [ "2012", "7", "10" ] ] }, "page" : "524-529", "publisher" : "Nature Publishing Group", "title" : "Human-induced global ocean warming on\u00a0multidecadal timescales", "translator" : [ { "dropping-particle" : "", "family" : "J4948", "given" : "", "non-dropping-particle" : "", "parse-names" : false, "suffix" : "" } ], "type" : "article-journal", "volume" : "2" }, "uris" : [ "http://www.mendeley.com/documents/?uuid=c0b7836d-c56f-34d3-9b6b-6268aed1f97a", "http://www.mendeley.com/documents/?uuid=ea993d53-4e4f-4c3a-8c6b-7d82a45a7c3d" ] } ], "mendeley" : { "formattedCitation" : "(Gleckler et al., 2012)", "plainTextFormattedCitation" : "(Gleckler et al., 2012)", "previouslyFormattedCitation" : "(Gleckler et al., 2012)" }, "properties" : { "noteIndex" : 0 }, "schema" : "https://github.com/citation-style-language/schema/raw/master/csl-citation.json" }</w:instrText>
      </w:r>
      <w:r w:rsidRPr="00BE2759">
        <w:rPr>
          <w:sz w:val="20"/>
          <w:lang w:val="en-US"/>
        </w:rPr>
        <w:fldChar w:fldCharType="separate"/>
      </w:r>
      <w:bookmarkStart w:id="2163" w:name="__Fieldmark__5521_3108272068"/>
      <w:r w:rsidRPr="00BE2759">
        <w:rPr>
          <w:noProof/>
          <w:sz w:val="20"/>
          <w:lang w:val="en-US"/>
        </w:rPr>
        <w:t>(</w:t>
      </w:r>
      <w:bookmarkStart w:id="2164" w:name="__Fieldmark__433_3077201039"/>
      <w:r w:rsidRPr="00BE2759">
        <w:rPr>
          <w:noProof/>
          <w:sz w:val="20"/>
          <w:lang w:val="en-US"/>
        </w:rPr>
        <w:t>Gleckler et al., 2012)</w:t>
      </w:r>
      <w:r w:rsidRPr="00BE2759">
        <w:rPr>
          <w:sz w:val="20"/>
          <w:lang w:val="en-US"/>
        </w:rPr>
        <w:fldChar w:fldCharType="end"/>
      </w:r>
      <w:bookmarkEnd w:id="2163"/>
      <w:bookmarkEnd w:id="2164"/>
      <w:r w:rsidRPr="00BE2759">
        <w:rPr>
          <w:sz w:val="20"/>
          <w:lang w:val="en-US"/>
        </w:rPr>
        <w:t xml:space="preserve">. Units are </w:t>
      </w:r>
      <w:ins w:id="2165" w:author="Ian Blenkinsop" w:date="2021-07-07T14:44:00Z">
        <w:r w:rsidRPr="00BE2759">
          <w:rPr>
            <w:sz w:val="20"/>
            <w:lang w:val="en-US"/>
          </w:rPr>
          <w:t xml:space="preserve">zettajoules </w:t>
        </w:r>
      </w:ins>
      <w:del w:id="2166" w:author="Ian Blenkinsop" w:date="2021-07-07T14:43:00Z">
        <w:r w:rsidRPr="00BE2759" w:rsidDel="00CB2C2E">
          <w:rPr>
            <w:sz w:val="20"/>
            <w:lang w:val="en-US"/>
          </w:rPr>
          <w:delText>10</w:delText>
        </w:r>
        <w:r w:rsidRPr="00BE2759" w:rsidDel="00CB2C2E">
          <w:rPr>
            <w:sz w:val="20"/>
            <w:vertAlign w:val="superscript"/>
            <w:lang w:val="en-US"/>
          </w:rPr>
          <w:delText>21</w:delText>
        </w:r>
        <w:r w:rsidRPr="00BE2759" w:rsidDel="00CB2C2E">
          <w:rPr>
            <w:sz w:val="20"/>
            <w:lang w:val="en-US"/>
          </w:rPr>
          <w:delText xml:space="preserve"> Joules </w:delText>
        </w:r>
      </w:del>
      <w:r w:rsidRPr="00BE2759">
        <w:rPr>
          <w:sz w:val="20"/>
          <w:lang w:val="en-US"/>
        </w:rPr>
        <w:t>(</w:t>
      </w:r>
      <w:ins w:id="2167" w:author="Ian Blenkinsop" w:date="2021-07-07T14:44:00Z">
        <w:r w:rsidRPr="00BE2759">
          <w:rPr>
            <w:sz w:val="20"/>
            <w:lang w:val="en-US"/>
          </w:rPr>
          <w:t xml:space="preserve">ZJ; </w:t>
        </w:r>
      </w:ins>
      <w:del w:id="2168" w:author="Ian Blenkinsop" w:date="2021-07-07T14:43:00Z">
        <w:r w:rsidRPr="00BE2759" w:rsidDel="00CB2C2E">
          <w:rPr>
            <w:sz w:val="20"/>
            <w:lang w:val="en-US"/>
          </w:rPr>
          <w:delText>Zettajoules</w:delText>
        </w:r>
      </w:del>
      <w:ins w:id="2169" w:author="Ian Blenkinsop" w:date="2021-07-07T14:43:00Z">
        <w:r w:rsidRPr="00BE2759">
          <w:rPr>
            <w:sz w:val="20"/>
            <w:lang w:val="en-US"/>
          </w:rPr>
          <w:t>10</w:t>
        </w:r>
        <w:r w:rsidRPr="00BE2759">
          <w:rPr>
            <w:sz w:val="20"/>
            <w:vertAlign w:val="superscript"/>
            <w:lang w:val="en-US"/>
          </w:rPr>
          <w:t>21</w:t>
        </w:r>
        <w:r w:rsidRPr="00BE2759">
          <w:rPr>
            <w:sz w:val="20"/>
            <w:lang w:val="en-US"/>
          </w:rPr>
          <w:t xml:space="preserve"> </w:t>
        </w:r>
      </w:ins>
      <w:ins w:id="2170" w:author="Ian Blenkinsop" w:date="2021-07-07T14:44:00Z">
        <w:r w:rsidRPr="00BE2759">
          <w:rPr>
            <w:sz w:val="20"/>
            <w:lang w:val="en-US"/>
          </w:rPr>
          <w:t>j</w:t>
        </w:r>
      </w:ins>
      <w:ins w:id="2171" w:author="Ian Blenkinsop" w:date="2021-07-07T14:43:00Z">
        <w:r w:rsidRPr="00BE2759">
          <w:rPr>
            <w:sz w:val="20"/>
            <w:lang w:val="en-US"/>
          </w:rPr>
          <w:t>oule</w:t>
        </w:r>
      </w:ins>
      <w:r w:rsidRPr="00BE2759">
        <w:rPr>
          <w:sz w:val="20"/>
          <w:lang w:val="en-US"/>
        </w:rPr>
        <w:t xml:space="preserve">). </w:t>
      </w:r>
      <w:r w:rsidRPr="00BE2759">
        <w:rPr>
          <w:rFonts w:cs="Times New Roman"/>
          <w:sz w:val="20"/>
          <w:szCs w:val="20"/>
          <w:lang w:val="en-US"/>
        </w:rPr>
        <w:t>Further details on data sources and processing are available in the chapter data table (Table 3.SM.1).</w:t>
      </w:r>
    </w:p>
    <w:bookmarkEnd w:id="2120"/>
    <w:p w14:paraId="6022ED41" w14:textId="77777777" w:rsidR="00D67909" w:rsidRPr="00D67909" w:rsidRDefault="00D67909" w:rsidP="00D67909">
      <w:pPr>
        <w:pStyle w:val="AR6BodyText"/>
        <w:rPr>
          <w:lang w:val="en-US"/>
        </w:rPr>
      </w:pPr>
    </w:p>
    <w:p w14:paraId="5ED7B18A" w14:textId="3F57F00E" w:rsidR="00584F61" w:rsidRPr="00E457C1" w:rsidRDefault="00584F61" w:rsidP="009F594A">
      <w:pPr>
        <w:pStyle w:val="AR6BodyText"/>
        <w:rPr>
          <w:b/>
          <w:lang w:val="en-US"/>
        </w:rPr>
      </w:pPr>
      <w:r w:rsidRPr="00E457C1">
        <w:rPr>
          <w:b/>
          <w:lang w:val="en-US"/>
        </w:rPr>
        <w:t xml:space="preserve">[END </w:t>
      </w:r>
      <w:r w:rsidRPr="00CB1BE0">
        <w:rPr>
          <w:rStyle w:val="AR6Chap3FigureCar"/>
          <w:rFonts w:cs="Times New Roman"/>
          <w:b/>
          <w:sz w:val="22"/>
        </w:rPr>
        <w:t>FIGURE 3.2</w:t>
      </w:r>
      <w:r>
        <w:rPr>
          <w:rStyle w:val="AR6Chap3FigureCar"/>
          <w:rFonts w:cs="Times New Roman"/>
          <w:b/>
          <w:sz w:val="22"/>
        </w:rPr>
        <w:t>6</w:t>
      </w:r>
      <w:r w:rsidRPr="00E457C1">
        <w:rPr>
          <w:b/>
          <w:lang w:val="en-US"/>
        </w:rPr>
        <w:t xml:space="preserve"> HERE]</w:t>
      </w:r>
    </w:p>
    <w:p w14:paraId="07FB4F7F" w14:textId="77777777" w:rsidR="009F594A" w:rsidRPr="00E457C1" w:rsidRDefault="009F594A" w:rsidP="009F594A">
      <w:pPr>
        <w:pStyle w:val="AR6BodyText"/>
        <w:rPr>
          <w:lang w:val="en-US"/>
        </w:rPr>
      </w:pPr>
    </w:p>
    <w:p w14:paraId="697335D1" w14:textId="77777777" w:rsidR="009F594A" w:rsidRPr="00E457C1" w:rsidRDefault="009F594A" w:rsidP="009F594A">
      <w:pPr>
        <w:pStyle w:val="AR6BodyText"/>
        <w:rPr>
          <w:lang w:val="en-US"/>
        </w:rPr>
      </w:pPr>
    </w:p>
    <w:p w14:paraId="03E48F29" w14:textId="336B9A94" w:rsidR="009F594A" w:rsidRPr="00E457C1" w:rsidRDefault="009F594A" w:rsidP="009F594A">
      <w:pPr>
        <w:pStyle w:val="AR6BodyText"/>
        <w:rPr>
          <w:lang w:val="en-US"/>
        </w:rPr>
      </w:pPr>
      <w:r w:rsidRPr="00E457C1">
        <w:rPr>
          <w:lang w:val="en-US"/>
        </w:rPr>
        <w:t>The multi-model mean</w:t>
      </w:r>
      <w:r w:rsidR="00BC52DC" w:rsidRPr="00E457C1">
        <w:rPr>
          <w:lang w:val="en-US"/>
        </w:rPr>
        <w:t>s</w:t>
      </w:r>
      <w:r w:rsidRPr="00E457C1">
        <w:rPr>
          <w:lang w:val="en-US"/>
        </w:rPr>
        <w:t xml:space="preserve"> of both CMIP5 and CMIP6 historical simulations forced with time varying natural and anthropogenic forcing shows</w:t>
      </w:r>
      <w:ins w:id="2172" w:author="Sara M Tuson" w:date="2021-06-28T11:24:00Z">
        <w:r w:rsidR="00B83750">
          <w:rPr>
            <w:lang w:val="en-US"/>
          </w:rPr>
          <w:t xml:space="preserve"> </w:t>
        </w:r>
      </w:ins>
      <w:r w:rsidRPr="00E457C1">
        <w:rPr>
          <w:lang w:val="en-US"/>
        </w:rPr>
        <w:t xml:space="preserve">robust increases in </w:t>
      </w:r>
      <w:r w:rsidR="008500A5" w:rsidRPr="00E457C1">
        <w:rPr>
          <w:lang w:val="en-US"/>
        </w:rPr>
        <w:t>ocean heat content</w:t>
      </w:r>
      <w:r w:rsidRPr="00E457C1">
        <w:rPr>
          <w:lang w:val="en-US"/>
        </w:rPr>
        <w:t xml:space="preserve"> in the upper (0</w:t>
      </w:r>
      <w:del w:id="2173" w:author="Sara M Tuson" w:date="2021-06-24T11:01:00Z">
        <w:r w:rsidR="00A46D0A" w:rsidRPr="00E457C1" w:rsidDel="00D269C7">
          <w:rPr>
            <w:lang w:val="en-US"/>
          </w:rPr>
          <w:delText>-</w:delText>
        </w:r>
      </w:del>
      <w:ins w:id="2174" w:author="Sara M Tuson" w:date="2021-06-24T11:01:00Z">
        <w:r w:rsidR="00D269C7">
          <w:rPr>
            <w:lang w:val="en-US"/>
          </w:rPr>
          <w:t>–</w:t>
        </w:r>
      </w:ins>
      <w:r w:rsidRPr="00E457C1">
        <w:rPr>
          <w:lang w:val="en-US"/>
        </w:rPr>
        <w:t>700 m) and intermediate (700</w:t>
      </w:r>
      <w:del w:id="2175" w:author="Sara M Tuson" w:date="2021-06-24T11:01:00Z">
        <w:r w:rsidR="00A46D0A" w:rsidRPr="00E457C1" w:rsidDel="00D269C7">
          <w:rPr>
            <w:lang w:val="en-US"/>
          </w:rPr>
          <w:delText>-</w:delText>
        </w:r>
      </w:del>
      <w:ins w:id="2176" w:author="Sara M Tuson" w:date="2021-06-24T11:01:00Z">
        <w:r w:rsidR="00D269C7">
          <w:rPr>
            <w:lang w:val="en-US"/>
          </w:rPr>
          <w:t>–</w:t>
        </w:r>
      </w:ins>
      <w:r w:rsidRPr="00E457C1">
        <w:rPr>
          <w:lang w:val="en-US"/>
        </w:rPr>
        <w:t>2000 m) ocean (</w:t>
      </w:r>
      <w:r w:rsidRPr="00E457C1">
        <w:rPr>
          <w:i/>
          <w:iCs/>
          <w:lang w:val="en-US"/>
        </w:rPr>
        <w:t>high confidence</w:t>
      </w:r>
      <w:r w:rsidRPr="00E457C1">
        <w:rPr>
          <w:lang w:val="en-US"/>
        </w:rPr>
        <w:t>) (</w:t>
      </w:r>
      <w:r w:rsidR="00F9109E" w:rsidRPr="00E457C1">
        <w:rPr>
          <w:lang w:val="en-US"/>
        </w:rPr>
        <w:t>Figure 3.2</w:t>
      </w:r>
      <w:r w:rsidR="00584F61" w:rsidRPr="00E457C1">
        <w:rPr>
          <w:lang w:val="en-US"/>
        </w:rPr>
        <w:t>6</w:t>
      </w:r>
      <w:del w:id="2177" w:author="Ian Blenkinsop" w:date="2021-07-13T12:14:00Z">
        <w:r w:rsidRPr="00E457C1" w:rsidDel="00BD56AA">
          <w:rPr>
            <w:lang w:val="en-US"/>
          </w:rPr>
          <w:delText>)</w:delText>
        </w:r>
        <w:r w:rsidR="00BC2BE1" w:rsidRPr="00E457C1" w:rsidDel="00BD56AA">
          <w:rPr>
            <w:lang w:val="en-US"/>
          </w:rPr>
          <w:delText xml:space="preserve"> </w:delText>
        </w:r>
      </w:del>
      <w:ins w:id="2178" w:author="Ian Blenkinsop" w:date="2021-07-13T12:14:00Z">
        <w:r w:rsidR="00BD56AA">
          <w:rPr>
            <w:lang w:val="en-US"/>
          </w:rPr>
          <w:t>;</w:t>
        </w:r>
        <w:r w:rsidR="00BD56AA" w:rsidRPr="00E457C1">
          <w:rPr>
            <w:lang w:val="en-US"/>
          </w:rPr>
          <w:t xml:space="preserve"> </w:t>
        </w:r>
      </w:ins>
      <w:r w:rsidR="00BC2BE1">
        <w:fldChar w:fldCharType="begin" w:fldLock="1"/>
      </w:r>
      <w:r w:rsidR="002D1890">
        <w:rPr>
          <w:lang w:val="en-US"/>
        </w:rPr>
        <w:instrText>ADDIN CSL_CITATION { "citationItems" : [ { "id" : "ITEM-1", "itemData" : { "DOI" : "10.1007/s00382-019-04910-1", "ISSN" : "0930-7575", "author" : [ { "dropping-particle" : "", "family" : "Bilbao", "given" : "Roberto A. F.", "non-dropping-particle" : "", "parse-names" : false, "suffix" : "" }, { "dropping-particle" : "", "family" : "Gregory", "given" : "Jonathan M.", "non-dropping-particle" : "", "parse-names" : false, "suffix" : "" }, { "dropping-particle" : "", "family" : "Bouttes", "given" : "Nathaelle", "non-dropping-particle" : "", "parse-names" : false, "suffix" : "" }, { "dropping-particle" : "", "family" : "Palmer", "given" : "Matthew D.", "non-dropping-particle" : "", "parse-names" : false, "suffix" : "" }, { "dropping-particle" : "", "family" : "Stott", "given" : "Peter", "non-dropping-particle" : "", "parse-names" : false, "suffix" : "" } ], "container-title" : "Climate Dynamics", "id" : "ITEM-1", "issue" : "9-10", "issued" : { "date-parts" : [ [ "2019", "11" ] ] }, "page" : "5389-5413", "publisher" : "Springer Berlin Heidelberg", "title" : "Attribution of ocean temperature change to anthropogenic and natural forcings using the temporal, vertical and geographical structure", "translator" : [ { "dropping-particle" : "", "family" : "J6151", "given" : "", "non-dropping-particle" : "", "parse-names" : false, "suffix" : "" } ], "type" : "article-journal", "volume" : "53" }, "uris" : [ "http://www.mendeley.com/documents/?uuid=77fe3fbd-4bf3-378e-adfc-852dffe29675" ] }, { "id" : "ITEM-2", "itemData" : { "DOI" : "10.5194/os-12-925-2016", "ISSN" : "18120792", "abstract" : "Greenhouse-gas emissions have created a planetary energy imbalance that is primarily manifested by increasing ocean heat content (OHC). Updated observational estimates of full-depth OHC change since 1970 are presented that account for recent advancements in reducing observation errors and biases. The full-depth OHC has increased by 0.74 [0.68, 0.80]\u00d71022 J yr-1 (0.46Wm-2/ and 1.22 [1.16-1.29] \u00d71022 J yr-1 (0.75Wm-2/ for 1970-2005 and 1992-2005, respectively, with a 5 to 95% confidence interval of the median. The CMIP5 models show large spread in OHC changes, suggesting that some models are not state-of-the-art and require further improvements. However, the ensemble median has excellent agreement with our observational estimate: 0.68 [0.54-0.82] \u00d71022 J yr-1 (0.42Wm-2/ from 1970 to 2005 and 1.25 [1.10-1.41] \u00d71022 J yr-1 (0.77Wm-2/ from 1992 to 2005. These results increase confidence in both the observational and model estimates to quantify and study changes in Earth's energy imbalance over the historical period. We suggest that OHC be a fundamental metric for climate model validation and evaluation, especially for forced changes (decadal timescales).", "author" : [ { "dropping-particle" : "", "family" : "Cheng", "given" : "Lijing", "non-dropping-particle" : "", "parse-names" : false, "suffix" : "" }, { "dropping-particle" : "", "family" : "Trenberth", "given" : "Kevin E.", "non-dropping-particle" : "", "parse-names" : false, "suffix" : "" }, { "dropping-particle" : "", "family" : "Palmer", "given" : "Matthew D.", "non-dropping-particle" : "", "parse-names" : false, "suffix" : "" }, { "dropping-particle" : "", "family" : "Zhu", "given" : "Jiang", "non-dropping-particle" : "", "parse-names" : false, "suffix" : "" }, { "dropping-particle" : "", "family" : "Abraham", "given" : "John P.", "non-dropping-particle" : "", "parse-names" : false, "suffix" : "" } ], "container-title" : "Ocean Science", "id" : "ITEM-2", "issue" : "4", "issued" : { "date-parts" : [ [ "2016", "7", "26" ] ] }, "page" : "925-935", "title" : "Observed and simulated full-depth ocean heat-content changes for 1970-2005", "translator" : [ { "dropping-particle" : "", "family" : "J6228", "given" : "", "non-dropping-particle" : "", "parse-names" : false, "suffix" : "" } ], "type" : "article-journal", "volume" : "12" }, "uris" : [ "http://www.mendeley.com/documents/?uuid=27a2aaab-7b1f-4f78-95e0-46bd258c310c" ] }, { "id" : "ITEM-3", "itemData" : { "DOI" : "10.1126/science.aav7619", "ISSN" : "10959203", "author" : [ { "dropping-particle" : "", "family" : "Cheng", "given" : "Lijing", "non-dropping-particle" : "", "parse-names" : false, "suffix" : "" }, { "dropping-particle" : "", "family" : "Abraham", "given" : "John", "non-dropping-particle" : "", "parse-names" : false, "suffix" : "" }, { "dropping-particle" : "", "family" : "Hausfather", "given" : "Zeke", "non-dropping-particle" : "", "parse-names" : false, "suffix" : "" }, { "dropping-particle" : "", "family" : "Trenberth", "given" : "Kevin E.", "non-dropping-particle" : "", "parse-names" : false, "suffix" : "" } ], "container-title" : "Science", "id" : "ITEM-3", "issue" : "6423", "issued" : { "date-parts" : [ [ "2019", "1", "11" ] ] }, "page" : "128-129", "publisher" : "American Association for the Advancement of Science", "title" : "How fast are the oceans warming?", "translator" : [ { "dropping-particle" : "", "family" : "J6194", "given" : "", "non-dropping-particle" : "", "parse-names" : false, "suffix" : "" } ], "type" : "article", "volume" : "363" }, "uris" : [ "http://www.mendeley.com/documents/?uuid=991ea663-28ba-38a6-861c-26a0f32fb06e" ] }, { "id" : "ITEM-4", "itemData" : { "DOI" : "10.1038/nclimate2915", "ISSN" : "17586798", "abstract" : "Formal detection and attribution studies have used observations and climate models to identify an anthropogenic warming signature in the upper (0-700 m) ocean. Recently, as a result of the so-called surface warming hiatus, there has been considerable interest in global ocean heat content (OHC) changes in the deeper ocean, including natural and anthropogenically forced changes identified in observational, modelling and data re-analysis studies. Here, we examine OHC changes in the context of the Earth\u00e2 \u20ac\u2122 s global energy budget since early in the industrial era (circa 1865-2015) for a range of depths. We rely on OHC change estimates from a diverse collection of measurement systems including data from the nineteenth-century Challenger expedition, a multi-decadal record of ship-based in situ mostly upper-ocean measurements, the more recent near-global Argo floats profiling to intermediate (2,000 m) depths, and full-depth repeated transoceanic sections. We show that the multi-model mean constructed from the current generation of historically forced climate models is consistent with the OHC changes from this diverse collection of observational systems. Our model-based analysis suggests that nearly half of the industrial-era increases in global OHC have occurred in recent decades, with over a third of the accumulated heat occurring below 700 m and steadily rising.", "author" : [ { "dropping-particle" : "", "family" : "Gleckler", "given" : "Peter J.", "non-dropping-particle" : "", "parse-names" : false, "suffix" : "" }, { "dropping-particle" : "", "family" : "Durack", "given" : "Paul J.", "non-dropping-particle" : "", "parse-names" : false, "suffix" : "" }, { "dropping-particle" : "", "family" : "Stouffer", "given" : "Ronald J.", "non-dropping-particle" : "", "parse-names" : false, "suffix" : "" }, { "dropping-particle" : "", "family" : "Johnson", "given" : "Gregory C.", "non-dropping-particle" : "", "parse-names" : false, "suffix" : "" }, { "dropping-particle" : "", "family" : "Forest", "given" : "Chris E.", "non-dropping-particle" : "", "parse-names" : false, "suffix" : "" } ], "container-title" : "Nature Climate Change", "id" : "ITEM-4", "issue" : "4", "issued" : { "date-parts" : [ [ "2016", "4", "18" ] ] }, "page" : "394-398", "publisher" : "Nature Publishing Group", "title" : "Industrial-era global ocean heat uptake doubles in recent decades", "translator" : [ { "dropping-particle" : "", "family" : "J5134", "given" : "", "non-dropping-particle" : "", "parse-names" : false, "suffix" : "" } ], "type" : "article-journal", "volume" : "6" }, "uris" : [ "http://www.mendeley.com/documents/?uuid=97a1dd78-4025-467b-89bd-a4c6c59d3fe4" ] }, { "id" : "ITEM-5", "itemData" : { "DOI" : "10.1088/1748-9326/ab23c1", "ISSN" : "17489326", "abstract" : "More than 90% of the Earth's energy imbalance is stored by the ocean. While previous studies have shown that changes in the ocean warming are detectable and distinct from internal variability of the climate system, an estimate of separate contributions by natural and individual anthropogenic forcings (such as greenhouse gases and aerosols) remains outstanding. Here we investigate anthropogenic and greenhouse-gas contributions to past ocean warming, and estimate their contributions to future sea level rise by the year 2100. By applying detection and attribution framework (regularized optimal fingerprinting), we show that ocean warming in the historical period is detectable and attributable to contributions from the aggregate anthropogenic forcing as well as greenhouse gas forcing alone. We also discuss the role of natural forcing on the ocean volume-averaged temperature and examine the impact of volcanic activity from the three main volcanoes occurring in the historical period 1955-2012. Our results suggest that estimated anthropogenic and greenhouse-gas contributions to ocean warming are consistent with observations, and observationally-constrained future thermosteric sea level rise projections support the central and lower part of the multi-model mean projection range distribution.", "author" : [ { "dropping-particle" : "", "family" : "Tokarska", "given" : "Katarzyna B.", "non-dropping-particle" : "", "parse-names" : false, "suffix" : "" }, { "dropping-particle" : "", "family" : "Hegerl", "given" : "Gabriele C.", "non-dropping-particle" : "", "parse-names" : false, "suffix" : "" }, { "dropping-particle" : "", "family" : "Schurer", "given" : "Andrew P.", "non-dropping-particle" : "", "parse</w:instrText>
      </w:r>
      <w:r w:rsidR="002D1890" w:rsidRPr="00BB05B7">
        <w:rPr>
          <w:rPrChange w:id="2179" w:author="Clotilde Pean" w:date="2021-09-13T13:16:00Z">
            <w:rPr>
              <w:lang w:val="en-US"/>
            </w:rPr>
          </w:rPrChange>
        </w:rPr>
        <w:instrText>-names" : false, "suffix" : "" }, { "dropping-particle" : "", "family" : "Ribes", "given" : "Aur\u00e9lien", "non-dropping-particle" : "", "parse-names" : false, "suffix" : "" }, { "dropping-particle" : "", "family" : "Fasullo", "given" : "John T.", "non-dropping-particle" : "", "parse-names" : false, "suffix" : "" } ], "container-title" : "Environmental Research Letters", "id" : "ITEM-5", "issue" : "7", "issued" : { "date-parts" : [ [ "2019" ] ] }, "title" : "Quantifying human contributions to past and future ocean warming and thermosteric sea level rise", "translator" : [ { "dropping-particle" : "", "family" : "J6142", "given" : "", "non-dropping-particle" : "", "parse-names" : false, "suffix" : "" } ], "type" : "article-journal", "volume" : "14" }, "uris" : [ "http://www.mendeley.com/documents/?uuid=15005dbf-cd9a-4dc4-9d72-490ce1c2078f" ] } ], "mendeley" : { "formattedCitation" : "(Cheng et al., 2016, 2019; Gleckler et al., 2016; Bilbao et al., 2019; Tokarska et al., 2019)", "manualFormatting" : "Cheng et al., 2016, 2019; Gleckler et al., 2016; Bilbao et al., 2019; Tokarska et al., 2019)", "plainTextFormattedCitation" : "(Cheng et al., 2016, 2019; Gleckler et al., 2016; Bilbao et al., 2019; Tokarska et al., 2019)", "previouslyFormattedCitation" : "(Cheng et al., 2016, 2019; Gleckler et al., 2016; Bilbao et al., 2019; Tokarska et al., 2019)" }, "properties" : { "noteIndex" : 0 }, "schema" : "https://github.com/citation-style-language/schema/raw/master/csl-citation.json" }</w:instrText>
      </w:r>
      <w:r w:rsidR="00BC2BE1">
        <w:fldChar w:fldCharType="separate"/>
      </w:r>
      <w:del w:id="2180" w:author="Ian Blenkinsop" w:date="2021-07-13T12:14:00Z">
        <w:r w:rsidR="00393F8C" w:rsidDel="00BD56AA">
          <w:rPr>
            <w:noProof/>
          </w:rPr>
          <w:delText>(</w:delText>
        </w:r>
      </w:del>
      <w:r w:rsidR="00393F8C">
        <w:rPr>
          <w:noProof/>
        </w:rPr>
        <w:t>Cheng et al., 2016, 2019; Gleckler et al., 2016; Bilbao et al., 2019; Tokarska et al., 2019)</w:t>
      </w:r>
      <w:r w:rsidR="00BC2BE1">
        <w:fldChar w:fldCharType="end"/>
      </w:r>
      <w:r w:rsidR="00A46D0A" w:rsidRPr="00E457C1">
        <w:t xml:space="preserve">. </w:t>
      </w:r>
      <w:r w:rsidR="00A46D0A" w:rsidRPr="00E457C1">
        <w:rPr>
          <w:lang w:val="en-US"/>
        </w:rPr>
        <w:t>T</w:t>
      </w:r>
      <w:r w:rsidRPr="00E457C1">
        <w:rPr>
          <w:lang w:val="en-US"/>
        </w:rPr>
        <w:t xml:space="preserve">emporary (&lt;10 years) surface and subsurface cooling during and after large volcanic eruptions are also captured in the upper-ocean, and global mean </w:t>
      </w:r>
      <w:r w:rsidR="008500A5" w:rsidRPr="00E457C1">
        <w:rPr>
          <w:lang w:val="en-US"/>
        </w:rPr>
        <w:t>ocean heat content</w:t>
      </w:r>
      <w:r w:rsidR="00F2074A" w:rsidRPr="00E457C1">
        <w:rPr>
          <w:lang w:val="en-US"/>
        </w:rPr>
        <w:t xml:space="preserve"> </w:t>
      </w:r>
      <w:r w:rsidR="00F2074A">
        <w:fldChar w:fldCharType="begin" w:fldLock="1"/>
      </w:r>
      <w:r w:rsidR="00E719C0">
        <w:rPr>
          <w:lang w:val="en-US"/>
        </w:rPr>
        <w:instrText>ADDIN CSL_CITATION { "citationItems" : [ { "id" : "ITEM-1", "itemData" : { "DOI" : "10.1002/grl.50382", "ISSN" : "00948276", "author" : [ { "dropping-particle" : "", "family" : "Balmaseda", "given" : "Magdalena A.", "non-dropping-particle" : "", "parse-names" : false, "suffix" : "" }, { "dropping-particle" : "", "family" : "Trenberth", "given" : "Kevin E.", "non-dropping-particle" : "", "parse-names" : false, "suffix" : "" }, { "dropping-particle" : "", "family" : "K\u00e4ll\u00e9n", "given" : "Erland", "non-dropping-particle" : "", "parse-names" : false, "suffix" : "" } ], "container-title" : "Geophysical Research Letters", "id" : "ITEM-1", "issue" : "9", "issued" : { "date-parts" : [ [ "2013", "5", "16" ] ] }, "page" : "1754-1759", "publisher" : "Wiley-Blackwell", "title" : "Distinctive climate signals in reanalysis of global ocean heat content", "translator" : [ { "dropping-particle" : "", "family" : "J4290", "given" : "", "non-dropping-particle" : "", "parse-names" : false, "suffix" : "" } ], "type" : "article-journal", "volume" : "40" }, "uris" : [ "http://www.mendeley.com/documents/?uuid=780953e9-a2dc-4502-9ac8-8633795cde09" ] } ], "mendeley" : { "formattedCitation" : "(Balmaseda et al., 2013)", "plainTextFormattedCitation" : "(Balmaseda et al., 2013)", "previouslyFormattedCitation" : "(Balmaseda et al., 2013)" }, "properties" : { "noteIndex" : 0 }, "schema" : "https://github.com/citation-style-language/schema/raw/master/csl-citation.json" }</w:instrText>
      </w:r>
      <w:r w:rsidR="00F2074A">
        <w:fldChar w:fldCharType="separate"/>
      </w:r>
      <w:r w:rsidR="00393F8C">
        <w:rPr>
          <w:noProof/>
          <w:lang w:val="en-US"/>
        </w:rPr>
        <w:t>(Balmaseda et al., 2013)</w:t>
      </w:r>
      <w:r w:rsidR="00F2074A">
        <w:fldChar w:fldCharType="end"/>
      </w:r>
      <w:r w:rsidRPr="00E457C1">
        <w:rPr>
          <w:lang w:val="en-US"/>
        </w:rPr>
        <w:t xml:space="preserve">. </w:t>
      </w:r>
      <w:r w:rsidR="004C388A" w:rsidRPr="00E457C1">
        <w:rPr>
          <w:lang w:val="en-US"/>
        </w:rPr>
        <w:t xml:space="preserve">The </w:t>
      </w:r>
      <w:r w:rsidR="008500A5" w:rsidRPr="00E457C1">
        <w:rPr>
          <w:lang w:val="en-US"/>
        </w:rPr>
        <w:t>ocean heat content</w:t>
      </w:r>
      <w:r w:rsidR="00A46D0A" w:rsidRPr="00E457C1">
        <w:rPr>
          <w:lang w:val="en-US"/>
        </w:rPr>
        <w:t xml:space="preserve"> </w:t>
      </w:r>
      <w:r w:rsidR="004C388A" w:rsidRPr="00E457C1">
        <w:rPr>
          <w:lang w:val="en-US"/>
        </w:rPr>
        <w:t xml:space="preserve">increase is also reflected in the </w:t>
      </w:r>
      <w:r w:rsidR="00A46D0A" w:rsidRPr="00E457C1">
        <w:rPr>
          <w:lang w:val="en-US"/>
        </w:rPr>
        <w:t xml:space="preserve">corresponding </w:t>
      </w:r>
      <w:r w:rsidR="004C388A" w:rsidRPr="00E457C1">
        <w:rPr>
          <w:lang w:val="en-US"/>
        </w:rPr>
        <w:t xml:space="preserve">ocean thermal expansion which </w:t>
      </w:r>
      <w:r w:rsidR="00A46D0A" w:rsidRPr="00E457C1">
        <w:rPr>
          <w:lang w:val="en-US"/>
        </w:rPr>
        <w:t xml:space="preserve">is a leading </w:t>
      </w:r>
      <w:r w:rsidR="004C388A" w:rsidRPr="00E457C1">
        <w:rPr>
          <w:lang w:val="en-US"/>
        </w:rPr>
        <w:t>contribut</w:t>
      </w:r>
      <w:r w:rsidR="00A46D0A" w:rsidRPr="00E457C1">
        <w:rPr>
          <w:lang w:val="en-US"/>
        </w:rPr>
        <w:t>or</w:t>
      </w:r>
      <w:r w:rsidR="004C388A" w:rsidRPr="00E457C1">
        <w:rPr>
          <w:lang w:val="en-US"/>
        </w:rPr>
        <w:t xml:space="preserve"> to global mean sea level rise (Section</w:t>
      </w:r>
      <w:r w:rsidR="00D411FA" w:rsidRPr="00E457C1">
        <w:rPr>
          <w:lang w:val="en-US"/>
        </w:rPr>
        <w:t>s</w:t>
      </w:r>
      <w:r w:rsidR="004C388A" w:rsidRPr="00E457C1">
        <w:rPr>
          <w:lang w:val="en-US"/>
        </w:rPr>
        <w:t xml:space="preserve"> </w:t>
      </w:r>
      <w:r w:rsidR="00D411FA" w:rsidRPr="00E457C1">
        <w:rPr>
          <w:lang w:val="en-US"/>
        </w:rPr>
        <w:t>3.5.3.2</w:t>
      </w:r>
      <w:r w:rsidR="00FA10AB" w:rsidRPr="00E457C1">
        <w:rPr>
          <w:lang w:val="en-US"/>
        </w:rPr>
        <w:t xml:space="preserve"> and </w:t>
      </w:r>
      <w:r w:rsidR="00D411FA" w:rsidRPr="00E457C1">
        <w:rPr>
          <w:lang w:val="en-US"/>
        </w:rPr>
        <w:t>9.2.4</w:t>
      </w:r>
      <w:del w:id="2181" w:author="Ian Blenkinsop" w:date="2021-07-13T12:14:00Z">
        <w:r w:rsidR="00D411FA" w:rsidRPr="00E457C1" w:rsidDel="00BD56AA">
          <w:rPr>
            <w:lang w:val="en-US"/>
          </w:rPr>
          <w:delText xml:space="preserve">; </w:delText>
        </w:r>
      </w:del>
      <w:ins w:id="2182" w:author="Ian Blenkinsop" w:date="2021-07-13T12:14:00Z">
        <w:r w:rsidR="00BD56AA">
          <w:rPr>
            <w:lang w:val="en-US"/>
          </w:rPr>
          <w:t>, and</w:t>
        </w:r>
        <w:r w:rsidR="00BD56AA" w:rsidRPr="00E457C1">
          <w:rPr>
            <w:lang w:val="en-US"/>
          </w:rPr>
          <w:t xml:space="preserve"> </w:t>
        </w:r>
      </w:ins>
      <w:r w:rsidR="00D411FA" w:rsidRPr="00E457C1">
        <w:rPr>
          <w:lang w:val="en-US"/>
        </w:rPr>
        <w:t>Box 9.1)</w:t>
      </w:r>
      <w:r w:rsidR="001942BC" w:rsidRPr="00E457C1">
        <w:rPr>
          <w:lang w:val="en-US"/>
        </w:rPr>
        <w:t>.</w:t>
      </w:r>
    </w:p>
    <w:p w14:paraId="4C246EDC" w14:textId="01795601" w:rsidR="00FD1BBB" w:rsidRPr="00E457C1" w:rsidRDefault="00FD1BBB" w:rsidP="009F594A">
      <w:pPr>
        <w:pStyle w:val="AR6BodyText"/>
        <w:rPr>
          <w:lang w:val="en-US"/>
        </w:rPr>
      </w:pPr>
    </w:p>
    <w:p w14:paraId="3AF68294" w14:textId="7084100C" w:rsidR="009F594A" w:rsidRPr="00BB05B7" w:rsidRDefault="00256A37" w:rsidP="009F594A">
      <w:pPr>
        <w:pStyle w:val="AR6BodyText"/>
        <w:rPr>
          <w:rPrChange w:id="2183" w:author="Clotilde Pean" w:date="2021-09-13T13:15:00Z">
            <w:rPr>
              <w:lang w:val="en-CA"/>
            </w:rPr>
          </w:rPrChange>
        </w:rPr>
      </w:pPr>
      <w:r w:rsidRPr="00E457C1">
        <w:rPr>
          <w:lang w:val="en-US"/>
        </w:rPr>
        <w:t>For the period 1971</w:t>
      </w:r>
      <w:del w:id="2184" w:author="Sara M Tuson" w:date="2021-06-24T11:01:00Z">
        <w:r w:rsidRPr="00E457C1" w:rsidDel="00D269C7">
          <w:rPr>
            <w:lang w:val="en-US"/>
          </w:rPr>
          <w:delText>-</w:delText>
        </w:r>
      </w:del>
      <w:ins w:id="2185" w:author="Sara M Tuson" w:date="2021-06-24T11:01:00Z">
        <w:r w:rsidR="00D269C7">
          <w:rPr>
            <w:lang w:val="en-US"/>
          </w:rPr>
          <w:t>–</w:t>
        </w:r>
      </w:ins>
      <w:r w:rsidRPr="00E457C1">
        <w:rPr>
          <w:lang w:val="en-US"/>
        </w:rPr>
        <w:t>2014</w:t>
      </w:r>
      <w:r w:rsidR="009F594A" w:rsidRPr="00E457C1">
        <w:rPr>
          <w:lang w:val="en-US"/>
        </w:rPr>
        <w:t xml:space="preserve">, the rate of ocean heat uptake for the global ocean </w:t>
      </w:r>
      <w:r w:rsidR="006F05FC" w:rsidRPr="00E457C1">
        <w:rPr>
          <w:lang w:val="en-US"/>
        </w:rPr>
        <w:t>in the CMIP6 model</w:t>
      </w:r>
      <w:r w:rsidR="00660F14" w:rsidRPr="00E457C1">
        <w:rPr>
          <w:lang w:val="en-US"/>
        </w:rPr>
        <w:t>s</w:t>
      </w:r>
      <w:r w:rsidR="006F05FC" w:rsidRPr="00E457C1">
        <w:rPr>
          <w:lang w:val="en-US"/>
        </w:rPr>
        <w:t xml:space="preserve"> </w:t>
      </w:r>
      <w:r w:rsidR="00A47AC6" w:rsidRPr="00E457C1">
        <w:rPr>
          <w:lang w:val="en-US"/>
        </w:rPr>
        <w:t>is</w:t>
      </w:r>
      <w:r w:rsidR="006F05FC" w:rsidRPr="00E457C1">
        <w:rPr>
          <w:lang w:val="en-US"/>
        </w:rPr>
        <w:t xml:space="preserve"> about 6.43</w:t>
      </w:r>
      <w:r w:rsidR="00E97983" w:rsidRPr="00E457C1">
        <w:rPr>
          <w:lang w:val="en-US"/>
        </w:rPr>
        <w:t xml:space="preserve"> </w:t>
      </w:r>
      <w:r w:rsidR="002F737F" w:rsidRPr="00E457C1">
        <w:rPr>
          <w:lang w:val="en-US"/>
        </w:rPr>
        <w:t>[2.08</w:t>
      </w:r>
      <w:del w:id="2186" w:author="Sara M Tuson" w:date="2021-06-24T11:02:00Z">
        <w:r w:rsidR="002F737F" w:rsidRPr="00E457C1" w:rsidDel="00D269C7">
          <w:rPr>
            <w:lang w:val="en-US"/>
          </w:rPr>
          <w:delText>-</w:delText>
        </w:r>
      </w:del>
      <w:ins w:id="2187" w:author="Sara M Tuson" w:date="2021-06-24T11:02:00Z">
        <w:r w:rsidR="00D269C7">
          <w:rPr>
            <w:lang w:val="en-US"/>
          </w:rPr>
          <w:t>–</w:t>
        </w:r>
      </w:ins>
      <w:r w:rsidR="002F737F" w:rsidRPr="00E457C1">
        <w:rPr>
          <w:lang w:val="en-US"/>
        </w:rPr>
        <w:t>8.66]</w:t>
      </w:r>
      <w:r w:rsidR="006F05FC" w:rsidRPr="00E457C1">
        <w:rPr>
          <w:lang w:val="en-US"/>
        </w:rPr>
        <w:t xml:space="preserve"> ZJ</w:t>
      </w:r>
      <w:r w:rsidR="004A49A8" w:rsidRPr="00E457C1">
        <w:rPr>
          <w:lang w:val="en-US"/>
        </w:rPr>
        <w:t xml:space="preserve"> </w:t>
      </w:r>
      <w:r w:rsidR="006F05FC" w:rsidRPr="00E457C1">
        <w:rPr>
          <w:lang w:val="en-US"/>
        </w:rPr>
        <w:t>yr</w:t>
      </w:r>
      <w:del w:id="2188" w:author="Ian Blenkinsop" w:date="2021-07-12T15:58:00Z">
        <w:r w:rsidR="006F05FC" w:rsidRPr="00E457C1" w:rsidDel="002A73C1">
          <w:rPr>
            <w:vertAlign w:val="superscript"/>
            <w:lang w:val="en-US"/>
          </w:rPr>
          <w:delText>-1</w:delText>
        </w:r>
      </w:del>
      <w:ins w:id="2189" w:author="Ian Blenkinsop" w:date="2021-07-12T15:58:00Z">
        <w:r w:rsidR="002A73C1" w:rsidRPr="002A73C1">
          <w:rPr>
            <w:vertAlign w:val="superscript"/>
            <w:lang w:val="en-US"/>
          </w:rPr>
          <w:t>–1</w:t>
        </w:r>
      </w:ins>
      <w:r w:rsidR="006F05FC" w:rsidRPr="00E457C1">
        <w:rPr>
          <w:lang w:val="en-US"/>
        </w:rPr>
        <w:t>,</w:t>
      </w:r>
      <w:r w:rsidR="00A47AC6" w:rsidRPr="00E457C1">
        <w:rPr>
          <w:lang w:val="en-US"/>
        </w:rPr>
        <w:t xml:space="preserve"> </w:t>
      </w:r>
      <w:r w:rsidR="009F594A" w:rsidRPr="00E457C1">
        <w:rPr>
          <w:lang w:val="en-US"/>
        </w:rPr>
        <w:t xml:space="preserve">with the upper, intermediate and deeper layers </w:t>
      </w:r>
      <w:r w:rsidR="006F05FC" w:rsidRPr="00E457C1">
        <w:rPr>
          <w:lang w:val="en-US"/>
        </w:rPr>
        <w:t xml:space="preserve">respectively </w:t>
      </w:r>
      <w:r w:rsidR="009F594A" w:rsidRPr="00E457C1">
        <w:rPr>
          <w:lang w:val="en-US"/>
        </w:rPr>
        <w:t>account</w:t>
      </w:r>
      <w:r w:rsidRPr="00E457C1">
        <w:rPr>
          <w:lang w:val="en-US"/>
        </w:rPr>
        <w:t>ing</w:t>
      </w:r>
      <w:r w:rsidR="009F594A" w:rsidRPr="00E457C1">
        <w:rPr>
          <w:lang w:val="en-US"/>
        </w:rPr>
        <w:t xml:space="preserve"> for 6</w:t>
      </w:r>
      <w:r w:rsidR="002F737F" w:rsidRPr="00E457C1">
        <w:rPr>
          <w:lang w:val="en-US"/>
        </w:rPr>
        <w:t>8</w:t>
      </w:r>
      <w:r w:rsidR="009F594A" w:rsidRPr="00E457C1">
        <w:rPr>
          <w:lang w:val="en-US"/>
        </w:rPr>
        <w:t>%, 1</w:t>
      </w:r>
      <w:r w:rsidR="003732D5" w:rsidRPr="00E457C1">
        <w:rPr>
          <w:lang w:val="en-US"/>
        </w:rPr>
        <w:t>6</w:t>
      </w:r>
      <w:r w:rsidR="009F594A" w:rsidRPr="00E457C1">
        <w:rPr>
          <w:lang w:val="en-US"/>
        </w:rPr>
        <w:t>% and 1</w:t>
      </w:r>
      <w:r w:rsidR="002F737F" w:rsidRPr="00E457C1">
        <w:rPr>
          <w:lang w:val="en-US"/>
        </w:rPr>
        <w:t>6</w:t>
      </w:r>
      <w:r w:rsidR="009F594A" w:rsidRPr="00E457C1">
        <w:rPr>
          <w:lang w:val="en-US"/>
        </w:rPr>
        <w:t>% of the full depth global heat uptake (Figure 3.2</w:t>
      </w:r>
      <w:r w:rsidR="00584F61" w:rsidRPr="00E457C1">
        <w:rPr>
          <w:lang w:val="en-US"/>
        </w:rPr>
        <w:t>6</w:t>
      </w:r>
      <w:r w:rsidR="00FF6215" w:rsidRPr="00E457C1">
        <w:rPr>
          <w:lang w:val="en-US"/>
        </w:rPr>
        <w:t xml:space="preserve">). </w:t>
      </w:r>
      <w:r w:rsidR="009F594A" w:rsidRPr="00E457C1">
        <w:rPr>
          <w:lang w:val="en-US"/>
        </w:rPr>
        <w:t xml:space="preserve">Overall, the simulated </w:t>
      </w:r>
      <w:r w:rsidR="008500A5" w:rsidRPr="00E457C1">
        <w:rPr>
          <w:lang w:val="en-US"/>
        </w:rPr>
        <w:t>ocean heat content</w:t>
      </w:r>
      <w:r w:rsidR="009F594A" w:rsidRPr="00E457C1">
        <w:rPr>
          <w:lang w:val="en-US"/>
        </w:rPr>
        <w:t xml:space="preserve"> changes are </w:t>
      </w:r>
      <w:r w:rsidR="00A84F0D" w:rsidRPr="00E457C1">
        <w:rPr>
          <w:lang w:val="en-US"/>
        </w:rPr>
        <w:t>consistent with</w:t>
      </w:r>
      <w:r w:rsidR="009F594A" w:rsidRPr="00E457C1">
        <w:rPr>
          <w:lang w:val="en-US"/>
        </w:rPr>
        <w:t xml:space="preserve"> the updated </w:t>
      </w:r>
      <w:r w:rsidR="004A49A8" w:rsidRPr="00E457C1">
        <w:rPr>
          <w:lang w:val="en-US"/>
        </w:rPr>
        <w:t xml:space="preserve">and improved </w:t>
      </w:r>
      <w:r w:rsidR="009F594A" w:rsidRPr="00E457C1">
        <w:rPr>
          <w:lang w:val="en-US"/>
        </w:rPr>
        <w:t>observational analyses</w:t>
      </w:r>
      <w:r w:rsidR="004A49A8" w:rsidRPr="00E457C1">
        <w:rPr>
          <w:lang w:val="en-US"/>
        </w:rPr>
        <w:t xml:space="preserve">, within the </w:t>
      </w:r>
      <w:r w:rsidR="004A49A8" w:rsidRPr="00E457C1">
        <w:rPr>
          <w:i/>
          <w:iCs/>
          <w:lang w:val="en-US"/>
        </w:rPr>
        <w:t>very likely</w:t>
      </w:r>
      <w:r w:rsidR="004A49A8" w:rsidRPr="00E457C1">
        <w:rPr>
          <w:lang w:val="en-US"/>
        </w:rPr>
        <w:t xml:space="preserve"> uncertainty range defined for each</w:t>
      </w:r>
      <w:r w:rsidR="009F594A" w:rsidRPr="00E457C1">
        <w:rPr>
          <w:lang w:val="en-US"/>
        </w:rPr>
        <w:t xml:space="preserve"> </w:t>
      </w:r>
      <w:ins w:id="2190" w:author="Ian Blenkinsop" w:date="2021-07-13T12:15:00Z">
        <w:r w:rsidR="00BD56AA">
          <w:rPr>
            <w:lang w:val="en-US"/>
          </w:rPr>
          <w:t>(</w:t>
        </w:r>
        <w:r w:rsidR="00BD56AA" w:rsidRPr="00E457C1">
          <w:rPr>
            <w:lang w:val="en-US"/>
          </w:rPr>
          <w:t xml:space="preserve">see also </w:t>
        </w:r>
      </w:ins>
      <w:ins w:id="2191" w:author="Ian Blenkinsop" w:date="2021-07-13T12:17:00Z">
        <w:r w:rsidR="00BD56AA" w:rsidRPr="00E457C1">
          <w:rPr>
            <w:lang w:val="en-US"/>
          </w:rPr>
          <w:t>Section 2.3.3.1</w:t>
        </w:r>
        <w:r w:rsidR="00BD56AA">
          <w:rPr>
            <w:lang w:val="en-US"/>
          </w:rPr>
          <w:t xml:space="preserve">, </w:t>
        </w:r>
      </w:ins>
      <w:ins w:id="2192" w:author="Ian Blenkinsop" w:date="2021-07-13T12:15:00Z">
        <w:r w:rsidR="00BD56AA" w:rsidRPr="00E457C1">
          <w:rPr>
            <w:lang w:val="en-US"/>
          </w:rPr>
          <w:t>Table 2.7</w:t>
        </w:r>
        <w:r w:rsidR="00BD56AA">
          <w:rPr>
            <w:lang w:val="en-US"/>
          </w:rPr>
          <w:t xml:space="preserve">; </w:t>
        </w:r>
      </w:ins>
      <w:r w:rsidR="009F594A">
        <w:fldChar w:fldCharType="begin" w:fldLock="1"/>
      </w:r>
      <w:r w:rsidR="002D1890">
        <w:rPr>
          <w:lang w:val="en-US"/>
        </w:rPr>
        <w:instrText>ADDIN CSL_CITATION { "citationItems" : [ { "id" : "ITEM-1", "itemData" : { "DOI" : "10.1126/sciadv.1601545", "ISSN" : "2375-2548", "abstract" : "Earth\u2019s energy imbalance (EEI) drives the ongoing global warming and can best be assessed across the historical record (that is, since 1960) from ocean heat content (OHC) changes. An accurate assessment of OHC is a challenge, mainly because of insufficient and irregular data coverage. We provide updated OHC estimates with the goal of minimizing associated sampling error. We performed a subsample test, in which subsets of data during the data-rich Argo era are colocated with locations of earlier ocean observations, to quantify this error. Our results provide a new OHC estimate with an unbiased mean sampling error and with variability on decadal and multidecadal time scales (signal) that can be reliably distinguished from sampling error (noise) with signal-to-noise ratios higher than 3. The inferred integrated EEI is greater than that reported in previous assessments and is consistent with a reconstruction of the radiative imbalance at the top of atmosphere starting in 1985. We found that changes in OHC are relatively small before about 1980; since then, OHC has increased fairly steadily and, since 1990, has increasingly involved deeper layers of the ocean. In addition, OHC changes in six major oceans are reliable on decadal time scales. All ocean basins examined have experienced significant warming since 1998, with the greatest warming in the southern oceans, the tropical/subtropical Pacific Ocean, and the tropical/subtropical Atlantic Ocean. This new look at OHC and EEI changes over time provides greater confidence than previously possible, and the data sets produced are a valuable resource for further study.", "author" : [ { "dropping-particle" : "", "family" : "Cheng", "given" : "Lijing", "non-dropping-particle" : "", "parse-names" : false, "suffix" : "" }, { "dropping-particle" : "", "family" : "Trenberth", "given" : "Kevin E.", "non-dropping-particle" : "", "parse-names" : false, "suffix" : "" }, { "dropping-particle" : "", "family" : "Fasullo", "given" : "John", "non-dropping-particle" : "", "parse-names" : false, "suffix" : "" }, { "dropping-particle" : "", "family" : "Boyer", "given" : "Tim", "non-dropping-particle" : "", "parse-names" : false, "suffix" : "" }, { "dropping-particle" : "", "family" : "Abraham", "given" : "John", "non-dropping-particle" : "", "parse-names" : false, "suffix" : "" }, { "dropping-particle" : "", "family" : "Zhu", "given" : "Jiang", "non-dropping-particle" : "", "parse-names" : false, "suffix" : "" } ], "container-title" : "Science Advances", "id" : "ITEM-1", "issue" : "3", "issued" : { "date-parts" : [ [ "2017", "3", "10" ] ] }, "page" : "e1601545", "publisher" : "American Association for the Advancement of Science", "title" : "Improved estimates of ocean heat content from 1960 to 2015", "translator" : [ { "dropping-particle" : "", "family" : "J4293", "given" : "", "non-dropping-particle" : "", "parse-names" : false, "suffix" : "" } ], "type" : "article-journal", "volume" : "3" }, "uris" : [ "http://www.mendeley.com/documents/?uuid=e98c3662-1243-414a-b28d-6dde5a233eb3" ] }, { "id" : "ITEM-2", "itemData" : { "DOI" : "10.1038/nature07080", "ISBN" : "0028-0836\\r1476-4687", "ISSN" : "14764687", "PMID" : "18563162", "abstract" : "Changes in the climate system's energy budget are predominantly revealed in ocean temperatures1, 2 and the associated thermal expansion contribution to sea-level rise2. Climate models, however, do not reproduce the large decadal variability in globally averaged ocean heat content inferred from the sparse observational database3, 4, even when volcanic and other variable climate forcings are included. The sum of the observed contributions has also not adequately explained the overall multi-decadal rise2. Here we report improved estimates of near-global ocean heat content and thermal expansion for the upper 300 m and 700 m of the ocean for 1950\u20132003, using statistical techniques that allow for sparse data coverage5, 6, 7 and applying recent corrections8 to reduce systematic biases in the most common ocean temperature observations9. Our ocean warming and thermal expansion trends for 1961\u20132003 are about 50 per cent larger than earlier estimates but about 40 per cent smaller for 1993\u20132003, which is consistent with the recognition that previously estimated rates for the 1990s had a positive bias as a result of instrumental errors8, 9, 10. On average, the decadal variability of the climate models with volcanic forcing now agrees approximately with the observations, but the modelled multi-decadal trends are smaller than observed. We add our observational estimate of upper-ocean thermal expansion to other contributions to sea-level rise and find that the sum of contributions from 1961 to 2003 is about 1.5 plusminus 0.4 mm yr-1, in good agreement with our updated estimate of near-global mean sea-level rise (using techniques established in earlier studies6, 7) of 1.6 plusminus 0.2 mm yr-1", "author" : [ { "dropping-particle" : "", "family" : "Domingues", "given" : "Catia M.", "non-dropping-particle" : "", "parse-names" : false, "suffix" : "" }, { "dropping-particle" : "", "family" : "Church", "given" : "John A.", "non-dropping-particle" : "", "parse-names" : false, "suffix" : "" }, { "dropping-particle" : "", "family" : "White", "given" : "Neil J.", "non-dropping-particle" : "", "parse-names" : false, "suffix" : "" }, { "dropping-particle" : "", "family" : "Gleckler", "given" : "Peter J.", "non-dropping-particle" : "", "parse-names" : false, "suffix" : "" }, { "dropping-particle" : "", "family" : "Wijffels", "given" : "Susan E.", "non-dropping-particle" : "", "parse-names" : false, "suffix" : "" }, { "dropping-particle" : "", "family" : "Barker", "given" : "Paul M.", "non-dropping-particle" : "", "parse-names" : false, "suffix" : "" }, { "dropping-particle" : "", "family" : "Dunn", "given" : "Jeff R.", "non-dropping-particle" : "", "parse-names" : false, "suffix" : "" } ], "container-title" : "Nature", "id" : "ITEM-2", "issue" : "7198", "issued" : { "date-parts" : [ [ "2008", "6", "19" ] ] }, "page" : "1090-1093", "publisher" : "Nature Publishing Group", "title" : "Improved estimates of upper-ocean warming and multi-decadal sea-level rise", "translator" : [ { "dropping-particle" : "", "family" : "J4296", "given" : "", "non-dropping-particle" : "", "parse-names" : false, "suffix" : "" } ], "type" : "article-journal", "volume" : "453" }, "uris" : [ "http://www.mendeley.com/documents/?uuid=bf754922-0bd5-4c7f-8e23-280434d5e2ec" ] }, { "id" : "ITEM-3", "itemData" : { "DOI" : "10.2151/sola.2017-030",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"ITEM-3", "issued" : { "date-parts" : [ [ "2017" ] ] }, "page" : "163-167", "title" : "Accuracy of Global Upper Ocean Heat Content Estimation Expected from Present Observational Data Sets", "translator" : [ { "dropping-particle" : "", "family" : "J6990", "given" : "", "non-dropping-particle" : "", "parse-names" : false, "suffix" : "" } ], "type" : "article-journal", "volume" : "13" }, "uris" : [ "http://www.mendeley.com/documents/?uuid=8c38ce65-11e2-4322-a002-7b7d9962b1ed" ] }, { "id" : "ITEM-4", "itemData" : { "DOI" : "10.1029/2012GL051106", "ISSN" : "00948276", "abstract" : "We provide updated estimates of the change of ocean heat content and the thermosteric component of sea level change of the 0-700 and 0-2000m layers of the World Ocean for 1955-2010. Our estimates are based on historical data not previously available, additional modern data, and bathythermograph data corrected for instrumental biases. We have also used Argo data corrected by the Argo DAC if available and used uncorrected Argo data if no corrections were available at the time we downloaded the Argo data. The heat content of the World Ocean for the 0-2000m layer increased by 24.01.9 ? 1022 J (2S.E.) corresponding to a rate of 0.39Wm-2 (per unit area of the World Ocean) and a volume mean warming of 0.09C. This warming corresponds to a rate of 0.27Wm-2 per unit area of earth's surface. The heat content of the World Ocean for the 0-700m layer increased by 16.71.6 ? 10 22 J corresponding to a rate of 0.27Wm-2 (per unit area of the World Ocean) and a volume mean warming of 0.18C. The World Ocean accounts for approximately 93% of the warming of the earth system that has occurred since 1955. The 700-2000m ocean layer accounted for approximately one-third of the warming of the 0-2000m layer of the World Ocean. The thermosteric component of sea level trend was 0.54.05mmyr-1 for the 0-2000m layer and 0.41.04mmyr-1 for the 0-700m layer of the World Ocean for 1955-2010. ? Copyright 2012 by the American Geophysical Union.", "author" : [ { "dropping-particle" : "", "family" : "Levitus", "given" : "S.", "non-dropping-particle" : "", "parse-names" : false, "suffix" : "" }, { "dropping-particle" : "", "family" : "Antonov", "given" : "J.I.", "non-dropping-particle" : "", "parse-names" : false, "suffix" : "" }, { "dropping-particle" : "", "family" : "Boyer", "given" : "T.P.", "non-dropping-particle" : "", "parse-names" : false, "suffix" : "" }, { "dropping-particle" : "", "family" : "Baranova", "given" : "O.K.", "non-dropping-particle" : "", "parse-names" : false, "suffix" : "" }, { "dropping-particle" : "", "family" : "Garcia", "given" : "H.E.", "non-dropping-particle" : "", "parse-names" : false, "suffix" : "" }, { "dropping-particle" : "", "family" : "Locarnini", "given" : "R.A.", "non-dropping-particle" : "", "parse-names" : false, "suffix" : "" }, { "dropping-particle" : "", "family" : "Mishonov", "given" : "A.V.", "non-dropping-particle" : "", "parse-names" : false, "suffix" : "" }, { "dropping-particle" : "", "family" : "Reagan", "given" : "J.R.", "non-dropping-particle" : "", "parse-names" : false, "suffix" : "" }, { "dropping-particle" : "", "family" : "Seidov", "given" : "D.", "non-dropping-particle" : "", "parse-names" : false, "suffix" : "" }, { "dropping-particle" : "", "family" : "Yarosh", "given" : "E.S.", "non-dropping-particle" : "", "parse-names" : false, "suffix" : "" }, { "dropping-particle" : "", "family" : "Zweng", "given" : "M.M.", "non-dropping-particle" : "", "parse-names" : false, "suffix" : "" } ], "container-title" : "Geophysical Research Letters", "id" : "ITEM-4", "issue" : "10", "issued" : { "date-parts" : [ [ "2012" ] ] }, "publisher" : "Wiley Online Library", "title" : "World ocean heat content and thermosteric sea level change (0-2000m), 1955-2010", "translator" : [ { "dropping-particle" : "", "family" : "J6602", "given" : "", "non-dropping-particle" : "", "parse-names" : false, "suffix" : "" } ], "type" : "article-journal", "volume" : "39" }, "uris" : [ "http://www.mendeley.com/documents/?uuid=e262eede-4b23-4434-bfa7-390750d577ba" ] }, { "id" : "ITEM-5", "itemData" : { "DOI" : "10.1175/2010JCLI3682.1", "ISBN" : "0894-8755", "ISSN" : "08948755", "abstract" : "Abyssal global and deep Southern Ocean temperature trends are quantified between the 1990s and 2000s to assess the role of recent warming of these regions in global heat and sea level budgets. The authors 1) compute warming rates with uncertainties along 28 full-depth, high-quality hydrographic sections that have been occupied two or more times between 1980 and 2010; 2) divide the global ocean into 32 basins, defined by the topography and climatological ocean bottom temperatures; and then 3) estimate temperature trends in the 24 sampled basins. The three southernmost basins show a strong statistically significant abyssal warming trend, with that warming signal weakening to the north in the central Pacific, western Atlantic, and eastern Indian Oceans. Eastern Atlantic and western Indian Ocean basins show statistically insignificant abyssal cooling trends. Excepting the Arctic Ocean and Nordic seas, the rate of abyssal (below 4000 m) global ocean heat content change in the 1990s and 2000s is equiva...", "author" : [ { "dropping-particle" : "", "family" : "Purkey", "given" : "Sarah G.", "non-dropping-particle" : "", "parse-names" : false, "suffix" : "" }, { "dropping-particle" : "", "family" : "Johnson", "given" : "Gregory C.", "non-dropping-particle" : "", "parse-names" : false, "suffix" : "" } ], "container-title" : "Journal of Climate", "id" : "ITEM-5", "issue" : "23", "issued" : { "date-parts" : [ [ "2010", "12", "1" ] ] }, "page" : "6336-6351", "title" : "Warming of global abyssal and deep Southern Ocean waters between the 1990s and 2000s: Contributions to global heat and sea level rise budgets", "translator" : [ { "dropping-particle" : "", "family" : "J4297", "given" : "", "non-dropping-particle" : "", "parse-names" : false, "suffix" : "" } ], "type" : "article-journal", "volume" : "23" }, "uris" : [ "http://www.mendeley.com/documents/?uuid=f1120996-e6c2-4530-a1c8-5d8efd36f350" ] }, { "id" : "ITEM-6", "itemData" : { "DOI" : "10.1073/pnas.1808838115", "ISSN" : "10916490", "PMID" : "30617081", "abstract" : "Most of the excess energy stored in the climate system due to anthropogenic greenhouse gas emissions has been taken up by the oceans, leading to thermal expansion and sea-level rise. The oceans thus have an important role in the Earth\u2019s energy imbalance. Observational constraints on future anthropogenic warming critically depend on accurate estimates of past ocean heat content (OHC) change. We present a reconstruction of OHC since 1871, with global coverage of the full ocean depth. Our estimates combine timeseries of observed sea surface temperatures with much longer historical coverage than those in the ocean interior together with a representation (a Green\u2019s function) of time-independent ocean transport processes. For 1955\u20132017, our estimates are comparable with direct estimates made by infilling the available 3D time-dependent ocean temperature observations. We find that the global ocean absorbed heat during this period at a rate of 0.30 \u00b1 0.06 W/m 2 in the upper 2,000 m and 0.028 \u00b1 0.026 W/m 2 below 2,000 m, with large decadal fluctuations. The total OHC change since 1871 is estimated at 436 \u00b1 91 \u00d7 10 21 J, with an increase during 1921\u20131946 (145 \u00b1 62 \u00d7 10 21 J) that is as large as during 1990\u20132015. By comparing with direct estimates, we also infer that, during 1955\u20132017, up to one-half of the Atlantic Ocean warming and thermosteric sea-level rise at low latitudes to midlatitudes emerged due to heat convergence from changes in ocean transport.", "author" : [ { "dropping-particle" : "", "family" : "Zanna", "given" : "Laure", "non-dropping-particle" : "", "parse-names" : false, "suffix" : "" }, { "dropping-particle" : "", "family" : "Khatiwala", "given" : "Samar", "non-dropping-particle" : "", "parse-names" : false, "suffix" : "" }, { "dropping-particle" : "", "family" : "Gregory", "given" : "Jonathan M.", "non-dropping-particle" : "", "parse-names" : false, "suffix" : "" }, { "dropping-particle" : "", "family" : "Ison", "given" : "Jonathan", "non-dropping-particle" : "", "parse-names" : false, "suffix" : "" }, { "dropping-particle" : "", "family" : "Heimbach", "given" : "Patrick", "non-dropping-particle" : "", "parse-names" : false, "suffix" : "" } ], "container-title" : "Proceedings of the National Academy of Sciences", "id" : "ITEM-6", "issue" : "4", "issued" : { "date-parts" : [ [ "2019", "1", "22" ] ] }, "page" : "1126-1131", "title" : "Global reconstruction of historical ocean heat storage and transport", "translator" : [ { "dropping-particle" : "", "family" : "J6325", "given" : "", "non-dropping-particle" : "", "parse-names" : false, "suffix" : "" } ], "type" : "article-journal", "volume" : "116" }, "uris" : [ "http://www.mendeley.com/documents/?uuid=e08310bf-db54-4595-9d7b-1378c643f2ed" ] }, { "id" : "ITEM-7", "itemData" : { "DOI" : "10.1002/2013JC009067", "ISSN" : "21699291", "abstract" : "We present version 4 of the Met Office Hadley Centre \"EN\"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Key Points EN4 dataset of quality-controlled temperature and salinity profiles is described Dataset covers 1900 to present and includes monthly objective analyses A novel method is presented to estimate uncertainty in the objective analyses \u00a9 2013. American Geophysical Union. All Rights Reserved.",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"ITEM-7", "issue" : "12", "issued" : { "date-parts" : [ [ "2013", "12", "1" ] ] }, "page" : "6704-6716", "publisher" : "Wiley-Blackwell", "title" : "EN4: Quality controlled ocean temperature and salinity profiles and monthly objective analyses with uncertainty estimates", "translator" : [ { "dropping-particle" : "", "family" : "J4642", "given" : "", "non-dropping-particle" : "", "parse-names" : false, "suffix" : "" } ], "type" : "article-journal", "volume" : "118" }, "uris" : [ "http://www.mendeley.com/documents/?uuid=e62e1fc0-77d5-3c60-81da-fa88af075db4" ] } ], "mendeley" : { "formattedCitation" : "(Domingues et al., 2008; Purkey and Johnson, 2010; Levitus et al., 2012; Good et al., 2013; Cheng et al., 2017; Ishii et al., 2017; Zanna et al., 2019)", "manualFormatting" : "Domingues et al., 2008; Purkey and Johnson, 2010; Levitus et al., 2012; Good et al., 2013; Cheng et al., 2017; Ishii et al., 2017; Zanna et al., 2019)", "plainTextFormattedCitation" : "(Domingues et al., 2008; Purkey and Johnson, 2010; Levitus et al., 2012; Good et al., 2013; Cheng et al., 2017; Ishii et al., 2017; Zanna et al., 2019)", "previouslyFormattedCitation" : "(Domingues et al., 2008; Purkey and Johnson, 2010; Levitus et al., 2012; Good et al., 2013; Cheng et al., 2017; Ishii et al., 2017; Zanna et al., 2019)" }, "properties" : { "noteIndex" : 0 }, "schema" : "https://github.com/citation-style-language/schema/raw/master/csl-citation.json" }</w:instrText>
      </w:r>
      <w:r w:rsidR="009F594A">
        <w:fldChar w:fldCharType="separate"/>
      </w:r>
      <w:del w:id="2193" w:author="Ian Blenkinsop" w:date="2021-07-13T12:15:00Z">
        <w:r w:rsidR="00393F8C" w:rsidDel="00BD56AA">
          <w:rPr>
            <w:noProof/>
            <w:lang w:val="en-US"/>
          </w:rPr>
          <w:delText>(</w:delText>
        </w:r>
      </w:del>
      <w:r w:rsidR="00393F8C">
        <w:rPr>
          <w:noProof/>
          <w:lang w:val="en-US"/>
        </w:rPr>
        <w:t>Domingues et al., 2008; Purkey and Johnson, 2010; Levitus et al., 2012; Good et al., 2013; Cheng et al., 2017; Ishii et al., 2017; Zanna et al., 2019)</w:t>
      </w:r>
      <w:r w:rsidR="009F594A">
        <w:fldChar w:fldCharType="end"/>
      </w:r>
      <w:del w:id="2194" w:author="Ian Blenkinsop" w:date="2021-07-13T12:15:00Z">
        <w:r w:rsidR="009F594A" w:rsidRPr="00E457C1" w:rsidDel="00BD56AA">
          <w:rPr>
            <w:lang w:val="en-US"/>
          </w:rPr>
          <w:delText xml:space="preserve"> (see </w:delText>
        </w:r>
        <w:r w:rsidR="00F12705" w:rsidRPr="00E457C1" w:rsidDel="00BD56AA">
          <w:rPr>
            <w:lang w:val="en-US"/>
          </w:rPr>
          <w:delText xml:space="preserve">also </w:delText>
        </w:r>
        <w:r w:rsidR="009F594A" w:rsidRPr="00E457C1" w:rsidDel="00BD56AA">
          <w:rPr>
            <w:lang w:val="en-US"/>
          </w:rPr>
          <w:delText>Table 2.</w:delText>
        </w:r>
        <w:r w:rsidR="004A49A8" w:rsidRPr="00E457C1" w:rsidDel="00BD56AA">
          <w:rPr>
            <w:lang w:val="en-US"/>
          </w:rPr>
          <w:delText>7</w:delText>
        </w:r>
        <w:r w:rsidR="009F594A" w:rsidRPr="00E457C1" w:rsidDel="00BD56AA">
          <w:rPr>
            <w:lang w:val="en-US"/>
          </w:rPr>
          <w:delText>, Section 2.3.3.1)</w:delText>
        </w:r>
      </w:del>
      <w:r w:rsidR="00B14BF9" w:rsidRPr="00E457C1">
        <w:rPr>
          <w:lang w:val="en-US"/>
        </w:rPr>
        <w:t xml:space="preserve"> as well as with the </w:t>
      </w:r>
      <w:r w:rsidR="00F1351B" w:rsidRPr="00E457C1">
        <w:rPr>
          <w:lang w:val="en-US"/>
        </w:rPr>
        <w:t xml:space="preserve">ocean components of total </w:t>
      </w:r>
      <w:r w:rsidR="00FF6215" w:rsidRPr="00E457C1">
        <w:rPr>
          <w:lang w:val="en-US"/>
        </w:rPr>
        <w:t>E</w:t>
      </w:r>
      <w:r w:rsidR="00F1351B" w:rsidRPr="00E457C1">
        <w:rPr>
          <w:lang w:val="en-US"/>
        </w:rPr>
        <w:t xml:space="preserve">arth heating assessed in </w:t>
      </w:r>
      <w:r w:rsidR="00417A54" w:rsidRPr="00E457C1">
        <w:rPr>
          <w:lang w:val="en-US"/>
        </w:rPr>
        <w:t>S</w:t>
      </w:r>
      <w:r w:rsidR="00F1351B" w:rsidRPr="00E457C1">
        <w:rPr>
          <w:lang w:val="en-US"/>
        </w:rPr>
        <w:t>ection 7.2.2.2, Table 7.1. Nevertheless, l</w:t>
      </w:r>
      <w:r w:rsidR="00D411FA" w:rsidRPr="00E457C1">
        <w:rPr>
          <w:lang w:val="en-US"/>
        </w:rPr>
        <w:t xml:space="preserve">arge </w:t>
      </w:r>
      <w:r w:rsidR="00B66A17" w:rsidRPr="00E457C1">
        <w:rPr>
          <w:lang w:val="en-US"/>
        </w:rPr>
        <w:t>uncertainties remain, particularly</w:t>
      </w:r>
      <w:r w:rsidR="00F1351B" w:rsidRPr="00E457C1">
        <w:rPr>
          <w:lang w:val="en-US"/>
        </w:rPr>
        <w:t xml:space="preserve"> </w:t>
      </w:r>
      <w:r w:rsidR="00D411FA" w:rsidRPr="00E457C1">
        <w:rPr>
          <w:lang w:val="en-US"/>
        </w:rPr>
        <w:t>in the deeper layer</w:t>
      </w:r>
      <w:r w:rsidR="00B66A17" w:rsidRPr="00E457C1">
        <w:rPr>
          <w:lang w:val="en-US"/>
        </w:rPr>
        <w:t>s</w:t>
      </w:r>
      <w:r w:rsidR="00D411FA" w:rsidRPr="00E457C1">
        <w:rPr>
          <w:lang w:val="en-US"/>
        </w:rPr>
        <w:t xml:space="preserve"> due to the </w:t>
      </w:r>
      <w:r w:rsidR="00B66A17" w:rsidRPr="00E457C1">
        <w:rPr>
          <w:lang w:val="en-US"/>
        </w:rPr>
        <w:t xml:space="preserve">poor </w:t>
      </w:r>
      <w:r w:rsidR="00D411FA" w:rsidRPr="00E457C1">
        <w:rPr>
          <w:lang w:val="en-US"/>
        </w:rPr>
        <w:t xml:space="preserve">temporal and spatial </w:t>
      </w:r>
      <w:r w:rsidR="00B66A17" w:rsidRPr="00E457C1">
        <w:rPr>
          <w:lang w:val="en-US"/>
        </w:rPr>
        <w:t>sampling coverage</w:t>
      </w:r>
      <w:r w:rsidR="00D411FA" w:rsidRPr="00E457C1">
        <w:rPr>
          <w:lang w:val="en-US"/>
        </w:rPr>
        <w:t xml:space="preserve">, particularly in the Atlantic, Southern and Indian Oceans </w:t>
      </w:r>
      <w:r w:rsidR="00D411FA">
        <w:fldChar w:fldCharType="begin" w:fldLock="1"/>
      </w:r>
      <w:r w:rsidR="00E719C0">
        <w:rPr>
          <w:lang w:val="en-US"/>
        </w:rPr>
        <w:instrText>ADDIN CSL_CITATION { "citationItems" : [ { "id" : "ITEM-1", "itemData" : { "DOI" : "10.1029/2018JC014225", "ISSN" : "2169-9275", "author" : [ { "dropping-particle" : "", "family" : "Garry", "given" : "F. K.", "non-dropping-particle" : "", "parse-names" : false, "suffix" : "" }, { "dropping-particle" : "", "family" : "McDonagh", "given" : "E. L.", "non-dropping-particle" : "", "parse-names" : false, "suffix" : "" }, { "dropping-particle" : "", "family" : "Blaker", "given" : "A. T.", "non-dropping-particle" : "", "parse-names" : false, "suffix" : "" }, { "dropping-particle" : "", "family" : "Roberts", "given" : "C. D.", "non-dropping-particle" : "", "parse-names" : false, "suffix" : "" }, { "dropping-particle" : "", "family" : "Desbruy\u00e8res", "given" : "D. G.", "non-dropping-particle" : "", "parse-names" : false, "suffix" : "" }, { "dropping-particle" : "", "family" : "Frajka\u2010Williams", "given" : "E.", "non-dropping-particle" : "", "parse-names" : false, "suffix" : "" }, { "dropping-particle" : "", "family" : "King", "given" : "B. A.", "non-dropping-particle" : "", "parse-names" : false, "suffix" : "" } ], "container-title" : "Journal of Geophysical Research: Oceans", "id" : "ITEM-1", "issue" : "2", "issued" : { "date-parts" : [ [ "2019", "2", "22" ] ] }, "page" : "1155-1169", "publisher" : "John Wiley &amp; Sons, Ltd", "title" : "Model\u2010Derived Uncertainties in Deep Ocean Temperature Trends Between 1990 and 2010", "translator" : [ { "dropping-particle" : "", "family" : "J6878", "given" : "", "non-dropping-particle" : "", "parse-names" : false, "suffix" : "" } ], "type" : "article-journal", "volume" : "124" }, "uris" : [ "http://www.mendeley.com/documents/?uuid=3923b7c8-d035-3100-bb9d-ae60445e200f" ] } ], "mendeley" : { "formattedCitation" : "(Garry et al., 2019)", "plainTextFormattedCitation" : "(Garry et al., 2019)", "previouslyFormattedCitation" : "(Garry et al., 2019)" }, "properties" : { "noteIndex" : 0 }, "schema" : "https://github.com/citation-style-language/schema/raw/master/csl-citation.json" }</w:instrText>
      </w:r>
      <w:r w:rsidR="00D411FA">
        <w:fldChar w:fldCharType="separate"/>
      </w:r>
      <w:r w:rsidR="00393F8C">
        <w:rPr>
          <w:noProof/>
          <w:lang w:val="en-US"/>
        </w:rPr>
        <w:t>(Garry et al., 2019)</w:t>
      </w:r>
      <w:r w:rsidR="00D411FA">
        <w:fldChar w:fldCharType="end"/>
      </w:r>
      <w:r w:rsidR="00D411FA" w:rsidRPr="00E457C1">
        <w:rPr>
          <w:lang w:val="en-US"/>
        </w:rPr>
        <w:t>.</w:t>
      </w:r>
      <w:r w:rsidR="00F1351B" w:rsidRPr="00E457C1">
        <w:rPr>
          <w:lang w:val="en-US"/>
        </w:rPr>
        <w:t xml:space="preserve"> T</w:t>
      </w:r>
      <w:r w:rsidR="00D411FA" w:rsidRPr="00E457C1">
        <w:rPr>
          <w:lang w:val="en-US"/>
        </w:rPr>
        <w:t xml:space="preserve">he </w:t>
      </w:r>
      <w:r w:rsidR="00D411FA" w:rsidRPr="00E457C1">
        <w:rPr>
          <w:i/>
          <w:iCs/>
          <w:lang w:val="en-US"/>
        </w:rPr>
        <w:t>very likely</w:t>
      </w:r>
      <w:r w:rsidR="00D411FA" w:rsidRPr="00E457C1">
        <w:rPr>
          <w:lang w:val="en-US"/>
        </w:rPr>
        <w:t xml:space="preserve"> ranges of </w:t>
      </w:r>
      <w:r w:rsidR="004C3D73" w:rsidRPr="00E457C1">
        <w:rPr>
          <w:lang w:val="en-US"/>
        </w:rPr>
        <w:t xml:space="preserve">the simulated trends for the full ocean depth and </w:t>
      </w:r>
      <w:r w:rsidR="004C3D73" w:rsidRPr="00E457C1">
        <w:rPr>
          <w:lang w:val="en-US"/>
        </w:rPr>
        <w:lastRenderedPageBreak/>
        <w:t>below 2000</w:t>
      </w:r>
      <w:r w:rsidR="001D7C86" w:rsidRPr="00E457C1">
        <w:rPr>
          <w:lang w:val="en-US"/>
        </w:rPr>
        <w:t xml:space="preserve"> </w:t>
      </w:r>
      <w:r w:rsidR="004C3D73" w:rsidRPr="00E457C1">
        <w:rPr>
          <w:lang w:val="en-US"/>
        </w:rPr>
        <w:t xml:space="preserve">m fall within the </w:t>
      </w:r>
      <w:r w:rsidR="004C3D73" w:rsidRPr="00E457C1">
        <w:rPr>
          <w:i/>
          <w:iCs/>
          <w:lang w:val="en-US"/>
        </w:rPr>
        <w:t>very likely</w:t>
      </w:r>
      <w:r w:rsidR="004C3D73" w:rsidRPr="00E457C1">
        <w:rPr>
          <w:lang w:val="en-US"/>
        </w:rPr>
        <w:t xml:space="preserve"> range of </w:t>
      </w:r>
      <w:r w:rsidR="00D411FA" w:rsidRPr="00E457C1">
        <w:rPr>
          <w:lang w:val="en-US"/>
        </w:rPr>
        <w:t>observed</w:t>
      </w:r>
      <w:r w:rsidR="004C3D73" w:rsidRPr="00E457C1">
        <w:rPr>
          <w:lang w:val="en-US"/>
        </w:rPr>
        <w:t xml:space="preserve"> uptake </w:t>
      </w:r>
      <w:r w:rsidR="001942BC" w:rsidRPr="00E457C1">
        <w:rPr>
          <w:lang w:val="en-US"/>
        </w:rPr>
        <w:t>during</w:t>
      </w:r>
      <w:r w:rsidR="00E76B6D" w:rsidRPr="00E457C1">
        <w:rPr>
          <w:lang w:val="en-US"/>
        </w:rPr>
        <w:t xml:space="preserve"> the last two decades</w:t>
      </w:r>
      <w:r w:rsidR="004C3D73" w:rsidRPr="00E457C1">
        <w:rPr>
          <w:lang w:val="en-US"/>
        </w:rPr>
        <w:t>.</w:t>
      </w:r>
      <w:r w:rsidR="00292183" w:rsidRPr="00E457C1">
        <w:rPr>
          <w:lang w:val="en-US"/>
        </w:rPr>
        <w:t xml:space="preserve"> </w:t>
      </w:r>
      <w:commentRangeStart w:id="2195"/>
      <w:commentRangeStart w:id="2196"/>
      <w:r w:rsidR="00E76B6D" w:rsidRPr="00E457C1">
        <w:rPr>
          <w:lang w:val="en-US"/>
        </w:rPr>
        <w:t>I</w:t>
      </w:r>
      <w:r w:rsidR="000A1456" w:rsidRPr="00E457C1">
        <w:rPr>
          <w:lang w:val="en-US"/>
        </w:rPr>
        <w:t xml:space="preserve">n the intermediate layer, </w:t>
      </w:r>
      <w:r w:rsidR="00292183" w:rsidRPr="00E457C1">
        <w:rPr>
          <w:lang w:val="en-US"/>
        </w:rPr>
        <w:t xml:space="preserve">the multi-model ensemble mean </w:t>
      </w:r>
      <w:r w:rsidR="000A1456" w:rsidRPr="00E457C1">
        <w:rPr>
          <w:lang w:val="en-US"/>
        </w:rPr>
        <w:t xml:space="preserve">mostly stays above </w:t>
      </w:r>
      <w:del w:id="2197" w:author="Tom Maycock" w:date="2021-09-03T15:57:00Z">
        <w:r w:rsidR="000A1456" w:rsidRPr="00E457C1" w:rsidDel="00966B76">
          <w:rPr>
            <w:lang w:val="en-US"/>
          </w:rPr>
          <w:delText xml:space="preserve">(below) </w:delText>
        </w:r>
      </w:del>
      <w:r w:rsidR="000A1456" w:rsidRPr="00E457C1">
        <w:rPr>
          <w:lang w:val="en-US"/>
        </w:rPr>
        <w:t xml:space="preserve">the observed </w:t>
      </w:r>
      <w:r w:rsidR="00791CD3" w:rsidRPr="00E457C1">
        <w:rPr>
          <w:lang w:val="en-US"/>
        </w:rPr>
        <w:t>5</w:t>
      </w:r>
      <w:r w:rsidR="00791CD3" w:rsidRPr="001F1E56">
        <w:rPr>
          <w:lang w:val="en-US"/>
          <w:rPrChange w:id="2198" w:author="Sara M Tuson" w:date="2021-06-28T09:30:00Z">
            <w:rPr>
              <w:vertAlign w:val="superscript"/>
              <w:lang w:val="en-US"/>
            </w:rPr>
          </w:rPrChange>
        </w:rPr>
        <w:t>th</w:t>
      </w:r>
      <w:del w:id="2199" w:author="Sara M Tuson" w:date="2021-06-24T11:02:00Z">
        <w:r w:rsidR="00791CD3" w:rsidRPr="00E457C1" w:rsidDel="00D269C7">
          <w:rPr>
            <w:lang w:val="en-US"/>
          </w:rPr>
          <w:delText>-</w:delText>
        </w:r>
      </w:del>
      <w:ins w:id="2200" w:author="Sara M Tuson" w:date="2021-06-24T11:02:00Z">
        <w:r w:rsidR="00D269C7">
          <w:rPr>
            <w:lang w:val="en-US"/>
          </w:rPr>
          <w:t>–</w:t>
        </w:r>
      </w:ins>
      <w:r w:rsidR="00791CD3" w:rsidRPr="00E457C1">
        <w:rPr>
          <w:lang w:val="en-US"/>
        </w:rPr>
        <w:t>95</w:t>
      </w:r>
      <w:r w:rsidR="00791CD3" w:rsidRPr="001F1E56">
        <w:rPr>
          <w:lang w:val="en-US"/>
          <w:rPrChange w:id="2201" w:author="Sara M Tuson" w:date="2021-06-28T09:30:00Z">
            <w:rPr>
              <w:vertAlign w:val="superscript"/>
              <w:lang w:val="en-US"/>
            </w:rPr>
          </w:rPrChange>
        </w:rPr>
        <w:t>th</w:t>
      </w:r>
      <w:r w:rsidR="00791CD3" w:rsidRPr="00E457C1">
        <w:rPr>
          <w:lang w:val="en-US"/>
        </w:rPr>
        <w:t xml:space="preserve"> percentile</w:t>
      </w:r>
      <w:r w:rsidR="000A1456" w:rsidRPr="00E457C1">
        <w:rPr>
          <w:lang w:val="en-US"/>
        </w:rPr>
        <w:t xml:space="preserve"> range before </w:t>
      </w:r>
      <w:del w:id="2202" w:author="Tom Maycock" w:date="2021-09-03T15:57:00Z">
        <w:r w:rsidR="000A1456" w:rsidRPr="00E457C1" w:rsidDel="00966B76">
          <w:rPr>
            <w:lang w:val="en-US"/>
          </w:rPr>
          <w:delText xml:space="preserve">(after) </w:delText>
        </w:r>
      </w:del>
      <w:r w:rsidR="000A1456" w:rsidRPr="00E457C1">
        <w:rPr>
          <w:lang w:val="en-US"/>
        </w:rPr>
        <w:t>the year 2000</w:t>
      </w:r>
      <w:ins w:id="2203" w:author="Tom Maycock" w:date="2021-09-03T15:57:00Z">
        <w:r w:rsidR="00966B76">
          <w:rPr>
            <w:lang w:val="en-US"/>
          </w:rPr>
          <w:t>, and below that range after 2000</w:t>
        </w:r>
      </w:ins>
      <w:r w:rsidR="00D411FA" w:rsidRPr="00E457C1">
        <w:rPr>
          <w:lang w:val="en-US"/>
        </w:rPr>
        <w:t xml:space="preserve">. </w:t>
      </w:r>
      <w:commentRangeEnd w:id="2195"/>
      <w:r w:rsidR="003331BC">
        <w:rPr>
          <w:rStyle w:val="CommentReference"/>
          <w:lang w:val="en-GB"/>
        </w:rPr>
        <w:commentReference w:id="2195"/>
      </w:r>
      <w:commentRangeEnd w:id="2196"/>
      <w:r w:rsidR="00966B76">
        <w:rPr>
          <w:rStyle w:val="CommentReference"/>
          <w:lang w:val="en-GB"/>
        </w:rPr>
        <w:commentReference w:id="2196"/>
      </w:r>
      <w:r w:rsidR="00A5056C" w:rsidRPr="00E457C1">
        <w:rPr>
          <w:lang w:val="en-US"/>
        </w:rPr>
        <w:t>For the upper ocean, s</w:t>
      </w:r>
      <w:r w:rsidR="009F594A" w:rsidRPr="00E457C1">
        <w:rPr>
          <w:lang w:val="en-US"/>
        </w:rPr>
        <w:t xml:space="preserve">ome individual model </w:t>
      </w:r>
      <w:r w:rsidR="00B66A17" w:rsidRPr="00E457C1">
        <w:rPr>
          <w:lang w:val="en-US"/>
        </w:rPr>
        <w:t>reali</w:t>
      </w:r>
      <w:ins w:id="2204" w:author="Sara M Tuson" w:date="2021-06-24T10:09:00Z">
        <w:r w:rsidR="001B385F">
          <w:rPr>
            <w:lang w:val="en-US"/>
          </w:rPr>
          <w:t>z</w:t>
        </w:r>
      </w:ins>
      <w:del w:id="2205" w:author="Sara M Tuson" w:date="2021-06-24T10:09:00Z">
        <w:r w:rsidR="00B66A17" w:rsidRPr="00E457C1" w:rsidDel="001B385F">
          <w:rPr>
            <w:lang w:val="en-US"/>
          </w:rPr>
          <w:delText>s</w:delText>
        </w:r>
      </w:del>
      <w:r w:rsidR="00B66A17" w:rsidRPr="00E457C1">
        <w:rPr>
          <w:lang w:val="en-US"/>
        </w:rPr>
        <w:t xml:space="preserve">ations </w:t>
      </w:r>
      <w:r w:rsidR="009F594A" w:rsidRPr="00E457C1">
        <w:rPr>
          <w:lang w:val="en-US"/>
        </w:rPr>
        <w:t xml:space="preserve">show a </w:t>
      </w:r>
      <w:r w:rsidR="00B66A17" w:rsidRPr="00E457C1">
        <w:rPr>
          <w:lang w:val="en-US"/>
        </w:rPr>
        <w:t>reduced</w:t>
      </w:r>
      <w:r w:rsidR="009F594A" w:rsidRPr="00E457C1">
        <w:rPr>
          <w:lang w:val="en-US"/>
        </w:rPr>
        <w:t xml:space="preserve"> </w:t>
      </w:r>
      <w:r w:rsidR="008500A5" w:rsidRPr="00E457C1">
        <w:rPr>
          <w:lang w:val="en-US"/>
        </w:rPr>
        <w:t>ocean heat content</w:t>
      </w:r>
      <w:r w:rsidR="009F594A" w:rsidRPr="00E457C1">
        <w:rPr>
          <w:lang w:val="en-US"/>
        </w:rPr>
        <w:t xml:space="preserve"> </w:t>
      </w:r>
      <w:r w:rsidR="00B66A17" w:rsidRPr="00E457C1">
        <w:rPr>
          <w:lang w:val="en-US"/>
        </w:rPr>
        <w:t xml:space="preserve">increase </w:t>
      </w:r>
      <w:r w:rsidR="009F594A" w:rsidRPr="00E457C1">
        <w:rPr>
          <w:lang w:val="en-US"/>
        </w:rPr>
        <w:t xml:space="preserve">during the 1970s and 1980s, which is then compensated by a greater </w:t>
      </w:r>
      <w:r w:rsidR="00B66A17" w:rsidRPr="00E457C1">
        <w:rPr>
          <w:lang w:val="en-US"/>
        </w:rPr>
        <w:t xml:space="preserve">warming </w:t>
      </w:r>
      <w:r w:rsidR="009F594A" w:rsidRPr="00E457C1">
        <w:rPr>
          <w:lang w:val="en-US"/>
        </w:rPr>
        <w:t>than the observation</w:t>
      </w:r>
      <w:r w:rsidR="001D7C86" w:rsidRPr="00E457C1">
        <w:rPr>
          <w:lang w:val="en-US"/>
        </w:rPr>
        <w:t>s</w:t>
      </w:r>
      <w:r w:rsidR="009F594A" w:rsidRPr="00E457C1">
        <w:rPr>
          <w:lang w:val="en-US"/>
        </w:rPr>
        <w:t xml:space="preserve"> from </w:t>
      </w:r>
      <w:r w:rsidR="001D7C86" w:rsidRPr="00E457C1">
        <w:rPr>
          <w:lang w:val="en-US"/>
        </w:rPr>
        <w:t xml:space="preserve">the </w:t>
      </w:r>
      <w:r w:rsidR="009F594A" w:rsidRPr="00E457C1">
        <w:rPr>
          <w:lang w:val="en-US"/>
        </w:rPr>
        <w:t xml:space="preserve">early 1990s. </w:t>
      </w:r>
      <w:r w:rsidR="001942BC" w:rsidRPr="00E457C1">
        <w:rPr>
          <w:lang w:val="en-US"/>
        </w:rPr>
        <w:t>T</w:t>
      </w:r>
      <w:r w:rsidR="009F594A" w:rsidRPr="00E457C1">
        <w:rPr>
          <w:lang w:val="en-US"/>
        </w:rPr>
        <w:t>hese discrepancies have been linked with</w:t>
      </w:r>
      <w:r w:rsidR="00B14BF9" w:rsidRPr="00E457C1">
        <w:rPr>
          <w:lang w:val="en-US"/>
        </w:rPr>
        <w:t xml:space="preserve"> a temporary increase in the Southern Ocean deep water formation rate,</w:t>
      </w:r>
      <w:r w:rsidR="009F594A" w:rsidRPr="00E457C1">
        <w:rPr>
          <w:lang w:val="en-US"/>
        </w:rPr>
        <w:t xml:space="preserve"> </w:t>
      </w:r>
      <w:r w:rsidR="00B14BF9" w:rsidRPr="00E457C1">
        <w:rPr>
          <w:lang w:val="en-US"/>
        </w:rPr>
        <w:t>as well</w:t>
      </w:r>
      <w:r w:rsidR="00F1351B" w:rsidRPr="00E457C1">
        <w:rPr>
          <w:lang w:val="en-US"/>
        </w:rPr>
        <w:t xml:space="preserve"> </w:t>
      </w:r>
      <w:r w:rsidR="00B14BF9" w:rsidRPr="00E457C1">
        <w:rPr>
          <w:lang w:val="en-US"/>
        </w:rPr>
        <w:t xml:space="preserve">as </w:t>
      </w:r>
      <w:r w:rsidR="00F1351B" w:rsidRPr="00E457C1">
        <w:rPr>
          <w:lang w:val="en-US"/>
        </w:rPr>
        <w:t xml:space="preserve">with </w:t>
      </w:r>
      <w:r w:rsidR="00C33244" w:rsidRPr="00E457C1">
        <w:rPr>
          <w:lang w:val="en-US"/>
        </w:rPr>
        <w:t>the models’ strong aerosol cooling effects and high equilibrium climate sensitivity</w:t>
      </w:r>
      <w:ins w:id="2206" w:author="Ian Blenkinsop" w:date="2021-07-13T12:17:00Z">
        <w:r w:rsidR="00BD56AA">
          <w:rPr>
            <w:lang w:val="en-US"/>
          </w:rPr>
          <w:t xml:space="preserve"> (</w:t>
        </w:r>
        <w:r w:rsidR="00BD56AA" w:rsidRPr="00E457C1">
          <w:rPr>
            <w:lang w:val="en-US"/>
          </w:rPr>
          <w:t>see also Section 7.5.6 and Box 7.2</w:t>
        </w:r>
        <w:r w:rsidR="00BD56AA">
          <w:rPr>
            <w:lang w:val="en-US"/>
          </w:rPr>
          <w:t>;</w:t>
        </w:r>
      </w:ins>
      <w:r w:rsidR="00C33244" w:rsidRPr="00E457C1">
        <w:rPr>
          <w:lang w:val="en-US"/>
        </w:rPr>
        <w:t xml:space="preserve"> </w:t>
      </w:r>
      <w:r w:rsidR="00B14BF9" w:rsidRPr="00D008AD">
        <w:fldChar w:fldCharType="begin" w:fldLock="1"/>
      </w:r>
      <w:r w:rsidR="002D1890">
        <w:rPr>
          <w:lang w:val="en-US"/>
        </w:rPr>
        <w:instrText>ADDIN CSL_CITATION { "citationItems" : [ { "id" : "ITEM-1", "itemData" : { "DOI" : "10.1029/2019MS002015", "ISSN" : "19422466", "abstract" : "We describe the baseline coupled model configuration and simulation characteristics of GFDL's Earth System Model Version 4.1 (ESM4.1), which builds on component and coupled model developments at GFDL over 2013\u20132018 for coupled carbon-chemistry-climate simulation contributing to the sixth phase of the Coupled Model Intercomparison Project. In contrast with GFDL's CM4.0 development effort that focuses on ocean resolution for physical climate, ESM4.1 focuses on comprehensiveness of Earth system interactions. ESM4.1 features doubled horizontal resolution of both atmosphere (2\u00b0 to 1\u00b0) and ocean (1\u00b0 to 0.5\u00b0) relative to GFDL's previous-generation coupled ESM2-carbon and CM3-chemistry models. ESM4.1 brings together key representational advances in CM4.0 dynamics and physics along with those in aerosols and their precursor emissions, land ecosystem vegetation and canopy competition, and multiday fire; ocean ecological and biogeochemical interactions, comprehensive land-atmosphere-ocean cycling of CO2, dust and iron, and interactive ocean-atmosphere nitrogen cycling are described in detail across this volume of JAMES and presented here in terms of the overall coupling and resulting fidelity. ESM4.1 provides much improved fidelity in CO2 and chemistry over ESM2 and CM3, captures most of CM4.0's baseline simulations characteristics, and notably improves on CM4.0 in (1) Southern Ocean mode and intermediate water ventilation, (2) Southern Ocean aerosols, and (3) reduced spurious ocean heat uptake. ESM4.1 has reduced transient and equilibrium climate sensitivity compared to CM4.0. Fidelity concerns include (1) moderate degradation in sea surface temperature biases, (2) degradation in aerosols in some regions, and (3) strong centennial scale climate modulation by Southern Ocean convection.", "author" : [ { "dropping-particle" : "", "family" : "Dunne", "given" : "J. P.", "non-dropping-particle" : "", "parse-names" : false, "suffix" : "" }, { "dropping-particle" : "", "family" : "Horowitz", "given" : "L. W.", "non-dropping-particle" : "", "parse-names" : false, "suffix" : "" }, { "dropping-particle" : "", "family" : "Adcroft", "given" : "A. J.", "non-dropping-particle" : "", "parse-names" : false, "suffix" : "" }, { "dropping-particle" : "", "family" : "Ginoux", "given" : "P.", "non-dropping-particle" : "", "parse-names" : false, "suffix" : "" }, { "dropping-particle" : "", "family" : "Held", "given" : "I. M.", "non-dropping-particle" : "", "parse-names" : false, "suffix" : "" }, { "dropping-particle" : "", "family" : "John", "given" : "J. G.", "non-dropping-particle" : "", "parse-names" : false, "suffix" : "" }, { "dropping-particle" : "", "family" : "Krasting", "given" : "J. P.", "non-dropping-particle" : "", "parse-names" : false, "suffix" : "" }, { "dropping-particle" : "", "family" : "Malyshev", "given" : "S.", "non-dropping-particle" : "", "parse-names" : false, "suffix" : "" }, { "dropping-particle" : "", "family" : "Naik", "given" : "V.", "non-dropping-particle" : "", "parse-names" : false, "suffix" : "" }, { "dropping-particle" : "", "family" : "Paulot", "given" : "F.", "non-dropping-particle" : "", "parse-names" : false, "suffix" : "" }, { "dropping-particle" : "", "family" : "Shevliakova", "given" : "E.", "non-dropping-particle" : "", "parse-names" : false, "suffix" : "" }, { "dropping-particle" : "", "family" : "Stock", "given" : "C. A.", "non-dropping-particle" : "", "parse-names" : false, "suffix" : "" }, { "dropping-particle" : "", "family" : "Zadeh", "given" : "N.", "non-dropping-particle" : "", "parse-names" : false, "suffix" : "" }, { "dropping-particle" : "", "family" : "Balaji", "given" : "V.", "non-dropping-particle" : "", "parse-names" : false, "suffix" : "" }, { "dropping-particle" : "", "family" : "Blanton", "given" : "C.", "non-dropping-particle" : "", "parse-names" : false, "suffix" : "" }, { "dropping-particle" : "", "family" : "Dunne", "given" : "K. A.", "non-dropping-particle" : "", "parse-names" : false, "suffix" : "" }, { "dropping-particle" : "", "family" : "Dupuis", "given" : "C.", "non-dropping-particle" : "", "parse-names" : false, "suffix" : "" }, { "dropping-particle" : "", "family" : "Durachta", "given" : "J.", "non-dropping-particle" : "", "parse-names" : false, "suffix" : "" }, { "dropping-particle" : "", "family" : "Dussin", "given" : "R.", "non-dropping-particle" : "", "parse-names" : false, "suffix" : "" }, { "dropping-particle" : "", "family" : "Gauthier", "given" : "P. P.G.", "non-dropping-particle" : "", "parse-names" : false, "suffix" : "" }, { "dropping-particle" : "", "family" : "Griffies", "given" : "S. M.", "non-dropping-particle" : "", "parse-names" : false, "suffix" : "" }, { "dropping-particle" : "", "family" : "Guo", "given" : "H.", "non-dropping-particle" : "", "parse-names" : false, "suffix" : "" }, { "dropping-particle" : "", "family" : "Hallberg", "given" : "R. W.", "non-dropping-particle" : "", "parse-names" : false, "suffix" : "" }, { "dropping-particle" : "", "family" : "Harrison", "given" : "M.", "non-dropping-particle" : "", "parse-names" : false, "suffix" : "" }, { "dropping-particle" : "", "family" : "He", "given" : "J.", "non-dropping-particle" : "", "parse-names" : false, "suffix" : "" }, { "dropping-particle" : "", "family" : "Hurlin", "given" : "W.", "non-dropping-particle" : "", "parse-names" : false, "suffix" : "" }, { "dropping-particle" : "", "family" : "McHugh", "given" : "C.", "non-dropping-particle" : "", "parse-names" : false, "suffix" : "" }, { "dropping-particle" : "", "family" : "Menzel", "given" : "R.", "non-dropping-particle" : "", "parse-names" : false, "suffix" : "" }, { "dropping-particle" : "", "family" : "Milly", "given" : "P. C.D.", "non-dropping-particle" : "", "parse-names" : false, "suffix" : "" }, { "dropping-particle" : "", "family" : "Nikonov", "given" : "S.", "non-dropping-particle" : "", "parse-names" : false, "suffix" : "" }, { "dropping-particle" : "", "family" : "Paynter", "given" : "D. J.", "non-dropping-particle" : "", "parse-names" : false, "suffix" : "" }, { "dropping-particle" : "", "family" : "Ploshay", "given" : "J.", "non-dropping-particle" : "", "parse-names" : false, "suffix" : "" }, { "dropping-particle" : "", "family" : "Radhakrishnan", "given" : "A.", "non-dropping-particle" : "", "parse-names" : false, "suffix" : "" }, { "dropping-particle" : "", "family" : "Rand", "given" : "K.", "non-dropping-particle" : "", "parse-names" : false, "suffix" : "" }, { "dropping-particle" : "", "family" : "Reichl", "given" : "B. G.", "non-dropping-particle" : "", "parse-names" : false, "suffix" : "" }, { "dropping-particle" : "", "family" : "Robinson", "given" : "T.", "non-dropping-particle" : "", "parse-names" : false, "suffix" : "" }, { "dropping-particle" : "", "family" : "Schwarzkopf", "given" : "D. M.", "non-dropping-particle" : "", "parse-names" : false, "suffix" : "" }, { "dropping-particle" : "", "family" : "Sentman", "given" : "L. T.", "non-dropping-particle" : "", "parse-names" : false, "suffix" : "" }, { "dropping-particle" : "", "family" : "Underwood", "given" : "S.", "non-dropping-particle" : "", "parse-names" : false, "suffix" : "" }, { "dropping-particle" : "", "family" : "Vahlenkamp", "given" : "H.", "non-dropping-particle" : "", "parse-names" : false, "suffix" : "" }, { "dropping-particle" : "", "family" : "Winton", "given" : "M.", "non-dropping-particle" : "", "parse-names" : false, "suffix" : "" }, { "dropping-particle" : "", "family" : "Wittenberg", "given" : "A. T.", "non-dropping-particle" : "", "parse-names" : false, "suffix" : "" }, { "dropping-particle" : "", "family" : "Wyman", "given" : "B.", "non-dropping-particle" : "", "parse-names" : false, "suffix" : "" }, { "dropping-particle" : "", "family" : "Zeng", "given" : "Y.", "non-dropping-particle" : "", "parse-names" : false, "suffix" : "" }, { "dropping-particle" : "", "family" : "Zhao", "given" : "M.", "non-dropping-particle" : "", "parse-names" : false, "suffix" : "" } ], "container-title" : "Journal of Advances in Modeling Earth Systems", "id" : "ITEM-1", "issue" : "11", "issued" : { "date-parts" : [ [ "2020" ] ] }, "title" : "The GFDL Earth System Model Version 4.1 (GFDL-ESM 4.1): Overall Coupled Model Description and Simulation Characteristics", "translator" : [ { "dropping-particle" : "", "family" : "J6748", "given" : "", "non-dropping-particle" : "", "parse-names" : false, "suffix" : "" } ], "type" : "article-journal", "volume" : "12" }, "uris" : [ "http://www.mendeley.com/documents/?uuid=8289b04f-f1c0-41bf-b65c-1f06cea04e52" ] }, { "id" : "ITEM-2", "itemData" : { "DOI" : "10.1029/2018MS001603", "ISSN" : "19422466", "abstract" : "This work documents the first version of the U.S. Department of Energy (DOE) new Energy Exascale Earth System Model (E3SMv1). We focus on the standard resolution of the fully coupled physical model designed to address DOE mission-relevant water cycle questions. Its components include atmosphere and land (110-km grid spacing), ocean and sea ice (60\u00a0km in the midlatitudes and 30\u00a0km at the equator and poles), and river transport (55\u00a0km) models. This base configuration will also serve as a foundation for additional configurations exploring higher horizontal resolution as well as augmented capabilities in the form of biogeochemistry and cryosphere configurations. The performance of E3SMv1 is evaluated by means of a standard set of Coupled Model Intercomparison Project Phase 6 (CMIP6) Diagnosis, Evaluation, and Characterization of Klima simulations consisting of a long preindustrial control, historical simulations (ensembles of fully coupled and prescribed SSTs) as well as idealized CO2 forcing simulations. The model performs well overall with biases typical of other CMIP-class models, although the simulated Atlantic Meridional Overturning Circulation is weaker than many CMIP-class models. While the E3SMv1 historical ensemble captures the bulk of the observed warming between preindustrial (1850) and present day, the trajectory of the warming diverges from observations in the second half of the twentieth century with a period of delayed warming followed by an excessive warming trend. Using a two-layer energy balance model, we attribute this divergence to the model's strong aerosol-related effective radiative forcing (ERFari+aci\u00a0=\u00a0\u22121.65\u00a0W/m2) and high equilibrium climate sensitivity (ECS\u00a0=\u00a05.3\u00a0K).", "author" : [ { "dropping-particle" : "", "family" : "Golaz", "given" : "Jean Christophe", "non-dropping-particle" : "", "parse-names" : false, "suffix" : "" }, { "dropping-particle" : "", "family" : "Caldwell", "given" : "Peter M.", "non-dropping-particle" : "", "parse-names" : false, "suffix" : "" }, { "dropping-particle" : "", "family" : "Roekel", "given" : "Luke P.", "non-dropping-particle" : "Van", "parse-names" : false, "suffix" : "" }, { "dropping-particle" : "", "family" : "Petersen", "given" : "Mark R.", "non-dropping-particle" : "", "parse-names" : false, "suffix" : "" }, { "dropping-particle" : "", "family" : "Tang", "given" : "Qi", "non-dropping-particle" : "", "parse-names" : false, "suffix" : "" }, { "dropping-particle" : "", "family" : "Wolfe", "given" : "Jonathan D.", "non-dropping-particle" : "", "parse-names" : false, "suffix" : "" }, { "dropping-particle" : "", "family" : "Abeshu", "given" : "Guta", "non-dropping-particle" : "", "parse-names" : false, "suffix" : "" }, { "dropping-particle" : "", "family" : "Anantharaj", "given" : "Valentine", "non-dropping-particle" : "", "parse-names" : false, "suffix" : "" }, { "dropping-particle" : "", "family" : "Asay-Davis", "given" : "Xylar S.", "non-dropping-particle" : "", "parse-names" : false, "suffix" : "" }, { "dropping-particle" : "", "family" : "Bader", "given" : "David C.", "non-dropping-particle" : "", "parse-names" : false, "suffix" : "" }, { "dropping-particle" : "", "family" : "Baldwin", "given" : "Sterling A.", "non-dropping-particle" : "", "parse-names" : false, "suffix" : "" }, { "dropping-particle" : "", "family" : "Bisht", "given" : "Gautam", "non-dropping-particle" : "", "parse-names" : false, "suffix" : "" }, { "dropping-particle" : "", "family" : "Bogenschutz", "given" : "Peter A.", "non-dropping-particle" : "", "parse-names" : false, "suffix" : "" }, { "dropping-particle" : "", "family" : "Branstetter", "given" : "Marcia", "non-dropping-particle" : "", "parse-names" : false, "suffix" : "" }, { "dropping-particle" : "", "family" : "Brunke", "given" : "Michael A.", "non-dropping-particle" : "", "parse-names" : false, "suffix" : "" }, { "dropping-particle" : "", "family" : "Brus", "given" : "Steven R.", "non-dropping-particle" : "", "parse-names" : false, "suffix" : "" }, { "dropping-particle" : "", "family" : "Burrows", "given" : "Susannah M.", "non-dropping-particle" : "", "parse-names" : false, "suffix" : "" }, { "dropping-particle" : "", "family" : "Cameron-Smith", "given" : "Philip J.", "non-dropping-particle" : "", "parse-names" : false, "suffix" : "" }, { "dropping-particle" : "", "family" : "Donahue", "given" : "Aaron S.", "non-dropping-particle" : "", "parse-names" : false, "suffix" : "" }, { "dropping-particle" : "", "family" : "Deakin", "given" : "Michael", "non-dropping-particle" : "", "parse-names" : false, "suffix" : "" }, { "dropping-particle" : "", "family" : "Easter", "given" : "Richard C.", "non-dropping-particle" : "", "parse-names" : false, "suffix" : "" }, { "dropping-particle" : "", "family" : "Evans", "given" : "Katherine J.", "non-dropping-particle" : "", "parse-names" : false, "suffix" : "" }, { "dropping-particle" : "", "family" : "Feng", "given" : "Yan", "non-dropping-particle" : "", "parse-names" : false, "suffix" : "" }, { "dropping-particle" : "", "family" : "Flanner", "given" : "Mark", "non-dropping-particle" : "", "parse-names" : false, "suffix" : "" }, { "dropping-particle" : "", "family" : "Foucar", "given" : "James G.", "non-dropping-particle" : "", "parse-names" : false, "suffix" : "" }, { "dropping-particle" : "", "family" : "Fyke", "given" : "Jeremy G.", "non-dropping-particle" : "", "parse-names" : false, "suffix" : "" }, { "dropping-particle" : "", "family" : "Griffin", "given" : "Brian M.", "non-dropping-particle" : "", "parse-names" : false, "suffix" : "" }, { "dropping-particle" : "", "family" : "Hannay", "given" : "C\u00e9cile", "non-dropping-particle" : "", "parse-names" : false, "suffix" : "" }, { "dropping-particle" : "", "family" : "Harrop", "given" : "Bryce E.", "non-dropping-particle" : "", "parse-names" : false, "suffix" : "" }, { "dropping-particle" : "", "family" : "Hoffman", "given" : "Mattthew J.", "non-dropping-particle" : "", "parse-names" : false, "suffix" : "" }, { "dropping-particle" : "", "family" : "Hunke", "given" : "Elizabeth C.", "non-dropping-particle" : "", "parse-names" : false, "suffix" : "" }, { "dropping-particle" : "", "family" : "Jacob", "given" : "Robert L.", "non-dropping-particle" : "", "parse-names" : false, "suffix" : "" }, { "dropping-particle" : "", "family" : "Jacobsen", "given" : "Douglas W.", "non-dropping-particle" : "", "parse-names" : false, "suffix" : "" }, { "dropping-particle" : "", "family" : "Jeffery", "given" : "Nicole", "non-dropping-particle" : "", "parse-names" : false, "suffix" : "" }, { "dropping-particle" : "", "family" : "Jones", "given" : "Philip W.", "non-dropping-particle" : "", "parse-names" : false, "suffix" : "" }, { "dropping-particle" : "", "family" : "Keen", "given" : "Noel D.", "non-dropping-particle" : "", "parse-names" : false, "suffix" : "" }, { "dropping-particle" : "", "family" : "Klein", "given" : "Stephen A.", "non-dropping-particle" : "", "parse-names" : false, "suffix" : "" }, { "dropping-particle" : "", "family" : "Larson", "given" : "Vincent E.", "non-dropping-particle" : "", "parse-names" : false, "suffix" : "" }, { "dropping-particle" : "", "family" : "Leung", "given" : "L. Ruby", "non-dropping-particle" : "", "parse-names" : false, "suffix" : "" }, { "dropping-particle" : "", "family" : "Li", "given" : "Hong Yi", "non-dropping-particle" : "", "parse-names" : false, "suffix" : "" }, { "dropping-particle" : "", "family" : "Lin", "given" : "Wuyin", "non-dropping-particle" : "", "parse-names" : false, "suffix" : "" }, { "dropping-particle" : "", "family" : "Lipscomb", "given" : "William H.", "non-dropping-particle" : "", "parse-names" : false, "suffix" : "" }, { "dropping-particle" : "", "family" : "Ma", "given" : "Po Lun", "non-dropping-particle" : "", "parse-names" : false, "suffix" : "" }, { "dropping-particle" : "", "family" : "Mahajan", "given" : "Salil", "non-dropping-particle" : "", "parse-names" : false, "suffix" : "" }, { "dropping-particle" : "", "family" : "Maltrud", "given" : "Mathew E.", "non-dropping-particle" : "", "parse-names" : false, "suffix" : "" }, { "dropping-particle" : "", "family" : "Mametjanov", "given" : "Azamat", "non-dropping-particle" : "", "parse-names" : false, "suffix" : "" }, { "dropping-particle" : "", "family" : "McClean", "given" : "Julie L.", "non-dropping-particle" : "", "parse-names" : false, "suffix" : "" }, { "dropping-particle" : "", "family" : "McCoy", "given" : "Renata B.", "non-dropping-particle" : "", "parse-names" : false, "suffix" : "" }, { "dropping-particle" : "", "family" : "Neale", "given" : "Richard B.", "non-dropping-particle" : "", "parse-names" : false, "suffix" : "" }, { "dropping-particle" : "", "family" : "Price", "given" : "Stephen F.", "non-dropping-particle" : "", "parse-names" : false, "suffix" : "" }, { "dropping-particle" : "", "family" : "Qian", "given" : "Yun", "non-dropping-particle" : "", "parse-names" : false, "suffix" : "" }, { "dropping-particle" : "", "family" : "Rasch", "given" : "Philip J.", "non-dropping-particle" : "", "parse-names" : false, "suffix" : "" }, { "dropping-particle" : "", "family" : "Reeves Eyre", "given" : "J. E.Jack", "non-dropping-particle" : "", "parse-names" : false, "suffix" : "" }, { "dropping-particle" : "", "family" : "Riley", "given" : "William J.", "non-dropping-particle" : "", "parse-names" : false, "suffix" : "" }, { "dropping-particle" : "", "family" : "Ringler", "given" : "Todd D.", "non-dropping-particle" : "", "parse-names" : false, "suffix" : "" }, { "dropping-particle" : "", "family" : "Roberts", "given" : "Andrew F.", "non-dropping-particle" : "", "parse-names" : false, "suffix" : "" }, { "dropping-particle" : "", "family" : "Roesler", "given" : "Erika L.", "non-dropping-particle" : "", "parse-names" : false, "suffix" : "" }, { "dropping-particle" : "", "family" : "Salinger", "given" : "Andrew G.", "non-dropping-particle" : "", "parse-names" : false, "suffix" : "" }, { "dropping-particle" : "", "family" : "Shaheen", "given" : "Zeshawn", "non-dropping-particle" : "", "parse-names" : false, "suffix" : "" }, { "dropping-particle" : "", "family" : "Shi", "given" : "Xiaoying", "non-dropping-particle" : "", "parse-names" : false, "suffix" : "" }, { "dropping-particle" : "", "family" : "Singh", "given" : "Balwinder", "non-dropping-particle" : "", "parse-names" : false, "suffix" : "" }, { "dropping-particle" : "", "family" : "Tang", "given" : "Jinyun", "non-dropping-particle" : "", "parse-names" : false, "suffix" : "" }, { "dropping-particle" : "", "family" : "Taylor", "given" : "Mark A.", "non-dropping-particle" : "", "parse-names" : false, "suffix" : "" }, { "dropping-particle" : "", "family" : "Thornton", "given" : "Peter E.", "non-dropping-particle" : "", "parse-names" : false, "suffix" : "" }, { "dropping-particle" : "", "family" : "Turner", "given" : "Adrian K.", "non-dropping-particle" : "", "parse-names" : false, "suffix" : "" }, { "dropping-particle" : "", "family" : "Veneziani", "given" : "Milena", "non-dropping-particle" : "", "parse-names" : false, "suffix" : "" }, { "dropping-particle" : "", "family" : "Wan", "given" : "Hui", "non-dropping-particle" : "", "parse-names" : false, "suffix" : "" }, { "dropping-particle" : "", "family" : "Wang", "given" : "Hailong", "non-dropping-particle" : "", "parse-names" : false, "suffix" : "" }, { "dropping-particle" : "", "family" : "Wang", "given" : "Shanlin", "non-dropping-particle" : "", "parse-names" : false, "suffix" : "" }, { "dropping-particle" : "", "family" : "Williams", "given" : "Dean N.", "non-dropping-particle" : "", "parse-names" : false, "suffix" : "" }, { "dropping-particle" : "", "family" : "Wolfram", "given" : "Phillip J.", "non-dropping-particle" : "", "parse-names" : false, "suffix" : "" }, { "dropping-particle" : "", "family" : "Worley", "given" : "Patrick H.", "non-dropping-particle" : "", "parse-names" : false, "suffix" : "" }, { "dropping-particle" : "", "family" : "Xie", "given" : "Shaocheng", "non-dropping-particle" : "", "parse-names" : false, "suffix" : "" }, { "dropping-particle" : "", "family" : "Yang", "given" : "Yang", "non-dropping-particle" : "", "parse-names" : false, "suffix" : "" }, { "dropping-particle" : "", "family" : "Yoon", "given" : "Jin Ho", "non-dropping-particle" : "", "parse-names" : false, "suffix" : "" }, { "dropping-particle" : "", "family" : "Zelinka", "given" : "Mark D.", "non-dropping-particle" : "", "parse-names" : false, "suffix" : "" }, { "dropping-particle" : "", "family" : "Zender", "given" : "Charles S.", "non-dropping-particle" : "", "parse-names" : false, "suffix" : "" }, { "dropping-particle" : "", "family" : "Zeng", "given" : "Xubin", "non-dropping-particle" : "", "parse-names" : false, "suffix" : "" }, { "dropping-particle" : "", "family" : "Zhang", "given" : "Chengzhu", "non-dropping-particle" : "", "parse-names" : false, "suffix" : "" }, { "dropping-particle" : "", "family" : "Zhang", "given" : "Kai", "non-dropping-particle" : "", "parse-names" : false, "suffix" : "" }, { "dropping-particle" : "", "family" : "Zhang", "given" : "Yuying", "non-dropping-particle" : "", "parse-names" : false, "suffix" : "" }, { "dropping-particle" : "", "family" : "Zheng", "given" : "Xue", "non-dropping-particle" : "", "parse-names" : false, "suffix" : "" }, { "dropping-particle" : "", "family" : "Zhou", "given" : "Tian", "non-dropping-particle" : "", "parse-names" : false, "suffix" : "" }, { "dropping-particle" : "", "family" : "Zhu", "given" : "Qing", "non-dropping-particle" : "", "parse-names" : false, "suffix" : "" } ], "container-title" : "Journal of Advances in Modeling Earth Systems", "id" : "ITEM-2", "issued" : { "date-parts" : [ [ "2019" ] ] }, "title" : "The DOE E3SM Coupled Model Version 1: Overview and Evaluation at Standard Resolution", "translator" : [ { "dropping-particle" : "", "family" : "J5908", "given" : "", "non-dropping-particle" : "", "parse-names" : false, "suffix" : "" } ], "type" : "article-journal" }, "uris" : [ "http://www.mendeley.com/documents/?uuid=81014e13-b10d-4ad7-89de-528129f1f8c0" ] }, { "id" : "ITEM-3", "itemData" : { "DOI" : "10.1029/2019MS001995", "ISSN" : "19422466", "abstract" : "We describe and evaluate historical simulations which use the third Hadley Centre Global Environment Model in the Global Coupled configuration 3.1 (HadGEM3-GC3.1) model and which form part of the UK's contribution to the sixth Coupled Model Intercomparison Project, CMIP6. These simulations, run at two resolutions, respond to historically evolving forcings such as greenhouse gases, aerosols, solar irradiance, volcanic aerosols, land use, and ozone concentrations. We assess the response of the simulations to these historical forcings and compare against the observational record. This includes the evolution of global mean surface temperature, ocean heat content, sea ice extent, ice sheet mass balance, permafrost extent, snow cover, North Atlantic sea surface temperature and circulation, and decadal precipitation. We find that the simulated time evolution of global mean surface temperature broadly follows the observed record but with important quantitative differences which we find are most likely attributable to strong effective radiative forcing from anthropogenic aerosols and a weak pattern of sea surface temperature response in the low to middle latitudes to volcanic eruptions. We also find evidence that anthropogenic aerosol forcings play a role in driving the Atlantic Multidecadal Variability and the Atlantic Meridional Overturning Circulation, which are key features of the North Atlantic ocean. Overall, the model historical simulations show many features in common with the observed record over the period 1850\u20132014 and so provide a basis for future in-depth study of recent climate change.", "author" : [ { "dropping-particle" : "", "family" : "Andrews", "given" : "Martin B.", "non-dropping-particle" : "", "parse-names" : false, "suffix" : "" }, { "dropping-particle" : "", "family" : "Ridley", "given" : "Jeff K.", "non-dropping-particle" : "", "parse-names" : false, "suffix" : "" }, { "dropping-particle" : "", "family" : "Wood", "given" : "Richard A.", "non-dropping-particle" : "", "parse-names" : false, "suffix" : "" }, { "dropping-particle" : "", "family" : "Andrews", "given" : "Timothy", "non-dropping-particle" : "", "parse-names" : false, "suffix" : "" }, { "dropping-particle" : "", "family" : "Blockley", "given" : "Edward W.", "non-dropping-particle" : "", "parse-names" : false, "suffix" : "" }, { "dropping-particle" : "", "family" : "Booth", "given" : "Ben", "non-dropping-particle" : "", "parse-names" : false, "suffix" : "" }, { "dropping-particle" : "", "family" : "Burke", "given" : "Eleanor", "non-dropping-particle" : "", "parse-names" : false, "suffix" : "" }, { "dropping-particle" : "", "family" : "Dittus", "given" : "Andrea J.", "non-dropping-particle" : "", "parse-names" : false, "suffix" : "" }, { "dropping-particle" : "", "family" : "Florek", "given" : "Piotr", "non-dropping-particle" : "", "parse-names" : false, "suffix" : "" }, { "dropping-particle" : "", "family" : "Gray", "given" : "Lesley J.", "non-dropping-particle" : "", "parse-names" : false, "suffix" : "" }, { "dropping-particle" : "", "family" : "Haddad", "given" : "Stephen", "non-dropping-particle" : "", "parse-names" : false, "suffix" : "" }, { "dropping-particle" : "", "family" : "Hardiman", "given" : "Steven C.", "non-dropping-particle" : "", "parse-names" : false, "suffix" : "" }, { "dropping-particle" : "", "family" : "Hermanson", "given" : "Leon", "non-dropping-particle" : "", "parse-names" : false, "suffix" : "" }, { "dropping-particle" : "", "family" : "Hodson", "given" : "Dan", "non-dropping-particle" : "", "parse-names" : false, "suffix" : "" }, { "dropping-particle" : "", "family" : "Hogan", "given" : "Emma", "non-dropping-particle" : "", "parse-names" : false, "suffix" : "" }, { "dropping-particle" : "", "family" : "Jones", "given" : "Gareth S.", "non-dropping-particle" : "", "parse-names" : false, "suffix" : "" }, { "dropping-particle" : "", "family" : "Knight", "given" : "Jeff R.", "non-dropping-particle" : "", "parse-names" : false, "suffix" : "" }, { "dropping-particle" : "", "family" : "Kuhlbrodt", "given" : "Till", "non-dropping-particle" : "", "parse-names" : false, "suffix" : "" }, { "dropping-particle" : "", "family" : "Misios", "given" : "Stergios", "non-dropping-particle" : "", "parse-names" : false, "suffix" : "" }, { "dropping-particle" : "", "family" : "Mizielinski", "given" : "Matthew S.", "non-dropping-particle" : "", "parse-names" : false, "suffix" : "" }, { "dropping-particle" : "", "family" : "Ringer", "given" : "Mark A.", "non-dropping-particle" : "", "parse-names" : false, "suffix" : "" }, { "dropping-particle" : "", "family" : "Robson", "given" : "Jon", "non-dropping-particle" : "", "parse-names" : false, "suffix" : "" }, { "dropping-particle" : "", "family" : "Sutton", "given" : "Rowan T.", "non-dropping-particle" : "", "parse-names" : false, "suffix" : "" } ], "container-title" : "Journal of Advances in Modeling Earth Systems", "id" : "ITEM-3", "issue" : "6", "issued" : { "date-parts" : [ [ "2020" ] ] }, "title" : "Historical Simulations With HadGEM3-GC3.1 for CMIP6", "translator" : [ { "dropping-particle" : "", "family" : "J5989", "given" : "", "non-dropping-particle" : "", "parse-names" : false, "suffix" : "" } ], "type" : "article-journal", "volume" : "12" }, "uris" : [ "http://www.mendeley.com/documents/?uuid=87f375d8-f6ef-4275-bec2-8db3f39b8964" ] }, { "id" : "ITEM-4", "itemData" : { "author" : [ { "dropping-particle" : "", "family" : "Andrews", "given" : "Timothy", "non-dropping-particle" : "", "parse-names" : false, "suffix" : "" }, { "dropping-particle" : "", "family" : "Andrews", "given" : "Martin B", "non-dropping-particle" : "", "parse-names" : false, "suffix" : "" }, { "dropping-particle" : "", "family" : "Bodas-Salcedo", "given" : "Alejandro", "non-dropping-particle" : "", "parse-names" : false, "suffix" : "" }, { "dropping-particle" : "", "family" : "Jones", "given" : "Gareth S", "non-dropping-particle" : "", "parse-names" : false, "suffix" : "" }, { "dropping-particle" : "", "family" : "Kulhbrodt", "given" : "Till", "non-dropping-particle" : "", "parse-names" : false, "suffix" : "" }, { "dropping-particle" : "", "family" : "Manners", "given" : "James", "non-dropping-particle" : "", "parse-names" : false, "suffix" : "" }, { "dropping-particle" : "", "family" : "Menary", "given" : "Matthew B", "non-dropping-particle" : "", "parse-names" : false, "suffix" : "" }, { "dropping-particle" : "", "family" : "Ridley", "given" : "Jeff", "non-dropping-particle" : "", "parse-names" : false, "suffix" : "" }, { "dropping-particle" : "", "family" : "Ringer", "given" : "Mark A", "non-dropping-particle" : "", "parse-names" : false, "suffix" : "" }, { "dropping-particle" : "", "family" : "Sellar", "given" : "Alistair A", "non-dropping-particle" : "", "parse-names" : false, "suffix" : "" }, { "dropping-particle" : "", "family" : "others", "given" : "", "non-dropping-particle" : "", "parse-names" : false, "suffix" : "" } ], "container-title" : "Journal of Advances in Modeling Earth Systems", "id" : "ITEM-4", "issued" : { "date-parts" : [ [ "2019" ] ] }, "publisher" : "Wiley Online Library", "title" : "Forcings, feedbacks and climate sensitivity in HadGEM3-GC3. 1 and UKESM1", "translator" : [ { "dropping-particle" : "", "family" : "J6440", "given" : "", "non-dropping-particle" : "", "parse-names" : false, "suffix" : "" } ], "type" : "article-journal", "volume" : "11" }, "uris" : [ "http://www.mendeley.com/documents/?uuid=da2a5ac1-896d-4917-8042-8e1c3e0f935c" ] }, { "id" : "ITEM-5", "itemData" : { "DOI" : "10.1029/2019MS001838", "ISSN" : "1942-2466", "abstract" : "Abstract GFDL's new CM4.0 climate model has high transient and equilibrium climate sensitivities near the middle of the upper half of CMIP5 models. The CMIP5 models have been criticized for excessive sensitivity based on observations of present-day warming and heat uptake and estimates of radiative forcing. An ensemble of historical simulations with CM4.0 produces warming and heat uptake that are consistent with these observations under forcing that is at the middle of the assessed distribution. Energy budget-based methods for estimating sensitivities based on these quantities underestimate CM4.0's sensitivities when applied to its historical simulations. However, we argue using a simple attribution procedure that CM4.0's warming evolution indicates excessive transient sensitivity to greenhouse gases. This excessive sensitivity is offset prior to recent decades by excessive response to aerosol and land use changes.", "author" : [ { "dropping-particle" : "", "family" : "Winton", "given" : "M", "non-dropping-particle" : "", "parse-names" : false, "suffix" : "" }, { "dropping-particle" : "", "family" : "Adcroft", "given" : "A", "non-dropping-particle" : "", "parse-names" : false, "suffix" : "" }, { "dropping-particle" : "", "family" : "Dunne", "given" : "J P", "non-dropping-particle" : "", "parse-names" : false, "suffix" : "" }, { "dropping-particle" : "", "family" : "Held", "given" : "I M", "non-dropping-particle" : "", "parse-names" : false, "suffix" : "" }, { "dropping-particle" : "", "family" : "Shevliakova", "given" : "E", "non-dropping-particle" : "", "parse-names" : false, "suffix" : "" }, { "dropping-particle" : "", "family" : "Zhao", "given" : "M", "non-dropping-particle" : "", "parse-names" : false, "suffix" : "" }, { "dropping-particle" : "", "family" : "Guo", "given" : "H", "non-dropping-particle" : "", "parse-names" : false, "suffix" : "" }, { "dropping-particle" : "", "family" : "Hurlin", "given" : "W", "non-dropping-particle" : "", "parse-names" : false, "suffix" : "" }, { "dropping-particle" : "", "family" : "Krasting", "given" : "J", "non-dropping-particle" : "", "parse-names" : false, "suffix" : "" }, { "dropping-particle" : "", "family" : "Knutson", "given" : "T", "non-dropping-particle" : "", "parse-names" : false, "suffix" : "" }, { "dropping-particle" : "", "family" : "Paynter", "given" : "D", "non-dropping-particle" : "", "parse-names" : false, "suffix" : "" }, { "dropping-p</w:instrText>
      </w:r>
      <w:r w:rsidR="002D1890" w:rsidRPr="00BB05B7">
        <w:rPr>
          <w:rPrChange w:id="2207" w:author="Clotilde Pean" w:date="2021-09-13T13:15:00Z">
            <w:rPr>
              <w:lang w:val="en-US"/>
            </w:rPr>
          </w:rPrChange>
        </w:rPr>
        <w:instrText>article" : "", "family" : "Silvers", "given" : "L G", "non-dropping-particle" : "", "parse-names" : false, "suffix" : "" }, { "dropping-particle" : "", "family" : "Zhang", "given" : "R", "non-dropping-particle" : "", "parse-names" : false, "suffix" : "" } ], "container-title" : "Journal of Advances in Modeling Earth Systems", "id" : "ITEM-5", "issue" : "1", "issued" : { "date-parts" : [ [ "2020", "1", "1" ] ] }, "note" : "https://doi.org/10.1029/2019MS001838", "page" : "e2019MS001838", "publisher" : "John Wiley &amp; Sons, Ltd", "title" : "Climate Sensitivity of GFDL's CM4.0", "translator" : [ { "dropping-particle" : "", "family" : "J3613", "given" : "", "non-dropping-particle" : "", "parse-names" : false, "suffix" : "" } ], "type" : "article-journal", "volume" : "12" }, "uris" : [ "http://www.mendeley.com/documents/?uuid=a97949c7-fbf7-4d2e-8c1e-6572576859ca" ] } ], "mendeley" : { "formattedCitation" : "(Andrews et al., 2019, 2020; Golaz et al., 2019; Dunne et al., 2020; Winton et al., 2020)", "manualFormatting" : "Andrews et al., 2019, 2020; Golaz et al., 2019; Dunne et al., 2020; Winton et al., 2020)", "plainTextFormattedCitation" : "(Andrews et al., 2019, 2020; Golaz et al., 2019; Dunne et al., 2020; Winton et al., 2020)", "previouslyFormattedCitation" : "(Andrews et al., 2019, 2020; Golaz et al., 2019; Dunne et al., 2020; Winton et al., 2020)" }, "properties" : { "noteIndex" : 0 }, "schema" : "https://github.com/citation-style-language/schema/raw/master/csl-citation.json" }</w:instrText>
      </w:r>
      <w:r w:rsidR="00B14BF9" w:rsidRPr="00D008AD">
        <w:fldChar w:fldCharType="separate"/>
      </w:r>
      <w:del w:id="2208" w:author="Ian Blenkinsop" w:date="2021-07-13T12:17:00Z">
        <w:r w:rsidR="00393F8C" w:rsidRPr="00BB05B7" w:rsidDel="00BD56AA">
          <w:rPr>
            <w:noProof/>
            <w:rPrChange w:id="2209" w:author="Clotilde Pean" w:date="2021-09-13T13:15:00Z">
              <w:rPr>
                <w:noProof/>
                <w:lang w:val="en-US"/>
              </w:rPr>
            </w:rPrChange>
          </w:rPr>
          <w:delText>(</w:delText>
        </w:r>
      </w:del>
      <w:r w:rsidR="00393F8C" w:rsidRPr="00BB05B7">
        <w:rPr>
          <w:noProof/>
          <w:rPrChange w:id="2210" w:author="Clotilde Pean" w:date="2021-09-13T13:15:00Z">
            <w:rPr>
              <w:noProof/>
              <w:lang w:val="en-US"/>
            </w:rPr>
          </w:rPrChange>
        </w:rPr>
        <w:t>Andrews et al., 2019, 2020; Golaz et al., 2019; Dunne et al., 2020; Winton et al., 2020)</w:t>
      </w:r>
      <w:r w:rsidR="00B14BF9" w:rsidRPr="00D008AD">
        <w:fldChar w:fldCharType="end"/>
      </w:r>
      <w:del w:id="2211" w:author="Ian Blenkinsop" w:date="2021-07-13T12:17:00Z">
        <w:r w:rsidR="00C33244" w:rsidRPr="00BB05B7" w:rsidDel="00BD56AA">
          <w:rPr>
            <w:rPrChange w:id="2212" w:author="Clotilde Pean" w:date="2021-09-13T13:15:00Z">
              <w:rPr>
                <w:lang w:val="en-CA"/>
              </w:rPr>
            </w:rPrChange>
          </w:rPr>
          <w:delText xml:space="preserve"> </w:delText>
        </w:r>
        <w:r w:rsidR="00B14BF9" w:rsidRPr="00BB05B7" w:rsidDel="00BD56AA">
          <w:rPr>
            <w:rPrChange w:id="2213" w:author="Clotilde Pean" w:date="2021-09-13T13:15:00Z">
              <w:rPr>
                <w:lang w:val="en-US"/>
              </w:rPr>
            </w:rPrChange>
          </w:rPr>
          <w:delText>(see also Section 7.5.6 and Box 7.2)</w:delText>
        </w:r>
      </w:del>
      <w:r w:rsidR="00B14BF9" w:rsidRPr="00BB05B7">
        <w:rPr>
          <w:rPrChange w:id="2214" w:author="Clotilde Pean" w:date="2021-09-13T13:15:00Z">
            <w:rPr>
              <w:lang w:val="en-US"/>
            </w:rPr>
          </w:rPrChange>
        </w:rPr>
        <w:t>.</w:t>
      </w:r>
    </w:p>
    <w:p w14:paraId="1DFC4880" w14:textId="77777777" w:rsidR="009F594A" w:rsidRPr="00BB05B7" w:rsidRDefault="009F594A" w:rsidP="009F594A">
      <w:pPr>
        <w:pStyle w:val="AR6BodyText"/>
        <w:rPr>
          <w:rPrChange w:id="2215" w:author="Clotilde Pean" w:date="2021-09-13T13:15:00Z">
            <w:rPr>
              <w:lang w:val="en-CA"/>
            </w:rPr>
          </w:rPrChange>
        </w:rPr>
      </w:pPr>
    </w:p>
    <w:p w14:paraId="72761D14" w14:textId="33E32AEC" w:rsidR="009F594A" w:rsidRPr="00E457C1" w:rsidRDefault="00A30ED4" w:rsidP="009F594A">
      <w:pPr>
        <w:pStyle w:val="AR6BodyText"/>
        <w:rPr>
          <w:lang w:val="en-US"/>
        </w:rPr>
      </w:pPr>
      <w:r w:rsidRPr="00796112">
        <w:rPr>
          <w:lang w:val="en-CA"/>
        </w:rPr>
        <w:t>Nevertheless</w:t>
      </w:r>
      <w:r w:rsidR="009F594A" w:rsidRPr="00796112">
        <w:rPr>
          <w:lang w:val="en-CA"/>
        </w:rPr>
        <w:t>, both the observed estimates and simulations show that the rate of ocean heat uptake has doubled in the past few decades</w:t>
      </w:r>
      <w:r w:rsidR="00650C46">
        <w:rPr>
          <w:lang w:val="en-CA"/>
        </w:rPr>
        <w:t>, when contrasted to the rate over the complete 20</w:t>
      </w:r>
      <w:r w:rsidR="00650C46" w:rsidRPr="00566450">
        <w:rPr>
          <w:lang w:val="en-CA"/>
          <w:rPrChange w:id="2216" w:author="Sara M Tuson" w:date="2021-06-28T09:45:00Z">
            <w:rPr>
              <w:vertAlign w:val="superscript"/>
              <w:lang w:val="en-CA"/>
            </w:rPr>
          </w:rPrChange>
        </w:rPr>
        <w:t>th</w:t>
      </w:r>
      <w:r w:rsidR="00650C46">
        <w:rPr>
          <w:lang w:val="en-CA"/>
        </w:rPr>
        <w:t xml:space="preserve"> century</w:t>
      </w:r>
      <w:r w:rsidR="009F594A" w:rsidRPr="00796112">
        <w:rPr>
          <w:lang w:val="en-CA"/>
        </w:rPr>
        <w:t xml:space="preserve"> (</w:t>
      </w:r>
      <w:r w:rsidR="00F9109E" w:rsidRPr="00796112">
        <w:rPr>
          <w:lang w:val="en-CA"/>
        </w:rPr>
        <w:t>Figure 3.2</w:t>
      </w:r>
      <w:r w:rsidR="00584F61">
        <w:rPr>
          <w:lang w:val="en-CA"/>
        </w:rPr>
        <w:t>6</w:t>
      </w:r>
      <w:r w:rsidR="009F594A" w:rsidRPr="00796112">
        <w:rPr>
          <w:lang w:val="en-CA"/>
        </w:rPr>
        <w:t xml:space="preserve">), with over a third of the accumulated heat stored below 700 m </w:t>
      </w:r>
      <w:r w:rsidR="009F594A">
        <w:fldChar w:fldCharType="begin" w:fldLock="1"/>
      </w:r>
      <w:r w:rsidR="00D33CB6">
        <w:rPr>
          <w:lang w:val="en-CA"/>
        </w:rPr>
        <w:instrText>ADDIN CSL_CITATION { "citationItems" : [ { "id" : "ITEM-1", "itemData" : { "DOI" : "10.1038/nclimate2915", "ISSN" : "17586798", "abstract" : "Formal detection and attribution studies have used observations and climate models to identify an anthropogenic warming signature in the upper (0-700 m) ocean. Recently, as a result of the so-called surface warming hiatus, there has been considerable interest in global ocean heat content (OHC) changes in the deeper ocean, including natural and anthropogenically forced changes identified in observational, modelling and data re-analysis studies. Here, we examine OHC changes in the context of the Earth\u00e2 \u20ac\u2122 s global energy budget since early in the industrial era (circa 1865-2015) for a range of depths. We rely on OHC change estimates from a diverse collection of measurement systems including data from the nineteenth-century Challenger expedition, a multi-decadal record of ship-based in situ mostly upper-ocean measurements, the more recent near-global Argo floats profiling to intermediate (2,000 m) depths, and full-depth repeated transoceanic sections. We show that the multi-model mean constructed from the current generation of historically forced climate models is consistent with the OHC changes from this diverse collection of observational systems. Our model-based analysis suggests that nearly half of the industrial-era increases in global OHC have occurred in recent decades, with over a third of the accumulated heat occurring below 700 m and steadily rising.", "author" : [ { "dropping-particle" : "", "family" : "Gleckler", "given" : "Peter J.", "non-dropping-particle" : "", "parse-names" : false, "suffix" : "" }, { "dropping-particle" : "", "family" : "Durack", "given" : "Paul J.", "non-dropping-particle" : "", "parse-names" : false, "suffix" : "" }, { "dropping-particle" : "", "family" : "Stouffer", "given" : "Ronald J.", "non-dropping-particle" : "", "parse-names" : false, "suffix" : "" }, { "dropping-particle" : "", "family" : "Johnson", "given" : "Gregory C.", "non-dropping-particle" : "", "parse-names" : false, "suffix" : "" }, { "dropping-particle" : "", "family" : "Forest", "given" : "Chris E.", "non-dropping-particle" : "", "parse-names" : false, "suffix" : "" } ], "container-title" : "Nature Climate Change", "id" : "ITEM-1", "issue" : "4", "issued" : { "date-parts" : [ [ "2016", "4", "18" ] ] }, "page" : "394-398", "publisher" : "Nature Publishing Group", "title" : "Industrial-era global ocean heat uptake doubles in recent decades", "translator" : [ { "dropping-particle" : "", "family" : "J5134", "given" : "", "non-dropping-particle" : "", "parse-names" : false, "suffix" : "" } ], "type" : "article-journal", "volume" : "6" }, "uris" : [ "http://www.mendeley.com/documents/?uuid=97a1dd78-4025-467b-89bd-a4c6c59d3fe4" ] }, { "id" : "ITEM-2", "itemData" : { "DOI" : "10.5194/os-12-925-2016", "ISSN" : "18120792", "abstract" : "Greenhouse-gas emissions have created a planetary energy imbalance that is primarily manifested by increasing ocean heat content (OHC). Updated observational estimates of full-depth OHC change since 1970 are presented that account for recent advancements in reducing observation errors and biases. The full-depth OHC has increased by 0.74 [0.68, 0.80]\u00d71022 J yr-1 (0.46Wm-2/ and 1.22 [1.16-1.29] \u00d71022 J yr-1 (0.75Wm-2/ for 1970-2005 and 1992-2005, respectively, with a 5 to 95% confidence interval of the median. The CMIP5 models show large spread in OHC changes, suggesting that some models are not state-of-the-art and require further improvements. However, the ensemble median has excellent agreement with our observational estimate: 0.68 [0.54-0.82] \u00d71022 J yr-1 (0.42Wm-2/ from 1970 to 2005 and 1.25 [1.10-1.41] \u00d71022 J yr-1 (0.77Wm-2/ from 1992 to 2005. These results increase confidence in both the observational and model estimates to quantify and study changes in Earth's energy imbalance over the historical period. We suggest that OHC be a fundamental metric for climate model validation and evaluation, especially for forced changes (decadal timescales).", "author" : [ { "dropping-particle" : "", "family" : "Cheng", "given" : "Lijing", "non-dropping-particle" : "", "parse-names" : false, "suffix" : "" }, { "dropping-particle" : "", "family" : "Trenberth", "given" : "Kevin E.", "non-dropping-particle" : "", "parse-names" : false, "suffix" : "" }, { "dropping-particle" : "", "family" : "Palmer", "given" : "Matthew D.", "non-dropping-particle" : "", "parse-names" : false, "suffix" : "" }, { "dropping-particle" : "", "family" : "Zhu", "given" : "Jiang", "non-dropping-particle" : "", "parse-names" : false, "suffix" : "" }, { "dropping-particle" : "", "family" : "Abraham", "given" : "John P.", "non-dropping-particle" : "", "parse-names" : false, "suffix" : "" } ], "container-title" : "Ocean Science", "id" : "ITEM-2", "issue" : "4", "issued" : { "date-parts" : [ [ "2016", "7", "26" ] ] }, "page" : "925-935", "title" : "Observed and simulated full-depth ocean heat-content changes for 1970-2005", "translator" : [ { "dropping-particle" : "", "family" : "J6228", "given" : "", "non-dropping-particle" : "", "parse-names" : false, "suffix" : "" } ], "type" : "article-journal", "volume" : "12" }, "uris" : [ "http://www.mendeley.com/documents/?uuid=27a2aaab-7b1f-4f78-95e0-46bd258c310c" ] }, { "id" : "ITEM-3", "itemData" : { "DOI" : "10.1126/science.aav7619", "ISSN" : "10959203", "author" : [ { "dropping-particle" : "", "family" : "Cheng", "given" : "Lijing", "non-dropping-particle" : "", "parse-names" : false, "suffix" : "" }, { "dropping-particle" : "", "family" : "Abraham", "given" : "John", "non-dropping-particle" : "", "parse-names" : false, "suffix" : "" }, { "dropping-particle" : "", "family" : "Hausfather", "given" : "Zeke", "non-dropping-particle" : "", "parse-names" : false, "suffix" : "" }, { "dropping-particle" : "", "family" : "Trenberth", "given" : "Kevin E.", "non-dropping-particle" : "", "parse-names" : false, "suffix" : "" } ], "container-title" : "Science", "id" : "ITEM-3", "issue" : "6423", "issued" : { "date-parts" : [ [ "2019", "1", "11" ] ] }, "page" : "128-129", "publisher" : "American Association for the Advancement of Science", "title" : "How fast are the oceans warming?", "translator" : [ { "dropping-particle" : "", "family" : "J6194", "given" : "", "non-dropping-particle" : "", "parse-names" : false, "suffix" : "" } ], "type" : "article", "volume" : "363" }, "uris" : [ "http://www.mendeley.com/documents/?uuid=991ea663-28ba-38a6-861c-26a0f32fb06e" ] }, { "id" : "ITEM-4", "itemData" : { "DOI" : "10.5670/oceanog.2018.227", "ISSN" : "10428275", "author" : [ { "dropping-particle" : "", "family" : "Durack", "given" : "Paul J.", "non-dropping-particle" : "", "parse-names" : false, "suffix" : "" }, { "dropping-particle" : "", "family" : "Gleckler", "given" : "Peter J.", "non-dropping-particle" : "", "parse-names" : false, "suffix" : "" }, { "dropping-particle" : "", "family" : "Purkey", "given" : "Sarah G.", "non-dropping-particle" : "", "parse-names" : false, "suffix" : "" }, { "dropping-particle" : "", "family" : "Johnson", "given" : "Gregory C.", "non-dropping-particle" : "", "parse-names" : false, "suffix" : "" }, { "dropping-particle" : "", "family" : "Lyman", "given" : "John M.", "non-dropping-particle" : "", "parse-names" : false, "suffix" : "" }, { "dropping-particle" : "", "family" : "Boyer", "given" : "Tim P.", "non-dropping-particle" : "", "parse-names" : false, "suffix" : "" } ], "container-title" : "Oceanography", "id" : "ITEM-4", "issue" : "2", "issued" : { "date-parts" : [ [ "2018", "6", "1" ] ] }, "page" : "41-51", "title" : "Ocean Warming: From the Surface to the Deep in Observations and Models", "translator" : [ { "dropping-particle" : "", "family" : "J6377", "given" : "", "non-dropping-particle" : "", "parse-names" : false, "suffix" : "" } ], "type" : "article-journal", "volume" : "31" }, "uris" : [ "http://www.mendeley.com/documents/?uuid=b54751aa-796e-4fd4-be83-50ae731177db" ] } ], "mendeley" : { "formattedCitation" : "(Cheng et al., 2016, 2019; Gleckler et al., 2016; Durack et al., 2018)", "plainTextFormattedCitation" : "(Cheng et al., 2016, 2019; Gleckler et al., 2016; Durack et al., 2018)", "previouslyFormattedCitation" : "(Cheng et al., 2016, 2019; Gleckler et al., 2016; Durack et al., 2018)" }, "properties" : { "noteIndex" : 0 }, "schema" : "https://github.com/citation-style-language/schema/raw/master/csl-citation.json" }</w:instrText>
      </w:r>
      <w:r w:rsidR="009F594A">
        <w:fldChar w:fldCharType="separate"/>
      </w:r>
      <w:r w:rsidR="00393F8C">
        <w:rPr>
          <w:noProof/>
          <w:lang w:val="en-US"/>
        </w:rPr>
        <w:t>(Cheng et al., 2016, 2019; Gleckler et al., 2016; Durack et al., 2018)</w:t>
      </w:r>
      <w:r w:rsidR="009F594A">
        <w:fldChar w:fldCharType="end"/>
      </w:r>
      <w:r w:rsidR="009F594A" w:rsidRPr="00C87F35">
        <w:rPr>
          <w:lang w:val="en-US"/>
        </w:rPr>
        <w:t xml:space="preserve">. </w:t>
      </w:r>
      <w:r w:rsidR="009F594A" w:rsidRPr="00E457C1">
        <w:rPr>
          <w:lang w:val="en-US"/>
        </w:rPr>
        <w:t xml:space="preserve">The Southern Ocean shows the strongest ocean heat uptake that penetrates to deeper layers (Section 9.2.3.2), whereas </w:t>
      </w:r>
      <w:r w:rsidR="008500A5" w:rsidRPr="00E457C1">
        <w:rPr>
          <w:lang w:val="en-US"/>
        </w:rPr>
        <w:t>ocean heat content</w:t>
      </w:r>
      <w:r w:rsidR="009F594A" w:rsidRPr="00E457C1">
        <w:rPr>
          <w:lang w:val="en-US"/>
        </w:rPr>
        <w:t xml:space="preserve"> increase</w:t>
      </w:r>
      <w:r w:rsidR="00650C46" w:rsidRPr="00E457C1">
        <w:rPr>
          <w:lang w:val="en-US"/>
        </w:rPr>
        <w:t>s</w:t>
      </w:r>
      <w:r w:rsidR="009F594A" w:rsidRPr="00E457C1">
        <w:rPr>
          <w:lang w:val="en-US"/>
        </w:rPr>
        <w:t xml:space="preserve"> in the Pacific and Indian Oceans largely occur in the upper layers</w:t>
      </w:r>
      <w:r w:rsidR="0095484A" w:rsidRPr="00E457C1">
        <w:rPr>
          <w:lang w:val="en-US"/>
        </w:rPr>
        <w:t xml:space="preserve"> </w:t>
      </w:r>
      <w:r w:rsidR="0095484A">
        <w:fldChar w:fldCharType="begin" w:fldLock="1"/>
      </w:r>
      <w:r w:rsidR="00E719C0">
        <w:rPr>
          <w:lang w:val="en-US"/>
        </w:rPr>
        <w:instrText>ADDIN CSL_CITATION { "citationItems" : [ { "id" : "ITEM-1", "itemData" : { "DOI" : "10.1007/s00382-019-04910-1", "ISSN" : "0930-7575", "author" : [ { "dropping-particle" : "", "family" : "Bilbao", "given" : "Roberto A. F.", "non-dropping-particle" : "", "parse-names" : false, "suffix" : "" }, { "dropping-particle" : "", "family" : "Gregory", "given" : "Jonathan M.", "non-dropping-particle" : "", "parse-names" : false, "suffix" : "" }, { "dropping-particle" : "", "family" : "Bouttes", "given" : "Nathaelle", "non-dropping-particle" : "", "parse-names" : false, "suffix" : "" }, { "dropping-particle" : "", "family" : "Palmer", "given" : "Matthew D.", "non-dropping-particle" : "", "parse-names" : false, "suffix" : "" }, { "dropping-particle" : "", "family" : "Stott", "given" : "Peter", "non-dropping-particle" : "", "parse-names" : false, "suffix" : "" } ], "container-title" : "Climate Dynamics", "id" : "ITEM-1", "issue" : "9-10", "issued" : { "date-parts" : [ [ "2019", "11" ] ] }, "page" : "5389-5413", "publisher" : "Springer Berlin Heidelberg", "title" : "Attribution of ocean temperature change to anthropogenic and natural forcings using the temporal, vertical and geographical structure", "translator" : [ { "dropping-particle" : "", "family" : "J6151", "given" : "", "non-dropping-particle" : "", "parse-names" : false, "suffix" : "" } ], "type" : "article-journal", "volume" : "53" }, "uris" : [ "http://www.mendeley.com/documents/?uuid=77fe3fbd-4bf3-378e-adfc-852dffe29675" ] } ], "mendeley" : { "formattedCitation" : "(Bilbao et al., 2019)", "plainTextFormattedCitation" : "(Bilbao et al., 2019)", "previouslyFormattedCitation" : "(Bilbao et al., 2019)" }, "properties" : { "noteIndex" : 0 }, "schema" : "https://github.com/citation-style-language/schema/raw/master/csl-citation.json" }</w:instrText>
      </w:r>
      <w:r w:rsidR="0095484A">
        <w:fldChar w:fldCharType="separate"/>
      </w:r>
      <w:r w:rsidR="00393F8C">
        <w:rPr>
          <w:noProof/>
          <w:lang w:val="en-US"/>
        </w:rPr>
        <w:t>(Bilbao et al., 2019)</w:t>
      </w:r>
      <w:r w:rsidR="0095484A">
        <w:fldChar w:fldCharType="end"/>
      </w:r>
      <w:r w:rsidR="009F594A" w:rsidRPr="00E457C1">
        <w:rPr>
          <w:lang w:val="en-US"/>
        </w:rPr>
        <w:t>.</w:t>
      </w:r>
    </w:p>
    <w:p w14:paraId="045B8110" w14:textId="77777777" w:rsidR="009F594A" w:rsidRPr="00E457C1" w:rsidRDefault="009F594A" w:rsidP="009F594A">
      <w:pPr>
        <w:pStyle w:val="AR6BodyText"/>
        <w:rPr>
          <w:lang w:val="en-US"/>
        </w:rPr>
      </w:pPr>
    </w:p>
    <w:p w14:paraId="4572FAC9" w14:textId="2DF4E07F" w:rsidR="009F594A" w:rsidRPr="00E457C1" w:rsidRDefault="009F594A" w:rsidP="009F594A">
      <w:pPr>
        <w:pStyle w:val="AR6BodyText"/>
        <w:rPr>
          <w:lang w:val="en-US"/>
        </w:rPr>
      </w:pPr>
      <w:r w:rsidRPr="00E457C1">
        <w:rPr>
          <w:lang w:val="en-US"/>
        </w:rPr>
        <w:t xml:space="preserve">Since AR5, the attribution of </w:t>
      </w:r>
      <w:r w:rsidR="008500A5" w:rsidRPr="00E457C1">
        <w:rPr>
          <w:lang w:val="en-US"/>
        </w:rPr>
        <w:t>ocean heat content</w:t>
      </w:r>
      <w:r w:rsidRPr="00E457C1">
        <w:rPr>
          <w:lang w:val="en-US"/>
        </w:rPr>
        <w:t xml:space="preserve"> increase</w:t>
      </w:r>
      <w:r w:rsidR="00FD3E4D" w:rsidRPr="00E457C1">
        <w:rPr>
          <w:lang w:val="en-US"/>
        </w:rPr>
        <w:t>s</w:t>
      </w:r>
      <w:r w:rsidRPr="00E457C1">
        <w:rPr>
          <w:lang w:val="en-US"/>
        </w:rPr>
        <w:t xml:space="preserve"> to anthropogenic forcing has been</w:t>
      </w:r>
      <w:r w:rsidR="00FD3E4D" w:rsidRPr="00E457C1">
        <w:rPr>
          <w:lang w:val="en-US"/>
        </w:rPr>
        <w:t xml:space="preserve"> further</w:t>
      </w:r>
      <w:r w:rsidRPr="00E457C1">
        <w:rPr>
          <w:lang w:val="en-US"/>
        </w:rPr>
        <w:t xml:space="preserve"> supported by more detection and attribution studies. </w:t>
      </w:r>
      <w:r w:rsidR="00FA63DB" w:rsidRPr="00E457C1">
        <w:rPr>
          <w:lang w:val="en-US"/>
        </w:rPr>
        <w:t>These studies have</w:t>
      </w:r>
      <w:r w:rsidRPr="00E457C1">
        <w:rPr>
          <w:lang w:val="en-US"/>
        </w:rPr>
        <w:t xml:space="preserve"> shown that contributions from natural forcing alone cannot explain the observed changes in </w:t>
      </w:r>
      <w:r w:rsidR="008500A5" w:rsidRPr="00E457C1">
        <w:rPr>
          <w:lang w:val="en-US"/>
        </w:rPr>
        <w:t>ocean heat content</w:t>
      </w:r>
      <w:r w:rsidRPr="00E457C1">
        <w:rPr>
          <w:lang w:val="en-US"/>
        </w:rPr>
        <w:t xml:space="preserve"> in </w:t>
      </w:r>
      <w:r w:rsidR="00FA63DB" w:rsidRPr="00E457C1">
        <w:rPr>
          <w:lang w:val="en-US"/>
        </w:rPr>
        <w:t xml:space="preserve">either </w:t>
      </w:r>
      <w:r w:rsidR="00F30150" w:rsidRPr="00E457C1">
        <w:rPr>
          <w:lang w:val="en-US"/>
        </w:rPr>
        <w:t xml:space="preserve">the </w:t>
      </w:r>
      <w:r w:rsidRPr="00E457C1">
        <w:rPr>
          <w:lang w:val="en-US"/>
        </w:rPr>
        <w:t xml:space="preserve">upper </w:t>
      </w:r>
      <w:r w:rsidR="00FA63DB" w:rsidRPr="00E457C1">
        <w:rPr>
          <w:lang w:val="en-US"/>
        </w:rPr>
        <w:t>or</w:t>
      </w:r>
      <w:r w:rsidRPr="00E457C1">
        <w:rPr>
          <w:lang w:val="en-US"/>
        </w:rPr>
        <w:t xml:space="preserve"> intermediate ocean layers</w:t>
      </w:r>
      <w:r w:rsidR="00FA63DB" w:rsidRPr="00E457C1">
        <w:rPr>
          <w:lang w:val="en-US"/>
        </w:rPr>
        <w:t>, and a response to anthropogenic forcing is clearly detectable</w:t>
      </w:r>
      <w:r w:rsidR="00FD3E4D" w:rsidRPr="00E457C1">
        <w:rPr>
          <w:lang w:val="en-US"/>
        </w:rPr>
        <w:t xml:space="preserve"> in ocean heat content</w:t>
      </w:r>
      <w:r w:rsidRPr="00E457C1">
        <w:rPr>
          <w:lang w:val="en-US"/>
        </w:rPr>
        <w:t xml:space="preserve"> </w:t>
      </w:r>
      <w:r w:rsidRPr="00D008AD">
        <w:fldChar w:fldCharType="begin" w:fldLock="1"/>
      </w:r>
      <w:r w:rsidR="00E719C0">
        <w:rPr>
          <w:lang w:val="en-US"/>
        </w:rPr>
        <w:instrText>ADDIN CSL_CITATION { "citationItems" : [ { "id" : "ITEM-1", "itemData" : { "DOI" : "10.1038/nclimate2915", "ISSN" : "17586798", "abstract" : "Formal detection and attribution studies have used observations and climate models to identify an anthropogenic warming signature in the upper (0-700 m) ocean. Recently, as a result of the so-called surface warming hiatus, there has been considerable interest in global ocean heat content (OHC) changes in the deeper ocean, including natural and anthropogenically forced changes identified in observational, modelling and data re-analysis studies. Here, we examine OHC changes in the context of the Earth\u00e2 \u20ac\u2122 s global energy budget since early in the industrial era (circa 1865-2015) for a range of depths. We rely on OHC change estimates from a diverse collection of measurement systems including data from the nineteenth-century Challenger expedition, a multi-decadal record of ship-based in situ mostly upper-ocean measurements, the more recent near-global Argo floats profiling to intermediate (2,000 m) depths, and full-depth repeated transoceanic sections. We show that the multi-model mean constructed from the current generation of historically forced climate models is consistent with the OHC changes from this diverse collection of observational systems. Our model-based analysis suggests that nearly half of the industrial-era increases in global OHC have occurred in recent decades, with over a third of the accumulated heat occurring below 700 m and steadily rising.", "author" : [ { "dropping-particle" : "", "family" : "Gleckler", "given" : "Peter J.", "non-dropping-particle" : "", "parse-names" : false, "suffix" : "" }, { "dropping-particle" : "", "family" : "Durack", "given" : "Paul J.", "non-dropping-particle" : "", "parse-names" : false, "suffix" : "" }, { "dropping-particle" : "", "family" : "Stouffer", "given" : "Ronald J.", "non-dropping-particle" : "", "parse-names" : false, "suffix" : "" }, { "dropping-particle" : "", "family" : "Johnson", "given" : "Gregory C.", "non-dropping-particle" : "", "parse-names" : false, "suffix" : "" }, { "dropping-particle" : "", "family" : "Forest", "given" : "Chris E.", "non-dropping-particle" : "", "parse-names" : false, "suffix" : "" } ], "container-title" : "Nature Climate Change", "id" : "ITEM-1", "issue" : "4", "issued" : { "date-parts" : [ [ "2016", "4", "18" ] ] }, "page" : "394-398", "publisher" : "Nature Publishing Group", "title" : "Industrial-era global ocean heat uptake doubles in recent decades", "translator" : [ { "dropping-particle" : "", "family" : "J5134", "given" : "", "non-dropping-particle" : "", "parse-names" : false, "suffix" : "" } ], "type" : "article-journal", "volume" : "6" }, "uris" : [ "http://www.mendeley.com/documents/?uuid=97a1dd78-4025-467b-89bd-a4c6c59d3fe4" ] }, { "id" : "ITEM-2", "itemData" : { "DOI" : "10.1007/s00382-019-04910-1", "ISSN" : "0930-7575", "author" : [ { "dropping-particle" : "", "family" : "Bilbao", "given" : "Roberto A. F.", "non-dropping-particle" : "", "parse-names" : false, "suffix" : "" }, { "dropping-particle" : "", "family" : "Gregory", "given" : "Jonathan M.", "non-dropping-particle" : "", "parse-names" : false, "suffix" : "" }, { "dropping-particle" : "", "family" : "Bouttes", "given" : "Nathaelle", "non-dropping-particle" : "", "parse-names" : false, "suffix" : "" }, { "dropping-particle" : "", "family" : "Palmer", "given" : "Matthew D.", "non-dropping-particle" : "", "parse-names" : false, "suffix" : "" }, { "dropping-particle" : "", "family" : "Stott", "given" : "Peter", "non-dropping-particle" : "", "parse-names" : false, "suffix" : "" } ], "container-title" : "Climate Dynamics", "id" : "ITEM-2", "issue" : "9-10", "issued" : { "date-parts" : [ [ "2019", "11" ] ] }, "page" : "5389-5413", "publisher" : "Springer Berlin Heidelberg", "title" : "Attribution of ocean temperature change to anthropogenic and natural forcings using the temporal, vertical and geographical structure", "translator" : [ { "dropping-particle" : "", "family" : "J6151", "given" : "", "non-dropping-particle" : "", "parse-names" : false, "suffix" : "" } ], "type" : "article-journal", "volume" : "53" }, "uris" : [ "http://www.mendeley.com/documents/?uuid=77fe3fbd-4bf3-378e-adfc-852dffe29675" ] }, { "id" : "ITEM-3", "itemData" : { "DOI" : "10.1088/1748-9326/ab23c1", "ISSN" : "17489326", "abstract" : "More than 90% of the Earth's energy imbalance is stored by the ocean. While previous studies have shown that changes in the ocean warming are detectable and distinct from internal variability of the climate system, an estimate of separate contributions by natural and individual anthropogenic forcings (such as greenhouse gases and aerosols) remains outstanding. Here we investigate anthropogenic and greenhouse-gas contributions to past ocean warming, and estimate their contributions to future sea level rise by the year 2100. By applying detection and attribution framework (regularized optimal fingerprinting), we show that ocean warming in the historical period is detectable and attributable to contributions from the aggregate anthropogenic forcing as well as greenhouse gas forcing alone. We also discuss the role of natural forcing on the ocean volume-averaged temperature and examine the impact of volcanic activity from the three main volcanoes occurring in the historical period 1955-2012. Our results suggest that estimated anthropogenic and greenhouse-gas contributions to ocean warming are consistent with observations, and observationally-constrained future thermosteric sea level rise projections support the central and lower part of the multi-model mean projection range distribution.", "author" : [ { "dropping-particle" : "", "family" : "Tokarska", "given" : "Katarzyna B.",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"Ribes", "given" : "Aur\u00e9lien", "non-dropping-particle" : "", "parse-names" : false, "suffix" : "" }, { "dropping-particle" : "", "family" : "Fasullo", "given" : "John T.", "non-dropping-particle" : "", "parse-names" : false, "suffix" : "" } ], "container-title" : "Environmental Research Letters", "id" : "ITEM-3", "issue" : "7", "issued" : { "date-parts" : [ [ "2019" ] ] }, "title" : "Quantifying human contributions to past and future ocean warming and thermosteric sea level rise", "translator" : [ { "dropping-particle" : "", "family" : "J6142", "given" : "", "non-dropping-particle" : "", "parse-names" : false, "suffix" : "" } ], "type" : "article-journal", "volume" : "14" }, "uris" : [ "http://www.mendeley.com/documents/?uuid=15005dbf-cd9a-4dc4-9d72-490ce1c2078f" ] } ], "mendeley" : { "formattedCitation" : "(Gleckler et al., 2016; Bilbao et al., 2019; Tokarska et al., 2019)", "plainTextFormattedCitation" : "(Gleckler et al., 2016; Bilbao et al., 2019; Tokarska et al., 2019)", "previouslyFormattedCitation" : "(Gleckler et al., 2016; Bilbao et al., 2019; Tokarska et al., 2019)" }, "properties" : { "noteIndex" : 0 }, "schema" : "https://github.com/citation-style-language/schema/raw/master/csl-citation.json" }</w:instrText>
      </w:r>
      <w:r w:rsidRPr="00D008AD">
        <w:fldChar w:fldCharType="separate"/>
      </w:r>
      <w:r w:rsidR="00393F8C">
        <w:rPr>
          <w:noProof/>
          <w:lang w:val="en-US"/>
        </w:rPr>
        <w:t>(Gleckler et al., 2016; Bilbao et al., 2019; Tokarska et al., 2019)</w:t>
      </w:r>
      <w:r w:rsidRPr="00D008AD">
        <w:fldChar w:fldCharType="end"/>
      </w:r>
      <w:r w:rsidR="00F30150" w:rsidRPr="00E457C1">
        <w:rPr>
          <w:lang w:val="en-US"/>
        </w:rPr>
        <w:t xml:space="preserve">. </w:t>
      </w:r>
      <w:r w:rsidR="00FA63DB" w:rsidRPr="00E457C1">
        <w:rPr>
          <w:lang w:val="en-US"/>
        </w:rPr>
        <w:t>Moreover</w:t>
      </w:r>
      <w:r w:rsidR="00B0342C" w:rsidRPr="00E457C1">
        <w:rPr>
          <w:lang w:val="en-US"/>
        </w:rPr>
        <w:t>,</w:t>
      </w:r>
      <w:r w:rsidR="00FA63DB" w:rsidRPr="00E457C1">
        <w:rPr>
          <w:lang w:val="en-US"/>
        </w:rPr>
        <w:t xml:space="preserve"> a </w:t>
      </w:r>
      <w:r w:rsidR="00660F14" w:rsidRPr="00E457C1">
        <w:rPr>
          <w:lang w:val="en-US"/>
        </w:rPr>
        <w:t xml:space="preserve">response to </w:t>
      </w:r>
      <w:r w:rsidR="00FA63DB" w:rsidRPr="00E457C1">
        <w:rPr>
          <w:lang w:val="en-US"/>
        </w:rPr>
        <w:t>greenhouse gas forcing is detectable independently of the response to other anthropogenic forcings</w:t>
      </w:r>
      <w:r w:rsidR="000D0009" w:rsidRPr="00E457C1">
        <w:rPr>
          <w:lang w:val="en-US"/>
        </w:rPr>
        <w:t xml:space="preserve"> </w:t>
      </w:r>
      <w:r w:rsidR="000D0009">
        <w:fldChar w:fldCharType="begin" w:fldLock="1"/>
      </w:r>
      <w:r w:rsidR="00E719C0">
        <w:rPr>
          <w:lang w:val="en-US"/>
        </w:rPr>
        <w:instrText>ADDIN CSL_CITATION { "citationItems" : [ { "id" : "ITEM-1", "itemData" : { "DOI" : "10.1007/s00382-019-04910-1", "ISSN" : "0930-7575", "author" : [ { "dropping-particle" : "", "family" : "Bilbao", "given" : "Roberto A. F.", "non-dropping-particle" : "", "parse-names" : false, "suffix" : "" }, { "dropping-particle" : "", "family" : "Gregory", "given" : "Jonathan M.", "non-dropping-particle" : "", "parse-names" : false, "suffix" : "" }, { "dropping-particle" : "", "family" : "Bouttes", "given" : "Nathaelle", "non-dropping-particle" : "", "parse-names" : false, "suffix" : "" }, { "dropping-particle" : "", "family" : "Palmer", "given" : "Matthew D.", "non-dropping-particle" : "", "parse-names" : false, "suffix" : "" }, { "dropping-particle" : "", "family" : "Stott", "given" : "Peter", "non-dropping-particle" : "", "parse-names" : false, "suffix" : "" } ], "container-title" : "Climate Dynamics", "id" : "ITEM-1", "issue" : "9-10", "issued" : { "date-parts" : [ [ "2019", "11" ] ] }, "page" : "5389-5413", "publisher" : "Springer Berlin Heidelberg", "title" : "Attribution of ocean temperature change to anthropogenic and natural forcings using the temporal, vertical and geographical structure", "translator" : [ { "dropping-particle" : "", "family" : "J6151", "given" : "", "non-dropping-particle" : "", "parse-names" : false, "suffix" : "" } ], "type" : "article-journal", "volume" : "53" }, "uris" : [ "http://www.mendeley.com/documents/?uuid=77fe3fbd-4bf3-378e-adfc-852dffe29675" ] }, { "id" : "ITEM-2", "itemData" : { "DOI" : "10.1088/1748-9326/ab23c1", "ISSN" : "17489326", "abstract" : "More than 90% of the Earth's energy imbalance is stored by the ocean. While previous studies have shown that changes in the ocean warming are detectable and distinct from internal variability of the climate system, an estimate of separate contributions by natural and individual anthropogenic forcings (such as greenhouse gases and aerosols) remains outstanding. Here we investigate anthropogenic and greenhouse-gas contributions to past ocean warming, and estimate their contributions to future sea level rise by the year 2100. By applying detection and attribution framework (regularized optimal fingerprinting), we show that ocean warming in the historical period is detectable and attributable to contributions from the aggregate anthropogenic forcing as well as greenhouse gas forcing alone. We also discuss the role of natural forcing on the ocean volume-averaged temperature and examine the impact of volcanic activity from the three main volcanoes occurring in the historical period 1955-2012. Our results suggest that estimated anthropogenic and greenhouse-gas contributions to ocean warming are consistent with observations, and observationally-constrained future thermosteric sea level rise projections support the central and lower part of the multi-model mean projection range distribution.", "author" : [ { "dropping-particle" : "", "family" : "Tokarska", "given" : "Katarzyna B.", "non-dropping-particle" : "", "parse-names" : false, "suffix" : "" }, { "dropping-particle" : "", "family" : "Hegerl", "given" : "Gabriele C.", "non-dropping-particle" : "", "parse-names" : false, "suffix" : "" }, { "dropping-particle" : "", "family" : "Schurer", "given" : "Andrew P.", "non-dropping-particle" : "", "parse-names" : false, "suffix" : "" }, { "dropping-particle" : "", "family" : "Ribes", "given" : "Aur\u00e9lien", "non-dropping-particle" : "", "parse-names" : false, "suffix" : "" }, { "dropping-particle" : "", "family" : "Fasullo", "given" : "John T.", "non-dropping-particle" : "", "parse-names" : false, "suffix" : "" } ], "container-title" : "Environmental Research Letters", "id" : "ITEM-2", "issue" : "7", "issued" : { "date-parts" : [ [ "2019" ] ] }, "title" : "Quantifying human contributions to past and future ocean warming and thermosteric sea level rise", "translator" : [ { "dropping-particle" : "", "family" : "J6142", "given" : "", "non-dropping-particle" : "", "parse-names" : false, "suffix" : "" } ], "type" : "article-journal", "volume" : "14" }, "uris" : [ "http://www.mendeley.com/documents/?uuid=15005dbf-cd9a-4dc4-9d72-490ce1c2078f" ] } ], "mendeley" : { "formattedCitation" : "(Bilbao et al., 2019; Tokarska et al., 2019)", "plainTextFormattedCitation" : "(Bilbao et al., 2019; Tokarska et al., 2019)", "previouslyFormattedCitation" : "(Bilbao et al., 2019; Tokarska et al., 2019)" }, "properties" : { "noteIndex" : 0 }, "schema" : "https://github.com/citation-style-language/schema/raw/master/csl-citation.json" }</w:instrText>
      </w:r>
      <w:r w:rsidR="000D0009">
        <w:fldChar w:fldCharType="separate"/>
      </w:r>
      <w:r w:rsidR="00393F8C">
        <w:rPr>
          <w:noProof/>
          <w:lang w:val="en-US"/>
        </w:rPr>
        <w:t>(Bilbao et al., 2019; Tokarska et al., 2019)</w:t>
      </w:r>
      <w:r w:rsidR="000D0009">
        <w:fldChar w:fldCharType="end"/>
      </w:r>
      <w:r w:rsidR="00FA63DB" w:rsidRPr="00E457C1">
        <w:rPr>
          <w:lang w:val="en-US"/>
        </w:rPr>
        <w:t>, which ha</w:t>
      </w:r>
      <w:r w:rsidR="00660F14" w:rsidRPr="00E457C1">
        <w:rPr>
          <w:lang w:val="en-US"/>
        </w:rPr>
        <w:t>s</w:t>
      </w:r>
      <w:r w:rsidR="00FA63DB" w:rsidRPr="00E457C1">
        <w:rPr>
          <w:lang w:val="en-US"/>
        </w:rPr>
        <w:t xml:space="preserve"> offset part of the greenhouse</w:t>
      </w:r>
      <w:r w:rsidR="003E677F" w:rsidRPr="00E457C1">
        <w:rPr>
          <w:lang w:val="en-US"/>
        </w:rPr>
        <w:t xml:space="preserve"> </w:t>
      </w:r>
      <w:r w:rsidR="00FA63DB" w:rsidRPr="00E457C1">
        <w:rPr>
          <w:lang w:val="en-US"/>
        </w:rPr>
        <w:t xml:space="preserve">gas induced warming. </w:t>
      </w:r>
      <w:bookmarkStart w:id="2217" w:name="_Hlk66449390"/>
      <w:r w:rsidR="00F30150" w:rsidRPr="00E457C1">
        <w:rPr>
          <w:lang w:val="en-US"/>
        </w:rPr>
        <w:t xml:space="preserve">Further evidence is </w:t>
      </w:r>
      <w:r w:rsidR="00660F14" w:rsidRPr="00E457C1">
        <w:rPr>
          <w:lang w:val="en-US"/>
        </w:rPr>
        <w:t>provided</w:t>
      </w:r>
      <w:r w:rsidR="00F30150" w:rsidRPr="00E457C1">
        <w:rPr>
          <w:lang w:val="en-US"/>
        </w:rPr>
        <w:t xml:space="preserve"> by the agreement between observed and simulated changes in global thermal expansion associated with the </w:t>
      </w:r>
      <w:r w:rsidR="008500A5" w:rsidRPr="00E457C1">
        <w:rPr>
          <w:lang w:val="en-US"/>
        </w:rPr>
        <w:t>ocean heat content</w:t>
      </w:r>
      <w:r w:rsidR="00F30150" w:rsidRPr="00E457C1">
        <w:rPr>
          <w:lang w:val="en-US"/>
        </w:rPr>
        <w:t xml:space="preserve"> increase wh</w:t>
      </w:r>
      <w:r w:rsidR="00D439FC" w:rsidRPr="00E457C1">
        <w:rPr>
          <w:lang w:val="en-US"/>
        </w:rPr>
        <w:t>en</w:t>
      </w:r>
      <w:r w:rsidR="00F30150" w:rsidRPr="00E457C1">
        <w:rPr>
          <w:lang w:val="en-US"/>
        </w:rPr>
        <w:t xml:space="preserve"> both natural and anthropogenic forcings are included</w:t>
      </w:r>
      <w:r w:rsidR="00D439FC" w:rsidRPr="00E457C1">
        <w:rPr>
          <w:lang w:val="en-US"/>
        </w:rPr>
        <w:t xml:space="preserve"> in the simulations</w:t>
      </w:r>
      <w:r w:rsidR="00F30150" w:rsidRPr="00E457C1">
        <w:rPr>
          <w:lang w:val="en-US"/>
        </w:rPr>
        <w:t xml:space="preserve"> (</w:t>
      </w:r>
      <w:r w:rsidR="00423118" w:rsidRPr="00E457C1">
        <w:rPr>
          <w:lang w:val="en-US"/>
        </w:rPr>
        <w:t>Section 3.5.3</w:t>
      </w:r>
      <w:r w:rsidR="00F30150" w:rsidRPr="00E457C1">
        <w:rPr>
          <w:lang w:val="en-US"/>
        </w:rPr>
        <w:t>)</w:t>
      </w:r>
      <w:r w:rsidR="00CA7CE7" w:rsidRPr="00E457C1">
        <w:rPr>
          <w:lang w:val="en-US"/>
        </w:rPr>
        <w:t xml:space="preserve">, though internal variability plays a larger role in driving basin-scale thermosteric sea level trends </w:t>
      </w:r>
      <w:r w:rsidR="00F30150">
        <w:fldChar w:fldCharType="begin" w:fldLock="1"/>
      </w:r>
      <w:r w:rsidR="00E719C0">
        <w:rPr>
          <w:lang w:val="en-US"/>
        </w:rPr>
        <w:instrText>ADDIN CSL_CITATION { "citationItems" : [ { "id" : "ITEM-1", "itemData" : { "DOI" : "10.1007/s00382-015-2499-z", "ISSN" : "1432-0894", "abstract" : "Predictions of twenty-first century sea level change show strong regional variation. Regional sea level change observed by satellite altimetry since 1993 is also not spatially homogenous. By comparison with historical and pre-industrial control simulations using the atmosphere\u2013ocean general circulation models (AOGCMs) of the CMIP5 project, we conclude that the observed pattern is generally dominated by unforced (internal generated) variability, although some regions, especially in the Southern Ocean, may already show an externally forced response. Simulated unforced variability cannot explain the observed trends in the tropical Pacific, but we suggest that this is due to inadequate simulation of variability by CMIP5 AOGCMs, rather than evidence of anthropogenic change. We apply the method of pattern scaling to projections of sea level change and show that it gives accurate estimates of future local sea level change in response to anthropogenic forcing as simulated by the AOGCMs under RCP scenarios, implying that the pattern will remain stable in future decades. We note, however, that use of a single integration to evaluate the performance of the pattern-scaling method tends to exaggerate its accuracy. We find that ocean volume mean temperature is generally a better predictor than global mean surface temperature of the magnitude of sea level change, and that the pattern is very similar under the different RCPs for a given model. We determine that the forced signal will be detectable above the noise of unforced internal variability within the next decade globally and may already be detectable in the tropical Atlantic.", "author" : [ { "dropping-particle" : "", "family" : "Bilbao", "given" : "Roberto A F", "non-dropping-particle" : "", "parse-names" : false, "suffix" : "" }, { "dropping-particle" : "", "family" : "Gregory", "given" : "Jonathan M", "non-dropping-particle" : "", "parse-names" : false, "suffix" : "" }, { "dropping-particle" : "", "family" : "Bouttes", "given" : "Nathaelle", "non-dropping-particle" : "", "parse-names" : false, "suffix" : "" } ], "container-title" : "Climate Dynamics", "id" : "ITEM-1", "issue" : "9", "issued" : { "date-parts" : [ [ "2015" ] ] }, "page" : "2647-2666", "title" : "Analysis of the regional pattern of sea level change due to ocean dynamics and density change for 1993\u20132099 in observations and CMIP5 AOGCMs", "translator" : [ { "dropping-particle" : "", "family" : "J6919", "given" : "", "non-dropping-particle" : "", "parse-names" : false, "suffix" : "" } ], "type" : "article-journal", "volume" : "45" }, "uris" : [ "http://www.mendeley.com/documents/?uuid=a13e1b49-9926-4c4b-93e2-8ac734fb5aab" ] } ], "mendeley" : { "formattedCitation" : "(Bilbao et al., 2015)", "plainTextFormattedCitation" : "(Bilbao et al., 2015)", "previouslyFormattedCitation" : "(Bilbao et al., 2015)" }, "properties" : { "noteIndex" : 0 }, "schema" : "https://github.com/citation-style-language/schema/raw/master/csl-citation.json" }</w:instrText>
      </w:r>
      <w:r w:rsidR="00F30150">
        <w:fldChar w:fldCharType="separate"/>
      </w:r>
      <w:r w:rsidR="00393F8C">
        <w:rPr>
          <w:noProof/>
          <w:lang w:val="en-US"/>
        </w:rPr>
        <w:t>(Bilbao et al., 2015)</w:t>
      </w:r>
      <w:r w:rsidR="00F30150">
        <w:fldChar w:fldCharType="end"/>
      </w:r>
      <w:r w:rsidR="00F30150" w:rsidRPr="00E457C1">
        <w:rPr>
          <w:lang w:val="en-US"/>
        </w:rPr>
        <w:t xml:space="preserve">. </w:t>
      </w:r>
      <w:bookmarkEnd w:id="2217"/>
      <w:r w:rsidR="00F30150" w:rsidRPr="00E457C1">
        <w:rPr>
          <w:lang w:val="en-US"/>
        </w:rPr>
        <w:t xml:space="preserve">Over the Southern Ocean, warming is detectable over the late </w:t>
      </w:r>
      <w:ins w:id="2218" w:author="Sara M Tuson" w:date="2021-06-28T09:46:00Z">
        <w:r w:rsidR="00566450">
          <w:rPr>
            <w:lang w:val="en-US"/>
          </w:rPr>
          <w:t>20</w:t>
        </w:r>
      </w:ins>
      <w:del w:id="2219" w:author="Sara M Tuson" w:date="2021-06-28T09:46:00Z">
        <w:r w:rsidR="00F30150" w:rsidRPr="00E457C1" w:rsidDel="00566450">
          <w:rPr>
            <w:lang w:val="en-US"/>
          </w:rPr>
          <w:delText>twentie</w:delText>
        </w:r>
      </w:del>
      <w:r w:rsidR="00F30150" w:rsidRPr="00E457C1">
        <w:rPr>
          <w:lang w:val="en-US"/>
        </w:rPr>
        <w:t xml:space="preserve">th century and is largely attributable to greenhouse gases </w:t>
      </w:r>
      <w:r w:rsidR="00F30150">
        <w:fldChar w:fldCharType="begin" w:fldLock="1"/>
      </w:r>
      <w:r w:rsidR="00E719C0">
        <w:rPr>
          <w:lang w:val="en-US"/>
        </w:rPr>
        <w:instrText>ADDIN CSL_CITATION { "citationItems" : [ { "id" : "ITEM-1", "itemData" : { "DOI" : "10.1038/s41561-018-0226-1", "ISSN" : "1752-0894", "abstract" : "The Southern Ocean has, on average, warmed and freshened over the past several decades. As a primary global sink for anthropogenic heat and carbon, to understand changes in the Southern Ocean is directly relevant to predicting the future evolution of the global climate system. However, the drivers of these changes are poorly understood, owing to sparse observational sampling, large amplitude internal variability, modelling uncertainties and the competing influence of multiple forcing agents. Here we construct an observational synthesis to quantify the temperature and salinity changes over the Southern Ocean and combine this with an ensemble of co-sampled climate model simulations. Using a detection and attribution analysis, we show that the observed changes are inconsistent with the internal variability or the response to natural forcing alone. Rather, the observed changes are primarily attributable to human-induced greenhouse gas increases, with a secondary role for stratospheric ozone depletion. Physically, the simulated changes are primarily driven by surface fluxes of heat and freshwater. The consistency between the observed changes and our simulations provides increased confidence in the ability of climate models to simulate large-scale thermohaline change in the Southern Ocean.", "author" : [ { "dropping-particle" : "", "family" : "Swart", "given" : "Neil C.", "non-dropping-particle" : "", "parse-names" : false, "suffix" : "" }, { "dropping-particle" : "", "family" : "Gille", "given" : "Sarah T.", "non-dropping-particle" : "", "parse-names" : false, "suffix" : "" }, { "dropping-particle" : "", "family" : "Fyfe", "given" : "John C.", "non-dropping-particle" : "", "parse-names" : false, "suffix" : "" }, { "dropping-particle" : "", "family" : "Gillett", "given" : "Nathan P.", "non-dropping-particle" : "", "parse-names" : false, "suffix" : "" } ], "container-title" : "Nature Geoscience", "id" : "ITEM-1", "issued" : { "date-parts" : [ [ "2018", "9", "24" ] ] }, "page" : "1", "publisher" : "Nature Publishing Group", "title" : "Recent Southern Ocean warming and freshening driven by greenhouse gas emissions and ozone depletion", "translator" : [ { "dropping-particle" : "", "family" : "J4391", "given" : "", "non-dropping-particle" : "", "parse-names" : false, "suffix" : "" } ], "type" : "article-journal" }, "uris" : [ "http://www.mendeley.com/documents/?uuid=243b83ad-92d7-33a8-b404-9e86e488f4f4" ] }, { "id" : "ITEM-2", "itemData" : { "DOI" : "10.1175/JCLI-D-20-0454.1", "ISSN" : "08948755", "abstract" : "In this study, we compare observed Southern Ocean temperature and salinity changes with the historical simulations from 13 models from phase 5 of the Coupled Model Intercomparison Project (CMIP5), using an optimal fingerprinting framework. We show that there is an unequivocal greenhouse gas-forced warming in the Southern Ocean. This warming is strongest in the Subantarctic Mode Waters but is also detectable in denser water masses, which has not been shown in previous studies. We also find greenhouse gas-forced salinity changes, most notably a freshening of Antarctic Intermediate Waters. Our analysis also shows that non-greenhouse gas anthropogenic forcings-anthropogenic aerosols and stratospheric ozone depletion-have played an important role in mitigating the Southern Ocean's warming. However, the detectability of these responses using optimal fingerprinting is model dependent, and this result is therefore not as robust as for the greenhouse gas response.", "author" : [ { "dropping-particle" : "", "family" : "Hobbs", "given" : "William R.", "non-dropping-particle" : "", "parse-names" : false, "suffix" : "" }, { "dropping-particle" : "", "family" : "Roach", "given" : "Christopher", "non-dropping-particle" : "", "parse-names" : false, "suffix" : "" }, { "dropping-particle" : "", "family" : "Roy", "given" : "Tilla", "non-dropping-particle" : "", "parse-names" : false, "suffix" : "" }, { "dropping-particle" : "", "family" : "Sall\u00e9e", "given" : "Jean Baptiste", "non-dropping-particle" : "", "parse-names" : false, "suffix" : "" }, { "dropping-particle" : "", "family" : "Bindoff", "given" : "Nathaniel", "non-dropping-particle" : "", "parse-names" : false, "suffix" : "" } ], "container-title" : "Journal of Climate", "id" : "ITEM-2", "issue" : "1", "issued" : { "date-parts" : [ [ "2021" ] ] }, "language" : "English", "page" : "215-228", "publisher" : "American Meteorological Society", "publisher-place" : "Boston MA, USA", "title" : "Anthropogenic temperature and salinity changes in the Southern ocean", "translator" : [ { "dropping-particle" : "", "family" : "J6918", "given" : "", "non-dropping-particle" : "", "parse-names" : false, "suffix" : "" } ], "type" : "article-journal", "volume" : "34" }, "uris" : [ "http://www.mendeley.com/documents/?uuid=32c8b190-e71a-42ea-9180-bca2b8fed549" ] } ], "mendeley" : { "formattedCitation" : "(Swart et al., 2018; Hobbs et al., 2021)", "plainTextFormattedCitation" : "(Swart et al., 2018; Hobbs et al., 2021)", "previouslyFormattedCitation" : "(Swart et al., 2018; Hobbs et al., 2021)" }, "properties" : { "noteIndex" : 0 }, "schema" : "https://github.com/citation-style-language/schema/raw/master/csl-citation.json" }</w:instrText>
      </w:r>
      <w:r w:rsidR="00F30150">
        <w:fldChar w:fldCharType="separate"/>
      </w:r>
      <w:r w:rsidR="00393F8C">
        <w:rPr>
          <w:noProof/>
          <w:lang w:val="en-US"/>
        </w:rPr>
        <w:t>(Swart et al., 2018; Hobbs et al., 2021)</w:t>
      </w:r>
      <w:r w:rsidR="00F30150">
        <w:fldChar w:fldCharType="end"/>
      </w:r>
      <w:r w:rsidR="00F30150" w:rsidRPr="00E457C1">
        <w:rPr>
          <w:lang w:val="en-US"/>
        </w:rPr>
        <w:t xml:space="preserve">, while other anthropogenic forcings such as ozone depletion </w:t>
      </w:r>
      <w:r w:rsidR="00660F14" w:rsidRPr="00E457C1">
        <w:rPr>
          <w:lang w:val="en-US"/>
        </w:rPr>
        <w:t>have been</w:t>
      </w:r>
      <w:r w:rsidR="00F30150" w:rsidRPr="00E457C1">
        <w:rPr>
          <w:lang w:val="en-US"/>
        </w:rPr>
        <w:t xml:space="preserve"> shown to mitigate the warming in some of the CMIP5 simulations </w:t>
      </w:r>
      <w:r w:rsidR="00F30150">
        <w:fldChar w:fldCharType="begin" w:fldLock="1"/>
      </w:r>
      <w:r w:rsidR="00E719C0">
        <w:rPr>
          <w:lang w:val="en-US"/>
        </w:rPr>
        <w:instrText>ADDIN CSL_CITATION { "citationItems" : [ { "id" : "ITEM-1", "itemData" : { "DOI" : "10.1038/s41561-018-0226-1", "ISSN" : "1752-0894", "abstract" : "The Southern Ocean has, on average, warmed and freshened over the past several decades. As a primary global sink for anthropogenic heat and carbon, to understand changes in the Southern Ocean is directly relevant to predicting the future evolution of the global climate system. However, the drivers of these changes are poorly understood, owing to sparse observational sampling, large amplitude internal variability, modelling uncertainties and the competing influence of multiple forcing agents. Here we construct an observational synthesis to quantify the temperature and salinity changes over the Southern Ocean and combine this with an ensemble of co-sampled climate model simulations. Using a detection and attribution analysis, we show that the observed changes are inconsistent with the internal variability or the response to natural forcing alone. Rather, the observed changes are primarily attributable to human-induced greenhouse gas increases, with a secondary role for stratospheric ozone depletion. Physically, the simulated changes are primarily driven by surface fluxes of heat and freshwater. The consistency between the observed changes and our simulations provides increased confidence in the ability of climate models to simulate large-scale thermohaline change in the Southern Ocean.", "author" : [ { "dropping-particle" : "", "family" : "Swart", "given" : "Neil C.", "non-dropping-particle" : "", "parse-names" : false, "suffix" : "" }, { "dropping-particle" : "", "family" : "Gille", "given" : "Sarah T.", "non-dropping-particle" : "", "parse-names" : false, "suffix" : "" }, { "dropping-particle" : "", "family" : "Fyfe", "given" : "John C.", "non-dropping-particle" : "", "parse-names" : false, "suffix" : "" }, { "dropping-particle" : "", "family" : "Gillett", "given" : "Nathan P.", "non-dropping-particle" : "", "parse-names" : false, "suffix" : "" } ], "container-title" : "Nature Geoscience", "id" : "ITEM-1", "issued" : { "date-parts" : [ [ "2018", "9", "24" ] ] }, "page" : "1", "publisher" : "Nature Publishing Group", "title" : "Recent Southern Ocean warming and freshening driven by greenhouse gas emissions and ozone depletion", "translator" : [ { "dropping-particle" : "", "family" : "J4391", "given" : "", "non-dropping-particle" : "", "parse-names" : false, "suffix" : "" } ], "type" : "article-journal" }, "uris" : [ "http://www.mendeley.com/documents/?uuid=243b83ad-92d7-33a8-b404-9e86e488f4f4" ] }, { "id" : "ITEM-2", "itemData" : { "DOI" : "10.1175/JCLI-D-20-0454.1", "ISSN" : "08948755", "abstract" : "In this study, we compare observed Southern Ocean temperature and salinity changes with the historical simulations from 13 models from phase 5 of the Coupled Model Intercomparison Project (CMIP5), using an optimal fingerprinting framework. We show that there is an unequivocal greenhouse gas-forced warming in the Southern Ocean. This warming is strongest in the Subantarctic Mode Waters but is also detectable in denser water masses, which has not been shown in previous studies. We also find greenhouse gas-forced salinity changes, most notably a freshening of Antarctic Intermediate Waters. Our analysis also shows that non-greenhouse gas anthropogenic forcings-anthropogenic aerosols and stratospheric ozone depletion-have played an important role in mitigating the Southern Ocean's warming. However, the detectability of these responses using optimal fingerprinting is model dependent, and this result is therefore not as robust as for the greenhouse gas response.", "author" : [ { "dropping-particle" : "", "family" : "Hobbs", "given" : "William R.", "non-dropping-particle" : "", "parse-names" : false, "suffix" : "" }, { "dropping-particle" : "", "family" : "Roach", "given" : "Christopher", "non-dropping-particle" : "", "parse-names" : false, "suffix" : "" }, { "dropping-particle" : "", "family" : "Roy", "given" : "Tilla", "non-dropping-particle" : "", "parse-names" : false, "suffix" : "" }, { "dropping-particle" : "", "family" : "Sall\u00e9e", "given" : "Jean Baptiste", "non-dropping-particle" : "", "parse-names" : false, "suffix" : "" }, { "dropping-particle" : "", "family" : "Bindoff", "given" : "Nathaniel", "non-dropping-particle" : "", "parse-names" : false, "suffix" : "" } ], "container-title" : "Journal of Climate", "id" : "ITEM-2", "issue" : "1", "issued" : { "date-parts" : [ [ "2021" ] ] }, "language" : "English", "page" : "215-228", "publisher" : "American Meteorological Society", "publisher-place" : "Boston MA, USA", "title" : "Anthropogenic temperature and salinity changes in the Southern ocean", "translator" : [ { "dropping-particle" : "", "family" : "J6918", "given" : "", "non-dropping-particle" : "", "parse-names" : false, "suffix" : "" } ], "type" : "article-journal", "volume" : "34" }, "uris" : [ "http://www.mendeley.com/documents/?uuid=32c8b190-e71a-42ea-9180-bca2b8fed549" ] } ], "mendeley" : { "formattedCitation" : "(Swart et al., 2018; Hobbs et al., 2021)", "plainTextFormattedCitation" : "(Swart et al., 2018; Hobbs et al., 2021)", "previouslyFormattedCitation" : "(Swart et al., 2018; Hobbs et al., 2021)" }, "properties" : { "noteIndex" : 0 }, "schema" : "https://github.com/citation-style-language/schema/raw/master/csl-citation.json" }</w:instrText>
      </w:r>
      <w:r w:rsidR="00F30150">
        <w:fldChar w:fldCharType="separate"/>
      </w:r>
      <w:r w:rsidR="00393F8C">
        <w:rPr>
          <w:noProof/>
          <w:lang w:val="en-US"/>
        </w:rPr>
        <w:t>(Swart et al., 2018; Hobbs et al., 2021)</w:t>
      </w:r>
      <w:r w:rsidR="00F30150">
        <w:fldChar w:fldCharType="end"/>
      </w:r>
      <w:r w:rsidR="00F30150" w:rsidRPr="00E457C1">
        <w:rPr>
          <w:lang w:val="en-US"/>
        </w:rPr>
        <w:t>.</w:t>
      </w:r>
      <w:r w:rsidRPr="00D008AD">
        <w:rPr>
          <w:lang w:val="en-US"/>
        </w:rPr>
        <w:t xml:space="preserve"> </w:t>
      </w:r>
      <w:r w:rsidRPr="00E457C1">
        <w:rPr>
          <w:lang w:val="en-US"/>
        </w:rPr>
        <w:t xml:space="preserve">The use of the mean temperature above a fixed isotherm rather than fixed depth further strengthens a robust detection of the anthropogenic response in the upper ocean </w:t>
      </w:r>
      <w:r w:rsidRPr="00D008AD">
        <w:fldChar w:fldCharType="begin" w:fldLock="1"/>
      </w:r>
      <w:r w:rsidR="00E719C0">
        <w:rPr>
          <w:lang w:val="en-US"/>
        </w:rPr>
        <w:instrText>ADDIN CSL_CITATION { "citationItems" : [ { "id" : "ITEM-1", "itemData" : { "DOI" : "10.1038/srep26926", "ISSN" : "2045-2322", "abstract" : "Multi-model attribution of upper-ocean temperature changes using an isothermal approach", "author" : [ { "dropping-particle" : "", "family" : "Weller", "given" : "Evan", "non-dropping-particle" : "", "parse-names" : false, "suffix" : "" }, { "dropping-particle" : "", "family" : "Min", "given" : "Seung-Ki", "non-dropping-particle" : "", "parse-names" : false, "suffix" : "" }, { "dropping-particle" : "", "family" : "Palmer", "given" : "Matthew D.", "non-dropping-particle" : "", "parse-names" : false, "suffix" : "" }, { "dropping-particle" : "", "family" : "Lee", "given" : "Donghyun", "non-dropping-particle" : "", "parse-names" : false, "suffix" : "" }, { "dropping-particle" : "", "family" : "Yim", "given" : "Bo Young", "non-dropping-particle" : "", "parse-names" : false, "suffix" : "" }, { "dropping-particle" : "", "family" : "Yeh", "given" : "Sang-Wook", "non-dropping-particle" : "", "parse-names" : false, "suffix" : "" } ], "container-title" : "Scientific Reports", "id" : "ITEM-1", "issue" : "1", "issued" : { "date-parts" : [ [ "2016", "7", "1" ] ] }, "page" : "26926", "publisher" : "Nature Publishing Group", "title" : "Multi-model attribution of upper-ocean temperature changes using an isothermal approach", "translator" : [ { "dropping-particle" : "", "family" : "J5236", "given" : "", "non-dropping-particle" : "", "parse-names" : false, "suffix" : "" } ], "type" : "article-journal", "volume" : "6" }, "uris" : [ "http://www.mendeley.com/documents/?uuid=a9e1b41e-d404-363f-b43c-9857779944e6" ] } ], "mendeley" : { "formattedCitation" : "(Weller et al., 2016)", "plainTextFormattedCitation" : "(Weller et al., 2016)", "previouslyFormattedCitation" : "(Weller et al., 2016)" }, "properties" : { "noteIndex" : 0 }, "schema" : "https://github.com/citation-style-language/schema/raw/master/csl-citation.json" }</w:instrText>
      </w:r>
      <w:r w:rsidRPr="00D008AD">
        <w:fldChar w:fldCharType="separate"/>
      </w:r>
      <w:r w:rsidR="00393F8C">
        <w:rPr>
          <w:noProof/>
          <w:lang w:val="en-US"/>
        </w:rPr>
        <w:t>(Weller et al., 2016)</w:t>
      </w:r>
      <w:r w:rsidRPr="00D008AD">
        <w:fldChar w:fldCharType="end"/>
      </w:r>
      <w:r w:rsidR="00F30150" w:rsidRPr="00E457C1">
        <w:rPr>
          <w:lang w:val="en-US"/>
        </w:rPr>
        <w:t>, and better accounting for internal variability in the upper</w:t>
      </w:r>
      <w:r w:rsidR="00D76038" w:rsidRPr="00E457C1">
        <w:rPr>
          <w:lang w:val="en-US"/>
        </w:rPr>
        <w:t xml:space="preserve"> ocean</w:t>
      </w:r>
      <w:r w:rsidR="00F30150" w:rsidRPr="00E457C1">
        <w:rPr>
          <w:lang w:val="en-US"/>
        </w:rPr>
        <w:t xml:space="preserve"> </w:t>
      </w:r>
      <w:r w:rsidR="00F30150" w:rsidRPr="00D008AD">
        <w:fldChar w:fldCharType="begin" w:fldLock="1"/>
      </w:r>
      <w:r w:rsidR="00E719C0">
        <w:rPr>
          <w:lang w:val="en-US"/>
        </w:rPr>
        <w:instrText>ADDIN CSL_CITATION { "citationItems" : [ { "id" : "ITEM-1", "itemData" : { "DOI" : "10.1038/s41467-020-15754-3", "ISSN" : "2041-1723", "abstract" : "Recent research shows that 90% of the net global ocean heat gain during 2005\u20132015 was confined to the southern hemisphere with little corresponding heat gain in the northern hemisphere ocean. We propose that this heating pattern of the ocean is driven by anthropogenic climate change and an asymmetric climate variation between the two hemispheres. This asymmetric variation is found in the pre-industrial control simulations from 11 climate models. While both layers (0\u2013700\u2009m and 700\u20132000\u2009m) experience steady anthropogenic warming, the 0\u2013700\u2009m layer experiences large internal variability, which primarily drives the observed hemispheric asymmetry of global ocean heat gain in 0\u20132000\u2009m layer. We infer that the rate of global ocean warming is consistent with the climate simulations for this period. However, the observed hemispheric asymmetry in heat gain can be explained by the Earth\u2019s internal climate variability without invoking alternate hypotheses, such as asymmetric aerosol loading. Observations of global ocean heat content during 2005\u20132015 have shown a strong hemispheric asymmetry, and the southern hemisphere accounts 92% of the total heat gain. Here, the authors show that the rate of observed global ocean warming is consistent with a forced symmetric climate change signal and an asymmetric climate variation for this period.", "author" : [ { "dropping-particle" : "", "family" : "Rathore", "given" : "Saurabh", "non-dropping-particle" : "", "parse-names" : false, "suffix" : "" }, { "dropping-particle" : "", "family" : "Bindoff", "given" : "Nathaniel L.", "non-dropping-particle" : "", "parse-names" : false, "suffix" : "" }, { "dropping-particle" : "", "family" : "Phillips", "given" : "Helen E.", "non-dropping-particle" : "", "parse-names" : false, "suffix" : "" }, { "dropping-particle" : "", "family" : "Feng", "given" : "Ming", "non-dropping-particle" : "", "parse-names" : false, "suffix" : "" } ], "container-title" : "Nature Communications", "id" : "ITEM-1", "issue" : "1", "issued" : { "date-parts" : [ [ "2020", "12", "24" ] ] }, "page" : "2008", "publisher" : "Nature Publishing Group", "title" : "Recent hemispheric asymmetry in global ocean warming induced by climate change and internal variability", "translator" : [ { "dropping-particle" : "", "family" : "J6879", "given" : "", "non-dropping-particle" : "", "parse-names" : false, "suffix" : "" } ], "type" : "article-journal", "volume" : "11" }, "uris" : [ "http://www.mendeley.com/documents/?uuid=1fcf4f64-82a3-3c02-9024-1cc8461a8091", "http://www.mendeley.com/documents/?uuid=97ff4c24-1e48-4e40-9abd-5304121dda14", "http://www.mendeley.com/documents/?uuid=8f8fc849-6bc1-497e-969c-708b31de17a4" ] } ], "mendeley" : { "formattedCitation" : "(Rathore et al., 2020)", "plainTextFormattedCitation" : "(Rathore et al., 2020)", "previouslyFormattedCitation" : "(Rathore et al., 2020)" }, "properties" : { "noteIndex" : 0 }, "schema" : "https://github.com/citation-style-language/schema/raw/master/csl-citation.json" }</w:instrText>
      </w:r>
      <w:r w:rsidR="00F30150" w:rsidRPr="00D008AD">
        <w:fldChar w:fldCharType="separate"/>
      </w:r>
      <w:r w:rsidR="00393F8C">
        <w:rPr>
          <w:noProof/>
          <w:lang w:val="en-US"/>
        </w:rPr>
        <w:t>(Rathore et al., 2020)</w:t>
      </w:r>
      <w:r w:rsidR="00F30150" w:rsidRPr="00D008AD">
        <w:fldChar w:fldCharType="end"/>
      </w:r>
      <w:r w:rsidR="00F30150" w:rsidRPr="00E457C1">
        <w:rPr>
          <w:lang w:val="en-US"/>
        </w:rPr>
        <w:t xml:space="preserve">, </w:t>
      </w:r>
      <w:r w:rsidR="008E6850" w:rsidRPr="00E457C1">
        <w:rPr>
          <w:lang w:val="en-US"/>
        </w:rPr>
        <w:t>helps explain</w:t>
      </w:r>
      <w:r w:rsidR="00F30150" w:rsidRPr="00E457C1">
        <w:rPr>
          <w:lang w:val="en-US"/>
        </w:rPr>
        <w:t xml:space="preserve"> </w:t>
      </w:r>
      <w:r w:rsidR="00D76038" w:rsidRPr="00E457C1">
        <w:rPr>
          <w:lang w:val="en-US"/>
        </w:rPr>
        <w:t>reported hemispheric asymmetry</w:t>
      </w:r>
      <w:r w:rsidR="00F30150" w:rsidRPr="00E457C1">
        <w:rPr>
          <w:lang w:val="en-US"/>
        </w:rPr>
        <w:t xml:space="preserve"> in </w:t>
      </w:r>
      <w:r w:rsidR="008500A5" w:rsidRPr="00E457C1">
        <w:rPr>
          <w:lang w:val="en-US"/>
        </w:rPr>
        <w:t>ocean heat content</w:t>
      </w:r>
      <w:r w:rsidR="00F30150" w:rsidRPr="00E457C1">
        <w:rPr>
          <w:lang w:val="en-US"/>
        </w:rPr>
        <w:t xml:space="preserve"> change </w:t>
      </w:r>
      <w:r w:rsidR="00775023">
        <w:fldChar w:fldCharType="begin" w:fldLock="1"/>
      </w:r>
      <w:ins w:id="2220" w:author="Robin Matthews" w:date="2021-06-15T15:15:00Z">
        <w:r w:rsidR="00661E54">
          <w:rPr>
            <w:lang w:val="en-US"/>
          </w:rPr>
          <w:instrText>ADDIN CSL_CITATION { "citationItems" : [ { "id" : "ITEM-1", "itemData" : { "DOI" : "10.1038/nclimate2389", "ISSN" : "1758-678X", "abstract" : "The ocean stores over 90% of the heat due to anthropogenic warming. This study uses satellite observations and climate models to investigate the warming of the upper ocean (0\u2013700 m) and finds that warming is biased low, most likely because of poor Southern Hemisphere sampling. Applying adjustments results in a large increase in upper-ocean heat content estimates.", "author" : [ { "dropping-particle" : "", "family" : "Durack", "given" : "Paul J.", "non-dropping-particle" : "", "parse-names" : false, "suffix" : "" }, { "dropping-particle" : "", "family" : "Gleckler", "given" : "Peter J.", "non-dropping-particle" : "", "parse-names" : false, "suffix" : "" }, { "dropping-particle" : "", "family" : "Landerer", "given" : "Felix W.", "non-dropping-particle" : "", "parse-names" : false, "suffix" : "" }, { "dropping-particle" : "", "family" : "Taylor", "given" : "Karl E.", "non-dropping-particle" : "", "parse-names" : false, "suffix" : "" } ], "container-title" : "Nature Climate Change", "id" : "ITEM-1", "issue" : "11", "issued" : { "date-parts" : [ [ "2014", "11" ] ] }, "page" : "999-1005", "publisher" : "Nature Publishing Group", "title" : "Quantifying underestimates of long-term upper-ocean warming", "translator" : [ { "dropping-particle" : "", "family" : "J6281", "given" : "", "non-dropping-particle" : "", "parse-names" : false, "suffix" : "" } ], "type" : "article-journal", "volume" : "4" }, "uris" : [ "http://www.mendeley.com/documents/?uuid=90cd98cc-d005-4fd9-8a05-6cbe7a38b701" ] } ], "mendeley" : { "formattedCitation" : "(Durack et al., 2014a)", "manualFormatting" : "(Durack et al., 2014b)", "plainTextFormattedCitation" : "(Durack et al., 2014a)", "previouslyFormattedCitation" : "(Durack et al., 2014a)" }, "properties" : { "noteIndex" : 0 }, "schema" : "https://github.com/citation-style-language/schema/raw/master/csl-citation.json" }</w:instrText>
        </w:r>
      </w:ins>
      <w:del w:id="2221" w:author="Robin Matthews" w:date="2021-06-15T15:15:00Z">
        <w:r w:rsidR="00E719C0" w:rsidDel="00661E54">
          <w:rPr>
            <w:lang w:val="en-US"/>
          </w:rPr>
          <w:delInstrText>ADDIN CSL_CITATION { "citationItems" : [ { "id" : "ITEM-1", "itemData" : { "DOI" : "10.1038/nclimate2389", "ISSN" : "1758-678X", "abstract" : "The ocean stores over 90% of the heat due to anthropogenic warming. This study uses satellite observations and climate models to investigate the warming of the upper ocean (0\u2013700 m) and finds that warming is biased low, most likely because of poor Southern Hemisphere sampling. Applying adjustments results in a large increase in upper-ocean heat content estimates.", "author" : [ { "dropping-particle" : "", "family" : "Durack", "given" : "Paul J.", "non-dropping-particle" : "", "parse-names" : false, "suffix" : "" }, { "dropping-particle" : "", "family" : "Gleckler", "given" : "Peter J.", "non-dropping-particle" : "", "parse-names" : false, "suffix" : "" }, { "dropping-particle" : "", "family" : "Landerer", "given" : "Felix W.", "non-dropping-particle" : "", "parse-names" : false, "suffix" : "" }, { "dropping-particle" : "", "family" : "Taylor", "given" : "Karl E.", "non-dropping-particle" : "", "parse-names" : false, "suffix" : "" } ], "container-title" : "Nature Climate Change", "id" : "ITEM-1", "issue" : "11", "issued" : { "date-parts" : [ [ "2014", "11" ] ] }, "page" : "999-1005", "publisher" : "Nature Publishing Group", "title" : "Quantifying underestimates of long-term upper-ocean warming", "translator" : [ { "dropping-particle" : "", "family" : "J6281", "given" : "", "non-dropping-particle" : "", "parse-names" : false, "suffix" : "" } ], "type" : "article-journal", "volume" : "4" }, "uris" : [ "http://www.mendeley.com/documents/?uuid=90cd98cc-d005-4fd9-8a05-6cbe7a38b701" ] } ], "mendeley" : { "formattedCitation" : "(Durack et al., 2014a)", "plainTextFormattedCitation" : "(Durack et al., 2014a)", "previouslyFormattedCitation" : "(Durack et al., 2014a)" }, "properties" : { "noteIndex" : 0 }, "schema" : "https://github.com/citation-style-language/schema/raw/master/csl-citation.json" }</w:delInstrText>
        </w:r>
      </w:del>
      <w:r w:rsidR="00775023">
        <w:fldChar w:fldCharType="separate"/>
      </w:r>
      <w:r w:rsidR="00393F8C">
        <w:rPr>
          <w:noProof/>
          <w:lang w:val="en-US"/>
        </w:rPr>
        <w:t>(Durack et al., 2014b)</w:t>
      </w:r>
      <w:r w:rsidR="00775023">
        <w:fldChar w:fldCharType="end"/>
      </w:r>
      <w:r w:rsidRPr="00E457C1">
        <w:rPr>
          <w:lang w:val="en-US"/>
        </w:rPr>
        <w:t>.</w:t>
      </w:r>
    </w:p>
    <w:p w14:paraId="670BBECB" w14:textId="77777777" w:rsidR="009F594A" w:rsidRPr="00E457C1" w:rsidRDefault="009F594A" w:rsidP="009F594A">
      <w:pPr>
        <w:pStyle w:val="AR6BodyText"/>
        <w:rPr>
          <w:lang w:val="en-US"/>
        </w:rPr>
      </w:pPr>
    </w:p>
    <w:p w14:paraId="0039A141" w14:textId="45512D26" w:rsidR="009F594A" w:rsidRPr="00E457C1" w:rsidRDefault="009F594A" w:rsidP="009F594A">
      <w:pPr>
        <w:pStyle w:val="AR6BodyText"/>
        <w:rPr>
          <w:lang w:val="en-US"/>
        </w:rPr>
      </w:pPr>
      <w:r w:rsidRPr="00E457C1">
        <w:rPr>
          <w:lang w:val="en-US"/>
        </w:rPr>
        <w:t xml:space="preserve">In summary, there is strong evidence </w:t>
      </w:r>
      <w:r w:rsidR="00FD3E4D" w:rsidRPr="00E457C1">
        <w:rPr>
          <w:lang w:val="en-US"/>
        </w:rPr>
        <w:t xml:space="preserve">for </w:t>
      </w:r>
      <w:r w:rsidRPr="00E457C1">
        <w:rPr>
          <w:lang w:val="en-US"/>
        </w:rPr>
        <w:t xml:space="preserve">an improved understanding </w:t>
      </w:r>
      <w:r w:rsidR="00FD3E4D" w:rsidRPr="00E457C1">
        <w:rPr>
          <w:lang w:val="en-US"/>
        </w:rPr>
        <w:t>of</w:t>
      </w:r>
      <w:r w:rsidRPr="00E457C1">
        <w:rPr>
          <w:lang w:val="en-US"/>
        </w:rPr>
        <w:t xml:space="preserve"> </w:t>
      </w:r>
      <w:r w:rsidR="00653E26" w:rsidRPr="00E457C1">
        <w:rPr>
          <w:lang w:val="en-US"/>
        </w:rPr>
        <w:t xml:space="preserve">the observed </w:t>
      </w:r>
      <w:r w:rsidRPr="00E457C1">
        <w:rPr>
          <w:lang w:val="en-US"/>
        </w:rPr>
        <w:t xml:space="preserve">global </w:t>
      </w:r>
      <w:r w:rsidR="008500A5" w:rsidRPr="00E457C1">
        <w:rPr>
          <w:lang w:val="en-US"/>
        </w:rPr>
        <w:t>ocean heat content</w:t>
      </w:r>
      <w:r w:rsidRPr="00E457C1">
        <w:rPr>
          <w:lang w:val="en-US"/>
        </w:rPr>
        <w:t xml:space="preserve"> increase. </w:t>
      </w:r>
      <w:r w:rsidR="00FD3E4D" w:rsidRPr="00E457C1">
        <w:rPr>
          <w:lang w:val="en-US"/>
        </w:rPr>
        <w:t xml:space="preserve">It is </w:t>
      </w:r>
      <w:r w:rsidR="00FD3E4D" w:rsidRPr="00E457C1">
        <w:rPr>
          <w:i/>
          <w:lang w:val="en-US"/>
        </w:rPr>
        <w:t>extremely likely</w:t>
      </w:r>
      <w:r w:rsidR="00FD3E4D" w:rsidRPr="00E457C1">
        <w:rPr>
          <w:lang w:val="en-US"/>
        </w:rPr>
        <w:t xml:space="preserve"> that human influence was the main driver of the ocean heat content increase observed since the 1970s, which extends into the deeper ocean (</w:t>
      </w:r>
      <w:r w:rsidR="00FD3E4D" w:rsidRPr="00E457C1">
        <w:rPr>
          <w:i/>
          <w:lang w:val="en-US"/>
        </w:rPr>
        <w:t>very high confidence</w:t>
      </w:r>
      <w:r w:rsidR="00FD3E4D" w:rsidRPr="00E457C1">
        <w:rPr>
          <w:lang w:val="en-US"/>
        </w:rPr>
        <w:t xml:space="preserve">). </w:t>
      </w:r>
      <w:r w:rsidRPr="00E457C1">
        <w:rPr>
          <w:lang w:val="en-US"/>
        </w:rPr>
        <w:t>Updated observations, like model simulations, show that warming extends throughout the entire water column (</w:t>
      </w:r>
      <w:r w:rsidRPr="00E457C1">
        <w:rPr>
          <w:i/>
          <w:iCs/>
          <w:lang w:val="en-US"/>
        </w:rPr>
        <w:t>high confidence</w:t>
      </w:r>
      <w:r w:rsidRPr="00E457C1">
        <w:rPr>
          <w:lang w:val="en-US"/>
        </w:rPr>
        <w:t>).</w:t>
      </w:r>
      <w:r w:rsidR="00FD3E4D" w:rsidRPr="00E457C1">
        <w:rPr>
          <w:lang w:val="en-US"/>
        </w:rPr>
        <w:t xml:space="preserve"> </w:t>
      </w:r>
    </w:p>
    <w:p w14:paraId="17F93B3C" w14:textId="77777777" w:rsidR="00350068" w:rsidRPr="00E457C1" w:rsidRDefault="00350068" w:rsidP="00350068">
      <w:pPr>
        <w:pStyle w:val="AR6BodyText"/>
        <w:rPr>
          <w:lang w:val="en-US"/>
        </w:rPr>
      </w:pPr>
    </w:p>
    <w:p w14:paraId="4F62266B" w14:textId="77777777" w:rsidR="00350068" w:rsidRPr="00E457C1" w:rsidRDefault="00350068" w:rsidP="00350068">
      <w:pPr>
        <w:pStyle w:val="AR6BodyText"/>
        <w:rPr>
          <w:lang w:val="en-US"/>
        </w:rPr>
      </w:pPr>
    </w:p>
    <w:p w14:paraId="7EAED01A" w14:textId="239190D5" w:rsidR="009F594A" w:rsidRPr="003C0F1F" w:rsidRDefault="009F594A" w:rsidP="009F594A">
      <w:pPr>
        <w:pStyle w:val="AR6Chap3Level2311"/>
      </w:pPr>
      <w:bookmarkStart w:id="2222" w:name="_Ref5260770"/>
      <w:bookmarkStart w:id="2223" w:name="_Toc6385734"/>
      <w:bookmarkStart w:id="2224" w:name="_Toc70639159"/>
      <w:r w:rsidRPr="003C0F1F">
        <w:t>Ocean Salinity</w:t>
      </w:r>
      <w:bookmarkEnd w:id="2222"/>
      <w:bookmarkEnd w:id="2223"/>
      <w:bookmarkEnd w:id="2224"/>
    </w:p>
    <w:p w14:paraId="137265C4" w14:textId="77777777" w:rsidR="009F594A" w:rsidRDefault="009F594A" w:rsidP="009F594A">
      <w:pPr>
        <w:pStyle w:val="AR6BodyText"/>
        <w:rPr>
          <w:noProof/>
        </w:rPr>
      </w:pPr>
    </w:p>
    <w:p w14:paraId="26B6CE78" w14:textId="0D78436E" w:rsidR="009F594A" w:rsidRPr="00E457C1" w:rsidRDefault="009F594A" w:rsidP="009F594A">
      <w:pPr>
        <w:pStyle w:val="AR6BodyText"/>
        <w:rPr>
          <w:noProof/>
          <w:lang w:val="en-US"/>
        </w:rPr>
      </w:pPr>
      <w:r w:rsidRPr="00E457C1">
        <w:rPr>
          <w:noProof/>
          <w:lang w:val="en-US"/>
        </w:rPr>
        <w:t xml:space="preserve">While ocean assessments have primarily focused on temperature changes, improved observational salinity products since the early 2000s have </w:t>
      </w:r>
      <w:r w:rsidR="0006702E" w:rsidRPr="00E457C1">
        <w:rPr>
          <w:noProof/>
          <w:lang w:val="en-US"/>
        </w:rPr>
        <w:t>supported more</w:t>
      </w:r>
      <w:r w:rsidRPr="00E457C1">
        <w:rPr>
          <w:noProof/>
          <w:lang w:val="en-US"/>
        </w:rPr>
        <w:t xml:space="preserve"> assessment of long-term ocean salinity change and variability from AR4 </w:t>
      </w:r>
      <w:r>
        <w:rPr>
          <w:noProof/>
        </w:rPr>
        <w:fldChar w:fldCharType="begin" w:fldLock="1"/>
      </w:r>
      <w:r w:rsidR="00E719C0">
        <w:rPr>
          <w:noProof/>
          <w:lang w:val="en-US"/>
        </w:rPr>
        <w:instrText>ADDIN CSL_CITATION { "citationItems" : [ { "id" : "ITEM-1", "itemData" : { "ISBN" : "9780521880091", "author" : [ { "dropping-particle" : "", "family" : "Bindoff", "given" : "N. L.", "non-dropping-particle" : "", "parse-names" : false, "suffix" : "" }, { "dropping-particle" : "", "family" : "Willebrand", "given" : "J.", "non-dropping-particle" : "", "parse-names" : false, "suffix" : "" }, { "dropping-particle" : "", "family" : "Artale", "given" : "V.", "non-dropping-particle" : "", "parse-names" : false, "suffix" : "" }, { "dropping-particle" : "", "family" : "Cazenave", "given" : "A.", "non-dropping-particle" : "", "parse-names" : false, "suffix" : "" }, { "dropping-particle" : "", "family" : "Gregory", "given" : "J. M.", "non-dropping-particle" : "", "parse-names" : false, "suffix" : "" }, { "dropping-particle" : "", "family" : "Gulev", "given" : "S.", "non-dropping-particle" : "", "parse-names" : false, "suffix" : "" }, { "dropping-particle" : "", "family" : "Hanawa", "given" : "K.", "non-dropping-particle" : "", "parse-names" : false, "suffix" : "" }, { "dropping-particle" : "", "family" : "Quere", "given" : "C.", "non-dropping-particle" : "Le", "parse-names" : false, "suffix" : "" }, { "dropping-particle" : "", "family" : "Levitus", "given" : "S.", "non-dropping-particle" : "", "parse-names" : false, "suffix" : "" }, { "dropping-particle" : "", "family" : "Nojiri", "given" : "Y.", "non-dropping-particle" : "", "parse-names" : false, "suffix" : "" }, { "dropping-particle" : "", "family" : "Shum", "given" : "C. K.", "non-dropping-particle" : "", "parse-names" : false, "suffix" : "" }, { "dropping-particle" : "", "family" : "Talley", "given" : "L. D.", "non-dropping-particle" : "", "parse-names" : false, "suffix" : "" }, { "dropping-particle" : "", "family" : "Unnikrishnan", "given" : "A. S.", "non-dropping-particle" : "", "parse-names" : false, "suffix" : "" }, { "dropping-particle" : "", "family" : "Contributing authors", "given" : "", "non-dropping-particle" : "", "parse-names" : false, "suffix" : "" } ], "chapter-number" : "5",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"385-432", "publisher" : "Cambridge University Press", "publisher-place" : "Cambridge, United Kingdom and New York, NY, USA", "title" : "Observations: Oceanic Climate Change and Sea Level", "translator" : [ { "dropping-particle" : "", "family" : "J4288", "given" : "Rt13", "non-dropping-particle" : "", "parse-names" : false, "suffix" : "" } ], "type" : "chapter" }, "uris" : [ "http://www.mendeley.com/documents/?uuid=b8e3ecfb-d666-367a-9d59-ba135bc771b2" ] } ], "mendeley" : { "formattedCitation" : "(Bindoff et al., 2007)", "plainTextFormattedCitation" : "(Bindoff et al., 2007)", "previouslyFormattedCitation" : "(Bindoff et al., 2007)" }, "properties" : { "noteIndex" : 0 }, "schema" : "https://github.com/citation-style-language/schema/raw/master/csl-citation.json" }</w:instrText>
      </w:r>
      <w:r>
        <w:rPr>
          <w:noProof/>
        </w:rPr>
        <w:fldChar w:fldCharType="separate"/>
      </w:r>
      <w:r w:rsidR="00393F8C">
        <w:rPr>
          <w:noProof/>
          <w:lang w:val="en-US"/>
        </w:rPr>
        <w:t>(Bindoff et al., 2007)</w:t>
      </w:r>
      <w:r>
        <w:rPr>
          <w:noProof/>
        </w:rPr>
        <w:fldChar w:fldCharType="end"/>
      </w:r>
      <w:r w:rsidRPr="00E457C1">
        <w:rPr>
          <w:noProof/>
          <w:lang w:val="en-US"/>
        </w:rPr>
        <w:t xml:space="preserve"> to AR5 across both models and observations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"id" : "ITEM-2", "itemData" : { "DOI" : "10.1017/CBO9781107415324.010", "ISBN" : "9781107661820", "author" : [ { "dropping-particle" : "", "family" : "Rhein", "given" : "M.", "non-dropping-particle" : "", "parse-names" : false, "suffix" : "" }, { "dropping-particle" : "", "family" : "Rintoul", "given" : "S. R.", "non-dropping-particle" : "", "parse-names" : false, "suffix" : "" }, { "dropping-particle" : "", "family" : "Aoki", "given" : "S.", "non-dropping-particle" : "", "parse-names" : false, "suffix" : "" }, { "dropping-particle" : "", "family" : "Campos", "given" : "E.", "non-dropping-particle" : "", "parse-names" : false, "suffix" : "" }, { "dropping-particle" : "", "family" : "Chambers", "given" : "D.", "non-dropping-particle" : "", "parse-names" : false, "suffix" : "" }, { "dropping-particle" : "", "family" : "Feely", "given" : "R. A.", "non-dropping-particle" : "", "parse-names" : false, "suffix" : "" }, { "dropping-particle" : "", "family" : "Gulev", "given" : "S.", "non-dropping-particle" : "", "parse-names" : false, "suffix" : "" }, { "dropping-particle" : "", "family" : "Johnson", "given" : "G. C.", "non-dropping-particle" : "", "parse-names" : false, "suffix" : "" }, { "dropping-particle" : "", "family" : "Josey", "given" : "S. A.", "non-dropping-particle" : "", "parse-names" : false, "suffix" : "" }, { "dropping-particle" : "", "family" : "Kostianoy", "given" : "A.", "non-dropping-particle" : "", "parse-names" : false, "suffix" : "" }, { "dropping-particle" : "", "family" : "Mauritzen", "given" : "C.", "non-dropping-particle" : "", "parse-names" : false, "suffix" : "" }, { "dropping-particle" : "", "family" : "Roemmich", "given" : "D.", "non-dropping-particle" : "", "parse-names" : false, "suffix" : "" }, { "dropping-particle" : "", "family" : "Talley", "given" : "L. D.", "non-dropping-particle" : "", "parse-names" : false, "suffix" : "" }, { "dropping-particle" : "", "family" : "Wang", "given" : "F.", "non-dropping-particle" : "", "parse-names" : false, "suffix" : "" }, { "dropping-particle" : "", "family" : "Contributing authors",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"255-316", "publisher" : "Cambridge University Press", "publisher-place" : "Cambridge, United Kingdom and New York, NY, USA", "title" : "Observations: Ocean", "translator" : [ { "dropping-particle" : "", "family" : "J4302", "given" : "Rt13", "non-dropping-particle" : "", "parse-names" : false, "suffix" : "" } ], "type" : "chapter" }, "uris" : [ "http://www.mendeley.com/documents/?uuid=51eec33e-8c46-3483-80ff-9b0691e14eb0" ] } ], "mendeley" : { "formattedCitation" : "(Flato et al., 2013; Rhein et al., 2013)", "plainTextFormattedCitation" : "(Flato et al., 2013; Rhein et al., 2013)", "previouslyFormattedCitation" : "(Flato et al., 2013; Rhein et al., 2013)" }, "properties" : { "noteIndex" : 0 }, "schema" : "https://github.com/citation-style-language/schema/raw/master/csl-citation.json" }</w:instrText>
      </w:r>
      <w:r>
        <w:rPr>
          <w:noProof/>
        </w:rPr>
        <w:fldChar w:fldCharType="separate"/>
      </w:r>
      <w:r w:rsidR="00393F8C">
        <w:rPr>
          <w:noProof/>
          <w:lang w:val="en-US"/>
        </w:rPr>
        <w:t>(Flato et al., 2013; Rhein et al., 2013)</w:t>
      </w:r>
      <w:r>
        <w:rPr>
          <w:noProof/>
        </w:rPr>
        <w:fldChar w:fldCharType="end"/>
      </w:r>
      <w:r w:rsidRPr="00E457C1">
        <w:rPr>
          <w:noProof/>
          <w:lang w:val="en-US"/>
        </w:rPr>
        <w:t xml:space="preserve">. </w:t>
      </w:r>
      <w:ins w:id="2225" w:author="Ian Blenkinsop" w:date="2021-07-13T09:41:00Z">
        <w:r w:rsidR="00D019C8">
          <w:rPr>
            <w:noProof/>
            <w:lang w:val="en-US"/>
          </w:rPr>
          <w:t xml:space="preserve">The </w:t>
        </w:r>
      </w:ins>
      <w:r w:rsidRPr="00E457C1">
        <w:rPr>
          <w:noProof/>
          <w:lang w:val="en-US"/>
        </w:rPr>
        <w:t xml:space="preserve">AR5 assessed that it was </w:t>
      </w:r>
      <w:r w:rsidRPr="00E457C1">
        <w:rPr>
          <w:i/>
          <w:iCs/>
          <w:noProof/>
          <w:lang w:val="en-US"/>
        </w:rPr>
        <w:t>very likely</w:t>
      </w:r>
      <w:r w:rsidRPr="00E457C1">
        <w:rPr>
          <w:noProof/>
          <w:lang w:val="en-US"/>
        </w:rPr>
        <w:t xml:space="preserve"> that anthropogenic forcings have made a discernible contribution to surface and subsurface oceanic salinity changes since the 1960s. The SROCC augmented these insights, noting that observed high latitude freshening and warming have </w:t>
      </w:r>
      <w:r w:rsidRPr="00E457C1">
        <w:rPr>
          <w:i/>
          <w:noProof/>
          <w:lang w:val="en-US"/>
        </w:rPr>
        <w:t>very likely</w:t>
      </w:r>
      <w:r w:rsidRPr="00E457C1">
        <w:rPr>
          <w:noProof/>
          <w:lang w:val="en-US"/>
        </w:rPr>
        <w:t xml:space="preserve"> made the surface ocean less dense with </w:t>
      </w:r>
      <w:r w:rsidR="0006702E" w:rsidRPr="00E457C1">
        <w:rPr>
          <w:noProof/>
          <w:lang w:val="en-US"/>
        </w:rPr>
        <w:t xml:space="preserve">a </w:t>
      </w:r>
      <w:r w:rsidRPr="00E457C1">
        <w:rPr>
          <w:noProof/>
          <w:lang w:val="en-US"/>
        </w:rPr>
        <w:t>stratification increase of between 2.18</w:t>
      </w:r>
      <w:r w:rsidR="00885F8C" w:rsidRPr="00E457C1">
        <w:rPr>
          <w:noProof/>
          <w:lang w:val="en-US"/>
        </w:rPr>
        <w:t>%</w:t>
      </w:r>
      <w:r w:rsidRPr="00E457C1">
        <w:rPr>
          <w:noProof/>
          <w:lang w:val="en-US"/>
        </w:rPr>
        <w:t xml:space="preserve"> and 2.42% from 1970 to 2017 </w:t>
      </w:r>
      <w:r>
        <w:fldChar w:fldCharType="begin" w:fldLock="1"/>
      </w:r>
      <w:r w:rsidR="00E719C0">
        <w:rPr>
          <w:noProof/>
          <w:lang w:val="en-US"/>
        </w:rPr>
        <w:instrText>ADDIN CSL_CITATION { "citationItems" : [ { "id" : "ITEM-1", "itemData" : { "author" : [ { "dropping-particle" : "", "family" : "Bindoff", "given" : "Nathaniel L.", "non-dropping-particle" : "", "parse-names" : false, "suffix" : "" }, { "dropping-particle" : "", "family" : "Cheung", "given" : "William W. L.", "non-dropping-particle" : "", "parse-names" : false, "suffix" : "" }, { "dropping-particle" : "", "family" : "Kairo", "given" : "James G.", "non-dropping-particle" : "", "parse-names" : false, "suffix" : "" }, { "dropping-particle" : "", "family" : "Aristegui", "given" : "J.", "non-dropping-particle" : "", "parse-names" : false, "suffix" : "" }, { "dropping-particle" : "", "family" : "Guinder", "given" : "V. A.", "non-dropping-particle" : "", "parse-names" : false, "suffix" : "" }, { "dropping-particle" : "", "family" : "Hallberg", "given" : "Robert", "non-dropping-particle" : "", "parse-names" : false, "suffix" : "" }, { "dropping-particle" : "", "family" : "Hilmi", "given" : "N.", "non-dropping-particle" : "", "parse-names" : false, "suffix" : "" }, { "dropping-particle" : "", "family" : "Jiao", "given" : "N.", "non-dropping-particle" : "", "parse-names" : false, "suffix" : "" }, { "dropping-particle" : "", "family" : "Karim", "given" : "M. 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 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"chapter-number" : "5",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"J4959", "given" : "Rt13", "non-dropping-particle" : "", "parse-names" : false, "suffix" : "" } ], "type" : "chapter" }, "uris" : [ "http://www.mendeley.com/documents/?uuid=833dcfe0-e8a1-479c-9fb1-a7a83168913a" ] } ], "mendeley" : { "formattedCitation" : "(Bindoff et al., 2019)", "plainTextFormattedCitation" : "(Bindoff et al., 2019)", "previouslyFormattedCitation" : "(Bindoff et al., 2019)" }, "properties" : { "noteIndex" : 0 }, "schema" : "https://github.com/citation-style-language/schema/raw/master/csl-citation.json" }</w:instrText>
      </w:r>
      <w:r>
        <w:fldChar w:fldCharType="separate"/>
      </w:r>
      <w:r w:rsidR="00393F8C">
        <w:rPr>
          <w:noProof/>
          <w:lang w:val="en-US"/>
        </w:rPr>
        <w:t>(Bindoff et al., 2019)</w:t>
      </w:r>
      <w:r>
        <w:fldChar w:fldCharType="end"/>
      </w:r>
      <w:r w:rsidRPr="00E457C1">
        <w:rPr>
          <w:noProof/>
          <w:lang w:val="en-US"/>
        </w:rPr>
        <w:t xml:space="preserve">. A recent observational analysis has expanded on these assessments, suggesting a very marked summertime density contrast enhancement across the mixed layer base of </w:t>
      </w:r>
      <w:r w:rsidR="000974BE" w:rsidRPr="00E457C1">
        <w:rPr>
          <w:noProof/>
          <w:lang w:val="en-US"/>
        </w:rPr>
        <w:t>6.2</w:t>
      </w:r>
      <w:del w:id="2226" w:author="Ian Blenkinsop" w:date="2021-07-13T12:18:00Z">
        <w:r w:rsidR="00885F8C" w:rsidRPr="00E457C1" w:rsidDel="00BD56AA">
          <w:rPr>
            <w:noProof/>
            <w:lang w:val="en-US"/>
          </w:rPr>
          <w:delText>%</w:delText>
        </w:r>
        <w:r w:rsidRPr="00E457C1" w:rsidDel="00BD56AA">
          <w:rPr>
            <w:noProof/>
            <w:lang w:val="en-US"/>
          </w:rPr>
          <w:delText xml:space="preserve"> to </w:delText>
        </w:r>
      </w:del>
      <w:ins w:id="2227" w:author="Ian Blenkinsop" w:date="2021-07-13T12:18:00Z">
        <w:r w:rsidR="00BD56AA">
          <w:rPr>
            <w:noProof/>
            <w:lang w:val="en-US"/>
          </w:rPr>
          <w:t>–</w:t>
        </w:r>
      </w:ins>
      <w:r w:rsidR="000974BE" w:rsidRPr="00E457C1">
        <w:rPr>
          <w:noProof/>
          <w:lang w:val="en-US"/>
        </w:rPr>
        <w:t>11.6</w:t>
      </w:r>
      <w:r w:rsidRPr="00E457C1">
        <w:rPr>
          <w:noProof/>
          <w:lang w:val="en-US"/>
        </w:rPr>
        <w:t xml:space="preserve">% per decade, driven by changes </w:t>
      </w:r>
      <w:r w:rsidR="00BF696A" w:rsidRPr="00E457C1">
        <w:rPr>
          <w:noProof/>
          <w:lang w:val="en-US"/>
        </w:rPr>
        <w:t>in</w:t>
      </w:r>
      <w:r w:rsidRPr="00E457C1">
        <w:rPr>
          <w:noProof/>
          <w:lang w:val="en-US"/>
        </w:rPr>
        <w:t xml:space="preserve"> tempe</w:t>
      </w:r>
      <w:r w:rsidR="000974BE" w:rsidRPr="00E457C1">
        <w:rPr>
          <w:noProof/>
          <w:lang w:val="en-US"/>
        </w:rPr>
        <w:t>r</w:t>
      </w:r>
      <w:r w:rsidRPr="00E457C1">
        <w:rPr>
          <w:noProof/>
          <w:lang w:val="en-US"/>
        </w:rPr>
        <w:t xml:space="preserve">ature and salinity, which is </w:t>
      </w:r>
      <w:r w:rsidR="000974BE" w:rsidRPr="00E457C1">
        <w:rPr>
          <w:noProof/>
          <w:lang w:val="en-US"/>
        </w:rPr>
        <w:t>more than six times</w:t>
      </w:r>
      <w:r w:rsidRPr="00E457C1">
        <w:rPr>
          <w:noProof/>
          <w:lang w:val="en-US"/>
        </w:rPr>
        <w:t xml:space="preserve"> larger than previous </w:t>
      </w:r>
      <w:r w:rsidRPr="00E457C1">
        <w:rPr>
          <w:noProof/>
          <w:lang w:val="en-US"/>
        </w:rPr>
        <w:lastRenderedPageBreak/>
        <w:t>estimates</w:t>
      </w:r>
      <w:r w:rsidR="00151E3F" w:rsidRPr="00E457C1">
        <w:rPr>
          <w:noProof/>
          <w:lang w:val="en-US"/>
        </w:rPr>
        <w:t xml:space="preserve"> </w:t>
      </w:r>
      <w:r w:rsidR="00151E3F">
        <w:rPr>
          <w:noProof/>
        </w:rPr>
        <w:fldChar w:fldCharType="begin" w:fldLock="1"/>
      </w:r>
      <w:r w:rsidR="008F46A5" w:rsidRPr="00E457C1">
        <w:rPr>
          <w:noProof/>
          <w:lang w:val="en-US"/>
        </w:rPr>
        <w:instrText>ADDIN CSL_CITATION { "citationItems" : [ { "id" : "ITEM-1", "itemData" : { "abstract" : "The surface mixed layer of the world ocean regulates global climate by controlling heat and carbon exchanges between the atmosphere and the oceanic interior. It also plays a pivotal function in shaping marine ecosystems, by hosting most of the ocean\u2019s primary production and providing the conduit for oxygenation of deep oceanic layers. Yet despite these important climatic and life-supporting roles, very little is known about whether and how the mixed layer is being affected by global climate change. Here, we address this gap by revisiting almost 50 years of oceanographic observations, from which we characterize the climatic evolution of mixed layer stability and depth. We show that the density contrast across the mixed-layer base has increased strongly over the past five decades, at a summertime rate of 7.4\u201313.9 %.dec-1 that is more than 13 times greater than previous estimates, and possibly at an even greater rate in winter. Counter-intuitively, and in contrast to what is commonly assumed, this increased stability is associated with a worldwide deepening of the summer mixed layer, at a</w:instrText>
      </w:r>
      <w:r w:rsidR="008F46A5" w:rsidRPr="00AE3B5E">
        <w:rPr>
          <w:noProof/>
          <w:lang w:val="en-US"/>
        </w:rPr>
        <w:instrText xml:space="preserve"> r</w:instrText>
      </w:r>
      <w:r w:rsidR="008F46A5">
        <w:rPr>
          <w:noProof/>
        </w:rPr>
        <w:instrText>ate of 6.2\u20139.6 %.dec-1 or several meters per decade. The concurrent stabilisation and deepening of the mixed layer are shown to have been most likely caused by a generalised intensification of wave-driven turbulence and wind-forced instabilities at upper-ocean fronts. Our results challenge current understanding of the ocean\u2019s response to climate change, call for reconsideration of past changes in marine primary production, and provide a critical benchmark for Earth System Model evaluation and advancement.", "author" : [ { "dropping-particle" : "", "family" : "Sall\u00e9e", "given" : "Jean-Baptiste", "non-dropping-particle" : "", "parse-names" : false, "suffix" : "" }, { "dropping-particle" : "", "family" : "Pellichero", "given" : "Violaine", "non-dropping-particle" : "", "parse-names" : false, "suffix" : "" }, { "dropping-particle" : "", "family" : "Akhoudas", "given" : "Camille", "non-dropping-particle" : "", "parse-names" : false, "suffix" : "" }, { "dropping-particle" : "", "fa</w:instrText>
      </w:r>
      <w:r w:rsidR="008F46A5" w:rsidRPr="00E457C1">
        <w:rPr>
          <w:noProof/>
          <w:lang w:val="en-US"/>
        </w:rPr>
        <w:instrText>mily" : "Pauthenet", "given" : "Etienne", "non-dropping-particle" : "", "parse-names" : false, "suffix" : "" }, { "dropping-particle" : "", "family" : "Vignes", "given" : "Lucie", "non-dropping-particle" : "", "parse-names" : false, "suffix" : "" }, { "dropping-particle" : "", "family" : "Schmidtko", "given" : "Sunke", "non-dropping-particle" : "", "parse-names" : false, "suffix" : "" }, { "dropping-particle" : "", "family" : "Naveira Garabato", "given" : "Alberto", "non-dropping-particle" : "", "parse-names" : false, "suffix" : "" }, { "dropping-particle" : "", "family" : "Sutherland", "given" : "Peter", "non-dropping-particle" : "", "parse-names" : false, "suffix" : "" } ], "container-title" : "Nature", "id" : "ITEM-1", "issued" : { "date-parts" : [ [ "2021" ] ] }, "title" : "Fifty-year changes of the world ocean's surface layer in response to climate change", "translator" : [ { "dropping-particle" : "", "family" : "J2583", "given" : "", "non-dropping-particle" : "", "parse-names" : false, "suffix" : "" } ], "type" : "article-journal", "volume" : "(in press)" }, "uris" : [ "http://www.mendeley.com/documents/?uuid=98ea1061-3232-4790-9a10-29778bc20f0f" ] } ], "mendeley" : { "formattedCitation" : "(Sall\u00e9e et al., 2021)", "plainTextFormattedCitation" : "(Sall\u00e9e et al., 2021)", "previouslyFormattedCitation" : "(Sall\u00e9e et al., 2021)" }, "properties" : { "noteIndex" : 0 }, "schema" : "https://github.com/citation-style-language/schema/raw/master/csl-citation.json" }</w:instrText>
      </w:r>
      <w:r w:rsidR="00151E3F">
        <w:rPr>
          <w:noProof/>
        </w:rPr>
        <w:fldChar w:fldCharType="separate"/>
      </w:r>
      <w:r w:rsidR="00393F8C">
        <w:rPr>
          <w:noProof/>
          <w:lang w:val="en-US"/>
        </w:rPr>
        <w:t>(Sallée et al., 2021)</w:t>
      </w:r>
      <w:r w:rsidR="00151E3F">
        <w:rPr>
          <w:noProof/>
        </w:rPr>
        <w:fldChar w:fldCharType="end"/>
      </w:r>
      <w:r w:rsidRPr="00E457C1">
        <w:rPr>
          <w:noProof/>
          <w:lang w:val="en-US"/>
        </w:rPr>
        <w:t xml:space="preserve">. An </w:t>
      </w:r>
      <w:del w:id="2228" w:author="Ian Blenkinsop" w:date="2021-07-13T15:18:00Z">
        <w:r w:rsidRPr="00E457C1" w:rsidDel="00BD0D40">
          <w:rPr>
            <w:noProof/>
            <w:lang w:val="en-US"/>
          </w:rPr>
          <w:delText xml:space="preserve">idealised </w:delText>
        </w:r>
      </w:del>
      <w:ins w:id="2229" w:author="Ian Blenkinsop" w:date="2021-07-13T15:18:00Z">
        <w:r w:rsidR="00BD0D40" w:rsidRPr="00E457C1">
          <w:rPr>
            <w:noProof/>
            <w:lang w:val="en-US"/>
          </w:rPr>
          <w:t>ideali</w:t>
        </w:r>
        <w:r w:rsidR="00BD0D40">
          <w:rPr>
            <w:noProof/>
            <w:lang w:val="en-US"/>
          </w:rPr>
          <w:t>z</w:t>
        </w:r>
        <w:r w:rsidR="00BD0D40" w:rsidRPr="00E457C1">
          <w:rPr>
            <w:noProof/>
            <w:lang w:val="en-US"/>
          </w:rPr>
          <w:t xml:space="preserve">ed </w:t>
        </w:r>
      </w:ins>
      <w:r w:rsidRPr="00E457C1">
        <w:rPr>
          <w:noProof/>
          <w:lang w:val="en-US"/>
        </w:rPr>
        <w:t xml:space="preserve">ocean modelling study suggests that the enhanced stratification can account for a third of the salinity enhancement signal since 1990 </w:t>
      </w:r>
      <w:r>
        <w:fldChar w:fldCharType="begin" w:fldLock="1"/>
      </w:r>
      <w:r w:rsidR="00E719C0">
        <w:rPr>
          <w:noProof/>
          <w:lang w:val="en-US"/>
        </w:rPr>
        <w:instrText>ADDIN CSL_CITATION { "citationItems" : [ { "id" : "ITEM-1", "itemData" : { "DOI" : "10.1088/1748-9326/aace42", "ISSN" : "17489326", "abstract" : "Changes in the global water cycle critically impact environmental, agricultural, and energy systems relied upon by humanity (Jim\u00e9nez Cisneros et al 2014 Climate Change 2014: Impacts, Adaptation, and Vulnerability (Cambridge: Cambridge University Press)). Understanding recent water cycle change is essential in constraining future projections. Warming-induced water cycle change is expected to amplify the pattern of sea surface salinity (Durack et al 2012 Science 336 455\u20138). A puzzle has, however, emerged. The surface salinity pattern has amplified by 5%\u20138% since the 1950s (Durack et al 2012 Science 336 455\u20138, Skliris et al 2014 Clim. Dyn. 43 709\u201336) while the water cycle is thought to have amplified at close to half that rate (Durack et al 2012 Science 336 455\u20138, Skliris et al 2016 Sci. Rep. 6 752). This discrepancy is also replicated in climate projections of the 21st century (Durack et al 2012 Science 336 455\u20138). Using targeted numerical ocean model experiments we find that, while surface water fluxes due to water cycle change and ice mass loss amplify the surface salinity pattern, ocean warming exerts a substantial influence. Warming increases near-surface stratification, inhibiting the decay of existing salinity contrasts and further amplifying surface salinity patterns. Observed ocean warming can explain approximately half of observed surface salinity pattern changes from 1957\u20132016 with ice mass loss playing a minor role. Water cycle change of 3.6% \u00b1 2.1% per degree Celsius of surface air temperature change is sufficient to explain the remaining observed salinity pattern change.", "author" : [ { "dropping-particle" : "", "family" : "Zika", "given" : "Jan D.", "non-dropping-particle" : "", "parse-names" : false, "suffix" : "" }, { "dropping-particle" : "", "family" : "Skliris", "given" : "Nikolaos", "non-dropping-particle" : "", "parse-names" : false, "suffix" : "" }, { "dropping-particle" : "", "family" : "Blaker", "given" : "Adam T.", "non-dropping-particle" : "", "parse-names" : false, "suffix" : "" }, { "dropping-particle" : "", "family" : "Marsh", "given" : "Robert", "non-dropping-particle" : "", "parse-names" : false, "suffix" : "" }, { "dropping-particle" : "", "family" : "Nurser", "given" : "A. J.George", "non-dropping-particle" : "", "parse-names" : false, "suffix" : "" }, { "dropping-particle" : "", "family" : "Josey", "given" : "Simon A.", "non-dropping-particle" : "", "parse-names" : false, "suffix" : "" } ], "container-title" : "Environmental Research Letters", "id" : "ITEM-1", "issue" : "7", "issued" : { "date-parts" : [ [ "2018", "7", "1" ] ] }, "page" : "074036", "publisher" : "IOP Publishing", "title" : "Improved estimates of water cycle change from ocean salinity: The key role of ocean warming", "translator" : [ { "dropping-particle" : "", "family" : "J6137", "given" : "", "non-dropping-particle" : "", "parse-names" : false, "suffix" : "" } ], "type" : "article-journal", "volume" : "13" }, "uris" : [ "http://www.mendeley.com/documents/?uuid=d74d5f68-3a73-4d9b-8d78-c797b30b900f" ] } ], "mendeley" : { "formattedCitation" : "(Zika et al., 2018)", "plainTextFormattedCitation" : "(Zika et al., 2018)", "previouslyFormattedCitation" : "(Zika et al., 2018)" }, "properties" : { "noteIndex" : 0 }, "schema" : "https://github.com/citation-style-language/schema/raw/master/csl-citation.json" }</w:instrText>
      </w:r>
      <w:r>
        <w:fldChar w:fldCharType="separate"/>
      </w:r>
      <w:r w:rsidR="00393F8C">
        <w:rPr>
          <w:noProof/>
          <w:lang w:val="en-US"/>
        </w:rPr>
        <w:t>(Zika et al., 2018)</w:t>
      </w:r>
      <w:r>
        <w:fldChar w:fldCharType="end"/>
      </w:r>
      <w:r w:rsidRPr="00E457C1">
        <w:rPr>
          <w:noProof/>
          <w:lang w:val="en-US"/>
        </w:rPr>
        <w:t xml:space="preserve">. Thus, there has been an expansion of observed </w:t>
      </w:r>
      <w:r w:rsidR="00BF696A" w:rsidRPr="00E457C1">
        <w:rPr>
          <w:noProof/>
          <w:lang w:val="en-US"/>
        </w:rPr>
        <w:t>global</w:t>
      </w:r>
      <w:r w:rsidRPr="00E457C1">
        <w:rPr>
          <w:noProof/>
          <w:lang w:val="en-US"/>
        </w:rPr>
        <w:t xml:space="preserve">- and basin-scale salinity change assessment literature since AR5, with many new studies reproducing the key patterns of long-term salinity change reported in AR5 </w:t>
      </w:r>
      <w:r>
        <w:rPr>
          <w:noProof/>
        </w:rPr>
        <w:fldChar w:fldCharType="begin" w:fldLock="1"/>
      </w:r>
      <w:r w:rsidR="00D33CB6">
        <w:rPr>
          <w:noProof/>
          <w:lang w:val="en-US"/>
        </w:rPr>
        <w:instrText>ADDIN CSL_CITATION { "citationItems" : [ { "id" : "ITEM-1", "itemData" : { "DOI" : "10.1017/CBO9781107415324.010", "ISBN" : "9781107661820", "author" : [ { "dropping-particle" : "", "family" : "Rhein", "given" : "M.", "non-dropping-particle" : "", "parse-names" : false, "suffix" : "" }, { "dropping-particle" : "", "family" : "Rintoul", "given" : "S. R.", "non-dropping-particle" : "", "parse-names" : false, "suffix" : "" }, { "dropping-particle" : "", "family" : "Aoki", "given" : "S.", "non-dropping-particle" : "", "parse-names" : false, "suffix" : "" }, { "dropping-particle" : "", "family" : "Campos", "given" : "E.", "non-dropping-particle" : "", "parse-names" : false, "suffix" : "" }, { "dropping-particle" : "", "family" : "Chambers", "given" : "D.", "non-dropping-particle" : "", "parse-names" : false, "suffix" : "" }, { "dropping-particle" : "", "family" : "Feely", "given" : "R. A.", "non-dropping-particle" : "", "parse-names" : false, "suffix" : "" }, { "dropping-particle" : "", "family" : "Gulev", "given" : "S.", "non-dropping-particle" : "", "parse-names" : false, "suffix" : "" }, { "dropping-particle" : "", "family" : "Johnson", "given" : "G. C.", "non-dropping-particle" : "", "parse-names" : false, "suffix" : "" }, { "dropping-particle" : "", "family" : "Josey", "given" : "S. A.", "non-dropping-particle" : "", "parse-names" : false, "suffix" : "" }, { "dropping-particle" : "", "family" : "Kostianoy", "given" : "A.", "non-dropping-particle" : "", "parse-names" : false, "suffix" : "" }, { "dropping-particle" : "", "family" : "Mauritzen", "given" : "C.", "non-dropping-particle" : "", "parse-names" : false, "suffix" : "" }, { "dropping-particle" : "", "family" : "Roemmich", "given" : "D.", "non-dropping-particle" : "", "parse-names" : false, "suffix" : "" }, { "dropping-particle" : "", "family" : "Talley", "given" : "L. D.", "non-dropping-particle" : "", "parse-names" : false, "suffix" : "" }, { "dropping-particle" : "", "family" : "Wang", "given" : "F.", "non-dropping-particle" : "", "parse-names" : false, "suffix" : "" }, { "dropping-particle" : "", "family" : "Contributing authors",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"255-316", "publisher" : "Cambridge University Press", "publisher-place" : "Cambridge, United Kingdom and New York, NY, USA", "title" : "Observations: Ocean", "translator" : [ { "dropping-particle" : "", "family" : "J4302", "given" : "Rt13", "non-dropping-particle" : "", "parse-names" : false, "suffix" : "" } ], "type" : "chapter" }, "uris" : [ "http://www.mendeley.com/documents/?uuid=51eec33e-8c46-3483-80ff-9b0691e14eb0" ] } ], "mendeley" : { "formattedCitation" : "(Rhein et al., 2013)", "manualFormatting" : "(Rhein et al., 2013)", "plainTextFormattedCitation" : "(Rhein et al., 2013)", "previouslyFormattedCitation" : "(Rhein et al., 2013)" }, "properties" : { "noteIndex" : 0 }, "schema" : "https://github.com/citation-style-language/schema/raw/master/csl-citation.json" }</w:instrText>
      </w:r>
      <w:r>
        <w:rPr>
          <w:noProof/>
        </w:rPr>
        <w:fldChar w:fldCharType="separate"/>
      </w:r>
      <w:r w:rsidR="00393F8C">
        <w:rPr>
          <w:noProof/>
          <w:lang w:val="en-US"/>
        </w:rPr>
        <w:t>(Rhein et al., 2013)</w:t>
      </w:r>
      <w:r>
        <w:rPr>
          <w:noProof/>
        </w:rPr>
        <w:fldChar w:fldCharType="end"/>
      </w:r>
      <w:r w:rsidRPr="00E457C1">
        <w:rPr>
          <w:noProof/>
          <w:lang w:val="en-US"/>
        </w:rPr>
        <w:t xml:space="preserve">, and linking these through modelling studies to coincident changes </w:t>
      </w:r>
      <w:r w:rsidR="00BF696A" w:rsidRPr="00E457C1">
        <w:rPr>
          <w:noProof/>
          <w:lang w:val="en-US"/>
        </w:rPr>
        <w:t>in</w:t>
      </w:r>
      <w:r w:rsidR="006026B9" w:rsidRPr="00E457C1">
        <w:rPr>
          <w:noProof/>
          <w:lang w:val="en-US"/>
        </w:rPr>
        <w:t xml:space="preserve"> </w:t>
      </w:r>
      <w:r w:rsidRPr="00E457C1">
        <w:rPr>
          <w:noProof/>
          <w:lang w:val="en-US"/>
        </w:rPr>
        <w:t>evaporation</w:t>
      </w:r>
      <w:del w:id="2230" w:author="Ian Blenkinsop" w:date="2021-07-13T13:38:00Z">
        <w:r w:rsidRPr="00E457C1" w:rsidDel="00120979">
          <w:rPr>
            <w:noProof/>
            <w:lang w:val="en-US"/>
          </w:rPr>
          <w:delText>-</w:delText>
        </w:r>
      </w:del>
      <w:ins w:id="2231" w:author="Ian Blenkinsop" w:date="2021-07-13T13:38:00Z">
        <w:r w:rsidR="00120979">
          <w:rPr>
            <w:noProof/>
            <w:lang w:val="en-US"/>
          </w:rPr>
          <w:t>–</w:t>
        </w:r>
      </w:ins>
      <w:r w:rsidRPr="00E457C1">
        <w:rPr>
          <w:noProof/>
          <w:lang w:val="en-US"/>
        </w:rPr>
        <w:t xml:space="preserve">precipitation patterns at the ocean surface (Sections 2.3.1, 3.3.2, 8.2.2.1 </w:t>
      </w:r>
      <w:r w:rsidR="00960AE6" w:rsidRPr="00E457C1">
        <w:rPr>
          <w:noProof/>
          <w:lang w:val="en-US"/>
        </w:rPr>
        <w:t>and</w:t>
      </w:r>
      <w:r w:rsidRPr="00E457C1">
        <w:rPr>
          <w:noProof/>
          <w:lang w:val="en-US"/>
        </w:rPr>
        <w:t xml:space="preserve"> 9.2.2).</w:t>
      </w:r>
    </w:p>
    <w:p w14:paraId="4E1BA942" w14:textId="77777777" w:rsidR="009F594A" w:rsidRPr="00E457C1" w:rsidRDefault="009F594A" w:rsidP="009F594A">
      <w:pPr>
        <w:pStyle w:val="AR6BodyText"/>
        <w:rPr>
          <w:noProof/>
          <w:lang w:val="en-US"/>
        </w:rPr>
      </w:pPr>
    </w:p>
    <w:p w14:paraId="163936C0" w14:textId="7C108F2B" w:rsidR="009F594A" w:rsidRDefault="009F594A" w:rsidP="009F594A">
      <w:pPr>
        <w:pStyle w:val="AR6BodyText"/>
        <w:rPr>
          <w:noProof/>
        </w:rPr>
      </w:pPr>
      <w:r w:rsidRPr="00E457C1">
        <w:rPr>
          <w:noProof/>
          <w:lang w:val="en-US"/>
        </w:rPr>
        <w:t xml:space="preserve">Unlike SSTs, simulated sea surface salinity (SSS) does not provide a direct feedback to the atmosphere. </w:t>
      </w:r>
      <w:r w:rsidR="00140A23" w:rsidRPr="00E457C1">
        <w:rPr>
          <w:noProof/>
          <w:lang w:val="en-US"/>
        </w:rPr>
        <w:t>However</w:t>
      </w:r>
      <w:r w:rsidRPr="00E457C1">
        <w:rPr>
          <w:noProof/>
          <w:lang w:val="en-US"/>
        </w:rPr>
        <w:t xml:space="preserve">, some recent work has identified indirect radiative feedbacks through sea-salt aerosol interactions </w:t>
      </w:r>
      <w:r>
        <w:rPr>
          <w:noProof/>
        </w:rPr>
        <w:fldChar w:fldCharType="begin" w:fldLock="1"/>
      </w:r>
      <w:ins w:id="2232" w:author="Robin Matthews" w:date="2021-06-15T15:15:00Z">
        <w:r w:rsidR="00661E54">
          <w:rPr>
            <w:noProof/>
            <w:lang w:val="en-US"/>
          </w:rPr>
          <w:instrText>ADDIN CSL_CITATION { "citationItems" : [ { "id" : "ITEM-1", "itemData" : { "DOI" : "10.1175/2007JCLI2063.1", "ISSN" : "0894-8755", "abstract" : "&lt;p&gt; Sea salt aerosols play a dual role in affecting the atmospheric radiative balance. Directly, sea salt particles scatter the incoming solar radiation and absorb the outgoing terrestrial radiation. By acting as cloud condensation nuclei, sea salt aerosols indirectly modulate the atmospheric radiative budget through their effective contribution to cloud formation. Using the Canadian Aerosol Module (CAM)\u2013Canadian Centre for Climate Modelling and Analysis (CCCma) GCM, version 3 (GCM3) framework, the direct as well as the indirect shortwave (SW) radiative effects of sea salt aerosols are simulated. The model results herein suggest that sea salt aerosols exert a significant direct radiative effect over oceanic regions, with seasonal means in the range from \u22122 to \u22123 W m &lt;sup&gt;\u22122&lt;/sup&gt; over the Southern Ocean. Globally, sea salt\u2019s SW indirect effect (annual mean \u22120.38 W m &lt;sup&gt;\u22122&lt;/sup&gt; ) is found to be less than its direct effect (annual mean \u22120.65 W m &lt;sup&gt;\u22122&lt;/sup&gt; ). However, sea salt\u2019s indirect effect is found to be far stronger over the Southern Hemisphere than over the Northern Hemisphere, especially over the Southern Ocean with seasonal means around \u22124 W m &lt;sup&gt;\u22122&lt;/sup&gt; , which exceed its direct effect. The model results herein suggest that sea salt aerosols significantly modulate the atmospheric radiation budget over oceanic regions and need to be accounted for in global climate models. &lt;/p&gt;", "author" : [ { "dropping-particle" : "", "family" : "Ayash", "given" : "Tarek", "non-dropping-particle" : "", "parse-names" : false, "suffix" : "" }, { "dropping-particle" : "", "family" : "Gong", "given" : "Sunling", "non-dropping-particle" : "", "parse-names" : false, "suffix" : "" }, { "dropping-particle" : "", "family" : "Jia", "given" : "Charles Q.", "non-dropping-particle" : "", "parse-names" : false, "suffix" : "" } ], "container-title" : "Journal of Climate", "id" : "ITEM-1", "issue" : "13", "issued" : { "date-parts" : [ [ "2008", "7" ] ] }, "page" : "3207-3220", "title" : "Direct and Indirect Shortwave Radiative Effects of Sea Salt Aerosols", "translator" : [ { "dropping-particle" : "", "family" : "J6210", "given" : "", "non-dropping-particle" : "", "parse-names" : false, "suffix" : "" } ], "type" : "article-journal", "volume" : "21" }, "uris" : [ "http://www.mendeley.com/documents/?uuid=f0f968ba-1a8c-3790-b31b-2374e244db1b" ] }, { "id" : "ITEM-2", "itemData" : { "DOI" : "10.1029/2019GL084590", "ISSN" : "19448007", "abstract" : "To date, very few studies have focused on dust and sea salt cloud interactions, particularly the semidirect effect (SDE) that results from changes in column temperature and moisture. Here, we isolate the SDE using several climate models driven by semiempirical dust and sea salt direct radiative effects. The global annual mean SDE varies from 0.01 to 0.10 W/m2, with the bulk of the signal coming from an increase in shortwave radiation. This is consistent with decreases in low cloud over ocean due to cloud burn-off and reductions in midlevel cloud over land due to atmospheric stabilization and decreased convection. Overall, longwave effects weaken the positive SDE but with opposing effects over land and sea. High cloud is reduced over land but enhanced over sea. We conclude that dust and sea salt likely exert a global mean warming effect through cloud rapid adjustments.", "author" : [ { "dropping-particle" : "", "family" : "Amiri-Farahani", "given" : "Anahita", "non-dropping-particle" : "", "parse-names" : false, "suffix" : "" }, { "dropping-particle" : "", "family" : "Allen", "given" : "Robert J.", "non-dropping-particle" : "", "parse-names" : false, "suffix" : "" }, { "dropping-particle" : "", "family" : "Li", "given" : "King Fai", "non-dropping-particle" : "", "parse-names" : false, "suffix" : "" }, { "dropping-particle" : "", "family" : "Chu", "given" : "Jung Eun", "non-dropping-particle" : "", "parse-names" : false, "suffix" : "" } ], "container-title" : "Geophysical Research Letters", "id" : "ITEM-2", "issue" : "17-18", "issued" : { "date-parts" : [ [ "2019", "9", "3" ] ] }, "page" : "10512-10521", "title" : "The Semidirect Effect of Combined Dust and Sea Salt Aerosols in a Multimodel Analysis", "translator" : [ { "dropping-particle" : "", "family" : "J6219", "given" : "", "non-dropping-particle" : "", "parse-names" : false, "suffix" : "" } ], "type" : "article-journal", "volume" : "46" }, "uris" : [ "http://www.mendeley.com/documents/?uuid=6f592a90-db98-3458-b718-269bb5ce6b8c" ] }, { "id" : "ITEM-3", "itemData" : { "DOI" : "10.1029/2018GL081193", "ISSN" : "19448007", "abstract" : "Sea salt aerosols were assumed to be homogeneous spheres in most climate models. However, observations show that sea salt particles are inhomogeneous during the deliquesce and crystallization processes. Using a two-layer sphere model, we found that backscattering of solar radiation associated with sea salts is underestimated in homogeneous sea salt models. The Community Earth System Model is used to assess the inhomogeneity effect on direct radiative forcing. For global climate model simulation, the inhomogeneity effect on radiative transfer is found to be small as high RHs over widespread oceans suppress the impact of inhomogeneity. On the other hand, in coastal regions, the inhomogeneity effect can cause up to 10% radiative forcing difference of sea salt aerosols. The inhomogeneity effect of sea salt aerosols has to be considered over coastal regions, especially in the Mediterranean, Australia, and the eastern coast of South America.", "author" : [ { "dropping-particle" : "", "family" : "Wang", "given" : "Zheng", "non-dropping-particle" : "", "parse-names" : false, "suffix" : "" }, { "dropping-particle" : "", "family" : "Bi", "given" : "Lei", "non-dropping-particle" : "", "parse-names" : false, "suffix" : "" }, { "dropping-particle" : "", "family" : "Yi", "given" : "Bingqi", "non-dropping-particle" : "", "parse-names" : false, "suffix" : "" }, { "dropping-particle" : "", "family" : "Zhang", "given" : "Xiaoyu", "non-dropping-particle" : "", "parse-names" : false, "suffix" : "" } ], "container-title" : "Geophysical Research Letters", "id" : "ITEM-3", "issue" : "3", "issued" : { "date-parts" : [ [ "2019", "2", "16" ] ] }, "page" : "1805-1813", "title" : "How the Inhomogeneity of Wet Sea Salt Aerosols Affects Direct Radiative Forcing", "translator" : [ { "dropping-particle" : "", "family" : "J6220", "given" : "", "non-dropping-particle" : "", "parse-names" : false, "suffix" : "" } ], "type" : "article-journal", "volume" : "46" }, "uris" : [ "http://www.mendeley.com/documents/?uuid=5ee83429-a896-34fd-b08e-f516e8133b94" ] } ], "mendeley" : { "formattedCitation" : "(Ayash et al., 2008; Amiri-Farahani et al., 2019; Wang et al., 2019b)", "manualFormatting" : "(Ayash et al., 2008; Amiri-Farahani et al., 2019; Z. Wang et al., 2019)", "plainTextFormattedCitation" : "(Ayash et al., 2008; Amiri-Farahani et al., 2019; Wang et al., 2019b)", "previouslyFormattedCitation" : "(Ayash et al., 2008; Amiri-Farahani et al., 2019; Wang et al., 2019b)" }, "properties" : { "noteIndex" : 0 }, "schema" : "https://github.com/citation-style-language/schema/raw/master/csl-citation.json" }</w:instrText>
        </w:r>
      </w:ins>
      <w:del w:id="2233" w:author="Robin Matthews" w:date="2021-06-15T15:15:00Z">
        <w:r w:rsidR="00E719C0" w:rsidDel="00661E54">
          <w:rPr>
            <w:noProof/>
            <w:lang w:val="en-US"/>
          </w:rPr>
          <w:delInstrText>ADDIN CSL_CITATION { "citationItems" : [ { "id" : "ITEM-1", "itemData" : { "DOI" : "10.1175/2007JCLI2063.1", "ISSN" : "0894-8755", "abstract" : "&lt;p&gt; Sea salt aerosols play a dual role in affecting the atmospheric radiative balance. Directly, sea salt particles scatter the incoming solar radiation and absorb the outgoing terrestrial radiation. By acting as cloud condensation nuclei, sea salt aerosols indirectly modulate the atmospheric radiative budget through their effective contribution to cloud formation. Using the Canadian Aerosol Module (CAM)\u2013Canadian Centre for Climate Modelling and Analysis (CCCma) GCM, version 3 (GCM3) framework, the direct as well as the indirect shortwave (SW) radiative effects of sea salt aerosols are simulated. The model results herein suggest that sea salt aerosols exert a significant direct radiative effect over oceanic regions, with seasonal means in the range from \u22122 to \u22123 W m &lt;sup&gt;\u22122&lt;/sup&gt; over the Southern Ocean. Globally, sea salt\u2019s SW indirect effect (annual mean \u22120.38 W m &lt;sup&gt;\u22122&lt;/sup&gt; ) is found to be less than its direct effect (annual mean \u22120.65 W m &lt;sup&gt;\u22122&lt;/sup&gt; ). However, sea salt\u2019s indirect effect is found to be far stronger over the Southern Hemisphere than over the Northern Hemisphere, especially over the Southern Ocean with seasonal means around \u22124 W m &lt;sup&gt;\u22122&lt;/sup&gt; , which exceed its direct effect. The model results herein suggest that sea salt aerosols significantly modulate the atmospheric radiation budget over oceanic regions and need to be accounted for in global climate models. &lt;/p&gt;", "author" : [ { "dropping-particle" : "", "family" : "Ayash", "given" : "Tarek", "non-dropping-particle" : "", "parse-names" : false, "suffix" : "" }, { "dropping-particle" : "", "family" : "Gong", "given" : "Sunling", "non-dropping-particle" : "", "parse-names" : false, "suffix" : "" }, { "dropping-particle" : "", "family" : "Jia", "given" : "Charles Q.", "non-dropping-particle" : "", "parse-names" : false, "suffix" : "" } ], "container-title" : "Journal of Climate", "id" : "ITEM-1", "issue" : "13", "issued" : { "date-parts" : [ [ "2008", "7" ] ] }, "page" : "3207-3220", "title" : "Direct and Indirect Shortwave Radiative Effects of Sea Salt Aerosols", "translator" : [ { "dropping-particle" : "", "family" : "J6210", "given" : "", "non-dropping-particle" : "", "parse-names" : false, "suffix" : "" } ], "type" : "article-journal", "volume" : "21" }, "uris" : [ "http://www.mendeley.com/documents/?uuid=f0f968ba-1a8c-3790-b31b-2374e244db1b" ] }, { "id" : "ITEM-2", "itemData" : { "DOI" : "10.1029/2019GL084590", "ISSN" : "19448007", "abstract" : "To date, very few studies have focused on dust and sea salt cloud interactions, particularly the semidirect effect (SDE) that results from changes in column temperature and moisture. Here, we isolate the SDE using several climate models driven by semiempirical dust and sea salt direct radiative effects. The global annual mean SDE varies from 0.01 to 0.10 W/m2, with the bulk of the signal coming from an increase in shortwave radiation. This is consistent with decreases in low cloud over ocean due to cloud burn-off and reductions in midlevel cloud over land due to atmospheric stabilization and decreased convection. Overall, longwave effects weaken the positive SDE but with opposing effects over land and sea. High cloud is reduced over land but enhanced over sea. We conclude that dust and sea salt likely exert a global mean warming effect through cloud rapid adjustments.", "author" : [ { "dropping-particle" : "", "family" : "Amiri-Farahani", "given" : "Anahita", "non-dropping-particle" : "", "parse-names" : false, "suffix" : "" }, { "dropping-particle" : "", "family" : "Allen", "given" : "Robert J.", "non-dropping-particle" : "", "parse-names" : false, "suffix" : "" }, { "dropping-particle" : "", "family" : "Li", "given" : "King Fai", "non-dropping-particle" : "", "parse-names" : false, "suffix" : "" }, { "dropping-particle" : "", "family" : "Chu", "given" : "Jung Eun", "non-dropping-particle" : "", "parse-names" : false, "suffix" : "" } ], "container-title" : "Geophysical Research Letters", "id" : "ITEM-2", "issue" : "17-18", "issued" : { "date-parts" : [ [ "2019", "9", "3" ] ] }, "page" : "10512-10521", "title" : "The Semidirect Effect of Combined Dust and Sea Salt Aerosols in a Multimodel Analysis", "translator" : [ { "dropping-particle" : "", "family" : "J6219", "given" : "", "non-dropping-particle" : "", "parse-names" : false, "suffix" : "" } ], "type" : "article-journal", "volume" : "46" }, "uris" : [ "http://www.mendeley.com/documents/?uuid=6f592a90-db98-3458-b718-269bb5ce6b8c" ] }, { "id" : "ITEM-3", "itemData" : { "DOI" : "10.1029/2018GL081193", "ISSN" : "19448007", "abstract" : "Sea salt aerosols were assumed to be homogeneous spheres in most climate models. However, observations show that sea salt particles are inhomogeneous during the deliquesce and crystallization processes. Using a two-layer sphere model, we found that backscattering of solar radiation associated with sea salts is underestimated in homogeneous sea salt models. The Community Earth System Model is used to assess the inhomogeneity effect on direct radiative forcing. For global climate model simulation, the inhomogeneity effect on radiative transfer is found to be small as high RHs over widespread oceans suppress the impact of inhomogeneity. On the other hand, in coastal regions, the inhomogeneity effect can cause up to 10% radiative forcing difference of sea salt aerosols. The inhomogeneity effect of sea salt aerosols has to be considered over coastal regions, especially in the Mediterranean, Australia, and the eastern coast of South America.", "author" : [ { "dropping-particle" : "", "family" : "Wang", "given" : "Zheng", "non-dropping-particle" : "", "parse-names" : false, "suffix" : "" }, { "dropping-particle" : "", "family" : "Bi", "given" : "Lei", "non-dropping-particle" : "", "parse-names" : false, "suffix" : "" }, { "dropping-particle" : "", "family" : "Yi", "given" : "Bingqi", "non-dropping-particle" : "", "parse-names" : false, "suffix" : "" }, { "dropping-particle" : "", "family" : "Zhang", "given" : "Xiaoyu", "non-dropping-particle" : "", "parse-names" : false, "suffix" : "" } ], "container-title" : "Geophysical Research Letters", "id" : "ITEM-3", "issue" : "3", "issued" : { "date-parts" : [ [ "2019", "2", "16" ] ] }, "page" : "1805-1813", "title" : "How the Inhomogeneity of Wet Sea Salt Aerosols Affects Direct Radiative Forcing", "translator" : [ { "dropping-particle" : "", "family" : "J6220", "given" : "", "non-dropping-particle" : "", "parse-names" : false, "suffix" : "" } ], "type" : "article-journal", "volume" : "46" }, "uris" : [ "http://www.mendeley.com/documents/?uuid=5ee83429-a896-34fd-b08e-f516e8133b94" ] } ], "mendeley" : { "formattedCitation" : "(Ayash et al., 2008; Amiri-Farahani et al., 2019; Wang et al., 2019b)", "plainTextFormattedCitation" : "(Ayash et al., 2008; Amiri-Farahani et al., 2019; Wang et al., 2019b)", "previouslyFormattedCitation" : "(Ayash et al., 2008; Amiri-Farahani et al., 2019; Wang et al., 2019b)" }, "properties" : { "noteIndex" : 0 }, "schema" : "https://github.com/citation-style-language/schema/raw/master/csl-citation.json" }</w:delInstrText>
        </w:r>
      </w:del>
      <w:r>
        <w:rPr>
          <w:noProof/>
        </w:rPr>
        <w:fldChar w:fldCharType="separate"/>
      </w:r>
      <w:r w:rsidR="00393F8C">
        <w:rPr>
          <w:noProof/>
          <w:lang w:val="en-US"/>
        </w:rPr>
        <w:t>(Ayash et al., 2008; Amiri-Farahani et al., 2019; Z. Wang et al., 2019)</w:t>
      </w:r>
      <w:r>
        <w:rPr>
          <w:noProof/>
        </w:rPr>
        <w:fldChar w:fldCharType="end"/>
      </w:r>
      <w:r w:rsidRPr="00E457C1">
        <w:rPr>
          <w:noProof/>
          <w:lang w:val="en-US"/>
        </w:rPr>
        <w:t xml:space="preserve"> that can act to strengthen tropical cyclones, and increase precipitation </w:t>
      </w:r>
      <w:r>
        <w:rPr>
          <w:noProof/>
        </w:rPr>
        <w:fldChar w:fldCharType="begin" w:fldLock="1"/>
      </w:r>
      <w:r w:rsidR="00D33CB6">
        <w:rPr>
          <w:noProof/>
          <w:lang w:val="en-US"/>
        </w:rPr>
        <w:instrText>ADDIN CSL_CITATION { "citationItems" : [ { "id" : "ITEM-1", "itemData" : { "DOI" : "10.1038/s41598-019-51757-x", "ISSN" : "20452322", "abstract" : "The effects of sea salt aerosols (SSA) on cloud microphysical processes, precipitation, and upper troposphere/lower stratosphere water vapour in tropical cyclones were studied with the Weather Research and Forecasting with Chemistry model. Two numerical experiments were conducted: a control experiment (CTL) and an experiment with sea salt emission intensity one-tenth of that in the CTL experiment (CLEAN). Results show increased SSA concentrations, increased production rates of auto-conversion of cloud water to form rain, and increased accretion of cloud water by rain in the CTL experiment, leading to an increase in the precipitation amount. The peak value of precipitation is ~17 mm/h in the CTL experiment and ~13 mm/h in the CLEAN experiment, a difference of ~30%. The CTL experiment has more intense vertical movement in the eyewall and thus more water vapour is transported to the upper atmosphere, which promotes cloud ice deposition. This process consumes more water vapour, which makes the CTL experiment drier in the upper troposphere/lower stratosphere layer (altitude above 17 km). At 18\u201320 km altitude, the domain-averaged water vapour mixing ratio of the CTL experiment is ~0.02 ppmv lower than that of the CLEAN experiment. SSA have the effect of strengthening tropical cyclones and increasing precipitation.", "author" : [ { "dropping-particle" : "", "family" : "Jiang", "given" : "Baolin", "non-dropping-particle" : "", "parse-names" : false, "suffix" : "" }, { "dropping-particle" : "", "family" : "Wang", "given" : "Dongdong", "non-dropping-particle" : "", "parse-names" : false, "suffix" : "" }, { "dropping-particle" : "", "family" : "Shen", "given" : "Xiaodian", "non-dropping-particle" : "", "parse-names" : false, "suffix" : "" }, { "dropping-particle" : "", "family" : "Chen", "given" : "Junwen", "non-dropping-particle" : "", "parse-names" : false, "suffix" : "" }, { "dropping-particle" : "", "family" : "Lin", "given" : "Wenshi", "non-dropping-particle" : "", "parse-names" : false, "suffix" : "" } ], "container-title" : "Scientific Reports", "id" : "ITEM-1", "issue" : "1", "issued" : { "date-parts" : [ [ "2019", "12", "1" ] ] }, "publisher" : "Nature Publishing Group", "title" : "Effects of sea salt aerosols on precipitation and upper troposphere/lower stratosphere water vapour in tropical cyclone systems", "translator" : [ { "dropping-particle" : "", "family" : "J6216", "given" : "", "non-dropping-particle" : "", "parse-names" : false, "suffix" : "" } ], "type" : "article-journal", "volume" : "9" }, "uris" : [ "http://www.mendeley.com/documents/?uuid=d8948f0f-43e2-32dc-a5bd-6f695b480e6b" ] }, { "id" : "ITEM-2", "itemData" : { "DOI" : "10.1029/2012GL053335", "ISSN" : "00948276", "abstract" : "At its seasonal peak the Amazon/Orinoco plume covers a region of 10 6km2 in the western tropical Atlantic with more than 1m of extra freshwater, creating a near-surface barrier layer (BL) that inhibits mixing and warms the sea surface temperature (SST) to &gt;29\u00b0C. Here new sea surface salinity (SSS) observations from the Aquarius/SACD and SMOS satellites help elucidate the ocean response to hurricane Katia, which crossed the plume in early fall, 2011. Its passage left a 1.5 psu high haline wake covering &gt;105km2 (in its impact on density, the equivalent of a 3.5\u00b0C cooling) due to mixing of the shallow BL. Destruction of this BL apparently decreased SST cooling in the plume, and thus preserved higher SST and evaporation than outside. Combined with SST, the new satellite SSS data provide a new and better tool to monitor the plume extent and quantify tropical cyclone upper ocean responses with important implications for forecasting. \u00a9 2012. American Geophysical Union. All Rights Reserved.", "author" : [ { "dropping-particle" : "", "family" : "Grodsky", "given" : "Semyon A.", "non-dropping-particle" : "", "parse-names" : false, "suffix" : "" }, { "dropping-particle" : "", "family" : "Reul", "given" : "Nicolas", "non-dropping-particle" : "", "parse-names" : false, "suffix" : "" }, { "dropping-particle" : "", "family" : "Lagerloef", "given" : "Gary", "non-dropping-particle" : "", "parse-names" : false, "suffix" : "" }, { "dropping-particle" : "", "family" : "Reverdin", "given" : "Gilles", "non-dropping-particle" : "", "parse-names" : false, "suffix" : "" }, { "dropping-particle" : "", "family" : "Carton", "given" : "James A.", "non-dropping-particle" : "", "parse-names" : false, "suffix" : "" }, { "dropping-particle" : "", "family" : "Chapron", "given" : "Bertrand", "non-dropping-particle" : "", "parse-names" : false, "suffix" : "" }, { "dropping-particle" : "", "family" : "Quilfen", "given" : "Yves", "non-dropping-particle" : "", "parse-names" : false, "suffix" : "" }, { "dropping-particle" : "", "family" : "Kudryavtsev", "given" : "Vladimir N.", "non-dropping-particle" : "", "parse-names" : false, "suffix" : "" }, { "dropping-particle" : "", "family" : "Kao", "given" : "Hsun Ying", "non-dropping-particle" : "", "parse-names" : false, "suffix" : "" } ], "container-title" : "Geophysical Research Letters", "id" : "ITEM-2", "issue" : "20", "issued" : { "date-parts" : [ [ "2012", "10", "28" ] ] }, "page" : "2012GL053335", "title" : "Haline hurricane wake in the Amazon/Orinoco plume: AQUARIUS/SACD and SMOS observations", "translator" : [ { "dropping-particle" : "", "family" : "J6215", "given" : "", "non-dropping-particle" : "", "parse-names" : false, "suffix" : "" } ], "type" : "article-journal", "volume" : "39" }, "uris" : [ "http://www.mendeley.com/documents/?uuid=c1bc81c0-9086-3e02-b6b7-3d9cde0b0e6c" ] }, { "id" : "ITEM-3", "itemData" : { "DOI" : "10.1002/2014JC010107", "ISSN" : "21699291", "abstract" : "An analysis is presented for the spatial and intensity distributions of North Atlantic extreme atmospheric events crossing the buoyant Amazon-Orinoco freshwater plume. The sea surface cooling amplitude in the wake of an ensemble of storm tracks traveling in that region is estimated from satellite products for the period 1998-2012. For the most intense storms, cooling is systematically reduced by \u223c50% over the plume area compared to surroundings open-ocean waters. Historical salinity and temperature observations from in situ profiles indicate that salt-driven vertical stratification, enhanced oceanic heat content, and barrier-layer presence within the plume waters are likely key oceanic factors to explain these results. Satellite SMOS surface salinity data combined with in situ observations are further used to detail the oceanic response to category 4 hurricane Igor in 2010. Argo and satellite measurements confirm the haline stratification impact on the cooling inhibition as the hurricane crossed the river plume. Over this region, the SSS mapping capability is further tested and demonstrated to monitor the horizontal distribution of the vertical stratification parameter. SMOS SSS data can thus be used to consistently anticipate the cooling inhibition in the wake of TCs traveling over the Amazon-Orinoco plume region.", "author" : [ { "dropping-particle" : "", "family" : "Reul", "given" : "Nicolas", "non-dropping-particle" : "", "parse-names" : false, "suffix" : "" }, { "dropping-particle" : "", "family" : "Quilfen", "given" : "Yves", "non-dropping-particle" : "", "parse-names" : false, "suffix" : "" }, { "dropping-particle" : "", "family" : "Chapron", "given" : "Bertrand", "non-dropping-particle" : "", "parse-names" : false, "suffix" : "" }, { "dropping-particle" : "", "family" : "Fournier", "given" : "Severine", "non-dropping-particle" : "", "parse-names" : false, "suffix" : "" }, { "dropping-particle" : "", "family" : "Kudryavtsev", "given" : "Vladimir", "non-dropping-particle" : "", "parse-names" : false, "suffix" : "" }, { "dropping-particle" : "", "family" : "Sabia", "given" : "Roberto", "non-dropping-particle" : "", "parse-names" : false, "suffix" : "" } ], "container-title" : "Journal of Geophysical Research: Oceans", "id" : "ITEM-3", "issue" : "12", "issued" : { "date-parts" : [ [ "2014", "12" ] ] }, "page" : "8271-8295", "title" : "Multisensor observations of the Amazon-Orinoco river plume interactions with hurricanes", "translator" : [ { "dropping-particle" : "", "family" : "J6211", "given" : "", "non-dropping-particle" : "", "parse-names" : false, "suffix" : "" } ], "type" : "article-journal", "volume" : "119" }, "uris" : [ "http://www.mendeley.com/documents/?uuid=423b41ee-ebd4-3bc5-a722-8b3f72337836" ] }, { "id" : "ITEM-4", "itemData" : { "DOI" : "10.1073/pnas.1201364109", "ISSN" : "00278424", "abstract" : "Improving a tropical cyclone's forecast and mitigating its destructive potential requires knowledge of various environmental factors that influence the cyclone's path and intensity. Herein, using a combination of observations and model simulations, we systematically demonstrate that tropical cyclone intensification is significantly affected by salinity-induced barrier layers, which are \"quasi-permanent\"features in the upper tropical oceans. When tropical cyclones pass over regions with barrier layers, the increased stratification and stability within the layer reduce storm-induced vertical mixing and sea surface temperature cooling. This causes an increase in enthalpy flux from the ocean to the atmosphere and, consequently, an intensification of tropical cyclones. On average, the tropical cyclone intensification rate is nearly 50% higher over regions with barrier layers, compared to regions without. Our finding, which underscores the importance of observing not only the upper-ocean thermal structure but also the salinity structure in deep tropical barrier layer regions, may be a key to more skillful predictions of tropical cyclone intensities through improved ocean state estimates and simulations of barrier layer processes. As the hydrological cycle responds to global warming, any associated changes in the barrier layer distribution must be considered in projecting future tropical cyclone activity.", "author" : [ { "dropping-particle" : "", "family" : "Balaguru", "given" : "Karthik", "non-dropping-particle" : "", "parse-names" : false, "suffix" : "" }, { "dropping-particle" : "", "family" : "Chang", "given" : "Ping", "non-dropping-particle" : "", "parse-names" : false, "suffix" : "" }, { "dropping-particle" : "", "family" : "Saravanan", "given" : "R.", "non-dropping-particle" : "", "parse-names" : false, "suffix" : "" }, { "dropping-particle" : "", "family" : "Leung", "given" : "L. Ruby", "non-dropping-particle" : "", "parse-names" : false, "suffix" : "" }, { "dropping-particle" : "", "family" : "Xu", "given" : "Zhao", "non-dropping-particle" : "", "parse-names" : false, "suffix" : "" }, { "dropping-particle" : "", "family" : "Li", "given" : "Mingkui", "non-dropping-particle" : "", "parse-names" : false, "suffix" : "" }, { "dropping-particle" : "", "family" : "Hsieh", "given" : "Jen Shan", "non-dropping-particle" : "", "parse-names" : false, "suffix" : "" } ], "container-title" : "Proceedings of the National Academy of Sciences", "id" : "ITEM-4", "issue" : "36", "issued" : { "date-parts" : [ [ "2012", "9", "4" ] ] }, "page" : "14343-14347", "title" : "Ocean barrier layers' effect on tropical cyclone intensification", "translator" : [ { "dropping-particle" : "", "family" : "J6214", "given" : "", "non-dropping-particle" : "", "parse-names" : false, "suffix" : "" } ], "type" : "article-journal", "volume" : "109" }, "uris" : [ "http://www.mendeley.com/documents/?uuid=494314fe-18c4-3299-bfc6-963326040bcb" ] }, { "id" : "ITEM-5", "itemData" : { "DOI" : "10.1038/ncomms13670", "ISSN" : "20411723", "abstract" : "Super typhoons (STYs), intense tropical cyclones of the western North Pacific, rank among the most destructive natural hazards globally. The violent winds of these storms induce deep mixing of the upper ocean, resulting in strong sea surface cooling and making STYs highly sensitive to ocean density stratification. Although a few studies examined the potential impacts of changes in ocean thermal structure on future tropical cyclones, they did not take into account changes in near-surface salinity. Here, using a combination of observations and coupled climate model simulations, we show that freshening of the upper ocean, caused by greater rainfall in places where typhoons form, tends to intensify STYs by reducing their ability to cool the upper ocean. We further demonstrate that the strengthening effect of this freshening over the period 1961-2008 is \u223c53% stronger than the suppressive effect of temperature, whereas under twenty-first century projections, the positive effect of salinity is about half of the negative effect of ocean temperature changes.", "author" : [ { "dropping-particle" : "", "family" : "Balaguru", "given" : "Karthik", "non-dropping-particle" : "", "parse-names" : false, "suffix" : "</w:instrText>
      </w:r>
      <w:r w:rsidR="00D33CB6" w:rsidRPr="001D5B54">
        <w:rPr>
          <w:noProof/>
          <w:rPrChange w:id="2234" w:author="Clotilde Pean" w:date="2021-06-21T14:14:00Z">
            <w:rPr>
              <w:noProof/>
              <w:lang w:val="en-US"/>
            </w:rPr>
          </w:rPrChange>
        </w:rPr>
        <w:instrText>" }, { "dropping-particle" : "", "family" : "Foltz", "given" : "Gregory R.", "non-dropping-particle" : "", "parse-names" : false, "suffix" : "" }, { "dropping-particle" : "", "family" : "Leung", "given" : "L. Ruby", "non-dropping-particle" : "", "parse-names" : false, "suffix" : "" }, { "dropping-particle" : "", "family" : "Emanuel", "given" : "Kerry A.", "non-dropping-particle" : "", "parse-names" : false, "suffix" : "" } ], "container-title" : "Nature Communications", "id" : "ITEM-5", "issued" : { "date-parts" : [ [ "2016", "11", "25" ] ] }, "publisher" : "Nature Publishing Group", "title" : "Global warming-induced upper-ocean freshening and the intensification of super typhoons", "translator" : [ { "dropping-particle" : "", "family" : "J6212", "given" : "", "non-dropping-particle" : "", "parse-names" : false, "suffix" : "" } ], "type" : "article-journal", "volume" : "7" }, "uris" : [ "http://www.mendeley.com/documents/?uuid=fe192485-7fcc-3d28-9a13-f325f1d0f9ab" ] } ], "mendeley" : { "formattedCitation" : "(Balaguru et al., 2012, 2016; Grodsky et al., 2012; Reul et al., 2014; Jiang et al., 2019)", "plainTextFormattedCitation" : "(Balaguru et al., 2012, 2016; Grodsky et al., 2012; Reul et al., 2014; Jiang et al., 2019)", "previouslyFormattedCitation" : "(Balaguru et al., 2012, 2016; Grodsky et al., 2012; Reul et al., 2014; Jiang et al., 2019)" }, "properties" : { "noteIndex" : 0 }, "schema" : "https://github.com/citation-style-language/schema/raw/master/csl-citation.json" }</w:instrText>
      </w:r>
      <w:r>
        <w:rPr>
          <w:noProof/>
        </w:rPr>
        <w:fldChar w:fldCharType="separate"/>
      </w:r>
      <w:r w:rsidR="00393F8C">
        <w:rPr>
          <w:noProof/>
        </w:rPr>
        <w:t>(Balaguru et al., 2012, 2016; Grodsky et al., 2012; Reul et al., 2014; Jiang et al., 2019)</w:t>
      </w:r>
      <w:r>
        <w:rPr>
          <w:noProof/>
        </w:rPr>
        <w:fldChar w:fldCharType="end"/>
      </w:r>
      <w:r>
        <w:rPr>
          <w:noProof/>
        </w:rPr>
        <w:t xml:space="preserve">. </w:t>
      </w:r>
      <w:r w:rsidRPr="00E457C1">
        <w:rPr>
          <w:noProof/>
          <w:lang w:val="en-US"/>
        </w:rPr>
        <w:t xml:space="preserve">The absence of a direct feedback is one of the primary reasons why salinity simulation is difficult to constrain in ocean modelling systems, and why deviations from the observed near-surface salinity mean state between models and observations are often apparent </w:t>
      </w:r>
      <w:r>
        <w:fldChar w:fldCharType="begin" w:fldLock="1"/>
      </w:r>
      <w:r w:rsidR="00E719C0">
        <w:rPr>
          <w:noProof/>
          <w:lang w:val="en-US"/>
        </w:rPr>
        <w:instrText>ADDIN CSL_CITATION { "citationItems" : [ { "id" : "ITEM-1",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"ITEM-1", "issue" : "6080", "issued" : { "date-parts" : [ [ "2012", "4", "27" ] ] }, "page" : "455-458", "publisher" : "American Association for the Advancement of Science", "title" : "Ocean salinities reveal strong global water cycle intensification during 1950 to 2000", "translator" : [ { "dropping-particle" : "", "family" : "J4281", "given" : "", "non-dropping-particle" : "", "parse-names" : false, "suffix" : "" } ], "type" : "article-journal", "volume" : "336" }, "uris" : [ "http://www.mendeley.com/documents/?uuid=fb7d28a3-afda-333e-bd5e-ae7d9881e57c" ] }, { "id" : "ITEM-2", "itemData" : { "DOI" : "10.1007/s00382-015-2868-7", "ISSN" : "14320894", "abstract" : "Many institutions worldwide have developed ocean reanalyses systems (ORAs) utilizing a variety of ocean models and assimilation techniques. However, the quality of salinity reanalyses arising from the various ORAs has not yet been comprehensively assessed. In this study, we assess the upper ocean salinity content (depth-averaged over 0\u2013700\u00a0m) from 14 ORAs and 3 objective ocean analysis systems (OOAs) as part of the Ocean Reanalyses Intercomparison Project. Our results show that the best agreement between estimates of salinity from different ORAs is obtained in the tropical Pacific, likely due to relatively abundant atmospheric and oceanic observations in this region. The largest disagreement in salinity reanalyses is in the Southern Ocean along the Antarctic circumpolar current as a consequence of the sparseness of both atmospheric and oceanic observations in this region. The West Pacific warm pool is the largest region where the signal to noise ratio of reanalysed salinity anomalies is &gt;1. Therefore, the current salinity reanalyses in the tropical Pacific Ocean may be more reliable than those in the Southern Ocean and regions along the western boundary currents. Moreover, we found that the assimilation of salinity in ocean regions with relatively strong ocean fronts is still a common problem as seen in most ORAs. The impact of the Argo data on the salinity reanalyses is visible, especially within the upper 500\u00a0m, where the interannual variability is large. The increasing trend in global-averaged salinity anomalies can only be found within the top 0\u2013300\u00a0m layer, but with quite large diversity among different ORAs. Beneath the 300\u00a0m depth, the global-averaged salinity anomalies from most ORAs switch their trends from a slightly growing trend before 2002 to a decreasing trend after 2002. The rapid switch in the trend is most likely an artefact of the dramatic change in the observing system due to the implementation of Argo.", "author" : [ { "dropping-particle" : "", "family" : "Shi", "given" : "L.", "non-dropping-particle" : "", "parse-names" : false, "suffix" : "" }, { "dropping-particle" : "", "family" : "Alves", "given" : "O.", "non-dropping-particle" : "", "parse-names" : false, "suffix" : "" }, { "dropping-particle" : "", "family" : "Wedd", "given" : "R.", "non-dropping-particle" : "", "parse-names" : false, "suffix" : "" }, { "dropping-particle" : "", "family" : "Balmaseda", "given" : "M. A.", "non-dropping-particle" : "", "parse-names" : false, "suffix" : "" }, { "dropping-particle" : "", "family" : "Chang", "given" : "Y.", "non-dropping-particle" : "", "parse-names" : false, "suffix" : "" }, { "dropping-particle" : "", "family" : "Chepurin", "given" : "G.", "non-dropping-particle" : "", "parse-names" : false, "suffix" : "" }, { "dropping-particle" : "", "family" : "Ferry", "given" : "N.", "non-dropping-particle" : "", "parse-names" : false, "suffix" : "" }, { "dropping-particle" : "", "family" : "Fujii", "given" : "Y.", "non-dropping-particle" : "", "parse-names" : false, "suffix" : "" }, { "dropping-particle" : "", "family" : "Gaillard", "given" : "F.", "non-dropping-particle" : "", "parse-names" : false, "suffix" : "" }, { "dropping-particle" : "", "family" : "Good", "given" : "S. A.", "non-dropping-particle" : "", "parse-names" : false, "suffix" : "" }, { "dropping-particle" : "", "family" : "Guinehut", "given" : "S.", "non-dropping-particle" : "", "parse-names" : false, "suffix" : "" }, { "dropping-particle" : "", "family" : "Haines", "given" : "K.", "non-dropping-particle" : "", "parse-names" : false, "suffix" : "" }, { "dropping-particle" : "", "family" : "Hernandez", "given" : "F.", "non-dropping-particle" : "", "parse-names" : false, "suffix" : "" }, { "dropping-particle" : "", "family" : "Lee", "given" : "T.", "non-dropping-particle" : "", "parse-names" : false, "suffix" : "" }, { "dropping-particle" : "", "family" : "Palmer", "given" : "M.", "non-dropping-particle" : "", "parse-names" : false, "suffix" : "" }, { "dropping-particle" : "", "family" : "Peterson", "given" : "K. A.", "non-dropping-particle" : "", "parse-names" : false, "suffix" : "" }, { "dropping-particle" : "", "family" : "Masuda", "given" : "S.",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"non-dropping-particle" : "", "parse-names" : false, "suffix" : "" }, { "dropping-particle" : "", "family" : "Vernieres", "given" : "G.", "non-dropping-particle" : "", "parse-names" : false, "suffix" : "" }, { "dropping-particle" : "", "family" : "Wang", "given" : "X.", "non-dropping-particle" : "", "parse-names" : false, "suffix" : "" }, { "dropping-particle" : "", "family" : "Yin", "given" : "Y.", "non-dropping-particle" : "", "parse-names" : false, "suffix" : "" } ], "container-title" : "Climate Dynamics", "id" : "ITEM-2", "issue" : "3", "issued" : { "date-parts" : [ [ "2017" ] ] }, "page" : "1009-1029", "title" : "An assessment of upper ocean salinity content from the Ocean Reanalyses Inter-comparison Project (ORA-IP)", "translator" : [ { "dropping-particle" : "", "family" : "J6229", "given" : "", "non-dropping-particle" : "", "parse-names" : false, "suffix" : "" } ], "type" : "article-journal", "volume" : "49" }, "uris" : [ "http://www.mendeley.com/documents/?uuid=75c08229-9d17-48e9-a071-055a7872cfca" ] } ], "mendeley" : { "formattedCitation" : "(Durack et al., 2012; Shi et al., 2017)", "plainTextFormattedCitation" : "(Durack et al., 2012; Shi et al., 2017)", "previouslyFormattedCitation" : "(Durack et al., 2012; Shi et al., 2017)" }, "properties" : { "noteIndex" : 0 }, "schema" : "https://github.com/citation-style-language/schema/raw/master/csl-citation.json" }</w:instrText>
      </w:r>
      <w:r>
        <w:fldChar w:fldCharType="separate"/>
      </w:r>
      <w:r w:rsidR="00393F8C">
        <w:rPr>
          <w:noProof/>
        </w:rPr>
        <w:t>(Durack et al., 2012; Shi et al., 2017)</w:t>
      </w:r>
      <w:r>
        <w:fldChar w:fldCharType="end"/>
      </w:r>
      <w:r>
        <w:rPr>
          <w:noProof/>
        </w:rPr>
        <w:t>.</w:t>
      </w:r>
    </w:p>
    <w:p w14:paraId="540C879E" w14:textId="77777777" w:rsidR="009F594A" w:rsidRDefault="009F594A" w:rsidP="009F594A">
      <w:pPr>
        <w:pStyle w:val="AR6BodyText"/>
        <w:rPr>
          <w:noProof/>
        </w:rPr>
      </w:pPr>
    </w:p>
    <w:p w14:paraId="7FBB9A7A" w14:textId="77777777" w:rsidR="009F594A" w:rsidRDefault="009F594A" w:rsidP="009F594A">
      <w:pPr>
        <w:pStyle w:val="AR6BodyText"/>
        <w:rPr>
          <w:noProof/>
        </w:rPr>
      </w:pPr>
    </w:p>
    <w:p w14:paraId="5B22319B" w14:textId="078D80FB" w:rsidR="009F594A" w:rsidRDefault="009F594A" w:rsidP="009F594A">
      <w:pPr>
        <w:pStyle w:val="AR6Chap3Level33111"/>
        <w:tabs>
          <w:tab w:val="left" w:pos="708"/>
        </w:tabs>
      </w:pPr>
      <w:bookmarkStart w:id="2235" w:name="_Toc6385735"/>
      <w:bookmarkStart w:id="2236" w:name="_Toc70639160"/>
      <w:r>
        <w:t>Sea Surface and Depth-profile Salinity</w:t>
      </w:r>
      <w:bookmarkEnd w:id="2235"/>
      <w:r>
        <w:t xml:space="preserve"> Evaluation</w:t>
      </w:r>
      <w:bookmarkEnd w:id="2236"/>
    </w:p>
    <w:p w14:paraId="49D5E7BE" w14:textId="77777777" w:rsidR="009F594A" w:rsidRPr="00E457C1" w:rsidRDefault="009F594A" w:rsidP="009F594A">
      <w:pPr>
        <w:pStyle w:val="AR6BodyText"/>
        <w:rPr>
          <w:noProof/>
          <w:lang w:val="en-US" w:eastAsia="en-US"/>
        </w:rPr>
      </w:pPr>
    </w:p>
    <w:p w14:paraId="2E283519" w14:textId="728B3802" w:rsidR="009F594A" w:rsidRPr="00E457C1" w:rsidRDefault="009F594A" w:rsidP="009F594A">
      <w:pPr>
        <w:pStyle w:val="AR6BodyText"/>
        <w:rPr>
          <w:noProof/>
          <w:lang w:val="en-US" w:eastAsia="en-US"/>
        </w:rPr>
      </w:pPr>
      <w:r w:rsidRPr="00E457C1">
        <w:rPr>
          <w:noProof/>
          <w:lang w:val="en-US" w:eastAsia="en-US"/>
        </w:rPr>
        <w:t xml:space="preserve">When compared to the </w:t>
      </w:r>
      <w:r w:rsidR="006B51CF" w:rsidRPr="00E457C1">
        <w:rPr>
          <w:noProof/>
          <w:lang w:val="en-US" w:eastAsia="en-US"/>
        </w:rPr>
        <w:t xml:space="preserve">routine </w:t>
      </w:r>
      <w:r w:rsidRPr="00E457C1">
        <w:rPr>
          <w:noProof/>
          <w:lang w:val="en-US" w:eastAsia="en-US"/>
        </w:rPr>
        <w:t xml:space="preserve">assessment of simulated SST, simulated SSS has not </w:t>
      </w:r>
      <w:r w:rsidR="006B51CF" w:rsidRPr="00E457C1">
        <w:rPr>
          <w:noProof/>
          <w:lang w:val="en-US" w:eastAsia="en-US"/>
        </w:rPr>
        <w:t>received the same research attention</w:t>
      </w:r>
      <w:r w:rsidRPr="00E457C1">
        <w:rPr>
          <w:noProof/>
          <w:lang w:val="en-US" w:eastAsia="en-US"/>
        </w:rPr>
        <w:t xml:space="preserve"> at global- to basin-scales. For CMIP3, there was reasonable agreement between the basin-scale patterns of salinity, with a comparatively fresher Pacific when contrasted to the salty Atlantic, and basin salinity maxima features aligning well with the corresponding </w:t>
      </w:r>
      <w:r w:rsidR="006B51CF" w:rsidRPr="00E457C1">
        <w:rPr>
          <w:noProof/>
          <w:lang w:val="en-US" w:eastAsia="en-US"/>
        </w:rPr>
        <w:t xml:space="preserve">atmospheric </w:t>
      </w:r>
      <w:r w:rsidRPr="00E457C1">
        <w:rPr>
          <w:noProof/>
          <w:lang w:val="en-US" w:eastAsia="en-US"/>
        </w:rPr>
        <w:t>evaporation</w:t>
      </w:r>
      <w:r w:rsidR="00BF696A" w:rsidRPr="00E457C1">
        <w:rPr>
          <w:noProof/>
          <w:lang w:val="en-US" w:eastAsia="en-US"/>
        </w:rPr>
        <w:t xml:space="preserve"> minus </w:t>
      </w:r>
      <w:r w:rsidRPr="00E457C1">
        <w:rPr>
          <w:noProof/>
          <w:lang w:val="en-US" w:eastAsia="en-US"/>
        </w:rPr>
        <w:t xml:space="preserve">precipitation field </w:t>
      </w:r>
      <w:r>
        <w:rPr>
          <w:noProof/>
          <w:lang w:eastAsia="en-US"/>
        </w:rPr>
        <w:fldChar w:fldCharType="begin" w:fldLock="1"/>
      </w:r>
      <w:r w:rsidR="00E719C0">
        <w:rPr>
          <w:noProof/>
          <w:lang w:val="en-US" w:eastAsia="en-US"/>
        </w:rPr>
        <w:instrText>ADDIN CSL_CITATION { "citationItems" : [ { "id" : "ITEM-1",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"ITEM-1", "issue" : "6080", "issued" : { "date-parts" : [ [ "2012", "4", "27" ] ] }, "page" : "455-458", "publisher" : "American Association for the Advancement of Science", "title" : "Ocean salinities reveal strong global water cycle intensification during 1950 to 2000", "translator" : [ { "dropping-particle" : "", "family" : "J4281", "given" : "", "non-dropping-particle" : "", "parse-names" : false, "suffix" : "" } ], "type" : "article-journal", "volume" : "336" }, "uris" : [ "http://www.mendeley.com/documents/?uuid=fb7d28a3-afda-333e-bd5e-ae7d9881e57c" ] } ], "mendeley" : { "formattedCitation" : "(Durack et al., 2012)", "plainTextFormattedCitation" : "(Durack et al., 2012)", "previouslyFormattedCitation" : "(Durack et al., 2012)" }, "properties" : { "noteIndex" : 0 }, "schema" : "https://github.com/citation-style-language/schema/raw/master/csl-citation.json" }</w:instrText>
      </w:r>
      <w:r>
        <w:rPr>
          <w:noProof/>
          <w:lang w:eastAsia="en-US"/>
        </w:rPr>
        <w:fldChar w:fldCharType="separate"/>
      </w:r>
      <w:r w:rsidR="00393F8C">
        <w:rPr>
          <w:noProof/>
          <w:lang w:val="en-US" w:eastAsia="en-US"/>
        </w:rPr>
        <w:t>(Durack et al., 2012)</w:t>
      </w:r>
      <w:r>
        <w:rPr>
          <w:noProof/>
          <w:lang w:eastAsia="en-US"/>
        </w:rPr>
        <w:fldChar w:fldCharType="end"/>
      </w:r>
      <w:r w:rsidRPr="00E457C1">
        <w:rPr>
          <w:noProof/>
          <w:lang w:val="en-US" w:eastAsia="en-US"/>
        </w:rPr>
        <w:t xml:space="preserve">. Similar features are also reproduced in CMIP5 along with realistic variability in the upper layers, but less </w:t>
      </w:r>
      <w:r w:rsidR="00BF696A" w:rsidRPr="00E457C1">
        <w:rPr>
          <w:noProof/>
          <w:lang w:val="en-US" w:eastAsia="en-US"/>
        </w:rPr>
        <w:t xml:space="preserve">variability </w:t>
      </w:r>
      <w:r w:rsidRPr="00E457C1">
        <w:rPr>
          <w:noProof/>
          <w:lang w:val="en-US" w:eastAsia="en-US"/>
        </w:rPr>
        <w:t xml:space="preserve">than observations at 300 m and deeper, especially in the poorly sampled Antarctic region </w:t>
      </w:r>
      <w:r>
        <w:rPr>
          <w:noProof/>
          <w:lang w:eastAsia="en-US"/>
        </w:rPr>
        <w:fldChar w:fldCharType="begin" w:fldLock="1"/>
      </w:r>
      <w:r w:rsidR="00E719C0">
        <w:rPr>
          <w:noProof/>
          <w:lang w:val="en-US" w:eastAsia="en-US"/>
        </w:rPr>
        <w:instrText>ADDIN CSL_CITATION { "citationItems" : [ { "id" : "ITEM-1", "itemData" : { "DOI" : "10.1029/2012GL053389", "ISBN" : "0094-8276", "ISSN" : "00948276", "abstract" : "The ocean's salinity field is driven primarily by evaporation, precipitation, and river discharge, all key elements of the Earth's hydrological cycle. Observations show the salinity field has been changing in recent decades. We perform a formal fingerprint-based detection and attribution analysis of these changes between 1955-2004, 60S and 60N, and in the top 700 m of the water column. We find that observed changes are inconsistent with the effects of natural climate variability, either internal to the climate system (such as El Nio and the Pacific Decadal Oscillation) or external (solar fluctuations and volcanic eruptions). However, the observed changes are consistent with the changes expected due to human forcing of the climate system. Joint changes in salinity and temperature yield a stronger signal of human effects on climate than either salinity or temperature alone. When examining individual depth levels, observed salinity changes are unlikely (p &lt; 0.05) to have arisen from natural causes over the top 125 m of the water column, while temperature changes (and joint salinity/temperature changes) are distinct from natural variability over the top 250 m. \u00a9 2012. American Geophysical Union. All Rights Reserved.", "author" : [ { "dropping-particle" : "", "family" : "Pierce", "given" : "David W.", "non-dropping-particle" : "", "parse-names" : false, "suffix" : "" }, { "dropping-particle" : "", "family" : "Gleckler", "given" : "Peter J.", "non-dropping-particle" : "", "parse-names" : false, "suffix" : "" }, { "dropping-particle" : "", "family" : "Barnett", "given" : "Tim P.", "non-dropping-particle" : "", "parse-names" : false, "suffix" : "" }, { "dropping-particle" : "", "family" : "Santer", "given" : "Benjamin D.", "non-dropping-particle" : "", "parse-names" : false, "suffix" : "" }, { "dropping-particle" : "", "family" : "Durack", "given" : "Paul J.", "non-dropping-particle" : "", "parse-names" : false, "suffix" : "" } ], "container-title" : "Geophysical Research Letters", "id" : "ITEM-1", "issue" : "21", "issued" : { "date-parts" : [ [ "2012", "11", "1" ] ] }, "page" : "n/a-n/a", "publisher" : "Wiley-Blackwell", "title" : "The fingerprint of human-induced changes in the ocean's salinity and temperature fields", "translator" : [ { "dropping-particle" : "", "family" : "J6201", "given" : "", "non-dropping-particle" : "", "parse-names" : false, "suffix" : "" } ], "type" : "article-journal", "volume" : "39" }, "uris" : [ "http://www.mendeley.com/documents/?uuid=e2202bd0-1707-4359-9d2c-7c25c54cd919" ] } ], "mendeley" : { "formattedCitation" : "(Pierce et al., 2012)", "plainTextFormattedCitation" : "(Pierce et al., 2012)", "previouslyFormattedCitation" : "(Pierce et al., 2012)" }, "properties" : { "noteIndex" : 0 }, "schema" : "https://github.com/citation-style-language/schema/raw/master/csl-citation.json" }</w:instrText>
      </w:r>
      <w:r>
        <w:rPr>
          <w:noProof/>
          <w:lang w:eastAsia="en-US"/>
        </w:rPr>
        <w:fldChar w:fldCharType="separate"/>
      </w:r>
      <w:r w:rsidR="00393F8C">
        <w:rPr>
          <w:noProof/>
          <w:lang w:val="en-US" w:eastAsia="en-US"/>
        </w:rPr>
        <w:t>(Pierce et al., 2012)</w:t>
      </w:r>
      <w:r>
        <w:rPr>
          <w:noProof/>
          <w:lang w:eastAsia="en-US"/>
        </w:rPr>
        <w:fldChar w:fldCharType="end"/>
      </w:r>
      <w:r w:rsidRPr="00E457C1">
        <w:rPr>
          <w:noProof/>
          <w:lang w:val="en-US" w:eastAsia="en-US"/>
        </w:rPr>
        <w:t xml:space="preserve">. In a regional study, only considering the Indian Ocean, CMIP5 SSS was assessed and it was shown that model biases were primarily linked to biases in the precipitation field, with ocean circulation biases playing a secondary role </w:t>
      </w:r>
      <w:r>
        <w:rPr>
          <w:noProof/>
          <w:lang w:eastAsia="en-US"/>
        </w:rPr>
        <w:fldChar w:fldCharType="begin" w:fldLock="1"/>
      </w:r>
      <w:ins w:id="2237" w:author="Robin Matthews" w:date="2021-06-15T15:15:00Z">
        <w:r w:rsidR="00661E54">
          <w:rPr>
            <w:noProof/>
            <w:lang w:val="en-US" w:eastAsia="en-US"/>
          </w:rPr>
          <w:instrText>ADDIN CSL_CITATION { "citationItems" : [ { "id" : "ITEM-1", "itemData" : { "DOI" : "10.1088/1755-1315/54/1/012039", "ISSN" : "17551315", "abstract" : "Prior to future climate assessment of the 5th Coupled Model Intercomparison (CMIP5) experiments, how well CMIP5 models simulates present climate should be examined. Sea surface salinity (sss) play important role in ocean stratification and indirectly affects air sea interaction. However, few studies have been carried out to evaluate sss in CMIP5 models. In this study, performance of CMIP5 models in simulating sss in Indian Ocean was examined with respect to the observation. Our results showed that multi model ensemble (MME) mean of CMIP5 models displayed annual and seasonal salinity bias in three regions i.e. Western Indian Ocean (WIO), Bay of Bengal (BOB) and Southeastern Indian Ocean (SEIO). CMIP5 models overestimate sss in BOB about 1.5 psu and underestimated sss in WIO and SEIO about 0.4 psu. Biases in WIO and BOB were mainly attributed to bias in precipitation. CMIP5 models overestimated (underestimated) precipitation in WIO (BOB) with greater bias found during Boreal summer to winter. Meanwhile, advection process was responsible for negative SSS bias in SEIO.", "author" : [ { "dropping-particle" : "", "family" : "Fathrio", "given" : "Ibnu", "non-dropping-particle" : "", "parse-names" : false, "suffix" : "" }, { "dropping-particle" : "", "family" : "Manda", "given" : "Atsuyoshi", "non-dropping-particle" : "", "parse-names" : false, "suffix" : "" }, { "dropping-particle" : "", "family" : "Iizuka", "given" : "Satoshi", "non-dropping-particle" : "", "parse-names" : false, "suffix" : "" }, { "dropping-particle" : "", "family" : "Kodama", "given" : "Yasu Masa", "non-dropping-particle" : "", "parse-names" : false, "suffix" : "" }, { "dropping-particle" : "", "family" : "Ishida", "given" : "Sachinobu", "non-dropping-particle" : "", "parse-names" : false, "suffix" : "" } ], "container-title" : "IOP Conference Series: Earth and Environmental Science", "id" : "ITEM-1", "issue" : "1", "issued" : { "date-parts" : [ [ "2017", "1" ] ] }, "page" : "012039", "publisher" : "IOP Publishing", "title" : "Evaluation of CMIP5 models on sea surface salinity in the Indian Ocean", "translator" : [ { "dropping-particle" : "", "family" : "J6200", "given" : "", "non-dropping-particle" : "", "parse-names" : false, "suffix" : "" } ], "type" : "article-journal", "volume" : "54" }, "uris" : [ "http://www.mendeley.com/documents/?uuid=924099ce-7d68-4f8b-885b-7ddcd872c0a9" ] } ], "mendeley" : { "formattedCitation" : "(Fathrio et al., 2017b)", "manualFormatting" : "(Fathrio et al., 2017a)", "plainTextFormattedCitation" : "(Fathrio et al., 2017b)", "previouslyFormattedCitation" : "(Fathrio et al., 2017b)" }, "properties" : { "noteIndex" : 0 }, "schema" : "https://github.com/citation-style-language/schema/raw/master/csl-citation.json" }</w:instrText>
        </w:r>
      </w:ins>
      <w:del w:id="2238" w:author="Robin Matthews" w:date="2021-06-15T15:15:00Z">
        <w:r w:rsidR="00E719C0" w:rsidDel="00661E54">
          <w:rPr>
            <w:noProof/>
            <w:lang w:val="en-US" w:eastAsia="en-US"/>
          </w:rPr>
          <w:delInstrText>ADDIN CSL_CITATION { "citationItems" : [ { "id" : "ITEM-1", "itemData" : { "DOI" : "10.1088/1755-1315/54/1/012039", "ISSN" : "17551315", "abstract" : "Prior to future climate assessment of the 5th Coupled Model Intercomparison (CMIP5) experiments, how well CMIP5 models simulates present climate should be examined. Sea surface salinity (sss) play important role in ocean stratification and indirectly affects air sea interaction. However, few studies have been carried out to evaluate sss in CMIP5 models. In this study, performance of CMIP5 models in simulating sss in Indian Ocean was examined with respect to the observation. Our results showed that multi model ensemble (MME) mean of CMIP5 models displayed annual and seasonal salinity bias in three regions i.e. Western Indian Ocean (WIO), Bay of Bengal (BOB) and Southeastern Indian Ocean (SEIO). CMIP5 models overestimate sss in BOB about 1.5 psu and underestimated sss in WIO and SEIO about 0.4 psu. Biases in WIO and BOB were mainly attributed to bias in precipitation. CMIP5 models overestimated (underestimated) precipitation in WIO (BOB) with greater bias found during Boreal summer to winter. Meanwhile, advection process was responsible for negative SSS bias in SEIO.", "author" : [ { "dropping-particle" : "", "family" : "Fathrio", "given" : "Ibnu", "non-dropping-particle" : "", "parse-names" : false, "suffix" : "" }, { "dropping-particle" : "", "family" : "Manda", "given" : "Atsuyoshi", "non-dropping-particle" : "", "parse-names" : false, "suffix" : "" }, { "dropping-particle" : "", "family" : "Iizuka", "given" : "Satoshi", "non-dropping-particle" : "", "parse-names" : false, "suffix" : "" }, { "dropping-particle" : "", "family" : "Kodama", "given" : "Yasu Masa", "non-dropping-particle" : "", "parse-names" : false, "suffix" : "" }, { "dropping-particle" : "", "family" : "Ishida", "given" : "Sachinobu", "non-dropping-particle" : "", "parse-names" : false, "suffix" : "" } ], "container-title" : "IOP Conference Series: Earth and Environmental Science", "id" : "ITEM-1", "issue" : "1", "issued" : { "date-parts" : [ [ "2017", "1" ] ] }, "page" : "012039", "publisher" : "IOP Publishing", "title" : "Evaluation of CMIP5 models on sea surface salinity in the Indian Ocean", "translator" : [ { "dropping-particle" : "", "family" : "J6200", "given" : "", "non-dropping-particle" : "", "parse-names" : false, "suffix" : "" } ], "type" : "article-journal", "volume" : "54" }, "uris" : [ "http://www.mendeley.com/documents/?uuid=924099ce-7d68-4f8b-885b-7ddcd872c0a9" ] } ], "mendeley" : { "formattedCitation" : "(Fathrio et al., 2017b)", "plainTextFormattedCitation" : "(Fathrio et al., 2017b)", "previouslyFormattedCitation" : "(Fathrio et al., 2017b)" }, "properties" : { "noteIndex" : 0 }, "schema" : "https://github.com/citation-style-language/schema/raw/master/csl-citation.json" }</w:delInstrText>
        </w:r>
      </w:del>
      <w:r>
        <w:rPr>
          <w:noProof/>
          <w:lang w:eastAsia="en-US"/>
        </w:rPr>
        <w:fldChar w:fldCharType="separate"/>
      </w:r>
      <w:r w:rsidR="00393F8C">
        <w:rPr>
          <w:noProof/>
          <w:lang w:val="en-US" w:eastAsia="en-US"/>
        </w:rPr>
        <w:t>(Fathrio et al., 2017a)</w:t>
      </w:r>
      <w:r>
        <w:rPr>
          <w:noProof/>
          <w:lang w:eastAsia="en-US"/>
        </w:rPr>
        <w:fldChar w:fldCharType="end"/>
      </w:r>
      <w:r w:rsidRPr="00E457C1">
        <w:rPr>
          <w:noProof/>
          <w:lang w:val="en-US" w:eastAsia="en-US"/>
        </w:rPr>
        <w:t>.</w:t>
      </w:r>
      <w:r w:rsidR="00293FC1" w:rsidRPr="00E457C1">
        <w:rPr>
          <w:noProof/>
          <w:lang w:val="en-US" w:eastAsia="en-US"/>
        </w:rPr>
        <w:t xml:space="preserve"> The sea surface salinity bias in CMIP6 models is shown in </w:t>
      </w:r>
      <w:r w:rsidR="00B75FA6" w:rsidRPr="00E457C1">
        <w:rPr>
          <w:noProof/>
          <w:lang w:val="en-US" w:eastAsia="en-US"/>
        </w:rPr>
        <w:t xml:space="preserve">Figure </w:t>
      </w:r>
      <w:r w:rsidR="00293FC1" w:rsidRPr="00E457C1">
        <w:rPr>
          <w:noProof/>
          <w:lang w:val="en-US" w:eastAsia="en-US"/>
        </w:rPr>
        <w:t xml:space="preserve">3.23b. </w:t>
      </w:r>
    </w:p>
    <w:p w14:paraId="5789C816" w14:textId="77777777" w:rsidR="009F594A" w:rsidRPr="00E457C1" w:rsidRDefault="009F594A" w:rsidP="009F594A">
      <w:pPr>
        <w:pStyle w:val="AR6BodyText"/>
        <w:rPr>
          <w:noProof/>
          <w:lang w:val="en-US" w:eastAsia="en-US"/>
        </w:rPr>
      </w:pPr>
    </w:p>
    <w:p w14:paraId="52D2EC75" w14:textId="69A417DE" w:rsidR="006B51CF" w:rsidRPr="00E457C1" w:rsidRDefault="009F594A" w:rsidP="009F594A">
      <w:pPr>
        <w:pStyle w:val="AR6BodyText"/>
        <w:rPr>
          <w:noProof/>
          <w:lang w:val="en-US" w:eastAsia="en-US"/>
        </w:rPr>
      </w:pPr>
      <w:r w:rsidRPr="00E457C1">
        <w:rPr>
          <w:noProof/>
          <w:lang w:val="en-US" w:eastAsia="en-US"/>
        </w:rPr>
        <w:t xml:space="preserve">For the first time in AR5, alongside global zonal mean temperature, global zonal mean salinity </w:t>
      </w:r>
      <w:r w:rsidR="00896164" w:rsidRPr="00E457C1">
        <w:rPr>
          <w:noProof/>
          <w:lang w:val="en-US" w:eastAsia="en-US"/>
        </w:rPr>
        <w:t>bias</w:t>
      </w:r>
      <w:r w:rsidR="00483C8B" w:rsidRPr="00E457C1">
        <w:rPr>
          <w:noProof/>
          <w:lang w:val="en-US" w:eastAsia="en-US"/>
        </w:rPr>
        <w:t xml:space="preserve"> with </w:t>
      </w:r>
      <w:r w:rsidRPr="00E457C1">
        <w:rPr>
          <w:noProof/>
          <w:lang w:val="en-US" w:eastAsia="en-US"/>
        </w:rPr>
        <w:t>depth w</w:t>
      </w:r>
      <w:r w:rsidR="00896164" w:rsidRPr="00E457C1">
        <w:rPr>
          <w:noProof/>
          <w:lang w:val="en-US" w:eastAsia="en-US"/>
        </w:rPr>
        <w:t>as</w:t>
      </w:r>
      <w:r w:rsidRPr="00E457C1">
        <w:rPr>
          <w:noProof/>
          <w:lang w:val="en-US" w:eastAsia="en-US"/>
        </w:rPr>
        <w:t xml:space="preserve"> assessed for the CMIP5 models. This showed a strong upper ocean (&lt;300 m) negative </w:t>
      </w:r>
      <w:r w:rsidR="006B51CF" w:rsidRPr="00E457C1">
        <w:rPr>
          <w:noProof/>
          <w:lang w:val="en-US" w:eastAsia="en-US"/>
        </w:rPr>
        <w:t>salinity (</w:t>
      </w:r>
      <w:r w:rsidRPr="00E457C1">
        <w:rPr>
          <w:noProof/>
          <w:lang w:val="en-US" w:eastAsia="en-US"/>
        </w:rPr>
        <w:t>fresh</w:t>
      </w:r>
      <w:r w:rsidR="006B51CF" w:rsidRPr="00E457C1">
        <w:rPr>
          <w:noProof/>
          <w:lang w:val="en-US" w:eastAsia="en-US"/>
        </w:rPr>
        <w:t>)</w:t>
      </w:r>
      <w:r w:rsidRPr="00E457C1">
        <w:rPr>
          <w:noProof/>
          <w:lang w:val="en-US" w:eastAsia="en-US"/>
        </w:rPr>
        <w:t xml:space="preserve"> bias of order 0.3 PSS-78, with a tendency toward a positive </w:t>
      </w:r>
      <w:r w:rsidR="006B51CF" w:rsidRPr="00E457C1">
        <w:rPr>
          <w:noProof/>
          <w:lang w:val="en-US" w:eastAsia="en-US"/>
        </w:rPr>
        <w:t>salinity (</w:t>
      </w:r>
      <w:r w:rsidRPr="00E457C1">
        <w:rPr>
          <w:noProof/>
          <w:lang w:val="en-US" w:eastAsia="en-US"/>
        </w:rPr>
        <w:t>salty</w:t>
      </w:r>
      <w:r w:rsidR="006B51CF" w:rsidRPr="00E457C1">
        <w:rPr>
          <w:noProof/>
          <w:lang w:val="en-US" w:eastAsia="en-US"/>
        </w:rPr>
        <w:t>)</w:t>
      </w:r>
      <w:r w:rsidRPr="00E457C1">
        <w:rPr>
          <w:noProof/>
          <w:lang w:val="en-US" w:eastAsia="en-US"/>
        </w:rPr>
        <w:t xml:space="preserve"> bias (&lt;0.25 PSS-78) in the </w:t>
      </w:r>
      <w:del w:id="2239" w:author="Sara M Tuson" w:date="2021-06-27T21:02:00Z">
        <w:r w:rsidR="009F59CD" w:rsidRPr="00E457C1" w:rsidDel="00D66169">
          <w:rPr>
            <w:noProof/>
            <w:lang w:val="en-US" w:eastAsia="en-US"/>
          </w:rPr>
          <w:delText>NH</w:delText>
        </w:r>
      </w:del>
      <w:ins w:id="2240" w:author="Sara M Tuson" w:date="2021-06-27T21:02:00Z">
        <w:r w:rsidR="00D66169">
          <w:rPr>
            <w:noProof/>
            <w:lang w:val="en-US" w:eastAsia="en-US"/>
          </w:rPr>
          <w:t>Northern Hemisphere</w:t>
        </w:r>
      </w:ins>
      <w:r w:rsidRPr="00E457C1">
        <w:rPr>
          <w:noProof/>
          <w:lang w:val="en-US" w:eastAsia="en-US"/>
        </w:rPr>
        <w:t xml:space="preserve"> intermediate layers (200</w:t>
      </w:r>
      <w:del w:id="2241" w:author="Sara M Tuson" w:date="2021-06-24T11:02:00Z">
        <w:r w:rsidR="006B51CF" w:rsidRPr="00E457C1" w:rsidDel="00D269C7">
          <w:rPr>
            <w:noProof/>
            <w:lang w:val="en-US" w:eastAsia="en-US"/>
          </w:rPr>
          <w:delText>-</w:delText>
        </w:r>
      </w:del>
      <w:ins w:id="2242" w:author="Sara M Tuson" w:date="2021-06-24T11:02:00Z">
        <w:r w:rsidR="00D269C7">
          <w:rPr>
            <w:noProof/>
            <w:lang w:val="en-US" w:eastAsia="en-US"/>
          </w:rPr>
          <w:t>–</w:t>
        </w:r>
      </w:ins>
      <w:r w:rsidR="006B51CF" w:rsidRPr="00E457C1">
        <w:rPr>
          <w:noProof/>
          <w:lang w:val="en-US" w:eastAsia="en-US"/>
        </w:rPr>
        <w:t>3</w:t>
      </w:r>
      <w:r w:rsidRPr="00E457C1">
        <w:rPr>
          <w:noProof/>
          <w:lang w:val="en-US" w:eastAsia="en-US"/>
        </w:rPr>
        <w:t xml:space="preserve">000 m) </w:t>
      </w:r>
      <w:del w:id="2243" w:author="Robin Matthews" w:date="2021-06-15T15:16:00Z">
        <w:r w:rsidRPr="00E457C1" w:rsidDel="00661E54">
          <w:rPr>
            <w:noProof/>
            <w:lang w:val="en-US" w:eastAsia="en-US"/>
          </w:rPr>
          <w:delText>(</w:delText>
        </w:r>
      </w:del>
      <w:r>
        <w:fldChar w:fldCharType="begin" w:fldLock="1"/>
      </w:r>
      <w:ins w:id="2244" w:author="Robin Matthews" w:date="2021-06-15T15:16:00Z">
        <w:r w:rsidR="00661E54">
          <w:rPr>
            <w:noProof/>
            <w:lang w:val="en-US" w:eastAsia="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"manualFormatting" : "(Flato et al., 2013)", "plainTextFormattedCitation" : "(Flato et al., 2013)", "previouslyFormattedCitation" : "(Flato et al., 2013)" }, "properties" : { "noteIndex" : 0 }, "schema" : "https://github.com/citation-style-language/schema/raw/master/csl-citation.json" }</w:instrText>
        </w:r>
      </w:ins>
      <w:del w:id="2245" w:author="Robin Matthews" w:date="2021-06-15T15:16:00Z">
        <w:r w:rsidR="00D33CB6" w:rsidDel="00661E54">
          <w:rPr>
            <w:noProof/>
            <w:lang w:val="en-US" w:eastAsia="en-US"/>
          </w:rPr>
          <w:del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"manualFormatting" : "Flato et al., 2013)", "plainTextFormattedCitation" : "(Flato et al., 2013)", "previouslyFormattedCitation" : "(Flato et al., 2013)" }, "properties" : { "noteIndex" : 0 }, "schema" : "https://github.com/citation-style-language/schema/raw/master/csl-citation.json" }</w:delInstrText>
        </w:r>
      </w:del>
      <w:r>
        <w:fldChar w:fldCharType="separate"/>
      </w:r>
      <w:r w:rsidR="00393F8C">
        <w:rPr>
          <w:noProof/>
          <w:lang w:val="en-US" w:eastAsia="en-US"/>
        </w:rPr>
        <w:t>(Flato et al., 2013)</w:t>
      </w:r>
      <w:r>
        <w:fldChar w:fldCharType="end"/>
      </w:r>
      <w:r w:rsidRPr="00E457C1">
        <w:rPr>
          <w:noProof/>
          <w:lang w:val="en-US" w:eastAsia="en-US"/>
        </w:rPr>
        <w:t>. These biases are also present in CMIP6, albeit with slightly smaller magnitudes (</w:t>
      </w:r>
      <w:r w:rsidR="00F9109E" w:rsidRPr="00E457C1">
        <w:rPr>
          <w:noProof/>
          <w:lang w:val="en-US" w:eastAsia="en-US"/>
        </w:rPr>
        <w:t>Figure 3.</w:t>
      </w:r>
      <w:r w:rsidR="006B51CF" w:rsidRPr="00E457C1">
        <w:rPr>
          <w:noProof/>
          <w:lang w:val="en-US" w:eastAsia="en-US"/>
        </w:rPr>
        <w:t>25</w:t>
      </w:r>
      <w:r w:rsidRPr="00E457C1">
        <w:rPr>
          <w:noProof/>
          <w:lang w:val="en-US" w:eastAsia="en-US"/>
        </w:rPr>
        <w:t xml:space="preserve">). Here we expand the global zonal mean bias assessment to consider the three independent ocean basins individually, which allows for an assessment as to which basin </w:t>
      </w:r>
      <w:r w:rsidR="007415D9" w:rsidRPr="00E457C1">
        <w:rPr>
          <w:noProof/>
          <w:lang w:val="en-US" w:eastAsia="en-US"/>
        </w:rPr>
        <w:t xml:space="preserve">biases </w:t>
      </w:r>
      <w:r w:rsidRPr="00E457C1">
        <w:rPr>
          <w:noProof/>
          <w:lang w:val="en-US" w:eastAsia="en-US"/>
        </w:rPr>
        <w:t>are dominating the global zonal mean.</w:t>
      </w:r>
      <w:r w:rsidR="00B0342C" w:rsidRPr="00E457C1">
        <w:rPr>
          <w:noProof/>
          <w:lang w:val="en-US" w:eastAsia="en-US"/>
        </w:rPr>
        <w:t xml:space="preserve"> </w:t>
      </w:r>
      <w:r w:rsidRPr="00E457C1">
        <w:rPr>
          <w:noProof/>
          <w:lang w:val="en-US" w:eastAsia="en-US"/>
        </w:rPr>
        <w:t>The basin with the most pronounced biases is the Atlantic</w:t>
      </w:r>
      <w:r w:rsidR="006026B9" w:rsidRPr="00E457C1">
        <w:rPr>
          <w:noProof/>
          <w:lang w:val="en-US" w:eastAsia="en-US"/>
        </w:rPr>
        <w:t>,</w:t>
      </w:r>
      <w:r w:rsidR="007415D9" w:rsidRPr="00E457C1">
        <w:rPr>
          <w:noProof/>
          <w:lang w:val="en-US" w:eastAsia="en-US"/>
        </w:rPr>
        <w:t xml:space="preserve"> </w:t>
      </w:r>
      <w:r w:rsidR="006026B9" w:rsidRPr="00E457C1">
        <w:rPr>
          <w:noProof/>
          <w:lang w:val="en-US" w:eastAsia="en-US"/>
        </w:rPr>
        <w:t>with</w:t>
      </w:r>
      <w:r w:rsidRPr="00E457C1">
        <w:rPr>
          <w:noProof/>
          <w:lang w:val="en-US" w:eastAsia="en-US"/>
        </w:rPr>
        <w:t xml:space="preserve"> </w:t>
      </w:r>
      <w:r w:rsidR="007415D9" w:rsidRPr="00E457C1">
        <w:rPr>
          <w:noProof/>
          <w:lang w:val="en-US" w:eastAsia="en-US"/>
        </w:rPr>
        <w:t xml:space="preserve">a </w:t>
      </w:r>
      <w:r w:rsidRPr="00E457C1">
        <w:rPr>
          <w:noProof/>
          <w:lang w:val="en-US" w:eastAsia="en-US"/>
        </w:rPr>
        <w:t>strong upper ocean (&lt;300 m) fresh bias, of order 0.3 PSS-78 just like the global zonal mean,</w:t>
      </w:r>
      <w:r w:rsidR="007415D9" w:rsidRPr="00E457C1">
        <w:rPr>
          <w:noProof/>
          <w:lang w:val="en-US" w:eastAsia="en-US"/>
        </w:rPr>
        <w:t xml:space="preserve"> and </w:t>
      </w:r>
      <w:r w:rsidRPr="00E457C1">
        <w:rPr>
          <w:noProof/>
          <w:lang w:val="en-US" w:eastAsia="en-US"/>
        </w:rPr>
        <w:t xml:space="preserve">a marked subsurface salinity bias that exceeds 0.5 PSS-78 in equatorial waters between </w:t>
      </w:r>
      <w:r w:rsidR="006B51CF" w:rsidRPr="00E457C1">
        <w:rPr>
          <w:noProof/>
          <w:lang w:val="en-US" w:eastAsia="en-US"/>
        </w:rPr>
        <w:t>400</w:t>
      </w:r>
      <w:r w:rsidRPr="00E457C1">
        <w:rPr>
          <w:noProof/>
          <w:lang w:val="en-US" w:eastAsia="en-US"/>
        </w:rPr>
        <w:t>–</w:t>
      </w:r>
      <w:r w:rsidR="006B51CF" w:rsidRPr="00E457C1">
        <w:rPr>
          <w:noProof/>
          <w:lang w:val="en-US" w:eastAsia="en-US"/>
        </w:rPr>
        <w:t>10</w:t>
      </w:r>
      <w:r w:rsidRPr="00E457C1">
        <w:rPr>
          <w:noProof/>
          <w:lang w:val="en-US" w:eastAsia="en-US"/>
        </w:rPr>
        <w:t>00 m.</w:t>
      </w:r>
      <w:r w:rsidR="001B41F3" w:rsidRPr="00E457C1">
        <w:rPr>
          <w:noProof/>
          <w:lang w:val="en-US" w:eastAsia="en-US"/>
        </w:rPr>
        <w:t xml:space="preserve"> </w:t>
      </w:r>
    </w:p>
    <w:p w14:paraId="1F6E82C3" w14:textId="77777777" w:rsidR="006B51CF" w:rsidRPr="00E457C1" w:rsidRDefault="006B51CF" w:rsidP="009F594A">
      <w:pPr>
        <w:pStyle w:val="AR6BodyText"/>
        <w:rPr>
          <w:lang w:val="en-US"/>
        </w:rPr>
      </w:pPr>
    </w:p>
    <w:p w14:paraId="335D3F01" w14:textId="4B23DD7F" w:rsidR="006B51CF" w:rsidRPr="00E457C1" w:rsidRDefault="009F594A" w:rsidP="009F594A">
      <w:pPr>
        <w:pStyle w:val="AR6BodyText"/>
        <w:rPr>
          <w:lang w:val="en-US"/>
        </w:rPr>
      </w:pPr>
      <w:r w:rsidRPr="00E457C1">
        <w:rPr>
          <w:lang w:val="en-US"/>
        </w:rPr>
        <w:t xml:space="preserve">The Pacific Ocean shares the strongest similarity to the global bias, with a similar upper ocean (&lt;300 m) fresh bias, of a smaller magnitude than the Atlantic, </w:t>
      </w:r>
      <w:r w:rsidR="006B51CF" w:rsidRPr="00E457C1">
        <w:rPr>
          <w:lang w:val="en-US"/>
        </w:rPr>
        <w:t>with</w:t>
      </w:r>
      <w:r w:rsidRPr="00E457C1">
        <w:rPr>
          <w:lang w:val="en-US"/>
        </w:rPr>
        <w:t xml:space="preserve"> a </w:t>
      </w:r>
      <w:r w:rsidR="006B51CF" w:rsidRPr="00E457C1">
        <w:rPr>
          <w:lang w:val="en-US"/>
        </w:rPr>
        <w:t xml:space="preserve">pronounced </w:t>
      </w:r>
      <w:r w:rsidRPr="00E457C1">
        <w:rPr>
          <w:lang w:val="en-US"/>
        </w:rPr>
        <w:t xml:space="preserve">off-equator feature </w:t>
      </w:r>
      <w:r w:rsidR="006B51CF" w:rsidRPr="00E457C1">
        <w:rPr>
          <w:lang w:val="en-US"/>
        </w:rPr>
        <w:t>at intermediate depths (500</w:t>
      </w:r>
      <w:del w:id="2246" w:author="Sara M Tuson" w:date="2021-06-24T11:03:00Z">
        <w:r w:rsidR="006B51CF" w:rsidRPr="00E457C1" w:rsidDel="00D269C7">
          <w:rPr>
            <w:lang w:val="en-US"/>
          </w:rPr>
          <w:delText>-</w:delText>
        </w:r>
      </w:del>
      <w:ins w:id="2247" w:author="Sara M Tuson" w:date="2021-06-24T11:03:00Z">
        <w:r w:rsidR="00D269C7">
          <w:rPr>
            <w:lang w:val="en-US"/>
          </w:rPr>
          <w:t>–</w:t>
        </w:r>
      </w:ins>
      <w:r w:rsidR="006B51CF" w:rsidRPr="00E457C1">
        <w:rPr>
          <w:lang w:val="en-US"/>
        </w:rPr>
        <w:t>1500 m)</w:t>
      </w:r>
      <w:r w:rsidRPr="00E457C1">
        <w:rPr>
          <w:lang w:val="en-US"/>
        </w:rPr>
        <w:t>. Lower magnitude positive salinity biases (</w:t>
      </w:r>
      <w:del w:id="2248" w:author="Sara M Tuson" w:date="2021-06-24T11:33:00Z">
        <w:r w:rsidRPr="00E457C1" w:rsidDel="00B91812">
          <w:rPr>
            <w:lang w:val="en-US"/>
          </w:rPr>
          <w:delText>~</w:delText>
        </w:r>
      </w:del>
      <w:ins w:id="2249" w:author="Sara M Tuson" w:date="2021-06-24T11:33:00Z">
        <w:r w:rsidR="00B91812">
          <w:rPr>
            <w:lang w:val="en-US"/>
          </w:rPr>
          <w:t xml:space="preserve">about </w:t>
        </w:r>
      </w:ins>
      <w:r w:rsidRPr="00E457C1">
        <w:rPr>
          <w:lang w:val="en-US"/>
        </w:rPr>
        <w:t xml:space="preserve">0.3 PSS-78) are </w:t>
      </w:r>
      <w:r w:rsidR="00CB73EC" w:rsidRPr="00E457C1">
        <w:rPr>
          <w:lang w:val="en-US"/>
        </w:rPr>
        <w:t xml:space="preserve">also </w:t>
      </w:r>
      <w:r w:rsidRPr="00E457C1">
        <w:rPr>
          <w:lang w:val="en-US"/>
        </w:rPr>
        <w:t xml:space="preserve">present in both hemispheres between </w:t>
      </w:r>
      <w:r w:rsidR="006B51CF" w:rsidRPr="00E457C1">
        <w:rPr>
          <w:lang w:val="en-US"/>
        </w:rPr>
        <w:t>200</w:t>
      </w:r>
      <w:del w:id="2250" w:author="Sara M Tuson" w:date="2021-06-24T11:03:00Z">
        <w:r w:rsidR="006B51CF" w:rsidRPr="00E457C1" w:rsidDel="00D269C7">
          <w:rPr>
            <w:lang w:val="en-US"/>
          </w:rPr>
          <w:delText>-</w:delText>
        </w:r>
      </w:del>
      <w:ins w:id="2251" w:author="Sara M Tuson" w:date="2021-06-24T11:03:00Z">
        <w:r w:rsidR="00D269C7">
          <w:rPr>
            <w:lang w:val="en-US"/>
          </w:rPr>
          <w:t>–</w:t>
        </w:r>
      </w:ins>
      <w:r w:rsidR="006B51CF" w:rsidRPr="00E457C1">
        <w:rPr>
          <w:lang w:val="en-US"/>
        </w:rPr>
        <w:t>30</w:t>
      </w:r>
      <w:r w:rsidRPr="00E457C1">
        <w:rPr>
          <w:lang w:val="en-US"/>
        </w:rPr>
        <w:t xml:space="preserve">00 m, </w:t>
      </w:r>
      <w:r w:rsidR="00BF696A" w:rsidRPr="00E457C1">
        <w:rPr>
          <w:lang w:val="en-US"/>
        </w:rPr>
        <w:t xml:space="preserve">and </w:t>
      </w:r>
      <w:r w:rsidRPr="00E457C1">
        <w:rPr>
          <w:lang w:val="en-US"/>
        </w:rPr>
        <w:t xml:space="preserve">deeper in the </w:t>
      </w:r>
      <w:del w:id="2252" w:author="Sara M Tuson" w:date="2021-06-27T21:04:00Z">
        <w:r w:rsidR="009F59CD" w:rsidRPr="00E457C1" w:rsidDel="00D66169">
          <w:rPr>
            <w:lang w:val="en-US"/>
          </w:rPr>
          <w:delText>SH</w:delText>
        </w:r>
      </w:del>
      <w:ins w:id="2253" w:author="Sara M Tuson" w:date="2021-06-27T21:04:00Z">
        <w:r w:rsidR="00D66169">
          <w:rPr>
            <w:lang w:val="en-US"/>
          </w:rPr>
          <w:t>Southern Hemisphere</w:t>
        </w:r>
      </w:ins>
      <w:r w:rsidRPr="00E457C1">
        <w:rPr>
          <w:lang w:val="en-US"/>
        </w:rPr>
        <w:t xml:space="preserve"> (</w:t>
      </w:r>
      <w:r w:rsidR="00F9109E" w:rsidRPr="00E457C1">
        <w:rPr>
          <w:lang w:val="en-US"/>
        </w:rPr>
        <w:t>Figure 3.</w:t>
      </w:r>
      <w:r w:rsidR="006B51CF" w:rsidRPr="00E457C1">
        <w:rPr>
          <w:lang w:val="en-US"/>
        </w:rPr>
        <w:t>25</w:t>
      </w:r>
      <w:r w:rsidRPr="00E457C1">
        <w:rPr>
          <w:lang w:val="en-US"/>
        </w:rPr>
        <w:t>).</w:t>
      </w:r>
      <w:r w:rsidR="00D8365D" w:rsidRPr="00E457C1">
        <w:rPr>
          <w:lang w:val="en-US"/>
        </w:rPr>
        <w:t xml:space="preserve"> </w:t>
      </w:r>
      <w:r w:rsidRPr="00E457C1">
        <w:rPr>
          <w:lang w:val="en-US"/>
        </w:rPr>
        <w:t xml:space="preserve">The Indian Ocean shows similar features to the </w:t>
      </w:r>
      <w:del w:id="2254" w:author="Sara M Tuson" w:date="2021-06-27T21:04:00Z">
        <w:r w:rsidR="009F59CD" w:rsidRPr="00E457C1" w:rsidDel="00D66169">
          <w:rPr>
            <w:lang w:val="en-US"/>
          </w:rPr>
          <w:delText>SH</w:delText>
        </w:r>
      </w:del>
      <w:ins w:id="2255" w:author="Sara M Tuson" w:date="2021-06-27T21:04:00Z">
        <w:r w:rsidR="00D66169">
          <w:rPr>
            <w:lang w:val="en-US"/>
          </w:rPr>
          <w:t>Southern Hemisphere</w:t>
        </w:r>
      </w:ins>
      <w:r w:rsidRPr="00E457C1">
        <w:rPr>
          <w:lang w:val="en-US"/>
        </w:rPr>
        <w:t xml:space="preserve"> Pacific, with a marked upper ocean (&lt;500 m) fresh bias of order 0.3 PSS-78, and a strong near-surface positive bias of order 0.4 PSS-78</w:t>
      </w:r>
      <w:r w:rsidR="006B51CF" w:rsidRPr="00E457C1">
        <w:rPr>
          <w:lang w:val="en-US"/>
        </w:rPr>
        <w:t xml:space="preserve"> associated with the Arabian Sea</w:t>
      </w:r>
      <w:r w:rsidRPr="00E457C1">
        <w:rPr>
          <w:lang w:val="en-US"/>
        </w:rPr>
        <w:t xml:space="preserve"> (</w:t>
      </w:r>
      <w:r w:rsidR="00F9109E" w:rsidRPr="00E457C1">
        <w:rPr>
          <w:lang w:val="en-US"/>
        </w:rPr>
        <w:t>Figure 3.2</w:t>
      </w:r>
      <w:r w:rsidR="006B51CF" w:rsidRPr="00E457C1">
        <w:rPr>
          <w:lang w:val="en-US"/>
        </w:rPr>
        <w:t>5</w:t>
      </w:r>
      <w:r w:rsidRPr="00E457C1">
        <w:rPr>
          <w:lang w:val="en-US"/>
        </w:rPr>
        <w:t>).</w:t>
      </w:r>
    </w:p>
    <w:p w14:paraId="0842422E" w14:textId="77777777" w:rsidR="006B51CF" w:rsidRPr="00E457C1" w:rsidRDefault="006B51CF" w:rsidP="009F594A">
      <w:pPr>
        <w:pStyle w:val="AR6BodyText"/>
        <w:rPr>
          <w:lang w:val="en-US"/>
        </w:rPr>
      </w:pPr>
    </w:p>
    <w:p w14:paraId="38B08480" w14:textId="3DF89164" w:rsidR="00186E44" w:rsidRPr="00E457C1" w:rsidRDefault="009F594A" w:rsidP="00186E44">
      <w:pPr>
        <w:pStyle w:val="AR6BodyText"/>
        <w:rPr>
          <w:noProof/>
          <w:lang w:val="en-US" w:eastAsia="en-US"/>
        </w:rPr>
      </w:pPr>
      <w:r w:rsidRPr="00E457C1">
        <w:rPr>
          <w:noProof/>
          <w:lang w:val="en-US" w:eastAsia="en-US"/>
        </w:rPr>
        <w:t xml:space="preserve">For the Southern Ocean in CMIP5, considerable fresh biases exist through the water column, and are most pronounced in the ventilated layers representing the subtropical mode and intermediate water masses </w:t>
      </w:r>
      <w:r>
        <w:fldChar w:fldCharType="begin" w:fldLock="1"/>
      </w:r>
      <w:r w:rsidR="00D33CB6">
        <w:rPr>
          <w:noProof/>
          <w:lang w:val="en-US" w:eastAsia="en-US"/>
        </w:rPr>
        <w:instrText>ADDIN CSL_CITATION { "citationItems" : [ { "id" : "ITEM-1", "itemData" : { "DOI" : "10.1002/jgrc.20135", "ISBN" : "2169-9291", "ISSN" : "21699291", "abstract" : "The ability of the models contributing to the fifth Coupled Models Intercomparison Project (CMIP5) to represent the Southern Ocean hydrological properties and its overturning is investigated in a water mass framework. Models have a consistent warm and light bias spread over the entire water column. The greatest bias occurs in the ventilated layers, which are volumetrically dominated by mode and intermediate layers. The ventilated layers have been observed to have a strong fingerprint of climate change and to impact climate by sequestrating a significant amount of heat and carbon dioxide. The mode water layer is poorly represented in the models and both mode and intermediate water have a significant fresh bias. Under increased radiative forcing, models simulate a warming and lightening of the entire water column, which is again greatest in the ventilated layers, highlighting the importance of these layers for propagating the climate signal into the deep ocean. While the intensity of the water mass overturning is relatively consistent between models, when compared to observation-based reconstructions, they exhibit a slightly larger rate of overturning at shallow to intermediate depths, and a slower rate of overturning deeper in the water column. Under increased radiative forcing, atmospheric fluxes increase the rate of simulated upper cell overturning, but this increase is counterbalanced by diapycnal fluxes, including mixed-layer horizontal mixing, and mostly vanishes. \u00a9 2013. American Geophysical Union. All Rights Reserved.", "author" : [ { "dropping-particle" : "", "family" : "Sall\u00e9e", "given" : "J.-B.", "non-dropping-particle" : "", "parse-names" : false, "suffix" : "" }, { "dropping-particle" : "", "family" : "Shuckburgh", "given" : "E.", "non-dropping-particle" : "", "parse-names" : false, "suffix" : "" }, { "dropping-particle" : "", "family" : "Bruneau", "given" : "N.", "non-dropping-particle" : "", "parse-names" : false, "suffix" : "" }, { "dropping-particle" : "", "family" : "Meijers", "given" : "A. J.S.", "non-dropping-particle" : "", "parse-names" : false, "suffix" : "" }, { "dropping-particle" : "", "family" : "Bracegirdle", "given" : "T. J.", "non-dropping-particle" : "", "parse-names" : false, "suffix" : "" }, { "dropping-particle" : "", "family" : "Wang", "given" : "Z.", "non-dropping-particle" : "", "parse-names" : false, "suffix" : "" }, { "dropping-particle" : "", "family" : "Roy", "given" : "T.", "non-dropping-particle" : "", "parse-names" : false, "suffix" : "" } ], "container-title" : "Journal of Geophysical Research: Oceans", "id" : "ITEM-1", "issue" : "4", "issued" : { "date-parts" : [ [ "2013", "4", "1" ] ] }, "page" : "1830-1844", "publisher" : "Wiley-Blackwell", "title" : "Assessment of Southern Ocean water mass circulation and characteristics in CMIP5 models: Historical bias and forcing response", "translator" : [ { "dropping-particle" : "", "family" : "J6202", "given" : "", "non-dropping-particle" : "", "parse-names" : false, "suffix" : "" } ], "type" : "article-journal", "volume" : "118" }, "uris" : [ "http://www.mendeley.com/documents/?uuid=0157a441-6c4e-492f-8b42-9dca7e3321ac" ] } ], "mendeley" : { "formattedCitation" : "(Sall\u00e9e et al., 2013)", "plainTextFormattedCitation" : "(Sall\u00e9e et al., 2013)", "previouslyFormattedCitation" : "(Sall\u00e9e et al., 2013)" }, "properties" : { "noteIndex" : 0 }, "schema" : "https://github.com/citation-style-language/schema/raw/master/csl-citation.json" }</w:instrText>
      </w:r>
      <w:r>
        <w:fldChar w:fldCharType="separate"/>
      </w:r>
      <w:r w:rsidR="00393F8C">
        <w:rPr>
          <w:noProof/>
          <w:lang w:val="en-US" w:eastAsia="en-US"/>
        </w:rPr>
        <w:t>(Sallée et al., 2013)</w:t>
      </w:r>
      <w:r>
        <w:fldChar w:fldCharType="end"/>
      </w:r>
      <w:r w:rsidR="00843BCE" w:rsidRPr="00E457C1">
        <w:rPr>
          <w:lang w:val="en-US"/>
        </w:rPr>
        <w:t xml:space="preserve">. </w:t>
      </w:r>
      <w:r w:rsidR="008E23EC" w:rsidRPr="00E457C1">
        <w:rPr>
          <w:lang w:val="en-US"/>
        </w:rPr>
        <w:t xml:space="preserve">A fresh bias in upper and intermediate layers </w:t>
      </w:r>
      <w:r w:rsidR="00207957" w:rsidRPr="00E457C1">
        <w:rPr>
          <w:noProof/>
          <w:lang w:val="en-US" w:eastAsia="en-US"/>
        </w:rPr>
        <w:t>of</w:t>
      </w:r>
      <w:r w:rsidRPr="00E457C1">
        <w:rPr>
          <w:noProof/>
          <w:lang w:val="en-US" w:eastAsia="en-US"/>
        </w:rPr>
        <w:t xml:space="preserve"> </w:t>
      </w:r>
      <w:r w:rsidR="00843BCE" w:rsidRPr="00E457C1">
        <w:rPr>
          <w:noProof/>
          <w:lang w:val="en-US" w:eastAsia="en-US"/>
        </w:rPr>
        <w:t>comparable</w:t>
      </w:r>
      <w:r w:rsidRPr="00E457C1">
        <w:rPr>
          <w:noProof/>
          <w:lang w:val="en-US" w:eastAsia="en-US"/>
        </w:rPr>
        <w:t xml:space="preserve"> magnitude</w:t>
      </w:r>
      <w:r w:rsidR="00207957" w:rsidRPr="00E457C1">
        <w:rPr>
          <w:noProof/>
          <w:lang w:val="en-US" w:eastAsia="en-US"/>
        </w:rPr>
        <w:t xml:space="preserve"> is also seen</w:t>
      </w:r>
      <w:r w:rsidRPr="00E457C1">
        <w:rPr>
          <w:noProof/>
          <w:lang w:val="en-US" w:eastAsia="en-US"/>
        </w:rPr>
        <w:t xml:space="preserve"> in CMIP6 (</w:t>
      </w:r>
      <w:r w:rsidR="00F9109E" w:rsidRPr="00E457C1">
        <w:rPr>
          <w:lang w:val="en-US"/>
        </w:rPr>
        <w:t>Figure 3.2</w:t>
      </w:r>
      <w:r w:rsidR="00843BCE" w:rsidRPr="00E457C1">
        <w:rPr>
          <w:lang w:val="en-US"/>
        </w:rPr>
        <w:t>5</w:t>
      </w:r>
      <w:r w:rsidRPr="00E457C1">
        <w:rPr>
          <w:noProof/>
          <w:lang w:val="en-US" w:eastAsia="en-US"/>
        </w:rPr>
        <w:t xml:space="preserve">). </w:t>
      </w:r>
      <w:r w:rsidRPr="00E457C1">
        <w:rPr>
          <w:lang w:val="en-US"/>
        </w:rPr>
        <w:t xml:space="preserve">The structure of the biases in </w:t>
      </w:r>
      <w:r w:rsidR="00843BCE" w:rsidRPr="00E457C1">
        <w:rPr>
          <w:lang w:val="en-US"/>
        </w:rPr>
        <w:t xml:space="preserve">the </w:t>
      </w:r>
      <w:r w:rsidRPr="00E457C1">
        <w:rPr>
          <w:lang w:val="en-US"/>
        </w:rPr>
        <w:t xml:space="preserve">CMIP6 multi-model mean </w:t>
      </w:r>
      <w:r w:rsidRPr="00E457C1">
        <w:rPr>
          <w:noProof/>
          <w:lang w:val="en-US" w:eastAsia="en-US"/>
        </w:rPr>
        <w:t xml:space="preserve">(which averages across many simulations with differing subsurface geographies </w:t>
      </w:r>
      <w:r w:rsidR="008E23EC" w:rsidRPr="00E457C1">
        <w:rPr>
          <w:noProof/>
          <w:lang w:val="en-US" w:eastAsia="en-US"/>
        </w:rPr>
        <w:t xml:space="preserve">and differing Southern Ocean salinity biases </w:t>
      </w:r>
      <w:r w:rsidR="00575CD1">
        <w:rPr>
          <w:noProof/>
          <w:lang w:eastAsia="en-US"/>
        </w:rPr>
        <w:fldChar w:fldCharType="begin" w:fldLock="1"/>
      </w:r>
      <w:r w:rsidR="00E719C0">
        <w:rPr>
          <w:noProof/>
          <w:lang w:val="en-US" w:eastAsia="en-US"/>
        </w:rPr>
        <w:instrText>ADDIN CSL_CITATION { "citationItems" : [ { "id" : "ITEM-1",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"ITEM-1",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"plainTextFormattedCitation" : "(Beadling et al., 2020)", "previouslyFormattedCitation" : "(Beadling et al., 2020)" }, "properties" : { "noteIndex" : 0 }, "schema" : "https://github.com/citation-style-language/schema/raw/master/csl-citation.json" }</w:instrText>
      </w:r>
      <w:r w:rsidR="00575CD1">
        <w:rPr>
          <w:noProof/>
          <w:lang w:eastAsia="en-US"/>
        </w:rPr>
        <w:fldChar w:fldCharType="separate"/>
      </w:r>
      <w:r w:rsidR="00393F8C">
        <w:rPr>
          <w:noProof/>
          <w:lang w:val="en-US" w:eastAsia="en-US"/>
        </w:rPr>
        <w:t>(Beadling et al., 2020)</w:t>
      </w:r>
      <w:r w:rsidR="00575CD1">
        <w:rPr>
          <w:noProof/>
          <w:lang w:eastAsia="en-US"/>
        </w:rPr>
        <w:fldChar w:fldCharType="end"/>
      </w:r>
      <w:del w:id="2256" w:author="Sara M Tuson" w:date="2021-06-28T11:35:00Z">
        <w:r w:rsidR="009B0F6E" w:rsidRPr="00E457C1" w:rsidDel="00FA3105">
          <w:rPr>
            <w:noProof/>
            <w:lang w:val="en-US" w:eastAsia="en-US"/>
          </w:rPr>
          <w:delText>)</w:delText>
        </w:r>
      </w:del>
      <w:r w:rsidR="004975CB" w:rsidRPr="00E457C1">
        <w:rPr>
          <w:noProof/>
          <w:lang w:val="en-US" w:eastAsia="en-US"/>
        </w:rPr>
        <w:t xml:space="preserve"> </w:t>
      </w:r>
      <w:r w:rsidR="009B0F6E" w:rsidRPr="00E457C1">
        <w:rPr>
          <w:noProof/>
          <w:lang w:val="en-US" w:eastAsia="en-US"/>
        </w:rPr>
        <w:t>is similar to th</w:t>
      </w:r>
      <w:r w:rsidR="00207957" w:rsidRPr="00E457C1">
        <w:rPr>
          <w:noProof/>
          <w:lang w:val="en-US" w:eastAsia="en-US"/>
        </w:rPr>
        <w:t>at</w:t>
      </w:r>
      <w:r w:rsidR="009B0F6E" w:rsidRPr="00E457C1">
        <w:rPr>
          <w:noProof/>
          <w:lang w:val="en-US" w:eastAsia="en-US"/>
        </w:rPr>
        <w:t xml:space="preserve"> </w:t>
      </w:r>
      <w:r w:rsidRPr="00E457C1">
        <w:rPr>
          <w:noProof/>
          <w:lang w:val="en-US" w:eastAsia="en-US"/>
        </w:rPr>
        <w:t xml:space="preserve">evident in the CMIP5 multi-model mean, but with slightly smaller magnitudes. </w:t>
      </w:r>
      <w:r w:rsidR="00186E44" w:rsidRPr="00E457C1">
        <w:rPr>
          <w:noProof/>
          <w:lang w:val="en-US" w:eastAsia="en-US"/>
        </w:rPr>
        <w:t>The Arctic Ocean also on aver</w:t>
      </w:r>
      <w:r w:rsidR="000D0F68" w:rsidRPr="00E457C1">
        <w:rPr>
          <w:noProof/>
          <w:lang w:val="en-US" w:eastAsia="en-US"/>
        </w:rPr>
        <w:t>a</w:t>
      </w:r>
      <w:r w:rsidR="00186E44" w:rsidRPr="00E457C1">
        <w:rPr>
          <w:noProof/>
          <w:lang w:val="en-US" w:eastAsia="en-US"/>
        </w:rPr>
        <w:t>ge exhibits a surface-enhanced fresh bias in the upper ocean (Figure 3.25</w:t>
      </w:r>
      <w:r w:rsidR="006D5616" w:rsidRPr="00E457C1">
        <w:rPr>
          <w:noProof/>
          <w:lang w:val="en-US" w:eastAsia="en-US"/>
        </w:rPr>
        <w:t>)</w:t>
      </w:r>
      <w:r w:rsidR="00186E44" w:rsidRPr="00E457C1">
        <w:rPr>
          <w:noProof/>
          <w:lang w:val="en-US" w:eastAsia="en-US"/>
        </w:rPr>
        <w:t xml:space="preserve">, </w:t>
      </w:r>
      <w:r w:rsidR="00186E44" w:rsidRPr="00E457C1">
        <w:rPr>
          <w:noProof/>
          <w:lang w:val="en-US" w:eastAsia="en-US"/>
        </w:rPr>
        <w:lastRenderedPageBreak/>
        <w:t xml:space="preserve">which is much larger than its </w:t>
      </w:r>
      <w:del w:id="2257" w:author="Sara M Tuson" w:date="2021-06-27T21:04:00Z">
        <w:r w:rsidR="00186E44" w:rsidRPr="00E457C1" w:rsidDel="00D66169">
          <w:rPr>
            <w:noProof/>
            <w:lang w:val="en-US" w:eastAsia="en-US"/>
          </w:rPr>
          <w:delText>SH</w:delText>
        </w:r>
      </w:del>
      <w:ins w:id="2258" w:author="Sara M Tuson" w:date="2021-06-27T21:04:00Z">
        <w:r w:rsidR="00D66169">
          <w:rPr>
            <w:noProof/>
            <w:lang w:val="en-US" w:eastAsia="en-US"/>
          </w:rPr>
          <w:t>Southern Hemisphere</w:t>
        </w:r>
      </w:ins>
      <w:r w:rsidR="00186E44" w:rsidRPr="00E457C1">
        <w:rPr>
          <w:noProof/>
          <w:lang w:val="en-US" w:eastAsia="en-US"/>
        </w:rPr>
        <w:t xml:space="preserve"> counterpart.</w:t>
      </w:r>
    </w:p>
    <w:p w14:paraId="04917132" w14:textId="77777777" w:rsidR="009F594A" w:rsidRPr="00E457C1" w:rsidRDefault="009F594A" w:rsidP="009F594A">
      <w:pPr>
        <w:pStyle w:val="AR6BodyText"/>
        <w:rPr>
          <w:noProof/>
          <w:lang w:val="en-US" w:eastAsia="en-US"/>
        </w:rPr>
      </w:pPr>
    </w:p>
    <w:p w14:paraId="5AB04CF3" w14:textId="476A4A03" w:rsidR="009F594A" w:rsidRPr="00E457C1" w:rsidRDefault="009F594A" w:rsidP="009F594A">
      <w:pPr>
        <w:pStyle w:val="AR6BodyText"/>
        <w:rPr>
          <w:noProof/>
          <w:lang w:val="en-US" w:eastAsia="en-US"/>
        </w:rPr>
      </w:pPr>
      <w:r w:rsidRPr="00E457C1">
        <w:rPr>
          <w:noProof/>
          <w:lang w:val="en-US" w:eastAsia="en-US"/>
        </w:rPr>
        <w:t xml:space="preserve">In summary, </w:t>
      </w:r>
      <w:r w:rsidR="004975CB" w:rsidRPr="00E457C1">
        <w:rPr>
          <w:rFonts w:cs="Times New Roman"/>
          <w:lang w:val="en-US"/>
        </w:rPr>
        <w:t xml:space="preserve">the structure of the </w:t>
      </w:r>
      <w:r w:rsidR="00E63627" w:rsidRPr="00E457C1">
        <w:rPr>
          <w:rFonts w:cs="Times New Roman"/>
          <w:lang w:val="en-US"/>
        </w:rPr>
        <w:t xml:space="preserve">salinity </w:t>
      </w:r>
      <w:r w:rsidR="004975CB" w:rsidRPr="00E457C1">
        <w:rPr>
          <w:rFonts w:cs="Times New Roman"/>
          <w:lang w:val="en-US"/>
        </w:rPr>
        <w:t>biases in the multi-model mean has not changed substantially between CMIP5 and CMIP6 (</w:t>
      </w:r>
      <w:r w:rsidR="004975CB" w:rsidRPr="00E457C1">
        <w:rPr>
          <w:rFonts w:cs="Times New Roman"/>
          <w:i/>
          <w:lang w:val="en-US"/>
        </w:rPr>
        <w:t>medium confidence</w:t>
      </w:r>
      <w:r w:rsidR="004975CB" w:rsidRPr="00E457C1">
        <w:rPr>
          <w:rFonts w:cs="Times New Roman"/>
          <w:lang w:val="en-US"/>
        </w:rPr>
        <w:t xml:space="preserve">), though there is </w:t>
      </w:r>
      <w:r w:rsidR="004975CB" w:rsidRPr="00E457C1">
        <w:rPr>
          <w:rFonts w:cs="Times New Roman"/>
          <w:i/>
          <w:lang w:val="en-US"/>
        </w:rPr>
        <w:t>limited evidence</w:t>
      </w:r>
      <w:r w:rsidR="004975CB" w:rsidRPr="00E457C1">
        <w:rPr>
          <w:noProof/>
          <w:lang w:val="en-US" w:eastAsia="en-US"/>
        </w:rPr>
        <w:t xml:space="preserve"> that the magnitude of</w:t>
      </w:r>
      <w:r w:rsidRPr="00E457C1">
        <w:rPr>
          <w:noProof/>
          <w:lang w:val="en-US" w:eastAsia="en-US"/>
        </w:rPr>
        <w:t xml:space="preserve"> subsurface biases ha</w:t>
      </w:r>
      <w:r w:rsidR="00E63627" w:rsidRPr="00E457C1">
        <w:rPr>
          <w:noProof/>
          <w:lang w:val="en-US" w:eastAsia="en-US"/>
        </w:rPr>
        <w:t>s</w:t>
      </w:r>
      <w:r w:rsidRPr="00E457C1">
        <w:rPr>
          <w:noProof/>
          <w:lang w:val="en-US" w:eastAsia="en-US"/>
        </w:rPr>
        <w:t xml:space="preserve"> </w:t>
      </w:r>
      <w:r w:rsidR="00773722" w:rsidRPr="00E457C1">
        <w:rPr>
          <w:noProof/>
          <w:lang w:val="en-US" w:eastAsia="en-US"/>
        </w:rPr>
        <w:t xml:space="preserve">been </w:t>
      </w:r>
      <w:r w:rsidRPr="00E457C1">
        <w:rPr>
          <w:noProof/>
          <w:lang w:val="en-US" w:eastAsia="en-US"/>
        </w:rPr>
        <w:t>reduced. This provides confidence in the utility of CMIP-class models for detection and attribution of ocean salinity.</w:t>
      </w:r>
    </w:p>
    <w:p w14:paraId="3884F28D" w14:textId="77777777" w:rsidR="009F594A" w:rsidRPr="00E457C1" w:rsidRDefault="009F594A" w:rsidP="009F594A">
      <w:pPr>
        <w:pStyle w:val="AR6BodyText"/>
        <w:jc w:val="both"/>
        <w:rPr>
          <w:rFonts w:cs="Times New Roman"/>
          <w:noProof/>
          <w:lang w:val="en-US"/>
        </w:rPr>
      </w:pPr>
    </w:p>
    <w:p w14:paraId="5F59D0C1" w14:textId="77777777" w:rsidR="009F594A" w:rsidRPr="00E457C1" w:rsidRDefault="009F594A" w:rsidP="009F594A">
      <w:pPr>
        <w:pStyle w:val="AR6BodyText"/>
        <w:jc w:val="both"/>
        <w:rPr>
          <w:rFonts w:cs="Times New Roman"/>
          <w:noProof/>
          <w:lang w:val="en-US"/>
        </w:rPr>
      </w:pPr>
    </w:p>
    <w:p w14:paraId="13AA6B89" w14:textId="370BC640" w:rsidR="009F594A" w:rsidRDefault="009F594A" w:rsidP="009F594A">
      <w:pPr>
        <w:pStyle w:val="AR6Chap3Level33111"/>
        <w:tabs>
          <w:tab w:val="left" w:pos="708"/>
        </w:tabs>
      </w:pPr>
      <w:bookmarkStart w:id="2259" w:name="_Toc6385736"/>
      <w:bookmarkStart w:id="2260" w:name="_Toc70639161"/>
      <w:r>
        <w:t>Salinity</w:t>
      </w:r>
      <w:bookmarkEnd w:id="2259"/>
      <w:r>
        <w:t xml:space="preserve"> Change Attribution</w:t>
      </w:r>
      <w:bookmarkEnd w:id="2260"/>
    </w:p>
    <w:p w14:paraId="0BEC1E12" w14:textId="77777777" w:rsidR="009F594A" w:rsidRDefault="009F594A" w:rsidP="009F594A">
      <w:pPr>
        <w:pStyle w:val="AR6BodyText"/>
        <w:rPr>
          <w:noProof/>
          <w:lang w:eastAsia="en-US"/>
        </w:rPr>
      </w:pPr>
    </w:p>
    <w:p w14:paraId="7C4A4DF6" w14:textId="4B690F59" w:rsidR="009F594A" w:rsidRPr="00E457C1" w:rsidRDefault="009F594A" w:rsidP="009F594A">
      <w:pPr>
        <w:pStyle w:val="AR6BodyText"/>
        <w:rPr>
          <w:noProof/>
          <w:lang w:val="en-US" w:eastAsia="en-US"/>
        </w:rPr>
      </w:pPr>
      <w:r w:rsidRPr="00E457C1">
        <w:rPr>
          <w:noProof/>
          <w:lang w:val="en-US" w:eastAsia="en-US"/>
        </w:rPr>
        <w:t>AR5</w:t>
      </w:r>
      <w:del w:id="2261" w:author="Sara M Tuson" w:date="2021-06-24T10:28:00Z">
        <w:r w:rsidRPr="00E457C1" w:rsidDel="000C4525">
          <w:rPr>
            <w:noProof/>
            <w:lang w:val="en-US" w:eastAsia="en-US"/>
          </w:rPr>
          <w:delText xml:space="preserve">  </w:delText>
        </w:r>
      </w:del>
      <w:ins w:id="2262" w:author="Sara M Tuson" w:date="2021-06-24T10:28:00Z">
        <w:r w:rsidR="000C4525">
          <w:rPr>
            <w:noProof/>
            <w:lang w:val="en-US" w:eastAsia="en-US"/>
          </w:rPr>
          <w:t xml:space="preserve"> </w:t>
        </w:r>
      </w:ins>
      <w:r w:rsidRPr="00E457C1">
        <w:rPr>
          <w:noProof/>
          <w:lang w:val="en-US" w:eastAsia="en-US"/>
        </w:rPr>
        <w:t xml:space="preserve">concluded that it was </w:t>
      </w:r>
      <w:r w:rsidRPr="00E457C1">
        <w:rPr>
          <w:i/>
          <w:iCs/>
          <w:noProof/>
          <w:lang w:val="en-US" w:eastAsia="en-US"/>
        </w:rPr>
        <w:t>very likely</w:t>
      </w:r>
      <w:r w:rsidRPr="00E457C1">
        <w:rPr>
          <w:noProof/>
          <w:lang w:val="en-US" w:eastAsia="en-US"/>
        </w:rPr>
        <w:t xml:space="preserve"> that anthropogenic forcings had made a discernible contribution to surface and subsurface ocean salinity changes since the 1960s</w:t>
      </w:r>
      <w:r w:rsidR="00CA297C" w:rsidRPr="00E457C1">
        <w:rPr>
          <w:noProof/>
          <w:lang w:val="en-US" w:eastAsia="en-US"/>
        </w:rPr>
        <w:t xml:space="preserve"> </w:t>
      </w:r>
      <w:r w:rsidR="00CA297C" w:rsidRPr="00E457C1">
        <w:rPr>
          <w:noProof/>
          <w:lang w:eastAsia="en-US"/>
        </w:rPr>
        <w:fldChar w:fldCharType="begin" w:fldLock="1"/>
      </w:r>
      <w:r w:rsidR="00D33CB6">
        <w:rPr>
          <w:noProof/>
          <w:lang w:val="en-US" w:eastAsia="en-US"/>
        </w:rPr>
        <w:instrText>ADDIN CSL_CITATION { "citationItems" : [ { "id" : "ITEM-1", "itemData" : { "DOI" : "10.1017/CBO9781107415324.010", "ISBN" : "9781107661820", "author" : [ { "dropping-particle" : "", "family" : "Rhein", "given" : "M.", "non-dropping-particle" : "", "parse-names" : false, "suffix" : "" }, { "dropping-particle" : "", "family" : "Rintoul", "given" : "S. R.", "non-dropping-particle" : "", "parse-names" : false, "suffix" : "" }, { "dropping-particle" : "", "family" : "Aoki", "given" : "S.", "non-dropping-particle" : "", "parse-names" : false, "suffix" : "" }, { "dropping-particle" : "", "family" : "Campos", "given" : "E.", "non-dropping-particle" : "", "parse-names" : false, "suffix" : "" }, { "dropping-particle" : "", "family" : "Chambers", "given" : "D.", "non-dropping-particle" : "", "parse-names" : false, "suffix" : "" }, { "dropping-particle" : "", "family" : "Feely", "given" : "R. A.", "non-dropping-particle" : "", "parse-names" : false, "suffix" : "" }, { "dropping-particle" : "", "family" : "Gulev", "given" : "S.", "non-dropping-particle" : "", "parse-names" : false, "suffix" : "" }, { "dropping-particle" : "", "family" : "Johnson", "given" : "G. C.", "non-dropping-particle" : "", "parse-names" : false, "suffix" : "" }, { "dropping-particle" : "", "family" : "Josey", "given" : "S. A.", "non-dropping-particle" : "", "parse-names" : false, "suffix" : "" }, { "dropping-particle" : "", "family" : "Kostianoy", "given" : "A.", "non-dropping-particle" : "", "parse-names" : false, "suffix" : "" }, { "dropping-particle" : "", "family" : "Mauritzen", "given" : "C.", "non-dropping-particle" : "", "parse-names" : false, "suffix" : "" }, { "dropping-particle" : "", "family" : "Roemmich", "given" : "D.", "non-dropping-particle" : "", "parse-names" : false, "suffix" : "" }, { "dropping-particle" : "", "family" : "Talley", "given" : "L. D.", "non-dropping-particle" : "", "parse-names" : false, "suffix" : "" }, { "dropping-particle" : "", "family" : "Wang", "given" : "F.", "non-dropping-particle" : "", "parse-names" : false, "suffix" : "" }, { "dropping-particle" : "", "family" : "Contributing authors",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"255-316", "publisher" : "Cambridge University Press", "publisher-place" : "Cambridge, United Kingdom and New York, NY, USA", "title" : "Observations: Ocean", "translator" : [ { "dropping-particle" : "", "family" : "J4302", "given" : "Rt13", "non-dropping-particle" : "", "parse-names" : false, "suffix" : "" } ], "type" : "chapter" }, "uris" : [ "http://www.mendeley.com/documents/?uuid=51eec33e-8c46-3483-80ff-9b0691e14eb0" ] }, { "id" : "ITEM-2",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Rhein et al., 2013)", "plainTextFormattedCitation" : "(Bindoff et al., 2013; Rhein et al., 2013)", "previouslyFormattedCitation" : "(Bindoff et al., 2013; Rhein et al., 2013)" }, "properties" : { "noteIndex" : 0 }, "schema" : "https://github.com/citation-style-language/schema/raw/master/csl-citation.json" }</w:instrText>
      </w:r>
      <w:r w:rsidR="00CA297C" w:rsidRPr="00E457C1">
        <w:rPr>
          <w:noProof/>
          <w:lang w:eastAsia="en-US"/>
        </w:rPr>
        <w:fldChar w:fldCharType="separate"/>
      </w:r>
      <w:r w:rsidR="00393F8C">
        <w:rPr>
          <w:noProof/>
          <w:lang w:val="en-US" w:eastAsia="en-US"/>
        </w:rPr>
        <w:t>(Bindoff et al., 2013; Rhein et al., 2013)</w:t>
      </w:r>
      <w:r w:rsidR="00CA297C" w:rsidRPr="00E457C1">
        <w:rPr>
          <w:noProof/>
          <w:lang w:eastAsia="en-US"/>
        </w:rPr>
        <w:fldChar w:fldCharType="end"/>
      </w:r>
      <w:r w:rsidRPr="00E457C1">
        <w:rPr>
          <w:noProof/>
          <w:lang w:val="en-US" w:eastAsia="en-US"/>
        </w:rPr>
        <w:t xml:space="preserve">. They highlighted that the spatial patterns of salinity trends, </w:t>
      </w:r>
      <w:r w:rsidR="001C3DF5" w:rsidRPr="00E457C1">
        <w:rPr>
          <w:noProof/>
          <w:lang w:val="en-US" w:eastAsia="en-US"/>
        </w:rPr>
        <w:t>and</w:t>
      </w:r>
      <w:r w:rsidRPr="00E457C1">
        <w:rPr>
          <w:noProof/>
          <w:lang w:val="en-US" w:eastAsia="en-US"/>
        </w:rPr>
        <w:t xml:space="preserve"> the mean fields of salinity and evaporation</w:t>
      </w:r>
      <w:r w:rsidR="00F726B6" w:rsidRPr="00E457C1">
        <w:rPr>
          <w:noProof/>
          <w:lang w:val="en-US" w:eastAsia="en-US"/>
        </w:rPr>
        <w:t xml:space="preserve"> minus </w:t>
      </w:r>
      <w:r w:rsidRPr="00E457C1">
        <w:rPr>
          <w:noProof/>
          <w:lang w:val="en-US" w:eastAsia="en-US"/>
        </w:rPr>
        <w:t>precipitation are all similar, with an enhancement to Atlantic Ocean salinity and freshening in the Pacific and Southern Oceans. Since AR5 all subsequent work on assessing observed and modelled salinity changes has confirmed these results.</w:t>
      </w:r>
    </w:p>
    <w:p w14:paraId="499DC3C3" w14:textId="77777777" w:rsidR="009F594A" w:rsidRPr="00E457C1" w:rsidRDefault="009F594A" w:rsidP="009F594A">
      <w:pPr>
        <w:pStyle w:val="AR6BodyText"/>
        <w:rPr>
          <w:noProof/>
          <w:lang w:val="en-US" w:eastAsia="en-US"/>
        </w:rPr>
      </w:pPr>
    </w:p>
    <w:p w14:paraId="446BF12C" w14:textId="5792E5D0" w:rsidR="009F594A" w:rsidRPr="00E457C1" w:rsidRDefault="009F594A" w:rsidP="009F594A">
      <w:pPr>
        <w:pStyle w:val="AR6BodyText"/>
        <w:rPr>
          <w:noProof/>
          <w:lang w:eastAsia="en-US"/>
        </w:rPr>
      </w:pPr>
      <w:r w:rsidRPr="00E457C1">
        <w:rPr>
          <w:noProof/>
          <w:lang w:val="en-US" w:eastAsia="en-US"/>
        </w:rPr>
        <w:t>Considerable changes to observed broad- or basin-scale ocean near-surface salinity fields have been reported (see Section 2.3.3.2), and these have been linked to changes in the evaporation</w:t>
      </w:r>
      <w:r w:rsidR="00F726B6" w:rsidRPr="00E457C1">
        <w:rPr>
          <w:noProof/>
          <w:lang w:val="en-US" w:eastAsia="en-US"/>
        </w:rPr>
        <w:t xml:space="preserve"> minus </w:t>
      </w:r>
      <w:r w:rsidRPr="00E457C1">
        <w:rPr>
          <w:noProof/>
          <w:lang w:val="en-US" w:eastAsia="en-US"/>
        </w:rPr>
        <w:t xml:space="preserve">precipitation patterns at the ocean surface through model simulations, </w:t>
      </w:r>
      <w:r w:rsidR="00C6243C" w:rsidRPr="00E457C1">
        <w:rPr>
          <w:noProof/>
          <w:lang w:val="en-US" w:eastAsia="en-US"/>
        </w:rPr>
        <w:t xml:space="preserve">typically </w:t>
      </w:r>
      <w:r w:rsidRPr="00E457C1">
        <w:rPr>
          <w:noProof/>
          <w:lang w:val="en-US" w:eastAsia="en-US"/>
        </w:rPr>
        <w:t>expressing a pattern of change where climatological mean fresh regions become fresher and corresponding salty regions becoming saltier</w:t>
      </w:r>
      <w:r w:rsidR="0011726F" w:rsidRPr="00E457C1">
        <w:rPr>
          <w:noProof/>
          <w:lang w:val="en-US" w:eastAsia="en-US"/>
        </w:rPr>
        <w:t xml:space="preserve"> </w:t>
      </w:r>
      <w:r w:rsidR="0011726F">
        <w:rPr>
          <w:noProof/>
          <w:lang w:eastAsia="en-US"/>
        </w:rPr>
        <w:fldChar w:fldCharType="begin" w:fldLock="1"/>
      </w:r>
      <w:r w:rsidR="00455814">
        <w:rPr>
          <w:noProof/>
          <w:lang w:val="en-US" w:eastAsia="en-US"/>
        </w:rPr>
        <w:instrText>ADDIN CSL_CITATION { "citationItems" : [ { "id" : "ITEM-1",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"ITEM-1", "issue" : "6080", "issued" : { "date-parts" : [ [ "2012", "4", "27" ] ] }, "page" : "455-458", "publisher" : "American Association for the Advancement of Science", "title" : "Ocean salinities reveal strong global water cycle intensification during 1950 to 2000", "translator" : [ { "dropping-particle" : "", "family" : "J4281", "given" : "", "non-dropping-particle" : "", "parse-names" : false, "suffix" : "" } ], "type" : "article-journal", "volume" : "336" }, "uris" : [ "http://www.mendeley.com/documents/?uuid=fb7d28a3-afda-333e-bd5e-ae7d9881e57c" ] }, { "id" : "ITEM-2", "itemData" : { "DOI" : "10.1016/B978-0-12-391851-2.00028-3", "ISBN" : "00746142 (ISSN)", "ISSN" : "00746142", "abstract" : "Long-term global ocean salinity variation provides an insight into water cycle change. This connection reflects changes to the evaporation and precipitation (E-P) fields along with terrestrial runoff, which comprises the global water cycle and sets the spatial pattern of salinity on the ocean surface. The dynamic nature of the global ocean ensures that along with E-P, temperature and circulation changes also play a role in driving patterns of salinity change. This chapter provides an introduction to the global water cycle, briefly outlines the history of ocean salinity observation, and introduces results that relate resolved salinity change to water cycle change. Because of sparse observational coverage, the use of climate models are necessary to investigate these relationships. Long-term changes to global ocean salinity suggest that an unambiguous and coherent water cycle change has occurred over the twentieth and early twenty-first centuries. Climate model simulations project that such changes will intensify in the twenty-first century in response to continued greenhouse gas emissions. \u00a9 2013 Elsevier Ltd.", "author" : [ { "dropping-particle" : "", "family" : "Durack", "given" : "Paul J.", "non-dropping-particle" : "", "parse-names" : false, "suffix" : "" }, { "dropping-particle" : "", "family" : "Wijffels", "given" : "Susan E.", "non-dropping-particle" : "", "parse-names" : false, "suffix" : "" }, { "dropping-particle" : "", "family" : "Boyer", "given" : "Tim P.", "non-dropping-particle" : "", "parse-names" : false, "suffix" : "" } ], "container-title" : "International Geophysics", "id" : "ITEM-2", "issued" : { "date-parts" : [ [ "2013", "1", "1" ] ] }, "page" : "727-757", "publisher" : "Academic Press", "title" : "Long-term salinity changes and implications for the global water cycle", "translator" : [ { "dropping-particle" : "", "family" : "J4284", "given" : "", "non-dropping-particle" : "", "parse-names" : false, "suffix" : "" } ], "type" : "article-journal", "volume" : "103" }, "uris" : [ "http://www.mendeley.com/documents/?uuid=464a3edc-2a4c-36da-a107-8ff2d6925e59" ] }, { "id" : "ITEM-3", "itemData" : { "DOI" : "10.1175/JCLI-D-15-0519.1", "ISSN" : "08948755", "abstract" : "The ocean's surface salinity field has changed over the observed record, driven by an intensification of the water cycle in response to global warming. However, the origin and causes of the coincident subsurface salinity changes are not fully understood. The relationship between imposed surface salinity and temperature changes and their corresponding subsurface changes is investigated using idealized ocean model experiments. The ocean's surface has warmed by about 0.58C (50 yr)-1 while the surface salinity pattern has amplified by about 8% per 50 years. The idealized experiments are constructed for a 50-yr period, allowing a qualitative comparison to the observed salinity and temperature changes previously reported. The comparison suggests that changes in both modeled surface salinity and temperature are required to replicate the three-dimensional pattern of observed salinity change. The results also show that the effects of surface changes in temperature and salinity act linearly on the changes in subsurface salinity. Surface salinity pattern amplification appears to be the leading driver of subsurface salinity change on depth surfaces; however, surface warming is also required to replicate the observed patterns of change on density surfaces. This is the result of isopycnal migration modified by the ocean surface warming, which produces significant salinity changes on density surfaces.", "author" : [ { "dropping-particle" : "", "family" : "Lago", "given" : "V\u00e9ronique", "non-dropping-particle" : "", "parse-names" : false, "suffix" : "" }, { "dropping-particle" : "", "family" : "Wijffels", "given" : "Susan E.", "non-dropping-particle" : "", "parse-names" : false, "suffix" : "" }, { "dropping-particle" : "", "family" : "Durack", "given" : "Paul J.", "non-dropping-particle" : "", "parse-names" : false, "suffix" : "" }, { "dropping-particle" : "", "family" : "Church", "given" : "John A.", "non-dropping-particle" : "", "parse-names" : false, "suffix" : "" }, { "dropping-particle" : "", "family" : "Bindoff", "given" : "Nathaniel L.", "non-dropping-particle" : "", "parse-names" : false, "suffix" : "" }, { "dropping-particle" : "", "family" : "Marsland", "given" : "Simon J.", "non-dropping-particle" : "", "parse-names" : false, "suffix" : "" } ], "container-title" : "Journal of Climate", "id" : "ITEM-3", "issue" : "15", "issued" : { "date-parts" : [ [ "2016", "12" ] ] }, "page" : "5575-5588", "publisher" : "American Meteorological Society", "title" : "Simulating the role of surface forcing on observed multidecadal upper-ocean salinity changes", "translator" : [ { "dropping-particle" : "", "family" : "J6367", "given" : "", "non-dropping-particle" : "", "parse-names" : false, "suffix" : "" } ], "type" : "article-journal", "volume" : "29" }, "uris" : [ "http://www.mendeley.com/documents/?uuid=5bb4e6e1-6716-4969-ab50-26666dd49a55" ] }, { "id" : "ITEM-4", "itemData" : { "DOI" : "10.1038/srep38752", "ISBN" : "2045-2322 (Electronic)\\r2045-2322 (Linking)", "ISSN" : "20452322", "PMID" : "27934946", "abstract" : "Global water cycle amplifying at less than the Clausius-Clapeyron rate", "author" : [ { "dropping-particle" : "", "family" : "Skliris", "given" : "Nikolaos", "non-dropping-particle" : "", "parse-names" : false, "suffix" : "" }, { "dropping-particle" : "", "family" : "Zika", "given" : "Jan D.", "non-dropping-particle" : "", "parse-names" : false, "suffix" : "" }, { "dropping-particle" : "", "family" : "Nurser", "given" : "George", "non-dropping-particle" : "", "parse-names" : false, "suffix" : "" }, { "dropping-particle" : "", "family" : "Josey", "given" : "Simon A.", "non-dropping-particle" : "", "parse-names" : false, "suffix" : "" }, { "dropping-particle" : "", "family" : "Marsh", "given" : "Robert", "non-dropping-particle" : "", "parse-names" : false, "suffix" : "" } ], "container-title" : "Scientific Reports", "id" : "ITEM-4", "issue" : "1", "issued" : { "date-parts" : [ [ "2016", "12", "9" ] ] }, "page" : "38752", "publisher" : "Nature Publishing Group", "title" : "Global water cycle amplifying at less than the Clausius-Clapeyron rate", "translator" : [ { "dropping-particle" : "", "family" : "J4467", "given" : "", "non-dropping-particle" : "", "parse-names" : false, "suffix" : "" } ], "type" : "article-journal", "volume" : "6" }, "uris" : [ "http://www.mendeley.com/documents/?uuid=726c7f22-00ad-35d5-a9a3-7029efee628a" ] }, { "id" : "ITEM-5", "itemData" : { "DOI" : "10.1175/JCLI-D-15-0273.1", "ISBN" : "0894-8755", "ISSN" : "08948755", "abstract" : "The global water cycle leaves an imprint on ocean salinity through evaporation and precipitation. It has been proposed that observed changes in salinity can be used to infer changes in the water cycle. Here salinity is characterized by the distribution of water masses in salinity coordinates. Only mixing and sources and sinks of freshwater and salt can modify this distribution. Mixing acts to collapse the distribution, making saline waters fresher and fresh waters more saline. Hence, in steady state, there must be net precipitation over fresh waters and net evaporation over saline waters. A simple model is developed to describe the relationship between the breadth of the distribution, the water cycle, and mixing?the latter being characterized by an e-folding time scale. In both observations and a state-of-the-art ocean model, the water cycle maintains a salinity distribution in steady state with a mixing time scale of the order of 50 yr. The same simple model predicts the response of the salinity distribution to a change in the water cycle. This study suggests that observations of changes in ocean salinity could be used to infer changes in the hydrological cycle.", "author" : [ { "dropping-particle" : "", "family" : "Zika", "given" : "Jan D.", "non-dropping-particle" : "", "parse-names" : false, "suffix" : "" }, { "dropping-particle" : "", "family" : "Skliris", "given" : "Nikolaos", "non-dropping-particle" : "", "parse-names" : false, "suffix" : "" }, { "dropping-particle" : "", "family" : "Nurser", "given" : "A. J. George", "non-dropping-particle" : "", "parse-names" : false, "suffix" : "" }, { "dropping-particle" : "", "family" : "Josey", "given" : "Simon A.", "non-dropping-particle" : "", "parse-names" : false, "suffix" : "" }, { "dropping-particle" : "", "family" : "Mudryk", "given" : "Lawrence", "non-dropping-particle" : "", "parse-names" : false, "suffix" : "" }, { "dropping-particle" : "", "family" : "Lalibert\u00e9", "given" : "Fr\u00e9d\u00e9ric", "non-dropping-particle" : "", "parse-names" : false, "suffix" : "" }, { "dropping-particle" : "", "family" : "Marsh", "given" : "Robert", "non-dropping-particle" : "", "parse-names" : false, "suffix" : "" } ], "container-title" : "Journal of Climate", "id" : "ITEM-5", "issue" : "24", "issued" : { "date-parts" : [ [ "2015", "12", "18" ] ] }, "page" : "9550-9560", "title" : "Maintenance and broadening of the ocean's salinity distribution by the water cycle", "translator" : [ { "dropping-particle" : "", "family" : "J4465", "given" : "", "non-dropping-particle" : "", "parse-names" : false, "suffix" : "" } ], "type" : "article-journal", "volume" : "28" }, "uris" : [ "http://www.mendeley.com/documents/?uuid=0779b2f3-4a12-3e8e-a812-f20a2b57bd7d" ] }, { "id" : "ITEM-6", "itemData" : { "DOI" : "10.1007/s00382-017-4053-7", "ISBN" : "0123456789", "ISSN" : "14320894", "author" : [ { "dropping-particle" : "", "family" : "Skliris", "given" : "N.", "non-dropping-particle" : "", "parse-names" : false, "suffix" : "" }, { "dropping-particle" : "", "family" : "Zika", "given" : "J. D.", "non-dropping-particle" : "", "parse-names" : false, "suffix" : "" }, { "dropping-particle" : "", "family" : "Herold", "given" : "L.", "non-dropping-particle" : "", "parse-names" : false, "suffix" : "" }, { "dropping-particle" : "", "family" : "Josey", "given" : "S. A.", "non-dropping-particle" : "", "parse-names" : false, "suffix" : "" }, { "dropping-particle" : "", "family" : "Marsh", "given" : "R.", "non-dropping-particle" : "", "parse-names" : false, "suffix" : "" } ], "container-title" : "Climate Dynamics", "id" : "ITEM-6", "issued" : { "date-parts" : [ [ "2018", "1", "10" ] ] }, "page" : "1-20", "publisher" : "Springer Berlin Heidelberg", "title" : "Mediterranean sea water budget long-term trend inferred from salinity observations", "translator" : [ { "dropping-particle" : "", "family" : "J4466", "given" : "", "non-dropping-particle" : "", "parse-names" : false, "suffix" : "" } ], "type" : "article-newspaper" }, "uris" : [ "http://www.mendeley.com/documents/?uuid=02661a7b-830c-30da-a688-3765d04f56be" ] }, { "id" : "ITEM-7",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1.9% 6 0.6% from 1960 to 1990 and by 3.3% 6 0.4% from 1991 to 2017 (5.2% 6 0.4% for 1960\u20132017), indicating an acceleration of the pattern amplification in recent decades. Combining this estimate with model simulations, we show that the change in SC2000 since 1960 emerges clearly as an anthropogenic signal from the natural variability. Based on the salinity-contrast metrics and model simulations, we find a water cycle amplification of 2.6% 6 4.4% K21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"ITEM-7", "issue" : "23", "issued" : { "date-parts" : [ [ "2020" ] ] }, "page" : "10357-10381", "title" : "Improved estimates of changes in upper ocean salinity and the hydrological cycle", "translator" : [ { "dropping-particle" : "", "family" : "J6862", "given" : "", "non-dropping-particle" : "", "parse-names" : false, "suffix" : "" } ], "type" : "article-journal", "volume" : "33" }, "uris" : [ "http://www.mendeley.com/documents/?uuid=6131c3de-8232-4104-828b-97494e3603ff" ] } ], "mendeley" : { "formattedCitation" : "(Durack et al., 2012, 2013; Zika et al., 2015; Lago et al., 2016; Skliris et al., 2016, 2018; Cheng et al., 2020)", "manualFormatting" : "(Durack et al., 2012, 2013; Zika et al., 2015; Lago et al., 2016; Skliris et al., 2016, 2018; Cheng et al., 2020)", "plainTextFormattedCitation" : "(Durack et al., 2012, 2013; Zika et al., 2015; Lago et al., 2016; Skliris et al., 2016, 2018; Cheng et al., 2020)", "previouslyFormattedCitation" : "(Durack et al., 2012, 2013; Zika et al., 2015; Lago et al., 2016; Skliris et al., 2016, 2018; Cheng et al., 2020)" }, "properties" : { "noteIndex" : 0 }, "schema" : "https://github.com/citation-style-language/schema/raw/master/csl-citation.json" }</w:instrText>
      </w:r>
      <w:r w:rsidR="0011726F">
        <w:rPr>
          <w:noProof/>
          <w:lang w:eastAsia="en-US"/>
        </w:rPr>
        <w:fldChar w:fldCharType="separate"/>
      </w:r>
      <w:r w:rsidR="00393F8C">
        <w:rPr>
          <w:noProof/>
          <w:lang w:val="en-CA" w:eastAsia="en-US"/>
        </w:rPr>
        <w:t>(Durack et al., 2012, 2013; Zika et al., 2015; Lago et al., 2016; Skliris et al., 2016, 2018; Cheng et al., 202</w:t>
      </w:r>
      <w:r w:rsidR="00455814">
        <w:rPr>
          <w:noProof/>
          <w:lang w:val="en-CA" w:eastAsia="en-US"/>
        </w:rPr>
        <w:t>0)</w:t>
      </w:r>
      <w:r w:rsidR="0011726F">
        <w:rPr>
          <w:noProof/>
          <w:lang w:eastAsia="en-US"/>
        </w:rPr>
        <w:fldChar w:fldCharType="end"/>
      </w:r>
      <w:r w:rsidR="00E8327D" w:rsidRPr="00E457C1">
        <w:rPr>
          <w:noProof/>
          <w:lang w:val="en-US" w:eastAsia="en-US"/>
        </w:rPr>
        <w:t>, also broadly present in the CMIP6 multi-model mean (</w:t>
      </w:r>
      <w:r w:rsidR="00F9109E" w:rsidRPr="00966E95">
        <w:rPr>
          <w:noProof/>
          <w:lang w:val="en-CA" w:eastAsia="en-US"/>
        </w:rPr>
        <w:t>Figure 3.27</w:t>
      </w:r>
      <w:r w:rsidRPr="00966E95">
        <w:rPr>
          <w:noProof/>
          <w:lang w:val="en-CA" w:eastAsia="en-US"/>
        </w:rPr>
        <w:t xml:space="preserve">). </w:t>
      </w:r>
      <w:r w:rsidR="001A7679" w:rsidRPr="000D3C57">
        <w:rPr>
          <w:noProof/>
          <w:lang w:val="en-CA" w:eastAsia="en-US"/>
        </w:rPr>
        <w:t>At basin-scales, t</w:t>
      </w:r>
      <w:r w:rsidRPr="00E457C1">
        <w:rPr>
          <w:noProof/>
          <w:lang w:val="en-US" w:eastAsia="en-US"/>
        </w:rPr>
        <w:t>he depth-integrated effect of mean salinity changes as captured in halosteric sea level for the top 0 to 2000 m has also been assessed</w:t>
      </w:r>
      <w:r w:rsidR="00F726B6" w:rsidRPr="00E457C1">
        <w:rPr>
          <w:noProof/>
          <w:lang w:val="en-US" w:eastAsia="en-US"/>
        </w:rPr>
        <w:t xml:space="preserve"> based on observational products</w:t>
      </w:r>
      <w:r w:rsidRPr="00E457C1">
        <w:rPr>
          <w:noProof/>
          <w:lang w:val="en-US" w:eastAsia="en-US"/>
        </w:rPr>
        <w:t>, and these results mirror near-surface patterns</w:t>
      </w:r>
      <w:r w:rsidR="001A7679" w:rsidRPr="00E457C1">
        <w:rPr>
          <w:noProof/>
          <w:lang w:val="en-US" w:eastAsia="en-US"/>
        </w:rPr>
        <w:t xml:space="preserve"> in the CMIP5 and CMIP6 model</w:t>
      </w:r>
      <w:r w:rsidR="00F726B6" w:rsidRPr="00E457C1">
        <w:rPr>
          <w:noProof/>
          <w:lang w:val="en-US" w:eastAsia="en-US"/>
        </w:rPr>
        <w:t>s</w:t>
      </w:r>
      <w:r w:rsidR="001C3DF5" w:rsidRPr="00E457C1">
        <w:rPr>
          <w:noProof/>
          <w:lang w:val="en-US" w:eastAsia="en-US"/>
        </w:rPr>
        <w:t xml:space="preserve">, with most areas that are becoming fresher at the surface exhibiting increases in halosteric sea level, and areas becoming saltier exhibiting decreases </w:t>
      </w:r>
      <w:r>
        <w:fldChar w:fldCharType="begin" w:fldLock="1"/>
      </w:r>
      <w:ins w:id="2263" w:author="Robin Matthews" w:date="2021-06-15T15:16:00Z">
        <w:r w:rsidR="00661E54">
          <w:rPr>
            <w:noProof/>
            <w:lang w:val="en-US" w:eastAsia="en-US"/>
          </w:rPr>
          <w:instrText>ADDIN CSL_CITATION { "citationItems" : [ { "id" : "ITEM-1", "itemData" : { "DOI" : "10.1088/1748-9326/9/11/114017", "ISSN" : "17489326", "abstract" : "Of the many processes contributing to long-term sea-level change, little attention has been paid to the large-scale contributions of salinity-driven halosteric changes. We evaluate observed and simulated estimates of long-term (1950-present) halosteric patterns and compare these to corresponding thermosteric changes. Spatially coherent halosteric patterns are visible in the historical record, and are consistent with estimates of long-term water cycle amplification. Our results suggest that long-term basin-scale halosteric changes in the Pacific and Atlantic are substantially larger than previously assumed, with observed estimates and coupled climate models suggesting magnitudes of \u223c25% of the corresponding thermosteric changes. In both observations and simulations, Pacific basin-scale freshening leads to a density reduction that augments coincident thermosteric expansion, whereas in the Atlantic halosteric changes partially compensate strong thermosteric expansion via a basin-scale enhanced salinity density increase. Although regional differences are apparent, at basin-scales consistency is found between the observed and simulated partitioning of halosteric and thermosteric changes, and suggests that models are simulating the processes driving observed long-term basin-scale steric changes. Further analysis demonstrates that the observed halosteric changes and their basin partitioning are consistent with CMIP5 simulations that include anthropogenic CO&lt;inf&gt;2&lt;/inf&gt; forcings (Historical), but are found to be inconsistent with simulations that exclude anthropogenic forcings (HistoricalNat).", "author" : [ { "dropping-particle" : "", "family" : "Durack", "given" : "Paul J.", "non-dropping-particle" : "", "parse-names" : false, "suffix" : "" }, { "dropping-particle" : "", "family" : "Wijffels", "given" : "Susan E.", "non-dropping-particle" : "", "parse-names" : false, "suffix" : "" }, { "dropping-particle" : "", "family" : "Gleckler", "given" : "Peter J.", "non-dropping-particle" : "", "parse-names" : false, "suffix" : "" } ], "container-title" : "Environmental Research Letters", "id" : "ITEM-1", "issue" : "11", "issued" : { "date-parts" : [ [ "2014" ] ] }, "title" : "Long-term sea-level change revisited: The role of salinity", "translator" : [ { "dropping-particle" : "", "family" : "J6199", "given" : "", "non-dropping-particle" : "", "parse-names" : false, "suffix" : "" } ], "type" : "article-journal", "volume" : "9" }, "uris" : [ "http://www.mendeley.com/documents/?uuid=2eda9bbc-c9f6-466d-a1b9-93572d2672f1" ] } ], "mendeley" : { "formattedCitation" : "(Durack et al., 2014b)", "manualFormatting" : "(Durack et al., 2014a", "plainTextFormattedCitation" : "(Durack et al., 2014b)", "previouslyFormattedCitation" : "(Durack et al., 2014b)" }, "properties" : { "noteIndex" : 0 }, "schema" : "https://github.com/citation-style-language/schema/raw/master/csl-citation.json" }</w:instrText>
        </w:r>
      </w:ins>
      <w:del w:id="2264" w:author="Robin Matthews" w:date="2021-06-15T15:16:00Z">
        <w:r w:rsidR="00E719C0" w:rsidDel="00661E54">
          <w:rPr>
            <w:noProof/>
            <w:lang w:val="en-US" w:eastAsia="en-US"/>
          </w:rPr>
          <w:delInstrText>ADDIN CSL_CITATION { "citationItems" : [ { "id" : "ITEM-1", "itemData" : { "DOI" : "10.1088/1748-9326/9/11/114017", "ISSN" : "17489326", "abstract" : "Of the many processes contributing to long-term sea-level change, little attention has been paid to the large-scale contributions of salinity-driven halosteric changes. We evaluate observed and simulated estimates of long-term (1950-present) halosteric patterns and compare these to corresponding thermosteric changes. Spatially coherent halosteric patterns are visible in the historical record, and are consistent with estimates of long-term water cycle amplification. Our results suggest that long-term basin-scale halosteric changes in the Pacific and Atlantic are substantially larger than previously assumed, with observed estimates and coupled climate models suggesting magnitudes of \u223c25% of the corresponding thermosteric changes. In both observations and simulations, Pacific basin-scale freshening leads to a density reduction that augments coincident thermosteric expansion, whereas in the Atlantic halosteric changes partially compensate strong thermosteric expansion via a basin-scale enhanced salinity density increase. Although regional differences are apparent, at basin-scales consistency is found between the observed and simulated partitioning of halosteric and thermosteric changes, and suggests that models are simulating the processes driving observed long-term basin-scale steric changes. Further analysis demonstrates that the observed halosteric changes and their basin partitioning are consistent with CMIP5 simulations that include anthropogenic CO&lt;inf&gt;2&lt;/inf&gt; forcings (Historical), but are found to be inconsistent with simulations that exclude anthropogenic forcings (HistoricalNat).", "author" : [ { "dropping-particle" : "", "family" : "Durack", "given" : "Paul J.", "non-dropping-particle" : "", "parse-names" : false, "suffix" : "" }, { "dropping-particle" : "", "family" : "Wijffels", "given" : "Susan E.", "non-dropping-particle" : "", "parse-names" : false, "suffix" : "" }, { "dropping-particle" : "", "family" : "Gleckler", "given" : "Peter J.", "non-dropping-particle" : "", "parse-names" : false, "suffix" : "" } ], "container-title" : "Environmental Research Letters", "id" : "ITEM-1", "issue" : "11", "issued" : { "date-parts" : [ [ "2014" ] ] }, "title" : "Long-term sea-level change revisited: The role of salinity", "translator" : [ { "dropping-particle" : "", "family" : "J6199", "given" : "", "non-dropping-particle" : "", "parse-names" : false, "suffix" : "" } ], "type" : "article-journal", "volume" : "9" }, "uris" : [ "http://www.mendeley.com/documents/?uuid=2eda9bbc-c9f6-466d-a1b9-93572d2672f1" ] } ], "mendeley" : { "formattedCitation" : "(Durack et al., 2014b)", "manualFormatting" : "(Durack et al., 2014b", "plainTextFormattedCitation" : "(Durack et al., 2014b)", "previouslyFormattedCitation" : "(Durack et al., 2014b)" }, "properties" : { "noteIndex" : 0 }, "schema" : "https://github.com/citation-style-language/schema/raw/master/csl-citation.json" }</w:delInstrText>
        </w:r>
      </w:del>
      <w:r>
        <w:fldChar w:fldCharType="separate"/>
      </w:r>
      <w:r w:rsidR="00393F8C">
        <w:rPr>
          <w:noProof/>
          <w:lang w:val="en-US" w:eastAsia="en-US"/>
        </w:rPr>
        <w:t>(Durack et al., 2014a</w:t>
      </w:r>
      <w:r>
        <w:fldChar w:fldCharType="end"/>
      </w:r>
      <w:r w:rsidRPr="00E457C1">
        <w:rPr>
          <w:noProof/>
          <w:lang w:val="en-US" w:eastAsia="en-US"/>
        </w:rPr>
        <w:t xml:space="preserve">; </w:t>
      </w:r>
      <w:r w:rsidR="00F9109E" w:rsidRPr="00AC1A12">
        <w:rPr>
          <w:noProof/>
          <w:lang w:val="en-CA" w:eastAsia="en-US"/>
        </w:rPr>
        <w:t>Figure 3.28</w:t>
      </w:r>
      <w:r w:rsidRPr="00E457C1">
        <w:rPr>
          <w:noProof/>
          <w:lang w:val="en-US" w:eastAsia="en-US"/>
        </w:rPr>
        <w:t>). Further investigations using observations and models together have tied the long-term patterns of surface and subsurface salinity changes to coincident changes to the evaporation</w:t>
      </w:r>
      <w:r w:rsidR="00F726B6" w:rsidRPr="00E457C1">
        <w:rPr>
          <w:noProof/>
          <w:lang w:val="en-US" w:eastAsia="en-US"/>
        </w:rPr>
        <w:t xml:space="preserve"> minus </w:t>
      </w:r>
      <w:r w:rsidRPr="00E457C1">
        <w:rPr>
          <w:noProof/>
          <w:lang w:val="en-US" w:eastAsia="en-US"/>
        </w:rPr>
        <w:t xml:space="preserve">precipitation field over the ocean </w:t>
      </w:r>
      <w:r>
        <w:rPr>
          <w:noProof/>
          <w:lang w:eastAsia="en-US"/>
        </w:rPr>
        <w:fldChar w:fldCharType="begin" w:fldLock="1"/>
      </w:r>
      <w:r w:rsidR="00E719C0">
        <w:rPr>
          <w:noProof/>
          <w:lang w:val="en-US" w:eastAsia="en-US"/>
        </w:rPr>
        <w:instrText>ADDIN CSL_CITATION { "citationItems" : [ { "id" : "ITEM-1", "itemData" : { "DOI" : "10.5670/oceanog.2015.03", "ISBN" : "9788578110796", "ISSN" : "10428275", "PMID" : "25246403", "abstract" : "Alterations to the global water cycle are of concern as Earth\u2019s climate changes. Although policymakers are mainly interested in changes to terrestrial rainfall\u2014where, when, and how much it\u2019s going to rain\u2014the largest component of the global water cycle operates over the ocean where nearly all of Earth\u2019s free water resides. Approximately 80% of Earth\u2019s surface freshwater fluxes occur over the ocean; its surface salinity responds to changing evaporation and precipitation patterns by displaying salty or fresh anomalies. The salinity field integrates sporadic surface fluxes over time, and after accounting for ocean circulation and mixing, salinity changes resulting from longterm alternations to surface evaporation and precipitation are evident. Thus, ocean salinity measurements can provide insights into water-cycle operation and its longterm change. Although poor observational coverage and an incomplete view of the interaction of all water-cycle components limits our understanding, climate models are beginning to provide insights that are complementing observations. This new information suggests that the global water cycle is rapidly intensifying.", "author" : [ { "dropping-particle" : "", "family" : "Durack", "given" : "Paul J.", "non-dropping-particle" : "", "parse-names" : false, "suffix" : "" } ], "container-title" : "Oceanography", "id" : "ITEM-1", "issue" : "1", "issued" : { "date-parts" : [ [ "2015", "3", "1" ] ] }, "page" : "20-31", "title" : "Ocean salinity and the global water cycle", "translator" : [ { "dropping-particle" : "", "family" : "J4287", "given" : "", "non-dropping-particle" : "", "parse-names" : false, "suffix" : "" } ], "type" : "article-journal", "volume" : "28" }, "uris" : [ "http://www.mendeley.com/documents/?uuid=e2f0b4e1-43c9-3c12-99bf-52cf2209c1f5" ] }, { "id" : "ITEM-2", "itemData" : { "DOI" : "10.1126/science.1212222", "ISBN" : "1095-9203 (Electronic)\\n0036-8075 (Linking)", "ISSN" : "10959203", "PMID" : "22539717", "abstract" : "Fundamental thermodynamics and climate models suggest that dry regions will become drier and wet regions will become wetter in response to warming. Efforts to detect this long-term response in sparse surface observations of rainfall and evaporation remain ambiguous. We show that ocean salinity patterns express an identifiable fingerprint of an intensifying water cycle. Our 50-year observed global surface salinity changes, combined with changes from global climate models, present robust evidence of an intensified global water cycle at a rate of 8 \u00b1 5% per degree of surface warming. This rate is double the response projected by current-generation climate models and suggests that a substantial (16 to 24%) intensification of the global water cycle will occur in a future 2\u00b0 to 3\u00b0 warmer world.", "author" : [ { "dropping-particle" : "", "family" : "Durack", "given" : "Paul J.", "non-dropping-particle" : "", "parse-names" : false, "suffix" : "" }, { "dropping-particle" : "", "family" : "Wijffels", "given" : "Susan E.", "non-dropping-particle" : "", "parse-names" : false, "suffix" : "" }, { "dropping-particle" : "", "family" : "Matear", "given" : "Richard J.", "non-dropping-particle" : "", "parse-names" : false, "suffix" : "" } ], "container-title" : "Science", "id" : "ITEM-2", "issue" : "6080", "issued" : { "date-parts" : [ [ "2012", "4", "27" ] ] }, "page" : "455-458", "publisher" : "American Association for the Advancement of Science", "title" : "Ocean salinities reveal strong global water cycle intensification during 1950 to 2000", "translator" : [ { "dropping-particle" : "", "family" : "J4281", "given" : "", "non-dropping-particle" : "", "parse-names" : false, "suffix" : "" } ], "type" : "article-journal", "volume" : "336" }, "uris" : [ "http://www.mendeley.com/documents/?uuid=fb7d28a3-afda-333e-bd5e-ae7d9881e57c" ] }, { "id" : "ITEM-3", "itemData" : { "DOI" : "10.1016/B978-0-12-391851-2.00028-3", "ISBN" : "00746142 (ISSN)", "ISSN" : "00746142", "abstract" : "Long-term global ocean salinity variation provides an insight into water cycle change. This connection reflects changes to the evaporation and precipitation (E-P) fields along with terrestrial runoff, which comprises the global water cycle and sets the spatial pattern of salinity on the ocean surface. The dynamic nature of the global ocean ensures that along with E-P, temperature and circulation changes also play a role in driving patterns of salinity change. This chapter provides an introduction to the global water cycle, briefly outlines the history of ocean salinity observation, and introduces results that relate resolved salinity change to water cycle change. Because of sparse observational coverage, the use of climate models are necessary to investigate these relationships. Long-term changes to global ocean salinity suggest that an unambiguous and coherent water cycle change has occurred over the twentieth and early twenty-first centuries. Climate model simulations project that such changes will intensify in the twenty-first century in response to continued greenhouse gas emissions. \u00a9 2013 Elsevier Ltd.", "author" : [ { "dropping-particle" : "", "family" : "Durack", "given" : "Paul J.", "non-dropping-particle" : "", "parse-names" : false, "suffix" : "" }, { "dropping-particle" : "", "family" : "Wijffels", "given" : "Susan E.", "non-dropping-particle" : "", "parse-names" : false, "suffix" : "" }, { "dropping-particle" : "", "family" : "Boyer", "given" : "Tim P.", "non-dropping-particle" : "", "parse-names" : false, "suffix" : "" } ], "container-title" : "International Geophysics", "id" : "ITEM-3", "issued" : { "date-parts" : [ [ "2013", "1", "1" ] ] }, "page" : "727-757", "publisher" : "Academic Press", "title" : "Long-term salinity changes and implications for the global water cycle", "translator" : [ { "dropping-particle" : "", "family" : "J4284", "given" : "", "non-dropping-particle" : "", "parse-names" : false, "suffix" : "" } ], "type" : "article-journal", "volume" : "103" }, "uris" : [ "http://www.mendeley.com/documents/?uuid=464a3edc-2a4c-36da-a107-8ff2d6925e59" ] }, { "id" : "ITEM-4", "itemData" : { "DOI" : "10.1002/2016JC012091", "ISSN" : "21699291", "abstract" : "A novel assessment of recent changes in air-sea freshwater fluxes has been conducted using a surface temperature-salinity framework applied to four atmospheric reanalyses. Viewed in the T-S space of the ocean surface, the complex pattern of the longitude-latitude space mean global Precipitation minus Evaporation (PME) reduces to three distinct regions. The analysis is conducted for the period 1979-2007 for which there is most evidence for a broadening of the (atmospheric) tropical belt. All four of the reanalyses display an increase in strength of the water cycle. The range of increase is between 2% and 30% over the period analyzed, with an average of 14%. Considering the average across the reanalyses, the water cycle changes are dominated by changes in tropical as opposed to mid-high latitude precipitation. The increases in the water cycle strength, are consistent in sign, but larger than in a 1% greenhouse gas run of the HadGEM3 climate model. In the model a shift of the precipitation/evaporation cells to higher temperatures is more evident, due to the much stronger global warming signal. The observed changes in freshwater fluxes appear to be reflected in changes in the T-S distribution of the Global Ocean. Specifically, across the diverse range of atmospheric reanalyses considered here, there was an acceleration of the hydrological cycle during 1979-2007 which led to a broadening of the ocean's salinity distribution. Finally, although the reanalyses indicate that the warm temperature tropical precipitation dominated water cycle change, ocean observations suggest that ocean processes redistributed the freshening to lower ocean temperatures.", "author" : [ { "dropping-particle" : "", "family" : "Grist", "given" : "Jeremy P.", "non-dropping-particle" : "", "parse-names" : false, "suffix" : "" }, { "dropping-particle" : "", "family" : "Josey", "given" : "Simon A.", "non-dropping-particle" : "", "parse-names" : false, "suffix" : "" }, { "dropping-particle" : "", "family" : "Zika", "given" : "Jan D.", "non-dropping-particle" : "", "parse-names" : false, "suffix" : "" }, { "dropping-particle" : "", "family" : "Evans", "given" : "Dafydd Gwyn", "non-dropping-particle" : "", "parse-names" : false, "suffix" : "" }, { "dropping-particle" : "", "family" : "Skliris", "given" : "Nikolaos", "non-dropping-particle" : "", "parse-names" : false, "suffix" : "" } ], "container-title" : "Journal of Geophysical Research: Oceans", "id" : "ITEM-4", "issue" : "12", "issued" : { "date-parts" : [ [ "2016", "12", "1" ] ] }, "page" : "8787-8806", "publisher" : "Wiley-Blackwell", "title" : "Assessing recent air-sea freshwater flux changes using a surface temperature-salinity space framework", "translator" : [ { "dropping-particle" : "", "family" : "J4464", "given" : "", "non-dropping-particle" : "", "parse-names" : false, "suffix" : "" } ], "type" : "article-journal", "volume" : "121" }, "uris" : [ "http://www.mendeley.com/documents/?uuid=e17dd6f2-106e-36db-a3a8-fa36ae70627d" ] }, { "id" : "ITEM-5", "itemData" : { "DOI" : "10.1175/JCLI-D-15-0143.1", "ISSN" : "08948755", "abstract" : "AbstractThe global water cycle is predicted to intensify under various greenhouse gas emissions scenarios. Here we assess the nature and strength of the expected changes for the ocean in the coming century by examining the output of several CMIP5 model runs for the periods 1990-2000 and 2090-2100 and comparing them to a dataset built from modern observations. Key elements of the water cycle, such as the atmospheric vapor transport, the evaporation minus precipitation over the ocean and the surface salinity, show significant changes over the coming century. The intensification of the water cycle leads to increased salinity contrasts in the ocean, both within and between basins. Regional projections for several areas important to large-scale ocean circulation are presented, including the export of atmospheric moisture across the tropical Americas from Atlantic to Pacific, the freshwater gain of high latitude deepwater formation sites, and the basin averaged evaporation minus precipitation with implications for interbasin mass transports.", "author" : [ { "dropping-particle" : "", "family" : "Levang", "given" : "Samuel J.", "non-dropping-particle" : "", "parse-names" : false, "suffix" : "" }, { "dropping-particle" : "", "family" : "Schmitt", "given" : "Raymond W.", "non-dropping-particle" : "", "parse-names" : false, "suffix" : "" } ], "container-title" : "Journal of Climate", "id" : "ITEM-5", "issue" : "16", "issued" : { "date-parts" : [ [ "2015", "8", "10" ] ] }, "page" : "6489-6502", "title" : "Centennial changes of the global water cycle in CMIP5 models", "translator" : [ { "dropping-particle" : "", "family" : "J4354", "given" : "", "non-dropping-particle" : "", "parse-names" : false, "suffix" : "" } ], "type" : "article-journal", "volume" : "28" }, "uris" : [ "http://www.mendeley.com/documents/?uuid=fb321021-99c1-3514-b302-1b4839fe97d9" ] }, { "id" : "ITEM-6", "itemData" : { "DOI" : "10.1175/JCLI-D-15-0273.1", "ISBN" : "0894-8755", "ISSN" : "08948755", "abstract" : "The global water cycle leaves an imprint on ocean salinity through evaporation and precipitation. It has been proposed that observed changes in salinity can be used to infer changes in the water cycle. Here salinity is characterized by the distribution of water masses in salinity coordinates. Only mixing and sources and sinks of freshwater and salt can modify this distribution. Mixing acts to collapse the distribution, making saline waters fresher and fresh waters more saline. Hence, in steady state, there must be net precipitation over fresh waters and net evaporation over saline waters. A simple model is developed to describe the relationship between the breadth of the distribution, the water cycle, and mixing?the latter being characterized by an e-folding time scale. In both observations and a state-of-the-art ocean model, the water cycle maintains a salinity distribution in steady state with a mixing time scale of the order of 50 yr. The same simple model predicts the response of the salinity distribution to a change in the water cycle. This study suggests that observations of changes in ocean salinity could be used to infer changes in the hydrological cycle.", "author" : [ { "dropping-particle" : "", "family" : "Zika", "given" : "Jan D.", "non-dropping-particle" : "", "parse-names" : false, "suffix" : "" }, { "dropping-particle" : "", "family" : "Skliris", "given" : "Nikolaos", "non-dropping-particle" : "", "parse-names" : false, "suffix" : "" }, { "dropping-particle" : "", "family" : "Nurser", "given" : "A. J. George", "non-dropping-particle" : "", "parse-names" : false, "suffix" : "" }, { "dropping-particle" : "", "family" : "Josey", "given" : "Simon A.", "non-dropping-particle" : "", "parse-names" : false, "suffix" : "" }, { "dropping-particle" : "", "family" : "Mudryk", "given" : "Lawrence", "non-dropping-particle" : "", "parse-names" : false, "suffix" : "" }, { "dropping-particle" : "", "family" : "Lalibert\u00e9", "given" : "Fr\u00e9d\u00e9ric", "non-dropping-particle" : "", "parse-names" : false, "suffix" : "" }, { "dropping-particle" : "", "family" : "Marsh", "given" : "Robert", "non-dropping-particle" : "", "parse-names" : false, "suffix" : "" } ], "container-title" : "Journal of Climate", "id" : "ITEM-6", "issue" : "24", "issued" : { "date-parts" : [ [ "2015", "12", "18" ] ] }, "page" : "9550-9560", "title" : "Maintenance and broadening of the ocean's salinity distribution by the water cycle", "translator" : [ { "dropping-particle" : "", "family" : "J4465", "given" : "", "non-dropping-particle" : "", "parse-names" : false, "suffix" : "" } ], "type" : "article-journal", "volume" : "28" }, "uris" : [ "http://www.mendeley.com/documents/?uuid=0779b2f3-4a12-3e8e-a812-f20a2b57bd7d" ] }, { "id" : "ITEM-7", "itemData" : { "DOI" : "10.1088/1748-9326/aace42", "ISSN" : "17489326", "abstract" : "Changes in the global water cycle critically impact environmental, agricultural, and energy systems relied upon by humanity (Jim\u00e9nez Cisneros et al 2014 Climate Change 2014: Impacts, Adaptation, and Vulnerability (Cambridge: Cambridge University Press)). Understanding recent water cycle change is essential in constraining future projections. Warming-induced water cycle change is expected to amplify the pattern of sea surface salinity (Durack et al 2012 Science 336 455\u20138). A puzzle has, however, emerged. The surface salinity pattern has amplified by 5%\u20138% since the 1950s (Durack et al 2012 Science 336 455\u20138, Skliris et al 2014 Clim. Dyn. 43 709\u201336) while the water cycle is thought to have amplified at close to half that rate (Durack et al 2012 Science 336 455\u20138, Skliris et al 2016 Sci. Rep. 6 752). This discrepancy is also replicated in climate projections of the 21st century (Durack et al 2012 Science 336 455\u20138). Using targeted numerical ocean model experiments we find that, while surface water fluxes due to water cycle change and ice mass loss amplify the surface salinity pattern, ocean warming exerts a substantial influence. Warming increases near-surface stratification, inhibiting the decay of existing salinity contrasts and further amplifying surface salinity patterns. Observed ocean warming can explain approximately half of observed surface salinity pattern changes from 1957\u20132016 with ice mass loss playing a minor role. Water cycle change of 3.6% \u00b1 2.1% per degree Celsius of surface air temperature change is sufficient to explain the remaining observed salinity pattern change.", "author" : [ { "dropping-particle" : "", "family" : "Zika", "given" : "Jan D.", "non-dropping-particle" : "", "parse-names" : false, "suffix" : "" }, { "dropping-particle" : "", "family" : "Skliris", "given" : "Nikolaos", "non-dropping-particle" : "", "parse-names" : false, "suffix" : "" }, { "dropping-particle" : "", "family" : "Blaker", "given" : "Adam T.", "non-dropping-particle" : "", "parse-names" : false, "suffix" : "" }, { "dropping-particle" : "", "family" : "Marsh", "given" : "Robert", "non-dropping-particle" : "", "parse-names" : false, "suffix" : "" }, { "dropping-particle" : "", "family" : "Nurser", "given" : "A. J.George", "non-dropping-particle" : "", "parse-names" : false, "suffix" : "" }, { "dropping-particle" : "", "family" : "Josey", "given" : "Simon A.", "non-dropping-particle" : "", "parse-names" : false, "suffix" : "" } ], "container-title" : "Environmental Research Letters", "id" : "ITEM-7", "issue" : "7", "issued" : { "date-parts" : [ [ "2018", "7", "1" ] ] }, "page" : "074036", "publisher" : "IOP Publishing", "title" : "Improved estimates of water cycle change from ocean salinity: The key role of ocean warming", "translator" : [ { "dropping-particle" : "", "family" : "J6137", "given" : "", "non-dropping-particle" : "", "parse-names" : false, "suffix" : "" } ], "type" : "article-journal", "volume" : "13" }, "uris" : [ "http://www.mendeley.com/documents/?uuid=d74d5f68-3a73-4d9b-8d78-c797b30b900f" ] }, { "id" : "ITEM-8", "itemData" : { "DOI" : "10.1175/JCLI-D-15-0519.1", "ISSN" : "08948755", "abstract" : "The ocean's surface salinity field has changed over the observed record, driven by an intensification of the water cycle in response to global warming. However, the origin and causes of the coincident subsurface salinity changes are not fully understood. The relationship between imposed surface salinity and temperature changes and their corresponding subsurface changes is investigated using idealized ocean model experiments. The ocean's surface has warmed by about 0.58C (50 yr)-1 while the surface salinity pattern has amplified by about 8% per 50 years. The idealized experiments are constructed for a 50-yr period, allowing a qualitative comparison to the observed salinity and temperature changes previously reported. The comparison suggests that changes in both modeled surface salinity and temperature are required to replicate the three-dimensional pattern of observed salinity change. The results also show that the effects of surface changes in temperature and salinity act linearly on the changes in subsurface salinity. Surface salinity pattern amplification appears to be the leading driver of subsurface salinity change on depth surfaces; however, surface warming is also required to replicate the observed patterns of change on density surfaces. This is the result of isopycnal migration modified by the ocean surface warming, which produces significant salinity changes on density surfaces.", "author" : [ { "dropping-particle" : "", "family" : "Lago", "given" : "V\u00e9ronique", "non-dropping-particle" : "", "parse-names" : false, "suffix" : "" }, { "dropping-particle" : "", "family" : "Wijffels", "given" : "Susan E.", "non-dropping-particle" : "", "parse-names" : false, "suffix" : "" }, { "dropping-particle" : "", "family" : "Durack", "given" : "Paul J.", "non-dropping-particle" : "", "parse-names" : false, "suffix" : "" }, { "dropping-particle" : "", "family" : "Church", "given" : "John A.", "non-dropping-particle" : "", "parse-names" : false, "suffix" : "" }, { "dropping-particle" : "", "family" : "Bindoff", "given" : "Nathaniel L.", "non-dropping-particle" : "", "parse-names" : false, "suffix" : "" }, { "dropping-particle" : "", "family" : "Marsland", "given" : "Simon J.", "non-dropping-particle" : "", "parse-names" : false, "suffix" : "" } ], "container-title" : "Journal of Climate", "id" : "ITEM-8", "issue" : "15", "issued" : { "date-parts" : [ [ "2016", "12" ] ] }, "page" : "5575-5588", "publisher" : "American Meteorological Society", "title" : "Simulating the role of surface forcing on observed multidecadal upper-ocean salinity changes", "translator" : [ { "dropping-particle" : "", "family" : "J6367", "given" : "", "non-dropping-particle" : "", "parse-names" : false, "suffix" : "" } ], "type" : "article-journal", "volume" : "29" }, "uris" : [ "http://www.mendeley.com/documents/?uuid=5bb4e6e1-6716-4969-ab50-26666dd49a55", "http://www.mendeley.com/documents/?uuid=51b301a9-6b10-4330-9424-1452f3a3c314" ] }, { "id" : "ITEM-9",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1.9% 6 0.6% from 1960 to 1990 and by 3.3% 6 0.4% from 1991 to 2017 (5.2% 6 0.4% for 1960\u20132017), indicating an acceleration of the pattern amplification in recent decades. Combining this estimate with model simulations, we show that the change in SC2000 since 1960 emerges clearly as an anthropogenic signal from the natural variability. Based on the salinity-contrast metrics and model simulations, we find a water cycle amplification of 2.6% 6 4.4% K21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"ITEM-9", "issue" : "23", "issued" : { "date-parts" : [ [ "2020" ] ] }, "page" : "10357-10381", "title" : "Improved estimates of changes in upper ocean salinity and the hydrological cycle", "translator" : [ { "dropping-particle" : "", "family" : "J6862", "given" : "", "non-dropping-particle" : "", "parse-names" : false, "suffix" : "" } ], "type" : "article-journal", "volume" : "33" }, "uris" : [ "http://www.mendeley.com/documents/?uuid=6131c3de-8232-4104-828b-97494e3603ff" ] } ], "mendeley" : { "formattedCitation" : "(Durack et al., 2012, 2013; Durack, 2015; Levang and Schmitt, 2015; Zika et al., 2015, 2018; Grist et al., 2016; Lago et al., 2016; Cheng et al., 2020)", "plainTextFormattedCitation" : "(Durack et al., 2012, 2013; Durack, 2015; Levang and Schmitt, 2015; Zika et al., 2015, 2018; Grist et al., 2016; Lago et al., 2016; Cheng et al., 2020)", "previouslyFormattedCitation" : "(Durack et al., 2012, 2013; Durack, 2015; Levang and Schmitt, 2015; Zika et al., 2015, 2018; Grist et al., 2016; Lago et al., 2016; Cheng et al., 2020)" }, "properties" : { "noteIndex" : 0 }, "schema" : "https://github.com/citation-style-language/schema/raw/master/csl-citation.json" }</w:instrText>
      </w:r>
      <w:r>
        <w:rPr>
          <w:noProof/>
          <w:lang w:eastAsia="en-US"/>
        </w:rPr>
        <w:fldChar w:fldCharType="separate"/>
      </w:r>
      <w:r w:rsidR="00393F8C">
        <w:rPr>
          <w:noProof/>
          <w:lang w:val="en-US" w:eastAsia="en-US"/>
        </w:rPr>
        <w:t>(Durack et al., 2012, 2013; Durack, 2015; Levang and Schmitt, 2015; Zika et al., 2015, 2018; Grist et al., 2016; Lago et al., 2016; Cheng et al., 2020)</w:t>
      </w:r>
      <w:r>
        <w:rPr>
          <w:noProof/>
          <w:lang w:eastAsia="en-US"/>
        </w:rPr>
        <w:fldChar w:fldCharType="end"/>
      </w:r>
      <w:r w:rsidRPr="00E457C1">
        <w:rPr>
          <w:noProof/>
          <w:lang w:val="en-US" w:eastAsia="en-US"/>
        </w:rPr>
        <w:t>, however the rate of these changes through time continues to be an active area of active research</w:t>
      </w:r>
      <w:r w:rsidR="00151E3F" w:rsidRPr="00E457C1">
        <w:rPr>
          <w:noProof/>
          <w:lang w:val="en-US" w:eastAsia="en-US"/>
        </w:rPr>
        <w:t xml:space="preserve"> </w:t>
      </w:r>
      <w:r w:rsidR="00151E3F">
        <w:rPr>
          <w:noProof/>
          <w:lang w:eastAsia="en-US"/>
        </w:rPr>
        <w:fldChar w:fldCharType="begin" w:fldLock="1"/>
      </w:r>
      <w:r w:rsidR="00E719C0">
        <w:rPr>
          <w:noProof/>
          <w:lang w:val="en-US" w:eastAsia="en-US"/>
        </w:rPr>
        <w:instrText xml:space="preserve">ADDIN CSL_CITATION { "citationItems" : [ { "id" : "ITEM-1", "itemData" : { "abstract" : "The surface mixed layer of the world ocean regulates global climate by controlling heat and carbon exchanges between the atmosphere and the oceanic interior. It also plays a pivotal function in shaping marine ecosystems, by hosting most of the ocean\u2019s primary production and providing the conduit for oxygenation of deep oceanic layers. Yet despite these important climatic and life-supporting roles, very little is known about whether and how the mixed layer is being affected by global climate change. Here, we address this gap by revisiting almost 50 years of oceanographic observations, from which we characterize the climatic evolution of mixed layer stability and depth. We show that the density contrast across the mixed-layer base has increased strongly over the past five decades, at a summertime rate of 7.4\u201313.9 %.dec-1 that is more than 13 times greater than previous estimates, and possibly at an even greater rate in winter. Counter-intuitively, and in contrast to what is commonly assumed, this increased stability is associated with a worldwide deepening of the summer mixed layer, at a rate of 6.2\u20139.6 %.dec-1 or several meters per decade. The concurrent stabilisation and deepening of the mixed layer are shown to have been most likely caused by a generalised intensification of wave-driven turbulence and wind-forced instabilities at upper-ocean fronts. Our results challenge current understanding of the ocean\u2019s response to climate change, call for reconsideration of past changes in marine primary production, and provide a critical benchmark for Earth System Model evaluation and advancement.", "author" : [ { "dropping-particle" : "", "family" : "Sall\u00e9e", "given" : "Jean-Baptiste", "non-dropping-particle" : "", "parse-names" : false, "suffix" : "" }, { "dropping-particle" : "", "family" : "Pellichero", "given" : "Violaine", "non-dropping-particle" : "", "parse-names" : false, "suffix" : "" }, { "dropping-particle" : "", "family" : "Akhoudas", "given" : "Camille", "non-dropping-particle" : "", "parse-names" : false, "suffix" : "" }, { "dropping-particle" : "", "family" : "Pauthenet", "given" : "Etienne", "non-dropping-particle" : "", "parse-names" : false, "suffix" : "" }, { "dropping-particle" : "", "family" : "Vignes", "given" : "Lucie", "non-dropping-particle" : "", "parse-names" : false, "suffix" : "" }, { "dropping-particle" : "", "family" : "Schmidtko", "given" : "Sunke", "non-dropping-particle" : "", "parse-names" : false, "suffix" : "" }, { "dropping-particle" : "", "family" : "Naveira Garabato", "given" : "Alberto", "non-dropping-particle" : "", "parse-names" : false, "suffix" : "" }, { "dropping-particle" : "", "family" : "Sutherland", "given" : "Peter", "non-dropping-particle" : "", "parse-names" : false, "suffix" : "" } ], "container-title" : "Nature", "id" : "ITEM-1", "issued" : { "date-parts" : [ [ "2021" ] ] }, "title" : "Fifty-year changes of the world ocean's surface layer in response to climate change", "translator" : [ { "dropping-particle" : "", "family" : "J2583", "given" : "", "non-dropping-particle" : "", "parse-names" : false, "suffix" : "" } ], "type" : "article-journal", "volume" : "(in press)" }, "uris" : [ "http://www.mendeley.com/documents/?uuid=98ea1061-3232-4790-9a10-29778bc20f0f" ] }, { "id" : "ITEM-2", "itemData" : { "DOI" : "10.1007/s00382-014-2131-7", "ISSN" : "14320894", "abstract" : "Global hydrographic and air-sea freshwater flux datasets are used to investigate ocean salinity changes over 1950-2010 in relation to surface freshwater flux. On multi-decadal timescales, surface salinity increases (decreases) in evaporation (precipitation) dominated regions, the Atlantic-Pacific salinity contrast increases, and the upper thermocline salinity maximum increases while the salinity minimum of intermediate waters decreases. Potential trends in E-P are examined for 1950-2010 (using two reanalyses) and 1979-2010 (using four reanalyses and two blended products). Large differences in the 1950-2010 E-P trend patterns are evident in several regions, particularly the North Atlantic. For 1979-2010 some coherency in the spatial change patterns is evident but there is still a large spread in trend magnitude and sign between the six E-P products. However, a robust pattern of increased E-P in the southern hemisphere subtropical gyres is seen in all products. There is also some evidence in the tropical Pacific for a link between the spatial change patterns of salinity and E-P associated with ENSO. The water cycle amplification rate over specific regions is subsequently inferred from the observed 3-D salinity change field using a salt conservation equation in variable isopycnal volumes, implicitly accounting for the migration of isopycnal surfaces. Inferred global changes of E-P over 1950-2010 amount to an increase of 1 \u00b1 0.6 % in net evaporation across the subtropics and an increase of 4.2 \u00b1 2 % in net precipitation across subpolar latitudes. Amplification rates are approximately doubled over 1979-2010, consistent with accelerated broad-scale warming but also coincident with much improved salinity sampling over the latter period. \u00a9 2014 Springer-Verlag Berlin Heidelberg.", "author" : [ { "dropping-particle" : "", "family" : "Skliris", "given" : "Nikolaos", "non-dropping-particle" : "", "parse-names" : false, "suffix" : "" }, { "dropping-particle" : "", "family" : "Marsh", "given" : "Robert", "non-dropping-particle" : "", "parse-names" : false, "suffix" : "" }, { "dropping-particle" : "", "family" : "Josey", "given" : "Simon A.", "non-dropping-particle" : "", "parse-names" : false, "suffix" : "" }, { "dropping-particle" : "", "family" : "Good", "given" : "Simon A.", "non-dropping-particle" : "", "parse-names" : false, "suffix" : "" }, { "dropping-particle" : "", "family" : "Liu", "given" : "Chunlei", "non-dropping-particle" : "", "parse-names" : false, "suffix" : "" }, { "dropping-particle" : "", "family" : "Allan", "given" : "Richard P.", "non-dropping-particle" : "", "parse-names" : false, "suffix" : "" } ], "container-title" : "Climate Dynamics", "id" : "ITEM-2", "issue" : "3-4", "issued" : { "date-parts" : [ [ "2014", "8" ] ] }, "page" : "709-736", "publisher" : "Springer Berlin Heidelberg", "title" : "Salinity changes in the World Ocean since 1950 in relation to changing surface freshwater fluxes", "translator" : [ { "dropping-particle" : "", "family" : "J6261", "given" : "", "non-dropping-particle" : "", "parse-names" : false, "suffix" : "" } ], "type" : "article-journal", "volume" : "43" }, "uris" : [ "http://www.mendeley.com/documents/?uuid=79ff8478-5560-4f88-bebe-6e3b03c16ce8" ] }, { "id" : "ITEM-3", "itemData" : { "DOI" : "10.1175/JCLI-D-15-0273.1", "ISBN" : "0894-8755", "ISSN" : "08948755", "abstract" : "The global water cycle leaves an imprint on ocean salinity through evaporation and precipitation. It has been proposed that observed changes in salinity can be used to infer changes in the water cycle. Here salinity is characterized by the distribution of water masses in salinity coordinates. Only mixing and sources and sinks of freshwater and salt can modify this distribution. Mixing acts to collapse the distribution, making saline waters fresher and fresh waters more saline. Hence, in steady state, there must be net precipitation over fresh waters and net evaporation over saline waters. A simple model is developed to describe the relationship between the breadth of the distribution, the water cycle, and mixing?the latter being characterized by an e-folding time scale. In both observations and a state-of-the-art ocean model, the water cycle maintains a salinity distribution in steady state with a mixing time scale of the order of 50 yr. The same simple model predicts the response of the salinity distribution to a change in the water cycle. This study suggests that observations of changes in ocean salinity could be used to infer changes in the hydrological cycle.", "author" : [ { "dropping-particle" : "", "family" : "Zika", "given" : "Jan D.", "non-dropping-particle" : "", "parse-names" : false, "suffix" : "" }, { "dropping-particle" : "", "family" : "Skliris", "given" : "Nikolaos", "non-dropping-particle" : "", "parse-names" : false, "suffix" : "" }, { "dropping-particle" : "", "family" : "Nurser", "given" : "A. J. George", "non-dropping-particle" : "", "parse-names" : false, "suffix" : "" }, { "dropping-particle" : "", "family" : "Josey", "given" : "Simon A.", "non-dropping-particle" : "", "parse-names" : false, "suffix" : "" }, { "dropping-particle" : "", "family" : "Mudryk", "given" : "Lawrence", "non-dropping-particle" : "", "parse-names" : false, "suffix" : "" }, { "dropping-particle" : "", "family" : "Lalibert\u00e9", "given" : "Fr\u00e9d\u00e9ric", "non-dropping-particle" : "", "parse-names" : false, "suffix" : "" }, { "dropping-particle" : "", "family" : "Marsh", "given" : "Robert", "non-dropping-particle" : "", "parse-names" : false, "suffix" : "" } ], "container-title" : "Journal of Climate", "id" : "ITEM-3", "issue" : "24", "issued" : { "date-parts" : [ [ "2015", "12", "18" ] ] }, "page" : "9550-9560", "title" : "Maintenance and broadening of the ocean's salinity distribution by the water cycle", "translator" : [ { "dropping-particle" : "", "family" : "J4465", "given" : "", "non-dropping-particle" : "", "parse-names" : false, "suffix" : "" } ], "type" : "article-journal", "volume" : "28" }, "uris" : [ "http://www.mendeley.com/documents/?uuid=0779b2f3-4a12-3e8e-a812-f20a2b57bd7d" ] }, { "id" : "ITEM-4", "itemData" : { "DOI" : "10.1088/1748-9326/aace42", "ISSN" : "17489326", "abstract" : "Changes in the global water cycle critically impact environmental, agricultural, and energy systems relied upon by humanity (Jim\u00e9nez Cisneros et al 2014 Climate Change 2014: Impacts, Adaptation, and Vulnerability (Cambridge: Cambridge University Press)). Understanding recent water cycle change is essential in constraining future projections. Warming-induced water cycle change is expected to amplify the pattern of sea surface salinity (Durack et al 2012 Science 336 455\u20138). A puzzle has, however, emerged. The surface salinity pattern has amplified by 5%\u20138% since the 1950s (Durack et al 2012 Science 336 455\u20138, Skliris et al 2014 Clim. Dyn. 43 709\u201336) while the water cycle is thought to have amplified at close to half that rate (Durack et al 2012 Science 336 455\u20138, Skliris et al 2016 Sci. Rep. 6 752). This discrepancy is also replicated in climate projections of the 21st century (Durack et al 2012 Science 336 455\u20138). Using targeted numerical ocean model experiments we find that, while surface water fluxes due to water cycle change and ice mass loss amplify the surface salinity pattern, ocean warming exerts a substantial influence. Warming increases near-surface stratification, inhibiting the decay of existing salinity contrasts and further amplifying surface salinity patterns. Observed ocean warming can explain approximately half of observed surface salinity pattern changes from 1957\u20132016 with ice mass loss playing a minor role. Water cycle change of 3.6% \u00b1 2.1% per degree Celsius of surface air temperature change is sufficient to explain the remaining observed salinity pattern change.", "author" : [ { "dropping-particle" : "", "family" : "Zika", "given" : "Jan D.", "non-dropping-particle" : "", "parse-names" : false, "suffix" : "" }, { "dropping-particle" : "", "family" : "Skliris", "given" : "Nikolaos", "non-dropping-particle" : "", "parse-names" : false, "suffix" : "" }, { "dropping-particle" : "", "family" : "Blaker", "given" : "Adam T.", "non-dropping-particle" : "", "parse-names" : false, "suffix" : "" }, { "dropping-particle" : "", "family" : "Marsh", "given" : "Robert", "non-dropping-particle" : "", "parse-names" : false, "suffix" : "" }, { "dropping-particle" : "", "family" : "Nurser", "given" : "A. J.George", "non-dropping-particle" : "", "parse-names" : false, "suffix" : "" }, { "dropping-particle" : "", "family" : "Josey", "given" : "Simon A.", "non-dropping-particle" : "", "parse-names" : false, "suffix" : "" } ], "container-title" : "Environmental Research Letters", "id" : "ITEM-4", "issue" : "7", "issued" : { "date-parts" : [ [ "2018", "7", "1" ] ] }, "page" : "074036", "publisher" : "IOP Publishing", "title" : "Improved estimates of water cycle change from ocean salinity: The key role of ocean warming", "translator" : [ { "dropping-particle" : "", "family" : "J6137", "given" : "", "non-dropping-particle" : "", "parse-names" : false, "suffix" : "" } ], "type" : "article-journal", "volume" : "13" }, "uris" : [ "http://www.mendeley.com/documents/?uuid=d74d5f68-3a73-4d9b-8d78-c797b30b900f" ] }, { "id" : "ITEM-5", "itemData" : { "DOI" : "10.1175/JCLI-D-20-0366.1", "ISSN" : "08948755", "abstract" : "Ocean salinity records the hydrological cycle and its changes, but data scarcity and the large changes in sampling make the reconstructions of long-term salinity changes challenging. Here, we present a new observational estimate of changes in ocean salinity since 1960 from the surface to 2000 m. We overcome some of the inconsistencies present in existing salinity reconstructions by using an interpolation technique that uses information on the spatiotemporal covariability of salinity taken from model simulations. The interpolation technique is comprehensively evaluated using recent Argo-dominated observations through subsample tests. The new product strengthens previous findings that ocean surface and subsurface salinity contrasts have increased (i.e., the existing salinity pattern has amplified). We quantify this contrast by assessing the difference between the salinity in regions of high and low salinity averaged over the top 2000 m, a metric we refer to as SC2000. The increase in SC2000 is highly distinguishable from the sampling error and less affected by interannual variability and sampling error than if this metric was computed just for the surface. SC2000 increased by 1.9% 6 0.6% from 1960 to 1990 and by 3.3% 6 0.4% from 1991 to 2017 (5.2% 6 0.4% for 1960\u20132017), indicating an acceleration of the pattern amplification in recent decades. Combining this estimate with model simulations, we show that the change in SC2000 since 1960 emerges clearly as an anthropogenic signal from the natural variability. Based on the salinity-contrast metrics and model simulations, we find a water cycle amplification of 2.6% 6 4.4% K21 since 1960, with the larger error than salinity metric mainly being due to model uncertainty.", "author" : [ { "dropping-particle" : "", "family" : "Cheng", "given" : "Lijing", "non-dropping-particle" : "", "parse-names" : false, "suffix" : "" }, { "dropping-particle" : "", "family" : "Trenberth", "given" : "Kevin E.", "non-dropping-particle" : "", "parse-names" : false, "suffix" : "" }, { "dropping-particle" : "", "family" : "Gruber", "given" : "Nicolas", "non-dropping-particle" : "", "parse-names" : false, "suffix" : "" }, { "dropping-particle" : "", "family" : "Abraham", "given" : "John P.", "non-dropping-particle" : "", "parse-names" : false, "suffix" : "" }, { "dropping-particle" : "", "family" : "Fasullo", "given" : "John T.", "non-dropping-particle" : "", "parse-names" : false, "suffix" : "" }, { "dropping-particle" : "", "family" : "Li", "given" : "Guancheng", "non-dropping-particle" : "", "parse-names" </w:instrText>
      </w:r>
      <w:r w:rsidR="00E719C0" w:rsidRPr="006814DF">
        <w:rPr>
          <w:noProof/>
          <w:lang w:eastAsia="en-US"/>
        </w:rPr>
        <w:instrText>: false, "suffix" : "" }, { "dropping-particle" : "", "family" : "Mann", "given" : "Michael E.", "non-dropping-particle" : "", "parse-names" : false, "suffix" : "" }, { "dropping-particle" : "", "family" : "Zhao", "given" : "Xuanming", "non-dropping-particle" : "", "parse-names" : false, "suffix" : "" }, { "dropping-particle" : "", "family" : "Zhu", "given" : "Jiang", "non-dropping-particle" : "", "parse-names" : false, "suffix" : "" } ], "container-title" : "Journal of Climate", "id" : "ITEM-5", "issue" : "23", "issued" : { "date-parts" : [ [ "2020" ] ] }, "page" : "10357-10381", "title" : "Improved estimates of changes in upper ocean salinity and the hydrological cycle", "translator" : [ { "dropping-particle" : "", "family" : "J6862", "given" : "", "non-dropping-particle" : "", "parse-names" : false, "suffix" : "" } ], "type" : "article-journal", "volume" : "33" }, "uris" : [ "http://www.mendeley.com/documents/?uuid=6131c3de-8232-4104-828b-97494e3603ff" ] } ], "mendeley" : { "formattedCitation" : "(Skliris et al., 2014; Zika et al., 2015, 2018; Cheng et al., 2020; Sall\u00e9e et al., 2021)", "plainTextFormattedCitation" : "(Skliris et al., 2014; Zika et al., 2015, 2018; Cheng et al., 2020; Sall\u00e9e et al., 2021)", "previouslyFormattedCitation" : "(Skliris et al., 2014; Zika et al., 2015, 2018; Cheng et al., 2020; Sall\u00e9e et al., 2021)" }, "properties" : { "noteIndex" : 0 }, "schema" : "https://github.com/citation-style-language/schema/raw/master/csl-citation.json" }</w:instrText>
      </w:r>
      <w:r w:rsidR="00151E3F">
        <w:rPr>
          <w:noProof/>
          <w:lang w:eastAsia="en-US"/>
        </w:rPr>
        <w:fldChar w:fldCharType="separate"/>
      </w:r>
      <w:r w:rsidR="00393F8C">
        <w:rPr>
          <w:noProof/>
          <w:lang w:eastAsia="en-US"/>
        </w:rPr>
        <w:t>(Skliris et al., 2014; Zika et al., 2015, 2018; Cheng et al., 2020; Sallée et al., 2021)</w:t>
      </w:r>
      <w:r w:rsidR="00151E3F">
        <w:rPr>
          <w:noProof/>
          <w:lang w:eastAsia="en-US"/>
        </w:rPr>
        <w:fldChar w:fldCharType="end"/>
      </w:r>
      <w:r w:rsidRPr="00E457C1">
        <w:rPr>
          <w:noProof/>
          <w:lang w:eastAsia="en-US"/>
        </w:rPr>
        <w:t>.</w:t>
      </w:r>
    </w:p>
    <w:p w14:paraId="7C0FFCF2" w14:textId="77777777" w:rsidR="009F594A" w:rsidRPr="00E457C1" w:rsidRDefault="009F594A" w:rsidP="009F594A">
      <w:pPr>
        <w:pStyle w:val="AR6BodyText"/>
        <w:rPr>
          <w:noProof/>
          <w:lang w:eastAsia="en-US"/>
        </w:rPr>
      </w:pPr>
    </w:p>
    <w:p w14:paraId="0C67D990" w14:textId="250FC5EB" w:rsidR="009F594A" w:rsidRPr="00E457C1" w:rsidRDefault="009F594A" w:rsidP="009F594A">
      <w:pPr>
        <w:pStyle w:val="AR6BodyText"/>
        <w:rPr>
          <w:noProof/>
          <w:lang w:val="en-US" w:eastAsia="en-US"/>
        </w:rPr>
      </w:pPr>
      <w:r w:rsidRPr="00E457C1">
        <w:rPr>
          <w:noProof/>
          <w:lang w:val="en-US" w:eastAsia="en-US"/>
        </w:rPr>
        <w:t xml:space="preserve">Climate change detection and attribution assessments have considered salinity, with the first of these assessed in AR5 </w:t>
      </w:r>
      <w:r>
        <w:rPr>
          <w:noProof/>
          <w:lang w:eastAsia="en-US"/>
        </w:rPr>
        <w:fldChar w:fldCharType="begin" w:fldLock="1"/>
      </w:r>
      <w:r w:rsidR="00D33CB6">
        <w:rPr>
          <w:noProof/>
          <w:lang w:val="en-US" w:eastAsia="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Pr>
          <w:noProof/>
          <w:lang w:eastAsia="en-US"/>
        </w:rPr>
        <w:fldChar w:fldCharType="separate"/>
      </w:r>
      <w:r w:rsidR="00393F8C">
        <w:rPr>
          <w:noProof/>
          <w:lang w:val="en-US" w:eastAsia="en-US"/>
        </w:rPr>
        <w:t>(Bindoff et al., 2013)</w:t>
      </w:r>
      <w:r>
        <w:rPr>
          <w:noProof/>
          <w:lang w:eastAsia="en-US"/>
        </w:rPr>
        <w:fldChar w:fldCharType="end"/>
      </w:r>
      <w:r w:rsidRPr="00E457C1">
        <w:rPr>
          <w:noProof/>
          <w:lang w:val="en-US" w:eastAsia="en-US"/>
        </w:rPr>
        <w:t xml:space="preserve">. Since this time, the positive detection conclusions </w:t>
      </w:r>
      <w:r>
        <w:rPr>
          <w:noProof/>
          <w:lang w:eastAsia="en-US"/>
        </w:rPr>
        <w:fldChar w:fldCharType="begin" w:fldLock="1"/>
      </w:r>
      <w:r w:rsidR="00E719C0">
        <w:rPr>
          <w:noProof/>
          <w:lang w:val="en-US" w:eastAsia="en-US"/>
        </w:rPr>
        <w:instrText>ADDIN CSL_CITATION { "citationItems" : [ { "id" : "ITEM-1", "itemData" : { "DOI" : "10.1029/2012GL053389", "ISBN" : "0094-8276", "ISSN" : "00948276", "abstract" : "The ocean's salinity field is driven primarily by evaporation, precipitation, and river discharge, all key elements of the Earth's hydrological cycle. Observations show the salinity field has been changing in recent decades. We perform a formal fingerprint-based detection and attribution analysis of these changes between 1955-2004, 60S and 60N, and in the top 700 m of the water column. We find that observed changes are inconsistent with the effects of natural climate variability, either internal to the climate system (such as El Nio and the Pacific Decadal Oscillation) or external (solar fluctuations and volcanic eruptions). However, the observed changes are consistent with the changes expected due to human forcing of the climate system. Joint changes in salinity and temperature yield a stronger signal of human effects on climate than either salinity or temperature alone. When examining individual depth levels, observed salinity changes are unlikely (p &lt; 0.05) to have arisen from natural causes over the top 125 m of the water column, while temperature changes (and joint salinity/temperature changes) are distinct from natural variability over the top 250 m. \u00a9 2012. American Geophysical Union. All Rights Reserved.", "author" : [ { "dropping-particle" : "", "family" : "Pierce", "given" : "David W.", "non-dropping-particle" : "", "parse-names" : false, "suffix" : "" }, { "dropping-particle" : "", "family" : "Gleckler", "given" : "Peter J.", "non-dropping-particle" : "", "parse-names" : false, "suffix" : "" }, { "dropping-particle" : "", "family" : "Barnett", "given" : "Tim P.", "non-dropping-particle" : "", "parse-names" : false, "suffix" : "" }, { "dropping-particle" : "", "family" : "Santer", "given" : "Benjamin D.", "non-dropping-particle" : "", "parse-names" : false, "suffix" : "" }, { "dropping-particle" : "", "family" : "Durack", "given" : "Paul J.", "non-dropping-particle" : "", "parse-names" : false, "suffix" : "" } ], "container-title" : "Geophysical Research Letters", "id" : "ITEM-1", "issue" : "21", "issued" : { "date-parts" : [ [ "2012", "11", "1" ] ] }, "page" : "n/a-n/a", "publisher" : "Wiley-Blackwell", "title" : "The fingerprint of human-induced changes in the ocean's salinity and temperature fields", "translator" : [ { "dropping-particle" : "", "family" : "J6201", "given" : "", "non-dropping-particle" : "", "parse-names" : false, "suffix" : "" } ], "type" : "article-journal", "volume" : "39" }, "uris" : [ "http://www.mendeley.com/documents/?uuid=e2202bd0-1707-4359-9d2c-7c25c54cd919" ] }, { "id" : "ITEM-2", "itemData" : { "DOI" : "10.1029/2008GL035874", "ISBN" : "0094-8276", "ISSN" : "00948276", "abstract" : "An analysis of observed and modeled oceanic salinity changes shows that significant changes of salinity, which are predicted in the World's oceans as a result of human influence, are beginning to emerge. A significant increase in salinity has been observed in recent decades in the 20N50N latitude band of the Atlantic ocean, although changes at sub-polar latitudes of the Atlantic, and in other ocean basins, are not found to be significant compared to modeled internal variability. An optimal detection analysis of spatial patterns of salinity trends detects a human influence on the observed salinity increases in the Atlantic ocean. These results indicate the growing potential for using observations to constrain important properties of the climate system's response to anthropogenic forcing.", "author" : [ { "dropping-particle" : "", "family" : "Stott", "given" : "Peter A.", "non-dropping-particle" : "", "parse-names" : false, "suffix" : "" }, { "dropping-particle" : "", "family" : "Sutton", "given" : "Rowan T.", "non-dropping-particle" : "", "parse-names" : false, "suffix" : "" }, { "dropping-particle" : "", "family" : "Smith", "given" : "Doug M.", "non-dropping-particle" : "", "parse-names" : false, "suffix" : "" } ], "container-title" : "Geophysical Research Letters", "id" : "ITEM-2", "issue" : "21", "issued" : { "date-parts" : [ [ "2008", "11", "8" ] ] }, "page" : "L21702", "publisher" : "Wiley-Blackwell", "title" : "Detection and attribution of Atlantic salinity changes", "translator" : [ { "dropping-particle" : "", "family" : "J6197", "given" : "", "non-dropping-particle" : "", "parse-names" : false, "suffix" : "" } ], "type" : "article-journal", "volume" : "35" }, "uris" : [ "http://www.mendeley.com/documents/?uuid=5de14e5c-ee00-4d42-85ec-c115700e1fce" ] }, { "id" : "ITEM-3", "itemData" : { "DOI" : "10.1175/JCLI-D-10-05025.1", "ISSN" : "08948755", "abstract" : "Changes in the global water cycle are expected as a result of anthropogenic climate change, but large uncertainties exist in how these changes will be manifest regionally. This is especially the case over the tropical oceans, where observed estimates of precipitation and evaporation disagree considerably. An alternative approach is to examine changes in near-surface salinity. Datasets of observed tropical Pacific and Atlantic near-surface salinity combined with climate model simulations are used to assess the possible causes and significance of salinity changes over the late twentieth century. Two different detection methodologies are then applied to evaluate the extent to which observed large-scale changes in near-surface salinity can be attributed to anthropogenic climate change. Basin-averaged observed changes are shown to enhance salinity geographical contrasts between the two basins: the Pacific is getting fresher and the Atlantic saltier. While the observed Pacific and interbasin-averaged salinity changes exceed the range of internal variability provided from control climate simulations, Atlantic changes are within the model estimates. Spatial patterns of salinity change, including a fresher western Pacific warm pool and a saltier subtropical North Atlantic, are not consistent with internal climate variability. They are similar to anthropogenic response patterns obtained from transient twentieth- and twenty-first-century integrations, therefore suggesting a discernible human influence on the late twentieth-century evolution of the tropical marine water cycle. Changes in the tropical and midlatitudes Atlantic salinity levels are not found to be significant compared to internal variability. Implications of the results for understanding of the recent and future marine tropical water cycle changes are discussed. \u00a9 2012 American Meteorological Society.", "author" : [ { "dropping-particle" : "", "family" : "Terray", "given" : "Laurent", "non-dropping-particle" : "", "parse-names" : false, "suffix" : "" }, { "dropping-particle" : "", "family" : "Corre", "given" : "Lola", "non-dropping-particle" : "", "parse-names" : false, "suffix" : "" }, { "dropping-particle" : "", "family" : "Cravatte", "given" : "Sophie", "non-dropping-particle" : "", "parse-names" : false, "suffix" : "" }, { "dropping-particle" : "", "family" : "Delcroix", "given" : "Thierry", "non-dropping-particle" : "", "parse-names" : false, "suffix" : "" }, { "dropping-particle" : "", "family" : "Reverdin", "given" : "Gilles", "non-dropping-particle" : "", "parse-names" : false, "suffix" : "" }, { "dropping-particle" : "", "family" : "Ribes", "given" : "Aur\u00e9lien", "non-dropping-particle" : "", "parse-names" : false, "suffix" : "" } ], "container-title" : "Journal of Climate", "id" : "ITEM-3", "issue" : "3", "issued" : { "date-parts" : [ [ "2012", "2" ] ] }, "page" : "958-977", "title" : "Near-surface salinity as nature's rain gauge to detect human influence on the Tropical water cycle", "translator" : [ { "dropping-particle" : "", "family" : "J6196", "given" : "", "non-dropping-particle" : "", "parse-names" : false, "suffix" : "" } ], "type" : "article-journal", "volume" : "25" }, "uris" : [ "http://www.mendeley.com/documents/?uuid=00e7af88-0331-485b-ba74-1e0fd2e1d119" ] } ], "mendeley" : { "formattedCitation" : "(Stott et al., 2008; Pierce et al., 2012; Terray et al., 2012)", "plainTextFormattedCitation" : "(Stott et al., 2008; Pierce et al., 2012; Terray et al., 2012)", "previouslyFormattedCitation" : "(Stott et al., 2008; Pierce et al., 2012; Terray et al., 2012)" }, "properties" : { "noteIndex" : 0 }, "schema" : "https://github.com/citation-style-language/schema/raw/master/csl-citation.json" }</w:instrText>
      </w:r>
      <w:r>
        <w:rPr>
          <w:noProof/>
          <w:lang w:eastAsia="en-US"/>
        </w:rPr>
        <w:fldChar w:fldCharType="separate"/>
      </w:r>
      <w:r w:rsidR="00393F8C">
        <w:rPr>
          <w:noProof/>
          <w:lang w:val="en-US" w:eastAsia="en-US"/>
        </w:rPr>
        <w:t>(Stott et al., 2008; Pierce et al., 2012; Terray et al., 2012)</w:t>
      </w:r>
      <w:r>
        <w:rPr>
          <w:noProof/>
          <w:lang w:eastAsia="en-US"/>
        </w:rPr>
        <w:fldChar w:fldCharType="end"/>
      </w:r>
      <w:r w:rsidRPr="00E457C1">
        <w:rPr>
          <w:noProof/>
          <w:lang w:val="en-US" w:eastAsia="en-US"/>
        </w:rPr>
        <w:t xml:space="preserve"> have been supported by a number of more recent and independent assessments which have rep</w:t>
      </w:r>
      <w:r w:rsidR="00F726B6" w:rsidRPr="00E457C1">
        <w:rPr>
          <w:noProof/>
          <w:lang w:val="en-US" w:eastAsia="en-US"/>
        </w:rPr>
        <w:t>roduced</w:t>
      </w:r>
      <w:r w:rsidRPr="00E457C1">
        <w:rPr>
          <w:noProof/>
          <w:lang w:val="en-US" w:eastAsia="en-US"/>
        </w:rPr>
        <w:t xml:space="preserve"> the multi-decadal basin-scale patterns of change in observations and models (</w:t>
      </w:r>
      <w:r w:rsidR="00F9109E" w:rsidRPr="00AC1A12">
        <w:rPr>
          <w:noProof/>
          <w:lang w:val="en-CA" w:eastAsia="en-US"/>
        </w:rPr>
        <w:t>Figure</w:t>
      </w:r>
      <w:r w:rsidR="008D5C5F">
        <w:rPr>
          <w:noProof/>
          <w:lang w:val="en-CA" w:eastAsia="en-US"/>
        </w:rPr>
        <w:t>s</w:t>
      </w:r>
      <w:r w:rsidR="00F9109E" w:rsidRPr="00AC1A12">
        <w:rPr>
          <w:noProof/>
          <w:lang w:val="en-CA" w:eastAsia="en-US"/>
        </w:rPr>
        <w:t xml:space="preserve"> 3.27</w:t>
      </w:r>
      <w:r w:rsidR="00577ECC">
        <w:rPr>
          <w:noProof/>
          <w:lang w:val="en-CA" w:eastAsia="en-US"/>
        </w:rPr>
        <w:t xml:space="preserve"> and</w:t>
      </w:r>
      <w:r w:rsidR="008D5C5F">
        <w:rPr>
          <w:noProof/>
          <w:lang w:val="en-CA" w:eastAsia="en-US"/>
        </w:rPr>
        <w:t xml:space="preserve"> 3.28</w:t>
      </w:r>
      <w:r w:rsidRPr="00E457C1">
        <w:rPr>
          <w:noProof/>
          <w:lang w:val="en-US" w:eastAsia="en-US"/>
        </w:rPr>
        <w:t xml:space="preserve">; </w:t>
      </w:r>
      <w:r>
        <w:rPr>
          <w:noProof/>
          <w:lang w:eastAsia="en-US"/>
        </w:rPr>
        <w:fldChar w:fldCharType="begin" w:fldLock="1"/>
      </w:r>
      <w:ins w:id="2265" w:author="Robin Matthews" w:date="2021-06-15T15:17:00Z">
        <w:r w:rsidR="00661E54">
          <w:rPr>
            <w:noProof/>
            <w:lang w:val="en-US" w:eastAsia="en-US"/>
          </w:rPr>
          <w:instrText>ADDIN CSL_CITATION { "citationItems" : [ { "id" : "ITEM-1", "itemData" : { "DOI" : "10.5670/oceanog.2015.03", "ISBN" : "9788578110796", "ISSN" : "10428275", "PMID" : "25246403", "abstract" : "Alterations to the global water cycle are of concern as Earth\u2019s climate changes. Although policymakers are mainly interested in changes to terrestrial rainfall\u2014where, when, and how much it\u2019s going to rain\u2014the largest component of the global water cycle operates over the ocean where nearly all of Earth\u2019s free water resides. Approximately 80% of Earth\u2019s surface freshwater fluxes occur over the ocean; its surface salinity responds to changing evaporation and precipitation patterns by displaying salty or fresh anomalies. The salinity field integrates sporadic surface fluxes over time, and after accounting for ocean circulation and mixing, salinity changes resulting from longterm alternations to surface evaporation and precipitation are evident. Thus, ocean salinity measurements can provide insights into water-cycle operation and its longterm change. Although poor observational coverage and an incomplete view of the interaction of all water-cycle components limits our understanding, climate models are beginning to provide insights that are complementing observations. This new information suggests that the global water cycle is rapidly intensifying.", "author" : [ { "dropping-particle" : "", "family" : "Durack", "given" : "Paul J.", "non-dropping-particle" : "", "parse-names" : false, "suffix" : "" } ], "container-title" : "Oceanography", "id" : "ITEM-1", "issue" : "1", "issued" : { "date-parts" : [ [ "2015", "3", "1" ] ] }, "page" : "20-31", "title" : "Ocean salinity and the global water cycle", "translator" : [ { "dropping-particle" : "", "family" : "J4287", "given" : "", "non-dropping-particle" : "", "parse-names" : false, "suffix" : "" } ], "type" : "article-journal", "volume" : "28" }, "uris" : [ "http://www.mendeley.com/documents/?uuid=e2f0b4e1-43c9-3c12-99bf-52cf2209c1f5" ] }, { "id" : "ITEM-2", "itemData" : { "DOI" : "10.1088/1748-9326/9/11/114017", "ISSN" : "17489326", "abstract" : "Of the many processes contributing to long-term sea-level change, little attention has been paid to the large-scale contributions of salinity-driven halosteric changes. We evaluate observed and simulated estimates of long-term (1950-present) halosteric patterns and compare these to corresponding thermosteric changes. Spatially coherent halosteric patterns are visible in the historical record, and are consistent with estimates of long-term water cycle amplification. Our results suggest that long-term basin-scale halosteric changes in the Pacific and Atlantic are substantially larger than previously assumed, with observed estimates and coupled climate models suggesting magnitudes of \u223c25% of the corresponding thermosteric changes. In both observations and simulations, Pacific basin-scale freshening leads to a density reduction that augments coincident thermosteric expansion, whereas in the Atlantic halosteric changes partially compensate strong thermosteric expansion via a basin-scale enhanced salinity density increase. Although regional differences are apparent, at basin-scales consistency is found between the observed and simulated partitioning of halosteric and thermosteric changes, and suggests that models are simulating the processes driving observed long-term basin-scale steric changes. Further analysis demonstrates that the observed halosteric changes and their basin partitioning are consistent with CMIP5 simulations that include anthropogenic CO&lt;inf&gt;2&lt;/inf&gt; forcings (Historical), but are found to be inconsistent with simulations that exclude anthropogenic forcings (HistoricalNat).", "author" : [ { "dropping-particle" : "", "family" : "Durack", "given" : "Paul J.", "non-dropping-particle" : "", "parse-names" : false, "suffix" : "" }, { "dropping-particle" : "", "family" : "Wijffels", "given" : "Susan E.", "non-dropping-particle" : "", "parse-names" : false, "suffix" : "" }, { "dropping-particle" : "", "family" : "Gleckler", "given" : "Peter J.", "non-dropping-particle" : "", "parse-names" : false, "suffix" : "" } ], "container-title" : "Environmental Research Letters", "id" : "ITEM-2", "issue" : "11", "issued" : { "date-parts" : [ [ "2014" ] ] }, "title" : "Long-term sea-level change revisited: The role of salinity", "translator" : [ { "dropping-particle" : "", "family" : "J6199", "given" : "", "non-dropping-particle" : "", "parse-names" : false, "suffix" : "" } ], "type" : "article-journal", "volume" : "9" }, "uris" : [ "http://www.mendeley.com/documents/?uuid=2eda9bbc-c9f6-466d-a1b9-93572d2672f1" ] }, { "id" : "ITEM-3", "itemData" : { "DOI" : "10.1038/srep38752", "ISBN" : "2045-2322 (Electronic)\\r2045-2322 (Linking)", "ISSN" : "20452322", "PMID" : "27934946", "abstract" : "Global water cycle amplifying at less than the Clausius-Clapeyron rate", "author" : [ { "dropping-particle" : "", "family" : "Skliris", "given" : "Nikolaos", "non-dropping-particle" : "", "parse-names" : false, "suffix" : "" }, { "dropping-particle" : "", "family" : "Zika", "given" : "Jan D.", "non-dropping-particle" : "", "parse-names" : false, "suffix" : "" }, { "dropping-particle" : "", "family" : "Nurser", "given" : "George", "non-dropping-particle" : "", "parse-names" : false, "suffix" : "" }, { "dropping-particle" : "", "family" : "Josey", "given" : "Simon A.", "non-dropping-particle" : "", "parse-names" : false, "suffix" : "" }, { "dropping-particle" : "", "family" : "Marsh", "given" : "Robert", "non-dropping-particle" : "", "parse-names" : false, "suffix" : "" } ], "container-title" : "Scientific Reports", "id" : "ITEM-3", "issue" : "1", "issued" : { "date-parts" : [ [ "2016", "12", "9" ] ] }, "page" : "38752", "publisher" : "Nature Publishing Group", "title" : "Global water cycle amplifying at less than the Clausius-Clapeyron rate", "translator" : [ { "dropping-particle" : "", "family" : "J4467", "given" : "", "non-dropping-particle" : "", "parse-names" : false, "suffix" : "" } ], "type" : "article-journal", "volume" : "6" }, "uris" : [ "http://www.mendeley.com/documents/?uuid=726c7f22-00ad-35d5-a9a3-7029efee628a" ] }, { "id" : "ITEM-4", "itemData" : { "DOI" : "10.1175/JCLI-D-15-0143.1", "ISSN" : "08948755", "abstract" : "AbstractThe global water cycle is predicted to intensify under various greenhouse gas emissions scenarios. Here we assess the nature and strength of the expected changes for the ocean in the coming century by examining the output of several CMIP5 model runs for the periods 1990-2000 and 2090-2100 and comparing them to a dataset built from modern observations. Key elements of the water cycle, such as the atmospheric vapor transport, the evaporation minus precipitation over the ocean and the surface salinity, show significant changes over the coming century. The intensification of the water cycle leads to increased salinity contrasts in the ocean, both within and between basins. Regional projections for several areas important to large-scale ocean circulation are presented, including the export of atmospheric moisture across the tropical Americas from Atlantic to Pacific, the freshwater gain of high latitude deepwater formation sites, and the basin averaged evaporation minus precipitation with implications for interbasin mass transports.", "author" : [ { "dropping-particle" : "", "family" : "Levang", "given" : "Samuel J.", "non-dropping-particle" : "", "parse-names" : false, "suffix" : "" }, { "dropping-particle" : "", "family" : "Schmitt", "given" : "Raymond W.", "non-dropping-particle" : "", "parse-names" : false, "suffix" : "" } ], "container-title" : "Journal of Climate", "id" : "ITEM-4", "issue" : "16", "issued" : { "date-parts" : [ [ "2015", "8", "10" ] ] }, "page" : "6489-6502", "title" : "Centennial changes of the global water cycle in CMIP5 models", "translator" : [ { "dropping-particle" : "", "family" : "J4354", "given" : "", "non-dropping-particle" : "", "parse-names" : false, "suffix" : "" } ], "type" : "article-journal", "volume" : "28" }, "uris" : [ "http://www.mendeley.com/documents/?uuid=fb321021-99c1-3514-b302-1b4839fe97d9" ] } ], "mendeley" : { "formattedCitation" : "(Durack et al., 2014b; Durack, 2015; Levang and Schmitt, 2015; Skliris et al., 2016)", "manualFormatting" : "Durack et al., 2014a; Durack, 2015; Levang and Schmitt, 2015; Skliris et al., 2016)", "plainTextFormattedCitation" : "(Durack et al., 2014b; Durack, 2015; Levang and Schmitt, 2015; Skliris et al., 2016)", "previouslyFormattedCitation" : "(Durack et al., 2014b; Durack, 2015; Levang and Schmitt, 2015; Skliris et al., 2016)" }, "properties" : { "noteIndex" : 0 }, "schema" : "https://github.com/citation-style-language/schema/raw/master/csl-citation.json" }</w:instrText>
        </w:r>
      </w:ins>
      <w:del w:id="2266" w:author="Robin Matthews" w:date="2021-06-15T15:17:00Z">
        <w:r w:rsidR="00E719C0" w:rsidDel="00661E54">
          <w:rPr>
            <w:noProof/>
            <w:lang w:val="en-US" w:eastAsia="en-US"/>
          </w:rPr>
          <w:delInstrText>ADDIN CSL_CITATION { "citationItems" : [ { "id" : "ITEM-1", "itemData" : { "DOI" : "10.5670/oceanog.2015.03", "ISBN" : "9788578110796", "ISSN" : "10428275", "PMID" : "25246403", "abstract" : "Alterations to the global water cycle are of concern as Earth\u2019s climate changes. Although policymakers are mainly interested in changes to terrestrial rainfall\u2014where, when, and how much it\u2019s going to rain\u2014the largest component of the global water cycle operates over the ocean where nearly all of Earth\u2019s free water resides. Approximately 80% of Earth\u2019s surface freshwater fluxes occur over the ocean; its surface salinity responds to changing evaporation and precipitation patterns by displaying salty or fresh anomalies. The salinity field integrates sporadic surface fluxes over time, and after accounting for ocean circulation and mixing, salinity changes resulting from longterm alternations to surface evaporation and precipitation are evident. Thus, ocean salinity measurements can provide insights into water-cycle operation and its longterm change. Although poor observational coverage and an incomplete view of the interaction of all water-cycle components limits our understanding, climate models are beginning to provide insights that are complementing observations. This new information suggests that the global water cycle is rapidly intensifying.", "author" : [ { "dropping-particle" : "", "family" : "Durack", "given" : "Paul J.", "non-dropping-particle" : "", "parse-names" : false, "suffix" : "" } ], "container-title" : "Oceanography", "id" : "ITEM-1", "issue" : "1", "issued" : { "date-parts" : [ [ "2015", "3", "1" ] ] }, "page" : "20-31", "title" : "Ocean salinity and the global water cycle", "translator" : [ { "dropping-particle" : "", "family" : "J4287", "given" : "", "non-dropping-particle" : "", "parse-names" : false, "suffix" : "" } ], "type" : "article-journal", "volume" : "28" }, "uris" : [ "http://www.mendeley.com/documents/?uuid=e2f0b4e1-43c9-3c12-99bf-52cf2209c1f5" ] }, { "id" : "ITEM-2", "itemData" : { "DOI" : "10.1088/1748-9326/9/11/114017", "ISSN" : "17489326", "abstract" : "Of the many processes contributing to long-term sea-level change, little attention has been paid to the large-scale contributions of salinity-driven halosteric changes. We evaluate observed and simulated estimates of long-term (1950-present) halosteric patterns and compare these to corresponding thermosteric changes. Spatially coherent halosteric patterns are visible in the historical record, and are consistent with estimates of long-term water cycle amplification. Our results suggest that long-term basin-scale halosteric changes in the Pacific and Atlantic are substantially larger than previously assumed, with observed estimates and coupled climate models suggesting magnitudes of \u223c25% of the corresponding thermosteric changes. In both observations and simulations, Pacific basin-scale freshening leads to a density reduction that augments coincident thermosteric expansion, whereas in the Atlantic halosteric changes partially compensate strong thermosteric expansion via a basin-scale enhanced salinity density increase. Although regional differences are apparent, at basin-scales consistency is found between the observed and simulated partitioning of halosteric and thermosteric changes, and suggests that models are simulating the processes driving observed long-term basin-scale steric changes. Further analysis demonstrates that the observed halosteric changes and their basin partitioning are consistent with CMIP5 simulations that include anthropogenic CO&lt;inf&gt;2&lt;/inf&gt; forcings (Historical), but are found to be inconsistent with simulations that exclude anthropogenic forcings (HistoricalNat).", "author" : [ { "dropping-particle" : "", "family" : "Durack", "given" : "Paul J.", "non-dropping-particle" : "", "parse-names" : false, "suffix" : "" }, { "dropping-particle" : "", "family" : "Wijffels", "given" : "Susan E.", "non-dropping-particle" : "", "parse-names" : false, "suffix" : "" }, { "dropping-particle" : "", "family" : "Gleckler", "given" : "Peter J.", "non-dropping-particle" : "", "parse-names" : false, "suffix" : "" } ], "container-title" : "Environmental Research Letters", "id" : "ITEM-2", "issue" : "11", "issued" : { "date-parts" : [ [ "2014" ] ] }, "title" : "Long-term sea-level change revisited: The role of salinity", "translator" : [ { "dropping-particle" : "", "family" : "J6199", "given" : "", "non-dropping-particle" : "", "parse-names" : false, "suffix" : "" } ], "type" : "article-journal", "volume" : "9" }, "uris" : [ "http://www.mendeley.com/documents/?uuid=2eda9bbc-c9f6-466d-a1b9-93572d2672f1" ] }, { "id" : "ITEM-3", "itemData" : { "DOI" : "10.1038/srep38752", "ISBN" : "2045-2322 (Electronic)\\r2045-2322 (Linking)", "ISSN" : "20452322", "PMID" : "27934946", "abstract" : "Global water cycle amplifying at less than the Clausius-Clapeyron rate", "author" : [ { "dropping-particle" : "", "family" : "Skliris", "given" : "Nikolaos", "non-dropping-particle" : "", "parse-names" : false, "suffix" : "" }, { "dropping-particle" : "", "family" : "Zika", "given" : "Jan D.", "non-dropping-particle" : "", "parse-names" : false, "suffix" : "" }, { "dropping-particle" : "", "family" : "Nurser", "given" : "George", "non-dropping-particle" : "", "parse-names" : false, "suffix" : "" }, { "dropping-particle" : "", "family" : "Josey", "given" : "Simon A.", "non-dropping-particle" : "", "parse-names" : false, "suffix" : "" }, { "dropping-particle" : "", "family" : "Marsh", "given" : "Robert", "non-dropping-particle" : "", "parse-names" : false, "suffix" : "" } ], "container-title" : "Scientific Reports", "id" : "ITEM-3", "issue" : "1", "issued" : { "date-parts" : [ [ "2016", "12", "9" ] ] }, "page" : "38752", "publisher" : "Nature Publishing Group", "title" : "Global water cycle amplifying at less than the Clausius-Clapeyron rate", "translator" : [ { "dropping-particle" : "", "family" : "J4467", "given" : "", "non-dropping-particle" : "", "parse-names" : false, "suffix" : "" } ], "type" : "article-journal", "volume" : "6" }, "uris" : [ "http://www.mendeley.com/documents/?uuid=726c7f22-00ad-35d5-a9a3-7029efee628a" ] }, { "id" : "ITEM-4", "itemData" : { "DOI" : "10.1175/JCLI-D-15-0143.1", "ISSN" : "08948755", "abstract" : "AbstractThe global water cycle is predicted to intensify under various greenhouse gas emissions scenarios. Here we assess the nature and strength of the expected changes for the ocean in the coming century by examining the output of several CMIP5 model runs for the periods 1990-2000 and 2090-2100 and comparing them to a dataset built from modern observations. Key elements of the water cycle, such as the atmospheric vapor transport, the evaporation minus precipitation over the ocean and the surface salinity, show significant changes over the coming century. The intensification of the water cycle leads to increased salinity contrasts in the ocean, both within and between basins. Regional projections for several areas important to large-scale ocean circulation are presented, including the export of atmospheric moisture across the tropical Americas from Atlantic to Pacific, the freshwater gain of high latitude deepwater formation sites, and the basin averaged evaporation minus precipitation with implications for interbasin mass transports.", "author" : [ { "dropping-particle" : "", "family" : "Levang", "given" : "Samuel J.", "non-dropping-particle" : "", "parse-names" : false, "suffix" : "" }, { "dropping-particle" : "", "family" : "Schmitt", "given" : "Raymond W.", "non-dropping-particle" : "", "parse-names" : false, "suffix" : "" } ], "container-title" : "Journal of Climate", "id" : "ITEM-4", "issue" : "16", "issued" : { "date-parts" : [ [ "2015", "8", "10" ] ] }, "page" : "6489-6502", "title" : "Centennial changes of the global water cycle in CMIP5 models", "translator" : [ { "dropping-particle" : "", "family" : "J4354", "given" : "", "non-dropping-particle" : "", "parse-names" : false, "suffix" : "" } ], "type" : "article-journal", "volume" : "28" }, "uris" : [ "http://www.mendeley.com/documents/?uuid=fb321021-99c1-3514-b302-1b4839fe97d9" ] } ], "mendeley" : { "formattedCitation" : "(Durack et al., 2014b; Durack, 2015; Levang and Schmitt, 2015; Skliris et al., 2016)", "manualFormatting" : "Durack, 2015; Durack et al., 2014b; Levang and Schmitt, 2015; Skliris et al., 2016)", "plainTextFormattedCitation" : "(Durack et al., 2014b; Durack, 2015; Levang and Schmitt, 2015; Skliris et al., 2016)", "previouslyFormattedCitation" : "(Durack et al., 2014b; Durack, 2015; Levang and Schmitt, 2015; Skliris et al., 2016)" }, "properties" : { "noteIndex" : 0 }, "schema" : "https://github.com/citation-style-language/schema/raw/master/csl-citation.json" }</w:delInstrText>
        </w:r>
      </w:del>
      <w:r>
        <w:rPr>
          <w:noProof/>
          <w:lang w:eastAsia="en-US"/>
        </w:rPr>
        <w:fldChar w:fldCharType="separate"/>
      </w:r>
      <w:r w:rsidR="00393F8C">
        <w:rPr>
          <w:noProof/>
          <w:lang w:val="en-US" w:eastAsia="en-US"/>
        </w:rPr>
        <w:t>Durack et al., 2014a; Durack, 2015; Levang and Schmitt, 2015; Skliris et al., 2016)</w:t>
      </w:r>
      <w:r>
        <w:rPr>
          <w:noProof/>
          <w:lang w:eastAsia="en-US"/>
        </w:rPr>
        <w:fldChar w:fldCharType="end"/>
      </w:r>
      <w:r w:rsidRPr="00E457C1">
        <w:rPr>
          <w:noProof/>
          <w:lang w:val="en-US" w:eastAsia="en-US"/>
        </w:rPr>
        <w:t xml:space="preserve">. </w:t>
      </w:r>
      <w:r w:rsidR="00F726B6" w:rsidRPr="00E457C1">
        <w:rPr>
          <w:noProof/>
          <w:lang w:val="en-US" w:eastAsia="en-US"/>
        </w:rPr>
        <w:t>Observed d</w:t>
      </w:r>
      <w:r w:rsidRPr="00E457C1">
        <w:rPr>
          <w:noProof/>
          <w:lang w:val="en-US" w:eastAsia="en-US"/>
        </w:rPr>
        <w:t xml:space="preserve">epth-integrated basin responses, contrasting the Pacific and Atlantic basins (freshening Pacific and enhanced salinity Atlantic) were also shown to be replicated in </w:t>
      </w:r>
      <w:r w:rsidR="00F54F77" w:rsidRPr="00E457C1">
        <w:rPr>
          <w:noProof/>
          <w:lang w:val="en-US" w:eastAsia="en-US"/>
        </w:rPr>
        <w:t>most</w:t>
      </w:r>
      <w:r w:rsidRPr="00E457C1">
        <w:rPr>
          <w:noProof/>
          <w:lang w:val="en-US" w:eastAsia="en-US"/>
        </w:rPr>
        <w:t xml:space="preserve"> historical (natural and anthropogenic</w:t>
      </w:r>
      <w:r w:rsidR="00F54F77" w:rsidRPr="00E457C1">
        <w:rPr>
          <w:noProof/>
          <w:lang w:val="en-US" w:eastAsia="en-US"/>
        </w:rPr>
        <w:t>ally forced</w:t>
      </w:r>
      <w:r w:rsidRPr="00E457C1">
        <w:rPr>
          <w:noProof/>
          <w:lang w:val="en-US" w:eastAsia="en-US"/>
        </w:rPr>
        <w:t>) simulations, with this basin contrast absent in CMIP5</w:t>
      </w:r>
      <w:r w:rsidR="008D5C5F" w:rsidRPr="00E457C1">
        <w:rPr>
          <w:noProof/>
          <w:lang w:val="en-US" w:eastAsia="en-US"/>
        </w:rPr>
        <w:t xml:space="preserve"> and CMIP6</w:t>
      </w:r>
      <w:r w:rsidRPr="00E457C1">
        <w:rPr>
          <w:noProof/>
          <w:lang w:val="en-US" w:eastAsia="en-US"/>
        </w:rPr>
        <w:t xml:space="preserve"> natural</w:t>
      </w:r>
      <w:r w:rsidR="00F54F77" w:rsidRPr="00E457C1">
        <w:rPr>
          <w:noProof/>
          <w:lang w:val="en-US" w:eastAsia="en-US"/>
        </w:rPr>
        <w:t>-</w:t>
      </w:r>
      <w:r w:rsidRPr="00E457C1">
        <w:rPr>
          <w:noProof/>
          <w:lang w:val="en-US" w:eastAsia="en-US"/>
        </w:rPr>
        <w:t xml:space="preserve">only simulations that exclude </w:t>
      </w:r>
      <w:r w:rsidR="00F54F77" w:rsidRPr="00E457C1">
        <w:rPr>
          <w:noProof/>
          <w:lang w:val="en-US" w:eastAsia="en-US"/>
        </w:rPr>
        <w:t>anthropogenic</w:t>
      </w:r>
      <w:r w:rsidRPr="00E457C1">
        <w:rPr>
          <w:noProof/>
          <w:lang w:val="en-US" w:eastAsia="en-US"/>
        </w:rPr>
        <w:t xml:space="preserve"> forcing </w:t>
      </w:r>
      <w:r>
        <w:fldChar w:fldCharType="begin" w:fldLock="1"/>
      </w:r>
      <w:ins w:id="2267" w:author="Robin Matthews" w:date="2021-06-15T15:17:00Z">
        <w:r w:rsidR="00661E54">
          <w:rPr>
            <w:noProof/>
            <w:lang w:val="en-US" w:eastAsia="en-US"/>
          </w:rPr>
          <w:instrText>ADDIN CSL_CITATION { "citationItems" : [ { "id" : "ITEM-1", "itemData" : { "DOI" : "10.1088/1748-9326/9/11/114017", "ISSN" : "17489326", "abstract" : "Of the many processes contributing to long-term sea-level change, little attention has been paid to the large-scale contributions of salinity-driven halosteric changes. We evaluate observed and simulated estimates of long-term (1950-present) halosteric patterns and compare these to corresponding thermosteric changes. Spatially coherent halosteric patterns are visible in the historical record, and are consistent with estimates of long-term water cycle amplification. Our results suggest that long-term basin-scale halosteric changes in the Pacific and Atlantic are substantially larger than previously assumed, with observed estimates and coupled climate models suggesting magnitudes of \u223c25% of the corresponding thermosteric changes. In both observations and simulations, Pacific basin-scale freshening leads to a density reduction that augments coincident thermosteric expansion, whereas in the Atlantic halosteric changes partially compensate strong thermosteric expansion via a basin-scale enhanced salinity density increase. Although regional differences are apparent, at basin-scales consistency is found between the observed and simulated partitioning of halosteric and thermosteric changes, and suggests that models are simulating the processes driving observed long-term basin-scale steric changes. Further analysis demonstrates that the observed halosteric changes and their basin partitioning are consistent with CMIP5 simulations that include anthropogenic CO&lt;inf&gt;2&lt;/inf&gt; forcings (Historical), but are found to be inconsistent with simulations that exclude anthropogenic forcings (HistoricalNat).", "author" : [ { "dropping-particle" : "", "family" : "Durack", "given" : "Paul J.", "non-dropping-particle" : "", "parse-names" : false, "suffix" : "" }, { "dropping-particle" : "", "family" : "Wijffels", "given" : "Susan E.", "non-dropping-particle" : "", "parse-names" : false, "suffix" : "" }, { "dropping-particle" : "", "family" : "Gleckler", "given" : "Peter J.", "non-dropping-particle" : "", "parse-names" : false, "suffix" : "" } ], "container-title" : "Environmental Research Letters", "id" : "ITEM-1", "issue" : "11", "issued" : { "date-parts" : [ [ "2014" ] ] }, "title" : "Long-term sea-level change revisited: The role of salinity", "translator" : [ { "dropping-particle" : "", "family" : "J6199", "given" : "", "non-dropping-particle" : "", "parse-names" : false, "suffix" : "" } ], "type" : "article-journal", "volume" : "9" }, "uris" : [ "http://www.mendeley.com/documents/?uuid=2eda9bbc-c9f6-466d-a1b9-93572d2672f1" ] } ], "mendeley" : { "formattedCitation" : "(Durack et al., 2014b)", "manualFormatting" : "(Durack et al., 2014a", "plainTextFormattedCitation" : "(Durack et al., 2014b)", "previouslyFormattedCitation" : "(Durack et al., 2014b)" }, "properties" : { "noteIndex" : 0 }, "schema" : "https://github.com/citation-style-language/schema/raw/master/csl-citation.json" }</w:instrText>
        </w:r>
      </w:ins>
      <w:del w:id="2268" w:author="Robin Matthews" w:date="2021-06-15T15:17:00Z">
        <w:r w:rsidR="00E719C0" w:rsidDel="00661E54">
          <w:rPr>
            <w:noProof/>
            <w:lang w:val="en-US" w:eastAsia="en-US"/>
          </w:rPr>
          <w:delInstrText>ADDIN CSL_CITATION { "citationItems" : [ { "id" : "ITEM-1", "itemData" : { "DOI" : "10.1088/1748-9326/9/11/114017", "ISSN" : "17489326", "abstract" : "Of the many processes contributing to long-term sea-level change, little attention has been paid to the large-scale contributions of salinity-driven halosteric changes. We evaluate observed and simulated estimates of long-term (1950-present) halosteric patterns and compare these to corresponding thermosteric changes. Spatially coherent halosteric patterns are visible in the historical record, and are consistent with estimates of long-term water cycle amplification. Our results suggest that long-term basin-scale halosteric changes in the Pacific and Atlantic are substantially larger than previously assumed, with observed estimates and coupled climate models suggesting magnitudes of \u223c25% of the corresponding thermosteric changes. In both observations and simulations, Pacific basin-scale freshening leads to a density reduction that augments coincident thermosteric expansion, whereas in the Atlantic halosteric changes partially compensate strong thermosteric expansion via a basin-scale enhanced salinity density increase. Although regional differences are apparent, at basin-scales consistency is found between the observed and simulated partitioning of halosteric and thermosteric changes, and suggests that models are simulating the processes driving observed long-term basin-scale steric changes. Further analysis demonstrates that the observed halosteric changes and their basin partitioning are consistent with CMIP5 simulations that include anthropogenic CO&lt;inf&gt;2&lt;/inf&gt; forcings (Historical), but are found to be inconsistent with simulations that exclude anthropogenic forcings (HistoricalNat).", "author" : [ { "dropping-particle" : "", "family" : "Durack", "given" : "Paul J.", "non-dropping-particle" : "", "parse-names" : false, "suffix" : "" }, { "dropping-particle" : "", "family" : "Wijffels", "given" : "Susan E.", "non-dropping-particle" : "", "parse-names" : false, "suffix" : "" }, { "dropping-particle" : "", "family" : "Gleckler", "given" : "Peter J.", "non-dropping-particle" : "", "parse-names" : false, "suffix" : "" } ], "container-title" : "Environmental Research Letters", "id" : "ITEM-1", "issue" : "11", "issued" : { "date-parts" : [ [ "2014" ] ] }, "title" : "Long-term sea-level change revisited: The role of salinity", "translator" : [ { "dropping-particle" : "", "family" : "J6199", "given" : "", "non-dropping-particle" : "", "parse-names" : false, "suffix" : "" } ], "type" : "article-journal", "volume" : "9" }, "uris" : [ "http://www.mendeley.com/documents/?uuid=2eda9bbc-c9f6-466d-a1b9-93572d2672f1" ] } ], "mendeley" : { "formattedCitation" : "(Durack et al., 2014b)", "manualFormatting" : "(Durack et al., 2014b", "plainTextFormattedCitation" : "(Durack et al., 2014b)", "previouslyFormattedCitation" : "(Durack et al., 2014b)" }, "properties" : { "noteIndex" : 0 }, "schema" : "https://github.com/citation-style-language/schema/raw/master/csl-citation.json" }</w:delInstrText>
        </w:r>
      </w:del>
      <w:r>
        <w:fldChar w:fldCharType="separate"/>
      </w:r>
      <w:r w:rsidR="00393F8C">
        <w:rPr>
          <w:noProof/>
          <w:lang w:val="en-US" w:eastAsia="en-US"/>
        </w:rPr>
        <w:t>(Durack et al., 2014a</w:t>
      </w:r>
      <w:r>
        <w:fldChar w:fldCharType="end"/>
      </w:r>
      <w:r w:rsidRPr="00E457C1">
        <w:rPr>
          <w:noProof/>
          <w:lang w:val="en-US" w:eastAsia="en-US"/>
        </w:rPr>
        <w:t xml:space="preserve">; </w:t>
      </w:r>
      <w:r w:rsidR="00F9109E" w:rsidRPr="00AC1A12">
        <w:rPr>
          <w:noProof/>
          <w:lang w:val="en-CA" w:eastAsia="en-US"/>
        </w:rPr>
        <w:t>Figure 3.28</w:t>
      </w:r>
      <w:r w:rsidRPr="00E457C1">
        <w:rPr>
          <w:noProof/>
          <w:lang w:val="en-US" w:eastAsia="en-US"/>
        </w:rPr>
        <w:t>).</w:t>
      </w:r>
    </w:p>
    <w:p w14:paraId="0712105B" w14:textId="77777777" w:rsidR="009F594A" w:rsidRPr="00E457C1" w:rsidRDefault="009F594A" w:rsidP="009F594A">
      <w:pPr>
        <w:pStyle w:val="AR6BodyText"/>
        <w:rPr>
          <w:noProof/>
          <w:lang w:val="en-US" w:eastAsia="en-US"/>
        </w:rPr>
      </w:pPr>
    </w:p>
    <w:p w14:paraId="5B0A1885" w14:textId="681C40C2" w:rsidR="009F594A" w:rsidRPr="00E457C1" w:rsidRDefault="009F594A" w:rsidP="009F594A">
      <w:pPr>
        <w:pStyle w:val="AR6BodyText"/>
        <w:rPr>
          <w:noProof/>
          <w:lang w:val="en-US"/>
        </w:rPr>
      </w:pPr>
      <w:r w:rsidRPr="00E457C1">
        <w:rPr>
          <w:noProof/>
          <w:lang w:val="en-US"/>
        </w:rPr>
        <w:t>While observational sparsity considerably limits quantif</w:t>
      </w:r>
      <w:r w:rsidR="00F54F77" w:rsidRPr="00E457C1">
        <w:rPr>
          <w:noProof/>
          <w:lang w:val="en-US"/>
        </w:rPr>
        <w:t>ication of</w:t>
      </w:r>
      <w:r w:rsidRPr="00E457C1">
        <w:rPr>
          <w:noProof/>
          <w:lang w:val="en-US"/>
        </w:rPr>
        <w:t xml:space="preserve"> regional changes, a recent study by </w:t>
      </w:r>
      <w:r>
        <w:fldChar w:fldCharType="begin" w:fldLock="1"/>
      </w:r>
      <w:r w:rsidR="00E719C0">
        <w:rPr>
          <w:noProof/>
          <w:lang w:val="en-US"/>
        </w:rPr>
        <w:instrText>ADDIN CSL_CITATION { "citationItems" : [ { "id" : "ITEM-1", "itemData" : { "DOI" : "10.1002/2017GL072582", "ISSN" : "19448007", "abstract" : "Sea surface salinity (SSS) is a major ocean circulation component and indicator of the hydrological cycle. Here we investigate an unprecedented Atlantic SSS compilation from 1896 to 2013 and analyze the main modes of SSS decadal variability. Using principal component analysis, we find that the low-latitude (tropical and subtropical) Atlantic and the subpolar Atlantic have distinct variability. Subpolar and low-latitude SSS are negatively correlated, with subpolar anomalies leading low-latitude anomalies by about a decade. Subpolar SSS varies in phase with the Atlantic Multidecadal Oscillation (AMO), whereas low-latitude SSS varies in phase with the North Atlantic Oscillation (NAO). Additionally, northern tropical SSS is anticorrelated with Sahel rainfall, suggesting that SSS reflects the Intertropical Convergence Zone latitude. The 1896\u20132013 SSS trend shows amplification of the mean SSS field, with subpolar freshening and low-latitude salinification. The AMO and NAO have little effect on the long-term trend but contribute to the trend since 1970.", "author" : [ { "dropping-particle" : "", "family" : "Friedman", "given" : "Andrew R.", "non-dropping-particle" : "", "parse-names" : false, "suffix" : "" }, { "dropping-particle" : "", "family" : "Reverdin", "given" : "Gilles", "non-dropping-particle" : "", "parse-names" : false, "suffix" : "" }, { "dropping-particle" : "", "family" : "Khodri", "given" : "Myriam", "non-dropping-particle" : "", "parse-names" : false, "suffix" : "" }, { "dropping-particle" : "", "family" : "Gastineau", "given" : "Guillaume", "non-dropping-particle" : "", "parse-names" : false, "suffix" : "" } ], "container-title" : "Geophysical Research Letters", "id" : "ITEM-1", "issue" : "4", "issued" : { "date-parts" : [ [ "2017", "2", "28" ] ] }, "note" : "From Duplicate 2 (A new record of Atlantic sea surface salinity from 1896 to 2013 reveals the signatures of climate variability and long-term trends - Friedman, Andrew R.; Reverdin, Gilles; Khodri, Myriam; Gastineau, Guillaume)\n\ndoi: 10.1002/2017GL072582", "page" : "1866-1876", "publisher" : "John Wiley &amp; Sons, Ltd", "title" : "A new record of Atlantic sea surface salinity from 1896 to 2013 reveals the signatures of climate variability and long-term trends", "translator" : [ { "dropping-particle" : "", "family" : "J6203", "given" : "", "non-dropping-particle" : "", "parse-names" : false, "suffix" : "" } ], "type" : "article-journal", "volume" : "44" }, "uris" : [ "http://www.mendeley.com/documents/?uuid=8ccc7252-8e2e-4560-9f41-6a876807748c" ] } ], "mendeley" : { "formattedCitation" : "(Friedman et al., 2017)", "manualFormatting" : "Friedman et al. (2017)", "plainTextFormattedCitation" : "(Friedman et al., 2017)", "previouslyFormattedCitation" : "(Friedman et al., 2017)" }, "properties" : { "noteIndex" : 0 }, "schema" : "https://github.com/citation-style-language/schema/raw/master/csl-citation.json" }</w:instrText>
      </w:r>
      <w:r>
        <w:fldChar w:fldCharType="separate"/>
      </w:r>
      <w:r w:rsidR="00393F8C">
        <w:rPr>
          <w:noProof/>
          <w:lang w:val="en-US"/>
        </w:rPr>
        <w:t>Friedman et al. (2017)</w:t>
      </w:r>
      <w:r>
        <w:fldChar w:fldCharType="end"/>
      </w:r>
      <w:r w:rsidRPr="00E457C1">
        <w:rPr>
          <w:noProof/>
          <w:lang w:val="en-US"/>
        </w:rPr>
        <w:t xml:space="preserve"> assessed salinity changes in the Atlantic Ocean from 1896 to 2013 and confirmed the pattern of mid-to-low latitude enhanced salinity and high latitude North Atlantic freshening over th</w:t>
      </w:r>
      <w:r w:rsidR="00F54F77" w:rsidRPr="00E457C1">
        <w:rPr>
          <w:noProof/>
          <w:lang w:val="en-US"/>
        </w:rPr>
        <w:t>is</w:t>
      </w:r>
      <w:r w:rsidRPr="00E457C1">
        <w:rPr>
          <w:noProof/>
          <w:lang w:val="en-US"/>
        </w:rPr>
        <w:t xml:space="preserve"> period exists even after </w:t>
      </w:r>
      <w:r w:rsidR="00E8327D" w:rsidRPr="00E457C1">
        <w:rPr>
          <w:noProof/>
          <w:lang w:val="en-US"/>
        </w:rPr>
        <w:t xml:space="preserve">accounting for </w:t>
      </w:r>
      <w:r w:rsidRPr="00E457C1">
        <w:rPr>
          <w:noProof/>
          <w:lang w:val="en-US"/>
        </w:rPr>
        <w:t xml:space="preserve">the effects of </w:t>
      </w:r>
      <w:r w:rsidR="00F54F77" w:rsidRPr="00E457C1">
        <w:rPr>
          <w:noProof/>
          <w:lang w:val="en-US"/>
        </w:rPr>
        <w:t>the</w:t>
      </w:r>
      <w:r w:rsidRPr="00E457C1">
        <w:rPr>
          <w:noProof/>
          <w:lang w:val="en-US"/>
        </w:rPr>
        <w:t xml:space="preserve"> NAO and AMO.</w:t>
      </w:r>
    </w:p>
    <w:p w14:paraId="2D5B9FA0" w14:textId="77777777" w:rsidR="009F594A" w:rsidRPr="00E457C1" w:rsidRDefault="009F594A" w:rsidP="009F594A">
      <w:pPr>
        <w:pStyle w:val="AR6BodyText"/>
        <w:rPr>
          <w:noProof/>
          <w:lang w:val="en-US"/>
        </w:rPr>
      </w:pPr>
    </w:p>
    <w:p w14:paraId="2F0799E3" w14:textId="44ED0808" w:rsidR="009F594A" w:rsidRPr="00E457C1" w:rsidRDefault="009F594A" w:rsidP="009F594A">
      <w:pPr>
        <w:pStyle w:val="AR6BodyText"/>
        <w:rPr>
          <w:noProof/>
          <w:lang w:val="en-US"/>
        </w:rPr>
      </w:pPr>
      <w:r w:rsidRPr="00E457C1">
        <w:rPr>
          <w:noProof/>
          <w:lang w:val="en-US"/>
        </w:rPr>
        <w:t xml:space="preserve">Considering the bulk of evidence, it is </w:t>
      </w:r>
      <w:r w:rsidRPr="00E457C1">
        <w:rPr>
          <w:i/>
          <w:iCs/>
          <w:noProof/>
          <w:lang w:val="en-US"/>
        </w:rPr>
        <w:t>extremely likely</w:t>
      </w:r>
      <w:r w:rsidRPr="00E457C1">
        <w:rPr>
          <w:noProof/>
          <w:lang w:val="en-US"/>
        </w:rPr>
        <w:t xml:space="preserve"> that human influence has contributed to observed near-surface and subsurface salinity changes across the globe since the mid-20</w:t>
      </w:r>
      <w:r w:rsidRPr="00566450">
        <w:rPr>
          <w:noProof/>
          <w:lang w:val="en-US"/>
          <w:rPrChange w:id="2269" w:author="Sara M Tuson" w:date="2021-06-28T09:46:00Z">
            <w:rPr>
              <w:noProof/>
              <w:vertAlign w:val="superscript"/>
              <w:lang w:val="en-US"/>
            </w:rPr>
          </w:rPrChange>
        </w:rPr>
        <w:t>th</w:t>
      </w:r>
      <w:r w:rsidRPr="00E457C1">
        <w:rPr>
          <w:noProof/>
          <w:lang w:val="en-US"/>
        </w:rPr>
        <w:t xml:space="preserve"> century. All available multi-decadal assessments have confirmed that the associated pattern of change corresponds to fresh regions becoming fresher and salty regions becoming saltier (</w:t>
      </w:r>
      <w:r w:rsidRPr="00E457C1">
        <w:rPr>
          <w:i/>
          <w:noProof/>
          <w:lang w:val="en-US"/>
        </w:rPr>
        <w:t>high confidence</w:t>
      </w:r>
      <w:r w:rsidRPr="00E457C1">
        <w:rPr>
          <w:noProof/>
          <w:lang w:val="en-US"/>
        </w:rPr>
        <w:t xml:space="preserve">). </w:t>
      </w:r>
      <w:r w:rsidR="00592BC7" w:rsidRPr="00E457C1">
        <w:rPr>
          <w:rFonts w:cs="Times New Roman"/>
          <w:lang w:val="en-US"/>
        </w:rPr>
        <w:t>CMIP5 and CMIP6 models are only able to reproduce these patterns in simulations that include greenhouse gas increases (</w:t>
      </w:r>
      <w:r w:rsidR="00592BC7" w:rsidRPr="00E457C1">
        <w:rPr>
          <w:rFonts w:cs="Times New Roman"/>
          <w:i/>
          <w:iCs/>
          <w:lang w:val="en-US"/>
        </w:rPr>
        <w:t>medium confidence</w:t>
      </w:r>
      <w:r w:rsidR="00592BC7" w:rsidRPr="00E457C1">
        <w:rPr>
          <w:rFonts w:cs="Times New Roman"/>
          <w:lang w:val="en-US"/>
        </w:rPr>
        <w:t xml:space="preserve">). </w:t>
      </w:r>
      <w:r w:rsidRPr="00E457C1">
        <w:rPr>
          <w:lang w:val="en-US"/>
        </w:rPr>
        <w:t>Changes to the coincident atmospheric water cycle and ocean-atmosphere fluxes (evaporation and precipitation) are the primary drivers of the basin-scale observed salinity changes (</w:t>
      </w:r>
      <w:r w:rsidRPr="00E457C1">
        <w:rPr>
          <w:i/>
          <w:iCs/>
          <w:lang w:val="en-US"/>
        </w:rPr>
        <w:t>high confidence</w:t>
      </w:r>
      <w:r w:rsidRPr="00E457C1">
        <w:rPr>
          <w:lang w:val="en-US"/>
        </w:rPr>
        <w:t xml:space="preserve">). </w:t>
      </w:r>
      <w:r w:rsidRPr="00E457C1">
        <w:rPr>
          <w:noProof/>
          <w:lang w:val="en-US"/>
        </w:rPr>
        <w:t xml:space="preserve">This </w:t>
      </w:r>
      <w:r w:rsidRPr="00E457C1">
        <w:rPr>
          <w:noProof/>
          <w:lang w:val="en-US"/>
        </w:rPr>
        <w:lastRenderedPageBreak/>
        <w:t xml:space="preserve">result is supported by all available observational assessments, along with a growing number of climate modelling studies targeted at assessing ocean and water cycle changes. </w:t>
      </w:r>
      <w:r w:rsidRPr="00E457C1">
        <w:rPr>
          <w:lang w:val="en-US"/>
        </w:rPr>
        <w:t xml:space="preserve">The basin-scale changes are consistent across models and intensify on centennial scales from the historical period through to </w:t>
      </w:r>
      <w:r w:rsidR="00C56686" w:rsidRPr="00E457C1">
        <w:rPr>
          <w:lang w:val="en-US"/>
        </w:rPr>
        <w:t xml:space="preserve">the </w:t>
      </w:r>
      <w:r w:rsidRPr="00E457C1">
        <w:rPr>
          <w:lang w:val="en-US"/>
        </w:rPr>
        <w:t>projections</w:t>
      </w:r>
      <w:r w:rsidR="00C56686" w:rsidRPr="00E457C1">
        <w:rPr>
          <w:lang w:val="en-US"/>
        </w:rPr>
        <w:t xml:space="preserve"> of future climate</w:t>
      </w:r>
      <w:r w:rsidRPr="00E457C1">
        <w:rPr>
          <w:lang w:val="en-US"/>
        </w:rPr>
        <w:t xml:space="preserve"> (</w:t>
      </w:r>
      <w:r w:rsidRPr="00E457C1">
        <w:rPr>
          <w:i/>
          <w:iCs/>
          <w:lang w:val="en-US"/>
        </w:rPr>
        <w:t>high confidence</w:t>
      </w:r>
      <w:r w:rsidRPr="00E457C1">
        <w:rPr>
          <w:lang w:val="en-US"/>
        </w:rPr>
        <w:t>).</w:t>
      </w:r>
    </w:p>
    <w:p w14:paraId="51A76E5C" w14:textId="77777777" w:rsidR="009F594A" w:rsidRPr="00E457C1" w:rsidRDefault="009F594A" w:rsidP="009F594A">
      <w:pPr>
        <w:pStyle w:val="AR6BodyText"/>
        <w:rPr>
          <w:noProof/>
          <w:lang w:val="en-US"/>
        </w:rPr>
      </w:pPr>
    </w:p>
    <w:p w14:paraId="1F41918C" w14:textId="77777777" w:rsidR="009F594A" w:rsidRPr="00E457C1" w:rsidRDefault="009F594A" w:rsidP="009F594A">
      <w:pPr>
        <w:pStyle w:val="AR6BodyText"/>
        <w:rPr>
          <w:noProof/>
          <w:lang w:val="en-US"/>
        </w:rPr>
      </w:pPr>
    </w:p>
    <w:p w14:paraId="31795E55" w14:textId="6020303F" w:rsidR="009F594A" w:rsidRDefault="009F594A" w:rsidP="009F594A">
      <w:pPr>
        <w:pStyle w:val="AR6BodyText"/>
        <w:rPr>
          <w:b/>
          <w:noProof/>
        </w:rPr>
      </w:pPr>
      <w:r>
        <w:rPr>
          <w:b/>
          <w:noProof/>
        </w:rPr>
        <w:t>[</w:t>
      </w:r>
      <w:r w:rsidRPr="00CB1BE0">
        <w:rPr>
          <w:b/>
          <w:noProof/>
        </w:rPr>
        <w:t xml:space="preserve">START </w:t>
      </w:r>
      <w:r w:rsidRPr="00CB1BE0">
        <w:rPr>
          <w:rStyle w:val="AR6Chap3FigureCar"/>
          <w:b/>
          <w:noProof/>
          <w:sz w:val="22"/>
        </w:rPr>
        <w:t>FIGURE 3.</w:t>
      </w:r>
      <w:r w:rsidRPr="00CB1BE0">
        <w:rPr>
          <w:rStyle w:val="AR6Chap3FigureCar"/>
          <w:rFonts w:cs="Times New Roman"/>
          <w:b/>
          <w:noProof/>
          <w:sz w:val="22"/>
        </w:rPr>
        <w:t>2</w:t>
      </w:r>
      <w:r w:rsidR="0077206E">
        <w:rPr>
          <w:rStyle w:val="AR6Chap3FigureCar"/>
          <w:rFonts w:cs="Times New Roman"/>
          <w:b/>
          <w:noProof/>
          <w:sz w:val="22"/>
        </w:rPr>
        <w:t>7</w:t>
      </w:r>
      <w:r>
        <w:rPr>
          <w:rStyle w:val="AR6Chap3FigureCar"/>
          <w:rFonts w:cs="Times New Roman"/>
          <w:b/>
          <w:noProof/>
        </w:rPr>
        <w:t xml:space="preserve"> </w:t>
      </w:r>
      <w:r>
        <w:rPr>
          <w:b/>
          <w:noProof/>
        </w:rPr>
        <w:t>HERE]</w:t>
      </w:r>
    </w:p>
    <w:p w14:paraId="1824BEBE" w14:textId="77777777" w:rsidR="009F594A" w:rsidRDefault="009F594A" w:rsidP="009F594A">
      <w:pPr>
        <w:pStyle w:val="AR6BodyText"/>
        <w:jc w:val="both"/>
        <w:rPr>
          <w:rFonts w:cs="Times New Roman"/>
          <w:noProof/>
          <w:lang w:eastAsia="en-US"/>
        </w:rPr>
      </w:pPr>
    </w:p>
    <w:p w14:paraId="527BF878" w14:textId="62BF642E" w:rsidR="00BE2759" w:rsidRPr="00BE2759" w:rsidRDefault="00BE2759" w:rsidP="00BE2759">
      <w:pPr>
        <w:pStyle w:val="AR6Chap3Figure"/>
        <w:ind w:left="1134" w:hanging="1134"/>
      </w:pPr>
      <w:bookmarkStart w:id="2270" w:name="_Hlk57041080"/>
      <w:r w:rsidRPr="00BE2759">
        <w:rPr>
          <w:b/>
        </w:rPr>
        <w:t xml:space="preserve">Maps of multi-decadal salinity trends for the near-surface ocean. </w:t>
      </w:r>
      <w:r w:rsidRPr="00E371BD">
        <w:t xml:space="preserve">Units are Practical Salinity Scale 1978 [PSS-78] </w:t>
      </w:r>
      <w:ins w:id="2271" w:author="Ian Blenkinsop" w:date="2021-07-13T10:36:00Z">
        <w:r>
          <w:t xml:space="preserve">per </w:t>
        </w:r>
      </w:ins>
      <w:r w:rsidRPr="00E371BD">
        <w:t>decade</w:t>
      </w:r>
      <w:del w:id="2272" w:author="Ian Blenkinsop" w:date="2021-07-12T16:00:00Z">
        <w:r w:rsidRPr="00BE2759" w:rsidDel="002E0FCC">
          <w:rPr>
            <w:vertAlign w:val="superscript"/>
          </w:rPr>
          <w:delText>-1</w:delText>
        </w:r>
      </w:del>
      <w:r w:rsidRPr="00E371BD">
        <w:t>.</w:t>
      </w:r>
      <w:r>
        <w:t xml:space="preserve"> </w:t>
      </w:r>
      <w:r w:rsidRPr="00BE2759">
        <w:rPr>
          <w:b/>
          <w:bCs/>
          <w:rPrChange w:id="2273" w:author="Ian Blenkinsop" w:date="2021-07-07T14:46:00Z">
            <w:rPr/>
          </w:rPrChange>
        </w:rPr>
        <w:t>(</w:t>
      </w:r>
      <w:ins w:id="2274" w:author="Sara M Tuson" w:date="2021-07-01T10:01:00Z">
        <w:r w:rsidRPr="00BE2759">
          <w:rPr>
            <w:b/>
            <w:bCs/>
            <w:rPrChange w:id="2275" w:author="Ian Blenkinsop" w:date="2021-07-07T14:46:00Z">
              <w:rPr/>
            </w:rPrChange>
          </w:rPr>
          <w:t>T</w:t>
        </w:r>
      </w:ins>
      <w:del w:id="2276" w:author="Sara M Tuson" w:date="2021-07-01T10:01:00Z">
        <w:r w:rsidRPr="00BE2759" w:rsidDel="00A86B6C">
          <w:rPr>
            <w:b/>
            <w:bCs/>
            <w:rPrChange w:id="2277" w:author="Ian Blenkinsop" w:date="2021-07-07T14:46:00Z">
              <w:rPr/>
            </w:rPrChange>
          </w:rPr>
          <w:delText>t</w:delText>
        </w:r>
      </w:del>
      <w:r w:rsidRPr="00BE2759">
        <w:rPr>
          <w:b/>
          <w:bCs/>
          <w:rPrChange w:id="2278" w:author="Ian Blenkinsop" w:date="2021-07-07T14:46:00Z">
            <w:rPr/>
          </w:rPrChange>
        </w:rPr>
        <w:t>op)</w:t>
      </w:r>
      <w:r>
        <w:t xml:space="preserve"> </w:t>
      </w:r>
      <w:r w:rsidRPr="003B51FE">
        <w:t>The best estimate (Section 2.3.3</w:t>
      </w:r>
      <w:r>
        <w:t>.2</w:t>
      </w:r>
      <w:r w:rsidRPr="003B51FE">
        <w:t>)</w:t>
      </w:r>
      <w:r>
        <w:t xml:space="preserve"> observed trend </w:t>
      </w:r>
      <w:r w:rsidR="00D67909">
        <w:fldChar w:fldCharType="begin" w:fldLock="1"/>
      </w:r>
      <w:ins w:id="2279" w:author="Robin Matthews" w:date="2021-06-15T15:18:00Z">
        <w:r w:rsidR="00661E54">
          <w:instrText>ADDIN CSL_CITATION { "citationItems" : [ { "id" : "ITEM-1", "itemData" : { "DOI" : "10.1175/2010JCLI3377.1", "ISBN" : "1520-0442", "ISSN" : "08948755", "abstract" :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temperature-salinity relationship. Subduction and circulation by the ocean's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\u00a9 2010 American Meteorological Society.",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"8", "15" ] ] }, "page" : "4342-4362", "title" : "Fifty-Year trends in global ocean salinities and their relationship to broad-scale warming", "translator" : [ { "dropping-particle" : "", "family" : "J6195", "given" : "", "non-dropping-particle" : "", "parse-names" : false, "suffix" : "" } ], "type" : "article-journal", "volume" : "23" }, "uris" : [ "http://www.mendeley.com/documents/?uuid=4d5c2053-4229-4d03-a23b-a1921f5b0f37" ] } ], "mendeley" : { "formattedCitation" : "(Durack and Wijffels, 2010)", "manualFormatting" : "(Durack and Wijffels, 2010", "plainTextFormattedCitation" : "(Durack and Wijffels, 2010)", "previouslyFormattedCitation" : "(Durack and Wijffels, 2010)" }, "properties" : { "noteIndex" : 0 }, "schema" : "https://github.com/citation-style-language/schema/raw/master/csl-citation.json" }</w:instrText>
        </w:r>
      </w:ins>
      <w:del w:id="2280" w:author="Robin Matthews" w:date="2021-06-15T15:18:00Z">
        <w:r w:rsidR="00E719C0" w:rsidDel="00661E54">
          <w:delInstrText>ADDIN CSL_CITATION { "citationItems" : [ { "id" : "ITEM-1", "itemData" : { "DOI" : "10.1175/2010JCLI3377.1", "ISBN" : "1520-0442", "ISSN" : "08948755", "abstract" :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temperature-salinity relationship. Subduction and circulation by the ocean's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\u00a9 2010 American Meteorological Society.",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"8", "15" ] ] }, "page" : "4342-4362", "title" : "Fifty-Year trends in global ocean salinities and their relationship to broad-scale warming", "translator" : [ { "dropping-particle" : "", "family" : "J6195", "given" : "", "non-dropping-particle" : "", "parse-names" : false, "suffix" : "" } ], "type" : "article-journal", "volume" : "23" }, "uris" : [ "http://www.mendeley.com/documents/?uuid=4d5c2053-4229-4d03-a23b-a1921f5b0f37" ] } ], "mendeley" : { "formattedCitation" : "(Durack and Wijffels, 2010)", "manualFormatting" : "(Durack and Wijffels, 2010 updated, 1950-2019)", "plainTextFormattedCitation" : "(Durack and Wijffels, 2010)", "previouslyFormattedCitation" : "(Durack and Wijffels, 2010)" }, "properties" : { "noteIndex" : 0 }, "schema" : "https://github.com/citation-style-language/schema/raw/master/csl-citation.json" }</w:delInstrText>
        </w:r>
      </w:del>
      <w:r w:rsidR="00D67909">
        <w:fldChar w:fldCharType="separate"/>
      </w:r>
      <w:bookmarkStart w:id="2281" w:name="__Fieldmark__5561_3108272068"/>
      <w:bookmarkStart w:id="2282" w:name="__Fieldmark__478_3077201039"/>
      <w:r w:rsidR="00393F8C">
        <w:rPr>
          <w:noProof/>
        </w:rPr>
        <w:t>(Durack and Wijffels, 2010</w:t>
      </w:r>
      <w:r w:rsidR="00D67909">
        <w:fldChar w:fldCharType="end"/>
      </w:r>
      <w:bookmarkEnd w:id="2281"/>
      <w:bookmarkEnd w:id="2282"/>
      <w:r w:rsidR="00686E45">
        <w:t>)</w:t>
      </w:r>
      <w:ins w:id="2283" w:author="Sara M Tuson" w:date="2021-06-24T11:04:00Z">
        <w:r w:rsidR="00D269C7">
          <w:rPr>
            <w:noProof/>
          </w:rPr>
          <w:t>–</w:t>
        </w:r>
      </w:ins>
      <w:r w:rsidR="00D67909">
        <w:t xml:space="preserve">. </w:t>
      </w:r>
      <w:bookmarkEnd w:id="2270"/>
      <w:r w:rsidRPr="00BE2759">
        <w:rPr>
          <w:b/>
          <w:bCs/>
          <w:rPrChange w:id="2284" w:author="Ian Blenkinsop" w:date="2021-07-07T14:46:00Z">
            <w:rPr/>
          </w:rPrChange>
        </w:rPr>
        <w:t>(</w:t>
      </w:r>
      <w:ins w:id="2285" w:author="Sara M Tuson" w:date="2021-07-01T10:01:00Z">
        <w:r w:rsidRPr="00BE2759">
          <w:rPr>
            <w:b/>
            <w:bCs/>
            <w:rPrChange w:id="2286" w:author="Ian Blenkinsop" w:date="2021-07-07T14:46:00Z">
              <w:rPr/>
            </w:rPrChange>
          </w:rPr>
          <w:t>B</w:t>
        </w:r>
      </w:ins>
      <w:del w:id="2287" w:author="Sara M Tuson" w:date="2021-07-01T10:01:00Z">
        <w:r w:rsidRPr="00BE2759" w:rsidDel="00A86B6C">
          <w:rPr>
            <w:b/>
            <w:bCs/>
            <w:rPrChange w:id="2288" w:author="Ian Blenkinsop" w:date="2021-07-07T14:46:00Z">
              <w:rPr/>
            </w:rPrChange>
          </w:rPr>
          <w:delText>b</w:delText>
        </w:r>
      </w:del>
      <w:r w:rsidRPr="00BE2759">
        <w:rPr>
          <w:b/>
          <w:bCs/>
          <w:rPrChange w:id="2289" w:author="Ian Blenkinsop" w:date="2021-07-07T14:46:00Z">
            <w:rPr/>
          </w:rPrChange>
        </w:rPr>
        <w:t>ottom)</w:t>
      </w:r>
      <w:r w:rsidRPr="00BE2759">
        <w:t xml:space="preserve"> Simulated trend from the CMIP6 historical experiment multi-model mean (1950</w:t>
      </w:r>
      <w:del w:id="2290" w:author="Sara M Tuson" w:date="2021-06-30T10:37:00Z">
        <w:r w:rsidRPr="00BE2759" w:rsidDel="00856D0D">
          <w:delText>-</w:delText>
        </w:r>
      </w:del>
      <w:ins w:id="2291" w:author="Sara M Tuson" w:date="2021-06-30T10:37:00Z">
        <w:r w:rsidRPr="00BE2759">
          <w:t>–</w:t>
        </w:r>
      </w:ins>
      <w:r w:rsidRPr="00BE2759">
        <w:t xml:space="preserve">2014). Black contours show the climatological mean salinity in increments of 0.5 PSS-78 (thick lines 1 PSS-78). </w:t>
      </w:r>
      <w:r w:rsidRPr="00BE2759">
        <w:rPr>
          <w:rFonts w:cs="Times New Roman"/>
          <w:szCs w:val="20"/>
        </w:rPr>
        <w:t>Further details on data sources and processing are available in the chapter data table (Table 3.SM.1).</w:t>
      </w:r>
    </w:p>
    <w:p w14:paraId="70B5BC63" w14:textId="78F7EB1B" w:rsidR="009F594A" w:rsidRPr="00BE2759" w:rsidRDefault="009F594A" w:rsidP="00686E45">
      <w:pPr>
        <w:pStyle w:val="AR6Chap3Figure"/>
        <w:numPr>
          <w:ilvl w:val="0"/>
          <w:numId w:val="0"/>
        </w:numPr>
        <w:ind w:left="360"/>
        <w:rPr>
          <w:noProof/>
        </w:rPr>
      </w:pPr>
    </w:p>
    <w:p w14:paraId="070920AC" w14:textId="467059C9" w:rsidR="009F594A" w:rsidRPr="00E457C1" w:rsidRDefault="009F594A" w:rsidP="009F594A">
      <w:pPr>
        <w:pStyle w:val="AR6BodyText"/>
        <w:rPr>
          <w:b/>
          <w:noProof/>
          <w:lang w:val="en-US"/>
        </w:rPr>
      </w:pPr>
      <w:r w:rsidRPr="00E457C1">
        <w:rPr>
          <w:b/>
          <w:noProof/>
          <w:lang w:val="en-US"/>
        </w:rPr>
        <w:t xml:space="preserve">[END </w:t>
      </w:r>
      <w:r w:rsidRPr="00CB1BE0">
        <w:rPr>
          <w:rStyle w:val="AR6Chap3FigureCar"/>
          <w:rFonts w:cs="Times New Roman"/>
          <w:b/>
          <w:noProof/>
          <w:sz w:val="22"/>
        </w:rPr>
        <w:t>FIGURE 3.2</w:t>
      </w:r>
      <w:r w:rsidR="0077206E">
        <w:rPr>
          <w:rStyle w:val="AR6Chap3FigureCar"/>
          <w:rFonts w:cs="Times New Roman"/>
          <w:b/>
          <w:noProof/>
          <w:sz w:val="22"/>
        </w:rPr>
        <w:t>7</w:t>
      </w:r>
      <w:r w:rsidRPr="00CB1BE0">
        <w:rPr>
          <w:rStyle w:val="AR6Chap3FigureCar"/>
          <w:rFonts w:cs="Times New Roman"/>
          <w:b/>
          <w:noProof/>
          <w:sz w:val="22"/>
        </w:rPr>
        <w:t xml:space="preserve"> </w:t>
      </w:r>
      <w:r w:rsidRPr="00E457C1">
        <w:rPr>
          <w:b/>
          <w:noProof/>
          <w:lang w:val="en-US"/>
        </w:rPr>
        <w:t>HERE]</w:t>
      </w:r>
    </w:p>
    <w:p w14:paraId="04371FF5" w14:textId="77777777" w:rsidR="009F594A" w:rsidRPr="00E457C1" w:rsidRDefault="009F594A" w:rsidP="009F594A">
      <w:pPr>
        <w:pStyle w:val="AR6BodyText"/>
        <w:rPr>
          <w:noProof/>
          <w:lang w:val="en-US"/>
        </w:rPr>
      </w:pPr>
    </w:p>
    <w:p w14:paraId="51D1B9B1" w14:textId="77777777" w:rsidR="009F594A" w:rsidRPr="00E457C1" w:rsidRDefault="009F594A" w:rsidP="009F594A">
      <w:pPr>
        <w:pStyle w:val="AR6BodyText"/>
        <w:rPr>
          <w:noProof/>
          <w:lang w:val="en-US"/>
        </w:rPr>
      </w:pPr>
    </w:p>
    <w:p w14:paraId="75CDA446" w14:textId="12AC94E4" w:rsidR="009F594A" w:rsidRPr="00E457C1" w:rsidRDefault="009F594A" w:rsidP="009F594A">
      <w:pPr>
        <w:pStyle w:val="AR6BodyText"/>
        <w:rPr>
          <w:b/>
          <w:noProof/>
          <w:lang w:val="en-US"/>
        </w:rPr>
      </w:pPr>
      <w:r w:rsidRPr="00E457C1">
        <w:rPr>
          <w:b/>
          <w:noProof/>
          <w:lang w:val="en-US"/>
        </w:rPr>
        <w:t xml:space="preserve">[START </w:t>
      </w:r>
      <w:r w:rsidRPr="00CB1BE0">
        <w:rPr>
          <w:rStyle w:val="AR6Chap3FigureCar"/>
          <w:b/>
          <w:noProof/>
          <w:sz w:val="22"/>
        </w:rPr>
        <w:t>FIGURE 3.</w:t>
      </w:r>
      <w:r w:rsidRPr="00CB1BE0">
        <w:rPr>
          <w:rStyle w:val="AR6Chap3FigureCar"/>
          <w:rFonts w:cs="Times New Roman"/>
          <w:b/>
          <w:noProof/>
          <w:sz w:val="22"/>
        </w:rPr>
        <w:t>2</w:t>
      </w:r>
      <w:r w:rsidR="0077206E">
        <w:rPr>
          <w:rStyle w:val="AR6Chap3FigureCar"/>
          <w:rFonts w:cs="Times New Roman"/>
          <w:b/>
          <w:noProof/>
          <w:sz w:val="22"/>
        </w:rPr>
        <w:t>8</w:t>
      </w:r>
      <w:r w:rsidRPr="00CB1BE0">
        <w:rPr>
          <w:rStyle w:val="AR6Chap3FigureCar"/>
          <w:rFonts w:cs="Times New Roman"/>
          <w:b/>
          <w:noProof/>
          <w:sz w:val="22"/>
        </w:rPr>
        <w:t xml:space="preserve"> </w:t>
      </w:r>
      <w:r w:rsidRPr="00E457C1">
        <w:rPr>
          <w:b/>
          <w:noProof/>
          <w:lang w:val="en-US"/>
        </w:rPr>
        <w:t>HERE]</w:t>
      </w:r>
    </w:p>
    <w:p w14:paraId="6D23FDA0" w14:textId="77777777" w:rsidR="009F594A" w:rsidRPr="00E457C1" w:rsidRDefault="009F594A" w:rsidP="009F594A">
      <w:pPr>
        <w:pStyle w:val="AR6BodyText"/>
        <w:jc w:val="both"/>
        <w:rPr>
          <w:rFonts w:cs="Times New Roman"/>
          <w:noProof/>
          <w:highlight w:val="yellow"/>
          <w:lang w:val="en-US"/>
        </w:rPr>
      </w:pPr>
    </w:p>
    <w:p w14:paraId="6F9795FE" w14:textId="77777777" w:rsidR="00686E45" w:rsidRPr="00686E45" w:rsidRDefault="00686E45" w:rsidP="00686E45">
      <w:pPr>
        <w:pStyle w:val="AR6Chap3Figure"/>
        <w:ind w:left="1134" w:hanging="1134"/>
      </w:pPr>
      <w:bookmarkStart w:id="2292" w:name="_Hlk57041088"/>
      <w:r w:rsidRPr="00B421FA">
        <w:rPr>
          <w:b/>
        </w:rPr>
        <w:t>Long-term</w:t>
      </w:r>
      <w:r>
        <w:rPr>
          <w:b/>
        </w:rPr>
        <w:t xml:space="preserve"> trends in halosteric and thermosteric sea level in CMIP6 models and observations</w:t>
      </w:r>
      <w:r w:rsidRPr="00B421FA">
        <w:rPr>
          <w:b/>
        </w:rPr>
        <w:t>.</w:t>
      </w:r>
      <w:r>
        <w:t xml:space="preserve"> Units are mm y</w:t>
      </w:r>
      <w:del w:id="2293" w:author="Ian Blenkinsop" w:date="2021-07-07T14:46:00Z">
        <w:r w:rsidDel="00CB2C2E">
          <w:delText>ea</w:delText>
        </w:r>
      </w:del>
      <w:r>
        <w:t>r</w:t>
      </w:r>
      <w:del w:id="2294" w:author="Ian Blenkinsop" w:date="2021-07-07T14:46:00Z">
        <w:r w:rsidRPr="004A334D" w:rsidDel="00CB2C2E">
          <w:rPr>
            <w:vertAlign w:val="superscript"/>
          </w:rPr>
          <w:delText>-</w:delText>
        </w:r>
      </w:del>
      <w:ins w:id="2295" w:author="Ian Blenkinsop" w:date="2021-07-07T14:46:00Z">
        <w:r>
          <w:rPr>
            <w:vertAlign w:val="superscript"/>
          </w:rPr>
          <w:t>–</w:t>
        </w:r>
      </w:ins>
      <w:r w:rsidRPr="004A334D">
        <w:rPr>
          <w:vertAlign w:val="superscript"/>
        </w:rPr>
        <w:t>1</w:t>
      </w:r>
      <w:r>
        <w:t xml:space="preserve">. In the </w:t>
      </w:r>
      <w:r w:rsidRPr="00CB2C2E">
        <w:rPr>
          <w:b/>
          <w:bCs/>
          <w:rPrChange w:id="2296" w:author="Ian Blenkinsop" w:date="2021-07-07T14:48:00Z">
            <w:rPr/>
          </w:rPrChange>
        </w:rPr>
        <w:t>right</w:t>
      </w:r>
      <w:ins w:id="2297" w:author="Ian Blenkinsop" w:date="2021-07-07T14:46:00Z">
        <w:r w:rsidRPr="00CB2C2E">
          <w:rPr>
            <w:b/>
            <w:bCs/>
            <w:rPrChange w:id="2298" w:author="Ian Blenkinsop" w:date="2021-07-07T14:48:00Z">
              <w:rPr/>
            </w:rPrChange>
          </w:rPr>
          <w:t>-hand</w:t>
        </w:r>
      </w:ins>
      <w:r w:rsidRPr="00CB2C2E">
        <w:rPr>
          <w:b/>
          <w:bCs/>
          <w:rPrChange w:id="2299" w:author="Ian Blenkinsop" w:date="2021-07-07T14:48:00Z">
            <w:rPr/>
          </w:rPrChange>
        </w:rPr>
        <w:t xml:space="preserve"> column</w:t>
      </w:r>
      <w:r>
        <w:t>, three observed maps of 0 to 2000 m halosteric sea level trends</w:t>
      </w:r>
      <w:ins w:id="2300" w:author="Ian Blenkinsop" w:date="2021-07-07T14:47:00Z">
        <w:r>
          <w:t>:</w:t>
        </w:r>
      </w:ins>
      <w:del w:id="2301" w:author="Ian Blenkinsop" w:date="2021-07-07T14:47:00Z">
        <w:r w:rsidDel="00CB2C2E">
          <w:delText xml:space="preserve"> </w:delText>
        </w:r>
        <w:r w:rsidRPr="00CB2C2E" w:rsidDel="00CB2C2E">
          <w:rPr>
            <w:b/>
            <w:bCs/>
            <w:rPrChange w:id="2302" w:author="Ian Blenkinsop" w:date="2021-07-07T14:47:00Z">
              <w:rPr/>
            </w:rPrChange>
          </w:rPr>
          <w:delText>(right column)</w:delText>
        </w:r>
      </w:del>
      <w:r>
        <w:t xml:space="preserve"> </w:t>
      </w:r>
      <w:r w:rsidRPr="00CB2C2E">
        <w:rPr>
          <w:b/>
          <w:bCs/>
          <w:rPrChange w:id="2303" w:author="Ian Blenkinsop" w:date="2021-07-07T14:47:00Z">
            <w:rPr/>
          </w:rPrChange>
        </w:rPr>
        <w:t>top</w:t>
      </w:r>
      <w:ins w:id="2304" w:author="Ian Blenkinsop" w:date="2021-07-07T14:49:00Z">
        <w:r>
          <w:rPr>
            <w:b/>
            <w:bCs/>
          </w:rPr>
          <w:t xml:space="preserve"> (D&amp;W)</w:t>
        </w:r>
      </w:ins>
      <w:r>
        <w:t xml:space="preserve"> from</w:t>
      </w:r>
      <w:r w:rsidR="00D67909">
        <w:t xml:space="preserve"> </w:t>
      </w:r>
      <w:r w:rsidR="00D67909">
        <w:fldChar w:fldCharType="begin" w:fldLock="1"/>
      </w:r>
      <w:ins w:id="2305" w:author="Robin Matthews" w:date="2021-06-15T15:19:00Z">
        <w:r w:rsidR="00661E54">
          <w:instrText>ADDIN CSL_CITATION { "citationItems" : [ { "id" : "ITEM-1", "itemData" : { "DOI" : "10.1175/2010JCLI3377.1", "ISBN" : "1520-0442", "ISSN" : "08948755", "abstract" :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temperature-salinity relationship. Subduction and circulation by the ocean's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\u00a9 2010 American Meteorological Society.",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"8", "15" ] ] }, "page" : "4342-4362", "title" : "Fifty-Year trends in global ocean salinities and their relationship to broad-scale warming", "translator" : [ { "dropping-particle" : "", "family" : "J6195", "given" : "", "non-dropping-particle" : "", "parse-names" : false, "suffix" : "" } ], "type" : "article-journal", "volume" : "23" }, "uris" : [ "http://www.mendeley.com/documents/?uuid=4d5c2053-4229-4d03-a23b-a1921f5b0f37" ] } ], "mendeley" : { "formattedCitation" : "(Durack and Wijffels, 2010)", "manualFormatting" : "(Durack and Wijffels, 2010", "plainTextFormattedCitation" : "(Durack and Wijffels, 2010)", "previouslyFormattedCitation" : "(Durack and Wijffels, 2010)" }, "properties" : { "noteIndex" : 0 }, "schema" : "https://github.com/citation-style-language/schema/raw/master/csl-citation.json" }</w:instrText>
        </w:r>
      </w:ins>
      <w:del w:id="2306" w:author="Robin Matthews" w:date="2021-06-15T15:19:00Z">
        <w:r w:rsidR="00E719C0" w:rsidDel="00661E54">
          <w:delInstrText>ADDIN CSL_CITATION { "citationItems" : [ { "id" : "ITEM-1", "itemData" : { "DOI" : "10.1175/2010JCLI3377.1", "ISBN" : "1520-0442", "ISSN" : "08948755", "abstract" : "Using over 1.6 million profiles of salinity, potential temperature, and neutral density from historical archives and the international Argo Program, this study develops the three-dimensional field of multidecadal linear change for ocean-state properties. The period of analysis extends from 1950 to 2008, taking care to minimize the aliasing associated with the seasonal and major global El Ni\u00f1o-Southern Oscillation modes. Large, robust, and spatially coherent multidecadal linear trends in salinity to 2000-dbar depth are found. Salinity increases at the sea surface are found in evaporation-dominated regions and freshening in precipitationdominated regions, with the spatial pattern of change strongly resembling that of the mean salinity field, consistent with an amplification of the global hydrological cycle. Subsurface salinity changes on pressure surfaces are attributable to both isopycnal heave and real water-mass modification of the temperature-salinity relationship. Subduction and circulation by the ocean's mean flow of surface salinity and temperature anomalies appear to account for most regional subsurface salinity changes on isopycnals. Broad-scale surface warming and the associated poleward migration of isopycnal outcrops drive a clear and repeating pattern of subsurface isopycnal salinity change in each independent ocean basin. Qualitatively, the observed global multidecadal salinity changes are thus consonant with both broad-scale surface warming and the amplification of the global hydrological cycle. \u00a9 2010 American Meteorological Society.", "author" : [ { "dropping-particle" : "", "family" : "Durack", "given" : "Paul J.", "non-dropping-particle" : "", "parse-names" : false, "suffix" : "" }, { "dropping-particle" : "", "family" : "Wijffels", "given" : "Susan E.", "non-dropping-particle" : "", "parse-names" : false, "suffix" : "" } ], "container-title" : "Journal of Climate", "id" : "ITEM-1", "issue" : "16", "issued" : { "date-parts" : [ [ "2010", "8", "15" ] ] }, "page" : "4342-4362", "title" : "Fifty-Year trends in global ocean salinities and their relationship to broad-scale warming", "translator" : [ { "dropping-particle" : "", "family" : "J6195", "given" : "", "non-dropping-particle" : "", "parse-names" : false, "suffix" : "" } ], "type" : "article-journal", "volume" : "23" }, "uris" : [ "http://www.mendeley.com/documents/?uuid=4d5c2053-4229-4d03-a23b-a1921f5b0f37" ] } ], "mendeley" : { "formattedCitation" : "(Durack and Wijffels, 2010)", "manualFormatting" : "(Durack and Wijffels, 2010, 1950-2019 updated - D&amp;W)", "plainTextFormattedCitation" : "(Durack and Wijffels, 2010)", "previouslyFormattedCitation" : "(Durack and Wijffels, 2010)" }, "properties" : { "noteIndex" : 0 }, "schema" : "https://github.com/citation-style-language/schema/raw/master/csl-citation.json" }</w:delInstrText>
        </w:r>
      </w:del>
      <w:r w:rsidR="00D67909">
        <w:fldChar w:fldCharType="separate"/>
      </w:r>
      <w:r w:rsidR="00393F8C">
        <w:rPr>
          <w:noProof/>
        </w:rPr>
        <w:t>(Durack and Wijffels, 2010</w:t>
      </w:r>
      <w:r w:rsidR="00D67909">
        <w:fldChar w:fldCharType="end"/>
      </w:r>
      <w:ins w:id="2307" w:author="Robin Matthews" w:date="2021-06-15T15:19:00Z">
        <w:r w:rsidR="00661E54">
          <w:rPr>
            <w:noProof/>
          </w:rPr>
          <w:t>, 1950</w:t>
        </w:r>
        <w:del w:id="2308" w:author="Sara M Tuson" w:date="2021-06-24T11:04:00Z">
          <w:r w:rsidR="00661E54" w:rsidDel="00D269C7">
            <w:rPr>
              <w:noProof/>
            </w:rPr>
            <w:delText>-</w:delText>
          </w:r>
        </w:del>
      </w:ins>
      <w:ins w:id="2309" w:author="Sara M Tuson" w:date="2021-06-24T11:04:00Z">
        <w:r w:rsidR="00D269C7">
          <w:rPr>
            <w:noProof/>
          </w:rPr>
          <w:t>–</w:t>
        </w:r>
      </w:ins>
      <w:ins w:id="2310" w:author="Robin Matthews" w:date="2021-06-15T15:19:00Z">
        <w:r w:rsidR="00661E54">
          <w:rPr>
            <w:noProof/>
          </w:rPr>
          <w:t xml:space="preserve">2019 updated </w:t>
        </w:r>
        <w:del w:id="2311" w:author="Sara M Tuson" w:date="2021-06-24T11:04:00Z">
          <w:r w:rsidR="00661E54" w:rsidDel="00D269C7">
            <w:rPr>
              <w:noProof/>
            </w:rPr>
            <w:delText>-</w:delText>
          </w:r>
        </w:del>
      </w:ins>
      <w:ins w:id="2312" w:author="Sara M Tuson" w:date="2021-06-24T11:04:00Z">
        <w:r w:rsidR="00D269C7">
          <w:rPr>
            <w:noProof/>
          </w:rPr>
          <w:t>–</w:t>
        </w:r>
      </w:ins>
      <w:ins w:id="2313" w:author="Robin Matthews" w:date="2021-06-15T15:19:00Z">
        <w:r w:rsidR="00661E54">
          <w:rPr>
            <w:noProof/>
          </w:rPr>
          <w:t xml:space="preserve"> D&amp;W)</w:t>
        </w:r>
      </w:ins>
      <w:r>
        <w:t>;</w:t>
      </w:r>
      <w:r w:rsidR="00D67909">
        <w:t xml:space="preserve"> </w:t>
      </w:r>
      <w:bookmarkEnd w:id="2292"/>
      <w:ins w:id="2314" w:author="Ian Blenkinsop" w:date="2021-07-07T14:49:00Z">
        <w:r w:rsidRPr="00686E45">
          <w:rPr>
            <w:b/>
            <w:bCs/>
            <w:rPrChange w:id="2315" w:author="Ian Blenkinsop" w:date="2021-07-07T14:49:00Z">
              <w:rPr/>
            </w:rPrChange>
          </w:rPr>
          <w:t>upper-middle</w:t>
        </w:r>
        <w:r w:rsidRPr="00686E45">
          <w:t xml:space="preserve"> </w:t>
        </w:r>
        <w:r w:rsidRPr="00686E45">
          <w:rPr>
            <w:b/>
            <w:bCs/>
            <w:rPrChange w:id="2316" w:author="Ian Blenkinsop" w:date="2021-07-07T14:49:00Z">
              <w:rPr/>
            </w:rPrChange>
          </w:rPr>
          <w:t>(EN4)</w:t>
        </w:r>
      </w:ins>
      <w:del w:id="2317" w:author="Ian Blenkinsop" w:date="2021-07-07T14:49:00Z">
        <w:r w:rsidRPr="00686E45" w:rsidDel="00CB2C2E">
          <w:delText>middle</w:delText>
        </w:r>
      </w:del>
      <w:r w:rsidRPr="00686E45">
        <w:t xml:space="preserve"> from </w:t>
      </w:r>
      <w:r w:rsidRPr="00686E45">
        <w:fldChar w:fldCharType="begin" w:fldLock="1"/>
      </w:r>
      <w:r w:rsidRPr="00686E45">
        <w:instrText>ADDIN CSL_CITATION { "citationItems" : [ { "id" : "ITEM-1", "itemData" : { "DOI" : "10.1002/2013JC009067", "ISSN" : "21699291", "abstract" : "We present version 4 of the Met Office Hadley Centre \"EN\" series of data sets of global quality controlled ocean temperature and salinity profiles and monthly objective analyses, which covers the period 1900 to present. We briefly describe the EN4 data sources, processing, quality control procedures, and the method of generating the analyses. In particular, we highlight improvements relative to previous versions, which include a new duplicate profile removal procedure and the inclusion of three new quality control checks. We discuss in detail a novel method for providing uncertainty estimates for the objective analyses and improving the background error variance estimates used by the analysis system. These were calculated using an iterative method that is relatively robust to initial misspecification of background error variances. We also show how the method can be used to identify issues with the analyses such as those caused by misspecification of error variances and demonstrate the impact of changes in the observing system on the uncertainty in the analyses. Key Points EN4 dataset of quality-controlled temperature and salinity profiles is described Dataset covers 1900 to present and includes monthly objective analyses A novel method is presented to estimate uncertainty in the objective analyses \u00a9 2013. American Geophysical Union. All Rights Reserved.", "author" : [ { "dropping-particle" : "", "family" : "Good", "given" : "Simon A.", "non-dropping-particle" : "", "parse-names" : false, "suffix" : "" }, { "dropping-particle" : "", "family" : "Martin", "given" : "Matthew J.", "non-dropping-particle" : "", "parse-names" : false, "suffix" : "" }, { "dropping-particle" : "", "family" : "Rayner", "given" : "Nick A.", "non-dropping-particle" : "", "parse-names" : false, "suffix" : "" } ], "container-title" : "Journal of Geophysical Research: Oceans", "id" : "ITEM-1", "issue" : "12", "issued" : { "date-parts" : [ [ "2013", "12", "1" ] ] }, "page" : "6704-6716", "publisher" : "Wiley-Blackwell", "title" : "EN4: Quality controlled ocean temperature and salinity profiles and monthly objective analyses with uncertainty estimates", "translator" : [ { "dropping-particle" : "", "family" : "J4642", "given" : "", "non-dropping-particle" : "", "parse-names" : false, "suffix" : "" } ], "type" : "article-journal", "volume" : "118" }, "uris" : [ "http://www.mendeley.com/documents/?uuid=e62e1fc0-77d5-3c60-81da-fa88af075db4" ] } ], "mendeley" : { "formattedCitation" : "(Good et al., 2013)", "manualFormatting" : "(Good et al., 2013", "plainTextFormattedCitation" : "(Good et al., 2013)", "previouslyFormattedCitation" : "(Good et al., 2013)" }, "properties" : { "noteIndex" : 0 }, "schema" : "https://github.com/citation-style-language/schema/raw/master/csl-citation.json" }</w:instrText>
      </w:r>
      <w:r w:rsidRPr="00686E45">
        <w:fldChar w:fldCharType="separate"/>
      </w:r>
      <w:del w:id="2318" w:author="Ian Blenkinsop" w:date="2021-07-07T14:48:00Z">
        <w:r w:rsidRPr="00686E45" w:rsidDel="00CB2C2E">
          <w:rPr>
            <w:noProof/>
          </w:rPr>
          <w:delText>(</w:delText>
        </w:r>
      </w:del>
      <w:r w:rsidRPr="00686E45">
        <w:rPr>
          <w:noProof/>
        </w:rPr>
        <w:t>Good et al., 2013</w:t>
      </w:r>
      <w:r w:rsidRPr="00686E45">
        <w:fldChar w:fldCharType="end"/>
      </w:r>
      <w:r w:rsidRPr="00686E45">
        <w:t>, 1950</w:t>
      </w:r>
      <w:del w:id="2319" w:author="Sara M Tuson" w:date="2021-06-30T10:38:00Z">
        <w:r w:rsidRPr="00686E45" w:rsidDel="00856D0D">
          <w:delText>-</w:delText>
        </w:r>
      </w:del>
      <w:ins w:id="2320" w:author="Sara M Tuson" w:date="2021-06-30T10:38:00Z">
        <w:r w:rsidRPr="00686E45">
          <w:t>–</w:t>
        </w:r>
      </w:ins>
      <w:r w:rsidRPr="00686E45">
        <w:t>2019 updated</w:t>
      </w:r>
      <w:del w:id="2321" w:author="Ian Blenkinsop" w:date="2021-07-07T14:48:00Z">
        <w:r w:rsidRPr="00686E45" w:rsidDel="00CB2C2E">
          <w:delText xml:space="preserve">- </w:delText>
        </w:r>
      </w:del>
      <w:del w:id="2322" w:author="Ian Blenkinsop" w:date="2021-07-07T14:49:00Z">
        <w:r w:rsidRPr="00686E45" w:rsidDel="00CB2C2E">
          <w:delText>EN4</w:delText>
        </w:r>
      </w:del>
      <w:del w:id="2323" w:author="Ian Blenkinsop" w:date="2021-07-07T14:48:00Z">
        <w:r w:rsidRPr="00686E45" w:rsidDel="00CB2C2E">
          <w:delText xml:space="preserve">), </w:delText>
        </w:r>
      </w:del>
      <w:ins w:id="2324" w:author="Ian Blenkinsop" w:date="2021-07-07T14:48:00Z">
        <w:r w:rsidRPr="00686E45">
          <w:t xml:space="preserve">; </w:t>
        </w:r>
      </w:ins>
      <w:r w:rsidRPr="00686E45">
        <w:t xml:space="preserve">and </w:t>
      </w:r>
      <w:del w:id="2325" w:author="Ian Blenkinsop" w:date="2021-07-07T14:48:00Z">
        <w:r w:rsidRPr="00686E45" w:rsidDel="00CB2C2E">
          <w:rPr>
            <w:b/>
            <w:bCs/>
            <w:rPrChange w:id="2326" w:author="Ian Blenkinsop" w:date="2021-07-07T14:48:00Z">
              <w:rPr/>
            </w:rPrChange>
          </w:rPr>
          <w:delText xml:space="preserve">lower </w:delText>
        </w:r>
      </w:del>
      <w:ins w:id="2327" w:author="Ian Blenkinsop" w:date="2021-07-07T14:50:00Z">
        <w:r w:rsidRPr="00686E45">
          <w:rPr>
            <w:b/>
            <w:bCs/>
          </w:rPr>
          <w:t>lower-middle (Ishii)</w:t>
        </w:r>
      </w:ins>
      <w:ins w:id="2328" w:author="Ian Blenkinsop" w:date="2021-07-07T14:48:00Z">
        <w:r w:rsidRPr="00686E45">
          <w:t xml:space="preserve"> </w:t>
        </w:r>
      </w:ins>
      <w:r w:rsidRPr="00686E45">
        <w:t xml:space="preserve">from </w:t>
      </w:r>
      <w:r w:rsidRPr="00686E45">
        <w:fldChar w:fldCharType="begin" w:fldLock="1"/>
      </w:r>
      <w:r w:rsidRPr="00686E45">
        <w:instrText>ADDIN CSL_CITATION { "citationItems" : [ { "id" : "ITEM-1", "itemData" : { "DOI" : "10.2151/sola.2017-030", "author" : [ { "dropping-particle" : "", "family" : "Ishii", "given" : "Masayoshi", "non-dropping-particle" : "", "parse-names" : false, "suffix" : "" }, { "dropping-particle" : "", "family" : "Fukuda", "given" : "Yoshikazu", "non-dropping-particle" : "", "parse-names" : false, "suffix" : "" }, { "dropping-particle" : "", "family" : "Hirahara", "given" : "Shoji", "non-dropping-particle" : "", "parse-names" : false, "suffix" : "" }, { "dropping-particle" : "", "family" : "Yasui", "given" : "Soichiro", "non-dropping-particle" : "", "parse-names" : false, "suffix" : "" }, { "dropping-particle" : "", "family" : "Suzuki", "given" : "Toru", "non-dropping-particle" : "", "parse-names" : false, "suffix" : "" }, { "dropping-particle" : "", "family" : "Sato", "given" : "Kanako", "non-dropping-particle" : "", "parse-names" : false, "suffix" : "" } ], "container-title" : "SOLA", "id" : "ITEM-1", "issued" : { "date-parts" : [ [ "2017" ] ] }, "page" : "163-167", "title" : "Accuracy of Global Upper Ocean Heat Content Estimation Expected from Present Observational Data Sets", "translator" : [ { "dropping-particle" : "", "family" : "J6990", "given" : "", "non-dropping-particle" : "", "parse-names" : false, "suffix" : "" } ], "type" : "article-journal", "volume" : "13" }, "uris" : [ "http://www.mendeley.com/documents/?uuid=8c38ce65-11e2-4322-a002-7b7d9962b1ed" ] } ], "mendeley" : { "formattedCitation" : "(Ishii et al., 2017)", "manualFormatting" : "(Ishii et al., 2017", "plainTextFormattedCitation" : "(Ishii et al., 2017)", "previouslyFormattedCitation" : "(Ishii et al., 2017)" }, "properties" : { "noteIndex" : 0 }, "schema" : "https://github.com/citation-style-language/schema/raw/master/csl-citation.json" }</w:instrText>
      </w:r>
      <w:r w:rsidRPr="00686E45">
        <w:fldChar w:fldCharType="separate"/>
      </w:r>
      <w:del w:id="2329" w:author="Ian Blenkinsop" w:date="2021-07-07T14:48:00Z">
        <w:r w:rsidRPr="00686E45" w:rsidDel="00CB2C2E">
          <w:rPr>
            <w:noProof/>
          </w:rPr>
          <w:delText>(</w:delText>
        </w:r>
      </w:del>
      <w:r w:rsidRPr="00686E45">
        <w:rPr>
          <w:noProof/>
        </w:rPr>
        <w:t>Ishii et al., 2017</w:t>
      </w:r>
      <w:r w:rsidRPr="00686E45">
        <w:fldChar w:fldCharType="end"/>
      </w:r>
      <w:r w:rsidRPr="00686E45">
        <w:t>, 1955</w:t>
      </w:r>
      <w:del w:id="2330" w:author="Sara M Tuson" w:date="2021-06-30T10:38:00Z">
        <w:r w:rsidRPr="00686E45" w:rsidDel="00856D0D">
          <w:delText>-</w:delText>
        </w:r>
      </w:del>
      <w:ins w:id="2331" w:author="Sara M Tuson" w:date="2021-06-30T10:38:00Z">
        <w:r w:rsidRPr="00686E45">
          <w:t>–</w:t>
        </w:r>
      </w:ins>
      <w:r w:rsidRPr="00686E45">
        <w:t>2019 updated</w:t>
      </w:r>
      <w:del w:id="2332" w:author="Ian Blenkinsop" w:date="2021-07-07T14:50:00Z">
        <w:r w:rsidRPr="00686E45" w:rsidDel="00CB2C2E">
          <w:delText xml:space="preserve"> – Ishii</w:delText>
        </w:r>
      </w:del>
      <w:del w:id="2333" w:author="Ian Blenkinsop" w:date="2021-07-07T14:48:00Z">
        <w:r w:rsidRPr="00686E45" w:rsidDel="00CB2C2E">
          <w:delText>)</w:delText>
        </w:r>
      </w:del>
      <w:del w:id="2334" w:author="Ian Blenkinsop" w:date="2021-07-07T14:50:00Z">
        <w:r w:rsidRPr="00686E45" w:rsidDel="00CB2C2E">
          <w:delText>,</w:delText>
        </w:r>
      </w:del>
      <w:ins w:id="2335" w:author="Ian Blenkinsop" w:date="2021-07-07T14:50:00Z">
        <w:r w:rsidRPr="00686E45">
          <w:t xml:space="preserve">. </w:t>
        </w:r>
        <w:r w:rsidRPr="00686E45">
          <w:rPr>
            <w:b/>
            <w:bCs/>
            <w:rPrChange w:id="2336" w:author="Ian Blenkinsop" w:date="2021-07-07T14:51:00Z">
              <w:rPr/>
            </w:rPrChange>
          </w:rPr>
          <w:t>Bottom</w:t>
        </w:r>
      </w:ins>
      <w:ins w:id="2337" w:author="Ian Blenkinsop" w:date="2021-07-07T14:51:00Z">
        <w:r w:rsidRPr="00686E45">
          <w:rPr>
            <w:b/>
            <w:bCs/>
          </w:rPr>
          <w:t>-right</w:t>
        </w:r>
      </w:ins>
      <w:del w:id="2338" w:author="Ian Blenkinsop" w:date="2021-07-07T14:50:00Z">
        <w:r w:rsidRPr="00686E45" w:rsidDel="00CB2C2E">
          <w:rPr>
            <w:b/>
            <w:bCs/>
            <w:rPrChange w:id="2339" w:author="Ian Blenkinsop" w:date="2021-07-07T14:51:00Z">
              <w:rPr/>
            </w:rPrChange>
          </w:rPr>
          <w:delText xml:space="preserve"> and bottom</w:delText>
        </w:r>
      </w:del>
      <w:del w:id="2340" w:author="Ian Blenkinsop" w:date="2021-07-07T14:51:00Z">
        <w:r w:rsidRPr="00686E45" w:rsidDel="00CB2C2E">
          <w:rPr>
            <w:b/>
            <w:bCs/>
            <w:rPrChange w:id="2341" w:author="Ian Blenkinsop" w:date="2021-07-07T14:51:00Z">
              <w:rPr/>
            </w:rPrChange>
          </w:rPr>
          <w:delText>,</w:delText>
        </w:r>
      </w:del>
      <w:ins w:id="2342" w:author="Ian Blenkinsop" w:date="2021-07-07T14:51:00Z">
        <w:r w:rsidRPr="00686E45">
          <w:rPr>
            <w:b/>
            <w:bCs/>
            <w:rPrChange w:id="2343" w:author="Ian Blenkinsop" w:date="2021-07-07T14:51:00Z">
              <w:rPr/>
            </w:rPrChange>
          </w:rPr>
          <w:t>:</w:t>
        </w:r>
      </w:ins>
      <w:r w:rsidRPr="00686E45">
        <w:t xml:space="preserve"> the CMIP6 historical multi-model mean (1950</w:t>
      </w:r>
      <w:del w:id="2344" w:author="Sara M Tuson" w:date="2021-06-30T10:38:00Z">
        <w:r w:rsidRPr="00686E45" w:rsidDel="00856D0D">
          <w:delText>-</w:delText>
        </w:r>
      </w:del>
      <w:ins w:id="2345" w:author="Sara M Tuson" w:date="2021-06-30T10:38:00Z">
        <w:r w:rsidRPr="00686E45">
          <w:t>–</w:t>
        </w:r>
      </w:ins>
      <w:r w:rsidRPr="00686E45">
        <w:t xml:space="preserve">2014). Red and orange colours show a halosteric contraction (enhanced salinity) and blue and green a halosteric expansion (reduced salinity). In the </w:t>
      </w:r>
      <w:r w:rsidRPr="00686E45">
        <w:rPr>
          <w:b/>
          <w:bCs/>
          <w:rPrChange w:id="2346" w:author="Ian Blenkinsop" w:date="2021-07-07T14:51:00Z">
            <w:rPr/>
          </w:rPrChange>
        </w:rPr>
        <w:t>left</w:t>
      </w:r>
      <w:ins w:id="2347" w:author="Ian Blenkinsop" w:date="2021-07-07T14:51:00Z">
        <w:r w:rsidRPr="00686E45">
          <w:rPr>
            <w:b/>
            <w:bCs/>
          </w:rPr>
          <w:t>-hand</w:t>
        </w:r>
      </w:ins>
      <w:r w:rsidRPr="00686E45">
        <w:rPr>
          <w:b/>
          <w:bCs/>
          <w:rPrChange w:id="2348" w:author="Ian Blenkinsop" w:date="2021-07-07T14:51:00Z">
            <w:rPr/>
          </w:rPrChange>
        </w:rPr>
        <w:t xml:space="preserve"> column</w:t>
      </w:r>
      <w:r w:rsidRPr="00686E45">
        <w:t xml:space="preserve">, basin-integrated halosteric </w:t>
      </w:r>
      <w:r w:rsidRPr="00686E45">
        <w:rPr>
          <w:b/>
          <w:bCs/>
          <w:rPrChange w:id="2349" w:author="Ian Blenkinsop" w:date="2021-07-07T14:51:00Z">
            <w:rPr/>
          </w:rPrChange>
        </w:rPr>
        <w:t>(top)</w:t>
      </w:r>
      <w:r w:rsidRPr="00686E45">
        <w:t xml:space="preserve"> and thermosteric </w:t>
      </w:r>
      <w:r w:rsidRPr="00686E45">
        <w:rPr>
          <w:b/>
          <w:bCs/>
          <w:rPrChange w:id="2350" w:author="Ian Blenkinsop" w:date="2021-07-07T14:51:00Z">
            <w:rPr/>
          </w:rPrChange>
        </w:rPr>
        <w:t>(bottom)</w:t>
      </w:r>
      <w:r w:rsidRPr="00686E45">
        <w:t xml:space="preserve"> trends for the Atlantic and Pacific, the two largest ocean basins, where Pacific anomalies are presented on the x-axis and Atlantic on the y-axis. Observational estimates are presented in black, CMIP6 historical (all forcings) simulations are shown in orange squares, with the multi-model mean shown as a dark orange diamond with a black bounding box. CMIP6 hist-nat (historical natural forcings only) simulations are shown in green squares with the multi-model mean as a dark green diamond with a black bounding box. </w:t>
      </w:r>
      <w:r w:rsidRPr="00686E45">
        <w:rPr>
          <w:rFonts w:cs="Times New Roman"/>
          <w:szCs w:val="20"/>
        </w:rPr>
        <w:t>Further details on data sources and processing are available in the chapter data table (Table 3.SM.1).</w:t>
      </w:r>
    </w:p>
    <w:p w14:paraId="18C5C80E" w14:textId="25621E12" w:rsidR="009F594A" w:rsidRDefault="009F594A" w:rsidP="00686E45">
      <w:pPr>
        <w:pStyle w:val="AR6Chap3Figure"/>
        <w:numPr>
          <w:ilvl w:val="0"/>
          <w:numId w:val="0"/>
        </w:numPr>
        <w:ind w:left="360"/>
      </w:pPr>
    </w:p>
    <w:p w14:paraId="76988E56" w14:textId="77777777" w:rsidR="009F594A" w:rsidRPr="00E457C1" w:rsidRDefault="009F594A" w:rsidP="009F594A">
      <w:pPr>
        <w:pStyle w:val="AR6BodyText"/>
        <w:rPr>
          <w:noProof/>
          <w:lang w:val="en-US"/>
        </w:rPr>
      </w:pPr>
    </w:p>
    <w:p w14:paraId="55995D7F" w14:textId="63C54604" w:rsidR="009F594A" w:rsidRDefault="009F594A" w:rsidP="009F594A">
      <w:pPr>
        <w:pStyle w:val="AR6BodyText"/>
        <w:rPr>
          <w:b/>
          <w:noProof/>
        </w:rPr>
      </w:pPr>
      <w:r>
        <w:rPr>
          <w:b/>
          <w:noProof/>
        </w:rPr>
        <w:t>[</w:t>
      </w:r>
      <w:r w:rsidRPr="00CB1BE0">
        <w:rPr>
          <w:b/>
          <w:noProof/>
        </w:rPr>
        <w:t xml:space="preserve">END </w:t>
      </w:r>
      <w:r w:rsidRPr="00CB1BE0">
        <w:rPr>
          <w:rStyle w:val="AR6Chap3FigureCar"/>
          <w:rFonts w:cs="Times New Roman"/>
          <w:b/>
          <w:noProof/>
          <w:sz w:val="22"/>
        </w:rPr>
        <w:t>FIGURE 3.2</w:t>
      </w:r>
      <w:r w:rsidR="0077206E">
        <w:rPr>
          <w:rStyle w:val="AR6Chap3FigureCar"/>
          <w:rFonts w:cs="Times New Roman"/>
          <w:b/>
          <w:noProof/>
          <w:sz w:val="22"/>
        </w:rPr>
        <w:t>8</w:t>
      </w:r>
      <w:r w:rsidRPr="00CB1BE0">
        <w:rPr>
          <w:b/>
          <w:noProof/>
        </w:rPr>
        <w:t xml:space="preserve"> HERE</w:t>
      </w:r>
      <w:r>
        <w:rPr>
          <w:b/>
          <w:noProof/>
        </w:rPr>
        <w:t>]</w:t>
      </w:r>
    </w:p>
    <w:p w14:paraId="77A4AC79" w14:textId="77777777" w:rsidR="009F594A" w:rsidRDefault="009F594A" w:rsidP="009F594A">
      <w:pPr>
        <w:pStyle w:val="AR6BodyText"/>
        <w:rPr>
          <w:noProof/>
        </w:rPr>
      </w:pPr>
    </w:p>
    <w:p w14:paraId="037987E9" w14:textId="77777777" w:rsidR="009F594A" w:rsidRPr="00B40A97" w:rsidRDefault="009F594A" w:rsidP="009F594A">
      <w:pPr>
        <w:pStyle w:val="AR6BodyText"/>
        <w:rPr>
          <w:noProof/>
        </w:rPr>
      </w:pPr>
    </w:p>
    <w:p w14:paraId="2787E31B" w14:textId="0CEF1EBC" w:rsidR="009F594A" w:rsidRPr="003C0F1F" w:rsidRDefault="009F594A" w:rsidP="009F594A">
      <w:pPr>
        <w:pStyle w:val="AR6Chap3Level2311"/>
      </w:pPr>
      <w:bookmarkStart w:id="2351" w:name="_Ref5191493"/>
      <w:bookmarkStart w:id="2352" w:name="_Toc6385737"/>
      <w:bookmarkStart w:id="2353" w:name="_Toc70639162"/>
      <w:r w:rsidRPr="003C0F1F">
        <w:t>Sea Level</w:t>
      </w:r>
      <w:bookmarkEnd w:id="2351"/>
      <w:bookmarkEnd w:id="2352"/>
      <w:bookmarkEnd w:id="2353"/>
    </w:p>
    <w:p w14:paraId="232049B1" w14:textId="77777777" w:rsidR="009F594A" w:rsidRPr="00B40A97" w:rsidRDefault="009F594A" w:rsidP="009F594A">
      <w:pPr>
        <w:pStyle w:val="AR6BodyText"/>
        <w:rPr>
          <w:noProof/>
        </w:rPr>
      </w:pPr>
    </w:p>
    <w:p w14:paraId="28B7DEB3" w14:textId="18FBA4D8" w:rsidR="009F594A" w:rsidRPr="00E457C1" w:rsidRDefault="009F594A" w:rsidP="009F594A">
      <w:pPr>
        <w:pStyle w:val="AR6BodyText"/>
        <w:rPr>
          <w:i/>
          <w:noProof/>
          <w:lang w:val="en-US"/>
        </w:rPr>
      </w:pPr>
      <w:r w:rsidRPr="00E457C1">
        <w:rPr>
          <w:noProof/>
          <w:lang w:val="en-US"/>
        </w:rPr>
        <w:t xml:space="preserve">In keeping with the scope of this chapter, this section addresses global and basin-scale sea level changes, whereas regional and local sea level changes are assessed in </w:t>
      </w:r>
      <w:r w:rsidR="00417A54" w:rsidRPr="00E457C1">
        <w:rPr>
          <w:noProof/>
          <w:lang w:val="en-US"/>
        </w:rPr>
        <w:t>S</w:t>
      </w:r>
      <w:r w:rsidRPr="00E457C1">
        <w:rPr>
          <w:noProof/>
          <w:lang w:val="en-US"/>
        </w:rPr>
        <w:t xml:space="preserve">ection 9.6. In </w:t>
      </w:r>
      <w:del w:id="2354" w:author="Sara M Tuson" w:date="2021-06-24T09:45:00Z">
        <w:r w:rsidRPr="00E457C1" w:rsidDel="00A23DCD">
          <w:rPr>
            <w:noProof/>
            <w:lang w:val="en-US"/>
          </w:rPr>
          <w:delText xml:space="preserve">the </w:delText>
        </w:r>
      </w:del>
      <w:r w:rsidRPr="00E457C1">
        <w:rPr>
          <w:noProof/>
          <w:lang w:val="en-US"/>
        </w:rPr>
        <w:t xml:space="preserve">AR5, the observed sea level budget was closed by considering all contributing factors including ocean warming, mass contributions from terrestrial storage, glaciers, and the Antarctic and Greenland ice sheets </w:t>
      </w:r>
      <w:r>
        <w:rPr>
          <w:noProof/>
        </w:rPr>
        <w:fldChar w:fldCharType="begin" w:fldLock="1"/>
      </w:r>
      <w:ins w:id="2355" w:author="Robin Matthews" w:date="2021-06-15T15:20:00Z">
        <w:r w:rsidR="00661E54">
          <w:rPr>
            <w:noProof/>
            <w:lang w:val="en-US"/>
          </w:rPr>
          <w:instrText>ADDIN CSL_CITATION { "citationItems" : [ { "id" : "ITEM-1", "itemData" : { "DOI" : "10.1017/CBO9781107415324.026", "ISBN" : "9781107661820", "author" : [ { "dropping-particle" : "", "family" : "Church", "given" : "J. A.", "non-dropping-particle" : "", "parse-names" : false, "suffix" : "" }, { "dropping-particle" : "", "family" : "Clark", "given" : "P. U.", "non-dropping-particle" : "", "parse-names" : false, "suffix" : "" }, { "dropping-particle" : "", "family" : "Cazenave", "given" : "A.", "non-dropping-particle" : "", "parse-names" : false, "suffix" : "" }, { "dropping-particle" : "", "family" : "Gregory", "given" : "J. M.", "non-dropping-particle" : "", "parse-names" : false, "suffix" : "" }, { "dropping-particle" : "", "family" : "Jevrejeva", "given" : "S.", "non-dropping-particle" : "", "parse-names" : false, "suffix" : "" }, { "dropping-particle" : "", "family" : "Levermann", "given" : "A.", "non-dropping-particle" : "", "parse-names" : false, "suffix" : "" }, { "dropping-particle" : "", "family" : "Merrifield", "given" : "M. A.", "non-dropping-particle" : "", "parse-names" : false, "suffix" : "" }, { "dropping-particle" : "", "family" : "Milne", "given" : "G. A.", "non-dropping-particle" : "", "parse-names" : false, "suffix" : "" }, { "dropping-particle" : "", "family" : "Nerem", "given" : "R. S.", "non-dropping-particle" : "", "parse-names" : false, "suffix" : "" }, { "dropping-particle" : "", "family" : "Nunn", "given" : "P. D.", "non-dropping-particle" : "", "parse-names" : false, "suffix" : "" }, { "dropping-particle" : "", "family" : "Payne", "given" : "A. J.", "non-dropping-particle" : "", "parse-names" : false, "suffix" : "" }, { "dropping-particle" : "", "family" : "Pfeffer", "given" : "W. T.", "non-dropping-particle" : "", "parse-names" : false, "suffix" : "" }, { "dropping-particle" : "", "family" : "Stammer", "given" : "D.", "non-dropping-particle" : "", "parse-names" : false, "suffix" : "" }, { "dropping-particle" : "", "family" : "Unnikrishnan", "given" : "A. S.", "non-dropping-particle" : "", "parse-names" : false, "suffix" : "" }, { "dropping-particle" : "", "family" : "Contributing authors",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"1137-1216", "publisher" : "Cambridge University Press", "publisher-place" : "Cambridge, United Kingdom and New York, NY, USA", "title" : "Sea Level Change", "translator" : [ { "dropping-particle" : "", "family" : "J4343", "given" : "Rt13", "non-dropping-particle" : "", "parse-names" : false, "suffix" : "" } ], "type" : "chapter" }, "uris" : [ "http://www.mendeley.com/documents/?uuid=b8d46181-ded4-3aed-9073-0e2707e9f5d5" ] } ], "mendeley" : { "formattedCitation" : "(Church et al., 2013a)", "manualFormatting" : "(Church et al., 2013b)", "plainTextFormattedCitation" : "(Church et al., 2013a)", "previouslyFormattedCitation" : "(Church et al., 2013a)" }, "properties" : { "noteIndex" : 0 }, "schema" : "https://github.com/citation-style-language/schema/raw/master/csl-citation.json" }</w:instrText>
        </w:r>
      </w:ins>
      <w:del w:id="2356" w:author="Robin Matthews" w:date="2021-06-15T15:20:00Z">
        <w:r w:rsidR="00E719C0" w:rsidDel="00661E54">
          <w:rPr>
            <w:noProof/>
            <w:lang w:val="en-US"/>
          </w:rPr>
          <w:delInstrText>ADDIN CSL_CITATION { "citationItems" : [ { "id" : "ITEM-1", "itemData" : { "DOI" : "10.1017/CBO9781107415324.026", "ISBN" : "9781107661820", "author" : [ { "dropping-particle" : "", "family" : "Church", "given" : "J. A.", "non-dropping-particle" : "", "parse-names" : false, "suffix" : "" }, { "dropping-particle" : "", "family" : "Clark", "given" : "P. U.", "non-dropping-particle" : "", "parse-names" : false, "suffix" : "" }, { "dropping-particle" : "", "family" : "Cazenave", "given" : "A.", "non-dropping-particle" : "", "parse-names" : false, "suffix" : "" }, { "dropping-particle" : "", "family" : "Gregory", "given" : "J. M.", "non-dropping-particle" : "", "parse-names" : false, "suffix" : "" }, { "dropping-particle" : "", "family" : "Jevrejeva", "given" : "S.", "non-dropping-particle" : "", "parse-names" : false, "suffix" : "" }, { "dropping-particle" : "", "family" : "Levermann", "given" : "A.", "non-dropping-particle" : "", "parse-names" : false, "suffix" : "" }, { "dropping-particle" : "", "family" : "Merrifield", "given" : "M. A.", "non-dropping-particle" : "", "parse-names" : false, "suffix" : "" }, { "dropping-particle" : "", "family" : "Milne", "given" : "G. A.", "non-dropping-particle" : "", "parse-names" : false, "suffix" : "" }, { "dropping-particle" : "", "family" : "Nerem", "given" : "R. S.", "non-dropping-particle" : "", "parse-names" : false, "suffix" : "" }, { "dropping-particle" : "", "family" : "Nunn", "given" : "P. D.", "non-dropping-particle" : "", "parse-names" : false, "suffix" : "" }, { "dropping-particle" : "", "family" : "Payne", "given" : "A. J.", "non-dropping-particle" : "", "parse-names" : false, "suffix" : "" }, { "dropping-particle" : "", "family" : "Pfeffer", "given" : "W. T.", "non-dropping-particle" : "", "parse-names" : false, "suffix" : "" }, { "dropping-particle" : "", "family" : "Stammer", "given" : "D.", "non-dropping-particle" : "", "parse-names" : false, "suffix" : "" }, { "dropping-particle" : "", "family" : "Unnikrishnan", "given" : "A. S.", "non-dropping-particle" : "", "parse-names" : false, "suffix" : "" }, { "dropping-particle" : "", "family" : "Contributing authors",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"1137-1216", "publisher" : "Cambridge University Press", "publisher-place" : "Cambridge, United Kingdom and New York, NY, USA", "title" : "Sea Level Change", "translator" : [ { "dropping-particle" : "", "family" : "J4343", "given" : "Rt13", "non-dropping-particle" : "", "parse-names" : false, "suffix" : "" } ], "type" : "chapter" }, "uris" : [ "http://www.mendeley.com/documents/?uuid=b8d46181-ded4-3aed-9073-0e2707e9f5d5" ] } ], "mendeley" : { "formattedCitation" : "(Church et al., 2013a)", "plainTextFormattedCitation" : "(Church et al., 2013a)", "previouslyFormattedCitation" : "(Church et al., 2013a)" }, "properties" : { "noteIndex" : 0 }, "schema" : "https://github.com/citation-style-language/schema/raw/master/csl-citation.json" }</w:delInstrText>
        </w:r>
      </w:del>
      <w:r>
        <w:rPr>
          <w:noProof/>
        </w:rPr>
        <w:fldChar w:fldCharType="separate"/>
      </w:r>
      <w:r w:rsidR="00393F8C">
        <w:rPr>
          <w:noProof/>
          <w:lang w:val="en-US"/>
        </w:rPr>
        <w:t>(Church et al., 2013b)</w:t>
      </w:r>
      <w:r>
        <w:rPr>
          <w:noProof/>
        </w:rPr>
        <w:fldChar w:fldCharType="end"/>
      </w:r>
      <w:r w:rsidRPr="00E457C1">
        <w:rPr>
          <w:noProof/>
          <w:lang w:val="en-US"/>
        </w:rPr>
        <w:t>. The SROCC found that the observed global mean sea level (GMSL) rise is consistent within uncertainties with the sum of the estimated observed contributions for 1993–2015 and 2006–2015.</w:t>
      </w:r>
    </w:p>
    <w:p w14:paraId="30E732E0" w14:textId="77777777" w:rsidR="009F594A" w:rsidRPr="00E457C1" w:rsidRDefault="009F594A" w:rsidP="009F594A">
      <w:pPr>
        <w:pStyle w:val="AR6BodyText"/>
        <w:jc w:val="both"/>
        <w:rPr>
          <w:rFonts w:cs="Times New Roman"/>
          <w:noProof/>
          <w:lang w:val="en-US" w:eastAsia="en-US"/>
        </w:rPr>
      </w:pPr>
    </w:p>
    <w:p w14:paraId="3097778B" w14:textId="77777777" w:rsidR="009F594A" w:rsidRPr="00E457C1" w:rsidRDefault="009F594A" w:rsidP="009F594A">
      <w:pPr>
        <w:pStyle w:val="AR6BodyText"/>
        <w:jc w:val="both"/>
        <w:rPr>
          <w:rFonts w:cs="Times New Roman"/>
          <w:noProof/>
          <w:lang w:val="en-US" w:eastAsia="en-US"/>
        </w:rPr>
      </w:pPr>
    </w:p>
    <w:p w14:paraId="3DD1E3DE" w14:textId="6B766E60" w:rsidR="009F594A" w:rsidRDefault="009F594A" w:rsidP="009F594A">
      <w:pPr>
        <w:pStyle w:val="AR6Chap3Level33111"/>
        <w:tabs>
          <w:tab w:val="left" w:pos="708"/>
        </w:tabs>
      </w:pPr>
      <w:bookmarkStart w:id="2357" w:name="_Toc6385738"/>
      <w:bookmarkStart w:id="2358" w:name="_Toc70639163"/>
      <w:r>
        <w:t xml:space="preserve">Sea Level </w:t>
      </w:r>
      <w:bookmarkEnd w:id="2357"/>
      <w:r>
        <w:t>Evaluation</w:t>
      </w:r>
      <w:bookmarkEnd w:id="2358"/>
    </w:p>
    <w:p w14:paraId="381F835B" w14:textId="77777777" w:rsidR="009F594A" w:rsidRDefault="009F594A" w:rsidP="009F594A">
      <w:pPr>
        <w:pStyle w:val="AR6BodyText"/>
        <w:rPr>
          <w:noProof/>
          <w:lang w:eastAsia="en-US"/>
        </w:rPr>
      </w:pPr>
    </w:p>
    <w:p w14:paraId="2BFF0D61" w14:textId="1A79D4C9" w:rsidR="009F594A" w:rsidRPr="00E457C1" w:rsidRDefault="009F594A" w:rsidP="009F594A">
      <w:pPr>
        <w:pStyle w:val="AR6BodyText"/>
        <w:rPr>
          <w:noProof/>
          <w:lang w:val="en-US"/>
        </w:rPr>
      </w:pPr>
      <w:r w:rsidRPr="00E457C1">
        <w:rPr>
          <w:noProof/>
          <w:lang w:val="en-US"/>
        </w:rPr>
        <w:t>The current generation of climate models do not fully resolve many of the components</w:t>
      </w:r>
      <w:r w:rsidR="001C5674" w:rsidRPr="00E457C1">
        <w:rPr>
          <w:noProof/>
          <w:lang w:val="en-US"/>
        </w:rPr>
        <w:t xml:space="preserve"> </w:t>
      </w:r>
      <w:r w:rsidRPr="00E457C1">
        <w:rPr>
          <w:noProof/>
          <w:lang w:val="en-US"/>
        </w:rPr>
        <w:t>required to close the observed sea level budget</w:t>
      </w:r>
      <w:r w:rsidR="001C5674" w:rsidRPr="00E457C1">
        <w:rPr>
          <w:noProof/>
          <w:lang w:val="en-US"/>
        </w:rPr>
        <w:t xml:space="preserve">, such as glaciers, ice sheets and land water storage </w:t>
      </w:r>
      <w:r w:rsidR="0008110A" w:rsidRPr="00E457C1">
        <w:rPr>
          <w:noProof/>
          <w:lang w:val="en-US"/>
        </w:rPr>
        <w:t>(</w:t>
      </w:r>
      <w:r w:rsidRPr="00E457C1">
        <w:rPr>
          <w:rFonts w:cs="Times New Roman"/>
          <w:color w:val="000000"/>
          <w:lang w:val="en-US"/>
        </w:rPr>
        <w:t xml:space="preserve">see Section 9.6 </w:t>
      </w:r>
      <w:r w:rsidR="00577ECC" w:rsidRPr="00E457C1">
        <w:rPr>
          <w:rFonts w:cs="Times New Roman"/>
          <w:color w:val="000000"/>
          <w:lang w:val="en-US"/>
        </w:rPr>
        <w:t>and</w:t>
      </w:r>
      <w:r w:rsidRPr="00E457C1">
        <w:rPr>
          <w:rFonts w:cs="Times New Roman"/>
          <w:color w:val="000000"/>
          <w:lang w:val="en-US"/>
        </w:rPr>
        <w:t xml:space="preserve"> Box 9.</w:t>
      </w:r>
      <w:r w:rsidR="00A01752" w:rsidRPr="00E457C1">
        <w:rPr>
          <w:rFonts w:cs="Times New Roman"/>
          <w:color w:val="000000"/>
          <w:lang w:val="en-US"/>
        </w:rPr>
        <w:t>1</w:t>
      </w:r>
      <w:r w:rsidRPr="00E457C1">
        <w:rPr>
          <w:noProof/>
          <w:lang w:val="en-US"/>
        </w:rPr>
        <w:t xml:space="preserve">). Consequently, most CMIP-based analyses </w:t>
      </w:r>
      <w:r w:rsidRPr="00E457C1">
        <w:rPr>
          <w:rFonts w:cs="Times New Roman"/>
          <w:color w:val="000000"/>
          <w:lang w:val="en-US"/>
        </w:rPr>
        <w:t xml:space="preserve">of sea level change </w:t>
      </w:r>
      <w:r w:rsidRPr="00E457C1">
        <w:rPr>
          <w:noProof/>
          <w:lang w:val="en-US"/>
        </w:rPr>
        <w:t>have focused on thermosteric sea level changes (</w:t>
      </w:r>
      <w:r w:rsidR="001C5674" w:rsidRPr="00E457C1">
        <w:rPr>
          <w:noProof/>
          <w:lang w:val="en-US"/>
        </w:rPr>
        <w:t xml:space="preserve">i.e., </w:t>
      </w:r>
      <w:r w:rsidRPr="00E457C1">
        <w:rPr>
          <w:noProof/>
          <w:lang w:val="en-US"/>
        </w:rPr>
        <w:t xml:space="preserve">thermal expansion due to warming) </w:t>
      </w:r>
      <w:r w:rsidRPr="00E457C1">
        <w:rPr>
          <w:rFonts w:cs="Times New Roman"/>
          <w:color w:val="000000"/>
          <w:lang w:val="en-US"/>
        </w:rPr>
        <w:t xml:space="preserve">and ocean dynamic sea level change, </w:t>
      </w:r>
      <w:r w:rsidR="001C5674" w:rsidRPr="00E457C1">
        <w:rPr>
          <w:rFonts w:cs="Times New Roman"/>
          <w:color w:val="000000"/>
          <w:lang w:val="en-US"/>
        </w:rPr>
        <w:t xml:space="preserve">both of </w:t>
      </w:r>
      <w:r w:rsidRPr="00E457C1">
        <w:rPr>
          <w:noProof/>
          <w:lang w:val="en-US"/>
        </w:rPr>
        <w:t xml:space="preserve">which are simulated in the CMIP5-generation of models. The improved agreement between modelled thermal expansion and observed estimates during the historical period led the SROCC to assess a </w:t>
      </w:r>
      <w:r w:rsidRPr="00E457C1">
        <w:rPr>
          <w:i/>
          <w:iCs/>
          <w:noProof/>
          <w:lang w:val="en-US"/>
        </w:rPr>
        <w:t>high confidence</w:t>
      </w:r>
      <w:r w:rsidRPr="00E457C1">
        <w:rPr>
          <w:noProof/>
          <w:lang w:val="en-US"/>
        </w:rPr>
        <w:t xml:space="preserve"> </w:t>
      </w:r>
      <w:r w:rsidRPr="00E457C1">
        <w:rPr>
          <w:noProof/>
          <w:lang w:val="en-US"/>
        </w:rPr>
        <w:lastRenderedPageBreak/>
        <w:t xml:space="preserve">level in the simulated thermal expansion using climate models and </w:t>
      </w:r>
      <w:r w:rsidRPr="00E457C1">
        <w:rPr>
          <w:i/>
          <w:iCs/>
          <w:noProof/>
          <w:lang w:val="en-US"/>
        </w:rPr>
        <w:t>high confidence</w:t>
      </w:r>
      <w:r w:rsidRPr="00E457C1">
        <w:rPr>
          <w:noProof/>
          <w:lang w:val="en-US"/>
        </w:rPr>
        <w:t xml:space="preserve"> in their ability to project future thermal expansion.</w:t>
      </w:r>
    </w:p>
    <w:p w14:paraId="72B11B7A" w14:textId="77777777" w:rsidR="009F594A" w:rsidRPr="00E457C1" w:rsidRDefault="009F594A" w:rsidP="009F594A">
      <w:pPr>
        <w:pStyle w:val="AR6BodyText"/>
        <w:rPr>
          <w:noProof/>
          <w:lang w:val="en-US"/>
        </w:rPr>
      </w:pPr>
    </w:p>
    <w:p w14:paraId="0F77FDFA" w14:textId="4BA8A84C" w:rsidR="009F594A" w:rsidRPr="00E457C1" w:rsidRDefault="009F594A" w:rsidP="009F594A">
      <w:pPr>
        <w:pStyle w:val="AR6BodyText"/>
        <w:rPr>
          <w:noProof/>
          <w:lang w:val="en-US"/>
        </w:rPr>
      </w:pPr>
      <w:r w:rsidRPr="00E457C1">
        <w:rPr>
          <w:noProof/>
          <w:lang w:val="en-US"/>
        </w:rPr>
        <w:t xml:space="preserve">Since CMIP5 models do not include all necessary components of sea level change, this gap has been bridged by using offline models (for glacier melt and ice-sheet surface mass balance) driven by reanalyses and model output. Some studies have used offline mass inputs to account for dynamic </w:t>
      </w:r>
      <w:del w:id="2359" w:author="Ian Blenkinsop" w:date="2021-07-12T15:44:00Z">
        <w:r w:rsidRPr="00E457C1" w:rsidDel="009A46E9">
          <w:rPr>
            <w:noProof/>
            <w:lang w:val="en-US"/>
          </w:rPr>
          <w:delText>ice</w:delText>
        </w:r>
        <w:r w:rsidR="00577ECC" w:rsidRPr="00E457C1" w:rsidDel="009A46E9">
          <w:rPr>
            <w:noProof/>
            <w:lang w:val="en-US"/>
          </w:rPr>
          <w:delText xml:space="preserve"> </w:delText>
        </w:r>
      </w:del>
      <w:ins w:id="2360" w:author="Ian Blenkinsop" w:date="2021-07-12T15:44:00Z">
        <w:r w:rsidR="009A46E9" w:rsidRPr="00E457C1">
          <w:rPr>
            <w:noProof/>
            <w:lang w:val="en-US"/>
          </w:rPr>
          <w:t>ice</w:t>
        </w:r>
        <w:r w:rsidR="009A46E9">
          <w:rPr>
            <w:noProof/>
            <w:lang w:val="en-US"/>
          </w:rPr>
          <w:t>-</w:t>
        </w:r>
      </w:ins>
      <w:r w:rsidRPr="00E457C1">
        <w:rPr>
          <w:noProof/>
          <w:lang w:val="en-US"/>
        </w:rPr>
        <w:t xml:space="preserve">sheet and terrestrial contributions. </w:t>
      </w:r>
      <w:r w:rsidRPr="00CA3E03">
        <w:rPr>
          <w:noProof/>
        </w:rPr>
        <w:fldChar w:fldCharType="begin" w:fldLock="1"/>
      </w:r>
      <w:r w:rsidR="00E719C0">
        <w:rPr>
          <w:noProof/>
          <w:lang w:val="en-US"/>
        </w:rPr>
        <w:instrText>ADDIN CSL_CITATION { "citationItems" : [ { "id" : "ITEM-1", "itemData" : { "DOI" : "10.1175/JCLI-D-17-0110.1", "ISSN" : "0894-8755", "abstract" : "AbstractSea level change is one of the major consequences of climate change and is projected to affect coastal communities around the world. Here, global mean sea level (GMSL) change estimated by 12 climate models from phase 5 of the World Climate Research Programme\u2019s Climate Model Intercomparison Project (CMIP5) is compared to observational estimates for the period 1900\u20132015. Observed and simulated individual contributions to GMSL change (thermal expansion, glacier mass change, ice sheet mass change, landwater storage change) are analyzed and compared to observed GMSL change over the period 1900\u20132007 using tide gauge reconstructions, and over the period 1993\u20132015 using satellite altimetry estimates. The model-simulated contributions explain 50% \u00b1 30% (uncertainties 1.65\u03c3 unless indicated otherwise) of the mean observed change from 1901\u201320 to 1988\u20132007. Based on attributable biases between observations and models, a number of corrections are proposed, which result in an improved explanation of 75% \u00b1 38% o...", "author" : [ { "dropping-particle" : "", "family" : "Slangen", "given" : "Aim\u00e9e B. A.", "non-dropping-particle" : "", "parse-names" : false, "suffix" : "" }, { "dropping-particle" : "", "family" : "Meyssignac", "given" : "Benoit", "non-dropping-particle" : "", "parse-names" : false, "suffix" : "" }, { "dropping-particle" : "", "family" : "Agosta", "given" : "Cecile", "non-dropping-particle" : "", "parse-names" : false, "suffix" : "" }, { "dropping-particle" : "", "family" : "Champollion", "given" : "Nicolas", "non-dropping-particle" : "", "parse-names" : false, "suffix" : "" }, { "dropping-particle" : "", "family" : "Church", "given" : "John A.", "non-dropping-particle" : "", "parse-names" : false, "suffix" : "" }, { "dropping-particle" : "", "family" : "Fettweis", "given" : "Xavier", "non-dropping-particle" : "", "parse-names" : false, "suffix" : "" }, { "dropping-particle" : "", "family" : "Ligtenberg", "given" : "Stefan R. M.", "non-dropping-particle" : "", "parse-names" : false, "suffix" : "" }, { "dropping-particle" : "", "family" : "Marzeion", "given" : "Ben", "non-dropping-particle" : "", "parse-names" : false, "suffix" : "" }, { "dropping-particle" : "", "family" : "Melet", "given" : "Angelique", "non-dropping-particle" : "", "parse-names" : false, "suffix" : "" }, { "dropping-particle" : "", "family" : "Palmer", "given" : "Matthew D.", "non-dropping-particle" : "", "parse-names" : false, "suffix" : "" }, { "dropping-particle" : "", "family" : "Richter", "given" : "Kristin", "non-dropping-particle" : "", "parse-names" : false, "suffix" : "" }, { "dropping-particle" : "", "family" : "Roberts", "given" : "Christopher D.", "non-dropping-particle" : "", "parse-names" : false, "suffix" : "" }, { "dropping-particle" : "", "family" : "Spada", "given" : "Giorgio", "non-dropping-particle" : "", "parse-names" : false, "suffix" : "" } ], "container-title" : "Journal of Climate", "id" : "ITEM-1", "issue" : "21", "issued" : { "date-parts" : [ [ "2017", "11" ] ] }, "page" : "8539-8563", "title" : "Evaluating Model Simulations of Twentieth-Century Sea Level Rise. Part I: Global Mean Sea Level Change", "translator" : [ { "dropping-particle" : "", "family" : "J5799", "given" : "", "non-dropping-particle" : "", "parse-names" : false, "suffix" : "" } ], "type" : "article-journal", "volume" : "30" }, "uris" : [ "http://www.mendeley.com/documents/?uuid=90056a55-e627-48a6-aaa3-2722cd855f96" ] } ], "mendeley" : { "formattedCitation" : "(Slangen et al., 2017)", "manualFormatting" : "Slangen et al. (2017)", "plainTextFormattedCitation" : "(Slangen et al., 2017)", "previouslyFormattedCitation" : "(Slangen et al., 2017)" }, "properties" : { "noteIndex" : 0 }, "schema" : "https://github.com/citation-style-language/schema/raw/master/csl-citation.json" }</w:instrText>
      </w:r>
      <w:r w:rsidRPr="00CA3E03">
        <w:rPr>
          <w:noProof/>
        </w:rPr>
        <w:fldChar w:fldCharType="separate"/>
      </w:r>
      <w:r w:rsidR="00393F8C">
        <w:rPr>
          <w:noProof/>
        </w:rPr>
        <w:t>Slangen et al. (2017)</w:t>
      </w:r>
      <w:r w:rsidRPr="00CA3E03">
        <w:rPr>
          <w:noProof/>
        </w:rPr>
        <w:fldChar w:fldCharType="end"/>
      </w:r>
      <w:r w:rsidRPr="00CA3E03">
        <w:rPr>
          <w:noProof/>
        </w:rPr>
        <w:t xml:space="preserve"> and </w:t>
      </w:r>
      <w:r w:rsidRPr="00CA3E03">
        <w:rPr>
          <w:noProof/>
        </w:rPr>
        <w:fldChar w:fldCharType="begin" w:fldLock="1"/>
      </w:r>
      <w:r w:rsidR="00E719C0">
        <w:rPr>
          <w:noProof/>
        </w:rPr>
        <w:instrText>ADDIN CSL_CITATION { "citationItems" : [ { "id" : "ITEM-1", "itemData" : { "DOI" : "10.1175/JCLI-D-17-0112.1", "ISSN" : "08948755", "abstract" : "AbstractTwentieth-century regional sea level changes are estimated from 12 climate models from phase 5 of the Climate Model Intercomparison Project (CMIP5). The output of the CMIP5 climate model simulations was used to calculate the global and regional sea level changes associated with dynamic sea level, atmospheric loading, glacier mass changes, and ice sheet surface mass balance contributions. The contribution from groundwater depletion, reservoir storage, and dynamic ice sheet mass changes are estimated from observations as they are not simulated by climate models. All contributions are summed, including the glacial isostatic adjustment (GIA) contribution, and compared to observational estimates from 27 tide gauge records over the twentieth century (1900\u20132015). A general agreement is found between the simulated sea level and tide gauge records in terms of interannual to multidecadal variability over 1900\u20132015. But climate models tend to systematically underestimate the observed sea level trends, partic...", "author" : [ { "dropping-particle" : "", "family" : "Meyssignac", "given" : "Benoit", "non-dropping-particle" : "", "parse-names" : false, "suffix" : "" }, { "dropping-particle" : "", "family" : "Slangen", "given" : "A. B.A.", "non-dropping-particle" : "", "parse-names" : false, "suffix" : "" }, { "dropping-particle" : "", "family" : "Melet", "given" : "A.", "non-dropping-particle" : "", "parse-names" : false, "suffix" : "" }, { "dropping-particle" : "", "family" : "Church", "given" : "J. A.", "non-dropping-particle" : "", "parse-names" : false, "suffix" : "" }, { "dropping-particle" : "", "family" : "Fettweis", "given" : "X.", "non-dropping-particle" : "", "parse-names" : false, "suffix" : "" }, { "dropping-particle" : "", "family" : "Marzeion", "given" : "B.", "non-dropping-particle" : "", "parse-names" : false, "suffix" : "" }, { "dropping-particle" : "", "family" : "Agosta", "given" : "C.", "non-dropping-particle" : "", "parse-names" : false, "suffix" : "" }, { "dropping-particle" : "", "family" : "Ligtenberg", "given" : "S. R.M.", "non-dropping-particle" : "", "parse-names" : false, "suffix" : "" }, { "dropping-particle" : "", "family" : "Spada", "given" : "G.", "non-dropping-particle" : "", "parse-names" : false, "suff</w:instrText>
      </w:r>
      <w:r w:rsidR="00E719C0" w:rsidRPr="006814DF">
        <w:rPr>
          <w:noProof/>
          <w:lang w:val="en-GB"/>
        </w:rPr>
        <w:instrText>ix" : "" }, { "dropping-particle" : "", "family" : "Richter", "given" : "K.", "non-dropping-particle" : "", "parse-names" : false, "suffix" : "" }, { "dropping-particle" : "", "family" : "Palmer", "given" : "M. D.", "non-dropping-particle" : "", "parse-names" : false, "suffix" : "" }, { "dropping-particle" : "", "family" : "Roberts", "given" : "C. D.", "non-dropping-particle" : "", "parse-names" : false, "suffix" : "" }, { "dropping-particle" : "", "family" : "Champollion", "given" : "N.", "non-dropping-particle" : "", "parse-names" : false, "suffix" : "" } ], "container-title" : "Journal of Climate", "id" : "ITEM-1", "issue" : "21", "issued" : { "date-parts" : [ [ "2017", "11", "28" ] ] }, "page" : "8565-8593", "title" : "Evaluating model simulations of twentieth-century sea-level rise. Part II: Regional sea-level changes", "translator" : [ { "dropping-particle" : "", "family" : "J4570", "given" : "", "non-dropping-particle" : "", "parse-names" : false, "suffix" : "" } ], "type" : "article-journal", "volume" : "30" }, "uris" : [ "http://www.mendeley.com/documents/?uuid=65a3fd04-7f21-3c00-b852-157270803774" ] } ], "mendeley" : { "formattedCitation" : "(Meyssignac et al., 2017)", "manualFormatting" : "Meyssignac et al. (2017)", "plainTextFormattedCitation" : "(Meyssignac et al., 2017)", "previouslyFormattedCitation" : "(Meyssignac et al., 2017)" }, "properties" : { "noteIndex" : 0 }, "schema" : "https://github.com/citation-style-language/schema/raw/master/csl-citation.json" }</w:instrText>
      </w:r>
      <w:r w:rsidRPr="00CA3E03">
        <w:rPr>
          <w:noProof/>
        </w:rPr>
        <w:fldChar w:fldCharType="separate"/>
      </w:r>
      <w:r w:rsidR="00393F8C">
        <w:rPr>
          <w:noProof/>
          <w:lang w:val="en-US"/>
        </w:rPr>
        <w:t>Meyssignac et al. (2017)</w:t>
      </w:r>
      <w:r w:rsidRPr="00CA3E03">
        <w:rPr>
          <w:noProof/>
        </w:rPr>
        <w:fldChar w:fldCharType="end"/>
      </w:r>
      <w:r w:rsidRPr="00E457C1">
        <w:rPr>
          <w:noProof/>
          <w:lang w:val="en-US"/>
        </w:rPr>
        <w:t xml:space="preserve"> suggest</w:t>
      </w:r>
      <w:r w:rsidR="00B476B2" w:rsidRPr="00E457C1">
        <w:rPr>
          <w:noProof/>
          <w:lang w:val="en-US"/>
        </w:rPr>
        <w:t>ed</w:t>
      </w:r>
      <w:r w:rsidRPr="00E457C1">
        <w:rPr>
          <w:noProof/>
          <w:lang w:val="en-US"/>
        </w:rPr>
        <w:t xml:space="preserve"> including corrections to several contributions to sea level changes including to the Greenland surface mass balance and glacier contributions, based on differences between CMIP5-driven model results and reanalysis-driven results. This helps close the gap between models and observations for the 20</w:t>
      </w:r>
      <w:r w:rsidRPr="00566450">
        <w:rPr>
          <w:noProof/>
          <w:lang w:val="en-US"/>
          <w:rPrChange w:id="2361" w:author="Sara M Tuson" w:date="2021-06-28T09:46:00Z">
            <w:rPr>
              <w:noProof/>
              <w:vertAlign w:val="superscript"/>
              <w:lang w:val="en-US"/>
            </w:rPr>
          </w:rPrChange>
        </w:rPr>
        <w:t>th</w:t>
      </w:r>
      <w:r w:rsidRPr="00E457C1">
        <w:rPr>
          <w:noProof/>
          <w:lang w:val="en-US"/>
        </w:rPr>
        <w:t xml:space="preserve"> century globally, as well as </w:t>
      </w:r>
      <w:r w:rsidR="001C5674" w:rsidRPr="00E457C1">
        <w:rPr>
          <w:noProof/>
          <w:lang w:val="en-US"/>
        </w:rPr>
        <w:t xml:space="preserve">providing </w:t>
      </w:r>
      <w:r w:rsidRPr="00E457C1">
        <w:rPr>
          <w:noProof/>
          <w:lang w:val="en-US"/>
        </w:rPr>
        <w:t>better agreement with tide gauge observations in terms of interannual and multi-decadal variability at the regional scale.</w:t>
      </w:r>
    </w:p>
    <w:p w14:paraId="09570D9B" w14:textId="77777777" w:rsidR="009F594A" w:rsidRPr="00E457C1" w:rsidRDefault="009F594A" w:rsidP="009F594A">
      <w:pPr>
        <w:pStyle w:val="AR6BodyText"/>
        <w:rPr>
          <w:noProof/>
          <w:lang w:val="en-US"/>
        </w:rPr>
      </w:pPr>
    </w:p>
    <w:p w14:paraId="6BB1A61C" w14:textId="14C84C84" w:rsidR="009F594A" w:rsidRPr="00E457C1" w:rsidRDefault="009F594A" w:rsidP="009F594A">
      <w:pPr>
        <w:pStyle w:val="AR6BodyText"/>
        <w:rPr>
          <w:noProof/>
          <w:lang w:val="en-US"/>
        </w:rPr>
      </w:pPr>
      <w:r w:rsidRPr="00E457C1">
        <w:rPr>
          <w:noProof/>
          <w:lang w:val="en-US"/>
        </w:rPr>
        <w:t>In CMIP6, ice sheets (see Section</w:t>
      </w:r>
      <w:ins w:id="2362" w:author="Ian Blenkinsop" w:date="2021-07-13T12:21:00Z">
        <w:r w:rsidR="00BD56AA">
          <w:rPr>
            <w:noProof/>
            <w:lang w:val="en-US"/>
          </w:rPr>
          <w:t>s</w:t>
        </w:r>
      </w:ins>
      <w:r w:rsidRPr="00E457C1">
        <w:rPr>
          <w:noProof/>
          <w:lang w:val="en-US"/>
        </w:rPr>
        <w:t xml:space="preserve"> </w:t>
      </w:r>
      <w:r w:rsidR="00575CD1" w:rsidRPr="00E457C1">
        <w:rPr>
          <w:noProof/>
          <w:lang w:val="en-US"/>
        </w:rPr>
        <w:t>3.4.3.2</w:t>
      </w:r>
      <w:r w:rsidR="00577ECC" w:rsidRPr="00E457C1">
        <w:rPr>
          <w:noProof/>
          <w:lang w:val="en-US"/>
        </w:rPr>
        <w:t xml:space="preserve"> and</w:t>
      </w:r>
      <w:r w:rsidRPr="00E457C1">
        <w:rPr>
          <w:noProof/>
          <w:lang w:val="en-US"/>
        </w:rPr>
        <w:t xml:space="preserve"> 9.4) are included for the first time in ISMIP6 </w:t>
      </w:r>
      <w:del w:id="2363" w:author="Robin Matthews" w:date="2021-06-15T15:21:00Z">
        <w:r w:rsidRPr="00E457C1" w:rsidDel="00661E54">
          <w:rPr>
            <w:noProof/>
            <w:lang w:val="en-US"/>
          </w:rPr>
          <w:delText>(</w:delText>
        </w:r>
      </w:del>
      <w:r>
        <w:rPr>
          <w:noProof/>
        </w:rPr>
        <w:fldChar w:fldCharType="begin" w:fldLock="1"/>
      </w:r>
      <w:ins w:id="2364" w:author="Robin Matthews" w:date="2021-06-15T15:21:00Z">
        <w:r w:rsidR="00661E54">
          <w:rPr>
            <w:noProof/>
            <w:lang w:val="en-US"/>
          </w:rPr>
          <w:instrText>ADDIN CSL_CITATION { "citationItems" : [ { "id" : "ITEM-1", "itemData" : { "DOI" : "10.5194/gmd-9-4521-2016", "ISBN" : "1991-9603", "ISSN" : "1991-9603", "abstract" : "Reducing the uncertainty in the past, present, and future contribution of ice sheets to sea-level change requires a coordinated effort between the climate and glaciology communities. The Ice Sheet Model Intercomparison Project for CMIP6 (ISMIP6) is the primary activity within the Coupled Model Intercomparison Project &amp;ndash; phase 6 (CMIP6) focusing on the Greenland and Antarctic ice sheets. In this paper, we describe the framework for ISMIP6 and its relationship with other activities within CMIP6. The ISMIP6 experimental design relies on CMIP6 climate models and includes, for the first time within CMIP, coupled ice-sheet&amp;ndash;climate models as well as standalone ice-sheet models. To facilitate analysis of the multi-model ensemble and to generate a set of standard climate inputs for standalone ice-sheet models, ISMIP6 defines a protocol for all variables related to ice sheets. ISMIP6 will provide a basis for investigating the feedbacks, impacts, and sea-level changes associated with dynamic ice sheets and for quantifying the uncertainty in ice-sheet-sourced global sea-level change.", "author" : [ { "dropping-particle" : "", "family" : "Nowicki", "given" : "Sophie M. J.", "non-dropping-particle" : "", "parse-names" : false, "suffix" : "" }, { "dropping-particle" : "", "family" : "Payne", "given" : "Anthony", "non-dropping-particle" : "", "parse-names" : false, "suffix" : "" }, { "dropping-particle" : "", "family" : "Larour", "given" : "Eric", "non-dropping-particle" : "", "parse-names" : false, "suffix" : "" }, { "dropping-particle" : "", "family" : "Seroussi", "given" : "Helene", "non-dropping-particle" : "", "parse-names" : false, "suffix" : "" }, { "dropping-particle" : "", "family" : "Goelzer", "given" : "Heiko", "non-dropping-particle" : "", "parse-names" : false, "suffix" : "" }, { "dropping-particle" : "", "family" : "Lipscomb", "given" : "William", "non-dropping-particle" : "", "parse-names" : false, "suffix" : "" }, { "dropping-particle" : "", "family" : "Gregory", "given" : "Jonathan", "non-dropping-particle" : "", "parse-names" : false, "suffix" : "" }, { "dropping-particle" : "", "family" : "Abe-Ouchi", "given" : "Ayako", "non-dropping-particle" : "", "parse-names" : false, "suffix" : "" }, { "dropping-particle" : "", "family" : "Shepherd", "given" : "Andrew", "non-dropping-particle" : "", "parse-names" : false, "suffix" : "" } ], "container-title" : "Geoscientific Model Development", "id" : "ITEM-1", "issue" : "12", "issued" : { "date-parts" : [ [ "2016", "12", "21" ] ] }, "page" : "4521-4545", "title" : "Ice Sheet Model Intercomparison Project (ISMIP6) contribution to CMIP6", "translator" : [ { "dropping-particle" : "", "family" : "J4345", "given" : "", "non-dropping-particle" : "", "parse-names" : false, "suffix" : "" } ], "type" : "article-journal", "volume" : "9" }, "uris" : [ "http://www.mendeley.com/documents/?uuid=2a321019-2654-376c-a847-fb2b7d5563cc" ] } ], "mendeley" : { "formattedCitation" : "(Nowicki et al., 2016)", "manualFormatting" : "(Nowicki et al., 2016)", "plainTextFormattedCitation" : "(Nowicki et al., 2016)", "previouslyFormattedCitation" : "(Nowicki et al., 2016)" }, "properties" : { "noteIndex" : 0 }, "schema" : "https://github.com/citation-style-language/schema/raw/master/csl-citation.json" }</w:instrText>
        </w:r>
      </w:ins>
      <w:del w:id="2365" w:author="Robin Matthews" w:date="2021-06-15T15:21:00Z">
        <w:r w:rsidR="00E719C0" w:rsidDel="00661E54">
          <w:rPr>
            <w:noProof/>
            <w:lang w:val="en-US"/>
          </w:rPr>
          <w:delInstrText>ADDIN CSL_CITATION { "citationItems" : [ { "id" : "ITEM-1", "itemData" : { "DOI" : "10.5194/gmd-9-4521-2016", "ISBN" : "1991-9603", "ISSN" : "1991-9603", "abstract" : "Reducing the uncertainty in the past, present, and future contribution of ice sheets to sea-level change requires a coordinated effort between the climate and glaciology communities. The Ice Sheet Model Intercomparison Project for CMIP6 (ISMIP6) is the primary activity within the Coupled Model Intercomparison Project &amp;ndash; phase 6 (CMIP6) focusing on the Greenland and Antarctic ice sheets. In this paper, we describe the framework for ISMIP6 and its relationship with other activities within CMIP6. The ISMIP6 experimental design relies on CMIP6 climate models and includes, for the first time within CMIP, coupled ice-sheet&amp;ndash;climate models as well as standalone ice-sheet models. To facilitate analysis of the multi-model ensemble and to generate a set of standard climate inputs for standalone ice-sheet models, ISMIP6 defines a protocol for all variables related to ice sheets. ISMIP6 will provide a basis for investigating the feedbacks, impacts, and sea-level changes associated with dynamic ice sheets and for quantifying the uncertainty in ice-sheet-sourced global sea-level change.", "author" : [ { "dropping-particle" : "", "family" : "Nowicki", "given" : "Sophie M. J.", "non-dropping-particle" : "", "parse-names" : false, "suffix" : "" }, { "dropping-particle" : "", "family" : "Payne", "given" : "Anthony", "non-dropping-particle" : "", "parse-names" : false, "suffix" : "" }, { "dropping-particle" : "", "family" : "Larour", "given" : "Eric", "non-dropping-particle" : "", "parse-names" : false, "suffix" : "" }, { "dropping-particle" : "", "family" : "Seroussi", "given" : "Helene", "non-dropping-particle" : "", "parse-names" : false, "suffix" : "" }, { "dropping-particle" : "", "family" : "Goelzer", "given" : "Heiko", "non-dropping-particle" : "", "parse-names" : false, "suffix" : "" }, { "dropping-particle" : "", "family" : "Lipscomb", "given" : "William", "non-dropping-particle" : "", "parse-names" : false, "suffix" : "" }, { "dropping-particle" : "", "family" : "Gregory", "given" : "Jonathan", "non-dropping-particle" : "", "parse-names" : false, "suffix" : "" }, { "dropping-particle" : "", "family" : "Abe-Ouchi", "given" : "Ayako", "non-dropping-particle" : "", "parse-names" : false, "suffix" : "" }, { "dropping-particle" : "", "family" : "Shepherd", "given" : "Andrew", "non-dropping-particle" : "", "parse-names" : false, "suffix" : "" } ], "container-title" : "Geoscientific Model Development", "id" : "ITEM-1", "issue" : "12", "issued" : { "date-parts" : [ [ "2016", "12", "21" ] ] }, "page" : "4521-4545", "title" : "Ice Sheet Model Intercomparison Project (ISMIP6) contribution to CMIP6", "translator" : [ { "dropping-particle" : "", "family" : "J4345", "given" : "", "non-dropping-particle" : "", "parse-names" : false, "suffix" : "" } ], "type" : "article-journal", "volume" : "9" }, "uris" : [ "http://www.mendeley.com/documents/?uuid=2a321019-2654-376c-a847-fb2b7d5563cc" ] } ], "mendeley" : { "formattedCitation" : "(Nowicki et al., 2016)", "manualFormatting" : "Nowicki et al., 2016)", "plainTextFormattedCitation" : "(Nowicki et al., 2016)", "previouslyFormattedCitation" : "(Nowicki et al., 2016)" }, "properties" : { "noteIndex" : 0 }, "schema" : "https://github.com/citation-style-language/schema/raw/master/csl-citation.json" }</w:delInstrText>
        </w:r>
      </w:del>
      <w:r>
        <w:rPr>
          <w:noProof/>
        </w:rPr>
        <w:fldChar w:fldCharType="separate"/>
      </w:r>
      <w:r w:rsidR="00393F8C">
        <w:rPr>
          <w:noProof/>
          <w:lang w:val="en-US"/>
        </w:rPr>
        <w:t>(Nowicki et al., 2016)</w:t>
      </w:r>
      <w:r>
        <w:rPr>
          <w:noProof/>
        </w:rPr>
        <w:fldChar w:fldCharType="end"/>
      </w:r>
      <w:r w:rsidRPr="00E457C1">
        <w:rPr>
          <w:noProof/>
          <w:lang w:val="en-US"/>
        </w:rPr>
        <w:t xml:space="preserve">. There is also scope for new insights </w:t>
      </w:r>
      <w:r w:rsidR="007D5CD6" w:rsidRPr="00E457C1">
        <w:rPr>
          <w:noProof/>
          <w:lang w:val="en-US"/>
        </w:rPr>
        <w:t>into</w:t>
      </w:r>
      <w:r w:rsidRPr="00E457C1">
        <w:rPr>
          <w:noProof/>
          <w:lang w:val="en-US"/>
        </w:rPr>
        <w:t xml:space="preserve"> terrestrial water contributions from land surface (and sub-surface) modelling in the Land Surface, Snow and Soil moisture Model Intercomparison Project (LS3MIP; </w:t>
      </w:r>
      <w:r>
        <w:rPr>
          <w:noProof/>
        </w:rPr>
        <w:fldChar w:fldCharType="begin" w:fldLock="1"/>
      </w:r>
      <w:r w:rsidR="00E719C0">
        <w:rPr>
          <w:noProof/>
          <w:lang w:val="en-US"/>
        </w:rPr>
        <w:instrText>ADDIN CSL_CITATION { "citationItems" : [ { "id" : "ITEM-1", "itemData" : { "DOI" : "10.5194/gmd-9-2809-2016", "ISSN" : "1991-9603", "abstract" : "Abstract. The Land Surface, Snow and Soil Moisture Model Intercomparison Project (LS3MIP) is designed to provide a comprehensive assessment of land surface, snow and soil moisture feedbacks on climate variability and climate change, and to diagnose systematic biases in the land modules of current Earth system models (ESMs). The solid and liquid water stored at the land surface has a large influence on the regional climate, its variability and predictability, including effects on the energy, water and carbon cycles. Notably, snow and soil moisture affect surface radiation and flux partitioning properties, moisture storage and land surface memory. They both strongly affect atmospheric conditions, in particular surface air temperature and precipitation, but also large-scale circulation patterns. However, models show divergent responses and representations of these feedbacks as well as systematic biases in the underlying processes. LS3MIP will provide the means to quantify the associated uncertainties and better constrain climate change projections, which is of particular interest for highly vulnerable regions (densely populated areas, agricultural regions, the Arctic, semi-arid and other sensitive terrestrial ecosystems). The experiments are subdivided in two components, the first addressing systematic land biases in offline mode (\u201cLMIP\u201d, building upon the 3rd phase of Global Soil Wetness Project; GSWP3) and the second addressing land feedbacks attributed to soil moisture and snow in an integrated framework (\u201cLFMIP\u201d, building upon the GLACE-CMIP blueprint).", "author" : [ { "dropping-particle" : "", "family" : "Hurk", "given" : "Bart", "non-dropping-particle" : "van den", "parse-names" : false, "suffix" : "" }, { "dropping-particle" : "", "family" : "Kim", "given" : "Hyungjun", "non-dropping-particle" : "", "parse-names" : false, "suffix" : "" }, { "dropping-particle" : "", "family" : "Krinner", "given" : "Gerhard", "non-dropping-particle" : "", "parse-names" : false, "suffix" : "" }, { "dropping-particle" : "", "family" : "Seneviratne", "given" : "Sonia I.", "non-dropping-particle" : "", "parse-names" : false, "suffix" : "" }, { "dropping-particle" : "", "family" : "Derksen", "given" : "Chris", "non-dropping-particle" : "", "parse-names" : false, "suffix" : "" }, { "dropping-particle" : "", "family" : "Oki", "given" : "Taikan", "non-dropping-particle" : "", "parse-names" : false, "suffix" : "" }, { "dropping-particle" : "", "family" : "Douville", "given" : "Herv\u00e9", "non-dropping-particle" : "", "parse-names" : false, "suffix" : "" }, { "dropping-particle" : "", "family" : "Colin", "given" : "Jeanne", "non-dropping-particle" : "", "parse-names" : false, "suffix" : "" }, { "dropping-particle" : "", "family" : "Ducharne", "given" : "Agn\u00e8s", "non-dropping-particle" : "", "parse-names" : false, "suffix" : "" }, { "dropping-particle" : "", "family" : "Cheruy", "given" : "Frederique", "non-dropping-particle" : "", "parse-names" : false, "suffix" : "" }, { "dropping-particle" : "", "family" : "Viovy", "given" : "Nicholas", "non-dropping-particle" : "", "parse-names" : false, "suffix" : "" }, { "dropping-particle" : "", "family" : "Puma", "given" : "Michael J.", "non-dropping-particle" : "", "parse-names" : false, "suffix" : "" }, { "dropping-particle" : "", "family" : "Wada", "given" : "Yoshihide", "non-dropping-particle" : "", "parse-names" : false, "suffix" : "" }, { "dropping-particle" : "", "family" : "Li", "given" : "Weiping", "non-dropping-particle" : "", "parse-names" : false, "suffix" : "" }, { "dropping-particle" : "", "family" : "Jia", "given" : "Binghao", "non-dropping-particle" : "", "parse-names" : false, "suffix" : "" }, { "dropping-particle" : "", "family" : "Alessandri", "given" : "Andrea", "non-dropping-particle" : "", "parse-names" : false, "suffix" : "" }, { "dropping-particle" : "", "family" : "Lawrence", "given" : "Dave M.", "non-dropping-particle" : "", "parse-names" : false, "suffix" : "" }, { "dropping-particle" : "", "family" : "Weedon", "given" : "Graham P.", "non-dropping-particle" : "", "parse-names" : false, "suffix" : "" }, { "dropping-particle" : "", "family" : "Ellis", "given" : "Richard", "non-dropping-particle" : "", "parse-names" : false, "suffix" : "" }, { "dropping-particle" : "", "family" : "Hagemann", "given" : "Stefan", "non-dropping-particle" : "", "parse-names" : false, "suffix" : "" }, { "dropping-particle" : "", "family" : "Mao", "given" : "Jiafu", "non-dropping-particle" : "", "parse-names" : false, "suffix" : "" }, { "dropping-particle" : "", "family" : "Flanner", "given" : "Mark G.", "non-dropping-particle" : "", "parse-names" : false, "suffix" : "" }, { "dropping-particle" : "", "family" : "Zampieri", "given" : "Matteo", "non-dropping-particle" : "", "parse-names" : false, "suffix" : "" }, { "dropping-particle" : "", "family" : "Materia", "given" : "Stefano", "non-dropping-particle" : "", "parse-names" : false, "suffix" : "" }, { "dropping-particle" : "", "family" : "Law", "given" : "Rachel M.", "non-dropping-particle" : "", "parse-names" : false, "suffix" : "" }, { "dropping-particle" : "", "family" : "Sheffield", "given" : "Justin", "non-dropping-particle" : "", "parse-names" : false, "suffix" : "" } ], "container-title" : "Geoscientific Model Development", "id" : "ITEM-1", "issue" : "8", "issued" : { "date-parts" : [ [ "2016", "8", "24" ] ] }, "page" : "2809-2832", "title" : "LS3MIP (v1.0) contribution to CMIP6: the Land Surface, Snow and Soil moisture Model Intercomparison Project \u2013 aims, setup and expected outcome", "translator" : [ { "dropping-particle" : "", "family" : "J4600", "given" : "", "non-dropping-particle" : "", "parse-names" : false, "suffix" : "" } ], "type" : "article-journal", "volume" : "9" }, "uris" : [ "http://www.mendeley.com/documents/?uuid=c4d02792-c20f-315b-9549-c640e30471ff" ] } ], "mendeley" : { "formattedCitation" : "(van den Hurk et al., 2016)", "manualFormatting" : "van den Hurk et al., 2016)", "plainTextFormattedCitation" : "(van den Hurk et al., 2016)", "previouslyFormattedCitation" : "(van den Hurk et al., 2016)" }, "properties" : { "noteIndex" : 0 }, "schema" : "https://github.com/citation-style-language/schema/raw/master/csl-citation.json" }</w:instrText>
      </w:r>
      <w:r>
        <w:rPr>
          <w:noProof/>
        </w:rPr>
        <w:fldChar w:fldCharType="separate"/>
      </w:r>
      <w:r w:rsidR="00393F8C">
        <w:rPr>
          <w:noProof/>
          <w:lang w:val="en-US"/>
        </w:rPr>
        <w:t>van den Hurk et al., 2016)</w:t>
      </w:r>
      <w:r>
        <w:rPr>
          <w:noProof/>
        </w:rPr>
        <w:fldChar w:fldCharType="end"/>
      </w:r>
      <w:r w:rsidRPr="00E457C1">
        <w:rPr>
          <w:noProof/>
          <w:lang w:val="en-US"/>
        </w:rPr>
        <w:t xml:space="preserve">. In parallel, the GlacierMIP project </w:t>
      </w:r>
      <w:r>
        <w:rPr>
          <w:noProof/>
        </w:rPr>
        <w:fldChar w:fldCharType="begin" w:fldLock="1"/>
      </w:r>
      <w:r w:rsidR="00E719C0">
        <w:rPr>
          <w:noProof/>
          <w:lang w:val="en-US"/>
        </w:rPr>
        <w:instrText>ADDIN CSL_CITATION { "citationItems" : [ { "id" : "ITEM-1", "itemData" : { "DOI" : "10.1029/2019EF001470", "ISSN" : "23284277", "abstract" : "Glacier mass loss is recognized as a major contributor to current sea level rise. However, large uncertainties remain in projections of glacier mass loss on global and regional scales. We present an ensemble of 288 glacier mass and area change projections for the 21st century based on 11 glacier models using up to 10 general circulation models and four Representative Concentration Pathways (RCPs) as boundary conditions. We partition the total uncertainty into the individual contributions caused by glacier models, general circulation models, RCPs, and natural variability. We find that emission scenario uncertainty is growing throughout the 21st century and is the largest source of uncertainty by 2100. The relative importance of glacier model uncertainty decreases over time, but it is the greatest source of uncertainty until the middle of this century. The projection uncertainty associated with natural variability is small on the global scale but can be large on regional scales. The projected global mass loss by 2100 relative to 2015 (79\u00a0\u00b1\u00a056 mm sea level equivalent for RCP2.6, 159\u00a0\u00b1\u00a086 mm sea level equivalent for RCP8.5) is lower than, but well within, the uncertainty range of previous projections.", "author" : [ { "dropping-particle" : "", "family" : "Marzeion", "given" : "Ben", "non-dropping-particle" : "", "parse-names" : false, "suffix" : "" }, { "dropping-particle" : "", "family" : "Hock", "given" : "Regine", "non-dropping-particle" : "", "parse-names" : false, "suffix" : "" }, { "dropping-particle" : "", "family" : "Anderson", "given" : "Brian", "non-dropping-particle" : "", "parse-names" : false, "suffix" : "" }, { "dropping-particle" : "", "family" : "Bliss", "given" : "Andrew", "non-dropping-particle" : "", "parse-names" : false, "suffix" : "" }, { "dropping-particle" : "", "family" : "Champollion", "given" : "Nicolas", "non-dropping-particle" : "", "parse-names" : false, "suffix" : "" }, { "dropping-particle" : "", "family" : "Fujita", "given" : "Koji", "non-dropping-particle" : "", "parse-names" : false, "suffix" : "" }, { "dropping-particle" : "", "family" : "Huss", "given" : "Matthias", "non-dropping-particle" : "", "parse-names" : false, "suffix" : "" }, { "dropping-particle" : "", "family" : "Immerzeel", "given" : "Walter W.", "non-dropping-particle" : "", "parse-names" : false, "suffix" : "" }, { "dropping-particle" : "", "family" : "Kraaijenbrink", "given" : "Philip", "non-dropping-particle" : "", "parse-names" : false, "suffix" : "" }, { "dropping-particle" : "", "family" : "Malles", "given" : "Jan Hendrik", "non-dropping-particle" : "", "parse-names" : false, "suffix" : "" }, { "dropping-particle" : "", "family" : "Maussion", "given" : "Fabien", "non-dropping-particle" : "", "parse-names" : false, "suffix" : "" }, { "dropping-particle" : "", "family" : "Radi\u0107", "given" : "Valentina", "non-dropping-particle" : "", "parse-names" : false, "suffix" : "" }, { "dropping-particle" : "", "family" : "Rounce", "given" : "David R.", "non-dropping-particle" : "", "parse-names" : false, "suffix" : "" }, { "dropping-particle" : "", "family" : "Sakai", "given" : "Akiko", "non-dropping-particle" : "", "parse-names" : false, "suffix" : "" }, { "dropping-particle" : "", "family" : "Shannon", "given" : "Sarah", "non-dropping-particle" : "", "parse-names" : false, "suffix" : "" }, { "dropping-particle" : "", "family" : "Wal", "given" : "Roderik", "non-dropping-particle" : "van de", "parse-names" : false, "suffix" : "" }, { "dropping-particle" : "", "family" : "Zekollari", "given" : "Harry", "non-dropping-particle" : "", "parse-names" : false, "suffix" : "" } ], "container-title" : "Earth's Future", "id" : "ITEM-1", "issue" : "7", "issued" : { "date-parts" : [ [ "2020" ] ] }, "title" : "Partitioning the Uncertainty of Ensemble Projections of Global Glacier Mass Change", "translator" : [ { "dropping-particle" : "", "family" : "J6363", "given" : "", "non-dropping-particle" : "", "parse-names" : false, "suffix" : "" } ], "type" : "article-journal", "volume" : "8" }, "uris" : [ "http://www.mendeley.com/documents/?uuid=f6fb237f-7c2e-4146-ba8e-2e56f780fb63" ] }, { "id" : "ITEM-2", "itemData" : { "DOI" : "10.1017/jog.2019.22", "ISSN" : "00221430", "abstract" : "Global-scale 21st-century glacier mass change projections from six published global glacier models are systematically compared as part of the Glacier Model Intercomparison Project. In total 214 projections of annual glacier mass and area forced by 25 General Circulation Models (GCMs) and four Representative Concentration Pathways (RCP) emission scenarios and aggregated into 19 glacier regions are considered. Global mass loss of all glaciers (outside the Antarctic and Greenland ice sheets) by 2100 relative to 2015 averaged over all model runs varies from 18 \u00b1 7% (RCP2.6) to 36 \u00b1 11% (RCP8.5) corresponding to 94 \u00b1 25 and 200 \u00b1 44 mm sea-level equivalent (SLE), respectively. Regional relative mass changes by 2100 correlate linearly with relative area changes. For RCP8.5 three models project global rates of mass loss (multi-GCM means) of &gt;3 mm SLE per year towards the end of the century. Projections vary considerably between regions, and also among the glacier models. Global glacier mass changes per degree global air temperature rise tend to increase with more pronounced warming indicating that mass-balance sensitivities to temperature change are not constant. Differences in glacier mass projections among the models are attributed to differences in model physics, calibration and downscaling procedures, initial ice volumes and varying ensembles of forcing GCMs.", "author" : [ { "dropping-particle" : "", "family" : "Hock", "given" : "Regine", "non-dropping-particle" : "", "parse-names" : false, "suffix" : "" }, { "dropping-particle" : "", "family" : "Marzeion", "given" : "Ben E.N.", "non-dropping-particle" : "", "parse-names" : false, "suffix" : "" }, { "dropping-particle" : "", "family" : "Bliss", "given" : "Andrew",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"dropping-particle" : "", "family" : "Marzeion", "given" : "Ben E.N.", "non-dropping-particle" : "", "parse-names" : false, "suffix" : "" }, { "dropping-particle" : "", "family" : "Giesen", "given" : "Rianne H.", "non-dropping-particle" : "", "parse-names" : false, "suffix" : "" }, { "dropping-particle" : "", "family" : "Hirabayashi", "given" : "Yukiko", "non-dropping-particle" : "", "parse-names" : false, "suffix" : "" }, { "dropping-particle" : "", "family" : "Huss", "given" : "Matthias", "non-dropping-particle" : "", "parse-names" : false, "suffix" : "" }, { "dropping-particle" : "", "family" : "Radic", "given" : "Valentina", "non-dropping-particle" : "", "parse-names" : false, "suffix" : "" }, { "dropping-particle" : "", "family" : "Slangen", "given" : "Aim\u00e9e Aime\u00e9 B.A.", "non-dropping-particle" : "", "parse-names" : false, "suffix" : "" } ], "container-title" : "Journal of Glaciology", "id" : "ITEM-2", "issue" : "251", "issued" : { "date-parts" : [ [ "2019", "6", "1" ] ] }, "page" : "453-467", "publisher" : "Cambridge University Press", "title" : "GlacierMIP-A model intercomparison of global-scale glacier mass-balance models and projections", "translator" : [ { "dropping-particle" : "", "family" : "J6046", "given" : "", "non-dropping-particle" : "", "parse-names" : false, "suffix" : "" } ], "type" : "article-journal", "volume" : "65" }, "uris" : [ "http://www.mendeley.com/documents/?uuid=88544e72-ea32-4a44-9dc7-b5dee76aad62" ] } ], "mendeley" : { "formattedCitation" : "(Hock et al., 2019a; Marzeion et al., 2020)", "manualFormatting" : "(Hock et al., 2019a; Marzeion et al., 2020", "plainTextFormattedCitation" : "(Hock et al., 2019a; Marzeion et al., 2020)", "previouslyFormattedCitation" : "(Hock et al., 2019a; Marzeion et al., 2020)" }, "properties" : { "noteIndex" : 0 }, "schema" : "https://github.com/citation-style-language/schema/raw/master/csl-citation.json" }</w:instrText>
      </w:r>
      <w:r>
        <w:rPr>
          <w:noProof/>
        </w:rPr>
        <w:fldChar w:fldCharType="separate"/>
      </w:r>
      <w:r w:rsidR="00393F8C">
        <w:rPr>
          <w:noProof/>
          <w:lang w:val="en-US"/>
        </w:rPr>
        <w:t>(Hock et al., 2019a; Marzeion et al., 2020</w:t>
      </w:r>
      <w:r>
        <w:rPr>
          <w:noProof/>
        </w:rPr>
        <w:fldChar w:fldCharType="end"/>
      </w:r>
      <w:r w:rsidRPr="00E457C1">
        <w:rPr>
          <w:noProof/>
          <w:lang w:val="en-US"/>
        </w:rPr>
        <w:t>; see Section</w:t>
      </w:r>
      <w:ins w:id="2366" w:author="Ian Blenkinsop" w:date="2021-07-13T12:21:00Z">
        <w:r w:rsidR="00BD56AA">
          <w:rPr>
            <w:noProof/>
            <w:lang w:val="en-US"/>
          </w:rPr>
          <w:t>s</w:t>
        </w:r>
      </w:ins>
      <w:r w:rsidR="00423263" w:rsidRPr="00E457C1">
        <w:rPr>
          <w:noProof/>
          <w:lang w:val="en-US"/>
        </w:rPr>
        <w:t xml:space="preserve"> 3.4.3.1 and</w:t>
      </w:r>
      <w:r w:rsidRPr="00E457C1">
        <w:rPr>
          <w:noProof/>
          <w:lang w:val="en-US"/>
        </w:rPr>
        <w:t xml:space="preserve"> 9.5) is also underway, and </w:t>
      </w:r>
      <w:r w:rsidR="007D5CD6" w:rsidRPr="00E457C1">
        <w:rPr>
          <w:noProof/>
          <w:lang w:val="en-US"/>
        </w:rPr>
        <w:t>has provided</w:t>
      </w:r>
      <w:r w:rsidRPr="00E457C1">
        <w:rPr>
          <w:noProof/>
          <w:lang w:val="en-US"/>
        </w:rPr>
        <w:t xml:space="preserve"> more quantitative guidance and a comprehensive assessment of the uncertainties and best estimates of the current and future contributions of glaciers to the sea level budget.</w:t>
      </w:r>
      <w:r w:rsidR="005C7A68" w:rsidRPr="00E457C1">
        <w:rPr>
          <w:noProof/>
          <w:lang w:val="en-US"/>
        </w:rPr>
        <w:t xml:space="preserve"> </w:t>
      </w:r>
    </w:p>
    <w:p w14:paraId="193E5FDC" w14:textId="77777777" w:rsidR="009F594A" w:rsidRPr="00E457C1" w:rsidRDefault="009F594A" w:rsidP="009F594A">
      <w:pPr>
        <w:pStyle w:val="AR6BodyText"/>
        <w:jc w:val="both"/>
        <w:rPr>
          <w:rFonts w:cs="Times New Roman"/>
          <w:noProof/>
          <w:lang w:val="en-US" w:eastAsia="en-US"/>
        </w:rPr>
      </w:pPr>
    </w:p>
    <w:p w14:paraId="08F02CC1" w14:textId="77777777" w:rsidR="009F594A" w:rsidRPr="00E457C1" w:rsidRDefault="009F594A" w:rsidP="009F594A">
      <w:pPr>
        <w:pStyle w:val="AR6BodyText"/>
        <w:jc w:val="both"/>
        <w:rPr>
          <w:rFonts w:cs="Times New Roman"/>
          <w:noProof/>
          <w:lang w:val="en-US" w:eastAsia="en-US"/>
        </w:rPr>
      </w:pPr>
    </w:p>
    <w:p w14:paraId="00F19393" w14:textId="47877F20" w:rsidR="009F594A" w:rsidRDefault="009F594A" w:rsidP="009F594A">
      <w:pPr>
        <w:pStyle w:val="AR6Chap3Level33111"/>
        <w:tabs>
          <w:tab w:val="left" w:pos="708"/>
        </w:tabs>
      </w:pPr>
      <w:bookmarkStart w:id="2367" w:name="_Toc6385739"/>
      <w:bookmarkStart w:id="2368" w:name="_Toc70639164"/>
      <w:r>
        <w:t>Sea Level Change</w:t>
      </w:r>
      <w:bookmarkEnd w:id="2367"/>
      <w:r>
        <w:t xml:space="preserve"> Attribution</w:t>
      </w:r>
      <w:bookmarkEnd w:id="2368"/>
    </w:p>
    <w:p w14:paraId="4EB72F5D" w14:textId="77777777" w:rsidR="009F594A" w:rsidRDefault="009F594A" w:rsidP="009F594A">
      <w:pPr>
        <w:pStyle w:val="AR6BodyText"/>
        <w:rPr>
          <w:noProof/>
          <w:lang w:eastAsia="en-US"/>
        </w:rPr>
      </w:pPr>
    </w:p>
    <w:p w14:paraId="64A0EF21" w14:textId="0767BB59" w:rsidR="009F594A" w:rsidRPr="00E457C1" w:rsidRDefault="009F594A" w:rsidP="009F594A">
      <w:pPr>
        <w:pStyle w:val="AR6BodyText"/>
        <w:rPr>
          <w:noProof/>
          <w:lang w:val="en-US"/>
        </w:rPr>
      </w:pPr>
      <w:r w:rsidRPr="00E457C1">
        <w:rPr>
          <w:noProof/>
          <w:lang w:val="en-US"/>
        </w:rPr>
        <w:t xml:space="preserve">The SROCC concluded with </w:t>
      </w:r>
      <w:r w:rsidRPr="00E457C1">
        <w:rPr>
          <w:i/>
          <w:noProof/>
          <w:lang w:val="en-US"/>
        </w:rPr>
        <w:t>high confidence</w:t>
      </w:r>
      <w:r w:rsidRPr="00E457C1">
        <w:rPr>
          <w:noProof/>
          <w:lang w:val="en-US"/>
        </w:rPr>
        <w:t xml:space="preserve"> that the dominant cause of global mean sea level rise since 1970 is anthropogenic forcing. Prior to that, </w:t>
      </w:r>
      <w:del w:id="2369" w:author="Sara M Tuson" w:date="2021-06-24T09:45:00Z">
        <w:r w:rsidRPr="00E457C1" w:rsidDel="00A23DCD">
          <w:rPr>
            <w:noProof/>
            <w:lang w:val="en-US"/>
          </w:rPr>
          <w:delText xml:space="preserve">the </w:delText>
        </w:r>
      </w:del>
      <w:r w:rsidRPr="00E457C1">
        <w:rPr>
          <w:noProof/>
          <w:lang w:val="en-US"/>
        </w:rPr>
        <w:t xml:space="preserve">AR5 had concluded that it is </w:t>
      </w:r>
      <w:r w:rsidRPr="00E457C1">
        <w:rPr>
          <w:i/>
          <w:noProof/>
          <w:lang w:val="en-US"/>
        </w:rPr>
        <w:t>very likely</w:t>
      </w:r>
      <w:r w:rsidRPr="00E457C1">
        <w:rPr>
          <w:noProof/>
          <w:lang w:val="en-US"/>
        </w:rPr>
        <w:t xml:space="preserve"> that there </w:t>
      </w:r>
      <w:r w:rsidR="00FF49FD" w:rsidRPr="00E457C1">
        <w:rPr>
          <w:noProof/>
          <w:lang w:val="en-US"/>
        </w:rPr>
        <w:t>has been</w:t>
      </w:r>
      <w:del w:id="2370" w:author="Sara M Tuson" w:date="2021-06-24T10:28:00Z">
        <w:r w:rsidR="00FF49FD" w:rsidRPr="00E457C1" w:rsidDel="000C4525">
          <w:rPr>
            <w:noProof/>
            <w:lang w:val="en-US"/>
          </w:rPr>
          <w:delText xml:space="preserve"> </w:delText>
        </w:r>
        <w:r w:rsidRPr="00E457C1" w:rsidDel="000C4525">
          <w:rPr>
            <w:noProof/>
            <w:lang w:val="en-US"/>
          </w:rPr>
          <w:delText xml:space="preserve"> </w:delText>
        </w:r>
      </w:del>
      <w:ins w:id="2371" w:author="Sara M Tuson" w:date="2021-06-24T10:28:00Z">
        <w:r w:rsidR="000C4525">
          <w:rPr>
            <w:noProof/>
            <w:lang w:val="en-US"/>
          </w:rPr>
          <w:t xml:space="preserve"> </w:t>
        </w:r>
      </w:ins>
      <w:r w:rsidRPr="00E457C1">
        <w:rPr>
          <w:noProof/>
          <w:lang w:val="en-US"/>
        </w:rPr>
        <w:t>a substantial contribution from anthropogenic forcings to global mean sea level rise since the 1970s. Since</w:t>
      </w:r>
      <w:del w:id="2372" w:author="Sara M Tuson" w:date="2021-06-24T09:46:00Z">
        <w:r w:rsidRPr="00E457C1" w:rsidDel="00A23DCD">
          <w:rPr>
            <w:noProof/>
            <w:lang w:val="en-US"/>
          </w:rPr>
          <w:delText xml:space="preserve"> the</w:delText>
        </w:r>
      </w:del>
      <w:r w:rsidRPr="00E457C1">
        <w:rPr>
          <w:noProof/>
          <w:lang w:val="en-US"/>
        </w:rPr>
        <w:t xml:space="preserve"> AR5, several studies have identified a human contribution to observed sea level change resulting from a warming climate as manifest in thermosteric sea level change and the contribution from melting glaciers and ice sheets.</w:t>
      </w:r>
    </w:p>
    <w:p w14:paraId="0D02C352" w14:textId="77777777" w:rsidR="009F594A" w:rsidRPr="00E457C1" w:rsidRDefault="009F594A" w:rsidP="009F594A">
      <w:pPr>
        <w:pStyle w:val="AR6BodyText"/>
        <w:rPr>
          <w:noProof/>
          <w:lang w:val="en-US"/>
        </w:rPr>
      </w:pPr>
    </w:p>
    <w:p w14:paraId="3E0BDDB5" w14:textId="2F4760D1" w:rsidR="009F594A" w:rsidRPr="00E457C1" w:rsidRDefault="009F594A" w:rsidP="009F594A">
      <w:pPr>
        <w:pStyle w:val="AR6BodyText"/>
        <w:rPr>
          <w:noProof/>
          <w:lang w:val="en-US"/>
        </w:rPr>
      </w:pPr>
      <w:r w:rsidRPr="00E457C1">
        <w:rPr>
          <w:noProof/>
          <w:lang w:val="en-US"/>
        </w:rPr>
        <w:t xml:space="preserve">For the global mean thermosteric sea level change, </w:t>
      </w:r>
      <w:r>
        <w:rPr>
          <w:noProof/>
        </w:rPr>
        <w:fldChar w:fldCharType="begin" w:fldLock="1"/>
      </w:r>
      <w:r w:rsidR="00E719C0">
        <w:rPr>
          <w:noProof/>
          <w:lang w:val="en-US"/>
        </w:rPr>
        <w:instrText>ADDIN CSL_CITATION { "citationItems" : [ { "id" : "ITEM-1", "itemData" : { "DOI" : "10.1002/2014GL061356", "ISSN" : "19448007", "abstract" : "\u00a9 2014. American Geophysical Union. Changes in sea level are driven by a range of natural and anthropogenic forcings. To better understand the response of global mean thermosteric sea level change to these forcings, we compare three observational data sets to experiments of 28 climate models with up to five different forcing scenarios for 1957-2005. We use the preindustrial control runs to determine the internal climate variability. Our analysis shows that anthropogenic greenhouse gas and aerosol forcing are required to explain the magnitude of the observed changes, while natural forcing drives most of the externally forced variability. The experiments that include anthropogenic and natural forcings capture the observed increased trend toward the end of the twentieth century best. The observed changes can be explained by scaling the natural-only experiment by 0.70 \u00b1 0.30 and the anthropogenic-only experiment (including opposing forcing from greenhouse gases and aerosols) by 1.08 \u00b1 0.13 (\u00b12\u03c3).", "author" : [ { "dropping-particle" : "", "family" : "Slangen", "given" : "Aim\u00e9e B.A.", "non-dropping-particle" : "", "parse-names" : false, "suffix" : "" }, { "dropping-particle" : "", "family" : "Church", "given" : "John A.", "non-dropping-particle" : "", "parse-names" : false, "suffix" : "" }, { "dropping-particle" : "", "family" : "Zhang", "given" : "Xuebin", "non-dropping-particle" : "", "parse-names" : false, "suffix" : "" }, { "dropping-particle" : "", "family" : "Monselesan", "given" : "Didier", "non-dropping-particle" : "", "parse-names" : false, "suffix" : "" } ], "container-title" : "Geophysical Research Letters", "id" : "ITEM-1", "issue" : "16", "issued" : { "date-parts" : [ [ "2014", "8", "28" ] ] }, "page" : "5951-5959", "publisher" : "Wiley-Blackwell", "title" : "Detection and attribution of global mean thermosteric sea level change", "translator" : [ { "dropping-particle" : "", "family" : "J4631", "given" : "", "non-dropping-particle" : "", "parse-names" : false, "suffix" : "" } ], "type" : "article-journal", "volume" : "41" }, "uris" : [ "http://www.mendeley.com/documents/?uuid=8f69f629-d8eb-3e02-ba0a-85da566c00ee" ] } ], "mendeley" : { "formattedCitation" : "(Slangen et al., 2014)", "manualFormatting" : "Slangen et al. (2014)", "plainTextFormattedCitation" : "(Slangen et al., 2014)", "previouslyFormattedCitation" : "(Slangen et al., 2014)" }, "properties" : { "noteIndex" : 0 }, "schema" : "https://github.com/citation-style-language/schema/raw/master/csl-citation.json" }</w:instrText>
      </w:r>
      <w:r>
        <w:rPr>
          <w:noProof/>
        </w:rPr>
        <w:fldChar w:fldCharType="separate"/>
      </w:r>
      <w:r w:rsidR="00393F8C">
        <w:rPr>
          <w:noProof/>
          <w:lang w:val="en-US"/>
        </w:rPr>
        <w:t>Slangen et al. (2014)</w:t>
      </w:r>
      <w:r>
        <w:rPr>
          <w:noProof/>
        </w:rPr>
        <w:fldChar w:fldCharType="end"/>
      </w:r>
      <w:r w:rsidRPr="00E457C1">
        <w:rPr>
          <w:noProof/>
          <w:lang w:val="en-US"/>
        </w:rPr>
        <w:t xml:space="preserve"> showed the importance of anthropogenic forcings (combined greenhouse gas and aerosol forcings) </w:t>
      </w:r>
      <w:r w:rsidR="00820FFB" w:rsidRPr="00E457C1">
        <w:rPr>
          <w:noProof/>
          <w:lang w:val="en-US"/>
        </w:rPr>
        <w:t>for</w:t>
      </w:r>
      <w:r w:rsidRPr="00E457C1">
        <w:rPr>
          <w:noProof/>
          <w:lang w:val="en-US"/>
        </w:rPr>
        <w:t xml:space="preserve"> explain</w:t>
      </w:r>
      <w:r w:rsidR="00820FFB" w:rsidRPr="00E457C1">
        <w:rPr>
          <w:noProof/>
          <w:lang w:val="en-US"/>
        </w:rPr>
        <w:t>ing</w:t>
      </w:r>
      <w:r w:rsidRPr="00E457C1">
        <w:rPr>
          <w:noProof/>
          <w:lang w:val="en-US"/>
        </w:rPr>
        <w:t xml:space="preserve"> the magnitude of the observed changes between 1957</w:t>
      </w:r>
      <w:del w:id="2373" w:author="Sara M Tuson" w:date="2021-06-24T11:04:00Z">
        <w:r w:rsidRPr="00E457C1" w:rsidDel="00D269C7">
          <w:rPr>
            <w:noProof/>
            <w:lang w:val="en-US"/>
          </w:rPr>
          <w:delText>-</w:delText>
        </w:r>
      </w:del>
      <w:ins w:id="2374" w:author="Sara M Tuson" w:date="2021-06-24T11:04:00Z">
        <w:r w:rsidR="00D269C7">
          <w:rPr>
            <w:noProof/>
            <w:lang w:val="en-US"/>
          </w:rPr>
          <w:t>–</w:t>
        </w:r>
      </w:ins>
      <w:r w:rsidRPr="00E457C1">
        <w:rPr>
          <w:noProof/>
          <w:lang w:val="en-US"/>
        </w:rPr>
        <w:t>2005</w:t>
      </w:r>
      <w:r w:rsidR="00D75AB1" w:rsidRPr="00E457C1">
        <w:rPr>
          <w:noProof/>
          <w:lang w:val="en-US"/>
        </w:rPr>
        <w:t>,</w:t>
      </w:r>
      <w:r w:rsidRPr="00E457C1">
        <w:rPr>
          <w:noProof/>
          <w:lang w:val="en-US"/>
        </w:rPr>
        <w:t xml:space="preserve"> </w:t>
      </w:r>
      <w:r w:rsidR="004E7ACF" w:rsidRPr="00E457C1">
        <w:rPr>
          <w:noProof/>
          <w:lang w:val="en-US"/>
        </w:rPr>
        <w:t xml:space="preserve">considering the full depth of the ocean </w:t>
      </w:r>
      <w:r w:rsidRPr="00E457C1">
        <w:rPr>
          <w:noProof/>
          <w:lang w:val="en-US"/>
        </w:rPr>
        <w:t xml:space="preserve">and natural forcings in order to capture the variability (see also </w:t>
      </w:r>
      <w:r w:rsidR="00F9109E" w:rsidRPr="00AC1A12">
        <w:rPr>
          <w:noProof/>
          <w:lang w:val="en-CA" w:eastAsia="en-US"/>
        </w:rPr>
        <w:t>Figure 3.29</w:t>
      </w:r>
      <w:r w:rsidRPr="00E457C1">
        <w:rPr>
          <w:noProof/>
          <w:lang w:val="en-US"/>
        </w:rPr>
        <w:t>). Over the 1950</w:t>
      </w:r>
      <w:del w:id="2375" w:author="Sara M Tuson" w:date="2021-06-24T11:04:00Z">
        <w:r w:rsidRPr="00E457C1" w:rsidDel="00D269C7">
          <w:rPr>
            <w:noProof/>
            <w:lang w:val="en-US"/>
          </w:rPr>
          <w:delText>-</w:delText>
        </w:r>
      </w:del>
      <w:ins w:id="2376" w:author="Sara M Tuson" w:date="2021-06-24T11:04:00Z">
        <w:r w:rsidR="00D269C7">
          <w:rPr>
            <w:noProof/>
            <w:lang w:val="en-US"/>
          </w:rPr>
          <w:t>–</w:t>
        </w:r>
      </w:ins>
      <w:r w:rsidRPr="00E457C1">
        <w:rPr>
          <w:noProof/>
          <w:lang w:val="en-US"/>
        </w:rPr>
        <w:t xml:space="preserve">2005 period, </w:t>
      </w:r>
      <w:r>
        <w:rPr>
          <w:noProof/>
        </w:rPr>
        <w:fldChar w:fldCharType="begin" w:fldLock="1"/>
      </w:r>
      <w:r w:rsidR="00E719C0">
        <w:rPr>
          <w:noProof/>
          <w:lang w:val="en-US"/>
        </w:rPr>
        <w:instrText>ADDIN CSL_CITATION { "citationItems" : [ { "id" : "ITEM-1", "itemData" : { "DOI" : "10.1002/2014GL059766", "ISBN" : "0094-8276", "ISSN" : "19448007", "abstract" : "Changes in thermosteric sea level at decadal and longer time scales respond to anthropogenic forcing and natural variability of the climate system. Disentangling these contributions is essential to quantify the impact of human activity in the past and to anticipate thermosteric sea level rise under global warming. Climate models, fed with radiative forcing, display a large spread of outputs with limited correspondencewith the observationally based estimates of thermosteric sea level during the last decades of the twentieth century. Here we extract the common signal of climate models from Coupled Model Intercomparison Project Phase 5 using a signal-to-noise maximizing empirical orthogonal function technique for the period 1950\u20132005. Our results match the observed trends, improving the widely used approach of multimodel ensemble averaging. We then compute the fraction of the observed thermosteric sea level rise of anthropogenic origin and conclude that 87% of the observed trend in the upper 700m since 1970 is induced by human activity.", "author" : [ { "dropping-particle" : "", "family" : "Marcos", "given" : "Marta", "non-dropping-particle" : "", "parse-names" : false, "suffix" : "" }, { "dropping-particle" : "", "family" : "Amores", "given" : "Angel", "non-dropping-particle" : "", "parse-names" : false, "suffix" : "" } ], "container-title" : "Geophysical Research Letters", "id" : "ITEM-1", "issue" : "7", "issued" : { "date-parts" : [ [ "2014", "4", "16" ] ] }, "page" : "2502-2507", "publisher" : "Wiley-Blackwell", "title" : "Quantifying anthropogenic and natural contributions to thermosteric sea level rise", "translator" : [ { "dropping-particle" : "", "family" : "J4609", "given" : "", "non-dropping-particle" : "", "parse-names" : false, "suffix" : "" } ], "type" : "article-journal", "volume" : "41" }, "uris" : [ "http://www.mendeley.com/documents/?uuid=e514afa5-e436-34fe-9601-cfc4971c5026" ] } ], "mendeley" : { "formattedCitation" : "(Marcos and Amores, 2014)", "manualFormatting" : "Marcos and Amores (2014)", "plainTextFormattedCitation" : "(Marcos and Amores, 2014)", "previouslyFormattedCitation" : "(Marcos and Amores, 2014)" }, "properties" : { "noteIndex" : 0 }, "schema" : "https://github.com/citation-style-language/schema/raw/master/csl-citation.json" }</w:instrText>
      </w:r>
      <w:r>
        <w:rPr>
          <w:noProof/>
        </w:rPr>
        <w:fldChar w:fldCharType="separate"/>
      </w:r>
      <w:r w:rsidR="00393F8C">
        <w:rPr>
          <w:noProof/>
          <w:lang w:val="en-US"/>
        </w:rPr>
        <w:t>Marcos and Amores (2014)</w:t>
      </w:r>
      <w:r>
        <w:rPr>
          <w:noProof/>
        </w:rPr>
        <w:fldChar w:fldCharType="end"/>
      </w:r>
      <w:r w:rsidRPr="00E457C1">
        <w:rPr>
          <w:noProof/>
          <w:lang w:val="en-US"/>
        </w:rPr>
        <w:t xml:space="preserve"> found that human influence explains 87% of the 0</w:t>
      </w:r>
      <w:del w:id="2377" w:author="Sara M Tuson" w:date="2021-06-24T11:04:00Z">
        <w:r w:rsidRPr="00E457C1" w:rsidDel="00D269C7">
          <w:rPr>
            <w:noProof/>
            <w:lang w:val="en-US"/>
          </w:rPr>
          <w:delText>-</w:delText>
        </w:r>
      </w:del>
      <w:ins w:id="2378" w:author="Sara M Tuson" w:date="2021-06-24T11:04:00Z">
        <w:r w:rsidR="00D269C7">
          <w:rPr>
            <w:noProof/>
            <w:lang w:val="en-US"/>
          </w:rPr>
          <w:t>–</w:t>
        </w:r>
      </w:ins>
      <w:r w:rsidRPr="00E457C1">
        <w:rPr>
          <w:noProof/>
          <w:lang w:val="en-US"/>
        </w:rPr>
        <w:t>700</w:t>
      </w:r>
      <w:r w:rsidR="00E02F74" w:rsidRPr="00E457C1">
        <w:rPr>
          <w:noProof/>
          <w:lang w:val="en-US"/>
        </w:rPr>
        <w:t xml:space="preserve"> </w:t>
      </w:r>
      <w:r w:rsidRPr="00E457C1">
        <w:rPr>
          <w:noProof/>
          <w:lang w:val="en-US"/>
        </w:rPr>
        <w:t xml:space="preserve">m global thermosteric sea level rise. Both thermosteric and regional dynamic patterns of sea level change in individual forcing experiments from CMIP5 were considered by </w:t>
      </w:r>
      <w:r>
        <w:rPr>
          <w:noProof/>
        </w:rPr>
        <w:fldChar w:fldCharType="begin" w:fldLock="1"/>
      </w:r>
      <w:r w:rsidR="00E719C0">
        <w:rPr>
          <w:noProof/>
          <w:lang w:val="en-US"/>
        </w:rPr>
        <w:instrText>ADDIN CSL_CITATION { "citationItems" : [ { "id" : "ITEM-1", "itemData" : { "DOI" : "10.1175/JCLI-D-15-0376.1", "ISSN" : "08948755", "abstract" : "Changes in Earth\u2019s climate are influenced by internal climate variability and external forcings, such as changes in solar radiation, volcanic eruptions, anthropogenic greenhouse gases (GHG), and aerosols. Although the response of surface temperature to external forcings has been studied extensively, this has not been done for sea level. Here, a range of climate model experiments for the twentieth century is used to study the response of global and regional sea level change to external climate forcings. Both the global mean thermosteric sea level and the regional dynamic sea level patterns show clear responses to anthropogenic forcings that are significantly different from internal climate variability and larger than the difference between models driven by the same external forcing. The regional sea level patterns are directly related to changes in surface winds in response to the external forcings. The spread between different realizations of the same model experiment is consistent with internal climate variability derived from preindustrial control simulations. The spread between the different models is larger than the internal variability, mainly in regions with large sea level responses. Although the sea level responses to GHG and anthropogenic aerosol forcing oppose each other in the global mean, there are differences on a regional scale, offering opportunities for distinguishing between these two forcings in observed sea level change.", "author" : [ { "dropping-particle" : "", "family" : "Slangen", "given" : "Aimee B. A.", "non-dropping-particle" : "", "parse-names" : false, "suffix" : "" }, { "dropping-particle" : "", "family" : "Church", "given" : "John A.", "non-dropping-particle" : "", "parse-names" : false, "suffix" : "" }, { "dropping-particle" : "", "family" : "Zhang", "given" : "Xuebin", "non-dropping-particle" : "", "parse-names" : false, "suffix" : "" }, { "dropping-particle" : "", "family" : "Monselesan", "given" : "Didier P.", "non-dropping-particle" : "", "parse-names" : false, "suffix" : "" } ], "container-title" : "Journal of Climate", "id" : "ITEM-1", "issue" : "21", "issued" : { "date-parts" : [ [ "2015", "11", "30" ] ] }, "page" : "8521-8539", "title" : "The sea level response to external forcings in historical simulations of CMIP5 climate models", "translator" : [ { "dropping-particle" : "", "family" : "J4597", "given" : "", "non-dropping-particle" : "", "parse-names" : false, "suffix" : "" } ], "type" : "article-journal", "volume" : "28" }, "uris" : [ "http://www.mendeley.com/documents/?uuid=79b7d848-c074-39c6-931e-79e125f4f560" ] } ], "mendeley" : { "formattedCitation" : "(Slangen et al., 2015)", "manualFormatting" : "Slangen et al. (2015)", "plainTextFormattedCitation" : "(Slangen et al., 2015)", "previouslyFormattedCitation" : "(Slangen et al., 2015)" }, "properties" : { "noteIndex" : 0 }, "schema" : "https://github.com/citation-style-language/schema/raw/master/csl-citation.json" }</w:instrText>
      </w:r>
      <w:r>
        <w:rPr>
          <w:noProof/>
        </w:rPr>
        <w:fldChar w:fldCharType="separate"/>
      </w:r>
      <w:r w:rsidR="00393F8C">
        <w:rPr>
          <w:noProof/>
          <w:lang w:val="en-US"/>
        </w:rPr>
        <w:t>Slangen et al. (2015)</w:t>
      </w:r>
      <w:r>
        <w:rPr>
          <w:noProof/>
        </w:rPr>
        <w:fldChar w:fldCharType="end"/>
      </w:r>
      <w:r w:rsidRPr="00E457C1">
        <w:rPr>
          <w:noProof/>
          <w:lang w:val="en-US"/>
        </w:rPr>
        <w:t xml:space="preserve"> who showed that responses to anthropogenic forcings are significantly different from both internal variability and inter-model differences and that although </w:t>
      </w:r>
      <w:r w:rsidR="004F6A3A" w:rsidRPr="00E457C1">
        <w:rPr>
          <w:noProof/>
          <w:lang w:val="en-US"/>
        </w:rPr>
        <w:t xml:space="preserve">greenhouse gas </w:t>
      </w:r>
      <w:r w:rsidRPr="00E457C1">
        <w:rPr>
          <w:noProof/>
          <w:lang w:val="en-US"/>
        </w:rPr>
        <w:t xml:space="preserve">and anthropogenic aerosol forcings produce opposite global mean sea level responses, there are differences in response on regional scales. Based on these studies, we conclude that it is </w:t>
      </w:r>
      <w:r w:rsidRPr="00E457C1">
        <w:rPr>
          <w:i/>
          <w:noProof/>
          <w:lang w:val="en-US"/>
        </w:rPr>
        <w:t>very likely</w:t>
      </w:r>
      <w:r w:rsidRPr="00E457C1">
        <w:rPr>
          <w:noProof/>
          <w:lang w:val="en-US"/>
        </w:rPr>
        <w:t xml:space="preserve"> that anthropogenic forcing</w:t>
      </w:r>
      <w:r w:rsidR="00633A96" w:rsidRPr="00E457C1">
        <w:rPr>
          <w:noProof/>
          <w:lang w:val="en-US"/>
        </w:rPr>
        <w:t xml:space="preserve"> was the main driver</w:t>
      </w:r>
      <w:r w:rsidRPr="00E457C1">
        <w:rPr>
          <w:noProof/>
          <w:lang w:val="en-US"/>
        </w:rPr>
        <w:t xml:space="preserve"> of the observed global mean thermosteric sea level change since 1970.</w:t>
      </w:r>
    </w:p>
    <w:p w14:paraId="68453614" w14:textId="77777777" w:rsidR="009F594A" w:rsidRPr="00E457C1" w:rsidRDefault="009F594A" w:rsidP="009F594A">
      <w:pPr>
        <w:pStyle w:val="AR6BodyText"/>
        <w:rPr>
          <w:noProof/>
          <w:lang w:val="en-US"/>
        </w:rPr>
      </w:pPr>
    </w:p>
    <w:p w14:paraId="4238887D" w14:textId="4FB809D0" w:rsidR="009F594A" w:rsidRPr="00E457C1" w:rsidRDefault="009F594A" w:rsidP="009F594A">
      <w:pPr>
        <w:pStyle w:val="AR6BodyText"/>
        <w:rPr>
          <w:noProof/>
          <w:lang w:val="en-US"/>
        </w:rPr>
      </w:pPr>
      <w:r w:rsidRPr="00E457C1">
        <w:rPr>
          <w:noProof/>
          <w:lang w:val="en-US"/>
        </w:rPr>
        <w:t xml:space="preserve">In an attribution study of the sea-level contributions of glaciers, </w:t>
      </w:r>
      <w:r>
        <w:rPr>
          <w:noProof/>
        </w:rPr>
        <w:fldChar w:fldCharType="begin" w:fldLock="1"/>
      </w:r>
      <w:r w:rsidR="00D33CB6">
        <w:rPr>
          <w:noProof/>
          <w:lang w:val="en-US"/>
        </w:rPr>
        <w:instrText>ADDIN CSL_CITATION { "citationItems" : [ { "id" : "ITEM-1", "itemData" : { "DOI" : "10.1126/science.1254702", "ISBN" : "1853467960", "ISSN" : "10959203", "PMID" : "25123485", "abstract" : "The ongoing global glacier retreat is affecting human societies by causing sea-level rise, changing seasonal water availability, and increasing geohazards. Melting glaciers are an icon of anthropogenic climate change. However, glacier response times are typically decades or longer, which implies that the present-day glacier retreat is a mixed response to past and current natural climate variability and current anthropogenic forcing. Here we show that only 25 \u00b1 35% of the global glacier mass loss during the period from 1851 to 2010 is attributable to anthropogenic causes. Nevertheless, the anthropogenic signal is detectable with high confidence in glacier mass balance observations during 1991 to 2010, and the anthropogenic fraction of global glacier mass loss during that period has increased to 69 \u00b1 24%. Copyright \u00a9 2014, American Association for the Advancement of Science.", "author" : [ { "dropping-particle" : "", "family" : "Marzeion", "given" : "Ben", "non-dropping-particle" : "", "parse-names" : false, "suffix" : "" }, { "dropping-particle" : "", "family" : "Cogley", "given" : "J. Graham", "non-dropping-particle" : "", "parse-names" : false, "suffix" : "" }, { "dropping-particle" : "", "family" : "Richter", "given" : "Kristin", "non-dropping-particle" : "", "parse-names" : false, "suffix" : "" }, { "dropping-particle" : "", "family" : "Parkes", "given" : "David", "non-dropping-particle" : "", "parse-names" : false, "suffix" : "" } ], "container-title" : "Science", "id" : "ITEM-1", "issue" : "6199", "issued" : { "date-parts" : [ [ "2014", "8", "22" ] ] }, "page" : "919-921", "publisher" : "American Association for the Advancement of Science", "title" : "Glaciers. Attribution of global glacier mass loss to anthropogenic and natural causes.", "translator" : [ { "dropping-particle" : "", "family" : "J5997", "given" : "", "non-dropping-particle" : "", "parse-names" : false, "suffix" : "" } ], "type" : "article-journal", "volume" : "345" }, "uris" : [ "http://www.mendeley.com/documents/?uuid=657fb662-56da-49b2-a246-fea6c4f9bb1b" ] } ], "mendeley" : { "formattedCitation" : "(Marzeion et al., 2014)", "manualFormatting" : "Marzeion et al. (2014)", "plainTextFormattedCitation" : "(Marzeion et al., 2014)", "previouslyFormattedCitation" : "(Marzeion et al., 2014)" }, "properties" : { "noteIndex" : 0 }, "schema" : "https://github.com/citation-style-language/schema/raw/master/csl-citation.json" }</w:instrText>
      </w:r>
      <w:r>
        <w:rPr>
          <w:noProof/>
        </w:rPr>
        <w:fldChar w:fldCharType="separate"/>
      </w:r>
      <w:r w:rsidR="00393F8C">
        <w:rPr>
          <w:noProof/>
          <w:lang w:val="en-US"/>
        </w:rPr>
        <w:t>Marzeion et al. (2014)</w:t>
      </w:r>
      <w:r>
        <w:rPr>
          <w:noProof/>
        </w:rPr>
        <w:fldChar w:fldCharType="end"/>
      </w:r>
      <w:r w:rsidRPr="00E457C1">
        <w:rPr>
          <w:lang w:val="en-US"/>
        </w:rPr>
        <w:t xml:space="preserve"> found that between </w:t>
      </w:r>
      <w:r w:rsidRPr="00E457C1">
        <w:rPr>
          <w:noProof/>
          <w:lang w:val="en-US"/>
        </w:rPr>
        <w:t xml:space="preserve">1991 </w:t>
      </w:r>
      <w:r w:rsidR="00D75AB1" w:rsidRPr="00E457C1">
        <w:rPr>
          <w:noProof/>
          <w:lang w:val="en-US"/>
        </w:rPr>
        <w:t>and</w:t>
      </w:r>
      <w:r w:rsidRPr="00E457C1">
        <w:rPr>
          <w:noProof/>
          <w:lang w:val="en-US"/>
        </w:rPr>
        <w:t xml:space="preserve"> 2010, the anthropogenic fraction of global glacier mass loss was 69 </w:t>
      </w:r>
      <w:r w:rsidRPr="00E457C1">
        <w:rPr>
          <w:rFonts w:cs="Times New Roman"/>
          <w:noProof/>
          <w:lang w:val="en-US"/>
        </w:rPr>
        <w:t>±</w:t>
      </w:r>
      <w:ins w:id="2379" w:author="Ian Blenkinsop" w:date="2021-07-12T15:54:00Z">
        <w:r w:rsidR="002A73C1">
          <w:rPr>
            <w:rFonts w:cs="Times New Roman"/>
            <w:noProof/>
            <w:lang w:val="en-US"/>
          </w:rPr>
          <w:t xml:space="preserve"> </w:t>
        </w:r>
      </w:ins>
      <w:r w:rsidRPr="00E457C1">
        <w:rPr>
          <w:noProof/>
          <w:lang w:val="en-US"/>
        </w:rPr>
        <w:t>24%</w:t>
      </w:r>
      <w:r w:rsidR="008356EC" w:rsidRPr="00E457C1">
        <w:rPr>
          <w:noProof/>
          <w:lang w:val="en-US"/>
        </w:rPr>
        <w:t xml:space="preserve"> (see also Section 3.4.3.1).</w:t>
      </w:r>
      <w:r w:rsidRPr="00E457C1">
        <w:rPr>
          <w:noProof/>
          <w:lang w:val="en-US"/>
        </w:rPr>
        <w:t xml:space="preserve"> </w:t>
      </w:r>
      <w:r>
        <w:rPr>
          <w:noProof/>
        </w:rPr>
        <w:fldChar w:fldCharType="begin" w:fldLock="1"/>
      </w:r>
      <w:r w:rsidR="00E719C0">
        <w:rPr>
          <w:noProof/>
          <w:lang w:val="en-US"/>
        </w:rPr>
        <w:instrText>ADDIN CSL_CITATION { "citationItems" : [ { "id" : "ITEM-1", "itemData" : { "DOI" : "10.1038/nclimate2991", "ISBN" : "1758-678X", "ISSN" : "17586798", "abstract" : "Sea-level change is an important consequence of anthropogenic climate change, as higher sea levels increase the frequency of sea-level extremes and the impact of coastal flooding and erosion on the coastal environment, infrastructure and coastal communities 1,2 . Although individual attribution studies have been done for ocean thermal expansion 3,4 and glacier mass loss 5 , two of the largest contributors to twentieth-century sea-level rise, this has not been done for the other contributors or total global mean sea-level change (GMSLC). Here, we evaluate the influence of greenhouse gases (GHGs), anthropogenic aerosols, natural radiative forcings and internal climate variability on sea-level contributions of ocean thermal expansion, glaciers, ice-sheet surface mass balance and total GMSLC. For each contribution, dedicated models are forced with results from the Coupled Model Intercomparison Project Phase 5 (CMIP5) climate model archive 6 . The sum of all included contributions explains 74 \u0006 22% ( \u0006 2 \u001b ) of the observed GMSLC over the period 1900\u20132005. The natural radiative forcing makes essentially zero contribution over the twentieth century (2 \u0006 15% over the period 1900\u20132005), but combined with the response to past climatic variations explains 67 \u0006 23% of the observed rise before 1950 and only 9 \u0006 18% after 1970 (38 \u0006 12% over the period 1900\u20132005). In contrast, the anthropogenic forcing (primarily a balance between a positive sea-level contribution from GHGs and a partially o\u001bsetting component from anthropogenic aerosols) explains only 15 \u0006 55% of the observations before 1950, but increases to become the dominant contribution to sea-level rise after 1970 (69 \u0006 31%), reaching 72 \u0006 39% in 2000 (37 \u0006 38% over the period 1900\u20132005).", "author" : [ { "dropping-particle" : "", "family" : "Slangen", "given" : "Aim\u00e9e B.A.", "non-dropping-particle" : "", "parse-names" : false, "suffix" : "" }, { "dropping-particle" : "", "family" : "Church", "given" : "John A.", "non-dropping-particle" : "", "parse-names" : false, "suffix" : "" }, { "dropping-particle" : "", "family" : "Agosta", "given" : "Cecile", "non-dropping-particle" : "", "parse-names" : false, "suffix" : "" }, { "dropping-particle" : "", "family" : "Fettweis", "given" : "Xavier", "non-dropping-particle" : "", "parse-names" : false, "suffix" : "" }, { "dropping-particle" : "", "family" : "Marzeion", "given" : "Ben", "non-dropping-particle" : "", "parse-names" : false, "suffix" : "" }, { "dropping-particle" : "", "family" : "Richter", "given" : "Kristin", "non-dropping-particle" : "", "parse-names" : false, "suffix" : "" } ], "container-title" : "Nature Climate Change", "id" : "ITEM-1", "issue" : "7", "issued" : { "date-parts" : [ [ "2016", "7", "11" ] ] }, "page" : "701-705", "publisher" : "Nature Publishing Group", "title" : "Anthropogenic forcing dominates global mean sea-level rise since 1970", "translator" : [ { "dropping-particle" : "", "family" : "J4357", "given" : "", "non-dropping-particle" : "", "parse-names" : false, "suffix" : "" } ], "type" : "article-journal", "volume" : "6" }, "uris" : [ "http://www.mendeley.com/documents/?uuid=cf0902c2-c4d5-3f1f-9019-ed886a74c359" ] } ], "mendeley" : { "formattedCitation" : "(Slangen et al., 2016)", "manualFormatting" : "Slangen et al. (2016)", "plainTextFormattedCitation" : "(Slangen et al., 2016)", "previouslyFormattedCitation" : "(Slangen et al., 2016)" }, "properties" : { "noteIndex" : 0 }, "schema" : "https://github.com/citation-style-language/schema/raw/master/csl-citation.json" }</w:instrText>
      </w:r>
      <w:r>
        <w:rPr>
          <w:noProof/>
        </w:rPr>
        <w:fldChar w:fldCharType="separate"/>
      </w:r>
      <w:r w:rsidR="00393F8C">
        <w:rPr>
          <w:noProof/>
          <w:lang w:val="en-US"/>
        </w:rPr>
        <w:t>Slangen et al. (2016)</w:t>
      </w:r>
      <w:r>
        <w:rPr>
          <w:noProof/>
        </w:rPr>
        <w:fldChar w:fldCharType="end"/>
      </w:r>
      <w:r w:rsidRPr="00E457C1">
        <w:rPr>
          <w:noProof/>
          <w:lang w:val="en-US"/>
        </w:rPr>
        <w:t xml:space="preserve"> considered all quantifiable components of the global mean sea level budget and showed that anthropogenic</w:t>
      </w:r>
      <w:r w:rsidR="008356EC" w:rsidRPr="00E457C1">
        <w:rPr>
          <w:noProof/>
          <w:lang w:val="en-US"/>
        </w:rPr>
        <w:t>ally</w:t>
      </w:r>
      <w:r w:rsidRPr="00E457C1">
        <w:rPr>
          <w:noProof/>
          <w:lang w:val="en-US"/>
        </w:rPr>
        <w:t xml:space="preserve"> forced changes account for 69 ± 31% </w:t>
      </w:r>
      <w:r w:rsidR="008C3945" w:rsidRPr="00E457C1">
        <w:rPr>
          <w:noProof/>
          <w:lang w:val="en-US"/>
        </w:rPr>
        <w:t>of the observed sea level rise over the period</w:t>
      </w:r>
      <w:r w:rsidRPr="00E457C1">
        <w:rPr>
          <w:noProof/>
          <w:lang w:val="en-US"/>
        </w:rPr>
        <w:t xml:space="preserve"> 1970 to 2005, whereas natural forcings combined with internal variability have a much smaller effect </w:t>
      </w:r>
      <w:del w:id="2380" w:author="Sara M Tuson" w:date="2021-06-24T11:05:00Z">
        <w:r w:rsidRPr="00E457C1" w:rsidDel="00D269C7">
          <w:rPr>
            <w:noProof/>
            <w:lang w:val="en-US"/>
          </w:rPr>
          <w:delText>-</w:delText>
        </w:r>
      </w:del>
      <w:ins w:id="2381" w:author="Sara M Tuson" w:date="2021-06-24T11:05:00Z">
        <w:r w:rsidR="00D269C7">
          <w:rPr>
            <w:noProof/>
            <w:lang w:val="en-US"/>
          </w:rPr>
          <w:t>–</w:t>
        </w:r>
      </w:ins>
      <w:r w:rsidRPr="00E457C1">
        <w:rPr>
          <w:noProof/>
          <w:lang w:val="en-US"/>
        </w:rPr>
        <w:t xml:space="preserve"> only contributing 9 ± 18% of the change over the same period. These studies </w:t>
      </w:r>
      <w:r w:rsidR="00D75AB1" w:rsidRPr="00E457C1">
        <w:rPr>
          <w:noProof/>
          <w:lang w:val="en-US"/>
        </w:rPr>
        <w:t>indicate</w:t>
      </w:r>
      <w:r w:rsidRPr="00E457C1">
        <w:rPr>
          <w:noProof/>
          <w:lang w:val="en-US"/>
        </w:rPr>
        <w:t xml:space="preserve"> that about 70% of the combined change in glaciers, </w:t>
      </w:r>
      <w:del w:id="2382" w:author="Ian Blenkinsop" w:date="2021-07-12T15:44:00Z">
        <w:r w:rsidRPr="00E457C1" w:rsidDel="009A46E9">
          <w:rPr>
            <w:noProof/>
            <w:lang w:val="en-US"/>
          </w:rPr>
          <w:delText xml:space="preserve">ice </w:delText>
        </w:r>
      </w:del>
      <w:ins w:id="2383" w:author="Ian Blenkinsop" w:date="2021-07-12T15:44:00Z">
        <w:r w:rsidR="009A46E9" w:rsidRPr="00E457C1">
          <w:rPr>
            <w:noProof/>
            <w:lang w:val="en-US"/>
          </w:rPr>
          <w:t>ice</w:t>
        </w:r>
        <w:r w:rsidR="009A46E9">
          <w:rPr>
            <w:noProof/>
            <w:lang w:val="en-US"/>
          </w:rPr>
          <w:t>-</w:t>
        </w:r>
      </w:ins>
      <w:r w:rsidRPr="00E457C1">
        <w:rPr>
          <w:noProof/>
          <w:lang w:val="en-US"/>
        </w:rPr>
        <w:t>sheet surface mass balance and thermal expansion since 1970 can be attributed to anthropogenic forcing, and that this percentage has increased over the course of the 20</w:t>
      </w:r>
      <w:r w:rsidRPr="00566450">
        <w:rPr>
          <w:noProof/>
          <w:lang w:val="en-US"/>
          <w:rPrChange w:id="2384" w:author="Sara M Tuson" w:date="2021-06-28T09:46:00Z">
            <w:rPr>
              <w:noProof/>
              <w:vertAlign w:val="superscript"/>
              <w:lang w:val="en-US"/>
            </w:rPr>
          </w:rPrChange>
        </w:rPr>
        <w:t>th</w:t>
      </w:r>
      <w:r w:rsidRPr="00E457C1">
        <w:rPr>
          <w:noProof/>
          <w:lang w:val="en-US"/>
        </w:rPr>
        <w:t xml:space="preserve"> century. </w:t>
      </w:r>
      <w:r>
        <w:rPr>
          <w:noProof/>
        </w:rPr>
        <w:t>Detection studies on GMSL change in the 20</w:t>
      </w:r>
      <w:r w:rsidRPr="00566450">
        <w:rPr>
          <w:noProof/>
          <w:rPrChange w:id="2385" w:author="Sara M Tuson" w:date="2021-06-28T09:46:00Z">
            <w:rPr>
              <w:noProof/>
              <w:vertAlign w:val="superscript"/>
            </w:rPr>
          </w:rPrChange>
        </w:rPr>
        <w:t>th</w:t>
      </w:r>
      <w:r>
        <w:rPr>
          <w:noProof/>
        </w:rPr>
        <w:t xml:space="preserve"> century </w:t>
      </w:r>
      <w:r>
        <w:rPr>
          <w:noProof/>
        </w:rPr>
        <w:fldChar w:fldCharType="begin" w:fldLock="1"/>
      </w:r>
      <w:r w:rsidR="00E719C0">
        <w:rPr>
          <w:noProof/>
        </w:rPr>
        <w:instrText>ADDIN CSL_CITATION { "citationItems" : [ { "id" : "ITEM-1", "itemData" : { "DOI" : "10.1038/ncomms8849", "ISBN" : "2041-1723", "ISSN" : "20411723", "PMID" : "26220773", "abstract" : "While there is scientific consensus that global and local mean sea level (GMSL and LMSL) has risen since the late nineteenth century, the relative contribution of natural and anthropogenic forcing remains unclear. Here we provide a probabilistic upper range of long-term persistent natural GMSL/LMSL variability (P=0.99), which in turn, determines the minimum/maximum anthropogenic contribution since 1900. To account for different spectral characteristics of various contributing processes, we separate LMSL into two components: a slowly varying volumetric component and a more rapidly changing atmospheric component. We find that the persistence of slow natural volumetric changes is underestimated in records where transient atmospheric processes dominate the spectrum. This leads to a local underestimation of possible natural trends of up to \u223c1 mm per year erroneously enhancing the significance of anthropogenic footprints. The GMSL, however, remains unaffected by such biases. On the basis of a model assessment of the separate components, we conclude that it is virtually certain (P=0.99) that at least 45% of the observed increase in GMSL is of anthropogenic origin.", "author" : [ { "dropping-particle" : "", "family" : "Dangendorf", "given" : "S\u00f6nke", "non-dropping-particle" : "", "parse-names" : false, "suffix" : "" }, { "dropping-particle" : "", "family" : "Marcos", "given" : "Marta", "non-dropping-particle" : "", "parse-names" : false, "suffix" : "" }, { "dropping-particle" : "", "family" : "M\u00fcller", "given" : "Alfred", "non-dropping-particle" : "", "parse-names" : false, "suffix" : "" }, { "dropping-particle" : "", "family" : "Zorita", "given" : "Eduardo", "non-dropping-particle" : "", "parse-names" : false, "suffix" : "" }, { "dropping-particle" : "", "family" : "Riva", "given" : "Riccardo", "non-dropping-particle" : "", "parse-names" : false, "suffix" : "" }, { "dropping-particle" : "", "family" : "Berk", "given" : "Kevin", "non-dropping-particle" : "", "parse-names" : false, "suffix" : "" }, { "dropping-particle" : "", "family" : "Jensen", "given" : "J\u00fcrgen", "non-dropping-particle" : "", "parse-names" : false, "suffix" : "" } ], "container-title" : "Nature Communications", "id" : "ITEM-1", "issue" : "1", "issued" : { "date-parts" : [ [ "2015", "12", "29" ] ] }, "page" : "7849", "publisher" : "Nature Publishing Group", "title" : "Detecting anthropogenic footprints in sea level rise", "translator" : [ { "dropping-particle" : "", "family" : "J4610", "given" : "", "non-dropping-particle" : "", "parse-names" : false, "suffix" : "" } ], "type" : "article-journal", "volume" : "6" }, "uris" : [ "http://www.mendeley.com/documents/?uuid=6f839f7e-99f6-3195-8451-8fb643928990" ] }, { "id" : "ITEM-2", "itemData" : { "DOI" : "10.1002/2014GL061027", "abstract" : "Abstract Detection and attribution of human influence on sea level rise are important topics that have not yet been explored in depth. We question whether the sea level changes (SLC) over the past century were natural in origin. SLC exhibit power law long-term correlations. By estimating Hurst exponent through Detrended Fluctuation Analysis and by applying statistics of Lennartz and Bunde [2009], we search the lower bounds of statistically significant external sea level trends in longest tidal records worldwide. We provide statistical evidences that the observed SLC, at global and regional scales, is beyond its natural internal variability. The minimum anthropogenic sea level trend (MASLT) contributes to the observed sea level rise more than 50% in New York, Baltimore, San Diego, Marsei</w:instrText>
      </w:r>
      <w:r w:rsidR="00E719C0" w:rsidRPr="006814DF">
        <w:rPr>
          <w:noProof/>
          <w:lang w:val="en-GB"/>
        </w:rPr>
        <w:instrText>lle, and Mumbai. A MASLT is about 1\u2009mm/yr in global sea level reconstructions that is more than half of the total observed sea level trend during the XXth century.", "author" : [ { "dropping-particle" : "", "family" : "Becker", "given" : "M", "non-dropping-particle" : "", "parse-names" : false, "suffix" : "" }, { "dropping-particle" : "", "family" : "Karpytchev", "given" : "M", "non-dropping-particle" : "", "parse-names" : false, "suffix" : "" }, { "dropping-particle" : "", "family" : "Lennartz-Sassinek", "given" : "S", "non-dropping-particle" : "", "parse-names" : false, "suffix" : "" } ], "container-title" : "Geophysical Research Letters", "id" : "ITEM-2", "issue" : "15", "issued" : { "date-parts" : [ [ "2014" ] ] }, "page" : "5571-5580", "title" : "Long-term sea level trends: Natural or anthropogenic?", "translator" : [ { "dropping-particle" : "", "family" : "J6380", "given" : "", "non-dropping-particle" : "", "parse-names" : false, "suffix" : "" } ], "type" : "article-journal", "volume" : "41" }, "uris" : [ "http://www.mendeley.com/documents/?uuid=5ba0b6fc-c0e0-412e-ae52-032bea7b6e22" ] } ], "mendeley" : { "formattedCitation" : "(Becker et al., 2014; Dangendorf et al., 2015)", "plainTextFormattedCitation" : "(Becker et al., 2014; Dangendorf et al., 2015)", "previouslyFormattedCitation" : "(Becker et al., 2014; Dangendorf et al., 2015)" }, "properties" : { "noteIndex" : 0 }, "schema" : "https://github.com/citation-style-language/schema/raw/master/csl-citation.json" }</w:instrText>
      </w:r>
      <w:r>
        <w:rPr>
          <w:noProof/>
        </w:rPr>
        <w:fldChar w:fldCharType="separate"/>
      </w:r>
      <w:r w:rsidR="00393F8C">
        <w:rPr>
          <w:noProof/>
          <w:lang w:val="en-US"/>
        </w:rPr>
        <w:t>(Becker et al., 2014; Dangendorf et al., 2015)</w:t>
      </w:r>
      <w:r>
        <w:rPr>
          <w:noProof/>
        </w:rPr>
        <w:fldChar w:fldCharType="end"/>
      </w:r>
      <w:r w:rsidRPr="00E457C1">
        <w:rPr>
          <w:noProof/>
          <w:lang w:val="en-US"/>
        </w:rPr>
        <w:t xml:space="preserve"> found that observed total GMSL change in the 20</w:t>
      </w:r>
      <w:r w:rsidRPr="00566450">
        <w:rPr>
          <w:noProof/>
          <w:lang w:val="en-US"/>
          <w:rPrChange w:id="2386" w:author="Sara M Tuson" w:date="2021-06-28T09:46:00Z">
            <w:rPr>
              <w:noProof/>
              <w:vertAlign w:val="superscript"/>
              <w:lang w:val="en-US"/>
            </w:rPr>
          </w:rPrChange>
        </w:rPr>
        <w:t>th</w:t>
      </w:r>
      <w:r w:rsidRPr="00E457C1">
        <w:rPr>
          <w:noProof/>
          <w:lang w:val="en-US"/>
        </w:rPr>
        <w:t xml:space="preserve"> century was inconsistent with internal variability. </w:t>
      </w:r>
      <w:r>
        <w:rPr>
          <w:noProof/>
        </w:rPr>
        <w:fldChar w:fldCharType="begin" w:fldLock="1"/>
      </w:r>
      <w:r w:rsidR="00E719C0">
        <w:rPr>
          <w:noProof/>
          <w:lang w:val="en-US"/>
        </w:rPr>
        <w:instrText>ADDIN CSL_CITATION { "citationItems" : [ { "id" : "ITEM-1", "itemData" : { "DOI" : "10.1038/ncomms8849", "ISBN" : "2041-1723", "ISSN" : "20411723", "PMID" : "26220773", "abstract" : "While there is scientific consensus that global and local mean sea level (GMSL and LMSL) has risen since the late nineteenth century, the relative contribution of natural and anthropogenic forcing remains unclear. Here we provide a probabilistic upper range of long-term persistent natural GMSL/LMSL variability (P=0.99), which in turn, determines the minimum/maximum anthropogenic contribution since 1900. To account for different spectral characteristics of various contributing processes, we separate LMSL into two components: a slowly varying volumetric component and a more rapidly changing atmospheric component. We find that the persistence of slow natural volumetric changes is underestimated in records where transient atmospheric processes dominate the spectrum. This leads to a local underestimation of possible natural trends of up to \u223c1 mm per year erroneously enhancing the significance of anthropogenic footprints. The GMSL, however, remains unaffected by such biases. On the basis of a model assessment of the separate components, we conclude that it is virtually certain (P=0.99) that at least 45% of the observed increase in GMSL is of anthropogenic origin.", "author" : [ { "dropping-particle" : "", "family" : "Dangendorf", "given" : "S\u00f6nke", "non-dropping-particle" : "", "parse-names" : false, "suffix" : "" }, { "dropping-particle" : "", "family" : "Marcos", "given" : "Marta", "non-dropping-particle" : "", "parse-names" : false, "suffix" : "" }, { "dropping-particle" : "", "family" : "M\u00fcller", "given" : "Alfred", "non-dropping-particle" : "", "parse-names" : false, "suffix" : "" }, { "dropping-particle" : "", "family" : "Zorita", "given" : "Eduardo", "non-dropping-particle" : "", "parse-names" : false, "suffix" : "" }, { "dropping-particle" : "", "family" : "Riva", "given" : "Riccardo", "non-dropping-particle" : "", "parse-names" : false, "suffix" : "" }, { "dropping-particle" : "", "family" : "Berk", "given" : "Kevin", "non-dropping-particle" : "", "parse-names" : false, "suffix" : "" }, { "dropping-particle" : "", "family" : "Jensen", "given" : "J\u00fcrgen", "non-dropping-particle" : "", "parse-names" : false, "suffix" : "" } ], "container-title" : "Nature Communications", "id" : "ITEM-1", "issue" : "1", "issued" : { "date-parts" : [ [ "2015", "12", "29" ] ] }, "page" : "7849", "publisher" : "Nature Publishing Group", "title" : "Detecting anthropogenic footprints in sea level rise", "translator" : [ { "dropping-particle" : "", "family" : "J4610", "given" : "", "non-dropping-particle" : "", "parse-names" : false, "suffix" : "" } ], "type" : "article-journal", "volume" : "6" }, "uris" : [ "http://www.mendeley.com/documents/?uuid=6f839f7e-99f6-3195-8451-8fb643928990" ] } ], "mendeley" : { "formattedCitation" : "(Dangendorf et al., 2015)", "manualFormatting" : "Dangendorf et al. (2015)", "plainTextFormattedCitation" : "(Dangendorf et al., 2015)", "previouslyFormattedCitation" : "(Dangendorf et al., 2015)" }, "properties" : { "noteIndex" : 0 }, "schema" : "https://github.com/citation-style-language/schema/raw/master/csl-citation.json" }</w:instrText>
      </w:r>
      <w:r>
        <w:rPr>
          <w:noProof/>
        </w:rPr>
        <w:fldChar w:fldCharType="separate"/>
      </w:r>
      <w:r w:rsidR="00393F8C">
        <w:rPr>
          <w:noProof/>
          <w:lang w:val="en-US"/>
        </w:rPr>
        <w:t>Dangendorf et al. (2015)</w:t>
      </w:r>
      <w:r>
        <w:rPr>
          <w:noProof/>
        </w:rPr>
        <w:fldChar w:fldCharType="end"/>
      </w:r>
      <w:r w:rsidRPr="00E457C1">
        <w:rPr>
          <w:noProof/>
          <w:lang w:val="en-US"/>
        </w:rPr>
        <w:t xml:space="preserve"> determined that for 1900 to 2011 at least 45% of GMSL change is human-induced. A study that </w:t>
      </w:r>
      <w:r w:rsidR="00E428C9" w:rsidRPr="00E457C1">
        <w:rPr>
          <w:noProof/>
          <w:lang w:val="en-US"/>
        </w:rPr>
        <w:t xml:space="preserve">developed a </w:t>
      </w:r>
      <w:r w:rsidRPr="00E457C1">
        <w:rPr>
          <w:noProof/>
          <w:lang w:val="en-US"/>
        </w:rPr>
        <w:t xml:space="preserve">semi-empirical </w:t>
      </w:r>
      <w:r w:rsidR="00E428C9" w:rsidRPr="00E457C1">
        <w:rPr>
          <w:noProof/>
          <w:lang w:val="en-US"/>
        </w:rPr>
        <w:t>model to link sea-level change to</w:t>
      </w:r>
      <w:r w:rsidR="00C87F62" w:rsidRPr="00E457C1">
        <w:rPr>
          <w:noProof/>
          <w:lang w:val="en-US"/>
        </w:rPr>
        <w:t xml:space="preserve"> </w:t>
      </w:r>
      <w:r w:rsidR="00E428C9" w:rsidRPr="00E457C1">
        <w:rPr>
          <w:noProof/>
          <w:lang w:val="en-US"/>
        </w:rPr>
        <w:t xml:space="preserve">observed </w:t>
      </w:r>
      <w:r w:rsidRPr="00E457C1">
        <w:rPr>
          <w:noProof/>
          <w:lang w:val="en-US"/>
        </w:rPr>
        <w:t xml:space="preserve">GMST change </w:t>
      </w:r>
      <w:r w:rsidRPr="00E457C1">
        <w:rPr>
          <w:noProof/>
          <w:lang w:val="en-US"/>
        </w:rPr>
        <w:lastRenderedPageBreak/>
        <w:t>concluded that at least 41% of the 20</w:t>
      </w:r>
      <w:r w:rsidRPr="00566450">
        <w:rPr>
          <w:noProof/>
          <w:lang w:val="en-US"/>
          <w:rPrChange w:id="2387" w:author="Sara M Tuson" w:date="2021-06-28T09:46:00Z">
            <w:rPr>
              <w:noProof/>
              <w:vertAlign w:val="superscript"/>
              <w:lang w:val="en-US"/>
            </w:rPr>
          </w:rPrChange>
        </w:rPr>
        <w:t>th</w:t>
      </w:r>
      <w:r w:rsidRPr="00E457C1">
        <w:rPr>
          <w:noProof/>
          <w:lang w:val="en-US"/>
        </w:rPr>
        <w:t xml:space="preserve"> century sea-level rise would not have happened in the absence of the century’s increasing GMST and that there was a 95% probability that by 1970 GMSL was higher than that which would have occurred in the absence of increasing GMST </w:t>
      </w:r>
      <w:r>
        <w:rPr>
          <w:noProof/>
        </w:rPr>
        <w:fldChar w:fldCharType="begin" w:fldLock="1"/>
      </w:r>
      <w:r w:rsidR="00D33CB6">
        <w:rPr>
          <w:noProof/>
          <w:lang w:val="en-US"/>
        </w:rPr>
        <w:instrText>ADDIN CSL_CITATION { "citationItems" : [ { "id" : "ITEM-1", "itemData" : { "DOI" : "10.1073/pnas.1517056113", "ISSN" : "10916490", "abstract" : "We assess the relationship between temperature and global sealevel (GSL) variability over the Common Era through a statistical metaanalysis of proxy relative sea-level reconstructions and tidegauge data. GSL rose at 0.1 \u00b1 0.1 mm/y (2\u03c3) over 0-700 CE. A GSL fall of 0.2 \u00b1 0.2 mm/y over 1000-1400 CE is associated with ~0.2 \u00b0C global mean cooling. A significant GSL acceleration began in the 19th century and yielded a 20th century rise that is extremely likely (probability P \u22650.95) faster than during any of the previous 27 centuries. A semiempirical model calibrated against the GSL reconstruction indicates that, in the absence of anthropogenic climate change, it is extremely likely (P =0.95) that 20th century GSL would have risen by less than 51% of the observed 13.8\u00b11.5 cm. The new semiempirical model largely reconciles previous differences between semiempirical 21st century GSL projections and the process model-based projections summarized in the Intergovernmental Panel on Climate Change\u00a1\u00afs Fifth Assessment Report.",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w:instrText>
      </w:r>
      <w:r w:rsidR="00D33CB6" w:rsidRPr="00BB05B7">
        <w:rPr>
          <w:noProof/>
          <w:rPrChange w:id="2388" w:author="Clotilde Pean" w:date="2021-09-13T13:16:00Z">
            <w:rPr>
              <w:noProof/>
              <w:lang w:val="en-US"/>
            </w:rPr>
          </w:rPrChange>
        </w:rPr>
        <w:instrText>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"ITEM-1", "issue" : "11", "issued" : { "date-parts" : [ [ "2016", "3" ] ] }, "page" : "E1434-E1441", "publisher" : "National Academy of Sciences", "title" : "Temperature-driven global sea-level variability in the Common Era", "translator" : [ { "dropping-particle" : "", "family" : "J6427", "given" : "", "non-dropping-particle" : "", "parse-names" : false, "suffix" : "" } ], "type" : "article-journal", "volume" : "113" }, "uris" : [ "http://www.mendeley.com/documents/?uuid=eef823ad-3d85-49a6-b031-c4b185a76c19", "http://www.mendeley.com/documents/?uuid=7c651e3e-895c-4e44-90ad-1e9383050d98" ] } ], "mendeley" : { "formattedCitation" : "(Kopp et al., 2016)", "plainTextFormattedCitation" : "(Kopp et al., 2016)", "previouslyFormattedCitation" : "(Kopp et al., 2016)" }, "properties" : { "noteIndex" : 0 }, "schema" : "https://github.com/citation-style-language/schema/raw/master/csl-citation.json" }</w:instrText>
      </w:r>
      <w:r>
        <w:rPr>
          <w:noProof/>
        </w:rPr>
        <w:fldChar w:fldCharType="separate"/>
      </w:r>
      <w:r w:rsidR="00393F8C">
        <w:rPr>
          <w:noProof/>
        </w:rPr>
        <w:t>(Kopp et al., 2016)</w:t>
      </w:r>
      <w:r>
        <w:rPr>
          <w:noProof/>
        </w:rPr>
        <w:fldChar w:fldCharType="end"/>
      </w:r>
      <w:r w:rsidRPr="00E457C1">
        <w:rPr>
          <w:noProof/>
        </w:rPr>
        <w:t xml:space="preserve">. </w:t>
      </w:r>
      <w:r w:rsidRPr="007B26B5">
        <w:rPr>
          <w:noProof/>
        </w:rPr>
        <w:fldChar w:fldCharType="begin" w:fldLock="1"/>
      </w:r>
      <w:r w:rsidR="00E719C0">
        <w:rPr>
          <w:noProof/>
        </w:rPr>
        <w:instrText xml:space="preserve">ADDIN CSL_CITATION { "citationItems" : [ { "id" : "ITEM-1", "itemData" : { "DOI" : "10.1088/1748-9326/ab986e", "ISSN" : "1748-9326", "author" : [ { "dropping-particle" : "", "family" : "Richter", "given" : "Kristin", "non-dropping-particle" : "", "parse-names" : false, "suffix" : "" }, { "dropping-particle" : "", "family" : "Meyssignac", "given" : "Benoit", "non-dropping-particle" : "", "parse-names" : false, "suffix" : "" }, { "dropping-particle" : "", "family" : "Slangen", "given" : "Aim\u00e9e B A", "non-dropping-particle" : "", "parse-names" : false, "suffix" : "" }, { "dropping-particle" : "", "family" : "Melet", "given" : "Ang\u00e9lique", "non-dropping-particle" : "", "parse-names" : false, "suffix" : "" }, { "dropping-particle" : "", "family" : "Church", "given" : "John A", "non-dropping-particle" : "", "parse-names" : false, "suffix" : "" }, { "dropping-particle" : "", "family" : "Fettweis", "given" : "Xavier", "non-dropping-particle" : "", "parse-names" : false, "suffix" : "" }, { "dropping-particle" : "", "family" : "Marzeion", "given" : "Ben", "non-dropping-particle" : "", "parse-names" : false, "suffix" : "" }, { "dropping-particle" : "", "family" : "Agosta", "given" : "C\u00e9cile", "non-dropping-particle" : "", "parse-names" : false, "suffix" : "" }, { "dropping-particle" : "", "family" : "Ligtenberg", "given" : "Stefan R M", "non-dropping-particle" : "", </w:instrText>
      </w:r>
      <w:r w:rsidR="00E719C0" w:rsidRPr="00BB05B7">
        <w:rPr>
          <w:noProof/>
        </w:rPr>
        <w:instrText>"parse-names" : false, "suffix" : "" }, { "dropping-particle" : "", "family" : "Spada", "given" : "Giorgio", "non-dropping-particle" : "", "parse-names" : false, "suffix" : "" }, { "dropping-particle" : "", "family" : "Palmer", "given" : "Matthew D", "non-dropping-particle" : "", "parse-names" : false, "suffix" : "" }, { "dropping-particle" : "", "family" : "Roberts", "given" : "Christopher D", "non-dropping-particle" : "", "parse-names" : false, "suffix" : "" }, { "dropping-particle" : "", "family" : "Champollion", "given" : "Nicolas", "non-dropping-particle" : "", "parse-names" : false, "suffix" : "" } ], "container-title" : "Environmental Research Letters", "id" : "ITEM-1", "issue" : "9", "issued" : { "date-parts" : [ [ "2020", "9", "7" ] ] }, "page" : "094079", "title" : "Detecting a forced signal in satellite-era sea-level change", "translator" : [ { "dropping-particle" : "", "family" : "J6741", "given" : "", "non-dropping-particle" : "", "parse-names" : false, "suffix" : "" } ], "type" : "article-journal", "volume" : "15" }, "uris" : [ "http://www.mendeley.com/documents/?uuid=a047ac01-8444-4fb5-9361-202b88a81f89" ] } ], "mendeley" : { "formattedCitation" : "(Richter et al., 2020)", "manualFormatting" : "Richter et al. (2020)", "plainTextFormattedCitation" : "(Richter et al., 2020)", "previouslyFormattedCitation" : "(Richter et al., 2020)" }, "properties" : { "noteIndex" : 0 }, "schema" : "https://github.com/citation-style-language/schema/raw/master/csl-citation.json" }</w:instrText>
      </w:r>
      <w:r w:rsidRPr="007B26B5">
        <w:rPr>
          <w:noProof/>
        </w:rPr>
        <w:fldChar w:fldCharType="separate"/>
      </w:r>
      <w:r w:rsidR="00393F8C" w:rsidRPr="00BB05B7">
        <w:rPr>
          <w:noProof/>
        </w:rPr>
        <w:t>Richter et al. (2020)</w:t>
      </w:r>
      <w:r w:rsidRPr="007B26B5">
        <w:rPr>
          <w:noProof/>
        </w:rPr>
        <w:fldChar w:fldCharType="end"/>
      </w:r>
      <w:r w:rsidRPr="00BB05B7">
        <w:rPr>
          <w:noProof/>
        </w:rPr>
        <w:t xml:space="preserve"> compared model</w:t>
      </w:r>
      <w:r w:rsidR="00376AD7" w:rsidRPr="00BB05B7">
        <w:rPr>
          <w:noProof/>
        </w:rPr>
        <w:t>l</w:t>
      </w:r>
      <w:r w:rsidRPr="00BB05B7">
        <w:rPr>
          <w:noProof/>
        </w:rPr>
        <w:t xml:space="preserve">ed sea level change with the satellite altimeter observations from 1993 to 2015; a period short enough that internal variability can dominate the spatial pattern of change. </w:t>
      </w:r>
      <w:r w:rsidRPr="00E457C1">
        <w:rPr>
          <w:noProof/>
          <w:lang w:val="en-US"/>
        </w:rPr>
        <w:t>They found that when GMSL is not removed, model simulated zonally averaged sea level trends are consistent with altimeter observations globally as well as in each ocean basin and much larger than might be expected from internal variability.</w:t>
      </w:r>
      <w:r w:rsidR="008C3945" w:rsidRPr="00E457C1">
        <w:rPr>
          <w:noProof/>
          <w:lang w:val="en-US"/>
        </w:rPr>
        <w:t xml:space="preserve"> </w:t>
      </w:r>
      <w:r w:rsidRPr="00E457C1">
        <w:rPr>
          <w:noProof/>
        </w:rPr>
        <w:t xml:space="preserve">Using spatial correlation, </w:t>
      </w:r>
      <w:r w:rsidRPr="00E457C1">
        <w:rPr>
          <w:noProof/>
        </w:rPr>
        <w:fldChar w:fldCharType="begin" w:fldLock="1"/>
      </w:r>
      <w:r w:rsidR="00E719C0">
        <w:rPr>
          <w:noProof/>
        </w:rPr>
        <w:instrText>ADDIN CSL_CITATION { "citationItems" : [ { "id" : "ITEM-1", "itemData" : { "DOI" : "10.1073/pnas.1813233115", "abstract" : "Regional patterns of sea-level rise have been observed from satellites since 1993 and are associated with increased coastal impacts in many regions. It is unknown whether such patterns will be transient, arising from natural climate variations, or persistent, driven by external climate forcing. Here, using climate model ensembles, we demonstrate that forced changes are likely to have contributed significantly to observed altimeter-era patterns of rise and that these patterns may persist for decades to come, with increased intensity as climate change progresses.The satellite altimeter record has provided an unprecedented database for understanding sea-level rise and has recently reached a major milestone at 25 years in length. A challenge now exists in understanding its broader significance and its consequences for sea-level rise in the coming decades and beyond. A key question is whether the pattern of altimeter-era change is representative of longer-term trends driven by anthropogenic forcing. In this work, two multimember climate ensembles, the Community Earth System Model (CESM) and the Earth System Model Version 2M (ESM2M), are used to estimate patterns of forced change [also known as the forced response (FR)] and their magnitudes relative to internal variability. It is found that the spatial patterns of 1993\u20132018 trends in the ensembles correlate significantly with the contemporaneous FRs (0.55 \u00b1 0.10 in the CESM and 0.61 \u00b1 0.09 in the ESM2M) and the 1950\u20132100 FRs (0.43 \u00b1 0.10 in the CESM and 0.51 \u00b1 0.11 in the ESM2M). Unforced runs for each model show such correlations to be extremely unlikely to have arisen by chance, indicating an emergence of both the altimeter-era and long-term FRs and suggesting a similar emergence in nature. Projected patterns of the FR over the coming decades resemble those simulated during the altimeter era, suggesting a continuation of the forced pattern of change in nature in the coming decades. Notably, elevated rates of rise are projected to continue in regions that are susceptible to tropical cyclones, exacerbating associated impacts in a warming climate.", "author" : [ { "dropping-particle" : "", "family" : "Fasullo", "given" : "John T", "non-dropping-particle" : "", "parse-names" : fa</w:instrText>
      </w:r>
      <w:r w:rsidR="00E719C0" w:rsidRPr="006814DF">
        <w:rPr>
          <w:noProof/>
          <w:lang w:val="en-GB"/>
        </w:rPr>
        <w:instrText>lse, "suffix" : "" }, { "dropping-particle" : "", "family" : "Nerem", "given" : "R Steven", "non-dropping-particle" : "", "parse-names" : false, "suffix" : "" } ], "container-title" : "Proceedings of the National Academy of Sciences", "id" : "ITEM-1", "issued" : { "date-parts" : [ [ "2018", "11" ] ] }, "page" : "201813233", "title" : "Altimeter-era emergence of the patterns of forced sea-level rise in climate models and implications for the future", "translator" : [ { "dropping-particle" : "", "family" : "J7028", "given" : "", "non-dropping-particle" : "", "parse-names" : false, "suffix" : "" } ], "type" : "article-journal" }, "uris" : [ "http://www.mendeley.com/documents/?uuid=1e7882e1-df63-4cfb-90e1-7773afbd7437", "http://www.mendeley.com/documents/?uuid=6e4fe446-bc4e-4fc0-a94e-03ede19f40fb", "http://www.mendeley.com/documents/?uuid=ab9a7719-ec9f-4c7a-8738-73c873b408c8", "http://www.mendeley.com/documents/?uuid=9c43a998-2c0d-4f24-b4c7-6cf3d8e7e3a1", "http://www.mendeley.com/documents/?uuid=a817c40f-fa6b-4b1c-82fe-9503239370f7", "http://www.mendeley.com/documents/?uuid=bc9373b1-635a-408f-ad8a-db47881a3eeb" ] } ], "mendeley" : { "formattedCitation" : "(Fasullo and Nerem, 2018)", "manualFormatting" : "Fasullo and Nerem (2018)", "plainTextFormattedCitation" : "(Fasullo and Nerem, 2018)", "previouslyFormattedCitation" : "(Fasullo and Nerem, 2018)" }, "properties" : { "noteIndex" : 0 }, "schema" : "https://github.com/citation-style-language/schema/raw/master/csl-citation.json" }</w:instrText>
      </w:r>
      <w:r w:rsidRPr="00E457C1">
        <w:rPr>
          <w:noProof/>
        </w:rPr>
        <w:fldChar w:fldCharType="separate"/>
      </w:r>
      <w:r w:rsidR="00393F8C">
        <w:rPr>
          <w:noProof/>
          <w:lang w:val="en-US"/>
        </w:rPr>
        <w:t>Fasullo and Nerem (2018)</w:t>
      </w:r>
      <w:r w:rsidRPr="00E457C1">
        <w:rPr>
          <w:noProof/>
        </w:rPr>
        <w:fldChar w:fldCharType="end"/>
      </w:r>
      <w:r w:rsidRPr="00E457C1">
        <w:rPr>
          <w:noProof/>
          <w:lang w:val="en-US"/>
        </w:rPr>
        <w:t xml:space="preserve"> show</w:t>
      </w:r>
      <w:r w:rsidR="00376AD7" w:rsidRPr="00E457C1">
        <w:rPr>
          <w:noProof/>
          <w:lang w:val="en-US"/>
        </w:rPr>
        <w:t>ed</w:t>
      </w:r>
      <w:r w:rsidRPr="00E457C1">
        <w:rPr>
          <w:noProof/>
          <w:lang w:val="en-US"/>
        </w:rPr>
        <w:t xml:space="preserve"> that the satellite altimeter trend pattern is already detectable.</w:t>
      </w:r>
    </w:p>
    <w:p w14:paraId="0DD8FA7B" w14:textId="77777777" w:rsidR="009F594A" w:rsidRPr="00E457C1" w:rsidRDefault="009F594A" w:rsidP="009F594A">
      <w:pPr>
        <w:pStyle w:val="AR6BodyText"/>
        <w:rPr>
          <w:noProof/>
          <w:lang w:val="en-US"/>
        </w:rPr>
      </w:pPr>
    </w:p>
    <w:p w14:paraId="580DF6B5" w14:textId="105A6B99" w:rsidR="009F594A" w:rsidRPr="00E457C1" w:rsidRDefault="009F594A" w:rsidP="009F594A">
      <w:pPr>
        <w:pStyle w:val="AR6BodyText"/>
        <w:rPr>
          <w:noProof/>
          <w:lang w:val="en-US"/>
        </w:rPr>
      </w:pPr>
      <w:r w:rsidRPr="00E457C1">
        <w:rPr>
          <w:noProof/>
          <w:lang w:val="en-US"/>
        </w:rPr>
        <w:t>We note that current detection and attribution studies do not yet include all processes that are important for sea-level change (</w:t>
      </w:r>
      <w:r w:rsidR="00AC1A58" w:rsidRPr="00E457C1">
        <w:rPr>
          <w:noProof/>
          <w:lang w:val="en-US"/>
        </w:rPr>
        <w:t>see</w:t>
      </w:r>
      <w:r w:rsidRPr="00E457C1">
        <w:rPr>
          <w:noProof/>
          <w:lang w:val="en-US"/>
        </w:rPr>
        <w:t xml:space="preserve"> Section 9.6). However, based on the body of literature available, we conclude that</w:t>
      </w:r>
      <w:r w:rsidR="00C87F62" w:rsidRPr="00E457C1">
        <w:rPr>
          <w:noProof/>
          <w:lang w:val="en-US"/>
        </w:rPr>
        <w:t xml:space="preserve"> </w:t>
      </w:r>
      <w:r w:rsidR="00AC1A58" w:rsidRPr="00E457C1">
        <w:rPr>
          <w:noProof/>
          <w:lang w:val="en-US"/>
        </w:rPr>
        <w:t>the main driver of</w:t>
      </w:r>
      <w:r w:rsidRPr="00E457C1">
        <w:rPr>
          <w:noProof/>
          <w:lang w:val="en-US"/>
        </w:rPr>
        <w:t xml:space="preserve"> the observed GMSL rise since at least 1970 is </w:t>
      </w:r>
      <w:r w:rsidRPr="00E457C1">
        <w:rPr>
          <w:i/>
          <w:iCs/>
          <w:noProof/>
          <w:lang w:val="en-US"/>
        </w:rPr>
        <w:t>very likely</w:t>
      </w:r>
      <w:r w:rsidRPr="00E457C1">
        <w:rPr>
          <w:noProof/>
          <w:lang w:val="en-US"/>
        </w:rPr>
        <w:t xml:space="preserve"> anthropogenic forcing.</w:t>
      </w:r>
    </w:p>
    <w:p w14:paraId="2ABE562C" w14:textId="77777777" w:rsidR="009F594A" w:rsidRPr="00E457C1" w:rsidRDefault="009F594A" w:rsidP="009F594A">
      <w:pPr>
        <w:pStyle w:val="AR6BodyText"/>
        <w:rPr>
          <w:noProof/>
          <w:lang w:val="en-US"/>
        </w:rPr>
      </w:pPr>
    </w:p>
    <w:p w14:paraId="62FC9659" w14:textId="77777777" w:rsidR="009F594A" w:rsidRPr="00E457C1" w:rsidRDefault="009F594A" w:rsidP="009F594A">
      <w:pPr>
        <w:pStyle w:val="AR6BodyText"/>
        <w:rPr>
          <w:noProof/>
          <w:lang w:val="en-US"/>
        </w:rPr>
      </w:pPr>
    </w:p>
    <w:p w14:paraId="0F20AF4C" w14:textId="20C268E5" w:rsidR="009F594A" w:rsidRDefault="009F594A" w:rsidP="009F594A">
      <w:pPr>
        <w:pStyle w:val="AR6BodyText"/>
        <w:rPr>
          <w:b/>
          <w:noProof/>
        </w:rPr>
      </w:pPr>
      <w:r>
        <w:rPr>
          <w:b/>
          <w:noProof/>
        </w:rPr>
        <w:t xml:space="preserve">[START </w:t>
      </w:r>
      <w:r w:rsidRPr="00CB1BE0">
        <w:rPr>
          <w:rStyle w:val="AR6Chap3FigureCar"/>
          <w:rFonts w:cs="Times New Roman"/>
          <w:b/>
          <w:noProof/>
          <w:sz w:val="22"/>
        </w:rPr>
        <w:t>FIGURE 3.</w:t>
      </w:r>
      <w:r w:rsidR="0077206E">
        <w:rPr>
          <w:rStyle w:val="AR6Chap3FigureCar"/>
          <w:rFonts w:cs="Times New Roman"/>
          <w:b/>
          <w:noProof/>
          <w:sz w:val="22"/>
        </w:rPr>
        <w:t>29</w:t>
      </w:r>
      <w:r w:rsidRPr="00CB1BE0">
        <w:rPr>
          <w:rStyle w:val="AR6Chap3FigureCar"/>
          <w:rFonts w:cs="Times New Roman"/>
          <w:b/>
          <w:noProof/>
          <w:sz w:val="22"/>
        </w:rPr>
        <w:t xml:space="preserve"> </w:t>
      </w:r>
      <w:r w:rsidRPr="00CB1BE0">
        <w:rPr>
          <w:b/>
          <w:noProof/>
        </w:rPr>
        <w:t>HERE</w:t>
      </w:r>
      <w:r>
        <w:rPr>
          <w:b/>
          <w:noProof/>
        </w:rPr>
        <w:t>]</w:t>
      </w:r>
    </w:p>
    <w:p w14:paraId="73F1BDB7" w14:textId="77777777" w:rsidR="009F594A" w:rsidRDefault="009F594A" w:rsidP="009F594A">
      <w:pPr>
        <w:pStyle w:val="AR6BodyText"/>
        <w:jc w:val="both"/>
        <w:rPr>
          <w:rFonts w:cs="Times New Roman"/>
          <w:noProof/>
          <w:highlight w:val="yellow"/>
        </w:rPr>
      </w:pPr>
    </w:p>
    <w:p w14:paraId="608932D7" w14:textId="77777777" w:rsidR="00686E45" w:rsidRPr="00686E45" w:rsidRDefault="00686E45" w:rsidP="00686E45">
      <w:pPr>
        <w:numPr>
          <w:ilvl w:val="0"/>
          <w:numId w:val="2"/>
        </w:numPr>
        <w:ind w:left="1134" w:hanging="1134"/>
        <w:rPr>
          <w:sz w:val="20"/>
          <w:lang w:val="en-US"/>
        </w:rPr>
      </w:pPr>
      <w:bookmarkStart w:id="2389" w:name="_Hlk57041100"/>
      <w:r w:rsidRPr="00686E45">
        <w:rPr>
          <w:rFonts w:cs="Times New Roman"/>
          <w:b/>
          <w:bCs/>
          <w:sz w:val="20"/>
          <w:szCs w:val="20"/>
          <w:lang w:val="en-US"/>
        </w:rPr>
        <w:t>Simulated and observed global mean sea level change due to thermal expansion for CMIP6 models and observations</w:t>
      </w:r>
      <w:bookmarkStart w:id="2390" w:name="_msoanchor_2"/>
      <w:bookmarkEnd w:id="2390"/>
      <w:r w:rsidRPr="00686E45">
        <w:rPr>
          <w:rFonts w:cs="Times New Roman"/>
          <w:b/>
          <w:bCs/>
          <w:sz w:val="20"/>
          <w:szCs w:val="20"/>
          <w:lang w:val="en-CA"/>
        </w:rPr>
        <w:t xml:space="preserve"> </w:t>
      </w:r>
      <w:r w:rsidRPr="00686E45">
        <w:rPr>
          <w:rFonts w:cs="Times New Roman"/>
          <w:b/>
          <w:bCs/>
          <w:sz w:val="20"/>
          <w:szCs w:val="20"/>
          <w:lang w:val="en-US"/>
        </w:rPr>
        <w:t>relative to the baseline period 1850</w:t>
      </w:r>
      <w:del w:id="2391" w:author="Sara M Tuson" w:date="2021-06-30T10:38:00Z">
        <w:r w:rsidRPr="00686E45" w:rsidDel="00856D0D">
          <w:rPr>
            <w:rFonts w:cs="Times New Roman"/>
            <w:b/>
            <w:bCs/>
            <w:sz w:val="20"/>
            <w:szCs w:val="20"/>
            <w:lang w:val="en-US"/>
          </w:rPr>
          <w:delText>-</w:delText>
        </w:r>
      </w:del>
      <w:ins w:id="2392" w:author="Sara M Tuson" w:date="2021-06-30T10:38:00Z">
        <w:r w:rsidRPr="00686E45">
          <w:rPr>
            <w:rFonts w:cs="Times New Roman"/>
            <w:b/>
            <w:bCs/>
            <w:sz w:val="20"/>
            <w:szCs w:val="20"/>
            <w:lang w:val="en-US"/>
          </w:rPr>
          <w:t>–</w:t>
        </w:r>
      </w:ins>
      <w:r w:rsidRPr="00686E45">
        <w:rPr>
          <w:rFonts w:cs="Times New Roman"/>
          <w:b/>
          <w:bCs/>
          <w:sz w:val="20"/>
          <w:szCs w:val="20"/>
          <w:lang w:val="en-US"/>
        </w:rPr>
        <w:t>1900.</w:t>
      </w:r>
      <w:r w:rsidRPr="00686E45">
        <w:rPr>
          <w:rFonts w:cs="Times New Roman"/>
          <w:sz w:val="20"/>
          <w:szCs w:val="20"/>
          <w:lang w:val="en-US"/>
        </w:rPr>
        <w:t xml:space="preserve"> Historical simulations are shown in brown, natural only in green, greenhouse gas only in grey, and aerosol only in blue (multi-model means shown as thick lines, and shaded ranges between the 5</w:t>
      </w:r>
      <w:r w:rsidRPr="00686E45">
        <w:rPr>
          <w:rFonts w:cs="Times New Roman"/>
          <w:sz w:val="20"/>
          <w:szCs w:val="20"/>
          <w:lang w:val="en-US"/>
          <w:rPrChange w:id="2393" w:author="Sara M Tuson" w:date="2021-06-30T11:14:00Z">
            <w:rPr>
              <w:rFonts w:cs="Times New Roman"/>
              <w:szCs w:val="20"/>
              <w:vertAlign w:val="superscript"/>
            </w:rPr>
          </w:rPrChange>
        </w:rPr>
        <w:t>th</w:t>
      </w:r>
      <w:r w:rsidRPr="00686E45">
        <w:rPr>
          <w:rFonts w:cs="Times New Roman"/>
          <w:sz w:val="20"/>
          <w:szCs w:val="20"/>
          <w:lang w:val="en-US"/>
        </w:rPr>
        <w:t xml:space="preserve"> and 95</w:t>
      </w:r>
      <w:r w:rsidRPr="00686E45">
        <w:rPr>
          <w:rFonts w:cs="Times New Roman"/>
          <w:sz w:val="20"/>
          <w:szCs w:val="20"/>
          <w:lang w:val="en-US"/>
          <w:rPrChange w:id="2394" w:author="Sara M Tuson" w:date="2021-06-30T11:14:00Z">
            <w:rPr>
              <w:rFonts w:cs="Times New Roman"/>
              <w:szCs w:val="20"/>
              <w:vertAlign w:val="superscript"/>
            </w:rPr>
          </w:rPrChange>
        </w:rPr>
        <w:t>th</w:t>
      </w:r>
      <w:r w:rsidRPr="00686E45">
        <w:rPr>
          <w:rFonts w:cs="Times New Roman"/>
          <w:sz w:val="20"/>
          <w:szCs w:val="20"/>
          <w:lang w:val="en-US"/>
        </w:rPr>
        <w:t xml:space="preserve"> percentile). The best estimate observations (black solid line) for the period of 1971</w:t>
      </w:r>
      <w:del w:id="2395" w:author="Sara M Tuson" w:date="2021-06-30T10:38:00Z">
        <w:r w:rsidRPr="00686E45" w:rsidDel="00856D0D">
          <w:rPr>
            <w:rFonts w:cs="Times New Roman"/>
            <w:sz w:val="20"/>
            <w:szCs w:val="20"/>
            <w:lang w:val="en-US"/>
          </w:rPr>
          <w:delText>-</w:delText>
        </w:r>
      </w:del>
      <w:ins w:id="2396" w:author="Sara M Tuson" w:date="2021-06-30T10:38:00Z">
        <w:r w:rsidRPr="00686E45">
          <w:rPr>
            <w:rFonts w:cs="Times New Roman"/>
            <w:sz w:val="20"/>
            <w:szCs w:val="20"/>
            <w:lang w:val="en-US"/>
          </w:rPr>
          <w:t>–</w:t>
        </w:r>
      </w:ins>
      <w:r w:rsidRPr="00686E45">
        <w:rPr>
          <w:rFonts w:cs="Times New Roman"/>
          <w:sz w:val="20"/>
          <w:szCs w:val="20"/>
          <w:lang w:val="en-US"/>
        </w:rPr>
        <w:t xml:space="preserve">2018, along with </w:t>
      </w:r>
      <w:r w:rsidRPr="00686E45">
        <w:rPr>
          <w:rFonts w:cs="Times New Roman"/>
          <w:i/>
          <w:iCs/>
          <w:sz w:val="20"/>
          <w:szCs w:val="20"/>
          <w:lang w:val="en-US"/>
        </w:rPr>
        <w:t>very likely</w:t>
      </w:r>
      <w:r w:rsidRPr="00686E45">
        <w:rPr>
          <w:rFonts w:cs="Times New Roman"/>
          <w:sz w:val="20"/>
          <w:szCs w:val="20"/>
          <w:lang w:val="en-US"/>
        </w:rPr>
        <w:t xml:space="preserve"> ranges (black shading) are from Section 2.3.3.1 and are shifted to match the multi-model mean of the historical simulations for the 1995</w:t>
      </w:r>
      <w:del w:id="2397" w:author="Sara M Tuson" w:date="2021-06-30T10:38:00Z">
        <w:r w:rsidRPr="00686E45" w:rsidDel="00856D0D">
          <w:rPr>
            <w:rFonts w:cs="Times New Roman"/>
            <w:sz w:val="20"/>
            <w:szCs w:val="20"/>
            <w:lang w:val="en-US"/>
          </w:rPr>
          <w:delText>-</w:delText>
        </w:r>
      </w:del>
      <w:ins w:id="2398" w:author="Sara M Tuson" w:date="2021-06-30T10:38:00Z">
        <w:r w:rsidRPr="00686E45">
          <w:rPr>
            <w:rFonts w:cs="Times New Roman"/>
            <w:sz w:val="20"/>
            <w:szCs w:val="20"/>
            <w:lang w:val="en-US"/>
          </w:rPr>
          <w:t>–</w:t>
        </w:r>
      </w:ins>
      <w:r w:rsidRPr="00686E45">
        <w:rPr>
          <w:rFonts w:cs="Times New Roman"/>
          <w:sz w:val="20"/>
          <w:szCs w:val="20"/>
          <w:lang w:val="en-US"/>
        </w:rPr>
        <w:t>2014 period. Further details on data sources and processing are available in the chapter data table (Table 3.SM.1).</w:t>
      </w:r>
    </w:p>
    <w:bookmarkEnd w:id="2389"/>
    <w:p w14:paraId="7E35A1A6" w14:textId="77777777" w:rsidR="00D67909" w:rsidRPr="00D67909" w:rsidRDefault="00D67909" w:rsidP="00D67909">
      <w:pPr>
        <w:pStyle w:val="AR6BodyText"/>
        <w:rPr>
          <w:lang w:val="en-US"/>
        </w:rPr>
      </w:pPr>
    </w:p>
    <w:p w14:paraId="7F02D327" w14:textId="7BC5FD24" w:rsidR="009F594A" w:rsidRPr="00CB1BE0" w:rsidRDefault="009F594A" w:rsidP="009F594A">
      <w:pPr>
        <w:pStyle w:val="AR6BodyText"/>
        <w:rPr>
          <w:b/>
          <w:noProof/>
        </w:rPr>
      </w:pPr>
      <w:r w:rsidRPr="00CB1BE0">
        <w:rPr>
          <w:b/>
          <w:noProof/>
        </w:rPr>
        <w:t xml:space="preserve">[END </w:t>
      </w:r>
      <w:r w:rsidRPr="00CB1BE0">
        <w:rPr>
          <w:b/>
        </w:rPr>
        <w:t>FIGURE 3.</w:t>
      </w:r>
      <w:r w:rsidR="0077206E">
        <w:rPr>
          <w:b/>
        </w:rPr>
        <w:t>29</w:t>
      </w:r>
      <w:r w:rsidRPr="00CB1BE0">
        <w:rPr>
          <w:b/>
          <w:noProof/>
        </w:rPr>
        <w:t xml:space="preserve"> HERE] </w:t>
      </w:r>
    </w:p>
    <w:p w14:paraId="00551793" w14:textId="77777777" w:rsidR="009F594A" w:rsidRDefault="009F594A" w:rsidP="009F594A">
      <w:pPr>
        <w:pStyle w:val="AR6BodyText"/>
      </w:pPr>
    </w:p>
    <w:p w14:paraId="27012B25" w14:textId="77777777" w:rsidR="009F594A" w:rsidRDefault="009F594A" w:rsidP="009F594A">
      <w:pPr>
        <w:pStyle w:val="AR6BodyText"/>
        <w:rPr>
          <w:rFonts w:cs="Times New Roman"/>
          <w:lang w:val="en-US"/>
        </w:rPr>
      </w:pPr>
    </w:p>
    <w:p w14:paraId="462E2091" w14:textId="26D21516" w:rsidR="009F594A" w:rsidRPr="003C0F1F" w:rsidRDefault="009F594A" w:rsidP="009F594A">
      <w:pPr>
        <w:pStyle w:val="AR6Chap3Level2311"/>
      </w:pPr>
      <w:bookmarkStart w:id="2399" w:name="_Toc6385740"/>
      <w:bookmarkStart w:id="2400" w:name="_Toc70639165"/>
      <w:r w:rsidRPr="003C0F1F">
        <w:t>Ocean Circulation</w:t>
      </w:r>
      <w:bookmarkEnd w:id="2399"/>
      <w:bookmarkEnd w:id="2400"/>
    </w:p>
    <w:p w14:paraId="72A43900" w14:textId="77777777" w:rsidR="009F594A" w:rsidRPr="00B40A97" w:rsidRDefault="009F594A" w:rsidP="009F594A">
      <w:pPr>
        <w:pStyle w:val="AR6BodyText"/>
        <w:rPr>
          <w:noProof/>
        </w:rPr>
      </w:pPr>
    </w:p>
    <w:p w14:paraId="212B99DB" w14:textId="1C804A21" w:rsidR="009F594A" w:rsidRPr="00E457C1" w:rsidRDefault="009F594A" w:rsidP="009F594A">
      <w:pPr>
        <w:pStyle w:val="AR6BodyText"/>
        <w:rPr>
          <w:noProof/>
          <w:lang w:val="en-US"/>
        </w:rPr>
      </w:pPr>
      <w:r w:rsidRPr="00E457C1">
        <w:rPr>
          <w:noProof/>
          <w:lang w:val="en-US"/>
        </w:rPr>
        <w:t xml:space="preserve">Circulation of the ocean, whether it be wind or density driven, plays a prominent role in the heat and freshwater transport of the Earth system </w:t>
      </w:r>
      <w:r>
        <w:rPr>
          <w:noProof/>
        </w:rPr>
        <w:fldChar w:fldCharType="begin" w:fldLock="1"/>
      </w:r>
      <w:r w:rsidR="00E719C0">
        <w:rPr>
          <w:noProof/>
          <w:lang w:val="en-US"/>
        </w:rPr>
        <w:instrText>ADDIN CSL_CITATION { "citationItems" : [ { "id" : "ITEM-1", "itemData" : { "DOI" : "10.1002/2015RG000493", "ISSN" : "8755-1209", "abstract" : "Abstract This is a review about the Atlantic Meridional Overturning Circulation (AMOC), its mean structure, temporal variability, controlling mechanisms, and role in the coupled climate system. The AMOC plays a central role in climate through its heat and freshwater transports. Northward ocean heat transport achieved by the AMOC is responsible for the relative warmth of the Northern Hemisphere compared to the Southern Hemisphere and is thought to play a role in setting the mean position of the Intertropical Convergence Zone north of the equator. The AMOC is a key means by which heat anomalies are sequestered into the ocean's interior and thus modulates the trajectory of climate change. Fluctuations in the AMOC have been linked to low-frequency variability of Atlantic sea surface temperatures with a host of implications for climate variability over surrounding landmasses. On intra-annual timescales, variability in AMOC is large and primarily reflects the response to local wind forcing; meridional coherence of anomalies is limited to that of the wind field. On interannual to decadal timescales, AMOC changes are primarily geostrophic and related to buoyancy anomalies on the western boundary. A pacemaker region for decadal AMOC changes is located in a western ?transition zone? along the boundary between the subtropical and subpolar gyres. Decadal AMOC anomalies are communicated meridionally from this region. AMOC observations, as well as the expanded ocean observational network provided by the Argo array and satellite altimetry, are inspiring efforts to develop decadal predictability systems using coupled atmosphere-ocean models initialized by ocean data.", "author" : [ { "dropping-particle" : "", "family" : "Buckley", "given" : "Martha W", "non-dropping-particle" : "", "parse-names" : false, "suffix" : "" }, { "dropping-particle" : "", "family" : "Marshall", "given" : "John", "non-dropping-particle" : "", "parse-names" : false, "suffix" : "" } ], "container-title" : "Reviews of Geophysics", "id" : "ITEM-1", "issue" : "1", "issued" : { "date-parts" : [ [ "2016", "3", "1" ] ] }, "note" : "doi: 10.1002/2015RG000493", "page" : "5-63", "publisher" : "John Wiley &amp; Sons, Ltd", "title" : "Observations, inferences, and mechanisms of the Atlantic Meridional Overturning Circulation: A review", "translator" : [ { "dropping-particle" : "", "family" : "J6362", "given" : "", "non-dropping-particle" : "", "parse-names" : false, "suffix" : "" } ], "type" : "article-journal", "volume" : "54" }, "uris" : [ "http://www.mendeley.com/documents/?uuid=fe78c7c6-477d-4f95-9c6f-0c6ca73d2acb" ] } ], "mendeley" : { "formattedCitation" : "(Buckley and Marshall, 2016)", "plainTextFormattedCitation" : "(Buckley and Marshall, 2016)", "previouslyFormattedCitation" : "(Buckley and Marshall, 2016)" }, "properties" : { "noteIndex" : 0 }, "schema" : "https://github.com/citation-style-language/schema/raw/master/csl-citation.json" }</w:instrText>
      </w:r>
      <w:r>
        <w:rPr>
          <w:noProof/>
        </w:rPr>
        <w:fldChar w:fldCharType="separate"/>
      </w:r>
      <w:r w:rsidR="00393F8C">
        <w:rPr>
          <w:noProof/>
          <w:lang w:val="en-US"/>
        </w:rPr>
        <w:t>(Buckley and Marshall, 2016)</w:t>
      </w:r>
      <w:r>
        <w:rPr>
          <w:noProof/>
        </w:rPr>
        <w:fldChar w:fldCharType="end"/>
      </w:r>
      <w:r w:rsidRPr="00E457C1">
        <w:rPr>
          <w:noProof/>
          <w:lang w:val="en-US"/>
        </w:rPr>
        <w:t xml:space="preserve">. Thus, its accurate representation is crucial for the realistic representation of water mass properties, and replication of observed changes driven by atmosphere-land-ocean coupling. Here, we assess the ability of </w:t>
      </w:r>
      <w:r w:rsidR="006C266D" w:rsidRPr="00E457C1">
        <w:rPr>
          <w:noProof/>
          <w:lang w:val="en-US"/>
        </w:rPr>
        <w:t xml:space="preserve">CMIP </w:t>
      </w:r>
      <w:r w:rsidRPr="00E457C1">
        <w:rPr>
          <w:noProof/>
          <w:lang w:val="en-US"/>
        </w:rPr>
        <w:t>models to reproduce the observed large-scale ocean circulation</w:t>
      </w:r>
      <w:r w:rsidR="00170CD3" w:rsidRPr="00E457C1">
        <w:rPr>
          <w:noProof/>
          <w:lang w:val="en-US"/>
        </w:rPr>
        <w:t xml:space="preserve">, along with assessment of </w:t>
      </w:r>
      <w:r w:rsidRPr="00E457C1">
        <w:rPr>
          <w:noProof/>
          <w:lang w:val="en-US"/>
        </w:rPr>
        <w:t xml:space="preserve">the detection and attribution of </w:t>
      </w:r>
      <w:r w:rsidR="00170CD3" w:rsidRPr="00E457C1">
        <w:rPr>
          <w:noProof/>
          <w:lang w:val="en-US"/>
        </w:rPr>
        <w:t xml:space="preserve">any </w:t>
      </w:r>
      <w:r w:rsidRPr="00E457C1">
        <w:rPr>
          <w:noProof/>
          <w:lang w:val="en-US"/>
        </w:rPr>
        <w:t>anthropogenic</w:t>
      </w:r>
      <w:r w:rsidR="00546BC0" w:rsidRPr="00E457C1">
        <w:rPr>
          <w:noProof/>
          <w:lang w:val="en-US"/>
        </w:rPr>
        <w:t>ally</w:t>
      </w:r>
      <w:r w:rsidRPr="00E457C1">
        <w:rPr>
          <w:noProof/>
          <w:lang w:val="en-US"/>
        </w:rPr>
        <w:t>-driven changes</w:t>
      </w:r>
      <w:r w:rsidR="00170CD3" w:rsidRPr="00E457C1">
        <w:rPr>
          <w:noProof/>
          <w:lang w:val="en-US"/>
        </w:rPr>
        <w:t xml:space="preserve">. We also note </w:t>
      </w:r>
      <w:r w:rsidRPr="00E457C1">
        <w:rPr>
          <w:noProof/>
          <w:lang w:val="en-US"/>
        </w:rPr>
        <w:t>that the process</w:t>
      </w:r>
      <w:r w:rsidR="00C7653E" w:rsidRPr="00E457C1">
        <w:rPr>
          <w:noProof/>
          <w:lang w:val="en-US"/>
        </w:rPr>
        <w:t>-</w:t>
      </w:r>
      <w:r w:rsidRPr="00E457C1">
        <w:rPr>
          <w:noProof/>
          <w:lang w:val="en-US"/>
        </w:rPr>
        <w:t>based understanding of these circulation changes and circulation changes occu</w:t>
      </w:r>
      <w:r w:rsidR="00863323" w:rsidRPr="00E457C1">
        <w:rPr>
          <w:noProof/>
          <w:lang w:val="en-US"/>
        </w:rPr>
        <w:t>r</w:t>
      </w:r>
      <w:r w:rsidRPr="00E457C1">
        <w:rPr>
          <w:noProof/>
          <w:lang w:val="en-US"/>
        </w:rPr>
        <w:t xml:space="preserve">ring at smaller scales are </w:t>
      </w:r>
      <w:r w:rsidR="00546BC0" w:rsidRPr="00E457C1">
        <w:rPr>
          <w:noProof/>
          <w:lang w:val="en-US"/>
        </w:rPr>
        <w:t xml:space="preserve">assessed </w:t>
      </w:r>
      <w:r w:rsidRPr="00E457C1">
        <w:rPr>
          <w:noProof/>
          <w:lang w:val="en-US"/>
        </w:rPr>
        <w:t xml:space="preserve">in </w:t>
      </w:r>
      <w:r w:rsidR="00546BC0" w:rsidRPr="00E457C1">
        <w:rPr>
          <w:noProof/>
          <w:lang w:val="en-US"/>
        </w:rPr>
        <w:t>Section</w:t>
      </w:r>
      <w:r w:rsidRPr="00E457C1">
        <w:rPr>
          <w:noProof/>
          <w:lang w:val="en-US"/>
        </w:rPr>
        <w:t xml:space="preserve"> 9.2.3.</w:t>
      </w:r>
    </w:p>
    <w:p w14:paraId="20BA2CEB" w14:textId="77777777" w:rsidR="009F594A" w:rsidRPr="00E457C1" w:rsidRDefault="009F594A" w:rsidP="009F594A">
      <w:pPr>
        <w:pStyle w:val="AR6BodyText"/>
        <w:rPr>
          <w:noProof/>
          <w:lang w:val="en-US"/>
        </w:rPr>
      </w:pPr>
    </w:p>
    <w:p w14:paraId="2159FC5A" w14:textId="77777777" w:rsidR="009F594A" w:rsidRPr="00E457C1" w:rsidRDefault="009F594A" w:rsidP="009F594A">
      <w:pPr>
        <w:pStyle w:val="AR6BodyText"/>
        <w:rPr>
          <w:noProof/>
          <w:lang w:val="en-US"/>
        </w:rPr>
      </w:pPr>
    </w:p>
    <w:p w14:paraId="1432DF64" w14:textId="4E3148E3" w:rsidR="009F594A" w:rsidRDefault="009F594A" w:rsidP="009F594A">
      <w:pPr>
        <w:pStyle w:val="AR6Chap3Level33111"/>
        <w:tabs>
          <w:tab w:val="left" w:pos="708"/>
        </w:tabs>
      </w:pPr>
      <w:bookmarkStart w:id="2401" w:name="_Toc6385741"/>
      <w:bookmarkStart w:id="2402" w:name="_Toc70639166"/>
      <w:r>
        <w:t>Atlantic Meridional Overturning Circulation (AMOC)</w:t>
      </w:r>
      <w:bookmarkEnd w:id="2401"/>
      <w:bookmarkEnd w:id="2402"/>
    </w:p>
    <w:p w14:paraId="7EB0B8DF" w14:textId="77777777" w:rsidR="009F594A" w:rsidRPr="00E457C1" w:rsidRDefault="009F594A" w:rsidP="009F594A">
      <w:pPr>
        <w:pStyle w:val="AR6BodyText"/>
        <w:rPr>
          <w:noProof/>
          <w:lang w:val="en-US" w:eastAsia="en-US"/>
        </w:rPr>
      </w:pPr>
    </w:p>
    <w:p w14:paraId="5CB13008" w14:textId="1AA5069C" w:rsidR="009F594A" w:rsidRPr="00FD7101" w:rsidRDefault="009F594A" w:rsidP="009F594A">
      <w:pPr>
        <w:pStyle w:val="AR6BodyText"/>
        <w:rPr>
          <w:lang w:val="en-US"/>
        </w:rPr>
      </w:pPr>
      <w:r w:rsidRPr="00E457C1">
        <w:rPr>
          <w:lang w:val="en-US"/>
        </w:rPr>
        <w:t>The Atlantic Meridional Overturning Circulation (AMOC) represents a large</w:t>
      </w:r>
      <w:r w:rsidR="00546BC0" w:rsidRPr="00E457C1">
        <w:rPr>
          <w:lang w:val="en-US"/>
        </w:rPr>
        <w:t>-</w:t>
      </w:r>
      <w:r w:rsidRPr="00E457C1">
        <w:rPr>
          <w:lang w:val="en-US"/>
        </w:rPr>
        <w:t>scale flow of warm salty water northward at the surface and a return flow of colder water southward at depth</w:t>
      </w:r>
      <w:r w:rsidR="007D7819" w:rsidRPr="00E457C1">
        <w:rPr>
          <w:lang w:val="en-US"/>
        </w:rPr>
        <w:t>. A</w:t>
      </w:r>
      <w:r w:rsidRPr="00E457C1">
        <w:rPr>
          <w:lang w:val="en-US"/>
        </w:rPr>
        <w:t xml:space="preserve">s such, its mean state plays an important role in transporting heat in the climate system, while its variability can act to redistribute heat (see </w:t>
      </w:r>
      <w:r w:rsidR="00B609E3" w:rsidRPr="00E457C1">
        <w:rPr>
          <w:lang w:val="en-US"/>
        </w:rPr>
        <w:t>Sections</w:t>
      </w:r>
      <w:r w:rsidRPr="00E457C1">
        <w:rPr>
          <w:lang w:val="en-US"/>
        </w:rPr>
        <w:t xml:space="preserve"> 2.3.3.4.1 and 9.2.3.1 for more details).</w:t>
      </w:r>
      <w:r w:rsidR="001C635E" w:rsidRPr="00E457C1">
        <w:rPr>
          <w:lang w:val="en-US"/>
        </w:rPr>
        <w:t xml:space="preserve"> Paleo-climatic and model evidence suggest that</w:t>
      </w:r>
      <w:r w:rsidR="007D7819" w:rsidRPr="00E457C1">
        <w:rPr>
          <w:lang w:val="en-US"/>
        </w:rPr>
        <w:t xml:space="preserve"> </w:t>
      </w:r>
      <w:r w:rsidR="001C635E" w:rsidRPr="00E457C1">
        <w:rPr>
          <w:lang w:val="en-US"/>
        </w:rPr>
        <w:t xml:space="preserve">changes in AMOC strength have played </w:t>
      </w:r>
      <w:r w:rsidR="007D7819" w:rsidRPr="00E457C1">
        <w:rPr>
          <w:lang w:val="en-US"/>
        </w:rPr>
        <w:t>a prominent</w:t>
      </w:r>
      <w:r w:rsidR="001C635E" w:rsidRPr="00E457C1">
        <w:rPr>
          <w:lang w:val="en-US"/>
        </w:rPr>
        <w:t xml:space="preserve"> role in </w:t>
      </w:r>
      <w:r w:rsidR="007D7819" w:rsidRPr="00E457C1">
        <w:rPr>
          <w:lang w:val="en-US"/>
        </w:rPr>
        <w:t xml:space="preserve">past </w:t>
      </w:r>
      <w:r w:rsidR="001C635E" w:rsidRPr="00E457C1">
        <w:rPr>
          <w:lang w:val="en-US"/>
        </w:rPr>
        <w:t xml:space="preserve">transitions between warm and cool climatic phases </w:t>
      </w:r>
      <w:r w:rsidR="00322C93">
        <w:fldChar w:fldCharType="begin" w:fldLock="1"/>
      </w:r>
      <w:r w:rsidR="00E719C0">
        <w:rPr>
          <w:lang w:val="en-US"/>
        </w:rPr>
        <w:instrText>ADDIN CSL_CITATION { "citationItems" : [ { "id" : "ITEM-1", "itemData" : { "DOI" : "10.1038/364218a0", "ISSN" : "1476-4687", "abstract" : "RECENT results1,2 from two ice cores drilled in central Greenland have revealed large, abrupt climate changes of at least regional extent during the late stages of the last glaciation, suggesting that climate in the North Atlantic region is able to reorganize itself rapidly, perhaps even within a few decades. Here we present a detailed stable-isotope record for the full length of the Greenland Ice-core Project Summit ice core, extending over the past 250 kyr according to a calculated timescale. We find that climate instability was not confined to the last glaciation, but appears also to have been marked during the last interglacial (as explored more fully in a companion paper3) and during the previous Saale\u2013Holstein glacial cycle. This is in contrast with the extreme stability of the Holocene, suggesting that recent climate stability may be the exception rather than the rule. The last interglacial seems to have lasted longer than is implied by the deep-sea SPECMAP record4, in agreement with other land-based observations5,6. We suggest that climate instability in the early part of the last interglacial may have delayed the melting of the Saalean ice sheets in America and Eurasia, perhaps accounting for this discrepancy.", "author" : [ { "dropping-particle" : "", "family" : "Dansgaard", "given" : "W", "non-dropping-particle" : "", "parse-names" : false, "suffix" : "" }, { "dropping-particle" : "", "family" : "Johnsen", "given" : "S J", "non-dropping-particle" : "", "parse-names" : false, "suffix" : "" }, { "dropping-particle" : "", "family" : "Clausen", "given" : "H B", "non-dropping-particle" : "", "parse-names" : false, "suffix" : "" }, { "dropping-particle" : "", "family" : "Dahl-Jensen", "given" : "D", "non-dropping-particle" : "", "parse-names" : false, "suffix" : "" }, { "dropping-particle" : "", "family" : "Gundestrup", "given" : "N S", "non-dropping-particle" : "", "parse-names" : false, "suffix" : "" }, { "dropping-particle" : "", "family" : "Hammer", "given" : "C U", "non-dropping-particle" : "", "parse-names" : false, "suffix" : "" }, { "dropping-particle" : "", "family" : "Hvidberg", "given" : "C S", "non-dropping-particle" : "", "parse-names" : false, "suffix" : "" }, { "dropping-particle" : "", "family" : "Steffensen", "given" : "J P", "non-dropping-particle" : "", "parse-names" : false, "suffix" : "" }, { "dropping-particle" : "", "family" : "Sveinbj\u00f6rnsdottir", "given" : "A E", "non-dropping-particle" : "", "parse-names" : false, "suffix" : "" }, { "dropping-particle" : "", "family" : "Jouzel", "given" : "J", "non-dropping-particle" : "", "parse-names" : false, "suffix" : "" }, { "dropping-particle" : "", "family" : "Bond", "given" : "G", "non-dropping-particle" : "", "parse-names" : false, "suffix" : "" } ], "container-title" : "Nature", "id" : "ITEM-1", "issue" : "6434", "issued" : { "date-parts" : [ [ "1993" ] ] }, "page" : "218-220", "title" : "Evidence for general instability of past climate from a 250-kyr ice-core record", "translator" : [ { "dropping-particle" : "", "family" : "J6922", "given" : "", "non-dropping-particle" : "", "parse-names" : false, "suffix" : "" } ], "type" : "article-journal", "volume" : "364" }, "uris" : [ "http://www.mendeley.com/documents/?uuid=cd512edc-a4b4-4181-93a3-31106140715a", "http://www.mendeley.com/documents/?uuid=1047f593-b960-46a2-9a18-be4cceb866d7" ] }, { "id" : "ITEM-2", "itemData" : { "DOI" : "10.1038/ngeo1723", "ISSN" : "1752-0908", "abstract" : "The Atlantic meridional overturning circulation is a key component of the climate system. Data and climate model reconstructions reveal a decline in the strength of the overturning circulation during the Heinrich1 and Younger Dryas cold events of the last glacial period.", "author" : [ { "dropping-particle" : "", "family" : "Ritz", "given" : "Stefan P", "non-dropping-particle" : "", "parse-names" : false, "suffix" : "" }, { "dropping-particle" : "", "family" : "Stocker", "given" : "Thomas F", "non-dropping-particle" : "", "parse-names" : false, "suffix" : "" }, { "dropping-particle" : "", "family" : "Grimalt", "given" : "Joan O", "non-dropping-particle" : "", "parse-names" : false, "suffix" : "" }, { "dropping-particle" : "", "family" : "Menviel", "given" : "Laurie", "non-dropping-particle" : "", "parse-names" : false, "suffix" : "" }, { "dropping-particle" : "", "family" : "Timmermann", "given" : "Axel", "non-dropping-particle" : "", "parse-names" : false, "suffix" : "" } ], "container-title" : "Nature Geoscience", "id" : "ITEM-2", "issue" : "3", "issued" : { "date-parts" : [ [ "2013" ] ] }, "page" : "208-212", "title" : "Estimated strength of the Atlantic overturning circulation during the last deglaciation", "translator" : [ { "dropping-particle" : "", "family" : "J6921", "given" : "", "non-dropping-particle" : "", "parse-names" : false, "suffix" : "" } ], "type" : "article-journal", "volume" : "6" }, "uris" : [ "http://www.mendeley.com/documents/?uuid=47c4d858-f6f6-40c4-8a85-0850fe44e051", "http://www.mendeley.com/documents/?uuid=6674372b-4574-4955-a833-17771de9f720" ] } ], "mendeley" : { "formattedCitation" : "(Dansgaard et al., 1993; Ritz et al., 2013)", "manualFormatting" : "(e.g., Dansgaard et al., 1993; Ritz et al., 2013)", "plainTextFormattedCitation" : "(Dansgaard et al., 1993; Ritz et al., 2013)", "previouslyFormattedCitation" : "(Dansgaard et al., 1993; Ritz et al., 2013)" }, "properties" : { "noteIndex" : 0 }, "schema" : "https://github.com/citation-style-language/schema/raw/master/csl-citation.json" }</w:instrText>
      </w:r>
      <w:r w:rsidR="00322C93">
        <w:fldChar w:fldCharType="separate"/>
      </w:r>
      <w:r w:rsidR="00393F8C">
        <w:rPr>
          <w:noProof/>
          <w:lang w:val="en-US"/>
        </w:rPr>
        <w:t>(e.g., Dansgaard et al., 1993; Ritz et al., 2013)</w:t>
      </w:r>
      <w:r w:rsidR="00322C93">
        <w:fldChar w:fldCharType="end"/>
      </w:r>
    </w:p>
    <w:p w14:paraId="148C87D6" w14:textId="77777777" w:rsidR="009F594A" w:rsidRPr="00FD7101" w:rsidRDefault="009F594A" w:rsidP="009F594A">
      <w:pPr>
        <w:pStyle w:val="AR6BodyText"/>
        <w:rPr>
          <w:lang w:val="en-US"/>
        </w:rPr>
      </w:pPr>
    </w:p>
    <w:p w14:paraId="6E43E9EA" w14:textId="66D9DA2D" w:rsidR="009F594A" w:rsidRPr="00E457C1" w:rsidRDefault="00BD56AA" w:rsidP="009F594A">
      <w:pPr>
        <w:pStyle w:val="AR6BodyText"/>
        <w:rPr>
          <w:rFonts w:cs="Times New Roman"/>
          <w:lang w:val="en-US"/>
        </w:rPr>
      </w:pPr>
      <w:ins w:id="2403" w:author="Ian Blenkinsop" w:date="2021-07-13T12:22:00Z">
        <w:r>
          <w:rPr>
            <w:rFonts w:cs="Times New Roman"/>
            <w:lang w:val="en-US"/>
          </w:rPr>
          <w:t xml:space="preserve">The </w:t>
        </w:r>
      </w:ins>
      <w:r w:rsidR="009F594A" w:rsidRPr="00566F40">
        <w:rPr>
          <w:rFonts w:cs="Times New Roman"/>
          <w:lang w:val="en-US"/>
        </w:rPr>
        <w:t xml:space="preserve">AR5 concluded that while climate models suggested that an AMOC slowdown would occur in response to anthropogenic forcing, the short direct observational AMOC record precluded it from being used to support this model finding. </w:t>
      </w:r>
      <w:r w:rsidR="00661F5A">
        <w:rPr>
          <w:rFonts w:cs="Times New Roman"/>
          <w:lang w:val="en-US"/>
        </w:rPr>
        <w:t>Chapter 2</w:t>
      </w:r>
      <w:r w:rsidR="00661F5A" w:rsidRPr="00566F40">
        <w:rPr>
          <w:rFonts w:cs="Times New Roman"/>
          <w:lang w:val="en-US"/>
        </w:rPr>
        <w:t xml:space="preserve"> </w:t>
      </w:r>
      <w:r w:rsidR="009F594A" w:rsidRPr="00566F40">
        <w:rPr>
          <w:rFonts w:cs="Times New Roman"/>
          <w:lang w:val="en-US"/>
        </w:rPr>
        <w:t>report</w:t>
      </w:r>
      <w:r w:rsidR="00E02F74">
        <w:rPr>
          <w:rFonts w:cs="Times New Roman"/>
          <w:lang w:val="en-US"/>
        </w:rPr>
        <w:t>s</w:t>
      </w:r>
      <w:r w:rsidR="009F594A" w:rsidRPr="00566F40">
        <w:rPr>
          <w:rFonts w:cs="Times New Roman"/>
          <w:lang w:val="en-US"/>
        </w:rPr>
        <w:t xml:space="preserve"> with </w:t>
      </w:r>
      <w:r w:rsidR="009F594A" w:rsidRPr="00E457C1">
        <w:rPr>
          <w:rFonts w:cs="Times New Roman"/>
          <w:i/>
          <w:lang w:val="en-US"/>
        </w:rPr>
        <w:t>high confidence</w:t>
      </w:r>
      <w:r w:rsidR="009F594A" w:rsidRPr="00566F40">
        <w:rPr>
          <w:rFonts w:cs="Times New Roman"/>
          <w:lang w:val="en-US"/>
        </w:rPr>
        <w:t xml:space="preserve">, a weakening of the AMOC </w:t>
      </w:r>
      <w:r w:rsidR="00B609E3">
        <w:rPr>
          <w:rFonts w:cs="Times New Roman"/>
          <w:lang w:val="en-US"/>
        </w:rPr>
        <w:t xml:space="preserve">was observed </w:t>
      </w:r>
      <w:r w:rsidR="00B609E3" w:rsidRPr="00E457C1">
        <w:rPr>
          <w:rFonts w:cs="Times New Roman"/>
          <w:lang w:val="en-US"/>
        </w:rPr>
        <w:t>in the mid-2000s to the mid-2010s</w:t>
      </w:r>
      <w:r w:rsidR="009F594A" w:rsidRPr="00566F40">
        <w:rPr>
          <w:rFonts w:cs="Times New Roman"/>
          <w:lang w:val="en-US"/>
        </w:rPr>
        <w:t xml:space="preserve">, while again also noting that the observational record was too short to determine whether this is a significant trend or a manifestation of decadal and multi-decadal variability (Section 2.3.3.4.1). Indirect evidence of AMOC weakening since at least the 1950s </w:t>
      </w:r>
      <w:r w:rsidR="00546BC0">
        <w:rPr>
          <w:rFonts w:cs="Times New Roman"/>
          <w:lang w:val="en-US"/>
        </w:rPr>
        <w:t>is</w:t>
      </w:r>
      <w:r w:rsidR="00546BC0" w:rsidRPr="00566F40">
        <w:rPr>
          <w:rFonts w:cs="Times New Roman"/>
          <w:lang w:val="en-US"/>
        </w:rPr>
        <w:t xml:space="preserve"> </w:t>
      </w:r>
      <w:r w:rsidR="009F594A" w:rsidRPr="00566F40">
        <w:rPr>
          <w:rFonts w:cs="Times New Roman"/>
          <w:lang w:val="en-US"/>
        </w:rPr>
        <w:t xml:space="preserve">also presented, but confidence in this longer-term decrease was </w:t>
      </w:r>
      <w:r w:rsidR="009F594A" w:rsidRPr="00E457C1">
        <w:rPr>
          <w:rFonts w:cs="Times New Roman"/>
          <w:i/>
          <w:lang w:val="en-US"/>
        </w:rPr>
        <w:t>low</w:t>
      </w:r>
      <w:r w:rsidR="009F594A" w:rsidRPr="00566F40">
        <w:rPr>
          <w:rFonts w:cs="Times New Roman"/>
          <w:lang w:val="en-US"/>
        </w:rPr>
        <w:t xml:space="preserve"> (Section 2.3.3.4.1).</w:t>
      </w:r>
    </w:p>
    <w:p w14:paraId="3E71B9A8" w14:textId="77777777" w:rsidR="009F594A" w:rsidRPr="00E457C1" w:rsidRDefault="009F594A" w:rsidP="009F594A">
      <w:pPr>
        <w:pStyle w:val="AR6BodyText"/>
        <w:rPr>
          <w:rFonts w:cs="Times New Roman"/>
          <w:lang w:val="en-US"/>
        </w:rPr>
      </w:pPr>
    </w:p>
    <w:p w14:paraId="2BEC416B" w14:textId="18B3B17D" w:rsidR="009F594A" w:rsidRPr="00E457C1" w:rsidRDefault="009F594A" w:rsidP="009F594A">
      <w:pPr>
        <w:pStyle w:val="AR6BodyText"/>
        <w:rPr>
          <w:lang w:val="en-US"/>
        </w:rPr>
      </w:pPr>
      <w:r w:rsidRPr="00E457C1">
        <w:rPr>
          <w:lang w:val="en-US"/>
        </w:rPr>
        <w:t xml:space="preserve">Despite the additional six years or so of observations since </w:t>
      </w:r>
      <w:del w:id="2404" w:author="Sara M Tuson" w:date="2021-06-24T09:46:00Z">
        <w:r w:rsidRPr="00E457C1" w:rsidDel="00A23DCD">
          <w:rPr>
            <w:lang w:val="en-US"/>
          </w:rPr>
          <w:delText xml:space="preserve">the </w:delText>
        </w:r>
      </w:del>
      <w:r w:rsidRPr="00E457C1">
        <w:rPr>
          <w:lang w:val="en-US"/>
        </w:rPr>
        <w:t xml:space="preserve">AR5, the evaluation of the AMOC in models continues to be severely hampered by the geographically sparse and temporally short observational record. The longest continuous observational estimates of the AMOC </w:t>
      </w:r>
      <w:r w:rsidR="00B609E3" w:rsidRPr="00E457C1">
        <w:rPr>
          <w:lang w:val="en-US"/>
        </w:rPr>
        <w:t xml:space="preserve">are </w:t>
      </w:r>
      <w:r w:rsidR="00D12CDF" w:rsidRPr="00E457C1">
        <w:rPr>
          <w:lang w:val="en-US"/>
        </w:rPr>
        <w:t xml:space="preserve">based on measurements </w:t>
      </w:r>
      <w:r w:rsidR="00B609E3" w:rsidRPr="00E457C1">
        <w:rPr>
          <w:lang w:val="en-US"/>
        </w:rPr>
        <w:t>taken</w:t>
      </w:r>
      <w:r w:rsidRPr="00E457C1">
        <w:rPr>
          <w:lang w:val="en-US"/>
        </w:rPr>
        <w:t xml:space="preserve"> at 26°N by the RAPID-MOCHA array </w:t>
      </w:r>
      <w:r>
        <w:fldChar w:fldCharType="begin" w:fldLock="1"/>
      </w:r>
      <w:r w:rsidR="00E719C0">
        <w:rPr>
          <w:lang w:val="en-US"/>
        </w:rPr>
        <w:instrText>ADDIN CSL_CITATION { "citationID" : "PTPusnjA", "citationItems" : [ { "id" : "ITEM-1", "itemData" : { "DOI" : "10.1002/2017GL076350", "ISSN" : "0094-8276", "abstract" : "Abstract The Atlantic Meridional Overturning Circulation (AMOC) is responsible for a variable and climatically important northward transport of heat. Using data from an array of instruments that span the Atlantic at 26\u00b0N, we show that the AMOC has been in a state of reduced overturning since 2008 as compared to 2004?2008. This change of AMOC state is concurrent with other changes in the North Atlantic such as a northward shift and broadening of the Gulf Stream and altered patterns of heat content and sea surface temperature. These changes resemble the response to a declining AMOC predicted by coupled climate models. Concurrent changes in air-sea fluxes close to the western boundary reveal that the changes in ocean heat transport and sea surface temperature have altered the pattern of ocean-atmosphere heat exchange over the North Atlantic. These results provide strong observational evidence that the AMOC is a major factor in decadal-scale variability of North Atlantic climate.", "author" : [ { "dropping-particle" : "", "family" : "Smeed", "given" : "D A", "non-dropping-particle" : "", "parse-names" : false, "suffix" : "" }, { "dropping-particle" : "", "family" : "Josey", "given" : "S A", "non-dropping-particle" : "", "parse-names" : false, "suffix" : "" }, { "dropping-particle" : "", "family" : "Beaulieu", "given" : "C", "non-dropping-particle" : "", "parse-names" : false, "suffix" : "" }, { "dropping-particle" : "", "family" : "Johns", "given" : "W E", "non-dropping-particle" : "", "parse-names" : false, "suffix" : "" }, { "dropping-particle" : "", "family" : "Moat", "given" : "B I", "non-dropping-particle" : "", "parse-names" : false, "suffix" : "" }, { "dropping-particle" : "", "family" : "Frajka-Williams", "given" : "E", "non-dropping-particle" : "", "parse-names" : false, "suffix" : "" }, { "dropping-particle" : "", "family" : "Rayner", "given" : "D", "non-dropping-particle" : "", "parse-names" : false, "suffix" : "" }, { "dropping-particle" : "", "family" : "Meinen", "given" : "C S", "non-dropping-particle" : "", "parse-names" : false, "suffix" : "" }, { "dropping-particle" : "", "family" : "Baringer", "given" : "M O", "non-dropping-particle" : "", "parse-names" : false, "suffix" : "" }, { "dropping-particle" : "", "family" : "Bryden", "given" : "H L", "non-dropping-particle" : "", "parse-names" : false, "suffix" : "" }, { "dropping-particle" : "", "family" : "McCarthy", "given" : "G D", "non-dropping-particle" : "", "parse-names" : false, "suffix" : "" } ], "container-title" : "Geophysical Research Letters", "id" : "ITEM-1", "issue" : "3", "issued" : { "date-parts" : [ [ "2018", "1", "29" ] ] }, "note" : "doi: 10.1002/2017GL076350", "page" : "1527-1533", "publisher" : "Wiley-Blackwell", "title" : "The North Atlantic Ocean Is in a State of Reduced Overturning", "translator" : [ { "dropping-particle" : "", "family" : "J4179", "given" : "", "non-dropping-particle" : "", "parse-names" : false, "suffix" : "" } ], "type" : "article-journal", "volume" : "45" }, "uris" : [ "http://www.mendeley.com/documents/?uuid=7a67f053-8ae8-4ff3-8e47-a5d07f40a145" ] } ], "mendeley" : { "formattedCitation" : "(Smeed et al., 2018)", "plainTextFormattedCitation" : "(Smeed et al., 2018)", "previouslyFormattedCitation" : "(Smeed et al., 2018)" }, "properties" : { "formattedCitation" : "(Smeed et al., 2018)", "noteIndex" : 0, "plainCitation" : "(Smeed et al., 2018)" }, "schema" : "https://github.com/citation-style-language/schema/raw/master/csl-citation.json" }</w:instrText>
      </w:r>
      <w:r>
        <w:fldChar w:fldCharType="separate"/>
      </w:r>
      <w:r w:rsidR="00393F8C">
        <w:rPr>
          <w:noProof/>
          <w:lang w:val="en-US"/>
        </w:rPr>
        <w:t>(Smeed et al., 2018)</w:t>
      </w:r>
      <w:r>
        <w:fldChar w:fldCharType="end"/>
      </w:r>
      <w:r w:rsidRPr="00E457C1">
        <w:rPr>
          <w:lang w:val="en-US"/>
        </w:rPr>
        <w:t xml:space="preserve">. Basic evaluation of the AMOC at 26°N shows that the CMIP5 and CMIP6 multi-model mean overturning strength is comparable with RAPID </w:t>
      </w:r>
      <w:r>
        <w:fldChar w:fldCharType="begin" w:fldLock="1"/>
      </w:r>
      <w:r w:rsidR="00E719C0">
        <w:rPr>
          <w:lang w:val="en-US"/>
        </w:rPr>
        <w:instrText>ADDIN CSL_CITATION { "citationID" : "lbrX44oH", "citationItems" : [ { "id" : "ITEM-1", "itemData" : { "DOI" : "10.1007/s00382-016-3180-x", "ISSN" : "1432-0894", "abstract" : "Uncertainty in the strength of the Atlantic Meridional Overturning Circulation (AMOC) is analyzed in the Coupled Model Intercomparison Project Phase 3 (CMIP3) and Phase 5 (CMIP5) projections for the twenty-first century; and the different sources of uncertainty (scenario, internal and model) are quantified. Although the uncertainty in future projections of the AMOC index at 30\u00b0N is larger in CMIP5 than in CMIP3, the signal-to-noise ratio is comparable during the second half of the century and even larger in CMIP5 during the first half. This is due to a stronger AMOC reduction in CMIP5. At lead times longer than a few decades, model uncertainty dominates uncertainty in future projections of AMOC strength in both the CMIP3 and CMIP5 model ensembles. Internal variability significantly contributes only during the first few decades, while scenario uncertainty is relatively small at all lead times. Model uncertainty in future changes in AMOC strength arises mostly from uncertainty in density, as uncertainty arising from wind stress (Ekman transport) is negligible. Finally, the uncertainty in changes in the density originates mostly from the simulation of salinity, rather than temperature. High-latitude freshwater flux and the subpolar gyre projections were also analyzed, because these quantities are thought to play an important role for the future AMOC changes. The freshwater input in high latitudes is projected to increase and the subpolar gyre is projected to weaken. Both the freshening and the gyre weakening likely influence the AMOC by causing anomalous salinity advection into the regions of deep water formation. While the high model uncertainty in both parameters may explain the uncertainty in the AMOC projection, deeper insight into the mechanisms for AMOC is required to reach a more quantitative conclusion.", "author" : [ { "dropping-particle" : "", "family" : "Reintges", "given" : "Annika", "non-dropping-particle" : "", "parse-names" : false, "suffix" : "" }, { "dropping-particle" : "", "family" : "Martin", "given" : "Thomas", "non-dropping-particle" : "", "parse-names" : false, "suffix" : "" }, { "dropping-particle" : "", "family" : "Latif", "given" : "Mojib", "non-dropping-particle" : "", "parse-names" : false, "suffix" : "" }, { "dropping-particle" : "", "family" : "Keenlyside", "given" : "Noel S", "non-dropping-particle" : "", "parse-names" : false, "suffix" : "" } ], "container-title" : "Climate Dynamics", "id" : "ITEM-1", "issue" : "5", "issued" : { "date-parts" : [ [ "2017" ] ] }, "page" : "1495-1511", "title" : "Uncertainty in twenty-first century projections of the Atlantic Meridional Overturning Circulation in CMIP3 and CMIP5 models", "translator" : [ { "dropping-particle" : "", "family" : "J4177", "given" : "", "non-dropping-particle" : "", "parse-names" : false, "suffix" : "" } ], "type" : "article-journal", "volume" : "49" }, "uris" : [ "http://www.mendeley.com/documents/?uuid=5373cb7d-5027-4609-b0d2-4f17f5b1da47" ] }, { "id" : "ITEM-2", "itemData" : { "DOI" : "10.1029/2019GL086075", "ISSN" : "0094-8276", "abstract" : "We explore the representation of the Atlantic Meridional Overturning Circulation (AMOC) in 27 models from the CMIP6 multimodel ensemble. Comparison with RAPID and SAMBA observations suggests that the ensemble mean represents the AMOC strength and vertical profile reasonably well. Linear trends over the entire historical period (1850\u20132014) are generally neutral, but many models exhibit an AMOC peak around the 1980s. Ensemble mean AMOC decline in future (SSP) scenarios is stronger in CMIP6 than CMIP5 models. In fact, AMOC decline in CMIP6 is surprisingly insensitive to the scenario at least up to 2060.We find an emergent relationship among a majority of models between AMOC strength and 21st century AMOC decline. Constraining this relationship with RAPID observations suggests that the AMOC might decline between 6 and 8 Sv (34\u201345%) by 2100. A smaller group of models projects much less AMOC weakening of only up to 30%.", "author" : [ { "dropping-particle" : "", "family" : "Weijer", "given" : "W.", "non-dropping-particle" : "", "parse-names" : false, "suffix" : "" }, { "dropping-particle" : "", "family" : "Cheng", "given" : "W.", "non-dropping-particle" : "", "parse-names" : false, "suffix" : "" }, { "dropping-particle" : "", "family" : "Garuba", "given" : "O. A.", "non-dropping-particle" : "", "parse-names" : false, "suffix" : "" }, { "dropping-particle" : "", "family" : "Hu", "given" : "A.", "non-dropping-particle" : "", "parse-names" : false, "suffix" : "" }, { "dropping-particle" : "", "family" : "Nadiga", "given" : "B. T.", "non-dropping-particle" : "", "parse-names" : false, "suffix" : "" } ], "container-title" : "Geophysical Research Letters", "id" : "ITEM-2", "issue" : "12", "issued" : { "date-parts" : [ [ "2020", "6", "28" ] ] }, "title" : "CMIP6 Models Predict Significant 21st Century Decline of the Atlantic Meridional Overturning Circulation", "translator" : [ { "dropping-particle" : "", "family" : "J2474", "given" : "", "non-dropping-particle" : "", "parse-names" : false, "suffix" : "" } ], "type" : "article-journal", "volume" : "47" }, "uris" : [ "http://www.mendeley.com/documents/?uuid=b4fc6f28-a994-47fa-aa4a-829d2453b9aa" ] } ], "mendeley" : { "formattedCitation" : "(Reintges et al., 2017; Weijer et al., 2020)", "plainTextFormattedCitation" : "(Reintges et al., 2017; Weijer et al., 2020)", "previouslyFormattedCitation" : "(Reintges et al., 2017; Weijer et al., 2020)" }, "properties" : { "formattedCitation" : "(Reintges et al., 2017)", "noteIndex" : 0, "plainCitation" : "(Reintges et al., 2017)" }, "schema" : "https://github.com/citation-style-language/schema/raw/master/csl-citation.json" }</w:instrText>
      </w:r>
      <w:r>
        <w:fldChar w:fldCharType="separate"/>
      </w:r>
      <w:r w:rsidR="00393F8C">
        <w:rPr>
          <w:noProof/>
          <w:lang w:val="en-US"/>
        </w:rPr>
        <w:t>(Reintges et al., 2017; Weijer et al., 2020)</w:t>
      </w:r>
      <w:r>
        <w:fldChar w:fldCharType="end"/>
      </w:r>
      <w:r w:rsidRPr="00E457C1">
        <w:rPr>
          <w:lang w:val="en-US"/>
        </w:rPr>
        <w:t>, but the model range is large</w:t>
      </w:r>
      <w:ins w:id="2405" w:author="Sara M Tuson" w:date="2021-06-30T14:42:00Z">
        <w:r w:rsidR="007934E3">
          <w:rPr>
            <w:lang w:val="en-US"/>
          </w:rPr>
          <w:t xml:space="preserve">, </w:t>
        </w:r>
      </w:ins>
      <w:del w:id="2406" w:author="Sara M Tuson" w:date="2021-06-30T14:42:00Z">
        <w:r w:rsidRPr="00E457C1" w:rsidDel="007934E3">
          <w:rPr>
            <w:lang w:val="en-US"/>
          </w:rPr>
          <w:delText xml:space="preserve"> (</w:delText>
        </w:r>
      </w:del>
      <w:r w:rsidRPr="00E457C1">
        <w:rPr>
          <w:lang w:val="en-US"/>
        </w:rPr>
        <w:t>12</w:t>
      </w:r>
      <w:del w:id="2407" w:author="Sara M Tuson" w:date="2021-06-24T11:05:00Z">
        <w:r w:rsidRPr="00E457C1" w:rsidDel="00D269C7">
          <w:rPr>
            <w:lang w:val="en-US"/>
          </w:rPr>
          <w:delText>-</w:delText>
        </w:r>
      </w:del>
      <w:ins w:id="2408" w:author="Sara M Tuson" w:date="2021-06-24T11:05:00Z">
        <w:r w:rsidR="00D269C7">
          <w:rPr>
            <w:lang w:val="en-US"/>
          </w:rPr>
          <w:t>–</w:t>
        </w:r>
      </w:ins>
      <w:r w:rsidRPr="00E457C1">
        <w:rPr>
          <w:lang w:val="en-US"/>
        </w:rPr>
        <w:t xml:space="preserve">29 </w:t>
      </w:r>
      <w:ins w:id="2409" w:author="Sara M Tuson" w:date="2021-06-30T14:42:00Z">
        <w:r w:rsidR="007934E3" w:rsidRPr="007934E3">
          <w:rPr>
            <w:lang w:val="en-US"/>
          </w:rPr>
          <w:t xml:space="preserve">sievert </w:t>
        </w:r>
        <w:r w:rsidR="007934E3">
          <w:rPr>
            <w:lang w:val="en-US"/>
          </w:rPr>
          <w:t>(</w:t>
        </w:r>
      </w:ins>
      <w:r w:rsidRPr="00E457C1">
        <w:rPr>
          <w:lang w:val="en-US"/>
        </w:rPr>
        <w:t>Sv</w:t>
      </w:r>
      <w:ins w:id="2410" w:author="Sara M Tuson" w:date="2021-06-30T14:42:00Z">
        <w:r w:rsidR="007934E3">
          <w:rPr>
            <w:lang w:val="en-US"/>
          </w:rPr>
          <w:t>)</w:t>
        </w:r>
      </w:ins>
      <w:r w:rsidRPr="00E457C1">
        <w:rPr>
          <w:lang w:val="en-US"/>
        </w:rPr>
        <w:t xml:space="preserve"> for CMIP5</w:t>
      </w:r>
      <w:del w:id="2411" w:author="Sara M Tuson" w:date="2021-06-30T14:42:00Z">
        <w:r w:rsidRPr="00E457C1" w:rsidDel="007934E3">
          <w:rPr>
            <w:lang w:val="en-US"/>
          </w:rPr>
          <w:delText>,</w:delText>
        </w:r>
      </w:del>
      <w:r w:rsidRPr="00E457C1">
        <w:rPr>
          <w:lang w:val="en-US"/>
        </w:rPr>
        <w:t xml:space="preserve"> </w:t>
      </w:r>
      <w:ins w:id="2412" w:author="Sara M Tuson" w:date="2021-06-30T14:42:00Z">
        <w:r w:rsidR="007934E3">
          <w:rPr>
            <w:lang w:val="en-US"/>
          </w:rPr>
          <w:t>(</w:t>
        </w:r>
      </w:ins>
      <w:r w:rsidRPr="00E457C1">
        <w:rPr>
          <w:lang w:val="en-US"/>
        </w:rPr>
        <w:t>Zhang and Wang</w:t>
      </w:r>
      <w:ins w:id="2413" w:author="Sara M Tuson" w:date="2021-06-30T14:42:00Z">
        <w:r w:rsidR="007934E3">
          <w:rPr>
            <w:lang w:val="en-US"/>
          </w:rPr>
          <w:t>,</w:t>
        </w:r>
      </w:ins>
      <w:r w:rsidRPr="00E457C1">
        <w:rPr>
          <w:lang w:val="en-US"/>
        </w:rPr>
        <w:t xml:space="preserve"> </w:t>
      </w:r>
      <w:commentRangeStart w:id="2414"/>
      <w:r>
        <w:fldChar w:fldCharType="begin" w:fldLock="1"/>
      </w:r>
      <w:r w:rsidR="00E719C0">
        <w:rPr>
          <w:lang w:val="en-US"/>
        </w:rPr>
        <w:instrText>ADDIN CSL_CITATION { "citationItems" : [ { "id" : "ITEM-1", "itemData" : { "DOI" : "10.1002/jgrc.20390", "ISSN" : "2169-9275", "abstract" : "In this paper, simulated variability of the Atlantic Multidecadal Oscillation (AMO) and the Atlantic Meridional Overturning Circulation (AMOC) and their relationship has been investigated. For the first time, climate models of the Coupled Model Intercomparison Project phase 5 (CMIP5) provided to the Intergovernmental Panel on Climate Change Fifth Assessment Report (IPCC-AR5) in historical simulations have been used for this purpose. The models show the most energetic variability on the multidecadal timescale band both with respect to the AMO and AMOC, but with a large model spread in both amplitude and frequency. The relationship between the AMO and AMOC in most of the models resembles the delayed advective oscillation proposed for the AMOC on multidecadal timescales. A speed up (slow down) of the AMOC is in favor of generating a warm (cold) phase of the AMO by the anomalous northward (southward) heat transport in the upper ocean, which reversely leads to a weakening (strengthening) of the AMOC through changes in the meridional density gradient after a delayed time of ocean adjustment. This suggests that on multidecadal timescales the AMO and AMOC are related and interact with each other.", "author" : [ { "dropping-particle" : "", "family" : "Zhang", "given" : "Liping", "non-dropping-particle" : "", "parse-names" : false, "suffix" : "" }, { "dropping-particle" : "", "family" : "Wang", "given" : "Chunzai", "non-dropping-particle" : "", "parse-names" : false, "suffix" : "" } ], "container-title" : "Journal of Geophysical Research: Oceans", "id" : "ITEM-1", "issue" : "10", "issued" : { "date-parts" : [ [ "2013", "9", "16" ] ] }, "note" : "doi: 10.1002/jgrc.20390", "page" : "5772-5791", "publisher" : "Wiley-Blackwell", "title" : "Multidecadal North Atlantic sea surface temperature and Atlantic meridional overturning circulation variability in CMIP5 historical simulations", "translator" : [ { "dropping-particle" : "", "family" : "J4181", "given" : "", "non-dropping-particle" : "", "parse-names" : false, "suffix" : "" } ], "type" : "article-journal", "volume" : "118" }, "suppress-author" : 1, "uris" : [ "http://www.mendeley.com/documents/?uuid=4be195a0-4f96-4995-8239-dd4c66fae1f8" ] } ], "mendeley" : { "formattedCitation" : "(2013)", "plainTextFormattedCitation" : "(2013)", "previouslyFormattedCitation" : "(2013)" }, "properties" : { "noteIndex" : 0 }, "schema" : "https://github.com/citation-style-language/schema/raw/master/csl-citation.json" }</w:instrText>
      </w:r>
      <w:r>
        <w:fldChar w:fldCharType="separate"/>
      </w:r>
      <w:r w:rsidR="00393F8C">
        <w:rPr>
          <w:noProof/>
          <w:lang w:val="en-US"/>
        </w:rPr>
        <w:t>(2013)</w:t>
      </w:r>
      <w:r>
        <w:fldChar w:fldCharType="end"/>
      </w:r>
      <w:commentRangeEnd w:id="2414"/>
      <w:r w:rsidR="007934E3">
        <w:rPr>
          <w:rStyle w:val="CommentReference"/>
          <w:lang w:val="en-GB"/>
        </w:rPr>
        <w:commentReference w:id="2414"/>
      </w:r>
      <w:r w:rsidRPr="00E457C1">
        <w:rPr>
          <w:lang w:val="en-US"/>
        </w:rPr>
        <w:t>; and 10</w:t>
      </w:r>
      <w:del w:id="2415" w:author="Sara M Tuson" w:date="2021-06-24T11:05:00Z">
        <w:r w:rsidRPr="00E457C1" w:rsidDel="00D269C7">
          <w:rPr>
            <w:lang w:val="en-US"/>
          </w:rPr>
          <w:delText>-</w:delText>
        </w:r>
      </w:del>
      <w:ins w:id="2416" w:author="Sara M Tuson" w:date="2021-06-24T11:05:00Z">
        <w:r w:rsidR="00D269C7">
          <w:rPr>
            <w:lang w:val="en-US"/>
          </w:rPr>
          <w:t>–</w:t>
        </w:r>
      </w:ins>
      <w:r w:rsidR="00FE7A43" w:rsidRPr="00E457C1">
        <w:rPr>
          <w:lang w:val="en-US"/>
        </w:rPr>
        <w:t>31</w:t>
      </w:r>
      <w:r w:rsidR="00FF49FD" w:rsidRPr="00E457C1">
        <w:rPr>
          <w:lang w:val="en-US"/>
        </w:rPr>
        <w:t xml:space="preserve"> </w:t>
      </w:r>
      <w:r w:rsidRPr="00E457C1">
        <w:rPr>
          <w:lang w:val="en-US"/>
        </w:rPr>
        <w:t>Sv for CMIP6, Weijer et al.</w:t>
      </w:r>
      <w:ins w:id="2417" w:author="Robin Matthews" w:date="2021-06-15T15:21:00Z">
        <w:r w:rsidR="00661E54">
          <w:rPr>
            <w:lang w:val="en-US"/>
          </w:rPr>
          <w:t>,</w:t>
        </w:r>
      </w:ins>
      <w:r w:rsidRPr="00E457C1">
        <w:rPr>
          <w:lang w:val="en-US"/>
        </w:rPr>
        <w:t xml:space="preserve"> </w:t>
      </w:r>
      <w:r>
        <w:fldChar w:fldCharType="begin" w:fldLock="1"/>
      </w:r>
      <w:ins w:id="2418" w:author="Robin Matthews" w:date="2021-06-15T15:22:00Z">
        <w:r w:rsidR="00E95303">
          <w:rPr>
            <w:lang w:val="en-US"/>
          </w:rPr>
          <w:instrText>ADDIN CSL_CITATION { "citationItems" : [ { "id" : "ITEM-1", "itemData" : { "DOI" : "10.1029/2019GL086075", "ISSN" : "0094-8276", "abstract" : "We explore the representation of the Atlantic Meridional Overturning Circulation (AMOC) in 27 models from the CMIP6 multimodel ensemble. Comparison with RAPID and SAMBA observations suggests that the ensemble mean represents the AMOC strength and vertical profile reasonably well. Linear trends over the entire historical period (1850\u20132014) are generally neutral, but many models exhibit an AMOC peak around the 1980s. Ensemble mean AMOC decline in future (SSP) scenarios is stronger in CMIP6 than CMIP5 models. In fact, AMOC decline in CMIP6 is surprisingly insensitive to the scenario at least up to 2060.We find an emergent relationship among a majority of models between AMOC strength and 21st century AMOC decline. Constraining this relationship with RAPID observations suggests that the AMOC might decline between 6 and 8 Sv (34\u201345%) by 2100. A smaller group of models projects much less AMOC weakening of only up to 30%.", "author" : [ { "dropping-particle" : "", "family" : "Weijer", "given" : "W.", "non-dropping-particle" : "", "parse-names" : false, "suffix" : "" }, { "dropping-particle" : "", "family" : "Cheng", "given" : "W.", "non-dropping-particle" : "", "parse-names" : false, "suffix" : "" }, { "dropping-particle" : "", "family" : "Garuba", "given" : "O. A.", "non-dropping-particle" : "", "parse-names" : false, "suffix" : "" }, { "dropping-particle" : "", "family" : "Hu", "given" : "A.", "non-dropping-particle" : "", "parse-names" : false, "suffix" : "" }, { "dropping-particle" : "", "family" : "Nadiga", "given" : "B. T.", "non-dropping-particle" : "", "parse-names" : false, "suffix" : "" } ], "container-title" : "Geophysical Research Letters", "id" : "ITEM-1", "issue" : "12", "issued" : { "date-parts" : [ [ "2020", "6", "28" ] ] }, "title" : "CMIP6 Models Predict Significant 21st Century Decline of the Atlantic Meridional Overturning Circulation", "translator" : [ { "dropping-particle" : "", "family" : "J2474", "given" : "", "non-dropping-particle" : "", "parse-names" : false, "suffix" : "" } ], "type" : "article-journal", "volume" : "47" }, "suppress-author" : 1, "uris" : [ "http://www.mendeley.com/documents/?uuid=b4fc6f28-a994-47fa-aa4a-829d2453b9aa" ] } ], "mendeley" : { "formattedCitation" : "(2020)", "manualFormatting" : "2020", "plainTextFormattedCitation" : "(2020)", "previouslyFormattedCitation" : "(2020)" }, "properties" : { "noteIndex" : 0 }, "schema" : "https://github.com/citation-style-language/schema/raw/master/csl-citation.json" }</w:instrText>
        </w:r>
      </w:ins>
      <w:del w:id="2419" w:author="Robin Matthews" w:date="2021-06-15T15:21:00Z">
        <w:r w:rsidR="008F46A5" w:rsidRPr="00E457C1" w:rsidDel="00661E54">
          <w:rPr>
            <w:lang w:val="en-US"/>
          </w:rPr>
          <w:delInstrText>ADDIN CSL_CITATION { "citationItems" : [ { "id" : "ITEM-1", "itemData" : { "DOI" : "10.1029/2019GL086075", "ISSN" : "0094-8276", "abstract" : "We explore the representation of the Atlantic Meridional Overturning Circulation (AMOC) in 27 models from the CMIP6 multimodel ensemble. Comparison with RAPID and SAMBA observations suggests that the ensemble mean represents the AMOC strength and vertical profile reasonably well. Linear trends over the entire historical period (1850\u20132014) are generally neutral, but many models exhibit an AMOC peak around the 1980s. Ensemble mean AMOC decline in future (SSP) scenarios is stronger in CMIP6 than CMIP5 models. In fact, AMOC decline in CMIP6 is surprisingly insensitive to the scenario at least up to 2060.We find an emergent relationship among a majority of models between AMOC strength and 21st century AMOC decline. Constraining this relationship with RAPID observations suggests that the AMOC might decline between 6 and 8 Sv (34\u201345%) by 2100. A smaller group of models projects much less AMOC weakening of only up to 30%.", "author" : [ { "dropping-particle" : "", "family" : "Weijer", "given" : "W.", "non-dropping-particle" : "", "parse-names" : false, "suffix" : "" }, { "dropping-particle" : "", "family" : "Cheng", "given" : "W.", "non-dropping-particle" : "", "parse-names" : false, "suffix" : "" }, { "dropping-particle" : "", "family" : "Garuba", "given" : "O. A.", "non-dropping-particle" : "", "parse-names" : false, "suffix" : "" }, { "dropping-particle" : "", "family" : "Hu", "given" : "A.", "non-dropping-particle" : "", "parse-names" : false, "suffix" : "" }, { "dropping-particle" : "", "family" : "Nadiga", "given" : "B. T.", "non-dropping-particle" : "", "parse-names" : false, "suffix" : "" } ], "container-title" : "Geophysical Research Letters", "id" : "ITEM-1", "issue" : "12", "issued" : { "date-parts" : [ [ "2020", "6", "28" ] ] }, "title" : "CMIP6 Models Predict Significant 21st Century Decline of the Atlantic Meridional Overturning Circulation", "translator" : [ { "dropping-particle" : "", "family" : "J2474", "given" : "", "non-dropping-particle" : "", "parse-names" : false, "suffix" : "" } ], "type" : "article-journal", "volume" : "47" }, "suppress-author" : 1, "uris" : [ "http://www.mendeley.com/documents/?uuid=b4fc6f28-a994-47fa-aa4a-829d2453b9aa" ] } ], "mendeley" : { "formattedCitation" : "(2020)", "plainTextFormattedCitation" : "(2020)", "previouslyFormattedCitation" : "(2020)" }, "properties" : { "noteIndex" : 0 }, "schema" : "https://github.com/citation-style-language/schema/raw/master/csl-citation.json" }</w:delInstrText>
        </w:r>
      </w:del>
      <w:r>
        <w:fldChar w:fldCharType="separate"/>
      </w:r>
      <w:r w:rsidR="00393F8C">
        <w:rPr>
          <w:noProof/>
          <w:lang w:val="en-US"/>
        </w:rPr>
        <w:t>2020</w:t>
      </w:r>
      <w:r>
        <w:fldChar w:fldCharType="end"/>
      </w:r>
      <w:ins w:id="2420" w:author="Robin Matthews" w:date="2021-06-15T15:22:00Z">
        <w:r w:rsidR="00E95303" w:rsidRPr="001D5B54">
          <w:rPr>
            <w:lang w:val="en-US"/>
            <w:rPrChange w:id="2421" w:author="Clotilde Pean" w:date="2021-06-21T14:14:00Z">
              <w:rPr/>
            </w:rPrChange>
          </w:rPr>
          <w:t>)</w:t>
        </w:r>
      </w:ins>
      <w:del w:id="2422" w:author="Robin Matthews" w:date="2021-06-15T15:22:00Z">
        <w:r w:rsidRPr="00E457C1" w:rsidDel="00661E54">
          <w:rPr>
            <w:lang w:val="en-US"/>
          </w:rPr>
          <w:delText>)</w:delText>
        </w:r>
      </w:del>
      <w:r w:rsidRPr="00E457C1">
        <w:rPr>
          <w:lang w:val="en-US"/>
        </w:rPr>
        <w:t xml:space="preserve"> (</w:t>
      </w:r>
      <w:r w:rsidR="00F9109E" w:rsidRPr="00AC1A12">
        <w:rPr>
          <w:noProof/>
          <w:lang w:val="en-CA" w:eastAsia="en-US"/>
        </w:rPr>
        <w:t>Figure 3.3</w:t>
      </w:r>
      <w:r w:rsidR="0077206E" w:rsidRPr="00AC1A12">
        <w:rPr>
          <w:noProof/>
          <w:lang w:val="en-CA" w:eastAsia="en-US"/>
        </w:rPr>
        <w:t>0</w:t>
      </w:r>
      <w:r w:rsidRPr="00E457C1">
        <w:rPr>
          <w:lang w:val="en-US"/>
        </w:rPr>
        <w:t xml:space="preserve">a). It is noted that deviations of AMOC strength in CMIP5 models have been related to global-scale sea surface temperature biases </w:t>
      </w:r>
      <w:r>
        <w:fldChar w:fldCharType="begin" w:fldLock="1"/>
      </w:r>
      <w:ins w:id="2423" w:author="Robin Matthews" w:date="2021-06-15T15:22:00Z">
        <w:r w:rsidR="00E95303">
          <w:rPr>
            <w:lang w:val="en-US"/>
          </w:rPr>
          <w:instrText>ADDIN CSL_CITATION { "citationID" : "hxudWczO", "citationItems" : [ { "id" : "ITEM-1", "itemData" : { "DOI" : "10.1038/nclimate2118", "author" : [ { "dropping-particle" : "", "family" : "Wang", "given" : "Chunzai", "non-dropping-particle" : "", "parse-names" : false, "suffix" : "" }, { "dropping-particle" : "", "family" : "Zhang", "given" : "Liping", "non-dropping-particle" : "", "parse-names" : false, "suffix" : "" }, { "dropping-particle" : "", "family" : "Lee", "given" : "Sang-Ki", "non-dropping-particle" : "", "parse-names" : false, "suffix" : "" }, { "dropping-particle" : "", "family" : "Wu", "given" : "Lixin", "non-dropping-particle" : "", "parse-names" : false, "suffix" : "" }, { "dropping-particle" : "", "family" : "Mechoso", "given" : "Carlos R", "non-dropping-particle" : "", "parse-names" : false, "suffix" : "" } ], "container-title" : "Nature Climate Change", "id" : "ITEM-1", "issued" : { "date-parts" : [ [ "2014", "2", "23" ] ] }, "page" : "201", "publisher" : "Nature Publishing Group", "title" : "A global perspective on CMIP5 climate model biases", "translator" : [ { "dropping-particle" : "", "family" : "J564", "given" : "", "non-dropping-particle" : "", "parse-names" : false, "suffix" : "" } ], "type" : "article-journal", "volume" : "4" }, "uris" : [ "http://www.mendeley.com/documents/?uuid=81f914da-0741-423e-88e2-cf9d4a446e3f" ] } ], "mendeley" : { "formattedCitation" : "(Wang et al., 2014a)", "manualFormatting" : "(C. Wang et al., 2014)", "plainTextFormattedCitation" : "(Wang et al., 2014a)", "previouslyFormattedCitation" : "(Wang et al., 2014a)" }, "properties" : { "formattedCitation" : "(Wang et al., 2014)", "noteIndex" : 0, "plainCitation" : "(Wang et al., 2014)" }, "schema" : "https://github.com/citation-style-language/schema/raw/master/csl-citation.json" }</w:instrText>
        </w:r>
      </w:ins>
      <w:del w:id="2424" w:author="Robin Matthews" w:date="2021-06-15T15:22:00Z">
        <w:r w:rsidR="008F46A5" w:rsidRPr="00E457C1" w:rsidDel="00E95303">
          <w:rPr>
            <w:lang w:val="en-US"/>
          </w:rPr>
          <w:delInstrText>ADDIN CSL_CITATION { "citationID" : "hxudWczO", "citationItems" : [ { "id" : "ITEM-1", "itemData" : { "DOI" : "10.1038/nclimate2118", "author" : [ { "dropping-particle" : "", "family" : "Wang", "given" : "Chunzai", "non-dropping-particle" : "", "parse-names" : false, "suffix" : "" }, { "dropping-particle" : "", "family" : "Zhang", "given" : "Liping", "non-dropping-particle" : "", "parse-names" : false, "suffix" : "" }, { "dropping-particle" : "", "family" : "Lee", "given" : "Sang-Ki", "non-dropping-particle" : "", "parse-names" : false, "suffix" : "" }, { "dropping-particle" : "", "family" : "Wu", "given" : "Lixin", "non-dropping-particle" : "", "parse-names" : false, "suffix" : "" }, { "dropping-particle" : "", "family" : "Mechoso", "given" : "Carlos R", "non-dropping-particle" : "", "parse-names" : false, "suffix" : "" } ], "container-title" : "Nature Climate Change", "id" : "ITEM-1", "issued" : { "date-parts" : [ [ "2014", "2", "23" ] ] }, "page" : "201", "publisher" : "Nature Publishing Group", "title" : "A global perspective on CMIP5 climate model biases", "translator" : [ { "dropping-particle" : "", "family" : "J564", "given" : "", "non-dropping-particle" : "", "parse-names" : false, "suffix" : "" } ], "type" : "article-journal", "volume" : "4" }, "uris" : [ "http://www.mendeley.com/documents/?uuid=81f914da-0741-423e-88e2-cf9d4a446e3f" ] } ], "mendeley" : { "formattedCitation" : "(Wang et al., 2014a)", "plainTextFormattedCitation" : "(Wang et al., 2014a)", "previouslyFormattedCitation" : "(Wang et al., 2014a)" }, "properties" : { "formattedCitation" : "(Wang et al., 2014)", "noteIndex" : 0, "plainCitation" : "(Wang et al., 2014)" }, "schema" : "https://github.com/citation-style-language/schema/raw/master/csl-citation.json" }</w:delInstrText>
        </w:r>
      </w:del>
      <w:r>
        <w:fldChar w:fldCharType="separate"/>
      </w:r>
      <w:r w:rsidR="00393F8C">
        <w:rPr>
          <w:noProof/>
          <w:lang w:val="en-US"/>
        </w:rPr>
        <w:t>(C. Wang et al., 2014)</w:t>
      </w:r>
      <w:r>
        <w:fldChar w:fldCharType="end"/>
      </w:r>
      <w:r w:rsidRPr="00E457C1">
        <w:rPr>
          <w:lang w:val="en-US"/>
        </w:rPr>
        <w:t xml:space="preserve">. Both coupled and ocean-only models also underestimate the depth of the AMOC cell </w:t>
      </w:r>
      <w:r>
        <w:fldChar w:fldCharType="begin" w:fldLock="1"/>
      </w:r>
      <w:r w:rsidR="00E719C0">
        <w:rPr>
          <w:lang w:val="en-US"/>
        </w:rPr>
        <w:instrText>ADDIN CSL_CITATION { "citationItems" : [ { "id" : "ITEM-1", "itemData" : { "DOI" : "10.1016/j.ocemod.2013.10.005", "ISSN" : "1463-5003", "abstract" : "Simulations characteristics from eighteen global ocean - seaice coupled models are presented with a focus on the mean Atlantic MOC and other related fields in the North Atlantic. These experiments use inter-annually varying atmospheric forcing data sets for the 60-year period from 1948 to 2007 and are performed as contributions to the second phase of the CORE-II. The protocol for conducting such CORE-II experiments is summarized. Despite using the same atmospheric forcing data sets, the solutions show significant inter-model differences. As most models also differ from available observations, biases in sea-ice cover, upper-ocean potential temperature and salinity distributions, and mixed layer depths in the labrador Sea region are identified as contributors to inter-model differences in AMOC. These differences and biases from observations are attributed primarily to use of a wide variety of sea-ice models and diverse snow and sea-ice albedo treatmnets as well as to use of different subgrid scale parameterizations and parameter values in the ocean models. Based on the metrics considered, the majority of the models appear suitable for use in studies involving the North Atlantic, but a few models need further improvements.", "author" : [ { "dropping-particle" : "", "family" : "Danabasoglu", "given" : "Gokhan", "non-dropping-particle" : "", "parse-names" : false, "suffix" : "" }, { "dropping-particle" : "", "family" : "Yeager", "given" : "S", "non-dropping-particle" : "", "parse-names" : false, "suffix" : "" }, { "dropping-particle" : "", "family" : "Bailey", "given" : "David", "non-dropping-particle" : "", "parse-names" : false, "suffix" : "" }, { "dropping-particle" : "", "family" : "Behrens", "given" : "Erik", "non-dropping-particle" : "", "parse-names" : false, "suffix" : "" }, { "dropping-particle" : "", "family" : "Bentsen", "given" : "Mats", "non-dropping-particle" : "", "parse-names" : false, "suffix" : "" }, { "dropping-particle" : "", "family" : "Bi", "given" : "Daohua", "non-dropping-particle" : "", "parse-names" : false, "suffix" : "" }, { "dropping-particle" : "", "family" : "Biastoch", "given" : "Arne", "non-dropping-particle" : "", "parse-names" : false, "suffix" : "" }, { "dropping-particle" : "", "family" : "Boning", "given" : "C", "non-dropping-particle" : "", "parse-names" : false, "suffix" : "" }, { "dropping-particle" : "", "family" : "Bozec", "given" : "Alexandra", "non-dropping-particle" : "", "parse-names" : false, "suffix" : "" }, { "dropping-particle" : "", "family" : "Cassou", "given" : "Christophe", "non-dropping-particle" : "", "parse-names" : false, "suffix" : "" }, { "dropping-particle" : "", "family" : "Chassignet", "given" : "Eric", "non-dropping-particle" : "", "parse-names" : false, "suffix" : "" }, { "dropping-particle" : "", "family" : "Danilov", "given" : "Sergey", "non-dropping-particle" : "", "parse-names" : false, "suffix" : "" }, { "dropping-particle" : "", "family" : "Diansky", "given" : "Nikolay", "non-dropping-particle" : "", "parse-names" : false, "suffix" : "" }, { "dropping-particle" : "", "family" : "Drange", "given" : "Helge", "non-dropping-particle" : "", "parse-names" : false, "suffix" : "" }, { "dropping-particle" : "", "family" : "Farneti", "given" : "Riccardo", "non-dropping-particle" : "", "parse-names" : false, "suffix" : "" }, { "dropping-particle" : "", "family" : "Fernandez", "given" : "Elodie", "non-dropping-particle" : "", "parse-names" : false, "suffix" : "" }, { "dropping-particle" : "", "family" : "Fogli", "given" : "Pier Giuseppe", "non-dropping-particle" : "", "parse-names" : false, "suffix" : "" }, { "dropping-particle" : "", "family" : "Forget", "given" : "Gael", "non-dropping-particle" : "", "parse-names" : false, "suffix" : "" }, { "dropping-particle" : "", "family" : "Gusev", "given" : "Anatoly", "non-dropping-particle" : "", "parse-names" : false, "suffix" : "" }, { "dropping-particle" : "", "family" : "Heimbach", "given" : "Patrick", "non-dropping-particle" : "", "parse-names" : false, "suffix" : "" }, { "dropping-particle" : "", "family" : "Howard", "given" : "Armando", "non-dropping-particle" : "", "parse-names" : false, "suffix" : "" }, { "dropping-particle" : "", "family" : "Griffies", "given" : "Stephen M.", "non-dropping-particle" : "", "parse-names" : false, "suffix" : "" }, { "dropping-particle" : "", "family" : "Kelley", "given" : "Maxwell", "non-dropping-particle" : "", "parse-names" : false, "suffix" : "" }, { "dropping-particle" : "", "family" : "Large", "given" : "William G.", "non-dropping-particle" : "", "parse-names" : false, "suffix" : "" }, { "dropping-particle" : "", "family" : "Leboissetier", "given" : "Anthony", "non-dropping-particle" : "", "parse-names" : false, "suffix" : "" }, { "dropping-particle" : "", "family" : "Lu", "given" : "Jianhua", "non-dropping-particle" : "", "parse-names" : false, "suffix" : "" }, { "dropping-particle" : "", "family" : "Maisonnave", "given" : "E", "non-dropping-particle" : "", "parse-names" : false, "suffix" : "" }, { "dropping-particle" : "", "family" : "Marsland", "given" : "Simon J.", "non-dropping-particle" : "", "parse-names" : false, "suffix" : "" }, { "dropping-particle" : "", "family" : "Masina", "given" : "Simona", "non-dropping-particle" : "", "parse-names" : false, "suffix" : "" }, { "dropping-particle" : "", "family" : "Navarra", "given" : "Antonio", "non-dropping-particle" : "", "parse-names" : false, "suffix" : "" }, { "dropping-particle" : "", "family" : "Nurser", "given" : "A J G", "non-dropping-particle" : "", "parse-names" : false, "suffix" : "" }, { "dropping-particle" : "", "family" : "Salas y Mejia", "given" : "D", "non-dropping-particle" : "", "parse-names" : false, "suffix" : "" }, { "dropping-particle" : "", "family" : "Samuels", "given" : "Bonita L.", "non-dropping-particle" : "", "parse-names" : false, "suffix" : "" }, { "dropping-particle" : "", "family" : "Scheinert", "given" : "Markus", "non-dropping-particle" : "", "parse-names" : false, "suffix" : "" }, { "dropping-particle" : "", "family" : "Sidorenko", "given" : "Dmitry", "non-dropping-particle" : "", "parse-names" : false, "suffix" : "" }, { "dropping-particle" : "", "family" : "Terray", "given" : "L", "non-dropping-particle" : "", "parse-names" : false, "suffix" : "" }, { "dropping-particle" : "", "family" : "Treguier", "given" : "A.-M.", "non-dropping-particle" : "", "parse-names" : false, "suffix" : "" }, { "dropping-particle" : "", "family" : "Tsujino", "given" : "Hiroyuki", "non-dropping-particle" : "", "parse-names" : false, "suffix" : "" }, { "dropping-particle" : "", "family" : "Uotila", "given" : "Petteri", "non-dropping-particle" : "", "parse-names" : false, "suffix" : "" }, { "dropping-particle" : "", "family" : "Valcke", "given" : "Sophie", "non-dropping-particle" : "", "parse-names" : false, "suffix" : "" }, { "dropping-particle" : "", "family" : "Voldoire", "given" : "Aurore", "non-dropping-particle" : "", "parse-names" : false, "suffix" : "" }, { "dropping-particle" : "", "family" : "Wang", "given" : "Qiang", "non-dropping-particle" : "", "parse-names" : false, "suffix" : "" } ], "container-title" : "Ocean Modelling", "id" : "ITEM-1", "issued" : { "date-parts" : [ [ "2014", "1", "1" ] ] }, "page" : "76-107", "publisher" : "Elsevier", "title" : "North Atlantic Simulations in Coordinated Ocean-ice Reference Experiments phase 2 (CORE-II). Part 1: Mean States", "translator" : [ { "dropping-particle" : "", "family" : "J4437", "given" : "", "non-dropping-particle" : "", "parse-names" : false, "suffix" : "" } ], "type" : "article-journal", "volume" : "73" }, "uris" : [ "http://www.mendeley.com/documents/?uuid=48feae5a-0868-3e94-8356-754c7b333378" ] }, { "id" : "ITEM-2", "itemData" : { "DOI" : "10.1029/2019GL086075", "ISSN" : "0094-8276", "abstract" : "We explore the representation of the Atlantic Meridional Overturning Circulation (AMOC) in 27 models from the CMIP6 multimodel ensemble. Comparison with RAPID and SAMBA observations suggests that the ensemble mean represents the AMOC strength and vertical profile reasonably well. Linear trends over the entire historical period (1850\u20132014) are generally neutral, but many models exhibit an AMOC peak around the 1980s. Ensemble mean AMOC decline in future (SSP) scenarios is stronger in CMIP6 than CMIP5 models. In fact, AMOC decline in CMIP6 is surprisingly insensitive to the scenario at least up to 2060.We find an emergent relationship among a majority of models between AMOC strength and 21st century AMOC decline. Constraining this relationship with RAPID observations suggests that the AMOC might decline between 6 and 8 Sv (34\u201345%) by 2100. A smaller group of models projects much less AMOC weakening of only up to 30%.", "author" : [ { "dropping-particle" : "", "family" : "Weijer", "given" : "W.", "non-dropping-particle" : "", "parse-names" : false, "suffix" : "" }, { "dropping-particle" : "", "family" : "Cheng", "given" : "W.", "non-dropping-particle" : "", "parse-names" : false, "suffix" : "" }, { "dropping-particle" : "", "family" : "Garuba", "given" : "O. A.", "non-dropping-particle" : "", "parse-names" : false, "suffix" : "" }, { "dropping-particle" : "", "family" : "Hu", "given" : "A.", "non-dropping-particle" : "", "parse-names" : false, "suffix" : "" }, { "dropping-particle" : "", "family" : "Nadiga", "given" : "B. T.", "non-dropping-particle" : "", "parse-names" : false, "suffix" : "" } ], "container-title" : "Geophysical Research Letters", "id" : "ITEM-2", "issue" : "12", "issued" : { "date-parts" : [ [ "2020", "6", "28" ] ] }, "title" : "CMIP6 Models Predict Significant 21st Century Decline of the Atlantic Meridional Overturning Circulation", "translator" : [ { "dropping-particle" : "", "family" : "J2474", "given" : "", "non-dropping-particle" : "", "parse-names" : false, "suffix" : "" } ], "type" : "article-journal", "volume" : "47" }, "uris" : [ "http://www.mendeley.com/documents/?uuid=b4fc6f28-a994-47fa-aa4a-829d2453b9aa" ] } ], "mendeley" : { "formattedCitation" : "(Danabasoglu et al., 2014; Weijer et al., 2020)", "manualFormatting" : "(Danabasoglu et al., 2014; Weijer et al., 2020", "plainTextFormattedCitation" : "(Danabasoglu et al., 2014; Weijer et al., 2020)", "previouslyFormattedCitation" : "(Danabasoglu et al., 2014; Weijer et al., 2020)" }, "properties" : { "noteIndex" : 0 }, "schema" : "https://github.com/citation-style-language/schema/raw/master/csl-citation.json" }</w:instrText>
      </w:r>
      <w:r>
        <w:fldChar w:fldCharType="separate"/>
      </w:r>
      <w:r w:rsidR="00393F8C">
        <w:rPr>
          <w:noProof/>
          <w:lang w:val="en-US"/>
        </w:rPr>
        <w:t>(Danabasoglu et al., 2014; Weijer et al., 2020</w:t>
      </w:r>
      <w:r>
        <w:fldChar w:fldCharType="end"/>
      </w:r>
      <w:r w:rsidRPr="00E457C1">
        <w:rPr>
          <w:lang w:val="en-US"/>
        </w:rPr>
        <w:t xml:space="preserve">; </w:t>
      </w:r>
      <w:r w:rsidR="0077206E" w:rsidRPr="00AC1A12">
        <w:rPr>
          <w:noProof/>
          <w:lang w:val="en-CA" w:eastAsia="en-US"/>
        </w:rPr>
        <w:t>Figure 3.30</w:t>
      </w:r>
      <w:r w:rsidRPr="00E457C1">
        <w:rPr>
          <w:lang w:val="en-US"/>
        </w:rPr>
        <w:t xml:space="preserve">a). Paleo-climatic evidence has also raised questions regarding the accuracy of the representation of the strength and depth of the modelled AMOC during past periods </w:t>
      </w:r>
      <w:r>
        <w:fldChar w:fldCharType="begin" w:fldLock="1"/>
      </w:r>
      <w:r w:rsidR="00E719C0">
        <w:rPr>
          <w:lang w:val="en-US"/>
        </w:rPr>
        <w:instrText>ADDIN CSL_CITATION { "citationItems" : [ { "id" : "ITEM-1", "itemData" : { "DOI" : "10.1029/2007GL029475", "author" : [ { "dropping-particle" : "", "family" : "Otto-Bliesner", "given" : "B L", "non-dropping-particle" : "", "parse-names" : false, "suffix" : "" }, { "dropping-particle" : "", "family" : "Hewitt", "given" : "C D", "non-dropping-particle" : "", "parse-names" : false, "suffix" : "" }, { "dropping-particle" : "", "family" : "Marchitto", "given" : "T M", "non-dropping-particle" : "", "parse-names" : false, "suffix" : "" }, { "dropping-particle" : "", "family" : "Brady", "given" : "E", "non-dropping-particle" : "", "parse-names" : false, "suffix" : "" }, { "dropping-particle" : "", "family" : "Abe-Ouchi", "given" : "Ayako", "non-dropping-particle" : "", "parse-names" : false, "suffix" : "" }, { "dropping-particle" : "", "family" : "Crucifix", "given" : "Michel", "non-dropping-particle" : "", "parse-names" : false, "suffix" : "" }, { "dropping-particle" : "", "family" : "Murakami", "given" : "S", "non-dropping-particle" : "", "parse-names" : false, "suffix" : "" }, { "dropping-particle" : "", "family" : "Weber", "given" : "S L", "non-dropping-particle" : "", "parse-names" : false, "suffix" : "" } ], "container-title" : "Geophysical Research Letters", "id" : "ITEM-1", "issue" : "12", "issued" : { "date-parts" : [ [ "2007" ] ] }, "publisher" : "Wiley Online Library", "title" : "Last Glacial Maximum ocean thermohaline circulation: PMIP2 model intercomparisons and data constraints", "translator" : [ { "dropping-particle" : "", "family" : "J7020", "given" : "", "non-dropping-particle" : "", "parse-names" : false, "suffix" : "" } ], "type" : "article-journal", "volume" : "34" }, "uris" : [ "http://www.mendeley.com/documents/?uuid=4886bc56-0ff3-430d-9c8a-f9bb8a820478" ] }, { "id" : "ITEM-2", "itemData" : { "DOI" : "10.1002/2015GL064583", "abstract" : "Abstract Previous Paleoclimate Model Intercomparison Project (PMIP) simulations of the Last Glacial Maximum (LGM) Atlantic Meridional Overturning Circulation (AMOC) showed dissimilar results on transports and structure. Here we analyze the most recent PMIP3 models, which show a consistent increase (on average by 41 \u00b1 26%) and deepening (663 \u00b1 550\u00a0m) of the AMOC with respect to preindustrial simulations, in contrast to some reconstructions from proxy data. Simulations run with the University of Victoria (UVic) ocean circulation model suggest that this is caused by changes in the Northern Hemisphere wind stress, brought about by the presence of ice sheets over North America in the LGM. When forced with LGM wind stress anomalies from PMIP3 models, the UVic model responds with an increase of the northward salt transport in the North Atlantic, which strengthens North Atlantic Deep Water formation and the AMOC. These results improve our understanding of the LGM AMOC's driving forces and suggest that some ocean mechanisms may not be correctly represented in PMIP3 models or some proxy data may need reinterpretation.", "author" : [ { "dropping-particle" : "", "family" : "Muglia", "given" : "Juan", "non-dropping-particle" : "", "parse-names" : false, "suffix" : "" }, { "dropping-particle" : "", "family" : "Schmittner", "given" : "Andreas", "non-dropping-particle" : "", "parse-names" : false, "suffix" : "" } ], "container-title" : "Geophysical Research Letters", "id" : "ITEM-2", "issue" : "22", "issued" : { "date-parts" : [ [ "2015" ] ] }, "page" : "9862-9868", "title" : "Glacial Atlantic overturning increased by wind stress in climate models", "translator" : [ { "dropping-particle" : "", "family" : "J6528", "given" : "", "non-dropping-particle" : "", "parse-names" : false, "suffix" : "" } ], "type" : "article-journal", "volume" : "42" }, "uris" : [ "http://www.mendeley.com/documents/?uuid=d55febc7-72b8-4d35-8fd4-8a5176802bd2", "http://www.mendeley.com/documents/?uuid=9be53b28-368d-464e-97e0-e6c9e0e644de" ] } ], "mendeley" : { "formattedCitation" : "(Otto-Bliesner et al., 2007; Muglia and Schmittner, 2015)", "plainTextFormattedCitation" : "(Otto-Bliesner et al., 2007; Muglia and Schmittner, 2015)", "previouslyFormattedCitation" : "(Otto-Bliesner et al., 2007; Muglia and Schmittner, 2015)" }, "properties" : { "noteIndex" : 0 }, "schema" : "https://github.com/citation-style-language/schema/raw/master/csl-citation.json" }</w:instrText>
      </w:r>
      <w:r>
        <w:fldChar w:fldCharType="separate"/>
      </w:r>
      <w:r w:rsidR="00393F8C">
        <w:rPr>
          <w:noProof/>
          <w:lang w:val="en-US"/>
        </w:rPr>
        <w:t>(Otto-Bliesner et al., 2007; Muglia and Schmittner, 2015)</w:t>
      </w:r>
      <w:r>
        <w:fldChar w:fldCharType="end"/>
      </w:r>
      <w:r w:rsidRPr="00E457C1">
        <w:rPr>
          <w:lang w:val="en-US"/>
        </w:rPr>
        <w:t>. Overall, however, both the CMIP5 and CMIP6 model ensembles simulate the general features of the AMOC mean state reasonably well, but there is a large spread in the latitude and depth of the maximum overturning, and the maximum AMOC strength</w:t>
      </w:r>
      <w:r w:rsidR="00B609E3" w:rsidRPr="00E457C1">
        <w:rPr>
          <w:lang w:val="en-US"/>
        </w:rPr>
        <w:t xml:space="preserve"> (Figure 3.30a)</w:t>
      </w:r>
      <w:r w:rsidRPr="00E457C1">
        <w:rPr>
          <w:lang w:val="en-US"/>
        </w:rPr>
        <w:t>.</w:t>
      </w:r>
    </w:p>
    <w:p w14:paraId="2196621E" w14:textId="77777777" w:rsidR="009F594A" w:rsidRPr="00E457C1" w:rsidRDefault="009F594A" w:rsidP="009F594A">
      <w:pPr>
        <w:pStyle w:val="AR6BodyText"/>
        <w:rPr>
          <w:lang w:val="en-US"/>
        </w:rPr>
      </w:pPr>
    </w:p>
    <w:p w14:paraId="213ECDE0" w14:textId="5E768DBA" w:rsidR="009F594A" w:rsidRPr="00E457C1" w:rsidRDefault="009F594A" w:rsidP="009F594A">
      <w:pPr>
        <w:pStyle w:val="AR6BodyText"/>
        <w:rPr>
          <w:lang w:val="en-US"/>
        </w:rPr>
      </w:pPr>
      <w:r w:rsidRPr="00E457C1">
        <w:rPr>
          <w:lang w:val="en-US"/>
        </w:rPr>
        <w:t xml:space="preserve">The short length of the observed time-series (RAPID has measured the AMOC since 2004), sparse observations, observational uncertainties </w:t>
      </w:r>
      <w:r>
        <w:fldChar w:fldCharType="begin" w:fldLock="1"/>
      </w:r>
      <w:r w:rsidR="008F46A5" w:rsidRPr="00E457C1">
        <w:rPr>
          <w:lang w:val="en-US"/>
        </w:rPr>
        <w:instrText>ADDIN CSL_CITATION { "citationID" : "TbGAACpZ", "citationItems" : [ { "id" : "ITEM-1", "itemData" : { "DOI" : "10.1016/j.pocean.2017.12.001", "ISSN" : "0079-6611", "author" : [ { "dropping-particle" : "", "family" : "Sinha", "given" : "B", "non-dropping-particle" : "", "parse-names" : false, "suffix" : "" }, { "dropping-particle" : "", "family" : "Smeed", "given" : "D A", "non-dropping-particle" : "", "parse-names" : false, "suffix" : "" }, { "dropping-particle" : "", "family" : "McCarthy", "given" : "G", "non-dropping-particle" : "", "parse-names" : false, "suffix" : "" }, { "dropping-particle" : "", "family" : "Moat", "given" : "B I", "non-dropping-particle" : "", "parse-names" : false, "suffix" : "" }, { "dropping-particle" : "", "family" : "Josey", "given" : "S A", "non-dropping-particle" : "", "parse-names" : false, "suffix" : "" }, { "dropping-particle" : "", "family" : "Hirschi", "given" : "J.J.-M.", "non-dropping-particle" : "", "parse-names" : false, "suffix" : "" }, { "dropping-particle" : "", "family" : "Frajka-Williams", "given" : "E", "non-dropping-particle" : "", "parse-names" : false, "suffix" : "" }, { "dropping-particle" : "", "family" : "Blaker", "given" : "A T", "non-dropping-particle" : "", "parse-names" : false, "suffix" : "" }, { "dropping-particle" : "", "family" : "Rayner", "given" : "D", "non-dropping-particle" : "", "parse-names" : false, "suffix" : "" }, { "dropping-particle" : "", "family" : "Madec", "given" : "G", "non-dropping-particle" : "", "parse-names" : false, "suffix" : "" } ], "container-title" : "Progress in Oceanography", "id" : "ITEM-1", "issued" : { "date-parts" : [ [ "2018" ] ] }, "page" : "101-123", "title" : "The accuracy of estimates of the overturning circulation from basin-wide mooring arrays", "translator" : [ { "dropping-particle" : "", "family" : "J566", "given" : "", "non-dropping-particle" : "", "parse-names" : false, "suffix" : "" } ], "type" : "article-journal", "volume" : "160" }, "uris" : [ "http://www.mendeley.com/documents/?uuid=5862279b-f79b-48ea-ba4f-5abe572074b9" ] } ], "mendeley" : { "formattedCitation" : "(Sinha et al., 2018)", "plainTextFormattedCitation" : "(Sinha et al., 2018)", "previouslyFormattedCitation" : "(Sinha et al., 2018)" }, "properties" : { "formattedCitation" : "(Sinha et al., 2018)", "noteIndex" : 0, "plainCitation" : "(Sinha et al., 2018)" }, "schema" : "https://github.com/citation-style-language/schema/raw/master/csl-citation.json" }</w:instrText>
      </w:r>
      <w:r>
        <w:fldChar w:fldCharType="separate"/>
      </w:r>
      <w:r w:rsidR="00393F8C">
        <w:rPr>
          <w:noProof/>
          <w:lang w:val="en-US"/>
        </w:rPr>
        <w:t>(Sinha et al., 2018)</w:t>
      </w:r>
      <w:r>
        <w:fldChar w:fldCharType="end"/>
      </w:r>
      <w:r w:rsidRPr="00E457C1">
        <w:rPr>
          <w:lang w:val="en-US"/>
        </w:rPr>
        <w:t xml:space="preserve">, as well as significant observed variability on interannual and longer time scales, makes comparison </w:t>
      </w:r>
      <w:r w:rsidR="00546BC0" w:rsidRPr="00E457C1">
        <w:rPr>
          <w:lang w:val="en-US"/>
        </w:rPr>
        <w:t>with</w:t>
      </w:r>
      <w:r w:rsidRPr="00E457C1">
        <w:rPr>
          <w:lang w:val="en-US"/>
        </w:rPr>
        <w:t xml:space="preserve"> modelled AMOC variability challenging. RAPID observations show that the overturning at 26°N </w:t>
      </w:r>
      <w:r w:rsidR="00546BC0" w:rsidRPr="00E457C1">
        <w:rPr>
          <w:lang w:val="en-US"/>
        </w:rPr>
        <w:t>wa</w:t>
      </w:r>
      <w:r w:rsidRPr="00E457C1">
        <w:rPr>
          <w:lang w:val="en-US"/>
        </w:rPr>
        <w:t>s 2.9 Sv weaker in the multi-year average of 2008</w:t>
      </w:r>
      <w:del w:id="2425" w:author="Sara M Tuson" w:date="2021-06-24T11:05:00Z">
        <w:r w:rsidRPr="00E457C1" w:rsidDel="00D269C7">
          <w:rPr>
            <w:lang w:val="en-US"/>
          </w:rPr>
          <w:delText>-</w:delText>
        </w:r>
      </w:del>
      <w:ins w:id="2426" w:author="Sara M Tuson" w:date="2021-06-24T11:05:00Z">
        <w:r w:rsidR="00D269C7">
          <w:rPr>
            <w:lang w:val="en-US"/>
          </w:rPr>
          <w:t>–</w:t>
        </w:r>
      </w:ins>
      <w:r w:rsidRPr="00E457C1">
        <w:rPr>
          <w:lang w:val="en-US"/>
        </w:rPr>
        <w:t>2012 relative to 2004</w:t>
      </w:r>
      <w:del w:id="2427" w:author="Sara M Tuson" w:date="2021-06-24T11:05:00Z">
        <w:r w:rsidRPr="00E457C1" w:rsidDel="00D269C7">
          <w:rPr>
            <w:lang w:val="en-US"/>
          </w:rPr>
          <w:delText>-</w:delText>
        </w:r>
      </w:del>
      <w:ins w:id="2428" w:author="Sara M Tuson" w:date="2021-06-24T11:05:00Z">
        <w:r w:rsidR="00D269C7">
          <w:rPr>
            <w:lang w:val="en-US"/>
          </w:rPr>
          <w:t>–</w:t>
        </w:r>
      </w:ins>
      <w:r w:rsidRPr="00E457C1">
        <w:rPr>
          <w:lang w:val="en-US"/>
        </w:rPr>
        <w:t>2008</w:t>
      </w:r>
      <w:r w:rsidR="00546BC0" w:rsidRPr="00E457C1">
        <w:rPr>
          <w:lang w:val="en-US"/>
        </w:rPr>
        <w:t xml:space="preserve"> and 2.5 Sv weaker in 2012</w:t>
      </w:r>
      <w:del w:id="2429" w:author="Sara M Tuson" w:date="2021-06-24T11:05:00Z">
        <w:r w:rsidR="00546BC0" w:rsidRPr="00E457C1" w:rsidDel="00D269C7">
          <w:rPr>
            <w:lang w:val="en-US"/>
          </w:rPr>
          <w:delText>-</w:delText>
        </w:r>
      </w:del>
      <w:ins w:id="2430" w:author="Sara M Tuson" w:date="2021-06-24T11:05:00Z">
        <w:r w:rsidR="00D269C7">
          <w:rPr>
            <w:lang w:val="en-US"/>
          </w:rPr>
          <w:t>–</w:t>
        </w:r>
      </w:ins>
      <w:r w:rsidR="00546BC0" w:rsidRPr="00E457C1">
        <w:rPr>
          <w:lang w:val="en-US"/>
        </w:rPr>
        <w:t>2017 relative to 2004</w:t>
      </w:r>
      <w:del w:id="2431" w:author="Sara M Tuson" w:date="2021-06-24T11:05:00Z">
        <w:r w:rsidR="00546BC0" w:rsidRPr="00E457C1" w:rsidDel="00D269C7">
          <w:rPr>
            <w:lang w:val="en-US"/>
          </w:rPr>
          <w:delText>-</w:delText>
        </w:r>
      </w:del>
      <w:ins w:id="2432" w:author="Sara M Tuson" w:date="2021-06-24T11:05:00Z">
        <w:r w:rsidR="00D269C7">
          <w:rPr>
            <w:lang w:val="en-US"/>
          </w:rPr>
          <w:t>–</w:t>
        </w:r>
      </w:ins>
      <w:r w:rsidR="00546BC0" w:rsidRPr="00E457C1">
        <w:rPr>
          <w:lang w:val="en-US"/>
        </w:rPr>
        <w:t>2008</w:t>
      </w:r>
      <w:r w:rsidRPr="00E457C1">
        <w:rPr>
          <w:lang w:val="en-US"/>
        </w:rPr>
        <w:t xml:space="preserve"> </w:t>
      </w:r>
      <w:r>
        <w:fldChar w:fldCharType="begin" w:fldLock="1"/>
      </w:r>
      <w:r w:rsidR="00E719C0">
        <w:rPr>
          <w:lang w:val="en-US"/>
        </w:rPr>
        <w:instrText>ADDIN CSL_CITATION { "citationItems" : [ { "id" : "ITEM-1", "itemData" : { "DOI" : "10.5194/os-10-29-2014", "author" : [ { "dropping-particle" : "", "family" : "Smeed", "given" : "D A", "non-dropping-particle" : "", "parse-names" : false, "suffix" : "" }, { "dropping-particle" : "", "family" : "McCarthy", "given" : "G D", "non-dropping-particle" : "", "parse-names" : false, "suffix" : "" }, { "dropping-particle" : "", "family" : "Cunningham", "given" : "S A", "non-dropping-particle" : "", "parse-names" : false, "suffix" : "" }, { "dropping-particle" : "", "family" : "Frajka-Williams", "given" : "E", "non-dropping-particle" : "", "parse-names" : false, "suffix" : "" }, { "dropping-particle" : "", "family" : "Rayner", "given" : "D", "non-dropping-particle" : "", "parse-names" : false, "suffix" : "" }, { "dropping-particle" : "", "family" : "Johns", "given" : "W E", "non-dropping-particle" : "", "parse-names" : false, "suffix" : "" }, { "dropping-particle" : "", "family" : "Meinen", "given" : "C S", "non-dropping-particle" : "", "parse-names" : false, "suffix" : "" }, { "dropping-particle" : "", "family" : "Baringer", "given" : "M O", "non-dropping-particle" : "", "parse-names" : false, "suffix" : "" }, { "dropping-particle" : "", "family" : "Moat", "given" : "B I", "non-dropping-particle" : "", "parse-names" : false, "suffix" : "" }, { "dropping-particle" : "", "family" : "Duchez", "given" : "A", "non-dropping-particle" : "", "parse-names" : false, "suffix" : "" }, { "dropping-particle" : "", "family" : "Bryden", "given" : "H L", "non-dropping-particle" : "", "parse-names" : false, "suffix" : "" } ], "container-title" : "Ocean Science", "id" : "ITEM-1", "issue" : "1", "issued" : { "date-parts" : [ [ "2014" ] ] }, "page" : "29-38", "title" : "Observed decline of the Atlantic meridional overturning circulation 2004\u20132012", "translator" : [ { "dropping-particle" : "", "family" : "J2562", "given" : "", "non-dropping-particle" : "", "parse-names" : false, "suffix" : "" } ], "type" : "article-journal", "volume" : "10" }, "uris" : [ "http://www.mendeley.com/documents/?uuid=8c170598-5db2-49aa-958f-fbaa39b2c407" ] }, { "id" : "ITEM-2", "itemData" : { "DOI" : "10.1002/2017GL076350", "ISSN" : "0094-8276", "abstract" : "Abstract The Atlantic Meridional Overturning Circulation (AMOC) is responsible for a variable and climatically important northward transport of heat. Using data from an array of instruments that span the Atlantic at 26\u00b0N, we show that the AMOC has been in a state of reduced overturning since 2008 as compared to 2004?2008. This change of AMOC state is concurrent with other changes in the North Atlantic such as a northward shift and broadening of the Gulf Stream and altered patterns of heat content and sea surface temperature. These changes resemble the response to a declining AMOC predicted by coupled climate models. Concurrent changes in air-sea fluxes close to the western boundary reveal that the changes in ocean heat transport and sea surface temperature have altered the pattern of ocean-atmosphere heat exchange over the North Atlantic. These results provide strong observational evidence that the AMOC is a major factor in decadal-scale variability of North Atlantic climate.", "author" : [ { "dropping-particle" : "", "family" : "Smeed", "given" : "D A", "non-dropping-particle" : "", "parse-names" : false, "suffix" : "" }, { "dropping-particle" : "", "family" : "Josey", "given" : "S A", "non-dropping-particle" : "", "parse-names" : false, "suffix" : "" }, { "dropping-particle" : "", "family" : "Beaulieu", "given" : "C", "non-dropping-particle" : "", "parse-names" : false, "suffix" : "" }, { "dropping-particle" : "", "family" : "Johns", "given" : "W E", "non-dropping-particle" : "", "parse-names" : false, "suffix" : "" }, { "dropping-particle" : "", "family" : "Moat", "given" : "B I", "non-dropping-particle" : "", "parse-names" : false, "suffix" : "" }, { "dropping-particle" : "", "family" : "Frajka-Williams", "given" : "E", "non-dropping-particle" : "", "parse-names" : false, "suffix" : "" }, { "dropping-particle" : "", "family" : "Rayner", "given" : "D", "non-dropping-particle" : "", "parse-names" : false, "suffix" : "" }, { "dropping-particle" : "", "family" : "Meinen", "given" : "C S", "non-dropping-particle" : "", "parse-names" : false, "suffix" : "" }, { "dropping-particle" : "", "family" : "Baringer", "given" : "M O", "non-dropping-particle" : "", "parse-names" : false, "suffix" : "" }, { "dropping-particle" : "", "family" : "Bryden", "given" : "H L", "non-dropping-particle" : "", "parse-names" : false, "suffix" : "" }, { "dropping-particle" : "", "family" : "McCarthy", "given" : "G D", "non-dropping-particle" : "", "parse-names" : false, "suffix" : "" } ], "container-title" : "Geophysical Research Letters", "id" : "ITEM-2", "issue" : "3", "issued" : { "date-parts" : [ [ "2018", "1", "29" ] ] }, "note" : "doi: 10.1002/2017GL076350", "page" : "1527-1533", "publisher" : "Wiley-Blackwell", "title" : "The North Atlantic Ocean Is in a State of Reduced Overturning", "translator" : [ { "dropping-particle" : "", "family" : "J4179", "given" : "", "non-dropping-particle" : "", "parse-names" : false, "suffix" : "" } ], "type" : "article-journal", "volume" : "45" }, "uris" : [ "http://www.mendeley.com/documents/?uuid=7a67f053-8ae8-4ff3-8e47-a5d07f40a145" ] } ], "mendeley" : { "formattedCitation" : "(Smeed et al., 2014, 2018)", "plainTextFormattedCitation" : "(Smeed et al., 2014, 2018)", "previouslyFormattedCitation" : "(Smeed et al., 2014, 2018)" }, "properties" : { "noteIndex" : 0 }, "schema" : "https://github.com/citation-style-language/schema/raw/master/csl-citation.json" }</w:instrText>
      </w:r>
      <w:r>
        <w:fldChar w:fldCharType="separate"/>
      </w:r>
      <w:r w:rsidR="00393F8C">
        <w:rPr>
          <w:noProof/>
          <w:lang w:val="en-US"/>
        </w:rPr>
        <w:t>(Smeed et al., 2014, 2018)</w:t>
      </w:r>
      <w:r>
        <w:fldChar w:fldCharType="end"/>
      </w:r>
      <w:r w:rsidRPr="00E457C1">
        <w:rPr>
          <w:lang w:val="en-US"/>
        </w:rPr>
        <w:t xml:space="preserve"> (</w:t>
      </w:r>
      <w:r w:rsidR="00546BC0" w:rsidRPr="00E457C1">
        <w:rPr>
          <w:lang w:val="en-US"/>
        </w:rPr>
        <w:t>s</w:t>
      </w:r>
      <w:r w:rsidR="00B609E3" w:rsidRPr="00E457C1">
        <w:rPr>
          <w:lang w:val="en-US"/>
        </w:rPr>
        <w:t xml:space="preserve">ee also </w:t>
      </w:r>
      <w:r w:rsidRPr="00E457C1">
        <w:rPr>
          <w:lang w:val="en-US"/>
        </w:rPr>
        <w:t xml:space="preserve">Section 2.3.3.4.1). As expected, this weakening </w:t>
      </w:r>
      <w:r w:rsidR="004C538B" w:rsidRPr="00E457C1">
        <w:rPr>
          <w:lang w:val="en-US"/>
        </w:rPr>
        <w:t>wa</w:t>
      </w:r>
      <w:r w:rsidRPr="00E457C1">
        <w:rPr>
          <w:lang w:val="en-US"/>
        </w:rPr>
        <w:t xml:space="preserve">s accompanied by a significant reduction in </w:t>
      </w:r>
      <w:r w:rsidR="004C538B" w:rsidRPr="00E457C1">
        <w:rPr>
          <w:lang w:val="en-US"/>
        </w:rPr>
        <w:t>n</w:t>
      </w:r>
      <w:r w:rsidRPr="00E457C1">
        <w:rPr>
          <w:lang w:val="en-US"/>
        </w:rPr>
        <w:t>orthward heat transport</w:t>
      </w:r>
      <w:r w:rsidR="003C7570" w:rsidRPr="00E457C1">
        <w:rPr>
          <w:lang w:val="en-US"/>
        </w:rPr>
        <w:t xml:space="preserve"> </w:t>
      </w:r>
      <w:r w:rsidR="003C7570">
        <w:fldChar w:fldCharType="begin" w:fldLock="1"/>
      </w:r>
      <w:r w:rsidR="00E719C0">
        <w:rPr>
          <w:lang w:val="en-US"/>
        </w:rPr>
        <w:instrText>ADDIN CSL_CITATION { "citationItems" : [ { "id" : "ITEM-1", "itemData" : { "DOI" : "10.1175/JCLI-D-19-0323.1", "ISSN" : "08948755", "abstract" : "Northward ocean heat transport at 268N in the Atlantic Ocean has been measured since 2004. The ocean heat transport is large\u2014approximately 1.25 PW, and on interannual time scales it exhibits surprisingly large temporal variability. There has been a long-term reduction in ocean heat transport of 0.17 PW from 1.32 PW before 2009 to 1.15 PW after 2009 (2009\u201316) on an annual average basis associated with a 2.5-Sv (1 Sv [ 106 m3 s21) drop in the Atlantic meridional overturning circulation (AMOC). The reduction in the AMOC has cooled and freshened the upper ocean north of 268N over an area following the offshore edge of the Gulf Stream/North Atlantic Current from the Bahamas to Iceland. Cooling peaks south of Iceland where surface temperatures are as much as 28C cooler in 2016 than they were in 2008. Heat uptake by the atmosphere appears to have been affected particularly along the path of the North Atlantic Current. For the reduction in ocean heat transport, changes in ocean heat content account for about one-quarter of the long-term reduction in ocean heat transport while reduced heat uptake by the atmosphere appears to account for the remainder of the change in ocean heat transport.", "author" : [ { "dropping-particle" : "", "family" : "Bryden", "given" : "Harry L.", "non-dropping-particle" : "", "parse-names" : false, "suffix" : "" }, { "dropping-particle" : "", "family" : "Johns", "given" : "William E.", "non-dropping-particle" : "", "parse-names" : false, "suffix" : "" }, { "dropping-particle" : "", "family" : "King", "given" : "Brian A.", "non-dropping-particle" : "", "parse-names" : false, "suffix" : "" }, { "dropping-particle" : "", "family" : "McCarthy", "given" : "Gerard", "non-dropping-particle" : "", "parse-names" : false, "suffix" : "" }, { "dropping-particle" : "", "family" : "McDonagh", "given" : "Elaine L.", "non-dropping-particle" : "", "parse-names" : false, "suffix" : "" }, { "dropping-particle" : "", "family" : "Moat", "given" : "Ben I.", "non-dropping-particle" : "", "parse-names" : false, "suffix" : "" }, { "dropping-particle" : "", "family" : "Smeed", "given" : "David A.", "non-dropping-particle" : "", "parse-names" : false, "suffix" : "" } ], "container-title" : "Journal of Climate", "id" : "ITEM-1", "issue" : "5", "issued" : { "date-parts" : [ [ "2020" ] ] }, "language" : "English", "page" : "1677-1689", "publisher" : "American Meteorological Society", "publisher-place" : "Boston MA, USA", "title" : "Reduction in ocean heat transport at 26\u00b0N since 2008 cools the eastern subpolar gyre of the North Atlantic Ocean", "translator" : [ { "dropping-particle" : "", "family" : "J6905", "given" : "", "non-dropping-particle" : "", "parse-names" : false, "suffix" : "" } ], "type" : "article-journal", "volume" : "33" }, "uris" : [ "http://www.mendeley.com/documents/?uuid=115ad57c-e422-4cf9-b037-f47402b66c08" ] } ], "mendeley" : { "formattedCitation" : "(Bryden et al., 2020)", "plainTextFormattedCitation" : "(Bryden et al., 2020)", "previouslyFormattedCitation" : "(Bryden et al., 2020)" }, "properties" : { "noteIndex" : 0 }, "schema" : "https://github.com/citation-style-language/schema/raw/master/csl-citation.json" }</w:instrText>
      </w:r>
      <w:r w:rsidR="003C7570">
        <w:fldChar w:fldCharType="separate"/>
      </w:r>
      <w:r w:rsidR="00393F8C">
        <w:rPr>
          <w:noProof/>
          <w:lang w:val="en-US"/>
        </w:rPr>
        <w:t>(Bryden et al., 2020)</w:t>
      </w:r>
      <w:r w:rsidR="003C7570">
        <w:fldChar w:fldCharType="end"/>
      </w:r>
      <w:r w:rsidRPr="00E457C1">
        <w:rPr>
          <w:lang w:val="en-US"/>
        </w:rPr>
        <w:t xml:space="preserve">. CMIP5 and CMIP6 models produce a forced weakening of </w:t>
      </w:r>
      <w:r w:rsidR="004C538B" w:rsidRPr="00E457C1">
        <w:rPr>
          <w:lang w:val="en-US"/>
        </w:rPr>
        <w:t xml:space="preserve">the </w:t>
      </w:r>
      <w:r w:rsidRPr="00E457C1">
        <w:rPr>
          <w:lang w:val="en-US"/>
        </w:rPr>
        <w:t>AMOC over the 2012</w:t>
      </w:r>
      <w:del w:id="2433" w:author="Sara M Tuson" w:date="2021-06-24T11:05:00Z">
        <w:r w:rsidRPr="00E457C1" w:rsidDel="00D269C7">
          <w:rPr>
            <w:lang w:val="en-US"/>
          </w:rPr>
          <w:delText>-</w:delText>
        </w:r>
      </w:del>
      <w:ins w:id="2434" w:author="Sara M Tuson" w:date="2021-06-24T11:05:00Z">
        <w:r w:rsidR="00D269C7">
          <w:rPr>
            <w:lang w:val="en-US"/>
          </w:rPr>
          <w:t>–</w:t>
        </w:r>
      </w:ins>
      <w:r w:rsidRPr="00E457C1">
        <w:rPr>
          <w:lang w:val="en-US"/>
        </w:rPr>
        <w:t>2017 period relative to 2004</w:t>
      </w:r>
      <w:del w:id="2435" w:author="Sara M Tuson" w:date="2021-06-24T11:05:00Z">
        <w:r w:rsidRPr="00E457C1" w:rsidDel="00D269C7">
          <w:rPr>
            <w:lang w:val="en-US"/>
          </w:rPr>
          <w:delText>-</w:delText>
        </w:r>
      </w:del>
      <w:ins w:id="2436" w:author="Sara M Tuson" w:date="2021-06-24T11:05:00Z">
        <w:r w:rsidR="00D269C7">
          <w:rPr>
            <w:lang w:val="en-US"/>
          </w:rPr>
          <w:t>–</w:t>
        </w:r>
      </w:ins>
      <w:r w:rsidRPr="00E457C1">
        <w:rPr>
          <w:lang w:val="en-US"/>
        </w:rPr>
        <w:t>2008, but at 26°N the multi-model mean response is substantially weaker than the observed AMOC decline over the same period. The discrepancy between the modelled multi-model mean (i.e.</w:t>
      </w:r>
      <w:ins w:id="2437" w:author="Sara M Tuson" w:date="2021-06-24T10:22:00Z">
        <w:r w:rsidR="00D03B22">
          <w:rPr>
            <w:lang w:val="en-US"/>
          </w:rPr>
          <w:t>,</w:t>
        </w:r>
      </w:ins>
      <w:r w:rsidRPr="00E457C1">
        <w:rPr>
          <w:lang w:val="en-US"/>
        </w:rPr>
        <w:t xml:space="preserve"> </w:t>
      </w:r>
      <w:r w:rsidR="004C538B" w:rsidRPr="00E457C1">
        <w:rPr>
          <w:lang w:val="en-US"/>
        </w:rPr>
        <w:t xml:space="preserve">the </w:t>
      </w:r>
      <w:r w:rsidRPr="00E457C1">
        <w:rPr>
          <w:lang w:val="en-US"/>
        </w:rPr>
        <w:t>forced</w:t>
      </w:r>
      <w:r w:rsidR="004C538B" w:rsidRPr="00E457C1">
        <w:rPr>
          <w:lang w:val="en-US"/>
        </w:rPr>
        <w:t xml:space="preserve"> response</w:t>
      </w:r>
      <w:r w:rsidRPr="00E457C1">
        <w:rPr>
          <w:lang w:val="en-US"/>
        </w:rPr>
        <w:t>) and the RAPID observed AMOC changes has led studies to suggest that the observed weakening over 2004</w:t>
      </w:r>
      <w:del w:id="2438" w:author="Sara M Tuson" w:date="2021-06-24T11:05:00Z">
        <w:r w:rsidRPr="00E457C1" w:rsidDel="00D269C7">
          <w:rPr>
            <w:lang w:val="en-US"/>
          </w:rPr>
          <w:delText>-</w:delText>
        </w:r>
      </w:del>
      <w:ins w:id="2439" w:author="Sara M Tuson" w:date="2021-06-24T11:05:00Z">
        <w:r w:rsidR="00D269C7">
          <w:rPr>
            <w:lang w:val="en-US"/>
          </w:rPr>
          <w:t>–</w:t>
        </w:r>
      </w:ins>
      <w:r w:rsidRPr="00E457C1">
        <w:rPr>
          <w:lang w:val="en-US"/>
        </w:rPr>
        <w:t xml:space="preserve">2017 is largely due to internal variability </w:t>
      </w:r>
      <w:r>
        <w:fldChar w:fldCharType="begin" w:fldLock="1"/>
      </w:r>
      <w:r w:rsidR="00E719C0">
        <w:rPr>
          <w:lang w:val="en-US"/>
        </w:rPr>
        <w:instrText>ADDIN CSL_CITATION { "citationID" : "t9T0Pm8J", "citationItems" : [ { "id" : "ITEM-1", "itemData" : { "DOI" : "10.1029/2018GL077378", "ISSN" : "0094-8276", "abstract" : "Abstract The Atlantic Meridional Overturning Circulation (AMOC) has profound impacts on various climate phenomena. Using both observations and simulations from the Coupled Model Intercomparison Project Phase 3 and 5, here we show that most models underestimate the amplitude of low-frequency AMOC variability. We further show that stronger low-frequency AMOC variability leads to stronger linkages between the AMOC and key variables associated with the Atlantic multidecadal variability (AMV), and between the subpolar AMV signal and northern hemisphere surface air temperature. Low-frequency extratropical northern hemisphere surface air temperature variability might increase with the amplitude of low-frequency AMOC variability. Atlantic decadal predictability is much higher in models with stronger low-frequency AMOC variability and much lower in models with weaker or without AMOC variability. Our results suggest that simulating realistic low-frequency AMOC variability is very important, both for simulating realistic linkages between AMOC and AMV-related variables and for achieving substantially higher Atlantic decadal predictability.", "author" : [ { "dropping-particle" : "", "family" : "Yan", "given" : "Xiaoqin", "non-dropping-particle" : "", "parse-names" : false, "suffix" : "" }, { "dropping-particle" : "", "family" : "Zhang", "given" : "Rong", "non-dropping-particle" : "", "parse-names" : false, "suffix" : "" }, { "dropping-particle" : "", "family" : "Knutson", "given" : "Thomas R", "non-dropping-particle" : "", "parse-names" : false, "suffix" : "" } ], "container-title" : "Geophysical Research Letters", "id" : "ITEM-1", "issue" : "9", "issued" : { "date-parts" : [ [ "2018", "4", "30" ] ] }, "note" : "doi: 10.1029/2018GL077378", "page" : "4319-4328", "publisher" : "Wiley-Blackwell", "title" : "Underestimated AMOC Variability and Implications for AMV and Predictability in CMIP Models", "translator" : [ { "dropping-particle" : "", "family" : "J4180", "given" : "", "non-dropping-particle" : "", "parse-names" : false, "suffix" : "" } ], "type" : "article-journal", "volume" : "45" }, "uris" : [ "http://www.mendeley.com/documents/?uuid=bfcb73ae-239f-4d6f-bdd0-b43a131f903d" ] } ], "mendeley" : { "formattedCitation" : "(Yan et al., 2018)", "plainTextFormattedCitation" : "(Yan et al., 2018)", "previouslyFormattedCitation" : "(Yan et al., 2018)" }, "properties" : { "formattedCitation" : "(Yan et al., 2018)", "noteIndex" : 0, "plainCitation" : "(Yan et al., 2018)" }, "schema" : "https://github.com/citation-style-language/schema/raw/master/csl-citation.json" }</w:instrText>
      </w:r>
      <w:r>
        <w:fldChar w:fldCharType="separate"/>
      </w:r>
      <w:r w:rsidR="00393F8C">
        <w:rPr>
          <w:noProof/>
          <w:lang w:val="en-US"/>
        </w:rPr>
        <w:t>(Yan et al., 2018)</w:t>
      </w:r>
      <w:r>
        <w:fldChar w:fldCharType="end"/>
      </w:r>
      <w:r w:rsidRPr="00E457C1">
        <w:rPr>
          <w:lang w:val="en-US"/>
        </w:rPr>
        <w:t>. However, comparison of observed RAPID AMOC variability with modelled variability also reveals that most CMIP5 models appear to underestimate the interannual and decadal time</w:t>
      </w:r>
      <w:ins w:id="2440" w:author="Sara M Tuson" w:date="2021-06-27T22:08:00Z">
        <w:r w:rsidR="00630726">
          <w:rPr>
            <w:lang w:val="en-US"/>
          </w:rPr>
          <w:t xml:space="preserve"> </w:t>
        </w:r>
      </w:ins>
      <w:r w:rsidRPr="00E457C1">
        <w:rPr>
          <w:lang w:val="en-US"/>
        </w:rPr>
        <w:t xml:space="preserve">scale AMOC variability </w:t>
      </w:r>
      <w:r>
        <w:fldChar w:fldCharType="begin" w:fldLock="1"/>
      </w:r>
      <w:r w:rsidR="00E719C0">
        <w:rPr>
          <w:lang w:val="en-US"/>
        </w:rPr>
        <w:instrText>ADDIN CSL_CITATION { "citationID" : "fmZ1Wedk", "citationItems" : [ { "id" : "ITEM-1", "itemData" : { "DOI" : "10.1002/2014GL059473", "ISSN" : "0094-8276", "abstract" : "The Atlantic meridional overturning circulation (AMOC) at 26.5\u00b0N weakened by ?0.53 sverdrup (Sv)/yr between April 2004 and October 2012. To assess whether this trend is consistent with the expected ?noise? in the climate system, we compare the observed trend with estimates of internal variability derived from 14 control simulations from the Climate Model Intercomparison Project 5 (CMIP5). Eight year trends of ?0.53 Sv/yr are relatively common in two models but are extremely unusual (or out of range) in the other 12. However, all 14 models underestimate AMOC variability on interannual time scales. To account for this bias, we estimate plausible upper limits of internal AMOC variability by combining the temporal correlation characteristics of the AMOC from CMIP5 models with an observational estimate of interannual variability. We conclude that the observed AMOC trend is not significantly different (p&gt; 0.01) from plausible estimates of internal variability. Detecting the influence of external climate forcings on the AMOC will require more than one decade of continuous observations.", "author" : [ { "dropping-particle" : "", "family" : "Roberts", "given" : "C D", "non-dropping-particle" : "", "parse-names" : false, "suffix" : "" }, { "dropping-particle" : "", "family" : "Jackson", "given" : "L", "non-dropping-particle" : "", "parse-names" : false, "suffix" : "" }, { "dropping-particle" : "", "family" : "McNeall", "given" : "D", "non-dropping-particle" : "", "parse-names" : false, "suffix" : "" } ], "container-title" : "Geophysical Research Letters", "id" : "ITEM-1", "issue" : "9", "issued" : { "date-parts" : [ [ "2014", "3", "31" ] ] }, "note" : "doi: 10.1002/2014GL059473", "page" : "3204-3210", "publisher" : "Wiley-Blackwell", "title" : "Is the 2004\u20132012 reduction of the Atlantic meridional overturning circulation significant?", "translator" : [ { "dropping-particle" : "", "family" : "J4176", "given" : "", "non-dropping-particle" : "", "parse-names" : false, "suffix" : "" } ], "type" : "article-journal", "volume" : "41" }, "uris" : [ "http://www.mendeley.com/documents/?uuid=71f3b197-9058-4b0b-8109-bdbf7a481407" ] }, { "id" : "ITEM-2", "itemData" : { "DOI" : "10.1029/2018GL077378", "ISSN" : "0094-8276", "abstract" : "Abstract The Atlantic Meridional Overturning Circulation (AMOC) has profound impacts on various climate phenomena. Using both observations and simulations from the Coupled Model Intercomparison Project Phase 3 and 5, here we show that most models underestimate the amplitude of low-frequency AMOC variability. We further show that stronger low-frequency AMOC variability leads to stronger linkages between the AMOC and key variables associated with the Atlantic multidecadal variability (AMV), and between the subpolar AMV signal and northern hemisphere surface air temperature. Low-frequency extratropical northern hemisphere surface air temperature variability might increase with the amplitude of low-frequency AMOC variability. Atlantic decadal predictability is much higher in models with stronger low-frequency AMOC variability and much lower in models with weaker or without AMOC variability. Our results suggest that simulating realistic low-frequency AMOC variability is very important, both for simulating realistic linkages between AMOC and AMV-related variables and for achieving substantially higher Atlantic decadal predictability.", "author" : [ { "dropping-particle" : "", "family" : "Yan", "given" : "Xiaoqin", "non-dropping-particle" : "", "parse-names" : false, "suffix" : "" }, { "dropping-particle" : "", "family" : "Zhang", "given" : "Rong", "non-dropping-particle" : "", "parse-names" : false, "suffix" : "" }, { "dropping-particle" : "", "family" : "Knutson", "given" : "Thomas R", "non-dropping-particle" : "", "parse-names" : false, "suffix" : "" } ], "container-title" : "Geophysical Research Letters", "id" : "ITEM-2", "issue" : "9", "issued" : { "date-parts" : [ [ "2018", "4", "30" ] ] }, "note" : "doi: 10.1029/2018GL077378", "page" : "4319-4328", "publisher" : "Wiley-Blackwell", "title" : "Underestimated AMOC Variability and Implications for AMV and Predictability in CMIP Models", "translator" : [ { "dropping-particle" : "", "family" : "J4180", "given" : "", "non-dropping-particle" : "", "parse-names" : false, "suffix" : "" } ], "type" : "article-journal", "volume" : "45" }, "uris" : [ "http://www.mendeley.com/documents/?uuid=bfcb73ae-239f-4d6f-bdd0-b43a131f903d" ] } ], "mendeley" : { "formattedCitation" : "(Roberts et al., 2014; Yan et al., 2018)", "plainTextFormattedCitation" : "(Roberts et al., 2014; Yan et al., 2018)", "previouslyFormattedCitation" : "(Roberts et al., 2014; Yan et al., 2018)" }, "properties" : { "formattedCitation" : "(Roberts et al., 2014; Yan et al., 2018)", "noteIndex" : 0, "plainCitation" : "(Roberts et al., 2014; Yan et al., 2018)" }, "schema" : "https://github.com/citation-style-language/schema/raw/master/csl-citation.json" }</w:instrText>
      </w:r>
      <w:r>
        <w:fldChar w:fldCharType="separate"/>
      </w:r>
      <w:r w:rsidR="00393F8C">
        <w:rPr>
          <w:noProof/>
          <w:lang w:val="en-US"/>
        </w:rPr>
        <w:t>(Roberts et al., 2014; Yan et al., 2018)</w:t>
      </w:r>
      <w:r>
        <w:fldChar w:fldCharType="end"/>
      </w:r>
      <w:r w:rsidRPr="00E457C1">
        <w:rPr>
          <w:lang w:val="en-US"/>
        </w:rPr>
        <w:t>, and, although the overall variance is larger</w:t>
      </w:r>
      <w:r w:rsidR="00D12CDF" w:rsidRPr="00E457C1">
        <w:rPr>
          <w:lang w:val="en-US"/>
        </w:rPr>
        <w:t xml:space="preserve"> in CMIP6</w:t>
      </w:r>
      <w:del w:id="2441" w:author="Sara M Tuson" w:date="2021-06-24T10:27:00Z">
        <w:r w:rsidR="00D12CDF" w:rsidRPr="00E457C1" w:rsidDel="000C4525">
          <w:rPr>
            <w:lang w:val="en-US"/>
          </w:rPr>
          <w:delText xml:space="preserve"> </w:delText>
        </w:r>
      </w:del>
      <w:r w:rsidRPr="00E457C1">
        <w:rPr>
          <w:lang w:val="en-US"/>
        </w:rPr>
        <w:t xml:space="preserve"> than in CMIP5, similar results are found analysing the CMIP6 models (</w:t>
      </w:r>
      <w:r w:rsidR="0077206E" w:rsidRPr="00AC1A12">
        <w:rPr>
          <w:noProof/>
          <w:lang w:val="en-CA" w:eastAsia="en-US"/>
        </w:rPr>
        <w:t>Figure 3.30</w:t>
      </w:r>
      <w:r w:rsidRPr="00E457C1">
        <w:rPr>
          <w:lang w:val="en-US"/>
        </w:rPr>
        <w:t xml:space="preserve">b,c). It is currently unknown why </w:t>
      </w:r>
      <w:r w:rsidR="00B609E3" w:rsidRPr="00E457C1">
        <w:rPr>
          <w:lang w:val="en-US"/>
        </w:rPr>
        <w:t xml:space="preserve">most </w:t>
      </w:r>
      <w:r w:rsidRPr="00E457C1">
        <w:rPr>
          <w:lang w:val="en-US"/>
        </w:rPr>
        <w:t xml:space="preserve">models underestimate this AMOC variability, or whether they are underestimating the internal or externally forced components. This underestimation of AMOC variability </w:t>
      </w:r>
      <w:r w:rsidR="00C364BD" w:rsidRPr="00E457C1">
        <w:rPr>
          <w:lang w:val="en-US"/>
        </w:rPr>
        <w:t xml:space="preserve">may </w:t>
      </w:r>
      <w:r w:rsidRPr="00E457C1">
        <w:rPr>
          <w:lang w:val="en-US"/>
        </w:rPr>
        <w:t>also ha</w:t>
      </w:r>
      <w:r w:rsidR="00C364BD" w:rsidRPr="00E457C1">
        <w:rPr>
          <w:lang w:val="en-US"/>
        </w:rPr>
        <w:t>ve</w:t>
      </w:r>
      <w:r w:rsidRPr="00E457C1">
        <w:rPr>
          <w:lang w:val="en-US"/>
        </w:rPr>
        <w:t xml:space="preserve"> </w:t>
      </w:r>
      <w:r w:rsidR="00B609E3" w:rsidRPr="00E457C1">
        <w:rPr>
          <w:lang w:val="en-US"/>
        </w:rPr>
        <w:t xml:space="preserve">potential </w:t>
      </w:r>
      <w:r w:rsidRPr="00E457C1">
        <w:rPr>
          <w:lang w:val="en-US"/>
        </w:rPr>
        <w:t>implications for detection and attribution, the relationship between AMOC and AMV (see Section</w:t>
      </w:r>
      <w:r w:rsidR="00EF1D11" w:rsidRPr="00E457C1">
        <w:rPr>
          <w:lang w:val="en-US"/>
        </w:rPr>
        <w:t xml:space="preserve"> 3.7.7</w:t>
      </w:r>
      <w:r w:rsidRPr="00E457C1">
        <w:rPr>
          <w:lang w:val="en-US"/>
        </w:rPr>
        <w:t xml:space="preserve">), and near-term predictions. There is also emerging evidence, based on analysis of freshwater transports, that the AMOC in CMIP5-era models is too stable, largely due to systematic biases in ocean salinity </w:t>
      </w:r>
      <w:r>
        <w:fldChar w:fldCharType="begin" w:fldLock="1"/>
      </w:r>
      <w:r w:rsidR="007F62B7">
        <w:rPr>
          <w:lang w:val="en-US"/>
        </w:rPr>
        <w:instrText>ADDIN CSL_CITATION { "citationID" : "wnXKDnLh", "citationItems" : [ { "id" : "ITEM-1", "itemData" : { "DOI" : "10.1126/sciadv.1601666", "abstract" : "Changes in the Atlantic Meridional Overturning Circulation (AMOC) are moderate in most climate model projections under increasing greenhouse gas forcing. This intermodel consensus may be an artifact of common model biases that favor a stable AMOC. Observationally based freshwater budget analyses suggest that the AMOC is in an unstable regime susceptible for large changes in response to perturbations. By correcting the model biases, we show that the AMOC collapses 300 years after the atmospheric CO2 concentration is abruptly doubled from the 1990 level. Compared to an uncorrected model, the AMOC collapse brings about large, markedly different climate responses: a prominent cooling over the northern North Atlantic and neighboring areas, sea ice increases over the Greenland-Iceland-Norwegian seas and to the south of Greenland, and a significant southward rain-belt migration over the tropical Atlantic. Our results highlight the need to develop dynamical metrics to constrain models and the importance of reducing model biases in long-term climate projection.", "author" : [ { "dropping-particle" : "", "family" : "Liu", "given" : "Wei", "non-dropping-particle" : "", "parse-names" : false, "suffix" : "" }, { "dropping-particle" : "", "family" : "Xie", "given" : "Shang-Ping", "non-dropping-particle" : "", "parse-names" : false, "suffix" : "" }, { "dropping-particle" : "", "family" : "Liu", "given" : "Zhengyu", "non-dropping-particle" : "", "parse-names" : false, "suffix" : "" }, { "dropping-particle" : "", "family" : "Zhu", "given" : "Jiang", "non-dropping-particle" : "", "parse-names" : false, "suffix" : "" } ], "container-title" : "Science Advances", "id" : "ITEM-1", "issue" : "1", "issued" : { "date-parts" : [ [ "2017", "1", "1" ] ] }, "title" : "Overlooked possibility of a collapsed Atlantic Meridional Overturning Circulation in warming climate", "translator" : [ { "dropping-particle" : "", "family" : "J6993", "given" : "", "non-dropping-particle" : "", "parse-names" : false, "suffix" : "" } ], "type" : "article-journal", "volume" : "3" }, "uris" : [ "http://www.mendeley.com/documents/?uuid=1244d6e0-436b-49d4-bbaf-bfc42915e0a7" ] }, { "id" : "ITEM-2", "itemData" : { "DOI" : "10.1080/16000870.2017.1299910", "ISSN" : "null", "author" : [ { "dropping-particle" : "V", "family" : "Mecking", "given" : "J", "non-dropping-particle" : "", "parse-names" : false, "suffix" : "" }, { "dropping-particle" : "", "family" : "Drijfhout", "given" : "S S", "non-dropping-particle" : "", "parse-names" : false, "suffix" : "" }, { "dropping-particle" : "", "family" : "Jackson", "given" : "L C", "non-dropping-particle" : "", "parse-names" : false, "suffix" : "" }, { "dropping-particle" : "", "family" : "Andrews", "given" : "M B", "non-dropping-particle" : "", "parse-names" : false, "suffix" : "" } ], "container-title" : "Tellus A: Dynamic Meteorology and Oceanography", "id" : "ITEM-2", "issue" : "1", "issued" : { "date-parts" : [ [ "2017", "1", "1" ] ] }, "note" : "doi: 10.1080/16000870.2017.1299910", "page" : "1299910", "publisher" : "Taylor &amp; Francis", "title" : "The effect of model bias on Atlantic freshwater transport and implications for AMOC bi-stability", "translator" : [ { "dropping-particle" : "", "family" : "J4165", "given" : "", "non-dropping-particle" : "", "parse-names" : false, "suffix" : "" } ], "type" : "article-journal", "volume" : "69" }, "uris" : [ "http://www.mendeley.com/documents/?uuid=00cbb846-47fb-4ed3-8e92-ad17fc52b49d" ] } ], "mendeley" : { "formattedCitation" : "(Liu et al., 2017a; Mecking et al., 2017)", "manualFormatting" : "(W. Liu et al., 2017; Mecking et al., 2017)", "plainTextFormattedCitation" : "(Liu et al., 2017a; Mecking et al., 2017)", "previouslyFormattedCitation" : "(Liu et al., 2017a; Mecking et al., 2017)" }, "properties" : { "formattedCitation" : "(Liu et al., 2017; Mecking et al., 2017)", "noteIndex" : 0, "plainCitation" : "(Liu et al., 2017; Mecking et al., 2017)" }, "schema" : "https://github.com/citation-style-language/schema/raw/master/csl-citation.json" }</w:instrText>
      </w:r>
      <w:r>
        <w:fldChar w:fldCharType="separate"/>
      </w:r>
      <w:r w:rsidR="00393F8C">
        <w:rPr>
          <w:noProof/>
          <w:lang w:val="en-US"/>
        </w:rPr>
        <w:t>(W. Liu et al., 2017; Mecking et al., 2017)</w:t>
      </w:r>
      <w:r>
        <w:fldChar w:fldCharType="end"/>
      </w:r>
      <w:r w:rsidRPr="00E457C1">
        <w:rPr>
          <w:lang w:val="en-US"/>
        </w:rPr>
        <w:t xml:space="preserve">. Such a systematic bias may potentially be linked with the underestimation of both simulated AMOC internal variability through eddy-mean flow interactions that are poorly represented in standard CMIP-class model resolution </w:t>
      </w:r>
      <w:r>
        <w:fldChar w:fldCharType="begin" w:fldLock="1"/>
      </w:r>
      <w:r w:rsidR="00E719C0">
        <w:rPr>
          <w:lang w:val="en-US"/>
        </w:rPr>
        <w:instrText>ADDIN CSL_CITATION { "citationItems" : [ { "id" : "ITEM-1", "itemData" : { "DOI" : "10.1175/JCLI-D-17-0168.1", "ISSN" : "0894-8755", "abstract" : "This study investigates the origin and features of interannual\u2013decadal Atlantic meridional overturning circulation (AMOC) variability from several ocean simulations, including a large (50 member) ensemble of global, eddy-permitting (1/4\u00b0) ocean\u2013sea ice hindcasts. After an initial stochastic perturbation, each member is driven by the same realistic atmospheric forcing over 1960\u20132015. The magnitude, spatiotemporal scales, and patterns of both the atmospherically forced and intrinsic\u2013chaotic interannual AMOC variability are then characterized from the ensemble mean and ensemble spread, respectively. The analysis of the ensemble-mean variability shows that the AMOC fluctuations north of 40\u00b0N are largely driven by the atmospheric variability, which forces meridionally coherent fluctuations reaching decadal time scales. The amplitude of the intrinsic interannual AMOC variability never exceeds the atmospherically forced contribution in the Atlantic basin, but it reaches up to 100% of the latter around 35\u00b0S and 60% in the Northern Hemisphere midlatitudes. The intrinsic AMOC variability exhibits a large-scale meridional coherence, especially south of 25\u00b0N. An EOF analysis over the basin shows two large-scale leading modes that together explain 60% of the interannual intrinsic variability. The first mode is likely excited by intrinsic oceanic processes at the southern end of the basin and affects latitudes up to 40\u00b0N; the second mode is mostly restricted to, and excited within, the Northern Hemisphere midlatitudes. These features of the intrinsic, chaotic variability (intensity, patterns, and random phase) are barely sensitive to the atmospheric evolution, and they strongly resemble the \u201cpure intrinsic\u201d interannual AMOC variability that emerges in climatological simulations under repeated seasonal-cycle forcing. These results raise questions about the attribution of observed and simulated AMOC signals and about the possible impact of intrinsic signals on the atmosphere.", "author" : [ { "dropping-particle" : "", "family" : "Leroux", "given" : "Stephanie", "non-dropping-particle" : "", "parse-names" : false, "suffix" : "" }, { "dropping-particle" : "", "family" : "Penduff", "given" : "Thierry", "non-dropping-particle" : "", "parse-names" : false, "suffix" : "" }, { "dropping-particle" : "", "family" : "Bessi\u00e8res", "given" : "Laurent", "non-dropping-particle" : "", "parse-names" : false, "suffix" : "" }, { "dropping-particle" : "", "family" : "Molines", "given" : "Jean-Marc", "non-dropping-particle" : "", "parse-names" : false, "suffix" : "" }, { "dropping-particle" : "", "family" : "Brankart", "given" : "Jean-Michel", "non-dropping-particle" : "", "parse-names" : false, "suffix" : "" }, { "dropping-particle" : "", "family" : "S\u00e9razin", "given" : "Guillaume", "non-dropping-particle" : "", "parse-names" : false, "suffix" : "" }, { "dropping-particle" : "", "family" : "Barnier", "given" : "Bernard", "non-dropping-particle" : "", "parse-names" : false, "suffix" : "" }, { "dropping-particle" : "", "family" : "Terray", "given" : "Laurent", "non-dropping-particle" : "", "parse-names" : false, "suffix" : "" } ], "container-title" : "Journal of Climate", "id" : "ITEM-1", "issue" : "3", "issued" : { "date-parts" : [ [ "2018", "2" ] ] }, "page" : "1183-1203", "title" : "Intrinsic and Atmospherically Forced Variability of the AMOC: Insights from a Large-Ensemble Ocean Hindcast", "translator" : [ { "dropping-particle" : "", "family" : "J6423", "given" : "", "non-dropping-particle" : "", "parse-names" : false, "suffix" : "" } ], "type" : "article-journal", "volume" : "31" }, "uris" : [ "http://www.mendeley.com/documents/?uuid=43886888-4e2a-40dc-af01-3d318f067a04", "http://www.mendeley.com/documents/?uuid=05f242f3-9e84-46d3-8313-91101009111d", "http://www.mendeley.com/documents/?uuid=1db26bbd-c204-4ea5-9ffe-f6a0ce1110fc", "http://www.mendeley.com/documents/?uuid=dbd6bf81-abdd-4a90-b052-cef2c5bc47b4" ] } ], "mendeley" : { "formattedCitation" : "(Leroux et al., 2018)", "plainTextFormattedCitation" : "(Leroux et al., 2018)", "previouslyFormattedCitation" : "(Leroux et al., 2018)" }, "properties" : { "noteIndex" : 0 }, "schema" : "https://github.com/citation-style-language/schema/raw/master/csl-citation.json" }</w:instrText>
      </w:r>
      <w:r>
        <w:fldChar w:fldCharType="separate"/>
      </w:r>
      <w:r w:rsidR="00393F8C">
        <w:rPr>
          <w:noProof/>
          <w:lang w:val="en-US"/>
        </w:rPr>
        <w:t>(Leroux et al., 2018)</w:t>
      </w:r>
      <w:r>
        <w:fldChar w:fldCharType="end"/>
      </w:r>
      <w:r w:rsidRPr="00E457C1">
        <w:rPr>
          <w:lang w:val="en-US"/>
        </w:rPr>
        <w:t>, and externally forced change.</w:t>
      </w:r>
    </w:p>
    <w:p w14:paraId="016CCDF7" w14:textId="77777777" w:rsidR="009F594A" w:rsidRPr="00E457C1" w:rsidRDefault="009F594A" w:rsidP="009F594A">
      <w:pPr>
        <w:pStyle w:val="AR6BodyText"/>
        <w:rPr>
          <w:lang w:val="en-US"/>
        </w:rPr>
      </w:pPr>
    </w:p>
    <w:p w14:paraId="46262A10" w14:textId="6F468E83" w:rsidR="009F594A" w:rsidRPr="00E457C1" w:rsidRDefault="009F594A" w:rsidP="009F594A">
      <w:pPr>
        <w:pStyle w:val="AR6BodyText"/>
        <w:rPr>
          <w:lang w:val="en-US"/>
        </w:rPr>
      </w:pPr>
      <w:r w:rsidRPr="00E457C1">
        <w:rPr>
          <w:color w:val="000000"/>
          <w:lang w:val="en-US"/>
        </w:rPr>
        <w:t xml:space="preserve">As reported in </w:t>
      </w:r>
      <w:r>
        <w:rPr>
          <w:color w:val="000000"/>
          <w:lang w:val="en-AU"/>
        </w:rPr>
        <w:t xml:space="preserve">Section 2.3.3.4.1, </w:t>
      </w:r>
      <w:r w:rsidRPr="00E457C1">
        <w:rPr>
          <w:color w:val="000000"/>
          <w:lang w:val="en-US"/>
        </w:rPr>
        <w:t>estimates of AMOC since at least 1950, which are generated from observed surface temperatures or sea surface height</w:t>
      </w:r>
      <w:r>
        <w:rPr>
          <w:color w:val="000000"/>
          <w:lang w:val="en-AU"/>
        </w:rPr>
        <w:t>,</w:t>
      </w:r>
      <w:r w:rsidRPr="00E457C1">
        <w:rPr>
          <w:color w:val="000000"/>
          <w:lang w:val="en-US"/>
        </w:rPr>
        <w:t xml:space="preserve"> suggest the AMOC weakened through the 20</w:t>
      </w:r>
      <w:r w:rsidRPr="00566450">
        <w:rPr>
          <w:rFonts w:cs="Times New Roman"/>
          <w:color w:val="000000"/>
          <w:sz w:val="24"/>
          <w:szCs w:val="24"/>
          <w:lang w:val="en-US" w:eastAsia="en-US"/>
          <w:rPrChange w:id="2442" w:author="Sara M Tuson" w:date="2021-06-28T09:47:00Z">
            <w:rPr>
              <w:rFonts w:cs="Times New Roman"/>
              <w:color w:val="000000"/>
              <w:sz w:val="24"/>
              <w:szCs w:val="24"/>
              <w:vertAlign w:val="superscript"/>
              <w:lang w:val="en-US" w:eastAsia="en-US"/>
            </w:rPr>
          </w:rPrChange>
        </w:rPr>
        <w:t>th</w:t>
      </w:r>
      <w:r w:rsidRPr="00E457C1">
        <w:rPr>
          <w:color w:val="000000"/>
          <w:lang w:val="en-US"/>
        </w:rPr>
        <w:t xml:space="preserve"> century (</w:t>
      </w:r>
      <w:r w:rsidRPr="00E457C1">
        <w:rPr>
          <w:i/>
          <w:color w:val="000000"/>
          <w:lang w:val="en-US"/>
        </w:rPr>
        <w:t>low confidence</w:t>
      </w:r>
      <w:r w:rsidRPr="00E457C1">
        <w:rPr>
          <w:color w:val="000000"/>
          <w:lang w:val="en-US"/>
        </w:rPr>
        <w:t xml:space="preserve">) </w:t>
      </w:r>
      <w:r>
        <w:fldChar w:fldCharType="begin" w:fldLock="1"/>
      </w:r>
      <w:r w:rsidR="00E719C0">
        <w:rPr>
          <w:color w:val="000000"/>
          <w:lang w:val="en-US"/>
        </w:rPr>
        <w:instrText>ADDIN CSL_CITATION { "citationItems" : [ { "id" : "ITEM-1", "itemData" : { "DOI" : "10.1038/s41586-018-0006-5", "ISSN" : "1476-4687", "abstract" : "The Atlantic meridional overturning circulation (AMOC)\u2014a system of ocean currents in the North Atlantic\u2014has a major impact on climate, yet its evolution during the industrial era is poorly known owing to a lack of direct current measurements. Here we provide evidence for a weakening of the AMOC by about 3\u2009\u00b1\u20091 sverdrups (around 15 per cent) since the mid-twentieth century. This weakening is revealed by a characteristic spatial and seasonal sea-surface temperature \u2018fingerprint\u2019\u2014consisting of a pattern of cooling in the subpolar Atlantic Ocean and warming in the Gulf Stream region\u2014and is\u00a0calibrated through an ensemble of model simulations from the CMIP5 project. We find this fingerprint both in a high-resolution climate model in response to increasing atmospheric carbon dioxide concentrations, and in the temperature trends observed since the late nineteenth century. The pattern can be explained by a slowdown in the AMOC and reduced northward heat transport, as well as an associated northward shift of the Gulf Stream. Comparisons with recent direct measurements from the RAPID project and several other studies provide a consistent depiction of record-low AMOC values in recent years.", "author" : [ { "dropping-particle" : "", "family" : "Caesar", "given" : "L", "non-dropping-particle" : "", "parse-names" : false, "suffix" : "" }, { "dropping-particle" : "", "family" : "Rahmstorf", "given" : "S", "non-dropping-particle" : "", "parse-names" : false, "suffix" : "" }, { "dropping-particle" : "", "family" : "Robinson", "given" : "A", "non-dropping-particle" : "", "parse-names" : false, "suffix" : "" }, { "dropping-particle" : "", "family" : "Feulner", "given" : "G", "non-dropping-particle" : "", "parse-names" : false, "suffix" : "" }, { "dropping-particle" : "", "family" : "Saba", "given" : "V", "non-dropping-particle" : "", "parse-names" : false, "suffix" : "" } ], "container-title" : "Nature", "id" : "ITEM-1", "issue" : "7700", "issued" : { "date-parts" : [ [ "2018" ] ] }, "page" : "191-196", "title" : "Observed fingerprint of a weakening Atlantic Ocean overturning circulation", "translator" : [ { "dropping-particle" : "", "family" : "J4160", "given" : "", "non-dropping-particle" : "", "parse-names" : false, "suffix" : "" } ], "type" : "article-journal", "volume" : "556" }, "uris" : [ "http://www.mendeley.com/documents/?uuid=6e3a7c85-03ed-4791-a760-e207ee067ffd" ] }, { "id" : "ITEM-2", "itemData" : { "DOI" : "10.1002/jgrc.20091", "ISSN" : "2169-9275", "abstract" : "Recent studies indicate that the rates of sea level rise (SLR) along the U.S. mid-Atlantic coast have accelerated in recent decades, possibly due to a slowdown of the Atlantic Meridional Overturning Circulation (AMOC) and its upper branch, the Gulf Stream (GS). We analyzed the GS elevation gradient obtained from altimeter data, the Florida Current transport obtained from cable measurements, the North Atlantic Oscillation (NAO) index, and coastal sea level obtained from 10 tide gauge stations in the Chesapeake Bay and the mid-Atlantic coast. An Empirical Mode Decomposition/Hilbert-Huang Transformation (EMD/HHT) method was used to separate long-term trends from oscillating modes. The coastal sea level variations were found to be strongly influenced by variations in the GS on timescales ranging from a few months to decades. It appears that the GS has shifted from a 6?8?year oscillation cycle to a continuous weakening trend since about 2004 and that this trend may be responsible for recent acceleration in local SLR. The correlation between long-term changes in the coastal sea level and changes in the GS strength was extremely high (R?=??0.85 with more than 99.99% confidence that the correlation is not zero). The impact of the GS on SLR rates over the past decade seems to be larger in the southern portion of the mid-Atlantic Bight near Cape Hatteras and is reduced northward along the coast. The study suggests that regional coastal sea level rise projections due to climate change must take into account the impact of spatial changes in ocean dynamics.", "author" : [ { "dropping-particle" : "", "family" : "Ezer", "given" : "Tal", "non-dropping-particle" : "", "parse-names" : false, "suffix" : "" }, { "dropping-particle" : "", "family" : "Atkinson", "given" : "Larry P", "non-dropping-particle" : "", "parse-names" : false, "suffix" : "" }, { "dropping-particle" : "", "family" : "Corlett", "given" : "William B", "non-dropping-particle" : "", "parse-names" : false, "suffix" : "" }, { "dropping-particle" : "", "family" : "Blanco", "given" : "Jose L", "non-dropping-particle" : "", "parse-names" : false, "suffix" : "" } ], "container-title" : "Journal of Geophysical Research: Oceans", "id" : "ITEM-2", "issue" : "2", "issued" : { "date-parts" : [ [ "2013", "2", "1" ] ] }, "note" : "doi: 10.1002/jgrc.20091", "page" : "685-697", "publisher" : "John Wiley &amp; Sons, Ltd", "title" : "Gulf Stream's induced sea level rise and variability along the U.S. mid-Atlantic coast", "translator" : [ { "dropping-particle" : "", "family" : "J6227", "given" : "", "non-dropping-particle" : "", "parse-names" : false, "suffix" : "" } ], "type" : "article-journal", "volume" : "118" }, "uris" : [ "http://www.mendeley.com/documents/?uuid=8cdff643-62aa-4a15-bff5-b143d41f6e4d" ] } ], "mendeley" : { "formattedCitation" : "(Ezer et al., 2013; Caesar et al., 2018)", "plainTextFormattedCitation" : "(Ezer et al., 2013; Caesar et al., 2018)", "previouslyFormattedCitation" : "(Ezer et al., 2013; Caesar et al., 2018)" }, "properties" : { "noteIndex" : 0 }, "schema" : "https://github.com/citation-style-language/schema/raw/master/csl-citation.json" }</w:instrText>
      </w:r>
      <w:r>
        <w:fldChar w:fldCharType="separate"/>
      </w:r>
      <w:r w:rsidR="00393F8C">
        <w:rPr>
          <w:noProof/>
          <w:color w:val="000000"/>
          <w:lang w:val="en-US"/>
        </w:rPr>
        <w:t>(Ezer et al., 2013; Caesar et al., 2018)</w:t>
      </w:r>
      <w:r>
        <w:fldChar w:fldCharType="end"/>
      </w:r>
      <w:r w:rsidRPr="00E457C1">
        <w:rPr>
          <w:color w:val="000000"/>
          <w:lang w:val="en-US"/>
        </w:rPr>
        <w:t>. Over the same period, t</w:t>
      </w:r>
      <w:r w:rsidRPr="00E457C1">
        <w:rPr>
          <w:lang w:val="en-US"/>
        </w:rPr>
        <w:t xml:space="preserve">he CMIP5 multi-model mean showed no significant net forced response in AMOC </w:t>
      </w:r>
      <w:r>
        <w:fldChar w:fldCharType="begin" w:fldLock="1"/>
      </w:r>
      <w:r w:rsidR="00E719C0">
        <w:rPr>
          <w:lang w:val="en-US"/>
        </w:rPr>
        <w:instrText>ADDIN CSL_CITATION { "citationItems" : [ { "id" : "ITEM-1", "itemData" : { "DOI" : "10.1175/JCLI-D-12-00496.1", "ISBN" : "0894-8755", "ISSN" : "08948755", "abstract" : "The Atlantic meridional overturning circulation (AMOC) simulated by 10 models from phase 5 of the Coupled Model Intercomparison Project (CMIP5) for the historical (1850\u20132005) and future climate is ex- amined. The historical simulations of the AMOCmean state are more closely matched to observations than those of phase 3 of the Coupled Model Intercomparison Project (CMIP3). Similarly to CMIP3, all models predict a weakening of the AMOC in the twenty-first century, though the degree of weakening varies con- siderably among the models. Under the representative concentration pathway 4.5 (RCP4.5) scenario, the weakening by year 2100 is 5%\u201340% of the individual model\u2019s historical mean state; under RCP8.5, the weakening increases to 15%\u201360%over the same period. RCP4.5 leads to the stabilization of the AMOC in the second half of the twenty-first century and a slower (then weakening rate) but steady recovery thereafter, while RCP8.5 gives rise to a continuous weakening of theAMOCthroughout the twenty-first century. In the CMIP5 historical simulations, all but one model exhibit a weak downward trend [ranging from 20.1 to21.8 Sverdrup (Sv) century21;1Sv[106m3 s21] over the twentieth century. Additionally, the multimodel ensemble\u2013 mean AMOC exhibits multidecadal variability with a ;60-yr periodicity and a peak-to-peak amplitude of ;1Sv; all individual models project consistently onto this multidecadal mode. This multidecadal variability is significantly correlated with similar variations in the net surface shortwave radiative flux in the North Atlantic and with surface freshwater flux variations in the subpolar latitudes. Potential drivers for the twentieth-century multimodelAMOC variability, including external climate forcing and the North Atlantic Oscillation (NAO), and the implication of these results on the North Atlantic SST variability are discussed.", "author" : [ { "dropping-particle" : "", "family" : "Cheng", "given" : "Wei", "non-dropping-particle" : "", "parse-names" : false, "suffix" : "" }, { "dropping-particle" : "", "family" : "Chiang", "given" : "John C.H.", "non-dropping-particle" : "", "parse-names" : false, "suffix" : "" }, { "dropping-particle" : "", "family" : "Zhang", "given" : "Dongxiao", "non-dropping-particle" : "", "parse-names" : false, "suffix" : "" } ], "container-title" : "Journal of Climate", "id" : "ITEM-1", "issue" : "18", "issued" : { "date-parts" : [ [ "2013" ] ] }, "page" : "7187-7197", "title" : "Atlantic meridional overturning circulation (AMOC) in CMIP5 Models: RCP and historical simulations", "translator" : [ { "dropping-particle" : "", "family" : "J6140", "given" : "", "non-dropping-particle" : "", "parse-names" : false, "suffix" : "" } ], "type" : "article-journal", "volume" : "26" }, "uris" : [ "http://www.mendeley.com/documents/?uuid=bca5f5f5-3196-4fbd-b706-c7e407253b84" ] } ], "mendeley" : { "formattedCitation" : "(Cheng et al., 2013)", "plainTextFormattedCitation" : "(Cheng et al., 2013)", "previouslyFormattedCitation" : "(Cheng et al., 2013)" }, "properties" : { "noteIndex" : 0 }, "schema" : "https://github.com/citation-style-language/schema/raw/master/csl-citation.json" }</w:instrText>
      </w:r>
      <w:r>
        <w:fldChar w:fldCharType="separate"/>
      </w:r>
      <w:r w:rsidR="00393F8C">
        <w:rPr>
          <w:noProof/>
          <w:lang w:val="en-US"/>
        </w:rPr>
        <w:t>(Cheng et al., 2013)</w:t>
      </w:r>
      <w:r>
        <w:fldChar w:fldCharType="end"/>
      </w:r>
      <w:r w:rsidRPr="00E457C1">
        <w:rPr>
          <w:lang w:val="en-US"/>
        </w:rPr>
        <w:t xml:space="preserve">. However, a significant forced change is simulated in the CMIP6 multi-model mean, where a clear increase of the AMOC is seen over </w:t>
      </w:r>
      <w:r w:rsidR="007D14ED" w:rsidRPr="00E457C1">
        <w:rPr>
          <w:lang w:val="en-US"/>
        </w:rPr>
        <w:t xml:space="preserve">the </w:t>
      </w:r>
      <w:r w:rsidRPr="00E457C1">
        <w:rPr>
          <w:lang w:val="en-US"/>
        </w:rPr>
        <w:t>1940</w:t>
      </w:r>
      <w:del w:id="2443" w:author="Sara M Tuson" w:date="2021-06-24T11:06:00Z">
        <w:r w:rsidRPr="00E457C1" w:rsidDel="00D269C7">
          <w:rPr>
            <w:lang w:val="en-US"/>
          </w:rPr>
          <w:delText>-</w:delText>
        </w:r>
      </w:del>
      <w:ins w:id="2444" w:author="Sara M Tuson" w:date="2021-06-24T11:06:00Z">
        <w:r w:rsidR="00D269C7">
          <w:rPr>
            <w:lang w:val="en-US"/>
          </w:rPr>
          <w:t>–</w:t>
        </w:r>
      </w:ins>
      <w:r w:rsidRPr="00E457C1">
        <w:rPr>
          <w:lang w:val="en-US"/>
        </w:rPr>
        <w:t xml:space="preserve">1985 period </w:t>
      </w:r>
      <w:ins w:id="2445" w:author="Ian Blenkinsop" w:date="2021-07-13T14:25:00Z">
        <w:r w:rsidR="00CD382B">
          <w:rPr>
            <w:lang w:val="en-US"/>
          </w:rPr>
          <w:t>(</w:t>
        </w:r>
        <w:r w:rsidR="00CD382B" w:rsidRPr="00AC1A12">
          <w:rPr>
            <w:noProof/>
            <w:lang w:val="en-CA" w:eastAsia="en-US"/>
          </w:rPr>
          <w:t>Figure 3.30</w:t>
        </w:r>
        <w:r w:rsidR="00CD382B" w:rsidRPr="00E457C1">
          <w:rPr>
            <w:lang w:val="en-US"/>
          </w:rPr>
          <w:t>e</w:t>
        </w:r>
        <w:r w:rsidR="00CD382B">
          <w:rPr>
            <w:lang w:val="en-US"/>
          </w:rPr>
          <w:t>;</w:t>
        </w:r>
        <w:r w:rsidR="00CD382B" w:rsidRPr="00BB05B7">
          <w:rPr>
            <w:lang w:val="en-US"/>
            <w:rPrChange w:id="2446" w:author="Clotilde Pean" w:date="2021-09-13T13:15:00Z">
              <w:rPr/>
            </w:rPrChange>
          </w:rPr>
          <w:t xml:space="preserve"> </w:t>
        </w:r>
      </w:ins>
      <w:r>
        <w:fldChar w:fldCharType="begin" w:fldLock="1"/>
      </w:r>
      <w:r w:rsidR="002D1890">
        <w:rPr>
          <w:lang w:val="en-US"/>
        </w:rPr>
        <w:instrText>ADDIN CSL_CITATION { "citationItems" : [ { "id" : "ITEM-1", "itemData" : { "DOI" : "10.1029/2020GL088166", "ISSN" : "19448007", "abstract" : "The Atlantic Meridional Overturning Circulation (AMOC) has been, and will continue to be, a key factor in the modulation of climate change both locally and globally. However, there remains considerable uncertainty in recent AMOC evolution. Here, we show that the multimodel mean AMOC strengthened by approximately 10% from 1850\u20131985 in new simulations from the 6th Coupled Model Intercomparison Project (CMIP6), a larger change than was seen in CMIP5. Across the models, the strength of the AMOC trend up to 1985 is related to a proxy for the strength of the aerosol forcing. Therefore, the multimodel difference is a result of stronger anthropogenic aerosol forcing on average in CMIP6 than CMIP5, which is primarily due to more models including aerosol-cloud interactions. However, observational constraints\u2014including a historical sea surface temperature fingerprint and shortwave radiative forcing in recent decades\u2014suggest that anthropogenic forcing and/or the AMOC response may be overestimated.",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"ITEM-1", "issue" : "14", "issued" : { "date-parts" : [ [ "2020" ] ] }, "title" : "Aerosol-Forced AMOC Changes in CMIP6 Historical Simulations", "translator" : [ { "dropping-particle" : "", "family" : "J6049", "given" : "", "non-dropping-particle" : "", "parse-names" : false, "suffix" : "" } ], "type" : "article-journal", "volume" : "47" }, "uris" : [ "http://www.mendeley.com/documents/?uuid=13df8141-3387-4232-9847-d455d8eca331" ] } ], "mendeley" : { "formattedCitation" : "(Menary et al., 2020)", "manualFormatting" : "Menary et al., 2020)", "plainTextFormattedCitation" : "(Menary et al., 2020)", "previouslyFormattedCitation" : "(Menary et al., 2020)" }, "properties" : { "noteIndex" : 0 }, "schema" : "https://github.com/citation-style-language/schema/raw/master/csl-citation.json" }</w:instrText>
      </w:r>
      <w:r>
        <w:fldChar w:fldCharType="separate"/>
      </w:r>
      <w:del w:id="2447" w:author="Ian Blenkinsop" w:date="2021-07-13T14:25:00Z">
        <w:r w:rsidR="00393F8C" w:rsidDel="00CD382B">
          <w:rPr>
            <w:noProof/>
            <w:lang w:val="en-US"/>
          </w:rPr>
          <w:delText>(</w:delText>
        </w:r>
      </w:del>
      <w:r w:rsidR="00393F8C">
        <w:rPr>
          <w:noProof/>
          <w:lang w:val="en-US"/>
        </w:rPr>
        <w:t>Menary et al., 2020)</w:t>
      </w:r>
      <w:r>
        <w:fldChar w:fldCharType="end"/>
      </w:r>
      <w:del w:id="2448" w:author="Ian Blenkinsop" w:date="2021-07-13T14:25:00Z">
        <w:r w:rsidRPr="00E457C1" w:rsidDel="00CD382B">
          <w:rPr>
            <w:lang w:val="en-US"/>
          </w:rPr>
          <w:delText xml:space="preserve"> (</w:delText>
        </w:r>
        <w:r w:rsidR="0077206E" w:rsidRPr="00AC1A12" w:rsidDel="00CD382B">
          <w:rPr>
            <w:noProof/>
            <w:lang w:val="en-CA" w:eastAsia="en-US"/>
          </w:rPr>
          <w:delText>Figure 3.30</w:delText>
        </w:r>
        <w:r w:rsidRPr="00E457C1" w:rsidDel="00CD382B">
          <w:rPr>
            <w:lang w:val="en-US"/>
          </w:rPr>
          <w:delText>e)</w:delText>
        </w:r>
      </w:del>
      <w:r w:rsidRPr="00E457C1">
        <w:rPr>
          <w:lang w:val="en-US"/>
        </w:rPr>
        <w:t xml:space="preserve">. Although there is general agreement that the influence of </w:t>
      </w:r>
      <w:r w:rsidR="004F6A3A" w:rsidRPr="00E457C1">
        <w:rPr>
          <w:lang w:val="en-US"/>
        </w:rPr>
        <w:t xml:space="preserve">greenhouse gases </w:t>
      </w:r>
      <w:r w:rsidRPr="00E457C1">
        <w:rPr>
          <w:lang w:val="en-US"/>
        </w:rPr>
        <w:t xml:space="preserve">acts to a weaken the modelled AMOC </w:t>
      </w:r>
      <w:r>
        <w:fldChar w:fldCharType="begin" w:fldLock="1"/>
      </w:r>
      <w:r w:rsidR="00E719C0">
        <w:rPr>
          <w:lang w:val="en-US"/>
        </w:rPr>
        <w:instrText>ADDIN CSL_CITATION { "citationItems" : [ { "id" : "ITEM-1", "itemData" : { "DOI" : "10.1029/2005GL024980", "ISSN" : "0094-8276", "abstract" : "In many climate model simulations using realistic, time-varying climate change forcing agents for the 20th and 21st centuries, the North Atlantic thermohaline circulation (THC) weakens in the 21st century, with little change in the 20th century. Here we use a comprehensive climate model to explore the impact of various climate change forcing agents on the THC. We conduct ensembles of integrations with subsets of climate change forcing agents. Increasing greenhouse gases ? in isolation ? produce a significant THC weakening in the late 20th century, but this change is partially offset by increasing anthropogenic aerosols, which tend to strengthen the THC. The competition between increasing greenhouse gases and anthropogenic aerosols thus produces no significant THC change in our 20th century simulations when all climate forcings are included. The THC weakening becomes significant several decades into the 21st century, when the effects of increasing greenhouse gases overwhelm the aerosol effects.", "author" : [ { "dropping-particle" : "", "family" : "Delworth", "given" : "Thomas L", "non-dropping-particle" : "", "parse-names" : false, "suffix" : "" }, { "dropping-particle" : "", "family" : "Dixon", "given" : "Keith W", "non-dropping-particle" : "", "parse-names" : false, "suffix" : "" } ], "container-title" : "Geophysical Research Letters", "id" : "ITEM-1", "issue" : "2", "issued" : { "date-parts" : [ [ "2006", "1", "1" ] ] }, "note" : "doi: 10.1029/2005GL024980", "publisher" : "John Wiley &amp; Sons, Ltd", "title" : "Have anthropogenic aerosols delayed a greenhouse gas-induced weakening of the North Atlantic thermohaline circulation?", "translator" : [ { "dropping-particle" : "", "family" : "J6141", "given" : "", "non-dropping-particle" : "", "parse-names" : false, "suffix" : "" } ], "type" : "article-journal", "volume" : "33" }, "uris" : [ "http://www.mendeley.com/documents/?uuid=0d195d28-ecf2-422d-b28b-312d63bf6cfb" ] }, { "id" : "ITEM-2", "itemData" : { "DOI" : "10.1038/s41586-018-0006-5", "ISSN" : "1476-4687", "abstract" : "The Atlantic meridional overturning circulation (AMOC)\u2014a system of ocean currents in the North Atlantic\u2014has a major impact on climate, yet its evolution during the industrial era is poorly known owing to a lack of direct current measurements. Here we provide evidence for a weakening of the AMOC by about 3\u2009\u00b1\u20091 sverdrups (around 15 per cent) since the mid-twentieth century. This weakening is revealed by a characteristic spatial and seasonal sea-surface temperature \u2018fingerprint\u2019\u2014consisting of a pattern of cooling in the subpolar Atlantic Ocean and warming in the Gulf Stream region\u2014and is\u00a0calibrated through an ensemble of model simulations from the CMIP5 project. We find this fingerprint both in a high-resolution climate model in response to increasing atmospheric carbon dioxide concentrations, and in the temperature trends observed since the late nineteenth century. The pattern can be explained by a slowdown in the AMOC and reduced northward heat transport, as well as an associated northward shift of the Gulf Stream. Comparisons with recent direct measurements from the RAPID project and several other studies provide a consistent depiction of record-low AMOC values in recent years.", "author" : [ { "dropping-particle" : "", "family" : "Caesar", "given" : "L", "non-dropping-particle" : "", "parse-names" : false, "suffix" : "" }, { "dropping-particle" : "", "family" : "Rahmstorf", "given" : "S", "non-dropping-particle" : "", "parse-names" : false, "suffix" : "" }, { "dropping-particle" : "", "family" : "Robinson", "given" : "A", "non-dropping-particle" : "", "parse-names" : false, "suffix" : "" }, { "dropping-particle" : "", "family" : "Feulner", "given" : "G", "non-dropping-particle" : "", "parse-names" : false, "suffix" : "" }, { "dropping-particle" : "", "family" : "Saba", "given" : "V", "non-dropping-particle" : "", "parse-names" : false, "suffix" : "" } ], "container-title" : "Nature", "id" : "ITEM-2", "issue" : "7700", "issued" : { "date-parts" : [ [ "2018" ] ] }, "page" : "191-196", "title" : "Observed fingerprint of a weakening Atlantic Ocean overturning circulation", "translator" : [ { "dropping-particle" : "", "family" : "J4160", "given" : "", "non-dropping-particle" : "", "parse-names" : false, "suffix" : "" } ], "type" : "article-journal", "volume" : "556" }, "uris" : [ "http://www.mendeley.com/documents/?uuid=6e3a7c85-03ed-4791-a760-e207ee067ffd" ] } ], "mendeley" : { "formattedCitation" : "(Delworth and Dixon, 2006; Caesar et al., 2018)", "plainTextFormattedCitation" : "(Delworth and Dixon, 2006; Caesar et al., 2018)", "previouslyFormattedCitation" : "(Delworth and Dixon, 2006; Caesar et al., 2018)" }, "properties" : { "noteIndex" : 0 }, "schema" : "https://github.com/citation-style-language/schema/raw/master/csl-citation.json" }</w:instrText>
      </w:r>
      <w:r>
        <w:fldChar w:fldCharType="separate"/>
      </w:r>
      <w:r w:rsidR="00393F8C">
        <w:rPr>
          <w:noProof/>
          <w:lang w:val="en-US"/>
        </w:rPr>
        <w:t>(Delworth and Dixon, 2006; Caesar et al., 2018)</w:t>
      </w:r>
      <w:r>
        <w:fldChar w:fldCharType="end"/>
      </w:r>
      <w:r w:rsidRPr="00E457C1">
        <w:rPr>
          <w:lang w:val="en-US"/>
        </w:rPr>
        <w:t xml:space="preserve">, changes in solar, volcanic and anthropogenic aerosol emissions can lead to temporary </w:t>
      </w:r>
      <w:r w:rsidR="007D14ED" w:rsidRPr="00E457C1">
        <w:rPr>
          <w:lang w:val="en-US"/>
        </w:rPr>
        <w:t xml:space="preserve">changes </w:t>
      </w:r>
      <w:r w:rsidRPr="00E457C1">
        <w:rPr>
          <w:lang w:val="en-US"/>
        </w:rPr>
        <w:t>in AMOC on decadal-</w:t>
      </w:r>
      <w:ins w:id="2449" w:author="Sara M Tuson" w:date="2021-06-27T21:49:00Z">
        <w:r w:rsidR="00492531">
          <w:rPr>
            <w:lang w:val="en-US"/>
          </w:rPr>
          <w:t xml:space="preserve"> </w:t>
        </w:r>
      </w:ins>
      <w:r w:rsidRPr="00E457C1">
        <w:rPr>
          <w:lang w:val="en-US"/>
        </w:rPr>
        <w:t>to</w:t>
      </w:r>
      <w:ins w:id="2450" w:author="Sara M Tuson" w:date="2021-06-27T21:49:00Z">
        <w:r w:rsidR="00492531">
          <w:rPr>
            <w:lang w:val="en-US"/>
          </w:rPr>
          <w:t xml:space="preserve"> </w:t>
        </w:r>
      </w:ins>
      <w:del w:id="2451" w:author="Sara M Tuson" w:date="2021-06-27T21:49:00Z">
        <w:r w:rsidRPr="00E457C1" w:rsidDel="00492531">
          <w:rPr>
            <w:lang w:val="en-US"/>
          </w:rPr>
          <w:delText>-</w:delText>
        </w:r>
      </w:del>
      <w:r w:rsidRPr="00E457C1">
        <w:rPr>
          <w:lang w:val="en-US"/>
        </w:rPr>
        <w:t>multi</w:t>
      </w:r>
      <w:ins w:id="2452" w:author="Sara M Tuson" w:date="2021-06-27T21:49:00Z">
        <w:r w:rsidR="00492531">
          <w:rPr>
            <w:lang w:val="en-US"/>
          </w:rPr>
          <w:t>-</w:t>
        </w:r>
      </w:ins>
      <w:r w:rsidRPr="00E457C1">
        <w:rPr>
          <w:lang w:val="en-US"/>
        </w:rPr>
        <w:t>decadal time</w:t>
      </w:r>
      <w:ins w:id="2453" w:author="Sara M Tuson" w:date="2021-06-27T22:08:00Z">
        <w:r w:rsidR="00630726">
          <w:rPr>
            <w:lang w:val="en-US"/>
          </w:rPr>
          <w:t xml:space="preserve"> </w:t>
        </w:r>
      </w:ins>
      <w:r w:rsidRPr="00E457C1">
        <w:rPr>
          <w:lang w:val="en-US"/>
        </w:rPr>
        <w:t xml:space="preserve">scales </w:t>
      </w:r>
      <w:r>
        <w:fldChar w:fldCharType="begin" w:fldLock="1"/>
      </w:r>
      <w:r w:rsidR="00E719C0">
        <w:rPr>
          <w:lang w:val="en-US"/>
        </w:rPr>
        <w:instrText>ADDIN CSL_CITATION { "citationItems" : [ { "id" : "ITEM-1", "itemData" : { "DOI" : "10.1002/jgrc.20178", "ISSN" : "2169-9275", "abstract" : "AbstractMechanisms of sustained multidecadal changes in the strength of the Atlantic Meridional Overturning Circulation (AMOC) are investigated in a set of simulations with a new state-of-the-art Earth system model. Anthropogenic aerosols have previously been highlighted as a potential mitigator of AMOC weakening. In this study, we explain the oceanic mechanisms behind how anthropogenic aerosols force a strengthening of the AMOC by up to 20% in our state-of-the-art Earth system model. This strengthening is driven via atmospheric circulation changes which subsequently modulate the salinity budget of the North Atlantic subpolar gyre. Gradual salinification occurs via increased evaporation and decreased fluxes of ice through the Fram Straits. A component of the salinification is a positive feedback from the AMOC bringing more saline water northwards from the subtropical Atlantic. Salinification of the subpolar gyre results in increased deep convection and a strengthening of the AMOC. Following a reduction in aerosol concentrations, the AMOC rapidly weakens, approximately 3 times faster than in the case where anthropogenic aerosol concentrations had never been increased. Similarities and differences with available observational records and long term reanalysis products are also discussed.", "author" : [ { "dropping-particle" : "", "family" : "Menary", "given" : "Matthew B", "non-dropping-particle" : "", "parse-names" : false, "suffix" : "" }, { "dropping-particle" : "", "family" : "Roberts", "given" : "Christopher D", "non-dropping-particle" : "", "parse-names" : false, "suffix" : "" }, { "dropping-particle" : "", "family" : "Palmer", "given" : "Matthew D", "non-dropping-particle" : "", "parse-names" : false, "suffix" : "" }, { "dropping-particle" : "", "family" : "Halloran", "given" : "Paul R", "non-dropping-particle" : "", "parse-names" : false, "suffix" : "" }, { "dropping-particle" : "", "family" : "Jackson", "given" : "Laura", "non-dropping-particle" : "", "parse-names" : false, "suffix" : "" }, { "dropping-particle" : "", "family" : "Wood", "given" : "Richard A", "non-dropping-particle" : "", "parse-names" : false, "suffix" : "" }, { "dropping-particle" : "", "family" : "M\u00fcller", "given" : "Wolfgang A", "non-dropping-particle" : "", "parse-names" : false, "suffix" : "" }, { "dropping-particle" : "", "family" : "Matei", "given" : "Daniela", "non-dropping-particle" : "", "parse-names" : false, "suffix" : "" }, { "dropping-particle" : "", "family" : "Lee", "given" : "Sang-Ki", "non-dropping-particle" : "", "parse-names" : false, "suffix" : "" } ], "container-title" : "Journal of Geophysical Research: Oceans", "id" : "ITEM-1", "issue" : "4", "issued" : { "date-parts" : [ [ "2013", "3", "27" ] ] }, "note" : "doi: 10.1002/jgrc.20178", "page" : "2087-2096", "publisher" : "Wiley-Blackwell", "title" : "Mechanisms of aerosol-forced AMOC variability in a state of the art climate model", "translator" : [ { "dropping-particle" : "", "family" : "J4167", "given" : "", "non-dropping-particle" : "", "parse-names" : false, "suffix" : "" } ], "type" : "article-journal", "volume" : "118" }, "uris" : [ "http://www.mendeley.com/documents/?uuid=1c141fad-daa7-4338-894f-ee1bc5492ee4" ] }, { "id" : "ITEM-2", "itemData" : { "DOI" : "10.1029/2005GL024980", "ISSN" : "0094-8276", "abstract" : "In many climate model simulations using realistic, time-varying climate change forcing agents for the 20th and 21st centuries, the North Atlantic thermohaline circulation (THC) weakens in the 21st century, with little change in the 20th century. Here we use a comprehensive climate model to explore the impact of various climate change forcing agents on the THC. We conduct ensembles of integrations with subsets of climate change forcing agents. Increasing greenhouse gases ? in isolation ? produce a significant THC weakening in the late 20th century, but this change is partially offset by increasing anthropogenic aerosols, which tend to strengthen the THC. The competition between increasing greenhouse gases and anthropogenic aerosols thus produces no significant THC change in our 20th century simulations when all climate forcings are included. The THC weakening becomes significant several decades into the 21st century, when the effects of increasing greenhouse gases overwhelm the aerosol effects.", "author" : [ { "dropping-particle" : "", "family" : "Delworth", "given" : "Thomas L", "non-dropping-particle" : "", "parse-names" : false, "suffix" : "" }, { "dropping-particle" : "", "family" : "Dixon", "given" : "Keith W", "non-dropping-particle" : "", "parse-names" : false, "suffix" : "" } ], "container-title" : "Geophysical Research Letters", "id" : "ITEM-2", "issue" : "2", "issued" : { "date-parts" : [ [ "2006", "1", "1" ] ] }, "note" : "doi: 10.1029/2005GL024980", "publisher" : "John Wiley &amp; Sons, Ltd", "title" : "Have anthropogenic aerosols delayed a greenhouse gas-induced weakening of the North Atlantic thermohaline circulation?", "translator" : [ { "dropping-particle" : "", "family" : "J6141", "given" : "", "non-dropping-particle" : "", "parse-names" : false, "suffix" : "" } ], "type" : "article-journal", "volume" : "33" }, "uris" : [ "http://www.mendeley.com/documents/?uuid=0d195d28-ecf2-422d-b28b-312d63bf6cfb" ] }, { "id" : "ITEM-3", "itemData" : { "DOI" : "10.1007/s00382-013-2028-x", "ISSN" : "1432-0894", "abstract" : "The mechanisms by which natural forcing factors alone could drive simulated multidecadal variability in the Atlantic meridional overturning circulation (AMOC) are assessed in an ensemble of climate model simulations. It is shown for a new state-of-the-art general circulation model, HadGEM2-ES, that the most important of these natural forcings, in terms of the multidecadal response of the AMOC, is solar rather than volcanic forcing. AMOC strengthening occurs through a densification of the North Atlantic, driven by anomalous surface freshwater fluxes due to increased evaporation. These are related to persistent North Atlantic atmospheric circulation anomalies, driven by forced changes in the stratosphere, associated with anomalously weak solar irradiance during the late nineteenth and early twentieth centuries. Within a period of approximately 100\u00a0years the 11-year smoothed ensemble mean AMOC strengthens by 1.5\u00a0Sv and subsequently weakens by 1.9\u00a0Sv, representing respectively approximately 3 and 4 standard deviations of the 11-year smoothed control simulation. The solar-induced variability of the AMOC has various relevant climate impacts, such as a northward shift of the intertropical convergence zone, anomalous Amazonian rainfall, and a sustained increase in European temperatures. While this model has only a partial representation of the atmospheric response to solar variability, these results demonstrate the potential for solar variability to have a multidecadal impact on North Atlantic climate.", "author" : [ { "dropping-particle" : "", "family" : "Menary", "given" : "Matthew B", "non-dropping-particle" : "", "parse-names" : false, "suffix" : "" }, { "dropping-particle" : "", "family" : "Scaife", "given" : "Adam A", "non-dropping-particle" : "", "parse-names" : false, "suffix" : "" } ], "container-title" : "Climate Dynamics", "id" : "ITEM-3", "issue" : "5", "issued" : { "date-parts" : [ [ "2014" ] ] }, "page" : "1347-1362", "title" : "Naturally forced multidecadal variability of the Atlantic meridional overturning circulation", "translator" : [ { "dropping-particle" : "", "family" : "J4168", "given" : "", "non-dropping-particle" : "", "parse-names" : false, "suffix" : "" } ], "type" : "article-journal", "volume" : "42" }, "uris" : [ "http://www.mendeley.com/documents/?uuid=ef3e2c7d-271a-4939-96ca-9e81c40bf999" ] }, { "id" : "ITEM-4", "itemData" : { "DOI" : "10.1016/j.gloplacha.2017.01.006", "ISSN" : "0921-8181",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"ITEM-4", "issued" : { "date-parts" : [ [ "2017" ] ] }, "page" : "24-45", "title" : "Impact of explosive volcanic eruptions on the main climate variability modes", "translator" : [ { "dropping-particle" : "", "family" : "J568", "given" : "", "non-dropping-particle" : "", "parse-names" : false, "suffix" : "" } ], "type" : "article-journal", "volume" : "150" }, "uris" : [ "http://www.mendeley.com/documents/?uuid=c3a92559-4a05-4514-a882-0fb4fedf08da" ] }, { "id" : "ITEM-5", "itemData" : { "DOI" : "10.1029/2017JD027711", "ISSN" : "2169897X", "author" : [ { "dropping-particle" : "", "family" : "Undorf", "given" : "S.", "non-dropping-particle" : "", "parse-names" : false, "suffix" : "" }, { "dropping-particle" : "", "family" : "Polson", "given" : "D.", "non-dropping-particle" : "", "parse-names" : false, "suffix" : "" }, { "dropping-particle" : "", "family" : "Bollasina", "given" : "M. A.", "non-dropping-particle" : "", "parse-names" : false, "suffix" : "" }, { "dropping-particle" : "", "family" : "Ming", "given" : "Y.", "non-dropping-particle" : "", "parse-names" : false, "suffix" : "" }, { "dropping-particle" : "", "family" : "Schurer", "given" : "A.", "non-dropping-particle" : "", "parse-names" : false, "suffix" : "" }, { "dropping-particle" : "", "family" : "Hegerl", "given" : "G. C.", "non-dropping-particle" : "", "parse-names" : false, "suffix" : "" } ], "container-title" : "Journal of Geophysical Research: Atmospheres", "id" : "ITEM-5", "issue" : "10", "issued" : { "date-parts" : [ [ "2018", "5" ] ] }, "page" : "4871-4889", "title" : "Detectable Impact of Local and Remote Anthropogenic Aerosols on the 20th Century Changes of West African and South Asian Monsoon Precipitation", "translator" : [ { "dropping-particle" : "", "family" : "J5120", "given" : "", "non-dropping-particle" : "", "parse-names" : false, "suffix" : "" } ], "type" : "article-journal", "volume" : "123" }, "uris" : [ "http://www.mendeley.com/documents/?uuid=9f9e5748-d58a-4da2-a978-5a6c2241387e" ] } ], "mendeley" : { "formattedCitation" : "(Delworth and Dixon, 2006; Menary et al., 2013; Menary and Scaife, 2014; Swingedouw et al., 2017; Undorf et al., 2018b)", "plainTextFormattedCitation" : "(Delworth and Dixon, 2006; Menary et al., 2013; Menary and Scaife, 2014; Swingedouw et al., 2017; Undorf et al., 2018b)", "previouslyFormattedCitation" : "(Delworth and Dixon, 2006; Menary et al., 2013; Menary and Scaife, 2014; Swingedouw et al., 2017; Undorf et al., 2018b)" }, "properties" : { "noteIndex" : 0 }, "schema" : "https://github.com/citation-style-language/schema/raw/master/csl-citation.json" }</w:instrText>
      </w:r>
      <w:r>
        <w:fldChar w:fldCharType="separate"/>
      </w:r>
      <w:r w:rsidR="00393F8C">
        <w:rPr>
          <w:noProof/>
          <w:lang w:val="en-US"/>
        </w:rPr>
        <w:t>(Delworth and Dixon, 2006; Menary et al., 2013; Menary and Scaife, 2014; Swingedouw et al., 2017; Undorf et al., 2018b)</w:t>
      </w:r>
      <w:r>
        <w:fldChar w:fldCharType="end"/>
      </w:r>
      <w:r w:rsidRPr="00E457C1">
        <w:rPr>
          <w:lang w:val="en-US"/>
        </w:rPr>
        <w:t xml:space="preserve">. As such, the simulated net forced response in AMOC is often a balance between the different forcing factors </w:t>
      </w:r>
      <w:ins w:id="2454" w:author="Ian Blenkinsop" w:date="2021-07-13T12:23:00Z">
        <w:r w:rsidR="00BD56AA">
          <w:rPr>
            <w:lang w:val="en-US"/>
          </w:rPr>
          <w:t>(</w:t>
        </w:r>
        <w:r w:rsidR="00BD56AA" w:rsidRPr="00E457C1">
          <w:rPr>
            <w:noProof/>
            <w:lang w:val="en-US"/>
          </w:rPr>
          <w:t>Section 9.2.3.1</w:t>
        </w:r>
        <w:r w:rsidR="00BD56AA">
          <w:rPr>
            <w:lang w:val="en-US"/>
          </w:rPr>
          <w:t xml:space="preserve">; </w:t>
        </w:r>
      </w:ins>
      <w:r>
        <w:fldChar w:fldCharType="begin" w:fldLock="1"/>
      </w:r>
      <w:r w:rsidR="002D1890">
        <w:rPr>
          <w:lang w:val="en-US"/>
        </w:rPr>
        <w:instrText>ADDIN CSL_CITATION { "citationItems" : [ { "id" : "ITEM-1", "itemData" : { "DOI" : "10.1029/2005GL024980", "ISSN" : "0094-8276", "abstract" : "In many climate model simulations using realistic, time-varying climate change forcing agents for the 20th and 21st centuries, the North Atlantic thermohaline circulation (THC) weakens in the 21st century, with little change in the 20th century. Here we use a comprehensive climate model to explore the impact of various climate change forcing agents on the THC. We conduct ensembles of integrations with subsets of climate change forcing agents. Increasing greenhouse gases ? in isolation ? produce a significant THC weakening in the late 20th century, but this change is partially offset by increasing anthropogenic aerosols, which tend to strengthen the THC. The competition between increasing greenhouse gases and anthropogenic aerosols thus produces no significant THC change in our 20th century simulations when all climate forcings are included. The THC weakening becomes significant several decades into the 21st century, when the effects of increasing greenhouse gases overwhelm the aerosol effects.", "author" : [ { "dropping-particle" : "", "family" : "Delworth", "given" : "Thomas L", "non-dropping-particle" : "", "parse-names" : false, "suffix" : "" }, { "dropping-particle" : "", "family" : "Dixon", "given" : "Keith W", "non-dropping-particle" : "", "parse-names" : false, "suffix" : "" } ], "container-title" : "Geophysical Research Letters", "id" : "ITEM-1", "issue" : "2", "issued" : { "date-parts" : [ [ "2006", "1", "1" ] ] }, "note" : "doi: 10.1029/2005GL024980", "publisher" : "John Wiley &amp; Sons, Ltd", "title" : "Have anthropogenic aerosols delayed a greenhouse gas-induced weakening of the North Atlantic thermohaline circulation?", "translator" : [ { "dropping-particle" : "", "family" : "J6141", "given" : "", "non-dropping-particle" : "", "parse-names" : false, "suffix" : "" } ], "type" : "article-journal", "volume" : "33" }, "uris" : [ "http://www.mendeley.com/documents/?uuid=0d195d28-ecf2-422d-b28b-312d63bf6cfb" ] }, { "id" : "ITEM-2", "itemData" : { "DOI" : "10.1029/2020GL088166", "ISSN" : "19448007", "abstract" : "The Atlantic Meridional Overturning Circulation (AMOC) has been, and will continue to be, a key factor in the modulation of climate change both locally and globally. However, there remains considerable uncertainty in recent AMOC evolution. Here, we show that the multimodel mean AMOC strengthened by approximately 10% from 1850\u20131985 in new simulations from the 6th Coupled Model Intercomparison Project (CMIP6), a larger change than was seen in CMIP5. Across the models, the strength of the AMOC trend up to 1985 is related to a proxy for the strength of the aerosol forcing. Therefore, the multimodel difference is a result of stronger anthropogenic aerosol forcing on average in CMIP6 than CMIP5, which is primarily due to more models including aerosol-cloud interactions. However, observational constraints\u2014including a historical sea surface temperature fingerprint and shortwave radiative forcing in recent decades\u2014suggest that anthropogenic forcing and/or the AMOC response may be overestimated.",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"ITEM-2", "issue" : "14", "issued" : { "date-parts" : [ [ "2020" ] ] }, "title" : "Aerosol-Forced AMOC Changes in CMIP6 Historical Simulations", "translator" : [ { "dropping-particle" : "", "family" : "J6049", "given" : "", "non-dropping-particle" : "", "parse-names" : false, "suffix" : "" } ], "type" : "article-journal", "volume" : "47" }, "uris" : [ "http://www.mendeley.com/documents/?uuid=13df8141-3387-4232-9847-d455d8eca331" ] } ], "mendeley" : { "formattedCitation" : "(Delworth and Dixon, 2006; Menary et al., 2020)", "manualFormatting" : "Delworth and Dixon, 2006; Menary et al., 2020)", "plainTextFormattedCitation" : "(Delworth and Dixon, 2006; Menary et al., 2020)", "previouslyFormattedCitation" : "(Delworth and Dixon, 2006; Menary et al., 2020)" }, "properties" : { "noteIndex" : 0 }, "schema" : "https://github.com/citation-style-language/schema/raw/master/csl-citation.json" }</w:instrText>
      </w:r>
      <w:r>
        <w:fldChar w:fldCharType="separate"/>
      </w:r>
      <w:del w:id="2455" w:author="Ian Blenkinsop" w:date="2021-07-13T12:23:00Z">
        <w:r w:rsidR="00393F8C" w:rsidDel="00BD56AA">
          <w:rPr>
            <w:noProof/>
            <w:lang w:val="en-US"/>
          </w:rPr>
          <w:delText>(</w:delText>
        </w:r>
      </w:del>
      <w:r w:rsidR="00393F8C">
        <w:rPr>
          <w:noProof/>
          <w:lang w:val="en-US"/>
        </w:rPr>
        <w:t>Delworth and Dixon, 2006; Menary et al., 2020)</w:t>
      </w:r>
      <w:r>
        <w:fldChar w:fldCharType="end"/>
      </w:r>
      <w:del w:id="2456" w:author="Ian Blenkinsop" w:date="2021-07-13T12:23:00Z">
        <w:r w:rsidRPr="00E457C1" w:rsidDel="00BD56AA">
          <w:rPr>
            <w:lang w:val="en-US"/>
          </w:rPr>
          <w:delText xml:space="preserve"> </w:delText>
        </w:r>
        <w:r w:rsidRPr="00E457C1" w:rsidDel="00BD56AA">
          <w:rPr>
            <w:noProof/>
            <w:lang w:val="en-US"/>
          </w:rPr>
          <w:delText>(Section 9.2.3.1)</w:delText>
        </w:r>
      </w:del>
      <w:r w:rsidRPr="00E457C1">
        <w:rPr>
          <w:lang w:val="en-US"/>
        </w:rPr>
        <w:t xml:space="preserve">. The differing AMOC response of CMIP5 and CMIP6 models during the historical period has been associated with stronger aerosol effective </w:t>
      </w:r>
      <w:r w:rsidR="007D14ED" w:rsidRPr="00E457C1">
        <w:rPr>
          <w:lang w:val="en-US"/>
        </w:rPr>
        <w:t xml:space="preserve">radiative </w:t>
      </w:r>
      <w:r w:rsidRPr="00E457C1">
        <w:rPr>
          <w:lang w:val="en-US"/>
        </w:rPr>
        <w:t xml:space="preserve">forcing in the CMIP6 models </w:t>
      </w:r>
      <w:r>
        <w:fldChar w:fldCharType="begin" w:fldLock="1"/>
      </w:r>
      <w:r w:rsidR="00E719C0">
        <w:rPr>
          <w:lang w:val="en-US"/>
        </w:rPr>
        <w:instrText>ADDIN CSL_CITATION { "citationItems" : [ { "id" : "ITEM-1", "itemData" : { "DOI" : "10.1029/2020GL088166", "ISSN" : "19448007", "abstract" : "The Atlantic Meridional Overturning Circulation (AMOC) has been, and will continue to be, a key factor in the modulation of climate change both locally and globally. However, there remains considerable uncertainty in recent AMOC evolution. Here, we show that the multimodel mean AMOC strengthened by approximately 10% from 1850\u20131985 in new simulations from the 6th Coupled Model Intercomparison Project (CMIP6), a larger change than was seen in CMIP5. Across the models, the strength of the AMOC trend up to 1985 is related to a proxy for the strength of the aerosol forcing. Therefore, the multimodel difference is a result of stronger anthropogenic aerosol forcing on average in CMIP6 than CMIP5, which is primarily due to more models including aerosol-cloud interactions. However, observational constraints\u2014including a historical sea surface temperature fingerprint and shortwave radiative forcing in recent decades\u2014suggest that anthropogenic forcing and/or the AMOC response may be overestimated.",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"ITEM-1", "issue" : "14", "issued" : { "date-parts" : [ [ "2020" ] ] }, "title" : "Aerosol-Forced AMOC Changes in CMIP6 Historical Simulations", "translator" : [ { "dropping-particle" : "", "family" : "J6049", "given" : "", "non-dropping-particle" : "", "parse-names" : false, "suffix" : "" } ], "type" : "article-journal", "volume" : "47" }, "uris" : [ "http://www.mendeley.com/documents/?uuid=13df8141-3387-4232-9847-d455d8eca331" ] } ], "mendeley" : { "formattedCitation" : "(Menary et al., 2020)", "plainTextFormattedCitation" : "(Menary et al., 2020)", "previouslyFormattedCitation" : "(Menary et al., 2020)" }, "properties" : { "noteIndex" : 0 }, "schema" : "https://github.com/citation-style-language/schema/raw/master/csl-citation.json" }</w:instrText>
      </w:r>
      <w:r>
        <w:fldChar w:fldCharType="separate"/>
      </w:r>
      <w:r w:rsidR="00393F8C">
        <w:rPr>
          <w:noProof/>
          <w:lang w:val="en-US"/>
        </w:rPr>
        <w:t>(Menary et al., 2020)</w:t>
      </w:r>
      <w:r>
        <w:fldChar w:fldCharType="end"/>
      </w:r>
      <w:r w:rsidRPr="00E457C1">
        <w:rPr>
          <w:lang w:val="en-US"/>
        </w:rPr>
        <w:t>, such that the aerosol</w:t>
      </w:r>
      <w:r w:rsidR="007D14ED" w:rsidRPr="00E457C1">
        <w:rPr>
          <w:lang w:val="en-US"/>
        </w:rPr>
        <w:t>-</w:t>
      </w:r>
      <w:r w:rsidRPr="00E457C1">
        <w:rPr>
          <w:lang w:val="en-US"/>
        </w:rPr>
        <w:t>induced AMOC increase during the 1940</w:t>
      </w:r>
      <w:del w:id="2457" w:author="Sara M Tuson" w:date="2021-06-24T11:06:00Z">
        <w:r w:rsidRPr="00E457C1" w:rsidDel="00D269C7">
          <w:rPr>
            <w:lang w:val="en-US"/>
          </w:rPr>
          <w:delText>-</w:delText>
        </w:r>
      </w:del>
      <w:ins w:id="2458" w:author="Sara M Tuson" w:date="2021-06-24T11:06:00Z">
        <w:r w:rsidR="00D269C7">
          <w:rPr>
            <w:lang w:val="en-US"/>
          </w:rPr>
          <w:t>–</w:t>
        </w:r>
      </w:ins>
      <w:r w:rsidRPr="00E457C1">
        <w:rPr>
          <w:lang w:val="en-US"/>
        </w:rPr>
        <w:t xml:space="preserve">1985 period overcomes the </w:t>
      </w:r>
      <w:r w:rsidR="004F6A3A" w:rsidRPr="00E457C1">
        <w:rPr>
          <w:lang w:val="en-US"/>
        </w:rPr>
        <w:t xml:space="preserve">greenhouse gas </w:t>
      </w:r>
      <w:r w:rsidRPr="00E457C1">
        <w:rPr>
          <w:lang w:val="en-US"/>
        </w:rPr>
        <w:t>induced decline (</w:t>
      </w:r>
      <w:r w:rsidR="0077206E" w:rsidRPr="00AC1A12">
        <w:rPr>
          <w:noProof/>
          <w:lang w:val="en-CA" w:eastAsia="en-US"/>
        </w:rPr>
        <w:t>Figure 3.30</w:t>
      </w:r>
      <w:r w:rsidRPr="00E457C1">
        <w:rPr>
          <w:lang w:val="en-US"/>
        </w:rPr>
        <w:t xml:space="preserve">e). However, models </w:t>
      </w:r>
      <w:r w:rsidRPr="00E457C1">
        <w:rPr>
          <w:lang w:val="en-US"/>
        </w:rPr>
        <w:lastRenderedPageBreak/>
        <w:t xml:space="preserve">simulate a range of </w:t>
      </w:r>
      <w:r w:rsidR="007D14ED" w:rsidRPr="00E457C1">
        <w:rPr>
          <w:lang w:val="en-US"/>
        </w:rPr>
        <w:t>a</w:t>
      </w:r>
      <w:r w:rsidRPr="00E457C1">
        <w:rPr>
          <w:lang w:val="en-US"/>
        </w:rPr>
        <w:t xml:space="preserve">nthropogenic </w:t>
      </w:r>
      <w:r w:rsidR="007D14ED" w:rsidRPr="00E457C1">
        <w:rPr>
          <w:lang w:val="en-US"/>
        </w:rPr>
        <w:t>a</w:t>
      </w:r>
      <w:r w:rsidRPr="00E457C1">
        <w:rPr>
          <w:lang w:val="en-US"/>
        </w:rPr>
        <w:t xml:space="preserve">erosol </w:t>
      </w:r>
      <w:r w:rsidR="007D14ED" w:rsidRPr="00E457C1">
        <w:rPr>
          <w:lang w:val="en-US"/>
        </w:rPr>
        <w:t>effective radiative forcing</w:t>
      </w:r>
      <w:r w:rsidRPr="00E457C1">
        <w:rPr>
          <w:lang w:val="en-US"/>
        </w:rPr>
        <w:t xml:space="preserve"> and a range of historical AMOC trends in CMIP6 </w:t>
      </w:r>
      <w:r w:rsidR="00F7193E">
        <w:fldChar w:fldCharType="begin" w:fldLock="1"/>
      </w:r>
      <w:r w:rsidR="00E719C0">
        <w:rPr>
          <w:lang w:val="en-US"/>
        </w:rPr>
        <w:instrText>ADDIN CSL_CITATION { "citationItems" : [ { "id" : "ITEM-1", "itemData" : { "DOI" : "10.1029/2020GL088166", "ISSN" : "19448007", "abstract" : "The Atlantic Meridional Overturning Circulation (AMOC) has been, and will continue to be, a key factor in the modulation of climate change both locally and globally. However, there remains considerable uncertainty in recent AMOC evolution. Here, we show that the multimodel mean AMOC strengthened by approximately 10% from 1850\u20131985 in new simulations from the 6th Coupled Model Intercomparison Project (CMIP6), a larger change than was seen in CMIP5. Across the models, the strength of the AMOC trend up to 1985 is related to a proxy for the strength of the aerosol forcing. Therefore, the multimodel difference is a result of stronger anthropogenic aerosol forcing on average in CMIP6 than CMIP5, which is primarily due to more models including aerosol-cloud interactions. However, observational constraints\u2014including a historical sea surface temperature fingerprint and shortwave radiative forcing in recent decades\u2014suggest that anthropogenic forcing and/or the AMOC response may be overestimated.",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"ITEM-1", "issue" : "14", "issued" : { "date-parts" : [ [ "2020" ] ] }, "title" : "Aerosol-Forced AMOC Changes in CMIP6 Historical Simulations", "translator" : [ { "dropping-particle" : "", "family" : "J6049", "given" : "", "non-dropping-particle" : "", "parse-names" : false, "suffix" : "" } ], "type" : "article-journal", "volume" : "47" }, "uris" : [ "http://www.mendeley.com/documents/?uuid=13df8141-3387-4232-9847-d455d8eca331" ] } ], "mendeley" : { "formattedCitation" : "(Menary et al., 2020)", "plainTextFormattedCitation" : "(Menary et al., 2020)", "previouslyFormattedCitation" : "(Menary et al., 2020)" }, "properties" : { "noteIndex" : 0 }, "schema" : "https://github.com/citation-style-language/schema/raw/master/csl-citation.json" }</w:instrText>
      </w:r>
      <w:r w:rsidR="00F7193E">
        <w:fldChar w:fldCharType="separate"/>
      </w:r>
      <w:r w:rsidR="00393F8C">
        <w:rPr>
          <w:noProof/>
          <w:lang w:val="en-US"/>
        </w:rPr>
        <w:t>(Menary et al., 2020)</w:t>
      </w:r>
      <w:r w:rsidR="00F7193E">
        <w:fldChar w:fldCharType="end"/>
      </w:r>
      <w:r w:rsidR="00F7193E" w:rsidRPr="00E457C1">
        <w:rPr>
          <w:lang w:val="en-US"/>
        </w:rPr>
        <w:t xml:space="preserve"> </w:t>
      </w:r>
      <w:r w:rsidRPr="00E457C1">
        <w:rPr>
          <w:lang w:val="en-US"/>
        </w:rPr>
        <w:t>and there remains considerable uncertainty over the realism of the CMIP6 AMOC response during the 20</w:t>
      </w:r>
      <w:r w:rsidRPr="00566450">
        <w:rPr>
          <w:rFonts w:cs="Times New Roman"/>
          <w:sz w:val="24"/>
          <w:szCs w:val="24"/>
          <w:lang w:val="en-US" w:eastAsia="en-US"/>
          <w:rPrChange w:id="2459" w:author="Sara M Tuson" w:date="2021-06-28T09:47:00Z">
            <w:rPr>
              <w:rFonts w:cs="Times New Roman"/>
              <w:sz w:val="24"/>
              <w:szCs w:val="24"/>
              <w:vertAlign w:val="superscript"/>
              <w:lang w:val="en-US" w:eastAsia="en-US"/>
            </w:rPr>
          </w:rPrChange>
        </w:rPr>
        <w:t>th</w:t>
      </w:r>
      <w:r w:rsidRPr="00E457C1">
        <w:rPr>
          <w:lang w:val="en-US"/>
        </w:rPr>
        <w:t xml:space="preserve"> century </w:t>
      </w:r>
      <w:r w:rsidR="00F7193E" w:rsidRPr="00E457C1">
        <w:rPr>
          <w:lang w:val="en-US"/>
        </w:rPr>
        <w:t>(Figure 3.30d</w:t>
      </w:r>
      <w:del w:id="2460" w:author="Sara M Tuson" w:date="2021-06-25T11:49:00Z">
        <w:r w:rsidR="00F7193E" w:rsidRPr="00E457C1" w:rsidDel="008E2D1C">
          <w:rPr>
            <w:lang w:val="en-US"/>
          </w:rPr>
          <w:delText>-</w:delText>
        </w:r>
      </w:del>
      <w:ins w:id="2461" w:author="Sara M Tuson" w:date="2021-06-25T11:49:00Z">
        <w:r w:rsidR="008E2D1C">
          <w:rPr>
            <w:lang w:val="en-US"/>
          </w:rPr>
          <w:t>–</w:t>
        </w:r>
      </w:ins>
      <w:r w:rsidR="00F7193E" w:rsidRPr="00E457C1">
        <w:rPr>
          <w:lang w:val="en-US"/>
        </w:rPr>
        <w:t xml:space="preserve">f) </w:t>
      </w:r>
      <w:r w:rsidRPr="00E457C1">
        <w:rPr>
          <w:lang w:val="en-US"/>
        </w:rPr>
        <w:t xml:space="preserve">due to disagreement among the differing lines of evidence. </w:t>
      </w:r>
      <w:r w:rsidRPr="001D5B54">
        <w:rPr>
          <w:lang w:val="en-US"/>
          <w:rPrChange w:id="2462" w:author="Clotilde Pean" w:date="2021-06-21T14:14:00Z">
            <w:rPr/>
          </w:rPrChange>
        </w:rPr>
        <w:t xml:space="preserve">For example, ocean reanalysis </w:t>
      </w:r>
      <w:r>
        <w:fldChar w:fldCharType="begin" w:fldLock="1"/>
      </w:r>
      <w:r w:rsidR="00E719C0" w:rsidRPr="001D5B54">
        <w:rPr>
          <w:lang w:val="en-US"/>
          <w:rPrChange w:id="2463" w:author="Clotilde Pean" w:date="2021-06-21T14:14:00Z">
            <w:rPr/>
          </w:rPrChange>
        </w:rPr>
        <w:instrText>ADDIN CSL_CITATION { "citationItems" : [ { "id" : "ITEM-1", "itemData" : { "DOI" : "10.1029/2019JC015210", "ISSN" : "2169-9275", "abstract" : "Abstract The observational network around the North Atlantic has improved significantly over the last few decades with subsurface profiling floats and satellite observations and the recent efforts to monitor the Atlantic Meridional Overturning Circulation (AMOC). These have shown decadal time scale changes across the North Atlantic including in heat content, heat transport, and the circulation. However, there are still significant gaps in the observational coverage. Ocean reanalyses integrate the observations with a dynamically consistent ocean model and can be used to understand the observed changes. However, the ability of the reanalyses to represent the dynamics must also be assessed. We use an ensemble of global ocean reanalyses to examine the time mean state and interannual-decadal variability of the North Atlantic ocean since 1993. We assess how well the reanalyses are able to capture processes and whether any understanding can be gained. In particular, we examine aspects of the circulation including convection, AMOC and gyre strengths, and transports. We find that reanalyses show some consistency, in particular showing a weakening of the subpolar gyre and AMOC at 50\u00b0N from the mid-1990s until at least 2009 (related to decadal variability in previous studies), a strengthening and then weakening</w:instrText>
      </w:r>
      <w:r w:rsidR="00E719C0">
        <w:instrText xml:space="preserve"> of the AMOC at 26.5\u00b0N since 2000, and impacts of circulation changes on transports. These results agree with model studies and the AMOC observations at 26.5\u00b0N since 2005. We also see less spread across the ensemble in AMOC strength and mixed layer depth, suggesting improvements as the observational coverage has improved.", "author" : [ { "dropping-particle" : "", "family" : "Jackson", "given" : "L C", "non-dropping-particle" : "", "parse-names" : false, "suffix" : "" }, { "dropping-particle" : "", "family" : "Dubois", "given" : "C", "non-dropping-particle" : "", "parse-names" : false, "suffix" : "" }, { "dropping-particle" : "", "family" : "Forget", "given" : "G", "non-dropping-particle" : "", "parse-names" : false, "suffix" : "" }, { "dropping-particle" : "", "family" : "Haines", "given" : "K", "non-dropping-particle" : "", "parse-names" : false, "suffix" : "" }, { "dropping-particle" : "", "family" : "Harrison", "given" : "M", "non-dropping-particle" : "", "parse-names" : false, "suffix" : "" }, { "dropping-particle" : "", "family" : "Iovino", "given" : "D", "non-dropping-particle" : "", "parse-names" : false, "suffix" : "" }, { "dropping-particle" : "", "family" : "K\u00f6hl", "given" : "A", "non-dropping-particle" : "", "parse-names" : false, "suffix" : "" }, { "dropping-particle" : "", "family" : "Mignac", "given" : "D", "non-dropping-particle" : "", "parse-names" : false, "suffix" : "" }, { "dropping-particle" : "", "family" : "Masina", "given" : "S", "non-dropping-particle" : "", "parse-names" : false, "suffix" : "" }, { "dropping-particle" : "", "family" : "Peterson", "given" : "K A", "non-dropping-particle" : "", "parse-names" : false, "suffix" : "" }, { "dropping-particle" : "", "family" : "Piecuch", "given" : "C G", "non-dropping-particle" : "", "parse-names" : false, "suffix" : "" }, { "dropping-particle" : "", "family" : "Roberts", "given" : "C D", "non-dropping-particle" : "", "parse-names" : false, "suffix" : "" }, { "dropping-particle" : "", "family" : "Robson", "given" : "J",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"non-dropping-particle" : "", "parse-names" : false, "suffix" : "" }, { "dropping-particle" : "", "family" : "Wilson", "given" : "C", "non-dropping-particle" : "", "parse-names" : false, "suffix" : "" }, { "dropping-particle" : "", "family" : "Wang", "given" : "Y", "non-dropping-particle" : "", "parse-names" : false, "suffix" : "" }, { "dropping-particle" : "", "family" : "Zuo", "given" : "H", "non-dropping-particle" : "", "parse-names" : false, "suffix" : "" } ], "container-title" : "Journal of Geophysical Research: Oceans", "id" : "ITEM-1", "issue" : "n/a", "issued" : { "date-parts" : [ [ "2019", "11", "6" ] ] }, "note" : "doi: 10.1029/2019JC015210", "publisher" : "John Wiley &amp; Sons, Ltd", "title" : "The Mean State and Variability of the North Atlantic Circulation: A Perspective From Ocean Reanalyses", "translator" : [ { "dropping-particle" : "", "family" : "J6225", "given" : "", "non-dropping-particle" : "", "parse-names" : false, "suffix" : "" } ], "type" : "article-journal", "volume" : "n/a" }, "uris" : [ "http://www.mendeley.com/documents/?uuid=80eb4148-8eb4-4194-87b7-913b29068455" ] } ], "mendeley" : { "formattedCitation" : "(Jackson et al., 2019)", "plainTextFormattedCitation" : "(Jackson et al., 2019)", "previouslyFormattedCitation" : "(Jackson et al., 2019)" }, "properties" : { "noteIndex" : 0 }, "schema" : "https://github.com/citation-style-language/schema/raw/master/csl-citation.json" }</w:instrText>
      </w:r>
      <w:r>
        <w:fldChar w:fldCharType="separate"/>
      </w:r>
      <w:r w:rsidR="00393F8C">
        <w:rPr>
          <w:noProof/>
        </w:rPr>
        <w:t>(Jackson et al., 2019)</w:t>
      </w:r>
      <w:r>
        <w:fldChar w:fldCharType="end"/>
      </w:r>
      <w:r>
        <w:t xml:space="preserve"> and forced ocean model simulations </w:t>
      </w:r>
      <w:r>
        <w:fldChar w:fldCharType="begin" w:fldLock="1"/>
      </w:r>
      <w:r w:rsidR="00E719C0">
        <w:instrText>ADDIN CSL_CITATION { "citationItems" : [ { "id" : "ITEM-1", "itemData" : { "DOI" : "10.1175/JCLI-D-11-00443.1", "ISSN" : "0894-8755", "abstract" : "AbstractIn the mid-1990s, the subpolar gyre of the North Atlantic underwent a remarkable rapid warming, with sea surface temperatures increasing by around 1\u00b0C in just 2 yr. This rapid warming followed a prolonged positive phase of the North Atlantic Oscillation (NAO) but also coincided with an unusually negative NAO index in the winter of 1995/96. By comparing ocean analyses and carefully designed model experiments, it is shown that this rapid warming can be understood as a delayed response to the prolonged positive phase of the NAO and not simply an instantaneous response to the negative NAO index of 1995/96. Furthermore, it is inferred that the warming was partly caused by a surge and subsequent decline in the meridional overturning circulation and northward heat transport of the Atlantic Ocean. These results provide persuasive evidence of significant oceanic memory on multiannual time scales and are therefore encouraging for the prospects of developing skillful predictions.", "author" : [ { "dropping-particle" : "", "family" : "Robson", "given" : "Jon", "non-dropping-particle" : "", "parse-names" : false, "suffix" : "" }, { "dropping-particle" : "", "family" : "Sutton", "given" : "Rowan", "non-dropping-particle" : "", "parse-names" : false, "suffix" : "" }, { "dropping-particle" : "", "family" : "Lohmann", "given" : "Katja", "non-dropping-particle" : "", "parse-names" : false, "suffix" : "" }, { "dropping-particle" : "", "family" : "Smith", "given" : "Doug", "non-dropping-particle" : "", "parse-names" : false, "suffix" : "" }, { "dropping-particle" : "", "family" : "Palmer", "given" : "Matthew D", "non-dropping-particle" : "", "parse-names" : false, "suffix" : "" } ], "container-title" : "Journal of Climate", "id" : "ITEM-1", "issue" : "12", "issued" : { "date-parts" : [ [ "2012", "1", "13" ] ] }, "note" : "doi: 10.1175/JCLI-D-11-00443.1", "page" : "4116-4134", "publisher" : "American Meteorological Society", "title" : "Causes of the Rapid Warming of the North Atlantic Ocean in the Mid-1990s", "translator" : [ { "dropping-particle" : "", "family" : "J6224", "given" : "", "non-dropping-particle" : "", "parse-names" : false, "suffix" : "" } ], "type" : "article-journal", "volume" : "25" }, "uris" : [ "http://www.mendeley.com/documents/?uuid=8c85a0e9-192e-4309-8cb9-7ad3bd32a7c8" ] }, { "id" : "ITEM-2", "itemData" : { "DOI" : "10.1016/j.ocemod.2015.11.007", "ISBN" : "14635003", "ISSN" : "14635003", "abstract" : "Simulated inter-annual to decadal variability and trends in the North Atlantic for the 1958-2007 period from twenty global ocean - sea-ice coupled models are presented. These simulations are performed as contributions to the second phase of the Coordinated Ocean-ice Reference Experiments (CORE-II). The study is Part II of our companion paper (Danabasoglu et al., 2014) which documented the mean states in the North Atlantic from the same models. A major focus of the present study is the representation of Atlantic meridional overturning circulation (AMOC) variability in the participating models. Relationships between AMOC variability and those of some other related variables, such as subpolar mixed layer depths, the North Atlantic Oscillation (NAO), and the Labrador Sea upper-ocean hydrographic properties, are also investigated. In general, AMOC variability shows three distinct stages. During the first stage that lasts until the mid- to late-1970s, AMOC is relatively steady, remaining lower than its long-term (1958-2007) mean. Thereafter, AMOC intensifies with maximum transports achieved in the mid- to late-1990s. This enhancement is then followed by a weakening trend until the end of our integration period. This sequence of low frequency AMOC variability is consistent with previous studies. Regarding strengthening of AMOC between about the mid-1970s and the mid-1990s, our results support a previously identified variability mechanism where AMOC intensification is connected to increased deep water formation in the subpolar North Atlantic, driven by NAO-related surface fluxes. The simulations tend to show general agreement in their temporal representations of, for example, AMOC, sea surface temperature (SST), and subpolar mixed layer depth variabilities. In particular, the observed variability of the North Atlantic SSTs is captured well by all models. These findings indicate that simulated variability and trends are primarily dictated by the atmospheric datasets which include the influence of ocean dynamics from nature superimposed onto anthropogenic effects. Despite these general agreements, there are many differences among the model solutions, particularly in the spatial structures of variability patterns. For example, the location of the maximum AMOC variability differs among the models between Northern and Southern Hemispheres.", "author" : [ { "dropping-particle" : "", "family" : "Danabasoglu", "given" : "Gokhan", "non-dropping-particle" : "", "parse-names" : false, "suffix" : "" }, { "dropping-particle" : "", "family" : "Yeager", "given" : "Steve G.", "non-dropping-particle" : "", "parse-names" : false, "suffix" : "" }, { "dropping-particle" : "", "family" : "Kim", "given" : "Who M.", "non-dropping-particle" : "", "parse-names" : false, "suffix" : "" }, { "dropping-particle" : "", "family" : "Behrens", "given" : "Erik", "non-dropping-particle" : "", "parse-names" : false, "suffix" : "" }, { "dropping-particle" : "", "family" : "Bentsen", "given" : "Mats", "non-dropping-particle" : "", "parse-names" : false, "suffix" : "" }, { "dropping-particle" : "", "family" : "Bi", "given" : "Daohua", "non-dropping-particle" : "", "parse-names" : false, "suffix" : "" }, { "dropping-particle" : "", "family" : "Biastoch", "given" : "Arne", "non-dropping-particle" : "", "parse-names" : false, "suffix" : "" }, { "dropping-particle" : "", "family" : "Bleck", "given" : "Rainer", "non-dropping-particle" : "", "parse-names" : false, "suffix" : "" }, { "dropping-particle" : "", "family" : "B\u00f6ning", "given" : "Claus", "non-dropping-particle" : "", "parse-names" : false, "suffix" : "" }, { "dropping-particle" : "", "family" : "Bozec", "given" : "Alexandra", "non-dropping-particle" : "", "parse-names" : false, "suffix" : "" }, { "dropping-particle" : "", "family" : "Canuto", "given" : "Vittorio M.", "non-dropping-particle" : "", "parse-names" : false, "suffix" : "" }, { "dropping-particle" : "", "family" : "Cassou", "given" : "Christophe", "non-dropping-particle" : "", "parse-names" : false, "suffix" : "" }, { "dropping-particle" : "", "family" : "Chassignet", "given" : "Eric", "non-dropping-particle" : "", "parse-names" : false, "suffix" : "" }, { "dropping-particle" : "", "family" : "Coward", "given" : "Andrew C.", "non-dropping-particle" : "", "parse-names" : false, "suffix" : "" }, { "dropping-particle" : "", "family" : "Danilov", "given" : "Sergey", "non-dropping-particle" : "", "parse-names" : false, "suffix" : "" }, { "dropping-particle" : "", "family" : "Diansky", "given" : "Nikolay", "non-dropping-particle" : "", "parse-names" : false, "suffix" : "" }, { "dropping-particle" : "", "family" : "Drange", "given" : "Helge", "non-dropping-particle" : "", "parse-names" : false, "suffix" : "" }, { "dropping-particle" : "", "family" : "Farneti", "given" : "Riccardo", "non-dropping-particle" : "", "parse-names" : false, "suffix" : "" }, { "dropping-particle" : "", "family" : "Fernandez", "given" : "Elodie", "non-dropping-particle" : "", "parse-names" : false, "suffix" : "" }, { "dropping-particle" : "", "family" : "Fogli", "given" : "Pier Giuseppe", "non-dropping-particle" : "", "parse-names" : false, "suffix" : "" }, { "dropping-particle" : "", "family" : "Forget", "given" : "Gael", "non-dropping-particle" : "", "parse-names" : false, "suffix" : "" }, { "dropping-particle" : "", "family" : "Fujii", "given" : "Yosuke", "non-dropping-particle" : "", "parse-names" : false, "suffix" : "" }, { "dropping-particle" : "", "family" : "Griffies", "given" : "Stephen M.", "non-dropping-particle" : "", "parse-names" : false, "suffix" : "" }, { "dropping-particle" : "", "family" : "Gusev", "given" : "Anatoly", "non-dropping-particle" : "", "parse-names" : false, "suffix" : "" }, { "dropping-particle" : "", "family" : "Heimbach", "given" : "Patrick", "non-dropping-particle" : "", "parse-names" : false, "suffix" : "" }, { "dropping-particle" : "", "family" : "Howard", "given" : "Armando", "non-dropping-particle" : "", "parse-names" : false, "suffix" : "" }, { "dropping-particle" : "", "family" : "Ilicak", "given" : "Mehmet", "non-dropping-particle" : "", "parse-names" : false, "suffix" : "" }, { "dropping-particle" : "", "family" : "Jung", "given" : "Thomas", "non-dropping-particle" : "", "parse-names" : false, "suffix" : "" }, { "dropping-particle" : "", "family" : "Karspeck", "given" : "Alicia R.", "non-dropping-particle" : "", "parse-names" : false, "suffix" : "" }, { "dropping-particle" : "", "family" : "Kelley", "given" : "Maxwell", "non-dropping-particle" : "", "parse-names" : false, "suffix" : "" }, { "dropping-particle" : "", "family" : "Large", "given" : "William G.", "non-dropping-particle" : "", "parse-names" : false, "suffix" : "" }, { "dropping-particle" : "", "family" : "Leboissetier", "given" : "Anthony", "non-dropping-particle" : "", "parse-names" : false, "suffix" : "" }, { "dropping-particle" : "", "family" : "Lu", "given" : "Jianhua", "non-dropping-particle" : "", "parse-names" : false, "suffix" : "" }, { "dropping-particle" : "", "family" : "Madec", "given" : "Gurvan", "non-dropping-particle" : "", "parse-names" : false, "suffix" : "" }, { "dropping-particle" : "", "family" : "Marsland", "given" : "Simon J.", "non-dropping-particle" : "", "parse-names" : false, "suffix" : "" }, { "dropping-particle" : "", "family" : "Masina", "given" : "Simona", "non-dropping-particle" : "", "parse-names" : false, "suffix" : "" }, { "dropping-particle" : "", "family" : "Navarra", "given" : "Antonio", "non-dropping-particle" : "", "parse-names" : false, "suffix" : "" }, { "dropping-particle" : "", "family" : "Nurser", "given" : "A. J.George", "non-dropping-particle" : "", "parse-names" : false, "suffix" : "" }, { "dropping-particle" : "", "family" : "Pirani", "given" : "Anna", "non-dropping-particle" : "", "parse-names" : false, "suffix" : "" }, { "dropping-particle" : "", "family" : "Romanou", "given" : "Anastasia", "non-dropping-particle" : "", "parse-names" : false, "suffix" : "" }, { "dropping-particle" : "", "family" : "David", "given" : "Salas y.M\u00e9lia", "non-dropping-particle" : "", "parse-names" : false, "suffix" : "" }, { "dropping-particle" : "", "family" : "Samuels", "given" : "Bonita L.", "non-dropping-particle" : "", "parse-names" : false, "suffix" : "" }, { "dropping-particle" : "", "family" : "Scheinert", "given" : "Markus", "non-dropping-particle" : "", "parse-names" : false, "suffix" : "" }, { "dropping-particle" : "", "family" : "Sidorenko", "given" : "Dmitry", "non-dropping-particle" : "", "parse-names" : false, "suffix" : "" }, { "dropping-particle" : "", "family" : "Sun", "given" : "Shan", "non-dropping-particle" : "", "parse-names" : false, "suffix" : "" }, { "dropping-particle" : "", "family" : "Treguier", "given" : "Anne Marie", "non-dropping-particle" : "", "parse-names" : false, "suffix" : "" }, { "dropping-particle" : "", "family" : "Tsujino", "given" : "Hiroyuki", "non-dropping-particle" : "", "parse-names" : false, "suffix" : "" }, { "dropping-particle" : "", "family" : "Uotila", "given" : "Petteri", "non-dropping-particle" : "", "parse-names" : false, "suffix" : "" }, { "droppin</w:instrText>
      </w:r>
      <w:r w:rsidR="00E719C0" w:rsidRPr="006814DF">
        <w:rPr>
          <w:lang w:val="en-GB"/>
        </w:rPr>
        <w:instrText>g-particle" : "", "family" : "Valcke", "given" : "Sophie", "non-dropping-particle" : "", "parse-names" : false, "suffix" : "" }, { "dropping-particle" : "", "family" : "Voldoire", "given" : "Aurore", "non-dropping-particle" : "", "parse-names" : false, "suffix" : "" }, { "dropping-particle" : "", "family" : "Wang", "given" : "Qiang", "non-dropping-particle" : "", "parse-names" : false, "suffix" : "" }, { "dropping-particle" : "", "family" : "Yashayaev", "given" : "Igor", "non-dropping-particle" : "", "parse-names" : false, "suffix" : "" } ], "container-title" : "Ocean Modelling", "id" : "ITEM-2", "issued" : { "date-parts" : [ [ "2016" ] ] }, "page" : "65-90", "title" : "North Atlantic simulations in Coordinated Ocean-ice Reference Experiments phase II (CORE-II). Part II: Inter-annual to decadal variability", "translator" : [ { "dropping-particle" : "", "family" : "J4162", "given" : "", "non-dropping-particle" : "", "parse-names" : false, "suffix" : "" } ], "type" : "article-journal", "volume" : "97" }, "uris" : [ "http://www.mendeley.com/documents/?uuid=344fbf33-49b3-4c25-bf7c-69677c3a39d6" ] } ], "mendeley" : { "formattedCitation" : "(Robson et al., 2012; Danabasoglu et al., 2016)", "plainTextFormattedCitation" : "(Robson et al., 2012; Danabasoglu et al., 2016)", "previouslyFormattedCitation" : "(Robson et al., 2012; Danabasoglu et al., 2016)" }, "properties" : { "noteIndex" : 0 }, "schema" : "https://github.com/citation-style-language/schema/raw/master/csl-citation.json" }</w:instrText>
      </w:r>
      <w:r>
        <w:fldChar w:fldCharType="separate"/>
      </w:r>
      <w:r w:rsidR="00393F8C">
        <w:rPr>
          <w:noProof/>
          <w:lang w:val="en-US"/>
        </w:rPr>
        <w:t>(Robson et al., 2012; Danabasoglu et al., 2016)</w:t>
      </w:r>
      <w:r>
        <w:fldChar w:fldCharType="end"/>
      </w:r>
      <w:r w:rsidRPr="00E457C1">
        <w:rPr>
          <w:lang w:val="en-US"/>
        </w:rPr>
        <w:t xml:space="preserve">, which show AMOC changes that are broadly consistent with the CMIP6 response, appear to disagree with observational estimates of AMOC over the historical period </w:t>
      </w:r>
      <w:r>
        <w:fldChar w:fldCharType="begin" w:fldLock="1"/>
      </w:r>
      <w:r w:rsidR="00E719C0">
        <w:rPr>
          <w:color w:val="000000"/>
          <w:lang w:val="en-US"/>
        </w:rPr>
        <w:instrText>ADDIN CSL_CITATION { "citationItems" : [ { "id" : "ITEM-1", "itemData" : { "DOI" : "10.1038/s41586-018-0006-5", "ISSN" : "1476-4687", "abstract" : "The Atlantic meridional overturning circulation (AMOC)\u2014a system of ocean currents in the North Atlantic\u2014has a major impact on climate, yet its evolution during the industrial era is poorly known owing to a lack of direct current measurements. Here we provide evidence for a weakening of the AMOC by about 3\u2009\u00b1\u20091 sverdrups (around 15 per cent) since the mid-twentieth century. This weakening is revealed by a characteristic spatial and seasonal sea-surface temperature \u2018fingerprint\u2019\u2014consisting of a pattern of cooling in the subpolar Atlantic Ocean and warming in the Gulf Stream region\u2014and is\u00a0calibrated through an ensemble of model simulations from the CMIP5 project. We find this fingerprint both in a high-resolution climate model in response to increasing atmospheric carbon dioxide concentrations, and in the temperature trends observed since the late nineteenth century. The pattern can be explained by a slowdown in the AMOC and reduced northward heat transport, as well as an associated northward shift of the Gulf Stream. Comparisons with recent direct measurements from the RAPID project and several other studies provide a consistent depiction of record-low AMOC values in recent years.", "author" : [ { "dropping-particle" : "", "family" : "Caesar", "given" : "L", "non-dropping-particle" : "", "parse-names" : false, "suffix" : "" }, { "dropping-particle" : "", "family" : "Rahmstorf", "given" : "S", "non-dropping-particle" : "", "parse-names" : false, "suffix" : "" }, { "dropping-particle" : "", "family" : "Robinson", "given" : "A", "non-dropping-particle" : "", "parse-names" : false, "suffix" : "" }, { "dropping-particle" : "", "family" : "Feulner", "given" : "G", "non-dropping-particle" : "", "parse-names" : false, "suffix" : "" }, { "dropping-particle" : "", "family" : "Saba", "given" : "V", "non-dropping-particle" : "", "parse-names" : false, "suffix" : "" } ], "container-title" : "Nature", "id" : "ITEM-1", "issue" : "7700", "issued" : { "date-parts" : [ [ "2018" ] ] }, "page" : "191-196", "title" : "Observed fingerprint of a weakening Atlantic Ocean overturning circulation", "translator" : [ { "dropping-particle" : "", "family" : "J4160", "given" : "", "non-dropping-particle" : "", "parse-names" : false, "suffix" : "" } ], "type" : "article-journal", "volume" : "556" }, "uris" : [ "http://www.mendeley.com/documents/?uuid=6e3a7c85-03ed-4791-a760-e207ee067ffd" ] }, { "id" : "ITEM-2", "itemData" : { "DOI" : "10.1002/jgrc.20091", "ISSN" : "2169-9275", "abstract" : "Recent studies indicate that the rates of sea level rise (SLR) along the U.S. mid-Atlantic coast have accelerated in recent decades, possibly due to a slowdown of the Atlantic Meridional Overturning Circulation (AMOC) and its upper branch, the Gulf Stream (GS). We analyzed the GS elevation gradient obtained from altimeter data, the Florida Current transport obtained from cable measurements, the North Atlantic Oscillation (NAO) index, and coastal sea level obtained from 10 tide gauge stations in the Chesapeake Bay and the mid-Atlantic coast. An Empirical Mode Decomposition/Hilbert-Huang Transformation (EMD/HHT) method was used to separate long-term trends from oscillating modes. The coastal sea level variations were found to be strongly influenced by variations in the GS on timescales ranging from a few months to decades. It appears that the GS has shifted from a 6?8?year oscillation cycle to a continuous weakening trend since about 2004 and that this trend may be responsible for recent acceleration in local SLR. The correlation between long-term changes in the coastal sea level and changes in the GS strength was extremely high (R?=??0.85 with more than 99.99% confidence that the correlation is not zero). The impact of the GS on SLR rates over the past decade seems to be larger in the southern portion of the mid-Atlantic Bight near Cape Hatteras and is reduced northward along the coast. The study suggests that regional coastal sea level rise projections due to climate change must take into account the impact of spatial changes in ocean dynamics.", "author" : [ { "dropping-particle" : "", "family" : "Ezer", "given" : "Tal", "non-dropping-particle" : "", "parse-names" : false, "suffix" : "" }, { "dropping-particle" : "", "family" : "Atkinson", "given" : "Larry P", "non-dropping-particle" : "", "parse-names" : false, "suffix" : "" }, { "dropping-particle" : "", "family" : "Corlett", "given" : "William B", "non-dropping-particle" : "", "parse-names" : false, "suffix" : "" }, { "dropping-particle" : "", "family" : "Blanco", "given" : "Jose L", "non-dropping-particle" : "", "parse-names" : false, "suffix" : "" } ], "container-title" : "Journal of Geophysical Research: Oceans", "id" : "ITEM-2", "issue" : "2", "issued" : { "date-parts" : [ [ "2013", "2", "1" ] ] }, "note" : "doi: 10.1002/jgrc.20091", "page" : "685-697", "publisher" : "John Wiley &amp; Sons, Ltd", "title" : "Gulf Stream's induced sea level rise and variability along the U.S. mid-Atlantic coast", "translator" : [ { "dropping-particle" : "", "family" : "J6227", "given" : "", "non-dropping-particle" : "", "parse-names" : false, "suffix" : "" } ], "type" : "article-journal", "volume" : "118" }, "uris" : [ "http://www.mendeley.com/documents/?uuid=8cdff643-62aa-4a15-bff5-b143d41f6e4d" ] } ], "mendeley" : { "formattedCitation" : "(Ezer et al., 2013; Caesar et al., 2018)", "plainTextFormattedCitation" : "(Ezer et al., 2013; Caesar et al., 2018)", "previouslyFormattedCitation" : "(Ezer et al., 2013; Caesar et al., 2018)" }, "properties" : { "noteIndex" : 0 }, "schema" : "https://github.com/citation-style-language/schema/raw/master/csl-citation.json" }</w:instrText>
      </w:r>
      <w:r>
        <w:fldChar w:fldCharType="separate"/>
      </w:r>
      <w:r w:rsidR="00393F8C">
        <w:rPr>
          <w:noProof/>
          <w:color w:val="000000"/>
          <w:lang w:val="en-US"/>
        </w:rPr>
        <w:t>(Ezer et al., 2013; Caesar et al., 2018)</w:t>
      </w:r>
      <w:r>
        <w:fldChar w:fldCharType="end"/>
      </w:r>
      <w:r w:rsidRPr="00E457C1">
        <w:rPr>
          <w:lang w:val="en-US"/>
        </w:rPr>
        <w:t>. It is noted, however, that the relatively short length of the forced ocean simulations and ocean reanalysis precludes a comparable assessment of 20</w:t>
      </w:r>
      <w:r w:rsidRPr="00566450">
        <w:rPr>
          <w:lang w:val="en-US"/>
          <w:rPrChange w:id="2464" w:author="Sara M Tuson" w:date="2021-06-28T09:47:00Z">
            <w:rPr>
              <w:vertAlign w:val="superscript"/>
              <w:lang w:val="en-US"/>
            </w:rPr>
          </w:rPrChange>
        </w:rPr>
        <w:t>th</w:t>
      </w:r>
      <w:r w:rsidRPr="00E457C1">
        <w:rPr>
          <w:lang w:val="en-US"/>
        </w:rPr>
        <w:t xml:space="preserve"> century trends. Furthermore, despite the similar AMOC evolution seen in forced ocean model simulations and the CMIP6 models, it is unclear whether the same underlying mechanisms are responsible for the changes.</w:t>
      </w:r>
    </w:p>
    <w:p w14:paraId="41287D88" w14:textId="77777777" w:rsidR="009F594A" w:rsidRPr="00E457C1" w:rsidRDefault="009F594A" w:rsidP="009F594A">
      <w:pPr>
        <w:pStyle w:val="AR6BodyText"/>
        <w:rPr>
          <w:lang w:val="en-US"/>
        </w:rPr>
      </w:pPr>
    </w:p>
    <w:p w14:paraId="4964A7EB" w14:textId="00CC67CD" w:rsidR="009F594A" w:rsidRPr="00E457C1" w:rsidRDefault="009F594A" w:rsidP="009F594A">
      <w:pPr>
        <w:pStyle w:val="AR6BodyText"/>
        <w:rPr>
          <w:lang w:val="en-US"/>
        </w:rPr>
      </w:pPr>
      <w:bookmarkStart w:id="2465" w:name="_Hlk66433792"/>
      <w:r w:rsidRPr="00E457C1">
        <w:rPr>
          <w:lang w:val="en-US"/>
        </w:rPr>
        <w:t xml:space="preserve">In summary, models do not </w:t>
      </w:r>
      <w:r w:rsidR="00EF363F" w:rsidRPr="00E457C1">
        <w:rPr>
          <w:lang w:val="en-US"/>
        </w:rPr>
        <w:t>support robust assessment of</w:t>
      </w:r>
      <w:r w:rsidRPr="00E457C1">
        <w:rPr>
          <w:lang w:val="en-US"/>
        </w:rPr>
        <w:t xml:space="preserve"> the role of anthropogenic forcing in the observed AMOC</w:t>
      </w:r>
      <w:r w:rsidR="00F7193E" w:rsidRPr="00E457C1">
        <w:rPr>
          <w:lang w:val="en-US"/>
        </w:rPr>
        <w:t xml:space="preserve"> weakening</w:t>
      </w:r>
      <w:r w:rsidRPr="00E457C1">
        <w:rPr>
          <w:lang w:val="en-US"/>
        </w:rPr>
        <w:t xml:space="preserve"> </w:t>
      </w:r>
      <w:r w:rsidR="00F7193E" w:rsidRPr="00E457C1">
        <w:rPr>
          <w:lang w:val="en-US"/>
        </w:rPr>
        <w:t xml:space="preserve">between the </w:t>
      </w:r>
      <w:r w:rsidR="00F7193E" w:rsidRPr="00E457C1">
        <w:rPr>
          <w:rFonts w:cs="Times New Roman"/>
          <w:lang w:val="en-US"/>
        </w:rPr>
        <w:t>mid-2000s and the mid-2010s</w:t>
      </w:r>
      <w:r w:rsidR="00EF363F" w:rsidRPr="00E457C1">
        <w:rPr>
          <w:rFonts w:cs="Times New Roman"/>
          <w:lang w:val="en-US"/>
        </w:rPr>
        <w:t xml:space="preserve">, which is assessed to have occurred with </w:t>
      </w:r>
      <w:r w:rsidR="00EF363F" w:rsidRPr="00E457C1">
        <w:rPr>
          <w:rFonts w:cs="Times New Roman"/>
          <w:i/>
          <w:lang w:val="en-US"/>
        </w:rPr>
        <w:t>high confidence</w:t>
      </w:r>
      <w:r w:rsidR="00EF363F" w:rsidRPr="00E457C1">
        <w:rPr>
          <w:rFonts w:cs="Times New Roman"/>
          <w:lang w:val="en-US"/>
        </w:rPr>
        <w:t xml:space="preserve"> in</w:t>
      </w:r>
      <w:r w:rsidR="00F7193E" w:rsidRPr="00E457C1">
        <w:rPr>
          <w:rFonts w:cs="Times New Roman"/>
          <w:lang w:val="en-US"/>
        </w:rPr>
        <w:t xml:space="preserve"> </w:t>
      </w:r>
      <w:r w:rsidRPr="00E457C1">
        <w:rPr>
          <w:lang w:val="en-US"/>
        </w:rPr>
        <w:t xml:space="preserve">Section 2.3.3.4.1, as the changes </w:t>
      </w:r>
      <w:r w:rsidR="00904E0D" w:rsidRPr="00E457C1">
        <w:rPr>
          <w:lang w:val="en-US"/>
        </w:rPr>
        <w:t xml:space="preserve">are </w:t>
      </w:r>
      <w:r w:rsidRPr="00E457C1">
        <w:rPr>
          <w:lang w:val="en-US"/>
        </w:rPr>
        <w:t xml:space="preserve">outside of the range of modelled AMOC trends </w:t>
      </w:r>
      <w:bookmarkEnd w:id="2465"/>
      <w:r w:rsidRPr="00E457C1">
        <w:rPr>
          <w:lang w:val="en-US"/>
        </w:rPr>
        <w:t xml:space="preserve">(regardless of whether they are forced or internally generated) in most models. Thus, we have </w:t>
      </w:r>
      <w:r w:rsidRPr="00E457C1">
        <w:rPr>
          <w:i/>
          <w:iCs/>
          <w:lang w:val="en-US"/>
        </w:rPr>
        <w:t>low confidence</w:t>
      </w:r>
      <w:r w:rsidRPr="00E457C1">
        <w:rPr>
          <w:lang w:val="en-US"/>
        </w:rPr>
        <w:t xml:space="preserve"> that anthropogenic forcing has </w:t>
      </w:r>
      <w:r w:rsidR="00F7193E" w:rsidRPr="00E457C1">
        <w:rPr>
          <w:lang w:val="en-US"/>
        </w:rPr>
        <w:t xml:space="preserve">influenced the </w:t>
      </w:r>
      <w:r w:rsidRPr="00E457C1">
        <w:rPr>
          <w:lang w:val="en-US"/>
        </w:rPr>
        <w:t>observed changes in AMOC strength in the post-2004 period. In addition to this, there remains considerable uncertainty over the realism of the CMIP6 AMOC response during the 20</w:t>
      </w:r>
      <w:r w:rsidRPr="00566450">
        <w:rPr>
          <w:lang w:val="en-US"/>
          <w:rPrChange w:id="2466" w:author="Sara M Tuson" w:date="2021-06-28T09:47:00Z">
            <w:rPr>
              <w:vertAlign w:val="superscript"/>
              <w:lang w:val="en-US"/>
            </w:rPr>
          </w:rPrChange>
        </w:rPr>
        <w:t>th</w:t>
      </w:r>
      <w:r w:rsidRPr="00E457C1">
        <w:rPr>
          <w:lang w:val="en-US"/>
        </w:rPr>
        <w:t xml:space="preserve"> century due to disagreement among the differing lines of observational and modelled evidence (i.e., historical AMOC estimates, ocean reanalysis, forced ocean simulations and historical CMIP6 simulations). Thus, we have </w:t>
      </w:r>
      <w:r w:rsidRPr="00E457C1">
        <w:rPr>
          <w:i/>
          <w:iCs/>
          <w:lang w:val="en-US"/>
        </w:rPr>
        <w:t>low confidence</w:t>
      </w:r>
      <w:r w:rsidRPr="00E457C1">
        <w:rPr>
          <w:lang w:val="en-US"/>
        </w:rPr>
        <w:t xml:space="preserve"> that anthropogenic forcing has had a significant </w:t>
      </w:r>
      <w:r w:rsidR="00F7193E" w:rsidRPr="00E457C1">
        <w:rPr>
          <w:lang w:val="en-US"/>
        </w:rPr>
        <w:t>influence</w:t>
      </w:r>
      <w:r w:rsidRPr="00E457C1">
        <w:rPr>
          <w:lang w:val="en-US"/>
        </w:rPr>
        <w:t xml:space="preserve"> on changes in AMOC strength during the 1860</w:t>
      </w:r>
      <w:del w:id="2467" w:author="Sara M Tuson" w:date="2021-06-24T11:06:00Z">
        <w:r w:rsidRPr="00E457C1" w:rsidDel="00D269C7">
          <w:rPr>
            <w:lang w:val="en-US"/>
          </w:rPr>
          <w:delText>-</w:delText>
        </w:r>
      </w:del>
      <w:ins w:id="2468" w:author="Sara M Tuson" w:date="2021-06-24T11:06:00Z">
        <w:r w:rsidR="00D269C7">
          <w:rPr>
            <w:lang w:val="en-US"/>
          </w:rPr>
          <w:t>–</w:t>
        </w:r>
      </w:ins>
      <w:r w:rsidRPr="00E457C1">
        <w:rPr>
          <w:lang w:val="en-US"/>
        </w:rPr>
        <w:t>2014</w:t>
      </w:r>
      <w:r w:rsidR="00806454" w:rsidRPr="00E457C1">
        <w:rPr>
          <w:lang w:val="en-US"/>
        </w:rPr>
        <w:t xml:space="preserve"> period</w:t>
      </w:r>
      <w:r w:rsidRPr="00E457C1">
        <w:rPr>
          <w:lang w:val="en-US"/>
        </w:rPr>
        <w:t>.</w:t>
      </w:r>
    </w:p>
    <w:p w14:paraId="358AB039" w14:textId="77777777" w:rsidR="009F594A" w:rsidRPr="00E457C1" w:rsidRDefault="009F594A" w:rsidP="009F594A">
      <w:pPr>
        <w:pStyle w:val="AR6BodyText"/>
        <w:rPr>
          <w:lang w:val="en-US"/>
        </w:rPr>
      </w:pPr>
    </w:p>
    <w:p w14:paraId="5DBCF836" w14:textId="77777777" w:rsidR="009F594A" w:rsidRPr="00E457C1" w:rsidRDefault="009F594A" w:rsidP="009F594A">
      <w:pPr>
        <w:pStyle w:val="AR6BodyText"/>
        <w:rPr>
          <w:lang w:val="en-US"/>
        </w:rPr>
      </w:pPr>
    </w:p>
    <w:p w14:paraId="358B15BF" w14:textId="77777777" w:rsidR="009F594A" w:rsidRDefault="009F594A" w:rsidP="009F594A">
      <w:pPr>
        <w:pStyle w:val="AR6BodyText"/>
        <w:rPr>
          <w:b/>
          <w:noProof/>
        </w:rPr>
      </w:pPr>
      <w:r>
        <w:rPr>
          <w:b/>
          <w:noProof/>
        </w:rPr>
        <w:t>[</w:t>
      </w:r>
      <w:r w:rsidRPr="00CB1BE0">
        <w:rPr>
          <w:b/>
          <w:noProof/>
        </w:rPr>
        <w:t xml:space="preserve">START </w:t>
      </w:r>
      <w:r w:rsidRPr="00CB1BE0">
        <w:rPr>
          <w:rStyle w:val="AR6Chap3FigureCar"/>
          <w:b/>
          <w:noProof/>
          <w:sz w:val="22"/>
        </w:rPr>
        <w:t xml:space="preserve">FIGURE 3.30 </w:t>
      </w:r>
      <w:r w:rsidRPr="00CB1BE0">
        <w:rPr>
          <w:b/>
          <w:noProof/>
        </w:rPr>
        <w:t>HERE</w:t>
      </w:r>
      <w:r>
        <w:rPr>
          <w:b/>
          <w:noProof/>
        </w:rPr>
        <w:t>]</w:t>
      </w:r>
    </w:p>
    <w:p w14:paraId="33CE09F8" w14:textId="77777777" w:rsidR="009F594A" w:rsidRDefault="009F594A" w:rsidP="009F594A">
      <w:pPr>
        <w:pStyle w:val="AR6BodyText"/>
        <w:rPr>
          <w:noProof/>
        </w:rPr>
      </w:pPr>
    </w:p>
    <w:p w14:paraId="6CFAB4FA" w14:textId="77777777" w:rsidR="00686E45" w:rsidRPr="00686E45" w:rsidRDefault="00686E45" w:rsidP="00686E45">
      <w:pPr>
        <w:numPr>
          <w:ilvl w:val="0"/>
          <w:numId w:val="2"/>
        </w:numPr>
        <w:ind w:left="1134" w:hanging="1134"/>
        <w:rPr>
          <w:sz w:val="20"/>
          <w:lang w:val="en-US"/>
        </w:rPr>
      </w:pPr>
      <w:bookmarkStart w:id="2469" w:name="_Ref527024462"/>
      <w:bookmarkStart w:id="2470" w:name="_Hlk57041110"/>
      <w:r w:rsidRPr="00686E45">
        <w:rPr>
          <w:b/>
          <w:bCs/>
          <w:sz w:val="20"/>
          <w:lang w:val="en-US"/>
        </w:rPr>
        <w:t>Observed and CMIP6 simulated AMOC mean state, variability and long-term trends.</w:t>
      </w:r>
      <w:r w:rsidRPr="00686E45">
        <w:rPr>
          <w:sz w:val="20"/>
          <w:lang w:val="en-US"/>
        </w:rPr>
        <w:t xml:space="preserve"> </w:t>
      </w:r>
      <w:r w:rsidRPr="00686E45">
        <w:rPr>
          <w:b/>
          <w:bCs/>
          <w:sz w:val="20"/>
          <w:lang w:val="en-US"/>
          <w:rPrChange w:id="2471" w:author="Ian Blenkinsop" w:date="2021-07-07T14:53:00Z">
            <w:rPr/>
          </w:rPrChange>
        </w:rPr>
        <w:t>(a)</w:t>
      </w:r>
      <w:r w:rsidRPr="00686E45">
        <w:rPr>
          <w:sz w:val="20"/>
          <w:lang w:val="en-US"/>
        </w:rPr>
        <w:t xml:space="preserve"> AMOC meridional stream</w:t>
      </w:r>
      <w:ins w:id="2472" w:author="Sara M Tuson" w:date="2021-07-01T11:05:00Z">
        <w:r w:rsidRPr="00686E45">
          <w:rPr>
            <w:sz w:val="20"/>
            <w:lang w:val="en-US"/>
          </w:rPr>
          <w:t xml:space="preserve"> </w:t>
        </w:r>
      </w:ins>
      <w:r w:rsidRPr="00686E45">
        <w:rPr>
          <w:sz w:val="20"/>
          <w:lang w:val="en-US"/>
        </w:rPr>
        <w:t>function profiles at 26.5</w:t>
      </w:r>
      <w:r w:rsidRPr="00686E45">
        <w:rPr>
          <w:rFonts w:cs="Times New Roman"/>
          <w:sz w:val="20"/>
          <w:lang w:val="en-US"/>
        </w:rPr>
        <w:t>°</w:t>
      </w:r>
      <w:r w:rsidRPr="00686E45">
        <w:rPr>
          <w:sz w:val="20"/>
          <w:lang w:val="en-US"/>
        </w:rPr>
        <w:t>N from the historical CMIP5 (1860</w:t>
      </w:r>
      <w:del w:id="2473" w:author="Sara M Tuson" w:date="2021-06-30T10:38:00Z">
        <w:r w:rsidRPr="00686E45" w:rsidDel="00856D0D">
          <w:rPr>
            <w:sz w:val="20"/>
            <w:lang w:val="en-US"/>
          </w:rPr>
          <w:delText>-</w:delText>
        </w:r>
      </w:del>
      <w:ins w:id="2474" w:author="Sara M Tuson" w:date="2021-06-30T10:38:00Z">
        <w:r w:rsidRPr="00686E45">
          <w:rPr>
            <w:sz w:val="20"/>
            <w:lang w:val="en-US"/>
          </w:rPr>
          <w:t>–</w:t>
        </w:r>
      </w:ins>
      <w:r w:rsidRPr="00686E45">
        <w:rPr>
          <w:sz w:val="20"/>
          <w:lang w:val="en-US"/>
        </w:rPr>
        <w:t>2004) and CMIP6 (1860</w:t>
      </w:r>
      <w:del w:id="2475" w:author="Sara M Tuson" w:date="2021-06-30T10:38:00Z">
        <w:r w:rsidRPr="00686E45" w:rsidDel="00856D0D">
          <w:rPr>
            <w:sz w:val="20"/>
            <w:lang w:val="en-US"/>
          </w:rPr>
          <w:delText>-</w:delText>
        </w:r>
      </w:del>
      <w:ins w:id="2476" w:author="Sara M Tuson" w:date="2021-06-30T10:38:00Z">
        <w:r w:rsidRPr="00686E45">
          <w:rPr>
            <w:sz w:val="20"/>
            <w:lang w:val="en-US"/>
          </w:rPr>
          <w:t>–</w:t>
        </w:r>
      </w:ins>
      <w:r w:rsidRPr="00686E45">
        <w:rPr>
          <w:sz w:val="20"/>
          <w:lang w:val="en-US"/>
        </w:rPr>
        <w:t>2014) simulations compared with the mean maximum overturning depth (horizontal grey line) and magnitude (vertical grey line) from the RAPID observations (2004</w:t>
      </w:r>
      <w:del w:id="2477" w:author="Sara M Tuson" w:date="2021-06-30T10:38:00Z">
        <w:r w:rsidRPr="00686E45" w:rsidDel="00856D0D">
          <w:rPr>
            <w:sz w:val="20"/>
            <w:lang w:val="en-US"/>
          </w:rPr>
          <w:delText>-</w:delText>
        </w:r>
      </w:del>
      <w:ins w:id="2478" w:author="Sara M Tuson" w:date="2021-06-30T10:38:00Z">
        <w:r w:rsidRPr="00686E45">
          <w:rPr>
            <w:sz w:val="20"/>
            <w:lang w:val="en-US"/>
          </w:rPr>
          <w:t>–</w:t>
        </w:r>
      </w:ins>
      <w:r w:rsidRPr="00686E45">
        <w:rPr>
          <w:sz w:val="20"/>
          <w:lang w:val="en-US"/>
        </w:rPr>
        <w:t xml:space="preserve">2018). The distributions of model ranges of AMOC maximum magnitude and depth are respectively displayed on the x- and y-axis. </w:t>
      </w:r>
      <w:r w:rsidRPr="00686E45">
        <w:rPr>
          <w:b/>
          <w:bCs/>
          <w:sz w:val="20"/>
          <w:lang w:val="en-US"/>
          <w:rPrChange w:id="2479" w:author="Ian Blenkinsop" w:date="2021-07-07T14:54:00Z">
            <w:rPr/>
          </w:rPrChange>
        </w:rPr>
        <w:t>(b)</w:t>
      </w:r>
      <w:r w:rsidRPr="00686E45">
        <w:rPr>
          <w:sz w:val="20"/>
          <w:lang w:val="en-US"/>
        </w:rPr>
        <w:t xml:space="preserve"> Distributions of overlapping </w:t>
      </w:r>
      <w:ins w:id="2480" w:author="Sara M Tuson" w:date="2021-07-03T07:25:00Z">
        <w:r w:rsidRPr="00686E45">
          <w:rPr>
            <w:sz w:val="20"/>
            <w:lang w:val="en-US"/>
          </w:rPr>
          <w:t>eight</w:t>
        </w:r>
      </w:ins>
      <w:del w:id="2481" w:author="Sara M Tuson" w:date="2021-07-03T07:25:00Z">
        <w:r w:rsidRPr="00686E45" w:rsidDel="008942D8">
          <w:rPr>
            <w:sz w:val="20"/>
            <w:lang w:val="en-US"/>
          </w:rPr>
          <w:delText>8</w:delText>
        </w:r>
      </w:del>
      <w:r w:rsidRPr="00686E45">
        <w:rPr>
          <w:sz w:val="20"/>
          <w:lang w:val="en-US"/>
        </w:rPr>
        <w:t xml:space="preserve">-year AMOC trends from individual CMIP6 historical simulations (pink box plots) are plotted along with the combined distributions of all available CMIP5 (blue boxplot) and CMIP6 (red boxplot) models. For reference, the observed </w:t>
      </w:r>
      <w:ins w:id="2482" w:author="Sara M Tuson" w:date="2021-07-03T07:25:00Z">
        <w:r w:rsidRPr="00686E45">
          <w:rPr>
            <w:sz w:val="20"/>
            <w:lang w:val="en-US"/>
          </w:rPr>
          <w:t>eight</w:t>
        </w:r>
      </w:ins>
      <w:del w:id="2483" w:author="Sara M Tuson" w:date="2021-07-03T07:25:00Z">
        <w:r w:rsidRPr="00686E45" w:rsidDel="008942D8">
          <w:rPr>
            <w:sz w:val="20"/>
            <w:lang w:val="en-US"/>
          </w:rPr>
          <w:delText>8</w:delText>
        </w:r>
      </w:del>
      <w:r w:rsidRPr="00686E45">
        <w:rPr>
          <w:sz w:val="20"/>
          <w:lang w:val="en-US"/>
        </w:rPr>
        <w:t>-year trend calculated between 2004</w:t>
      </w:r>
      <w:del w:id="2484" w:author="Sara M Tuson" w:date="2021-06-30T10:38:00Z">
        <w:r w:rsidRPr="00686E45" w:rsidDel="00856D0D">
          <w:rPr>
            <w:sz w:val="20"/>
            <w:lang w:val="en-US"/>
          </w:rPr>
          <w:delText>-</w:delText>
        </w:r>
      </w:del>
      <w:ins w:id="2485" w:author="Sara M Tuson" w:date="2021-06-30T10:38:00Z">
        <w:r w:rsidRPr="00686E45">
          <w:rPr>
            <w:sz w:val="20"/>
            <w:lang w:val="en-US"/>
          </w:rPr>
          <w:t>–</w:t>
        </w:r>
      </w:ins>
      <w:r w:rsidRPr="00686E45">
        <w:rPr>
          <w:sz w:val="20"/>
          <w:lang w:val="en-US"/>
        </w:rPr>
        <w:t xml:space="preserve">2012 is also shown as a horizontal grey line (following </w:t>
      </w:r>
      <w:r w:rsidRPr="00686E45">
        <w:rPr>
          <w:sz w:val="20"/>
          <w:lang w:val="en-US"/>
        </w:rPr>
        <w:fldChar w:fldCharType="begin" w:fldLock="1"/>
      </w:r>
      <w:r w:rsidRPr="00686E45">
        <w:rPr>
          <w:sz w:val="20"/>
          <w:lang w:val="en-US"/>
        </w:rPr>
        <w:instrText>ADDIN CSL_CITATION { "citationItems" : [ { "id" : "ITEM-1", "itemData" : { "DOI" : "10.1002/2014GL059473", "ISSN" : "0094-8276", "abstract" : "The Atlantic meridional overturning circulation (AMOC) at 26.5\u00b0N weakened by ?0.53 sverdrup (Sv)/yr between April 2004 and October 2012. To assess whether this trend is consistent with the expected ?noise? in the climate system, we compare the observed trend with estimates of internal variability derived from 14 control simulations from the Climate Model Intercomparison Project 5 (CMIP5). Eight year trends of ?0.53 Sv/yr are relatively common in two models but are extremely unusual (or out of range) in the other 12. However, all 14 models underestimate AMOC variability on interannual time scales. To account for this bias, we estimate plausible upper limits of internal AMOC variability by combining the temporal correlation characteristics of the AMOC from CMIP5 models with an observational estimate of interannual variability. We conclude that the observed AMOC trend is not significantly different (p&gt; 0.01) from plausible estimates of internal variability. Detecting the influence of external climate forcings on the AMOC will require more than one decade of continuous observations.", "author" : [ { "dropping-particle" : "", "family" : "Roberts", "given" : "C D", "non-dropping-particle" : "", "parse-names" : false, "suffix" : "" }, { "dropping-particle" : "", "family" : "Jackson", "given" : "L", "non-dropping-particle" : "", "parse-names" : false, "suffix" : "" }, { "dropping-particle" : "", "family" : "McNeall", "given" : "D", "non-dropping-particle" : "", "parse-names" : false, "suffix" : "" } ], "container-title" : "Geophysical Research Letters", "id" : "ITEM-1", "issue" : "9", "issued" : { "date-parts" : [ [ "2014", "3", "31" ] ] }, "note" : "doi: 10.1002/2014GL059473", "page" : "3204-3210", "publisher" : "Wiley-Blackwell", "title" : "Is the 2004\u20132012 reduction of the Atlantic meridional overturning circulation significant?", "translator" : [ { "dropping-particle" : "", "family" : "J4176", "given" : "", "non-dropping-particle" : "", "parse-names" : false, "suffix" : "" } ], "type" : "article-journal", "volume" : "41" }, "uris" : [ "http://www.mendeley.com/documents/?uuid=71f3b197-9058-4b0b-8109-bdbf7a481407" ] } ], "mendeley" : { "formattedCitation" : "(Roberts et al., 2014)", "manualFormatting" : "Roberts et al., 2014)", "plainTextFormattedCitation" : "(Roberts et al., 2014)", "previouslyFormattedCitation" : "(Roberts et al., 2014)" }, "properties" : { "noteIndex" : 0 }, "schema" : "https://github.com/citation-style-language/schema/raw/master/csl-citation.json" }</w:instrText>
      </w:r>
      <w:r w:rsidRPr="00686E45">
        <w:rPr>
          <w:sz w:val="20"/>
          <w:lang w:val="en-US"/>
        </w:rPr>
        <w:fldChar w:fldCharType="separate"/>
      </w:r>
      <w:r w:rsidRPr="00686E45">
        <w:rPr>
          <w:noProof/>
          <w:sz w:val="20"/>
          <w:lang w:val="en-US"/>
        </w:rPr>
        <w:t>Roberts et al., 2014)</w:t>
      </w:r>
      <w:r w:rsidRPr="00686E45">
        <w:rPr>
          <w:sz w:val="20"/>
          <w:lang w:val="en-US"/>
        </w:rPr>
        <w:fldChar w:fldCharType="end"/>
      </w:r>
      <w:ins w:id="2486" w:author="Sara M Tuson" w:date="2021-07-01T11:06:00Z">
        <w:r w:rsidRPr="00686E45">
          <w:rPr>
            <w:sz w:val="20"/>
            <w:lang w:val="en-US"/>
          </w:rPr>
          <w:t>.</w:t>
        </w:r>
      </w:ins>
      <w:r w:rsidRPr="00686E45">
        <w:rPr>
          <w:sz w:val="20"/>
          <w:lang w:val="en-US"/>
        </w:rPr>
        <w:t xml:space="preserve"> </w:t>
      </w:r>
      <w:r w:rsidRPr="00686E45">
        <w:rPr>
          <w:b/>
          <w:bCs/>
          <w:sz w:val="20"/>
          <w:lang w:val="en-US"/>
          <w:rPrChange w:id="2487" w:author="Ian Blenkinsop" w:date="2021-07-07T14:54:00Z">
            <w:rPr/>
          </w:rPrChange>
        </w:rPr>
        <w:t>(c)</w:t>
      </w:r>
      <w:r w:rsidRPr="00686E45">
        <w:rPr>
          <w:sz w:val="20"/>
          <w:lang w:val="en-US"/>
        </w:rPr>
        <w:t xml:space="preserve"> Distributions of interannual AMOC variability from individual CMIP6 model historical simulations, along with the combined distributions of all available CMIP5 and CMIP6 models. Interannual variability in models and observations are estimated as annual mean (April</w:t>
      </w:r>
      <w:del w:id="2488" w:author="Sara M Tuson" w:date="2021-06-30T10:38:00Z">
        <w:r w:rsidRPr="00686E45" w:rsidDel="00856D0D">
          <w:rPr>
            <w:sz w:val="20"/>
            <w:lang w:val="en-US"/>
          </w:rPr>
          <w:delText>-</w:delText>
        </w:r>
      </w:del>
      <w:ins w:id="2489" w:author="Sara M Tuson" w:date="2021-06-30T10:38:00Z">
        <w:r w:rsidRPr="00686E45">
          <w:rPr>
            <w:sz w:val="20"/>
            <w:lang w:val="en-US"/>
          </w:rPr>
          <w:t>–</w:t>
        </w:r>
      </w:ins>
      <w:r w:rsidRPr="00686E45">
        <w:rPr>
          <w:sz w:val="20"/>
          <w:lang w:val="en-US"/>
        </w:rPr>
        <w:t xml:space="preserve">March) differences, and the horizontal grey line is the observed value for 2009/2010 minus 2008/2009 </w:t>
      </w:r>
      <w:r w:rsidRPr="00686E45">
        <w:rPr>
          <w:sz w:val="20"/>
          <w:lang w:val="en-US"/>
        </w:rPr>
        <w:fldChar w:fldCharType="begin" w:fldLock="1"/>
      </w:r>
      <w:r w:rsidRPr="00686E45">
        <w:rPr>
          <w:sz w:val="20"/>
          <w:lang w:val="en-US"/>
        </w:rPr>
        <w:instrText>ADDIN CSL_CITATION { "citationItems" : [ { "id" : "ITEM-1", "itemData" : { "DOI" : "10.1002/2014GL059473", "ISSN" : "0094-8276", "abstract" : "The Atlantic meridional overturning circulation (AMOC) at 26.5\u00b0N weakened by ?0.53 sverdrup (Sv)/yr between April 2004 and October 2012. To assess whether this trend is consistent with the expected ?noise? in the climate system, we compare the observed trend with estimates of internal variability derived from 14 control simulations from the Climate Model Intercomparison Project 5 (CMIP5). Eight year trends of ?0.53 Sv/yr are relatively common in two models but are extremely unusual (or out of range) in the other 12. However, all 14 models underestimate AMOC variability on interannual time scales. To account for this bias, we estimate plausible upper limits of internal AMOC variability by combining the temporal correlation characteristics of the AMOC from CMIP5 models with an observational estimate of interannual variability. We conclude that the observed AMOC trend is not significantly different (p&gt; 0.01) from plausible estimates of internal variability. Detecting the influence of external climate forcings on the AMOC will require more than one decade of continuous observations.", "author" : [ { "dropping-particle" : "", "family" : "Roberts", "given" : "C D", "non-dropping-particle" : "", "parse-names" : false, "suffix" : "" }, { "dropping-particle" : "", "family" : "Jackson", "given" : "L", "non-dropping-particle" : "", "parse-names" : false, "suffix" : "" }, { "dropping-particle" : "", "family" : "McNeall", "given" : "D", "non-dropping-particle" : "", "parse-names" : false, "suffix" : "" } ], "container-title" : "Geophysical Research Letters", "id" : "ITEM-1", "issue" : "9", "issued" : { "date-parts" : [ [ "2014", "3", "31" ] ] }, "note" : "doi: 10.1002/2014GL059473", "page" : "3204-3210", "publisher" : "Wiley-Blackwell", "title" : "Is the 2004\u20132012 reduction of the Atlantic meridional overturning circulation significant?", "translator" : [ { "dropping-particle" : "", "family" : "J4176", "given" : "", "non-dropping-particle" : "", "parse-names" : false, "suffix" : "" } ], "type" : "article-journal", "volume" : "41" }, "uris" : [ "http://www.mendeley.com/documents/?uuid=71f3b197-9058-4b0b-8109-bdbf7a481407" ] } ], "mendeley" : { "formattedCitation" : "(Roberts et al., 2014)", "manualFormatting" : "(following Roberts et al., 2014)", "plainTextFormattedCitation" : "(Roberts et al., 2014)", "previouslyFormattedCitation" : "(Roberts et al., 2014)" }, "properties" : { "noteIndex" : 0 }, "schema" : "https://github.com/citation-style-language/schema/raw/master/csl-citation.json" }</w:instrText>
      </w:r>
      <w:r w:rsidRPr="00686E45">
        <w:rPr>
          <w:sz w:val="20"/>
          <w:lang w:val="en-US"/>
        </w:rPr>
        <w:fldChar w:fldCharType="separate"/>
      </w:r>
      <w:r w:rsidRPr="00686E45">
        <w:rPr>
          <w:noProof/>
          <w:sz w:val="20"/>
          <w:lang w:val="en-US"/>
        </w:rPr>
        <w:t>(following Roberts et al., 2014)</w:t>
      </w:r>
      <w:r w:rsidRPr="00686E45">
        <w:rPr>
          <w:sz w:val="20"/>
          <w:lang w:val="en-US"/>
        </w:rPr>
        <w:fldChar w:fldCharType="end"/>
      </w:r>
      <w:r w:rsidRPr="00686E45">
        <w:rPr>
          <w:sz w:val="20"/>
          <w:lang w:val="en-US"/>
        </w:rPr>
        <w:t xml:space="preserve">. </w:t>
      </w:r>
      <w:r w:rsidRPr="00686E45">
        <w:rPr>
          <w:b/>
          <w:bCs/>
          <w:sz w:val="20"/>
          <w:lang w:val="en-US"/>
          <w:rPrChange w:id="2490" w:author="Ian Blenkinsop" w:date="2021-07-07T14:54:00Z">
            <w:rPr/>
          </w:rPrChange>
        </w:rPr>
        <w:t>(d</w:t>
      </w:r>
      <w:del w:id="2491" w:author="Sara M Tuson" w:date="2021-06-30T10:38:00Z">
        <w:r w:rsidRPr="00686E45" w:rsidDel="00856D0D">
          <w:rPr>
            <w:b/>
            <w:bCs/>
            <w:sz w:val="20"/>
            <w:lang w:val="en-US"/>
            <w:rPrChange w:id="2492" w:author="Ian Blenkinsop" w:date="2021-07-07T14:54:00Z">
              <w:rPr/>
            </w:rPrChange>
          </w:rPr>
          <w:delText>-</w:delText>
        </w:r>
      </w:del>
      <w:ins w:id="2493" w:author="Sara M Tuson" w:date="2021-06-30T10:38:00Z">
        <w:r w:rsidRPr="00686E45">
          <w:rPr>
            <w:b/>
            <w:bCs/>
            <w:sz w:val="20"/>
            <w:lang w:val="en-US"/>
            <w:rPrChange w:id="2494" w:author="Ian Blenkinsop" w:date="2021-07-07T14:54:00Z">
              <w:rPr/>
            </w:rPrChange>
          </w:rPr>
          <w:t>–</w:t>
        </w:r>
      </w:ins>
      <w:r w:rsidRPr="00686E45">
        <w:rPr>
          <w:b/>
          <w:bCs/>
          <w:sz w:val="20"/>
          <w:lang w:val="en-US"/>
          <w:rPrChange w:id="2495" w:author="Ian Blenkinsop" w:date="2021-07-07T14:54:00Z">
            <w:rPr/>
          </w:rPrChange>
        </w:rPr>
        <w:t>f)</w:t>
      </w:r>
      <w:r w:rsidRPr="00686E45">
        <w:rPr>
          <w:sz w:val="20"/>
          <w:lang w:val="en-US"/>
        </w:rPr>
        <w:t xml:space="preserve"> Distributions of linear AMOC trends calculated over various time periods (see panel titles) in CMIP6 simulations forced with: greenhouse gas forcing only (GHG), natural forcing only (NAT), anthropogenic aerosol forcing only (AER) and all forcing combined (Historical; HIST). (a</w:t>
      </w:r>
      <w:del w:id="2496" w:author="Sara M Tuson" w:date="2021-06-30T10:38:00Z">
        <w:r w:rsidRPr="00686E45" w:rsidDel="00856D0D">
          <w:rPr>
            <w:sz w:val="20"/>
            <w:lang w:val="en-US"/>
          </w:rPr>
          <w:delText>-</w:delText>
        </w:r>
      </w:del>
      <w:ins w:id="2497" w:author="Sara M Tuson" w:date="2021-06-30T10:38:00Z">
        <w:r w:rsidRPr="00686E45">
          <w:rPr>
            <w:sz w:val="20"/>
            <w:lang w:val="en-US"/>
          </w:rPr>
          <w:t>–</w:t>
        </w:r>
      </w:ins>
      <w:r w:rsidRPr="00686E45">
        <w:rPr>
          <w:sz w:val="20"/>
          <w:lang w:val="en-US"/>
        </w:rPr>
        <w:t>f) Boxes indicate 25</w:t>
      </w:r>
      <w:r w:rsidRPr="00686E45">
        <w:rPr>
          <w:sz w:val="20"/>
          <w:lang w:val="en-US"/>
          <w:rPrChange w:id="2498" w:author="Sara M Tuson" w:date="2021-06-30T11:15:00Z">
            <w:rPr>
              <w:vertAlign w:val="superscript"/>
            </w:rPr>
          </w:rPrChange>
        </w:rPr>
        <w:t>th</w:t>
      </w:r>
      <w:r w:rsidRPr="00686E45">
        <w:rPr>
          <w:sz w:val="20"/>
          <w:lang w:val="en-US"/>
        </w:rPr>
        <w:t xml:space="preserve"> to 75</w:t>
      </w:r>
      <w:r w:rsidRPr="00686E45">
        <w:rPr>
          <w:sz w:val="20"/>
          <w:lang w:val="en-US"/>
          <w:rPrChange w:id="2499" w:author="Sara M Tuson" w:date="2021-06-30T11:15:00Z">
            <w:rPr>
              <w:vertAlign w:val="superscript"/>
            </w:rPr>
          </w:rPrChange>
        </w:rPr>
        <w:t>th</w:t>
      </w:r>
      <w:r w:rsidRPr="00686E45">
        <w:rPr>
          <w:sz w:val="20"/>
          <w:lang w:val="en-US"/>
        </w:rPr>
        <w:t xml:space="preserve"> percentile, whiskers indicate 1</w:t>
      </w:r>
      <w:r w:rsidRPr="00686E45">
        <w:rPr>
          <w:sz w:val="20"/>
          <w:lang w:val="en-US"/>
          <w:rPrChange w:id="2500" w:author="Sara M Tuson" w:date="2021-06-30T11:11:00Z">
            <w:rPr>
              <w:vertAlign w:val="superscript"/>
            </w:rPr>
          </w:rPrChange>
        </w:rPr>
        <w:t>st</w:t>
      </w:r>
      <w:r w:rsidRPr="00686E45">
        <w:rPr>
          <w:sz w:val="20"/>
          <w:lang w:val="en-US"/>
        </w:rPr>
        <w:t xml:space="preserve"> and 99</w:t>
      </w:r>
      <w:r w:rsidRPr="00686E45">
        <w:rPr>
          <w:sz w:val="20"/>
          <w:lang w:val="en-US"/>
          <w:rPrChange w:id="2501" w:author="Sara M Tuson" w:date="2021-06-30T11:15:00Z">
            <w:rPr>
              <w:vertAlign w:val="superscript"/>
            </w:rPr>
          </w:rPrChange>
        </w:rPr>
        <w:t>th</w:t>
      </w:r>
      <w:r w:rsidRPr="00686E45">
        <w:rPr>
          <w:sz w:val="20"/>
          <w:lang w:val="en-US"/>
        </w:rPr>
        <w:t xml:space="preserve"> percentiles, and dots indicate outliers, while the horizontal black line is the multi-model mean trend. In (d</w:t>
      </w:r>
      <w:del w:id="2502" w:author="Sara M Tuson" w:date="2021-06-30T10:38:00Z">
        <w:r w:rsidRPr="00686E45" w:rsidDel="00856D0D">
          <w:rPr>
            <w:sz w:val="20"/>
            <w:lang w:val="en-US"/>
          </w:rPr>
          <w:delText>-</w:delText>
        </w:r>
      </w:del>
      <w:ins w:id="2503" w:author="Sara M Tuson" w:date="2021-06-30T10:38:00Z">
        <w:r w:rsidRPr="00686E45">
          <w:rPr>
            <w:sz w:val="20"/>
            <w:lang w:val="en-US"/>
          </w:rPr>
          <w:t>–</w:t>
        </w:r>
      </w:ins>
      <w:r w:rsidRPr="00686E45">
        <w:rPr>
          <w:sz w:val="20"/>
          <w:lang w:val="en-US"/>
        </w:rPr>
        <w:t>f) the multi-model mean trend is also written above each distribution. The multi-model distributions in (a</w:t>
      </w:r>
      <w:del w:id="2504" w:author="Sara M Tuson" w:date="2021-06-30T10:38:00Z">
        <w:r w:rsidRPr="00686E45" w:rsidDel="00856D0D">
          <w:rPr>
            <w:sz w:val="20"/>
            <w:lang w:val="en-US"/>
          </w:rPr>
          <w:delText>-</w:delText>
        </w:r>
      </w:del>
      <w:ins w:id="2505" w:author="Sara M Tuson" w:date="2021-06-30T10:38:00Z">
        <w:r w:rsidRPr="00686E45">
          <w:rPr>
            <w:sz w:val="20"/>
            <w:lang w:val="en-US"/>
          </w:rPr>
          <w:t>–</w:t>
        </w:r>
      </w:ins>
      <w:r w:rsidRPr="00686E45">
        <w:rPr>
          <w:sz w:val="20"/>
          <w:lang w:val="en-US"/>
        </w:rPr>
        <w:t>c) were produced with one historical ensemble member per model for which the AMOC variable was available (listed), while those in (d</w:t>
      </w:r>
      <w:del w:id="2506" w:author="Sara M Tuson" w:date="2021-06-30T10:38:00Z">
        <w:r w:rsidRPr="00686E45" w:rsidDel="00856D0D">
          <w:rPr>
            <w:sz w:val="20"/>
            <w:lang w:val="en-US"/>
          </w:rPr>
          <w:delText>-</w:delText>
        </w:r>
      </w:del>
      <w:ins w:id="2507" w:author="Sara M Tuson" w:date="2021-06-30T10:38:00Z">
        <w:r w:rsidRPr="00686E45">
          <w:rPr>
            <w:sz w:val="20"/>
            <w:lang w:val="en-US"/>
          </w:rPr>
          <w:t>–</w:t>
        </w:r>
      </w:ins>
      <w:r w:rsidRPr="00686E45">
        <w:rPr>
          <w:sz w:val="20"/>
          <w:lang w:val="en-US"/>
        </w:rPr>
        <w:t>f) were produced with the AMOC detection and attribution simulation data</w:t>
      </w:r>
      <w:del w:id="2508" w:author="Sara M Tuson" w:date="2021-07-01T07:48:00Z">
        <w:r w:rsidRPr="00686E45" w:rsidDel="003C30B2">
          <w:rPr>
            <w:sz w:val="20"/>
            <w:lang w:val="en-US"/>
          </w:rPr>
          <w:delText xml:space="preserve"> </w:delText>
        </w:r>
      </w:del>
      <w:r w:rsidRPr="00686E45">
        <w:rPr>
          <w:sz w:val="20"/>
          <w:lang w:val="en-US"/>
        </w:rPr>
        <w:t xml:space="preserve">sets </w:t>
      </w:r>
      <w:del w:id="2509" w:author="Sara M Tuson" w:date="2021-07-01T11:04:00Z">
        <w:r w:rsidRPr="00686E45" w:rsidDel="00DC6106">
          <w:rPr>
            <w:sz w:val="20"/>
            <w:lang w:val="en-US"/>
          </w:rPr>
          <w:delText>utilised</w:delText>
        </w:r>
      </w:del>
      <w:ins w:id="2510" w:author="Sara M Tuson" w:date="2021-07-01T11:04:00Z">
        <w:r w:rsidRPr="00686E45">
          <w:rPr>
            <w:sz w:val="20"/>
            <w:lang w:val="en-US"/>
          </w:rPr>
          <w:t>utilized</w:t>
        </w:r>
      </w:ins>
      <w:r w:rsidRPr="00686E45">
        <w:rPr>
          <w:sz w:val="20"/>
          <w:lang w:val="en-US"/>
        </w:rPr>
        <w:t xml:space="preserve"> by </w:t>
      </w:r>
      <w:r w:rsidRPr="00686E45">
        <w:rPr>
          <w:sz w:val="20"/>
          <w:lang w:val="en-US"/>
        </w:rPr>
        <w:fldChar w:fldCharType="begin" w:fldLock="1"/>
      </w:r>
      <w:r w:rsidRPr="00686E45">
        <w:rPr>
          <w:sz w:val="20"/>
          <w:lang w:val="en-US"/>
        </w:rPr>
        <w:instrText>ADDIN CSL_CITATION { "citationItems" : [ { "id" : "ITEM-1", "itemData" : { "DOI" : "10.1029/2020GL088166", "ISSN" : "19448007", "abstract" : "The Atlantic Meridional Overturning Circulation (AMOC) has been, and will continue to be, a key factor in the modulation of climate change both locally and globally. However, there remains considerable uncertainty in recent AMOC evolution. Here, we show that the multimodel mean AMOC strengthened by approximately 10% from 1850\u20131985 in new simulations from the 6th Coupled Model Intercomparison Project (CMIP6), a larger change than was seen in CMIP5. Across the models, the strength of the AMOC trend up to 1985 is related to a proxy for the strength of the aerosol forcing. Therefore, the multimodel difference is a result of stronger anthropogenic aerosol forcing on average in CMIP6 than CMIP5, which is primarily due to more models including aerosol-cloud interactions. However, observational constraints\u2014including a historical sea surface temperature fingerprint and shortwave radiative forcing in recent decades\u2014suggest that anthropogenic forcing and/or the AMOC response may be overestimated.",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"ITEM-1", "issue" : "14", "issued" : { "date-parts" : [ [ "2020" ] ] }, "title" : "Aerosol-Forced AMOC Changes in CMIP6 Historical Simulations", "translator" : [ { "dropping-particle" : "", "family" : "J6049", "given" : "", "non-dropping-particle" : "", "parse-names" : false, "suffix" : "" } ], "type" : "article-journal", "volume" : "47" }, "uris" : [ "http://www.mendeley.com/documents/?uuid=13df8141-3387-4232-9847-d455d8eca331" ] } ], "mendeley" : { "formattedCitation" : "(Menary et al., 2020)", "manualFormatting" : "Menary et al. (2020)", "plainTextFormattedCitation" : "(Menary et al., 2020)", "previouslyFormattedCitation" : "(Menary et al., 2020)" }, "properties" : { "noteIndex" : 0 }, "schema" : "https://github.com/citation-style-language/schema/raw/master/csl-citation.json" }</w:instrText>
      </w:r>
      <w:r w:rsidRPr="00686E45">
        <w:rPr>
          <w:sz w:val="20"/>
          <w:lang w:val="en-US"/>
        </w:rPr>
        <w:fldChar w:fldCharType="separate"/>
      </w:r>
      <w:r w:rsidRPr="00686E45">
        <w:rPr>
          <w:noProof/>
          <w:sz w:val="20"/>
          <w:lang w:val="en-US"/>
        </w:rPr>
        <w:t>Menary et al. (2020)</w:t>
      </w:r>
      <w:r w:rsidRPr="00686E45">
        <w:rPr>
          <w:sz w:val="20"/>
          <w:lang w:val="en-US"/>
        </w:rPr>
        <w:fldChar w:fldCharType="end"/>
      </w:r>
      <w:r w:rsidRPr="00686E45">
        <w:rPr>
          <w:sz w:val="20"/>
          <w:lang w:val="en-US"/>
        </w:rPr>
        <w:t xml:space="preserve">. </w:t>
      </w:r>
      <w:r w:rsidRPr="00686E45">
        <w:rPr>
          <w:rFonts w:cs="Times New Roman"/>
          <w:sz w:val="20"/>
          <w:szCs w:val="20"/>
          <w:lang w:val="en-US"/>
        </w:rPr>
        <w:t>Further details on data sources and processing are available in the chapter data table (Table 3.SM.1).</w:t>
      </w:r>
    </w:p>
    <w:bookmarkEnd w:id="2469"/>
    <w:bookmarkEnd w:id="2470"/>
    <w:p w14:paraId="659A3423" w14:textId="5D28A6D6" w:rsidR="009F594A" w:rsidRPr="00E457C1" w:rsidRDefault="009F594A" w:rsidP="00592B9C">
      <w:pPr>
        <w:pStyle w:val="AR6BodyText"/>
        <w:rPr>
          <w:noProof/>
          <w:lang w:val="en-US"/>
        </w:rPr>
      </w:pPr>
    </w:p>
    <w:p w14:paraId="67CF12BC" w14:textId="77777777" w:rsidR="009F594A" w:rsidRDefault="009F594A" w:rsidP="009F594A">
      <w:pPr>
        <w:pStyle w:val="AR6BodyText"/>
        <w:rPr>
          <w:b/>
          <w:noProof/>
        </w:rPr>
      </w:pPr>
      <w:r>
        <w:rPr>
          <w:b/>
          <w:noProof/>
        </w:rPr>
        <w:t xml:space="preserve">[END </w:t>
      </w:r>
      <w:r w:rsidRPr="00CB1BE0">
        <w:rPr>
          <w:rStyle w:val="AR6Chap3FigureCar"/>
          <w:rFonts w:cs="Times New Roman"/>
          <w:b/>
          <w:noProof/>
          <w:sz w:val="22"/>
        </w:rPr>
        <w:t>FIGURE 3.30</w:t>
      </w:r>
      <w:r w:rsidRPr="00CB1BE0">
        <w:rPr>
          <w:b/>
          <w:noProof/>
        </w:rPr>
        <w:t xml:space="preserve"> HERE</w:t>
      </w:r>
      <w:r>
        <w:rPr>
          <w:b/>
          <w:noProof/>
        </w:rPr>
        <w:t>]</w:t>
      </w:r>
    </w:p>
    <w:p w14:paraId="0E0E95FC" w14:textId="77777777" w:rsidR="009F594A" w:rsidRDefault="009F594A" w:rsidP="009F594A">
      <w:pPr>
        <w:pStyle w:val="AR6BodyText"/>
        <w:jc w:val="both"/>
        <w:rPr>
          <w:rFonts w:cs="Times New Roman"/>
          <w:noProof/>
        </w:rPr>
      </w:pPr>
    </w:p>
    <w:p w14:paraId="609C964C" w14:textId="77777777" w:rsidR="009F594A" w:rsidRDefault="009F594A" w:rsidP="009F594A">
      <w:pPr>
        <w:pStyle w:val="AR6BodyText"/>
      </w:pPr>
    </w:p>
    <w:p w14:paraId="723ED2D3" w14:textId="0673ECB3" w:rsidR="009F594A" w:rsidRDefault="009F594A" w:rsidP="009F594A">
      <w:pPr>
        <w:pStyle w:val="AR6Chap3Level33111"/>
        <w:tabs>
          <w:tab w:val="left" w:pos="708"/>
        </w:tabs>
      </w:pPr>
      <w:bookmarkStart w:id="2511" w:name="_Toc6385742"/>
      <w:bookmarkStart w:id="2512" w:name="_Toc70639167"/>
      <w:r>
        <w:t>Southern Ocean Circulation</w:t>
      </w:r>
      <w:bookmarkEnd w:id="2511"/>
      <w:bookmarkEnd w:id="2512"/>
    </w:p>
    <w:p w14:paraId="6F2AD419" w14:textId="77777777" w:rsidR="009F594A" w:rsidRDefault="009F594A" w:rsidP="009F594A">
      <w:pPr>
        <w:pStyle w:val="AR6BodyText"/>
        <w:rPr>
          <w:noProof/>
          <w:lang w:eastAsia="en-US"/>
        </w:rPr>
      </w:pPr>
    </w:p>
    <w:p w14:paraId="5917AF34" w14:textId="036C6ADC" w:rsidR="009F594A" w:rsidRPr="00E457C1" w:rsidRDefault="009F594A" w:rsidP="009F594A">
      <w:pPr>
        <w:pStyle w:val="AR6BodyText"/>
        <w:rPr>
          <w:noProof/>
          <w:lang w:val="en-US"/>
        </w:rPr>
      </w:pPr>
      <w:r w:rsidRPr="00E457C1">
        <w:rPr>
          <w:noProof/>
          <w:lang w:val="en-US"/>
        </w:rPr>
        <w:t>The Southern Ocean circulation provides the principal connections between the world’s major ocean basins through the circulation of the Antarctic Circumpolar Current (ACC), while also largely controlling the connection between the deep and upper layers of the global ocean circulation, through its upper and lower overturning cells.</w:t>
      </w:r>
    </w:p>
    <w:p w14:paraId="7CA93BEC" w14:textId="77777777" w:rsidR="009F594A" w:rsidRPr="00E457C1" w:rsidRDefault="009F594A" w:rsidP="009F594A">
      <w:pPr>
        <w:pStyle w:val="AR6BodyText"/>
        <w:rPr>
          <w:lang w:val="en-US"/>
        </w:rPr>
      </w:pPr>
    </w:p>
    <w:p w14:paraId="036CCB5E" w14:textId="7B83D6DD" w:rsidR="009F594A" w:rsidRPr="00E457C1" w:rsidRDefault="009F594A" w:rsidP="009F594A">
      <w:pPr>
        <w:pStyle w:val="AR6BodyText"/>
        <w:rPr>
          <w:lang w:val="en-US"/>
        </w:rPr>
      </w:pPr>
      <w:r w:rsidRPr="00E457C1">
        <w:rPr>
          <w:lang w:val="en-US"/>
        </w:rPr>
        <w:t>The assessment of observations presented in Section</w:t>
      </w:r>
      <w:r w:rsidR="0045424B" w:rsidRPr="00E457C1">
        <w:rPr>
          <w:lang w:val="en-US"/>
        </w:rPr>
        <w:t>s</w:t>
      </w:r>
      <w:r w:rsidRPr="00E457C1">
        <w:rPr>
          <w:lang w:val="en-US"/>
        </w:rPr>
        <w:t xml:space="preserve"> 2.3.3.4.2 and 9.2.3.2 reports that there is no evidence of an ACC transport change, and it is </w:t>
      </w:r>
      <w:r w:rsidRPr="00E457C1">
        <w:rPr>
          <w:i/>
          <w:iCs/>
          <w:lang w:val="en-US"/>
        </w:rPr>
        <w:t>unlikely</w:t>
      </w:r>
      <w:r w:rsidRPr="00E457C1">
        <w:rPr>
          <w:lang w:val="en-US"/>
        </w:rPr>
        <w:t xml:space="preserve"> that the mean meridional position of the ACC has moved southward in recent decades (Section</w:t>
      </w:r>
      <w:ins w:id="2513" w:author="Ian Blenkinsop" w:date="2021-07-13T14:26:00Z">
        <w:r w:rsidR="00CD382B">
          <w:rPr>
            <w:lang w:val="en-US"/>
          </w:rPr>
          <w:t>s</w:t>
        </w:r>
      </w:ins>
      <w:r w:rsidRPr="00E457C1">
        <w:rPr>
          <w:lang w:val="en-US"/>
        </w:rPr>
        <w:t xml:space="preserve"> 2.3.3.4.2 </w:t>
      </w:r>
      <w:r w:rsidR="00E928DA" w:rsidRPr="00E457C1">
        <w:rPr>
          <w:lang w:val="en-US"/>
        </w:rPr>
        <w:t xml:space="preserve">and </w:t>
      </w:r>
      <w:r w:rsidRPr="00E457C1">
        <w:rPr>
          <w:lang w:val="en-US"/>
        </w:rPr>
        <w:t>9.2.3.2). This is despite observations of surface wind displaying an intensification and southward shift (Section 2.</w:t>
      </w:r>
      <w:r w:rsidR="00E30A0B" w:rsidRPr="00E457C1">
        <w:rPr>
          <w:lang w:val="en-US"/>
        </w:rPr>
        <w:t>4.1.2</w:t>
      </w:r>
      <w:r w:rsidRPr="00E457C1">
        <w:rPr>
          <w:lang w:val="en-US"/>
        </w:rPr>
        <w:t xml:space="preserve">). </w:t>
      </w:r>
      <w:r w:rsidR="000961B9" w:rsidRPr="00E457C1">
        <w:rPr>
          <w:lang w:val="en-US"/>
        </w:rPr>
        <w:t xml:space="preserve">There is </w:t>
      </w:r>
      <w:r w:rsidR="000961B9" w:rsidRPr="00E457C1">
        <w:rPr>
          <w:i/>
          <w:lang w:val="en-US"/>
        </w:rPr>
        <w:t>low c</w:t>
      </w:r>
      <w:r w:rsidRPr="00E457C1">
        <w:rPr>
          <w:i/>
          <w:lang w:val="en-US"/>
        </w:rPr>
        <w:t>onfidence</w:t>
      </w:r>
      <w:r w:rsidRPr="00E457C1">
        <w:rPr>
          <w:lang w:val="en-US"/>
        </w:rPr>
        <w:t xml:space="preserve"> in an observed intensification of overturning in the Southern Ocean’s upper ocean and there is</w:t>
      </w:r>
      <w:r w:rsidR="00A177EB" w:rsidRPr="00E457C1">
        <w:rPr>
          <w:lang w:val="en-US"/>
        </w:rPr>
        <w:t xml:space="preserve"> </w:t>
      </w:r>
      <w:r w:rsidRPr="00E457C1">
        <w:rPr>
          <w:i/>
          <w:lang w:val="en-US"/>
        </w:rPr>
        <w:t>medium confidence</w:t>
      </w:r>
      <w:r w:rsidRPr="00E457C1">
        <w:rPr>
          <w:lang w:val="en-US"/>
        </w:rPr>
        <w:t xml:space="preserve"> for a slowdown of </w:t>
      </w:r>
      <w:bookmarkStart w:id="2514" w:name="_Hlk66205800"/>
      <w:r w:rsidR="00C7653E" w:rsidRPr="00E457C1">
        <w:rPr>
          <w:lang w:val="en-US"/>
        </w:rPr>
        <w:t>the Antarctic Bottom Water</w:t>
      </w:r>
      <w:bookmarkEnd w:id="2514"/>
      <w:r w:rsidRPr="00E457C1">
        <w:rPr>
          <w:lang w:val="en-US"/>
        </w:rPr>
        <w:t xml:space="preserve"> circulation and commensurate </w:t>
      </w:r>
      <w:r w:rsidR="00C7653E" w:rsidRPr="00E457C1">
        <w:rPr>
          <w:rStyle w:val="topic-highlight"/>
          <w:lang w:val="en-US"/>
        </w:rPr>
        <w:t>Antarctic Bottom Water</w:t>
      </w:r>
      <w:r w:rsidR="00D76038" w:rsidRPr="00E457C1">
        <w:rPr>
          <w:rStyle w:val="topic-highlight"/>
          <w:lang w:val="en-US"/>
        </w:rPr>
        <w:t xml:space="preserve"> </w:t>
      </w:r>
      <w:r w:rsidRPr="00E457C1">
        <w:rPr>
          <w:lang w:val="en-US"/>
        </w:rPr>
        <w:t xml:space="preserve">volume decrease since the 1990s (Section 9.2.3.2). Section 9.2.3.2 presents new evidence, since </w:t>
      </w:r>
      <w:del w:id="2515" w:author="Ian Blenkinsop" w:date="2021-07-13T09:43:00Z">
        <w:r w:rsidRPr="00E457C1" w:rsidDel="00D019C8">
          <w:rPr>
            <w:lang w:val="en-US"/>
          </w:rPr>
          <w:delText xml:space="preserve">the </w:delText>
        </w:r>
      </w:del>
      <w:r w:rsidRPr="00E457C1">
        <w:rPr>
          <w:lang w:val="en-US"/>
        </w:rPr>
        <w:t xml:space="preserve">SROCC, which </w:t>
      </w:r>
      <w:r w:rsidR="00C72059" w:rsidRPr="00E457C1">
        <w:rPr>
          <w:lang w:val="en-US"/>
        </w:rPr>
        <w:t>assessed</w:t>
      </w:r>
      <w:r w:rsidR="000979DD" w:rsidRPr="00E457C1">
        <w:rPr>
          <w:lang w:val="en-US"/>
        </w:rPr>
        <w:t xml:space="preserve"> with</w:t>
      </w:r>
      <w:r w:rsidR="00C72059" w:rsidRPr="00E457C1">
        <w:rPr>
          <w:lang w:val="en-US"/>
        </w:rPr>
        <w:t xml:space="preserve"> </w:t>
      </w:r>
      <w:r w:rsidRPr="00E457C1">
        <w:rPr>
          <w:i/>
          <w:lang w:val="en-US"/>
        </w:rPr>
        <w:t xml:space="preserve">medium confidence </w:t>
      </w:r>
      <w:r w:rsidRPr="00E457C1">
        <w:rPr>
          <w:lang w:val="en-US"/>
        </w:rPr>
        <w:t>that the lower cell can episodically increase as a response to climatic anomalies, temporally counteracting the forced tendency for reduced bottom water formation.</w:t>
      </w:r>
    </w:p>
    <w:p w14:paraId="7FC287B9" w14:textId="77777777" w:rsidR="009F594A" w:rsidRPr="00E457C1" w:rsidRDefault="009F594A" w:rsidP="009F594A">
      <w:pPr>
        <w:pStyle w:val="AR6BodyText"/>
        <w:rPr>
          <w:rFonts w:cs="Times New Roman"/>
          <w:lang w:val="en-US"/>
        </w:rPr>
      </w:pPr>
    </w:p>
    <w:p w14:paraId="64DDB559" w14:textId="181CD541" w:rsidR="009F594A" w:rsidRPr="00E457C1" w:rsidRDefault="009F594A" w:rsidP="009F594A">
      <w:pPr>
        <w:pStyle w:val="AR6BodyText"/>
        <w:rPr>
          <w:rFonts w:cs="Times New Roman"/>
          <w:lang w:val="en-US"/>
        </w:rPr>
      </w:pPr>
      <w:r w:rsidRPr="00E457C1">
        <w:rPr>
          <w:lang w:val="en-US"/>
        </w:rPr>
        <w:t xml:space="preserve">The modelled strength of the ACC clearly improved from CMIP3, in which the models tended to underestimate the strength of the ACC, to CMIP5 </w:t>
      </w:r>
      <w:r>
        <w:fldChar w:fldCharType="begin" w:fldLock="1"/>
      </w:r>
      <w:r w:rsidR="00E719C0">
        <w:rPr>
          <w:lang w:val="en-US"/>
        </w:rPr>
        <w:instrText>ADDIN CSL_CITATION { "citationItems" : [ { "id" : "ITEM-1", "itemData" : { "DOI" : "10.1029/2012JC008412", "ISBN" : "2156-2202", "ISSN" : "21699291", "abstract" : "The representation of the Antarctic Circumpolar Current (ACC) in the fifth Coupled Models Intercomparison Project (CMIP5) is generally improved over CMIP3. The range of modeled transports in the historical (1976\u20132006) scenario is reduced (90\u2013264 Sv) compared with CMIP3 (33\u2013337 Sv) with a mean of 155 ? 51 Sv. The large intermodel range is associated with significant differences in the ACC density structure. The ACC position is accurately represented at most longitudes, with a small (1.27?) standard deviation in mean latitude. The westerly wind jet driving the ACC is biased too strong and too far north on average. Unlike CMIP3 there is no correlation between modeled ACC latitude and the position of the westerly wind jet. Under future climate forcing scenarios (2070\u20132099 mean) the modeled ACC transport changes by between ?26 to +17 Sv and the ACC shifts polewards (equatorwards) in models where the transport increases (decreases). There is no significant correlation between the ACC position change and that of the westerly wind jet, which shifts polewards and strengthens. The subtropical gyres strengthen and expand southwards, while the change in subpolar gyre area varies between models. An increase in subpolar gyre area corresponds with a decreases in ACC transport and an equatorward shift in the ACC position, and vice versa for a contraction of the gyre area. There is a general decrease in density in the upper 1000 m, particularly equatorwards of the ACC core.", "author" : [ { "dropping-particle" : "", "family" : "Meijers", "given" : "A. J.S.", "non-dropping-particle" : "", "parse-names" : false, "suffix" : "" }, { "dropping-particle" : "", "family" : "Shuckburgh", "given" : "E", "non-dropping-particle" : "", "parse-names" : false, "suffix" : "" }, { "dropping-particle" : "", "family" : "Bruneau", "given" : "N", "non-dropping-particle" : "", "parse-names" : false, "suffix" : "" }, { "dropping-particle" : "", "family" : "Sallee", "given" : "J. B.", "non-dropping-particle" : "", "parse-names" : false, "suffix" : "" }, { "dropping-particle" : "", "family" : "Bracegirdle", "given" : "T J", "non-dropping-particle" : "", "parse-names" : false, "suffix" : "" }, { "dropping-particle" : "", "family" : "Wang", "given" : "Z", "non-dropping-particle" : "", "parse-names" : false, "suffix" : "" } ], "container-title" : "Journal of Geophysical Research: Oceans", "id" : "ITEM-1", "issue" : "12", "issued" : { "date-parts" : [ [ "2012" ] ] }, "page" : "C12008", "publisher" : "American Geophysical Union", "title" : "Representation of the Antarctic Circumpolar Current in the CMIP5 climate models and future changes under warming scenarios", "translator" : [ { "dropping-particle" : "", "family" : "J4384", "given" : "", "non-dropping-particle" : "", "parse-names" : false, "suffix" : "" } ], "type" : "article-journal", "volume" : "117" }, "uris" : [ "http://www.mendeley.com/documents/?uuid=bf860999-d2d7-4c5b-8c81-d9b42c93fecf" ] } ], "mendeley" : { "formattedCitation" : "(Meijers et al., 2012)", "plainTextFormattedCitation" : "(Meijers et al., 2012)", "previouslyFormattedCitation" : "(Meijers et al., 2012)" }, "properties" : { "noteIndex" : 0 }, "schema" : "https://github.com/citation-style-language/schema/raw/master/csl-citation.json" }</w:instrText>
      </w:r>
      <w:r>
        <w:fldChar w:fldCharType="separate"/>
      </w:r>
      <w:r w:rsidR="00393F8C">
        <w:rPr>
          <w:noProof/>
          <w:lang w:val="en-US"/>
        </w:rPr>
        <w:t>(Meijers et al., 2012)</w:t>
      </w:r>
      <w:r>
        <w:fldChar w:fldCharType="end"/>
      </w:r>
      <w:r w:rsidRPr="00E457C1">
        <w:rPr>
          <w:lang w:val="en-US"/>
        </w:rPr>
        <w:t xml:space="preserve">. This improvement in the realism of ACC strength continues from CMIP5 to CMIP6, with the modelled ACC strength converging toward the magnitude of observed estimates of net flow through the Drake Passage </w:t>
      </w:r>
      <w:r>
        <w:fldChar w:fldCharType="begin" w:fldLock="1"/>
      </w:r>
      <w:r w:rsidR="00E719C0">
        <w:rPr>
          <w:lang w:val="en-US"/>
        </w:rPr>
        <w:instrText>ADDIN CSL_CITATION { "citationItems" : [ { "id" : "ITEM-1",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"ITEM-1",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"plainTextFormattedCitation" : "(Beadling et al., 2020)", "previouslyFormattedCitation" : "(Beadling et al., 2020)" }, "properties" : { "noteIndex" : 0 }, "schema" : "https://github.com/citation-style-language/schema/raw/master/csl-citation.json" }</w:instrText>
      </w:r>
      <w:r>
        <w:fldChar w:fldCharType="separate"/>
      </w:r>
      <w:r w:rsidR="00393F8C">
        <w:rPr>
          <w:noProof/>
          <w:lang w:val="en-US"/>
        </w:rPr>
        <w:t>(Beadling et al., 2020)</w:t>
      </w:r>
      <w:r>
        <w:fldChar w:fldCharType="end"/>
      </w:r>
      <w:r w:rsidRPr="00E457C1">
        <w:rPr>
          <w:lang w:val="en-US"/>
        </w:rPr>
        <w:t xml:space="preserve">. There is, however, a small number of models that still display an ACC that is much weaker than that observed, while several models also display much more pronounced ACC decadal variability than that observed </w:t>
      </w:r>
      <w:r w:rsidR="00EA18AB">
        <w:fldChar w:fldCharType="begin" w:fldLock="1"/>
      </w:r>
      <w:r w:rsidR="00E719C0">
        <w:rPr>
          <w:lang w:val="en-US"/>
        </w:rPr>
        <w:instrText>ADDIN CSL_CITATION { "citationItems" : [ { "id" : "ITEM-1",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"ITEM-1",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"plainTextFormattedCitation" : "(Beadling et al., 2020)", "previouslyFormattedCitation" : "(Beadling et al., 2020)" }, "properties" : { "noteIndex" : 0 }, "schema" : "https://github.com/citation-style-language/schema/raw/master/csl-citation.json" }</w:instrText>
      </w:r>
      <w:r w:rsidR="00EA18AB">
        <w:fldChar w:fldCharType="separate"/>
      </w:r>
      <w:r w:rsidR="00393F8C">
        <w:rPr>
          <w:noProof/>
          <w:lang w:val="en-US"/>
        </w:rPr>
        <w:t>(Beadling et al., 2020)</w:t>
      </w:r>
      <w:r w:rsidR="00EA18AB">
        <w:fldChar w:fldCharType="end"/>
      </w:r>
      <w:r w:rsidRPr="00E457C1">
        <w:rPr>
          <w:lang w:val="en-US"/>
        </w:rPr>
        <w:t>.</w:t>
      </w:r>
      <w:r w:rsidRPr="00E457C1">
        <w:rPr>
          <w:rFonts w:cs="Times New Roman"/>
          <w:lang w:val="en-US"/>
        </w:rPr>
        <w:t xml:space="preserve"> The increased realism of the ACC was at least partly related to noted improvements in all metrics of the Southern Ocean’s surface wind stress forcing </w:t>
      </w:r>
      <w:r>
        <w:rPr>
          <w:rFonts w:cs="Times New Roman"/>
        </w:rPr>
        <w:fldChar w:fldCharType="begin" w:fldLock="1"/>
      </w:r>
      <w:r w:rsidR="00E719C0">
        <w:rPr>
          <w:rFonts w:cs="Times New Roman"/>
          <w:lang w:val="en-US"/>
        </w:rPr>
        <w:instrText>ADDIN CSL_CITATION { "citationItems" : [ { "id" : "ITEM-1",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"ITEM-1",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"plainTextFormattedCitation" : "(Beadling et al., 2020)", "previouslyFormattedCitation" : "(Beadling et al., 2020)" }, "properties" : { "noteIndex" : 0 }, "schema" : "https://github.com/citation-style-language/schema/raw/master/csl-citation.json" }</w:instrText>
      </w:r>
      <w:r>
        <w:rPr>
          <w:rFonts w:cs="Times New Roman"/>
        </w:rPr>
        <w:fldChar w:fldCharType="separate"/>
      </w:r>
      <w:r w:rsidR="00393F8C">
        <w:rPr>
          <w:rFonts w:cs="Times New Roman"/>
          <w:noProof/>
          <w:lang w:val="en-US"/>
        </w:rPr>
        <w:t>(Beadling et al., 2020)</w:t>
      </w:r>
      <w:r>
        <w:rPr>
          <w:rFonts w:cs="Times New Roman"/>
        </w:rPr>
        <w:fldChar w:fldCharType="end"/>
      </w:r>
      <w:r w:rsidRPr="00E457C1">
        <w:rPr>
          <w:rFonts w:cs="Times New Roman"/>
          <w:lang w:val="en-US"/>
        </w:rPr>
        <w:t xml:space="preserve">. The most notable wind stress forcing improvements were found in the strength and the latitudinal position of the zonally-averaged westerly wind stress maximum </w:t>
      </w:r>
      <w:r>
        <w:fldChar w:fldCharType="begin" w:fldLock="1"/>
      </w:r>
      <w:r w:rsidR="00DD1373">
        <w:rPr>
          <w:rFonts w:cs="Times New Roman"/>
          <w:lang w:val="en-US"/>
        </w:rPr>
        <w:instrText>ADDIN CSL_CITATION { "citationItems" : [ { "id" : "ITEM-1", "itemData" : { "DOI" : "10.1029/2019EA001065", "abstract" : "Abstract One of the major globally relevant systematic biases in previous generations of climate models has been an equatorward bias in the latitude of the Southern Hemisphere (SH) mid-latitude tropospheric eddy driven westerly jet. The far-reaching implications of this for Southern Ocean heat and carbon uptake and Antarctic land and sea ice are key reasons why addressing this bias is a high priority. It is therefore of primary importance to evaluate the representation of the SH westerly jet in the latest generation of global climate and earth system models that comprise the Coupled Model Intercomparison Project Phase 6 (CMIP6). In this paper we assess the representation of major indices of SH extratropical atmospheric circulation in CMIP6 by comparison against both observations and the previous generation of CMIP5 models. Indices assessed are the latitude and speed of the westerly jet, variability of the Southern Annular Mode (SAM), and representation of the Amundsen Sea Low (ASL). These are calculated from the historical forcing simulations of both CMIP5 and CMIP6 for time periods matching available observational and reanalysis data sets. From the 39 CMIP6 models available at the time of writing there is an overall reduction in the equatorward bias of the annual mean westerly jet from 1.9\u00b0 in CMIP5 to 0.4\u00b0 in CMIP6 and from a seasonal perspective the reduction is clearest in austral spring and summer. This is accompanied by a halving of the bias of SAM decorrelation timescales compared to CMIP5. However, no such overall improvements are evident for the ASL.", "author" : [ { "dropping-particle" : "", "family" : "Bracegirdle", "given" : "T J", "non-dropping-particle" : "", "parse-names" : false, "suffix" : "" }, { "dropping-particle" : "", "family" : "Holmes", "given" : "C R", "non-dropping-particle" : "", "parse-names" : false, "suffix" : "" }, { "dropping-particle" : "", "family" : "Hosking", "given" : "J S", "non-dropping-particle" : "", "parse-names" : false, "suffix" : "" }, { "dropping-particle" : "", "family" : "Marshall", "given" : "G J", "non-dropping-particle" : "", "parse-names" : false, "suffix" : "" }, { "dropping-particle" : "", "family" : "Osman", "given" : "M", "non-dropping-particle" : "", "parse-names" : false, "suffix" : "" }, { "dropping-particle" : "", "family" : "Patterson", "given" : "M", "non-dropping-particle" : "", "parse-names" : false, "suffix" : "" }, { "dropping-particle" : "", "family" : "Rackow", "given" : "T", "non-dropping-particle" : "", "parse-names" : false, "suffix" : "" } ], "container-title" : "Earth and Space Science", "id" : "ITEM-1", "issue" : "6", "issued" : { "date-parts" : [ [ "2020" ] ] }, "note" : "e2019EA001065 2019EA001065", "page" : "e2019EA001065", "title" : "Improvements in Circumpolar Southern Hemisphere Extratropical Atmospheric Circulation in CMIP6 Compared to CMIP5", "translator" : [ { "dropping-particle" : "", "family" : "J6520", "given" : "", "non-dropping-particle" : "", "parse-names" : false, "suffix" : "" } ], "type" : "article-journal", "volume" : "7" }, "uris" : [ "http://www.mendeley.com/documents/?uuid=a4f9bc45-113b-4402-9a3d-0ae2dd558fb3" ] }, { "id" : "ITEM-2", "itemData" : { "DOI" : "10.1175/JCLI-D-19-0970.1", "ISSN" : "08948755", "abstract" : "The air-sea exchange of heat and carbon in the Southern Ocean (SO) plays an important role in mediating the climate state. The dominant role the SO plays in storing anthropogenic heat and carbon is a direct consequence of the unique and complex ocean circulation that exists there. Previous generations of climate models have struggled to accurately represent key SO properties and processes that influence the large-scale ocean circulation. This has resulted in low confidence ascribed to twenty-first-century projections of the state of the SO from previous generations of models. This analysis provides a detailed assessment of the ability of models contributed to the sixth phase of the Coupled Model Intercomparison Project (CMIP6) to represent important observationally based SO properties. Additionally, a comprehensive overview of CMIP6 performance relative to CMIP3 and CMIP5 is presented. CMIP6 models show improved performance in the surface wind stress forcing, simulating stronger and less equatorward-biased wind fields, translating into an improved representation of the Ekman upwelling over the Drake Passage latitudes. An increased number of models simulate an Antarctic Circumpolar Current (ACC) transport within observational uncertainty relative to previous generations; however, several models exhibit extremely weak transports. Generally, the upper SO remains biased warm and fresh relative to observations, and Antarctic sea ice extent remains poorly represented. While generational improvement is found in many metrics, persistent systematic biases are highlighted that should be a priority during model development. These biases need to be considered when interpreting projected trends or biogeochemical properties in this region.", "author" : [ { "dropping-particle" : "", "family" : "Beadling", "given" : "R. L.", "non-dropping-particle" : "", "parse-names" : false, "suffix" : "" }, { "dropping-particle" : "", "family" : "Russell", "given" : "J. L.", "non-dropping-particle" : "", "parse-names" : false, "suffix" : "" }, { "dropping-particle" : "", "family" : "Stouffer", "given" : "R. J.", "non-dropping-particle" : "", "parse-names" : false, "suffix" : "" }, { "dropping-particle" : "", "family" : "Mazloff", "given" : "M.", "non-dropping-particle" : "", "parse-names" : false, "suffix" : "" }, { "dropping-particle" : "", "family" : "Talley", "given" : "L. D.", "non-dropping-particle" : "", "parse-names" : false, "suffix" : "" }, { "dropping-particle" : "", "family" : "Goodman", "given" : "P. J.", "non-dropping-particle" : "", "parse-names" : false, "suffix" : "" }, { "dropping-particle" : "", "family" : "Salle\u00e9", "given" : "J. B.", "non-dropping-particle" : "", "parse-names" : false, "suffix" : "" }, { "dropping-particle" : "", "family" : "Hewitt", "given" : "H. T.", "non-dropping-particle" : "", "parse-names" : false, "suffix" : "" }, { "dropping-particle" : "", "family" : "Hyder", "given" : "P.", "non-dropping-particle" : "", "parse-names" : false, "suffix" : "" }, { "dropping-particle" : "", "family" : "Pandde", "given" : "Amarjiit", "non-dropping-particle" : "", "parse-names" : false, "suffix" : "" } ], "container-title" : "Journal of Climate", "id" : "ITEM-2", "issue" : "15", "issued" : { "date-parts" : [ [ "2020", "8", "1" ] ] }, "page" : "6555-6581", "publisher" : "American Meteorological Society", "title" : "Representation of Southern Ocean Properties across Coupled Model Intercomparison Project Generations: CMIP3 to CMIP6", "translator" : [ { "dropping-particle" : "", "family" : "J6885", "given" : "", "non-dropping-particle" : "", "parse-names" : false, "suffix" : "" } ], "type" : "article-journal", "volume" : "33" }, "uris" : [ "http://www.mendeley.com/documents/?uuid=92b89c39-cf00-3e6b-bbdb-3e5a004c5ad8" ] } ], "mendeley" : { "formattedCitation" : "(Beadling et al., 2020; Bracegirdle et al., 2020)", "manualFormatting" : "(Beadling et al., 2020; Bracegirdle et al., 2020)", "plainTextFormattedCitation" : "(Beadling et al., 2020; Bracegirdle et al., 2020)", "previouslyFormattedCitation" : "(Beadling et al., 2020; Bracegirdle et al., 2020)" }, "properties" : { "noteIndex" : 0 }, "schema" : "https://github.com/citation-style-language/schema/raw/master/csl-citation.json" }</w:instrText>
      </w:r>
      <w:r>
        <w:fldChar w:fldCharType="separate"/>
      </w:r>
      <w:r w:rsidR="00393F8C">
        <w:rPr>
          <w:rFonts w:cs="Times New Roman"/>
          <w:noProof/>
          <w:lang w:val="en-US"/>
        </w:rPr>
        <w:t>(Beadling et al., 2020; Bracegirdle et al., 2020)</w:t>
      </w:r>
      <w:r>
        <w:fldChar w:fldCharType="end"/>
      </w:r>
      <w:r w:rsidRPr="00E457C1">
        <w:rPr>
          <w:rFonts w:cs="Times New Roman"/>
          <w:lang w:val="en-US"/>
        </w:rPr>
        <w:t>.</w:t>
      </w:r>
      <w:r>
        <w:rPr>
          <w:rFonts w:cs="Times New Roman"/>
          <w:lang w:val="en-AU"/>
        </w:rPr>
        <w:t xml:space="preserve"> </w:t>
      </w:r>
      <w:r w:rsidRPr="00E457C1">
        <w:rPr>
          <w:rFonts w:cs="Times New Roman"/>
          <w:lang w:val="en-US"/>
        </w:rPr>
        <w:t xml:space="preserve">While the two-cell structure of the overturning circulation appears to be well captured by CMIP5 models </w:t>
      </w:r>
      <w:r>
        <w:fldChar w:fldCharType="begin" w:fldLock="1"/>
      </w:r>
      <w:r w:rsidR="00D33CB6">
        <w:rPr>
          <w:rFonts w:cs="Times New Roman"/>
          <w:lang w:val="en-US"/>
        </w:rPr>
        <w:instrText>ADDIN CSL_CITATION { "citationItems" : [ { "id" : "ITEM-1", "itemData" : { "DOI" : "10.1002/jgrc.20135", "ISBN" : "2169-9291", "ISSN" : "21699291", "abstract" : "The ability of the models contributing to the fifth Coupled Models Intercomparison Project (CMIP5) to represent the Southern Ocean hydrological properties and its overturning is investigated in a water mass framework. Models have a consistent warm and light bias spread over the entire water column. The greatest bias occurs in the ventilated layers, which are volumetrically dominated by mode and intermediate layers. The ventilated layers have been observed to have a strong fingerprint of climate change and to impact climate by sequestrating a significant amount of heat and carbon dioxide. The mode water layer is poorly represented in the models and both mode and intermediate water have a significant fresh bias. Under increased radiative forcing, models simulate a warming and lightening of the entire water column, which is again greatest in the ventilated layers, highlighting the importance of these layers for propagating the climate signal into the deep ocean. While the intensity of the water mass overturning is relatively consistent between models, when compared to observation-based reconstructions, they exhibit a slightly larger rate of overturning at shallow to intermediate depths, and a slower rate of overturning deeper in the water column. Under increased radiative forcing, atmospheric fluxes increase the rate of simulated upper cell overturning, but this increase is counterbalanced by diapycnal fluxes, including mixed-layer horizontal mixing, and mostly vanishes. \u00a9 2013. American Geophysical Union. All Rights Reserved.", "author" : [ { "dropping-particle" : "", "family" : "Sall\u00e9e", "given" : "J.-B.", "non-dropping-particle" : "", "parse-names" : false, "suffix" : "" }, { "dropping-particle" : "", "family" : "Shuckburgh", "given" : "E.", "non-dropping-particle" : "", "parse-names" : false, "suffix" : "" }, { "dropping-particle" : "", "family" : "Bruneau", "given" : "N.", "non-dropping-particle" : "", "parse-names" : false, "suffix" : "" }, { "dropping-particle" : "", "family" : "Meijers", "given" : "A. J.S.", "non-dropping-particle" : "", "parse-names" : false, "suffix" : "" }, { "dropping-particle" : "", "family" : "Bracegirdle", "given" : "T. J.", "non-dropping-particle" : "", "parse-names" : false, "suffix" : "" }, { "dropping-particle" : "", "family" : "Wang", "given" : "Z.", "non-dropping-particle" : "", "parse-names" : false, "suffix" : "" }, { "dropping-particle" : "", "family" : "Roy", "given" : "T.", "non-dropping-particle" : "", "parse-names" : false, "suffix" : "" } ], "container-title" : "Journal of Geophysical Research: Oceans", "id" : "ITEM-1", "issue" : "4", "issued" : { "date-parts" : [ [ "2013", "4", "1" ] ] }, "page" : "1830-1844", "publisher" : "Wiley-Blackwell", "title" : "Assessment of Southern Ocean water mass circulation and characteristics in CMIP5 models: Historical bias and forcing response", "translator" : [ { "dropping-particle" : "", "family" : "J6202", "given" : "", "non-dropping-particle" : "", "parse-names" : false, "suffix" : "" } ], "type" : "article-journal", "volume" : "118" }, "uris" : [ "http://www.mendeley.com/documents/?uuid=0157a441-6c4e-492f-8b42-9dca7e3321ac" ] }, { "id" : "ITEM-2", "itemData" : { "DOI" : "10.1002/2017JC013461", "ISBN" : "21699275", "ISSN" : "21699291", "abstract" : "Abstract The Southern Ocean is central to the global climate and the global carbon cycle, and to the climate's response to increasing levels of atmospheric greenhouse gases, as it ventilates a large fraction of the global ocean volume. Global coupled climate models and earth system models, however, vary widely in their simulations of the Southern Ocean and its role in, and response to, the ongoing anthropogenic trend. Due to the region's complex water-mass structure and dynamics, Southern Ocean carbon and heat uptake depend on a combination of winds, eddies, mixing, buoyancy fluxes, and topography. Observationally based metrics are critical for discerning processes and mechanisms, and for validating and comparing climate and earth system models. New observations and understanding have allowed for progress in the creation of observationally based data/model metrics for the Southern Ocean. Metrics presented here provide a means to assess multiple simulations relative to the best available observations and observational products. Climate models that perform better according to these metrics also better simulate the uptake of heat and carbon by the Southern Ocean. This report is not strictly an intercomparison, but rather a distillation of key metrics that can reliably quantify the \u201caccuracy\u201d of a simulation against observed, or at least observable, quantities. One overall goal is to recommend standardization of observationally based benchmarks that the modeling community should aspire to meet in order to reduce uncertainties in climate projections, and especially uncertainties related to oceanic heat and carbon uptake.", "author" : [ { "dropping-particle" : "", "family" : "Russell", "given" : "Joellen L.", "non-dropping-particle" : "", "parse-names" : false, "suffix" : "" }, { "dropping-particle" : "", "family" : "Kamenkovich", "given" : "Igor", "non-dropping-particle" : "", "parse-names" : false, "suffix" : "" }, { "dropping-particle" : "", "family" : "Bitz", "given" : "Cecilia", "non-dropping-particle" : "", "parse-names" : false, "suffix" : "" }, { "dropping-particle" : "", "family" : "Ferrari", "given" : "Raffaele", "non-dropping-particle" : "", "parse-names" : false, "suffix" : "" }, { "dropping-particle" : "", "family" : "Gille", "given" : "Sarah T.", "non-dropping-particle" : "", "parse-names" : false, "suffix" : "" }, { "dropping-particle" : "", "family" : "Goodman", "given" : "Paul J.", "non-dropping-particle" : "", "parse-names" : false, "suffix" : "" }, { "dropping-particle" : "", "family" : "Hallberg", "given" : "Robert", "non-dropping-particle" : "", "parse-names" : false, "suffix" : "" }, { "dropping-particle" : "", "family" : "Johnson", "given" : "Kenneth", "non-dropping-particle" : "", "parse-names" : false, "suffix" : "" }, { "dropping-particle" : "", "family" : "Khazmutdinova", "given" : "Karina", "non-dropping-particle" : "", "parse-names" : false, "suffix" : "" }, { "dropping-particle" : "", "family" : "Marinov", "given" : "Irina", "non-dropping-particle" : "", "parse-names" : false, "suffix" : "" }, { "dropping-particle" : "", "family" : "Mazloff", "given" : "Matthew", "non-dropping-particle" : "", "parse-names" : false, "suffix" : "" }, { "dropping-particle" : "", "family" : "Riser", "given" : "Stephen", "non-dropping-particle" : "", "parse-names" : false, "suffix" : "" }, { "dropping-particle" : "", "family" : "Sarmiento", "given" : "Jorge L.", "non-dropping-particle" : "", "parse-names" : false, "suffix" : "" }, { "dropping-particle" : "", "family" : "Speer", "given" : "Kevin", "non-dropping-particle" : "", "parse-names" : false, "suffix" : "" }, { "dropping-particle" : "", "family" : "Talley", "given" : "Lynne D.", "non-dropping-particle" : "", "parse-names" : false, "suffix" : "" }, { "dropping-particle" : "", "family" : "Wanninkhof", "given" : "Rik", "non-dropping-particle" : "", "parse-names" : false, "suffix" : "" } ], "container-title" : "Journal of Geophysical Research: Oceans", "id" : "ITEM-2", "issue" : "5", "issued" : { "date-parts" : [ [ "2018", "5", "1" ] ] }, "page" : "3120-3143", "publisher" : "Wiley-Blackwell", "title" : "Metrics for the Evaluation of the Southern Ocean in Coupled Climate Models and Earth System Models", "translator" : [ { "dropping-particle" : "", "family" : "J4605", "given" : "", "non-dropping-particle" : "", "parse-names" : false, "suffix" : "" } ], "type" : "article-journal", "volume" : "123" }, "uris" : [ "http://www.mendeley.com/documents/?uuid=7491d05e-5bd8-486f-8e25-1e4155f9292d" ] } ], "mendeley" : { "formattedCitation" : "(Sall\u00e9e et al., 2013; Russell et al., 2018)", "plainTextFormattedCitation" : "(Sall\u00e9e et al., 2013; Russell et al., 2018)", "previouslyFormattedCitation" : "(Sall\u00e9e et al., 2013; Russell et al., 2018)" }, "properties" : { "noteIndex" : 0 }, "schema" : "https://github.com/citation-style-language/schema/raw/master/csl-citation.json" }</w:instrText>
      </w:r>
      <w:r>
        <w:fldChar w:fldCharType="separate"/>
      </w:r>
      <w:r w:rsidR="00393F8C">
        <w:rPr>
          <w:rFonts w:cs="Times New Roman"/>
          <w:noProof/>
          <w:lang w:val="en-US"/>
        </w:rPr>
        <w:t>(Sallée et al., 2013; Russell et al., 2018)</w:t>
      </w:r>
      <w:r>
        <w:fldChar w:fldCharType="end"/>
      </w:r>
      <w:r w:rsidRPr="00E457C1">
        <w:rPr>
          <w:rFonts w:cs="Times New Roman"/>
          <w:lang w:val="en-US"/>
        </w:rPr>
        <w:t xml:space="preserve">, </w:t>
      </w:r>
      <w:r w:rsidRPr="00E457C1">
        <w:rPr>
          <w:lang w:val="en-US"/>
        </w:rPr>
        <w:t xml:space="preserve">they tend to underestimate the intensity of the lower cell overturning, and overestimate the intensity of the upper cell overturning </w:t>
      </w:r>
      <w:r>
        <w:fldChar w:fldCharType="begin" w:fldLock="1"/>
      </w:r>
      <w:r w:rsidR="00D33CB6">
        <w:rPr>
          <w:lang w:val="en-US"/>
        </w:rPr>
        <w:instrText>ADDIN CSL_CITATION { "citationItems" : [ { "id" : "ITEM-1", "itemData" : { "DOI" : "10.1002/jgrc.20135", "ISBN" : "2169-9291", "ISSN" : "21699291", "abstract" : "The ability of the models contributing to the fifth Coupled Models Intercomparison Project (CMIP5) to represent the Southern Ocean hydrological properties and its overturning is investigated in a water mass framework. Models have a consistent warm and light bias spread over the entire water column. The greatest bias occurs in the ventilated layers, which are volumetrically dominated by mode and intermediate layers. The ventilated layers have been observed to have a strong fingerprint of climate change and to impact climate by sequestrating a significant amount of heat and carbon dioxide. The mode water layer is poorly represented in the models and both mode and intermediate water have a significant fresh bias. Under increased radiative forcing, models simulate a warming and lightening of the entire water column, which is again greatest in the ventilated layers, highlighting the importance of these layers for propagating the climate signal into the deep ocean. While the intensity of the water mass overturning is relatively consistent between models, when compared to observation-based reconstructions, they exhibit a slightly larger rate of overturning at shallow to intermediate depths, and a slower rate of overturning deeper in the water column. Under increased radiative forcing, atmospheric fluxes increase the rate of simulated upper cell overturning, but this increase is counterbalanced by diapycnal fluxes, including mixed-layer horizontal mixing, and mostly vanishes. \u00a9 2013. American Geophysical Union. All Rights Reserved.", "author" : [ { "dropping-particle" : "", "family" : "Sall\u00e9e", "given" : "J.-B.", "non-dropping-particle" : "", "parse-names" : false, "suffix" : "" }, { "dropping-particle" : "", "family" : "Shuckburgh", "given" : "E.", "non-dropping-particle" : "", "parse-names" : false, "suffix" : "" }, { "dropping-particle" : "", "family" : "Bruneau", "given" : "N.", "non-dropping-particle" : "", "parse-names" : false, "suffix" : "" }, { "dropping-particle" : "", "family" : "Meijers", "given" : "A. J.S.", "non-dropping-particle" : "", "parse-names" : false, "suffix" : "" }, { "dropping-particle" : "", "family" : "Bracegirdle", "given" : "T. J.", "non-dropping-particle" : "", "parse-names" : false, "suffix" : "" }, { "dropping-particle" : "", "family" : "Wang", "given" : "Z.", "non-dropping-particle" : "", "parse-names" : false, "suffix" : "" }, { "dropping-particle" : "", "family" : "Roy", "given" : "T.", "non-dropping-particle" : "", "parse-names" : false, "suffix" : "" } ], "container-title" : "Journal of Geophysical Research: Oceans", "id" : "ITEM-1", "issue" : "4", "issued" : { "date-parts" : [ [ "2013", "4", "1" ] ] }, "page" : "1830-1844", "publisher" : "Wiley-Blackwell", "title" : "Assessment of Southern Ocean water mass circulation and characteristics in CMIP5 models: Historical bias and forcing response", "translator" : [ { "dropping-particle" : "", "family" : "J6202", "given" : "", "non-dropping-particle" : "", "parse-names" : false, "suffix" : "" } ], "type" : "article-journal", "volume" : "118" }, "uris" : [ "http://www.mendeley.com/documents/?uuid=0157a441-6c4e-492f-8b42-9dca7e3321ac" ] } ], "mendeley" : { "formattedCitation" : "(Sall\u00e9e et al., 2013)", "plainTextFormattedCitation" : "(Sall\u00e9e et al., 2013)", "previouslyFormattedCitation" : "(Sall\u00e9e et al., 2013)" }, "properties" : { "noteIndex" : 0 }, "schema" : "https://github.com/citation-style-language/schema/raw/master/csl-citation.json" }</w:instrText>
      </w:r>
      <w:r>
        <w:fldChar w:fldCharType="separate"/>
      </w:r>
      <w:r w:rsidR="00393F8C">
        <w:rPr>
          <w:noProof/>
          <w:lang w:val="en-US"/>
        </w:rPr>
        <w:t>(Sallée et al., 2013)</w:t>
      </w:r>
      <w:r>
        <w:fldChar w:fldCharType="end"/>
      </w:r>
      <w:r w:rsidRPr="00E457C1">
        <w:rPr>
          <w:lang w:val="en-US"/>
        </w:rPr>
        <w:t xml:space="preserve">. As the lower overturning cell is closely related to Antarctic Bottom Water formation and deep convection, both fields also display substantial errors in CMIP5 models </w:t>
      </w:r>
      <w:r w:rsidRPr="00AE17E4">
        <w:fldChar w:fldCharType="begin" w:fldLock="1"/>
      </w:r>
      <w:r w:rsidR="00E719C0">
        <w:rPr>
          <w:lang w:val="en-US"/>
        </w:rPr>
        <w:instrText>ADDIN CSL_CITATION { "citationItems" : [ { "id" : "ITEM-1", "itemData" : { "DOI" : "10.1002/grl.50287", "ISSN" : "0094-8276", "abstract" : "Southern Ocean deep water properties and formation processes in climate models are indicative of their capability to simulate future climate, heat and carbon uptake, and sea level rise. Southern Ocean temperature and density averaged over 1986?2005 from 15 CMIP5 (Coupled Model Intercomparison Project Phase 5) climate models are compared with an observed climatology, focusing on bottom water. Bottom properties are reasonably accurate for half the models. Ten models create dense water on the Antarctic shelf, but it mixes with lighter water and is not exported as bottom water as in reality. Instead, most models create deep water by open ocean deep convection, a process occurring rarely in reality. Models with extensive deep convection are those with strong seasonality in sea ice. Optimum bottom properties occur in models with deep convection in the Weddell and Ross Gyres. Bottom Water formation processes are poorly represented in ocean models and are a key challenge for improving climate predictions.", "author" : [ { "dropping-particle" : "", "family" : "Heuz\u00e9", "given" : "C\u00e9line", "non-dropping-particle" : "", "parse-names" : false, "suffix" : "" }, { "dropping-particle" : "", "family" : "Heywood", "given" : "Karen J", "non-dropping-particle" : "", "parse-names" : false, "suffix" : "" }, { "dropping-particle" : "", "family" : "Stevens", "given" : "David P", "non-dropping-particle" : "", "parse-names" : false, "suffix" : "" }, { "dropping-particle" : "", "family" : "Ridley", "given" : "Jeff K", "non-dropping-particle" : "", "parse-names" : false, "suffix" : "" } ], "container-title" : "Geophysical Research Letters", "id" : "ITEM-1", "issue" : "7", "issued" : { "date-parts" : [ [ "2013", "3" ] ] }, "page" : "1409-1414", "publisher" : "Wiley-Blackwell", "title" : "Southern Ocean bottom water characteristics in CMIP5 models", "translator" : [ { "dropping-particle" : "", "family" : "J4388", "given" : "", "non-dropping-particle" : "", "parse-names" : false, "suffix" : "" } ], "type" : "article-journal", "volume" : "40" }, "uris" : [ "http://www.mendeley.com/documents/?uuid=1205ea61-ef09-4253-abba-f52b2c95db16" ] }, { "id" : "ITEM-2", "itemData" : { "DOI" : "10.1175/JCLI-D-14-00381.1", "ISSN" : "0894-8755", "abstract" : "AbstractChanges in bottom temperature, salinity, and density in the global ocean by 2100 for CMIP5 climate models are investigated for the climate change scenarios RCP4.5 and RCP8.5. The mean of 24 models shows a decrease in density in all deep basins, except the North Atlantic, which becomes denser. The individual model responses to climate change forcing are more complex: regarding temperature, the 24 models predict a warming of the bottom layer of the global ocean; in salinity, there is less agreement regarding the sign of the change, especially in the Southern Ocean. The magnitude and equatorward extent of these changes also vary strongly among models. The changes in properties can be linked with changes in the mean transport of key water masses. The Atlantic meridional overturning circulation weakens in most models and is directly linked to changes in bottom density in the North Atlantic. These changes are the result of the intrusion of modified Antarctic Bottom Water, made possible by the decrease in North Atlantic Deep Water formation. In the Indian, Pacific, and South Atlantic Oceans, changes in bottom density are congruent with the weakening in Antarctic Bottom Water transport through these basins. The authors argue that the greater the 1986?2005 meridional transports, the more changes have propagated equatorward by 2100. However, strong decreases in density over 100 yr of climate change cause a weakening of the transports. The speed at which these property changes reach the deep basins is critical for a correct assessment of the heat storage capacity of the oceans as well as for predictions of future sea level rise.", "author" : [ { "dropping-particle" : "", "family" : "Heuz\u00e9", "given" : "C\u00e9line", "non-dropping-particle" : "", "parse-names" : false, "suffix" : "" }, { "dropping-particle" : "", "family" : "Heywood", "given" : "Karen J", "non-dropping-particle" : "", "parse-names" : false, "suffix" : "" }, { "dropping-particle" : "", "family" : "Stevens", "given" : "David P", "non-dropping-particle" : "", "parse-names" : false, "suffix" : "" }, { "dropping-particle" : "", "family" : "Ridley", "given" : "Jeff K", "non-dropping-particle" : "", "parse-names" : false, "suffix" : "" } ], "container-title" : "Journal of Climate", "id" : "ITEM-2", "issue" : "8", "issued" : { "date-parts" : [ [ "2015", "11" ] ] }, "page" : "2917-2944", "publisher" : "American Meteorological Society", "title" : "Changes in Global Ocean Bottom Properties and Volume Transports in CMIP5 Models under Climate Change Scenarios", "translator" : [ { "dropping-particle" : "", "family" : "J4390", "given" : "", "non-dropping-particle" : "", "parse-names" : false, "suffix" : "" } ], "type" : "article-journal", "volume" : "28" }, "uris" : [ "http://www.mendeley.com/documents/?uuid=43d6d635-c8ac-48ac-ad65-e96405f0a7b7" ] } ], "mendeley" : { "formattedCitation" : "(Heuz\u00e9 et al., 2013, 2015)", "plainTextFormattedCitation" : "(Heuz\u00e9 et al., 2013, 2015)", "previouslyFormattedCitation" : "(Heuz\u00e9 et al., 2013, 2015)" }, "properties" : { "noteIndex" : 0 }, "schema" : "https://github.com/citation-style-language/schema/raw/master/csl-citation.json" }</w:instrText>
      </w:r>
      <w:r w:rsidRPr="00AE17E4">
        <w:fldChar w:fldCharType="separate"/>
      </w:r>
      <w:r w:rsidR="00393F8C">
        <w:rPr>
          <w:noProof/>
          <w:lang w:val="en-US"/>
        </w:rPr>
        <w:t>(Heuzé et al., 2013, 2015)</w:t>
      </w:r>
      <w:r w:rsidRPr="00AE17E4">
        <w:fldChar w:fldCharType="end"/>
      </w:r>
      <w:r w:rsidRPr="00E457C1">
        <w:rPr>
          <w:lang w:val="en-US"/>
        </w:rPr>
        <w:t xml:space="preserve">. </w:t>
      </w:r>
      <w:r w:rsidRPr="00AE17E4">
        <w:rPr>
          <w:lang w:val="en-US"/>
        </w:rPr>
        <w:t xml:space="preserve">CMIP6 climate models show clear improvements compared to CMIP5 in their representation of Antarctic Bottom Water, which suggests an improved representation of the lower overturning cell </w:t>
      </w:r>
      <w:r w:rsidRPr="00AE17E4">
        <w:fldChar w:fldCharType="begin" w:fldLock="1"/>
      </w:r>
      <w:r w:rsidR="00713B77">
        <w:rPr>
          <w:lang w:val="en-US"/>
        </w:rPr>
        <w:instrText>ADDIN CSL_CITATION { "citationItems" : [ { "id" : "ITEM-1", "itemData" : { "DOI" : "10.5194/os-17-59-2021", "ISSN" : "1812-0792", "abstract" : "Abstract. Deep and bottom water formation are crucial components of the global ocean circulation, yet they were poorly represented in the previous generation of climate models. We here quantify biases in Antarctic Bottom Water (AABW) and North Atlantic Deep Water (NADW) formation, properties, transport, and global extent in 35 climate models that participated in the latest Climate Model Intercomparison Project (CMIP6). Several CMIP6 models are correctly forming AABW via shelf processes, but 28 models in the Southern Ocean and all 35 models in the North Atlantic form deep and bottom water via open-ocean deep convection too deeply, too often, and/or over too large an area. Models that convect the least form the most accurate AABW but the least accurate NADW. The four CESM2 models with their overflow parameterisation are among the most accurate models. In the Atlantic, the colder the AABW, the stronger the abyssal overturning at 30\u2218 S, and the further north the AABW layer extends. The saltier the NADW, the stronger the Atlantic Meridional Overturning Circulation (AMOC), and the further south the NADW layer extends. In the Indian and Pacific oceans in contrast, the fresher models are the ones which extend the furthest regardless of the strength of their abyssal overturning, most likely because they are also the models with the weakest fronts in the Antarctic Circumpolar Current. There are clear improvements since CMIP5: several CMIP6 models correctly represent or parameterise Antarctic shelf processes, fewer models exhibit Southern Ocean deep convection, more models convect at the right location in the Labrador Sea, bottom density biases are reduced, and abyssal overturning is more realistic. However, more improvements are required, e.g. by generalising the use of overflow parameterisations or by coupling to interactive ice sheet models, before deep and bottom water formation, and hence heat and carbon storage, are represented accurately.", "author" : [ { "dropping-particle" : "", "family" : "Heuz\u00e9", "given" : "C\u00e9line", "non-dropping-particle" : "", "parse-names" : false, "suffix" : "" } ], "container-title" : "Ocean Science", "id" : "ITEM-1", "issue" : "1", "issued" : { "date-parts" : [ [ "2021", "1", "13" ] ] }, "page" : "59-90", "title" : "Antarctic Bottom Water and North Atlantic Deep Water in CMIP6 models", "translator" : [ { "dropping-particle" : "", "family" : "J3272", "given" : "", "non-dropping-particle" : "", "parse-names" : false, "suffix" : "" } ], "type" : "article-journal", "volume" : "17" }, "uris" : [ "http://www.mendeley.com/documents/?uuid=ee995483-953f-4f81-96de-947b0d01065d" ] } ], "mendeley" : { "formattedCitation" : "(Heuz\u00e9, 2021)", "plainTextFormattedCitation" : "(Heuz\u00e9, 2021)", "previouslyFormattedCitation" : "(Heuz\u00e9, 2021)" }, "properties" : { "noteIndex" : 0 }, "schema" : "https://github.com/citation-style-language/schema/raw/master/csl-citation.json" }</w:instrText>
      </w:r>
      <w:r w:rsidRPr="00AE17E4">
        <w:fldChar w:fldCharType="separate"/>
      </w:r>
      <w:r w:rsidR="00393F8C">
        <w:rPr>
          <w:noProof/>
          <w:lang w:val="en-US"/>
        </w:rPr>
        <w:t>(Heuzé, 2021)</w:t>
      </w:r>
      <w:r w:rsidRPr="00AE17E4">
        <w:fldChar w:fldCharType="end"/>
      </w:r>
      <w:r w:rsidRPr="00AE17E4">
        <w:rPr>
          <w:lang w:val="en-US"/>
        </w:rPr>
        <w:t>.</w:t>
      </w:r>
    </w:p>
    <w:p w14:paraId="2882FBF6" w14:textId="77777777" w:rsidR="009F594A" w:rsidRPr="00E457C1" w:rsidRDefault="009F594A" w:rsidP="009F594A">
      <w:pPr>
        <w:pStyle w:val="AR6BodyText"/>
        <w:rPr>
          <w:noProof/>
          <w:lang w:val="en-US"/>
        </w:rPr>
      </w:pPr>
    </w:p>
    <w:p w14:paraId="4408E409" w14:textId="7F7650E8" w:rsidR="009F594A" w:rsidRPr="00E457C1" w:rsidRDefault="009F594A" w:rsidP="009F594A">
      <w:pPr>
        <w:pStyle w:val="AR6BodyText"/>
        <w:rPr>
          <w:noProof/>
          <w:lang w:val="en-US"/>
        </w:rPr>
      </w:pPr>
      <w:r w:rsidRPr="00AE17E4">
        <w:rPr>
          <w:lang w:val="en-US"/>
        </w:rPr>
        <w:t xml:space="preserve">Despite notable improvements of CMIP6 models </w:t>
      </w:r>
      <w:r w:rsidR="001C2CA8">
        <w:rPr>
          <w:lang w:val="en-US"/>
        </w:rPr>
        <w:t>compared to</w:t>
      </w:r>
      <w:r w:rsidRPr="00AE17E4">
        <w:rPr>
          <w:lang w:val="en-US"/>
        </w:rPr>
        <w:t xml:space="preserve"> CMIP5</w:t>
      </w:r>
      <w:r w:rsidR="001C2CA8">
        <w:rPr>
          <w:lang w:val="en-US"/>
        </w:rPr>
        <w:t xml:space="preserve"> models</w:t>
      </w:r>
      <w:r w:rsidRPr="00AE17E4">
        <w:rPr>
          <w:lang w:val="en-US"/>
        </w:rPr>
        <w:t xml:space="preserve">, </w:t>
      </w:r>
      <w:r w:rsidRPr="00AE17E4">
        <w:rPr>
          <w:rFonts w:cs="Times New Roman"/>
          <w:lang w:val="en-US"/>
        </w:rPr>
        <w:t>i</w:t>
      </w:r>
      <w:r w:rsidRPr="00E457C1">
        <w:rPr>
          <w:noProof/>
          <w:lang w:val="en-US"/>
        </w:rPr>
        <w:t>nherent limitations in the represent</w:t>
      </w:r>
      <w:r w:rsidR="00E928DA" w:rsidRPr="00E457C1">
        <w:rPr>
          <w:noProof/>
          <w:lang w:val="en-US"/>
        </w:rPr>
        <w:t>at</w:t>
      </w:r>
      <w:r w:rsidRPr="00E457C1">
        <w:rPr>
          <w:noProof/>
          <w:lang w:val="en-US"/>
        </w:rPr>
        <w:t>ion of important processes at play in the Southern Ocean’s horizontal and vertical circulation remain (</w:t>
      </w:r>
      <w:r w:rsidR="00CC3520" w:rsidRPr="00E457C1">
        <w:rPr>
          <w:noProof/>
          <w:lang w:val="en-US"/>
        </w:rPr>
        <w:t xml:space="preserve">Section </w:t>
      </w:r>
      <w:r w:rsidRPr="00E457C1">
        <w:rPr>
          <w:noProof/>
          <w:lang w:val="en-US"/>
        </w:rPr>
        <w:t xml:space="preserve">9.2.3.2). For instance, Southern Ocean mesoscale eddies are largely </w:t>
      </w:r>
      <w:del w:id="2516" w:author="Ian Blenkinsop" w:date="2021-07-13T15:18:00Z">
        <w:r w:rsidRPr="00E457C1" w:rsidDel="00BD0D40">
          <w:rPr>
            <w:noProof/>
            <w:lang w:val="en-US"/>
          </w:rPr>
          <w:delText xml:space="preserve">parameterised </w:delText>
        </w:r>
      </w:del>
      <w:ins w:id="2517" w:author="Ian Blenkinsop" w:date="2021-07-13T15:18:00Z">
        <w:r w:rsidR="00BD0D40" w:rsidRPr="00E457C1">
          <w:rPr>
            <w:noProof/>
            <w:lang w:val="en-US"/>
          </w:rPr>
          <w:t>parameteri</w:t>
        </w:r>
        <w:r w:rsidR="00BD0D40">
          <w:rPr>
            <w:noProof/>
            <w:lang w:val="en-US"/>
          </w:rPr>
          <w:t>z</w:t>
        </w:r>
        <w:r w:rsidR="00BD0D40" w:rsidRPr="00E457C1">
          <w:rPr>
            <w:noProof/>
            <w:lang w:val="en-US"/>
          </w:rPr>
          <w:t xml:space="preserve">ed </w:t>
        </w:r>
      </w:ins>
      <w:r w:rsidRPr="00E457C1">
        <w:rPr>
          <w:noProof/>
          <w:lang w:val="en-US"/>
        </w:rPr>
        <w:t>in the current generation of climate models and</w:t>
      </w:r>
      <w:ins w:id="2518" w:author="Tom Maycock" w:date="2021-09-03T15:59:00Z">
        <w:r w:rsidR="00500900">
          <w:rPr>
            <w:noProof/>
            <w:lang w:val="en-US"/>
          </w:rPr>
          <w:t>,</w:t>
        </w:r>
      </w:ins>
      <w:r w:rsidRPr="00E457C1">
        <w:rPr>
          <w:noProof/>
          <w:lang w:val="en-US"/>
        </w:rPr>
        <w:t xml:space="preserve"> despite their small spatial scales</w:t>
      </w:r>
      <w:r w:rsidR="009C3346" w:rsidRPr="00E457C1">
        <w:rPr>
          <w:noProof/>
          <w:lang w:val="en-US"/>
        </w:rPr>
        <w:t>,</w:t>
      </w:r>
      <w:r w:rsidRPr="00E457C1">
        <w:rPr>
          <w:noProof/>
          <w:lang w:val="en-US"/>
        </w:rPr>
        <w:t xml:space="preserve"> they are a key element for establishing the ACC and upper overturning cell, as well as for their future evolution under changing atmospheric forcing </w:t>
      </w:r>
      <w:r>
        <w:fldChar w:fldCharType="begin" w:fldLock="1"/>
      </w:r>
      <w:r w:rsidR="00E719C0">
        <w:rPr>
          <w:noProof/>
          <w:lang w:val="en-US"/>
        </w:rPr>
        <w:instrText>ADDIN CSL_CITATION { "citationItems" : [ { "id" : "ITEM-1", "itemData" : { "DOI" : "10.1016/j.ocemod.2012.04.006", "ISSN" : "1463-5003", "author" : [ { "dropping-particle" : "", "family" : "Kuhlbrodt", "given" : "T", "non-dropping-particle" : "", "parse-names" : false, "suffix" : "" }, { "dropping-particle" : "", "family" : "Smith", "given" : "R S", "non-dropping-particle" : "", "parse-names" : false, "suffix" : "" }, { "dropping-particle" : "", "family" : "Wang", "given" : "Z", "non-dropping-particle" : "", "parse-names" : false, "suffix" : "" }, { "dropping-particle" : "", "family" : "Gregory", "given" : "J M", "non-dropping-particle" : "", "parse-names" : false, "suffix" : "" } ], "container-title" : "Ocean Modelling", "id" : "ITEM-1", "issued" : { "date-parts" : [ [ "2012" ] ] }, "page" : "1-8", "title" : "The influence of eddy parameterizations on the transport of the Antarctic Circumpolar Current in coupled climate models", "translator" : [ { "dropping-particle" : "", "family" : "J957", "given" : "", "non-dropping-particle" : "", "parse-names" : false, "suffix" : "" } ], "type" : "article-journal", "volume" : "52-53" }, "uris" : [ "http://www.mendeley.com/documents/?uuid=ddc53741-faab-4682-a7d4-543ea0751a22" ] }, { "id" : "ITEM-2", "itemData" : { "DOI" : "10.1175/JCLI-D-12-00504.1", "ISSN" : "0894-8755", "abstract" : "AbstractThirteen state-of-the-art climate models from phase 5 of the Coupled Model Intercomparison Project (CMIP5) are used to evaluate the response of the Antarctic Circumpolar Current (ACC) transport and Southern Ocean meridional overturning circulation to surface wind stress and buoyancy changes. Understanding how these flows?fundamental players in the global distribution of heat, gases, and nutrients?respond to climate change is currently a widely debated issue among oceanographers. Here, the authors analyze the circulation responses of these coarse-resolution coupled models to surface fluxes. Under a future CMIP5 climate pathway where the equivalent atmospheric CO2 reaches 1370 ppm by 2100, the models robustly project reduced Southern Ocean density in the upper 2000 m accompanied by strengthened stratification. Despite an overall increase in overlying wind stress (~20%), the projected ACC transports lie within \u00b115% of their historical state, and no significant relationship with changes in the magnitude or position of the wind stress is identified. The models indicate that a weakening of ACC transport at the end of the twenty-first century is correlated with a strong increase in the surface heat and freshwater fluxes in the ACC region. In contrast, the surface heat gain across the ACC region and the wind-driven surface transports are significantly correlated with an increased upper and decreased lower Eulerian-mean meridional overturning circulation. The change in the eddy-induced overturning in both the depth and density spaces is quantified, and it is found that the CMIP5 models project partial eddy compensation of the upper and lower overturning cells.", "author" : [ { "dropping-particle" : "", "family" : "Downes", "given" : "Stephanie M", "non-dropping-particle" : "", "parse-names" : false, "suffix" : "" }, { "dropping-particle" : "", "family" : "Hogg", "given" : "Andrew McC.", "non-dropping-particle" : "", "parse-names" : false, "suffix" : "" } ], "container-title" : "Journal of Climate", "id" : "ITEM-2", "issue" : "18", "issued" : { "date-parts" : [ [ "2013", "3" ] ] }, "page" : "7198-7220", "publisher" : "American Meteorological Society", "title" : "Southern Ocean Circulation and Eddy Compensation in CMIP5 Models", "translator" : [ { "dropping-particle" : "", "family" : "J4385", "given" : "", "non-dropping-particle" : "", "parse-names" : false, "suffix" : "" } ], "type" : "article-journal", "volume" : "26" }, "uris" : [ "http://www.mendeley.com/documents/?uuid=ecdbb1a7-1446-42d8-805d-a2a795bdf8c7" ] }, { "id" : "ITEM-3", "itemData" : { "DOI" : "10.1146/annurev-marine-122414-033929", "ISSN" : "1941-1405", "abstract" : "Observations show that the Southern Hemisphere zonal wind stress maximum has increased significantly over the past 30 years. Eddy-resolving ocean models show that the resulting increase in the Southern Ocean mean flow meridional overturning circulation (MOC) is partially compensated by an increase in the eddy MOC. This effect can be reproduced in the non-eddy-resolving ocean component of a climate model, providing the eddy parameterization coefficient is variable and not a constant. If the coefficient is a constant, then the Southern Ocean mean MOC change is balanced by an unrealistically large change in the Atlantic Ocean MOC. Southern Ocean eddy compensation means that Southern Hemisphere winds cannot be the dominant mechanism driving midlatitude North Atlantic MOC variability.", "author" : [ { "dropping-particle" : "", "family" : "Gent", "given" : "Peter R", "non-dropping-particle" : "", "parse-names" : false, "suffix" : "" } ], "container-title" : "Annual Review of Marine Science", "id" : "ITEM-3", "issue" : "1", "issued" : { "date-parts" : [ [ "2016", "1" ] ] }, "page" : "79-94", "publisher" : "Annual Reviews", "title" : "Effects of Southern Hemisphere Wind Changes on the Meridional Overturning Circulation in Ocean Models", "translator" : [ { "dropping-particle" : "", "family" : "J4387", "given" : "", "non-dropping-particle" : "", "parse-names" : false, "suffix" : "" } ], "type" : "article-journal", "volume" : "8" }, "uris" : [ "http://www.mendeley.com/documents/?uuid=4f203ae7-6630-4f48-8186-299a5d6cf140" ] }, { "id" : "ITEM-4", "itemData" : { "DOI" : "10.1016/j.ocemod.2018.01.005", "ISSN" : "1463-5003", "author" : [ { "dropping-particle" : "", "family" : "Downes", "given" : "S M", "non-dropping-particle" : "", "parse-names" : false, "suffix" : "" }, { "dropping-particle" : "", "family" : "Spence", "given" : "P", "non-dropping-particle" : "", "parse-names" : false, "suffix" : "" }, { "dropping-particle" : "", "family" : "Hogg", "given" : "A M", "non-dropping-particle" : "", "parse-names" : false, "suffix" : "" } ], "container-title" : "Ocean Modelling", "id" : "ITEM-4", "issued" : { "date-parts" : [ [ "2018" ] ] }, "page" : "98-109", "title" : "Understanding variability of the Southern Ocean overturning circulation in CORE-II models", "translator" : [ { "dropping-particle" : "", "family" : "J962", "given" : "", "non-dropping-particle" : "", "parse-names" : false, "suffix" : "" } ], "type" : "article-journal", "volume" : "123" }, "uris" : [ "http://www.mendeley.com/documents/?uuid=9a74d7e1-955a-40ee-9dcd-6825c11926c5" ] }, { "id" : "ITEM-5", "itemData" : { "DOI" : "10.1016/j.ocemod.2018.01.008", "ISSN" : "1463-5003", "author" : [ { "dropping-particle" : "", "family" : "Poulsen", "given" : "Mads B", "non-dropping-particle" : "", "parse-names" : false, "suffix" : "" }, { "dropping-particle" : "", "family" : "Jochum", "given" : "Markus", "non-dropping-particle" : "", "parse-names" : false, "suffix" : "" }, { "dropping-particle" : "", "family" : "Nuterman", "given" : "Roman", "non-dropping-particle" : "", "parse-names" : false, "suffix" : "" } ], "container-title" : "Ocean Modelling", "id" : "ITEM-5", "issued" : { "date-parts" : [ [ "2018" ] ] }, "page" : "1-15", "title" : "Parameterized and resolved Southern Ocean eddy compensation", "translator" : [ { "dropping-particle" : "", "family" : "J958", "given" : "", "non-dropping-particle" : "", "parse-names" : false, "suffix" : "" } ], "type" : "article-journal", "volume" : "124" }, "uris" : [ "http://www.mendeley.com/documents/?uuid=85155b13-7f7d-4114-b3e0-afc8ebcdb7bc" ] } ], "mendeley" : { "formattedCitation" : "(Kuhlbrodt et al., 2012; Downes and Hogg, 2013; Gent, 2016; Downes et al., 2018; Poulsen et al., 2018)", "plainTextFormattedCitation" : "(Kuhlbrodt et al., 2012; Downes and Hogg, 2013; Gent, 2016; Downes et al., 2018; Poulsen et al., 2018)", "previouslyFormattedCitation" : "(Kuhlbrodt et al., 2012; Downes and Hogg, 2013; Gent, 2016; Downes et al., 2018; Poulsen et al., 2018)" }, "properties" : { "noteIndex" : 0 }, "schema" : "https://github.com/citation-style-language/schema/raw/master/csl-citation.json" }</w:instrText>
      </w:r>
      <w:r>
        <w:fldChar w:fldCharType="separate"/>
      </w:r>
      <w:r w:rsidR="00393F8C">
        <w:rPr>
          <w:noProof/>
          <w:lang w:val="en-CA"/>
        </w:rPr>
        <w:t>(Kuhlbrodt et al., 2012; Downes and Hogg, 2013; Gent, 2016; Downes et al., 2018; Poulsen et al., 2018)</w:t>
      </w:r>
      <w:r>
        <w:fldChar w:fldCharType="end"/>
      </w:r>
      <w:r w:rsidRPr="00E457C1">
        <w:rPr>
          <w:noProof/>
          <w:lang w:val="en-CA"/>
        </w:rPr>
        <w:t xml:space="preserve">. </w:t>
      </w:r>
      <w:r w:rsidR="001C2CA8" w:rsidRPr="00E457C1">
        <w:rPr>
          <w:noProof/>
          <w:lang w:val="en-US"/>
        </w:rPr>
        <w:t>T</w:t>
      </w:r>
      <w:r w:rsidRPr="00E457C1">
        <w:rPr>
          <w:lang w:val="en-US"/>
        </w:rPr>
        <w:t>he absence of ice-sheet coupling in the CMIP6 model suite is another important limitation</w:t>
      </w:r>
      <w:r w:rsidR="001C2CA8" w:rsidRPr="00E457C1">
        <w:rPr>
          <w:lang w:val="en-US"/>
        </w:rPr>
        <w:t>,</w:t>
      </w:r>
      <w:r w:rsidRPr="00E457C1">
        <w:rPr>
          <w:lang w:val="en-US"/>
        </w:rPr>
        <w:t xml:space="preserve"> as basal meltwater and calving can </w:t>
      </w:r>
      <w:r w:rsidR="004D2FFC" w:rsidRPr="00E457C1">
        <w:rPr>
          <w:lang w:val="en-US"/>
        </w:rPr>
        <w:t>influence</w:t>
      </w:r>
      <w:r w:rsidRPr="00E457C1">
        <w:rPr>
          <w:lang w:val="en-US"/>
        </w:rPr>
        <w:t xml:space="preserve"> the circulation, particularly the lower cell of the Southern Ocean </w:t>
      </w:r>
      <w:r>
        <w:fldChar w:fldCharType="begin" w:fldLock="1"/>
      </w:r>
      <w:r w:rsidR="00050B4E">
        <w:rPr>
          <w:lang w:val="en-US"/>
        </w:rPr>
        <w:instrText>ADDIN CSL_CITATION { "citationItems" : [ { "id" : "ITEM-1", "itemData" : { "DOI" : "10.1038/s41586-018-0712-z", "ISSN" : "1476-4687", "abstract" : "Meltwater from the Antarctic Ice Sheet is projected to cause up to one metre of sea-level rise by 2100 under the highest greenhouse gas concentration trajectory (RCP8.5) considered by the Intergovernmental Panel on Climate Change (IPCC). However, the effects of meltwater from the ice sheets and ice shelves of Antarctica are not included in the widely used CMIP5 climate models, which introduces bias into IPCC climate projections. Here we assess a large ensemble simulation of the CMIP5 model \u2018GFDL ESM2M\u2019 that accounts for RCP8.5-projected Antarctic Ice Sheet meltwater. We find that, relative to the standard RCP8.5 scenario, accounting for meltwater delays the exceedance of the maximum global-mean atmospheric warming targets of 1.5 and 2 degrees Celsius by more than a decade, enhances drying of the Southern Hemisphere and reduces drying of the Northern Hemisphere, increases the formation of Antarctic sea ice (consistent with recent observations of increasing Antarctic sea-ice area) and warms the subsurface ocean around the Antarctic coast. Moreover, the meltwater-induced subsurface ocean warming could lead to further ice-sheet and ice-shelf melting through a positive feedback mechanism, highlighting the importance of including meltwater effects in simulations of future climate.", "author" : [ { "dropping-particle" : "", "family" : "Bronselaer", "given" : "Ben", "non-dropping-particle" : "", "parse-names" : false, "suffix" : "" }, { "dropping-particle" : "", "family" : "Winton", "given" : "Michael", "non-dropping-particle" : "", "parse-names" : false, "suffix" : "" }, { "dropping-particle" : "", "family" : "Griffies", "given" : "Stephen M", "non-dropping-particle" : "", "parse-names" : false, "suffix" : "" }, { "dropping-particle" : "", "family" : "Hurlin", "given" : "William J", "non-dropping-particle" : "", "parse-names" : false, "suffix" : "" }, { "dropping-particle" : "", "family" : "Rodgers", "given" : "Keith B", "non-dropping-particle" : "", "parse-names" : false, "suffix" : "" }, { "dropping-particle" : "V", "family" : "Sergienko", "given" : "Olga", "non-dropping-particle" : "", "parse-names" : false, "suffix" : "" }, { "dropping-particle" : "", "family" : "Stouffer", "given" : "Ronald J", "non-dropping-particle" : "", "parse-names" : false, "suffix" : "" }, { "dropping-particle" : "", "family" : "Russell", "given" : "Joellen L", "non-dropping-particle" : "", "parse-names" : false, "suffix" : "" } ], "container-title" : "Nature", "id" : "ITEM-1", "issue" : "7734", "issued" : { "date-parts" : [ [ "2018" ] ] }, "page" : "53-58", "title" : "Change in future climate due to Antarctic meltwater", "translator" : [ { "dropping-particle" : "", "family" : "J6686", "given" : "", "non-dropping-particle" : "", "parse-names" : false, "suffix" : "" } ], "type" : "article-journal", "volume" : "564" }, "uris" : [ "http://www.mendeley.com/documents/?uuid=330adfe0-198f-47cb-9d2b-d99f035bfeec", "http://www.mendeley.com/documents/?uuid=82434d08-1c50-4d88-86a0-9366c107c702" ] }, { "id" : "ITEM-2", "itemData" : { "DOI" : "10.1038/s41586-019-0889-9", "ISSN" : "1476-4687", "abstract" : "Government policies currently commit us to surface warming of three to four degrees Celsius above pre-industrial levels by 2100, which will lead to enhanced ice-sheet melt. Ice-sheet discharge was not explicitly included in Coupled Model Intercomparison Project phase 5, so effects on climate from this melt are not currently captured in the simulations most commonly used to inform governmental policy. Here we show, using simulations of the Greenland and Antarctic ice sheets constrained by satellite-based measurements of recent changes in ice mass, that increasing meltwater from Greenland will lead to substantial slowing of the Atlantic overturning circulation, and that meltwater from Antarctica will trap warm water below the sea surface, creating a positive feedback that increases Antarctic ice loss. In our simulations, future ice-sheet melt enhances global temperature variability and contributes up to 25 centimetres to sea level by 2100. However, uncertainties in the way in which future changes in ice dynamics are modelled remain, underlining the need for continued observations and comprehensive multi-model assessments.", "author" : [ { "dropping-particle" : "", "family" : "Golledge", "given" : "Nicholas R", "non-dropping-particle" : "", "parse-names" : false, "suffix" : "" }, { "dropping-particle" : "", "family" : "Keller", "given" : "Elizabeth D", "non-dropping-particle" : "", "parse-names" : false, "suffix" : "" }, { "dropping-particle" : "", "family" : "Gomez", "given" : "Natalya", "non-dropping-particle" : "", "parse-names" : false, "suffix" : "" }, { "dropping-particle" : "", "family" : "Naughten", "given" : "Kaitlin A", "non-dropping-particle" : "", "parse-names" : false, "suffix" : "" }, { "dropping-particle" : "", "family" : "Bernales", "given" : "Jorge", "non-dropping-particle" : "", "parse-names" : false, "suffix" : "" }, { "dropping-particle" : "", "family" : "Trusel", "given" : "Luke D", "non-dropping-particle" : "", "parse-names" : false, "suffix" : "" }, { "dropping-particle" : "", "family" : "Edwards", "given" : "Tamsin L", "non-dropping-particle" : "", "parse-names" : false, "suffix" : "" } ], "container-title" : "Nature", "id" : "ITEM-2", "issue" : "7742", "issued" : { "date-parts" : [ [ "2019" ] ] }, "page" : "65-72", "title" : "Global environmental consequences of twenty-first-century ice-sheet melt", "translator" : [ { "dropping-particle" : "", "family" : "J6524", "given" : "", "non-dropping-particle" : "", "parse-names" : false, "suffix" : "" } ], "type" : "article-journal", "volume" : "566" }, "uris" : [ "http://www.mendeley.com/documents/?uuid=15576a53-59e5-4f00-93e0-621a20b2232c" ] }, { "id" : "ITEM-3", "itemData" : { "DOI" : "10.1175/JCLI-D-18-0622.1", "abstract" : " AbstractThe sinking and recirculation of Antarctic Bottom Water (AABW) are a major regulator of the storage of heat, carbon, and nutrients in the ocean. This sinking is sensitive to changes in surface buoyancy, in particular because of freshening since salinity plays a greater role in determining density at cold temperatures. Acceleration in Antarctic ice-shelf and land-ice melt could thus significantly impact the ventilation of the world\u2019s oceans, yet future projections do not usually include this effect in models. Here we use an ocean\u2013sea ice model to investigate the potential long-term impact of Antarctic meltwater on ocean circulation and heat storage. The freshwater forcing is derived from present-day estimates of meltwater input from drifting icebergs and basal melt, combined with RCP2.6, RCP4.5, and RCP8.5 scenarios of projected amplification of Antarctic meltwater. We find that the additional freshwater induces a substantial slowdown in the formation rate of AABW, reducing ventilation of the abyssal ocean. Under both the RCP4.5 and RCP8.5 meltwater scenarios, there is a near-complete shutdown of AABW formation within just 50 years, something that is not captured by climate model projections. The abyssal overturning at ~30\u00b0S also weakens, with an ~20-yr delay relative to the onset of AABW slowdown. After 200 years, up to ~50% of the original volume of AABW has disappeared as a result of abyssal warming, induced by vertical mixing in the absence of AABW ventilation. This result suggests that climate change could induce the disappearance of present-day abyssal water masses, with implications for the global distribution of heat, carbon, and nutrients. ", "author" : [ { "dropping-particle" : "", "family" : "Lago", "given" : "V\u00e9ronique", "non-dropping-particle" : "", "parse-names" : false, "suffix" : "" }, { "dropping-particle" : "", "family" : "England", "given" : "Matthew H", "non-dropping-particle" : "", "parse-names" : false, "suffix" : "" } ], "container-title" : "Journal of Climate", "id" : "ITEM-3", "issue" : "19", "issued" : { "date-parts" : [ [ "2019" ] ] }, "page" : "6319-6335", "title" : "Projected Slowdown of Antarctic Bottom Water Formation in Response to Amplified Meltwater Contributions", "translator" : [ { "dropping-particle" : "", "family" : "J6688", "given" : "", "non-dropping-particle" : "", "parse-names" : false, "suffix" : "" } ], "type" : "article-journal", "volume" : "32" }, "uris" : [ "http://www.mendeley.com/documents/?uuid=9c29c08d-56a8-49be-86e4-95c14549b6e9", "http://www.mendeley.com/documents/?uuid=393ccf1a-0cbf-46fc-a4b8-9cf199d5a1a6" ] }, { "id" : "ITEM-4", "itemData" : { "DOI" : "10.1175/JCLI-D-19-0846.1", "ISSN" : "0894-8755", "abstract" : "The response of near-Antarctic waters to freshening by increased glacial melt is investigated using a high-resolution (0.1\u00b0) global ocean\u2013sea ice model with realistic Antarctic water-mass properties. Two meltwater perturbation experiments are conducted where the ocean model is forced with constant elevated glacial melt rates of 1.5 and 2.8 times the control rate. Within 10 years of the onset of enhanced meltwater forcing, the generation of Antarctic Bottom Water from Dense Shelf Water ceases, as shelf waters become increasingly buoyant. Increased ocean stratification triggers subsurface warming in Dense Shelf Water source regions, suggesting a localized positive feedback to melt. In a parallel response, meltwater forcing enhances the subsurface lateral density gradients of the Antarctic Slope Front that modulate the transport of warm Circumpolar Deep Water across the continental slope toward ice shelf grounding lines. Consequently, coastal freshening acts to isolate the Antarctic Ice Sheet from open ocean heat, suggesting a cooling response to melt that counteracts warming associated with stratification. Further, these strengthening density gradients accelerate westward geostrophic currents along the coast and shelf break, homogenizing shelf waters and amplifying remote feedbacks. The net effect on the continental shelf is transient warming, followed by cooling in both experiments; however, this signal is the aggregate of a complex pattern of regional warming and cooling responses. These results suggest coastal freshening by meltwater may alter the thermal forcing of the Antarctic ice sheet in ways that both accelerate and inhibit ice shelf melt at different locations along the Antarctic coastline.", "author" : [ { "dropping-particle" : "", "family" : "Moorman", "given" : "Ruth", "non-dropping-particle" : "", "parse-names" : false, "suffix" : "" }, { "dropping-particle" : "", "family" : "Morrison", "given" : "Adele K", "non-dropping-particle" : "", "parse-names" : false, "suffix" : "" }, { "dropping-particle" : "", "family" : "McC. Hogg", "given" : "Andrew", "non-dropping-particle" : "", "parse-names" : false, "suffix" : "" } ], "container-title" : "Journal of Climate", "id" : "ITEM-4", "issue" : "15", "issued" : { "date-parts" : [ [ "2020", "6" ] ] }, "page" : "6599-6620", "title" : "Thermal Responses to Antarctic Ice Shelf Melt in an Eddy-Rich Global Ocean\u2013Sea Ice Model", "translator" : [ { "dropping-particle" : "", "family" : "J6685", "given" : "", "non-dropping-particle" : "", "parse-names" : false, "suffix" : "" } ], "type" : "article-journal", "volume" : "33" }, "uris" : [ "http://www.mendeley.com/documents/?uuid=2ff50a06-f98c-4829-8de3-47d4770a22c9", "http://www.mendeley.com/documents/?uuid=dedca45d-ed18-4214-af59-5353309cf17a" ] }, { "id" : "ITEM-5", "itemData" : { "DOI" : "10.1175/JCLI-D-19-0683.1", "ISSN" : "0894-8755", "abstract" : "The Southern Ocean overturning circulation is driven by winds, heat fluxes, and freshwater sources. Among these sources of freshwater, Antarctic sea ice formation and melting play the dominant role. Even though ice-shelf melt is relatively small in magnitude, it is located close to regions of convection, where it may influence dense water formation. Here, we explore the impacts of ice-shelf melting on Southern Ocean water-mass transformation (WMT) using simulations from the Energy Exascale Earth System Model (E3SM) both with and without the explicit representation of melt fluxes from beneath Antarctic ice shelves. We find that ice-shelf melting enhances transformation of Upper Circumpolar Deep Water, converting it to lower density values. While the overall differences in Southern Ocean WMT between the two simulations are moderate, freshwater fluxes produced by ice-shelf melting have a further, indirect impact on the Southern Ocean overturning circulation through their interaction with sea ice formation and melting, which also cause considerable upwelling. We further find that surface freshening and cooling by ice-shelf melting cause increased Antarctic sea ice production and stronger density stratification near the Antarctic coast. In addition, ice-shelf melting causes decreasing air temperature, which may be directly related to sea ice expansion. The increased stratification reduces vertical heat transport from the deeper ocean. Although the addition of ice-shelf melting processes leads to no significant changes in Southern Ocean WMT, the simulations and analysis conducted here point to a relationship between increased Antarctic ice-shelf melting and the increased role of sea ice in Southern Ocean overturning.", "author" : [ { "dropping-particle" : "", "family" : "Jeong", "given" : "Hyein", "non-dropping-particle" : "", "parse-names" : false, "suffix" : "" }, { "dropping-particle" : "", "family" : "Asay-Davis", "given" : "Xylar S", "non-dropping-particle" : "", "parse-names" : false, "suffix" : "" }, { "dropping-particle" : "", "family" : "Turner", "given" : "Adrian K", "non-dropping-particle" : "", "parse-names" : false, "suffix" : "" }, { "dropping-particle" : "", "family" : "Comeau", "given" : "Darin S", "non-dropping-particle" : "", "parse-names" : false, "suffix" : "" }, { "dropping-particle" : "", "family" : "Price", "given" : "Stephen F", "non-dropping-particle" : "", "parse-names" : false, "suffix" : "" }, { "dropping-particle" : "", "family" : "Abernathey", "given" : "Ryan P", "non-dropping-particle" : "", "parse-names" : false, "suffix" : "" }, { "dropping-particle" : "", "family" : "Veneziani", "given" : "Milena", "non-dropping-particle" : "", "parse-names" : false, "suffix" : "" }, { "dropping-particle" : "", "family" : "Petersen", "given" : "Mark R", "non-dropping-particle" : "", "parse-names" : false, "suffix" : "" }, { "dropping-particle" : "", "family" : "Hoffman", "given" : "Matthew J", "non-dropping-particle" : "", "parse-names" : false, "suffix" : "" }, { "dropping-particle" : "", "family" : "Mazloff", "given" : "Matthew R", "non-dropping-particle" : "", "parse-names" : false, "suffix" : "" }, { "dropping-particle" : "", "family" : "Ringler", "given" : "Todd D", "non-dropping-particle" : "", "parse-names" : false, "suffix" : "" } ], "container-title" : "Journal of Climate", "id" : "ITEM-5", "issue" : "13", "issued" : { "date-parts" : [ [ "2020", "6" ] ] }, "page" : "5787-5807", "title" : "Impacts of Ice-Shelf Melting on Water-Mass Transformation in the Southern Ocean from E3SM Simulations", "translator" : [ { "dropping-particle" : "", "family" : "J6687", "given" : "", "non-dropping-particle" : "", "parse-names" : false, "suffix" : "" } ], "type" : "article-journal", "volume" : "33" }, "uris" : [ "http://www.mendeley.com/documents/?uuid=342d970a-d136-4ce5-8025-cf100c8573de", "http://www.mendeley.com/documents/?uuid=2f1da18c-ce59-4ae6-9774-9b38dd5bba27" ] } ], "mendeley" : { "formattedCitation" : "(Bronselaer et al., 2018; Golledge et al., 2019; Lago and England, 2019; Jeong et al., 2020a; Moorman et al., 2020)", "plainTextFormattedCitation" : "(Bronselaer et al., 2018; Golledge et al., 2019; Lago and England, 2019; Jeong et al., 2020a; Moorman et al., 2020)", "previouslyFormattedCitation" : "(Bronselaer et al., 2018; Golledge et al., 2019; Lago and England, 2019; Jeong et al., 2020a; Moorman et al., 2020)" }, "properties" : { "noteIndex" : 0 }, "schema" : "https://github.com/citation-style-language/schema/raw/master/csl-citation.json" }</w:instrText>
      </w:r>
      <w:r>
        <w:fldChar w:fldCharType="separate"/>
      </w:r>
      <w:r w:rsidR="00393F8C">
        <w:rPr>
          <w:noProof/>
          <w:lang w:val="en-US"/>
        </w:rPr>
        <w:t>(Bronselaer et al., 2018; Golledge et al., 2019; Lago and England, 2019; Jeong et al., 2020a; Moorman et al., 2020)</w:t>
      </w:r>
      <w:r>
        <w:fldChar w:fldCharType="end"/>
      </w:r>
      <w:r w:rsidRPr="00E457C1">
        <w:rPr>
          <w:lang w:val="en-US"/>
        </w:rPr>
        <w:t xml:space="preserve">. We note that early development of global climate models with interactive ice-shelves cavities has begun and is showing potential to be developed </w:t>
      </w:r>
      <w:r>
        <w:fldChar w:fldCharType="begin" w:fldLock="1"/>
      </w:r>
      <w:r w:rsidR="00050B4E">
        <w:rPr>
          <w:lang w:val="en-US"/>
        </w:rPr>
        <w:instrText>ADDIN CSL_CITATION { "citationItems" : [ { "id" : "ITEM-1", "itemData" : { "DOI" : "10.1175/JCLI-D-19-0683.1", "ISSN" : "0894-8755", "abstract" : "The Southern Ocean overturning circulation is driven by winds, heat fluxes, and freshwater sources. Among these sources of freshwater, Antarctic sea ice formation and melting play the dominant role. Even though ice-shelf melt is relatively small in magnitude, it is located close to regions of convection, where it may influence dense water formation. Here, we explore the impacts of ice-shelf melting on Southern Ocean water-mass transformation (WMT) using simulations from the Energy Exascale Earth System Model (E3SM) both with and without the explicit representation of melt fluxes from beneath Antarctic ice shelves. We find that ice-shelf melting enhances transformation of Upper Circumpolar Deep Water, converting it to lower density values. While the overall differences in Southern Ocean WMT between the two simulations are moderate, freshwater fluxes produced by ice-shelf melting have a further, indirect impact on the Southern Ocean overturning circulation through their interaction with sea ice formation and melting, which also cause considerable upwelling. We further find that surface freshening and cooling by ice-shelf melting cause increased Antarctic sea ice production and stronger density stratification near the Antarctic coast. In addition, ice-shelf melting causes decreasing air temperature, which may be directly related to sea ice expansion. The increased stratification reduces vertical heat transport from the deeper ocean. Although the addition of ice-shelf melting processes leads to no significant changes in Southern Ocean WMT, the simulations and analysis conducted here point to a relationship between increased Antarctic ice-shelf melting and the increased role of sea ice in Southern Ocean overturning.", "author" : [ { "dropping-particle" : "", "family" : "Jeong", "given" : "Hyein", "non-dropping-particle" : "", "parse-names" : false, "suffix" : "" }, { "dropping-particle" : "", "family" : "Asay-Davis", "given" : "Xylar S", "non-dropping-particle" : "", "parse-names" : false, "suffix" : "" }, { "dropping-particle" : "", "family" : "Turner", "given" : "Adrian K", "non-dropping-particle" : "", "parse-names" : false, "suffix" : "" }, { "dropping-particle" : "", "family" : "Comeau", "given" : "Darin S", "non-dropping-particle" : "", "parse-names" : false, "suffix" : "" }, { "dropping-particle" : "", "family" : "Price", "given" : "Stephen F", "non-dropping-particle" : "", "parse-names" : false, "suffix" : "" }, { "dropping-particle" : "", "family" : "Abernathey", "given" : "Ryan P", "non-dropping-particle" : "", "parse-names" : false, "suffix" : "" }, { "dropping-particle" : "", "family" : "Veneziani", "given" : "Milena", "non-dropping-particle" : "", "parse-names" : false, "suffix" : "" }, { "dropping-particle" : "", "family" : "Petersen", "given" : "Mark R", "non-dropping-particle" : "", "parse-names" : false, "suffix" : "" }, { "dropping-particle" : "", "family" : "Hoffman", "given" : "Matthew J", "non-dropping-particle" : "", "parse-names" : false, "suffix" : "" }, { "dropping-particle" : "", "family" : "Mazloff", "given" : "Matthew R", "non-dropping-particle" : "", "parse-names" : false, "suffix" : "" }, { "dropping-particle" : "", "family" : "Ringler", "given" : "Todd D", "non-dropping-particle" : "", "parse-names" : false, "suffix" : "" } ], "container-title" : "Journal of Climate", "id" : "ITEM-1", "issue" : "13", "issued" : { "date-parts" : [ [ "2020", "6" ] ] }, "page" : "5787-5807", "title" : "Impacts of Ice-Shelf Melting on Water-Mass Transformation in the Southern Ocean from E3SM Simulations", "translator" : [ { "dropping-particle" : "", "family" : "J6647", "given" : "", "non-dropping-particle" : "", "parse-names" : false, "suffix" : "" } ], "type" : "article-journal", "volume" : "33" }, "uris" : [ "http://www.mendeley.com/documents/?uuid=e99377b4-57a7-40f9-afc5-fe741845a51e" ] } ], "mendeley" : { "formattedCitation" : "(Jeong et al., 2020b)", "plainTextFormattedCitation" : "(Jeong et al., 2020b)", "previouslyFormattedCitation" : "(Jeong et al., 2020b)" }, "properties" : { "noteIndex" : 0 }, "schema" : "https://github.com/citation-style-language/schema/raw/master/csl-citation.json" }</w:instrText>
      </w:r>
      <w:r>
        <w:fldChar w:fldCharType="separate"/>
      </w:r>
      <w:r w:rsidR="00393F8C">
        <w:rPr>
          <w:noProof/>
          <w:lang w:val="en-US"/>
        </w:rPr>
        <w:t>(Jeong et al., 2020b)</w:t>
      </w:r>
      <w:r>
        <w:fldChar w:fldCharType="end"/>
      </w:r>
      <w:r w:rsidRPr="00E457C1">
        <w:rPr>
          <w:lang w:val="en-US"/>
        </w:rPr>
        <w:t>.</w:t>
      </w:r>
    </w:p>
    <w:p w14:paraId="2420F4AE" w14:textId="77777777" w:rsidR="009F594A" w:rsidRPr="00E457C1" w:rsidRDefault="009F594A" w:rsidP="009F594A">
      <w:pPr>
        <w:pStyle w:val="AR6BodyText"/>
        <w:rPr>
          <w:noProof/>
          <w:lang w:val="en-US"/>
        </w:rPr>
      </w:pPr>
    </w:p>
    <w:p w14:paraId="1F576EA9" w14:textId="42B5D82F" w:rsidR="009F594A" w:rsidRPr="00E457C1" w:rsidRDefault="009F594A" w:rsidP="009F594A">
      <w:pPr>
        <w:pStyle w:val="AR6BodyText"/>
        <w:rPr>
          <w:lang w:val="en-US"/>
        </w:rPr>
      </w:pPr>
      <w:bookmarkStart w:id="2519" w:name="_Hlk66004663"/>
      <w:r w:rsidRPr="00E457C1">
        <w:rPr>
          <w:lang w:val="en-US"/>
        </w:rPr>
        <w:t>In summary, while there have been improvements across successive CMIP p</w:t>
      </w:r>
      <w:r w:rsidR="00BD7F2B" w:rsidRPr="00E457C1">
        <w:rPr>
          <w:lang w:val="en-US"/>
        </w:rPr>
        <w:t>hases</w:t>
      </w:r>
      <w:r w:rsidRPr="00E457C1">
        <w:rPr>
          <w:lang w:val="en-US"/>
        </w:rPr>
        <w:t xml:space="preserve"> (</w:t>
      </w:r>
      <w:r w:rsidR="00BD7F2B" w:rsidRPr="00E457C1">
        <w:rPr>
          <w:lang w:val="en-US"/>
        </w:rPr>
        <w:t xml:space="preserve">from </w:t>
      </w:r>
      <w:r w:rsidRPr="00E457C1">
        <w:rPr>
          <w:lang w:val="en-US"/>
        </w:rPr>
        <w:t xml:space="preserve">CMIP3 to CMIP6) in </w:t>
      </w:r>
      <w:r w:rsidR="00BD7F2B" w:rsidRPr="00E457C1">
        <w:rPr>
          <w:lang w:val="en-US"/>
        </w:rPr>
        <w:t xml:space="preserve">the </w:t>
      </w:r>
      <w:r w:rsidRPr="00E457C1">
        <w:rPr>
          <w:lang w:val="en-US"/>
        </w:rPr>
        <w:t>representation of the Southern Ocean circulation, such that the mean zonal and overturning circulations of the Southern Ocean are now broadly reproduced, substantial observational uncertainty and climate model challenges preclude attribution of Southern Ocean circulation changes</w:t>
      </w:r>
      <w:r w:rsidR="00C7653E" w:rsidRPr="00E457C1">
        <w:rPr>
          <w:lang w:val="en-US"/>
        </w:rPr>
        <w:t xml:space="preserve"> (</w:t>
      </w:r>
      <w:r w:rsidR="00C7653E" w:rsidRPr="00E457C1">
        <w:rPr>
          <w:i/>
          <w:lang w:val="en-US"/>
        </w:rPr>
        <w:t>high confidence</w:t>
      </w:r>
      <w:r w:rsidR="00C7653E" w:rsidRPr="00E457C1">
        <w:rPr>
          <w:lang w:val="en-US"/>
        </w:rPr>
        <w:t>)</w:t>
      </w:r>
      <w:r w:rsidRPr="00E457C1">
        <w:rPr>
          <w:lang w:val="en-US"/>
        </w:rPr>
        <w:t>.</w:t>
      </w:r>
    </w:p>
    <w:bookmarkEnd w:id="2519"/>
    <w:p w14:paraId="24943A28" w14:textId="77777777" w:rsidR="009F594A" w:rsidRPr="00E457C1" w:rsidRDefault="009F594A" w:rsidP="009F594A">
      <w:pPr>
        <w:pStyle w:val="AR6BodyText"/>
        <w:rPr>
          <w:lang w:val="en-US"/>
        </w:rPr>
      </w:pPr>
    </w:p>
    <w:p w14:paraId="5191B36B" w14:textId="77777777" w:rsidR="009F594A" w:rsidRDefault="009F594A" w:rsidP="009F594A">
      <w:pPr>
        <w:pStyle w:val="AR6BodyText"/>
        <w:rPr>
          <w:rFonts w:cs="Times New Roman"/>
          <w:lang w:val="en-US"/>
        </w:rPr>
      </w:pPr>
    </w:p>
    <w:p w14:paraId="02A79AF0" w14:textId="6354A7B0" w:rsidR="009F594A" w:rsidRPr="003C0F1F" w:rsidRDefault="009F594A" w:rsidP="009F594A">
      <w:pPr>
        <w:pStyle w:val="AR6Chap3Level131"/>
      </w:pPr>
      <w:bookmarkStart w:id="2520" w:name="_Ref3538895"/>
      <w:bookmarkStart w:id="2521" w:name="_Toc6385743"/>
      <w:bookmarkStart w:id="2522" w:name="_Toc70639168"/>
      <w:r w:rsidRPr="003C0F1F">
        <w:t>Human Influence on the Biosphere</w:t>
      </w:r>
      <w:bookmarkEnd w:id="2520"/>
      <w:bookmarkEnd w:id="2521"/>
      <w:bookmarkEnd w:id="2522"/>
    </w:p>
    <w:p w14:paraId="72EFA8F3" w14:textId="77777777" w:rsidR="009F594A" w:rsidRPr="00B40A97" w:rsidRDefault="009F594A" w:rsidP="009F594A">
      <w:pPr>
        <w:pStyle w:val="AR6BodyText"/>
        <w:rPr>
          <w:noProof/>
          <w:lang w:eastAsia="en-US"/>
        </w:rPr>
      </w:pPr>
    </w:p>
    <w:p w14:paraId="6F316238" w14:textId="5A937DA6" w:rsidR="009F594A" w:rsidRPr="003C0F1F" w:rsidRDefault="009F594A" w:rsidP="009F594A">
      <w:pPr>
        <w:pStyle w:val="AR6Chap3Level2311"/>
      </w:pPr>
      <w:bookmarkStart w:id="2523" w:name="_Toc6385744"/>
      <w:bookmarkStart w:id="2524" w:name="_Toc70639169"/>
      <w:r w:rsidRPr="003C0F1F">
        <w:t>Terrestrial Carbon Cycle</w:t>
      </w:r>
      <w:bookmarkEnd w:id="2523"/>
      <w:bookmarkEnd w:id="2524"/>
    </w:p>
    <w:p w14:paraId="5491FD7F" w14:textId="77777777" w:rsidR="009F594A" w:rsidRPr="00B40A97" w:rsidRDefault="009F594A" w:rsidP="009F594A">
      <w:pPr>
        <w:pStyle w:val="AR6BodyText"/>
        <w:rPr>
          <w:noProof/>
        </w:rPr>
      </w:pPr>
    </w:p>
    <w:p w14:paraId="7FB6D46A" w14:textId="754B019B" w:rsidR="009F594A" w:rsidRPr="00E457C1" w:rsidRDefault="009F594A" w:rsidP="009F594A">
      <w:pPr>
        <w:pStyle w:val="AR6BodyText"/>
        <w:rPr>
          <w:noProof/>
          <w:lang w:val="en-US"/>
        </w:rPr>
      </w:pPr>
      <w:r w:rsidRPr="00E457C1">
        <w:rPr>
          <w:noProof/>
          <w:lang w:val="en-US"/>
        </w:rPr>
        <w:t xml:space="preserve">The AR5 did not make attribution statements on changes in global carbon sinks. The IPCC Special Report on Climate Change and Land (SRCCL) </w:t>
      </w:r>
      <w:r w:rsidR="003249DE" w:rsidRPr="00E457C1">
        <w:rPr>
          <w:noProof/>
          <w:lang w:val="en-US"/>
        </w:rPr>
        <w:t xml:space="preserve">assessed with </w:t>
      </w:r>
      <w:r w:rsidR="003249DE" w:rsidRPr="00E457C1">
        <w:rPr>
          <w:i/>
          <w:noProof/>
          <w:lang w:val="en-US"/>
        </w:rPr>
        <w:t>high confidence</w:t>
      </w:r>
      <w:r w:rsidRPr="00E457C1">
        <w:rPr>
          <w:i/>
          <w:noProof/>
          <w:lang w:val="en-US"/>
        </w:rPr>
        <w:t xml:space="preserve"> </w:t>
      </w:r>
      <w:r w:rsidRPr="00E457C1">
        <w:rPr>
          <w:noProof/>
          <w:lang w:val="en-US"/>
        </w:rPr>
        <w:t xml:space="preserve">that global vegetation photosynthetic activity has increased </w:t>
      </w:r>
      <w:r w:rsidR="003249DE" w:rsidRPr="00E457C1">
        <w:rPr>
          <w:noProof/>
          <w:lang w:val="en-US"/>
        </w:rPr>
        <w:t>over the last 2</w:t>
      </w:r>
      <w:del w:id="2525" w:author="Sara M Tuson" w:date="2021-06-24T11:07:00Z">
        <w:r w:rsidR="003249DE" w:rsidRPr="00E457C1" w:rsidDel="00D269C7">
          <w:rPr>
            <w:noProof/>
            <w:lang w:val="en-US"/>
          </w:rPr>
          <w:delText>-</w:delText>
        </w:r>
      </w:del>
      <w:ins w:id="2526" w:author="Sara M Tuson" w:date="2021-06-24T11:07:00Z">
        <w:r w:rsidR="00D269C7">
          <w:rPr>
            <w:noProof/>
            <w:lang w:val="en-US"/>
          </w:rPr>
          <w:t>–</w:t>
        </w:r>
      </w:ins>
      <w:r w:rsidR="003249DE" w:rsidRPr="00E457C1">
        <w:rPr>
          <w:noProof/>
          <w:lang w:val="en-US"/>
        </w:rPr>
        <w:t xml:space="preserve">3 decades </w:t>
      </w:r>
      <w:r>
        <w:rPr>
          <w:noProof/>
        </w:rPr>
        <w:fldChar w:fldCharType="begin" w:fldLock="1"/>
      </w:r>
      <w:r w:rsidR="00D33CB6">
        <w:rPr>
          <w:noProof/>
          <w:lang w:val="en-US"/>
        </w:rPr>
        <w:instrText>ADDIN CSL_CITATION { "citationItems" : [ { "id" : "ITEM-1", "itemData" : { "author" : [ { "dropping-particle" : "", "family" : "Jia", "given" : "G.", "non-dropping-particle" : "", "parse-names" : false, "suffix" : "" }, { "dropping-particle" : "", "family" : "E. Shevliakova", "given" : "",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"P.R. Shukla", "given" : "", "non-dropping-particle" : "", "parse-names" : false, "suffix" : "" }, { "dropping-particle" : "", "family" : "Skea", "given" : "J.", "non-dropping-particle" : "", "parse-names" : false, "suffix" : "" }, { "dropping-particle" : "", "family" : "E. Calvo Buendia", "given" : "",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"Rt13", "given" : "J7031", "non-dropping-particle" : "", "parse-names" : false, "suffix" : "" } ], "type" : "chapter" }, "uris" : [ "http://www.mendeley.com/documents/?uuid=f53a5570-af5f-4703-935d-f070cfc2465e" ] } ], "mendeley" : { "formattedCitation" : "(Jia et al., 2019)", "plainTextFormattedCitation" : "(Jia et al., 2019)", "previouslyFormattedCitation" : "(Jia et al., 2019)" }, "properties" : { "noteIndex" : 0 }, "schema" : "https://github.com/citation-style-language/schema/raw/master/csl-citation.json" }</w:instrText>
      </w:r>
      <w:r>
        <w:rPr>
          <w:noProof/>
        </w:rPr>
        <w:fldChar w:fldCharType="separate"/>
      </w:r>
      <w:r w:rsidR="00393F8C">
        <w:rPr>
          <w:noProof/>
          <w:lang w:val="en-US"/>
        </w:rPr>
        <w:t>(Jia et al., 2019)</w:t>
      </w:r>
      <w:r>
        <w:rPr>
          <w:noProof/>
        </w:rPr>
        <w:fldChar w:fldCharType="end"/>
      </w:r>
      <w:r w:rsidRPr="00E457C1">
        <w:rPr>
          <w:noProof/>
          <w:lang w:val="en-US"/>
        </w:rPr>
        <w:t xml:space="preserve">. That increase </w:t>
      </w:r>
      <w:r w:rsidR="003249DE" w:rsidRPr="00E457C1">
        <w:rPr>
          <w:noProof/>
          <w:lang w:val="en-US"/>
        </w:rPr>
        <w:t>was</w:t>
      </w:r>
      <w:r w:rsidRPr="00E457C1">
        <w:rPr>
          <w:noProof/>
          <w:lang w:val="en-US"/>
        </w:rPr>
        <w:t xml:space="preserve"> attributed to</w:t>
      </w:r>
      <w:r w:rsidR="003249DE" w:rsidRPr="00E457C1">
        <w:rPr>
          <w:noProof/>
          <w:lang w:val="en-US"/>
        </w:rPr>
        <w:t xml:space="preserve"> direct land use and management changes, as well as</w:t>
      </w:r>
      <w:r w:rsidRPr="00E457C1">
        <w:rPr>
          <w:noProof/>
          <w:lang w:val="en-US"/>
        </w:rPr>
        <w:t xml:space="preserve"> </w:t>
      </w:r>
      <w:r w:rsidR="00BF5EC9" w:rsidRPr="00E457C1">
        <w:rPr>
          <w:noProof/>
          <w:lang w:val="en-US"/>
        </w:rPr>
        <w:t xml:space="preserve">to </w:t>
      </w:r>
      <w:r w:rsidRPr="00E457C1">
        <w:rPr>
          <w:noProof/>
          <w:lang w:val="en-US"/>
        </w:rPr>
        <w:t>CO</w:t>
      </w:r>
      <w:r w:rsidRPr="00E457C1">
        <w:rPr>
          <w:noProof/>
          <w:vertAlign w:val="subscript"/>
          <w:lang w:val="en-US"/>
        </w:rPr>
        <w:t>2</w:t>
      </w:r>
      <w:r w:rsidRPr="00E457C1">
        <w:rPr>
          <w:noProof/>
          <w:lang w:val="en-US"/>
        </w:rPr>
        <w:t xml:space="preserve"> fertilisation, nitrogen deposition, </w:t>
      </w:r>
      <w:r w:rsidR="003249DE" w:rsidRPr="00E457C1">
        <w:rPr>
          <w:noProof/>
          <w:lang w:val="en-US"/>
        </w:rPr>
        <w:t xml:space="preserve">increased diffuse radiation </w:t>
      </w:r>
      <w:r w:rsidRPr="00E457C1">
        <w:rPr>
          <w:noProof/>
          <w:lang w:val="en-US"/>
        </w:rPr>
        <w:lastRenderedPageBreak/>
        <w:t>and climate change</w:t>
      </w:r>
      <w:r w:rsidR="003249DE" w:rsidRPr="00E457C1">
        <w:rPr>
          <w:noProof/>
          <w:lang w:val="en-US"/>
        </w:rPr>
        <w:t xml:space="preserve"> (</w:t>
      </w:r>
      <w:r w:rsidR="003249DE" w:rsidRPr="00E457C1">
        <w:rPr>
          <w:i/>
          <w:noProof/>
          <w:lang w:val="en-US"/>
        </w:rPr>
        <w:t>high confidence</w:t>
      </w:r>
      <w:r w:rsidR="003249DE" w:rsidRPr="00E457C1">
        <w:rPr>
          <w:noProof/>
          <w:lang w:val="en-US"/>
        </w:rPr>
        <w:t>)</w:t>
      </w:r>
      <w:r w:rsidRPr="00E457C1">
        <w:rPr>
          <w:noProof/>
          <w:lang w:val="en-US"/>
        </w:rPr>
        <w:t xml:space="preserve">. The AR5 assessed with </w:t>
      </w:r>
      <w:r w:rsidRPr="00E457C1">
        <w:rPr>
          <w:i/>
          <w:noProof/>
          <w:lang w:val="en-US"/>
        </w:rPr>
        <w:t>high confidence</w:t>
      </w:r>
      <w:r w:rsidRPr="00E457C1">
        <w:rPr>
          <w:noProof/>
          <w:lang w:val="en-US"/>
        </w:rPr>
        <w:t xml:space="preserve"> that CMIP5 Earth System Models (ESMs) simulate the global mean land and ocean carbon sinks within the range of observation-based estimates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xml:space="preserve">. The IPCC SRCCL, however, </w:t>
      </w:r>
      <w:r w:rsidR="003253E4" w:rsidRPr="00E457C1">
        <w:rPr>
          <w:noProof/>
          <w:lang w:val="en-US"/>
        </w:rPr>
        <w:t xml:space="preserve">noted </w:t>
      </w:r>
      <w:r w:rsidRPr="00E457C1">
        <w:rPr>
          <w:noProof/>
          <w:lang w:val="en-US"/>
        </w:rPr>
        <w:t xml:space="preserve">the remaining shortcomings of carbon cycle schemes in ESMs </w:t>
      </w:r>
      <w:r>
        <w:rPr>
          <w:noProof/>
        </w:rPr>
        <w:fldChar w:fldCharType="begin" w:fldLock="1"/>
      </w:r>
      <w:r w:rsidR="00D33CB6">
        <w:rPr>
          <w:noProof/>
          <w:lang w:val="en-US"/>
        </w:rPr>
        <w:instrText>ADDIN CSL_CITATION { "citationItems" : [ { "id" : "ITEM-1", "itemData" : { "author" : [ { "dropping-particle" : "", "family" : "Jia", "given" : "G.", "non-dropping-particle" : "", "parse-names" : false, "suffix" : "" }, { "dropping-particle" : "", "family" : "E. Shevliakova", "given" : "", "non-dropping-particle" : "", "parse-names" : false, "suffix" : "" }, { "dropping-particle" : "", "family" : "Artaxo", "given" : "P.", "non-dropping-particle" : "", "parse-names" : false, "suffix" : "" }, { "dropping-particle" : "De", "family" : "Noblet-Ducoudr\u00e9", "given" : "N.", "non-dropping-particle" : "", "parse-names" : false, "suffix" : "" }, { "dropping-particle" : "", "family" : "Houghton", "given" : "R.", "non-dropping-particle" : "", "parse-names" : false, "suffix" : "" }, { "dropping-particle" : "", "family" : "House", "given" : "J.", "non-dropping-particle" : "", "parse-names" : false, "suffix" : "" }, { "dropping-particle" : "", "family" : "Kitajima", "given" : "K.", "non-dropping-particle" : "", "parse-names" : false, "suffix" : "" }, { "dropping-particle" : "", "family" : "Lennard", "given" : "C.", "non-dropping-particle" : "", "parse-names" : false, "suffix" : "" }, { "dropping-particle" : "", "family" : "Popp", "given" : "A.", "non-dropping-particle" : "", "parse-names" : false, "suffix" : "" }, { "dropping-particle" : "", "family" : "Sirin", "given" : "A.", "non-dropping-particle" : "", "parse-names" : false, "suffix" : "" }, { "dropping-particle" : "", "family" : "Sukumar", "given" : "R.", "non-dropping-particle" : "", "parse-names" : false, "suffix" : "" }, { "dropping-particle" : "", "family" : "Verchot", "given" : "L.",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"P.R. Shukla", "given" : "", "non-dropping-particle" : "", "parse-names" : false, "suffix" : "" }, { "dropping-particle" : "", "family" : "Skea", "given" : "J.", "non-dropping-particle" : "", "parse-names" : false, "suffix" : "" }, { "dropping-particle" : "", "family" : "E. Calvo Buendia", "given" : "",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"Rt13", "given" : "J7031", "non-dropping-particle" : "", "parse-names" : false, "suffix" : "" } ], "type" : "chapter" }, "uris" : [ "http://www.mendeley.com/documents/?uuid=f53a5570-af5f-4703-935d-f070cfc2465e" ] } ], "mendeley" : { "formattedCitation" : "(Jia et al., 2019)", "plainTextFormattedCitation" : "(Jia et al., 2019)", "previouslyFormattedCitation" : "(Jia et al., 2019)" }, "properties" : { "noteIndex" : 0 }, "schema" : "https://github.com/citation-style-language/schema/raw/master/csl-citation.json" }</w:instrText>
      </w:r>
      <w:r>
        <w:rPr>
          <w:noProof/>
        </w:rPr>
        <w:fldChar w:fldCharType="separate"/>
      </w:r>
      <w:r w:rsidR="00393F8C">
        <w:rPr>
          <w:noProof/>
          <w:lang w:val="en-US"/>
        </w:rPr>
        <w:t>(Jia et al., 2019)</w:t>
      </w:r>
      <w:r>
        <w:rPr>
          <w:noProof/>
        </w:rPr>
        <w:fldChar w:fldCharType="end"/>
      </w:r>
      <w:r w:rsidRPr="00E457C1">
        <w:rPr>
          <w:noProof/>
          <w:lang w:val="en-US"/>
        </w:rPr>
        <w:t xml:space="preserve">, which for example do not properly incorporate thermal responses of respiration and photosynthesis, and frequently omit representations of permafrost thaw </w:t>
      </w:r>
      <w:r>
        <w:rPr>
          <w:noProof/>
        </w:rPr>
        <w:fldChar w:fldCharType="begin" w:fldLock="1"/>
      </w:r>
      <w:r w:rsidR="00E719C0">
        <w:rPr>
          <w:noProof/>
          <w:lang w:val="en-US"/>
        </w:rPr>
        <w:instrText>ADDIN CSL_CITATION { "citationItems" : [ { "id" : "ITEM-1", "itemData" : { "DOI" : "10.1038/s41561-018-0174-9", "ISSN" : "1752-0908", "abstract" : "Global methane emissions from natural wetlands and carbon release from permafrost thaw have a positive feedback on climate, yet are not represented in most state-of-the-art climate models. Furthermore, a fraction of the thawed permafrost carbon is released as methane, enhancing the combined feedback strength. We present simulations with an inverted intermediate complexity climate model, which follows prescribed global warming pathways to stabilization at 1.5 or 2.0\u2009\u00b0C above pre-industrial levels by the year 2100, and which incorporates a state-of-the-art global land surface model with updated descriptions of wetland and permafrost carbon release. We demonstrate that the climate feedbacks from those two processes are substantial. Specifically, permissible anthropogenic fossil fuel CO2 emission budgets are reduced by 9\u201315% (25\u201338\u2009GtC) for stabilization at 1.5\u2009\u00b0C, and 6\u201310% (33\u201352\u2009GtC) for 2.0\u2009\u00b0C stabilization. In our simulations these feedback processes respond more quickly at temperatures below 1.5\u2009\u00b0C, and the differences between the 1.5 and 2\u2009\u00b0C targets are disproportionately small. This key finding holds for transient emission pathways to 2100 and does not account for longer-term implications of these feedback processes. We conclude that natural feedback processes from wetlands and permafrost must be considered in assessments of transient emission pathways to limit global warming.", "author" : [ { "dropping-particle" : "", "family" : "Comyn-Platt", "given" : "Edward", "non-dropping-particle" : "", "parse-names" : false, "suffix" : "" }, { "dropping-particle" : "", "family" : "Hayman", "given" : "Garry", "non-dropping-particle" : "", "parse-names" : false, "suffix" : "" }, { "dropping-particle" : "", "family" : "Huntingford", "given" : "Chris", "non-dropping-particle" : "", "parse-names" : false, "suffix" : "" }, { "dropping-particle" : "", "family" : "Chadburn", "given" : "Sarah E", "non-dropping-particle" : "", "parse-names" : false, "suffix" : "" }, { "dropping-particle" : "", "family" : "Burke", "given" : "Eleanor J", "non-dropping-particle" : "", "parse-names" : false, "suffix" : "" }, { "dropping-particle" : "", "family" : "Harper", "given" : "Anna B", "non-dropping-particle" : "", "parse-names" : false, "suffix" : "" }, { "dropping-particle" : "", "family" : "Collins", "given" : "William J", "non-dropping-particle" : "", "parse-names" : false, "suffix" : "" }, { "dropping-particle" : "", "family" : "Webber", "given" : "Christopher P", "non-dropping-particle" : "", "parse-names" : false, "suffix" : "" }, { "dropping-particle" : "", "family" : "Powell", "given" : "Tom", "non-dropping-particle" : "", "parse-names" : false, "suffix" : "" }, { "dropping-particle" : "", "family" : "Cox", "given" : "Peter M", "non-dropping-particle" : "", "parse-names" : false, "suffix" : "" }, { "dropping-particle" : "", "family" : "Gedney", "given" : "Nicola", "non-dropping-particle" : "", "parse-names" : false, "suffix" : "" }, { "dropping-particle" : "", "family" : "Sitch", "given" : "Stephen", "non-dropping-particle" : "", "parse-names" : false, "suffix" : "" } ], "container-title" : "Nature Geoscience", "id" : "ITEM-1", "issue" : "8", "issued" : { "date-parts" : [ [ "2018" ] ] }, "page" : "568-573", "title" : "Carbon budgets for 1.5 and 2\u2009\u00b0C targets lowered by natural wetland and permafrost feedbacks", "translator" : [ { "dropping-particle" : "", "family" : "J5926", "given" : "", "non-dropping-particle" : "", "parse-names" : false, "suffix" : "" } ], "type" : "article-journal", "volume" : "11" }, "uris" : [ "http://www.mendeley.com/documents/?uuid=64d15cf9-58f7-484d-837f-59eb13dbc3c7" ] } ], "mendeley" : { "formattedCitation" : "(Comyn-Platt et al., 2018)", "plainTextFormattedCitation" : "(Comyn-Platt et al., 2018)", "previouslyFormattedCitation" : "(Comyn-Platt et al., 2018)" }, "properties" : { "noteIndex" : 0 }, "schema" : "https://github.com/citation-style-language/schema/raw/master/csl-citation.json" }</w:instrText>
      </w:r>
      <w:r>
        <w:rPr>
          <w:noProof/>
        </w:rPr>
        <w:fldChar w:fldCharType="separate"/>
      </w:r>
      <w:r w:rsidR="00393F8C">
        <w:rPr>
          <w:noProof/>
        </w:rPr>
        <w:t>(Comyn-Platt et al., 2018)</w:t>
      </w:r>
      <w:r>
        <w:rPr>
          <w:noProof/>
        </w:rPr>
        <w:fldChar w:fldCharType="end"/>
      </w:r>
      <w:r>
        <w:rPr>
          <w:noProof/>
        </w:rPr>
        <w:t xml:space="preserve">, the nitrogen cycle </w:t>
      </w:r>
      <w:r>
        <w:rPr>
          <w:noProof/>
        </w:rPr>
        <w:fldChar w:fldCharType="begin" w:fldLock="1"/>
      </w:r>
      <w:ins w:id="2527" w:author="Robin Matthews" w:date="2021-06-15T15:23:00Z">
        <w:r w:rsidR="00E95303">
          <w:rPr>
            <w:noProof/>
          </w:rPr>
          <w:instrText>ADDIN CSL_CITATION { "citationItems" : [ { "id" : "ITEM-1", "itemData" : { "DOI" : "10.1111/gcb.12813", "ISSN" : "1354-1013", "abstract" : "Abstract The representation of the nitrogen (N) cycle in Earth system models (ESMs) is strongly motivated by the constraint N poses on the sequestration of anthropogenic carbon (C). Models typically implement a stoichiometric relationship between C and N in which external supply and assimilation by organisms are adjusted to maintain their internal stoichiometry. N limitation of primary productivity thus occurs if the N supply from uptake and fixation cannot keep up with the construction of tissues allowed by C assimilation. This basic approach, however, presents considerable challenges in how to faithfully represent N limitation. Here, we review how N limitation is currently implemented and evaluated in ESMs and highlight challenges and opportunities in their future development. At or near steady state, N limitation is governed by the magnitude of losses from the plant-unavailable pool vs. N fixation and there are considerable differences in how models treat both processes. In nonsteady-state systems, the accumulation of N in pools with slow turnover rates reduces N available for plant uptake and can be challenging to represent when initializing ESM simulations. Transactional N limitation occurs when N is incorporated into various vegetation and soil pools and becomes available to plants only after it is mineralized, the dynamics of which depends on how ESMs represent decomposition processes in soils. Other challenges for ESMs emerge when considering seasonal to interannual climatic oscillations as they create asynchronies between C and N demand, leading to transient alternations between N surplus and deficit. Proper evaluation of N dynamics in ESMs requires conceptual understanding of the main levers that trigger N limitation, and we highlight key measurements and observations that can help constrain these levers. Two of the biggest challenges are the mechanistic representation of plant controls on N availability and turnover, including N fixation and organic matter decomposition processes.", "author" : [ { "dropping-particle" : "", "family" : "Thomas", "given" : "R Quinn", "non-dropping-particle" : "", "parse-names" : false, "suffix" : "" }, { "dropping-particle" : "", "family" : "Brookshire", "given" : "E N Jack", "non-dropping-particle" : "", "parse-names" : false, "suffix" : "" }, { "dropping-particle" : "", "family" : "Gerber", "given" : "Stefan", "non-dropping-particle" : "", "parse-names" : false, "suffix" : "" } ], "container-title" : "Global Change Biology", "id" : "ITEM-1", "issue" : "5", "issued" : { "date-parts" : [ [ "2015", "5", "1" ] ] }, "note" : "doi: 10.1111/gcb.12813", "page" : "1777-1793", "publisher" : "John Wiley &amp; Sons, Ltd (10.1111)", "title" : "Nitrogen limitation on land: how can it occur in Earth system models?", "translator" : [ { "dropping-particle" : "", "family" : "J5921", "given" : "", "non-dropping-particle" : "", "parse-names" : false, "suffix" : "" } ], "type" : "article-journal", "volume" : "21" }, "uris" : [ "http://www.mendeley.com/documents/?uuid=a01c5f1c-7a6b-4047-bbae-157b1cfce6d9" ] } ], "mendeley" : { "formattedCitation" : "(Thomas et al., 2015b)", "manualFormatting" : "(R.Q. Thomas et al., 2015)", "plainTextFormattedCitation" : "(Thomas et al., 2015b)", "previouslyFormattedCitation" : "(Thomas et al., 2015b)" }, "properties" : { "noteIndex" : 0 }, "schema" : "https://github.com/citation-style-language/schema/raw/master/csl-citation.json" }</w:instrText>
        </w:r>
      </w:ins>
      <w:del w:id="2528" w:author="Robin Matthews" w:date="2021-06-15T15:23:00Z">
        <w:r w:rsidR="00E719C0" w:rsidDel="00E95303">
          <w:rPr>
            <w:noProof/>
          </w:rPr>
          <w:delInstrText>ADDIN CSL_CITATION { "citationItems" : [ { "id" : "ITEM-1", "itemData" : { "DOI" : "10.1111/gcb.12813", "ISSN" : "1354-1013", "abstract" : "Abstract The representation of the nitrogen (N) cycle in Earth system models (ESMs) is strongly motivated by the constraint N poses on the sequestration of anthropogenic carbon (C). Models typically implement a stoichiometric relationship between C and N in which external supply and assimilation by organisms are adjusted to maintain their internal stoichiometry. N limitation of primary productivity thus occurs if the N supply from uptake and fixation cannot keep up with the construction of tissues allowed by C assimilation. This basic approach, however, presents considerable challenges in how to faithfully represent N limitation. Here, we review how N limitation is currently implemented and evaluated in ESMs and highlight challenges and opportunities in their future development. At or near steady state, N limitation is governed by the magnitude of losses from the plant-unavailable pool vs. N fixation and there are considerable differences in how models treat both processes. In nonsteady-state systems, the accumulation of N in pools with slow turnover rates reduces N available for plant uptake and can be challenging to represent when initializing ESM simulations. Transactional N limitation occurs when N is incorporated into various vegetation and soil pools and becomes available to plants only after it is mineralized, the dynamics of which depends on how ESMs represent decomposition processes in soils. Other challenges for ESMs emerge when considering seasonal to interannual climatic oscillations as they create asynchronies between C and N demand, leading to transient alternations between N surplus and deficit. Proper evaluation of N dynamics in ESMs requires conceptual understanding of the main levers that trigger N limitation, and we highlight key measurements and observations that can help constrain these levers. Two of the biggest challenges are the mechanistic representation of plant controls on N availability and turnover, including N fixation and organic matter decomposition processes.", "author" : [ { "dropping-particle" : "", "family" : "Thomas", "given" : "R Quinn", "non-dropping-particle" : "", "parse-names" : false, "suffix" : "" }, { "dropping-particle" : "", "family" : "Brookshire", "given" : "E N Jack", "non-dropping-particle" : "", "parse-names" : false, "suffix" : "" }, { "dropping-particle" : "", "family" : "Gerber", "given" : "Stefan", "non-dropping-particle" : "", "parse-names" : false, "suffix" : "" } ], "container-title" : "Global Change Biology", "id" : "ITEM-1", "issue" : "5", "issued" : { "date-parts" : [ [ "2015", "5", "1" ] ] }, "note" : "doi: 10.1111/gcb.12813", "page" : "1777-1793", "publisher" : "John Wiley &amp; Sons, Ltd (10.1111)", "title" : "Nitrogen limitation on land: how can it occur in Earth system models?", "translator" : [ { "dropping-particle" : "", "family" : "J5921", "given" : "", "non-dropping-particle" : "", "parse-names" : false, "suffix" : "" } ], "type" : "article-journal", "volume" : "21" }, "uris" : [ "http://www.mendeley.com/documents/?uuid=a01c5f1c-7a6b-4047-bbae-157b1cfce6d9" ] } ], "mendeley" : { "formattedCitation" : "(Thomas et al., 2015b)", "plainTextFormattedCitation" : "(Thomas et al., 2015b)", "previouslyFormattedCitation" : "(Thomas et al., 2015b)" }, "properties" : { "noteIndex" : 0 }, "schema" : "https://github.com/citation-style-language/schema/raw/master/csl-citation.json" }</w:delInstrText>
        </w:r>
      </w:del>
      <w:r>
        <w:rPr>
          <w:noProof/>
        </w:rPr>
        <w:fldChar w:fldCharType="separate"/>
      </w:r>
      <w:r w:rsidR="00393F8C">
        <w:rPr>
          <w:noProof/>
        </w:rPr>
        <w:t>(R.Q. Thomas et al., 2015)</w:t>
      </w:r>
      <w:r>
        <w:rPr>
          <w:noProof/>
        </w:rPr>
        <w:fldChar w:fldCharType="end"/>
      </w:r>
      <w:r>
        <w:rPr>
          <w:noProof/>
        </w:rPr>
        <w:t xml:space="preserve"> and its </w:t>
      </w:r>
      <w:r w:rsidR="0077157D">
        <w:rPr>
          <w:noProof/>
        </w:rPr>
        <w:t>influence</w:t>
      </w:r>
      <w:r w:rsidR="0000482A">
        <w:rPr>
          <w:noProof/>
        </w:rPr>
        <w:t xml:space="preserve"> </w:t>
      </w:r>
      <w:r>
        <w:rPr>
          <w:noProof/>
        </w:rPr>
        <w:t xml:space="preserve">on vegetation dynamics </w:t>
      </w:r>
      <w:r>
        <w:rPr>
          <w:noProof/>
        </w:rPr>
        <w:fldChar w:fldCharType="begin" w:fldLock="1"/>
      </w:r>
      <w:r w:rsidR="00E719C0">
        <w:rPr>
          <w:noProof/>
        </w:rPr>
        <w:instrText>ADDIN CSL_CITATION { "citationItems" : [ { "id" : "ITEM-1", "itemData" : { "DOI" : "10.1111/1365-2745.12365", "ISSN" : "13652745", "abstract" : "Summary: The question of the relative importance of biotic interactions versus abiotic drivers for structuring plant communities is highly debated but largely unresolved. Here, we investigate the relative importance of mean July air temperature, nitrogen (N) availability and direct plant interactions in determining the millennial-scale population dynamics through the Holocene (10 700-5200 cal. years bp) for four temperate tree taxa in the Scottish Highlands. A variety of dynamic population models were fitted to our palaeoecological time-series data to determine the mechanism(s) by which each driver affected the population biomass dynamics of Betula (birch), Pinus (pine), Alnus (alder) and Quercus (oak). Akaike information criterion weights identified the best model(s) for describing the relationship between each population and driver. The relative importance of these drivers was then assessed by the ability of each model to predict the observed population biomass dynamics. We also measured the change in goodness-of-fit of each model over time. We found that models of intra- and interspecific plant interactions described the plant population dynamics better than temperature- or N-dependent population growth models over the 5000-year study period. The best-fitting models were constant over time for pine, alder and oak. However, the plant-N availability and plant-temperature models provided a progressively better fit to the birch data when temperatures rose and N availability declined, suggesting increasing importance of these abiotic factors coincident with changing conditions. Synthesis. Multiple mechanistic models were applied to palaeoecological data to infer the most likely processes driving millennial-scale plant biomass dynamics in a woodland ecosystem. Direct plant interactions provided a better explanation for population biomass dynamics than growing season temperature or N availability over the full study period. The relative importance of all drivers we assessed here varied by species and - in the case of birch - over time in response to warming and reduced N availability. Multiple mechanistic models were applied to palaeoecological data to infer the most likely processes driving millennial-scale plant biomass dynamics in a woodland ecosystem, and how the importance of each driver changed over time. Here, importance is measured in terms of the goodness of fit of each population dynamic model for predicting the observed biomass dynamics for each \u2026", "author" : [ { "dropping-particle" : "", "family" : "Jeffers", "given" : "Elizabeth S.", "non-dropping-particle" : "", "parse-names" : false, "suffix" : "" }, { "dropping-particle" : "", "family" : "Bonsall", "given" : "Michael B.", "non-dropping-particle" : "", "parse-names" : false, "suffix" : "" }, { "dropping-particle" : "", "family" : "Froyd", "given" : "Cynthia A.", "non-dropping-particle" : "", "parse-names" : false, "suffix" : "" }, { "dropping-particle" : "", "family" : "Brooks", "given" : "Stephen J.", "non-dropping-particle" : "", "parse-names" : false, "suffix" : "" }, { "dropping-particle" : "", "family" : "Willis", "given" : "Katherine J.", "non-dropping-particle" : "", "parse-names" : false, "suffix" : "" } ], "container-title" : "Journal of Ecology", "id" : "ITEM-1", "issued" : { "date-parts" : [ [ "2015" ] ] }, "title" : "The relative importance of biotic and abiotic processes for structuring plant communities through time", "translator" : [ { "dropping-particle" : "", "family" : "J5918", "given" : "", "non-dropping-particle" : "", "parse-names" : false, "suffix" : "" } ], "type" : "article-journal" }, "uris" : [ "http://www.mendeley.com/documents/?uuid=06379eca-0d12-4d3c-8118-3c86393ae7e1" ] } ], "mendeley" : { "formattedCitation" : "(Jeffers et al., 2015)", "plainTextFormattedCitation" : "(Jeffers et al., 2015)", "previouslyFormattedCitation" : "(Jeffers et al., 2015)" }, "properties" : { "noteIndex" : 0 }, "schema" : "https://github.com/citation-style-language/schema/raw/master/csl-citation.json" }</w:instrText>
      </w:r>
      <w:r>
        <w:rPr>
          <w:noProof/>
        </w:rPr>
        <w:fldChar w:fldCharType="separate"/>
      </w:r>
      <w:r w:rsidR="00393F8C">
        <w:rPr>
          <w:noProof/>
        </w:rPr>
        <w:t>(Jeffers et al., 2015)</w:t>
      </w:r>
      <w:r>
        <w:rPr>
          <w:noProof/>
        </w:rPr>
        <w:fldChar w:fldCharType="end"/>
      </w:r>
      <w:r>
        <w:rPr>
          <w:noProof/>
        </w:rPr>
        <w:t xml:space="preserve">, the phosphorus cycle </w:t>
      </w:r>
      <w:r>
        <w:rPr>
          <w:noProof/>
        </w:rPr>
        <w:fldChar w:fldCharType="begin" w:fldLock="1"/>
      </w:r>
      <w:r w:rsidR="00E719C0">
        <w:rPr>
          <w:noProof/>
        </w:rPr>
        <w:instrText>ADDIN CSL_CITATION { "citationItems" : [ { "id" : "ITEM-1", "itemData" : { "DOI" : "10.1038/s41561-019-0404-9", "ISSN" : "17520908", "abstract" : "Global terrestrial models currently predict that the Amazon rainforest will continue to act as a carbon sink in the future, primarily owing to the rising atmospheric carbon dioxide (CO2) concentration. Soil phosphorus impoverishment in parts of the Amazon basin largely controls its functioning, but the role of phosphorus availability has not been considered in global model ensembles\u2014for example, during the Fifth Climate Model Intercomparison Project. Here we simulate the planned free-air CO2 enrichment experiment AmazonFACE with an ensemble of 14 terrestrial ecosystem models. We show that phosphorus availability reduces the projected CO2-induced biomass carbon growth by about 50% to 79 \u00b1 63 g C m\u22122 yr\u22121 over 15 years compared to estimates from carbon and carbon\u2013nitrogen models. Our results suggest that the resilience of the region to climate change may be much less than previously assumed. Variation in the biomass carbon response among the phosphorus-enabled models is considerable, ranging from 5 to 140 g C m\u22122 yr\u22121, owing to the contrasting plant phosphorus use and acquisition strategies considered among the models. The Amazon forest response thus depends on the interactions and relative contributions of the phosphorus acquisition and use strategies across individuals, and to what extent these processes can be upregulated under elevated CO2.", "author" : [ { "dropping-particle" : "", "family" : "Fleischer", "given" : "Katrin", "non-dropping-particle" : "", "parse-names" : false, "suffix" : "" }, { "dropping-particle" : "", "family" : "Rammig", "given" : "Anja", "non-dropping-particle" : "", "parse-names" : false, "suffix" : "" }, { "dropping-particle" : "", "family" : "Kauwe", "given" : "Martin G.", "non-dropping-particle" : "De", "parse-names" : false, "suffix" : "" }, { "dropping-particle" : "", "family" : "Walker", "given" : "Anthony P.", "non-dropping-particle" : "", "parse-names" : false, "suffix" : "" }, { "dropping-particle" : "", "family" : "Domingues", "given" : "Tomas F.", "non-dropping-particle" : "", "parse-names" : false, "suffix" : "" }, { "dropping-particle" : "", "family" : "Fuchslueger", "given" : "Lucia", "non-dropping-particle" : "", "parse-names" : false, "suffix" : "" }, { "dropping-particle" : "", "family" : "Garcia", "given" : "Sabrina", "non-dropping-particle" : "", "parse-names" : false, "suffix" : "" }, { "dropping-particle" : "", "family" : "Goll", "given" : "Daniel S.", "non-dropping-particle" : "", "parse-names" : false, "suffix" : "" }, { "dropping-particle" : "", "family" : "Grandis", "given" : "Adriana", "non-dropping-particle" : "", "parse-names" : false, "suffix" : "" }, { "dropping-particle" : "", "family" : "Jiang", "given" : "Mingkai", "non-dropping-particle" : "", "parse-names" : false, "suffix" : "" }, { "dropping-particle" : "", "family" : "Haverd", "given" : "Vanessa", "non-dropping-particle" : "", "parse-names" : false, "suffix" : "" }, { "dropping-particle" : "", "family" : "Hofhansl", "given" : "Florian", "non-dropping-particle" : "", "parse-names" : false, "suffix" : "" }, { "dropping-particle" : "", "family" : "Holm", "given" : "Jennifer A.", "non-dropping-particle" : "", "parse-names" : false, "suffix" : "" }, { "dropping-particle" : "", "family" : "Kruijt", "given" : "Bart", "non-dropping-particle" : "", "parse-names" : false, "suffix" : "" }, { "dropping-particle" : "", "family" : "Leung", "given" : "Felix", "non-dropping-particle" : "", "parse-names" : false, "suffix" : "" }, { "dropping-particle" : "", "family" : "Medlyn", "given" : "Belinda E.", "non-dropping-particle" : "", "parse-names" : false, "suffix" : "" }, { "dropping-particle" : "", "family" : "Mercado", "given" : "Lina M.", "non-dropping-particle" : "", "parse-names" : false, "suffix" : "" }, { "dropping-particle" : "", "family" : "Norby", "given" : "Richard J.", "non-dropping-particle" : "", "parse-names" : false, "suffix" : "" }, { "dropping-particle" : "", "family" : "Pak", "given" : "Bernard", "non-dropping-particle" : "", "parse-names" : false, "suffix" : "" }, { "dropping-particle" : "", "family" : "Randow", "given" : "Celso", "non-dropping-particle" : "von", "parse-names" : false, "suffix" : "" }, { "dropping-particle" : "", "family" : "Quesada", "given" : "Carlos A.", "non-dropping-particle" : "", "parse-names" : false, "suffix" : "" }, { "dropping-particle" : "", "family" : "Schaap", "given" : "Karst J.", "non-dropping-particle" : "", "parse-names" : false, "suffix" : "" }, { "dropping-particle" : "", "family" : "Valverde-Barrantes", "given" : "Oscar J.", "non-dropping-particle" : "", "parse-names" : false, "suffix" : ""</w:instrText>
      </w:r>
      <w:r w:rsidR="00E719C0" w:rsidRPr="006814DF">
        <w:rPr>
          <w:noProof/>
          <w:lang w:val="en-GB"/>
        </w:rPr>
        <w:instrText xml:space="preserve"> }, { "dropping-particle" : "", "family" : "Wang", "given" : "Ying Ping", "non-dropping-particle" : "", "parse-names" : false, "suffix" : "" }, { "dropping-particle" : "", "family" : "Yang", "given" : "Xiaojuan", "non-dropping-particle" : "", "parse-names" : false, "suffix" : "" }, { "dropping-particle" : "", "family" : "Zaehle", "given" : "S\u00f6nke", "non-dropping-particle" : "", "parse-names" : false, "suffix" : "" }, { "dropping-particle" : "", "family" : "Zhu", "given" : "Qing", "non-dropping-particle" : "", "parse-names" : false, "suffix" : "" }, { "dropping-particle" : "", "family" : "Lapola", "given" : "David M.", "non-dropping-particle" : "", "parse-names" : false, "suffix" : "" } ], "container-title" : "Nature Geoscience", "id" : "ITEM-1", "issued" : { "date-parts" : [ [ "2019" ] ] }, "title" : "Amazon forest response to CO2 fertilization dependent on plant phosphorus acquisition", "translator" : [ { "dropping-particle" : "", "family" : "J5917", "given" : "", "non-dropping-particle" : "", "parse-names" : false, "suffix" : "" } ], "type" : "article-journal" }, "uris" : [ "http://www.mendeley.com/documents/?uuid=1e199acf-f8e7-4047-9203-20b8b9c7f443" ] } ], "mendeley" : { "formattedCitation" : "(Fleischer et al., 2019)", "plainTextFormattedCitation" : "(Fleischer et al., 2019)", "previouslyFormattedCitation" : "(Fleischer et al., 2019)" }, "properties" : { "noteIndex" : 0 }, "schema" : "https://github.com/citation-style-language/schema/raw/master/csl-citation.json" }</w:instrText>
      </w:r>
      <w:r>
        <w:rPr>
          <w:noProof/>
        </w:rPr>
        <w:fldChar w:fldCharType="separate"/>
      </w:r>
      <w:r w:rsidR="00393F8C">
        <w:rPr>
          <w:noProof/>
          <w:lang w:val="en-US"/>
        </w:rPr>
        <w:t>(Fleischer et al., 2019)</w:t>
      </w:r>
      <w:r>
        <w:rPr>
          <w:noProof/>
        </w:rPr>
        <w:fldChar w:fldCharType="end"/>
      </w:r>
      <w:r w:rsidRPr="00E457C1">
        <w:rPr>
          <w:noProof/>
          <w:lang w:val="en-US"/>
        </w:rPr>
        <w:t xml:space="preserve">, and accurate implications of carbon store changes for a range of land use and land management options </w:t>
      </w:r>
      <w:r>
        <w:rPr>
          <w:noProof/>
        </w:rPr>
        <w:fldChar w:fldCharType="begin" w:fldLock="1"/>
      </w:r>
      <w:r w:rsidR="00E719C0">
        <w:rPr>
          <w:noProof/>
          <w:lang w:val="en-US"/>
        </w:rPr>
        <w:instrText>ADDIN CSL_CITATION { "citationItems" : [ { "id" : "ITEM-1", "itemData" : { "DOI" : "10.1038/s41467-018-05340-z", "ISSN" : "20411723", "abstract" : "Scenarios that limit global warming to below 2 \u00b0C by 2100 assume significant land-use change to support large-scale carbon dioxide (CO2) removal from the atmosphere by afforestation/reforestation, avoided deforestation, and Biomass Energy with Carbon Capture and Storage (BECCS). The more ambitious mitigation scenarios require even greater land area for mitigation and/or earlier adoption of CO2 removal strategies. Here we show that additional land-use change to meet a 1.5 \u00b0C climate change target could result in net losses of carbon from the land. The effectiveness of BECCS strongly depends on several assumptions related to the choice of biomass, the fate of initial above ground biomass, and the fossil-fuel emissions offset in the energy system. Depending on these factors, carbon removed from the atmosphere through BECCS could easily be offset by losses due to land-use change. If BECCS involves replacing high-carbon content ecosystems with crops, then forest-based mitigation could be more efficient for atmospheric CO2 removal than BECCS.", "author" : [ { "dropping-particle" : "", "family" : "Harper", "given" : "Anna B.", "non-dropping-particle" : "", "parse-names" : false, "suffix" : "" }, { "dropping-particle" : "", "family" : "Powell", "given" : "Tom", "non-dropping-particle" : "", "parse-names" : false, "suffix" : "" }, { "dropping-particle" : "", "family" : "Cox", "given" : "Peter M.", "non-dropping-particle" : "", "parse-names" : false, "suffix" : "" }, { "dropping-particle" : "", "family" : "House", "given" : "Joanna", "non-dropping-particle" : "", "parse-names" : false, "suffix" : "" }, { "dropping-particle" : "", "family" : "Huntingford", "given" : "Chris", "non-dropping-particle" : "", "parse-names" : false, "suffix" : "" }, { "dropping-particle" : "", "family" : "Lenton", "given" : "Timothy M.", "non-dropping-particle" : "", "parse-names" : false, "suffix" : "" }, { "dropping-particle" : "", "family" : "Sitch", "given" : "Stephen", "non-dropping-particle" : "", "parse-names" : false, "suffix" : "" }, { "dropping-particle" : "", "family" : "Burke", "given" : "Eleanor", "non-dropping-particle" : "", "parse-names" : false, "suffix" : "" }, { "dropping-particle" : "", "family" : "Chadburn", "given" : "Sarah E.", "non-dropping-particle" : "", "parse-names" : false, "suffix" : "" }, { "dropping-particle" : "", "family" : "Collins", "given" : "William J.", "non-dropping-particle" : "", "parse-names" : false, "suffix" : "" }, { "dropping-particle" : "", "family" : "Comyn-Platt", "given" : "Edward", "non-dropping-particle" : "", "parse-names" : false, "suffix" : "" }, { "dropping-particle" : "", "family" : "Daioglou", "given" : "Vassilis", "non-dropping-particle" : "", "parse-names" : false, "suffix" : "" }, { "dropping-particle" : "", "family" : "Doelman", "given" : "Jonathan C.", "non-dropping-particle" : "", "parse-names" : false, "suffix" : "" }, { "dropping-particle" : "", "family" : "Hayman", "given" : "Garry", "non-dropping-particle" : "", "parse-names" : false, "suffix" : "" }, { "dropping-particle" : "", "family" : "Robertson", "given" : "Eddy", "non-dropping-particle" : "", "parse-names" : false, "suffix" : "" }, { "dropping-particle" : "", "family" : "Vuuren", "given" : "Detlef", "non-dropping-particle" : "van", "parse-names" : false, "suffix" : "" }, { "dropping-particle" : "", "family" : "Wiltshire", "given" : "Andy", "non-dropping-particle" : "", "parse-names" : false, "suffix" : "" }, { "dropping-particle" : "", "family" : "Webber", "given" : "Christopher P.", "non-dropping-particle" : "", "parse-names" : false, "suffix" : "" }, { "dropping-particle" : "", "family" : "Bastos", "given" : "Ana", "non-dropping-particle" : "", "parse-names" : false, "suffix" : "" }, { "dropping-particle" : "", "family" : "Boysen", "given" : "Lena", "non-dropping-particle" : "", "parse-names" : false, "suffix" : "" }, { "dropping-particle" : "", "family" : "Ciais", "given" : "Philippe", "non-dropping-particle" : "", "parse-names" : false, "suffix" : "" }, { "dropping-particle" : "", "family" : "Devaraju", "given" : "Narayanappa", "non-dropping-particle" : "", "parse-names" : false, "suffix" : "" }, { "dropping-particle" : "", "family" : "Jain", "given" : "Atul K.", "non-dropping-particle" : "", "parse-names" : false, "suffix" : "" }, { "dropping-particle" : "", "family" : "Krause", "given" : "Andreas", "non-dropping-particle" : "", "parse-names" : false, "suffix" : "" }, { "dropping-particle" : "", "family" : "Poulter", "given" : "Ben", "non-dropping-particle" : "", "parse-names" : false, "suffix" : "" }, { "dropping-particle" : "", "family" : "Shu", "given" : "Shijie", "non-dropping-particle" : "", "parse-names" : false, "suffix" : "" } ], "container-title" : "Nature Communications", "id" : "ITEM-1", "issued" : { "date-parts" : [ [ "2018" ] ] }, "title" : "Land-use emissions play a critical role in land-based mitigation for Paris climate targets", "translator" : [ { "dropping-particle" : "", "family" : "J5916", "given" : "", "non-dropping-particle" : "", "parse-names" : false, "suffix" : "" } ], "type" : "article-journal" }, "uris" : [ "http://www.mendeley.com/documents/?uuid=39884c2a-291a-4b4e-8440-c7390e8f617b" ] }, { "id" : "ITEM-2", "itemData" : { "DOI" : "10.1038/nature25138", "ISSN" : "14764687", "abstract" : "Carbon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 "author" : [ { "dropping-particle" : "", "family" : "Erb", "given" : "Karl Heinz", "non-dropping-particle" : "", "parse-names" : false, "suffix" : "" }, { "dropping-particle" : "", "family" : "Kastner", "given" : "Thomas", "non-dropping-particle" : "", "parse-names" : false, "suffix" : "" }, { "dropping-particle" : "", "family" : "Plutzar", "given" : "Christoph", "non-dropping-particle" : "", "parse-names" : false, "suffix" : "" }, { "dropping-particle" : "", "family" : "Bais", "given" : "Anna Liza S.", "non-dropping-particle" : "", "parse-names" : false, "suffix" : "" }, { "dropping-particle" : "", "family" : "Carvalhais", "given" : "Nuno", "non-dropping-particle" : "", "parse-names" : false, "suffix" : "" }, { "dropping-particle" : "", "family" : "Fetzel", "given" : "Tamara", "non-dropping-particle" : "", "parse-names" : false, "suffix" : "" }, { "dropping-particle" : "", "family" : "Gingrich", "given" : "Simone", "non-dropping-particle" : "", "parse-names" : false, "suffix" : "" }, { "dropping-particle" : "", "family" : "Haberl", "given" : "Helmut", "non-dropping-particle" : "", "parse-names" : false, "suffix" : "" }, { "dropping-particle" : "", "family" : "Lauk", "given" : "Christian", "non-dropping-particle" : "", "parse-names" : false, "suffix" : "" }, { "dropping-particle" : "", "family" : "Niedertscheider", "given" : "Maria", "non-dropping-particle" : "", "parse-names" : false, "suffix" : "" }, { "dropping-particle" : "", "family" : "Pongratz", "given" : "Julia", "non-dropping-particle" : "", "parse-names" : false, "suffix" : "" }, { "dropping-particle" : "", "family" : "Thurner", "given" : "Martin", "non-dropping-particle" : "", "parse-names" : false, "suffix" : "" }, { "dropping-particle" : "", "family" : "Luyssaert", "given" : "Sebastiaan", "non-dropping-particle" : "", "parse-names" : false, "suffix" : "" } ], "container-title" : "Nature", "id" : "ITEM-2", "issue" : "7686", "issued" : { "date-parts" : [ [ "2018" ] ] }, "title" : "Unexpectedly large impact of forest management and grazing on global vegetation biomass", "translator" : [ { "dropping-particle" : "", "family" : "J6735", "given" : "", "non-dropping-particle" : "", "parse-names" : false, "suffix" : "" } ], "type" : "article-journal", "volume" : "553" }, "uris" : [ "http://www.mendeley.com/documents/?uuid=a88dd77a-e737-4d69-8fdb-c6523d0cf035" ] } ], "mendeley" : { "formattedCitation" : "(Erb et al., 2018; Harper et al., 2018)", "plainTextFormattedCitation" : "(Erb et al., 2018; Harper et al., 2018)", "previouslyFormattedCitation" : "(Erb et al., 2018; Harper et al., 2018)" }, "properties" : { "noteIndex" : 0 }, "schema" : "https://github.com/citation-style-language/schema/raw/master/csl-citation.json" }</w:instrText>
      </w:r>
      <w:r>
        <w:rPr>
          <w:noProof/>
        </w:rPr>
        <w:fldChar w:fldCharType="separate"/>
      </w:r>
      <w:r w:rsidR="00393F8C">
        <w:rPr>
          <w:noProof/>
          <w:lang w:val="en-US"/>
        </w:rPr>
        <w:t>(Erb et al., 2018; Harper et al., 2018)</w:t>
      </w:r>
      <w:r>
        <w:rPr>
          <w:noProof/>
        </w:rPr>
        <w:fldChar w:fldCharType="end"/>
      </w:r>
      <w:r w:rsidRPr="00E457C1">
        <w:rPr>
          <w:noProof/>
          <w:lang w:val="en-US"/>
        </w:rPr>
        <w:t xml:space="preserve"> (</w:t>
      </w:r>
      <w:r w:rsidR="002D4094" w:rsidRPr="00E457C1">
        <w:rPr>
          <w:noProof/>
          <w:lang w:val="en-US"/>
        </w:rPr>
        <w:t>s</w:t>
      </w:r>
      <w:r w:rsidRPr="00E457C1">
        <w:rPr>
          <w:noProof/>
          <w:lang w:val="en-US"/>
        </w:rPr>
        <w:t>ee Sections 5.2.1.4.1 and 5.4, Figure 5.2</w:t>
      </w:r>
      <w:r w:rsidR="002B141A" w:rsidRPr="00E457C1">
        <w:rPr>
          <w:noProof/>
          <w:lang w:val="en-US"/>
        </w:rPr>
        <w:t>4</w:t>
      </w:r>
      <w:r w:rsidRPr="00E457C1">
        <w:rPr>
          <w:noProof/>
          <w:lang w:val="en-US"/>
        </w:rPr>
        <w:t xml:space="preserve"> and Table 5.4 for detail</w:t>
      </w:r>
      <w:r w:rsidR="002D4094" w:rsidRPr="00E457C1">
        <w:rPr>
          <w:noProof/>
          <w:lang w:val="en-US"/>
        </w:rPr>
        <w:t>s</w:t>
      </w:r>
      <w:r w:rsidRPr="00E457C1">
        <w:rPr>
          <w:noProof/>
          <w:lang w:val="en-US"/>
        </w:rPr>
        <w:t>).</w:t>
      </w:r>
    </w:p>
    <w:p w14:paraId="23FFDA33" w14:textId="77777777" w:rsidR="009F594A" w:rsidRPr="00E457C1" w:rsidRDefault="009F594A" w:rsidP="009F594A">
      <w:pPr>
        <w:pStyle w:val="AR6BodyText"/>
        <w:rPr>
          <w:noProof/>
          <w:lang w:val="en-US"/>
        </w:rPr>
      </w:pPr>
    </w:p>
    <w:p w14:paraId="29629B63" w14:textId="2CCA447A" w:rsidR="009F594A" w:rsidRPr="00E457C1" w:rsidRDefault="009F594A" w:rsidP="009F594A">
      <w:pPr>
        <w:pStyle w:val="AR6BodyText"/>
        <w:rPr>
          <w:noProof/>
          <w:lang w:val="en-US"/>
        </w:rPr>
      </w:pPr>
      <w:r w:rsidRPr="00E457C1">
        <w:rPr>
          <w:noProof/>
          <w:lang w:val="en-US"/>
        </w:rPr>
        <w:t>This section considers three main large-scale indicators of climate change relevant to the terrestrial carbon cycle: atmospheric CO</w:t>
      </w:r>
      <w:r w:rsidRPr="00E457C1">
        <w:rPr>
          <w:noProof/>
          <w:vertAlign w:val="subscript"/>
          <w:lang w:val="en-US"/>
        </w:rPr>
        <w:t>2</w:t>
      </w:r>
      <w:r w:rsidRPr="00E457C1">
        <w:rPr>
          <w:noProof/>
          <w:lang w:val="en-US"/>
        </w:rPr>
        <w:t xml:space="preserve"> concentration, atmosphere-land CO</w:t>
      </w:r>
      <w:r w:rsidRPr="00E457C1">
        <w:rPr>
          <w:noProof/>
          <w:vertAlign w:val="subscript"/>
          <w:lang w:val="en-US"/>
        </w:rPr>
        <w:t>2</w:t>
      </w:r>
      <w:r w:rsidRPr="00E457C1">
        <w:rPr>
          <w:noProof/>
          <w:lang w:val="en-US"/>
        </w:rPr>
        <w:t xml:space="preserve"> fluxes, and </w:t>
      </w:r>
      <w:r w:rsidR="008E41C0" w:rsidRPr="00E457C1">
        <w:rPr>
          <w:noProof/>
          <w:lang w:val="en-US"/>
        </w:rPr>
        <w:t>leaf area index</w:t>
      </w:r>
      <w:r w:rsidRPr="00E457C1">
        <w:rPr>
          <w:noProof/>
          <w:lang w:val="en-US"/>
        </w:rPr>
        <w:t xml:space="preserve">. These indicators were chosen because they have been the target of attribution studies. Other indicators, like land use and management, and wildfires, </w:t>
      </w:r>
      <w:r w:rsidR="00AC6328" w:rsidRPr="00E457C1">
        <w:rPr>
          <w:noProof/>
          <w:lang w:val="en-US"/>
        </w:rPr>
        <w:t xml:space="preserve">relate to </w:t>
      </w:r>
      <w:r w:rsidRPr="00E457C1">
        <w:rPr>
          <w:noProof/>
          <w:lang w:val="en-US"/>
        </w:rPr>
        <w:t>human influence but are discussed in Chapter 5. Chapter 7 discusses energetic consequences of changes in the terrestrial carbon cycle</w:t>
      </w:r>
      <w:r w:rsidR="006E2D9B" w:rsidRPr="00E457C1">
        <w:rPr>
          <w:noProof/>
          <w:lang w:val="en-US"/>
        </w:rPr>
        <w:t xml:space="preserve"> in Section 7.4.2.5.2</w:t>
      </w:r>
      <w:r w:rsidRPr="00E457C1">
        <w:rPr>
          <w:noProof/>
          <w:lang w:val="en-US"/>
        </w:rPr>
        <w:t xml:space="preserve">. CMIP5 and CMIP6 ESMs </w:t>
      </w:r>
      <w:r w:rsidR="00143396" w:rsidRPr="00E457C1">
        <w:rPr>
          <w:noProof/>
          <w:lang w:val="en-US"/>
        </w:rPr>
        <w:t>are most often run with prescribed observed historical changes in atmospheric CO</w:t>
      </w:r>
      <w:r w:rsidR="00143396" w:rsidRPr="00E457C1">
        <w:rPr>
          <w:noProof/>
          <w:vertAlign w:val="subscript"/>
          <w:lang w:val="en-US"/>
        </w:rPr>
        <w:t>2</w:t>
      </w:r>
      <w:r w:rsidR="00143396" w:rsidRPr="00E457C1">
        <w:rPr>
          <w:noProof/>
          <w:lang w:val="en-US"/>
        </w:rPr>
        <w:t xml:space="preserve"> concentration </w:t>
      </w:r>
      <w:r w:rsidRPr="00E457C1">
        <w:rPr>
          <w:noProof/>
          <w:lang w:val="en-US"/>
        </w:rPr>
        <w:t>and diagnose CO</w:t>
      </w:r>
      <w:r w:rsidRPr="00E457C1">
        <w:rPr>
          <w:noProof/>
          <w:vertAlign w:val="subscript"/>
          <w:lang w:val="en-US"/>
        </w:rPr>
        <w:t>2</w:t>
      </w:r>
      <w:r w:rsidRPr="00E457C1">
        <w:rPr>
          <w:noProof/>
          <w:lang w:val="en-US"/>
        </w:rPr>
        <w:t xml:space="preserve"> emissions consistent with these. Such calculations require that the models simulate realistic changes in the terrestrial carbon cycle over the historical period, as changes to land carbon stores will influence the size of CO</w:t>
      </w:r>
      <w:r w:rsidRPr="00E457C1">
        <w:rPr>
          <w:noProof/>
          <w:vertAlign w:val="subscript"/>
          <w:lang w:val="en-US"/>
        </w:rPr>
        <w:t>2</w:t>
      </w:r>
      <w:r w:rsidRPr="00E457C1">
        <w:rPr>
          <w:noProof/>
          <w:lang w:val="en-US"/>
        </w:rPr>
        <w:t xml:space="preserve"> emissions consistent with prescribed CO</w:t>
      </w:r>
      <w:r w:rsidRPr="00E457C1">
        <w:rPr>
          <w:noProof/>
          <w:vertAlign w:val="subscript"/>
          <w:lang w:val="en-US"/>
        </w:rPr>
        <w:t>2</w:t>
      </w:r>
      <w:r w:rsidRPr="00E457C1">
        <w:rPr>
          <w:noProof/>
          <w:lang w:val="en-US"/>
        </w:rPr>
        <w:t xml:space="preserve"> pathways</w:t>
      </w:r>
      <w:r w:rsidR="00AB5596" w:rsidRPr="00E457C1">
        <w:rPr>
          <w:noProof/>
          <w:lang w:val="en-US"/>
        </w:rPr>
        <w:t>, and associated remaining carbon budgets (Section 5.5)</w:t>
      </w:r>
      <w:r w:rsidRPr="00E457C1">
        <w:rPr>
          <w:noProof/>
          <w:lang w:val="en-US"/>
        </w:rPr>
        <w:t xml:space="preserve">. Such testing of existing models is needed </w:t>
      </w:r>
      <w:bookmarkStart w:id="2529" w:name="_Hlk66009316"/>
      <w:r w:rsidRPr="00E457C1">
        <w:rPr>
          <w:noProof/>
          <w:lang w:val="en-US"/>
        </w:rPr>
        <w:t>while also recognising there are process representations still requiring inclusion.</w:t>
      </w:r>
    </w:p>
    <w:bookmarkEnd w:id="2529"/>
    <w:p w14:paraId="46EFFC08" w14:textId="77777777" w:rsidR="009F594A" w:rsidRPr="00E457C1" w:rsidRDefault="009F594A" w:rsidP="009F594A">
      <w:pPr>
        <w:pStyle w:val="AR6BodyText"/>
        <w:rPr>
          <w:noProof/>
          <w:lang w:val="en-US"/>
        </w:rPr>
      </w:pPr>
    </w:p>
    <w:p w14:paraId="7FA49B4A" w14:textId="1ED9185A" w:rsidR="009F594A" w:rsidRPr="00E457C1" w:rsidRDefault="009F594A" w:rsidP="009F594A">
      <w:pPr>
        <w:pStyle w:val="AR6BodyText"/>
        <w:rPr>
          <w:noProof/>
          <w:lang w:val="en-US"/>
        </w:rPr>
      </w:pPr>
      <w:r w:rsidRPr="00E457C1">
        <w:rPr>
          <w:noProof/>
          <w:lang w:val="en-US"/>
        </w:rPr>
        <w:t xml:space="preserve">Since </w:t>
      </w:r>
      <w:del w:id="2530" w:author="Sara M Tuson" w:date="2021-06-24T09:46:00Z">
        <w:r w:rsidRPr="00E457C1" w:rsidDel="00A23DCD">
          <w:rPr>
            <w:noProof/>
            <w:lang w:val="en-US"/>
          </w:rPr>
          <w:delText xml:space="preserve">the </w:delText>
        </w:r>
      </w:del>
      <w:r w:rsidRPr="00E457C1">
        <w:rPr>
          <w:noProof/>
          <w:lang w:val="en-US"/>
        </w:rPr>
        <w:t xml:space="preserve">AR5, atmospheric inversion studies have further tested or constrained models, while new datasets have been used to constrain specific parts of the terrestrial carbon cycle such as plant respiration </w:t>
      </w:r>
      <w:r>
        <w:rPr>
          <w:noProof/>
        </w:rPr>
        <w:fldChar w:fldCharType="begin" w:fldLock="1"/>
      </w:r>
      <w:r w:rsidR="00E719C0">
        <w:rPr>
          <w:noProof/>
          <w:lang w:val="en-US"/>
        </w:rPr>
        <w:instrText>ADDIN CSL_CITATION { "citationItems" : [ { "id" : "ITEM-1", "itemData" : { "DOI" : "10.1038/s41467-017-01774-z", "ISSN" : "2041-1723", "abstract" : "Land-atmosphere exchanges influence atmospheric CO2. Emphasis has been on describing photosynthetic CO2 uptake, but less on respiration losses. New global datasets describe upper canopy dark respiration (Rd) and temperature dependencies. This allows characterisation of baseline Rd, instantaneous temperature responses and longer-term thermal acclimation effects. Here we show the global implications of these parameterisations with a global gridded land model. This model aggregates Rd to whole-plant respiration Rp, driven with meteorological forcings spanning uncertainty across climate change models. For pre-industrial estimates, new baseline Rd increases Rp and especially in the tropics. Compared to new baseline, revised instantaneous response decreases Rp for mid-latitudes, while acclimation lowers this for the tropics with increases elsewhere. Under global warming, new Rd estimates amplify modelled respiration increases, although partially lowered by acclimation. Future measurements will refine how Rd aggregates to whole-plant respiration. Our analysis suggests Rp could be around\u00a030% higher than existing estimates.", "author" : [ { "dropping-particle" : "", "family" : "Huntingford", "given" : "Chris", "non-dropping-particle" : "", "parse-names" : false, "suffix" : "" }, { "dropping-particle" : "", "family" : "Atkin", "given" : "Owen K", "non-dropping-particle" : "", "parse-names" : false, "suffix" : "" }, { "dropping-particle" : "", "family" : "Martinez-de la Torre", "given" : "Alberto", "non-dropping-particle" : "", "parse-names" : false, "suffix" : "" }, { "dropping-particle" : "", "family" : "Mercado", "given" : "Lina M", "non-dropping-particle" : "", "parse-names" : false, "suffix" : "" }, { "dropping-particle" : "", "family" : "Heskel", "given" : "Mary A", "non-dropping-particle" : "", "parse-names" : false, "suffix" : "" }, { "dropping-particle" : "", "family" : "Harper", "given" : "Anna B", "non-dropping-particle" : "", "parse-names" : false, "suffix" : "" }, { "dropping-particle" : "", "family" : "Bloomfield", "given" : "Keith J", "non-dropping-particle" : "", "parse-names" : false, "suffix" : "" }, { "dropping-particle" : "", "family" : "O\u2019Sullivan", "given" : "Odhran S", "non-dropping-particle" : "", "parse-names" : false, "suffix" : "" }, { "dropping-particle" : "", "family" : "Reich", "given" : "Peter B", "non-dropping-particle" : "", "parse-names" : false, "suffix" : "" }, { "dropping-particle" : "", "family" : "Wythers", "given" : "Kirk R", "non-dropping-particle" : "", "parse-names" : false, "suffix" : "" }, { "dropping-particle" : "", "family" : "Butler", "given" : "Ethan E", "non-dropping-particle" : "", "parse-names" : false, "suffix" : "" }, { "dropping-particle" : "", "family" : "Chen", "given" : "Ming", "non-dropping-particle" : "", "parse-names" : false, "suffix" : "" }, { "dropping-particle" : "", "family" : "Griffin", "given" : "Kevin L", "non-dropping-particle" : "", "parse-names" : false, "suffix" : "" }, { "dropping-particle" : "", "family" : "Meir", "given" : "Patrick", "non-dropping-particle" : "", "parse-names" : false, "suffix" : "" }, { "dropping-particle" : "", "family" : "Tjoelker", "given" : "Mark G", "non-dropping-particle" : "", "parse-names" : false, "suffix" : "" }, { "dropping-particle" : "", "family" : "Turnbull", "given" : "Matthew H", "non-dropping-particle" : "", "parse-names" : false, "suffix" : "" }, { "dropping-particle" : "", "family" : "Sitch", "given" : "Stephen", "non-dropping-particle" : "", "parse-names" : false, "suffix" : "" }, { "dropping-particle" : "", "family" : "Wiltshire", "given" : "Andy", "non-dropping-particle" : "", "parse-names" : false, "suffix" : "" }, { "dropping-particle" : "", "family" : "Malhi", "given" : "Yadvinder", "non-dropping-particle" : "", "parse-names" : false, "suffix" : "" } ], "container-title" : "Nature Communications", "id" : "ITEM-1", "issue" : "1", "issued" : { "date-parts" : [ [ "2017" ] ] }, "page" : "1602", "title" : "Implications of improved representations of plant respiration in a changing climate", "translator" : [ { "dropping-particle" : "", "family" : "J5265", "given" : "", "non-dropping-particle" : "", "parse-names" : false, "suffix" : "" } ], "type" : "article-journal", "volume" : "8" }, "uris" : [ "http://www.mendeley.com/documents/?uuid=1b047990-ac41-4562-afd4-919f7aeab844" ] } ], "mendeley" : { "formattedCitation" : "(Huntingford et al., 2017)", "plainTextFormattedCitation" : "(Huntingford et al., 2017)", "previouslyFormattedCitation" : "(Huntingford et al., 2017)" }, "properties" : { "noteIndex" : 0 }, "schema" : "https://github.com/citation-style-language/schema/raw/master/csl-citation.json" }</w:instrText>
      </w:r>
      <w:r>
        <w:rPr>
          <w:noProof/>
        </w:rPr>
        <w:fldChar w:fldCharType="separate"/>
      </w:r>
      <w:r w:rsidR="00393F8C">
        <w:rPr>
          <w:noProof/>
          <w:lang w:val="en-US"/>
        </w:rPr>
        <w:t>(Huntingford et al., 2017)</w:t>
      </w:r>
      <w:r>
        <w:rPr>
          <w:noProof/>
        </w:rPr>
        <w:fldChar w:fldCharType="end"/>
      </w:r>
      <w:r w:rsidRPr="00E457C1">
        <w:rPr>
          <w:noProof/>
          <w:lang w:val="en-US"/>
        </w:rPr>
        <w:t xml:space="preserve">. </w:t>
      </w:r>
      <w:r w:rsidR="0077206E" w:rsidRPr="00AC1A12">
        <w:rPr>
          <w:noProof/>
          <w:lang w:val="en-CA" w:eastAsia="en-US"/>
        </w:rPr>
        <w:t>Figure 3.31</w:t>
      </w:r>
      <w:r w:rsidRPr="00E457C1">
        <w:rPr>
          <w:noProof/>
          <w:lang w:val="en-US"/>
        </w:rPr>
        <w:t xml:space="preserve"> compares historical emissions-driven CMIP6 simulations of global mean atmospheric CO</w:t>
      </w:r>
      <w:r w:rsidRPr="00E457C1">
        <w:rPr>
          <w:noProof/>
          <w:vertAlign w:val="subscript"/>
          <w:lang w:val="en-US"/>
        </w:rPr>
        <w:t>2</w:t>
      </w:r>
      <w:r w:rsidRPr="00E457C1">
        <w:rPr>
          <w:noProof/>
          <w:lang w:val="en-US"/>
        </w:rPr>
        <w:t xml:space="preserve"> concentration and net ocean and land carbon fluxes to the assess</w:t>
      </w:r>
      <w:r w:rsidR="00A47581" w:rsidRPr="00E457C1">
        <w:rPr>
          <w:noProof/>
          <w:lang w:val="en-US"/>
        </w:rPr>
        <w:t>ed</w:t>
      </w:r>
      <w:r w:rsidR="00A71A3B" w:rsidRPr="00E457C1">
        <w:rPr>
          <w:noProof/>
          <w:lang w:val="en-US"/>
        </w:rPr>
        <w:t xml:space="preserve"> CO</w:t>
      </w:r>
      <w:r w:rsidR="00A71A3B" w:rsidRPr="00E457C1">
        <w:rPr>
          <w:noProof/>
          <w:vertAlign w:val="subscript"/>
          <w:lang w:val="en-US"/>
        </w:rPr>
        <w:t>2</w:t>
      </w:r>
      <w:r w:rsidR="00A71A3B" w:rsidRPr="00E457C1">
        <w:rPr>
          <w:noProof/>
          <w:lang w:val="en-US"/>
        </w:rPr>
        <w:t xml:space="preserve"> concentration and fluxes from</w:t>
      </w:r>
      <w:r w:rsidRPr="00E457C1">
        <w:rPr>
          <w:noProof/>
          <w:lang w:val="en-US"/>
        </w:rPr>
        <w:t xml:space="preserve"> the Global Carbon Project </w:t>
      </w:r>
      <w:r>
        <w:rPr>
          <w:noProof/>
        </w:rPr>
        <w:fldChar w:fldCharType="begin" w:fldLock="1"/>
      </w:r>
      <w:r w:rsidR="00E719C0">
        <w:rPr>
          <w:noProof/>
          <w:lang w:val="en-US"/>
        </w:rPr>
        <w:instrText>ADDIN CSL_CITATION { "citationItems" : [ { "id" : "ITEM-1", "itemData" : { "DOI" : "10.5194/essd-11-1783-2019", "ISSN" : "18663516", "abstract" : "Accurate assessment of anthropogenic carbon dioxide (CO2) emissions and their redistribution among the atmosphere, ocean, and terrestrial biosphere-the \"global carbon budget\"-is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change (ELUC), mainly deforestation, are based on land use and land 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(2009-2018), EFF was 9:5\u00b10:5 GtC yr-1, ELUC 1:5\u00b10:7 GtC yr-1, GATM 4:9\u00b10:02 GtC yr-1 (2:3\u00b10:01 ppm yr-1), SOCEAN 2:5\u00b10:6 GtC yr-1, and SLAND 3:2\u00b10:6 GtC yr-1, with a budget imbalance BIM of 0.4 GtC yr-1 indicating overestimated emissions and/or underestimated sinks. For the year 2018 alone, the growth in EFF was about 2.1% and fossil emissions increased to 10:0\u00b10:5 GtC yr-1, reaching 10 GtC yr-1 for the first time in history, ELUC was 1:5\u00b10:7 GtC yr-1, for total anthropogenic CO2 emissions of 11:5\u00b10:9 GtC yr-1 (42:5\u00b13:3 GtCO2). Also for 2018, GATM was 5:1\u00b10:2 GtC yr-1 (2:4\u00b10:1 ppm yr-1), SOCEAN was 2:6\u00b10:6 GtC yr-1, and SLAND was 3:5\u00b10:7 GtC yr-1, with a BIM of 0.3 GtC. The global atmospheric CO2 concentration reached 407:38\u00b10:1 ppm averaged over 2018. For 2019, preliminary data for the first 6-10 months indicate a reduced growth in EFF of C0:6% (range of.0:2% to 1.5 %) based on national emissions projections for China, the USA, the EU, and India and projections of gross domestic product corrected for recent changes in the carbon intensity of the economy for the rest of the world. Overall, the mean and trend in the five components of the global carbon budget are consistently estimated over the period 1959-2018, bu\u2026", "author" : [ { "dropping-particle" : "", "family" : "Friedlingstein", "given" : "Pierre", "non-dropping-particle" : "", "parse-names" : false, "suffix" : "" }, { "dropping-particle" : "", "family" : "Jones", "given" : "Matthew W.", "non-dropping-particle" : "", "parse-names" : false, "suffix" : "" }, { "dropping-particle" : "", "family" : "O'Sullivan", "given" : "Michael", "non-dropping-particle" : "", "parse-names" : false, "suffix" : "" }, { "dropping-particle" : "", "family" : "Andrew", "given" : "Robbie M.", "non-dropping-particle" : "", "parse-names" : false, "suffix" : "" }, { "dropping-particle" : "", "family" : "Hauck", "given" : "Judith",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"DBakker", "given" : "Orothee C.E.", "non-dropping-particle" : "", "parse-names" : false, "suffix" : "" }, { "dropping-particle" : "", "family" : "Canadell1", "given" : "Josep G.", "non-dropping-particle" : "", "parse-names" : false, "suffix" : "" }, { "dropping-particle" : "", "family" : "Ciais1", "given" : "Philippe", "non-dropping-particle" : "", "parse-names" : false, "suffix" : "" }, { "dropping-particle" : "", "family" : "Jackson", "given" : "Robert B.", "non-dropping-particle" : "", "parse-names" : false, "suffix" : "" }, { "dropping-particle" : "", "family" : "Anthoni1", "given" : "Peter", "non-dropping-particle" : "", "parse-names" : false, "suffix" : "" }, { "dropping-particle" : "", "family" : "Barbero", "given" : "Leticia", "non-dropping-particle" : "", "parse-names" : false, "suffix" : "" }, { "dropping-particle" : "", "family" : "Bastos", "given" : "Ana", "non-dropping-particle" : "", "parse-names" : false, "suffix" : "" }, { "dropping-particle" : "", "family" : "Bastrikov", "given" : "Vladislav", "non-dropping-particle" : "", "parse-names" : false, "suffix" : "" }, { "dropping-particle" : "", "family" : "Becker", "given" : "Meike", "non-dropping-particle" : "", "parse-names" : false, "suffix" : "" }, { "dropping-particle" : "", "family" : "Bopp", "given" : "Laurent", "non-dropping-particle" : "", "parse-names" : false, "suffix" : "" }, { "dropping-particle" : "", "family" : "Buitenhuis", "given" : "Erik",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"Currie", "given" : "Kim I.", "non-dropping-particle" : "", "parse-names" : false, "suffix" : "" }, { "dropping-particle" : "", "family" : "Feely", "given" : "Richard A.",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"Gruber", "given" : "Nicolas", "non-dropping-particle" : "", "parse-names" : false, "suffix" : "" }, { "dropping-particle" : "", "family" : "Gutekunst", "given" : "S\u00f6ren", "non-dropping-particle" : "", "parse-names" : false, "suffix" : "" }, { "dropping-particle" : "", "family" : "Harris", "given" : "Ian",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"Kaplan", "given" : "Jed O.", "non-dropping-particle" : "", "parse-names" : false, "suffix" : "" }, { "dropping-particle" : "", "family" : "Kato", "given" : "Etsushi", "non-dropping-particle" : "", "parse-names" : false, "suffix" : "" }, { "dropping-particle" : "", "family" : "Goldewijk", "given" : "Kees Klein",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"McGuire", "given" : "Patrick C.", "non-dropping-particle" : "", "parse-names" : false, "suffix" : "" }, { "dropping-particle" : "", "family" : "Melton", "given" : "Joe R.",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E.M.S.", "non-dropping-particle" : "", "parse-names" : false, "suffix" : "" }, { "dropping-particle" : "", "family" : "Nakaoka", "given" : "Shin Ichiro", "non-dropping-particle" : "", "parse-names" : false, "suffix" : "" }, { "dropping-particle" : "", "family" : "Neill", "given" : "Craig", "non-dropping-particle" : "", "parse-names" : false, "suffix" : "" }, { "dropping-particle" : "", "family" : "Omar", "given" : "Abdirahman M.", "non-dropping-particle" : "", "parse-names" : false, "suffix" : "" }, { "dropping-particle" : "", "family" : "Ono", "given" : "Tsuneo", "non-dropping-particle" : "", "parse-names" : false, "suffix" : "" }, { "dropping-particle" : "", "family" : "Peregon", "given" : "Anna",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"S\u00e9f\u00e9rian", "given" : "Roland", "non-dropping-particle" : "", "parse-names" : false, "suffix" : "" }, { "dropping-particle" : "", "family" : "Schwinger", "given" : "J\u00f6rg", "non-dropping-particle" : "", "parse-names" : false, "suffix" : "" }, { "dropping-particle" : "", "family" : "Smith", "given" : "Naomi",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"Werf", "given" : "Guido R.", "non-dropping-particle" : "Van Der", "parse-names" : false, "suffix" : "" }, { "dropping-particle" : "", "family" : "Wiltshire", "given" : "Andrew J.", "non-dropping-particle" : "", "parse-names" : false, "suffix" : "" }, { "dropping-particle" : "", "family" : "Zaehle", "given" : "S\u00f6nke", "non-dropping-particle" : "", "parse-names" : false, "suffix" : "" } ], "container-title" : "Earth System Science Data", "id" : "ITEM-1", "issue" : "4", "issued" : { "date-parts" : [ [ "2019" ] ] }, "title" : "Global carbon budget 2019", "translator" : [ { "dropping-particle" : "", "family" : "J6734", "given" : "", "non-dropping-particle" : "", "parse-names" : false, "suffix" : "" } ], "type" : "article-journal", "volume" : "11" }, "uris" : [ "http://www.mendeley.com/documents/?uuid=e68b331b-6a92-4af5-820c-da580c747312" ] } ], "mendeley" : { "formattedCitation" : "(Friedlingstein et al., 2019)", "plainTextFormattedCitation" : "(Friedlingstein et al., 2019)", "previouslyFormattedCitation" : "(Friedlingstein et al., 2019)" }, "properties" : { "noteIndex" : 0 }, "schema" : "https://github.com/citation-style-language/schema/raw/master/csl-citation.json" }</w:instrText>
      </w:r>
      <w:r>
        <w:rPr>
          <w:noProof/>
        </w:rPr>
        <w:fldChar w:fldCharType="separate"/>
      </w:r>
      <w:r w:rsidR="00393F8C">
        <w:rPr>
          <w:noProof/>
          <w:lang w:val="en-US"/>
        </w:rPr>
        <w:t>(Friedlingstein et al., 2019)</w:t>
      </w:r>
      <w:r>
        <w:rPr>
          <w:noProof/>
        </w:rPr>
        <w:fldChar w:fldCharType="end"/>
      </w:r>
      <w:r w:rsidRPr="00E457C1">
        <w:rPr>
          <w:noProof/>
          <w:lang w:val="en-US"/>
        </w:rPr>
        <w:t>. For 2014, the CMIP6 models simulate a range of CO</w:t>
      </w:r>
      <w:r w:rsidRPr="00E457C1">
        <w:rPr>
          <w:noProof/>
          <w:vertAlign w:val="subscript"/>
          <w:lang w:val="en-US"/>
        </w:rPr>
        <w:t>2</w:t>
      </w:r>
      <w:r w:rsidRPr="00E457C1">
        <w:rPr>
          <w:noProof/>
          <w:lang w:val="en-US"/>
        </w:rPr>
        <w:t xml:space="preserve"> </w:t>
      </w:r>
      <w:r w:rsidR="00F07735" w:rsidRPr="00E457C1">
        <w:rPr>
          <w:noProof/>
          <w:lang w:val="en-US"/>
        </w:rPr>
        <w:t>concentration</w:t>
      </w:r>
      <w:r w:rsidRPr="00E457C1">
        <w:rPr>
          <w:noProof/>
          <w:lang w:val="en-US"/>
        </w:rPr>
        <w:t>s centred around the observed value of 397 ppmv, with a range of 3</w:t>
      </w:r>
      <w:r w:rsidR="00A47581" w:rsidRPr="00E457C1">
        <w:rPr>
          <w:noProof/>
          <w:lang w:val="en-US"/>
        </w:rPr>
        <w:t>81</w:t>
      </w:r>
      <w:r w:rsidRPr="00E457C1">
        <w:rPr>
          <w:noProof/>
          <w:lang w:val="en-US"/>
        </w:rPr>
        <w:t xml:space="preserve"> to 41</w:t>
      </w:r>
      <w:r w:rsidR="00A47581" w:rsidRPr="00E457C1">
        <w:rPr>
          <w:noProof/>
          <w:lang w:val="en-US"/>
        </w:rPr>
        <w:t>2</w:t>
      </w:r>
      <w:r w:rsidRPr="00E457C1">
        <w:rPr>
          <w:noProof/>
          <w:lang w:val="en-US"/>
        </w:rPr>
        <w:t xml:space="preserve"> ppmv. GSAT anomalies simulated over the historical period are </w:t>
      </w:r>
      <w:r w:rsidR="00A71A3B" w:rsidRPr="00E457C1">
        <w:rPr>
          <w:noProof/>
          <w:lang w:val="en-US"/>
        </w:rPr>
        <w:t xml:space="preserve">very similar in </w:t>
      </w:r>
      <w:r w:rsidRPr="00E457C1">
        <w:rPr>
          <w:noProof/>
          <w:lang w:val="en-US"/>
        </w:rPr>
        <w:t>models that simulate or prescribe changes in atmospheric CO</w:t>
      </w:r>
      <w:r w:rsidRPr="00E457C1">
        <w:rPr>
          <w:noProof/>
          <w:vertAlign w:val="subscript"/>
          <w:lang w:val="en-US"/>
        </w:rPr>
        <w:t>2</w:t>
      </w:r>
      <w:r w:rsidRPr="00E457C1">
        <w:rPr>
          <w:noProof/>
          <w:lang w:val="en-US"/>
        </w:rPr>
        <w:t xml:space="preserve"> concentrations (Figure</w:t>
      </w:r>
      <w:ins w:id="2531" w:author="Ian Blenkinsop" w:date="2021-07-13T12:24:00Z">
        <w:r w:rsidR="00BD56AA">
          <w:rPr>
            <w:noProof/>
            <w:lang w:val="en-US"/>
          </w:rPr>
          <w:t>s</w:t>
        </w:r>
      </w:ins>
      <w:r w:rsidRPr="00E457C1">
        <w:rPr>
          <w:noProof/>
          <w:lang w:val="en-US"/>
        </w:rPr>
        <w:t xml:space="preserve"> 3.3</w:t>
      </w:r>
      <w:r w:rsidR="0077206E" w:rsidRPr="00E457C1">
        <w:rPr>
          <w:noProof/>
          <w:lang w:val="en-US"/>
        </w:rPr>
        <w:t>1</w:t>
      </w:r>
      <w:r w:rsidRPr="00E457C1">
        <w:rPr>
          <w:noProof/>
          <w:lang w:val="en-US"/>
        </w:rPr>
        <w:t>b</w:t>
      </w:r>
      <w:r w:rsidR="00A71A3B" w:rsidRPr="00E457C1">
        <w:rPr>
          <w:noProof/>
          <w:lang w:val="en-US"/>
        </w:rPr>
        <w:t xml:space="preserve"> and </w:t>
      </w:r>
      <w:del w:id="2532" w:author="Ian Blenkinsop" w:date="2021-07-13T12:24:00Z">
        <w:r w:rsidR="00A71A3B" w:rsidRPr="00E457C1" w:rsidDel="00BD56AA">
          <w:rPr>
            <w:noProof/>
            <w:lang w:val="en-US"/>
          </w:rPr>
          <w:delText xml:space="preserve">Figure </w:delText>
        </w:r>
      </w:del>
      <w:r w:rsidR="00A71A3B" w:rsidRPr="00E457C1">
        <w:rPr>
          <w:noProof/>
          <w:lang w:val="en-US"/>
        </w:rPr>
        <w:t>3.4a</w:t>
      </w:r>
      <w:r w:rsidRPr="00E457C1">
        <w:rPr>
          <w:noProof/>
          <w:lang w:val="en-US"/>
        </w:rPr>
        <w:t>). Most models simulate realistic temporal evolution of the global net ocean and land carbon fluxes, although model spread is larger over land (</w:t>
      </w:r>
      <w:r w:rsidR="0077206E" w:rsidRPr="00AC1A12">
        <w:rPr>
          <w:noProof/>
          <w:lang w:val="en-CA" w:eastAsia="en-US"/>
        </w:rPr>
        <w:t>Figure 3.31</w:t>
      </w:r>
      <w:r w:rsidRPr="00E457C1">
        <w:rPr>
          <w:noProof/>
          <w:lang w:val="en-US"/>
        </w:rPr>
        <w:t>c</w:t>
      </w:r>
      <w:r w:rsidR="00FA10AB" w:rsidRPr="00E457C1">
        <w:rPr>
          <w:noProof/>
          <w:lang w:val="en-US"/>
        </w:rPr>
        <w:t>,</w:t>
      </w:r>
      <w:r w:rsidRPr="00E457C1">
        <w:rPr>
          <w:noProof/>
          <w:lang w:val="en-US"/>
        </w:rPr>
        <w:t>d</w:t>
      </w:r>
      <w:del w:id="2533" w:author="Ian Blenkinsop" w:date="2021-07-13T12:25:00Z">
        <w:r w:rsidRPr="00E457C1" w:rsidDel="00BD56AA">
          <w:rPr>
            <w:noProof/>
            <w:lang w:val="en-US"/>
          </w:rPr>
          <w:delText xml:space="preserve">, </w:delText>
        </w:r>
      </w:del>
      <w:ins w:id="2534" w:author="Ian Blenkinsop" w:date="2021-07-13T12:25:00Z">
        <w:r w:rsidR="00BD56AA">
          <w:rPr>
            <w:noProof/>
            <w:lang w:val="en-US"/>
          </w:rPr>
          <w:t>;</w:t>
        </w:r>
        <w:r w:rsidR="00BD56AA" w:rsidRPr="00E457C1">
          <w:rPr>
            <w:noProof/>
            <w:lang w:val="en-US"/>
          </w:rPr>
          <w:t xml:space="preserve"> </w:t>
        </w:r>
      </w:ins>
      <w:r w:rsidRPr="00E457C1">
        <w:rPr>
          <w:noProof/>
          <w:lang w:val="en-US"/>
        </w:rPr>
        <w:t>see also Sections</w:t>
      </w:r>
      <w:r w:rsidR="00EF1D11" w:rsidRPr="00E457C1">
        <w:rPr>
          <w:noProof/>
          <w:lang w:val="en-US"/>
        </w:rPr>
        <w:t xml:space="preserve"> 3.6.2</w:t>
      </w:r>
      <w:r w:rsidRPr="00E457C1">
        <w:rPr>
          <w:noProof/>
          <w:lang w:val="en-US"/>
        </w:rPr>
        <w:t xml:space="preserve"> and 5.4.5.2,</w:t>
      </w:r>
      <w:ins w:id="2535" w:author="Ian Blenkinsop" w:date="2021-07-13T14:26:00Z">
        <w:r w:rsidR="00CD382B">
          <w:rPr>
            <w:noProof/>
            <w:lang w:val="en-US"/>
          </w:rPr>
          <w:t xml:space="preserve"> and</w:t>
        </w:r>
      </w:ins>
      <w:r w:rsidRPr="00E457C1">
        <w:rPr>
          <w:noProof/>
          <w:lang w:val="en-US"/>
        </w:rPr>
        <w:t xml:space="preserve"> Figure 5.24). Although literature published soon after </w:t>
      </w:r>
      <w:del w:id="2536" w:author="Sara M Tuson" w:date="2021-06-24T09:46:00Z">
        <w:r w:rsidRPr="00E457C1" w:rsidDel="00A23DCD">
          <w:rPr>
            <w:noProof/>
            <w:lang w:val="en-US"/>
          </w:rPr>
          <w:delText xml:space="preserve">the </w:delText>
        </w:r>
      </w:del>
      <w:r w:rsidRPr="00E457C1">
        <w:rPr>
          <w:noProof/>
          <w:lang w:val="en-US"/>
        </w:rPr>
        <w:t xml:space="preserve">AR5 highlighted the importance of representing </w:t>
      </w:r>
      <w:r w:rsidR="004901B7" w:rsidRPr="00E457C1">
        <w:rPr>
          <w:noProof/>
          <w:lang w:val="en-US"/>
        </w:rPr>
        <w:t xml:space="preserve">nitrogen </w:t>
      </w:r>
      <w:r w:rsidRPr="00E457C1">
        <w:rPr>
          <w:noProof/>
          <w:lang w:val="en-US"/>
        </w:rPr>
        <w:t xml:space="preserve">limitation on plant growth </w:t>
      </w:r>
      <w:r>
        <w:rPr>
          <w:noProof/>
        </w:rPr>
        <w:fldChar w:fldCharType="begin" w:fldLock="1"/>
      </w:r>
      <w:ins w:id="2537" w:author="Robin Matthews" w:date="2021-06-15T15:23:00Z">
        <w:r w:rsidR="00E95303">
          <w:rPr>
            <w:noProof/>
            <w:lang w:val="en-US"/>
          </w:rPr>
          <w:instrText>ADDIN CSL_CITATION { "citationItems" : [ { "id" : "ITEM-1", "itemData" : { "DOI" : "10.1016/j.ecolmodel.2015.02.016", "author" : [ { "dropping-particle" : "", "family" : "Peng", "given" : "Jing", "non-dropping-particle" : "", "parse-names" : false, "suffix" : "" }, { "dropping-particle" : "", "family" : "Dan", "given" : "Li", "non-dropping-particle" : "", "parse-names" : false, "suffix" : "" } ], "container-title" : "Ecological modelling", "id" : "ITEM-1", "issued" : { "date-parts" : [ [ "2015" ] ] }, "page" : "69-83", "publisher" : "Elsevier", "title" : "Impacts of CO2 concentration and climate change on the terrestrial carbon flux using six global climate\u2013carbon coupled models", "translator" : [ { "dropping-particle" : "", "family" : "J1929", "given" : "", "non-dropping-particle" : "", "parse-names" : false, "suffix" : "" } ], "type" : "article-journal", "volume" : "304" }, "uris" : [ "http://www.mendeley.com/documents/?uuid=7fe1c3bb-eedc-41b8-aade-55eb9429769e" ] }, { "id" : "ITEM-2", "itemData" : { "DOI" : "10.1111/gcb.12813", "ISSN" : "1354-1013", "abstract" : "Abstract The representation of the nitrogen (N) cycle in Earth system models (ESMs) is strongly motivated by the constraint N poses on the sequestration of anthropogenic carbon (C). Models typically implement a stoichiometric relationship between C and N in which external supply and assimilation by organisms are adjusted to maintain their internal stoichiometry. N limitation of primary productivity thus occurs if the N supply from uptake and fixation cannot keep up with the construction of tissues allowed by C assimilation. This basic approach, however, presents considerable challenges in how to faithfully represent N limitation. Here, we review how N limitation is currently implemented and evaluated in ESMs and highlight challenges and opportunities in their future development. At or near steady state, N limitation is governed by the magnitude of losses from the plant-unavailable pool vs. N fixation and there are considerable differences in how models treat both processes. In nonsteady-state systems, the accumulation of N in pools with slow turnover rates reduces N available for plant uptake and can be challenging to represent when initializing ESM simulations. Transactional N limitation occurs when N is incorporated into various vegetation and soil pools and becomes available to plants only after it is mineralized, the dynamics of which depends on how ESMs represent decomposition processes in soils. Other challenges for ESMs emerge when considering seasonal to interannual climatic oscillations as they create asynchronies between C and N demand, leading to transient alternations between N surplus and deficit. Proper evaluation of N dynamics in ESMs requires conceptual understanding of the main levers that trigger N limitation, and we highlight key measurements and observations that can help constrain these levers. Two of the biggest challenges are the mechanistic representation of plant controls on N availability and turnover, including N fixation and organic matter decomposition processes.", "author" : [ { "dropping-particle" : "", "family" : "Thomas", "given" : "R Quinn", "non-dropping-particle" : "", "parse-names" : false, "suffix" : "" }, { "dropping-particle" : "", "family" : "Brookshire", "given" : "E N Jack", "non-dropping-particle" : "", "parse-names" : false, "suffix" : "" }, { "dropping-particle" : "", "family" : "Gerber", "given" : "Stefan", "non-dropping-particle" : "", "parse-names" : false, "suffix" : "" } ], "container-title" : "Global Change Biology", "id" : "ITEM-2", "issue" : "5", "issued" : { "date-parts" : [ [ "2015", "5", "1" ] ] }, "note" : "doi: 10.1111/gcb.12813", "page" : "1777-1793", "publisher" : "John Wiley &amp; Sons, Ltd (10.1111)", "title" : "Nitrogen limitation on land: how can it occur in Earth system models?", "translator" : [ { "dropping-particle" : "", "family" : "J5921", "given" : "", "non-dropping-particle" : "", "parse-names" : false, "suffix" : "" } ], "type" : "article-journal", "volume" : "21" }, "uris" : [ "http://www.mendeley.com/documents/?uuid=a01c5f1c-7a6b-4047-bbae-157b1cfce6d9" ] } ], "mendeley" : { "formattedCitation" : "(Peng and Dan, 2015; Thomas et al., 2015b)", "manualFormatting" : "(Peng and Dan, 2015; R.Q. Thomas et al., 2015)", "plainTextFormattedCitation" : "(Peng and Dan, 2015; Thomas et al., 2015b)", "previouslyFormattedCitation" : "(Peng and Dan, 2015; Thomas et al., 2015b)" }, "properties" : { "noteIndex" : 0 }, "schema" : "https://github.com/citation-style-language/schema/raw/master/csl-citation.json" }</w:instrText>
        </w:r>
      </w:ins>
      <w:del w:id="2538" w:author="Robin Matthews" w:date="2021-06-15T15:23:00Z">
        <w:r w:rsidR="00E719C0" w:rsidDel="00E95303">
          <w:rPr>
            <w:noProof/>
            <w:lang w:val="en-US"/>
          </w:rPr>
          <w:delInstrText>ADDIN CSL_CITATION { "citationItems" : [ { "id" : "ITEM-1", "itemData" : { "DOI" : "10.1016/j.ecolmodel.2015.02.016", "author" : [ { "dropping-particle" : "", "family" : "Peng", "given" : "Jing", "non-dropping-particle" : "", "parse-names" : false, "suffix" : "" }, { "dropping-particle" : "", "family" : "Dan", "given" : "Li", "non-dropping-particle" : "", "parse-names" : false, "suffix" : "" } ], "container-title" : "Ecological modelling", "id" : "ITEM-1", "issued" : { "date-parts" : [ [ "2015" ] ] }, "page" : "69-83", "publisher" : "Elsevier", "title" : "Impacts of CO2 concentration and climate change on the terrestrial carbon flux using six global climate\u2013carbon coupled models", "translator" : [ { "dropping-particle" : "", "family" : "J1929", "given" : "", "non-dropping-particle" : "", "parse-names" : false, "suffix" : "" } ], "type" : "article-journal", "volume" : "304" }, "uris" : [ "http://www.mendeley.com/documents/?uuid=7fe1c3bb-eedc-41b8-aade-55eb9429769e" ] }, { "id" : "ITEM-2", "itemData" : { "DOI" : "10.1111/gcb.12813", "ISSN" : "1354-1013", "abstract" : "Abstract The representation of the nitrogen (N) cycle in Earth system models (ESMs) is strongly motivated by the constraint N poses on the sequestration of anthropogenic carbon (C). Models typically implement a stoichiometric relationship between C and N in which external supply and assimilation by organisms are adjusted to maintain their internal stoichiometry. N limitation of primary productivity thus occurs if the N supply from uptake and fixation cannot keep up with the construction of tissues allowed by C assimilation. This basic approach, however, presents considerable challenges in how to faithfully represent N limitation. Here, we review how N limitation is currently implemented and evaluated in ESMs and highlight challenges and opportunities in their future development. At or near steady state, N limitation is governed by the magnitude of losses from the plant-unavailable pool vs. N fixation and there are considerable differences in how models treat both processes. In nonsteady-state systems, the accumulation of N in pools with slow turnover rates reduces N available for plant uptake and can be challenging to represent when initializing ESM simulations. Transactional N limitation occurs when N is incorporated into various vegetation and soil pools and becomes available to plants only after it is mineralized, the dynamics of which depends on how ESMs represent decomposition processes in soils. Other challenges for ESMs emerge when considering seasonal to interannual climatic oscillations as they create asynchronies between C and N demand, leading to transient alternations between N surplus and deficit. Proper evaluation of N dynamics in ESMs requires conceptual understanding of the main levers that trigger N limitation, and we highlight key measurements and observations that can help constrain these levers. Two of the biggest challenges are the mechanistic representation of plant controls on N availability and turnover, including N fixation and organic matter decomposition processes.", "author" : [ { "dropping-particle" : "", "family" : "Thomas", "given" : "R Quinn", "non-dropping-particle" : "", "parse-names" : false, "suffix" : "" }, { "dropping-particle" : "", "family" : "Brookshire", "given" : "E N Jack", "non-dropping-particle" : "", "parse-names" : false, "suffix" : "" }, { "dropping-particle" : "", "family" : "Gerber", "given" : "Stefan", "non-dropping-particle" : "", "parse-names" : false, "suffix" : "" } ], "container-title" : "Global Change Biology", "id" : "ITEM-2", "issue" : "5", "issued" : { "date-parts" : [ [ "2015", "5", "1" ] ] }, "note" : "doi: 10.1111/gcb.12813", "page" : "1777-1793", "publisher" : "John Wiley &amp; Sons, Ltd (10.1111)", "title" : "Nitrogen limitation on land: how can it occur in Earth system models?", "translator" : [ { "dropping-particle" : "", "family" : "J5921", "given" : "", "non-dropping-particle" : "", "parse-names" : false, "suffix" : "" } ], "type" : "article-journal", "volume" : "21" }, "uris" : [ "http://www.mendeley.com/documents/?uuid=a01c5f1c-7a6b-4047-bbae-157b1cfce6d9" ] } ], "mendeley" : { "formattedCitation" : "(Peng and Dan, 2015; Thomas et al., 2015b)", "plainTextFormattedCitation" : "(Peng and Dan, 2015; Thomas et al., 2015b)", "previouslyFormattedCitation" : "(Peng and Dan, 2015; Thomas et al., 2015b)" }, "properties" : { "noteIndex" : 0 }, "schema" : "https://github.com/citation-style-language/schema/raw/master/csl-citation.json" }</w:delInstrText>
        </w:r>
      </w:del>
      <w:r>
        <w:rPr>
          <w:noProof/>
        </w:rPr>
        <w:fldChar w:fldCharType="separate"/>
      </w:r>
      <w:r w:rsidR="00393F8C">
        <w:rPr>
          <w:noProof/>
          <w:lang w:val="en-US"/>
        </w:rPr>
        <w:t>(Peng and Dan, 2015; R.Q. Thomas et al., 2015)</w:t>
      </w:r>
      <w:r>
        <w:rPr>
          <w:noProof/>
        </w:rPr>
        <w:fldChar w:fldCharType="end"/>
      </w:r>
      <w:r w:rsidRPr="00E457C1">
        <w:rPr>
          <w:noProof/>
          <w:lang w:val="en-US"/>
        </w:rPr>
        <w:t xml:space="preserve">, more recent studies note that models without </w:t>
      </w:r>
      <w:r w:rsidR="00332CA8" w:rsidRPr="00E457C1">
        <w:rPr>
          <w:noProof/>
          <w:lang w:val="en-US"/>
        </w:rPr>
        <w:t>nitrogen limitation</w:t>
      </w:r>
      <w:r w:rsidRPr="00E457C1">
        <w:rPr>
          <w:noProof/>
          <w:lang w:val="en-US"/>
        </w:rPr>
        <w:t xml:space="preserve"> can still be consistent with the latest estimates of historical carbon cycle changes </w:t>
      </w:r>
      <w:r w:rsidRPr="008D4D10">
        <w:rPr>
          <w:noProof/>
        </w:rPr>
        <w:fldChar w:fldCharType="begin" w:fldLock="1"/>
      </w:r>
      <w:r w:rsidR="00E719C0">
        <w:rPr>
          <w:noProof/>
          <w:lang w:val="en-US"/>
        </w:rPr>
        <w:instrText>ADDIN CSL_CITATION { "citationItems" : [ { "id" : "ITEM-1", "itemData" : { "DOI" : "10.5194/bg-17-4173-2020", "ISSN" : "17264189", "abstract" : "Results from the fully and biogeochemically coupled simulations in which CO2 increases at a rate of 1%yr-1 (1pctCO2) from its preindustrial value are analyzed to quantify the magnitude of carbon-concentration and carbon-climate feedback parameters which measure the response of ocean and terrestrial carbon pools to changes in atmospheric CO2 concentration and the resulting change in global climate, respectively. The results are based on 11 comprehensive Earth system models from the most recent uncertain over land than over ocean as has been seen in existing studies. These values and their spread from 11 CMIP6 models have not changed significantly compared to CMIP5 models. The absolute values of feedback parameters are lower for land with models that include a representation of nitrogen cycle. The transient climate response to cumulative emissions (TCRE) from the 11 CMIP6 models considered here is 1.77\u00b10.37 \u00b0 C EgC-1 and is similar to that found in CMIP5 models (1.63\u00b10.48 \u00b0C EgC-1) but with somewhat reduced model spread. The expressions for feedback parameters based on the fully and biogeochemically coupled configurations of the 1pctCO2 simulation are simplified when the small temperature change in the biogeochemically coupled simulation is ignored. Decomposition of the terms of these simplified expressions for the feedback parameters is used to gain insight into the reasons for differing responses among ocean and land carbon cycle models.",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"A.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 ] }, "page" : "4173-4222", "title" : "Carbon-concentration and carbon-climate feedbacks in CMIP6 models and their comparison to CMIP5 models", "translator" : [ { "dropping-particle" : "", "family" : "J6733", "given" : "", "non-dropping-particle" : "", "parse-names" : false, "suffix" : "" } ], "type" : "article-journal", "volume" : "17" }, "uris" : [ "http://www.mendeley.com/documents/?uuid=6b743f92-2bac-41b7-9791-e5bb5754763e" ] }, { "id" : "ITEM-2", "itemData" : { "DOI" : "10.1111/gcb.15114", "ISSN" : "13652486", "abstract" : "The magnitude of the nitrogen (N) limitation of terrestrial carbon (C) storage over the 21st century is highly uncertain because of the complex interactions between the terrestrial C and N cycles. We use an ensemble approach to quantify and attribute process-level uncertainty in C-cycle projections by analysing a 30-member ensemble representing published alternative representations of key N cycle processes (stoichiometry, biological nitrogen fixation (BNF) and ecosystem N losses) within the framework of one terrestrial biosphere model. Despite large differences in the simulated present-day N cycle, primarily affecting simulated productivity north of 40\u00b0N, ensemble members generally conform with global C-cycle benchmarks for present-day conditions. Ensemble projections for two representative concentration pathways (RCP 2.6 and RCP 8.5) show that the increase in land C storage due to CO2 fertilization is reduced by 24\u00a0\u00b1\u00a015% due to N constraints, whereas terrestrial C losses associated with climate change are attenuated by 19\u00a0\u00b1\u00a020%. As a result, N cycling reduces projected land C uptake for the years 2006\u20132099 by 19% (37% decrease to 3% increase) for RCP 2.6, and by 21% (40% decrease to 9% increase) for RCP 8.5. Most of the ensemble spread results from uncertainty in temperate and boreal forests, and is dominated by uncertainty in BNF (10% decrease to 50% increase for RCP 2.6, 5% decrease to 100% increase for RCP 8.5). However, choices about the flexibility of ecosystem C:N ratios and processes controlling ecosystem N losses regionally also play important roles. The findings of this study demonstrate clearly the need for an ensemble approach to quantify likely future terrestrial C\u2013N cycle trajectories. Present-day C-cycle observations only weakly constrain the future ensemble spread, highlighting the need for better observational constraints on large-scale N cycling, and N cycle process responses to global change.", "author" : [ { "dropping-particle" : "", "family" : "Meyerholt", "given" : "Johannes", "non-dropping-particle" : "", "parse-names" : false, "suffix" : "" }, { "dropping-particle" : "", "family" : "Sickel", "given" : "Kerstin", "non-dropping-particle" : "", "parse-names" : false, "suffix" : "" }, { "dropping-particle" : "", "family" : "Zaehle", "given" : "S\u00f6nke", "non-dropping-particle" : "", "parse-names" : false, "suffix" : "" } ], "container-title" : "Global Change Biology", "id" : "ITEM-2", "issue" : "7", "issued" : { "date-parts" : [ [ "2020" ] ] }, "title" : "Ensemble projections elucidate effects of uncertainty in terrestrial nitrogen limitation on future carbon uptake", "translator" : [ { "dropping-particle" : "", "family" : "J6732", "given" : "", "non-dropping-particle" : "", "parse-names" : false, "suffix" : "" } ], "type" : "article-journal", "volume" : "26" }, "uris" : [ "http://www.mendeley.com/documents/?uuid=d68001b1-82b2-4d88-b62c-67b48bb94d93" ] } ], "mendeley" : { "formattedCitation" : "(Arora et al., 2020; Meyerholt et al., 2020)", "plainTextFormattedCitation" : "(Arora et al., 2020; Meyerholt et al., 2020)", "previouslyFormattedCitation" : "(Arora et al., 2020; Meyerholt et al., 2020)" }, "properties" : { "noteIndex" : 0 }, "schema" : "https://github.com/citation-style-language/schema/raw/master/csl-citation.json" }</w:instrText>
      </w:r>
      <w:r w:rsidRPr="008D4D10">
        <w:rPr>
          <w:noProof/>
        </w:rPr>
        <w:fldChar w:fldCharType="separate"/>
      </w:r>
      <w:r w:rsidR="00393F8C">
        <w:rPr>
          <w:noProof/>
          <w:lang w:val="en-US"/>
        </w:rPr>
        <w:t>(Arora et al., 2020; Meyerholt et al., 2020)</w:t>
      </w:r>
      <w:r w:rsidRPr="008D4D10">
        <w:rPr>
          <w:noProof/>
        </w:rPr>
        <w:fldChar w:fldCharType="end"/>
      </w:r>
      <w:r w:rsidR="009F79DF" w:rsidRPr="00E457C1">
        <w:rPr>
          <w:noProof/>
          <w:lang w:val="en-US"/>
        </w:rPr>
        <w:t>.</w:t>
      </w:r>
      <w:r w:rsidRPr="00E457C1">
        <w:rPr>
          <w:noProof/>
          <w:lang w:val="en-US"/>
        </w:rPr>
        <w:t xml:space="preserve"> Uncertainties in the photosynthetic response to atmospheric CO</w:t>
      </w:r>
      <w:r w:rsidRPr="00E457C1">
        <w:rPr>
          <w:noProof/>
          <w:vertAlign w:val="subscript"/>
          <w:lang w:val="en-US"/>
        </w:rPr>
        <w:t>2</w:t>
      </w:r>
      <w:r w:rsidRPr="00E457C1">
        <w:rPr>
          <w:noProof/>
          <w:lang w:val="en-US"/>
        </w:rPr>
        <w:t xml:space="preserve"> concentrations at global scales, shifts in carbon allocation and turnover, land-use change </w:t>
      </w:r>
      <w:r>
        <w:rPr>
          <w:noProof/>
        </w:rPr>
        <w:fldChar w:fldCharType="begin" w:fldLock="1"/>
      </w:r>
      <w:r w:rsidR="00E719C0">
        <w:rPr>
          <w:noProof/>
          <w:lang w:val="en-US"/>
        </w:rPr>
        <w:instrText>ADDIN CSL_CITATION { "citationItems" : [ { "id" : "ITEM-1", "itemData" : { "DOI" : "10.1002/2013JG002381", "abstract" : "The strength of feedbacks between a changing climate and future CO2 concentrations is uncertain and difficult to predict using Earth System Models (ESMs). We analyzed emission-driven simulations\u2014in which atmospheric CO2levels were computed prognostically\u2014for historical (1850\u20132005) and future periods (Representative Concentration Pathway (RCP)\u20098.5 for 2006\u20132100) produced by 15 ESMs for the Fifth Phase of the Coupled Model Intercomparison Project (CMIP5). Comparison of ESM prognostic atmospheric CO2 over the historical period with observations indicated that ESMs, on average, had a small positive bias in predictions of contemporary atmospheric CO2. Weak ocean carbon uptake in many ESMs contributed to this bias, based on comparisons with observations of ocean and atmospheric anthropogenic carbon inventories. We found a significant linear relationship between contemporary atmospheric CO2 biases and future CO2levels for the multimodel ensemble. We used this relationship to create a contemporary CO2 tuned model (CCTM) estimate of the atmospheric CO2 trajectory for the 21st century. The CCTM yielded CO2estimates of 600\u00b114\u2009ppm at 2060 and 947\u00b135\u2009ppm at 2100, which were 21\u2009ppm and 32\u2009ppm below the multimodel mean during these two time periods. Using this emergent constraint approach, the likely ranges of future atmospheric CO2, CO2-induced radiative forcing, and CO2-induced temperature increases for the RCP\u20098.5 scenario were considerably narrowed compared to estimates from the full ESM ensemble. Our analysis provided evidence that much of the model-to-model variation in projected CO2 during the 21st century was tied to biases that existed during the observational era and that model differences in the representation of concentration-carbon feedbacks and other slowly changing carbon cycle processes appear to be the primary driver of this variability. By improving models to more closely match the long-term time series of CO2from Mauna Loa, our analysis suggests that uncertainties in future climate projections can be reduced.", "author" : [ { "dropping-particle" : "", "family" : "Hoffman", "given" : "F M", "non-dropping-particle" : "", "parse-names" : false, "suffix" : "" }, { "dropping-particle" : "", "family" : "Randerson", "given" : "J T", "non-dropping-particle" : "", "parse-names" : false, "suffix" : "" }, { "dropping-particle" : "", "family" : "Arora", "given" : "V K", "non-dropping-particle" : "", "parse-names" : false, "suffix" : "" }, { "dropping-particle" : "", "family" : "Bao", "given" : "Q", "non-dropping-particle" : "", "parse-names" : false, "suffix" : "" }, { "dropping-particle" : "", "family" : "Cadule", "given" : "P", "non-dropping-particle" : "", "parse-names" : false, "suffix" : "" }, { "dropping-particle" : "", "family" : "Ji", "given" : "D", "non-dropping-particle" : "", "parse-names" : false, "suffix" : "" }, { "dropping-particle" : "", "family" : "Jones", "given" : "C D", "non-dropping-particle" : "", "parse-names" : false, "suffix" : "" }, { "dropping-particle" : "", "family" : "Kawamiya", "given" : "M", "non-dropping-particle" : "", "parse-names" : false, "suffix" : "" }, { "dropping-particle" : "", "family" : "Khatiwala", "given" : "S", "non-dropping-particle" : "", "parse-names" : false, "suffix" : "" }, { "dropping-particle" : "", "family" : "Lindsay", "given" : "K", "non-dropping-particle" : "", "parse-names" : false, "suffix" : "" }, { "dropping-particle" : "", "family" : "Obata", "given" : "A", "non-dropping-particle" : "", "parse-names" : false, "suffix" : "" }, { "dropping-particle" : "", "family" : "Shevliakova", "given" : "E", "non-dropping-particle" : "", "parse-names" : false, "suffix" : "" }, { "dropping-particle" : "", "family" : "Six", "given" : "K D", "non-dropping-particle" : "", "parse-names" : false, "suffix" : "" }, { "dropping-particle" : "", "family" : "Tjiputra", "given" : "J F", "non-dropping-particle" : "", "parse-names" : false, "suffix" : "" }, { "dropping-particle" : "", "family" : "Volodin", "given" : "E M", "non-dropping-particle" : "", "parse-names" : false, "suffix" : "" }, { "dropping-particle" : "", "family" : "Wu", "given" : "T", "non-dropping-particle" : "", "parse-names" : false, "suffix" : "" } ], "container-title" : "Journal of Geophysical Research: Biogeosciences", "id" : "ITEM-1", "issue" : "2", "issued" : { "date-parts" : [ [ "2014" ] ] }, "page" : "141-162", "title" : "Causes and implications of persistent atmospheric carbon dioxide biases in Earth System Models", "translator" : [ { "dropping-particle" : "", "family" : "J5974", "given" : "", "non-dropping-particle" : "", "parse-names" : false, "suffix" : "" } ], "type" : "article-journal", "volume" : "119" }, "uris" : [ "http://www.mendeley.com/documents/?uuid=074ef6f1-fec0-4b30-bfaa-8376659dabee" ] }, { "id" : "ITEM-2", "itemData" : { "DOI" : "10.1029/2018GB006141", "ISSN" : "19449224", "abstract" :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and\u2014the newly developed\u20145),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 "author" : [ { "dropping-particle" : "", "family" : "Wieder", "given" : "William R.", "non-dropping-particle" : "", "parse-names" : false, "suffix" : "" }, { "dropping-particle" : "", "family" : "Lawrence", "given" : "David M.", "non-dropping-particle" : "", "parse-names" : false, "suffix" : "" }, { "dropping-particle" : "", "family" : "Fisher", "given" : "Rosie A.", "non-dropping-particle" : "", "parse-names" : false, "suffix" : "" }, { "dropping-particle" : "", "family" : "Bonan", "given" : "Gordon B.", "non-dropping-particle" : "", "parse-names" : false, "suffix" : "" }, { "dropping-particle" : "", "family" : "Cheng", "given" : "Susan J.", "non-dropping-particle" : "", "parse-names" : false, "suffix" : "" }, { "dropping-particle" : "", "family" : "Goodale", "given" : "Christine L.", "non-dropping-particle" : "", "parse-names" : false, "suffix" : "" }, { "dropping-particle" : "", "family" : "Grandy", "given" : "A. Stuart", "non-dropping-particle" : "", "parse-names" : false, "suffix" : "" }, { "dropping-particle" : "", "family" : "Koven", "given" : "Charles D.", "non-dropping-particle" : "", "parse-names" : false, "suffix" : "" }, { "dropping-particle" : "", "family" : "Lombardozzi", "given" : "Danica L.", "non-dropping-particle" : "", "parse-names" : false, "suffix" : "" }, { "dropping-particle" : "", "family" : "Oleson", "given" : "Keith W.", "non-dropping-particle" : "", "parse-names" : false, "suffix" : "" }, { "dropping-particle" : "", "family" : "Thomas", "given" : "R. Quinn", "non-dropping-particle" : "", "parse-names" : false, "suffix" : "" } ], "container-title" : "Global Biogeochemical Cycles", "id" : "ITEM-2", "issue" : "10", "issued" : { "date-parts" : [ [ "2019" ] ] }, "title" : "Beyond Static Benchmarking: Using Experimental Manipulations to Evaluate Land Model Assumptions", "translator" : [ { "dropping-particle" : "", "family" : "J6901", "given" : "", "non-dropping-particle" : "", "parse-names" : false, "suffix" : "" } ], "type" : "article-journal", "volume" : "33" }, "uris" : [ "http://www.mendeley.com/documents/?uuid=2c43794c-6a4b-45c1-803b-1bf7ed2b110f" ] } ], "mendeley" : { "formattedCitation" : "(Hoffman et al., 2014; Wieder et al., 2019)", "plainTextFormattedCitation" : "(Hoffman et al., 2014; Wieder et al., 2019)", "previouslyFormattedCitation" : "(Hoffman et al., 2014; Wieder et al., 2019)" }, "properties" : { "noteIndex" : 0 }, "schema" : "https://github.com/citation-style-language/schema/raw/master/csl-citation.json" }</w:instrText>
      </w:r>
      <w:r>
        <w:rPr>
          <w:noProof/>
        </w:rPr>
        <w:fldChar w:fldCharType="separate"/>
      </w:r>
      <w:r w:rsidR="00393F8C">
        <w:rPr>
          <w:noProof/>
          <w:lang w:val="en-US"/>
        </w:rPr>
        <w:t>(Hoffman et al., 2014; Wieder et al., 2019)</w:t>
      </w:r>
      <w:r>
        <w:rPr>
          <w:noProof/>
        </w:rPr>
        <w:fldChar w:fldCharType="end"/>
      </w:r>
      <w:r w:rsidRPr="00E457C1">
        <w:rPr>
          <w:noProof/>
          <w:lang w:val="en-US"/>
        </w:rPr>
        <w:t>, and water limitation are also important</w:t>
      </w:r>
      <w:r w:rsidR="004901B7" w:rsidRPr="00E457C1">
        <w:rPr>
          <w:noProof/>
          <w:lang w:val="en-US"/>
        </w:rPr>
        <w:t xml:space="preserve"> influences on land carbon fluxes</w:t>
      </w:r>
      <w:r w:rsidRPr="00E457C1">
        <w:rPr>
          <w:noProof/>
          <w:lang w:val="en-US"/>
        </w:rPr>
        <w:t xml:space="preserve">. </w:t>
      </w:r>
    </w:p>
    <w:p w14:paraId="68E664A9" w14:textId="77777777" w:rsidR="009F594A" w:rsidRPr="00E457C1" w:rsidRDefault="009F594A" w:rsidP="009F594A">
      <w:pPr>
        <w:pStyle w:val="AR6BodyText"/>
        <w:rPr>
          <w:noProof/>
          <w:lang w:val="en-US"/>
        </w:rPr>
      </w:pPr>
    </w:p>
    <w:p w14:paraId="69B08E1E" w14:textId="288FA4BE" w:rsidR="009F594A" w:rsidRPr="00E457C1" w:rsidRDefault="009F594A" w:rsidP="009F594A">
      <w:pPr>
        <w:pStyle w:val="AR6BodyText"/>
        <w:rPr>
          <w:noProof/>
          <w:lang w:val="en-US"/>
        </w:rPr>
      </w:pPr>
      <w:r w:rsidRPr="00E457C1">
        <w:rPr>
          <w:noProof/>
          <w:lang w:val="en-US"/>
        </w:rPr>
        <w:t>All models and observational estimates agree that interannual variability in net CO</w:t>
      </w:r>
      <w:r w:rsidRPr="00E457C1">
        <w:rPr>
          <w:noProof/>
          <w:vertAlign w:val="subscript"/>
          <w:lang w:val="en-US"/>
        </w:rPr>
        <w:t>2</w:t>
      </w:r>
      <w:r w:rsidRPr="00E457C1">
        <w:rPr>
          <w:noProof/>
          <w:lang w:val="en-US"/>
        </w:rPr>
        <w:t xml:space="preserve"> uptake is much larger over land than over the ocean. </w:t>
      </w:r>
      <w:r w:rsidR="00F07735" w:rsidRPr="00E457C1">
        <w:rPr>
          <w:noProof/>
          <w:lang w:val="en-US"/>
        </w:rPr>
        <w:t>S</w:t>
      </w:r>
      <w:r w:rsidRPr="00E457C1">
        <w:rPr>
          <w:noProof/>
          <w:lang w:val="en-US"/>
        </w:rPr>
        <w:t xml:space="preserve">tudies demonstrate that regional variations in both the trends and the yearly strength of the terrestrial carbon sink are considerable. Land carbon uptake is dominated by </w:t>
      </w:r>
      <w:r w:rsidR="007D7DC4" w:rsidRPr="00E457C1">
        <w:rPr>
          <w:noProof/>
          <w:lang w:val="en-US"/>
        </w:rPr>
        <w:t xml:space="preserve">the </w:t>
      </w:r>
      <w:r w:rsidRPr="00E457C1">
        <w:rPr>
          <w:noProof/>
          <w:lang w:val="en-US"/>
        </w:rPr>
        <w:t>extratropical northern latitudes</w:t>
      </w:r>
      <w:ins w:id="2539" w:author="Ian Blenkinsop" w:date="2021-07-13T14:27:00Z">
        <w:r w:rsidR="00CD382B">
          <w:rPr>
            <w:noProof/>
            <w:lang w:val="en-US"/>
          </w:rPr>
          <w:t xml:space="preserve"> (</w:t>
        </w:r>
        <w:r w:rsidR="00CD382B" w:rsidRPr="00E457C1">
          <w:rPr>
            <w:noProof/>
            <w:lang w:val="en-US"/>
          </w:rPr>
          <w:t>see also Section 5.4.5.3 and Figure 5.25</w:t>
        </w:r>
        <w:r w:rsidR="00CD382B">
          <w:rPr>
            <w:noProof/>
            <w:lang w:val="en-US"/>
          </w:rPr>
          <w:t>;</w:t>
        </w:r>
      </w:ins>
      <w:r w:rsidRPr="00E457C1">
        <w:rPr>
          <w:noProof/>
          <w:lang w:val="en-US"/>
        </w:rPr>
        <w:t xml:space="preserve"> </w:t>
      </w:r>
      <w:r>
        <w:rPr>
          <w:noProof/>
        </w:rPr>
        <w:fldChar w:fldCharType="begin" w:fldLock="1"/>
      </w:r>
      <w:r w:rsidR="002D1890">
        <w:rPr>
          <w:noProof/>
          <w:lang w:val="en-US"/>
        </w:rPr>
        <w:instrText>ADDIN CSL_CITATION { "citationItems" : [ { "id" : "ITEM-1", "itemData" : { "DOI" : "10.1038/s41586-019-1078-6", "ISSN" : "14764687", "abstract" : "The global land and ocean carbon sinks have increased proportionally with increasing carbon dioxide emissions during the past decades1. It is thought that Northern Hemisphere lands make a dominant contribution to the global land carbon sink2\u20137; however, the long-term trend of the northern land sink remains uncertain. Here, using measurements of the interhemispheric gradient of atmospheric carbon dioxide from 1958 to 2016, we show that the northern land sink remained stable between the 1960s and the late 1980s, then increased by 0.5\u00a0\u00b1\u00a00.4 petagrams of carbon per year during the 1990s and by 0.6\u00a0\u00b1\u00a00.5 petagrams of carbon per year during the 2000s. The increase of the northern land sink in the 1990s accounts for 65% of the increase in the global land carbon flux during that period. The subsequent increase in the 2000s is larger than the increase in the global land carbon flux, suggesting a coincident decrease of carbon uptake in the Southern Hemisphere. Comparison of our findings with the simulations of an ensemble of terrestrial carbon models5,8 over the same period suggests that the decadal change in the northern land sink between the 1960s and the 1990s can be explained by a combination of increasing concentrations of atmospheric carbon dioxide, climate variability and changes in land cover. However, the increase during the 2000s is underestimated by all models, which suggests the need for improved consideration of changes in drivers such as nitrogen deposition, diffuse light and land-use change. Overall, our findings underscore the importance of Northern Hemispheric land as a carbon sink.", "author" : [ { "dropping-particle" : "", "family" : "Ciais", "given" : "P.", "non-dropping-particle" : "", "parse-names" : false, "suffix" : "" }, { "dropping-particle" : "", "family" : "Tan", "given" : "J.", "non-dropping-particle" : "", "parse-names" : false, "suffix" : "" }, { "dropping-particle" : "", "family" : "Wang", "given" : "X.", "non-dropping-particle" : "", "parse-names" : false, "suffix" : "" }, { "dropping-particle" : "", "family" : "Roedenbeck", "given" : "C.", "non-dropping-particle" : "", "parse-names" : false, "suffix" : "" }, { "dropping-particle" : "", "family" : "Chevallier", "given" : "F.", "non-dropping-particle" : "", "parse-names" : false, "suffix" : "" }, { "dropping-particle" : "", "family" : "Piao", "given" : "S. L.", "non-dropping-particle" : "", "parse-names" : false, "suffix" : "" }, { "dropping-particle" : "", "family" : "Moriarty", "given" : "R.", "non-dropping-particle" : "", "parse-names" : false, "suffix" : "" }, { "dropping-particle" : "", "family" : "Broquet", "given" : "G.", "non-dropping-particle" : "", "parse-names" : false, "suffix" : "" }, { "dropping-particle" : "", "family" : "Qu\u00e9r\u00e9", "given" : "C.", "non-dropping-particle" : "Le", "parse-names" : false, "suffix" : "" }, { "dropping-particle" : "", "family" : "Canadell", "given" : "J. G.", "non-dropping-particle" : "", "parse-names" : false, "suffix" : "" }, { "dropping-particle" : "", "family" : "Peng", "given" : "S.", "non-dropping-particle" : "", "parse-names" : false, "suffix" : "" }, { "dropping-particle" : "", "family" : "Poulter", "given" : "B.", "non-dropping-particle" : "", "parse-names" : false, "suffix" : "" }, { "dropping-particle" : "", "family" : "Liu", "given" : "Z.", "non-dropping-particle" : "", "parse-names" : false, "suffix" : "" }, { "dropping-particle" : "", "family" : "Tans", "given" : "P.", "non-dropping-particle" : "", "parse-names" : false, "suffix" : "" } ], "container-title" : "Nature", "id" : "ITEM-1", "issue" : "7751", "issued" : { "date-parts" : [ [ "2019" ] ] }, "title" : "Five decades of northern land carbon uptake revealed by the interhemispheric CO2 gradient", "translator" : [ { "dropping-particle" : "", "family" : "J6730", "given" : "", "non-dropping-particle" : "", "parse-names" : false, "suffix" : "" } ], "type" : "article-journal", "volume" : "568" }, "uris" : [ "http://www.mendeley.com/documents/?uuid=13904e7c-098e-4871-b321-ecb221a50b5e" ] } ], "mendeley" : { "formattedCitation" : "(Ciais et al., 2019)", "manualFormatting" : "Ciais et al., 2019)", "plainTextFormattedCitation" : "(Ciais et al., 2019)", "previouslyFormattedCitation" : "(Ciais et al., 2019)" }, "properties" : { "noteIndex" : 0 }, "schema" : "https://github.com/citation-style-language/schema/raw/master/csl-citation.json" }</w:instrText>
      </w:r>
      <w:r>
        <w:rPr>
          <w:noProof/>
        </w:rPr>
        <w:fldChar w:fldCharType="separate"/>
      </w:r>
      <w:del w:id="2540" w:author="Ian Blenkinsop" w:date="2021-07-13T14:27:00Z">
        <w:r w:rsidR="00393F8C" w:rsidDel="00CD382B">
          <w:rPr>
            <w:noProof/>
            <w:lang w:val="en-US"/>
          </w:rPr>
          <w:delText>(</w:delText>
        </w:r>
      </w:del>
      <w:r w:rsidR="00393F8C">
        <w:rPr>
          <w:noProof/>
          <w:lang w:val="en-US"/>
        </w:rPr>
        <w:t>Ciais et al., 2019)</w:t>
      </w:r>
      <w:r>
        <w:rPr>
          <w:noProof/>
        </w:rPr>
        <w:fldChar w:fldCharType="end"/>
      </w:r>
      <w:del w:id="2541" w:author="Ian Blenkinsop" w:date="2021-07-13T14:27:00Z">
        <w:r w:rsidRPr="00E457C1" w:rsidDel="00CD382B">
          <w:rPr>
            <w:noProof/>
            <w:lang w:val="en-US"/>
          </w:rPr>
          <w:delText xml:space="preserve"> (see also </w:delText>
        </w:r>
        <w:r w:rsidR="00417A54" w:rsidRPr="00E457C1" w:rsidDel="00CD382B">
          <w:rPr>
            <w:noProof/>
            <w:lang w:val="en-US"/>
          </w:rPr>
          <w:delText>S</w:delText>
        </w:r>
        <w:r w:rsidRPr="00E457C1" w:rsidDel="00CD382B">
          <w:rPr>
            <w:noProof/>
            <w:lang w:val="en-US"/>
          </w:rPr>
          <w:delText xml:space="preserve">ection 5.4.5.3 and </w:delText>
        </w:r>
        <w:r w:rsidR="0077206E" w:rsidRPr="00E457C1" w:rsidDel="00CD382B">
          <w:rPr>
            <w:noProof/>
            <w:lang w:val="en-US"/>
          </w:rPr>
          <w:delText>F</w:delText>
        </w:r>
        <w:r w:rsidRPr="00E457C1" w:rsidDel="00CD382B">
          <w:rPr>
            <w:noProof/>
            <w:lang w:val="en-US"/>
          </w:rPr>
          <w:delText>igure 5.25)</w:delText>
        </w:r>
      </w:del>
      <w:r w:rsidRPr="00E457C1">
        <w:rPr>
          <w:noProof/>
          <w:lang w:val="en-US"/>
        </w:rPr>
        <w:t xml:space="preserve"> because the </w:t>
      </w:r>
      <w:r w:rsidR="00BB23EC" w:rsidRPr="00E457C1">
        <w:rPr>
          <w:noProof/>
          <w:lang w:val="en-US"/>
        </w:rPr>
        <w:t>t</w:t>
      </w:r>
      <w:r w:rsidRPr="00E457C1">
        <w:rPr>
          <w:noProof/>
          <w:lang w:val="en-US"/>
        </w:rPr>
        <w:t xml:space="preserve">ropics may have become a net source of carbon </w:t>
      </w:r>
      <w:r>
        <w:rPr>
          <w:noProof/>
        </w:rPr>
        <w:fldChar w:fldCharType="begin" w:fldLock="1"/>
      </w:r>
      <w:r w:rsidR="00E719C0">
        <w:rPr>
          <w:noProof/>
          <w:lang w:val="en-US"/>
        </w:rPr>
        <w:instrText>ADDIN CSL_CITATION { "citationItems" : [ { "id" : "ITEM-1", "itemData" : { "DOI" : "10.1126/science.aam5962", "ISSN" : "10959203", "abstract" : "The carbon balance of tropical ecosystems remains uncertain, with top-down atmospheric studies suggesting an overall sink and bottom-up ecological approaches indicating a modest net source. Here we use 12 years (2003 to 2014) of MODIS pantropical satellite data to quantify net annual changes in the aboveground carbon density of tropical woody live vegetation, providing direct, measurement-based evidence that the world\u2019s tropical forests are a net carbon source of 425.2 \u00b1 92.0 teragrams of carbon per year (Tg C year\u20131). This net release of carbon consists of losses of 861.7 \u00b1 80.2 Tg C year\u20131 and gains of 436.5 \u00b1 31.0 Tg C year\u20131. Gains result from forest growth; losses result from deforestation and from reductions in carbon density within standing forests (degradation or disturbance), with the latter accounting for 68.9% of overall losses.", "author" : [ { "dropping-particle" : "", "family" : "Baccini", "given" : "A.", "non-dropping-particle" : "", "parse-names" : false, "suffix" : "" }, { "dropping-particle" : "", "family" : "Walker", "given" : "W.", "non-dropping-particle" : "", "parse-names" : false, "suffix" : "" }, { "dropping-particle" : "", "family" : "Carvalho", "given" : "L.", "non-dropping-particle" : "", "parse-names" : false, "suffix" : "" }, { "dropping-particle" : "", "family" : "Farina", "given" : "M.", "non-dropping-particle" : "", "parse-names" : false, "suffix" : "" }, { "dropping-particle" : "", "family" : "Sulla-Menashe", "given" : "D.", "non-dropping-particle" : "", "parse-names" : false, "suffix" : "" }, { "dropping-particle" : "", "family" : "Houghton", "given" : "R. A.", "non-dropping-particle" : "", "parse-names" : false, "suffix" : "" } ], "container-title" : "Science", "id" : "ITEM-1", "issue" : "6360", "issued" : { "date-parts" : [ [ "2017" ] ] }, "title" : "Tropical forests are a net carbon source based on aboveground measurements of gain and loss", "translator" : [ { "dropping-particle" : "", "family" : "J6731", "given" : "", "non-dropping-particle" : "", "parse-names" : false, "suffix" : "" } ], "type" : "article-journal", "volume" : "358" }, "uris" : [ "http://www.mendeley.com/documents/?uuid=24708556-1711-476b-a2e2-37451260d9be" ] } ], "mendeley" : { "formattedCitation" : "(Baccini et al., 2017)", "plainTextFormattedCitation" : "(Baccini et al., 2017)", "previouslyFormattedCitation" : "(Baccini et al., 2017)" }, "properties" : { "noteIndex" : 0 }, "schema" : "https://github.com/citation-style-language/schema/raw/master/csl-citation.json" }</w:instrText>
      </w:r>
      <w:r>
        <w:rPr>
          <w:noProof/>
        </w:rPr>
        <w:fldChar w:fldCharType="separate"/>
      </w:r>
      <w:r w:rsidR="00393F8C">
        <w:rPr>
          <w:noProof/>
          <w:lang w:val="en-US"/>
        </w:rPr>
        <w:t>(Baccini et al., 2017)</w:t>
      </w:r>
      <w:r>
        <w:rPr>
          <w:noProof/>
        </w:rPr>
        <w:fldChar w:fldCharType="end"/>
      </w:r>
      <w:r w:rsidRPr="00E457C1">
        <w:rPr>
          <w:noProof/>
          <w:lang w:val="en-US"/>
        </w:rPr>
        <w:t xml:space="preserve">. At local to regional scales, the dominant </w:t>
      </w:r>
      <w:r w:rsidR="007D7DC4" w:rsidRPr="00E457C1">
        <w:rPr>
          <w:noProof/>
          <w:lang w:val="en-US"/>
        </w:rPr>
        <w:t>driver</w:t>
      </w:r>
      <w:r w:rsidRPr="00E457C1">
        <w:rPr>
          <w:noProof/>
          <w:lang w:val="en-US"/>
        </w:rPr>
        <w:t xml:space="preserve"> of yearly sink strength </w:t>
      </w:r>
      <w:r w:rsidR="007D7DC4" w:rsidRPr="00E457C1">
        <w:rPr>
          <w:noProof/>
          <w:lang w:val="en-US"/>
        </w:rPr>
        <w:t xml:space="preserve">variations </w:t>
      </w:r>
      <w:r w:rsidRPr="00E457C1">
        <w:rPr>
          <w:noProof/>
          <w:lang w:val="en-US"/>
        </w:rPr>
        <w:t>is water availability, but at continental to global scale</w:t>
      </w:r>
      <w:r w:rsidR="007D7DC4" w:rsidRPr="00E457C1">
        <w:rPr>
          <w:noProof/>
          <w:lang w:val="en-US"/>
        </w:rPr>
        <w:t>s</w:t>
      </w:r>
      <w:r w:rsidRPr="00E457C1">
        <w:rPr>
          <w:noProof/>
          <w:lang w:val="en-US"/>
        </w:rPr>
        <w:t xml:space="preserve">, temperature anomalies </w:t>
      </w:r>
      <w:r w:rsidR="007D7DC4" w:rsidRPr="00E457C1">
        <w:rPr>
          <w:noProof/>
          <w:lang w:val="en-US"/>
        </w:rPr>
        <w:t>are the dominant driver (Section 5.2.1.4.2</w:t>
      </w:r>
      <w:r w:rsidR="002E6463" w:rsidRPr="00E457C1">
        <w:rPr>
          <w:noProof/>
          <w:lang w:val="en-US"/>
        </w:rPr>
        <w:t xml:space="preserve">; </w:t>
      </w:r>
      <w:r>
        <w:rPr>
          <w:noProof/>
        </w:rPr>
        <w:fldChar w:fldCharType="begin" w:fldLock="1"/>
      </w:r>
      <w:r w:rsidR="008F46A5" w:rsidRPr="00E457C1">
        <w:rPr>
          <w:noProof/>
          <w:lang w:val="en-US"/>
        </w:rPr>
        <w:instrText>ADDIN CSL_CITATION { "citationItems" : [ { "id" : "ITEM-1", "itemData" : { "DOI" : "10.1038/nature20780", "ISSN" : "0028-0836", "abstract" : "Large interannual variations in the measured growth rate of atmospheric carbon dioxide (CO 2) originate primarily from fluctuations in carbon uptake by land ecosystems. It remains uncertain, however, to what extent temperature and water availability control the carbon balance of land ecosystems across spatial and temporal scales. Here we use empirical models based on eddy covariance data and process-based models to investigate the effect of changes in temperature and water availability on gross primary productivity (GPP), terrestrial ecosystem respiration (TER) and net ecosystem exchange (NEE) at local and global scales. We find that water availability is the dominant driver of the local interannual variability in GPP and TER. To a lesser extent this is true also for NEE at the local scale, but when integrated globally, temporal NEE variability is mostly driven by temperature fluctuations. We suggest that this apparent paradox can be explained by two compensatory water effects. Temporal water-driven GPP and TER variations compensate locally, dampening water-driven NEE variability. Spatial water availability anomalies also compens</w:instrText>
      </w:r>
      <w:r w:rsidR="008F46A5">
        <w:rPr>
          <w:noProof/>
        </w:rPr>
        <w:instrText>ate, leaving a dominant temperature signal in the year-to-year fluctuations of the land carbon sink. These findings help to reconcile seemingly contradictory reports regarding the importance of temperature and water in controlling the interannual variability of the terrestrial carbon balance. Our study indicates that spatial climate covariation drives the global carbon cycle response.", "author" : [ { "dropping-particle" : "", "family" : "Jung", "given" : "Martin", "non-dropping-particle" : "", "parse-names" : false, "suffix" : "" }, { "dropping-particle" : "", "family" : "Reichstein", "given" : "Markus", "non-dropping-particle" : "", "parse-names" : false, "suffix" : "" }, { "dropping-particle" : "", "family" : "Schwalm", "given" : "Christopher R.", "non-dropping-particle" : "", "parse-names" : false, "suffix" : "" }, { "dropping-particle" : "", "family" : "Huntingford", "given" : "Chris", "non-dropping-particle" : "", "parse-names" : false, "suffix" : "" }, { "dropping-particle" : "", "family" : "Sitch", "given" : "Stephen", "non-dropping-particle" : "", "parse-names" : false, "suffix" : "" }, { "dropping-particle" : "", "family" : "Ahlstr\u00f6m", "given" : "Anders", "non-dropping-particle" : "", "parse-names" : false, "suffix" : "" }, { "dropping-particle" : "", "family" : "Arneth", "given" : "Almut", "non-dropping-particle" : "", "parse-names" : false, "suffix" : "" }, { "dropping-particle" : "", "family" : "Camps-Valls", "given" : "Gustau", "non-dropping-particle" : "", "parse-names" : false, "suffix" : "" }, { "dropping-particle" : "", "family" : "Ciais", "given" : "Philippe", "non-dropping-particle" : "", "parse-names" : false, "suffix" : "" }, { "dropping-particle" : "", "family" : "Friedlingstein", "given" : "Pierre", "non-dropping-particle" : "", "parse-names" : false, "suffix" : "" }, { "dropping-particle" : "", "family" : "Gans", "given" : "Fabian", "non-dropping-particle" : "", "parse-names" : false, "suffix" : "" }, { "dropping-particle" : "", "family" : "Ichii", "given" : "Kazuhito", "non-dropping-particle" : "", "parse-names" : false, "suffix" : "" }, { "dropping-particle" : "", "family" : "Jain", "given" : "Atul K.", "non-dropping-particle" : "", "parse-names" : false, "suffix" : "" }, { "dropping-particle" : "", "family" : "Kato", "given" : "Etsushi", "non-dropping-particle" : "", "parse-names" : false, "suffix" : "" }, { "dropping-particle" : "", "family" : "Papale", "given" : "Dario", "non-dropping-particle" : "", "parse-names" : false, "suffix" : "" }, { "dropping-particle" : "", "family" : "Poulter", "given" : "Ben", "non-dropping-particle" : "", "parse-names" : false, "suffix" : "" }, { "dropping-particle" : "", "family" : "Raduly", "given" : "Botond", "non-dropping-particle" : "", "parse-names" : false, "suffix" : "" }, { "dropping-particle" : "", "family" : "R\u00f6denbeck", "given" : "Christian", "non-dropping-particle" : "", "parse-names" : false, "suffix" : "" }, { "dropping-particle" : "", "family" : "Tramontana", "given" : "Gianluca", "non-dropping-particle" : "", "parse-names" : false, "suffix" : "" }, { "dropping-particle" : "", "family" : "Viovy", "given" : "Nicolas", "non-d</w:instrText>
      </w:r>
      <w:r w:rsidR="008F46A5" w:rsidRPr="00E457C1">
        <w:rPr>
          <w:noProof/>
          <w:lang w:val="en-US"/>
        </w:rPr>
        <w:instrText>ropping-particle" : "", "parse-names" : false, "suffix" : "" }, { "dropping-particle" : "", "family" : "Wang", "given" : "Ying-Ping", "non-dropping-particle" : "", "parse-names" : false, "suffix" : "" }, { "dropping-particle" : "", "family" : "Weber", "given" : "Ulrich", "non-dropping-particle" : "", "parse-names" : false, "suffix" : "" }, { "dropping-particle" : "", "family" : "Zaehle", "given" : "S\u00f6nke", "non-dropping-particle" : "", "parse-names" : false, "suffix" : "" }, { "dropping-particle" : "", "family" : "Zeng", "given" : "Ning", "non-dropping-particle" : "", "parse-names" : false, "suffix" : "" } ], "container-title" : "Nature", "id" : "ITEM-1", "issue" : "7638", "issued" : { "date-parts" : [ [ "2017", "1", "16" ] ] }, "page" : "516-520", "title" : "Compensatory water effects link yearly global land CO2 sink changes to temperature", "translator" : [ { "dropping-particle" : "", "family" : "J2532", "given" : "", "non-dropping-particle" : "", "parse-names" : false, "suffix" : "" } ], "type" : "article-journal", "volume" : "541" }, "uris" : [ "http://www.mendeley.com/documents/?uuid=11f2d0e9-20ea-4a96-a29b-8bd54306d8f6" ] } ], "mendeley" : { "formattedCitation" : "(Jung et al., 2017)", "manualFormatting" : "Jung et al., 2017)", "plainTextFormattedCitation" : "(Jung et al., 2017)", "previouslyFormattedCitation" : "(Jung et al., 2017)" }, "properties" : { "noteIndex" : 0 }, "schema" : "https://github.com/citation-style-language/schema/raw/master/csl-citation.json" }</w:instrText>
      </w:r>
      <w:r>
        <w:rPr>
          <w:noProof/>
        </w:rPr>
        <w:fldChar w:fldCharType="separate"/>
      </w:r>
      <w:r w:rsidR="00393F8C">
        <w:rPr>
          <w:noProof/>
          <w:lang w:val="en-US"/>
        </w:rPr>
        <w:t>Jung et al., 2017)</w:t>
      </w:r>
      <w:r>
        <w:rPr>
          <w:noProof/>
        </w:rPr>
        <w:fldChar w:fldCharType="end"/>
      </w:r>
      <w:r w:rsidRPr="00E457C1">
        <w:rPr>
          <w:noProof/>
          <w:lang w:val="en-US"/>
        </w:rPr>
        <w:t>. The major role of levels of water stored in the ground in influencing land-atmosphere CO</w:t>
      </w:r>
      <w:r w:rsidRPr="00E457C1">
        <w:rPr>
          <w:noProof/>
          <w:vertAlign w:val="subscript"/>
          <w:lang w:val="en-US"/>
        </w:rPr>
        <w:t>2</w:t>
      </w:r>
      <w:r w:rsidRPr="00E457C1">
        <w:rPr>
          <w:noProof/>
          <w:lang w:val="en-US"/>
        </w:rPr>
        <w:t xml:space="preserve"> exchange </w:t>
      </w:r>
      <w:r w:rsidR="00284FB5" w:rsidRPr="00E457C1">
        <w:rPr>
          <w:noProof/>
          <w:lang w:val="en-US"/>
        </w:rPr>
        <w:t>has also been</w:t>
      </w:r>
      <w:r w:rsidRPr="00E457C1">
        <w:rPr>
          <w:noProof/>
          <w:lang w:val="en-US"/>
        </w:rPr>
        <w:t xml:space="preserve"> confirmed through simultaneous analysis of satellite gravimetry and atmospheric CO</w:t>
      </w:r>
      <w:r w:rsidRPr="00E457C1">
        <w:rPr>
          <w:noProof/>
          <w:vertAlign w:val="subscript"/>
          <w:lang w:val="en-US"/>
        </w:rPr>
        <w:t>2</w:t>
      </w:r>
      <w:r w:rsidRPr="00E457C1">
        <w:rPr>
          <w:noProof/>
          <w:lang w:val="en-US"/>
        </w:rPr>
        <w:t xml:space="preserve"> levels </w:t>
      </w:r>
      <w:r>
        <w:rPr>
          <w:noProof/>
        </w:rPr>
        <w:fldChar w:fldCharType="begin" w:fldLock="1"/>
      </w:r>
      <w:r w:rsidR="008F46A5" w:rsidRPr="00E457C1">
        <w:rPr>
          <w:noProof/>
          <w:lang w:val="en-US"/>
        </w:rPr>
        <w:instrText>ADDIN CSL_CITATION { "citationItems" : [ { "id" : "ITEM-1", "itemData" : { "DOI" : "10.1038/s41586-018-0424-4", "ISSN" : "0028-0836", "abstract" : "Land ecosystems absorb on average 30 per cent of anthropogenic carbon dioxide (CO 2 ) emissions, thereby slowing the increase of CO 2 concentration in the atmosphere 1 . Year-to-year variations in the atmospheric CO 2 growth rate are mostly due to fluctuating carbon uptake by land ecosystems 1 . The sensitivity of these fluctuations to changes in tropical temperature has been well documented 2\u20136 , but identifying the role of global water availability has proved to be elusive. So far, the only usable proxies for water availability have been time-lagged precipitation anomalies and drought indices 3\u20135 , owing to a lack of direct observations. Here, we use recent observations of terrestrial water storage changes derived from satellite gravimetry 7 to investigate terrestrial water effects on carbon cycle variability at global to regional scales. We show that the CO 2 growth rate is strongly sensitive to observed changes in terrestrial water storage, drier years being associated with faster atmospheric CO 2 growth. We demonstrate that this global relationship is independent of known temperature effects and is underestimated</w:instrText>
      </w:r>
      <w:r w:rsidR="008F46A5" w:rsidRPr="00AE3B5E">
        <w:rPr>
          <w:noProof/>
          <w:lang w:val="en-US"/>
        </w:rPr>
        <w:instrText xml:space="preserve"> i</w:instrText>
      </w:r>
      <w:r w:rsidR="008F46A5">
        <w:rPr>
          <w:noProof/>
        </w:rPr>
        <w:instrText>n current carbon cycle models. Our results indicate that interannual fluctuations in terrestrial water storage strongly affect the terrestrial carbon sink and highlight the importance of the interactions between the water and carbon cycles.", "author" : [ { "dropping-particle" : "", "family" : "Humphrey", "given" : "Vincent", "non-dropping-particle" : "", "parse-names" : false, "suffix" : "" }, { "dropping-particle" : "", "family" : "Zscheischler", "given" : "Jako</w:instrText>
      </w:r>
      <w:r w:rsidR="008F46A5" w:rsidRPr="00E457C1">
        <w:rPr>
          <w:noProof/>
          <w:lang w:val="en-US"/>
        </w:rPr>
        <w:instrText>b", "non-dropping-particle" : "", "parse-names" : false, "suffix" : "" }, { "dropping-particle" : "", "family" : "Ciais", "given" : "Philippe", "non-dropping-particle" : "", "parse-names" : false, "suffix" : "" }, { "dropping-particle" : "", "family" : "Gudmundsson", "given" : "Lukas", "non-dropping-particle" : "", "parse-names" : false, "suffix" : "" }, { "dropping-particle" : "", "family" : "Sitch", "given" : "Stephen", "non-dropping-particle" : "", "parse-names" : false, "suffix" : "" }, { "dropping-particle" : "", "family" : "Seneviratne", "given" : "Sonia I.", "non-dropping-particle" : "", "parse-names" : false, "suffix" : "" } ], "container-title" : "Nature", "id" : "ITEM-1", "issue" : "7720", "issued" : { "date-parts" : [ [ "2018", "8", "29" ] ] }, "page" : "628-631", "title" : "Sensitivity of atmospheric CO2 growth rate to observed changes in terrestrial water storage", "translator" : [ { "dropping-particle" : "", "family" : "J2531", "given" : "", "non-dropping-particle" : "", "parse-names" : false, "suffix" : "" } ], "type" : "article-journal", "volume" : "560" }, "uris" : [ "http://www.mendeley.com/documents/?uuid=a9cc8c9e-480f-4d6d-b293-b19f20cee1a4" ] } ], "mendeley" : { "formattedCitation" : "(Humphrey et al., 2018)", "plainTextFormattedCitation" : "(Humphrey et al., 2018)", "previouslyFormattedCitation" : "(Humphrey et al., 2018)" }, "properties" : { "noteIndex" : 0 }, "schema" : "https://github.com/citation-style-language/schema/raw/master/csl-citation.json" }</w:instrText>
      </w:r>
      <w:r>
        <w:rPr>
          <w:noProof/>
        </w:rPr>
        <w:fldChar w:fldCharType="separate"/>
      </w:r>
      <w:r w:rsidR="00393F8C">
        <w:rPr>
          <w:noProof/>
          <w:lang w:val="en-US"/>
        </w:rPr>
        <w:t>(Humphrey et al., 2018)</w:t>
      </w:r>
      <w:r>
        <w:rPr>
          <w:noProof/>
        </w:rPr>
        <w:fldChar w:fldCharType="end"/>
      </w:r>
      <w:r w:rsidRPr="00E457C1">
        <w:rPr>
          <w:noProof/>
          <w:lang w:val="en-US"/>
        </w:rPr>
        <w:t>.</w:t>
      </w:r>
      <w:r w:rsidR="00C87F62" w:rsidRPr="00E457C1">
        <w:rPr>
          <w:noProof/>
          <w:lang w:val="en-US"/>
        </w:rPr>
        <w:t xml:space="preserve"> </w:t>
      </w:r>
      <w:r w:rsidRPr="00E457C1">
        <w:rPr>
          <w:noProof/>
          <w:lang w:val="en-US"/>
        </w:rPr>
        <w:t xml:space="preserve">When considered globally, simulated land and ocean carbon sinks fall within the range of observation-based estimates with </w:t>
      </w:r>
      <w:r w:rsidRPr="00E457C1">
        <w:rPr>
          <w:i/>
          <w:noProof/>
          <w:lang w:val="en-US"/>
        </w:rPr>
        <w:t>high confidence</w:t>
      </w:r>
      <w:r w:rsidRPr="00E457C1">
        <w:rPr>
          <w:noProof/>
          <w:lang w:val="en-US"/>
        </w:rPr>
        <w:t xml:space="preserve">. But there is also </w:t>
      </w:r>
      <w:r w:rsidRPr="00E457C1">
        <w:rPr>
          <w:i/>
          <w:iCs/>
          <w:noProof/>
          <w:lang w:val="en-US"/>
        </w:rPr>
        <w:t xml:space="preserve">high confidence </w:t>
      </w:r>
      <w:r w:rsidRPr="00E457C1">
        <w:rPr>
          <w:noProof/>
          <w:lang w:val="en-US"/>
        </w:rPr>
        <w:t xml:space="preserve">that that apparent success arises for the wrong reasons, as models underestimate the </w:t>
      </w:r>
      <w:del w:id="2542" w:author="Sara M Tuson" w:date="2021-06-27T21:02:00Z">
        <w:r w:rsidRPr="00E457C1" w:rsidDel="00D66169">
          <w:rPr>
            <w:noProof/>
            <w:lang w:val="en-US"/>
          </w:rPr>
          <w:delText>NH</w:delText>
        </w:r>
      </w:del>
      <w:ins w:id="2543" w:author="Sara M Tuson" w:date="2021-06-27T21:02:00Z">
        <w:r w:rsidR="00D66169">
          <w:rPr>
            <w:noProof/>
            <w:lang w:val="en-US"/>
          </w:rPr>
          <w:t>Northern Hemisphere</w:t>
        </w:r>
      </w:ins>
      <w:r w:rsidRPr="00E457C1">
        <w:rPr>
          <w:noProof/>
          <w:lang w:val="en-US"/>
        </w:rPr>
        <w:t xml:space="preserve"> carbon sink, as discussed in </w:t>
      </w:r>
      <w:r w:rsidR="00417A54" w:rsidRPr="00E457C1">
        <w:rPr>
          <w:noProof/>
          <w:lang w:val="en-US"/>
        </w:rPr>
        <w:t>S</w:t>
      </w:r>
      <w:r w:rsidRPr="00E457C1">
        <w:rPr>
          <w:noProof/>
          <w:lang w:val="en-US"/>
        </w:rPr>
        <w:t>ection 5.4.5.3.</w:t>
      </w:r>
    </w:p>
    <w:p w14:paraId="3549163A" w14:textId="77777777" w:rsidR="009F594A" w:rsidRPr="00E457C1" w:rsidRDefault="009F594A" w:rsidP="009F594A">
      <w:pPr>
        <w:pStyle w:val="AR6BodyText"/>
        <w:rPr>
          <w:noProof/>
          <w:lang w:val="en-US"/>
        </w:rPr>
      </w:pPr>
    </w:p>
    <w:p w14:paraId="4FE6762D" w14:textId="77777777" w:rsidR="009F594A" w:rsidRPr="00E457C1" w:rsidRDefault="009F594A" w:rsidP="009F594A">
      <w:pPr>
        <w:pStyle w:val="AR6BodyText"/>
        <w:rPr>
          <w:noProof/>
          <w:lang w:val="en-US"/>
        </w:rPr>
      </w:pPr>
    </w:p>
    <w:p w14:paraId="575084A6" w14:textId="656F3FA5" w:rsidR="009F594A" w:rsidRPr="00686E45" w:rsidRDefault="009F594A" w:rsidP="009F594A">
      <w:pPr>
        <w:pStyle w:val="AR6BodyText"/>
        <w:rPr>
          <w:b/>
          <w:noProof/>
          <w:lang w:val="en-US"/>
        </w:rPr>
      </w:pPr>
      <w:r w:rsidRPr="00686E45">
        <w:rPr>
          <w:b/>
          <w:noProof/>
          <w:lang w:val="en-US"/>
        </w:rPr>
        <w:t xml:space="preserve">[START </w:t>
      </w:r>
      <w:r w:rsidRPr="00CB1BE0">
        <w:rPr>
          <w:rStyle w:val="AR6Chap3FigureCar"/>
          <w:b/>
          <w:noProof/>
          <w:sz w:val="22"/>
        </w:rPr>
        <w:t>FIGURE 3.</w:t>
      </w:r>
      <w:r>
        <w:rPr>
          <w:rStyle w:val="AR6Chap3FigureCar"/>
          <w:rFonts w:cs="Times New Roman"/>
          <w:b/>
          <w:noProof/>
          <w:sz w:val="22"/>
        </w:rPr>
        <w:t>3</w:t>
      </w:r>
      <w:r w:rsidR="0077206E">
        <w:rPr>
          <w:rStyle w:val="AR6Chap3FigureCar"/>
          <w:rFonts w:cs="Times New Roman"/>
          <w:b/>
          <w:noProof/>
          <w:sz w:val="22"/>
        </w:rPr>
        <w:t>1</w:t>
      </w:r>
      <w:r w:rsidRPr="00CB1BE0">
        <w:rPr>
          <w:rStyle w:val="AR6Chap3FigureCar"/>
          <w:rFonts w:cs="Times New Roman"/>
          <w:b/>
          <w:noProof/>
          <w:sz w:val="22"/>
        </w:rPr>
        <w:t xml:space="preserve"> </w:t>
      </w:r>
      <w:r w:rsidRPr="00686E45">
        <w:rPr>
          <w:b/>
          <w:noProof/>
          <w:lang w:val="en-US"/>
        </w:rPr>
        <w:t>HERE]</w:t>
      </w:r>
    </w:p>
    <w:p w14:paraId="46FDA826" w14:textId="77777777" w:rsidR="009F594A" w:rsidRPr="00686E45" w:rsidRDefault="009F594A" w:rsidP="009F594A">
      <w:pPr>
        <w:pStyle w:val="AR6BodyText"/>
        <w:rPr>
          <w:noProof/>
          <w:lang w:val="en-US"/>
        </w:rPr>
      </w:pPr>
    </w:p>
    <w:p w14:paraId="7054B5C6" w14:textId="4C05A2BA" w:rsidR="00592B9C" w:rsidRPr="00686E45" w:rsidRDefault="00686E45" w:rsidP="00686E45">
      <w:pPr>
        <w:pStyle w:val="AR6Chap3Figure"/>
        <w:ind w:left="1134" w:hanging="1134"/>
        <w:rPr>
          <w:highlight w:val="lightGray"/>
        </w:rPr>
      </w:pPr>
      <w:r>
        <w:rPr>
          <w:rFonts w:cs="Times New Roman"/>
          <w:b/>
          <w:bCs/>
          <w:color w:val="000000"/>
          <w:szCs w:val="20"/>
        </w:rPr>
        <w:t>Evaluation of historical emission-driven CMIP6 simulations for 1850</w:t>
      </w:r>
      <w:del w:id="2544" w:author="Sara M Tuson" w:date="2021-06-30T10:38:00Z">
        <w:r w:rsidDel="00856D0D">
          <w:rPr>
            <w:rFonts w:cs="Times New Roman"/>
            <w:b/>
            <w:bCs/>
            <w:color w:val="000000"/>
            <w:szCs w:val="20"/>
          </w:rPr>
          <w:delText>-</w:delText>
        </w:r>
      </w:del>
      <w:ins w:id="2545" w:author="Sara M Tuson" w:date="2021-06-30T10:38:00Z">
        <w:r>
          <w:rPr>
            <w:rFonts w:cs="Times New Roman"/>
            <w:b/>
            <w:bCs/>
            <w:color w:val="000000"/>
            <w:szCs w:val="20"/>
          </w:rPr>
          <w:t>–</w:t>
        </w:r>
      </w:ins>
      <w:r>
        <w:rPr>
          <w:rFonts w:cs="Times New Roman"/>
          <w:b/>
          <w:bCs/>
          <w:color w:val="000000"/>
          <w:szCs w:val="20"/>
        </w:rPr>
        <w:t>2014.</w:t>
      </w:r>
      <w:r>
        <w:rPr>
          <w:rFonts w:cs="Times New Roman"/>
          <w:color w:val="000000"/>
          <w:szCs w:val="20"/>
        </w:rPr>
        <w:t xml:space="preserve"> Observations (black) are compared to simulations of global mean </w:t>
      </w:r>
      <w:r w:rsidRPr="004C1F86">
        <w:rPr>
          <w:rFonts w:cs="Times New Roman"/>
          <w:b/>
          <w:bCs/>
          <w:color w:val="000000"/>
          <w:szCs w:val="20"/>
          <w:rPrChange w:id="2546" w:author="Ian Blenkinsop" w:date="2021-07-07T14:55:00Z">
            <w:rPr>
              <w:rFonts w:cs="Times New Roman"/>
              <w:color w:val="000000"/>
              <w:szCs w:val="20"/>
            </w:rPr>
          </w:rPrChange>
        </w:rPr>
        <w:t>(a)</w:t>
      </w:r>
      <w:r>
        <w:rPr>
          <w:rFonts w:cs="Times New Roman"/>
          <w:color w:val="000000"/>
          <w:szCs w:val="20"/>
        </w:rPr>
        <w:t xml:space="preserve"> atmospheric CO</w:t>
      </w:r>
      <w:r w:rsidRPr="00F05FD1">
        <w:rPr>
          <w:rFonts w:cs="Times New Roman"/>
          <w:color w:val="000000"/>
          <w:szCs w:val="20"/>
          <w:vertAlign w:val="subscript"/>
        </w:rPr>
        <w:t>2</w:t>
      </w:r>
      <w:r>
        <w:rPr>
          <w:rFonts w:cs="Times New Roman"/>
          <w:color w:val="000000"/>
          <w:szCs w:val="20"/>
        </w:rPr>
        <w:t xml:space="preserve"> concentration (ppmv), with observations from the National Oceanic and Atmospheric Administration Earth System Research Laboratory (NOAA ESRL</w:t>
      </w:r>
      <w:del w:id="2547" w:author="Ian Blenkinsop" w:date="2021-07-07T14:55:00Z">
        <w:r w:rsidDel="004C1F86">
          <w:rPr>
            <w:rFonts w:cs="Times New Roman"/>
            <w:color w:val="000000"/>
            <w:szCs w:val="20"/>
          </w:rPr>
          <w:delText xml:space="preserve">) </w:delText>
        </w:r>
      </w:del>
      <w:ins w:id="2548" w:author="Ian Blenkinsop" w:date="2021-07-07T14:55:00Z">
        <w:r>
          <w:rPr>
            <w:rFonts w:cs="Times New Roman"/>
            <w:color w:val="000000"/>
            <w:szCs w:val="20"/>
          </w:rPr>
          <w:t xml:space="preserve">; </w:t>
        </w:r>
      </w:ins>
      <w:r>
        <w:fldChar w:fldCharType="begin" w:fldLock="1"/>
      </w:r>
      <w:r>
        <w:instrText>ADDIN CSL_CITATION { "citationItems" : [ { "id" : "ITEM-1", "itemData" : { "URL" : "https://www.esrl.noaa.gov/gmd/ccgg/trends/gl_data.html", "author" : [ { "dropping-particle" : "", "family" : "Dlugokencky", "given" : "E. J.", "non-dropping-particle" : "", "parse-names" : false, "suffix" : "" }, { "dropping-particle" : "", "family" : "Tans", "given" : "P. P", "non-dropping-particle" : "", "parse-names" : false, "suffix" : "" } ], "id" : "ITEM-1", "issued" : { "date-parts" : [ [ "2020" ] ] }, "publisher" : "National Oceanic and Atmospheric Administration (NOAA) Global Monitoring Laboratory (GML)", "publisher-place" : "Boulder, CO, USA", "title" : "Trends in Atmospheric Carbon Dioxide", "translator" : [ { "dropping-particle" : "", "family" : "J6866", "given" : "Rt17", "non-dropping-particle" : "", "parse-names" : false, "suffix" : "" } ], "type" : "webpage" }, "uris" : [ "http://www.mendeley.com/documents/?uuid=cd6154e4-6bbf-478a-9408-f8d2dddf8f78" ] } ], "mendeley" : { "formattedCitation" : "(Dlugokencky and Tans, 2020)", "plainTextFormattedCitation" : "(Dlugokencky and Tans, 2020)", "previouslyFormattedCitation" : "(Dlugokencky and Tans, 2020)" }, "properties" : { "noteIndex" : 0 }, "schema" : "https://github.com/citation-style-language/schema/raw/master/csl-citation.json" }</w:instrText>
      </w:r>
      <w:r>
        <w:fldChar w:fldCharType="separate"/>
      </w:r>
      <w:del w:id="2549" w:author="Ian Blenkinsop" w:date="2021-07-07T14:56:00Z">
        <w:r w:rsidRPr="00492157" w:rsidDel="004C1F86">
          <w:rPr>
            <w:noProof/>
          </w:rPr>
          <w:delText>(</w:delText>
        </w:r>
      </w:del>
      <w:r w:rsidRPr="00492157">
        <w:rPr>
          <w:noProof/>
        </w:rPr>
        <w:t>Dlugokencky and Tans, 2020)</w:t>
      </w:r>
      <w:r>
        <w:fldChar w:fldCharType="end"/>
      </w:r>
      <w:del w:id="2550" w:author="Ian Blenkinsop" w:date="2021-07-07T14:56:00Z">
        <w:r w:rsidDel="004C1F86">
          <w:rPr>
            <w:rFonts w:cs="Times New Roman"/>
            <w:color w:val="000000"/>
            <w:szCs w:val="20"/>
          </w:rPr>
          <w:delText>,</w:delText>
        </w:r>
      </w:del>
      <w:ins w:id="2551" w:author="Ian Blenkinsop" w:date="2021-07-07T14:56:00Z">
        <w:r>
          <w:rPr>
            <w:rFonts w:cs="Times New Roman"/>
            <w:color w:val="000000"/>
            <w:szCs w:val="20"/>
          </w:rPr>
          <w:t>;</w:t>
        </w:r>
      </w:ins>
      <w:r>
        <w:rPr>
          <w:rFonts w:cs="Times New Roman"/>
          <w:color w:val="000000"/>
          <w:szCs w:val="20"/>
        </w:rPr>
        <w:t xml:space="preserve"> </w:t>
      </w:r>
      <w:r w:rsidRPr="004C1F86">
        <w:rPr>
          <w:rFonts w:cs="Times New Roman"/>
          <w:b/>
          <w:bCs/>
          <w:color w:val="000000"/>
          <w:szCs w:val="20"/>
          <w:rPrChange w:id="2552" w:author="Ian Blenkinsop" w:date="2021-07-07T14:56:00Z">
            <w:rPr>
              <w:rFonts w:cs="Times New Roman"/>
              <w:color w:val="000000"/>
              <w:szCs w:val="20"/>
            </w:rPr>
          </w:rPrChange>
        </w:rPr>
        <w:t>(b)</w:t>
      </w:r>
      <w:r>
        <w:rPr>
          <w:rFonts w:cs="Times New Roman"/>
          <w:color w:val="000000"/>
          <w:szCs w:val="20"/>
        </w:rPr>
        <w:t xml:space="preserve"> air surface temperature anomaly (°C) with respect to the 1850</w:t>
      </w:r>
      <w:del w:id="2553" w:author="Sara M Tuson" w:date="2021-06-30T10:38:00Z">
        <w:r w:rsidDel="00856D0D">
          <w:rPr>
            <w:rFonts w:cs="Times New Roman"/>
            <w:color w:val="000000"/>
            <w:szCs w:val="20"/>
          </w:rPr>
          <w:delText>-</w:delText>
        </w:r>
      </w:del>
      <w:ins w:id="2554" w:author="Sara M Tuson" w:date="2021-06-30T10:38:00Z">
        <w:r>
          <w:rPr>
            <w:rFonts w:cs="Times New Roman"/>
            <w:color w:val="000000"/>
            <w:szCs w:val="20"/>
          </w:rPr>
          <w:t>–</w:t>
        </w:r>
      </w:ins>
      <w:r>
        <w:rPr>
          <w:rFonts w:cs="Times New Roman"/>
          <w:color w:val="000000"/>
          <w:szCs w:val="20"/>
        </w:rPr>
        <w:t xml:space="preserve">1900 mean, with observations from HadCRUT4 </w:t>
      </w:r>
      <w:r>
        <w:fldChar w:fldCharType="begin" w:fldLock="1"/>
      </w:r>
      <w:r>
        <w:instrText>ADDIN CSL_CITATION { "citationItems" : [ { "id" : "ITEM-1", "itemData" : { "DOI" : "10.1029/2011JD017187", "author" : [ { "dropping-particle" : "", "family" : "Morice", "given" : "Colin P", "non-dropping-particle" : "", "parse-names" : false, "suffix" : "" }, { "dropping-particle" : "", "family" : "Kennedy", "given" : "John J", "non-dropping-particle" : "", "parse-names" : false, "suffix" : "" }, { "dropping-particle" : "", "family" : "Rayner", "given" : "Nick A", "non-dropping-particle" : "", "parse-names" : false, "suffix" : "" }, { "dropping-particle" : "", "family" : "Jones", "given" : "Phil D", "non-dropping-particle" : "", "parse-names" : false, "suffix" : "" } ], "container-title" : "Journal of Geophysical Research: Atmospheres", "id" : "ITEM-1", "issue" : "D8", "issued" : { "date-parts" : [ [ "2012" ] ] }, "publisher" : "Wiley Online Library", "title" : "Quantifying uncertainties in global and regional temperature change using an ensemble of observational estimates: The HadCRUT4 data set", "translator" : [ { "dropping-particle" : "", "family" : "J7024", "given" : "", "non-dropping-particle" : "", "parse-names" : false, "suffix" : "" } ], "type" : "article-journal", "volume" : "117" }, "uris" : [ "http://www.mendeley.com/documents/?uuid=006dfce0-580e-4adb-99c2-d4516e6d4284" ] } ], "mendeley" : { "formattedCitation" : "(Morice et al., 2012)", "plainTextFormattedCitation" : "(Morice et al., 2012)", "previouslyFormattedCitation" : "(Morice et al., 2012)" }, "properties" : { "noteIndex" : 0 }, "schema" : "https://github.com/citation-style-language/schema/raw/master/csl-citation.json" }</w:instrText>
      </w:r>
      <w:r>
        <w:fldChar w:fldCharType="separate"/>
      </w:r>
      <w:r w:rsidRPr="00296A2B">
        <w:rPr>
          <w:noProof/>
        </w:rPr>
        <w:t>(Morice et al., 2012)</w:t>
      </w:r>
      <w:r>
        <w:fldChar w:fldCharType="end"/>
      </w:r>
      <w:ins w:id="2555" w:author="Ian Blenkinsop" w:date="2021-07-07T14:56:00Z">
        <w:r>
          <w:t>;</w:t>
        </w:r>
      </w:ins>
      <w:r>
        <w:rPr>
          <w:rFonts w:cs="Times New Roman"/>
          <w:color w:val="000000"/>
          <w:szCs w:val="20"/>
        </w:rPr>
        <w:t xml:space="preserve"> </w:t>
      </w:r>
      <w:r w:rsidRPr="004C1F86">
        <w:rPr>
          <w:rFonts w:cs="Times New Roman"/>
          <w:b/>
          <w:bCs/>
          <w:color w:val="000000"/>
          <w:szCs w:val="20"/>
          <w:rPrChange w:id="2556" w:author="Ian Blenkinsop" w:date="2021-07-07T14:56:00Z">
            <w:rPr>
              <w:rFonts w:cs="Times New Roman"/>
              <w:color w:val="000000"/>
              <w:szCs w:val="20"/>
            </w:rPr>
          </w:rPrChange>
        </w:rPr>
        <w:t>(c)</w:t>
      </w:r>
      <w:r>
        <w:rPr>
          <w:rFonts w:cs="Times New Roman"/>
          <w:color w:val="000000"/>
          <w:szCs w:val="20"/>
        </w:rPr>
        <w:t xml:space="preserve"> land carbon uptake (PgC yr</w:t>
      </w:r>
      <w:del w:id="2557" w:author="Ian Blenkinsop" w:date="2021-07-07T14:56:00Z">
        <w:r w:rsidRPr="00A3708D" w:rsidDel="004C1F86">
          <w:rPr>
            <w:rFonts w:cs="Times New Roman"/>
            <w:color w:val="000000"/>
            <w:szCs w:val="20"/>
            <w:vertAlign w:val="superscript"/>
          </w:rPr>
          <w:delText>-</w:delText>
        </w:r>
      </w:del>
      <w:ins w:id="2558" w:author="Ian Blenkinsop" w:date="2021-07-07T14:56:00Z">
        <w:r>
          <w:rPr>
            <w:rFonts w:cs="Times New Roman"/>
            <w:color w:val="000000"/>
            <w:szCs w:val="20"/>
            <w:vertAlign w:val="superscript"/>
          </w:rPr>
          <w:t>–</w:t>
        </w:r>
      </w:ins>
      <w:r w:rsidRPr="00A3708D">
        <w:rPr>
          <w:rFonts w:cs="Times New Roman"/>
          <w:color w:val="000000"/>
          <w:szCs w:val="20"/>
          <w:vertAlign w:val="superscript"/>
        </w:rPr>
        <w:t>1</w:t>
      </w:r>
      <w:r>
        <w:rPr>
          <w:rFonts w:cs="Times New Roman"/>
          <w:color w:val="000000"/>
          <w:szCs w:val="20"/>
        </w:rPr>
        <w:t xml:space="preserve">), </w:t>
      </w:r>
      <w:r w:rsidRPr="004C1F86">
        <w:rPr>
          <w:rFonts w:cs="Times New Roman"/>
          <w:b/>
          <w:bCs/>
          <w:color w:val="000000"/>
          <w:szCs w:val="20"/>
          <w:rPrChange w:id="2559" w:author="Ian Blenkinsop" w:date="2021-07-07T14:56:00Z">
            <w:rPr>
              <w:rFonts w:cs="Times New Roman"/>
              <w:color w:val="000000"/>
              <w:szCs w:val="20"/>
            </w:rPr>
          </w:rPrChange>
        </w:rPr>
        <w:t>(d)</w:t>
      </w:r>
      <w:r>
        <w:rPr>
          <w:rFonts w:cs="Times New Roman"/>
          <w:color w:val="000000"/>
          <w:szCs w:val="20"/>
        </w:rPr>
        <w:t xml:space="preserve"> ocean carbon uptake (PgC yr</w:t>
      </w:r>
      <w:del w:id="2560" w:author="Ian Blenkinsop" w:date="2021-07-07T14:56:00Z">
        <w:r w:rsidRPr="00A3708D" w:rsidDel="004C1F86">
          <w:rPr>
            <w:rFonts w:cs="Times New Roman"/>
            <w:color w:val="000000"/>
            <w:szCs w:val="20"/>
            <w:vertAlign w:val="superscript"/>
          </w:rPr>
          <w:delText>-</w:delText>
        </w:r>
      </w:del>
      <w:ins w:id="2561" w:author="Ian Blenkinsop" w:date="2021-07-07T14:56:00Z">
        <w:r>
          <w:rPr>
            <w:rFonts w:cs="Times New Roman"/>
            <w:color w:val="000000"/>
            <w:szCs w:val="20"/>
            <w:vertAlign w:val="superscript"/>
          </w:rPr>
          <w:t>–</w:t>
        </w:r>
      </w:ins>
      <w:r w:rsidRPr="00A3708D">
        <w:rPr>
          <w:rFonts w:cs="Times New Roman"/>
          <w:color w:val="000000"/>
          <w:szCs w:val="20"/>
          <w:vertAlign w:val="superscript"/>
        </w:rPr>
        <w:t>1</w:t>
      </w:r>
      <w:r>
        <w:rPr>
          <w:rFonts w:cs="Times New Roman"/>
          <w:color w:val="000000"/>
          <w:szCs w:val="20"/>
        </w:rPr>
        <w:t>), both with observations from the Global Carbon Project (GCP</w:t>
      </w:r>
      <w:del w:id="2562" w:author="Ian Blenkinsop" w:date="2021-07-07T14:56:00Z">
        <w:r w:rsidDel="004C1F86">
          <w:rPr>
            <w:rFonts w:cs="Times New Roman"/>
            <w:color w:val="000000"/>
            <w:szCs w:val="20"/>
          </w:rPr>
          <w:delText xml:space="preserve">) </w:delText>
        </w:r>
      </w:del>
      <w:ins w:id="2563" w:author="Ian Blenkinsop" w:date="2021-07-07T14:56:00Z">
        <w:r>
          <w:rPr>
            <w:rFonts w:cs="Times New Roman"/>
            <w:color w:val="000000"/>
            <w:szCs w:val="20"/>
          </w:rPr>
          <w:t xml:space="preserve">; </w:t>
        </w:r>
      </w:ins>
      <w:r>
        <w:fldChar w:fldCharType="begin" w:fldLock="1"/>
      </w:r>
      <w:r>
        <w:instrText>ADDIN CSL_CITATION { "citationItems" : [ { "id" : "ITEM-1", "itemData" : { "DOI" : "10.5194/essd-11-1783-2019", "ISSN" : "18663516", "abstract" : "Accurate assessment of anthropogenic carbon dioxide (CO2) emissions and their redistribution among the atmosphere, ocean, and terrestrial biosphere-the \"global carbon budget\"-is important to better understand the global carbon cycle, support the development of climate policies, and project future climate change. Here we describe data sets and methodology to quantify the five major components of the global carbon budget and their uncertainties. Fossil CO2 emissions (EFF) are based on energy statistics and cement production data, while emissions from land use change (ELUC), mainly deforestation, are based on land use and land use change data and bookkeeping models. Atmospheric CO2 concentration is measured directly and its growth rate (GATM) is computed from the annual changes in concentration. The ocean CO2 sink (SOCEAN) and terrestrial CO2 sink (SLAND) are estimated with global process models constrained by observations. The resulting carbon budget imbalance (BIM), the difference between the estimated total emissions and the estimated changes in the atmosphere, ocean, and terrestrial biosphere, is a measure of imperfect data and understanding of the contemporary carbon cycle. All uncertainties are reported as \u00b11\u03c3. For the last decade available (2009-2018), EFF was 9:5\u00b10:5 GtC yr-1, ELUC 1:5\u00b10:7 GtC yr-1, GATM 4:9\u00b10:02 GtC yr-1 (2:3\u00b10:01 ppm yr-1), SOCEAN 2:5\u00b10:6 GtC yr-1, and SLAND 3:2\u00b10:6 GtC yr-1, with a budget imbalance BIM of 0.4 GtC yr-1 indicating overestimated emissions and/or underestimated sinks. For the year 2018 alone, the growth in EFF was about 2.1% and fossil emissions increased to 10:0\u00b10:5 GtC yr-1, reaching 10 GtC yr-1 for the first time in history, ELUC was 1:5\u00b10:7 GtC yr-1, for total anthropogenic CO2 emissions of 11:5\u00b10:9 GtC yr-1 (42:5\u00b13:3 GtCO2). Also for 2018, GATM was 5:1\u00b10:2 GtC yr-1 (2:4\u00b10:1 ppm yr-1), SOCEAN was 2:6\u00b10:6 GtC yr-1, and SLAND was 3:5\u00b10:7 GtC yr-1, with a BIM of 0.3 GtC. The global atmospheric CO2 concentration reached 407:38\u00b10:1 ppm averaged over 2018. For 2019, preliminary data for the first 6-10 months indicate a reduced growth in EFF of C0:6% (range of.0:2% to 1.5 %) based on national emissions projections for China, the USA, the EU, and India and projections of gross domestic product corrected for recent changes in the carbon intensity of the economy for the rest of the world. Overall, the mean and trend in the five components of the global carbon budget are consistently estimated over the period 1959-2018, bu\u2026", "author" : [ { "dropping-particle" : "", "family" : "Friedlingstein", "given" : "Pierre", "non-dropping-particle" : "", "parse-names" : false, "suffix" : "" }, { "dropping-particle" : "", "family" : "Jones", "given" : "Matthew W.", "non-dropping-particle" : "", "parse-names" : false, "suffix" : "" }, { "dropping-particle" : "", "family" : "O'Sullivan", "given" : "Michael", "non-dropping-particle" : "", "parse-names" : false, "suffix" : "" }, { "dropping-particle" : "", "family" : "Andrew", "given" : "Robbie M.", "non-dropping-particle" : "", "parse-names" : false, "suffix" : "" }, { "dropping-particle" : "", "family" : "Hauck", "given" : "Judith", "non-dropping-particle" : "", "parse-names" : false, "suffix" : "" }, { "dropping-particle" : "", "family" : "Peters", "given" : "Glen P.", "non-dropping-particle" : "", "parse-names" : false, "suffix" : "" }, { "dropping-particle" : "", "family" : "Peters", "given" : "Wouter", "non-dropping-particle" : "", "parse-names" : false, "suffix" : "" }, { "dropping-particle" : "", "family" : "Pongratz", "given" : "Julia", "non-dropping-particle" : "", "parse-names" : false, "suffix" : "" }, { "dropping-particle" : "", "family" : "Sitch", "given" : "Stephen", "non-dropping-particle" : "", "parse-names" : false, "suffix" : "" }, { "dropping-particle" : "", "family" : "Qu\u00e9r\u00e9", "given" : "Corinne", "non-dropping-particle" : "Le", "parse-names" : false, "suffix" : "" }, { "dropping-particle" : "", "family" : "DBakker", "given" : "Orothee C.E.", "non-dropping-particle" : "", "parse-names" : false, "suffix" : "" }, { "dropping-particle" : "", "family" : "Canadell1", "given" : "Josep G.", "non-dropping-particle" : "", "parse-names" : false, "suffix" : "" }, { "dropping-particle" : "", "family" : "Ciais1", "given" : "Philippe", "non-dropping-particle" : "", "parse-names" : false, "suffix" : "" }, { "dropping-particle" : "", "family" : "Jackson", "given" : "Robert B.", "non-dropping-particle" : "", "parse-names" : false, "suffix" : "" }, { "dropping-particle" : "", "family" : "Anthoni1", "given" : "Peter", "non-dropping-particle" : "", "parse-names" : false, "suffix" : "" }, { "dropping-particle" : "", "family" : "Barbero", "given" : "Leticia", "non-dropping-particle" : "", "parse-names" : false, "suffix" : "" }, { "dropping-particle" : "", "family" : "Bastos", "given" : "Ana", "non-dropping-particle" : "", "parse-names" : false, "suffix" : "" }, { "dropping-particle" : "", "family" : "Bastrikov", "given" : "Vladislav", "non-dropping-particle" : "", "parse-names" : false, "suffix" : "" }, { "dropping-particle" : "", "family" : "Becker", "given" : "Meike", "non-dropping-particle" : "", "parse-names" : false, "suffix" : "" }, { "dropping-particle" : "", "family" : "Bopp", "given" : "Laurent", "non-dropping-particle" : "", "parse-names" : false, "suffix" : "" }, { "dropping-particle" : "", "family" : "Buitenhuis", "given" : "Erik", "non-dropping-particle" : "", "parse-names" : false, "suffix" : "" }, { "dropping-particle" : "", "family" : "Chandra", "given" : "Naveen",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"Currie", "given" : "Kim I.", "non-dropping-particle" : "", "parse-names" : false, "suffix" : "" }, { "dropping-particle" : "", "family" : "Feely", "given" : "Richard A.", "non-dropping-particle" : "", "parse-names" : false, "suffix" : "" }, { "dropping-particle" : "", "family" : "Gehlen", "given" : "Marion", "non-dropping-particle" : "", "parse-names" : false, "suffix" : "" }, { "dropping-particle" : "", "family" : "Gilfillan", "given" : "Dennis",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"Gruber", "given" : "Nicolas", "non-dropping-particle" : "", "parse-names" : false, "suffix" : "" }, { "dropping-particle" : "", "family" : "Gutekunst", "given" : "S\u00f6ren", "non-dropping-particle" : "", "parse-names" : false, "suffix" : "" }, { "dropping-particle" : "", "family" : "Harris", "given" : "Ian", "non-dropping-particle" : "", "parse-names" : false, "suffix" : "" }, { "dropping-particle" : "", "family" : "Haverd", "given" : "Vanessa",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"Joetzjer", "given" : "Emilie", "non-dropping-particle" : "", "parse-names" : false, "suffix" : "" }, { "dropping-particle" : "", "family" : "Kaplan", "given" : "Jed O.", "non-dropping-particle" : "", "parse-names" : false, "suffix" : "" }, { "dropping-particle" : "", "family" : "Kato", "given" : "Etsushi", "non-dropping-particle" : "", "parse-names" : false, "suffix" : "" }, { "dropping-particle" : "", "family" : "Goldewijk", "given" : "Kees Klein", "non-dropping-particle" : "", "parse-names" : false, "suffix" : "" }, { "dropping-particle" : "", "family" : "Korsbakken", "given" : "Jan Ivar", "non-dropping-particle" : "", "parse-names" : false, "suffix" : "" }, { "dropping-particle" : "", "family" : "Landsch\u00fctzer", "given" : "Peter", "non-dropping-particle" : "", "parse-names" : false, "suffix" : "" }, { "dropping-particle" : "", "family" : "Lauvset", "given" : "Siv K.", "non-dropping-particle" : "", "parse-names" : false, "suffix" : "" }, { "dropping-particle" : "", "family" : "Lef\u00e8vre", "given" : "Nathalie", "non-dropping-particle" : "", "parse-names" : false, "suffix" : "" }, { "dropping-particle" : "", "family" : "Lenton", "given" : "Andrew",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"Marland", "given" : "Gregg", "non-dropping-particle" : "", "parse-names" : false, "suffix" : "" }, { "dropping-particle" : "", "family" : "McGuire", "given" : "Patrick C.", "non-dropping-particle" : "", "parse-names" : false, "suffix" : "" }, { "dropping-particle" : "", "family" : "Melton", "given" : "Joe R.",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E.M.S.", "non-dropping-particle" : "", "parse-names" : false, "suffix" : "" }, { "dropping-particle" : "", "family" : "Nakaoka", "given" : "Shin Ichiro", "non-dropping-particle" : "", "parse-names" : false, "suffix" : "" }, { "dropping-particle" : "", "family" : "Neill", "given" : "Craig", "non-dropping-particle" : "", "parse-names" : false, "suffix" : "" }, { "dropping-particle" : "", "family" : "Omar", "given" : "Abdirahman M.", "non-dropping-particle" : "", "parse-names" : false, "suffix" : "" }, { "dropping-particle" : "", "family" : "Ono", "given" : "Tsuneo", "non-dropping-particle" : "", "parse-names" : false, "suffix" : "" }, { "dropping-particle" : "", "family" : "Peregon", "given" : "Anna",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"R\u00f6denbeck", "given" : "Christian", "non-dropping-particle" : "", "parse-names" : false, "suffix" : "" }, { "dropping-particle" : "", "family" : "S\u00e9f\u00e9rian", "given" : "Roland", "non-dropping-particle" : "", "parse-names" : false, "suffix" : "" }, { "dropping-particle" : "", "family" : "Schwinger", "given" : "J\u00f6rg", "non-dropping-particle" : "", "parse-names" : false, "suffix" : "" }, { "dropping-particle" : "", "family" : "Smith", "given" : "Naomi",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"Werf", "given" : "Guido R.", "non-dropping-particle" : "Van Der", "parse-names" : false, "suffix" : "" }, { "dropping-particle" : "", "family" : "Wiltshire", "given" : "Andrew J.", "non-dropping-particle" : "", "parse-names" : false, "suffix" : "" }, { "dropping-particle" : "", "family" : "Zaehle", "given" : "S\u00f6nke", "non-dropping-particle" : "", "parse-names" : false, "suffix" : "" } ], "container-title" : "Earth System Science Data", "id" : "ITEM-1", "issue" : "4", "issued" : { "date-parts" : [ [ "2019" ] ] }, "title" : "Global carbon budget 2019", "translator" : [ { "dropping-particle" : "", "family" : "J6734", "given" : "", "non-dropping-particle" : "", "parse-names" : false, "suffix" : "" } ], "type" : "article-journal", "volume" : "11" }, "uris" : [ "http://www.mendeley.com/documents/?uuid=e68b331b-6a92-4af5-820c-da580c747312" ] } ], "mendeley" : { "formattedCitation" : "(Friedlingstein et al., 2019)", "plainTextFormattedCitation" : "(Friedlingstein et al., 2019)", "previouslyFormattedCitation" : "(Friedlingstein et al., 2019)" }, "properties" : { "noteIndex" : 0 }, "schema" : "https://github.com/citation-style-language/schema/raw/master/csl-citation.json" }</w:instrText>
      </w:r>
      <w:r>
        <w:fldChar w:fldCharType="separate"/>
      </w:r>
      <w:del w:id="2564" w:author="Ian Blenkinsop" w:date="2021-07-07T14:56:00Z">
        <w:r w:rsidRPr="00296A2B" w:rsidDel="004C1F86">
          <w:rPr>
            <w:noProof/>
          </w:rPr>
          <w:delText>(</w:delText>
        </w:r>
      </w:del>
      <w:r w:rsidRPr="00296A2B">
        <w:rPr>
          <w:noProof/>
        </w:rPr>
        <w:t>Friedlingstein et al., 2019)</w:t>
      </w:r>
      <w:r>
        <w:fldChar w:fldCharType="end"/>
      </w:r>
      <w:r>
        <w:rPr>
          <w:rFonts w:cs="Times New Roman"/>
          <w:color w:val="000000"/>
          <w:szCs w:val="20"/>
        </w:rPr>
        <w:t xml:space="preserve"> and grey shading indicating the observational uncertainty. </w:t>
      </w:r>
      <w:r w:rsidRPr="00D94735">
        <w:rPr>
          <w:rFonts w:cs="Times New Roman"/>
          <w:szCs w:val="20"/>
        </w:rPr>
        <w:t xml:space="preserve">Land and ocean carbon uptakes </w:t>
      </w:r>
      <w:r>
        <w:rPr>
          <w:rFonts w:cs="Times New Roman"/>
          <w:color w:val="000000"/>
          <w:szCs w:val="20"/>
        </w:rPr>
        <w:t xml:space="preserve">are plotted using a 10-year running mean for better visibility. The ocean uptake is offset to 0 in 1850 to correct for pre-industrial riverine-induced carbon fluxes. </w:t>
      </w:r>
      <w:r w:rsidRPr="004369BC">
        <w:rPr>
          <w:rFonts w:cs="Times New Roman"/>
          <w:szCs w:val="20"/>
        </w:rPr>
        <w:t xml:space="preserve">Further details on data sources and processing are available in the chapter data table (Table </w:t>
      </w:r>
      <w:r>
        <w:rPr>
          <w:rFonts w:cs="Times New Roman"/>
          <w:szCs w:val="20"/>
        </w:rPr>
        <w:t>3.SM.1</w:t>
      </w:r>
      <w:r w:rsidRPr="004369BC">
        <w:rPr>
          <w:rFonts w:cs="Times New Roman"/>
          <w:szCs w:val="20"/>
        </w:rPr>
        <w:t>).</w:t>
      </w:r>
    </w:p>
    <w:p w14:paraId="25D47A1A" w14:textId="74FD483D" w:rsidR="009F594A" w:rsidRPr="00E457C1" w:rsidRDefault="009F594A" w:rsidP="009F594A">
      <w:pPr>
        <w:pStyle w:val="AR6BodyText"/>
        <w:rPr>
          <w:b/>
          <w:noProof/>
          <w:lang w:val="en-US"/>
        </w:rPr>
      </w:pPr>
      <w:r w:rsidRPr="00E457C1">
        <w:rPr>
          <w:b/>
          <w:noProof/>
          <w:lang w:val="en-US"/>
        </w:rPr>
        <w:t xml:space="preserve">[END </w:t>
      </w:r>
      <w:r w:rsidRPr="00CB1BE0">
        <w:rPr>
          <w:rStyle w:val="AR6Chap3FigureCar"/>
          <w:rFonts w:cs="Times New Roman"/>
          <w:b/>
          <w:noProof/>
          <w:sz w:val="22"/>
        </w:rPr>
        <w:t>FIGURE 3.</w:t>
      </w:r>
      <w:r>
        <w:rPr>
          <w:rStyle w:val="AR6Chap3FigureCar"/>
          <w:rFonts w:cs="Times New Roman"/>
          <w:b/>
          <w:noProof/>
          <w:sz w:val="22"/>
        </w:rPr>
        <w:t>3</w:t>
      </w:r>
      <w:r w:rsidR="0077206E">
        <w:rPr>
          <w:rStyle w:val="AR6Chap3FigureCar"/>
          <w:rFonts w:cs="Times New Roman"/>
          <w:b/>
          <w:noProof/>
          <w:sz w:val="22"/>
        </w:rPr>
        <w:t>1</w:t>
      </w:r>
      <w:r w:rsidRPr="00E457C1">
        <w:rPr>
          <w:b/>
          <w:noProof/>
          <w:lang w:val="en-US"/>
        </w:rPr>
        <w:t xml:space="preserve"> HERE]</w:t>
      </w:r>
    </w:p>
    <w:p w14:paraId="635D1062" w14:textId="77777777" w:rsidR="009F594A" w:rsidRPr="00E457C1" w:rsidRDefault="009F594A" w:rsidP="009F594A">
      <w:pPr>
        <w:pStyle w:val="AR6BodyText"/>
        <w:rPr>
          <w:noProof/>
          <w:highlight w:val="lightGray"/>
          <w:lang w:val="en-US"/>
        </w:rPr>
      </w:pPr>
    </w:p>
    <w:p w14:paraId="044A70BF" w14:textId="77777777" w:rsidR="009F594A" w:rsidRPr="00E457C1" w:rsidRDefault="009F594A" w:rsidP="009F594A">
      <w:pPr>
        <w:pStyle w:val="AR6BodyText"/>
        <w:rPr>
          <w:noProof/>
          <w:highlight w:val="lightGray"/>
          <w:lang w:val="en-US"/>
        </w:rPr>
      </w:pPr>
    </w:p>
    <w:p w14:paraId="62B64216" w14:textId="4CE72B6E" w:rsidR="00915E8F" w:rsidRPr="00E457C1" w:rsidRDefault="009F594A" w:rsidP="009F594A">
      <w:pPr>
        <w:pStyle w:val="AR6BodyText"/>
        <w:rPr>
          <w:rFonts w:cs="Times New Roman"/>
          <w:noProof/>
          <w:lang w:val="en-US"/>
        </w:rPr>
      </w:pPr>
      <w:r w:rsidRPr="00E457C1">
        <w:rPr>
          <w:rFonts w:cs="Times New Roman"/>
          <w:noProof/>
          <w:lang w:val="en-US"/>
        </w:rPr>
        <w:t>The seasonal cycle in atmospheric CO</w:t>
      </w:r>
      <w:r w:rsidRPr="00E457C1">
        <w:rPr>
          <w:rFonts w:cs="Times New Roman"/>
          <w:noProof/>
          <w:vertAlign w:val="subscript"/>
          <w:lang w:val="en-US"/>
        </w:rPr>
        <w:t>2</w:t>
      </w:r>
      <w:r w:rsidRPr="00E457C1">
        <w:rPr>
          <w:rFonts w:cs="Times New Roman"/>
          <w:noProof/>
          <w:lang w:val="en-US"/>
        </w:rPr>
        <w:t xml:space="preserve">, which is driven by the drawdown of carbon by </w:t>
      </w:r>
      <w:r w:rsidR="002C52A9" w:rsidRPr="00E457C1">
        <w:rPr>
          <w:rFonts w:cs="Times New Roman"/>
          <w:noProof/>
          <w:lang w:val="en-US"/>
        </w:rPr>
        <w:t>photosynthesis on land</w:t>
      </w:r>
      <w:r w:rsidRPr="00E457C1">
        <w:rPr>
          <w:rFonts w:cs="Times New Roman"/>
          <w:noProof/>
          <w:lang w:val="en-US"/>
        </w:rPr>
        <w:t xml:space="preserve"> during the summer and release by respiration during the winter, has increased in amplitude since the start of systematic monitoring (</w:t>
      </w:r>
      <w:r w:rsidR="001F1422" w:rsidRPr="00AC1A12">
        <w:rPr>
          <w:noProof/>
          <w:lang w:val="en-CA" w:eastAsia="en-US"/>
        </w:rPr>
        <w:t>Figure 3.32</w:t>
      </w:r>
      <w:del w:id="2565" w:author="Ian Blenkinsop" w:date="2021-07-13T12:25:00Z">
        <w:r w:rsidRPr="00E457C1" w:rsidDel="00BD56AA">
          <w:rPr>
            <w:rFonts w:cs="Times New Roman"/>
            <w:noProof/>
            <w:lang w:val="en-US"/>
          </w:rPr>
          <w:delText xml:space="preserve">, </w:delText>
        </w:r>
      </w:del>
      <w:ins w:id="2566" w:author="Ian Blenkinsop" w:date="2021-07-13T12:25:00Z">
        <w:r w:rsidR="00BD56AA">
          <w:rPr>
            <w:rFonts w:cs="Times New Roman"/>
            <w:noProof/>
            <w:lang w:val="en-US"/>
          </w:rPr>
          <w:t>;</w:t>
        </w:r>
        <w:r w:rsidR="00BD56AA" w:rsidRPr="00E457C1">
          <w:rPr>
            <w:rFonts w:cs="Times New Roman"/>
            <w:noProof/>
            <w:lang w:val="en-US"/>
          </w:rPr>
          <w:t xml:space="preserve"> </w:t>
        </w:r>
      </w:ins>
      <w:r w:rsidRPr="00E457C1">
        <w:rPr>
          <w:rFonts w:cs="Times New Roman"/>
          <w:noProof/>
          <w:lang w:val="en-US"/>
        </w:rPr>
        <w:t xml:space="preserve">see also Section 2.3.4.1). This trend, which is larger at higher latitudes of the </w:t>
      </w:r>
      <w:del w:id="2567" w:author="Sara M Tuson" w:date="2021-06-27T21:02:00Z">
        <w:r w:rsidRPr="00E457C1" w:rsidDel="00D66169">
          <w:rPr>
            <w:rFonts w:cs="Times New Roman"/>
            <w:noProof/>
            <w:lang w:val="en-US"/>
          </w:rPr>
          <w:delText>NH</w:delText>
        </w:r>
      </w:del>
      <w:ins w:id="2568" w:author="Sara M Tuson" w:date="2021-06-27T21:02:00Z">
        <w:r w:rsidR="00D66169">
          <w:rPr>
            <w:rFonts w:cs="Times New Roman"/>
            <w:noProof/>
            <w:lang w:val="en-US"/>
          </w:rPr>
          <w:t>Northern Hemisphere</w:t>
        </w:r>
      </w:ins>
      <w:r w:rsidRPr="00E457C1">
        <w:rPr>
          <w:rFonts w:cs="Times New Roman"/>
          <w:noProof/>
          <w:lang w:val="en-US"/>
        </w:rPr>
        <w:t xml:space="preserve">, was first reported by </w:t>
      </w:r>
      <w:r>
        <w:rPr>
          <w:rFonts w:cs="Times New Roman"/>
          <w:noProof/>
        </w:rPr>
        <w:fldChar w:fldCharType="begin" w:fldLock="1"/>
      </w:r>
      <w:r w:rsidR="00E719C0">
        <w:rPr>
          <w:rFonts w:cs="Times New Roman"/>
          <w:noProof/>
          <w:lang w:val="en-US"/>
        </w:rPr>
        <w:instrText>ADDIN CSL_CITATION { "citationItems" : [ { "id" : "ITEM-1", "itemData" : { "author" : [ { "dropping-particle" : "", "family" : "Keeling", "given" : "C D", "non-dropping-particle" : "", "parse-names" : false, "suffix" : "" }, { "dropping-particle" : "", "family" : "Chin", "given" : "J F S", "non-dropping-particle" : "", "parse-names" : false, "suffix" : "" }, { "dropping-particle" : "", "family" : "Whorf", "given" : "T P", "non-dropping-particle" : "", "parse-names" : false, "suffix" : "" } ], "container-title" : "Nature", "id" : "ITEM-1", "issued" : { "date-parts" : [ [ "1996", "7" ] ] }, "page" : "146", "publisher" : "Nature Publishing Group", "title" : "Increased activity of northern vegetation inferred from atmospheric CO2 measurements", "translator" : [ { "dropping-particle" : "", "family" : "J5144", "given" : "", "non-dropping-particle" : "", "parse-names" : false, "suffix" : "" } ], "type" : "article-journal", "volume" : "382" }, "uris" : [ "http://www.mendeley.com/documents/?uuid=540c1bdd-1847-48cf-a61d-0e022b4ed390" ] } ], "mendeley" : { "formattedCitation" : "(Keeling et al., 1996)", "manualFormatting" : "Keeling et al. (1996)", "plainTextFormattedCitation" : "(Keeling et al., 1996)", "previouslyFormattedCitation" : "(Keeling et al., 1996)"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Keeling et al. (1996)</w:t>
      </w:r>
      <w:r>
        <w:rPr>
          <w:rFonts w:cs="Times New Roman"/>
          <w:noProof/>
        </w:rPr>
        <w:fldChar w:fldCharType="end"/>
      </w:r>
      <w:r w:rsidRPr="00E457C1">
        <w:rPr>
          <w:rFonts w:cs="Times New Roman"/>
          <w:noProof/>
          <w:lang w:val="en-US"/>
        </w:rPr>
        <w:t xml:space="preserve"> and has continued. Changes </w:t>
      </w:r>
      <w:r w:rsidR="00A83C9D" w:rsidRPr="00E457C1">
        <w:rPr>
          <w:rFonts w:cs="Times New Roman"/>
          <w:noProof/>
          <w:lang w:val="en-US"/>
        </w:rPr>
        <w:t xml:space="preserve">in vegetation productivity </w:t>
      </w:r>
      <w:r w:rsidRPr="00E457C1">
        <w:rPr>
          <w:rFonts w:cs="Times New Roman"/>
          <w:noProof/>
          <w:lang w:val="en-US"/>
        </w:rPr>
        <w:t xml:space="preserve">have </w:t>
      </w:r>
      <w:r w:rsidR="00A47581" w:rsidRPr="00E457C1">
        <w:rPr>
          <w:rFonts w:cs="Times New Roman"/>
          <w:noProof/>
          <w:lang w:val="en-US"/>
        </w:rPr>
        <w:t>also</w:t>
      </w:r>
      <w:r w:rsidR="00284FB5" w:rsidRPr="00E457C1">
        <w:rPr>
          <w:rFonts w:cs="Times New Roman"/>
          <w:noProof/>
          <w:lang w:val="en-US"/>
        </w:rPr>
        <w:t xml:space="preserve"> </w:t>
      </w:r>
      <w:r w:rsidRPr="00E457C1">
        <w:rPr>
          <w:rFonts w:cs="Times New Roman"/>
          <w:noProof/>
          <w:lang w:val="en-US"/>
        </w:rPr>
        <w:t>been observed</w:t>
      </w:r>
      <w:r w:rsidR="00A83C9D" w:rsidRPr="00E457C1">
        <w:rPr>
          <w:rFonts w:cs="Times New Roman"/>
          <w:noProof/>
          <w:lang w:val="en-US"/>
        </w:rPr>
        <w:t>,</w:t>
      </w:r>
      <w:r w:rsidRPr="00E457C1">
        <w:rPr>
          <w:rFonts w:cs="Times New Roman"/>
          <w:noProof/>
          <w:lang w:val="en-US"/>
        </w:rPr>
        <w:t xml:space="preserve"> as well as longer growing seasons </w:t>
      </w:r>
      <w:r>
        <w:rPr>
          <w:rFonts w:cs="Times New Roman"/>
          <w:noProof/>
        </w:rPr>
        <w:fldChar w:fldCharType="begin" w:fldLock="1"/>
      </w:r>
      <w:r w:rsidR="00E719C0">
        <w:rPr>
          <w:rFonts w:cs="Times New Roman"/>
          <w:noProof/>
          <w:lang w:val="en-US"/>
        </w:rPr>
        <w:instrText>ADDIN CSL_CITATION { "citationItems" : [ { "id" : "ITEM-1", "itemData" : { "DOI" : "10.1088/1748-9326/11/8/084001", "ISSN" : "17489326", "abstract" : "Monitoring and understanding climate-induced changes in the boreal and arctic vegetation is critical to aid in prognosticating their future. We used a 33 year (1982-2014) long record of satellite observations to robustly assess changes in metrics of growing season (onset: SOS, end: EOS and length: LOS) and seasonal total gross primary productivity. Particular attention was paid to evaluating the accuracy of these metrics by comparing them to multiple independent direct and indirect growing season and productivity measures. These comparisons reveal that the derived metrics capture the spatio-temporal variations and trends with acceptable significance level (generally p &lt; 0.05). We find that LOS has lengthened by 2.60 d dec -1 (p &lt; 0.05) due to an earlier onset of SOS (-1.61 d dec -1 , p &lt; 0.05) and a delayed EOS (0.67 d dec -1 , p &lt; 0.1) at the circumpolar scale over the past three decades. Relatively greater rates of changes in growing season were observed in Eurasia (EA) and in boreal regions than in North America (NA) and the arctic regions. However, this tendency of earlier SOS and delayed EOS was prominent only during the earlier part of the data record (1982-1999). During the later part (2000-2014), this tendency was reversed, i.e. delayed SOS and earlier EOS. As for seasonal total productivity, we find that 42.0% of northern vegetation shows a statistically significant (p &lt; 0.1) greening trend over the last three decades. This greening translates to a 20.9% gain in productivity since 1982. In contrast, only 2.5% of northern vegetation shows browning, or a 1.2% loss of productivity. These trends in productivity were continuous through the period of record, unlike changes in growing season metrics. Similarly, we find relatively greater increasing rates of productivity in EA and in arctic regions than in NA and the boreal regions. These results highlight spatially and temporally varying vegetation dynamics and are reflective of biome-specific responses of northern vegetation during last three decades.", "author" : [ { "dropping-particle" : "", "family" : "Park", "given" : "Taejin", "non-dropping-particle" : "", "parse-names" : false, "suffix" : "" }, { "dropping-particle" : "", "family" : "Ganguly", "given" : "Sangram", "non-dropping-particle" : "", "parse-names" : false, "suffix" : "" }, { "dropping-particle" : "", "family" : "T\u00d8mmervik", "given" : "Hans", "non-dropping-particle" : "", "parse-names" : false, "suffix" : "" }, { "dropping-particle" : "", "family" : "Euskirchen", "given" : "Eug\u00e9nie S.", "non-dropping-particle" : "", "parse-names" : false, "suffix" : "" }, { "dropping-particle" : "", "family" : "H\u00d8gda", "given" : "Kjell Arild", "non-dropping-particle" : "", "parse-names" : false, "suffix" : "" }, { "dropping-particle" : "", "family" : "Karlsen", "given" : "Stein Rune", "non-dropping-particle" : "", "parse-names" : false, "suffix" : "" }, { "dropping-particle" : "", "family" : "Brovkin", "given" : "Victor", "non-dropping-particle" : "", "parse-names" : false, "suffix" : "" }, { "dropping-particle" : "", "family" : "Nemani", "given" : "Ramakrishna R.", "non-dropping-particle" : "", "parse-names" : false, "suffix" : "" }, { "dropping-particle" : "", "family" : "Myneni", "given" : "Ranga B.", "non-dropping-particle" : "", "parse-names" : false, "suffix" : "" } ], "container-title" : "Environmental Research Letters", "id" : "ITEM-1", "issued" : { "date-parts" : [ [ "2016" ] ] }, "title" : "Changes in growing season duration and productivity of northern vegetation inferred from long-term remote sensing data", "translator" : [ { "dropping-particle" : "", "family" : "J5914", "given" : "", "non-dropping-particle" : "", "parse-names" : false, "suffix" : "" } ], "type" : "article-journal" }, "uris" : [ "http://www.mendeley.com/documents/?uuid=7a5ad18b-a492-49ff-b6cc-0897a4a939f5" ] } ], "mendeley" : { "formattedCitation" : "(Park et al., 2016)", "plainTextFormattedCitation" : "(Park et al., 2016)", "previouslyFormattedCitation" : "(Park et al., 2016)"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(Park et al., 2016)</w:t>
      </w:r>
      <w:r>
        <w:rPr>
          <w:rFonts w:cs="Times New Roman"/>
          <w:noProof/>
        </w:rPr>
        <w:fldChar w:fldCharType="end"/>
      </w:r>
      <w:r w:rsidRPr="00E457C1">
        <w:rPr>
          <w:rFonts w:cs="Times New Roman"/>
          <w:noProof/>
          <w:lang w:val="en-US"/>
        </w:rPr>
        <w:t>. However, a slow</w:t>
      </w:r>
      <w:ins w:id="2569" w:author="Sara M Tuson" w:date="2021-06-28T12:38:00Z">
        <w:r w:rsidR="00D36444">
          <w:rPr>
            <w:rFonts w:cs="Times New Roman"/>
            <w:noProof/>
            <w:lang w:val="en-US"/>
          </w:rPr>
          <w:t xml:space="preserve"> </w:t>
        </w:r>
      </w:ins>
      <w:r w:rsidRPr="00E457C1">
        <w:rPr>
          <w:rFonts w:cs="Times New Roman"/>
          <w:noProof/>
          <w:lang w:val="en-US"/>
        </w:rPr>
        <w:t>down of the increasing trend has been noted, linked to a slow</w:t>
      </w:r>
      <w:ins w:id="2570" w:author="Sara M Tuson" w:date="2021-06-28T12:38:00Z">
        <w:r w:rsidR="00D36444">
          <w:rPr>
            <w:rFonts w:cs="Times New Roman"/>
            <w:noProof/>
            <w:lang w:val="en-US"/>
          </w:rPr>
          <w:t xml:space="preserve"> </w:t>
        </w:r>
      </w:ins>
      <w:r w:rsidRPr="00E457C1">
        <w:rPr>
          <w:rFonts w:cs="Times New Roman"/>
          <w:noProof/>
          <w:lang w:val="en-US"/>
        </w:rPr>
        <w:t xml:space="preserve">down of both vegetation greening and growing-season length increases </w:t>
      </w:r>
      <w:r>
        <w:rPr>
          <w:rFonts w:cs="Times New Roman"/>
          <w:noProof/>
        </w:rPr>
        <w:fldChar w:fldCharType="begin" w:fldLock="1"/>
      </w:r>
      <w:ins w:id="2571" w:author="Robin Matthews" w:date="2021-06-15T15:24:00Z">
        <w:r w:rsidR="00E95303">
          <w:rPr>
            <w:rFonts w:cs="Times New Roman"/>
            <w:noProof/>
            <w:lang w:val="en-US"/>
          </w:rPr>
          <w:instrText>ADDIN CSL_CITATION { "citationItems" : [ { "id" : "ITEM-1", "itemData" : { "DOI" : "10.1088/1748-9326/aae9ad", "ISSN" : "1748-9326", "abstract" : "The enhanced vegetation growth by climate warming plays a pivotal role in amplifying the seasonal cycle of atmospheric CO2 at northern lands (&gt;50\u00b0 N) since 1960s. However, the correlation between vegetation growth, temperature and seasonal amplitude of atmospheric CO2 concentration have become elusive with the slowed increasing trend of vegetation growth and weakened temperature control on CO2 uptake since late 1990s. Here, based on in situ atmospheric CO2 concentration records from the Barrow observatory site, we found a slowdown in the increasing trend of the atmospheric CO2 amplitude from 1990s to mid-2000s. This phenomenon was associated with the paused decrease in the minimum CO2 concentration ([CO2]min), which was significantly correlated with the slowdown of vegetation greening and growing-season length extension. We then showed that both the vegetation greenness and growing-season length were positively correlated with spring but not autumn temperature over the northern lands. Furthermore, such asymmetric dependences of vegetation growth upon spring and autumn temperature cannot be captured by the state-of-art terrestrial biosphere models. These findings indicate that the responses of vegetation growth to spring and autumn warming are asymmetric, and highlight the need of improving autumn phenology in the models for predicting seasonal cycle of atmospheric CO2 concentration.", "author" : [ { "dropping-particle" : "", "family" : "Li", "given" : "Zhao", "non-dropping-particle" : "", "parse-names" : false, "suffix" : "" }, { "dropping-particle" : "", "family" : "Xia", "given" : "Jianyang", "non-dropping-particle" : "", "parse-names" : false, "suffix" : "" }, { "dropping-particle" : "", "family" : "Ahlstr\u00f6m", "given" : "Anders", "non-dropping-particle" : "", "parse-names" : false, "suffix" : "" }, { "dropping-particle" : "", "family" : "Rinke", "given" : "Annette", "non-dropping-particle" : "", "parse-names" : false, "suffix" : "" }, { "dropping-particle" : "", "family" : "Koven", "given" : "Charles", "non-dropping-particle" : "", "parse-names" : false, "suffix" : "" }, { "dropping-particle" : "", "family" : "Hayes", "given" : "Daniel J", "non-dropping-particle" : "", "parse-names" : false, "suffix" : "" }, { "dropping-particle" : "", "family" : "Ji", "given" : "Duoying", "non-dropping-particle" : "", "parse-names" : false, "suffix" : "" }, { "dropping-particle" : "", "family" : "Zhang", "given" : "Geli", "non-dropping-particle" : "", "parse-names" : false, "suffix" : "" }, { "dropping-particle" : "", "family" : "Krinner", "given" : "Gerhard", "non-dropping-particle" : "", "parse-names" : false, "suffix" : "" }, { "dropping-particle" : "", "family" : "Chen", "given" : "Guangsheng", "non-dropping-particle" : "", "parse-names" : false, "suffix" : "" }, { "dropping-particle" : "", "family" : "Cheng", "given" : "Wanying", "non-dropping-particle" : "", "parse-names" : false, "suffix" : "" }, { "dropping-particle" : "", "family" : "Dong", "given" : "Jinwei", "non-dropping-particle" : "", "parse-names" : false, "suffix" : "" }, { "dropping-particle" : "", "family" : "Liang", "given" : "Junyi", "non-dropping-particle" : "", "parse-names" : false, "suffix" : "" }, { "dropping-particle" : "", "family" : "Moore", "given" : "John C", "non-dropping-particle" : "", "parse-names" : false, "suffix" : "" }, { "dropping-particle" : "", "family" : "Jiang", "given" : "Lifen", "non-dropping-particle" : "", "parse-names" : false, "suffix" : "" }, { "dropping-particle" : "", "family" : "Yan", "given" : "Liming", "non-dropping-particle" : "", "parse-names" : false, "suffix" : "" }, { "dropping-particle" : "", "family" : "Ciais", "given" : "Philippe", "non-dropping-particle" : "", "parse-names" : false, "suffix" : "" }, { "dropping-particle" : "", "family" : "Peng", "given" : "Shushi", "non-dropping-particle" : "", "parse-names" : false, "suffix" : "" }, { "dropping-particle" : "", "family" : "Wang", "given" : "Ying-Ping", "non-dropping-particle" : "", "parse-names" : false, "suffix" : "" }, { "dropping-particle" : "", "family" : "Xiao", "given" : "Xiangming", "non-dropping-particle" : "", "parse-names" : false, "suffix" : "" }, { "dropping-particle" : "", "family" : "Shi", "given" : "Zheng", "non-dropping-particle" : "", "parse-names" : false, "suffix" : "" }, { "dropping-particle" : "", "family" : "McGuire", "given" : "A David", "non-dropping-particle" : "", "parse-names" : false, "suffix" : "" }, { "dropping-particle" : "", "family" : "Luo", "given" : "Yiqi", "non-dropping-particle" : "", "parse-names" : false, "suffix" : "" } ], "container-title" : "Environmental Research Letters", "id" : "ITEM-1", "issue" : "12", "issued" : { "date-parts" : [ [ "2018" ] ] }, "page" : "124008", "publisher" : "IOP Publishing", "title" : "Non-uniform seasonal warming regulates vegetation greening and atmospheric CO2 amplification over northern lands", "translator" : [ { "dropping-particle" : "", "family" : "J5264", "given" : "", "non-dropping-particle" : "", "parse-names" : false, "suffix" : "" } ], "type" : "article-journal", "volume" : "13" }, "uris" : [ "http://www.mendeley.com/documents/?uuid=bca47c9c-6d5d-4bf8-a36a-5b1d1bca3460" ] }, { "id" : "ITEM-2", "itemData" : { "DOI" : "10.1111/gcb.15162", "ISSN" : "13652486", "abstract" : "Changing amplitude of the seasonal cycle of atmospheric CO2 (SCA) in the northern hemisphere is an emerging carbon cycle property. Mauna Loa (MLO) station (20\u00b0N, 156\u00b0W), which has the longest continuous northern hemisphere CO2 record, shows an increasing SCA before the 1980s (p\u00a0&lt;.01), followed by no significant change thereafter. We analyzed the potential driving factors of SCA slowing-down, with an ensemble of dynamic global vegetation models (DGVMs) coupled with an atmospheric transport model. We found that slowing-down of SCA at MLO is primarily explained by response of net biome productivity (NBP) to climate change, and by changes in atmospheric circulations. Through NBP, climate change increases SCA at MLO before the 1980s and decreases it afterwards. The effect of climate change on the slowing-down of SCA at MLO is mainly exerted by intensified drought stress acting to offset the acceleration driven by CO2 fertilization. This challenges the view that CO2 fertilization is the dominant cause of emergent SCA trends at northern sites south of 40\u00b0N. The contribution of agricultural intensification on the deceleration of SCA at MLO was elusive according to land\u2013atmosphere CO2 flux estimated by DGVMs and atmospheric inversions. Our results also show the necessity to adequately account for changing circulation patterns in understanding carbon cycle dynamics observed from atmospheric observations and in using these observations to benchmark DGVMs.", "author" : [ { "dropping-particle" : "", "family" : "Wang", "given" : "Kai", "non-dropping-particle" : "", "parse-names" : false, "suffix" : "" }, { "dropping-particle" : "", "family" : "Wang", "given" : "Yilong", "non-dropping-particle" : "", "parse-names" : false, "suffix" : "" }, { "dropping-particle" : "", "family" : "Wang", "given" : "Xuhui", "non-dropping-particle" : "", "parse-names" : false, "suffix" : "" }, { "dropping-particle" : "", "family" : "He", "given" : "Yue", "non-dropping-particle" : "", "parse-names" : false, "suffix" : "" }, { "dropping-particle" : "", "family" : "Li", "given" : "Xiangyi", "non-dropping-particle" : "", "parse-names" : false, "suffix" : "" }, { "dropping-particle" : "", "family" : "Keeling", "given" : "Ralph F.", "non-dropping-particle" : "", "parse-names" : false, "suffix" : "" }, { "dropping-particle" : "", "family" : "Ciais", "given" : "Philippe", "non-dropping-particle" : "", "parse-names" : false, "suffix" : "" }, { "dropping-particle" : "", "family" : "Heimann", "given" : "Martin",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"Buermann", "given" : "Wolfgang", "non-dropping-particle" : "", "parse-names" : false, "suffix" : "" }, { "dropping-particle" : "", "family" : "Arora", "given" : "Vivek K.",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"Poulter", "given" : "Benjamin", "non-dropping-particle" : "", "parse-names" : false, "suffix" : "" }, { "dropping-particle" : "", "family" : "Vuichard", "given" : "Nicolas", "non-dropping-particle" : "", "parse-names" : false, "suffix" : "" }, { "dropping-particle" : "", "family" : "Wiltshire", "given" : "Andy", "non-dropping-particle" : "", "parse-names" : false, "suffix" : "" }, { "dropping-particle" : "", "family" : "Zeng", "given" : "Ning", "non-dropping-particle" : "", "parse-names" : false, "suffix" : "" }, { "dropping-particle" : "", "family" : "Zhu", "given" : "Dan", "non-dropping-particle" : "", "parse-names" : false, "suffix" : "" }, { "dropping-particle" : "", "family" : "Piao", "given" : "Shilong", "non-dropping-particle" : "", "parse-names" : false, "suffix" : "" } ], "container-title" : "Global Change Biology", "id" : "ITEM-2", "issue" : "8", "issued" : { "date-parts" : [ [ "2020" ] ] }, "title" : "Causes of slowing-down seasonal CO2 amplitude at Mauna Loa", "translator" : [ { "dropping-particle" : "", "family" : "J6729", "given" : "", "non-dropping-particle" : "", "parse-names" : false, "suffix" : "" } ], "type" : "article-journal", "volume" : "26" }, "uris" : [ "http://www.mendeley.com/documents/?uuid=2356ab1c-49f1-4238-891e-db3899bd786b" ] }, { "id" : "ITEM-3", "itemData" : { "DOI" : "10.1038/s41586-018-0555-7", "ISSN" : "14764687", "abstract" : "Climate change is shifting the phenological cycles of plants1, thereby altering the functioning of ecosystems, which in turn induces feedbacks to the climate system2. In northern (north of 30\u00b0\u00a0N) ecosystems, warmer springs lead generally to an earlier onset of the growing season3,4 and increased ecosystem productivity early in the season5. In situ6 and regional7\u20139 studies also provide evidence for lagged effects of spring warmth on plant productivity during the subsequent summer and autumn. However, our current understanding of these lagged effects, including their direction (beneficial or adverse) and geographic distribution, is still very limited. Here we analyse satellite, field-based and modelled data for the period 1982\u20132011 and show that there are widespread and contrasting lagged productivity responses to spring warmth across northern ecosystems. On the basis of the observational data, we find that roughly 15 per cent of the total study area of about 41 million square kilometres exhibits adverse lagged effects and that roughly 5 per cent of the total study area exhibits beneficial lagged effects. By contrast, current-generation terrestrial carbon-cycle models predict much lower areal fractions of adverse lagged effects (ranging from 1 to 14 per cent) and much higher areal fractions of beneficial lagged effects (ranging from 9 to 54 per cent). We find that elevation and seasonal precipitation patterns largely dictate the geographic pattern and direction of the lagged effects. Inadequate consideration in current models of the effects of the seasonal build-up of water stress on seasonal vegetation growth may therefore be able to explain the differences that we found between our observation-constrained estimates and the model-constrained estimates of lagged effects associated with spring warming. Overall, our results suggest that for many northern ecosystems the benefits of warmer springs on growing-season ecosystem productivity are effectively compensated for by the accumulation of seasonal water deficits, despite the fact that northern ecosystems are thought to be largely temperature- and radiation-limited10.", "author" : [ { "dropping-particle" : "", "family" : "Buermann", "given" : "Wolfgang", "non-dropping-particle" : "", "parse-names" : false, "suffix" : "" }, { "dropping-particle" : "", "family" : "Forkel", "given" : "Matthias", "non-dropping-particle" : "", "parse-names" : false, "suffix" : "" }, { "dropping-particle" : "", "family" : "O\u2019Sullivan", "given" : "Michael",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"Kautz", "given" : "Markus",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"Tian", "given" : "Hanqin", "non-dropping-particle" : "", "parse-names" : false, "suffix" : "" }, { "dropping-particle" : "", "family" : "Wiltshire", "given" : "Andrew J.", "non-dropping-particle" : "", "parse-names" : false, "suffix" : "" }, { "dropping-particle" : "", "family" : "Zhu", "given" : "Dan", "non-dropping-particle" : "", "parse-names" : false, "suffix" : "" }, { "dropping-particle" : "", "family" : "Smith", "given" : "William K.", "non-dropping-particle" : "", "parse-names" : false, "suffix" : "" }, { "dropping-particle" : "", "family" : "Richardson", "given" : "Andrew D.", "non-dropping-particle" : "", "parse-names" : false, "suffix" : "" } ], "container-title" : "Nature", "id" : "ITEM-3", "issue" : "7725", "issued" : { "date-parts" : [ [ "2018" ] ] }, "title" : "Widespread seasonal compensation effects of spring warming on northern plant productivity", "translator" : [ { "dropping-particle" : "", "family" : "J6728", "given" : "", "non-dropping-particle" : "", "parse-names" : false, "suffix" : "" } ], "type" : "article-journal", "volume" : "562" }, "uris" : [ "http://www.mendeley.com/documents/?uuid=25c913d6-bf0c-4469-b075-944d37fd7992" ] } ], "mendeley" : { "formattedCitation" : "(Buermann et al., 2018; Li et al., 2018b; Wang et al., 2020b)", "manualFormatting" : "(Buermann et al., 2018; Z. Li et al., 2018a; K. Wang et al., 2020)", "plainTextFormattedCitation" : "(Buermann et al., 2018; Li et al., 2018b; Wang et al., 2020b)", "previouslyFormattedCitation" : "(Buermann et al., 2018; Li et al., 2018b; Wang et al., 2020b)" }, "properties" : { "noteIndex" : 0 }, "schema" : "https://github.com/citation-style-language/schema/raw/master/csl-citation.json" }</w:instrText>
        </w:r>
      </w:ins>
      <w:del w:id="2572" w:author="Robin Matthews" w:date="2021-06-15T15:24:00Z">
        <w:r w:rsidR="00E719C0" w:rsidDel="00E95303">
          <w:rPr>
            <w:rFonts w:cs="Times New Roman"/>
            <w:noProof/>
            <w:lang w:val="en-US"/>
          </w:rPr>
          <w:delInstrText>ADDIN CSL_CITATION { "citationItems" : [ { "id" : "ITEM-1", "itemData" : { "DOI" : "10.1088/1748-9326/aae9ad", "ISSN" : "1748-9326", "abstract" : "The enhanced vegetation growth by climate warming plays a pivotal role in amplifying the seasonal cycle of atmospheric CO2 at northern lands (&gt;50\u00b0 N) since 1960s. However, the correlation between vegetation growth, temperature and seasonal amplitude of atmospheric CO2 concentration have become elusive with the slowed increasing trend of vegetation growth and weakened temperature control on CO2 uptake since late 1990s. Here, based on in situ atmospheric CO2 concentration records from the Barrow observatory site, we found a slowdown in the increasing trend of the atmospheric CO2 amplitude from 1990s to mid-2000s. This phenomenon was associated with the paused decrease in the minimum CO2 concentration ([CO2]min), which was significantly correlated with the slowdown of vegetation greening and growing-season length extension. We then showed that both the vegetation greenness and growing-season length were positively correlated with spring but not autumn temperature over the northern lands. Furthermore, such asymmetric dependences of vegetation growth upon spring and autumn temperature cannot be captured by the state-of-art terrestrial biosphere models. These findings indicate that the responses of vegetation growth to spring and autumn warming are asymmetric, and highlight the need of improving autumn phenology in the models for predicting seasonal cycle of atmospheric CO2 concentration.", "author" : [ { "dropping-particle" : "", "family" : "Li", "given" : "Zhao", "non-dropping-particle" : "", "parse-names" : false, "suffix" : "" }, { "dropping-particle" : "", "family" : "Xia", "given" : "Jianyang", "non-dropping-particle" : "", "parse-names" : false, "suffix" : "" }, { "dropping-particle" : "", "family" : "Ahlstr\u00f6m", "given" : "Anders", "non-dropping-particle" : "", "parse-names" : false, "suffix" : "" }, { "dropping-particle" : "", "family" : "Rinke", "given" : "Annette", "non-dropping-particle" : "", "parse-names" : false, "suffix" : "" }, { "dropping-particle" : "", "family" : "Koven", "given" : "Charles", "non-dropping-particle" : "", "parse-names" : false, "suffix" : "" }, { "dropping-particle" : "", "family" : "Hayes", "given" : "Daniel J", "non-dropping-particle" : "", "parse-names" : false, "suffix" : "" }, { "dropping-particle" : "", "family" : "Ji", "given" : "Duoying", "non-dropping-particle" : "", "parse-names" : false, "suffix" : "" }, { "dropping-particle" : "", "family" : "Zhang", "given" : "Geli", "non-dropping-particle" : "", "parse-names" : false, "suffix" : "" }, { "dropping-particle" : "", "family" : "Krinner", "given" : "Gerhard", "non-dropping-particle" : "", "parse-names" : false, "suffix" : "" }, { "dropping-particle" : "", "family" : "Chen", "given" : "Guangsheng", "non-dropping-particle" : "", "parse-names" : false, "suffix" : "" }, { "dropping-particle" : "", "family" : "Cheng", "given" : "Wanying", "non-dropping-particle" : "", "parse-names" : false, "suffix" : "" }, { "dropping-particle" : "", "family" : "Dong", "given" : "Jinwei", "non-dropping-particle" : "", "parse-names" : false, "suffix" : "" }, { "dropping-particle" : "", "family" : "Liang", "given" : "Junyi", "non-dropping-particle" : "", "parse-names" : false, "suffix" : "" }, { "dropping-particle" : "", "family" : "Moore", "given" : "John C", "non-dropping-particle" : "", "parse-names" : false, "suffix" : "" }, { "dropping-particle" : "", "family" : "Jiang", "given" : "Lifen", "non-dropping-particle" : "", "parse-names" : false, "suffix" : "" }, { "dropping-particle" : "", "family" : "Yan", "given" : "Liming", "non-dropping-particle" : "", "parse-names" : false, "suffix" : "" }, { "dropping-particle" : "", "family" : "Ciais", "given" : "Philippe", "non-dropping-particle" : "", "parse-names" : false, "suffix" : "" }, { "dropping-particle" : "", "family" : "Peng", "given" : "Shushi", "non-dropping-particle" : "", "parse-names" : false, "suffix" : "" }, { "dropping-particle" : "", "family" : "Wang", "given" : "Ying-Ping", "non-dropping-particle" : "", "parse-names" : false, "suffix" : "" }, { "dropping-particle" : "", "family" : "Xiao", "given" : "Xiangming", "non-dropping-particle" : "", "parse-names" : false, "suffix" : "" }, { "dropping-particle" : "", "family" : "Shi", "given" : "Zheng", "non-dropping-particle" : "", "parse-names" : false, "suffix" : "" }, { "dropping-particle" : "", "family" : "McGuire", "given" : "A David", "non-dropping-particle" : "", "parse-names" : false, "suffix" : "" }, { "dropping-particle" : "", "family" : "Luo", "given" : "Yiqi", "non-dropping-particle" : "", "parse-names" : false, "suffix" : "" } ], "container-title" : "Environmental Research Letters", "id" : "ITEM-1", "issue" : "12", "issued" : { "date-parts" : [ [ "2018" ] ] }, "page" : "124008", "publisher" : "IOP Publishing", "title" : "Non-uniform seasonal warming regulates vegetation greening and atmospheric CO2 amplification over northern lands", "translator" : [ { "dropping-particle" : "", "family" : "J5264", "given" : "", "non-dropping-particle" : "", "parse-names" : false, "suffix" : "" } ], "type" : "article-journal", "volume" : "13" }, "uris" : [ "http://www.mendeley.com/documents/?uuid=bca47c9c-6d5d-4bf8-a36a-5b1d1bca3460" ] }, { "id" : "ITEM-2", "itemData" : { "DOI" : "10.1111/gcb.15162", "ISSN" : "13652486", "abstract" : "Changing amplitude of the seasonal cycle of atmospheric CO2 (SCA) in the northern hemisphere is an emerging carbon cycle property. Mauna Loa (MLO) station (20\u00b0N, 156\u00b0W), which has the longest continuous northern hemisphere CO2 record, shows an increasing SCA before the 1980s (p\u00a0&lt;.01), followed by no significant change thereafter. We analyzed the potential driving factors of SCA slowing-down, with an ensemble of dynamic global vegetation models (DGVMs) coupled with an atmospheric transport model. We found that slowing-down of SCA at MLO is primarily explained by response of net biome productivity (NBP) to climate change, and by changes in atmospheric circulations. Through NBP, climate change increases SCA at MLO before the 1980s and decreases it afterwards. The effect of climate change on the slowing-down of SCA at MLO is mainly exerted by intensified drought stress acting to offset the acceleration driven by CO2 fertilization. This challenges the view that CO2 fertilization is the dominant cause of emergent SCA trends at northern sites south of 40\u00b0N. The contribution of agricultural intensification on the deceleration of SCA at MLO was elusive according to land\u2013atmosphere CO2 flux estimated by DGVMs and atmospheric inversions. Our results also show the necessity to adequately account for changing circulation patterns in understanding carbon cycle dynamics observed from atmospheric observations and in using these observations to benchmark DGVMs.", "author" : [ { "dropping-particle" : "", "family" : "Wang", "given" : "Kai", "non-dropping-particle" : "", "parse-names" : false, "suffix" : "" }, { "dropping-particle" : "", "family" : "Wang", "given" : "Yilong", "non-dropping-particle" : "", "parse-names" : false, "suffix" : "" }, { "dropping-particle" : "", "family" : "Wang", "given" : "Xuhui", "non-dropping-particle" : "", "parse-names" : false, "suffix" : "" }, { "dropping-particle" : "", "family" : "He", "given" : "Yue", "non-dropping-particle" : "", "parse-names" : false, "suffix" : "" }, { "dropping-particle" : "", "family" : "Li", "given" : "Xiangyi", "non-dropping-particle" : "", "parse-names" : false, "suffix" : "" }, { "dropping-particle" : "", "family" : "Keeling", "given" : "Ralph F.", "non-dropping-particle" : "", "parse-names" : false, "suffix" : "" }, { "dropping-particle" : "", "family" : "Ciais", "given" : "Philippe", "non-dropping-particle" : "", "parse-names" : false, "suffix" : "" }, { "dropping-particle" : "", "family" : "Heimann", "given" : "Martin",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"Buermann", "given" : "Wolfgang", "non-dropping-particle" : "", "parse-names" : false, "suffix" : "" }, { "dropping-particle" : "", "family" : "Arora", "given" : "Vivek K.",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"Poulter", "given" : "Benjamin", "non-dropping-particle" : "", "parse-names" : false, "suffix" : "" }, { "dropping-particle" : "", "family" : "Vuichard", "given" : "Nicolas", "non-dropping-particle" : "", "parse-names" : false, "suffix" : "" }, { "dropping-particle" : "", "family" : "Wiltshire", "given" : "Andy", "non-dropping-particle" : "", "parse-names" : false, "suffix" : "" }, { "dropping-particle" : "", "family" : "Zeng", "given" : "Ning", "non-dropping-particle" : "", "parse-names" : false, "suffix" : "" }, { "dropping-particle" : "", "family" : "Zhu", "given" : "Dan", "non-dropping-particle" : "", "parse-names" : false, "suffix" : "" }, { "dropping-particle" : "", "family" : "Piao", "given" : "Shilong", "non-dropping-particle" : "", "parse-names" : false, "suffix" : "" } ], "container-title" : "Global Change Biology", "id" : "ITEM-2", "issue" : "8", "issued" : { "date-parts" : [ [ "2020" ] ] }, "title" : "Causes of slowing-down seasonal CO2 amplitude at Mauna Loa", "translator" : [ { "dropping-particle" : "", "family" : "J6729", "given" : "", "non-dropping-particle" : "", "parse-names" : false, "suffix" : "" } ], "type" : "article-journal", "volume" : "26" }, "uris" : [ "http://www.mendeley.com/documents/?uuid=2356ab1c-49f1-4238-891e-db3899bd786b" ] }, { "id" : "ITEM-3", "itemData" : { "DOI" : "10.1038/s41586-018-0555-7", "ISSN" : "14764687", "abstract" : "Climate change is shifting the phenological cycles of plants1, thereby altering the functioning of ecosystems, which in turn induces feedbacks to the climate system2. In northern (north of 30\u00b0\u00a0N) ecosystems, warmer springs lead generally to an earlier onset of the growing season3,4 and increased ecosystem productivity early in the season5. In situ6 and regional7\u20139 studies also provide evidence for lagged effects of spring warmth on plant productivity during the subsequent summer and autumn. However, our current understanding of these lagged effects, including their direction (beneficial or adverse) and geographic distribution, is still very limited. Here we analyse satellite, field-based and modelled data for the period 1982\u20132011 and show that there are widespread and contrasting lagged productivity responses to spring warmth across northern ecosystems. On the basis of the observational data, we find that roughly 15 per cent of the total study area of about 41 million square kilometres exhibits adverse lagged effects and that roughly 5 per cent of the total study area exhibits beneficial lagged effects. By contrast, current-generation terrestrial carbon-cycle models predict much lower areal fractions of adverse lagged effects (ranging from 1 to 14 per cent) and much higher areal fractions of beneficial lagged effects (ranging from 9 to 54 per cent). We find that elevation and seasonal precipitation patterns largely dictate the geographic pattern and direction of the lagged effects. Inadequate consideration in current models of the effects of the seasonal build-up of water stress on seasonal vegetation growth may therefore be able to explain the differences that we found between our observation-constrained estimates and the model-constrained estimates of lagged effects associated with spring warming. Overall, our results suggest that for many northern ecosystems the benefits of warmer springs on growing-season ecosystem productivity are effectively compensated for by the accumulation of seasonal water deficits, despite the fact that northern ecosystems are thought to be largely temperature- and radiation-limited10.", "author" : [ { "dropping-particle" : "", "family" : "Buermann", "given" : "Wolfgang", "non-dropping-particle" : "", "parse-names" : false, "suffix" : "" }, { "dropping-particle" : "", "family" : "Forkel", "given" : "Matthias", "non-dropping-particle" : "", "parse-names" : false, "suffix" : "" }, { "dropping-particle" : "", "family" : "O\u2019Sullivan", "given" : "Michael",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"Kautz", "given" : "Markus",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"Tian", "given" : "Hanqin", "non-dropping-particle" : "", "parse-names" : false, "suffix" : "" }, { "dr</w:delInstrText>
        </w:r>
        <w:r w:rsidR="00E719C0" w:rsidRPr="006814DF" w:rsidDel="00E95303">
          <w:rPr>
            <w:rFonts w:cs="Times New Roman"/>
            <w:noProof/>
          </w:rPr>
          <w:delInstrText>opping-particle" : "", "family" : "Wiltshire", "given" : "Andrew J.", "non-dropping-particle" : "", "parse-names" : false, "suffix" : "" }, { "dropping-particle" : "", "family" : "Zhu", "given" : "Dan", "non-dropping-particle" : "", "parse-names" : false, "suffix" : "" }, { "dropping-particle" : "", "family" : "Smith", "given" : "William K.", "non-dropping-particle" : "", "parse-names" : false, "suffix" : "" }, { "dropping-particle" : "", "family" : "Richardson", "given" : "Andrew D.", "non-dropping-particle" : "", "parse-names" : false, "suffix" : "" } ], "container-title" : "Nature", "id" : "ITEM-3", "issue" : "7725", "issued" : { "date-parts" : [ [ "2018" ] ] }, "title" : "Widespread seasonal compensation effects of spring warming on northern plant productivity", "translator" : [ { "dropping-particle" : "", "family" : "J6728", "given" : "", "non-dropping-particle" : "", "parse-names" : false, "suffix" : "" } ], "type" : "article-journal", "volume" : "562" }, "uris" : [ "http://www.mendeley.com/documents/?uuid=25c913d6-bf0c-4469-b075-944d37fd7992" ] } ], "mendeley" : { "formattedCitation" : "(Buermann et al., 2018; Li et al., 2018b; Wang et al., 2020b)", "plainTextFormattedCitation" : "(Buermann et al., 2018; Li et al., 2018b; Wang et al., 2020b)", "previouslyFormattedCitation" : "(Buermann et al., 2018; Li et al., 2018b; Wang et al., 2020b)" }, "properties" : { "noteIndex" : 0 }, "schema" : "https://github.com/citation-style-language/schema/raw/master/csl-citation.json" }</w:delInstrText>
        </w:r>
      </w:del>
      <w:r>
        <w:rPr>
          <w:rFonts w:cs="Times New Roman"/>
          <w:noProof/>
        </w:rPr>
        <w:fldChar w:fldCharType="separate"/>
      </w:r>
      <w:r w:rsidR="00393F8C">
        <w:rPr>
          <w:rFonts w:cs="Times New Roman"/>
          <w:noProof/>
          <w:lang w:val="fr-CA"/>
        </w:rPr>
        <w:t>(Buermann et al., 2018; Z. Li et al., 2018a; K. Wang et al., 2020)</w:t>
      </w:r>
      <w:r>
        <w:rPr>
          <w:rFonts w:cs="Times New Roman"/>
          <w:noProof/>
        </w:rPr>
        <w:fldChar w:fldCharType="end"/>
      </w:r>
      <w:r w:rsidRPr="00DD5D7B">
        <w:rPr>
          <w:rFonts w:cs="Times New Roman"/>
          <w:noProof/>
          <w:lang w:val="fr-CA"/>
        </w:rPr>
        <w:t xml:space="preserve">. </w:t>
      </w:r>
      <w:r w:rsidRPr="00E457C1">
        <w:rPr>
          <w:rFonts w:cs="Times New Roman"/>
          <w:noProof/>
          <w:lang w:val="en-US"/>
        </w:rPr>
        <w:t>Figure 3.3</w:t>
      </w:r>
      <w:r w:rsidR="001F1422" w:rsidRPr="00E457C1">
        <w:rPr>
          <w:rFonts w:cs="Times New Roman"/>
          <w:noProof/>
          <w:lang w:val="en-US"/>
        </w:rPr>
        <w:t>2</w:t>
      </w:r>
      <w:r w:rsidRPr="00E457C1">
        <w:rPr>
          <w:rFonts w:cs="Times New Roman"/>
          <w:noProof/>
          <w:lang w:val="en-US"/>
        </w:rPr>
        <w:t xml:space="preserve"> shows that </w:t>
      </w:r>
      <w:r w:rsidR="00915E8F" w:rsidRPr="00E457C1">
        <w:rPr>
          <w:rFonts w:cs="Times New Roman"/>
          <w:noProof/>
          <w:lang w:val="en-US"/>
        </w:rPr>
        <w:t xml:space="preserve">CMIP6 </w:t>
      </w:r>
      <w:r w:rsidRPr="00E457C1">
        <w:rPr>
          <w:rFonts w:cs="Times New Roman"/>
          <w:noProof/>
          <w:lang w:val="en-US"/>
        </w:rPr>
        <w:t>terrestrial carbon cycle models partially capture the increasing amplitude</w:t>
      </w:r>
      <w:r w:rsidR="00A83C9D" w:rsidRPr="00E457C1">
        <w:rPr>
          <w:rFonts w:cs="Times New Roman"/>
          <w:noProof/>
          <w:lang w:val="en-US"/>
        </w:rPr>
        <w:t xml:space="preserve"> of the seasonal cycle </w:t>
      </w:r>
      <w:r w:rsidR="00EE0E08" w:rsidRPr="00E457C1">
        <w:rPr>
          <w:rFonts w:cs="Times New Roman"/>
          <w:noProof/>
          <w:lang w:val="en-US"/>
        </w:rPr>
        <w:t xml:space="preserve">of the land carbon sink, also seen in </w:t>
      </w:r>
      <w:r w:rsidR="00915E8F" w:rsidRPr="00E457C1">
        <w:rPr>
          <w:rFonts w:cs="Times New Roman"/>
          <w:noProof/>
          <w:lang w:val="en-US"/>
        </w:rPr>
        <w:t xml:space="preserve">observational </w:t>
      </w:r>
      <w:r w:rsidR="00EE0E08" w:rsidRPr="00E457C1">
        <w:rPr>
          <w:rFonts w:cs="Times New Roman"/>
          <w:noProof/>
          <w:lang w:val="en-US"/>
        </w:rPr>
        <w:t>reconstructions</w:t>
      </w:r>
      <w:r w:rsidRPr="00E457C1">
        <w:rPr>
          <w:rFonts w:cs="Times New Roman"/>
          <w:noProof/>
          <w:lang w:val="en-US"/>
        </w:rPr>
        <w:t>. However, the identification of</w:t>
      </w:r>
      <w:r w:rsidRPr="00E457C1">
        <w:rPr>
          <w:lang w:val="en-US"/>
        </w:rPr>
        <w:t xml:space="preserve"> the human influence that contributes most strongly to th</w:t>
      </w:r>
      <w:r w:rsidR="00EE0E08" w:rsidRPr="00E457C1">
        <w:rPr>
          <w:lang w:val="en-US"/>
        </w:rPr>
        <w:t>e</w:t>
      </w:r>
      <w:r w:rsidRPr="00E457C1">
        <w:rPr>
          <w:lang w:val="en-US"/>
        </w:rPr>
        <w:t>se</w:t>
      </w:r>
      <w:r w:rsidR="00EE0E08" w:rsidRPr="00E457C1">
        <w:rPr>
          <w:lang w:val="en-US"/>
        </w:rPr>
        <w:t xml:space="preserve"> changes in the</w:t>
      </w:r>
      <w:r w:rsidRPr="00E457C1">
        <w:rPr>
          <w:lang w:val="en-US"/>
        </w:rPr>
        <w:t xml:space="preserve"> seasonal </w:t>
      </w:r>
      <w:r w:rsidR="00EE0E08" w:rsidRPr="00E457C1">
        <w:rPr>
          <w:lang w:val="en-US"/>
        </w:rPr>
        <w:t>cycle</w:t>
      </w:r>
      <w:r w:rsidRPr="00E457C1">
        <w:rPr>
          <w:lang w:val="en-US"/>
        </w:rPr>
        <w:t xml:space="preserve"> is debated.</w:t>
      </w:r>
      <w:r w:rsidRPr="00E457C1">
        <w:rPr>
          <w:rFonts w:cs="Times New Roman"/>
          <w:noProof/>
          <w:lang w:val="en-US"/>
        </w:rPr>
        <w:t xml:space="preserve"> </w:t>
      </w:r>
    </w:p>
    <w:p w14:paraId="3C4AC7D9" w14:textId="77777777" w:rsidR="00915E8F" w:rsidRPr="00E457C1" w:rsidRDefault="00915E8F" w:rsidP="009F594A">
      <w:pPr>
        <w:pStyle w:val="AR6BodyText"/>
        <w:rPr>
          <w:rFonts w:cs="Times New Roman"/>
          <w:noProof/>
          <w:lang w:val="en-US"/>
        </w:rPr>
      </w:pPr>
    </w:p>
    <w:p w14:paraId="36D40D81" w14:textId="2BD7779C" w:rsidR="009F594A" w:rsidRPr="00E457C1" w:rsidRDefault="009F594A" w:rsidP="009F594A">
      <w:pPr>
        <w:pStyle w:val="AR6BodyText"/>
        <w:rPr>
          <w:rFonts w:cs="Times New Roman"/>
          <w:noProof/>
          <w:lang w:val="en-US"/>
        </w:rPr>
      </w:pPr>
      <w:r w:rsidRPr="00E457C1">
        <w:rPr>
          <w:rFonts w:cs="Times New Roman"/>
          <w:noProof/>
          <w:lang w:val="en-US"/>
        </w:rPr>
        <w:t>Proposed causes of th</w:t>
      </w:r>
      <w:r w:rsidR="00915E8F" w:rsidRPr="00E457C1">
        <w:rPr>
          <w:rFonts w:cs="Times New Roman"/>
          <w:noProof/>
          <w:lang w:val="en-US"/>
        </w:rPr>
        <w:t>e</w:t>
      </w:r>
      <w:r w:rsidRPr="00E457C1">
        <w:rPr>
          <w:rFonts w:cs="Times New Roman"/>
          <w:noProof/>
          <w:lang w:val="en-US"/>
        </w:rPr>
        <w:t xml:space="preserve"> trend</w:t>
      </w:r>
      <w:r w:rsidR="00F86C79" w:rsidRPr="00E457C1">
        <w:rPr>
          <w:rFonts w:cs="Times New Roman"/>
          <w:noProof/>
          <w:lang w:val="en-US"/>
        </w:rPr>
        <w:t xml:space="preserve"> </w:t>
      </w:r>
      <w:r w:rsidR="00915E8F" w:rsidRPr="00E457C1">
        <w:rPr>
          <w:rFonts w:cs="Times New Roman"/>
          <w:noProof/>
          <w:lang w:val="en-US"/>
        </w:rPr>
        <w:t>in the amplitude of the seasonal cycle of CO</w:t>
      </w:r>
      <w:r w:rsidR="00915E8F" w:rsidRPr="00E457C1">
        <w:rPr>
          <w:rFonts w:cs="Times New Roman"/>
          <w:noProof/>
          <w:vertAlign w:val="subscript"/>
          <w:lang w:val="en-US"/>
        </w:rPr>
        <w:t>2</w:t>
      </w:r>
      <w:r w:rsidRPr="00E457C1">
        <w:rPr>
          <w:rFonts w:cs="Times New Roman"/>
          <w:noProof/>
          <w:lang w:val="en-US"/>
        </w:rPr>
        <w:t xml:space="preserve">, and its amplification at higher latitudes, include increases in the summer productivity and/or increases in the magnitude of winter respiration of northern ecosystems </w:t>
      </w:r>
      <w:r>
        <w:rPr>
          <w:rFonts w:cs="Times New Roman"/>
          <w:noProof/>
        </w:rPr>
        <w:fldChar w:fldCharType="begin" w:fldLock="1"/>
      </w:r>
      <w:r w:rsidR="00975161">
        <w:rPr>
          <w:rFonts w:cs="Times New Roman"/>
          <w:noProof/>
          <w:lang w:val="en-US"/>
        </w:rPr>
        <w:instrText>ADDIN CSL_CITATION { "citationItems" : [ { "id" : "ITEM-1", "itemData" : { "DOI" : "10.1126/science.1239207", "ISSN" : "0036-8075",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"ITEM-1", "issue" : "6150", "issued" : { "date-parts" : [ [ "2013", "9", "6" ] ] }, "page" : "1085-1089", "publisher" : "American Association for the Advancement of Science", "title" : "Enhanced Seasonal Exchange of CO2 by Northern Ecosystems Since 1960", "translator" : [ { "dropping-particle" : "", "family" : "J5141", "given" : "", "non-dropping-particle" : "", "parse-names" : false, "suffix" : "" } ], "type" : "article-journal", "volume" : "341" }, "uris" : [ "http://www.mendeley.com/documents/?uuid=16bb3cb0-75d1-48fa-a999-e0e0c9bd0337" ] }, { "id" : "ITEM-2", "itemData" : { "DOI" : "10.1126/science.aac4971", "ISSN" : "0036-8075", "abstract" : "The combined effects of climate change and vegetation dynamics at high northern latitudes have amplified the seasonal variation of atmospheric CO2 concentrations over the past half century. Forkel et al. combined observations and models to show that climate warming has caused the photosynthetic uptake of carbon to increase faster than its respiratory release from the terrestrial biosphere. This has increased the difference from summer to winter, as well as the latitudinal gradient. Because of the physiological limitations to carbon uptake by terrestrial vegetation, this negative feedback to warming in the boreal north and Arctic cannot continue indefinitely.Science, this issue p. 696Atmospheric monitoring of high northern latitudes (above 40{\\textdegree}N) has shown an enhanced seasonal cycle of carbon dioxide (CO2) since the 1960s, but the underlying mechanisms are not yet fully understood. The much stronger increase in high latitudes relative to low ones suggests that northern ecosystems are experiencing large changes in vegetation and carbon cycle dynamics. We found that the latitudinal gradient of the increasing CO2 amplitude is mainly driven by positive trends in photosynthetic carbon uptake caused by recent climate change and mediated by changing vegetation cover in northern ecosystems. Our results underscore the importance of climate{\\textendash}vegetation{\\textendash}carbon cycle feedbacks at high latitudes; moreover, they indicate that in recent decades, photosynthetic carbon uptake has reacted much more strongly to warming than have carbon release processes.", "author" : [ { "dropping-particle" : "", "family" : "Forkel", "given" : "Matthias", "non-dropping-particle" : "", "parse-names" : false, "suffix" : "" }, { "dropping-particle" : "", "family" : "Carvalhais", "given" : "Nuno", "non-dropping-particle" : "", "parse-names" : false, "suffix" : "" }, { "dropping-particle" : "", "family" : "R\u00f6denbeck", "given" : "Christian",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"ITEM-2", "issue" : "6274", "issued" : { "date-parts" : [ [ "2016" ] ] }, "page" : "696-699", "publisher" : "American Association for the Advancement of Science", "title" : "Enhanced seasonal CO2 exchange caused by amplified plant productivity in northern ecosystems", "translator" : [ { "dropping-particle" : "", "family" : "J5139", "given" : "", "non-dropping-particle" : "", "parse-names" : false, "suffix" : "" } ], "type" : "article-journal", "volume" : "351" }, "uris" : [ "http://www.mendeley.com/documents/?uuid=118d8472-1718-4541-8da5-c2c820aa49e7" ] }, { "id" : "ITEM-3", "itemData" : { "DOI" : "10.1111/gcb.12283", "ISSN" : "13541013", "abstract" : "Abstract We combine satellite and ground observations during 1950?2011 to study the long-term links between multiple climate (air temperature and cryospheric dynamics) and vegetation (greenness and atmospheric CO2 concentrations) indicators of the growing season of northern ecosystems (&gt;45\u00b0N) and their connection with the carbon cycle. During the last three decades, the thermal potential growing season has lengthened by about 10.5 days (P &lt; 0.01, 1982?2011), which is unprecedented in the context of the past 60 years. The overall lengthening has been stronger and more significant in Eurasia (12.6 days, P &lt; 0.01) than North America (6.2 days, P &gt; 0.05). The photosynthetic growing season has closely tracked the pace of warming and extension of the potential growing season in spring, but not in autumn when factors such as light and moisture limitation may constrain photosynthesis. The autumnal extension of the photosynthetic growing season since 1982 appears to be about half that of the thermal potential growing season, yielding a smaller lengthening of the photosynthetic growing season (6.7 days at the circumpolar scale, P &lt; 0.01). Nevertheless, when integrated over the growing season, photosynthetic activity has closely followed the interannual variations and warming trend in cumulative growing season temperatures. This lengthening and intensification of the photosynthetic growing season, manifested principally over Eurasia rather than North America, is associated with a long-term increase (22.2% since 1972, P &lt; 0.01) in the amplitude of the CO2 annual cycle at northern latitudes. The springtime extension of the photosynthetic and potential growing seasons has apparently stimulated earlier and stronger net CO2 uptake by northern ecosystems, while the autumnal extension is associated with an earlier net release of CO2 to the atmosphere. These contrasting responses may be critical in determining the impact of continued warming on northern terrestrial ecosystems and the carbon cycle.", "author" : [ { "dropping-particle" : "", "family" : "Barichivich", "given" : "Jonathan", "non-dropping-particle" : "", "parse-names" : false, "suffix" : "" }, { "dropping-particle" : "", "family" : "Briffa", "given" : "Keith R", "non-dropping-particle" : "", "parse-names" : false, "suffix" : "" }, { "dropping-particle" : "", "family" : "Myneni", "given" : "Ranga B", "non-dropping-particle" : "", "parse-names" : false, "suffix" : "" }, { "dropping-particle" : "", "family" : "Osborn", "given" : "Timothy J", "non-dropping-particle" : "", "parse-names" : false, "suffix" : "" }, { "dropping-particle" : "", "family" : "Melvin", "given" : "Thomas M", "non-dropping-particle" : "", "parse-names" : false, "suffix" : "" }, { "dropping-particle" : "", "family" : "Ciais", "given" : "Philippe", "non-dropping-particle" : "", "parse-names" : false, "suffix" : "" }, { "dropping-particle" : "", "family" : "Piao", "given" : "Shilong", "non-dropping-particle" : "", "parse-names" : false, "suffix" : "" }, { "dropping-particle" : "", "family" : "Tucker", "given" : "Compton", "non-dropping-particle" : "", "parse-names" : false, "suffix" : "" } ], "container-title" : "Global Change Biology", "id" : "ITEM-3", "issue" : "10", "issued" : { "date-parts" : [ [ "2013", "10" ] ] }, "page" : "3167-3183", "title" : "Large-scale variations in the vegetation growing season and annual cycle of atmospheric CO2 at high northern latitudes from 1950 to 2011", "translator" : [ { "dropping-particle" : "", "family" : "J1476", "given" : "", "non-dropping-particle" : "", "parse-names" : false, "suffix" : "" } ], "type" : "article-journal", "volume" : "19" }, "uris" : [ "http://www.mendeley.com/documents/?uuid=833298ec-69c6-4864-a09a-d8dd93483ea9" ] }, { "id" : "ITEM-4", "itemData" : { "DOI" : "10.1038/nature19772", "ISSN" : "0028-0836", "abstract" : "Uncertainties in the response of vegetation to rising atmospheric CO 2 concentrations contribute to the large spread in projections of future climate change. Climate-carbon cycle models generally agree that elevated atmospheric CO 2 concentrations will enhance terrestrial gross primary productivity (GPP). However, the magnitude of this CO 2 fertilization effect varies from a 20 per cent to a 60 per cent increase in GPP for a doubling of atmospheric CO 2 concentrations in model studies. Here we demonstrate emergent constraints on large-scale CO 2 fertilization using observed changes in the amplitude of the atmospheric CO 2 seasonal cycle that are thought to be the result of increasing terrestrial GPP. Our comparison of atmospheric CO 2 measurements from Point Barrow in Alaska and Cape Kumukahi in Hawaii with historical simulations of the latest climate-carbon cycle models demonstrates that the increase in the amplitude of the CO 2 seasonal cycle at both measurement sites is consistent with increasing annual mean GPP, driven in part by climate warming, but with differences in CO 2 fertilization controlling the spread among the model trends. As a result, the relationship between the amplitude of the CO 2 seasonal cycle and the magnitude of CO 2 fertilization of GPP is almost linear across the entire ensemble of models. When combined with the observed trends in the seasonal CO 2 amplitude, these relationships lead to consistent emergent constraints on the CO 2 fertilization of GPP. Overall, we estimate a GPP increase of 37 \u00b1 9 per cent for high-latitude ecosystems and 32 \u00b1 9 per cent for extratropical ecosystems under a doubling of atmospheric CO 2 concentrations on the basis of the Point Barrow and Cape Kumukahi records, respectively.", "author" : [ { "dropping-particle" : "", "family" : "Wenzel", "given" : "Sabrina", "non-dropping-particle" : "", "parse-names" : false, "suffix" : "" }, { "dropping-particle" : "", "family" : "Cox", "given" : "Peter M.", "non-dropping-particle" : "", "parse-names" : false, "suffix" : "" }, { "dropping-particle" : "", "family" : "Eyring", "given" : "Veronika", "non-dropping-particle" : "", "parse-names" : false, "suffix" : "" }, { "dropping-particle" : "", "family" : "Friedlingstein", "given" : "Pierre", "non-dropping-particle" : "", "parse-names" : false, "suffix" : "" } ], "container-title" : "Nature", "id" : "ITEM-4", "issue" : "7626", "issued" : { "date-parts" : [ [ "2016", "10", "28" ] ] }, "page" : "499-501", "title" : "Projected land photosynthesis constrained by changes in the seasonal cycle of atmospheric CO2", "translator" : [ { "dropping-particle" : "", "family" : "J2530", "given" : "", "non-dropping-particle" : "", "parse-names" : false, "suffix" : "" } ], "type" : "article-journal", "volume" : "538" }, "uris" : [ "http://www.mendeley.com/documents/?uuid=489e41d2-b87c-447d-b5d1-3725b1d29775" ] } ], "mendeley" : { "formattedCitation" : "(Barichivich et al., 2013; Graven et al., 2013; Forkel et al., 2016; Wenzel et al., 2016)", "plainTextFormattedCitation" : "(Barichivich et al., 2013; Graven et al., 2013; Forkel et al., 2016; Wenzel et al., 2016)", "previouslyFormattedCitation" : "(Barichivich et al., 2013; Graven et al., 2013; Forkel et al., 2016; Wenzel et al., 2016)"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(Barichivich et al., 2013; Graven et al., 2013; Forkel et al., 2016; Wenzel et al., 2016)</w:t>
      </w:r>
      <w:r>
        <w:rPr>
          <w:rFonts w:cs="Times New Roman"/>
          <w:noProof/>
        </w:rPr>
        <w:fldChar w:fldCharType="end"/>
      </w:r>
      <w:r w:rsidRPr="00E457C1">
        <w:rPr>
          <w:rFonts w:cs="Times New Roman"/>
          <w:noProof/>
          <w:lang w:val="en-US"/>
        </w:rPr>
        <w:t xml:space="preserve">, increases in productivity throughout the </w:t>
      </w:r>
      <w:del w:id="2573" w:author="Sara M Tuson" w:date="2021-06-27T21:02:00Z">
        <w:r w:rsidR="003C5263" w:rsidRPr="00E457C1" w:rsidDel="00D66169">
          <w:rPr>
            <w:rFonts w:cs="Times New Roman"/>
            <w:noProof/>
            <w:lang w:val="en-US"/>
          </w:rPr>
          <w:delText>NH</w:delText>
        </w:r>
      </w:del>
      <w:ins w:id="2574" w:author="Sara M Tuson" w:date="2021-06-27T21:02:00Z">
        <w:r w:rsidR="00D66169">
          <w:rPr>
            <w:rFonts w:cs="Times New Roman"/>
            <w:noProof/>
            <w:lang w:val="en-US"/>
          </w:rPr>
          <w:t>Northern Hemisphere</w:t>
        </w:r>
      </w:ins>
      <w:r w:rsidRPr="00E457C1">
        <w:rPr>
          <w:rFonts w:cs="Times New Roman"/>
          <w:noProof/>
          <w:lang w:val="en-US"/>
        </w:rPr>
        <w:t xml:space="preserve"> by CO</w:t>
      </w:r>
      <w:r w:rsidRPr="00E457C1">
        <w:rPr>
          <w:rFonts w:cs="Times New Roman"/>
          <w:noProof/>
          <w:vertAlign w:val="subscript"/>
          <w:lang w:val="en-US"/>
        </w:rPr>
        <w:t>2</w:t>
      </w:r>
      <w:r w:rsidRPr="00E457C1">
        <w:rPr>
          <w:rFonts w:cs="Times New Roman"/>
          <w:noProof/>
          <w:lang w:val="en-US"/>
        </w:rPr>
        <w:t xml:space="preserve"> fertilisation, and increases in the productivity of agricultural crops in northern mid-latitudes </w:t>
      </w:r>
      <w:r>
        <w:rPr>
          <w:rFonts w:cs="Times New Roman"/>
          <w:noProof/>
        </w:rPr>
        <w:fldChar w:fldCharType="begin" w:fldLock="1"/>
      </w:r>
      <w:r w:rsidR="00E719C0">
        <w:rPr>
          <w:rFonts w:cs="Times New Roman"/>
          <w:noProof/>
          <w:lang w:val="en-US"/>
        </w:rPr>
        <w:instrText>ADDIN CSL_CITATION { "citationItems" : [ { "id" : "ITEM-1", "itemData" : { "author" : [ { "dropping-particle" : "", "family" : "Gray", "given" : "Josh M", "non-dropping-particle" : "", "parse-names" : false, "suffix" : "" }, { "dropping-particle" : "", "family" : "Frolking", "given" : "Steve", "non-dropping-particle" : "", "parse-names" : false, "suffix" : "" }, { "dropping-particle" : "", "family" : "Kort", "given" : "Eric A", "non-dropping-particle" : "", "parse-names" : false, "suffix" : "" }, { "dropping-particle" : "", "family" : "Ray", "given" : "Deepak K", "non-dropping-particle" : "", "parse-names" : false, "suffix" : "" }, { "dropping-particle" : "", "family" : "Kucharik", "given" : "Christopher J", "non-dropping-particle" : "", "parse-names" : false, "suffix" : "" }, { "dropping-particle" : "", "family" : "Ramankutty", "given" : "Navin", "non-dropping-particle" : "", "parse-names" : false, "suffix" : "" }, { "dropping-particle" : "", "family" : "Friedl", "given" : "Mark A", "non-dropping-particle" : "", "parse-names" : false, "suffix" : "" } ], "container-title" : "Nature", "id" : "ITEM-1", "issued" : { "date-parts" : [ [ "2014", "11" ] ] }, "page" : "398", "publisher" : "Nature Publishing Group, a division of Macmillan Publishers Limited. All Rights Reserved.", "title" : "Direct human influence on atmospheric CO2 seasonality from increased cropland productivity", "translator" : [ { "dropping-particle" : "", "family" : "J5138", "given" : "", "non-dropping-particle" : "", "parse-names" : false, "suffix" : "" } ], "type" : "article-journal", "volume" : "515" }, "uris" : [ "http://www.mendeley.com/documents/?uuid=347146e7-2740-447d-a8fd-1d3177bf91d0" ] }, { "id" : "ITEM-2", "itemData" : { "DOI" : "10.1038/nature13893", "ISBN" : "0028-0836", "ISSN" : "14764687", "PMID" : "25409829", "abstract" : "The atmospheric carbon dioxide (CO2) record displays a prominent seasonal cycle that arises mainly from changes in vegetation growth and the corresponding CO2 uptake during the boreal spring and summer growing seasons and CO2 release during the autumn and winter seasons. The CO2 seasonal amplitude has increased over the past five decades, suggesting an increase in Northern Hemisphere biospheric activity. It has been proposed that vegetation growth may have been stimulated by higher concentrations of CO2 as well as by warming in recent decades, but such mechanisms have been unable to explain the full range and magnitude of the observed increase in CO2 seasonal amplitude. Here we suggest that the intensification of agriculture (the Green Revolution, in which much greater crop yield per unit area was achieved by hybridization, irrigation and fertilization) during the past five decades is a driver of changes in the seasonal characteristics of the global carbon cycle. Our analysis of CO2 data and atmospheric inversions shows a robust 15 per cent long-term increase in CO2 seasonal amplitude from 1961 to 2010, punctuated by large decadal and interannual variations. Using a terrestrial carbon cycle model that takes into account high-yield cultivars, fertilizer use and irrigation, we find that the long-term increase in CO2 seasonal amplitude arises from two major regions: the mid-latitude cropland between 25\u00b0 N and 60\u00b0 N and the high-latitude natural vegetation between 50\u00b0 N and 70\u00b0 N. The long-term trend of seasonal amplitude increase is 0.311 \u00b1 0.027 per cent per year, of which sensitivity experiments attribute 45, 29 and 26 per cent to land-use change, climate variability and change, and increased productivity due to CO2 fertilization, respectively. Vegetation growth was earlier by one to two weeks, as measured by the mid-point of vegetation carbon uptake, and took up 0.5 petagrams more carbon in July, the height of the growing season, during 2001\u20132010 than in 1961\u20131970, suggesting that human land use and management contribute to seasonal changes in the CO2 exchange between the biosphere and the atmosphere.", "author" : [ { "dropping-particle" : "", "family" : "Zeng", "given" : "Ning", "non-dropping-particle" : "", "parse-names" : false, "suffix" : "" }, { "dropping-particle" : "", "family" : "Zhao", "given" : "Fang", "non-dropping-particle" : "", "parse-names" : false, "suffix" : "" }, { "dropping-particle" : "", "family" : "Collatz", "given" : "George J.", "non-dropping-particle" : "", "parse-names" : false, "suffix" : "" }, { "dropping-particle" : "", "family" : "Kalnay", "given" : "Eugenia", "non-dropping-particle" : "", "parse-names" : false, "suffix" : "" }, { "dropping-particle" : "", "family" : "Salawitch", "given" : "Ross J.", "non-dropping-particle" : "", "parse-names" : false, "suffix" : "" }, { "dropping-particle" : "", "family" : "West", "given" : "Tristram O.", "non-dropping-particle" : "", "parse-names" : false, "suffix" : "" }, { "dropping-particle" : "", "family" : "Guanter", "given" : "Luis", "non-dropping-particle" : "", "parse-names" : false, "suffix" : "" } ], "container-title" : "Nature", "id" : "ITEM-2", "issue" : "7527", "issued" : { "date-parts" : [ [ "2014", "11" ] ] }, "page" : "394-397", "publisher" : "Nature Publishing Group, a division of Macmillan Publishers Limited. All Rights Reserved.", "title" : "Agricultural Green Revolution as a driver of increasing atmospheric CO 2 seasonal amplitude", "translator" : [ { "dropping-particle" : "", "family" : "J5142", "given" : "", "non-dropping-particle" : "", "parse-names" : false, "suffix" : "" } ], "type" : "article-journal", "volume" : "515" }, "uris" : [ "http://www.mendeley.com/documents/?uuid=e7d6aaa2-986b-4fa4-9d7b-506f78c8531c" ] } ], "mendeley" : { "formattedCitation" : "(Gray et al., 2014; Zeng et al., 2014)", "plainTextFormattedCitation" : "(Gray et al., 2014; Zeng et al., 2014)", "previouslyFormattedCitation" : "(Gray et al., 2014; Zeng et al., 2014)"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(Gray et al., 2014; Zeng et al., 2014)</w:t>
      </w:r>
      <w:r>
        <w:rPr>
          <w:rFonts w:cs="Times New Roman"/>
          <w:noProof/>
        </w:rPr>
        <w:fldChar w:fldCharType="end"/>
      </w:r>
      <w:r w:rsidRPr="00E457C1">
        <w:rPr>
          <w:rFonts w:cs="Times New Roman"/>
          <w:noProof/>
          <w:lang w:val="en-US"/>
        </w:rPr>
        <w:t xml:space="preserve">. </w:t>
      </w:r>
      <w:r w:rsidR="00915E8F" w:rsidRPr="00E457C1">
        <w:rPr>
          <w:rFonts w:cs="Times New Roman"/>
          <w:noProof/>
          <w:lang w:val="en-US"/>
        </w:rPr>
        <w:t>Recent studies have attempted to quant</w:t>
      </w:r>
      <w:r w:rsidR="00E2594C" w:rsidRPr="00E457C1">
        <w:rPr>
          <w:rFonts w:cs="Times New Roman"/>
          <w:noProof/>
          <w:lang w:val="en-US"/>
        </w:rPr>
        <w:t>i</w:t>
      </w:r>
      <w:r w:rsidR="00915E8F" w:rsidRPr="00E457C1">
        <w:rPr>
          <w:rFonts w:cs="Times New Roman"/>
          <w:noProof/>
          <w:lang w:val="en-US"/>
        </w:rPr>
        <w:t>fy the different contributions by comparing atmospheric CO</w:t>
      </w:r>
      <w:r w:rsidR="00915E8F" w:rsidRPr="00E457C1">
        <w:rPr>
          <w:rFonts w:cs="Times New Roman"/>
          <w:noProof/>
          <w:vertAlign w:val="subscript"/>
          <w:lang w:val="en-US"/>
        </w:rPr>
        <w:t>2</w:t>
      </w:r>
      <w:r w:rsidR="00915E8F" w:rsidRPr="00E457C1">
        <w:rPr>
          <w:rFonts w:cs="Times New Roman"/>
          <w:noProof/>
          <w:lang w:val="en-US"/>
        </w:rPr>
        <w:t xml:space="preserve"> observations with ensembles of land surface model simulations. </w:t>
      </w:r>
      <w:r w:rsidR="00575CD1">
        <w:rPr>
          <w:rFonts w:cs="Times New Roman"/>
          <w:noProof/>
        </w:rPr>
        <w:fldChar w:fldCharType="begin" w:fldLock="1"/>
      </w:r>
      <w:r w:rsidR="00E719C0">
        <w:rPr>
          <w:rFonts w:cs="Times New Roman"/>
          <w:noProof/>
          <w:lang w:val="en-US"/>
        </w:rPr>
        <w:instrText>ADDIN CSL_CITATION { "citationItems" : [ { "id" : "ITEM-1", "itemData" : { "DOI" : "doi:10.1111/gcb.13909", "ISSN" : "1354-1013", "abstract" : "Abstract No consensus has yet been reached on the major factors driving the observed increase in the seasonal amplitude of atmospheric CO2 in the northern latitudes. In this study, we used atmospheric CO2 records from 26 northern hemisphere stations with a temporal coverage longer than 15\u00a0years, and an atmospheric transport model prescribed with net biome productivity (NBP) from an ensemble of nine terrestrial ecosystem models, to attribute change in the seasonal amplitude of atmospheric CO2. We found significant (p\u00a0&lt;\u00a0.05) increases in seasonal peak-to-trough CO2 amplitude (AMPP-T) at nine stations, and in trough-to-peak amplitude (AMPT-P) at eight stations over the last three decades. Most of the stations that recorded increasing amplitudes are in Arctic and boreal regions (&gt;50\u00b0N), consistent with previous observations that the amplitude increased faster at Barrow (Arctic) than at Mauna Loa (subtropics). The multi-model ensemble mean (MMEM) shows that the response of ecosystem carbon cycling to rising CO2 concentration (eCO2) and climate change are dominant drivers of the increase in AMPP-T and AMPT-P in the high latitudes. At the Barrow station, the observed increase of AMPP-T and AMPT-P over the last 33\u00a0years is explained by eCO2 (39% and 42%) almost equally than by climate change (32% and 35%). The increased carbon losses during the months with a net carbon release in response to eCO2 are associated with higher ecosystem respiration due to the increase in carbon storage caused by eCO2 during carbon uptake period. Air-sea CO2 fluxes (10% for AMPP-T and 11% for AMPT-P) and the impacts of land-use change (marginally significant 3% for AMPP-T and 4% for AMPT-P) also contributed to the CO2 measured at Barrow, highlighting the role of these factors in regulating seasonal changes in the global carbon cycle.", "author" : [ { "dropping-particle" : "", "family" : "Piao", "given" : "Shilong", "non-dropping-particle" : "", "parse-names" : false, "suffix" : "" }, { "dropping-particle" : "", "family" : "Liu", "given" : "Zhuo", "non-dropping-particle" : "", "parse-names" : false, "suffix" : "" }, { "dropping-particle" : "", "family" : "Wang", "given" : "Yilong", "non-dropping-particle" : "", "parse-names" : false, "suffix" : "" }, { "dropping-particle" : "", "family" : "Ciais", "given" : "Philippe", "non-dropping-particle" : "", "parse-names" : false, "suffix" : "" }, { "dropping-particle" : "", "family" : "Yao", "given" : "Yitong",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"Janssens", "given" : "Ivan A", "non-dropping-particle" : "", "parse-names" : false, "suffix" : "" }, { "dropping-particle" : "", "family" : "Pe\u00f1uelas", "given" : "Josep", "non-dropping-particle" : "", "parse-names" : false, "suffix" : "" }, { "dropping-particle" : "", "family" : "Sitch", "given" : "Stephen", "non-dropping-particle" : "", "parse-names" : false, "suffix" : "" }, { "dropping-particle" : "", "family" : "Wang", "given" : "Tao", "non-dropping-particle" : "", "parse-names" : false, "suffix" : "" } ], "container-title" : "Global Change Biology", "id" : "ITEM-1", "issue" : "2", "issued" : { "date-parts" : [ [ "2017" ] ] }, "page" : "608-616", "title" : "On the causes of trends in the seasonal amplitude of atmospheric CO2", "translator" : [ { "dropping-particle" : "", "family" : "J5459", "given" : "", "non-dropping-particle" : "", "parse-names" : false, "suffix" : "" } ], "type" : "article-journal", "volume" : "24" }, "uris" : [ "http://www.mendeley.com/documents/?uuid=4cb61b3f-31c0-422a-94ea-91bed5607d27" ] } ], "mendeley" : { "formattedCitation" : "(Piao et al., 2017)", "manualFormatting" : "Piao et al. (2017)", "plainTextFormattedCitation" : "(Piao et al., 2017)", "previouslyFormattedCitation" : "(Piao et al., 2017)" }, "properties" : { "noteIndex" : 0 }, "schema" : "https://github.com/citation-style-language/schema/raw/master/csl-citation.json" }</w:instrText>
      </w:r>
      <w:r w:rsidR="00575CD1">
        <w:rPr>
          <w:rFonts w:cs="Times New Roman"/>
          <w:noProof/>
        </w:rPr>
        <w:fldChar w:fldCharType="separate"/>
      </w:r>
      <w:r w:rsidR="00393F8C">
        <w:rPr>
          <w:rFonts w:cs="Times New Roman"/>
          <w:noProof/>
          <w:lang w:val="en-US"/>
        </w:rPr>
        <w:t>Piao et al. (2017)</w:t>
      </w:r>
      <w:r w:rsidR="00575CD1">
        <w:rPr>
          <w:rFonts w:cs="Times New Roman"/>
          <w:noProof/>
        </w:rPr>
        <w:fldChar w:fldCharType="end"/>
      </w:r>
      <w:r w:rsidR="00575CD1" w:rsidRPr="00E457C1">
        <w:rPr>
          <w:rFonts w:cs="Times New Roman"/>
          <w:noProof/>
          <w:lang w:val="en-US"/>
        </w:rPr>
        <w:t xml:space="preserve"> </w:t>
      </w:r>
      <w:r w:rsidR="00915E8F" w:rsidRPr="00E457C1">
        <w:rPr>
          <w:rFonts w:cs="Times New Roman"/>
          <w:noProof/>
          <w:lang w:val="en-US"/>
        </w:rPr>
        <w:t>found that CO</w:t>
      </w:r>
      <w:r w:rsidR="00915E8F" w:rsidRPr="00E457C1">
        <w:rPr>
          <w:rFonts w:cs="Times New Roman"/>
          <w:noProof/>
          <w:vertAlign w:val="subscript"/>
          <w:lang w:val="en-US"/>
        </w:rPr>
        <w:t>2</w:t>
      </w:r>
      <w:r w:rsidR="00915E8F" w:rsidRPr="00E457C1">
        <w:rPr>
          <w:rFonts w:cs="Times New Roman"/>
          <w:noProof/>
          <w:lang w:val="en-US"/>
        </w:rPr>
        <w:t xml:space="preserve"> fertilization of photosynthesis is the main driver of the increase in the amplitude of the seasonal cycle of atmospheric CO</w:t>
      </w:r>
      <w:r w:rsidR="00915E8F" w:rsidRPr="00E457C1">
        <w:rPr>
          <w:rFonts w:cs="Times New Roman"/>
          <w:noProof/>
          <w:vertAlign w:val="subscript"/>
          <w:lang w:val="en-US"/>
        </w:rPr>
        <w:t>2</w:t>
      </w:r>
      <w:r w:rsidR="00915E8F" w:rsidRPr="00E457C1">
        <w:rPr>
          <w:rFonts w:cs="Times New Roman"/>
          <w:noProof/>
          <w:lang w:val="en-US"/>
        </w:rPr>
        <w:t xml:space="preserve"> but noted that climate change drives the latitudinal differences in that increase. </w:t>
      </w:r>
      <w:r w:rsidR="00915E8F" w:rsidRPr="00AE3B5E">
        <w:rPr>
          <w:rFonts w:cs="Times New Roman"/>
          <w:noProof/>
          <w:lang w:val="en-US"/>
        </w:rPr>
        <w:t xml:space="preserve">North of 40°N, </w:t>
      </w:r>
      <w:r w:rsidR="00575CD1">
        <w:rPr>
          <w:rFonts w:cs="Times New Roman"/>
          <w:noProof/>
        </w:rPr>
        <w:fldChar w:fldCharType="begin" w:fldLock="1"/>
      </w:r>
      <w:r w:rsidR="00E719C0">
        <w:rPr>
          <w:rFonts w:cs="Times New Roman"/>
          <w:noProof/>
          <w:lang w:val="en-US"/>
        </w:rPr>
        <w:instrText>ADDIN CSL_CITATION { "citationItems" : [ { "id" : "ITEM-1", "itemData" : { "DOI" : "10.5194/acp-19-12361-2019", "ISSN" : "16807324", "abstract" : "Continuous atmospheric CO2 monitoring data indicate an increase in the amplitude of seasonal CO2-cycle exchange (SCANBP) in northern high latitudes. The major drivers of enhanced SCANBP remain unclear and intensely debated, with land-use change, CO2 fertilization and warming being identified as likely contributors. We integrated CO2-flux data from two atmospheric inversions (consistent with atmospheric records) and from 11 state-of-the-art land-surface models (LSMs) to evaluate the relative importance of individual contributors to trends and drivers of the SCANBP of CO2 fluxes for 1980-2015. The LSMs generally reproduce the latitudinal increase in SCANBP trends within the inversions range. Inversions and LSMs attribute SCANBP increase to boreal Asia and Europe due to enhanced vegetation productivity (in LSMs) and point to contrasting effects of CO2 fertilization (positive) and warming (negative) on SCANBP. Our results do not support land-use change as a key contributor to the increase in SCANBP. The sensitivity of simulated microbial respiration to temperature in LSMs explained biases in SCANBP trends, which suggests that SCANBP could help to constrain model turnover times.", "author" : [ { "dropping-particle" : "", "family" : "Bastos", "given" : "Ana", "non-dropping-particle" : "", "parse-names" : false, "suffix" : "" }, { "dropping-particle" : "", "family" : "Ciais", "given" : "Philippe", "non-dropping-particle" : "", "parse-names" : false, "suffix" : "" }, { "dropping-particle" : "", "family" : "Chevallier", "given" : "Fr\u00e9d\u00e9ric", "non-dropping-particle" : "", "parse-names" : false, "suffix" : "" }, { "dropping-particle" : "", "family" : "R\u00f6denbeck", "given" : "Christian", "non-dropping-particle" : "", "parse-names" : false, "suffix" : "" }, { "dropping-particle" : "", "family" : "Ballantyne", "given" : "Ashley P.", "non-dropping-particle" : "", "parse-names" : false, "suffix" : "" }, { "dropping-particle" : "", "family" : "Maignan", "given" : "Fabienne", "non-dropping-particle" : "", "parse-names" : false, "suffix" : "" }, { "dropping-particle" : "", "family" : "Yin", "given" : "Yi", "non-dropping-particle" : "", "parse-names" : false, "suffix" : "" }, { "dropping-particle" : "", "family" : "Fern\u00e1ndez-Mart\u00ednez", "given" : "Marcos", "non-dropping-particle" : "", "parse-names" : false, "suffix" : "" }, { "dropping-particle" : "", "family" : "Friedlingstein", "given" : "Pierre", "non-dropping-particle" : "", "parse-names" : false, "suffix" : "" }, { "dropping-particle" : "", "family" : "Pe\u00f1uelas", "given" : "Josep", "non-dropping-particle" : "", "parse-names" : false, "suffix" : "" }, { "dropping-particle" : "", "family" : "Piao", "given" : "Shilong L.", "non-dropping-particle" : "", "parse-names" : false, "suffix" : "" }, { "dropping-particle" : "", "family" : "Sitch", "given" : "Stephen", "non-dropping-particle" : "", "parse-names" : false, "suffix" : "" }, { "dropping-particle" : "", "family" : "Smith", "given" : "William K.", "non-dropping-particle" : "", "parse-names" : false, "suffix" : "" }, { "dropping-particle" : "", "family" : "Wang", "given" : "Xuhui", "non-dropping-particle" : "", "parse-names" : false, "suffix" : "" }, { "dropping-particle" : "", "family" : "Zhu", "given" : "Zaichun", "non-dropping-particle" : "", "parse-names" : false, "suffix" : "" }, { "dropping-particle" : "", "family" : "Haverd", "given" : "Vanessa", "non-dropping-particle" : "", "parse-names" : false, "suffix" : "" }, { "dropping-particle" : "", "family" : "Kato", "given" : "Etsushi", "non-dropping-particle" : "", "parse-names" : false, "suffix" : "" }, { "dropping-particle" : "", "family" : "Jain", "given" : "Atul K.",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"Peylin", "given" : "Philippe", "non-dropping-particle" : "", "parse-names" : false, "suffix" : "" }, { "dropping-particle" : "", "family" : "Poulter", "given" : "Benjamin", "non-dropping-particle" : "", "parse-names" : false, "suffix" : "" }, { "dropping-particle" : "", "family" : "Zhu", "given" : "Dan", "non-dropping-particle" : "", "parse-names" : false, "suffix" : "" } ], "container-title" : "Atmospheric Chemistry and Physics", "id" : "ITEM-1", "issue" : "19", "issued" : { "date-parts" : [ [ "2019" ] ] }, "title" : "Contrasting effects of CO2 fertilization, land-use change and warming on seasonal amplitude of Northern Hemisphere CO2 exchange", "translator" : [ { "dropping-particle" : "", "family" : "J6727", "given" : "", "non-dropping-particle" : "", "parse-names" : false, "suffix" : "" } ], "type" : "article-journal", "volume" : "19" }, "uris" : [ "http://www.mendeley.com/documents/?uuid=d83420f6-fd06-4cf0-9e46-38e8d2eb83b6" ] } ], "mendeley" : { "formattedCitation" : "(Bastos et al., 2019)", "manualFormatting" : "Bastos et al. (2019)", "plainTextFormattedCitation" : "(Bastos et al., 2019)", "previouslyFormattedCitation" : "(Bastos et al., 2019)" }, "properties" : { "noteIndex" : 0 }, "schema" : "https://github.com/citation-style-language/schema/raw/master/csl-citation.json" }</w:instrText>
      </w:r>
      <w:r w:rsidR="00575CD1">
        <w:rPr>
          <w:rFonts w:cs="Times New Roman"/>
          <w:noProof/>
        </w:rPr>
        <w:fldChar w:fldCharType="separate"/>
      </w:r>
      <w:r w:rsidR="00393F8C">
        <w:rPr>
          <w:rFonts w:cs="Times New Roman"/>
          <w:noProof/>
          <w:lang w:val="en-US"/>
        </w:rPr>
        <w:t>Bastos et al. (2019)</w:t>
      </w:r>
      <w:r w:rsidR="00575CD1">
        <w:rPr>
          <w:rFonts w:cs="Times New Roman"/>
          <w:noProof/>
        </w:rPr>
        <w:fldChar w:fldCharType="end"/>
      </w:r>
      <w:r w:rsidR="00915E8F" w:rsidRPr="00E457C1">
        <w:rPr>
          <w:rFonts w:cs="Times New Roman"/>
          <w:noProof/>
          <w:lang w:val="en-US"/>
        </w:rPr>
        <w:t xml:space="preserve"> also found CO</w:t>
      </w:r>
      <w:r w:rsidR="00915E8F" w:rsidRPr="00E457C1">
        <w:rPr>
          <w:rFonts w:cs="Times New Roman"/>
          <w:noProof/>
          <w:vertAlign w:val="subscript"/>
          <w:lang w:val="en-US"/>
        </w:rPr>
        <w:t>2</w:t>
      </w:r>
      <w:r w:rsidR="00915E8F" w:rsidRPr="00E457C1">
        <w:rPr>
          <w:rFonts w:cs="Times New Roman"/>
          <w:noProof/>
          <w:lang w:val="en-US"/>
        </w:rPr>
        <w:t xml:space="preserve"> fertilization to be the most likely driver, with warming at northern high latitudes contributing a decrease in amplitude, in contrast to earlier conclusions </w:t>
      </w:r>
      <w:r w:rsidR="00575CD1">
        <w:rPr>
          <w:rFonts w:cs="Times New Roman"/>
          <w:noProof/>
        </w:rPr>
        <w:fldChar w:fldCharType="begin" w:fldLock="1"/>
      </w:r>
      <w:r w:rsidR="00975161">
        <w:rPr>
          <w:rFonts w:cs="Times New Roman"/>
          <w:noProof/>
          <w:lang w:val="en-US"/>
        </w:rPr>
        <w:instrText>ADDIN CSL_CITATION { "citationItems" : [ { "id" : "ITEM-1", "itemData" : { "DOI" : "10.1126/science.aac4971", "ISSN" : "0036-8075", "abstract" : "The combined effects of climate change and vegetation dynamics at high northern latitudes have amplified the seasonal variation of atmospheric CO2 concentrations over the past half century. Forkel et al. combined observations and models to show that climate warming has caused the photosynthetic uptake of carbon to increase faster than its respiratory release from the terrestrial biosphere. This has increased the difference from summer to winter, as well as the latitudinal gradient. Because of the physiological limitations to carbon uptake by terrestrial vegetation, this negative feedback to warming in the boreal north and Arctic cannot continue indefinitely.Science, this issue p. 696Atmospheric monitoring of high northern latitudes (above 40{\\textdegree}N) has shown an enhanced seasonal cycle of carbon dioxide (CO2) since the 1960s, but the underlying mechanisms are not yet fully understood. The much stronger increase in high latitudes relative to low ones suggests that northern ecosystems are experiencing large changes in vegetation and carbon cycle dynamics. We found that the latitudinal gradient of the increasing CO2 amplitude is mainly driven by positive trends in photosynthetic carbon uptake caused by recent climate change and mediated by changing vegetation cover in northern ecosystems. Our results underscore the importance of climate{\\textendash}vegetation{\\textendash}carbon cycle feedbacks at high latitudes; moreover, they indicate that in recent decades, photosynthetic carbon uptake has reacted much more strongly to warming than have carbon release processes.", "author" : [ { "dropping-particle" : "", "family" : "Forkel", "given" : "Matthias", "non-dropping-particle" : "", "parse-names" : false, "suffix" : "" }, { "dropping-particle" : "", "family" : "Carvalhais", "given" : "Nuno", "non-dropping-particle" : "", "parse-names" : false, "suffix" : "" }, { "dropping-particle" : "", "family" : "R\u00f6denbeck", "given" : "Christian", "non-dropping-particle" : "", "parse-names" : false, "suffix" : "" }, { "dropping-particle" : "", "family" : "Keeling", "given" : "Ralph", "non-dropping-particle" : "", "parse-names" : false, "suffix" : "" }, { "dropping-particle" : "", "family" : "Heimann", "given" : "Martin", "non-dropping-particle" : "", "parse-names" : false, "suffix" : "" }, { "dropping-particle" : "", "family" : "Thonicke", "given" : "Kirsten", "non-dropping-particle" : "", "parse-names" : false, "suffix" : "" }, { "dropping-particle" : "", "family" : "Zaehle", "given" : "S\u00f6nke", "non-dropping-particle" : "", "parse-names" : false, "suffix" : "" }, { "dropping-particle" : "", "family" : "Reichstein", "given" : "Markus", "non-dropping-particle" : "", "parse-names" : false, "suffix" : "" } ], "container-title" : "Science", "id" : "ITEM-1", "issue" : "6274", "issued" : { "date-parts" : [ [ "2016" ] ] }, "page" : "696-699", "publisher" : "American Association for the Advancement of Science", "title" : "Enhanced seasonal CO2 exchange caused by amplified plant productivity in northern ecosystems", "translator" : [ { "dropping-particle" : "", "family" : "J5139", "given" : "", "non-dropping-particle" : "", "parse-names" : false, "suffix" : "" } ], "type" : "article-journal", "volume" : "351" }, "uris" : [ "http://www.mendeley.com/documents/?uuid=118d8472-1718-4541-8da5-c2c820aa49e7" ] }, { "id" : "ITEM-2", "itemData" : { "DOI" : "10.1126/science.1239207", "ISSN" : "0036-8075", "abstract" : "Seasonal variations of atmospheric carbon dioxide (CO 2 ) in the Northern Hemisphere have increased since the 1950s, but sparse observations have prevented a clear assessment of the patterns of long-term change and the underlying mechanisms. We compare recent aircraft-based observations of CO 2 above the North Pacific and Arctic Oceans to earlier data from 1958 to 1961 and find that the seasonal amplitude at altitudes of 3 to 6 km increased by 50% for 45\u00b0 to 90\u00b0N but by less than 25% for 10\u00b0 to 45\u00b0N. An increase of 30 to 60% in the seasonal exchange of CO 2 by northern extratropical land ecosystems, focused on boreal forests, is implicated, substantially more than simulated by current land ecosystem models. The observations appear to signal large ecological changes in northern forests and a major shift in the global carbon cycle.", "author" : [ { "dropping-particle" : "", "family" : "Graven", "given" : "H D", "non-dropping-particle" : "", "parse-names" : false, "suffix" : "" }, { "dropping-particle" : "", "family" : "Keeling", "given" : "R F", "non-dropping-particle" : "", "parse-names" : false, "suffix" : "" }, { "dropping-particle" : "", "family" : "Piper", "given" : "S C", "non-dropping-particle" : "", "parse-names" : false, "suffix" : "" }, { "dropping-particle" : "", "family" : "Patra", "given" : "P K", "non-dropping-particle" : "", "parse-names" : false, "suffix" : "" }, { "dropping-particle" : "", "family" : "Stephens", "given" : "B B", "non-dropping-particle" : "", "parse-names" : false, "suffix" : "" }, { "dropping-particle" : "", "family" : "Wofsy", "given" : "S C", "non-dropping-particle" : "", "parse-names" : false, "suffix" : "" }, { "dropping-particle" : "", "family" : "Welp", "given" : "L R", "non-dropping-particle" : "", "parse-names" : false, "suffix" : "" }, { "dropping-particle" : "", "family" : "Sweeney", "given" : "C", "non-dropping-particle" : "", "parse-names" : false, "suffix" : "" }, { "dropping-particle" : "", "family" : "Tans", "given" : "P P", "non-dropping-particle" : "", "parse-names" : false, "suffix" : "" }, { "dropping-particle" : "", "family" : "Kelley", "given" : "J J", "non-dropping-particle" : "", "parse-names" : false, "suffix" : "" }, { "dropping-particle" : "", "family" : "Daube", "given" : "B C", "non-dropping-particle" : "", "parse-names" : false, "suffix" : "" }, { "dropping-particle" : "", "family" : "Kort", "given" : "E A", "non-dropping-particle" : "", "parse-names" : false, "suffix" : "" }, { "dropping-particle" : "", "family" : "Santoni", "given" : "G W", "non-dropping-particle" : "", "parse-names" : false, "suffix" : "" }, { "dropping-particle" : "", "family" : "Bent", "given" : "J D", "non-dropping-particle" : "", "parse-names" : false, "suffix" : "" } ], "container-title" : "Science", "id" : "ITEM-2", "issue" : "6150", "issued" : { "date-parts" : [ [ "2013", "9", "6" ] ] }, "page" : "1085-1089", "publisher" : "American Association for the Advancement of Science", "title" : "Enhanced Seasonal Exchange of CO2 by Northern Ecosystems Since 1960", "translator" : [ { "dropping-particle" : "", "family" : "J5141", "given" : "", "non-dropping-particle" : "", "parse-names" : false, "suffix" : "" } ], "type" : "article-journal", "volume" : "341" }, "uris" : [ "http://www.mendeley.com/documents/?uuid=16bb3cb0-75d1-48fa-a999-e0e0c9bd0337" ] } ], "mendeley" : { "formattedCitation" : "(Graven et al., 2013; Forkel et al., 2016)", "plainTextFormattedCitation" : "(Graven et al., 2013; Forkel et al., 2016)", "previouslyFormattedCitation" : "(Graven et al., 2013; Forkel et al., 2016)" }, "properties" : { "noteIndex" : 0 }, "schema" : "https://github.com/citation-style-language/schema/raw/master/csl-citation.json" }</w:instrText>
      </w:r>
      <w:r w:rsidR="00575CD1">
        <w:rPr>
          <w:rFonts w:cs="Times New Roman"/>
          <w:noProof/>
        </w:rPr>
        <w:fldChar w:fldCharType="separate"/>
      </w:r>
      <w:r w:rsidR="00393F8C">
        <w:rPr>
          <w:rFonts w:cs="Times New Roman"/>
          <w:noProof/>
          <w:lang w:val="en-US"/>
        </w:rPr>
        <w:t>(Graven et al., 2013; Forkel et al., 2016)</w:t>
      </w:r>
      <w:r w:rsidR="00575CD1">
        <w:rPr>
          <w:rFonts w:cs="Times New Roman"/>
          <w:noProof/>
        </w:rPr>
        <w:fldChar w:fldCharType="end"/>
      </w:r>
      <w:r w:rsidR="00915E8F" w:rsidRPr="00E457C1">
        <w:rPr>
          <w:rFonts w:cs="Times New Roman"/>
          <w:noProof/>
          <w:lang w:val="en-US"/>
        </w:rPr>
        <w:t xml:space="preserve">, and agricultural and land use changes making only a small contribution. </w:t>
      </w:r>
      <w:r w:rsidR="00915E8F" w:rsidRPr="001D5B54">
        <w:rPr>
          <w:rFonts w:cs="Times New Roman"/>
          <w:noProof/>
          <w:lang w:val="en-US"/>
          <w:rPrChange w:id="2575" w:author="Clotilde Pean" w:date="2021-06-21T14:15:00Z">
            <w:rPr>
              <w:rFonts w:cs="Times New Roman"/>
              <w:noProof/>
            </w:rPr>
          </w:rPrChange>
        </w:rPr>
        <w:t xml:space="preserve">For temperate regions of the </w:t>
      </w:r>
      <w:del w:id="2576" w:author="Sara M Tuson" w:date="2021-06-27T21:02:00Z">
        <w:r w:rsidR="00915E8F" w:rsidRPr="001D5B54" w:rsidDel="00D66169">
          <w:rPr>
            <w:rFonts w:cs="Times New Roman"/>
            <w:noProof/>
            <w:lang w:val="en-US"/>
            <w:rPrChange w:id="2577" w:author="Clotilde Pean" w:date="2021-06-21T14:15:00Z">
              <w:rPr>
                <w:rFonts w:cs="Times New Roman"/>
                <w:noProof/>
              </w:rPr>
            </w:rPrChange>
          </w:rPr>
          <w:delText>NH</w:delText>
        </w:r>
      </w:del>
      <w:ins w:id="2578" w:author="Sara M Tuson" w:date="2021-06-27T21:02:00Z">
        <w:r w:rsidR="00D66169">
          <w:rPr>
            <w:rFonts w:cs="Times New Roman"/>
            <w:noProof/>
            <w:lang w:val="en-US"/>
          </w:rPr>
          <w:t>Northern Hemisphere</w:t>
        </w:r>
      </w:ins>
      <w:r w:rsidR="00915E8F" w:rsidRPr="001D5B54">
        <w:rPr>
          <w:rFonts w:cs="Times New Roman"/>
          <w:noProof/>
          <w:lang w:val="en-US"/>
          <w:rPrChange w:id="2579" w:author="Clotilde Pean" w:date="2021-06-21T14:15:00Z">
            <w:rPr>
              <w:rFonts w:cs="Times New Roman"/>
              <w:noProof/>
            </w:rPr>
          </w:rPrChange>
        </w:rPr>
        <w:t xml:space="preserve">, </w:t>
      </w:r>
      <w:r w:rsidR="00575CD1">
        <w:rPr>
          <w:rFonts w:cs="Times New Roman"/>
          <w:noProof/>
        </w:rPr>
        <w:fldChar w:fldCharType="begin" w:fldLock="1"/>
      </w:r>
      <w:ins w:id="2580" w:author="Robin Matthews" w:date="2021-06-15T15:25:00Z">
        <w:r w:rsidR="00E95303" w:rsidRPr="001D5B54">
          <w:rPr>
            <w:rFonts w:cs="Times New Roman"/>
            <w:noProof/>
            <w:lang w:val="en-US"/>
            <w:rPrChange w:id="2581" w:author="Clotilde Pean" w:date="2021-06-21T14:15:00Z">
              <w:rPr>
                <w:rFonts w:cs="Times New Roman"/>
                <w:noProof/>
              </w:rPr>
            </w:rPrChange>
          </w:rPr>
          <w:instrText>ADDIN CSL_CITATION { "citationItems" : [ { "id" : "ITEM-1", "itemData" : { "DOI" : "10.1111/gcb.15162", "ISSN" : "13652486", "abstract" : "Changing amplitude of the seasonal cycle of atmospheric CO2 (SCA) in the northern hemisphere is an emerging carbon cycle property. Mauna Loa (MLO) station (20\u00b0N, 156\u00b0W), which has the longest continuous northern hemisphere CO2 record, shows an increasing SCA before the 1980s (p\u00a0&lt;.01), followed by no significant change thereafter. We analyzed the potential driving factors of SCA slowing-down, with an ensemble of dynamic global vegetation models (DGVMs) coupled with an atmospheric transport model. We found that slowing-down of SCA at MLO is primarily explained by response of net biome productivity (NBP) to climate change, and by changes in atmospheric circulations. Through NBP, climate change increases SCA at MLO before the 1980s and decreases it afterwards. The effect of climate change on the slowing-down of SCA at MLO is mainly exerted by intensified drought stress acting to offset the acceleration driven by CO2 fertilization. This challenges the view that CO2 fertilization is the dominant cause of emergent SCA trends at northern sites south of 40\u00b0N. The contribution of agricultural intensification on the deceleration of SCA at MLO was elusive according to land\u2013atmosphere CO2 flux estimated by DGVMs and atmospheric inversions. Our results also show the necessity to adequately accou</w:instrText>
        </w:r>
        <w:r w:rsidR="00E95303">
          <w:rPr>
            <w:rFonts w:cs="Times New Roman"/>
            <w:noProof/>
          </w:rPr>
          <w:instrText>nt for changing circulation patterns in understanding carbon cycle dynamics observed from atmospheric observations and in using these observations to benchmark DGVMs.", "author" : [ { "dropping-particle" : "", "family" : "Wang", "given" : "Kai", "non-dropping-particle" : "", "parse-names" : false, "suffix" : "" }, { "dropping-particle" : "", "family" : "Wang", "given" : "Yilong", "non-dropping-particle" : "", "parse-names" : false, "suffix" : "" }, { "dropping-particle" : "", "family" : "Wang", "given" : "Xuhui", "non-dropping-particle" : "", "parse-names" : false, "suffix" : "" }, { "dropping-particle" : "", "family" : "He", "given" : "Yue", "non-dropping-particle" : "", "parse-names" : false, "suffix" : "" }, { "dropping-particle" : "", "family" : "Li", "given" : "Xiangyi", "non-dropping-particle" : "", "parse-names" : false, "suffix" : "" }, { "dropping-particle" : "", "family" : "Keeling", "given" : "Ralph F.", "non-dropping-particle" : "", "parse-names" : false, "suffix" : "" }, { "dropping-particle" : "", "family" : "Ciais", "given" : "Philippe", "non-dropping-particle" : "", "parse-names" : false, "suffix" : "" }, { "dropping-particle" : "", "family" : "Heimann", "given" : "Martin",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"Buermann", "given" : "Wolfgang", "non-dropping-particle" : "", "parse-names" : false, "suffix" : "" }, { "dropping-particle" : "", "family" : "Arora", "given" : "Vivek K.",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"Poulter", "given" : "Benjamin", "non-dropping-particle" : "", "parse-names" : false, "suffix" : "" }, { "dropping-particle" : "", "family" : "Vuichard", "given" : "Nicolas", "non-dropping-particle" : "", "parse-names" : false, "suffix" : "" }, { "dropping-particle" : "", "family" : "Wiltshire", "given" : "Andy", "non-dropping-particle" : "", "parse-names" : false, "suffix" : "" }, { "dropping-particle" : "", "family" : "Zeng", "given" : "Ning", "non-dropping-particle" : "", "parse-names" : false, "suffix" : "" }, { "dropping-particle" : "", "family" : "Zhu", "given" : "Dan", "non-dropping-particle" : "", "parse-names" : false, "suffix" : "" }, { "dropping-particle" : "", "family" : "Piao", "given" : "Shilong", "non-dropping-particle" : "", "parse-names" : false, "suffix" : "" } ], "container-title" : "Global Change Biology", "id" : "ITEM-1", "issue" : "8", "issued" : { "date-parts" : [ [ "2020" ] ] }, "title" : "Causes of slowing-down seasonal CO2 amplitude at Mauna Loa", "translator" : [ { "dropping-particle" : "", "family" : "J6729", "given" : "", "non-dropping-particle" : "", "parse-names" : false, "suffix" : "" } ], "type" : "article-journal", "volume" : "26" }, "uris" : [ "http://www.mendeley.com/documents/?uuid=2356ab1c-49f1-4238-891e-db3899bd786b" ] } ], "mendeley" : { "formattedCitation" : "(Wang et al., 2020b)", "manualFormatting" : "K. Wang et al. (2020)", "plainTextFormattedCitation" : "(Wang et al., 2020b)", "previouslyFormattedCitation" : "(Wang et al., 2020b)" }, "properties" : { "noteIndex" : 0 }, "schema" : "https://github.com/citation-style-language/schema/raw/master/csl-citation.json" }</w:instrText>
        </w:r>
      </w:ins>
      <w:del w:id="2582" w:author="Robin Matthews" w:date="2021-06-15T15:25:00Z">
        <w:r w:rsidR="00E719C0" w:rsidDel="00E95303">
          <w:rPr>
            <w:rFonts w:cs="Times New Roman"/>
            <w:noProof/>
          </w:rPr>
          <w:delInstrText xml:space="preserve">ADDIN CSL_CITATION { "citationItems" : [ { "id" : "ITEM-1", "itemData" : { "DOI" : "10.1111/gcb.15162", "ISSN" : "13652486", "abstract" : "Changing amplitude of the seasonal cycle of atmospheric CO2 (SCA) in the northern hemisphere is an emerging carbon cycle property. Mauna Loa (MLO) station (20\u00b0N, 156\u00b0W), which has the longest continuous northern hemisphere CO2 record, shows an increasing SCA before the 1980s (p\u00a0&lt;.01), followed by no significant change thereafter. We analyzed the potential driving factors of SCA slowing-down, with an ensemble of dynamic global vegetation models (DGVMs) coupled with an atmospheric transport model. We found that slowing-down of SCA at MLO is primarily explained by response of net biome productivity (NBP) to climate change, and by changes in atmospheric circulations. Through NBP, climate change increases SCA at MLO before the 1980s and decreases it afterwards. The effect of climate change on the slowing-down of SCA at MLO is mainly exerted by intensified drought stress acting to offset the acceleration driven by CO2 fertilization. This challenges the view that CO2 fertilization is the dominant cause of emergent SCA trends at northern sites south of 40\u00b0N. The contribution of agricultural intensification on the deceleration of SCA at MLO was elusive according to land\u2013atmosphere CO2 flux estimated by DGVMs and atmospheric inversions. Our results also show the necessity to adequately account for changing circulation patterns in understanding carbon cycle dynamics observed from atmospheric observations and in using these observations to benchmark DGVMs.", "author" : [ { "dropping-particle" : "", "family" : "Wang", "given" : "Kai", "non-dropping-particle" : "", "parse-names" : false, "suffix" : "" }, { "dropping-particle" : "", "family" : "Wang", "given" : "Yilong", "non-dropping-particle" : "", "parse-names" : false, "suffix" : "" }, { "dropping-particle" : "", "family" : "Wang", "given" : "Xuhui", "non-dropping-particle" : "", "parse-names" : false, "suffix" : "" }, { "dropping-particle" : "", "family" : "He", "given" : "Yue", "non-dropping-particle" : "", "parse-names" : false, "suffix" : "" }, { "dropping-particle" : "", "family" : "Li", "given" : "Xiangyi", "non-dropping-particle" : "", "parse-names" : false, "suffix" : "" }, { "dropping-particle" : "", "family" : "Keeling", "given" : "Ralph F.", "non-dropping-particle" : "", "parse-names" : false, "suffix" : "" }, { "dropping-particle" : "", "family" : "Ciais", "given" : "Philippe", "non-dropping-particle" : "", "parse-names" : false, "suffix" : "" }, { "dropping-particle" : "", "family" : "Heimann", "given" : "Martin", "non-dropping-particle" : "", "parse-names" : false, "suffix" : "" }, { "dropping-particle" : "", "family" : "Peng", "given" : "Shushi", "non-dropping-particle" : "", "parse-names" : false, "suffix" : "" }, { "dropping-particle" : "", "family" : "Chevallier", "given" : "Fr\u00e9d\u00e9ric",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"Buermann", "given" : "Wolfgang", "non-dropping-particle" : "", "parse-names" : false, "suffix" : "" }, { "dropping-particle" : "", "family" : "Arora", "given" : "Vivek K.", "non-dropping-particle" : "", "parse-names" : false, "suffix" : "" }, { "dropping-particle" : "", "family" : "Haverd", "given" : "Vanessa", "non-dropping-particle" : "", "parse-names" : false, "suffix" : "" }, { "dropping-particle" : "", "family" : "Jain", "given" : "Atul K.", "non-dropping-particle" : "", "parse-names" : false, "suffix" : "" }, { "dropping-particle" : "", "family" : "Kato", "given" : "Etsushi", "non-dropping-particle" : "", "parse-names" : false, "suffix" : "" }, { "dropping-particle" : "", "family" : "Lienert", "given" : "Sebastian", "non-dropping-particle" : "", "parse-names" : false, "suffix" : "" }, { "dropping-particle" : "", "family" : "Lombardozzi", "given" : "Danica", "non-dropping-particle" : "", "parse-names" : false, "suffix" : "" }, { "dropping-particle" : "", "family" : "Nabel", "given" : "Julia E.M.S.", "non-dropping-particle" : "", "parse-names" : false, "suffix" : "" }, { "dropping-particle" : "", "family" : "Poulter", "given" : "Benjamin", "non-dropping-particle" : "", "parse-names" : false, "suffix" : "" }, { "dropping-particle" : "", </w:delInstrText>
        </w:r>
        <w:r w:rsidR="00E719C0" w:rsidRPr="006814DF" w:rsidDel="00E95303">
          <w:rPr>
            <w:rFonts w:cs="Times New Roman"/>
            <w:noProof/>
            <w:lang w:val="en-GB"/>
          </w:rPr>
          <w:delInstrText>"family" : "Vuichard", "given" : "Nicolas", "non-dropping-particle" : "", "parse-names" : false, "suffix" : "" }, { "dropping-particle" : "", "family" : "Wiltshire", "given" : "Andy", "non-dropping-particle" : "", "parse-names" : false, "suffix" : "" }, { "dropping-particle" : "", "family" : "Zeng", "given" : "Ning", "non-dropping-particle" : "", "parse-names" : false, "suffix" : "" }, { "dropping-particle" : "", "family" : "Zhu", "given" : "Dan", "non-dropping-particle" : "", "parse-names" : false, "suffix" : "" }, { "dropping-particle" : "", "family" : "Piao", "given" : "Shilong", "non-dropping-particle" : "", "parse-names" : false, "suffix" : "" } ], "container-title" : "Global Change Biology", "id" : "ITEM-1", "issue" : "8", "issued" : { "date-parts" : [ [ "2020" ] ] }, "title" : "Causes of slowing-down seasonal CO2 amplitude at Mauna Loa", "translator" : [ { "dropping-particle" : "", "family" : "J6729", "given" : "", "non-dropping-particle" : "", "parse-names" : false, "suffix" : "" } ], "type" : "article-journal", "volume" : "26" }, "uris" : [ "http://www.mendeley.com/documents/?uuid=2356ab1c-49f1-4238-891e-db3899bd786b" ] } ], "mendeley" : { "formattedCitation" : "(Wang et al., 2020b)", "manualFormatting" : "Wang et al. (2020b)", "plainTextFormattedCitation" : "(Wang et al., 2020b)", "previouslyFormattedCitation" : "(Wang et al., 2020b)" }, "properties" : { "noteIndex" : 0 }, "schema" : "https://github.com/citation-style-language/schema/raw/master/csl-citation.json" }</w:delInstrText>
        </w:r>
      </w:del>
      <w:r w:rsidR="00575CD1">
        <w:rPr>
          <w:rFonts w:cs="Times New Roman"/>
          <w:noProof/>
        </w:rPr>
        <w:fldChar w:fldCharType="separate"/>
      </w:r>
      <w:r w:rsidR="00393F8C">
        <w:rPr>
          <w:rFonts w:cs="Times New Roman"/>
          <w:noProof/>
          <w:lang w:val="en-US"/>
        </w:rPr>
        <w:t>K. Wang et al. (2020)</w:t>
      </w:r>
      <w:r w:rsidR="00575CD1">
        <w:rPr>
          <w:rFonts w:cs="Times New Roman"/>
          <w:noProof/>
        </w:rPr>
        <w:fldChar w:fldCharType="end"/>
      </w:r>
      <w:r w:rsidR="00915E8F" w:rsidRPr="00E457C1">
        <w:rPr>
          <w:rFonts w:cs="Times New Roman"/>
          <w:noProof/>
          <w:lang w:val="en-US"/>
        </w:rPr>
        <w:t xml:space="preserve"> found that </w:t>
      </w:r>
      <w:r w:rsidR="002C52A9" w:rsidRPr="00E457C1">
        <w:rPr>
          <w:rFonts w:cs="Times New Roman"/>
          <w:noProof/>
          <w:lang w:val="en-US"/>
        </w:rPr>
        <w:t>the importance of CO</w:t>
      </w:r>
      <w:r w:rsidR="002C52A9" w:rsidRPr="00E457C1">
        <w:rPr>
          <w:rFonts w:cs="Times New Roman"/>
          <w:noProof/>
          <w:vertAlign w:val="subscript"/>
          <w:lang w:val="en-US"/>
        </w:rPr>
        <w:t>2</w:t>
      </w:r>
      <w:r w:rsidR="002C52A9" w:rsidRPr="00E457C1">
        <w:rPr>
          <w:rFonts w:cs="Times New Roman"/>
          <w:noProof/>
          <w:lang w:val="en-US"/>
        </w:rPr>
        <w:t xml:space="preserve"> fertilisation is decreased by drought stress</w:t>
      </w:r>
      <w:r w:rsidR="00915E8F" w:rsidRPr="00E457C1">
        <w:rPr>
          <w:rFonts w:cs="Times New Roman"/>
          <w:noProof/>
          <w:lang w:val="en-US"/>
        </w:rPr>
        <w:t xml:space="preserve">, but also found only a small contribution from agricultural and land use changes. However, </w:t>
      </w:r>
      <w:r w:rsidRPr="00E457C1">
        <w:rPr>
          <w:rFonts w:cs="Times New Roman"/>
          <w:noProof/>
          <w:lang w:val="en-US"/>
        </w:rPr>
        <w:t>many global models do not include nitrogen fertili</w:t>
      </w:r>
      <w:r w:rsidR="008E41C0" w:rsidRPr="00E457C1">
        <w:rPr>
          <w:rFonts w:cs="Times New Roman"/>
          <w:noProof/>
          <w:lang w:val="en-US"/>
        </w:rPr>
        <w:t>s</w:t>
      </w:r>
      <w:r w:rsidRPr="00E457C1">
        <w:rPr>
          <w:rFonts w:cs="Times New Roman"/>
          <w:noProof/>
          <w:lang w:val="en-US"/>
        </w:rPr>
        <w:t xml:space="preserve">ation, changes to crop cultivars or irrigation effects, with the latter associated with deficiencies in simulated terrestrial water cycling </w:t>
      </w:r>
      <w:r>
        <w:rPr>
          <w:rFonts w:cs="Times New Roman"/>
          <w:noProof/>
        </w:rPr>
        <w:fldChar w:fldCharType="begin" w:fldLock="1"/>
      </w:r>
      <w:ins w:id="2583" w:author="Robin Matthews" w:date="2021-06-15T15:25:00Z">
        <w:r w:rsidR="00E95303">
          <w:rPr>
            <w:rFonts w:cs="Times New Roman"/>
            <w:noProof/>
            <w:lang w:val="en-US"/>
          </w:rPr>
          <w:instrText>ADDIN CSL_CITATION { "citationItems" : [ { "id" : "ITEM-1", "itemData" : { "DOI" : "10.1088/1748-9326/aadd32", "ISSN" : "17489326", "abstract" : "Many studies on drought consider precipitation and potential evapotranspiration (PET) impacts. However, catchment water retention is a factor affecting the interception of precipitation and slowing down runoff which also plays a critical role in determining the risks of hydrological drought. The Budyko framework links retention to the partitioning of precipitation into runoff or evapotranspiration. Applied worldwide, we demonstrate that retention changes are the dominant contribution to measured runoff changes in 21 of 33 major catchments. Similarly, assessing climate simulations for the historical period suggests that models substantially underestimate observed runoff changes due to unrepresented water management processes. Climate models show that water retention (without direct water management) generally decreases by the end of the 21st century, except in dry central Asia and northwestern China. Such decreases raise runoff, mainly driven by precipitation intensity increases (RCP4.5 scenario) and additionally by CO2-induced stomata closure (RCP8.5). This mitigates runoff deficits (generally from raised PET under warming) by increasing global mean runoff from -2.77 mm yr-1 to +3.81 mm yr-1 (RCP4.5), and -6.98 mm yr-1 to +5.11 mm yr-1 (RCP8.5).", "author" : [ { "dropping-particle" : "", "family" : "Yang", "given" : "Hui", "non-dropping-particle" : "", "parse-names" : false, "suffix" : "" }, { "dropping-particle" : "", "family" : "Piao", "given" : "Shilong",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"Li", "given" : "Yue", "non-dropping-particle" : "", "parse-names" : false, "suffix" : "" }, { "dropping-particle" : "", "family" : "Wang", "given" : "Tao", "non-dropping-particle" : "", "parse-names" : false, "suffix" : "" }, { "dropping-particle" : "", "family" : "Peng", "given" : "Shushi", "non-dropping-particle" : "", "parse-names" : false, "suffix" : "" }, { "dropping-particle" : "", "family" : "Yang", "given" : "Yuting", "non-dropping-particle" : "", "parse-names" : false, "suffix" : "" }, { "dropping-particle" : "", "family" : "Yang", "given" : "Dawen", "non-dropping-particle" : "", "parse-names" : false, "suffix" : "" }, { "dropping-particle" : "", "family" : "Chang", "given" : "Jinfeng", "non-dropping-particle" : "", "parse-names" : false, "suffix" : "" } ], "container-title" : "Environmental Research Letters", "id" : "ITEM-1", "issued" : { "date-parts" : [ [ "2018" ] ] }, "title" : "Changing the retention properties of catchments and their influence on runoff under climate change", "translator" : [ { "dropping-particle" : "", "family" : "J5913", "given" : "", "non-dropping-particle" : "", "parse-names" : false, "suffix" : "" } ], "type" : "article-journal" }, "uris" : [ "http://www.mendeley.com/documents/?uuid=6a9a0d26-4c78-4049-845b-7c9995f81ea2" ] } ], "mendeley" : { "formattedCitation" : "(Yang et al., 2018a)", "manualFormatting" : "(H. Yang et al., 2018)", "plainTextFormattedCitation" : "(Yang et al., 2018a)", "previouslyFormattedCitation" : "(Yang et al., 2018a)" }, "properties" : { "noteIndex" : 0 }, "schema" : "https://github.com/citation-style-language/schema/raw/master/csl-citation.json" }</w:instrText>
        </w:r>
      </w:ins>
      <w:del w:id="2584" w:author="Robin Matthews" w:date="2021-06-15T15:25:00Z">
        <w:r w:rsidR="00E719C0" w:rsidDel="00E95303">
          <w:rPr>
            <w:rFonts w:cs="Times New Roman"/>
            <w:noProof/>
            <w:lang w:val="en-US"/>
          </w:rPr>
          <w:delInstrText>ADDIN CSL_CITATION { "citationItems" : [ { "id" : "ITEM-1", "itemData" : { "DOI" : "10.1088/1748-9326/aadd32", "ISSN" : "17489326", "abstract" : "Many studies on drought consider precipitation and potential evapotranspiration (PET) impacts. However, catchment water retention is a factor affecting the interception of precipitation and slowing down runoff which also plays a critical role in determining the risks of hydrological drought. The Budyko framework links retention to the partitioning of precipitation into runoff or evapotranspiration. Applied worldwide, we demonstrate that retention changes are the dominant contribution to measured runoff changes in 21 of 33 major catchments. Similarly, assessing climate simulations for the historical period suggests that models substantially underestimate observed runoff changes due to unrepresented water management processes. Climate models show that water retention (without direct water management) generally decreases by the end of the 21st century, except in dry central Asia and northwestern China. Such decreases raise runoff, mainly driven by precipitation intensity increases (RCP4.5 scenario) and additionally by CO2-induced stomata closure (RCP8.5). This mitigates runoff deficits (generally from raised PET under warming) by increasing global mean runoff from -2.77 mm yr-1 to +3.81 mm yr-1 (RCP4.5), and -6.98 mm yr-1 to +5.11 mm yr-1 (RCP8.5).", "author" : [ { "dropping-particle" : "", "family" : "Yang", "given" : "Hui", "non-dropping-particle" : "", "parse-names" : false, "suffix" : "" }, { "dropping-particle" : "", "family" : "Piao", "given" : "Shilong", "non-dropping-particle" : "", "parse-names" : false, "suffix" : "" }, { "dropping-particle" : "", "family" : "Huntingford", "given" : "Chris", "non-dropping-particle" : "", "parse-names" : false, "suffix" : "" }, { "dropping-particle" : "", "family" : "Ciais", "given" : "Philippe", "non-dropping-particle" : "", "parse-names" : false, "suffix" : "" }, { "dropping-particle" : "", "family" : "Li", "given" : "Yue", "non-dropping-particle" : "", "parse-names" : false, "suffix" : "" }, { "dropping-particle" : "", "family" : "Wang", "given" : "Tao", "non-dropping-particle" : "", "parse-names" : false, "suffix" : "" }, { "dropping-particle" : "", "family" : "Peng", "given" : "Shushi", "non-dropping-particle" : "", "parse-names" : false, "suffix" : "" }, { "dropping-particle" : "", "family" : "Yang", "given" : "Yuting", "non-dropping-particle" : "", "parse-names" : false, "suffix" : "" }, { "dropping-particle" : "", "family" : "Yang", "given" : "Dawen", "non-dropping-particle" : "", "parse-names" : false, "suffix" : "" }, { "dropping-particle" : "", "family" : "Chang", "given" : "Jinfeng", "non-dropping-particle" : "", "parse-names" : false, "suffix" : "" } ], "container-title" : "Environmental Research Letters", "id" : "ITEM-1", "issued" : { "date-parts" : [ [ "2018" ] ] }, "title" : "Changing the retention properties of catchments and their influence on runoff under climate change", "translator" : [ { "dropping-particle" : "", "family" : "J5913", "given" : "", "non-dropping-particle" : "", "parse-names" : false, "suffix" : "" } ], "type" : "article-journal" }, "uris" : [ "http://www.mendeley.com/documents/?uuid=6a9a0d26-4c78-4049-845b-7c9995f81ea2" ] } ], "mendeley" : { "formattedCitation" : "(Yang et al., 2018a)", "plainTextFormattedCitation" : "(Yang et al., 2018a)", "previouslyFormattedCitation" : "(Yang et al., 2018a)" }, "properties" : { "noteIndex" : 0 }, "schema" : "https://github.com/citation-style-language/schema/raw/master/csl-citation.json" }</w:delInstrText>
        </w:r>
      </w:del>
      <w:r>
        <w:rPr>
          <w:rFonts w:cs="Times New Roman"/>
          <w:noProof/>
        </w:rPr>
        <w:fldChar w:fldCharType="separate"/>
      </w:r>
      <w:r w:rsidR="00393F8C">
        <w:rPr>
          <w:rFonts w:cs="Times New Roman"/>
          <w:noProof/>
          <w:lang w:val="en-US"/>
        </w:rPr>
        <w:t>(H. Yang et al., 2018)</w:t>
      </w:r>
      <w:r>
        <w:rPr>
          <w:rFonts w:cs="Times New Roman"/>
          <w:noProof/>
        </w:rPr>
        <w:fldChar w:fldCharType="end"/>
      </w:r>
      <w:r w:rsidRPr="00E457C1">
        <w:rPr>
          <w:rFonts w:cs="Times New Roman"/>
          <w:noProof/>
          <w:lang w:val="en-US"/>
        </w:rPr>
        <w:t>. All these factors influence the capability of models to simulate accurately the seasonal cycle in atmosphere-land CO</w:t>
      </w:r>
      <w:r w:rsidRPr="00E457C1">
        <w:rPr>
          <w:rFonts w:cs="Times New Roman"/>
          <w:noProof/>
          <w:vertAlign w:val="subscript"/>
          <w:lang w:val="en-US"/>
        </w:rPr>
        <w:t>2</w:t>
      </w:r>
      <w:r w:rsidRPr="00E457C1">
        <w:rPr>
          <w:rFonts w:cs="Times New Roman"/>
          <w:noProof/>
          <w:lang w:val="en-US"/>
        </w:rPr>
        <w:t xml:space="preserve"> exchanges. Model comparisons to the </w:t>
      </w:r>
      <w:r w:rsidRPr="00E457C1">
        <w:rPr>
          <w:lang w:val="en-US"/>
        </w:rPr>
        <w:t>atmospheric CO</w:t>
      </w:r>
      <w:r w:rsidRPr="00E457C1">
        <w:rPr>
          <w:vertAlign w:val="subscript"/>
          <w:lang w:val="en-US"/>
        </w:rPr>
        <w:t>2</w:t>
      </w:r>
      <w:r w:rsidRPr="00E457C1">
        <w:rPr>
          <w:lang w:val="en-US"/>
        </w:rPr>
        <w:t xml:space="preserve"> concentration record for</w:t>
      </w:r>
      <w:r w:rsidRPr="00E457C1">
        <w:rPr>
          <w:rFonts w:cs="Times New Roman"/>
          <w:noProof/>
          <w:lang w:val="en-US"/>
        </w:rPr>
        <w:t xml:space="preserve"> Barrow, Alaska, suggest that models underestimate current levels of carbon fixation </w:t>
      </w:r>
      <w:r>
        <w:rPr>
          <w:rFonts w:cs="Times New Roman"/>
          <w:noProof/>
        </w:rPr>
        <w:fldChar w:fldCharType="begin" w:fldLock="1"/>
      </w:r>
      <w:r w:rsidR="00E719C0">
        <w:rPr>
          <w:rFonts w:cs="Times New Roman"/>
          <w:noProof/>
          <w:lang w:val="en-US"/>
        </w:rPr>
        <w:instrText>ADDIN CSL_CITATION { "citationItems" : [ { "id" : "ITEM-1", "itemData" : { "DOI" : "10.1038/s41467-019-08633-z", "ISSN" : "20411723", "abstract" : "Most Earth system models agree that land will continue to store carbon due to the physiological effects of rising CO 2 concentration and climatic changes favoring plant growth in temperature-limited regions. But they largely disagree on the amount of carbon uptake. The historical CO 2 increase has resulted in enhanced photosynthetic carbon fixation (Gross Primary Production, GPP), as can be evidenced from atmospheric CO 2 concentration and satellite leaf area index measurements. Here, we use leaf area sensitivity to ambient CO 2 from the past 36 years of satellite measurements to obtain an Emergent Constraint (EC) estimate of GPP enhancement in the northern high latitudes at two-times the pre-industrial CO 2 concentration (3.4 \u00b1 0.2 Pg C yr \u22121 ). We derive three independent comparable estimates from CO 2 measurements and atmospheric inversions. Our EC estimate is 60% larger than the conventionally used multi-model average (44% higher at the global scale). This suggests that most models largely underestimate photosynthetic carbon fixation and therefore likely overestimate future atmospheric CO 2 abundance and ensuing climate change, though not proportionately.", "author" : [ { "dropping-particle" : "", "family" : "Winkler", "given" : "Alexander J.", "non-dropping-particle" : "", "parse-names" : false, "suffix" : "" }, { "dropping-particle" : "", "family" : "Myneni", "given" : "Ranga B.", "non-dropping-particle" : "", "parse-names" : false, "suffix" : "" }, { "dropping-particle" : "", "family" : "Alexandrov", "given" : "Georgii A.", "non-dropping-particle" : "", "parse-names" : false, "suffix" : "" }, { "dropping-particle" : "", "family" : "Brovkin", "given" : "Victor", "non-dropping-particle" : "", "parse-names" : false, "suffix" : "" } ], "container-title" : "Nature Communications", "id" : "ITEM-1", "issued" : { "date-parts" : [ [ "2019" ] ] }, "title" : "Earth system models underestimate carbon fixation by plants in the high latitudes", "translator" : [ { "dropping-particle" : "", "family" : "J5912", "given" : "", "non-dropping-particle" : "", "parse-names" : false, "suffix" : "" } ], "type" : "article-journal" }, "uris" : [ "http://www.mendeley.com/documents/?uuid=e334f4dc-4aeb-41ff-aad5-8edbeb8d2c1a" ] } ], "mendeley" : { "formattedCitation" : "(Winkler et al., 2019)", "plainTextFormattedCitation" : "(Winkler et al., 2019)", "previouslyFormattedCitation" : "(Winkler et al., 2019)"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(Winkler et al., 2019)</w:t>
      </w:r>
      <w:r>
        <w:rPr>
          <w:rFonts w:cs="Times New Roman"/>
          <w:noProof/>
        </w:rPr>
        <w:fldChar w:fldCharType="end"/>
      </w:r>
      <w:r w:rsidRPr="00E457C1">
        <w:rPr>
          <w:rFonts w:cs="Times New Roman"/>
          <w:noProof/>
          <w:lang w:val="en-US"/>
        </w:rPr>
        <w:t xml:space="preserve"> and have deficiencies in their phenological representation of greenness levels, particularly for autumn </w:t>
      </w:r>
      <w:r>
        <w:rPr>
          <w:rFonts w:cs="Times New Roman"/>
          <w:noProof/>
        </w:rPr>
        <w:fldChar w:fldCharType="begin" w:fldLock="1"/>
      </w:r>
      <w:ins w:id="2585" w:author="Robin Matthews" w:date="2021-06-15T15:25:00Z">
        <w:r w:rsidR="00E95303">
          <w:rPr>
            <w:rFonts w:cs="Times New Roman"/>
            <w:noProof/>
            <w:lang w:val="en-US"/>
          </w:rPr>
          <w:instrText>ADDIN CSL_CITATION { "citationItems" : [ { "id" : "ITEM-1", "itemData" : { "DOI" : "10.1088/1748-9326/aae9ad", "ISSN" : "1748-9326", "abstract" : "The enhanced vegetation growth by climate warming plays a pivotal role in amplifying the seasonal cycle of atmospheric CO2 at northern lands (&gt;50\u00b0 N) since 1960s. However, the correlation between vegetation growth, temperature and seasonal amplitude of atmospheric CO2 concentration have become elusive with the slowed increasing trend of vegetation growth and weakened temperature control on CO2 uptake since late 1990s. Here, based on in situ atmospheric CO2 concentration records from the Barrow observatory site, we found a slowdown in the increasing trend of the atmospheric CO2 amplitude from 1990s to mid-2000s. This phenomenon was associated with the paused decrease in the minimum CO2 concentration ([CO2]min), which was significantly correlated with the slowdown of vegetation greening and growing-season length extension. We then showed that both the vegetation greenness and growing-season length were positively correlated with spring but not autumn temperature over the northern lands. Furthermore, such asymmetric dependences of vegetation growth upon spring and autumn temperature cannot be captured by the state-of-art terrestrial biosphere models. These findings indicate that the responses of vegetation growth to spring and autumn warming are asymmetric, and highlight the need of improving autumn phenology in the models for predicting seasonal cycle of atmospheric CO2 concentration.", "author" : [ { "dropping-particle" : "", "family" : "Li", "given" : "Zhao", "non-dropping-particle" : "", "parse-names" : false, "suffix" : "" }, { "dropping-particle" : "", "family" : "Xia", "given" : "Jianyang", "non-dropping-particle" : "", "parse-names" : false, "suffix" : "" }, { "dropping-particle" : "", "family" : "Ahlstr\u00f6m", "given" : "Anders", "non-dropping-particle" : "", "parse-names" : false, "suffix" : "" }, { "dropping-particle" : "", "family" : "Rinke", "given" : "Annette", "non-dropping-particle" : "", "parse-names" : false, "suffix" : "" }, { "dropping-particle" : "", "family" : "Koven", "given" : "Charles", "non-dropping-particle" : "", "parse-names" : false, "suffix" : "" }, { "dropping-particle" : "", "family" : "Hayes", "given" : "Daniel J", "non-dropping-particle" : "", "parse-names" : false, "suffix" : "" }, { "dropping-particle" : "", "family" : "Ji", "given" : "Duoying", "non-dropping-particle" : "", "parse-names" : false, "suffix" : "" }, { "dropping-particle" : "", "family" : "Zhang", "given" : "Geli", "non-dropping-particle" : "", "parse-names" : false, "suffix" : "" }, { "dropping-particle" : "", "family" : "Krinner", "given" : "Gerhard", "non-dropping-particle" : "", "parse-names" : false, "suffix" : "" }, { "dropping-particle" : "", "family" : "Chen", "given" : "Guangsheng", "non-dropping-particle" : "", "parse-names" : false, "suffix" : "" }, { "dropping-particle" : "", "family" : "Cheng", "given" : "Wanying", "non-dropping-particle" : "", "parse-names" : false, "suffix" : "" }, { "dropping-particle" : "", "family" : "Dong", "given" : "Jinwei", "non-dropping-particle" : "", "parse-names" : false, "suffix" : "" }, { "dropping-particle" : "", "family" : "Liang", "given" : "Junyi", "non-dropping-particle" : "", "parse-names" : false, "suffix" : "" }, { "dropping-particle" : "", "family" : "Moore", "given" : "John C", "non-dropping-particle" : "", "parse-names" : false, "suffix" : "" }, { "dropping-particle" : "", "family" : "Jiang", "given" : "Lifen", "non-dropping-particle" : "", "parse-names" : false, "suffix" : "" }, { "dropping-particle" : "", "family" : "Yan", "given" : "Liming", "non-dropping-particle" : "", "parse-names" : false, "suffix" : "" }, { "dropping-particle" : "", "family" : "Ciais", "given" : "Philippe", "non-dropping-particle" : "", "parse-names" : false, "suffix" : "" }, { "dropping-particle" : "", "family" : "Peng", "given" : "Shushi", "non-dropping-particle" : "", "parse-names" : false, "suffix" : "" }, { "dropping-particle" : "", "family" : "Wang", "given" : "Ying-Ping", "non-dropping-particle" : "", "parse-names" : false, "suffix" : "" }, { "dropping-particle" : "", "family" : "Xiao", "given" : "Xiangming", "non-dropping-particle" : "", "parse-names" : false, "suffix" : "" }, { "dropping-particle" : "", "family" : "Shi", "given" : "Zheng", "non-dropping-particle" : "", "parse-names" : false, "suffix" : "" }, { "dropping-particle" : "", "family" : "McGuire", "given" : "A David", "non-dropping-particle" : "", "parse-names" : false, "suffix" : "" }, { "dropping-particle" : "", "family" : "Luo", "given" : "Yiqi", "non-dropping-particle" : "", "parse-names" : false, "suffix" : "" } ], "container-title" : "Environmental Research Letters", "id" : "ITEM-1", "issue" : "12", "issued" : { "date-parts" : [ [ "2018" ] ] }, "page" : "124008", "publisher" : "IOP Publishing", "title" : "Non-uniform seasonal warming regulates vegetation greening and atmospheric CO2 amplification over northern lands", "translator" : [ { "dropping-particle" : "", "family" : "J5835", "given" : "", "non-dropping-particle" : "", "parse-names" : false, "suffix" : "" } ], "type" : "article-journal", "volume" : "13" }, "uris" : [ "http://www.mendeley.com/documents/?uuid=a86de5d1-cf77-44c2-93cb-b468bd8308dc" ] } ], "mendeley" : { "formattedCitation" : "(Li et al., 2018c)", "manualFormatting" : "(Z. Li et al., 2018b)", "plainTextFormattedCitation" : "(Li et al., 2018c)", "previouslyFormattedCitation" : "(Li et al., 2018c)" }, "properties" : { "noteIndex" : 0 }, "schema" : "https://github.com/citation-style-language/schema/raw/master/csl-citation.json" }</w:instrText>
        </w:r>
      </w:ins>
      <w:del w:id="2586" w:author="Robin Matthews" w:date="2021-06-15T15:25:00Z">
        <w:r w:rsidR="00E719C0" w:rsidDel="00E95303">
          <w:rPr>
            <w:rFonts w:cs="Times New Roman"/>
            <w:noProof/>
            <w:lang w:val="en-US"/>
          </w:rPr>
          <w:delInstrText>ADDIN CSL_CITATION { "citationItems" : [ { "id" : "ITEM-1", "itemData" : { "DOI" : "10.1088/1748-9326/aae9ad", "ISSN" : "1748-9326", "abstract" : "The enhanced vegetation growth by climate warming plays a pivotal role in amplifying the seasonal cycle of atmospheric CO2 at northern lands (&gt;50\u00b0 N) since 1960s. However, the correlation between vegetation growth, temperature and seasonal amplitude of atmospheric CO2 concentration have become elusive with the slowed increasing trend of vegetation growth and weakened temperature control on CO2 uptake since late 1990s. Here, based on in situ atmospheric CO2 concentration records from the Barrow observatory site, we found a slowdown in the increasing trend of the atmospheric CO2 amplitude from 1990s to mid-2000s. This phenomenon was associated with the paused decrease in the minimum CO2 concentration ([CO2]min), which was significantly correlated with the slowdown of vegetation greening and growing-season length extension. We then showed that both the vegetation greenness and growing-season length were positively correlated with spring but not autumn temperature over the northern lands. Furthermore, such asymmetric dependences of vegetation growth upon spring and autumn temperature cannot be captured by the state-of-art terrestrial biosphere models. These findings indicate that the responses of vegetation growth to spring and autumn warming are asymmetric, and highlight the need of improving autumn phenology in the models for predicting seasonal cycle of atmospheric CO2 concentration.", "author" : [ { "dropping-particle" : "", "family" : "Li", "given" : "Zhao", "non-dropping-particle" : "", "parse-names" : false, "suffix" : "" }, { "dropping-particle" : "", "family" : "Xia", "given" : "Jianyang", "non-dropping-particle" : "", "parse-names" : false, "suffix" : "" }, { "dropping-particle" : "", "family" : "Ahlstr\u00f6m", "given" : "Anders", "non-dropping-particle" : "", "parse-names" : false, "suffix" : "" }, { "dropping-particle" : "", "family" : "Rinke", "given" : "Annette", "non-dropping-particle" : "", "parse-names" : false, "suffix" : "" }, { "dropping-particle" : "", "family" : "Koven", "given" : "Charles", "non-dropping-particle" : "", "parse-names" : false, "suffix" : "" }, { "dropping-particle" : "", "family" : "Hayes", "given" : "Daniel J", "non-dropping-particle" : "", "parse-names" : false, "suffix" : "" }, { "dropping-particle" : "", "family" : "Ji", "given" : "Duoying", "non-dropping-particle" : "", "parse-names" : false, "suffix" : "" }, { "dropping-particle" : "", "family" : "Zhang", "given" : "Geli", "non-dropping-particle" : "", "parse-names" : false, "suffix" : "" }, { "dropping-particle" : "", "family" : "Krinner", "given" : "Gerhard", "non-dropping-particle" : "", "parse-names" : false, "suffix" : "" }, { "dropping-particle" : "", "family" : "Chen", "given" : "Guangsheng", "non-dropping-particle" : "", "parse-names" : false, "suffix" : "" }, { "dropping-particle" : "", "family" : "Cheng", "given" : "Wanying", "non-dropping-particle" : "", "parse-names" : false, "suffix" : "" }, { "dropping-particle" : "", "family" : "Dong", "given" : "Jinwei", "non-dropping-particle" : "", "parse-names" : false, "suffix" : "" }, { "dropping-particle" : "", "family" : "Liang", "given" : "Junyi", "non-dropping-particle" : "", "parse-names" : false, "suffix" : "" }, { "dropping-particle" : "", "family" : "Moore", "given" : "John C", "non-dropping-particle" : "", "parse-names" : false, "suffix" : "" }, { "dropping-particle" : "", "family" : "Jiang", "given" : "Lifen", "non-dropping-particle" : "", "parse-names" : false, "suffix" : "" }, { "dropping-particle" : "", "family" : "Yan", "given" : "Liming", "non-dropping-particle" : "", "parse-names" : false, "suffix" : "" }, { "dropping-particle" : "", "family" : "Ciais", "given" : "Philippe", "non-dropping-particle" : "", "parse-names" : false, "suffix" : "" }, { "dropping-particle" : "", "family" : "Peng", "given" : "Shushi", "non-dropping-particle" : "", "parse-names" : false, "suffix" : "" }, { "dropping-particle" : "", "family" : "Wang", "given" : "Ying-Ping", "non-dropping-particle" : "", "parse-names" : false, "suffix" : "" }, { "dropping-particle" : "", "family" : "Xiao", "given" : "Xiangming", "non-dropping-particle" : "", "parse-names" : false, "suffix" : "" }, { "dropping-particle" : "", "family" : "Shi", "given" : "Zheng", "non-dropping-particle" : "", "parse-names" : false, "suffix" : "" }, { "dropping-particle" : "", "family" : "McGuire", "given" : "A David", "non-dropping-particle" : "", "parse-names" : false, "suffix" : "" }, { "dropping-particle" : "", "family" : "Luo", "given" : "Yiqi", "non-dropping-particle" : "", "parse-names" : false, "suffix" : "" } ], "container-title" : "Environmental Research Letters", "id" : "ITEM-1", "issue" : "12", "issued" : { "date-parts" : [ [ "2018" ] ] }, "page" : "124008", "publisher" : "IOP Publishing", "title" : "Non-uniform seasonal warming regulates vegetation greening and atmospheric CO2 amplification over northern lands", "translator" : [ { "dropping-particle" : "", "family" : "J5835", "given" : "", "non-dropping-particle" : "", "parse-names" : false, "suffix" : "" } ], "type" : "article-journal", "volume" : "13" }, "uris" : [ "http://www.mendeley.com/documents/?uuid=a86de5d1-cf77-44c2-93cb-b468bd8308dc" ] } ], "mendeley" : { "formattedCitation" : "(Li et al., 2018c)", "plainTextFormattedCitation" : "(Li et al., 2018c)", "previouslyFormattedCitation" : "(Li et al., 2018c)" }, "properties" : { "noteIndex" : 0 }, "schema" : "https://github.com/citation-style-language/schema/raw/master/csl-citation.json" }</w:delInstrText>
        </w:r>
      </w:del>
      <w:r>
        <w:rPr>
          <w:rFonts w:cs="Times New Roman"/>
          <w:noProof/>
        </w:rPr>
        <w:fldChar w:fldCharType="separate"/>
      </w:r>
      <w:r w:rsidR="00393F8C">
        <w:rPr>
          <w:rFonts w:cs="Times New Roman"/>
          <w:noProof/>
          <w:lang w:val="en-US"/>
        </w:rPr>
        <w:t>(Z. Li et al., 2018b)</w:t>
      </w:r>
      <w:r>
        <w:rPr>
          <w:rFonts w:cs="Times New Roman"/>
          <w:noProof/>
        </w:rPr>
        <w:fldChar w:fldCharType="end"/>
      </w:r>
      <w:r w:rsidRPr="00E457C1">
        <w:rPr>
          <w:rFonts w:cs="Times New Roman"/>
          <w:noProof/>
          <w:lang w:val="en-US"/>
        </w:rPr>
        <w:t>. Based on these studies and noting the uncertainty in the processes ultimately driving changes in atmospheric CO</w:t>
      </w:r>
      <w:r w:rsidRPr="00E457C1">
        <w:rPr>
          <w:rFonts w:cs="Times New Roman"/>
          <w:noProof/>
          <w:vertAlign w:val="subscript"/>
          <w:lang w:val="en-US"/>
        </w:rPr>
        <w:t>2</w:t>
      </w:r>
      <w:r w:rsidRPr="00E457C1">
        <w:rPr>
          <w:rFonts w:cs="Times New Roman"/>
          <w:noProof/>
          <w:lang w:val="en-US"/>
        </w:rPr>
        <w:t xml:space="preserve"> seasonal cycles (Section 5.</w:t>
      </w:r>
      <w:r w:rsidR="00915E8F" w:rsidRPr="00E457C1">
        <w:rPr>
          <w:rFonts w:cs="Times New Roman"/>
          <w:noProof/>
          <w:lang w:val="en-US"/>
        </w:rPr>
        <w:t>2</w:t>
      </w:r>
      <w:r w:rsidRPr="00E457C1">
        <w:rPr>
          <w:rFonts w:cs="Times New Roman"/>
          <w:noProof/>
          <w:lang w:val="en-US"/>
        </w:rPr>
        <w:t>.</w:t>
      </w:r>
      <w:r w:rsidR="00915E8F" w:rsidRPr="00E457C1">
        <w:rPr>
          <w:rFonts w:cs="Times New Roman"/>
          <w:noProof/>
          <w:lang w:val="en-US"/>
        </w:rPr>
        <w:t>1</w:t>
      </w:r>
      <w:r w:rsidRPr="00E457C1">
        <w:rPr>
          <w:rFonts w:cs="Times New Roman"/>
          <w:noProof/>
          <w:lang w:val="en-US"/>
        </w:rPr>
        <w:t xml:space="preserve">.4), we assess with </w:t>
      </w:r>
      <w:r w:rsidRPr="00E457C1">
        <w:rPr>
          <w:rFonts w:cs="Times New Roman"/>
          <w:i/>
          <w:noProof/>
          <w:lang w:val="en-US"/>
        </w:rPr>
        <w:t>medium confidence</w:t>
      </w:r>
      <w:r w:rsidRPr="00E457C1">
        <w:rPr>
          <w:rFonts w:cs="Times New Roman"/>
          <w:noProof/>
          <w:lang w:val="en-US"/>
        </w:rPr>
        <w:t xml:space="preserve"> that fertilisation by anthropogenic increases in atmospheric CO</w:t>
      </w:r>
      <w:r w:rsidRPr="00E457C1">
        <w:rPr>
          <w:rFonts w:cs="Times New Roman"/>
          <w:noProof/>
          <w:vertAlign w:val="subscript"/>
          <w:lang w:val="en-US"/>
        </w:rPr>
        <w:t>2</w:t>
      </w:r>
      <w:r w:rsidRPr="00E457C1">
        <w:rPr>
          <w:rFonts w:cs="Times New Roman"/>
          <w:noProof/>
          <w:lang w:val="en-US"/>
        </w:rPr>
        <w:t xml:space="preserve"> concentrations </w:t>
      </w:r>
      <w:r w:rsidR="008E41C0" w:rsidRPr="00E457C1">
        <w:rPr>
          <w:rFonts w:cs="Times New Roman"/>
          <w:noProof/>
          <w:lang w:val="en-US"/>
        </w:rPr>
        <w:t xml:space="preserve">is </w:t>
      </w:r>
      <w:r w:rsidRPr="00E457C1">
        <w:rPr>
          <w:rFonts w:cs="Times New Roman"/>
          <w:noProof/>
          <w:lang w:val="en-US"/>
        </w:rPr>
        <w:t xml:space="preserve">the main driver </w:t>
      </w:r>
      <w:r w:rsidR="00284FB5" w:rsidRPr="00E457C1">
        <w:rPr>
          <w:rFonts w:cs="Times New Roman"/>
          <w:noProof/>
          <w:lang w:val="en-US"/>
        </w:rPr>
        <w:t>of</w:t>
      </w:r>
      <w:r w:rsidRPr="00E457C1">
        <w:rPr>
          <w:rFonts w:cs="Times New Roman"/>
          <w:noProof/>
          <w:lang w:val="en-US"/>
        </w:rPr>
        <w:t xml:space="preserve"> the increase in the amplitude of the seasonal cycle of atmospheric CO</w:t>
      </w:r>
      <w:r w:rsidRPr="00E457C1">
        <w:rPr>
          <w:rFonts w:cs="Times New Roman"/>
          <w:noProof/>
          <w:vertAlign w:val="subscript"/>
          <w:lang w:val="en-US"/>
        </w:rPr>
        <w:t>2</w:t>
      </w:r>
      <w:r w:rsidRPr="00E457C1">
        <w:rPr>
          <w:rFonts w:cs="Times New Roman"/>
          <w:noProof/>
          <w:lang w:val="en-US"/>
        </w:rPr>
        <w:t>.</w:t>
      </w:r>
    </w:p>
    <w:p w14:paraId="0016D799" w14:textId="77777777" w:rsidR="009F594A" w:rsidRPr="00E457C1" w:rsidRDefault="009F594A" w:rsidP="009F594A">
      <w:pPr>
        <w:pStyle w:val="AR6BodyText"/>
        <w:rPr>
          <w:rFonts w:cs="Times New Roman"/>
          <w:noProof/>
          <w:lang w:val="en-US"/>
        </w:rPr>
      </w:pPr>
    </w:p>
    <w:p w14:paraId="0759B1DF" w14:textId="4B5AADE1" w:rsidR="009F594A" w:rsidRPr="00E457C1" w:rsidRDefault="009F594A" w:rsidP="009F594A">
      <w:pPr>
        <w:pStyle w:val="AR6BodyText"/>
        <w:rPr>
          <w:rFonts w:cs="Times New Roman"/>
          <w:noProof/>
          <w:lang w:val="en-US"/>
        </w:rPr>
      </w:pPr>
      <w:r w:rsidRPr="00E457C1">
        <w:rPr>
          <w:rFonts w:cs="Times New Roman"/>
          <w:noProof/>
          <w:lang w:val="en-US"/>
        </w:rPr>
        <w:t xml:space="preserve">Detection and attribution methods have been applied to </w:t>
      </w:r>
      <w:r w:rsidR="008E41C0" w:rsidRPr="00E457C1">
        <w:rPr>
          <w:rFonts w:cs="Times New Roman"/>
          <w:noProof/>
          <w:lang w:val="en-US"/>
        </w:rPr>
        <w:t>leaf area index</w:t>
      </w:r>
      <w:r w:rsidRPr="00E457C1">
        <w:rPr>
          <w:rFonts w:cs="Times New Roman"/>
          <w:noProof/>
          <w:lang w:val="en-US"/>
        </w:rPr>
        <w:t xml:space="preserve">, which represents </w:t>
      </w:r>
      <w:ins w:id="2587" w:author="Sara M Tuson" w:date="2021-06-24T10:39:00Z">
        <w:r w:rsidR="005C2536">
          <w:rPr>
            <w:rFonts w:cs="Times New Roman"/>
            <w:noProof/>
            <w:lang w:val="en-US"/>
          </w:rPr>
          <w:t>‘</w:t>
        </w:r>
      </w:ins>
      <w:del w:id="2588" w:author="Sara M Tuson" w:date="2021-06-24T10:39:00Z">
        <w:r w:rsidRPr="00E457C1" w:rsidDel="005C2536">
          <w:rPr>
            <w:rFonts w:cs="Times New Roman"/>
            <w:noProof/>
            <w:lang w:val="en-US"/>
          </w:rPr>
          <w:delText>“</w:delText>
        </w:r>
      </w:del>
      <w:r w:rsidRPr="00E457C1">
        <w:rPr>
          <w:rFonts w:cs="Times New Roman"/>
          <w:noProof/>
          <w:lang w:val="en-US"/>
        </w:rPr>
        <w:t>greenness</w:t>
      </w:r>
      <w:ins w:id="2589" w:author="Sara M Tuson" w:date="2021-06-24T10:39:00Z">
        <w:r w:rsidR="005C2536">
          <w:rPr>
            <w:rFonts w:cs="Times New Roman"/>
            <w:noProof/>
            <w:lang w:val="en-US"/>
          </w:rPr>
          <w:t>’</w:t>
        </w:r>
      </w:ins>
      <w:del w:id="2590" w:author="Sara M Tuson" w:date="2021-06-24T10:39:00Z">
        <w:r w:rsidRPr="00E457C1" w:rsidDel="005C2536">
          <w:rPr>
            <w:rFonts w:cs="Times New Roman"/>
            <w:noProof/>
            <w:lang w:val="en-US"/>
          </w:rPr>
          <w:delText>”</w:delText>
        </w:r>
      </w:del>
      <w:r w:rsidRPr="00E457C1">
        <w:rPr>
          <w:rFonts w:cs="Times New Roman"/>
          <w:noProof/>
          <w:lang w:val="en-US"/>
        </w:rPr>
        <w:t xml:space="preserve"> and general photosynthetic productivity (see Section 2.</w:t>
      </w:r>
      <w:r w:rsidR="002B141A" w:rsidRPr="00E457C1">
        <w:rPr>
          <w:rFonts w:cs="Times New Roman"/>
          <w:noProof/>
          <w:lang w:val="en-US"/>
        </w:rPr>
        <w:t>3</w:t>
      </w:r>
      <w:r w:rsidRPr="00E457C1">
        <w:rPr>
          <w:rFonts w:cs="Times New Roman"/>
          <w:noProof/>
          <w:lang w:val="en-US"/>
        </w:rPr>
        <w:t xml:space="preserve">.4.3). Nitrogen deposition and land cover change trends remain small compared to variability, so attributing changes in </w:t>
      </w:r>
      <w:r w:rsidR="008E41C0" w:rsidRPr="00E457C1">
        <w:rPr>
          <w:rFonts w:cs="Times New Roman"/>
          <w:noProof/>
          <w:lang w:val="en-US"/>
        </w:rPr>
        <w:t>leaf area index</w:t>
      </w:r>
      <w:r w:rsidRPr="00E457C1">
        <w:rPr>
          <w:rFonts w:cs="Times New Roman"/>
          <w:noProof/>
          <w:lang w:val="en-US"/>
        </w:rPr>
        <w:t xml:space="preserve"> to those processes is difficult. </w:t>
      </w:r>
      <w:r>
        <w:rPr>
          <w:rFonts w:cs="Times New Roman"/>
          <w:noProof/>
        </w:rPr>
        <w:t xml:space="preserve">Using three satellite products and ten land models, </w:t>
      </w:r>
      <w:r>
        <w:rPr>
          <w:rFonts w:cs="Times New Roman"/>
          <w:noProof/>
        </w:rPr>
        <w:fldChar w:fldCharType="begin" w:fldLock="1"/>
      </w:r>
      <w:r w:rsidR="00E719C0">
        <w:rPr>
          <w:rFonts w:cs="Times New Roman"/>
          <w:noProof/>
        </w:rPr>
        <w:instrText>ADDIN CSL_CITATION { "citationItems" : [ { "id" : "ITEM-1", "itemData" : { "DOI" : "10.1038/nclimate3004", "ISBN" : "1758-6798", "ISSN" : "17586798", "abstract" : "Global environmental change is rapidly altering the dynamics of terrestrial vegetation, with consequences for the functioning of the Earth system and provision of ecosystem services1,2. Yet how global vegetation is responding to the changing environment is not well established. Here we use three long-term satellite leaf area index (LAI) records and ten global ecosystem models to investigate four key drivers of LAI trends during 1982\u20132009. We show a persistent and widespread increase of growing season integrated LAI (greening) over 25% to 50% of the global vegetated area, whereas less than 4% of the globe shows decreasing LAI (browning). Factorial simulations with multiple global ecosystem models suggest that CO2 fertilization e\u001bects explain 70% of the observed greening trend, followed by nitrogen deposition (9%), climate change (8%) and land cover change (LCC) (4%). CO2 fertilization e\u001bects explain most of the greening trends in the tropics, whereas climate change resulted in greening of the high latitudes and the Tibetan Plateau. LCC contributed most to the regional greening observed in southeast China and the eastern United States. The regional e\u001bects of unexplained factors suggest that the next generation of ecosystem models will need to explore the impacts of forest demography, di\u001berences in regional management intensities for cropland andpastures,andother emerging productivity constraints such as phosphorus availability.", "author" : [ { "dropping-particle" : "", "family" : "Zhu", "given" : "Zaichun", "non-dropping-particle" : "", "parse-names" : false, "suffix" : "" }, { "dropping-particle" : "", "family" : "Piao", "given" : "Shilong", "non-dropping-particle" : "", "parse-names" : false, "suffix" : "" }, { "dropping-particle" : "", "family" : "Myneni", "given" : "Ranga B.", "non-dropping-particle" : "", "parse-names" : false, "suffix" : "" }, { "dropping-particle" : "", "family" : "Huang", "given" : "Mengtian", "non-dropping-particle" : "", "parse-names" : false, "suffix" : "" }, { "dropping-particle" : "", "family" : "Zeng", "given" : "Zhenzhong", "non-dropping-particle" : "", "parse-names" : false, "suffix" : "" }, { "dropping-particle" : "", "family" : "Canadell", "given" : "Josep G.", "non-dropping-particle" : "", "parse-names" : false, "suffix" : "" }, { "dropping-particle" : "", "family" : "Ciais", "given" : "Philippe", "non-dropping-particle" : "", "parse-names" : false, "suffix" : "" }, { "dropping-particle" : "", "family" : "Sitch", "given" : "Stephen", "non-dropping-particle" : "", "parse-names" : false, "suffix" : "" }, { "dropping-particle" : "", "family" : "Friedlingstein", "given" : "Pierre", "non-dropping-particle" : "", "parse-names" : false, "suffix" : "" }, { "dropping-particle" : "", "family" : "Arneth", "given" : "Almut", "non-dropping-particle" : "", "parse-names" : false, "suffix" : "" }, { "dropping-particle" : "", "family" : "Cao", "given" : "Chunxiang", "non-dropping-particle" : "", "parse-names" : false, "suffix" : "" }, { "dropping-particle" : "", "family" : "Cheng", "given" : "Lei", "non-dropping-particle" : "", "parse-names" : false, "suffix" : "" }, { "dropping-particle" : "", "family" : "Kato", "given" : "Etsushi", "non-dropping-particle" : "", "parse-names" : false, "suffix" : "" }, { "dropping-particle" : "", "family" : "Koven", "given" : "Charles", "non-dropping-particle" : "", "parse-names" : false, "suffix" : "" }, { "dropping-particle" : "", "family" : "Li", "given" : "Yue", "non-dropping-particle" : "", "parse-names" : false, "suffix" : "" }, { "dropping-particle" : "", "family" : "Lian", "given" : "Xu", "non-dropping-particle" : "", "parse-names" : false, "suffix" : "" }, { "dropping-particle" : "", "family" : "Liu", "given" : "Yongwen", "non-dropping-particle" : "", "parse-names" : false, "suffix" : "" }, { "dropping-particle" : "", "family" : "Liu", "given" : "Ronggao", "non-dropping-particle" : "", "parse-names" : false, "suffix" : "" }, { "dropping-particle" : "", "family" : "Mao", "given" : "Jiafu", "non-dropping-particle" : "", "parse-names" : false, "suffix" : "" }, { "dropping-particle" : "", "family" : "Pan", "given" : "Yaozhong", "non-dropping-particle" : "", "parse-names" : false, "suffix" : "" }, { "dropping-particle" : "", "family" : "Peng", "given" : "Shushi", "non-dropping-particle" : "", "parse-names" : false, "suffix" : "" }, { "dropping-particle" : "", "family" : "Peuelas", "given" : "Josep", "non-dropping-particle" : "", "parse-names" : false, "suffix" : "" }, { "dropping-particle" : "", "family" : "Poulter", "given" : "Benjamin", "non-dropping-particle" : "", "parse-names" : false, "suffix" : "" }, { "dropping-particle" : "", "family" : "Pugh", "given" : "Thomas A.M.", "non-dropping-particle" : "", "parse-names" : false, "suffix" : "" }, { "dropping-particle" : "", "family" : "Stocker", "given" : "Benjamin D.", "non-dropping-particle" : "", "parse-names" : false, "suffix" : "" }, { "dropping-particle" : "", "family" : "Viovy", "given" : "Nicolas", "non-dropping-particle" : "", "parse-names" : false, "suffix" : "" }, { "dropping-particle" : "", "family" : "Wang", "given" : "Xuhui", "non-dropping-particle" : "", "parse-names" : false, "suffix" : "" }, { "dropping-particle</w:instrText>
      </w:r>
      <w:r w:rsidR="00E719C0" w:rsidRPr="006814DF">
        <w:rPr>
          <w:rFonts w:cs="Times New Roman"/>
          <w:noProof/>
          <w:lang w:val="en-GB"/>
        </w:rPr>
        <w:instrText>" : "", "family" : "Wang", "given" : "Yingping", "non-dropping-particle" : "", "parse-names" : false, "suffix" : "" }, { "dropping-particle" : "", "family" : "Xiao", "given" : "Zhiqiang", "non-dropping-particle" : "", "parse-names" : false, "suffix" : "" }, { "dropping-particle" : "", "family" : "Yang", "given" : "Hui", "non-dropping-particle" : "", "parse-names" : false, "suffix" : "" }, { "dropping-particle" : "", "family" : "Zaehle", "given" : "S\u00f6nke", "non-dropping-particle" : "", "parse-names" : false, "suffix" : "" }, { "dropping-particle" : "", "family" : "Zeng", "given" : "Ning", "non-dropping-particle" : "", "parse-names" : false, "suffix" : "" } ], "container-title" : "Nature Climate Change", "id" : "ITEM-1", "issue" : "8", "issued" : { "date-parts" : [ [ "2016" ] ] }, "page" : "791-795", "title" : "Greening of the Earth and its drivers", "translator" : [ { "dropping-particle" : "", "family" : "J5114", "given" : "", "non-dropping-particle" : "", "parse-names" : false, "suffix" : "" } ], "type" : "article-journal", "volume" : "6" }, "uris" : [ "http://www.mendeley.com/documents/?uuid=1d5dc83f-7a46-463b-a9a4-db0412895027" ] } ], "mendeley" : { "formattedCitation" : "(Zhu et al., 2016)", "manualFormatting" : "Zhu et al. (2016)", "plainTextFormattedCitation" : "(Zhu et al., 2016)", "previouslyFormattedCitation" : "(Zhu et al., 2016)"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Zhu et al. (2016)</w:t>
      </w:r>
      <w:r>
        <w:rPr>
          <w:rFonts w:cs="Times New Roman"/>
          <w:noProof/>
        </w:rPr>
        <w:fldChar w:fldCharType="end"/>
      </w:r>
      <w:r w:rsidRPr="00E457C1">
        <w:rPr>
          <w:rFonts w:cs="Times New Roman"/>
          <w:noProof/>
          <w:lang w:val="en-US"/>
        </w:rPr>
        <w:t xml:space="preserve"> f</w:t>
      </w:r>
      <w:r w:rsidR="00852B2B" w:rsidRPr="00E457C1">
        <w:rPr>
          <w:rFonts w:cs="Times New Roman"/>
          <w:noProof/>
          <w:lang w:val="en-US"/>
        </w:rPr>
        <w:t>ou</w:t>
      </w:r>
      <w:r w:rsidRPr="00E457C1">
        <w:rPr>
          <w:rFonts w:cs="Times New Roman"/>
          <w:noProof/>
          <w:lang w:val="en-US"/>
        </w:rPr>
        <w:t xml:space="preserve">nd increases in </w:t>
      </w:r>
      <w:r w:rsidR="008E41C0" w:rsidRPr="00E457C1">
        <w:rPr>
          <w:rFonts w:cs="Times New Roman"/>
          <w:noProof/>
          <w:lang w:val="en-US"/>
        </w:rPr>
        <w:t>leaf area index</w:t>
      </w:r>
      <w:r w:rsidRPr="00E457C1">
        <w:rPr>
          <w:rFonts w:cs="Times New Roman"/>
          <w:noProof/>
          <w:lang w:val="en-US"/>
        </w:rPr>
        <w:t xml:space="preserve"> (greening) over 25</w:t>
      </w:r>
      <w:del w:id="2591" w:author="Sara M Tuson" w:date="2021-06-24T11:07:00Z">
        <w:r w:rsidRPr="00E457C1" w:rsidDel="00D269C7">
          <w:rPr>
            <w:rFonts w:cs="Times New Roman"/>
            <w:noProof/>
            <w:lang w:val="en-US"/>
          </w:rPr>
          <w:delText>-</w:delText>
        </w:r>
      </w:del>
      <w:ins w:id="2592" w:author="Sara M Tuson" w:date="2021-06-24T11:07:00Z">
        <w:r w:rsidR="00D269C7">
          <w:rPr>
            <w:rFonts w:cs="Times New Roman"/>
            <w:noProof/>
            <w:lang w:val="en-US"/>
          </w:rPr>
          <w:t>–</w:t>
        </w:r>
      </w:ins>
      <w:r w:rsidRPr="00E457C1">
        <w:rPr>
          <w:rFonts w:cs="Times New Roman"/>
          <w:noProof/>
          <w:lang w:val="en-US"/>
        </w:rPr>
        <w:t xml:space="preserve">50% of global vegetated areas, </w:t>
      </w:r>
      <w:r w:rsidR="00090062" w:rsidRPr="00E457C1">
        <w:rPr>
          <w:rFonts w:cs="Times New Roman"/>
          <w:noProof/>
          <w:lang w:val="en-US"/>
        </w:rPr>
        <w:t>and</w:t>
      </w:r>
      <w:r w:rsidRPr="00E457C1">
        <w:rPr>
          <w:rFonts w:cs="Times New Roman"/>
          <w:noProof/>
          <w:lang w:val="en-US"/>
        </w:rPr>
        <w:t xml:space="preserve"> they attribute</w:t>
      </w:r>
      <w:r w:rsidR="00852B2B" w:rsidRPr="00E457C1">
        <w:rPr>
          <w:rFonts w:cs="Times New Roman"/>
          <w:noProof/>
          <w:lang w:val="en-US"/>
        </w:rPr>
        <w:t>d</w:t>
      </w:r>
      <w:r w:rsidRPr="00E457C1">
        <w:rPr>
          <w:rFonts w:cs="Times New Roman"/>
          <w:noProof/>
          <w:lang w:val="en-US"/>
        </w:rPr>
        <w:t xml:space="preserve"> 70% </w:t>
      </w:r>
      <w:r w:rsidR="00090062" w:rsidRPr="00E457C1">
        <w:rPr>
          <w:rFonts w:cs="Times New Roman"/>
          <w:noProof/>
          <w:lang w:val="en-US"/>
        </w:rPr>
        <w:t xml:space="preserve">of this greening </w:t>
      </w:r>
      <w:r w:rsidRPr="00E457C1">
        <w:rPr>
          <w:rFonts w:cs="Times New Roman"/>
          <w:noProof/>
          <w:lang w:val="en-US"/>
        </w:rPr>
        <w:t>to CO</w:t>
      </w:r>
      <w:r w:rsidRPr="00E457C1">
        <w:rPr>
          <w:rFonts w:cs="Times New Roman"/>
          <w:noProof/>
          <w:vertAlign w:val="subscript"/>
          <w:lang w:val="en-US"/>
        </w:rPr>
        <w:t>2</w:t>
      </w:r>
      <w:r w:rsidRPr="00E457C1">
        <w:rPr>
          <w:rFonts w:cs="Times New Roman"/>
          <w:noProof/>
          <w:lang w:val="en-US"/>
        </w:rPr>
        <w:t xml:space="preserve"> </w:t>
      </w:r>
      <w:r w:rsidRPr="00E457C1">
        <w:rPr>
          <w:rFonts w:cs="Times New Roman"/>
          <w:noProof/>
          <w:lang w:val="en-US"/>
        </w:rPr>
        <w:lastRenderedPageBreak/>
        <w:t>fertilisation, although they f</w:t>
      </w:r>
      <w:r w:rsidR="00852B2B" w:rsidRPr="00E457C1">
        <w:rPr>
          <w:rFonts w:cs="Times New Roman"/>
          <w:noProof/>
          <w:lang w:val="en-US"/>
        </w:rPr>
        <w:t>ou</w:t>
      </w:r>
      <w:r w:rsidRPr="00E457C1">
        <w:rPr>
          <w:rFonts w:cs="Times New Roman"/>
          <w:noProof/>
          <w:lang w:val="en-US"/>
        </w:rPr>
        <w:t xml:space="preserve">nd that land use change can dominate regionally. This </w:t>
      </w:r>
      <w:r w:rsidR="001C7C68" w:rsidRPr="00E457C1">
        <w:rPr>
          <w:rFonts w:cs="Times New Roman"/>
          <w:noProof/>
          <w:lang w:val="en-US"/>
        </w:rPr>
        <w:t xml:space="preserve">is consistent with the attribution study of </w:t>
      </w:r>
      <w:r w:rsidRPr="00E457C1">
        <w:rPr>
          <w:rFonts w:cs="Times New Roman"/>
          <w:noProof/>
          <w:lang w:val="en-US"/>
        </w:rPr>
        <w:t xml:space="preserve">observed greening of </w:t>
      </w:r>
      <w:r>
        <w:rPr>
          <w:rFonts w:cs="Times New Roman"/>
          <w:noProof/>
        </w:rPr>
        <w:fldChar w:fldCharType="begin" w:fldLock="1"/>
      </w:r>
      <w:r w:rsidR="008F46A5" w:rsidRPr="00E457C1">
        <w:rPr>
          <w:rFonts w:cs="Times New Roman"/>
          <w:noProof/>
          <w:lang w:val="en-US"/>
        </w:rPr>
        <w:instrText xml:space="preserve">ADDIN CSL_CITATION { "citationItems" : [ { "id" : "ITEM-1", "itemData" : { "DOI" : "10.1038/nclimate3056", "author" : [ { "dropping-particle" : "", "family" : "Mao", "given" : "Jiafu", "non-dropping-particle" : "", "parse-names" : false, "suffix" : "" }, { "dropping-particle" : "", "family" : "Ribes", "given" : "Aur\u00e9lien", "non-dropping-particle" : "", "parse-names" : false, "suffix" : "" }, { "dropping-particle" : "", "family" : "Yan", "given" : "Binyan", "non-dropping-particle" : "", "parse-names" : false, "suffix" : "" }, { "dropping-particle" : "", "family" : "Shi", "given" : "Xiaoying", "non-dropping-particle" : "", "parse-names" : false, "suffix" : "" }, { "dropping-particle" : "", "family" : "Thornton", "given" : "Peter E", "non-dropping-particle" : "", "parse-names" : false, "suffix" : "" }, { "dropping-particle" : "", "family" : "S\u00e9f\u00e9rian", "given" : "Roland", "non-dropping-particle" : "", "parse-names" : false, "suffix" : "" }, { "dropping-particle" : "", "family" : "Ciais", "given" : "Philippe", "non-dropping-particle" : "", "parse-names" : false, "suffix" : "" }, { "dropping-particle" : "", "family" : "Myneni", "given" : "Ranga B", "non-dropping-particle" : "", "parse-names" : false, "suffix" : "" }, { "dropping-particle" : "", "family" : "Douville", "given" : "Herv\u00e9", "non-dropping-particle" : "", "parse-names" : false, "suffix" : "" }, { "dropping-particle" : "", "family" </w:instrText>
      </w:r>
      <w:r w:rsidR="008F46A5">
        <w:rPr>
          <w:rFonts w:cs="Times New Roman"/>
          <w:noProof/>
        </w:rPr>
        <w:instrText>: "Piao", "given" : "Shilong", "non-dropping-particle" : "", "parse-names" : false, "suffix" : "" }, { "dropping-particle" : "", "family" : "Zhu", "given" : "Zaichun", "non-dropping-particle" : "", "parse-names" : false, "suffix" : "" }, { "dropping-particle" : "", "family" : "Dickinson", "given" : "Robert E", "non-dropping-particle" : "", "parse-names" : false, "suffix" : "" }, { "dropping-particle" : "", "family" : "Dai", "given" : "Yongjiu", "non-dropping-particle" : "", "parse-names" : false, "suffix" : "" }, { "dropping-particle" : "", "family" : "Ricciuto", "given" : "Daniel M", "non-dropping-particle" : "", "parse-names" : false, "suffix" : "" }, { "dropping-particle" : "", "family" : "Jin", "given" : "Mingzhou", "non-dropping-particle" : "", "parse-names" : false, "suffix" : "" }, { "dropping-particle" : "", "family" : "Hoffman", "given" : "Forrest M", "non-dropping-particle" : "", "parse-names" : false, "suffix" : "" }, { "dropping-particle" : "", "family" : "Wang", "given" : "Bin", "non-dropping-particle" : "", "parse-names" : false, "suffix" : "" }, { "dropping-particle" : "", "family" : "Huang", "given" : "Mengtian", "non-dropping-particle" : "", "parse-names" : false, "suffix" : "" }, { "dropping-particle" : "", "family" : "Lian", "given" : "Xu", "non-dropping-particle" : "", "parse-names" : false, "suffix" : "" } ], "container-title" : "Nature Climate Change", "id" : "ITEM-1", "issued" : { "date-parts" : [ [ "2016", "6", "27" ] ] }, "page" : "959", "publisher" : "Nature Publishing Group", "title" : "Human-induced greening of the northern extratropical land surface", "translator" : [ { "dropping-particle" : "", "family" : "J1742", "given" : "", "non-dropping-particle" : "", "parse-names" : false, "suffix" : "" } ], "type" : "article-journal", "volume" : "6" }, "uris" : [ "http://www.mendeley.com/documents/?uuid=36bcdcc3-6f56-4b72-8358-db415ab6b086" ] } ], "mendeley" : { "formattedCitation" : "(Mao et al., 2016)", "manualFormatting" : "Mao et al. (2016)", "plainTextFormattedCitation" : "(Mao et al., 2016)", "previouslyFormattedCitation" : "(Mao et al., 2016)" }, "properties" : { "noteIndex" : 0 }, "schema" : "https://github.com/citation-style-language/schema/raw/master/csl-citation.json" }</w:instrText>
      </w:r>
      <w:r>
        <w:rPr>
          <w:rFonts w:cs="Times New Roman"/>
          <w:noProof/>
        </w:rPr>
        <w:fldChar w:fldCharType="separate"/>
      </w:r>
      <w:r w:rsidR="00393F8C">
        <w:rPr>
          <w:rFonts w:cs="Times New Roman"/>
          <w:noProof/>
        </w:rPr>
        <w:t>Mao et al. (2016)</w:t>
      </w:r>
      <w:r>
        <w:rPr>
          <w:rFonts w:cs="Times New Roman"/>
          <w:noProof/>
        </w:rPr>
        <w:fldChar w:fldCharType="end"/>
      </w:r>
      <w:r>
        <w:rPr>
          <w:rFonts w:cs="Times New Roman"/>
          <w:noProof/>
        </w:rPr>
        <w:t xml:space="preserve">, </w:t>
      </w:r>
      <w:r w:rsidR="004E5CD4">
        <w:rPr>
          <w:rFonts w:cs="Times New Roman"/>
          <w:noProof/>
        </w:rPr>
        <w:t xml:space="preserve">and </w:t>
      </w:r>
      <w:r>
        <w:rPr>
          <w:rFonts w:cs="Times New Roman"/>
          <w:noProof/>
        </w:rPr>
        <w:t xml:space="preserve">with </w:t>
      </w:r>
      <w:r>
        <w:rPr>
          <w:rFonts w:cs="Times New Roman"/>
          <w:noProof/>
        </w:rPr>
        <w:fldChar w:fldCharType="begin" w:fldLock="1"/>
      </w:r>
      <w:r w:rsidR="00E719C0">
        <w:rPr>
          <w:rFonts w:cs="Times New Roman"/>
          <w:noProof/>
        </w:rPr>
        <w:instrText>ADDIN CSL_CITATION { "citationItems" : [ { "id" : "ITEM-1", "itemData" : { "DOI" : "10.3390/rs5031484", "ISSN" : "20724292", "abstract" : "Using a recent Leaf Area Index (LAI) dataset and the Community Land Model version 4 (CLM4), we investigated percent changes and controlling factors of global vegetation growth for the period 1982 to 2009. Over that 28-year period, both the remote-sensing estimate and model simulation show a significant increasing trend in annual vegetation growth. Latitudinal asymmetry appeared in both products, with small increases in the Southern Hemisphere (SH) and larger increases at high latitudes in the Northern Hemisphere (NH). The south-to-north asymmetric land surface warming was assessed to be the principal driver of this latitudinal asymmetry of LAI trend. Heterogeneous precipitation functioned to decrease this latitudinal LAI gradient, and considerably regulated the local LAI change. A series of factorial experiments were specially-designed to isolate and quantify contributions to LAI trend from different external forcings such as climate variation, CO2, nitrogen deposition and land use and land cover change. The climate-only simulation confirms that climate change, particularly the asymmetry of land temperature variation, can explain the latitudinal pattern of LAI change. CO2 fertilization during the last three decades was simulated to be the dominant cause for the enhanced vegetation growth. Our study, though limited by observational and modeling uncertainties, adds further insight into vegetation growth trends and environmental correlations. These validation exercises also provide new quantitative and objective metrics for evaluation of land ecosystem process models at multiple spatio-temporal scales. \u00a9 2013 by the authors; licensee MDPI, Basel, Switzerland.", "author" : [ { "dropping-particle" : "", "family" : "Mao", "given" : "Jiafu", "non-dropping-particle" : "", "parse-names" : false, "suffix" : "" }, { "dropping-particle" : "", "fam</w:instrText>
      </w:r>
      <w:r w:rsidR="00E719C0" w:rsidRPr="006814DF">
        <w:rPr>
          <w:rFonts w:cs="Times New Roman"/>
          <w:noProof/>
          <w:lang w:val="en-GB"/>
        </w:rPr>
        <w:instrText>ily" : "Shi", "given" : "Xiaoying", "non-dropping-particle" : "", "parse-names" : false, "suffix" : "" }, { "dropping-particle" : "", "family" : "Thornton", "given" : "Peter E.", "non-dropping-particle" : "", "parse-names" : false, "suffix" : "" }, { "dropping-particle" : "", "family" : "Hoffman", "given" : "Forrest M.", "non-dropping-particle" : "", "parse-names" : false, "suffix" : "" }, { "dropping-particle" : "", "family" : "Zhu", "given" : "Zaichun", "non-dropping-particle" : "", "parse-names" : false, "suffix" : "" }, { "dropping-particle" : "", "family" : "Myneni", "given" : "Ranga B.", "non-dropping-particle" : "", "parse-names" : false, "suffix" : "" } ], "container-title" : "Remote Sensing", "id" : "ITEM-1", "issued" : { "date-parts" : [ [ "2013" ] ] }, "title" : "Global latitudinal-asymmetric vegetation growth trends and their driving mechanisms: 1982-2009", "translator" : [ { "dropping-particle" : "", "family" : "J5911", "given" : "", "non-dropping-particle" : "", "parse-names" : false, "suffix" : "" } ], "type" : "article-journal" }, "uris" : [ "http://www.mendeley.com/documents/?uuid=da46a469-4e04-48f2-abae-a978a7984774" ] } ], "mendeley" : { "formattedCitation" : "(Mao et al., 2013)", "manualFormatting" : "Mao et al. (2013)", "plainTextFormattedCitation" : "(Mao et al., 2013)", "previouslyFormattedCitation" : "(Mao et al., 2013)"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Mao et al. (2013)</w:t>
      </w:r>
      <w:r>
        <w:rPr>
          <w:rFonts w:cs="Times New Roman"/>
          <w:noProof/>
        </w:rPr>
        <w:fldChar w:fldCharType="end"/>
      </w:r>
      <w:r w:rsidRPr="00E457C1">
        <w:rPr>
          <w:rFonts w:cs="Times New Roman"/>
          <w:noProof/>
          <w:lang w:val="en-US"/>
        </w:rPr>
        <w:t xml:space="preserve"> </w:t>
      </w:r>
      <w:r w:rsidR="001C7C68" w:rsidRPr="00E457C1">
        <w:rPr>
          <w:rFonts w:cs="Times New Roman"/>
          <w:noProof/>
          <w:lang w:val="en-US"/>
        </w:rPr>
        <w:t>who found that CO</w:t>
      </w:r>
      <w:r w:rsidR="001C7C68" w:rsidRPr="00E457C1">
        <w:rPr>
          <w:rFonts w:cs="Times New Roman"/>
          <w:noProof/>
          <w:vertAlign w:val="subscript"/>
          <w:lang w:val="en-US"/>
        </w:rPr>
        <w:t>2</w:t>
      </w:r>
      <w:r w:rsidR="001C7C68" w:rsidRPr="00E457C1">
        <w:rPr>
          <w:rFonts w:cs="Times New Roman"/>
          <w:noProof/>
          <w:lang w:val="en-US"/>
        </w:rPr>
        <w:t xml:space="preserve"> fertilisation was the dominant cause of enhanced vegetation growth, with latitudinal changes in leaf area index explained </w:t>
      </w:r>
      <w:r w:rsidRPr="00E457C1">
        <w:rPr>
          <w:rFonts w:cs="Times New Roman"/>
          <w:noProof/>
          <w:lang w:val="en-US"/>
        </w:rPr>
        <w:t xml:space="preserve">by the larger land surface warming </w:t>
      </w:r>
      <w:r w:rsidR="00852B2B" w:rsidRPr="00E457C1">
        <w:rPr>
          <w:rFonts w:cs="Times New Roman"/>
          <w:noProof/>
          <w:lang w:val="en-US"/>
        </w:rPr>
        <w:t>in</w:t>
      </w:r>
      <w:r w:rsidRPr="00E457C1">
        <w:rPr>
          <w:rFonts w:cs="Times New Roman"/>
          <w:noProof/>
          <w:lang w:val="en-US"/>
        </w:rPr>
        <w:t xml:space="preserve"> the </w:t>
      </w:r>
      <w:del w:id="2593" w:author="Sara M Tuson" w:date="2021-06-27T21:02:00Z">
        <w:r w:rsidRPr="00E457C1" w:rsidDel="00D66169">
          <w:rPr>
            <w:rFonts w:cs="Times New Roman"/>
            <w:noProof/>
            <w:lang w:val="en-US"/>
          </w:rPr>
          <w:delText>NH</w:delText>
        </w:r>
      </w:del>
      <w:ins w:id="2594" w:author="Sara M Tuson" w:date="2021-06-27T21:02:00Z">
        <w:r w:rsidR="00D66169">
          <w:rPr>
            <w:rFonts w:cs="Times New Roman"/>
            <w:noProof/>
            <w:lang w:val="en-US"/>
          </w:rPr>
          <w:t>Northern Hemisphere</w:t>
        </w:r>
      </w:ins>
      <w:r w:rsidRPr="00E457C1">
        <w:rPr>
          <w:rFonts w:cs="Times New Roman"/>
          <w:noProof/>
          <w:lang w:val="en-US"/>
        </w:rPr>
        <w:t xml:space="preserve">. </w:t>
      </w:r>
      <w:r w:rsidRPr="00AE3B5E">
        <w:rPr>
          <w:rFonts w:cs="Times New Roman"/>
          <w:noProof/>
          <w:lang w:val="en-US"/>
        </w:rPr>
        <w:t xml:space="preserve">These conclusions </w:t>
      </w:r>
      <w:r w:rsidR="00C6726B" w:rsidRPr="00AE3B5E">
        <w:rPr>
          <w:rFonts w:cs="Times New Roman"/>
          <w:noProof/>
          <w:lang w:val="en-US"/>
        </w:rPr>
        <w:t xml:space="preserve">are </w:t>
      </w:r>
      <w:r w:rsidR="00284FB5" w:rsidRPr="00AE3B5E">
        <w:rPr>
          <w:rFonts w:cs="Times New Roman"/>
          <w:noProof/>
          <w:lang w:val="en-US"/>
        </w:rPr>
        <w:t xml:space="preserve">also </w:t>
      </w:r>
      <w:r w:rsidR="00C6726B" w:rsidRPr="00AE3B5E">
        <w:rPr>
          <w:rFonts w:cs="Times New Roman"/>
          <w:noProof/>
          <w:lang w:val="en-US"/>
        </w:rPr>
        <w:t>consistent with those of</w:t>
      </w:r>
      <w:r w:rsidR="002E6463" w:rsidRPr="00AE3B5E">
        <w:rPr>
          <w:rFonts w:cs="Times New Roman"/>
          <w:noProof/>
          <w:lang w:val="en-US"/>
        </w:rPr>
        <w:t xml:space="preserve"> </w:t>
      </w:r>
      <w:r w:rsidR="002E6463">
        <w:rPr>
          <w:rFonts w:cs="Times New Roman"/>
          <w:noProof/>
        </w:rPr>
        <w:fldChar w:fldCharType="begin" w:fldLock="1"/>
      </w:r>
      <w:r w:rsidR="00E719C0">
        <w:rPr>
          <w:rFonts w:cs="Times New Roman"/>
          <w:noProof/>
          <w:lang w:val="en-US"/>
        </w:rPr>
        <w:instrText>ADDIN CSL_CITATION { "citationItems" : [ { "id" : "ITEM-1", "itemData" : { "DOI" : "10.1111/gcb.13723", "abstract" : "Abstract Significant increases in remotely sensed vegetation indices in the northern latitudes since the 1980s have been detected and attributed at annual and growing season scales. However, we presently lack a systematic understanding of how vegetation responds to asymmetric seasonal environmental changes. In this study, we first investigated trends in the seasonal mean leaf area index (LAI) at northern latitudes (north of 30\u00b0N) between 1982 and 2009 using three remotely sensed long-term LAI data sets. The most significant LAI increases occurred in summer (0.009 m2 m\u22122 year\u22121, p &lt; .01), followed by autumn (0.005 m2 m\u22122 year\u22121, p &lt; .01) and spring (0.003 m2 m\u22122 year\u22121, p &lt; .01). We then quantified the contribution of elevating atmospheric CO2 concentration (eCO2), climate change, nitrogen deposition, and land cover change to seasonal LAI increases based on factorial simulations from 10 state-of-the-art ecosystem models. Unlike previous studies that used multimodel ensemble mean (MME), we used the Bayesian model averaging (BMA) to optimize the integration of model ensemble. The optimally integrated ensemble LAI changes are significantly closer to the observed seasonal LAI changes than the traditional MME results. The BMA factorial simulations suggest that eCO2 provides the greatest contribution to increasing LAI trends in all seasons (0.003\u20130.007 m2 m\u22122 year\u22121), and is the main factor driving asymmetric seasonal LAI trends. Climate change controls the spatial pattern of seasonal LAI trends and dominates the increase in seasonal LAI in the northern high latitudes. The effects of nitrogen deposition and land use change are relatively small in all seasons (around 0.0002 m2 m\u22122 year\u22121 and 0.0001\u20130.001 m2 m\u22122 year\u22121, respectively). Our analysis of the seasonal LAI responses to the interactions between seasonal changes in environmental factors offers a new perspective on the response of global vegetation to environmental changes.", "author" : [ { "dropping-particle" : "", "family" : "Zhu", "given" : "Zaichun", "non-dropping-particle" : "", "parse-names" : false, "suffix" : "" }, { "dropping-particle" : "", "family" : "Piao", "given" : "Shilong", "non-dropping-particle" : "", "parse-names" : false, "suffix" : "" }, { "dropping-particle" : "", "family" : "Lian", "given" : "Xu", "non-dropping-particle" : "", "parse-names" : false, "suffix" : "" }, { "dropping-particle" : "", "family" : "Myneni", "given" : "Ranga B", "non-dropping-particle" : "", "parse-names" : false, "suffix" : "" }, { "dropping-particle" : "", "family" : "Peng", "given" : "Shushi", "non-dropping-particle" : "", "parse-names" : false, "suffix" : "" }, { "dropping-particle" : "", "family" : "Yang", "given" : "Hui", "non-dropping-particle" : "", "parse-names" : false, "suffix" : "" } ], "container-title" : "Global Change Biology", "id" : "ITEM-1", "issue" : "11", "issued" : { "date-parts" : [ [ "2017" ] ] }, "page" : "4798-4813", "title" : "Attribution of seasonal leaf area index trends in the northern latitudes with \u201coptimally\u201d integrated ecosystem models", "translator" : [ { "dropping-particle" : "", "family" : "J5116", "given" : "", "non-dropping-particle" : "", "parse-names" : false, "suffix" : "" } ], "type" : "article-journal", "volume" : "23" }, "uris" : [ "http://www.mendeley.com/documents/?uuid=5fdd73bd-84c2-4cd8-acb9-0a85f7a60ad3" ] } ], "mendeley" : { "formattedCitation" : "(Zhu et al., 2017)", "manualFormatting" : "Zhu et al. (2017)", "plainTextFormattedCitation" : "(Zhu et al., 2017)", "previouslyFormattedCitation" : "(Zhu et al., 2017)" }, "properties" : { "noteIndex" : 0 }, "schema" : "https://github.com/citation-style-language/schema/raw/master/csl-citation.json" }</w:instrText>
      </w:r>
      <w:r w:rsidR="002E6463">
        <w:rPr>
          <w:rFonts w:cs="Times New Roman"/>
          <w:noProof/>
        </w:rPr>
        <w:fldChar w:fldCharType="separate"/>
      </w:r>
      <w:r w:rsidR="00393F8C">
        <w:rPr>
          <w:rFonts w:cs="Times New Roman"/>
          <w:noProof/>
          <w:lang w:val="en-US"/>
        </w:rPr>
        <w:t>Zhu et al. (2017)</w:t>
      </w:r>
      <w:r w:rsidR="002E6463">
        <w:rPr>
          <w:rFonts w:cs="Times New Roman"/>
          <w:noProof/>
        </w:rPr>
        <w:fldChar w:fldCharType="end"/>
      </w:r>
      <w:r w:rsidRPr="00E457C1">
        <w:rPr>
          <w:rFonts w:cs="Times New Roman"/>
          <w:noProof/>
          <w:lang w:val="en-US"/>
        </w:rPr>
        <w:t xml:space="preserve">, </w:t>
      </w:r>
      <w:r w:rsidR="00C6726B" w:rsidRPr="00E457C1">
        <w:rPr>
          <w:rFonts w:cs="Times New Roman"/>
          <w:noProof/>
          <w:lang w:val="en-US"/>
        </w:rPr>
        <w:t>who found a dominant role for CO</w:t>
      </w:r>
      <w:r w:rsidR="00C6726B" w:rsidRPr="00E457C1">
        <w:rPr>
          <w:rFonts w:cs="Times New Roman"/>
          <w:noProof/>
          <w:vertAlign w:val="subscript"/>
          <w:lang w:val="en-US"/>
        </w:rPr>
        <w:t>2</w:t>
      </w:r>
      <w:r w:rsidR="00C6726B" w:rsidRPr="00E457C1">
        <w:rPr>
          <w:rFonts w:cs="Times New Roman"/>
          <w:noProof/>
          <w:lang w:val="en-US"/>
        </w:rPr>
        <w:t xml:space="preserve"> fertilisation </w:t>
      </w:r>
      <w:r w:rsidR="00284FB5" w:rsidRPr="00E457C1">
        <w:rPr>
          <w:rFonts w:cs="Times New Roman"/>
          <w:noProof/>
          <w:lang w:val="en-US"/>
        </w:rPr>
        <w:t xml:space="preserve">in driving leaf area index changes </w:t>
      </w:r>
      <w:r w:rsidR="00C6726B" w:rsidRPr="00E457C1">
        <w:rPr>
          <w:rFonts w:cs="Times New Roman"/>
          <w:noProof/>
          <w:lang w:val="en-US"/>
        </w:rPr>
        <w:t xml:space="preserve">in an attribution study in which </w:t>
      </w:r>
      <w:r w:rsidRPr="00E457C1">
        <w:rPr>
          <w:rFonts w:cs="Times New Roman"/>
          <w:noProof/>
          <w:lang w:val="en-US"/>
        </w:rPr>
        <w:t xml:space="preserve">land models </w:t>
      </w:r>
      <w:r w:rsidR="00C6726B" w:rsidRPr="00E457C1">
        <w:rPr>
          <w:rFonts w:cs="Times New Roman"/>
          <w:noProof/>
          <w:lang w:val="en-US"/>
        </w:rPr>
        <w:t>we</w:t>
      </w:r>
      <w:r w:rsidRPr="00E457C1">
        <w:rPr>
          <w:rFonts w:cs="Times New Roman"/>
          <w:noProof/>
          <w:lang w:val="en-US"/>
        </w:rPr>
        <w:t xml:space="preserve">re first weighted by performance. </w:t>
      </w:r>
      <w:r w:rsidRPr="001D5B54">
        <w:rPr>
          <w:rFonts w:cs="Times New Roman"/>
          <w:noProof/>
          <w:lang w:val="en-US"/>
          <w:rPrChange w:id="2595" w:author="Clotilde Pean" w:date="2021-06-21T14:15:00Z">
            <w:rPr>
              <w:rFonts w:cs="Times New Roman"/>
              <w:noProof/>
            </w:rPr>
          </w:rPrChange>
        </w:rPr>
        <w:t xml:space="preserve">However, </w:t>
      </w:r>
      <w:r>
        <w:rPr>
          <w:rFonts w:cs="Times New Roman"/>
          <w:noProof/>
        </w:rPr>
        <w:fldChar w:fldCharType="begin" w:fldLock="1"/>
      </w:r>
      <w:r w:rsidR="00E719C0" w:rsidRPr="001D5B54">
        <w:rPr>
          <w:rFonts w:cs="Times New Roman"/>
          <w:noProof/>
          <w:lang w:val="en-US"/>
          <w:rPrChange w:id="2596" w:author="Clotilde Pean" w:date="2021-06-21T14:15:00Z">
            <w:rPr>
              <w:rFonts w:cs="Times New Roman"/>
              <w:noProof/>
            </w:rPr>
          </w:rPrChange>
        </w:rPr>
        <w:instrText>ADDIN CSL_CITATION { "citationItems" : [ { "id" : "ITEM-1", "itemData" : { "DOI" : "10.1038/s41893-019-0220-7", "ISSN" : "23989629", "abstract" : "Satellite data show increasing leaf area of vegetation due to direct factors (human land-use management) and indirect factors (such as climate change, CO2 fertilization, nitrogen deposition and recovery from natural disturbances). Among these, climate change and CO2 fertilization effects seem to be the dominant drivers. However, recent satellite data (2000\u20132017) reveal a greening pattern that is strikingly prominent in China and India and overlaps with croplands world-wide. China alone accounts for 25% of the global net increase in leaf area with only 6.6% of global vegetated area. The greening in China is from forests (42%) and croplands (32%), but in India is mostly from croplands (82%) with minor contribution from forests (4.4%). China is engineering ambitious programmes to conserve and expand forests with the goal of mitigating land degradation, air pollution and climate change. Food production in China and India has increased by over 35% since 2000 mostly owing to an increase in harvested area through multiple cropping facilitated by fertilizer use and surface- and/or groundwater irrigation. Our results indicate that the direct factor is a key driver of the \u2018Greening Earth\u2019, accounting for over a third, and probably more, of the observed net increase in green leaf area. They highlight the need for a re</w:instrText>
      </w:r>
      <w:r w:rsidR="00E719C0">
        <w:rPr>
          <w:rFonts w:cs="Times New Roman"/>
          <w:noProof/>
        </w:rPr>
        <w:instrText>alistic representation of human land-use practices in Earth system models.", "author" : [ { "dropping-particle" : "", "family" : "Chen", "given" : "Chi", "non-dropping-particle" : "", "parse-names" : false, "suffix" : "" }, { "dropping-particle" : "", "family" : "Park", "given" : "Taejin", "non-dropping-particle" : "", "parse-names" : false, "suffix" : "" }, { "dropping-particle" : "", "family" : "Wang", "given" : "Xuhui", "non-dropping-particle" : "", "parse-names" : false, "suffix" : "" }, { "dropping-particle" : "", "family" : "Piao", "given" : "Shilong", "non-dropping-particle" : "", "parse-names" : false, "suffix" : "" }, { "dropping-particle" : "", "family" : "Xu", "given" : "Baodong", "non-dropping-particle" : "", "parse-names" : false, "suffix" : "" }, { "dropping-particle" : "", "family" : "Chaturvedi", "given" : "Rajiv K.", "non-dropping-particle" : "", "parse-names" : false, "suffix" : "" }, { "dropping-particle" : "", "family" : "Fuchs", "given" : "Richard", "non-dropping-particle" : "", "parse-names" : false, "suffix" : "" }, { "dropping-particle" : "", "family" : "Brovkin", "given" : "Victor", "non-dropping-particle" : "", "parse-names" : false, "suffix" : "" }, { "dropping-particle" : "", "family" : "Ciais", "given" : "Philippe", "non-dropping-particle" : "", "parse-names" : false, "suffix" : "" }, { "dropping-particle" : "", "family" : "Fensholt", "given" : "Rasmus", "non-dropping-particle" : "", "parse-names" : false, "suffix" : "" }, { "dropping-particle" : "", "family" : "T\u00f8mmervik", "give</w:instrText>
      </w:r>
      <w:r w:rsidR="00E719C0" w:rsidRPr="006814DF">
        <w:rPr>
          <w:rFonts w:cs="Times New Roman"/>
          <w:noProof/>
          <w:lang w:val="en-GB"/>
        </w:rPr>
        <w:instrText>n" : "Hans", "non-dropping-particle" : "", "parse-names" : false, "suffix" : "" }, { "dropping-particle" : "", "family" : "Bala", "given" : "Govindasamy", "non-dropping-particle" : "", "parse-names" : false, "suffix" : "" }, { "dropping-particle" : "", "family" : "Zhu", "given" : "Zaichun", "non-dropping-particle" : "", "parse-names" : false, "suffix" : "" }, { "dropping-particle" : "", "family" : "Nemani", "given" : "Ramakrishna R.", "non-dropping-particle" : "", "parse-names" : false, "suffix" : "" }, { "dropping-particle" : "", "family" : "Myneni", "given" : "Ranga B.", "non-dropping-particle" : "", "parse-names" : false, "suffix" : "" } ], "container-title" : "Nature Sustainability", "id" : "ITEM-1", "issue" : "2", "issued" : { "date-parts" : [ [ "2019" ] ] }, "title" : "China and India lead in greening of the world through land-use management", "translator" : [ { "dropping-particle" : "", "family" : "J6902", "given" : "", "non-dropping-particle" : "", "parse-names" : false, "suffix" : "" } ], "type" : "article-journal", "volume" : "2" }, "uris" : [ "http://www.mendeley.com/documents/?uuid=bb597f4c-5aa2-4180-b163-9375921112d0" ] } ], "mendeley" : { "formattedCitation" : "(Chen et al., 2019)", "manualFormatting" : "Chen et al. (2019)", "plainTextFormattedCitation" : "(Chen et al., 2019)", "previouslyFormattedCitation" : "(Chen et al., 2019)"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Chen et al. (2019)</w:t>
      </w:r>
      <w:r>
        <w:rPr>
          <w:rFonts w:cs="Times New Roman"/>
          <w:noProof/>
        </w:rPr>
        <w:fldChar w:fldCharType="end"/>
      </w:r>
      <w:r w:rsidRPr="00E457C1">
        <w:rPr>
          <w:rFonts w:cs="Times New Roman"/>
          <w:noProof/>
          <w:lang w:val="en-US"/>
        </w:rPr>
        <w:t xml:space="preserve"> has challenged these results by showing that greening in India and China </w:t>
      </w:r>
      <w:r w:rsidR="007969D5" w:rsidRPr="00E457C1">
        <w:rPr>
          <w:rFonts w:cs="Times New Roman"/>
          <w:noProof/>
          <w:lang w:val="en-US"/>
        </w:rPr>
        <w:t>wa</w:t>
      </w:r>
      <w:r w:rsidRPr="00E457C1">
        <w:rPr>
          <w:rFonts w:cs="Times New Roman"/>
          <w:noProof/>
          <w:lang w:val="en-US"/>
        </w:rPr>
        <w:t xml:space="preserve">s driven by land-use change. </w:t>
      </w:r>
    </w:p>
    <w:p w14:paraId="17096EB7" w14:textId="77777777" w:rsidR="009F594A" w:rsidRPr="00E457C1" w:rsidRDefault="009F594A" w:rsidP="009F594A">
      <w:pPr>
        <w:pStyle w:val="AR6BodyText"/>
        <w:rPr>
          <w:rFonts w:cs="Times New Roman"/>
          <w:noProof/>
          <w:lang w:val="en-US"/>
        </w:rPr>
      </w:pPr>
    </w:p>
    <w:p w14:paraId="5FE9142D" w14:textId="001432B4" w:rsidR="009F594A" w:rsidRPr="00E457C1" w:rsidRDefault="008E41C0" w:rsidP="009F594A">
      <w:pPr>
        <w:pStyle w:val="AR6BodyText"/>
        <w:rPr>
          <w:rFonts w:cs="Times New Roman"/>
          <w:noProof/>
          <w:lang w:val="en-US"/>
        </w:rPr>
      </w:pPr>
      <w:r w:rsidRPr="00E457C1">
        <w:rPr>
          <w:rFonts w:cs="Times New Roman"/>
          <w:noProof/>
          <w:lang w:val="en-US"/>
        </w:rPr>
        <w:t>Leaf area index</w:t>
      </w:r>
      <w:r w:rsidR="009F594A" w:rsidRPr="00E457C1">
        <w:rPr>
          <w:rFonts w:cs="Times New Roman"/>
          <w:noProof/>
          <w:lang w:val="en-US"/>
        </w:rPr>
        <w:t xml:space="preserve"> increases attributed to CO</w:t>
      </w:r>
      <w:r w:rsidR="009F594A" w:rsidRPr="00E457C1">
        <w:rPr>
          <w:rFonts w:cs="Times New Roman"/>
          <w:noProof/>
          <w:vertAlign w:val="subscript"/>
          <w:lang w:val="en-US"/>
        </w:rPr>
        <w:t>2</w:t>
      </w:r>
      <w:r w:rsidR="009F594A" w:rsidRPr="00E457C1">
        <w:rPr>
          <w:rFonts w:cs="Times New Roman"/>
          <w:noProof/>
          <w:lang w:val="en-US"/>
        </w:rPr>
        <w:t xml:space="preserve"> fertilisation </w:t>
      </w:r>
      <w:r w:rsidR="00863CF8" w:rsidRPr="00E457C1">
        <w:rPr>
          <w:rFonts w:cs="Times New Roman"/>
          <w:noProof/>
          <w:lang w:val="en-US"/>
        </w:rPr>
        <w:t>are</w:t>
      </w:r>
      <w:r w:rsidR="009F594A" w:rsidRPr="00E457C1">
        <w:rPr>
          <w:rFonts w:cs="Times New Roman"/>
          <w:noProof/>
          <w:lang w:val="en-US"/>
        </w:rPr>
        <w:t xml:space="preserve"> due to a direct raised physiological response. However, for drylands, CO</w:t>
      </w:r>
      <w:r w:rsidR="009F594A" w:rsidRPr="00E457C1">
        <w:rPr>
          <w:rFonts w:cs="Times New Roman"/>
          <w:noProof/>
          <w:vertAlign w:val="subscript"/>
          <w:lang w:val="en-US"/>
        </w:rPr>
        <w:t>2</w:t>
      </w:r>
      <w:r w:rsidR="009F594A" w:rsidRPr="00E457C1">
        <w:rPr>
          <w:rFonts w:cs="Times New Roman"/>
          <w:noProof/>
          <w:lang w:val="en-US"/>
        </w:rPr>
        <w:t xml:space="preserve">-induced stomatal closure may </w:t>
      </w:r>
      <w:r w:rsidR="00775953" w:rsidRPr="00E457C1">
        <w:rPr>
          <w:rFonts w:cs="Times New Roman"/>
          <w:noProof/>
          <w:lang w:val="en-US"/>
        </w:rPr>
        <w:t xml:space="preserve">act </w:t>
      </w:r>
      <w:r w:rsidR="009F594A" w:rsidRPr="00E457C1">
        <w:rPr>
          <w:rFonts w:cs="Times New Roman"/>
          <w:noProof/>
          <w:lang w:val="en-US"/>
        </w:rPr>
        <w:t>to conserve soil moisture and</w:t>
      </w:r>
      <w:r w:rsidR="00775953" w:rsidRPr="00E457C1">
        <w:rPr>
          <w:rFonts w:cs="Times New Roman"/>
          <w:noProof/>
          <w:lang w:val="en-US"/>
        </w:rPr>
        <w:t xml:space="preserve"> thereby</w:t>
      </w:r>
      <w:r w:rsidR="009F594A" w:rsidRPr="00E457C1">
        <w:rPr>
          <w:rFonts w:cs="Times New Roman"/>
          <w:noProof/>
          <w:lang w:val="en-US"/>
        </w:rPr>
        <w:t xml:space="preserve"> </w:t>
      </w:r>
      <w:r w:rsidR="00775953" w:rsidRPr="00E457C1">
        <w:rPr>
          <w:rFonts w:cs="Times New Roman"/>
          <w:noProof/>
          <w:lang w:val="en-US"/>
        </w:rPr>
        <w:t xml:space="preserve">indirectly drive higher photosynthesis through </w:t>
      </w:r>
      <w:r w:rsidR="009F594A" w:rsidRPr="00E457C1">
        <w:rPr>
          <w:rFonts w:cs="Times New Roman"/>
          <w:noProof/>
          <w:lang w:val="en-US"/>
        </w:rPr>
        <w:t xml:space="preserve">higher water use efficiency </w:t>
      </w:r>
      <w:r w:rsidR="009F594A">
        <w:rPr>
          <w:rFonts w:cs="Times New Roman"/>
          <w:noProof/>
        </w:rPr>
        <w:fldChar w:fldCharType="begin" w:fldLock="1"/>
      </w:r>
      <w:r w:rsidR="00B44FBC">
        <w:rPr>
          <w:rFonts w:cs="Times New Roman"/>
          <w:noProof/>
          <w:lang w:val="en-US"/>
        </w:rPr>
        <w:instrText>ADDIN CSL_CITATION { "citationItems" : [ { "id" : "ITEM-1", "itemData" : { "DOI" : "10.1038/srep20716", "ISSN" : "2045-2322", "author" : [ { "dropping-particle" : "", "family" : "Lu", "given" : "Xuefei", "non-dropping-particle" : "", "parse-names" : false, "suffix" : "" }, { "dropping-particle" : "", "family" : "Wang", "given" : "Lixin", "non-dropping-particle" : "", "parse-names" : false, "suffix" : "" }, { "dropping-particle" : "", "family" : "McCabe", "given" : "Matthew F", "non-dropping-particle" : "", "parse-names" : false, "suffix" : "" } ], "container-title" : "Scientific Reports", "id" : "ITEM-1", "issue" : "1", "issued" : { "date-parts" : [ [ "2016", "8", "12" ] ] }, "page" : "20716", "publisher" : "The Author(s)", "title" : "Elevated CO2 as a driver of global dryland greening", "translator" : [ { "dropping-particle" : "", "family" : "J5118", "given" : "", "non-dropping-particle" : "", "parse-names" : false, "suffix" : "" } ], "type" : "article-journal", "volume" : "6" }, "uris" : [ "http://www.mendeley.com/documents/?uuid=377a2d02-d33c-43d6-8dd1-3913657a23cb" ] } ], "mendeley" : { "formattedCitation" : "(Lu et al., 2016)", "plainTextFormattedCitation" : "(Lu et al., 2016)", "previouslyFormattedCitation" : "(Lu et al., 2016)" }, "properties" : { "noteIndex" : 0 }, "schema" : "https://github.com/citation-style-language/schema/raw/master/csl-citation.json" }</w:instrText>
      </w:r>
      <w:r w:rsidR="009F594A">
        <w:rPr>
          <w:rFonts w:cs="Times New Roman"/>
          <w:noProof/>
        </w:rPr>
        <w:fldChar w:fldCharType="separate"/>
      </w:r>
      <w:r w:rsidR="00393F8C">
        <w:rPr>
          <w:rFonts w:cs="Times New Roman"/>
          <w:noProof/>
          <w:lang w:val="en-US"/>
        </w:rPr>
        <w:t>(Lu et al., 2016)</w:t>
      </w:r>
      <w:r w:rsidR="009F594A">
        <w:rPr>
          <w:rFonts w:cs="Times New Roman"/>
          <w:noProof/>
        </w:rPr>
        <w:fldChar w:fldCharType="end"/>
      </w:r>
      <w:r w:rsidR="009F594A" w:rsidRPr="00E457C1">
        <w:rPr>
          <w:rFonts w:cs="Times New Roman"/>
          <w:noProof/>
          <w:lang w:val="en-US"/>
        </w:rPr>
        <w:t xml:space="preserve">. </w:t>
      </w:r>
      <w:r w:rsidR="00B379C2" w:rsidRPr="00E457C1">
        <w:rPr>
          <w:rFonts w:cs="Times New Roman"/>
          <w:noProof/>
          <w:lang w:val="en-US"/>
        </w:rPr>
        <w:t>In</w:t>
      </w:r>
      <w:r w:rsidR="009F594A" w:rsidRPr="00E457C1">
        <w:rPr>
          <w:rFonts w:cs="Times New Roman"/>
          <w:noProof/>
          <w:lang w:val="en-US"/>
        </w:rPr>
        <w:t xml:space="preserve"> models with nitrogen deposition, there is evidence that this simulated effect </w:t>
      </w:r>
      <w:r w:rsidR="00B379C2" w:rsidRPr="00E457C1">
        <w:rPr>
          <w:rFonts w:cs="Times New Roman"/>
          <w:noProof/>
          <w:lang w:val="en-US"/>
        </w:rPr>
        <w:t>also influences</w:t>
      </w:r>
      <w:r w:rsidR="009F594A" w:rsidRPr="00E457C1">
        <w:rPr>
          <w:rFonts w:cs="Times New Roman"/>
          <w:noProof/>
          <w:lang w:val="en-US"/>
        </w:rPr>
        <w:t xml:space="preserve"> </w:t>
      </w:r>
      <w:r w:rsidRPr="00E457C1">
        <w:rPr>
          <w:rFonts w:cs="Times New Roman"/>
          <w:noProof/>
          <w:lang w:val="en-US"/>
        </w:rPr>
        <w:t>leaf area index</w:t>
      </w:r>
      <w:r w:rsidR="009F594A" w:rsidRPr="00E457C1">
        <w:rPr>
          <w:rFonts w:cs="Times New Roman"/>
          <w:noProof/>
          <w:lang w:val="en-US"/>
        </w:rPr>
        <w:t xml:space="preserve"> trends</w:t>
      </w:r>
      <w:r w:rsidR="00B379C2" w:rsidRPr="00E457C1">
        <w:rPr>
          <w:rFonts w:cs="Times New Roman"/>
          <w:noProof/>
          <w:lang w:val="en-US"/>
        </w:rPr>
        <w:t>, however</w:t>
      </w:r>
      <w:ins w:id="2597" w:author="Sara M Tuson" w:date="2021-06-28T12:42:00Z">
        <w:r w:rsidR="00D36444">
          <w:rPr>
            <w:rFonts w:cs="Times New Roman"/>
            <w:noProof/>
            <w:lang w:val="en-US"/>
          </w:rPr>
          <w:t>,</w:t>
        </w:r>
      </w:ins>
      <w:r w:rsidR="00B379C2" w:rsidRPr="00E457C1">
        <w:rPr>
          <w:rFonts w:cs="Times New Roman"/>
          <w:noProof/>
          <w:lang w:val="en-US"/>
        </w:rPr>
        <w:t xml:space="preserve"> because of a lack of literature based on </w:t>
      </w:r>
      <w:r w:rsidR="009F594A" w:rsidRPr="00E457C1">
        <w:rPr>
          <w:rFonts w:cs="Times New Roman"/>
          <w:noProof/>
          <w:lang w:val="en-US"/>
        </w:rPr>
        <w:t>large-scale land simulations includ</w:t>
      </w:r>
      <w:r w:rsidR="00B379C2" w:rsidRPr="00E457C1">
        <w:rPr>
          <w:rFonts w:cs="Times New Roman"/>
          <w:noProof/>
          <w:lang w:val="en-US"/>
        </w:rPr>
        <w:t>ing</w:t>
      </w:r>
      <w:r w:rsidR="009F594A" w:rsidRPr="00E457C1">
        <w:rPr>
          <w:rFonts w:cs="Times New Roman"/>
          <w:noProof/>
          <w:lang w:val="en-US"/>
        </w:rPr>
        <w:t xml:space="preserve"> both nutrient limitation and crop intensification, it is not yet possible to make an attribution statement about their individual roles in </w:t>
      </w:r>
      <w:r w:rsidRPr="00E457C1">
        <w:rPr>
          <w:rFonts w:cs="Times New Roman"/>
          <w:noProof/>
          <w:lang w:val="en-US"/>
        </w:rPr>
        <w:t>leaf area index</w:t>
      </w:r>
      <w:r w:rsidR="009F594A" w:rsidRPr="00E457C1">
        <w:rPr>
          <w:rFonts w:cs="Times New Roman"/>
          <w:noProof/>
          <w:lang w:val="en-US"/>
        </w:rPr>
        <w:t xml:space="preserve"> changes.</w:t>
      </w:r>
    </w:p>
    <w:p w14:paraId="0BB7E4C0" w14:textId="77777777" w:rsidR="009F594A" w:rsidRPr="00E457C1" w:rsidRDefault="009F594A" w:rsidP="009F594A">
      <w:pPr>
        <w:pStyle w:val="AR6BodyText"/>
        <w:rPr>
          <w:rFonts w:cs="Times New Roman"/>
          <w:noProof/>
          <w:lang w:val="en-US"/>
        </w:rPr>
      </w:pPr>
    </w:p>
    <w:p w14:paraId="28CF5851" w14:textId="416749D1" w:rsidR="009F594A" w:rsidRPr="00E457C1" w:rsidRDefault="009F594A" w:rsidP="009F594A">
      <w:pPr>
        <w:pStyle w:val="AR6BodyText"/>
        <w:rPr>
          <w:lang w:val="en-US"/>
        </w:rPr>
      </w:pPr>
      <w:r w:rsidRPr="00E457C1">
        <w:rPr>
          <w:rFonts w:cs="Times New Roman"/>
          <w:noProof/>
          <w:lang w:val="en-US"/>
        </w:rPr>
        <w:t xml:space="preserve">In summary, </w:t>
      </w:r>
      <w:r w:rsidR="002B2251" w:rsidRPr="00E457C1">
        <w:rPr>
          <w:rFonts w:cs="Times New Roman"/>
          <w:noProof/>
          <w:lang w:val="en-US"/>
        </w:rPr>
        <w:t>Earth system models simulate globally averaged land carbon sinks within the range of observation-based estimates (</w:t>
      </w:r>
      <w:r w:rsidR="002B2251" w:rsidRPr="00E457C1">
        <w:rPr>
          <w:rFonts w:cs="Times New Roman"/>
          <w:i/>
          <w:iCs/>
          <w:noProof/>
          <w:lang w:val="en-US"/>
        </w:rPr>
        <w:t>high confidence)</w:t>
      </w:r>
      <w:r w:rsidR="002B2251" w:rsidRPr="00E457C1">
        <w:rPr>
          <w:rFonts w:cs="Times New Roman"/>
          <w:noProof/>
          <w:lang w:val="en-US"/>
        </w:rPr>
        <w:t xml:space="preserve">, but global-scale agreement masks large regional disagreements. </w:t>
      </w:r>
      <w:r w:rsidRPr="00E457C1">
        <w:rPr>
          <w:lang w:val="en-US"/>
        </w:rPr>
        <w:t>Based on new studies that attribute changes in atmospheric CO</w:t>
      </w:r>
      <w:r w:rsidRPr="00E457C1">
        <w:rPr>
          <w:vertAlign w:val="subscript"/>
          <w:lang w:val="en-US"/>
        </w:rPr>
        <w:t>2</w:t>
      </w:r>
      <w:r w:rsidRPr="00E457C1">
        <w:rPr>
          <w:lang w:val="en-US"/>
        </w:rPr>
        <w:t xml:space="preserve"> seasonal cycle to CO</w:t>
      </w:r>
      <w:r w:rsidRPr="00E457C1">
        <w:rPr>
          <w:vertAlign w:val="subscript"/>
          <w:lang w:val="en-US"/>
        </w:rPr>
        <w:t>2</w:t>
      </w:r>
      <w:r w:rsidRPr="00E457C1">
        <w:rPr>
          <w:lang w:val="en-US"/>
        </w:rPr>
        <w:t xml:space="preserve"> fertilisation, albeit counteracted by other factors, combined with the </w:t>
      </w:r>
      <w:r w:rsidRPr="00E457C1">
        <w:rPr>
          <w:i/>
          <w:iCs/>
          <w:lang w:val="en-US"/>
        </w:rPr>
        <w:t>medium confidence</w:t>
      </w:r>
      <w:r w:rsidRPr="00E457C1">
        <w:rPr>
          <w:lang w:val="en-US"/>
        </w:rPr>
        <w:t xml:space="preserve"> that models represent the processes driving changes in the seasonal cycle, we assess that there is </w:t>
      </w:r>
      <w:r w:rsidRPr="00E457C1">
        <w:rPr>
          <w:i/>
          <w:iCs/>
          <w:lang w:val="en-US"/>
        </w:rPr>
        <w:t xml:space="preserve">medium confidence </w:t>
      </w:r>
      <w:r w:rsidRPr="00E457C1">
        <w:rPr>
          <w:lang w:val="en-US"/>
        </w:rPr>
        <w:t>that CO</w:t>
      </w:r>
      <w:r w:rsidRPr="00E457C1">
        <w:rPr>
          <w:vertAlign w:val="subscript"/>
          <w:lang w:val="en-US"/>
        </w:rPr>
        <w:t>2</w:t>
      </w:r>
      <w:r w:rsidRPr="00E457C1">
        <w:rPr>
          <w:lang w:val="en-US"/>
        </w:rPr>
        <w:t xml:space="preserve"> fertilisation is the main driver of the increase in the amplitude of</w:t>
      </w:r>
      <w:r w:rsidR="00C87F62" w:rsidRPr="00E457C1">
        <w:rPr>
          <w:lang w:val="en-US"/>
        </w:rPr>
        <w:t xml:space="preserve"> </w:t>
      </w:r>
      <w:r w:rsidRPr="00E457C1">
        <w:rPr>
          <w:lang w:val="en-US"/>
        </w:rPr>
        <w:t>the seasonal cycle of atmospheric CO</w:t>
      </w:r>
      <w:r w:rsidRPr="00E457C1">
        <w:rPr>
          <w:vertAlign w:val="subscript"/>
          <w:lang w:val="en-US"/>
        </w:rPr>
        <w:t>2</w:t>
      </w:r>
      <w:r w:rsidRPr="00E457C1">
        <w:rPr>
          <w:lang w:val="en-US"/>
        </w:rPr>
        <w:t>. Based on available literature</w:t>
      </w:r>
      <w:r w:rsidR="00BF5EC9" w:rsidRPr="00E457C1">
        <w:rPr>
          <w:lang w:val="en-US"/>
        </w:rPr>
        <w:t>,</w:t>
      </w:r>
      <w:r w:rsidRPr="00E457C1">
        <w:rPr>
          <w:lang w:val="en-US"/>
        </w:rPr>
        <w:t xml:space="preserve"> CO</w:t>
      </w:r>
      <w:r w:rsidRPr="00E457C1">
        <w:rPr>
          <w:vertAlign w:val="subscript"/>
          <w:lang w:val="en-US"/>
        </w:rPr>
        <w:t>2</w:t>
      </w:r>
      <w:r w:rsidRPr="00E457C1">
        <w:rPr>
          <w:lang w:val="en-US"/>
        </w:rPr>
        <w:t xml:space="preserve"> fertilisation </w:t>
      </w:r>
      <w:r w:rsidR="00C454CF" w:rsidRPr="00E457C1">
        <w:rPr>
          <w:lang w:val="en-US"/>
        </w:rPr>
        <w:t>has been the main driver of</w:t>
      </w:r>
      <w:r w:rsidR="00BF5EC9" w:rsidRPr="00E457C1">
        <w:rPr>
          <w:lang w:val="en-US"/>
        </w:rPr>
        <w:t xml:space="preserve"> </w:t>
      </w:r>
      <w:r w:rsidRPr="00E457C1">
        <w:rPr>
          <w:lang w:val="en-US"/>
        </w:rPr>
        <w:t xml:space="preserve">the </w:t>
      </w:r>
      <w:r w:rsidR="00BF5EC9" w:rsidRPr="00E457C1">
        <w:rPr>
          <w:lang w:val="en-US"/>
        </w:rPr>
        <w:t xml:space="preserve">observed </w:t>
      </w:r>
      <w:r w:rsidRPr="00E457C1">
        <w:rPr>
          <w:lang w:val="en-US"/>
        </w:rPr>
        <w:t>greening trend,</w:t>
      </w:r>
      <w:r w:rsidR="00C454CF" w:rsidRPr="00E457C1">
        <w:rPr>
          <w:lang w:val="en-US"/>
        </w:rPr>
        <w:t xml:space="preserve"> but there is only </w:t>
      </w:r>
      <w:r w:rsidR="00C454CF" w:rsidRPr="00E457C1">
        <w:rPr>
          <w:i/>
          <w:lang w:val="en-US"/>
        </w:rPr>
        <w:t>low confidence</w:t>
      </w:r>
      <w:r w:rsidR="00C454CF" w:rsidRPr="00E457C1">
        <w:rPr>
          <w:lang w:val="en-US"/>
        </w:rPr>
        <w:t xml:space="preserve"> in this assessment</w:t>
      </w:r>
      <w:r w:rsidRPr="00E457C1">
        <w:rPr>
          <w:lang w:val="en-US"/>
        </w:rPr>
        <w:t xml:space="preserve"> </w:t>
      </w:r>
      <w:r w:rsidR="00C454CF" w:rsidRPr="00E457C1">
        <w:rPr>
          <w:lang w:val="en-US"/>
        </w:rPr>
        <w:t>because of ongoing debate about the relative roles of CO</w:t>
      </w:r>
      <w:r w:rsidR="00C454CF" w:rsidRPr="00E457C1">
        <w:rPr>
          <w:vertAlign w:val="subscript"/>
          <w:lang w:val="en-US"/>
        </w:rPr>
        <w:t>2</w:t>
      </w:r>
      <w:r w:rsidR="00C454CF" w:rsidRPr="00E457C1">
        <w:rPr>
          <w:lang w:val="en-US"/>
        </w:rPr>
        <w:t xml:space="preserve"> fertilisation, high latitude </w:t>
      </w:r>
      <w:r w:rsidR="00D76038" w:rsidRPr="00E457C1">
        <w:rPr>
          <w:lang w:val="en-US"/>
        </w:rPr>
        <w:t>warming, and</w:t>
      </w:r>
      <w:r w:rsidRPr="00E457C1">
        <w:rPr>
          <w:lang w:val="en-US"/>
        </w:rPr>
        <w:t xml:space="preserve"> land management, and the low number of models that represent the whole suite of processes involved.</w:t>
      </w:r>
    </w:p>
    <w:p w14:paraId="357BE89A" w14:textId="77777777" w:rsidR="009F594A" w:rsidRPr="00E457C1" w:rsidRDefault="009F594A" w:rsidP="009F594A">
      <w:pPr>
        <w:pStyle w:val="AR6BodyText"/>
        <w:rPr>
          <w:rFonts w:cs="Times New Roman"/>
          <w:noProof/>
          <w:lang w:val="en-US"/>
        </w:rPr>
      </w:pPr>
    </w:p>
    <w:p w14:paraId="6D97393B" w14:textId="77777777" w:rsidR="009F594A" w:rsidRPr="00E457C1" w:rsidRDefault="009F594A" w:rsidP="009F594A">
      <w:pPr>
        <w:pStyle w:val="AR6BodyText"/>
        <w:rPr>
          <w:noProof/>
          <w:lang w:val="en-US"/>
        </w:rPr>
      </w:pPr>
    </w:p>
    <w:p w14:paraId="5D7B6BBE" w14:textId="6345848C" w:rsidR="009F594A" w:rsidRDefault="009F594A" w:rsidP="009F594A">
      <w:pPr>
        <w:pStyle w:val="AR6BodyText"/>
        <w:rPr>
          <w:b/>
          <w:noProof/>
        </w:rPr>
      </w:pPr>
      <w:r>
        <w:rPr>
          <w:b/>
          <w:noProof/>
        </w:rPr>
        <w:t xml:space="preserve">[START </w:t>
      </w:r>
      <w:r w:rsidRPr="00CB1BE0">
        <w:rPr>
          <w:rStyle w:val="AR6Chap3FigureCar"/>
          <w:b/>
          <w:noProof/>
          <w:sz w:val="22"/>
        </w:rPr>
        <w:t>FIGURE 3.</w:t>
      </w:r>
      <w:r w:rsidRPr="00CB1BE0">
        <w:rPr>
          <w:rStyle w:val="AR6Chap3FigureCar"/>
          <w:rFonts w:cs="Times New Roman"/>
          <w:b/>
          <w:noProof/>
          <w:sz w:val="22"/>
        </w:rPr>
        <w:t>3</w:t>
      </w:r>
      <w:r w:rsidR="001F1422">
        <w:rPr>
          <w:rStyle w:val="AR6Chap3FigureCar"/>
          <w:rFonts w:cs="Times New Roman"/>
          <w:b/>
          <w:noProof/>
          <w:sz w:val="22"/>
        </w:rPr>
        <w:t>2</w:t>
      </w:r>
      <w:r w:rsidRPr="00CB1BE0">
        <w:rPr>
          <w:rStyle w:val="AR6Chap3FigureCar"/>
          <w:rFonts w:cs="Times New Roman"/>
          <w:b/>
          <w:noProof/>
          <w:sz w:val="22"/>
        </w:rPr>
        <w:t xml:space="preserve"> </w:t>
      </w:r>
      <w:r w:rsidRPr="00CB1BE0">
        <w:rPr>
          <w:b/>
          <w:noProof/>
        </w:rPr>
        <w:t>HERE</w:t>
      </w:r>
      <w:r>
        <w:rPr>
          <w:b/>
          <w:noProof/>
        </w:rPr>
        <w:t>]</w:t>
      </w:r>
    </w:p>
    <w:p w14:paraId="62E133A9" w14:textId="77777777" w:rsidR="009F594A" w:rsidRDefault="009F594A" w:rsidP="009F594A">
      <w:pPr>
        <w:pStyle w:val="AR6BodyText"/>
        <w:rPr>
          <w:noProof/>
          <w:highlight w:val="lightGray"/>
        </w:rPr>
      </w:pPr>
    </w:p>
    <w:p w14:paraId="4BF55E97" w14:textId="77777777" w:rsidR="00686E45" w:rsidRPr="00686E45" w:rsidRDefault="00686E45" w:rsidP="00686E45">
      <w:pPr>
        <w:numPr>
          <w:ilvl w:val="0"/>
          <w:numId w:val="2"/>
        </w:numPr>
        <w:ind w:left="1134" w:hanging="1134"/>
        <w:rPr>
          <w:sz w:val="20"/>
          <w:lang w:val="en-US"/>
        </w:rPr>
      </w:pPr>
      <w:bookmarkStart w:id="2598" w:name="_Hlk57041140"/>
      <w:bookmarkStart w:id="2599" w:name="_Hlk66435854"/>
      <w:r w:rsidRPr="00686E45">
        <w:rPr>
          <w:b/>
          <w:sz w:val="20"/>
          <w:lang w:val="en-US"/>
        </w:rPr>
        <w:t>Relative change in the amplitude of the seasonal cycle of global land carbon uptake in the historical CMIP6 simulations from 1961</w:t>
      </w:r>
      <w:del w:id="2600" w:author="Sara M Tuson" w:date="2021-06-30T10:39:00Z">
        <w:r w:rsidRPr="00686E45" w:rsidDel="00856D0D">
          <w:rPr>
            <w:b/>
            <w:sz w:val="20"/>
            <w:lang w:val="en-US"/>
          </w:rPr>
          <w:delText>-</w:delText>
        </w:r>
      </w:del>
      <w:ins w:id="2601" w:author="Sara M Tuson" w:date="2021-06-30T10:39:00Z">
        <w:r w:rsidRPr="00686E45">
          <w:rPr>
            <w:b/>
            <w:sz w:val="20"/>
            <w:lang w:val="en-US"/>
          </w:rPr>
          <w:t>–</w:t>
        </w:r>
      </w:ins>
      <w:r w:rsidRPr="00686E45">
        <w:rPr>
          <w:b/>
          <w:sz w:val="20"/>
          <w:lang w:val="en-US"/>
        </w:rPr>
        <w:t>2014.</w:t>
      </w:r>
      <w:r w:rsidRPr="00686E45">
        <w:rPr>
          <w:sz w:val="20"/>
          <w:lang w:val="en-US"/>
        </w:rPr>
        <w:t xml:space="preserve"> Net biosphere production estimates from 19 CMIP6 models (red), the data-led reconstruction JMA-TRANSCOM </w:t>
      </w:r>
      <w:r w:rsidRPr="00686E45">
        <w:rPr>
          <w:sz w:val="20"/>
          <w:lang w:val="en-US"/>
        </w:rPr>
        <w:fldChar w:fldCharType="begin" w:fldLock="1"/>
      </w:r>
      <w:r w:rsidRPr="00686E45">
        <w:rPr>
          <w:sz w:val="20"/>
          <w:lang w:val="en-US"/>
        </w:rPr>
        <w:instrText>ADDIN CSL_CITATION { "citationItems" : [ { "id" : "ITEM-1", "itemData" : { "DOI" : "10.1111/j.1600-0889.2010.00488.x", "ISSN" : "02806509", "abstract" : "We have developed a new observational screening technique for inverse model. This technique was applied to our transport models with re-analysed meteorological data and the inverse model to estimate the global distribution of CO2 concentrations and fluxes. During the 1990s, we estimated a total CO2 uptake by the biosphere of 1.4-1.5 PgC yr-1 and a total CO2 uptake by the oceans of 1.7-1.8 PgC yr-1. The uncertainty of global CO2 flux estimation is about 0.3 PgC yr-1. We also obtained monthly surface CO2 concentrations in the marine boundary layer to precisions of 0.5-1.0 ppm. To utilize non-processed (statistical monthly mean) observational data in our analysis, we developed a quality control procedure for such observational data including a repetition of inversion. This technique is suitable for other inversion setups. Observational data by ships were placed into grids and used in our analysis to add to the available data from fixed stations. The estimated global distributions are updated and extended every year. \u00a9 2010 The Authors Tellus B \u00a9 2010 International Meteorological Institute in Stockholm.", "author" : [ { "dropping-particle" : "", "family" : "Maki", "given" : "T.", "non-dropping-particle" : "", "parse-names" : false, "suffix" : "" }, { "dropping-particle" : "", "family" : "Ikegami", "given" : "M.", "non-dropping-particle" : "", "parse-names" : false, "suffix" : "" }, { "dropping-particle" : "", "family" : "Fujita", "given" : "T.", "non-dropping-particle" : "", "parse-names" : false, "suffix" : "" }, { "dropping-particle" : "", "family" : "Hirahara", "given" : "T.", "non-dropping-particle" : "", "parse-names" : false, "suffix" : "" }, { "dropping-particle" : "", "family" : "Yamada", "given" : "K.", "non-dropping-particle" : "", "parse-names" : false, "suffix" : "" }, { "dropping-particle" : "", "family" : "Mori", "given" : "K.", "non-dropping-particle" : "", "parse-names" : false, "suffix" : "" }, { "dropping-particle" : "", "family" : "Takeuchi", "given" : "A.", "non-dropping-particle" : "", "parse-names" : false, "suffix" : "" }, { "dropping-particle" : "", "family" : "Tsutsumi", "given" : "Y.", "non-dropping-particle" : "", "parse-names" : false, "suffix" : "" }, { "dropping-particle" : "", "family" : "Suda", "given" : "K.", "non-dropping-particle" : "", "parse-names" : false, "suffix" : "" }, { "dropping-particle" : "", "family" : "Conway", "given" : "T. J.", "non-dropping-particle" : "", "parse-names" : false, "suffix" : "" } ], "container-title" : "Tellus, Series B: Chemical and Physical Meteorology", "id" : "ITEM-1", "issue" : "5", "issued" : { "date-parts" : [ [ "2010" ] ] }, "page" : "797-809", "title" : "New technique to analyse global distributions of CO2 concentrations and fluxes from non-processed observational data", "translator" : [ { "dropping-particle" : "", "family" : "J6869", "given" : "", "non-dropping-particle" : "", "parse-names" : false, "suffix" : "" } ], "type" : "article-journal", "volume" : "62" }, "uris" : [ "http://www.mendeley.com/documents/?uuid=7bf02df2-6aec-4e60-8223-95c57c3a8bd3" ] } ], "mendeley" : { "formattedCitation" : "(Maki et al., 2010)", "manualFormatting" : "(Maki et al., 2010", "plainTextFormattedCitation" : "(Maki et al., 2010)", "previouslyFormattedCitation" : "(Maki et al., 2010)" }, "properties" : { "noteIndex" : 0 }, "schema" : "https://github.com/citation-style-language/schema/raw/master/csl-citation.json" }</w:instrText>
      </w:r>
      <w:r w:rsidRPr="00686E45">
        <w:rPr>
          <w:sz w:val="20"/>
          <w:lang w:val="en-US"/>
        </w:rPr>
        <w:fldChar w:fldCharType="separate"/>
      </w:r>
      <w:r w:rsidRPr="00686E45">
        <w:rPr>
          <w:noProof/>
          <w:sz w:val="20"/>
          <w:lang w:val="en-US"/>
        </w:rPr>
        <w:t>(Maki et al., 2010</w:t>
      </w:r>
      <w:r w:rsidRPr="00686E45">
        <w:rPr>
          <w:sz w:val="20"/>
          <w:lang w:val="en-US"/>
        </w:rPr>
        <w:fldChar w:fldCharType="end"/>
      </w:r>
      <w:r w:rsidRPr="00686E45">
        <w:rPr>
          <w:sz w:val="20"/>
          <w:lang w:val="en-US"/>
        </w:rPr>
        <w:t>; dotted) and atmospheric CO</w:t>
      </w:r>
      <w:r w:rsidRPr="00686E45">
        <w:rPr>
          <w:sz w:val="20"/>
          <w:vertAlign w:val="subscript"/>
          <w:lang w:val="en-US"/>
        </w:rPr>
        <w:t>2</w:t>
      </w:r>
      <w:r w:rsidRPr="00686E45">
        <w:rPr>
          <w:sz w:val="20"/>
          <w:lang w:val="en-US"/>
        </w:rPr>
        <w:t xml:space="preserve"> seasonal cycle amplitude changes from observations (global as dashed line</w:t>
      </w:r>
      <w:ins w:id="2602" w:author="Sara M Tuson" w:date="2021-07-01T11:14:00Z">
        <w:r w:rsidRPr="00686E45">
          <w:rPr>
            <w:sz w:val="20"/>
            <w:lang w:val="en-US"/>
          </w:rPr>
          <w:t>)</w:t>
        </w:r>
      </w:ins>
      <w:r w:rsidRPr="00686E45">
        <w:rPr>
          <w:sz w:val="20"/>
          <w:lang w:val="en-US"/>
        </w:rPr>
        <w:t xml:space="preserve">, </w:t>
      </w:r>
      <w:commentRangeStart w:id="2603"/>
      <w:r w:rsidRPr="00686E45">
        <w:rPr>
          <w:sz w:val="20"/>
          <w:lang w:val="en-US"/>
        </w:rPr>
        <w:t xml:space="preserve">Mauna Loa Observatory (MLO) </w:t>
      </w:r>
      <w:r w:rsidRPr="00686E45">
        <w:rPr>
          <w:sz w:val="20"/>
          <w:lang w:val="en-US"/>
        </w:rPr>
        <w:fldChar w:fldCharType="begin" w:fldLock="1"/>
      </w:r>
      <w:r w:rsidRPr="00686E45">
        <w:rPr>
          <w:sz w:val="20"/>
          <w:lang w:val="en-US"/>
        </w:rPr>
        <w:instrText>ADDIN CSL_CITATION { "citationItems" : [ { "id" : "ITEM-1", "itemData" : { "DOI" : "10.15138/wkgj-f215", "URL" : "https://doi.org/10.15138/wkgj-f215", "author" : [ { "dropping-particle" : "", "family" : "Dlugokencky", "given" : "E. J.", "non-dropping-particle" : "", "parse-names" : false, "suffix" : "" }, { "dropping-particle" : "", "family" : "Mund", "given" : "J. W.", "non-dropping-particle" : "", "parse-names" : false, "suffix" : "" }, { "dropping-particle" : "", "family" : "Crotwell", "given" : "A. M.", "non-dropping-particle" : "", "parse-names" : false, "suffix" : "" }, { "dropping-particle" : "", "family" : "Crotwell", "given" : "M. J.", "non-dropping-particle" : "", "parse-names" : false, "suffix" : "" }, { "dropping-particle" : "", "family" : "Thoning", "given" : "K. W.", "non-dropping-particle" : "", "parse-names" : false, "suffix" : "" } ], "id" : "ITEM-1", "issued" : { "date-parts" : [ [ "2020" ] ] }, "publisher" : "National Oceanic and Atmospheric Administration (NOAA) Global Monitoring Laboratory (GML)", "publisher-place" : "Boulder, CO, USA", "title" : "Atmospheric Carbon Dioxide Dry Air Mole Fractions from the NOAA GML Carbon Cycle Cooperative Global Air Sampling Network, 1968-2019", "translator" : [ { "dropping-particle" : "", "family" : "J6865", "given" : "Rt17", "non-dropping-particle" : "", "parse-names" : false, "suffix" : "" } ], "type" : "webpage" }, "uris" : [ "http://www.mendeley.com/documents/?uuid=efaf0168-64e7-4b29-b89e-3bcf4bc845c9" ] } ], "mendeley" : { "formattedCitation" : "(Dlugokencky et al., 2020)", "plainTextFormattedCitation" : "(Dlugokencky et al., 2020)", "previouslyFormattedCitation" : "(Dlugokencky et al., 2020)" }, "properties" : { "noteIndex" : 0 }, "schema" : "https://github.com/citation-style-language/schema/raw/master/csl-citation.json" }</w:instrText>
      </w:r>
      <w:r w:rsidRPr="00686E45">
        <w:rPr>
          <w:sz w:val="20"/>
          <w:lang w:val="en-US"/>
        </w:rPr>
        <w:fldChar w:fldCharType="separate"/>
      </w:r>
      <w:r w:rsidRPr="00686E45">
        <w:rPr>
          <w:noProof/>
          <w:sz w:val="20"/>
          <w:lang w:val="en-US"/>
        </w:rPr>
        <w:t>(Dlugokencky et al., 2020)</w:t>
      </w:r>
      <w:r w:rsidRPr="00686E45">
        <w:rPr>
          <w:sz w:val="20"/>
          <w:lang w:val="en-US"/>
        </w:rPr>
        <w:fldChar w:fldCharType="end"/>
      </w:r>
      <w:commentRangeEnd w:id="2603"/>
      <w:r w:rsidRPr="00686E45">
        <w:rPr>
          <w:sz w:val="16"/>
          <w:szCs w:val="16"/>
          <w:lang w:val="en-GB"/>
        </w:rPr>
        <w:commentReference w:id="2603"/>
      </w:r>
      <w:r w:rsidRPr="00686E45">
        <w:rPr>
          <w:sz w:val="20"/>
          <w:lang w:val="en-US"/>
        </w:rPr>
        <w:t xml:space="preserve"> in bold black</w:t>
      </w:r>
      <w:del w:id="2604" w:author="Sara M Tuson" w:date="2021-07-01T11:14:00Z">
        <w:r w:rsidRPr="00686E45" w:rsidDel="00EC6FFB">
          <w:rPr>
            <w:sz w:val="20"/>
            <w:lang w:val="en-US"/>
          </w:rPr>
          <w:delText>)</w:delText>
        </w:r>
      </w:del>
      <w:r w:rsidRPr="00686E45">
        <w:rPr>
          <w:sz w:val="20"/>
          <w:lang w:val="en-US"/>
        </w:rPr>
        <w:t>. Seasonal cycle amplitude is calculated using the curve fit algorithm package from the National Oceanic and Atmospheric Administration Earth System Research Laboratory (NOAA ESRL). Relative changes are referenced to the 1961</w:t>
      </w:r>
      <w:del w:id="2605" w:author="Sara M Tuson" w:date="2021-06-30T10:39:00Z">
        <w:r w:rsidRPr="00686E45" w:rsidDel="00856D0D">
          <w:rPr>
            <w:sz w:val="20"/>
            <w:lang w:val="en-US"/>
          </w:rPr>
          <w:delText>-</w:delText>
        </w:r>
      </w:del>
      <w:ins w:id="2606" w:author="Sara M Tuson" w:date="2021-06-30T10:39:00Z">
        <w:r w:rsidRPr="00686E45">
          <w:rPr>
            <w:sz w:val="20"/>
            <w:lang w:val="en-US"/>
          </w:rPr>
          <w:t>–</w:t>
        </w:r>
      </w:ins>
      <w:r w:rsidRPr="00686E45">
        <w:rPr>
          <w:sz w:val="20"/>
          <w:lang w:val="en-US"/>
        </w:rPr>
        <w:t xml:space="preserve">1970 mean and for short time series adjusted to have the same mean as the model ensemble in the last 10 years. Interannual variation was removed with a </w:t>
      </w:r>
      <w:ins w:id="2607" w:author="Sara M Tuson" w:date="2021-07-03T07:25:00Z">
        <w:r w:rsidRPr="00686E45">
          <w:rPr>
            <w:sz w:val="20"/>
            <w:lang w:val="en-US"/>
          </w:rPr>
          <w:t>nine</w:t>
        </w:r>
      </w:ins>
      <w:del w:id="2608" w:author="Sara M Tuson" w:date="2021-07-03T07:25:00Z">
        <w:r w:rsidRPr="00686E45" w:rsidDel="008942D8">
          <w:rPr>
            <w:sz w:val="20"/>
            <w:lang w:val="en-US"/>
          </w:rPr>
          <w:delText>9</w:delText>
        </w:r>
      </w:del>
      <w:r w:rsidRPr="00686E45">
        <w:rPr>
          <w:sz w:val="20"/>
          <w:lang w:val="en-US"/>
        </w:rPr>
        <w:t>-year Gaussian smoothing. Shaded areas show the one sigma model spread (grey) for the CMIP6 ensemble and the one sigma standard deviation of the smoothing (red) for the CO</w:t>
      </w:r>
      <w:r w:rsidRPr="00686E45">
        <w:rPr>
          <w:sz w:val="20"/>
          <w:vertAlign w:val="subscript"/>
          <w:lang w:val="en-US"/>
        </w:rPr>
        <w:t>2</w:t>
      </w:r>
      <w:r w:rsidRPr="00686E45">
        <w:rPr>
          <w:sz w:val="20"/>
          <w:lang w:val="en-US"/>
        </w:rPr>
        <w:t xml:space="preserve"> MLO observations. Inset: average seasonal cycle of ensemble mean net biosphere production and its one sigma model spread </w:t>
      </w:r>
      <w:r w:rsidRPr="00686E45">
        <w:rPr>
          <w:rFonts w:cs="Times New Roman"/>
          <w:color w:val="000000"/>
          <w:sz w:val="20"/>
          <w:szCs w:val="20"/>
          <w:lang w:val="en-US"/>
        </w:rPr>
        <w:t>for 1961</w:t>
      </w:r>
      <w:del w:id="2609" w:author="Sara M Tuson" w:date="2021-06-30T10:39:00Z">
        <w:r w:rsidRPr="00686E45" w:rsidDel="00856D0D">
          <w:rPr>
            <w:rFonts w:cs="Times New Roman"/>
            <w:color w:val="000000"/>
            <w:sz w:val="20"/>
            <w:szCs w:val="20"/>
            <w:lang w:val="en-US"/>
          </w:rPr>
          <w:delText>-</w:delText>
        </w:r>
      </w:del>
      <w:ins w:id="2610" w:author="Sara M Tuson" w:date="2021-06-30T10:39:00Z">
        <w:r w:rsidRPr="00686E45">
          <w:rPr>
            <w:rFonts w:cs="Times New Roman"/>
            <w:color w:val="000000"/>
            <w:sz w:val="20"/>
            <w:szCs w:val="20"/>
            <w:lang w:val="en-US"/>
          </w:rPr>
          <w:t>–</w:t>
        </w:r>
      </w:ins>
      <w:r w:rsidRPr="00686E45">
        <w:rPr>
          <w:rFonts w:cs="Times New Roman"/>
          <w:color w:val="000000"/>
          <w:sz w:val="20"/>
          <w:szCs w:val="20"/>
          <w:lang w:val="en-US"/>
        </w:rPr>
        <w:t xml:space="preserve">1970 </w:t>
      </w:r>
      <w:r w:rsidRPr="00686E45">
        <w:rPr>
          <w:sz w:val="20"/>
          <w:lang w:val="en-US"/>
        </w:rPr>
        <w:t>(orange dashed line, light orange shading) and 2005</w:t>
      </w:r>
      <w:del w:id="2611" w:author="Sara M Tuson" w:date="2021-06-30T10:39:00Z">
        <w:r w:rsidRPr="00686E45" w:rsidDel="00856D0D">
          <w:rPr>
            <w:sz w:val="20"/>
            <w:lang w:val="en-US"/>
          </w:rPr>
          <w:delText>-</w:delText>
        </w:r>
      </w:del>
      <w:ins w:id="2612" w:author="Sara M Tuson" w:date="2021-06-30T10:39:00Z">
        <w:r w:rsidRPr="00686E45">
          <w:rPr>
            <w:sz w:val="20"/>
            <w:lang w:val="en-US"/>
          </w:rPr>
          <w:t>–</w:t>
        </w:r>
      </w:ins>
      <w:r w:rsidRPr="00686E45">
        <w:rPr>
          <w:sz w:val="20"/>
          <w:lang w:val="en-US"/>
        </w:rPr>
        <w:t>2014 (solid green line, green shading).</w:t>
      </w:r>
      <w:bookmarkEnd w:id="2598"/>
      <w:r w:rsidRPr="00686E45">
        <w:rPr>
          <w:sz w:val="20"/>
          <w:lang w:val="en-US"/>
        </w:rPr>
        <w:t xml:space="preserve"> </w:t>
      </w:r>
      <w:r w:rsidRPr="00686E45">
        <w:rPr>
          <w:rFonts w:cs="Times New Roman"/>
          <w:sz w:val="20"/>
          <w:szCs w:val="20"/>
          <w:lang w:val="en-US"/>
        </w:rPr>
        <w:t>Further details on data sources and processing are available in the chapter data table (Table 3.SM.1).</w:t>
      </w:r>
    </w:p>
    <w:bookmarkEnd w:id="2599"/>
    <w:p w14:paraId="15F1C9C6" w14:textId="77777777" w:rsidR="009F594A" w:rsidRPr="00592B9C" w:rsidRDefault="009F594A" w:rsidP="009F594A">
      <w:pPr>
        <w:pStyle w:val="AR6BodyText"/>
        <w:rPr>
          <w:noProof/>
          <w:lang w:val="en-US"/>
        </w:rPr>
      </w:pPr>
    </w:p>
    <w:p w14:paraId="77D661DB" w14:textId="760B4123" w:rsidR="009F594A" w:rsidRDefault="009F594A" w:rsidP="009F594A">
      <w:pPr>
        <w:pStyle w:val="AR6BodyText"/>
        <w:rPr>
          <w:b/>
          <w:noProof/>
        </w:rPr>
      </w:pPr>
      <w:r>
        <w:rPr>
          <w:b/>
          <w:noProof/>
        </w:rPr>
        <w:t>[</w:t>
      </w:r>
      <w:r w:rsidRPr="00CB1BE0">
        <w:rPr>
          <w:b/>
          <w:noProof/>
        </w:rPr>
        <w:t xml:space="preserve">END </w:t>
      </w:r>
      <w:r w:rsidRPr="00CB1BE0">
        <w:rPr>
          <w:rStyle w:val="AR6Chap3FigureCar"/>
          <w:rFonts w:cs="Times New Roman"/>
          <w:b/>
          <w:noProof/>
          <w:sz w:val="22"/>
        </w:rPr>
        <w:t>FIGURE 3.3</w:t>
      </w:r>
      <w:r w:rsidR="001F1422">
        <w:rPr>
          <w:rStyle w:val="AR6Chap3FigureCar"/>
          <w:rFonts w:cs="Times New Roman"/>
          <w:b/>
          <w:noProof/>
          <w:sz w:val="22"/>
        </w:rPr>
        <w:t>2</w:t>
      </w:r>
      <w:r w:rsidRPr="00CB1BE0">
        <w:rPr>
          <w:b/>
          <w:noProof/>
        </w:rPr>
        <w:t xml:space="preserve"> HERE</w:t>
      </w:r>
      <w:r>
        <w:rPr>
          <w:b/>
          <w:noProof/>
        </w:rPr>
        <w:t>]</w:t>
      </w:r>
    </w:p>
    <w:p w14:paraId="7674FFD9" w14:textId="77777777" w:rsidR="009F594A" w:rsidRPr="00B40A97" w:rsidRDefault="009F594A" w:rsidP="009F594A">
      <w:pPr>
        <w:pStyle w:val="AR6BodyText"/>
      </w:pPr>
    </w:p>
    <w:p w14:paraId="01881A40" w14:textId="77777777" w:rsidR="009F594A" w:rsidRPr="007C679D" w:rsidRDefault="009F594A" w:rsidP="00087DF0">
      <w:pPr>
        <w:adjustRightInd w:val="0"/>
        <w:ind w:left="480" w:hanging="480"/>
        <w:rPr>
          <w:szCs w:val="20"/>
        </w:rPr>
      </w:pPr>
    </w:p>
    <w:p w14:paraId="77FD3706" w14:textId="26CB517D" w:rsidR="009F594A" w:rsidRPr="003C0F1F" w:rsidRDefault="009F594A" w:rsidP="00087DF0">
      <w:pPr>
        <w:pStyle w:val="AR6Chap3Level2311"/>
        <w:spacing w:line="240" w:lineRule="auto"/>
      </w:pPr>
      <w:bookmarkStart w:id="2613" w:name="_Toc6385745"/>
      <w:bookmarkStart w:id="2614" w:name="_Ref3540515"/>
      <w:bookmarkStart w:id="2615" w:name="_Toc70639170"/>
      <w:r w:rsidRPr="003C0F1F">
        <w:t>Ocean Biogeochemical Variables</w:t>
      </w:r>
      <w:bookmarkEnd w:id="2613"/>
      <w:bookmarkEnd w:id="2614"/>
      <w:bookmarkEnd w:id="2615"/>
    </w:p>
    <w:p w14:paraId="4834CE20" w14:textId="77777777" w:rsidR="009F594A" w:rsidRPr="00B40A97" w:rsidRDefault="009F594A" w:rsidP="009F594A">
      <w:pPr>
        <w:pStyle w:val="AR6BodyText"/>
      </w:pPr>
    </w:p>
    <w:p w14:paraId="2CD47FA9" w14:textId="6727C3AA" w:rsidR="009F594A" w:rsidRPr="00E457C1" w:rsidRDefault="009F594A" w:rsidP="009F594A">
      <w:pPr>
        <w:pStyle w:val="AR6BodyText"/>
        <w:rPr>
          <w:rFonts w:eastAsiaTheme="minorHAnsi"/>
          <w:lang w:val="en-US" w:eastAsia="en-CA"/>
        </w:rPr>
      </w:pPr>
      <w:r w:rsidRPr="00E457C1">
        <w:rPr>
          <w:lang w:val="en-US"/>
        </w:rPr>
        <w:t xml:space="preserve">Since CMIP5, there has been a general increase in ocean horizontal </w:t>
      </w:r>
      <w:r w:rsidR="00AB2383" w:rsidRPr="00E457C1">
        <w:rPr>
          <w:lang w:val="en-US"/>
        </w:rPr>
        <w:t xml:space="preserve">and vertical </w:t>
      </w:r>
      <w:r w:rsidRPr="00E457C1">
        <w:rPr>
          <w:lang w:val="en-US"/>
        </w:rPr>
        <w:t xml:space="preserve">grid resolution in ocean model components </w:t>
      </w:r>
      <w:r w:rsidRPr="008D4D10">
        <w:fldChar w:fldCharType="begin" w:fldLock="1"/>
      </w:r>
      <w:r w:rsidR="00E719C0">
        <w:rPr>
          <w:lang w:val="en-US"/>
        </w:rPr>
        <w:instrText>ADDIN CSL_CITATION { "citationItems" : [ { "id" : "ITEM-1", "itemData" : { "DOI" : "10.5194/bg-17-4173-2020", "ISSN" : "17264189", "abstract" : "Results from the fully and biogeochemically coupled simulations in which CO2 increases at a rate of 1%yr-1 (1pctCO2) from its preindustrial value are analyzed to quantify the magnitude of carbon-concentration and carbon-climate feedback parameters which measure the response of ocean and terrestrial carbon pools to changes in atmospheric CO2 concentration and the resulting change in global climate, respectively. The results are based on 11 comprehensive Earth system models from the most recent uncertain over land than over ocean as has been seen in existing studies. These values and their spread from 11 CMIP6 models have not changed significantly compared to CMIP5 models. The absolute values of feedback parameters are lower for land with models that include a representation of nitrogen cycle. The transient climate response to cumulative emissions (TCRE) from the 11 CMIP6 models considered here is 1.77\u00b10.37 \u00b0 C EgC-1 and is similar to that found in CMIP5 models (1.63\u00b10.48 \u00b0C EgC-1) but with somewhat reduced model spread. The expressions for feedback parameters based on the fully and biogeochemically coupled configurations of the 1pctCO2 simulation are simplified when the small temperature change in the biogeochemically coupled simulation is ignored. Decomposition of the terms of these simplified expressions for the feedback parameters is used to gain insight into the reasons for differing responses among ocean and land carbon cycle models.",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"A.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 ] }, "page" : "4173-4222", "title" : "Carbon-concentration and carbon-climate feedbacks in CMIP6 models and their comparison to CMIP5 models", "translator" : [ { "dropping-particle" : "", "family" : "J6733", "given" : "", "non-dropping-particle" : "", "parse-names" : false, "suffix" : "" } ], "type" : "article-journal", "volume" : "17" }, "uris" : [ "http://www.mendeley.com/documents/?uuid=6b743f92-2bac-41b7-9791-e5bb5754763e" ] }, { "id" : "ITEM-2", "itemData" : { "DOI" : "10.1007/s40641-020-00160-0", "ISSN" : "21986061", "abstract" : "Purpose of Review: The changes or updates in ocean biogeochemistry component have been mapped between CMIP5 and CMIP6 model versions, and an assessment made of how far these have led to improvements in the simulated mean state of marine biogeochemical models within the current generation of Earth system models (ESMs). Recent Findings: The representation of marine biogeochemistry has progressed within the current generation of Earth system models. However, it remains difficult to identify which model updates are responsible for a given improvement. In addition, the full potential of marine biogeochemistry in terms of Earth system interactions and climate feedback remains poorly examined in the current generation of Earth system models. Summary: Increasing availability of ocean biogeochemical data, as well as an improved understanding of the underlying processes, allows advances in the marine biogeochemical components of the current generation of ESMs. The present study scrutinizes the extent to which marine biogeochemistry components of ESMs have progressed between the 5th and the 6th phases of the Coupled Model Intercomparison Project (CMIP).", "author" : [ { "dropping-particle" : "", "family" : "S\u00e9f\u00e9rian", "given" : "Roland", "non-dropping-particle" : "", "parse-names" : false, "suffix" : "" }, { "dropping-particle" : "", "family" : "Berthet", "given" : "Sarah", "non-dropping-particle" : "", "parse-names" : false, "suffix" : "" }, { "dropping-particle" : "", "family" : "Yool", "given" : "Andrew", "non-dropping-particle" : "", "parse-names" : false, "suffix" : "" }, { "dropping-particle" : "", "family" : "Palmi\u00e9ri", "given" : "Julien", "non-dropping-particle" : "", "parse-names" : false, "suffix" : "" }, { "dropping-particle" : "", "family" : "Bopp", "given" : "Laurent", "non-dropping-particle" : "", "parse-names" : false, "suffix" : "" }, { "dropping-particle" : "", "family" : "Tagliabue", "given" : "Alessandro", "non-dropping-particle" : "", "parse-names" : false, "suffix" : "" }, { "dropping-particle" : "", "family" : "Kwiatkowski", "given" : "Lester", "non-dropping-particle" : "", "parse-names" : false, "suffix" : "" }, { "dropping-particle" : "", "family" : "Aumont", "given" : "Olivier", "non-dropping-particle" : "", "parse-names" : false, "suffix" : "" }, { "dropping-particle" : "", "family" : "Christian", "given" : "James", "non-dropping-particle" : "", "parse-names" : false, "suffix" : "" }, { "dropping-particle" : "", "family" : "Dunne", "given" : "John",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"Li", "given" : "Hongmei", "non-dropping-particle" : "", "parse-names" : false, "suffix" : "" }, { "dropping-particle" : "", "family" : "Long", "given" : "Matthew C.", "non-dropping-particle" : "", "parse-names" : false, "suffix" : "" }, { "dropping-particle" : "", "family" : "Luo", "given" : "Jessica Y.", "non-dropping-particle" : "", "parse-names" : false, "suffix" : "" }, { "dropping-particle" : "", "family" : "Nakano", "given" : "Hideyuki", "non-dropping-particle" : "", "parse-names" : false, "suffix" : "" }, { "dropping-particle" : "", "family" : "Romanou", "given" : "Anastasia", "non-dropping-particle" : "", "parse-names" : false, "suffix" : "" }, { "dropping-particle" : "", "family" : "Schwinger", "given" : "J\u00f6rg", "non-dropping-particle" : "", "parse-names" : false, "suffix" : "" }, { "dropping-particle" : "", "family" : "Stock", "given" : "Charles", "non-dropping-particle" : "", "parse-names" : false, "suffix" : "" }, { "dropping-particle" : "", "family" : "Santana-Falc\u00f3n", "given" : "Yeray", "non-dropping-particle" : "", "parse-names" : false, "suffix" : "" }, { "dropping-particle" : "", "family" : "Takano", "given" : "Yohei", "non-dropping-particle" : "", "parse-names" : false, "suffix" : "" }, { "dropping-particle" : "", "family" : "Tjiputra", "given" : "Jerry",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"Wu", "given" : "Tongwen", "non-dropping-particle" : "", "parse-names" : false, "suffix" : "" }, { "dropping-particle" : "", "family" : "Wu", "given" : "Fanghua", "non-dropping-particle" : "", "parse-names" : false, "suffix" : "" }, { "dropping-particle" : "", "family" : "Yamamoto", "given" : "Akitomo", "non-dropping-particle" : "", "parse-names" : false, "suffix" : "" } ], "container-title" : "Current Climate Change Reports", "id" : "ITEM-2", "issue" : "3", "issued" : { "date-parts" : [ [ "2020" ] ] }, "page" : "95-119", "title" : "Tracking Improvement in Simulated Marine Biogeochemistry Between CMIP5 and CMIP6", "translator" : [ { "dropping-particle" : "", "family" : "J6441", "given" : "", "non-dropping-particle" : "", "parse-names" : false, "suffix" : "" } ], "type" : "article-journal", "volume" : "6" }, "uris" : [ "http://www.mendeley.com/documents/?uuid=ec47a5c4-64ad-44a4-bee8-d953766e4fa5" ] } ], "mendeley" : { "formattedCitation" : "(Arora et al., 2020; S\u00e9f\u00e9rian et al., 2020)", "plainTextFormattedCitation" : "(Arora et al., 2020; S\u00e9f\u00e9rian et al., 2020)", "previouslyFormattedCitation" : "(Arora et al., 2020; S\u00e9f\u00e9rian et al., 2020)" }, "properties" : { "noteIndex" : 0 }, "schema" : "https://github.com/citation-style-language/schema/raw/master/csl-citation.json" }</w:instrText>
      </w:r>
      <w:r w:rsidRPr="008D4D10">
        <w:fldChar w:fldCharType="separate"/>
      </w:r>
      <w:r w:rsidR="00393F8C">
        <w:rPr>
          <w:noProof/>
          <w:lang w:val="en-US"/>
        </w:rPr>
        <w:t>(Arora et al., 2020; Séférian et al., 2020)</w:t>
      </w:r>
      <w:r w:rsidRPr="008D4D10">
        <w:fldChar w:fldCharType="end"/>
      </w:r>
      <w:r w:rsidRPr="00E457C1">
        <w:rPr>
          <w:lang w:val="en-US"/>
        </w:rPr>
        <w:t xml:space="preserve">. The latter of these developments is particularly significant for projections of ocean stressors as it directly affects the representation of stratification. Updates in the representation of ocean biogeochemical processes between CMIP5 and CMIP6 have typically involved an increase in model complexity. Specific developments have been the more widespread inclusion </w:t>
      </w:r>
      <w:r w:rsidRPr="00E457C1">
        <w:rPr>
          <w:lang w:val="en-US"/>
        </w:rPr>
        <w:lastRenderedPageBreak/>
        <w:t xml:space="preserve">of micronutrients, such as iron, variable stoichiometric ratios, more detailed representation of lower trophic levels including bacteria and the cycling and sinking of organic matter. CMIP6 biogeochemical model performance is generally an improvement on that of the parent CMIP5 generation of models </w:t>
      </w:r>
      <w:r>
        <w:fldChar w:fldCharType="begin" w:fldLock="1"/>
      </w:r>
      <w:r w:rsidR="00E719C0">
        <w:rPr>
          <w:lang w:val="en-US"/>
        </w:rPr>
        <w:instrText>ADDIN CSL_CITATION { "citationItems" : [ { "id" : "ITEM-1", "itemData" : { "DOI" : "10.1007/s40641-020-00160-0", "ISSN" : "21986061", "abstract" : "Purpose of Review: The changes or updates in ocean biogeochemistry component have been mapped between CMIP5 and CMIP6 model versions, and an assessment made of how far these have led to improvements in the simulated mean state of marine biogeochemical models within the current generation of Earth system models (ESMs). Recent Findings: The representation of marine biogeochemistry has progressed within the current generation of Earth system models. However, it remains difficult to identify which model updates are responsible for a given improvement. In addition, the full potential of marine biogeochemistry in terms of Earth system interactions and climate feedback remains poorly examined in the current generation of Earth system models. Summary: Increasing availability of ocean biogeochemical data, as well as an improved understanding of the underlying processes, allows advances in the marine biogeochemical components of the current generation of ESMs. The present study scrutinizes the extent to which marine biogeochemistry components of ESMs have progressed between the 5th and the 6th phases of the Coupled Model Intercomparison Project (CMIP).", "author" : [ { "dropping-particle" : "", "family" : "S\u00e9f\u00e9rian", "given" : "Roland", "non-dropping-particle" : "", "parse-names" : false, "suffix" : "" }, { "dropping-particle" : "", "family" : "Berthet", "given" : "Sarah", "non-dropping-particle" : "", "parse-names" : false, "suffix" : "" }, { "dropping-particle" : "", "family" : "Yool", "given" : "Andrew", "non-dropping-particle" : "", "parse-names" : false, "suffix" : "" }, { "dropping-particle" : "", "family" : "Palmi\u00e9ri", "given" : "Julien", "non-dropping-particle" : "", "parse-names" : false, "suffix" : "" }, { "dropping-particle" : "", "family" : "Bopp", "given" : "Laurent", "non-dropping-particle" : "", "parse-names" : false, "suffix" : "" }, { "dropping-particle" : "", "family" : "Tagliabue", "given" : "Alessandro", "non-dropping-particle" : "", "parse-names" : false, "suffix" : "" }, { "dropping-particle" : "", "family" : "Kwiatkowski", "given" : "Lester", "non-dropping-particle" : "", "parse-names" : false, "suffix" : "" }, { "dropping-particle" : "", "family" : "Aumont", "given" : "Olivier", "non-dropping-particle" : "", "parse-names" : false, "suffix" : "" }, { "dropping-particle" : "", "family" : "Christian", "given" : "James", "non-dropping-particle" : "", "parse-names" : false, "suffix" : "" }, { "dropping-particle" : "", "family" : "Dunne", "given" : "John", "non-dropping-particle" : "", "parse-names" : false, "suffix" : "" }, { "dropping-particle" : "", "family" : "Gehlen", "given" : "Marion", "non-dropping-particle" : "", "parse-names" : false, "suffix" : "" }, { "dropping-particle" : "", "family" : "Ilyina", "given" : "Tatiana", "non-dropping-particle" : "", "parse-names" : false, "suffix" : "" }, { "dropping-particle" : "", "family" : "John", "given" : "Jasmin G.", "non-dropping-particle" : "", "parse-names" : false, "suffix" : "" }, { "dropping-particle" : "", "family" : "Li", "given" : "Hongmei", "non-dropping-particle" : "", "parse-names" : false, "suffix" : "" }, { "dropping-particle" : "", "family" : "Long", "given" : "Matthew C.", "non-dropping-particle" : "", "parse-names" : false, "suffix" : "" }, { "dropping-particle" : "", "family" : "Luo", "given" : "Jessica Y.", "non-dropping-particle" : "", "parse-names" : false, "suffix" : "" }, { "dropping-particle" : "", "family" : "Nakano", "given" : "Hideyuki", "non-dropping-particle" : "", "parse-names" : false, "suffix" : "" }, { "dropping-particle" : "", "family" : "Romanou", "given" : "Anastasia", "non-dropping-particle" : "", "parse-names" : false, "suffix" : "" }, { "dropping-particle" : "", "family" : "Schwinger", "given" : "J\u00f6rg", "non-dropping-particle" : "", "parse-names" : false, "suffix" : "" }, { "dropping-particle" : "", "family" : "Stock", "given" : "Charles", "non-dropping-particle" : "", "parse-names" : false, "suffix" : "" }, { "dropping-particle" : "", "family" : "Santana-Falc\u00f3n", "given" : "Yeray", "non-dropping-particle" : "", "parse-names" : false, "suffix" : "" }, { "dropping-particle" : "", "family" : "Takano", "given" : "Yohei", "non-dropping-particle" : "", "parse-names" : false, "suffix" : "" }, { "dropping-particle" : "", "family" : "Tjiputra", "given" : "Jerry", "non-dropping-particle" : "", "parse-names" : false, "suffix" : "" }, { "dropping-particle" : "", "family" : "Tsujino", "given" : "Hiroyuki", "non-dropping-particle" : "", "parse-names" : false, "suffix" : "" }, { "dropping-particle" : "", "family" : "Watanabe", "given" : "Michio", "non-dropping-particle" : "", "parse-names" : false, "suffix" : "" }, { "dropping-particle" : "", "family" : "Wu", "given" : "Tongwen", "non-dropping-particle" : "", "parse-names" : false, "suffix" : "" }, { "dropping-particle" : "", "family" : "Wu", "given" : "Fanghua", "non-dropping-particle" : "", "parse-names" : false, "suffix" : "" }, { "dropping-particle" : "", "family" : "Yamamoto", "given" : "Akitomo", "non-dropping-particle" : "", "parse-names" : false, "suffix" : "" } ], "container-title" : "Current Climate Change Reports", "id" : "ITEM-1", "issue" : "3", "issued" : { "date-parts" : [ [ "2020" ] ] }, "page" : "95-119", "title" : "Tracking Improvement in Simulated Marine Biogeochemistry Between CMIP5 and CMIP6", "translator" : [ { "dropping-particle" : "", "family" : "J6441", "given" : "", "non-dropping-particle" : "", "parse-names" : false, "suffix" : "" } ], "type" : "article-journal", "volume" : "6" }, "uris" : [ "http://www.mendeley.com/documents/?uuid=ec47a5c4-64ad-44a4-bee8-d953766e4fa5" ] } ], "mendeley" : { "formattedCitation" : "(S\u00e9f\u00e9rian et al., 2020)", "plainTextFormattedCitation" : "(S\u00e9f\u00e9rian et al., 2020)", "previouslyFormattedCitation" : "(S\u00e9f\u00e9rian et al., 2020)" }, "properties" : { "noteIndex" : 0 }, "schema" : "https://github.com/citation-style-language/schema/raw/master/csl-citation.json" }</w:instrText>
      </w:r>
      <w:r>
        <w:fldChar w:fldCharType="separate"/>
      </w:r>
      <w:r w:rsidR="00393F8C">
        <w:rPr>
          <w:noProof/>
          <w:lang w:val="en-US"/>
        </w:rPr>
        <w:t>(Séférian et al., 2020)</w:t>
      </w:r>
      <w:r>
        <w:fldChar w:fldCharType="end"/>
      </w:r>
      <w:r w:rsidRPr="00E457C1">
        <w:rPr>
          <w:lang w:val="en-US"/>
        </w:rPr>
        <w:t xml:space="preserve">. The global representation of present-day air-sea carbon fluxes and surface chlorophyll concentrations show moderate improvements between CMIP5 and CMIP6. Similar improvements are seen in the representation of subsurface oxygen concentrations in most ocean basins, while the representation of surface macronutrient concentrations in CMIP6 is shown to have improved with respect to silicic acid but declined slightly with respect to nitrate. Model representation of </w:t>
      </w:r>
      <w:r w:rsidR="00150DA5" w:rsidRPr="00E457C1">
        <w:rPr>
          <w:lang w:val="en-US"/>
        </w:rPr>
        <w:t xml:space="preserve">the </w:t>
      </w:r>
      <w:r w:rsidRPr="00E457C1">
        <w:rPr>
          <w:lang w:val="en-US"/>
        </w:rPr>
        <w:t>micronutrient iron has not improved substantially since CMIP5, but many more models are capable of representing iron. In addition, a comparison of the carbon concentration and carbon climate</w:t>
      </w:r>
      <w:r w:rsidR="00852B2B" w:rsidRPr="00E457C1">
        <w:rPr>
          <w:lang w:val="en-US"/>
        </w:rPr>
        <w:t xml:space="preserve"> feedbacks</w:t>
      </w:r>
      <w:r w:rsidRPr="00E457C1">
        <w:rPr>
          <w:lang w:val="en-US"/>
        </w:rPr>
        <w:t xml:space="preserve"> shows no significant change between CMIP5 and CMIP6 </w:t>
      </w:r>
      <w:r w:rsidRPr="008D4D10">
        <w:fldChar w:fldCharType="begin" w:fldLock="1"/>
      </w:r>
      <w:r w:rsidR="00E719C0">
        <w:rPr>
          <w:lang w:val="en-US"/>
        </w:rPr>
        <w:instrText>ADDIN CSL_CITATION { "citationItems" : [ { "id" : "ITEM-1", "itemData" : { "DOI" : "10.5194/bg-17-4173-2020", "ISSN" : "17264189", "abstract" : "Results from the fully and biogeochemically coupled simulations in which CO2 increases at a rate of 1%yr-1 (1pctCO2) from its preindustrial value are analyzed to quantify the magnitude of carbon-concentration and carbon-climate feedback parameters which measure the response of ocean and terrestrial carbon pools to changes in atmospheric CO2 concentration and the resulting change in global climate, respectively. The results are based on 11 comprehensive Earth system models from the most recent uncertain over land than over ocean as has been seen in existing studies. These values and their spread from 11 CMIP6 models have not changed significantly compared to CMIP5 models. The absolute values of feedback parameters are lower for land with models that include a representation of nitrogen cycle. The transient climate response to cumulative emissions (TCRE) from the 11 CMIP6 models considered here is 1.77\u00b10.37 \u00b0 C EgC-1 and is similar to that found in CMIP5 models (1.63\u00b10.48 \u00b0C EgC-1) but with somewhat reduced model spread. The expressions for feedback parameters based on the fully and biogeochemically coupled configurations of the 1pctCO2 simulation are simplified when the small temperature change in the biogeochemically coupled simulation is ignored. Decomposition of the terms of these simplified expressions for the feedback parameters is used to gain insight into the reasons for differing responses among ocean and land carbon cycle models.",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"A.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 ] }, "page" : "4173-4222", "title" : "Carbon-concentration and carbon-climate feedbacks in CMIP6 models and their comparison to CMIP5 models", "translator" : [ { "dropping-particle" : "", "family" : "J6733", "given" : "", "non-dropping-particle" : "", "parse-names" : false, "suffix" : "" } ], "type" : "article-journal", "volume" : "17" }, "uris" : [ "http://www.mendeley.com/documents/?uuid=6b743f92-2bac-41b7-9791-e5bb5754763e" ] } ], "mendeley" : { "formattedCitation" : "(Arora et al., 2020)", "plainTextFormattedCitation" : "(Arora et al., 2020)", "previouslyFormattedCitation" : "(Arora et al., 2020)" }, "properties" : { "noteIndex" : 0 }, "schema" : "https://github.com/citation-style-language/schema/raw/master/csl-citation.json" }</w:instrText>
      </w:r>
      <w:r w:rsidRPr="008D4D10">
        <w:fldChar w:fldCharType="separate"/>
      </w:r>
      <w:r w:rsidR="00393F8C">
        <w:rPr>
          <w:noProof/>
          <w:lang w:val="en-US"/>
        </w:rPr>
        <w:t>(Arora et al., 2020)</w:t>
      </w:r>
      <w:r w:rsidRPr="008D4D10">
        <w:fldChar w:fldCharType="end"/>
      </w:r>
      <w:r w:rsidRPr="00E457C1">
        <w:rPr>
          <w:lang w:val="en-US"/>
        </w:rPr>
        <w:t xml:space="preserve">. </w:t>
      </w:r>
    </w:p>
    <w:p w14:paraId="6F324EA8" w14:textId="77777777" w:rsidR="009F594A" w:rsidRPr="00E457C1" w:rsidRDefault="009F594A" w:rsidP="009F594A">
      <w:pPr>
        <w:pStyle w:val="AR6BodyText"/>
        <w:rPr>
          <w:lang w:val="en-US"/>
        </w:rPr>
      </w:pPr>
    </w:p>
    <w:p w14:paraId="7800822E" w14:textId="68697A36" w:rsidR="009F594A" w:rsidRPr="00E457C1" w:rsidRDefault="009F594A" w:rsidP="009F594A">
      <w:pPr>
        <w:pStyle w:val="AR6BodyText"/>
        <w:rPr>
          <w:lang w:val="en-US"/>
        </w:rPr>
      </w:pPr>
      <w:r w:rsidRPr="00E457C1">
        <w:rPr>
          <w:lang w:val="en-US"/>
        </w:rPr>
        <w:t>Since AR5, research has also focused on the detection and attribution of regional patterns in ocean biogeochemical change relating to interior de</w:t>
      </w:r>
      <w:del w:id="2616" w:author="Sara M Tuson" w:date="2021-06-28T13:58:00Z">
        <w:r w:rsidRPr="00E457C1" w:rsidDel="007D3243">
          <w:rPr>
            <w:lang w:val="en-US"/>
          </w:rPr>
          <w:delText>-</w:delText>
        </w:r>
      </w:del>
      <w:r w:rsidRPr="00E457C1">
        <w:rPr>
          <w:lang w:val="en-US"/>
        </w:rPr>
        <w:t>oxygenation, air-sea CO</w:t>
      </w:r>
      <w:r w:rsidRPr="00E457C1">
        <w:rPr>
          <w:vertAlign w:val="subscript"/>
          <w:lang w:val="en-US"/>
        </w:rPr>
        <w:t>2</w:t>
      </w:r>
      <w:r w:rsidRPr="00E457C1">
        <w:rPr>
          <w:lang w:val="en-US"/>
        </w:rPr>
        <w:t xml:space="preserve"> flux, and ocean carbon uptake and associated acidification. Characterization of flux variability requires understanding of the suite of physical and biological processes including transport, heat fluxes, interior ventilation, biological production and gas exchange which can have very different controls on seasonal versus interannual time</w:t>
      </w:r>
      <w:ins w:id="2617" w:author="Sara M Tuson" w:date="2021-06-27T22:08:00Z">
        <w:r w:rsidR="00630726">
          <w:rPr>
            <w:lang w:val="en-US"/>
          </w:rPr>
          <w:t xml:space="preserve"> </w:t>
        </w:r>
      </w:ins>
      <w:r w:rsidRPr="00E457C1">
        <w:rPr>
          <w:lang w:val="en-US"/>
        </w:rPr>
        <w:t xml:space="preserve">scales in both the North Pacific </w:t>
      </w:r>
      <w:r>
        <w:fldChar w:fldCharType="begin" w:fldLock="1"/>
      </w:r>
      <w:r w:rsidR="00E719C0">
        <w:rPr>
          <w:lang w:val="en-US"/>
        </w:rPr>
        <w:instrText>ADDIN CSL_CITATION { "citationItems" : [ { "id" : "ITEM-1", "itemData" : { "DOI" : "10.1029/2011JC007368", "ISSN" : "01480227", "author" : [ { "dropping-particle" : "", "family" : "Ayers", "given" : "Jennifer M.", "non-dropping-particle" : "", "parse-names" : false, "suffix" : "" }, { "dropping-particle" : "", "family" : "Lozier", "given" : "M. Susan", "non-dropping-particle" : "", "parse-names" : false, "suffix" : "" } ], "container-title" : "Journal of Geophysical Research: Oceans", "id" : "ITEM-1", "issue" : "C1", "issued" : { "date-parts" : [ [ "2012", "1", "1" ] ] }, "publisher" : "Wiley-Blackwell", "title" : "Unraveling dynamical controls on the North Pacific carbon sink", "translator" : [ { "dropping-particle" : "", "family" : "J4534", "given" : "", "non-dropping-particle" : "", "parse-names" : false, "suffix" : "" } ], "type" : "article-journal", "volume" : "117" }, "uris" : [ "http://www.mendeley.com/documents/?uuid=e0a2604b-fca3-3a04-ab48-1b8cc24bee93" ] } ], "mendeley" : { "formattedCitation" : "(Ayers and Lozier, 2012)", "plainTextFormattedCitation" : "(Ayers and Lozier, 2012)", "previouslyFormattedCitation" : "(Ayers and Lozier, 2012)" }, "properties" : { "noteIndex" : 0 }, "schema" : "https://github.com/citation-style-language/schema/raw/master/csl-citation.json" }</w:instrText>
      </w:r>
      <w:r>
        <w:fldChar w:fldCharType="separate"/>
      </w:r>
      <w:r w:rsidR="00393F8C">
        <w:rPr>
          <w:noProof/>
          <w:lang w:val="en-US"/>
        </w:rPr>
        <w:t>(Ayers and Lozier, 2012)</w:t>
      </w:r>
      <w:r>
        <w:fldChar w:fldCharType="end"/>
      </w:r>
      <w:r w:rsidRPr="00E457C1">
        <w:rPr>
          <w:lang w:val="en-US"/>
        </w:rPr>
        <w:t xml:space="preserve"> and North Atlantic </w:t>
      </w:r>
      <w:r>
        <w:fldChar w:fldCharType="begin" w:fldLock="1"/>
      </w:r>
      <w:r w:rsidR="00E719C0">
        <w:rPr>
          <w:lang w:val="en-US"/>
        </w:rPr>
        <w:instrText>ADDIN CSL_CITATION { "citationItems" : [ { "id" : "ITEM-1", "itemData" : { "DOI" : "10.5194/bg-13-3387-2016", "ISSN" : "1726-4189", "abstract" : "Abstract. The North Atlantic is the most intense region of ocean CO2 uptake in term of units per area. Here, we investigate multidecadal timescale variability of the partial pressure of CO2 (pCO2) that is due to the natural carbon cycle, using a regional model forced with realistic climate and preindustrial atmospheric pCO2 for 1948\u20132009. Large-scale patterns of natural pCO2 variability are primarily associated with basin-averaged sea surface temperature (SST) that, in turn, is composed of two parts: the Atlantic Multidecadal Oscillation (AMO) and a long-term positive SST trend. The North Atlantic Oscillation (NAO) drives a secondary mode of variability. For the primary mode, positive AMO and the SST trend modify pCO2 with different mechanisms and spatial patterns. Positive AMO is also associated with a significant reduction in dissolved inorganic carbon (DIC) in the subpolar gyre, due primarily to reduced vertical mixing; the net impact of positive AMO is to reduce pCO2 in the subpolar gyre. Through direct impacts on SST, the net effect of positive AMO is to increase pCO2 in the subtropical gyre. From 1980 to present, long-term SST warming has amplified AMO impacts on pCO2.", "author" : [ { "dropping-particle" : "", "family" : "Breeden", "given" : "Melissa L.", "non-dropping-particle" : "", "parse-names" : false, "suffix" : "" }, { "dropping-particle" : "", "family" : "McKinley", "given" : "Galen A.", "non-dropping-particle" : "", "parse-names" : false, "suffix" : "" } ], "container-title" : "Biogeosciences", "id" : "ITEM-1", "issue" : "11", "issued" : { "date-parts" : [ [ "2016", "6", "9" ] ] }, "page" : "3387-3396", "title" : "Climate impacts on multidecadal pCO2 variability in the North Atlantic: 1948\u20132009", "translator" : [ { "dropping-particle" : "", "family" : "J4532", "given" : "", "non-dropping-particle" : "", "parse-names" : false, "suffix" : "" } ], "type" : "article-journal", "volume" : "13" }, "uris" : [ "http://www.mendeley.com/documents/?uuid=4aec744b-ab9e-3181-b9a7-d60cb986d8c7" ] } ], "mendeley" : { "formattedCitation" : "(Breeden and McKinley, 2016)", "plainTextFormattedCitation" : "(Breeden and McKinley, 2016)", "previouslyFormattedCitation" : "(Breeden and McKinley, 2016)" }, "properties" : { "noteIndex" : 0 }, "schema" : "https://github.com/citation-style-language/schema/raw/master/csl-citation.json" }</w:instrText>
      </w:r>
      <w:r>
        <w:fldChar w:fldCharType="separate"/>
      </w:r>
      <w:r w:rsidR="00393F8C">
        <w:rPr>
          <w:noProof/>
          <w:lang w:val="en-US"/>
        </w:rPr>
        <w:t>(Breeden and McKinley, 2016)</w:t>
      </w:r>
      <w:r>
        <w:fldChar w:fldCharType="end"/>
      </w:r>
      <w:r w:rsidRPr="00E457C1">
        <w:rPr>
          <w:lang w:val="en-US"/>
        </w:rPr>
        <w:t xml:space="preserve">. In the Southern Ocean, models have difficulty reproducing the observed seasonal cycle and interannual variability, making attribution particularly challenging </w:t>
      </w:r>
      <w:commentRangeStart w:id="2618"/>
      <w:r>
        <w:fldChar w:fldCharType="begin" w:fldLock="1"/>
      </w:r>
      <w:r w:rsidR="00E719C0">
        <w:rPr>
          <w:lang w:val="en-US"/>
        </w:rPr>
        <w:instrText>ADDIN CSL_CITATION { "citationItems" : [ { "id" : "ITEM-1", "itemData" : { "DOI" : "10.1002/2016GB005426", "ISSN" : "08866236", "author" : [ { "dropping-particle" : "", "family" : "Lovenduski", "given" : "Nicole S.", "non-dropping-particle" : "", "parse-names" : false, "suffix" : "" }, { "dropping-particle" : "", "family" : "McKinley", "given" : "Galen A.", "non-dropping-particle" : "", "parse-names" : false, "suffix" : "" }, { "dropping-particle" : "", "family" : "Fay", "given" : "Amanda R.", "non-dropping-particle" : "", "parse-names" : false, "suffix" : "" }, { "dropping-particle" : "", "family" : "Lindsay", "given" : "Keith", "non-dropping-particle" : "", "parse-names" : false, "suffix" : "" }, { "dropping-particle" : "", "family" : "Long", "given" : "Matthew C.", "non-dropping-particle" : "", "parse-names" : false, "suffix" : "" } ], "container-title" : "Global Biogeochemical Cycles", "id" : "ITEM-1", "issue" : "9", "issued" : { "date-parts" : [ [ "2016", "9", "1" ] ] }, "page" : "1276-1287", "publisher" : "Wiley-Blackwell", "title" : "Partitioning uncertainty in ocean carbon uptake projections: Internal variability, emission scenario, and model structure", "translator" : [ { "dropping-particle" : "", "family" : "J4514", "given" : "", "non-dropping-particle" : "", "parse-names" : false, "suffix" : "" } ], "type" : "article-journal", "volume" : "30" }, "uris" : [ "http://www.mendeley.com/documents/?uuid=562aec16-aecb-31af-9630-b1b14e7bf32b" ] } ], "mendeley" : { "formattedCitation" : "(Lovenduski et al., 2016)", "manualFormatting" : "(Lovenduski et al., 2016; Mongwe et al., 2016, 2018)", "plainTextFormattedCitation" : "(Lovenduski et al., 2016)", "previouslyFormattedCitation" : "(Lovenduski et al., 2016)" }, "properties" : { "noteIndex" : 0 }, "schema" : "https://github.com/citation-style-language/schema/raw/master/csl-citation.json" }</w:instrText>
      </w:r>
      <w:r>
        <w:fldChar w:fldCharType="separate"/>
      </w:r>
      <w:r w:rsidR="00393F8C">
        <w:rPr>
          <w:noProof/>
          <w:lang w:val="en-US"/>
        </w:rPr>
        <w:t>(Lovenduski et al., 2016; Mongwe et al., 2016, 2018)</w:t>
      </w:r>
      <w:r>
        <w:fldChar w:fldCharType="end"/>
      </w:r>
      <w:commentRangeEnd w:id="2618"/>
      <w:r w:rsidR="00E95303">
        <w:rPr>
          <w:rStyle w:val="CommentReference"/>
        </w:rPr>
        <w:commentReference w:id="2618"/>
      </w:r>
      <w:r w:rsidRPr="00E457C1">
        <w:rPr>
          <w:lang w:val="en-US"/>
        </w:rPr>
        <w:t>.</w:t>
      </w:r>
    </w:p>
    <w:p w14:paraId="468F285B" w14:textId="77777777" w:rsidR="009F594A" w:rsidRPr="00E457C1" w:rsidRDefault="009F594A" w:rsidP="009F594A">
      <w:pPr>
        <w:pStyle w:val="AR6BodyText"/>
        <w:rPr>
          <w:lang w:val="en-US"/>
        </w:rPr>
      </w:pPr>
    </w:p>
    <w:p w14:paraId="7D0BF875" w14:textId="4E769E59" w:rsidR="009F594A" w:rsidRPr="00E457C1" w:rsidRDefault="009F594A" w:rsidP="009F594A">
      <w:pPr>
        <w:pStyle w:val="AR6BodyText"/>
        <w:rPr>
          <w:lang w:val="en-US"/>
        </w:rPr>
      </w:pPr>
      <w:r w:rsidRPr="00E457C1">
        <w:rPr>
          <w:lang w:val="en-US"/>
        </w:rPr>
        <w:t>The AR5 concluded that oxygen concentrations have decreased in the open ocean since 1960 and such decreases can be attributed in part to human influence</w:t>
      </w:r>
      <w:del w:id="2619" w:author="Tom Maycock" w:date="2021-09-03T16:11:00Z">
        <w:r w:rsidRPr="00E457C1" w:rsidDel="00C3090E">
          <w:rPr>
            <w:lang w:val="en-US"/>
          </w:rPr>
          <w:delText>s</w:delText>
        </w:r>
      </w:del>
      <w:r w:rsidRPr="00E457C1">
        <w:rPr>
          <w:lang w:val="en-US"/>
        </w:rPr>
        <w:t xml:space="preserve"> with </w:t>
      </w:r>
      <w:r w:rsidRPr="00E457C1">
        <w:rPr>
          <w:i/>
          <w:lang w:val="en-US"/>
        </w:rPr>
        <w:t>medium confidence</w:t>
      </w:r>
      <w:r w:rsidRPr="00E457C1">
        <w:rPr>
          <w:lang w:val="en-US"/>
        </w:rPr>
        <w:t>. The decrease in ocean oxygen content in the upper 1000</w:t>
      </w:r>
      <w:r w:rsidR="00FD7EAA" w:rsidRPr="00E457C1">
        <w:rPr>
          <w:lang w:val="en-US"/>
        </w:rPr>
        <w:t xml:space="preserve"> </w:t>
      </w:r>
      <w:r w:rsidRPr="00E457C1">
        <w:rPr>
          <w:lang w:val="en-US"/>
        </w:rPr>
        <w:t>m, between 1970</w:t>
      </w:r>
      <w:del w:id="2620" w:author="Sara M Tuson" w:date="2021-06-24T11:08:00Z">
        <w:r w:rsidRPr="00E457C1" w:rsidDel="00D269C7">
          <w:rPr>
            <w:lang w:val="en-US"/>
          </w:rPr>
          <w:delText>-</w:delText>
        </w:r>
      </w:del>
      <w:ins w:id="2621" w:author="Sara M Tuson" w:date="2021-06-24T11:08:00Z">
        <w:r w:rsidR="00D269C7">
          <w:rPr>
            <w:lang w:val="en-US"/>
          </w:rPr>
          <w:t>–</w:t>
        </w:r>
      </w:ins>
      <w:r w:rsidRPr="00E457C1">
        <w:rPr>
          <w:lang w:val="en-US"/>
        </w:rPr>
        <w:t>2010, is further confirmed in SROCC (</w:t>
      </w:r>
      <w:r w:rsidRPr="00E457C1">
        <w:rPr>
          <w:i/>
          <w:iCs/>
          <w:lang w:val="en-US"/>
        </w:rPr>
        <w:t>medium confidence</w:t>
      </w:r>
      <w:r w:rsidRPr="00E457C1">
        <w:rPr>
          <w:lang w:val="en-US"/>
        </w:rPr>
        <w:t xml:space="preserve">), with the oxygen minimum zone expanding in volume (see </w:t>
      </w:r>
      <w:r w:rsidR="00FD7EAA" w:rsidRPr="00E457C1">
        <w:rPr>
          <w:lang w:val="en-US"/>
        </w:rPr>
        <w:t xml:space="preserve">also </w:t>
      </w:r>
      <w:r w:rsidRPr="00E457C1">
        <w:rPr>
          <w:lang w:val="en-US"/>
        </w:rPr>
        <w:t xml:space="preserve">Section 5.3.3.2). </w:t>
      </w:r>
      <w:r>
        <w:t xml:space="preserve">Observed oxygen declines over the last several decades </w:t>
      </w:r>
      <w:r>
        <w:fldChar w:fldCharType="begin" w:fldLock="1"/>
      </w:r>
      <w:r w:rsidR="00E719C0">
        <w:instrText>ADDIN CSL_CITATION { "citationItems" : [ { "id" : "ITEM-1", "itemData" : { "DOI" : "10.1038/nature21399", "ISSN" : "0028-0836", "abstract" : "The oxygen content of the global ocean has decreased by more than two per cent over the past five decades, with large variations found in different ocean basins and at different ocean depths.", "author" : [ { "dropping-particle" : "", "family" : "Schmidtko", "given" : "Sunke", "non-dropping-particle" : "", "parse-names" : false, "suffix" : "" }, { "dropping-particle" : "", "family" : "Stramma", "given" : "Lothar", "non-dropping-particle" : "", "parse-names" : false, "suffix" : "" }, { "dropping-particle" : "", "family" : "Visbeck", "given" : "Martin", "non-dropping-particle" : "", "parse-names" : false, "suffix" : "" } ], "container-title" : "Nature", "id" : "ITEM-1", "issue" : "7641", "issued" : { "date-parts" : [ [ "2017", "2", "16" ] ] }, "page" : "335-339", "publisher" : "Nature Publishing Group", "title" : "Decline in global oceanic oxygen content during the past five decades", "translator" : [ { "dropping-particle" : "", "family" : "J4504", "given" : "", "non-dropping-particle" : "", "parse-names" : false, "suffix" : "" } ], "type" : "article-journal", "volume" : "542" }, "uris" : [ "http://www.mendeley.com/documents/?uuid=5d21a900-2298-3110-a79b-f96bd782be18" ] }, { "id" : "ITEM-2", "itemData" : { "DOI" : "10.1029/2012JC007909", "ISSN" : "01480227", "author" : [ { "dropping-particle" : "", "family" : "Stendardo", "given" : "I.", "non-dropping-particle" : "", "parse-names" : false, "suffix" : "" }, { "dropping-particle" : "", "family" : "Gruber", "given" : "N.", "non-dropping-particle" : "", "parse-names" : false, "suffix" : "" } ], "container-title" : "Journal of Geophysical Research: Oceans", "id" : "ITEM-2", "issue" : "C11", "issued" : { "date-parts" : [ [ "2012", "11", "1" ] ] }, "page" : "n/a-n/a", "publisher" : "Wiley-Blackwell", "title" : "Oxygen trends over five decades in the North Atlantic", "translator" : [ { "dropping-particle" : "", "family" : "J4503", "given" : "", "non-dropping-particle" : "", "parse-names" : false, "suffix" : "" } ], "type" : "article-journal", "volume" : "117" }, "uris" : [ "http://www.mendeley.com/documents/?uuid=cca0d1a9-db1f-32b8-b8ce-ccab4546a9d7" ] }, { "id" : "ITEM-3", "itemData" : { "DOI" : "10.5194/bg-9-4045-2012", "ISSN" : "1726-4189", "abstract" : "&lt;p&gt;&lt;p&gt;&lt;strong&gt;Abstract.&lt;/strong&gt; Observations and model runs indicate trends in dissolved oxygen (DO) associated with current and ongoing global warming. However, a large-scale observation-to-model comparison has been missing and is presented here. This study presents a first global compilation of DO measurements covering the last 50 yr. It shows declining upper-ocean DO levels in many regions, especially the tropical oceans, whereas areas with increasing trends are found in the subtropics and in some subpolar regions. For the Atlantic Ocean south of 20\u00b0 N, the DO history could even be extended back to about 70 yr, showing decreasing DO in the subtropical South Atlantic. The global mean DO trend between 50\u00b0 S and 50\u00b0 N at 300 dbar for the period 1960 to 2010 is &amp;amp;ndash;0.066 \u03bcmol kg&lt;sup&gt;\u22121&lt;/sup&gt; yr&lt;sup&gt;\u22121&lt;/sup&gt;. Results of a numerical biogeochemical Earth system model reveal that the magnitude of the observed change is consistent with CO&lt;sub&gt;2&lt;/sub&gt;-induced climate change. However, the pattern correlation between simulated and observed patterns of past DO change is negative, indicating that the model does not correctly reproduce the processes responsible for observed regional oxygen changes in the past 50 yr. A negative pattern correlation is also obtained for model configurations with particularly low and particularly high diapycnal mixing, for a configuration that assumes a CO&lt;sub&gt;2&lt;/sub&gt;-induced enhancement of the C : N ratios of exported organic matter and irrespective of whether climatological or realistic winds from reanalysis products are used to force the model. Depending on the model configuration the 300 dbar DO trend between 50\u00b0 S and 50\u00b0 N is \u22120.027 to &amp;amp;ndash;0.047 \u03bcmol kg&lt;sup&gt;\u22121&lt;/sup&gt; yr&lt;sup&gt;\u22121&lt;/sup&gt; for climatological wind forcing, with a much larger range of &amp;amp;ndash;0.083 to +0.027 \u03bcmol kg&lt;sup&gt;\u22121&lt;/sup&gt; yr&lt;sup&gt;\u22121&lt;/sup&gt; for different initializations of sensitivity runs with reanalysis wind forcing. Although numerical models reproduce the overall sign and, to some extent, magnitude of observed ocean deoxygenation, this degree of realism does not necessarily apply to simulated regional patterns and the representation of processes involved in their generation. Further analysis of the processes that can explain the discrepancies between observed and modeled DO trends is required to better understand the climate sensitivity of oceanic oxygen fields and p</w:instrText>
      </w:r>
      <w:r w:rsidR="00E719C0" w:rsidRPr="006814DF">
        <w:rPr>
          <w:lang w:val="en-GB"/>
        </w:rPr>
        <w:instrText>redict potential DO changes in the future.&lt;/p&gt;&lt;/p&gt;", "author" : [ { "dropping-particle" : "", "family" : "Stramma", "given" : "L.", "non-dropping-particle" : "", "parse-names" : false, "suffix" : "" }, { "dropping-particle" : "", "family" : "Oschlies", "given" : "A.", "non-dropping-particle" : "", "parse-names" : false, "suffix" : "" }, { "dropping-particle" : "", "family" : "Schmidtko", "given" : "S.", "non-dropping-particle" : "", "parse-names" : false, "suffix" : "" } ], "container-title" : "Biogeosciences", "id" : "ITEM-3", "issue" : "10", "issued" : { "date-parts" : [ [ "2012", "10", "22" ] ] }, "page" : "4045-4057", "title" : "Mismatch between observed and modeled trends in dissolved upper-ocean oxygen over the last 50 yr", "translator" : [ { "dropping-particle" : "", "family" : "J4502", "given" : "", "non-dropping-particle" : "", "parse-names" : false, "suffix" : "" } ], "type" : "article-journal", "volume" : "9" }, "uris" : [ "http://www.mendeley.com/documents/?uuid=7dc04033-16c4-3252-9ac9-94392cf1ff0d" ] } ], "mendeley" : { "formattedCitation" : "(Stendardo and Gruber, 2012; Stramma et al., 2012; Schmidtko et al., 2017)", "plainTextFormattedCitation" : "(Stendardo and Gruber, 2012; Stramma et al., 2012; Schmidtko et al., 2017)", "previouslyFormattedCitation" : "(Stendardo and Gruber, 2012; Stramma et al., 2012; Schmidtko et al., 2017)" }, "properties" : { "noteIndex" : 0 }, "schema" : "https://github.com/citation-style-language/schema/raw/master/csl-citation.json" }</w:instrText>
      </w:r>
      <w:r>
        <w:fldChar w:fldCharType="separate"/>
      </w:r>
      <w:bookmarkStart w:id="2622" w:name="__Fieldmark__3574_245788016"/>
      <w:bookmarkStart w:id="2623" w:name="__Fieldmark__13759_245788016"/>
      <w:bookmarkStart w:id="2624" w:name="__Fieldmark__17762_553073944"/>
      <w:bookmarkStart w:id="2625" w:name="__Fieldmark__94_44475173"/>
      <w:r w:rsidR="00393F8C">
        <w:rPr>
          <w:noProof/>
          <w:lang w:val="en-US"/>
        </w:rPr>
        <w:t>(Stendardo and Gruber, 2012; Stramma et al., 2012; Schmidtko et al., 2017)</w:t>
      </w:r>
      <w:r>
        <w:fldChar w:fldCharType="end"/>
      </w:r>
      <w:bookmarkEnd w:id="2622"/>
      <w:bookmarkEnd w:id="2623"/>
      <w:bookmarkEnd w:id="2624"/>
      <w:bookmarkEnd w:id="2625"/>
      <w:r w:rsidRPr="00E457C1">
        <w:rPr>
          <w:lang w:val="en-US"/>
        </w:rPr>
        <w:t xml:space="preserve"> match model estimates in the surface ocean </w:t>
      </w:r>
      <w:r>
        <w:fldChar w:fldCharType="begin" w:fldLock="1"/>
      </w:r>
      <w:r w:rsidR="00D33CB6">
        <w:rPr>
          <w:lang w:val="en-US"/>
        </w:rPr>
        <w:instrText>ADDIN CSL_CITATION { "citationItems" : [ { "id" : "ITEM-1", "itemData" : { "DOI" : "10.1098/rsta.2016.0325", "ISSN" : "1364-503X", "PMID" : "28784715", "abstract" : "Observational estimates and numerical models both indicate a significant overall decline in marine oxygen levels over the past few decades. Spatial patterns of oxygen change, however, differ considerably between observed and modelled estimates. Particularly in the tropical thermocline that hosts open-ocean oxygen minimum zones, observations indicate a general oxygen decline, whereas most of the state-of-the-art models simulate increasing oxygen levels. Possible reasons for the apparent model-data discrepancies are examined. In order to attribute observed historical variations in oxygen levels, we here study mechanisms of changes in oxygen supply and consumption with sensitivity model simulations. Specifically, the role of equatorial jets, of lateral and diapycnal mixing processes, of changes in the wind-driven circulation and atmospheric nutrient supply, and of some poorly constrained biogeochemical processes are investigated. Predominantly wind-driven changes in the low-latitude oceanic ventilation are identified as a possible factor contributing to observed oxygen changes in the low-latitude thermocline during the past decades, while the potential role of biogeochemical processes remains difficult to constrain. We discuss implications for the attribution of observed oxygen changes to anthropogenic impacts and research priorities that may help to improve our mechanistic understanding of oxygen changes and the quality of projections into a changing future.This article is part of the themed issue 'Ocean ventilation and deoxygenation in a warming world'.", "author" : [ { "dropping-particle" : "", "family" : "Oschlies", "given" : "Andreas", "non-dropping-particle" : "", "parse-names" : false, "suffix" : "" }, { "dropping-particle" : "", "family" : "Duteil", "given" : "Olaf", "non-dropping-particle" : "", "parse-names" : false, "suffix" : "" }, { "dropping-particle" : "", "family" : "Getzlaff", "given" : "Julia", "non-dropping-particle" : "", "parse-names" : false, "suffix" : "" }, { "dropping-particle" : "", "family" : "Koeve", "given" : "Wolfgang", "non-dropping-particle" : "", "parse-names" : false, "suffix" : "" }, { "dropping-particle" : "", "family" : "Landolfi", "given" : "Angela", "non-dropping-particle" : "", "parse-names" : false, "suffix" : "" }, { "dropping-particle" : "", "family" : "Schmidtko", "given" : "Sunke", "non-dropping-particle" : "", "parse-names" : false, "suffix" : "" } ], "container-title" : "Philosophical Transactions of the Royal Society A: Mathematical, Physical and Engineering Sciences", "id" : "ITEM-1", "issue" : "2102", "issued" : { "date-parts" : [ [ "2017", "9", "13" ] ] }, "page" : "20160325", "title" : "Patterns of deoxygenation: sensitivity to natural and anthropogenic drivers", "translator" : [ { "dropping-particle" : "", "family" : "J4509", "given" : "", "non-dropping-particle" : "", "parse-names" : false, "suffix" : "" } ], "type" : "article-journal", "volume" : "375" }, "uris" : [ "http://www.mendeley.com/documents/?uuid=414b3b8d-d988-314a-b2b0-b481cd0095c0" ] } ], "mendeley" : { "formattedCitation" : "(Oschlies et al., 2017)", "plainTextFormattedCitation" : "(Oschlies et al., 2017)", "previouslyFormattedCitation" : "(Oschlies et al., 2017)" }, "properties" : { "noteIndex" : 0 }, "schema" : "https://github.com/citation-style-language/schema/raw/master/csl-citation.json" }</w:instrText>
      </w:r>
      <w:r>
        <w:fldChar w:fldCharType="separate"/>
      </w:r>
      <w:bookmarkStart w:id="2626" w:name="__Fieldmark__111_44475173"/>
      <w:bookmarkStart w:id="2627" w:name="__Fieldmark__17773_553073944"/>
      <w:bookmarkStart w:id="2628" w:name="__Fieldmark__13766_245788016"/>
      <w:bookmarkStart w:id="2629" w:name="__Fieldmark__3579_245788016"/>
      <w:r w:rsidR="00393F8C">
        <w:rPr>
          <w:noProof/>
          <w:lang w:val="en-US"/>
        </w:rPr>
        <w:t>(Oschlies et al., 2017)</w:t>
      </w:r>
      <w:r>
        <w:fldChar w:fldCharType="end"/>
      </w:r>
      <w:bookmarkEnd w:id="2626"/>
      <w:bookmarkEnd w:id="2627"/>
      <w:bookmarkEnd w:id="2628"/>
      <w:bookmarkEnd w:id="2629"/>
      <w:r w:rsidRPr="00E457C1">
        <w:rPr>
          <w:lang w:val="en-US"/>
        </w:rPr>
        <w:t xml:space="preserve"> but are much larger than model derived estimates in the interior </w:t>
      </w:r>
      <w:r>
        <w:fldChar w:fldCharType="begin" w:fldLock="1"/>
      </w:r>
      <w:r w:rsidR="00E719C0">
        <w:rPr>
          <w:lang w:val="en-US"/>
        </w:rPr>
        <w:instrText>ADDIN CSL_CITATION { "citationItems" : [ { "id" : "ITEM-1", "itemData" : { "DOI" : "10.5194/bg-10-6225-2013", "ISSN" : "1726-4189", "abstract" : "&lt;p&gt;&lt;p&gt;&lt;strong&gt;Abstract.&lt;/strong&gt; Ocean ecosystems are increasingly stressed by human-induced changes of their physical, chemical and biological environment. Among these changes, warming, acidification, deoxygenation and changes in primary productivity by marine phytoplankton can be considered as four of the major stressors of open ocean ecosystems. Due to rising atmospheric CO&lt;sub&gt;2&lt;/sub&gt; in the coming decades, these changes will be amplified. Here, we use the most recent simulations performed in the framework of the Coupled Model Intercomparison Project 5 to assess how these stressors may evolve over the course of the 21st century. The 10 Earth system models used here project similar trends in ocean warming, acidification, deoxygenation and reduced primary productivity for each of the IPCC's representative concentration pathways (RCPs) over the 21st century. For the \"business-as-usual\" scenario RCP8.5, the model-mean changes in the 2090s (compared to the 1990s) for sea surface temperature, sea surface pH, global O&lt;sub&gt;2&lt;/sub&gt; content and integrated primary productivity amount to &amp;amp;plus;2.73 (\u00b10.72) \u00b0C, \u22120.33 (\u00b10.003) pH unit, \u22123.45 (\u00b10.44)% and \u22128.6 (\u00b17.9)%, respectively. For the high mitigation scenario RCP2.6, corresponding changes are +0.71 (\u00b10.45) \u00b0C, \u22120.07 (\u00b10.001) pH unit, \u22121.81 (\u00b10.31)% and \u22122.0 (\u00b14.1)%, respectively, illustrating the effectiveness of extreme mitigation strategies. Although these stressors operate globally, they display distinct regional patterns and thus do not change coincidentally. Large decreases in O&lt;sub&gt;2&lt;/sub&gt; and in pH are simulated in global ocean intermediate and mode waters, whereas large reductions in primary production are simulated in the tropics and in the North Atlantic. Although temperature and pH projections are robust across models, the same does not hold for projections of subsurface O&lt;sub&gt;2&lt;/sub&gt; concentrations in the tropics and global and regional changes in net primary productivity. These high uncertainties in projections of primary productivity and subsurface oxygen prompt us to continue inter-model comparisons to understand these model differences, while calling for caution when using the CMIP5 models to force regional impact models.&lt;/p&gt;&lt;/p&gt;", "author" : [ { "dropping-particle" : "", "family" : "Bopp", "given" : "L.", "non-dropping-particle" : "", "parse-names" : false, "suffix" : "" }, { "dropping-particle" : "", "family" : "Resplandy", "given" : "L.", "non-dropping-particle" : "", "parse-names" : false, "suffix" : "" }, { "dropping-particle" : "", "family" : "Orr", "given" : "J. C.", "non-dropping-particle" : "", "parse-names" : false, "suffix" : "" }, { "dropping-particle" : "", "family" : "Doney", "given" : "S. C.", "non-dropping-particle" : "", "parse-names" : false, "suffix" : "" }, { "dropping-particle" : "", "family" : "Dunne", "given" : "J. P.", "non-dropping-particle" : "", "parse-names" : false, "suffix" : "" }, { "dropping-particle" : "", "family" : "Gehlen", "given" : "M.", "non-dropping-particle" : "", "parse-names" : false, "suffix" : "" }, { "dropping-particle" : "", "family" : "Halloran", "given" : "P.", "non-dropping-particle" : "", "parse-names" : false, "suffix" : "" }, { "dropping-particle" : "", "family" : "Heinze", "given" : "C.", "non-dropping-particle" : "", "parse-names" : false, "suffix" : "" }, { "dropping-particle" : "", "family" : "Ilyina", "given" : "T.", "non-dropping-particle" : "", "parse-names" : false, "suffix" : "" }, { "dropping-particle" : "", "family" : "S\u00e9f\u00e9rian", "given" : "R.", "non-dropping-particle" : "", "parse-names" : false, "suffix" : "" }, { "dropping-particle" : "", "family" : "Tjiputra", "given" : "J.", "non-dropping-particle" : "", "parse-names" : false, "suffix" : "" }, { "dropping-particle" : "", "family" : "Vichi", "given" : "M.", "non-dropping-particle" : "", "parse-names" : false, "suffix" : "" } ], "container-title" : "Biogeosciences", "id" : "ITEM-1", "issue" : "10", "issued" : { "date-parts" : [ [ "2013", "10", "2" ] ] }, "page" : "6225-6245", "title" : "Multiple stressors of ocean ecosystems in the 21st century: projections with CMIP5 models", "translator" : [ { "dropping-particle" : "", "family" : "J4533", "given" : "", "non-dropping-particle" : "", "parse-names" : false, "suffix" : "" } ], "type" : "article-journal", "volume" : "10" }, "uris" : [ "http://www.mendeley.com/documents/?uuid=03e3427f-5a0a-3f95-97c6-7064c02de88c" ] }, { "id" : "ITEM-2", "itemData" : { "DOI" : "10.5194/bg-10-1849-2013", "ISSN" : "1726-4189", "abstract" : "&lt;p&gt;&lt;p&gt;&lt;strong&gt;Abstract.&lt;/strong&gt; Decadal-to-century scale trends for a range of marine environmental variables in the upper mesopelagic layer (UML, 100\u2013600 m) are investigated using results from seven Earth System Models forced by a high greenhouse gas emission scenario. The models as a class represent the observation-based distribution of oxygen (O&lt;sub&gt;2&lt;/sub&gt;) and carbon dioxide (CO&lt;sub&gt;2&lt;/sub&gt;), albeit major mismatches between observation-based and simulated values remain for individual models. By year 2100 all models project an increase in SST between 2 \u00b0C and 3 \u00b0C, and a decrease in the pH and in the saturation state of water with respect to calcium carbonate minerals in the UML. A decrease in the total ocean inventory of dissolved oxygen by 2% to 4% is projected by the range of models. Projected O&lt;sub&gt;2&lt;/sub&gt; changes in the UML show a complex pattern with both increasing and decreasing trends reflecting the subtle balance of different competing factors such as circulation, production, remineralization, and temperature changes. Projected changes in the total volume of hypoxic and suboxic waters remain relatively small in all models. A widespread increase of CO&lt;sub&gt;2&lt;/sub&gt; in the UML is projected. The median of the CO&lt;sub&gt;2&lt;/sub&gt; distribution between 100 and 600m shifts from 0.1\u20130.2 mol m&lt;sup&gt;&amp;amp;minus;3&lt;/sup&gt; in year 1990 to 0.2\u20130.4 mol m&lt;sup&gt;&amp;amp;minus;3&lt;/sup&gt; in year 2100, primarily as a result of the invasion of anthropogenic carbon from the atmosphere. The co-occurrence of changes in a range of environmental variables indicates the need to further investigate their synergistic impacts on marine ecosystems and Earth System feedbacks.&lt;/p&gt;&lt;/p&gt;", "author" : [ { "dropping-particle" : "", "family" : "Cocco", "given" : "V.", "non-dropping-particle" : "", "parse-names" : false, "suffix" : "" }, { "dropping-particle" : "", "family" : "Joos", "given" : "F.", "non-dropping-particle" : "", "parse-names" : false, "suffix" : "" }, { "dropping-particle" : "", "family" : "Steinacher", "given" : "M.", "non-dropping-particle" : "", "parse-names" : false, "suffix" : "" }, { "dropping-particle" : "", "family" : "Fr\u00f6licher", "given" : "T. L.", "non-dropping-particle" : "", "parse-names" : false, "suffix" : "" }, { "dropping-particle" : "", "family" : "Bopp", "given" : "L.", "non-dropping-particle" : "", "parse-names" : false, "suffix" : "" }, { "dropping-particle" : "", "family" : "Dunne", "given" : "J.", "non-dropping-particle" : "", "parse-names" : false, "suffix" : "" }, { "dropping-particle" : "", "family" : "Gehlen", "given" : "M.", "non-dropping-particle" : "", "parse-names" : false, "suffix" : "" }, { "dropping-particle" : "", "family" : "Heinze", "given" : "C.", "non-dropping-particle" : "", "parse-names" : false, "suffix" : "" }, { "dropping-particle" : "", "family" : "Orr", "given" : "J.", "non-dropping-particle" : "", "parse-names" : false, "suffix" : "" }, { "dropping-particle" : "", "family" : "Oschlies", "given" : "A.", "non-dropping-particle" : "", "parse-names" : false, "suffix" : "" }, { "dropping-particle" : "", "family" : "Schneider", "given" : "B.", "non-dropping-particle" : "", "parse-names" : false, "suffix" : "" }, { "dropping-particle" : "", "family" : "Segschneider", "given" : "J.", "non-dropping-particle" : "", "parse-names" : false, "suffix" : "" }, { "dropping-particle" : "", "family" : "Tjiputra", "given" : "J.", "non-dropping-particle" : "", "parse-names" : false, "suffix" : "" } ], "container-title" : "Biogeosciences", "id" : "ITEM-2", "issue" : "3", "issued" : { "date-parts" : [ [ "2013", "3", "19" ] ] }, "page" : "1849-1868", "title" : "Oxygen and indicators of stress for marine life in multi-model global warming projections", "translator" : [ { "dropping-particle" : "", "family" : "J4528", "given" : "", "non-dropping-particle" : "", "parse-names" : false, "suffix" : "" } ], "type" : "article-journal", "volume" : "10" }, "uris" : [ "http://www.mendeley.com/documents/?uuid=6fed4f10-5054-3a71-95b9-13086a738f8c" ] } ], "mendeley" : { "formattedCitation" : "(Bopp et al., 2013; Cocco et al., 2013)", "plainTextFormattedCitation" : "(Bopp et al., 2013; Cocco et al., 2013)", "previouslyFormattedCitation" : "(Bopp et al., 2013; Cocco et al., 2013)" }, "properties" : { "noteIndex" : 0 }, "schema" : "https://github.com/citation-style-language/schema/raw/master/csl-citation.json" }</w:instrText>
      </w:r>
      <w:r>
        <w:fldChar w:fldCharType="separate"/>
      </w:r>
      <w:bookmarkStart w:id="2630" w:name="__Fieldmark__127_44475173"/>
      <w:bookmarkStart w:id="2631" w:name="__Fieldmark__17784_553073944"/>
      <w:bookmarkStart w:id="2632" w:name="__Fieldmark__13773_245788016"/>
      <w:bookmarkStart w:id="2633" w:name="__Fieldmark__3584_245788016"/>
      <w:r w:rsidR="00393F8C">
        <w:rPr>
          <w:noProof/>
          <w:lang w:val="en-US"/>
        </w:rPr>
        <w:t>(Bopp et al., 2013; Cocco et al., 2013)</w:t>
      </w:r>
      <w:r>
        <w:fldChar w:fldCharType="end"/>
      </w:r>
      <w:bookmarkEnd w:id="2630"/>
      <w:bookmarkEnd w:id="2631"/>
      <w:bookmarkEnd w:id="2632"/>
      <w:bookmarkEnd w:id="2633"/>
      <w:r w:rsidRPr="00E457C1">
        <w:rPr>
          <w:lang w:val="en-US"/>
        </w:rPr>
        <w:t>. Some of this difference has been interpreted as</w:t>
      </w:r>
      <w:r w:rsidR="00852B2B" w:rsidRPr="00E457C1">
        <w:rPr>
          <w:lang w:val="en-US"/>
        </w:rPr>
        <w:t xml:space="preserve"> due to</w:t>
      </w:r>
      <w:r w:rsidRPr="00E457C1">
        <w:rPr>
          <w:lang w:val="en-US"/>
        </w:rPr>
        <w:t xml:space="preserve"> a lack of representation of coastal eutrophication in these models </w:t>
      </w:r>
      <w:r>
        <w:fldChar w:fldCharType="begin" w:fldLock="1"/>
      </w:r>
      <w:r w:rsidR="00D33CB6">
        <w:rPr>
          <w:lang w:val="en-US"/>
        </w:rPr>
        <w:instrText>ADDIN CSL_CITATION { "citationItems" : [ { "id" : "ITEM-1", "itemData" : { "DOI" : "10.1126/science.aam7240", "ISSN" : "1095-9203", "PMID" : "29301986", "abstract" : "Oxygen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 "author" : [ { "dropping-particle" : "", "family" : "Breitburg", "given" : "Denise", "non-dropping-particle" : "", "parse-names" : false, "suffix" : "" }, { "dropping-particle" : "", "family" : "Levin", "given" : "Lisa A", "non-dropping-particle" : "", "parse-names" : false, "suffix" : "" }, { "dropping-particle" : "", "family" : "Oschlies", "given" : "Andreas", "non-dropping-particle" : "", "parse-names" : false, "suffix" : "" }, { "dropping-particle" : "", "family" : "Gr\u00e9goire", "given" : "Marilaure", "non-dropping-particle" : "", "parse-names" : false, "suffix" : "" }, { "dropping-particle" : "", "family" : "Chavez", "given" : "Francisco P", "non-dropping-particle" : "", "parse-names" : false, "suffix" : "" }, { "dropping-particle" : "", "family" : "Conley", "given" : "Daniel J", "non-dropping-particle" : "", "parse-names" : false, "suffix" : "" }, { "dropping-particle" : "", "family" : "Gar\u00e7on", "given" : "V\u00e9ronique", "non-dropping-particle" : "", "parse-names" : false, "suffix" : "" }, { "dropping-particle" : "", "family" : "Gilbert", "given" : "Denis", "non-dropping-particle" : "", "parse-names" : false, "suffix" : "" }, { "dropping-particle" : "", "family" : "Guti\u00e9rrez", "given" : "Dimitri", "non-dropping-particle" : "", "parse-names" : false, "suffix" : "" }, { "dropping-particle" : "", "family" : "Isensee", "given" : "Kirsten", "non-dropping-particle" : "", "parse-names" : false, "suffix" : "" }, { "dropping-particle" : "", "family" : "Jacinto", "given" : "Gil S", "non-dropping-particle" : "", "parse-names" : false, "suffix" : "" }, { "dropping-particle" : "", "family" : "Limburg", "given" : "Karin E", "non-dropping-particle" : "", "parse-names" : false, "suffix" : "" }, { "dropping-particle" : "", "family" : "Montes", "given" : "Ivonne", "non-dropping-particle" : "", "parse-names" : false, "suffix" : "" }, { "dropping-particle" : "", "family" : "Naqvi", "given" : "S W A", "non-dropping-particle" : "", "parse-names" : false, "suffix" : "" }, { "dropping-particle" : "", "family" : "Pitcher", "given" : "Grant C", "non-dropping-particle" : "", "parse-names" : false, "suffix" : "" }, { "dropping-particle" : "", "family" : "Rabalais", "given" : "Nancy N", "non-dropping-particle" : "", "parse-names" : false, "suffix" : "" }, { "dropping-particle" : "", "family" : "Roman", "given" : "Michael R", "non-dropping-particle" : "", "parse-names" : false, "suffix" : "" }, { "dropping-particle" : "", "family" : "Rose", "given" : "Kenneth A", "non-dropping-particle" : "", "parse-names" : false, "suffix" : "" }, { "dropping-particle" : "", "family" : "Seibel", "given" : "Brad A", "non-dropping-particle" : "", "parse-names" : false, "suffix" : "" }, { "dropping-particle" : "", "family" : "Telszewski", "given" : "Maciej", "non-dropping-particle" : "", "parse-names" : false, "suffix" : "" }, { "dropping-particle" : "", "family" : "Yasuhara", "given" : "Moriaki", "non-dropping-particle" : "", "parse-names" : false, "suffix" : "" }, { "dropping-particle" : "", "family" : "Zhang", "given" : "Jing", "non-dropping-particle" : "", "parse-names" : false, "suffix" : "" } ], "container-title" : "Science", "id" : "ITEM-1", "issue" : "6371", "issued" : { "date-parts" : [ [ "2018", "1", "5" ] ] }, "page" : "eaam7240", "publisher" : "American Association for the Advancement of Science", "title" : "Declining oxygen in the global ocean and coastal waters.", "translator" : [ { "dropping-particle" : "", "family" : "J4531", "given" : "", "non-dropping-particle" : "", "parse-names" : false, "suffix" : "" } ], "type" : "article-journal", "volume" : "359" }, "uris" : [ "http://www.mendeley.com/documents/?uuid=f76d0b5d-753d-398f-939b-6f18b20118c7" ] } ], "mendeley" : { "formattedCitation" : "(Breitburg et al., 2018)", "plainTextFormattedCitation" : "(Breitburg et al., 2018)", "previouslyFormattedCitation" : "(Breitburg et al., 2018)" }, "properties" : { "noteIndex" : 0 }, "schema" : "https://github.com/citation-style-language/schema/raw/master/csl-citation.json" }</w:instrText>
      </w:r>
      <w:r>
        <w:fldChar w:fldCharType="separate"/>
      </w:r>
      <w:bookmarkStart w:id="2634" w:name="__Fieldmark__142_44475173"/>
      <w:bookmarkStart w:id="2635" w:name="__Fieldmark__17795_553073944"/>
      <w:bookmarkStart w:id="2636" w:name="__Fieldmark__13780_245788016"/>
      <w:bookmarkStart w:id="2637" w:name="__Fieldmark__3589_245788016"/>
      <w:r w:rsidR="00393F8C">
        <w:rPr>
          <w:noProof/>
          <w:lang w:val="en-US"/>
        </w:rPr>
        <w:t>(Breitburg et al., 2018)</w:t>
      </w:r>
      <w:r>
        <w:fldChar w:fldCharType="end"/>
      </w:r>
      <w:bookmarkEnd w:id="2634"/>
      <w:bookmarkEnd w:id="2635"/>
      <w:bookmarkEnd w:id="2636"/>
      <w:bookmarkEnd w:id="2637"/>
      <w:r w:rsidRPr="00E457C1">
        <w:rPr>
          <w:lang w:val="en-US"/>
        </w:rPr>
        <w:t xml:space="preserve">, but much of it remains unexplained. This disparity is particularly true in the </w:t>
      </w:r>
      <w:ins w:id="2638" w:author="Sara M Tuson" w:date="2021-06-24T11:50:00Z">
        <w:r w:rsidR="007438DA">
          <w:rPr>
            <w:lang w:val="en-US"/>
          </w:rPr>
          <w:t>e</w:t>
        </w:r>
      </w:ins>
      <w:del w:id="2639" w:author="Sara M Tuson" w:date="2021-06-24T11:50:00Z">
        <w:r w:rsidRPr="00E457C1" w:rsidDel="007438DA">
          <w:rPr>
            <w:lang w:val="en-US"/>
          </w:rPr>
          <w:delText>E</w:delText>
        </w:r>
      </w:del>
      <w:r w:rsidRPr="00E457C1">
        <w:rPr>
          <w:lang w:val="en-US"/>
        </w:rPr>
        <w:t xml:space="preserve">astern Pacific oxygen minimum zone, where some CMIP5 models showed increasing trends whereas observations show a strong decrease </w:t>
      </w:r>
      <w:r>
        <w:fldChar w:fldCharType="begin" w:fldLock="1"/>
      </w:r>
      <w:r w:rsidR="00E719C0">
        <w:rPr>
          <w:lang w:val="en-US"/>
        </w:rPr>
        <w:instrText>ADDIN CSL_CITATION { "citationItems" : [ { "id" : "ITEM-1", "itemData" : { "DOI" : "10.5194/bg-12-5429-2015", "ISSN" : "1726-4189", "abstract" : "&lt;p&gt;&lt;p&gt;&lt;strong&gt;Abstract.&lt;/strong&gt; We analyse simulations of the Pacific Ocean oxygen minimum zones (OMZs) from 11 Earth system model contributions to the Coupled Model Intercomparison Project Phase 5, focusing on the mean state and climate change projections. The simulations tend to overestimate the volume of the OMZs, especially in the tropics and Southern Hemisphere. Compared to observations, five models introduce incorrect meridional asymmetries in the distribution of oxygen including larger southern OMZ and weaker northern OMZ, due to interhemispheric biases in intermediate water mass ventilation. Seven models show too deep an extent of the tropical hypoxia compared to observations, stemming from a deficient equatorial ventilation in the upper ocean, combined with too large a biologically driven downward flux of particulate organic carbon at depth, caused by particle export from the euphotic layer that is too high and remineralization in the upper ocean that is too weak. &lt;br&gt;&lt;br&gt; At interannual timescales, the dynamics of oxygen in the eastern tropical Pacific OMZ is dominated by biological consumption and linked to natural variability in the Walker circulation. However, under the climate change scenario RCP8.5, all simulations yield small and discrepant changes in oxygen concentration at mid depths in the tropical Pacific by the end of the 21st century due to an almost perfect compensation between warming-related decrease in oxygen saturation and decrease in biological oxygen utilization. Climate change projections are at odds with recent observations that show decreasing oxygen levels at mid depths in the tropical Pacific. &lt;br&gt;&lt;br&gt; Out of the OMZs, all the CMIP5 models predict a decrease of oxygen over most of the surface and deep ocean at low latitudes and over all depths at high latitudes due to an overall slow-down of ventilation and increased temperature.&lt;/p&gt;&lt;/p&gt;", "author" : [ { "dropping-particle" : "", "family" : "Cabr\u00e9", "given" : "A.", "non-dropping-particle" : "", "parse-names" : false, "suffix" : "" }, { "dropping-particle" : "", "family" : "Marinov", "given" : "I.", "non-dropping-particle" : "", "parse-names" : false, "suffix" : "" }, { "dropping-particle" : "", "family" : "Bernardello", "given" : "R.", "non-dropping-particle" : "", "parse-names" : false, "suffix" : "" }, { "dropping-particle" : "", "family" : "Bianchi", "given" : "D.", "non-dropping-particle" : "", "parse-names" : false, "suffix" : "" } ], "container-title" : "Biogeosciences", "id" : "ITEM-1", "issue" : "18", "issued" : { "date-parts" : [ [ "2015", "9", "21" ] ] }, "page" : "5429-5454", "title" : "Oxygen minimum zones in the tropical Pacific across CMIP5 models: mean state differences and climate change trends", "translator" : [ { "dropping-particle" : "", "family" : "J4530", "given" : "", "non-dropping-particle" : "", "parse-names" : false, "suffix" : "" } ], "type" : "article-journal", "volume" : "12" }, "uris" : [ "http://www.mendeley.com/documents/?uuid=9aaa16f0-35ce-3701-9a62-f9887f56bc71" ] } ], "mendeley" : { "formattedCitation" : "(Cabr\u00e9 et al., 2015)", "plainTextFormattedCitation" : "(Cabr\u00e9 et al., 2015)", "previouslyFormattedCitation" : "(Cabr\u00e9 et al., 2015)" }, "properties" : { "noteIndex" : 0 }, "schema" : "https://github.com/citation-style-language/schema/raw/master/csl-citation.json" }</w:instrText>
      </w:r>
      <w:r>
        <w:fldChar w:fldCharType="separate"/>
      </w:r>
      <w:bookmarkStart w:id="2640" w:name="__Fieldmark__158_44475173"/>
      <w:bookmarkStart w:id="2641" w:name="__Fieldmark__17806_553073944"/>
      <w:bookmarkStart w:id="2642" w:name="__Fieldmark__13787_245788016"/>
      <w:bookmarkStart w:id="2643" w:name="__Fieldmark__3594_245788016"/>
      <w:r w:rsidR="00393F8C">
        <w:rPr>
          <w:noProof/>
          <w:lang w:val="en-US"/>
        </w:rPr>
        <w:t>(Cabré et al., 2015)</w:t>
      </w:r>
      <w:r>
        <w:fldChar w:fldCharType="end"/>
      </w:r>
      <w:bookmarkEnd w:id="2640"/>
      <w:bookmarkEnd w:id="2641"/>
      <w:bookmarkEnd w:id="2642"/>
      <w:bookmarkEnd w:id="2643"/>
      <w:r w:rsidRPr="00E457C1">
        <w:rPr>
          <w:lang w:val="en-US"/>
        </w:rPr>
        <w:t>. However, proxy reconstructions suggest that</w:t>
      </w:r>
      <w:r w:rsidR="00C75B67" w:rsidRPr="00E457C1">
        <w:rPr>
          <w:lang w:val="en-US"/>
        </w:rPr>
        <w:t xml:space="preserve"> over</w:t>
      </w:r>
      <w:r w:rsidRPr="00E457C1">
        <w:rPr>
          <w:lang w:val="en-US"/>
        </w:rPr>
        <w:t xml:space="preserve"> the last century</w:t>
      </w:r>
      <w:r w:rsidR="00C75B67" w:rsidRPr="00E457C1">
        <w:rPr>
          <w:lang w:val="en-US"/>
        </w:rPr>
        <w:t xml:space="preserve"> the ocean</w:t>
      </w:r>
      <w:r w:rsidRPr="00E457C1">
        <w:rPr>
          <w:lang w:val="en-US"/>
        </w:rPr>
        <w:t xml:space="preserve"> may have in fact undergone increases in oxygen in the most oxygen poor regions </w:t>
      </w:r>
      <w:r>
        <w:fldChar w:fldCharType="begin" w:fldLock="1"/>
      </w:r>
      <w:r w:rsidR="00D33CB6">
        <w:rPr>
          <w:lang w:val="en-US"/>
        </w:rPr>
        <w:instrText>ADDIN CSL_CITATION { "citationItems" : [ { "id" : "ITEM-1", "itemData" : { "DOI" : "10.1126/science.1252332", "ISSN" : "1095-9203", "PMID" : "25104384", "abstract" : "Climate warming is expected to reduce oxygen (O2) supply to the ocean and expand its oxygen minimum zones (OMZs). We reconstructed variations in the extent of North Pacific anoxia since 1850 using a geochemical proxy for denitrification (\u03b4(15)N) from multiple sediment cores. Increasing \u03b4(15)N since ~1990 records an expansion of anoxia, consistent with observed O2 trends. However, this was preceded by a longer declining \u03b4(15)N trend that implies that the anoxic zone was shrinking for most of the 20th century. Both periods can be explained by changes in winds over the tropical Pacific that drive upwelling, biological productivity, and O2 demand within the OMZ. If equatorial Pacific winds resume their predicted weakening trend, the ocean's largest anoxic zone will contract despite a global O2 decline.", "author" : [ { "dropping-particle" : "", "family" : "Deutsch", "given" : "Curtis", "non-dropping-particle" : "", "parse-names" : false, "suffix" : "" }, { "dropping-particle" : "", "family" : "Berelson", "given" : "William", "non-dropping-particle" : "", "parse-names" : false, "suffix" : "" }, { "dropping-particle" : "", "family" : "Thunell", "given" : "Robert", "non-dropping-particle" : "", "parse-names" : false, "suffix" : "" }, { "dropping-particle" : "", "family" : "Weber", "given" : "Thomas", "non-dropping-particle" : "", "parse-names" : false, "suffix" : "" }, { "dropping-particle" : "", "family" : "Tems", "given" : "Caitlin", "non-dropping-particle" : "", "parse-names" : false, "suffix" : "" }, { "dropping-particle" : "", "family" : "McManus", "given" : "James", "non-dropping-particle" : "", "parse-names" : false, "suffix" : "" }, { "dropping-particle" : "", "family" : "Crusius", "given" : "John", "non-dropping-particle" : "", "parse-names" : false, "suffix" : "" }, { "dropping-particle" : "", "family" : "Ito", "given" : "Taka", "non-dropping-particle" : "", "parse-names" : false, "suffix" : "" }, { "dropping-particle" : "", "family" : "Baumgartner", "given" : "Timothy", "non-dropping-particle" : "", "parse-names" : false, "suffix" : "" }, { "dropping-particle" : "", "family" : "Ferreira", "given" : "Vicente", "non-dropping-particle" : "", "parse-names" : false, "suffix" : "" }, { "dropping-particle" : "", "family" : "Mey", "given" : "Jacob", "non-dropping-particle" : "", "parse-names" : false, "suffix" : "" }, { "dropping-particle" : "", "family" : "Geen", "given" : "Alexander", "non-dropping-particle" : "van", "parse-names" : false, "suffix" : "" } ], "container-title" : "Science", "id" : "ITEM-1", "issue" : "6197", "issued" : { "date-parts" : [ [ "2014", "8", "8" ] ] }, "page" : "665-8", "publisher" : "American Association for the Advancement of Science", "title" : "Oceanography. Centennial changes in North Pacific anoxia linked to tropical trade winds.", "translator" : [ { "dropping-particle" : "", "family" : "J4527", "given" : "", "non-dropping-particle" : "", "parse-names" : false, "suffix" : "" } ], "type" : "article-journal", "volume" : "345" }, "uris" : [ "http://www.mendeley.com/documents/?uuid=b29a7394-9829-3dd4-a370-3a6698aac304" ] } ], "mendeley" : { "formattedCitation" : "(Deutsch et al., 2014)", "manualFormatting" : "(Deutsch et al., 2014)", "plainTextFormattedCitation" : "(Deutsch et al., 2014)", "previouslyFormattedCitation" : "(Deutsch et al., 2014)" }, "properties" : { "noteIndex" : 0 }, "schema" : "https://github.com/citation-style-language/schema/raw/master/csl-citation.json" }</w:instrText>
      </w:r>
      <w:r>
        <w:fldChar w:fldCharType="separate"/>
      </w:r>
      <w:bookmarkStart w:id="2644" w:name="__Fieldmark__175_44475173"/>
      <w:bookmarkStart w:id="2645" w:name="__Fieldmark__17817_553073944"/>
      <w:bookmarkStart w:id="2646" w:name="__Fieldmark__13794_245788016"/>
      <w:bookmarkStart w:id="2647" w:name="__Fieldmark__3599_245788016"/>
      <w:r w:rsidR="00393F8C">
        <w:rPr>
          <w:noProof/>
          <w:lang w:val="en-US"/>
        </w:rPr>
        <w:t>(Deutsch et al., 2014)</w:t>
      </w:r>
      <w:r>
        <w:fldChar w:fldCharType="end"/>
      </w:r>
      <w:bookmarkEnd w:id="2644"/>
      <w:bookmarkEnd w:id="2645"/>
      <w:bookmarkEnd w:id="2646"/>
      <w:bookmarkEnd w:id="2647"/>
      <w:r w:rsidRPr="00E457C1">
        <w:rPr>
          <w:lang w:val="en-US"/>
        </w:rPr>
        <w:t xml:space="preserve">. As discussed in </w:t>
      </w:r>
      <w:r w:rsidR="00417A54" w:rsidRPr="00E457C1">
        <w:rPr>
          <w:lang w:val="en-US"/>
        </w:rPr>
        <w:t>S</w:t>
      </w:r>
      <w:r w:rsidRPr="00E457C1">
        <w:rPr>
          <w:lang w:val="en-US"/>
        </w:rPr>
        <w:t>ection 5.3.1 ocean oxygen went through wide oscillations on multi-centennial time</w:t>
      </w:r>
      <w:ins w:id="2648" w:author="Sara M Tuson" w:date="2021-06-27T22:08:00Z">
        <w:r w:rsidR="00630726">
          <w:rPr>
            <w:lang w:val="en-US"/>
          </w:rPr>
          <w:t xml:space="preserve"> </w:t>
        </w:r>
      </w:ins>
      <w:r w:rsidRPr="00E457C1">
        <w:rPr>
          <w:lang w:val="en-US"/>
        </w:rPr>
        <w:t>scales through the last deglaciation</w:t>
      </w:r>
      <w:r w:rsidR="00560892" w:rsidRPr="00E457C1">
        <w:rPr>
          <w:lang w:val="en-US"/>
        </w:rPr>
        <w:t>,</w:t>
      </w:r>
      <w:r w:rsidRPr="00E457C1">
        <w:rPr>
          <w:lang w:val="en-US"/>
        </w:rPr>
        <w:t xml:space="preserve"> with </w:t>
      </w:r>
      <w:r w:rsidR="00560892" w:rsidRPr="00E457C1">
        <w:rPr>
          <w:lang w:val="en-US"/>
        </w:rPr>
        <w:t>abrupt</w:t>
      </w:r>
      <w:r w:rsidRPr="00E457C1">
        <w:rPr>
          <w:lang w:val="en-US"/>
        </w:rPr>
        <w:t xml:space="preserve"> warming resulting in loss of oxygen in subsurface waters of the North Pacific </w:t>
      </w:r>
      <w:r w:rsidRPr="00D008AD">
        <w:fldChar w:fldCharType="begin" w:fldLock="1"/>
      </w:r>
      <w:r w:rsidR="00E719C0">
        <w:rPr>
          <w:lang w:val="en-US"/>
        </w:rPr>
        <w:instrText>ADDIN CSL_CITATION { "citationItems" : [ { "id" : "ITEM-1", "itemData" : { "DOI" : "10.1038/nature15753", "ISSN" : "0028-0836", "abstract" : "The processes responsible for driving the expansion of the ocean's oxygen minimum zones remain uncertain; here sediment core data from the Gulf of Alaska suggest that reduced oxygen solubility was a result of ocean warming initiating the expansion of the North Pacific oxygen minimum zone, leading to increased marine productivity and carbon export and, in turn, further reductions in dissolved oxygen levels. The processes responsible for driving the expansion of the ocean's oxygen minimum zones \u2014 also known as hypoxic or 'dead' zones \u2014 remain uncertain. This paper describes two warming events during the last deglacial transition that coincide with a shift to hypoxia, based on sediment core data from the Gulf of Alaska. The data suggest that reduced oxygen solubility was a result of ocean warming initiating the expansion of the North Pacific oxygen minimum zone, leading to increased marine productivity and carbon export and, in turn, further reductions in dissolved oxygen levels. Marine sediments from the North Pacific document two episodes of expansion and strengthening of the subsurface oxygen minimum zone (OMZ) accompanied by seafloor hypoxia during the last deglacial transition1,2,3,4. The mechanisms driving this hypoxia remain under debate1,2,3,4,5,6,7,8,9,10,11. We present a new high-resolution alkenone palaeotemperature reconstruction from the Gulf of Alaska that reveals two abrupt warming events of 4\u20135 degrees Celsius at the onset of the B\u00f8lling and Holocene intervals that coincide with sudden shifts to hypoxia at intermediate depths. The presence of diatomaceous laminations and hypoxia-tolerant benthic foraminiferal species, peaks in redox-sensitive trace metals12,13, and enhanced 15N/14N ratio of organic matter13, collectively suggest association with high export production. A decrease in 18O/16O values of benthic foraminifera accompanying the most severe deoxygenation event indicates subsurface warming of up to about 2 degrees Celsius. We infer that abrupt warming triggered expansion of the North Pacific OMZ through reduced oxygen solubility and increased marine productivity via physiological effects; following initiation of hypoxia, remobilization of iron from hypoxic sediments could have provided a positive feedback on ocean deoxygenation through increased nutrient utilization and carbon export. Such a biogeochemical amplification process implies high sensitivity of OMZ expansion to warming.", "author" : [ { "dropping-particle" : "", "family" : "Praetorius", "given" : "S. K.", "non-dropping-particle" : "", "parse-names" : false, "suffix" : "" }, { "dropping-particle" : "", "family" : "Mix", "given" : "A. C.", "non-dropping-particle" : "", "parse-names" : false, "suffix" : "" }, { "dropping-particle" : "", "family" : "Walczak", "given" : "M. H.", "non-dropping-particle" : "", "parse-names" : false, "suffix" : "" }, { "dropping-particle" : "", "family" : "Wolhowe", "given" : "M. D.", "non-dropping-particle" : "", "parse-names" : false, "suffix" : "" }, { "dropping-particle" : "", "family" : "Addison", "given" : "J. A.", "non-dropping-particle" : "", "parse-names" : false, "suffix" : "" }, { "dropping-particle" : "", "family" : "Prahl", "given" : "F. G.", "non-dropping-particle" : "", "parse-names" : false, "suffix" : "" } ], "container-title" : "Nature", "id" : "ITEM-1", "issue" : "7578", "issued" : { "date-parts" : [ [ "2015", "11", "18" ] ] }, "page" : "362-366", "publisher" : "Nature Publishing Group", "title" : "North Pacific deglacial hypoxic events linked to abrupt ocean warming", "translator" : [ { "dropping-particle" : "", "family" : "J6844", "given" : "", "non-dropping-particle" : "", "parse-names" : false, "suffix" : "" } ], "type" : "article-journal", "volume" : "527" }, "uris" : [ "http://www.mendeley.com/documents/?uuid=5795fc78-abd5-33ed-97eb-d15de0f59b59" ] } ], "mendeley" : { "formattedCitation" : "(Praetorius et al., 2015)", "plainTextFormattedCitation" : "(Praetorius et al., 2015)", "previouslyFormattedCitation" : "(Praetorius et al., 2015)" }, "properties" : { "noteIndex" : 0 }, "schema" : "https://github.com/citation-style-language/schema/raw/master/csl-citation.json" }</w:instrText>
      </w:r>
      <w:r w:rsidRPr="00D008AD">
        <w:fldChar w:fldCharType="separate"/>
      </w:r>
      <w:r w:rsidR="00393F8C">
        <w:rPr>
          <w:noProof/>
          <w:lang w:val="en-US"/>
        </w:rPr>
        <w:t>(Praetorius et al., 2015)</w:t>
      </w:r>
      <w:r w:rsidRPr="00D008AD">
        <w:fldChar w:fldCharType="end"/>
      </w:r>
      <w:r w:rsidRPr="00E457C1">
        <w:rPr>
          <w:rFonts w:cs="Times New Roman"/>
          <w:noProof/>
          <w:color w:val="000000" w:themeColor="text1"/>
          <w:lang w:val="en-US"/>
        </w:rPr>
        <w:t xml:space="preserve">. </w:t>
      </w:r>
      <w:r w:rsidRPr="00E457C1">
        <w:rPr>
          <w:lang w:val="en-US"/>
        </w:rPr>
        <w:t xml:space="preserve">The global upper ocean </w:t>
      </w:r>
      <w:r w:rsidR="008836D5" w:rsidRPr="00E457C1">
        <w:rPr>
          <w:lang w:val="en-US"/>
        </w:rPr>
        <w:t xml:space="preserve">oxygen </w:t>
      </w:r>
      <w:r w:rsidRPr="00E457C1">
        <w:rPr>
          <w:lang w:val="en-US"/>
        </w:rPr>
        <w:t xml:space="preserve">inventoryis negatively correlated with ocean heat content with a regression coefficient </w:t>
      </w:r>
      <w:r w:rsidR="008836D5" w:rsidRPr="00E457C1">
        <w:rPr>
          <w:lang w:val="en-US"/>
        </w:rPr>
        <w:t>comparable to</w:t>
      </w:r>
      <w:del w:id="2649" w:author="Sara M Tuson" w:date="2021-06-24T10:27:00Z">
        <w:r w:rsidR="008836D5" w:rsidRPr="00E457C1" w:rsidDel="000C4525">
          <w:rPr>
            <w:lang w:val="en-US"/>
          </w:rPr>
          <w:delText xml:space="preserve"> </w:delText>
        </w:r>
        <w:r w:rsidRPr="00E457C1" w:rsidDel="000C4525">
          <w:rPr>
            <w:lang w:val="en-US"/>
          </w:rPr>
          <w:delText xml:space="preserve"> </w:delText>
        </w:r>
      </w:del>
      <w:ins w:id="2650" w:author="Sara M Tuson" w:date="2021-06-24T10:27:00Z">
        <w:r w:rsidR="000C4525">
          <w:rPr>
            <w:lang w:val="en-US"/>
          </w:rPr>
          <w:t xml:space="preserve"> </w:t>
        </w:r>
      </w:ins>
      <w:r w:rsidR="008836D5" w:rsidRPr="00E457C1">
        <w:rPr>
          <w:lang w:val="en-US"/>
        </w:rPr>
        <w:t xml:space="preserve">that </w:t>
      </w:r>
      <w:r w:rsidRPr="00E457C1">
        <w:rPr>
          <w:lang w:val="en-US"/>
        </w:rPr>
        <w:t xml:space="preserve">found in ocean models </w:t>
      </w:r>
      <w:r>
        <w:fldChar w:fldCharType="begin" w:fldLock="1"/>
      </w:r>
      <w:r w:rsidR="008F46A5" w:rsidRPr="00E457C1">
        <w:rPr>
          <w:lang w:val="en-US"/>
        </w:rPr>
        <w:instrText>ADDIN CSL_CITATION { "citationItems" : [ { "id" : "ITEM-1", "itemData" : { "DOI" : "10.1002/2017GL073613", "ISSN" : "00948276", "author" : [ { "dropping-particle" : "", "family" : "Ito", "given" : "Takamitsu", "non-dropping-particle" : "", "parse-names" : false, "suffix" : "" }, { "dropping-particle" : "", "family" : "Minobe", "given" : "Shoshiro", "non-dropping-particle" : "", "parse-names" : false, "suffix" : "" }, { "dropping-particle" : "", "family" : "Long", "given" : "Matthew C.", "non-dropping-particle" : "", "parse-names" : false, "suffix" : "" }, { "dropping-particle" : "", "family" : "Deutsch", "given" : "Curtis", "non-dropping-particle" : "", "parse-names" : false, "suffix" : "" } ], "container-title" : "Geophysical Research Letters", "id" : "ITEM-1", "issue" : "9", "issued" : { "date-parts" : [ [ "2017", "5", "16" ] ] }, "page" : "4214-4223", "publisher" : "Wiley-Blackwell", "title" : "Upper ocean O2 trends: 1958-2015", "translator" : [ { "dropping-particle" : "", "family" : "J901", "given" : "", "non-dropping-particle" : "", "parse-names" : false, "suffix" : "" } ], "type" : "article-journal", "volume" : "44" }, "uris" : [ "http://www.mendeley.com/documents/?uuid=10974e85-a35a-3ef4-9afc-aece32ebbfc4" ] } ], "mendeley" : { "formattedCitation" : "(Ito et al., 2017)", "plainTextFormattedCitation" : "(Ito et al., 2017)", "previouslyFormattedCitation" : "(Ito et al., 2017)" }, "properties" : { "noteIndex" : 0 }, "schema" : "https://github.com/citation-style-language/schema/raw/master/csl-citation.json" }</w:instrText>
      </w:r>
      <w:r>
        <w:fldChar w:fldCharType="separate"/>
      </w:r>
      <w:bookmarkStart w:id="2651" w:name="__Fieldmark__201_44475173"/>
      <w:bookmarkStart w:id="2652" w:name="__Fieldmark__17838_553073944"/>
      <w:bookmarkStart w:id="2653" w:name="__Fieldmark__13811_245788016"/>
      <w:bookmarkStart w:id="2654" w:name="__Fieldmark__3618_245788016"/>
      <w:r w:rsidR="00393F8C">
        <w:rPr>
          <w:noProof/>
          <w:lang w:val="en-US"/>
        </w:rPr>
        <w:t>(Ito et al., 2017)</w:t>
      </w:r>
      <w:r>
        <w:fldChar w:fldCharType="end"/>
      </w:r>
      <w:bookmarkEnd w:id="2651"/>
      <w:bookmarkEnd w:id="2652"/>
      <w:bookmarkEnd w:id="2653"/>
      <w:bookmarkEnd w:id="2654"/>
      <w:r w:rsidRPr="00E457C1">
        <w:rPr>
          <w:lang w:val="en-US"/>
        </w:rPr>
        <w:t xml:space="preserve">. Variability and trends in the observed upper ocean </w:t>
      </w:r>
      <w:r w:rsidR="00396FBA" w:rsidRPr="00E457C1">
        <w:rPr>
          <w:lang w:val="en-US"/>
        </w:rPr>
        <w:t>oxygen</w:t>
      </w:r>
      <w:r w:rsidRPr="00E457C1">
        <w:rPr>
          <w:lang w:val="en-US"/>
        </w:rPr>
        <w:t xml:space="preserve"> concentration are </w:t>
      </w:r>
      <w:r w:rsidR="008836D5" w:rsidRPr="00E457C1">
        <w:rPr>
          <w:lang w:val="en-US"/>
        </w:rPr>
        <w:t>mainly driven</w:t>
      </w:r>
      <w:r w:rsidRPr="00E457C1">
        <w:rPr>
          <w:lang w:val="en-US"/>
        </w:rPr>
        <w:t xml:space="preserve"> by the apparent oxygen utilization component with small contributions from </w:t>
      </w:r>
      <w:r w:rsidR="00396FBA" w:rsidRPr="00E457C1">
        <w:rPr>
          <w:lang w:val="en-US"/>
        </w:rPr>
        <w:t>oxygen</w:t>
      </w:r>
      <w:r w:rsidRPr="00E457C1">
        <w:rPr>
          <w:lang w:val="en-US"/>
        </w:rPr>
        <w:t xml:space="preserve"> solubility</w:t>
      </w:r>
      <w:r w:rsidR="008836D5" w:rsidRPr="00E457C1">
        <w:rPr>
          <w:lang w:val="en-US"/>
        </w:rPr>
        <w:t xml:space="preserve">, suggesting </w:t>
      </w:r>
      <w:r w:rsidRPr="00E457C1">
        <w:rPr>
          <w:lang w:val="en-US"/>
        </w:rPr>
        <w:t xml:space="preserve">that changing ocean circulation, mixing, and/or biochemical processes, rather than thermally induced solubility effects may be the </w:t>
      </w:r>
      <w:r w:rsidR="008836D5" w:rsidRPr="00E457C1">
        <w:rPr>
          <w:lang w:val="en-US"/>
        </w:rPr>
        <w:t>main driver</w:t>
      </w:r>
      <w:r w:rsidR="00B72BF1" w:rsidRPr="00E457C1">
        <w:rPr>
          <w:lang w:val="en-US"/>
        </w:rPr>
        <w:t>s</w:t>
      </w:r>
      <w:r w:rsidR="008836D5" w:rsidRPr="00E457C1">
        <w:rPr>
          <w:lang w:val="en-US"/>
        </w:rPr>
        <w:t xml:space="preserve"> of observed de</w:t>
      </w:r>
      <w:del w:id="2655" w:author="Sara M Tuson" w:date="2021-06-28T13:15:00Z">
        <w:r w:rsidR="00396FBA" w:rsidRPr="00E457C1" w:rsidDel="00CD487A">
          <w:rPr>
            <w:lang w:val="en-US"/>
          </w:rPr>
          <w:delText>-</w:delText>
        </w:r>
      </w:del>
      <w:r w:rsidR="008836D5" w:rsidRPr="00E457C1">
        <w:rPr>
          <w:lang w:val="en-US"/>
        </w:rPr>
        <w:t>oxygenation</w:t>
      </w:r>
      <w:r w:rsidRPr="00E457C1">
        <w:rPr>
          <w:lang w:val="en-US"/>
        </w:rPr>
        <w:t>. The spatial distribution of the ocean de</w:t>
      </w:r>
      <w:del w:id="2656" w:author="Sara M Tuson" w:date="2021-06-28T13:58:00Z">
        <w:r w:rsidRPr="00E457C1" w:rsidDel="007D3243">
          <w:rPr>
            <w:lang w:val="en-US"/>
          </w:rPr>
          <w:delText>-</w:delText>
        </w:r>
      </w:del>
      <w:r w:rsidRPr="00E457C1">
        <w:rPr>
          <w:lang w:val="en-US"/>
        </w:rPr>
        <w:t xml:space="preserve">oxygenation in the interior of the ocean as well as over coastal areas are further assessed in Section 5.3. </w:t>
      </w:r>
    </w:p>
    <w:p w14:paraId="4F4792B2" w14:textId="77777777" w:rsidR="009F594A" w:rsidRPr="00E457C1" w:rsidRDefault="009F594A" w:rsidP="009F594A">
      <w:pPr>
        <w:pStyle w:val="AR6BodyText"/>
        <w:rPr>
          <w:lang w:val="en-US"/>
        </w:rPr>
      </w:pPr>
    </w:p>
    <w:p w14:paraId="07D3899D" w14:textId="087BD453" w:rsidR="009F594A" w:rsidRPr="00E457C1" w:rsidRDefault="009F594A" w:rsidP="009F594A">
      <w:pPr>
        <w:pStyle w:val="AR6BodyText"/>
        <w:rPr>
          <w:lang w:val="en-US"/>
        </w:rPr>
      </w:pPr>
      <w:r w:rsidRPr="00E457C1">
        <w:rPr>
          <w:lang w:val="en-US"/>
        </w:rPr>
        <w:t>As one of the most commonly observed surface parameters, the partial pressure of CO</w:t>
      </w:r>
      <w:r w:rsidRPr="00E457C1">
        <w:rPr>
          <w:vertAlign w:val="subscript"/>
          <w:lang w:val="en-US"/>
        </w:rPr>
        <w:t>2</w:t>
      </w:r>
      <w:r w:rsidR="00C87F62" w:rsidRPr="00E457C1">
        <w:rPr>
          <w:lang w:val="en-US"/>
        </w:rPr>
        <w:t xml:space="preserve"> </w:t>
      </w:r>
      <w:r w:rsidRPr="00E457C1">
        <w:rPr>
          <w:lang w:val="en-US"/>
        </w:rPr>
        <w:t>has been the topic of considerable detection and attribution work. In North Atlantic subtropical and equatorial biomes, warming has been shown to be a significant and persistent contributor to the observed increase in</w:t>
      </w:r>
      <w:r w:rsidR="00C1300D" w:rsidRPr="00E457C1">
        <w:rPr>
          <w:lang w:val="en-US"/>
        </w:rPr>
        <w:t xml:space="preserve"> the partial pressure of</w:t>
      </w:r>
      <w:r w:rsidRPr="00E457C1">
        <w:rPr>
          <w:lang w:val="en-US"/>
        </w:rPr>
        <w:t xml:space="preserve"> CO</w:t>
      </w:r>
      <w:r w:rsidRPr="00E457C1">
        <w:rPr>
          <w:vertAlign w:val="subscript"/>
          <w:lang w:val="en-US"/>
        </w:rPr>
        <w:t>2</w:t>
      </w:r>
      <w:r w:rsidRPr="00E457C1">
        <w:rPr>
          <w:lang w:val="en-US"/>
        </w:rPr>
        <w:t xml:space="preserve"> since the mid</w:t>
      </w:r>
      <w:r w:rsidRPr="00E457C1">
        <w:rPr>
          <w:rFonts w:ascii="Cambria Math" w:hAnsi="Cambria Math" w:cs="Cambria Math"/>
          <w:lang w:val="en-US"/>
        </w:rPr>
        <w:t>‐</w:t>
      </w:r>
      <w:r w:rsidRPr="00E457C1">
        <w:rPr>
          <w:lang w:val="en-US"/>
        </w:rPr>
        <w:t>2000s with long</w:t>
      </w:r>
      <w:r w:rsidRPr="00E457C1">
        <w:rPr>
          <w:rFonts w:ascii="Cambria Math" w:hAnsi="Cambria Math" w:cs="Cambria Math"/>
          <w:lang w:val="en-US"/>
        </w:rPr>
        <w:t>‐</w:t>
      </w:r>
      <w:r w:rsidRPr="00E457C1">
        <w:rPr>
          <w:lang w:val="en-US"/>
        </w:rPr>
        <w:t xml:space="preserve">term warming leading to a reduction in ocean carbon uptake </w:t>
      </w:r>
      <w:r>
        <w:fldChar w:fldCharType="begin" w:fldLock="1"/>
      </w:r>
      <w:r w:rsidR="008F46A5" w:rsidRPr="00E457C1">
        <w:rPr>
          <w:lang w:val="en-US"/>
        </w:rPr>
        <w:instrText>ADDIN CSL_CITATION { "citationItems" : [ { "id" : "ITEM-1", "itemData" : { "DOI" : "10.1002/gbc.20051", "ISSN" : "08866236", "author" : [ { "dropping-particle" : "", "family" : "Fay", "given" : "A. R.", "non-dropping-particle" : "", "parse-names" : false, "suffix" : "" }, { "dropping-particle" : "", "family" : "McKinley", "given" : "G. A.", "non-dropping-particle" : "", "parse-names" : false, "suffix" : "" } ], "container-title" : "Global Biogeochemical Cycles", "id" : "ITEM-1", "issue" : "2", "issued" : { "date-parts" : [ [ "2013", "6", "1" ] ] }, "page" : "541-557", "publisher" : "Wiley-Blackwell", "title" : "Global trends in surface ocean pCO2 from in situ data", "translator" : [ { "dropping-particle" : "", "family" : "J908", "given" : "", "non-dropping-particle" : "", "parse-names" : false, "suffix" : "" } ], "type" : "article-journal", "volume" : "27" }, "uris" : [ "http://www.mendeley.com/documents/?uuid=d8c68582-053f-3f74-b44e-0b1ab51da812" ] } ], "mendeley" : { "formattedCitation" : "(Fay and McKinley, 2013)", "plainTextFormattedCitation" : "(Fay and McKinley, 2013)", "previouslyFormattedCitation" : "(Fay and McKinley, 2013)" }, "properties" : { "noteIndex" : 0 }, "schema" : "https://github.com/citation-style-language/schema/raw/master/csl-citation.json" }</w:instrText>
      </w:r>
      <w:r>
        <w:fldChar w:fldCharType="separate"/>
      </w:r>
      <w:bookmarkStart w:id="2657" w:name="__Fieldmark__236_44475173"/>
      <w:bookmarkStart w:id="2658" w:name="__Fieldmark__17865_553073944"/>
      <w:bookmarkStart w:id="2659" w:name="__Fieldmark__13834_245788016"/>
      <w:bookmarkStart w:id="2660" w:name="__Fieldmark__3649_245788016"/>
      <w:r w:rsidR="00393F8C">
        <w:rPr>
          <w:noProof/>
          <w:lang w:val="en-US"/>
        </w:rPr>
        <w:t>(Fay and McKinley, 2013)</w:t>
      </w:r>
      <w:r>
        <w:fldChar w:fldCharType="end"/>
      </w:r>
      <w:bookmarkEnd w:id="2657"/>
      <w:bookmarkEnd w:id="2658"/>
      <w:bookmarkEnd w:id="2659"/>
      <w:bookmarkEnd w:id="2660"/>
      <w:r w:rsidRPr="00E457C1">
        <w:rPr>
          <w:lang w:val="en-US"/>
        </w:rPr>
        <w:t xml:space="preserve">, and with both </w:t>
      </w:r>
      <w:r w:rsidR="00593BC4" w:rsidRPr="00E457C1">
        <w:rPr>
          <w:lang w:val="en-US"/>
        </w:rPr>
        <w:t xml:space="preserve">the partial pressure of </w:t>
      </w:r>
      <w:r w:rsidRPr="00E457C1">
        <w:rPr>
          <w:lang w:val="en-US"/>
        </w:rPr>
        <w:t>CO</w:t>
      </w:r>
      <w:r w:rsidRPr="00E457C1">
        <w:rPr>
          <w:vertAlign w:val="subscript"/>
          <w:lang w:val="en-US"/>
        </w:rPr>
        <w:t>2</w:t>
      </w:r>
      <w:r w:rsidRPr="00E457C1">
        <w:rPr>
          <w:lang w:val="en-US"/>
        </w:rPr>
        <w:t xml:space="preserve"> and associated carbon uptake demonstrating strong predictability as a function of interannual to decadal climate state </w:t>
      </w:r>
      <w:r>
        <w:fldChar w:fldCharType="begin" w:fldLock="1"/>
      </w:r>
      <w:ins w:id="2661" w:author="Robin Matthews" w:date="2021-06-15T15:27:00Z">
        <w:r w:rsidR="00E95303">
          <w:rPr>
            <w:lang w:val="en-US"/>
          </w:rPr>
          <w:instrText>ADDIN CSL_CITATION { "citationItems" : [ { "id" : "ITEM-1", "itemData" : { "DOI" : "10.1175/JCLI-D-15-0520.1", "ISSN" : "08948755", "PMID" : "25352285", "abstract" : "AbstractMoisture originating from the subtropical North Atlantic feeds precipitation throughout the Western Hemisphere. This ocean-to-land moisture transport leaves its imprint on sea surface salinity (SSS), enabling SSS over the subtropical oceans to be used as an indicator of terrestrial precipitation. This study demonstrates that springtime SSS over the northwestern portion of the subtropical North Atlantic significantly correlates with summertime precipitation over the U.S. Midwest. The linkage between springtime SSS and the Midwest summer precipitation is established through ocean-to-land moisture transport followed by a soil moisture feedback over the southern United States. In the spring, high SSS over the northwestern subtropical Atlantic coincides with a local increase in moisture flux divergence. The moisture flux is then directed toward and converges over the southern United States, which experiences increased precipitation and soil moisture. The increased soil moisture influences the regional ...", "author" : [ { "dropping-particle" : "", "family" : "Li", "given" : "Laifang", "non-dropping-particle" : "", "parse-names" : false, "suffix" : "" }, { "dropping-particle" : "", "family" : "Schmitt", "given" : "Raymond W.", "non-dropping-particle" : "", "parse-names" : false, "suffix" : "" }, { "dropping-particle" : "", "family" : "Ummenhofer", "given" : "Caroline C.", "non-dropping-particle" : "", "parse-names" : false, "suffix" : "" }, { "dropping-particle" : "", "family" : "Karnauskas", "given" : "Kristopher B.", "non-dropping-particle" : "", "parse-names" : false, "suffix" : "" } ], "container-title" : "Journal of Climate", "id" : "ITEM-1", "issue" : "9", "issued" : { "date-parts" : [ [ "2016", "5", "19" ] ] }, "page" : "3143-3159", "title" : "Implications of North Atlantic sea surface salinity for summer precipitation over the U.S. Midwest: Mechanisms and predictive value", "translator" : [ { "dropping-particle" : "", "family" : "J4356", "given" : "", "non-dropping-particle" : "", "parse-names" : false, "suffix" : "" } ], "type" : "article-journal", "volume" : "29" }, "uris" : [ "http://www.mendeley.com/documents/?uuid=83e85cba-499d-3f40-94ec-d8d248d5ca02" ] }, { "id" : "ITEM-2", "itemData" : { "DOI" : "10.1002/2017GL075370", "ISSN" : "00948276", "author" : [ { "dropping-particle" : "", "family" : "Li", "given" : "Hongmei", "non-dropping-particle" : "", "parse-names" : false, "suffix" : "" }, { "dropping-particle" : "", "family" : "Ilyina", "given" : "Tatiana", "non-dropping-particle" : "", "parse-names" : false, "suffix" : "" } ], "container-title" : "Geophysical Research Letters", "id" : "ITEM-2", "issue" : "2", "issued" : { "date-parts" : [ [ "2018", "1", "28" ] ] }, "page" : "916-925", "publisher" : "Wiley-Blackwell", "title" : "Current and Future Decadal Trends in the Oceanic Carbon Uptake Are Dominated by Internal Variability", "translator" : [ { "dropping-particle" : "", "family" : "J4517", "given" : "", "non-dropping-particle" : "", "parse-names" : false, "suffix" : "" } ], "type" : "article-journal", "volume" : "45" }, "uris" : [ "http://www.mendeley.com/documents/?uuid=c17a876d-3a61-3273-8b06-a78702306c6c" ] } ], "mendeley" : { "formattedCitation" : "(Li et al., 2016a; Li and Ilyina, 2018)", "manualFormatting" : "(L. Li et al., 2016; Li and Ilyina, 2018)", "plainTextFormattedCitation" : "(Li et al., 2016a; Li and Ilyina, 2018)", "previouslyFormattedCitation" : "(Li et al., 2016a; Li and Ilyina, 2018)" }, "properties" : { "noteIndex" : 0 }, "schema" : "https://github.com/citation-style-language/schema/raw/master/csl-citation.json" }</w:instrText>
        </w:r>
      </w:ins>
      <w:del w:id="2662" w:author="Robin Matthews" w:date="2021-06-15T15:27:00Z">
        <w:r w:rsidR="00E719C0" w:rsidDel="00E95303">
          <w:rPr>
            <w:lang w:val="en-US"/>
          </w:rPr>
          <w:delInstrText>ADDIN CSL_CITATION { "citationItems" : [ { "id" : "ITEM-1", "itemData" : { "DOI" : "10.1175/JCLI-D-15-0520.1", "ISSN" : "08948755", "PMID" : "25352285", "abstract" : "AbstractMoisture originating from the subtropical North Atlantic feeds precipitation throughout the Western Hemisphere. This ocean-to-land moisture transport leaves its imprint on sea surface salinity (SSS), enabling SSS over the subtropical oceans to be used as an indicator of terrestrial precipitation. This study demonstrates that springtime SSS over the northwestern portion of the subtropical North Atlantic significantly correlates with summertime precipitation over the U.S. Midwest. The linkage between springtime SSS and the Midwest summer precipitation is established through ocean-to-land moisture transport followed by a soil moisture feedback over the southern United States. In the spring, high SSS over the northwestern subtropical Atlantic coincides with a local increase in moisture flux divergence. The moisture flux is then directed toward and converges over the southern United States, which experiences increased precipitation and soil moisture. The increased soil moisture influences the regional ...", "author" : [ { "dropping-particle" : "", "family" : "Li", "given" : "Laifang", "non-dropping-particle" : "", "parse-names" : false, "suffix" : "" }, { "dropping-particle" : "", "family" : "Schmitt", "given" : "Raymond W.", "non-dropping-particle" : "", "parse-names" : false, "suffix" : "" }, { "dropping-particle" : "", "family" : "Ummenhofer", "given" : "Caroline C.", "non-dropping-particle" : "", "parse-names" : false, "suffix" : "" }, { "dropping-particle" : "", "family" : "Karnauskas", "given" : "Kristopher B.", "non-dropping-particle" : "", "parse-names" : false, "suffix" : "" } ], "container-title" : "Journal of Climate", "id" : "ITEM-1", "issue" : "9", "issued" : { "date-parts" : [ [ "2016", "5", "19" ] ] }, "page" : "3143-3159", "title" : "Implications of North Atlantic sea surface salinity for summer precipitation over the U.S. Midwest: Mechanisms and predictive value", "translator" : [ { "dropping-particle" : "", "family" : "J4356", "given" : "", "non-dropping-particle" : "", "parse-names" : false, "suffix" : "" } ], "type" : "article-journal", "volume" : "29" }, "uris" : [ "http://www.mendeley.com/documents/?uuid=83e85cba-499d-3f40-94ec-d8d248d5ca02" ] }, { "id" : "ITEM-2", "itemData" : { "DOI" : "10.1002/2017GL075370", "ISSN" : "00948276", "author" : [ { "dropping-particle" : "", "family" : "Li", "given" : "Hongmei", "non-dropping-particle" : "", "parse-names" : false, "suffix" : "" }, { "dropping-particle" : "", "family" : "Ilyina", "given" : "Tatiana", "non-dropping-particle" : "", "parse-names" : false, "suffix" : "" } ], "container-title" : "Geophysical Research Letters", "id" : "ITEM-2", "issue" : "2", "issued" : { "date-parts" : [ [ "2018", "1", "28" ] ] }, "page" : "916-925", "publisher" : "Wiley-Blackwell", "title" : "Current and Future Decadal Trends in the Oceanic Carbon Uptake Are Dominated by Internal Variability", "translator" : [ { "dropping-particle" : "", "family" : "J4517", "given" : "", "non-dropping-particle" : "", "parse-names" : false, "suffix" : "" } ], "type" : "article-journal", "volume" : "45" }, "uris" : [ "http://www.mendeley.com/documents/?uuid=c17a876d-3a61-3273-8b06-a78702306c6c" ] } ], "mendeley" : { "formattedCitation" : "(Li et al., 2016a; Li and Ilyina, 2018)", "plainTextFormattedCitation" : "(Li et al., 2016a; Li and Ilyina, 2018)", "previouslyFormattedCitation" : "(Li et al., 2016a; Li and Ilyina, 2018)" }, "properties" : { "noteIndex" : 0 }, "schema" : "https://github.com/citation-style-language/schema/raw/master/csl-citation.json" }</w:delInstrText>
        </w:r>
      </w:del>
      <w:r>
        <w:fldChar w:fldCharType="separate"/>
      </w:r>
      <w:bookmarkStart w:id="2663" w:name="__Fieldmark__253_44475173"/>
      <w:bookmarkStart w:id="2664" w:name="__Fieldmark__17878_553073944"/>
      <w:bookmarkStart w:id="2665" w:name="__Fieldmark__13843_245788016"/>
      <w:bookmarkStart w:id="2666" w:name="__Fieldmark__3661_245788016"/>
      <w:r w:rsidR="00393F8C">
        <w:rPr>
          <w:noProof/>
          <w:lang w:val="en-US"/>
        </w:rPr>
        <w:t>(L. Li et al., 2016; Li and Ilyina, 2018)</w:t>
      </w:r>
      <w:r>
        <w:fldChar w:fldCharType="end"/>
      </w:r>
      <w:bookmarkEnd w:id="2663"/>
      <w:bookmarkEnd w:id="2664"/>
      <w:bookmarkEnd w:id="2665"/>
      <w:bookmarkEnd w:id="2666"/>
      <w:r w:rsidRPr="00E457C1">
        <w:rPr>
          <w:lang w:val="en-US"/>
        </w:rPr>
        <w:t>. In the Southern Ocean however, detection and attribution of surface trends</w:t>
      </w:r>
      <w:r w:rsidR="00C1300D" w:rsidRPr="00E457C1">
        <w:rPr>
          <w:lang w:val="en-US"/>
        </w:rPr>
        <w:t xml:space="preserve"> in the partial pressure of CO</w:t>
      </w:r>
      <w:r w:rsidR="00C1300D" w:rsidRPr="00E457C1">
        <w:rPr>
          <w:vertAlign w:val="subscript"/>
          <w:lang w:val="en-US"/>
        </w:rPr>
        <w:t>2</w:t>
      </w:r>
      <w:r w:rsidRPr="00E457C1">
        <w:rPr>
          <w:lang w:val="en-US"/>
        </w:rPr>
        <w:t xml:space="preserve"> has proven more elusive and dependent on methodology, with some</w:t>
      </w:r>
      <w:r w:rsidR="00C1300D" w:rsidRPr="00E457C1">
        <w:rPr>
          <w:lang w:val="en-US"/>
        </w:rPr>
        <w:t xml:space="preserve"> studies</w:t>
      </w:r>
      <w:r w:rsidRPr="00E457C1">
        <w:rPr>
          <w:lang w:val="en-US"/>
        </w:rPr>
        <w:t xml:space="preserve"> suggesti</w:t>
      </w:r>
      <w:r w:rsidR="00C1300D" w:rsidRPr="00E457C1">
        <w:rPr>
          <w:lang w:val="en-US"/>
        </w:rPr>
        <w:t>ng</w:t>
      </w:r>
      <w:r w:rsidRPr="00E457C1">
        <w:rPr>
          <w:lang w:val="en-US"/>
        </w:rPr>
        <w:t xml:space="preserve"> that Southern Ocean carbon uptake slowed from about 1990 to 2006 and subsequently strengthened from 2007 to 2010 </w:t>
      </w:r>
      <w:r>
        <w:fldChar w:fldCharType="begin" w:fldLock="1"/>
      </w:r>
      <w:r w:rsidR="00E719C0">
        <w:rPr>
          <w:lang w:val="en-US"/>
        </w:rPr>
        <w:instrText>ADDIN CSL_CITATION { "citationItems" : [ { "id" : "ITEM-1", "itemData" : { "DOI" : "10.1002/2014GL061324", "ISSN" : "00948276", "author" : [ { "dropping-particle" : "", "family" : "Fay", "given" : "Amanda R.", "non-dropping-particle" : "", "parse-names" : false, "suffix" : "" }, { "dropping-particle" : "", "family" : "McKinley", "given" : "Galen A.", "non-dropping-particle" : "", "parse-names" : false, "suffix" : "" }, { "dropping-particle" : "", "family" : "Lovenduski", "given" : "Nicole S.", "non-dropping-particle" : "", "parse-names" : false, "suffix" : "" } ], "container-title" : "Geophysical Research Letters", "id" : "ITEM-1", "issue" : "19", "issued" : { "date-parts" : [ [ "2014", "10", "16" ] ] }, "page" : "6833-6840", "publisher" : "Wiley-Blackwell", "title" : "Southern Ocean carbon trends: Sensitivity to methods", "translator" : [ { "dropping-particle" : "", "family" : "J4525", "given" : "", "non-dropping-particle" : "", "parse-names" : false, "suffix" : "" } ], "type" : "article-journal", "volume" : "41" }, "uris" : [ "http://www.mendeley.com/documents/?uuid=bcffd0ab-a965-3383-84db-e477dd4fd10c" ] }, { "id" : "ITEM-2", "itemData" : { "DOI" : "10.1029/2007GB003139", "ISSN" : "08866236", "author" : [ { "dropping-particle" : "", "family" : "Lovenduski", "given" : "Nicole S.", "non-dropping-particle" : "", "parse-names" : false, "suffix" : "" }, { "dropping-particle" : "", "family" : "Gruber", "given" : "Nicolas", "non-dropping-particle" : "", "parse-names" : false, "suffix" : "" }, { "dropping-particle" : "", "family" : "Doney", "given" : "Scott C.", "non-dropping-particle" : "", "parse-names" : false, "suffix" : "" } ], "container-title" : "Global Biogeochemical Cycles", "id" : "ITEM-2", "issue" : "3", "issued" : { "date-parts" : [ [ "2008", "9", "1" ] ] }, "page" : "n/a-n/a", "publisher" : "Wiley-Blackwell", "title" : "Toward a mechanistic understanding of the decadal trends in the Southern Ocean carbon sink", "translator" : [ { "dropping-particle" : "", "family" : "J4515", "given" : "", "non-dropping-particle" : "", "parse-names" : false, "suffix" : "" } ], "type" : "article-journal", "volume" : "22" }, "uris" : [ "http://www.mendeley.com/documents/?uuid=e18af44d-4213-398b-b1fb-dfa894e49084" ] }, { "id" : "ITEM-3", "itemData" : { "DOI" : "10.1002/2017GL074837", "ISSN" : "00948276", "author" : [ { "dropping-particle" : "", "family" : "Ritter", "given" : "R.", "non-dropping-particle" : "", "parse-names" : false, "suffix" : "" }, { "dropping-particle" : "", "family" : "Landsch\u00fctzer", "given" : "P.", "non-dropping-particle" : "", "parse-names" : false, "suffix" : "" }, { "dropping-particle" : "", "family" : "Gruber", "given" : "N.", "non-dropping-particle" : "", "parse-names" : false, "suffix" : "" }, { "dropping-particle" : "", "family" : "Fay", "given" : "A. R.", "non-dropping-particle" : "", "parse-names" : false, "suffix" : "" }, { "dropping-particle" : "", "family" : "Iida", "given" : "Y.", "non-dropping-particle" : "", "parse-names" : false, "suffix" : "" }, { "dropping-particle" : "", "family" : "Jones", "given" : "S.", "non-dropping-particle" : "", "parse-names" : false, "suffix" : "" }, { "dropping-particle" : "", "family" : "Nakaoka", "given" : "S.", "non-dropping-particle" : "", "parse-names" : false, "suffix" : "" }, { "dropping-particle" : "", "family" : "Park", "given" : "G.-H.", "non-dropping-particle" : "", "parse-names" : false, "suffix" : "" }, { "dropping-particle" : "", "family" : "Peylin", "given" : "P.", "non-dropping-particle" : "", "parse-names" : false, "suffix" : "" }, { "dropping-particle" : "", "family" : "R\u00f6denbeck", "given" : "C.", "non-dropping-particle" : "", "parse-names" : false, "suffix" : "" }, { "dropping-particle" : "", "family" : "Rodgers", "given" : "K. B.", "non-dropping-particle" : "", "parse-names" : false, "suffix" : "" }, { "dropping-particle" : "", "family" : "Shutler", "given" : "J. D.", "non-dropping-particle" : "", "parse-names" : false, "suffix" : "" }, { "dropping-particle" : "", "family" : "Zeng", "given" : "J.", "non-dropping-particle" : "", "parse-names" : false, "suffix" : "" } ], "container-title" : "Geophysical Research Letters", "id" : "ITEM-3", "issue" : "24", "issued" : { "date-parts" : [ [ "2017", "12", "28" ] ] }, "page" : "12,339-12,348", "publisher" : "Wiley-Blackwell", "title" : "Observation-Based Trends of the Southern Ocean Carbon Sink", "translator" : [ { "dropping-particle" : "", "family" : "J4507", "given" : "", "non-dropping-particle" : "", "parse-names" : false, "suffix" : "" } ], "type" : "article-journal", "volume" : "44" }, "uris" : [ "http://www.mendeley.com/documents/?uuid=9e4cdc1f-2427-3e3e-bb13-f4f74506eb08" ] } ], "mendeley" : { "formattedCitation" : "(Lovenduski et al., 2008; Fay et al., 2014; Ritter et al., 2017)", "plainTextFormattedCitation" : "(Lovenduski et al., 2008; Fay et al., 2014; Ritter et al., 2017)", "previouslyFormattedCitation" : "(Lovenduski et al., 2008; Fay et al., 2014; Ritter et al., 2017)" }, "properties" : { "noteIndex" : 0 }, "schema" : "https://github.com/citation-style-language/schema/raw/master/csl-citation.json" }</w:instrText>
      </w:r>
      <w:r>
        <w:fldChar w:fldCharType="separate"/>
      </w:r>
      <w:bookmarkStart w:id="2667" w:name="__Fieldmark__3673_245788016"/>
      <w:bookmarkStart w:id="2668" w:name="__Fieldmark__13856_245788016"/>
      <w:bookmarkStart w:id="2669" w:name="__Fieldmark__17889_553073944"/>
      <w:bookmarkStart w:id="2670" w:name="__Fieldmark__269_44475173"/>
      <w:r w:rsidR="00393F8C">
        <w:rPr>
          <w:noProof/>
          <w:lang w:val="en-US"/>
        </w:rPr>
        <w:t>(Lovenduski et al., 2008; Fay et al., 2014; Ritter et al., 2017)</w:t>
      </w:r>
      <w:r>
        <w:fldChar w:fldCharType="end"/>
      </w:r>
      <w:bookmarkEnd w:id="2667"/>
      <w:bookmarkEnd w:id="2668"/>
      <w:bookmarkEnd w:id="2669"/>
      <w:bookmarkEnd w:id="2670"/>
      <w:r w:rsidRPr="00E457C1">
        <w:rPr>
          <w:lang w:val="en-US"/>
        </w:rPr>
        <w:t xml:space="preserve">. Other </w:t>
      </w:r>
      <w:r w:rsidR="00230A09" w:rsidRPr="00E457C1">
        <w:rPr>
          <w:lang w:val="en-US"/>
        </w:rPr>
        <w:t xml:space="preserve">studies </w:t>
      </w:r>
      <w:r w:rsidRPr="00E457C1">
        <w:rPr>
          <w:lang w:val="en-US"/>
        </w:rPr>
        <w:t xml:space="preserve">have suggested that </w:t>
      </w:r>
      <w:r w:rsidR="00230A09" w:rsidRPr="00E457C1">
        <w:rPr>
          <w:lang w:val="en-US"/>
        </w:rPr>
        <w:t xml:space="preserve">poor </w:t>
      </w:r>
      <w:r w:rsidRPr="00E457C1">
        <w:rPr>
          <w:lang w:val="en-US"/>
        </w:rPr>
        <w:t xml:space="preserve">representation of the seasonal cycle </w:t>
      </w:r>
      <w:r w:rsidR="00230A09" w:rsidRPr="00E457C1">
        <w:rPr>
          <w:lang w:val="en-US"/>
        </w:rPr>
        <w:t xml:space="preserve">in the Southern Ocean </w:t>
      </w:r>
      <w:r w:rsidRPr="00E457C1">
        <w:rPr>
          <w:lang w:val="en-US"/>
        </w:rPr>
        <w:t>may confound models’ ability to represent</w:t>
      </w:r>
      <w:r w:rsidR="00230A09" w:rsidRPr="00E457C1">
        <w:rPr>
          <w:lang w:val="en-US"/>
        </w:rPr>
        <w:t xml:space="preserve"> changes in the partial pressure of CO</w:t>
      </w:r>
      <w:r w:rsidR="00230A09" w:rsidRPr="00E457C1">
        <w:rPr>
          <w:vertAlign w:val="subscript"/>
          <w:lang w:val="en-US"/>
        </w:rPr>
        <w:t>2</w:t>
      </w:r>
      <w:r w:rsidR="00230A09" w:rsidRPr="00E457C1">
        <w:rPr>
          <w:lang w:val="en-US"/>
        </w:rPr>
        <w:t xml:space="preserve"> in the Southern Ocean</w:t>
      </w:r>
      <w:r w:rsidRPr="00E457C1">
        <w:rPr>
          <w:lang w:val="en-US"/>
        </w:rPr>
        <w:t xml:space="preserve"> </w:t>
      </w:r>
      <w:r>
        <w:fldChar w:fldCharType="begin" w:fldLock="1"/>
      </w:r>
      <w:r w:rsidR="00E719C0">
        <w:rPr>
          <w:lang w:val="en-US"/>
        </w:rPr>
        <w:instrText>ADDIN CSL_CITATION { "citationItems" : [ { "id" : "ITEM-1", "itemData" : { "DOI" : "10.5194/bg-15-2851-2018", "ISSN" : "1726-4189", "abstract" : "Abstract. The Southern Ocean forms an important component of the Earth system as a major sink of CO2 and heat. Recent studies based on the Coupled Model Intercomparison Project version 5 (CMIP5) Earth system models (ESMs) show that CMIP5 models disagree on the phasing of the seasonal cycle of the CO2 flux (FCO2) and compare poorly with available observation products for the Southern Ocean. Because the seasonal cycle is the dominant mode of CO2 variability in the Southern Ocean, its simulation is a rigorous test for models and their long-term projections. Here we examine the competing roles of temperature and dissolved inorganic carbon (DIC) as drivers of the seasonal cycle of pCO2 in the Southern Ocean to explain the mechanistic basis for the seasonal biases in CMIP5 models. We find that despite significant differences in the spatial characteristics of the mean annual fluxes, the intra-model homogeneity in the seasonal cycle of FCO2 is greater than observational products. FCO2 biases in CMIP5 models can be grouped into two main categories, i.e., group-SST and group-DIC. Group-SST models show an exaggeration of the seasonal rates of change of sea surface temperature (SST) in autumn and spring during the cooling and warming peaks. These higher-than-observed rates of change of SST tip the control of the seasonal cycle of pCO2 and FCO2 towards SST and result in a divergence between the observed and modeled seasonal cycles, particularly in the Sub-Antarctic Zone. While almost all analyzed models (9 out of 10) show these SST-driven biases, 3 out of 10 (namely NorESM1-ME, HadGEM-ES and MPI-ESM, collectively the group-DIC models) compensate for the solubility bias because of their overly exaggerated primary production, such that biologically driven DIC changes mainly regulate the seasonal cycle of FCO2.", "author" : [ { "dropping-particle" : "", "family" : "Mongwe", "given" : "N. Precious", "non-dropping-particle" : "", "parse-names" : false, "suffix" : "" }, { "dropping-particle" : "", "family" : "Vichi", "given" : "Marcello", "non-dropping-particle" : "", "parse-names" : false, "suffix" : "" }, { "dropping-particle" : "", "family" : "Monteiro", "given" : "Pedro M. S.", "non-dropping-particle" : "", "parse-names" : false, "suffix" : "" } ], "container-title" : "Biogeosciences", "id" : "ITEM-1", "issue" : "9", "issued" : { "date-parts" : [ [ "2018", "5", "15" ] ] }, "page" : "2851-2872", "title" : "The seasonal cycle of pCO2 and CO2 fluxes in the Southern Ocean: diagnosing anomalies in CMIP5 Earth system models", "translator" : [ { "dropping-particle" : "", "family" : "J4511", "given" : "", "non-dropping-particle" : "", "parse-names" : false, "suffix" : "" } ], "type" : "article-journal", "volume" : "15" }, "uris" : [ "http://www.mendeley.com/documents/?uuid=cd5c7538-0973-326e-8986-f8b1722211e9" ] }, { "id" : "ITEM-2", "itemData" : { "DOI" : "10.1002/2015GL067584", "ISSN" : "00948276", "author" : [ { "dropping-particle" : "", "family" : "Nevison", "given" : "C. D.", "non-dropping-particle" : "", "parse-names" : false, "suffix" : "" }, { "dropping-particle" : "", "family" : "Manizza", "given" : "M.", "non-dropping-particle" : "", "parse-names" : false, "suffix" : "" }, { "dropping-particle" : "", "family" : "Keeling", "given" : "R. F.", "non-dropping-particle" : "", "parse-names" : false, "suffix" : "" }, { "dropping-particle" : "", "family" : "Stephens", "given" : "B. B.", "non-dropping-particle" : "", "parse-names" : false, "suffix" : "" }, { "dropping-particle" : "", "family" : "Bent", "given" : "J. D.", "non-dropping-particle" : "", "parse-names" : false, "suffix" : "" }, { "dropping-particle" : "", "family" : "Dunne", "given" : "J.", "non-dropping-particle" : "", "parse-names" : false, "suffix" : "" }, { "dropping-particle" : "", "family" : "Ilyina", "given" : "T.", "non-dropping-particle" : "", "parse-names" : false, "suffix" : "" }, { "dropping-particle" : "", "family" : "Long", "given" : "M.", "non-dropping-particle" : "", "parse-names" : false, "suffix" : "" }, { "dropping-particle" : "", "family" : "Resplandy", "given" : "L.", "non-dropping-particle" : "", "parse-names" : false, "suffix" : "" }, { "dropping-particle" : "", "family" : "Tjiputra", "given" : "J.", "non-dropping-particle" : "", "parse-names" : false, "suffix" : "" }, { "dropping-particle" : "", "family" : "Yukimoto", "given" : "S.", "non-dropping-particle" : "", "parse-names" : false, "suffix" : "" } ], "container-title" : "Geophysical Research Letters", "id" : "ITEM-2", "issue" : "5", "issued" : { "date-parts" : [ [ "2016", "3", "16" ] ] }, "page" : "2077-2085", "publisher" : "Wiley-Blackwell", "title" : "Evaluating CMIP5 ocean biogeochemistry and Southern Ocean carbon uptake using atmospheric potential oxygen: Present-day performance and future projection", "translator" : [ { "dropping-particle" : "", "family" : "J4510", "given" : "", "non-dropping-particle" : "", "parse-names" : false, "suffix" : "" } ], "type" : "article-journal", "volume" : "43" }, "uris" : [ "http://www.mendeley.com/documents/?uuid=b852c1e9-6a48-34f2-b34a-d7a210c57e27" ] } ], "mendeley" : { "formattedCitation" : "(Nevison et al., 2016; Mongwe et al., 2018)", "plainTextFormattedCitation" : "(Nevison et al., 2016; Mongwe et al., 2018)", "previouslyFormattedCitation" : "(Nevison et al., 2016; Mongwe et al., 2018)" }, "properties" : { "noteIndex" : 0 }, "schema" : "https://github.com/citation-style-language/schema/raw/master/csl-citation.json" }</w:instrText>
      </w:r>
      <w:r>
        <w:fldChar w:fldCharType="separate"/>
      </w:r>
      <w:bookmarkStart w:id="2671" w:name="__Fieldmark__3683_245788016"/>
      <w:bookmarkStart w:id="2672" w:name="__Fieldmark__13869_245788016"/>
      <w:bookmarkStart w:id="2673" w:name="__Fieldmark__17900_553073944"/>
      <w:bookmarkStart w:id="2674" w:name="__Fieldmark__285_44475173"/>
      <w:r w:rsidR="00393F8C">
        <w:rPr>
          <w:noProof/>
          <w:lang w:val="en-US"/>
        </w:rPr>
        <w:t>(Nevison et al., 2016; Mongwe et al., 2018)</w:t>
      </w:r>
      <w:r>
        <w:fldChar w:fldCharType="end"/>
      </w:r>
      <w:bookmarkEnd w:id="2671"/>
      <w:bookmarkEnd w:id="2672"/>
      <w:bookmarkEnd w:id="2673"/>
      <w:bookmarkEnd w:id="2674"/>
      <w:r w:rsidRPr="00E457C1">
        <w:rPr>
          <w:lang w:val="en-US"/>
        </w:rPr>
        <w:t>.</w:t>
      </w:r>
    </w:p>
    <w:p w14:paraId="5953026F" w14:textId="77777777" w:rsidR="009F594A" w:rsidRPr="00E457C1" w:rsidRDefault="009F594A" w:rsidP="009F594A">
      <w:pPr>
        <w:pStyle w:val="AR6BodyText"/>
        <w:rPr>
          <w:lang w:val="en-US"/>
        </w:rPr>
      </w:pPr>
    </w:p>
    <w:p w14:paraId="60913137" w14:textId="0EA30AF6" w:rsidR="009F594A" w:rsidRPr="00E457C1" w:rsidRDefault="00646DEC" w:rsidP="009F594A">
      <w:pPr>
        <w:pStyle w:val="AR6BodyText"/>
        <w:rPr>
          <w:lang w:val="en-US"/>
        </w:rPr>
      </w:pPr>
      <w:r w:rsidRPr="00E457C1">
        <w:rPr>
          <w:lang w:val="en-US"/>
        </w:rPr>
        <w:t>Section 5.2.1.3 assesses that both observational reconstruction</w:t>
      </w:r>
      <w:r w:rsidR="00C1300D" w:rsidRPr="00E457C1">
        <w:rPr>
          <w:lang w:val="en-US"/>
        </w:rPr>
        <w:t>s based on the partial pressure of CO</w:t>
      </w:r>
      <w:r w:rsidR="00C1300D" w:rsidRPr="00E457C1">
        <w:rPr>
          <w:vertAlign w:val="subscript"/>
          <w:lang w:val="en-US"/>
        </w:rPr>
        <w:t>2</w:t>
      </w:r>
      <w:r w:rsidRPr="00E457C1">
        <w:rPr>
          <w:lang w:val="en-US"/>
        </w:rPr>
        <w:t xml:space="preserve"> and </w:t>
      </w:r>
      <w:r w:rsidR="00230A09" w:rsidRPr="00E457C1">
        <w:rPr>
          <w:lang w:val="en-US"/>
        </w:rPr>
        <w:t>o</w:t>
      </w:r>
      <w:r w:rsidRPr="00E457C1">
        <w:rPr>
          <w:lang w:val="en-US"/>
        </w:rPr>
        <w:t xml:space="preserve">cean </w:t>
      </w:r>
      <w:r w:rsidR="00230A09" w:rsidRPr="00E457C1">
        <w:rPr>
          <w:lang w:val="en-US"/>
        </w:rPr>
        <w:t>biog</w:t>
      </w:r>
      <w:r w:rsidRPr="00E457C1">
        <w:rPr>
          <w:lang w:val="en-US"/>
        </w:rPr>
        <w:t>eochemical models show a quasi-linear increase in</w:t>
      </w:r>
      <w:r w:rsidR="00B72BF1" w:rsidRPr="00E457C1">
        <w:rPr>
          <w:lang w:val="en-US"/>
        </w:rPr>
        <w:t xml:space="preserve"> the</w:t>
      </w:r>
      <w:r w:rsidRPr="00E457C1">
        <w:rPr>
          <w:lang w:val="en-US"/>
        </w:rPr>
        <w:t xml:space="preserve"> ocean sink of anthropogenic CO</w:t>
      </w:r>
      <w:r w:rsidRPr="00E457C1">
        <w:rPr>
          <w:vertAlign w:val="subscript"/>
          <w:lang w:val="en-US"/>
        </w:rPr>
        <w:t>2</w:t>
      </w:r>
      <w:r w:rsidRPr="00E457C1">
        <w:rPr>
          <w:lang w:val="en-US"/>
        </w:rPr>
        <w:t xml:space="preserve"> from 1.0 ± 0.3 PgC yr</w:t>
      </w:r>
      <w:del w:id="2675" w:author="Ian Blenkinsop" w:date="2021-07-12T15:55:00Z">
        <w:r w:rsidRPr="00E457C1" w:rsidDel="002A73C1">
          <w:rPr>
            <w:vertAlign w:val="superscript"/>
            <w:lang w:val="en-US"/>
          </w:rPr>
          <w:delText>-</w:delText>
        </w:r>
      </w:del>
      <w:ins w:id="2676" w:author="Ian Blenkinsop" w:date="2021-07-12T15:55:00Z">
        <w:r w:rsidR="002A73C1">
          <w:rPr>
            <w:vertAlign w:val="superscript"/>
            <w:lang w:val="en-US"/>
          </w:rPr>
          <w:t>–</w:t>
        </w:r>
      </w:ins>
      <w:r w:rsidRPr="00E457C1">
        <w:rPr>
          <w:vertAlign w:val="superscript"/>
          <w:lang w:val="en-US"/>
        </w:rPr>
        <w:t>1</w:t>
      </w:r>
      <w:r w:rsidRPr="00E457C1">
        <w:rPr>
          <w:lang w:val="en-US"/>
        </w:rPr>
        <w:t xml:space="preserve"> to 2.5 ± 0.6 PgC yr</w:t>
      </w:r>
      <w:del w:id="2677" w:author="Ian Blenkinsop" w:date="2021-07-12T15:55:00Z">
        <w:r w:rsidRPr="00E457C1" w:rsidDel="002A73C1">
          <w:rPr>
            <w:vertAlign w:val="superscript"/>
            <w:lang w:val="en-US"/>
          </w:rPr>
          <w:delText>-</w:delText>
        </w:r>
      </w:del>
      <w:ins w:id="2678" w:author="Ian Blenkinsop" w:date="2021-07-12T15:55:00Z">
        <w:r w:rsidR="002A73C1">
          <w:rPr>
            <w:vertAlign w:val="superscript"/>
            <w:lang w:val="en-US"/>
          </w:rPr>
          <w:t>–</w:t>
        </w:r>
      </w:ins>
      <w:r w:rsidRPr="00E457C1">
        <w:rPr>
          <w:vertAlign w:val="superscript"/>
          <w:lang w:val="en-US"/>
        </w:rPr>
        <w:t>1</w:t>
      </w:r>
      <w:r w:rsidRPr="00E457C1">
        <w:rPr>
          <w:lang w:val="en-US"/>
        </w:rPr>
        <w:t xml:space="preserve"> between 1960</w:t>
      </w:r>
      <w:r w:rsidRPr="00E457C1">
        <w:rPr>
          <w:rFonts w:cs="Times New Roman"/>
          <w:lang w:val="en-US"/>
        </w:rPr>
        <w:t>–</w:t>
      </w:r>
      <w:r w:rsidRPr="00E457C1">
        <w:rPr>
          <w:lang w:val="en-US"/>
        </w:rPr>
        <w:t>1969 and 2010</w:t>
      </w:r>
      <w:r w:rsidRPr="00E457C1">
        <w:rPr>
          <w:rFonts w:cs="Times New Roman"/>
          <w:lang w:val="en-US"/>
        </w:rPr>
        <w:t>–</w:t>
      </w:r>
      <w:r w:rsidRPr="00E457C1">
        <w:rPr>
          <w:lang w:val="en-US"/>
        </w:rPr>
        <w:t>2019 in response to global CO</w:t>
      </w:r>
      <w:r w:rsidRPr="00E457C1">
        <w:rPr>
          <w:vertAlign w:val="subscript"/>
          <w:lang w:val="en-US"/>
        </w:rPr>
        <w:t>2</w:t>
      </w:r>
      <w:r w:rsidRPr="00E457C1">
        <w:rPr>
          <w:lang w:val="en-US"/>
        </w:rPr>
        <w:t xml:space="preserve"> emissions </w:t>
      </w:r>
      <w:r w:rsidRPr="00BD56AA">
        <w:rPr>
          <w:lang w:val="en-US"/>
          <w:rPrChange w:id="2679" w:author="Ian Blenkinsop" w:date="2021-07-13T12:27:00Z">
            <w:rPr>
              <w:i/>
              <w:iCs/>
              <w:lang w:val="en-US"/>
            </w:rPr>
          </w:rPrChange>
        </w:rPr>
        <w:t>(</w:t>
      </w:r>
      <w:r w:rsidRPr="00E457C1">
        <w:rPr>
          <w:i/>
          <w:iCs/>
          <w:lang w:val="en-US"/>
        </w:rPr>
        <w:t>high confidence</w:t>
      </w:r>
      <w:r w:rsidRPr="00BD56AA">
        <w:rPr>
          <w:lang w:val="en-US"/>
          <w:rPrChange w:id="2680" w:author="Ian Blenkinsop" w:date="2021-07-13T12:27:00Z">
            <w:rPr>
              <w:i/>
              <w:iCs/>
              <w:lang w:val="en-US"/>
            </w:rPr>
          </w:rPrChange>
        </w:rPr>
        <w:t>)</w:t>
      </w:r>
      <w:r w:rsidRPr="00E457C1">
        <w:rPr>
          <w:lang w:val="en-US"/>
        </w:rPr>
        <w:t xml:space="preserve">. During the 1990s, </w:t>
      </w:r>
      <w:r w:rsidR="009F594A" w:rsidRPr="00E457C1">
        <w:rPr>
          <w:lang w:val="en-US"/>
        </w:rPr>
        <w:t>the global net flux of CO</w:t>
      </w:r>
      <w:r w:rsidR="009F594A" w:rsidRPr="00E457C1">
        <w:rPr>
          <w:vertAlign w:val="subscript"/>
          <w:lang w:val="en-US"/>
        </w:rPr>
        <w:t>2</w:t>
      </w:r>
      <w:r w:rsidR="009F594A" w:rsidRPr="00E457C1">
        <w:rPr>
          <w:lang w:val="en-US"/>
        </w:rPr>
        <w:t xml:space="preserve"> into the ocean is estimated to have weakened to 0.8 ± 0.5 PgC yr</w:t>
      </w:r>
      <w:del w:id="2681" w:author="Ian Blenkinsop" w:date="2021-07-12T15:55:00Z">
        <w:r w:rsidR="009F594A" w:rsidRPr="00E457C1" w:rsidDel="002A73C1">
          <w:rPr>
            <w:vertAlign w:val="superscript"/>
            <w:lang w:val="en-US"/>
          </w:rPr>
          <w:delText>-</w:delText>
        </w:r>
      </w:del>
      <w:ins w:id="2682" w:author="Ian Blenkinsop" w:date="2021-07-12T15:55:00Z">
        <w:r w:rsidR="002A73C1">
          <w:rPr>
            <w:vertAlign w:val="superscript"/>
            <w:lang w:val="en-US"/>
          </w:rPr>
          <w:t>–</w:t>
        </w:r>
      </w:ins>
      <w:r w:rsidR="009F594A" w:rsidRPr="00E457C1">
        <w:rPr>
          <w:vertAlign w:val="superscript"/>
          <w:lang w:val="en-US"/>
        </w:rPr>
        <w:t>1</w:t>
      </w:r>
      <w:r w:rsidR="009F594A" w:rsidRPr="00E457C1">
        <w:rPr>
          <w:lang w:val="en-US"/>
        </w:rPr>
        <w:t xml:space="preserve"> </w:t>
      </w:r>
      <w:r w:rsidRPr="00E457C1">
        <w:rPr>
          <w:lang w:val="en-US"/>
        </w:rPr>
        <w:t xml:space="preserve">while </w:t>
      </w:r>
      <w:r w:rsidR="009F594A" w:rsidRPr="00E457C1">
        <w:rPr>
          <w:lang w:val="en-US"/>
        </w:rPr>
        <w:t>in 2000 and thereafter</w:t>
      </w:r>
      <w:r w:rsidRPr="00E457C1">
        <w:rPr>
          <w:lang w:val="en-US"/>
        </w:rPr>
        <w:t>,</w:t>
      </w:r>
      <w:r w:rsidR="009F594A" w:rsidRPr="00E457C1">
        <w:rPr>
          <w:lang w:val="en-US"/>
        </w:rPr>
        <w:t xml:space="preserve"> </w:t>
      </w:r>
      <w:r w:rsidR="00B72BF1" w:rsidRPr="00E457C1">
        <w:rPr>
          <w:lang w:val="en-US"/>
        </w:rPr>
        <w:t xml:space="preserve">it is estimated </w:t>
      </w:r>
      <w:r w:rsidR="009F594A" w:rsidRPr="00E457C1">
        <w:rPr>
          <w:lang w:val="en-US"/>
        </w:rPr>
        <w:t>to have strengthened considerably to rates of 2.0 ± 0.5 PgC yr</w:t>
      </w:r>
      <w:del w:id="2683" w:author="Ian Blenkinsop" w:date="2021-07-12T15:55:00Z">
        <w:r w:rsidR="009F594A" w:rsidRPr="00E457C1" w:rsidDel="002A73C1">
          <w:rPr>
            <w:vertAlign w:val="superscript"/>
            <w:lang w:val="en-US"/>
          </w:rPr>
          <w:delText>-</w:delText>
        </w:r>
      </w:del>
      <w:ins w:id="2684" w:author="Ian Blenkinsop" w:date="2021-07-12T15:55:00Z">
        <w:r w:rsidR="002A73C1">
          <w:rPr>
            <w:vertAlign w:val="superscript"/>
            <w:lang w:val="en-US"/>
          </w:rPr>
          <w:t>–</w:t>
        </w:r>
      </w:ins>
      <w:r w:rsidR="009F594A" w:rsidRPr="00E457C1">
        <w:rPr>
          <w:vertAlign w:val="superscript"/>
          <w:lang w:val="en-US"/>
        </w:rPr>
        <w:t>1</w:t>
      </w:r>
      <w:r w:rsidR="009F594A" w:rsidRPr="00E457C1">
        <w:rPr>
          <w:lang w:val="en-US"/>
        </w:rPr>
        <w:t xml:space="preserve">, associated with changes in SST, the surface concentration of dissolved inorganic carbon and alkalinity, and decadal variations in atmospheric forcing </w:t>
      </w:r>
      <w:r w:rsidR="009F594A">
        <w:fldChar w:fldCharType="begin" w:fldLock="1"/>
      </w:r>
      <w:ins w:id="2685" w:author="Robin Matthews" w:date="2021-06-15T15:27:00Z">
        <w:r w:rsidR="00E95303">
          <w:rPr>
            <w:lang w:val="en-US"/>
          </w:rPr>
          <w:instrText>ADDIN CSL_CITATION { "citationItems" : [ { "id" : "ITEM-1", "itemData" : { "DOI" : "10.1002/2015GB005359", "ISSN" : "08866236",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"ITEM-1", "issue" : "10", "issued" : { "date-parts" : [ [ "2016", "10", "1" ] ] }, "page" : "1396-1417", "publisher" : "Wiley-Blackwell", "title" : "Decadal variations and trends of the global ocean carbon sink", "translator" : [ { "dropping-particle" : "", "family" : "J4519", "given" : "", "non-dropping-particle" : "", "parse-names" : false, "suffix" : "" } ], "type" : "article-journal", "volume" : "30" }, "uris" : [ "http://www.mendeley.com/documents/?uuid=e1682788-33b6-39cf-bd80-214cf460a7ba" ] } ], "mendeley" : { "formattedCitation" : "(Landsch\u00fctzer et al., 2016)", "manualFormatting" : "(Landsch\u00fctzer et al., 2016", "plainTextFormattedCitation" : "(Landsch\u00fctzer et al., 2016)", "previouslyFormattedCitation" : "(Landsch\u00fctzer et al., 2016)" }, "properties" : { "noteIndex" : 0 }, "schema" : "https://github.com/citation-style-language/schema/raw/master/csl-citation.json" }</w:instrText>
        </w:r>
      </w:ins>
      <w:del w:id="2686" w:author="Robin Matthews" w:date="2021-06-15T15:27:00Z">
        <w:r w:rsidR="00E719C0" w:rsidDel="00E95303">
          <w:rPr>
            <w:lang w:val="en-US"/>
          </w:rPr>
          <w:delInstrText>ADDIN CSL_CITATION { "citationItems" : [ { "id" : "ITEM-1", "itemData" : { "DOI" : "10.1002/2015GB005359", "ISSN" : "08866236", "author" : [ { "dropping-particle" : "", "family" : "Landsch\u00fctzer", "given" : "Peter", "non-dropping-particle" : "", "parse-names" : false, "suffix" : "" }, { "dropping-particle" : "", "family" : "Gruber", "given" : "Nicolas", "non-dropping-particle" : "", "parse-names" : false, "suffix" : "" }, { "dropping-particle" : "", "family" : "Bakker", "given" : "Dorothee C. E.", "non-dropping-particle" : "", "parse-names" : false, "suffix" : "" } ], "container-title" : "Global Biogeochemical Cycles", "id" : "ITEM-1", "issue" : "10", "issued" : { "date-parts" : [ [ "2016", "10", "1" ] ] }, "page" : "1396-1417", "publisher" : "Wiley-Blackwell", "title" : "Decadal variations and trends of the global ocean carbon sink", "translator" : [ { "dropping-particle" : "", "family" : "J4519", "given" : "", "non-dropping-particle" : "", "parse-names" : false, "suffix" : "" } ], "type" : "article-journal", "volume" : "30" }, "uris" : [ "http://www.mendeley.com/documents/?uuid=e1682788-33b6-39cf-bd80-214cf460a7ba" ] } ], "mendeley" : { "formattedCitation" : "(Landsch\u00fctzer et al., 2016)", "manualFormatting" : "(Landsch\u00fctzer et al., 2016, see also Section 5.2)", "plainTextFormattedCitation" : "(Landsch\u00fctzer et al., 2016)", "previouslyFormattedCitation" : "(Landsch\u00fctzer et al., 2016)" }, "properties" : { "noteIndex" : 0 }, "schema" : "https://github.com/citation-style-language/schema/raw/master/csl-citation.json" }</w:delInstrText>
        </w:r>
      </w:del>
      <w:r w:rsidR="009F594A">
        <w:fldChar w:fldCharType="separate"/>
      </w:r>
      <w:bookmarkStart w:id="2687" w:name="__Fieldmark__311_44475173"/>
      <w:bookmarkStart w:id="2688" w:name="__Fieldmark__17921_553073944"/>
      <w:bookmarkStart w:id="2689" w:name="__Fieldmark__13886_245788016"/>
      <w:bookmarkStart w:id="2690" w:name="__Fieldmark__3704_245788016"/>
      <w:r w:rsidR="00393F8C">
        <w:rPr>
          <w:noProof/>
          <w:lang w:val="en-US"/>
        </w:rPr>
        <w:t>(Landschützer et al., 2016</w:t>
      </w:r>
      <w:r w:rsidR="009F594A">
        <w:fldChar w:fldCharType="end"/>
      </w:r>
      <w:bookmarkEnd w:id="2687"/>
      <w:bookmarkEnd w:id="2688"/>
      <w:bookmarkEnd w:id="2689"/>
      <w:bookmarkEnd w:id="2690"/>
      <w:ins w:id="2691" w:author="Robin Matthews" w:date="2021-06-15T15:27:00Z">
        <w:r w:rsidR="00E95303">
          <w:rPr>
            <w:noProof/>
            <w:lang w:val="en-US"/>
          </w:rPr>
          <w:t>, see also Section 5.2)</w:t>
        </w:r>
      </w:ins>
      <w:r w:rsidR="009F594A" w:rsidRPr="00E457C1">
        <w:rPr>
          <w:lang w:val="en-US"/>
        </w:rPr>
        <w:t xml:space="preserve">. </w:t>
      </w:r>
      <w:r w:rsidR="009F594A">
        <w:fldChar w:fldCharType="begin"/>
      </w:r>
      <w:bookmarkStart w:id="2692" w:name="__Fieldmark__857_44475173"/>
      <w:r w:rsidR="009F594A">
        <w:fldChar w:fldCharType="end"/>
      </w:r>
      <w:bookmarkEnd w:id="2692"/>
      <w:r w:rsidR="009F594A">
        <w:fldChar w:fldCharType="begin"/>
      </w:r>
      <w:bookmarkStart w:id="2693" w:name="__Fieldmark__861_44475173"/>
      <w:r w:rsidR="009F594A">
        <w:fldChar w:fldCharType="end"/>
      </w:r>
      <w:bookmarkEnd w:id="2693"/>
      <w:r w:rsidR="009F594A">
        <w:fldChar w:fldCharType="begin"/>
      </w:r>
      <w:bookmarkStart w:id="2694" w:name="__Fieldmark__865_44475173"/>
      <w:r w:rsidR="009F594A">
        <w:fldChar w:fldCharType="end"/>
      </w:r>
      <w:bookmarkEnd w:id="2694"/>
    </w:p>
    <w:p w14:paraId="3D1A0377" w14:textId="77777777" w:rsidR="009F594A" w:rsidRPr="00E457C1" w:rsidRDefault="009F594A" w:rsidP="009F594A">
      <w:pPr>
        <w:pStyle w:val="AR6BodyText"/>
        <w:rPr>
          <w:lang w:val="en-US"/>
        </w:rPr>
      </w:pPr>
    </w:p>
    <w:p w14:paraId="2A03C911" w14:textId="736E2115" w:rsidR="009F594A" w:rsidRPr="00E457C1" w:rsidRDefault="009F594A" w:rsidP="009F594A">
      <w:pPr>
        <w:pStyle w:val="AR6BodyText"/>
        <w:rPr>
          <w:lang w:val="en-US"/>
        </w:rPr>
      </w:pPr>
      <w:r w:rsidRPr="00E457C1">
        <w:rPr>
          <w:lang w:val="en-US"/>
        </w:rPr>
        <w:t xml:space="preserve">Ocean acidification is one of the most detectible metrics of environmental change and was well covered in </w:t>
      </w:r>
      <w:del w:id="2695" w:author="Sara M Tuson" w:date="2021-06-24T09:46:00Z">
        <w:r w:rsidRPr="00E457C1" w:rsidDel="00A23DCD">
          <w:rPr>
            <w:lang w:val="en-US"/>
          </w:rPr>
          <w:delText xml:space="preserve">the </w:delText>
        </w:r>
      </w:del>
      <w:r w:rsidRPr="00E457C1">
        <w:rPr>
          <w:lang w:val="en-US"/>
        </w:rPr>
        <w:t>AR5</w:t>
      </w:r>
      <w:r w:rsidR="00646DEC" w:rsidRPr="00E457C1">
        <w:rPr>
          <w:lang w:val="en-US"/>
        </w:rPr>
        <w:t xml:space="preserve">, in which it </w:t>
      </w:r>
      <w:r w:rsidR="00DA0FD5" w:rsidRPr="00E457C1">
        <w:rPr>
          <w:lang w:val="en-US"/>
        </w:rPr>
        <w:t>wa</w:t>
      </w:r>
      <w:r w:rsidR="00646DEC" w:rsidRPr="00E457C1">
        <w:rPr>
          <w:lang w:val="en-US"/>
        </w:rPr>
        <w:t>s</w:t>
      </w:r>
      <w:r w:rsidRPr="00E457C1">
        <w:rPr>
          <w:lang w:val="en-US"/>
        </w:rPr>
        <w:t xml:space="preserve"> assessed that the uptake of anthropogenic CO</w:t>
      </w:r>
      <w:r w:rsidRPr="00E457C1">
        <w:rPr>
          <w:vertAlign w:val="subscript"/>
          <w:lang w:val="en-US"/>
        </w:rPr>
        <w:t>2</w:t>
      </w:r>
      <w:r w:rsidR="00C87F62" w:rsidRPr="00E457C1">
        <w:rPr>
          <w:lang w:val="en-US"/>
        </w:rPr>
        <w:t xml:space="preserve"> </w:t>
      </w:r>
      <w:r w:rsidRPr="00E457C1">
        <w:rPr>
          <w:lang w:val="en-US"/>
        </w:rPr>
        <w:t>ha</w:t>
      </w:r>
      <w:r w:rsidR="00E40285" w:rsidRPr="00E457C1">
        <w:rPr>
          <w:lang w:val="en-US"/>
        </w:rPr>
        <w:t xml:space="preserve">d </w:t>
      </w:r>
      <w:r w:rsidR="00E40285" w:rsidRPr="00E457C1">
        <w:rPr>
          <w:i/>
          <w:lang w:val="en-US"/>
        </w:rPr>
        <w:t>very likely</w:t>
      </w:r>
      <w:r w:rsidRPr="00E457C1">
        <w:rPr>
          <w:lang w:val="en-US"/>
        </w:rPr>
        <w:t xml:space="preserve"> resulted in acidification</w:t>
      </w:r>
      <w:r w:rsidR="00227D98" w:rsidRPr="00E457C1">
        <w:rPr>
          <w:lang w:val="en-US"/>
        </w:rPr>
        <w:t xml:space="preserve"> </w:t>
      </w:r>
      <w:r w:rsidR="00E40285" w:rsidRPr="00E457C1">
        <w:rPr>
          <w:lang w:val="en-US"/>
        </w:rPr>
        <w:t>of surface waters</w:t>
      </w:r>
      <w:r w:rsidR="00765348" w:rsidRPr="00E457C1">
        <w:rPr>
          <w:lang w:val="en-US"/>
        </w:rPr>
        <w:t xml:space="preserve"> </w:t>
      </w:r>
      <w:r w:rsidR="00765348">
        <w:fldChar w:fldCharType="begin" w:fldLock="1"/>
      </w:r>
      <w:r w:rsidR="00D33CB6">
        <w:rPr>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765348">
        <w:fldChar w:fldCharType="separate"/>
      </w:r>
      <w:r w:rsidR="00393F8C">
        <w:rPr>
          <w:noProof/>
          <w:lang w:val="en-US"/>
        </w:rPr>
        <w:t>(Bindoff et al., 2013)</w:t>
      </w:r>
      <w:r w:rsidR="00765348">
        <w:fldChar w:fldCharType="end"/>
      </w:r>
      <w:r w:rsidRPr="00E457C1">
        <w:rPr>
          <w:lang w:val="en-US"/>
        </w:rPr>
        <w:t xml:space="preserve">. Since then, observations and </w:t>
      </w:r>
      <w:r w:rsidR="00B72BF1" w:rsidRPr="00E457C1">
        <w:rPr>
          <w:lang w:val="en-US"/>
        </w:rPr>
        <w:t>simulations</w:t>
      </w:r>
      <w:r w:rsidRPr="00E457C1">
        <w:rPr>
          <w:lang w:val="en-US"/>
        </w:rPr>
        <w:t xml:space="preserve"> of multi</w:t>
      </w:r>
      <w:ins w:id="2696" w:author="Sara M Tuson" w:date="2021-06-27T21:49:00Z">
        <w:r w:rsidR="00492531">
          <w:rPr>
            <w:lang w:val="en-US"/>
          </w:rPr>
          <w:t>-</w:t>
        </w:r>
      </w:ins>
      <w:r w:rsidRPr="00E457C1">
        <w:rPr>
          <w:lang w:val="en-US"/>
        </w:rPr>
        <w:t xml:space="preserve">decadal trends in surface carbon chemistry have increased in robustness. The evidence on ocean pH decline </w:t>
      </w:r>
      <w:r w:rsidR="00F25A4C" w:rsidRPr="00E457C1">
        <w:rPr>
          <w:lang w:val="en-US"/>
        </w:rPr>
        <w:t>had</w:t>
      </w:r>
      <w:r w:rsidRPr="00E457C1">
        <w:rPr>
          <w:lang w:val="en-US"/>
        </w:rPr>
        <w:t xml:space="preserve"> further strengthened in SROCC</w:t>
      </w:r>
      <w:r w:rsidR="00D76038" w:rsidRPr="00E457C1">
        <w:rPr>
          <w:lang w:val="en-US"/>
        </w:rPr>
        <w:t xml:space="preserve"> </w:t>
      </w:r>
      <w:r w:rsidRPr="00E457C1">
        <w:rPr>
          <w:lang w:val="en-US"/>
        </w:rPr>
        <w:t xml:space="preserve">with a good agreement </w:t>
      </w:r>
      <w:r w:rsidR="00F25A4C" w:rsidRPr="00E457C1">
        <w:rPr>
          <w:lang w:val="en-US"/>
        </w:rPr>
        <w:t xml:space="preserve">found </w:t>
      </w:r>
      <w:r w:rsidRPr="00E457C1">
        <w:rPr>
          <w:lang w:val="en-US"/>
        </w:rPr>
        <w:t>between CMIP5 models and observations</w:t>
      </w:r>
      <w:r w:rsidR="00646DEC" w:rsidRPr="00E457C1">
        <w:rPr>
          <w:lang w:val="en-US"/>
        </w:rPr>
        <w:t xml:space="preserve"> </w:t>
      </w:r>
      <w:r w:rsidR="00F25A4C" w:rsidRPr="00E457C1">
        <w:rPr>
          <w:lang w:val="en-US"/>
        </w:rPr>
        <w:t xml:space="preserve">and an assessment that the ocean was continuing to acidify in response to ongoing carbon uptake </w:t>
      </w:r>
      <w:r w:rsidR="00765348">
        <w:fldChar w:fldCharType="begin" w:fldLock="1"/>
      </w:r>
      <w:r w:rsidR="00E719C0">
        <w:rPr>
          <w:lang w:val="en-US"/>
        </w:rPr>
        <w:instrText>ADDIN CSL_CITATION { "citationItems" : [ { "id" : "ITEM-1", "itemData" : { "author" : [ { "dropping-particle" : "", "family" : "Bindoff", "given" : "Nathaniel L.", "non-dropping-particle" : "", "parse-names" : false, "suffix" : "" }, { "dropping-particle" : "", "family" : "Cheung", "given" : "William W. L.", "non-dropping-particle" : "", "parse-names" : false, "suffix" : "" }, { "dropping-particle" : "", "family" : "Kairo", "given" : "James G.", "non-dropping-particle" : "", "parse-names" : false, "suffix" : "" }, { "dropping-particle" : "", "family" : "Aristegui", "given" : "J.", "non-dropping-particle" : "", "parse-names" : false, "suffix" : "" }, { "dropping-particle" : "", "family" : "Guinder", "given" : "V. A.", "non-dropping-particle" : "", "parse-names" : false, "suffix" : "" }, { "dropping-particle" : "", "family" : "Hallberg", "given" : "Robert", "non-dropping-particle" : "", "parse-names" : false, "suffix" : "" }, { "dropping-particle" : "", "family" : "Hilmi", "given" : "N.", "non-dropping-particle" : "", "parse-names" : false, "suffix" : "" }, { "dropping-particle" : "", "family" : "Jiao", "given" : "N.", "non-dropping-particle" : "", "parse-names" : false, "suffix" : "" }, { "dropping-particle" : "", "family" : "Karim", "given" : "M. S.", "non-dropping-particle" : "", "parse-names" : false, "suffix" : "" }, { "dropping-particle" : "", "family" : "Levin", "given" : "L.", "non-dropping-particle" : "", "parse-names" : false, "suffix" : "" }, { "dropping-particle" : "", "family" : "O'Donoghue", "given" : "S.", "non-dropping-particle" : "", "parse-names" : false, "suffix" : "" }, { "dropping-particle" : "", "family" : "Purca Cuicapusa", "given" : "S. R.", "non-dropping-particle" : "", "parse-names" : false, "suffix" : "" }, { "dropping-particle" : "", "family" : "Rinkevich", "given" : "B.", "non-dropping-particle" : "", "parse-names" : false, "suffix" : "" }, { "dropping-particle" : "", "family" : "Suga", "given" : "T.", "non-dropping-particle" : "", "parse-names" : false, "suffix" : "" }, { "dropping-particle" : "", "family" : "Tagliabue", "given" : "A.", "non-dropping-particle" : "", "parse-names" : false, "suffix" : "" }, { "dropping-particle" : "", "family" : "Williamson", "given" : "P.", "non-dropping-particle" : "", "parse-names" : false, "suffix" : "" } ], "chapter-number" : "5",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"447-588", "publisher" : "In Press", "title" : "Changing Ocean, Marine Ecosystems, and Dependent Communities", "translator" : [ { "dropping-particle" : "", "family" : "J4959", "given" : "Rt13", "non-dropping-particle" : "", "parse-names" : false, "suffix" : "" } ], "type" : "chapter" }, "uris" : [ "http://www.mendeley.com/documents/?uuid=833dcfe0-e8a1-479c-9fb1-a7a83168913a" ] } ], "mendeley" : { "formattedCitation" : "(Bindoff et al., 2019)", "plainTextFormattedCitation" : "(Bindoff et al., 2019)", "previouslyFormattedCitation" : "(Bindoff et al., 2019)" }, "properties" : { "noteIndex" : 0 }, "schema" : "https://github.com/citation-style-language/schema/raw/master/csl-citation.json" }</w:instrText>
      </w:r>
      <w:r w:rsidR="00765348">
        <w:fldChar w:fldCharType="separate"/>
      </w:r>
      <w:r w:rsidR="00393F8C">
        <w:rPr>
          <w:noProof/>
          <w:lang w:val="en-US"/>
        </w:rPr>
        <w:t>(Bindoff et al., 2019)</w:t>
      </w:r>
      <w:r w:rsidR="00765348">
        <w:fldChar w:fldCharType="end"/>
      </w:r>
      <w:r w:rsidR="00F25A4C" w:rsidRPr="00E457C1">
        <w:rPr>
          <w:lang w:val="en-US"/>
        </w:rPr>
        <w:t>.</w:t>
      </w:r>
      <w:r w:rsidR="00646DEC" w:rsidRPr="00E457C1">
        <w:rPr>
          <w:lang w:val="en-US"/>
        </w:rPr>
        <w:t xml:space="preserve"> </w:t>
      </w:r>
      <w:r w:rsidR="005051EB" w:rsidRPr="00E457C1">
        <w:rPr>
          <w:lang w:val="en-US"/>
        </w:rPr>
        <w:t>An</w:t>
      </w:r>
      <w:r w:rsidR="00646DEC" w:rsidRPr="00E457C1">
        <w:rPr>
          <w:lang w:val="en-US"/>
        </w:rPr>
        <w:t xml:space="preserve"> observed </w:t>
      </w:r>
      <w:r w:rsidR="004C44CC" w:rsidRPr="00E457C1">
        <w:rPr>
          <w:lang w:val="en-US"/>
        </w:rPr>
        <w:t>de</w:t>
      </w:r>
      <w:r w:rsidR="00646DEC" w:rsidRPr="00E457C1">
        <w:rPr>
          <w:lang w:val="en-US"/>
        </w:rPr>
        <w:t xml:space="preserve">crease in global ocean pH is assessed in </w:t>
      </w:r>
      <w:r w:rsidR="00417A54" w:rsidRPr="00E457C1">
        <w:rPr>
          <w:lang w:val="en-US"/>
        </w:rPr>
        <w:t>S</w:t>
      </w:r>
      <w:r w:rsidR="00646DEC" w:rsidRPr="00E457C1">
        <w:rPr>
          <w:lang w:val="en-US"/>
        </w:rPr>
        <w:t>ection 2.3.3.5</w:t>
      </w:r>
      <w:r w:rsidR="005051EB" w:rsidRPr="00E457C1">
        <w:rPr>
          <w:lang w:val="en-US"/>
        </w:rPr>
        <w:t xml:space="preserve"> to be </w:t>
      </w:r>
      <w:r w:rsidR="005051EB" w:rsidRPr="00E457C1">
        <w:rPr>
          <w:i/>
          <w:lang w:val="en-US"/>
        </w:rPr>
        <w:t>virtually certain</w:t>
      </w:r>
      <w:r w:rsidR="005051EB" w:rsidRPr="00E457C1">
        <w:rPr>
          <w:lang w:val="en-US"/>
        </w:rPr>
        <w:t xml:space="preserve"> to have occurred</w:t>
      </w:r>
      <w:r w:rsidR="00646DEC" w:rsidRPr="00E457C1">
        <w:rPr>
          <w:lang w:val="en-US"/>
        </w:rPr>
        <w:t xml:space="preserve"> with a rate of 0.0</w:t>
      </w:r>
      <w:r w:rsidR="005051EB" w:rsidRPr="00E457C1">
        <w:rPr>
          <w:lang w:val="en-US"/>
        </w:rPr>
        <w:t>03</w:t>
      </w:r>
      <w:del w:id="2697" w:author="Sara M Tuson" w:date="2021-06-24T11:08:00Z">
        <w:r w:rsidR="00646DEC" w:rsidRPr="00E457C1" w:rsidDel="00D269C7">
          <w:rPr>
            <w:lang w:val="en-US"/>
          </w:rPr>
          <w:delText>-</w:delText>
        </w:r>
      </w:del>
      <w:ins w:id="2698" w:author="Sara M Tuson" w:date="2021-06-24T11:08:00Z">
        <w:r w:rsidR="00D269C7">
          <w:rPr>
            <w:lang w:val="en-US"/>
          </w:rPr>
          <w:t>–</w:t>
        </w:r>
      </w:ins>
      <w:r w:rsidR="00646DEC" w:rsidRPr="00E457C1">
        <w:rPr>
          <w:lang w:val="en-US"/>
        </w:rPr>
        <w:t>0.02</w:t>
      </w:r>
      <w:r w:rsidR="005051EB" w:rsidRPr="00E457C1">
        <w:rPr>
          <w:lang w:val="en-US"/>
        </w:rPr>
        <w:t>6</w:t>
      </w:r>
      <w:r w:rsidR="00646DEC" w:rsidRPr="00E457C1">
        <w:rPr>
          <w:lang w:val="en-US"/>
        </w:rPr>
        <w:t xml:space="preserve"> </w:t>
      </w:r>
      <w:ins w:id="2699" w:author="Ian Blenkinsop" w:date="2021-07-13T12:27:00Z">
        <w:r w:rsidR="00BD56AA">
          <w:rPr>
            <w:lang w:val="en-US"/>
          </w:rPr>
          <w:t xml:space="preserve">per </w:t>
        </w:r>
      </w:ins>
      <w:r w:rsidR="00646DEC" w:rsidRPr="00E457C1">
        <w:rPr>
          <w:lang w:val="en-US"/>
        </w:rPr>
        <w:t>decade</w:t>
      </w:r>
      <w:del w:id="2700" w:author="Ian Blenkinsop" w:date="2021-07-12T15:58:00Z">
        <w:r w:rsidR="00646DEC" w:rsidRPr="00E457C1" w:rsidDel="002A73C1">
          <w:rPr>
            <w:vertAlign w:val="superscript"/>
            <w:lang w:val="en-US"/>
          </w:rPr>
          <w:delText>-1</w:delText>
        </w:r>
      </w:del>
      <w:r w:rsidR="00646DEC" w:rsidRPr="00E457C1">
        <w:rPr>
          <w:lang w:val="en-US"/>
        </w:rPr>
        <w:t xml:space="preserve"> at the surface for the past 40 years</w:t>
      </w:r>
      <w:r w:rsidRPr="00E457C1">
        <w:rPr>
          <w:lang w:val="en-US"/>
        </w:rPr>
        <w:t xml:space="preserve">. The ocean acidification </w:t>
      </w:r>
      <w:r w:rsidR="00B72BF1" w:rsidRPr="00E457C1">
        <w:rPr>
          <w:lang w:val="en-US"/>
        </w:rPr>
        <w:t xml:space="preserve">has </w:t>
      </w:r>
      <w:r w:rsidRPr="00E457C1">
        <w:rPr>
          <w:lang w:val="en-US"/>
        </w:rPr>
        <w:t>occur</w:t>
      </w:r>
      <w:r w:rsidR="00B72BF1" w:rsidRPr="00E457C1">
        <w:rPr>
          <w:lang w:val="en-US"/>
        </w:rPr>
        <w:t>red</w:t>
      </w:r>
      <w:r w:rsidRPr="00E457C1">
        <w:rPr>
          <w:lang w:val="en-US"/>
        </w:rPr>
        <w:t xml:space="preserve"> not only in the surface layer but also in the interior of the ocean (Section</w:t>
      </w:r>
      <w:r w:rsidR="00646DEC" w:rsidRPr="00E457C1">
        <w:rPr>
          <w:lang w:val="en-US"/>
        </w:rPr>
        <w:t>s 2.3.3.5</w:t>
      </w:r>
      <w:r w:rsidR="00B23D41" w:rsidRPr="00E457C1">
        <w:rPr>
          <w:lang w:val="en-US"/>
        </w:rPr>
        <w:t xml:space="preserve"> and </w:t>
      </w:r>
      <w:r w:rsidRPr="00E457C1">
        <w:rPr>
          <w:lang w:val="en-US"/>
        </w:rPr>
        <w:t xml:space="preserve">5.3.3). Rates have been observed to be nearly as high (between −0.015 and −0.020 </w:t>
      </w:r>
      <w:ins w:id="2701" w:author="Ian Blenkinsop" w:date="2021-07-13T12:27:00Z">
        <w:r w:rsidR="00BD56AA">
          <w:rPr>
            <w:lang w:val="en-US"/>
          </w:rPr>
          <w:t xml:space="preserve">per </w:t>
        </w:r>
      </w:ins>
      <w:r w:rsidRPr="00E457C1">
        <w:rPr>
          <w:lang w:val="en-US"/>
        </w:rPr>
        <w:t>decade</w:t>
      </w:r>
      <w:del w:id="2702" w:author="Ian Blenkinsop" w:date="2021-07-12T15:58:00Z">
        <w:r w:rsidRPr="00E457C1" w:rsidDel="002A73C1">
          <w:rPr>
            <w:vertAlign w:val="superscript"/>
            <w:lang w:val="en-US"/>
          </w:rPr>
          <w:delText>-1</w:delText>
        </w:r>
      </w:del>
      <w:r w:rsidRPr="00E457C1">
        <w:rPr>
          <w:lang w:val="en-US"/>
        </w:rPr>
        <w:t>) in mode and intermediate waters of the North Atlantic through the combin</w:t>
      </w:r>
      <w:r w:rsidR="005051EB" w:rsidRPr="00E457C1">
        <w:rPr>
          <w:lang w:val="en-US"/>
        </w:rPr>
        <w:t>ed effect</w:t>
      </w:r>
      <w:r w:rsidRPr="00E457C1">
        <w:rPr>
          <w:lang w:val="en-US"/>
        </w:rPr>
        <w:t xml:space="preserve"> of increased anthropogenic and remineralized carbon </w:t>
      </w:r>
      <w:r>
        <w:fldChar w:fldCharType="begin" w:fldLock="1"/>
      </w:r>
      <w:r w:rsidR="00D33CB6">
        <w:rPr>
          <w:lang w:val="en-US"/>
        </w:rPr>
        <w:instrText>ADDIN CSL_CITATION { "citationItems" : [ { "id" : "ITEM-1", "itemData" : { "DOI" : "10.1073/pnas.1504613112", "ISSN" : "1091-6490", "PMID" : "26216947", "abstract" : "Global ocean acidification is caused primarily by the ocean's uptake of CO2 as a consequence of increasing atmospheric CO2 levels. We present observations of the oceanic decrease in pH at the basin scale (50 \u00b0S-36 \u00b0N) for the Atlantic Ocean over two decades (1993-2013). Changes in pH associated with the uptake of anthropogenic CO2 (\u0394pHCant) and with variations caused by biological activity and ocean circulation (\u0394pHNat) are evaluated for different water masses. Output from an Institut Pierre Simon Laplace climate model is used to place the results into a longer-term perspective and to elucidate the mechanisms responsible for pH change. The largest decreases in pH (\u2206pH) were observed in central, mode, and intermediate waters, with a maximum \u0394pH value in South Atlantic Central Waters of -0.042 \u00b1 0.003. The \u0394pH trended toward zero in deep and bottom waters. Observations and model results show that pH changes generally are dominated by the anthropogenic component, which accounts for rates between -0.0015 and -0.0020/y in the central waters. The anthropogenic and natural components are of the same order of magnitude and reinforce one another in mode and intermediate waters over the time period. Large negative \u0394pHNat values observed in mode and intermediate waters are driven primarily by changes in CO2 content and are consistent with (i) a poleward shift of the formation region during the positive phase of the Southern Annular Mode in the South Atlantic and (ii) an increase in the rate of the water mass formation in the North Atlantic.", "author" : [ { "dropping-particle" : "", "family" : "R\u00edos", "given" : "Aida F", "non-dropping-particle" : "", "parse-names" : false, "suffix" : "" }, { "dropping-particle" : "", "family" : "Resplandy", "given" : "Laure", "non-dropping-particle" : "", "parse-names" : false, "suffix" : "" }, { "dropping-particle" : "", "family" : "Garc\u00eda-Ib\u00e1\u00f1ez", "given" : "Maribel I", "non-dropping-particle" : "", "parse-names" : false, "suffix" : "" }, { "dropping-particle" : "", "family" : "Fajar", "given" : "Noelia M", "non-dropping-particle" : "", "parse-names" : false, "suffix" : "" }, { "dropping-particle" : "", "family" : "Velo", "given" : "Anton", "non-dropping-particle" : "", "parse-names" : false, "suffix" : "" }, { "dropping-particle" : "", "family" : "Padin", "given" : "Xose A", "non-dropping-particle" : "", "parse-names" : false, "suffix" : "" }, { "dropping-particle" : "", "family" : "Wanninkhof", "given" : "Rik", "non-dropping-particle" : "", "parse-names" : false, "suffix" : "" }, { "dropping-particle" : "", "family" : "Steinfeldt", "given" : "Reiner", "non-dropping-particle" : "", "parse-names" : false, "suffix" : "" }, { "dropping-particle" : "", "family" : "Ros\u00f3n", "given" : "Gabriel", "non-dropping-particle" : "", "parse-names" : false, "suffix" : "" }, { "dropping-particle" : "", "family" : "P\u00e9rez", "given" : "Fiz F", "non-dropping-particle" : "", "parse-names" : false, "suffix" : "" } ], "container-title" : "Proceedings of the National Academy of Sciences", "id" : "ITEM-1", "issue" : "32", "issued" : { "date-parts" : [ [ "2015", "8", "11" ] ] }, "page" : "9950-5", "publisher" : "National Academy of Sciences", "title" : "Decadal acidification in the water masses of the Atlantic Ocean.", "translator" : [ { "dropping-particle" : "", "family" : "J5055", "given" : "", "non-dropping-particle" : "", "parse-names" : false, "suffix" : "" } ], "type" : "article-journal", "volume" : "112" }, "uris" : [ "http://www.mendeley.com/documents/?uuid=c3fc256d-0420-35d7-ab55-afd4bb3f54a7" ] } ], "mendeley" : { "formattedCitation" : "(R\u00edos et al., 2015)", "plainTextFormattedCitation" : "(R\u00edos et al., 2015)", "previouslyFormattedCitation" : "(R\u00edos et al., 2015)" }, "properties" : { "noteIndex" : 0 }, "schema" : "https://github.com/citation-style-language/schema/raw/master/csl-citation.json" }</w:instrText>
      </w:r>
      <w:r>
        <w:fldChar w:fldCharType="separate"/>
      </w:r>
      <w:bookmarkStart w:id="2703" w:name="__Fieldmark__410_44475173"/>
      <w:bookmarkStart w:id="2704" w:name="__Fieldmark__17997_553073944"/>
      <w:bookmarkStart w:id="2705" w:name="__UnoMark__4024_245788016"/>
      <w:r w:rsidR="00393F8C">
        <w:rPr>
          <w:noProof/>
          <w:lang w:val="en-US"/>
        </w:rPr>
        <w:t>(Ríos et al., 2015)</w:t>
      </w:r>
      <w:r>
        <w:fldChar w:fldCharType="end"/>
      </w:r>
      <w:bookmarkEnd w:id="2703"/>
      <w:bookmarkEnd w:id="2704"/>
      <w:bookmarkEnd w:id="2705"/>
      <w:r w:rsidRPr="00E457C1">
        <w:rPr>
          <w:lang w:val="en-US"/>
        </w:rPr>
        <w:t xml:space="preserve"> and</w:t>
      </w:r>
      <w:r w:rsidR="005051EB" w:rsidRPr="00E457C1">
        <w:rPr>
          <w:lang w:val="en-US"/>
        </w:rPr>
        <w:t xml:space="preserve"> acidification has been observed</w:t>
      </w:r>
      <w:r w:rsidRPr="00E457C1">
        <w:rPr>
          <w:lang w:val="en-US"/>
        </w:rPr>
        <w:t xml:space="preserve"> down to 3000 m in the deep water formation regions </w:t>
      </w:r>
      <w:r>
        <w:fldChar w:fldCharType="begin" w:fldLock="1"/>
      </w:r>
      <w:r w:rsidR="00E719C0">
        <w:rPr>
          <w:lang w:val="en-US"/>
        </w:rPr>
        <w:instrText>ADDIN CSL_CITATION { "citationItems" : [ { "id" : "ITEM-1", "itemData" : { "DOI" : "10.1038/nature25493", "ISSN" : "0028-0836", "abstract" : "There has been about a forty per cent reduction in the transport of carbonate ions to the deep North Atlantic Ocean since preindustrial times, severely endangering cold-water corals.", "author" : [ { "dropping-particle" : "", "family" : "Perez", "given" : "Fiz F.", "non-dropping-particle" : "", "parse-names" : false, "suffix" : "" }, { "dropping-particle" : "", "family" : "Fontela", "given" : "Marcos", "non-dropping-particle" : "", "parse-names" : false, "suffix" : "" }, { "dropping-particle" : "", "family" : "Garc\u00eda-Ib\u00e1\u00f1ez", "given" : "Maribel I.", "non-dropping-particle" : "", "parse-names" : false, "suffix" : "" }, { "dropping-particle" : "", "family" : "Mercier", "given" : "Herl\u00e9", "non-dropping-particle" : "", "parse-names" : false, "suffix" : "" }, { "dropping-particle" : "", "family" : "Velo", "given" : "Anton", "non-dropping-particle" : "", "parse-names" : false, "suffix" : "" }, { "dropping-particle" : "", "family" : "Lherminier", "given" : "Pascale", "non-dropping-particle" : "", "parse-names" : false, "suffix" : "" }, { "dropping-particle" : "", "family" : "Zunino", "given" : "Patricia", "non-dropping-particle" : "", "parse-names" : false, "suffix" : "" }, { "dropping-particle" : "", "family" : "la Paz", "given" : "Mercedes", "non-dropping-particle" : "de", "parse-names" : false, "suffix" : "" }, { "dropping-particle" : "", "family" : "Alonso-P\u00e9rez", "given" : "Fernando", "non-dropping-particle" : "", "parse-names" : false, "suffix" : "" }, { "dropping-particle" : "", "family" : "Guallart", "given" : "Elisa F.", "non-dropping-particle" : "", "parse-names" : false, "suffix" : "" }, { "dropping-particle" : "", "family" : "Padin", "given" : "Xose A.", "non-dropping-particle" : "", "parse-names" : false, "suffix" : "" } ], "container-title" : "Nature", "id" : "ITEM-1", "issue" : "7693", "issued" : { "date-parts" : [ [ "2018", "2", "12" ] ] }, "page" : "515-518", "publisher" : "Nature Publishing Group", "title" : "Meridional overturning circulation conveys fast acidification to the deep Atlantic Ocean", "translator" : [ { "dropping-particle" : "", "family" : "J5056", "given" : "", "non-dropping-particle" : "", "parse-names" : false, "suffix" : "" } ], "type" : "article-journal", "volume" : "554" }, "uris" : [ "http://www.mendeley.com/documents/?uuid=2e36fc21-13aa-3954-aeca-2f24e4bc0386" ] } ], "mendeley" : { "formattedCitation" : "(Perez et al., 2018)", "plainTextFormattedCitation" : "(Perez et al., 2018)", "previouslyFormattedCitation" : "(Perez et al., 2018)" }, "properties" : { "noteIndex" : 0 }, "schema" : "https://github.com/citation-style-language/schema/raw/master/csl-citation.json" }</w:instrText>
      </w:r>
      <w:r>
        <w:fldChar w:fldCharType="separate"/>
      </w:r>
      <w:bookmarkStart w:id="2706" w:name="__Fieldmark__419_44475173"/>
      <w:bookmarkStart w:id="2707" w:name="__Fieldmark__18004_553073944"/>
      <w:bookmarkStart w:id="2708" w:name="__UnoMark__4034_245788016"/>
      <w:r w:rsidR="00393F8C">
        <w:rPr>
          <w:noProof/>
          <w:lang w:val="en-US"/>
        </w:rPr>
        <w:t>(Perez et al., 2018)</w:t>
      </w:r>
      <w:r>
        <w:fldChar w:fldCharType="end"/>
      </w:r>
      <w:bookmarkEnd w:id="2706"/>
      <w:bookmarkEnd w:id="2707"/>
      <w:bookmarkEnd w:id="2708"/>
      <w:r w:rsidRPr="00E457C1">
        <w:rPr>
          <w:lang w:val="en-US"/>
        </w:rPr>
        <w:t>. There has also been considerable improvement in detection and attribution of anthropogenic CO</w:t>
      </w:r>
      <w:r w:rsidRPr="00E457C1">
        <w:rPr>
          <w:vertAlign w:val="subscript"/>
          <w:lang w:val="en-US"/>
        </w:rPr>
        <w:t>2</w:t>
      </w:r>
      <w:r w:rsidRPr="00E457C1">
        <w:rPr>
          <w:lang w:val="en-US"/>
        </w:rPr>
        <w:t xml:space="preserve"> versus eutrophication</w:t>
      </w:r>
      <w:ins w:id="2709" w:author="Sara M Tuson" w:date="2021-06-28T14:13:00Z">
        <w:r w:rsidR="008F5878">
          <w:rPr>
            <w:lang w:val="en-US"/>
          </w:rPr>
          <w:t>-</w:t>
        </w:r>
      </w:ins>
      <w:del w:id="2710" w:author="Sara M Tuson" w:date="2021-06-28T14:13:00Z">
        <w:r w:rsidRPr="00E457C1" w:rsidDel="008F5878">
          <w:rPr>
            <w:lang w:val="en-US"/>
          </w:rPr>
          <w:delText xml:space="preserve"> </w:delText>
        </w:r>
      </w:del>
      <w:r w:rsidRPr="00E457C1">
        <w:rPr>
          <w:lang w:val="en-US"/>
        </w:rPr>
        <w:t xml:space="preserve">based acidification in coastal waters </w:t>
      </w:r>
      <w:r>
        <w:fldChar w:fldCharType="begin" w:fldLock="1"/>
      </w:r>
      <w:r w:rsidR="00E719C0">
        <w:rPr>
          <w:lang w:val="en-US"/>
        </w:rPr>
        <w:instrText>ADDIN CSL_CITATION { "citationItems" : [ { "id" : "ITEM-1", "itemData" : { "DOI" : "10.1016/J.ECSS.2014.05.027", "ISSN" : "0272-7714", "abstract" : "Increased nutrient loading into estuaries causes the accumulation of algal biomass, and microbial degradation of this organic matter decreases oxygen levels and contributes towards hypoxia. A second, often overlooked consequence of microbial degradation of organic matter is the production of carbon dioxide (CO2) and a lowering of seawater pH. To assess the potential for acidification in eutrophic estuaries, the levels of dissolved oxygen (DO), pH, the partial pressure of carbon dioxide (pCO2), and the saturation state for aragonite (\u03a9aragonite) were horizontally and vertically assessed during the onset, peak, and demise of low oxygen conditions in systems across the northeast US including Narragansett Bay (RI), Long Island Sound (CT\u2013NY), Jamaica Bay (NY), and Hempstead Bay (NY). Low pH conditions (&lt;7.4) were detected in all systems during summer and fall months concurrent with the decline in DO concentrations. While hypoxic waters and/or regions in close proximity to sewage discharge had extremely high levels of pCO2, (&gt;3000\u00a0\u03bcatm), were acidic pH (&lt;7.0), and were undersaturated with regard to aragonite (\u03a9aragonite\u00a0&lt;\u00a01), even near-normoxic but eutrophic regions of these estuaries were often relatively acidified (pH\u00a0&lt;\u00a07.7) during late summer and/or early fall. The close spatial and temporal correspondence between DO and pH and the occurrence of extremes in these conditions in regions with the most intense nutrient loading indicated that they were primarily driven by microbial respiration. Given that coastal acidification is promoted by nutrient-enhanced organic matter loading and reaches levels that have previously been shown to negatively impact the growth and survival of marine organisms, it may be considered an additional symptom of eutrophication that warrants managerial attention.", "author" : [ { "dropping-particle" : "", "family" : "Wallace", "given" : "Ryan B.", "non-dropping-particle" : "", "parse-names" : false, "suffix" : "" }, { "dropping-particle" : "", "family" : "Baumann", "given" : "Hannes", "non-dropping-particle" : "", "parse-names" : false, "suffix" : "" }, { "dropping-particle" : "", "family" : "Grear", "given" : "Jason S.", "non-dropping-particle" : "", "parse-names" : false, "suffix" : "" }, { "dropping-particle" : "", "family" : "Aller", "given" : "Robert C.", "non-dropping-particle" : "", "parse-names" : false, "suffix" : "" }, { "dropping-particle" : "", "family" : "Gobler", "given" : "Christopher J.", "non-dropping-particle" : "", "parse-names" : false, "suffix" : "" } ], "container-title" : "Estuarine, Coastal and Shelf Science", "id" : "ITEM-1", "issued" : { "date-parts" : [ [ "2014", "7", "5" ] ] }, "page" : "1-13", "publisher" : "Academic Press", "title" : "Coastal ocean acidification: The other eutrophication problem", "translator" : [ { "dropping-particle" : "", "family" : "J5054", "given" : "", "non-dropping-particle" : "", "parse-names" : false, "suffix" : "" } ], "type" : "article-journal", "volume" : "148" }, "uris" : [ "http://www.mendeley.com/documents/?uuid=036c34a7-4474-35f6-bb66-61898e8400cb" ] } ], "mendeley" : { "formattedCitation" : "(Wallace et al., 2014)", "plainTextFormattedCitation" : "(Wallace et al., 2014)", "previouslyFormattedCitation" : "(Wallace et al., 2014)" }, "properties" : { "noteIndex" : 0 }, "schema" : "https://github.com/citation-style-language/schema/raw/master/csl-citation.json" }</w:instrText>
      </w:r>
      <w:r>
        <w:fldChar w:fldCharType="separate"/>
      </w:r>
      <w:bookmarkStart w:id="2711" w:name="__Fieldmark__434_44475173"/>
      <w:bookmarkStart w:id="2712" w:name="__Fieldmark__18016_553073944"/>
      <w:bookmarkStart w:id="2713" w:name="__UnoMark__3952_245788016"/>
      <w:bookmarkStart w:id="2714" w:name="__UnoMark__4038_245788016"/>
      <w:bookmarkStart w:id="2715" w:name="__UnoMark__4043_245788016"/>
      <w:bookmarkStart w:id="2716" w:name="__UnoMark__4045_245788016"/>
      <w:r w:rsidR="00393F8C">
        <w:rPr>
          <w:noProof/>
          <w:lang w:val="en-US"/>
        </w:rPr>
        <w:t>(Wallace et al., 2014)</w:t>
      </w:r>
      <w:r>
        <w:fldChar w:fldCharType="end"/>
      </w:r>
      <w:bookmarkEnd w:id="2711"/>
      <w:bookmarkEnd w:id="2712"/>
      <w:bookmarkEnd w:id="2713"/>
      <w:bookmarkEnd w:id="2714"/>
      <w:bookmarkEnd w:id="2715"/>
      <w:bookmarkEnd w:id="2716"/>
      <w:r w:rsidRPr="00E457C1">
        <w:rPr>
          <w:lang w:val="en-US"/>
        </w:rPr>
        <w:t>.</w:t>
      </w:r>
    </w:p>
    <w:p w14:paraId="6E456D09" w14:textId="77777777" w:rsidR="009F594A" w:rsidRPr="00E457C1" w:rsidRDefault="009F594A" w:rsidP="009F594A">
      <w:pPr>
        <w:pStyle w:val="AR6BodyText"/>
        <w:rPr>
          <w:lang w:val="en-US"/>
        </w:rPr>
      </w:pPr>
    </w:p>
    <w:p w14:paraId="7874E6A1" w14:textId="528EC82D" w:rsidR="009F594A" w:rsidRPr="00E457C1" w:rsidRDefault="00646DEC" w:rsidP="009F594A">
      <w:pPr>
        <w:pStyle w:val="AR6BodyText"/>
        <w:rPr>
          <w:lang w:val="en-US"/>
        </w:rPr>
      </w:pPr>
      <w:r w:rsidRPr="00E457C1">
        <w:rPr>
          <w:lang w:val="en-US"/>
        </w:rPr>
        <w:t>The</w:t>
      </w:r>
      <w:r w:rsidR="009F594A" w:rsidRPr="00E457C1">
        <w:rPr>
          <w:lang w:val="en-US"/>
        </w:rPr>
        <w:t xml:space="preserve"> increased evidence in recent studies supports an assessment that it is </w:t>
      </w:r>
      <w:r w:rsidR="009F594A" w:rsidRPr="00E457C1">
        <w:rPr>
          <w:i/>
          <w:lang w:val="en-US"/>
        </w:rPr>
        <w:t>virtually certain</w:t>
      </w:r>
      <w:r w:rsidR="009F594A" w:rsidRPr="00E457C1">
        <w:rPr>
          <w:lang w:val="en-US"/>
        </w:rPr>
        <w:t xml:space="preserve"> that the uptake of anthropogenic CO</w:t>
      </w:r>
      <w:r w:rsidR="009F594A" w:rsidRPr="00E457C1">
        <w:rPr>
          <w:vertAlign w:val="subscript"/>
          <w:lang w:val="en-US"/>
        </w:rPr>
        <w:t>2</w:t>
      </w:r>
      <w:r w:rsidR="009F594A" w:rsidRPr="00E457C1">
        <w:rPr>
          <w:lang w:val="en-US"/>
        </w:rPr>
        <w:t xml:space="preserve"> </w:t>
      </w:r>
      <w:r w:rsidR="00D04F6A" w:rsidRPr="00E457C1">
        <w:rPr>
          <w:lang w:val="en-US"/>
        </w:rPr>
        <w:t>was the main driver of the observed</w:t>
      </w:r>
      <w:r w:rsidR="009F594A" w:rsidRPr="00E457C1">
        <w:rPr>
          <w:lang w:val="en-US"/>
        </w:rPr>
        <w:t xml:space="preserve"> acidification of the global ocean. The observed increase in acidi</w:t>
      </w:r>
      <w:r w:rsidRPr="00E457C1">
        <w:rPr>
          <w:lang w:val="en-US"/>
        </w:rPr>
        <w:t>fication</w:t>
      </w:r>
      <w:r w:rsidR="009F594A" w:rsidRPr="00E457C1">
        <w:rPr>
          <w:lang w:val="en-US"/>
        </w:rPr>
        <w:t xml:space="preserve"> over the North Atlantic subtropical and equatorial regions since 2000 is </w:t>
      </w:r>
      <w:r w:rsidR="009F594A" w:rsidRPr="00E457C1">
        <w:rPr>
          <w:i/>
          <w:iCs/>
          <w:lang w:val="en-US"/>
        </w:rPr>
        <w:t>likely</w:t>
      </w:r>
      <w:r w:rsidR="009F594A" w:rsidRPr="00E457C1">
        <w:rPr>
          <w:lang w:val="en-US"/>
        </w:rPr>
        <w:t xml:space="preserve"> associated </w:t>
      </w:r>
      <w:r w:rsidR="00D04F6A" w:rsidRPr="00E457C1">
        <w:rPr>
          <w:lang w:val="en-US"/>
        </w:rPr>
        <w:t xml:space="preserve">in part </w:t>
      </w:r>
      <w:r w:rsidR="009F594A" w:rsidRPr="00E457C1">
        <w:rPr>
          <w:lang w:val="en-US"/>
        </w:rPr>
        <w:t xml:space="preserve">with an increase in ocean temperature, a response which corresponds to the expected weakening of the ocean carbon sink with warming. Due to strong internal variability, systematic changes in carbon uptake in response to climate warming have not been observed in most other ocean basins at present. We further assess, consistent with AR5 and SROCC, that deoxygenation in the upper ocean is due in part to anthropogenic forcing, with </w:t>
      </w:r>
      <w:r w:rsidR="009F594A" w:rsidRPr="00E457C1">
        <w:rPr>
          <w:i/>
          <w:lang w:val="en-US"/>
        </w:rPr>
        <w:t>medium</w:t>
      </w:r>
      <w:r w:rsidR="009F594A" w:rsidRPr="00E457C1">
        <w:rPr>
          <w:lang w:val="en-US"/>
        </w:rPr>
        <w:t xml:space="preserve"> confidence. </w:t>
      </w:r>
      <w:r w:rsidR="009F594A" w:rsidRPr="00E457C1">
        <w:rPr>
          <w:rFonts w:cs="Times New Roman"/>
          <w:noProof/>
          <w:lang w:val="en-US"/>
        </w:rPr>
        <w:t xml:space="preserve">There is </w:t>
      </w:r>
      <w:r w:rsidR="009F594A" w:rsidRPr="00E457C1">
        <w:rPr>
          <w:rFonts w:cs="Times New Roman"/>
          <w:i/>
          <w:iCs/>
          <w:noProof/>
          <w:lang w:val="en-US"/>
        </w:rPr>
        <w:t>high confidence</w:t>
      </w:r>
      <w:r w:rsidR="009F594A" w:rsidRPr="00E457C1">
        <w:rPr>
          <w:rFonts w:cs="Times New Roman"/>
          <w:noProof/>
          <w:lang w:val="en-US"/>
        </w:rPr>
        <w:t xml:space="preserve"> that Earth system models simulate a realistic time evolution of the global mean ocean carbon sink.</w:t>
      </w:r>
    </w:p>
    <w:p w14:paraId="2FD527A2" w14:textId="77777777" w:rsidR="009F594A" w:rsidRPr="00E457C1" w:rsidRDefault="009F594A" w:rsidP="009F594A">
      <w:pPr>
        <w:pStyle w:val="AR6BodyText"/>
        <w:rPr>
          <w:lang w:val="en-US"/>
        </w:rPr>
      </w:pPr>
    </w:p>
    <w:p w14:paraId="20FC05D4" w14:textId="77777777" w:rsidR="009F594A" w:rsidRDefault="009F594A" w:rsidP="009F594A">
      <w:pPr>
        <w:pStyle w:val="AR6BodyText"/>
        <w:rPr>
          <w:rFonts w:cs="Times New Roman"/>
          <w:lang w:val="en-US"/>
        </w:rPr>
      </w:pPr>
      <w:bookmarkStart w:id="2717" w:name="_Hlk66004277"/>
    </w:p>
    <w:p w14:paraId="53C034A3" w14:textId="5BC2E4C6" w:rsidR="009F594A" w:rsidRDefault="009F594A" w:rsidP="009F594A">
      <w:pPr>
        <w:pStyle w:val="AR6Chap3Level131"/>
      </w:pPr>
      <w:bookmarkStart w:id="2718" w:name="_Ref4515594"/>
      <w:bookmarkStart w:id="2719" w:name="_Toc6385746"/>
      <w:bookmarkStart w:id="2720" w:name="_Toc70639171"/>
      <w:r w:rsidRPr="003C0F1F">
        <w:t>Human Influence on Modes of Climate Variability</w:t>
      </w:r>
      <w:bookmarkEnd w:id="2718"/>
      <w:bookmarkEnd w:id="2719"/>
      <w:bookmarkEnd w:id="2720"/>
    </w:p>
    <w:p w14:paraId="5ECF6DD9" w14:textId="2F1E2EC7" w:rsidR="007E6E6B" w:rsidRPr="00E457C1" w:rsidRDefault="007E6E6B" w:rsidP="007E6E6B">
      <w:pPr>
        <w:pStyle w:val="AR6BodyText"/>
        <w:rPr>
          <w:lang w:val="en-US" w:eastAsia="en-US"/>
        </w:rPr>
      </w:pPr>
    </w:p>
    <w:p w14:paraId="33F54463" w14:textId="2231822E" w:rsidR="007E6E6B" w:rsidRPr="007E6E6B" w:rsidRDefault="007E6E6B" w:rsidP="007E6E6B">
      <w:pPr>
        <w:pStyle w:val="AR6BodyText"/>
        <w:rPr>
          <w:lang w:val="en-CA" w:eastAsia="en-US"/>
        </w:rPr>
      </w:pPr>
      <w:r w:rsidRPr="007E6E6B">
        <w:rPr>
          <w:lang w:val="en-CA" w:eastAsia="en-US"/>
        </w:rPr>
        <w:t>This section assess</w:t>
      </w:r>
      <w:r>
        <w:rPr>
          <w:lang w:val="en-CA" w:eastAsia="en-US"/>
        </w:rPr>
        <w:t xml:space="preserve">es </w:t>
      </w:r>
      <w:r w:rsidRPr="007E6E6B">
        <w:rPr>
          <w:lang w:val="en-CA" w:eastAsia="en-US"/>
        </w:rPr>
        <w:t xml:space="preserve">model </w:t>
      </w:r>
      <w:r>
        <w:rPr>
          <w:lang w:val="en-CA" w:eastAsia="en-US"/>
        </w:rPr>
        <w:t>evaluation</w:t>
      </w:r>
      <w:r w:rsidRPr="007E6E6B">
        <w:rPr>
          <w:lang w:val="en-CA" w:eastAsia="en-US"/>
        </w:rPr>
        <w:t xml:space="preserve"> and attribution of changes in the modes of climate variability listed in Cross-Chapter Box 2.2, Table 2. </w:t>
      </w:r>
      <w:r>
        <w:rPr>
          <w:lang w:val="en-CA" w:eastAsia="en-US"/>
        </w:rPr>
        <w:t>The structure of the modes is described in Annex IV, o</w:t>
      </w:r>
      <w:r w:rsidRPr="007E6E6B">
        <w:rPr>
          <w:lang w:val="en-CA" w:eastAsia="en-US"/>
        </w:rPr>
        <w:t>bserved changes in the modes</w:t>
      </w:r>
      <w:r>
        <w:rPr>
          <w:lang w:val="en-CA" w:eastAsia="en-US"/>
        </w:rPr>
        <w:t xml:space="preserve"> </w:t>
      </w:r>
      <w:r w:rsidR="00051BBD">
        <w:rPr>
          <w:lang w:val="en-CA" w:eastAsia="en-US"/>
        </w:rPr>
        <w:t>and</w:t>
      </w:r>
      <w:r>
        <w:rPr>
          <w:lang w:val="en-CA" w:eastAsia="en-US"/>
        </w:rPr>
        <w:t xml:space="preserve"> </w:t>
      </w:r>
      <w:r w:rsidRPr="007E6E6B">
        <w:rPr>
          <w:lang w:val="en-CA" w:eastAsia="en-US"/>
        </w:rPr>
        <w:t xml:space="preserve">associated teleconnections are assessed </w:t>
      </w:r>
      <w:r>
        <w:rPr>
          <w:lang w:val="en-CA" w:eastAsia="en-US"/>
        </w:rPr>
        <w:t>in Section</w:t>
      </w:r>
      <w:r w:rsidR="00882C50">
        <w:rPr>
          <w:lang w:val="en-CA" w:eastAsia="en-US"/>
        </w:rPr>
        <w:t>s 2.4</w:t>
      </w:r>
      <w:r w:rsidR="00051BBD">
        <w:rPr>
          <w:lang w:val="en-CA" w:eastAsia="en-US"/>
        </w:rPr>
        <w:t>,</w:t>
      </w:r>
      <w:r>
        <w:rPr>
          <w:lang w:val="en-CA" w:eastAsia="en-US"/>
        </w:rPr>
        <w:t xml:space="preserve"> and</w:t>
      </w:r>
      <w:r w:rsidRPr="007E6E6B">
        <w:rPr>
          <w:lang w:val="en-CA" w:eastAsia="en-US"/>
        </w:rPr>
        <w:t xml:space="preserve"> the </w:t>
      </w:r>
      <w:r>
        <w:rPr>
          <w:lang w:val="en-CA" w:eastAsia="en-US"/>
        </w:rPr>
        <w:t>role of the modes</w:t>
      </w:r>
      <w:r w:rsidRPr="007E6E6B">
        <w:rPr>
          <w:lang w:val="en-CA" w:eastAsia="en-US"/>
        </w:rPr>
        <w:t xml:space="preserve"> in shaping regional climate</w:t>
      </w:r>
      <w:r>
        <w:rPr>
          <w:lang w:val="en-CA" w:eastAsia="en-US"/>
        </w:rPr>
        <w:t xml:space="preserve"> is assessed in Section 10.1</w:t>
      </w:r>
      <w:r w:rsidR="00A53BC8">
        <w:rPr>
          <w:lang w:val="en-CA" w:eastAsia="en-US"/>
        </w:rPr>
        <w:t>.3.2</w:t>
      </w:r>
      <w:r w:rsidRPr="007E6E6B">
        <w:rPr>
          <w:lang w:val="en-CA" w:eastAsia="en-US"/>
        </w:rPr>
        <w:t xml:space="preserve">. </w:t>
      </w:r>
    </w:p>
    <w:p w14:paraId="0FB03F4A" w14:textId="77777777" w:rsidR="009F594A" w:rsidRPr="00E457C1" w:rsidRDefault="009F594A" w:rsidP="009F594A">
      <w:pPr>
        <w:pStyle w:val="AR6BodyText"/>
        <w:rPr>
          <w:noProof/>
          <w:lang w:val="en-US"/>
        </w:rPr>
      </w:pPr>
    </w:p>
    <w:p w14:paraId="4FF2C876" w14:textId="77777777" w:rsidR="00087DF0" w:rsidRPr="00E457C1" w:rsidRDefault="00087DF0" w:rsidP="009F594A">
      <w:pPr>
        <w:pStyle w:val="AR6BodyText"/>
        <w:rPr>
          <w:noProof/>
          <w:lang w:val="en-US"/>
        </w:rPr>
      </w:pPr>
    </w:p>
    <w:p w14:paraId="7778A6D6" w14:textId="217336B7" w:rsidR="009F594A" w:rsidRPr="003C0F1F" w:rsidRDefault="009F594A" w:rsidP="009F594A">
      <w:pPr>
        <w:pStyle w:val="AR6Chap3Level2311"/>
      </w:pPr>
      <w:bookmarkStart w:id="2721" w:name="_Ref4516746"/>
      <w:bookmarkStart w:id="2722" w:name="_Toc6385747"/>
      <w:bookmarkStart w:id="2723" w:name="_Toc70639172"/>
      <w:bookmarkEnd w:id="2717"/>
      <w:r w:rsidRPr="003C0F1F">
        <w:t>North Atlantic Oscillation and Northern Annular Mode</w:t>
      </w:r>
      <w:bookmarkEnd w:id="2721"/>
      <w:bookmarkEnd w:id="2722"/>
      <w:bookmarkEnd w:id="2723"/>
    </w:p>
    <w:p w14:paraId="6AA55F58" w14:textId="77777777" w:rsidR="009F594A" w:rsidRPr="00E457C1" w:rsidRDefault="009F594A" w:rsidP="009F594A">
      <w:pPr>
        <w:pStyle w:val="AR6BodyText"/>
        <w:rPr>
          <w:noProof/>
          <w:lang w:val="en-US"/>
        </w:rPr>
      </w:pPr>
    </w:p>
    <w:p w14:paraId="654799B2" w14:textId="0A62E00B" w:rsidR="009F594A" w:rsidRPr="00E457C1" w:rsidRDefault="009F594A" w:rsidP="009F594A">
      <w:pPr>
        <w:pStyle w:val="AR6BodyText"/>
        <w:rPr>
          <w:noProof/>
          <w:lang w:val="en-US"/>
        </w:rPr>
      </w:pPr>
      <w:r w:rsidRPr="00E457C1">
        <w:rPr>
          <w:noProof/>
          <w:lang w:val="en-US"/>
        </w:rPr>
        <w:t xml:space="preserve">The Northern Annular Mode (NAM; also known as Arctic Oscillation) is an oscillation of atmospheric mass between the Arctic and northern mid-latitudes, analogous to the Southern Annular Mode (SAM; Section </w:t>
      </w:r>
      <w:r w:rsidR="008243A9" w:rsidRPr="00E457C1">
        <w:rPr>
          <w:noProof/>
          <w:lang w:val="en-US"/>
        </w:rPr>
        <w:t>3.7.2</w:t>
      </w:r>
      <w:r w:rsidRPr="00E457C1">
        <w:rPr>
          <w:noProof/>
          <w:lang w:val="en-US"/>
        </w:rPr>
        <w:t xml:space="preserve">). It is the leading mode of variability of sea-level pressure in the northern extratropics but also has a clear fingerprint through the troposphere up to the lower stratosphere, with maximum expression in boreal winter </w:t>
      </w:r>
      <w:r>
        <w:rPr>
          <w:noProof/>
        </w:rPr>
        <w:fldChar w:fldCharType="begin" w:fldLock="1"/>
      </w:r>
      <w:r w:rsidR="00E719C0">
        <w:rPr>
          <w:noProof/>
          <w:lang w:val="en-US"/>
        </w:rPr>
        <w:instrText>ADDIN CSL_CITATION { "citationItems" : [ { "id" : "ITEM-1", "itemData" : { "DOI" : "10.1038/ngeo2424", "ISSN" : "1752-0894", "author" : [ { "dropping-particle" : "", "family" : "Kidston", "given" : "Joseph", "non-dropping-particle" : "", "parse-names" : false, "suffix" : "" }, { "dropping-particle" : "", "family" : "Scaife", "given" : "Adam A.", "non-dropping-particle" : "", "parse-names" : false, "suffix" : "" }, { "dropping-particle" : "", "family" : "Hardiman", "given" : "Steven C.", "non-dropping-particle" : "", "parse-names" : false, "suffix" : "" }, { "dropping-particle" : "", "family" : "Mitchell", "given" : "Daniel M.", "non-dropping-particle" : "", "parse-names" : false, "suffix" : "" }, { "dropping-particle" : "", "family" : "Butchart", "given" : "Neal", "non-dropping-particle" : "", "parse-names" : false, "suffix" : "" }, { "dropping-particle" : "", "family" : "Baldwin", "given" : "Mark P.", "non-dropping-particle" : "", "parse-names" : false, "suffix" : "" }, { "dropping-particle" : "", "family" : "Gray", "given" : "Lesley J.", "non-dropping-particle" : "", "parse-names" : false, "suffix" : "" } ], "container-title" : "Nature Geoscience", "id" : "ITEM-1", "issue" : "6", "issued" : { "date-parts" : [ [ "2015", "6" ] ] }, "page" : "433-440", "title" : "Stratospheric influence on tropospheric jet streams, storm tracks and surface weather", "translator" : [ { "dropping-particle" : "", "family" : "J5410", "given" : "", "non-dropping-particle" : "", "parse-names" : false, "suffix" : "" } ], "type" : "article-journal", "volume" : "8" }, "uris" : [ "http://www.mendeley.com/documents/?uuid=d2977fb3-b9df-4820-97df-3400bbd399e8" ] } ], "mendeley" : { "formattedCitation" : "(Kidston et al., 2015)", "plainTextFormattedCitation" : "(Kidston et al., 2015)", "previouslyFormattedCitation" : "(Kidston et al., 2015)" }, "properties" : { "noteIndex" : 0 }, "schema" : "https://github.com/citation-style-language/schema/raw/master/csl-citation.json" }</w:instrText>
      </w:r>
      <w:r>
        <w:rPr>
          <w:noProof/>
        </w:rPr>
        <w:fldChar w:fldCharType="separate"/>
      </w:r>
      <w:r w:rsidR="00393F8C">
        <w:rPr>
          <w:noProof/>
          <w:lang w:val="en-US"/>
        </w:rPr>
        <w:t>(Kidston et al., 2015)</w:t>
      </w:r>
      <w:r>
        <w:rPr>
          <w:noProof/>
        </w:rPr>
        <w:fldChar w:fldCharType="end"/>
      </w:r>
      <w:r w:rsidRPr="00E457C1">
        <w:rPr>
          <w:noProof/>
          <w:lang w:val="en-US"/>
        </w:rPr>
        <w:t xml:space="preserve">. The North Atlantic Oscillation (NAO) can be interpreted as the regional expression of the NAM and captures most of the related variance in the troposphere over a broad North Atlantic/Europe domain. Indices measuring the state of the NAO correlate highly with those of the NAM, and teleconnection patterns for both modes are rather similar </w:t>
      </w:r>
      <w:r>
        <w:rPr>
          <w:noProof/>
        </w:rPr>
        <w:fldChar w:fldCharType="begin" w:fldLock="1"/>
      </w:r>
      <w:r w:rsidR="00E719C0">
        <w:rPr>
          <w:noProof/>
          <w:lang w:val="en-US"/>
        </w:rPr>
        <w:instrText>ADDIN CSL_CITATION { "citationItems" : [ { "id" : "ITEM-1", "itemData" : { "DOI" : "10.1175/JAS3798.1", "ISSN" : "0022-4928", "author" : [ { "dropping-particle" : "", "family" : "Feldstein", "given" : "Steven B.", "non-dropping-particle" : "", "parse-names" : false, "suffix" : "" }, { "dropping-particle" : "", "family" : "Franzke", "given" : "Christian", "non-dropping-particle" : "", "parse-names" : false, "suffix" : "" } ], "container-title" : "Journal of the Atmospheric Sciences", "id" : "ITEM-1", "issue" : "11", "issued" : { "date-parts" : [ [ "2006", "11" ] ] }, "page" : "2915-2930", "title" : "Are the North Atlantic Oscillation and the Northern Annular Mode Distinguishable?", "translator" : [ { "dropping-particle" : "", "family" : "J5409", "given" : "", "non-dropping-particle" : "", "parse-names" : false, "suffix" : "" } ], "type" : "article-journal", "volume" : "63" }, "uris" : [ "http://www.mendeley.com/documents/?uuid=0a4c6133-1426-48db-bae3-ce149bcec161" ] } ], "mendeley" : { "formattedCitation" : "(Feldstein and Franzke, 2006)", "plainTextFormattedCitation" : "(Feldstein and Franzke, 2006)", "previouslyFormattedCitation" : "(Feldstein and Franzke, 2006)" }, "properties" : { "noteIndex" : 0 }, "schema" : "https://github.com/citation-style-language/schema/raw/master/csl-citation.json" }</w:instrText>
      </w:r>
      <w:r>
        <w:rPr>
          <w:noProof/>
        </w:rPr>
        <w:fldChar w:fldCharType="separate"/>
      </w:r>
      <w:r w:rsidR="00393F8C">
        <w:rPr>
          <w:noProof/>
          <w:lang w:val="en-US"/>
        </w:rPr>
        <w:t>(Feldstein and Franzke, 2006)</w:t>
      </w:r>
      <w:r>
        <w:rPr>
          <w:noProof/>
        </w:rPr>
        <w:fldChar w:fldCharType="end"/>
      </w:r>
      <w:r w:rsidRPr="00E457C1">
        <w:rPr>
          <w:noProof/>
          <w:lang w:val="en-US"/>
        </w:rPr>
        <w:t xml:space="preserve">. A detailed </w:t>
      </w:r>
      <w:r w:rsidRPr="00E457C1">
        <w:rPr>
          <w:noProof/>
          <w:lang w:val="en-US"/>
        </w:rPr>
        <w:lastRenderedPageBreak/>
        <w:t xml:space="preserve">description of the NAM and the NAO as well as their associated teleconnection over land is given in Annex </w:t>
      </w:r>
      <w:r w:rsidR="00905F16" w:rsidRPr="00E457C1">
        <w:rPr>
          <w:noProof/>
          <w:lang w:val="en-US"/>
        </w:rPr>
        <w:t>I</w:t>
      </w:r>
      <w:r w:rsidRPr="00E457C1">
        <w:rPr>
          <w:noProof/>
          <w:lang w:val="en-US"/>
        </w:rPr>
        <w:t>V.2.</w:t>
      </w:r>
      <w:r w:rsidR="005D557B" w:rsidRPr="00E457C1">
        <w:rPr>
          <w:noProof/>
          <w:lang w:val="en-US"/>
        </w:rPr>
        <w:t>1.</w:t>
      </w:r>
    </w:p>
    <w:p w14:paraId="06E01CA1" w14:textId="77777777" w:rsidR="009F594A" w:rsidRPr="00E457C1" w:rsidRDefault="009F594A" w:rsidP="009F594A">
      <w:pPr>
        <w:pStyle w:val="AR6BodyText"/>
        <w:rPr>
          <w:noProof/>
          <w:lang w:val="en-US"/>
        </w:rPr>
      </w:pPr>
    </w:p>
    <w:p w14:paraId="5EB71398" w14:textId="0F2EED61" w:rsidR="009F594A" w:rsidRPr="00E457C1" w:rsidRDefault="009F594A" w:rsidP="009F594A">
      <w:pPr>
        <w:pStyle w:val="AR6BodyText"/>
        <w:rPr>
          <w:noProof/>
          <w:lang w:val="en-US"/>
        </w:rPr>
      </w:pPr>
      <w:r w:rsidRPr="00E457C1">
        <w:rPr>
          <w:noProof/>
          <w:lang w:val="en-US"/>
        </w:rPr>
        <w:t>AR5 found that while models simulated correctly most of the</w:t>
      </w:r>
      <w:r w:rsidR="00C87F62" w:rsidRPr="00E457C1">
        <w:rPr>
          <w:noProof/>
          <w:lang w:val="en-US"/>
        </w:rPr>
        <w:t xml:space="preserve"> </w:t>
      </w:r>
      <w:r w:rsidRPr="00E457C1">
        <w:rPr>
          <w:noProof/>
          <w:lang w:val="en-US"/>
        </w:rPr>
        <w:t xml:space="preserve">spatial properties of the NAM, substantial inter-model differences remained </w:t>
      </w:r>
      <w:r w:rsidR="00306193" w:rsidRPr="00E457C1">
        <w:rPr>
          <w:noProof/>
          <w:lang w:val="en-US"/>
        </w:rPr>
        <w:t>in</w:t>
      </w:r>
      <w:r w:rsidRPr="00E457C1">
        <w:rPr>
          <w:noProof/>
          <w:lang w:val="en-US"/>
        </w:rPr>
        <w:t xml:space="preserve"> the details of the associated teleconnection patterns over land</w:t>
      </w:r>
      <w:r w:rsidR="00441B63" w:rsidRPr="00E457C1">
        <w:rPr>
          <w:noProof/>
          <w:lang w:val="en-US"/>
        </w:rPr>
        <w:t xml:space="preserve"> </w:t>
      </w:r>
      <w:r w:rsidR="00441B63">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441B63">
        <w:rPr>
          <w:noProof/>
        </w:rPr>
        <w:fldChar w:fldCharType="separate"/>
      </w:r>
      <w:r w:rsidR="00393F8C">
        <w:rPr>
          <w:noProof/>
          <w:lang w:val="en-US"/>
        </w:rPr>
        <w:t>(Flato et al., 2013)</w:t>
      </w:r>
      <w:r w:rsidR="00441B63">
        <w:rPr>
          <w:noProof/>
        </w:rPr>
        <w:fldChar w:fldCharType="end"/>
      </w:r>
      <w:r w:rsidRPr="00E457C1">
        <w:rPr>
          <w:noProof/>
          <w:lang w:val="en-US"/>
        </w:rPr>
        <w:t xml:space="preserve">. </w:t>
      </w:r>
      <w:ins w:id="2724" w:author="Ian Blenkinsop" w:date="2021-07-13T09:41:00Z">
        <w:r w:rsidR="00D019C8">
          <w:rPr>
            <w:noProof/>
            <w:lang w:val="en-US"/>
          </w:rPr>
          <w:t xml:space="preserve">The </w:t>
        </w:r>
      </w:ins>
      <w:r w:rsidRPr="00E457C1">
        <w:rPr>
          <w:noProof/>
          <w:lang w:val="en-US"/>
        </w:rPr>
        <w:t>AR5 reported that most models did not reproduce the observed positive trend of the NAO/NAM indices during the secon</w:t>
      </w:r>
      <w:r w:rsidR="0085428A" w:rsidRPr="00E457C1">
        <w:rPr>
          <w:noProof/>
          <w:lang w:val="en-US"/>
        </w:rPr>
        <w:t xml:space="preserve">d </w:t>
      </w:r>
      <w:r w:rsidRPr="00E457C1">
        <w:rPr>
          <w:noProof/>
          <w:lang w:val="en-US"/>
        </w:rPr>
        <w:t>half of the 20</w:t>
      </w:r>
      <w:r w:rsidRPr="00566450">
        <w:rPr>
          <w:noProof/>
          <w:lang w:val="en-US"/>
          <w:rPrChange w:id="2725" w:author="Sara M Tuson" w:date="2021-06-28T09:47:00Z">
            <w:rPr>
              <w:noProof/>
              <w:vertAlign w:val="superscript"/>
              <w:lang w:val="en-US"/>
            </w:rPr>
          </w:rPrChange>
        </w:rPr>
        <w:t>th</w:t>
      </w:r>
      <w:r w:rsidRPr="00E457C1">
        <w:rPr>
          <w:noProof/>
          <w:lang w:val="en-US"/>
        </w:rPr>
        <w:t xml:space="preserve"> century</w:t>
      </w:r>
      <w:r w:rsidR="00A96A14" w:rsidRPr="00E457C1">
        <w:rPr>
          <w:noProof/>
          <w:lang w:val="en-US"/>
        </w:rPr>
        <w:t>.</w:t>
      </w:r>
      <w:r w:rsidRPr="00E457C1">
        <w:rPr>
          <w:noProof/>
          <w:lang w:val="en-US"/>
        </w:rPr>
        <w:t xml:space="preserve"> </w:t>
      </w:r>
      <w:r w:rsidR="00A96A14" w:rsidRPr="00E457C1">
        <w:rPr>
          <w:noProof/>
          <w:lang w:val="en-US"/>
        </w:rPr>
        <w:t>I</w:t>
      </w:r>
      <w:r w:rsidRPr="00E457C1">
        <w:rPr>
          <w:noProof/>
          <w:lang w:val="en-US"/>
        </w:rPr>
        <w:t xml:space="preserve">t was unclear to what extent this failure reflected model shortcomings and/or if the observed trend could be simply related to pronounced internal climate variability. </w:t>
      </w:r>
      <w:ins w:id="2726" w:author="Ian Blenkinsop" w:date="2021-07-13T09:41:00Z">
        <w:r w:rsidR="00D019C8">
          <w:rPr>
            <w:noProof/>
            <w:lang w:val="en-US"/>
          </w:rPr>
          <w:t xml:space="preserve">The </w:t>
        </w:r>
      </w:ins>
      <w:r w:rsidRPr="00E457C1">
        <w:rPr>
          <w:noProof/>
          <w:lang w:val="en-US"/>
        </w:rPr>
        <w:t xml:space="preserve">AR5 accordingly did not </w:t>
      </w:r>
      <w:r w:rsidR="0085428A" w:rsidRPr="00E457C1">
        <w:rPr>
          <w:noProof/>
          <w:lang w:val="en-US"/>
        </w:rPr>
        <w:t>make an attribution assessment for</w:t>
      </w:r>
      <w:r w:rsidRPr="00E457C1">
        <w:rPr>
          <w:noProof/>
          <w:lang w:val="en-US"/>
        </w:rPr>
        <w:t xml:space="preserve"> the NAO/NAM.</w:t>
      </w:r>
    </w:p>
    <w:p w14:paraId="30779685" w14:textId="77777777" w:rsidR="009F594A" w:rsidRPr="00E457C1" w:rsidRDefault="009F594A" w:rsidP="009F594A">
      <w:pPr>
        <w:pStyle w:val="AR6BodyText"/>
        <w:rPr>
          <w:noProof/>
          <w:lang w:val="en-US"/>
        </w:rPr>
      </w:pPr>
    </w:p>
    <w:p w14:paraId="76D64028" w14:textId="0D5552C4" w:rsidR="009F594A" w:rsidRPr="00E457C1" w:rsidRDefault="0085428A" w:rsidP="009F594A">
      <w:pPr>
        <w:pStyle w:val="AR6BodyText"/>
        <w:rPr>
          <w:noProof/>
          <w:lang w:val="en-US"/>
        </w:rPr>
      </w:pPr>
      <w:bookmarkStart w:id="2727" w:name="_Hlk66032240"/>
      <w:r w:rsidRPr="00E457C1">
        <w:rPr>
          <w:noProof/>
          <w:lang w:val="en-US"/>
        </w:rPr>
        <w:t xml:space="preserve">New studies since </w:t>
      </w:r>
      <w:del w:id="2728" w:author="Sara M Tuson" w:date="2021-06-24T09:46:00Z">
        <w:r w:rsidRPr="00E457C1" w:rsidDel="00A23DCD">
          <w:rPr>
            <w:noProof/>
            <w:lang w:val="en-US"/>
          </w:rPr>
          <w:delText xml:space="preserve">the </w:delText>
        </w:r>
      </w:del>
      <w:r w:rsidRPr="00E457C1">
        <w:rPr>
          <w:noProof/>
          <w:lang w:val="en-US"/>
        </w:rPr>
        <w:t xml:space="preserve">AR5 continue to find that </w:t>
      </w:r>
      <w:r w:rsidR="009F594A" w:rsidRPr="00E457C1">
        <w:rPr>
          <w:noProof/>
          <w:lang w:val="en-US"/>
        </w:rPr>
        <w:t xml:space="preserve">CMIP5 models reproduce the spatial structure and magnitude of the NAM </w:t>
      </w:r>
      <w:bookmarkEnd w:id="2727"/>
      <w:r w:rsidR="009F594A" w:rsidRPr="00E457C1">
        <w:rPr>
          <w:noProof/>
          <w:lang w:val="en-US"/>
        </w:rPr>
        <w:t xml:space="preserve">reasonably well </w:t>
      </w:r>
      <w:r w:rsidR="009F594A">
        <w:rPr>
          <w:noProof/>
        </w:rPr>
        <w:fldChar w:fldCharType="begin" w:fldLock="1"/>
      </w:r>
      <w:r w:rsidR="00E719C0">
        <w:rPr>
          <w:noProof/>
          <w:lang w:val="en-US"/>
        </w:rPr>
        <w:instrText>ADDIN CSL_CITATION { "citationItems" : [ { "id" : "ITEM-1", "itemData" : { "DOI" : "10.3724/SP.J.1248.2013.242", "abstract" : "The temporal variability and spatial pattern of the Arctic Oscillation (AO) simulated in the historical experiment of 26 coupled climate models participating in the Coupled Model Intercomparison Project Phase 5 (CMIP5) are evaluated. Spectral analysis of the monthly AO index indicates that 23 out of the 26 CMIP5 models exhibit no statistically significant spectral peak in the historical experiment, as seen in the observations. These models are able to reproduce the AO pattern in the sea level pressure anomaly field during boreal winter, but the intensity of the AO pattern tends to be overestimated in all the models. The zonal-mean zonal wind anomalies associated with the AO is dominated by a meridional dipole in the mid-high latitudes of the Northern Hemisphere during boreal winter, which is well reproduced by only a few models. Most models show significant biases in both strength and location of the dipole compared to the observation. In considering the temporal variability as well as spatial structures in both horizontal and vertical directions, the MPI-ESM-P model reproduces an AO pattern that resembles the observation the best.", "author" : [ { "dropping-particle" : "", "family" : "Zuo", "given" : "Jin-Qing", "non-dropping-particle" : "", "parse-names" : false, "suffix" : "" }, { "dropping-particle" : "", "family" : "Li", "given" : "Wei-Jing", "non-dropping-particle" : "", "parse-names" : false, "suffix" : "" }, { "dropping-particle" : "", "family" : "Ren", "given" : "Hong-Li", "non-dropping-particle" : "", "parse-names" : false, "suffix" : "" } ], "container-title" : "Advances in Climate Change Research", "id" : "ITEM-1", "issue" : "4", "issued" : { "date-parts" : [ [ "2013" ] ] }, "note" : "AO in CMIP5 models\n- CMIP5 historical vs HadSLP2, NCEP/NCAR\n- Monthly EOF of SLP 20-90N for 1950-2005\n- Patterns are only for DJF\n\n- All models (except those from Hadley Centre) reproduces AO structure\n- North Pacific SLP center is too emphasized\n- All overestimate amplitude (at least partly due to overly strong Pacific signal)\n- Associated zonal-mean zonal wind anomaly structure is biased in variaous manner (in magnitude, relative strength of dipole, meridional shift, vertical tilt)", "page" : "242-249", "title" : "Representation of the Arctic Oscillation in the CMIP5 Models", "translator" : [ { "dropping-particle" : "", "family" : "J3893", "given" : "", "non-dropping-particle" : "", "parse-names" : false, "suffix" : "" } ], "type" : "article-journal", "volume" : "4" }, "uris" : [ "http://www.mendeley.com/documents/?uuid=435af7a9-4fea-4498-b7eb-23f395fc3729" ] }, { "id" : "ITEM-2", "itemData" : { "DOI" : "10.1002/jgrd.50493", "abstract" : "AbstractThis study assesses the capability of CMIP5 models in representing primary modes of boreal winter extratropical low-frequency variability. Rotated principal component analysis is applied to monthly mean output from historical simulations of 14 plus two variants models and National Centers for Environmental Prediction\u2013National Center for Atmospheric Research reanalyses (NNR) to isolate the leading patterns of variability in 500 hPa height. For each model data set, North Atlantic Oscillation (NAO)-like and Pacific-North American (PNA)-like patterns are identified using pattern correlation analysis (against NNR patterns). The relative pattern correspondence among CMIP5 models and reanalyses is further quantified via cluster analyses of the rotated empirical orthogonal function, NAO-like, and PNA-like patterns, respectively. For both NAO and PNA, 18.8% of the model patterns lie within the same cluster as NNR. Composite structural differences among clusters chiefly consist of (a) spatial displacements of or (b) regional magnitude disparities in the primary anomaly features. While all models replicate the basic aspects of PNA, a small minority of models fails to replicate NAO pattern. Overall, the best performing model is the \u201cGFDL-ESM2G.\u201d Interestingly, models having a well-resolved stratosphere generally perform more poorly than those without. Model biases in low-frequency mode structure have important consequences for the representation of associated regional anomalies in surface air temperature and storm track behavior. Those differences among clusters are linked to variations in dynamical structures and their relation to the climatological-mean flow. It is concluded that some state-of-the-art models have important deficiencies in representing low-frequency variability and some of these deficiencies are associated with the failure of models to adequately replicate the observed climatological stationary waves.", "author" : [ { "dropping-particle" : "", "family" : "Lee", "given" : "Yun-Young", "non-dropping-particle" : "", "parse-names" : false, "suffix" : "" }, { "dropping-particle" : "", "family" : "Black", "given" : "Robert X", "non-dropping-particle" : "", "parse-names" : false, "suffix" : "" } ], "container-title" : "Journal of Geophysical Research: Atmospheres", "id" : "ITEM-2", "issue" : "13", "issued" : { "date-parts" : [ [ "2013" ] ] }, "note" : "CMIP5 evaluation in reproducing NAO and PNA\n- In comparison to NCEP/NCAR\n- EOF of z500 over 20-87.5N for DJF 1950-2005\n- REOF -&amp;gt; NAO-like and PNA-like patterns\n- Intermodel cluster analysis of NAO-like and PNA-like patterns\n\n- NAO reproduction is poorer than PNA\n- In some model (cluster #4 especially) NAO is very unrealistic, while PNA is overall well reproduced\n- Associated energy conversion and eddy feedback are accordingly biased\n- Low-top models performs better than high-top models for NAO\n- Better model in terms of one mode does not necessarily fall into better model in the other mode \u2026 performance in region-dependent", "page" : "6891-6904", "title" : "Boreal winter low-frequency variability in CMIP5 models", "translator" : [ { "dropping-particle" : "", "family" : "J3892", "given" : "", "non-dropping-particle" : "", "parse-names" : false, "suffix" : "" } ], "type" : "article-journal", "volume" : "118" }, "uris" : [ "http://www.mendeley.com/documents/?uuid=c741e042-0e79-4ae3-9958-2a9b162d350e" ] }, { "id" : "ITEM-3", "itemData" : { "DOI" : "10.1007/s00382-013-1970-y", "ISSN" : "1432-0894", "abstract" : "The representation of the wintertime North Atlantic Oscillation (NAO) and its relationship with atmospheric blocking and the Atlantic jet stream is investigated in a set of CMIP5 models. It is shown that some state-of-the-art climate models are unable to correctly simulate the physical processes connected to the NAO. This is especially true for models with a strongly underestimated frequency of high-latitude blocking over Greenland. In these models the first empirical orthogonal function (EOF1) of the Euro-Atlantic sector can represent at least three different categories of dominant modes of variability associated with different prevalent regions of blocking occurrence and jet stream displacements. It is therefore possible to show that such ``biased NAOs'' are connected with different dynamical processes with respect to the canonical NAO seen in observations. Since the NAO is a widely used concept in scientific community, the consequent ``dynamical misinterpretation'' of the NAO that can result when climate models are analyzed may have important implications for the NAO-related studies. This may be especially relevant for the ones involving climate scenarios, since these modeled NAOs may react differently to greenhouse gas forcing.", "author" : [ { "dropping-particle" : "", "family" : "Davini", "given" : "Paolo", "non-dropping-particle" : "", "parse-names" : false, "suffix" : "" }, { "dropping-particle" : "", "family" : "Cagnazzo", "given" : "Chiara", "non-dropping-particle" : "", "parse-names" : false, "suffix" : "" } ], "container-title" : "Climate Dynamics", "id" : "ITEM-3", "issue" : "5", "issued" : { "date-parts" : [ [ "2014", "9" ] ] }, "note" : "Model evaluation of NAO in CMIP5 models\nCMIP5 historical 1951-2005\nIn comparison to NCEP/NCAR and 20CR\n- NAO defined through EOF of z500\n- Tibaldi and Molteni (1990) blocking index\n- Jet latitude index\n\n- In a Taylor diagram of EOF-based NAO, no improvement from CMIP3 to CMIP5\n- Woollings et al (2008): Greenland blocking as a key element of the NAO\n- Majority of the models realistically simulate the association of EOF-based NAO with blocking and jet variations, but some models do not \u2026 Blocking in equatorward instead of poleward side of jet, jet pulsing instead of wobbling, or too annular", "page" : "1497-1511", "title" : "On the misinterpretation of the North Atlantic Oscillation in CMIP5 models", "translator" : [ { "dropping-particle" : "", "family" : "J3894", "given" : "", "non-dropping-particle" : "", "parse-names" : false, "suffix" : "" } ], "type" : "article-journal", "volume" : "43" }, "uris" : [ "http://www.mendeley.com/documents/?uuid=f543a654-9eb2-397b-85c0-e65fc98a8704" ] }, { "id" : "ITEM-4", "itemData" : { "DOI" : "10.3878/j.issn.1674-2834.13.0058", "abstract" : "AbstractThe authors evaluate the performance of models from Coupled Model Intercomparison Project Phase 5 (CMIP5) in simulating the historical (1951\u20132000) modes of interannual variability in the seasonal mean Northern Hemisphere (NH) 500 hPa geopotential height during winter (December-January-February, DJF). The analysis is done by using a variance decomposition method, which is suitable for studying patterns of inter-annual variability arising from intraseasonal variability and slow variability (time scales of a season or longer). Overall, compared with reanalysis data, the spatial structure and variance of the leading modes in the intraseasonal component are generally well reproduced by the CMIP5 models, with few clear differences between the models. However, there are systematic discrepancies among the models in their reproduction of the leading modes in the slow component. These modes include the dominant slow patterns, which can be seen as features of the Pacific-North American pattern, the North Atlantic Oscillation/Arctic Oscillation, and the Western Pacific pattern. An overall score is calculated to quantify how well models reproduce the three leading slow modes of variability. Ten models that reproduce the slow modes of variability relatively well are identified.", "author" : [ { "dropping-particle" : "", "family" : "Ying", "given" : "Kai-Ran", "non-dropping-particle" : "", "parse-names" : false, "suffix" : "" }, { "dropping-particle" : "", "family" : "Zhao", "given" : "Tian-Bao", "non-dropping-particle" : "", "parse-names" : false, "suffix" : "" }, { "dropping-particle" : "", "family" : "Zheng", "given" : "Xiao-Gu", "non-dropping-particle" : "", "parse-names" : false, "suffix" : "" } ], "container-title" : "Atmospheric and Oceanic Science Letters", "id" : "ITEM-4", "issue" : "1", "issued" : { "date-parts" : [ [ "2014" ] ] }, "note" : "CMIP5 model reproduction of leading modes of intraseasonal and interannual-longer variability in NH winter\n- CMIP5 historical, 1951-2000\n- 20CR, HadISST\n- DJF, REOFs of intraseasonal and interannual (and longer) components of z500 over the NH (Zheng and Frederiksen 2004 method)\n\n- Intraseasonal: 9 modes, PNA, EA, EA/WR, TNH, SCA and blocking patterns\n\u2026 Intraseasonal modes are well reproduces\n- Longer time scales: 3 modes, PNA, NAM, WP (=NPO)\n\u2026 PNA is overall well reproduced in spatial structure and association of SST anomalies\nNAM, WP are not reproduced reasonablly well in spatial structure", "page" : "34-41", "publisher" : "Taylor &amp; Francis", "title" : "Slow and Intraseasonal Modes of the Boreal Winter Atmospheric Circulation Simulated by CMIP5 Models", "translator" : [ { "dropping-particle" : "", "family" : "J3862", "given" : "", "non-dropping-particle" : "", "parse-names" : false, "suffix" : "" } ], "type" : "article-journal", "volume" : "7" }, "uris" : [ "http://www.mendeley.com/documents/?uuid=e0c69ad4-d7a4-4aae-9cdd-fe92124f080d" ] }, { "id" : "ITEM-5", "itemData" : { "DOI" : "10.1007/s00382-015-2643-9", "ISSN" : "1432-0894", "abstract" : "The historical and future relationships between two major patterns of large-scale climate variability, the North Atlantic Oscillation (NAO) and the Pacific/North America pattern (PNA), and the regional winter temperature and precipitation over the eastern United States were systemically evaluated by using 17 general circulation models (GCMs) from the Coupled Model Intercomparison Project phase 5. Empirical orthogonal function analysis was used to define the NAO and PNA. The observed spatial patterns of NAO and PNA can be reproduced by all the GCMs with slight differences in locations of the centers of action and their average magnitudes. For the correlations with regional winter temperature and precipitation over the eastern US, GCMs perform best in capturing the relationships between the NAO and winter temperature, and between the PNA and winter temperature and precipitation. The differences between the observed and simulated relationships are mainly due to displacements of the simulated NAO and PNA centers of action and differences in their magnitudes. In simulations of the future, both NAO and PNA magnitudes increase, with uncertainties related to the model response and emission scenarios. When assessing the influences of future NAO/PNA changes on regional winter temperature, it is found that the main factors are related to changes in the magnitude of the NAO Azores center and total NAO magnitude, and the longitude of the PNA center over northwestern North America, total PNA magnitude, and the magnitude of the PNA center over the southeastern US.", "author" : [ { "dropping-particle" : "", "family" : "Ning", "given" : "Liang", "non-dropping-particle" : "", "parse-names" : false, "suffix" : "" }, { "dropping-particle" : "", "family" : "Bradley", "given" : "Raymond S", "non-dropping-particle" : "", "parse-names" : false, "suffix" : "" } ], "container-title" : "Climate Dynamics", "id" : "ITEM-5", "issue" : "3", "issued" : { "date-parts" : [ [ "2016" ] ] }, "note" : "Model reproduction of NAO and PNA and their regional impacts on North America, and future modulations\n- CMIP5 historical and RCP2.6, 4.5, 8.5\n- NCEP/NCAR, with CRU TS3.21\n- DJFM, 1950-1999 and 2050-2099\n\n- NAO: EOF1 of SLP over the North Atlantic sector\n\u2026 Most of the models repoduces the SLP anomaly pattern, with understimated magnitude of the subtropical center\nMost of the models can simulate winter temperature anomalies over the eastern US\n- PNA: EOF1 of z500 over the Noth Pacific-North American sector\n\u2026 Models reproduces the z500 anomaly pattern well\nMost of the models simulate the dipolar temperature anomalies b/w northwestern North America and the southerastern US\n- Biases in impact patterns are consistent with biases in circulation pattern\n\n- Future change in the patterns and impacts", "page" : "1257-1276", "title" : "NAO and PNA influences on winter temperature and precipitation over the eastern United States in CMIP5 GCMs", "translator" : [ { "dropping-particle" : "", "family" : "J3860", "given" : "", "non-dropping-particle" : "", "parse-names" : false, "suffix" : "" } ], "type" : "article-journal", "volume" : "46" }, "uris" : [ "http://www.mendeley.com/documents/?uuid=7b114126-0e10-43bf-ba43-3589d2f56506" ] }, { "id" : "ITEM-6", "itemData" : { "DOI" : "10.1088/1748-9326/12/1/014001", "abstract" : "Distinct biases are found in the pattern and teleconnections of the Arctic Oscillation (AO) in 32 climate models that participate the Coupled Model Intercomparison Project Phase 5 (CMIP5). Compared with observations, the Pacific (Atlantic) center of AO is excessively strong (weak) in most of the 32 CMIP5 models, and the AO-related surface air temperature anomalies are generally weak over the Eurasian continent and North America. These biases are closely tied to the excessively strong linkage, which is marginal in observations, between AO and the North Pacific mode (NPM)\u2014the leading variability of the North Pacific sea level pressure. It implies that the AO in CMIP5 models may be compounded with some regional mode over the North Pacific. Accordingly, a bias-correction method was proposed via correcting the AO index (AOI) to improve the diagnostic estimates of the AO teleconnections. The results suggest that the biases in the pattern and teleconnections of AO can be significantly reduced when the NPM variability is linearly removed from the AOI.", "author" : [ { "dropping-particle" : "", "family" : "Gong", "given" : "Hainan", "non-dropping-particle" : "", "parse-names" : false, "suffix" : "" }, { "dropping-particle" : "", "family" : "Wang", "given" : "Lin", "non-dropping-particle" : "", "parse-names" : false, "suffix" : "" }, { "dropping-particle" : "", "family" : "Chen", "given" : "Wen", "non-dropping-particle" : "", "parse-names" : false, "suffix" : "" }, { "dropping-particle" : "", "family" : "Chen", "given" : "Xiaolong", "non-dropping-particle" : "", "parse-names" : false, "suffix" : "" }, { "dropping-particle" : "", "family" : "Nath", "given" : "Debashis", "non-dropping-particle" : "", "parse-names" : false, "suffix" : "" } ], "container-title" : "Environmental Research Letters", "id" : "ITEM-6", "issue" : "1", "issued" : { "date-parts" : [ [ "2017" ] ] }, "note" : "AO reproducibility in CMIP5\n- CMIP5 historical 1961-2005 DJF\n- ERA-40 + ERA-Interim\n- EOF1 of SLP over 20-90N\n\n- SLP anom is more emphasized in the Pacific than Atlantic sectors in CMIP5\n- Associated SAT anomalies are overall too weak\n- Related to too strong PNA-AO linkage", "page" : "14001", "title" : "Biases of the wintertime Arctic Oscillation in CMIP5 models", "translator" : [ { "dropping-particle" : "", "family" : "J274", "given" : "", "non-dropping-particle" : "", "parse-names" : false, "suffix" : "" } ], "type" : "article-journal", "volume" : "12" }, "uris" : [ "http://www.mendeley.com/documents/?uuid=ae73392c-7ced-43d6-8111-ccfd695e17b8" ] }, { "id" : "ITEM-7", "itemData" : { "DOI" : "10.1007/s00382-016-3502-z", "ISSN" : "1432-0894", "abstract" : "This study highlights the expected range of projected winter air temperature and precipitation trends over the next 30\u201350\u00a0years due to unpredictable fluctuations of the North Atlantic Oscillation (NAO) superimposed upon forced anthropogenic climate change. The findings are based on a 40-member initial-condition ensemble of simulations covering the period 1920\u20132100 conducted with the Community Earth System Model version 1 (CESM1) at 1\u00b0 spatial resolution. The magnitude (and in some regions, even the sign) of the projected temperature and precipitation trends over Europe, Russia and parts of the Middle East vary considerably across the ensemble depending on the evolution of the NAO in each individual member. Thus, internal variability of the NAO imparts substantial uncertainty to future changes in regional climate over the coming decades. To validate the model results, we apply a simple scaling approach that relates the margin-of-error on a trend to the statistics of the interannual variability. In this way, we can obtain the expected range of projected climate trends using the interannual statistics of the observed NAO record in combination with the model\u2019s radiatively-forced response (given by the ensemble-mean of the 40 simulations). The results of this observationally-based estimate are similar to those obtained directly from the CESM ensemble, attesting to the fidelity of the model\u2019s representation of the NAO and the utility of this approach. Finally, we note that the interannual statistics of the NAO and associated surface climate impacts are subject to uncertainty due to sampling fluctuations, even when based on a century of data.", "author" : [ { "dropping-particle" : "", "family" : "Deser", "given" : "Clara", "non-dropping-particle" : "", "parse-names" : false, "suffix" : "" }, { "dropping-particle" : "", "family" : "Hurrell", "given" : "James W", "non-dropping-particle" : "", "parse-names" : false, "suffix" : "" }, { "dropping-particle" : "", "family" : "Phillips", "given" : "Adam S", "non-dropping-particle" : "", "parse-names" : false, "suffix" : "" } ], "container-title" : "Climate Dynamics", "id" : "ITEM-7", "issue" : "9", "issued" : { "date-parts" : [ [ "2017" ] ] }, "note" : "NAO in CESM1-LENS (historical-RCP8.5)\nInterannual variability of DJFM SLP (detrended) -&amp;gt; EOF over the N Atlantic\nCompared to 20CRv2 SLP, GISTEMP, GPCC\n\n- EOF 1 of each 93-yr (1920-2012) integration -&amp;gt; diversity\nStatistics of the interannual NAO may not be precisely obtained from &amp;quot;only&amp;quot; 93-yr records \n- Decadal component of PC1 -&amp;gt; realictic amplitudes\n- Ensemble mean of decadal component is small -&amp;gt; largelly internal\n- Obs lag-1yr autocorrelation = 0.17, outside of the LENS ensemble, but not significantly different (max = 0.16, min = -0.28 in LENS)\n- Uncertainty of 30-yr trend due to internal variability can be estimated from the autocorrelation\n- Need of large ensemble", "page" : "3141-3157", "title" : "The role of the North Atlantic Oscillation in European climate projections", "translator" : [ { "dropping-particle" : "", "family" : "J3734", "given" : "", "non-dropping-particle" : "", "parse-names" : false, "suffix" : "" } ], "type" : "article-journal", "volume" : "49" }, "uris" : [ "http://www.mendeley.com/documents/?uuid=deadddef-3cf5-4af7-a5d4-ed8485eaf413" ] } ], "mendeley" : { "formattedCitation" : "(Lee and Black, 2013; Zuo et al., 2013; Davini and Cagnazzo, 2014; Ying et al., 2014; Ning and Bradley, 2016; Deser et al., 2017b; Gong et al., 2017)", "plainTextFormattedCitation" : "(Lee and Black, 2013; Zuo et al., 2013; Davini and Cagnazzo, 2014; Ying et al., 2014; Ning and Bradley, 2016; Deser et al., 2017b; Gong et al., 2017)", "previouslyFormattedCitation" : "(Lee and Black, 2013; Zuo et al., 2013; Davini and Cagnazzo, 2014; Ying et al., 2014; Ning and Bradley, 2016; Deser et al., 2017b; Gong et al., 2017)" }, "properties" : { "noteIndex" : 0 }, "schema" : "https://github.com/citation-style-language/schema/raw/master/csl-citation.json" }</w:instrText>
      </w:r>
      <w:r w:rsidR="009F594A">
        <w:rPr>
          <w:noProof/>
        </w:rPr>
        <w:fldChar w:fldCharType="separate"/>
      </w:r>
      <w:r w:rsidR="00393F8C">
        <w:rPr>
          <w:noProof/>
          <w:lang w:val="en-US"/>
        </w:rPr>
        <w:t>(Lee and Black, 2013; Zuo et al., 2013; Davini and Cagnazzo, 2014; Ying et al., 2014; Ning and Bradley, 2016; Deser et al., 2017b; Gong et al., 2017)</w:t>
      </w:r>
      <w:r w:rsidR="009F594A">
        <w:rPr>
          <w:noProof/>
        </w:rPr>
        <w:fldChar w:fldCharType="end"/>
      </w:r>
      <w:r w:rsidR="009F594A" w:rsidRPr="00E457C1">
        <w:rPr>
          <w:noProof/>
          <w:lang w:val="en-US"/>
        </w:rPr>
        <w:t xml:space="preserve"> although the North Pacific SLP anomalies remain generally too strong </w:t>
      </w:r>
      <w:r w:rsidR="009F594A">
        <w:rPr>
          <w:noProof/>
        </w:rPr>
        <w:fldChar w:fldCharType="begin" w:fldLock="1"/>
      </w:r>
      <w:r w:rsidR="00E719C0">
        <w:rPr>
          <w:noProof/>
          <w:lang w:val="en-US"/>
        </w:rPr>
        <w:instrText>ADDIN CSL_CITATION { "citationItems" : [ { "id" : "ITEM-1", "itemData" : { "DOI" : "10.3724/SP.J.1248.2013.242", "abstract" : "The temporal variability and spatial pattern of the Arctic Oscillation (AO) simulated in the historical experiment of 26 coupled climate models participating in the Coupled Model Intercomparison Project Phase 5 (CMIP5) are evaluated. Spectral analysis of the monthly AO index indicates that 23 out of the 26 CMIP5 models exhibit no statistically significant spectral peak in the historical experiment, as seen in the observations. These models are able to reproduce the AO pattern in the sea level pressure anomaly field during boreal winter, but the intensity of the AO pattern tends to be overestimated in all the models. The zonal-mean zonal wind anomalies associated with the AO is dominated by a meridional dipole in the mid-high latitudes of the Northern Hemisphere during boreal winter, which is well reproduced by only a few models. Most models show significant biases in both strength and location of the dipole compared to the observation. In considering the temporal variability as well as spatial structures in both horizontal and vertical directions, the MPI-ESM-P model reproduces an AO pattern that resembles the observation the best.", "author" : [ { "dropping-particle" : "", "family" : "Zuo", "given" : "Jin-Qing", "non-dropping-particle" : "", "parse-names" : false, "suffix" : "" }, { "dropping-particle" : "", "family" : "Li", "given" : "Wei-Jing", "non-dropping-particle" : "", "parse-names" : false, "suffix" : "" }, { "dropping-particle" : "", "family" : "Ren", "given" : "Hong-Li", "non-dropping-particle" : "", "parse-names" : false, "suffix" : "" } ], "container-title" : "Advances in Climate Change Research", "id" : "ITEM-1", "issue" : "4", "issued" : { "date-parts" : [ [ "2013" ] ] }, "note" : "AO in CMIP5 models\n- CMIP5 historical vs HadSLP2, NCEP/NCAR\n- Monthly EOF of SLP 20-90N for 1950-2005\n- Patterns are only for DJF\n\n- All models (except those from Hadley Centre) reproduces AO structure\n- North Pacific SLP center is too emphasized\n- All overestimate amplitude (at least partly due to overly strong Pacific signal)\n- Associated zonal-mean zonal wind anomaly structure is biased in variaous manner (in magnitude, relative strength of dipole, meridional shift, vertical tilt)", "page" : "242-249", "title" : "Representation of the Arctic Oscillation in the CMIP5 Models", "translator" : [ { "dropping-particle" : "", "family" : "J3893", "given" : "", "non-dropping-particle" : "", "parse-names" : false, "suffix" : "" } ], "type" : "article-journal", "volume" : "4" }, "uris" : [ "http://www.mendeley.com/documents/?uuid=435af7a9-4fea-4498-b7eb-23f395fc3729" ] }, { "id" : "ITEM-2", "itemData" : { "DOI" : "10.1088/1748-9326/12/1/014001", "abstract" : "Distinct biases are found in the pattern and teleconnections of the Arctic Oscillation (AO) in 32 climate models that participate the Coupled Model Intercomparison Project Phase 5 (CMIP5). Compared with observations, the Pacific (Atlantic) center of AO is excessively strong (weak) in most of the 32 CMIP5 models, and the AO-related surface air temperature anomalies are generally weak over the Eurasian continent and North America. These biases are closely tied to the excessively strong linkage, which is marginal in observations, between AO and the North Pacific mode (NPM)\u2014the leading variability of the North Pacific sea level pressure. It implies that the AO in CMIP5 models may be compounded with some regional mode over the North Pacific. Accordingly, a bias-correction method was proposed via correcting the AO index (AOI) to improve the diagnostic estimates of the AO teleconnections. The results suggest that the biases in the pattern and teleconnections of AO can be significantly reduced when the NPM variability is linearly removed from the AOI.", "author" : [ { "dropping-particle" : "", "family" : "Gong", "given" : "Hainan", "non-dropping-particle" : "", "parse-names" : false, "suffix" : "" }, { "dropping-particle" : "", "family" : "Wang", "given" : "Lin", "non-dropping-particle" : "", "parse-names" : false, "suffix" : "" }, { "dropping-particle" : "", "family" : "Chen", "given" : "Wen", "non-dropping-particle" : "", "parse-names" : false, "suffix" : "" }, { "dropping-particle" : "", "family" : "Chen", "given" : "Xiaolong", "non-dropping-particle" : "", "parse-names" : false, "suffix" : "" }, { "dropping-particle" : "", "family" : "Nath", "given" : "Debashis", "non-dropping-particle" : "", "parse-names" : false, "suffix" : "" } ], "container-title" : "Environmental Research Letters", "id" : "ITEM-2", "issue" : "1", "issued" : { "date-parts" : [ [ "2017" ] ] }, "note" : "AO reproducibility in CMIP5\n- CMIP5 historical 1961-2005 DJF\n- ERA-40 + ERA-Interim\n- EOF1 of SLP over 20-90N\n\n- SLP anom is more emphasized in the Pacific than Atlantic sectors in CMIP5\n- Associated SAT anomalies are overall too weak\n- Related to too strong PNA-AO linkage", "page" : "14001", "title" : "Biases of the wintertime Arctic Oscillation in CMIP5 models", "translator" : [ { "dropping-particle" : "", "family" : "J274", "given" : "", "non-dropping-particle" : "", "parse-names" : false, "suffix" : "" } ], "type" : "article-journal", "volume" : "12" }, "uris" : [ "http://www.mendeley.com/documents/?uuid=ae73392c-7ced-43d6-8111-ccfd695e17b8" ] } ], "mendeley" : { "formattedCitation" : "(Zuo et al., 2013; Gong et al., 2017)", "plainTextFormattedCitation" : "(Zuo et al., 2013; Gong et al., 2017)", "previouslyFormattedCitation" : "(Zuo et al., 2013; Gong et al., 2017)" }, "properties" : { "noteIndex" : 0 }, "schema" : "https://github.com/citation-style-language/schema/raw/master/csl-citation.json" }</w:instrText>
      </w:r>
      <w:r w:rsidR="009F594A">
        <w:rPr>
          <w:noProof/>
        </w:rPr>
        <w:fldChar w:fldCharType="separate"/>
      </w:r>
      <w:r w:rsidR="00393F8C">
        <w:rPr>
          <w:noProof/>
          <w:lang w:val="en-US"/>
        </w:rPr>
        <w:t>(Zuo et al., 2013; Gong et al., 2017)</w:t>
      </w:r>
      <w:r w:rsidR="009F594A">
        <w:rPr>
          <w:noProof/>
        </w:rPr>
        <w:fldChar w:fldCharType="end"/>
      </w:r>
      <w:r w:rsidR="009F594A" w:rsidRPr="00E457C1">
        <w:rPr>
          <w:noProof/>
          <w:lang w:val="en-US"/>
        </w:rPr>
        <w:t xml:space="preserve"> and the subtropical North Atlantic lobe of SLP anomalies</w:t>
      </w:r>
      <w:r w:rsidR="00C87F62" w:rsidRPr="00E457C1">
        <w:rPr>
          <w:noProof/>
          <w:lang w:val="en-US"/>
        </w:rPr>
        <w:t xml:space="preserve"> </w:t>
      </w:r>
      <w:r w:rsidR="009F594A" w:rsidRPr="00E457C1">
        <w:rPr>
          <w:noProof/>
          <w:lang w:val="en-US"/>
        </w:rPr>
        <w:t xml:space="preserve">conversely too weak </w:t>
      </w:r>
      <w:r w:rsidR="009F594A">
        <w:rPr>
          <w:noProof/>
        </w:rPr>
        <w:fldChar w:fldCharType="begin" w:fldLock="1"/>
      </w:r>
      <w:r w:rsidR="00E719C0">
        <w:rPr>
          <w:noProof/>
          <w:lang w:val="en-US"/>
        </w:rPr>
        <w:instrText>ADDIN CSL_CITATION { "citationItems" : [ { "id" : "ITEM-1", "itemData" : { "DOI" : "10.1007/s00382-015-2643-9", "ISSN" : "1432-0894", "abstract" : "The historical and future relationships between two major patterns of large-scale climate variability, the North Atlantic Oscillation (NAO) and the Pacific/North America pattern (PNA), and the regional winter temperature and precipitation over the eastern United States were systemically evaluated by using 17 general circulation models (GCMs) from the Coupled Model Intercomparison Project phase 5. Empirical orthogonal function analysis was used to define the NAO and PNA. The observed spatial patterns of NAO and PNA can be reproduced by all the GCMs with slight differences in locations of the centers of action and their average magnitudes. For the correlations with regional winter temperature and precipitation over the eastern US, GCMs perform best in capturing the relationships between the NAO and winter temperature, and between the PNA and winter temperature and precipitation. The differences between the observed and simulated relationships are mainly due to displacements of the simulated NAO and PNA centers of action and differences in their magnitudes. In simulations of the future, both NAO and PNA magnitudes increase, with uncertainties related to the model response and emission scenarios. When assessing the influences of future NAO/PNA changes on regional winter temperature, it is found that the main factors are related to changes in the magnitude of the NAO Azores center and total NAO magnitude, and the longitude of the PNA center over northwestern North America, total PNA magnitude, and the magnitude of the PNA center over the southeastern US.", "author" : [ { "dropping-particle" : "", "family" : "Ning", "given" : "Liang", "non-dropping-particle" : "", "parse-names" : false, "suffix" : "" }, { "dropping-particle" : "", "family" : "Bradley", "given" : "Raymond S", "non-dropping-particle" : "", "parse-names" : false, "suffix" : "" } ], "container-title" : "Climate Dynamics", "id" : "ITEM-1", "issue" : "3", "issued" : { "date-parts" : [ [ "2016" ] ] }, "note" : "Model reproduction of NAO and PNA and their regional impacts on North America, and future modulations\n- CMIP5 historical and RCP2.6, 4.5, 8.5\n- NCEP/NCAR, with CRU TS3.21\n- DJFM, 1950-1999 and 2050-2099\n\n- NAO: EOF1 of SLP over the North Atlantic sector\n\u2026 Most of the models repoduces the SLP anomaly pattern, with understimated magnitude of the subtropical center\nMost of the models can simulate winter temperature anomalies over the eastern US\n- PNA: EOF1 of z500 over the Noth Pacific-North American sector\n\u2026 Models reproduces the z500 anomaly pattern well\nMost of the models simulate the dipolar temperature anomalies b/w northwestern North America and the southerastern US\n- Biases in impact patterns are consistent with biases in circulation pattern\n\n- Future change in the patterns and impacts", "page" : "1257-1276", "title" : "NAO and PNA influences on winter temperature and precipitation over the eastern United States in CMIP5 GCMs", "translator" : [ { "dropping-particle" : "", "family" : "J3860", "given" : "", "non-dropping-particle" : "", "parse-names" : false, "suffix" : "" } ], "type" : "article-journal", "volume" : "46" }, "uris" : [ "http://www.mendeley.com/documents/?uuid=7b114126-0e10-43bf-ba43-3589d2f56506" ] } ], "mendeley" : { "formattedCitation" : "(Ning and Bradley, 2016)", "plainTextFormattedCitation" : "(Ning and Bradley, 2016)", "previouslyFormattedCitation" : "(Ning and Bradley, 2016)" }, "properties" : { "noteIndex" : 0 }, "schema" : "https://github.com/citation-style-language/schema/raw/master/csl-citation.json" }</w:instrText>
      </w:r>
      <w:r w:rsidR="009F594A">
        <w:rPr>
          <w:noProof/>
        </w:rPr>
        <w:fldChar w:fldCharType="separate"/>
      </w:r>
      <w:r w:rsidR="00393F8C">
        <w:rPr>
          <w:noProof/>
          <w:lang w:val="en-US"/>
        </w:rPr>
        <w:t>(Ning and Bradley, 2016)</w:t>
      </w:r>
      <w:r w:rsidR="009F594A">
        <w:rPr>
          <w:noProof/>
        </w:rPr>
        <w:fldChar w:fldCharType="end"/>
      </w:r>
      <w:r w:rsidR="009F594A" w:rsidRPr="00E457C1">
        <w:rPr>
          <w:noProof/>
          <w:lang w:val="en-US"/>
        </w:rPr>
        <w:t xml:space="preserve"> in many models. Such overall biases noted in both CMIP3 and CMIP5 </w:t>
      </w:r>
      <w:r w:rsidR="009F594A">
        <w:rPr>
          <w:noProof/>
        </w:rPr>
        <w:fldChar w:fldCharType="begin" w:fldLock="1"/>
      </w:r>
      <w:r w:rsidR="00E719C0">
        <w:rPr>
          <w:noProof/>
          <w:lang w:val="en-US"/>
        </w:rPr>
        <w:instrText>ADDIN CSL_CITATION { "citationItems" : [ { "id" : "ITEM-1", "itemData" : { "DOI" : "10.1007/s00382-013-1970-y", "ISSN" : "1432-0894", "abstract" : "The representation of the wintertime North Atlantic Oscillation (NAO) and its relationship with atmospheric blocking and the Atlantic jet stream is investigated in a set of CMIP5 models. It is shown that some state-of-the-art climate models are unable to correctly simulate the physical processes connected to the NAO. This is especially true for models with a strongly underestimated frequency of high-latitude blocking over Greenland. In these models the first empirical orthogonal function (EOF1) of the Euro-Atlantic sector can represent at least three different categories of dominant modes of variability associated with different prevalent regions of blocking occurrence and jet stream displacements. It is therefore possible to show that such ``biased NAOs'' are connected with different dynamical processes with respect to the canonical NAO seen in observations. Since the NAO is a widely used concept in scientific community, the consequent ``dynamical misinterpretation'' of the NAO that can result when climate models are analyzed may have important implications for the NAO-related studies. This may be especially relevant for the ones involving climate scenarios, since these modeled NAOs may react differently to greenhouse gas forcing.", "author" : [ { "dropping-particle" : "", "family" : "Davini", "given" : "Paolo", "non-dropping-particle" : "", "parse-names" : false, "suffix" : "" }, { "dropping-particle" : "", "family" : "Cagnazzo", "given" : "Chiara", "non-dropping-particle" : "", "parse-names" : false, "suffix" : "" } ], "container-title" : "Climate Dynamics", "id" : "ITEM-1", "issue" : "5", "issued" : { "date-parts" : [ [ "2014", "9" ] ] }, "note" : "Model evaluation of NAO in CMIP5 models\nCMIP5 historical 1951-2005\nIn comparison to NCEP/NCAR and 20CR\n- NAO defined through EOF of z500\n- Tibaldi and Molteni (1990) blocking index\n- Jet latitude index\n\n- In a Taylor diagram of EOF-based NAO, no improvement from CMIP3 to CMIP5\n- Woollings et al (2008): Greenland blocking as a key element of the NAO\n- Majority of the models realistically simulate the association of EOF-based NAO with blocking and jet variations, but some models do not \u2026 Blocking in equatorward instead of poleward side of jet, jet pulsing instead of wobbling, or too annular", "page" : "1497-1511", "title" : "On the misinterpretation of the North Atlantic Oscillation in CMIP5 models", "translator" : [ { "dropping-particle" : "", "family" : "J3894", "given" : "", "non-dropping-particle" : "", "parse-names" : false, "suffix" : "" } ], "type" : "article-journal", "volume" : "43" }, "uris" : [ "http://www.mendeley.com/documents/?uuid=f543a654-9eb2-397b-85c0-e65fc98a8704" ] } ], "mendeley" : { "formattedCitation" : "(Davini and Cagnazzo, 2014)", "plainTextFormattedCitation" : "(Davini and Cagnazzo, 2014)", "previouslyFormattedCitation" : "(Davini and Cagnazzo, 2014)" }, "properties" : { "noteIndex" : 0 }, "schema" : "https://github.com/citation-style-language/schema/raw/master/csl-citation.json" }</w:instrText>
      </w:r>
      <w:r w:rsidR="009F594A">
        <w:rPr>
          <w:noProof/>
        </w:rPr>
        <w:fldChar w:fldCharType="separate"/>
      </w:r>
      <w:r w:rsidR="00393F8C">
        <w:rPr>
          <w:noProof/>
          <w:lang w:val="en-US"/>
        </w:rPr>
        <w:t>(Davini and Cagnazzo, 2014)</w:t>
      </w:r>
      <w:r w:rsidR="009F594A">
        <w:rPr>
          <w:noProof/>
        </w:rPr>
        <w:fldChar w:fldCharType="end"/>
      </w:r>
      <w:r w:rsidR="009F594A" w:rsidRPr="00E457C1">
        <w:rPr>
          <w:noProof/>
          <w:lang w:val="en-US"/>
        </w:rPr>
        <w:t xml:space="preserve"> persist in CMIP6 historical simulations, even </w:t>
      </w:r>
      <w:r w:rsidRPr="00E457C1">
        <w:rPr>
          <w:noProof/>
          <w:lang w:val="en-US"/>
        </w:rPr>
        <w:t>though</w:t>
      </w:r>
      <w:r w:rsidR="009F594A" w:rsidRPr="00E457C1">
        <w:rPr>
          <w:noProof/>
          <w:lang w:val="en-US"/>
        </w:rPr>
        <w:t xml:space="preserve"> the multi-model multi-member ensemble mean spatial correlation between modelled and observed NAM is slightly </w:t>
      </w:r>
      <w:r w:rsidRPr="00E457C1">
        <w:rPr>
          <w:noProof/>
          <w:lang w:val="en-US"/>
        </w:rPr>
        <w:t>higher</w:t>
      </w:r>
      <w:r w:rsidR="009F594A" w:rsidRPr="00E457C1">
        <w:rPr>
          <w:noProof/>
          <w:lang w:val="en-US"/>
        </w:rPr>
        <w:t xml:space="preserve"> </w:t>
      </w:r>
      <w:r w:rsidR="001F1422" w:rsidRPr="00E457C1">
        <w:rPr>
          <w:noProof/>
          <w:lang w:val="en-US"/>
        </w:rPr>
        <w:t>(</w:t>
      </w:r>
      <w:r w:rsidR="001F1422" w:rsidRPr="00AC1A12">
        <w:rPr>
          <w:noProof/>
          <w:lang w:val="en-CA" w:eastAsia="en-US"/>
        </w:rPr>
        <w:t>Figure 3.33</w:t>
      </w:r>
      <w:r w:rsidR="009F594A" w:rsidRPr="00E457C1">
        <w:rPr>
          <w:noProof/>
          <w:lang w:val="en-US"/>
        </w:rPr>
        <w:t xml:space="preserve">a,d,g). Regarding the NAO, the majority of CMIP5 models very successfully simulate its spatial structure </w:t>
      </w:r>
      <w:r w:rsidR="009F594A">
        <w:rPr>
          <w:noProof/>
        </w:rPr>
        <w:fldChar w:fldCharType="begin" w:fldLock="1"/>
      </w:r>
      <w:r w:rsidR="00E719C0">
        <w:rPr>
          <w:noProof/>
          <w:lang w:val="en-US"/>
        </w:rPr>
        <w:instrText>ADDIN CSL_CITATION { "citationItems" : [ { "id" : "ITEM-1", "itemData" : { "DOI" : "10.1007/s00382-018-4355-4", "ISSN" : "0930-7575",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 W", "non-dropping-particle" : "", "parse-names" : false, "suffix" : "" }, { "dropping-particle" : "", "family" : "Taylor", "given" : "Karl E", "non-dropping-particle" : "", "parse-names" : false, "suffix" : "" } ], "container-title" : "Climate Dynamics", "id" : "ITEM-1", "issue" : "7-8", "issued" : { "date-parts" : [ [ "2019", "4", "27" ] ] }, "page" : "4057-4089", "title" : "Quantifying the agreement between observed and simulated extratropical modes of interannual variability", "translator" : [ { "dropping-particle" : "", "family" : "J3728", "given" : "", "non-dropping-particle" : "", "parse-names" : false, "suffix" : "" } ], "type" : "article-journal", "volume" : "52" }, "uris" : [ "http://www.mendeley.com/documents/?uuid=1f2a235a-5c0e-4c17-b653-b5234fb3885e" ] } ], "mendeley" : { "formattedCitation" : "(Lee et al., 2019)", "plainTextFormattedCitation" : "(Lee et al., 2019)", "previouslyFormattedCitation" : "(Lee et al., 2019)" }, "properties" : { "noteIndex" : 0 }, "schema" : "https://github.com/citation-style-language/schema/raw/master/csl-citation.json" }</w:instrText>
      </w:r>
      <w:r w:rsidR="009F594A">
        <w:rPr>
          <w:noProof/>
        </w:rPr>
        <w:fldChar w:fldCharType="separate"/>
      </w:r>
      <w:r w:rsidR="00393F8C">
        <w:rPr>
          <w:noProof/>
          <w:lang w:val="en-US"/>
        </w:rPr>
        <w:t>(Lee et al., 2019)</w:t>
      </w:r>
      <w:r w:rsidR="009F594A">
        <w:rPr>
          <w:noProof/>
        </w:rPr>
        <w:fldChar w:fldCharType="end"/>
      </w:r>
      <w:r w:rsidR="009F594A" w:rsidRPr="00E457C1">
        <w:rPr>
          <w:noProof/>
          <w:lang w:val="en-US"/>
        </w:rPr>
        <w:t xml:space="preserve"> and its associations with extratropical jet, storm track and blocking variations over a broad North-Atlantic/Europe domain </w:t>
      </w:r>
      <w:r w:rsidR="009F594A">
        <w:rPr>
          <w:noProof/>
        </w:rPr>
        <w:fldChar w:fldCharType="begin" w:fldLock="1"/>
      </w:r>
      <w:r w:rsidR="00E719C0">
        <w:rPr>
          <w:noProof/>
          <w:lang w:val="en-US"/>
        </w:rPr>
        <w:instrText>ADDIN CSL_CITATION { "citationItems" : [ { "id" : "ITEM-1", "itemData" : { "DOI" : "10.1007/s00382-013-1970-y", "ISSN" : "1432-0894", "abstract" : "The representation of the wintertime North Atlantic Oscillation (NAO) and its relationship with atmospheric blocking and the Atlantic jet stream is investigated in a set of CMIP5 models. It is shown that some state-of-the-art climate models are unable to correctly simulate the physical processes connected to the NAO. This is especially true for models with a strongly underestimated frequency of high-latitude blocking over Greenland. In these models the first empirical orthogonal function (EOF1) of the Euro-Atlantic sector can represent at least three different categories of dominant modes of variability associated with different prevalent regions of blocking occurrence and jet stream displacements. It is therefore possible to show that such ``biased NAOs'' are connected with different dynamical processes with respect to the canonical NAO seen in observations. Since the NAO is a widely used concept in scientific community, the consequent ``dynamical misinterpretation'' of the NAO that can result when climate models are analyzed may have important implications for the NAO-related studies. This may be especially relevant for the ones involving climate scenarios, since these modeled NAOs may react differently to greenhouse gas forcing.", "author" : [ { "dropping-particle" : "", "family" : "Davini", "given" : "Paolo", "non-dropping-particle" : "", "parse-names" : false, "suffix" : "" }, { "dropping-particle" : "", "family" : "Cagnazzo", "given" : "Chiara", "non-dropping-particle" : "", "parse-names" : false, "suffix" : "" } ], "container-title" : "Climate Dynamics", "id" : "ITEM-1", "issue" : "5", "issued" : { "date-parts" : [ [ "2014", "9" ] ] }, "note" : "Model evaluation of NAO in CMIP5 models\nCMIP5 historical 1951-2005\nIn comparison to NCEP/NCAR and 20CR\n- NAO defined through EOF of z500\n- Tibaldi and Molteni (1990) blocking index\n- Jet latitude index\n\n- In a Taylor diagram of EOF-based NAO, no improvement from CMIP3 to CMIP5\n- Woollings et al (2008): Greenland blocking as a key element of the NAO\n- Majority of the models realistically simulate the association of EOF-based NAO with blocking and jet variations, but some models do not \u2026 Blocking in equatorward instead of poleward side of jet, jet pulsing instead of wobbling, or too annular", "page" : "1497-1511", "title" : "On the misinterpretation of the North Atlantic Oscillation in CMIP5 models", "translator" : [ { "dropping-particle" : "", "family" : "J3894", "given" : "", "non-dropping-particle" : "", "parse-names" : false, "suffix" : "" } ], "type" : "article-journal", "volume" : "43" }, "uris" : [ "http://www.mendeley.com/documents/?uuid=f543a654-9eb2-397b-85c0-e65fc98a8704" ] } ], "mendeley" : { "formattedCitation" : "(Davini and Cagnazzo, 2014)", "plainTextFormattedCitation" : "(Davini and Cagnazzo, 2014)", "previouslyFormattedCitation" : "(Davini and Cagnazzo, 2014)" }, "properties" : { "noteIndex" : 0 }, "schema" : "https://github.com/citation-style-language/schema/raw/master/csl-citation.json" }</w:instrText>
      </w:r>
      <w:r w:rsidR="009F594A">
        <w:rPr>
          <w:noProof/>
        </w:rPr>
        <w:fldChar w:fldCharType="separate"/>
      </w:r>
      <w:r w:rsidR="00393F8C">
        <w:rPr>
          <w:noProof/>
          <w:lang w:val="en-US"/>
        </w:rPr>
        <w:t>(Davini and Cagnazzo, 2014)</w:t>
      </w:r>
      <w:r w:rsidR="009F594A">
        <w:rPr>
          <w:noProof/>
        </w:rPr>
        <w:fldChar w:fldCharType="end"/>
      </w:r>
      <w:r w:rsidR="009F594A" w:rsidRPr="00E457C1">
        <w:rPr>
          <w:noProof/>
          <w:lang w:val="en-US"/>
        </w:rPr>
        <w:t xml:space="preserve"> and over land through teleconnections </w:t>
      </w:r>
      <w:r w:rsidR="009F594A" w:rsidRPr="00EF1D11">
        <w:rPr>
          <w:noProof/>
        </w:rPr>
        <w:fldChar w:fldCharType="begin" w:fldLock="1"/>
      </w:r>
      <w:r w:rsidR="00E719C0">
        <w:rPr>
          <w:noProof/>
          <w:lang w:val="en-US"/>
        </w:rPr>
        <w:instrText>ADDIN CSL_CITATION { "citationItems" : [ { "id" : "ITEM-1", "itemData" : { "DOI" : "10.1007/s00382-020-05327-x", "ISSN" : "0930-7575", "author" : [ { "dropping-particle" : "", "family" : "Volpi", "given" : "Danila", "non-dropping-particle" : "", "parse-names" : false, "suffix" : "" }, { "dropping-particle" : "", "family" : "Batt\u00e9", "given" : "Lauriane", "non-dropping-particle" : "", "parse-names" : false, "suffix" : "" }, { "dropping-particle" : "", "family" : "Gu\u00e9r\u00e9my", "given" : "Jean-Fran\u00e7ois", "non-dropping-particle" : "", "parse-names" : false, "suffix" : "" }, { "dropping-particle" : "", "family" : "D\u00e9qu\u00e9", "given" : "Michel", "non-dropping-particle" : "", "parse-names" : false, "suffix" : "" } ], "container-title" : "Climate Dynamics", "id" : "ITEM-1", "issue" : "5-6", "issued" : { "date-parts" : [ [ "2020", "9", "24" ] ] }, "page" : "1353-1365", "title" : "Teleconnection-based evaluation of seasonal forecast quality", "translator" : [ { "dropping-particle" : "", "family" : "J6780", "given" : "", "non-dropping-particle" : "", "parse-names" : false, "suffix" : "" } ], "type" : "article-journal", "volume" : "55" }, "uris" : [ "http://www.mendeley.com/documents/?uuid=622a38a9-b6c2-4a5f-b553-3c4ae2d48b2e" ] } ], "mendeley" : { "formattedCitation" : "(Volpi et al., 2020)", "plainTextFormattedCitation" : "(Volpi et al., 2020)", "previouslyFormattedCitation" : "(Volpi et al., 2020)" }, "properties" : { "noteIndex" : 0 }, "schema" : "https://github.com/citation-style-language/schema/raw/master/csl-citation.json" }</w:instrText>
      </w:r>
      <w:r w:rsidR="009F594A" w:rsidRPr="00EF1D11">
        <w:rPr>
          <w:noProof/>
        </w:rPr>
        <w:fldChar w:fldCharType="separate"/>
      </w:r>
      <w:r w:rsidR="00393F8C">
        <w:rPr>
          <w:noProof/>
          <w:lang w:val="en-US"/>
        </w:rPr>
        <w:t>(Volpi et al., 2020)</w:t>
      </w:r>
      <w:r w:rsidR="009F594A" w:rsidRPr="00EF1D11">
        <w:rPr>
          <w:noProof/>
        </w:rPr>
        <w:fldChar w:fldCharType="end"/>
      </w:r>
      <w:r w:rsidR="009F594A" w:rsidRPr="00E457C1">
        <w:rPr>
          <w:noProof/>
          <w:lang w:val="en-US"/>
        </w:rPr>
        <w:t>. The good performance of the models is confirmed in CMIP6 with a marginal improvement of the averaged observation-model spatial correlation (</w:t>
      </w:r>
      <w:r w:rsidR="001F1422" w:rsidRPr="00AC1A12">
        <w:rPr>
          <w:noProof/>
          <w:lang w:val="en-CA" w:eastAsia="en-US"/>
        </w:rPr>
        <w:t>Figure 3.33</w:t>
      </w:r>
      <w:r w:rsidR="009F594A" w:rsidRPr="00E457C1">
        <w:rPr>
          <w:noProof/>
          <w:lang w:val="en-US"/>
        </w:rPr>
        <w:t xml:space="preserve">b,e,h) and better skill based on other evaluation metrics </w:t>
      </w:r>
      <w:r w:rsidR="009F594A">
        <w:rPr>
          <w:noProof/>
        </w:rPr>
        <w:fldChar w:fldCharType="begin" w:fldLock="1"/>
      </w:r>
      <w:r w:rsidR="00E719C0">
        <w:rPr>
          <w:noProof/>
          <w:lang w:val="en-US"/>
        </w:rPr>
        <w:instrText>ADDIN CSL_CITATION { "citationItems" : [ { "id" : "ITEM-1", "itemData" : { "DOI" : "10.1175/jcli-d-19-1024.1", "ISSN" : "0894-8755", "abstract" : "The adequate simulation of internal climate variability is key for our understanding of climate as it underpins efforts to attribute historical events, predict on seasonal and decadal time scales, and isolate the effects of climate change. Here the skill of models in reproducing observed modes of climate variability is assessed, both across and within the CMIP3, CMIP5, and CMIP6 archives, in order to document model capabilities, progress across ensembles, and persisting biases. A focus is given to the well-observed tropical and extratropical modes that exhibit small intrinsic variability relative to model structural uncertainty. These include El Ni\u00f1o\u2013Southern Oscillation (ENSO), the Pacific decadal oscillation (PDO), the North Atlantic Oscillation (NAO), and the northern and southern annular modes (NAM and SAM). Significant improvements are identified in models\u2019 representation of many modes. Canonical biases, which involve both amplitudes and patterns, are generally reduced across model generations. For example, biases in ENSO-related equatorial Pacific sea surface temperature, which extend too far westward, and associated atmospheric teleconnections, which are too weak, are reduced. Stronger tropical expression of the PDO in successive CMIP generations has characterized their improvement, with some CMIP6 models generating patterns that lie within the range of observed estimates. For the NAO, NAM, and SAM, pattern correlations with observations are generally higher than for other modes and slight improvements are identified across successive model generations. For ENSO and PDO spectra and extratropical modes, changes are small compared to internal variability, precluding definitive statements regarding improvement.", "author" : [ { "dropping-particle" : "", "family" : "Fasullo", "given" : "John T.", "non-dropping-particle" : "", "parse-names" : false, "suffix" : "" }, { "dropping-particle" : "", "family" : "Phillips", "given" : "A. S.", "non-dropping-particle" : "", "parse-names" : false, "suffix" : "" }, { "dropping-particle" : "", "family" : "Deser", "given" : "C.", "non-dropping-particle" : "", "parse-names" : false, "suffix" : "" } ], "container-title" : "Journal of Climate", "id" : "ITEM-1", "issue" : "13", "issued" : { "date-parts" : [ [ "2020", "7", "1" ] ] }, "page" : "5527-5545", "title" : "Evaluation of Leading Modes of Climate Variability in the CMIP Archives", "translator" : [ { "dropping-particle" : "", "family" : "J6375", "given" : "", "non-dropping-particle" : "", "parse-names" : false, "suffix" : "" } ], "type" : "article-journal", "volume" : "33" }, "uris" : [ "http://www.mendeley.com/documents/?uuid=079b22f3-5a2c-4874-8d03-8f3def3bb647" ] } ], "mendeley" : { "formattedCitation" : "(Fasullo et al., 2020)", "plainTextFormattedCitation" : "(Fasullo et al., 2020)", "previouslyFormattedCitation" : "(Fasullo et al., 2020)" }, "properties" : { "noteIndex" : 0 }, "schema" : "https://github.com/citation-style-language/schema/raw/master/csl-citation.json" }</w:instrText>
      </w:r>
      <w:r w:rsidR="009F594A">
        <w:rPr>
          <w:noProof/>
        </w:rPr>
        <w:fldChar w:fldCharType="separate"/>
      </w:r>
      <w:r w:rsidR="00393F8C">
        <w:rPr>
          <w:noProof/>
          <w:lang w:val="en-US"/>
        </w:rPr>
        <w:t>(Fasullo et al., 2020)</w:t>
      </w:r>
      <w:r w:rsidR="009F594A">
        <w:rPr>
          <w:noProof/>
        </w:rPr>
        <w:fldChar w:fldCharType="end"/>
      </w:r>
      <w:r w:rsidR="009F594A" w:rsidRPr="00E457C1">
        <w:rPr>
          <w:noProof/>
          <w:lang w:val="en-US"/>
        </w:rPr>
        <w:t>. The slight underestimation of the SLP anomalies related to the NAO cent</w:t>
      </w:r>
      <w:r w:rsidR="00D35BBE" w:rsidRPr="00E457C1">
        <w:rPr>
          <w:noProof/>
          <w:lang w:val="en-US"/>
        </w:rPr>
        <w:t>re</w:t>
      </w:r>
      <w:r w:rsidR="009F594A" w:rsidRPr="00E457C1">
        <w:rPr>
          <w:noProof/>
          <w:lang w:val="en-US"/>
        </w:rPr>
        <w:t>s of actions over the Azores and Greenland</w:t>
      </w:r>
      <w:del w:id="2729" w:author="Sara M Tuson" w:date="2021-06-25T11:51:00Z">
        <w:r w:rsidR="009F594A" w:rsidRPr="00E457C1" w:rsidDel="008E2D1C">
          <w:rPr>
            <w:noProof/>
            <w:lang w:val="en-US"/>
          </w:rPr>
          <w:delText>-</w:delText>
        </w:r>
      </w:del>
      <w:ins w:id="2730" w:author="Sara M Tuson" w:date="2021-06-25T11:51:00Z">
        <w:r w:rsidR="008E2D1C">
          <w:rPr>
            <w:noProof/>
            <w:lang w:val="en-US"/>
          </w:rPr>
          <w:t>–</w:t>
        </w:r>
      </w:ins>
      <w:r w:rsidR="009F594A" w:rsidRPr="00E457C1">
        <w:rPr>
          <w:noProof/>
          <w:lang w:val="en-US"/>
        </w:rPr>
        <w:t>Iceland</w:t>
      </w:r>
      <w:del w:id="2731" w:author="Sara M Tuson" w:date="2021-06-25T11:51:00Z">
        <w:r w:rsidR="009F594A" w:rsidRPr="00E457C1" w:rsidDel="008E2D1C">
          <w:rPr>
            <w:noProof/>
            <w:lang w:val="en-US"/>
          </w:rPr>
          <w:delText>-</w:delText>
        </w:r>
      </w:del>
      <w:ins w:id="2732" w:author="Sara M Tuson" w:date="2021-06-25T11:51:00Z">
        <w:r w:rsidR="008E2D1C">
          <w:rPr>
            <w:noProof/>
            <w:lang w:val="en-US"/>
          </w:rPr>
          <w:t>–</w:t>
        </w:r>
      </w:ins>
      <w:r w:rsidR="009F594A" w:rsidRPr="00E457C1">
        <w:rPr>
          <w:noProof/>
          <w:lang w:val="en-US"/>
        </w:rPr>
        <w:t>Norwegian Seas remain unchanged compared to CMIP5.</w:t>
      </w:r>
    </w:p>
    <w:p w14:paraId="1468488D" w14:textId="77777777" w:rsidR="009F594A" w:rsidRPr="00E457C1" w:rsidRDefault="009F594A" w:rsidP="009F594A">
      <w:pPr>
        <w:pStyle w:val="AR6BodyText"/>
        <w:rPr>
          <w:noProof/>
          <w:lang w:val="en-US"/>
        </w:rPr>
      </w:pPr>
    </w:p>
    <w:p w14:paraId="7FB4132C" w14:textId="5F52F9D7" w:rsidR="009F594A" w:rsidRPr="009B6B09" w:rsidRDefault="009F594A" w:rsidP="009F594A">
      <w:pPr>
        <w:pStyle w:val="AR6BodyText"/>
        <w:rPr>
          <w:noProof/>
          <w:lang w:val="en-US"/>
        </w:rPr>
      </w:pPr>
      <w:r w:rsidRPr="00E457C1">
        <w:rPr>
          <w:noProof/>
          <w:lang w:val="en-US"/>
        </w:rPr>
        <w:t xml:space="preserve">CMIP5 models with </w:t>
      </w:r>
      <w:r w:rsidR="0085428A" w:rsidRPr="00E457C1">
        <w:rPr>
          <w:noProof/>
          <w:lang w:val="en-US"/>
        </w:rPr>
        <w:t xml:space="preserve">a </w:t>
      </w:r>
      <w:r w:rsidRPr="00E457C1">
        <w:rPr>
          <w:noProof/>
          <w:lang w:val="en-US"/>
        </w:rPr>
        <w:t>model top within the stratosphere seriously underestimate the amplitude of the variability of the wintertime NAM</w:t>
      </w:r>
      <w:r w:rsidR="005D557B" w:rsidRPr="00E457C1">
        <w:rPr>
          <w:noProof/>
          <w:lang w:val="en-US"/>
        </w:rPr>
        <w:t xml:space="preserve"> expression in the stratosphere</w:t>
      </w:r>
      <w:r w:rsidRPr="00E457C1">
        <w:rPr>
          <w:noProof/>
          <w:lang w:val="en-US"/>
        </w:rPr>
        <w:t xml:space="preserve">, in contrast to </w:t>
      </w:r>
      <w:r w:rsidR="0085428A" w:rsidRPr="00E457C1">
        <w:rPr>
          <w:noProof/>
          <w:lang w:val="en-US"/>
        </w:rPr>
        <w:t xml:space="preserve">CMIP5 </w:t>
      </w:r>
      <w:r w:rsidRPr="00E457C1">
        <w:rPr>
          <w:noProof/>
          <w:lang w:val="en-US"/>
        </w:rPr>
        <w:t xml:space="preserve">models </w:t>
      </w:r>
      <w:r w:rsidR="0085428A" w:rsidRPr="00E457C1">
        <w:rPr>
          <w:noProof/>
          <w:lang w:val="en-US"/>
        </w:rPr>
        <w:t xml:space="preserve">which </w:t>
      </w:r>
      <w:r w:rsidRPr="00E457C1">
        <w:rPr>
          <w:noProof/>
          <w:lang w:val="en-US"/>
        </w:rPr>
        <w:t xml:space="preserve">extend well above the stratopause </w:t>
      </w:r>
      <w:r>
        <w:rPr>
          <w:noProof/>
        </w:rPr>
        <w:fldChar w:fldCharType="begin" w:fldLock="1"/>
      </w:r>
      <w:r w:rsidR="00E719C0">
        <w:rPr>
          <w:noProof/>
          <w:lang w:val="en-US"/>
        </w:rPr>
        <w:instrText>ADDIN CSL_CITATION { "citationItems" : [ { "id" : "ITEM-1", "itemData" : { "DOI" : "10.1175/JCLI-D-13-00570.1", "ISSN" : "0894-8755", "abstract" : "AbstractThe structure and dynamics of stratospheric northern annular mode (SNAM) events in CMIP5 simulations are studied, emphasizing (i) stratosphere?troposphere coupling and (ii) disparities between high-top (HT) and low-top (LT) models. Compared to HT models, LT models generally underrepresent SNAM amplitude in stratosphere, consistent with weaker polar vortex variability, as demonstrated by Charlton-Perez et al. Interestingly, however, this difference does not carry over to the associated zonal-mean SNAM signature in troposphere, which closely resembles observations in both HT and LT models. Nonetheless, a regional analysis illustrates that both HT and LT models exhibit anomalously weak and eastward shifted (compared to observations) storm track and sea level pressure anomaly patterns in association with SNAM events.Dynamical analyses of stratosphere?troposphere coupling are performed to further examine the distinction between HT and LT models. Variability in stratospheric planetary wave activity is reduced in LT models despite robust concomitant tropospheric variability. A meridional heat flux analysis indicates relatively weak vertical Rossby wave coupling in LT models consistent with the excessive damping events discussed by Shaw et al. Eliassen?Palm flux cross sections reveal that Rossby wave propagation is anomalously weak above the tropopause in LT models, suggesting that weak polar vortex variability in LT models is due, at least in part, to the inability of tropospheric planetary wave activity to enter the stratosphere. Although the results are consistent with anomalously weak vertical dynamical coupling in LT models during SNAM events, there is little impact upon attendant tropospheric variability. The physical reason behind this apparent paradox represents an important topic for future study.", "author" : [ { "dropping-particle" : "", "family" : "Lee", "given" : "Yun-Young", "non-dropping-particle" : "", "parse-names" : false, "suffix" : "" }, { "dropping-particle" : "", "family" : "Black", "given" : "Robert X", "non-dropping-particle" : "", "parse-names" : false, "suffix" : "" } ], "container-title" : "Journal of Climate", "id" : "ITEM-1", "issue" : "1", "issued" : { "date-parts" : [ [ "2015", "10", "14" ] ] }, "note" : "Stratospheric NAM in CMIP5 models \u2026 high-top vs low-top models\n- CMIP5 historical, 1950-2005\n- NCEP/NCAR\n- EOF1 of JFMA daily zonal-mean zonal wind over 45-90N, 100-10hPa\n\n- High-top models slightly overestimate the intensity of stratospheric zonal wind anomalies while low-top models strongly underestimate\n- Underestimation of associated tropospheric NAM in low-top models is not as serious as in the stratosphere \n- Stratospheric NAM events are too frequent and less persistent", "page" : "86-107", "publisher" : "American Meteorological Society", "title" : "The Structure and Dynamics of the Stratospheric Northern Annular Mode in CMIP5 Simulations", "translator" : [ { "dropping-particle" : "", "family" : "J3891", "given" : "", "non-dropping-particle" : "", "parse-names" : false, "suffix" : "" } ], "type" : "article-journal", "volume" : "28" }, "uris" : [ "http://www.mendeley.com/documents/?uuid=9005975e-a6e3-47df-8691-bfe4f50c7993" ] } ], "mendeley" : { "formattedCitation" : "(Lee and Black, 2015)", "plainTextFormattedCitation" : "(Lee and Black, 2015)", "previouslyFormattedCitation" : "(Lee and Black, 2015)" }, "properties" : { "noteIndex" : 0 }, "schema" : "https://github.com/citation-style-language/schema/raw/master/csl-citation.json" }</w:instrText>
      </w:r>
      <w:r>
        <w:rPr>
          <w:noProof/>
        </w:rPr>
        <w:fldChar w:fldCharType="separate"/>
      </w:r>
      <w:r w:rsidR="00393F8C">
        <w:rPr>
          <w:noProof/>
          <w:lang w:val="en-US"/>
        </w:rPr>
        <w:t>(Lee and Black, 2015)</w:t>
      </w:r>
      <w:r>
        <w:rPr>
          <w:noProof/>
        </w:rPr>
        <w:fldChar w:fldCharType="end"/>
      </w:r>
      <w:r w:rsidRPr="00E457C1">
        <w:rPr>
          <w:noProof/>
          <w:lang w:val="en-US"/>
        </w:rPr>
        <w:t>. However, even in the latter models, the stratospheric NAM events</w:t>
      </w:r>
      <w:r w:rsidR="0085428A" w:rsidRPr="00E457C1">
        <w:rPr>
          <w:noProof/>
          <w:lang w:val="en-US"/>
        </w:rPr>
        <w:t>, and their downward influence on the tropospher</w:t>
      </w:r>
      <w:r w:rsidR="00C12BB2" w:rsidRPr="00E457C1">
        <w:rPr>
          <w:noProof/>
          <w:lang w:val="en-US"/>
        </w:rPr>
        <w:t>e</w:t>
      </w:r>
      <w:r w:rsidR="0085428A" w:rsidRPr="00E457C1">
        <w:rPr>
          <w:noProof/>
          <w:lang w:val="en-US"/>
        </w:rPr>
        <w:t>,</w:t>
      </w:r>
      <w:r w:rsidRPr="00E457C1">
        <w:rPr>
          <w:noProof/>
          <w:lang w:val="en-US"/>
        </w:rPr>
        <w:t xml:space="preserve"> are insufficiently persistent </w:t>
      </w:r>
      <w:r w:rsidR="00441B63">
        <w:rPr>
          <w:noProof/>
        </w:rPr>
        <w:fldChar w:fldCharType="begin" w:fldLock="1"/>
      </w:r>
      <w:r w:rsidR="00E719C0">
        <w:rPr>
          <w:noProof/>
          <w:lang w:val="en-US"/>
        </w:rPr>
        <w:instrText>ADDIN CSL_CITATION { "citationItems" : [ { "id" : "ITEM-1", "itemData" : { "DOI" : "10.1175/JCLI-D-13-00570.1", "ISSN" : "0894-8755", "abstract" : "AbstractThe structure and dynamics of stratospheric northern annular mode (SNAM) events in CMIP5 simulations are studied, emphasizing (i) stratosphere?troposphere coupling and (ii) disparities between high-top (HT) and low-top (LT) models. Compared to HT models, LT models generally underrepresent SNAM amplitude in stratosphere, consistent with weaker polar vortex variability, as demonstrated by Charlton-Perez et al. Interestingly, however, this difference does not carry over to the associated zonal-mean SNAM signature in troposphere, which closely resembles observations in both HT and LT models. Nonetheless, a regional analysis illustrates that both HT and LT models exhibit anomalously weak and eastward shifted (compared to observations) storm track and sea level pressure anomaly patterns in association with SNAM events.Dynamical analyses of stratosphere?troposphere coupling are performed to further examine the distinction between HT and LT models. Variability in stratospheric planetary wave activity is reduced in LT models despite robust concomitant tropospheric variability. A meridional heat flux analysis indicates relatively weak vertical Rossby wave coupling in LT models consistent with the excessive damping events discussed by Shaw et al. Eliassen?Palm flux cross sections reveal that Rossby wave propagation is anomalously weak above the tropopause in LT models, suggesting that weak polar vortex variability in LT models is due, at least in part, to the inability of tropospheric planetary wave activity to enter the stratosphere. Although the results are consistent with anomalously weak vertical dynamical coupling in LT models during SNAM events, there is little impact upon attendant tropospheric variability. The physical reason behind this apparent paradox represents an important topic for future study.", "author" : [ { "dropping-particle" : "", "family" : "Lee", "given" : "Yun-Young", "non-dropping-particle" : "", "parse-names" : false, "suffix" : "" }, { "dropping-particle" : "", "family" : "Black", "given" : "Robert X", "non-dropping-particle" : "", "parse-names" : false, "suffix" : "" } ], "container-title" : "Journal of Climate", "id" : "ITEM-1", "issue" : "1", "issued" : { "date-parts" : [ [ "2015", "10", "14" ] ] }, "note" : "Stratospheric NAM in CMIP5 models \u2026 high-top vs low-top models\n- CMIP5 historical, 1950-2005\n- NCEP/NCAR\n- EOF1 of JFMA daily zonal-mean zonal wind over 45-90N, 100-10hPa\n\n- High-top models slightly overestimate the intensity of stratospheric zonal wind anomalies while low-top models strongly underestimate\n- Underestimation of associated tropospheric NAM in low-top models is not as serious as in the stratosphere \n- Stratospheric NAM events are too frequent and less persistent", "page" : "86-107", "publisher" : "American Meteorological Society", "title" : "The Structure and Dynamics of the Stratospheric Northern Annular Mode in CMIP5 Simulations", "translator" : [ { "dropping-particle" : "", "family" : "J3891", "given" : "", "non-dropping-particle" : "", "parse-names" : false, "suffix" : "" } ], "type" : "article-journal", "volume" : "28" }, "uris" : [ "http://www.mendeley.com/documents/?uuid=9005975e-a6e3-47df-8691-bfe4f50c7993" ] }, { "id" : "ITEM-2", "itemData" : { "DOI" : "10.1002/jgrd.50125", "abstract" : "We describe the main differences in simulations of stratospheric climate and variability by models within the fifth Coupled Model Intercomparison Project (CMIP5) that have a model top above the stratopause and relatively fine stratospheric vertical resolution (high-top), and those that have a model top below the stratopause (low-top). Although the simulation of mean stratospheric climate by the two model ensembles is similar, the low-top model ensemble has very weak stratospheric variability on daily and interannual time scales. The frequency of major sudden stratospheric warming events is strongly underestimated by the low-top models with less than half the frequency of events observed in the reanalysis data and high-top models. The lack of stratospheric variability in the low-top models affects their stratosphere-troposphere coupling, resulting in short-lived anomalies in the Northern Annular Mode, which do not produce long-lasting tropospheric impacts, as seen in observations. The lack of stratospheric variability, however, does not appear to have any impact on the ability of the low-top models to reproduce past stratospheric temperature trends. We find little improvement in the simulation of decadal variability for the high-top models compared to the low-top, which is likely related to the fact that neither ensemble produces a realistic dynamical response to volcanic eruptions.", "author" : [ { "dropping-particle" : "", "family" : "Charlton-Perez", "given" : "Andrew J", "non-dropping-particle" : "", "parse-names" : false, "suffix" : "" }, { "dropping-particle" : "", "family" : "Baldwin", "given" : "Mark P", "non-dropping-particle" : "", "parse-names" : false, "suffix" : "" }, { "dropping-particle" : "", "family" : "Birner", "given" : "Thomas", "non-dropping-particle" : "", "parse-names" : false, "suffix" : "" }, { "dropping-particle" : "", "family" : "Black", "given" : "Robert X", "non-dropping-particle" : "", "parse-names" : false, "suffix" : "" }, { "dropping-particle" : "", "family" : "Butler", "given" : "Amy H", "non-dropping-particle" : "", "parse-names" : false, "suffix" : "" }, { "dropping-particle" : "", "family" : "Calvo", "given" : "Natalia", "non-dropping-particle" : "", "parse-names" : false, "suffix" : "" }, { "dropping-particle" : "", "family" : "Davis", "given" : "Nicholas A", "non-dropping-particle" : "", "parse-names" : false, "suffix" : "" }, { "dropping-particle" : "", "family" : "Gerber", "given" : "Edwin P", "non-dropping-particle" : "", "parse-names" : false, "suffix" : "" }, { "dropping-particle" : "", "family" : "Gillett", "given" : "Nathan", "non-dropping-particle" : "", "parse-names" : false, "suffix" : "" }, { "dropping-particle" : "", "family" : "Hardiman", "given" : "Steven", "non-dropping-particle" : "", "parse-names" : false, "suffix" : "" }, { "dropping-particle" : "", "family" : "Kim", "given" : "Junsu", "non-dropping-particle" : "", "parse-names" : false, "suffix" : "" }, { "dropping-particle" : "", "family" : "Kr\u00fcger", "given" : "Kirstin", "non-dropping-particle" : "", "parse-names" : false, "suffix" : "" }, { "dropping-particle" : "", "family" : "Lee", "given" : "Yun-Young", "non-dropping-particle" : "", "parse-names" : false, "suffix" : "" }, { "dropping-particle" : "", "family" : "Manzini", "given" : "Elisa", "non-dropping-particle" : "", "parse-names" : false, "suffix" : "" }, { "dropping-particle" : "", "family" : "McDaniel", "given" : "Brent A", "non-dropping-particle" : "", "parse-names" : false, "suffix" : "" }, { "dropping-particle" : "", "family" : "Polvani", "given" : "Lorenzo", "non-dropping-particle" : "", "parse-names" : false, "suffix" : "" }, { "dropping-particle" : "", "family" : "Reichler", "given" : "Thomas", "non-dropping-particle" : "", "parse-names" : false, "suffix" : "" }, { "dropping-particle" : "", "family" : "Shaw", "given" : "Tiffany A", "non-dropping-particle" : "", "parse-names" : false, "suffix" : "" }, { "dropping-particle" : "", "family" : "Sigmond", "given" : "Michael", "non-dropping-particle" : "", "parse-names" : false, "suffix" : "" }, { "dropping-particle" : "", "family" : "Son", "given" : "Seok-Woo", "non-dropping-particle" : "", "parse-names" : false, "suffix" : "" }, { "dropping-particle" : "", "family" : "Toohey", "given" : "Matthew", "non-dropping-particle" : "", "parse-names" : false, "suffix" : "" }, { "dropping-particle" : "", "family" : "Wilcox", "given" : "Laura", "non-dropping-particle" : "", "parse-names" : false, "suffix" : "" }, { "dropping-particle" : "", "family" : "Yoden", "given" : "Shigeo", "non-dropping-particle" : "", "parse-names" : false, "suffix" : "" }, { "dropping-particle" : "", "family" : "Christiansen", "given" : "Bo", "non-dropping-particle" : "", "parse-names" : false, "suffix" : "" }, { "dropping-particle" : "", "family" : "Lott", "given" : "Fran\u00e7ois", "non-dropping-particle" : "", "parse-names" : false, "suffix" : "" }, { "dropping-particle" : "", "family" : "Shindell", "given" : "Drew", "non-dropping-particle" : "", "parse-names" : false, "suffix" : "" }, { "dropping-particle" : "", "family" : "Yukimoto", "given" : "Seiji", "non-dropping-particle" : "", "parse-names" : false, "suffix" : "" }, { "dropping-particle" : "", "family" : "Watanabe", "given" : "Shingo", "non-dropping-particle" : "", "parse-names" : false, "suffix" : "" } ], "container-title" : "Journal of Geophysical Research: Atmospheres", "id" : "ITEM-2", "issue" : "6", "issued" : { "date-parts" : [ [ "2013" ] ] }, "note" : "- Stratospheric NAM influence on the tropospheric NAM is less persistent in low-top models", "page" : "2494-2505", "title" : "On the lack of stratospheric dynamical variability in low-top versions of the CMIP5 models", "translator" : [ { "dropping-particle" : "", "family" : "J3890", "given" : "", "non-dropping-particle" : "", "parse-names" : false, "suffix" : "" } ], "type" : "article-journal", "volume" : "118" }, "uris" : [ "http://www.mendeley.com/documents/?uuid=10bf1e01-3b08-4d77-802b-57222ece50c9" ] } ], "mendeley" : { "formattedCitation" : "(Charlton-Perez et al., 2013; Lee and Black, 2015)", "plainTextFormattedCitation" : "(Charlton-Perez et al., 2013; Lee and Black, 2015)", "previouslyFormattedCitation" : "(Charlton-Perez et al., 2013; Lee and Black, 2015)" }, "properties" : { "noteIndex" : 0 }, "schema" : "https://github.com/citation-style-language/schema/raw/master/csl-citation.json" }</w:instrText>
      </w:r>
      <w:r w:rsidR="00441B63">
        <w:rPr>
          <w:noProof/>
        </w:rPr>
        <w:fldChar w:fldCharType="separate"/>
      </w:r>
      <w:r w:rsidR="00393F8C">
        <w:rPr>
          <w:noProof/>
          <w:lang w:val="en-US"/>
        </w:rPr>
        <w:t>(Charlton-Perez et al., 2013; Lee and Black, 2015)</w:t>
      </w:r>
      <w:r w:rsidR="00441B63">
        <w:rPr>
          <w:noProof/>
        </w:rPr>
        <w:fldChar w:fldCharType="end"/>
      </w:r>
      <w:r w:rsidR="00C12BB2" w:rsidRPr="00E457C1">
        <w:rPr>
          <w:noProof/>
          <w:lang w:val="en-US"/>
        </w:rPr>
        <w:t>.</w:t>
      </w:r>
      <w:r w:rsidRPr="00E457C1">
        <w:rPr>
          <w:noProof/>
          <w:lang w:val="en-US"/>
        </w:rPr>
        <w:t xml:space="preserve"> Increased vertical resolution does not show any significant added value in reproducing the structure and magnitude of the tropospheric NAM </w:t>
      </w:r>
      <w:r>
        <w:rPr>
          <w:noProof/>
        </w:rPr>
        <w:fldChar w:fldCharType="begin" w:fldLock="1"/>
      </w:r>
      <w:r w:rsidR="00E719C0">
        <w:rPr>
          <w:noProof/>
          <w:lang w:val="en-US"/>
        </w:rPr>
        <w:instrText>ADDIN CSL_CITATION { "citationItems" : [ { "id" : "ITEM-1", "itemData" : { "DOI" : "10.1002/jgrd.50493", "abstract" : "AbstractThis study assesses the capability of CMIP5 models in representing primary modes of boreal winter extratropical low-frequency variability. Rotated principal component analysis is applied to monthly mean output from historical simulations of 14 plus two variants models and National Centers for Environmental Prediction\u2013National Center for Atmospheric Research reanalyses (NNR) to isolate the leading patterns of variability in 500 hPa height. For each model data set, North Atlantic Oscillation (NAO)-like and Pacific-North American (PNA)-like patterns are identified using pattern correlation analysis (against NNR patterns). The relative pattern correspondence among CMIP5 models and reanalyses is further quantified via cluster analyses of the rotated empirical orthogonal function, NAO-like, and PNA-like patterns, respectively. For both NAO and PNA, 18.8% of the model patterns lie within the same cluster as NNR. Composite structural differences among clusters chiefly consist of (a) spatial displacements of or (b) regional magnitude disparities in the primary anomaly features. While all models replicate the basic aspects of PNA, a small minority of models fails to replicate NAO pattern. Overall, the best performing model is the \u201cGFDL-ESM2G.\u201d Interestingly, models having a well-resolved stratosphere generally perform more poorly than those without. Model biases in low-frequency mode structure have important consequences for the representation of associated regional anomalies in surface air temperature and storm track behavior. Those differences among clusters are linked to variations in dynamical structures and their relation to the climatological-mean flow. It is concluded that some state-of-the-art models have important deficiencies in representing low-frequency variability and some of these deficiencies are associated with the failure of models to adequately replicate the observed climatological stationary waves.", "author" : [ { "dropping-particle" : "", "family" : "Lee", "given" : "Yun-Young", "non-dropping-particle" : "", "parse-names" : false, "suffix" : "" }, { "dropping-particle" : "", "family" : "Black", "given" : "Robert X", "non-dropping-particle" : "", "parse-names" : false, "suffix" : "" } ], "container-title" : "Journal of Geophysical Research: Atmospheres", "id" : "ITEM-1", "issue" : "13", "issued" : { "date-parts" : [ [ "2013" ] ] }, "note" : "CMIP5 evaluation in reproducing NAO and PNA\n- In comparison to NCEP/NCAR\n- EOF of z500 over 20-87.5N for DJF 1950-2005\n- REOF -&amp;gt; NAO-like and PNA-like patterns\n- Intermodel cluster analysis of NAO-like and PNA-like patterns\n\n- NAO reproduction is poorer than PNA\n- In some model (cluster #4 especially) NAO is very unrealistic, while PNA is overall well reproduced\n- Associated energy conversion and eddy feedback are accordingly biased\n- Low-top models performs better than high-top models for NAO\n- Better model in terms of one mode does not necessarily fall into better model in the other mode \u2026 performance in region-dependent", "page" : "6891-6904", "title" : "Boreal winter low-frequency variability in CMIP5 models", "translator" : [ { "dropping-particle" : "", "family" : "J3892", "given" : "", "non-dropping-particle" : "", "parse-names" : false, "suffix" : "" } ], "type" : "article-journal", "volume" : "118" }, "uris" : [ "http://www.mendeley.com/documents/?uuid=c741e042-0e79-4ae3-9958-2a9b162d350e" ] } ], "mendeley" : { "formattedCitation" : "(Lee and Black, 2013)", "plainTextFormattedCitation" : "(Lee and Black, 2013)", "previouslyFormattedCitation" : "(Lee and Black, 2013)" }, "properties" : { "noteIndex" : 0 }, "schema" : "https://github.com/citation-style-language/schema/raw/master/csl-citation.json" }</w:instrText>
      </w:r>
      <w:r>
        <w:rPr>
          <w:noProof/>
        </w:rPr>
        <w:fldChar w:fldCharType="separate"/>
      </w:r>
      <w:r w:rsidR="00393F8C">
        <w:rPr>
          <w:noProof/>
          <w:lang w:val="en-US"/>
        </w:rPr>
        <w:t>(Lee and Black, 2013)</w:t>
      </w:r>
      <w:r>
        <w:rPr>
          <w:noProof/>
        </w:rPr>
        <w:fldChar w:fldCharType="end"/>
      </w:r>
      <w:r w:rsidRPr="00E457C1">
        <w:rPr>
          <w:noProof/>
          <w:lang w:val="en-US"/>
        </w:rPr>
        <w:t xml:space="preserve"> nor in the NAO predictability as assessed in a seasonal prediction context </w:t>
      </w:r>
      <w:r w:rsidR="00306193" w:rsidRPr="00E457C1">
        <w:rPr>
          <w:noProof/>
          <w:lang w:val="en-US"/>
        </w:rPr>
        <w:t>with</w:t>
      </w:r>
      <w:r w:rsidRPr="00E457C1">
        <w:rPr>
          <w:noProof/>
          <w:lang w:val="en-US"/>
        </w:rPr>
        <w:t xml:space="preserve"> a multi</w:t>
      </w:r>
      <w:r w:rsidR="005C1334" w:rsidRPr="00E457C1">
        <w:rPr>
          <w:noProof/>
          <w:lang w:val="en-US"/>
        </w:rPr>
        <w:t>-</w:t>
      </w:r>
      <w:r w:rsidRPr="00E457C1">
        <w:rPr>
          <w:noProof/>
          <w:lang w:val="en-US"/>
        </w:rPr>
        <w:t xml:space="preserve">model approach </w:t>
      </w:r>
      <w:r>
        <w:rPr>
          <w:noProof/>
        </w:rPr>
        <w:fldChar w:fldCharType="begin" w:fldLock="1"/>
      </w:r>
      <w:r w:rsidR="00E719C0">
        <w:rPr>
          <w:noProof/>
          <w:lang w:val="en-US"/>
        </w:rPr>
        <w:instrText>ADDIN CSL_CITATION { "citationItems" : [ { "id" : "ITEM-1", "itemData" : { "DOI" : "10.1002/qj.2743", "ISSN" : "00359009", "author" : [ { "dropping-particle" : "", "family" : "Butler", "given" : "Amy H.", "non-dropping-particle" : "", "parse-names" : false, "suffix" : "" }, { "dropping-particle" : "", "family" : "Arribas", "given" : "Alberto", "non-dropping-particle" : "", "parse-names" : false, "suffix" : "" }, { "dropping-particle" : "", "family" : "Athanassiadou", "given" : "Maria", "non-dropping-particle" : "", "parse-names" : false, "suffix" : "" }, { "dropping-particle" : "", "family" : "Baehr", "given" : "Johanna", "non-dropping-particle" : "", "parse-names" : false, "suffix" : "" }, { "dropping-particle" : "", "family" : "Calvo", "given" : "Natalia", "non-dropping-particle" : "", "parse-names" : false, "suffix" : "" }, { "dropping-particle" : "", "family" : "Charlton-Perez", "given" : "Andrew", "non-dropping-particle" : "", "parse-names" : false, "suffix" : "" }, { "dropping-particle" : "", "family" : "D\u00e9qu\u00e9", "given" : "Michel", "non-dropping-particle" : "", "parse-names" : false, "suffix" : "" }, { "dropping-particle" : "V.", "family" : "Domeisen", "given" : "Daniela I.", "non-dropping-particle" : "", "parse-names" : false, "suffix" : "" }, { "dropping-particle" : "", "family" : "Fr\u00f6hlich", "given" : "Kristina", "non-dropping-particle" : "", "parse-names" : false, "suffix" : "" }, { "dropping-particle" : "", "family" : "Hendon", "given" : "Harry", "non-dropping-particle" : "", "parse-names" : false, "suffix" : "" }, { "dropping-particle" : "", "family" : "Imada", "given" : "Yukiko", "non-dropping-particle" : "", "parse-names" : false, "suffix" : "" }, { "dropping-particle" : "", "family" : "Ishii", "given" : "Masayoshi", "non-dropping-particle" : "", "parse-names" : false, "suffix" : "" }, { "dropping-particle" : "", "family" : "Iza", "given" : "Maddalen", "non-dropping-particle" : "", "parse-names" : false, "suffix" : "" }, { "dropping-particle" : "", "family" : "Karpechko", "given" : "Alexey Yu.", "non-dropping-particle" : "", "parse-names" : false, "suffix" : "" }, { "dropping-particle" : "", "family" : "Kumar", "given" : "Arun", "non-dropping-particle" : "", "parse-names" : false, "suffix" : "" }, { "dropping-particle" : "", "family" : "MacLachlan", "given" : "Craig", "non-dropping-particle" : "", "parse-names" : false, "suffix" : "" }, { "dropping-particle" : "", "family" : "Merryfield", "given" : "William J.", "non-dropping-particle" : "", "parse-names" : false, "suffix" : "" }, { "dropping-particle" : "", "family" : "M\u00fcller", "given" : "Wolfgang A.", "non-dropping-particle" : "", "parse-names" : false, "suffix" : "" }, { "dropping-particle" : "", "family" : "O'Neill", "given" : "Alan", "non-dropping-particle" : "", "parse-names" : false, "suffix" : "" }, { "dropping-particle" : "", "family" : "Scaife", "given" : "Adam A.", "non-dropping-particle" : "", "parse-names" : false, "suffix" : "" }, { "dropping-particle" : "", "family" : "Scinocca", "given" : "John", "non-dropping-particle" : "", "parse-names" : false, "suffix" : "" }, { "dropping-particle" : "", "family" : "Sigmond", "given" : "Michael", "non-dropping-particle" : "", "parse-names" : false, "suffix" : "" }, { "dropping-particle" : "", "family" : "Stockdale", "given" : "Timothy N.", "non-dropping-particle" : "", "parse-names" : false, "suffix" : "" }, { "dropping-particle" : "", "family" : "Yasuda", "given" : "Tamaki", "non-dropping-particle" : "", "parse-names" : false, "suffix" : "" } ], "container-title" : "Quarterly Journal of the Royal Meteorological Society", "id" : "ITEM-1", "issue" : "696", "issued" : { "date-parts" : [ [ "2016", "4" ] ] }, "page" : "1413-1427", "title" : "The Climate-system Historical Forecast Project: do stratosphere-resolving models make better seasonal climate predictions in boreal winter?", "translator" : [ { "dropping-particle" : "", "family" : "J6307", "given" : "", "non-dropping-particle" : "", "parse-names" : false, "suffix" : "" } ], "type" : "article-journal", "volume" : "142" }, "uris" : [ "http://www.mendeley.com/documents/?uuid=7845d3dd-88c5-46bf-b8b9-bb24e73aa54f", "http://www.mendeley.com/documents/?uuid=ee01c3c2-1ca9-4d5f-ad94-6ec5846da25a", "http://www.mendeley.com/documents/?uuid=e60219d6-a0fd-468f-8494-8ea9732f4021" ] } ], "mendeley" : { "formattedCitation" : "(Butler et al., 2016)", "plainTextFormattedCitation" : "(Butler et al., 2016)", "previouslyFormattedCitation" : "(Butler et al., 2016)" }, "properties" : { "noteIndex" : 0 }, "schema" : "https://github.com/citation-style-language/schema/raw/master/csl-citation.json" }</w:instrText>
      </w:r>
      <w:r>
        <w:rPr>
          <w:noProof/>
        </w:rPr>
        <w:fldChar w:fldCharType="separate"/>
      </w:r>
      <w:r w:rsidR="00393F8C">
        <w:rPr>
          <w:noProof/>
          <w:lang w:val="en-US"/>
        </w:rPr>
        <w:t>(Butler et al., 2016)</w:t>
      </w:r>
      <w:r>
        <w:rPr>
          <w:noProof/>
        </w:rPr>
        <w:fldChar w:fldCharType="end"/>
      </w:r>
      <w:r w:rsidRPr="00E457C1">
        <w:rPr>
          <w:noProof/>
          <w:lang w:val="en-US"/>
        </w:rPr>
        <w:t>. On the other hand, there is mounting evidence that a correct representation of the Quasi Biennal Oscillation, extratropical stratospheric dynamics (</w:t>
      </w:r>
      <w:r w:rsidR="00306193" w:rsidRPr="00E457C1">
        <w:rPr>
          <w:noProof/>
          <w:lang w:val="en-US"/>
        </w:rPr>
        <w:t xml:space="preserve">the </w:t>
      </w:r>
      <w:r w:rsidRPr="00E457C1">
        <w:rPr>
          <w:noProof/>
          <w:lang w:val="en-US"/>
        </w:rPr>
        <w:t>polar vortex and sudden stratospheric warming</w:t>
      </w:r>
      <w:r w:rsidR="00306193" w:rsidRPr="00E457C1">
        <w:rPr>
          <w:noProof/>
          <w:lang w:val="en-US"/>
        </w:rPr>
        <w:t>s</w:t>
      </w:r>
      <w:r w:rsidRPr="00E457C1">
        <w:rPr>
          <w:noProof/>
          <w:lang w:val="en-US"/>
        </w:rPr>
        <w:t>)</w:t>
      </w:r>
      <w:r w:rsidR="00306193" w:rsidRPr="00E457C1">
        <w:rPr>
          <w:noProof/>
          <w:lang w:val="en-US"/>
        </w:rPr>
        <w:t>,</w:t>
      </w:r>
      <w:r w:rsidRPr="00E457C1">
        <w:rPr>
          <w:noProof/>
          <w:lang w:val="en-US"/>
        </w:rPr>
        <w:t xml:space="preserve"> and related troposphere-stratosphere coupling, as well as their interplay with ENSO, are important for NAO/NAM timing </w:t>
      </w:r>
      <w:r>
        <w:rPr>
          <w:noProof/>
        </w:rPr>
        <w:fldChar w:fldCharType="begin" w:fldLock="1"/>
      </w:r>
      <w:r w:rsidR="00D33CB6">
        <w:rPr>
          <w:noProof/>
          <w:lang w:val="en-US"/>
        </w:rPr>
        <w:instrText>ADDIN CSL_CITATION { "citationItems" : [ { "id" : "ITEM-1", "itemData" : { "DOI" : "10.1002/qj.3017", "ISSN" : "00359009", "author" : [ { "dropping-particle" : "", "family" : "Karpechko", "given" : "Alexey Yu.", "non-dropping-particle" : "", "parse-names" : false, "suffix" : "" }, { "dropping-particle" : "", "family" : "Hitchcock", "given" : "Peter", "non-dropping-particle" : "", "parse-names" : false, "suffix" : "" }, { "dropping-particle" : "", "family" : "Peters", "given" : "Dieter H. W.", "non-dropping-particle" : "", "parse-names" : false, "suffix" : "" }, { "dropping-particle" : "", "family" : "Schneidereit", "given" : "Andrea", "non-dropping-particle" : "", "parse-names" : false, "suffix" : "" } ], "container-title" : "Quarterly Journal of the Royal Meteorological Society", "id" : "ITEM-1", "issue" : "704", "issued" : { "date-parts" : [ [ "2017", "4" ] ] }, "page" : "1459-1470", "title" : "Predictability of downward propagation of major sudden stratospheric warmings", "translator" : [ { "dropping-particle" : "", "family" : "J6306", "given" : "", "non-dropping-particle" : "", "parse-names" : false, "suffix" : "" } ], "type" : "article-journal", "volume" : "143" }, "uris" : [ "http://www.mendeley.com/documents/?uuid=d955a252-acee-4838-8ed3-1c527c9e7454", "http://www.mendeley.com/documents/?uuid=1c070235-9d9d-4211-aaa3-92ca139e200d", "http://www.mendeley.com/documents/?uuid=902d39c3-165f-483d-a7bc-9511819dfbbd" ] }, { "id" : "ITEM-2", "itemData" : { "DOI" : "10.1002/asl.598", "ISSN" : "1530261X", "author" : [ { "dropping-particle" : "", "family" : "Scaife", "given" : "A. A.", "non-dropping-particle" : "", "parse-names" : false, "suffix" : "" }, { "dropping-particle" : "", "family" : "Karpechko", "given" : "A. Yu.", "non-dropping-particle" : "", "parse-names" : false, "suffix" : "" }, { "dropping-particle" : "", "family" : "Baldwin", "given" : "M. P.", "non-dropping-particle" : "", "parse-names" : false, "suffix" : "" }, { "dropping-particle" : "", "family" : "Brookshaw", "given" : "A.", "non-dropping-particle" : "", "parse-names" : false, "suffix" : "" }, { "dropping-particle" : "", "family" : "Butler", "given" : "A. H.", "non-dropping-particle" : "", "parse-names" : false, "suffix" : "" }, { "dropping-particle" : "", "family" : "Eade", "given" : "R.", "non-dropping-particle" : "", "parse-names" : false, "suffix" : "" }, { "dropping-particle" : "", "family" : "Gordon", "given" : "M.", "non-dropping-particle" : "", "parse-names" : false, "suffix" : "" }, { "dropping-particle" : "", "family" : "MacLachlan", "given" : "C.", "non-dropping-particle" : "", "parse-names" : false, "suffix" : "" }, { "dropping-particle" : "", "family" : "Martin", "given" : "N.", "non-dropping-particle" : "", "parse-names" : false, "suffix" : "" }, { "dropping-particle" : "", "family" : "Dunstone", "given" : "N.", "non-dropping-particle" : "", "parse-names" : false, "suffix" : "" }, { "dropping-particle" : "", "family" : "Smith", "given" : "D.", "non-dropping-particle" : "", "parse-names" : false, "suffix" : "" } ], "container-title" : "Atmospheric Science Letters", "id" : "ITEM-2", "issue" : "1", "issued" : { "date-parts" : [ [ "2016", "1" ] ] }, "page" : "51-56", "title" : "Seasonal winter forecasts and the stratosphere", "translator" : [ { "dropping-particle" : "", "family" : "J6311", "given" : "", "non-dropping-particle" : "", "parse-names" : false, "suffix" : "" } ], "type" : "article-journal", "volume" : "17" }, "uris" : [ "http://www.mendeley.com/documents/?uuid=f77448fd-7da8-4737-8625-2fd5336b05b4", "http://www.mendeley.com/documents/?uuid=0e6e171e-037f-4df0-9a35-ef6ee572bf2c", "http://www.mendeley.com/documents/?uuid=b152f6d2-8db3-44d9-aa6c-79ef27f4184c" ] }, { "id" : "ITEM-3", "itemData" : { "DOI" : "10.1029/2018RG000596", "ISSN" : "8755-1209", "author" : [ { "dropping-particle" : "", "family" : "Domeisen", "given" : "Daniela I.V.", "non-dropping-particle" : "", "parse-names" : false, "suffix" : "" }, { "dropping-particle" : "", "family" : "Garfinkel", "given" : "Chaim I.", "non-dropping-particle" : "", "parse-names" : false, "suffix" : "" }, { "dropping-particle" : "", "family" : "Butler", "given" : "Amy H.", "non-dropping-particle" : "", "parse-names" : false, "suffix" : "" } ], "container-title" : "Reviews of Geophysics", "id" : "ITEM-3", "issue" : "1", "issued" : { "date-parts" : [ [ "2019", "3", "8" ] ] }, "page" : "5-47", "title" : "The Teleconnection of El Ni\u00f1o Southern Oscillation to the Stratosphere", "translator" : [ { "dropping-particle" : "", "family" : "J6308", "given" : "", "non-dropping-particle" : "", "parse-names" : false, "suffix" : "" } ], "type" : "article-journal", "volume" : "57" }, "uris" : [ "http://www.mendeley.com/documents/?uuid=5aac618d-9077-4ff7-8887-d972d542e4ac", "http://www.mendeley.com/documents/?uuid=688f71b9-e5d1-47f6-84a9-1596b24b04da", "http://www.mendeley.com/documents/?uuid=e9a68c4c-e793-4478-85b0-f64527e1fc7a" ] }, { "id" : "ITEM-4", "itemData" : { "DOI" : "10.1029/2018JD030077", "abstract" : "Abstract Sudden stratospheric warming (SSW) events can exhibit long-lasting surface impacts that promise improvements in medium-range to seasonal predictability. Their surface impact is dominated by the negative phase of the North Atlantic Oscillation (NAO). Hence, the question arises if stratospheric variability, and in particular the frequency of SSW events, can in turn be estimated from surface NAO conditions. This is especially relevant for the period before frequent upper air observations became available, while daily surface observations of the NAO date back to 1850. The surface impact is here quantified by NAO characteristics that are commonly observed after SSW events: a switch from a positive to a negative NAO and an extended persistence of the negative NAO, termed NAO events. Two thirds of SSW events are found to be followed by either a persistence or switch NAO event, and a quarter of SSW events are followed by both. On the other hand, less than 25% of winter surface NAO events are preceded by a SSW event. Based on these findings, an index purely based on surface NAO observations is derived that estimates SSW frequency for the satellite era and extends it back to 1850, indicating that decadal stratospheric variability was present for the entire time series, with no significant trend. The minimum in SSW frequency in the 1990s is found to be coincident with the longest absence of NAO events since 1850, indicating that the early 1990s may constitute the longest absence of SSW events for the 150-year record.", "author" : [ { "dropping-particle" : "", "family" : "Domeisen", "given" : "Daniela I.V.", "non-dropping-particle" : "", "parse-names" : false, "suffix" : "" } ], "container-title" : "Journal of Geophysical Research: Atmospheres", "id" : "ITEM-4", "issue" : "6", "issued" : { "date-parts" : [ [ "2019" ] ] }, "page" : "3180-3194", "title" : "Estimating the Frequency of Sudden Stratospheric Warming Events From Surface Observations of the North Atlantic Oscillation", "translator" : [ { "dropping-particle" : "", "family" : "J6164", "given" : "", "non-dropping-particle" : "", "parse-names" : false, "suffix" : "" } ], "type" : "article-journal", "volume" : "124" }, "uris" : [ "http://www.mendeley.com/documents/?uuid=d3929884-90a0-473e-a7c6-44b314e4d54e" ] } ], "mendeley" : { "formattedCitation" : "(Scaife et al., 2016; Karpechko et al., 2017; Domeisen, 2019; Domeisen et al., 2019)", "plainTextFormattedCitation" : "(Scaife et al., 2016; Karpechko et al., 2017; Domeisen, 2019; Domeisen et al., 2019)", "previouslyFormattedCitation" : "(Scaife et al., 2016; Karpechko et al., 2017; Domeisen, 2019; Domeisen et al., 2019)" }, "properties" : { "noteIndex" : 0 }, "schema" : "https://github.com/citation-style-language/schema/raw/master/csl-citation.json" }</w:instrText>
      </w:r>
      <w:r>
        <w:rPr>
          <w:noProof/>
        </w:rPr>
        <w:fldChar w:fldCharType="separate"/>
      </w:r>
      <w:r w:rsidR="00393F8C">
        <w:rPr>
          <w:noProof/>
          <w:lang w:val="en-US"/>
        </w:rPr>
        <w:t>(Scaife et al., 2016; Karpechko et al., 2017; Domeisen, 2019; Domeisen et al., 2019)</w:t>
      </w:r>
      <w:r>
        <w:rPr>
          <w:noProof/>
        </w:rPr>
        <w:fldChar w:fldCharType="end"/>
      </w:r>
      <w:r w:rsidRPr="00E457C1">
        <w:rPr>
          <w:noProof/>
          <w:lang w:val="en-US"/>
        </w:rPr>
        <w:t>, in spite of underestimated troposphere</w:t>
      </w:r>
      <w:ins w:id="2733" w:author="Tom Maycock" w:date="2021-09-03T16:00:00Z">
        <w:r w:rsidR="00500900">
          <w:rPr>
            <w:noProof/>
            <w:lang w:val="en-US"/>
          </w:rPr>
          <w:t>–</w:t>
        </w:r>
      </w:ins>
      <w:commentRangeStart w:id="2734"/>
      <w:commentRangeStart w:id="2735"/>
      <w:del w:id="2736" w:author="Tom Maycock" w:date="2021-09-03T16:00:00Z">
        <w:r w:rsidRPr="00E457C1" w:rsidDel="00500900">
          <w:rPr>
            <w:noProof/>
            <w:lang w:val="en-US"/>
          </w:rPr>
          <w:delText>-</w:delText>
        </w:r>
      </w:del>
      <w:commentRangeEnd w:id="2734"/>
      <w:r w:rsidR="00BD56AA">
        <w:rPr>
          <w:rStyle w:val="CommentReference"/>
          <w:lang w:val="en-GB"/>
        </w:rPr>
        <w:commentReference w:id="2734"/>
      </w:r>
      <w:commentRangeEnd w:id="2735"/>
      <w:r w:rsidR="00500900">
        <w:rPr>
          <w:rStyle w:val="CommentReference"/>
          <w:lang w:val="en-GB"/>
        </w:rPr>
        <w:commentReference w:id="2735"/>
      </w:r>
      <w:r w:rsidRPr="00E457C1">
        <w:rPr>
          <w:noProof/>
          <w:lang w:val="en-US"/>
        </w:rPr>
        <w:t xml:space="preserve">stratosphere coupling found in models compared to observations </w:t>
      </w:r>
      <w:r>
        <w:rPr>
          <w:noProof/>
        </w:rPr>
        <w:fldChar w:fldCharType="begin" w:fldLock="1"/>
      </w:r>
      <w:ins w:id="2737" w:author="Robin Matthews" w:date="2021-06-15T15:27:00Z">
        <w:r w:rsidR="00E95303">
          <w:rPr>
            <w:noProof/>
            <w:lang w:val="en-US"/>
          </w:rPr>
          <w:instrText>ADDIN CSL_CITATION { "citationItems" : [ { "id" : "ITEM-1", "itemData" : { "DOI" : "10.1002/qj.3413", "ISSN" : "00359009", "author" : [ { "dropping-particle" : "", "family" : "O'Reilly", "given" : "Christopher H.", "non-dropping-particle" : "", "parse-names" : false, "suffix" : "" }, { "dropping-particle" : "", "family" : "Weisheimer", "given" : "Antje", "non-dropping-particle" : "", "parse-names" : false, "suffix" : "" }, { "dropping-particle" : "", "family" : "Woollings", "given" : "Tim", "non-dropping-particle" : "", "parse-names" : false, "suffix" : "" }, { "dropping-particle" : "", "family" : "Gray", "given" : "Lesley J.", "non-dropping-particle" : "", "parse-names" : false, "suffix" : "" }, { "dropping-particle" : "", "family" : "MacLeod", "given" : "Dave", "non-dropping-particle" : "", "parse-names" : false, "suffix" : "" } ], "container-title" : "Quarterly Journal of the Royal Meteorological Society", "id" : "ITEM-1", "issue" : "718", "issued" : { "date-parts" : [ [ "2019", "1" ] ] }, "page" : "131-146", "title" : "The importance of stratospheric initial conditions for winter North Atlantic Oscillation predictability and implications for the signal-to-noise paradox", "translator" : [ { "dropping-particle" : "", "family" : "J5775", "given" : "", "non-dropping-particle" : "", "parse-names" : false, "suffix" : "" } ], "type" : "article-journal", "volume" : "145" }, "uris" : [ "http://www.mendeley.com/documents/?uuid=2ca4393d-48bb-4ca9-913f-655d3b49c94c" ] } ], "mendeley" : { "formattedCitation" : "(O\u2019Reilly et al., 2019a)", "manualFormatting" : "(O\u2019Reilly et al., 2019b)", "plainTextFormattedCitation" : "(O\u2019Reilly et al., 2019a)", "previouslyFormattedCitation" : "(O\u2019Reilly et al., 2019a)" }, "properties" : { "noteIndex" : 0 }, "schema" : "https://github.com/citation-style-language/schema/raw/master/csl-citation.json" }</w:instrText>
        </w:r>
      </w:ins>
      <w:del w:id="2738" w:author="Robin Matthews" w:date="2021-06-15T15:27:00Z">
        <w:r w:rsidR="00E719C0" w:rsidDel="00E95303">
          <w:rPr>
            <w:noProof/>
            <w:lang w:val="en-US"/>
          </w:rPr>
          <w:delInstrText>ADDIN CSL_CITATION { "citationItems" : [ { "id" : "ITEM-1", "itemData" : { "DOI" : "10.1002/qj.3413", "ISSN" : "00359009", "author" : [ { "dropping-particle" : "", "family" : "O'Reilly", "given" : "Christopher H.", "non-dropping-particle" : "", "parse-names" : false, "suffix" : "" }, { "dropping-particle" : "", "family" : "Weisheimer", "given" : "Antje", "non-dropping-particle" : "", "parse-names" : false, "suffix" : "" }, { "dropping-particle" : "", "family" : "Woollings", "given" : "Tim", "non-dropping-particle" : "", "parse-names" : false, "suffix" : "" }, { "dropping-particle" : "", "family" : "Gray", "given" : "Lesley J.", "non-dropping-particle" : "", "parse-names" : false, "suffix" : "" }, { "dropping-particle" : "", "family" : "MacLeod", "given" : "Dave", "non-dropping-particle" : "", "parse-names" : false, "suffix" : "" } ], "container-title" : "Quarterly Journal of the Royal Meteorological Society", "id" : "ITEM-1", "issue" : "718", "issued" : { "date-parts" : [ [ "2019", "1" ] ] }, "page" : "131-146", "title" : "The importance of stratospheric initial conditions for winter North Atlantic Oscillation predictability and implications for the signal-to-noise paradox", "translator" : [ { "dropping-particle" : "", "family" : "J5775", "given" : "", "non-dropping-particle" : "", "parse-names" : false, "suffix" : "" } ], "type" : "article-journal", "volume" : "145" }, "uris" : [ "http://www.mendeley.com/documents/?uuid=2ca4393d-48bb-4ca9-913f-655d3b49c94c" ] } ], "mendeley" : { "formattedCitation" : "(O\u2019Reilly et al., 2019a)", "plainTextFormattedCitation" : "(O\u2019Reilly et al., 2019a)", "previouslyFormattedCitation" : "(O\u2019Reilly et al., 2019a)" }, "properties" : { "noteIndex" : 0 }, "schema" : "https://github.com/citation-style-language/schema/raw/master/csl-citation.json" }</w:delInstrText>
        </w:r>
      </w:del>
      <w:r>
        <w:rPr>
          <w:noProof/>
        </w:rPr>
        <w:fldChar w:fldCharType="separate"/>
      </w:r>
      <w:r w:rsidR="00393F8C">
        <w:rPr>
          <w:noProof/>
          <w:lang w:val="en-US"/>
        </w:rPr>
        <w:t>(O’Reilly et al., 2019b)</w:t>
      </w:r>
      <w:r>
        <w:rPr>
          <w:noProof/>
        </w:rPr>
        <w:fldChar w:fldCharType="end"/>
      </w:r>
      <w:r w:rsidRPr="00E457C1">
        <w:rPr>
          <w:noProof/>
          <w:lang w:val="en-US"/>
        </w:rPr>
        <w:t xml:space="preserve">. </w:t>
      </w:r>
    </w:p>
    <w:p w14:paraId="3A5089E7" w14:textId="77777777" w:rsidR="009F594A" w:rsidRPr="00E457C1" w:rsidRDefault="009F594A" w:rsidP="009F594A">
      <w:pPr>
        <w:pStyle w:val="AR6BodyText"/>
        <w:rPr>
          <w:noProof/>
          <w:lang w:val="en-US"/>
        </w:rPr>
      </w:pPr>
    </w:p>
    <w:p w14:paraId="3EC733C4" w14:textId="4CB76D78" w:rsidR="009F594A" w:rsidRPr="00E457C1" w:rsidRDefault="009F594A" w:rsidP="009F594A">
      <w:pPr>
        <w:pStyle w:val="AR6BodyText"/>
        <w:rPr>
          <w:noProof/>
          <w:lang w:val="en-US"/>
        </w:rPr>
      </w:pPr>
      <w:r w:rsidRPr="00E457C1">
        <w:rPr>
          <w:noProof/>
          <w:lang w:val="en-US"/>
        </w:rPr>
        <w:t>The observed trend of the NAM and NAO indices is positive in winter when calculated from the 1960s (Section 2.4.1.1) but it includes large multi</w:t>
      </w:r>
      <w:ins w:id="2739" w:author="Sara M Tuson" w:date="2021-06-27T21:50:00Z">
        <w:r w:rsidR="00492531">
          <w:rPr>
            <w:noProof/>
            <w:lang w:val="en-US"/>
          </w:rPr>
          <w:t>-</w:t>
        </w:r>
      </w:ins>
      <w:r w:rsidRPr="00E457C1">
        <w:rPr>
          <w:noProof/>
          <w:lang w:val="en-US"/>
        </w:rPr>
        <w:t xml:space="preserve">decadal variability, which means that the nature of the trend should be interpreted with caution </w:t>
      </w:r>
      <w:r>
        <w:rPr>
          <w:noProof/>
        </w:rPr>
        <w:fldChar w:fldCharType="begin" w:fldLock="1"/>
      </w:r>
      <w:r w:rsidR="00E719C0">
        <w:rPr>
          <w:noProof/>
          <w:lang w:val="en-US"/>
        </w:rPr>
        <w:instrText>ADDIN CSL_CITATION { "citationItems" : [ { "id" : "ITEM-1", "itemData" : { "DOI" : "10.1002/grl.50500", "abstract" : "AbstractHuman influence on atmospheric sea level pressure (SLP) has previously been detected globally, but the contributions of greenhouse gas, aerosol, and ozone changes to the observed trends have not been separately identified. We use simulations from eight climate models to show that greenhouse gas, aerosol, and ozone changes each drive distinct seasonal and geographical patterns of trends, which are separately detectable in observed seasonal SLP trends over the 1951\u20132011 period. This detection is driven by significant low-latitude SLP responses to greenhouse gas, aerosol, and ozone changes, as well as the more frequently-studied high latitude responses. These results aid in understanding past atmospheric circulation changes, and have potential to improve projections of future circulation changes.", "author" : [ { "dropping-particle" : "", "family" : "Gillett", "given" : "Nathan P", "non-dropping-particle" : "", "parse-names" : false, "suffix" : "" }, { "dropping-particle" : "", "family" : "Fyfe", "given" : "John C", "non-dropping-particle" : "", "parse-names" : false, "suffix" : "" }, { "dropping-particle" : "", "family" : "Parker", "given" : "David E", "non-dropping-particle" : "", "parse-names" : false, "suffix" : "" } ], "container-title" : "Geophysical Research Letters", "id" : "ITEM-1", "issue" : "10", "issued" : { "date-parts" : [ [ "2013" ] ] }, "page" : "2302-2306", "title" : "Attribution of observed sea level pressure trends to greenhouse gas, aerosol, and ozone changes", "translator" : [ { "dropping-particle" : "", "family" : "J4925", "given" : "", "non-dropping-particle" : "", "parse-names" : false, "suffix" : "" } ], "type" : "article-journal", "volume" : "40" }, "uris" : [ "http://www.mendeley.com/documents/?uuid=8a3d2923-700f-42da-9dbe-70546b89b999" ] } ], "mendeley" : { "formattedCitation" : "(Gillett et al., 2013)", "plainTextFormattedCitation" : "(Gillett et al., 2013)", "previouslyFormattedCitation" : "(Gillett et al., 2013)" }, "properties" : { "noteIndex" : 0 }, "schema" : "https://github.com/citation-style-language/schema/raw/master/csl-citation.json" }</w:instrText>
      </w:r>
      <w:r>
        <w:rPr>
          <w:noProof/>
        </w:rPr>
        <w:fldChar w:fldCharType="separate"/>
      </w:r>
      <w:r w:rsidR="00393F8C">
        <w:rPr>
          <w:noProof/>
          <w:lang w:val="en-US"/>
        </w:rPr>
        <w:t>(Gillett et al., 2013)</w:t>
      </w:r>
      <w:r>
        <w:rPr>
          <w:noProof/>
        </w:rPr>
        <w:fldChar w:fldCharType="end"/>
      </w:r>
      <w:r w:rsidRPr="00E457C1">
        <w:rPr>
          <w:noProof/>
          <w:lang w:val="en-US"/>
        </w:rPr>
        <w:t xml:space="preserve">. The multi-model multi-member ensemble mean of the trend estimated from historical simulations over that period </w:t>
      </w:r>
      <w:r w:rsidR="00306193" w:rsidRPr="00E457C1">
        <w:rPr>
          <w:noProof/>
          <w:lang w:val="en-US"/>
        </w:rPr>
        <w:t>is</w:t>
      </w:r>
      <w:r w:rsidRPr="00E457C1">
        <w:rPr>
          <w:noProof/>
          <w:lang w:val="en-US"/>
        </w:rPr>
        <w:t xml:space="preserve"> very close to zero </w:t>
      </w:r>
      <w:r w:rsidR="00957715" w:rsidRPr="00E457C1">
        <w:rPr>
          <w:noProof/>
          <w:lang w:val="en-US"/>
        </w:rPr>
        <w:t>for</w:t>
      </w:r>
      <w:r w:rsidRPr="00E457C1">
        <w:rPr>
          <w:noProof/>
          <w:lang w:val="en-US"/>
        </w:rPr>
        <w:t xml:space="preserve"> both CMIP5 and CMIP6 (</w:t>
      </w:r>
      <w:r w:rsidR="001F1422" w:rsidRPr="00AC1A12">
        <w:rPr>
          <w:noProof/>
          <w:lang w:val="en-CA" w:eastAsia="en-US"/>
        </w:rPr>
        <w:t>Figure</w:t>
      </w:r>
      <w:ins w:id="2740" w:author="Ian Blenkinsop" w:date="2021-07-13T12:29:00Z">
        <w:r w:rsidR="003B3EC6">
          <w:rPr>
            <w:noProof/>
            <w:lang w:val="en-CA" w:eastAsia="en-US"/>
          </w:rPr>
          <w:t>s</w:t>
        </w:r>
      </w:ins>
      <w:r w:rsidR="001F1422" w:rsidRPr="00AC1A12">
        <w:rPr>
          <w:noProof/>
          <w:lang w:val="en-CA" w:eastAsia="en-US"/>
        </w:rPr>
        <w:t xml:space="preserve"> 3.33</w:t>
      </w:r>
      <w:r w:rsidRPr="00E457C1">
        <w:rPr>
          <w:noProof/>
          <w:lang w:val="en-US"/>
        </w:rPr>
        <w:t xml:space="preserve">j,k and </w:t>
      </w:r>
      <w:del w:id="2741" w:author="Ian Blenkinsop" w:date="2021-07-13T12:29:00Z">
        <w:r w:rsidR="001F1422" w:rsidRPr="00AC1A12" w:rsidDel="003B3EC6">
          <w:rPr>
            <w:noProof/>
            <w:lang w:val="en-CA" w:eastAsia="en-US"/>
          </w:rPr>
          <w:delText xml:space="preserve">Figure </w:delText>
        </w:r>
      </w:del>
      <w:r w:rsidR="001F1422" w:rsidRPr="00AC1A12">
        <w:rPr>
          <w:noProof/>
          <w:lang w:val="en-CA" w:eastAsia="en-US"/>
        </w:rPr>
        <w:t>3.34</w:t>
      </w:r>
      <w:r w:rsidRPr="00E457C1">
        <w:rPr>
          <w:noProof/>
          <w:lang w:val="en-US"/>
        </w:rPr>
        <w:t>a). Even if one cannot rule out that 1958</w:t>
      </w:r>
      <w:del w:id="2742" w:author="Sara M Tuson" w:date="2021-06-24T11:08:00Z">
        <w:r w:rsidRPr="00E457C1" w:rsidDel="00D269C7">
          <w:rPr>
            <w:noProof/>
            <w:lang w:val="en-US"/>
          </w:rPr>
          <w:delText>-</w:delText>
        </w:r>
      </w:del>
      <w:ins w:id="2743" w:author="Sara M Tuson" w:date="2021-06-24T11:08:00Z">
        <w:r w:rsidR="00D269C7">
          <w:rPr>
            <w:noProof/>
            <w:lang w:val="en-US"/>
          </w:rPr>
          <w:t>–</w:t>
        </w:r>
      </w:ins>
      <w:r w:rsidRPr="00E457C1">
        <w:rPr>
          <w:noProof/>
          <w:lang w:val="en-US"/>
        </w:rPr>
        <w:t xml:space="preserve">2014 was an exceptional period of variability, the observational estimates of the wintertime NAO trend lie outside the </w:t>
      </w:r>
      <w:r w:rsidR="00BD37F1" w:rsidRPr="00E457C1">
        <w:rPr>
          <w:noProof/>
          <w:lang w:val="en-US"/>
        </w:rPr>
        <w:t>5</w:t>
      </w:r>
      <w:r w:rsidR="005D557B" w:rsidRPr="001F1E56">
        <w:rPr>
          <w:noProof/>
          <w:lang w:val="en-US"/>
          <w:rPrChange w:id="2744" w:author="Sara M Tuson" w:date="2021-06-28T09:31:00Z">
            <w:rPr>
              <w:noProof/>
              <w:vertAlign w:val="superscript"/>
              <w:lang w:val="en-US"/>
            </w:rPr>
          </w:rPrChange>
        </w:rPr>
        <w:t>th</w:t>
      </w:r>
      <w:del w:id="2745" w:author="Sara M Tuson" w:date="2021-06-24T11:08:00Z">
        <w:r w:rsidRPr="00E457C1" w:rsidDel="00D269C7">
          <w:rPr>
            <w:noProof/>
            <w:lang w:val="en-US"/>
          </w:rPr>
          <w:delText>-</w:delText>
        </w:r>
      </w:del>
      <w:ins w:id="2746" w:author="Sara M Tuson" w:date="2021-06-24T11:08:00Z">
        <w:r w:rsidR="00D269C7">
          <w:rPr>
            <w:noProof/>
            <w:lang w:val="en-US"/>
          </w:rPr>
          <w:t>–</w:t>
        </w:r>
      </w:ins>
      <w:r w:rsidRPr="00E457C1">
        <w:rPr>
          <w:noProof/>
          <w:lang w:val="en-US"/>
        </w:rPr>
        <w:t>9</w:t>
      </w:r>
      <w:r w:rsidR="00BD37F1" w:rsidRPr="00E457C1">
        <w:rPr>
          <w:noProof/>
          <w:lang w:val="en-US"/>
        </w:rPr>
        <w:t>5</w:t>
      </w:r>
      <w:r w:rsidR="005D557B" w:rsidRPr="001F1E56">
        <w:rPr>
          <w:noProof/>
          <w:lang w:val="en-US"/>
          <w:rPrChange w:id="2747" w:author="Sara M Tuson" w:date="2021-06-28T09:31:00Z">
            <w:rPr>
              <w:noProof/>
              <w:vertAlign w:val="superscript"/>
              <w:lang w:val="en-US"/>
            </w:rPr>
          </w:rPrChange>
        </w:rPr>
        <w:t>th</w:t>
      </w:r>
      <w:r w:rsidR="009B376B" w:rsidRPr="00E457C1">
        <w:rPr>
          <w:noProof/>
          <w:lang w:val="en-US"/>
        </w:rPr>
        <w:t xml:space="preserve"> </w:t>
      </w:r>
      <w:r w:rsidR="005D557B" w:rsidRPr="00E457C1">
        <w:rPr>
          <w:noProof/>
          <w:lang w:val="en-US"/>
        </w:rPr>
        <w:t>pe</w:t>
      </w:r>
      <w:r w:rsidR="009460B4" w:rsidRPr="00E457C1">
        <w:rPr>
          <w:noProof/>
          <w:lang w:val="en-US"/>
        </w:rPr>
        <w:t>r</w:t>
      </w:r>
      <w:r w:rsidR="005D557B" w:rsidRPr="00E457C1">
        <w:rPr>
          <w:noProof/>
          <w:lang w:val="en-US"/>
        </w:rPr>
        <w:t>centile</w:t>
      </w:r>
      <w:r w:rsidRPr="00E457C1">
        <w:rPr>
          <w:noProof/>
          <w:lang w:val="en-US"/>
        </w:rPr>
        <w:t xml:space="preserve"> range of the distribution of trends in the CMIP6 historical simulations, and the observed NAM trends over the same period lie </w:t>
      </w:r>
      <w:r w:rsidR="00BD37F1" w:rsidRPr="00E457C1">
        <w:rPr>
          <w:noProof/>
          <w:lang w:val="en-US"/>
        </w:rPr>
        <w:t>above the 90</w:t>
      </w:r>
      <w:r w:rsidR="00BD37F1" w:rsidRPr="001F1E56">
        <w:rPr>
          <w:noProof/>
          <w:lang w:val="en-US"/>
          <w:rPrChange w:id="2748" w:author="Sara M Tuson" w:date="2021-06-28T09:32:00Z">
            <w:rPr>
              <w:noProof/>
              <w:vertAlign w:val="superscript"/>
              <w:lang w:val="en-US"/>
            </w:rPr>
          </w:rPrChange>
        </w:rPr>
        <w:t>th</w:t>
      </w:r>
      <w:r w:rsidR="00BD37F1" w:rsidRPr="00E457C1">
        <w:rPr>
          <w:noProof/>
          <w:lang w:val="en-US"/>
        </w:rPr>
        <w:t xml:space="preserve"> percentile</w:t>
      </w:r>
      <w:r w:rsidRPr="00E457C1">
        <w:rPr>
          <w:noProof/>
          <w:lang w:val="en-US"/>
        </w:rPr>
        <w:t xml:space="preserve">. There is a tendency </w:t>
      </w:r>
      <w:r w:rsidR="00957715" w:rsidRPr="00E457C1">
        <w:rPr>
          <w:noProof/>
          <w:lang w:val="en-US"/>
        </w:rPr>
        <w:t>for</w:t>
      </w:r>
      <w:r w:rsidRPr="00E457C1">
        <w:rPr>
          <w:noProof/>
          <w:lang w:val="en-US"/>
        </w:rPr>
        <w:t xml:space="preserve"> the CMIP5 models to systematically underestimate the level of multi</w:t>
      </w:r>
      <w:ins w:id="2749" w:author="Sara M Tuson" w:date="2021-06-27T21:50:00Z">
        <w:r w:rsidR="00492531">
          <w:rPr>
            <w:noProof/>
            <w:lang w:val="en-US"/>
          </w:rPr>
          <w:t>-</w:t>
        </w:r>
      </w:ins>
      <w:r w:rsidRPr="00E457C1">
        <w:rPr>
          <w:noProof/>
          <w:lang w:val="en-US"/>
        </w:rPr>
        <w:t xml:space="preserve">decadal versus interannual variability of the winter NAO and jet stream compared to observations </w:t>
      </w:r>
      <w:r>
        <w:rPr>
          <w:noProof/>
        </w:rPr>
        <w:fldChar w:fldCharType="begin" w:fldLock="1"/>
      </w:r>
      <w:r w:rsidR="007F62B7">
        <w:rPr>
          <w:noProof/>
          <w:lang w:val="en-US"/>
        </w:rPr>
        <w:instrText xml:space="preserve">ADDIN CSL_CITATION { "citationItems" : [ { "id" : "ITEM-1", "itemData" : { "DOI" : "10.1175/JCLI-D-18-0168.1", "ISSN" : "0894-8755",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"ITEM-1", "issue" : "20", "issued" : { "date-parts" : [ [ "2018", "10" ] ] }, "page" : "8313-8338", "title" : "Modeled and Observed Multidecadal Variability in the North Atlantic Jet Stream and Its Connection to Sea Surface Temperatures", "translator" : [ { "dropping-particle" : "", "family" : "J6183", "given" : "", "non-dropping-particle" : "", "parse-names" : false, "suffix" : "" } ], "type" : "article-journal", "volume" : "31" }, "uris" : [ "http://www.mendeley.com/documents/?uuid=2a2ab326-9ade-417c-81a3-b17e095beca9" ] }, { "id" : "ITEM-2", "itemData" : { "DOI" : "10.1029/2018GL078965", "ISSN" : "0094-8276", "author" : [ { "dropping-particle" : "", "family" : "Bracegirdle", "given" : "Thomas J.", "non-dropping-particle" : "", "parse-names" : false, "suffix" : "" }, { "dropping-particle" : "", "family" : "Lu", "given" : "Hua", "non-dropping-particle" : "", "parse-names" : false, "suffix" : "" }, { "dropping-particle" : "", "family" : "Eade", "given" : "Rosie", "non-dropping-particle" : "", "parse-names" : false, "suffix" : "" }, { "dropping-particle" : "", "family" : "Woollings", "given" : "Tim", "non-dropping-particle" : "", "parse-names" : false, "suffix" : "" } ], "container-title" : "Geophysical Research Letters", "id" : "ITEM-2", "issue" : "14", "issued" : { "date-parts" : [ [ "2018", "7", "28" ] ] }, "page" : "7204-7212", "title" : "Do CMIP5 Models Reproduce Observed Low\u2010Frequency North Atlantic Jet Variability?", "translator" : [ { "dropping-particle" : "", "family" : "J5771", "given" : "", "non-dropping-particle" : "", "parse-names" : false, "suffix" : "" } ], "type" : "article-journal", "volume" : "45" }, "uris" : [ "http://www.mendeley.com/documents/?uuid=28ca15b9-3304-4f94-9669-82b8d3964aa0" ] }, { "id" : "ITEM-3", "itemData" : { "DOI" : "10.1002/2016JD025979", "ISSN" : "2169897X", "author" : [ { "dropping-particle" : "", "family" : "Wang", "given" : "Xiaofan", "non-dropping-particle" : "", "parse-names" : false, "suffix" : "" }, { "dropping-particle" : "", "family" : </w:instrText>
      </w:r>
      <w:r w:rsidR="007F62B7" w:rsidRPr="001D5B54">
        <w:rPr>
          <w:noProof/>
          <w:rPrChange w:id="2750" w:author="Clotilde Pean" w:date="2021-06-21T14:15:00Z">
            <w:rPr>
              <w:noProof/>
              <w:lang w:val="en-US"/>
            </w:rPr>
          </w:rPrChange>
        </w:rPr>
        <w:instrText>"Li", "given" : "Jianping", "non-dropping-particle" : "", "parse-names" : false, "suffix" : "" }, { "dropping-particle" : "", "family" : "Sun", "given" : "Cheng", "non-dropping-particle" : "", "parse-names" : false, "suffix" : "" }, { "dropping-particle" : "", "family" : "Liu", "given" : "Ting", "non-dropping-particle" : "", "parse-names" : false, "suffix" : "" } ], "container-title" : "Journal of Geophysical Research: Atmospheres", "id" : "ITEM-3", "issue" : "8", "issued" : { "date-parts" : [ [ "2017", "4", "27" ] ] }, "page" : "4202-4227", "title" : "NAO and its relationship with the Northern Hemisphere mean surface temperature in CMIP5 simulations", "translator" : [ { "dropping-particle" : "", "family" : "J6636", "given" : "", "non-dropping-particle" : "", "parse-names" : false, "suffix" : "" } ], "type" : "article-journal", "volume" : "122" }, "uris" : [ "http://www.mendeley.com/documents/?uuid=0b686d98-3492-4bff-8ba3-ce3c279dff36" ] } ], "mendeley" : { "formattedCitation" : "(Wang et al., 2017c; Bracegirdle et al., 2018; Simpson et al., 2018)", "manualFormatting" : "(X. Wang et al., 2017; Bracegirdle et al., 2018; Simpson et al., 2018)", "plainTextFormattedCitation" : "(Wang et al., 2017c; Bracegirdle et al., 2018; Simpson et al., 2018)", "previouslyFormattedCitation" : "(Wang et al., 2017c; Bracegirdle et al., 2018; Simpson et al., 2018)" }, "properties" : { "noteIndex" : 0 }, "schema" : "https://github.com/citation-style-language/schema/raw/master/csl-citation.json" }</w:instrText>
      </w:r>
      <w:r>
        <w:rPr>
          <w:noProof/>
        </w:rPr>
        <w:fldChar w:fldCharType="separate"/>
      </w:r>
      <w:r w:rsidR="00393F8C">
        <w:rPr>
          <w:noProof/>
          <w:lang w:val="fr-CA"/>
        </w:rPr>
        <w:t>(X. Wang et al., 2017; Bracegirdle et al., 2018; Simpson et al., 2018)</w:t>
      </w:r>
      <w:r>
        <w:rPr>
          <w:noProof/>
        </w:rPr>
        <w:fldChar w:fldCharType="end"/>
      </w:r>
      <w:r w:rsidRPr="00194509">
        <w:rPr>
          <w:noProof/>
          <w:lang w:val="fr-CA"/>
        </w:rPr>
        <w:t xml:space="preserve">. </w:t>
      </w:r>
      <w:r w:rsidRPr="00E457C1">
        <w:rPr>
          <w:noProof/>
          <w:lang w:val="en-US"/>
        </w:rPr>
        <w:t>Results from CMIP6 (</w:t>
      </w:r>
      <w:r w:rsidR="001F1422" w:rsidRPr="00AC1A12">
        <w:rPr>
          <w:noProof/>
          <w:lang w:val="en-CA" w:eastAsia="en-US"/>
        </w:rPr>
        <w:t>Figure 3.33</w:t>
      </w:r>
      <w:r w:rsidRPr="00E457C1">
        <w:rPr>
          <w:noProof/>
          <w:lang w:val="en-US"/>
        </w:rPr>
        <w:t xml:space="preserve">j,k) and over </w:t>
      </w:r>
      <w:r w:rsidR="00957715" w:rsidRPr="00E457C1">
        <w:rPr>
          <w:noProof/>
          <w:lang w:val="en-US"/>
        </w:rPr>
        <w:t>the</w:t>
      </w:r>
      <w:r w:rsidRPr="00E457C1">
        <w:rPr>
          <w:noProof/>
          <w:lang w:val="en-US"/>
        </w:rPr>
        <w:t xml:space="preserve"> 1958</w:t>
      </w:r>
      <w:del w:id="2751" w:author="Sara M Tuson" w:date="2021-06-24T11:08:00Z">
        <w:r w:rsidRPr="00E457C1" w:rsidDel="00D269C7">
          <w:rPr>
            <w:noProof/>
            <w:lang w:val="en-US"/>
          </w:rPr>
          <w:delText>-</w:delText>
        </w:r>
      </w:del>
      <w:ins w:id="2752" w:author="Sara M Tuson" w:date="2021-06-24T11:08:00Z">
        <w:r w:rsidR="00D269C7">
          <w:rPr>
            <w:noProof/>
            <w:lang w:val="en-US"/>
          </w:rPr>
          <w:t>–</w:t>
        </w:r>
      </w:ins>
      <w:r w:rsidRPr="00E457C1">
        <w:rPr>
          <w:noProof/>
          <w:lang w:val="en-US"/>
        </w:rPr>
        <w:t>2019</w:t>
      </w:r>
      <w:r w:rsidR="00957715" w:rsidRPr="00E457C1">
        <w:rPr>
          <w:noProof/>
          <w:lang w:val="en-US"/>
        </w:rPr>
        <w:t xml:space="preserve"> period</w:t>
      </w:r>
      <w:r w:rsidRPr="00E457C1">
        <w:rPr>
          <w:noProof/>
          <w:lang w:val="en-US"/>
        </w:rPr>
        <w:t xml:space="preserve"> (</w:t>
      </w:r>
      <w:r w:rsidR="001F1422" w:rsidRPr="00AC1A12">
        <w:rPr>
          <w:noProof/>
          <w:lang w:val="en-CA" w:eastAsia="en-US"/>
        </w:rPr>
        <w:t>Figure 3.34</w:t>
      </w:r>
      <w:r w:rsidRPr="00E457C1">
        <w:rPr>
          <w:noProof/>
          <w:lang w:val="en-US"/>
        </w:rPr>
        <w:t>a) confirm this conclusion and seriously questions the ability of the models to simulate long-term fluctuations of the NAO/NAM, independently o</w:t>
      </w:r>
      <w:r w:rsidR="00957715" w:rsidRPr="00E457C1">
        <w:rPr>
          <w:noProof/>
          <w:lang w:val="en-US"/>
        </w:rPr>
        <w:t>f</w:t>
      </w:r>
      <w:r w:rsidRPr="00E457C1">
        <w:rPr>
          <w:noProof/>
          <w:lang w:val="en-US"/>
        </w:rPr>
        <w:t xml:space="preserve"> its forced or internal origins. </w:t>
      </w:r>
    </w:p>
    <w:p w14:paraId="7B19BFAA" w14:textId="77777777" w:rsidR="009F594A" w:rsidRPr="00E457C1" w:rsidRDefault="009F594A" w:rsidP="009F594A">
      <w:pPr>
        <w:pStyle w:val="AR6BodyText"/>
        <w:rPr>
          <w:noProof/>
          <w:lang w:val="en-US"/>
        </w:rPr>
      </w:pPr>
    </w:p>
    <w:p w14:paraId="25DAD851" w14:textId="28B13E24" w:rsidR="009F594A" w:rsidRPr="00E457C1" w:rsidRDefault="009F594A" w:rsidP="009F594A">
      <w:pPr>
        <w:pStyle w:val="AR6BodyText"/>
        <w:rPr>
          <w:noProof/>
          <w:lang w:val="en-US"/>
        </w:rPr>
      </w:pPr>
      <w:r w:rsidRPr="00E457C1">
        <w:rPr>
          <w:noProof/>
          <w:lang w:val="en-US"/>
        </w:rPr>
        <w:t xml:space="preserve">Dedicated SST-forced stand-alone atmospheric model experiments (AMIP) suggest that ocean forcing </w:t>
      </w:r>
      <w:r w:rsidRPr="00E457C1">
        <w:rPr>
          <w:noProof/>
          <w:lang w:val="en-US"/>
        </w:rPr>
        <w:lastRenderedPageBreak/>
        <w:t xml:space="preserve">appears to play a role in decadal variability of the NAO and associated fluctuations in the strength of the jet </w:t>
      </w:r>
      <w:r>
        <w:rPr>
          <w:noProof/>
        </w:rPr>
        <w:fldChar w:fldCharType="begin" w:fldLock="1"/>
      </w:r>
      <w:r w:rsidR="00E719C0">
        <w:rPr>
          <w:noProof/>
          <w:lang w:val="en-US"/>
        </w:rPr>
        <w:instrText>ADDIN CSL_CITATION { "citationItems" : [ { "id" : "ITEM-1", "itemData" : { "DOI" : "10.1007/s00382-014-2237-y", "ISSN" : "0930-7575", "author" : [ { "dropping-particle" : "", "family" : "Woollings", "given" : "T.", "non-dropping-particle" : "", "parse-names" : false, "suffix" : "" }, { "dropping-particle" : "", "family" : "Franzke", "given" : "C.", "non-dropping-particle" : "", "parse-names" : false, "suffix" : "" }, { "dropping-particle" : "", "family" : "Hodson", "given" : "D. L. R.", "non-dropping-particle" : "", "parse-names" : false, "suffix" : "" }, { "dropping-particle" : "", "family" : "Dong", "given" : "B.", "non-dropping-particle" : "", "parse-names" : false, "suffix" : "" }, { "dropping-particle" : "", "family" : "Barnes", "given" : "E. A.", "non-dropping-particle" : "", "parse-names" : false, "suffix" : "" }, { "dropping-particle" : "", "family" : "Raible", "given" : "C. C.", "non-dropping-particle" : "", "parse-names" : false, "suffix" : "" }, { "dropping-particle" : "", "family" : "Pinto", "given" : "J. G.", "non-dropping-particle" : "", "parse-names" : false, "suffix" : "" } ], "container-title" : "Climate Dynamics", "id" : "ITEM-1", "issue" : "1-2", "issued" : { "date-parts" : [ [ "2015", "7", "31" ] ] }, "page" : "539-556", "title" : "Contrasting interannual and multidecadal NAO variability", "translator" : [ { "dropping-particle" : "", "family" : "J5778", "given" : "", "non-dropping-particle" : "", "parse-names" : false, "suffix" : "" } ], "type" : "article-journal", "volume" : "45" }, "uris" : [ "http://www.mendeley.com/documents/?uuid=a923975b-9479-42ae-a1b1-f04ddddd0211" ] } ], "mendeley" : { "formattedCitation" : "(Woollings et al., 2015)", "plainTextFormattedCitation" : "(Woollings et al., 2015)", "previouslyFormattedCitation" : "(Woollings et al., 2015)" }, "properties" : { "noteIndex" : 0 }, "schema" : "https://github.com/citation-style-language/schema/raw/master/csl-citation.json" }</w:instrText>
      </w:r>
      <w:r>
        <w:rPr>
          <w:noProof/>
        </w:rPr>
        <w:fldChar w:fldCharType="separate"/>
      </w:r>
      <w:r w:rsidR="00393F8C">
        <w:rPr>
          <w:noProof/>
          <w:lang w:val="en-US"/>
        </w:rPr>
        <w:t>(Woollings et al., 2015)</w:t>
      </w:r>
      <w:r>
        <w:rPr>
          <w:noProof/>
        </w:rPr>
        <w:fldChar w:fldCharType="end"/>
      </w:r>
      <w:r w:rsidRPr="00E457C1">
        <w:rPr>
          <w:noProof/>
          <w:lang w:val="en-US"/>
        </w:rPr>
        <w:t xml:space="preserve">. </w:t>
      </w:r>
      <w:r>
        <w:rPr>
          <w:noProof/>
        </w:rPr>
        <w:t xml:space="preserve">In particular, Atlantic and Indian Ocean SST anomalies </w:t>
      </w:r>
      <w:r>
        <w:rPr>
          <w:noProof/>
        </w:rPr>
        <w:fldChar w:fldCharType="begin" w:fldLock="1"/>
      </w:r>
      <w:r w:rsidR="00E719C0">
        <w:rPr>
          <w:noProof/>
        </w:rPr>
        <w:instrText>ADDIN CSL_CITATION { "citationItems" : [ { "id" : "ITEM-1", "itemData" : { "DOI" : "10.1175/JCLI-D-19-0038.1", "ISSN" : "0894-8755", "author" : [ { "dropping-particle" : "", "family" : "Baker", "given" : "Hugh S.", "non-dropping-particle" : "", "parse-names" : false, "suffix" : "" }, { "dropping-particle" : "", "family" : "Woollings", "given" : "Tim", "non-dropping-particle" : "", "parse-names" : false, "suffix" : "" }, { "dropping-particle" : "", "family" : "Forest", "given" : "Chris E.", "non-dropping-particle" : "", "parse-names" : false, "suffix" : "" }, { "dropping-particle" : "", "family" : "Allen", "given" : "Myles R.", "non-dropping-particle" : "", "parse-names" : false, "suffix" : "" } ], "container-title" : "Journal of Climate", "id" : "ITEM-1", "issue" : "19", "issued" : { "date-parts" : [ [ "2019", "10" ] ] }, "page" : "6491-6511", "title" : "The Linear Sensitivity of the North Atlantic Oscillation and Eddy-Driven Jet to SSTs", "translator" : [ { "dropping-particle" : "", "family" : "J5776", "given" : "", "non-dropping-particle" : "", "parse-names" : false, "suffix" : "" } ], "type" : "article-journal", "volume" : "32" }, "uris" : [ "http://www.mendeley.com/documents/?uuid=55118358-5dc6-484a-89c5-91085061a37a" ] }, { "id" : "ITEM-2", "itemData" : { "DOI" : "10.1007/s00382-018-4141-3", "ISSN" : "0930-7575", "author" : [ { "dropping-particle" : "", "family" : "Douville", "given" : "Herv\u00e9", "non-dropping-particle" : "", "parse-names" : false, "suffix" : "" }, { "dropping-particle" : "", "family" : "Ribes", "given" : "A.", "non-dropping-particle" : "", "parse-names" : false, "suffix" : "" }, { "dropping-particle" : "", "family" : "Tyteca", "given" : "S.", "non-dropping-particle" : "", "parse-names" : false, "suffix" : "" } ], "container-title" : "Climate Dynamics", "id" : "ITEM-2", "issue" : "1-2", "issued" : { "date-parts" : [ [ "2019", "1", "2" ] ] }, "page" : "29-48", "title" : "Breakdown of NAO reproducibility into internal versus externally-forced components: a two-tier pilot study", "translator" : [ { "dropping-particle" : "", "family" : "J5783", "given" : "", "non-dropping-particle" : "", "parse-names" : false, "suffix" : "" } ], "type" : "article-journal", "volume" : "52" }, "uris" : [ "http://www.mendeley.com/documents/?uuid=2559cd50-c2f0-4bae-9f7e-a02e470b7e9f" ] }, { "id" : "ITEM-3", "itemData" : { "DOI" : "10.1175/JCLI-D-14-00839.1", "ISSN" : "08948755", "abstract" : "The northern annular mode (NAM) influences wintertime climate variability in the Northern Hemisphere, and understanding the processes controlling its sign and amplitude is of critical importance. Mounting evidence supports a robust teleconnection between the El Ni\u00f1o-Southern Oscillation (ENSO) and the NAM, while internal variability generated in the tropical Indian Ocean (TIO) may be associated with a NAM response of the opposite sign. This study uses a coupled ocean-atmosphere model to separate the influence on the NAM from teleconnections driven by ENSO and the TIO. In composites constructed using a long preindustrial control integration, increased December-February precipitation in the central/eastern Pacific drives a negative late-winter NAM response. When isolated from ENSO variability, increased precipitation over the western-central TIO drives a strong and persistent positive NAM response throughout the winter. Opposite linear interference of the anomalous wave teleconnections explains most of the opposite-signed planetary wavedriving of the NAM responses. The case with combined ENSO and TIO variability yields cancellation of the wave interference and a weak NAM response. This mechanism is confirmed using experiments where the tropical ocean is nudged separately over the Pacific and TIO to the large-amplitude 1997/98-1998/99 ENSO cycle. The phases of the Rossby wave and NAM responses in these two cases are of opposite sign, providing strong evidence that internal variability over the TIO can induce teleconnections independent of-and with opposite sign to-those associated with ENSO.", "author" : [ { "dropping-particle" : "", "family" : "Fletcher", "given" : "Christopher G.", "non-dropping-particle" : "", "parse-names" : false, "suffix" : "" }, { "dropping-particle" : "", "family" : "Cassou", "given" : "Christophe", "non-dropping-particle" : "", "parse-names" : false, "suffix" : "" } ], "container-title" : "Journal of Climate", "id" : "ITEM-3", "issue" : "20", "issued" : { "date-parts" : [ [ "2015", "10" ] ] }, "page" : "7985-8002", "title" : "The dynamical influence of separate teleconnections from the Pacific and Indian oceans on the northern annular mode", "translator" : [ { "dropping-particle" : "", "family" : "J6288", "given" : "", "non-dropping-particle" : "", "parse-names" : false, "suffix" : "" } ], "type" : "article-journal", "volume" : "28" }, "uris" : [ "http://www.mendeley.com/documents/?uuid=3f5cf916-88f4-4f7d-b9e2-37e53880db6b" ] }, { "id" : "ITEM-4", "itemData" : { "DOI" : "10.1007/s00382-020-05369-1", "ISSN" : "0930-7575", "author" : [ { "dropping-particle" : "", "family" : "Dhame", "given" : "Shreya", "non-dropping-particle" : "", "parse-names" : fal</w:instrText>
      </w:r>
      <w:r w:rsidR="00E719C0" w:rsidRPr="006814DF">
        <w:rPr>
          <w:noProof/>
          <w:lang w:val="en-GB"/>
        </w:rPr>
        <w:instrText>se, "suffix" : "" }, { "dropping-particle" : "", "family" : "Taschetto", "given" : "Andr\u00e9a S.", "non-dropping-particle" : "", "parse-names" : false, "suffix" : "" }, { "dropping-particle" : "", "family" : "Santoso", "given" : "Agus", "non-dropping-particle" : "", "parse-names" : false, "suffix" : "" }, { "dropping-particle" : "", "family" : "Meissner", "given" : "Katrin J.", "non-dropping-particle" : "", "parse-names" : false, "suffix" : "" } ], "container-title" : "Climate Dynamics", "id" : "ITEM-4", "issue" : "7-8", "issued" : { "date-parts" : [ [ "2020", "10", "19" ] ] }, "page" : "2053-2073", "title" : "Indian Ocean warming modulates global atmospheric circulation trends", "translator" : [ { "dropping-particle" : "", "family" : "J6783", "given" : "", "non-dropping-particle" : "", "parse-names" : false, "suffix" : "" } ], "type" : "article-journal", "volume" : "55" }, "uris" : [ "http://www.mendeley.com/documents/?uuid=64e4302d-4f4b-40e4-91ea-f3b1f154c7aa" ] } ], "mendeley" : { "formattedCitation" : "(Fletcher and Cassou, 2015; Baker et al., 2019; Douville et al., 2019; Dhame et al., 2020)", "plainTextFormattedCitation" : "(Fletcher and Cassou, 2015; Baker et al., 2019; Douville et al., 2019; Dhame et al., 2020)", "previouslyFormattedCitation" : "(Fletcher and Cassou, 2015; Baker et al., 2019; Douville et al., 2019; Dhame et al., 2020)" }, "properties" : { "noteIndex" : 0 }, "schema" : "https://github.com/citation-style-language/schema/raw/master/csl-citation.json" }</w:instrText>
      </w:r>
      <w:r>
        <w:rPr>
          <w:noProof/>
        </w:rPr>
        <w:fldChar w:fldCharType="separate"/>
      </w:r>
      <w:r w:rsidR="00393F8C">
        <w:rPr>
          <w:noProof/>
          <w:lang w:val="en-US"/>
        </w:rPr>
        <w:t>(Fletcher and Cassou, 2015; Baker et al., 2019; Douville et al., 2019; Dhame et al., 2020)</w:t>
      </w:r>
      <w:r>
        <w:rPr>
          <w:noProof/>
        </w:rPr>
        <w:fldChar w:fldCharType="end"/>
      </w:r>
      <w:r w:rsidRPr="00E457C1">
        <w:rPr>
          <w:noProof/>
          <w:lang w:val="en-US"/>
        </w:rPr>
        <w:t xml:space="preserve"> may have contributed to the long-term positive trend of the winter NAO/NAM over the 20</w:t>
      </w:r>
      <w:r w:rsidRPr="00566450">
        <w:rPr>
          <w:noProof/>
          <w:lang w:val="en-US"/>
          <w:rPrChange w:id="2753" w:author="Sara M Tuson" w:date="2021-06-28T09:47:00Z">
            <w:rPr>
              <w:noProof/>
              <w:vertAlign w:val="superscript"/>
              <w:lang w:val="en-US"/>
            </w:rPr>
          </w:rPrChange>
        </w:rPr>
        <w:t>th</w:t>
      </w:r>
      <w:r w:rsidRPr="00E457C1">
        <w:rPr>
          <w:noProof/>
          <w:lang w:val="en-US"/>
        </w:rPr>
        <w:t xml:space="preserve"> century, but there is only </w:t>
      </w:r>
      <w:r w:rsidRPr="00E457C1">
        <w:rPr>
          <w:i/>
          <w:noProof/>
          <w:lang w:val="en-US"/>
        </w:rPr>
        <w:t>low confidence</w:t>
      </w:r>
      <w:r w:rsidRPr="00E457C1">
        <w:rPr>
          <w:noProof/>
          <w:lang w:val="en-US"/>
        </w:rPr>
        <w:t xml:space="preserve"> in such a causal relationship because of the limitation of </w:t>
      </w:r>
      <w:r w:rsidR="00CF5EB4" w:rsidRPr="00E457C1">
        <w:rPr>
          <w:noProof/>
          <w:lang w:val="en-US"/>
        </w:rPr>
        <w:t xml:space="preserve">the </w:t>
      </w:r>
      <w:r w:rsidRPr="00E457C1">
        <w:rPr>
          <w:noProof/>
          <w:lang w:val="en-US"/>
        </w:rPr>
        <w:t>imposed SST approach in AMIP and the uncertainties in observed SST trends among datasets used as forcing</w:t>
      </w:r>
      <w:r w:rsidR="005D557B" w:rsidRPr="00E457C1">
        <w:rPr>
          <w:noProof/>
          <w:lang w:val="en-US"/>
        </w:rPr>
        <w:t xml:space="preserve"> of the atmospheric model</w:t>
      </w:r>
      <w:r w:rsidRPr="00E457C1">
        <w:rPr>
          <w:noProof/>
          <w:lang w:val="en-US"/>
        </w:rPr>
        <w:t>. The representation of the NAM and NAO spatial structure is slightly improved in AMIP ensembles (</w:t>
      </w:r>
      <w:r w:rsidR="001F1422" w:rsidRPr="00AC1A12">
        <w:rPr>
          <w:noProof/>
          <w:lang w:val="en-CA" w:eastAsia="en-US"/>
        </w:rPr>
        <w:t>Figure 3.33</w:t>
      </w:r>
      <w:r w:rsidRPr="00E457C1">
        <w:rPr>
          <w:noProof/>
          <w:lang w:val="en-US"/>
        </w:rPr>
        <w:t xml:space="preserve">g,h), which also produce slightly larger trends </w:t>
      </w:r>
      <w:r w:rsidR="002364A8" w:rsidRPr="00E457C1">
        <w:rPr>
          <w:noProof/>
          <w:lang w:val="en-US"/>
        </w:rPr>
        <w:t xml:space="preserve">than the historical simulations </w:t>
      </w:r>
      <w:r w:rsidRPr="00E457C1">
        <w:rPr>
          <w:noProof/>
          <w:lang w:val="en-US"/>
        </w:rPr>
        <w:t xml:space="preserve">for </w:t>
      </w:r>
      <w:r w:rsidR="00C07AF2" w:rsidRPr="00E457C1">
        <w:rPr>
          <w:noProof/>
          <w:lang w:val="en-US"/>
        </w:rPr>
        <w:t xml:space="preserve">the </w:t>
      </w:r>
      <w:r w:rsidR="00BD37F1" w:rsidRPr="00E457C1">
        <w:rPr>
          <w:noProof/>
          <w:lang w:val="en-US"/>
        </w:rPr>
        <w:t>NAO</w:t>
      </w:r>
      <w:r w:rsidR="00C07AF2" w:rsidRPr="00E457C1">
        <w:rPr>
          <w:noProof/>
          <w:lang w:val="en-US"/>
        </w:rPr>
        <w:t>,</w:t>
      </w:r>
      <w:r w:rsidR="00BD37F1" w:rsidRPr="00E457C1">
        <w:rPr>
          <w:noProof/>
          <w:lang w:val="en-US"/>
        </w:rPr>
        <w:t xml:space="preserve"> but not for the NAM</w:t>
      </w:r>
      <w:r w:rsidRPr="00E457C1">
        <w:rPr>
          <w:noProof/>
          <w:lang w:val="en-US"/>
        </w:rPr>
        <w:t>.</w:t>
      </w:r>
    </w:p>
    <w:p w14:paraId="57A96322" w14:textId="77777777" w:rsidR="009F594A" w:rsidRPr="00E457C1" w:rsidRDefault="009F594A" w:rsidP="009F594A">
      <w:pPr>
        <w:pStyle w:val="AR6BodyText"/>
        <w:rPr>
          <w:noProof/>
          <w:lang w:val="en-US"/>
        </w:rPr>
      </w:pPr>
    </w:p>
    <w:p w14:paraId="184CE2AD" w14:textId="74ED1E08" w:rsidR="009F594A" w:rsidRPr="00EF363F" w:rsidRDefault="009F594A" w:rsidP="009F594A">
      <w:pPr>
        <w:pStyle w:val="AR6BodyText"/>
        <w:rPr>
          <w:noProof/>
          <w:lang w:val="en-CA"/>
        </w:rPr>
      </w:pPr>
      <w:r w:rsidRPr="00E457C1">
        <w:rPr>
          <w:noProof/>
          <w:lang w:val="en-US"/>
        </w:rPr>
        <w:t>When calculated o</w:t>
      </w:r>
      <w:r w:rsidR="009B4B16" w:rsidRPr="00E457C1">
        <w:rPr>
          <w:noProof/>
          <w:lang w:val="en-US"/>
        </w:rPr>
        <w:t>ver</w:t>
      </w:r>
      <w:r w:rsidRPr="00E457C1">
        <w:rPr>
          <w:noProof/>
          <w:lang w:val="en-US"/>
        </w:rPr>
        <w:t xml:space="preserve"> the most recent two decades, the wintertime NAM/NAO trend is </w:t>
      </w:r>
      <w:r w:rsidR="009B4B16" w:rsidRPr="00E457C1">
        <w:rPr>
          <w:noProof/>
          <w:lang w:val="en-US"/>
        </w:rPr>
        <w:t xml:space="preserve">weakly </w:t>
      </w:r>
      <w:r w:rsidRPr="00E457C1">
        <w:rPr>
          <w:noProof/>
          <w:lang w:val="en-US"/>
        </w:rPr>
        <w:t>negative since the mid-1990s</w:t>
      </w:r>
      <w:r w:rsidR="001B5DA3" w:rsidRPr="00E457C1">
        <w:rPr>
          <w:noProof/>
          <w:lang w:val="en-US"/>
        </w:rPr>
        <w:t xml:space="preserve"> </w:t>
      </w:r>
      <w:r>
        <w:fldChar w:fldCharType="begin" w:fldLock="1"/>
      </w:r>
      <w:r w:rsidR="00E719C0">
        <w:rPr>
          <w:noProof/>
          <w:lang w:val="en-US"/>
        </w:rPr>
        <w:instrText>ADDIN CSL_CITATION { "citationItems" : [ { "id" : "ITEM-1", "itemData" : { "DOI" : "10.1002/joc.4157", "ISSN" : "08998418", "author" : [ { "dropping-particle" : "", "family" : "Hanna", "given" : "Edward", "non-dropping-particle" : "", "parse-names" : false, "suffix" : "" }, { "dropping-particle" : "", "family" : "Cropper", "given" : "Thomas E.", "non-dropping-particle" : "", "parse-names" : false, "suffix" : "" }, { "dropping-particle" : "", "family" : "Jones", "given" : "Philip D.", "non-dropping-particle" : "", "parse-names" : false, "suffix" : "" }, { "dropping-particle" : "", "family" : "Scaife", "given" : "Adam A.", "non-dropping-particle" : "", "parse-names" : false, "suffix" : "" }, { "dropping-particle" : "", "family" : "Allan", "given" : "Rob", "non-dropping-particle" : "", "parse-names" : false, "suffix" : "" } ], "container-title" : "International Journal of Climatology", "id" : "ITEM-1", "issue" : "9", "issued" : { "date-parts" : [ [ "2015", "7" ] ] }, "page" : "2540-2554", "title" : "Recent seasonal asymmetric changes in the NAO (a marked summer decline and increased winter variability) and associated changes in the AO and Greenland Blocking Index", "translator" : [ { "dropping-particle" : "", "family" : "J6269", "given" : "", "non-dropping-particle" : "", "parse-names" : false, "suffix" : "" } ], "type" : "article-journal", "volume" : "35" }, "uris" : [ "http://www.mendeley.com/documents/?uuid=d30fe49a-d54e-40ea-9adf-df8d8d943025" ] } ], "mendeley" : { "formattedCitation" : "(Hanna et al., 2015)", "plainTextFormattedCitation" : "(Hanna et al., 2015)", "previouslyFormattedCitation" : "(Hanna et al., 2015)" }, "properties" : { "noteIndex" : 0 }, "schema" : "https://github.com/citation-style-language/schema/raw/master/csl-citation.json" }</w:instrText>
      </w:r>
      <w:r>
        <w:fldChar w:fldCharType="separate"/>
      </w:r>
      <w:r w:rsidR="00393F8C">
        <w:rPr>
          <w:noProof/>
          <w:lang w:val="en-US"/>
        </w:rPr>
        <w:t>(Hanna et al., 2015)</w:t>
      </w:r>
      <w:r>
        <w:fldChar w:fldCharType="end"/>
      </w:r>
      <w:r w:rsidRPr="00E457C1">
        <w:rPr>
          <w:noProof/>
          <w:lang w:val="en-US"/>
        </w:rPr>
        <w:t xml:space="preserve">. </w:t>
      </w:r>
      <w:r w:rsidR="009B4B16" w:rsidRPr="00E457C1">
        <w:rPr>
          <w:noProof/>
          <w:lang w:val="en-US"/>
        </w:rPr>
        <w:t>Recent studies based on</w:t>
      </w:r>
      <w:r w:rsidRPr="00E457C1">
        <w:rPr>
          <w:noProof/>
          <w:lang w:val="en-US"/>
        </w:rPr>
        <w:t xml:space="preserve"> observations </w:t>
      </w:r>
      <w:r>
        <w:rPr>
          <w:noProof/>
        </w:rPr>
        <w:fldChar w:fldCharType="begin" w:fldLock="1"/>
      </w:r>
      <w:r w:rsidR="00E719C0">
        <w:rPr>
          <w:noProof/>
          <w:lang w:val="en-US"/>
        </w:rPr>
        <w:instrText>ADDIN CSL_CITATION { "citationItems" : [ { "id" : "ITEM-1", "itemData" : { "DOI" : "10.1175/JCLI-D-14-00424.1", "ISSN" : "08948755", "abstract" : "Using the monthly GOADS dataset and NMC-NCAR archives we show that significant anomalies of the atmospheric circulation are related to previous SST anomalies in the North Atlantic. A signal over the northwest Labrador Sea in late spring is associated with the dominant mode of SST variability during the preceeding winter. It is more clearly seen in the mid-troposhere than at sea level and appears to be related to the anomalous surface heat exchanges that slowly damp the SST anomalies. In addition, a NAO-like signal in early winter is associated with SST anomalies east of Newfoundland and in the eastern subtropical North Atlantic during the preceeding summer.", "author" : [ { "dropping-particle" : "", "family" : "Gastineau", "given" : "Guillaume", "non-dropping-particle" : "", "parse-names" : false, "suffix" : "" }, { "dropping-particle" : "", "family" : "Frankignoul", "given" : "Claude", "non-dropping-particle" : "", "parse-names" : false, "suffix" : "" } ], "container-title" : "Journal of Climate", "id" : "ITEM-1", "issue" : "4", "issued" : { "date-parts" : [ [ "2015" ] ] }, "page" : "1396-1416", "title" : "Influence of the North Atlantic SST variability on the atmospheric circulation during the twentieth century", "translator" : [ { "dropping-particle" : "", "family" : "J5173", "given" : "", "non-dropping-particle" : "", "parse-names" : false, "suffix" : "" } ], "type" : "article-journal", "volume" : "28" }, "uris" : [ "http://www.mendeley.com/documents/?uuid=6afe4579-46a9-4861-8953-a827e97ef229" ] } ], "mendeley" : { "formattedCitation" : "(Gastineau and Frankignoul, 2015)", "plainTextFormattedCitation" : "(Gastineau and Frankignoul, 2015)", "previouslyFormattedCitation" : "(Gastineau and Frankignoul, 2015)" }, "properties" : { "noteIndex" : 0 }, "schema" : "https://github.com/citation-style-language/schema/raw/master/csl-citation.json" }</w:instrText>
      </w:r>
      <w:r>
        <w:rPr>
          <w:noProof/>
        </w:rPr>
        <w:fldChar w:fldCharType="separate"/>
      </w:r>
      <w:r w:rsidR="00393F8C">
        <w:rPr>
          <w:noProof/>
          <w:lang w:val="en-US"/>
        </w:rPr>
        <w:t>(Gastineau and Frankignoul, 2015)</w:t>
      </w:r>
      <w:r>
        <w:rPr>
          <w:noProof/>
        </w:rPr>
        <w:fldChar w:fldCharType="end"/>
      </w:r>
      <w:r w:rsidRPr="00E457C1">
        <w:rPr>
          <w:noProof/>
          <w:lang w:val="en-US"/>
        </w:rPr>
        <w:t xml:space="preserve"> and dedicated model</w:t>
      </w:r>
      <w:r w:rsidR="00A2303F" w:rsidRPr="00E457C1">
        <w:rPr>
          <w:noProof/>
          <w:lang w:val="en-US"/>
        </w:rPr>
        <w:t>l</w:t>
      </w:r>
      <w:r w:rsidRPr="00E457C1">
        <w:rPr>
          <w:noProof/>
          <w:lang w:val="en-US"/>
        </w:rPr>
        <w:t xml:space="preserve">ing experiments </w:t>
      </w:r>
      <w:r>
        <w:rPr>
          <w:noProof/>
        </w:rPr>
        <w:fldChar w:fldCharType="begin" w:fldLock="1"/>
      </w:r>
      <w:r w:rsidR="00E719C0">
        <w:rPr>
          <w:noProof/>
          <w:lang w:val="en-US"/>
        </w:rPr>
        <w:instrText>ADDIN CSL_CITATION { "citationItems" : [ { "id" : "ITEM-1", "itemData" : { "DOI" : "10.1007/s00382-015-2887-4", "ISSN" : "14320894", "abstract" : "through eddy\u2013mean flow interactions. This modeling study supports that the positive phase of the AMV promotes the negative NAO in winter, while illustrating the impacts of the stratosphere and of the ocean\u2013atmosphere feedbacks in the spatial pattern and timing of this response.", "author" : [ { "dropping-particle" : "", "family" : "Peings", "given" : "Yannick", "non-dropping-particle" : "", "parse-names" : false, "suffix" : "" }, { "dropping-particle" : "", "family" : "Magnusdottir", "given" : "Gudrun", "non-dropping-particle" : "", "parse-names" : false, "suffix" : "" } ], "container-title" : "Climate Dynamics", "id" : "ITEM-1", "issue" : "3-4", "issued" : { "date-parts" : [ [ "2016" ] ] }, "page" : "1029-1047", "publisher" : "Springer", "title" : "Wintertime atmospheric response to Atlantic multidecadal variability: effect of stratospheric representation and ocean\u2013atmosphere coupling", "translator" : [ { "dropping-particle" : "", "family" : "J5174", "given" : "", "non-dropping-particle" : "", "parse-names" : false, "suffix" : "" } ], "type" : "article-journal", "volume" : "47" }, "uris" : [ "http://www.mendeley.com/documents/?uuid=b2fe2e51-975d-4f4b-84c8-a72b181a3fac" ] }, { "id" : "ITEM-2", "itemData" : { "DOI" : "10.1088/1748-9326/10/9/094010", "abstract" : "Atlantic Multidecadal Variability (AMV) is known for influencing the mid-latitude climate variability, especially over the European region. This letter assesses the impact of the wintertime AMV in a group of 200-year atmospheric-only numerical experiments, in which the atmosphere is forced with positive and negative AMV-like sea surface temperatures (SSTs) and sea ice concentration patterns. Anomalies are applied separately to the whole North Atlantic ocean, to the extratropics (north of 30\u00b0 N) and to the tropics (between 0\u00b0 and 30\u00b0 N). Results show that AMV anomalies considerably affect the North Atlantic Oscillation (NAO), the jet stream variability and the frequency of atmospheric blocking over the Euro-Atlantic sector, resulting in a negative (positive) NAO during positive (negative) AMV. It is found that the bulk of the signal is originated in the tropics and it is associated with a Gill-like response - an anomalous upper tropospheric streamfunction dipole over the tropical Atlantic driven by the SST anomalies - and with the subsequent structural change of the upper-tropospheric jet, which affects the propagation of Rossby waves in the North Atlantic. Conversely, the NAO response is almost negligible when the AMV anomalies are applied only to the extratropics, suggesting that the relevance of SST anomalies along the North Atlantic frontal zone may be overestimated.", "author" : [ { "dropping-particle" : "", "family" : "Davini", "given" : "Paolo", "non-dropping-particle" : "", "parse-names" : false, "suffix" : "" }, { "dropping-particle" : "Von", "family" : "Hardenberg", "given" : "Jost", "non-dropping-particle" : "", "parse-names" : false, "suffix" : "" }, { "dropping-particle" : "", "family" : "Corti", "given" : "Susanna", "non-dropping-particle" : "", "parse-names" : false, "suffix" : "" } ], "container-title" : "Environmental Research Letters", "id" : "ITEM-2", "issue" : "9", "issued" : { "date-parts" : [ [ "2015" ] ] }, "page" : "94010", "publisher" : "IOP Publishing", "title" : "Tropical origin for the impacts of the Atlantic Multidecadal Variability on the Euro-Atlantic climate", "translator" : [ { "dropping-particle" : "", "family" : "J1657", "given" : "", "non-dropping-particle" : "", "parse-names" : false, "suffix" : "" } ], "type" : "article-journal", "volume" : "10" }, "uris" : [ "http://www.mendeley.com/documents/?uuid=78be4999-de4a-4a26-ad6e-54436d717301" ] } ], "mendeley" : { "formattedCitation" : "(Davini et al., 2015; Peings and Magnusdottir, 2016)", "plainTextFormattedCitation" : "(Davini et al., 2015; Peings and Magnusdottir, 2016)", "previouslyFormattedCitation" : "(Davini et al., 2015; Peings and Magnusdottir, 2016)" }, "properties" : { "noteIndex" : 0 }, "schema" : "https://github.com/citation-style-language/schema/raw/master/csl-citation.json" }</w:instrText>
      </w:r>
      <w:r>
        <w:rPr>
          <w:noProof/>
        </w:rPr>
        <w:fldChar w:fldCharType="separate"/>
      </w:r>
      <w:r w:rsidR="00393F8C">
        <w:rPr>
          <w:noProof/>
          <w:lang w:val="en-US"/>
        </w:rPr>
        <w:t>(Davini et al., 2015; Peings and Magnusdottir, 2016)</w:t>
      </w:r>
      <w:r>
        <w:rPr>
          <w:noProof/>
        </w:rPr>
        <w:fldChar w:fldCharType="end"/>
      </w:r>
      <w:r w:rsidR="009B4B16" w:rsidRPr="00E457C1">
        <w:rPr>
          <w:noProof/>
          <w:lang w:val="en-US"/>
        </w:rPr>
        <w:t xml:space="preserve"> suggest</w:t>
      </w:r>
      <w:r w:rsidRPr="00E457C1">
        <w:rPr>
          <w:noProof/>
          <w:lang w:val="en-US"/>
        </w:rPr>
        <w:t xml:space="preserve"> that the recent dominance of negative NAM/NAO could be partly related to the latest shift of the Atlantic Multi</w:t>
      </w:r>
      <w:ins w:id="2754" w:author="Sara M Tuson" w:date="2021-06-27T21:50:00Z">
        <w:r w:rsidR="00492531">
          <w:rPr>
            <w:noProof/>
            <w:lang w:val="en-US"/>
          </w:rPr>
          <w:t>-</w:t>
        </w:r>
      </w:ins>
      <w:r w:rsidRPr="00E457C1">
        <w:rPr>
          <w:noProof/>
          <w:lang w:val="en-US"/>
        </w:rPr>
        <w:t xml:space="preserve">decadal Variability (AMV) </w:t>
      </w:r>
      <w:r w:rsidR="009B4B16" w:rsidRPr="00E457C1">
        <w:rPr>
          <w:noProof/>
          <w:lang w:val="en-US"/>
        </w:rPr>
        <w:t>to</w:t>
      </w:r>
      <w:r w:rsidRPr="00E457C1">
        <w:rPr>
          <w:noProof/>
          <w:lang w:val="en-US"/>
        </w:rPr>
        <w:t xml:space="preserve"> a warm phase (Section</w:t>
      </w:r>
      <w:r w:rsidR="009B376B" w:rsidRPr="00E457C1">
        <w:rPr>
          <w:noProof/>
          <w:lang w:val="en-US"/>
        </w:rPr>
        <w:t>s</w:t>
      </w:r>
      <w:r w:rsidR="00A36ACB" w:rsidRPr="00E457C1">
        <w:rPr>
          <w:noProof/>
          <w:lang w:val="en-US"/>
        </w:rPr>
        <w:t xml:space="preserve"> 2.4.4</w:t>
      </w:r>
      <w:r w:rsidRPr="00E457C1">
        <w:rPr>
          <w:noProof/>
          <w:lang w:val="en-US"/>
        </w:rPr>
        <w:t xml:space="preserve"> and </w:t>
      </w:r>
      <w:r w:rsidR="00EF1D11" w:rsidRPr="00E457C1">
        <w:rPr>
          <w:noProof/>
          <w:lang w:val="en-US"/>
        </w:rPr>
        <w:t>3.7.7</w:t>
      </w:r>
      <w:r w:rsidRPr="00E457C1">
        <w:rPr>
          <w:noProof/>
          <w:lang w:val="en-US"/>
        </w:rPr>
        <w:t xml:space="preserve">). Some recent modelling studies also find that the Arctic sea ice decline might be partly responsible for more recurrent negative NAM/NAO </w:t>
      </w:r>
      <w:r>
        <w:rPr>
          <w:noProof/>
        </w:rPr>
        <w:fldChar w:fldCharType="begin" w:fldLock="1"/>
      </w:r>
      <w:r w:rsidR="007F62B7">
        <w:rPr>
          <w:noProof/>
          <w:lang w:val="en-US"/>
        </w:rPr>
        <w:instrText>ADDIN CSL_CITATION { "citationItems" : [ { "id" : "ITEM-1", "itemData" : { "DOI" : "10.1175/JCLI-D-13-00272.1", "ISSN" : "0894-8755", "abstract" : "AbstractThe wintertime Northern Hemisphere (NH) atmospheric circulation response to current (2007?12) and projected (2080?99) Arctic sea ice decline is examined with the latest version of the Community Atmospheric Model (CAM5). The numerical experiments suggest that the current sea ice conditions force a remote atmospheric response in late winter that favors cold land surface temperatures over midlatitudes, as has been observed in recent years. Anomalous Rossby waves forced by the sea ice anomalies penetrate into the stratosphere in February and weaken the stratospheric polar vortex, resulting in negative anomalies of the northern annular mode (NAM) that propagate downward during the following weeks, especially over the North Pacific. The seasonality of the response is attributed to timing of the phasing between the forced and climatological waves. When sea ice concentration taken from projections of conditions at the end of the twenty-first century is prescribed to the model, negative anomalies of the NAM are visible in the troposphere, both in early and late winter. This response is mainly driven by the large warming of the lower troposphere over the Arctic, as little impact is found in the stratosphere in this experiment. As a result of the thermal expansion of the polar troposphere, the westerly flow is decelerated and a weak but statistically significant increase of the midlatitude meanders is identified. However, the thermodynamical response extends beyond the Arctic and offsets the dynamical effect, such that the stronger sea ice forcing has limited impact on the intensity of cold extremes over midlatitudes.", "author" : [ { "dropping-particle" : "", "family" : "Peings", "given" : "Yannick", "non-dropping-particle" : "", "parse-names" : false, "suffix" : "" }, { "dropping-particle" : "", "family" : "Magnusdottir", "given" : "Gudrun", "non-dropping-particle" : "", "parse-names" : false, "suffix" : "" } ], "container-title" : "Journal of Climate", "id" : "ITEM-1", "issue" : "1", "issued" : { "date-parts" : [ [ "2013", "9", "5" ] ] }, "note" : "Influence of present and future Arctic sea ice decline from CAM5 experiments\n- CTL: 50 years, forced by climatological SST and SIC for 1979-2000\n- 2010C: 50-member ensemble, Arctic SIC replaced by 2007-12 climatology (+ SST replaced where SIC significantly reduced)\n- 2090C: 50-member ensemble, Arctic SIC replaced by 2080-99 CMIP5 CCSM4 RCP8.5\nRadiative forcing is fixed at 2000 level\n\n- In 2010C, stratospheric warming appears in the Arctic in February and propagates downward\n- Projects onto negative NAM, but North Pacific signal is much stronger than Atlantic\n- Constructive interference of forced and climatological planetary waves in February promotes SSW, but in earlier winter forced planetary waves are destructive\n- In 2090C, the stratospheric response is much weaker, and negative NAM response appears within the troposphere\n\n- Experiment is similar to Screen et al (2013 J Clim), who didn't find negative NAM response (but instead weak positive NAM in storatosphere) with CAM3 \u2026 model dependence?", "page" : "244-264", "publisher" : "American Meteorological Society", "title" : "Response of the Wintertime Northern Hemisphere Atmospheric Circulation to Current and Projected Arctic Sea Ice Decline: A Numerical Study with CAM5", "translator" : [ { "dropping-particle" : "", "family" : "J3897", "given" : "", "non-dropping-particle" : "", "parse-names" : false, "suffix" : "" } ], "type" : "article-journal", "volume" : "27" }, "uris" : [ "http://www.mendeley.com/documents/?uuid=48e9ac90-34ae-4644-8edd-ca29a6f70e86" ] }, { "id" : "ITEM-2", "itemData" : { "DOI" : "10.1038/ncomms5646", "ISBN" : "2041-1723 (Electronic)\\r2041-1723 (Linking)", "ISSN" : "20411723", "PMID" : "25181390", "abstract" : "Successive cold winters of severely low temperatures in recent years have had critical social and economic impacts on the mid-latitude continents in the Northern Hemisphere. Although these cold winters are thought to be partly driven by dramatic losses of Arctic sea-ice, the mechanism that links sea-ice loss to cold winters remains a subject of debate. Here, by conducting observational analyses and model experiments, we show how Arctic sea-ice loss and cold winters in extra-polar regions are dynamically connected through the polar stratosphere. We find that decreased sea-ice cover during early winter months (November-December), especially over the Barents-Kara seas, enhances the upward propagation of planetary-scale waves with wavenumbers of 1 and 2, subsequently weakening the stratospheric polar vortex in mid-winter (January-February). The weakened polar vortex preferentially induces a negative phase of Arctic Oscillation at the surface, resulting in low temperatures in mid-latitudes.", "author" : [ { "dropping-particle" : "", "family" : "Kim", "given" : "Baek Min", "non-dropping-particle" : "", "parse-names" : false, "suffix" : "" }, { "dropping-particle" : "", "family" : "Son", "given" : "Seok Woo", "non-dropping-particle" : "", "parse-names" : false, "suffix" : "" }, { "dropping-particle" : "", "family" : "Min", "given" : "Seung Ki", "non-dropping-particle" : "", "parse-names" : false, "suffix" : "" }, { "dropping-particle" : "", "family" : "Jeong", "given" : "Jee Hoon", "non-dropping-particle" : "", "parse-names" : false, "suffix" : "" }, { "dropping-particle" : "", "family" : "Kim", "given" : "Seong Joong", "non-dropping-particle" : "", "parse-names" : false, "suffix" : "" }, { "dropping-particle" : "", "family" : "Zhang", "given" : "Xiangdong", "non-dropping-particle" : "", "parse-names" : false, "suffix" : "" }, { "dropping-particle" : "", "family" : "Shim", "given" : "Taehyoun", "non-dropping-particle" : "", "parse-names" : false, "suffix" : "" }, { "dropping-particle" : "", "family" : "Yoon", "given" : "Jin Ho", "non-dropping-particle" : "", "parse-names" : false, "suffix" : "" } ], "container-title" : "Nature Communications", "id" : "ITEM-2", "issued" : { "date-parts" : [ [ "2014" ] ] }, "note" : "Obs composite based on Barents-Kara SIC\nLow SIC is associated with\n- Early winter tropospheric wave pattern\n- Upward propagation\n- More SSW\n- Downward influence, negative AO\n\n- CAM5, CAM3\n- 40 member, control: forced by climatological SST and SIC\n- 40 member, perturbed: composited SST and SIC in the Arctic\n- Captures the SSW, stratospheric signal, downwarld influence", "page" : "1-8", "publisher" : "Nature Publishing Group", "title" : "Weakening of the stratospheric polar vortex by Arctic sea-ice loss", "translator" : [ { "dropping-particle" : "", "family" : "J3737", "given" : "", "non-dropping-particle" : "", "parse-names" : false, "suffix" : "" } ], "type" : "article-journal", "volume" : "5" }, "uris" : [ "http://www.mendeley.com/documents/?uuid=e32d2a28-5333-4478-8a39-0fed22891bd8" ] }, { "id" : "ITEM-3", "itemData" : { "DOI" : "10.1002/2014JD022848", "ISSN" : "2169-897X", "abstract" : "Abstract This paper examines the possible linkage between the recent reduction in Arctic sea-ice extent and the wintertime Arctic Oscillation (AO)/North Atlantic Oscillation (NAO). Observational analyses using the ERA interim reanalysis and merged Hadley/Optimum Interpolation Sea Surface Temperature data reveal that a reduced (increased) sea-ice area in November leads to more negative (positive) phases of the AO and NAO in early and late winter, respectively. We simulate the atmospheric response to observed sea-ice anomalies using a high-top atmospheric general circulation model (AGCM for Earth Simulator, AFES version 4.1). The results from the simulation reveal that the recent Arctic sea-ice reduction results in cold winters in mid-latitude continental regions, which are linked to an anomalous circulation pattern similar to the negative phase of AO/NAO with an increased frequency of large negative AO events by a factor of over two. Associated with this negative AO/NAO phase, cold air advection from the Arctic to the mid-latitudes increases. We found that the stationary Rossby wave response to the sea-ice reduction in the Barents Sea region induces this anomalous circulation. We also found a positive feedback mechanism resulting from the anomalous meridional circulation that cools the mid-latitudes and warms the Arctic, which adds an extra heating to the Arctic air column equivalent to about 60% of the direct surface heat release from the sea-ice reduction. The results from this high-top model experiment also suggested a critical role of the stratosphere in deepening the tropospheric annular mode and modulation of the NAO in mid to late winter through stratosphere-troposphere coupling.", "author" : [ { "dropping-particle" : "", "family" : "Nakamura", "given" : "Tetsu", "non-dropping-particle" : "", "parse-names" : false, "suffix" : "" }, { "dropping-particle" : "", "family" : "Yamazaki", "given" : "Koji", "non-dropping-particle" : "", "parse-names" : false, "suffix" : "" }, { "dropping-particle" : "", "family" : "Iwamoto", "given" : "Katsushi", "non-dropping-particle" : "", "parse-names" : false, "suffix" : "" }, { "dropping-particle" : "", "family" : "Honda", "given" : "Meiji", "non-dropping-particle" : "", "parse-names" : false, "suffix" : "" }, { "dropping-particle" : "", "family" : "Miyoshi", "given" : "Yasunobu", "non-dropping-particle" : "", "parse-names" : false, "suffix" : "" }, { "dropping-particle" : "", "family" : "Ogawa", "given" : "Yasunobu", "non-dropping-particle" : "", "parse-names" : false, "suffix" : "" }, { "dropping-particle" : "", "family" : "Ukita", "given" : "Jinro", "non-dropping-particle" : "", "parse-names" : false, "suffix" : "" } ], "container-title" : "Journal of Geophysical Research: Atmospheres", "id" : "ITEM-3", "issue" : "8", "issued" : { "date-parts" : [ [ "2015", "3", "28" ] ] }, "note" : "Arctic sea ice-atmos impact\nObs: Hurrell SST&amp;amp;SIC, ERA-interim, 1979-2012, detrended\nModel: AFES4.1 \u2026 Prescribe sea ice thickness (SIT) while sea ice fraction is 0 or 1\n- CNTL: 60-member, SST and SIT from 1979-1983 clim\n- N.ICE: 60-member, SST from 1979-1983 cim, SIT from 2005-2009 clim\nBoth fixed radiative forcing agents\n\n- Obs regression against sea ice area (SIA) loss in Nov: Negative NAM with clear NAO signal in SLP/z500 from fall, becomes stronger and peaks in DJF/JFM, and rapidly disappear in FMA\n- Model N.ICE-CNTL: Similar nagative NAM/NAO response, peaks in DJF/JDM\n- In model, upward propagation of stationary Rossby wave in response to sea ice loss -&amp;gt; Changes meridional overturning circulation -&amp;gt; signal propagates downward to the troposphere in mid-/late winter\n- Modulations of PDF of NAM index without chaging the spatial z500 anomaly structure", "page" : "3209-3227", "publisher" : "Wiley-Blackwell", "title" : "A negative phase shift of the winter AO/NAO due to the recent Arctic sea-ice reduction in late autumn", "translator" : [ { "dropping-particle" : "", "family" : "J3896", "given" : "", "non-dropping-particle" : "", "parse-names" : false, "suffix" : "" } ], "type" : "article-journal", "volume" : "120" }, "uris" : [ "http://www.mendeley.com/documents/?uuid=2e7c3b53-9aef-4834-b302-1cc490292d29" ] } ], "mendeley" : { "formattedCitation" : "(Peings and Magnusdottir, 2013; Kim et al., 2014a; Nakamura et al., 2015)", "manualFormatting" : "(Peings and Magnusdottir, 2013; B.M. Kim et al., 2014; Nakamura et al., 2015)", "plainTextFormattedCitation" : "(Peings and Magnusdottir, 2013; Kim et al., 2014a; Nakamura et al., 2015)", "previouslyFormattedCitation" : "(Peings and Magnusdottir, 2013; Kim et al., 2014a; Nakamura et al., 2015)" }, "properties" : { "noteIndex" : 0 }, "schema" : "https://github.com/citation-style-language/schema/raw/master/csl-citation.json" }</w:instrText>
      </w:r>
      <w:r>
        <w:rPr>
          <w:noProof/>
        </w:rPr>
        <w:fldChar w:fldCharType="separate"/>
      </w:r>
      <w:r w:rsidR="00393F8C">
        <w:rPr>
          <w:noProof/>
          <w:lang w:val="en-US"/>
        </w:rPr>
        <w:t>(Peings and Magnusdottir, 2013; B.M. Kim et al., 2014; Nakamura et al., 2015)</w:t>
      </w:r>
      <w:r>
        <w:rPr>
          <w:noProof/>
        </w:rPr>
        <w:fldChar w:fldCharType="end"/>
      </w:r>
      <w:r w:rsidRPr="00E457C1">
        <w:rPr>
          <w:noProof/>
          <w:lang w:val="en-US"/>
        </w:rPr>
        <w:t xml:space="preserve">, while other studies do not robustly identify such responses in models </w:t>
      </w:r>
      <w:r w:rsidRPr="00EF363F">
        <w:rPr>
          <w:noProof/>
          <w:lang w:val="en-CA"/>
        </w:rPr>
        <w:t>(see also Cross-</w:t>
      </w:r>
      <w:ins w:id="2755" w:author="Sara M Tuson" w:date="2021-06-24T11:08:00Z">
        <w:r w:rsidR="00D269C7">
          <w:rPr>
            <w:noProof/>
            <w:lang w:val="en-CA"/>
          </w:rPr>
          <w:t>C</w:t>
        </w:r>
      </w:ins>
      <w:del w:id="2756" w:author="Sara M Tuson" w:date="2021-06-24T11:08:00Z">
        <w:r w:rsidRPr="00EF363F" w:rsidDel="00D269C7">
          <w:rPr>
            <w:noProof/>
            <w:lang w:val="en-CA"/>
          </w:rPr>
          <w:delText>c</w:delText>
        </w:r>
      </w:del>
      <w:r w:rsidRPr="00EF363F">
        <w:rPr>
          <w:noProof/>
          <w:lang w:val="en-CA"/>
        </w:rPr>
        <w:t>hapter Box 10.1).</w:t>
      </w:r>
    </w:p>
    <w:p w14:paraId="58A0B9B9" w14:textId="77777777" w:rsidR="009F594A" w:rsidRPr="00EF363F" w:rsidRDefault="009F594A" w:rsidP="009F594A">
      <w:pPr>
        <w:pStyle w:val="AR6BodyText"/>
        <w:rPr>
          <w:noProof/>
          <w:lang w:val="en-CA"/>
        </w:rPr>
      </w:pPr>
    </w:p>
    <w:p w14:paraId="2901D4DC" w14:textId="18DD5720" w:rsidR="009F594A" w:rsidRPr="00E457C1" w:rsidRDefault="00FA5182" w:rsidP="009F594A">
      <w:pPr>
        <w:pStyle w:val="AR6BodyText"/>
        <w:rPr>
          <w:noProof/>
          <w:lang w:val="en-US"/>
        </w:rPr>
      </w:pPr>
      <w:r w:rsidRPr="00E457C1">
        <w:rPr>
          <w:noProof/>
          <w:lang w:val="en-US"/>
        </w:rPr>
        <w:t>In contrast</w:t>
      </w:r>
      <w:r w:rsidR="009F594A" w:rsidRPr="00E457C1">
        <w:rPr>
          <w:noProof/>
          <w:lang w:val="en-US"/>
        </w:rPr>
        <w:t xml:space="preserve"> to winter, the observed trend of the NAO index over 1958</w:t>
      </w:r>
      <w:del w:id="2757" w:author="Sara M Tuson" w:date="2021-06-24T11:08:00Z">
        <w:r w:rsidR="009F594A" w:rsidRPr="00E457C1" w:rsidDel="00D269C7">
          <w:rPr>
            <w:noProof/>
            <w:lang w:val="en-US"/>
          </w:rPr>
          <w:delText>-</w:delText>
        </w:r>
      </w:del>
      <w:ins w:id="2758" w:author="Sara M Tuson" w:date="2021-06-24T11:08:00Z">
        <w:r w:rsidR="00D269C7">
          <w:rPr>
            <w:noProof/>
            <w:lang w:val="en-US"/>
          </w:rPr>
          <w:t>–</w:t>
        </w:r>
      </w:ins>
      <w:r w:rsidR="009F594A" w:rsidRPr="00E457C1">
        <w:rPr>
          <w:noProof/>
          <w:lang w:val="en-US"/>
        </w:rPr>
        <w:t xml:space="preserve">2014 is overall negative in summer </w:t>
      </w:r>
      <w:r w:rsidRPr="00E457C1">
        <w:rPr>
          <w:noProof/>
          <w:lang w:val="en-US"/>
        </w:rPr>
        <w:t xml:space="preserve">and is </w:t>
      </w:r>
      <w:r w:rsidR="009F594A" w:rsidRPr="00E457C1">
        <w:rPr>
          <w:noProof/>
          <w:lang w:val="en-US"/>
        </w:rPr>
        <w:t>associated with more recurrent blocking conditions over Greenland, in particular since the mid-1990s, thus contributing to the acceleration of melting of the Arctic sea</w:t>
      </w:r>
      <w:r w:rsidRPr="00E457C1">
        <w:rPr>
          <w:noProof/>
          <w:lang w:val="en-US"/>
        </w:rPr>
        <w:t xml:space="preserve"> </w:t>
      </w:r>
      <w:r w:rsidR="009F594A" w:rsidRPr="00E457C1">
        <w:rPr>
          <w:noProof/>
          <w:lang w:val="en-US"/>
        </w:rPr>
        <w:t xml:space="preserve">ice </w:t>
      </w:r>
      <w:r w:rsidR="009F594A" w:rsidRPr="00684E79">
        <w:rPr>
          <w:noProof/>
          <w:lang w:val="en-US"/>
        </w:rPr>
        <w:t>(Section 3.4.</w:t>
      </w:r>
      <w:r w:rsidR="009F594A">
        <w:rPr>
          <w:noProof/>
          <w:lang w:val="en-US"/>
        </w:rPr>
        <w:t>1</w:t>
      </w:r>
      <w:r w:rsidR="009F594A" w:rsidRPr="00684E79">
        <w:rPr>
          <w:noProof/>
          <w:lang w:val="en-US"/>
        </w:rPr>
        <w:t>.</w:t>
      </w:r>
      <w:r w:rsidR="009F594A">
        <w:rPr>
          <w:noProof/>
          <w:lang w:val="en-US"/>
        </w:rPr>
        <w:t>1</w:t>
      </w:r>
      <w:r w:rsidR="009F594A" w:rsidRPr="00684E79">
        <w:rPr>
          <w:noProof/>
          <w:lang w:val="en-US"/>
        </w:rPr>
        <w:t>)</w:t>
      </w:r>
      <w:r w:rsidR="009F594A">
        <w:rPr>
          <w:noProof/>
          <w:lang w:val="en-US"/>
        </w:rPr>
        <w:t xml:space="preserve"> and </w:t>
      </w:r>
      <w:del w:id="2759" w:author="Sara M Tuson" w:date="2021-06-24T14:52:00Z">
        <w:r w:rsidR="009F594A" w:rsidRPr="00E457C1" w:rsidDel="00D36EA6">
          <w:rPr>
            <w:noProof/>
            <w:lang w:val="en-US"/>
          </w:rPr>
          <w:delText>Greenland ice sheet</w:delText>
        </w:r>
      </w:del>
      <w:ins w:id="2760" w:author="Sara M Tuson" w:date="2021-06-24T14:52:00Z">
        <w:r w:rsidR="00D36EA6">
          <w:rPr>
            <w:noProof/>
            <w:lang w:val="en-US"/>
          </w:rPr>
          <w:t>Greenland Ice Sheet</w:t>
        </w:r>
      </w:ins>
      <w:r w:rsidR="009F594A" w:rsidRPr="00E457C1">
        <w:rPr>
          <w:noProof/>
          <w:lang w:val="en-US"/>
        </w:rPr>
        <w:t xml:space="preserve"> (Section </w:t>
      </w:r>
      <w:r w:rsidR="009F594A" w:rsidRPr="003377D7">
        <w:rPr>
          <w:noProof/>
          <w:lang w:val="en-US"/>
        </w:rPr>
        <w:t>3.4.3.2</w:t>
      </w:r>
      <w:del w:id="2761" w:author="Ian Blenkinsop" w:date="2021-07-12T15:44:00Z">
        <w:r w:rsidR="009F594A" w:rsidRPr="003377D7" w:rsidDel="009A46E9">
          <w:rPr>
            <w:noProof/>
            <w:lang w:val="en-US"/>
          </w:rPr>
          <w:delText xml:space="preserve">) </w:delText>
        </w:r>
      </w:del>
      <w:ins w:id="2762" w:author="Ian Blenkinsop" w:date="2021-07-12T15:44:00Z">
        <w:r w:rsidR="009A46E9">
          <w:rPr>
            <w:noProof/>
            <w:lang w:val="en-US"/>
          </w:rPr>
          <w:t>;</w:t>
        </w:r>
        <w:r w:rsidR="009A46E9" w:rsidRPr="003377D7">
          <w:rPr>
            <w:noProof/>
            <w:lang w:val="en-US"/>
          </w:rPr>
          <w:t xml:space="preserve"> </w:t>
        </w:r>
      </w:ins>
      <w:r w:rsidR="009F594A">
        <w:rPr>
          <w:noProof/>
        </w:rPr>
        <w:fldChar w:fldCharType="begin" w:fldLock="1"/>
      </w:r>
      <w:r w:rsidR="002D1890">
        <w:rPr>
          <w:noProof/>
          <w:lang w:val="en-US"/>
        </w:rPr>
        <w:instrText>ADDIN CSL_CITATION { "citationItems" : [ { "id" : "ITEM-1", "itemData" : { "DOI" : "10.5194/tc-7-241-2013", "ISSN" : "1994-0424", "abstract" : "Abstract. Since 2007, there has been a series of surface melt records over the Greenland ice sheet (GrIS), continuing the trend towards increased melt observed since the end of the 1990's. The last two decades are characterized by an increase of negative phases of the North Atlantic Oscillation (NAO) favouring warmer and drier summers than normal over GrIS. In this context, we use a circulation type classification based on daily 500 hPa geopotential height to evaluate the role of atmospheric dynamics in this surface melt acceleration for the last two decades. Due to the lack of direct observations, the interannual melt variability is gauged here by the summer (June\u2013July\u2013August) mean temperature from reanalyses at 700 hPa over Greenland; analogous atmospheric circulations in the past show that ~70% of the 1993\u20132012 warming at 700 hPa over Greenland has been driven by changes in the atmospheric flow frequencies. Indeed, the occurrence of anticyclones centred over the GrIS at the surface and at 500 hPa has doubled since the end of 1990's, which induces more frequent southerly warm air advection along the western Greenland coast and over the neighbouring Canadian Arctic Archipelago (CAA). These changes in the NAO modes explain also why no significant warming has been observed these last summers over Svalbard, where northerly atmospheric flows are twice as frequent as before. Therefore, the recent warmer summers over GrIS and CAA cannot be considered as a long-term climate warming but are more a consequence of NAO variability affecting atmospheric heat transport. Although no global model from the CMIP5 database projects subsequent significant changes in NAO through this century, we cannot exclude the possibility that the observed NAO changes are due to global warming.", "author" : [ { "dropping-particle" : "", "family" : "Fettweis", "given" : "X.", "non-dropping-particle" : "", "parse-names" : false, "suffix" : "" }, { "dropping-particle" : "", "family" : "Hanna", "given" : "E.", "non-dropping-particle" : "", "parse-names" : false, "suffix" : "" }, { "dropping-particle" : "", "family" : "Lang", "given" : "C.", "non-dropping-particle" : "", "parse-names" : false, "suffix" : "" }, { "dropping-particle" : "", "family" : "Belleflamme", "given" : "A.", "non-dropping-particle" : "", "parse-names" : false, "suffix" : "" }, { "dropping-particle" : "", "family" : "Erpicum", "given" : "M.", "non-dropping-particle" : "", "parse-names" : false, "suffix" : "" }, { "dropping-particle" : "", "family" : "Gall\u00e9e", "given" : "H.", "non-dropping-particle" : "", "parse-names" : false, "suffix" : "" } ], "container-title" : "The Cryosphere", "id" : "ITEM-1", "issue" : "1", "issued" : { "date-parts" : [ [ "2013", "2", "7" ] ] }, "page" : "241-248", "title" : "Brief communication \"Important role of the mid-tropospheric atmospheric circulation in the recent surface melt increase over the Greenland ice sheet\"", "translator" : [ { "dropping-particle" : "", "family" : "J6297", "given" : "", "non-dropping-particle" : "", "parse-names" : false, "suffix" : "" } ], "type" : "article-journal", "volume" : "7" }, "uris" : [ "http://www.mendeley.com/documents/?uuid=2803cd92-a1f6-4600-8987-0ade187ccea3", "http://www.mendeley.com/documents/?uuid=65cc0ef6-eb47-436c-a471-f7b578e2cbb6", "http://www.mendeley.com/documents/?uuid=68472569-9620-41af-86f8-6e5c8fa21ead" ] }, { "id" : "ITEM-2", "itemData" : { "DOI" : "10.1002/joc.4157", "ISSN" : "08998418", "author" : [ { "dropping-particle" : "", "family" : "Hanna", "given" : "Edward", "non-dropping-particle" : "", "parse-names" : false, "suffix" : "" }, { "dropping-particle" : "", "family" : "Cropper", "given" : "Thomas E.", "non-dropping-particle" : "", "parse-names" : false, "suffix" : "" }, { "dropping-particle" : "", "family" : "Jones", "given" : "Philip D.", "non-dropping-particle" : "", "parse-names" : false, "suffix" : "" }, { "dropping-particle" : "", "family" : "Scaife", "given" : "Adam A.", "non-dropping-particle" : "", "parse-names" : false, "suffix" : "" }, { "dropping-particle" : "", "family" : "Allan", "given" : "Rob", "non-dropping-particle" : "", "parse-names" : false, "suffix" : "" } ], "container-title" : "International Journal of Climatology", "id" : "ITEM-2", "issue" : "9", "issued" : { "date-parts" : [ [ "2015", "7" ] ] }, "page" : "2540-2554", "title" : "Recent seasonal asymmetric changes in the NAO (a marked summer decline and increased winter variability) and associated changes in the AO and Greenland Blocking Index", "translator" : [ { "dropping-particle" : "", "family" : "J6269", "given" : "", "non-dropping-particle" : "", "parse-names" : false, "suffix" : "" } ], "type" : "article-journal", "volume" : "35" }, "uris" : [ "http://www.mendeley.com/documents/?uuid=b08de133-9045-489b-9cb5-ece7087c8d18", "http://www.mendeley.com/documents/?uuid=d30fe49a-d54e-40ea-9adf-df8d8d943025", "http://www.mendeley.com/documents/?uuid=cd0eb3f7-d068-4692-90ca-1408615ff03e" ] }, { "id" : "ITEM-3", "itemData" : { "DOI" : "10.1038/nclimate3241", "ISSN" : "1758-678X", "abstract" : "The Arctic has seen rapid sea-ice decline in the past three decades, whilst warming at about twice the global average rate. Yet the relationship between Arctic warming and sea-ice loss is not well understood. Here, we present evidence that trends in summertime atmospheric circulation may have contributed as much as 60% to the September sea-ice extent decline since 1979. A tendency towards a stronger anticyclonic circulation over Greenland and the Arctic Ocean with a barotropic structure in the troposphere increased the downwelling longwave radiation above the ice by warming and moistening the lower troposphere. Model experiments, with reanalysis data constraining atmospheric circulation, replicate the observed thermodynamic response and indicate that the near-surface changes are dominated by circulation changes rather than feedbacks from the changing sea-ice cover. Internal variability dominates the Arctic summer circulation trend and may be responsible for about 30-50% of the overall decline in September sea ice since 1979.", "author" : [ { "dropping-particle" : "", "family" : "Ding", "given" : "Qinghua", "non-dropping-particle" : "", "parse-names" : false, "suffix" : "" }, { "dropping-particle" : "", "family" : "Schweiger", "given" : "Axel", "non-dropping-particle" : "", "parse-names" : false, "suffix" : "" }, { "dropping-particle" : "", "family" : "L\u2019Heureux", "given" : "Michelle", "non-dropping-particle" : "", "parse-names" : false, "suffix" : "" }, { "dropping-particle" : "", "family" : "Battisti", "given" : "David S.", "non-dropping-particle" : "", "parse-names" : false, "suffix" : "" }, { "dropping-particle" : "", "family" : "Po-Chedley", "given" : "Stephen", "non-dropping-particle" : "", "parse-names" : false, "suffix" : "" }, { "dropping-particle" : "", "family" : "Johnson", "given" : "Nathaniel C.", "non-dropping-particle" : "", "parse-names" : false, "suffix" : "" }, { "dropping-particle" : "", "family" : "Blanchard-Wrigglesworth", "given" : "Eduardo", "non-dropping-particle" : "", "parse-names" : false, "suffix" : "" }, { "dropping-particle" : "", "family" : "Harnos", "given" : "Kirstin", "non-dropping-particle" : "", "parse-names" : false, "suffix" : "" }, { "dropping-particle" : "", "family" : "Zhang", "given" : "Qin", "non-dropping-particle" : "", "parse-names" : false, "suffix" : "" }, { "dropping-particle" : "", "family" : "Eastman", "given" : "Ryan", "non-dropping-particle" : "", "parse-names" : false, "suffix" : "" }, { "dropping-particle" : "", "family" : "Steig", "given" : "Eric J.", "non-dropping-particle" : "", "parse-names" : false, "suffix" : "" } ], "container-title" : "Nature Climate Change", "id" : "ITEM-3", "issue" : "4", "issued" : { "date-parts" : [ [ "2017", "4", "13" ] ] }, "page" : "289-295", "publisher" : "Nature Publishing Group", "title" : "Influence of high-latitude atmospheric circulation changes on summertime Arctic sea ice", "translator" : [ { "dropping-particle" : "", "family" : "J4718", "given" : "", "non-dropping-particle" : "", "parse-names" : false, "suffix" : "" } ], "type" : "article-journal", "volume" : "7" }, "uris" : [ "http://www.mendeley.com/documents/?uuid=3802a3bb-c731-4fa2-a8ae-e36e8c73b5ab" ] } ], "mendeley" : { "formattedCitation" : "(Fettweis et al., 2013; Hanna et al., 2015; Ding et al., 2017)", "manualFormatting" : "Fettweis et al., 2013; Hanna et al., 2015; Ding et al., 2017)", "plainTextFormattedCitation" : "(Fettweis et al., 2013; Hanna et al., 2015; Ding et al., 2017)", "previouslyFormattedCitation" : "(Fettweis et al., 2013; Hanna et al., 2015; Ding et al., 2017)" }, "properties" : { "noteIndex" : 0 }, "schema" : "https://github.com/citation-style-language/schema/raw/master/csl-citation.json" }</w:instrText>
      </w:r>
      <w:r w:rsidR="009F594A">
        <w:rPr>
          <w:noProof/>
        </w:rPr>
        <w:fldChar w:fldCharType="separate"/>
      </w:r>
      <w:del w:id="2763" w:author="Ian Blenkinsop" w:date="2021-07-12T15:44:00Z">
        <w:r w:rsidR="00393F8C" w:rsidDel="009A46E9">
          <w:rPr>
            <w:noProof/>
          </w:rPr>
          <w:delText>(</w:delText>
        </w:r>
      </w:del>
      <w:r w:rsidR="00393F8C">
        <w:rPr>
          <w:noProof/>
        </w:rPr>
        <w:t>Fettweis et al., 2013; Hanna et al., 2015; Ding et al., 2017)</w:t>
      </w:r>
      <w:r w:rsidR="009F594A">
        <w:rPr>
          <w:noProof/>
        </w:rPr>
        <w:fldChar w:fldCharType="end"/>
      </w:r>
      <w:r w:rsidR="009F594A" w:rsidRPr="006814DF">
        <w:rPr>
          <w:noProof/>
        </w:rPr>
        <w:t xml:space="preserve">. </w:t>
      </w:r>
      <w:r w:rsidR="009F594A" w:rsidRPr="00E457C1">
        <w:rPr>
          <w:noProof/>
          <w:lang w:val="en-US"/>
        </w:rPr>
        <w:t xml:space="preserve">The origin of the negative trend of the summer NAO </w:t>
      </w:r>
      <w:r w:rsidRPr="00E457C1">
        <w:rPr>
          <w:noProof/>
          <w:lang w:val="en-US"/>
        </w:rPr>
        <w:t>has not been</w:t>
      </w:r>
      <w:r w:rsidR="009F594A" w:rsidRPr="00E457C1">
        <w:rPr>
          <w:noProof/>
          <w:lang w:val="en-US"/>
        </w:rPr>
        <w:t xml:space="preserve"> clearly identified, and is hypothesized to be the result of combined influences </w:t>
      </w:r>
      <w:r w:rsidR="009F594A">
        <w:rPr>
          <w:noProof/>
        </w:rPr>
        <w:fldChar w:fldCharType="begin" w:fldLock="1"/>
      </w:r>
      <w:r w:rsidR="00E719C0">
        <w:rPr>
          <w:noProof/>
          <w:lang w:val="en-US"/>
        </w:rPr>
        <w:instrText>ADDIN CSL_CITATION { "citationItems" : [ { "id" : "ITEM-1", "itemData" : { "DOI" : "10.1038/s41598-019-39896-7", "ISSN" : "2045-2322", "author" : [ { "dropping-particle" : "", "family" : "Lim", "given" : "Young-Kwon", "non-dropping-particle" : "", "parse-names" : false, "suffix" : "" }, { "dropping-particle" : "", "family" : "Cullather", "given" : "Richard I.", "non-dropping-particle" : "", "parse-names" : false, "suffix" : "" }, { "dropping-particle" : "", "family" : "Nowicki", "given" : "Sophie M. J.", "non-dropping-particle" : "", "parse-names" : false, "suffix" : "" }, { "dropping-particle" : "", "family" : "Kim", "given" : "Kyu-Myong", "non-dropping-particle" : "", "parse-names" : false, "suffix" : "" } ], "container-title" : "Scientific Reports", "id" : "ITEM-1", "issue" : "1", "issued" : { "date-parts" : [ [ "2019", "12", "5" ] ] }, "page" : "3481", "title" : "Inter-relationship between subtropical Pacific sea surface temperature, Arctic sea ice concentration, and North Atlantic Oscillation in recent summers", "translator" : [ { "dropping-particle" : "", "family" : "J6299", "given" : "", "non-dropping-particle" : "", "parse-names" : false, "suffix" : "" } ], "type" : "article-journal", "volume" : "9" }, "uris" : [ "http://www.mendeley.com/documents/?uuid=a52a14e0-7101-4ab9-b4de-f75a62977b14", "http://www.mendeley.com/documents/?uuid=45068313-a98d-4929-9d9d-edf033685d8e", "http://www.mendeley.com/documents/?uuid=86558a96-f2f0-4172-b76d-15e31cc095ef" ] } ], "mendeley" : { "formattedCitation" : "(Lim et al., 2019)", "plainTextFormattedCitation" : "(Lim et al., 2019)", "previouslyFormattedCitation" : "(Lim et al., 2019)" }, "properties" : { "noteIndex" : 0 }, "schema" : "https://github.com/citation-style-language/schema/raw/master/csl-citation.json" }</w:instrText>
      </w:r>
      <w:r w:rsidR="009F594A">
        <w:rPr>
          <w:noProof/>
        </w:rPr>
        <w:fldChar w:fldCharType="separate"/>
      </w:r>
      <w:r w:rsidR="00393F8C">
        <w:rPr>
          <w:noProof/>
          <w:lang w:val="en-US"/>
        </w:rPr>
        <w:t>(Lim et al., 2019)</w:t>
      </w:r>
      <w:r w:rsidR="009F594A">
        <w:rPr>
          <w:noProof/>
        </w:rPr>
        <w:fldChar w:fldCharType="end"/>
      </w:r>
      <w:r w:rsidR="00D21D1C" w:rsidRPr="00E457C1">
        <w:rPr>
          <w:noProof/>
          <w:lang w:val="en-US"/>
        </w:rPr>
        <w:t>, though</w:t>
      </w:r>
      <w:r w:rsidR="009F594A" w:rsidRPr="00E457C1">
        <w:rPr>
          <w:noProof/>
          <w:lang w:val="en-US"/>
        </w:rPr>
        <w:t xml:space="preserve"> trends in summertime</w:t>
      </w:r>
      <w:r w:rsidR="00D21D1C" w:rsidRPr="00E457C1">
        <w:rPr>
          <w:noProof/>
          <w:lang w:val="en-US"/>
        </w:rPr>
        <w:t xml:space="preserve"> NAO</w:t>
      </w:r>
      <w:r w:rsidR="009F594A" w:rsidRPr="00E457C1">
        <w:rPr>
          <w:noProof/>
          <w:lang w:val="en-US"/>
        </w:rPr>
        <w:t xml:space="preserve"> should </w:t>
      </w:r>
      <w:r w:rsidR="00D21D1C" w:rsidRPr="00E457C1">
        <w:rPr>
          <w:noProof/>
          <w:lang w:val="en-US"/>
        </w:rPr>
        <w:t xml:space="preserve">also </w:t>
      </w:r>
      <w:r w:rsidR="009F594A" w:rsidRPr="00E457C1">
        <w:rPr>
          <w:noProof/>
          <w:lang w:val="en-US"/>
        </w:rPr>
        <w:t>be interpreted with caution because of the presence of strong multi</w:t>
      </w:r>
      <w:ins w:id="2764" w:author="Sara M Tuson" w:date="2021-06-27T21:50:00Z">
        <w:r w:rsidR="00492531">
          <w:rPr>
            <w:noProof/>
            <w:lang w:val="en-US"/>
          </w:rPr>
          <w:t>-</w:t>
        </w:r>
      </w:ins>
      <w:r w:rsidR="009F594A" w:rsidRPr="00E457C1">
        <w:rPr>
          <w:noProof/>
          <w:lang w:val="en-US"/>
        </w:rPr>
        <w:t xml:space="preserve">decadal variability. The recent observed negative NAO prevalence and related blocking over Greenland is not present in any of the CMIP5 models </w:t>
      </w:r>
      <w:r w:rsidR="009F594A">
        <w:rPr>
          <w:noProof/>
        </w:rPr>
        <w:fldChar w:fldCharType="begin" w:fldLock="1"/>
      </w:r>
      <w:r w:rsidR="00E719C0">
        <w:rPr>
          <w:noProof/>
          <w:lang w:val="en-US"/>
        </w:rPr>
        <w:instrText>ADDIN CSL_CITATION { "citationItems" : [ { "id" : "ITEM-1", "itemData" : { "DOI" : "10.5194/tc-12-3287-2018", "ISSN" : "1994-0424", "author" : [ { "dropping-particle" : "", "family" : "Hanna", "given" : "Edward", "non-dropping-particle" : "", "parse-names" : false, "suffix" : "" }, { "dropping-particle" : "", "family" : "Fettweis", "given" : "Xavier", "non-dropping-particle" : "", "parse-names" : false, "suffix" : "" }, { "dropping-particle" : "", "family" : "Hall", "given" : "Richard J.", "non-dropping-particle" : "", "parse-names" : false, "suffix" : "" } ], "container-title" : "The Cryosphere", "id" : "ITEM-1", "issue" : "10", "issued" : { "date-parts" : [ [ "2018", "10", "16" ] ] }, "page" : "3287-3292", "title" : "Brief communication: Recent changes in summer Greenland blocking captured by none of the CMIP5 models", "translator" : [ { "dropping-particle" : "", "family" : "J6300", "given" : "", "non-dropping-particle" : "", "parse-names" : false, "suffix" : "" } ], "type" : "article-journal", "volume" : "12" }, "uris" : [ "http://www.mendeley.com/documents/?uuid=361d9063-5fd6-47df-8f98-e1c9e551fba5", "http://www.mendeley.com/documents/?uuid=bf7fe75a-7410-42a3-9e45-460df6bf5608", "http://www.mendeley.com/documents/?uuid=28c1f2cb-d81f-47fb-b528-cdc5481ec683" ] } ], "mendeley" : { "formattedCitation" : "(Hanna et al., 2018)", "plainTextFormattedCitation" : "(Hanna et al., 2018)", "previouslyFormattedCitation" : "(Hanna et al., 2018)" }, "properties" : { "noteIndex" : 0 }, "schema" : "https://github.com/citation-style-language/schema/raw/master/csl-citation.json" }</w:instrText>
      </w:r>
      <w:r w:rsidR="009F594A">
        <w:rPr>
          <w:noProof/>
        </w:rPr>
        <w:fldChar w:fldCharType="separate"/>
      </w:r>
      <w:r w:rsidR="00393F8C">
        <w:rPr>
          <w:noProof/>
          <w:lang w:val="en-US"/>
        </w:rPr>
        <w:t>(Hanna et al., 2018)</w:t>
      </w:r>
      <w:r w:rsidR="009F594A">
        <w:rPr>
          <w:noProof/>
        </w:rPr>
        <w:fldChar w:fldCharType="end"/>
      </w:r>
      <w:r w:rsidR="009F594A" w:rsidRPr="00E457C1">
        <w:rPr>
          <w:noProof/>
          <w:lang w:val="en-US"/>
        </w:rPr>
        <w:t xml:space="preserve">. </w:t>
      </w:r>
    </w:p>
    <w:p w14:paraId="464FCFEB" w14:textId="77777777" w:rsidR="009F594A" w:rsidRPr="00E457C1" w:rsidRDefault="009F594A" w:rsidP="009F594A">
      <w:pPr>
        <w:pStyle w:val="AR6BodyText"/>
        <w:rPr>
          <w:noProof/>
          <w:lang w:val="en-US"/>
        </w:rPr>
      </w:pPr>
    </w:p>
    <w:p w14:paraId="7EE83598" w14:textId="15D2B2A2" w:rsidR="009F594A" w:rsidRPr="00E457C1" w:rsidRDefault="009F594A" w:rsidP="009F594A">
      <w:pPr>
        <w:pStyle w:val="AR6BodyText"/>
        <w:rPr>
          <w:noProof/>
          <w:lang w:val="en-US"/>
        </w:rPr>
      </w:pPr>
      <w:r w:rsidRPr="00E457C1">
        <w:rPr>
          <w:noProof/>
          <w:lang w:val="en-US"/>
        </w:rPr>
        <w:t>Regarding the influence of external forcings since pre</w:t>
      </w:r>
      <w:r w:rsidR="00CF5EB4" w:rsidRPr="00E457C1">
        <w:rPr>
          <w:noProof/>
          <w:lang w:val="en-US"/>
        </w:rPr>
        <w:t>-</w:t>
      </w:r>
      <w:r w:rsidRPr="00E457C1">
        <w:rPr>
          <w:noProof/>
          <w:lang w:val="en-US"/>
        </w:rPr>
        <w:t xml:space="preserve">industrial time, AR5 </w:t>
      </w:r>
      <w:r w:rsidR="00847134" w:rsidRPr="00E457C1">
        <w:rPr>
          <w:noProof/>
          <w:lang w:val="en-US"/>
        </w:rPr>
        <w:t xml:space="preserve">noted that CMIP5 models tend to show an increase in the NAM in response to greenhouse gas increases </w:t>
      </w:r>
      <w:r w:rsidR="00441B63">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441B63">
        <w:rPr>
          <w:noProof/>
        </w:rPr>
        <w:fldChar w:fldCharType="separate"/>
      </w:r>
      <w:r w:rsidR="00393F8C">
        <w:rPr>
          <w:noProof/>
          <w:lang w:val="en-US"/>
        </w:rPr>
        <w:t>(Bindoff et al., 2013)</w:t>
      </w:r>
      <w:r w:rsidR="00441B63">
        <w:rPr>
          <w:noProof/>
        </w:rPr>
        <w:fldChar w:fldCharType="end"/>
      </w:r>
      <w:r w:rsidRPr="00E457C1">
        <w:rPr>
          <w:noProof/>
          <w:lang w:val="en-US"/>
        </w:rPr>
        <w:t xml:space="preserve">. </w:t>
      </w:r>
      <w:r w:rsidRPr="00C0372F">
        <w:rPr>
          <w:noProof/>
          <w:lang w:val="en-CA"/>
        </w:rPr>
        <w:t xml:space="preserve">Based on </w:t>
      </w:r>
      <w:r w:rsidR="00306193">
        <w:rPr>
          <w:noProof/>
          <w:lang w:val="en-CA"/>
        </w:rPr>
        <w:t xml:space="preserve">the </w:t>
      </w:r>
      <w:r w:rsidRPr="00C0372F">
        <w:rPr>
          <w:noProof/>
          <w:lang w:val="en-CA"/>
        </w:rPr>
        <w:t xml:space="preserve">CMIP5 historical ensemble, </w:t>
      </w:r>
      <w:r>
        <w:rPr>
          <w:noProof/>
        </w:rPr>
        <w:fldChar w:fldCharType="begin" w:fldLock="1"/>
      </w:r>
      <w:r w:rsidR="00E719C0">
        <w:rPr>
          <w:noProof/>
          <w:lang w:val="en-CA"/>
        </w:rPr>
        <w:instrText>ADDIN CSL_CITATION { "citationItems" : [ { "id" : "ITEM-1", "itemData" : { "DOI" : "10.1002/grl.50249", "abstract" : "We investigate simulated changes in the annular modes in historical and RCP 4.5 scenario simulations of 37 models from the fifth Coupled Model Intercomparison Project (CMIP5), a much larger ensemble of models than has previously been used to investigate annular mode trends, with improved resolution and forcings. The CMIP5 models on average simulate increases in the Northern Annular Mode (NAM) and Southern Annular Mode (SAM) in every season by 2100, and no CMIP5 model simulates a significant decrease in either the NAM or SAM in any season. No significant increase in the NAM or North Atlantic Oscillation (NAO) is simulated in response to volcanic aerosol, and no significant NAM or NAO response to solar irradiance variations is simulated. The CMIP5 models simulate a significant negative SAM response to volcanic aerosol in MAM and JJA, and a significant positive SAM response to solar irradiance variations in MAM, JJA and DJF.", "author" : [ { "dropping-particle" : "", "family" : "Gillett", "given" : "N P", "non-dropping-particle" : "", "parse-names" : false, "suffix" : "" }, { "dropping-particle" : "", "family" : "Fyfe", "given" : "J C", "non-dropping-particle" : "", "parse-names" : false, "suffix" : "" } ], "container-title" : "Geophysical Research Letters", "id" : "ITEM-1", "issue" : "6", "issued" : { "date-parts" : [ [ "2013" ] ] }, "page" : "1189-1193", "title" : "Annular mode changes in the CMIP5 simulations", "translator" : [ { "dropping-particle" : "", "family" : "J3905", "given" : "", "non-dropping-particle" : "", "parse-names" : false, "suffix" : "" } ], "type" : "article-journal", "volume" : "40" }, "uris" : [ "http://www.mendeley.com/documents/?uuid=54cefdf1-f4ee-43b4-825b-43c7a02bc052" ] } ], "mendeley" : { "formattedCitation" : "(Gillett and Fyfe, 2013)", "manualFormatting" : "Gillett and Fyfe (2013)", "plainTextFormattedCitation" : "(Gillett and Fyfe, 2013)", "previouslyFormattedCitation" : "(Gillett and Fyfe, 2013)" }, "properties" : { "noteIndex" : 0 }, "schema" : "https://github.com/citation-style-language/schema/raw/master/csl-citation.json" }</w:instrText>
      </w:r>
      <w:r>
        <w:rPr>
          <w:noProof/>
        </w:rPr>
        <w:fldChar w:fldCharType="separate"/>
      </w:r>
      <w:r w:rsidR="00393F8C">
        <w:rPr>
          <w:noProof/>
          <w:lang w:val="en-CA"/>
        </w:rPr>
        <w:t>Gillett and Fyfe (2013)</w:t>
      </w:r>
      <w:r>
        <w:rPr>
          <w:noProof/>
        </w:rPr>
        <w:fldChar w:fldCharType="end"/>
      </w:r>
      <w:r w:rsidRPr="00C0372F">
        <w:rPr>
          <w:noProof/>
          <w:lang w:val="en-CA"/>
        </w:rPr>
        <w:t xml:space="preserve"> however show</w:t>
      </w:r>
      <w:r w:rsidR="00306193">
        <w:rPr>
          <w:noProof/>
          <w:lang w:val="en-CA"/>
        </w:rPr>
        <w:t>ed</w:t>
      </w:r>
      <w:r w:rsidRPr="00C0372F">
        <w:rPr>
          <w:noProof/>
          <w:lang w:val="en-CA"/>
        </w:rPr>
        <w:t xml:space="preserve"> that such a trend is not significant in all seasons. </w:t>
      </w:r>
      <w:r w:rsidRPr="00EF363F">
        <w:rPr>
          <w:noProof/>
          <w:lang w:val="en-CA"/>
        </w:rPr>
        <w:t xml:space="preserve">A multi-model assessment of eight CMIP5 models </w:t>
      </w:r>
      <w:r w:rsidR="007C3D7B" w:rsidRPr="00EF363F">
        <w:rPr>
          <w:noProof/>
          <w:lang w:val="en-CA"/>
        </w:rPr>
        <w:t>f</w:t>
      </w:r>
      <w:r w:rsidR="00306193">
        <w:rPr>
          <w:noProof/>
          <w:lang w:val="en-CA"/>
        </w:rPr>
        <w:t>ound</w:t>
      </w:r>
      <w:r w:rsidR="007C3D7B" w:rsidRPr="00EF363F">
        <w:rPr>
          <w:noProof/>
          <w:lang w:val="en-CA"/>
        </w:rPr>
        <w:t xml:space="preserve"> a NAM increase in response to greenhouse gases, but</w:t>
      </w:r>
      <w:r w:rsidRPr="00EF363F">
        <w:rPr>
          <w:noProof/>
          <w:lang w:val="en-CA"/>
        </w:rPr>
        <w:t xml:space="preserve"> no robust influence of aerosol changes </w:t>
      </w:r>
      <w:r>
        <w:rPr>
          <w:noProof/>
        </w:rPr>
        <w:fldChar w:fldCharType="begin" w:fldLock="1"/>
      </w:r>
      <w:r w:rsidR="00E719C0">
        <w:rPr>
          <w:noProof/>
          <w:lang w:val="en-CA"/>
        </w:rPr>
        <w:instrText>ADDIN CSL_CITATION { "citationItems" : [ { "id" : "ITEM-1", "itemData" : { "DOI" : "10.1002/grl.50500", "abstract" : "AbstractHuman influence on atmospheric sea level pressure (SLP) has previously been detected globally, but the contributions of greenhouse gas, aerosol, and ozone changes to the observed trends have not been separately identified. We use simulations from eight climate models to show that greenhouse gas, aerosol, and ozone changes each drive distinct seasonal and geographical patterns of trends, which are separately detectable in observed seasonal SLP trends over the 1951\u20132011 period. This detection is driven by significant low-latitude SLP responses to greenhouse gas, aerosol, and ozone changes, as well as the more frequently-studied high latitude responses. These results aid in understanding past atmospheric circulation changes, and have potential to improve projections of future circulation changes.", "author" : [ { "dropping-particle" : "", "family" : "Gillett", "given" : "Nathan P", "non-dropping-particle" : "", "parse-names" : false, "suffix" : "" }, { "dropping-particle" : "", "family" : "Fyfe", "given" : "John C", "non-dropping-particle" : "", "parse-names" : false, "suffix" : "" }, { "dropping-particle" : "", "family" : "Parker", "given" : "David E", "non-dropping-particle" : "", "parse-names" : false, "suffix" : "" } ], "container-title" : "Geophysical Research Letters", "id" : "ITEM-1", "issue" : "10", "issued" : { "date-parts" : [ [ "2013" ] ] }, "page" : "2302-2306", "title" : "Attribution of observed sea level pressure trends to greenhouse gas, aerosol, and ozone changes", "translator" : [ { "dropping-particle" : "", "family" : "J4925", "given" : "", "non-dropping-particle" : "", "parse-names" : false, "suffix" : "" } ], "type" : "article-journal", "volume" : "40" }, "uris" : [ "http://www.mendeley.com/documents/?uuid=8a3d2923-700f-42da-9dbe-70546b89b999" ] } ], "mendeley" : { "formattedCitation" : "(Gillett et al., 2013)", "plainTextFormattedCitation" : "(Gillett et al., 2013)", "previouslyFormattedCitation" : "(Gillett et al., 2013)" }, "properties" : { "noteIndex" : 0 }, "schema" : "https://github.com/citation-style-language/schema/raw/master/csl-citation.json" }</w:instrText>
      </w:r>
      <w:r>
        <w:rPr>
          <w:noProof/>
        </w:rPr>
        <w:fldChar w:fldCharType="separate"/>
      </w:r>
      <w:r w:rsidR="00393F8C">
        <w:rPr>
          <w:noProof/>
          <w:lang w:val="en-US"/>
        </w:rPr>
        <w:t>(Gillett et al., 2013)</w:t>
      </w:r>
      <w:r>
        <w:rPr>
          <w:noProof/>
        </w:rPr>
        <w:fldChar w:fldCharType="end"/>
      </w:r>
      <w:r w:rsidRPr="00E457C1">
        <w:rPr>
          <w:noProof/>
          <w:lang w:val="en-US"/>
        </w:rPr>
        <w:t xml:space="preserve">. As </w:t>
      </w:r>
      <w:r w:rsidR="007C3D7B" w:rsidRPr="00E457C1">
        <w:rPr>
          <w:noProof/>
          <w:lang w:val="en-US"/>
        </w:rPr>
        <w:t>for</w:t>
      </w:r>
      <w:r w:rsidRPr="00E457C1">
        <w:rPr>
          <w:noProof/>
          <w:lang w:val="en-US"/>
        </w:rPr>
        <w:t xml:space="preserve"> ozone depletion, there is no robust detectable influence on long-term trends of the NAO/NAM </w:t>
      </w:r>
      <w:r>
        <w:rPr>
          <w:noProof/>
        </w:rPr>
        <w:fldChar w:fldCharType="begin" w:fldLock="1"/>
      </w:r>
      <w:ins w:id="2765" w:author="Robin Matthews" w:date="2021-06-15T15:29:00Z">
        <w:r w:rsidR="00E95303">
          <w:rPr>
            <w:noProof/>
            <w:lang w:val="en-US"/>
          </w:rPr>
          <w:instrText>ADDIN CSL_CITATION { "citationItems" : [ { "id" : "ITEM-1", "itemData" : { "author" : [ { "dropping-particle" : "", "family" : "Karpechko", "given" : "A. Yu.", "non-dropping-particle" : "", "parse-names" : false, "suffix" : "" }, { "dropping-particle" : "", "family" : "Maycock (Lead Authors)", "given" : "A.C.", "non-dropping-particle" : "", "parse-names" : false, "suffix" : "" }, { "dropping-particle" : "", "family" : "Abalos", "given" : "M.", "non-dropping-particle" : "", "parse-names" : false, "suffix" : "" }, { "dropping-particle" : "", "family" : "Akiyoshi", "given" : "H.", "non-dropping-particle" : "", "parse-names" : false, "suffix" : "" }, { "dropping-particle" : "", "family" : "Arblaster", "given" : "J.M.", "non-dropping-particle" : "", "parse-names" : false, "suffix" : "" }, { "dropping-particle" : "", "family" : "Garfinkel", "given" : "C.I.", "non-dropping-particle" : "", "parse-names" : false, "suffix" : "" }, { "dropping-particle" : "", "family" : "Rosenlof", "given" : "K.H.", "non-dropping-particle" : "", "parse-names" : false, "suffix" : "" }, { "dropping-particle" : "", "family" : "Sigmond", "given" : "M.", "non-dropping-particle" : "", "parse-names" : false, "suffix" : "" } ], "collection-title" : "Global Ozone Research and Monitoring Project \u2013 Report No. 58", "container-title" : "Scientific Assessment of Ozone Depletion: 2018", "id" : "ITEM-1", "issued" : { "date-parts" : [ [ "2018" ] ] }, "page" : "5.1-5.69", "publisher" : "World Meteorological Organization (WMO)", "publisher-place" : "Geneva, Switzerland", "title" : "Stratospheric Ozone Changes and Climate", "translator" : [ { "dropping-particle" : "", "family" : "Rt14", "given" : "J7030", "non-dropping-particle" : "", "parse-names" : false, "suffix" : "" } ], "type" : "chapter" }, "uris" : [ "http://www.mendeley.com/documents/?uuid=1d4d2467-0dca-419b-98c0-15b3db1ba507" ] } ], "mendeley" : { "formattedCitation" : "(Karpechko et al., 2018a)", "manualFormatting" : "(Karpechko et al., 2018b)", "plainTextFormattedCitation" : "(Karpechko et al., 2018a)", "previouslyFormattedCitation" : "(Karpechko et al., 2018a)" }, "properties" : { "noteIndex" : 0 }, "schema" : "https://github.com/citation-style-language/schema/raw/master/csl-citation.json" }</w:instrText>
        </w:r>
      </w:ins>
      <w:del w:id="2766" w:author="Robin Matthews" w:date="2021-06-15T15:29:00Z">
        <w:r w:rsidR="00050B4E" w:rsidDel="00E95303">
          <w:rPr>
            <w:noProof/>
            <w:lang w:val="en-US"/>
          </w:rPr>
          <w:delInstrText>ADDIN CSL_CITATION { "citationItems" : [ { "id" : "ITEM-1", "itemData" : { "author" : [ { "dropping-particle" : "", "family" : "Karpechko", "given" : "A. Yu.", "non-dropping-particle" : "", "parse-names" : false, "suffix" : "" }, { "dropping-particle" : "", "family" : "Maycock (Lead Authors)", "given" : "A.C.", "non-dropping-particle" : "", "parse-names" : false, "suffix" : "" }, { "dropping-particle" : "", "family" : "Abalos", "given" : "M.", "non-dropping-particle" : "", "parse-names" : false, "suffix" : "" }, { "dropping-particle" : "", "family" : "Akiyoshi", "given" : "H.", "non-dropping-particle" : "", "parse-names" : false, "suffix" : "" }, { "dropping-particle" : "", "family" : "Arblaster", "given" : "J.M.", "non-dropping-particle" : "", "parse-names" : false, "suffix" : "" }, { "dropping-particle" : "", "family" : "Garfinkel", "given" : "C.I.", "non-dropping-particle" : "", "parse-names" : false, "suffix" : "" }, { "dropping-particle" : "", "family" : "Rosenlof", "given" : "K.H.", "non-dropping-particle" : "", "parse-names" : false, "suffix" : "" }, { "dropping-particle" : "", "family" : "Sigmond", "given" : "M.", "non-dropping-particle" : "", "parse-names" : false, "suffix" : "" } ], "collection-title" : "Global Ozone Research and Monitoring Project \u2013 Report No. 58", "container-title" : "Scientific Assessment of Ozone Depletion: 2018", "id" : "ITEM-1", "issued" : { "date-parts" : [ [ "2018" ] ] }, "page" : "5.1-5.69", "publisher" : "World Meteorological Organization (WMO)", "publisher-place" : "Geneva, Switzerland", "title" : "Stratospheric Ozone Changes and Climate", "translator" : [ { "dropping-particle" : "", "family" : "Rt14", "given" : "J7030", "non-dropping-particle" : "", "parse-names" : false, "suffix" : "" } ], "type" : "chapter" }, "uris" : [ "http://www.mendeley.com/documents/?uuid=1d4d2467-0dca-419b-98c0-15b3db1ba507" ] } ], "mendeley" : { "formattedCitation" : "(Karpechko et al., 2018a)", "plainTextFormattedCitation" : "(Karpechko et al., 2018a)", "previouslyFormattedCitation" : "(Karpechko et al., 2018a)" }, "properties" : { "noteIndex" : 0 }, "schema" : "https://github.com/citation-style-language/schema/raw/master/csl-citation.json" }</w:delInstrText>
        </w:r>
      </w:del>
      <w:r>
        <w:rPr>
          <w:noProof/>
        </w:rPr>
        <w:fldChar w:fldCharType="separate"/>
      </w:r>
      <w:r w:rsidR="00393F8C">
        <w:rPr>
          <w:noProof/>
          <w:lang w:val="en-US"/>
        </w:rPr>
        <w:t>(Karpechko et al., 2018b)</w:t>
      </w:r>
      <w:r>
        <w:rPr>
          <w:noProof/>
        </w:rPr>
        <w:fldChar w:fldCharType="end"/>
      </w:r>
      <w:r w:rsidRPr="00E457C1">
        <w:rPr>
          <w:noProof/>
          <w:lang w:val="en-US"/>
        </w:rPr>
        <w:t xml:space="preserve"> in contrast to the SAM (Section </w:t>
      </w:r>
      <w:r w:rsidR="007254B4" w:rsidRPr="00E457C1">
        <w:rPr>
          <w:noProof/>
          <w:lang w:val="en-US"/>
        </w:rPr>
        <w:t>3.7.2</w:t>
      </w:r>
      <w:r w:rsidRPr="00E457C1">
        <w:rPr>
          <w:noProof/>
          <w:lang w:val="en-US"/>
        </w:rPr>
        <w:t xml:space="preserve">), but there are indications that extreme Arctic ozone depletion events and their surface expression are linked to an anomalously strong NAM episodes </w:t>
      </w:r>
      <w:r>
        <w:rPr>
          <w:noProof/>
        </w:rPr>
        <w:fldChar w:fldCharType="begin" w:fldLock="1"/>
      </w:r>
      <w:r w:rsidR="00E719C0">
        <w:rPr>
          <w:noProof/>
          <w:lang w:val="en-US"/>
        </w:rPr>
        <w:instrText>ADDIN CSL_CITATION { "citationItems" : [ { "id" : "ITEM-1", "itemData" : { "DOI" : "10.1088/1748-9326/10/9/094003", "ISSN" : "1748-9326", "abstract" : "A comprehensive stratosphere-resolving atmospheric model, with\ninteractive stratospheric ozone chemistry, coupled to ocean, sea ice and\nland components is used to explore the tropospheric and surface impacts\nof large springtime ozone anomalies in the Arctic stratosphere. Coupling\nbetween the Antarctic ozone hole and Southern Hemisphere climate has\nbeen identified in numerous studies, but connections of Arctic ozone\nloss to surface climate have been more difficult to elucidate. Analyzing\nan ensemble of historical integrations with all known natural and\nanthropogenic forcings specified over the period 1955-2005, we find that\nextremely low stratospheric ozone changes are able to produce large and\nrobust anomalies in tropospheric wind, temperature and precipitation in\nApril and May over large portions of the Northern Hemisphere (most\nnotably over the North Atlantic and Eurasia). Further, these\nozone-induced surface anomalies are obtained only in the last two\ndecades of the 20th century, when high concentrations of ozone depleting\nsubstances generate sufficiently strong stratospheric temperature\nanomalies to impact the surface climate. Our findings suggest that\ncoupling between chemistry and dynamics is essential for a complete\nrepresentation of surface climate variability and climate change not\nonly in Antarctica but also in the Arctic.", "author" : [ { "dropping-particle" : "", "family" : "Calvo", "given" : "N", "non-dropping-particle" : "", "parse-names" : false, "suffix" : "" }, { "dropping-particle" : "", "family" : "Polvani", "given" : "L M", "non-dropping-particle" : "", "parse-names" : false, "suffix" : "" }, { "dropping-particle" : "", "family" : "Solomon", "given" : "S", "non-dropping-particle" : "", "parse-names" : false, "suffix" : "" } ], "container-title" : "ENVIRONMENTAL RESEARCH LETTERS", "id" : "ITEM-1", "issue" : "9", "issued" : { "date-parts" : [ [ "2015", "9" ] ] }, "publisher" : "IOP PUBLISHING LTD", "publisher-place" : "TEMPLE CIRCUS, TEMPLE WAY, BRISTOL BS1 6BE, ENGLAND", "title" : "On the surface impact of Arctic stratospheric ozone extremes", "translator" : [ { "dropping-particle" : "", "family" : "J3903", "given" : "", "non-dropping-particle" : "", "parse-names" : false, "suffix" : "" } ], "type" : "article-journal", "volume" : "10" }, "uris" : [ "http://www.mendeley.com/documents/?uuid=403fc188-fdd5-4ab4-839d-cd9eed586e21" ] }, { "id" : "ITEM-2", "itemData" : { "DOI" : "10.1088/1748-9326/aa57a4", "ISSN" : "1748-9326", "abstract" : "We present observational evidence for linkages between extreme Arctic\nstratospheric ozone anomalies in March and Northern Hemisphere\ntropospheric climate in spring (March-April). Springs characterized by\nlow Arctic ozone anomalies in March are associated with a stronger,\ncolder polar vortex and circulation anomalies consistent with the\npositive polarity of the Northern Annular Mode/North Atlantic\nOscillation in March and April. The associated spring tropospheric\ncirculation anomalies indicate a poleward shift of zonal winds at 500\nhPa over the North Atlantic. Furthermore, correlations between March\nArctic ozone and March-April surface temperatures reveal certain regions\nwhere a surprisingly large fraction of the interannual variability in\nspring surface temperatures is associated with interannual variability\nin ozone. We also find that years with low March Arctic ozone in the\nstratosphere display surface maximum daily temperatures in March-April\nthat are colder than normal over southeastern Europe and southern Asia,\nbut warmer than normal over northern Asia, adding to the warming from\nincreasing well-mixed greenhouse gases in those locations. The results\nshown here do not establish causality, but nevertheless suggest that\nMarch stratospheric ozone is a useful indicator of spring averaged\n(March-April) tropospheric climate in certain Northern Hemispheric\nregions.", "author" : [ { "dropping-particle" : "", "family" : "Ivy", "given" : "Diane J", "non-dropping-particle" : "", "parse-names" : false, "suffix" : "" }, { "dropping-particle" : "", "family" : "Solomon", "given" : "Susan", "non-dropping-particle" : "", "parse-names" : false, "suffix" : "" }, { "dropping-particle" : "", "family" : "Calvo", "given" : "Natalia", "non-dropping-particle" : "", "parse-names" : false, "suffix" : "" }, { "dropping-particle" : "", "family" : "Thompson", "given" : "David W J", "non-dropping-particle" : "", "parse-names" : false, "suffix" : "" } ], "container-title" : "ENVIRONMENTAL RESEARCH LETTERS", "id" : "ITEM-2", "issue" : "2", "issued" : { "date-parts" : [ [ "2017", "2" ] ] }, "publisher" : "IOP PUBLISHING LTD", "publisher-place" : "TEMPLE CIRCUS, TEMPLE WAY, BRISTOL BS1 6BE, ENGLAND", "title" : "Observed connections of Arctic stratospheric ozone extremes to Northern Hemisphere surface climate", "translator" : [ { "dropping-particle" : "", "family" : "J3902", "given" : "", "non-dropping-particle" : "", "parse-names" : false, "suffix" : "" } ], "type" : "article-journal", "volume" : "12" }, "uris" : [ "http://www.mendeley.com/documents/?uuid=a0d21d4a-8591-4450-a3cb-3db2b939a2e5" ] } ], "mendeley" : { "formattedCitation" : "(Calvo et al., 2015; Ivy et al., 2017)", "plainTextFormattedCitation" : "(Calvo et al., 2015; Ivy et al., 2017)", "previouslyFormattedCitation" : "(Calvo et al., 2015; Ivy et al., 2017)" }, "properties" : { "noteIndex" : 0 }, "schema" : "https://github.com/citation-style-language/schema/raw/master/csl-citation.json" }</w:instrText>
      </w:r>
      <w:r>
        <w:rPr>
          <w:noProof/>
        </w:rPr>
        <w:fldChar w:fldCharType="separate"/>
      </w:r>
      <w:r w:rsidR="00393F8C">
        <w:rPr>
          <w:noProof/>
          <w:lang w:val="en-US"/>
        </w:rPr>
        <w:t>(Calvo et al., 2015; Ivy et al., 2017)</w:t>
      </w:r>
      <w:r>
        <w:rPr>
          <w:noProof/>
        </w:rPr>
        <w:fldChar w:fldCharType="end"/>
      </w:r>
      <w:r w:rsidRPr="00E457C1">
        <w:rPr>
          <w:noProof/>
          <w:lang w:val="en-US"/>
        </w:rPr>
        <w:t>. However, the direction of causality here is not clear.</w:t>
      </w:r>
    </w:p>
    <w:p w14:paraId="2D5D1682" w14:textId="77777777" w:rsidR="009F594A" w:rsidRPr="00E457C1" w:rsidRDefault="009F594A" w:rsidP="009F594A">
      <w:pPr>
        <w:pStyle w:val="AR6BodyText"/>
        <w:rPr>
          <w:noProof/>
          <w:lang w:val="en-US"/>
        </w:rPr>
      </w:pPr>
      <w:r w:rsidRPr="00E457C1">
        <w:rPr>
          <w:noProof/>
          <w:lang w:val="en-US"/>
        </w:rPr>
        <w:t xml:space="preserve"> </w:t>
      </w:r>
    </w:p>
    <w:p w14:paraId="673550AA" w14:textId="45A49B6C" w:rsidR="009F594A" w:rsidRPr="00E457C1" w:rsidRDefault="009F594A" w:rsidP="009F594A">
      <w:pPr>
        <w:pStyle w:val="AR6BodyText"/>
        <w:rPr>
          <w:noProof/>
          <w:lang w:val="en-US"/>
        </w:rPr>
      </w:pPr>
      <w:r w:rsidRPr="00E457C1">
        <w:rPr>
          <w:noProof/>
          <w:lang w:val="en-US"/>
        </w:rPr>
        <w:t xml:space="preserve">Conclusions on external forcing influences on </w:t>
      </w:r>
      <w:r w:rsidR="00306193" w:rsidRPr="00E457C1">
        <w:rPr>
          <w:noProof/>
          <w:lang w:val="en-US"/>
        </w:rPr>
        <w:t xml:space="preserve">the </w:t>
      </w:r>
      <w:r w:rsidRPr="00E457C1">
        <w:rPr>
          <w:noProof/>
          <w:lang w:val="en-US"/>
        </w:rPr>
        <w:t>NAM are supported by CMIP6 results based on single forcing ensembles (</w:t>
      </w:r>
      <w:r w:rsidR="001F1422" w:rsidRPr="00AC1A12">
        <w:rPr>
          <w:noProof/>
          <w:lang w:val="en-CA" w:eastAsia="en-US"/>
        </w:rPr>
        <w:t>Figure 3.34</w:t>
      </w:r>
      <w:r w:rsidRPr="00E457C1">
        <w:rPr>
          <w:noProof/>
          <w:lang w:val="en-US"/>
        </w:rPr>
        <w:t>a). Positive trends are found in historical simulations over 1958</w:t>
      </w:r>
      <w:del w:id="2767" w:author="Sara M Tuson" w:date="2021-06-24T11:09:00Z">
        <w:r w:rsidRPr="00E457C1" w:rsidDel="00D269C7">
          <w:rPr>
            <w:noProof/>
            <w:lang w:val="en-US"/>
          </w:rPr>
          <w:delText>-</w:delText>
        </w:r>
      </w:del>
      <w:ins w:id="2768" w:author="Sara M Tuson" w:date="2021-06-24T11:09:00Z">
        <w:r w:rsidR="00D269C7">
          <w:rPr>
            <w:noProof/>
            <w:lang w:val="en-US"/>
          </w:rPr>
          <w:t>–</w:t>
        </w:r>
      </w:ins>
      <w:r w:rsidRPr="00E457C1">
        <w:rPr>
          <w:noProof/>
          <w:lang w:val="en-US"/>
        </w:rPr>
        <w:t xml:space="preserve">2019 in boreal winter and are mainly driven by </w:t>
      </w:r>
      <w:r w:rsidR="00F1488D" w:rsidRPr="00E457C1">
        <w:rPr>
          <w:noProof/>
          <w:lang w:val="en-US"/>
        </w:rPr>
        <w:t xml:space="preserve">greenhouse gas </w:t>
      </w:r>
      <w:r w:rsidRPr="00E457C1">
        <w:rPr>
          <w:noProof/>
          <w:lang w:val="en-US"/>
        </w:rPr>
        <w:t xml:space="preserve">increases. </w:t>
      </w:r>
      <w:bookmarkStart w:id="2769" w:name="_Hlk66004351"/>
      <w:r w:rsidR="007C3D7B" w:rsidRPr="00E457C1">
        <w:rPr>
          <w:noProof/>
          <w:lang w:val="en-US"/>
        </w:rPr>
        <w:t>No significant trends are simulated in response to a</w:t>
      </w:r>
      <w:r w:rsidRPr="00E457C1">
        <w:rPr>
          <w:noProof/>
          <w:lang w:val="en-US"/>
        </w:rPr>
        <w:t>nthropogenic aerosols</w:t>
      </w:r>
      <w:r w:rsidR="007C3D7B" w:rsidRPr="00E457C1">
        <w:rPr>
          <w:noProof/>
          <w:lang w:val="en-US"/>
        </w:rPr>
        <w:t>, stratospheric ozone or</w:t>
      </w:r>
      <w:r w:rsidRPr="00E457C1">
        <w:rPr>
          <w:noProof/>
          <w:lang w:val="en-US"/>
        </w:rPr>
        <w:t xml:space="preserve"> natural forcing. </w:t>
      </w:r>
      <w:bookmarkEnd w:id="2769"/>
      <w:r w:rsidRPr="00E457C1">
        <w:rPr>
          <w:noProof/>
          <w:lang w:val="en-US"/>
        </w:rPr>
        <w:t>Albeit weak</w:t>
      </w:r>
      <w:r w:rsidR="004E062C" w:rsidRPr="00E457C1">
        <w:rPr>
          <w:noProof/>
          <w:lang w:val="en-US"/>
        </w:rPr>
        <w:t xml:space="preserve"> and not statistically significant</w:t>
      </w:r>
      <w:r w:rsidRPr="00E457C1">
        <w:rPr>
          <w:noProof/>
          <w:lang w:val="en-US"/>
        </w:rPr>
        <w:t>, the sign of the</w:t>
      </w:r>
      <w:r w:rsidR="00915B47" w:rsidRPr="00E457C1">
        <w:rPr>
          <w:noProof/>
          <w:lang w:val="en-US"/>
        </w:rPr>
        <w:t xml:space="preserve"> multi-model mean</w:t>
      </w:r>
      <w:r w:rsidRPr="00E457C1">
        <w:rPr>
          <w:noProof/>
          <w:lang w:val="en-US"/>
        </w:rPr>
        <w:t xml:space="preserve"> forced response due to natural forcing is consistent with the observed reduction of solar activity since the 1980s (Section 2.</w:t>
      </w:r>
      <w:r w:rsidR="00915B47" w:rsidRPr="00E457C1">
        <w:rPr>
          <w:noProof/>
          <w:lang w:val="en-US"/>
        </w:rPr>
        <w:t>2.</w:t>
      </w:r>
      <w:r w:rsidRPr="00E457C1">
        <w:rPr>
          <w:noProof/>
          <w:lang w:val="en-US"/>
        </w:rPr>
        <w:t>1) whose influence would have favo</w:t>
      </w:r>
      <w:r w:rsidR="0033781E" w:rsidRPr="00E457C1">
        <w:rPr>
          <w:noProof/>
          <w:lang w:val="en-US"/>
        </w:rPr>
        <w:t>u</w:t>
      </w:r>
      <w:r w:rsidRPr="00E457C1">
        <w:rPr>
          <w:noProof/>
          <w:lang w:val="en-US"/>
        </w:rPr>
        <w:t xml:space="preserve">red </w:t>
      </w:r>
      <w:r w:rsidR="00306193" w:rsidRPr="00E457C1">
        <w:rPr>
          <w:noProof/>
          <w:lang w:val="en-US"/>
        </w:rPr>
        <w:t xml:space="preserve">the </w:t>
      </w:r>
      <w:r w:rsidRPr="00E457C1">
        <w:rPr>
          <w:noProof/>
          <w:lang w:val="en-US"/>
        </w:rPr>
        <w:t xml:space="preserve">negative phase of wintertime NAM/NAO based on the fingerprint of the nearly periodical 11-year solar cycle extracted from models </w:t>
      </w:r>
      <w:r>
        <w:rPr>
          <w:noProof/>
        </w:rPr>
        <w:fldChar w:fldCharType="begin" w:fldLock="1"/>
      </w:r>
      <w:r w:rsidR="00E719C0">
        <w:rPr>
          <w:noProof/>
          <w:lang w:val="en-US"/>
        </w:rPr>
        <w:instrText>ADDIN CSL_CITATION { "citationItems" : [ { "id" : "ITEM-1", "itemData" : { "DOI" : "10.1002/grl.50099", "ISSN" : "00948276", "author" : [ { "dropping-particle" : "", "family" : "Scaife", "given" : "Adam A.", "non-dropping-particle" : "", "parse-names" : false, "suffix" : "" }, { "dropping-particle" : "", "family" : "Ineson", "given" : "Sarah", "non-dropping-particle" : "", "parse-names" : false, "suffix" : "" }, { "dropping-particle" : "", "family" : "Knight", "given" : "Jeff R.", "non-dropping-particle" : "", "parse-names" : false, "suffix" : "" }, { "dropping-particle" : "", "family" : "Gray", "given" : "Lesley", "non-dropping-particle" : "", "parse-names" : false, "suffix" : "" }, { "dropping-particle" : "", "family" : "Kodera", "given" : "Kunihiko", "non-dropping-particle" : "", "parse-names" : false, "suffix" : "" }, { "dropping-particle" : "", "family" : "Smith", "given" : "Doug M.", "non-dropping-particle" : "", "parse-names" : false, "suffix" : "" } ], "container-title" : "Geophysical Research Letters", "id" : "ITEM-1", "issue" : "2", "issued" : { "date-parts" : [ [ "2013", "1", "28" ] ] }, "page" : "434-439", "title" : "A mechanism for lagged North Atlantic climate response to solar variability", "translator" : [ { "dropping-particle" : "", "family" : "J6298", "given" : "", "non-dropping-particle" : "", "parse-names" : false, "suffix" : "" } ], "type" : "article-journal", "volume" : "40" }, "uris" : [ "http://www.mendeley.com/documents/?uuid=1bde4d7a-ae3a-4622-b78b-86c7698bd895", "http://www.mendeley.com/documents/?uuid=f66660a8-65dd-4ec3-914f-11f93edba50b", "http://www.mendeley.com/documents/?uuid=34e706db-a362-4659-81c1-ec5eedbce930" ] }, { "id" : "ITEM-2", "itemData" : { "DOI" : "10.1088/1748-9326/10/5/054022", "ISSN" : "1748-9326", "author" : [ { "dropping-particle" : "", "family" : "Andrews", "given" : "M B", "non-dropping-particle" : "", "parse-names" : false, "suffix" : "" }, { "dropping-particle" : "", "family" : "Knight", "given" : "J R", "non-dropping-particle" : "", "parse-names" : false, "suffix" : "" }, { "dropping-particle" : "", "family" : "Gray", "given" : "L J", "non-dropping-particle" : "", "parse-names" : false, "suffix" : "" } ], "container-title" : "Environmental Research Letters", "id" : "ITEM-2", "issue" : "5", "issued" : { "date-parts" : [ [ "2015", "5", "1" ] ] }, "page" : "054022", "title" : "A simulated lagged response of the North Atlantic Oscillation to the solar cycle over the period 1960\u20132009", "translator" : [ { "dropping-particle" : "", "family" : "J6303", "given" : "", "non-dropping-particle" : "", "parse-names" : false, "suffix" : "" } ], "type" : "article-journal", "volume" : "10" }, "uris" : [ "http://www.mendeley.com/documents/?uuid=a8c9221d-31cf-4237-81ee-97aa01eac130", "http://www.mendeley.com/documents/?uuid=3f1fa9ce-8a8e-47dd-b028-f21f36b7b12c", "http://www.mendeley.com/documents/?uuid=d99c5eff-c9ef-449c-810b-fb66cb4846b4" ] }, { "id" : "ITEM-3", "itemData" : { "DOI" : "10.1038/ncomms9268", "ISSN" : "2041-1723", "author" : [ { "dropping-particle" : "", "family" : "Thi\u00e9blemont", "given" : "R\u00e9mi", "non-dropping-particle" : "", "parse-names" : false, "suffix" : "" }, { "dropping-particle" : "", "family" : "Matthes", "given" : "Ka</w:instrText>
      </w:r>
      <w:r w:rsidR="00E719C0" w:rsidRPr="006814DF">
        <w:rPr>
          <w:noProof/>
        </w:rPr>
        <w:instrText>tja", "non-dropping-particle" : "", "parse-names" : false, "suffix" : "" }, { "dropping-particle" : "", "family" : "Omrani", "given" : "Nour-Eddine", "non-dropping-particle" : "", "parse-names" : false, "suffix" : "" }, { "dropping-particle" : "", "family" : "Kodera", "given" : "Kunihiko", "non-dropping-particle" : "", "parse-names" : false, "suffix" : "" }, { "dropping-particle" : "", "family" : "Hansen", "given" : "Felicitas", "non-dropping-particle" : "", "parse-names" : false, "suffix" : "" } ], "container-title" : "Nature Communications", "id" : "ITEM-3", "issue" : "1", "issued" : { "date-parts" : [ [ "2015", "11", "15" ] ] }, "page" : "8268", "title" : "Solar forcing synchronizes decadal North Atlantic climate variability", "translator" : [ { "dropping-particle" : "", "family" : "J6633", "given" : "", "non-dropping-particle" : "", "parse-names" : false, "suffix" : "" } ], "type" : "article-journal", "volume" : "6" }, "uris" : [ "http://www.mendeley.com/documents/?uuid=260c36e2-9144-4059-8930-885b182f2ed0" ] } ], "mendeley" : { "formattedCitation" : "(Scaife et al., 2013; Andrews et al., 2015; Thi\u00e9blemont et al., 2015)", "plainTextFormattedCitation" : "(Scaife et al., 2013; Andrews et al., 2015; Thi\u00e9blemont et al., 2015)", "previouslyFormattedCitation" : "(Scaife et al., 2013; Andrews et al., 2015; Thi\u00e9blemont et al., 2015)" }, "properties" : { "noteIndex" : 0 }, "schema" : "https://github.com/citation-style-language/schema/raw/master/csl-citation.json" }</w:instrText>
      </w:r>
      <w:r>
        <w:rPr>
          <w:noProof/>
        </w:rPr>
        <w:fldChar w:fldCharType="separate"/>
      </w:r>
      <w:r w:rsidR="00393F8C">
        <w:rPr>
          <w:noProof/>
          <w:lang w:val="fr-CA"/>
        </w:rPr>
        <w:t>(Scaife et al., 2013; Andrews et al., 2015; Thiéblemont et al., 2015)</w:t>
      </w:r>
      <w:r>
        <w:rPr>
          <w:noProof/>
        </w:rPr>
        <w:fldChar w:fldCharType="end"/>
      </w:r>
      <w:r w:rsidRPr="00C0372F">
        <w:rPr>
          <w:noProof/>
          <w:lang w:val="fr-CA"/>
        </w:rPr>
        <w:t xml:space="preserve"> or observations </w:t>
      </w:r>
      <w:r w:rsidRPr="00EF1D11">
        <w:rPr>
          <w:noProof/>
        </w:rPr>
        <w:fldChar w:fldCharType="begin" w:fldLock="1"/>
      </w:r>
      <w:r w:rsidR="00E719C0">
        <w:rPr>
          <w:noProof/>
          <w:lang w:val="fr-CA"/>
        </w:rPr>
        <w:instrText>ADDIN CSL_CITATION { "citationItems" : [ { "id" : "ITEM-1", "itemData" : { "DOI" : "10.1002/qj.2782", "ISSN" : "00359009", "author" : [ { "dropping-particle" : "", "family" : "Gray", "given" : "L. J.", "non-dropping-particle" : "", "parse-names" : false, "suffix" : "" }, { "dropping-particle" : "", "family" : "Woollings", "given" : "T. J.", "non-dropping-particle" : "", "parse-names" : false, "suffix" : "" }, { "dropping-particle" : "", "family" : "Andrews", "given" : "M.", "non-dropping-particle" : "", "parse-names" : false, "suffix" : "" }, { "dropping-particle" : "", "family" : "Knight", "given" : "J.", "non-dropping-particle" : "", "parse-names" : false, "suffix" : "" } ], "container-title" : "Quarterly Journal of the Royal Meteorological Society", "id" : "ITEM-1", "issue" : "698", "issued" : { "date-parts" : [ [ "2016", "7" ] ] }, "page" : "1890-1903", "title" : "Eleven-year solar cycle signal in the NAO and Atlantic/European blocking", "translator" : [ { "dropping-particle" : "", "family" : "J6304", "given" : "", "non-dropping-particle" : "", "parse-names" : false, "suffix" : "" } ], "type" : "article-journal", "volume" : "142" }, "uris" : [ "http://www.mendeley.com/documents/?uuid=a7d2b9d6-c5a1-41f7-bab1-bd2a83e75f68", "http://www.mendeley.com/documents/?uuid=d9da6ecf-cfe2-46d5-a9a9-66bd73299d8e", "http://www.mendeley.com/documents/?uuid=f119ae1a-f1b5-4804-b607-94ad17e2745f" ] }, { "id" : "ITEM-2", "itemData" : { "DOI" : "10.1016/j.jastp.2020.105294", "ISSN" : "13646826", "author" : [ { "dropping-pa</w:instrText>
      </w:r>
      <w:r w:rsidR="00E719C0" w:rsidRPr="006814DF">
        <w:rPr>
          <w:noProof/>
          <w:lang w:val="en-GB"/>
        </w:rPr>
        <w:instrText>rticle" : "", "family" : "L\u00fcdecke", "given" : "Horst-Joachim", "non-dropping-particle" : "", "parse-names" : false, "suffix" : "" }, { "dropping-particle" : "", "family" : "Cina", "given" : "Richard", "non-dropping-particle" : "", "parse-names" : false, "suffix" : "" }, { "dropping-particle" : "", "family" : "Dammschneider", "given" : "Hans-Joachim", "non-dropping-particle" : "", "parse-names" : false, "suffix" : "" }, { "dropping-particle" : "", "family" : "L\u00fcning", "given" : "Sebastian", "non-dropping-particle" : "", "parse-names" : false, "suffix" : "" } ], "container-title" : "Journal of Atmospheric and Solar-Terrestrial Physics", "id" : "ITEM-2", "issued" : { "date-parts" : [ [ "2020", "9" ] ] }, "page" : "105294", "title" : "Decadal and multidecadal natural variability in European temperature", "translator" : [ { "dropping-particle" : "", "family" : "J6712", "given" : "", "non-dropping-particle" : "", "parse-names" : false, "suffix" : "" } ], "type" : "article-journal", "volume" : "205" }, "uris" : [ "http://www.mendeley.com/documents/?uuid=9dd67091-6b91-42b4-b730-820e88937771" ] } ], "mendeley" : { "formattedCitation" : "(Gray et al., 2016; L\u00fcdecke et al., 2020)", "plainTextFormattedCitation" : "(Gray et al., 2016; L\u00fcdecke et al., 2020)", "previouslyFormattedCitation" : "(Gray et al., 2016; L\u00fcdecke et al., 2020)" }, "properties" : { "noteIndex" : 0 }, "schema" : "https://github.com/citation-style-language/schema/raw/master/csl-citation.json" }</w:instrText>
      </w:r>
      <w:r w:rsidRPr="00EF1D11">
        <w:rPr>
          <w:noProof/>
        </w:rPr>
        <w:fldChar w:fldCharType="separate"/>
      </w:r>
      <w:r w:rsidR="00393F8C">
        <w:rPr>
          <w:noProof/>
          <w:lang w:val="en-US"/>
        </w:rPr>
        <w:t>(Gray et al., 2016; Lüdecke et al., 2020)</w:t>
      </w:r>
      <w:r w:rsidRPr="00EF1D11">
        <w:rPr>
          <w:noProof/>
        </w:rPr>
        <w:fldChar w:fldCharType="end"/>
      </w:r>
      <w:r w:rsidRPr="00E457C1">
        <w:rPr>
          <w:noProof/>
          <w:lang w:val="en-US"/>
        </w:rPr>
        <w:t xml:space="preserve">. But </w:t>
      </w:r>
      <w:r w:rsidR="0066606A" w:rsidRPr="00E457C1">
        <w:rPr>
          <w:noProof/>
          <w:lang w:val="en-US"/>
        </w:rPr>
        <w:t xml:space="preserve">such an </w:t>
      </w:r>
      <w:r w:rsidR="00915B47" w:rsidRPr="00E457C1">
        <w:rPr>
          <w:noProof/>
          <w:lang w:val="en-US"/>
        </w:rPr>
        <w:t>NAO response to solar forcing</w:t>
      </w:r>
      <w:r w:rsidRPr="00E457C1">
        <w:rPr>
          <w:noProof/>
          <w:lang w:val="en-US"/>
        </w:rPr>
        <w:t xml:space="preserve"> remains highly uncertain and controversial</w:t>
      </w:r>
      <w:r w:rsidR="00306193" w:rsidRPr="00E457C1">
        <w:rPr>
          <w:noProof/>
          <w:lang w:val="en-US"/>
        </w:rPr>
        <w:t>,</w:t>
      </w:r>
      <w:r w:rsidRPr="00E457C1">
        <w:rPr>
          <w:noProof/>
          <w:lang w:val="en-US"/>
        </w:rPr>
        <w:t xml:space="preserve"> being contradicted by longer </w:t>
      </w:r>
      <w:r w:rsidR="00495864" w:rsidRPr="00E457C1">
        <w:rPr>
          <w:noProof/>
          <w:lang w:val="en-US"/>
        </w:rPr>
        <w:t>proxy</w:t>
      </w:r>
      <w:r w:rsidRPr="00E457C1">
        <w:rPr>
          <w:noProof/>
          <w:lang w:val="en-US"/>
        </w:rPr>
        <w:t xml:space="preserve"> records over the last millenium </w:t>
      </w:r>
      <w:r w:rsidRPr="00EF1D11">
        <w:rPr>
          <w:noProof/>
        </w:rPr>
        <w:fldChar w:fldCharType="begin" w:fldLock="1"/>
      </w:r>
      <w:r w:rsidR="00E719C0">
        <w:rPr>
          <w:noProof/>
          <w:lang w:val="en-US"/>
        </w:rPr>
        <w:instrText>ADDIN CSL_CITATION { "citationItems" : [ { "id" : "ITEM-1", "itemData" : { "DOI" : "10.5194/cp-14-1179-2018", "ISSN" : "1814-9332",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"ITEM-1", "issue" : "8", "issued" : { "date-parts" : [ [ "2018", "8", "15" ] ] }, "page" : "1179-1194", "title" : "Solar and volcanic forcing of North Atlantic climate inferred from a process-based reconstruction", "translator" : [ { "dropping-particle" : "", "family" : "J6634", "given" : "", "non-dropping-particle" : "", "parse-names" : false, "suffix" : "" } ], "type" : "article-journal", "volume" : "14" }, "uris" : [ "http://www.mendeley.com/documents/?uuid=49768a2d-9263-4bfe-a954-eec27a4e2c02" ] } ], "mendeley" : { "formattedCitation" : "(Sjolte et al., 2018)", "plainTextFormattedCitation" : "(Sjolte et al., 2018)", "previouslyFormattedCitation" : "(Sjolte et al., 2018)" }, "properties" : { "noteIndex" : 0 }, "schema" : "https://github.com/citation-style-language/schema/raw/master/csl-citation.json" }</w:instrText>
      </w:r>
      <w:r w:rsidRPr="00EF1D11">
        <w:rPr>
          <w:noProof/>
        </w:rPr>
        <w:fldChar w:fldCharType="separate"/>
      </w:r>
      <w:r w:rsidR="00393F8C">
        <w:rPr>
          <w:noProof/>
        </w:rPr>
        <w:t>(Sjolte et al., 2018)</w:t>
      </w:r>
      <w:r w:rsidRPr="00EF1D11">
        <w:rPr>
          <w:noProof/>
        </w:rPr>
        <w:fldChar w:fldCharType="end"/>
      </w:r>
      <w:r w:rsidRPr="00EF1D11">
        <w:rPr>
          <w:noProof/>
        </w:rPr>
        <w:t xml:space="preserve"> and modelling evidence </w:t>
      </w:r>
      <w:r w:rsidRPr="00EF1D11">
        <w:rPr>
          <w:noProof/>
        </w:rPr>
        <w:fldChar w:fldCharType="begin" w:fldLock="1"/>
      </w:r>
      <w:r w:rsidR="00E719C0">
        <w:rPr>
          <w:noProof/>
        </w:rPr>
        <w:instrText>ADDIN CSL_CITATION { "citationItems" : [ { "id" : "ITEM-1", "itemData" : { "DOI" : "10.1038/s41561-018-0293-3", "ISSN" : "1752-0894", "author" : [ { "dropping-particle" : "", "family" : "Chiodo", "given" : "Gabriel", "non-dropping-particle" : "", "parse-names" : false, "suffix" : "" }, { "dropping-particle" : "", "family" : "Oehrlein", "given" : "Jessica", "non-dropping-particle" : "", "parse-names" : false, "suffix" : "" }, { "dropping-particle" : "", "family" : "Polvani", "given" : "Lorenzo M.", "non-dropping-particle" : "", "parse-names" : false, "suffix" : "" }, { "dropping-particle" : "", "family" : "Fyfe", "given" : "John C.", "non-dropping-particle" : "", "parse-names" : false, "suffix" : "" }, { "dropping-particle" : "", "family" : "Smith", "given" : "Anne K.", "non-dropping-particle" : "", "parse-names" : false, "suffix" : "" } ], "container-title" : "Nature Geoscience", "id" : "ITEM-1", "issue" : "2", "issued" : { "date-parts" : [ [ "2019", "2", "21" ] ] }, "page" : "94-99", "title" : "Insignificant influence of the 11-year solar cycle on the North Atlantic Oscillation", "translator" : [ { "dropping-particle" : "", "family" : "J6632", "given" : "", "non-dropping-particle" : "", "parse-names" : false, "suffix" : "" } ], "type" : "article-journal", "volume" : "12" }, "uris" : [ "http://www.mendeley.com/documents/?uuid=2c9fefdc-6d3b-4c19-95c3-6c70991d3893" ] }, { "id" : "ITEM-2", "itemData" : { "DOI" : "10.1002/grl.50249", "abstract" : "We investigate simulated changes in the annular modes in historical and RCP 4.5 scenario simulations of 37 models from the fifth Coupled Model Intercomparison Project (CMIP5), a much larger ensemble of models than has previously been used to investigate annular mode trends, with improved resolution and forcings. The CMIP5 models on average simulate increases in the Northern Annular Mode (NAM) and Southern Annular Mode (SAM) in every season by 2100, and no CMIP5 model simulates a significant decrease in either the NAM or SAM in any season. No significant increase in the NAM or North Atlantic Oscillation</w:instrText>
      </w:r>
      <w:r w:rsidR="00E719C0" w:rsidRPr="006814DF">
        <w:rPr>
          <w:noProof/>
          <w:lang w:val="en-GB"/>
        </w:rPr>
        <w:instrText xml:space="preserve"> (NAO) is simulated in response to volcanic aerosol, and no significant NAM or NAO response to solar irradiance variations is simulated. The CMIP5 models simulate a significant negative SAM response to volcanic aerosol in MAM and JJA, and a significant positive SAM response to solar irradiance variations in MAM, JJA and DJF.", "author" : [ { "dropping-particle" : "", "family" : "Gillett", "given" : "N P", "non-dropping-particle" : "", "parse-names" : false, "suffix" : "" }, { "dropping-particle" : "", "family" : "Fyfe", "given" : "J C", "non-dropping-particle" : "", "parse-names" : false, "suffix" : "" } ], "container-title" : "Geophysical Research Letters", "id" : "ITEM-2", "issue" : "6", "issued" : { "date-parts" : [ [ "2013" ] ] }, "page" : "1189-1193", "title" : "Annular mode changes in the CMIP5 simulations", "translator" : [ { "dropping-particle" : "", "family" : "J3905", "given" : "", "non-dropping-particle" : "", "parse-names" : false, "suffix" : "" } ], "type" : "article-journal", "volume" : "40" }, "uris" : [ "http://www.mendeley.com/documents/?uuid=54cefdf1-f4ee-43b4-825b-43c7a02bc052" ] } ], "mendeley" : { "formattedCitation" : "(Gillett and Fyfe, 2013; Chiodo et al., 2019)", "plainTextFormattedCitation" : "(Gillett and Fyfe, 2013; Chiodo et al., 2019)", "previouslyFormattedCitation" : "(Gillett and Fyfe, 2013; Chiodo et al., 2019)" }, "properties" : { "noteIndex" : 0 }, "schema" : "https://github.com/citation-style-language/schema/raw/master/csl-citation.json" }</w:instrText>
      </w:r>
      <w:r w:rsidRPr="00EF1D11">
        <w:rPr>
          <w:noProof/>
        </w:rPr>
        <w:fldChar w:fldCharType="separate"/>
      </w:r>
      <w:r w:rsidR="00393F8C">
        <w:rPr>
          <w:noProof/>
          <w:lang w:val="en-US"/>
        </w:rPr>
        <w:t>(Gillett and Fyfe, 2013; Chiodo et al., 2019)</w:t>
      </w:r>
      <w:r w:rsidRPr="00EF1D11">
        <w:rPr>
          <w:noProof/>
        </w:rPr>
        <w:fldChar w:fldCharType="end"/>
      </w:r>
      <w:r w:rsidRPr="00E457C1">
        <w:rPr>
          <w:noProof/>
          <w:lang w:val="en-US"/>
        </w:rPr>
        <w:t xml:space="preserve">. </w:t>
      </w:r>
      <w:r w:rsidR="007C3D7B" w:rsidRPr="00E457C1">
        <w:rPr>
          <w:noProof/>
          <w:lang w:val="en-US"/>
        </w:rPr>
        <w:t>F</w:t>
      </w:r>
      <w:r w:rsidRPr="00E457C1">
        <w:rPr>
          <w:noProof/>
          <w:lang w:val="en-US"/>
        </w:rPr>
        <w:t>or all seasons and for all individual forcings, uncertainties remain in the estimation of the forced response in</w:t>
      </w:r>
      <w:r w:rsidR="00306193" w:rsidRPr="00E457C1">
        <w:rPr>
          <w:noProof/>
          <w:lang w:val="en-US"/>
        </w:rPr>
        <w:t xml:space="preserve"> the</w:t>
      </w:r>
      <w:r w:rsidRPr="00E457C1">
        <w:rPr>
          <w:noProof/>
          <w:lang w:val="en-US"/>
        </w:rPr>
        <w:t xml:space="preserve"> NAM trend as evidenced by considerable model spread (</w:t>
      </w:r>
      <w:r w:rsidR="001F1422" w:rsidRPr="00AC1A12">
        <w:rPr>
          <w:noProof/>
          <w:lang w:val="en-CA" w:eastAsia="en-US"/>
        </w:rPr>
        <w:t>Figure 3.34</w:t>
      </w:r>
      <w:r w:rsidRPr="00E457C1">
        <w:rPr>
          <w:noProof/>
          <w:lang w:val="en-US"/>
        </w:rPr>
        <w:t xml:space="preserve">a) and because the simulated forced component has small amplitude compared to internal variability. </w:t>
      </w:r>
    </w:p>
    <w:p w14:paraId="036488FD" w14:textId="77777777" w:rsidR="009F594A" w:rsidRPr="00E457C1" w:rsidRDefault="009F594A" w:rsidP="009F594A">
      <w:pPr>
        <w:pStyle w:val="AR6BodyText"/>
        <w:rPr>
          <w:noProof/>
          <w:lang w:val="en-US"/>
        </w:rPr>
      </w:pPr>
    </w:p>
    <w:p w14:paraId="42E815B8" w14:textId="4C0D2D89" w:rsidR="009F594A" w:rsidRDefault="009F594A" w:rsidP="009F594A">
      <w:pPr>
        <w:pStyle w:val="AR6BodyText"/>
        <w:rPr>
          <w:noProof/>
          <w:lang w:val="en-US"/>
        </w:rPr>
      </w:pPr>
      <w:r w:rsidRPr="00E457C1">
        <w:rPr>
          <w:noProof/>
          <w:lang w:val="en-US"/>
        </w:rPr>
        <w:t>Despite new effort since AR5 to reconstruct the NAO beyond the instrumental record, it is still very challenging to assess the role of external forcings in the apparent multi</w:t>
      </w:r>
      <w:ins w:id="2770" w:author="Sara M Tuson" w:date="2021-06-27T21:50:00Z">
        <w:r w:rsidR="00492531">
          <w:rPr>
            <w:noProof/>
            <w:lang w:val="en-US"/>
          </w:rPr>
          <w:t>-</w:t>
        </w:r>
      </w:ins>
      <w:r w:rsidRPr="00E457C1">
        <w:rPr>
          <w:noProof/>
          <w:lang w:val="en-US"/>
        </w:rPr>
        <w:t>decadal</w:t>
      </w:r>
      <w:ins w:id="2771" w:author="Sara M Tuson" w:date="2021-06-27T22:03:00Z">
        <w:r w:rsidR="00630726">
          <w:rPr>
            <w:noProof/>
            <w:lang w:val="en-US"/>
          </w:rPr>
          <w:t xml:space="preserve"> </w:t>
        </w:r>
      </w:ins>
      <w:del w:id="2772" w:author="Sara M Tuson" w:date="2021-06-27T22:03:00Z">
        <w:r w:rsidRPr="00E457C1" w:rsidDel="00630726">
          <w:rPr>
            <w:noProof/>
            <w:lang w:val="en-US"/>
          </w:rPr>
          <w:delText>-</w:delText>
        </w:r>
      </w:del>
      <w:r w:rsidRPr="00E457C1">
        <w:rPr>
          <w:noProof/>
          <w:lang w:val="en-US"/>
        </w:rPr>
        <w:t>to</w:t>
      </w:r>
      <w:ins w:id="2773" w:author="Sara M Tuson" w:date="2021-06-27T22:03:00Z">
        <w:r w:rsidR="00630726">
          <w:rPr>
            <w:noProof/>
            <w:lang w:val="en-US"/>
          </w:rPr>
          <w:t xml:space="preserve"> </w:t>
        </w:r>
      </w:ins>
      <w:del w:id="2774" w:author="Sara M Tuson" w:date="2021-06-27T22:03:00Z">
        <w:r w:rsidRPr="00E457C1" w:rsidDel="00630726">
          <w:rPr>
            <w:noProof/>
            <w:lang w:val="en-US"/>
          </w:rPr>
          <w:delText>-</w:delText>
        </w:r>
      </w:del>
      <w:r w:rsidRPr="00E457C1">
        <w:rPr>
          <w:noProof/>
          <w:lang w:val="en-US"/>
        </w:rPr>
        <w:t>centenn</w:t>
      </w:r>
      <w:r w:rsidR="0033781E" w:rsidRPr="00E457C1">
        <w:rPr>
          <w:noProof/>
          <w:lang w:val="en-US"/>
        </w:rPr>
        <w:t>i</w:t>
      </w:r>
      <w:r w:rsidRPr="00E457C1">
        <w:rPr>
          <w:noProof/>
          <w:lang w:val="en-US"/>
        </w:rPr>
        <w:t xml:space="preserve">al variability </w:t>
      </w:r>
      <w:r w:rsidRPr="00E457C1">
        <w:rPr>
          <w:noProof/>
          <w:lang w:val="en-US"/>
        </w:rPr>
        <w:lastRenderedPageBreak/>
        <w:t xml:space="preserve">present throughout the last millenium. Large </w:t>
      </w:r>
      <w:r w:rsidR="00F849C9" w:rsidRPr="00E457C1">
        <w:rPr>
          <w:noProof/>
          <w:lang w:val="en-US"/>
        </w:rPr>
        <w:t>uncertainties</w:t>
      </w:r>
      <w:r w:rsidRPr="00E457C1">
        <w:rPr>
          <w:noProof/>
          <w:lang w:val="en-US"/>
        </w:rPr>
        <w:t xml:space="preserve"> remain in the reconstructed NAO index that </w:t>
      </w:r>
      <w:r w:rsidR="00F849C9" w:rsidRPr="00E457C1">
        <w:rPr>
          <w:noProof/>
          <w:lang w:val="en-US"/>
        </w:rPr>
        <w:t>are</w:t>
      </w:r>
      <w:r w:rsidRPr="00E457C1">
        <w:rPr>
          <w:noProof/>
          <w:lang w:val="en-US"/>
        </w:rPr>
        <w:t xml:space="preserve"> sensitive to the types of proxies and statistical </w:t>
      </w:r>
      <w:bookmarkStart w:id="2775" w:name="_Hlk74663520"/>
      <w:r w:rsidRPr="00E457C1">
        <w:rPr>
          <w:noProof/>
          <w:lang w:val="en-US"/>
        </w:rPr>
        <w:t xml:space="preserve">methods </w:t>
      </w:r>
      <w:bookmarkStart w:id="2776" w:name="_Hlk74736516"/>
      <w:bookmarkStart w:id="2777" w:name="_Hlk74663563"/>
      <w:r>
        <w:fldChar w:fldCharType="begin" w:fldLock="1"/>
      </w:r>
      <w:r w:rsidR="00E719C0">
        <w:rPr>
          <w:noProof/>
          <w:lang w:val="en-US"/>
        </w:rPr>
        <w:instrText>ADDIN CSL_CITATION { "citationItems" : [ { "id" : "ITEM-1", "itemData" : { "DOI" : "10.1016/j.gloplacha.2011.10.003", "ISSN" : "09218181", "author" : [ { "dropping-particle" : "", "family" : "Trouet", "given" : "V.", "non-dropping-particle" : "", "parse-names" : false, "suffix" : "" }, { "dropping-particle" : "", "family" : "Scourse", "given" : "J.D.", "non-dropping-particle" : "", "parse-names" : false, "suffix" : "" }, { "dropping-particle" : "", "family" : "Raible", "given" : "C.C.", "non-dropping-particle" : "", "parse-names" : false, "suffix" : "" } ], "container-title" : "Global and Planetary Change", "id" : "ITEM-1", "issued" : { "date-parts" : [ [ "2012", "3" ] ] }, "page" : "48-55", "title" : "North Atlantic storminess and Atlantic Meridional Overturning Circulation during the last Millennium: Reconciling contradictory proxy records of NAO variability", "translator" : [ { "dropping-particle" : "", "family" : "J6790", "given" : "", "non-dropping-particle" : "", "parse-names" : false, "suffix" : "" } ], "type" : "article-journal", "volume" : "84-85" }, "uris" : [ "http://www.mendeley.com/documents/?uuid=e8a880a9-20fd-406a-9fb0-97920f7c345b" ] }, { "id" : "ITEM-2", "itemData" : { "DOI" : "10.1029/2019GL084350", "ISSN" : "0094-8276", "author" : [ { "dropping-particle" : "", "family" : "Anchukaitis", "given" : "Kevin J.", "non-dropping-particle" : "", "parse-names" : false, "suffix" : "" }, { "dropping-particle" : "", "family" : "Cook", "given" : "Edward R.", "non-dropping-particle" : "", "parse-names" : false, "suffix" : "" }, { "dropping-particle" : "", "family" : "Cook", "given" : "Benjamin I.", "non-dropping-particle" : "", "parse-names" : false, "suffix" : "" }, { "dropping-particle" : "", "family" : "Pearl", "given" : "Jessie", "non-dropping-particle" : "", "parse-names" : false, "suffix" : "" }, { "dropping-particle" : "", "family" : "D'Arrigo", "given" : "Rosanne", "non-dropping-particle" : "", "parse-names" : false, "suffix" : "" }, { "dropping-particle" : "", "family" : "Wilson", "given" : "Rob", "non-dropping-particle" : "", "parse-names" : false, "suffix" : "" } ], "container-title" : "Geophysical Research Letters", "id" : "ITEM-2", "issue" : "21", "issued" : { "date-parts" : [ [ "2019", "11", "16" ] ] }, "page" : "12417-12426", "title" : "Coupled Modes of North Atlantic Ocean\u2010Atmosphere Variability and the Onset of the Little Ice Age", "translator" : [ { "dropping-particle" : "", "family" : "J6787", "given" : "", "non-dropping-particle" : "", "parse-names" : false, "suffix" : "" } ], "type" : "article-journal", "volume" : "46" }, "uris" : [ "http://www.mendeley.com/documents/?uuid=b436486e-521c-48e4-a6ad-d8563722de5b" ] }, { "id" : "ITEM-3",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"ITEM-3", "issue" : "7558", "issued" : { "date-parts" : [ [ "2015", "7", "1" ] ] }, "page" : "71-74", "title" : "A model-tested North Atlantic Oscillation reconstruction for the past millennium", "translator" : [ { "dropping-particle" : "", "family" : "J6798", "given" : "", "non-dropping-particle" : "", "parse-names" : false, "suffix" : "" } ], "type" : "article-journal", "volume" : "523" }, "uris" : [ "http://www.mendeley.com/documents/?uuid=9d88b0b3-72e8-4cb2-a1ae-fbe5d9d6fbf6" ] }, { "id" : "ITEM-4", "itemData" : { "DOI" : "10.1007/s00382-019-04696-2", "ISSN" : "0930-7575", "author" : [ { "dropping-particle" : "", "family" : "Cook", "given" : "Edward R.", "non-dropping-particle" : "", "parse-names" : false, "suffix" : "" }, { "dropping-particle" : "", "family" : "Kushnir", "given" : "Yochanan", "non-dropping-particle" : "", "parse-names" : false, "suffix" : "" }, { "dropping-particle" : "", "family" : "Smerdon", "given" : "Jason E.", "non-dropping-particle" : "", "parse-names" : false, "suffix" : "" }, { "dropping-particle" : "", "family" : "Williams", "given" : "A. Park", "non-dropping-particle" : "", "parse-names" : false, "suffix" : "" }, { "dropping-particle" : "", "family" : "Anchukaitis", "given" : "Kevin J.", "non-dropping-particle" : "", "parse-names" : false, "suffix" : "" }, { "dropping-particle" : "", "family" : "Wahl", "given" : "Eugene R.", "non-dropping-particle" : "", "parse-names" : false, "suffix" : "" } ], "container-title" : "Climate Dynamics", "id" : "ITEM-4", "issue" : "3-4", "issued" : { "date-parts" : [ [ "2019", "8", "5" ] ] }, "page" : "1567-1580", "title" : "A Euro-Mediterranean tree-ring reconstruction of the winter NAO index since 910 C.E.", "translator" : [ { "dropping-particle" : "", "family" : "J6800", "given" : "", "non-dropping-particle" : "", "parse-names" : false, "suffix" : "" } ], "type" : "article-journal", "volume" : "53" }, "uris" : [ "http://www.mendeley.com/documents/?uuid=52e40fcc-cdb1-4aea-8661-17028ad10008" ] }, { "id" : "ITEM-5", "itemData" : { "DOI" : "10.5194/gmd-13-841-2020", "ISSN" : "1991-9603", "abstract" : "Abstract. Modes of climate variability strongly impact our climate and thus human society. Nevertheless, the statistical properties of these modes remain poorly known due to the short time frame of instrumental measurements. Reconstructing these modes further back in time using statistical learning methods applied to proxy records is useful for improving our understanding of their behaviour. For doing so, several statistical methods exist, among which principal component regression is one of the most widely used in paleoclimatology. Here, we provide the software ClimIndRec to the climate community; it is based on four regression methods (principal component regression, PCR; partial least squares, PLS; elastic net, Enet; random forest, RF) and cross-validation (CV) algorithms, and enables the systematic reconstruction of a given climate index. A prerequisite is that there are proxy records in the database that overlap in time with its observed variations. The relative efficiency of the methods can vary, according to the statistical properties of the mode and the proxy records used. Here, we assess the sensitivity to the reconstruction technique. ClimIndRec is modular as it allows different inputs like the proxy database or the regression method. As an example, it is here applied to the reconstruction of the North Atlantic Oscillation by using the PAGES 2k database. In order to identify the most reliable reconstruction among those given by the different methods, we use the modularity of ClimIndRec to investigate the sensitivity of the methodological setup to other properties such as the number and the nature of the proxy records used as predictors or the targeted reconstruction period. We obtain the best reconstruction of the North Atlantic Oscillation (NAO) using the random forest approach. It shows significant correlation with former reconstructions, but exhibits higher validation scores.", "author" : [ { "dropping-particle" : "", "family" : "Michel", "given" : "Simon", "non-dropping-particle" : "", "parse-names" : false, "suffix" : "" }, { "dropping-particle" : "", "family" : "Swingedouw", "given" : "Didier", "non-dropping-particle" : "", "parse-names" : false, "suffix" : "" }, { "dropping-particle" : "", "family" : "Chavent", "given" : "Marie", "non-dropping-particle" : "", "parse-names" : false, "suffix" : "" }, { "dropping-particle" : "", "family" : "Ortega", "given" : "Pablo", "non-dropping-particle" : "", "parse-names" : false, "suffix" : "" }, { "dropping-particle" : "", "family" : "Mignot", "given" : "Juliette", "non-dropping-particle" : "", "parse-names" : false, "suffix" : "" }, { "dropping-particle" : "", "family" : "Khodri", "given" : "Myriam", "non-dropping-particle" : "", "parse-names" : false, "suffix" : "" } ], "container-title" : "Geoscientific Model Development", "id" : "ITEM-5", "issue" : "2", "issued" : { "date-parts" : [ [ "2020", "3", "3" ] ] }, "page" : "841-858", "title" : "Reconstructing climatic modes of variability from proxy records using ClimIndRec version 1.0", "translator" : [ { "dropping-particle" : "", "family" : "J6799", "given" : "", "non-dropping-particle" : "", "parse-names" : false, "suffix" : "" } ], "type" : "article-journal", "volume" : "13" }, "uris" : [ "http://www.mendeley.com/documents/?uuid=23ea8762-175b-4032-a587-71022a93724d" ] }, { "id" : "ITEM-6", "itemData" : { "DOI" : "10.1038/s41598-020-71372-5", "ISSN" : "2045-2322", "abstract" : "The North Atlantic Oscillation (NAO) is the major atmospheric mode that controls winter European climate variability because its strength and phase determine regional temperature, precipitation and storm tracks. The NAO spatial structure and associated climatic impacts over Europe are not stationary making it crucial to understanding its past evolution in order to improve the predictability of future scenarios. In this regard, there has been a dramatic increase in the number of studies aimed at reconstructing past NAO variability, but the information related to decadal-scale NAO evolution beyond the last millennium is scarce and inconclusive. We present a new 2,000-year multi-annual, proxy-based reconstruction of local NAO impact, with associated uncertainties, obtained by a Bayesian approach. This new local NAO reconstruction is obtained from a mountain lacustrine sedimentary archive of the Iberian Peninsula. This geographical area is not included in previous NAO reconstructions despite being a widely used region for instrumental-based NAO measurements. We assess the main external forcings (i.e., volcanic eruptions and solar activity) on NAO variability which, on a decadal scale, show that a low number of sunspots correlate to low NAO values. By comparison with other previously published NAO reconstructions in our analyses we can test the stationarity of the solar influence on the NAO signal across a latitudinal gradient based on the position of the employed archives for each NAO reconstruction. Inconclusive results on the volcanic forcing on NAO variability over decadal time-scales indicates the need for further studies. Moreover, we highlight the potential role of other North Atlantic modes of variability (i.e., East Atlantic pattern) on the non-stationary behaviour of the NAO throughout the Common Era, likely via solar forcing.", "author" : [ { "dropping-particle" : "", "family" : "Hern\u00e1ndez", "given" : "Armand", "non-dropping-particle" : "", "parse-names" : false, "suffix" : "" }, { "dropping-particle" : "", "family" : "S\u00e1nchez-L\u00f3pez", "given" : "Guiomar", "non-dropping-particle" : "", "parse-names" : false, "suffix" : "" }, { "dropping-particle" : "", "family" : "Pla-Rabes", "given" : "Sergi", "non-dropping-particle" : "", "parse-names" : false, "suffix" : "" }, { "dropping-particle" : "", "family" : "Comas-Bru", "given" : "Laia", "non-dropping-particle" : "", "parse-names" : false, "suffix" : "" }, { "dropping-particle" : "", "family" : "Parnell", "given" : "Andrew", "non-dropping-particle" : "", "parse-names" : false, "suffix" : "" }, { "dropping-particle" : "", "family" : "Cahill", "given" : "Niamh", "non-dropping-particle" : "", "parse-names" : false, "suffix" : "" }, { "dropping-particle" : "", "family" : "Geyer", "given" : "Adelina", "non-dropping-particle" : "", "parse</w:instrText>
      </w:r>
      <w:r w:rsidR="00E719C0" w:rsidRPr="006814DF">
        <w:rPr>
          <w:noProof/>
        </w:rPr>
        <w:instrText>-names" : false, "suffix" : "" }, { "dropping-particle" : "", "family" : "Trigo", "given" : "Ricardo M.", "non-dropping-particle" : "", "parse-names" : false, "suffix" : "" }, { "dropping-particle" : "", "family" : "Giralt", "given" : "Santiago", "non-dropping-particle" : "", "parse-names" : false, "suffix" : "" } ], "container-title" : "Scientific Reports", "id" : "ITEM-6", "issue" : "1", "issued" : { "date-parts" : [ [ "2020", "12", "11" ] ] }, "page" : "14961", "title" : "A 2,000-year Bayesian NAO reconstruction from the Iberian Peninsula", "translator" : [ { "dropping-particle" : "", "family" : "J6842", "given" : "", "non-dropping-particle" : "", "parse-names" : false, "suffix" : "" } ], "type" : "article-journal", "volume" : "10" }, "uris" : [ "http://www.mendeley.com/documents/?uuid=598a4466-5807-4d45-91f9-2abf3ef30ab8" ] } ], "mendeley" : { "formattedCitation" : "(Trouet et al., 2012; Ortega et al., 2015; Anchukaitis et al., 2019; Cook et al., 2019; Hern\u00e1ndez et al., 2020; Michel et al., 2020)", "plainTextFormattedCitation" : "(Trouet et al., 2012; Ortega et al., 2015; Anchukaitis et al., 2019; Cook et al., 2019; Hern\u00e1ndez et al., 2020; Michel et al., 2020)", "previouslyFormattedCitation" : "(Trouet et al., 2012; Ortega et al., 2015; Anchukaitis et al., 2019; Cook et al., 2019; Hern\u00e1ndez et al., 2020; Michel et al., 2020)" }, "properties" : { "noteIndex" : 0 }, "schema" : "https://github.com/citation-style-language/schema/raw/master/csl-citation.json" }</w:instrText>
      </w:r>
      <w:r>
        <w:fldChar w:fldCharType="separate"/>
      </w:r>
      <w:r w:rsidR="00393F8C">
        <w:rPr>
          <w:noProof/>
        </w:rPr>
        <w:t>(Trouet et al., 2012; Ortega et al., 2015; Anchukaitis et al., 2019; Cook et al., 2019; Hernández et al., 2020; Michel et al., 2020)</w:t>
      </w:r>
      <w:r>
        <w:fldChar w:fldCharType="end"/>
      </w:r>
      <w:bookmarkEnd w:id="2776"/>
      <w:ins w:id="2778" w:author="Robin Matthews" w:date="2021-06-16T11:48:00Z">
        <w:r w:rsidR="00455814" w:rsidDel="00455814">
          <w:t xml:space="preserve"> </w:t>
        </w:r>
      </w:ins>
      <w:del w:id="2779" w:author="Robin Matthews" w:date="2021-06-16T11:48:00Z">
        <w:r w:rsidDel="00455814">
          <w:fldChar w:fldCharType="begin" w:fldLock="1"/>
        </w:r>
        <w:r w:rsidR="00E719C0" w:rsidRPr="00455814" w:rsidDel="00455814">
          <w:rPr>
            <w:noProof/>
          </w:rPr>
          <w:delInstrText xml:space="preserve">ADDIN CSL_CITATION { "citationItems" : [ { "id" : "ITEM-1", "itemData" : { "DOI" : "10.5194/gmd-13-841-2020", "ISSN" : "1991-9603", "abstract" : "Abstract. Modes of climate variability strongly impact our climate and thus human society. Nevertheless, the statistical properties of these modes remain poorly known due to the short time frame of instrumental measurements. Reconstructing these modes further back in time using statistical learning methods applied to proxy records is useful for improving our understanding of their behaviour. For doing so, several statistical methods exist, among which principal component regression is one of the most widely used in paleoclimatology. Here, we provide the software ClimIndRec to the climate community; it is based on four regression methods (principal component regression, PCR; partial least squares, PLS; elastic net, Enet; random forest, RF) and cross-validation (CV) algorithms, and enables the systematic reconstruction of a given climate index. A prerequisite is that there are proxy records in the database that overlap in time with its observed variations. The relative efficiency of the methods can vary, according to the statistical properties of the mode and the proxy records used. Here, we assess the sensitivity to the reconstruction technique. ClimIndRec is modular as it allows different inputs like the proxy database or the regression method. As an example, it is here applied to the reconstruction of the North Atlantic Oscillation by using the PAGES 2k database. In order to identify the most reliable reconstruction among those given by the different methods, we use the modularity of ClimIndRec to investigate the sensitivity of the methodological setup to other properties such as the number and the nature of the proxy records used as predictors or the targeted reconstruction period. We obtain the best reconstruction of the North Atlantic Oscillation (NAO) using the random forest approach. It shows significant correlation with former reconstructions, but exhibits higher validation scores.", "author" : [ { "dropping-particle" : "", "family" : "Michel", "given" : "Simon", "non-dropping-particle" : "", "parse-names" : false, "suffix" : "" }, { "dropping-particle" : "", "family" : "Swingedouw", "given" : "Didier", "non-dropping-particle" : "", "parse-names" : false, "suffix" : "" }, { "dropping-particle" : "", "family" : "Chavent", "given" : "Marie", "non-dropping-particle" : "", "parse-names" : false, "suffix" : "" }, { "dropping-particle" : "", "family" : "Ortega", "given" : "Pablo", "non-dropping-particle" : "", "parse-names" : false, "suffix" : "" }, { "dropping-particle" : "", "family" : "Mignot", "given" : "Juliette", "non-dropping-particle" : "", "parse-names" : false, "suffix" : "" }, { "dropping-particle" : "", "family" : "Khodri", "given" : "Myriam", "non-dropping-particle" : "", "parse-names" : false, "suffix" : "" } ], "container-title" : "Geoscientific Model Development", "id" : "ITEM-1", "issue" : "2", "issued" : { "date-parts" : [ [ "2020", "3", "3" ] ] }, "page" : "841-858", "title" : "Reconstructing climatic modes of variability from proxy records using ClimIndRec version 1.0", "translator" : [ { "dropping-particle" : "", "family" : "J6799", "given" : "", "non-dropping-particle" : "", "parse-names" : false, "suffix" : "" } ], "type" : "article-journal", "volume" : "13" }, "uris" : [ "http://www.mendeley.com/documents/?uuid=23ea8762-175b-4032-a587-71022a93724d" ] }, { "id" : "ITEM-2",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"ITEM-2", "issue" : "7558", "issued" : { "date-parts" : [ [ "2015", "7", "1" ] ] }, "page" : "71-74", "title" : "A model-tested North Atlantic Oscillation reconstruction for the past millennium", "translator" : [ { "dropping-particle" : "", "family" : "J6798", "given" : "", "non-dropping-particle" : "", "parse-names" : false, "suffix" : "" } ], "type" : "article-journal", "volume" : "523" }, "uris" : [ "http://www.mendeley.com/documents/?uuid=9d88b0b3-72e8-4cb2-a1ae-fbe5d9d6fbf6" ] }, { "id" : "ITEM-3", "itemData" : { "DOI" : "10.1007/s00382-019-04696-2", "ISSN" : "0930-7575", "author" : [ { "dropping-particle" : "", "family" : "Cook", "given" : "Edward R.", "non-dropping-particle" : "", "parse-names" : false, "suffix" : "" }, { "dropping-particle" : "", "family" : "Kushnir", "given" : "Yochanan", "non-dropping-particle" : "", "parse-names" : false, "suffix" : "" }, { "dropping-particle" : "", "family" : "Smerdon", "given" : "Jason E.", </w:delInstrText>
        </w:r>
        <w:r w:rsidR="00E719C0" w:rsidRPr="00455814" w:rsidDel="00455814">
          <w:rPr>
            <w:noProof/>
            <w:lang w:val="en-GB"/>
          </w:rPr>
          <w:delInstrText>"non-dropping-particle" : "", "parse-names" : false, "suffix" : "" }, { "dropping-particle" : "", "family" : "Williams", "given" : "A. Park", "non-dropping-particle" : "", "parse-names" : false, "suffix" : "" }, { "dropping-particle" : "", "family" : "Anchukaitis", "given" : "Kevin J.", "non-dropping-particle" : "", "parse-names" : false, "suffix" : "" }, { "dropping-particle" : "", "family" : "Wahl", "given" : "Eugene R.", "non-dropping-particle" : "", "parse-names" : false, "suffix" : "" } ], "container-title" : "Climate Dynamics", "id" : "ITEM-3", "issue" : "3-4", "issued" : { "date-parts" : [ [ "2019", "8", "5" ] ] }, "page" : "1567-1580", "title" : "A Euro-Mediterranean tree-ring reconstruction of the winter NAO index since 910 C.E.", "translator" : [ { "dropping-particle" : "", "family" : "J6800", "given" : "", "non-dropping-particle" : "", "parse-names" : false, "suffix" : "" } ], "type" : "article-journal", "volume" : "53" }, "uris" : [ "http://www.mendeley.com/documents/?uuid=52e40fcc-cdb1-4aea-8661-17028ad10008" ] } ], "mendeley" : { "formattedCitation" : "(Ortega et al., 2015; Cook et al., 2019; Michel et al., 2020)", "manualFormatting" : " ", "plainTextFormattedCitation" : "(Ortega et al., 2015; Cook et al., 2019; Michel et al., 2020)", "previouslyFormattedCitation" : "(Ortega et al., 2015; Cook et al., 2019; Michel et al., 2020)" }, "properties" : { "noteIndex" : 0 }, "schema" : "https://github.com/citation-style-language/schema/raw/master/csl-citation.json" }</w:delInstrText>
        </w:r>
        <w:r w:rsidDel="00455814">
          <w:fldChar w:fldCharType="separate"/>
        </w:r>
        <w:r w:rsidR="00393F8C" w:rsidRPr="00455814" w:rsidDel="00455814">
          <w:rPr>
            <w:noProof/>
            <w:lang w:val="en-GB"/>
          </w:rPr>
          <w:delText xml:space="preserve"> </w:delText>
        </w:r>
        <w:r w:rsidDel="00455814">
          <w:fldChar w:fldCharType="end"/>
        </w:r>
      </w:del>
      <w:r w:rsidRPr="00E457C1">
        <w:rPr>
          <w:noProof/>
          <w:lang w:val="en-US"/>
        </w:rPr>
        <w:t>a</w:t>
      </w:r>
      <w:bookmarkEnd w:id="2775"/>
      <w:bookmarkEnd w:id="2777"/>
      <w:r w:rsidRPr="00E457C1">
        <w:rPr>
          <w:noProof/>
          <w:lang w:val="en-US"/>
        </w:rPr>
        <w:t xml:space="preserve">nd </w:t>
      </w:r>
      <w:r w:rsidR="00F849C9" w:rsidRPr="00E457C1">
        <w:rPr>
          <w:noProof/>
          <w:lang w:val="en-US"/>
        </w:rPr>
        <w:t xml:space="preserve">reconstructed NAO variations are </w:t>
      </w:r>
      <w:r w:rsidRPr="00E457C1">
        <w:rPr>
          <w:noProof/>
          <w:lang w:val="en-US"/>
        </w:rPr>
        <w:t xml:space="preserve">often not reproduced using pseudo-proxy approaches in models </w:t>
      </w:r>
      <w:r>
        <w:fldChar w:fldCharType="begin" w:fldLock="1"/>
      </w:r>
      <w:r w:rsidR="00E719C0">
        <w:rPr>
          <w:noProof/>
          <w:lang w:val="en-US"/>
        </w:rPr>
        <w:instrText>ADDIN CSL_CITATION { "citationItems" : [ { "id" : "ITEM-1", "itemData" : { "DOI" : "10.1016/j.quascirev.2012.04.025", "ISSN" : "02773791", "author" : [ { "dropping-particle" : "", "family" : "Lehner", "given" : "Flavio", "non-dropping-particle" : "", "parse-names" : false, "suffix" : "" }, { "dropping-particle" : "", "family" : "Raible", "given" : "Christoph C.", "non-dropping-particle" : "", "parse-names" : false, "suffix" : "" }, { "dropping-particle" : "", "family" : "Stocker", "given" : "Thomas F.", "non-dropping-particle" : "", "parse-names" : false, "suffix" : "" } ], "container-title" : "Quaternary Science Reviews", "id" : "ITEM-1", "issued" : { "date-parts" : [ [ "2012", "6" ] ] }, "page" : "85-94", "title" : "Testing the robustness of a precipitation proxy-based North Atlantic Oscillation reconstruction", "translator" : [ { "dropping-particle" : "", "family" : "J6797", "given" : "", "non-dropping-particle" : "", "parse-names" : false, "suffix" : "" } ], "type" : "article-journal", "volume" : "45" }, "uris" : [ "http://www.mendeley.com/documents/?uuid=fbaff1c0-a57d-45b4-9b21-79efddaaba96" ] }, { "id" : "ITEM-2", "itemData" : { "DOI" : "10.1175/JCLI-D-11-00326.1", "ISSN" : "0894-8755", "abstract" : "An overview of a simulation referred to as the \u201cLast Millennium\u201d (LM) simulation of the Community Climate System Model, version 4 (CCSM4), is presented. The CCSM4 LM simulation reproduces many large-scale climate patterns suggested by historical and proxy-data records, with Northern Hemisphere (NH) and Southern Hemisphere (SH) surface temperatures cooling to the early 1800s Common Era by ~0.5\u00b0C (NH) and ~0.3\u00b0C (SH), followed by warming to the present. High latitudes of both hemispheres show polar amplification of the cooling from the Medieval Climate Anomaly (MCA) to the Little Ice Age (LIA) associated with sea ice increases. The LM simulation does not reproduce La Ni\u00f1a\u2013like cooling in the eastern Pacific Ocean during the MCA relative to the LIA, as has been suggested by proxy reconstructions. Still, dry medieval conditions over the southwestern and central United States are simulated in agreement with proxy indicators for these regions. Strong global cooling is associated with large volcanic eruptions, with indications of multidecadal colder climate in response to larger eruptions. The CCSM4\u2019s response to large volcanic eruptions captures some reconstructed patterns of temperature changes over Europe and North America, but not those of precipitation in the Asian monsoon region. The Atlantic multidecadal oscillation (AMO) has higher variance at centennial periods in the LM simulation compared to the 1850 nontransient run, suggesting a long-term Atlantic Ocean response to natural forcings. The North Atlantic Oscillation (NAO), Pacific decadal oscillation (PDO), and El Ni\u00f1o\u2013Southern Oscillation (ENSO) variability modes show little or no change. CCSM4 does not simulate a persistent positive NAO or a prolonged period of negative PDO during the MCA, as suggested by some proxy reconstructions.", "author" : [ { "dropping-particle" : "", "family" : "Landrum", "given" : "Laura", "non-dropping-particle" : "", "parse-names" : false, "suffix" : "" }, { "dropping-particle" : "", "family" : "Otto-Bliesner", "given" : "Bette L.", "non-dropping-particle" : "", "parse-names" : false, "suffix" : "" }, { "dropping-particle" : "", "family" : "Wahl", "given" : "Eugene R.", "non-dropping-particle" : "", "parse-names" : false, "suffix" : "" }, { "dropping-particle" : "", "family" : "Conley", "given" : "Andrew", "non-dropping-particle" : "", "parse-names" : false, "suffix" : "" }, { "dropping-particle" : "", "family" : "Lawrence", "given" : "Peter J.", "non-dropping-particle" : "", "parse-names" : false, "suffix" : "" }, { "dropping-particle" : "", "family" : "Rosenbloom", "given" : "Nan", "non-dropping-particle" : "", "parse-names" : false, "suffix" : "" }, { "dropping-particle" : "", "family" : "Teng", "given" : "Haiyan", "non-dropping-particle" : "", "parse-names" : false, "suffix" : "" } ], "container-title" : "Journal of Climate", "id" : "ITEM-2", "issue" : "4", "issued" : { "date-parts" : [ [ "2013", "2", "15" ] ] }, "page" : "1085-1111", "title" : "Last Millennium Climate and Its Variability in CCSM4", "translator" : [ { "dropping-particle" : "", "family" : "J6791", "given" : "", "non-dropping-particle" : "", "parse-names" : false, "suffix" : "" } ], "type" : "article-journal", "volume" : "26" }, "uris" : [ "http://www.mendeley.com/documents/?uuid=fa3257cb-2d18-4cef-a3ca-8a809c6d7eb9" ] } ], "mendeley" : { "formattedCitation" : "(Lehner et al., 2012; Landrum et al., 2013)", "plainTextFormattedCitation" : "(Lehner et al., 2012; Landrum et al., 2013)", "previouslyFormattedCitation" : "(Lehner et al., 2012; Landrum et al., 2013)" }, "properties" : { "noteIndex" : 0 }, "schema" : "https://github.com/citation-style-language/schema/raw/master/csl-citation.json" }</w:instrText>
      </w:r>
      <w:r>
        <w:fldChar w:fldCharType="separate"/>
      </w:r>
      <w:r w:rsidR="00393F8C">
        <w:rPr>
          <w:noProof/>
          <w:lang w:val="en-US"/>
        </w:rPr>
        <w:t>(Lehner et al., 2012; Landrum et al., 2013)</w:t>
      </w:r>
      <w:r>
        <w:fldChar w:fldCharType="end"/>
      </w:r>
      <w:r w:rsidRPr="00E457C1">
        <w:rPr>
          <w:noProof/>
          <w:lang w:val="en-US"/>
        </w:rPr>
        <w:t xml:space="preserve">. </w:t>
      </w:r>
      <w:r>
        <w:rPr>
          <w:noProof/>
          <w:lang w:val="en-US"/>
        </w:rPr>
        <w:t>At low frequency, it remains</w:t>
      </w:r>
      <w:r w:rsidR="001B5DA3">
        <w:rPr>
          <w:noProof/>
          <w:lang w:val="en-US"/>
        </w:rPr>
        <w:t xml:space="preserve"> </w:t>
      </w:r>
      <w:r>
        <w:rPr>
          <w:noProof/>
          <w:lang w:val="en-US"/>
        </w:rPr>
        <w:t>challenging to evaluate if the observed or reconstructed signal corresponds to an actual change in the NAO intraseasonal to interannu</w:t>
      </w:r>
      <w:r w:rsidR="0053030E">
        <w:rPr>
          <w:noProof/>
          <w:lang w:val="en-US"/>
        </w:rPr>
        <w:t>a</w:t>
      </w:r>
      <w:r>
        <w:rPr>
          <w:noProof/>
          <w:lang w:val="en-US"/>
        </w:rPr>
        <w:t>l intrinsic properties or rather to a change in the mean background atmospheric circulation changes projecting on a specific phase of the mode.</w:t>
      </w:r>
      <w:r w:rsidRPr="00E457C1">
        <w:rPr>
          <w:noProof/>
          <w:lang w:val="en-US"/>
        </w:rPr>
        <w:t xml:space="preserve"> Consequently, conflicting results emerge in the attribution of reconstructed long-term variations</w:t>
      </w:r>
      <w:r w:rsidR="00F849C9" w:rsidRPr="00E457C1">
        <w:rPr>
          <w:noProof/>
          <w:lang w:val="en-US"/>
        </w:rPr>
        <w:t xml:space="preserve"> in the NAO</w:t>
      </w:r>
      <w:r w:rsidRPr="00E457C1">
        <w:rPr>
          <w:noProof/>
          <w:lang w:val="en-US"/>
        </w:rPr>
        <w:t xml:space="preserve"> to solar forcing</w:t>
      </w:r>
      <w:r w:rsidR="00F849C9" w:rsidRPr="00E457C1">
        <w:rPr>
          <w:noProof/>
          <w:lang w:val="en-US"/>
        </w:rPr>
        <w:t>,</w:t>
      </w:r>
      <w:r w:rsidRPr="00E457C1">
        <w:rPr>
          <w:noProof/>
          <w:lang w:val="en-US"/>
        </w:rPr>
        <w:t xml:space="preserve"> whose influence thus remains controversial </w:t>
      </w:r>
      <w:r>
        <w:fldChar w:fldCharType="begin" w:fldLock="1"/>
      </w:r>
      <w:r w:rsidR="00E719C0">
        <w:rPr>
          <w:noProof/>
          <w:lang w:val="en-US"/>
        </w:rPr>
        <w:instrText>ADDIN CSL_CITATION { "citationItems" : [ { "id" : "ITEM-1",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"ITEM-1", "issue" : "7558", "issued" : { "date-parts" : [ [ "2015", "7", "1" ] ] }, "page" : "71-74", "title" : "A model-tested North Atlantic Oscillation reconstruction for the past millennium", "translator" : [ { "dropping-particle" : "", "family" : "J6798", "given" : "", "non-dropping-particle" : "", "parse-names" : false, "suffix" : "" } ], "type" : "article-journal", "volume" : "523" }, "uris" : [ "http://www.mendeley.com/documents/?uuid=9d88b0b3-72e8-4cb2-a1ae-fbe5d9d6fbf6" ] }, { "id" : "ITEM-2", "itemData" : { "DOI" : "10.1038/ngeo2094", "ISSN" : "1752-0894", "author" : [ { "dropping-particle" : "", "family" : "Moffa-S\u00e1nchez", "given" : "Paola", "non-dropping-particle" : "", "parse-names" : false, "suffix" : "" }, { "dropping-particle" : "", "family" : "Born", "given" : "Andreas", "non-dropping-particle" : "", "parse-names" : false, "suffix" : "" }, { "dropping-particle" : "", "family" : "Hall", "given" : "Ian R.", "non-dropping-particle" : "", "parse-names" : false, "suffix" : "" }, { "dropping-particle" : "", "family" : "Thornalley", "given" : "David J. R.", "non-dropping-particle" : "", "parse-names" : false, "suffix" : "" }, { "dropping-particle" : "", "family" : "Barker", "given" : "Stephen", "non-dropping-particle" : "", "parse-names" : false, "suffix" : "" } ], "container-title" : "Nature Geoscience", "id" : "ITEM-2", "issue" : "4", "issued" : { "date-parts" : [ [ "2014", "4", "9" ] ] }, "page" : "275-278", "title" : "Solar forcing of North Atlantic surface temperature and salinity over the past millennium", "translator" : [ { "dropping-particle" : "", "family" : "J6789", "given" : "", "non-dropping-particle" : "", "parse-names" : false, "suffix" : "" } ], "type" : "article-journal", "volume" : "7" }, "uris" : [ "http://www.mendeley.com/documents/?uuid=c917c1f2-35bc-46e7-a94a-5437eea484bc" ] }, { "id" : "ITEM-3", "itemData" : { "DOI" : "10.1002/grl.50628", "ISSN" : "00948276", "author" : [ { "dropping-particle" : "", "family" : "G\u00f3mez-Navarro", "given" : "J. J.", "non-dropping-particle" : "", "parse-names" : false, "suffix" : "" }, { "dropping-particle" : "", "family" : "Zorita", "given" : "E.", "non-dropping-particle" : "", "parse-names" : false, "suffix" : "" } ], "container-title" : "Geophysical Research Letters", "id" : "ITEM-3", "issue" : "12", "issued" : { "date-parts" : [ [ "2013", "6", "28" ] ] }, "page" : "3232-3236", "title" : "Atmospheric annular modes in simulations over the past millennium: No long-term response to external forcing", "translator" : [ { "dropping-particle" : "", "family" : "J6792", "given" : "", "non-dropping-particle" : "", "parse-names" : false, "suffix" : "" } ], "type" : "article-journal", "volume" : "40" }, "uris" : [ "http://www.mendeley.com/documents/?uuid=dd77890d-3eea-4697-b135-785acb8eafc6" ] }, { "id" : "ITEM-4", "itemData" : { "DOI" : "10.5194/cp-14-1179-2018", "ISSN" : "1814-9332",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"ITEM-4", "issue" : "8", "issued" : { "date-parts" : [ [ "2018", "8", "15" ] ] }, "page" : "1179-1194", "title" : "Solar and volcanic forcing of North Atlantic climate inferred from a process-based reconstruction", "translator" : [ { "dropping-particle" : "", "family" : "J6634", "given" : "", "non-dropping-particle" : "", "parse-names" : false, "suffix" : "" } ], "type" : "article-journal", "volume" : "14" }, "uris" : [ "http://www.mendeley.com/documents/?uuid=49768a2d-9263-4bfe-a954-eec27a4e2c02" ] }, { "id" : "ITEM-5", "itemData" : { "DOI" : "10.1038/s41598-018-35498-x", "ISSN" : "2045-2322", "author" : [ { "dropping-particle" : "", "family" : "Ait Brahim", "given" : "Yassine", "non-dropping-particle" : "", "parse-names" : false, "suffix" : "" }, { "dropping-particle" : "", "family" : "Wassenburg", "given" : "Jasper A.", "non-dropping-particle" : "", "parse-names" : false, "suffix" : "" }, { "dropping-particle" : "", "family" : "Cruz", "given" : "Francisco W.", "non-dropping-particle" : "", "parse-names" : false, "suffix" : "" }, { "dropping-particle" : "", "family" : "Sifeddine", "given" : "Abdelfettah", "non-dropping-particle" : "", "parse-names" : false, "suffix" : "" }, { "dropping-particle" : "", "family" : "Scholz", "given" : "Denis", "non-dropping-particle" : "", "parse-names" : false, "suffix" : "" }, { "dropping-particle" : "", "family" : "Bouchaou", "given" : "Lhoussaine", "non-dropping-particle" : "", "parse-names" : false, "suffix" : "" }, { "dropping-particle" : "", "family" : "Dassi\u00e9", "given" : "Emilie P.", "non-dropping-particle" : "", "parse-names" : false, "suffix" : "" }, { "dropping-particle" : "", "family" : "Jochum", "given" : "Klaus P.", "non-dropping-particle" : "", "parse-names" : false, "suffix" : "" }, { "dropping-particle" : "", "family" : "Edwards", "given" : "R. Lawrence", "non-dropping-particle" : "", "parse-names" : false, "suffix" : "" }, { "dropping-particle" : "", "family" : "Cheng", "given" : "Hai", "non-dropping-particle" : "", "parse-names" : false, "suffix" : "" } ], "container-title" : "Scientific Reports", "id" : "ITEM-5", "issue" : "1", "issued" : { "date-parts" : [ [ "2018", "12", "28" ] ] }, "page" : "17446", "title" : "Multi-decadal to centennial hydro-climate variability and linkage to solar forcing in the Western Mediterranean during the last 1000 years", "translator" : [ { "dropping-particle" : "", "family" : "J6793", "given" : "", "non-dropping-particle" : "", "parse-names" : false, "suffix" : "" } ], "type" : "article-journal", "volume" : "8" }, "uris" : [ "http://www.mendeley.com/documents/?uuid=bc4cfafe-244d-46d2-9ea5-7313841c66b9" ] }, { "id" : "ITEM-6", "itemData" : { "DOI" : "10.1016/j.quaint.2017.12.038", "ISSN" : "10406182", "author" : [ { "dropping-particle" : "", "family" : "Xu", "given" : "Tingting", "non-dropping-particle" : "", "parse-names" : false, "suffix" : "" }, { "dropping-particle" : "", "family" : "Shi", "given" : "Zhe</w:instrText>
      </w:r>
      <w:r w:rsidR="00E719C0" w:rsidRPr="006814DF">
        <w:rPr>
          <w:noProof/>
        </w:rPr>
        <w:instrText>ngguo", "non-dropping-particle" : "", "parse-names" : false, "suffix" : "" }, { "dropping-particle" : "", "family" : "An", "given" : "Zhisheng", "non-dropping-particle" : "", "parse-names" : false, "suffix" : "" } ], "container-title" : "Quaternary International", "id" : "ITEM-6", "issued" : { "date-parts" : [ [ "2018", "9" ] ] }, "page" : "99-111", "title" : "Responses of ENSO and NAO to the external radiative forcing during the last millennium: Results from CCSM4 and MPI-ESM-P simulations", "translator" : [ { "dropping-particle" : "", "family" : "J6804", "given" : "", "non-dropping-particle" : "", "parse-names" : false, "suffix" : "" } ], "type" : "article-journal", "volume" : "487" }, "uris" : [ "http://www.mendeley.com/documents/?uuid=536aa70a-aad4-416f-97da-bafc90062a21" ] } ], "mendeley" : { "formattedCitation" : "(G\u00f3mez-Navarro and Zorita, 2013; Moffa-S\u00e1nchez et al., 2014; Ortega et al., 2015; Ait Brahim et al., 2018; Sjolte et al., 2018; Xu et al., 2018)", "plainTextFormattedCitation" : "(G\u00f3mez-Navarro and Zorita, 2013; Moffa-S\u00e1nchez et al., 2014; Ortega et al., 2015; Ait Brahim et al., 2018; Sjolte et al., 2018; Xu et al., 2018)", "previouslyFormattedCitation" : "(G\u00f3mez-Navarro and Zorita, 2013; Moffa-S\u00e1nchez et al., 2014; Ortega et al., 2015; Ait Brahim et al., 2018; Sjolte et al., 2018; Xu et al., 2018)" }, "properties" : { "noteIndex" : 0 }, "schema" : "https://github.com/citation-style-language/schema/raw/master/csl-citation.json" }</w:instrText>
      </w:r>
      <w:r>
        <w:fldChar w:fldCharType="separate"/>
      </w:r>
      <w:r w:rsidR="00393F8C">
        <w:rPr>
          <w:noProof/>
          <w:lang w:val="fr-CA"/>
        </w:rPr>
        <w:t>(Gómez-Navarro and Zorita, 2013; Moffa-Sánchez et al., 2014; Ortega et al., 2015; Ait Brahim et al., 2018; Sjolte et al., 2018; Xu et al., 2018)</w:t>
      </w:r>
      <w:r>
        <w:fldChar w:fldCharType="end"/>
      </w:r>
      <w:r w:rsidRPr="00DD5D7B">
        <w:rPr>
          <w:noProof/>
          <w:lang w:val="fr-CA"/>
        </w:rPr>
        <w:t xml:space="preserve">. </w:t>
      </w:r>
      <w:r w:rsidRPr="00E457C1">
        <w:rPr>
          <w:noProof/>
          <w:lang w:val="en-US"/>
        </w:rPr>
        <w:t xml:space="preserve">Influences from major volcanic eruptions appear to be more robust </w:t>
      </w:r>
      <w:r>
        <w:fldChar w:fldCharType="begin" w:fldLock="1"/>
      </w:r>
      <w:r w:rsidR="00E719C0">
        <w:rPr>
          <w:noProof/>
          <w:lang w:val="en-US"/>
        </w:rPr>
        <w:instrText>ADDIN CSL_CITATION { "citationItems" : [ { "id" : "ITEM-1", "itemData" : { "DOI" : "10.1016/j.gloplacha.2017.01.006", "ISSN" : "0921-8181",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"ITEM-1", "issued" : { "date-parts" : [ [ "2017" ] ] }, "page" : "24-45", "title" : "Impact of explosive volcanic eruptions on the main climate variability modes", "translator" : [ { "dropping-particle" : "", "family" : "J568", "given" : "", "non-dropping-particle" : "", "parse-names" : false, "suffix" : "" } ], "type" : "article-journal", "volume" : "150" }, "uris" : [ "http://www.mendeley.com/documents/?uuid=c3a92559-4a05-4514-a882-0fb4fedf08da" ] }, { "id" : "ITEM-2",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"ITEM-2", "issue" : "7558", "issued" : { "date-parts" : [ [ "2015", "7", "1" ] ] }, "page" : "71-74", "title" : "A model-tested North Atlantic Oscillation reconstruction for the past millennium", "translator" : [ { "dropping-particle" : "", "family" : "J6798", "given" : "", "non-dropping-particle" : "", "parse-names" : false, "suffix" : "" } ], "type" : "article-journal", "volume" : "523" }, "uris" : [ "http://www.mendeley.com/documents/?uuid=9d88b0b3-72e8-4cb2-a1ae-fbe5d9d6fbf6" ] } ], "mendeley" : { "formattedCitation" : "(Ortega et al., 2015; Swingedouw et al., 2017)", "plainTextFormattedCitation" : "(Ortega et al., 2015; Swingedouw et al., 2017)", "previouslyFormattedCitation" : "(Ortega et al., 2015; Swingedouw et al., 2017)" }, "properties" : { "noteIndex" : 0 }, "schema" : "https://github.com/citation-style-language/schema/raw/master/csl-citation.json" }</w:instrText>
      </w:r>
      <w:r>
        <w:fldChar w:fldCharType="separate"/>
      </w:r>
      <w:r w:rsidR="00393F8C">
        <w:rPr>
          <w:noProof/>
          <w:lang w:val="en-US"/>
        </w:rPr>
        <w:t>(Ortega et al., 2015; Swingedouw et al., 2017)</w:t>
      </w:r>
      <w:r>
        <w:fldChar w:fldCharType="end"/>
      </w:r>
      <w:r w:rsidRPr="00E457C1">
        <w:rPr>
          <w:noProof/>
          <w:lang w:val="en-US"/>
        </w:rPr>
        <w:t xml:space="preserve"> even if some modelling experiments question the amplitude of the response, which mostly projects on the pos</w:t>
      </w:r>
      <w:r w:rsidR="00C31CE8" w:rsidRPr="00E457C1">
        <w:rPr>
          <w:noProof/>
          <w:lang w:val="en-US"/>
        </w:rPr>
        <w:t>i</w:t>
      </w:r>
      <w:r w:rsidRPr="00E457C1">
        <w:rPr>
          <w:noProof/>
          <w:lang w:val="en-US"/>
        </w:rPr>
        <w:t xml:space="preserve">tive phase of the NAM/NAO </w:t>
      </w:r>
      <w:r>
        <w:fldChar w:fldCharType="begin" w:fldLock="1"/>
      </w:r>
      <w:r w:rsidR="00E719C0">
        <w:rPr>
          <w:noProof/>
          <w:lang w:val="en-US"/>
        </w:rPr>
        <w:instrText>ADDIN CSL_CITATION { "citationItems" : [ { "id" : "ITEM-1", "itemData" : { "DOI" : "10.1002/2016GL070587", "ISSN" : "00948276", "author" : [ { "dropping-particle" : "", "family" : "Bittner", "given" : "Matthias", "non-dropping-particle" : "", "parse-names" : false, "suffix" : "" }, { "dropping-particle" : "", "family" : "Schmidt", "given" : "Hauke", "non-dropping-particle" : "", "parse-names" : false, "suffix" : "" }, { "dropping-particle" : "", "family" : "Timmreck", "given" : "Claudia", "non-dropping-particle" : "", "parse-names" : false, "suffix" : "" }, { "dropping-particle" : "", "family" : "Sienz", "given" : "Frank", "non-dropping-particle" : "", "parse-names" : false, "suffix" : "" } ], "container-title" : "Geophysical Research Letters", "id" : "ITEM-1", "issue" : "17", "issued" : { "date-parts" : [ [ "2016", "9", "16" ] ] }, "page" : "9324-9332", "title" : "Using a large ensemble of simulations to assess the Northern Hemisphere stratospheric dynamical response to tropical volcanic eruptions and its uncertainty", "translator" : [ { "dropping-particle" : "", "family" : "J6788", "given" : "", "non-dropping-particle" : "", "parse-names" : false, "suffix" : "" } ], "type" : "article-journal", "volume" : "43" }, "uris" : [ "http://www.mendeley.com/documents/?uuid=42b8795a-6443-4dc7-96b4-43ca9fceb287" ] } ], "mendeley" : { "formattedCitation" : "(Bittner et al., 2016)", "plainTextFormattedCitation" : "(Bittner et al., 2016)", "previouslyFormattedCitation" : "(Bittner et al., 2016)" }, "properties" : { "noteIndex" : 0 }, "schema" : "https://github.com/citation-style-language/schema/raw/master/csl-citation.json" }</w:instrText>
      </w:r>
      <w:r>
        <w:fldChar w:fldCharType="separate"/>
      </w:r>
      <w:r w:rsidR="00393F8C">
        <w:rPr>
          <w:noProof/>
          <w:lang w:val="en-US"/>
        </w:rPr>
        <w:t>(Bittner et al., 2016)</w:t>
      </w:r>
      <w:r>
        <w:fldChar w:fldCharType="end"/>
      </w:r>
      <w:r w:rsidRPr="00E457C1">
        <w:rPr>
          <w:noProof/>
          <w:lang w:val="en-US"/>
        </w:rPr>
        <w:t xml:space="preserve">. The forced response is dependent on the strength, seasonal timing and location of the eruption but </w:t>
      </w:r>
      <w:r w:rsidR="00361CC7" w:rsidRPr="00E457C1">
        <w:rPr>
          <w:noProof/>
          <w:lang w:val="en-US"/>
        </w:rPr>
        <w:t xml:space="preserve">may </w:t>
      </w:r>
      <w:r w:rsidRPr="00E457C1">
        <w:rPr>
          <w:noProof/>
          <w:lang w:val="en-US"/>
        </w:rPr>
        <w:t xml:space="preserve">also depend on the mean climate background state </w:t>
      </w:r>
      <w:r>
        <w:fldChar w:fldCharType="begin" w:fldLock="1"/>
      </w:r>
      <w:r w:rsidR="00E719C0">
        <w:rPr>
          <w:noProof/>
          <w:lang w:val="en-US"/>
        </w:rPr>
        <w:instrText>ADDIN CSL_CITATION { "citationItems" : [ { "id" : "ITEM-1", "itemData" : { "DOI" : "10.1002/jgrd.50229", "ISSN" : "2169897X", "author" : [ { "dropping-particle" : "", "family" : "Zanchettin", "given" : "Davide", "non-dropping-particle" : "", "parse-names" : false, "suffix" : "" }, { "dropping-particle" : "", "family" : "Bothe", "given" : "Oliver", "non-dropping-particle" : "", "parse-names" : false, "suffix" : "" }, { "dropping-particle" : "", "family" : "Graf", "given" : "Hans F.", "non-dropping-particle" : "", "parse-names" : false, "suffix" : "" }, { "dropping-particle" : "", "family" : "Lorenz", "given" : "Stephan J.", "non-dropping-particle" : "", "parse-names" : false, "suffix" : "" }, { "dropping-particle" : "", "family" : "Luterbacher", "given" : "Juerg", "non-dropping-particle" : "", "parse-names" : false, "suffix" : "" }, { "dropping-particle" : "", "family" : "Timmreck", "given" : "Claudia", "non-dropping-particle" : "", "parse-names" : false, "suffix" : "" }, { "dropping-particle" : "", "family" : "Jungclaus", "given" : "Johann H.", "non-dropping-particle" : "", "parse-names" : false, "suffix" : "" } ], "container-title" : "Journal of Geophysical Research: Atmospheres", "id" : "ITEM-1", "issue" : "10", "issued" : { "date-parts" : [ [ "2013", "5", "27" ] ] }, "page" : "4090-4106", "title" : "Background conditions influence the decadal climate response to strong volcanic eruptions", "translator" : [ { "dropping-particle" : "", "family" : "J6803", "given" : "", "non-dropping-particle" : "", "parse-names" : false, "suffix" : "" } ], "type" : "article-journal", "volume" : "118" }, "uris" : [ "http://www.mendeley.com/documents/?uuid=ec6adab8-8b74-4b59-acb5-73977d9d3c99" ] } ], "mendeley" : { "formattedCitation" : "(Zanchettin et al., 2013)", "plainTextFormattedCitation" : "(Zanchettin et al., 2013)", "previouslyFormattedCitation" : "(Zanchettin et al., 2013)" }, "properties" : { "noteIndex" : 0 }, "schema" : "https://github.com/citation-style-language/schema/raw/master/csl-citation.json" }</w:instrText>
      </w:r>
      <w:r>
        <w:fldChar w:fldCharType="separate"/>
      </w:r>
      <w:r w:rsidR="00393F8C">
        <w:rPr>
          <w:noProof/>
          <w:lang w:val="en-US"/>
        </w:rPr>
        <w:t>(Zanchettin et al., 2013)</w:t>
      </w:r>
      <w:r>
        <w:fldChar w:fldCharType="end"/>
      </w:r>
      <w:r w:rsidRPr="00E457C1">
        <w:rPr>
          <w:noProof/>
          <w:lang w:val="en-US"/>
        </w:rPr>
        <w:t xml:space="preserve"> and/or the phases of the main modes of decadal variability such as the AMV (Section</w:t>
      </w:r>
      <w:r w:rsidR="00EF1D11" w:rsidRPr="00E457C1">
        <w:rPr>
          <w:noProof/>
          <w:lang w:val="en-US"/>
        </w:rPr>
        <w:t xml:space="preserve"> 3.7.7</w:t>
      </w:r>
      <w:del w:id="2780" w:author="Ian Blenkinsop" w:date="2021-07-13T12:30:00Z">
        <w:r w:rsidRPr="00E457C1" w:rsidDel="000E7946">
          <w:rPr>
            <w:noProof/>
            <w:lang w:val="en-US"/>
          </w:rPr>
          <w:delText xml:space="preserve">) </w:delText>
        </w:r>
      </w:del>
      <w:ins w:id="2781" w:author="Ian Blenkinsop" w:date="2021-07-13T12:30:00Z">
        <w:r w:rsidR="000E7946">
          <w:rPr>
            <w:noProof/>
            <w:lang w:val="en-US"/>
          </w:rPr>
          <w:t>;</w:t>
        </w:r>
        <w:r w:rsidR="000E7946" w:rsidRPr="00E457C1">
          <w:rPr>
            <w:noProof/>
            <w:lang w:val="en-US"/>
          </w:rPr>
          <w:t xml:space="preserve"> </w:t>
        </w:r>
      </w:ins>
      <w:r>
        <w:fldChar w:fldCharType="begin" w:fldLock="1"/>
      </w:r>
      <w:r w:rsidR="002D1890">
        <w:rPr>
          <w:noProof/>
          <w:lang w:val="en-US"/>
        </w:rPr>
        <w:instrText>ADDIN CSL_CITATION { "citationItems" : [ { "id" : "ITEM-1", "itemData" : { "DOI" : "10.1007/s00382-017-3986-1", "ISSN" : "0930-7575", "author" : [ { "dropping-particle" : "", "family" : "M\u00e9n\u00e9goz", "given" : "Martin", "non-dropping-particle" : "", "parse-names" : false, "suffix" : "" }, { "dropping-particle" : "", "family" : "Cassou", "given" : "Christophe", "non-dropping-particle" : "", "parse-names" : false, "suffix" : "" }, { "dropping-particle" : "", "family" : "Swingedouw", "given" : "Didier", "non-dropping-particle" : "", "parse-names" : false, "suffix" : "" }, { "dropping-particle" : "", "family" : "Ruprich-Robert", "given" : "Yohan", "non-dropping-particle" : "", "parse-names" : false, "suffix" : "" }, { "dropping-particle" : "", "family" : "Bretonni\u00e8re", "given" : "Pierre-Antoine", "non-dropping-particle" : "", "parse-names" : false, "suffix" : "" }, { "dropping-particle" : "", "family" : "Doblas-Reyes", "given" : "Francisco", "non-dropping-particle" : "", "parse-names" : false, "suffix" : "" } ], "container-title" : "Climate Dynamics", "id" : "ITEM-1", "issue" : "5-6", "issued" : { "date-parts" : [ [ "2018", "9", "9" ] ] }, "page" : "1863-1883", "title" : "Role of the Atlantic Multidecadal Variability in modulating the climate response to a Pinatubo-like volcanic eruption", "translator" : [ { "dropping-particle" : "", "family" : "J6802", "given" : "", "non-dropping-particle" : "", "parse-names" : false, "suffix" : "" } ], "type" : "article-journal", "volume" : "51" }, "uris" : [ "http://www.mendeley.com/documents/?uuid=111debec-4d26-429d-98c5-dd128921dda4" ] } ], "mendeley" : { "formattedCitation" : "(M\u00e9n\u00e9goz et al., 2018)", "manualFormatting" : "M\u00e9n\u00e9goz et al., 2018)", "plainTextFormattedCitation" : "(M\u00e9n\u00e9goz et al., 2018)", "previouslyFormattedCitation" : "(M\u00e9n\u00e9goz et al., 2018)" }, "properties" : { "noteIndex" : 0 }, "schema" : "https://github.com/citation-style-language/schema/raw/master/csl-citation.json" }</w:instrText>
      </w:r>
      <w:r>
        <w:fldChar w:fldCharType="separate"/>
      </w:r>
      <w:del w:id="2782" w:author="Ian Blenkinsop" w:date="2021-07-13T12:30:00Z">
        <w:r w:rsidR="00393F8C" w:rsidDel="000E7946">
          <w:rPr>
            <w:noProof/>
            <w:lang w:val="en-US"/>
          </w:rPr>
          <w:delText>(</w:delText>
        </w:r>
      </w:del>
      <w:r w:rsidR="00393F8C">
        <w:rPr>
          <w:noProof/>
          <w:lang w:val="en-US"/>
        </w:rPr>
        <w:t>Ménégoz et al., 2018)</w:t>
      </w:r>
      <w:r>
        <w:fldChar w:fldCharType="end"/>
      </w:r>
      <w:r w:rsidRPr="00E457C1">
        <w:rPr>
          <w:noProof/>
          <w:lang w:val="en-US"/>
        </w:rPr>
        <w:t xml:space="preserve">. </w:t>
      </w:r>
    </w:p>
    <w:p w14:paraId="5C961C71" w14:textId="77777777" w:rsidR="009F594A" w:rsidRDefault="009F594A" w:rsidP="009F594A">
      <w:pPr>
        <w:pStyle w:val="AR6BodyText"/>
        <w:rPr>
          <w:noProof/>
          <w:lang w:val="en-US"/>
        </w:rPr>
      </w:pPr>
    </w:p>
    <w:p w14:paraId="05CE0AC6" w14:textId="0FA440D5" w:rsidR="009F594A" w:rsidRPr="00E457C1" w:rsidRDefault="009F594A" w:rsidP="009F594A">
      <w:pPr>
        <w:pStyle w:val="AR6BodyText"/>
        <w:rPr>
          <w:noProof/>
          <w:lang w:val="en-US"/>
        </w:rPr>
      </w:pPr>
      <w:r w:rsidRPr="00E457C1">
        <w:rPr>
          <w:noProof/>
          <w:lang w:val="en-US"/>
        </w:rPr>
        <w:t xml:space="preserve">Finally, there is </w:t>
      </w:r>
      <w:r w:rsidR="0053030E" w:rsidRPr="00E457C1">
        <w:rPr>
          <w:noProof/>
          <w:lang w:val="en-US"/>
        </w:rPr>
        <w:t xml:space="preserve">some evidence of an apparent </w:t>
      </w:r>
      <w:r w:rsidRPr="00E457C1">
        <w:rPr>
          <w:noProof/>
          <w:lang w:val="en-US"/>
        </w:rPr>
        <w:t xml:space="preserve">signal-to-noise problem referred to as </w:t>
      </w:r>
      <w:ins w:id="2783" w:author="Sara M Tuson" w:date="2021-06-24T10:40:00Z">
        <w:r w:rsidR="005C2536">
          <w:rPr>
            <w:noProof/>
            <w:lang w:val="en-US"/>
          </w:rPr>
          <w:t>‘</w:t>
        </w:r>
      </w:ins>
      <w:del w:id="2784" w:author="Sara M Tuson" w:date="2021-06-24T10:40:00Z">
        <w:r w:rsidRPr="00E457C1" w:rsidDel="005C2536">
          <w:rPr>
            <w:noProof/>
            <w:lang w:val="en-US"/>
          </w:rPr>
          <w:delText>“</w:delText>
        </w:r>
      </w:del>
      <w:r w:rsidRPr="00E457C1">
        <w:rPr>
          <w:noProof/>
          <w:lang w:val="en-US"/>
        </w:rPr>
        <w:t>paradox</w:t>
      </w:r>
      <w:ins w:id="2785" w:author="Sara M Tuson" w:date="2021-06-24T10:40:00Z">
        <w:r w:rsidR="005C2536">
          <w:rPr>
            <w:noProof/>
            <w:lang w:val="en-US"/>
          </w:rPr>
          <w:t>’</w:t>
        </w:r>
      </w:ins>
      <w:del w:id="2786" w:author="Sara M Tuson" w:date="2021-06-24T10:40:00Z">
        <w:r w:rsidRPr="00E457C1" w:rsidDel="005C2536">
          <w:rPr>
            <w:noProof/>
            <w:lang w:val="en-US"/>
          </w:rPr>
          <w:delText>”</w:delText>
        </w:r>
      </w:del>
      <w:r w:rsidRPr="00E457C1">
        <w:rPr>
          <w:noProof/>
          <w:lang w:val="en-US"/>
        </w:rPr>
        <w:t xml:space="preserve"> in seasonal and decadal hindcasts</w:t>
      </w:r>
      <w:r w:rsidR="005D4F39" w:rsidRPr="00E457C1">
        <w:rPr>
          <w:noProof/>
          <w:lang w:val="en-US"/>
        </w:rPr>
        <w:t xml:space="preserve"> of the NAO</w:t>
      </w:r>
      <w:r w:rsidRPr="00E457C1">
        <w:rPr>
          <w:noProof/>
          <w:lang w:val="en-US"/>
        </w:rPr>
        <w:t xml:space="preserve"> run over 1979</w:t>
      </w:r>
      <w:del w:id="2787" w:author="Sara M Tuson" w:date="2021-06-24T11:09:00Z">
        <w:r w:rsidRPr="00E457C1" w:rsidDel="00D269C7">
          <w:rPr>
            <w:noProof/>
            <w:lang w:val="en-US"/>
          </w:rPr>
          <w:delText>-</w:delText>
        </w:r>
      </w:del>
      <w:ins w:id="2788" w:author="Sara M Tuson" w:date="2021-06-24T11:09:00Z">
        <w:r w:rsidR="00D269C7">
          <w:rPr>
            <w:noProof/>
            <w:lang w:val="en-US"/>
          </w:rPr>
          <w:t>–</w:t>
        </w:r>
      </w:ins>
      <w:r w:rsidRPr="00E457C1">
        <w:rPr>
          <w:noProof/>
          <w:lang w:val="en-US"/>
        </w:rPr>
        <w:t xml:space="preserve">2018 </w:t>
      </w:r>
      <w:r>
        <w:rPr>
          <w:noProof/>
        </w:rPr>
        <w:fldChar w:fldCharType="begin" w:fldLock="1"/>
      </w:r>
      <w:r w:rsidR="00E719C0">
        <w:rPr>
          <w:noProof/>
          <w:lang w:val="en-US"/>
        </w:rPr>
        <w:instrText>ADDIN CSL_CITATION { "citationItems" : [ { "id" : "ITEM-1", "itemData" : { "DOI" : "10.1038/s41612-018-0038-4", "ISSN" : "23973722", "abstract" : "We review the growing evidence for a widespread inconsistency between the low strength of predictable signals in climate models and the relatively high level of agreement they exhibit with observed variability of the atmospheric circulation. This discrepancy is particularly evident in the climate variability of the Atlantic sector, where ensemble predictions using climate models generally show higher correlation with observed variability than with their own simulations, and higher correlations with observations than would be expected from their small signal-to-noise ratios, hence a \u2018signal-to-noise paradox\u2019. This unusual behaviour has been documented in multiple climate prediction systems and in the response to a number of different sources of climate variability. However, we also note that the total variance in the models is often close in magnitude to the observed variance, and so it is not a simple matter of models containing too much variability. Instead, the proportion of Atlantic climate variance that is predictable in climate models appears to be too weak in amplitude by a factor of two, or perhaps more. In this review, we provide a range of examples from existing studies to build the case for a problem that is common across different climate models, common to several different sources of climate variability and common across a range of timescales. We also discuss the wider implications of this intriguing paradox.", "author" : [ { "dropping-particle" : "", "family" : "Scaife", "given" : "Adam A.", "non-dropping-particle" : "", "parse-names" : false, "suffix" : "" }, { "dropping-particle" : "", "family" : "Smith", "given" : "Doug", "non-dropping-particle" : "", "parse-names" : false, "suffix" : "" } ], "container-title" : "npj Climate and Atmospheric Science", "id" : "ITEM-1", "issue" : "1", "issued" : { "date-parts" : [ [ "2018", "12" ] ] }, "page" : "28", "title" : "A signal-to-noise paradox in climate science", "translator" : [ { "dropping-particle" : "", "family" : "J6189", "given" : "", "non-dropping-particle" : "", "parse-names" : false, "suffix" : "" } ], "type" : "article-journal", "volume" : "1" }, "uris" : [ "http://www.mendeley.com/documents/?uuid=6e6e9240-55f1-4f0b-b186-6cc8eccc00a1" ] } ], "mendeley" : { "formattedCitation" : "(Scaife and Smith, 2018)", "plainTextFormattedCitation" : "(Scaife and Smith, 2018)", "previouslyFormattedCitation" : "(Scaife and Smith, 2018)" }, "properties" : { "noteIndex" : 0 }, "schema" : "https://github.com/citation-style-language/schema/raw/master/csl-citation.json" }</w:instrText>
      </w:r>
      <w:r>
        <w:rPr>
          <w:noProof/>
        </w:rPr>
        <w:fldChar w:fldCharType="separate"/>
      </w:r>
      <w:r w:rsidR="00393F8C">
        <w:rPr>
          <w:noProof/>
          <w:lang w:val="en-US"/>
        </w:rPr>
        <w:t>(Scaife and Smith, 2018)</w:t>
      </w:r>
      <w:r>
        <w:rPr>
          <w:noProof/>
        </w:rPr>
        <w:fldChar w:fldCharType="end"/>
      </w:r>
      <w:r w:rsidR="005D4F39" w:rsidRPr="00E457C1">
        <w:rPr>
          <w:noProof/>
          <w:lang w:val="en-US"/>
        </w:rPr>
        <w:t xml:space="preserve">, which suggests that </w:t>
      </w:r>
      <w:r w:rsidRPr="00E457C1">
        <w:rPr>
          <w:noProof/>
          <w:lang w:val="en-US"/>
        </w:rPr>
        <w:t>the NAO response to external forcing</w:t>
      </w:r>
      <w:r w:rsidR="00F849C9" w:rsidRPr="00E457C1">
        <w:rPr>
          <w:noProof/>
          <w:lang w:val="en-US"/>
        </w:rPr>
        <w:t>,</w:t>
      </w:r>
      <w:r w:rsidRPr="00E457C1">
        <w:rPr>
          <w:noProof/>
          <w:lang w:val="en-US"/>
        </w:rPr>
        <w:t xml:space="preserve"> SST </w:t>
      </w:r>
      <w:r w:rsidR="00EF52B4" w:rsidRPr="00E457C1">
        <w:rPr>
          <w:noProof/>
          <w:lang w:val="en-US"/>
        </w:rPr>
        <w:t xml:space="preserve">or sea ice anomalies </w:t>
      </w:r>
      <w:r w:rsidRPr="00E457C1">
        <w:rPr>
          <w:noProof/>
          <w:lang w:val="en-US"/>
        </w:rPr>
        <w:t xml:space="preserve">could be too weak in models. The weakness of the signal has been related to troposphere-stratosphere coupling which is too intermittent </w:t>
      </w:r>
      <w:r>
        <w:rPr>
          <w:noProof/>
        </w:rPr>
        <w:fldChar w:fldCharType="begin" w:fldLock="1"/>
      </w:r>
      <w:ins w:id="2789" w:author="Robin Matthews" w:date="2021-06-15T15:36:00Z">
        <w:r w:rsidR="00D17C86">
          <w:rPr>
            <w:noProof/>
            <w:lang w:val="en-US"/>
          </w:rPr>
          <w:instrText>ADDIN CSL_CITATION { "citationItems" : [ { "id" : "ITEM-1", "itemData" : { "DOI" : "10.1002/qj.3413", "ISSN" : "00359009", "author" : [ { "dropping-particle" : "", "family" : "O'Reilly", "given" : "Christopher H.", "non-dropping-particle" : "", "parse-names" : false, "suffix" : "" }, { "dropping-particle" : "", "family" : "Weisheimer", "given" : "Antje", "non-dropping-particle" : "", "parse-names" : false, "suffix" : "" }, { "dropping-particle" : "", "family" : "Woollings", "given" : "Tim", "non-dropping-particle" : "", "parse-names" : false, "suffix" : "" }, { "dropping-particle" : "", "family" : "Gray", "given" : "Lesley J.", "non-dropping-particle" : "", "parse-names" : false, "suffix" : "" }, { "dropping-particle" : "", "family" : "MacLeod", "given" : "Dave", "non-dropping-particle" : "", "parse-names" : false, "suffix" : "" } ], "container-title" : "Quarterly Journal of the Royal Meteorological Society", "id" : "ITEM-1", "issue" : "718", "issued" : { "date-parts" : [ [ "2019", "1" ] ] }, "page" : "131-146", "title" : "The importance of stratospheric initial conditions for winter North Atlantic Oscillation predictability and implications for the signal-to-noise paradox", "translator" : [ { "dropping-particle" : "", "family" : "J5775", "given" : "", "non-dropping-particle" : "", "parse-names" : false, "suffix" : "" } ], "type" : "article-journal", "volume" : "145" }, "uris" : [ "http://www.mendeley.com/documents/?uuid=2ca4393d-48bb-4ca9-913f-655d3b49c94c" ] } ], "mendeley" : { "formattedCitation" : "(O\u2019Reilly et al., 2019a)", "manualFormatting" : "(O\u2019Reilly et al., 2019b)", "plainTextFormattedCitation" : "(O\u2019Reilly et al., 2019a)", "previouslyFormattedCitation" : "(O\u2019Reilly et al., 2019a)" }, "properties" : { "noteIndex" : 0 }, "schema" : "https://github.com/citation-style-language/schema/raw/master/csl-citation.json" }</w:instrText>
        </w:r>
      </w:ins>
      <w:del w:id="2790" w:author="Robin Matthews" w:date="2021-06-15T15:36:00Z">
        <w:r w:rsidR="00E719C0" w:rsidDel="00D17C86">
          <w:rPr>
            <w:noProof/>
            <w:lang w:val="en-US"/>
          </w:rPr>
          <w:delInstrText>ADDIN CSL_CITATION { "citationItems" : [ { "id" : "ITEM-1", "itemData" : { "DOI" : "10.1002/qj.3413", "ISSN" : "00359009", "author" : [ { "dropping-particle" : "", "family" : "O'Reilly", "given" : "Christopher H.", "non-dropping-particle" : "", "parse-names" : false, "suffix" : "" }, { "dropping-particle" : "", "family" : "Weisheimer", "given" : "Antje", "non-dropping-particle" : "", "parse-names" : false, "suffix" : "" }, { "dropping-particle" : "", "family" : "Woollings", "given" : "Tim", "non-dropping-particle" : "", "parse-names" : false, "suffix" : "" }, { "dropping-particle" : "", "family" : "Gray", "given" : "Lesley J.", "non-dropping-particle" : "", "parse-names" : false, "suffix" : "" }, { "dropping-particle" : "", "family" : "MacLeod", "given" : "Dave", "non-dropping-particle" : "", "parse-names" : false, "suffix" : "" } ], "container-title" : "Quarterly Journal of the Royal Meteorological Society", "id" : "ITEM-1", "issue" : "718", "issued" : { "date-parts" : [ [ "2019", "1" ] ] }, "page" : "131-146", "title" : "The importance of stratospheric initial conditions for winter North Atlantic Oscillation predictability and implications for the signal-to-noise paradox", "translator" : [ { "dropping-particle" : "", "family" : "J5775", "given" : "", "non-dropping-particle" : "", "parse-names" : false, "suffix" : "" } ], "type" : "article-journal", "volume" : "145" }, "uris" : [ "http://www.mendeley.com/documents/?uuid=2ca4393d-48bb-4ca9-913f-655d3b49c94c" ] } ], "mendeley" : { "formattedCitation" : "(O\u2019Reilly et al., 2019a)", "plainTextFormattedCitation" : "(O\u2019Reilly et al., 2019a)", "previouslyFormattedCitation" : "(O\u2019Reilly et al., 2019a)" }, "properties" : { "noteIndex" : 0 }, "schema" : "https://github.com/citation-style-language/schema/raw/master/csl-citation.json" }</w:delInstrText>
        </w:r>
      </w:del>
      <w:r>
        <w:rPr>
          <w:noProof/>
        </w:rPr>
        <w:fldChar w:fldCharType="separate"/>
      </w:r>
      <w:r w:rsidR="00393F8C">
        <w:rPr>
          <w:noProof/>
          <w:lang w:val="en-US"/>
        </w:rPr>
        <w:t>(O’Reilly et al., 2019b)</w:t>
      </w:r>
      <w:r>
        <w:rPr>
          <w:noProof/>
        </w:rPr>
        <w:fldChar w:fldCharType="end"/>
      </w:r>
      <w:r w:rsidRPr="00E457C1">
        <w:rPr>
          <w:noProof/>
          <w:lang w:val="en-US"/>
        </w:rPr>
        <w:t xml:space="preserve"> and to chronic model biases in the persistence of NAO/NAM daily regimes, which is critically underestimated in coupled models </w:t>
      </w:r>
      <w:r w:rsidRPr="00EF1D11">
        <w:rPr>
          <w:noProof/>
        </w:rPr>
        <w:fldChar w:fldCharType="begin" w:fldLock="1"/>
      </w:r>
      <w:r w:rsidR="00E719C0">
        <w:rPr>
          <w:noProof/>
          <w:lang w:val="en-US"/>
        </w:rPr>
        <w:instrText>ADDIN CSL_CITATION { "citationItems" : [ { "id" : "ITEM-1", "itemData" : { "DOI" : "10.1002/qj.3414", "ISSN" : "00359009", "author" : [ { "dropping-particle" : "", "family" : "Strommen", "given" : "Kristian", "non-dropping-particle" : "", "parse-names" : false, "suffix" : "" }, { "dropping-particle" : "", "family" : "Palmer", "given" : "Tim N.", "non-dropping-particle" : "", "parse-names" : false, "suffix" : "" } ], "container-title" : "Quarterly Journal of the Royal Meteorological Society", "id" : "ITEM-1", "issue" : "718", "issued" : { "date-parts" : [ [ "2019", "1" ] ] }, "page" : "147-163", "title" : "Signal and noise in regime systems: A hypothesis on the predictability of the North Atlantic Oscillation", "translator" : [ { "dropping-particle" : "", "family" : "J6301", "given" : "", "non-dropping-particle" : "", "parse-names" : false, "suffix" : "" } ], "type" : "article-journal", "volume" : "145" }, "uris" : [ "http://www.mendeley.com/documents/?uuid=7eeb786a-8456-42f1-a4ef-a185b11ad8e0", "http://www.mendeley.com/documents/?uuid=8722ab7e-aa74-4811-b3c6-0f13fdaa09a6", "http://www.mendeley.com/documents/?uuid=03174f72-599c-4854-8d69-c21381835cea" ] }, { "id" : "ITEM-2", "itemData" : { "DOI" : "10.1029/2019GL085159", "ISSN" : "0094-8276", "author" : [ { "dropping-particle" : "", "family" : "Zhang", "given" : "Wei", "non-dropping-particle" : "", "parse-names" : false, "suffix" : "" }, { "dropping-particle" : "", "family" : "Kirtman", "given" : "Ben", "non-dropping-particle" : "", "parse-names" : false, "suffix" : "" } ], "container-title" : "Geophysical Research Letters", "id" : "ITEM-2", "issue" : "22", "issued" : { "date-parts" : [ [ "2019", "11", "28" ] ] }, "page" : "13308-13317", "title" : "Understanding the Signal\u2010to\u2010Noise Paradox with a Simple Markov Model", "translator" : [ { "dropping-particle" : "", "family" : "J6637", "given" : "", "non-dropping-particle" : "", "parse-names" : false, "suffix" : "" } ], "type" : "article-journal", "volume" : "46" }, "uris" : [ "http://www.mendeley.com/documents/?uuid=0785bd47-827f-49ef-a80d-1b8c14925caf" ] } ], "mendeley" : { "formattedCitation" : "(Strommen and Palmer, 2019; Zhang and Kirtman, 2019)", "plainTextFormattedCitation" : "(Strommen and Palmer, 2019; Zhang and Kirtman, 2019)", "previouslyFormattedCitation" : "(Strommen and Palmer, 2019; Zhang and Kirtman, 2019)" }, "properties" : { "noteIndex" : 0 }, "schema" : "https://github.com/citation-style-language/schema/raw/master/csl-citation.json" }</w:instrText>
      </w:r>
      <w:r w:rsidRPr="00EF1D11">
        <w:rPr>
          <w:noProof/>
        </w:rPr>
        <w:fldChar w:fldCharType="separate"/>
      </w:r>
      <w:r w:rsidR="00393F8C">
        <w:rPr>
          <w:noProof/>
          <w:lang w:val="en-US"/>
        </w:rPr>
        <w:t>(Strommen and Palmer, 2019; Zhang and Kirtman, 2019)</w:t>
      </w:r>
      <w:r w:rsidRPr="00EF1D11">
        <w:rPr>
          <w:noProof/>
        </w:rPr>
        <w:fldChar w:fldCharType="end"/>
      </w:r>
      <w:r w:rsidR="00F849C9" w:rsidRPr="00E457C1">
        <w:rPr>
          <w:noProof/>
          <w:lang w:val="en-US"/>
        </w:rPr>
        <w:t>, and which does not exhibit</w:t>
      </w:r>
      <w:r w:rsidRPr="00E457C1">
        <w:rPr>
          <w:noProof/>
          <w:lang w:val="en-US"/>
        </w:rPr>
        <w:t xml:space="preserve"> significant improvement when model resolution is increased </w:t>
      </w:r>
      <w:r w:rsidRPr="00EF1D11">
        <w:rPr>
          <w:noProof/>
        </w:rPr>
        <w:fldChar w:fldCharType="begin" w:fldLock="1"/>
      </w:r>
      <w:r w:rsidR="008F46A5" w:rsidRPr="00E457C1">
        <w:rPr>
          <w:noProof/>
          <w:lang w:val="en-US"/>
        </w:rPr>
        <w:instrText>ADDIN CSL_CITATION { "citationItems" : [ { "id" : "ITEM-1", "itemData" : { "DOI" : "10.1007/s00382-020-05271-w", "author" : [ { "dropping-particle" : "", "family" : "Fabiano", "given" : "F.", "non-dropping-particle" : "", "parse-names" : false, "suffix" : "" }, { "dropping-particle" : "", "family" : "Christensen", "given" : "H.M.", "non-dropping-particle" : "", "parse-names" : false, "suffix" : "" }, { "dropping-particle" : "", "family" : "Strommen", "given" : "K.", "non-dropping-particle" : "", "parse-names" : false, "suffix" : "" }, { "dropping-particle" : "", "family" : "Athanasiadis", "given" : "Panos", "non-dropping-particle" : "", "parse-names" : false, "suffix" : "" }, { "dropping-particle" : "", "family" : "Baker", "given" : "A", "non-dropping-particle" : "", "parse-names" : false, "suffix" : "" }, { "dropping-particle" : "", "family" : "Schiemann", "given" : "Reinhard", "non-dropping-particle" : "", "parse-names" : false, "suffix" : "" }, { "dropping-particle" : "", "family" : "Corti", "given" : "Susanna", "non-dropping-particle" : "", "parse-names" : false, "suffix" : "" } ], "container-title" : "Climate Dynamics", "id" : "ITEM-1", "issued" : { "date-parts" : [ [ "2020" ] ] }, "page" : "5031-5048", "title" : "Euro-Atlantic weather Regimes in the PRIMAVERA coupled climate simulations: impact of resolution and mean state biases on model performance", "translator" : [ { "dropping-particle" : "", "family" : "J3019", "given" : "", "non-dropping-particle" : "", "parse-names" : false, "suffix" : "" } ], "type" : "article-journal", "volume" : "54" }, "uris" : [ "http://www.mendeley.com/documents/?uuid=49892f3c-c018-451a-9065-aefa484545eb" ] } ], "mendeley" : { "formattedCitation" : "(Fabiano et al., 2020)", "plainTextFormattedCitation" : "(Fabiano et al., 2020)", "previouslyFormattedCitation" : "(Fabiano et al., 2020)" }, "properties" : { "noteIndex" : 0 }, "schema" : "https://github.com/citation-style-language/schema/raw/master/csl-citation.json" }</w:instrText>
      </w:r>
      <w:r w:rsidRPr="00EF1D11">
        <w:rPr>
          <w:noProof/>
        </w:rPr>
        <w:fldChar w:fldCharType="separate"/>
      </w:r>
      <w:r w:rsidR="00393F8C">
        <w:rPr>
          <w:noProof/>
          <w:lang w:val="en-US"/>
        </w:rPr>
        <w:t>(Fabiano et al., 2020)</w:t>
      </w:r>
      <w:r w:rsidRPr="00EF1D11">
        <w:rPr>
          <w:noProof/>
        </w:rPr>
        <w:fldChar w:fldCharType="end"/>
      </w:r>
      <w:r w:rsidRPr="00E457C1">
        <w:rPr>
          <w:noProof/>
          <w:lang w:val="en-US"/>
        </w:rPr>
        <w:t>. Note</w:t>
      </w:r>
      <w:ins w:id="2791" w:author="Sara M Tuson" w:date="2021-06-29T07:35:00Z">
        <w:r w:rsidR="00D57A24">
          <w:rPr>
            <w:noProof/>
            <w:lang w:val="en-US"/>
          </w:rPr>
          <w:t>,</w:t>
        </w:r>
      </w:ins>
      <w:r w:rsidRPr="00E457C1">
        <w:rPr>
          <w:noProof/>
          <w:lang w:val="en-US"/>
        </w:rPr>
        <w:t xml:space="preserve"> </w:t>
      </w:r>
      <w:r w:rsidR="005D4F39" w:rsidRPr="00E457C1">
        <w:rPr>
          <w:noProof/>
          <w:lang w:val="en-US"/>
        </w:rPr>
        <w:t>however</w:t>
      </w:r>
      <w:ins w:id="2792" w:author="Sara M Tuson" w:date="2021-06-29T07:35:00Z">
        <w:r w:rsidR="00D57A24">
          <w:rPr>
            <w:noProof/>
            <w:lang w:val="en-US"/>
          </w:rPr>
          <w:t>,</w:t>
        </w:r>
      </w:ins>
      <w:r w:rsidR="005D4F39" w:rsidRPr="00E457C1">
        <w:rPr>
          <w:noProof/>
          <w:lang w:val="en-US"/>
        </w:rPr>
        <w:t xml:space="preserve"> that</w:t>
      </w:r>
      <w:r w:rsidRPr="00E457C1">
        <w:rPr>
          <w:noProof/>
          <w:lang w:val="en-US"/>
        </w:rPr>
        <w:t xml:space="preserve"> the</w:t>
      </w:r>
      <w:r w:rsidR="005D4F39" w:rsidRPr="00E457C1">
        <w:rPr>
          <w:noProof/>
          <w:lang w:val="en-US"/>
        </w:rPr>
        <w:t xml:space="preserve"> apparent</w:t>
      </w:r>
      <w:r w:rsidRPr="00E457C1">
        <w:rPr>
          <w:noProof/>
          <w:lang w:val="en-US"/>
        </w:rPr>
        <w:t xml:space="preserve"> signal-to-noise </w:t>
      </w:r>
      <w:r w:rsidR="005D4F39" w:rsidRPr="00E457C1">
        <w:rPr>
          <w:noProof/>
          <w:lang w:val="en-US"/>
        </w:rPr>
        <w:t>problem may be depe</w:t>
      </w:r>
      <w:r w:rsidR="00B17A66" w:rsidRPr="00E457C1">
        <w:rPr>
          <w:noProof/>
          <w:lang w:val="en-US"/>
        </w:rPr>
        <w:t>n</w:t>
      </w:r>
      <w:r w:rsidR="005D4F39" w:rsidRPr="00E457C1">
        <w:rPr>
          <w:noProof/>
          <w:lang w:val="en-US"/>
        </w:rPr>
        <w:t xml:space="preserve">dent on the period analysed </w:t>
      </w:r>
      <w:r w:rsidRPr="00E457C1">
        <w:rPr>
          <w:noProof/>
          <w:lang w:val="en-US"/>
        </w:rPr>
        <w:t>over the 20</w:t>
      </w:r>
      <w:r w:rsidRPr="00566450">
        <w:rPr>
          <w:noProof/>
          <w:lang w:val="en-US"/>
          <w:rPrChange w:id="2793" w:author="Sara M Tuson" w:date="2021-06-28T09:47:00Z">
            <w:rPr>
              <w:noProof/>
              <w:vertAlign w:val="superscript"/>
              <w:lang w:val="en-US"/>
            </w:rPr>
          </w:rPrChange>
        </w:rPr>
        <w:t>th</w:t>
      </w:r>
      <w:r w:rsidRPr="00E457C1">
        <w:rPr>
          <w:noProof/>
          <w:lang w:val="en-US"/>
        </w:rPr>
        <w:t xml:space="preserve"> century, which questions its interpretation as a general characteristic of coupled models </w:t>
      </w:r>
      <w:r w:rsidRPr="00EF1D11">
        <w:rPr>
          <w:noProof/>
        </w:rPr>
        <w:fldChar w:fldCharType="begin" w:fldLock="1"/>
      </w:r>
      <w:r w:rsidR="00E719C0">
        <w:rPr>
          <w:noProof/>
          <w:lang w:val="en-US"/>
        </w:rPr>
        <w:instrText>ADDIN CSL_CITATION { "citationItems" : [ { "id" : "ITEM-1", "itemData" : { "DOI" : "10.1175/BAMS-D-19-0019.1", "ISSN" : "0003-0007", "abstract" : "Forecasts of seasonal climate anomalies using physically based global circulation models are routinely made at operational meteorological centers around the world. A crucial component of any seasonal forecast system is the set of retrospective forecasts, or hindcasts, from past years that are used to estimate skill and to calibrate the forecasts. Hindcasts are usually produced over a period of around 20\u201330 years. However, recent studies have demonstrated that seasonal forecast skill can undergo pronounced multidecadal variations. These results imply that relatively short hindcasts are not adequate for reliably testing seasonal forecasts and that small hindcast sample sizes can potentially lead to skill estimates that are not robust. Here we present new and unprecedented 110-year-long coupled hindcasts of the next season over the period 1901\u20132010. Their performance for the recent period is in good agreement with those of operational forecast models. While skill for ENSO is very high during recent decades, it is markedly reduced during the 1930s\u20131950s. Skill at the beginning of the twentieth century is, however, as high as for recent high-skill periods. Consistent with findings in atmosphere-only hindcasts, a midcentury drop in forecast skill is found for a range of atmospheric fields, including large-scale indices such as the NAO and the PNA patterns. As with ENSO, skill scores for these indices recover in the early twentieth century, suggesting that the midcentury drop in skill is not due to a lack of good observational data. A public dissemination platform for our hindcast data is available, and we invite the scientific community to explore them.", "author" : [ { "dropping-particle" : "", "family" : "Weisheimer", "given" : "Antje", "non-dropping-particle" : "", "parse-names" : false, "suffix" : "" }, { "dropping-particle" : "", "family" : "Befort", "given" : "Daniel J.", "non-dropping-particle" : "", "parse-names" : false, "suffix" : "" }, { "dropping-particle" : "", "family" : "MacLeod", "given" : "Dave", "non-dropping-particle" : "", "parse-names" : false, "suffix" : "" }, { "dropping-particle" : "", "family" : "Palmer", "given" : "Tim", "non-dropping-particle" : "", "parse-names" : false, "suffix" : "" }, { "dropping-particle" : "", "family" : "O\u2019Reilly", "given" : "Chris", "non-dropping-particle" : "", "parse-names" : false, "suffix" : "" }, { "dropping-particle" : "", "family" : "Str\u00f8mmen", "given" : "Kristian", "non-dropping-particle" : "", "parse-names" : false, "suffix" : "" } ], "container-title" : "Bulletin of the American Meteorological Society", "id" : "ITEM-1", "issue" : "8", "issued" : { "date-parts" : [ [ "2020", "8", "1" ] ] }, "page" : "E1413-E1426", "title" : "Seasonal Forecasts of the Twentieth Century", "translator" : [ { "dropping-particle" : "", "family" : "J6639", "given" : "", "non-dropping-particle" : "", "parse-names" : false, "suffix" : "" } ], "type" : "article-journal", "volume" : "101" }, "uris" : [ "http://www.mendeley.com/documents/?uuid=5d5be854-75fa-46d3-bc5e-cdbcae5af493" ] } ], "mendeley" : { "formattedCitation" : "(Weisheimer et al., 2020)", "plainTextFormattedCitation" : "(Weisheimer et al., 2020)", "previouslyFormattedCitation" : "(Weisheimer et al., 2020)" }, "properties" : { "noteIndex" : 0 }, "schema" : "https://github.com/citation-style-language/schema/raw/master/csl-citation.json" }</w:instrText>
      </w:r>
      <w:r w:rsidRPr="00EF1D11">
        <w:rPr>
          <w:noProof/>
        </w:rPr>
        <w:fldChar w:fldCharType="separate"/>
      </w:r>
      <w:r w:rsidR="00393F8C">
        <w:rPr>
          <w:noProof/>
          <w:lang w:val="en-US"/>
        </w:rPr>
        <w:t>(Weisheimer et al., 2020)</w:t>
      </w:r>
      <w:r w:rsidRPr="00EF1D11">
        <w:rPr>
          <w:noProof/>
        </w:rPr>
        <w:fldChar w:fldCharType="end"/>
      </w:r>
      <w:r w:rsidRPr="00E457C1">
        <w:rPr>
          <w:noProof/>
          <w:lang w:val="en-US"/>
        </w:rPr>
        <w:t xml:space="preserve">. </w:t>
      </w:r>
    </w:p>
    <w:p w14:paraId="4C7FFABD" w14:textId="77777777" w:rsidR="009F594A" w:rsidRPr="00E457C1" w:rsidRDefault="009F594A" w:rsidP="009F594A">
      <w:pPr>
        <w:pStyle w:val="AR6BodyText"/>
        <w:rPr>
          <w:noProof/>
          <w:lang w:val="en-US"/>
        </w:rPr>
      </w:pPr>
    </w:p>
    <w:p w14:paraId="64C2EFF6" w14:textId="1584FC55" w:rsidR="009F594A" w:rsidRPr="00E457C1" w:rsidRDefault="009F594A" w:rsidP="009F594A">
      <w:pPr>
        <w:pStyle w:val="AR6BodyText"/>
        <w:rPr>
          <w:noProof/>
          <w:lang w:val="en-US"/>
        </w:rPr>
      </w:pPr>
      <w:r w:rsidRPr="00E457C1">
        <w:rPr>
          <w:noProof/>
          <w:lang w:val="en-US"/>
        </w:rPr>
        <w:t>In summary, CMIP5 and CMIP6 models are skilful in simulating the spatial features and the variance of the NAM/NAO and associated teleconnections (</w:t>
      </w:r>
      <w:r w:rsidRPr="00E457C1">
        <w:rPr>
          <w:i/>
          <w:noProof/>
          <w:lang w:val="en-US"/>
        </w:rPr>
        <w:t>high confidence</w:t>
      </w:r>
      <w:r w:rsidRPr="00E457C1">
        <w:rPr>
          <w:noProof/>
          <w:lang w:val="en-US"/>
        </w:rPr>
        <w:t xml:space="preserve">). There is </w:t>
      </w:r>
      <w:r w:rsidRPr="00E457C1">
        <w:rPr>
          <w:i/>
          <w:iCs/>
          <w:noProof/>
          <w:lang w:val="en-US"/>
        </w:rPr>
        <w:t>limited evidence</w:t>
      </w:r>
      <w:r w:rsidRPr="00E457C1">
        <w:rPr>
          <w:noProof/>
          <w:lang w:val="en-US"/>
        </w:rPr>
        <w:t xml:space="preserve"> for a significant role for anthropogenic forcings in driving the observed multi</w:t>
      </w:r>
      <w:ins w:id="2794" w:author="Sara M Tuson" w:date="2021-06-27T21:50:00Z">
        <w:r w:rsidR="00492531">
          <w:rPr>
            <w:noProof/>
            <w:lang w:val="en-US"/>
          </w:rPr>
          <w:t>-</w:t>
        </w:r>
      </w:ins>
      <w:r w:rsidRPr="00E457C1">
        <w:rPr>
          <w:noProof/>
          <w:lang w:val="en-US"/>
        </w:rPr>
        <w:t>decadal variations of the NAM/NAO from the mid 20</w:t>
      </w:r>
      <w:r w:rsidRPr="00566450">
        <w:rPr>
          <w:noProof/>
          <w:lang w:val="en-US"/>
          <w:rPrChange w:id="2795" w:author="Sara M Tuson" w:date="2021-06-28T09:48:00Z">
            <w:rPr>
              <w:noProof/>
              <w:vertAlign w:val="superscript"/>
              <w:lang w:val="en-US"/>
            </w:rPr>
          </w:rPrChange>
        </w:rPr>
        <w:t>th</w:t>
      </w:r>
      <w:r w:rsidRPr="00E457C1">
        <w:rPr>
          <w:noProof/>
          <w:lang w:val="en-US"/>
        </w:rPr>
        <w:t xml:space="preserve"> century.</w:t>
      </w:r>
      <w:r w:rsidR="009B376B" w:rsidRPr="00E457C1">
        <w:rPr>
          <w:noProof/>
          <w:lang w:val="en-US"/>
        </w:rPr>
        <w:t xml:space="preserve"> </w:t>
      </w:r>
      <w:r w:rsidRPr="00E457C1">
        <w:rPr>
          <w:noProof/>
          <w:lang w:val="en-US"/>
        </w:rPr>
        <w:t xml:space="preserve">Confidence in attribution is </w:t>
      </w:r>
      <w:r w:rsidRPr="00E457C1">
        <w:rPr>
          <w:i/>
          <w:noProof/>
          <w:lang w:val="en-US"/>
        </w:rPr>
        <w:t>low</w:t>
      </w:r>
      <w:del w:id="2796" w:author="Ian Blenkinsop" w:date="2021-07-13T12:31:00Z">
        <w:r w:rsidRPr="00E457C1" w:rsidDel="000E7946">
          <w:rPr>
            <w:noProof/>
            <w:lang w:val="en-US"/>
          </w:rPr>
          <w:delText xml:space="preserve"> </w:delText>
        </w:r>
      </w:del>
      <w:ins w:id="2797" w:author="Ian Blenkinsop" w:date="2021-07-13T12:31:00Z">
        <w:r w:rsidR="000E7946">
          <w:rPr>
            <w:noProof/>
            <w:lang w:val="en-US"/>
          </w:rPr>
          <w:t xml:space="preserve">: </w:t>
        </w:r>
      </w:ins>
      <w:r w:rsidRPr="00E457C1">
        <w:rPr>
          <w:noProof/>
          <w:lang w:val="en-US"/>
        </w:rPr>
        <w:t>(i) because there is a large spread in the modelled forced responses which is overwhelmed anyway by internal variability</w:t>
      </w:r>
      <w:del w:id="2798" w:author="Ian Blenkinsop" w:date="2021-07-13T12:31:00Z">
        <w:r w:rsidRPr="00E457C1" w:rsidDel="000E7946">
          <w:rPr>
            <w:noProof/>
            <w:lang w:val="en-US"/>
          </w:rPr>
          <w:delText xml:space="preserve">, </w:delText>
        </w:r>
      </w:del>
      <w:ins w:id="2799" w:author="Ian Blenkinsop" w:date="2021-07-13T12:31:00Z">
        <w:r w:rsidR="000E7946">
          <w:rPr>
            <w:noProof/>
            <w:lang w:val="en-US"/>
          </w:rPr>
          <w:t>;</w:t>
        </w:r>
        <w:r w:rsidR="000E7946" w:rsidRPr="00E457C1">
          <w:rPr>
            <w:noProof/>
            <w:lang w:val="en-US"/>
          </w:rPr>
          <w:t xml:space="preserve"> </w:t>
        </w:r>
      </w:ins>
      <w:r w:rsidRPr="00E457C1">
        <w:rPr>
          <w:noProof/>
          <w:lang w:val="en-US"/>
        </w:rPr>
        <w:t>(ii) because of the apparent signal-to-noise p</w:t>
      </w:r>
      <w:r w:rsidR="00681D63" w:rsidRPr="00E457C1">
        <w:rPr>
          <w:noProof/>
          <w:lang w:val="en-US"/>
        </w:rPr>
        <w:t>roblem</w:t>
      </w:r>
      <w:ins w:id="2800" w:author="Ian Blenkinsop" w:date="2021-07-13T12:31:00Z">
        <w:r w:rsidR="000E7946">
          <w:rPr>
            <w:noProof/>
            <w:lang w:val="en-US"/>
          </w:rPr>
          <w:t>;</w:t>
        </w:r>
      </w:ins>
      <w:r w:rsidRPr="00E457C1">
        <w:rPr>
          <w:noProof/>
          <w:lang w:val="en-US"/>
        </w:rPr>
        <w:t xml:space="preserve"> and (iii) because of the chronic inability </w:t>
      </w:r>
      <w:r w:rsidR="00F849C9" w:rsidRPr="00E457C1">
        <w:rPr>
          <w:noProof/>
          <w:lang w:val="en-US"/>
        </w:rPr>
        <w:t>of</w:t>
      </w:r>
      <w:r w:rsidRPr="00E457C1">
        <w:rPr>
          <w:noProof/>
          <w:lang w:val="en-US"/>
        </w:rPr>
        <w:t xml:space="preserve"> models to produce a range of trends which encompasses the observed estimates over the last 60 years.</w:t>
      </w:r>
    </w:p>
    <w:p w14:paraId="257C9F43" w14:textId="77777777" w:rsidR="009F594A" w:rsidRPr="00E457C1" w:rsidRDefault="009F594A" w:rsidP="009F594A">
      <w:pPr>
        <w:pStyle w:val="AR6BodyText"/>
        <w:rPr>
          <w:noProof/>
          <w:lang w:val="en-US"/>
        </w:rPr>
      </w:pPr>
    </w:p>
    <w:p w14:paraId="38F6A096" w14:textId="77777777" w:rsidR="009F594A" w:rsidRPr="00E457C1" w:rsidRDefault="009F594A" w:rsidP="009F594A">
      <w:pPr>
        <w:pStyle w:val="AR6BodyText"/>
        <w:rPr>
          <w:noProof/>
          <w:lang w:val="en-US"/>
        </w:rPr>
      </w:pPr>
    </w:p>
    <w:p w14:paraId="687B6CC3" w14:textId="77777777" w:rsidR="009F594A" w:rsidRPr="00686E45" w:rsidRDefault="009F594A" w:rsidP="009F594A">
      <w:pPr>
        <w:pStyle w:val="AR6BodyText"/>
        <w:rPr>
          <w:b/>
          <w:noProof/>
          <w:lang w:val="en-US"/>
        </w:rPr>
      </w:pPr>
      <w:r w:rsidRPr="00686E45">
        <w:rPr>
          <w:b/>
          <w:noProof/>
          <w:lang w:val="en-US"/>
        </w:rPr>
        <w:t xml:space="preserve">[START </w:t>
      </w:r>
      <w:r w:rsidRPr="00CB1BE0">
        <w:rPr>
          <w:rStyle w:val="AR6Chap3FigureCar"/>
          <w:rFonts w:cs="Times New Roman"/>
          <w:b/>
          <w:noProof/>
          <w:sz w:val="22"/>
        </w:rPr>
        <w:t xml:space="preserve">FIGURE 3.33 </w:t>
      </w:r>
      <w:r w:rsidRPr="00686E45">
        <w:rPr>
          <w:b/>
          <w:noProof/>
          <w:lang w:val="en-US"/>
        </w:rPr>
        <w:t>HERE]</w:t>
      </w:r>
    </w:p>
    <w:p w14:paraId="62085F9C" w14:textId="77777777" w:rsidR="009F594A" w:rsidRPr="00686E45" w:rsidRDefault="009F594A" w:rsidP="009F594A">
      <w:pPr>
        <w:pStyle w:val="AR6BodyText"/>
        <w:rPr>
          <w:noProof/>
          <w:lang w:val="en-US"/>
        </w:rPr>
      </w:pPr>
    </w:p>
    <w:p w14:paraId="646C44C7" w14:textId="7B0533EE" w:rsidR="009F594A" w:rsidRDefault="00686E45" w:rsidP="00686E45">
      <w:pPr>
        <w:pStyle w:val="AR6Chap3Figure"/>
        <w:ind w:left="1134" w:hanging="1134"/>
      </w:pPr>
      <w:bookmarkStart w:id="2801" w:name="_Hlk66440510"/>
      <w:r w:rsidRPr="00CD7B24">
        <w:rPr>
          <w:b/>
        </w:rPr>
        <w:t>Model evaluation of NAM, NAO and SAM in boreal winter.</w:t>
      </w:r>
      <w:r>
        <w:t xml:space="preserve"> </w:t>
      </w:r>
      <w:r w:rsidRPr="00B40A97">
        <w:t>Regression of Mean Sea Level Pressure (MSLP) anomalies (in hPa) onto the normalized principal component (PC) of the leading mode of variability obtained from empirical orthogonal decomposition of the boreal winter (Dec</w:t>
      </w:r>
      <w:ins w:id="2802" w:author="Sara M Tuson" w:date="2021-06-30T10:39:00Z">
        <w:r>
          <w:t>ember</w:t>
        </w:r>
      </w:ins>
      <w:del w:id="2803" w:author="Sara M Tuson" w:date="2021-06-30T10:39:00Z">
        <w:r w:rsidRPr="00B40A97" w:rsidDel="00856D0D">
          <w:delText>.-</w:delText>
        </w:r>
      </w:del>
      <w:ins w:id="2804" w:author="Sara M Tuson" w:date="2021-06-30T10:39:00Z">
        <w:r>
          <w:t>–</w:t>
        </w:r>
      </w:ins>
      <w:r w:rsidRPr="00B40A97">
        <w:t>Feb</w:t>
      </w:r>
      <w:ins w:id="2805" w:author="Sara M Tuson" w:date="2021-06-30T10:39:00Z">
        <w:r>
          <w:t>ruary</w:t>
        </w:r>
      </w:ins>
      <w:r w:rsidRPr="00B40A97">
        <w:t xml:space="preserve">) MSLP poleward of 20ºN for the </w:t>
      </w:r>
      <w:r>
        <w:t xml:space="preserve">observed </w:t>
      </w:r>
      <w:r w:rsidRPr="00B40A97">
        <w:t>Northern Annular Mode</w:t>
      </w:r>
      <w:r w:rsidRPr="004C1F86">
        <w:rPr>
          <w:b/>
          <w:bCs/>
          <w:rPrChange w:id="2806" w:author="Ian Blenkinsop" w:date="2021-07-07T14:59:00Z">
            <w:rPr/>
          </w:rPrChange>
        </w:rPr>
        <w:t xml:space="preserve"> (NAM, a)</w:t>
      </w:r>
      <w:r>
        <w:t>,</w:t>
      </w:r>
      <w:r w:rsidRPr="00B40A97">
        <w:t xml:space="preserve"> over 20</w:t>
      </w:r>
      <w:r>
        <w:t>ºN</w:t>
      </w:r>
      <w:del w:id="2807" w:author="Sara M Tuson" w:date="2021-06-30T10:39:00Z">
        <w:r w:rsidRPr="00B40A97" w:rsidDel="00856D0D">
          <w:delText>-</w:delText>
        </w:r>
      </w:del>
      <w:ins w:id="2808" w:author="Sara M Tuson" w:date="2021-06-30T10:39:00Z">
        <w:r>
          <w:t>–</w:t>
        </w:r>
      </w:ins>
      <w:r w:rsidRPr="00B40A97">
        <w:t>80°N, 90°W</w:t>
      </w:r>
      <w:del w:id="2809" w:author="Sara M Tuson" w:date="2021-06-30T10:39:00Z">
        <w:r w:rsidRPr="00B40A97" w:rsidDel="00856D0D">
          <w:delText>-</w:delText>
        </w:r>
      </w:del>
      <w:ins w:id="2810" w:author="Sara M Tuson" w:date="2021-06-30T10:39:00Z">
        <w:r>
          <w:t>–</w:t>
        </w:r>
      </w:ins>
      <w:r w:rsidRPr="00B40A97">
        <w:t xml:space="preserve">40°E for the North Atlantic Oscillation </w:t>
      </w:r>
      <w:r>
        <w:t xml:space="preserve">as shown by the black sector </w:t>
      </w:r>
      <w:r w:rsidRPr="004C1F86">
        <w:rPr>
          <w:b/>
          <w:bCs/>
          <w:rPrChange w:id="2811" w:author="Ian Blenkinsop" w:date="2021-07-07T15:00:00Z">
            <w:rPr/>
          </w:rPrChange>
        </w:rPr>
        <w:t>(NAO, b)</w:t>
      </w:r>
      <w:r w:rsidRPr="00B40A97">
        <w:t xml:space="preserve">, and poleward of 20ºS for the Southern Annular Mode </w:t>
      </w:r>
      <w:r w:rsidRPr="004C1F86">
        <w:rPr>
          <w:b/>
          <w:bCs/>
          <w:rPrChange w:id="2812" w:author="Ian Blenkinsop" w:date="2021-07-07T15:00:00Z">
            <w:rPr/>
          </w:rPrChange>
        </w:rPr>
        <w:t>(SAM, c)</w:t>
      </w:r>
      <w:r w:rsidRPr="00B40A97">
        <w:t xml:space="preserve"> for the JRA-55 reanalysis. </w:t>
      </w:r>
      <w:r>
        <w:t xml:space="preserve">Cross marks indicate regions where the anomalies are not significant at the 10% level based on t-test. </w:t>
      </w:r>
      <w:r w:rsidRPr="00B40A97">
        <w:t xml:space="preserve">The period </w:t>
      </w:r>
      <w:r>
        <w:t xml:space="preserve">used to calculate the </w:t>
      </w:r>
      <w:r w:rsidRPr="00B40A97">
        <w:t>NAO/NAM is 1958</w:t>
      </w:r>
      <w:del w:id="2813" w:author="Sara M Tuson" w:date="2021-06-30T10:39:00Z">
        <w:r w:rsidRPr="00B40A97" w:rsidDel="00856D0D">
          <w:delText>-</w:delText>
        </w:r>
      </w:del>
      <w:ins w:id="2814" w:author="Sara M Tuson" w:date="2021-06-30T10:39:00Z">
        <w:r>
          <w:t>–</w:t>
        </w:r>
      </w:ins>
      <w:r w:rsidRPr="00B40A97">
        <w:t>2014 but 1979</w:t>
      </w:r>
      <w:del w:id="2815" w:author="Sara M Tuson" w:date="2021-06-30T10:39:00Z">
        <w:r w:rsidRPr="00B40A97" w:rsidDel="00856D0D">
          <w:delText>-</w:delText>
        </w:r>
      </w:del>
      <w:ins w:id="2816" w:author="Sara M Tuson" w:date="2021-06-30T10:39:00Z">
        <w:r>
          <w:t>–</w:t>
        </w:r>
      </w:ins>
      <w:r w:rsidRPr="00B40A97">
        <w:t xml:space="preserve">2014 for </w:t>
      </w:r>
      <w:r>
        <w:t xml:space="preserve">the </w:t>
      </w:r>
      <w:r w:rsidRPr="00B40A97">
        <w:t xml:space="preserve">SAM. </w:t>
      </w:r>
      <w:r w:rsidRPr="004C1F86">
        <w:rPr>
          <w:b/>
          <w:bCs/>
          <w:rPrChange w:id="2817" w:author="Ian Blenkinsop" w:date="2021-07-07T15:00:00Z">
            <w:rPr/>
          </w:rPrChange>
        </w:rPr>
        <w:t>(d</w:t>
      </w:r>
      <w:del w:id="2818" w:author="Sara M Tuson" w:date="2021-06-30T10:39:00Z">
        <w:r w:rsidRPr="004C1F86" w:rsidDel="00856D0D">
          <w:rPr>
            <w:b/>
            <w:bCs/>
            <w:rPrChange w:id="2819" w:author="Ian Blenkinsop" w:date="2021-07-07T15:00:00Z">
              <w:rPr/>
            </w:rPrChange>
          </w:rPr>
          <w:delText>-</w:delText>
        </w:r>
      </w:del>
      <w:ins w:id="2820" w:author="Sara M Tuson" w:date="2021-06-30T10:39:00Z">
        <w:r w:rsidRPr="004C1F86">
          <w:rPr>
            <w:b/>
            <w:bCs/>
            <w:rPrChange w:id="2821" w:author="Ian Blenkinsop" w:date="2021-07-07T15:00:00Z">
              <w:rPr/>
            </w:rPrChange>
          </w:rPr>
          <w:t>–</w:t>
        </w:r>
      </w:ins>
      <w:r w:rsidRPr="004C1F86">
        <w:rPr>
          <w:b/>
          <w:bCs/>
          <w:rPrChange w:id="2822" w:author="Ian Blenkinsop" w:date="2021-07-07T15:00:00Z">
            <w:rPr/>
          </w:rPrChange>
        </w:rPr>
        <w:t>f)</w:t>
      </w:r>
      <w:r w:rsidRPr="00B40A97">
        <w:t xml:space="preserve"> Same but for </w:t>
      </w:r>
      <w:r>
        <w:t xml:space="preserve">the </w:t>
      </w:r>
      <w:r w:rsidRPr="00B40A97">
        <w:t xml:space="preserve">multi-model ensemble </w:t>
      </w:r>
      <w:r>
        <w:t xml:space="preserve">(MME) </w:t>
      </w:r>
      <w:r w:rsidRPr="00B40A97">
        <w:t xml:space="preserve">mean from CMIP6 historical simulations. Models are weighted in compositing to account for differences in their respective ensemble size. </w:t>
      </w:r>
      <w:r>
        <w:t xml:space="preserve">Diagonal lines stand for regions where less than 80% of the runs agree in sign. </w:t>
      </w:r>
      <w:r w:rsidRPr="004C1F86">
        <w:rPr>
          <w:b/>
          <w:bCs/>
          <w:rPrChange w:id="2823" w:author="Ian Blenkinsop" w:date="2021-07-07T15:00:00Z">
            <w:rPr/>
          </w:rPrChange>
        </w:rPr>
        <w:t>(g</w:t>
      </w:r>
      <w:del w:id="2824" w:author="Sara M Tuson" w:date="2021-06-30T10:39:00Z">
        <w:r w:rsidRPr="004C1F86" w:rsidDel="00856D0D">
          <w:rPr>
            <w:b/>
            <w:bCs/>
            <w:rPrChange w:id="2825" w:author="Ian Blenkinsop" w:date="2021-07-07T15:00:00Z">
              <w:rPr/>
            </w:rPrChange>
          </w:rPr>
          <w:delText>-</w:delText>
        </w:r>
      </w:del>
      <w:ins w:id="2826" w:author="Sara M Tuson" w:date="2021-06-30T10:39:00Z">
        <w:r w:rsidRPr="004C1F86">
          <w:rPr>
            <w:b/>
            <w:bCs/>
            <w:rPrChange w:id="2827" w:author="Ian Blenkinsop" w:date="2021-07-07T15:00:00Z">
              <w:rPr/>
            </w:rPrChange>
          </w:rPr>
          <w:t>–</w:t>
        </w:r>
      </w:ins>
      <w:r w:rsidRPr="004C1F86">
        <w:rPr>
          <w:b/>
          <w:bCs/>
          <w:rPrChange w:id="2828" w:author="Ian Blenkinsop" w:date="2021-07-07T15:00:00Z">
            <w:rPr/>
          </w:rPrChange>
        </w:rPr>
        <w:t>i)</w:t>
      </w:r>
      <w:r w:rsidRPr="00B40A97">
        <w:t xml:space="preserve"> Taylor diagram summarizing the representation of the modes in models and observations following </w:t>
      </w:r>
      <w:r w:rsidRPr="00B40A97">
        <w:fldChar w:fldCharType="begin" w:fldLock="1"/>
      </w:r>
      <w:r>
        <w:instrText>ADDIN CSL_CITATION { "citationItems" : [ { "id" : "ITEM-1", "itemData" : { "DOI" : "10.1007/s00382-018-4355-4", "ISSN" : "0930-7575",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 W", "non-dropping-particle" : "", "parse-names" : false, "suffix" : "" }, { "dropping-particle" : "", "family" : "Taylor", "given" : "Karl E", "non-dropping-particle" : "", "parse-names" : false, "suffix" : "" } ], "container-title" : "Climate Dynamics", "id" : "ITEM-1", "issue" : "7-8", "issued" : { "date-parts" : [ [ "2019", "4", "27" ] ] }, "page" : "4057-4089", "title" : "Quantifying the agreement between observed and simulated extratropical modes of interannual variability", "translator" : [ { "dropping-particle" : "", "family" : "J3728", "given" : "", "non-dropping-particle" : "", "parse-names" : false, "suffix" : "" } ], "type" : "article-journal", "volume" : "52" }, "uris" : [ "http://www.mendeley.com/documents/?uuid=1f2a235a-5c0e-4c17-b653-b5234fb3885e" ] } ], "mendeley" : { "formattedCitation" : "(Lee et al., 2019)", "manualFormatting" : "Lee et al. (2019)", "plainTextFormattedCitation" : "(Lee et al., 2019)", "previouslyFormattedCitation" : "(Lee et al., 2019)" }, "properties" : { "noteIndex" : 0 }, "schema" : "https://github.com/citation-style-language/schema/raw/master/csl-citation.json" }</w:instrText>
      </w:r>
      <w:r w:rsidRPr="00B40A97">
        <w:fldChar w:fldCharType="separate"/>
      </w:r>
      <w:r w:rsidRPr="00B40A97">
        <w:rPr>
          <w:noProof/>
        </w:rPr>
        <w:t>Lee et al. (2019)</w:t>
      </w:r>
      <w:r w:rsidRPr="00B40A97">
        <w:fldChar w:fldCharType="end"/>
      </w:r>
      <w:r w:rsidRPr="00B40A97">
        <w:t xml:space="preserve"> for CMIP5 (light blue) and CMIP6 (red)</w:t>
      </w:r>
      <w:r>
        <w:t xml:space="preserve"> historical runs</w:t>
      </w:r>
      <w:r w:rsidRPr="00B40A97">
        <w:t>. The reference pattern is taken from JRA-55 (a</w:t>
      </w:r>
      <w:del w:id="2829" w:author="Sara M Tuson" w:date="2021-06-30T10:39:00Z">
        <w:r w:rsidRPr="00B40A97" w:rsidDel="00856D0D">
          <w:delText>-</w:delText>
        </w:r>
      </w:del>
      <w:ins w:id="2830" w:author="Sara M Tuson" w:date="2021-06-30T10:39:00Z">
        <w:r>
          <w:t>–</w:t>
        </w:r>
      </w:ins>
      <w:r w:rsidRPr="00B40A97">
        <w:t xml:space="preserve">c). </w:t>
      </w:r>
      <w:r>
        <w:t>The r</w:t>
      </w:r>
      <w:r w:rsidRPr="00B40A97">
        <w:t>atio of standard deviation (radial distance), spatial correlation (radial angle) and resulting root-mean-squared</w:t>
      </w:r>
      <w:ins w:id="2831" w:author="Sara M Tuson" w:date="2021-07-01T11:26:00Z">
        <w:r>
          <w:t xml:space="preserve"> </w:t>
        </w:r>
      </w:ins>
      <w:del w:id="2832" w:author="Sara M Tuson" w:date="2021-07-01T11:26:00Z">
        <w:r w:rsidRPr="00B40A97" w:rsidDel="005B7470">
          <w:delText>-</w:delText>
        </w:r>
      </w:del>
      <w:r w:rsidRPr="00B40A97">
        <w:t>errors (solid</w:t>
      </w:r>
      <w:r>
        <w:t xml:space="preserve"> iso</w:t>
      </w:r>
      <w:r w:rsidRPr="00B40A97">
        <w:t>lines) are given f</w:t>
      </w:r>
      <w:r>
        <w:t>or</w:t>
      </w:r>
      <w:r w:rsidRPr="00B40A97">
        <w:t xml:space="preserve"> individual </w:t>
      </w:r>
      <w:r>
        <w:t xml:space="preserve">ensemble </w:t>
      </w:r>
      <w:r w:rsidRPr="00B40A97">
        <w:t xml:space="preserve">members </w:t>
      </w:r>
      <w:r>
        <w:t>(crosses)</w:t>
      </w:r>
      <w:r w:rsidRPr="00B40A97">
        <w:t xml:space="preserve"> and for other observational products (ERA</w:t>
      </w:r>
      <w:r>
        <w:t>5 and</w:t>
      </w:r>
      <w:r w:rsidRPr="00B40A97">
        <w:t xml:space="preserve"> NOAA</w:t>
      </w:r>
      <w:r>
        <w:t xml:space="preserve"> </w:t>
      </w:r>
      <w:r w:rsidRPr="00B40A97">
        <w:t>20CR</w:t>
      </w:r>
      <w:ins w:id="2833" w:author="Sara M Tuson" w:date="2021-07-01T11:28:00Z">
        <w:r>
          <w:t xml:space="preserve"> </w:t>
        </w:r>
      </w:ins>
      <w:r>
        <w:t>v</w:t>
      </w:r>
      <w:ins w:id="2834" w:author="Sara M Tuson" w:date="2021-07-01T11:28:00Z">
        <w:r>
          <w:t xml:space="preserve">ersion </w:t>
        </w:r>
      </w:ins>
      <w:r>
        <w:t>3</w:t>
      </w:r>
      <w:r w:rsidRPr="00B40A97">
        <w:t>, black dots)</w:t>
      </w:r>
      <w:r>
        <w:t>. Coloured dots stand for weighted multi-model mean statistics for CMIP5 (blue) and CMIP6 (light red) as well as for AMIP simulations from CMIP6 (orange)</w:t>
      </w:r>
      <w:r w:rsidRPr="00B40A97">
        <w:t xml:space="preserve">. </w:t>
      </w:r>
      <w:r w:rsidRPr="004C1F86">
        <w:rPr>
          <w:b/>
          <w:bCs/>
          <w:rPrChange w:id="2835" w:author="Ian Blenkinsop" w:date="2021-07-07T15:00:00Z">
            <w:rPr/>
          </w:rPrChange>
        </w:rPr>
        <w:t>(j</w:t>
      </w:r>
      <w:del w:id="2836" w:author="Sara M Tuson" w:date="2021-06-30T10:39:00Z">
        <w:r w:rsidRPr="004C1F86" w:rsidDel="00856D0D">
          <w:rPr>
            <w:b/>
            <w:bCs/>
            <w:rPrChange w:id="2837" w:author="Ian Blenkinsop" w:date="2021-07-07T15:00:00Z">
              <w:rPr/>
            </w:rPrChange>
          </w:rPr>
          <w:delText>-</w:delText>
        </w:r>
      </w:del>
      <w:ins w:id="2838" w:author="Sara M Tuson" w:date="2021-06-30T10:39:00Z">
        <w:r w:rsidRPr="004C1F86">
          <w:rPr>
            <w:b/>
            <w:bCs/>
            <w:rPrChange w:id="2839" w:author="Ian Blenkinsop" w:date="2021-07-07T15:00:00Z">
              <w:rPr/>
            </w:rPrChange>
          </w:rPr>
          <w:t>–</w:t>
        </w:r>
      </w:ins>
      <w:r w:rsidRPr="004C1F86">
        <w:rPr>
          <w:b/>
          <w:bCs/>
          <w:rPrChange w:id="2840" w:author="Ian Blenkinsop" w:date="2021-07-07T15:00:00Z">
            <w:rPr/>
          </w:rPrChange>
        </w:rPr>
        <w:t>l)</w:t>
      </w:r>
      <w:r w:rsidRPr="00B40A97">
        <w:t xml:space="preserve"> Histogram</w:t>
      </w:r>
      <w:r>
        <w:t>s</w:t>
      </w:r>
      <w:r w:rsidRPr="00B40A97">
        <w:t xml:space="preserve"> of the trends built from all </w:t>
      </w:r>
      <w:r>
        <w:t xml:space="preserve">individual ensemble </w:t>
      </w:r>
      <w:r w:rsidRPr="00B40A97">
        <w:t>members and all the models (</w:t>
      </w:r>
      <w:r>
        <w:t>brown</w:t>
      </w:r>
      <w:r w:rsidRPr="00B40A97">
        <w:t xml:space="preserve"> bars). Vertical lines in black </w:t>
      </w:r>
      <w:r>
        <w:lastRenderedPageBreak/>
        <w:t>show</w:t>
      </w:r>
      <w:r w:rsidRPr="00B40A97">
        <w:t xml:space="preserve"> all the observational estimates. The </w:t>
      </w:r>
      <w:r>
        <w:t>orange, light</w:t>
      </w:r>
      <w:ins w:id="2841" w:author="Sara M Tuson" w:date="2021-07-01T11:28:00Z">
        <w:r>
          <w:t xml:space="preserve"> </w:t>
        </w:r>
      </w:ins>
      <w:del w:id="2842" w:author="Sara M Tuson" w:date="2021-07-01T11:28:00Z">
        <w:r w:rsidDel="005B7470">
          <w:delText>-</w:delText>
        </w:r>
      </w:del>
      <w:r w:rsidRPr="00B40A97">
        <w:t>red</w:t>
      </w:r>
      <w:r>
        <w:t xml:space="preserve">, and </w:t>
      </w:r>
      <w:r w:rsidRPr="00B40A97">
        <w:t xml:space="preserve">light blue lines indicate the </w:t>
      </w:r>
      <w:r>
        <w:t>weighted multi-model mean</w:t>
      </w:r>
      <w:r w:rsidRPr="00B40A97">
        <w:t xml:space="preserve"> of CMIP6 </w:t>
      </w:r>
      <w:r>
        <w:t xml:space="preserve">AMIP, CMIP6 and </w:t>
      </w:r>
      <w:r w:rsidRPr="00B40A97">
        <w:t>CMIP5</w:t>
      </w:r>
      <w:r>
        <w:t xml:space="preserve"> historical simulations</w:t>
      </w:r>
      <w:r w:rsidRPr="00B40A97">
        <w:t>, respectively.</w:t>
      </w:r>
      <w:bookmarkEnd w:id="2801"/>
      <w:r>
        <w:t xml:space="preserve"> </w:t>
      </w:r>
      <w:r w:rsidRPr="004369BC">
        <w:rPr>
          <w:rFonts w:cs="Times New Roman"/>
          <w:szCs w:val="20"/>
        </w:rPr>
        <w:t xml:space="preserve">Further details on data sources and processing are available in the chapter data table (Table </w:t>
      </w:r>
      <w:r>
        <w:rPr>
          <w:rFonts w:cs="Times New Roman"/>
          <w:szCs w:val="20"/>
        </w:rPr>
        <w:t>3.SM.1</w:t>
      </w:r>
      <w:r w:rsidRPr="004369BC">
        <w:rPr>
          <w:rFonts w:cs="Times New Roman"/>
          <w:szCs w:val="20"/>
        </w:rPr>
        <w:t>).</w:t>
      </w:r>
    </w:p>
    <w:p w14:paraId="5F2F73D4" w14:textId="77777777" w:rsidR="00592B9C" w:rsidRPr="00592B9C" w:rsidRDefault="00592B9C" w:rsidP="00592B9C">
      <w:pPr>
        <w:pStyle w:val="AR6BodyText"/>
        <w:rPr>
          <w:lang w:val="en-US"/>
        </w:rPr>
      </w:pPr>
    </w:p>
    <w:p w14:paraId="289782E7" w14:textId="77777777" w:rsidR="009F594A" w:rsidRPr="00E457C1" w:rsidRDefault="009F594A" w:rsidP="009F594A">
      <w:pPr>
        <w:pStyle w:val="AR6BodyText"/>
        <w:rPr>
          <w:b/>
          <w:noProof/>
          <w:lang w:val="en-US"/>
        </w:rPr>
      </w:pPr>
      <w:r w:rsidRPr="00E457C1">
        <w:rPr>
          <w:b/>
          <w:noProof/>
          <w:lang w:val="en-US"/>
        </w:rPr>
        <w:t xml:space="preserve">[END </w:t>
      </w:r>
      <w:r w:rsidRPr="00CB1BE0">
        <w:rPr>
          <w:rStyle w:val="AR6Chap3FigureCar"/>
          <w:rFonts w:cs="Times New Roman"/>
          <w:b/>
          <w:noProof/>
          <w:sz w:val="22"/>
        </w:rPr>
        <w:t>FIGURE 3.3</w:t>
      </w:r>
      <w:r>
        <w:rPr>
          <w:rStyle w:val="AR6Chap3FigureCar"/>
          <w:rFonts w:cs="Times New Roman"/>
          <w:b/>
          <w:noProof/>
          <w:sz w:val="22"/>
        </w:rPr>
        <w:t>3</w:t>
      </w:r>
      <w:r w:rsidRPr="00E457C1">
        <w:rPr>
          <w:b/>
          <w:noProof/>
          <w:lang w:val="en-US"/>
        </w:rPr>
        <w:t xml:space="preserve"> HERE]</w:t>
      </w:r>
    </w:p>
    <w:p w14:paraId="57858E04" w14:textId="77777777" w:rsidR="009F594A" w:rsidRPr="00E457C1" w:rsidRDefault="009F594A" w:rsidP="009F594A">
      <w:pPr>
        <w:pStyle w:val="AR6BodyText"/>
        <w:rPr>
          <w:noProof/>
          <w:lang w:val="en-US"/>
        </w:rPr>
      </w:pPr>
    </w:p>
    <w:p w14:paraId="745DD3AB" w14:textId="77777777" w:rsidR="009F594A" w:rsidRPr="00E457C1" w:rsidRDefault="009F594A" w:rsidP="009F594A">
      <w:pPr>
        <w:pStyle w:val="AR6BodyText"/>
        <w:rPr>
          <w:noProof/>
          <w:lang w:val="en-US"/>
        </w:rPr>
      </w:pPr>
    </w:p>
    <w:p w14:paraId="4E8E3112" w14:textId="77777777" w:rsidR="009F594A" w:rsidRPr="00E457C1" w:rsidRDefault="009F594A" w:rsidP="009F594A">
      <w:pPr>
        <w:pStyle w:val="AR6BodyText"/>
        <w:rPr>
          <w:b/>
          <w:noProof/>
          <w:lang w:val="en-US"/>
        </w:rPr>
      </w:pPr>
      <w:r w:rsidRPr="00E457C1">
        <w:rPr>
          <w:b/>
          <w:noProof/>
          <w:lang w:val="en-US"/>
        </w:rPr>
        <w:t xml:space="preserve">[START </w:t>
      </w:r>
      <w:r w:rsidRPr="00CB1BE0">
        <w:rPr>
          <w:rStyle w:val="AR6Chap3FigureCar"/>
          <w:rFonts w:cs="Times New Roman"/>
          <w:b/>
          <w:noProof/>
          <w:sz w:val="22"/>
        </w:rPr>
        <w:t xml:space="preserve">FIGURE 3.34 </w:t>
      </w:r>
      <w:r w:rsidRPr="00E457C1">
        <w:rPr>
          <w:b/>
          <w:noProof/>
          <w:lang w:val="en-US"/>
        </w:rPr>
        <w:t>HERE]</w:t>
      </w:r>
    </w:p>
    <w:p w14:paraId="3FFD5362" w14:textId="77777777" w:rsidR="009F594A" w:rsidRPr="00E457C1" w:rsidRDefault="009F594A" w:rsidP="009F594A">
      <w:pPr>
        <w:pStyle w:val="AR6BodyText"/>
        <w:rPr>
          <w:noProof/>
          <w:lang w:val="en-US"/>
        </w:rPr>
      </w:pPr>
    </w:p>
    <w:p w14:paraId="2A61937C" w14:textId="461537C4" w:rsidR="00592B9C" w:rsidRPr="00686E45" w:rsidRDefault="00686E45" w:rsidP="008B0092">
      <w:pPr>
        <w:pStyle w:val="AR6Chap3Figure"/>
        <w:rPr>
          <w:szCs w:val="20"/>
        </w:rPr>
      </w:pPr>
      <w:bookmarkStart w:id="2843" w:name="_Hlk66440527"/>
      <w:r w:rsidRPr="00686E45">
        <w:rPr>
          <w:b/>
          <w:szCs w:val="20"/>
        </w:rPr>
        <w:t>Attribution of observed seasonal trends in the annular modes to forcings.</w:t>
      </w:r>
      <w:r w:rsidRPr="00686E45">
        <w:rPr>
          <w:szCs w:val="20"/>
        </w:rPr>
        <w:t xml:space="preserve"> Simulated and observed trends in NAM indices over 1958</w:t>
      </w:r>
      <w:del w:id="2844" w:author="Sara M Tuson" w:date="2021-06-30T10:39:00Z">
        <w:r w:rsidRPr="00686E45" w:rsidDel="00856D0D">
          <w:rPr>
            <w:szCs w:val="20"/>
          </w:rPr>
          <w:delText>-</w:delText>
        </w:r>
      </w:del>
      <w:ins w:id="2845" w:author="Sara M Tuson" w:date="2021-06-30T10:39:00Z">
        <w:r w:rsidRPr="00686E45">
          <w:rPr>
            <w:szCs w:val="20"/>
          </w:rPr>
          <w:t>–</w:t>
        </w:r>
      </w:ins>
      <w:r w:rsidRPr="00686E45">
        <w:rPr>
          <w:szCs w:val="20"/>
        </w:rPr>
        <w:t xml:space="preserve">2019 </w:t>
      </w:r>
      <w:r w:rsidRPr="00686E45">
        <w:rPr>
          <w:b/>
          <w:bCs/>
          <w:szCs w:val="20"/>
          <w:rPrChange w:id="2846" w:author="Ian Blenkinsop" w:date="2021-07-07T15:02:00Z">
            <w:rPr/>
          </w:rPrChange>
        </w:rPr>
        <w:t>(a)</w:t>
      </w:r>
      <w:r w:rsidRPr="00686E45">
        <w:rPr>
          <w:szCs w:val="20"/>
        </w:rPr>
        <w:t xml:space="preserve"> and in SAM indices over 1979</w:t>
      </w:r>
      <w:del w:id="2847" w:author="Sara M Tuson" w:date="2021-06-30T10:40:00Z">
        <w:r w:rsidRPr="00686E45" w:rsidDel="00856D0D">
          <w:rPr>
            <w:szCs w:val="20"/>
          </w:rPr>
          <w:delText>-</w:delText>
        </w:r>
      </w:del>
      <w:ins w:id="2848" w:author="Sara M Tuson" w:date="2021-06-30T10:40:00Z">
        <w:r w:rsidRPr="00686E45">
          <w:rPr>
            <w:szCs w:val="20"/>
          </w:rPr>
          <w:t>–</w:t>
        </w:r>
      </w:ins>
      <w:r w:rsidRPr="00686E45">
        <w:rPr>
          <w:szCs w:val="20"/>
        </w:rPr>
        <w:t xml:space="preserve">2019 </w:t>
      </w:r>
      <w:r w:rsidRPr="00686E45">
        <w:rPr>
          <w:b/>
          <w:bCs/>
          <w:szCs w:val="20"/>
          <w:rPrChange w:id="2849" w:author="Ian Blenkinsop" w:date="2021-07-07T15:02:00Z">
            <w:rPr/>
          </w:rPrChange>
        </w:rPr>
        <w:t>(b)</w:t>
      </w:r>
      <w:r w:rsidRPr="00686E45">
        <w:rPr>
          <w:szCs w:val="20"/>
        </w:rPr>
        <w:t xml:space="preserve"> and over 2000</w:t>
      </w:r>
      <w:del w:id="2850" w:author="Sara M Tuson" w:date="2021-06-30T10:40:00Z">
        <w:r w:rsidRPr="00686E45" w:rsidDel="00856D0D">
          <w:rPr>
            <w:szCs w:val="20"/>
          </w:rPr>
          <w:delText>-</w:delText>
        </w:r>
      </w:del>
      <w:ins w:id="2851" w:author="Sara M Tuson" w:date="2021-06-30T10:40:00Z">
        <w:r w:rsidRPr="00686E45">
          <w:rPr>
            <w:szCs w:val="20"/>
          </w:rPr>
          <w:t>–</w:t>
        </w:r>
      </w:ins>
      <w:r w:rsidRPr="00686E45">
        <w:rPr>
          <w:szCs w:val="20"/>
        </w:rPr>
        <w:t xml:space="preserve">2019 </w:t>
      </w:r>
      <w:r w:rsidRPr="00686E45">
        <w:rPr>
          <w:b/>
          <w:bCs/>
          <w:szCs w:val="20"/>
          <w:rPrChange w:id="2852" w:author="Ian Blenkinsop" w:date="2021-07-07T15:02:00Z">
            <w:rPr/>
          </w:rPrChange>
        </w:rPr>
        <w:t>(c)</w:t>
      </w:r>
      <w:r w:rsidRPr="00686E45">
        <w:rPr>
          <w:szCs w:val="20"/>
        </w:rPr>
        <w:t xml:space="preserve"> for boreal winter (December</w:t>
      </w:r>
      <w:del w:id="2853" w:author="Sara M Tuson" w:date="2021-06-30T10:40:00Z">
        <w:r w:rsidRPr="00686E45" w:rsidDel="00856D0D">
          <w:rPr>
            <w:szCs w:val="20"/>
          </w:rPr>
          <w:delText>-</w:delText>
        </w:r>
      </w:del>
      <w:ins w:id="2854" w:author="Sara M Tuson" w:date="2021-06-30T10:40:00Z">
        <w:r w:rsidRPr="00686E45">
          <w:rPr>
            <w:szCs w:val="20"/>
          </w:rPr>
          <w:t>–</w:t>
        </w:r>
      </w:ins>
      <w:r w:rsidRPr="00686E45">
        <w:rPr>
          <w:szCs w:val="20"/>
        </w:rPr>
        <w:t>February average; DJF) and summer (June</w:t>
      </w:r>
      <w:del w:id="2855" w:author="Sara M Tuson" w:date="2021-06-30T10:40:00Z">
        <w:r w:rsidRPr="00686E45" w:rsidDel="00856D0D">
          <w:rPr>
            <w:szCs w:val="20"/>
          </w:rPr>
          <w:delText>-</w:delText>
        </w:r>
      </w:del>
      <w:ins w:id="2856" w:author="Sara M Tuson" w:date="2021-06-30T10:40:00Z">
        <w:r w:rsidRPr="00686E45">
          <w:rPr>
            <w:szCs w:val="20"/>
          </w:rPr>
          <w:t>–</w:t>
        </w:r>
      </w:ins>
      <w:r w:rsidRPr="00686E45">
        <w:rPr>
          <w:szCs w:val="20"/>
        </w:rPr>
        <w:t xml:space="preserve">August average; JJA). The indices are based on the difference of the normalized zonally averaged monthly mean sea level pressure between 35ºN and 65ºN for the NAM and between 40ºS and 65ºS for the SAM as defined in </w:t>
      </w:r>
      <w:r w:rsidRPr="00686E45">
        <w:rPr>
          <w:szCs w:val="20"/>
          <w:lang w:val="fr-FR"/>
        </w:rPr>
        <w:fldChar w:fldCharType="begin" w:fldLock="1"/>
      </w:r>
      <w:r w:rsidRPr="00686E45">
        <w:rPr>
          <w:szCs w:val="20"/>
        </w:rPr>
        <w:instrText>ADDIN CSL_CITATION { "citationItems" : [ { "id" : "ITEM-1", "itemData" : { "DOI" : "10.1007/BF02915394", "ISSN" : "0256-1530", "author" : [ { "dropping-particle" : "", "family" : "Jianping", "given" : "Li", "non-dropping-particle" : "", "parse-names" : false, "suffix" : "" }, { "dropping-particle" : "", "family" : "Wang", "given" : "Julian X. L.", "non-dropping-particle" : "", "parse-names" : false, "suffix" : "" } ], "container-title" : "Advances in Atmospheric Sciences", "id" : "ITEM-1", "issue" : "5", "issued" : { "date-parts" : [ [ "2003", "9" ] ] }, "page" : "661-676", "title" : "A new North Atlantic Oscillation index and its variability", "translator" : [ { "dropping-particle" : "", "family" : "J6347", "given" : "", "non-dropping-particle" : "", "parse-names" : false, "suffix" : "" } ], "type" : "article-journal", "volume" : "20" }, "uris" : [ "http://www.mendeley.com/documents/?uuid=f114ea55-f10f-4775-9dbe-49283921df96" ] } ], "mendeley" : { "formattedCitation" : "(Jianping and Wang, 2003)", "manualFormatting" : "Jianping and Wang (2003)", "plainTextFormattedCitation" : "(Jianping and Wang, 2003)", "previouslyFormattedCitation" : "(Jianping and Wang, 2003)" }, "properties" : { "noteIndex" : 0 }, "schema" : "https://github.com/citation-style-language/schema/raw/master/csl-citation.json" }</w:instrText>
      </w:r>
      <w:r w:rsidRPr="00686E45">
        <w:rPr>
          <w:szCs w:val="20"/>
          <w:lang w:val="fr-FR"/>
        </w:rPr>
        <w:fldChar w:fldCharType="separate"/>
      </w:r>
      <w:r w:rsidRPr="00686E45">
        <w:rPr>
          <w:noProof/>
          <w:szCs w:val="20"/>
        </w:rPr>
        <w:t>Jianping and Wang (2003)</w:t>
      </w:r>
      <w:r w:rsidRPr="00686E45">
        <w:rPr>
          <w:szCs w:val="20"/>
          <w:lang w:val="fr-FR"/>
        </w:rPr>
        <w:fldChar w:fldCharType="end"/>
      </w:r>
      <w:r w:rsidRPr="00686E45">
        <w:rPr>
          <w:szCs w:val="20"/>
        </w:rPr>
        <w:t xml:space="preserve"> and </w:t>
      </w:r>
      <w:r w:rsidRPr="00686E45">
        <w:rPr>
          <w:szCs w:val="20"/>
          <w:lang w:val="fr-FR"/>
        </w:rPr>
        <w:fldChar w:fldCharType="begin" w:fldLock="1"/>
      </w:r>
      <w:r w:rsidRPr="00686E45">
        <w:rPr>
          <w:szCs w:val="20"/>
        </w:rPr>
        <w:instrText>ADDIN CSL_CITATION { "citationItems" : [ { "id" : "ITEM-1", "itemData" : { "DOI" : "10.1029/1999GL900003", "ISSN" : "00948276", "author" : [ { "dropping-particle" : "", "family" : "Gong", "given" : "Daoyi", "non-dropping-particle" : "", "parse-names" : false, "suffix" : "" }, { "dropping-particle" : "", "family" : "Wang", "given" : "Shaowu", "non-dropping-particle" : "", "parse-names" : false, "suffix" : "" } ], "container-title" : "Geophysical Research Letters", "id" : "ITEM-1", "issue" : "4", "issued" : { "date-parts" : [ [ "1999", "2", "15" ] ] }, "page" : "459-462", "title" : "Definition of Antarctic Oscillation index", "translator" : [ { "dropping-particle" : "", "family" : "J6322", "given" : "", "non-dropping-particle" : "", "parse-names" : false, "suffix" : "" } ], "type" : "article-journal", "volume" : "26" }, "uris" : [ "http://www.mendeley.com/documents/?uuid=08264c2c-03cc-4dca-8d66-b08907aa26e6", "http://www.mendeley.com/documents/?uuid=db0e2d3e-b00f-45df-8b04-1b4bfd88ed4c", "http://www.mendeley.com/documents/?uuid=3e759f35-28fc-4b01-8d9c-51c999f7f1be", "http://www.mendeley.com/documents/?uuid=7bb4f3a4-44b0-4930-b71d-b4d1f32b0bc6" ] } ], "mendeley" : { "formattedCitation" : "(Gong and Wang, 1999)", "manualFormatting" : "Gong and Wang (1999)", "plainTextFormattedCitation" : "(Gong and Wang, 1999)", "previouslyFormattedCitation" : "(Gong and Wang, 1999)" }, "properties" : { "noteIndex" : 0 }, "schema" : "https://github.com/citation-style-language/schema/raw/master/csl-citation.json" }</w:instrText>
      </w:r>
      <w:r w:rsidRPr="00686E45">
        <w:rPr>
          <w:szCs w:val="20"/>
          <w:lang w:val="fr-FR"/>
        </w:rPr>
        <w:fldChar w:fldCharType="separate"/>
      </w:r>
      <w:r w:rsidRPr="00686E45">
        <w:rPr>
          <w:noProof/>
          <w:szCs w:val="20"/>
        </w:rPr>
        <w:t>Gong and Wang (1999)</w:t>
      </w:r>
      <w:r w:rsidRPr="00686E45">
        <w:rPr>
          <w:szCs w:val="20"/>
          <w:lang w:val="fr-FR"/>
        </w:rPr>
        <w:fldChar w:fldCharType="end"/>
      </w:r>
      <w:r w:rsidRPr="00686E45">
        <w:rPr>
          <w:szCs w:val="20"/>
        </w:rPr>
        <w:t>, respectively</w:t>
      </w:r>
      <w:ins w:id="2857" w:author="Sara M Tuson" w:date="2021-07-01T11:36:00Z">
        <w:r w:rsidRPr="00686E45">
          <w:rPr>
            <w:szCs w:val="20"/>
          </w:rPr>
          <w:t>;</w:t>
        </w:r>
      </w:ins>
      <w:del w:id="2858" w:author="Sara M Tuson" w:date="2021-07-01T11:36:00Z">
        <w:r w:rsidRPr="00686E45" w:rsidDel="00FB5276">
          <w:rPr>
            <w:szCs w:val="20"/>
          </w:rPr>
          <w:delText>:</w:delText>
        </w:r>
      </w:del>
      <w:r w:rsidRPr="00686E45">
        <w:rPr>
          <w:szCs w:val="20"/>
        </w:rPr>
        <w:t xml:space="preserve"> the unit is </w:t>
      </w:r>
      <w:commentRangeStart w:id="2859"/>
      <w:r w:rsidRPr="00686E45">
        <w:rPr>
          <w:szCs w:val="20"/>
        </w:rPr>
        <w:t>decade</w:t>
      </w:r>
      <w:r w:rsidRPr="00686E45">
        <w:rPr>
          <w:szCs w:val="20"/>
          <w:vertAlign w:val="superscript"/>
        </w:rPr>
        <w:t>–1</w:t>
      </w:r>
      <w:commentRangeEnd w:id="2859"/>
      <w:r w:rsidRPr="00686E45">
        <w:rPr>
          <w:szCs w:val="20"/>
          <w:lang w:val="en-GB"/>
        </w:rPr>
        <w:commentReference w:id="2859"/>
      </w:r>
      <w:r w:rsidRPr="00686E45">
        <w:rPr>
          <w:szCs w:val="20"/>
        </w:rPr>
        <w:t>. Ensemble mean, interquartile ranges and 5th and 95th percentiles are represented by empty boxes and whiskers for pre-industrial control simulations and historical simulations. The number of ensemble members and models used for computing the distribution is given in the upper-left legend. Grey lines show observed trends from the ERA5 and JRA-55 reanalyses. Multi-model multi-member ensemble means of the forced component of the trends as well as their 5</w:t>
      </w:r>
      <w:del w:id="2860" w:author="Sara M Tuson" w:date="2021-06-30T10:40:00Z">
        <w:r w:rsidRPr="00686E45" w:rsidDel="00856D0D">
          <w:rPr>
            <w:szCs w:val="20"/>
          </w:rPr>
          <w:delText>-</w:delText>
        </w:r>
      </w:del>
      <w:ins w:id="2861" w:author="Sara M Tuson" w:date="2021-06-30T10:40:00Z">
        <w:r w:rsidRPr="00686E45">
          <w:rPr>
            <w:szCs w:val="20"/>
          </w:rPr>
          <w:t>–</w:t>
        </w:r>
      </w:ins>
      <w:del w:id="2862" w:author="Sara M Tuson" w:date="2021-06-30T10:40:00Z">
        <w:r w:rsidRPr="00686E45" w:rsidDel="00856D0D">
          <w:rPr>
            <w:szCs w:val="20"/>
          </w:rPr>
          <w:delText xml:space="preserve"> </w:delText>
        </w:r>
      </w:del>
      <w:r w:rsidRPr="00686E45">
        <w:rPr>
          <w:szCs w:val="20"/>
        </w:rPr>
        <w:t xml:space="preserve">95% confidence intervals assessed from t-statistics, are represented by filled boxes, based on CMIP6 individual forcing simulations from DAMIP ensembles; greenhouse gases in brown, aerosols in light blue, stratospheric ozone in purple and natural forcing in green. Models with at least </w:t>
      </w:r>
      <w:ins w:id="2863" w:author="Sara M Tuson" w:date="2021-07-02T15:17:00Z">
        <w:r w:rsidRPr="00686E45">
          <w:rPr>
            <w:szCs w:val="20"/>
          </w:rPr>
          <w:t>three</w:t>
        </w:r>
      </w:ins>
      <w:del w:id="2864" w:author="Sara M Tuson" w:date="2021-07-02T15:17:00Z">
        <w:r w:rsidRPr="00686E45" w:rsidDel="000E1831">
          <w:rPr>
            <w:szCs w:val="20"/>
          </w:rPr>
          <w:delText>3</w:delText>
        </w:r>
      </w:del>
      <w:r w:rsidRPr="00686E45">
        <w:rPr>
          <w:szCs w:val="20"/>
        </w:rPr>
        <w:t xml:space="preserve"> ensemble members are used for the filled boxes, with black dots representing the ensemble means of individual models.</w:t>
      </w:r>
      <w:bookmarkEnd w:id="2843"/>
      <w:r w:rsidRPr="00686E45" w:rsidDel="001F7776">
        <w:rPr>
          <w:szCs w:val="20"/>
        </w:rPr>
        <w:t xml:space="preserve"> </w:t>
      </w:r>
      <w:r w:rsidRPr="00686E45">
        <w:rPr>
          <w:rFonts w:cs="Times New Roman"/>
          <w:szCs w:val="20"/>
        </w:rPr>
        <w:t>Further details on data sources and processing are available in the chapter data table (Table 3.SM.1).</w:t>
      </w:r>
    </w:p>
    <w:p w14:paraId="330DB259" w14:textId="77777777" w:rsidR="009F594A" w:rsidRDefault="009F594A" w:rsidP="009F594A">
      <w:pPr>
        <w:pStyle w:val="AR6BodyText"/>
        <w:rPr>
          <w:b/>
          <w:noProof/>
        </w:rPr>
      </w:pPr>
      <w:r>
        <w:rPr>
          <w:b/>
          <w:noProof/>
        </w:rPr>
        <w:t>[</w:t>
      </w:r>
      <w:r w:rsidRPr="00CB1BE0">
        <w:rPr>
          <w:b/>
          <w:noProof/>
        </w:rPr>
        <w:t xml:space="preserve">END </w:t>
      </w:r>
      <w:r w:rsidRPr="00CB1BE0">
        <w:rPr>
          <w:rStyle w:val="AR6Chap3FigureCar"/>
          <w:rFonts w:cs="Times New Roman"/>
          <w:b/>
          <w:noProof/>
          <w:sz w:val="22"/>
        </w:rPr>
        <w:t>FIGURE 3.34</w:t>
      </w:r>
      <w:r>
        <w:rPr>
          <w:b/>
          <w:noProof/>
        </w:rPr>
        <w:t xml:space="preserve"> HERE]</w:t>
      </w:r>
    </w:p>
    <w:p w14:paraId="2F7FE03E" w14:textId="77777777" w:rsidR="009F594A" w:rsidRPr="00B40A97" w:rsidRDefault="009F594A" w:rsidP="009F594A">
      <w:pPr>
        <w:pStyle w:val="AR6BodyText"/>
        <w:rPr>
          <w:noProof/>
        </w:rPr>
      </w:pPr>
    </w:p>
    <w:p w14:paraId="57CA712E" w14:textId="77777777" w:rsidR="009F594A" w:rsidRPr="00B40A97" w:rsidRDefault="009F594A" w:rsidP="009F594A">
      <w:pPr>
        <w:pStyle w:val="AR6BodyText"/>
        <w:rPr>
          <w:noProof/>
        </w:rPr>
      </w:pPr>
    </w:p>
    <w:p w14:paraId="6EC1E989" w14:textId="5728B03F" w:rsidR="009F594A" w:rsidRPr="003C0F1F" w:rsidRDefault="009F594A" w:rsidP="009F594A">
      <w:pPr>
        <w:pStyle w:val="AR6Chap3Level2311"/>
      </w:pPr>
      <w:bookmarkStart w:id="2865" w:name="_Ref3539836"/>
      <w:bookmarkStart w:id="2866" w:name="_Ref3970652"/>
      <w:bookmarkStart w:id="2867" w:name="_Toc6385748"/>
      <w:bookmarkStart w:id="2868" w:name="_Toc70639173"/>
      <w:r w:rsidRPr="003C0F1F">
        <w:t>Southern Annular Mode</w:t>
      </w:r>
      <w:bookmarkEnd w:id="2865"/>
      <w:bookmarkEnd w:id="2866"/>
      <w:bookmarkEnd w:id="2867"/>
      <w:bookmarkEnd w:id="2868"/>
    </w:p>
    <w:p w14:paraId="2029300C" w14:textId="77777777" w:rsidR="009F594A" w:rsidRPr="00B40A97" w:rsidRDefault="009F594A" w:rsidP="009F594A">
      <w:pPr>
        <w:pStyle w:val="AR6BodyText"/>
        <w:rPr>
          <w:noProof/>
        </w:rPr>
      </w:pPr>
    </w:p>
    <w:p w14:paraId="6724F8D3" w14:textId="7D9B1C71" w:rsidR="009F594A" w:rsidRPr="00E457C1" w:rsidRDefault="009F594A" w:rsidP="009F594A">
      <w:pPr>
        <w:pStyle w:val="AR6BodyText"/>
        <w:rPr>
          <w:noProof/>
          <w:lang w:val="en-US"/>
        </w:rPr>
      </w:pPr>
      <w:r w:rsidRPr="00E457C1">
        <w:rPr>
          <w:noProof/>
          <w:lang w:val="en-US"/>
        </w:rPr>
        <w:t>The Southern Annular Mode (SAM) consists of a meridional redistribution of atmospheric mass around Antarctica (</w:t>
      </w:r>
      <w:r w:rsidR="001F1422" w:rsidRPr="00AC1A12">
        <w:rPr>
          <w:noProof/>
          <w:lang w:val="en-CA" w:eastAsia="en-US"/>
        </w:rPr>
        <w:t>Figure 3.33</w:t>
      </w:r>
      <w:r w:rsidRPr="00E457C1">
        <w:rPr>
          <w:noProof/>
          <w:lang w:val="en-US"/>
        </w:rPr>
        <w:t xml:space="preserve">c,f), associated with a meridional shift of the jet and surface westerlies over the Southern Ocean. SAM indices are variously defined as the difference in zonal-mean sea level pressure </w:t>
      </w:r>
      <w:r w:rsidR="00EF52B4" w:rsidRPr="00E457C1">
        <w:rPr>
          <w:noProof/>
          <w:lang w:val="en-US"/>
        </w:rPr>
        <w:t xml:space="preserve">or geopotential height </w:t>
      </w:r>
      <w:r w:rsidRPr="00E457C1">
        <w:rPr>
          <w:noProof/>
          <w:lang w:val="en-US"/>
        </w:rPr>
        <w:t xml:space="preserve">between middle and high latitudes or via a principal-component analysis (Annex </w:t>
      </w:r>
      <w:r w:rsidR="00905F16" w:rsidRPr="00E457C1">
        <w:rPr>
          <w:noProof/>
          <w:lang w:val="en-US"/>
        </w:rPr>
        <w:t>I</w:t>
      </w:r>
      <w:r w:rsidRPr="00E457C1">
        <w:rPr>
          <w:noProof/>
          <w:lang w:val="en-US"/>
        </w:rPr>
        <w:t>V.2.2). Observational aspects of the SAM are assessed in Section 2.4.1.2.</w:t>
      </w:r>
    </w:p>
    <w:p w14:paraId="106AA6E6" w14:textId="77777777" w:rsidR="009F594A" w:rsidRPr="00E457C1" w:rsidRDefault="009F594A" w:rsidP="009F594A">
      <w:pPr>
        <w:pStyle w:val="AR6BodyText"/>
        <w:rPr>
          <w:noProof/>
          <w:lang w:val="en-US"/>
        </w:rPr>
      </w:pPr>
    </w:p>
    <w:p w14:paraId="66917CC6" w14:textId="1064CE1B" w:rsidR="009F594A" w:rsidRPr="00E457C1" w:rsidRDefault="009F594A" w:rsidP="009F594A">
      <w:pPr>
        <w:pStyle w:val="AR6BodyText"/>
        <w:rPr>
          <w:noProof/>
          <w:lang w:val="en-US"/>
        </w:rPr>
      </w:pPr>
      <w:r w:rsidRPr="00E457C1">
        <w:rPr>
          <w:noProof/>
          <w:lang w:val="en-US"/>
        </w:rPr>
        <w:t>AR5</w:t>
      </w:r>
      <w:r w:rsidR="00756E03" w:rsidRPr="00E457C1">
        <w:rPr>
          <w:noProof/>
          <w:lang w:val="en-US"/>
        </w:rPr>
        <w:t xml:space="preserve"> assessed</w:t>
      </w:r>
      <w:r w:rsidRPr="00E457C1">
        <w:rPr>
          <w:noProof/>
          <w:lang w:val="en-US"/>
        </w:rPr>
        <w:t xml:space="preserve"> that CMIP5 models have medium performance in reproducing the SAM with biases in </w:t>
      </w:r>
      <w:r w:rsidR="00756E03" w:rsidRPr="00E457C1">
        <w:rPr>
          <w:noProof/>
          <w:lang w:val="en-US"/>
        </w:rPr>
        <w:t>pattern</w:t>
      </w:r>
      <w:r w:rsidR="00441B63" w:rsidRPr="00E457C1">
        <w:rPr>
          <w:noProof/>
          <w:lang w:val="en-US"/>
        </w:rPr>
        <w:t xml:space="preserve"> </w:t>
      </w:r>
      <w:r w:rsidR="00441B63">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441B63">
        <w:rPr>
          <w:noProof/>
        </w:rPr>
        <w:fldChar w:fldCharType="separate"/>
      </w:r>
      <w:r w:rsidR="00393F8C">
        <w:rPr>
          <w:noProof/>
          <w:lang w:val="en-US"/>
        </w:rPr>
        <w:t>(Flato et al., 2013)</w:t>
      </w:r>
      <w:r w:rsidR="00441B63">
        <w:rPr>
          <w:noProof/>
        </w:rPr>
        <w:fldChar w:fldCharType="end"/>
      </w:r>
      <w:r w:rsidRPr="00E457C1">
        <w:rPr>
          <w:noProof/>
          <w:lang w:val="en-US"/>
        </w:rPr>
        <w:t xml:space="preserve">. It also concluded that the trend of the SAM </w:t>
      </w:r>
      <w:r w:rsidR="00EF52B4" w:rsidRPr="00E457C1">
        <w:rPr>
          <w:noProof/>
          <w:lang w:val="en-US"/>
        </w:rPr>
        <w:t xml:space="preserve">toward its positive phase </w:t>
      </w:r>
      <w:r w:rsidRPr="00E457C1">
        <w:rPr>
          <w:noProof/>
          <w:lang w:val="en-US"/>
        </w:rPr>
        <w:t>in austral summer since the mid-20</w:t>
      </w:r>
      <w:r w:rsidRPr="00566450">
        <w:rPr>
          <w:noProof/>
          <w:lang w:val="en-US"/>
          <w:rPrChange w:id="2869" w:author="Sara M Tuson" w:date="2021-06-28T09:48:00Z">
            <w:rPr>
              <w:noProof/>
              <w:vertAlign w:val="superscript"/>
              <w:lang w:val="en-US"/>
            </w:rPr>
          </w:rPrChange>
        </w:rPr>
        <w:t>th</w:t>
      </w:r>
      <w:r w:rsidRPr="00E457C1">
        <w:rPr>
          <w:noProof/>
          <w:lang w:val="en-US"/>
        </w:rPr>
        <w:t xml:space="preserve"> century is </w:t>
      </w:r>
      <w:r w:rsidRPr="00E457C1">
        <w:rPr>
          <w:i/>
          <w:noProof/>
          <w:lang w:val="en-US"/>
        </w:rPr>
        <w:t>likely</w:t>
      </w:r>
      <w:r w:rsidRPr="00E457C1">
        <w:rPr>
          <w:noProof/>
          <w:lang w:val="en-US"/>
        </w:rPr>
        <w:t xml:space="preserve"> to be due in part to stratospheric ozone depletion, and there was </w:t>
      </w:r>
      <w:r w:rsidRPr="00E457C1">
        <w:rPr>
          <w:i/>
          <w:iCs/>
          <w:noProof/>
          <w:lang w:val="en-US"/>
        </w:rPr>
        <w:t xml:space="preserve">medium confidence </w:t>
      </w:r>
      <w:r w:rsidRPr="00E457C1">
        <w:rPr>
          <w:noProof/>
          <w:lang w:val="en-US"/>
        </w:rPr>
        <w:t xml:space="preserve">that </w:t>
      </w:r>
      <w:r w:rsidR="000E7619" w:rsidRPr="00E457C1">
        <w:rPr>
          <w:noProof/>
          <w:lang w:val="en-US"/>
        </w:rPr>
        <w:t xml:space="preserve">greenhouse gases </w:t>
      </w:r>
      <w:r w:rsidRPr="00E457C1">
        <w:rPr>
          <w:noProof/>
          <w:lang w:val="en-US"/>
        </w:rPr>
        <w:t>have also played a role</w:t>
      </w:r>
      <w:r w:rsidR="00441B63" w:rsidRPr="00E457C1">
        <w:rPr>
          <w:noProof/>
          <w:lang w:val="en-US"/>
        </w:rPr>
        <w:t xml:space="preserve"> </w:t>
      </w:r>
      <w:r w:rsidR="00441B63">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441B63">
        <w:rPr>
          <w:noProof/>
        </w:rPr>
        <w:fldChar w:fldCharType="separate"/>
      </w:r>
      <w:r w:rsidR="00393F8C">
        <w:rPr>
          <w:noProof/>
          <w:lang w:val="en-US"/>
        </w:rPr>
        <w:t>(Bindoff et al., 2013)</w:t>
      </w:r>
      <w:r w:rsidR="00441B63">
        <w:rPr>
          <w:noProof/>
        </w:rPr>
        <w:fldChar w:fldCharType="end"/>
      </w:r>
      <w:r w:rsidRPr="00E457C1">
        <w:rPr>
          <w:noProof/>
          <w:lang w:val="en-US"/>
        </w:rPr>
        <w:t xml:space="preserve">. Based on proxy reconstructions, AR5 found with </w:t>
      </w:r>
      <w:r w:rsidRPr="00E457C1">
        <w:rPr>
          <w:i/>
          <w:iCs/>
          <w:noProof/>
          <w:lang w:val="en-US"/>
        </w:rPr>
        <w:t xml:space="preserve">medium confidence </w:t>
      </w:r>
      <w:r w:rsidRPr="00E457C1">
        <w:rPr>
          <w:noProof/>
          <w:lang w:val="en-US"/>
        </w:rPr>
        <w:t xml:space="preserve">that the </w:t>
      </w:r>
      <w:r w:rsidR="00EF52B4" w:rsidRPr="00E457C1">
        <w:rPr>
          <w:noProof/>
          <w:lang w:val="en-US"/>
        </w:rPr>
        <w:t xml:space="preserve">positive </w:t>
      </w:r>
      <w:r w:rsidR="003F7DAA" w:rsidRPr="00E457C1">
        <w:rPr>
          <w:noProof/>
          <w:lang w:val="en-US"/>
        </w:rPr>
        <w:t xml:space="preserve">SAM </w:t>
      </w:r>
      <w:r w:rsidRPr="00E457C1">
        <w:rPr>
          <w:noProof/>
          <w:lang w:val="en-US"/>
        </w:rPr>
        <w:t>trend since 1950 was anomalous compared to the last 400 years</w:t>
      </w:r>
      <w:r w:rsidR="00441B63" w:rsidRPr="00E457C1">
        <w:rPr>
          <w:noProof/>
          <w:lang w:val="en-US"/>
        </w:rPr>
        <w:t xml:space="preserve"> </w:t>
      </w:r>
      <w:r w:rsidR="00441B63">
        <w:rPr>
          <w:noProof/>
        </w:rPr>
        <w:fldChar w:fldCharType="begin" w:fldLock="1"/>
      </w:r>
      <w:r w:rsidR="00E719C0">
        <w:rPr>
          <w:noProof/>
          <w:lang w:val="en-US"/>
        </w:rPr>
        <w:instrText>ADDIN CSL_CITATION { "citationItems" : [ { "id" : "ITEM-1", "itemData" : { "DOI" : "10.1017/CBO9781107415324.013", "ISBN" : "9781107661820", "author" : [ { "dropping-particle" : "", "family" : "Masson-Delmotte", "given" : "V", "non-dropping-particle" : "", "parse-names" : false, "suffix" : "" }, { "dropping-particle" : "", "family" : "Schulz", "given" : "M.", "non-dropping-particle" : "", "parse-names" : false, "suffix" : "" }, { "dropping-particle" : "", "family" : "Abe-Ouchi", "given" : "A.", "non-dropping-particle" : "", "parse-names" : false, "suffix" : "" }, { "dropping-particle" : "", "family" : "Beer", "given" : "J.", "non-dropping-particle" : "", "parse-names" : false, "suffix" : "" }, { "dropping-particle" : "", "family" : "Ganopolski", "given" : "A.", "non-dropping-particle" : "", "parse-names" : false, "suffix" : "" }, { "dropping-particle" : "", "family" : "Rouco", "given" : "J.F. Gonz\u00e1lez", "non-dropping-particle" : "", "parse-names" : false, "suffix" : "" }, { "dropping-particle" : "", "family" : "Jansen", "given" : "E.", "non-dropping-particle" : "", "parse-names" : false, "suffix" : "" }, { "dropping-particle" : "", "family" : "Lambeck", "given" : "K.", "non-dropping-particle" : "", "parse-names" : false, "suffix" : "" }, { "dropping-particle" : "", "family" : "Luterbacher", "given" : "J.", "non-dropping-particle" : "", "parse-names" : false, "suffix" : "" }, { "dropping-particle" : "", "family" : "Naish", "given" : "T.", "non-dropping-particle" : "", "parse-names" : false, "suffix" : "" }, { "dropping-particle" : "", "family" : "Osborn", "given" : "T.", "non-dropping-particle" : "", "parse-names" : false, "suffix" : "" }, { "dropping-particle" : "", "family" : "Otto-Bliesner", "given" : "B.", "non-dropping-particle" : "", "parse-names" : false, "suffix" : "" }, { "dropping-particle" : "", "family" : "Quinn", "given" : "T.", "non-dropping-particle" : "", "parse-names" : false, "suffix" : "" }, { "dropping-particle" : "", "family" : "Ramesh", "given" : "R.", "non-dropping-particle" : "", "parse-names" : false, "suffix" : "" }, { "dropping-particle" : "", "family" : "Rojas", "given" : "M.", "non-dropping-particle" : "", "parse-names" : false, "suffix" : "" }, { "dropping-particle" : "", "family" : "Shao", "given" : "X.", "non-dropping-particle" : "", "parse-names" : false, "suffix" : "" }, { "dropping-particle" : "", "family" : "Timmermann", "given" : "A.", "non-dropping-particle" : "", "parse-names" : false, "suffix" : "" } ], "chapter-number" : "5",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"383-464", "publisher" : "Cambridge University Press", "publisher-place" : "Cambridge, United Kingdom and New York, NY, USA", "title" : "Information from Paleoclimate Archives", "translator" : [ { "dropping-particle" : "", "family" : "J6909", "given" : "Rt13", "non-dropping-particle" : "", "parse-names" : false, "suffix" : "" } ], "type" : "chapter" }, "uris" : [ "http://www.mendeley.com/documents/?uuid=68fd5652-2f43-4613-94a4-d3b304b30abe" ] } ], "mendeley" : { "formattedCitation" : "(Masson-Delmotte et al., 2013b)", "plainTextFormattedCitation" : "(Masson-Delmotte et al., 2013b)", "previouslyFormattedCitation" : "(Masson-Delmotte et al., 2013b)" }, "properties" : { "noteIndex" : 0 }, "schema" : "https://github.com/citation-style-language/schema/raw/master/csl-citation.json" }</w:instrText>
      </w:r>
      <w:r w:rsidR="00441B63">
        <w:rPr>
          <w:noProof/>
        </w:rPr>
        <w:fldChar w:fldCharType="separate"/>
      </w:r>
      <w:r w:rsidR="00393F8C">
        <w:rPr>
          <w:noProof/>
          <w:lang w:val="en-US"/>
        </w:rPr>
        <w:t>(Masson-Delmotte et al., 2013b)</w:t>
      </w:r>
      <w:r w:rsidR="00441B63">
        <w:rPr>
          <w:noProof/>
        </w:rPr>
        <w:fldChar w:fldCharType="end"/>
      </w:r>
      <w:r w:rsidRPr="00E457C1">
        <w:rPr>
          <w:noProof/>
          <w:lang w:val="en-US"/>
        </w:rPr>
        <w:t xml:space="preserve">. </w:t>
      </w:r>
    </w:p>
    <w:p w14:paraId="766CB31C" w14:textId="77777777" w:rsidR="009F594A" w:rsidRPr="00E457C1" w:rsidRDefault="009F594A" w:rsidP="009F594A">
      <w:pPr>
        <w:pStyle w:val="AR6BodyText"/>
        <w:rPr>
          <w:noProof/>
          <w:lang w:val="en-US"/>
        </w:rPr>
      </w:pPr>
    </w:p>
    <w:p w14:paraId="43202AB0" w14:textId="42E5F13E" w:rsidR="009F594A" w:rsidRPr="00E457C1" w:rsidRDefault="009F594A" w:rsidP="009F594A">
      <w:pPr>
        <w:pStyle w:val="AR6BodyText"/>
        <w:rPr>
          <w:noProof/>
          <w:lang w:val="en-US"/>
        </w:rPr>
      </w:pPr>
      <w:r w:rsidRPr="00E457C1">
        <w:rPr>
          <w:noProof/>
          <w:lang w:val="en-US"/>
        </w:rPr>
        <w:t xml:space="preserve">Additional research has shown that CMIP5 models reproduce the spatial structure of </w:t>
      </w:r>
      <w:r w:rsidR="003F7DAA" w:rsidRPr="00E457C1">
        <w:rPr>
          <w:noProof/>
          <w:lang w:val="en-US"/>
        </w:rPr>
        <w:t xml:space="preserve">the </w:t>
      </w:r>
      <w:r w:rsidRPr="00E457C1">
        <w:rPr>
          <w:noProof/>
          <w:lang w:val="en-US"/>
        </w:rPr>
        <w:t xml:space="preserve">SAM well, but tend to overestimate its variability in austral summer at interannual time scales, albeit within the observational uncertainty </w:t>
      </w:r>
      <w:ins w:id="2870" w:author="Ian Blenkinsop" w:date="2021-07-13T12:33:00Z">
        <w:r w:rsidR="000E7946">
          <w:rPr>
            <w:noProof/>
            <w:lang w:val="en-US"/>
          </w:rPr>
          <w:t>(</w:t>
        </w:r>
        <w:r w:rsidR="000E7946" w:rsidRPr="00AC1A12">
          <w:rPr>
            <w:noProof/>
            <w:lang w:val="en-CA" w:eastAsia="en-US"/>
          </w:rPr>
          <w:t>Figure 3.33</w:t>
        </w:r>
        <w:r w:rsidR="000E7946" w:rsidRPr="00E457C1">
          <w:rPr>
            <w:noProof/>
            <w:lang w:val="en-US"/>
          </w:rPr>
          <w:t>c,f,</w:t>
        </w:r>
        <w:r w:rsidR="000E7946">
          <w:rPr>
            <w:noProof/>
            <w:lang w:val="en-US"/>
          </w:rPr>
          <w:t>I;</w:t>
        </w:r>
        <w:r w:rsidR="000E7946" w:rsidRPr="00BB05B7">
          <w:rPr>
            <w:noProof/>
            <w:lang w:val="en-US"/>
            <w:rPrChange w:id="2871" w:author="Clotilde Pean" w:date="2021-09-13T13:16:00Z">
              <w:rPr>
                <w:noProof/>
              </w:rPr>
            </w:rPrChange>
          </w:rPr>
          <w:t xml:space="preserve"> </w:t>
        </w:r>
      </w:ins>
      <w:r>
        <w:rPr>
          <w:noProof/>
        </w:rPr>
        <w:fldChar w:fldCharType="begin" w:fldLock="1"/>
      </w:r>
      <w:r w:rsidR="002D1890">
        <w:rPr>
          <w:noProof/>
          <w:lang w:val="en-US"/>
        </w:rPr>
        <w:instrText>ADDIN CSL_CITATION { "citationItems" : [ { "id" : "ITEM-1", "itemData" : { "DOI" : "10.1175/JCLI-D-13-00204.1", "ISSN" : "0894-8755", "author" : [ { "dropping-particle" : "", "family" : "Zheng", "given" : "Fei", "non-dropping-particle" : "", "parse-names" : false, "suffix" : "" }, { "dropping-particle" : "", "family" : "Li", "given" : "Jianping", "non-dropping-particle" : "", "parse-names" : false, "suffix" : "" }, { "dropping-particle" : "", "family" : "Clark", "given" : "Robin T.", "non-dropping-particle" : "", "parse-names" : false, "suffix" : "" }, { "dropping-particle" : "", "family" : "Nnamchi", "given" : "Hyacinth C.", "non-dropping-particle" : "", "parse-names" : false, "suffix" : "" } ], "container-title" : "Journal of Climate", "id" : "ITEM-1", "issue" : "24", "issued" : { "date-parts" : [ [ "2013", "12" ] ] }, "page" : "9860-9879", "title" : "Simulation and Projection of the Southern Hemisphere Annular Mode in CMIP5 Models", "translator" : [ { "dropping-particle" : "", "family" : "J5078", "given" : "", "non-dropping-particle" : "", "parse-names" : false, "suffix" : "" } ], "type" : "article-journal", "volume" : "26" }, "uris" : [ "http://www.mendeley.com/documents/?uuid=5c59b72a-716c-46b4-b1f4-e52024e24209" ] }, { "id" : "ITEM-2", "itemData" : { "DOI" : "10.1002/2014JD022989", "abstract" : "Abstract Characteristic timescales for the Northern Annular Mode (NAM) and Southern Annular Mode (SAM) variability are diagnosed in historical simulations submitted to the Coupled Model Intercomparison Project Phase 5 (CMIP5) and are compared to the European Centre for Medium-Range Weather Forecasts ERA-Interim data. These timescales are calculated from geopotential height anomaly spectra using a recently developed method, where spectra are divided into low-frequency (Lorentzian) and high-frequency (exponential) parts to account for stochastic and chaotic behaviors, respectively. As found for reanalysis data, model spectra at high frequencies are consistent with low-order chaotic behavior, in contrast to an AR1 process at low frequencies. This places the characterization of the annular mode timescales in a more dynamical rather than purely stochastic context. The characteristic high-frequency timescales for the NAM and SAM derived from the model spectra at high frequencies are \u223c5 days, independent of season, which is consistent with the timescales of ERA-Interim. In the low-frequency domain, however, models are slightly biased toward too long timescales, but within the error bars, a finding which is consistent with previous studies of CMIP3 models. For the SAM, low-frequency timescales in November, December, January, and February are overestimated in the models compared to ERA-Interim. In some models, the overestimation in the SAM austral summer timescale is partly due to interannual variability, which can inflate these timescales by up to \u223c40% in the models but only accounts for about 5% in the ERA-Interim reanalysis.", "author" : [ { "dropping-particle" : "", "family" : "Schenzinger", "given" : "V", "non-dropping-particle" : "", "parse-names" : false, "suffix" : "" }, { "dropping-particle" : "", "family" : "Osprey", "given" : "S M", "non-dropping-particle" : "", "parse-names" : false, "suffix" : "" } ], "container-title" : "Journal of Geophysical Research: Atmospheres", "id" : "ITEM-2", "issue" : "21", "issued" : { "date-parts" : [ [ "2015" ] ] }, "page" : "11203-11214", "title" : "Interpreting the nature of Northern and Southern Annular Mode variability in CMIP5 Models", "translator" : [ { "dropping-particle" : "", "family" : "J3684", "given" : "", "non-dropping-particle" : "", "parse-names" : false, "suffix" : "" } ], "type" : "article-journal", "volume" : "120" }, "uris" : [ "http://www.mendeley.com/documents/?uuid=167dd329-d219-4a18-9f83-29c75b3869bf" ] } ], "mendeley" : { "formattedCitation" : "(Zheng et al., 2013; Schenzinger and Osprey, 2015)", "manualFormatting" : "Zheng et al., 2013; Schenzinger and Osprey, 2015", "plainTextFormattedCitation" : "(Zheng et al., 2013; Schenzinger and Osprey, 2015)", "previouslyFormattedCitation" : "(Zheng et al., 2013; Schenzinger and Osprey, 2015)" }, "properties" : { "noteIndex" : 0 }, "schema" : "https://github.com/citation-style-language/schema/raw/master/csl-citation.json" }</w:instrText>
      </w:r>
      <w:r>
        <w:rPr>
          <w:noProof/>
        </w:rPr>
        <w:fldChar w:fldCharType="separate"/>
      </w:r>
      <w:del w:id="2872" w:author="Ian Blenkinsop" w:date="2021-07-13T12:33:00Z">
        <w:r w:rsidR="00393F8C" w:rsidDel="000E7946">
          <w:rPr>
            <w:noProof/>
            <w:lang w:val="en-US"/>
          </w:rPr>
          <w:delText>(</w:delText>
        </w:r>
      </w:del>
      <w:r w:rsidR="00393F8C">
        <w:rPr>
          <w:noProof/>
          <w:lang w:val="en-US"/>
        </w:rPr>
        <w:t>Zheng et al.</w:t>
      </w:r>
      <w:ins w:id="2873" w:author="Robin Matthews" w:date="2021-06-16T11:49:00Z">
        <w:r w:rsidR="00455814">
          <w:rPr>
            <w:noProof/>
            <w:lang w:val="en-US"/>
          </w:rPr>
          <w:t>,</w:t>
        </w:r>
      </w:ins>
      <w:r w:rsidR="00393F8C">
        <w:rPr>
          <w:noProof/>
          <w:lang w:val="en-US"/>
        </w:rPr>
        <w:t xml:space="preserve"> 2013; Schenzinger and Osprey</w:t>
      </w:r>
      <w:ins w:id="2874" w:author="Robin Matthews" w:date="2021-06-16T11:49:00Z">
        <w:r w:rsidR="00455814">
          <w:rPr>
            <w:noProof/>
            <w:lang w:val="en-US"/>
          </w:rPr>
          <w:t>,</w:t>
        </w:r>
      </w:ins>
      <w:r w:rsidR="00393F8C">
        <w:rPr>
          <w:noProof/>
          <w:lang w:val="en-US"/>
        </w:rPr>
        <w:t xml:space="preserve"> 2015</w:t>
      </w:r>
      <w:r>
        <w:rPr>
          <w:noProof/>
        </w:rPr>
        <w:fldChar w:fldCharType="end"/>
      </w:r>
      <w:del w:id="2875" w:author="Ian Blenkinsop" w:date="2021-07-13T12:33:00Z">
        <w:r w:rsidRPr="00E457C1" w:rsidDel="000E7946">
          <w:rPr>
            <w:noProof/>
            <w:lang w:val="en-US"/>
          </w:rPr>
          <w:delText xml:space="preserve">; </w:delText>
        </w:r>
        <w:r w:rsidR="001F1422" w:rsidRPr="00AC1A12" w:rsidDel="000E7946">
          <w:rPr>
            <w:noProof/>
            <w:lang w:val="en-CA" w:eastAsia="en-US"/>
          </w:rPr>
          <w:delText>Figure 3.33</w:delText>
        </w:r>
        <w:r w:rsidRPr="00E457C1" w:rsidDel="000E7946">
          <w:rPr>
            <w:noProof/>
            <w:lang w:val="en-US"/>
          </w:rPr>
          <w:delText>c,f,i</w:delText>
        </w:r>
      </w:del>
      <w:r w:rsidRPr="00E457C1">
        <w:rPr>
          <w:noProof/>
          <w:lang w:val="en-US"/>
        </w:rPr>
        <w:t xml:space="preserve">). This is related to the models’ tendency to simulate slightly more persistent SAM anomalies in summer </w:t>
      </w:r>
      <w:r w:rsidR="003F7DAA" w:rsidRPr="00E457C1">
        <w:rPr>
          <w:noProof/>
          <w:lang w:val="en-US"/>
        </w:rPr>
        <w:t>compared to</w:t>
      </w:r>
      <w:r w:rsidR="00315AC1" w:rsidRPr="00E457C1">
        <w:rPr>
          <w:noProof/>
          <w:lang w:val="en-US"/>
        </w:rPr>
        <w:t xml:space="preserve"> </w:t>
      </w:r>
      <w:r w:rsidRPr="00E457C1">
        <w:rPr>
          <w:noProof/>
          <w:lang w:val="en-US"/>
        </w:rPr>
        <w:t xml:space="preserve">reanalyses </w:t>
      </w:r>
      <w:r>
        <w:rPr>
          <w:noProof/>
        </w:rPr>
        <w:fldChar w:fldCharType="begin" w:fldLock="1"/>
      </w:r>
      <w:r w:rsidR="00DD1373">
        <w:rPr>
          <w:noProof/>
          <w:lang w:val="en-US"/>
        </w:rPr>
        <w:instrText>ADDIN CSL_CITATION { "citationItems" : [ { "id" : "ITEM-1", "itemData" : { "DOI" : "10.1002/2014JD022989", "abstract" : "Abstract Characteristic timescales for the Northern Annular Mode (NAM) and Southern Annular Mode (SAM) variability are diagnosed in historical simulations submitted to the Coupled Model Intercomparison Project Phase 5 (CMIP5) and are compared to the European Centre for Medium-Range Weather Forecasts ERA-Interim data. These timescales are calculated from geopotential height anomaly spectra using a recently developed method, where spectra are divided into low-frequency (Lorentzian) and high-frequency (exponential) parts to account for stochastic and chaotic behaviors, respectively. As found for reanalysis data, model spectra at high frequencies are consistent with low-order chaotic behavior, in contrast to an AR1 process at low frequencies. This places the characterization of the annular mode timescales in a more dynamical rather than purely stochastic context. The characteristic high-frequency timescales for the NAM and SAM derived from the model spectra at high frequencies are \u223c5 days, independent of season, which is consistent with the timescales of ERA-Interim. In the low-frequency domain, however, models are slightly biased toward too long timescales, but within the error bars, a finding which is consistent with previous studies of CMIP3 models. For the SAM, low-frequency timescales in November, December, January, and February are overestimated in the models compared to ERA-Interim. In some models, the overestimation in the SAM austral summer timescale is partly due to interannual variability, which can inflate these timescales by up to \u223c40% in the models but only accounts for about 5% in the ERA-Interim reanalysis.", "author" : [ { "dropping-particle" : "", "family" : "Schenzinger", "given" : "V", "non-dropping-particle" : "", "parse-names" : false, "suffix" : "" }, { "dropping-particle" : "", "family" : "Osprey", "given" : "S M", "non-dropping-particle" : "", "parse-names" : false, "suffix" : "" } ], "container-title" : "Journal of Geophysical Research: Atmospheres", "id" : "ITEM-1", "issue" : "21", "issued" : { "date-parts" : [ [ "2015" ] ] }, "page" : "11203-11214", "title" : "Interpreting the nature of Northern and Southern Annular Mode variability in CMIP5 Models", "translator" : [ { "dropping-particle" : "", "family" : "J3684", "given" : "", "non-dropping-particle" : "", "parse-names" : false, "suffix" : "" } ], "type" : "article-journal", "volume" : "120" }, "uris" : [ "http://www.mendeley.com/documents/?uuid=167dd329-d219-4a18-9f83-29c75b3869bf" ] }, { "id" : "ITEM-2", "itemData" : { "DOI" : "10.1029/2019EA001065", "abstract" : "Abstract One of the major globally relevant systematic biases in previous generations of climate models has been an equatorward bias in the latitude of the Southern Hemisphere (SH) mid-latitude tropospheric eddy driven westerly jet. The far-reaching implications of this for Southern Ocean heat and carbon uptake and Antarctic land and sea ice are key reasons why addressing this bias is a high priority. It is therefore of primary importance to evaluate the representation of the SH westerly jet in the latest generation of global climate and earth system models that comprise the Coupled Model Intercomparison Project Phase 6 (CMIP6). In this paper we assess the representation of major indices of SH extratropical atmospheric circulation in CMIP6 by comparison against both observations and the previous generation of CMIP5 models. Indices assessed are the latitude and speed of the westerly jet, variability of the Southern Annular Mode (SAM), and representation of the Amundsen Sea Low (ASL). These are calculated from the historical forcing simulations of both CMIP5 and CMIP6 for time periods matching available observational and reanalysis data sets. From the 39 CMIP6 models available at the time of writing there is an overall reduction in the equatorward bias of the annual mean westerly jet from 1.9\u00b0 in CMIP5 to 0.4\u00b0 in CMIP6 and from a seasonal perspective the reduction is clearest in austral spring and summer. This is accompanied by a halving of the bias of SAM decorrelation timescales compared to CMIP5. However, no such overall improvements are evident for the ASL.", "author" : [ { "dropping-particle" : "", "family" : "Bracegirdle", "given" : "T J", "non-dropping-particle" : "", "parse-names" : false, "suffix" : "" }, { "dropping-particle" : "", "family" : "Holmes", "given" : "C R", "non-dropping-particle" : "", "parse-names" : false, "suffix" : "" }, { "dropping-particle" : "", "family" : "Hosking", "given" : "J S", "non-dropping-particle" : "", "parse-names" : false, "suffix" : "" }, { "dropping-particle" : "", "family" : "Marshall", "given" : "G J", "non-dropping-particle" : "", "parse-names" : false, "suffix" : "" }, { "dropping-particle" : "", "family" : "Osman", "given" : "M", "non-dropping-particle" : "", "parse-names" : false, "suffix" : "" }, { "dropping-particle" : "", "family" : "Patterson", "given" : "M", "non-dropping-particle" : "", "parse-names" : false, "suffix" : "" }, { "dropping-particle" : "", "family" : "Rackow", "given" : "T", "non-dropping-particle" : "", "parse-names" : false, "suffix" : "" } ], "container-title" : "Earth and Space Science", "id" : "ITEM-2", "issue" : "6", "issued" : { "date-parts" : [ [ "2020" ] ] }, "note" : "e2019EA001065 2019EA001065", "page" : "e2019EA001065", "title" : "Improvements in Circumpolar Southern Hemisphere Extratropical Atmospheric Circulation in CMIP6 Compared to CMIP5", "translator" : [ { "dropping-particle" : "", "family" : "J6520", "given" : "", "non-dropping-particle" : "", "parse-names" : false, "suffix" : "" } ], "type" : "article-journal", "volume" : "7" }, "uris" : [ "http://www.mendeley.com/documents/?uuid=a4f9bc45-113b-4402-9a3d-0ae2dd558fb3" ] } ], "mendeley" : { "formattedCitation" : "(Schenzinger and Osprey, 2015; Bracegirdle et al., 2020)", "manualFormatting" : "(Schenzinger and Osprey, 2015; Bracegirdle et al., 2020)", "plainTextFormattedCitation" : "(Schenzinger and Osprey, 2015; Bracegirdle et al., 2020)", "previouslyFormattedCitation" : "(Schenzinger and Osprey, 2015; Bracegirdle et al., 2020)" }, "properties" : { "noteIndex" : 0 }, "schema" : "https://github.com/citation-style-language/schema/raw/master/csl-citation.json" }</w:instrText>
      </w:r>
      <w:r>
        <w:rPr>
          <w:noProof/>
        </w:rPr>
        <w:fldChar w:fldCharType="separate"/>
      </w:r>
      <w:r w:rsidR="00393F8C">
        <w:rPr>
          <w:noProof/>
          <w:lang w:val="en-US"/>
        </w:rPr>
        <w:t>(Schenzinger and Osprey, 2015; Bracegirdle et al., 2020)</w:t>
      </w:r>
      <w:r>
        <w:rPr>
          <w:noProof/>
        </w:rPr>
        <w:fldChar w:fldCharType="end"/>
      </w:r>
      <w:r w:rsidRPr="00E457C1">
        <w:rPr>
          <w:noProof/>
          <w:lang w:val="en-US"/>
        </w:rPr>
        <w:t xml:space="preserve">. This </w:t>
      </w:r>
      <w:r w:rsidR="00137B2C" w:rsidRPr="00E457C1">
        <w:rPr>
          <w:noProof/>
          <w:lang w:val="en-US"/>
        </w:rPr>
        <w:t>may be</w:t>
      </w:r>
      <w:r w:rsidRPr="00E457C1">
        <w:rPr>
          <w:noProof/>
          <w:lang w:val="en-US"/>
        </w:rPr>
        <w:t xml:space="preserve"> due in part to too weak a negative feedback from tropospheric planetary waves </w:t>
      </w:r>
      <w:r>
        <w:rPr>
          <w:noProof/>
        </w:rPr>
        <w:fldChar w:fldCharType="begin" w:fldLock="1"/>
      </w:r>
      <w:r w:rsidR="00E719C0">
        <w:rPr>
          <w:noProof/>
          <w:lang w:val="en-US"/>
        </w:rPr>
        <w:instrText>ADDIN CSL_CITATION { "citationItems" : [ { "id" : "ITEM-1", "itemData" : { "DOI" : "10.1175/JCLI-D-12-00495.1", "ISSN" : "0894-8755", "author" : [ { "dropping-particle" : "", "family" : "Simpson", "given" : "Isla R.", "non-dropping-particle" : "", "parse-names" : false, "suffix" : "" }, { "dropping-particle" : "", "family" : "Shepherd", "given" : "Theodore G.", "non-dropping-particle" : "", "parse-names" : false, "suffix" : "" }, { "dropping-particle" : "", "family" : "Hitchcock", "given" : "Peter", "non-dropping-particle" : "", "parse-names" : false, "suffix" : "" }, { "dropping-particle" : "", "family" : "Scinocca", "given" : "John F.", "non-dropping-particle" : "", "parse-names" : false, "suffix" : "" } ], "container-title" : "Journal of Climate", "id" : "ITEM-1", "issue" : "14", "issued" : { "date-parts" : [ [ "2013", "7" ] ] }, "page" : "5220-5241", "title" : "Southern Annular Mode Dynamics in Observations and Models. Part II: Eddy Feedbacks", "translator" : [ { "dropping-particle" : "", "family" : "J5079", "given" : "", "non-dropping-particle" : "", "parse-names" : false, "suffix" : "" } ], "type" : "article-journal", "volume" : "26" }, "uris" : [ "http://www.mendeley.com/documents/?uuid=65fcbc07-fa67-4aae-b7a0-6ce37c035916" ] } ], "mendeley" : { "formattedCitation" : "(Simpson et al., 2013)", "plainTextFormattedCitation" : "(Simpson et al., 2013)", "previouslyFormattedCitation" : "(Simpson et al., 2013)" }, "properties" : { "noteIndex" : 0 }, "schema" : "https://github.com/citation-style-language/schema/raw/master/csl-citation.json" }</w:instrText>
      </w:r>
      <w:r>
        <w:rPr>
          <w:noProof/>
        </w:rPr>
        <w:fldChar w:fldCharType="separate"/>
      </w:r>
      <w:r w:rsidR="00393F8C">
        <w:rPr>
          <w:noProof/>
          <w:lang w:val="en-US"/>
        </w:rPr>
        <w:t>(Simpson et al., 2013)</w:t>
      </w:r>
      <w:r>
        <w:rPr>
          <w:noProof/>
        </w:rPr>
        <w:fldChar w:fldCharType="end"/>
      </w:r>
      <w:r w:rsidRPr="00E457C1">
        <w:rPr>
          <w:noProof/>
          <w:lang w:val="en-US"/>
        </w:rPr>
        <w:t xml:space="preserve">. CMIP6 models show improved performance in reproducing the spatial structure and interannual </w:t>
      </w:r>
      <w:bookmarkStart w:id="2876" w:name="_Hlk66119090"/>
      <w:bookmarkStart w:id="2877" w:name="_Hlk66110896"/>
      <w:r w:rsidRPr="00E457C1">
        <w:rPr>
          <w:noProof/>
          <w:lang w:val="en-US"/>
        </w:rPr>
        <w:t xml:space="preserve">variance of the SAM in summer based on </w:t>
      </w:r>
      <w:r w:rsidRPr="00ED5B35">
        <w:rPr>
          <w:noProof/>
        </w:rPr>
        <w:fldChar w:fldCharType="begin" w:fldLock="1"/>
      </w:r>
      <w:r w:rsidR="00E719C0">
        <w:rPr>
          <w:noProof/>
          <w:lang w:val="en-US"/>
        </w:rPr>
        <w:instrText>ADDIN CSL_CITATION { "citationItems" : [ { "id" : "ITEM-1", "itemData" : { "DOI" : "10.1007/s00382-018-4355-4", "ISSN" : "0930-7575",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 W", "non-dropping-particle" : "", "parse-names" : false, "suffix" : "" }, { "dropping-particle" : "", "family" : "Taylor", "given" : "Karl E", "non-dropping-particle" : "", "parse-names" : false, "suffix" : "" } ], "container-title" : "Climate Dynamics", "id" : "ITEM-1", "issue" : "7-8", "issued" : { "date-parts" : [ [ "2019", "4", "27" ] ] }, "page" : "4057-4089", "title" : "Quantifying the agreement between observed and simulated extratropical modes of interannual variability", "translator" : [ { "dropping-particle" : "", "family" : "J3728", "given" : "", "non-dropping-particle" : "", "parse-names" : false, "suffix" : "" } ], "type" : "article-journal", "volume" : "52" }, "uris" : [ "http://www.mendeley.com/documents/?uuid=1f2a235a-5c0e-4c17-b653-b5234fb3885e" ] } ], "mendeley" : { "formattedCitation" : "(Lee et al., 2019)", "manualFormatting" : "Lee et al. (2019)", "plainTextFormattedCitation" : "(Lee et al., 2019)", "previouslyFormattedCitation" : "(Lee et al., 2019)" }, "properties" : { "noteIndex" : 0 }, "schema" : "https://github.com/citation-style-language/schema/raw/master/csl-citation.json" }</w:instrText>
      </w:r>
      <w:r w:rsidRPr="00ED5B35">
        <w:rPr>
          <w:noProof/>
        </w:rPr>
        <w:fldChar w:fldCharType="separate"/>
      </w:r>
      <w:r w:rsidR="00393F8C">
        <w:rPr>
          <w:noProof/>
          <w:lang w:val="en-US"/>
        </w:rPr>
        <w:t>Lee et al. (2019)</w:t>
      </w:r>
      <w:r w:rsidRPr="00ED5B35">
        <w:rPr>
          <w:noProof/>
        </w:rPr>
        <w:fldChar w:fldCharType="end"/>
      </w:r>
      <w:r w:rsidRPr="00E457C1">
        <w:rPr>
          <w:noProof/>
          <w:lang w:val="en-US"/>
        </w:rPr>
        <w:t xml:space="preserve"> diagnostics (</w:t>
      </w:r>
      <w:r w:rsidR="001F1422" w:rsidRPr="00ED5B35">
        <w:rPr>
          <w:noProof/>
          <w:lang w:val="en-CA" w:eastAsia="en-US"/>
        </w:rPr>
        <w:t>Figure</w:t>
      </w:r>
      <w:r w:rsidR="001F1422" w:rsidRPr="00AC1A12">
        <w:rPr>
          <w:noProof/>
          <w:lang w:val="en-CA" w:eastAsia="en-US"/>
        </w:rPr>
        <w:t xml:space="preserve"> 3.33</w:t>
      </w:r>
      <w:r w:rsidRPr="00E457C1">
        <w:rPr>
          <w:noProof/>
          <w:lang w:val="en-US"/>
        </w:rPr>
        <w:t xml:space="preserve">i), </w:t>
      </w:r>
      <w:bookmarkEnd w:id="2876"/>
      <w:r w:rsidRPr="00E457C1">
        <w:rPr>
          <w:noProof/>
          <w:lang w:val="en-US"/>
        </w:rPr>
        <w:t xml:space="preserve">with </w:t>
      </w:r>
      <w:bookmarkEnd w:id="2877"/>
      <w:r w:rsidRPr="00E457C1">
        <w:rPr>
          <w:noProof/>
          <w:lang w:val="en-US"/>
        </w:rPr>
        <w:t>a better match of its trend with reanalyses over 1979</w:t>
      </w:r>
      <w:del w:id="2878" w:author="Sara M Tuson" w:date="2021-06-24T11:11:00Z">
        <w:r w:rsidRPr="00E457C1" w:rsidDel="00D269C7">
          <w:rPr>
            <w:noProof/>
            <w:lang w:val="en-US"/>
          </w:rPr>
          <w:delText>-</w:delText>
        </w:r>
      </w:del>
      <w:ins w:id="2879" w:author="Sara M Tuson" w:date="2021-06-24T11:11:00Z">
        <w:r w:rsidR="00D269C7">
          <w:rPr>
            <w:noProof/>
            <w:lang w:val="en-US"/>
          </w:rPr>
          <w:t>–</w:t>
        </w:r>
      </w:ins>
      <w:r w:rsidRPr="00E457C1">
        <w:rPr>
          <w:noProof/>
          <w:lang w:val="en-US"/>
        </w:rPr>
        <w:t>2014 (</w:t>
      </w:r>
      <w:r w:rsidR="001F1422" w:rsidRPr="00AC1A12">
        <w:rPr>
          <w:noProof/>
          <w:lang w:val="en-CA" w:eastAsia="en-US"/>
        </w:rPr>
        <w:t>Figure 3.33</w:t>
      </w:r>
      <w:r w:rsidRPr="00E457C1">
        <w:rPr>
          <w:noProof/>
          <w:lang w:val="en-US"/>
        </w:rPr>
        <w:t>l), more realistic persistence and improved positioning of the westerly jet</w:t>
      </w:r>
      <w:r w:rsidR="00137B2C" w:rsidRPr="00E457C1">
        <w:rPr>
          <w:noProof/>
          <w:lang w:val="en-US"/>
        </w:rPr>
        <w:t>,</w:t>
      </w:r>
      <w:r w:rsidRPr="00E457C1">
        <w:rPr>
          <w:noProof/>
          <w:lang w:val="en-US"/>
        </w:rPr>
        <w:t xml:space="preserve"> which in CMIP5 models on average is located too far equatorward </w:t>
      </w:r>
      <w:r>
        <w:rPr>
          <w:noProof/>
        </w:rPr>
        <w:fldChar w:fldCharType="begin" w:fldLock="1"/>
      </w:r>
      <w:r w:rsidR="00DD1373">
        <w:rPr>
          <w:noProof/>
          <w:lang w:val="en-US"/>
        </w:rPr>
        <w:instrText>ADDIN CSL_CITATION { "citationItems" : [ { "id" : "ITEM-1",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"ITEM-1",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"id" : "ITEM-2", "itemData" : { "DOI" : "10.1029/2019EA001065", "abstract" : "Abstract One of the major globally relevant systematic biases in previous generations of climate models has been an equatorward bias in the latitude of the Southern Hemisphere (SH) mid-latitude tropospheric eddy driven westerly jet. The far-reaching implications of this for Southern Ocean heat and carbon uptake and Antarctic land and sea ice are key reasons why addressing this bias is a high priority. It is therefore of primary importance to evaluate the representation of the SH westerly jet in the latest generation of global climate and earth system models that comprise the Coupled Model Intercomparison Project Phase 6 (CMIP6). In this paper we assess the representation of major indices of SH extratropical atmospheric circulation in CMIP6 by comparison against both observations and the previous generation of CMIP5 models. Indices assessed are the latitude and speed of the westerly jet, variability of the Southern Annular Mode (SAM), and representation of the Amundsen Sea Low (ASL). These are calculated from the historical forcing simulations of both CMIP5 and CMIP6 for time periods matching available observational and reanalysis data sets. From the 39 CMIP6 models available at the time of writing there is an overall reduction in the equatorward bias of the annual mean westerly jet from 1.9\u00b0 in CMIP5 to 0.4\u00b0 in CMIP6 and from a seasonal perspective the reduction is clearest in austral spring and summer. This is accompanied by a halving of the bias of SAM decorrelation timescales compared to CMIP5. However, no such overall improvements are evident for the ASL.", "author" : [ { "dropping-particle" : "", "family" : "Bracegirdle", "given" : "T J", "non-dropping-particle" : "", "parse-names" : false, "suffix" : "" }, { "dropping-particle" : "", "family" : "Holmes", "given" : "C R", "non-dropping-particle" : "", "parse-names" : false, "suffix" : "" }, { "dropping-particle" : "", "family" : "Hosking", "given" : "J S", "non-dropping-particle" : "", "parse-names" : false, "suffix" : "" }, { "dropping-particle" : "", "family" : "Marshall", "given" : "G J", "non-dropping-particle" : "", "parse-names" : false, "suffix" : "" }, { "dropping-particle" : "", "family" : "Osman", "given" : "M", "non-dropping-particle" : "", "parse-names" : false, "suffix" : "" }, { "dropping-particle" : "", "family" : "Patterson", "given" : "M", "non-dropping-particle" : "", "parse-names" : false, "suffix" : "" }, { "dropping-particle" : "", "family" : "Rackow", "given" : "T", "non-dropping-particle" : "", "parse-names" : false, "suffix" : "" } ], "container-title" : "Earth and Space Science", "id" : "ITEM-2", "issue" : "6", "issued" : { "date-parts" : [ [ "2020" ] ] }, "note" : "e2019EA001065 2019EA001065", "page" : "e2019EA001065", "title" : "Improvements in Circumpolar Southern Hemisphere Extratropical Atmospheric Circulation in CMIP6 Compared to CMIP5", "translator" : [ { "dropping-particle" : "", "family" : "J6520", "given" : "", "non-dropping-particle" : "", "parse-names" : false, "suffix" : "" } ], "type" : "article-journal", "volume" : "7" }, "uris" : [ "http://www.mendeley.com/documents/?uuid=a4f9bc45-113b-4402-9a3d-0ae2dd558fb3" ] } ], "mendeley" : { "formattedCitation" : "(Bracegirdle et al., 2020; Grose et al., 2020)", "manualFormatting" : "(Bracegirdle et al., 2020; Grose et al., 2020)", "plainTextFormattedCitation" : "(Bracegirdle et al., 2020; Grose et al., 2020)", "previouslyFormattedCitation" : "(Bracegirdle et al., 2020; Grose et al., 2020)" }, "properties" : { "noteIndex" : 0 }, "schema" : "https://github.com/citation-style-language/schema/raw/master/csl-citation.json" }</w:instrText>
      </w:r>
      <w:r>
        <w:rPr>
          <w:noProof/>
        </w:rPr>
        <w:fldChar w:fldCharType="separate"/>
      </w:r>
      <w:r w:rsidR="00393F8C">
        <w:rPr>
          <w:noProof/>
          <w:lang w:val="en-US"/>
        </w:rPr>
        <w:t>(Bracegirdle et al., 2020; Grose et al., 2020)</w:t>
      </w:r>
      <w:r>
        <w:rPr>
          <w:noProof/>
        </w:rPr>
        <w:fldChar w:fldCharType="end"/>
      </w:r>
      <w:r w:rsidRPr="00E457C1">
        <w:rPr>
          <w:noProof/>
          <w:lang w:val="en-US"/>
        </w:rPr>
        <w:t>.</w:t>
      </w:r>
      <w:r w:rsidRPr="00E457C1">
        <w:rPr>
          <w:rFonts w:cs="Times New Roman"/>
          <w:noProof/>
          <w:lang w:val="en-US"/>
        </w:rPr>
        <w:t xml:space="preserve"> </w:t>
      </w:r>
      <w:r>
        <w:rPr>
          <w:rFonts w:cs="Times New Roman"/>
          <w:noProof/>
          <w:lang w:val="en-US"/>
        </w:rPr>
        <w:t>In</w:t>
      </w:r>
      <w:r w:rsidRPr="00E457C1">
        <w:rPr>
          <w:rFonts w:cs="Times New Roman"/>
          <w:noProof/>
          <w:lang w:val="en-US"/>
        </w:rPr>
        <w:t xml:space="preserve"> CMIP5, it is also found that</w:t>
      </w:r>
      <w:r w:rsidRPr="00E457C1">
        <w:rPr>
          <w:noProof/>
          <w:lang w:val="en-US"/>
        </w:rPr>
        <w:t xml:space="preserve"> models</w:t>
      </w:r>
      <w:r w:rsidR="00137B2C" w:rsidRPr="00E457C1">
        <w:rPr>
          <w:noProof/>
          <w:lang w:val="en-US"/>
        </w:rPr>
        <w:t xml:space="preserve"> which</w:t>
      </w:r>
      <w:r w:rsidR="00361CC7" w:rsidRPr="00E457C1">
        <w:rPr>
          <w:noProof/>
          <w:lang w:val="en-US"/>
        </w:rPr>
        <w:t xml:space="preserve"> </w:t>
      </w:r>
      <w:r w:rsidRPr="00E457C1">
        <w:rPr>
          <w:noProof/>
          <w:lang w:val="en-US"/>
        </w:rPr>
        <w:t>extend above the stratopause tend to simulate stronger summertime trends in the late 20</w:t>
      </w:r>
      <w:r w:rsidRPr="00566450">
        <w:rPr>
          <w:noProof/>
          <w:lang w:val="en-US"/>
          <w:rPrChange w:id="2880" w:author="Sara M Tuson" w:date="2021-06-28T09:48:00Z">
            <w:rPr>
              <w:noProof/>
              <w:vertAlign w:val="superscript"/>
              <w:lang w:val="en-US"/>
            </w:rPr>
          </w:rPrChange>
        </w:rPr>
        <w:t>th</w:t>
      </w:r>
      <w:r w:rsidRPr="00E457C1">
        <w:rPr>
          <w:noProof/>
          <w:lang w:val="en-US"/>
        </w:rPr>
        <w:t xml:space="preserve"> century than their counterparts </w:t>
      </w:r>
      <w:r w:rsidR="00137B2C" w:rsidRPr="00E457C1">
        <w:rPr>
          <w:noProof/>
          <w:lang w:val="en-US"/>
        </w:rPr>
        <w:t>with tops</w:t>
      </w:r>
      <w:r w:rsidRPr="00E457C1">
        <w:rPr>
          <w:noProof/>
          <w:lang w:val="en-US"/>
        </w:rPr>
        <w:t xml:space="preserve"> within the stratosphere </w:t>
      </w:r>
      <w:r>
        <w:rPr>
          <w:noProof/>
        </w:rPr>
        <w:fldChar w:fldCharType="begin" w:fldLock="1"/>
      </w:r>
      <w:r w:rsidR="00763066">
        <w:rPr>
          <w:noProof/>
          <w:lang w:val="en-US"/>
        </w:rPr>
        <w:instrText>ADDIN CSL_CITATION { "citationItems" : [ { "id" : "ITEM-1", "itemData" : { "DOI" : "10.1007/s00382-017-3746-2", "ISSN" : "0930-7575", "abstract" : "This work documents long-term changes in the Southern Hemisphere\ncirculation in the austral spring-summer season in the Coupled\nIntercomparison Project Phase 5 models, showing that those changes are\nlarger in magnitude and closer to ERA-Interim and other reanalyses if\nmodels include a dynamical representation of the stratosphere.\nSpecifically, models with a high-top and included dynamical and-in some\ncases-chemical feedbacks within the stratosphere better simulate the\nlower stratospheric cooling observed over 1979-2001 and strongly driven\nby ozone depletion, when compared to the other models. This occurs\nbecause high-top models can fully capture the stratospheric large scale\ncirculation response to the ozone-induced cooling. Interestingly, this\ndifference is also found at the surface for the Southern Annular Mode\n(SAM) changes, even though all model categories tend to underestimate\nSAM trends over those decades. In this analysis, models including a\nproper dynamical stratosphere are more sensitive to lower stratospheric\ncooling in their tropospheric circulation response. After a brief\ndiscussion of two RCP scenarios, our study confirms that at least for\nlarge changes in the extratropical regions, stratospheric changes\ninduced by external forcing have to be properly simulated, as they are\nimportant drivers of tropospheric climate variations.", "author" : [ { "dropping-particle" : "", "family" : "Rea", "given" : "Gloria", "non-dropping-particle" : "", "parse-names" : false, "suffix" : "" }, { "dropping-particle" : "", "family" : "Riccio", "given" : "Angelo", "non-dropping-particle" : "", "parse-names" : false, "suffix" : "" }, { "dropping-particle" : "", "family" : "Fierli", "given" : "Federico", "non-dropping-particle" : "", "parse-names" : false, "suffix" : "" }, { "dropping-particle" : "", "family" : "Cairo", "given" : "Francesco", "non-dropping-particle" : "", "parse-names" : false, "suffix" : "" }, { "dropping-particle" : "", "family" : "Cagnazzo", "given" : "Chiara", "non-dropping-particle" : "", "parse-names" : false, "suffix" : "" } ], "container-title" : "CLIMATE DYNAMICS", "id" : "ITEM-1", "issue" : "5-6", "issued" : { "date-parts" : [ [ "2018", "3" ] ] }, "page" : "2239-2255", "publisher" : "SPRINGER", "publisher-place" : "233 SPRING ST, NEW YORK, NY 10013 USA", "title" : "Stratosphere-resolving CMIP5 models simulate different changes in the Southern Hemisphere", "translator" : [ { "dropping-particle" : "", "family" : "J4862", "given" : "", "non-dropping-particle" : "", "parse-names" : false, "suffix" : "" } ], "type" : "article-journal", "volume" : "50" }, "uris" : [ "http://www.mendeley.com/documents/?uuid=2478e8ef-01b1-4ea2-9493-c78bed0f6c53" ] }, { "id" : "ITEM-2", "itemData" : { "DOI" : "10.1088/1748-9326/aabf21", "ISSN" : "1748-9326", "abstract" : "The Southern Hemisphere (SH) zonal-mean circulation change in response to Antarctic ozone depletion is re-visited by examining a set of the latest model simulations archived for the Chemistry-Climate Model Initiative (CCMI) project. All models reasonably well reproduce Antarctic ozone depletion in the late 20th century. The related SH-summer circulation changes, such as a poleward intensification of westerly jet and a poleward expansion of the Hadley cell, are also well captured. All experiments exhibit quantitatively the same multi-model mean trend, irrespective of whether the ocean is coupled or prescribed. Results are also quantitatively similar to those derived from the Coupled Model Intercomparison Project phase 5 (CMIP5) high-top model simulations in which the stratospheric ozone is mostly prescribed with monthly- and zonally-averaged values. These results suggest that the ozone-hole-induced SH-summer circulation changes are robust across the models irrespective of the specific chemistry-atmosphere-ocean coupling.", "author" : [ { "dropping-particle" : "", "family" : "Son", "given" : "Seok-Woo", "non-dropping-particle" : "", "parse-names" : false, "suffix" : "" }, { "dropping-particle" : "", "family" : "Han", "given" : "Bo-Reum", "non-dropping-particle" : "", "parse-names" : false, "suffix" : "" }, { "dropping-particle" : "", "family" : "Garfinkel", "given" : "Chaim I", "non-dropping-particle" : "", "parse-names" : false, "suffix" : "" }, { "dropping-particle" : "", "family" : "Kim", "given" : "Seo-Yeon", "non-dropping-particle" : "", "parse-names" : false, "suffix" : "" }, { "dropping-particle" : "", "family" : "Park", "given" : "Rokjin",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"Alexander T", "non-dropping-particle" : "", "parse-names" : false, "suffix" : "" }, { "dropping-particle" : "", "family" : "Butchart", "given" : "N", "non-dropping-particle" : "", "parse-names" : false, "suffix" : "" }, { "dropping-particle" : "", "family" : "Chipperfield", "given" : "Martyn P",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S", "non-dropping-particle" : "", "parse-names" : false, "suffix" : "" }, { "dropping-particle" : "", "family" : "Hardiman", "given" : "Steven C", "non-dropping-particle" : "", "parse-names" : false, "suffix" : "" }, { "dropping-particle" : "", "family" : "J\u00f6ckel", "given" : "Patrick", "non-dropping-particle" : "", "parse-names" : false, "suffix" : "" }, { "dropping-particle" : "", "family" : "Kinnison", "given" : "Douglas",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"O\u2019Connor", "given" : "Fiona M", "non-dropping-particle" : "", "parse-names" : false, "suffix" : "" }, { "dropping-particle" : "", "family" : "Oman", "given" : "Luke D", "non-dropping-particle" : "", "parse-names" : false, "suffix" : "" }, { "dropping-particle" : "", "family" : "Plummer", "given" : "David A", "non-dropping-particle" : "", "parse-names" : false, "suffix" : "" }, { "dropping-particle" : "", "family" : "Pozzer", "given" : "Andrea",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"Stone", "given" : "Kane", "non-dropping-particle" : "", "parse-names" : false, "suffix" : "" }, { "dropping-particle" : "", "family" : "Tilmes", "given" : "Simone", "non-dropping-particle" : "", "parse-names" : false, "suffix" : "" }, { "dropping-particle" : "", "family" : "Yamashita", "given" : "Yousuke", "non-dropping-particle" : "", "parse-names" : false, "suffix" : "" }, { "dropping-particle" : "", "family" : "Zeng", "given" : "Guang", "non-dropping-particle" : "", "parse-names" : false, "suffix" : "" } ], "container-title" : "Environmental Research Letters", "id" : "ITEM-2", "issue" : "5", "issued" : { "date-parts" : [ [ "2018", "5", "1" ] ] }, "page" : "054024", "publisher" : "IOP PUBLISHING LTD", "publisher-place" : "TEMPLE CIRCUS, TEMPLE WAY, BRISTOL BS1 6BE, ENGLAND, TEMPLE WAY, BRISTOL BS1 6BE, ENGLAND", "title" : "Tropospheric jet response to Antarctic ozone depletion: An update with Chemistry-Climate Model Initiative (CCMI) models", "translator" : [ { "dropping-particle" : "", "family" : "J3904", "given" : "", "non-dropping-particle" : "", "parse-names" : false, "suffix" : "" } ], "type" : "article-journal", "volume" : "13" }, "uris" : [ "http://www.mendeley.com/documents/?uuid=e1171ed9-12f4-4218-8664-88b21264b678" ] } ], "mendeley" : { "formattedCitation" : "(Rea et al., 2018a; Son et al., 2018)", "plainTextFormattedCitation" : "(Rea et al., 2018a; Son et al., 2018)", "previouslyFormattedCitation" : "(Rea et al., 2018a; Son et al., 2018)" }, "properties" : { "noteIndex" : 0 }, "schema" : "https://github.com/citation-style-language/schema/raw/master/csl-citation.json" }</w:instrText>
      </w:r>
      <w:r>
        <w:rPr>
          <w:noProof/>
        </w:rPr>
        <w:fldChar w:fldCharType="separate"/>
      </w:r>
      <w:r w:rsidR="00393F8C">
        <w:rPr>
          <w:noProof/>
          <w:lang w:val="en-US"/>
        </w:rPr>
        <w:t>(Rea et al., 2018a; Son et al., 2018)</w:t>
      </w:r>
      <w:r>
        <w:rPr>
          <w:noProof/>
        </w:rPr>
        <w:fldChar w:fldCharType="end"/>
      </w:r>
      <w:r w:rsidRPr="00E457C1">
        <w:rPr>
          <w:noProof/>
          <w:lang w:val="en-US"/>
        </w:rPr>
        <w:t xml:space="preserve">, though other differences between </w:t>
      </w:r>
      <w:r w:rsidR="00137B2C" w:rsidRPr="00E457C1">
        <w:rPr>
          <w:noProof/>
          <w:lang w:val="en-US"/>
        </w:rPr>
        <w:t>these sets of models</w:t>
      </w:r>
      <w:r w:rsidRPr="00E457C1">
        <w:rPr>
          <w:noProof/>
          <w:lang w:val="en-US"/>
        </w:rPr>
        <w:t>, such as additional physical processes operating in the stratosphere or interactive ozone chemistry, may have also affected</w:t>
      </w:r>
      <w:r w:rsidR="00137B2C" w:rsidRPr="00E457C1">
        <w:rPr>
          <w:noProof/>
          <w:lang w:val="en-US"/>
        </w:rPr>
        <w:t xml:space="preserve"> these results</w:t>
      </w:r>
      <w:r w:rsidRPr="00E457C1">
        <w:rPr>
          <w:noProof/>
          <w:lang w:val="en-US"/>
        </w:rPr>
        <w:t xml:space="preserve"> </w:t>
      </w:r>
      <w:r>
        <w:rPr>
          <w:noProof/>
        </w:rPr>
        <w:fldChar w:fldCharType="begin" w:fldLock="1"/>
      </w:r>
      <w:r w:rsidR="00050B4E">
        <w:rPr>
          <w:noProof/>
          <w:lang w:val="en-US"/>
        </w:rPr>
        <w:instrText>ADDIN CSL_CITATION { "citationItems" : [ { "id" : "ITEM-1", "itemData" : { "DOI" : "10.1256/qj.02.102", "abstract" : "Abstract We investigate the atmospheric response to doubled CO2 and stratospheric ozone depletion in three versions of a general-circulation model with differing vertical resolution and upper-boundary heights. We find that an approximate doubling of the vertical resolution below 10 hPa reduces the temperature response to a doubling of CO2 from 3.4 K to 2.5 K. Much of this difference is associated with changes in the cloud response. All model versions show an increase in the Arctic Oscillation index in response to a doubling of CO2, but the increase is no larger in the model with an upper boundary at 0.01 hPa than in the standard model with a top level at 5 hPa. All models also show general stratospheric cooling in response to doubling CO2. However, unlike some other authors, we find no cooling in the Arctic winter vortex below around 10 hPa in the stratosphere-resolving model, and a weakening of the zonal winds throughout this region. This effect is due to enhanced upward propagation of planetary waves from the troposphere, and is an effect found only in the northern hemisphere, probably because of its larger zonal asymmetries. All models show a small but significant surface cooling in response to a reconstruction of 1998 stratospheric ozone depletion, and an increase in the Antarctic Oscillation index in the southern summer. The cooling extends through most of the atmosphere, and reaches a maximum in the region of the Antarctic ozone hole in November and December. \u00a9 Royal Meteorological Society, 2003. K. D. Williams's contribution is Crown copyright.", "author" : [ { "dropping-particle" : "", "family" : "Gillett", "given" : "N P", "non-dropping-particle" : "", "parse-names" : false, "suffix" : "" }, { "dropping-particle" : "", "family" : "Allen", "given" : "M R", "non-dropping-particle" : "", "parse-names" : false, "suffix" : "" }, { "dropping-particle" : "", "family" : "Williams", "given" : "K D", "non-dropping-particle" : "", "parse-names" : false, "suffix" : "" } ], "container-title" : "Quarterly Journal of the Royal Meteorological Society", "id" : "ITEM-1", "issue" : "589", "issued" : { "date-parts" : [ [ "2003" ] ] }, "page" : "947-966", "title" : "Modelling the atmospheric response to doubled CO2 and depleted stratospheric ozone using a stratosphere-resolving coupled GCM", "translator" : [ { "dropping-particle" : "", "family" : "J5259", "given" : "", "non-dropping-particle" : "", "parse-names" : false, "suffix" : "" } ], "type" : "article-journal", "volume" : "129" }, "uris" : [ "http://www.mendeley.com/documents/?uuid=fcd02a7d-d7fe-4c2d-94f2-cddb63bfbabd" ] }, { "id" : "ITEM-2", "itemData" : { "DOI" : "10.1029/2008GL033573", "abstract" : "The atmospheric circulation response to CO2 doubling in various versions of an atmospheric general circulation model (AGCM) without a well-resolved stratosphere (\u201clow-top\u201d model), is compared to the response in a version of the same AGCM with a well-resolved stratosphere (\u201chigh-top\u201d model). The doubled CO2 response of the \u201cbest-tuned\u201d (i.e. operational) low-top model version is significantly different from that in the best-tuned high-top model version. Additional experiments show that this difference is not caused by the model lid height, but instead can be mainly attributed to differences in the settings of parameterized orographic gravity-wave drag which control the strength of the zonal wind in the mid- to high-latitude lower stratosphere and the mean sea-level pressure distribution. These findings suggest a link between the strength of the winds in the mid- to high-latitude lower stratosphere and tropospheric annular mode responses, and have implications for how to proceed with high-top low-top model intercomparisons.", "author" : [ { "dropping-particle" : "", "family" : "Sigmond", "given" : "Michael", "non-dropping-particle" : "", "parse-names" : false, "suffix" : "" }, { "dropping-particle" : "", "family" : "Scinocca", "given" : "John F", "non-dropping-particle" : "", "parse-names" : false, "suffix" : "" }, { "dropping-particle" : "", "family" : "Kushner", "given" : "Paul J", "non-dropping-particle" : "", "parse-names" : false, "suffix" : "" } ], "container-title" : "Geophysical Research Letters", "id" : "ITEM-2", "issue" : "12", "issued" : { "date-parts" : [ [ "2008" ] ] }, "title" : "Impact of the stratosphere on tropospheric climate change", "translator" : [ { "dropping-particle" : "", "family" : "J5244", "given" : "", "non-dropping-particle" : "", "parse-names" : false, "suffix" : "" } ], "type" : "article-journal", "volume" : "35" }, "uris" : [ "http://www.mendeley.com/documents/?uuid=fa4efb89-1893-4d54-8fe1-09c56d5beab0" ] }, { "id" : "ITEM-3", "itemData" : { "DOI" : "10.1007/s00382-017-3746-2", "ISSN" : "0930-7575", "abstract" : "This work documents long-term changes in the Southern Hemisphere\ncirculation in the austral spring-summer season in the Coupled\nIntercomparison Project Phase 5 models, showing that those changes are\nlarger in magnitude and closer to ERA-Interim and other reanalyses if\nmodels include a dynamical representation of the stratosphere.\nSpecifically, models with a high-top and included dynamical and-in some\ncases-chemical feedbacks within the stratosphere better simulate the\nlower stratospheric cooling observed over 1979-2001 and strongly driven\nby ozone depletion, when compared to the other models. This occurs\nbecause high-top models can fully capture the stratospheric large scale\ncirculation response to the ozone-induced cooling. Interestingly, this\ndifference is also found at the surface for the Southern Annular Mode\n(SAM) changes, even though all model categories tend to underestimate\nSAM trends over those decades. In this analysis, models including a\nproper dynamical stratosphere are more sensitive to lower stratospheric\ncooling in their tropospheric circulation response. After a brief\ndiscussion of two RCP scenarios, our study confirms that at least for\nlarge changes in the extratropical regions, stratospheric changes\ninduced by external forcing have to be properly simulated, as they are\nimportant drivers of tropospheric climate variations.", "author" : [ { "dropping-particle" : "", "family" : "Rea", "given" : "Gloria", "non-dropping-particle" : "", "parse-names" : false, "suffix" : "" }, { "dropping-particle" : "", "family" : "Riccio", "given" : "Angelo", "non-dropping-particle" : "", "parse-names" : false, "suffix" :</w:instrText>
      </w:r>
      <w:r w:rsidR="00050B4E" w:rsidRPr="001D5B54">
        <w:rPr>
          <w:noProof/>
          <w:lang w:val="en-US"/>
          <w:rPrChange w:id="2881" w:author="Clotilde Pean" w:date="2021-06-21T14:15:00Z">
            <w:rPr>
              <w:noProof/>
            </w:rPr>
          </w:rPrChange>
        </w:rPr>
        <w:instrText xml:space="preserve"> "" }, { "dropping-particle" : "", "family" : "Fierli", "given" : "Federico", "non-dropping-particle" : "", "parse-names" : false, "suffix" : "" }, { "dropping-particle" : "", "family" : "Cairo", "given" : "Francesco", "non-dropping-particle" : "", "parse-names" : false, "suffix" : "" }, { "dropping-particle" : "", "family" : "Cagnazzo", "given" : "Chiara", "non-dropping-particle" : "", "parse-names" : false, "suffix" : "" } ], "container-title" : "CLIMATE DYNAMICS", "id" : "ITEM-3", "issue" : "5-6", "issued" : { "date-parts" : [ [ "2018", "3" ] ] }, "page" : "2239-2255", "publisher" : "SPRINGER", "publisher-place" : "233 SPRING ST, NEW YORK, NY 10013 USA", "title" : "Stratosphere-resolving CMIP5 models simulate different changes in the Southern Hemisphere", "translator" : [ { "dropping-particle" : "", "family" : "J3899", "given" : "", "non-dropping-particle" : "", "parse-names" : false, "suffix" : "" } ], "type" : "article-journal", "volume" : "50" }, "uris" : [ "http://www.mendeley.com/documents/?uuid=9b877259-1c5f-4e8e-ab4d-8de84b555cea" ] } ], "mendeley" : { "formattedCitation" : "(Gillett et al., 2003a; Sigmond et al., 2008; Rea et al., 2018b)", "plainTextFormattedCitation" : "(Gillett et al., 2003a; Sigmond et al., 2008; Rea et al., 2018b)", "previouslyFormattedCitation" : "(Gillett et al., 2003a; Sigmond et al., 2008; Rea et al., 2018b)" }, "properties" : { "noteIndex" : 0 }, "schema" : "https://github.com/citation-style-language/schema/raw/master/csl-citation.json" }</w:instrText>
      </w:r>
      <w:r>
        <w:rPr>
          <w:noProof/>
        </w:rPr>
        <w:fldChar w:fldCharType="separate"/>
      </w:r>
      <w:r w:rsidR="00393F8C" w:rsidRPr="001D5B54">
        <w:rPr>
          <w:noProof/>
          <w:lang w:val="en-US"/>
          <w:rPrChange w:id="2882" w:author="Clotilde Pean" w:date="2021-06-21T14:15:00Z">
            <w:rPr>
              <w:noProof/>
              <w:lang w:val="fr-CA"/>
            </w:rPr>
          </w:rPrChange>
        </w:rPr>
        <w:t>(Gillett et al., 2003a; Sigmond et al., 2008; Rea et al., 2018b)</w:t>
      </w:r>
      <w:r>
        <w:rPr>
          <w:noProof/>
        </w:rPr>
        <w:fldChar w:fldCharType="end"/>
      </w:r>
      <w:r w:rsidRPr="001D5B54">
        <w:rPr>
          <w:noProof/>
          <w:lang w:val="en-US"/>
          <w:rPrChange w:id="2883" w:author="Clotilde Pean" w:date="2021-06-21T14:15:00Z">
            <w:rPr>
              <w:noProof/>
              <w:lang w:val="fr-CA"/>
            </w:rPr>
          </w:rPrChange>
        </w:rPr>
        <w:t xml:space="preserve">. </w:t>
      </w:r>
      <w:r w:rsidRPr="006814DF">
        <w:rPr>
          <w:noProof/>
          <w:lang w:val="en-GB"/>
        </w:rPr>
        <w:t xml:space="preserve">At the surface, </w:t>
      </w:r>
      <w:r>
        <w:rPr>
          <w:noProof/>
        </w:rPr>
        <w:fldChar w:fldCharType="begin" w:fldLock="1"/>
      </w:r>
      <w:r w:rsidR="00E719C0" w:rsidRPr="006814DF">
        <w:rPr>
          <w:noProof/>
          <w:lang w:val="en-GB"/>
        </w:rPr>
        <w:instrText>ADDIN CSL_CITATION { "citationItems" : [ { "id" : "ITEM-1", "itemData" : { "DOI" : "10.1002/2015GL066538", "ISSN" : "00948276", "author" : [ { "dropping-particle" : "", "family" : "Ogawa", "given" : "Fumiaki", "non-dropping-particle" : "", "parse-names" : false, "suffix" : "" }, { "dropping-particle" : "", "family" : "Omrani", "given" : "Nour-Eddine", "non-dropping-particle" : "", "parse-names" : false, "suffix" : "" }, { "dropping-particle" : "", "family" : "Nishii", "given" : "Kazuaki", "non-dropping-particle" : "", "parse-names" : false, "suffix" : "" }, { "dropping-particle" : "", "family" : "Nakamura", "given" : "Hisashi", "non-dropping-particle" : "", "parse-names" : false, "suffix" : "" }, { "dropping-particle" : "", "family" : "Keenlyside", "given" : "Noel", "non-dropping-particle" : "", "parse-names" : false, "suffix" : "" } ], "container-title" : "Geophysical Research Letters", "id" : "ITEM-1", "issue" : "22", "issued" : { "date-parts" : [ [ "2015", "11", "28" ] ] }, "page" : "10,056-10,063", "title" : "Ozone-induced climate change propped up by the Southern Hemisphere oceanic front", "translator" : [ { "dropping-particle" : "", "family" : "J6039", "given" : "", "non-dropping-particle" : "", "parse-names" : false, "suffix" : "" } ], "type" : "article-journal", "volume" : "42" }, "uris" : [ "http://www.mendeley.com/documents/?uuid=b091239e-1351-4a2f-b99e-0f674dfc1aab", "http://www.mendeley.com/documents/?uuid=861dd0c9-fcef-4de5-9926-93f0d923f5b3" ] } ], "mendeley" : { "formattedCitation" : "(Ogawa et al., 2015)", "manualFormatting" : "Ogawa et al. (2015)", "plainTextFormattedCitation" : "(Ogawa et al., 2015)", "previouslyFormattedCitation" : "(Ogawa et al., 2015)" }, "properties" : { "noteIndex" : 0 }, "schema" : "https://github.com/citation-style-language/schema/raw/master/csl-citation.json" }</w:instrText>
      </w:r>
      <w:r>
        <w:rPr>
          <w:noProof/>
        </w:rPr>
        <w:fldChar w:fldCharType="separate"/>
      </w:r>
      <w:r w:rsidR="00393F8C">
        <w:rPr>
          <w:noProof/>
          <w:lang w:val="en-GB"/>
        </w:rPr>
        <w:t>Ogawa et al. (2015)</w:t>
      </w:r>
      <w:r>
        <w:rPr>
          <w:noProof/>
        </w:rPr>
        <w:fldChar w:fldCharType="end"/>
      </w:r>
      <w:r w:rsidRPr="006814DF">
        <w:rPr>
          <w:noProof/>
          <w:lang w:val="en-GB"/>
        </w:rPr>
        <w:t xml:space="preserve"> demonstrate with an </w:t>
      </w:r>
      <w:r w:rsidR="00070AD0" w:rsidRPr="006814DF">
        <w:rPr>
          <w:noProof/>
          <w:lang w:val="en-GB"/>
        </w:rPr>
        <w:lastRenderedPageBreak/>
        <w:t>atmospheric model</w:t>
      </w:r>
      <w:r w:rsidRPr="006814DF">
        <w:rPr>
          <w:noProof/>
          <w:lang w:val="en-GB"/>
        </w:rPr>
        <w:t xml:space="preserve"> the importance of sharp mid</w:t>
      </w:r>
      <w:ins w:id="2884" w:author="Sara M Tuson" w:date="2021-06-27T21:09:00Z">
        <w:r w:rsidR="00507ECC">
          <w:rPr>
            <w:noProof/>
            <w:lang w:val="en-GB"/>
          </w:rPr>
          <w:t>-</w:t>
        </w:r>
      </w:ins>
      <w:r w:rsidRPr="006814DF">
        <w:rPr>
          <w:noProof/>
          <w:lang w:val="en-GB"/>
        </w:rPr>
        <w:t xml:space="preserve">latitude SST gradients for stratospheric ozone depletion to </w:t>
      </w:r>
      <w:r w:rsidR="003A7389" w:rsidRPr="006814DF">
        <w:rPr>
          <w:noProof/>
          <w:lang w:val="en-GB"/>
        </w:rPr>
        <w:t>affect</w:t>
      </w:r>
      <w:r w:rsidRPr="006814DF">
        <w:rPr>
          <w:noProof/>
          <w:lang w:val="en-GB"/>
        </w:rPr>
        <w:t xml:space="preserve"> the SAM in summer. </w:t>
      </w:r>
      <w:r w:rsidRPr="00E457C1">
        <w:rPr>
          <w:noProof/>
          <w:lang w:val="en-US"/>
        </w:rPr>
        <w:t xml:space="preserve">These studies imply that the well resolved stratosphere </w:t>
      </w:r>
      <w:r w:rsidR="00A50335" w:rsidRPr="00E457C1">
        <w:rPr>
          <w:noProof/>
          <w:lang w:val="en-US"/>
        </w:rPr>
        <w:t xml:space="preserve">combined with finer </w:t>
      </w:r>
      <w:r w:rsidRPr="00E457C1">
        <w:rPr>
          <w:noProof/>
          <w:lang w:val="en-US"/>
        </w:rPr>
        <w:t xml:space="preserve">ocean horizontal resolution </w:t>
      </w:r>
      <w:r w:rsidR="00925CE9" w:rsidRPr="00E457C1">
        <w:rPr>
          <w:noProof/>
          <w:lang w:val="en-US"/>
        </w:rPr>
        <w:t xml:space="preserve">has </w:t>
      </w:r>
      <w:r w:rsidRPr="00E457C1">
        <w:rPr>
          <w:noProof/>
          <w:lang w:val="en-US"/>
        </w:rPr>
        <w:t>contribute</w:t>
      </w:r>
      <w:r w:rsidR="00925CE9" w:rsidRPr="00E457C1">
        <w:rPr>
          <w:noProof/>
          <w:lang w:val="en-US"/>
        </w:rPr>
        <w:t>d</w:t>
      </w:r>
      <w:r w:rsidRPr="00E457C1">
        <w:rPr>
          <w:noProof/>
          <w:lang w:val="en-US"/>
        </w:rPr>
        <w:t xml:space="preserve"> to the stronger simulated trends in CMIP6 than in CMIP5. </w:t>
      </w:r>
    </w:p>
    <w:p w14:paraId="441282F8" w14:textId="77777777" w:rsidR="009F594A" w:rsidRPr="00E457C1" w:rsidRDefault="009F594A" w:rsidP="009F594A">
      <w:pPr>
        <w:pStyle w:val="AR6BodyText"/>
        <w:rPr>
          <w:noProof/>
          <w:lang w:val="en-US"/>
        </w:rPr>
      </w:pPr>
    </w:p>
    <w:p w14:paraId="1537468D" w14:textId="77AAC404" w:rsidR="009F594A" w:rsidRPr="00835AAA" w:rsidRDefault="009F594A" w:rsidP="009F594A">
      <w:pPr>
        <w:pStyle w:val="AR6BodyText"/>
        <w:rPr>
          <w:noProof/>
          <w:lang w:val="en-US" w:eastAsia="ja-JP"/>
        </w:rPr>
      </w:pPr>
      <w:r w:rsidRPr="00E457C1">
        <w:rPr>
          <w:noProof/>
          <w:lang w:val="en-US"/>
        </w:rPr>
        <w:t xml:space="preserve">CMIP6 historical simulations capture the observed positive trend of summertime SAM when calculated from the 1970s to the </w:t>
      </w:r>
      <w:r w:rsidR="00106C29" w:rsidRPr="00E457C1">
        <w:rPr>
          <w:noProof/>
          <w:lang w:val="en-US"/>
        </w:rPr>
        <w:t>201</w:t>
      </w:r>
      <w:r w:rsidRPr="00E457C1">
        <w:rPr>
          <w:noProof/>
          <w:lang w:val="en-US"/>
        </w:rPr>
        <w:t>0s (</w:t>
      </w:r>
      <w:r w:rsidR="001F1422" w:rsidRPr="00AC1A12">
        <w:rPr>
          <w:noProof/>
          <w:lang w:val="en-CA" w:eastAsia="en-US"/>
        </w:rPr>
        <w:t>Figure 3.3</w:t>
      </w:r>
      <w:r w:rsidR="00E62FF5">
        <w:rPr>
          <w:noProof/>
          <w:lang w:val="en-CA" w:eastAsia="en-US"/>
        </w:rPr>
        <w:t>4</w:t>
      </w:r>
      <w:r w:rsidRPr="00E457C1">
        <w:rPr>
          <w:noProof/>
          <w:lang w:val="en-US"/>
        </w:rPr>
        <w:t xml:space="preserve">b). </w:t>
      </w:r>
      <w:r>
        <w:rPr>
          <w:noProof/>
        </w:rPr>
        <w:fldChar w:fldCharType="begin" w:fldLock="1"/>
      </w:r>
      <w:r w:rsidR="007F62B7">
        <w:rPr>
          <w:noProof/>
          <w:lang w:val="en-US"/>
        </w:rPr>
        <w:instrText>ADDIN CSL_CITATION { "citationItems" : [ { "id" : "ITEM-1", "itemData" : { "DOI" : "10.1002/2015GL064521", "ISSN" : "00948276", "author" : [ { "dropping-particle" : "", "family" : "Thomas", "given" : "Jordan L.", "non-dropping-particle" : "", "parse-names" : false, "suffix" : "" }, { "dropping-particle" : "", "family" : "Waugh", "given" : "Darryn W.", "non-dropping-particle" : "", "parse-names" : false, "suffix" : "" }, { "dropping-particle" : "", "family" : "Gnanadesikan", "given" : "Anand", "non-dropping-particle" : "", "parse-names" : false, "suffix" : "" } ], "container-title" : "Geophysical Research Letters", "id" : "ITEM-1", "issue" : "13", "issued" : { "date-parts" : [ [ "2015", "7", "16" ] ] }, "page" : "5508-5515", "title" : "Southern Hemisphere extratropical circulation: Recent trends and natural variability", "translator" : [ { "dropping-particle" : "", "family" : "J5076", "given" : "", "non-dropping-particle" : "", "parse-names" : false, "suffix" : "" } ], "type" : "article-journal", "volume" : "42" }, "uris" : [ "http://www.mendeley.com/documents/?uuid=a5c568d7-4b2f-4a8d-b281-0f67f1613a8f" ] } ], "mendeley" : { "formattedCitation" : "(Thomas et al., 2015a)", "manualFormatting" : "J.L. Thomas et al. (2015)", "plainTextFormattedCitation" : "(Thomas et al., 2015a)", "previouslyFormattedCitation" : "(Thomas et al., 2015a)" }, "properties" : { "noteIndex" : 0 }, "schema" : "https://github.com/citation-style-language/schema/raw/master/csl-citation.json" }</w:instrText>
      </w:r>
      <w:r>
        <w:rPr>
          <w:noProof/>
        </w:rPr>
        <w:fldChar w:fldCharType="separate"/>
      </w:r>
      <w:r w:rsidR="00393F8C">
        <w:rPr>
          <w:noProof/>
          <w:lang w:val="en-US"/>
        </w:rPr>
        <w:t>J.L. Thomas et al. (2015)</w:t>
      </w:r>
      <w:r>
        <w:rPr>
          <w:noProof/>
        </w:rPr>
        <w:fldChar w:fldCharType="end"/>
      </w:r>
      <w:r w:rsidRPr="00E457C1">
        <w:rPr>
          <w:noProof/>
          <w:lang w:val="en-US"/>
        </w:rPr>
        <w:t xml:space="preserve"> found that the chance for the observed 1980</w:t>
      </w:r>
      <w:del w:id="2885" w:author="Sara M Tuson" w:date="2021-06-24T11:11:00Z">
        <w:r w:rsidRPr="00E457C1" w:rsidDel="00D269C7">
          <w:rPr>
            <w:noProof/>
            <w:lang w:val="en-US"/>
          </w:rPr>
          <w:delText>-</w:delText>
        </w:r>
      </w:del>
      <w:ins w:id="2886" w:author="Sara M Tuson" w:date="2021-06-24T11:11:00Z">
        <w:r w:rsidR="00D269C7">
          <w:rPr>
            <w:noProof/>
            <w:lang w:val="en-US"/>
          </w:rPr>
          <w:t>–</w:t>
        </w:r>
      </w:ins>
      <w:r w:rsidRPr="00E457C1">
        <w:rPr>
          <w:noProof/>
          <w:lang w:val="en-US"/>
        </w:rPr>
        <w:t xml:space="preserve">2004 trend to occur only due to internal variability is less than 10% in many of the CMIP5 models, and results </w:t>
      </w:r>
      <w:r w:rsidR="005E3526" w:rsidRPr="00E457C1">
        <w:rPr>
          <w:noProof/>
          <w:lang w:val="en-US"/>
        </w:rPr>
        <w:t xml:space="preserve">from </w:t>
      </w:r>
      <w:r w:rsidRPr="00E457C1">
        <w:rPr>
          <w:noProof/>
          <w:lang w:val="en-US"/>
        </w:rPr>
        <w:t xml:space="preserve">CMIP6 models suggest that the chance </w:t>
      </w:r>
      <w:r w:rsidR="003F7DAA" w:rsidRPr="00E457C1">
        <w:rPr>
          <w:noProof/>
          <w:lang w:val="en-US"/>
        </w:rPr>
        <w:t>of</w:t>
      </w:r>
      <w:r w:rsidRPr="00E457C1">
        <w:rPr>
          <w:noProof/>
          <w:lang w:val="en-US"/>
        </w:rPr>
        <w:t xml:space="preserve"> the 1979</w:t>
      </w:r>
      <w:del w:id="2887" w:author="Sara M Tuson" w:date="2021-06-24T11:11:00Z">
        <w:r w:rsidRPr="00E457C1" w:rsidDel="00D269C7">
          <w:rPr>
            <w:noProof/>
            <w:lang w:val="en-US"/>
          </w:rPr>
          <w:delText>-</w:delText>
        </w:r>
      </w:del>
      <w:ins w:id="2888" w:author="Sara M Tuson" w:date="2021-06-24T11:11:00Z">
        <w:r w:rsidR="00D269C7">
          <w:rPr>
            <w:noProof/>
            <w:lang w:val="en-US"/>
          </w:rPr>
          <w:t>–</w:t>
        </w:r>
      </w:ins>
      <w:r w:rsidR="00106C29" w:rsidRPr="00E457C1">
        <w:rPr>
          <w:noProof/>
          <w:lang w:val="en-US"/>
        </w:rPr>
        <w:t>201</w:t>
      </w:r>
      <w:r w:rsidRPr="00E457C1">
        <w:rPr>
          <w:noProof/>
          <w:lang w:val="en-US"/>
        </w:rPr>
        <w:t>9 trend</w:t>
      </w:r>
      <w:r w:rsidR="003F7DAA" w:rsidRPr="00E457C1">
        <w:rPr>
          <w:noProof/>
          <w:lang w:val="en-US"/>
        </w:rPr>
        <w:t xml:space="preserve"> being due to internal variability</w:t>
      </w:r>
      <w:r w:rsidRPr="00E457C1">
        <w:rPr>
          <w:noProof/>
          <w:lang w:val="en-US"/>
        </w:rPr>
        <w:t xml:space="preserve"> could be even lower (</w:t>
      </w:r>
      <w:r w:rsidR="001F1422" w:rsidRPr="00AC1A12">
        <w:rPr>
          <w:noProof/>
          <w:lang w:val="en-CA" w:eastAsia="en-US"/>
        </w:rPr>
        <w:t>Figure 3.34</w:t>
      </w:r>
      <w:r w:rsidRPr="00E457C1">
        <w:rPr>
          <w:noProof/>
          <w:lang w:val="en-US"/>
        </w:rPr>
        <w:t>b). Although paleo-reconstructions of the SAM index are uncertain and vary in terms of long-term trends</w:t>
      </w:r>
      <w:r w:rsidR="00F05760" w:rsidRPr="00E457C1">
        <w:rPr>
          <w:noProof/>
          <w:lang w:val="en-US"/>
        </w:rPr>
        <w:t xml:space="preserve"> (Section 2.4.1.2)</w:t>
      </w:r>
      <w:r w:rsidRPr="00E457C1">
        <w:rPr>
          <w:noProof/>
          <w:lang w:val="en-US"/>
        </w:rPr>
        <w:t xml:space="preserve">, new reconstructions show that the </w:t>
      </w:r>
      <w:r w:rsidR="00226790" w:rsidRPr="00E457C1">
        <w:rPr>
          <w:noProof/>
          <w:lang w:val="en-US"/>
        </w:rPr>
        <w:t xml:space="preserve">60-year </w:t>
      </w:r>
      <w:r w:rsidRPr="00E457C1">
        <w:rPr>
          <w:noProof/>
          <w:lang w:val="en-US"/>
        </w:rPr>
        <w:t>summertime SAM trend since the mid-20</w:t>
      </w:r>
      <w:r w:rsidRPr="00566450">
        <w:rPr>
          <w:noProof/>
          <w:lang w:val="en-US"/>
          <w:rPrChange w:id="2889" w:author="Sara M Tuson" w:date="2021-06-28T09:48:00Z">
            <w:rPr>
              <w:noProof/>
              <w:vertAlign w:val="superscript"/>
              <w:lang w:val="en-US"/>
            </w:rPr>
          </w:rPrChange>
        </w:rPr>
        <w:t>th</w:t>
      </w:r>
      <w:r w:rsidRPr="00E457C1">
        <w:rPr>
          <w:noProof/>
          <w:lang w:val="en-US"/>
        </w:rPr>
        <w:t xml:space="preserve"> century is outside the 5</w:t>
      </w:r>
      <w:r w:rsidRPr="001F1E56">
        <w:rPr>
          <w:noProof/>
          <w:lang w:val="en-US"/>
          <w:rPrChange w:id="2890" w:author="Sara M Tuson" w:date="2021-06-28T09:32:00Z">
            <w:rPr>
              <w:noProof/>
              <w:vertAlign w:val="superscript"/>
              <w:lang w:val="en-US"/>
            </w:rPr>
          </w:rPrChange>
        </w:rPr>
        <w:t>th</w:t>
      </w:r>
      <w:del w:id="2891" w:author="Sara M Tuson" w:date="2021-06-24T11:11:00Z">
        <w:r w:rsidRPr="00E457C1" w:rsidDel="00D269C7">
          <w:rPr>
            <w:noProof/>
            <w:lang w:val="en-US"/>
          </w:rPr>
          <w:delText>-</w:delText>
        </w:r>
      </w:del>
      <w:ins w:id="2892" w:author="Sara M Tuson" w:date="2021-06-24T11:11:00Z">
        <w:r w:rsidR="00D269C7">
          <w:rPr>
            <w:noProof/>
            <w:lang w:val="en-US"/>
          </w:rPr>
          <w:t>–</w:t>
        </w:r>
      </w:ins>
      <w:r w:rsidRPr="00E457C1">
        <w:rPr>
          <w:noProof/>
          <w:lang w:val="en-US"/>
        </w:rPr>
        <w:t>95</w:t>
      </w:r>
      <w:r w:rsidR="00226790" w:rsidRPr="001F1E56">
        <w:rPr>
          <w:noProof/>
          <w:lang w:val="en-US"/>
          <w:rPrChange w:id="2893" w:author="Sara M Tuson" w:date="2021-06-28T09:32:00Z">
            <w:rPr>
              <w:noProof/>
              <w:vertAlign w:val="superscript"/>
              <w:lang w:val="en-US"/>
            </w:rPr>
          </w:rPrChange>
        </w:rPr>
        <w:t>th</w:t>
      </w:r>
      <w:r w:rsidRPr="00E457C1">
        <w:rPr>
          <w:noProof/>
          <w:lang w:val="en-US"/>
        </w:rPr>
        <w:t xml:space="preserve"> percentile range of </w:t>
      </w:r>
      <w:r w:rsidR="00226790" w:rsidRPr="00E457C1">
        <w:rPr>
          <w:noProof/>
          <w:lang w:val="en-US"/>
        </w:rPr>
        <w:t>the</w:t>
      </w:r>
      <w:r w:rsidRPr="00E457C1">
        <w:rPr>
          <w:noProof/>
          <w:lang w:val="en-US"/>
        </w:rPr>
        <w:t xml:space="preserve"> </w:t>
      </w:r>
      <w:r w:rsidR="002C1D20" w:rsidRPr="00E457C1">
        <w:rPr>
          <w:noProof/>
          <w:lang w:val="en-US"/>
        </w:rPr>
        <w:t xml:space="preserve">trends in the </w:t>
      </w:r>
      <w:r w:rsidRPr="00E457C1">
        <w:rPr>
          <w:noProof/>
          <w:lang w:val="en-US"/>
        </w:rPr>
        <w:t>pre-industrial variability, which matches the trend range of CMIP5 pre-industr</w:t>
      </w:r>
      <w:r w:rsidR="009460B4" w:rsidRPr="00E457C1">
        <w:rPr>
          <w:noProof/>
          <w:lang w:val="en-US"/>
        </w:rPr>
        <w:t>i</w:t>
      </w:r>
      <w:r w:rsidRPr="00E457C1">
        <w:rPr>
          <w:noProof/>
          <w:lang w:val="en-US"/>
        </w:rPr>
        <w:t>al control simulations</w:t>
      </w:r>
      <w:r w:rsidR="003745FD" w:rsidRPr="00E457C1">
        <w:rPr>
          <w:noProof/>
          <w:lang w:val="en-US"/>
        </w:rPr>
        <w:t xml:space="preserve"> well</w:t>
      </w:r>
      <w:r w:rsidRPr="00E457C1">
        <w:rPr>
          <w:noProof/>
          <w:lang w:val="en-US"/>
        </w:rPr>
        <w:t xml:space="preserve"> </w:t>
      </w:r>
      <w:r>
        <w:rPr>
          <w:noProof/>
        </w:rPr>
        <w:fldChar w:fldCharType="begin" w:fldLock="1"/>
      </w:r>
      <w:r w:rsidR="00E719C0">
        <w:rPr>
          <w:noProof/>
          <w:lang w:val="en-US"/>
        </w:rPr>
        <w:instrText>ADDIN CSL_CITATION { "citationItems" : [ { "id" : "ITEM-1", "itemData" : { "DOI" : "10.1007/s00382-017-4015-0", "ISSN" : "0930-7575", "author" : [ { "dropping-particle" : "", "family" : "D\u00e4twyler", "given" : "Christoph", "non-dropping-particle" : "", "parse-names" : false, "suffix" : "" }, { "dropping-particle" : "", "family" : "Neukom", "given" : "Raphael", "non-dropping-particle" : "", "parse-names" : false, "suffix" : "" }, { "dropping-particle" : "", "family" : "Abram", "given" : "Nerilie J.", "non-dropping-particle" : "", "parse-names" : false, "suffix" : "" }, { "dropping-particle" : "", "family" : "Gallant", "given" : "Ailie J. E.", "non-dropping-particle" : "", "parse-names" : false, "suffix" : "" }, { "dropping-particle" : "", "family" : "Grosjean", "given" : "Martin", "non-dropping-particle" : "", "parse-names" : false, "suffix" : "" }, { "dropping-particle" : "", "family" : "Jacques-Coper", "given" : "Mart\u00edn", "non-dropping-particle" : "", "parse-names" : false, "suffix" : "" }, { "dropping-particle" : "", "family" : "Karoly", "given" : "David J.", "non-dropping-particle" : "", "parse-names" : false, "suffix" : "" }, { "dropping-particle" : "", "family" : "Villalba", "given" : "Ricardo", "non-dropping-particle" : "", "parse-names" : false, "suffix" : "" } ], "container-title" : "Climate Dynamics", "id" : "ITEM-1", "issue" : "5-6", "issued" : { "date-parts" : [ [ "2018", "9", "30" ] ] }, "page" : "2321-2339", "title" : "Teleconnection stationarity, variability and trends of the Southern Annular Mode (SAM) during the last millennium", "translator" : [ { "dropping-particle" : "", "family" : "J5080", "given" : "", "non-dropping-particle" : "", "parse-names" : false, "suffix" : "" } ], "type" : "article-journal", "volume" : "51" }, "uris" : [ "http://www.mendeley.com/documents/?uuid=ea529f97-dea8-4436-bd8a-08566be47f20" ] } ], "mendeley" : { "formattedCitation" : "(D\u00e4twyler et al., 2018)", "plainTextFormattedCitation" : "(D\u00e4twyler et al., 2018)", "previouslyFormattedCitation" : "(D\u00e4twyler et al., 2018)" }, "properties" : { "noteIndex" : 0 }, "schema" : "https://github.com/citation-style-language/schema/raw/master/csl-citation.json" }</w:instrText>
      </w:r>
      <w:r>
        <w:rPr>
          <w:noProof/>
        </w:rPr>
        <w:fldChar w:fldCharType="separate"/>
      </w:r>
      <w:r w:rsidR="00393F8C">
        <w:rPr>
          <w:noProof/>
          <w:lang w:val="en-US"/>
        </w:rPr>
        <w:t>(Dätwyler et al., 2018)</w:t>
      </w:r>
      <w:r>
        <w:rPr>
          <w:noProof/>
        </w:rPr>
        <w:fldChar w:fldCharType="end"/>
      </w:r>
      <w:r w:rsidRPr="00E457C1">
        <w:rPr>
          <w:noProof/>
          <w:lang w:val="en-US"/>
        </w:rPr>
        <w:t xml:space="preserve">. </w:t>
      </w:r>
    </w:p>
    <w:p w14:paraId="049A5CA1" w14:textId="77777777" w:rsidR="009F594A" w:rsidRPr="00E457C1" w:rsidRDefault="009F594A" w:rsidP="009F594A">
      <w:pPr>
        <w:pStyle w:val="AR6BodyText"/>
        <w:rPr>
          <w:noProof/>
          <w:lang w:val="en-US"/>
        </w:rPr>
      </w:pPr>
    </w:p>
    <w:p w14:paraId="30E031F4" w14:textId="4FFC55F9" w:rsidR="009F594A" w:rsidRPr="00E457C1" w:rsidRDefault="009F594A" w:rsidP="009F594A">
      <w:pPr>
        <w:pStyle w:val="AR6BodyText"/>
        <w:rPr>
          <w:noProof/>
          <w:lang w:val="en-US"/>
        </w:rPr>
      </w:pPr>
      <w:r w:rsidRPr="00E457C1">
        <w:rPr>
          <w:noProof/>
          <w:lang w:val="en-US"/>
        </w:rPr>
        <w:t xml:space="preserve">In general agreement with AR5, new research continues to indicate that both stratospheric ozone depletion and increasing </w:t>
      </w:r>
      <w:r w:rsidR="000E7619" w:rsidRPr="00E457C1">
        <w:rPr>
          <w:noProof/>
          <w:lang w:val="en-US"/>
        </w:rPr>
        <w:t xml:space="preserve">greenhouse gases </w:t>
      </w:r>
      <w:r w:rsidRPr="00E457C1">
        <w:rPr>
          <w:noProof/>
          <w:lang w:val="en-US"/>
        </w:rPr>
        <w:t xml:space="preserve">have contributed to the trend of the SAM during austral summer toward its positive phase in recent decades </w:t>
      </w:r>
      <w:r w:rsidRPr="00D05B7A">
        <w:rPr>
          <w:noProof/>
        </w:rPr>
        <w:fldChar w:fldCharType="begin" w:fldLock="1"/>
      </w:r>
      <w:r w:rsidR="00E719C0">
        <w:rPr>
          <w:noProof/>
          <w:lang w:val="en-US"/>
        </w:rPr>
        <w:instrText>ADDIN CSL_CITATION { "citationItems" : [ { "id" : "ITEM-1", "itemData" : { "DOI" : "10.1175/JCLI-D-16-0034.1", "abstract" : " AbstractIt has been suggested that changes in the atmospheric circulation caused by anthropogenic forcings are highly uncertain, owing to the large natural variability intrinsic to the system. Here, to assess the statistical significance of such changes for the midlatitude, large-scale atmospheric circulation of the Southern Hemisphere, a new 40-member ensemble of integrations, from 1920 to 2080, of the Community Earth System Model, version 5, is analyzed together with a companion 1800-yr-long preindustrial control integration of the same fully coupled model. For simplicity, only the latitudinal position and the strength of the zonal-mean eddy-driven jet are considered. Given the large year-to-year variability of these jet properties, this paper focuses on their decadal averages, which reflect the more slowly varying climate state. The analysis herein reveals that the forced response in such decadal averages easily emerges from the natural variability, with only a few model integrations typically needed to establish statistical significance. In particular, a forced summertime poleward shift of the jet in the latter part of the twentieth century and a strengthening of the jet during the twenty-first century in all seasons of the year are found. Contrasting these with changes in the southern annular mode, this confirms earlier studies demonstrating that such a mode is unable to distinguish different structural changes in the midlatitude jet. ", "author" : [ { "dropping-particle" : "", "family" : "Solomon", "given" : "Abraham", "non-dropping-particle" : "", "parse-names" : false, "suffix" : "" }, { "dropping-particle" : "", "family" : "Polvani", "given" : "L M", "non-dropping-particle" : "", "parse-names" : false, "suffix" : "" } ], "container-title" : "Journal of Climate", "id" : "ITEM-1", "issue" : "9", "issued" : { "date-parts" : [ [ "2016" ] ] }, "page" : "3463-3470", "title" : "Highly Significant Responses to Anthropogenic Forcings of the Midlatitude Jet in the Southern Hemisphere", "translator" : [ { "dropping-particle" : "", "family" : "J5496", "given" : "", "non-dropping-particle" : "", "parse-names" : false, "suffix" : "" } ], "type" : "article-journal", "volume" : "29" }, "uris" : [ "http://www.mendeley.com/documents/?uuid=efbce851-dcfd-4e57-a93f-7138c6d3f46f" ] } ], "mendeley" : { "formattedCitation" : "(Solomon and Polvani, 2016)", "plainTextFormattedCitation" : "(Solomon and Polvani, 2016)", "previouslyFormattedCitation" : "(Solomon and Polvani, 2016)" }, "properties" : { "noteIndex" : 0 }, "schema" : "https://github.com/citation-style-language/schema/raw/master/csl-citation.json" }</w:instrText>
      </w:r>
      <w:r w:rsidRPr="00D05B7A">
        <w:rPr>
          <w:noProof/>
        </w:rPr>
        <w:fldChar w:fldCharType="separate"/>
      </w:r>
      <w:r w:rsidR="00393F8C">
        <w:rPr>
          <w:noProof/>
          <w:lang w:val="en-US"/>
        </w:rPr>
        <w:t>(Solomon and Polvani, 2016)</w:t>
      </w:r>
      <w:r w:rsidRPr="00D05B7A">
        <w:rPr>
          <w:noProof/>
        </w:rPr>
        <w:fldChar w:fldCharType="end"/>
      </w:r>
      <w:r w:rsidRPr="00E457C1">
        <w:rPr>
          <w:noProof/>
          <w:lang w:val="en-US"/>
        </w:rPr>
        <w:t xml:space="preserve">, with </w:t>
      </w:r>
      <w:r w:rsidR="003745FD" w:rsidRPr="00E457C1">
        <w:rPr>
          <w:noProof/>
          <w:lang w:val="en-US"/>
        </w:rPr>
        <w:t xml:space="preserve">the </w:t>
      </w:r>
      <w:r w:rsidRPr="00E457C1">
        <w:rPr>
          <w:noProof/>
          <w:lang w:val="en-US"/>
        </w:rPr>
        <w:t xml:space="preserve">ozone depletion influence dominating </w:t>
      </w:r>
      <w:r w:rsidRPr="00D05B7A">
        <w:rPr>
          <w:rFonts w:cs="Times New Roman"/>
          <w:noProof/>
          <w:lang w:eastAsia="en-US"/>
        </w:rPr>
        <w:fldChar w:fldCharType="begin" w:fldLock="1"/>
      </w:r>
      <w:r w:rsidR="00763066">
        <w:rPr>
          <w:rFonts w:cs="Times New Roman"/>
          <w:noProof/>
          <w:lang w:val="en-US" w:eastAsia="en-US"/>
        </w:rPr>
        <w:instrText>ADDIN CSL_CITATION { "citationItems" : [ { "id" : "ITEM-1", "itemData" : { "DOI" : "10.1175/JCLI-D-13-00539.1", "ISSN" : "0894-8755", "abstract" : "The impact of anthropogenic forcing on the summertime austral circulation is assessed across three climate model datasets: the Chemistry\u2013Climate Model Validation activity 2 and phases 3 and 5 of the Coupled Model Intercomparison Project. Changes in stratospheric ozone and greenhouse gases impact the Southern Hemisphere in this season, and a simple framework based on temperature trends in the lower polar stratosphere and upper tropical troposphere is developed to separate their effects. It suggests that shifts in the jet stream and Hadley cell are driven by changes in the upper-troposphere\u2013lower-stratosphere temperature gradient. The mean response is comparable in the three datasets; ozone has chiefly caused the poleward shift observed in recent decades, while ozone and greenhouse gases largely offset each other in the future.", "author" : [ { "dropping-particle" : "", "family" : "Gerber", "given" : "Edwin P", "non-dropping-particle" : "", "parse-names" : false, "suffix" : "" }, { "dropping-particle" : "", "family" : "Son", "given" : "Seok-Woo", "non-dropping-particle" : "", "parse-names" : false, "suffix" : "" } ], "container-title" : "Journal of Climate", "id" : "ITEM-1", "issue" : "14", "issued" : { "date-parts" : [ [ "2014", "7", "15" ] ] }, "page" : "5538-5559", "publisher" : "AMER METEOROLOGICAL SOC", "publisher-place" : "45 BEACON ST, BOSTON, MA 02108-3693 USA, BOSTON, MA 02108-3693 USA", "title" : "Quantifying the Summertime Response of the Austral Jet Stream and Hadley Cell to Stratospheric Ozone and Greenhouse Gases", "translator" : [ { "dropping-particle" : "", "family" : "J3717", "given" : "", "non-dropping-particle" : "", "parse-names" : false, "suffix" : "" } ], "type" : "article-journal", "volume" : "27" }, "uris" : [ "http://www.mendeley.com/documents/?uuid=cf964ac4-a2a6-40f3-a182-3c800e02dc68" ] }, { "id" : "ITEM-2", "itemData" : { "DOI" : "10.1088/1748-9326/aabf21", "ISSN" : "1748-9326", "abstract" : "The Southern Hemisphere (SH) zonal-mean circulation change in response to Antarctic ozone depletion is re-visited by examining a set of the latest model simulations archived for the Chemistry-Climate Model Initiative (CCMI) project. All models reasonably well reproduce Antarctic ozone depletion in the late 20th century. The related SH-summer circulation changes, such as a poleward intensification of westerly jet and a poleward expansion of the Hadley cell, are also well captured. All experiments exhibit quantitatively the same multi-model mean trend, irrespective of whether the ocean is coupled or prescribed. Results are also quantitatively similar to those derived from the Coupled Model Intercomparison Project phase 5 (CMIP5) high-top model simulations in which the stratospheric ozone is mostly prescribed with monthly- and zonally-averaged values. These results suggest that the ozone-hole-induced SH-summer circulation changes are robust across the models irrespective of the specific chemistry-atmosphere-ocean coupling.", "author" : [ { "dropping-particle" : "", "family" : "Son", "given" : "Seok-Woo", "non-dropping-particle" : "", "parse-names" : false, "suffix" : "" }, { "dropping-particle" : "", "family" : "Han", "given" : "Bo-Reum", "non-dropping-particle" : "", "parse-names" : false, "suffix" : "" }, { "dropping-particle" : "", "family" : "Garfinkel", "given" : "Chaim I", "non-dropping-particle" : "", "parse-names" : false, "suffix" : "" }, { "dropping-particle" : "", "family" : "Kim", "given" : "Seo-Yeon", "non-dropping-particle" : "", "parse-names" : false, "suffix" : "" }, { "dropping-particle" : "", "family" : "Park", "given" : "Rokjin", "non-dropping-particle" : "", "parse-names" : false, "suffix" : "" }, { "dropping-particle" : "", "family" : "Abraham", "given" : "N Luke", "non-dropping-particle" : "", "parse-names" : false, "suffix" : "" }, { "dropping-particle" : "", "family" : "Akiyoshi", "given" : "Hideharu", "non-dropping-particle" : "", "parse-names" : false, "suffix" : "" }, { "dropping-particle" : "", "family" : "Archibald", "given" : "Alexander T", "non-dropping-particle" : "", "parse-names" : false, "suffix" : "" }, { "dropping-particle" : "", "family" : "Butchart", "given" : "N", "non-dropping-particle" : "", "parse-names" : false, "suffix" : "" }, { "dropping-particle" : "", "family" : "Chipperfield", "given" : "Martyn P",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S", "non-dropping-particle" : "", "parse-names" : false, "suffix" : "" }, { "dropping-particle" : "", "family" : "Hardiman", "given" : "Steven C", "non-dropping-particle" : "", "parse-names" : false, "suffix" : "" }, { "dropping-particle" : "", "family" : "J\u00f6ckel", "given" : "Patrick", "non-dropping-particle" : "", "parse-names" : false, "suffix" : "" }, { "dropping-particle" : "", "family" : "Kinnison", "given" : "Douglas",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"O\u2019Connor", "given" : "Fiona M", "non-dropping-particle" : "", "parse-names" : false, "suffix" : "" }, { "dropping-particle" : "", "family" : "Oman", "given" : "Luke D", "non-dropping-particle" : "", "parse-names" : false, "suffix" : "" }, { "dropping-particle" : "", "family" : "Plummer", "given" : "David A", "non-dropping-particle" : "", "parse-names" : false, "suffix" : "" }, { "dropping-particle" : "", "family" : "Pozzer", "given" : "Andrea",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"Stone", "given" : "Kane", "non-dropping-particle" : "", "parse-names" : false, "suffix" : "" }, { "dropping-particle" : "", "family" : "Tilmes", "given" : "Simone", "non-dropping-particle" : "", "parse-names" : false, "suffix" : "" }, { "dropping-particle" : "", "family" : "Yamashita", "given" : "Yousuke", "non-dropping-particle" : "", "parse-names" : false, "suffix" : "" }, { "dropping-particle" : "", "family" : "Zeng", "given" : "Guang", "non-dropping-particle" : "", "parse-names" : false, "suffix" : "" } ], "container-title" : "Environmental Research Letters", "id" : "ITEM-2", "issue" : "5", "issued" : { "date-parts" : [ [ "2018", "5", "1" ] ] }, "page" : "054024", "publisher" : "IOP PUBLISHING LTD", "publisher-place" : "TEMPLE CIRCUS, TEMPLE WAY, BRISTOL BS1 6BE, ENGLAND, TEMPLE WAY, BRISTOL BS1 6BE, ENGLAND", "title" : "Tropospheric jet response to Antarctic ozone depletion: An update with Chemistry-Climate Model Initiative (CCMI) models", "translator" : [ { "dropping-particle" : "", "family" : "J3904", "given" : "", "non-dropping-particle" : "", "parse-names" : false, "suffix" : "" } ], "type" : "article-journal", "volume" : "13" }, "uris" : [ "http://www.mendeley.com/documents/?uuid=e1171ed9-12f4-4218-8664-88b21264b678" ] } ], "mendeley" : { "formattedCitation" : "(Gerber and Son, 2014; Son et al., 2018)", "plainTextFormattedCitation" : "(Gerber and Son, 2014; Son et al., 2018)", "previouslyFormattedCitation" : "(Gerber and Son, 2014; Son et al., 2018)" }, "properties" : { "noteIndex" : 0 }, "schema" : "https://github.com/citation-style-language/schema/raw/master/csl-citation.json" }</w:instrText>
      </w:r>
      <w:r w:rsidRPr="00D05B7A">
        <w:rPr>
          <w:rFonts w:cs="Times New Roman"/>
          <w:noProof/>
          <w:lang w:eastAsia="en-US"/>
        </w:rPr>
        <w:fldChar w:fldCharType="separate"/>
      </w:r>
      <w:r w:rsidR="00393F8C">
        <w:rPr>
          <w:rFonts w:cs="Times New Roman"/>
          <w:noProof/>
          <w:lang w:val="en-US" w:eastAsia="en-US"/>
        </w:rPr>
        <w:t>(Gerber and Son, 2014; Son et al., 2018)</w:t>
      </w:r>
      <w:r w:rsidRPr="00D05B7A">
        <w:rPr>
          <w:rFonts w:cs="Times New Roman"/>
          <w:noProof/>
          <w:lang w:eastAsia="en-US"/>
        </w:rPr>
        <w:fldChar w:fldCharType="end"/>
      </w:r>
      <w:r w:rsidRPr="00E457C1">
        <w:rPr>
          <w:rFonts w:cs="Times New Roman"/>
          <w:noProof/>
          <w:lang w:val="en-US" w:eastAsia="en-US"/>
        </w:rPr>
        <w:t>.</w:t>
      </w:r>
      <w:r w:rsidRPr="00E457C1">
        <w:rPr>
          <w:noProof/>
          <w:lang w:val="en-US"/>
        </w:rPr>
        <w:t xml:space="preserve"> In CMIP6</w:t>
      </w:r>
      <w:r w:rsidR="003745FD" w:rsidRPr="00E457C1">
        <w:rPr>
          <w:noProof/>
          <w:lang w:val="en-US"/>
        </w:rPr>
        <w:t xml:space="preserve"> historical simulations there are </w:t>
      </w:r>
      <w:r w:rsidRPr="00E457C1">
        <w:rPr>
          <w:noProof/>
          <w:lang w:val="en-US"/>
        </w:rPr>
        <w:t xml:space="preserve">significant </w:t>
      </w:r>
      <w:r w:rsidR="003745FD" w:rsidRPr="00E457C1">
        <w:rPr>
          <w:noProof/>
          <w:lang w:val="en-US"/>
        </w:rPr>
        <w:t>positive SAM trends over</w:t>
      </w:r>
      <w:r w:rsidRPr="00E457C1">
        <w:rPr>
          <w:noProof/>
          <w:lang w:val="en-US"/>
        </w:rPr>
        <w:t xml:space="preserve"> the 1979</w:t>
      </w:r>
      <w:del w:id="2894" w:author="Sara M Tuson" w:date="2021-06-24T11:11:00Z">
        <w:r w:rsidRPr="00E457C1" w:rsidDel="00D269C7">
          <w:rPr>
            <w:noProof/>
            <w:lang w:val="en-US"/>
          </w:rPr>
          <w:delText>-</w:delText>
        </w:r>
      </w:del>
      <w:ins w:id="2895" w:author="Sara M Tuson" w:date="2021-06-24T11:11:00Z">
        <w:r w:rsidR="00D269C7">
          <w:rPr>
            <w:noProof/>
            <w:lang w:val="en-US"/>
          </w:rPr>
          <w:t>–</w:t>
        </w:r>
      </w:ins>
      <w:r w:rsidR="00495574" w:rsidRPr="00E457C1">
        <w:rPr>
          <w:noProof/>
          <w:lang w:val="en-US"/>
        </w:rPr>
        <w:t>201</w:t>
      </w:r>
      <w:r w:rsidRPr="00E457C1">
        <w:rPr>
          <w:noProof/>
          <w:lang w:val="en-US"/>
        </w:rPr>
        <w:t xml:space="preserve">9 </w:t>
      </w:r>
      <w:r w:rsidR="003745FD" w:rsidRPr="00E457C1">
        <w:rPr>
          <w:noProof/>
          <w:lang w:val="en-US"/>
        </w:rPr>
        <w:t>period</w:t>
      </w:r>
      <w:r w:rsidRPr="00E457C1">
        <w:rPr>
          <w:noProof/>
          <w:lang w:val="en-US"/>
        </w:rPr>
        <w:t xml:space="preserve"> in austral summer, although </w:t>
      </w:r>
      <w:r w:rsidRPr="00E457C1">
        <w:rPr>
          <w:rFonts w:cs="Times New Roman"/>
          <w:noProof/>
          <w:lang w:val="en-US"/>
        </w:rPr>
        <w:t xml:space="preserve">the contribution from ozone forcing </w:t>
      </w:r>
      <w:r w:rsidR="00612832" w:rsidRPr="00E457C1">
        <w:rPr>
          <w:rFonts w:cs="Times New Roman"/>
          <w:noProof/>
          <w:lang w:val="en-US"/>
        </w:rPr>
        <w:t xml:space="preserve">evaluated </w:t>
      </w:r>
      <w:r w:rsidRPr="00E457C1">
        <w:rPr>
          <w:rFonts w:cs="Times New Roman"/>
          <w:noProof/>
          <w:lang w:val="en-US"/>
        </w:rPr>
        <w:t xml:space="preserve">with the </w:t>
      </w:r>
      <w:r w:rsidR="004E062C" w:rsidRPr="00E457C1">
        <w:rPr>
          <w:rFonts w:cs="Times New Roman"/>
          <w:noProof/>
          <w:lang w:val="en-US"/>
        </w:rPr>
        <w:t>four</w:t>
      </w:r>
      <w:r w:rsidR="00D05B7A" w:rsidRPr="00E457C1">
        <w:rPr>
          <w:rFonts w:cs="Times New Roman"/>
          <w:noProof/>
          <w:lang w:val="en-US"/>
        </w:rPr>
        <w:t xml:space="preserve"> </w:t>
      </w:r>
      <w:r w:rsidRPr="00E457C1">
        <w:rPr>
          <w:rFonts w:cs="Times New Roman"/>
          <w:noProof/>
          <w:lang w:val="en-US"/>
        </w:rPr>
        <w:t xml:space="preserve">available models </w:t>
      </w:r>
      <w:r w:rsidR="00612832" w:rsidRPr="00E457C1">
        <w:rPr>
          <w:rFonts w:cs="Times New Roman"/>
          <w:noProof/>
          <w:lang w:val="en-US"/>
        </w:rPr>
        <w:t xml:space="preserve">is not significant </w:t>
      </w:r>
      <w:r w:rsidRPr="00E457C1">
        <w:rPr>
          <w:rFonts w:cs="Times New Roman"/>
          <w:noProof/>
          <w:lang w:val="en-US"/>
        </w:rPr>
        <w:t>(</w:t>
      </w:r>
      <w:r w:rsidR="001F1422" w:rsidRPr="00D05B7A">
        <w:rPr>
          <w:noProof/>
          <w:lang w:val="en-CA" w:eastAsia="en-US"/>
        </w:rPr>
        <w:t>Figure 3.34</w:t>
      </w:r>
      <w:r w:rsidRPr="00E457C1">
        <w:rPr>
          <w:rFonts w:cs="Times New Roman"/>
          <w:noProof/>
          <w:lang w:val="en-US"/>
        </w:rPr>
        <w:t>b).</w:t>
      </w:r>
      <w:r w:rsidR="004E062C" w:rsidRPr="00E457C1">
        <w:rPr>
          <w:rFonts w:cs="Times New Roman"/>
          <w:noProof/>
          <w:lang w:val="en-US"/>
        </w:rPr>
        <w:t xml:space="preserve"> Three of the</w:t>
      </w:r>
      <w:r w:rsidR="003F7DAA" w:rsidRPr="00E457C1">
        <w:rPr>
          <w:rFonts w:cs="Times New Roman"/>
          <w:noProof/>
          <w:lang w:val="en-US"/>
        </w:rPr>
        <w:t>se models</w:t>
      </w:r>
      <w:r w:rsidR="004E062C" w:rsidRPr="00E457C1">
        <w:rPr>
          <w:rFonts w:cs="Times New Roman"/>
          <w:noProof/>
          <w:lang w:val="en-US"/>
        </w:rPr>
        <w:t xml:space="preserve"> share the same standard prescribed ozone forcing and produce significantly positive SAM trends over an extended period (1957</w:t>
      </w:r>
      <w:del w:id="2896" w:author="Sara M Tuson" w:date="2021-06-24T11:12:00Z">
        <w:r w:rsidR="004E062C" w:rsidRPr="00E457C1" w:rsidDel="00D269C7">
          <w:rPr>
            <w:rFonts w:cs="Times New Roman"/>
            <w:noProof/>
            <w:lang w:val="en-US"/>
          </w:rPr>
          <w:delText>-</w:delText>
        </w:r>
      </w:del>
      <w:ins w:id="2897" w:author="Sara M Tuson" w:date="2021-06-24T11:12:00Z">
        <w:r w:rsidR="00D269C7">
          <w:rPr>
            <w:rFonts w:cs="Times New Roman"/>
            <w:noProof/>
            <w:lang w:val="en-US"/>
          </w:rPr>
          <w:t>–</w:t>
        </w:r>
      </w:ins>
      <w:r w:rsidR="004E062C" w:rsidRPr="00E457C1">
        <w:rPr>
          <w:rFonts w:cs="Times New Roman"/>
          <w:noProof/>
          <w:lang w:val="en-US"/>
        </w:rPr>
        <w:t>2019). The fourth model, MRI-ESM2-0, has the option of interactive ozone chemistry. Its ozone-only experiment is forced by prescribed ozone derived from its own historical simulations and produces a negative SAM trend associated with weak ozone depletion</w:t>
      </w:r>
      <w:r w:rsidR="00541081" w:rsidRPr="00E457C1">
        <w:rPr>
          <w:rFonts w:cs="Times New Roman"/>
          <w:noProof/>
          <w:lang w:val="en-US"/>
        </w:rPr>
        <w:t xml:space="preserve"> </w:t>
      </w:r>
      <w:r w:rsidR="00541081">
        <w:rPr>
          <w:rFonts w:cs="Times New Roman"/>
          <w:noProof/>
        </w:rPr>
        <w:fldChar w:fldCharType="begin" w:fldLock="1"/>
      </w:r>
      <w:r w:rsidR="008F46A5" w:rsidRPr="00E457C1">
        <w:rPr>
          <w:rFonts w:cs="Times New Roman"/>
          <w:noProof/>
          <w:lang w:val="en-US"/>
        </w:rPr>
        <w:instrText>ADDIN CSL_CITATION { "citationItems" : [ { "id" : "ITEM-1", "itemData" : { "DOI" : "10.1029/2020GL088295", "ISSN" : "0094-8276", "abstract" : "Abstract We assess the effective radiative forcing due to ozone-depleting substances using models participating in the Aerosols and Chemistry and Radiative Forcing Model Intercomparison Projects (AerChemMIP, RFMIP). A large intermodel spread in this globally averaged quantity necessitates an ?emergent constraint? approach whereby we link the radiative forcing to ozone declines measured and simulated during 1979?2000, excluding two volcanically perturbed periods. During this period, ozone-depleting substances were increasing, and several merged satellite-based climatologies document the ensuing decline of total-column ozone. Using these analyses, we find an effective radiative forcing of ?0.05 to 0.13 W m?2. Our best estimate (0.04 W m?2) is on the edge of the ?likely? range given by the Fifth Assessment Report of IPCC of 0.03 to 0.33 W m?2 but is in better agreement with two other literature results.", "author" : [ { "dropping-particle" : "", "family" : "Morgenstern", "given" : "Olaf", "non-dropping-particle" : "", "parse-names" : false, "suffix" : "" }, { "dropping-particle" : "", "family" : "O'Connor", "given" : "Fiona M", "non-dropping-particle" : "", "parse-names</w:instrText>
      </w:r>
      <w:r w:rsidR="008F46A5">
        <w:rPr>
          <w:rFonts w:cs="Times New Roman"/>
          <w:noProof/>
        </w:rPr>
        <w:instrText>" : false, "suffix" : "" }, { "dropping-particle" : "", "family" : "Johnson", "given" : "Ben T", "non-dropping-particle" : "", "parse-names" : false, "suffix" : "" }, { "dropping-particle" : "", "family" : "Zeng", "given" : "Guang", "non-dropping-particle" : "", "parse-names" : false, "suffix" : "" }, { "dropping-particle" : "", "family" : "Mulcahy", "given" : "Jane P", "non-dropping-particle" : "", "parse-names" : false, "suffix" : "" }, { "dropping-particle" : "", "family" : "Williams", "given" : "Jonny", "non-dropping-particle" : "", "parse-names" : false, "suffix" : "" }, { "dropping-particle" : "", "family" : "Teixeira", "given" : "Jo\u00e3o", "non-dropping-particle" : "", "parse-names" : false, "suffix" : "" }, { "dropping-particle" : "", "family" : "Michou", "given" : "Martine", "non-dropping-particle" : "", "parse-names" : false, "suffix" : "" }, { "dropping-particle" : "", "family" : "Nabat", "given" : "Pierre",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"Sentman", "given" : "Lori T", "non-dropping-particle" : "", "parse-names" : false, "suffix" : "" }, { "dropping-particle" : "", "family" : "Deushi", "given" : "Makoto", "non-dropping-particle" : "", "parse-names" : false, "suffix" : "" }, { "dropping-particle" : "", "family" : "Bauer", "given" : "Susanne E", "non-dropping-particle" : "", "parse-names" : false, "suffix" : "" }, { "dropping-particle" : "", "family" : "Tsigaridis", "given" : "Kostas", "non-dropping-particle" : "", "parse-names" : false, "suffix" : "" }, { "dropping-particle" : "", "family" : "Shindell", "given" : "Drew T", "non-dropping-particle" : "", "parse-names" : false, "suffix" : "" }, { "dropping-particle" : "", "family" : "Kinnison", "given" : "Douglas E", "non-dropping-particle" : "", "parse-names" : false, "suffix" : "" } ], "container-title" : "Geophysical Research Letters", "id" : "ITEM-1", "issue" : "20", "issued" : { "date-parts" : [ [ "2020", "10", "28" ] ] }, "note" : "https://doi.org/10.1029/2020GL088295", "page" : "e2020GL088295", "publisher" : "John Wiley &amp; Sons, Ltd", "title" : "Reappraisal of the Climate Impacts of Ozone-Depleting Substances", "translator" : [ { "dropping-particle" : "", "family" : "J3596", "given" : "", "non-dropping-particle" : "", "parse-names" : false, "suffix" : "" } ], "type" : "article-journal", "volume" : "47" }, "uris" : [ "http://www.mendeley.com/documents/?uuid=f6a703b2-4938-4b4f-81a3-efe3b0bfbedd" ] } ], "mendeley" : { "formattedCitation" : "(Morgenstern et al., 2020)", "plainTextFormattedCitation" : "(Morgenstern et al., 2020)", "previouslyFormattedCitation" : "(Morgenstern et al., 2020)" }, "properties" : { "noteIndex" : 0 }, "schema" : "https://github.com/citation-style-language/schema/raw/master/csl-citation.json" }</w:instrText>
      </w:r>
      <w:r w:rsidR="00541081">
        <w:rPr>
          <w:rFonts w:cs="Times New Roman"/>
          <w:noProof/>
        </w:rPr>
        <w:fldChar w:fldCharType="separate"/>
      </w:r>
      <w:r w:rsidR="00393F8C">
        <w:rPr>
          <w:rFonts w:cs="Times New Roman"/>
          <w:noProof/>
        </w:rPr>
        <w:t>(Morgenstern et al., 2020)</w:t>
      </w:r>
      <w:r w:rsidR="00541081">
        <w:rPr>
          <w:rFonts w:cs="Times New Roman"/>
          <w:noProof/>
        </w:rPr>
        <w:fldChar w:fldCharType="end"/>
      </w:r>
      <w:r w:rsidR="004E062C" w:rsidRPr="004E062C">
        <w:rPr>
          <w:rFonts w:cs="Times New Roman"/>
          <w:noProof/>
        </w:rPr>
        <w:t>.</w:t>
      </w:r>
      <w:r w:rsidR="003A7AF1">
        <w:rPr>
          <w:rFonts w:cs="Times New Roman"/>
          <w:noProof/>
        </w:rPr>
        <w:t xml:space="preserve"> </w:t>
      </w:r>
      <w:r w:rsidR="003A7AF1">
        <w:rPr>
          <w:rFonts w:cs="Times New Roman"/>
          <w:noProof/>
        </w:rPr>
        <w:fldChar w:fldCharType="begin" w:fldLock="1"/>
      </w:r>
      <w:r w:rsidR="00E719C0">
        <w:rPr>
          <w:rFonts w:cs="Times New Roman"/>
          <w:noProof/>
        </w:rPr>
        <w:instrText>ADDIN CSL_CITATION { "citationItems" : [ { "id" : "ITEM-1", "itemData" : { "DOI" : "10.1002/2014GL062140", "abstract" : "Abstract We assess the roles of long-lived greenhouse gases and ozone depletion in driving meridional surface pressure gradients in the southern extratropics; these gradients are a defining feature of the Southern Annular Mode. Stratospheric ozone depletion is thought to have caused a strengthening of this mode during summer, with increasing long-lived greenhouse gases playing a secondary role. Using a coupled atmosphere-ocean chemistry-climate model, we show that there is cancelation between the direct, radiative effect of increasing greenhouse gases by the also substantial indirect\u2014chemical and dynamical\u2014feedbacks that greenhouse gases have via their impact on ozone. This sensitivity of the mode to greenhouse gas-induced ozone changes suggests that a consistent implementation of ozone changes due to long-lived greenhouse gases in climate models benefits the simulation of this important aspect of Southern Hemisphere climate.", "author" : [ { "dropping-particle" : "", "family" : "Morgenstern", "given" : "Olaf", "non-dropping-particle" : "", "parse-names" : false, "suffix" : "" }, { "dropping-particle" : "", "family" : "Zeng", "given" : "Guang", "non-dropping-particle" : "", "parse-names" : false, "suffix" : "" }, { "dropping-particle" : "", "family" : "Dean", "given" : "Sam M", "non-dropping-particle" : "", "parse-names" : false, "suffix" : "" }, { "dropping-particle" : "", "family" : "Joshi", "given" : "Manoj", "non-dropping-particle" : "", "parse-names" : false, "suffix" : "" }, { "dropping-particle" : "", "family" : "Abraham", "given" : "N Luke", "non-dropping-particle" : "", "parse-names" : false, "suffix" : "" }, { "dropping-particle" : "", "family" : "Osprey", "given" : "Annette", "non-dropping-particle" : "", "parse-names" : false, "suffix" : "" } ], "container-title" : "Geophysical Research Letters", "id" : "ITEM-1", "issue" : "24", "issued" : { "date-parts" : [ [ "2014" ] ] }, "page" : "9050-9057", "title" : "Direct and ozone-mediated forcing of the Southern Annular Mode by greenhouse gases", "translator" : [ { "dropping-particle" : "", "family" : "J4077", "given" : "", "non-dropping-particle" : "", "parse-names" : false, "suffix" : "" } ], "type" : "article-journal", "volume" : "41" }, "uris" : [ "http://www.mendeley.com/documents/?uuid=39d9042d-5c4e-4511-b773-b2d94f44d5c5" ] } ], "mendeley" : { "formattedCitation" : "(Morgenstern et al., 2014)", "manualFormatting" : "Morgenstern et al. (2014)", "plainTextFormattedCitation" : "(Morgenstern et al., 2014)", "previouslyFormattedCitation" : "(Morgenstern et al., 2014)" }, "properties" : { "noteIndex" : 0 }, "schema" : "https://github.com/citation-style-language/schema/raw/master/csl-citation.json" }</w:instrText>
      </w:r>
      <w:r w:rsidR="003A7AF1">
        <w:rPr>
          <w:rFonts w:cs="Times New Roman"/>
          <w:noProof/>
        </w:rPr>
        <w:fldChar w:fldCharType="separate"/>
      </w:r>
      <w:r w:rsidR="00393F8C">
        <w:rPr>
          <w:rFonts w:cs="Times New Roman"/>
          <w:noProof/>
        </w:rPr>
        <w:t>Morgenstern et al. (2014)</w:t>
      </w:r>
      <w:r w:rsidR="003A7AF1">
        <w:rPr>
          <w:rFonts w:cs="Times New Roman"/>
          <w:noProof/>
        </w:rPr>
        <w:fldChar w:fldCharType="end"/>
      </w:r>
      <w:r w:rsidR="003A7AF1">
        <w:rPr>
          <w:rFonts w:cs="Times New Roman"/>
          <w:noProof/>
        </w:rPr>
        <w:t xml:space="preserve"> and </w:t>
      </w:r>
      <w:ins w:id="2898" w:author="Robin Matthews" w:date="2021-09-08T18:28:00Z">
        <w:r w:rsidR="00F17E00">
          <w:fldChar w:fldCharType="begin" w:fldLock="1"/>
        </w:r>
      </w:ins>
      <w:r w:rsidR="00CA64F1">
        <w:instrText>ADDIN CSL_CITATION { "citationItems" : [ { "id" : "ITEM-1", "itemData" : { "DOI" : "https://doi.org/10.1029/2020JD034161", "abstract" : "Abstract I analyze trends in the Southern Annular Mode (SAM) in CMIP6 simulations. For the period 1957\u20132014, simulated linear trends are generally consistent with two observational references but seasonally in disagreement with two other representations of the SAM. Using a regression analysis applied to model simulations with interactive ozone chemistry, a strengthening of the SAM in summer is attributed nearly completely to ozone depletion because a further strengthening influence due to long-lived greenhouse gases is almost fully counterbalanced by a weakening influence due to stratospheric ozone increases associated with these greenhouse gas increases. Ignoring such ozone feedbacks would yield comparable contributions from these two influences, an incorrect result. In winter, trends are smaller but an influence of greenhouse gas-mediated ozone feedbacks is also identified. The regression analysis furthermore yields significant differences in the attribution of SAM changes to the two influences between models with and without interactive ozone chemistry, with ozone depletion and GHG increases playing seasonally a stronger and weaker, respectively, role in the chemistry models versus the no-chemistry ones.", "author" : [ { "dropping-particle" : "", "family" : "Morgenstern", "given" : "O", "non-dropping-particle" : "", "parse-names" : false, "suffix" : "" } ], "container-title" : "Journal of Geophysical Research: Atmospheres", "id" : "ITEM-1", "issue" : "5", "issued" : { "date-parts" : [ [ "2021" ] ] }, "note" : "e2020JD034161 2020JD034161", "page" : "e2020JD034161", "title" : "The Southern Annular Mode in 6th Coupled Model Intercomparison Project Models", "translator" : [ { "dropping-particle" : "", "family" : "J7034", "given" : "", "non-dropping-particle" : "", "parse-names" : false, "suffix" : "" } ], "type" : "article-journal", "volume" : "126" }, "uris" : [ "http://www.mendeley.com/documents/?uuid=3315110e-422a-439d-a223-20748b4a34a3" ] } ], "mendeley" : { "formattedCitation" : "(Morgenstern, 2021)", "manualFormatting" : "Morgenstern (2021)", "plainTextFormattedCitation" : "(Morgenstern, 2021)", "previouslyFormattedCitation" : "(Morgenstern, 2021)" }, "properties" : { "noteIndex" : 0 }, "schema" : "https://github.com/citation-style-language/schema/raw/master/csl-citation.json" }</w:instrText>
      </w:r>
      <w:ins w:id="2899" w:author="Robin Matthews" w:date="2021-09-08T18:28:00Z">
        <w:r w:rsidR="00F17E00">
          <w:fldChar w:fldCharType="separate"/>
        </w:r>
        <w:r w:rsidR="00F17E00" w:rsidRPr="006934EC">
          <w:rPr>
            <w:noProof/>
          </w:rPr>
          <w:t xml:space="preserve">Morgenstern </w:t>
        </w:r>
      </w:ins>
      <w:ins w:id="2900" w:author="Robin Matthews" w:date="2021-09-08T18:29:00Z">
        <w:r w:rsidR="00F17E00">
          <w:rPr>
            <w:noProof/>
          </w:rPr>
          <w:t>(</w:t>
        </w:r>
      </w:ins>
      <w:ins w:id="2901" w:author="Robin Matthews" w:date="2021-09-08T18:28:00Z">
        <w:r w:rsidR="00F17E00" w:rsidRPr="006934EC">
          <w:rPr>
            <w:noProof/>
          </w:rPr>
          <w:t>2021)</w:t>
        </w:r>
        <w:r w:rsidR="00F17E00">
          <w:fldChar w:fldCharType="end"/>
        </w:r>
      </w:ins>
      <w:ins w:id="2902" w:author="Robin Matthews" w:date="2021-09-08T18:29:00Z">
        <w:r w:rsidR="00F17E00">
          <w:t xml:space="preserve"> </w:t>
        </w:r>
      </w:ins>
      <w:del w:id="2903" w:author="Robin Matthews" w:date="2021-09-08T18:28:00Z">
        <w:r w:rsidR="00541081" w:rsidDel="00F17E00">
          <w:rPr>
            <w:rFonts w:cs="Times New Roman"/>
            <w:noProof/>
          </w:rPr>
          <w:fldChar w:fldCharType="begin" w:fldLock="1"/>
        </w:r>
        <w:r w:rsidR="008F46A5" w:rsidDel="00F17E00">
          <w:rPr>
            <w:rFonts w:cs="Times New Roman"/>
            <w:noProof/>
          </w:rPr>
          <w:delInstrText>ADDIN CSL_CITATION { "citationItems" : [ { "id" : "ITEM-1", "itemData" : { "DOI" : "10.1029/2020GL088295", "ISSN" : "0094-8276", "abstract" : "Abstract We assess the effective radiative forcing due to ozone-depleting substances using models participating in the Aerosols and Chemistry and Radiative Forcing Model Intercomparison Projects (AerChemMIP, RFMIP). A large intermodel spread in this globally averaged quantity necessitates an ?emergent constraint? approach whereby we link the radiative forcing to ozone declines measured and simulated during 1979?2000, excluding two volcanically perturbed periods. During this period, ozone-depleting substances were increasing, and several merged satellite-based climatologies document the ensuing decline of total-column ozone. Using these analyses, we find an effective radiative forcing of ?0.05 to 0.13 W m?2. Our best estimate (0.04 W m?2) is on the edge of the ?likely? range given by the Fifth Assessment Report of IPCC of 0.03 to 0.33 W m?2 but is in better agreement with two other literature results.", "author" : [ { "dropping-particle" : "", "family" : "Morgenstern", "given" : "Olaf", "non-dropping-particle" : "", "parse-names" : false, "suffix" : "" }, { "dropping-particle" : "", "family" : "O'Connor", "given" : "Fiona M", "non-dropping-particle" : "", "parse-names" : false, "suffix" : "" }, { "dropping-particle" : "", "family" : "Johnson", "given" : "Ben T", "non-dropping-particle" : "", "parse-names" : false, "suffix" : "" }, { "dropping-particle" : "", "family" : "Zeng", "given" : "Guang", "non-dropping-particle" : "", "parse-names" : false, "suffix" : "" }, { "dropping-particle" : "", "family" : "Mulcahy", "given" : "Jane P", "non-dropping-particle" : "", "parse-names" : false, "suffix" : "" }, { "dropping-particle" : "", "family" : "Williams", "given" : "Jonny", "non-dropping-particle" : "", "parse-names" : false, "suffix" : "" }, { "dropping-particle" : "", "family" : "Teixeira", "given" : "Jo\u00e3o", "non-dropping-particle" : "", "parse-names" : false, "suffix" : "" }, { "dropping-particle" : "", "family" : "Michou", "given" : "Martine", "non-dropping-particle" : "", "parse-names" : false, "suffix" : "" }, { "dropping-particle" : "", "family" : "Nabat", "given" : "Pierre", "non-dropping-particle" : "", "parse-names" : false, "suffix" : "" }, { "dropping-particle" : "", "family" : "Horowitz", "given" : "Larry W", "non-dropping-particle" : "", "parse-names" : false, "suffix" : "" }, { "dropping-particle" : "", "family" : "Naik", "given" : "Vaishali", "non-dropping-particle" : "", "parse-names" : false, "suffix" : "" }, { "dropping-particle" : "", "family" : "Sentman", "given" : "Lori T", "non-dropping-particle" : "", "parse-names" : false, "suffix" : "" }, { "dropping-particle" : "", "family" : "Deushi", "given" : "Makoto", "non-dropping-particle" : "", "parse-names" : false, "suffix" : "" }, { "dropping-particle" : "", "family" : "Bauer", "given" : "Susanne E", "no</w:delInstrText>
        </w:r>
        <w:r w:rsidR="008F46A5" w:rsidRPr="00E457C1" w:rsidDel="00F17E00">
          <w:rPr>
            <w:rFonts w:cs="Times New Roman"/>
            <w:noProof/>
            <w:lang w:val="en-US"/>
          </w:rPr>
          <w:delInstrText>n-dropping-particle" : "", "parse-names" : false, "suffix" : "" }, { "dropping-particle" : "", "family" : "Tsigaridis", "given" : "Kostas", "non-dropping-particle" : "", "parse-names" : false, "suffix" : "" }, { "dropping-particle" : "", "family" : "Shindell", "given" : "Drew T", "non-dropping-particle" : "", "parse-names" : false, "suffix" : "" }, { "dropping-particle" : "", "family" : "Kinnison", "given" : "Douglas E", "non-dropping-particle" : "", "parse-names" : false, "suffix" : "" } ], "container-title" : "Geophysical Research Letters", "id" : "ITEM-1", "issue" : "20", "issued" : { "date-parts" : [ [ "2020", "10", "28" ] ] }, "note" : "https://doi.org/10.1029/2020GL088295", "page" : "e2020GL088295", "publisher" : "John Wiley &amp; Sons, Ltd", "title" : "Reappraisal of the Climate Impacts of Ozone-Depleting Substances", "translator" : [ { "dropping-particle" : "", "family" : "J3596", "given" : "", "non-dropping-particle" : "", "parse-names" : false, "suffix" : "" } ], "type" : "article-journal", "volume" : "47" }, "uris" : [ "http://www.mendeley.com/documents/?uuid=f6a703b2-4938-4b4f-81a3-efe3b0bfbedd" ] } ], "mendeley" : { "formattedCitation" : "(Morgenstern et al., 2020)", "manualFormatting" : "Morgenstern et al. (2020)", "plainTextFormattedCitation" : "(Morgenstern et al., 2020)", "previouslyFormattedCitation" : "(Morgenstern et al., 2020)" }, "properties" : { "noteIndex" : 0 }, "schema" : "https://github.com/citation-style-language/schema/raw/master/csl-citation.json" }</w:delInstrText>
        </w:r>
        <w:r w:rsidR="00541081" w:rsidDel="00F17E00">
          <w:rPr>
            <w:rFonts w:cs="Times New Roman"/>
            <w:noProof/>
          </w:rPr>
          <w:fldChar w:fldCharType="separate"/>
        </w:r>
        <w:r w:rsidR="00393F8C" w:rsidDel="00F17E00">
          <w:rPr>
            <w:rFonts w:cs="Times New Roman"/>
            <w:noProof/>
            <w:lang w:val="en-US"/>
          </w:rPr>
          <w:delText>Morgenstern et al. (2020)</w:delText>
        </w:r>
        <w:r w:rsidR="00541081" w:rsidDel="00F17E00">
          <w:rPr>
            <w:rFonts w:cs="Times New Roman"/>
            <w:noProof/>
          </w:rPr>
          <w:fldChar w:fldCharType="end"/>
        </w:r>
        <w:r w:rsidR="00151E3F" w:rsidRPr="00E457C1" w:rsidDel="00F17E00">
          <w:rPr>
            <w:rFonts w:cs="Times New Roman"/>
            <w:noProof/>
            <w:lang w:val="en-US"/>
          </w:rPr>
          <w:delText xml:space="preserve"> </w:delText>
        </w:r>
      </w:del>
      <w:r w:rsidRPr="00D05B7A">
        <w:rPr>
          <w:rFonts w:cs="Times New Roman"/>
          <w:noProof/>
          <w:lang w:val="en-US"/>
        </w:rPr>
        <w:t>find</w:t>
      </w:r>
      <w:r w:rsidR="003745FD">
        <w:rPr>
          <w:rFonts w:cs="Times New Roman"/>
          <w:noProof/>
          <w:lang w:val="en-US"/>
        </w:rPr>
        <w:t xml:space="preserve"> an</w:t>
      </w:r>
      <w:r w:rsidR="000E7619" w:rsidRPr="00D05B7A">
        <w:rPr>
          <w:rFonts w:cs="Times New Roman"/>
          <w:noProof/>
          <w:lang w:val="en-US"/>
        </w:rPr>
        <w:t xml:space="preserve"> </w:t>
      </w:r>
      <w:r w:rsidRPr="00D05B7A">
        <w:rPr>
          <w:rFonts w:cs="Times New Roman"/>
          <w:noProof/>
          <w:lang w:val="en-US"/>
        </w:rPr>
        <w:t>indirect inf</w:t>
      </w:r>
      <w:r w:rsidR="009460B4">
        <w:rPr>
          <w:rFonts w:cs="Times New Roman"/>
          <w:noProof/>
          <w:lang w:val="en-US"/>
        </w:rPr>
        <w:t>l</w:t>
      </w:r>
      <w:r w:rsidRPr="00D05B7A">
        <w:rPr>
          <w:rFonts w:cs="Times New Roman"/>
          <w:noProof/>
          <w:lang w:val="en-US"/>
        </w:rPr>
        <w:t>uence</w:t>
      </w:r>
      <w:r w:rsidR="000E7619" w:rsidRPr="00D05B7A">
        <w:rPr>
          <w:rFonts w:cs="Times New Roman"/>
          <w:noProof/>
          <w:lang w:val="en-US"/>
        </w:rPr>
        <w:t xml:space="preserve"> of greenhouse gases</w:t>
      </w:r>
      <w:r w:rsidR="003745FD">
        <w:rPr>
          <w:rFonts w:cs="Times New Roman"/>
          <w:noProof/>
          <w:lang w:val="en-US"/>
        </w:rPr>
        <w:t xml:space="preserve"> on the SAM</w:t>
      </w:r>
      <w:r w:rsidR="0036487D">
        <w:rPr>
          <w:rFonts w:cs="Times New Roman"/>
          <w:noProof/>
          <w:lang w:val="en-US"/>
        </w:rPr>
        <w:t xml:space="preserve"> </w:t>
      </w:r>
      <w:r w:rsidR="003745FD">
        <w:rPr>
          <w:rFonts w:cs="Times New Roman"/>
          <w:noProof/>
          <w:lang w:val="en-US"/>
        </w:rPr>
        <w:t>via induced</w:t>
      </w:r>
      <w:r w:rsidRPr="00D05B7A">
        <w:rPr>
          <w:rFonts w:cs="Times New Roman"/>
          <w:noProof/>
          <w:lang w:val="en-US"/>
        </w:rPr>
        <w:t xml:space="preserve"> ozone changes</w:t>
      </w:r>
      <w:r w:rsidR="003745FD">
        <w:rPr>
          <w:rFonts w:cs="Times New Roman"/>
          <w:noProof/>
          <w:lang w:val="en-US"/>
        </w:rPr>
        <w:t xml:space="preserve"> in coupled chemistry-climate simulations, which differ from the prescribed ozone simulations shown in Figure 3.34b</w:t>
      </w:r>
      <w:r w:rsidRPr="00D05B7A">
        <w:rPr>
          <w:rFonts w:cs="Times New Roman"/>
          <w:noProof/>
          <w:lang w:val="en-US"/>
        </w:rPr>
        <w:t xml:space="preserve">. </w:t>
      </w:r>
      <w:r w:rsidRPr="00E457C1">
        <w:rPr>
          <w:rFonts w:cs="Times New Roman"/>
          <w:noProof/>
          <w:lang w:val="en-US"/>
        </w:rPr>
        <w:t xml:space="preserve">Since </w:t>
      </w:r>
      <w:del w:id="2904" w:author="Sara M Tuson" w:date="2021-06-24T11:33:00Z">
        <w:r w:rsidRPr="00E457C1" w:rsidDel="00B91812">
          <w:rPr>
            <w:rFonts w:cs="Times New Roman"/>
            <w:noProof/>
            <w:lang w:val="en-US"/>
          </w:rPr>
          <w:delText>~</w:delText>
        </w:r>
      </w:del>
      <w:ins w:id="2905" w:author="Sara M Tuson" w:date="2021-06-24T11:33:00Z">
        <w:r w:rsidR="00B91812">
          <w:rPr>
            <w:rFonts w:cs="Times New Roman"/>
            <w:noProof/>
            <w:lang w:val="en-US"/>
          </w:rPr>
          <w:t xml:space="preserve">about </w:t>
        </w:r>
      </w:ins>
      <w:r w:rsidRPr="00E457C1">
        <w:rPr>
          <w:rFonts w:cs="Times New Roman"/>
          <w:noProof/>
          <w:lang w:val="en-US"/>
        </w:rPr>
        <w:t xml:space="preserve">1997, the effective abundance of ozone-depleting halogen has been decreasing in the stratosphere </w:t>
      </w:r>
      <w:r w:rsidRPr="00D05B7A">
        <w:rPr>
          <w:rFonts w:cs="Times New Roman"/>
          <w:noProof/>
        </w:rPr>
        <w:fldChar w:fldCharType="begin" w:fldLock="1"/>
      </w:r>
      <w:r w:rsidR="00E719C0">
        <w:rPr>
          <w:rFonts w:cs="Times New Roman"/>
          <w:noProof/>
          <w:lang w:val="en-US"/>
        </w:rPr>
        <w:instrText>ADDIN CSL_CITATION { "citationItems" : [ { "id" : "ITEM-1", "itemData" : { "author" : [ { "dropping-particle" : "", "family" : "WMO", "given" : "", "non-dropping-particle" : "", "parse-names" : false, "suffix" : "" } ], "collection-title" : "Global Ozone Research and Monitoring Project \u2013 Report No. 58", "container-title" : "Scientific Assessment of Ozone Depletion: 2018", "id" : "ITEM-1", "issued" : { "date-parts" : [ [ "2018" ] ] }, "page" : "67", "publisher" : "World Meteorological Organization (WMO)", "publisher-place" : "Geneva, Switzerland", "title" : "Executive Summary", "translator" : [ { "dropping-particle" : "", "family" : "J5726", "given" : "Rt14", "non-dropping-particle" : "", "parse-names" : false, "suffix" : "" } ], "type" : "chapter" }, "uris" : [ "http://www.mendeley.com/documents/?uuid=dc11c624-c075-47bc-926e-32f4d43cad2d" ] } ], "mendeley" : { "formattedCitation" : "(WMO, 2018)", "manualFormatting" : "(WMO, 2018)", "plainTextFormattedCitation" : "(WMO, 2018)", "previouslyFormattedCitation" : "(WMO, 2018)" }, "properties" : { "noteIndex" : 0 }, "schema" : "https://github.com/citation-style-language/schema/raw/master/csl-citation.json" }</w:instrText>
      </w:r>
      <w:r w:rsidRPr="00D05B7A">
        <w:rPr>
          <w:rFonts w:cs="Times New Roman"/>
          <w:noProof/>
        </w:rPr>
        <w:fldChar w:fldCharType="separate"/>
      </w:r>
      <w:r w:rsidR="00393F8C">
        <w:rPr>
          <w:rFonts w:cs="Times New Roman"/>
          <w:noProof/>
          <w:lang w:val="en-US"/>
        </w:rPr>
        <w:t>(WMO, 2018)</w:t>
      </w:r>
      <w:r w:rsidRPr="00D05B7A">
        <w:rPr>
          <w:rFonts w:cs="Times New Roman"/>
          <w:noProof/>
        </w:rPr>
        <w:fldChar w:fldCharType="end"/>
      </w:r>
      <w:r w:rsidRPr="00E457C1">
        <w:rPr>
          <w:rFonts w:cs="Times New Roman"/>
          <w:noProof/>
          <w:lang w:val="en-US"/>
        </w:rPr>
        <w:t>, leading to a stabilization or even a reversal of stratospheric ozone depletion</w:t>
      </w:r>
      <w:r w:rsidR="00AB4D16" w:rsidRPr="00E457C1">
        <w:rPr>
          <w:rFonts w:cs="Times New Roman"/>
          <w:noProof/>
          <w:lang w:val="en-US"/>
        </w:rPr>
        <w:t xml:space="preserve"> (Section</w:t>
      </w:r>
      <w:r w:rsidR="00057ADC" w:rsidRPr="00E457C1">
        <w:rPr>
          <w:rFonts w:cs="Times New Roman"/>
          <w:noProof/>
          <w:lang w:val="en-US"/>
        </w:rPr>
        <w:t>s</w:t>
      </w:r>
      <w:r w:rsidR="00AB4D16" w:rsidRPr="00E457C1">
        <w:rPr>
          <w:rFonts w:cs="Times New Roman"/>
          <w:noProof/>
          <w:lang w:val="en-US"/>
        </w:rPr>
        <w:t xml:space="preserve"> 2.2.5.2 and 6.3.2.2)</w:t>
      </w:r>
      <w:r w:rsidRPr="00E457C1">
        <w:rPr>
          <w:rFonts w:cs="Times New Roman"/>
          <w:noProof/>
          <w:lang w:val="en-US"/>
        </w:rPr>
        <w:t>. The ozone</w:t>
      </w:r>
      <w:r w:rsidR="003745FD" w:rsidRPr="00E457C1">
        <w:rPr>
          <w:rFonts w:cs="Times New Roman"/>
          <w:noProof/>
          <w:lang w:val="en-US"/>
        </w:rPr>
        <w:t xml:space="preserve"> stabilisation and slight</w:t>
      </w:r>
      <w:r w:rsidRPr="00E457C1">
        <w:rPr>
          <w:rFonts w:cs="Times New Roman"/>
          <w:noProof/>
          <w:lang w:val="en-US"/>
        </w:rPr>
        <w:t xml:space="preserve"> recovery since </w:t>
      </w:r>
      <w:del w:id="2906" w:author="Sara M Tuson" w:date="2021-06-24T11:33:00Z">
        <w:r w:rsidRPr="00E457C1" w:rsidDel="00B91812">
          <w:rPr>
            <w:rFonts w:cs="Times New Roman"/>
            <w:noProof/>
            <w:lang w:val="en-US"/>
          </w:rPr>
          <w:delText>~</w:delText>
        </w:r>
      </w:del>
      <w:ins w:id="2907" w:author="Sara M Tuson" w:date="2021-06-24T11:33:00Z">
        <w:r w:rsidR="00B91812">
          <w:rPr>
            <w:rFonts w:cs="Times New Roman"/>
            <w:noProof/>
            <w:lang w:val="en-US"/>
          </w:rPr>
          <w:t xml:space="preserve">about </w:t>
        </w:r>
      </w:ins>
      <w:r w:rsidRPr="00E457C1">
        <w:rPr>
          <w:rFonts w:cs="Times New Roman"/>
          <w:noProof/>
          <w:lang w:val="en-US"/>
        </w:rPr>
        <w:t xml:space="preserve">2000 </w:t>
      </w:r>
      <w:r w:rsidR="003745FD" w:rsidRPr="00E457C1">
        <w:rPr>
          <w:rFonts w:cs="Times New Roman"/>
          <w:noProof/>
          <w:lang w:val="en-US"/>
        </w:rPr>
        <w:t xml:space="preserve">may have </w:t>
      </w:r>
      <w:r w:rsidRPr="00E457C1">
        <w:rPr>
          <w:rFonts w:cs="Times New Roman"/>
          <w:noProof/>
          <w:lang w:val="en-US"/>
        </w:rPr>
        <w:t xml:space="preserve">caused a pause in the summertime SAM trend </w:t>
      </w:r>
      <w:r w:rsidR="00441B63" w:rsidRPr="00E457C1">
        <w:rPr>
          <w:rFonts w:cs="Times New Roman"/>
          <w:noProof/>
          <w:lang w:val="en-US"/>
        </w:rPr>
        <w:t xml:space="preserve">(Figure 3.34c; </w:t>
      </w:r>
      <w:r w:rsidRPr="00D05B7A">
        <w:rPr>
          <w:rFonts w:cs="Times New Roman"/>
          <w:noProof/>
        </w:rPr>
        <w:fldChar w:fldCharType="begin" w:fldLock="1"/>
      </w:r>
      <w:r w:rsidR="00E719C0">
        <w:rPr>
          <w:rFonts w:cs="Times New Roman"/>
          <w:noProof/>
          <w:lang w:val="en-US"/>
        </w:rPr>
        <w:instrText>ADDIN CSL_CITATION { "citationItems" : [ { "id" : "ITEM-1", "itemData" : { "DOI" : "10.1029/2019GL084763", "abstract" : "Abstract The Southern Hemisphere zonal circulation manifests a downward influence of the stratosphere on the troposphere from late spring to early summer. However, the strength and timescale of the connection, given the stratospheric state, have not been explicitly quantified. Here, SH zonal wind reanalysis time series are analyzed with a methodology designed to detect the minimal set of statistical predictors of multiple interacting variables via conditional independence tests. Our results confirm from data that the variability of the stratospheric polar vortex is a predictor of the tropospheric eddy-driven jet between September and January. The vortex variability explains about 40% of monthly mean jet variability at a lead time of 1 month and can entirely account for the observed jet persistence. Our statistical model can quantitatively connect the multidecadal trends observed in the vortex and jet during the satellite era. This shows how short-term variability can help understand statistical links in long-term changes.", "author" : [ { "dropping-particle" : "", "family" : "Saggioro", "given" : "Elena", "non-dropping-particle" : "", "parse-names" : false, "suffix" : "" }, { "dropping-particle" : "", "family" : "Shepherd", "given" : "Theodore G", "non-dropping-particle" : "", "parse-names" : false, "suffix" : "" } ], "container-title" : "Geophysical Research Letters", "id" : "ITEM-1", "issue" : "22", "issued" : { "date-parts" : [ [ "2019" ] ] }, "page" : "13479-13487", "title" : "Quantifying the Timescale and Strength of Southern Hemisphere Intraseasonal Stratosphere-troposphere Coupling", "translator" : [ { "dropping-particle" : "", "family" : "J6521", "given" : "", "non-dropping-particle" : "", "parse-names" : false, "suffix" : "" } ], "type" : "article-journal", "volume" : "46" }, "uris" : [ "http://www.mendeley.com/documents/?uuid=a49573ac-c9aa-4aab-8c61-1ede6a9a7771" ] }, { "id" : "ITEM-2", "itemData" : { "DOI" : "10.1038/s41586-020-2120-4", "ISSN" : "0028-0836", "abstract" : "Observations show robust near-surface trends in the Southern Hemisphere tropospheric circulation towards the end of the 20th century, including a poleward shift in the midlatitude jet, a positive trend in the Southern Annular Mode, and an expansion of the Hadley cell. It is established that these trends have been driven by ozone depletion in the Antarctic stratosphere due to emissions of ozone-depleting substances. Here we show that these widely reported circulation trends have, in fact, paused, or slightly reversed, around the year 2000. Using a pattern-based detection and attribution analysis of atmospheric zonal wind, we show that the pause in circulation trends is forced by human activities, and has not occurred simply due to internal or natural variability of the climate system. Further, we demonstrate the essential role of stratospheric ozone recovery as a result of the Montreal Protocol in driving the pause. Since the pre-2000 circulation trends have impacted precipitation, and potentially, the ocean circulation and salinity, we anticipate that a pause in these trends will have wider impacts on the Earth system. Signatures of the Montreal Protocol and the associated stratospheric ozone recovery might therefore manifest, or might have already manifested, in other aspects of the Earth system.", "author" : [ { "dropping-particle" : "", "family" : "Banerjee", "given" : "Antara", "non-dropping-particle" : "", "parse-names" : false, "suffix" : "" }, { "dropping-particle" : "", "family" : "Fyfe", "given" : "John C.", "non-dropping-particle" : "", "parse-names" : false, "suffix" : "" }, { "dropping-particle" : "", "family" : "Polvani", "given" : "Lorenzo M.", "non-dropping-particle" : "", "parse-names" : false, "suffix" : "" }, { "dropping-particle" : "", "family" : "Waugh", "given" : "Darryn", "non-dropping-particle" : "", "parse-names" : false, "suffix" : "" }, { "dropping-particle" : "", "family" : "Chang", "given" : "Kai-Lan", "non-dropping-particle" : "", "parse-names" : false, "suffix" : "" } ], "container-title" : "Nature", "id" : "ITEM-2", "issue" : "7800", "issued" : { "date-parts" : [ [ "2020", "3", "25" ] ] }, "page" : "544-548", "title" : "A pause in Southern Hemisphere circulation trends due to the Montreal Protocol", "translator" : [ { "dropping-particle" : "", "family" : "J6404", "given" : "", "non-dropping-particle" : "", "parse-names" : false, "suffix" : "" } ], "type" : "article-journal", "volume" : "579" }, "uris" : [ "http://www.mendeley.com/documents/?uuid=d6ad5722-3ca7-45f2-9cd3-3053bff9600d" ] } ], "mendeley" : { "formattedCitation" : "(Saggioro and Shepherd, 2019; Banerjee et al., 2020)", "manualFormatting" : "Saggioro and Shepherd, 2019; Banerjee et al., 2020)", "plainTextFormattedCitation" : "(Saggioro and Shepherd, 2019; Banerjee et al., 2020)", "previouslyFormattedCitation" : "(Saggioro and Shepherd, 2019; Banerjee et al., 2020)" }, "properties" : { "noteIndex" : 0 }, "schema" : "https://github.com/citation-style-language/schema/raw/master/csl-citation.json" }</w:instrText>
      </w:r>
      <w:r w:rsidRPr="00D05B7A">
        <w:rPr>
          <w:rFonts w:cs="Times New Roman"/>
          <w:noProof/>
        </w:rPr>
        <w:fldChar w:fldCharType="separate"/>
      </w:r>
      <w:r w:rsidR="00393F8C">
        <w:rPr>
          <w:rFonts w:cs="Times New Roman"/>
          <w:noProof/>
          <w:lang w:val="en-US"/>
        </w:rPr>
        <w:t>Saggioro and Shepherd, 2019; Banerjee et al., 2020)</w:t>
      </w:r>
      <w:r w:rsidRPr="00D05B7A">
        <w:rPr>
          <w:rFonts w:cs="Times New Roman"/>
          <w:noProof/>
        </w:rPr>
        <w:fldChar w:fldCharType="end"/>
      </w:r>
      <w:r w:rsidRPr="00E457C1">
        <w:rPr>
          <w:rFonts w:cs="Times New Roman"/>
          <w:noProof/>
          <w:lang w:val="en-US"/>
        </w:rPr>
        <w:t>, although some influence from internal variability</w:t>
      </w:r>
      <w:r w:rsidR="003745FD" w:rsidRPr="00E457C1">
        <w:rPr>
          <w:rFonts w:cs="Times New Roman"/>
          <w:noProof/>
          <w:lang w:val="en-US"/>
        </w:rPr>
        <w:t xml:space="preserve"> cannot be ruled out</w:t>
      </w:r>
      <w:r w:rsidRPr="00E457C1">
        <w:rPr>
          <w:rFonts w:cs="Times New Roman"/>
          <w:noProof/>
          <w:lang w:val="en-US"/>
        </w:rPr>
        <w:t xml:space="preserve">. </w:t>
      </w:r>
      <w:r w:rsidR="003F7DAA" w:rsidRPr="00E457C1">
        <w:rPr>
          <w:noProof/>
          <w:lang w:val="en-US"/>
        </w:rPr>
        <w:t>W</w:t>
      </w:r>
      <w:r w:rsidRPr="00E457C1">
        <w:rPr>
          <w:noProof/>
          <w:lang w:val="en-US"/>
        </w:rPr>
        <w:t>hile some studies find</w:t>
      </w:r>
      <w:r w:rsidR="003745FD" w:rsidRPr="00E457C1">
        <w:rPr>
          <w:noProof/>
          <w:lang w:val="en-US"/>
        </w:rPr>
        <w:t xml:space="preserve"> an</w:t>
      </w:r>
      <w:r w:rsidRPr="00E457C1">
        <w:rPr>
          <w:noProof/>
          <w:lang w:val="en-US"/>
        </w:rPr>
        <w:t xml:space="preserve"> anthropogenic aerosol influence on the summertime SAM </w:t>
      </w:r>
      <w:r w:rsidRPr="00D05B7A">
        <w:rPr>
          <w:noProof/>
        </w:rPr>
        <w:fldChar w:fldCharType="begin" w:fldLock="1"/>
      </w:r>
      <w:r w:rsidR="00E719C0">
        <w:rPr>
          <w:noProof/>
          <w:lang w:val="en-US"/>
        </w:rPr>
        <w:instrText>ADDIN CSL_CITATION { "citationItems" : [ { "id" : "ITEM-1", "itemData" : { "DOI" : "10.1088/1748-9326/8/4/044028", "ISSN" : "1748-9326", "author" : [ { "dropping-particle" : "", "family" : "Rotstayn", "given" : "Leon D", "non-dropping-particle" : "", "parse-names" : false, "suffix" : "" } ], "container-title" : "Environmental Research Letters", "id" : "ITEM-1", "issue" : "4", "issued" : { "date-parts" : [ [ "2013", "12", "1" ] ] }, "page" : "044028", "title" : "Projected effects of declining anthropogenic aerosols on the southern annular mode", "translator" : [ { "dropping-particle" : "", "family" : "J5072", "given" : "", "non-dropping-particle" : "", "parse-names" : false, "suffix" : "" } ], "type" : "article-journal", "volume" : "8" }, "uris" : [ "http://www.mendeley.com/documents/?uuid=04d7b2a4-f233-4e1d-80a3-7ab367b17711" ] }, { "id" : "ITEM-2", "itemData" : { "DOI" : "10.1002/grl.50500", "abstract" : "AbstractHuman influence on atmospheric sea level pressure (SLP) has previously been detected globally, but the contributions of greenhouse gas, aerosol, and ozone changes to the observed trends have not been separately identified. We use simulations from eight climate models to show that greenhouse gas, aerosol, and ozone changes each drive distinct seasonal and geographical patterns of trends, which are separately detectable in observed seasonal SLP trends over the 1951\u20132011 period. This detection is driven by significant low-latitude SLP responses to greenhouse gas, aerosol, and ozone changes, as well as the more frequently-studied high latitude responses. These results aid in understanding past atmospheric circulation changes, and have potential to improve projections of future circulation changes.", "author" : [ { "dropping-particle" : "", "family" : "Gillett", "given" : "Nathan P", "non-dropping-particle" : "", "parse-names" : false, "suffix" : "" }, { "dropping-particle" : "", "family" : "Fyfe", "given" : "John C", "non-dropping-particle" : "", "parse-names" : false, "suffix" : "" }, { "dropping-particle" : "", "family" : "Parker", "given" : "David E", "non-dropping-particle" : "", "parse-names" : false, "suffix" : "" } ], "container-title" : "Geophysical Research Letters", "id" : "ITEM-2", "issue" : "10", "issued" : { "date-parts" : [ [ "2013" ] ] }, "page" : "2302-2306", "title" : "Attribution of observed sea level pressure trends to greenhouse gas, aerosol, and ozone changes", "translator" : [ { "dropping-particle" : "", "family" : "J4925", "given" : "", "non-dropping-particle" : "", "parse-names" : false, "suffix" : "" } ], "type" : "article-journal", "volume" : "40" }, "uris" : [ "http://www.mendeley.com/documents/?uuid=8a3d2923-700f-42da-9dbe-70546b89b999" ] } ], "mendeley" : { "formattedCitation" : "(Gillett et al., 2013; Rotstayn, 2013)", "plainTextFormattedCitation" : "(Gillett et al., 2013; Rotstayn, 2013)", "previouslyFormattedCitation" : "(Gillett et al., 2013; Rotstayn, 2013)" }, "properties" : { "noteIndex" : 0 }, "schema" : "https://github.com/citation-style-language/schema/raw/master/csl-citation.json" }</w:instrText>
      </w:r>
      <w:r w:rsidRPr="00D05B7A">
        <w:rPr>
          <w:noProof/>
        </w:rPr>
        <w:fldChar w:fldCharType="separate"/>
      </w:r>
      <w:r w:rsidR="00393F8C">
        <w:rPr>
          <w:noProof/>
          <w:lang w:val="en-US"/>
        </w:rPr>
        <w:t>(Gillett et al., 2013; Rotstayn, 2013)</w:t>
      </w:r>
      <w:r w:rsidRPr="00D05B7A">
        <w:rPr>
          <w:noProof/>
        </w:rPr>
        <w:fldChar w:fldCharType="end"/>
      </w:r>
      <w:r w:rsidRPr="00E457C1">
        <w:rPr>
          <w:noProof/>
          <w:lang w:val="en-US"/>
        </w:rPr>
        <w:t>, recent studies with larger multi-model ensemble</w:t>
      </w:r>
      <w:r w:rsidR="00D06467" w:rsidRPr="00E457C1">
        <w:rPr>
          <w:noProof/>
          <w:lang w:val="en-US"/>
        </w:rPr>
        <w:t>s</w:t>
      </w:r>
      <w:r w:rsidRPr="00E457C1">
        <w:rPr>
          <w:noProof/>
          <w:lang w:val="en-US"/>
        </w:rPr>
        <w:t xml:space="preserve"> find that this effect is not robust </w:t>
      </w:r>
      <w:r w:rsidRPr="00D05B7A">
        <w:rPr>
          <w:noProof/>
        </w:rPr>
        <w:fldChar w:fldCharType="begin" w:fldLock="1"/>
      </w:r>
      <w:r w:rsidR="00E719C0">
        <w:rPr>
          <w:noProof/>
          <w:lang w:val="en-US"/>
        </w:rPr>
        <w:instrText>ADDIN CSL_CITATION { "citationItems" : [ { "id" : "ITEM-1", "itemData" : { "DOI" : "10.1002/2015JD024218", "ISSN" : "2169897X", "author" : [ { "dropping-particle" : "", "family" : "Steptoe", "given" : "H.", "non-dropping-particle" : "", "parse-names" : false, "suffix" : "" }, { "dropping-particle" : "", "family" : "Wilcox", "given" : "L. J.", "non-dropping-particle" : "", "parse-names" : false, "suffix" : "" }, { "dropping-particle" : "", "family" : "Highwood", "given" : "E. J.", "non-dropping-particle" : "", "parse-names" : false, "suffix" : "" } ], "container-title" : "Journal of Geophysical Research: Atmospheres", "id" : "ITEM-1", "issue" : "17", "issued" : { "date-parts" : [ [ "2016", "9", "16" ] ] }, "page" : "10,029-10,042", "title" : "Is there a robust effect of anthropogenic aerosols on the Southern Annular Mode?", "translator" : [ { "dropping-particle" : "", "family" : "J5075", "given" : "", "non-dropping-particle" : "", "parse-names" : false, "suffix" : "" } ], "type" : "article-journal", "volume" : "121" }, "uris" : [ "http://www.mendeley.com/documents/?uuid=a79d63f8-b949-4069-8eed-a87f36601762" ] }, { "id" : "ITEM-2", "itemData" : { "DOI" : "10.1007/s00382-018-4370-5", "ISSN" : "0930-7575", "author" : [ { "dropping-particle" : "", "family" : "Choi", "given" : "Jung", "non-dropping-particle" : "", "parse-names" : false, "suffix" : "" }, { "dropping-particle" : "", "family" : "Son", "given" : "Seok-Woo", "non-dropping-particle" : "", "parse-names" : false, "suffix" : "" }, { "dropping-particle" : "", "family" : "Park", "given" : "Rokjin J.", "non-dropping-particle" : "", "parse-names" : false, "suffix" : "" } ], "container-title" : "Climate Dynamics", "id" : "ITEM-2", "issue" : "7-8", "issued" : { "date-parts" : [ [ "2019", "4", "30" ] ] }, "page" : "4127-4142", "title" : "Aerosol versus greenhouse gas impacts on Southern Hemisphere general circulation changes", "translator" : [ { "dropping-particle" : "", "family" : "J5407", "given" : "", "non-dropping-particle" : "", "parse-names" : false, "suffix" : "" } ], "type" : "article-journal", "volume" : "52" }, "uris" : [ "http://www.mendeley.com/documents/?uuid=99bc6f06-265e-4264-a88a-f08995ec507b" ] } ], "mendeley" : { "formattedCitation" : "(Steptoe et al., 2016; Choi et al., 2019)", "plainTextFormattedCitation" : "(Steptoe et al., 2016; Choi et al., 2019)", "previouslyFormattedCitation" : "(Steptoe et al., 2016; Choi et al., 2019)" }, "properties" : { "noteIndex" : 0 }, "schema" : "https://github.com/citation-style-language/schema/raw/master/csl-citation.json" }</w:instrText>
      </w:r>
      <w:r w:rsidRPr="00D05B7A">
        <w:rPr>
          <w:noProof/>
        </w:rPr>
        <w:fldChar w:fldCharType="separate"/>
      </w:r>
      <w:r w:rsidR="00393F8C">
        <w:rPr>
          <w:noProof/>
          <w:lang w:val="en-US"/>
        </w:rPr>
        <w:t>(Steptoe et al., 2016; Choi et al., 2019)</w:t>
      </w:r>
      <w:r w:rsidRPr="00D05B7A">
        <w:rPr>
          <w:noProof/>
        </w:rPr>
        <w:fldChar w:fldCharType="end"/>
      </w:r>
      <w:r w:rsidRPr="00E457C1">
        <w:rPr>
          <w:noProof/>
          <w:lang w:val="en-US"/>
        </w:rPr>
        <w:t>, consistent with CMIP6 single forcing ensembles (</w:t>
      </w:r>
      <w:r w:rsidR="001F1422" w:rsidRPr="00D05B7A">
        <w:rPr>
          <w:noProof/>
          <w:lang w:val="en-CA" w:eastAsia="en-US"/>
        </w:rPr>
        <w:t>Figure 3.34</w:t>
      </w:r>
      <w:r w:rsidRPr="00E457C1">
        <w:rPr>
          <w:noProof/>
          <w:lang w:val="en-US"/>
        </w:rPr>
        <w:t xml:space="preserve">). In the CMIP5 simulations, volcanic stratospheric aerosol has a significant weakening effect on the SAM in autumn and winter </w:t>
      </w:r>
      <w:r w:rsidR="00441B63" w:rsidRPr="00E457C1">
        <w:rPr>
          <w:noProof/>
          <w:lang w:val="en-US"/>
        </w:rPr>
        <w:t xml:space="preserve">(Cross-Chapter Box 4.1; </w:t>
      </w:r>
      <w:r w:rsidRPr="00D05B7A">
        <w:rPr>
          <w:noProof/>
        </w:rPr>
        <w:fldChar w:fldCharType="begin" w:fldLock="1"/>
      </w:r>
      <w:r w:rsidR="00E719C0">
        <w:rPr>
          <w:noProof/>
          <w:lang w:val="en-US"/>
        </w:rPr>
        <w:instrText>ADDIN CSL_CITATION { "citationItems" : [ { "id" : "ITEM-1", "itemData" : { "DOI" : "10.1002/grl.50249", "abstract" : "We investigate simulated changes in the annular modes in historical and RCP 4.5 scenario simulations of 37 models from the fifth Coupled Model Intercomparison Project (CMIP5), a much larger ensemble of models than has previously been used to investigate annular mode trends, with improved resolution and forcings. The CMIP5 models on average simulate increases in the Northern Annular Mode (NAM) and Southern Annular Mode (SAM) in every season by 2100, and no CMIP5 model simulates a significant decrease in either the NAM or SAM in any season. No significant increase in the NAM or North Atlantic Oscillation (NAO) is simulated in response to volcanic aerosol, and no significant NAM or NAO response to solar irradiance variations is simulated. The CMIP5 models simulate a significant negative SAM response to volcanic aerosol in MAM and JJA, and a significant positive SAM response to solar irradiance variations in MAM, JJA and DJF.", "author" : [ { "dropping-particle" : "", "family" : "Gillett", "given" : "N P", "non-dropping-particle" : "", "parse-names" : false, "suffix" : "" }, { "dropping-particle" : "", "family" : "Fyfe", "given" : "J C", "non-dropping-particle" : "", "parse-names" : false, "suffix" : "" } ], "container-title" : "Geophysical Research Letters", "id" : "ITEM-1", "issue" : "6", "issued" : { "date-parts" : [ [ "2013" ] ] }, "page" : "1189-1193", "title" : "Annular mode changes in the CMIP5 simulations", "translator" : [ { "dropping-particle" : "", "family" : "J3905", "given" : "", "non-dropping-particle" : "", "parse-names" : false, "suffix" : "" } ], "type" : "article-journal", "volume" : "40" }, "uris" : [ "http://www.mendeley.com/documents/?uuid=54cefdf1-f4ee-43b4-825b-43c7a02bc052" ] } ], "mendeley" : { "formattedCitation" : "(Gillett and Fyfe, 2013)", "manualFormatting" : "Gillett and Fyfe, 2013)", "plainTextFormattedCitation" : "(Gillett and Fyfe, 2013)", "previouslyFormattedCitation" : "(Gillett and Fyfe, 2013)" }, "properties" : { "noteIndex" : 0 }, "schema" : "https://github.com/citation-style-language/schema/raw/master/csl-citation.json" }</w:instrText>
      </w:r>
      <w:r w:rsidRPr="00D05B7A">
        <w:rPr>
          <w:noProof/>
        </w:rPr>
        <w:fldChar w:fldCharType="separate"/>
      </w:r>
      <w:r w:rsidR="00393F8C">
        <w:rPr>
          <w:noProof/>
          <w:lang w:val="en-US"/>
        </w:rPr>
        <w:t>Gillett and Fyfe, 2013)</w:t>
      </w:r>
      <w:r w:rsidRPr="00D05B7A">
        <w:rPr>
          <w:noProof/>
        </w:rPr>
        <w:fldChar w:fldCharType="end"/>
      </w:r>
      <w:r w:rsidRPr="00E457C1">
        <w:rPr>
          <w:noProof/>
          <w:lang w:val="en-US"/>
        </w:rPr>
        <w:t>, but there is no evidence that this effect leads to a significant multi</w:t>
      </w:r>
      <w:ins w:id="2908" w:author="Sara M Tuson" w:date="2021-06-27T21:51:00Z">
        <w:r w:rsidR="00492531">
          <w:rPr>
            <w:noProof/>
            <w:lang w:val="en-US"/>
          </w:rPr>
          <w:t>-</w:t>
        </w:r>
      </w:ins>
      <w:r w:rsidRPr="00E457C1">
        <w:rPr>
          <w:noProof/>
          <w:lang w:val="en-US"/>
        </w:rPr>
        <w:t>decadal trend since the late 20</w:t>
      </w:r>
      <w:r w:rsidRPr="00566450">
        <w:rPr>
          <w:noProof/>
          <w:lang w:val="en-US"/>
          <w:rPrChange w:id="2909" w:author="Sara M Tuson" w:date="2021-06-28T09:48:00Z">
            <w:rPr>
              <w:noProof/>
              <w:vertAlign w:val="superscript"/>
              <w:lang w:val="en-US"/>
            </w:rPr>
          </w:rPrChange>
        </w:rPr>
        <w:t>th</w:t>
      </w:r>
      <w:r w:rsidRPr="00E457C1">
        <w:rPr>
          <w:noProof/>
          <w:lang w:val="en-US"/>
        </w:rPr>
        <w:t xml:space="preserve"> century. Beyond external forcing, </w:t>
      </w:r>
      <w:r w:rsidRPr="00D05B7A">
        <w:rPr>
          <w:noProof/>
        </w:rPr>
        <w:fldChar w:fldCharType="begin" w:fldLock="1"/>
      </w:r>
      <w:r w:rsidR="00E719C0">
        <w:rPr>
          <w:noProof/>
          <w:lang w:val="en-US"/>
        </w:rPr>
        <w:instrText>ADDIN CSL_CITATION { "citationItems" : [ { "id" : "ITEM-1", "itemData" : { "DOI" : "10.1002/2017GL075079", "ISSN" : "00948276", "author" : [ { "dropping-particle" : "", "family" : "Fogt", "given" : "Ryan L.", "non-dropping-particle" : "", "parse-names" : false, "suffix" : "" }, { "dropping-particle" : "", "family" : "Goergens", "given" : "Chad A.", "non-dropping-particle" : "", "parse-names" : false, "suffix" : "" }, { "dropping-particle" : "", "family" : "Jones", "given" : "Julie M.", "non-dropping-particle" : "", "parse-names" : false, "suffix" : "" }, { "dropping-particle" : "", "family" : "Schneider", "given" : "David P.", "non-dropping-particle" : "", "parse-names" : false, "suffix" : "" }, { "dropping-particle" : "", "family" : "Nicolas", "given" : "Julien P.", "non-dropping-particle" : "", "parse-names" : false, "suffix" : "" }, { "dropping-particle" : "", "family" : "Bromwich", "given" : "David H.", "non-dropping-particle" : "", "parse-names" : false, "suffix" : "" }, { "dropping-particle" : "", "family" : "Dusselier", "given" : "Hallie E.", "non-dropping-particle" : "", "parse-names" : false, "suffix" : "" } ], "container-title" : "Geophysical Research Letters", "id" : "ITEM-1", "issue" : "19", "issued" : { "date-parts" : [ [ "2017", "10", "16" ] ] }, "page" : "9918-9927", "title" : "A twentieth century perspective on summer Antarctic pressure change and variability and contributions from tropical SSTs and ozone depletion", "translator" : [ { "dropping-particle" : "", "family" : "J5073", "given" : "", "non-dropping-particle" : "", "parse-names" : false, "suffix" : "" } ], "type" : "article-journal", "volume" : "44" }, "uris" : [ "http://www.mendeley.com/documents/?uuid=7834371d-3455-4a21-b87a-83f2bb69ecc7" ] } ], "mendeley" : { "formattedCitation" : "(Fogt et al., 2017)", "manualFormatting" : "Fogt et al. (2017)", "plainTextFormattedCitation" : "(Fogt et al., 2017)", "previouslyFormattedCitation" : "(Fogt et al., 2017)" }, "properties" : { "noteIndex" : 0 }, "schema" : "https://github.com/citation-style-language/schema/raw/master/csl-citation.json" }</w:instrText>
      </w:r>
      <w:r w:rsidRPr="00D05B7A">
        <w:rPr>
          <w:noProof/>
        </w:rPr>
        <w:fldChar w:fldCharType="separate"/>
      </w:r>
      <w:r w:rsidR="00393F8C">
        <w:rPr>
          <w:noProof/>
          <w:lang w:val="en-US"/>
        </w:rPr>
        <w:t>Fogt et al. (2017)</w:t>
      </w:r>
      <w:r w:rsidRPr="00D05B7A">
        <w:rPr>
          <w:noProof/>
        </w:rPr>
        <w:fldChar w:fldCharType="end"/>
      </w:r>
      <w:r w:rsidRPr="00E457C1">
        <w:rPr>
          <w:noProof/>
          <w:lang w:val="en-US"/>
        </w:rPr>
        <w:t xml:space="preserve"> show a significant association of tropical SST variability with the summertime SAM trend since the mid-20</w:t>
      </w:r>
      <w:r w:rsidRPr="00C46A2B">
        <w:rPr>
          <w:noProof/>
          <w:lang w:val="en-US"/>
          <w:rPrChange w:id="2910" w:author="Sara M Tuson" w:date="2021-06-28T09:48:00Z">
            <w:rPr>
              <w:noProof/>
              <w:vertAlign w:val="superscript"/>
              <w:lang w:val="en-US"/>
            </w:rPr>
          </w:rPrChange>
        </w:rPr>
        <w:t>th</w:t>
      </w:r>
      <w:r w:rsidRPr="00E457C1">
        <w:rPr>
          <w:noProof/>
          <w:lang w:val="en-US"/>
        </w:rPr>
        <w:t xml:space="preserve"> century in agreement with </w:t>
      </w:r>
      <w:r w:rsidRPr="00D05B7A">
        <w:rPr>
          <w:noProof/>
        </w:rPr>
        <w:fldChar w:fldCharType="begin" w:fldLock="1"/>
      </w:r>
      <w:r w:rsidR="00E719C0">
        <w:rPr>
          <w:noProof/>
          <w:lang w:val="en-US"/>
        </w:rPr>
        <w:instrText>ADDIN CSL_CITATION { "citationItems" : [ { "id" : "ITEM-1", "itemData" : { "DOI" : "10.1002/2016GL069453", "abstract" : "Abstract A robust positive trend in the Southern Annular Mode (SAM) is projected for the end of the 21st century under the Representative Concentration Pathway 8.5 scenario, which results in rainfall decreases in the midlatitudes and increases in the high latitudes in the Southern Hemisphere (SH). We find that this SAM trend also increases rainfall over the SH subtropics in austral summer but not in winter, leading to a pronounced wintertime poleward expansion of the subtropical dry zone. These dynamically driven rainfall changes by the SAM appear to oppose the thermodynamically driven projected rainfall changes in the SH subtropics and midlatitudes, whereas the two components reinforce each other in the high latitudes. However, we show that most climate models fall short in capturing the observed SAM component driven by the El Ni\u00f1o\u2013Southern Oscillation and associated rainfall in the austral warm seasons, which limits our confidence in quantifying the contribution of the SAM to projected rainfall changes.",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 ] }, "page" : "7160-7167", "title" : "The impact of the Southern Annular Mode on future changes in Southern Hemisphere rainfall", "translator" : [ { "dropping-particle" : "", "family" : "J6519", "given" : "", "non-dropping-particle" : "", "parse-names" : false, "suffix" : "" } ], "type" : "article-journal", "volume" : "43" }, "uris" : [ "http://www.mendeley.com/documents/?uuid=ee4e775b-24b9-4488-9850-18372b91ce8c" ] } ], "mendeley" : { "formattedCitation" : "(Lim et al., 2016)", "plainTextFormattedCitation" : "(Lim et al., 2016)", "previouslyFormattedCitation" : "(Lim et al., 2016)" }, "properties" : { "noteIndex" : 0 }, "schema" : "https://github.com/citation-style-language/schema/raw/master/csl-citation.json" }</w:instrText>
      </w:r>
      <w:r w:rsidRPr="00D05B7A">
        <w:rPr>
          <w:noProof/>
        </w:rPr>
        <w:fldChar w:fldCharType="separate"/>
      </w:r>
      <w:r w:rsidR="00393F8C">
        <w:rPr>
          <w:noProof/>
          <w:lang w:val="en-US"/>
        </w:rPr>
        <w:t>(Lim et al., 2016)</w:t>
      </w:r>
      <w:r w:rsidRPr="00D05B7A">
        <w:rPr>
          <w:noProof/>
        </w:rPr>
        <w:fldChar w:fldCharType="end"/>
      </w:r>
      <w:r w:rsidRPr="00E457C1">
        <w:rPr>
          <w:noProof/>
          <w:lang w:val="en-US"/>
        </w:rPr>
        <w:t xml:space="preserve"> who</w:t>
      </w:r>
      <w:ins w:id="2911" w:author="Sara M Tuson" w:date="2021-06-29T07:51:00Z">
        <w:r w:rsidR="008037BE">
          <w:rPr>
            <w:noProof/>
            <w:lang w:val="en-US"/>
          </w:rPr>
          <w:t>,</w:t>
        </w:r>
      </w:ins>
      <w:r w:rsidRPr="00E457C1">
        <w:rPr>
          <w:noProof/>
          <w:lang w:val="en-US"/>
        </w:rPr>
        <w:t xml:space="preserve"> however</w:t>
      </w:r>
      <w:ins w:id="2912" w:author="Sara M Tuson" w:date="2021-06-29T07:51:00Z">
        <w:r w:rsidR="008037BE">
          <w:rPr>
            <w:noProof/>
            <w:lang w:val="en-US"/>
          </w:rPr>
          <w:t>,</w:t>
        </w:r>
      </w:ins>
      <w:r w:rsidRPr="00E457C1">
        <w:rPr>
          <w:noProof/>
          <w:lang w:val="en-US"/>
        </w:rPr>
        <w:t xml:space="preserve"> demonstrate that such a teleconnection between the summertime SAM and El Niño</w:t>
      </w:r>
      <w:del w:id="2913" w:author="Ian Blenkinsop" w:date="2021-07-12T15:47:00Z">
        <w:r w:rsidRPr="00E457C1" w:rsidDel="00C77CC8">
          <w:rPr>
            <w:noProof/>
            <w:lang w:val="en-US"/>
          </w:rPr>
          <w:delText>-</w:delText>
        </w:r>
      </w:del>
      <w:ins w:id="2914" w:author="Ian Blenkinsop" w:date="2021-07-12T15:47:00Z">
        <w:r w:rsidR="00C77CC8">
          <w:rPr>
            <w:noProof/>
            <w:lang w:val="en-US"/>
          </w:rPr>
          <w:t>–</w:t>
        </w:r>
      </w:ins>
      <w:r w:rsidRPr="00E457C1">
        <w:rPr>
          <w:noProof/>
          <w:lang w:val="en-US"/>
        </w:rPr>
        <w:t xml:space="preserve">Southern Oscillation (Annex </w:t>
      </w:r>
      <w:r w:rsidR="00905F16" w:rsidRPr="00E457C1">
        <w:rPr>
          <w:noProof/>
          <w:lang w:val="en-US"/>
        </w:rPr>
        <w:t>I</w:t>
      </w:r>
      <w:r w:rsidRPr="00E457C1">
        <w:rPr>
          <w:noProof/>
          <w:lang w:val="en-US"/>
        </w:rPr>
        <w:t>V.2.3), found in observations, is missing in many CMIP5 models.</w:t>
      </w:r>
    </w:p>
    <w:p w14:paraId="23E93097" w14:textId="77777777" w:rsidR="009F594A" w:rsidRPr="00E457C1" w:rsidRDefault="009F594A" w:rsidP="009F594A">
      <w:pPr>
        <w:pStyle w:val="AR6BodyText"/>
        <w:rPr>
          <w:noProof/>
          <w:lang w:val="en-US"/>
        </w:rPr>
      </w:pPr>
    </w:p>
    <w:p w14:paraId="43F9C741" w14:textId="64B593A4" w:rsidR="009F594A" w:rsidRPr="00E457C1" w:rsidRDefault="009F594A" w:rsidP="009F594A">
      <w:pPr>
        <w:pStyle w:val="AR6BodyText"/>
        <w:rPr>
          <w:noProof/>
          <w:lang w:val="en-US"/>
        </w:rPr>
      </w:pPr>
      <w:r w:rsidRPr="00E457C1">
        <w:rPr>
          <w:noProof/>
          <w:color w:val="000000" w:themeColor="text1"/>
          <w:lang w:val="en-US"/>
        </w:rPr>
        <w:t xml:space="preserve">On longer time scales, last </w:t>
      </w:r>
      <w:ins w:id="2915" w:author="Sara M Tuson" w:date="2021-07-01T11:43:00Z">
        <w:r w:rsidR="008C512C">
          <w:rPr>
            <w:noProof/>
            <w:color w:val="000000" w:themeColor="text1"/>
            <w:lang w:val="en-US"/>
          </w:rPr>
          <w:t>m</w:t>
        </w:r>
      </w:ins>
      <w:del w:id="2916" w:author="Sara M Tuson" w:date="2021-07-01T11:43:00Z">
        <w:r w:rsidRPr="00E457C1" w:rsidDel="008C512C">
          <w:rPr>
            <w:noProof/>
            <w:color w:val="000000" w:themeColor="text1"/>
            <w:lang w:val="en-US"/>
          </w:rPr>
          <w:delText>M</w:delText>
        </w:r>
      </w:del>
      <w:r w:rsidRPr="00E457C1">
        <w:rPr>
          <w:noProof/>
          <w:color w:val="000000" w:themeColor="text1"/>
          <w:lang w:val="en-US"/>
        </w:rPr>
        <w:t xml:space="preserve">illennium experiments </w:t>
      </w:r>
      <w:r w:rsidR="00050BC2" w:rsidRPr="00E457C1">
        <w:rPr>
          <w:noProof/>
          <w:color w:val="000000" w:themeColor="text1"/>
          <w:lang w:val="en-US"/>
        </w:rPr>
        <w:t>from</w:t>
      </w:r>
      <w:r w:rsidRPr="00E457C1">
        <w:rPr>
          <w:noProof/>
          <w:color w:val="000000" w:themeColor="text1"/>
          <w:lang w:val="en-US"/>
        </w:rPr>
        <w:t xml:space="preserve"> CMIP5 models fail to capture multicentennial variability evident in the reconstructions for the pre-industrial era </w:t>
      </w:r>
      <w:r w:rsidRPr="00D05B7A">
        <w:rPr>
          <w:noProof/>
          <w:color w:val="000000" w:themeColor="text1"/>
        </w:rPr>
        <w:fldChar w:fldCharType="begin" w:fldLock="1"/>
      </w:r>
      <w:r w:rsidR="00E719C0">
        <w:rPr>
          <w:noProof/>
          <w:color w:val="000000" w:themeColor="text1"/>
          <w:lang w:val="en-US"/>
        </w:rPr>
        <w:instrText>ADDIN CSL_CITATION { "citationItems" : [ { "id" : "ITEM-1", "itemData" : { "DOI" : "10.1038/nclimate2235", "ISBN" : "1758-678X", "ISSN" : "17586798", "PMID" : "1651522616", "abstract" : "The Southern Annular Mode (SAM) is the primary pattern of climate variability in the Southern Hemisphere1,2 , influencing latitudinal rainfall distribution and temperatures from the subtropics to Antarctica. The positive summer trend in the SAMover recent decades is widely attributed to stratospheric ozonedepletion2 ;however, the brevity of observational records from Antarctica1 \u2014one of the core zones that defines SAM variability\u2014limits our understanding of long-term SAM be- haviour. Herewe reconstruct annual mean changes in the SAM since AD 1000 using, for the first time, proxy records that encompass the full mid-latitude to polar domain across the Drake Passage sector.We find that the SAM has undergone a progressive shift towards its positive phase since the fifteenth century, causing cooling of the main Antarctic continent at the same time that the Antarctic Peninsula has warmed. The positive trend in the SAM since \u223cAD 1940 is reproduced by multimodel climate simulations forced with rising greenhouse gas levels and later ozone depletion, and the long-termaverage SAMindex is nowat its highest level for at least the past 1,000 years.Reconstructed SAMtrends before the twentieth century are more prominent than those in radiative-forcing climate experiments and may be associated with a teleconnected response to tropical Pacific climate. Our findings imply that predictions of further greenhouse-driven increases in the SAM overthecomingcentury3 alsoneedtoaccountforthepossibility of opposing effects from tropical Pacific climate changes", "author" : [ { "dropping-particle" : "", "family" : "Abram", "given" : "Nerilie J", "non-dropping-particle" : "", "parse-names" : false, "suffix" : "" }, { "dropping-particle" : "", "family" : "Mulvaney", "given" : "Robert", "non-dropping-particle" : "", "parse-names" : false, "suffix" : "" }, { "dropping-particle" : "", "family" : "Vimeux", "given" : "Fran\u00e7oise", "non-dropping-particle" : "", "parse-names" : false, "suffix" : "" }, { "dropping-particle" : "", "family" : "Phipps", "given" : "Steven J", "non-dropping-particle" : "", "parse-names" : false, "suffix" : "" }, { "dropping-particle" : "", "family" : "Turner", "given" : "John", "non-dropping-particle" : "", "parse-names" : false, "suffix" : "" }, { "dropping-particle" : "", "family" : "England", "given" : "Matthew H", "non-dropping-particle" : "", "parse-names" : false, "suffix" : "" } ], "container-title" : "Nature Climate Change", "id" : "ITEM-1", "issue" : "7", "issued" : { "date-parts" : [ [ "2014", "5", "11" ] ] }, "page" : "564-569", "publisher" : "Nature Publishing Group", "title" : "Evolution of the Southern Annular Mode during the past millennium", "translator" : [ { "dropping-particle" : "", "family" : "J4069", "given" : "", "non-dropping-particle" : "", "parse-names" : false, "suffix" : "" } ], "type" : "article-journal", "volume" : "4" }, "uris" : [ "http://www.mendeley.com/documents/?uuid=07620ef8-1ad9-4535-bcaf-f641609b5427" ] }, { "id" : "ITEM-2", "itemData" : { "DOI" : "10.1007/s00382-017-4015-0", "ISSN" : "0930-7575", "author" : [ { "dropping-particle" : "", "family" : "D\u00e4twyler", "given" : "Christoph", "non-dropping-particle" : "", "parse-names" : false, "suffix" : "" }, { "dropping-particle" : "", "family" : "Neukom", "given" : "Raphael", "non-dropping-particle" : "", "parse-names" : false, "suffix" : "" }, { "dropping-particle" : "", "family" : "Abram", "given" : "Nerilie J.", "non-dropping-particle" : "", "parse-names" : false, "suffix" : "" }, { "dropping-particle" : "", "family" : "Gallant", "given" : "Ailie J. E.", "non-dropping-particle" : "", "parse-names" : false, "suffix" : "" }, { "dropping-particle" : "", "family" : "Grosjean", "given" : "Martin", "non-dropping-particle" : "", "parse-names" : false, "suffix" : "" }, { "dropping-particle" : "", "family" : "Jacques-Coper", "given" : "Mart\u00edn", "non-dropping-particle" : "", "parse-names" : false, "suffix" : "" }, { "dropping-particle" : "", "family" : "Karoly", "given" : "David J.", "non-dropping-particle" : "", "parse-names" : false, "suffix" : "" }, { "dropping-particle" : "", "family" : "Villalba", "given" : "Ricardo", "non-dropping-particle" : "", "parse-names" : false, "suffix" : "" } ], "container-title" : "Climate Dynamics", "id" : "ITEM-2", "issue" : "5-6", "issued" : { "date-parts" : [ [ "2018", "9", "30" ] ] }, "page" : "2321-2339", "title" : "Teleconnection stationarity, variability and trends of the Southern Annular Mode (SAM) during the last millennium", "translator" : [ { "dropping-particle" : "", "family" : "J5080", "given" : "", "non-dropping-particle" : "", "parse-names" : false, "suffix" : "" } ], "type" : "article-journal", "volume" : "51" }, "uris" : [ "http://www.mendeley.com/documents/?uuid=ea529f97-dea8-4436-bd8a-08566be47f20" ] } ], "mendeley" : { "formattedCitation" : "(Abram et al., 2014; D\u00e4twyler et al., 2018)", "plainTextFormattedCitation" : "(Abram et al., 2014; D\u00e4twyler et al., 2018)", "previouslyFormattedCitation" : "(Abram et al., 2014; D\u00e4twyler et al., 2018)" }, "properties" : { "noteIndex" : 0 }, "schema" : "https://github.com/citation-style-language/schema/raw/master/csl-citation.json" }</w:instrText>
      </w:r>
      <w:r w:rsidRPr="00D05B7A">
        <w:rPr>
          <w:noProof/>
          <w:color w:val="000000" w:themeColor="text1"/>
        </w:rPr>
        <w:fldChar w:fldCharType="separate"/>
      </w:r>
      <w:r w:rsidR="00393F8C">
        <w:rPr>
          <w:noProof/>
          <w:color w:val="000000" w:themeColor="text1"/>
          <w:lang w:val="en-US"/>
        </w:rPr>
        <w:t>(Abram et al., 2014; Dätwyler et al., 2018)</w:t>
      </w:r>
      <w:r w:rsidRPr="00D05B7A">
        <w:rPr>
          <w:noProof/>
          <w:color w:val="000000" w:themeColor="text1"/>
        </w:rPr>
        <w:fldChar w:fldCharType="end"/>
      </w:r>
      <w:r w:rsidRPr="00E457C1">
        <w:rPr>
          <w:noProof/>
          <w:color w:val="000000" w:themeColor="text1"/>
          <w:lang w:val="en-US"/>
        </w:rPr>
        <w:t xml:space="preserve">, which is also the case in </w:t>
      </w:r>
      <w:r w:rsidR="00050BC2" w:rsidRPr="00E457C1">
        <w:rPr>
          <w:noProof/>
          <w:color w:val="000000" w:themeColor="text1"/>
          <w:lang w:val="en-US"/>
        </w:rPr>
        <w:t xml:space="preserve">those from </w:t>
      </w:r>
      <w:r w:rsidRPr="00E457C1">
        <w:rPr>
          <w:noProof/>
          <w:color w:val="000000" w:themeColor="text1"/>
          <w:lang w:val="en-US"/>
        </w:rPr>
        <w:t>available CMIP6 models (</w:t>
      </w:r>
      <w:r w:rsidR="001F1422" w:rsidRPr="00D05B7A">
        <w:rPr>
          <w:noProof/>
          <w:lang w:val="en-CA" w:eastAsia="en-US"/>
        </w:rPr>
        <w:t>Figure 3.35</w:t>
      </w:r>
      <w:r w:rsidRPr="00E457C1">
        <w:rPr>
          <w:noProof/>
          <w:color w:val="000000" w:themeColor="text1"/>
          <w:lang w:val="en-US"/>
        </w:rPr>
        <w:t>). However</w:t>
      </w:r>
      <w:ins w:id="2917" w:author="Sara M Tuson" w:date="2021-06-29T07:52:00Z">
        <w:r w:rsidR="008037BE">
          <w:rPr>
            <w:noProof/>
            <w:color w:val="000000" w:themeColor="text1"/>
            <w:lang w:val="en-US"/>
          </w:rPr>
          <w:t>,</w:t>
        </w:r>
      </w:ins>
      <w:r w:rsidRPr="00E457C1">
        <w:rPr>
          <w:noProof/>
          <w:color w:val="000000" w:themeColor="text1"/>
          <w:lang w:val="en-US"/>
        </w:rPr>
        <w:t xml:space="preserve"> there is large uncertainty among reconstructions</w:t>
      </w:r>
      <w:r w:rsidR="00E62FF5" w:rsidRPr="00E457C1">
        <w:rPr>
          <w:noProof/>
          <w:color w:val="000000" w:themeColor="text1"/>
          <w:lang w:val="en-US"/>
        </w:rPr>
        <w:t xml:space="preserve"> (Section 2.4.1.2)</w:t>
      </w:r>
      <w:r w:rsidRPr="00E457C1">
        <w:rPr>
          <w:noProof/>
          <w:color w:val="000000" w:themeColor="text1"/>
          <w:lang w:val="en-US"/>
        </w:rPr>
        <w:t>. It is therefore unclear whether this disagreement reflects this observational uncertainty, whether forcings such as variations in the imposed insolation may be</w:t>
      </w:r>
      <w:r w:rsidRPr="00E457C1">
        <w:rPr>
          <w:noProof/>
          <w:lang w:val="en-US"/>
        </w:rPr>
        <w:t xml:space="preserve"> too weak, whether models are insufficiently sensitive to such variations, or whether internal variability including that associated with tropical Pacific variability is underrepresented </w:t>
      </w:r>
      <w:r w:rsidRPr="00D05B7A">
        <w:rPr>
          <w:noProof/>
        </w:rPr>
        <w:fldChar w:fldCharType="begin" w:fldLock="1"/>
      </w:r>
      <w:r w:rsidR="00E719C0">
        <w:rPr>
          <w:noProof/>
          <w:lang w:val="en-US"/>
        </w:rPr>
        <w:instrText>ADDIN CSL_CITATION { "citationItems" : [ { "id" : "ITEM-1", "itemData" : { "DOI" : "10.1038/nclimate2235", "ISBN" : "1758-678X", "ISSN" : "17586798", "PMID" : "1651522616", "abstract" : "The Southern Annular Mode (SAM) is the primary pattern of climate variability in the Southern Hemisphere1,2 , influencing latitudinal rainfall distribution and temperatures from the subtropics to Antarctica. The positive summer trend in the SAMover recent decades is widely attributed to stratospheric ozonedepletion2 ;however, the brevity of observational records from Antarctica1 \u2014one of the core zones that defines SAM variability\u2014limits our understanding of long-term SAM be- haviour. Herewe reconstruct annual mean changes in the SAM since AD 1000 using, for the first time, proxy records that encompass the full mid-latitude to polar domain across the Drake Passage sector.We find that the SAM has undergone a progressive shift towards its positive phase since the fifteenth century, causing cooling of the main Antarctic continent at the same time that the Antarctic Peninsula has warmed. The positive trend in the SAM since \u223cAD 1940 is reproduced by multimodel climate simulations forced with rising greenhouse gas levels and later ozone depletion, and the long-termaverage SAMindex is nowat its highest level for at least the past 1,000 years.Reconstructed SAMtrends before the twentieth century are more prominent than those in radiative-forcing climate experiments and may be associated with a teleconnected response to tropical Pacific climate. Our findings imply that predictions of further greenhouse-driven increases in the SAM overthecomingcentury3 alsoneedtoaccountforthepossibility of opposing effects from tropical Pacific climate changes", "author" : [ { "dropping-particle" : "", "family" : "Abram", "given" : "Nerilie J", "non-dropping-particle" : "", "parse-names" : false, "suffix" : "" }, { "dropping-particle" : "", "family" : "Mulvaney", "given" : "Robert", "non-dropping-particle" : "", "parse-names" : false, "suffix" : "" }, { "dropping-particle" : "", "family" : "Vimeux", "given" : "Fran\u00e7oise", "non-dropping-particle" : "", "parse-names" : false, "suffix" : "" }, { "dropping-particle" : "", "family" : "Phipps", "given" : "Steven J", "non-dropping-particle" : "", "parse-names" : false, "suffix" : "" }, { "dropping-particle" : "", "family" : "Turner", "given" : "John", "non-dropping-particle" : "", "parse-names" : false, "suffix" : "" }, { "dropping-particle" : "", "family" : "England", "given" : "Matthew H", "non-dropping-particle" : "", "parse-names" : false, "suffix" : "" } ], "container-title" : "Nature Climate Change", "id" : "ITEM-1", "issue" : "7", "issued" : { "date-parts" : [ [ "2014", "5", "11" ] ] }, "page" : "564-569", "publisher" : "Nature Publishing Group", "title" : "Evolution of the Southern Annular Mode during the past millennium", "translator" : [ { "dropping-particle" : "", "family" : "J4069", "given" : "", "non-dropping-particle" : "", "parse-names" : false, "suffix" : "" } ], "type" : "article-journal", "volume" : "4" }, "uris" : [ "http://www.mendeley.com/documents/?uuid=07620ef8-1ad9-4535-bcaf-f641609b5427" ] } ], "mendeley" : { "formattedCitation" : "(Abram et al., 2014)", "plainTextFormattedCitation" : "(Abram et al., 2014)", "previouslyFormattedCitation" : "(Abram et al., 2014)" }, "properties" : { "noteIndex" : 0 }, "schema" : "https://github.com/citation-style-language/schema/raw/master/csl-citation.json" }</w:instrText>
      </w:r>
      <w:r w:rsidRPr="00D05B7A">
        <w:rPr>
          <w:noProof/>
        </w:rPr>
        <w:fldChar w:fldCharType="separate"/>
      </w:r>
      <w:r w:rsidR="00393F8C">
        <w:rPr>
          <w:noProof/>
          <w:lang w:val="en-US"/>
        </w:rPr>
        <w:t>(Abram et al., 2014)</w:t>
      </w:r>
      <w:r w:rsidRPr="00D05B7A">
        <w:rPr>
          <w:noProof/>
        </w:rPr>
        <w:fldChar w:fldCharType="end"/>
      </w:r>
      <w:r w:rsidRPr="00E457C1">
        <w:rPr>
          <w:noProof/>
          <w:lang w:val="en-US"/>
        </w:rPr>
        <w:t>. The explanation could be a combina</w:t>
      </w:r>
      <w:r w:rsidR="009460B4" w:rsidRPr="00E457C1">
        <w:rPr>
          <w:noProof/>
          <w:lang w:val="en-US"/>
        </w:rPr>
        <w:t>t</w:t>
      </w:r>
      <w:r w:rsidRPr="00E457C1">
        <w:rPr>
          <w:noProof/>
          <w:lang w:val="en-US"/>
        </w:rPr>
        <w:t xml:space="preserve">ion of all these factors. However, </w:t>
      </w:r>
      <w:r w:rsidR="001C13A1" w:rsidRPr="00E457C1">
        <w:rPr>
          <w:noProof/>
          <w:lang w:val="en-US"/>
        </w:rPr>
        <w:t>despite</w:t>
      </w:r>
      <w:r w:rsidRPr="00E457C1">
        <w:rPr>
          <w:noProof/>
          <w:lang w:val="en-US"/>
        </w:rPr>
        <w:t xml:space="preserve"> the aforementioned limitations of the reconstructions, </w:t>
      </w:r>
      <w:r w:rsidR="001C13A1" w:rsidRPr="00E457C1">
        <w:rPr>
          <w:noProof/>
          <w:lang w:val="en-US"/>
        </w:rPr>
        <w:t xml:space="preserve">Section 2.4.1.2 assesses that the recent positive trend in the SAM is </w:t>
      </w:r>
      <w:r w:rsidR="001C13A1" w:rsidRPr="00E457C1">
        <w:rPr>
          <w:i/>
          <w:noProof/>
          <w:lang w:val="en-US"/>
        </w:rPr>
        <w:t>likely</w:t>
      </w:r>
      <w:r w:rsidR="001C13A1" w:rsidRPr="00E457C1">
        <w:rPr>
          <w:noProof/>
          <w:lang w:val="en-US"/>
        </w:rPr>
        <w:t xml:space="preserve"> unprecedented in at least the past millenium (</w:t>
      </w:r>
      <w:r w:rsidR="001C13A1" w:rsidRPr="00E457C1">
        <w:rPr>
          <w:i/>
          <w:noProof/>
          <w:lang w:val="en-US"/>
        </w:rPr>
        <w:t>medium confidence</w:t>
      </w:r>
      <w:r w:rsidR="001C13A1" w:rsidRPr="00E457C1">
        <w:rPr>
          <w:noProof/>
          <w:lang w:val="en-US"/>
        </w:rPr>
        <w:t xml:space="preserve">). </w:t>
      </w:r>
      <w:r w:rsidRPr="00E457C1">
        <w:rPr>
          <w:noProof/>
          <w:lang w:val="en-US"/>
        </w:rPr>
        <w:t>CMIP5 and CMIP6 last-millennium simulations only capture th</w:t>
      </w:r>
      <w:r w:rsidR="004D3B6C" w:rsidRPr="00E457C1">
        <w:rPr>
          <w:noProof/>
          <w:lang w:val="en-US"/>
        </w:rPr>
        <w:t>e present</w:t>
      </w:r>
      <w:r w:rsidRPr="00E457C1">
        <w:rPr>
          <w:noProof/>
          <w:lang w:val="en-US"/>
        </w:rPr>
        <w:t xml:space="preserve"> anomalous state during</w:t>
      </w:r>
      <w:r w:rsidR="001C13A1" w:rsidRPr="00E457C1">
        <w:rPr>
          <w:noProof/>
          <w:lang w:val="en-US"/>
        </w:rPr>
        <w:t xml:space="preserve"> in</w:t>
      </w:r>
      <w:r w:rsidRPr="00E457C1">
        <w:rPr>
          <w:noProof/>
          <w:lang w:val="en-US"/>
        </w:rPr>
        <w:t xml:space="preserve"> the final decades of the simulations</w:t>
      </w:r>
      <w:r w:rsidR="001C13A1" w:rsidRPr="00E457C1">
        <w:rPr>
          <w:noProof/>
          <w:lang w:val="en-US"/>
        </w:rPr>
        <w:t xml:space="preserve"> which are</w:t>
      </w:r>
      <w:r w:rsidRPr="00E457C1">
        <w:rPr>
          <w:noProof/>
          <w:lang w:val="en-US"/>
        </w:rPr>
        <w:t xml:space="preserve"> dominated by human influence; this state is </w:t>
      </w:r>
      <w:r w:rsidR="001C13A1" w:rsidRPr="00E457C1">
        <w:rPr>
          <w:noProof/>
          <w:lang w:val="en-US"/>
        </w:rPr>
        <w:t xml:space="preserve">also </w:t>
      </w:r>
      <w:r w:rsidRPr="00E457C1">
        <w:rPr>
          <w:noProof/>
          <w:lang w:val="en-US"/>
        </w:rPr>
        <w:t xml:space="preserve">outside the range of </w:t>
      </w:r>
      <w:r w:rsidR="001C13A1" w:rsidRPr="00E457C1">
        <w:rPr>
          <w:noProof/>
          <w:lang w:val="en-US"/>
        </w:rPr>
        <w:t xml:space="preserve">simulated </w:t>
      </w:r>
      <w:r w:rsidRPr="00E457C1">
        <w:rPr>
          <w:noProof/>
          <w:lang w:val="en-US"/>
        </w:rPr>
        <w:t>variability characteristic of pre-industrial times.</w:t>
      </w:r>
    </w:p>
    <w:p w14:paraId="605DDD81" w14:textId="77777777" w:rsidR="009F594A" w:rsidRPr="00E457C1" w:rsidRDefault="009F594A" w:rsidP="009F594A">
      <w:pPr>
        <w:pStyle w:val="AR6BodyText"/>
        <w:rPr>
          <w:noProof/>
          <w:lang w:val="en-US"/>
        </w:rPr>
      </w:pPr>
    </w:p>
    <w:p w14:paraId="0C07965A" w14:textId="5C434803" w:rsidR="009F594A" w:rsidRPr="00E457C1" w:rsidRDefault="009F594A" w:rsidP="009F594A">
      <w:pPr>
        <w:pStyle w:val="AR6BodyText"/>
        <w:rPr>
          <w:lang w:val="en-US"/>
        </w:rPr>
      </w:pPr>
      <w:r w:rsidRPr="00E457C1">
        <w:rPr>
          <w:noProof/>
          <w:lang w:val="en-US"/>
        </w:rPr>
        <w:t xml:space="preserve">In summary, it is </w:t>
      </w:r>
      <w:r w:rsidRPr="00E457C1">
        <w:rPr>
          <w:i/>
          <w:iCs/>
          <w:noProof/>
          <w:lang w:val="en-US"/>
        </w:rPr>
        <w:t>very likely</w:t>
      </w:r>
      <w:r w:rsidRPr="00E457C1">
        <w:rPr>
          <w:noProof/>
          <w:lang w:val="en-US"/>
        </w:rPr>
        <w:t xml:space="preserve"> that anthropogenic forcings have contributed to the observed trend of the summer SAM toward its positive phase </w:t>
      </w:r>
      <w:r w:rsidR="00792BCA" w:rsidRPr="00E457C1">
        <w:rPr>
          <w:noProof/>
          <w:lang w:val="en-US"/>
        </w:rPr>
        <w:t>since</w:t>
      </w:r>
      <w:r w:rsidRPr="00E457C1">
        <w:rPr>
          <w:noProof/>
          <w:lang w:val="en-US"/>
        </w:rPr>
        <w:t xml:space="preserve"> the 1970s. This assessment is supported by further model studies that confirm the human influence on the summertime SAM with improved models since AR5. While ozone depletion contributed to the trend from the 1970s to the 1990s (</w:t>
      </w:r>
      <w:r w:rsidRPr="00E457C1">
        <w:rPr>
          <w:i/>
          <w:noProof/>
          <w:lang w:val="en-US"/>
        </w:rPr>
        <w:t>medium confidence</w:t>
      </w:r>
      <w:r w:rsidRPr="00E457C1">
        <w:rPr>
          <w:noProof/>
          <w:lang w:val="en-US"/>
        </w:rPr>
        <w:t>), its influence has been small since 2000, leading to a weaker summertime SAM trend over 2000</w:t>
      </w:r>
      <w:del w:id="2918" w:author="Sara M Tuson" w:date="2021-06-24T11:12:00Z">
        <w:r w:rsidRPr="00E457C1" w:rsidDel="00D269C7">
          <w:rPr>
            <w:noProof/>
            <w:lang w:val="en-US"/>
          </w:rPr>
          <w:delText>-</w:delText>
        </w:r>
      </w:del>
      <w:ins w:id="2919" w:author="Sara M Tuson" w:date="2021-06-24T11:12:00Z">
        <w:r w:rsidR="00D269C7">
          <w:rPr>
            <w:noProof/>
            <w:lang w:val="en-US"/>
          </w:rPr>
          <w:t>–</w:t>
        </w:r>
      </w:ins>
      <w:r w:rsidRPr="00E457C1">
        <w:rPr>
          <w:noProof/>
          <w:lang w:val="en-US"/>
        </w:rPr>
        <w:t>2019 (</w:t>
      </w:r>
      <w:r w:rsidRPr="00E457C1">
        <w:rPr>
          <w:i/>
          <w:iCs/>
          <w:noProof/>
          <w:lang w:val="en-US"/>
        </w:rPr>
        <w:t>medium confidence</w:t>
      </w:r>
      <w:r w:rsidRPr="00E457C1">
        <w:rPr>
          <w:noProof/>
          <w:lang w:val="en-US"/>
        </w:rPr>
        <w:t>). Climate models reproduce the spatial structure of the summertime SAM observed since the late 1970s</w:t>
      </w:r>
      <w:r w:rsidR="004D3B6C" w:rsidRPr="00E457C1">
        <w:rPr>
          <w:noProof/>
          <w:lang w:val="en-US"/>
        </w:rPr>
        <w:t xml:space="preserve"> well</w:t>
      </w:r>
      <w:r w:rsidR="0036487D" w:rsidRPr="00E457C1">
        <w:rPr>
          <w:noProof/>
          <w:lang w:val="en-US"/>
        </w:rPr>
        <w:t xml:space="preserve"> </w:t>
      </w:r>
      <w:r w:rsidRPr="00E457C1">
        <w:rPr>
          <w:noProof/>
          <w:lang w:val="en-US" w:eastAsia="ja-JP"/>
        </w:rPr>
        <w:t>(</w:t>
      </w:r>
      <w:r w:rsidRPr="00E457C1">
        <w:rPr>
          <w:i/>
          <w:noProof/>
          <w:lang w:val="en-US" w:eastAsia="ja-JP"/>
        </w:rPr>
        <w:t>high confidence</w:t>
      </w:r>
      <w:r w:rsidRPr="00E457C1">
        <w:rPr>
          <w:noProof/>
          <w:lang w:val="en-US" w:eastAsia="ja-JP"/>
        </w:rPr>
        <w:t xml:space="preserve">). </w:t>
      </w:r>
      <w:r w:rsidRPr="00E457C1">
        <w:rPr>
          <w:noProof/>
          <w:lang w:val="en-US"/>
        </w:rPr>
        <w:t>CMIP6 models reproduce the spatiotemporal features and recent multi</w:t>
      </w:r>
      <w:ins w:id="2920" w:author="Sara M Tuson" w:date="2021-06-27T21:51:00Z">
        <w:r w:rsidR="00492531">
          <w:rPr>
            <w:noProof/>
            <w:lang w:val="en-US"/>
          </w:rPr>
          <w:t>-</w:t>
        </w:r>
      </w:ins>
      <w:r w:rsidRPr="00E457C1">
        <w:rPr>
          <w:noProof/>
          <w:lang w:val="en-US"/>
        </w:rPr>
        <w:t>decadal trend of the summertime SAM better than CMIP5 models (</w:t>
      </w:r>
      <w:r w:rsidRPr="00E457C1">
        <w:rPr>
          <w:i/>
          <w:noProof/>
          <w:lang w:val="en-US"/>
        </w:rPr>
        <w:t>medium confidence</w:t>
      </w:r>
      <w:r w:rsidRPr="00E457C1">
        <w:rPr>
          <w:noProof/>
          <w:lang w:val="en-US"/>
        </w:rPr>
        <w:t xml:space="preserve">). However, there is </w:t>
      </w:r>
      <w:r w:rsidRPr="00E457C1">
        <w:rPr>
          <w:noProof/>
          <w:lang w:val="en-US" w:eastAsia="ja-JP"/>
        </w:rPr>
        <w:t xml:space="preserve">a large spread in the intensity of the SAM response to ozone and </w:t>
      </w:r>
      <w:r w:rsidR="007774C9" w:rsidRPr="00E457C1">
        <w:rPr>
          <w:noProof/>
          <w:lang w:val="en-US" w:eastAsia="ja-JP"/>
        </w:rPr>
        <w:t xml:space="preserve">greenhouse gas </w:t>
      </w:r>
      <w:r w:rsidRPr="00E457C1">
        <w:rPr>
          <w:noProof/>
          <w:lang w:val="en-US" w:eastAsia="ja-JP"/>
        </w:rPr>
        <w:t>changes in both CMIP5 and CMIP6 models (</w:t>
      </w:r>
      <w:r w:rsidRPr="00E457C1">
        <w:rPr>
          <w:i/>
          <w:iCs/>
          <w:noProof/>
          <w:lang w:val="en-US" w:eastAsia="ja-JP"/>
        </w:rPr>
        <w:t>high confidence</w:t>
      </w:r>
      <w:r w:rsidRPr="00E457C1">
        <w:rPr>
          <w:noProof/>
          <w:lang w:val="en-US" w:eastAsia="ja-JP"/>
        </w:rPr>
        <w:t xml:space="preserve">), which limits the confidence </w:t>
      </w:r>
      <w:r w:rsidR="00050BC2" w:rsidRPr="00E457C1">
        <w:rPr>
          <w:noProof/>
          <w:lang w:val="en-US" w:eastAsia="ja-JP"/>
        </w:rPr>
        <w:t>i</w:t>
      </w:r>
      <w:r w:rsidRPr="00E457C1">
        <w:rPr>
          <w:noProof/>
          <w:lang w:val="en-US" w:eastAsia="ja-JP"/>
        </w:rPr>
        <w:t>n the</w:t>
      </w:r>
      <w:r w:rsidR="00050BC2" w:rsidRPr="00E457C1">
        <w:rPr>
          <w:noProof/>
          <w:lang w:val="en-US" w:eastAsia="ja-JP"/>
        </w:rPr>
        <w:t xml:space="preserve"> assessment of the</w:t>
      </w:r>
      <w:r w:rsidRPr="00E457C1">
        <w:rPr>
          <w:noProof/>
          <w:lang w:val="en-US" w:eastAsia="ja-JP"/>
        </w:rPr>
        <w:t xml:space="preserve"> ozone contribution to the observed trends.</w:t>
      </w:r>
      <w:r w:rsidRPr="00E457C1">
        <w:rPr>
          <w:noProof/>
          <w:lang w:val="en-US"/>
        </w:rPr>
        <w:t xml:space="preserve"> </w:t>
      </w:r>
      <w:r w:rsidRPr="00E457C1">
        <w:rPr>
          <w:noProof/>
          <w:lang w:val="en-US" w:eastAsia="ja-JP"/>
        </w:rPr>
        <w:t xml:space="preserve">CMIP5 </w:t>
      </w:r>
      <w:r w:rsidR="00AB4D16" w:rsidRPr="00E457C1">
        <w:rPr>
          <w:noProof/>
          <w:lang w:val="en-US" w:eastAsia="ja-JP"/>
        </w:rPr>
        <w:t xml:space="preserve">and CMIP6 </w:t>
      </w:r>
      <w:r w:rsidRPr="00E457C1">
        <w:rPr>
          <w:noProof/>
          <w:lang w:val="en-US" w:eastAsia="ja-JP"/>
        </w:rPr>
        <w:t>models</w:t>
      </w:r>
      <w:r w:rsidR="004D3B6C" w:rsidRPr="00E457C1">
        <w:rPr>
          <w:noProof/>
          <w:lang w:val="en-US" w:eastAsia="ja-JP"/>
        </w:rPr>
        <w:t xml:space="preserve"> do not</w:t>
      </w:r>
      <w:r w:rsidRPr="00E457C1">
        <w:rPr>
          <w:noProof/>
          <w:lang w:val="en-US" w:eastAsia="ja-JP"/>
        </w:rPr>
        <w:t xml:space="preserve"> captur</w:t>
      </w:r>
      <w:r w:rsidR="004D3B6C" w:rsidRPr="00E457C1">
        <w:rPr>
          <w:noProof/>
          <w:lang w:val="en-US" w:eastAsia="ja-JP"/>
        </w:rPr>
        <w:t>e</w:t>
      </w:r>
      <w:r w:rsidRPr="00E457C1">
        <w:rPr>
          <w:noProof/>
          <w:lang w:val="en-US" w:eastAsia="ja-JP"/>
        </w:rPr>
        <w:t xml:space="preserve"> multicentennial variability of the SAM found in proxy reconstructions</w:t>
      </w:r>
      <w:r w:rsidR="004D3B6C" w:rsidRPr="00E457C1">
        <w:rPr>
          <w:noProof/>
          <w:lang w:val="en-US" w:eastAsia="ja-JP"/>
        </w:rPr>
        <w:t xml:space="preserve"> (</w:t>
      </w:r>
      <w:r w:rsidR="004D3B6C" w:rsidRPr="00E457C1">
        <w:rPr>
          <w:i/>
          <w:noProof/>
          <w:lang w:val="en-US" w:eastAsia="ja-JP"/>
        </w:rPr>
        <w:t>low confidence</w:t>
      </w:r>
      <w:r w:rsidR="004D3B6C" w:rsidRPr="00E457C1">
        <w:rPr>
          <w:noProof/>
          <w:lang w:val="en-US" w:eastAsia="ja-JP"/>
        </w:rPr>
        <w:t>)</w:t>
      </w:r>
      <w:r w:rsidRPr="00E457C1">
        <w:rPr>
          <w:noProof/>
          <w:lang w:val="en-US" w:eastAsia="ja-JP"/>
        </w:rPr>
        <w:t>. This confidence level reflects that it is unclear whether this is due to a model or an observational shortcoming.</w:t>
      </w:r>
    </w:p>
    <w:p w14:paraId="1A1FB12C" w14:textId="77777777" w:rsidR="009F594A" w:rsidRPr="00E457C1" w:rsidRDefault="009F594A" w:rsidP="009F594A">
      <w:pPr>
        <w:pStyle w:val="AR6BodyText"/>
        <w:rPr>
          <w:noProof/>
          <w:lang w:val="en-US"/>
        </w:rPr>
      </w:pPr>
    </w:p>
    <w:p w14:paraId="4CDC9A7C" w14:textId="77777777" w:rsidR="009F594A" w:rsidRPr="00E457C1" w:rsidRDefault="009F594A" w:rsidP="009F594A">
      <w:pPr>
        <w:pStyle w:val="AR6BodyText"/>
        <w:rPr>
          <w:noProof/>
          <w:lang w:val="en-US"/>
        </w:rPr>
      </w:pPr>
    </w:p>
    <w:p w14:paraId="461F550C" w14:textId="77777777" w:rsidR="009F594A" w:rsidRDefault="009F594A" w:rsidP="009F594A">
      <w:pPr>
        <w:pStyle w:val="AR6BodyText"/>
        <w:rPr>
          <w:b/>
          <w:noProof/>
        </w:rPr>
      </w:pPr>
      <w:r>
        <w:rPr>
          <w:b/>
          <w:noProof/>
        </w:rPr>
        <w:t>[</w:t>
      </w:r>
      <w:r w:rsidRPr="00CB1BE0">
        <w:rPr>
          <w:b/>
          <w:noProof/>
        </w:rPr>
        <w:t xml:space="preserve">START </w:t>
      </w:r>
      <w:r w:rsidRPr="00CB1BE0">
        <w:rPr>
          <w:rStyle w:val="AR6Chap3FigureCar"/>
          <w:rFonts w:cs="Times New Roman"/>
          <w:b/>
          <w:noProof/>
          <w:sz w:val="22"/>
        </w:rPr>
        <w:t xml:space="preserve">FIGURE 3.35 </w:t>
      </w:r>
      <w:r w:rsidRPr="00CB1BE0">
        <w:rPr>
          <w:b/>
          <w:noProof/>
        </w:rPr>
        <w:t>HERE</w:t>
      </w:r>
      <w:r>
        <w:rPr>
          <w:b/>
          <w:noProof/>
        </w:rPr>
        <w:t>]</w:t>
      </w:r>
    </w:p>
    <w:p w14:paraId="3B0E8A92" w14:textId="77777777" w:rsidR="009F594A" w:rsidRDefault="009F594A" w:rsidP="009F594A">
      <w:pPr>
        <w:pStyle w:val="AR6BodyText"/>
        <w:rPr>
          <w:noProof/>
        </w:rPr>
      </w:pPr>
    </w:p>
    <w:p w14:paraId="2D4DBC5E" w14:textId="77777777" w:rsidR="00686E45" w:rsidRPr="00686E45" w:rsidRDefault="00686E45" w:rsidP="00686E45">
      <w:pPr>
        <w:numPr>
          <w:ilvl w:val="0"/>
          <w:numId w:val="2"/>
        </w:numPr>
        <w:ind w:left="1134" w:hanging="1134"/>
        <w:rPr>
          <w:sz w:val="20"/>
          <w:lang w:val="en-US"/>
        </w:rPr>
      </w:pPr>
      <w:bookmarkStart w:id="2921" w:name="_Hlk66440553"/>
      <w:bookmarkStart w:id="2922" w:name="_Hlk57041186"/>
      <w:r w:rsidRPr="00686E45">
        <w:rPr>
          <w:b/>
          <w:sz w:val="20"/>
          <w:lang w:val="en-US"/>
        </w:rPr>
        <w:t>Southern Annular Mode (SAM) indices in the last millennium.</w:t>
      </w:r>
      <w:r w:rsidRPr="00686E45">
        <w:rPr>
          <w:sz w:val="20"/>
          <w:lang w:val="en-US"/>
        </w:rPr>
        <w:t xml:space="preserve"> </w:t>
      </w:r>
      <w:r w:rsidRPr="00686E45">
        <w:rPr>
          <w:b/>
          <w:bCs/>
          <w:sz w:val="20"/>
          <w:lang w:val="en-US"/>
          <w:rPrChange w:id="2923" w:author="Ian Blenkinsop" w:date="2021-07-07T15:03:00Z">
            <w:rPr/>
          </w:rPrChange>
        </w:rPr>
        <w:t>(a)</w:t>
      </w:r>
      <w:r w:rsidRPr="00686E45">
        <w:rPr>
          <w:sz w:val="20"/>
          <w:lang w:val="en-US"/>
        </w:rPr>
        <w:t xml:space="preserve"> Annual SAM reconstructions by </w:t>
      </w:r>
      <w:r w:rsidRPr="00686E45">
        <w:rPr>
          <w:sz w:val="20"/>
          <w:lang w:val="en-US"/>
        </w:rPr>
        <w:fldChar w:fldCharType="begin" w:fldLock="1"/>
      </w:r>
      <w:r w:rsidRPr="00686E45">
        <w:rPr>
          <w:sz w:val="20"/>
          <w:lang w:val="en-US"/>
        </w:rPr>
        <w:instrText>ADDIN CSL_CITATION { "citationItems" : [ { "id" : "ITEM-1", "itemData" : { "DOI" : "10.1038/nclimate2235", "ISBN" : "1758-678X", "ISSN" : "17586798", "PMID" : "1651522616", "abstract" : "The Southern Annular Mode (SAM) is the primary pattern of climate variability in the Southern Hemisphere1,2 , influencing latitudinal rainfall distribution and temperatures from the subtropics to Antarctica. The positive summer trend in the SAMover recent decades is widely attributed to stratospheric ozonedepletion2 ;however, the brevity of observational records from Antarctica1 \u2014one of the core zones that defines SAM variability\u2014limits our understanding of long-term SAM be- haviour. Herewe reconstruct annual mean changes in the SAM since AD 1000 using, for the first time, proxy records that encompass the full mid-latitude to polar domain across the Drake Passage sector.We find that the SAM has undergone a progressive shift towards its positive phase since the fifteenth century, causing cooling of the main Antarctic continent at the same time that the Antarctic Peninsula has warmed. The positive trend in the SAM since \u223cAD 1940 is reproduced by multimodel climate simulations forced with rising greenhouse gas levels and later ozone depletion, and the long-termaverage SAMindex is nowat its highest level for at least the past 1,000 years.Reconstructed SAMtrends before the twentieth century are more prominent than those in radiative-forcing climate experiments and may be associated with a teleconnected response to tropical Pacific climate. Our findings imply that predictions of further greenhouse-driven increases in the SAM overthecomingcentury3 alsoneedtoaccountforthepossibility of opposing effects from tropical Pacific climate changes", "author" : [ { "dropping-particle" : "", "family" : "Abram", "given" : "Nerilie J", "non-dropping-particle" : "", "parse-names" : false, "suffix" : "" }, { "dropping-particle" : "", "family" : "Mulvaney", "given" : "Robert", "non-dropping-particle" : "", "parse-names" : false, "suffix" : "" }, { "dropping-particle" : "", "family" : "Vimeux", "given" : "Fran\u00e7oise", "non-dropping-particle" : "", "parse-names" : false, "suffix" : "" }, { "dropping-particle" : "", "family" : "Phipps", "given" : "Steven J", "non-dropping-particle" : "", "parse-names" : false, "suffix" : "" }, { "dropping-particle" : "", "family" : "Turner", "given" : "John", "non-dropping-particle" : "", "parse-names" : false, "suffix" : "" }, { "dropping-particle" : "", "family" : "England", "given" : "Matthew H", "non-dropping-particle" : "", "parse-names" : false, "suffix" : "" } ], "container-title" : "Nature Climate Change", "id" : "ITEM-1", "issue" : "7", "issued" : { "date-parts" : [ [ "2014", "5", "11" ] ] }, "page" : "564-569", "publisher" : "Nature Publishing Group", "title" : "Evolution of the Southern Annular Mode during the past millennium", "translator" : [ { "dropping-particle" : "", "family" : "J4069", "given" : "", "non-dropping-particle" : "", "parse-names" : false, "suffix" : "" } ], "type" : "article-journal", "volume" : "4" }, "uris" : [ "http://www.mendeley.com/documents/?uuid=07620ef8-1ad9-4535-bcaf-f641609b5427" ] } ], "mendeley" : { "formattedCitation" : "(Abram et al., 2014)", "manualFormatting" : "Abram et al. (2014)", "plainTextFormattedCitation" : "(Abram et al., 2014)", "previouslyFormattedCitation" : "(Abram et al., 2014)" }, "properties" : { "noteIndex" : 0 }, "schema" : "https://github.com/citation-style-language/schema/raw/master/csl-citation.json" }</w:instrText>
      </w:r>
      <w:r w:rsidRPr="00686E45">
        <w:rPr>
          <w:sz w:val="20"/>
          <w:lang w:val="en-US"/>
        </w:rPr>
        <w:fldChar w:fldCharType="separate"/>
      </w:r>
      <w:r w:rsidRPr="00686E45">
        <w:rPr>
          <w:noProof/>
          <w:sz w:val="20"/>
          <w:lang w:val="en-US"/>
        </w:rPr>
        <w:t>Abram et al. (2014)</w:t>
      </w:r>
      <w:r w:rsidRPr="00686E45">
        <w:rPr>
          <w:sz w:val="20"/>
          <w:lang w:val="en-US"/>
        </w:rPr>
        <w:fldChar w:fldCharType="end"/>
      </w:r>
      <w:r w:rsidRPr="00686E45">
        <w:rPr>
          <w:sz w:val="20"/>
          <w:lang w:val="en-US"/>
        </w:rPr>
        <w:t xml:space="preserve"> </w:t>
      </w:r>
      <w:r w:rsidRPr="00686E45">
        <w:rPr>
          <w:sz w:val="20"/>
          <w:lang w:val="en-CA"/>
        </w:rPr>
        <w:t xml:space="preserve">and </w:t>
      </w:r>
      <w:r w:rsidRPr="00686E45">
        <w:rPr>
          <w:sz w:val="20"/>
          <w:lang w:val="en-US"/>
        </w:rPr>
        <w:fldChar w:fldCharType="begin" w:fldLock="1"/>
      </w:r>
      <w:r w:rsidRPr="00686E45">
        <w:rPr>
          <w:sz w:val="20"/>
          <w:lang w:val="en-CA"/>
        </w:rPr>
        <w:instrText>ADDIN CSL_CITATION { "citationItems" : [ { "id" : "ITEM-1", "itemData" : { "DOI" : "10.1007/s00382-017-4015-0", "ISSN" : "0930-7575", "author" : [ { "dropping-particle" : "", "family" : "D\u00e4twyler", "given" : "Christoph", "non-dropping-particle" : "", "parse-names" : false, "suffix" : "" }, { "dropping-particle" : "", "family" : "Neukom", "given" : "Raphael", "non-dropping-particle" : "", "parse-names" : false, "suffix" : "" }, { "dropping-particle" : "", "family" : "Abram", "given" : "Nerilie J.", "non-dropping-particle" : "", "parse-names" : false, "suffix" : "" }, { "dropping-particle" : "", "family" : "Gallant", "given" : "Ailie J. E.", "non-dropping-particle" : "", "parse-names" : false, "suffix" : "" }, { "dropping-particle" : "", "family" : "Grosjean", "given" : "Martin", "non-dropping-particle" : "", "parse-names" : false, "suffix" : "" }, { "dropping-particle" : "", "family" : "Jacques-Coper", "given" : "Mart\u00edn", "non-dropping-particle" : "", "parse-names" : false, "suffix" : "" }, { "dropping-particle" : "", "family" : "Karoly", "given" : "David J.", "non-dropping-particle" : "", "parse-names" : false, "suffix" : "" }, { "dropping-particle" : "", "family" : "Villalba", "given" : "Ricardo", "non-dropping-particle" : "", "parse-names" : false, "suffix" : "" } ], "container-title" : "Climate Dynamics", "id" : "ITEM-1", "issue" : "5-6", "issued" : { "date-parts" : [ [ "2018", "9", "30" ] ] }, "page" : "2321-2339", "title" : "Teleconnection stationarity, variability and trends of the Southern Annular Mode (SAM) during the last millennium", "translator" : [ { "dropping-particle" : "", "family" : "J5080", "given" : "", "non-dropping-particle" : "", "parse-names" : false, "suffix" : "" } ], "type" : "article-journal", "volume" : "51" }, "uris" : [ "http://www.mendeley.com/documents/?uuid=ea529f97-dea8-4436-bd8a-08566be47f20" ] } ], "mendeley" : { "formattedCitation" : "(D\u00e4twyler et al., 2018)", "manualFormatting" : "D\u00e4twyler et al. (2018)", "plainTextFormattedCitation" : "(D\u00e4twyler et al., 2018)", "previouslyFormattedCitation" : "(D\u00e4twyler et al., 2018)" }, "properties" : { "noteIndex" : 0 }, "schema" : "https://github.com/citation-style-language/schema/raw/master/csl-citation.json" }</w:instrText>
      </w:r>
      <w:r w:rsidRPr="00686E45">
        <w:rPr>
          <w:sz w:val="20"/>
          <w:lang w:val="en-US"/>
        </w:rPr>
        <w:fldChar w:fldCharType="separate"/>
      </w:r>
      <w:r w:rsidRPr="00686E45">
        <w:rPr>
          <w:noProof/>
          <w:sz w:val="20"/>
          <w:lang w:val="en-CA"/>
        </w:rPr>
        <w:t>Dätwyler et al. (2018)</w:t>
      </w:r>
      <w:r w:rsidRPr="00686E45">
        <w:rPr>
          <w:sz w:val="20"/>
          <w:lang w:val="en-US"/>
        </w:rPr>
        <w:fldChar w:fldCharType="end"/>
      </w:r>
      <w:r w:rsidRPr="00686E45">
        <w:rPr>
          <w:sz w:val="20"/>
          <w:lang w:val="en-CA"/>
        </w:rPr>
        <w:t xml:space="preserve">. </w:t>
      </w:r>
      <w:r w:rsidRPr="00686E45">
        <w:rPr>
          <w:b/>
          <w:bCs/>
          <w:sz w:val="20"/>
          <w:lang w:val="en-CA"/>
          <w:rPrChange w:id="2924" w:author="Ian Blenkinsop" w:date="2021-07-07T15:03:00Z">
            <w:rPr>
              <w:lang w:val="en-CA"/>
            </w:rPr>
          </w:rPrChange>
        </w:rPr>
        <w:t>(b)</w:t>
      </w:r>
      <w:r w:rsidRPr="00686E45">
        <w:rPr>
          <w:sz w:val="20"/>
          <w:lang w:val="en-CA"/>
        </w:rPr>
        <w:t xml:space="preserve"> The annual-mean SAM index defined by</w:t>
      </w:r>
      <w:r w:rsidRPr="00686E45">
        <w:rPr>
          <w:sz w:val="20"/>
          <w:lang w:val="en-US"/>
        </w:rPr>
        <w:t xml:space="preserve"> </w:t>
      </w:r>
      <w:r w:rsidRPr="00686E45">
        <w:rPr>
          <w:sz w:val="20"/>
          <w:lang w:val="en-US"/>
        </w:rPr>
        <w:fldChar w:fldCharType="begin" w:fldLock="1"/>
      </w:r>
      <w:r w:rsidRPr="00686E45">
        <w:rPr>
          <w:sz w:val="20"/>
          <w:lang w:val="en-US"/>
        </w:rPr>
        <w:instrText>ADDIN CSL_CITATION { "citationItems" : [ { "id" : "ITEM-1", "itemData" : { "DOI" : "10.1029/1999GL900003", "ISSN" : "00948276", "author" : [ { "dropping-particle" : "", "family" : "Gong", "given" : "Daoyi", "non-dropping-particle" : "", "parse-names" : false, "suffix" : "" }, { "dropping-particle" : "", "family" : "Wang", "given" : "Shaowu", "non-dropping-particle" : "", "parse-names" : false, "suffix" : "" } ], "container-title" : "Geophysical Research Letters", "id" : "ITEM-1", "issue" : "4", "issued" : { "date-parts" : [ [ "1999", "2", "15" ] ] }, "page" : "459-462", "title" : "Definition of Antarctic Oscillation index", "translator" : [ { "dropping-particle" : "", "family" : "J6322", "given" : "", "non-dropping-particle" : "", "parse-names" : false, "suffix" : "" } ], "type" : "article-journal", "volume" : "26" }, "uris" : [ "http://www.mendeley.com/documents/?uuid=08264c2c-03cc-4dca-8d66-b08907aa26e6", "http://www.mendeley.com/documents/?uuid=db0e2d3e-b00f-45df-8b04-1b4bfd88ed4c", "http://www.mendeley.com/documents/?uuid=3e759f35-28fc-4b01-8d9c-51c999f7f1be", "http://www.mendeley.com/documents/?uuid=7bb4f3a4-44b0-4930-b71d-b4d1f32b0bc6" ] } ], "mendeley" : { "formattedCitation" : "(Gong and Wang, 1999)", "manualFormatting" : "Gong and Wang (1999)", "plainTextFormattedCitation" : "(Gong and Wang, 1999)", "previouslyFormattedCitation" : "(Gong and Wang, 1999)" }, "properties" : { "noteIndex" : 0 }, "schema" : "https://github.com/citation-style-language/schema/raw/master/csl-citation.json" }</w:instrText>
      </w:r>
      <w:r w:rsidRPr="00686E45">
        <w:rPr>
          <w:sz w:val="20"/>
          <w:lang w:val="en-US"/>
        </w:rPr>
        <w:fldChar w:fldCharType="separate"/>
      </w:r>
      <w:r w:rsidRPr="00686E45">
        <w:rPr>
          <w:noProof/>
          <w:sz w:val="20"/>
          <w:lang w:val="en-US"/>
        </w:rPr>
        <w:t>Gong and Wang (1999)</w:t>
      </w:r>
      <w:r w:rsidRPr="00686E45">
        <w:rPr>
          <w:sz w:val="20"/>
          <w:lang w:val="en-US"/>
        </w:rPr>
        <w:fldChar w:fldCharType="end"/>
      </w:r>
      <w:r w:rsidRPr="00686E45">
        <w:rPr>
          <w:sz w:val="20"/>
          <w:lang w:val="en-US"/>
        </w:rPr>
        <w:t xml:space="preserve"> in </w:t>
      </w:r>
      <w:r w:rsidRPr="00686E45">
        <w:rPr>
          <w:sz w:val="20"/>
          <w:lang w:val="en-CA"/>
        </w:rPr>
        <w:t xml:space="preserve">CMIP5 and CMIP6 </w:t>
      </w:r>
      <w:ins w:id="2925" w:author="Sara M Tuson" w:date="2021-07-01T11:44:00Z">
        <w:r w:rsidRPr="00686E45">
          <w:rPr>
            <w:sz w:val="20"/>
            <w:lang w:val="en-CA"/>
          </w:rPr>
          <w:t>l</w:t>
        </w:r>
      </w:ins>
      <w:del w:id="2926" w:author="Sara M Tuson" w:date="2021-07-01T11:44:00Z">
        <w:r w:rsidRPr="00686E45" w:rsidDel="00D83032">
          <w:rPr>
            <w:sz w:val="20"/>
            <w:lang w:val="en-CA"/>
          </w:rPr>
          <w:delText>L</w:delText>
        </w:r>
      </w:del>
      <w:r w:rsidRPr="00686E45">
        <w:rPr>
          <w:sz w:val="20"/>
          <w:lang w:val="en-CA"/>
        </w:rPr>
        <w:t xml:space="preserve">ast </w:t>
      </w:r>
      <w:ins w:id="2927" w:author="Sara M Tuson" w:date="2021-07-01T11:44:00Z">
        <w:r w:rsidRPr="00686E45">
          <w:rPr>
            <w:sz w:val="20"/>
            <w:lang w:val="en-CA"/>
          </w:rPr>
          <w:t>m</w:t>
        </w:r>
      </w:ins>
      <w:del w:id="2928" w:author="Sara M Tuson" w:date="2021-07-01T11:44:00Z">
        <w:r w:rsidRPr="00686E45" w:rsidDel="00D83032">
          <w:rPr>
            <w:sz w:val="20"/>
            <w:lang w:val="en-CA"/>
          </w:rPr>
          <w:delText>M</w:delText>
        </w:r>
      </w:del>
      <w:r w:rsidRPr="00686E45">
        <w:rPr>
          <w:sz w:val="20"/>
          <w:lang w:val="en-CA"/>
        </w:rPr>
        <w:t>illennium simulations extended by historical simulations. All indices are n</w:t>
      </w:r>
      <w:r w:rsidRPr="00686E45">
        <w:rPr>
          <w:sz w:val="20"/>
          <w:lang w:val="en-US"/>
        </w:rPr>
        <w:t>ormalized with respect to 1961</w:t>
      </w:r>
      <w:del w:id="2929" w:author="Sara M Tuson" w:date="2021-06-30T10:40:00Z">
        <w:r w:rsidRPr="00686E45" w:rsidDel="00856D0D">
          <w:rPr>
            <w:sz w:val="20"/>
            <w:lang w:val="en-US"/>
          </w:rPr>
          <w:delText>-</w:delText>
        </w:r>
      </w:del>
      <w:ins w:id="2930" w:author="Sara M Tuson" w:date="2021-06-30T10:40:00Z">
        <w:r w:rsidRPr="00686E45">
          <w:rPr>
            <w:sz w:val="20"/>
            <w:lang w:val="en-US"/>
          </w:rPr>
          <w:t>–</w:t>
        </w:r>
      </w:ins>
      <w:r w:rsidRPr="00686E45">
        <w:rPr>
          <w:sz w:val="20"/>
          <w:lang w:val="en-US"/>
        </w:rPr>
        <w:t xml:space="preserve">1990 means and standard deviations. Thin lines and thick lines show </w:t>
      </w:r>
      <w:ins w:id="2931" w:author="Sara M Tuson" w:date="2021-07-03T07:26:00Z">
        <w:r w:rsidRPr="00686E45">
          <w:rPr>
            <w:sz w:val="20"/>
            <w:lang w:val="en-US"/>
          </w:rPr>
          <w:t>seven</w:t>
        </w:r>
      </w:ins>
      <w:del w:id="2932" w:author="Sara M Tuson" w:date="2021-07-03T07:26:00Z">
        <w:r w:rsidRPr="00686E45" w:rsidDel="008942D8">
          <w:rPr>
            <w:sz w:val="20"/>
            <w:lang w:val="en-US"/>
          </w:rPr>
          <w:delText>7</w:delText>
        </w:r>
      </w:del>
      <w:r w:rsidRPr="00686E45">
        <w:rPr>
          <w:sz w:val="20"/>
          <w:lang w:val="en-US"/>
        </w:rPr>
        <w:t xml:space="preserve">-year and 70-year moving averages, respectively. </w:t>
      </w:r>
      <w:bookmarkEnd w:id="2921"/>
      <w:r w:rsidRPr="00686E45">
        <w:rPr>
          <w:rFonts w:cs="Times New Roman"/>
          <w:sz w:val="20"/>
          <w:szCs w:val="20"/>
          <w:lang w:val="en-US"/>
        </w:rPr>
        <w:t>Further details on data sources and processing are available in the chapter data table (Table 3.SM.1).</w:t>
      </w:r>
    </w:p>
    <w:bookmarkEnd w:id="2922"/>
    <w:p w14:paraId="2E7AF7FF" w14:textId="77777777" w:rsidR="009F594A" w:rsidRPr="006C2D8B" w:rsidRDefault="009F594A" w:rsidP="009F594A">
      <w:pPr>
        <w:pStyle w:val="AR6BodyText"/>
        <w:rPr>
          <w:noProof/>
          <w:lang w:val="en-US"/>
        </w:rPr>
      </w:pPr>
    </w:p>
    <w:p w14:paraId="3E88D0B9" w14:textId="77777777" w:rsidR="009F594A" w:rsidRDefault="009F594A" w:rsidP="009F594A">
      <w:pPr>
        <w:pStyle w:val="AR6BodyText"/>
        <w:rPr>
          <w:b/>
          <w:noProof/>
        </w:rPr>
      </w:pPr>
      <w:r>
        <w:rPr>
          <w:b/>
          <w:noProof/>
        </w:rPr>
        <w:t>[</w:t>
      </w:r>
      <w:r w:rsidRPr="00CB1BE0">
        <w:rPr>
          <w:b/>
          <w:noProof/>
        </w:rPr>
        <w:t xml:space="preserve">END </w:t>
      </w:r>
      <w:r w:rsidRPr="00CB1BE0">
        <w:rPr>
          <w:rStyle w:val="AR6Chap3FigureCar"/>
          <w:rFonts w:cs="Times New Roman"/>
          <w:b/>
          <w:noProof/>
          <w:sz w:val="22"/>
        </w:rPr>
        <w:t>FIGURE 3.35</w:t>
      </w:r>
      <w:r w:rsidRPr="00CB1BE0">
        <w:rPr>
          <w:b/>
          <w:noProof/>
        </w:rPr>
        <w:t xml:space="preserve"> HERE</w:t>
      </w:r>
      <w:r>
        <w:rPr>
          <w:b/>
          <w:noProof/>
        </w:rPr>
        <w:t>]</w:t>
      </w:r>
    </w:p>
    <w:p w14:paraId="2577FCCF" w14:textId="77777777" w:rsidR="009F594A" w:rsidRDefault="009F594A" w:rsidP="009F594A">
      <w:pPr>
        <w:pStyle w:val="AR6BodyText"/>
      </w:pPr>
    </w:p>
    <w:p w14:paraId="65F94471" w14:textId="77777777" w:rsidR="009F594A" w:rsidRDefault="009F594A" w:rsidP="009F594A">
      <w:pPr>
        <w:pStyle w:val="AR6BodyText"/>
        <w:rPr>
          <w:rFonts w:cs="Times New Roman"/>
          <w:lang w:val="en-US"/>
        </w:rPr>
      </w:pPr>
    </w:p>
    <w:p w14:paraId="2AC20A1A" w14:textId="38B02B73" w:rsidR="009F594A" w:rsidRPr="003C0F1F" w:rsidRDefault="009F594A" w:rsidP="009F594A">
      <w:pPr>
        <w:pStyle w:val="AR6Chap3Level2311"/>
      </w:pPr>
      <w:bookmarkStart w:id="2933" w:name="_Toc6385749"/>
      <w:bookmarkStart w:id="2934" w:name="_Toc70639174"/>
      <w:r w:rsidRPr="003C0F1F">
        <w:t>El Niño</w:t>
      </w:r>
      <w:del w:id="2935" w:author="Sara M Tuson" w:date="2021-06-25T11:53:00Z">
        <w:r w:rsidRPr="003C0F1F" w:rsidDel="008E2D1C">
          <w:delText>-</w:delText>
        </w:r>
      </w:del>
      <w:ins w:id="2936" w:author="Sara M Tuson" w:date="2021-06-25T11:53:00Z">
        <w:r w:rsidR="008E2D1C">
          <w:t>–</w:t>
        </w:r>
      </w:ins>
      <w:r w:rsidRPr="003C0F1F">
        <w:t>Southern Oscillation</w:t>
      </w:r>
      <w:bookmarkEnd w:id="2933"/>
      <w:bookmarkEnd w:id="2934"/>
      <w:ins w:id="2937" w:author="Ian Blenkinsop" w:date="2021-07-13T12:34:00Z">
        <w:r w:rsidR="000E7946">
          <w:t xml:space="preserve"> (ENSO)</w:t>
        </w:r>
      </w:ins>
    </w:p>
    <w:p w14:paraId="710A4BB4" w14:textId="77777777" w:rsidR="009F594A" w:rsidRPr="00B40A97" w:rsidRDefault="009F594A" w:rsidP="009F594A">
      <w:pPr>
        <w:pStyle w:val="AR6BodyText"/>
        <w:rPr>
          <w:noProof/>
        </w:rPr>
      </w:pPr>
    </w:p>
    <w:p w14:paraId="33072FF1" w14:textId="44D53378" w:rsidR="009F594A" w:rsidRPr="00E457C1" w:rsidRDefault="009F594A" w:rsidP="009F594A">
      <w:pPr>
        <w:pStyle w:val="AR6BodyText"/>
        <w:rPr>
          <w:noProof/>
          <w:lang w:val="en-US"/>
        </w:rPr>
      </w:pPr>
      <w:r w:rsidRPr="00E457C1">
        <w:rPr>
          <w:noProof/>
          <w:lang w:val="en-US"/>
        </w:rPr>
        <w:t>The El Niño</w:t>
      </w:r>
      <w:del w:id="2938" w:author="Sara M Tuson" w:date="2021-06-25T11:53:00Z">
        <w:r w:rsidRPr="00E457C1" w:rsidDel="008E2D1C">
          <w:rPr>
            <w:noProof/>
            <w:lang w:val="en-US"/>
          </w:rPr>
          <w:delText>-</w:delText>
        </w:r>
      </w:del>
      <w:ins w:id="2939" w:author="Sara M Tuson" w:date="2021-06-25T11:53:00Z">
        <w:r w:rsidR="008E2D1C">
          <w:rPr>
            <w:noProof/>
            <w:lang w:val="en-US"/>
          </w:rPr>
          <w:t>–</w:t>
        </w:r>
      </w:ins>
      <w:r w:rsidRPr="00E457C1">
        <w:rPr>
          <w:noProof/>
          <w:lang w:val="en-US"/>
        </w:rPr>
        <w:t xml:space="preserve">Southern Oscillation (ENSO), which is generated via seasonally modulated interactions between the tropical Pacific ocean and atmosphere, influences severe weather, rainfall, river flow and agricultural production over large parts of the world </w:t>
      </w:r>
      <w:r w:rsidR="006C63A7">
        <w:rPr>
          <w:noProof/>
        </w:rPr>
        <w:fldChar w:fldCharType="begin" w:fldLock="1"/>
      </w:r>
      <w:r w:rsidR="00E719C0">
        <w:rPr>
          <w:noProof/>
          <w:lang w:val="en-US"/>
        </w:rPr>
        <w:instrText>ADDIN CSL_CITATION { "citationItems" : [ { "id" : "ITEM-1", "itemData" : { "DOI" : "10.1126/science.1132588", "ISBN" : "0036807510959203", "ISSN" : "00368075", "PMID" : "17170296", "abstract" : "The El Ni\u00f1o-Southern Oscillation (ENSO) cycle of alternating warm El Ni\u00f1o and cold La Ni\u00f1a events is the dominant year-to-year climate signal on Earth. ENSO originates in the tropical Pacific through interactions between the ocean and the atmosphere, but its environmental and socioeconomic impacts are felt worldwide. Spurred on by the powerful 1997-1998 El Ni\u00f1o, efforts to understand the causes and consequences of ENSO have greatly expanded in the past few years. These efforts reveal the breadth of ENSO's influence on the Earth system and the potential to exploit its predictability for societal benefit. However, many intertwined issues regarding ENSO dynamics, impacts, forecasting, and applications remain unresolved. Research to address these issues will not only lead to progress across a broad range of scientific disciplines but also provide an opportunity to educate the public and policy makers about the importance of climate variability and change in the modern world.", "author" : [ { "dropping-particle" : "", "family" : "McPhaden", "given" : "Michael J.", "non-dropping-particle" : "", "parse-names" : false, "suffix" : "" }, { "dropping-particle" : "", "family" : "Zebiak", "given" : "Stephen E.", "non-dropping-particle" : "", "parse-names" : false, "suffix" : "" }, { "dropping-particle" : "", "family" : "Glantz", "given" : "Michael H.", "non-dropping-particle" : "", "parse-names" : false, "suffix" : "" } ], "container-title" : "Science", "id" : "ITEM-1", "issue" : "5806", "issued" : { "date-parts" : [ [ "2006" ] ] }, "page" : "1740-1745", "title" : "ENSO as an integrating concept in earth science", "translator" : [ { "dropping-particle" : "", "family" : "J4088", "given" : "", "non-dropping-particle" : "", "parse-names" : false, "suffix" : "" } ], "type" : "article-journal", "volume" : "314" }, "uris" : [ "http://www.mendeley.com/documents/?uuid=0b5d4699-0983-4c83-ae50-9f2229e7ea2c" ] } ], "mendeley" : { "formattedCitation" : "(McPhaden et al., 2006)", "plainTextFormattedCitation" : "(McPhaden et al., 2006)", "previouslyFormattedCitation" : "(McPhaden et al., 2006)" }, "properties" : { "noteIndex" : 0 }, "schema" : "https://github.com/citation-style-language/schema/raw/master/csl-citation.json" }</w:instrText>
      </w:r>
      <w:r w:rsidR="006C63A7">
        <w:rPr>
          <w:noProof/>
        </w:rPr>
        <w:fldChar w:fldCharType="separate"/>
      </w:r>
      <w:r w:rsidR="00393F8C">
        <w:rPr>
          <w:noProof/>
          <w:lang w:val="en-US"/>
        </w:rPr>
        <w:t>(McPhaden et al., 2006)</w:t>
      </w:r>
      <w:r w:rsidR="006C63A7">
        <w:rPr>
          <w:noProof/>
        </w:rPr>
        <w:fldChar w:fldCharType="end"/>
      </w:r>
      <w:r w:rsidRPr="00E457C1">
        <w:rPr>
          <w:noProof/>
          <w:lang w:val="en-US"/>
        </w:rPr>
        <w:t xml:space="preserve">. In fact, the </w:t>
      </w:r>
      <w:r w:rsidR="00BE0C44" w:rsidRPr="00E457C1">
        <w:rPr>
          <w:noProof/>
          <w:lang w:val="en-US"/>
        </w:rPr>
        <w:t xml:space="preserve">remote climate influence </w:t>
      </w:r>
      <w:r w:rsidRPr="00E457C1">
        <w:rPr>
          <w:noProof/>
          <w:lang w:val="en-US"/>
        </w:rPr>
        <w:t xml:space="preserve">of ENSO </w:t>
      </w:r>
      <w:r w:rsidR="0036487D" w:rsidRPr="00E457C1">
        <w:rPr>
          <w:noProof/>
          <w:lang w:val="en-US"/>
        </w:rPr>
        <w:t xml:space="preserve">is </w:t>
      </w:r>
      <w:r w:rsidRPr="00E457C1">
        <w:rPr>
          <w:noProof/>
          <w:lang w:val="en-US"/>
        </w:rPr>
        <w:t xml:space="preserve">so large that knowledge of its current phase and forecasts of its future phase largely underpin many seasonal rainfall and temperature forecasts worldwide (Annex </w:t>
      </w:r>
      <w:r w:rsidR="00905F16" w:rsidRPr="00E457C1">
        <w:rPr>
          <w:noProof/>
          <w:lang w:val="en-US"/>
        </w:rPr>
        <w:t>I</w:t>
      </w:r>
      <w:r w:rsidRPr="00E457C1">
        <w:rPr>
          <w:noProof/>
          <w:lang w:val="en-US"/>
        </w:rPr>
        <w:t>V.2.3).</w:t>
      </w:r>
    </w:p>
    <w:p w14:paraId="35C6EFDE" w14:textId="77777777" w:rsidR="009F594A" w:rsidRPr="00E457C1" w:rsidRDefault="009F594A" w:rsidP="009F594A">
      <w:pPr>
        <w:pStyle w:val="AR6BodyText"/>
        <w:rPr>
          <w:noProof/>
          <w:lang w:val="en-US"/>
        </w:rPr>
      </w:pPr>
    </w:p>
    <w:p w14:paraId="2BECDDC8" w14:textId="4E186619" w:rsidR="009F594A" w:rsidRPr="00E457C1" w:rsidRDefault="009F594A" w:rsidP="009F594A">
      <w:pPr>
        <w:pStyle w:val="AR6BodyText"/>
        <w:rPr>
          <w:noProof/>
          <w:lang w:val="en-US"/>
        </w:rPr>
      </w:pPr>
      <w:r w:rsidRPr="00E457C1">
        <w:rPr>
          <w:noProof/>
          <w:lang w:val="en-US"/>
        </w:rPr>
        <w:t xml:space="preserve">AR5 noted that there have been clear improvements in </w:t>
      </w:r>
      <w:r w:rsidR="00A30B68" w:rsidRPr="00E457C1">
        <w:rPr>
          <w:noProof/>
          <w:lang w:val="en-US"/>
        </w:rPr>
        <w:t xml:space="preserve">the </w:t>
      </w:r>
      <w:r w:rsidRPr="00E457C1">
        <w:rPr>
          <w:noProof/>
          <w:lang w:val="en-US"/>
        </w:rPr>
        <w:t xml:space="preserve">simulation of ENSO through previous generations of CMIP models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xml:space="preserve">, such that many CMIP5 models displayed behaviour that was qualitatively similar to that of the observed ENSO </w:t>
      </w:r>
      <w:r>
        <w:rPr>
          <w:noProof/>
        </w:rPr>
        <w:fldChar w:fldCharType="begin" w:fldLock="1"/>
      </w:r>
      <w:r w:rsidR="00713B77" w:rsidRPr="00E457C1">
        <w:rPr>
          <w:noProof/>
          <w:lang w:val="en-US"/>
        </w:rPr>
        <w:instrText>ADDIN CSL_CITATION { "citationItems" : [ { "id" : "ITEM-1", "itemData" : { "abstract" : "The El Ni\ufffdo?Southern Oscillation (ENSO) is a naturally occurring fluctuation\\nthat originates in the tropical Pacific region with severe weather\\nand societal impacts worldwide (McPhaden et al. 2006). Despite considerable\\nprogress in our understanding of the impact of climate change on\\nmany of the processes that contribute to ENSO variability, it is\\nnot yet possible to say whether ENSO activity will be enhanced or\\nmdamped, or if the frequency of events will change in the coming\\ndecades (Vecchi &amp; Wittenberg 2010, Collins et al. 2010). As changes\\nin ENSO have the potential to be one of the largest manifestations\\nof anthropogenic climate change, this status has profound impacts\\non the reliability of regional attribution of climate variability\\nand change.", "author" : [ { "dropping-particle" : "", "family" : "Guilyardi", "given" : "Eric", "non-dropping-particle" : "", "parse-names" : false, "suffix" : "" }, { "dropping-particle" : "", "family" : "Bellenger", "given" : "Hugo", "non-dropping-particle" : "", "parse-names" : false, "suffix" : "" }, { "dropping-particle" : "", "family" : "Collins", "given" : "Mat", "non-dropping-particle" : "", "parse-names" : false, "suffix" : "" }, { "dropping-particle" : "", "family" : "Ferrett", "given" : "Samantha", "non-dropping-particle" : "", "parse-names" : false, "suffix" : "" }, { "dropping-particle" : "", "family" : "Cai", "given" : "Wenju", "non-dropping-particle" : "", "parse-names" : false, "suffix" : "" }, { "dropping-particle" : "", "family" : "Wittenberg", "given" : "Andrew", "non-dropping-particle" : "", "parse-names" : false, "suffix" : "" } ], "container-title" : "Clivar Exchanges", "id" : "ITEM-1", "issue" : "58", "issued" : { "date-parts" : [ [ "2012" ] ] }, "page" : "29-32", "title" : "A first look at ENSO in CMIP5", "translator" : [ { "dropping-particle" : "", "family" : "J3007", "given" : "", "non-dropping-particle" : "", "parse-names" : false, "suffix" : "" } ], "type" : "article-journal", "volume" : "17" }, "uris" : [ "http://www.mendeley.com/documents/?uuid=f32f035f-9b56-4bca-8632-bed42d72c69c" ] } ], "mendeley" : { "formattedCitation" : "(Guilyardi et al., 2012)", "plainTextFormattedCitation" : "(Guilyardi et al., 2012)", "previouslyFormattedCitation" : "(Guilyardi et al., 2012)" }, "properties" : { "noteIndex" : 0 }, "schema" : "https://github.com/citation-style-language/schema/raw/master/csl-citation.json" }</w:instrText>
      </w:r>
      <w:r>
        <w:rPr>
          <w:noProof/>
        </w:rPr>
        <w:fldChar w:fldCharType="separate"/>
      </w:r>
      <w:r w:rsidR="00393F8C">
        <w:rPr>
          <w:noProof/>
          <w:lang w:val="en-US"/>
        </w:rPr>
        <w:t>(Guilyardi et al., 2012)</w:t>
      </w:r>
      <w:r>
        <w:rPr>
          <w:noProof/>
        </w:rPr>
        <w:fldChar w:fldCharType="end"/>
      </w:r>
      <w:r w:rsidRPr="00E457C1">
        <w:rPr>
          <w:noProof/>
          <w:lang w:val="en-US"/>
        </w:rPr>
        <w:t xml:space="preserve">. However, systematic errors were identified in the models’ representation of the Tropical Pacific mean state and aspects of their interannual variability that affect quantitative comparisons. The AR5 assessment of ENSO concluded that </w:t>
      </w:r>
      <w:r w:rsidR="001A4E98" w:rsidRPr="00E457C1">
        <w:rPr>
          <w:noProof/>
          <w:lang w:val="en-US"/>
        </w:rPr>
        <w:t xml:space="preserve">the </w:t>
      </w:r>
      <w:r w:rsidRPr="00E457C1">
        <w:rPr>
          <w:noProof/>
          <w:lang w:val="en-US"/>
        </w:rPr>
        <w:t xml:space="preserve">considerable observed inter-decadal modulations in ENSO amplitude and spatial pattern were largely consistent with unforced model simulations. Thus, there was </w:t>
      </w:r>
      <w:r w:rsidRPr="00E457C1">
        <w:rPr>
          <w:i/>
          <w:noProof/>
          <w:lang w:val="en-US"/>
        </w:rPr>
        <w:t>low confidence</w:t>
      </w:r>
      <w:r w:rsidRPr="00E457C1">
        <w:rPr>
          <w:noProof/>
          <w:lang w:val="en-US"/>
        </w:rPr>
        <w:t xml:space="preserve"> in the role of a human-induced influence in these </w:t>
      </w:r>
      <w:r w:rsidR="00541081">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541081">
        <w:rPr>
          <w:noProof/>
        </w:rPr>
        <w:fldChar w:fldCharType="separate"/>
      </w:r>
      <w:r w:rsidR="00393F8C">
        <w:rPr>
          <w:noProof/>
          <w:lang w:val="en-US"/>
        </w:rPr>
        <w:t>(Bindoff et al., 2013)</w:t>
      </w:r>
      <w:r w:rsidR="00541081">
        <w:rPr>
          <w:noProof/>
        </w:rPr>
        <w:fldChar w:fldCharType="end"/>
      </w:r>
      <w:r w:rsidRPr="00E457C1">
        <w:rPr>
          <w:noProof/>
          <w:lang w:val="en-US"/>
        </w:rPr>
        <w:t>.</w:t>
      </w:r>
      <w:r w:rsidRPr="00E457C1">
        <w:rPr>
          <w:noProof/>
          <w:highlight w:val="yellow"/>
          <w:lang w:val="en-US"/>
        </w:rPr>
        <w:t xml:space="preserve"> </w:t>
      </w:r>
    </w:p>
    <w:p w14:paraId="39051C18" w14:textId="77777777" w:rsidR="009F594A" w:rsidRPr="00E457C1" w:rsidRDefault="009F594A" w:rsidP="009F594A">
      <w:pPr>
        <w:pStyle w:val="AR6BodyText"/>
        <w:rPr>
          <w:noProof/>
          <w:lang w:val="en-US"/>
        </w:rPr>
      </w:pPr>
    </w:p>
    <w:p w14:paraId="1413A7C7" w14:textId="2FA8BC9B" w:rsidR="009F594A" w:rsidRPr="00E457C1" w:rsidRDefault="009F594A" w:rsidP="009F594A">
      <w:pPr>
        <w:pStyle w:val="AR6BodyText"/>
        <w:rPr>
          <w:noProof/>
        </w:rPr>
      </w:pPr>
      <w:r w:rsidRPr="00E457C1">
        <w:rPr>
          <w:noProof/>
          <w:lang w:val="en-US"/>
        </w:rPr>
        <w:t>Observed ENSO amplitude, which is measured by the standard deviation of SST anomalies in a central</w:t>
      </w:r>
      <w:r w:rsidR="001A4E98" w:rsidRPr="00E457C1">
        <w:rPr>
          <w:noProof/>
          <w:lang w:val="en-US"/>
        </w:rPr>
        <w:t xml:space="preserve"> equatorial</w:t>
      </w:r>
      <w:r w:rsidRPr="00E457C1">
        <w:rPr>
          <w:noProof/>
          <w:lang w:val="en-US"/>
        </w:rPr>
        <w:t xml:space="preserve"> Pacific region often refe</w:t>
      </w:r>
      <w:r w:rsidR="00470C0C" w:rsidRPr="00E457C1">
        <w:rPr>
          <w:noProof/>
          <w:lang w:val="en-US"/>
        </w:rPr>
        <w:t>r</w:t>
      </w:r>
      <w:r w:rsidRPr="00E457C1">
        <w:rPr>
          <w:noProof/>
          <w:lang w:val="en-US"/>
        </w:rPr>
        <w:t>red to as the Nino 3.4 region, along with the lifecycle of events</w:t>
      </w:r>
      <w:r w:rsidR="00F25F93" w:rsidRPr="00E457C1">
        <w:rPr>
          <w:noProof/>
          <w:lang w:val="en-US"/>
        </w:rPr>
        <w:t>,</w:t>
      </w:r>
      <w:r w:rsidRPr="00E457C1">
        <w:rPr>
          <w:noProof/>
          <w:lang w:val="en-US"/>
        </w:rPr>
        <w:t xml:space="preserve"> are both reasonably well reproduced by most CMIP5 and CMIP6 models (</w:t>
      </w:r>
      <w:r w:rsidR="001F1422" w:rsidRPr="00AC1A12">
        <w:rPr>
          <w:noProof/>
          <w:lang w:val="en-CA" w:eastAsia="en-US"/>
        </w:rPr>
        <w:t>Figure 3.36</w:t>
      </w:r>
      <w:del w:id="2940" w:author="Ian Blenkinsop" w:date="2021-07-13T12:34:00Z">
        <w:r w:rsidR="00C87F35" w:rsidDel="000E7946">
          <w:rPr>
            <w:noProof/>
            <w:lang w:val="en-CA"/>
          </w:rPr>
          <w:delText xml:space="preserve">) </w:delText>
        </w:r>
      </w:del>
      <w:ins w:id="2941" w:author="Ian Blenkinsop" w:date="2021-07-13T12:34:00Z">
        <w:r w:rsidR="000E7946">
          <w:rPr>
            <w:noProof/>
            <w:lang w:val="en-CA"/>
          </w:rPr>
          <w:t xml:space="preserve">; </w:t>
        </w:r>
      </w:ins>
      <w:r w:rsidR="00C87F35">
        <w:rPr>
          <w:noProof/>
          <w:lang w:val="en-CA"/>
        </w:rPr>
        <w:fldChar w:fldCharType="begin" w:fldLock="1"/>
      </w:r>
      <w:r w:rsidR="002D1890">
        <w:rPr>
          <w:noProof/>
          <w:lang w:val="en-CA"/>
        </w:rPr>
        <w:instrText>ADDIN CSL_CITATION { "citationItems" : [ { "id" : "ITEM-1", "itemData" : { "DOI" : "10.1007/s00382-013-1783-z", "ISBN" : "0930-7575", "ISSN" : "14320894", "PMID" : "25246403", "abstract" : "We analyse the ability of CMIP3 and CMIP5 coupled ocean\u2013atmosphere general circulation models (CGCMs) to simulate the tropical Pacific mean state and El Nin \u02dco-Southern Oscillation (ENSO). The CMIP5 multi- model ensemble displays an encouraging 30 % reduction of the pervasive cold bias in the western Pacific, but no quantum leap in ENSO performance compared to CMIP3. CMIP3 and CMIP5 can thus be considered as one large ensemble (CMIP3 ? CMIP5) for multi-model ENSO analysis. The too large diversity in CMIP3 ENSO ampli- tude is however reduced by a factor of two in CMIP5 and the ENSO life cycle (location of surface temperature anomalies, seasonal phase locking) is modestly improved. Other fundamental ENSO characteristics such as central Pacific precipitation anomalies however remain poorly represented. The sea surface temperature (SST)-latent heat flux feedback is slightly improved in the CMIP5 ensemble but the wind-SST feedback is still underestimated by 20\u201350 % and the shortwave-SST feedbacks remain underestimated by a factor of two. The improvement in ENSO amplitudes might therefore result from error com- pensations. The ability of CMIP models to simulate the SST-shortwave feedback, a major source of erroneous ENSO in CGCMs, is further detailed. In observations, this feedback is strongly nonlinear because the real atmosphere switches from subsident (positive feedback) to convective (negative feedback) regimes under the effect of seasonal and interannual variations. Only one-third of CMIP3 ? CMIP5 models reproduce this regime shift, with the other models remaining locked in one of the two regimes. The modelled shortwave feedback nonlinearity increases with ENSO amplitude and the amplitude of this feedback in the spring strongly relates with the models ability to simulate ENSO phase locking. In a final stage, a subset of metrics is proposed in order to synthesize the ability of each CMIP3 and CMIP5 models to simulate ENSO main characteristics and key atmospheric feedbacks. 1",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"ITEM-1", "issue" : "7-8", "issued" : { "date-parts" : [ [ "2014", "4" ] ] }, "page" : "1999-2018", "title" : "ENSO representation in climate models: From CMIP3 to CMIP5", "translator" : [ { "dropping-particle" : "", "family" : "J3688", "given" : "", "non-dropping-particle" : "", "parse-names" : false, "suffix" : "" } ], "type" : "article-journal", "volume" : "42" }, "uris" : [ "http://www.mendeley.com/documents/?uuid=ceb37ff2-ad58-4d32-81d4-fb0a43f51883" ] }, { "id" : "ITEM-2",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"ITEM-2",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"(Bellenger et al., 2014; Planton et al., 2020)", "manualFormatting" : "Bellenger et al., 2014; Planton et al., 2020)", "plainTextFormattedCitation" : "(Bellenger et al., 2014; Planton et al., 2020)", "previouslyFormattedCitation" : "(Bellenger et al., 2014; Planton et al., 2020)" }, "properties" : { "noteIndex" : 0 }, "schema" : "https://github.com/citation-style-language/schema/raw/master/csl-citation.json" }</w:instrText>
      </w:r>
      <w:r w:rsidR="00C87F35">
        <w:rPr>
          <w:noProof/>
          <w:lang w:val="en-CA"/>
        </w:rPr>
        <w:fldChar w:fldCharType="separate"/>
      </w:r>
      <w:del w:id="2942" w:author="Ian Blenkinsop" w:date="2021-07-13T12:34:00Z">
        <w:r w:rsidR="00393F8C" w:rsidDel="000E7946">
          <w:rPr>
            <w:noProof/>
            <w:lang w:val="en-CA"/>
          </w:rPr>
          <w:delText>(</w:delText>
        </w:r>
      </w:del>
      <w:r w:rsidR="00393F8C">
        <w:rPr>
          <w:noProof/>
          <w:lang w:val="en-CA"/>
        </w:rPr>
        <w:t>Bellenger et al., 2014; Planton et al., 2020)</w:t>
      </w:r>
      <w:r w:rsidR="00C87F35">
        <w:rPr>
          <w:noProof/>
          <w:lang w:val="en-CA"/>
        </w:rPr>
        <w:fldChar w:fldCharType="end"/>
      </w:r>
      <w:r w:rsidRPr="00E457C1">
        <w:rPr>
          <w:noProof/>
          <w:lang w:val="en-US"/>
        </w:rPr>
        <w:t xml:space="preserve">. The average CMIP5 model ENSO amplitude is slightly lower than that observed, while the average CMIP6 model ENSO amplitude </w:t>
      </w:r>
      <w:r w:rsidR="00F25F93" w:rsidRPr="00E457C1">
        <w:rPr>
          <w:noProof/>
          <w:lang w:val="en-US"/>
        </w:rPr>
        <w:t>is</w:t>
      </w:r>
      <w:r w:rsidRPr="00E457C1">
        <w:rPr>
          <w:noProof/>
          <w:lang w:val="en-US"/>
        </w:rPr>
        <w:t xml:space="preserve"> slightly </w:t>
      </w:r>
      <w:r w:rsidR="00F25F93" w:rsidRPr="00E457C1">
        <w:rPr>
          <w:noProof/>
          <w:lang w:val="en-US"/>
        </w:rPr>
        <w:t>higher</w:t>
      </w:r>
      <w:r w:rsidRPr="00E457C1">
        <w:rPr>
          <w:noProof/>
          <w:lang w:val="en-US"/>
        </w:rPr>
        <w:t xml:space="preserve"> than observed (</w:t>
      </w:r>
      <w:r w:rsidR="001F1422" w:rsidRPr="00AC1A12">
        <w:rPr>
          <w:noProof/>
          <w:lang w:val="en-CA" w:eastAsia="en-US"/>
        </w:rPr>
        <w:t>Figure 3.36</w:t>
      </w:r>
      <w:r w:rsidRPr="00E457C1">
        <w:rPr>
          <w:noProof/>
          <w:lang w:val="en-US"/>
        </w:rPr>
        <w:t xml:space="preserve">). The ENSO amplitude of the individual models, however, is highly variable </w:t>
      </w:r>
      <w:r w:rsidR="00933AA1" w:rsidRPr="00E457C1">
        <w:rPr>
          <w:noProof/>
          <w:lang w:val="en-US"/>
        </w:rPr>
        <w:t>across</w:t>
      </w:r>
      <w:r w:rsidRPr="00E457C1">
        <w:rPr>
          <w:noProof/>
          <w:lang w:val="en-US"/>
        </w:rPr>
        <w:t xml:space="preserve"> CMIP5 and CMIP6 models </w:t>
      </w:r>
      <w:r w:rsidR="00933AA1" w:rsidRPr="00E457C1">
        <w:rPr>
          <w:noProof/>
          <w:lang w:val="en-US"/>
        </w:rPr>
        <w:t xml:space="preserve">with many </w:t>
      </w:r>
      <w:r w:rsidRPr="00E457C1">
        <w:rPr>
          <w:noProof/>
          <w:lang w:val="en-US"/>
        </w:rPr>
        <w:t xml:space="preserve">displaying </w:t>
      </w:r>
      <w:r w:rsidR="008C5E8C" w:rsidRPr="00E457C1">
        <w:rPr>
          <w:noProof/>
          <w:lang w:val="en-US"/>
        </w:rPr>
        <w:t xml:space="preserve">either </w:t>
      </w:r>
      <w:r w:rsidRPr="00E457C1">
        <w:rPr>
          <w:noProof/>
          <w:lang w:val="en-US"/>
        </w:rPr>
        <w:t xml:space="preserve">more or less variability than observed </w:t>
      </w:r>
      <w:r>
        <w:fldChar w:fldCharType="begin" w:fldLock="1"/>
      </w:r>
      <w:r w:rsidR="00E719C0">
        <w:rPr>
          <w:noProof/>
          <w:lang w:val="en-US"/>
        </w:rPr>
        <w:instrText>ADDIN CSL_CITATION { "citationItems" : [ { "id" : "ITEM-1", "itemData" : { "DOI" : "10.1029/2012GL052759", "ISBN" : "00948276 (ISSN)", "ISSN" : "00948276", "abstract" : "Changes to the El Ni\u00f1o/Southern Oscillation (ENSO) and its atmospheric teleconnections under climate change are investigated using simulations conducted for the Coupled Model Intercomparison Project (CMIP5). The overall response to CO2increases is determined using 27 models, and the ENSO amplitude change based on the multi-model mean is indistinguishable from zero. However, changes between ensembles run with a given model are sometimes significant: for four of the eleven models having ensemble sizes larger than three, the 21st century change to ENSO amplitude is statistically significant. In these four models, changes to SST and wind stress do not differ substantially from those in the models with no ENSO response, indicating that mean changes are not predictive of the ENSO sensitivity to climate change. Also, ocean vertical stratification is less (more) sensitive to CO2in models where ENSO strengthens (weakens), likely due to a regulation of the subsurface temperature structure by ENSO-related poleward heat transport. Atmospheric teleconnections also show differences between models where ENSO amplitude does and does not respond to climate change; in the former case El Ni\u00f1o/La Ni\u00f1a-related sea level pressure anomalies strengthen with CO2, and in the latter they weaken and shift polewards and eastwards. These results illustrate the need for large ensembles to isolate significant ENSO climate change responses, and for future work on diagnosing the dynamical causes of inter-model teleconnection differences.", "author" : [ { "dropping-particle" : "", "family" : "Stevenson", "given" : "S. L.", "non-dropping-particle" : "", "parse-names" : false, "suffix" : "" } ], "container-title" : "Geophysical Research Letters", "id" : "ITEM-1", "issue" : "17", "issued" : { "date-parts" : [ [ "2012" ] ] }, "page" : "1-5", "title" : "Significant changes to ENSO strength and impacts in the twenty-first century: Results from CMIP5", "translator" : [ { "dropping-particle" : "", "family" : "J3921", "given" : "", "non-dropping-particle" : "", "parse-names" : false, "suffix" : "" } ], "type" : "article-journal", "volume" : "39" }, "uris" : [ "http://www.mendeley.com/documents/?uuid=d1c983a6-209b-4108-9916-2eae557a8754" ] }, { "id" : "ITEM-2",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"ITEM-2",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"id" : "ITEM-3",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"ITEM-3",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"mendeley" : { "formattedCitation" : "(Stevenson, 2012; Grose et al., 2020; Planton et al., 2020)", "plainTextFormattedCitation" : "(Stevenson, 2012; Grose et al., 2020; Planton et al., 2020)", "previouslyFormattedCitation" : "(Stevenson, 2012; Grose et al., 2020; Planton et al., 2020)" }, "properties" : { "noteIndex" : 0 }, "schema" : "https://github.com/citation-style-language/schema/raw/master/csl-citation.json" }</w:instrText>
      </w:r>
      <w:r>
        <w:fldChar w:fldCharType="separate"/>
      </w:r>
      <w:r w:rsidR="00393F8C">
        <w:rPr>
          <w:noProof/>
        </w:rPr>
        <w:t>(Stevenson, 2012; Grose et al., 2020; Planton et al., 2020)</w:t>
      </w:r>
      <w:r>
        <w:fldChar w:fldCharType="end"/>
      </w:r>
      <w:r w:rsidRPr="00E457C1">
        <w:rPr>
          <w:noProof/>
        </w:rPr>
        <w:t>.</w:t>
      </w:r>
    </w:p>
    <w:p w14:paraId="511835B7" w14:textId="77777777" w:rsidR="009F594A" w:rsidRPr="00E457C1" w:rsidRDefault="009F594A" w:rsidP="009F594A">
      <w:pPr>
        <w:pStyle w:val="AR6BodyText"/>
        <w:rPr>
          <w:noProof/>
        </w:rPr>
      </w:pPr>
    </w:p>
    <w:p w14:paraId="28D17EB4" w14:textId="77777777" w:rsidR="009F594A" w:rsidRPr="00E457C1" w:rsidRDefault="009F594A" w:rsidP="009F594A">
      <w:pPr>
        <w:pStyle w:val="AR6BodyText"/>
        <w:rPr>
          <w:noProof/>
        </w:rPr>
      </w:pPr>
    </w:p>
    <w:p w14:paraId="07F69556" w14:textId="77777777" w:rsidR="009F594A" w:rsidRPr="00E457C1" w:rsidRDefault="009F594A" w:rsidP="009F594A">
      <w:pPr>
        <w:pStyle w:val="AR6BodyText"/>
        <w:rPr>
          <w:b/>
          <w:noProof/>
        </w:rPr>
      </w:pPr>
      <w:r w:rsidRPr="00E457C1">
        <w:rPr>
          <w:b/>
          <w:noProof/>
        </w:rPr>
        <w:lastRenderedPageBreak/>
        <w:t xml:space="preserve">[START </w:t>
      </w:r>
      <w:r w:rsidRPr="00E457C1">
        <w:rPr>
          <w:rStyle w:val="AR6Chap3FigureCar"/>
          <w:rFonts w:cs="Times New Roman"/>
          <w:b/>
          <w:noProof/>
          <w:sz w:val="22"/>
          <w:lang w:val="fr-FR"/>
        </w:rPr>
        <w:t xml:space="preserve">FIGURE 3.36 </w:t>
      </w:r>
      <w:r w:rsidRPr="00E457C1">
        <w:rPr>
          <w:b/>
          <w:noProof/>
        </w:rPr>
        <w:t>HERE]</w:t>
      </w:r>
    </w:p>
    <w:p w14:paraId="19CBC4D5" w14:textId="77777777" w:rsidR="009F594A" w:rsidRPr="00E457C1" w:rsidRDefault="009F594A" w:rsidP="009F594A">
      <w:pPr>
        <w:pStyle w:val="AR6BodyText"/>
        <w:rPr>
          <w:noProof/>
        </w:rPr>
      </w:pPr>
    </w:p>
    <w:p w14:paraId="4B660327" w14:textId="77777777" w:rsidR="00686E45" w:rsidRPr="00686E45" w:rsidRDefault="00686E45" w:rsidP="00686E45">
      <w:pPr>
        <w:numPr>
          <w:ilvl w:val="0"/>
          <w:numId w:val="2"/>
        </w:numPr>
        <w:ind w:left="1134" w:hanging="1134"/>
        <w:rPr>
          <w:sz w:val="20"/>
          <w:lang w:val="en-US"/>
        </w:rPr>
      </w:pPr>
      <w:bookmarkStart w:id="2943" w:name="_Hlk57041194"/>
      <w:r w:rsidRPr="00686E45">
        <w:rPr>
          <w:b/>
          <w:sz w:val="20"/>
          <w:lang w:val="en-US"/>
        </w:rPr>
        <w:t>Life cycle of (left) El Niño and (right) La Niña events in observations (black) and historical simulations from CMIP5 (blue; extended with RCP4.5) and CMIP6 (red).</w:t>
      </w:r>
      <w:r w:rsidRPr="00686E45">
        <w:rPr>
          <w:sz w:val="20"/>
          <w:lang w:val="en-US"/>
        </w:rPr>
        <w:t xml:space="preserve"> An event is detected when the December ENSO index value in year zero exceeds 0.75 times its standard deviation for 1951</w:t>
      </w:r>
      <w:del w:id="2944" w:author="Sara M Tuson" w:date="2021-06-30T10:40:00Z">
        <w:r w:rsidRPr="00686E45" w:rsidDel="00856D0D">
          <w:rPr>
            <w:sz w:val="20"/>
            <w:lang w:val="en-US"/>
          </w:rPr>
          <w:delText>-</w:delText>
        </w:r>
      </w:del>
      <w:ins w:id="2945" w:author="Sara M Tuson" w:date="2021-06-30T10:40:00Z">
        <w:r w:rsidRPr="00686E45">
          <w:rPr>
            <w:sz w:val="20"/>
            <w:lang w:val="en-US"/>
          </w:rPr>
          <w:t>–</w:t>
        </w:r>
      </w:ins>
      <w:r w:rsidRPr="00686E45">
        <w:rPr>
          <w:sz w:val="20"/>
          <w:lang w:val="en-US"/>
        </w:rPr>
        <w:t xml:space="preserve">2010. </w:t>
      </w:r>
      <w:r w:rsidRPr="00686E45">
        <w:rPr>
          <w:b/>
          <w:bCs/>
          <w:sz w:val="20"/>
          <w:lang w:val="en-US"/>
          <w:rPrChange w:id="2946" w:author="Ian Blenkinsop" w:date="2021-07-07T15:04:00Z">
            <w:rPr/>
          </w:rPrChange>
        </w:rPr>
        <w:t>(a, b)</w:t>
      </w:r>
      <w:r w:rsidRPr="00686E45">
        <w:rPr>
          <w:sz w:val="20"/>
          <w:lang w:val="en-US"/>
        </w:rPr>
        <w:t xml:space="preserve"> Composites of the ENSO index (ºC). The horizontal axis represents month relative to the reference December (the grey vertical bar), with numbers in parentheses indicating relative years. Shading and lines represent 5</w:t>
      </w:r>
      <w:r w:rsidRPr="00686E45">
        <w:rPr>
          <w:sz w:val="20"/>
          <w:lang w:val="en-US"/>
          <w:rPrChange w:id="2947" w:author="Sara M Tuson" w:date="2021-06-30T11:15:00Z">
            <w:rPr>
              <w:vertAlign w:val="superscript"/>
            </w:rPr>
          </w:rPrChange>
        </w:rPr>
        <w:t>th</w:t>
      </w:r>
      <w:del w:id="2948" w:author="Sara M Tuson" w:date="2021-06-30T10:40:00Z">
        <w:r w:rsidRPr="00686E45" w:rsidDel="00856D0D">
          <w:rPr>
            <w:sz w:val="20"/>
            <w:lang w:val="en-US"/>
          </w:rPr>
          <w:delText>-</w:delText>
        </w:r>
      </w:del>
      <w:ins w:id="2949" w:author="Sara M Tuson" w:date="2021-06-30T10:40:00Z">
        <w:r w:rsidRPr="00686E45">
          <w:rPr>
            <w:sz w:val="20"/>
            <w:lang w:val="en-US"/>
          </w:rPr>
          <w:t>–</w:t>
        </w:r>
      </w:ins>
      <w:r w:rsidRPr="00686E45">
        <w:rPr>
          <w:sz w:val="20"/>
          <w:lang w:val="en-US"/>
        </w:rPr>
        <w:t>95</w:t>
      </w:r>
      <w:r w:rsidRPr="00686E45">
        <w:rPr>
          <w:sz w:val="20"/>
          <w:lang w:val="en-US"/>
          <w:rPrChange w:id="2950" w:author="Sara M Tuson" w:date="2021-06-30T11:16:00Z">
            <w:rPr>
              <w:vertAlign w:val="superscript"/>
            </w:rPr>
          </w:rPrChange>
        </w:rPr>
        <w:t>th</w:t>
      </w:r>
      <w:r w:rsidRPr="00686E45">
        <w:rPr>
          <w:sz w:val="20"/>
          <w:lang w:val="en-US"/>
        </w:rPr>
        <w:t xml:space="preserve"> percentiles and multi-model ensemble means, respectively. </w:t>
      </w:r>
      <w:r w:rsidRPr="00686E45">
        <w:rPr>
          <w:b/>
          <w:bCs/>
          <w:sz w:val="20"/>
          <w:lang w:val="en-US"/>
          <w:rPrChange w:id="2951" w:author="Ian Blenkinsop" w:date="2021-07-07T15:04:00Z">
            <w:rPr/>
          </w:rPrChange>
        </w:rPr>
        <w:t>(c, d)</w:t>
      </w:r>
      <w:r w:rsidRPr="00686E45">
        <w:rPr>
          <w:sz w:val="20"/>
          <w:lang w:val="en-US"/>
        </w:rPr>
        <w:t xml:space="preserve"> Mean durations (months) of El Niño and La Niña events defined as number of months in individual events for which the ENSO index exceeds 0.5 times its December standard deviation. Each dot represents an ensemble member from the model indicated on the vertical axis. The boxes and whiskers represent multi-model ensemble mean, interquartile ranges and 5</w:t>
      </w:r>
      <w:r w:rsidRPr="00686E45">
        <w:rPr>
          <w:sz w:val="20"/>
          <w:lang w:val="en-US"/>
          <w:rPrChange w:id="2952" w:author="Sara M Tuson" w:date="2021-06-30T11:16:00Z">
            <w:rPr>
              <w:vertAlign w:val="superscript"/>
            </w:rPr>
          </w:rPrChange>
        </w:rPr>
        <w:t>th</w:t>
      </w:r>
      <w:r w:rsidRPr="00686E45">
        <w:rPr>
          <w:sz w:val="20"/>
          <w:lang w:val="en-US"/>
        </w:rPr>
        <w:t xml:space="preserve"> and 95</w:t>
      </w:r>
      <w:r w:rsidRPr="00686E45">
        <w:rPr>
          <w:sz w:val="20"/>
          <w:lang w:val="en-US"/>
          <w:rPrChange w:id="2953" w:author="Sara M Tuson" w:date="2021-06-30T11:16:00Z">
            <w:rPr>
              <w:vertAlign w:val="superscript"/>
            </w:rPr>
          </w:rPrChange>
        </w:rPr>
        <w:t>th</w:t>
      </w:r>
      <w:r w:rsidRPr="00686E45">
        <w:rPr>
          <w:sz w:val="20"/>
          <w:lang w:val="en-US"/>
        </w:rPr>
        <w:t xml:space="preserve"> percentiles of CMIP5 and CMIP6. The CMIP5 and CMIP6 multi-model ensemble means and observational values are indicated at </w:t>
      </w:r>
      <w:ins w:id="2954" w:author="Sara M Tuson" w:date="2021-07-01T11:46:00Z">
        <w:r w:rsidRPr="00686E45">
          <w:rPr>
            <w:sz w:val="20"/>
            <w:lang w:val="en-US"/>
          </w:rPr>
          <w:t xml:space="preserve">the </w:t>
        </w:r>
      </w:ins>
      <w:r w:rsidRPr="00686E45">
        <w:rPr>
          <w:sz w:val="20"/>
          <w:lang w:val="en-US"/>
        </w:rPr>
        <w:t>top right of each panel. The multi-model ensemble means and percentile values are evaluated after weighting individual members with the inverse of the ensemble size of the same model, so that individual models are equally weighted irrespective of their ensemble sizes. The ENSO index is defined as the SST anomaly averaged over the Niño 3.4 region (5ºS</w:t>
      </w:r>
      <w:del w:id="2955" w:author="Sara M Tuson" w:date="2021-06-30T10:40:00Z">
        <w:r w:rsidRPr="00686E45" w:rsidDel="00856D0D">
          <w:rPr>
            <w:sz w:val="20"/>
            <w:lang w:val="en-US"/>
          </w:rPr>
          <w:delText>-</w:delText>
        </w:r>
      </w:del>
      <w:ins w:id="2956" w:author="Sara M Tuson" w:date="2021-06-30T10:40:00Z">
        <w:r w:rsidRPr="00686E45">
          <w:rPr>
            <w:sz w:val="20"/>
            <w:lang w:val="en-US"/>
          </w:rPr>
          <w:t>–</w:t>
        </w:r>
      </w:ins>
      <w:r w:rsidRPr="00686E45">
        <w:rPr>
          <w:sz w:val="20"/>
          <w:lang w:val="en-US"/>
        </w:rPr>
        <w:t>5ºN, 170ºW</w:t>
      </w:r>
      <w:del w:id="2957" w:author="Sara M Tuson" w:date="2021-06-30T10:40:00Z">
        <w:r w:rsidRPr="00686E45" w:rsidDel="00856D0D">
          <w:rPr>
            <w:sz w:val="20"/>
            <w:lang w:val="en-US"/>
          </w:rPr>
          <w:delText>-</w:delText>
        </w:r>
      </w:del>
      <w:ins w:id="2958" w:author="Sara M Tuson" w:date="2021-06-30T10:40:00Z">
        <w:r w:rsidRPr="00686E45">
          <w:rPr>
            <w:sz w:val="20"/>
            <w:lang w:val="en-US"/>
          </w:rPr>
          <w:t>–</w:t>
        </w:r>
      </w:ins>
      <w:r w:rsidRPr="00686E45">
        <w:rPr>
          <w:sz w:val="20"/>
          <w:lang w:val="en-US"/>
        </w:rPr>
        <w:t xml:space="preserve">120ºW). All results are based on </w:t>
      </w:r>
      <w:ins w:id="2959" w:author="Ian Blenkinsop" w:date="2021-07-07T15:05:00Z">
        <w:r w:rsidRPr="00686E45">
          <w:rPr>
            <w:sz w:val="20"/>
            <w:lang w:val="en-US"/>
          </w:rPr>
          <w:t>five</w:t>
        </w:r>
      </w:ins>
      <w:del w:id="2960" w:author="Ian Blenkinsop" w:date="2021-07-07T15:05:00Z">
        <w:r w:rsidRPr="00686E45" w:rsidDel="00C359CC">
          <w:rPr>
            <w:sz w:val="20"/>
            <w:lang w:val="en-US"/>
          </w:rPr>
          <w:delText>5</w:delText>
        </w:r>
      </w:del>
      <w:r w:rsidRPr="00686E45">
        <w:rPr>
          <w:sz w:val="20"/>
          <w:lang w:val="en-US"/>
        </w:rPr>
        <w:t xml:space="preserve">-month running mean SST anomalies with triangular-weights after linear detrending. </w:t>
      </w:r>
      <w:r w:rsidRPr="00686E45">
        <w:rPr>
          <w:rFonts w:cs="Times New Roman"/>
          <w:sz w:val="20"/>
          <w:szCs w:val="20"/>
          <w:lang w:val="en-US"/>
        </w:rPr>
        <w:t>Further details on data sources and processing are available in the chapter data table (Table 3.SM.1).</w:t>
      </w:r>
    </w:p>
    <w:bookmarkEnd w:id="2943"/>
    <w:p w14:paraId="09D50736" w14:textId="77777777" w:rsidR="009F594A" w:rsidRPr="006C2D8B" w:rsidRDefault="009F594A" w:rsidP="009F594A">
      <w:pPr>
        <w:pStyle w:val="AR6BodyText"/>
        <w:jc w:val="both"/>
        <w:rPr>
          <w:rFonts w:cs="Times New Roman"/>
          <w:noProof/>
          <w:lang w:val="en-US"/>
        </w:rPr>
      </w:pPr>
    </w:p>
    <w:p w14:paraId="4C8265AD" w14:textId="77777777" w:rsidR="009F594A" w:rsidRPr="00E457C1" w:rsidRDefault="009F594A" w:rsidP="009F594A">
      <w:pPr>
        <w:pStyle w:val="AR6BodyText"/>
        <w:rPr>
          <w:b/>
          <w:noProof/>
          <w:lang w:val="en-US"/>
        </w:rPr>
      </w:pPr>
      <w:r w:rsidRPr="00E457C1">
        <w:rPr>
          <w:b/>
          <w:noProof/>
          <w:lang w:val="en-US"/>
        </w:rPr>
        <w:t xml:space="preserve">[END </w:t>
      </w:r>
      <w:r w:rsidRPr="00CB1BE0">
        <w:rPr>
          <w:rStyle w:val="AR6Chap3FigureCar"/>
          <w:rFonts w:cs="Times New Roman"/>
          <w:b/>
          <w:noProof/>
          <w:sz w:val="22"/>
        </w:rPr>
        <w:t>FIGURE 3.36</w:t>
      </w:r>
      <w:r w:rsidRPr="00E457C1">
        <w:rPr>
          <w:b/>
          <w:noProof/>
          <w:lang w:val="en-US"/>
        </w:rPr>
        <w:t xml:space="preserve"> HERE]</w:t>
      </w:r>
    </w:p>
    <w:p w14:paraId="41838D7E" w14:textId="77777777" w:rsidR="009F594A" w:rsidRPr="00E457C1" w:rsidRDefault="009F594A" w:rsidP="009F594A">
      <w:pPr>
        <w:pStyle w:val="AR6BodyText"/>
        <w:rPr>
          <w:noProof/>
          <w:lang w:val="en-US"/>
        </w:rPr>
      </w:pPr>
    </w:p>
    <w:p w14:paraId="6ED7E6F9" w14:textId="77777777" w:rsidR="009F594A" w:rsidRPr="00E457C1" w:rsidRDefault="009F594A" w:rsidP="009F594A">
      <w:pPr>
        <w:pStyle w:val="AR6BodyText"/>
        <w:rPr>
          <w:noProof/>
          <w:lang w:val="en-US"/>
        </w:rPr>
      </w:pPr>
    </w:p>
    <w:p w14:paraId="6BC4D43E" w14:textId="0FC4B227" w:rsidR="009F594A" w:rsidRDefault="009F594A" w:rsidP="009F594A">
      <w:pPr>
        <w:pStyle w:val="AR6BodyText"/>
        <w:rPr>
          <w:noProof/>
        </w:rPr>
      </w:pPr>
      <w:r w:rsidRPr="00E457C1">
        <w:rPr>
          <w:noProof/>
          <w:lang w:val="en-US"/>
        </w:rPr>
        <w:t>ENSO events are often synchronized to the seasonal cycle in the observations, as the associated SST anomalies tend to peak in boreal winter (November</w:t>
      </w:r>
      <w:ins w:id="2961" w:author="Sara M Tuson" w:date="2021-06-24T11:12:00Z">
        <w:r w:rsidR="00D269C7">
          <w:rPr>
            <w:noProof/>
            <w:lang w:val="en-US"/>
          </w:rPr>
          <w:t xml:space="preserve"> to </w:t>
        </w:r>
      </w:ins>
      <w:del w:id="2962" w:author="Sara M Tuson" w:date="2021-06-24T11:12:00Z">
        <w:r w:rsidRPr="00E457C1" w:rsidDel="00D269C7">
          <w:rPr>
            <w:noProof/>
            <w:lang w:val="en-US"/>
          </w:rPr>
          <w:delText>-</w:delText>
        </w:r>
      </w:del>
      <w:r w:rsidRPr="00E457C1">
        <w:rPr>
          <w:noProof/>
          <w:lang w:val="en-US"/>
        </w:rPr>
        <w:t>January) and be at their weakest in the boreal spring (March</w:t>
      </w:r>
      <w:ins w:id="2963" w:author="Sara M Tuson" w:date="2021-06-24T11:12:00Z">
        <w:r w:rsidR="00D269C7">
          <w:rPr>
            <w:noProof/>
            <w:lang w:val="en-US"/>
          </w:rPr>
          <w:t xml:space="preserve"> to </w:t>
        </w:r>
      </w:ins>
      <w:del w:id="2964" w:author="Sara M Tuson" w:date="2021-06-24T11:12:00Z">
        <w:r w:rsidRPr="00E457C1" w:rsidDel="00D269C7">
          <w:rPr>
            <w:noProof/>
            <w:lang w:val="en-US"/>
          </w:rPr>
          <w:delText>-</w:delText>
        </w:r>
      </w:del>
      <w:r w:rsidRPr="00E457C1">
        <w:rPr>
          <w:noProof/>
          <w:lang w:val="en-US"/>
        </w:rPr>
        <w:t xml:space="preserve">April) </w:t>
      </w:r>
      <w:r>
        <w:rPr>
          <w:noProof/>
        </w:rPr>
        <w:fldChar w:fldCharType="begin" w:fldLock="1"/>
      </w:r>
      <w:r w:rsidR="00E719C0">
        <w:rPr>
          <w:noProof/>
          <w:lang w:val="en-US"/>
        </w:rPr>
        <w:instrText>ADDIN CSL_CITATION { "citationItems" : [ { "id" : "ITEM-1", "itemData" : { "DOI" : "10.1029/98RG00715", "ISSN" : "87551209", "abstract" : "E1 Nifio-Southern Oscillation (ENSO) peri- ods, which occur irregularly every few years, are a major perturbation of the Earth's climate system that involves large-scale changes in winds, rainfall, sea surface tem- perature (SST), and surface pressure. In some areas of the world there are disastrous droughts, and in others there is serious flooding. North American weather pat- terns are also affected. It is important to develop skillful forecasts for ENSO periods. Our goal here is to provide an overview of the global ocean and atmosphere surface changes that typically occur during ENSO periods. Knowledge of these anomaly patterns is needed in order to improve our understanding and forecasts of ENSO. With a global surface data set we describe the statisti- cally significant patterns of SST, surface wind, and sur- face pressure changes that on average are associated with the 10 post-World War II ENSO periods. We present these average anomaly results as an \"ENSO composite.\" It is useful to identify phases of the typical ENSO and examine the statistically significant elements phase by phase. An ENSO by ENSO period search indicates that about two thirds of these elements occur in 90% or more of the ENSO periods: we define a \"Robust ENSO Composite\" from these frequently oc- curring elements and find it to be an Indo-Pacific phe- nomenon. Limitations in the surface data set make it possible that this study has not identified all the impor- tant aspects of ENSO periods; data are very sparse in both space and time over much of the tropics and the southern hemisphere. However, we suggest that any theory or model of ENSO should at least exhibit the features of this robust composite, and is unlikely to able to represent adequately the large-scale environmental impacts of ENSO unless it does so", "author" : [ { "dropping-particle" : "", "family" : "Harrison", "given" : "D. E.", "non-dropping-particle" : "", "parse-names" : false, "suffix" : "" }, { "dropping-particle" : "", "family" : "Larkin", "given" : "Narasimhan K.", "non-dropping-particle" : "", "parse-names" : false, "suffix" : "" } ], "container-title" : "Reviews of Geophysics", "id" : "ITEM-1", "issue" : "3", "issued" : { "date-parts" : [ [ "1998" ] ] }, "page" : "353-399", "title" : "El Nino-Southern Oscillation sea surface temperature and wind anomalies, 1946-1993", "translator" : [ { "dropping-particle" : "", "family" : "J4128", "given" : "", "non-dropping-particle" : "", "parse-names" : false, "suffix" : "" } ], "type" : "article-journal", "volume" : "36" }, "uris" : [ "http://www.mendeley.com/documents/?uuid=4355ed64-7985-4cec-af4a-49ffcd8971ad", "http://www.mendeley.com/documents/?uuid=b95a7331-94aa-4ab2-8f5b-1e983c2e24d3" ] }, { "id" : "ITEM-2", "itemData" : { "DOI" : "10.1175/1520-0442(2002)015&lt;1118:EWENOA&gt;2.0.CO;2", "ISBN" : "0894-8755", "ISSN" : "08948755", "abstract" : "(El Nin Previous studies by the authors have described the composite global marine surface anomalies of ENSO warm \u02dco) events and cold (La Nin \u02dca) events. Here the similarities and differences in these life cycles are examined. Qualitatively different behavior between warm events and cold events exists in the tropical Indian and Atlantic Oceans and in the extratropical Pacific. Even in the tropical Pacific statistically significantly different behavior is found in some variables for particular regions and phases of the life cycles. A single-mode regression analysis of the ENSO signal is done; the patterns are very similar to those of previously published ENSO EOF and regression analyses. The authors describe how the regression patterns obscure many of the interesting life cycles and life cycle differences of cold events and warm events. Most of the regression structures outside of the tropical Pacific are not statistically significant because of such differences. ENSO models should be evaluated against their ability to reproduce the observed cold event and warm event life cycles and not just single EOF or regression mode patterns.", "author" : [ { "dropping-particle" : "", "family" : "Larkin", "given" : "Narasimhan K.", "non-dropping-particle" : "", "parse-names" : false, "suffix" : "" }, { "dropping-particle" : "", "family" : "Harrison", "given" : "D. E.", "non-dropping-particle" : "", "parse-names" : false, "suffix" : "" } ], "container-title" : "Journal of Climate", "id" : "ITEM-2", "issue" : "10", "issued" : { "date-parts" : [ [ "2002" ] ] }, "page" : "1118-1140", "title" : "ENSO warm (El Ni\u00f1o) and cold (La Ni\u00f1a) event life cycles: Ocean surface anomaly patterns, their symmetries, asymmetries, and implications", "translator" : [ { "dropping-particle" : "", "family" : "J4129", "given" : "", "non-dropping-particle" : "", "parse-names" : false, "suffix" : "" } ], "type" : "article-journal", "volume" : "15" }, "uris" : [ "http://www.mendeley.com/documents/?uuid=d363c134-0cbc-4786-8473-4d247a17731e", "http://www.mendeley.com/documents/?uuid=f45a4c5a-7396-403e-8dc7-105ffd3d9e2a" ] } ], "mendeley" : { "formattedCitation" : "(Harrison and Larkin, 1998; Larkin and Harrison, 2002)", "plainTextFormattedCitation" : "(Harrison and Larkin, 1998; Larkin and Harrison, 2002)", "previouslyFormattedCitation" : "(Harrison and Larkin, 1998; Larkin and Harrison, 2002)" }, "properties" : { "noteIndex" : 0 }, "schema" : "https://github.com/citation-style-language/schema/raw/master/csl-citation.json" }</w:instrText>
      </w:r>
      <w:r>
        <w:rPr>
          <w:noProof/>
        </w:rPr>
        <w:fldChar w:fldCharType="separate"/>
      </w:r>
      <w:r w:rsidR="00393F8C">
        <w:rPr>
          <w:noProof/>
          <w:lang w:val="en-US"/>
        </w:rPr>
        <w:t>(Harrison and Larkin, 1998; Larkin and Harrison, 2002)</w:t>
      </w:r>
      <w:r>
        <w:rPr>
          <w:noProof/>
        </w:rPr>
        <w:fldChar w:fldCharType="end"/>
      </w:r>
      <w:r w:rsidRPr="00E457C1">
        <w:rPr>
          <w:noProof/>
          <w:lang w:val="en-US"/>
        </w:rPr>
        <w:t xml:space="preserve">. The majority of CMIP5 and CMIP6 models broadly reproduce the </w:t>
      </w:r>
      <w:r w:rsidR="008F5B2D" w:rsidRPr="00E457C1">
        <w:rPr>
          <w:noProof/>
          <w:lang w:val="en-US"/>
        </w:rPr>
        <w:t xml:space="preserve">seasonality </w:t>
      </w:r>
      <w:r w:rsidRPr="00E457C1">
        <w:rPr>
          <w:noProof/>
          <w:lang w:val="en-US"/>
        </w:rPr>
        <w:t>of ENSO SST variability in the central equatorial Pacific</w:t>
      </w:r>
      <w:r w:rsidR="00C87F35" w:rsidRPr="00E457C1">
        <w:rPr>
          <w:noProof/>
          <w:lang w:val="en-US"/>
        </w:rPr>
        <w:t xml:space="preserve"> </w:t>
      </w:r>
      <w:r w:rsidR="00C87F35">
        <w:rPr>
          <w:noProof/>
        </w:rPr>
        <w:fldChar w:fldCharType="begin" w:fldLock="1"/>
      </w:r>
      <w:r w:rsidR="00830A4D">
        <w:rPr>
          <w:noProof/>
          <w:lang w:val="en-US"/>
        </w:rPr>
        <w:instrText>ADDIN CSL_CITATION { "citationItems" : [ { "id" : "ITEM-1", "itemData" : { "DOI" : "10.1175/JCLI-D-13-00437.1", "ISBN" : "0894-8755\\r1520-0442", "ISSN" : "08948755", "abstract" : "The representation of the El Ni~ no\u2013Southern Oscillation (ENSO) under historical forcing and future pro- jections is analyzed in 34 models from the Coupled Model Intercomparison Project phase 5 (CMIP5). Most models realistically simulate the observed intensity and location of maximum sea surface temperature (SST) anomalies during ENSO events. However, there exist systematic biases in the westward extent of ENSO- related SST anomalies, driven by unrealistic westward displacement and enhancement of the equatorial wind stress in the western Pacific. Almost all CMIP5 models capture the observed asymmetry in magnitude be- tween the warm and cold events (i.e., El Ni~ nos are stronger than La Ni~ nas) and between the two types of El Ni~ nos: that is, cold tongue (CT) El Ni~ nos are stronger than warm pool (WP) El Ni~ nos. However, most models fail to reproduce the asymmetry between the two types of La Ni~ nas, withCTstronger thanWPevents, which is opposite to observations. Most models capture the observed peak in ENSO amplitude around December; however, the seasonal evolution of ENSO has a large range of behavior across the models. The CMIP5 models generally reproduce the duration of CT El Ni~ nos but have biases in the evolution of the other types of events. The evolution of WP El Ni~ nos suggests that the decay of this event occurs through heat content discharge in the models rather than the advection of SST via anomalous zonal currents, as seems to occur in observations. No consistent changes are seen across the models in the location and magnitude of maximum SST anomalies, frequency, or temporal evolution of these events in a warmer world. 1.", "author" : [ { "dropping-particle" : "", "family" : "Taschetto", "given" : "Andr\u00e9a S.", "non-dropping-particle" : "", "parse-names" : false, "suffix" : "" }, { "dropping-particle" : "Sen", "family" : "Gupta", "given" : "Alexander", "non-dropping-particle" : "", "parse-names" : false, "suffix" : "" }, { "dropping-particle" : "", "family" : "Jourdain", "given" : "Nicolas C.", "non-dropping-particle" : "", "parse-names" : false, "suffix" : "" }, { "dropping-particle" : "", "family" : "Santoso", "given" : "Agus", "non-dropping-particle" : "", "parse-names" : false, "suffix" : "" }, { "dropping-particle" : "", "family" : "Ummenhofer", "given" : "Caroline C.", "non-dropping-particle" : "", "parse-names" : false, "suffix" : "" }, { "dropping-particle" : "", "family" : "England", "given" : "Matthew H.", "non-dropping-particle" : "", "parse-names" : false, "suffix" : "" } ], "container-title" : "Journal of Climate", "id" : "ITEM-1", "issue" : "8", "issued" : { "date-parts" : [ [ "2014" ] ] }, "page" : "2861-2885", "title" : "Cold tongue and warm pool ENSO Events in CMIP5: Mean state and future projections", "translator" : [ { "dropping-particle" : "", "family" : "J4093", "given" : "", "non-dropping-particle" : "", "parse-names" : false, "suffix" : "" } ], "type" : "article-journal", "volume" : "27" }, "uris" : [ "http://www.mendeley.com/documents/?uuid=c186ceec-233b-4e9d-a242-d9bdec46efa7" ] }, { "id" : "ITEM-2", "itemData" : { "DOI" : "10.1175/JCLI-D-16-0326.1", "ISSN" : "08948755", "abstract" : "During the mature phase of El Ni\u00f1o\u2013Southern Oscillation (ENSO) events there is a southward shift of anomalous zonal winds (SWS), which has been suggested to play a role in the seasonal phase locking of ENSO. Motivated by the fact that coupled climate models tend to underestimate this feature, this study examines the representation of the SWS in phase 5 of the Coupled Model Intercomparison Project (CMIP5). It is found that most models successfully reproduce the observed SWS, although the magnitude of the zonal wind stress anomaly is underestimated. Several significant differences between the models with and without the SWS are identified including biases in the magnitude and spatial distribution of precipitation and sea surface temper-ature (SST) anomalies during ENSO. Multiple-linear regression analysis suggests that the climatological meridional SST gradient as well as anomalous ENSO-driven convective activity over the northwest Pacific both might play a role in controlling the SWS. While the models that capture the SWS also simulate many more strong El Ni\u00f1o and La Ni\u00f1a events peaking at the correct time of year, the overall seasonal synchronization is still underestimated in these models. This is attributed to underestimated changes in warm water volume (WWV) during moderate El Ni\u00f1o events so that these events display relatively poor seasonal synchronization. Thus, while the SWS is an important metric, it is ultimately the magnitude and zonal extent of the wind changes that accompany this SWS that drive the changes in WWV and prime the system for termination.", "author" : [ { "dropping-particle" : "", "family" : "Abell\u00e1n", "given" : "Esteban", "non-dropping-particle" : "", "parse-names" : false, "suffix" : "" }, { "dropping-particle" : "", "family" : "McGregor", "given" : "Shayne", "non-dropping-particle" : "", "parse-names" : false, "suffix" : "" }, { "dropping-particle" : "", "family" : "England", "given" : "Matthew H.", "non-dropping-particle" : "", "parse-names" : false, "suffix" : "" } ], "container-title" : "Journal of Climate", "id" : "ITEM-2", "issue" : "7", "issued" : { "date-parts" : [ [ "2017" ] ] }, "page" : "2415-2435", "title" : "Analysis of the southward wind shift of ENSO in CMIP5 models", "translator" : [ { "dropping-particle" : "", "family" : "J4135", "given" : "", "non-dropping-particle" : "", "parse-names" : false, "suffix" : "" } ], "type" : "article-journal", "volume" : "30" }, "uris" : [ "http://www.mendeley.com/documents/?uuid=49b47b1a-8d48-4148-ace5-92978577299d" ] }, { "id" : "ITEM-3",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"ITEM-3",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"id" : "ITEM-4",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w:instrText>
      </w:r>
      <w:r w:rsidR="00830A4D" w:rsidRPr="001D5B54">
        <w:rPr>
          <w:noProof/>
          <w:rPrChange w:id="2965" w:author="Clotilde Pean" w:date="2021-06-21T14:15:00Z">
            <w:rPr>
              <w:noProof/>
              <w:lang w:val="en-US"/>
            </w:rPr>
          </w:rPrChange>
        </w:rPr>
        <w:instrText>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"ITEM-4",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"(Taschetto et al., 2014; Abell\u00e1n et al., 2017; Grose et al., 2020; Planton et al., 2020)", "plainTextFormattedCitation" : "(Taschetto et al., 2014; Abell\u00e1n et al., 2017; Grose et al., 2020; Planton et al., 2020)", "previouslyFormattedCitation" : "(Taschetto et al., 2014; Abell\u00e1n et al., 2017; Grose et al., 2020; Planton et al., 2020)" }, "properties" : { "noteIndex" : 0 }, "schema" : "https://github.com/citation-style-language/schema/raw/master/csl-citation.json" }</w:instrText>
      </w:r>
      <w:r w:rsidR="00C87F35">
        <w:rPr>
          <w:noProof/>
        </w:rPr>
        <w:fldChar w:fldCharType="separate"/>
      </w:r>
      <w:r w:rsidR="00393F8C">
        <w:rPr>
          <w:noProof/>
          <w:lang w:val="fr-CA"/>
        </w:rPr>
        <w:t>(Taschetto et al., 2014; Abellán et al., 2017; Grose et al., 2020; Planton et al., 2020)</w:t>
      </w:r>
      <w:r w:rsidR="00C87F35">
        <w:rPr>
          <w:noProof/>
        </w:rPr>
        <w:fldChar w:fldCharType="end"/>
      </w:r>
      <w:r w:rsidRPr="00EF3A70">
        <w:rPr>
          <w:noProof/>
          <w:lang w:val="fr-CA"/>
        </w:rPr>
        <w:t xml:space="preserve"> </w:t>
      </w:r>
      <w:r w:rsidR="00C87F35" w:rsidRPr="00C87F35">
        <w:rPr>
          <w:noProof/>
        </w:rPr>
        <w:t>(</w:t>
      </w:r>
      <w:r w:rsidR="001F1422" w:rsidRPr="00C87F35">
        <w:rPr>
          <w:noProof/>
          <w:lang w:eastAsia="en-US"/>
        </w:rPr>
        <w:t>Figure 3.37</w:t>
      </w:r>
      <w:r w:rsidRPr="00C87F35">
        <w:rPr>
          <w:noProof/>
        </w:rPr>
        <w:t>).</w:t>
      </w:r>
      <w:r>
        <w:rPr>
          <w:noProof/>
        </w:rPr>
        <w:t xml:space="preserve"> </w:t>
      </w:r>
      <w:r w:rsidRPr="00E457C1">
        <w:rPr>
          <w:noProof/>
          <w:lang w:val="en-US"/>
        </w:rPr>
        <w:t>However, CMIP5 models, while displaying an improvement on CMIP3 models, appear to underrepresent the magnitude of the seasonal variance modulation</w:t>
      </w:r>
      <w:r w:rsidR="00C87F35" w:rsidRPr="00E457C1">
        <w:rPr>
          <w:noProof/>
          <w:lang w:val="en-US"/>
        </w:rPr>
        <w:t xml:space="preserve"> </w:t>
      </w:r>
      <w:r w:rsidR="00C87F35">
        <w:rPr>
          <w:noProof/>
        </w:rPr>
        <w:fldChar w:fldCharType="begin" w:fldLock="1"/>
      </w:r>
      <w:r w:rsidR="00E719C0">
        <w:rPr>
          <w:noProof/>
          <w:lang w:val="en-US"/>
        </w:rPr>
        <w:instrText>ADDIN CSL_CITATION { "citationItems" : [ { "id" : "ITEM-1", "itemData" : { "DOI" : "10.1007/s00382-013-1783-z", "ISBN" : "0930-7575", "ISSN" : "14320894", "PMID" : "25246403", "abstract" : "We analyse the ability of CMIP3 and CMIP5 coupled ocean\u2013atmosphere general circulation models (CGCMs) to simulate the tropical Pacific mean state and El Nin \u02dco-Southern Oscillation (ENSO). The CMIP5 multi- model ensemble displays an encouraging 30 % reduction of the pervasive cold bias in the western Pacific, but no quantum leap in ENSO performance compared to CMIP3. CMIP3 and CMIP5 can thus be considered as one large ensemble (CMIP3 ? CMIP5) for multi-model ENSO analysis. The too large diversity in CMIP3 ENSO ampli- tude is however reduced by a factor of two in CMIP5 and the ENSO life cycle (location of surface temperature anomalies, seasonal phase locking) is modestly improved. Other fundamental ENSO characteristics such as central Pacific precipitation anomalies however remain poorly represented. The sea surface temperature (SST)-latent heat flux feedback is slightly improved in the CMIP5 ensemble but the wind-SST feedback is still underestimated by 20\u201350 % and the shortwave-SST feedbacks remain underestimated by a factor of two. The improvement in ENSO amplitudes might therefore result from error com- pensations. The ability of CMIP models to simulate the SST-shortwave feedback, a major source of erroneous ENSO in CGCMs, is further detailed. In observations, this feedback is strongly nonlinear because the real atmosphere switches from subsident (positive feedback) to convective (negative feedback) regimes under the effect of seasonal and interannual variations. Only one-third of CMIP3 ? CMIP5 models reproduce this regime shift, with the other models remaining locked in one of the two regimes. The modelled shortwave feedback nonlinearity increases with ENSO amplitude and the amplitude of this feedback in the spring strongly relates with the models ability to simulate ENSO phase locking. In a final stage, a subset of metrics is proposed in order to synthesize the ability of each CMIP3 and CMIP5 models to simulate ENSO main characteristics and key atmospheric feedbacks. 1",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"ITEM-1", "issue" : "7-8", "issued" : { "date-parts" : [ [ "2014", "4" ] ] }, "page" : "1999-2018", "title" : "ENSO representation in climate models: From CMIP3 to CMIP5", "translator" : [ { "dropping-particle" : "", "family" : "J3688", "given" : "", "non-dropping-particle" : "", "parse-names" : false, "suffix" : "" } ], "type" : "article-journal", "volume" : "42" }, "uris" : [ "http://www.mendeley.com/documents/?uuid=ceb37ff2-ad58-4d32-81d4-fb0a43f51883" ] } ], "mendeley" : { "formattedCitation" : "(Bellenger et al., 2014)", "plainTextFormattedCitation" : "(Bellenger et al., 2014)", "previouslyFormattedCitation" : "(Bellenger et al., 2014)" }, "properties" : { "noteIndex" : 0 }, "schema" : "https://github.com/citation-style-language/schema/raw/master/csl-citation.json" }</w:instrText>
      </w:r>
      <w:r w:rsidR="00C87F35">
        <w:rPr>
          <w:noProof/>
        </w:rPr>
        <w:fldChar w:fldCharType="separate"/>
      </w:r>
      <w:r w:rsidR="00393F8C">
        <w:rPr>
          <w:noProof/>
          <w:lang w:val="en-US"/>
        </w:rPr>
        <w:t>(Bellenger et al., 2014)</w:t>
      </w:r>
      <w:r w:rsidR="00C87F35">
        <w:rPr>
          <w:noProof/>
        </w:rPr>
        <w:fldChar w:fldCharType="end"/>
      </w:r>
      <w:r w:rsidRPr="00E457C1">
        <w:rPr>
          <w:noProof/>
          <w:lang w:val="en-US"/>
        </w:rPr>
        <w:t xml:space="preserve">. This under-representation of seasonal variance modulation continues in CMIP6 models, which display no statistically significant difference </w:t>
      </w:r>
      <w:r w:rsidR="00F25F93" w:rsidRPr="00E457C1">
        <w:rPr>
          <w:noProof/>
          <w:lang w:val="en-US"/>
        </w:rPr>
        <w:t xml:space="preserve">in this behaviour </w:t>
      </w:r>
      <w:r w:rsidRPr="00E457C1">
        <w:rPr>
          <w:noProof/>
          <w:lang w:val="en-US"/>
        </w:rPr>
        <w:t>when compared to CMIP5</w:t>
      </w:r>
      <w:r w:rsidR="00F25F93" w:rsidRPr="00E457C1">
        <w:rPr>
          <w:noProof/>
          <w:lang w:val="en-US"/>
        </w:rPr>
        <w:t xml:space="preserve"> models</w:t>
      </w:r>
      <w:r w:rsidR="00C87F35" w:rsidRPr="00E457C1">
        <w:rPr>
          <w:noProof/>
          <w:lang w:val="en-US"/>
        </w:rPr>
        <w:t xml:space="preserve"> </w:t>
      </w:r>
      <w:r w:rsidR="00C87F35">
        <w:rPr>
          <w:noProof/>
        </w:rPr>
        <w:fldChar w:fldCharType="begin" w:fldLock="1"/>
      </w:r>
      <w:r w:rsidR="00E719C0">
        <w:rPr>
          <w:noProof/>
          <w:lang w:val="en-US"/>
        </w:rPr>
        <w:instrText>ADDIN CSL_CITATION { "citationItems" : [ { "id" : "ITEM-1",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"(Planton et al., 2020)", "plainTextFormattedCitation" : "(Planton et al., 2020)", "previouslyFormattedCitation" : "(Planton et al., 2020)" }, "properties" : { "noteIndex" : 0 }, "schema" : "https://github.com/citation-style-language/schema/raw/master/csl-citation.json" }</w:instrText>
      </w:r>
      <w:r w:rsidR="00C87F35">
        <w:rPr>
          <w:noProof/>
        </w:rPr>
        <w:fldChar w:fldCharType="separate"/>
      </w:r>
      <w:r w:rsidR="00393F8C">
        <w:rPr>
          <w:noProof/>
        </w:rPr>
        <w:t>(Planton et al., 2020)</w:t>
      </w:r>
      <w:r w:rsidR="00C87F35">
        <w:rPr>
          <w:noProof/>
        </w:rPr>
        <w:fldChar w:fldCharType="end"/>
      </w:r>
      <w:r>
        <w:rPr>
          <w:noProof/>
        </w:rPr>
        <w:t xml:space="preserve"> </w:t>
      </w:r>
      <w:r w:rsidR="00C87F35">
        <w:rPr>
          <w:noProof/>
        </w:rPr>
        <w:t>(</w:t>
      </w:r>
      <w:r w:rsidR="001F1422">
        <w:rPr>
          <w:noProof/>
          <w:lang w:eastAsia="en-US"/>
        </w:rPr>
        <w:t>Figure 3.37</w:t>
      </w:r>
      <w:r>
        <w:rPr>
          <w:noProof/>
        </w:rPr>
        <w:t>).</w:t>
      </w:r>
    </w:p>
    <w:p w14:paraId="790F3D0A" w14:textId="77777777" w:rsidR="009F594A" w:rsidRDefault="009F594A" w:rsidP="009F594A">
      <w:pPr>
        <w:pStyle w:val="AR6BodyText"/>
        <w:rPr>
          <w:noProof/>
        </w:rPr>
      </w:pPr>
    </w:p>
    <w:p w14:paraId="58A5A5D6" w14:textId="77777777" w:rsidR="009F594A" w:rsidRDefault="009F594A" w:rsidP="009F594A">
      <w:pPr>
        <w:pStyle w:val="AR6BodyText"/>
        <w:rPr>
          <w:noProof/>
        </w:rPr>
      </w:pPr>
    </w:p>
    <w:p w14:paraId="65D7F0A9" w14:textId="77777777" w:rsidR="009F594A" w:rsidRDefault="009F594A" w:rsidP="009F594A">
      <w:pPr>
        <w:pStyle w:val="AR6BodyText"/>
        <w:rPr>
          <w:b/>
          <w:noProof/>
        </w:rPr>
      </w:pPr>
      <w:r>
        <w:rPr>
          <w:b/>
          <w:noProof/>
        </w:rPr>
        <w:t>[</w:t>
      </w:r>
      <w:r w:rsidRPr="00CB1BE0">
        <w:rPr>
          <w:b/>
          <w:noProof/>
        </w:rPr>
        <w:t xml:space="preserve">START </w:t>
      </w:r>
      <w:r w:rsidRPr="00CB1BE0">
        <w:rPr>
          <w:rStyle w:val="AR6Chap3FigureCar"/>
          <w:rFonts w:cs="Times New Roman"/>
          <w:b/>
          <w:noProof/>
          <w:sz w:val="22"/>
        </w:rPr>
        <w:t xml:space="preserve">FIGURE 3.37 </w:t>
      </w:r>
      <w:r w:rsidRPr="00CB1BE0">
        <w:rPr>
          <w:b/>
          <w:noProof/>
        </w:rPr>
        <w:t>HERE</w:t>
      </w:r>
      <w:r>
        <w:rPr>
          <w:b/>
          <w:noProof/>
        </w:rPr>
        <w:t>]</w:t>
      </w:r>
    </w:p>
    <w:p w14:paraId="28386F25" w14:textId="77777777" w:rsidR="009F594A" w:rsidRDefault="009F594A" w:rsidP="009F594A">
      <w:pPr>
        <w:pStyle w:val="AR6BodyText"/>
        <w:rPr>
          <w:noProof/>
        </w:rPr>
      </w:pPr>
    </w:p>
    <w:p w14:paraId="5F33F3D7" w14:textId="77777777" w:rsidR="00686E45" w:rsidRPr="00686E45" w:rsidRDefault="00686E45" w:rsidP="00686E45">
      <w:pPr>
        <w:numPr>
          <w:ilvl w:val="0"/>
          <w:numId w:val="2"/>
        </w:numPr>
        <w:ind w:left="1134" w:hanging="1134"/>
        <w:rPr>
          <w:sz w:val="20"/>
          <w:lang w:val="en-US"/>
        </w:rPr>
      </w:pPr>
      <w:bookmarkStart w:id="2966" w:name="_Hlk57041204"/>
      <w:r w:rsidRPr="00686E45">
        <w:rPr>
          <w:b/>
          <w:sz w:val="20"/>
          <w:lang w:val="en-US"/>
        </w:rPr>
        <w:t>ENSO seasonality in observations (black) and historical simulations from CMIP5 (blue; extended with RCP4.5) and CMIP6 (red) for 1951</w:t>
      </w:r>
      <w:del w:id="2967" w:author="Sara M Tuson" w:date="2021-06-30T10:40:00Z">
        <w:r w:rsidRPr="00686E45" w:rsidDel="00856D0D">
          <w:rPr>
            <w:b/>
            <w:sz w:val="20"/>
            <w:lang w:val="en-US"/>
          </w:rPr>
          <w:delText>-</w:delText>
        </w:r>
      </w:del>
      <w:ins w:id="2968" w:author="Sara M Tuson" w:date="2021-06-30T10:40:00Z">
        <w:r w:rsidRPr="00686E45">
          <w:rPr>
            <w:b/>
            <w:sz w:val="20"/>
            <w:lang w:val="en-US"/>
          </w:rPr>
          <w:t>–</w:t>
        </w:r>
      </w:ins>
      <w:r w:rsidRPr="00686E45">
        <w:rPr>
          <w:b/>
          <w:sz w:val="20"/>
          <w:lang w:val="en-US"/>
        </w:rPr>
        <w:t>2010.</w:t>
      </w:r>
      <w:r w:rsidRPr="00686E45">
        <w:rPr>
          <w:sz w:val="20"/>
          <w:lang w:val="en-US"/>
        </w:rPr>
        <w:t xml:space="preserve"> </w:t>
      </w:r>
      <w:r w:rsidRPr="00686E45">
        <w:rPr>
          <w:b/>
          <w:bCs/>
          <w:sz w:val="20"/>
          <w:lang w:val="en-US"/>
          <w:rPrChange w:id="2969" w:author="Ian Blenkinsop" w:date="2021-07-07T15:05:00Z">
            <w:rPr/>
          </w:rPrChange>
        </w:rPr>
        <w:t>(a)</w:t>
      </w:r>
      <w:r w:rsidRPr="00686E45">
        <w:rPr>
          <w:sz w:val="20"/>
          <w:lang w:val="en-US"/>
        </w:rPr>
        <w:t xml:space="preserve"> Climatological standard deviation of the monthly ENSO index (SST anomaly averaged over the Niño 3.4 region; °C). Shading and lines represent 5</w:t>
      </w:r>
      <w:r w:rsidRPr="00686E45">
        <w:rPr>
          <w:sz w:val="20"/>
          <w:lang w:val="en-US"/>
          <w:rPrChange w:id="2970" w:author="Sara M Tuson" w:date="2021-06-30T11:16:00Z">
            <w:rPr>
              <w:vertAlign w:val="superscript"/>
            </w:rPr>
          </w:rPrChange>
        </w:rPr>
        <w:t>th</w:t>
      </w:r>
      <w:del w:id="2971" w:author="Sara M Tuson" w:date="2021-06-30T10:40:00Z">
        <w:r w:rsidRPr="00686E45" w:rsidDel="00856D0D">
          <w:rPr>
            <w:sz w:val="20"/>
            <w:lang w:val="en-US"/>
          </w:rPr>
          <w:delText>-</w:delText>
        </w:r>
      </w:del>
      <w:ins w:id="2972" w:author="Sara M Tuson" w:date="2021-06-30T10:40:00Z">
        <w:r w:rsidRPr="00686E45">
          <w:rPr>
            <w:sz w:val="20"/>
            <w:lang w:val="en-US"/>
          </w:rPr>
          <w:t>–</w:t>
        </w:r>
      </w:ins>
      <w:r w:rsidRPr="00686E45">
        <w:rPr>
          <w:sz w:val="20"/>
          <w:lang w:val="en-US"/>
        </w:rPr>
        <w:t>95</w:t>
      </w:r>
      <w:r w:rsidRPr="00686E45">
        <w:rPr>
          <w:sz w:val="20"/>
          <w:lang w:val="en-US"/>
          <w:rPrChange w:id="2973" w:author="Sara M Tuson" w:date="2021-06-30T11:16:00Z">
            <w:rPr>
              <w:vertAlign w:val="superscript"/>
            </w:rPr>
          </w:rPrChange>
        </w:rPr>
        <w:t>th</w:t>
      </w:r>
      <w:r w:rsidRPr="00686E45">
        <w:rPr>
          <w:sz w:val="20"/>
          <w:lang w:val="en-US"/>
        </w:rPr>
        <w:t xml:space="preserve"> percentiles and multi-model ensemble means, respectively. </w:t>
      </w:r>
      <w:r w:rsidRPr="00686E45">
        <w:rPr>
          <w:b/>
          <w:bCs/>
          <w:sz w:val="20"/>
          <w:lang w:val="en-US"/>
          <w:rPrChange w:id="2974" w:author="Ian Blenkinsop" w:date="2021-07-07T15:05:00Z">
            <w:rPr/>
          </w:rPrChange>
        </w:rPr>
        <w:t>(b)</w:t>
      </w:r>
      <w:r w:rsidRPr="00686E45">
        <w:rPr>
          <w:sz w:val="20"/>
          <w:lang w:val="en-US"/>
        </w:rPr>
        <w:t xml:space="preserve"> Seasonality metric, which is defined for each model and each ensemble member as the ratio of the ENSO index climatological standard deviation in November</w:t>
      </w:r>
      <w:del w:id="2975" w:author="Sara M Tuson" w:date="2021-06-30T10:40:00Z">
        <w:r w:rsidRPr="00686E45" w:rsidDel="00856D0D">
          <w:rPr>
            <w:sz w:val="20"/>
            <w:lang w:val="en-US"/>
          </w:rPr>
          <w:delText>-</w:delText>
        </w:r>
      </w:del>
      <w:ins w:id="2976" w:author="Sara M Tuson" w:date="2021-06-30T10:40:00Z">
        <w:r w:rsidRPr="00686E45">
          <w:rPr>
            <w:sz w:val="20"/>
            <w:lang w:val="en-US"/>
          </w:rPr>
          <w:t>–</w:t>
        </w:r>
      </w:ins>
      <w:r w:rsidRPr="00686E45">
        <w:rPr>
          <w:sz w:val="20"/>
          <w:lang w:val="en-US"/>
        </w:rPr>
        <w:t>January (NDJ) to that in March</w:t>
      </w:r>
      <w:del w:id="2977" w:author="Sara M Tuson" w:date="2021-06-30T10:40:00Z">
        <w:r w:rsidRPr="00686E45" w:rsidDel="00856D0D">
          <w:rPr>
            <w:sz w:val="20"/>
            <w:lang w:val="en-US"/>
          </w:rPr>
          <w:delText>-</w:delText>
        </w:r>
      </w:del>
      <w:ins w:id="2978" w:author="Sara M Tuson" w:date="2021-06-30T10:40:00Z">
        <w:r w:rsidRPr="00686E45">
          <w:rPr>
            <w:sz w:val="20"/>
            <w:lang w:val="en-US"/>
          </w:rPr>
          <w:t>–</w:t>
        </w:r>
      </w:ins>
      <w:r w:rsidRPr="00686E45">
        <w:rPr>
          <w:sz w:val="20"/>
          <w:lang w:val="en-US"/>
        </w:rPr>
        <w:t>May (MAM). Each dot represents an ensemble member from the model indicated on the vertical axis. The boxes and whiskers represent the multi-model ensemble mean, interquartile ranges and 5</w:t>
      </w:r>
      <w:r w:rsidRPr="00686E45">
        <w:rPr>
          <w:sz w:val="20"/>
          <w:lang w:val="en-US"/>
          <w:rPrChange w:id="2979" w:author="Sara M Tuson" w:date="2021-06-30T11:16:00Z">
            <w:rPr>
              <w:vertAlign w:val="superscript"/>
            </w:rPr>
          </w:rPrChange>
        </w:rPr>
        <w:t>th</w:t>
      </w:r>
      <w:r w:rsidRPr="00686E45">
        <w:rPr>
          <w:sz w:val="20"/>
          <w:lang w:val="en-US"/>
        </w:rPr>
        <w:t xml:space="preserve"> and 95</w:t>
      </w:r>
      <w:r w:rsidRPr="00686E45">
        <w:rPr>
          <w:sz w:val="20"/>
          <w:lang w:val="en-US"/>
          <w:rPrChange w:id="2980" w:author="Sara M Tuson" w:date="2021-06-30T11:16:00Z">
            <w:rPr>
              <w:vertAlign w:val="superscript"/>
            </w:rPr>
          </w:rPrChange>
        </w:rPr>
        <w:t>th</w:t>
      </w:r>
      <w:r w:rsidRPr="00686E45">
        <w:rPr>
          <w:sz w:val="20"/>
          <w:lang w:val="en-US"/>
        </w:rPr>
        <w:t xml:space="preserve"> percentiles of CMIP5 and CMIP6 individually. The CMIP5 and CMIP6 multi-model ensemble means and observational values are indicated at the top right of the panel. The multi-model ensemble means and percentile values are evaluated after weighting individual members with the inverse of the ensemble size of the same model, so that individual models are equally weighted irrespective of their ensemble sizes. All results are based on </w:t>
      </w:r>
      <w:del w:id="2981" w:author="Ian Blenkinsop" w:date="2021-07-07T15:09:00Z">
        <w:r w:rsidRPr="00686E45" w:rsidDel="00C359CC">
          <w:rPr>
            <w:sz w:val="20"/>
            <w:lang w:val="en-US"/>
          </w:rPr>
          <w:delText>5</w:delText>
        </w:r>
      </w:del>
      <w:ins w:id="2982" w:author="Ian Blenkinsop" w:date="2021-07-07T15:09:00Z">
        <w:r w:rsidRPr="00686E45">
          <w:rPr>
            <w:sz w:val="20"/>
            <w:lang w:val="en-US"/>
          </w:rPr>
          <w:t>five</w:t>
        </w:r>
      </w:ins>
      <w:r w:rsidRPr="00686E45">
        <w:rPr>
          <w:sz w:val="20"/>
          <w:lang w:val="en-US"/>
        </w:rPr>
        <w:t xml:space="preserve">-month running mean SST anomalies with triangular-weights after linear detrending. </w:t>
      </w:r>
      <w:r w:rsidRPr="00686E45">
        <w:rPr>
          <w:rFonts w:cs="Times New Roman"/>
          <w:sz w:val="20"/>
          <w:szCs w:val="20"/>
          <w:lang w:val="en-US"/>
        </w:rPr>
        <w:t>Further details on data sources and processing are available in the chapter data table (Table 3.SM.1).</w:t>
      </w:r>
    </w:p>
    <w:bookmarkEnd w:id="2966"/>
    <w:p w14:paraId="366BE8DA" w14:textId="77777777" w:rsidR="009F594A" w:rsidRPr="006C2D8B" w:rsidRDefault="009F594A" w:rsidP="009F594A">
      <w:pPr>
        <w:pStyle w:val="AR6BodyText"/>
        <w:jc w:val="both"/>
        <w:rPr>
          <w:rFonts w:cs="Times New Roman"/>
          <w:noProof/>
          <w:lang w:val="en-US"/>
        </w:rPr>
      </w:pPr>
    </w:p>
    <w:p w14:paraId="64D0CE3B" w14:textId="77777777" w:rsidR="009F594A" w:rsidRPr="00E457C1" w:rsidRDefault="009F594A" w:rsidP="009F594A">
      <w:pPr>
        <w:pStyle w:val="AR6BodyText"/>
        <w:rPr>
          <w:b/>
          <w:noProof/>
          <w:lang w:val="en-US"/>
        </w:rPr>
      </w:pPr>
      <w:r w:rsidRPr="00E457C1">
        <w:rPr>
          <w:b/>
          <w:noProof/>
          <w:lang w:val="en-US"/>
        </w:rPr>
        <w:t xml:space="preserve">[END </w:t>
      </w:r>
      <w:r w:rsidRPr="00CB1BE0">
        <w:rPr>
          <w:rStyle w:val="AR6Chap3FigureCar"/>
          <w:rFonts w:cs="Times New Roman"/>
          <w:b/>
          <w:noProof/>
          <w:sz w:val="22"/>
        </w:rPr>
        <w:t>FIGURE 3.37</w:t>
      </w:r>
      <w:r w:rsidRPr="00E457C1">
        <w:rPr>
          <w:b/>
          <w:noProof/>
          <w:lang w:val="en-US"/>
        </w:rPr>
        <w:t xml:space="preserve"> HERE]</w:t>
      </w:r>
    </w:p>
    <w:p w14:paraId="3984A1DF" w14:textId="77777777" w:rsidR="009F594A" w:rsidRPr="00E457C1" w:rsidRDefault="009F594A" w:rsidP="009F594A">
      <w:pPr>
        <w:pStyle w:val="AR6BodyText"/>
        <w:jc w:val="both"/>
        <w:rPr>
          <w:rFonts w:cs="Times New Roman"/>
          <w:noProof/>
          <w:lang w:val="en-US"/>
        </w:rPr>
      </w:pPr>
    </w:p>
    <w:p w14:paraId="3042CC31" w14:textId="77777777" w:rsidR="009F594A" w:rsidRPr="00E457C1" w:rsidRDefault="009F594A" w:rsidP="009F594A">
      <w:pPr>
        <w:pStyle w:val="AR6BodyText"/>
        <w:rPr>
          <w:noProof/>
          <w:lang w:val="en-US"/>
        </w:rPr>
      </w:pPr>
    </w:p>
    <w:p w14:paraId="0DA04806" w14:textId="777E3C2A" w:rsidR="009F594A" w:rsidRPr="00DD5D7B" w:rsidRDefault="009F594A" w:rsidP="009F594A">
      <w:pPr>
        <w:pStyle w:val="AR6BodyText"/>
        <w:rPr>
          <w:noProof/>
          <w:lang w:val="en-CA"/>
        </w:rPr>
      </w:pPr>
      <w:r w:rsidRPr="00E457C1">
        <w:rPr>
          <w:noProof/>
          <w:lang w:val="en-US"/>
        </w:rPr>
        <w:t>Observations show strong multi-decadal modulation of ENSO variance throughout the 20</w:t>
      </w:r>
      <w:r w:rsidRPr="00C46A2B">
        <w:rPr>
          <w:noProof/>
          <w:lang w:val="en-US"/>
          <w:rPrChange w:id="2983" w:author="Sara M Tuson" w:date="2021-06-28T09:48:00Z">
            <w:rPr>
              <w:noProof/>
              <w:vertAlign w:val="superscript"/>
              <w:lang w:val="en-US"/>
            </w:rPr>
          </w:rPrChange>
        </w:rPr>
        <w:t>th</w:t>
      </w:r>
      <w:r w:rsidRPr="00E457C1">
        <w:rPr>
          <w:noProof/>
          <w:lang w:val="en-US"/>
        </w:rPr>
        <w:t xml:space="preserve"> century, with the most recent period displaying larger variability while the mid-century display</w:t>
      </w:r>
      <w:r w:rsidR="00CA751F" w:rsidRPr="00E457C1">
        <w:rPr>
          <w:noProof/>
          <w:lang w:val="en-US"/>
        </w:rPr>
        <w:t>ed</w:t>
      </w:r>
      <w:r w:rsidRPr="00E457C1">
        <w:rPr>
          <w:noProof/>
          <w:lang w:val="en-US"/>
        </w:rPr>
        <w:t xml:space="preserve"> relatively low ENSO variability </w:t>
      </w:r>
      <w:ins w:id="2984" w:author="Ian Blenkinsop" w:date="2021-07-13T12:35:00Z">
        <w:r w:rsidR="00C066FD">
          <w:rPr>
            <w:noProof/>
            <w:lang w:val="en-US"/>
          </w:rPr>
          <w:t>(</w:t>
        </w:r>
        <w:r w:rsidR="00C066FD" w:rsidRPr="00BB05B7">
          <w:rPr>
            <w:noProof/>
            <w:lang w:val="en-US"/>
            <w:rPrChange w:id="2985" w:author="Clotilde Pean" w:date="2021-09-13T13:16:00Z">
              <w:rPr>
                <w:noProof/>
                <w:lang w:val="fr-CA"/>
              </w:rPr>
            </w:rPrChange>
          </w:rPr>
          <w:t xml:space="preserve">Figure 2.36; </w:t>
        </w:r>
      </w:ins>
      <w:r>
        <w:fldChar w:fldCharType="begin" w:fldLock="1"/>
      </w:r>
      <w:r w:rsidR="002D1890">
        <w:rPr>
          <w:noProof/>
          <w:lang w:val="en-US"/>
        </w:rPr>
        <w:instrText xml:space="preserve">ADDIN CSL_CITATION { "citationItems" : [ { "id" : "ITEM-1", "itemData" : { "DOI" : "10.1007/s00382-016-3393-z", "ISSN" : "14320894", "abstract" : "The characteristics of El Nino\u2013Southern Oscillation (ENSO) spectra over the Last Millennium are examined to characterise variability over past centuries. Seven published palaeo-ENSO reconstructions and Nino3.4 from six Coupled Model Intercomparison Project-Phase 5 and Paleoclimate Modelling Intercomparison Project-Phase 3 (CMIP5\u2013PMIP3) Last Millennium simulations were analysed. The corresponding Historical and pre-industrial Control CMIP5\u2013PMIP3 simulations were also considered. The post-1850 spectrum of each modelled or reconstructed ENSO series captures aspects of the observed spectrum to varying degrees. We note that no single model or ENSO reconstruction completely reproduces the instrumental spectral characteristics. The spectral power across the 2\u20133 years (near biennial), 3\u20138 years (classical ENSO) and 8\u201325 years (decadal) periodicity bands was calculated in a sliding 50 year window, revealing temporal variability in the spectra. There was strong temporal variability in the spectral power of each periodicity band in observed Nino3.4 and SOI and for all reconstructions and simulations of ENSO. Significant peaks in spectral power such as observed in recent decades also occur in some of the reconstructed palaeo-ENSO (around 1600, the early 1700s and 1900) and modelled series (around the major volcanic eruptions of 1258 and 1452). While the recent increase in spectral power might be in response to enhanced greenhouse gas levels, the increase lies within the range of variability across the suite of ENSO reconstructions and simulations examined here. This study demonstrates that the analysis of a suite of ENSO reconstructions and model simulations can build a broader understanding of the time-varying nature of ENSO spectra, and how the nature of the past spectra of ENSO is to some extent dependant on the climate model or palaeo-ENSO reconstruction chosen.", "author" : [ { "dropping-particle" : "", "family" : "Hope", "given" : "Pandora", "non-dropping-particle" : "", "parse-names" : false, "suffix" : "" }, { "dropping-particle" : "", "family" : "Henley", "given" : "Benjamin J.", "non-dropping-particle" : "", "parse-names" : false, "suffix" : "" }, { "dropping-particle" : "", "family" : "Gergis", "given" : "Joelle", "non-dropping-particle" : "", "parse-names" : false, "suffix" : "" }, { "dropping-particle" : "", "family" : "Brown", "given" : "Josephine", "non-dropping-particle" : "", "parse-names" : false, "suffix" : "" }, { "dropping-particle" : "", "family" : "Ye", "given" : "Hua", "non-dropping-particle" : "", "parse-names" : false, "suffix" : "" } ], "container-title" : "Climate Dynamics", "id" : "ITEM-1", "issue" : "5-6", "issued" : { "date-parts" : [ [ "2017" ] ] }, "page" : "1705-1727", "publisher" : "Springer Berlin Heidelberg", "title" : "Time-varying spectral characteristics of ENSO over the Last Millennium", "translator" : [ { "dropping-particle" : "", "family" : "J4090", "given" : "", "non-dropping-particle" : "", "parse-names" : false, "suffix" : "" } ], "type" : "article-journal", "volume" : "49" }, "uris" : [ "http://www.mendeley.com/documents/?uuid=d6ddb091-ae4e-40bc-acc5-00cb8a043770" ] }, { "id" : "ITEM-2", "itemData" : { "DOI" : "10.1038/nclimate1936", "ISBN" : "1758-6798", "ISSN" : "1758678X", "abstract" : "Predicting how the El Ni\u00f1o/Southern Oscillation (ENSO) will change with global warming is of enormous importance to society. ENSO exhibits considerable natural variability at interdecadal\u2013centennial timescales. Instrumental records are too short to determine whether ENSO has changed and existing reconstructions are often developed without adequate tropical records. Here we present a seven-century-long ENSO reconstruction based on 2,222 tree-ring chronologies from both the tropics and mid-latitudes in both hemispheres. The inclusion of tropical records enables us to achieve unprecedented accuracy, as attested by high correlations with equatorial Pacific corals and coherent modulation of global teleconnections that are consistent with an independent Northern Hemisphere temperature reconstruction9. Our data indicate that ENSO activity in the late twentieth century was anomalously high over the past seven centuries, suggestive of a response to continuing global warming. Climate models disagree on the ENSO response to global warming, suggesting that many models underestimate the sensitivity to radiative perturbations. Illustrating the radiative effect, our reconstruction reveals a robust ENSO response to large tropical eruptions, with anomalous cooling in the east-central tropical Pacific in the year of eruption, followed by anomalous warming one year after. Our observations provide crucial constraints for improving climate models and their future projections.", "author" : [ { "dropping-particle" : "", "family" : "Li", "given" : "Jinbao", "non-dropping-particle" : "", "parse-names" : false, "suffix" : "" }, { "dropping-particle" : "", "family" : "Xie", "given" : "Shang Ping", "non-dropping-particle" : "", "parse-names" : false, "suffix" : "" }, { "dropping-particle" : "", "family" : "Cook", "given" : "Edward R.", "non-dropping-particle" : "", "parse-names" : false, "suffix" : "" }, { "dropping-particle" : "", "family" : "Morales", "given" : "Mariano S.", "non-dropping-particle" : "", "parse-names" : false, "suffix" : "" }, { "dropping-particle" : "", "family" : "Christie", "given" : "Duncan A.", "non-dropping-particle" : "", "parse-names" : false, "suffix" : "" }, { "dropping-particle" : "", "family" : "Johnson", "given" : "Nathaniel C.", "non-dropping-particle" : "", "parse-names" : false, "suffix" : "" }, { "dropping-particle" : "", "family" : "Chen", "given" : "Fahu", "non-dropping-particle" : "", "parse-names" : false, "suffix" : "" }, { "dropping-particle" : "", "family" : "D'Arrigo", "given" : "Rosanne", "non-dropping-particle" : "", "parse-names" : false, "suffix" : "" }, { "dropping-particle" : "", "family" : "Fowler", "given" : "Anthony M.", "non-dropping-particle" : "", "parse-names" : false, "suffix" : "" }, { "dropping-particle" : "", "family" : "Gou", "given" : "Xiaohua", "non-dropping-particle" : "", "parse-names" : false, "suffix" : "" }, { "dropping-particle" : "", "family" : "Fang", "given" : "Keyan", "non-dropping-particle" : "", "parse-names" : false, "suffix" : "" } ], "container-title" : "Nature Climate Change", "id" : "ITEM-2", "issue" : "9", "issued" : { "date-parts" : [ [ "2013" ] ] }, "page" : "822-826", "publisher" : "Nature Publishing Group", "title" : "El Ni\u00f1o modulations over the past seven centuries", "translator" : [ { "dropping-particle" : "", "family" : "J4141", "given" : "", "non-dropping-particle" : "", "parse-names" : false, "suffix" : "" } ], "type" : "article-journal", "volume" : "3" }, "uris" : [ "http://www.mendeley.com/documents/?uuid=e95ff6bd-c19f-41a7-a2a9-78f49d88502c" ] }, { "id" : "ITEM-3", "itemData" : { "DOI" : "10.5194/cp-9-2269-2013", "author" : [ { "dropping-particle" : "", "family" : "McGregor", "given" : "S", "non-dropping-particle" : "", "parse-names" : false, "suffix" : "" }, { "dropping-particle" : "", "family" : "Timmermann", "given" : "A", "non-dropping-particle" : "", "parse-names" </w:instrText>
      </w:r>
      <w:r w:rsidR="002D1890" w:rsidRPr="00BB05B7">
        <w:rPr>
          <w:noProof/>
          <w:rPrChange w:id="2986" w:author="Clotilde Pean" w:date="2021-09-13T13:16:00Z">
            <w:rPr>
              <w:noProof/>
              <w:lang w:val="en-US"/>
            </w:rPr>
          </w:rPrChange>
        </w:rPr>
        <w:instrText>: false, "suffix" : "" }, { "dropping-particle" : "", "family" : "England", "given" : "M H", "non-dropping-particle" : "", "parse-names" : false, "suffix" : "" }, { "dropping-particle" : "", "family" : "Elison Timm", "given" : "O", "non-dropping-particle" : "", "parse-names" : false, "suffix" : "" }, { "dropping-particle" : "", "family" : "Wittenberg", "given" : "A T", "non-dropping-particle" : "", "parse-names" : false, "suffix" : "" } ], "container-title" : "Climate of the Past", "id" : "ITEM-3", "issue" : "5", "issued" : { "date-parts" : [ [ "2013" ] ] }, "page" : "2269-2284", "title" : "Inferred changes in El Ni\u00f1o\u2013Southern Oscillation variance over the past six centuries", "translator" : [ { "dropping-particle" : "", "family" : "J5596", "given" : "", "non-dropping-particle" : "", "parse-names" : false, "suffix" : "" } ], "type" : "article-journal", "volume" : "9" }, "uris" : [ "http://www.mendeley.com/documents/?uuid=92427c63-69c0-4667-bd3b-63150f5fadc1" ] } ], "mendeley" : { "formattedCitation" : "(Li et al., 2013; McGregor et al., 2013; Hope et al., 2017)", "manualFormatting" : "e.g., Li et al., 2013; McGregor et al., 2013; Hope et al., 2017", "plainTextFormattedCitation" : "(Li et al., 2013; McGregor et al., 2013; Hope et al., 2017)", "previouslyFormattedCitation" : "(Li et al., 2013; McGregor et al., 2013; Hope et al., 2017)" }, "properties" : { "noteIndex" : 0 }, "schema" : "https://github.com/citation-style-language/schema/raw/master/csl-citation.json" }</w:instrText>
      </w:r>
      <w:r>
        <w:fldChar w:fldCharType="separate"/>
      </w:r>
      <w:del w:id="2987" w:author="Ian Blenkinsop" w:date="2021-07-13T12:35:00Z">
        <w:r w:rsidR="00393F8C" w:rsidDel="00C066FD">
          <w:rPr>
            <w:noProof/>
            <w:lang w:val="fr-CA"/>
          </w:rPr>
          <w:delText>(</w:delText>
        </w:r>
      </w:del>
      <w:r w:rsidR="00393F8C">
        <w:rPr>
          <w:noProof/>
          <w:lang w:val="fr-CA"/>
        </w:rPr>
        <w:t>e.g., Li et al., 2013; McGregor et al., 2013; Hope et al., 2017</w:t>
      </w:r>
      <w:del w:id="2988" w:author="Robin Matthews" w:date="2021-06-16T11:49:00Z">
        <w:r w:rsidR="00393F8C" w:rsidDel="00455814">
          <w:rPr>
            <w:noProof/>
            <w:lang w:val="fr-CA"/>
          </w:rPr>
          <w:delText>;</w:delText>
        </w:r>
      </w:del>
      <w:r>
        <w:fldChar w:fldCharType="end"/>
      </w:r>
      <w:ins w:id="2989" w:author="Robin Matthews" w:date="2021-06-16T11:49:00Z">
        <w:del w:id="2990" w:author="Ian Blenkinsop" w:date="2021-07-13T12:35:00Z">
          <w:r w:rsidR="00455814" w:rsidDel="00C066FD">
            <w:delText>;</w:delText>
          </w:r>
        </w:del>
      </w:ins>
      <w:del w:id="2991" w:author="Ian Blenkinsop" w:date="2021-07-13T12:35:00Z">
        <w:r w:rsidR="00F86C79" w:rsidRPr="00EF363F" w:rsidDel="00C066FD">
          <w:rPr>
            <w:lang w:val="fr-CA"/>
          </w:rPr>
          <w:delText xml:space="preserve"> </w:delText>
        </w:r>
        <w:r w:rsidRPr="007B67DE" w:rsidDel="00C066FD">
          <w:rPr>
            <w:noProof/>
            <w:lang w:val="fr-CA"/>
          </w:rPr>
          <w:delText>Figure 2.3</w:delText>
        </w:r>
        <w:r w:rsidR="007B67DE" w:rsidDel="00C066FD">
          <w:rPr>
            <w:noProof/>
            <w:lang w:val="fr-CA"/>
          </w:rPr>
          <w:delText>6</w:delText>
        </w:r>
      </w:del>
      <w:r w:rsidRPr="007B67DE">
        <w:rPr>
          <w:noProof/>
          <w:lang w:val="fr-CA"/>
        </w:rPr>
        <w:t>).</w:t>
      </w:r>
      <w:r w:rsidRPr="00DD5D7B">
        <w:rPr>
          <w:noProof/>
          <w:lang w:val="fr-CA"/>
        </w:rPr>
        <w:t xml:space="preserve"> </w:t>
      </w:r>
      <w:r w:rsidRPr="00E457C1">
        <w:rPr>
          <w:noProof/>
          <w:lang w:val="en-US"/>
        </w:rPr>
        <w:t xml:space="preserve">As </w:t>
      </w:r>
      <w:r w:rsidR="00CA751F" w:rsidRPr="00E457C1">
        <w:rPr>
          <w:noProof/>
          <w:lang w:val="en-US"/>
        </w:rPr>
        <w:t xml:space="preserve">assessed </w:t>
      </w:r>
      <w:r w:rsidRPr="00E457C1">
        <w:rPr>
          <w:noProof/>
          <w:lang w:val="en-US"/>
        </w:rPr>
        <w:t xml:space="preserve">in Section 2.4.2, </w:t>
      </w:r>
      <w:r w:rsidRPr="00E457C1">
        <w:rPr>
          <w:rFonts w:cs="Times New Roman"/>
          <w:lang w:val="en-US"/>
        </w:rPr>
        <w:t xml:space="preserve">ENSO amplitude since 1950 is higher than over the pre-industrial period from </w:t>
      </w:r>
      <w:r w:rsidRPr="00E457C1">
        <w:rPr>
          <w:rFonts w:cs="Times New Roman"/>
          <w:lang w:val="en-US"/>
        </w:rPr>
        <w:lastRenderedPageBreak/>
        <w:t>1850 as far back as 1400 (</w:t>
      </w:r>
      <w:r w:rsidRPr="00E457C1">
        <w:rPr>
          <w:rFonts w:cs="Times New Roman"/>
          <w:i/>
          <w:iCs/>
          <w:lang w:val="en-US"/>
        </w:rPr>
        <w:t>medium confidence</w:t>
      </w:r>
      <w:r w:rsidRPr="00E457C1">
        <w:rPr>
          <w:rFonts w:cs="Times New Roman"/>
          <w:lang w:val="en-US"/>
        </w:rPr>
        <w:t>), but</w:t>
      </w:r>
      <w:r w:rsidR="007B67DE" w:rsidRPr="00E457C1">
        <w:rPr>
          <w:rFonts w:cs="Times New Roman"/>
          <w:lang w:val="en-US"/>
        </w:rPr>
        <w:t xml:space="preserve"> there is</w:t>
      </w:r>
      <w:r w:rsidRPr="00E457C1">
        <w:rPr>
          <w:rFonts w:cs="Times New Roman"/>
          <w:lang w:val="en-US"/>
        </w:rPr>
        <w:t xml:space="preserve"> </w:t>
      </w:r>
      <w:r w:rsidRPr="00E457C1">
        <w:rPr>
          <w:rFonts w:cs="Times New Roman"/>
          <w:i/>
          <w:iCs/>
          <w:lang w:val="en-US"/>
        </w:rPr>
        <w:t>low confidence</w:t>
      </w:r>
      <w:r w:rsidRPr="00E457C1">
        <w:rPr>
          <w:rFonts w:cs="Times New Roman"/>
          <w:lang w:val="en-US"/>
        </w:rPr>
        <w:t xml:space="preserve"> that it is higher than the variability over periods prior to 1400. This</w:t>
      </w:r>
      <w:r w:rsidRPr="00E457C1">
        <w:rPr>
          <w:noProof/>
          <w:lang w:val="en-US"/>
        </w:rPr>
        <w:t xml:space="preserve"> reported variance increase suggests that external forcing plays a role in the ENSO variance changes </w:t>
      </w:r>
      <w:r>
        <w:fldChar w:fldCharType="begin" w:fldLock="1"/>
      </w:r>
      <w:r w:rsidR="00DD1373">
        <w:rPr>
          <w:noProof/>
          <w:lang w:val="en-US"/>
        </w:rPr>
        <w:instrText>ADDIN CSL_CITATION { "citationItems" : [ { "id" : "ITEM-1", "itemData" : { "DOI" : "10.1007/s00382-016-3393-z", "ISSN" : "14320894", "abstract" : "The characteristics of El Nino\u2013Southern Oscillation (ENSO) spectra over the Last Millennium are examined to characterise variability over past centuries. Seven published palaeo-ENSO reconstructions and Nino3.4 from six Coupled Model Intercomparison Project-Phase 5 and Paleoclimate Modelling Intercomparison Project-Phase 3 (CMIP5\u2013PMIP3) Last Millennium simulations were analysed. The corresponding Historical and pre-industrial Control CMIP5\u2013PMIP3 simulations were also considered. The post-1850 spectrum of each modelled or reconstructed ENSO series captures aspects of the observed spectrum to varying degrees. We note that no single model or ENSO reconstruction completely reproduces the instrumental spectral characteristics. The spectral power across the 2\u20133 years (near biennial), 3\u20138 years (classical ENSO) and 8\u201325 years (decadal) periodicity bands was calculated in a sliding 50 year window, revealing temporal variability in the spectra. There was strong temporal variability in the spectral power of each periodicity band in observed Nino3.4 and SOI and for all reconstructions and simulations of ENSO. Significant peaks in spectral power such as observed in recent decades also occur in some of the reconstructed palaeo-ENSO (around 1600, the early 1700s and 1900) and modelled series (around the major volcanic eruptions of 1258 and 1452). While the recent increase in spectral power might be in response to enhanced greenhouse gas levels, the increase lies within the range of variability across the suite of ENSO reconstructions and simulations examined here. This study demonstrates that the analysis of a suite of ENSO reconstructions and model simulations can build a broader understanding of the time-varying nature of ENSO spectra, and how the nature of the past spectra of ENSO is to some extent dependant on the climate model or palaeo-ENSO reconstruction chosen.", "author" : [ { "dropping-particle" : "", "family" : "Hope", "given" : "Pandora", "non-dropping-particle" : "", "parse-names" : false, "suffix" : "" }, { "dropping-particle" : "", "family" : "Henley", "given" : "Benjamin J.", "non-dropping-particle" : "", "parse-names" : false, "suffix" : "" }, { "dropping-particle" : "", "family" : "Gergis", "given" : "Joelle", "non-dropping-particle" : "", "parse-names" : false, "suffix" : "" }, { "dropping-particle" : "", "family" : "Brown", "given" : "Josephine", "non-dropping-particle" : "", "parse-names" : false, "suffix" : "" }, { "dropping-particle" : "", "family" : "Ye", "given" : "Hua", "non-dropping-particle" : "", "parse-names" : false, "suffix" : "" } ], "container-title" : "Climate Dynamics", "id" : "ITEM-1", "issue" : "5-6", "issued" : { "date-parts" : [ [ "2017" ] ] }, "page" : "1705-1727", "publisher" : "Springer Berlin Heidelberg", "title" : "Time-varying spectral characteristics of ENSO over the Last Millennium", "translator" : [ { "dropping-particle" : "", "family" : "J4090", "given" : "", "non-dropping-particle" : "", "parse-names" : false, "suffix" : "" } ], "type" : "article-journal", "volume" : "49" }, "uris" : [ "http://www.mendeley.com/documents/?uuid=d6ddb091-ae4e-40bc-acc5-00cb8a043770" ] } ], "mendeley" : { "formattedCitation" : "(Hope et al., 2017)", "manualFormatting" : "(Hope et al., 2017)", "plainTextFormattedCitation" : "(Hope et al., 2017)", "previouslyFormattedCitation" : "(Hope et al., 2017)" }, "properties" : { "noteIndex" : 0 }, "schema" : "https://github.com/citation-style-language/schema/raw/master/csl-citation.json" }</w:instrText>
      </w:r>
      <w:r>
        <w:fldChar w:fldCharType="separate"/>
      </w:r>
      <w:r w:rsidR="00393F8C">
        <w:rPr>
          <w:noProof/>
          <w:lang w:val="en-US"/>
        </w:rPr>
        <w:t>(Hope et al., 2017)</w:t>
      </w:r>
      <w:r>
        <w:fldChar w:fldCharType="end"/>
      </w:r>
      <w:r w:rsidRPr="00E457C1">
        <w:rPr>
          <w:noProof/>
          <w:lang w:val="en-US"/>
        </w:rPr>
        <w:t xml:space="preserve">. However, large ensembles of single model or multiple model simulations do not find strong trends in ENSO variability over the historical period, suggesting that external forcing has not yet modulated ENSO variability with a magnitude that exceeds the range of internal variability </w:t>
      </w:r>
      <w:r>
        <w:fldChar w:fldCharType="begin" w:fldLock="1"/>
      </w:r>
      <w:r w:rsidR="00DD1373">
        <w:rPr>
          <w:noProof/>
          <w:lang w:val="en-US"/>
        </w:rPr>
        <w:instrText>ADDIN CSL_CITATION { "citationItems" : [ { "id" : "ITEM-1", "itemData" : { "DOI" : "10.1007/s00382-017-3573-5", "ISSN" : "1432-0894", "abstract" : "The El Ni\u00f1o/Southern Oscillation (ENSO) exhibits considerable differences between the evolution of individual El Ni\u00f1o and La Ni\u00f1a events (\u2018ENSO diversity\u2019), with significant implications for impacts studies. However, the degree to which external forcing may affect ENSO diversity is not well understood, due to both internal variability and potentially compensatory contributions from multiple forcings. The Community Earth System Model Last Millennium Ensemble (CESM LME) provides an ideal testbed for studying the sensitivity of twentieth century ENSO to forced climate changes, as it contains many realizations of the 850\u20132005 period with differing combinations of forcings. Metrics of ENSO amplitude and diversity are compared across LME simulations, and although forced changes to ENSO amplitude are generally small, forced changes to diversity are often detectable. Anthropogenic changes to greenhouse gas and ozone/aerosol emissions modify the persistence of Eastern and Central Pacific El Ni\u00f1o events, through shifts in the upwelling and zonal advective feedbacks; these influences generally cancel one another over the twentieth century. Other forcings can also be quite important: land use changes amplify Eastern Pacific El Ni\u00f1o events via modulating zonal advective heating, and orbital forcing tends to preferentially terminate twentieth century Central Pacific El Ni\u00f1o events due to enhanced eastern Pacific cooling during boreal winter and spring. Our results indicate that multiple anthropogenic and natural forcings can have substantial impacts on ENSO diversity, and suggest that correctly representing the net ENSO diversity response to climate change will depend on the precise balance between all these influences.", "author" : [ { "dropping-particle" : "", "family" : "Stevenson", "given" : "Samantha L.", "non-dropping-particle" : "", "parse-names" : false, "suffix" : "" }, { "dropping-particle" : "", "family" : "Capotondi", "given" : "Antonietta", "non-dropping-particle" : "", "parse-names" : false, "suffix" : "" }, { "dropping-particle" : "", "family" : "Fasullo", "given" : "John", "non-dropping-particle" : "", "parse-names" : false, "suffix" : "" }, { "dropping-particle" : "", "family" : "Otto-Bliesner", "given" : "Bette", "non-dropping-particle" : "", "parse-names" : false, "suffix" : "" } ], "container-title" : "Climate Dynamics", "id" : "ITEM-1", "issued" : { "date-parts" : [ [ "2017" ] ] }, "title" : "Forced changes to twentieth century ENSO diversity in a last Millennium context", "translator" : [ { "dropping-particle" : "", "family" : "J5300", "given" : "", "non-dropping-particle" : "", "parse-names" : false, "suffix" : "" } ], "type" : "article-journal" }, "uris" : [ "http://www.mendeley.com/documents/?uuid=b828ebc3-f59a-44fb-959b-6a1d966f22f6" ] }, { "id" : "ITEM-2",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"ITEM-2", "issue" : "20", "issued" : { "date-parts" : [ [ "2018", "10" ] ] }, "title" : "ENSO Change in Climate Projections: Forced Response or Internal Variability?", "translator" : [ { "dropping-particle" : "", "family" : "J5929", "given" : "", "non-dropping-particle" : "", "parse-names" : false, "suffix" : "" } ], "type" : "article-journal", "volume" : "45" }, "uris" : [ "http://www.mendeley.com/documents/?uuid=2c8281dd-91bf-450a-8295-0fc9d2a7727c" ] }, { "id" : "ITEM-3", "itemData" : { "DOI" : "10.1007/s00382-016-3393-z", "ISSN" : "14320894", "abstract" : "The characteristics of El Nino\u2013Southern Oscillation (ENSO) spectra over the Last Millennium are examined to characterise variability over past centuries. Seven published palaeo-ENSO reconstructions and Nino3.4 from six Coupled Model Intercomparison Project-Phase 5 and Paleoclimate Modelling Intercomparison Project-Phase 3 (CMIP5\u2013PMIP3) Last Millennium simulations were analysed. The corresponding Historical and pre-industrial Control CMIP5\u2013PMIP3 simulations were also considered. The post-1850 spectrum of each modelled or reconstructed ENSO series captures aspects of the observed spectrum to varying degrees. We note that no single model or ENSO reconstruction completely reproduces the instrumental spectral characteristics. The spectral power across the 2\u20133 years (near biennial), 3\u20138 years (classical ENSO) and 8\u201325 years (decadal) periodicity bands was calculated in a sliding 50 year window, revealing temporal variability in the spectra. There was strong temporal variability in the spectral power of each periodicity band in observed Nino3.4 and SOI and for all reconstructions and simulations of ENSO. Significant peaks in spectral power such as observed in recent decades also occur in some of the reconstructed palaeo-ENSO (around 1600, the early 1700s and 1900) and modelled series (around the major volcanic eruptions of 1258 and 1452). While the recent increase in spectral power might be in response to enhanced greenhouse gas levels, the increase lies within the range of variability across the suite of ENSO reconstructions and simulations examined here. This study demonstrates that the analysis of a suite of ENSO reconstructions and model simulations can build a broader understanding of the time-varying nature of ENSO spectra, and how the nature of the past spectra of ENSO is to some extent dependant on the climate model or palaeo-ENSO reconstruction chosen.", "author" : [ { "dropping-particle" : "", "family" : "Hope", "given" : "Pandora", "non-dropping-particle" : "", "parse-names" : false, "suffix" : "" }, { "dropping-particle" : "", "family" : "Henley", "given" : "Benjamin J.", "non-dropping-particle" : "", "parse-names" : false, "suffix" : "" }, { "d</w:instrText>
      </w:r>
      <w:r w:rsidR="00DD1373" w:rsidRPr="001D5B54">
        <w:rPr>
          <w:noProof/>
          <w:rPrChange w:id="2992" w:author="Clotilde Pean" w:date="2021-06-21T14:15:00Z">
            <w:rPr>
              <w:noProof/>
              <w:lang w:val="en-US"/>
            </w:rPr>
          </w:rPrChange>
        </w:rPr>
        <w:instrText>ropping-particle" : "", "family" : "Gergis", "given" : "Joelle", "non-dropping-particle" : "", "parse-names" : false, "suffix" : "" }, { "dropping-particle" : "", "family" : "Brown", "given" : "Josephine", "non-dropping-particle" : "", "parse-names" : false, "suffix" : "" }, { "dropping-particle" : "", "family" : "Ye", "given" : "Hua", "non-dropping-particle" : "", "parse-names" : false, "suffix" : "" } ], "container-title" : "Climate Dynamics", "id" : "ITEM-3", "issue" : "5-6", "issued" : { "date-parts" : [ [ "2017" ] ] }, "page" : "1705-1727", "publisher" : "Springer Berlin Heidelberg", "title" : "Time-varying spectral characteristics of ENSO over the Last Millennium", "translator" : [ { "dropping-particle" : "", "family" : "J4090", "given" : "", "non-dropping-particle" : "", "parse-names" : false, "suffix" : "" } ], "type" : "article-journal", "volume" : "49" }, "uris" : [ "http://www.mendeley.com/documents/?uuid=d6ddb091-ae4e-40bc-acc5-00cb8a043770" ] } ], "mendeley" : { "formattedCitation" : "(Hope et al., 2017; Stevenson et al., 2017; Maher et al., 2018b)", "manualFormatting" : "(Hope et al., 2017; Stevenson et al., 2017; Maher et al., 2018b)", "plainTextFormattedCitation" : "(Hope et al., 2017; Stevenson et al., 2017; Maher et al., 2018b)", "previouslyFormattedCitation" : "(Hope et al., 2017; Stevenson et al., 2017; Maher et al., 2018b)" }, "properties" : { "noteIndex" : 0 }, "schema" : "https://github.com/citation-style-language/schema/raw/master/csl-citation.json" }</w:instrText>
      </w:r>
      <w:r>
        <w:fldChar w:fldCharType="separate"/>
      </w:r>
      <w:r w:rsidR="00393F8C">
        <w:rPr>
          <w:noProof/>
        </w:rPr>
        <w:t>(Hope et al., 2017; Stevenson et al., 2017; Maher et al., 2018b)</w:t>
      </w:r>
      <w:r>
        <w:fldChar w:fldCharType="end"/>
      </w:r>
      <w:r>
        <w:rPr>
          <w:noProof/>
        </w:rPr>
        <w:t xml:space="preserve">. </w:t>
      </w:r>
      <w:r w:rsidRPr="00AC1A12">
        <w:rPr>
          <w:noProof/>
          <w:lang w:val="en-CA"/>
        </w:rPr>
        <w:t>This is consistent with the Chapter 2 assessment, that there is no clear evidence for a recent sustained shift in ENSO beyond the range of variability on decadal to millennial time</w:t>
      </w:r>
      <w:ins w:id="2993" w:author="Sara M Tuson" w:date="2021-06-27T22:08:00Z">
        <w:r w:rsidR="00630726">
          <w:rPr>
            <w:noProof/>
            <w:lang w:val="en-CA"/>
          </w:rPr>
          <w:t xml:space="preserve"> </w:t>
        </w:r>
      </w:ins>
      <w:r w:rsidRPr="00AC1A12">
        <w:rPr>
          <w:noProof/>
          <w:lang w:val="en-CA"/>
        </w:rPr>
        <w:t xml:space="preserve">scales </w:t>
      </w:r>
      <w:r w:rsidRPr="00DD5D7B">
        <w:rPr>
          <w:noProof/>
          <w:lang w:val="en-CA"/>
        </w:rPr>
        <w:t>(Section 2.4.2)</w:t>
      </w:r>
      <w:r w:rsidRPr="00AC1A12">
        <w:rPr>
          <w:noProof/>
          <w:lang w:val="en-CA"/>
        </w:rPr>
        <w:t xml:space="preserve">. </w:t>
      </w:r>
      <w:r w:rsidRPr="00DD5D7B">
        <w:rPr>
          <w:noProof/>
          <w:lang w:val="en-CA"/>
        </w:rPr>
        <w:t xml:space="preserve">CMIP5 and CMIP6 models </w:t>
      </w:r>
      <w:r>
        <w:rPr>
          <w:noProof/>
          <w:lang w:val="en-CA"/>
        </w:rPr>
        <w:t>show a</w:t>
      </w:r>
      <w:r w:rsidRPr="00DD5D7B">
        <w:rPr>
          <w:noProof/>
          <w:lang w:val="en-CA"/>
        </w:rPr>
        <w:t xml:space="preserve"> decrease in ENSO variance </w:t>
      </w:r>
      <w:r>
        <w:rPr>
          <w:noProof/>
          <w:lang w:val="en-CA"/>
        </w:rPr>
        <w:t>in</w:t>
      </w:r>
      <w:r w:rsidRPr="00DD5D7B">
        <w:rPr>
          <w:noProof/>
          <w:lang w:val="en-CA"/>
        </w:rPr>
        <w:t xml:space="preserve"> the mid-</w:t>
      </w:r>
      <w:r>
        <w:rPr>
          <w:noProof/>
          <w:lang w:val="en-CA"/>
        </w:rPr>
        <w:t>H</w:t>
      </w:r>
      <w:r w:rsidRPr="00DD5D7B">
        <w:rPr>
          <w:noProof/>
          <w:lang w:val="en-CA"/>
        </w:rPr>
        <w:t>olocene</w:t>
      </w:r>
      <w:r>
        <w:rPr>
          <w:noProof/>
          <w:lang w:val="en-CA"/>
        </w:rPr>
        <w:t xml:space="preserve"> </w:t>
      </w:r>
      <w:r>
        <w:rPr>
          <w:noProof/>
          <w:lang w:val="en-CA"/>
        </w:rPr>
        <w:fldChar w:fldCharType="begin" w:fldLock="1"/>
      </w:r>
      <w:r w:rsidR="00E719C0">
        <w:rPr>
          <w:noProof/>
          <w:lang w:val="en-CA"/>
        </w:rPr>
        <w:instrText>ADDIN CSL_CITATION { "citationItems" : [ { "id" : "ITEM-1", "itemData" : { "DOI" : "10.5194/cp-16-1777-2020", "author" : [ { "dropping-particle" : "", "family" : "Brown", "given" : "J R", "non-dropping-particle" : "", "parse-names" : false, "suffix" : "" }, { "dropping-particle" : "", "family" : "Brierley", "given" : "C M", "non-dropping-particle" : "", "parse-names" : false, "suffix" : "" }, { "dropping-particle" : "", "family" : "An", "given" : "S.-I.", "non-dropping-particle" : "", "parse-names" : false, "suffix" : "" }, { "dropping-particle" : "", "family" : "Guarino", "given" : "M.-V.", "non-dropping-particle" : "", "parse-names" : false, "suffix" : "" }, { "dropping-particle" : "", "family" : "Stevenson", "given" : "S", "non-dropping-particle" : "", "parse-names" : false, "suffix" : "" }, { "dropping-particle" : "", "family" : "Williams", "given" : "C J R", "non-dropping-particle" : "", "parse-names" : false, "suffix" : "" }, { "dropping-particle" : "", "family" : "Zhang", "given" : "Q", "non-dropping-particle" : "", "parse-names" : false, "suffix" : "" }, { "dropping-particle" : "", "family" : "Zhao", "given" : "A", "non-dropping-particle" : "", "parse-names" : false, "suffix" : "" }, { "dropping-particle" : "", "family" : "Abe-Ouchi", "given" : "A", "non-dropping-particle" : "", "parse-names" : false, "suffix" : "" }, { "dropping-particle" : "", "family" : "Braconnot", "given" : "P", "non-dropping-particle" : "", "parse-names" : false, "suffix" : "" }, { "dropping-particle" : "", "family" : "Brady", "given" : "E C", "non-dropping-particle" : "", "parse-names" : false, "suffix" : "" }, { "dropping-particle" : "", "family" : "Chandan", "given" : "D", "non-dropping-particle" : "", "parse-names" : false, "suffix" : "" }, { "dropping-particle" : "", "family" : "D'Agostino", "given" : "R",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"O'ishi", "given" : "R", "non-dropping-particle" : "", "parse-names" : false, "suffix" : "" }, { "dropping-particle" : "", "family" : "Otto-Bliesner", "given" : "B L", "non-dropping-particle" : "", "parse-names" : false, "suffix" : "" }, { "dropping-particle" : "", "family" : "Peltier", "given" : "W R", "non-dropping-particle" : "", "parse-names" : false, "suffix" : "" }, { "dropping-particle" : "", "family" : "Shi", "given" : "X", "non-dropping-particle" : "", "parse-names" : false, "suffix" : "" }, { "dropping-particle" : "", "family" : "Sime", "given" : "L", "non-dropping-particle" : "", "parse-names" : false, "suffix" : "" }, { "dropping-particle" : "", "family" : "Volodin", "given" : "E M", "non-dropping-particle" : "", "parse-names" : false, "suffix" : "" }, { "dropping-particle" : "", "family" : "Zhang", "given" : "Z", "non-dropping-particle" : "", "parse-names" : false, "suffix" : "" }, { "dropping-particle" : "", "family" : "Zheng", "given" : "W", "non-dropping-particle" : "", "parse-names" : false, "suffix" : "" } ], "container-title" : "Climate of the Past", "id" : "ITEM-1", "issue" : "5", "issued" : { "date-parts" : [ [ "2020" ] ] }, "page" : "1777-1805", "title" : "Comparison of past and future simulations of ENSO in CMIP5/PMIP3 and CMIP6/PMIP4 models", "translator" : [ { "dropping-particle" : "", "family" : "J6726", "given" : "", "non-dropping-particle" : "", "parse-names" : false, "suffix" : "" } ], "type" : "article-journal", "volume" : "16" }, "uris" : [ "http://www.mendeley.com/documents/?uuid=3866ad94-0801-4889-9e95-2f052530219f" ] } ], "mendeley" : { "formattedCitation" : "(Brown et al., 2020)", "plainTextFormattedCitation" : "(Brown et al., 2020)", "previouslyFormattedCitation" : "(Brown et al., 2020)" }, "properties" : { "noteIndex" : 0 }, "schema" : "https://github.com/citation-style-language/schema/raw/master/csl-citation.json" }</w:instrText>
      </w:r>
      <w:r>
        <w:rPr>
          <w:noProof/>
          <w:lang w:val="en-CA"/>
        </w:rPr>
        <w:fldChar w:fldCharType="separate"/>
      </w:r>
      <w:r w:rsidR="00393F8C">
        <w:rPr>
          <w:noProof/>
          <w:lang w:val="en-CA"/>
        </w:rPr>
        <w:t>(Brown et al., 2020)</w:t>
      </w:r>
      <w:r>
        <w:rPr>
          <w:noProof/>
          <w:lang w:val="en-CA"/>
        </w:rPr>
        <w:fldChar w:fldCharType="end"/>
      </w:r>
      <w:r>
        <w:rPr>
          <w:noProof/>
          <w:lang w:val="en-CA"/>
        </w:rPr>
        <w:t xml:space="preserve">, though not to the extent seen in paleo-proxy records </w:t>
      </w:r>
      <w:r>
        <w:rPr>
          <w:noProof/>
          <w:lang w:val="en-CA"/>
        </w:rPr>
        <w:fldChar w:fldCharType="begin" w:fldLock="1"/>
      </w:r>
      <w:r w:rsidR="00E719C0">
        <w:rPr>
          <w:noProof/>
          <w:lang w:val="en-CA"/>
        </w:rPr>
        <w:instrText>ADDIN CSL_CITATION { "citationItems" : [ { "id" : "ITEM-1", "itemData" : { "DOI" : "10.1038/ngeo2608", "ISSN" : "1752-0894", "author" : [ { "dropping-particle" : "", "family" : "Emile-Geay", "given" : "J.", "non-dropping-particle" : "", "parse-names" : false, "suffix" : "" }, { "dropping-particle" : "", "family" : "Cobb", "given" : "K. M.", "non-dropping-particle" : "", "parse-names" : false, "suffix" : "" }, { "dropping-particle" : "", "family" : "Carr\u00e9", "given" : "M.", "non-dropping-particle" : "", "parse-names" : false, "suffix" : "" }, { "dropping-particle" : "", "family" : "Braconnot", "given" : "P.", "non-dropping-particle" : "", "parse-names" : false, "suffix" : "" }, { "dropping-particle" : "", "family" : "Leloup", "given" : "J.", "non-dropping-particle" : "", "parse-names" : false, "suffix" : "" }, { "dropping-particle" : "", "family" : "Zhou", "given" : "Y.", "non-dropping-particle" : "", "parse-names" : false, "suffix" : "" }, { "dropping-particle" : "", "family" : "Harrison", "given" : "S. P.", "non-dropping-particle" : "", "parse-names" : false, "suffix" : "" }, { "dropping-particle" : "", "family" : "Corr\u00e8ge", "given" : "T.", "non-dropping-particle" : "", "parse-names" : false, "suffix" : "" }, { "dropping-particle" : "V.", "family" : "McGregor", "given" : "H.", "non-dropping-particle" : "", "parse-names" : false, "suffix" : "" }, { "dropping-particle" : "", "family" : "Collins", "given" : "M.", "non-dropping-particle" : "", "parse-names" : false, "suffix" : "" }, { "dropping-particle" : "", "family" : "Driscoll", "given" : "R.", "non-dropping-particle" : "", "parse-names" : false, "suffix" : "" }, { "dropping-particle" : "", "family" : "Elliot", "given" : "M.", "non-dropping-particle" : "", "parse-names" : false, "suffix" : "" }, { "dropping-particle" : "", "family" : "Schneider", "given" : "B.", "non-dropping-particle" : "", "parse-names" : false, "suffix" : "" }, { "dropping-particle" : "", "family" : "Tudhope", "given" : "A.", "non-dropping-particle" : "", "parse-names" : false, "suffix" : "" } ], "container-title" : "Nature Geoscience", "id" : "ITEM-1", "issue" : "2", "issued" : { "date-parts" : [ [ "2016", "2", "14" ] ] }, "page" : "168-173", "title" : "Links between tropical Pacific seasonal, interannual and orbital variability during the Holocene", "translator" : [ { "dropping-particle" : "", "family" : "J6944", "given" : "", "non-dropping-particle" : "", "parse-names" : false, "suffix" : "" } ], "type" : "article-journal", "volume" : "9" }, "uris" : [ "http://www.mendeley.com/documents/?uuid=019e7404-a099-4c39-84c3-95f58e418864" ] } ], "mendeley" : { "formattedCitation" : "(Emile-Geay et al., 2016)", "plainTextFormattedCitation" : "(Emile-Geay et al., 2016)", "previouslyFormattedCitation" : "(Emile-Geay et al., 2016)" }, "properties" : { "noteIndex" : 0 }, "schema" : "https://github.com/citation-style-language/schema/raw/master/csl-citation.json" }</w:instrText>
      </w:r>
      <w:r>
        <w:rPr>
          <w:noProof/>
          <w:lang w:val="en-CA"/>
        </w:rPr>
        <w:fldChar w:fldCharType="separate"/>
      </w:r>
      <w:r w:rsidR="00393F8C">
        <w:rPr>
          <w:noProof/>
          <w:lang w:val="en-CA"/>
        </w:rPr>
        <w:t>(Emile-Geay et al., 2016)</w:t>
      </w:r>
      <w:r>
        <w:rPr>
          <w:noProof/>
          <w:lang w:val="en-CA"/>
        </w:rPr>
        <w:fldChar w:fldCharType="end"/>
      </w:r>
      <w:r w:rsidRPr="00DD5D7B">
        <w:rPr>
          <w:noProof/>
          <w:lang w:val="en-CA"/>
        </w:rPr>
        <w:t xml:space="preserve">. This suggests that </w:t>
      </w:r>
      <w:r>
        <w:rPr>
          <w:noProof/>
          <w:lang w:val="en-CA"/>
        </w:rPr>
        <w:t xml:space="preserve">both </w:t>
      </w:r>
      <w:r w:rsidRPr="00DD5D7B">
        <w:rPr>
          <w:noProof/>
          <w:lang w:val="en-CA"/>
        </w:rPr>
        <w:t>modelled and observed ENSO respond to changes in external forcing</w:t>
      </w:r>
      <w:r>
        <w:rPr>
          <w:noProof/>
          <w:lang w:val="en-CA"/>
        </w:rPr>
        <w:t>, but not necessarily in the same manner</w:t>
      </w:r>
      <w:r w:rsidRPr="00DD5D7B">
        <w:rPr>
          <w:noProof/>
          <w:lang w:val="en-CA"/>
        </w:rPr>
        <w:t>.</w:t>
      </w:r>
    </w:p>
    <w:p w14:paraId="58F7C7F3" w14:textId="77777777" w:rsidR="009F594A" w:rsidRPr="00DD5D7B" w:rsidRDefault="009F594A" w:rsidP="009F594A">
      <w:pPr>
        <w:pStyle w:val="AR6BodyText"/>
        <w:rPr>
          <w:noProof/>
          <w:lang w:val="en-CA"/>
        </w:rPr>
      </w:pPr>
    </w:p>
    <w:p w14:paraId="34BE90D7" w14:textId="122BBB85" w:rsidR="009F594A" w:rsidRPr="00E457C1" w:rsidRDefault="009F594A" w:rsidP="009F594A">
      <w:pPr>
        <w:pStyle w:val="AR6BodyText"/>
        <w:rPr>
          <w:noProof/>
          <w:lang w:val="en-US"/>
        </w:rPr>
      </w:pPr>
      <w:r w:rsidRPr="00E457C1">
        <w:rPr>
          <w:noProof/>
          <w:lang w:val="en-US"/>
        </w:rPr>
        <w:t xml:space="preserve">Most CMIP5 and CMIP6 models are found to represent the </w:t>
      </w:r>
      <w:r w:rsidR="00197A9E" w:rsidRPr="00E457C1">
        <w:rPr>
          <w:noProof/>
          <w:lang w:val="en-US"/>
        </w:rPr>
        <w:t xml:space="preserve">general structure of </w:t>
      </w:r>
      <w:r w:rsidRPr="00E457C1">
        <w:rPr>
          <w:noProof/>
          <w:lang w:val="en-US"/>
        </w:rPr>
        <w:t xml:space="preserve">observed SST anomalies during ENSO events well </w:t>
      </w:r>
      <w:r>
        <w:fldChar w:fldCharType="begin" w:fldLock="1"/>
      </w:r>
      <w:r w:rsidR="00830A4D">
        <w:rPr>
          <w:noProof/>
          <w:lang w:val="en-US"/>
        </w:rPr>
        <w:instrText>ADDIN CSL_CITATION { "citationItems" : [ { "id" : "ITEM-1", "itemData" : { "DOI" : "10.1029/2012GL052006", "ISBN" : "0094-8276", "ISSN" : "00948276", "abstract" : "In this study, we evaluate the intensity of the Central- Pacific (CP) and Eastern-Pacific (EP) types of El Ni\u00f1o- Southern Oscillation (ENSO) simulated in the pre-industrial, historical, and the Representative Concentration Pathways (RCP) 4.5 experiments of the Coupled Model Intercom- parison Project Phase 5 (CMIP5). Compared to the CMIP3 models, the pre-industrial simulations of the CMIP5 models are found to (1) better simulate the observed spatial patterns of the two types of ENSO and (2) have a significantly smaller inter-model diversity in ENSO intensities. The decrease in the CMIP5 model discrepancies is particularly obvious in the simulation of the EP ENSO intensity, although it is still more difficult for the models to reproduce the observed EP ENSO intensity than the observed CP ENSO intensity. Ensemble means of the CMIP5 models indicate that the intensity of the CP ENSO increases steadily from the pre-industrial to the historical and the RCP4.5 simulations, but the intensity of the EP ENSO increases from the pre-industrial to the historical simulations and then decreases in the RCP4.5 projections. The CP-to-EP ENSO intensity ratio, as a result, is almost the same in the pre-industrial and historical simulations but increases in the RCP4.5 simulation.", "author" : [ { "dropping-particle" : "", "family" : "Kim", "given" : "Seon Tae", "non-dropping-particle" : "", "parse-names" : false, "suffix" : "" }, { "dropping-particle" : "", "family" : "Yu", "given" : "Jin Yi", "non-dropping-particle" : "", "parse-names" : false, "suffix" : "" } ], "container-title" : "Geophysical Research Letters", "id" : "ITEM-1", "issue" : "11", "issued" : { "date-parts" : [ [ "2012" ] ] }, "page" : "1-6", "title" : "The two types of ENSO in CMIP5 models", "translator" : [ { "dropping-particle" : "", "family" : "J4145", "given" : "", "non-dropping-particle" : "", "parse-names" : false, "suffix" : "" } ], "type" : "article-journal", "volume" : "39" }, "uris" : [ "http://www.mendeley.com/documents/?uuid=5ad21d48-7337-4428-8ce2-e2d7b47a532f", "http://www.mendeley.com/documents/?uuid=1e109997-cbca-4532-87a3-3ee76182adbb" ] }, { "id" : "ITEM-2",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"ITEM-2",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"id" : "ITEM-3", "itemData" : { "DOI" : "10.5194/cp-16-1777-2020", "author" : [ { "dropping-particle" : "", "family" : "Brown", "given" : "J R", "non-dropping-particle" : "", "parse-names" : false, "suffix" : "" }, { "dropping-particle" : "", "family" : "Brierley", "given" : "C M", "non-dropping-particle" : "", "parse-names" : false, "suffix" : "" }, { "dropping-particle" : "", "family" : "An", "given" : "S.-I.", "non-dropping-particle" : "", "parse-names" : false, "suffix" : "" }, { "dropping-particle" : "", "family" : "Guarino", "given" : "M.-V.", "non-dropping-particle" : "", "parse-names" : false, "suffix" : "" }, { "dropping-particle" : "", "family" : "Stevenson", "given" : "S", "non-dropping-particle" : "", "parse-names" : false, "suffix" : "" }, { "dropping-particle" : "", "family" : "Williams", "given" : "C J R", "non-dropping-particle" : "", "parse-names" : false, "suffix" : "" }, { "dropping-particle" : "", "family" : "Zhang", "given" : "Q", "non-dropping-particle" : "", "parse-names" : false, "suffix" : "" }, { "dropping-particle" : "", "family" : "Zhao", "given" : "A", "non-dropping-particle" : "", "parse-names" : false, "suffix" : "" }, { "dropping-particle" : "", "family" : "Abe-Ouchi", "given" : "A", "non-dropping-particle" : "", "parse-names" : false, "suffix" : "" }, { "dropping-particle" : "", "family" : "Braconnot", "given" : "P", "non-dropping-particle" : "", "parse-names" : false, "suffix" : "" }, { "dropping-particle" : "", "family" : "Brady", "given" : "E C", "non-dropping-particle" : "", "parse-names" : false, "suffix" : "" }, { "dropping-particle" : "", "family" : "Chandan", "given" : "D", "non-dropping-particle" : "", "parse-names" : false, "suffix" : "" }, { "dropping-particle" : "", "family" : "D'Agostino", "given" : "R",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"O'ishi", "given" : "R", "non-dropping-particle" : "", "parse-names" : false, "suffix" : "" }, { "dropping-particle" : "", "family" : "Otto-Bliesner", "given" : "B L", "non-dropping-particle" : "", "parse-names" : false, "suffix" : "" }, { "dropping-particle" : "", "family" : "Peltier", "given" : "W R", "non-dropping-particle" : "", "parse-names" : false, "suffix" : "" }, { "dropping-particle" : "", "family" : "Shi", "given" : "X", "non-dropping-particle" : "", "parse-names" : false, "suffix" : "" }, { "dropping-particle" : "", "family" : "Sime", "given" : "L", "non-dropping-particle" : "", "parse-names" : false, "suffix" : "" }, { "dropping-particle" : "", "family" : "Volodin", "given" : "E M", "non-dropping-particle" : "", "parse-names" : false, "suffix" : "" }, { "dropping-particle" : "", "family" : "Zhang", "given" : "Z", "non-dropping-particle" : "", "parse-names" : false, "suffix" : "" }, { "dropping-particle" : "", "family" : "Zheng", "given" : "W", "non-dropping-particle" : "", "parse-names" : false, "suffix" : "" } ], "container-title" : "Climate of the Past", "id" : "ITEM-3", "issue" : "5", "issued" : { "date-parts" : [ [ "2020" ] ] }, "page" : "1777-1805", "title" : "Comparison of past and future simulations of ENSO in CMIP5/PMIP3 and CMIP6/PMIP4 models", "translator" : [ { "dropping-particle" : "", "family" : "J6726", "given" : "", "non-dropping-particle" : "", "parse-names" : false, "suffix" : "" } ], "type" : "article-journal", "volume" : "16" }, "uris" : [ "http://www.mendeley.com/documents/?uuid=3866ad94-0801-4889-9e95-2f052530219f" ] }, { "id" : "ITEM-4", "itemData" : { "DOI" : "10.1175/JCLI-D-13-00437.1", "ISBN" : "0894-8755\\r1520-0442", "ISSN" : "08948755", "abstract" : "The representation of the El Ni~ no\u2013Southern Oscillation (ENSO) under historical forcing and future pro- jections is analyzed in 34 models from the Coupled Model Intercomparison Project phase 5 (CMIP5). Most models realistically simulate the observed intensity and location of maximum sea surface temperature (SST) anomalies during ENSO events. However, there exist systematic biases in the westward extent of ENSO- related SST anomalies, driven by unrealistic westward displacement and enhancement of the equatorial wind stress in the western Pacific. Almost all CMIP5 models capture the observed asymmetry in magnitude be- tween the warm and cold events (i.e., El Ni~ nos are stronger than La Ni~ nas) and between the two types of El Ni~ nos: that is, cold tongue (CT) El Ni~ nos are stronger than warm pool (WP) El Ni~ nos. However, most models fail to reproduce the asymmetry between the two types of La Ni~ nas, withCTstronger thanWPevents, which is opposite to observations. Most models capture the observed peak in ENSO amplitude around December; however, the seasonal evolution of ENSO has a large range of behavior across the models. The CMIP5 models generally reproduce the duration of CT El Ni~ nos but have biases in the evolution of the other types of events. The evolution of WP El Ni~ nos suggests that the decay of this event occurs through heat content discharge in the models rather than the advection of SST via anomalous zonal currents, as seems to occur in observations. No consistent changes are seen across the models in the location and magnitude of maximum SST anomalies, frequency, or temporal evolution of these events in a warmer world. 1.", "author" : [ { "dropping-particle" : "", "family" : "Taschetto", "given" : "Andr\u00e9a S.", "non-dropping-particle" : "", "parse-names" : false, "suffix" : "" }, { "dropping-particle" : "Sen", "family" : "Gupta", "given" : "Alexander", "non-dropping-particle" : "", "parse-names" : false, "suffix" : "" }, { "dropping-particle" : "", "family" : "Jourdain", "given" : "Nicolas C.", "non-dropping-particle" : "", "parse-names" : false, "suffix" : "" }, { "dropping-particle" : "", "family" : "Santoso", "given" : "Agus", "non-dropping-particle" : "", "parse-names" : false, "suffix" : "" }, { "dropping-particle" : "", "family" : "Ummenhofer", "given" : "Caroline C.", "non-dropping-particle" : "", "parse-names" : false, "suffix" : "" }, { "dropping-particle" : "", "family" : "England", "given" : "Matthew H.", "non-dropping-particle" : "", "parse-names" : false, "suffix" : "" } ], "container-title" : "Journal of Climate", "id" : "ITEM-4", "issue" : "8", "issued" : { "date-parts" : [ [ "2014" ] ] }, "page" : "2861-2885", "title" : "Cold tongue and warm pool ENSO Events in CMIP5: Mean state and future projections", "translator" : [ { "dropping-particle" : "", "family" : "J4093", "given" : "", "non-dropping-particle" : "", "parse-names" : false, "suffix" : "" } ], "type" : "article-journal", "volume" : "27" }, "uris" : [ "http://www.mendeley.com/documents/?uuid=c186ceec-233b-4e9d-a242-d9bdec46efa7" ] } ], "mendeley" : { "formattedCitation" : "(Kim and Yu, 2012; Taschetto et al., 2014; Brown et al., 2020; Grose et al., 2020)", "plainTextFormattedCitation" : "(Kim and Yu, 2012; Taschetto et al., 2014; Brown et al., 2020; Grose et al., 2020)", "previouslyFormattedCitation" : "(Kim and Yu, 2012; Taschetto et al., 2014; Brown et al., 2020; Grose et al., 2020)" }, "properties" : { "noteIndex" : 0 }, "schema" : "https://github.com/citation-style-language/schema/raw/master/csl-citation.json" }</w:instrText>
      </w:r>
      <w:r>
        <w:fldChar w:fldCharType="separate"/>
      </w:r>
      <w:r w:rsidR="00393F8C">
        <w:rPr>
          <w:noProof/>
          <w:lang w:val="en-CA"/>
        </w:rPr>
        <w:t>(Kim and Yu, 2012; Taschetto et al., 2014; Brown et al., 2020; Grose et al., 2020)</w:t>
      </w:r>
      <w:r>
        <w:fldChar w:fldCharType="end"/>
      </w:r>
      <w:r w:rsidRPr="00950256">
        <w:rPr>
          <w:noProof/>
          <w:lang w:val="en-CA"/>
        </w:rPr>
        <w:t xml:space="preserve">. </w:t>
      </w:r>
      <w:r w:rsidRPr="00E457C1">
        <w:rPr>
          <w:noProof/>
          <w:lang w:val="en-US"/>
        </w:rPr>
        <w:t xml:space="preserve">However, the majority of </w:t>
      </w:r>
      <w:r w:rsidR="00B93E26" w:rsidRPr="00E457C1">
        <w:rPr>
          <w:noProof/>
          <w:lang w:val="en-US"/>
        </w:rPr>
        <w:t xml:space="preserve">CMIP5 </w:t>
      </w:r>
      <w:r w:rsidRPr="00E457C1">
        <w:rPr>
          <w:noProof/>
          <w:lang w:val="en-US"/>
        </w:rPr>
        <w:t xml:space="preserve">models display </w:t>
      </w:r>
      <w:r w:rsidR="00B93E26" w:rsidRPr="00E457C1">
        <w:rPr>
          <w:noProof/>
          <w:lang w:val="en-US"/>
        </w:rPr>
        <w:t xml:space="preserve">SST </w:t>
      </w:r>
      <w:r w:rsidRPr="00E457C1">
        <w:rPr>
          <w:noProof/>
          <w:lang w:val="en-US"/>
        </w:rPr>
        <w:t xml:space="preserve">anomalies that: i) extend too far to the west </w:t>
      </w:r>
      <w:r>
        <w:rPr>
          <w:noProof/>
        </w:rPr>
        <w:fldChar w:fldCharType="begin" w:fldLock="1"/>
      </w:r>
      <w:r w:rsidR="00830A4D">
        <w:rPr>
          <w:noProof/>
          <w:lang w:val="en-US"/>
        </w:rPr>
        <w:instrText>ADDIN CSL_CITATION { "citationItems" : [ { "id" : "ITEM-1", "itemData" : { "DOI" : "10.1175/BAMS-D-13-00117.1", "ISSN" : "0003-0007", "abstract" : "AbstractEl Ni\u00f1o?Southern Oscillation (ENSO) is a naturally occurring mode of tropical Pacific variability, with global impacts on society and natural ecosystems. While it has long been known that El Ni\u00f1o events display a diverse range of amplitudes, triggers, spatial patterns, and life cycles, the realization that ENSO?s impacts can be highly sensitive to this event-to-event diversity is driving a renewed interest in the subject. This paper surveys our current state of knowledge of ENSO diversity, identifies key gaps in understanding, and outlines some promising future research directions.", "author" : [ { "dropping-particle" : "", "family" : "Capotondi", "given" : "Antonietta", "non-dropping-particle" : "", "parse-names" : false, "suffix" : "" }, { "dropping-particle" : "", "family" : "Wittenberg", "given" : "Andrew T", "non-dropping-particle" : "", "parse-names" : false, "suffix" : "" }, { "dropping-particle" : "", "family" : "Newman", "given" : "Matthew", "non-dropping-particle" : "", "parse-names" : false, "suffix" : "" }, { "dropping-particle" : "", "family" : "Lorenzo", "given" : "Emanuele", "non-dropping-particle" : "Di", "parse-names" : false, "suffix" : "" }, { "dropping-particle" : "", "family" : "Yu", "given" : "Jin-Yi", "non-dropping-particle" : "", "parse-names" : false, "suffix" : "" }, { "dropping-particle" : "", "family" : "Braconnot", "given" : "Pascale", "non-dropping-particle" : "", "parse-names" : false, "suffix" : "" }, { "dropping-particle" : "", "family" : "Cole", "given" : "Julia", "non-dropping-particle" : "", "parse-names" : false, "suffix" : "" }, { "dropping-particle" : "", "family" : "Dewitte", "given" : "Boris", "non-dropping-particle" : "", "parse-names" : false, "suffix" : "" }, { "dropping-particle" : "", "family" : "Giese", "given" : "Benjamin", "non-dropping-particle" : "", "parse-names" : false, "suffix" : "" }, { "dropping-particle" : "", "family" : "Guilyardi", "given" : "Eric", "non-dropping-particle" : "", "parse-names" : false, "suffix" : "" }, { "dropping-particle" : "", "family" : "Jin", "given" : "Fei-Fei", "non-dropping-particle" : "", "parse-names" : false, "suffix" : "" }, { "dropping-particle" : "", "family" : "Karnauskas", "given" : "Kristopher", "non-dropping-particle" : "", "parse-names" : false, "suffix" : "" }, { "dropping-particle" : "", "family" : "Kirtman", "given" : "Benjamin", "non-dropping-particle" : "", "parse-names" : false, "suffix" : "" }, { "dropping-particle" : "", "family" : "Lee", "given" : "Tong", "non-dropping-particle" : "", "parse-names" : false, "suffix" : "" }, { "dropping-particle" : "", "family" : "Schneider", "given" : "Niklas", "non-dropping-particle" : "", "parse-names" : false, "suffix" : "" }, { "dropping-particle" : "", "family" : "Xue", "given" : "Yan", "non-dropping-particle" : "", "parse-names" : false, "suffix" : "" }, { "dropping-particle" : "", "family" : "Yeh", "given" : "Sang-Wook", "non-dropping-particle" : "", "parse-names" : false, "suffix" : "" } ], "container-title" : "Bulletin of the American Meteorological Society", "id" : "ITEM-1", "issue" : "6", "issued" : { "date-parts" : [ [ "2015", "9", "22" ] ] }, "note" : "doi: 10.1175/BAMS-D-13-00117.1", "page" : "921-938", "publisher" : "American Meteorological Society", "title" : "Understanding ENSO Diversity", "translator" : [ { "dropping-particle" : "", "family" : "J5306", "given" : "", "non-dropping-particle" : "", "parse-names" : false, "suffix" : "" } ], "type" : "article-journal", "volume" : "96" }, "uris" : [ "http://www.mendeley.com/documents/?uuid=1fdcdf36-7e02-426b-bad5-a3ecd6f412e7" ] }, { "id" : "ITEM-2", "itemData" : { "DOI" : "10.1175/JCLI-D-13-00437.1", "ISBN" : "0894-8755\\r1520-0442", "ISSN" : "08948755", "abstract" : "The representation of the El Ni~ no\u2013Southern Oscillation (ENSO) under historical forcing and future pro- jections is analyzed in 34 models from the Coupled Model Intercomparison Project phase 5 (CMIP5). Most models realistically simulate the observed intensity and location of maximum sea surface temperature (SST) anomalies during ENSO events. However, there exist systematic biases in the westward extent of ENSO- related SST anomalies, driven by unrealistic westward displacement and enhancement of the equatorial wind stress in the western Pacific. Almost all CMIP5 models capture the observed asymmetry in magnitude be- tween the warm and cold events (i.e., El Ni~ nos are stronger than La Ni~ nas) and between the two types of El Ni~ nos: that is, cold tongue (CT) El Ni~ nos are stronger than warm pool (WP) El Ni~ nos. However, most models fail to reproduce the asymmetry between the two types of La Ni~ nas, withCTstronger thanWPevents, which is opposite to observations. Most models capture the observed peak in ENSO amplitude around December; however, the seasonal evolution of ENSO has a large range of behavior across the models. The CMIP5 models generally reproduce the duration of CT El Ni~ nos but have biases in the evolution of the other types of events. The evolution of WP El Ni~ nos suggests that the decay of this event occurs through heat content discharge in the models rather than the advection of SST via anomalous zonal currents, as seems to occur in observations. No consistent changes are seen across the models in the location and magnitude of maximum SST anomalies, frequency, or temporal evolution of these events in a warmer world. 1.", "author" : [ { "dropping-particle" : "", "family" : "Taschetto", "given" : "Andr\u00e9a S.", "non-dropping-particle" : "", "parse-names" : false, "suffix" : "" }, { "dropping-particle" : "Sen", "family" : "Gupta", "given" : "Alexander", "non-dropping-particle" : "", "parse-names" : false, "suffix" : "" }, { "dropping-particle" : "", "family" : "Jourdain", "given" : "Nicolas C.", "non-dropping-particle" : "", "parse-names" : false, "suffix" : "" }, { "dropping-particle" : "", "family" : "Santoso", "given" : "Agus", "non-dropping-particle" : "", "parse-names" : false, "suffix" : "" }, { "dropping-particle" : "", "family" : "Ummenhofer", "given" : "Caroline C.", "non-dropping-particle" : "", "parse-names" : false, "suffix" : "" }, { "dropping-particle" : "", "family" : "England", "given" : "Matthew H.", "non-dropping-particle" : "", "parse-names" : false, "suffix" : "" } ], "container-title" : "Journal of Climate", "id" : "ITEM-2", "issue" : "8", "issued" : { "date-parts" : [ [ "2014" ] ] }, "page" : "2861-2885", "title" : "Cold tongue and warm pool ENSO Events in CMIP5: Mean state and future projections", "translator" : [ { "dropping-particle" : "", "family" : "J4093", "given" : "", "non-dropping-particle" : "", "parse-names" : false, "suffix" : "" } ], "type" : "article-journal", "volume" : "27" }, "uris" : [ "http://www.mendeley.com/documents/?uuid=c186ceec-233b-4e9d-a242-d9bdec46efa7" ] } ], "mendeley" : { "formattedCitation" : "(Taschetto et al., 2014; Capotondi et al., 2015)", "plainTextFormattedCitation" : "(Taschetto et al., 2014; Capotondi et al., 2015)", "previouslyFormattedCitation" : "(Taschetto et al., 2014; Capotondi et al., 2015)" }, "properties" : { "noteIndex" : 0 }, "schema" : "https://github.com/citation-style-language/schema/raw/master/csl-citation.json" }</w:instrText>
      </w:r>
      <w:r>
        <w:rPr>
          <w:noProof/>
        </w:rPr>
        <w:fldChar w:fldCharType="separate"/>
      </w:r>
      <w:r w:rsidR="00393F8C">
        <w:rPr>
          <w:noProof/>
          <w:lang w:val="en-US"/>
        </w:rPr>
        <w:t>(Taschetto et al., 2014; Capotondi et al., 2015)</w:t>
      </w:r>
      <w:r>
        <w:rPr>
          <w:noProof/>
        </w:rPr>
        <w:fldChar w:fldCharType="end"/>
      </w:r>
      <w:r w:rsidRPr="00E457C1">
        <w:rPr>
          <w:noProof/>
          <w:lang w:val="en-US"/>
        </w:rPr>
        <w:t xml:space="preserve">; and ii) have meridional widths that are too narrow </w:t>
      </w:r>
      <w:r>
        <w:rPr>
          <w:noProof/>
        </w:rPr>
        <w:fldChar w:fldCharType="begin" w:fldLock="1"/>
      </w:r>
      <w:r w:rsidR="00E719C0">
        <w:rPr>
          <w:noProof/>
          <w:lang w:val="en-US"/>
        </w:rPr>
        <w:instrText>ADDIN CSL_CITATION { "citationItems" : [ { "id" : "ITEM-1", "itemData" : { "DOI" : "10.1029/2012GL053588", "ISBN" : "1944-8007", "ISSN" : "19448007", "abstract" : "The recent study demonstrated the existence of a sys- tematical narrow bias in the simulated El Ni\u00f1o-Southern Oscillation (ENSO) meridional width of surface temperature anomaly (SSTA) of ENSO by the models participating in Phase 3 of the Coupled Model Inter-comparison Project (CMIP3). The current models developed for Phase 5 of the CMIP (CMIP5) still have this narrow bias in ENSO width relative to the observation, but with a modest improvement over previous models. The improvement can partly be attributed to a better simulation in trade wind, and partly to a better simulation in ENSO period. It has also been demon- strated that the models with a better performance in ENSO width tend to simulate the precipitation response to ENSO over the off-equatorial eastern Pacific more realistically.", "author" : [ { "dropping-particle" : "", "family" : "Zhang", "given" : "Wenjun", "non-dropping-particle" : "", "parse-names" : false, "suffix" : "" }, { "dropping-particle" : "", "family" : "Jin", "given" : "Fei Fei", "non-dropping-particle" : "", "parse-names" : false, "suffix" : "" } ], "container-title" : "Geophysical Research Letters", "id" : "ITEM-1", "issue" : "23", "issued" : { "date-parts" : [ [ "2012" ] ] }, "page" : "1-5", "title" : "Improvements in the CMIP5 simulations of ENSO-SSTA meridional width", "translator" : [ { "dropping-particle" : "", "family" : "J4137", "given" : "", "non-dropping-particle" : "", "parse-names" : false, "suffix" : "" } ], "type" : "article-journal", "volume" : "39" }, "uris" : [ "http://www.mendeley.com/documents/?uuid=3f4b440c-c459-4f72-8809-fe230408f525", "http://www.mendeley.com/documents/?uuid=7ecbe7db-cdcb-4f6f-b80c-4aa59da12330" ] } ], "mendeley" : { "formattedCitation" : "(Zhang and Jin, 2012)", "plainTextFormattedCitation" : "(Zhang and Jin, 2012)", "previouslyFormattedCitation" : "(Zhang and Jin, 2012)" }, "properties" : { "noteIndex" : 0 }, "schema" : "https://github.com/citation-style-language/schema/raw/master/csl-citation.json" }</w:instrText>
      </w:r>
      <w:r>
        <w:rPr>
          <w:noProof/>
        </w:rPr>
        <w:fldChar w:fldCharType="separate"/>
      </w:r>
      <w:r w:rsidR="00393F8C">
        <w:rPr>
          <w:noProof/>
          <w:lang w:val="en-US"/>
        </w:rPr>
        <w:t>(Zhang and Jin, 2012)</w:t>
      </w:r>
      <w:r>
        <w:rPr>
          <w:noProof/>
        </w:rPr>
        <w:fldChar w:fldCharType="end"/>
      </w:r>
      <w:r w:rsidRPr="00E457C1">
        <w:rPr>
          <w:noProof/>
          <w:lang w:val="en-US"/>
        </w:rPr>
        <w:t xml:space="preserve"> compared to the observations. CMIP6 models display a statistically significant improvement in the longitudinal representation of ENSO SST anomalies relative to CMIP5 models </w:t>
      </w:r>
      <w:r>
        <w:rPr>
          <w:noProof/>
        </w:rPr>
        <w:fldChar w:fldCharType="begin" w:fldLock="1"/>
      </w:r>
      <w:r w:rsidR="00E719C0">
        <w:rPr>
          <w:noProof/>
          <w:lang w:val="en-US"/>
        </w:rPr>
        <w:instrText>ADDIN CSL_CITATION { "citationItems" : [ { "id" : "ITEM-1",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"(Planton et al., 2020)", "plainTextFormattedCitation" : "(Planton et al., 2020)", "previouslyFormattedCitation" : "(Planton et al., 2020)" }, "properties" : { "noteIndex" : 0 }, "schema" : "https://github.com/citation-style-language/schema/raw/master/csl-citation.json" }</w:instrText>
      </w:r>
      <w:r>
        <w:rPr>
          <w:noProof/>
        </w:rPr>
        <w:fldChar w:fldCharType="separate"/>
      </w:r>
      <w:r w:rsidR="00393F8C">
        <w:rPr>
          <w:noProof/>
          <w:lang w:val="en-US"/>
        </w:rPr>
        <w:t>(Planton et al., 2020)</w:t>
      </w:r>
      <w:r>
        <w:rPr>
          <w:noProof/>
        </w:rPr>
        <w:fldChar w:fldCharType="end"/>
      </w:r>
      <w:r w:rsidRPr="00E457C1">
        <w:rPr>
          <w:noProof/>
          <w:lang w:val="en-US"/>
        </w:rPr>
        <w:t xml:space="preserve">, however, systematic biases in the zonal extent and meridional width remain in CMIP6 models </w:t>
      </w:r>
      <w:r>
        <w:rPr>
          <w:noProof/>
        </w:rPr>
        <w:fldChar w:fldCharType="begin" w:fldLock="1"/>
      </w:r>
      <w:r w:rsidR="00E719C0">
        <w:rPr>
          <w:noProof/>
          <w:lang w:val="en-US"/>
        </w:rPr>
        <w:instrText>ADDIN CSL_CITATION { "citationItems" : [ { "id" : "ITEM-1",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"id" : "ITEM-2", "itemData" : { "DOI" : "10.1175/jcli-d-19-1024.1", "ISSN" : "0894-8755", "abstract" : "The adequate simulation of internal climate variability is key for our understanding of climate as it underpins efforts to attribute historical events, predict on seasonal and decadal time scales, and isolate the effects of climate change. Here the skill of models in reproducing observed modes of climate variability is assessed, both across and within the CMIP3, CMIP5, and CMIP6 archives, in order to document model capabilities, progress across ensembles, and persisting biases. A focus is given to the well-observed tropical and extratropical modes that exhibit small intrinsic variability relative to model structural uncertainty. These include El Ni\u00f1o\u2013Southern Oscillation (ENSO), the Pacific decadal oscillation (PDO), the North Atlantic Oscillation (NAO), and the northern and southern annular modes (NAM and SAM). Significant improvements are identified in models\u2019 representation of many modes. Canonical biases, which involve both amplitudes and patterns, are generally reduced across model generations. For example, biases in ENSO-related equatorial Pacific sea surface temperature, which extend too far westward, and associated atmospheric teleconnections, which are too weak, are reduced. Stronger tropical expression of the PDO in successive CMIP generations has characterized their improvement, with some CMIP6 models generating patterns that lie within the range of observed estimates. For the NAO, NAM, and SAM, pattern correlations with observations are generally higher than for other modes and slight improvements are identified across successive model generations. For ENSO and PDO spectra and extratropical modes, changes are small compared to internal variability, precluding definitive statements regarding improvement.", "author" : [ { "dropping-particle" : "", "family" : "Fasullo", "given" : "John T.", "non-dropping-particle" : "", "parse-names" : false, "suffix" : "" }, { "dropping-particle" : "", "family" : "Phillips", "given" : "A. S.", "non-dropping-particle" : "", "parse-names" : false, "suffix" : "" }, { "dropping-particle" : "", "family" : "Deser", "given" : "C.", "non-dropping-particle" : "", "parse-names" : false, "suffix" : "" } ], "container-title" : "Journal of Climate", "id" : "ITEM-2", "issue" : "13", "issued" : { "date-parts" : [ [ "2020", "7", "1" ] ] }, "page" : "5527-5545", "title" : "Evaluation of Leading Modes of Climate Variability in the CMIP Archives", "translator" : [ { "dropping-particle" : "", "family" : "J6375", "given" : "", "non-dropping-particle" : "", "parse-names" : false, "suffix" : "" } ], "type" : "article-journal", "volume" : "33" }, "uris" : [ "http://www.mendeley.com/documents/?uuid=079b22f3-5a2c-4874-8d03-8f3def3bb647" ] } ], "mendeley" : { "formattedCitation" : "(Fasullo et al., 2020; Planton et al., 2020)", "plainTextFormattedCitation" : "(Fasullo et al., 2020; Planton et al., 2020)", "previouslyFormattedCitation" : "(Fasullo et al., 2020; Planton et al., 2020)" }, "properties" : { "noteIndex" : 0 }, "schema" : "https://github.com/citation-style-language/schema/raw/master/csl-citation.json" }</w:instrText>
      </w:r>
      <w:r>
        <w:rPr>
          <w:noProof/>
        </w:rPr>
        <w:fldChar w:fldCharType="separate"/>
      </w:r>
      <w:r w:rsidR="00393F8C">
        <w:rPr>
          <w:noProof/>
          <w:lang w:val="en-US"/>
        </w:rPr>
        <w:t>(Fasullo et al., 2020; Planton et al., 2020)</w:t>
      </w:r>
      <w:r>
        <w:rPr>
          <w:noProof/>
        </w:rPr>
        <w:fldChar w:fldCharType="end"/>
      </w:r>
      <w:r w:rsidRPr="00E457C1">
        <w:rPr>
          <w:noProof/>
          <w:lang w:val="en-US"/>
        </w:rPr>
        <w:t xml:space="preserve">. The ENSO phase asymmetry, where observed strong El Niño events are larger and have a shorter duration than strong La Niña events </w:t>
      </w:r>
      <w:r>
        <w:fldChar w:fldCharType="begin" w:fldLock="1"/>
      </w:r>
      <w:r w:rsidR="00E719C0">
        <w:rPr>
          <w:noProof/>
          <w:lang w:val="en-US"/>
        </w:rPr>
        <w:instrText>ADDIN CSL_CITATION { "citationItems" : [ { "id" : "ITEM-1", "itemData" : { "DOI" : "10.1175/2008JCLI2334.1", "ISSN" : "0894-8755", "abstract" : "Abstract Physical processes that are responsible for the asymmetric transition processes between El Ni\u00f1o and La Ni\u00f1a events are investigated by using observational data and physical models to examine the nonlinear atmospheric response to SST. The air?sea coupled system of ENSO is able to remain in a weak, cold event for up to 2 yr, while the system of a relatively warm event turns into a cold phase. Through analysis of the oceanic observational data, it is found that there is a strong difference in thermocline variations in relation to surface zonal wind anomalies in the equatorial Pacific (EP) during the mature-to-decaying phase of ENSO. The atmospheric response for the warm phase of ENSO causes a rapid reduction of the EP westerlies in boreal winter, which play a role in hastening the following ENSO transition through the generation of upwelling oceanic Kelvin waves. However, the anomalous EP easterlies in the cold phase persist to the subsequent spring, which tends to counteract the turnabout from the cold to warm phase of ENSO. A suite of idealized atmospheric general circulation model (AGCM) experiments are performed by imposing two different ENSO-related SST anomalies, which have equal amplitudes but opposite signs. The nonlinear climate response in the AGCM is found at the mature-to-decaying phase of ENSO that closely resembles the observations, including a zonal and meridional shift in the equatorial positions of the atmospheric wind. By using a simple ocean model, it is determined that the asymmetric responses of the equatorial zonal wind result in different recovery times of the thermocline in the eastern Pacific. Thus, the differences in transition processes between the warm and cold ENSO event are fundamentally due to the nonlinear atmospheric response to SST, which originates from the distribution of climatological SST and its seasonal changes. By including the asymmetric wind responses the intermediate air?sea coupled model herein demonstrates that the essential elements of the redevelopment of La Ni\u00f1a arise from the nonlinear atmospheric response to SST anomalies.", "author" : [ { "dropping-particle" : "", "family" : "Ohba", "given" : "Masamichi", "non-dropping-particle" : "", "parse-names" : false, "suffix" : "" }, { "dropping-particle" : "", "family" : "Ueda", "given" : "Hiroaki", "non-dropping-particle" : "", "parse-names" : false, "suffix" : "" } ], "container-title" : "Journal of Climate", "id" : "ITEM-1", "issue" : "1", "issued" : { "date-parts" : [ [ "2009", "1", "1" ] ] }, "note" : "doi: 10.1175/2008JCLI2334.1", "page" : "177-192", "publisher" : "American Meteorological Society", "title" : "Role of Nonlinear Atmospheric Response to SST on the Asymmetric Transition Process of ENSO", "translator" : [ { "dropping-particle" : "", "family" : "J6048", "given" : "", "non-dropping-particle" : "", "parse-names" : false, "suffix" : "" } ], "type" : "article-journal", "volume" : "22" }, "uris" : [ "http://www.mendeley.com/documents/?uuid=25a8fdef-730c-467c-b30e-3ca937cb983f" ] }, { "id" : "ITEM-2", "itemData" : { "DOI" : "10.1029/2010GL044444", "ISSN" : "0094-8276", "abstract" : "Interannual variability of tropical Pacific sea surface temperatures (SST) has an asymmetry with stronger positive events, El Ni\u00f1o, and weaker negative events, La Ni\u00f1a, which is generally attributed to processes in the ocean. Here we present evidence from a new hybrid coupled model that the asymmetry and seasonality of El Ni\u00f1o can be caused by nonlinear and seasonally varying atmospheric feedbacks. The model consists of the ECHAM5 global atmospheric general circulation model (GCM) coupled to the 2-dimensional El Ni\u00f1o linear recharge oscillator ocean model in the tropical Pacific and a mixed layer ocean elsewhere. Despite the models simplistic and, by construction, linear representation of the ocean dynamics, it is able to simulate the main statistical features of El Ni\u00f1o including period, seasonality, skewness, and kurtosis. Analyses of the model show that a nonlinear relationship between zonal wind stress and SST is causing the El Ni\u00f1o-La Ni\u00f1a asymmetry.", "author" : [ { "dropping-particle" : "", "family" : "Frauen", "given" : "Claudia", "non-dropping-particle" : "", "parse-names" : false, "suffix" : "" }, { "dropping-particle" : "", "family" : "Dommenget", "given" : "Dietmar", "non-dropping-particle" : "", "parse-names" : false, "suffix" : "" } ], "container-title" : "Geophysical Research Letters", "id" : "ITEM-2", "issue" : "18", "issued" : { "date-parts" : [ [ "2010", "9", "1" ] ] }, "note" : "doi: 10.1029/2010GL044444", "publisher" : "John Wiley &amp; Sons, Ltd", "title" : "El Ni\u00f1o and La Ni\u00f1a amplitude asymmetry caused by atmospheric feedbacks", "translator" : [ { "dropping-particle" : "", "family" : "J6047", "given" : "", "non-dropping-particle" : "", "parse-names" : false, "suffix" : "" } ], "type" : "article-journal", "volume" : "37" }, "uris" : [ "http://www.mendeley.com/documents/?uuid=c3e9e162-c4a3-492b-ab60-89a49e54e9ac" ] } ], "mendeley" : { "formattedCitation" : "(Ohba and Ueda, 2009; Frauen and Dommenget, 2010)", "plainTextFormattedCitation" : "(Ohba and Ueda, 2009; Frauen and Dommenget, 2010)", "previouslyFormattedCitation" : "(Ohba and Ueda, 2009; Frauen and Dommenget, 2010)" }, "properties" : { "noteIndex" : 0 }, "schema" : "https://github.com/citation-style-language/schema/raw/master/csl-citation.json" }</w:instrText>
      </w:r>
      <w:r>
        <w:fldChar w:fldCharType="separate"/>
      </w:r>
      <w:r w:rsidR="00393F8C">
        <w:rPr>
          <w:noProof/>
          <w:lang w:val="en-US"/>
        </w:rPr>
        <w:t>(Ohba and Ueda, 2009; Frauen and Dommenget, 2010)</w:t>
      </w:r>
      <w:r>
        <w:fldChar w:fldCharType="end"/>
      </w:r>
      <w:r w:rsidRPr="00E457C1">
        <w:rPr>
          <w:noProof/>
          <w:lang w:val="en-US"/>
        </w:rPr>
        <w:t xml:space="preserve">, is also underrepresented in both CMIP5 and CMIP6 models </w:t>
      </w:r>
      <w:r>
        <w:fldChar w:fldCharType="begin" w:fldLock="1"/>
      </w:r>
      <w:r w:rsidR="00E719C0">
        <w:rPr>
          <w:noProof/>
          <w:lang w:val="en-US"/>
        </w:rPr>
        <w:instrText>ADDIN CSL_CITATION { "citationItems" : [ { "id" : "ITEM-1", "itemData" : { "DOI" : "10.1175/JCLI-D-13-00454.1", "ISBN" : "0894-8755, 1520-0442", "ISSN" : "08948755", "abstract" : "AbstractThe El Ni\u00f1o\u2013La Ni\u00f1a asymmetry is evaluated in 14 coupled models from phase 5 of the Coupled Model Intercomparison Project (CMIP5). The results show that an underestimate of ENSO asymmetry, a common problem noted in CMIP3 models, remains a common problem in CMIP5 coupled models. The weaker ENSO asymmetry in the models primarily results from a weaker SST warm anomaly over the eastern Pacific and a westward shift of the center of the anomaly. In contrast, SST anomalies for the La Ni\u00f1a phase are close to observations.Corresponding Atmospheric Model Intercomparison Project (AMIP) runs are analyzed to understand the causes of the underestimate of ENSO asymmetry in coupled models. The analysis reveals that during the warm phase, precipitation anomalies are weaker over the eastern Pacific, and westerly wind anomalies are confined more to the west in most models. The time-mean zonal winds are stronger over the equatorial central and eastern Pacific for most models. Wind-forced ocean GCM experiments suggest...", "author" : [ { "dropping-particle" : "", "family" : "Zhang", "given" : "Tao", "non-dropping-particle" : "", "parse-names" : false, "suffix" : "" }, { "dropping-particle" : "", "family" : "Sun", "given" : "De Zheng", "non-dropping-particle" : "", "parse-names" : false, "suffix" : "" } ], "container-title" : "Journal of Climate", "id" : "ITEM-1", "issue" : "11", "issued" : { "date-parts" : [ [ "2014" ] ] }, "page" : "4070-4093", "title" : "ENSO asymmetry in CMIP5 models", "translator" : [ { "dropping-particle" : "", "family" : "J4138", "given" : "", "non-dropping-particle" : "", "parse-names" : false, "suffix" : "" } ], "type" : "article-journal", "volume" : "27" }, "uris" : [ "http://www.mendeley.com/documents/?uuid=57a79060-052b-40e7-bfa0-607f46168815", "http://www.mendeley.com/documents/?uuid=93ce857d-c26c-4b1a-96ff-10e94a750f2a" ] }, { "id" : "ITEM-2",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"ITEM-2",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"(Zhang and Sun, 2014; Planton et al., 2020)", "plainTextFormattedCitation" : "(Zhang and Sun, 2014; Planton et al., 2020)", "previouslyFormattedCitation" : "(Zhang and Sun, 2014; Planton et al., 2020)" }, "properties" : { "noteIndex" : 0 }, "schema" : "https://github.com/citation-style-language/schema/raw/master/csl-citation.json" }</w:instrText>
      </w:r>
      <w:r>
        <w:fldChar w:fldCharType="separate"/>
      </w:r>
      <w:r w:rsidR="00393F8C">
        <w:rPr>
          <w:noProof/>
          <w:lang w:val="en-US"/>
        </w:rPr>
        <w:t>(Zhang and Sun, 2014; Planton et al., 2020)</w:t>
      </w:r>
      <w:r>
        <w:fldChar w:fldCharType="end"/>
      </w:r>
      <w:r w:rsidRPr="00E457C1">
        <w:rPr>
          <w:noProof/>
          <w:lang w:val="en-US"/>
        </w:rPr>
        <w:t xml:space="preserve">. </w:t>
      </w:r>
      <w:r w:rsidRPr="00E457C1">
        <w:rPr>
          <w:iCs/>
          <w:noProof/>
          <w:lang w:val="en-US"/>
        </w:rPr>
        <w:t xml:space="preserve">In this instance, both CMIP5 and CMIP6 models typically display El Niño events that </w:t>
      </w:r>
      <w:r w:rsidR="002E5690" w:rsidRPr="00E457C1">
        <w:rPr>
          <w:iCs/>
          <w:noProof/>
          <w:lang w:val="en-US"/>
        </w:rPr>
        <w:t>have a</w:t>
      </w:r>
      <w:r w:rsidRPr="00E457C1">
        <w:rPr>
          <w:iCs/>
          <w:noProof/>
          <w:lang w:val="en-US"/>
        </w:rPr>
        <w:t xml:space="preserve"> longer </w:t>
      </w:r>
      <w:r w:rsidR="002E5690" w:rsidRPr="00E457C1">
        <w:rPr>
          <w:iCs/>
          <w:noProof/>
          <w:lang w:val="en-US"/>
        </w:rPr>
        <w:t xml:space="preserve">duration </w:t>
      </w:r>
      <w:r w:rsidRPr="00E457C1">
        <w:rPr>
          <w:iCs/>
          <w:noProof/>
          <w:lang w:val="en-US"/>
        </w:rPr>
        <w:t xml:space="preserve">than those observed, La Niña events </w:t>
      </w:r>
      <w:r w:rsidR="002E5690" w:rsidRPr="00E457C1">
        <w:rPr>
          <w:iCs/>
          <w:noProof/>
          <w:lang w:val="en-US"/>
        </w:rPr>
        <w:t>that have a</w:t>
      </w:r>
      <w:r w:rsidRPr="00E457C1">
        <w:rPr>
          <w:iCs/>
          <w:noProof/>
          <w:lang w:val="en-US"/>
        </w:rPr>
        <w:t xml:space="preserve"> similar duration to those observed, and there is very little asymmetry in the duration of El Niño and La Niña phases (</w:t>
      </w:r>
      <w:r w:rsidR="00936D0C" w:rsidRPr="00AC1A12">
        <w:rPr>
          <w:noProof/>
          <w:lang w:val="en-CA" w:eastAsia="en-US"/>
        </w:rPr>
        <w:t>Figure 3.36</w:t>
      </w:r>
      <w:r w:rsidRPr="00E457C1">
        <w:rPr>
          <w:iCs/>
          <w:noProof/>
          <w:lang w:val="en-US"/>
        </w:rPr>
        <w:t xml:space="preserve">). </w:t>
      </w:r>
      <w:r w:rsidR="008C57FF">
        <w:rPr>
          <w:iCs/>
          <w:noProof/>
        </w:rPr>
        <w:fldChar w:fldCharType="begin" w:fldLock="1"/>
      </w:r>
      <w:r w:rsidR="00E719C0">
        <w:rPr>
          <w:iCs/>
          <w:noProof/>
          <w:lang w:val="en-US"/>
        </w:rPr>
        <w:instrText>ADDIN CSL_CITATION { "citationItems" : [ { "id" : "ITEM-1", "itemData" : { "DOI" : "10.5194/gmd-11-3681-2018", "ISSN" : "1991-9603", "abstract" : "Abstract. This paper presents atmosphere-only and coupled climate model configurations of the European Centre for Medium-Range Weather Forecasts Integrated Forecasting System (ECMWF-IFS) for different combinations of ocean and atmosphere resolution. These configurations are used to perform multi-decadal ensemble experiments following the protocols of the High Resolution Model Intercomparison Project (HighResMIP) and phase 6 of the Coupled Model Intercomparison Project (CMIP6). These experiments are used to evaluate the sensitivity of major biases in the atmosphere, ocean, and cryosphere to changes in atmosphere and ocean resolution. All configurations successfully reproduce the observed long-term trends in global mean surface temperature. Furthermore, following an adjustment to account for drift in the subsurface ocean, coupled configurations of ECMWF-IFS realistically reproduce observation-based estimates of ocean heat content change since 1950. Climatological surface biases in ECMWF-IFS are relatively insensitive to an increase in atmospheric resolution from \u223c 50 to \u223c 25km. However, increasing the horizontal resolution of the atmosphere while maintaining the same vertical resolution enhances the magnitude of a cold bias in the lower stratosphere. In coupled configurations, there is a strong sensitivity to an increase in ocean model resolution from 1 to 0.25\u00b0. However, this sensitivity to ocean resolution takes many years to fully manifest and is less apparent in the first year of integration. This result has implications for the ECMWF coupled model development strategy that typically relies on the analysis of biases in short ( &lt; 1 year) ensemble (re)forecast data sets. The impacts of increased ocean resolution are particularly evident in the North Atlantic and Arctic, where they are associated with an improved Atlantic meridional overturning circulation, increased meridional ocean heat transport, and more realistic sea-ice cover. In the tropical Pacific, increased ocean resolution is associated with improvements to the magnitude and asymmetry of El Ni\u00f1o\u2013Southern Oscillation (ENSO) variability and better representation of non-linear sea surface temperature (SST)\u2013radiation feedbacks during warm events. However, increased ocean model resolution also increases the magnitude of a warm bias in the Southern Ocean. Finally, there is tentative evidence that both ocean coupling and increased atmospheric resolution can improve teleconnections between tropical Pa\u2026", "author" : [ { "dropping-particle" : "", "family" : "Roberts", "given" : "Christopher D.", "non-dropping-particle" : "", "parse-names" : false, "suffix" : "" }, { "dropping-particle" : "", "family" : "Senan", "given" : "Retish", "non-dropping-particle" : "", "parse-names" : false, "suffix" : "" }, { "dropping-particle" : "", "family" : "Molteni", "given" : "Franco", "non-dropping-particle" : "", "parse-names" : false, "suffix" : "" }, { "dropping-particle" : "", "family" : "Boussetta", "given" : "Souhail", "non-dropping-particle" : "", "parse-names" : false, "suffix" : "" }, { "dropping-particle" : "", "family" : "Mayer", "given" : "Michael", "non-dropping-particle" : "", "parse-names" : false, "suffix" : "" }, { "dropping-particle" : "", "family" : "Keeley", "given" : "Sarah P. E.", "non-dropping-particle" : "", "parse-names" : false, "suffix" : "" } ], "container-title" : "Geoscientific Model Development", "id" : "ITEM-1", "issue" : "9", "issued" : { "date-parts" : [ [ "2018", "9", "11" ] ] }, "page" : "3681-3712", "title" : "Climate model configurations of the ECMWF Integrated Forecasting System (ECMWF-IFS cycle 43r1) for HighResMIP", "translator" : [ { "dropping-particle" : "", "family" : "J5773", "given" : "", "non-dropping-particle" : "", "parse-names" : false, "suffix" : "" } ], "type" : "article-journal", "volume" : "11" }, "uris" : [ "http://www.mendeley.com/documents/?uuid=af162dcd-97e5-4bd4-858c-342e5863b9f1" ] } ], "mendeley" : { "formattedCitation" : "(Roberts et al., 2018)", "manualFormatting" : "Roberts et al. (2018)", "plainTextFormattedCitation" : "(Roberts et al., 2018)", "previouslyFormattedCitation" : "(Roberts et al., 2018)" }, "properties" : { "noteIndex" : 0 }, "schema" : "https://github.com/citation-style-language/schema/raw/master/csl-citation.json" }</w:instrText>
      </w:r>
      <w:r w:rsidR="008C57FF">
        <w:rPr>
          <w:iCs/>
          <w:noProof/>
        </w:rPr>
        <w:fldChar w:fldCharType="separate"/>
      </w:r>
      <w:r w:rsidR="00393F8C">
        <w:rPr>
          <w:iCs/>
          <w:noProof/>
          <w:lang w:val="en-US"/>
        </w:rPr>
        <w:t>Roberts et al. (2018)</w:t>
      </w:r>
      <w:r w:rsidR="008C57FF">
        <w:rPr>
          <w:iCs/>
          <w:noProof/>
        </w:rPr>
        <w:fldChar w:fldCharType="end"/>
      </w:r>
      <w:r w:rsidRPr="00E457C1">
        <w:rPr>
          <w:iCs/>
          <w:noProof/>
          <w:lang w:val="en-US"/>
        </w:rPr>
        <w:t xml:space="preserve"> find an improvement in amplitude asymmetry in a HighResMIP model, but the underrepresentation remains.</w:t>
      </w:r>
    </w:p>
    <w:p w14:paraId="0DC76099" w14:textId="77777777" w:rsidR="009F594A" w:rsidRPr="00E457C1" w:rsidRDefault="009F594A" w:rsidP="009F594A">
      <w:pPr>
        <w:pStyle w:val="AR6BodyText"/>
        <w:rPr>
          <w:noProof/>
          <w:lang w:val="en-US"/>
        </w:rPr>
      </w:pPr>
    </w:p>
    <w:p w14:paraId="34D194EA" w14:textId="2305FB4A" w:rsidR="009F594A" w:rsidRPr="00E457C1" w:rsidRDefault="009F594A" w:rsidP="009F594A">
      <w:pPr>
        <w:pStyle w:val="AR6BodyText"/>
        <w:rPr>
          <w:noProof/>
          <w:lang w:val="en-US"/>
        </w:rPr>
      </w:pPr>
      <w:r w:rsidRPr="00E457C1">
        <w:rPr>
          <w:noProof/>
          <w:lang w:val="en-US"/>
        </w:rPr>
        <w:t xml:space="preserve">The continuum of El Niño events are typically stratified into two types (often termed </w:t>
      </w:r>
      <w:ins w:id="2994" w:author="Sara M Tuson" w:date="2021-06-24T10:40:00Z">
        <w:r w:rsidR="005C2536">
          <w:rPr>
            <w:noProof/>
            <w:lang w:val="en-US"/>
          </w:rPr>
          <w:t>‘</w:t>
        </w:r>
      </w:ins>
      <w:del w:id="2995" w:author="Sara M Tuson" w:date="2021-06-24T10:40:00Z">
        <w:r w:rsidRPr="00E457C1" w:rsidDel="005C2536">
          <w:rPr>
            <w:noProof/>
            <w:lang w:val="en-US"/>
          </w:rPr>
          <w:delText>“</w:delText>
        </w:r>
      </w:del>
      <w:r w:rsidRPr="00E457C1">
        <w:rPr>
          <w:noProof/>
          <w:lang w:val="en-US"/>
        </w:rPr>
        <w:t>flavours</w:t>
      </w:r>
      <w:ins w:id="2996" w:author="Sara M Tuson" w:date="2021-06-24T10:40:00Z">
        <w:r w:rsidR="005C2536">
          <w:rPr>
            <w:noProof/>
            <w:lang w:val="en-US"/>
          </w:rPr>
          <w:t>’</w:t>
        </w:r>
      </w:ins>
      <w:del w:id="2997" w:author="Sara M Tuson" w:date="2021-06-24T10:40:00Z">
        <w:r w:rsidRPr="00E457C1" w:rsidDel="005C2536">
          <w:rPr>
            <w:noProof/>
            <w:lang w:val="en-US"/>
          </w:rPr>
          <w:delText>”</w:delText>
        </w:r>
      </w:del>
      <w:r w:rsidRPr="00E457C1">
        <w:rPr>
          <w:noProof/>
          <w:lang w:val="en-US"/>
        </w:rPr>
        <w:t xml:space="preserve">), Central Pacific and East Pacific, where the name denotes the location of the events’ largest SST anomalies (Annex </w:t>
      </w:r>
      <w:r w:rsidR="00905F16" w:rsidRPr="00E457C1">
        <w:rPr>
          <w:noProof/>
          <w:lang w:val="en-US"/>
        </w:rPr>
        <w:t>I</w:t>
      </w:r>
      <w:r w:rsidRPr="00E457C1">
        <w:rPr>
          <w:noProof/>
          <w:lang w:val="en-US"/>
        </w:rPr>
        <w:t xml:space="preserve">V.2.3; </w:t>
      </w:r>
      <w:r>
        <w:rPr>
          <w:noProof/>
        </w:rPr>
        <w:fldChar w:fldCharType="begin" w:fldLock="1"/>
      </w:r>
      <w:r w:rsidR="00E719C0">
        <w:rPr>
          <w:noProof/>
          <w:lang w:val="en-US"/>
        </w:rPr>
        <w:instrText>ADDIN CSL_CITATION { "citationItems" : [ { "id" : "ITEM-1", "itemData" : { "DOI" : "10.1175/BAMS-D-13-00117.1", "ISSN" : "0003-0007", "abstract" : "AbstractEl Ni\u00f1o?Southern Oscillation (ENSO) is a naturally occurring mode of tropical Pacific variability, with global impacts on society and natural ecosystems. While it has long been known that El Ni\u00f1o events display a diverse range of amplitudes, triggers, spatial patterns, and life cycles, the realization that ENSO?s impacts can be highly sensitive to this event-to-event diversity is driving a renewed interest in the subject. This paper surveys our current state of knowledge of ENSO diversity, identifies key gaps in understanding, and outlines some promising future research directions.", "author" : [ { "dropping-particle" : "", "family" : "Capotondi", "given" : "Antonietta", "non-dropping-particle" : "", "parse-names" : false, "suffix" : "" }, { "dropping-particle" : "", "family" : "Wittenberg", "given" : "Andrew T", "non-dropping-particle" : "", "parse-names" : false, "suffix" : "" }, { "dropping-particle" : "", "family" : "Newman", "given" : "Matthew", "non-dropping-particle" : "", "parse-names" : false, "suffix" : "" }, { "dropping-particle" : "", "family" : "Lorenzo", "given" : "Emanuele", "non-dropping-particle" : "Di", "parse-names" : false, "suffix" : "" }, { "dropping-particle" : "", "family" : "Yu", "given" : "Jin-Yi", "non-dropping-particle" : "", "parse-names" : false, "suffix" : "" }, { "dropping-particle" : "", "family" : "Braconnot", "given" : "Pascale", "non-dropping-particle" : "", "parse-names" : false, "suffix" : "" }, { "dropping-particle" : "", "family" : "Cole", "given" : "Julia", "non-dropping-particle" : "", "parse-names" : false, "suffix" : "" }, { "dropping-particle" : "", "family" : "Dewitte", "given" : "Boris", "non-dropping-particle" : "", "parse-names" : false, "suffix" : "" }, { "dropping-particle" : "", "family" : "Giese", "given" : "Benjamin", "non-dropping-particle" : "", "parse-names" : false, "suffix" : "" }, { "dropping-particle" : "", "family" : "Guilyardi", "given" : "Eric", "non-dropping-particle" : "", "parse-names" : false, "suffix" : "" }, { "dropping-particle" : "", "family" : "Jin", "given" : "Fei-Fei", "non-dropping-particle" : "", "parse-names" : false, "suffix" : "" }, { "dropping-particle" : "", "family" : "Karnauskas", "given" : "Kristopher", "non-dropping-particle" : "", "parse-names" : false, "suffix" : "" }, { "dropping-particle" : "", "family" : "Kirtman", "given" : "Benjamin", "non-dropping-particle" : "", "parse-names" : false, "suffix" : "" }, { "dropping-particle" : "", "family" : "Lee", "given" : "Tong", "non-dropping-particle" : "", "parse-names" : false, "suffix" : "" }, { "dropping-particle" : "", "family" : "Schneider", "given" : "Niklas", "non-dropping-particle" : "", "parse-names" : false, "suffix" : "" }, { "dropping-particle" : "", "family" : "Xue", "given" : "Yan", "non-dropping-particle" : "", "parse-names" : false, "suffix" : "" }, { "dropping-particle" : "", "family" : "Yeh", "given" : "Sang-Wook", "non-dropping-particle" : "", "parse-names" : false, "suffix" : "" } ], "container-title" : "Bulletin of the American Meteorological Society", "id" : "ITEM-1", "issue" : "6", "issued" : { "date-parts" : [ [ "2015", "9", "22" ] ] }, "note" : "doi: 10.1175/BAMS-D-13-00117.1", "page" : "921-938", "publisher" : "American Meteorological Society", "title" : "Understanding ENSO Diversity", "translator" : [ { "dropping-particle" : "", "family" : "J5306", "given" : "", "non-dropping-particle" : "", "parse-names" : false, "suffix" : "" } ], "type" : "article-journal", "volume" : "96" }, "uris" : [ "http://www.mendeley.com/documents/?uuid=1fdcdf36-7e02-426b-bad5-a3ecd6f412e7" ] } ], "mendeley" : { "formattedCitation" : "(Capotondi et al., 2015)", "manualFormatting" : "Capotondi et al., 2015)", "plainTextFormattedCitation" : "(Capotondi et al., 2015)", "previouslyFormattedCitation" : "(Capotondi et al., 2015)" }, "properties" : { "noteIndex" : 0 }, "schema" : "https://github.com/citation-style-language/schema/raw/master/csl-citation.json" }</w:instrText>
      </w:r>
      <w:r>
        <w:rPr>
          <w:noProof/>
        </w:rPr>
        <w:fldChar w:fldCharType="separate"/>
      </w:r>
      <w:r w:rsidR="00393F8C">
        <w:rPr>
          <w:noProof/>
          <w:lang w:val="en-US"/>
        </w:rPr>
        <w:t>Capotondi et al., 2015)</w:t>
      </w:r>
      <w:r>
        <w:rPr>
          <w:noProof/>
        </w:rPr>
        <w:fldChar w:fldCharType="end"/>
      </w:r>
      <w:r w:rsidRPr="00E457C1">
        <w:rPr>
          <w:noProof/>
          <w:lang w:val="en-US"/>
        </w:rPr>
        <w:t xml:space="preserve">. As discussed in Section 2.4.2, the different types of events tend to produce distinct teleconnections and climatic impacts </w:t>
      </w:r>
      <w:r>
        <w:fldChar w:fldCharType="begin" w:fldLock="1"/>
      </w:r>
      <w:r w:rsidR="00E719C0">
        <w:rPr>
          <w:noProof/>
          <w:lang w:val="en-US"/>
        </w:rPr>
        <w:instrText>ADDIN CSL_CITATION { "citationItems" : [ { "id" : "ITEM-1", "itemData" : { "DOI" : "10.1002/9781119548164.ch14", "ISBN" : "978-1-119-54812-6", "author" : [ { "dropping-particle" : "", "family" : "Taschetto", "given" : "Andr\u00e9a S.", "non-dropping-particle" : "", "parse-names" : false, "suffix" : "" }, { "dropping-particle" : "", "family" : "Ummenhofer", "given" : "Caroline C.", "non-dropping-particle" : "", "parse-names" : false, "suffix" : "" }, { "dropping-particle" : "", "family" : "Stuecker", "given" : "Malte F.", "non-dropping-particle" : "", "parse-names" : false, "suffix" : "" }, { "dropping-particle" : "", "family" : "Dommenget", "given" : "Dietmar", "non-dropping-particle" : "", "parse-names" : false, "suffix" : "" }, { "dropping-particle" : "", "family" : "Ashok", "given" : "Karumuri", "non-dropping-particle" : "", "parse-names" : false, "suffix" : "" }, { "dropping-particle" : "", "family" : "Rodrigues", "given" : "R. R.", "non-dropping-particle" : "", "parse-names" : false, "suffix" : "" }, { "dropping-particle" : "", "family" : "Yeh", "given" : "Sang-Wook", "non-dropping-particle" : "", "parse-names" : false, "suffix" : "" } ], "chapter-number" : "14", "container-title" : "El Ni\u00f1o Southern Oscillation in a Changing Climate", "editor" : [ { "dropping-particle" : "", "family" : "McPhaden", "given" : "Michael J.", "non-dropping-particle" : "", "parse-names" : false, "suffix" : "" }, { "dropping-particle" : "", "family" : "Santoso", "given" : "Agus", "non-dropping-particle" : "", "parse-names" : false, "suffix" : "" }, { "dropping-particle" : "", "family" : "Cai", "given" : "Wenju", "non-dropping-particle" : "", "parse-names" : false, "suffix" : "" } ], "id" : "ITEM-1", "issued" : { "date-parts" : [ [ "2020" ] ] }, "page" : "309-335", "publisher" : "American Geophysical Union (AGU)", "publisher-place" : "Washington DC, USA", "title" : "ENSO atmospheric teleconnections", "translator" : [ { "dropping-particle" : "", "family" : "J6700", "given" : "Rt6", "non-dropping-particle" : "", "parse-names" : false, "suffix" : "" } ], "type" : "chapter" }, "prefix" : "e.g., ", "uris" : [ "http://www.mendeley.com/documents/?uuid=360285c8-a56e-4a51-b7f7-223c6785e39f" ] } ], "mendeley" : { "formattedCitation" : "(e.g., Taschetto et al., 2020)", "plainTextFormattedCitation" : "(e.g., Taschetto et al., 2020)", "previouslyFormattedCitation" : "(e.g., Taschetto et al., 2020)" }, "properties" : { "noteIndex" : 0 }, "schema" : "https://github.com/citation-style-language/schema/raw/master/csl-citation.json" }</w:instrText>
      </w:r>
      <w:r>
        <w:fldChar w:fldCharType="separate"/>
      </w:r>
      <w:r w:rsidR="00393F8C">
        <w:rPr>
          <w:noProof/>
          <w:lang w:val="en-US"/>
        </w:rPr>
        <w:t>(e.g., Taschetto et al., 2020)</w:t>
      </w:r>
      <w:r>
        <w:fldChar w:fldCharType="end"/>
      </w:r>
      <w:r w:rsidRPr="00E457C1">
        <w:rPr>
          <w:noProof/>
          <w:lang w:val="en-US"/>
        </w:rPr>
        <w:t xml:space="preserve">. The characteristics of El Niño events of these two flavours in CMIP5 were generally comparable to the observations </w:t>
      </w:r>
      <w:r>
        <w:rPr>
          <w:noProof/>
        </w:rPr>
        <w:fldChar w:fldCharType="begin" w:fldLock="1"/>
      </w:r>
      <w:r w:rsidR="00830A4D">
        <w:rPr>
          <w:noProof/>
          <w:lang w:val="en-US"/>
        </w:rPr>
        <w:instrText>ADDIN CSL_CITATION { "citationItems" : [ { "id" : "ITEM-1", "itemData" : { "DOI" : "10.1175/JCLI-D-13-00437.1", "ISBN" : "0894-8755\\r1520-0442", "ISSN" : "08948755", "abstract" : "The representation of the El Ni~ no\u2013Southern Oscillation (ENSO) under historical forcing and future pro- jections is analyzed in 34 models from the Coupled Model Intercomparison Project phase 5 (CMIP5). Most models realistically simulate the observed intensity and location of maximum sea surface temperature (SST) anomalies during ENSO events. However, there exist systematic biases in the westward extent of ENSO- related SST anomalies, driven by unrealistic westward displacement and enhancement of the equatorial wind stress in the western Pacific. Almost all CMIP5 models capture the observed asymmetry in magnitude be- tween the warm and cold events (i.e., El Ni~ nos are stronger than La Ni~ nas) and between the two types of El Ni~ nos: that is, cold tongue (CT) El Ni~ nos are stronger than warm pool (WP) El Ni~ nos. However, most models fail to reproduce the asymmetry between the two types of La Ni~ nas, withCTstronger thanWPevents, which is opposite to observations. Most models capture the observed peak in ENSO amplitude around December; however, the seasonal evolution of ENSO has a large range of behavior across the models. The CMIP5 models generally reproduce the duration of CT El Ni~ nos but have biases in the evolution of the other types of events. The evolution of WP El Ni~ nos suggests that the decay of this event occurs through heat content discharge in the models rather than the advection of SST via anomalous zonal currents, as seems to occur in observations. No consistent changes are seen across the models in the location and magnitude of maximum SST anomalies, frequency, or temporal evolution of these events in a warmer world. 1.", "author" : [ { "dropping-particle" : "", "family" : "Taschetto", "given" : "Andr\u00e9a S.", "non-dropping-particle" : "", "parse-names" : false, "suffix" : "" }, { "dropping-particle" : "Sen", "family" : "Gupta", "given" : "Alexander", "non-dropping-particle" : "", "parse-names" : false, "suffix" : "" }, { "dropping-particle" : "", "family" : "Jourdain", "given" : "Nicolas C.", "non-dropping-particle" : "", "parse-names" : false, "suffix" : "" }, { "dropping-particle" : "", "family" : "Santoso", "given" : "Agus", "non-dropping-particle" : "", "parse-names" : false, "suffix" : "" }, { "dropping-particle" : "", "family" : "Ummenhofer", "given" : "Caroline C.", "non-dropping-particle" : "", "parse-names" : false, "suffix" : "" }, { "dropping-particle" : "", "family" : "England", "given" : "Matthew H.", "non-dropping-particle" : "", "parse-names" : false, "suffix" : "" } ], "container-title" : "Journal of Climate", "id" : "ITEM-1", "issue" : "8", "issued" : { "date-parts" : [ [ "2014" ] ] }, "page" : "2861-2885", "title" : "Cold tongue and warm pool ENSO Events in CMIP5: Mean state and future projections", "translator" : [ { "dropping-particle" : "", "family" : "J4093", "given" : "", "non-dropping-particle" : "", "parse-names" : false, "suffix" : "" } ], "type" : "article-journal", "volume" : "27" }, "uris" : [ "http://www.mendeley.com/documents/?uuid=c186ceec-233b-4e9d-a242-d9bdec46efa7" ] } ], "mendeley" : { "formattedCitation" : "(Taschetto et al., 2014)", "plainTextFormattedCitation" : "(Taschetto et al., 2014)", "previouslyFormattedCitation" : "(Taschetto et al., 2014)" }, "properties" : { "noteIndex" : 0 }, "schema" : "https://github.com/citation-style-language/schema/raw/master/csl-citation.json" }</w:instrText>
      </w:r>
      <w:r>
        <w:rPr>
          <w:noProof/>
        </w:rPr>
        <w:fldChar w:fldCharType="separate"/>
      </w:r>
      <w:r w:rsidR="00393F8C">
        <w:rPr>
          <w:noProof/>
          <w:lang w:val="en-US"/>
        </w:rPr>
        <w:t>(Taschetto et al., 2014)</w:t>
      </w:r>
      <w:r>
        <w:rPr>
          <w:noProof/>
        </w:rPr>
        <w:fldChar w:fldCharType="end"/>
      </w:r>
      <w:r w:rsidRPr="00E457C1">
        <w:rPr>
          <w:noProof/>
          <w:lang w:val="en-US"/>
        </w:rPr>
        <w:t>. CMIP6 models, however, display a statistica</w:t>
      </w:r>
      <w:r w:rsidR="00470C0C" w:rsidRPr="00E457C1">
        <w:rPr>
          <w:noProof/>
          <w:lang w:val="en-US"/>
        </w:rPr>
        <w:t>l</w:t>
      </w:r>
      <w:r w:rsidRPr="00E457C1">
        <w:rPr>
          <w:noProof/>
          <w:lang w:val="en-US"/>
        </w:rPr>
        <w:t>ly significant improvement in the representation of this ENSO event</w:t>
      </w:r>
      <w:r w:rsidR="00F503E8" w:rsidRPr="00E457C1">
        <w:rPr>
          <w:noProof/>
          <w:lang w:val="en-US"/>
        </w:rPr>
        <w:t>-to-event</w:t>
      </w:r>
      <w:r w:rsidRPr="00E457C1">
        <w:rPr>
          <w:noProof/>
          <w:lang w:val="en-US"/>
        </w:rPr>
        <w:t xml:space="preserve"> SST anomaly diversity when compared with CMIP5 models</w:t>
      </w:r>
      <w:r w:rsidR="00C87F35" w:rsidRPr="00E457C1">
        <w:rPr>
          <w:noProof/>
          <w:lang w:val="en-US"/>
        </w:rPr>
        <w:t xml:space="preserve"> </w:t>
      </w:r>
      <w:r w:rsidR="00C87F35">
        <w:rPr>
          <w:noProof/>
        </w:rPr>
        <w:fldChar w:fldCharType="begin" w:fldLock="1"/>
      </w:r>
      <w:r w:rsidR="00E719C0">
        <w:rPr>
          <w:noProof/>
          <w:lang w:val="en-US"/>
        </w:rPr>
        <w:instrText>ADDIN CSL_CITATION { "citationItems" : [ { "id" : "ITEM-1",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"(Planton et al., 2020)", "plainTextFormattedCitation" : "(Planton et al., 2020)", "previouslyFormattedCitation" : "(Planton et al., 2020)" }, "properties" : { "noteIndex" : 0 }, "schema" : "https://github.com/citation-style-language/schema/raw/master/csl-citation.json" }</w:instrText>
      </w:r>
      <w:r w:rsidR="00C87F35">
        <w:rPr>
          <w:noProof/>
        </w:rPr>
        <w:fldChar w:fldCharType="separate"/>
      </w:r>
      <w:r w:rsidR="00393F8C">
        <w:rPr>
          <w:noProof/>
          <w:lang w:val="en-US"/>
        </w:rPr>
        <w:t>(Planton et al., 2020)</w:t>
      </w:r>
      <w:r w:rsidR="00C87F35">
        <w:rPr>
          <w:noProof/>
        </w:rPr>
        <w:fldChar w:fldCharType="end"/>
      </w:r>
      <w:r w:rsidRPr="00E457C1">
        <w:rPr>
          <w:noProof/>
          <w:lang w:val="en-US"/>
        </w:rPr>
        <w:t xml:space="preserve">. In addition to this ENSO event diversity, the short observational record also displays an increase in the number of the </w:t>
      </w:r>
      <w:r w:rsidR="002C4BC1" w:rsidRPr="00E457C1">
        <w:rPr>
          <w:noProof/>
          <w:lang w:val="en-US"/>
        </w:rPr>
        <w:t>Central Pacific</w:t>
      </w:r>
      <w:r w:rsidR="00117FAC" w:rsidRPr="00E457C1">
        <w:rPr>
          <w:noProof/>
          <w:lang w:val="en-US"/>
        </w:rPr>
        <w:t>-</w:t>
      </w:r>
      <w:r w:rsidRPr="00E457C1">
        <w:rPr>
          <w:noProof/>
          <w:lang w:val="en-US"/>
        </w:rPr>
        <w:t xml:space="preserve">type events in recent decades </w:t>
      </w:r>
      <w:r>
        <w:rPr>
          <w:noProof/>
        </w:rPr>
        <w:fldChar w:fldCharType="begin" w:fldLock="1"/>
      </w:r>
      <w:r w:rsidR="00E719C0">
        <w:rPr>
          <w:noProof/>
          <w:lang w:val="en-US"/>
        </w:rPr>
        <w:instrText>ADDIN CSL_CITATION { "citationItems" : [ { "id" : "ITEM-1", "itemData" : { "DOI" : "10.1029/2006JC003798", "ISBN" : "0148-0227", "ISSN" : "21699291", "PMID" : "16862108", "abstract" : "Using observed data sets mainly for the period 1979\u20132005, we find that anomalous warming events different from conventional El Nin \u02dco events occur in the central equatorial Pacific. This unique warming in the central equatorial Pacific associated with a horseshoe pattern is flanked by a colder sea surface temperature anomaly (SSTA) on both sides along the equator. empirical orthogonal function (EOF) analysis of monthly tropical Pacific SSTA shows that these events are represented by the second mode that explains 12% of the variance. Since a majority of such events are not part of El Nin \u02dco evolution, the phenomenon is named as El Nin \u02dco Modoki (pseudo-El Nin \u02dco) (\u2018\u2018Modoki\u2019\u2019 is a classical Japanese word, which means \u2018\u2018a similar but different thing\u2019\u2019). The El Nin \u02dco Modoki involves ocean-atmosphere coupled processes which include a unique tripolar sea level pressure pattern during the evolution, analogous to the Southern Oscillation in the case of El Nin \u02dco. Hence the total entity is named as El Nin \u02dco\u2013Southern Oscillation (ENSO) Modoki. The ENSO Modoki events significantly influence the temperature and precipitation over many parts of the globe. Depending on the season, the impacts over regions such as the Far East including Japan, New Zealand, western coast of United States, etc., are opposite to those of the conventional ENSO. The difference maps between the two periods of 1979\u20132004 and 1958\u20131978 for various oceanic/atmospheric variables suggest that the recent weakening of equatorial easterlies related to weakened zonal sea surface temperature gradient led to more flattening of the thermocline. This appears to be a cause of more frequent and persistent occurrence of the ENSO Modoki event during recent decades.", "author" : [ { "dropping-particle" : "", "family" : "Ashok", "given" : "Karumuri", "non-dropping-particle" : "", "parse-names" : false, "suffix" : "" }, { "dropping-particle" : "", "family" : "Behera", "given" : "Swadhin K.", "non-dropping-particle" : "", "parse-names" : false, "suffix" : "" }, { "dropping-particle" : "", "family" : "Rao", "given" : "Suryachandra A.", "non-dropping-particle" : "", "parse-names" : false, "suffix" : "" }, { "dropping-particle" : "", "family" : "Weng", "given" : "Hengyi", "non-dropping-particle" : "", "parse-names" : false, "suffix" : "" }, { "dropping-particle" : "", "family" : "Yamagata", "given" : "Toshio", "non-dropping-particle" : "", "parse-names" : false, "suffix" : "" } ], "container-title" : "Journal of Geophysical Research: Oceans", "id" : "ITEM-1", "issue" : "11", "issued" : { "date-parts" : [ [ "2007" ] ] }, "page" : "1-27", "title" : "El Ni\u00f1o Modoki and its possible teleconnection", "translator" : [ { "dropping-particle" : "", "family" : "J3924", "given" : "", "non-dropping-particle" : "", "parse-names" : false, "suffix" : "" } ], "type" : "article-journal", "volume" : "112" }, "uris" : [ "http://www.mendeley.com/documents/?uuid=299e6f81-96bc-4cac-808a-ab24c191183a" ] }, { "id" : "ITEM-2", "itemData" : { "DOI" : "10.1029/2011GL048275", "ISBN" : "0094-8276", "ISSN" : "00948276", "abstract" : "[1]This paper addresses the question of whether the increased occurrence of central Pacific (CP) versus Eastern Pacific (EP) El Ni\u00f1os is consistent with greenhouse gas forced changes in the background state of the tropical Pacific as inferred from global climate change models. Our analysis uses high\u2010quality satellite and in situ ocean data combined with wind data from atmospheric reanalyses for the past 31 years (1980\u20132010). We find changes in back- ground conditions that are opposite to those expected from greenhouse gas forcing in climate models and opposite to what is expected if changes in the background state are mediating more frequent occurrences of CP El Ni\u00f1os. A plausible interpretation of these results is that the character of El Ni\u00f1o over the past 31 years has varied naturally and that these variations projected onto changes in the back- ground state because of the asymmetric spatial structures of CP and EP El Ni\u00f1os.", "author" : [ { "dropping-particle" : "", "family" : "McPhaden", "given" : "M. J.", "non-dropping-particle" : "", "parse-names" : false, "suffix" : "" }, { "dropping-particle" : "", "family" : "Lee", "given" : "T.", "non-dropping-particle" : "", "parse-names" : false, "suffix" : "" }, { "dropping-particle" : "", "family" : "McClurg", "given" : "D.", "non-dropping-particle" : "", "parse-names" : false, "suffix" : "" } ], "container-title" : "Geophysical Research Letters", "id" : "ITEM-2", "issue" : "15", "issued" : { "date-parts" : [ [ "2011" ] ] }, "page" : "2-5", "title" : "El Ni\u00f1o and its relationship to changing background conditions in the tropical Pacific Ocean", "translator" : [ { "dropping-particle" : "", "family" : "J4085", "given" : "", "non-dropping-particle" : "", "parse-names" : false, "suffix" : "" } ], "type" : "article-journal", "volume" : "38" }, "uris" : [ "http://www.mendeley.com/documents/?uuid=ca6364b5-0d82-4d4a-ab33-09dfbff7aa34" ] } ], "mendeley" : { "formattedCitation" : "(Ashok et al., 2007; McPhaden et al., 2011)", "plainTextFormattedCitation" : "(Ashok et al., 2007; McPhaden et al., 2011)", "previouslyFormattedCitation" : "(Ashok et al., 2007; McPhaden et al., 2011)" }, "properties" : { "noteIndex" : 0 }, "schema" : "https://github.com/citation-style-language/schema/raw/master/csl-citation.json" }</w:instrText>
      </w:r>
      <w:r>
        <w:rPr>
          <w:noProof/>
        </w:rPr>
        <w:fldChar w:fldCharType="separate"/>
      </w:r>
      <w:r w:rsidR="00393F8C">
        <w:rPr>
          <w:noProof/>
          <w:lang w:val="en-US"/>
        </w:rPr>
        <w:t>(Ashok et al., 2007; McPhaden et al., 2011)</w:t>
      </w:r>
      <w:r>
        <w:rPr>
          <w:noProof/>
        </w:rPr>
        <w:fldChar w:fldCharType="end"/>
      </w:r>
      <w:r w:rsidRPr="00E457C1">
        <w:rPr>
          <w:noProof/>
          <w:lang w:val="en-US"/>
        </w:rPr>
        <w:t>, which has also been identified as unusual in the context of the last 500</w:t>
      </w:r>
      <w:del w:id="2998" w:author="Sara M Tuson" w:date="2021-06-24T11:13:00Z">
        <w:r w:rsidR="00B507DC" w:rsidRPr="00E457C1" w:rsidDel="00D269C7">
          <w:rPr>
            <w:noProof/>
            <w:lang w:val="en-US"/>
          </w:rPr>
          <w:delText>-</w:delText>
        </w:r>
      </w:del>
      <w:ins w:id="2999" w:author="Sara M Tuson" w:date="2021-06-24T11:13:00Z">
        <w:r w:rsidR="00D269C7">
          <w:rPr>
            <w:noProof/>
            <w:lang w:val="en-US"/>
          </w:rPr>
          <w:t>–</w:t>
        </w:r>
      </w:ins>
      <w:r w:rsidR="00B507DC" w:rsidRPr="00E457C1">
        <w:rPr>
          <w:noProof/>
          <w:lang w:val="en-US"/>
        </w:rPr>
        <w:t xml:space="preserve">800 </w:t>
      </w:r>
      <w:r w:rsidRPr="00E457C1">
        <w:rPr>
          <w:noProof/>
          <w:lang w:val="en-US"/>
        </w:rPr>
        <w:t>y</w:t>
      </w:r>
      <w:r w:rsidR="00B507DC" w:rsidRPr="00E457C1">
        <w:rPr>
          <w:noProof/>
          <w:lang w:val="en-US"/>
        </w:rPr>
        <w:t>ea</w:t>
      </w:r>
      <w:r w:rsidRPr="00E457C1">
        <w:rPr>
          <w:noProof/>
          <w:lang w:val="en-US"/>
        </w:rPr>
        <w:t>rs b</w:t>
      </w:r>
      <w:r w:rsidR="002C4BC1" w:rsidRPr="00E457C1">
        <w:rPr>
          <w:noProof/>
          <w:lang w:val="en-US"/>
        </w:rPr>
        <w:t>ased on</w:t>
      </w:r>
      <w:r w:rsidRPr="00E457C1">
        <w:rPr>
          <w:noProof/>
          <w:lang w:val="en-US"/>
        </w:rPr>
        <w:t xml:space="preserve"> recent paleo-climatic reconstruction</w:t>
      </w:r>
      <w:r w:rsidR="00B507DC" w:rsidRPr="00E457C1">
        <w:rPr>
          <w:noProof/>
          <w:lang w:val="en-US"/>
        </w:rPr>
        <w:t>s</w:t>
      </w:r>
      <w:r w:rsidRPr="00E457C1">
        <w:rPr>
          <w:noProof/>
          <w:lang w:val="en-US"/>
        </w:rPr>
        <w:t xml:space="preserve"> (Section 2.4.2; </w:t>
      </w:r>
      <w:r>
        <w:rPr>
          <w:noProof/>
        </w:rPr>
        <w:fldChar w:fldCharType="begin" w:fldLock="1"/>
      </w:r>
      <w:ins w:id="3000" w:author="Robin Matthews" w:date="2021-06-15T15:40:00Z">
        <w:r w:rsidR="00D17C86">
          <w:rPr>
            <w:noProof/>
            <w:lang w:val="en-US"/>
          </w:rPr>
          <w:instrText>ADDIN CSL_CITATION { "citationItems" : [ { "id" : "ITEM-1", "itemData" : { "DOI" : "10.1038/s41561-019-0353-3", "ISSN" : "1752-0908", "abstract" : "El Ni\u00f1o events differ substantially in their spatial pattern and intensity. Canonical Eastern Pacific El Ni\u00f1o events have sea surface temperature anomalies that are strongest in the far eastern equatorial Pacific, whereas peak ocean warming occurs further west during Central Pacific El Ni\u00f1o events. The event types differ in their impacts on the location and intensity of temperature and precipitation anomalies globally. Evidence is emerging that Central Pacific El Ni\u00f1o events have become more common, a trend that is projected by some studies to continue with ongoing climate change. Here we identify spatial and temporal patterns in observed sea surface temperatures that distinguish the evolution of Eastern and Central Pacific El Ni\u00f1o events in the tropical Pacific. We show that these patterns are recorded by a network of 27 seasonally resolved coral records, which we then use to reconstruct Central and Eastern Pacific El Ni\u00f1o activity for the past four centuries. We find a simultaneous increase in Central Pacific events and a decrease in Eastern Pacific events since the late twentieth century that leads to a ratio of Central to Eastern Pacific events that is unusual in a multicentury context. Compared to the past four centuries, the most recent 30\u2009year period includes fewer, but more intense, Eastern Pacific El Ni\u00f1o events.", "author" : [ { "dropping-particle" : "", "family" : "Freund", "given" : "Mandy B", "non-dropping-particle" : "", "parse-names" : false, "suffix" : "" }, { "dropping-particle" : "", "family" : "Henley", "given" : "Benjamin J", "non-dropping-particle" : "", "parse-names" : false, "suffix" : "" }, { "dropping-particle" : "", "family" : "Karoly", "given" : "David J", "non-dropping-particle" : "", "parse-names" : false, "suffix" : "" }, { "dropping-particle" : "V", "family" : "McGregor", "given" : "Helen", "non-dropping-particle" : "", "parse-names" : false, "suffix" : "" }, { "dropping-particle" : "", "family" : "Abram", "given" : "Nerilie J", "non-dropping-particle" : "", "parse-names" : false, "suffix" : "" }, { "dropping-particle" : "", "family" : "Dommenget", "given" : "Dietmar", "non-dropping-particle" : "", "parse-names" : false, "suffix" : "" } ], "container-title" : "Nature Geoscience", "id" : "ITEM-1", "issue" : "6", "issued" : { "date-parts" : [ [ "2019" ] ] }, "page" : "450-455", "title" : "Higher frequency of Central Pacific El Ni\u00f1o events in recent decades relative to past centuries", "translator" : [ { "dropping-particle" : "", "family" : "J6050", "given" : "", "non-dropping-particle" : "", "parse-names" : false, "suffix" : "" } ], "type" : "article-journal", "volume" : "12" }, "uris" : [ "http://www.mendeley.com/documents/?uuid=e945c9b6-267e-49d3-bc93-3cfdd3a6f50f" ] }, { "id" : "ITEM-2", "itemData" : { "DOI" : "10.1038/ncomms15386", "ISSN" : "2041-1723", "abstract" : "The far-reaching impacts of central Pacific El Ni\u00f1o events on global climate differ appreciably from those associated with eastern Pacific El Ni\u00f1o events. Central Pacific El Ni\u00f1o events may become more frequent in coming decades as atmospheric greenhouse gas concentrations rise, but the instrumental record of central Pacific sea-surface temperatures is too short to detect potential trends. Here we present an annually resolved reconstruction of NI\u00d1O4 sea-surface temperature, located in the central equatorial Pacific, based on oxygen isotopic time series from Taiwan tree cellulose that span from 1190 AD to 2007 AD. Our reconstruction indicates that relatively warm Ni\u00f1o4 sea-surface temperature values over the late twentieth century are accompanied by higher levels of interannual variability than observed in other intervals of the 818-year-long reconstruction. Our results imply that anthropogenic greenhouse forcing may be driving an increase in central Pacific El Ni\u00f1o-Southern Oscillation variability and/or its hydrological impacts, consistent with recent modelling studies.", "author" : [ { "dropping-particle" : "", "family" : "Liu", "given" : "Yu", "non-dropping-particle" : "", "parse-names" : false, "suffix" : "" }, { "dropping-particle" : "", "family" : "Cobb", "given" : "Kim M", "non-dropping-particle" : "", "parse-names" : false, "suffix" : "" }, { "dropping-particle" : "", "family" : "Song", "given" : "Huiming", "non-dropping-particle" : "", "parse-names" : false, "suffix" : "" }, { "dropping-particle" : "", "family" : "Li", "given" : "Qiang", "non-dropping-particle" : "", "parse-names" : false, "suffix" : "" }, { "dropping-particle" : "", "family" : "Li", "given" : "Ching-Yao", "non-dropping-particle" : "", "parse-names" : false, "suffix" : "" }, { "dropping-particle" : "", "family" : "Nakatsuka", "given" : "Takeshi", "non-dropping-particle" : "", "parse-names" : false, "suffix" : "" }, { "dropping-particle" : "", "family" : "An", "given" : "Zhisheng", "non-dropping-particle" : "", "parse-names" : false, "suffix" : "" }, { "dropping-particle" : "", "family" : "Zhou", "given" : "Weijian", "non-dropping-particle" : "", "parse-names" : false, "suffix" : "" }, { "dropping-particle" : "", "family" : "Cai", "given" : "Qiufang", "non-dropping-particle" : "", "parse-names" : false, "suffix" : "" }, { "dropping-particle" : "", "family" : "Li", "given" : "Jinbao", "non-dropping-particle" : "", "parse-names" : false, "suffix" : "" }, { "dropping-particle" : "", "family" : "Leavitt", "given" : "Steven W", "non-dropping-particle" : "", "parse-names" : false, "suffix" : "" }, { "dropping-particle" : "", "family" : "Sun", "given" : "Changfeng", "non-dropping-particle" : "", "parse-names" : false, "suffix" : "" }, { "dropping-particle" : "", "family" : "Mei", "given" : "Ruochen", "non-dropping-particle" : "", "parse-names" : false, "suffix" : "" }, { "dropping-particle" : "", "family" : "Shen", "given" : "Chuan-Chou", "non-dropping-particle" : "", "parse-names" : false, "suffix" : "" }, { "dropping-particle" : "", "family" : "Chan", "given" : "Ming-Hsun", "non-dropping-particle" : "", "parse-names" : false, "suffix" : "" }, { "dropping-particle" : "", "family" : "Sun", "given" : "Junyan", "non-dropping-particle" : "", "parse-names" : false, "suffix" : "" }, { "dropping-particle" : "", "family" : "Yan", "given" : "Libin", "non-dropping-particle" : "", "parse-names" : false, "suffix" : "" }, { "dropping-particle" : "", "family" : "Lei", "given" : "Ying", "non-dropping-particle" : "", "parse-names" : false, "suffix" : "" }, { "dropping-particle" : "", "family" : "Ma", "given" : "Yongyong", "non-dropping-particle" : "", "parse-names" : false, "suffix" : "" }, { "dropping-particle" : "", "family" : "Li", "given" : "Xuxiang", "non-dropping-particle" : "", "parse-names" : false, "suffix" : "" }, { "dropping-particle" : "", "family" : "Chen", "given" : "Deliang", "non-dropping-particle" : "", "parse-names" : false, "suffix" : "" }, { "dropping-particle" : "", "family" : "Linderholm", "given" : "Hans W", "non-dropping-particle" : "", "parse-names" : false, "suffix" : "" } ], "container-title" : "Nature Communications", "id" : "ITEM-2", "issue" : "1", "issued" : { "date-parts" : [ [ "2017" ] ] }, "page" : "15386", "title" : "Recent enhancement of central Pacific El Ni\u00f1o variability relative to last eight centuries", "translator" : [ { "dropping-particle" : "", "family" : "J6699", "given" : "", "non-dropping-particle" : "", "parse-names" : false, "suffix" : "" } ], "type" : "article-journal", "volume" : "8" }, "uris" : [ "http://www.mendeley.com/documents/?uuid=de531511-672a-4b6f-b964-9e92f4ab56f0" ] } ], "mendeley" : { "formattedCitation" : "(Liu et al., 2017b; Freund et al., 2019)", "manualFormatting" : "Y. Liu et al., 2017; Freund et al., 2019)", "plainTextFormattedCitation" : "(Liu et al., 2017b; Freund et al., 2019)", "previouslyFormattedCitation" : "(Liu et al., 2017b; Freund et al., 2019)" }, "properties" : { "noteIndex" : 0 }, "schema" : "https://github.com/citation-style-language/schema/raw/master/csl-citation.json" }</w:instrText>
        </w:r>
      </w:ins>
      <w:del w:id="3001" w:author="Robin Matthews" w:date="2021-06-15T15:40:00Z">
        <w:r w:rsidR="00E719C0" w:rsidDel="00D17C86">
          <w:rPr>
            <w:noProof/>
            <w:lang w:val="en-US"/>
          </w:rPr>
          <w:delInstrText>ADDIN CSL_CITATION { "citationItems" : [ { "id" : "ITEM-1", "itemData" : { "DOI" : "10.1038/s41561-019-0353-3", "ISSN" : "1752-0908", "abstract" : "El Ni\u00f1o events differ substantially in their spatial pattern and intensity. Canonical Eastern Pacific El Ni\u00f1o events have sea surface temperature anomalies that are strongest in the far eastern equatorial Pacific, whereas peak ocean warming occurs further west during Central Pacific El Ni\u00f1o events. The event types differ in their impacts on the location and intensity of temperature and precipitation anomalies globally. Evidence is emerging that Central Pacific El Ni\u00f1o events have become more common, a trend that is projected by some studies to continue with ongoing climate change. Here we identify spatial and temporal patterns in observed sea surface temperatures that distinguish the evolution of Eastern and Central Pacific El Ni\u00f1o events in the tropical Pacific. We show that these patterns are recorded by a network of 27 seasonally resolved coral records, which we then use to reconstruct Central and Eastern Pacific El Ni\u00f1o activity for the past four centuries. We find a simultaneous increase in Central Pacific events and a decrease in Eastern Pacific events since the late twentieth century that leads to a ratio of Central to Eastern Pacific events that is unusual in a multicentury context. Compared to the past four centuries, the most recent 30\u2009year period includes fewer, but more intense, Eastern Pacific El Ni\u00f1o events.", "author" : [ { "dropping-particle" : "", "family" : "Freund", "given" : "Mandy B", "non-dropping-particle" : "", "parse-names" : false, "suffix" : "" }, { "dropping-particle" : "", "family" : "Henley", "given" : "Benjamin J", "non-dropping-particle" : "", "parse-names" : false, "suffix" : "" }, { "dropping-particle" : "", "family" : "Karoly", "given" : "David J", "non-dropping-particle" : "", "parse-names" : false, "suffix" : "" }, { "dropping-particle" : "V", "family" : "McGregor", "given" : "Helen", "non-dropping-particle" : "", "parse-names" : false, "suffix" : "" }, { "dropping-particle" : "", "family" : "Abram", "given" : "Nerilie J", "non-dropping-particle" : "", "parse-names" : false, "suffix" : "" }, { "dropping-particle" : "", "family" : "Dommenget", "given" : "Dietmar", "non-dropping-particle" : "", "parse-names" : false, "suffix" : "" } ], "container-title" : "Nature Geoscience", "id" : "ITEM-1", "issue" : "6", "issued" : { "date-parts" : [ [ "2019" ] ] }, "page" : "450-455", "title" : "Higher frequency of Central Pacific El Ni\u00f1o events in recent decades relative to past centuries", "translator" : [ { "dropping-particle" : "", "family" : "J6050", "given" : "", "non-dropping-particle" : "", "parse-names" : false, "suffix" : "" } ], "type" : "article-journal", "volume" : "12" }, "uris" : [ "http://www.mendeley.com/documents/?uuid=e945c9b6-267e-49d3-bc93-3cfdd3a6f50f" ] }, { "id" : "ITEM-2", "itemData" : { "DOI" : "10.1038/ncomms15386", "ISSN" : "2041-1723", "abstract" : "The far-reaching impacts of central Pacific El Ni\u00f1o events on global climate differ appreciably from those associated with eastern Pacific El Ni\u00f1o events. Central Pacific El Ni\u00f1o events may become more frequent in coming decades as atmospheric greenhouse gas concentrations rise, but the instrumental record of central Pacific sea-surface temperatures is too short to detect potential trends. Here we present an annually resolved reconstruction of NI\u00d1O4 sea-surface temperature, located in the central equatorial Pacific, based on oxygen isotopic time series from Taiwan tree cellulose that span from 1190 AD to 2007 AD. Our reconstruction indicates that relatively warm Ni\u00f1o4 sea-surface temperature values over the late twentieth century are accompanied by higher levels of interannual variability than observed in other intervals of the 818-year-long reconstruction. Our results imply that anthropogenic greenhouse forcing may be driving an increase in central Pacific El Ni\u00f1o-Southern Oscillation variability and/or its hydrological impacts, consistent with recent modelling studies.", "author" : [ { "dropping-particle" : "", "family" : "Liu", "given" : "Yu", "non-dropping-particle" : "", "parse-names" : false, "suffix" : "" }, { "dropping-particle" : "", "family" : "Cobb", "given" : "Kim M", "non-dropping-particle" : "", "parse-names" : false, "suffix" : "" }, { "dropping-particle" : "", "family" : "Song", "given" : "Huiming", "non-dropping-particle" : "", "parse-names" : false, "suffix" : "" }, { "dropping-particle" : "", "family" : "Li", "given" : "Qiang", "non-dropping-particle" : "", "parse-names" : false, "suffix" : "" }, { "dropping-particle" : "", "family" : "Li", "given" : "Ching-Yao", "non-dropping-particle" : "", "parse-names" : false, "suffix" : "" }, { "dropping-particle" : "", "family" : "Nakatsuka", "given" : "Takeshi", "non-dropping-particle" : "", "parse-names" : false, "suffix" : "" }, { "dropping-particle" : "", "family" : "An", "given" : "Zhisheng", "non-dropping-particle" : "", "parse-names" : false, "suffix" : "" }, { "dropping-particle" : "", "family" : "Zhou", "given" : "Weijian", "non-dropping-particle" : "", "parse-names" : false, "suffix" : "" }, { "dropping-particle" : "", "family" : "Cai", "given" : "Qiufang", "non-dropping-particle" : "", "parse-names" : false, "suffix" : "" }, { "dropping-particle" : "", "family" : "Li", "given" : "Jinbao", "non-dropping-particle" : "", "parse-names" : false, "suffix" : "" }, { "dropping-particle" : "", "family" : "Leavitt", "given" : "Steven W", "non-dropping-particle" : "", "parse-names" : false, "suffix" : "" }, { "dropping-particle" : "", "family" : "Sun", "given" : "Changfeng", "non-dropping-particle" : "", "parse-names" : false, "suffix" : "" }, { "dropping-particle" : "", "family" : "Mei", "given" : "Ruochen", "non-dropping-particle" : "", "parse-names" : false, "suffix" : "" }, { "dropping-particle" : "", "family" : "Shen", "given" : "Chuan-Chou", "non-dropping-particle" : "", "parse-names" : false, "suffix" : "" }, { "dropping-particle" : "", "family" : "Chan", "given" : "Ming-Hsun", "non-dropping-particle" : "", "parse-names" : false, "suffix" : "" }, { "dropping-particle" : "", "family" : "Sun", "given" : "Junyan", "non-dropping-particle" : "", "parse-names" : false, "suffix" : "" }, { "dropping-particle" : "", "family" : "Yan", "given" : "Libin", "non-dropping-particle" : "", "parse-names" : false, "suffix" : "" }, { "dropping-particle" : "", "family" : "Lei", "given" : "Ying", "non-dropping-particle" : "", "parse-names" : false, "suffix" : "" }, { "dropping-particle" : "", "family" : "Ma", "given" : "Yongyong", "non-dropping-particle" : "", "parse-names" : false, "suffix" : "" }, { "dropping-particle" : "", "family" : "Li", "given" : "Xuxiang", "non-dropping-particle" : "", "parse-names" : false, "suffix" : "" }, { "dropping-particle" : "", "family" : "Chen", "given" : "Deliang", "non-dropping-particle" : "", "parse-names" : false, "suffix" : "" }, { "dropping-particle" : "", "family" : "Linderholm", "given" : "Hans W", "non-dropping-particle" : "", "parse-names" : false, "suffix" : "" } ], "container-title" : "Nature Communications", "id" : "ITEM-2", "issue" : "1", "issued" : { "date-parts" : [ [ "2017" ] ] }, "page" : "15386", "title" : "Recent enhancement of central Pacific El Ni\u00f1o variability relative to last eight centuries", "translator" : [ { "dropping-particle" : "", "family" : "J6699", "given" : "", "non-dropping-particle" : "", "parse-names" : false, "suffix" : "" } ], "type" : "article-journal", "volume" : "8" }, "uris" : [ "http://www.mendeley.com/documents/?uuid=de531511-672a-4b6f-b964-9e92f4ab56f0" ] } ], "mendeley" : { "formattedCitation" : "(Liu et al., 2017b; Freund et al., 2019)", "manualFormatting" : "Liu et al., 2017; Freund et al., 2019)", "plainTextFormattedCitation" : "(Liu et al., 2017b; Freund et al., 2019)", "previouslyFormattedCitation" : "(Liu et al., 2017b; Freund et al., 2019)" }, "properties" : { "noteIndex" : 0 }, "schema" : "https://github.com/citation-style-language/schema/raw/master/csl-citation.json" }</w:delInstrText>
        </w:r>
      </w:del>
      <w:r>
        <w:rPr>
          <w:noProof/>
        </w:rPr>
        <w:fldChar w:fldCharType="separate"/>
      </w:r>
      <w:r w:rsidR="00393F8C">
        <w:rPr>
          <w:noProof/>
          <w:lang w:val="en-US"/>
        </w:rPr>
        <w:t>Y. Liu et al., 2017; Freund et al., 2019)</w:t>
      </w:r>
      <w:r>
        <w:rPr>
          <w:noProof/>
        </w:rPr>
        <w:fldChar w:fldCharType="end"/>
      </w:r>
      <w:r w:rsidRPr="00E457C1">
        <w:rPr>
          <w:noProof/>
          <w:lang w:val="en-US"/>
        </w:rPr>
        <w:t xml:space="preserve">. However, the short observational record combined with observational </w:t>
      </w:r>
      <w:r>
        <w:rPr>
          <w:noProof/>
        </w:rPr>
        <w:fldChar w:fldCharType="begin" w:fldLock="1"/>
      </w:r>
      <w:r w:rsidR="00E719C0">
        <w:rPr>
          <w:noProof/>
          <w:lang w:val="en-US"/>
        </w:rPr>
        <w:instrText>ADDIN CSL_CITATION { "citationItems" : [ { "id" : "ITEM-1", "itemData" : { "DOI" : "10.1038/nclimate1840", "ISBN" : "1758-6798", "ISSN" : "1758678X", "abstract" : "The Pacific Walker circulation is a large overturning cell that spans the tropical Pacific Ocean, characterized by rising motion (lower sea-level pressure) over Indonesia and sinking motion (higher sea level-pressure) over the eastern Pacific1,2. Fluctuations in the Walker circulation reflect changes in the location and strength of tropical heating, so related circulation anomalies have global impacts3,4. On interannual timescales, the El Ni\u00f1o/Southern Oscillation accounts for much of the variability in the Walker circulation, but there is considerable interest in longer-term trends and their drivers, including anthropogenic climate change5\u201312. Here, we examine sea-level pressure trends in ten different data sets drawn from reanalysis, reconstructions and in situ measurements for 1900\u20132011. We show that periods with fewer in situ measurements result in lower signal-to-noise ratios, making assessments of sea-level pressure trends largely unsuitable before about the 1950s. Multidecadal trends evaluated since 1950 reveal statistically significant, negative values over the Indonesian region, with weaker, positive trends over the eastern Pacific. The overall trend towards a stronger, La Ni\u00f1alike Walker circulation is nearly concurrent with the observed increase in global average temperatures, thereby justifying closer scrutiny of how the Pacific climate system has changed in the historical record", "author" : [ { "dropping-particle" : "", "family" : "L'Heureux", "given" : "Michelle L.", "non-dropping-particle" : "", "parse-names" : false, "suffix" : "" }, { "dropping-particle" : "", "family" : "Lee", "given" : "Sukyoung", "non-dropping-particle" : "", "parse-names" : false, "suffix" : "" }, { "dropping-particle" : "", "family" : "Lyon", "given" : "Bradfield", "non-dropping-particle" : "", "parse-names" : false, "suffix" : "" } ], "container-title" : "Nature Climate Change", "id" : "ITEM-1", "issue" : "6", "issued" : { "date-parts" : [ [ "2013", "3" ] ] }, "page" : "571-576", "publisher" : "Springer Nature", "title" : "Recent multidecadal strengthening of the Walker circulation across the tropical Pacific", "translator" : [ { "dropping-particle" : "", "family" : "J6092", "given" : "", "non-dropping-particle" : "", "parse-names" : false, "suffix" : "" } ], "type" : "article-journal", "volume" : "3" }, "uris" : [ "http://www.mendeley.com/documents/?uuid=06a5d369-9474-43a4-acd9-c4fb2b66ceee" ] } ], "mendeley" : { "formattedCitation" : "(L\u2019Heureux et al., 2013)", "plainTextFormattedCitation" : "(L\u2019Heureux et al., 2013)", "previouslyFormattedCitation" : "(L\u2019Heureux et al., 2013)" }, "properties" : { "noteIndex" : 0 }, "schema" : "https://github.com/citation-style-language/schema/raw/master/csl-citation.json" }</w:instrText>
      </w:r>
      <w:r>
        <w:rPr>
          <w:noProof/>
        </w:rPr>
        <w:fldChar w:fldCharType="separate"/>
      </w:r>
      <w:r w:rsidR="00393F8C">
        <w:rPr>
          <w:noProof/>
          <w:lang w:val="en-US"/>
        </w:rPr>
        <w:t>(L’Heureux et al., 2013)</w:t>
      </w:r>
      <w:r>
        <w:rPr>
          <w:noProof/>
        </w:rPr>
        <w:fldChar w:fldCharType="end"/>
      </w:r>
      <w:r w:rsidRPr="00E457C1">
        <w:rPr>
          <w:noProof/>
          <w:lang w:val="en-US"/>
        </w:rPr>
        <w:t xml:space="preserve"> and paleo-climatic reconstruction uncertainties preclude firm conclusions being made about the long-term changes in the occurrence of different El Niño event types. Initial analysis with a select</w:t>
      </w:r>
      <w:r w:rsidR="00801CD4" w:rsidRPr="00E457C1">
        <w:rPr>
          <w:noProof/>
          <w:lang w:val="en-US"/>
        </w:rPr>
        <w:t>ed</w:t>
      </w:r>
      <w:r w:rsidRPr="00E457C1">
        <w:rPr>
          <w:noProof/>
          <w:lang w:val="en-US"/>
        </w:rPr>
        <w:t xml:space="preserve"> number of CMIP3 models suggested that there may be a forced component to this recent prominence of </w:t>
      </w:r>
      <w:r w:rsidR="002C4BC1" w:rsidRPr="00E457C1">
        <w:rPr>
          <w:noProof/>
          <w:lang w:val="en-US"/>
        </w:rPr>
        <w:t>Central Pacific</w:t>
      </w:r>
      <w:r w:rsidR="001B2C15" w:rsidRPr="00E457C1">
        <w:rPr>
          <w:noProof/>
          <w:lang w:val="en-US"/>
        </w:rPr>
        <w:t>-</w:t>
      </w:r>
      <w:r w:rsidRPr="00E457C1">
        <w:rPr>
          <w:noProof/>
          <w:lang w:val="en-US"/>
        </w:rPr>
        <w:t xml:space="preserve">type events </w:t>
      </w:r>
      <w:r>
        <w:rPr>
          <w:noProof/>
        </w:rPr>
        <w:fldChar w:fldCharType="begin" w:fldLock="1"/>
      </w:r>
      <w:r w:rsidR="008F46A5" w:rsidRPr="00E457C1">
        <w:rPr>
          <w:noProof/>
          <w:lang w:val="en-US"/>
        </w:rPr>
        <w:instrText>ADDIN CSL_CITATION { "citationItems" : [ { "id" : "ITEM-1", "itemData" : { "DOI" : "10.1038/nature08316", "author" : [ { "dropping-particle" : "", "family" : "Yeh", "given" : "Sang-Wook", "non-dropping-particle" : "", "parse-names" : false, "suffix" : "" }, { "dropping-particle" : "", "family" : "Kug", "given" : "Jong-Seong", "non-dropping-particle" : "", "parse-names" : false, "suffix" : "" }, { "dropping-particle" : "", "family" : "Dewitte", "given" : "Boris", "non-dropping-particle" : "", "parse-names" : false, "suffix" : "" }, { "dropping-particle" : "", "family" : "Kwon", "given" : "Min-Ho", "non-dropping-particle" : "", "parse-names" : false, "suffix" : "" }, { "dropping-particle" : "", "family" : "Kirtman", "given" : "Ben P", "non-dropping-particle" : "", "parse-names" : false, "suffix" : "" }, { "dropping-particle" : "", "family" : "Jin", "given" : "Fei-Fei", "non-dropping-particle" : "", "parse-names" : false, "suffix" : "" } ], "container-title" : "Nature", "id" : "ITEM-1", "issued" : { "date-parts" : [ [ "2009", "9", "24" ] ] }, "page" : "511", "publisher" : "Macmillan Publishers Limited. All rights reserved", "title" : "El Ni\u00f1o in a changing climate", "translator" : [ { "dropping-particle" : "", "family" : "J1776", "given" : "", "non-dropping-particle" : "", "parse-names" : false, "suffix" : "" } ], "type" : "article-journal", "volume" : "461" }, "uris" : [ "http://www.mendeley.com/documents/?uuid=d79b5f7d-4fc4-49b4-b7ab-eeab1d48bd3c" ] } ], "mendeley" : { "formattedCitation" : "(Yeh et al., 2009)", "plainTextFormattedCitation" : "(Yeh et al., 2009)", "previouslyFormattedCitation" : "(Yeh et al., 2009)" }, "properties" : { "noteIndex" : 0 }, "schema" : "https://github.com/citation-style-language/schema/raw/master/csl-citation.json" }</w:instrText>
      </w:r>
      <w:r>
        <w:rPr>
          <w:noProof/>
        </w:rPr>
        <w:fldChar w:fldCharType="separate"/>
      </w:r>
      <w:r w:rsidR="00393F8C">
        <w:rPr>
          <w:noProof/>
          <w:lang w:val="en-US"/>
        </w:rPr>
        <w:t>(Yeh et al., 2009)</w:t>
      </w:r>
      <w:r>
        <w:rPr>
          <w:noProof/>
        </w:rPr>
        <w:fldChar w:fldCharType="end"/>
      </w:r>
      <w:r w:rsidRPr="00E457C1">
        <w:rPr>
          <w:noProof/>
          <w:lang w:val="en-US"/>
        </w:rPr>
        <w:t>, but analysis since then suggests that this behavio</w:t>
      </w:r>
      <w:r w:rsidR="009460B4" w:rsidRPr="00E457C1">
        <w:rPr>
          <w:noProof/>
          <w:lang w:val="en-US"/>
        </w:rPr>
        <w:t>u</w:t>
      </w:r>
      <w:r w:rsidRPr="00E457C1">
        <w:rPr>
          <w:noProof/>
          <w:lang w:val="en-US"/>
        </w:rPr>
        <w:t xml:space="preserve">r is </w:t>
      </w:r>
      <w:ins w:id="3002" w:author="Ian Blenkinsop" w:date="2021-07-13T12:35:00Z">
        <w:r w:rsidR="00C066FD">
          <w:rPr>
            <w:noProof/>
            <w:lang w:val="en-US"/>
          </w:rPr>
          <w:t>(</w:t>
        </w:r>
      </w:ins>
      <w:r w:rsidRPr="00E457C1">
        <w:rPr>
          <w:noProof/>
          <w:lang w:val="en-US"/>
        </w:rPr>
        <w:t xml:space="preserve">i) consistent with that expected from internal variability </w:t>
      </w:r>
      <w:r>
        <w:rPr>
          <w:noProof/>
        </w:rPr>
        <w:fldChar w:fldCharType="begin" w:fldLock="1"/>
      </w:r>
      <w:r w:rsidR="00E719C0">
        <w:rPr>
          <w:noProof/>
          <w:lang w:val="en-US"/>
        </w:rPr>
        <w:instrText>ADDIN CSL_CITATION { "citationItems" : [ { "id" : "ITEM-1", "itemData" : { "DOI" : "10.1029/2011GL047658", "abstract" : "Using a multivariate, \u201cpatterns-based\u201d, red noise approach to 42 years of observed tropical SST, thermocline depth, and zonal wind stress seasonal anomalies, it is shown that natural random variations can account for the observed variability of Central Pacific (CP) and Eastern Pacific (EP) ENSO events. The recent multidecadal increase in the number of CP events relative to EP events, which has been hypothesized to be connected to anthropogenic change in the state of the ocean, is also found to be consistent with multivariate red noise and hence with stationary statistics. ENSO \u201cflavors\u201d are the consequence of differing combinations of two initially orthogonal spatial patterns that are precursors to CP or EP events of both signs. These precursors can be excited by random weather forcing and subsequently result in SST anomaly amplification primarily through surface or thermocline feedbacks, respectively.", "author" : [ { "dropping-particle" : "", "family" : "Newman", "given" : "Matthew", "non-dropping-particle" : "", "parse-names" : false, "suffix" : "" }, { "dropping-particle" : "", "family" : "Shin", "given" : "Sang-Ik", "non-dropping-particle" : "", "parse-names" : false, "suffix" : "" }, { "dropping-particle" : "", "family" : "Alexander", "given" : "Michael A", "non-dropping-particle" : "", "parse-names" : false, "suffix" : "" } ], "container-title" : "Geophysical Research Letters", "id" : "ITEM-1", "issue" : "14", "issued" : { "date-parts" : [ [ "2011" ] ] }, "title" : "Natural variation in ENSO flavors", "translator" : [ { "dropping-particle" : "", "family" : "J5154", "given" : "", "non-dropping-particle" : "", "parse-names" : false, "suffix" : "" } ], "type" : "article-journal", "volume" : "38" }, "uris" : [ "http://www.mendeley.com/documents/?uuid=46ae7ec0-1820-48d8-8c97-a1d667acc535" ] } ], "mendeley" : { "formattedCitation" : "(Newman et al., 2011)", "plainTextFormattedCitation" : "(Newman et al., 2011)", "previouslyFormattedCitation" : "(Newman et al., 2011)" }, "properties" : { "noteIndex" : 0 }, "schema" : "https://github.com/citation-style-language/schema/raw/master/csl-citation.json" }</w:instrText>
      </w:r>
      <w:r>
        <w:rPr>
          <w:noProof/>
        </w:rPr>
        <w:fldChar w:fldCharType="separate"/>
      </w:r>
      <w:r w:rsidR="00393F8C">
        <w:rPr>
          <w:noProof/>
          <w:lang w:val="en-US"/>
        </w:rPr>
        <w:t>(Newman et al., 2011)</w:t>
      </w:r>
      <w:r>
        <w:rPr>
          <w:noProof/>
        </w:rPr>
        <w:fldChar w:fldCharType="end"/>
      </w:r>
      <w:r w:rsidRPr="00E457C1">
        <w:rPr>
          <w:noProof/>
          <w:lang w:val="en-US"/>
        </w:rPr>
        <w:t xml:space="preserve">; and </w:t>
      </w:r>
      <w:ins w:id="3003" w:author="Ian Blenkinsop" w:date="2021-07-13T12:36:00Z">
        <w:r w:rsidR="00C066FD">
          <w:rPr>
            <w:noProof/>
            <w:lang w:val="en-US"/>
          </w:rPr>
          <w:t>(</w:t>
        </w:r>
      </w:ins>
      <w:r w:rsidRPr="00E457C1">
        <w:rPr>
          <w:noProof/>
          <w:lang w:val="en-US"/>
        </w:rPr>
        <w:t xml:space="preserve">ii) not apparent across the full CMIP5 ensemble of historical simulations </w:t>
      </w:r>
      <w:r>
        <w:rPr>
          <w:noProof/>
        </w:rPr>
        <w:fldChar w:fldCharType="begin" w:fldLock="1"/>
      </w:r>
      <w:r w:rsidR="00830A4D">
        <w:rPr>
          <w:noProof/>
          <w:lang w:val="en-US"/>
        </w:rPr>
        <w:instrText>ADDIN CSL_CITATION { "citationItems" : [ { "id" : "ITEM-1", "itemData" : { "DOI" : "10.1175/JCLI-D-13-00437.1", "ISBN" : "0894-8755\\r1520-0442", "ISSN" : "08948755", "abstract" : "The representation of the El Ni~ no\u2013Southern Oscillation (ENSO) under historical forcing and future pro- jections is analyzed in 34 models from the Coupled Model Intercomparison Project phase 5 (CMIP5). Most models realistically simulate the observed intensity and location of maximum sea surface temperature (SST) anomalies during ENSO events. However, there exist systematic biases in the westward extent of ENSO- related SST anomalies, driven by unrealistic westward displacement and enhancement of the equatorial wind stress in the western Pacific. Almost all CMIP5 models capture the observed asymmetry in magnitude be- tween the warm and cold events (i.e., El Ni~ nos are stronger than La Ni~ nas) and between the two types of El Ni~ nos: that is, cold tongue (CT) El Ni~ nos are stronger than warm pool (WP) El Ni~ nos. However, most models fail to reproduce the asymmetry between the two types of La Ni~ nas, withCTstronger thanWPevents, which is opposite to observations. Most models capture the observed peak in ENSO amplitude around December; however, the seasonal evolution of ENSO has a large range of behavior across the models. The CMIP5 models generally reproduce the duration of CT El Ni~ nos but have biases in the evolution of the other types of events. The evolution of WP El Ni~ nos suggests that the decay of this event occurs through heat content discharge in the models rather than the advection of SST via anomalous zonal currents, as seems to occur in observations. No consistent changes are seen across the models in the location and magnitude of maximum SST anomalies, frequency, or temporal evolution of these events in a warmer world. 1.", "author" : [ { "dropping-particle" : "", "family" : "Taschetto", "given" : "Andr\u00e9a S.", "non-dropping-particle" : "", "parse-names" : false, "suffix" : "" }, { "dropping-particle" : "Sen", "family" : "Gupta", "given" : "Alexander", "non-dropping-particle" : "", "parse-names" : false, "suffix" : "" }, { "dropping-particle" : "", "family" : "Jourdain", "given" : "Nicolas C.", "non-dropping-particle" : "", "parse-names" : false, "suffix" : "" }, { "dropping-particle" : "", "family" : "Santoso", "given" : "Agus", "non-dropping-particle" : "", "parse-names" : false, "suffix" : "" }, { "dropping-particle" : "", "family" : "Ummenhofer", "given" : "Caroline C.", "non-dropping-particle" : "", "parse-names" : false, "suffix" : "" }, { "dropping-particle" : "", "family" : "England", "given" : "Matthew H.", "non-dropping-particle" : "", "parse-names" : false, "suffix" : "" } ], "container-title" : "Journal of Climate", "id" : "ITEM-1", "issue" : "8", "issued" : { "date-parts" : [ [ "2014" ] ] }, "page" : "2861-2885", "title" : "Cold tongue and warm pool ENSO Events in CMIP5: Mean state and future projections", "translator" : [ { "dropping-particle" : "", "family" : "J4093", "given" : "", "non-dropping-particle" : "", "parse-names" : false, "suffix" : "" } ], "type" : "article-journal", "volume" : "27" }, "uris" : [ "http://www.mendeley.com/documents/?uuid=c186ceec-233b-4e9d-a242-d9bdec46efa7" ] } ], "mendeley" : { "formattedCitation" : "(Taschetto et al., 2014)", "plainTextFormattedCitation" : "(Taschetto et al., 2014)", "previouslyFormattedCitation" : "(Taschetto et al., 2014)" }, "properties" : { "noteIndex" : 0 }, "schema" : "https://github.com/citation-style-language/schema/raw/master/csl-citation.json" }</w:instrText>
      </w:r>
      <w:r>
        <w:rPr>
          <w:noProof/>
        </w:rPr>
        <w:fldChar w:fldCharType="separate"/>
      </w:r>
      <w:r w:rsidR="00393F8C">
        <w:rPr>
          <w:noProof/>
          <w:lang w:val="en-US"/>
        </w:rPr>
        <w:t>(Taschetto et al., 2014)</w:t>
      </w:r>
      <w:r>
        <w:rPr>
          <w:noProof/>
        </w:rPr>
        <w:fldChar w:fldCharType="end"/>
      </w:r>
      <w:r w:rsidRPr="00E457C1">
        <w:rPr>
          <w:iCs/>
          <w:noProof/>
          <w:lang w:val="en-US"/>
        </w:rPr>
        <w:t>.</w:t>
      </w:r>
      <w:r w:rsidRPr="00E457C1">
        <w:rPr>
          <w:noProof/>
          <w:lang w:val="en-US"/>
        </w:rPr>
        <w:t xml:space="preserve"> Analysis of single</w:t>
      </w:r>
      <w:r w:rsidR="005C4C6B" w:rsidRPr="00E457C1">
        <w:rPr>
          <w:noProof/>
          <w:lang w:val="en-US"/>
        </w:rPr>
        <w:t>-</w:t>
      </w:r>
      <w:r w:rsidRPr="00E457C1">
        <w:rPr>
          <w:noProof/>
          <w:lang w:val="en-US"/>
        </w:rPr>
        <w:t>model large ensemble</w:t>
      </w:r>
      <w:r w:rsidR="005C4C6B" w:rsidRPr="00E457C1">
        <w:rPr>
          <w:noProof/>
          <w:lang w:val="en-US"/>
        </w:rPr>
        <w:t>s</w:t>
      </w:r>
      <w:r w:rsidRPr="00E457C1">
        <w:rPr>
          <w:noProof/>
          <w:lang w:val="en-US"/>
        </w:rPr>
        <w:t xml:space="preserve"> suggests that changes to ENSO event type in response to historical radiative forcing </w:t>
      </w:r>
      <w:r w:rsidR="005C4C6B" w:rsidRPr="00E457C1">
        <w:rPr>
          <w:noProof/>
          <w:lang w:val="en-US"/>
        </w:rPr>
        <w:t>are</w:t>
      </w:r>
      <w:r w:rsidRPr="00E457C1">
        <w:rPr>
          <w:noProof/>
          <w:lang w:val="en-US"/>
        </w:rPr>
        <w:t xml:space="preserve"> not significant </w:t>
      </w:r>
      <w:r>
        <w:rPr>
          <w:noProof/>
        </w:rPr>
        <w:fldChar w:fldCharType="begin" w:fldLock="1"/>
      </w:r>
      <w:r w:rsidR="00D33CB6">
        <w:rPr>
          <w:noProof/>
          <w:lang w:val="en-US"/>
        </w:rPr>
        <w:instrText>ADDIN CSL_CITATION { "citationItems" : [ { "id" : "ITEM-1", "itemData" : { "DOI" : "10.1007/s00382-017-3573-5", "ISSN" : "1432-0894", "abstract" : "The El Ni\u00f1o/Southern Oscillation (ENSO) exhibits considerable differences between the evolution of individual El Ni\u00f1o and La Ni\u00f1a events (\u2018ENSO diversity\u2019), with significant implications for impacts studies. However, the degree to which external forcing may affect ENSO diversity is not well understood, due to both internal variability and potentially compensatory contributions from multiple forcings. The Community Earth System Model Last Millennium Ensemble (CESM LME) provides an ideal testbed for studying the sensitivity of twentieth century ENSO to forced climate changes, as it contains many realizations of the 850\u20132005 period with differing combinations of forcings. Metrics of ENSO amplitude and diversity are compared across LME simulations, and although forced changes to ENSO amplitude are generally small, forced changes to diversity are often detectable. Anthropogenic changes to greenhouse gas and ozone/aerosol emissions modify the persistence of Eastern and Central Pacific El Ni\u00f1o events, through shifts in the upwelling and zonal advective feedbacks; these influences generally cancel one another over the twentieth century. Other forcings can also be quite important: land use changes amplify Eastern Pacific El Ni\u00f1o events via modulating zonal advective heating, and orbital forcing tends to preferentially terminate twentieth century Central Pacific El Ni\u00f1o events due to enhanced eastern Pacific cooling during boreal winter and spring. Our results indicate that multiple anthropogenic and natural forcings can have substantial impacts on ENSO diversity, and suggest that correctly representing the net ENSO diversity response to climate change will depend on the precise balance between all these influences.", "author" : [ { "dropping-particle" : "", "family" : "Stevenson", "given" : "Samantha L.", "non-dropping-particle" : "", "parse-names" : false, "suffix" : "" }, { "dropping-particle" : "", "family" : "Capotondi", "given" : "Antonietta", "non-dropping-particle" : "", "parse-names" : false, "suffix" : "" }, { "dropping-particle" : "", "family" : "Fasullo", "given" : "John", "non-dropping-particle" : "", "parse-names" : false, "suffix" : "" }, { "dropping-particle" : "", "family" : "Otto-Bliesner", "given" : "Bette", "non-dropping-particle" : "", "parse-names" : false, "suffix" : "" } ], "container-title" : "Climate Dynamics", "id" : "ITEM-1", "issued" : { "date-parts" : [ [ "2017" ] ] }, "title" : "Forced changes to twentieth century ENSO diversity in a last Millennium context", "translator" : [ { "dropping-particle" : "", "family" : "J5300", "given" : "", "non-dropping-particle" : "", "parse-names" : false, "suffix" : "" } ], "type" : "article-journal" }, "prefix" : "e.g., ", "uris" : [ "http://www.mendeley.com/documents/?uuid=b828ebc3-f59a-44fb-959b-6a1d966f22f6" ] } ], "mendeley" : { "formattedCitation" : "(e.g., Stevenson et al., 2017)", "plainTextFormattedCitation" : "(e.g., Stevenson et al., 2017)", "previouslyFormattedCitation" : "(e.g., Stevenson et al., 2017)" }, "properties" : { "noteIndex" : 0 }, "schema" : "https://github.com/citation-style-language/schema/raw/master/csl-citation.json" }</w:instrText>
      </w:r>
      <w:r>
        <w:rPr>
          <w:noProof/>
        </w:rPr>
        <w:fldChar w:fldCharType="separate"/>
      </w:r>
      <w:r w:rsidR="00393F8C">
        <w:rPr>
          <w:noProof/>
          <w:lang w:val="en-US"/>
        </w:rPr>
        <w:t>(e.g., Stevenson et al., 2017)</w:t>
      </w:r>
      <w:r>
        <w:rPr>
          <w:noProof/>
        </w:rPr>
        <w:fldChar w:fldCharType="end"/>
      </w:r>
      <w:r w:rsidRPr="00E457C1">
        <w:rPr>
          <w:noProof/>
          <w:lang w:val="en-US"/>
        </w:rPr>
        <w:t xml:space="preserve">. These same results, however, also suggest </w:t>
      </w:r>
      <w:r w:rsidR="001B2C15" w:rsidRPr="00E457C1">
        <w:rPr>
          <w:noProof/>
          <w:lang w:val="en-US"/>
        </w:rPr>
        <w:t xml:space="preserve">that </w:t>
      </w:r>
      <w:r w:rsidRPr="00E457C1">
        <w:rPr>
          <w:noProof/>
          <w:lang w:val="en-US"/>
        </w:rPr>
        <w:t xml:space="preserve">multiple forcings can have significant influences on ENSO type and that the net response will depend on the accurate representation of the balance of these forcings </w:t>
      </w:r>
      <w:r>
        <w:rPr>
          <w:noProof/>
        </w:rPr>
        <w:fldChar w:fldCharType="begin" w:fldLock="1"/>
      </w:r>
      <w:r w:rsidR="00D33CB6">
        <w:rPr>
          <w:noProof/>
          <w:lang w:val="en-US"/>
        </w:rPr>
        <w:instrText>ADDIN CSL_CITATION { "citationItems" : [ { "id" : "ITEM-1", "itemData" : { "DOI" : "10.1007/s00382-017-3573-5", "ISSN" : "1432-0894", "abstract" : "The El Ni\u00f1o/Southern Oscillation (ENSO) exhibits considerable differences between the evolution of individual El Ni\u00f1o and La Ni\u00f1a events (\u2018ENSO diversity\u2019), with significant implications for impacts studies. However, the degree to which external forcing may affect ENSO diversity is not well understood, due to both internal variability and potentially compensatory contributions from multiple forcings. The Community Earth System Model Last Millennium Ensemble (CESM LME) provides an ideal testbed for studying the sensitivity of twentieth century ENSO to forced climate changes, as it contains many realizations of the 850\u20132005 period with differing combinations of forcings. Metrics of ENSO amplitude and diversity are compared across LME simulations, and although forced changes to ENSO amplitude are generally small, forced changes to diversity are often detectable. Anthropogenic changes to greenhouse gas and ozone/aerosol emissions modify the persistence of Eastern and Central Pacific El Ni\u00f1o events, through shifts in the upwelling and zonal advective feedbacks; these influences generally cancel one another over the twentieth century. Other forcings can also be quite important: land use changes amplify Eastern Pacific El Ni\u00f1o events via modulating zonal advective heating, and orbital forcing tends to preferentially terminate twentieth century Central Pacific El Ni\u00f1o events due to enhanced eastern Pacific cooling during boreal winter and spring. Our results indicate that multiple anthropogenic and natural forcings can have substantial impacts on ENSO diversity, and suggest that correctly representing the net ENSO diversity response to climate change will depend on the precise balance between all these influences.", "author" : [ { "dropping-particle" : "", "family" : "Stevenson", "given" : "Samantha L.", "non-dropping-particle" : "", "parse-names" : false, "suffix" : "" }, { "dropping-particle" : "", "family" : "Capotondi", "given" : "Antonietta", "non-dropping-particle" : "", "parse-names" : false, "suffix" : "" }, { "dropping-particle" : "", "family" : "Fasullo", "given" : "John", "non-dropping-particle" : "", "parse-names" : false, "suffix" : "" }, { "dropping-particle" : "", "family" : "Otto-Bliesner", "given" : "Bette", "non-dropping-particle" : "", "parse-names" : false, "suffix" : "" } ], "container-title" : "Climate Dynamics", "id" : "ITEM-1", "issued" : { "date-parts" : [ [ "2017" ] ] }, "title" : "Forced changes to twentieth century ENSO diversity in a last Millennium context", "translator" : [ { "dropping-particle" : "", "family" : "J5300", "given" : "", "non-dropping-particle" : "", "parse-names" : false, "suffix" : "" } ], "type" : "article-journal" }, "uris" : [ "http://www.mendeley.com/documents/?uuid=b828ebc3-f59a-44fb-959b-6a1d966f22f6" ] } ], "mendeley" : { "formattedCitation" : "(Stevenson et al., 2017)", "plainTextFormattedCitation" : "(Stevenson et al., 2017)", "previouslyFormattedCitation" : "(Stevenson et al., 2017)" }, "properties" : { "noteIndex" : 0 }, "schema" : "https://github.com/citation-style-language/schema/raw/master/csl-citation.json" }</w:instrText>
      </w:r>
      <w:r>
        <w:rPr>
          <w:noProof/>
        </w:rPr>
        <w:fldChar w:fldCharType="separate"/>
      </w:r>
      <w:r w:rsidR="00393F8C">
        <w:rPr>
          <w:noProof/>
          <w:lang w:val="en-US"/>
        </w:rPr>
        <w:t>(Stevenson et al., 2017)</w:t>
      </w:r>
      <w:r>
        <w:rPr>
          <w:noProof/>
        </w:rPr>
        <w:fldChar w:fldCharType="end"/>
      </w:r>
      <w:r w:rsidRPr="00E457C1">
        <w:rPr>
          <w:noProof/>
          <w:lang w:val="en-US"/>
        </w:rPr>
        <w:t>.</w:t>
      </w:r>
    </w:p>
    <w:p w14:paraId="674AABD9" w14:textId="77777777" w:rsidR="009F594A" w:rsidRPr="00E457C1" w:rsidRDefault="009F594A" w:rsidP="009F594A">
      <w:pPr>
        <w:pStyle w:val="AR6BodyText"/>
        <w:rPr>
          <w:noProof/>
          <w:lang w:val="en-US"/>
        </w:rPr>
      </w:pPr>
    </w:p>
    <w:p w14:paraId="36AF91AE" w14:textId="44F5BE75" w:rsidR="009F594A" w:rsidRDefault="009F594A" w:rsidP="009F594A">
      <w:pPr>
        <w:pStyle w:val="AR6BodyText"/>
        <w:rPr>
          <w:noProof/>
        </w:rPr>
      </w:pPr>
      <w:r w:rsidRPr="00E457C1">
        <w:rPr>
          <w:noProof/>
          <w:lang w:val="en-US"/>
        </w:rPr>
        <w:t xml:space="preserve">The climatic effects of ENSO outside the tropical Pacific largely arise through atmospheric teleconnections that are </w:t>
      </w:r>
      <w:r w:rsidR="009E59C6" w:rsidRPr="00E457C1">
        <w:rPr>
          <w:noProof/>
          <w:lang w:val="en-US"/>
        </w:rPr>
        <w:t xml:space="preserve">induced </w:t>
      </w:r>
      <w:r w:rsidRPr="00E457C1">
        <w:rPr>
          <w:noProof/>
          <w:lang w:val="en-US"/>
        </w:rPr>
        <w:t>by ENSO</w:t>
      </w:r>
      <w:r w:rsidR="009E59C6" w:rsidRPr="00E457C1">
        <w:rPr>
          <w:noProof/>
          <w:lang w:val="en-US"/>
        </w:rPr>
        <w:t>-</w:t>
      </w:r>
      <w:r w:rsidRPr="00E457C1">
        <w:rPr>
          <w:noProof/>
          <w:lang w:val="en-US"/>
        </w:rPr>
        <w:t xml:space="preserve">driven changes in deep tropical </w:t>
      </w:r>
      <w:r w:rsidR="009E59C6" w:rsidRPr="00E457C1">
        <w:rPr>
          <w:noProof/>
          <w:lang w:val="en-US"/>
        </w:rPr>
        <w:t xml:space="preserve">atmospheric </w:t>
      </w:r>
      <w:r w:rsidRPr="00E457C1">
        <w:rPr>
          <w:noProof/>
          <w:lang w:val="en-US"/>
        </w:rPr>
        <w:t xml:space="preserve">convection and heating </w:t>
      </w:r>
      <w:r>
        <w:fldChar w:fldCharType="begin" w:fldLock="1"/>
      </w:r>
      <w:r w:rsidR="00E719C0">
        <w:rPr>
          <w:noProof/>
          <w:lang w:val="en-US"/>
        </w:rPr>
        <w:instrText>ADDIN CSL_CITATION { "citationItems" : [ { "id" : "ITEM-1", "itemData" : { "DOI" : "110.1002/2017RG000568", "author" : [ { "dropping-particle" : "", "family" : "Yeh", "given" : "S-W.", "non-dropping-particle" : "", "parse-names" : false, "suffix" : "" }, { "dropping-particle" : "", "family" : "Cai", "given" : "W.", "non-dropping-particle" : "", "parse-names" : false, "suffix" : "" }, { "dropping-particle" : "", "family" : "Min", "given" : "S.-K.", "non-dropping-particle" : "", "parse-names" : false, "suffix" : "" }, { "dropping-particle" : "", "family" : "McPhaden", "given" : "M.J.", "non-dropping-particle" : "", "parse-names" : false, "suffix" : "" }, { "dropping-particle" : "", "family" : "Dommenget", "given" : "D.", "non-dropping-particle" : "", "parse-names" : false, "suffix" : "" }, { "dropping-particle" : "", "family" : "Dewitte", "given" : "B.", "non-dropping-particle" : "", "parse-names" : false, "suffix" : "" }, { "dropping-particle" : "", "family" : "Collins", "given" : "M.", "non-dropping-particle" : "", "parse-names" : false, "suffix" : "" }, { "dropping-particle" : "", "family" : "Karumuri", "given" : "A.", "non-dropping-particle" : "", "parse-names" : false, "suffix" : "" }, { "dropping-particle" : "", "family" : "An", "given" : "S.-I.", "non-dropping-particle" : "", "parse-names" : false, "suffix" : "" }, { "dropping-particle" : "", "family" : "Yim", "given" : "B.-Y.", "non-dropping-particle" : "", "parse-names" : false, "suffix" : "" }, { "dropping-particle" : "", "family" : "Kug", "given" : "J.-S.", "non-dropping-particle" : "", "parse-names" : false, "suffix" : "" } ], "container-title" : "Reviews of Geophysics", "id" : "ITEM-1", "issue" : "May", "issued" : { "date-parts" : [ [ "2018" ] ] }, "page" : "77-117", "title" : "ENSO Atmospheric Teleconnections and Their Response to Greenhouse Gas Forcing", "translator" : [ { "dropping-particle" : "", "family" : "J4131", "given" : "", "non-dropping-particle" : "", "parse-names" : false, "suffix" : "" } ], "type" : "article-journal" }, "uris" : [ "http://www.mendeley.com/documents/?uuid=29e807f1-cb82-4275-b424-6d5b4fe1641c", "http://www.mendeley.com/documents/?uuid=afc0713c-257b-4e5a-9a39-dcab1d1c1242" ] } ], "mendeley" : { "formattedCitation" : "(Yeh et al., 2018)", "plainTextFormattedCitation" : "(Yeh et al., 2018)", "previouslyFormattedCitation" : "(Yeh et al., 2018)" }, "properties" : { "noteIndex" : 0 }, "schema" : "https://github.com/citation-style-language/schema/raw/master/csl-citation.json" }</w:instrText>
      </w:r>
      <w:r>
        <w:fldChar w:fldCharType="separate"/>
      </w:r>
      <w:r w:rsidR="00393F8C">
        <w:rPr>
          <w:noProof/>
          <w:lang w:val="en-US"/>
        </w:rPr>
        <w:t>(Yeh et al., 2018)</w:t>
      </w:r>
      <w:r>
        <w:fldChar w:fldCharType="end"/>
      </w:r>
      <w:r w:rsidRPr="00E457C1">
        <w:rPr>
          <w:noProof/>
          <w:lang w:val="en-US"/>
        </w:rPr>
        <w:t xml:space="preserve">. The teleconnections to higher latitudes are forced by waves that propagate into the extratropics </w:t>
      </w:r>
      <w:r>
        <w:fldChar w:fldCharType="begin" w:fldLock="1"/>
      </w:r>
      <w:r w:rsidR="00E719C0">
        <w:rPr>
          <w:noProof/>
          <w:lang w:val="en-US"/>
        </w:rPr>
        <w:instrText>ADDIN CSL_CITATION { "citationItems" : [ { "id" : "ITEM-1", "itemData" : { "DOI" : "10.1175/1520-0469(1981)038&lt;1179:TSLROA&gt;2.0.CO;2", "ISSN" : "0022-4928", "abstract" : "Abstract Motivated by some results from barotropic models, a linearized steady-state five-layer baroclinic model is used to study the response of a spherical atmosphere to thermal and orographic forcing. At low levels the significant perturbations are confined to the neighborhood of the source and for midlatitude thermal forcing these perturbations are crucially dependent on the vertical distribution of the source. In the upper troposphere the sources generate wavetrains which are very similar to those given by barotropic models. For a low-latitude source, long wavelengths propagate strongly polewards as well as eastwards. Shorter wavelengths are trapped equatorward of the poleward flank of the jet, resulting in a split of the wave-trains at this latitude. Using reasonable dissipation magnitudes, the easiest way to produce an appreciable response in middle and high latitudes is by subtropical forcing. These results suggest an explanation for the shapes of patterns described in observational studies. The theory for waves propagating in a slowly varying medium is applied to Rossby waves propagating in a barotropic atmosphere. The slow variation of the medium is associated with the sphericity of the domain and the latitudinal structure of the zonal wind. Rays along which wave activity propagates, the speeds of propagation, and the amplitudes and phases along these rays are determined for a constant angular velocity basic flow as well as a more realistic jet flow. They agree well with the observational and numerical model results and give a simple interpretation of them.", "author" : [ { "dropping-particle" : "", "family" : "Hoskins", "given" : "Brian J", "non-dropping-particle" : "", "parse-names" : false, "suffix" : "" }, { "dropping-particle" : "", "family" : "Karoly", "given" : "David J", "non-dropping-particle" : "", "parse-names" : false, "suffix" : "" } ], "container-title" : "Journal of the Atmospheric Sciences", "id" : "ITEM-1", "issue" : "6", "issued" : { "date-parts" : [ [ "1981", "6", "1" ] ] }, "note" : "doi: 10.1175/1520-0469(1981)0382.0.CO;2", "page" : "1179-1196", "publisher" : "American Meteorological Society", "title" : "The Steady Linear Response of a Spherical Atmosphere to Thermal and Orographic Forcing", "translator" : [ { "dropping-particle" : "", "family" : "J5302", "given" : "", "non-dropping-particle" : "", "parse-names" : false, "suffix" : "" } ], "type" : "article-journal", "volume" : "38" }, "uris" : [ "http://www.mendeley.com/documents/?uuid=85295c72-9180-49df-980c-a0327cf66112" ] } ], "mendeley" : { "formattedCitation" : "(Hoskins and Karoly, 1981)", "plainTextFormattedCitation" : "(Hoskins and Karoly, 1981)", "previouslyFormattedCitation" : "(Hoskins and Karoly, 1981)" }, "properties" : { "noteIndex" : 0 }, "schema" : "https://github.com/citation-style-language/schema/raw/master/csl-citation.json" }</w:instrText>
      </w:r>
      <w:r>
        <w:fldChar w:fldCharType="separate"/>
      </w:r>
      <w:r w:rsidR="00393F8C">
        <w:rPr>
          <w:noProof/>
          <w:lang w:val="en-US"/>
        </w:rPr>
        <w:t>(Hoskins and Karoly, 1981)</w:t>
      </w:r>
      <w:r>
        <w:fldChar w:fldCharType="end"/>
      </w:r>
      <w:r w:rsidRPr="00E457C1">
        <w:rPr>
          <w:noProof/>
          <w:lang w:val="en-US"/>
        </w:rPr>
        <w:t xml:space="preserve"> and respectively excite the </w:t>
      </w:r>
      <w:commentRangeStart w:id="3004"/>
      <w:r w:rsidRPr="00E457C1">
        <w:rPr>
          <w:noProof/>
          <w:lang w:val="en-US"/>
        </w:rPr>
        <w:t xml:space="preserve">Pacific-North American pattern </w:t>
      </w:r>
      <w:r>
        <w:fldChar w:fldCharType="begin" w:fldLock="1"/>
      </w:r>
      <w:r w:rsidR="00E719C0">
        <w:rPr>
          <w:noProof/>
          <w:lang w:val="en-US"/>
        </w:rPr>
        <w:instrText>ADDIN CSL_CITATION { "citationItems" : [ { "id" : "ITEM-1", "itemData" : { "DOI" : "10.1175/1520-0493(1981)109&lt;0813:PSAPAW&gt;2.0.CO;2", "ISSN" : "0027-0644", "abstract" : "Abstract Atmospheric phenomena associated with the Southern Oscillation are examined, with emphasis on vertical structure and teleconnections to middle latitudes. This paper is specifically concerned with the interannual variability of seasonal means for the Northern Hemisphere winter during the period 1951?78. Among the variables considered are sea surface temperature in the equatorial Pacific, precipitation at selected equatorial Pacific stations, a ?Southern Oscillation Index? of sea level pressure, 200 mb height and tropospheric mean temperature at stations throughout the tropics, and Northern Hemisphere geopotential height fields. Selected statistics derived from surface data also are examined for the period 1910?45. Results are presented in the form of time series and correlation statistics for the variables listed above. Results concerning the relationships between sea surface temperature, sea level pressure and rainfall are consistent with the major conclusions of previous studies by J. Bjerknes and others. Fluctuations in mean tropospheric temperature and 200 mb height are shown to vary simultaneously with equatorial Pacific sea surface temperature fluctuations, not only in the Pacific sector, but at stations throughout the tropics. The zonally symmetric component of these 200 mb height fluctuations is considerably larger than the Southern Oscillation in 1000 mb height, and the corresponding fluctuations in the mean temperature of the tropical troposphere are on the order of nearly 1 K. The correlations between the tropical time series and Northern Hemisphere geopotential height fields exhibit well-defined teleconnection patterns. Warm episodes in equatorial Pacific sea surface temperature tend to be accompanied by below-normal heights in the North Pacific and the south?eastern United States and above-normal heights over western Canada. Recent theoretical work by Opsteegh and Van den Dool (1980), Hoskins and Karoly (1981) and Webster (1981) on Rossby wave propagation on a sphere provides a basis for understanding the teleconnection in terms of the distribution of sea surface temperature and rainfall in the equatorial Pacific. The theory successfully explains several characteristics of the observed teleconnection patterns, including their horizontal scale and shape, their vertical structure and their seasonal dependence.", "author" : [ { "dropping-particle" : "", "family" : "Horel", "given" : "John D", "non-dropping-particle" : "", "parse-names" : false, "suffix" : "" }, { "dropping-particle" : "", "family" : "Wallace", "given" : "John M", "non-dropping-particle" : "", "parse-names" : false, "suffix" : "" } ], "container-title" : "Monthly Weather Review", "id" : "ITEM-1", "issue" : "4", "issued" : { "date-parts" : [ [ "1981", "4", "1" ] ] }, "note" : "doi: 10.1175/1520-0493(1981)1092.0.CO;2", "page" : "813-829", "publisher" : "American Meteorological Society", "title" : "Planetary-Scale Atmospheric Phenomena Associated with the Southern Oscillation", "translator" : [ { "dropping-particle" : "", "family" : "J5301", "given" : "", "non-dropping-particle" : "", "parse-names" : false, "suffix" : "" } ], "type" : "article-journal", "volume" : "109" }, "uris" : [ "http://www.mendeley.com/documents/?uuid=51d71598-52f1-4f1e-a9c1-81dcbdb8af82" ] } ], "mendeley" : { "formattedCitation" : "(Horel and Wallace, 1981)", "plainTextFormattedCitation" : "(Horel and Wallace, 1981)", "previouslyFormattedCitation" : "(Horel and Wallace, 1981)" }, "properties" : { "noteIndex" : 0 }, "schema" : "https://github.com/citation-style-language/schema/raw/master/csl-citation.json" }</w:instrText>
      </w:r>
      <w:r>
        <w:fldChar w:fldCharType="separate"/>
      </w:r>
      <w:r w:rsidR="00393F8C">
        <w:rPr>
          <w:noProof/>
        </w:rPr>
        <w:t>(Horel and Wallace, 1981)</w:t>
      </w:r>
      <w:r>
        <w:fldChar w:fldCharType="end"/>
      </w:r>
      <w:r>
        <w:rPr>
          <w:noProof/>
        </w:rPr>
        <w:t xml:space="preserve"> and Pacific-South American </w:t>
      </w:r>
      <w:commentRangeEnd w:id="3004"/>
      <w:r w:rsidR="0080511B">
        <w:rPr>
          <w:rStyle w:val="CommentReference"/>
          <w:lang w:val="en-GB"/>
        </w:rPr>
        <w:commentReference w:id="3004"/>
      </w:r>
      <w:r>
        <w:rPr>
          <w:noProof/>
        </w:rPr>
        <w:t xml:space="preserve">pattern </w:t>
      </w:r>
      <w:r>
        <w:fldChar w:fldCharType="begin" w:fldLock="1"/>
      </w:r>
      <w:r w:rsidR="00E719C0">
        <w:rPr>
          <w:noProof/>
        </w:rPr>
        <w:instrText>ADDIN CSL_CITATION { "citationItems" : [ { "id" : "ITEM-1", "itemData" : { "ISSN" : "08948755, 15200442", "abstract" : "[Composite seasonal mean and anomaly fields prepared from operational numerical analyses have been used to describe the Southern Hemisphere (SH) circulation features associated with El Ni\u00f1o\u2013Southern Oscillation (ENSO) events. The period of analyses available (1972\u201383) has limited the composites to include only three ENSO events. The reliability and stability of the composites has been tested using multiple permutation methods and by comparison with the results obtained using a longer period (1950\u201379) of SH rawinsonde station data. In the SH winter, a weak equivalent\u2013barotropic wavetrain pattern of anomalies extends over Australia and the South Pacific Ocean to South America. This wavetrain pattern is quite variable in amplitude and location between ENSO events, although it is more stable over the subtropical Pacific. In the SH summer, the circulation anomalies are more zonally symmetric, with increased height at low and high latitudes and decreased height in middle latitudes. The circulation anomalies in the SH summer are more stable than in winter, with similar patterns of anomalies in the subtropics and middle latitudes in all events.]", "author" : [ { "dropping-particle" : "", "family" : "Karoly", "given" : "David J", "non-dropping-particle" : "", "parse-names" : false, "suffix" : "" } ], "container-title" : "Journal of Climate", "id" : "ITEM-1", "issue" : "11", "issued" : { "date-parts" : [ [ "1989" ] ] }, "page" : "1239-1252", "publisher" : "American Meteorological Society", "title" : "Southern Hemisphere Circulation Features Associated with El Ni\u00f1o\u2013Southern Oscillation Events", "translator" : [ { "dropping-particle" : "", "family" : "J6996", "given" : "", "non-dropping-particle" : "", "parse-names" : false, "suffix" : "" } ], "type" : "article-journal", "volume" : "2" }, "uris" : [ "http://www.mendeley.com/documents/?uuid=4408a7d0-1062-4360-91c1-185c828a314e" ] }, { "id" : "ITEM-2", "itemData" : { "DOI" : "10.1175/JCLI-D-15-0843.1", "abstract" : " AbstractThe Pacific\u2013South American (PSA) pattern is an important mode of climate variability in the mid-to-high southern latitudes. It is widely recognized as the primary mechanism by which El Ni\u00f1o\u2013Southern Oscillation (ENSO) influences the southeast Pacific and southwest Atlantic and in recent years has also been suggested as a mechanism by which longer-term tropical sea surface temperature trends can influence the Antarctic climate. This study presents a novel methodology for objectively identifying the PSA pattern. By rotating the global coordinate system such that the equator (a great circle) traces the approximate path of the pattern, the identification algorithm utilizes Fourier analysis as opposed to a traditional empirical orthogonal function approach. The climatology arising from the application of this method to ERA-Interim reanalysis data reveals that the PSA pattern has a strong influence on temperature and precipitation variability over West Antarctica and the Antarctic Peninsula and on sea ice variability in the adjacent Amundsen, Bellingshausen, and Weddell Seas. Identified seasonal trends toward the negative phase of the PSA pattern are consistent with warming observed over the Antarctic Peninsula during autumn, but are inconsistent with obse</w:instrText>
      </w:r>
      <w:r w:rsidR="00E719C0" w:rsidRPr="006814DF">
        <w:rPr>
          <w:noProof/>
          <w:lang w:val="en-GB"/>
        </w:rPr>
        <w:instrText>rved winter warming over West Antarctica. Only a weak relationship is identified between the PSA pattern and ENSO, which suggests that the pattern might be better conceptualized as a preferred regional atmospheric response to various external (and internal) forcings. ", "author" : [ { "dropping-particle" : "", "family" : "Irving", "given" : "Damien", "non-dropping-particle" : "", "parse-names" : false, "suffix" : "" }, { "dropping-particle" : "", "family" : "Simmonds", "given" : "Ian", "non-dropping-particle" : "", "parse-names" : false, "suffix" : "" } ], "container-title" : "Journal of Climate", "id" : "ITEM-2", "issue" : "17", "issued" : { "date-parts" : [ [ "2016" ] ] }, "page" : "6109-6125", "title" : "A New Method for Identifying the Pacific\u2013South American Pattern and Its Influence on Regional Climate Variability", "translator" : [ { "dropping-particle" : "", "family" : "J4072", "given" : "", "non-dropping-particle" : "", "parse-names" : false, "suffix" : "" } ], "type" : "article-journal", "volume" : "29" }, "uris" : [ "http://www.mendeley.com/documents/?uuid=5d20e02b-3832-498b-a0aa-992d3cb32e6b" ] } ], "mendeley" : { "formattedCitation" : "(Karoly, 1989; Irving and Simmonds, 2016)", "plainTextFormattedCitation" : "(Karoly, 1989; Irving and Simmonds, 2016)", "previouslyFormattedCitation" : "(Karoly, 1989; Irving and Simmonds, 2016)" }, "properties" : { "noteIndex" : 0 }, "schema" : "https://github.com/citation-style-language/schema/raw/master/csl-citation.json" }</w:instrText>
      </w:r>
      <w:r>
        <w:fldChar w:fldCharType="separate"/>
      </w:r>
      <w:r w:rsidR="00393F8C">
        <w:rPr>
          <w:noProof/>
          <w:lang w:val="en-US"/>
        </w:rPr>
        <w:t>(Karoly, 1989; Irving and Simmonds, 2016)</w:t>
      </w:r>
      <w:r>
        <w:fldChar w:fldCharType="end"/>
      </w:r>
      <w:r w:rsidRPr="00E457C1">
        <w:rPr>
          <w:noProof/>
          <w:lang w:val="en-US"/>
        </w:rPr>
        <w:t xml:space="preserve"> in the Northern and Southern Hemispheres. Given the influence of these teleconnections on climate and extremes around the </w:t>
      </w:r>
      <w:r w:rsidRPr="00E457C1">
        <w:rPr>
          <w:noProof/>
          <w:lang w:val="en-US"/>
        </w:rPr>
        <w:lastRenderedPageBreak/>
        <w:t>globe, it is important to understand how well they are reproduced in CMIP models. What has also become clear is that spatial correlations of ENSO’s teleconnections calculated over relatively short periods (&lt;</w:t>
      </w:r>
      <w:del w:id="3005" w:author="Sara M Tuson" w:date="2021-06-29T12:18:00Z">
        <w:r w:rsidR="009E59C6" w:rsidRPr="00E457C1" w:rsidDel="00490E89">
          <w:rPr>
            <w:noProof/>
            <w:lang w:val="en-US"/>
          </w:rPr>
          <w:delText xml:space="preserve"> </w:delText>
        </w:r>
      </w:del>
      <w:r w:rsidRPr="00E457C1">
        <w:rPr>
          <w:noProof/>
          <w:lang w:val="en-US"/>
        </w:rPr>
        <w:t xml:space="preserve">100 years) may not be the most effective way to assess these relationships </w:t>
      </w:r>
      <w:r>
        <w:fldChar w:fldCharType="begin" w:fldLock="1"/>
      </w:r>
      <w:r w:rsidR="00E719C0">
        <w:rPr>
          <w:noProof/>
          <w:lang w:val="en-US"/>
        </w:rPr>
        <w:instrText>ADDIN CSL_CITATION { "citationItems" : [ { "id" : "ITEM-1", "itemData" : { "DOI" : "10.1175/JCLI-D-12-00542.1", "ISBN" : "0894-8755 1520-0442", "ISSN" : "08948755", "abstract" : "The accurate representation of precipitation is a recurring issue in climate models. El Ni~ no\u2013Southern Os- cillation (ENSO) precipitation teleconnections provide a test bed for comparison of modeled to observed precipitation. The simulation quality for the atmospheric component of models in the Coupled Model In- tercomparisonProject (CMIP) phase 5 (CMIP5) is assessed here, using the ensembleof runs driven by observed sea surface temperatures (SSTs). Simulated seasonal precipitation teleconnection patterns are compared to observations during 1979\u20132005 and to the ensemble of CMIP phase 3 (CMIP3).Within regions of strong ob- served teleconnections (equatorial South America, the western equatorial Pacific, and a southern section of NorthAmerica), there is little improvement in theCMIP5 ensemble relative toCMIP3 in amplitude and spatial correlation metrics of precipitation. Spatial patterns within each region exhibit substantial departures from observations, with spatial correlation coefficients typically less than 0.5. However, the atmospheric models do considerably better in other measures. First, the amplitude of the precipitation response (root-mean-square deviation over each region) is well estimated by themean of the amplitudes fromthe individualmodels. This is in contrast with the amplitude of the multimodel ensemble mean, which is systematically smaller (by about 30%\u201340%) in the selected teleconnection regions. Second, high intermodel agreement on teleconnection sign provides a good predictor for high model agreement with observed teleconnections. The ability of the model ensemble to yield amplitude and sign measures that agree with the observed signal for ENSO precipitation teleconnections lends supporting evidence for the use of correspondingmeasures in globalwarming projections.", "author" : [ { "dropping-particle" : "", "family" : "Langenbrunner", "given" : "Baird", "non-dropping-particle" : "", "parse-names" : false, "suffix" : "" }, { "dropping-particle" : "", "family" : "Neelin", "given" : "J. David", "non-dropping-particle" : "", "parse-names" : false, "suffix" : "" } ], "container-title" : "Journal of Climate", "id" : "ITEM-1", "issue" : "13", "issued" : { "date-parts" : [ [ "2013" ] ] }, "page" : "4431-4446", "title" : "Analyzing enso teleconnections in cmip models as a measure of model fidelity in simulating precipitation", "translator" : [ { "dropping-particle" : "", "family" : "J3917", "given" : "", "non-dropping-particle" : "", "parse-names" : false, "suffix" : "" } ], "type" : "article-journal", "volume" : "26" }, "uris" : [ "http://www.mendeley.com/documents/?uuid=ce3a27f7-251b-4129-824b-fed30f61d372" ] }, { "id" : "ITEM-2", "itemData" : { "DOI" : "10.1007/s00382-019-05006-6", "author" : [ { "dropping-particle" : "", "family" : "Perry", "given" : "S J", "non-dropping-particle" : "", "parse-names" : false, "suffix" : "" }, { "dropping-particle" : "", "family" : "McGregor", "given" : "S", "non-dropping-particle" : "", "parse-names" : false, "suffix" : "" }, { "dropping-particle" : "Sen", "family" : "Gupta", "given" : "A", "non-dropping-particle" : "", "parse-names" : false, "suffix" : "" }, { "dropping-particle" : "", "family" : "England", "given" : "M H", "non-dropping-particle" : "", "parse-names" : false, "suffix" : "" }, { "dropping-particle" : "", "family" : "Maher", "given" : "Nicola", "non-dropping-particle" : "", "parse-names" : false, "suffix" : "" } ], "container-title" : "Climate Dynamics", "id" : "ITEM-2", "issued" : { "date-parts" : [ [ "2019" ] ] }, "page" : "1-18", "publisher" : "Springer", "title" : "Projected late 21st century changes to the regional impacts of the El Ni\u00f1o-Southern Oscillation", "translator" : [ { "dropping-particle" : "", "family" : "J7019", "given" : "", "non-dropping-particle" : "", "parse-names" : false, "suffix" : "" } ], "type" : "article-journal" }, "uris" : [ "http://www.mendeley.com/documents/?uuid=29932dc9-8ed9-433e-963a-7ec530e05b63" ] } ], "mendeley" : { "formattedCitation" : "(Langenbrunner and Neelin, 2013; Perry et al., 2019)", "plainTextFormattedCitation" : "(Langenbrunner and Neelin, 2013; Perry et al., 2019)", "previouslyFormattedCitation" : "(Langenbrunner and Neelin, 2013; Perry et al., 2019)" }, "properties" : { "noteIndex" : 0 }, "schema" : "https://github.com/citation-style-language/schema/raw/master/csl-citation.json" }</w:instrText>
      </w:r>
      <w:r>
        <w:fldChar w:fldCharType="separate"/>
      </w:r>
      <w:r w:rsidR="00393F8C">
        <w:rPr>
          <w:noProof/>
          <w:lang w:val="en-US"/>
        </w:rPr>
        <w:t>(Langenbrunner and Neelin, 2013; Perry et al., 2019)</w:t>
      </w:r>
      <w:r>
        <w:fldChar w:fldCharType="end"/>
      </w:r>
      <w:r w:rsidRPr="00E457C1">
        <w:rPr>
          <w:noProof/>
          <w:lang w:val="en-US"/>
        </w:rPr>
        <w:t>. This is because the spatial patterns are significantly affected by internal atmospheric variability on relatively short time scales (&lt;</w:t>
      </w:r>
      <w:del w:id="3006" w:author="Sara M Tuson" w:date="2021-06-29T09:29:00Z">
        <w:r w:rsidR="009E59C6" w:rsidRPr="00E457C1" w:rsidDel="00A55211">
          <w:rPr>
            <w:noProof/>
            <w:lang w:val="en-US"/>
          </w:rPr>
          <w:delText xml:space="preserve"> </w:delText>
        </w:r>
      </w:del>
      <w:r w:rsidRPr="00E457C1">
        <w:rPr>
          <w:noProof/>
          <w:lang w:val="en-US"/>
        </w:rPr>
        <w:t>100 years</w:t>
      </w:r>
      <w:ins w:id="3007" w:author="Ian Blenkinsop" w:date="2021-07-13T12:36:00Z">
        <w:r w:rsidR="00C066FD">
          <w:rPr>
            <w:noProof/>
            <w:lang w:val="en-US"/>
          </w:rPr>
          <w:t>;</w:t>
        </w:r>
      </w:ins>
      <w:del w:id="3008" w:author="Ian Blenkinsop" w:date="2021-07-13T12:37:00Z">
        <w:r w:rsidRPr="00E457C1" w:rsidDel="00C066FD">
          <w:rPr>
            <w:noProof/>
            <w:lang w:val="en-US"/>
          </w:rPr>
          <w:delText>)</w:delText>
        </w:r>
      </w:del>
      <w:r w:rsidRPr="00E457C1">
        <w:rPr>
          <w:noProof/>
          <w:lang w:val="en-US"/>
        </w:rPr>
        <w:t xml:space="preserve"> </w:t>
      </w:r>
      <w:r>
        <w:fldChar w:fldCharType="begin" w:fldLock="1"/>
      </w:r>
      <w:r w:rsidR="002D1890">
        <w:rPr>
          <w:noProof/>
          <w:lang w:val="en-US"/>
        </w:rPr>
        <w:instrText>ADDIN CSL_CITATION { "citationItems" : [ { "id" : "ITEM-1", "itemData" : { "DOI" : "10.5194/cp-11-1733-2015", "author" : [ { "dropping-particle" : "", "family" : "Batehup", "given" : "R", "non-dropping-particle" : "", "parse-names" : false, "suffix" : "" }, { "dropping-particle" : "", "family" : "McGregor", "given" : "S", "non-dropping-particle" : "", "parse-names" : false, "suffix" : "" }, { "dropping-particle" : "", "family" : "Gallant", "given" : "A J E", "non-dropping-particle" : "", "parse-names" : false, "suffix" : "" } ], "container-title" : "Climate of the Past", "id" : "ITEM-1", "issue" : "12", "issued" : { "date-parts" : [ [ "2015" ] ] }, "page" : "1733-1749", "title" : "The influence of non-stationary teleconnections on palaeoclimate reconstructions of ENSO variance using a pseudoproxy framework", "translator" : [ { "dropping-particle" : "", "family" : "J5894", "given" : "", "non-dropping-particle" : "", "parse-names" : false, "suffix" : "" } ], "type" : "article-journal", "volume" : "11" }, "uris" : [ "http://www.mendeley.com/documents/?uuid=eb499c3f-e8fa-4c36-b62d-4f548a816c41" ] }, { "id" : "ITEM-2", "itemData" : { "DOI" : "10.1007/s00382-019-05006-6", "author" : [ { "dropping-particle" : "", "family" : "Perry", "given" : "S J", "non-dropping-particle" : "", "parse-names" : false, "suffix" : "" }, { "dropping-particle" : "", "family" : "McGregor", "given" : "S", "non-dropping-particle" : "", "parse-names" : false, "suffix" : "" }, { "dropping-particle" : "Sen", "family" : "Gupta", "given" : "A", "non-dropping-particle" : "", "parse-names" : false, "suffix" : "" }, { "dropping-particle" : "", "family" : "England", "given" : "M H", "non-dropping-particle" : "", "parse-names" : false, "suffix" : "" }, { "dropping-particle" : "", "family" : "Maher", "given" : "Nicola", "non-dropping-particle" : "", "parse-names" : false, "suffix" : "" } ], "container-title" : "Climate Dynamics", "id" : "ITEM-2", "issued" : { "date-parts" : [ [ "2019" ] ] }, "page" : "1-18", "publisher" : "Springer", "title" : "Projected late 21st century changes to the regional impacts of the El Ni\u00f1o-Southern Oscillation", "translator" : [ { "dropping-particle" : "", "family" : "J7019", "given" : "", "non-dropping-particle" : "", "parse-names" : false, "suffix" : "" } ], "type" : "article-journal" }, "uris" : [ "http://www.mendeley.com/documents/?uuid=29932dc9-8ed9-433e-963a-7ec530e05b63" ] } ], "mendeley" : { "formattedCitation" : "(Batehup et al., 2015; Perry et al., 2019)", "manualFormatting" : "Batehup et al., 2015; Perry et al., 2019)", "plainTextFormattedCitation" : "(Batehup et al., 2015; Perry et al., 2019)", "previouslyFormattedCitation" : "(Batehup et al., 2015; Perry et al., 2019)" }, "properties" : { "noteIndex" : 0 }, "schema" : "https://github.com/citation-style-language/schema/raw/master/csl-citation.json" }</w:instrText>
      </w:r>
      <w:r>
        <w:fldChar w:fldCharType="separate"/>
      </w:r>
      <w:del w:id="3009" w:author="Ian Blenkinsop" w:date="2021-07-13T12:37:00Z">
        <w:r w:rsidR="00393F8C" w:rsidDel="00C066FD">
          <w:rPr>
            <w:noProof/>
            <w:lang w:val="en-US"/>
          </w:rPr>
          <w:delText>(</w:delText>
        </w:r>
      </w:del>
      <w:r w:rsidR="00393F8C">
        <w:rPr>
          <w:noProof/>
          <w:lang w:val="en-US"/>
        </w:rPr>
        <w:t>Batehup et al., 2015; Perry et al., 2019)</w:t>
      </w:r>
      <w:r>
        <w:fldChar w:fldCharType="end"/>
      </w:r>
      <w:r w:rsidRPr="00E457C1">
        <w:rPr>
          <w:noProof/>
          <w:lang w:val="en-US"/>
        </w:rPr>
        <w:t xml:space="preserve">. However, looking at simplified metrics like the agreement in the sign of the teleconnections </w:t>
      </w:r>
      <w:r>
        <w:fldChar w:fldCharType="begin" w:fldLock="1"/>
      </w:r>
      <w:r w:rsidR="00E719C0">
        <w:rPr>
          <w:noProof/>
          <w:lang w:val="en-US"/>
        </w:rPr>
        <w:instrText>ADDIN CSL_CITATION { "citationItems" : [ { "id" : "ITEM-1", "itemData" : { "DOI" : "10.1175/JCLI-D-12-00542.1", "ISBN" : "0894-8755 1520-0442", "ISSN" : "08948755", "abstract" : "The accurate representation of precipitation is a recurring issue in climate models. El Ni~ no\u2013Southern Os- cillation (ENSO) precipitation teleconnections provide a test bed for comparison of modeled to observed precipitation. The simulation quality for the atmospheric component of models in the Coupled Model In- tercomparisonProject (CMIP) phase 5 (CMIP5) is assessed here, using the ensembleof runs driven by observed sea surface temperatures (SSTs). Simulated seasonal precipitation teleconnection patterns are compared to observations during 1979\u20132005 and to the ensemble of CMIP phase 3 (CMIP3).Within regions of strong ob- served teleconnections (equatorial South America, the western equatorial Pacific, and a southern section of NorthAmerica), there is little improvement in theCMIP5 ensemble relative toCMIP3 in amplitude and spatial correlation metrics of precipitation. Spatial patterns within each region exhibit substantial departures from observations, with spatial correlation coefficients typically less than 0.5. However, the atmospheric models do considerably better in other measures. First, the amplitude of the precipitation response (root-mean-square deviation over each region) is well estimated by themean of the amplitudes fromthe individualmodels. This is in contrast with the amplitude of the multimodel ensemble mean, which is systematically smaller (by about 30%\u201340%) in the selected teleconnection regions. Second, high intermodel agreement on teleconnection sign provides a good predictor for high model agreement with observed teleconnections. The ability of the model ensemble to yield amplitude and sign measures that agree with the observed signal for ENSO precipitation teleconnections lends supporting evidence for the use of correspondingmeasures in globalwarming projections.", "author" : [ { "dropping-particle" : "", "family" : "Langenbrunner", "given" : "Baird", "non-dropping-particle" : "", "parse-names" : false, "suffix" : "" }, { "dropping-particle" : "", "family" : "Neelin", "given" : "J. David", "non-dropping-particle" : "", "parse-names" : false, "suffix" : "" } ], "container-title" : "Journal of Climate", "id" : "ITEM-1", "issue" : "13", "issued" : { "date-parts" : [ [ "2013" ] ] }, "page" : "4431-4446", "title" : "Analyzing enso teleconnections in cmip models as a measure of model fidelity in simulating precipitation", "translator" : [ { "dropping-particle" : "", "family" : "J3917", "given" : "", "non-dropping-particle" : "", "parse-names" : false, "suffix" : "" } ], "type" : "article-journal", "volume" : "26" }, "uris" : [ "http://www.mendeley.com/documents/?uuid=ce3a27f7-251b-4129-824b-fed30f61d372", "http://www.mendeley.com/documents/?uuid=1f4f2afb-2ecf-441a-8826-06bb98597dde" ] } ], "mendeley" : { "formattedCitation" : "(Langenbrunner and Neelin, 2013)", "plainTextFormattedCitation" : "(Langenbrunner and Neelin, 2013)", "previouslyFormattedCitation" : "(Langenbrunner and Neelin, 2013)" }, "properties" : { "noteIndex" : 0 }, "schema" : "https://github.com/citation-style-language/schema/raw/master/csl-citation.json" }</w:instrText>
      </w:r>
      <w:r>
        <w:fldChar w:fldCharType="separate"/>
      </w:r>
      <w:r w:rsidR="00393F8C">
        <w:rPr>
          <w:noProof/>
          <w:lang w:val="en-US"/>
        </w:rPr>
        <w:t>(Langenbrunner and Neelin, 2013)</w:t>
      </w:r>
      <w:r>
        <w:fldChar w:fldCharType="end"/>
      </w:r>
      <w:r w:rsidRPr="00E457C1">
        <w:rPr>
          <w:noProof/>
          <w:lang w:val="en-US"/>
        </w:rPr>
        <w:t xml:space="preserve">, regional average teleconnection strength over land </w:t>
      </w:r>
      <w:r>
        <w:fldChar w:fldCharType="begin" w:fldLock="1"/>
      </w:r>
      <w:r w:rsidR="00E719C0">
        <w:rPr>
          <w:noProof/>
          <w:lang w:val="en-US"/>
        </w:rPr>
        <w:instrText>ADDIN CSL_CITATION { "citationItems" : [ { "id" : "ITEM-1", "itemData" : { "DOI" : "10.1007/s00382-019-05006-6", "author" : [ { "dropping-particle" : "", "family" : "Perry", "given" : "S J", "non-dropping-particle" : "", "parse-names" : false, "suffix" : "" }, { "dropping-particle" : "", "family" : "McGregor", "given" : "S", "non-dropping-particle" : "", "parse-names" : false, "suffix" : "" }, { "dropping-particle" : "Sen", "family" : "Gupta", "given" : "A", "non-dropping-particle" : "", "parse-names" : false, "suffix" : "" }, { "dropping-particle" : "", "family" : "England", "given" : "M H", "non-dropping-particle" : "", "parse-names" : false, "suffix" : "" }, { "dropping-particle" : "", "family" : "Maher", "given" : "Nicola", "non-dropping-particle" : "", "parse-names" : false, "suffix" : "" } ], "container-title" : "Climate Dynamics", "id" : "ITEM-1", "issued" : { "date-parts" : [ [ "2019" ] ] }, "page" : "1-18", "publisher" : "Springer", "title" : "Projected late 21st century changes to the regional impacts of the El Ni\u00f1o-Southern Oscillation", "translator" : [ { "dropping-particle" : "", "family" : "J7019", "given" : "", "non-dropping-particle" : "", "parse-names" : false, "suffix" : "" } ], "type" : "article-journal" }, "uris" : [ "http://www.mendeley.com/documents/?uuid=29932dc9-8ed9-433e-963a-7ec530e05b63" ] } ], "mendeley" : { "formattedCitation" : "(Perry et al., 2019)", "plainTextFormattedCitation" : "(Perry et al., 2019)", "previouslyFormattedCitation" : "(Perry et al., 2019)" }, "properties" : { "noteIndex" : 0 }, "schema" : "https://github.com/citation-style-language/schema/raw/master/csl-citation.json" }</w:instrText>
      </w:r>
      <w:r>
        <w:fldChar w:fldCharType="separate"/>
      </w:r>
      <w:r w:rsidR="00393F8C">
        <w:rPr>
          <w:noProof/>
          <w:lang w:val="en-US"/>
        </w:rPr>
        <w:t>(Perry et al., 2019)</w:t>
      </w:r>
      <w:r>
        <w:fldChar w:fldCharType="end"/>
      </w:r>
      <w:r w:rsidRPr="00E457C1">
        <w:rPr>
          <w:noProof/>
          <w:lang w:val="en-US"/>
        </w:rPr>
        <w:t xml:space="preserve">, or a combination of both </w:t>
      </w:r>
      <w:r>
        <w:fldChar w:fldCharType="begin" w:fldLock="1"/>
      </w:r>
      <w:r w:rsidR="00DD1373">
        <w:rPr>
          <w:noProof/>
          <w:lang w:val="en-US"/>
        </w:rPr>
        <w:instrText>ADDIN CSL_CITATION { "citationItems" : [ { "id" : "ITEM-1", "itemData" : { "DOI" : "10.1175/JCLI-D-18-0138.1", "ISSN" : "08948755", "abstract" : "Increases in greenhouse gas emissions are expected to cause changes in both climatic variability in the Pacific linked to the El Ni\u00f1o-Southern Oscillation (ENSO), and in long-term average climate. While mean-state and variability changes have been studied separately, much less is known about their combined impact or relative importance. Additionally, studies of projected changes in ENSO have tended to focus on changes in, or adjacent to, the Pacific. Here we examine projected changes in climatic conditions during El Ni\u00f1o years and in ENSO-driven precipitation variability in 36 CMIP5 models. The models are forced according to the RCP8.5 scenario in which there are large, unmitigated increases in greenhouse gas concentrations during the 21st century. We examine changes over much of the globe, including 25 IPCC widely spread SREX regions. We confirm that precipitation variability associated with ENSO is projected to increase in the tropical Pacific, consistent with earlier research. We also find that the enhanced tropical Pacific variability drives ENSO-related variability increases in 19 SREX regions during DJF, and in 18 during JJA. This externally-forced increase in ENSO-driven precipitation variability around the world is of order 15-20%. An increase of this size, although substantial, is easily masked at the regional level by internally-generated multidecadal variability in individual runs. The projected changes in ENSO-driven precipitation variability are typically much smaller than projected changes in both mean-state and ENSO neutral conditions in nearly all regions.", "author" : [ { "dropping-particle" : "", "family" : "Power", "given" : "Scott B.", "non-dropping-particle" : "", "parse-names" : false, "suffix" : "" }, { "dropping-particle" : "", "family" : "Delage", "given" : "Fran\u00e7ois P.D.", "non-dropping-particle" : "", "parse-names" : false, "suffix" : "" } ], "container-title" : "Journal of Climate", "id" : "ITEM-1", "issue" : "15", "issued" : { "date-parts" : [ [ "2018" ] ] }, "page" : "6189-6207", "title" : "El Ni\u00f1o-Southern oscillation and associated climatic conditions around the world during the latter half of the twenty-first century", "translator" : [ { "dropping-particle" : "", "family" : "J3918", "given" : "", "non-dropping-particle" : "", "parse-names" : false, "suffix" : "" } ], "type" : "article-journal", "volume" : "31" }, "uris" : [ "http://www.mendeley.com/documents/?uuid=84f55879-37e7-49d5-a70a-e15a053779b4" ] } ], "mendeley" : { "formattedCitation" : "(Power and Delage, 2018)", "plainTextFormattedCitation" : "(Power and Delage, 2018)", "previouslyFormattedCitation" : "(Power and Delage, 2018)" }, "properties" : { "noteIndex" : 0 }, "schema" : "https://github.com/citation-style-language/schema/raw/master/csl-citation.json" }</w:instrText>
      </w:r>
      <w:r>
        <w:fldChar w:fldCharType="separate"/>
      </w:r>
      <w:r w:rsidR="00393F8C">
        <w:rPr>
          <w:noProof/>
          <w:lang w:val="en-US"/>
        </w:rPr>
        <w:t>(Power and Delage, 2018)</w:t>
      </w:r>
      <w:r>
        <w:fldChar w:fldCharType="end"/>
      </w:r>
      <w:r w:rsidRPr="00E457C1">
        <w:rPr>
          <w:noProof/>
          <w:lang w:val="en-US"/>
        </w:rPr>
        <w:t xml:space="preserve"> provides a more robust depiction of the teleconnection representation. Examining sign agreement for the teleconnection patterns, ensembles of CMIP5 AMIP simulations display broad spatial regions with high sign agreement with the observations, suggesting that the model ensemble is producing useful information regarding the teleconnected precipitation signal </w:t>
      </w:r>
      <w:r>
        <w:fldChar w:fldCharType="begin" w:fldLock="1"/>
      </w:r>
      <w:ins w:id="3010" w:author="Robin Matthews" w:date="2021-06-15T15:40:00Z">
        <w:r w:rsidR="00D17C86">
          <w:rPr>
            <w:noProof/>
            <w:lang w:val="en-US"/>
          </w:rPr>
          <w:instrText>ADDIN CSL_CITATION { "citationItems" : [ { "id" : "ITEM-1", "itemData" : { "DOI" : "10.1175/JCLI-D-12-00542.1", "ISBN" : "0894-8755 1520-0442", "ISSN" : "08948755", "abstract" : "The accurate representation of precipitation is a recurring issue in climate models. El Ni~ no\u2013Southern Os- cillation (ENSO) precipitation teleconnections provide a test bed for comparison of modeled to observed precipitation. The simulation quality for the atmospheric component of models in the Coupled Model In- tercomparisonProject (CMIP) phase 5 (CMIP5) is assessed here, using the ensembleof runs driven by observed sea surface temperatures (SSTs). Simulated seasonal precipitation teleconnection patterns are compared to observations during 1979\u20132005 and to the ensemble of CMIP phase 3 (CMIP3).Within regions of strong ob- served teleconnections (equatorial South America, the western equatorial Pacific, and a southern section of NorthAmerica), there is little improvement in theCMIP5 ensemble relative toCMIP3 in amplitude and spatial correlation metrics of precipitation. Spatial patterns within each region exhibit substantial departures from observations, with spatial correlation coefficients typically less than 0.5. However, the atmospheric models do considerably better in other measures. First, the amplitude of the precipitation response (root-mean-square deviation over each region) is well estimated by themean of the amplitudes fromthe individualmodels. This is in contrast with the amplitude of the multimodel ensemble mean, which is systematically smaller (by about 30%\u201340%) in the selected teleconnection regions. Second, high intermodel agreement on teleconnection sign provides a good predictor for high model agreement with observed teleconnections. The ability of the model ensemble to yield amplitude and sign measures that agree with the observed signal for ENSO precipitation teleconnections lends supporting evidence for the use of correspondingmeasures in globalwarming projections.", "author" : [ { "dropping-particle" : "", "family" : "Langenbrunner", "given" : "Baird", "non-dropping-particle" : "", "parse-names" : false, "suffix" : "" }, { "dropping-particle" : "", "family" : "Neelin", "given" : "J. David", "non-dropping-particle" : "", "parse-names" : false, "suffix" : "" } ], "container-title" : "Journal of Climate", "id" : "ITEM-1", "issue" : "13", "issued" : { "date-parts" : [ [ "2013" ] ] }, "page" : "4431-4446", "title" : "Analyzing enso teleconnections in cmip models as a measure of model fidelity in simulating precipitation", "translator" : [ { "dropping-particle" : "", "family" : "J3917", "given" : "", "non-dropping-particle" : "", "parse-names" : false, "suffix" : "" } ], "type" : "article-journal", "volume" : "26" }, "uris" : [ "http://www.mendeley.com/documents/?uuid=ce3a27f7-251b-4129-824b-fed30f61d372", "http://www.mendeley.com/documents/?uuid=1f4f2afb-2ecf-441a-8826-06bb98597dde" ] } ], "mendeley" : { "formattedCitation" : "(Langenbrunner and Neelin, 2013)", "manualFormatting" : "(Langenbrunner and Neelin, 2013)", "plainTextFormattedCitation" : "(Langenbrunner and Neelin, 2013)", "previouslyFormattedCitation" : "(Langenbrunner and Neelin, 2013)" }, "properties" : { "noteIndex" : 0 }, "schema" : "https://github.com/citation-style-language/schema/raw/master/csl-citation.json" }</w:instrText>
        </w:r>
      </w:ins>
      <w:del w:id="3011" w:author="Robin Matthews" w:date="2021-06-15T15:40:00Z">
        <w:r w:rsidR="00E719C0" w:rsidDel="00D17C86">
          <w:rPr>
            <w:noProof/>
            <w:lang w:val="en-US"/>
          </w:rPr>
          <w:delInstrText>ADDIN CSL_CITATION { "citationItems" : [ { "id" : "ITEM-1", "itemData" : { "DOI" : "10.1175/JCLI-D-12-00542.1", "ISBN" : "0894-8755 1520-0442", "ISSN" : "08948755", "abstract" : "The accurate representation of precipitation is a recurring issue in climate models. El Ni~ no\u2013Southern Os- cillation (ENSO) precipitation teleconnections provide a test bed for comparison of modeled to observed precipitation. The simulation quality for the atmospheric component of models in the Coupled Model In- tercomparisonProject (CMIP) phase 5 (CMIP5) is assessed here, using the ensembleof runs driven by observed sea surface temperatures (SSTs). Simulated seasonal precipitation teleconnection patterns are compared to observations during 1979\u20132005 and to the ensemble of CMIP phase 3 (CMIP3).Within regions of strong ob- served teleconnections (equatorial South America, the western equatorial Pacific, and a southern section of NorthAmerica), there is little improvement in theCMIP5 ensemble relative toCMIP3 in amplitude and spatial correlation metrics of precipitation. Spatial patterns within each region exhibit substantial departures from observations, with spatial correlation coefficients typically less than 0.5. However, the atmospheric models do considerably better in other measures. First, the amplitude of the precipitation response (root-mean-square deviation over each region) is well estimated by themean of the amplitudes fromthe individualmodels. This is in contrast with the amplitude of the multimodel ensemble mean, which is systematically smaller (by about 30%\u201340%) in the selected teleconnection regions. Second, high intermodel agreement on teleconnection sign provides a good predictor for high model agreement with observed teleconnections. The ability of the model ensemble to yield amplitude and sign measures that agree with the observed signal for ENSO precipitation teleconnections lends supporting evidence for the use of correspondingmeasures in globalwarming projections.", "author" : [ { "dropping-particle" : "", "family" : "Langenbrunner", "given" : "Baird", "non-dropping-particle" : "", "parse-names" : false, "suffix" : "" }, { "dropping-particle" : "", "family" : "Neelin", "given" : "J. David", "non-dropping-particle" : "", "parse-names" : false, "suffix" : "" } ], "container-title" : "Journal of Climate", "id" : "ITEM-1", "issue" : "13", "issued" : { "date-parts" : [ [ "2013" ] ] }, "page" : "4431-4446", "title" : "Analyzing enso teleconnections in cmip models as a measure of model fidelity in simulating precipitation", "translator" : [ { "dropping-particle" : "", "family" : "J3917", "given" : "", "non-dropping-particle" : "", "parse-names" : false, "suffix" : "" } ], "type" : "article-journal", "volume" : "26" }, "uris" : [ "http://www.mendeley.com/documents/?uuid=ce3a27f7-251b-4129-824b-fed30f61d372", "http://www.mendeley.com/documents/?uuid=1f4f2afb-2ecf-441a-8826-06bb98597dde" ] } ], "mendeley" : { "formattedCitation" : "(Langenbrunner and Neelin, 2013)", "manualFormatting" : "(Langenbrunner and Neelin, 2013", "plainTextFormattedCitation" : "(Langenbrunner and Neelin, 2013)", "previouslyFormattedCitation" : "(Langenbrunner and Neelin, 2013)" }, "properties" : { "noteIndex" : 0 }, "schema" : "https://github.com/citation-style-language/schema/raw/master/csl-citation.json" }</w:delInstrText>
        </w:r>
      </w:del>
      <w:r>
        <w:fldChar w:fldCharType="separate"/>
      </w:r>
      <w:r w:rsidR="00393F8C">
        <w:rPr>
          <w:noProof/>
          <w:lang w:val="en-US"/>
        </w:rPr>
        <w:t>(Langenbrunner and Neelin, 2013)</w:t>
      </w:r>
      <w:r>
        <w:fldChar w:fldCharType="end"/>
      </w:r>
      <w:del w:id="3012" w:author="Robin Matthews" w:date="2021-06-15T15:40:00Z">
        <w:r w:rsidRPr="00E457C1" w:rsidDel="00D17C86">
          <w:rPr>
            <w:noProof/>
            <w:lang w:val="en-US"/>
          </w:rPr>
          <w:delText>)</w:delText>
        </w:r>
      </w:del>
      <w:r w:rsidRPr="00E457C1">
        <w:rPr>
          <w:noProof/>
          <w:lang w:val="en-US"/>
        </w:rPr>
        <w:t xml:space="preserve">. Looking at regional averages of CMIP5 historical simulations, </w:t>
      </w:r>
      <w:r>
        <w:fldChar w:fldCharType="begin" w:fldLock="1"/>
      </w:r>
      <w:r w:rsidR="00DD1373">
        <w:rPr>
          <w:noProof/>
          <w:lang w:val="en-US"/>
        </w:rPr>
        <w:instrText>ADDIN CSL_CITATION { "citationItems" : [ { "id" : "ITEM-1", "itemData" : { "DOI" : "10.1175/JCLI-D-18-0138.1", "ISSN" : "08948755", "abstract" : "Increases in greenhouse gas emissions are expected to cause changes in both climatic variability in the Pacific linked to the El Ni\u00f1o-Southern Oscillation (ENSO), and in long-term average climate. While mean-state and variability changes have been studied separately, much less is known about their combined impact or relative importance. Additionally, studies of projected changes in ENSO have tended to focus on changes in, or adjacent to, the Pacific. Here we examine projected changes in climatic conditions during El Ni\u00f1o years and in ENSO-driven precipitation variability in 36 CMIP5 models. The models are forced according to the RCP8.5 scenario in which there are large, unmitigated increases in greenhouse gas concentrations during the 21st century. We examine changes over much of the globe, including 25 IPCC widely spread SREX regions. We confirm that precipitation variability associated with ENSO is projected to increase in the tropical Pacific, consistent with earlier research. We also find that the enhanced tropical Pacific variability drives ENSO-related variability increases in 19 SREX regions during DJF, and in 18 during JJA. This externally-forced increase in ENSO-driven precipitation variability around the world is of order 15-20%. An increase of this size, although substantial, is easily masked at the regional level by internally-generated multidecadal variability in individual runs. The projected changes in ENSO-driven precipitation variability are typically much smaller than projected changes in both mean-state and ENSO neutral conditions in nearly all regions.", "author" : [ { "dropping-particle" : "", "family" : "Power", "given" : "Scott B.", "non-dropping-particle" : "", "parse-names" : false, "suffix" : "" }, { "dropping-particle" : "", "family" : "Delage", "given" : "Fran\u00e7ois P.D.", "non-dropping-particle" : "", "parse-names" : false, "suffix" : "" } ], "container-title" : "Journal of Climate", "id" : "ITEM-1", "issue" : "15", "issued" : { "date-parts" : [ [ "2018" ] ] }, "page" : "6189-6207", "title" : "El Ni\u00f1o-Southern oscillation and associated climatic conditions around the world during the latter half of the twenty-first century", "translator" : [ { "dropping-particle" : "", "family" : "J3918", "given" : "", "non-dropping-particle" : "", "parse-names" : false, "suffix" : "" } ], "type" : "article-journal", "volume" : "31" }, "uris" : [ "http://www.mendeley.com/documents/?uuid=84f55879-37e7-49d5-a70a-e15a053779b4" ] } ], "mendeley" : { "formattedCitation" : "(Power and Delage, 2018)", "manualFormatting" : "Power and Delage (2018)", "plainTextFormattedCitation" : "(Power and Delage, 2018)", "previouslyFormattedCitation" : "(Power and Delage, 2018)" }, "properties" : { "noteIndex" : 0 }, "schema" : "https://github.com/citation-style-language/schema/raw/master/csl-citation.json" }</w:instrText>
      </w:r>
      <w:r>
        <w:fldChar w:fldCharType="separate"/>
      </w:r>
      <w:r w:rsidR="00393F8C">
        <w:rPr>
          <w:noProof/>
          <w:lang w:val="en-US"/>
        </w:rPr>
        <w:t>Power and Delage (2018)</w:t>
      </w:r>
      <w:r>
        <w:fldChar w:fldCharType="end"/>
      </w:r>
      <w:r w:rsidRPr="00E457C1">
        <w:rPr>
          <w:noProof/>
          <w:lang w:val="en-US"/>
        </w:rPr>
        <w:t xml:space="preserve"> show that the average coupled model teleconnection pattern reproduces the sign of the observed teleconnections in the majority of the 25 regions analysed. The sign agreement between the observed teleconnection and the multi-model mean teleconnection remains strong in CMIP6 (18 out of 20 displayed regions</w:t>
      </w:r>
      <w:del w:id="3013" w:author="Ian Blenkinsop" w:date="2021-07-13T12:37:00Z">
        <w:r w:rsidRPr="00E457C1" w:rsidDel="00C066FD">
          <w:rPr>
            <w:noProof/>
            <w:lang w:val="en-US"/>
          </w:rPr>
          <w:delText>) (</w:delText>
        </w:r>
      </w:del>
      <w:ins w:id="3014" w:author="Ian Blenkinsop" w:date="2021-07-13T12:37:00Z">
        <w:r w:rsidR="00C066FD">
          <w:rPr>
            <w:noProof/>
            <w:lang w:val="en-US"/>
          </w:rPr>
          <w:t xml:space="preserve">; </w:t>
        </w:r>
      </w:ins>
      <w:r w:rsidR="00936D0C" w:rsidRPr="00AC1A12">
        <w:rPr>
          <w:noProof/>
          <w:lang w:val="en-CA" w:eastAsia="en-US"/>
        </w:rPr>
        <w:t>Figure 3.38</w:t>
      </w:r>
      <w:r w:rsidRPr="00E457C1">
        <w:rPr>
          <w:noProof/>
          <w:lang w:val="en-US"/>
        </w:rPr>
        <w:t>), and the observed DJF</w:t>
      </w:r>
      <w:ins w:id="3015" w:author="Ian Blenkinsop" w:date="2021-07-13T14:32:00Z">
        <w:r w:rsidR="00CD382B">
          <w:rPr>
            <w:noProof/>
            <w:lang w:val="en-US"/>
          </w:rPr>
          <w:t xml:space="preserve"> (December–January–February)</w:t>
        </w:r>
      </w:ins>
      <w:r w:rsidRPr="00E457C1">
        <w:rPr>
          <w:noProof/>
          <w:lang w:val="en-US"/>
        </w:rPr>
        <w:t xml:space="preserve"> teleconnection strength falls within the modelled range in all of the displayed regions for temperature and precipitation. It is noted, however, that while there is broad agreement in ENSO teleconnections between CMIP6 models and observations during DJF </w:t>
      </w:r>
      <w:r w:rsidR="0050411B">
        <w:rPr>
          <w:noProof/>
        </w:rPr>
        <w:fldChar w:fldCharType="begin" w:fldLock="1"/>
      </w:r>
      <w:r w:rsidR="00E719C0">
        <w:rPr>
          <w:noProof/>
          <w:lang w:val="en-US"/>
        </w:rPr>
        <w:instrText>ADDIN CSL_CITATION { "citationItems" : [ { "id" : "ITEM-1", "itemData" : { "DOI" : "10.1175/jcli-d-19-1024.1", "ISSN" : "0894-8755", "abstract" : "The adequate simulation of internal climate variability is key for our understanding of climate as it underpins efforts to attribute historical events, predict on seasonal and decadal time scales, and isolate the effects of climate change. Here the skill of models in reproducing observed modes of climate variability is assessed, both across and within the CMIP3, CMIP5, and CMIP6 archives, in order to document model capabilities, progress across ensembles, and persisting biases. A focus is given to the well-observed tropical and extratropical modes that exhibit small intrinsic variability relative to model structural uncertainty. These include El Ni\u00f1o\u2013Southern Oscillation (ENSO), the Pacific decadal oscillation (PDO), the North Atlantic Oscillation (NAO), and the northern and southern annular modes (NAM and SAM). Significant improvements are identified in models\u2019 representation of many modes. Canonical biases, which involve both amplitudes and patterns, are generally reduced across model generations. For example, biases in ENSO-related equatorial Pacific sea surface temperature, which extend too far westward, and associated atmospheric teleconnections, which are too weak, are reduced. Stronger tropical expression of the PDO in successive CMIP generations has characterized their improvement, with some CMIP6 models generating patterns that lie within the range of observed estimates. For the NAO, NAM, and SAM, pattern correlations with observations are generally higher than for other modes and slight improvements are identified across successive model generations. For ENSO and PDO spectra and extratropical modes, changes are small compared to internal variability, precluding definitive statements regarding improvement.", "author" : [ { "dropping-particle" : "", "family" : "Fasullo", "given" : "John T.", "non-dropping-particle" : "", "parse-names" : false, "suffix" : "" }, { "dropping-particle" : "", "family" : "Phillips", "given" : "A. S.", "non-dropping-particle" : "", "parse-names" : false, "suffix" : "" }, { "dropping-particle" : "", "family" : "Deser", "given" : "C.", "non-dropping-particle" : "", "parse-names" : false, "suffix" : "" } ], "container-title" : "Journal of Climate", "id" : "ITEM-1", "issue" : "13", "issued" : { "date-parts" : [ [ "2020", "7", "1" ] ] }, "page" : "5527-5545", "title" : "Evaluation of Leading Modes of Climate Variability in the CMIP Archives", "translator" : [ { "dropping-particle" : "", "family" : "J6375", "given" : "", "non-dropping-particle" : "", "parse-names" : false, "suffix" : "" } ], "type" : "article-journal", "volume" : "33" }, "uris" : [ "http://www.mendeley.com/documents/?uuid=079b22f3-5a2c-4874-8d03-8f3def3bb647" ] } ], "mendeley" : { "formattedCitation" : "(Fasullo et al., 2020)", "manualFormatting" : "(e.g., Fasullo et al., 2020)", "plainTextFormattedCitation" : "(Fasullo et al., 2020)", "previouslyFormattedCitation" : "(Fasullo et al., 2020)" }, "properties" : { "noteIndex" : 0 }, "schema" : "https://github.com/citation-style-language/schema/raw/master/csl-citation.json" }</w:instrText>
      </w:r>
      <w:r w:rsidR="0050411B">
        <w:rPr>
          <w:noProof/>
        </w:rPr>
        <w:fldChar w:fldCharType="separate"/>
      </w:r>
      <w:r w:rsidR="00393F8C">
        <w:rPr>
          <w:noProof/>
          <w:lang w:val="en-US"/>
        </w:rPr>
        <w:t>(e.g., Fasullo et al., 2020)</w:t>
      </w:r>
      <w:r w:rsidR="0050411B">
        <w:rPr>
          <w:noProof/>
        </w:rPr>
        <w:fldChar w:fldCharType="end"/>
      </w:r>
      <w:r w:rsidRPr="00E457C1">
        <w:rPr>
          <w:noProof/>
          <w:lang w:val="en-US"/>
        </w:rPr>
        <w:t xml:space="preserve">, there are regions and seasons where the modelled teleconnection strength is outside the observed range </w:t>
      </w:r>
      <w:r w:rsidRPr="00EF1D11">
        <w:fldChar w:fldCharType="begin" w:fldLock="1"/>
      </w:r>
      <w:r w:rsidR="007F62B7">
        <w:rPr>
          <w:noProof/>
          <w:lang w:val="en-US"/>
        </w:rPr>
        <w:instrText>ADDIN CSL_CITATION { "citationItems" : [ { "id" : "ITEM-1", "itemData" : { "DOI" : "10.1175/JCLI-D-19-1004.1", "ISSN" : "0894-8755", "abstract" : "The wintertime ENSO teleconnection over the North Pacific region consists of an intensified (weakened) low pressure center during El Ni\u00f1o (La Ni\u00f1a) events both in observations and in climate models. Here, it is demonstrated that this teleconnection persists too strongly into late winter and spring in the Community Earth System Model (CESM). This discrepancy arises in both fully coupled and atmosphere-only configurations, when observed SSTs are specified, and is shown to be robust when accounting for the sampling uncertainty due to internal variability. Furthermore, a similar problem is found in many other models from piControl simulations of the Coupled Model Intercomparison Project (23 out of 43 in phase 5 and 11 out of 20 in phase 6). The implications of this bias for the simulation of surface climate anomalies over North America are assessed. The overall effect on the ENSO composite field (El Ni\u00f1o minus La Ni\u00f1a) resembles an overly prolonged influence of ENSO into the spring with anomalously high temperatures over Alaska and western Canada, and wet (dry) biases over California (southwest Canada). Further studies are still needed to disentangle the relative roles played by diabatic heating, background flow, and other possible contributions in determining the overly strong springtime ENSO teleconnection intensity over the North Pacific.", "author" : [ { "dropping-particle" : "", "family" : "Chen", "given" : "Ruyan", "non-dropping-particle" : "", "parse-names" : false, "suffix" : "" }, { "dropping-particle" : "", "family" : "Simpson", "given" : "Isla R.", "non-dropping-particle" : "", "parse-names" : false, "suffix" : "" }, { "dropping-particle" : "", "family" : "Deser", "given" : "Clara", "non-dropping-particle" : "", "parse-names" : false, "suffix" : "" }, { "dropping-particle" : "", "family" : "Wang", "given" : "Bin", "non-dropping-particle" : "", "parse-names" : false, "suffix" : "" } ], "container-title" : "Journal of Climate", "id" : "ITEM-1", "issue" : "23", "issued" : { "date-parts" : [ [ "2020", "12", "1" ] ] }, "page" : "9985-10002", "title" : "Model Biases in the Simulation of the Springtime North Pacific ENSO Teleconnection", "translator" : [ { "dropping-particle" : "", "family" : "J6223", "given" : "", "non-dropping-particle" : "", "parse-names" : false, "suffix" : "" } ], "type" : "article-journal", "volume" : "33" }, "uris" : [ "http://www.mendeley.com/documents/?uuid=9d45dd03-26dd-40fb-ba97-3115f8afb649" ] } ], "mendeley" : { "formattedCitation" : "(Chen et al., 2020)", "plainTextFormattedCitation" : "(Chen et al., 2020)", "previouslyFormattedCitation" : "(Chen et al., 2020)" }, "properties" : { "noteIndex" : 0 }, "schema" : "https://github.com/citation-style-language/schema/raw/master/csl-citation.json" }</w:instrText>
      </w:r>
      <w:r w:rsidRPr="00EF1D11">
        <w:fldChar w:fldCharType="separate"/>
      </w:r>
      <w:r w:rsidR="00393F8C">
        <w:rPr>
          <w:noProof/>
        </w:rPr>
        <w:t>(Chen et al., 2020)</w:t>
      </w:r>
      <w:r w:rsidRPr="00EF1D11">
        <w:fldChar w:fldCharType="end"/>
      </w:r>
      <w:r w:rsidRPr="00EF1D11">
        <w:rPr>
          <w:noProof/>
        </w:rPr>
        <w:t>.</w:t>
      </w:r>
    </w:p>
    <w:p w14:paraId="08747EA1" w14:textId="77777777" w:rsidR="009F594A" w:rsidRDefault="009F594A" w:rsidP="009F594A">
      <w:pPr>
        <w:pStyle w:val="AR6BodyText"/>
        <w:rPr>
          <w:noProof/>
        </w:rPr>
      </w:pPr>
    </w:p>
    <w:p w14:paraId="782AA5BA" w14:textId="77777777" w:rsidR="009F594A" w:rsidRDefault="009F594A" w:rsidP="009F594A">
      <w:pPr>
        <w:pStyle w:val="AR6BodyText"/>
        <w:rPr>
          <w:noProof/>
        </w:rPr>
      </w:pPr>
    </w:p>
    <w:p w14:paraId="1724B61A" w14:textId="77777777" w:rsidR="009F594A" w:rsidRDefault="009F594A" w:rsidP="009F594A">
      <w:pPr>
        <w:pStyle w:val="AR6BodyText"/>
        <w:rPr>
          <w:b/>
          <w:noProof/>
        </w:rPr>
      </w:pPr>
      <w:r>
        <w:rPr>
          <w:b/>
          <w:noProof/>
        </w:rPr>
        <w:t>[</w:t>
      </w:r>
      <w:r w:rsidRPr="00187583">
        <w:rPr>
          <w:b/>
          <w:noProof/>
        </w:rPr>
        <w:t xml:space="preserve">START </w:t>
      </w:r>
      <w:r w:rsidRPr="00187583">
        <w:rPr>
          <w:rStyle w:val="AR6Chap3FigureCar"/>
          <w:rFonts w:cs="Times New Roman"/>
          <w:b/>
          <w:noProof/>
          <w:sz w:val="22"/>
        </w:rPr>
        <w:t xml:space="preserve">FIGURE 3.38 </w:t>
      </w:r>
      <w:r w:rsidRPr="00187583">
        <w:rPr>
          <w:b/>
          <w:noProof/>
        </w:rPr>
        <w:t>HERE</w:t>
      </w:r>
      <w:r>
        <w:rPr>
          <w:b/>
          <w:noProof/>
        </w:rPr>
        <w:t>]</w:t>
      </w:r>
    </w:p>
    <w:p w14:paraId="766ABBB7" w14:textId="77777777" w:rsidR="009F594A" w:rsidRDefault="009F594A" w:rsidP="009F594A">
      <w:pPr>
        <w:pStyle w:val="AR6BodyText"/>
        <w:rPr>
          <w:noProof/>
        </w:rPr>
      </w:pPr>
    </w:p>
    <w:p w14:paraId="540F1FFB" w14:textId="77777777" w:rsidR="00686E45" w:rsidRPr="00686E45" w:rsidRDefault="00686E45" w:rsidP="00686E45">
      <w:pPr>
        <w:numPr>
          <w:ilvl w:val="0"/>
          <w:numId w:val="2"/>
        </w:numPr>
        <w:ind w:left="1134" w:hanging="1134"/>
        <w:rPr>
          <w:sz w:val="20"/>
          <w:lang w:val="en-US"/>
        </w:rPr>
      </w:pPr>
      <w:bookmarkStart w:id="3016" w:name="_Ref526150479"/>
      <w:bookmarkStart w:id="3017" w:name="_Hlk57041215"/>
      <w:r w:rsidRPr="00686E45">
        <w:rPr>
          <w:b/>
          <w:sz w:val="20"/>
          <w:lang w:val="en-US"/>
        </w:rPr>
        <w:t xml:space="preserve">Model evaluation of ENSO teleconnection for </w:t>
      </w:r>
      <w:commentRangeStart w:id="3018"/>
      <w:r w:rsidRPr="00686E45">
        <w:rPr>
          <w:b/>
          <w:sz w:val="20"/>
          <w:lang w:val="en-US"/>
        </w:rPr>
        <w:t>2m</w:t>
      </w:r>
      <w:commentRangeEnd w:id="3018"/>
      <w:r w:rsidRPr="00686E45">
        <w:rPr>
          <w:sz w:val="16"/>
          <w:szCs w:val="16"/>
          <w:lang w:val="en-GB"/>
        </w:rPr>
        <w:commentReference w:id="3018"/>
      </w:r>
      <w:r w:rsidRPr="00686E45">
        <w:rPr>
          <w:b/>
          <w:sz w:val="20"/>
          <w:lang w:val="en-US"/>
        </w:rPr>
        <w:t>-temperature and precipitation in boreal winter (December</w:t>
      </w:r>
      <w:del w:id="3019" w:author="Sara M Tuson" w:date="2021-06-30T10:41:00Z">
        <w:r w:rsidRPr="00686E45" w:rsidDel="00856D0D">
          <w:rPr>
            <w:b/>
            <w:sz w:val="20"/>
            <w:lang w:val="en-US"/>
          </w:rPr>
          <w:delText>-</w:delText>
        </w:r>
      </w:del>
      <w:ins w:id="3020" w:author="Sara M Tuson" w:date="2021-06-30T10:41:00Z">
        <w:r w:rsidRPr="00686E45">
          <w:rPr>
            <w:b/>
            <w:sz w:val="20"/>
            <w:lang w:val="en-US"/>
          </w:rPr>
          <w:t>–</w:t>
        </w:r>
      </w:ins>
      <w:r w:rsidRPr="00686E45">
        <w:rPr>
          <w:b/>
          <w:sz w:val="20"/>
          <w:lang w:val="en-US"/>
        </w:rPr>
        <w:t>January</w:t>
      </w:r>
      <w:del w:id="3021" w:author="Sara M Tuson" w:date="2021-06-30T10:41:00Z">
        <w:r w:rsidRPr="00686E45" w:rsidDel="00856D0D">
          <w:rPr>
            <w:b/>
            <w:sz w:val="20"/>
            <w:lang w:val="en-US"/>
          </w:rPr>
          <w:delText>-</w:delText>
        </w:r>
      </w:del>
      <w:ins w:id="3022" w:author="Sara M Tuson" w:date="2021-06-30T10:41:00Z">
        <w:r w:rsidRPr="00686E45">
          <w:rPr>
            <w:b/>
            <w:sz w:val="20"/>
            <w:lang w:val="en-US"/>
          </w:rPr>
          <w:t>–</w:t>
        </w:r>
      </w:ins>
      <w:r w:rsidRPr="00686E45">
        <w:rPr>
          <w:b/>
          <w:sz w:val="20"/>
          <w:lang w:val="en-US"/>
        </w:rPr>
        <w:t>February).</w:t>
      </w:r>
      <w:r w:rsidRPr="00686E45">
        <w:rPr>
          <w:sz w:val="20"/>
          <w:lang w:val="en-US"/>
        </w:rPr>
        <w:t xml:space="preserve"> Teleconnections are identified by linear regression with the Niño 3.4 SST index based on </w:t>
      </w:r>
      <w:ins w:id="3023" w:author="Sara M Tuson" w:date="2021-07-01T11:53:00Z">
        <w:r w:rsidRPr="00686E45">
          <w:rPr>
            <w:sz w:val="20"/>
            <w:lang w:val="en-US"/>
          </w:rPr>
          <w:t>Extended Reconstructed Sea Surface Temperature (</w:t>
        </w:r>
      </w:ins>
      <w:r w:rsidRPr="00686E45">
        <w:rPr>
          <w:sz w:val="20"/>
          <w:lang w:val="en-US"/>
        </w:rPr>
        <w:t>ERSST</w:t>
      </w:r>
      <w:ins w:id="3024" w:author="Sara M Tuson" w:date="2021-07-01T11:53:00Z">
        <w:r w:rsidRPr="00686E45">
          <w:rPr>
            <w:sz w:val="20"/>
            <w:lang w:val="en-US"/>
          </w:rPr>
          <w:t xml:space="preserve">) </w:t>
        </w:r>
      </w:ins>
      <w:r w:rsidRPr="00686E45">
        <w:rPr>
          <w:sz w:val="20"/>
          <w:lang w:val="en-US"/>
        </w:rPr>
        <w:t>v</w:t>
      </w:r>
      <w:ins w:id="3025" w:author="Sara M Tuson" w:date="2021-07-01T11:53:00Z">
        <w:r w:rsidRPr="00686E45">
          <w:rPr>
            <w:sz w:val="20"/>
            <w:lang w:val="en-US"/>
          </w:rPr>
          <w:t xml:space="preserve">ersion </w:t>
        </w:r>
      </w:ins>
      <w:r w:rsidRPr="00686E45">
        <w:rPr>
          <w:sz w:val="20"/>
          <w:lang w:val="en-US"/>
        </w:rPr>
        <w:t>5 during the period 1958</w:t>
      </w:r>
      <w:del w:id="3026" w:author="Sara M Tuson" w:date="2021-06-30T10:41:00Z">
        <w:r w:rsidRPr="00686E45" w:rsidDel="00856D0D">
          <w:rPr>
            <w:sz w:val="20"/>
            <w:lang w:val="en-US"/>
          </w:rPr>
          <w:delText>-</w:delText>
        </w:r>
      </w:del>
      <w:ins w:id="3027" w:author="Sara M Tuson" w:date="2021-06-30T10:41:00Z">
        <w:r w:rsidRPr="00686E45">
          <w:rPr>
            <w:sz w:val="20"/>
            <w:lang w:val="en-US"/>
          </w:rPr>
          <w:t>–</w:t>
        </w:r>
      </w:ins>
      <w:r w:rsidRPr="00686E45">
        <w:rPr>
          <w:sz w:val="20"/>
          <w:lang w:val="en-US"/>
        </w:rPr>
        <w:t>2014. Maps show observed patterns for temperature from the Berkeley Earth dataset over land and from ERSST</w:t>
      </w:r>
      <w:ins w:id="3028" w:author="Sara M Tuson" w:date="2021-07-01T11:52:00Z">
        <w:r w:rsidRPr="00686E45">
          <w:rPr>
            <w:sz w:val="20"/>
            <w:lang w:val="en-US"/>
          </w:rPr>
          <w:t xml:space="preserve"> </w:t>
        </w:r>
      </w:ins>
      <w:r w:rsidRPr="00686E45">
        <w:rPr>
          <w:sz w:val="20"/>
          <w:lang w:val="en-US"/>
        </w:rPr>
        <w:t>v</w:t>
      </w:r>
      <w:ins w:id="3029" w:author="Sara M Tuson" w:date="2021-07-01T11:52:00Z">
        <w:r w:rsidRPr="00686E45">
          <w:rPr>
            <w:sz w:val="20"/>
            <w:lang w:val="en-US"/>
          </w:rPr>
          <w:t xml:space="preserve">ersion </w:t>
        </w:r>
      </w:ins>
      <w:r w:rsidRPr="00686E45">
        <w:rPr>
          <w:sz w:val="20"/>
          <w:lang w:val="en-US"/>
        </w:rPr>
        <w:t xml:space="preserve">5 over ocean (ºC, </w:t>
      </w:r>
      <w:r w:rsidRPr="00686E45">
        <w:rPr>
          <w:b/>
          <w:bCs/>
          <w:sz w:val="20"/>
          <w:lang w:val="en-US"/>
          <w:rPrChange w:id="3030" w:author="Ian Blenkinsop" w:date="2021-07-07T15:10:00Z">
            <w:rPr/>
          </w:rPrChange>
        </w:rPr>
        <w:t>top</w:t>
      </w:r>
      <w:r w:rsidRPr="00686E45">
        <w:rPr>
          <w:sz w:val="20"/>
          <w:lang w:val="en-US"/>
        </w:rPr>
        <w:t>) and for precipitation from GPCC over land (shading, mm day</w:t>
      </w:r>
      <w:r w:rsidRPr="00686E45">
        <w:rPr>
          <w:sz w:val="20"/>
          <w:vertAlign w:val="superscript"/>
          <w:lang w:val="en-US"/>
        </w:rPr>
        <w:t>–1</w:t>
      </w:r>
      <w:r w:rsidRPr="00686E45">
        <w:rPr>
          <w:sz w:val="20"/>
          <w:lang w:val="en-US"/>
        </w:rPr>
        <w:t>) and GPCP worldwide (contours, period: 1979</w:t>
      </w:r>
      <w:del w:id="3031" w:author="Sara M Tuson" w:date="2021-06-30T10:41:00Z">
        <w:r w:rsidRPr="00686E45" w:rsidDel="00856D0D">
          <w:rPr>
            <w:sz w:val="20"/>
            <w:lang w:val="en-US"/>
          </w:rPr>
          <w:delText>-</w:delText>
        </w:r>
      </w:del>
      <w:ins w:id="3032" w:author="Sara M Tuson" w:date="2021-06-30T10:41:00Z">
        <w:r w:rsidRPr="00686E45">
          <w:rPr>
            <w:sz w:val="20"/>
            <w:lang w:val="en-US"/>
          </w:rPr>
          <w:t>–</w:t>
        </w:r>
      </w:ins>
      <w:r w:rsidRPr="00686E45">
        <w:rPr>
          <w:sz w:val="20"/>
          <w:lang w:val="en-US"/>
        </w:rPr>
        <w:t>2014). Distributions of regression coefficients (grey histograms) are provided for a subset of AR6 reference regions defined in Atlas</w:t>
      </w:r>
      <w:ins w:id="3033" w:author="Ian Blenkinsop" w:date="2021-07-07T15:12:00Z">
        <w:r w:rsidRPr="00686E45">
          <w:rPr>
            <w:sz w:val="20"/>
            <w:lang w:val="en-US"/>
          </w:rPr>
          <w:t>.</w:t>
        </w:r>
      </w:ins>
      <w:del w:id="3034" w:author="Ian Blenkinsop" w:date="2021-07-07T15:12:00Z">
        <w:r w:rsidRPr="00686E45" w:rsidDel="00C359CC">
          <w:rPr>
            <w:sz w:val="20"/>
            <w:lang w:val="en-US"/>
          </w:rPr>
          <w:delText xml:space="preserve"> (Section A</w:delText>
        </w:r>
      </w:del>
      <w:r w:rsidRPr="00686E45">
        <w:rPr>
          <w:sz w:val="20"/>
          <w:lang w:val="en-US"/>
        </w:rPr>
        <w:t>1.3</w:t>
      </w:r>
      <w:del w:id="3035" w:author="Ian Blenkinsop" w:date="2021-07-07T15:12:00Z">
        <w:r w:rsidRPr="00686E45" w:rsidDel="00C359CC">
          <w:rPr>
            <w:sz w:val="20"/>
            <w:lang w:val="en-US"/>
          </w:rPr>
          <w:delText>)</w:delText>
        </w:r>
      </w:del>
      <w:r w:rsidRPr="00686E45">
        <w:rPr>
          <w:sz w:val="20"/>
          <w:lang w:val="en-US"/>
        </w:rPr>
        <w:t xml:space="preserve"> for temperature </w:t>
      </w:r>
      <w:r w:rsidRPr="00686E45">
        <w:rPr>
          <w:b/>
          <w:bCs/>
          <w:sz w:val="20"/>
          <w:lang w:val="en-US"/>
          <w:rPrChange w:id="3036" w:author="Ian Blenkinsop" w:date="2021-07-07T15:11:00Z">
            <w:rPr/>
          </w:rPrChange>
        </w:rPr>
        <w:t>(top)</w:t>
      </w:r>
      <w:r w:rsidRPr="00686E45">
        <w:rPr>
          <w:sz w:val="20"/>
          <w:lang w:val="en-US"/>
        </w:rPr>
        <w:t xml:space="preserve"> and precipitation </w:t>
      </w:r>
      <w:r w:rsidRPr="00686E45">
        <w:rPr>
          <w:b/>
          <w:bCs/>
          <w:sz w:val="20"/>
          <w:lang w:val="en-US"/>
          <w:rPrChange w:id="3037" w:author="Ian Blenkinsop" w:date="2021-07-07T15:11:00Z">
            <w:rPr/>
          </w:rPrChange>
        </w:rPr>
        <w:t>(bottom)</w:t>
      </w:r>
      <w:r w:rsidRPr="00686E45">
        <w:rPr>
          <w:sz w:val="20"/>
          <w:lang w:val="en-US"/>
        </w:rPr>
        <w:t>. All fields are linearly detrended prior to computation. Multi-model multi-member ensemble means are indicated by thick vertical black lines. Blue vertical lines show three observational estimates of temperature, based on Berkeley Earth, GISTEMP and CRUTS datasets, and two observational estimates of precipitation, based on GPCC and CRUTS datasets.</w:t>
      </w:r>
      <w:bookmarkEnd w:id="3016"/>
      <w:r w:rsidRPr="00686E45">
        <w:rPr>
          <w:sz w:val="20"/>
          <w:lang w:val="en-US"/>
        </w:rPr>
        <w:t xml:space="preserve"> </w:t>
      </w:r>
      <w:r w:rsidRPr="00686E45">
        <w:rPr>
          <w:rFonts w:cs="Times New Roman"/>
          <w:sz w:val="20"/>
          <w:szCs w:val="20"/>
          <w:lang w:val="en-US"/>
        </w:rPr>
        <w:t>Further details on data sources and processing are available in the chapter data table (Table 3.SM.1).</w:t>
      </w:r>
    </w:p>
    <w:bookmarkEnd w:id="3017"/>
    <w:p w14:paraId="4058E153" w14:textId="5C6743EA" w:rsidR="009F594A" w:rsidRPr="00E457C1" w:rsidRDefault="009F594A" w:rsidP="00592B9C">
      <w:pPr>
        <w:pStyle w:val="AR6BodyText"/>
        <w:rPr>
          <w:noProof/>
          <w:lang w:val="en-US"/>
        </w:rPr>
      </w:pPr>
    </w:p>
    <w:p w14:paraId="2CC8FB01" w14:textId="77777777" w:rsidR="009F594A" w:rsidRPr="00E457C1" w:rsidRDefault="009F594A" w:rsidP="009F594A">
      <w:pPr>
        <w:pStyle w:val="AR6BodyText"/>
        <w:rPr>
          <w:b/>
          <w:noProof/>
          <w:lang w:val="en-US"/>
        </w:rPr>
      </w:pPr>
      <w:r w:rsidRPr="00E457C1">
        <w:rPr>
          <w:b/>
          <w:noProof/>
          <w:lang w:val="en-US"/>
        </w:rPr>
        <w:t xml:space="preserve">[END </w:t>
      </w:r>
      <w:r w:rsidRPr="00187583">
        <w:rPr>
          <w:rStyle w:val="AR6Chap3FigureCar"/>
          <w:rFonts w:cs="Times New Roman"/>
          <w:b/>
          <w:noProof/>
          <w:sz w:val="22"/>
        </w:rPr>
        <w:t>FIGURE 3.38</w:t>
      </w:r>
      <w:r w:rsidRPr="00E457C1">
        <w:rPr>
          <w:b/>
          <w:noProof/>
          <w:lang w:val="en-US"/>
        </w:rPr>
        <w:t xml:space="preserve"> HERE]</w:t>
      </w:r>
    </w:p>
    <w:p w14:paraId="355224A3" w14:textId="77777777" w:rsidR="009F594A" w:rsidRPr="00E457C1" w:rsidRDefault="009F594A" w:rsidP="009F594A">
      <w:pPr>
        <w:pStyle w:val="AR6BodyText"/>
        <w:jc w:val="both"/>
        <w:rPr>
          <w:rFonts w:cs="Times New Roman"/>
          <w:noProof/>
          <w:lang w:val="en-US"/>
        </w:rPr>
      </w:pPr>
    </w:p>
    <w:p w14:paraId="2B5461CD" w14:textId="77777777" w:rsidR="009F594A" w:rsidRPr="00E457C1" w:rsidRDefault="009F594A" w:rsidP="009F594A">
      <w:pPr>
        <w:pStyle w:val="AR6BodyText"/>
        <w:jc w:val="both"/>
        <w:rPr>
          <w:rFonts w:cs="Times New Roman"/>
          <w:noProof/>
          <w:lang w:val="en-US"/>
        </w:rPr>
      </w:pPr>
    </w:p>
    <w:p w14:paraId="5F38AE1E" w14:textId="2F1B35DE" w:rsidR="009F594A" w:rsidRPr="000D3C57" w:rsidRDefault="009F594A" w:rsidP="009F594A">
      <w:pPr>
        <w:pStyle w:val="AR6BodyText"/>
        <w:rPr>
          <w:noProof/>
          <w:lang w:val="en-CA"/>
        </w:rPr>
      </w:pPr>
      <w:r w:rsidRPr="00E457C1">
        <w:rPr>
          <w:noProof/>
          <w:lang w:val="en-US"/>
        </w:rPr>
        <w:t>Most CMIP5 and CMIP6 models exhibit ENSO behavio</w:t>
      </w:r>
      <w:r w:rsidR="009460B4" w:rsidRPr="00E457C1">
        <w:rPr>
          <w:noProof/>
          <w:lang w:val="en-US"/>
        </w:rPr>
        <w:t>u</w:t>
      </w:r>
      <w:r w:rsidRPr="00E457C1">
        <w:rPr>
          <w:noProof/>
          <w:lang w:val="en-US"/>
        </w:rPr>
        <w:t xml:space="preserve">r during the historical period that, to first order, is qualitatively similar to that of the observed ENSO. Many studies are now delving deeper into the models to understand if they are accurately producing the dynamics driving ENSO and its initiation </w:t>
      </w:r>
      <w:r>
        <w:fldChar w:fldCharType="begin" w:fldLock="1"/>
      </w:r>
      <w:r w:rsidR="00726A12">
        <w:rPr>
          <w:noProof/>
          <w:lang w:val="en-US"/>
        </w:rPr>
        <w:instrText xml:space="preserve">ADDIN CSL_CITATION { "citationItems" : [ { "id" : "ITEM-1", "itemData" : { "DOI" : "10.1007/s00382-017-3981-6", "ISBN" : "0038201739", "ISSN" : "14320894", "abstract" : "The CMIP model simulations show wide spread uncertainties in ENSO statistics and dynamics. In this study, we use the concept of the linear recharge oscillator (ReOsc) model to diagnose the ENSO-dynamics in CMIP3 and CMIP5 model simulations. The ReOsc model parameters allow us to quantify SST and thermocline damping, SST coupling to thermocline and vice-versa, sensitivity to wind stress and heat flux forcings and separate atmospheric from oceanic processes. Our results show that the ENSO-dynamics and their diversity within the CMIP ensemble can be well represented with the linear recharge oscillator model diagnostics. We also illustrate that the ENSO dynamics show larger biases relative to observations and spread within the models than simple large-scale statistics such as SST standard deviation would suggest. The CMIP models underestimate the atmospheric positive and negative feedbacks, they have compensating atmospheric and oceanic errors, the thermocline damping is too strong and stochastic noise forcings in models is too weak. The CMIP5 models show only marginal improvements relative to CMIP3. The results suggest that models can still be significantly improved and our analysis gives directions to what needs to be improved.", "author" : [ { "dropping-particle" : "", "family" : "Vijayeta", "given" : "Asha", "non-dropping-particle" : "", "parse-names" : false, "suffix" : "" }, { "dropping-particle" : "", "family" : "Dommenget", "given" : "Dietmar", "non-dropping-particle" : "", "parse-names" : false, "suffix" : "" } ], "container-title" : "Climate Dynamics", "id" : "ITEM-1", "issue" : "0123456789", "issued" : { "date-parts" : [ [ "2017" ] ] }, "page" : "1-19", "title" : "An evaluation of ENSO dynamics in CMIP simulations in the framework of the recharge oscillator model", "translator" : [ { "dropping-particle" : "", "family" : "J3913", "given" : "", "non-dropping-particle" : "", "parse-names" : false, "suffix" : "" } ], "type" : "article-journal" }, "uris" : [ "http://www.mendeley.com/documents/?uuid=2b909659-e878-4ba7-813d-9373dc968c95" ] }, { "id" : "ITEM-2", "itemData" : { "DOI" : "10.1029/2006GL027221", "ISSN" : "0094-8276", "author" : [ { "dropping-particle" : "", "family" : "Jin", "given" : "Fei-Fei", "non-dropping-particle" : "", "parse-names" : false, "suffix" : "" }, { "dropping-particle" : "", "family" : "Kim", "given" : "Seon Tae", "non-dropping-particle" : "", "parse-names" : false, "suffix" : "" }, { "dropping-particle" : "", "family" : "Bejarano", "given" : "Luis", "non-dropping-particle" : "", "parse-names" : false, "suffix" : "" } ], "container-title" : "Geophysical Research Letters", "id" : "ITEM-2", "issue" : "23", "issued" : { "date-parts" : [ [ "2006", "12", "14" ] ] }, "page" : "L23708", "title" : "A coupled-stability index for ENSO", "translator" : [ { "dropping-particle" : "", "family" : "J6998", "given" : "", "non-dropping-particle" : "", "parse-names" : false, "suffix" : "" } ], "type" : "article-journal", "volume" : "33" }, "uris" : [ "http://www.mendeley.com/documents/?uuid=52c98da7-2178-4433-bdf4-7b4d047388b6" ] }, { "id" : "ITEM-3", "itemData" : { "DOI" : "10.1007/s00382-013-1783-z", "ISBN" : "0930-7575", "ISSN" : "14320894", "PMID" : "25246403", "abstract" : "We analyse the ability of CMIP3 and CMIP5 coupled ocean\u2013atmosphere general circulation models (CGCMs) to simulate the tropical Pacific mean state and El Nin \u02dco-Southern Oscillation (ENSO). The CMIP5 multi- model ensemble displays an encouraging 30 % reduction of the pervasive cold bias in the western Pacific, but no quantum leap in ENSO performance compared to CMIP3. CMIP3 and CMIP5 can thus be considered as one large ensemble (CMIP3 ? CMIP5) for multi-model ENSO analysis. The too large diversity in CMIP3 ENSO ampli- tude is however reduced by a factor of two in CMIP5 and the ENSO life cycle (location of surface temperature anomalies, seasonal phase locking) is modestly improved. Other fundamental ENSO characteristics such as central Pacific precipitation anomalies however remain poorly represented. The sea surface temperature (SST)-latent heat flux feedback is slightly improved in the CMIP5 ensemble but the wind-SST feedback is still underestimated by 20\u201350 % and the shortwave-SST feedbacks remain underestimated by a factor of two. The improvement in ENSO amplitudes might therefore result from error com- pensations. The ability of CMIP models to simulate the SST-shortwave feedback, a major source of erroneous ENSO in CGCMs, is further detailed. In observations, this feedback is strongly nonlinear because the real atmosphere switches from subsident (positive feedback) to convective (negative feedback) regimes under the effect of seasonal and interannual variations. Only one-third of CMIP3 ? CMIP5 models reproduce this regime shift, with the other models remaining locked in one of the two regimes. The modelled shortwave feedback nonlinearity increases with ENSO amplitude and the amplitude of this feedback in the spring strongly relates with the models ability to simulate ENSO phase locking. In a final stage, a subset of metrics is proposed in order to synthesize the ability of each CMIP3 and CMIP5 models to simulate ENSO main characteristics and key atmospheric feedbacks. 1",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"ITEM-3", "issue" : "7-8", "issued" : { "date-parts" : [ [ "2014", "4" ] ] }, "page" : "1999-2018", "title" : "ENSO representation in climate models: From CMIP3 to CMIP5", "translator" : [ { "dropping-particle" : "", "family" : "J3688", "given" : "", "non-dropping-particle" : "", "parse-names" : false, "suffix" : "" } ], "type" : "article-journal", "volume" : "42" }, "uris" : [ "http://www.mendeley.com/documents/?uuid=ceb37ff2-ad58-4d32-81d4-fb0a43f51883" ] }, { "id" : "ITEM-4", "itemData" : { "DOI" : "10.1007/s00382-018-4575-7", "ISSN" : "1432-0894", "abstract" : "Common problems in state-of-the-art climate models are a cold sea surface temperature (SST) bias in the equatorial Pacific and the underestimation of the two most important atmospheric feedbacks operating in the El Ni\u00f1o/Southern Oscillation (ENSO): the positive, i.e. amplifying wind-SST feedback and the negative, i.e. damping heat flux-SST feedback. To a large extent, the underestimation of those feedbacks can be explained by the cold equatorial SST bias, which shifts the rising branch of the Pacific Walker Circulation (PWC) too far to the west by up to 30\u00b0, resulting in an erroneous convective response during ENSO events. Based on simulations from the Kiel Climate Model (KCM) and the 5th phase of Coupled Model Intercomparison Project (CMIP5), we investigate how well ENSO dynamics are simulated in case of underestimated ENSO atmospheric feedbacks (EAF), with a special focus on ocean\u2013atmosphere coupling over the equatorial Pacific. While models featuring realistic atmospheric feedbacks simulate ENSO dynamics close to observations, models with underestimated EAF exhibit fundamental biases in ENSO dynamics. In models with too weak feedbacks, ENSO is not predominantly wind-driven as observed; instead ENSO is driven significantly by a positive shortwave radiation feedback. Thus, although these models simulate ENSO, which in terms of simple indices is consistent with observations, it originates from very different dynamics. A too weak oceanic forcing on the SST via the positive thermocline, the Ekman and the zonal advection feedback is compensated by weaker atmospheric heat flux damping. The latter is mainly caused by a biased shortwave-SST feedback that erroneously is positive in most climate models. In the most biased models, the shortwave-SST feedback contributes to the SST anomaly growth to a similar degree as the ocean circulation. Our results suggest that a broad continuum of ENSO dynamics can exist in climate models and explain why climate models with less than a half of the observed EAF strength can still depict realistic ENSO amplitude.", "author" : [ { "dropping-particle" : "", "family" : "Bayr", "given" : "Tobias", "non-dropping-particle" : "", "parse-names" : false, "suffix" : "" }, { "dropping-particle" : "", "family" : "Wengel", "given" : "Christian", "non-dropping-particle" : "", "parse-names" : false, "suffix" : "" }, { "dropping-particle" : "", "family" : "Latif", "given" : "Mojib", "non-dropping-particle" : "", "parse-names" : false, "suffix" : "" }, { "dropping-particle" : "", "family" : "Dommenget", "given" : "Dietmar", "non-dropping-particle" : "", "parse-names" : false, "suffix" : "" }, { "dropping-particle" : "", "family" : "L\u00fcbbecke", "given" : "Joke", "non-dropping-particle" : "", "parse-names" : false, "suffix" : "" }, { "dropping-particle" : "", "family" : "Park", "given" : "Wonsun", "non-dropping-particle" : "", "parse-names" : false, "suffix" : "" } ], "container-title" : "Climate Dynamics", "id" : "ITEM-4", "issue" : "1", "issued" : { "date-parts" : [ [ "2019" ] ] }, "page" : "155-172", "title" : "Error compensation of ENSO atmospheric feedbacks in climate models and its influence on simulated ENSO dynamics", "translator" : [ { "dropping-particle" : "", "family" : "J6222", "given" : "", "non-dropping-particle" : "", "parse-names" : false, "suffix" : "" } ], "type" : "article-journal", "volume" : "53" }, "uris" : [ "http://www.mendeley.com/documents/?uuid=1bc79070-be9e-4d6a-a119-fa956db09c46", "http://www.mendeley.com/documents/?uuid=4298e05f-f165-4b33-879c-86379f4b8c94" ] }, { "id" : "ITEM-5",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w:instrText>
      </w:r>
      <w:r w:rsidR="00726A12" w:rsidRPr="001D5B54">
        <w:rPr>
          <w:noProof/>
          <w:rPrChange w:id="3038" w:author="Clotilde Pean" w:date="2021-06-21T14:15:00Z">
            <w:rPr>
              <w:noProof/>
              <w:lang w:val="en-US"/>
            </w:rPr>
          </w:rPrChange>
        </w:rPr>
        <w:instrText>: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"ITEM-5",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"(Jin et al., 2006; Bellenger et al., 2014; Vijayeta and Dommenget, 2017; Bayr et al., 2019; Planton et al., 2020)", "plainTextFormattedCitation" : "(Jin et al., 2006; Bellenger et al., 2014; Vijayeta and Dommenget, 2017; Bayr et al., 2019; Planton et al., 2020)", "previouslyFormattedCitation" : "(Jin et al., 2006; Bellenger et al., 2014; Vijayeta and Dommenget, 2017; Bayr et al., 2019; Planton et al., 2020)" }, "properties" : { "noteIndex" : 0 }, "schema" : "https://github.com/citation-style-language/schema/raw/master/csl-citation.json" }</w:instrText>
      </w:r>
      <w:r>
        <w:fldChar w:fldCharType="separate"/>
      </w:r>
      <w:r w:rsidR="00393F8C">
        <w:rPr>
          <w:noProof/>
        </w:rPr>
        <w:t>(Jin et al., 2006; Bellenger et al., 2014; Vijayeta and Dommenget, 2017; Bayr et al., 2019; Planton et al., 2020)</w:t>
      </w:r>
      <w:r>
        <w:fldChar w:fldCharType="end"/>
      </w:r>
      <w:r>
        <w:rPr>
          <w:noProof/>
        </w:rPr>
        <w:t xml:space="preserve">. </w:t>
      </w:r>
      <w:r w:rsidRPr="00E457C1">
        <w:rPr>
          <w:noProof/>
          <w:lang w:val="en-US"/>
        </w:rPr>
        <w:t xml:space="preserve">For both CMIP3 and CMIP5, diagnostics of ENSO event growth appear to show that the models, while producing ENSO variability that is qualitatively similar to that observed, do not represent the balance of the underlying dynamics well. The atmospheric Bjerknes feedback is too weak in the majority of models, while the surface heat flux feedback is also too weak in the majority of models. </w:t>
      </w:r>
      <w:r w:rsidR="000213ED" w:rsidRPr="00E457C1">
        <w:rPr>
          <w:noProof/>
          <w:lang w:val="en-US"/>
        </w:rPr>
        <w:t xml:space="preserve">The former restricts event growth, while the latter restricts event damping, which when combined allow most models to produce variability in a range that is consistent with the observations </w:t>
      </w:r>
      <w:r w:rsidR="000213ED">
        <w:rPr>
          <w:noProof/>
        </w:rPr>
        <w:fldChar w:fldCharType="begin" w:fldLock="1"/>
      </w:r>
      <w:r w:rsidR="00726A12">
        <w:rPr>
          <w:noProof/>
          <w:lang w:val="en-US"/>
        </w:rPr>
        <w:instrText>ADDIN CSL_CITATION { "citationItems" : [ { "id" : "ITEM-1", "itemData" : { "DOI" : "10.1007/s00382-013-1833-6", "ISBN" : "0930-7575", "ISSN" : "14320894", "abstract" : "In this study, using the Bjerknes stability (BJ) index analysis, we estimate the overall linear El Nin \u02dco- Southern Oscillation (ENSO) stability and the relative contribution of positive feedbacks and damping processes to the stability in historical simulations of Coupled Model Intercomparison Project Phase 5 (CMIP5) models. When compared with CMIP3 models, the ENSO amplitudes and the ENSO stability as estimated by the BJ index in the CMIP5 models are more converged around the observed, estimated from the atmosphere and ocean reanalysis data sets. The reduced diversity among models in the simulated ENSO stability can be partly attributed to the reduced spread of the thermocline feedback and Ekman feedback terms among the models. However, a systematic bias per- sists from CMIP3 to CMIP5. In other words, the majority of the CMIP5 models analyzed in this study still underes- timate the zonal advective feedback, thermocline feedback and thermodynamic damping terms, when compared with those estimated from reanalysis. This discrepancy turns out to be related with a cold tongue bias in coupled models that causes a weaker atmospheric thermodynamical response to sea surface temperature changes and a weaker oceanic response (zonal currents and zonal thermocline slope) to wind changes.", "author" : [ { "dropping-particle" : "", "family" : "Kim", "given" : "Seon Tae", "non-dropping-particle" : "", "parse-names" : false, "suffix" : "" }, { "dropping-particle" : "", "family" : "Cai", "given" : "Wenju", "non-dropping-particle" : "", "parse-names" : false, "suffix" : "" }, { "dropping-particle" : "", "family" : "Jin", "given" : "Fei Fei", "non-dropping-particle" : "", "parse-names" : false, "suffix" : "" }, { "dropping-particle" : "", "family" : "Yu", "given" : "Jin Yi", "non-dropping-particle" : "", "parse-names" : false, "suffix" : "" } ], "container-title" : "Climate Dynamics", "id" : "ITEM-1", "issue" : "11-12", "issued" : { "date-parts" : [ [ "2014" ] ] }, "page" : "3313-3321", "title" : "ENSO stability in coupled climate models and its association with mean state", "translator" : [ { "dropping-particle" : "", "family" : "J4144", "given" : "", "non-dropping-particle" : "", "parse-names" : false, "suffix" : "" } ], "type" : "article-journal", "volume" : "42" }, "uris" : [ "http://www.mendeley.com/documents/?uuid=859eb756-628f-4dde-84a2-2a817f52c708", "http://www.mendeley.com/documents/?uuid=c7565ae2-094b-46b3-9799-e614d5286f03" ] }, { "id" : "ITEM-2", "itemData" : { "DOI" : "10.1007/s00382-013-1783-z", "ISBN" : "0930-7575", "ISSN" : "14320894", "PMID" : "25246403", "abstract" : "We analyse the ability of CMIP3 and CMIP5 coupled ocean\u2013atmosphere general circulation models (CGCMs) to simulate the tropical Pacific mean state and El Nin \u02dco-Southern Oscillation (ENSO). The CMIP5 multi- model ensemble displays an encouraging 30 % reduction of the pervasive cold bias in the western Pacific, but no quantum leap in ENSO performance compared to CMIP3. CMIP3 and CMIP5 can thus be considered as one large ensemble (CMIP3 ? CMIP5) for multi-model ENSO analysis. The too large diversity in CMIP3 ENSO ampli- tude is however reduced by a factor of two in CMIP5 and the ENSO life cycle (location of surface temperature anomalies, seasonal phase locking) is modestly improved. Other fundamental ENSO characteristics such as central Pacific precipitation anomalies however remain poorly represented. The sea surface temperature (SST)-latent heat flux feedback is slightly improved in the CMIP5 ensemble but the wind-SST feedback is still underestimated by 20\u201350 % and the shortwave-SST feedbacks remain underestimated by a factor of two. The improvement in ENSO amplitudes might therefore result from error com- pensations. The ability of CMIP models to simulate the SST-shortwave feedback, a major source of erroneous ENSO in CGCMs, is further detailed. In observations, this feedback is strongly nonlinear because the real atmosphere switches from subsident (positive feedback) to convective (negative feedback) regimes under the effect of seasonal and interannual variations. Only one-third of CMIP3 ? CMIP5 models reproduce this regime shift, with the other models remaining locked in one of the two regimes. The modelled shortwave feedback nonlinearity increases with ENSO amplitude and the amplitude of this feedback in the spring strongly relates with the models ability to simulate ENSO phase locking. In a final stage, a subset of metrics is proposed in order to synthesize the ability of each CMIP3 and CMIP5 models to simulate ENSO main characteristics and key atmospheric feedbacks. 1",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"ITEM-2", "issue" : "7-8", "issued" : { "date-parts" : [ [ "2014", "4" ] ] }, "page" : "1999-2018", "title" : "ENSO representation in climate models: From CMIP3 to CMIP5", "translator" : [ { "dropping-particle" : "", "family" : "J3688", "given" : "", "non-dropping-particle" : "", "parse-names" : false, "suffix" : "" } ], "type" : "article-journal", "volume" : "42" }, "uris" : [ "http://www.mendeley.com/documents/?uuid=ceb37ff2-ad58-4d32-81d4-fb0a43f51883" ] }, { "id" : "ITEM-3", "itemData" : { "DOI" : "10.1007/s00382-018-4575-7", "ISSN" : "1432-0894", "abstract" : "Common problems in state-of-the-art climate models are a cold sea surface temperature (SST) bias in the equatorial Pacific and the underestimation of the two most important atmospheric feedbacks operating in the El Ni\u00f1o/Southern Oscillation (ENSO): the positive, i.e. amplifying wind-SST feedback and the negative, i.e. damping heat flux-SST feedback. To a large extent, the underestimation of those feedbacks can be explained by the cold equatorial SST bias, which shifts the rising branch of the Pacific Walker Circulation (PWC) too far to the west by up to 30\u00b0, resulting in an erroneous convective response during ENSO events. Based on simulations from the Kiel Climate Model (KCM) and the 5th phase of Coupled Model Intercomparison Project (CMIP5), we investigate how well ENSO dynamics are simulated in case of underestimated ENSO atmospheric feedbacks (EAF), with a special focus on ocean\u2013atmosphere coupling over the equatorial Pacific. While models featuring realistic atmospheric feedbacks simulate ENSO dynamics close to observations, models with underestimated EAF exhibit fundamental biases in ENSO dynamics. In models with too weak feedbacks, ENSO is not predominantly wind-driven as observed; instead ENSO is driven significantly by a positive shortwave radiation feedback. Thus, although these models simulate ENSO, which in terms of simple indices is consistent with observations, it originates from very different dynamics. A too weak oceanic forcing on the SST via the positive thermocline, the Ekman and the zonal advection feedback is compensated by weaker atmospheric heat flux damping. The latter is mainly caused by a biased shortwave-SST feedback that erroneously is positive in most climate models. In the most biased models, the shortwave-SST feedback contributes to the SST anomaly growth to a similar degree as the ocean circulation. Our results suggest that a broad continuum of ENSO dynamics can exist in climate models and explain why climate models with less than a half of the observed EAF strength can still depict realistic ENSO amplitude.", "author" : [ { "dropping-particle" : "", "family" : "Bayr", "given" : "Tobias", "non-dropping-particle" : "", "parse-names" : false, "suffix" : "" }, { "dropping-particle" : "", "family" : "Wengel", "given" : "Christian", "non-dropping-particle" : "", "parse-names" : false, "suffix" : "" }, { "dropping-particle" : "", "family" : "Latif", "given" : "Mojib", "non-dropping-particle" : "", "parse-names" : false, "suffix" : "" }, { "dropping-particle" : "", "family" : "Dommenget", "given" : "Dietmar", "non-dropping-particle" : "", "parse-names" : false, "suffix" : "" }, { "dropping-particle" : "", "family" : "L\u00fcbbecke", "given" : "Joke", "non-dropping-particle" : "", "parse-names" : false, "suffix" : "" }, { "dropping-particle" : "", "family" : "Park", "given" : "Wonsun", "non-dropping-particle" : "", "parse-names" : false, "suffix" : "" } ], "container-title" : "Climate Dynamics", "id" : "ITEM-3", "issue" : "1", "issued" : { "date-parts" : [ [ "2019" ] ] }, "page" : "155-172", "title" : "Error compensation of ENSO atmospheric feedbacks in climate models and its influence on simulated ENSO dynamics", "translator" : [ { "dropping-particle" : "", "family" : "J6222", "given" : "", "non-dropping-particle" : "", "parse-names" : false, "suffix" : "" } ], "type" : "article-journal", "volume" : "53" }, "uris" : [ "http://www.mendeley.com/documents/?uuid=4298e05f-f165-4b33-879c-86379f4b8c94", "http://www.mendeley.com/documents/?uuid=1bc79070-be9e-4d6a-a119-fa956db09c46" ] }, { "id" : "ITEM-4", "itemData" : { "DOI" : "10.1007/s00382-017-3981-6", "ISBN" : "0038201739", "ISSN" : "14320894", "abstract" : "The CMIP model simulations show wide spread uncertainties in ENSO statistics and dynamics. In this study, we use the concept of the linear recharge oscillator (ReOsc) model to diagnose the ENSO-dynamics in CMIP3 and CMIP5 model simulations. The ReOsc model parameters allow us to quantify SST and thermocline damping, SST coupling to thermocline and vice-versa, sensitivity to wind stress and heat flux forcings and separate atmospheric from oceanic processes. Our results show that the ENSO-dynamics and their diversity within the CMIP ensemble can be well represented with the linear recharge oscillator model diagnostics. We also illustrate that the ENSO dynamics show larger biases relative to observations and spread within the models than simple large-scale statistics such as SST standard deviation would suggest. The CMIP models underestimate the atmospheric positive and negative feedbacks, they have compensating atmospheric and oceanic errors, the thermocline damping is too strong and stochastic noise forcings in models is too weak. The CMIP5 models show only marginal improvements relative to CMIP3. The results suggest that models can still be significantly improved and our analysis gives directions to wha</w:instrText>
      </w:r>
      <w:r w:rsidR="00726A12" w:rsidRPr="001D5B54">
        <w:rPr>
          <w:noProof/>
          <w:rPrChange w:id="3039" w:author="Clotilde Pean" w:date="2021-06-21T14:15:00Z">
            <w:rPr>
              <w:noProof/>
              <w:lang w:val="en-US"/>
            </w:rPr>
          </w:rPrChange>
        </w:rPr>
        <w:instrText>t needs to be improved.", "author" : [ { "dropping-particle" : "", "family" : "Vijayeta", "given" : "Asha", "non-dropping-particle" : "", "parse-names" : false, "suffix" : "" }, { "dropping-particle" : "", "family" : "Dommenget", "given" : "Dietmar", "non-dropping-particle" : "", "parse-names" : false, "suffix" : "" } ], "container-title" : "Climate Dynamics", "id" : "ITEM-4", "issue" : "0123456789", "issued" : { "date-parts" : [ [ "2017" ] ] }, "page" : "1-19", "title" : "An evaluation of ENSO dynamics in CMIP simulations in the framework of the recharge oscillator model", "translator" : [ { "dropping-particle" : "", "family" : "J3913", "given" : "", "non-dropping-particle" : "", "parse-names" : false, "suffix" : "" } ], "type" : "article-journal" }, "uris" : [ "http://www.mendeley.com/documents/?uuid=2b909659-e878-4ba7-813d-9373dc968c95" ] } ], "mendeley" : { "formattedCitation" : "(Bellenger et al., 2014; Kim et al., 2014b; Vijayeta and Dommenget, 2017; Bayr et al., 2019)", "manualFormatting" : "(Bellenger et al., 2014; S.T. Kim et al., 2014; Vijayeta and Dommenget, 2017; Bayr et al., 2019)", "plainTextFormattedCitation" : "(Bellenger et al., 2014; Kim et al., 2014b; Vijayeta and Dommenget, 2017; Bayr et al., 2019)", "previouslyFormattedCitation" : "(Bellenger et al., 2014; Kim et al., 2014b; Vijayeta and Dommenget, 2017; Bayr et al., 2019)" }, "properties" : { "noteIndex" : 0 }, "schema" : "https://github.com/citation-style-language/schema/raw/master/csl-citation.json" }</w:instrText>
      </w:r>
      <w:r w:rsidR="000213ED">
        <w:rPr>
          <w:noProof/>
        </w:rPr>
        <w:fldChar w:fldCharType="separate"/>
      </w:r>
      <w:r w:rsidR="00393F8C">
        <w:rPr>
          <w:noProof/>
        </w:rPr>
        <w:t>(Bellenger et al., 2014; S.T. Kim et al., 2014; Vijayeta and Dommenget, 2017; Bayr et al., 2019)</w:t>
      </w:r>
      <w:r w:rsidR="000213ED">
        <w:rPr>
          <w:noProof/>
        </w:rPr>
        <w:fldChar w:fldCharType="end"/>
      </w:r>
      <w:r w:rsidR="000213ED">
        <w:rPr>
          <w:noProof/>
        </w:rPr>
        <w:t xml:space="preserve">. </w:t>
      </w:r>
      <w:bookmarkStart w:id="3040" w:name="_Hlk66115590"/>
      <w:r w:rsidR="006413E2" w:rsidRPr="00E457C1">
        <w:rPr>
          <w:noProof/>
          <w:lang w:val="en-US"/>
        </w:rPr>
        <w:t>Analysis of ENSO representation in a subset of CMIP6 models by</w:t>
      </w:r>
      <w:r w:rsidRPr="00E457C1">
        <w:rPr>
          <w:noProof/>
          <w:lang w:val="en-US"/>
        </w:rPr>
        <w:t xml:space="preserve"> </w:t>
      </w:r>
      <w:r w:rsidR="00C87F35">
        <w:rPr>
          <w:noProof/>
        </w:rPr>
        <w:fldChar w:fldCharType="begin" w:fldLock="1"/>
      </w:r>
      <w:r w:rsidR="00E719C0">
        <w:rPr>
          <w:noProof/>
          <w:lang w:val="en-US"/>
        </w:rPr>
        <w:instrText>ADDIN CSL_CITATION { "citationItems" : [ { "id" : "ITEM-1",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"(Planton et al., 2020)", "manualFormatting" : "Planton et al. (2020)", "plainTextFormattedCitation" : "(Planton et al., 2020)", "previouslyFormattedCitation" : "(Planton et al., 2020)" }, "properties" : { "noteIndex" : 0 }, "schema" : "https://github.com/citation-style-language/schema/raw/master/csl-citation.json" }</w:instrText>
      </w:r>
      <w:r w:rsidR="00C87F35">
        <w:rPr>
          <w:noProof/>
        </w:rPr>
        <w:fldChar w:fldCharType="separate"/>
      </w:r>
      <w:r w:rsidR="00393F8C">
        <w:rPr>
          <w:noProof/>
          <w:lang w:val="en-US"/>
        </w:rPr>
        <w:t>Planton et al. (2020)</w:t>
      </w:r>
      <w:r w:rsidR="00C87F35">
        <w:rPr>
          <w:noProof/>
        </w:rPr>
        <w:fldChar w:fldCharType="end"/>
      </w:r>
      <w:r w:rsidRPr="00C87F35">
        <w:rPr>
          <w:noProof/>
          <w:lang w:val="en-US"/>
        </w:rPr>
        <w:t xml:space="preserve"> suggests that these issues remain. </w:t>
      </w:r>
    </w:p>
    <w:bookmarkEnd w:id="3040"/>
    <w:p w14:paraId="1C7C9B07" w14:textId="77777777" w:rsidR="009F594A" w:rsidRPr="000D3C57" w:rsidRDefault="009F594A" w:rsidP="009F594A">
      <w:pPr>
        <w:pStyle w:val="AR6BodyText"/>
        <w:rPr>
          <w:noProof/>
          <w:lang w:val="en-CA"/>
        </w:rPr>
      </w:pPr>
    </w:p>
    <w:p w14:paraId="7354251F" w14:textId="0CA5F54C" w:rsidR="009F594A" w:rsidRPr="00E457C1" w:rsidRDefault="009F594A" w:rsidP="009F594A">
      <w:pPr>
        <w:pStyle w:val="AR6BodyText"/>
        <w:rPr>
          <w:noProof/>
          <w:lang w:val="en-US"/>
        </w:rPr>
      </w:pPr>
      <w:r w:rsidRPr="00E457C1">
        <w:rPr>
          <w:noProof/>
          <w:lang w:val="en-US"/>
        </w:rPr>
        <w:t xml:space="preserve">To conclude, ENSO representation in CMIP5 models displayed a significant improvement from the representation of ENSO variability in CMIP3 models, which displayed much more intermodel spread in standard deviation, and stronger biennial periodicity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"id" : "ITEM-2", "itemData" : { "abstract" : "The El Ni\ufffdo?Southern Oscillation (ENSO) is a naturally occurring fluctuation\\nthat originates in the tropical Pacific region with severe weather\\nand societal impacts worldwide (McPhaden et al. 2006). Despite considerable\\nprogress in our understanding of the impact of climate change on\\nmany of the processes that contribute to ENSO variability, it is\\nnot yet possible to say whether ENSO activity will be enhanced or\\nmdamped, or if the frequency of events will change in the coming\\ndecades (Vecchi &amp; Wittenberg 2010, Collins et al. 2010). As changes\\nin ENSO have the potential to be one of the largest manifestations\\nof anthropogenic climate change, this status has profound impacts\\non the reliability of regional attribution of climate variability\\nand change.", "author" : [ { "dropping-particle" : "", "family" : "Guilyardi", "given" : "Eric", "non-dropping-particle" : "", "parse-names" : false, "suffix" : "" }, { "dropping-particle" : "", "family" : "Bellenger", "given" : "Hugo", "non-dropping-particle" : "", "parse-names" : false, "suffix" : "" }, { "dropping-particle" : "", "family" : "Collins", "given" : "Mat", "non-dropping-particle" : "", "parse-names" : false, "suffix" : "" }, { "dropping-particle" : "", "family" : "Ferrett", "given" : "Samantha", "non-dropping-particle" : "", "parse-names" : false, "suffix" : "" }, { "dropping-particle" : "", "family" : "Cai", "given" : "Wenju", "non-dropping-particle" : "", "parse-names" : false, "suffix" : "" }, { "dropping-particle" : "", "family" : "Wittenberg", "given" : "Andrew", "non-dropping-particle" : "", "parse-names" : false, "suffix" : "" } ], "container-title" : "Clivar Exchanges", "id" : "ITEM-2", "issue" : "58", "issued" : { "date-parts" : [ [ "2012" ] ] }, "page" : "29-32", "title" : "A first look at ENSO in CMIP5", "translator" : [ { "dropping-particle" : "", "family" : "J3007", "given" : "", "non-dropping-particle" : "", "parse-names" : false, "suffix" : "" } ], "type" : "article-journal", "volume" : "17" }, "uris" : [ "http://www.mendeley.com/documents/?uuid=f32f035f-9b56-4bca-8632-bed42d72c69c" ] } ], "mendeley" : { "formattedCitation" : "(Guilyardi et al., 2012; Flato et al., 2013)", "plainTextFormattedCitation" : "(Guilyardi et al., 2012; Flato et al., 2013)", "previouslyFormattedCitation" : "(Guilyardi et al., 2012; Flato et al., 2013)" }, "properties" : { "noteIndex" : 0 }, "schema" : "https://github.com/citation-style-language/schema/raw/master/csl-citation.json" }</w:instrText>
      </w:r>
      <w:r>
        <w:rPr>
          <w:noProof/>
        </w:rPr>
        <w:fldChar w:fldCharType="separate"/>
      </w:r>
      <w:r w:rsidR="00393F8C">
        <w:rPr>
          <w:noProof/>
          <w:lang w:val="en-US"/>
        </w:rPr>
        <w:t>(Guilyardi et al., 2012; Flato et al., 2013)</w:t>
      </w:r>
      <w:r>
        <w:rPr>
          <w:noProof/>
        </w:rPr>
        <w:fldChar w:fldCharType="end"/>
      </w:r>
      <w:r w:rsidRPr="00E457C1">
        <w:rPr>
          <w:noProof/>
          <w:lang w:val="en-US"/>
        </w:rPr>
        <w:t>. In general</w:t>
      </w:r>
      <w:r w:rsidR="009460B4" w:rsidRPr="00E457C1">
        <w:rPr>
          <w:noProof/>
          <w:lang w:val="en-US"/>
        </w:rPr>
        <w:t xml:space="preserve">, </w:t>
      </w:r>
      <w:r w:rsidRPr="00E457C1">
        <w:rPr>
          <w:noProof/>
          <w:lang w:val="en-US"/>
        </w:rPr>
        <w:lastRenderedPageBreak/>
        <w:t>there has been no large step change in the representation of ENSO between CMIP5 and CMIP6, however, CMIP6 models appear to better represent some key ENSO characteristics</w:t>
      </w:r>
      <w:r w:rsidR="00C87F35" w:rsidRPr="00E457C1">
        <w:rPr>
          <w:noProof/>
          <w:lang w:val="en-US"/>
        </w:rPr>
        <w:t xml:space="preserve"> </w:t>
      </w:r>
      <w:r w:rsidR="00C87F35">
        <w:rPr>
          <w:noProof/>
        </w:rPr>
        <w:fldChar w:fldCharType="begin" w:fldLock="1"/>
      </w:r>
      <w:r w:rsidR="00E719C0">
        <w:rPr>
          <w:noProof/>
          <w:lang w:val="en-US"/>
        </w:rPr>
        <w:instrText>ADDIN CSL_CITATION { "citationItems" : [ { "id" : "ITEM-1", "itemData" : { "DOI" : "10.5194/cp-16-1777-2020", "author" : [ { "dropping-particle" : "", "family" : "Brown", "given" : "J R", "non-dropping-particle" : "", "parse-names" : false, "suffix" : "" }, { "dropping-particle" : "", "family" : "Brierley", "given" : "C M", "non-dropping-particle" : "", "parse-names" : false, "suffix" : "" }, { "dropping-particle" : "", "family" : "An", "given" : "S.-I.", "non-dropping-particle" : "", "parse-names" : false, "suffix" : "" }, { "dropping-particle" : "", "family" : "Guarino", "given" : "M.-V.", "non-dropping-particle" : "", "parse-names" : false, "suffix" : "" }, { "dropping-particle" : "", "family" : "Stevenson", "given" : "S", "non-dropping-particle" : "", "parse-names" : false, "suffix" : "" }, { "dropping-particle" : "", "family" : "Williams", "given" : "C J R", "non-dropping-particle" : "", "parse-names" : false, "suffix" : "" }, { "dropping-particle" : "", "family" : "Zhang", "given" : "Q", "non-dropping-particle" : "", "parse-names" : false, "suffix" : "" }, { "dropping-particle" : "", "family" : "Zhao", "given" : "A", "non-dropping-particle" : "", "parse-names" : false, "suffix" : "" }, { "dropping-particle" : "", "family" : "Abe-Ouchi", "given" : "A", "non-dropping-particle" : "", "parse-names" : false, "suffix" : "" }, { "dropping-particle" : "", "family" : "Braconnot", "given" : "P", "non-dropping-particle" : "", "parse-names" : false, "suffix" : "" }, { "dropping-particle" : "", "family" : "Brady", "given" : "E C", "non-dropping-particle" : "", "parse-names" : false, "suffix" : "" }, { "dropping-particle" : "", "family" : "Chandan", "given" : "D", "non-dropping-particle" : "", "parse-names" : false, "suffix" : "" }, { "dropping-particle" : "", "family" : "D'Agostino", "given" : "R",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"O'ishi", "given" : "R", "non-dropping-particle" : "", "parse-names" : false, "suffix" : "" }, { "dropping-particle" : "", "family" : "Otto-Bliesner", "given" : "B L", "non-dropping-particle" : "", "parse-names" : false, "suffix" : "" }, { "dropping-particle" : "", "family" : "Peltier", "given" : "W R", "non-dropping-particle" : "", "parse-names" : false, "suffix" : "" }, { "dropping-particle" : "", "family" : "Shi", "given" : "X", "non-dropping-particle" : "", "parse-names" : false, "suffix" : "" }, { "dropping-particle" : "", "family" : "Sime", "given" : "L", "non-dropping-particle" : "", "parse-names" : false, "suffix" : "" }, { "dropping-particle" : "", "family" : "Volodin", "given" : "E M", "non-dropping-particle" : "", "parse-names" : false, "suffix" : "" }, { "dropping-particle" : "", "family" : "Zhang", "given" : "Z", "non-dropping-particle" : "", "parse-names" : false, "suffix" : "" }, { "dropping-particle" : "", "family" : "Zheng", "given" : "W", "non-dropping-particle" : "", "parse-names" : false, "suffix" : "" } ], "container-title" : "Climate of the Past", "id" : "ITEM-1", "issue" : "5", "issued" : { "date-parts" : [ [ "2020" ] ] }, "page" : "1777-1805", "title" : "Comparison of past and future simulations of ENSO in CMIP5/PMIP3 and CMIP6/PMIP4 models", "translator" : [ { "dropping-particle" : "", "family" : "J6726", "given" : "", "non-dropping-particle" : "", "parse-names" : false, "suffix" : "" } ], "type" : "article-journal", "volume" : "16" }, "uris" : [ "http://www.mendeley.com/documents/?uuid=3866ad94-0801-4889-9e95-2f052530219f" ] }, { "id" : "ITEM-2", "itemData" : { "DOI" : "10.1175/BAMS-D-19-0337.1", "ISSN" : "0003-0007", "abstract" : "The El Ni\u00f1o-Southern Oscillation (ENSO) is the dominant mode of interannual climate variability on the planet, with far-reaching global impacts. It is therefore key to evaluate ENSO simulations in state-of-the-art numerical models used to study past, present and future climate. Recently, the Pacific Region Panel of the International Climate and Ocean - Variability, Predictability, and Change (CLIVAR) Project, as a part of the World Climate Research Programme (WCRP), led a community-wide effort to evaluate the simulation of ENSO variability, teleconnections and processes in climate models. The new CLIVAR 2020 ENSO metrics package enables model diagnosis, comparison, and evaluation to (1) highlight aspects that need improvement; (2) monitor progress across model generations; (3) help in selecting models that are well suited for particular analyses; (4) reveal links between various model biases, illuminating the impacts of those biases on ENSO and its sensitivity to climate change; and to (5) advance ENSO literacy. By interfacing with existing model evaluation tools, the ENSO metrics package enables rapid analysis of multi-petabyte databases of simulations, such as those generated by the Coupled Model Intercomparison Project phases 5 (CMIP5) and 6 (CMIP6). The CMIP6 models are found to significantly outperform those from CMIP5 for 8 out of 24 ENSO-relevant metrics, with most CMIP6 models showing improved tropical Pacific seasonality and ENSO teleconnections. Only one ENSO metric is significantly degraded in CMIP6, namely the coupling between the ocean surface and subsurface temperature anomalies, while the majority of metrics remain unchanged.The ENSO metrics package is a community-developed tool to evaluate climate models and promote scientific understanding among model development teams and model output users.",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"ITEM-2", "issued" : { "date-parts" : [ [ "2020", "9", "16" ] ] }, "page" : "1-57", "title" : "Evaluating climate models with the CLIVAR 2020 ENSO metrics package", "translator" : [ { "dropping-particle" : "", "family" : "J6533", "given" : "", "non-dropping-particle" : "", "parse-names" : false, "suffix" : "" } ], "type" : "article-journal" }, "uris" : [ "http://www.mendeley.com/documents/?uuid=8c3b415a-5430-4c72-b374-2a8addc294de" ] } ], "mendeley" : { "formattedCitation" : "(Brown et al., 2020; Planton et al., 2020)", "manualFormatting" : "(e.g., Brown et al., 2020; Planton et al., 2020)", "plainTextFormattedCitation" : "(Brown et al., 2020; Planton et al., 2020)", "previouslyFormattedCitation" : "(Brown et al., 2020; Planton et al., 2020)" }, "properties" : { "noteIndex" : 0 }, "schema" : "https://github.com/citation-style-language/schema/raw/master/csl-citation.json" }</w:instrText>
      </w:r>
      <w:r w:rsidR="00C87F35">
        <w:rPr>
          <w:noProof/>
        </w:rPr>
        <w:fldChar w:fldCharType="separate"/>
      </w:r>
      <w:r w:rsidR="00393F8C">
        <w:rPr>
          <w:noProof/>
          <w:lang w:val="en-US"/>
        </w:rPr>
        <w:t>(e.g., Brown et al., 2020; Planton et al., 2020)</w:t>
      </w:r>
      <w:r w:rsidR="00C87F35">
        <w:rPr>
          <w:noProof/>
        </w:rPr>
        <w:fldChar w:fldCharType="end"/>
      </w:r>
      <w:r w:rsidRPr="00E457C1">
        <w:rPr>
          <w:noProof/>
          <w:lang w:val="en-US"/>
        </w:rPr>
        <w:t xml:space="preserve">. The instrumental record and paleo-proxy evidence through the Holocene all suggest that ENSO can display considerable modulations in amplitude, pattern and period (see also Section 2.4.2). </w:t>
      </w:r>
      <w:r w:rsidR="00416E39" w:rsidRPr="00E457C1">
        <w:rPr>
          <w:noProof/>
          <w:lang w:val="en-US"/>
        </w:rPr>
        <w:t xml:space="preserve">For the period since 1850, </w:t>
      </w:r>
      <w:r w:rsidR="00416E39" w:rsidRPr="00E457C1">
        <w:rPr>
          <w:rFonts w:cs="Times New Roman"/>
          <w:lang w:val="en-US"/>
        </w:rPr>
        <w:t>t</w:t>
      </w:r>
      <w:r w:rsidRPr="00E457C1">
        <w:rPr>
          <w:rFonts w:cs="Times New Roman"/>
          <w:lang w:val="en-US"/>
        </w:rPr>
        <w:t xml:space="preserve">here </w:t>
      </w:r>
      <w:r w:rsidR="000213ED" w:rsidRPr="00E457C1">
        <w:rPr>
          <w:rFonts w:cs="Times New Roman"/>
          <w:lang w:val="en-US"/>
        </w:rPr>
        <w:t xml:space="preserve">is </w:t>
      </w:r>
      <w:r w:rsidRPr="00E457C1">
        <w:rPr>
          <w:rFonts w:cs="Times New Roman"/>
          <w:lang w:val="en-US"/>
        </w:rPr>
        <w:t xml:space="preserve">also no clear evidence for a sustained shift in ENSO beyond the range of internal variability (Section 2.4.2). </w:t>
      </w:r>
      <w:r w:rsidRPr="00E457C1">
        <w:rPr>
          <w:noProof/>
          <w:lang w:val="en-US"/>
        </w:rPr>
        <w:t xml:space="preserve">However, paleo-proxy evidence indicates </w:t>
      </w:r>
      <w:r w:rsidR="00416E39" w:rsidRPr="00E457C1">
        <w:rPr>
          <w:noProof/>
          <w:lang w:val="en-US"/>
        </w:rPr>
        <w:t xml:space="preserve">with </w:t>
      </w:r>
      <w:r w:rsidRPr="00E457C1">
        <w:rPr>
          <w:i/>
          <w:noProof/>
          <w:lang w:val="en-US"/>
        </w:rPr>
        <w:t>medium confidence</w:t>
      </w:r>
      <w:r w:rsidRPr="00E457C1">
        <w:rPr>
          <w:noProof/>
          <w:lang w:val="en-US"/>
        </w:rPr>
        <w:t xml:space="preserve"> that ENSO variability since 1950 is greater than at any time between 1400 and 1850 (Section 2.4.2). Coupled models display large changes of ENSO behaviour in the absence of external forcing changes, and little-to-no variance sensitivity to historical anthropogenic forcing. Thus, </w:t>
      </w:r>
      <w:r w:rsidR="00CC4A10" w:rsidRPr="00E457C1">
        <w:rPr>
          <w:noProof/>
          <w:lang w:val="en-US"/>
        </w:rPr>
        <w:t>there is</w:t>
      </w:r>
      <w:r w:rsidRPr="00E457C1">
        <w:rPr>
          <w:noProof/>
          <w:lang w:val="en-US"/>
        </w:rPr>
        <w:t xml:space="preserve"> </w:t>
      </w:r>
      <w:r w:rsidRPr="00E457C1">
        <w:rPr>
          <w:i/>
          <w:noProof/>
          <w:lang w:val="en-US"/>
        </w:rPr>
        <w:t>low confidence</w:t>
      </w:r>
      <w:r w:rsidRPr="00E457C1">
        <w:rPr>
          <w:noProof/>
          <w:lang w:val="en-US"/>
        </w:rPr>
        <w:t xml:space="preserve"> that anthropogenic forcing has led to the changes of ENSO variability inferred </w:t>
      </w:r>
      <w:r w:rsidR="008A1CA3" w:rsidRPr="00E457C1">
        <w:rPr>
          <w:noProof/>
          <w:lang w:val="en-US"/>
        </w:rPr>
        <w:t>from</w:t>
      </w:r>
      <w:r w:rsidRPr="00E457C1">
        <w:rPr>
          <w:noProof/>
          <w:lang w:val="en-US"/>
        </w:rPr>
        <w:t xml:space="preserve"> paleo-proxy evidence. </w:t>
      </w:r>
    </w:p>
    <w:p w14:paraId="7E20FE55" w14:textId="77777777" w:rsidR="009F594A" w:rsidRPr="00E457C1" w:rsidRDefault="009F594A" w:rsidP="009F594A">
      <w:pPr>
        <w:pStyle w:val="AR6BodyText"/>
        <w:rPr>
          <w:noProof/>
          <w:lang w:val="en-US"/>
        </w:rPr>
      </w:pPr>
    </w:p>
    <w:p w14:paraId="52CA0E9F" w14:textId="3C12BF04" w:rsidR="009F594A" w:rsidRPr="00E457C1" w:rsidRDefault="009F594A" w:rsidP="009F594A">
      <w:pPr>
        <w:pStyle w:val="AR6BodyText"/>
        <w:rPr>
          <w:noProof/>
          <w:lang w:val="en-US"/>
        </w:rPr>
      </w:pPr>
      <w:r w:rsidRPr="00E457C1">
        <w:rPr>
          <w:noProof/>
          <w:lang w:val="en-US"/>
        </w:rPr>
        <w:t xml:space="preserve">Chapter 2 reports </w:t>
      </w:r>
      <w:r w:rsidRPr="00E457C1">
        <w:rPr>
          <w:i/>
          <w:noProof/>
          <w:lang w:val="en-US"/>
        </w:rPr>
        <w:t>low confidence</w:t>
      </w:r>
      <w:r w:rsidRPr="00E457C1">
        <w:rPr>
          <w:noProof/>
          <w:lang w:val="en-US"/>
        </w:rPr>
        <w:t xml:space="preserve"> that the apparent change from </w:t>
      </w:r>
      <w:r w:rsidR="00416E39" w:rsidRPr="00E457C1">
        <w:rPr>
          <w:noProof/>
          <w:lang w:val="en-US"/>
        </w:rPr>
        <w:t>E</w:t>
      </w:r>
      <w:r w:rsidRPr="00E457C1">
        <w:rPr>
          <w:noProof/>
          <w:lang w:val="en-US"/>
        </w:rPr>
        <w:t>ast Pacific</w:t>
      </w:r>
      <w:r w:rsidR="00586AC0" w:rsidRPr="00E457C1">
        <w:rPr>
          <w:noProof/>
          <w:lang w:val="en-US"/>
        </w:rPr>
        <w:t>-</w:t>
      </w:r>
      <w:r w:rsidRPr="00E457C1">
        <w:rPr>
          <w:noProof/>
          <w:lang w:val="en-US"/>
        </w:rPr>
        <w:t xml:space="preserve"> to </w:t>
      </w:r>
      <w:r w:rsidR="00416E39" w:rsidRPr="00E457C1">
        <w:rPr>
          <w:noProof/>
          <w:lang w:val="en-US"/>
        </w:rPr>
        <w:t>C</w:t>
      </w:r>
      <w:r w:rsidRPr="00E457C1">
        <w:rPr>
          <w:noProof/>
          <w:lang w:val="en-US"/>
        </w:rPr>
        <w:t>entral Pacific</w:t>
      </w:r>
      <w:r w:rsidR="00586AC0" w:rsidRPr="00E457C1">
        <w:rPr>
          <w:noProof/>
          <w:lang w:val="en-US"/>
        </w:rPr>
        <w:t>-</w:t>
      </w:r>
      <w:r w:rsidRPr="00E457C1">
        <w:rPr>
          <w:noProof/>
          <w:lang w:val="en-US"/>
        </w:rPr>
        <w:t>type El Niño events that occurred in the last 20</w:t>
      </w:r>
      <w:del w:id="3041" w:author="Sara M Tuson" w:date="2021-06-24T11:15:00Z">
        <w:r w:rsidRPr="00E457C1" w:rsidDel="00D269C7">
          <w:rPr>
            <w:noProof/>
            <w:lang w:val="en-US"/>
          </w:rPr>
          <w:delText>-</w:delText>
        </w:r>
      </w:del>
      <w:ins w:id="3042" w:author="Sara M Tuson" w:date="2021-06-24T11:15:00Z">
        <w:r w:rsidR="00D269C7">
          <w:rPr>
            <w:noProof/>
            <w:lang w:val="en-US"/>
          </w:rPr>
          <w:t>–</w:t>
        </w:r>
      </w:ins>
      <w:r w:rsidRPr="00E457C1">
        <w:rPr>
          <w:noProof/>
          <w:lang w:val="en-US"/>
        </w:rPr>
        <w:t xml:space="preserve">30 years was representative of a long term change. While some climate models do suggest external forcing may affect the El Niño event type, most climate models suggest that what has been observed is well within the range of natural variability. Thus, there is </w:t>
      </w:r>
      <w:r w:rsidRPr="00E457C1">
        <w:rPr>
          <w:i/>
          <w:noProof/>
          <w:lang w:val="en-US"/>
        </w:rPr>
        <w:t>low confidence</w:t>
      </w:r>
      <w:r w:rsidRPr="00E457C1">
        <w:rPr>
          <w:noProof/>
          <w:lang w:val="en-US"/>
        </w:rPr>
        <w:t xml:space="preserve"> that anthropogenic forcing has had an </w:t>
      </w:r>
      <w:r w:rsidR="00B36C62" w:rsidRPr="00E457C1">
        <w:rPr>
          <w:noProof/>
          <w:lang w:val="en-US"/>
        </w:rPr>
        <w:t>influence</w:t>
      </w:r>
      <w:r w:rsidRPr="00E457C1">
        <w:rPr>
          <w:noProof/>
          <w:lang w:val="en-US"/>
        </w:rPr>
        <w:t xml:space="preserve"> on the observed changes in El Niño event type. </w:t>
      </w:r>
    </w:p>
    <w:p w14:paraId="0872EC23" w14:textId="77777777" w:rsidR="009F594A" w:rsidRPr="00E457C1" w:rsidRDefault="009F594A" w:rsidP="009F594A">
      <w:pPr>
        <w:pStyle w:val="AR6BodyText"/>
        <w:rPr>
          <w:noProof/>
          <w:lang w:val="en-US"/>
        </w:rPr>
      </w:pPr>
    </w:p>
    <w:p w14:paraId="49BACBD0" w14:textId="77777777" w:rsidR="009F594A" w:rsidRDefault="009F594A" w:rsidP="009F594A">
      <w:pPr>
        <w:pStyle w:val="AR6BodyText"/>
        <w:rPr>
          <w:rFonts w:cs="Times New Roman"/>
          <w:lang w:val="en-US"/>
        </w:rPr>
      </w:pPr>
    </w:p>
    <w:p w14:paraId="3B1331E0" w14:textId="65315260" w:rsidR="009F594A" w:rsidRPr="003C0F1F" w:rsidRDefault="009F594A" w:rsidP="009F594A">
      <w:pPr>
        <w:pStyle w:val="AR6Chap3Level2311"/>
      </w:pPr>
      <w:bookmarkStart w:id="3043" w:name="_Ref3887022"/>
      <w:bookmarkStart w:id="3044" w:name="_Toc6385750"/>
      <w:bookmarkStart w:id="3045" w:name="_Toc70639175"/>
      <w:r w:rsidRPr="003C0F1F">
        <w:t>Indian Ocean Basin and Dipole Modes</w:t>
      </w:r>
      <w:bookmarkEnd w:id="3043"/>
      <w:bookmarkEnd w:id="3044"/>
      <w:bookmarkEnd w:id="3045"/>
    </w:p>
    <w:p w14:paraId="6A6D3703" w14:textId="77777777" w:rsidR="009F594A" w:rsidRPr="00E457C1" w:rsidRDefault="009F594A" w:rsidP="009F594A">
      <w:pPr>
        <w:pStyle w:val="AR6BodyText"/>
        <w:rPr>
          <w:noProof/>
          <w:lang w:val="en-US"/>
        </w:rPr>
      </w:pPr>
    </w:p>
    <w:p w14:paraId="7AE469B8" w14:textId="4B1E018A" w:rsidR="009F594A" w:rsidRPr="00E457C1" w:rsidRDefault="009F594A" w:rsidP="009F594A">
      <w:pPr>
        <w:pStyle w:val="AR6BodyText"/>
        <w:rPr>
          <w:noProof/>
          <w:lang w:val="en-US"/>
        </w:rPr>
      </w:pPr>
      <w:r w:rsidRPr="00E457C1">
        <w:rPr>
          <w:noProof/>
          <w:lang w:val="en-US"/>
        </w:rPr>
        <w:t>The Indian Ocean Basin (IOB) and Dipole (IOD) modes are the two leading modes of interannual SST variability over the tropical Indian Ocean, featuring basin-wide warming/cooling and an east</w:t>
      </w:r>
      <w:del w:id="3046" w:author="Sara M Tuson" w:date="2021-06-25T11:55:00Z">
        <w:r w:rsidRPr="00E457C1" w:rsidDel="008E2D1C">
          <w:rPr>
            <w:noProof/>
            <w:lang w:val="en-US"/>
          </w:rPr>
          <w:delText>-</w:delText>
        </w:r>
      </w:del>
      <w:ins w:id="3047" w:author="Sara M Tuson" w:date="2021-06-25T11:55:00Z">
        <w:r w:rsidR="008E2D1C">
          <w:rPr>
            <w:noProof/>
            <w:lang w:val="en-US"/>
          </w:rPr>
          <w:t>–</w:t>
        </w:r>
      </w:ins>
      <w:r w:rsidRPr="00E457C1">
        <w:rPr>
          <w:noProof/>
          <w:lang w:val="en-US"/>
        </w:rPr>
        <w:t xml:space="preserve">west dipole of SST anomalies, respectively (Annex </w:t>
      </w:r>
      <w:r w:rsidR="00905F16" w:rsidRPr="00E457C1">
        <w:rPr>
          <w:noProof/>
          <w:lang w:val="en-US"/>
        </w:rPr>
        <w:t>I</w:t>
      </w:r>
      <w:r w:rsidRPr="00E457C1">
        <w:rPr>
          <w:noProof/>
          <w:lang w:val="en-US"/>
        </w:rPr>
        <w:t xml:space="preserve">V.2.4). </w:t>
      </w:r>
      <w:r w:rsidRPr="00E457C1">
        <w:rPr>
          <w:rFonts w:cs="Times New Roman"/>
          <w:noProof/>
          <w:lang w:val="en-US"/>
        </w:rPr>
        <w:t>The IOD mode is anchored to boreal summer to autumn by the air</w:t>
      </w:r>
      <w:del w:id="3048" w:author="Sara M Tuson" w:date="2021-06-25T11:55:00Z">
        <w:r w:rsidRPr="00E457C1" w:rsidDel="008E2D1C">
          <w:rPr>
            <w:rFonts w:cs="Times New Roman"/>
            <w:noProof/>
            <w:lang w:val="en-US"/>
          </w:rPr>
          <w:delText>-</w:delText>
        </w:r>
      </w:del>
      <w:ins w:id="3049" w:author="Sara M Tuson" w:date="2021-06-25T11:55:00Z">
        <w:r w:rsidR="008E2D1C">
          <w:rPr>
            <w:rFonts w:cs="Times New Roman"/>
            <w:noProof/>
            <w:lang w:val="en-US"/>
          </w:rPr>
          <w:t>–</w:t>
        </w:r>
      </w:ins>
      <w:r w:rsidRPr="00E457C1">
        <w:rPr>
          <w:rFonts w:cs="Times New Roman"/>
          <w:noProof/>
          <w:lang w:val="en-US"/>
        </w:rPr>
        <w:t xml:space="preserve">sea feedback, and </w:t>
      </w:r>
      <w:r w:rsidR="00970302" w:rsidRPr="00E457C1">
        <w:rPr>
          <w:rFonts w:cs="Times New Roman"/>
          <w:noProof/>
          <w:lang w:val="en-US"/>
        </w:rPr>
        <w:t xml:space="preserve">often </w:t>
      </w:r>
      <w:r w:rsidRPr="00E457C1">
        <w:rPr>
          <w:rFonts w:cs="Times New Roman"/>
          <w:noProof/>
          <w:lang w:val="en-US"/>
        </w:rPr>
        <w:t>develops in concert with ENSO.</w:t>
      </w:r>
      <w:r w:rsidRPr="00E457C1">
        <w:rPr>
          <w:noProof/>
          <w:lang w:val="en-US"/>
        </w:rPr>
        <w:t xml:space="preserve"> </w:t>
      </w:r>
      <w:r w:rsidRPr="00E457C1">
        <w:rPr>
          <w:rFonts w:cs="Times New Roman"/>
          <w:noProof/>
          <w:lang w:val="en-US"/>
        </w:rPr>
        <w:t>Driven by matured ENSO</w:t>
      </w:r>
      <w:r w:rsidR="00904BAB" w:rsidRPr="00E457C1">
        <w:rPr>
          <w:rFonts w:cs="Times New Roman"/>
          <w:noProof/>
          <w:lang w:val="en-US"/>
        </w:rPr>
        <w:t xml:space="preserve"> events</w:t>
      </w:r>
      <w:r w:rsidRPr="00E457C1">
        <w:rPr>
          <w:rFonts w:cs="Times New Roman"/>
          <w:noProof/>
          <w:lang w:val="en-US"/>
        </w:rPr>
        <w:t xml:space="preserve">, the IOB mode peaks in boreal spring and often persists into the subsequent summer. </w:t>
      </w:r>
      <w:r w:rsidRPr="00E457C1">
        <w:rPr>
          <w:noProof/>
          <w:lang w:val="en-US"/>
        </w:rPr>
        <w:t xml:space="preserve">Similar patterns of Indian Ocean SST variability also dominate its decadal and longer time scale variability </w:t>
      </w:r>
      <w:r>
        <w:rPr>
          <w:noProof/>
        </w:rPr>
        <w:fldChar w:fldCharType="begin" w:fldLock="1"/>
      </w:r>
      <w:r w:rsidR="00F87AD3">
        <w:rPr>
          <w:noProof/>
          <w:lang w:val="en-US"/>
        </w:rPr>
        <w:instrText>ADDIN CSL_CITATION { "citationItems" : [ { "id" : "ITEM-1", "itemData" : { "DOI" : "10.1175/BAMS-D-13-00028.1", "ISBN" : "0003-0007", "ISSN" : "00030007", "abstract" : "Capsule Our current knowledge of decadal and multi-decadal time scale variability in the Indian Ocean region is limited and subject to considerable uncertainty. Improved definition and understanding of this variability will support climate prediction efforts that have the potential to benefit a large percentage of the world's population living in Indian Ocean rim countries and elsewhere around the globe. Abstract The international scientific community has highlighted decadal and multi-decadal climate variability as a priority area for climate research. The Indian Ocean rim region is home to one third of the world's population, mostly living in developing countries that are vulnerable to climate variability and to the increasing pressure of anthropogenic climate change. Yet, while prominent decadal and multidecadal variations occur in the Indian Ocean, they have been less studied than those in the Pacific and Atlantic oceans. This paper reviews existing literature on these Indian Ocean variations, includin...", "author" : [ { "dropping-particle" : "", "family" : "Han", "given" : "Weiqing", "non-dropping-particle" : "", "parse-names" : false, "suffix" : "" }, { "dropping-particle" : "", "family" : "Vialard", "given" : "J\u00e9r\u00f4me", "non-dropping-particle" : "", "parse-names" : false, "suffix" : "" }, { "dropping-particle" : "", "family" : "McPhaden", "given" : "Michael J.", "non-dropping-particle" : "", "parse-names" : false, "suffix" : "" }, { "dropping-particle" : "", "family" : "Lee", "given" : "Tong", "non-dropping-particle" : "", "parse-names" : false, "suffix" : "" }, { "dropping-particle" : "", "family" : "Masumoto", "given" : "Yukio", "non-dropping-particle" : "", "parse-names" : false, "suffix" : "" }, { "dropping-particle" : "", "family" : "Feng", "given" : "Ming", "non-dropping-particle" : "", "parse-names" : false, "suffix" : "" }, { "dropping-particle" : "", "family" : "Ruijter", "given" : "Will P.M.", "non-dropping-particle" : "De", "parse-names" : false, "suffix" : "" } ], "container-title" : "Bulletin of the American Meteorological Society", "id" : "ITEM-1", "issue" : "11", "issued" : { "date-parts" : [ [ "2014" ] ] }, "page" : "1679-1703", "title" : "Indian ocean decadal variability: A review", "translator" : [ { "dropping-particle" : "", "family" : "J3958", "given" : "", "non-dropping-particle" : "", "parse-names" : false, "suffix" : "" } ], "type" : "article-journal", "volume" : "95" }, "uris" : [ "http://www.mendeley.com/documents/?uuid=64fed96d-265d-4af1-b7e8-33eada6b8e78" ] } ], "mendeley" : { "formattedCitation" : "(Han et al., 2014b)", "plainTextFormattedCitation" : "(Han et al., 2014b)", "previouslyFormattedCitation" : "(Han et al., 2014b)" }, "properties" : { "noteIndex" : 0 }, "schema" : "https://github.com/citation-style-language/schema/raw/master/csl-citation.json" }</w:instrText>
      </w:r>
      <w:r>
        <w:rPr>
          <w:noProof/>
        </w:rPr>
        <w:fldChar w:fldCharType="separate"/>
      </w:r>
      <w:r w:rsidR="00393F8C">
        <w:rPr>
          <w:noProof/>
          <w:lang w:val="en-US"/>
        </w:rPr>
        <w:t>(Han et al., 2014b)</w:t>
      </w:r>
      <w:r>
        <w:rPr>
          <w:noProof/>
        </w:rPr>
        <w:fldChar w:fldCharType="end"/>
      </w:r>
      <w:r w:rsidRPr="00E457C1">
        <w:rPr>
          <w:noProof/>
          <w:lang w:val="en-US"/>
        </w:rPr>
        <w:t>.</w:t>
      </w:r>
    </w:p>
    <w:p w14:paraId="27B8ACCF" w14:textId="77777777" w:rsidR="009F594A" w:rsidRPr="00E457C1" w:rsidRDefault="009F594A" w:rsidP="009F594A">
      <w:pPr>
        <w:pStyle w:val="AR6BodyText"/>
        <w:rPr>
          <w:noProof/>
          <w:lang w:val="en-US"/>
        </w:rPr>
      </w:pPr>
    </w:p>
    <w:p w14:paraId="72CA4981" w14:textId="3D3965A5" w:rsidR="009F594A" w:rsidRPr="00E457C1" w:rsidRDefault="009F594A" w:rsidP="009F594A">
      <w:pPr>
        <w:pStyle w:val="AR6BodyText"/>
        <w:rPr>
          <w:noProof/>
          <w:lang w:val="en-US"/>
        </w:rPr>
      </w:pPr>
      <w:r w:rsidRPr="00E457C1">
        <w:rPr>
          <w:noProof/>
          <w:lang w:val="en-US"/>
        </w:rPr>
        <w:t>AR5 concluded that models show high and medium performance in reproducing</w:t>
      </w:r>
      <w:r w:rsidR="00B615D3" w:rsidRPr="00E457C1">
        <w:rPr>
          <w:noProof/>
          <w:lang w:val="en-US"/>
        </w:rPr>
        <w:t xml:space="preserve"> the</w:t>
      </w:r>
      <w:r w:rsidRPr="00E457C1">
        <w:rPr>
          <w:noProof/>
          <w:lang w:val="en-US"/>
        </w:rPr>
        <w:t xml:space="preserve"> IOB and IOD</w:t>
      </w:r>
      <w:r w:rsidR="00B615D3" w:rsidRPr="00E457C1">
        <w:rPr>
          <w:noProof/>
          <w:lang w:val="en-US"/>
        </w:rPr>
        <w:t xml:space="preserve"> modes</w:t>
      </w:r>
      <w:r w:rsidRPr="00E457C1">
        <w:rPr>
          <w:noProof/>
          <w:lang w:val="en-US"/>
        </w:rPr>
        <w:t>, respectively (</w:t>
      </w:r>
      <w:r w:rsidRPr="00E457C1">
        <w:rPr>
          <w:i/>
          <w:noProof/>
          <w:lang w:val="en-US"/>
        </w:rPr>
        <w:t>medium confidence</w:t>
      </w:r>
      <w:r w:rsidRPr="00E457C1">
        <w:rPr>
          <w:noProof/>
          <w:lang w:val="en-US"/>
        </w:rPr>
        <w:t xml:space="preserve">), with difficulty in reproducing </w:t>
      </w:r>
      <w:r w:rsidR="00904BAB" w:rsidRPr="00E457C1">
        <w:rPr>
          <w:noProof/>
          <w:lang w:val="en-US"/>
        </w:rPr>
        <w:t xml:space="preserve">the </w:t>
      </w:r>
      <w:r w:rsidRPr="00E457C1">
        <w:rPr>
          <w:noProof/>
          <w:lang w:val="en-US"/>
        </w:rPr>
        <w:t xml:space="preserve">persistence of the IOB and </w:t>
      </w:r>
      <w:r w:rsidR="00904BAB" w:rsidRPr="00E457C1">
        <w:rPr>
          <w:noProof/>
          <w:lang w:val="en-US"/>
        </w:rPr>
        <w:t xml:space="preserve">the </w:t>
      </w:r>
      <w:r w:rsidRPr="00E457C1">
        <w:rPr>
          <w:noProof/>
          <w:lang w:val="en-US"/>
        </w:rPr>
        <w:t>pattern and magnitude of</w:t>
      </w:r>
      <w:r w:rsidR="00904BAB" w:rsidRPr="00E457C1">
        <w:rPr>
          <w:noProof/>
          <w:lang w:val="en-US"/>
        </w:rPr>
        <w:t xml:space="preserve"> the</w:t>
      </w:r>
      <w:r w:rsidRPr="00E457C1">
        <w:rPr>
          <w:noProof/>
          <w:lang w:val="en-US"/>
        </w:rPr>
        <w:t xml:space="preserve"> IOD</w:t>
      </w:r>
      <w:r w:rsidR="00541081" w:rsidRPr="00E457C1">
        <w:rPr>
          <w:noProof/>
          <w:lang w:val="en-US"/>
        </w:rPr>
        <w:t xml:space="preserve"> </w:t>
      </w:r>
      <w:r w:rsidR="00541081">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541081">
        <w:rPr>
          <w:noProof/>
        </w:rPr>
        <w:fldChar w:fldCharType="separate"/>
      </w:r>
      <w:r w:rsidR="00393F8C">
        <w:rPr>
          <w:noProof/>
          <w:lang w:val="en-US"/>
        </w:rPr>
        <w:t>(Flato et al., 2013)</w:t>
      </w:r>
      <w:r w:rsidR="00541081">
        <w:rPr>
          <w:noProof/>
        </w:rPr>
        <w:fldChar w:fldCharType="end"/>
      </w:r>
      <w:r w:rsidRPr="00E457C1">
        <w:rPr>
          <w:noProof/>
          <w:lang w:val="en-US"/>
        </w:rPr>
        <w:t xml:space="preserve">. There was </w:t>
      </w:r>
      <w:r w:rsidRPr="00E457C1">
        <w:rPr>
          <w:i/>
          <w:noProof/>
          <w:lang w:val="en-US"/>
        </w:rPr>
        <w:t>low confidence</w:t>
      </w:r>
      <w:r w:rsidRPr="00E457C1">
        <w:rPr>
          <w:noProof/>
          <w:lang w:val="en-US"/>
        </w:rPr>
        <w:t xml:space="preserve"> that changes in the IOD were detectable or attributable to human influence</w:t>
      </w:r>
      <w:r w:rsidR="00541081" w:rsidRPr="00E457C1">
        <w:rPr>
          <w:noProof/>
          <w:lang w:val="en-US"/>
        </w:rPr>
        <w:t xml:space="preserve"> </w:t>
      </w:r>
      <w:r w:rsidR="00541081">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541081">
        <w:rPr>
          <w:noProof/>
        </w:rPr>
        <w:fldChar w:fldCharType="separate"/>
      </w:r>
      <w:r w:rsidR="00393F8C">
        <w:rPr>
          <w:noProof/>
          <w:lang w:val="en-US"/>
        </w:rPr>
        <w:t>(Bindoff et al., 2013)</w:t>
      </w:r>
      <w:r w:rsidR="00541081">
        <w:rPr>
          <w:noProof/>
        </w:rPr>
        <w:fldChar w:fldCharType="end"/>
      </w:r>
      <w:r w:rsidRPr="00E457C1">
        <w:rPr>
          <w:noProof/>
          <w:lang w:val="en-US"/>
        </w:rPr>
        <w:t xml:space="preserve">. </w:t>
      </w:r>
    </w:p>
    <w:p w14:paraId="5572BE91" w14:textId="77777777" w:rsidR="009F594A" w:rsidRPr="00E457C1" w:rsidRDefault="009F594A" w:rsidP="009F594A">
      <w:pPr>
        <w:pStyle w:val="AR6BodyText"/>
        <w:rPr>
          <w:noProof/>
          <w:lang w:val="en-US"/>
        </w:rPr>
      </w:pPr>
    </w:p>
    <w:p w14:paraId="2E059F50" w14:textId="19D95839" w:rsidR="009F594A" w:rsidRPr="00E457C1" w:rsidRDefault="009F594A" w:rsidP="009F594A">
      <w:pPr>
        <w:pStyle w:val="AR6BodyText"/>
        <w:rPr>
          <w:noProof/>
          <w:lang w:val="en-US"/>
        </w:rPr>
      </w:pPr>
      <w:r w:rsidRPr="00E457C1">
        <w:rPr>
          <w:noProof/>
          <w:lang w:val="en-US"/>
        </w:rPr>
        <w:t xml:space="preserve">Since </w:t>
      </w:r>
      <w:del w:id="3050" w:author="Sara M Tuson" w:date="2021-06-24T09:46:00Z">
        <w:r w:rsidRPr="00E457C1" w:rsidDel="00A23DCD">
          <w:rPr>
            <w:noProof/>
            <w:lang w:val="en-US"/>
          </w:rPr>
          <w:delText xml:space="preserve">the </w:delText>
        </w:r>
      </w:del>
      <w:r w:rsidRPr="00E457C1">
        <w:rPr>
          <w:noProof/>
          <w:lang w:val="en-US"/>
        </w:rPr>
        <w:t>AR5, CMIP5 model</w:t>
      </w:r>
      <w:r w:rsidR="00496606" w:rsidRPr="00E457C1">
        <w:rPr>
          <w:noProof/>
          <w:lang w:val="en-US"/>
        </w:rPr>
        <w:t xml:space="preserve"> representation of these modes</w:t>
      </w:r>
      <w:r w:rsidRPr="00E457C1">
        <w:rPr>
          <w:noProof/>
          <w:lang w:val="en-US"/>
        </w:rPr>
        <w:t xml:space="preserve"> ha</w:t>
      </w:r>
      <w:r w:rsidR="00496606" w:rsidRPr="00E457C1">
        <w:rPr>
          <w:noProof/>
          <w:lang w:val="en-US"/>
        </w:rPr>
        <w:t>s</w:t>
      </w:r>
      <w:r w:rsidRPr="00E457C1">
        <w:rPr>
          <w:noProof/>
          <w:lang w:val="en-US"/>
        </w:rPr>
        <w:t xml:space="preserve"> been analysed in detail, finding that most of the models qualitatively reproduce the spatial and seasonal features of the IOB and IOD modes </w:t>
      </w:r>
      <w:r>
        <w:rPr>
          <w:noProof/>
        </w:rPr>
        <w:fldChar w:fldCharType="begin" w:fldLock="1"/>
      </w:r>
      <w:ins w:id="3051" w:author="Robin Matthews" w:date="2021-06-15T15:44:00Z">
        <w:r w:rsidR="005A099B">
          <w:rPr>
            <w:noProof/>
            <w:lang w:val="en-US"/>
          </w:rPr>
          <w:instrText>ADDIN CSL_CITATION { "citationItems" : [ { "id" : "ITEM-1", "itemData" : { "DOI" : "10.1007/s00382-013-2002-7", "ISSN" : "1432-0894", "abstract" : "The Indian Ocean sea surface temperature (SST) variability has been represented with the two dominant variability modes: the Indian Ocean basin-wide (IOBW) and dipole (IOD) modes. Here we investigate future changes of the two modes together with mean state and El Ni\u00f1o and Southern Oscillation (ENSO) relationship under the anthropogenic global warming using 20 coupled models that participated in the phase five of Coupled Model Intercomparison Project by comparing the historical run from 1950 to 2005 and the RCP 4.5 run from 2050 to 2099. The five best models are selected based on the evaluation of the 20 models' performances in simulating the two modes and Indian Ocean basic state for the latest 56\u00a0years. They are capable of capturing the IOBW and IOD modes in their spatial distribution, seasonal cycle, major periodicity, and relationship with ENSO to some extent. The five best models project the significant changes in the Indian Ocean mean state and variability including the two dominant modes in the latter part of twenty-first century under the anthropogenic warming scenario. First, the annual mean climatological SST displays an IOD-like pattern change over the Indian Ocean with enhanced warming in the northwestern Indian Ocean and relatively weaker warming off the Sumatra--Java coast. It is also noted that the monthly SST variance is increased over the eastern and southwestern Indian Ocean. Second, the IOBW variability on a quasi-biennial time scale will be enhanced due to the strengthening of the ENSO--IOBW mode relationship although the total variance of the IOBW mode will be significantly reduced particularly during late summer and fall. The enhanced air-sea coupling over the Indian-western Pacific climate in response to El Nino activity in the future projection makes favorable condition for a positive IOD while it tends to derive relatively cold temperature over the eastern Indian Ocean. This positive IOD-like ENSO response weakens the relationship between the eastern Indian Ocean and El Nino while strengthens the relationship with western Indian Ocean. Third, the IOD mode, intrinsic coupled mode of the Indian Ocean may not be changed appreciably under the anthropogenic global warming.", "author" : [ { "dropping-particle" : "", "family" : "Chu", "given" : "Jung-Eun", "non-dropping-particle" : "", "parse-names" : false, "suffix" : "" }, { "dropping-particle" : "", "family" : "Ha", "given" : "Kyung-Ja", "non-dropping-particle" : "", "parse-names" : false, "suffix" : "" }, { "dropping-particle" : "", "family" : "Lee", "given" : "June-Yi", "non-dropping-particle" : "", "parse-names" : false, "suffix" : "" }, { "dropping-particle" : "", "family" : "Wang", "given" : "Bin", "non-dropping-particle" : "", "parse-names" : false, "suffix" : "" }, { "dropping-particle" : "", "family" : "Kim", "given" : "Byeong-Hee", "non-dropping-particle" : "", "parse-names" : false, "suffix" : "" }, { "dropping-particle" : "", "family" : "Chung", "given" : "Chul Eddy", "non-dropping-particle" : "", "parse-names" : false, "suffix" : "" } ], "container-title" : "Climate Dynamics", "id" : "ITEM-1", "issue" : "1", "issued" : { "date-parts" : [ [ "2014" ] ] }, "note" : "IOBM and IOD reproduction and future modulations\n- CMIP5 historical vs HadISST, NCEP/NCAR\n- 1950-2005\n\n- Monthly EOF -&amp;gt; EOF1 = IOBM, EOF2 = IOD\n- Most of models can reproduce the IOBM, with realistic seasonality (max at Feb and min at Sep)\n(- Poor simulation in one model is due (at least in part) to failure of ENSO simulation \u2026 by Du et al (2013))\u00a0\n- Majority of models can also reproduce the IOD, most with realistic seasonality (max at Sep-Oct and min at Apr-May), although stonger than obs\n- Some models fail in reproducing the pattern\n\n- Future modulations", "page" : "535-551", "title" : "Future change of the Indian Ocean basin-wide and dipole modes in the CMIP5", "translator" : [ { "dropping-particle" : "", "family" : "J3831", "given" : "", "non-dropping-particle" : "", "parse-names" : false, "suffix" : "" } ], "type" : "article-journal", "volume" : "43" }, "uris" : [ "http://www.mendeley.com/documents/?uuid=0b9d53af-fd24-49ae-ab49-add2464ee11e" ] }, { "id" : "ITEM-2", "itemData" : { "DOI" : "10.1007/s00382-013-2000-9", "ISSN" : "1432-0894", "abstract" : "The performance of 21 Coupled Model Intercomparison Project Phase 5 (CMIP5) models in the simulation of the Indian Ocean Dipole (IOD) mode is evaluated. Compared to CMIP3, CMIP5 models exhibit a similar spread in IOD intensity. A detailed diagnosis was carried out to understand whether CMIP5 models have shown improvement in their representation of the important dynamical and thermodynamical feedbacks in the tropical Indian Ocean. These include the Bjerknes dynamic air-sea feedback, which includes the equatorial zonal wind response to sea surface temperature (SST) anomaly, the thermocline response to equatorial zonal wind forcing, the ocean subsurface temperature response to the thermocline variations, and the thermodynamic air-sea coupling that includes the wind-evaporation-SST and cloud-radiation-SST feedback. Compared to CMIP3, the CMIP5 ensemble produces a more realistic positive wind-evaporation-SST feedback during the IOD developing phase, while the simulation of Bjerknes dynamic feedback is more unrealistic especially with regard to the wind response to SST forcing and the thermocline response to surface wind forcing. The overall CMIP5 performance in the IOD simulation does not show remarkable improvements compared to CMIP3. It is further noted that the El Ni\u00f1o-Southern Oscillation (ENSO) and IOD amplitudes are closely related, if a model generates a strong ENSO, it is likely that this model also simulates a strong IOD.", "author" : [ { "dropping-particle" : "", "family" : "Liu", "given" : "Lin", "non-dropping-particle" : "", "parse-names" : false, "suffix" : "" }, { "dropping-particle" : "", "family" : "Xie", "given" : "Shang-Ping", "non-dropping-particle" : "", "parse-names" : false, "suffix" : "" }, { "dropping-particle" : "", "family" : "Zheng", "given" : "Xiao-Tong", "non-dropping-particle" : "", "parse-names" : false, "suffix" : "" }, { "dropping-particle" : "", "family" : "Li", "given" : "Tim", "non-dropping-particle" : "", "parse-names" : false, "suffix" : "" }, { "dropping-particle" : "", "family" : "Du", "given" : "Yan", "non-dropping-particle" : "", "parse-names" : false, "suffix" : "" }, { "dropping-particle" : "", "family" : "Huang", "given" : "Gang", "non-dropping-particle" : "", "parse-names" : false, "suffix" : "" }, { "dropping-particle" : "", "family" : "Yu", "given" : "Wei-Dong", "non-dropping-particle" : "", "parse-names" : false, "suffix" : "" } ], "container-title" : "Climate Dynamics", "id" : "ITEM-2", "issue" : "5", "issued" : { "date-parts" : [ [ "2014" ] ] }, "note" : "IOD in CMIP5 models\n- CMIP3 versus CMIP5\n- 1950-1999\n- NCEP/NCAR, ERA-40, SODA, Ishii &amp;amp; Kimoto, HadISST, ERSST\n\n- Like CMIP3, CMIP5 models on average overestimate SST anomaly magnitude associated with the IOD\n- Seasonality is reproduced in CMIP5 as in CMIP3 models \n- Slightly better in magnitude in fall with narrower ensemble spread in CMIP5 than CMIP3\n- Bjerkness and thermodynamic (cloud-radiation-SST and WES) feedback efficiency\n-- CMIP5 is better in WES feedback than CMIP3\n-- Bjerkness feedback is worse in CMIP5, especially wind response to SST forcing and thermocline response to wind forcing\n\u2192 In terms of individual processes, the representation of IOD is not remarkably improved from CMIP3\n- ENSO amplitude affects IOD amplitude\n- Magnitude bias of the IOD is not fully attributable to thermocline bias", "page" : "1715-1730", "title" : "Indian Ocean variability in the CMIP5 multi-model ensemble: the zonal dipole mode", "translator" : [ { "dropping-particle" : "", "family" : "J3828", "given" : "", "non-dropping-particle" : "", "parse-names" : false, "suffix" : "" } ], "type" : "article-journal", "volume" : "43" }, "uris" : [ "http://www.mendeley.com/documents/?uuid=81df13e0-9e64-42ff-95f0-d25465a07234" ] }, { "id" : "ITEM-3", "itemData" : { "DOI" : "10.1007/s00382-015-2579-0", "ISSN" : "14320894", "abstract" : "Based on 15 Coupled Model Intercomparison Project (CMIP) phase 3 (CMIP3) and 32 CMIP phase 5 (CMIP5) models, a detailed diagnosis was carried out to understand what compose the biases in simulation of the Indian Ocean basin mode (IOBM) and its capacitor effect. Cloud-radiation-SST (CRS) feedback and wind-evaporation-SST (WES) feedback are the two major atmospheric processes for SST changes. Most CMIP models simulate a stronger CRS feedback and a weaker WES feedback. During boreal fall of the El Ni\u00f1o/Southern Oscillation developing year and the following spring, there are weak biases of suppressed rainfall anomalies over the Maritime Continent and anomalous anticyclone over South Indian Ocean. Most CMIP models simulate reasonable short wave radiation (SWR) and weaker latent heat flux (LHF) anomalies. This leads to a weak bias of atmospheric processes. During winter, however, the rainfall anomalies are stronger due to west bias, and the anomalous anticyclone is comparable to observations. As such, most models simulate stronger SWR and reasonable LHF anomalies, leading to a strong bias of atmospheric processes. The thermocline feedback is stronger in most models. Though there is a deep bias of climatology thermocline, most models capture reasonable sea surface height-induced SST anomalies. Therefore, the effect of oceanic processes offset the weak bias of atmospheric processes in spring, and the tropical Indian Ocean warming persists into summer. However, anomalous northwest Pacific (NWP) anticyclone is weaker due to weak and west bias of the capacitor effect. The unrealistic western Pacific SST anomalies in models favor the westward extension of Rossby wave from the Pacific, weakening the effect of Kelvin wave from the Indian Ocean. Moreover, the western Pacific warming forces the NWP anticyclone move farther north than observations, suggesting a major forcing from the Pacific. Compared to CMIP3, CMIP5 models simulate the feedbacks more realistically and display less diversity. Thus, the overall performance of CMIP5 models is better than that of CMIP3 models.",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"Gong", "given" : "Hainan", "non-dropping-particle" : "", "parse-names" : false, "suffix" : "" }, { "dropping-particle" : "", "family" : "Wen", "given" : "Guanhuan", "non-dropping-particle" : "", "parse-names" : false, "suffix" : "" }, { "dropping-particle" : "", "family" : "Liu", "given" : "Lin", "non-dropping-particle" : "", "parse-names" : false, "suffix" : "" } ], "container-title" : "Climate Dynamics", "id" : "ITEM-3", "issue" : "1-2", "issued" : { "date-parts" : [ [ "2016" ] ] }, "note" : "Model reproduction of IOBM in CMIP3 and CMIP5 models\n- CMIP3 20C3M, CMIP5 historical vs HadISST, NCEP/NCAR, SODA, PREC\n- 1970-2000\n- 3-month running mean, linearly detrended\n\n- Both CMIP3 and CMIP5 MME means overall capture the transition from the IOD to IOBM\n- Biases in SSTa magnitude, SSH, surface wind and heat flux anomalies\n- In MME mean, no significant improvement from CMIP3 and CMIP5. But CMIP5 is less diverse than CMIP3, indicating better performance", "page" : "205-226", "publisher" : "Springer Berlin Heidelberg", "title" : "A study of biases in simulation of the Indian Ocean basin mode and its capacitor effect in CMIP3/CMIP5 models", "translator" : [ { "dropping-particle" : "", "family" : "J3835", "given" : "", "non-dropping-particle" : "", "parse-names" : false, "suffix" : "" } ], "type" : "article-journal", "volume" : "46" }, "uris" : [ "http://www.mendeley.com/documents/?uuid=21b8bd13-6e51-445d-b605-fd16b17fef0b" ] } ], "mendeley" : { "formattedCitation" : "(Chu et al., 2014; Liu et al., 2014; Tao et al., 2016b)", "manualFormatting" : "(Chu et al., 2014; Liu et al., 2014; W. Tao et al., 2016)", "plainTextFormattedCitation" : "(Chu et al., 2014; Liu et al., 2014; Tao et al., 2016b)", "previouslyFormattedCitation" : "(Chu et al., 2014; Liu et al., 2014; Tao et al., 2016b)" }, "properties" : { "noteIndex" : 0 }, "schema" : "https://github.com/citation-style-language/schema/raw/master/csl-citation.json" }</w:instrText>
        </w:r>
      </w:ins>
      <w:del w:id="3052" w:author="Robin Matthews" w:date="2021-06-15T15:44:00Z">
        <w:r w:rsidR="00E719C0" w:rsidDel="005A099B">
          <w:rPr>
            <w:noProof/>
            <w:lang w:val="en-US"/>
          </w:rPr>
          <w:delInstrText xml:space="preserve">ADDIN CSL_CITATION { "citationItems" : [ { "id" : "ITEM-1", "itemData" : { "DOI" : "10.1007/s00382-013-2002-7", "ISSN" : "1432-0894", "abstract" : "The Indian Ocean sea surface temperature (SST) variability has been represented with the two dominant variability modes: the Indian Ocean basin-wide (IOBW) and dipole (IOD) modes. Here we investigate future changes of the two modes together with mean state and El Ni\u00f1o and Southern Oscillation (ENSO) relationship under the anthropogenic global warming using 20 coupled models that participated in the phase five of Coupled Model Intercomparison Project by comparing the historical run from 1950 to 2005 and the RCP 4.5 run from 2050 to 2099. The five best models are selected based on the evaluation of the 20 models' performances in simulating the two modes and Indian Ocean basic state for the latest 56\u00a0years. They are capable of capturing the IOBW and IOD modes in their spatial distribution, seasonal cycle, major periodicity, and relationship with ENSO to some extent. The five best models project the significant changes in the Indian Ocean mean state and variability including the two dominant modes in the latter part of twenty-first century under the anthropogenic warming scenario. First, the annual mean climatological SST displays an IOD-like pattern change over the Indian Ocean with enhanced warming in the northwestern Indian Ocean and relatively weaker warming off the Sumatra--Java coast. It is also noted that the monthly SST variance is increased over the eastern and southwestern Indian Ocean. Second, the IOBW variability on a quasi-biennial time scale will be enhanced due to the strengthening of the ENSO--IOBW mode relationship although the total variance of the IOBW mode will be significantly reduced particularly during late summer and fall. The enhanced air-sea coupling over the Indian-western Pacific climate in response to El Nino activity in the future projection makes favorable condition for a positive IOD while it tends to derive relatively cold temperature over the eastern Indian Ocean. This positive IOD-like ENSO response weakens the relationship between the eastern Indian Ocean and El Nino while strengthens the relationship with western Indian Ocean. Third, the IOD mode, intrinsic coupled mode of the Indian Ocean may not be changed appreciably under the anthropogenic global warming.", "author" : [ { "dropping-particle" : "", "family" : "Chu", "given" : "Jung-Eun", "non-dropping-particle" : "", "parse-names" : false, "suffix" : "" }, { "dropping-particle" : "", "family" : "Ha", "given" : "Kyung-Ja", "non-dropping-particle" : "", "parse-names" : false, "suffix" : "" }, { "dropping-particle" : "", "family" : "Lee", "given" : "June-Yi", "non-dropping-particle" : "", "parse-names" : false, "suffix" : "" }, { "dropping-particle" : "", "family" : "Wang", "given" : "Bin", "non-dropping-particle" : "", "parse-names" : false, "suffix" : "" }, { "dropping-particle" : "", "family" : "Kim", "given" : "Byeong-Hee", "non-dropping-particle" : "", "parse-names" : false, "suffix" : "" }, { "dropping-particle" : "", "family" : "Chung", "given" : "Chul Eddy", "non-dropping-particle" : "", "parse-names" : false, "suffix" : "" } ], "container-title" : "Climate Dynamics", "id" : "ITEM-1", "issue" : "1", "issued" : { "date-parts" : [ [ "2014" ] ] }, "note" : "IOBM and IOD reproduction and future modulations\n- CMIP5 historical vs HadISST, NCEP/NCAR\n- 1950-2005\n\n- Monthly EOF -&amp;gt; EOF1 = IOBM, EOF2 = IOD\n- Most of models can reproduce the IOBM, with realistic seasonality (max at Feb and min at Sep)\n(- Poor simulation in one model is due (at least in part) to failure of ENSO simulation \u2026 by Du et al (2013))\u00a0\n- Majority of models can also reproduce the IOD, most with realistic seasonality (max at Sep-Oct and min at Apr-May), although stonger than obs\n- Some models fail in reproducing the pattern\n\n- Future modulations", "page" : "535-551", "title" : "Future change of the Indian Ocean basin-wide and dipole modes in the CMIP5", "translator" : [ { "dropping-particle" : "", "family" : "J3831", "given" : "", "non-dropping-particle" : "", "parse-names" : false, "suffix" : "" } ], "type" : "article-journal", "volume" : "43" }, "uris" : [ "http://www.mendeley.com/documents/?uuid=0b9d53af-fd24-49ae-ab49-add2464ee11e" ] }, { "id" : "ITEM-2", "itemData" : { "DOI" : "10.1007/s00382-013-2000-9", "ISSN" : "1432-0894", "abstract" : "The performance of 21 Coupled Model Intercomparison Project Phase 5 (CMIP5) models in the simulation of the Indian Ocean Dipole (IOD) mode is evaluated. Compared to CMIP3, CMIP5 models exhibit a similar spread in IOD intensity. A detailed diagnosis was carried out to understand whether CMIP5 models have shown improvement in their representation of the important dynamical and thermodynamical feedbacks in the tropical Indian Ocean. These include the Bjerknes dynamic air-sea feedback, which includes the equatorial zonal wind response to sea surface temperature (SST) anomaly, the thermocline response to equatorial zonal wind forcing, the ocean subsurface temperature response to the thermocline variations, and the thermodynamic air-sea coupling that includes the wind-evaporation-SST and cloud-radiation-SST feedback. Compared to CMIP3, the CMIP5 ensemble produces a more realistic positive wind-evaporation-SST feedback during the IOD developing phase, while the simulation of Bjerknes dynamic feedback is more unrealistic especially with regard to the wind response to SST forcing and the thermocline response to surface wind forcing. The overall CMIP5 performance in the IOD simulation does not show remarkable improvements compared to CMIP3. It is further noted that the El Ni\u00f1o-Southern Oscillation (ENSO) and IOD amplitudes are closely related, if a model generates a strong ENSO, it is likely that this model also simulates a strong IOD.", "author" : [ { "dropping-particle" : "", "family" : "Liu", "given" : "Lin", "non-dropping-particle" : "", "parse-names" : false, "suffix" : "" }, { "dropping-particle" : "", "family" : "Xie", "given" : "Shang-Ping", "non-dropping-particle" : "", "parse-names" : false, "suffix" : "" }, { "dropping-particle" : "", "family" : "Zheng", "given" : "Xiao-Tong", "non-dropping-particle" : "", "parse-names" : false, "suffix" : "" }, { "dropping-particle" : "", "family" : "Li", "given" : "Tim", "non-dropping-particle" : "", "parse-names" : false, "suffix" : "" }, { "dropping-particle" : "", "family" : "Du", "given" : "Yan", "non-dropping-particle" : "", "parse-names" : false, "suffix" : "" }, { "dropping-particle" : "", "family" : "Huang", "given" : "Gang", "non-dropping-particle" : "", "parse-names" : false, "suffix" : "" }, { "dropping-particle" : "", "family" : "Yu", "given" : "Wei-Dong", "non-dropping-particle" : "", "parse-names" : false, "suffix" : "" } ], "container-title" : "Climate Dynamics", "id" : "ITEM-2", "issue" : "5", "issued" : { "date-parts" : [ [ "2014" ] ] }, "note" : "IOD in CMIP5 models\n- CMIP3 versus CMIP5\n- 1950-1999\n- NCEP/NCAR, ERA-40, SODA, Ishii &amp;amp; Kimoto, HadISST, ERSST\n\n- Like CMIP3, CMIP5 models on average overestimate SST anomaly magnitude associated with the IOD\n- Seasonality is reproduced in CMIP5 as in CMIP3 models \n- Slightly better in magnitude in fall with narrower ensemble spread in CMIP5 than CMIP3\n- Bjerkness and thermodynamic (cloud-radiation-SST and WES) feedback efficiency\n-- CMIP5 is better in WES feedback than CMIP3\n-- Bjerkness feedback is worse in CMIP5, especially wind response to SST forcing and thermocline response to wind forcing\n\u2192 In terms of individual processes, the representation of IOD is not remarkably improved from CMIP3\n- ENSO amplitude affects IOD amplitude\n- Magnitude bias of the IOD is not fully attributable to thermocline bias", "page" : "1715-1730", "title" : "Indian Ocean variability in the CMIP5 multi-model ensemble: the zonal dipole mode", "translator" : [ { "dropping-particle" : "", "family" : "J3828", "given" : "", "non-dropping-particle" : "", "parse-names" : false, "suffix" : "" } ], "type" : "article-journal", "volume" : "43" }, "uris" : [ "http://www.mendeley.com/documents/?uuid=81df13e0-9e64-42ff-95f0-d25465a07234" ] }, { "id" : "ITEM-3", "itemData" : { "DOI" : "10.1007/s00382-015-2579-0", "ISSN" : "14320894", "abstract" : "Based on 15 Coupled Model Intercomparison Project (CMIP) phase 3 (CMIP3) and 32 CMIP phase 5 (CMIP5) models, a detailed diagnosis was carried out to understand what compose the biases in simulation of the Indian Ocean basin mode (IOBM) and its capacitor effect. Cloud-radiation-SST (CRS) feedback and wind-evaporation-SST (WES) feedback are the two major atmospheric processes for SST changes. Most CMIP models simulate a stronger CRS feedback and a weaker WES feedback. During boreal fall of the El Ni\u00f1o/Southern Oscillation developing year and the following spring, there are weak biases of suppressed rainfall anomalies over the Maritime Continent and anomalous anticyclone over South Indian Ocean. Most CMIP models simulate reasonable short wave radiation (SWR) and weaker latent heat flux (LHF) anomalies. This leads to a weak bias of atmospheric processes. During winter, however, the rainfall anomalies are stronger due to west bias, and the anomalous anticyclone is comparable to observations. As such, most models simulate stronger SWR and reasonable LHF anomalies, leading to a strong bias of atmospheric processes. The thermocline feedback is stronger in most models. Though there is a deep bias of climatology thermocline, most models capture reasonable sea surface height-induced SST anomalies. Therefore, the effect of oceanic processes offset the weak bias of atmospheric processes in spring, and the tropical Indian Ocean warming persists into summer. However, anomalous northwest Pacific (NWP) anticyclone is weaker due to weak and west bias of the capacitor effect. The unrealistic western Pacific SST anomalies in models favor the westward extension of Rossby wave from the Pacific, weakening the effect of Kelvin wave from the Indian Ocean. Moreover, the western Pacific warming forces the NWP anticyclone move farther north than observations, suggesting a major forcing from the Pacific. Compared to CMIP3, CMIP5 models simulate the feedbacks more realistically and display less diversity. Thus, the overall performance of CMIP5 models is better than that of CMIP3 models.",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"Gong", "given" : "Hainan", "non-dropping-particle" : "", "parse-names" : false, "suffix" : "" }, { "dropping-particle" : "", "family" : "Wen", "given" : "Guanhuan", "non-dropping-particle" : "", "parse-names" : false, "suffix" : "" }, { "dropping-particle" : "", "family" : "Liu", "given" : "Lin", "non-dropping-particle" : "", "parse-names" : false, "suffix" : </w:delInstrText>
        </w:r>
        <w:r w:rsidR="00E719C0" w:rsidRPr="006814DF" w:rsidDel="005A099B">
          <w:rPr>
            <w:noProof/>
          </w:rPr>
          <w:delInstrText>"" } ], "container-title" : "Climate Dynamics", "id" : "ITEM-3", "issue" : "1-2", "issued" : { "date-parts" : [ [ "2016" ] ] }, "note" : "Model reproduction of IOBM in CMIP3 and CMIP5 models\n- CMIP3 20C3M, CMIP5 historical vs HadISST, NCEP/NCAR, SODA, PREC\n- 1970-2000\n- 3-month running mean, linearly detrended\n\n- Both CMIP3 and CMIP5 MME means overall capture the transition from the IOD to IOBM\n- Biases in SSTa magnitude, SSH, surface wind and heat flux anomalies\n- In MME mean, no significant improvement from CMIP3 and CMIP5. But CMIP5 is less diverse than CMIP3, indicating better performance", "page" : "205-226", "publisher" : "Springer Berlin Heidelberg", "title" : "A study of biases in simulation of the Indian Ocean basin mode and its capacitor effect in CMIP3/CMIP5 models", "translator" : [ { "dropping-particle" : "", "family" : "J3835", "given" : "", "non-dropping-particle" : "", "parse-names" : false, "suffix" : "" } ], "type" : "article-journal", "volume" : "46" }, "uris" : [ "http://www.mendeley.com/documents/?uuid=21b8bd13-6e51-445d-b605-fd16b17fef0b" ] } ], "mendeley" : { "formattedCitation" : "(Chu et al., 2014; Liu et al., 2014; Tao et al., 2016b)", "plainTextFormattedCitation" : "(Chu et al., 2014; Liu et al., 2014; Tao et al., 2016b)", "previouslyFormattedCitation" : "(Chu et al., 2014; Liu et al., 2014; Tao et al., 2016b)" }, "properties" : { "noteIndex" : 0 }, "schema" : "https://github.com/citation-style-language/schema/raw/master/csl-citation.json" }</w:delInstrText>
        </w:r>
      </w:del>
      <w:r>
        <w:rPr>
          <w:noProof/>
        </w:rPr>
        <w:fldChar w:fldCharType="separate"/>
      </w:r>
      <w:r w:rsidR="00393F8C">
        <w:rPr>
          <w:noProof/>
          <w:lang w:val="fr-CA"/>
        </w:rPr>
        <w:t>(Chu et al., 2014; Liu et al., 2014; W. Tao et al., 2016)</w:t>
      </w:r>
      <w:r>
        <w:rPr>
          <w:noProof/>
        </w:rPr>
        <w:fldChar w:fldCharType="end"/>
      </w:r>
      <w:r w:rsidRPr="00194509">
        <w:rPr>
          <w:noProof/>
          <w:lang w:val="fr-CA"/>
        </w:rPr>
        <w:t xml:space="preserve">. </w:t>
      </w:r>
      <w:r w:rsidRPr="00E457C1">
        <w:rPr>
          <w:noProof/>
          <w:lang w:val="en-US"/>
        </w:rPr>
        <w:t xml:space="preserve">Improvements in simulating the IOB mode since CMIP3 have been identified in reduced multi-model mean bias and inter-model spread </w:t>
      </w:r>
      <w:r>
        <w:rPr>
          <w:noProof/>
        </w:rPr>
        <w:fldChar w:fldCharType="begin" w:fldLock="1"/>
      </w:r>
      <w:ins w:id="3053" w:author="Robin Matthews" w:date="2021-06-15T15:45:00Z">
        <w:r w:rsidR="005A099B">
          <w:rPr>
            <w:noProof/>
            <w:lang w:val="en-US"/>
          </w:rPr>
          <w:instrText>ADDIN CSL_CITATION { "citationItems" : [ { "id" : "ITEM-1", "itemData" : { "DOI" : "10.1007/s00382-015-2579-0", "ISSN" : "14320894", "abstract" : "Based on 15 Coupled Model Intercomparison Project (CMIP) phase 3 (CMIP3) and 32 CMIP phase 5 (CMIP5) models, a detailed diagnosis was carried out to understand what compose the biases in simulation of the Indian Ocean basin mode (IOBM) and its capacitor effect. Cloud-radiation-SST (CRS) feedback and wind-evaporation-SST (WES) feedback are the two major atmospheric processes for SST changes. Most CMIP models simulate a stronger CRS feedback and a weaker WES feedback. During boreal fall of the El Ni\u00f1o/Southern Oscillation developing year and the following spring, there are weak biases of suppressed rainfall anomalies over the Maritime Continent and anomalous anticyclone over South Indian Ocean. Most CMIP models simulate reasonable short wave radiation (SWR) and weaker latent heat flux (LHF) anomalies. This leads to a weak bias of atmospheric processes. During winter, however, the rainfall anomalies are stronger due to west bias, and the anomalous anticyclone is comparable to observations. As such, most models simulate stronger SWR and reasonable LHF anomalies, leading to a strong bias of atmospheric processes. The thermocline feedback is stronger in most models. Though there is a deep bias of climatology thermocline, most models capture reasonable sea surface height-induced SST anomalies. Therefore, the effect of oceanic processes offset the weak bias of atmospheric processes in spring, and the tropical Indian Ocean warming persists into summer. However, anomalous northwest Pacific (NWP) anticyclone is weaker due to weak and west bias of the capacitor effect. The unrealistic western Pacific SST anomalies in models favor the westward extension of Rossby wave from the Pacific, weakening the effect of Kelvin wave from the Indian Ocean. Moreover, the western Pacific warming forces the NWP anticyclone move farther north than observations, suggesting a major forcing from the Pacific. Compared to CMIP3, CMIP5 models simulate the feedbacks more realistically and display less diversity. Thus, the overall performance of CMIP5 models is better than that of CMIP3 models.",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"Gong", "given" : "Hainan", "non-dropping-particle" : "", "parse-names" : false, "suffix" : "" }, { "dropping-particle" : "", "family" : "Wen", "given" : "Guanhuan", "non-dropping-particle" : "", "parse-names" : false, "suffix" : "" }, { "dropping-particle" : "", "family" : "Liu", "given" : "Lin", "non-dropping-particle" : "", "parse-names" : false, "suffix" : "" } ], "container-title" : "Climate Dynamics", "id" : "ITEM-1", "issue" : "1-2", "issued" : { "date-parts" : [ [ "2016" ] ] }, "note" : "Model reproduction of IOBM in CMIP3 and CMIP5 models\n- CMIP3 20C3M, CMIP5 historical vs HadISST, NCEP/NCAR, SODA, PREC\n- 1970-2000\n- 3-month running mean, linearly detrended\n\n- Both CMIP3 and CMIP5 MME means overall capture the transition from the IOD to IOBM\n- Biases in SSTa magnitude, SSH, surface wind and heat flux anomalies\n- In MME mean, no significant improvement from CMIP3 and CMIP5. But CMIP5 is less diverse than CMIP3, indicating better performance", "page" : "205-226", "publisher" : "Springer Berlin Heidelberg", "title" : "A study of biases in simulation of the Indian Ocean basin mode and its capacitor effect in CMIP3/CMIP5 models", "translator" : [ { "dropping-particle" : "", "family" : "J3835", "given" : "", "non-dropping-particle" : "", "parse-names" : false, "suffix" : "" } ], "type" : "article-journal", "volume" : "46" }, "uris" : [ "http://www.mendeley.com/documents/?uuid=21b8bd13-6e51-445d-b605-fd16b17fef0b" ] } ], "mendeley" : { "formattedCitation" : "(Tao et al., 2016b)", "manualFormatting" : "(W. Tao et al., 2016)", "plainTextFormattedCitation" : "(Tao et al., 2016b)", "previouslyFormattedCitation" : "(Tao et al., 2016b)" }, "properties" : { "noteIndex" : 0 }, "schema" : "https://github.com/citation-style-language/schema/raw/master/csl-citation.json" }</w:instrText>
        </w:r>
      </w:ins>
      <w:del w:id="3054" w:author="Robin Matthews" w:date="2021-06-15T15:45:00Z">
        <w:r w:rsidR="00E719C0" w:rsidDel="005A099B">
          <w:rPr>
            <w:noProof/>
            <w:lang w:val="en-US"/>
          </w:rPr>
          <w:delInstrText>ADDIN CSL_CITATION { "citationItems" : [ { "id" : "ITEM-1", "itemData" : { "DOI" : "10.1007/s00382-015-2579-0", "ISSN" : "14320894", "abstract" : "Based on 15 Coupled Model Intercomparison Project (CMIP) phase 3 (CMIP3) and 32 CMIP phase 5 (CMIP5) models, a detailed diagnosis was carried out to understand what compose the biases in simulation of the Indian Ocean basin mode (IOBM) and its capacitor effect. Cloud-radiation-SST (CRS) feedback and wind-evaporation-SST (WES) feedback are the two major atmospheric processes for SST changes. Most CMIP models simulate a stronger CRS feedback and a weaker WES feedback. During boreal fall of the El Ni\u00f1o/Southern Oscillation developing year and the following spring, there are weak biases of suppressed rainfall anomalies over the Maritime Continent and anomalous anticyclone over South Indian Ocean. Most CMIP models simulate reasonable short wave radiation (SWR) and weaker latent heat flux (LHF) anomalies. This leads to a weak bias of atmospheric processes. During winter, however, the rainfall anomalies are stronger due to west bias, and the anomalous anticyclone is comparable to observations. As such, most models simulate stronger SWR and reasonable LHF anomalies, leading to a strong bias of atmospheric processes. The thermocline feedback is stronger in most models. Though there is a deep bias of climatology thermocline, most models capture reasonable sea surface height-induced SST anomalies. Therefore, the effect of oceanic processes offset the weak bias of atmospheric processes in spring, and the tropical Indian Ocean warming persists into summer. However, anomalous northwest Pacific (NWP) anticyclone is weaker due to weak and west bias of the capacitor effect. The unrealistic western Pacific SST anomalies in models favor the westward extension of Rossby wave from the Pacific, weakening the effect of Kelvin wave from the Indian Ocean. Moreover, the western Pacific warming forces the NWP anticyclone move farther north than observations, suggesting a major forcing from the Pacific. Compared to CMIP3, CMIP5 models simulate the feedbacks more realistically and display less diversity. Thus, the overall performance of CMIP5 models is better than that of CMIP3 models.",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"Gong", "given" : "Hainan", "non-dropping-particle" : "", "parse-names" : false, "suffix" : "" }, { "dropping-particle" : "", "family" : "Wen", "given" : "Guanhuan", "non-dropping-particle" : "", "parse-names" : false, "suffix" : "" }, { "dropping-particle" : "", "family" : "Liu", "given" : "Lin", "non-dropping-particle" : "", "parse-names" : false, "suffix" : "" } ], "container-title" : "Climate Dynamics", "id" : "ITEM-1", "issue" : "1-2", "issued" : { "date-parts" : [ [ "2016" ] ] }, "note" : "Model reproduction of IOBM in CMIP3 and CMIP5 models\n- CMIP3 20C3M, CMIP5 historical vs HadISST, NCEP/NCAR, SODA, PREC\n- 1970-2000\n- 3-month running mean, linearly detrended\n\n- Both CMIP3 and CMIP5 MME means overall capture the transition from the IOD to IOBM\n- Biases in SSTa magnitude, SSH, surface wind and heat flux anomalies\n- In MME mean, no significant improvement from CMIP3 and CMIP5. But CMIP5 is less diverse than CMIP3, indicating better performance", "page" : "205-226", "publisher" : "Springer Berlin Heidelberg", "title" : "A study of biases in simulation of the Indian Ocean basin mode and its capacitor effect in CMIP3/CMIP5 models", "translator" : [ { "dropping-particle" : "", "family" : "J3835", "given" : "", "non-dropping-particle" : "", "parse-names" : false, "suffix" : "" } ], "type" : "article-journal", "volume" : "46" }, "uris" : [ "http://www.mendeley.com/documents/?uuid=21b8bd13-6e51-445d-b605-fd16b17fef0b" ] } ], "mendeley" : { "formattedCitation" : "(Tao et al., 2016b)", "plainTextFormattedCitation" : "(Tao et al., 2016b)", "previouslyFormattedCitation" : "(Tao et al., 2016b)" }, "properties" : { "noteIndex" : 0 }, "schema" : "https://github.com/citation-style-language/schema/raw/master/csl-citation.json" }</w:delInstrText>
        </w:r>
      </w:del>
      <w:r>
        <w:rPr>
          <w:noProof/>
        </w:rPr>
        <w:fldChar w:fldCharType="separate"/>
      </w:r>
      <w:r w:rsidR="00393F8C">
        <w:rPr>
          <w:noProof/>
          <w:lang w:val="en-US"/>
        </w:rPr>
        <w:t>(W. Tao et al., 2016)</w:t>
      </w:r>
      <w:r>
        <w:rPr>
          <w:noProof/>
        </w:rPr>
        <w:fldChar w:fldCharType="end"/>
      </w:r>
      <w:r w:rsidRPr="00E457C1">
        <w:rPr>
          <w:noProof/>
          <w:lang w:val="en-US"/>
        </w:rPr>
        <w:t xml:space="preserve">. CMIP5 models overall capture the transition from the IOD to IOB modes during an ENSO event </w:t>
      </w:r>
      <w:r>
        <w:rPr>
          <w:noProof/>
        </w:rPr>
        <w:fldChar w:fldCharType="begin" w:fldLock="1"/>
      </w:r>
      <w:r w:rsidR="007F62B7">
        <w:rPr>
          <w:noProof/>
          <w:lang w:val="en-US"/>
        </w:rPr>
        <w:instrText>ADDIN CSL_CITATION { "citationItems" : [ { "id" : "ITEM-1", "itemData" : { "DOI" : "10.1007/s00382-015-2579-0", "ISSN" : "14320894", "abstract" : "Based on 15 Coupled Model Intercomparison Project (CMIP) phase 3 (CMIP3) and 32 CMIP phase 5 (CMIP5) models, a detailed diagnosis was carried out to understand what compose the biases in simulation of the Indian Ocean basin mode (IOBM) and its capacitor effect. Cloud-radiation-SST (CRS) feedback and wind-evaporation-SST (WES) feedback are the two major atmospheric processes for SST changes. Most CMIP models simulate a stronger CRS feedback and a weaker WES feedback. During boreal fall of the El Ni\u00f1o/Southern Oscillation developing year and the following spring, there are weak biases of suppressed rainfall anomalies over the Maritime Continent and anomalous anticyclone over South Indian Ocean. Most CMIP models simulate reasonable short wave radiation (SWR) and weaker latent heat flux (LHF) anomalies. This leads to a weak bias of atmospheric processes. During winter, however, the rainfall anomalies are stronger due to west bias, and the anomalous anticyclone is comparable to observations. As such, most models simulate stronger SWR and reasonable LHF anomalies, leading to a strong bias of atmospheric processes. The thermocline feedback is stronger in most models. Though there is a deep bias of climatology thermocline, most models capture reasonable sea surface height-induced SST anomalies. Therefore, the effect of oceanic processes offset the weak bias of atmospheric processes in spring, and the tropical Indian Ocean warming persists into summer. However, anomalous northwest Pacific (NWP) anticyclone is weaker due to weak and west bias of the capacitor effect. The unrealistic western Pacific SST anomalies in models favor the westward extension of Rossby wave from the Pacific, weakening the effect of Kelvin wave from the Indian Ocean. Moreover, the western Pacific warming forces the NWP anticyclone move farther north than observations, suggesting a major forcing from the Pacific. Compared to CMIP3, CMIP5 models simulate the feedbacks more realistically and display less diversity. Thus, the overall performance of CMIP5 models is better than that of CMIP3 models.",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"Gong", "given" : "Hainan", "non-dropping-particle" : "", "parse-names" : false, "suffix" : "" }, { "dropping-particle" : "", "family" : "Wen", "given" : "Guanhuan", "non-dropping-particle" : "", "parse-names" : false, "suffix" : "" }, { "dropping-particle" : "", "family" : "Liu", "given" : "Lin", "non-dropping-particle" : "", "parse-names" : false, "suffix" : "" } ], "container-title" : "Climate Dynamics", "id" : "ITEM-1", "issue" : "1-2", "issued" : { "date-parts" : [ [ "2016" ] ] }, "note" : "Model reproduction of IOBM in CMIP3 and CMIP5 models\n- CMIP3 20C3M, CMIP5 historical vs HadISST, NCEP/NCAR, SODA, PREC\n- 1970-2000\n- 3-month running mean, linearly detrended\n\n- Both CMIP3 and CMIP5 MME means overall capture the transition from the IOD to IOBM\n- Biases in SSTa magnitude, SSH, surface wind and heat flux anomalies\n- In MME mean, no significant improvement from CMIP3 and CMIP5. But CMIP5 is less diverse than CMIP3, indicating better performance", "page" : "205-226", "publisher" : "Springer Berlin Heidelberg", "title" : "A study of biases in simulation of the Indian Ocean basin mode and its capacitor effect in CMIP3/CMIP5 models", "translator" : [ { "dropping-particle" : "", "family" : "J3835", "given" : "", "non-dropping-particle" : "", "parse-names" : false, "suffix" : "" } ], "type" : "article-journal", "volume" : "46" }, "uris" : [ "http://www.mendeley.com/documents/?uuid=21b8bd13-6e51-445d-b605-fd16b17fef0b" ] } ], "mendeley" : { "formattedCitation" : "(Tao et al., 2016b)", "manualFormatting" : "(W. Tao et al., 2016)", "plainTextFormattedCitation" : "(Tao et al., 2016b)", "previouslyFormattedCitation" : "(Tao et al., 2016b)" }, "properties" : { "noteIndex" : 0 }, "schema" : "https://github.com/citation-style-language/schema/raw/master/csl-citation.json" }</w:instrText>
      </w:r>
      <w:r>
        <w:rPr>
          <w:noProof/>
        </w:rPr>
        <w:fldChar w:fldCharType="separate"/>
      </w:r>
      <w:r w:rsidR="00393F8C">
        <w:rPr>
          <w:noProof/>
          <w:lang w:val="en-US"/>
        </w:rPr>
        <w:t>(W. Tao et al., 2016)</w:t>
      </w:r>
      <w:r>
        <w:rPr>
          <w:noProof/>
        </w:rPr>
        <w:fldChar w:fldCharType="end"/>
      </w:r>
      <w:r w:rsidRPr="00E457C1">
        <w:rPr>
          <w:noProof/>
          <w:lang w:val="en-US"/>
        </w:rPr>
        <w:t xml:space="preserve">. The IOB mode is forced in part through </w:t>
      </w:r>
      <w:r w:rsidR="00B615D3" w:rsidRPr="00E457C1">
        <w:rPr>
          <w:noProof/>
          <w:lang w:val="en-US"/>
        </w:rPr>
        <w:t>a</w:t>
      </w:r>
      <w:r w:rsidRPr="00E457C1">
        <w:rPr>
          <w:noProof/>
          <w:lang w:val="en-US"/>
        </w:rPr>
        <w:t xml:space="preserve"> cross-equatorial wind</w:t>
      </w:r>
      <w:del w:id="3055" w:author="Ian Blenkinsop" w:date="2021-07-13T13:39:00Z">
        <w:r w:rsidRPr="00E457C1" w:rsidDel="00120979">
          <w:rPr>
            <w:noProof/>
            <w:lang w:val="en-US"/>
          </w:rPr>
          <w:delText>-</w:delText>
        </w:r>
      </w:del>
      <w:ins w:id="3056" w:author="Ian Blenkinsop" w:date="2021-07-13T13:39:00Z">
        <w:r w:rsidR="00120979">
          <w:rPr>
            <w:noProof/>
            <w:lang w:val="en-US"/>
          </w:rPr>
          <w:t>–</w:t>
        </w:r>
      </w:ins>
      <w:r w:rsidRPr="00E457C1">
        <w:rPr>
          <w:noProof/>
          <w:lang w:val="en-US"/>
        </w:rPr>
        <w:t>evaporation</w:t>
      </w:r>
      <w:del w:id="3057" w:author="Ian Blenkinsop" w:date="2021-07-13T13:39:00Z">
        <w:r w:rsidRPr="00E457C1" w:rsidDel="00120979">
          <w:rPr>
            <w:noProof/>
            <w:lang w:val="en-US"/>
          </w:rPr>
          <w:delText>-</w:delText>
        </w:r>
      </w:del>
      <w:ins w:id="3058" w:author="Ian Blenkinsop" w:date="2021-07-13T13:39:00Z">
        <w:r w:rsidR="00120979">
          <w:rPr>
            <w:noProof/>
            <w:lang w:val="en-US"/>
          </w:rPr>
          <w:t>–</w:t>
        </w:r>
      </w:ins>
      <w:r w:rsidRPr="00E457C1">
        <w:rPr>
          <w:noProof/>
          <w:lang w:val="en-US"/>
        </w:rPr>
        <w:t xml:space="preserve">SST feedback triggered by ENSO-forced anomalous ocean Rossby waves that propagate to the shallow climatological thermocline dome in the tropical southwestern Indian Ocean </w:t>
      </w:r>
      <w:r>
        <w:rPr>
          <w:noProof/>
        </w:rPr>
        <w:fldChar w:fldCharType="begin" w:fldLock="1"/>
      </w:r>
      <w:r w:rsidR="00E719C0">
        <w:rPr>
          <w:noProof/>
          <w:lang w:val="en-US"/>
        </w:rPr>
        <w:instrText>ADDIN CSL_CITATION { "citationItems" : [ { "id" : "ITEM-1", "itemData" : { "DOI" : "10.1175/2008JCLI2590.1", "abstract" : " Abstract El Ni\u00f1o induces a basin-wide increase in tropical Indian Ocean (TIO) sea surface temperature (SST) with a lag of one season. The north IO (NIO), in particular, displays a peculiar double-peak warming with the second peak larger in magnitude and persisting well through the summer. Motivated by recent studies suggesting the importance of the TIO warming for the Northwest Pacific and East Asian summer monsoons, the present study investigates the mechanisms for the second peak of the NIO warming using observations and general circulation models. This analysis reveals that internal air\u2013sea interaction within the TIO is key to sustaining the TIO warming through summer. During El Ni\u00f1o, anticyclonic wind curl anomalies force a downwelling Rossby wave in the south TIO through Walker circulation adjustments, causing a sustained SST warming in the tropical southwest IO (SWIO) where the mean thermocline is shallow. During the spring and early summer following El Ni\u00f1o, this SWIO warming sustains an antisymmetric pattern of atmospheric anomalies with northeasterly (northwesterly) wind anomalies north (south) of the equator. Over the NIO as the mean winds turn into southwesterly in May, the northeasterly anomalies force the second SST peak that persists through summer by reducing the wind speed and surface evaporation. Atmospheric general circulation model experiments show that the antisymmetric atmospheric pattern is a response to the TIO warming, suggestive of their mutual interaction. Thus, ocean dynamics and Rossby waves in particular are important for the warming not only locally in SWIO but also on the basin-scale north of the equator, a result with important implications for climate predictability and prediction. ", "author" : [ { "dropping-particle" : "", "family" : "Du", "given" : "Yan", "non-dropping-particle" : "", "parse-names" : false, "suffix" : "" }, { "dropping-particle" : "", "family" : "Xie", "given" : "Shang-Ping", "non-dropping-particle" : "", "parse-names" : false, "suffix" : "" }, { "dropping-particle" : "", "family" : "Huang", "given" : "Gang", "non-dropping-particle" : "", "parse-names" : false, "suffix" : "" }, { "dropping-particle" : "", "family" : "Hu", "given" : "Kaiming", "non-dropping-particle" : "", "parse-names" : false, "suffix" : "" } ], "container-title" : "Journal of Climate", "id" : "ITEM-1", "issue" : "8", "issued" : { "date-parts" : [ [ "2009" ] ] }, "page" : "2023-2038", "title" : "Role of Air\u2013Sea Interaction in the Long Persistence of El Ni\u00f1o\u2013Induced North Indian Ocean Warming", "translator" : [ { "dropping-particle" : "", "family" : "J3818", "given" : "", "non-dropping-particle" : "", "parse-names" : false, "suffix" : "" } ], "type" : "article-journal", "volume" : "22" }, "uris" : [ "http://www.mendeley.com/documents/?uuid=39559fe8-6699-458d-92bb-7460c42ca9f2" ] } ], "mendeley" : { "formattedCitation" : "(Du et al., 2009)", "plainTextFormattedCitation" : "(Du et al., 2009)", "previouslyFormattedCitation" : "(Du et al., 2009)" }, "properties" : { "noteIndex" : 0 }, "schema" : "https://github.com/citation-style-language/schema/raw/master/csl-citation.json" }</w:instrText>
      </w:r>
      <w:r>
        <w:rPr>
          <w:noProof/>
        </w:rPr>
        <w:fldChar w:fldCharType="separate"/>
      </w:r>
      <w:r w:rsidR="00393F8C">
        <w:rPr>
          <w:noProof/>
          <w:lang w:val="en-US"/>
        </w:rPr>
        <w:t>(Du et al., 2009)</w:t>
      </w:r>
      <w:r>
        <w:rPr>
          <w:noProof/>
        </w:rPr>
        <w:fldChar w:fldCharType="end"/>
      </w:r>
      <w:r w:rsidRPr="00E457C1">
        <w:rPr>
          <w:noProof/>
          <w:lang w:val="en-US"/>
        </w:rPr>
        <w:t xml:space="preserve">. Consistently, models with a deeper climatological thermocline dome produce a weaker and less persistent IOB mode </w:t>
      </w:r>
      <w:r>
        <w:rPr>
          <w:noProof/>
        </w:rPr>
        <w:fldChar w:fldCharType="begin" w:fldLock="1"/>
      </w:r>
      <w:r w:rsidR="007F62B7">
        <w:rPr>
          <w:noProof/>
          <w:lang w:val="en-US"/>
        </w:rPr>
        <w:instrText>ADDIN CSL_CITATION { "citationItems" : [ { "id" : "ITEM-1", "itemData" : { "DOI" : "10.1175/JCLI-D-14-00810.1", "abstract" : " AbstractAn open-ocean thermocline dome south of the equator is a striking feature of the Indian Ocean (IO) as a result of equatorial westerly winds. Over the thermocline dome, the El Ni\u00f1o\u2013forced Rossby waves help sustain the IO basin (IOB) mode and offer climate predictability for the IO and surrounding countries. This study shows that a common equatorial easterly wind bias, by forcing a westward-propagating downwelling Rossby wave in the southern IO, induces too deep a thermocline dome over the southwestern IO (SWIO) in state-of-the-art climate models. Such a deep SWIO thermocline weakens the influence of subsurface variability on sea surface temperature (SST), reducing the IOB amplitude and possibly limiting the models\u2019 skill of regional climate prediction. To the extent that the equatorial easterly wind bias originates from errors of the South Asian summer monsoon, improving the monsoon simulation can lead to substantial improvements in simulating and predicting interannual variability in the IO.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"ITEM-1", "issue" : "8", "issued" : { "date-parts" : [ [ "2015" ] ] }, "note" : "Too deep SIO thermocline dome in the CMIP5 models and the IOBM\n- CMIP5 historical vs HadISST, SODA, GPCP, ERA-40 \n- 1950-2005\n- MME mean of 14 out of 19 models (excl those with no eq easterly wind bias)\n\n- The MME shows overly deep thermocline dome in the SWIO\n- The bias is year-round but slightly weaker in boreal summer\n- Climatologically, the eq IO surface westerlies forms the dome, and consistently, easterly wind bias in the models causes deeper dome in the form of seasonal Rossby-wave propagation seen in El Ni\u00f1o event\n- Models with stronger easterly wind bias tend to have weak IOBM (in Feb-Aug) with lower persistence following ENSO\n- The easterly bias may originate in Indian monsoon representation \u2026 another study", "page" : "3093-3098", "title" : "Climate Model Errors over the South Indian Ocean Thermocline Dome and Their Effect on the Basin Mode of Interannual Variability", "translator" : [ { "dropping-particle" : "", "family" : "J3834", "given" : "", "non-dropping-particle" : "", "parse-names" : false, "suffix" : "" } ], "type" : "article-journal", "volume" : "28" }, "uris" : [ "http://www.mendeley.com/documents/?uuid=3aaa62a3-b74b-4074-9809-10195c0a3371" ] }, { "id" : "ITEM-2", "itemData" : { "DOI" : "10.1007/s00376-015-5076-9", "ISSN" : "0256-1530", "author" : [ { "dropping-particle" : "", "family" : "Zheng", "given" : "Xiao-Tong", "non-dropping-particle" : "", "parse-names" : false, "suffix" : "" }, { "dropping-particle" : "", "family" : "Gao", "given" : "Lihui", "non-dropping-particle" : "", "parse-names" : false, "suffix" : "" }, { "dropping-particle" : "", "family" : "Li", "given" : "Gen", "non-dropping-particle" : "", "parse-names" : false, "suffix" : "" }, { "dropping-particle" : "", "family" : "Du", "given" : "Yan", "non-dropping-particle" : "", "parse-names" : false, "suffix" : "" } ], "container-title" : "Advances in Atmospheric Sciences", "id" : "ITEM-2", "issue" : "4", "issued" : { "date-parts" : [ [ "2016", "4", "4" ] ] }, "page" : "489-503", "title" : "The Southwest Indian Ocean thermocline dome in CMIP5 models: Historical simulation and future projection", "translator" : [ { "dropping-particle" : "", "family" : "J5086", "given" : "", "non-dropping-particle" : "", "parse-names" : false, "suffix" : "" } ], "type" : "article-journal", "volume" : "33" }, "uris" : [ "http://www.mendeley.com/documents/?uuid=5a54294e-ef91-4561-babc-d5e597b365cd" ] } ], "mendeley" : { "formattedCitation" : "(Li et al., 2015b; Zheng et al., 2016)", "manualFormatting" : "(G. Li et al., 2015a; Zheng et al., 2016)", "plainTextFormattedCitation" : "(Li et al., 2015b; Zheng et al., 2016)", "previouslyFormattedCitation" : "(Li et al., 2015b; Zheng et al., 2016)" }, "properties" : { "noteIndex" : 0 }, "schema" : "https://github.com/citation-style-language/schema/raw/master/csl-citation.json" }</w:instrText>
      </w:r>
      <w:r>
        <w:rPr>
          <w:noProof/>
        </w:rPr>
        <w:fldChar w:fldCharType="separate"/>
      </w:r>
      <w:r w:rsidR="00393F8C">
        <w:rPr>
          <w:noProof/>
          <w:lang w:val="en-US"/>
        </w:rPr>
        <w:t>(G. Li et al., 2015a; Zheng et al., 2016)</w:t>
      </w:r>
      <w:r>
        <w:rPr>
          <w:noProof/>
        </w:rPr>
        <w:fldChar w:fldCharType="end"/>
      </w:r>
      <w:r w:rsidRPr="00E457C1">
        <w:rPr>
          <w:noProof/>
          <w:lang w:val="en-US"/>
        </w:rPr>
        <w:t xml:space="preserve">. The deep thermocline bias remains in the ensemble mean of CMIP5 models due to a common surface easterly wind bias over the equatorial Indian Ocean </w:t>
      </w:r>
      <w:r>
        <w:rPr>
          <w:noProof/>
        </w:rPr>
        <w:fldChar w:fldCharType="begin" w:fldLock="1"/>
      </w:r>
      <w:r w:rsidR="00E719C0">
        <w:rPr>
          <w:noProof/>
          <w:lang w:val="en-US"/>
        </w:rPr>
        <w:instrText>ADDIN CSL_CITATION { "citationItems" : [ { "id" : "ITEM-1", "itemData" : { "DOI" : "10.1175/JCLI-D-12-00591.1", "abstract" : " AbstractWind stress measurements from the Quick Scatterometer (QuikSCAT) satellite and two atmospheric reanalysis products are used to evaluate the annual mean and seasonal cycle of wind stress simulated by phases 3 and 5 of the Coupled Model Intercomparison Project (CMIP3 and CMIP5). The ensemble CMIP3 and CMIP5 wind stresses are very similar to each other. Generally speaking, there is no significant improvement of CMIP5 over CMIP3. The CMIP ensemble\u2013average zonal wind stress has eastward biases at midlatitude westerly wind regions (30\u00b0\u201350\u00b0N and 30\u00b0\u201350\u00b0S, with CMIP being too strong by as much as 55%), westward biases in subtropical\u2013tropical easterly wind regions (15\u00b0\u201325\u00b0N and 15\u00b0\u201325\u00b0S), and westward biases at high-latitude regions (poleward of 55\u00b0S and 55\u00b0N). These biases correspond to too strong anticyclonic (cyclonic) wind stress curl over the subtropical (subpolar) ocean gyres, which would strengthen these gyres and influence oceanic meridional heat transport. In the equatorial zone, significant biases of CMIP wind exist in individual basins. In the equatorial Atlantic and Indian Oceans, CMIP ensemble zonal wind stresses are too weak and result in too small of an east\u2013west gradient of sea level. In the equatorial Pacific Ocean, CMIP zonal wind stresses are too weak in the central and too strong in the western Pacific. These biases have important implications for the simulation of various modes of climate variability originating in the tropics. The CMIP as a whole overestimate the magnitude of seasonal variability by almost 50% when averaged over the entire global ocean. The biased wind stress climatologies in CMIP not only have implications for the simulated ocean circulation and climate variability but other air\u2013sea fluxes as well. ", "author" : [ { "dropping-particle" : "", "family" : "Lee", "given" : "Tong", "non-dropping-particle" : "", "parse-names" : false, "suffix" : "" }, { "dropping-particle" : "", "family" : "Waliser", "given" : "Duane E", "non-dropping-particle" : "", "parse-names" : false, "suffix" : "" }, { "dropping-particle" : "", "family" : "Li", "given" : "Jui-Lin F", "non-dropping-particle" : "", "parse-names" : false, "suffix" : "" }, { "dropping-particle" : "", "family" : "Landerer", "given" : "Felix W", "non-dropping-particle" : "", "parse-names" : false, "suffix" : "" }, { "dropping-particle" : "", "family" : "Gierach", "given" : "Michelle M", "non-dropping-particle" : "", "parse-names" : false, "suffix" : "" } ], "container-title" : "Journal of Climate", "id" : "ITEM-1", "issue" : "16", "issued" : { "date-parts" : [ [ "2013" ] ] }, "page" : "5810-5826", "title" : "Evaluation of CMIP3 and CMIP5 Wind Stress Climatology Using Satellite Measurements and Atmospheric Reanalysis Products", "translator" : [ { "dropping-particle" : "", "family" : "J3816", "given" : "", "non-dropping-particle" : "", "parse-names" : false, "suffix" : "" } ], "type" : "article-journal", "volume" : "26" }, "uris" : [ "http://www.mendeley.com/documents/?uuid=469a39af-5f98-4e8b-9dfd-da3b0f5babb4" ] } ], "mendeley" : { "formattedCitation" : "(Lee et al., 2013)", "plainTextFormattedCitation" : "(Lee et al., 2013)", "previouslyFormattedCitation" : "(Lee et al., 2013)" }, "properties" : { "noteIndex" : 0 }, "schema" : "https://github.com/citation-style-language/schema/raw/master/csl-citation.json" }</w:instrText>
      </w:r>
      <w:r>
        <w:rPr>
          <w:noProof/>
        </w:rPr>
        <w:fldChar w:fldCharType="separate"/>
      </w:r>
      <w:r w:rsidR="00393F8C">
        <w:rPr>
          <w:noProof/>
          <w:lang w:val="en-US"/>
        </w:rPr>
        <w:t>(Lee et al., 2013)</w:t>
      </w:r>
      <w:r>
        <w:rPr>
          <w:noProof/>
        </w:rPr>
        <w:fldChar w:fldCharType="end"/>
      </w:r>
      <w:r w:rsidRPr="00E457C1">
        <w:rPr>
          <w:noProof/>
          <w:lang w:val="en-US"/>
        </w:rPr>
        <w:t xml:space="preserve"> associated with weaker South Asian summer monsoon </w:t>
      </w:r>
      <w:r w:rsidR="00586AC0" w:rsidRPr="00E457C1">
        <w:rPr>
          <w:noProof/>
          <w:lang w:val="en-US"/>
        </w:rPr>
        <w:t xml:space="preserve">circulation </w:t>
      </w:r>
      <w:r>
        <w:rPr>
          <w:noProof/>
        </w:rPr>
        <w:fldChar w:fldCharType="begin" w:fldLock="1"/>
      </w:r>
      <w:r w:rsidR="007F62B7">
        <w:rPr>
          <w:noProof/>
          <w:lang w:val="en-US"/>
        </w:rPr>
        <w:instrText>ADDIN CSL_CITATION { "citationItems" : [ { "id" : "ITEM-1", "itemData" : { "DOI" : "10.1175/JCLI-D-14-00740.1", "abstract" : " AbstractLong-standing biases of climate models limit the skills of climate prediction and projection. Overlooked are tropical Indian Ocean (IO) errors. Based on the phase 5 of the Coupled Model Intercomparison Project (CMIP5) multimodel ensemble, the present study identifies a common error pattern in climate models that resembles the IO dipole (IOD) mode of interannual variability in nature, with a strong equatorial easterly wind bias during boreal autumn accompanied by physically consistent biases in precipitation, sea surface temperature (SST), and subsurface ocean temperature. The analyses show that such IOD-like biases can be traced back to errors in the South Asian summer monsoon. A southwest summer monsoon that is too weak over the Arabian Sea generates a warm SST bias over the western equatorial IO. In boreal autumn, Bjerknes feedback helps amplify the error into an IOD-like bias pattern in wind, precipitation, SST, and subsurface ocean temperature. Such mean state biases result in an interannual IOD variability that is too strong. Most models project an IOD-like future change for the boreal autumn mean state in the global warming scenario, which would result in more frequent occurrences of extreme positive IOD events in the future with important consequences to Indonesia and East Africa. The Intergovernmental Panel on Climate Change (IPCC) Fifth Assessment Report (AR5) characterizes this future IOD-like projection in the mean state as robust based on consistency among models, but the authors\u2019 results cast doubts on this conclusion since models with larger IOD amplitude biases tend to produce stronger IOD-like projected changes in the future.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"ITEM-1", "issue" : "8", "issued" : { "date-parts" : [ [ "2015" ] ] }, "note" : "Indian Ocean biases in SST, thermocline, wind and convection in CMIP5 models\n- CMIP5 historical, 1950-1999\n- GPCP, ERA-40, HadISST, SODA\n\ni) Annual mean bias\n- Equatorial westerly bias is weak in annual mean\n- Excessive (slighyly insufficient) precipitation in western (eastern) Eq IO\nii) Seasonality\n- Extremely warm (slightly cool) SST bias in the western (eastern) IO in JJA and SON\n- Eq easterly wind bias in SON \u2026 &amp;quot;IOD-like&amp;quot;\n(In summer, pressure gradient and meridional momentum flux biases cancel one another)\n- Too weak South Asian monsoon in JJA (Boos &amp;amp; Hurley 2013) yields a warm bias in the Arabian Sea, which persists until fall and initiates the Bjerkness feedback and induces the IOD-like bias in fall\n- The unrealistically steep equatorial thermocline in fall helps developing excessively strong IOD (~2x in MME) through too strong thermocline feedback\n- Implications for future change (callibration with the present climatology -&amp;gt; IOD-like future change pattern would be much weaker)", "page" : "3058-3072", "title" : "Monsoon-Induced Biases of Climate Models over the Tropical Indian Ocean", "translator" : [ { "dropping-particle" : "", "family" : "J3827", "given" : "", "non-dropping-particle" : "", "parse-names" : false, "suffix" : "" } ], "type" : "article-journal", "volume" : "28" }, "uris" : [ "http://www.mendeley.com/documents/?uuid=bd8aeb9f-e022-4a07-af63-ca15c39e7998" ] } ], "mendeley" : { "formattedCitation" : "(Li et al., 2015c)", "manualFormatting" : "(G. Li et al., 2015b)", "plainTextFormattedCitation" : "(Li et al., 2015c)", "previouslyFormattedCitation" : "(Li et al., 2015c)" }, "properties" : { "noteIndex" : 0 }, "schema" : "https://github.com/citation-style-language/schema/raw/master/csl-citation.json" }</w:instrText>
      </w:r>
      <w:r>
        <w:rPr>
          <w:noProof/>
        </w:rPr>
        <w:fldChar w:fldCharType="separate"/>
      </w:r>
      <w:r w:rsidR="00393F8C">
        <w:rPr>
          <w:noProof/>
          <w:lang w:val="en-US"/>
        </w:rPr>
        <w:t>(G. Li et al., 2015b)</w:t>
      </w:r>
      <w:r>
        <w:rPr>
          <w:noProof/>
        </w:rPr>
        <w:fldChar w:fldCharType="end"/>
      </w:r>
      <w:r w:rsidRPr="00E457C1">
        <w:rPr>
          <w:noProof/>
          <w:lang w:val="en-US"/>
        </w:rPr>
        <w:t xml:space="preserve">. However, the influence of this systematic bias </w:t>
      </w:r>
      <w:r w:rsidR="00496606" w:rsidRPr="00E457C1">
        <w:rPr>
          <w:noProof/>
          <w:lang w:val="en-US"/>
        </w:rPr>
        <w:t>may be</w:t>
      </w:r>
      <w:r w:rsidRPr="00E457C1">
        <w:rPr>
          <w:noProof/>
          <w:lang w:val="en-US"/>
        </w:rPr>
        <w:t xml:space="preserve"> compensated by other biases, resulting in a realistic IOB magnitude </w:t>
      </w:r>
      <w:r w:rsidRPr="00EF1D11">
        <w:rPr>
          <w:noProof/>
        </w:rPr>
        <w:fldChar w:fldCharType="begin" w:fldLock="1"/>
      </w:r>
      <w:r w:rsidR="007F62B7">
        <w:rPr>
          <w:noProof/>
          <w:lang w:val="en-US"/>
        </w:rPr>
        <w:instrText>ADDIN CSL_CITATION { "citationItems" : [ { "id" : "ITEM-1", "itemData" : { "DOI" : "10.1007/s00382-015-2579-0", "ISSN" : "14320894", "abstract" : "Based on 15 Coupled Model Intercomparison Project (CMIP) phase 3 (CMIP3) and 32 CMIP phase 5 (CMIP5) models, a detailed diagnosis was carried out to understand what compose the biases in simulation of the Indian Ocean basin mode (IOBM) and its capacitor effect. Cloud-radiation-SST (CRS) feedback and wind-evaporation-SST (WES) feedback are the two major atmospheric processes for SST changes. Most CMIP models simulate a stronger CRS feedback and a weaker WES feedback. During boreal fall of the El Ni\u00f1o/Southern Oscillation developing year and the following spring, there are weak biases of suppressed rainfall anomalies over the Maritime Continent and anomalous anticyclone over South Indian Ocean. Most CMIP models simulate reasonable short wave radiation (SWR) and weaker latent heat flux (LHF) anomalies. This leads to a weak bias of atmospheric processes. During winter, however, the rainfall anomalies are stronger due to west bias, and the anomalous anticyclone is comparable to observations. As such, most models simulate stronger SWR and reasonable LHF anomalies, leading to a strong bias of atmospheric processes. The thermocline feedback is stronger in most models. Though there is a deep bias of climatology thermocline, most models capture reasonable sea surface height-induced SST anomalies. Therefore, the effect of oceanic processes offset the weak bias of atmospheric processes in spring, and the tropical Indian Ocean warming persists into summer. However, anomalous northwest Pacific (NWP) anticyclone is weaker due to weak and west bias of the capacitor effect. The unrealistic western Pacific SST anomalies in models favor the westward extension of Rossby wave from the Pacific, weakening the effect of Kelvin wave from the Indian Ocean. Moreover, the western Pacific warming forces the NWP anticyclone move farther north than observations, suggesting a major forcing from the Pacific. Compared to CMIP3, CMIP5 models simulate the feedbacks more realistically and display less diversity. Thus, the overall performance of CMIP5 models is better than that of CMIP3 models.",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"Gong", "given" : "Hainan", "non-dropping-particle" : "", "parse-names" : false, "suffix" : "" }, { "dropping-particle" : "", "family" : "Wen", "given" : "Guanhuan", "non-dropping-particle" : "", "parse-names" : false, "suffix" : "" }, { "dropping-particle" : "", "family" : "Liu", "given" : "Lin", "non-dropping-particle" : "", "parse-names" : false, "suffix" : "" } ], "container-title" : "Climate Dynamics", "id" : "ITEM-1", "issue" : "1-2", "issued" : { "date-parts" : [ [ "2016" ] ] }, "note" : "Model reproduction of IOBM in CMIP3 and CMIP5 models\n- CMIP3 20C3M, CMIP5 historical vs HadISST, NCEP/NCAR, SODA, PREC\n- 1970-2000\n- 3-month running mean, linearly detrended\n\n- Both CMIP3 and CMIP5 MME means overall capture the transition from the IOD to IOBM\n- Biases in SSTa magnitude, SSH, surface wind and heat flux anomalies\n- In MME mean, no significant improvement from CMIP3 and CMIP5. But CMIP5 is less diverse than CMIP3, indicating better performance", "page" : "205-226", "publisher" : "Springer Berlin Heidelberg", "title" : "A study of biases in simulation of the Indian Ocean basin mode and its capacitor effect in CMIP3/CMIP5 models", "translator" : [ { "dropping-particle" : "", "family" : "J3835", "given" : "", "non-dropping-particle" : "", "parse-names" : false, "suffix" : "" } ], "type" : "article-journal", "volume" : "46" }, "uris" : [ "http://www.mendeley.com/documents/?uuid=21b8bd13-6e51-445d-b605-fd16b17fef0b" ] } ], "mendeley" : { "formattedCitation" : "(Tao et al., 2016b)", "manualFormatting" : "(W. Tao et al., 2016)", "plainTextFormattedCitation" : "(Tao et al., 2016b)", "previouslyFormattedCitation" : "(Tao et al., 2016b)" }, "properties" : { "noteIndex" : 0 }, "schema" : "https://github.com/citation-style-language/schema/raw/master/csl-citation.json" }</w:instrText>
      </w:r>
      <w:r w:rsidRPr="00EF1D11">
        <w:rPr>
          <w:noProof/>
        </w:rPr>
        <w:fldChar w:fldCharType="separate"/>
      </w:r>
      <w:r w:rsidR="00393F8C">
        <w:rPr>
          <w:noProof/>
        </w:rPr>
        <w:t>(W. Tao et al., 2016)</w:t>
      </w:r>
      <w:r w:rsidRPr="00EF1D11">
        <w:rPr>
          <w:noProof/>
        </w:rPr>
        <w:fldChar w:fldCharType="end"/>
      </w:r>
      <w:r w:rsidRPr="00EF1D11">
        <w:rPr>
          <w:noProof/>
        </w:rPr>
        <w:t xml:space="preserve">. </w:t>
      </w:r>
      <w:r w:rsidRPr="00EF1D11">
        <w:rPr>
          <w:noProof/>
        </w:rPr>
        <w:fldChar w:fldCharType="begin" w:fldLock="1"/>
      </w:r>
      <w:r w:rsidR="00E719C0">
        <w:rPr>
          <w:noProof/>
        </w:rPr>
        <w:instrText>ADDIN CSL_CITATION { "citationItems" : [ { "id" : "ITEM-1", "itemData" : { "DOI" : "10.1002/joc.6975", "ISSN" : "0899-8418", "author" : [ { "dropping-particle" : "", "family" : "Halder", "given" : "Subrota", "non-dropping-particle" : "", "parse-names" : false, "suffix" : "" }, { "dropping-particle" : "", "family" : "Parekh", "given" : "Anant", "non-dropping-particle" : "", "parse-names" : false, "suffix" : "" }, { "dropping-particle" : "", "family" : "Chowdary", "given" : "Jasti S.", "non-dropping-particle" : "", "parse-names" : false, "suffix" : "" }, { "dropping-particle" : "", "family" : "Gnanaseelan", "given" : "Chellappan", "non-dropping-particle" : "", "parse-names" : false, "suffix" : "" }, { "dropping-particle" : "", "family" : "Kulkarni", "given" : "Ashwini", "non-dropping-particle" : "", "parse-names" : false, "suffix" : "" } ], "container-title" : "International Journal of Climatology", "id" : "ITEM-1", "issued" : { "date-parts" : [ [ "2020", "12", "28" ] ] }, "page" : "joc.6975", "title" : "Assessment of CMIP6 models' skill for tropical Indian Ocean sea surface temperature variability", "translator" : [ { "dropping-particle" : "", "family" : "J6943", "given" : "", "non-dropping-particle" : "", "parse-names" : false, "suffix" : "" } ], "type" : "article-journal" }, "uris" : [ "http://www.mendeley.com/documents/?uuid=4aa21d63-9775-409d-b4dd-51d25642f204" ] } ], "mendeley" : { "formattedCitation" : "(Halder et al., 2020)", "manualFormatting" : "Halder et al. (2020)", "plainTextFormattedCitation" : "(Halder et al., 2020)", "previouslyFormattedCitation" : "(Halder et al., 2020)" }, "properties" : { "noteIndex" : 0 }, "schema" : "https://github.com/citation-style-language/schema/raw/master/csl-citation.json" }</w:instrText>
      </w:r>
      <w:r w:rsidRPr="00EF1D11">
        <w:rPr>
          <w:noProof/>
        </w:rPr>
        <w:fldChar w:fldCharType="separate"/>
      </w:r>
      <w:r w:rsidR="00393F8C">
        <w:rPr>
          <w:noProof/>
          <w:lang w:val="en-US"/>
        </w:rPr>
        <w:t>Halder et al. (2020)</w:t>
      </w:r>
      <w:r w:rsidRPr="00EF1D11">
        <w:rPr>
          <w:noProof/>
        </w:rPr>
        <w:fldChar w:fldCharType="end"/>
      </w:r>
      <w:r w:rsidRPr="00E457C1">
        <w:rPr>
          <w:noProof/>
          <w:lang w:val="en-US"/>
        </w:rPr>
        <w:t xml:space="preserve"> f</w:t>
      </w:r>
      <w:r w:rsidR="00496606" w:rsidRPr="00E457C1">
        <w:rPr>
          <w:noProof/>
          <w:lang w:val="en-US"/>
        </w:rPr>
        <w:t>ou</w:t>
      </w:r>
      <w:r w:rsidRPr="00E457C1">
        <w:rPr>
          <w:noProof/>
          <w:lang w:val="en-US"/>
        </w:rPr>
        <w:t xml:space="preserve">nd that CMIP6 models reproduce the IOB mode reasonably well, but </w:t>
      </w:r>
      <w:r w:rsidR="00496606" w:rsidRPr="00E457C1">
        <w:rPr>
          <w:noProof/>
          <w:lang w:val="en-US"/>
        </w:rPr>
        <w:t xml:space="preserve">did not evaluate </w:t>
      </w:r>
      <w:r w:rsidRPr="00E457C1">
        <w:rPr>
          <w:noProof/>
          <w:lang w:val="en-US"/>
        </w:rPr>
        <w:t>the progress since CMIP5.</w:t>
      </w:r>
    </w:p>
    <w:p w14:paraId="28BD835A" w14:textId="77777777" w:rsidR="009F594A" w:rsidRPr="00E457C1" w:rsidRDefault="009F594A" w:rsidP="009F594A">
      <w:pPr>
        <w:pStyle w:val="AR6BodyText"/>
        <w:rPr>
          <w:noProof/>
          <w:lang w:val="en-US"/>
        </w:rPr>
      </w:pPr>
    </w:p>
    <w:p w14:paraId="0964CB85" w14:textId="3F7A5702" w:rsidR="009F594A" w:rsidRPr="00E457C1" w:rsidRDefault="009F594A" w:rsidP="009F594A">
      <w:pPr>
        <w:pStyle w:val="AR6BodyText"/>
        <w:rPr>
          <w:noProof/>
          <w:lang w:val="en-US"/>
        </w:rPr>
      </w:pPr>
      <w:r w:rsidRPr="00E457C1">
        <w:rPr>
          <w:noProof/>
          <w:lang w:val="en-US"/>
        </w:rPr>
        <w:t xml:space="preserve">By contrast, the IOD magnitude is overestimated by CMIP5 models on average, </w:t>
      </w:r>
      <w:r w:rsidR="00EF3929" w:rsidRPr="00E457C1">
        <w:rPr>
          <w:noProof/>
          <w:lang w:val="en-US"/>
        </w:rPr>
        <w:t xml:space="preserve">though </w:t>
      </w:r>
      <w:r w:rsidRPr="00E457C1">
        <w:rPr>
          <w:noProof/>
          <w:lang w:val="en-US"/>
        </w:rPr>
        <w:t xml:space="preserve">with noticeable improvements from CMIP3 models </w:t>
      </w:r>
      <w:r w:rsidRPr="00EF1D11">
        <w:rPr>
          <w:noProof/>
        </w:rPr>
        <w:fldChar w:fldCharType="begin" w:fldLock="1"/>
      </w:r>
      <w:r w:rsidR="00E719C0">
        <w:rPr>
          <w:noProof/>
          <w:lang w:val="en-US"/>
        </w:rPr>
        <w:instrText>ADDIN CSL_CITATION { "citationItems" : [ { "id" : "ITEM-1", "itemData" : { "DOI" : "10.1007/s00382-013-2000-9", "ISSN" : "1432-0894", "abstract" : "The performance of 21 Coupled Model Intercomparison Project Phase 5 (CMIP5) models in the simulation of the Indian Ocean Dipole (IOD) mode is evaluated. Compared to CMIP3, CMIP5 models exhibit a similar spread in IOD intensity. A detailed diagnosis was carried out to understand whether CMIP5 models have shown improvement in their representation of the important dynamical and thermodynamical feedbacks in the tropical Indian Ocean. These include the Bjerknes dynamic air-sea feedback, which includes the equatorial zonal wind response to sea surface temperature (SST) anomaly, the thermocline response to equatorial zonal wind forcing, the ocean subsurface temperature response to the thermocline variations, and the thermodynamic air-sea coupling that includes the wind-evaporation-SST and cloud-radiation-SST feedback. Compared to CMIP3, the CMIP5 ensemble produces a more realistic positive wind-evaporation-SST feedback during the IOD developing phase, while the simulation of Bjerknes dynamic feedback is more unrealistic especially with regard to the wind response to SST forcing and the thermocline response to surface wind forcing. The overall CMIP5 performance in the IOD simulation does not show remarkable improvements compared to CMIP3. It is further noted that the El Ni\u00f1o-Southern Oscillation (ENSO) and IOD amplitudes are closely related, if a model generates a strong ENSO, it is likely that this model also simulates a strong IOD.", "author" : [ { "dropping-particle" : "", "family" : "Liu", "given" : "Lin", "non-dropping-particle" : "", "parse-names" : false, "suffix" : "" }, { "dropping-particle" : "", "family" : "Xie", "given" : "Shang-Ping", "non-dropping-particle" : "", "parse-names" : false, "suffix" : "" }, { "dropping-particle" : "", "family" : "Zheng", "given" : "Xiao-Tong", "non-dropping-particle" : "", "parse-names" : false, "suffix" : "" }, { "dropping-particle" : "", "family" : "Li", "given" : "Tim", "non-dropping-particle" : "", "parse-names" : false, "suffix" : "" }, { "dropping-particle" : "", "family" : "Du", "given" : "Yan", "non-dropping-particle" : "", "parse-names" : false, "suffix" : "" }, { "dropping-particle" : "", "family" : "Huang", "given" : "Gang", "non-dropping-particle" : "", "parse-names" : false, "suffix" : "" }, { "dropping-particle" : "", "family" : "Yu", "given" : "Wei-Dong", "non-dropping-particle" : "", "parse-names" : false, "suffix" : "" } ], "container-title" : "Climate Dynamics", "id" : "ITEM-1", "issue" : "5", "issued" : { "date-parts" : [ [ "2014" ] ] }, "note" : "IOD in CMIP5 models\n- CMIP3 versus CMIP5\n- 1950-1999\n- NCEP/NCAR, ERA-40, SODA, Ishii &amp;amp; Kimoto, HadISST, ERSST\n\n- Like CMIP3, CMIP5 models on average overestimate SST anomaly magnitude associated with the IOD\n- Seasonality is reproduced in CMIP5 as in CMIP3 models \n- Slightly better in magnitude in fall with narrower ensemble spread in CMIP5 than CMIP3\n- Bjerkness and thermodynamic (cloud-radiation-SST and WES) feedback efficiency\n-- CMIP5 is better in WES feedback than CMIP3\n-- Bjerkness feedback is worse in CMIP5, especially wind response to SST forcing and thermocline response to wind forcing\n\u2192 In terms of individual processes, the representation of IOD is not remarkably improved from CMIP3\n- ENSO amplitude affects IOD amplitude\n- Magnitude bias of the IOD is not fully attributable to thermocline bias", "page" : "1715-1730", "title" : "Indian Ocean variability in the CMIP5 multi-model ensemble: the zonal dipole mode", "translator" : [ { "dropping-particle" : "", "family" : "J3828", "given" : "", "non-dropping-particle" : "", "parse-names" : false, "suffix" : "" } ], "type" : "article-journal", "volume" : "43" }, "uris" : [ "http://www.mendeley.com/documents/?uuid=81df13e0-9e64-42ff-95f0-d25465a07234" ] } ], "mendeley" : { "formattedCitation" : "(Liu et al., 2014)", "plainTextFormattedCitation" : "(Liu et al., 2014)", "previouslyFormattedCitation" : "(Liu et al., 2014)" }, "properties" : { "noteIndex" : 0 }, "schema" : "https://github.com/citation-style-language/schema/raw/master/csl-citation.json" }</w:instrText>
      </w:r>
      <w:r w:rsidRPr="00EF1D11">
        <w:rPr>
          <w:noProof/>
        </w:rPr>
        <w:fldChar w:fldCharType="separate"/>
      </w:r>
      <w:r w:rsidR="00393F8C">
        <w:rPr>
          <w:noProof/>
          <w:lang w:val="en-US"/>
        </w:rPr>
        <w:t>(Liu et al., 2014)</w:t>
      </w:r>
      <w:r w:rsidRPr="00EF1D11">
        <w:rPr>
          <w:noProof/>
        </w:rPr>
        <w:fldChar w:fldCharType="end"/>
      </w:r>
      <w:r w:rsidRPr="00E457C1">
        <w:rPr>
          <w:noProof/>
          <w:lang w:val="en-US"/>
        </w:rPr>
        <w:t xml:space="preserve">. The overestimation of the IOD magnitude remains in most of 34 CMIP6 models examined in </w:t>
      </w:r>
      <w:r w:rsidRPr="00EF1D11">
        <w:rPr>
          <w:noProof/>
        </w:rPr>
        <w:fldChar w:fldCharType="begin" w:fldLock="1"/>
      </w:r>
      <w:r w:rsidR="00E719C0">
        <w:rPr>
          <w:noProof/>
          <w:lang w:val="en-US"/>
        </w:rPr>
        <w:instrText>ADDIN CSL_CITATION { "citationItems" : [ { "id" : "ITEM-1", "itemData" : { "DOI" : "10.1038/s41598-020-68268-9", "ISSN" : "2045-2322", "author" : [ { "dropping-particle" : "", "family" : "McKenna", "given" : "Sebastian", "non-dropping-particle" : "", "parse-names" : false, "suffix" : "" }, { "dropping-particle" : "", "family" : "Santoso", "given" : "Agus", "non-dropping-particle" : "", "parse-names" : false, "suffix" : "" }, { "dropping-particle" : "Sen", "family" : "Gupta", "given" : "Alexander", "non-dropping-particle" : "", "parse-names" : false, "suffix" : "" }, { "dropping-particle" : "", "family" : "Taschetto", "given" : "Andr\u00e9a S.", "non-dropping-particle" : "", "parse-names" : false, "suffix" : "" }, { "dropping-particle" : "", "family" : "Cai", "given" : "Wenju", "non-dropping-particle" : "", "parse-names" : false, "suffix" : "" } ], "container-title" : "Scientific Reports", "id" : "ITEM-1", "issue" : "1", "issued" : { "date-parts" : [ [ "2020", "12", "13" ] ] }, "page" : "11500", "title" : "Indian Ocean Dipole in CMIP5 and CMIP6: characteristics, biases, and links to ENSO", "translator" : [ { "dropping-particle" : "", "family" : "J6515", "given" : "", "non-dropping-particle" : "", "parse-names" : false, "suffix" : "" } ], "type" : "article-journal", "volume" : "10" }, "uris" : [ "http://www.mendeley.com/documents/?uuid=05d169b5-f774-4955-a48a-2535fad1bab8" ] } ], "mendeley" : { "formattedCitation" : "(McKenna et al., 2020)", "manualFormatting" : "McKenna et al. (2020)", "plainTextFormattedCitation" : "(McKenna et al., 2020)", "previouslyFormattedCitation" : "(McKenna et al., 2020)" }, "properties" : { "noteIndex" : 0 }, "schema" : "https://github.com/citation-style-language/schema/raw/master/csl-citation.json" }</w:instrText>
      </w:r>
      <w:r w:rsidRPr="00EF1D11">
        <w:rPr>
          <w:noProof/>
        </w:rPr>
        <w:fldChar w:fldCharType="separate"/>
      </w:r>
      <w:r w:rsidR="00393F8C">
        <w:rPr>
          <w:noProof/>
          <w:lang w:val="en-US"/>
        </w:rPr>
        <w:t>McKenna et al. (2020)</w:t>
      </w:r>
      <w:r w:rsidRPr="00EF1D11">
        <w:rPr>
          <w:noProof/>
        </w:rPr>
        <w:fldChar w:fldCharType="end"/>
      </w:r>
      <w:r w:rsidRPr="00E457C1">
        <w:rPr>
          <w:noProof/>
          <w:lang w:val="en-US"/>
        </w:rPr>
        <w:t xml:space="preserve"> with worsening on average in July and August. A too steep climatological thermocline slope along the equator due to the surface easterly wind bias </w:t>
      </w:r>
      <w:r w:rsidR="004E062C" w:rsidRPr="00E457C1">
        <w:rPr>
          <w:noProof/>
          <w:lang w:val="en-US"/>
        </w:rPr>
        <w:t xml:space="preserve">in boreal summer and autumn </w:t>
      </w:r>
      <w:r w:rsidRPr="00E457C1">
        <w:rPr>
          <w:noProof/>
          <w:lang w:val="en-US"/>
        </w:rPr>
        <w:t xml:space="preserve">contributes to this IOD magnitude bias through </w:t>
      </w:r>
      <w:r w:rsidR="004B3E83" w:rsidRPr="00E457C1">
        <w:rPr>
          <w:noProof/>
          <w:lang w:val="en-US"/>
        </w:rPr>
        <w:t xml:space="preserve">an </w:t>
      </w:r>
      <w:r w:rsidRPr="00E457C1">
        <w:rPr>
          <w:noProof/>
          <w:lang w:val="en-US"/>
        </w:rPr>
        <w:t xml:space="preserve">excessively strong Bjerknes feedback in CMIP5 </w:t>
      </w:r>
      <w:r w:rsidRPr="00EF1D11">
        <w:rPr>
          <w:noProof/>
        </w:rPr>
        <w:fldChar w:fldCharType="begin" w:fldLock="1"/>
      </w:r>
      <w:ins w:id="3059" w:author="Robin Matthews" w:date="2021-06-15T15:47:00Z">
        <w:r w:rsidR="005A099B">
          <w:rPr>
            <w:noProof/>
            <w:lang w:val="en-US"/>
          </w:rPr>
          <w:instrText>ADDIN CSL_CITATION { "citationItems" : [ { "id" : "ITEM-1", "itemData" : { "DOI" : "10.1007/s00382-013-2000-9", "ISSN" : "1432-0894", "abstract" : "The performance of 21 Coupled Model Intercomparison Project Phase 5 (CMIP5) models in the simulation of the Indian Ocean Dipole (IOD) mode is evaluated. Compared to CMIP3, CMIP5 models exhibit a similar spread in IOD intensity. A detailed diagnosis was carried out to understand whether CMIP5 models have shown improvement in their representation of the important dynamical and thermodynamical feedbacks in the tropical Indian Ocean. These include the Bjerknes dynamic air-sea feedback, which includes the equatorial zonal wind response to sea surface temperature (SST) anomaly, the thermocline response to equatorial zonal wind forcing, the ocean subsurface temperature response to the thermocline variations, and the thermodynamic air-sea coupling that includes the wind-evaporation-SST and cloud-radiation-SST feedback. Compared to CMIP3, the CMIP5 ensemble produces a more realistic positive wind-evaporation-SST feedback during the IOD developing phase, while the simulation of Bjerknes dynamic feedback is more unrealistic especially with regard to the wind response to SST forcing and the thermocline response to surface wind forcing. The overall CMIP5 performance in the IOD simulation does not show remarkable improvements compared to CMIP3. It is further noted that the El Ni\u00f1o-Southern Oscillation (ENSO) and IOD amplitudes are closely related, if a model generates a strong ENSO, it is likely that this model also simulates a strong IOD.", "author" : [ { "dropping-particle" : "", "family" : "Liu", "given" : "Lin", "non-dropping-particle" : "", "parse-names" : false, "suffix" : "" }, { "dropping-particle" : "", "family" : "Xie", "given" : "Shang-Ping", "non-dropping-particle" : "", "parse-names" : false, "suffix" : "" }, { "dropping-particle" : "", "family" : "Zheng", "given" : "Xiao-Tong", "non-dropping-particle" : "", "parse-names" : false, "suffix" : "" }, { "dropping-particle" : "", "family" : "Li", "given" : "Tim", "non-dropping-particle" : "", "parse-names" : false, "suffix" : "" }, { "dropping-particle" : "", "family" : "Du", "given" : "Yan", "non-dropping-particle" : "", "parse-names" : false, "suffix" : "" }, { "dropping-particle" : "", "family" : "Huang", "given" : "Gang", "non-dropping-particle" : "", "parse-names" : false, "suffix" : "" }, { "dropping-particle" : "", "family" : "Yu", "given" : "Wei-Dong", "non-dropping-particle" : "", "parse-names" : false, "suffix" : "" } ], "container-title" : "Climate Dynamics", "id" : "ITEM-1", "issue" : "5", "issued" : { "date-parts" : [ [ "2014" ] ] }, "note" : "IOD in CMIP5 models\n- CMIP3 versus CMIP5\n- 1950-1999\n- NCEP/NCAR, ERA-40, SODA, Ishii &amp;amp; Kimoto, HadISST, ERSST\n\n- Like CMIP3, CMIP5 models on average overestimate SST anomaly magnitude associated with the IOD\n- Seasonality is reproduced in CMIP5 as in CMIP3 models \n- Slightly better in magnitude in fall with narrower ensemble spread in CMIP5 than CMIP3\n- Bjerkness and thermodynamic (cloud-radiation-SST and WES) feedback efficiency\n-- CMIP5 is better in WES feedback than CMIP3\n-- Bjerkness feedback is worse in CMIP5, especially wind response to SST forcing and thermocline response to wind forcing\n\u2192 In terms of individual processes, the representation of IOD is not remarkably improved from CMIP3\n- ENSO amplitude affects IOD amplitude\n- Magnitude bias of the IOD is not fully attributable to thermocline bias", "page" : "1715-1730", "title" : "Indian Ocean variability in the CMIP5 multi-model ensemble: the zonal dipole mode", "translator" : [ { "dropping-particle" : "", "family" : "J3828", "given" : "", "non-dropping-particle" : "", "parse-names" : false, "suffix" : "" } ], "type" : "article-journal", "volume" : "43" }, "uris" : [ "http://www.mendeley.com/documents/?uuid=81df13e0-9e64-42ff-95f0-d25465a07234" ] }, { "id" : "ITEM-2", "itemData" : { "DOI" : "10.1175/JCLI-D-14-00740.1", "abstract" : " AbstractLong-standing biases of climate models limit the skills of climate prediction and projection. Overlooked are tropical Indian Ocean (IO) errors. Based on the phase 5 of the Coupled Model Intercomparison Project (CMIP5) multimodel ensemble, the present study identifies a common error pattern in climate models that resembles the IO dipole (IOD) mode of interannual variability in nature, with a strong equatorial easterly wind bias during boreal autumn accompanied by physically consistent biases in precipitation, sea surface temperature (SST), and subsurface ocean temperature. The analyses show that such IOD-like biases can be traced back to errors in the South Asian summer monsoon. A southwest summer monsoon that is too weak over the Arabian Sea generates a warm SST bias over the western equatorial IO. In boreal autumn, Bjerknes feedback helps amplify the error into an IOD-like bias pattern in wind, precipitation, SST, and subsurface ocean temperature. Such mean state biases result in an interannual IOD variability that is too strong. Most models project an IOD-like future change for the boreal autumn mean state in the global warming scenario, which would result in more frequent occurrences of extreme positive IOD events in the future with important consequences to Indonesia and East Africa. The Intergovernmental Panel on Climate Change (IPCC) Fifth Assessment Report (AR5) characterizes this future IOD-like projection in the mean state as robust based on consistency among models, but the authors\u2019 results cast doubts on this conclusion since models with larger IOD amplitude biases tend to produce stronger IOD-like projected changes in the future.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"ITEM-2", "issue" : "8", "issued" : { "date-parts" : [ [ "2015" ] ] }, "note" : "Indian Ocean biases in SST, thermocline, wind and convection in CMIP5 models\n- CMIP5 historical, 1950-1999\n- GPCP, ERA-40, HadISST, SODA\n\ni) Annual mean bias\n- Equatorial westerly bias is weak in annual mean\n- Excessive (slighyly insufficient) precipitation in western (eastern) Eq IO\nii) Seasonality\n- Extremely warm (slightly cool) SST bias in the western (eastern) IO in JJA and SON\n- Eq easterly wind bias in SON \u2026 &amp;quot;IOD-like&amp;quot;\n(In summer, pressure gradient and meridional momentum flux biases cancel one another)\n- Too weak South Asian monsoon in JJA (Boos &amp;amp; Hurley 2013) yields a warm bias in the Arabian Sea, which persists until fall and initiates the Bjerkness feedback and induces the IOD-like bias in fall\n- The unrealistically steep equatorial thermocline in fall helps developing excessively strong IOD (~2x in MME) through too strong thermocline feedback\n- Implications for future change (callibration with the present climatology -&amp;gt; IOD-like future change pattern would be much weaker)", "page" : "3058-3072", "title" : "Monsoon-Induced Biases of Climate Models over the Tropical Indian Ocean", "translator" : [ { "dropping-particle" : "", "family" : "J3827", "given" : "", "non-dropping-particle" : "", "parse-names" : false, "suffix" : "" } ], "type" : "article-journal", "volume" : "28" }, "uris" : [ "http://www.mendeley.com/documents/?uuid=bd8aeb9f-e022-4a07-af63-ca15c39e7998" ] }, { "id" : "ITEM-3", "itemData" : { "DOI" : "10.1175/JCLI-D-17-0804.1", "ISSN" : "0894-8755", "abstract" : "The role of the Indian Ocean dipole (IOD) in controlling interannual variability in the East African short rains, from October to December, is examined in state-of-the-art models and in detail in one particular climate model. In observations, a wet short-rainy season is associated with the positive phase of the IOD and anomalous easterly low-level flow across the equatorial Indian Ocean. A model\u2019s ability to capture the teleconnection to the positive IOD is closely related to its representation of the mean state. During the short-rains season, the observed low-level wind in the equatorial Indian Ocean is westerly. However, half of the models analyzed exhibit mean-state easterlies across the entire basin. Specifically, those models that exhibit mean-state low-level equatorial easterlies in the Indian Ocean, rather than the observed westerlies, are unable to capture the latitudinal structure of moisture advection into East Africa during a positive IOD. Furthermore, the associated anomalous easterly surface wind stress causes upwelling in the eastern Indian Ocean. This upwelling draws up cool subsurface waters, enhancing the zonal sea surface temperature gradient between west and east and strengthening the positive IOD pattern, further amplifying the easterly wind stress. This positive Bjerknes coupled feedback is stronger in easterly mean-state models, resulting in a wetter East African short-rain precipitation bias in those models.", "author" : [ { "dropping-particle" : "", "family" : "Hirons", "given" : "Linda", "non-dropping-particle" : "", "parse-names" : false, "suffix" : "" }, { "dropping-particle" : "", "family" : "Turner", "given" : "Andrew", "non-dropping-particle" : "", "parse-names" : false, "suffix" : "" } ], "container-title" : "Journal of Climate", "id" : "ITEM-3", "issue" : "16", "issued" : { "date-parts" : [ [ "2018", "8" ] ] }, "page" : "6611-6631", "title" : "The Impact of Indian Ocean Mean-State Biases in Climate Models on the Representation of the East African Short Rains", "translator" : [ { "dropping-particle" : "", "family" : "J6514", "given" : "", "non-dropping-particle" : "", "parse-names" : false, "suffix" : "" } ], "type" : "article-journal", "volume" : "31" }, "uris" : [ "http://www.mendeley.com/documents/?uuid=43ce5f06-2f33-4498-bf7c-f79b10f6601c" ] } ], "mendeley" : { "formattedCitation" : "(Liu et al., 2014; Li et al., 2015c; Hirons and Turner, 2018)", "manualFormatting" : "(Liu et al., 2014; G. Li et al., 2015b; Hirons and Turner, 2018)", "plainTextFormattedCitation" : "(Liu et al., 2014; Li et al., 2015c; Hirons and Turner, 2018)", "previouslyFormattedCitation" : "(Liu et al., 2014; Li et al., 2015c; Hirons and Turner, 2018)" }, "properties" : { "noteIndex" : 0 }, "schema" : "https://github.com/citation-style-language/schema/raw/master/csl-citation.json" }</w:instrText>
        </w:r>
      </w:ins>
      <w:del w:id="3060" w:author="Robin Matthews" w:date="2021-06-15T15:47:00Z">
        <w:r w:rsidR="00E719C0" w:rsidDel="005A099B">
          <w:rPr>
            <w:noProof/>
            <w:lang w:val="en-US"/>
          </w:rPr>
          <w:delInstrText>ADDIN CSL_CITATION { "citationItems" : [ { "id" : "ITEM-1", "itemData" : { "DOI" : "10.1007/s00382-013-2000-9", "ISSN" : "1432-0894", "abstract" : "The performance of 21 Coupled Model Intercomparison Project Phase 5 (CMIP5) models in the simulation of the Indian Ocean Dipole (IOD) mode is evaluated. Compared to CMIP3, CMIP5 models exhibit a similar spread in IOD intensity. A detailed diagnosis was carried out to understand whether CMIP5 models have shown improvement in their representation of the important dynamical and thermodynamical feedbacks in the tropical Indian Ocean. These include the Bjerknes dynamic air-sea feedback, which includes the equatorial zonal wind response to sea surface temperature (SST) anomaly, the thermocline response to equatorial zonal wind forcing, the ocean subsurface temperature response to the thermocline variations, and the thermodynamic air-sea coupling that includes the wind-evaporation-SST and cloud-radiation-SST feedback. Compared to CMIP3, the CMIP5 ensemble produces a more realistic positive wind-evaporation-SST feedback during the IOD developing phase, while the simulation of Bjerknes dynamic feedback is more unrealistic especially with regard to the wind response to SST forcing and the thermocline response to surface wind forcing. The overall CMIP5 performance in the IOD simulation does not show remarkable improvements compared to CMIP3. It is further noted that the El Ni\u00f1o-Southern Oscillation (ENSO) and IOD amplitudes are closely related, if a model generates a strong ENSO, it is likely that this model also simulates a strong IOD.", "author" : [ { "dropping-particle" : "", "family" : "Liu", "given" : "Lin", "non-dropping-particle" : "", "parse-names" : false, "suffix" : "" }, { "dropping-particle" : "", "family" : "Xie", "given" : "Shang-Ping", "non-dropping-particle" : "", "parse-names" : false, "suffix" : "" }, { "dropping-particle" : "", "family" : "Zheng", "given" : "Xiao-Tong", "non-dropping-particle" : "", "parse-names" : false, "suffix" : "" }, { "dropping-particle" : "", "family" : "Li", "given" : "Tim", "non-dropping-particle" : "", "parse-names" : false, "suffix" : "" }, { "dropping-particle" : "", "family" : "Du", "given" : "Yan", "non-dropping-particle" : "", "parse-names" : false, "suffix" : "" }, { "dropping-particle" : "", "family" : "Huang", "given" : "Gang", "non-dropping-particle" : "", "parse-names" : false, "suffix" : "" }, { "dropping-particle" : "", "family" : "Yu", "given" : "Wei-Dong", "non-dropping-particle" : "", "parse-names" : false, "suffix" : "" } ], "container-title" : "Climate Dynamics", "id" : "ITEM-1", "issue" : "5", "issued" : { "date-parts" : [ [ "2014" ] ] }, "note" : "IOD in CMIP5 models\n- CMIP3 versus CMIP5\n- 1950-1999\n- NCEP/NCAR, ERA-40, SODA, Ishii &amp;amp; Kimoto, HadISST, ERSST\n\n- Like CMIP3, CMIP5 models on average overestimate SST anomaly magnitude associated with the IOD\n- Seasonality is reproduced in CMIP5 as in CMIP3 models \n- Slightly better in magnitude in fall with narrower ensemble spread in CMIP5 than CMIP3\n- Bjerkness and thermodynamic (cloud-radiation-SST and WES) feedback efficiency\n-- CMIP5 is better in WES feedback than CMIP3\n-- Bjerkness feedback is worse in CMIP5, especially wind response to SST forcing and thermocline response to wind forcing\n\u2192 In terms of individual processes, the representation of IOD is not remarkably improved from CMIP3\n- ENSO amplitude affects IOD amplitude\n- Magnitude bias of the IOD is not fully attributable to thermocline bias", "page" : "1715-1730", "title" : "Indian Ocean variability in the CMIP5 multi-model ensemble: the zonal dipole mode", "translator" : [ { "dropping-particle" : "", "family" : "J3828", "given" : "", "non-dropping-particle" : "", "parse-names" : false, "suffix" : "" } ], "type" : "article-journal", "volume" : "43" }, "uris" : [ "http://www.mendeley.com/documents/?uuid=81df13e0-9e64-42ff-95f0-d25465a07234" ] }, { "id" : "ITEM-2", "itemData" : { "DOI" : "10.1175/JCLI-D-14-00740.1", "abstract" : " AbstractLong-standing biases of climate models limit the skills of climate prediction and projection. Overlooked are tropical Indian Ocean (IO) errors. Based on the phase 5 of the Coupled Model Intercomparison Project (CMIP5) multimodel ensemble, the present study identifies a common error pattern in climate models that resembles the IO dipole (IOD) mode of interannual variability in nature, with a strong equatorial easterly wind bias during boreal autumn accompanied by physically consistent biases in precipitation, sea surface temperature (SST), and subsurface ocean temperature. The analyses show that such IOD-like biases can be traced back to errors in the South Asian summer monsoon. A southwest summer monsoon that is too weak over the Arabian Sea generates a warm SST bias over the western equatorial IO. In boreal autumn, Bjerknes feedback helps amplify the error into an IOD-like bias pattern in wind, precipitation, SST, and subsurface ocean temperature. Such mean state biases result in an interannual IOD variability that is too strong. Most models project an IOD-like future change for the boreal autumn mean state in the global warming scenario, which would result in more frequent occurrences of extreme positive IOD events in the future with important consequences to Indonesia and East Africa. The Intergovernmental Panel on Climate Change (IPCC) Fifth Assessment Report (AR5) characterizes this future IOD-like projection in the mean state as robust based on consistency among models, but the authors\u2019 results cast doubts on this conclusion since models with larger IOD amplitude biases tend to produce stronger IOD-like projected changes in the future. ", "author" : [ { "dropping-particle" : "", "family" : "Li", "given" : "Gen", "non-dropping-particle" : "", "parse-names" : false, "suffix" : "" }, { "dropping-particle" : "", "family" : "Xie", "given" : "Shang-Ping", "non-dropping-particle" : "", "parse-names" : false, "suffix" : "" }, { "dropping-particle" : "", "family" : "Du", "given" : "Yan", "non-dropping-particle" : "", "parse-names" : false, "suffix" : "" } ], "container-title" : "Journal of Climate", "id" : "ITEM-2", "issue" : "8", "issued" : { "date-parts" : [ [ "2015" ] ] }, "note" : "Indian Ocean biases in SST, thermocline, wind and convection in CMIP5 models\n- CMIP5 historical, 1950-1999\n- GPCP, ERA-40, HadISST, SODA\n\ni) Annual mean bias\n- Equatorial westerly bias is weak in annual mean\n- Excessive (slighyly insufficient) precipitation in western (eastern) Eq IO\nii) Seasonality\n- Extremely warm (slightly cool) SST bias in the western (eastern) IO in JJA and SON\n- Eq easterly wind bias in SON \u2026 &amp;quot;IOD-like&amp;quot;\n(In summer, pressure gradient and meridional momentum flux biases cancel one another)\n- Too weak South Asian monsoon in JJA (Boos &amp;amp; Hurley 2013) yields a warm bias in the Arabian Sea, which persists until fall and initiates the Bjerkness feedback and induces the IOD-like bias in fall\n- The unrealistically steep equatorial thermocline in fall helps developing excessively strong IOD (~2x in MME) through too strong thermocline feedback\n- Implications for future change (callibration with the present climatology -&amp;gt; IOD-like future change pattern would be much weaker)", "page" : "3058-3072", "title" : "Monsoon-Induced Biases of Climate Models over the Tropical Indian Ocean", "translator" : [ { "dropping-particle" : "", "family" : "J3827", "given" : "", "non-dropping-particle" : "", "parse-names" : false, "suffix" : "" } ], "type" : "article-journal", "volume" : "28" }, "uris" : [ "http://www.mendeley.com/documents/?uuid=bd8aeb9f-e022-4a07-af63-ca15c39e7998" ] }, { "id" : "ITEM-3", "itemData" : { "DOI" : "10.1175/JCLI-D-17-0804.1", "ISSN" : "0894-8755", "abstract" : "The role of the Indian Ocean dipole (IOD) in controlling interannual variability in the East African short rains, from October to December, is examined in state-of-the-art models and in detail in one particular climate model. In observations, a wet short-rainy season is associated with the positive phase of the IOD and anomalous easterly low-level flow across the equatorial Indian Ocean. A model\u2019s ability to capture the teleconnection to the positive IOD is closely related to its representation of the mean state. During the short-rains season, the observed low-level wind in the equatorial Indian Ocean is westerly. However, half of the models analyzed exhibit mean-state easterlies across the entire basin. Specifically, those models that exhibit mean-state low-level equatorial easterlies in the Indian Ocean, rather than the observed westerlies, are unable to capture the latitudinal structure of moisture advection into East Africa during a positive IOD. Furthermore, the associated anomalous easterly surface wind stress causes upwelling in the eastern Indian Ocean. This upwelling draws up cool subsurface waters, enhancing the zonal sea surface temperature gradient between west and east and strengthening the positive IOD pattern, furt</w:delInstrText>
        </w:r>
        <w:r w:rsidR="00E719C0" w:rsidRPr="001D5B54" w:rsidDel="005A099B">
          <w:rPr>
            <w:noProof/>
            <w:rPrChange w:id="3061" w:author="Clotilde Pean" w:date="2021-06-21T14:15:00Z">
              <w:rPr>
                <w:noProof/>
                <w:lang w:val="en-US"/>
              </w:rPr>
            </w:rPrChange>
          </w:rPr>
          <w:delInstrText>her amplifying the easterly wind stress. This positive Bjerknes coupled feedback is stronger in easterly mean-state models, resulting in a wetter East African short-rain precipitation bias in those models.", "author" : [ { "dropping-particle" : "", "family" : "Hirons", "given" : "Linda", "non-dropping-particle" : "", "parse-names" : false, "suffix" : "" }, { "dropping-particle" : "", "family" : "Turner", "given" : "Andrew", "non-dropping-particle" : "", "parse-names" : false, "suffix" : "" } ], "container-title" : "Journal of Climate", "id" : "ITEM-3", "issue" : "16", "issued" : { "date-parts" : [ [ "2018", "8" ] ] }, "page" : "6611-6631", "title" : "The Impact of Indian Ocean Mean-State Biases in Climate Models on the Representation of the East African Short Rains", "translator" : [ { "dropping-particle" : "", "family" : "J6514", "given" : "", "non-dropping-particle" : "", "parse-names" : false, "suffix" : "" } ], "type" : "article-journal", "volume" : "31" }, "uris" : [ "http://www.mendeley.com/documents/?uuid=43ce5f06-2f33-4498-bf7c-f79b10f6601c" ] } ], "mendeley" : { "formattedCitation" : "(Liu et al., 2014; Li et al., 2015c; Hirons and Turner, 2018)", "plainTextFormattedCitation" : "(Liu et al., 2014; Li et al., 2015c; Hirons and Turner, 2018)", "previouslyFormattedCitation" : "(Liu et al., 2014; Li et al., 2015c; Hirons and Turner, 2018)" }, "properties" : { "noteIndex" : 0 }, "schema" : "https://github.com/citation-style-language/schema/raw/master/csl-citation.json" }</w:delInstrText>
        </w:r>
      </w:del>
      <w:r w:rsidRPr="00EF1D11">
        <w:rPr>
          <w:noProof/>
        </w:rPr>
        <w:fldChar w:fldCharType="separate"/>
      </w:r>
      <w:r w:rsidR="00393F8C" w:rsidRPr="001D5B54">
        <w:rPr>
          <w:noProof/>
          <w:rPrChange w:id="3062" w:author="Clotilde Pean" w:date="2021-06-21T14:15:00Z">
            <w:rPr>
              <w:noProof/>
              <w:lang w:val="en-CA"/>
            </w:rPr>
          </w:rPrChange>
        </w:rPr>
        <w:t>(Liu et al., 2014; G. Li et al., 2015b; Hirons and Turner, 2018)</w:t>
      </w:r>
      <w:r w:rsidRPr="00EF1D11">
        <w:rPr>
          <w:noProof/>
        </w:rPr>
        <w:fldChar w:fldCharType="end"/>
      </w:r>
      <w:r w:rsidRPr="001D5B54">
        <w:rPr>
          <w:noProof/>
          <w:rPrChange w:id="3063" w:author="Clotilde Pean" w:date="2021-06-21T14:15:00Z">
            <w:rPr>
              <w:noProof/>
              <w:lang w:val="en-CA"/>
            </w:rPr>
          </w:rPrChange>
        </w:rPr>
        <w:t xml:space="preserve">. </w:t>
      </w:r>
      <w:r w:rsidRPr="00EF1D11">
        <w:rPr>
          <w:noProof/>
          <w:lang w:val="en-CA"/>
        </w:rPr>
        <w:t>The surface easterly bias and associated east</w:t>
      </w:r>
      <w:del w:id="3064" w:author="Sara M Tuson" w:date="2021-06-25T11:56:00Z">
        <w:r w:rsidRPr="00EF1D11" w:rsidDel="008E2D1C">
          <w:rPr>
            <w:noProof/>
            <w:lang w:val="en-CA"/>
          </w:rPr>
          <w:delText>-</w:delText>
        </w:r>
      </w:del>
      <w:ins w:id="3065" w:author="Sara M Tuson" w:date="2021-06-25T11:56:00Z">
        <w:r w:rsidR="008E2D1C">
          <w:rPr>
            <w:noProof/>
            <w:lang w:val="en-CA"/>
          </w:rPr>
          <w:t>–</w:t>
        </w:r>
      </w:ins>
      <w:r w:rsidRPr="00EF1D11">
        <w:rPr>
          <w:noProof/>
          <w:lang w:val="en-CA"/>
        </w:rPr>
        <w:t xml:space="preserve">west SST gradient bias are not improved in CMIP6 </w:t>
      </w:r>
      <w:r w:rsidRPr="00EF1D11">
        <w:rPr>
          <w:noProof/>
          <w:lang w:val="en-CA"/>
        </w:rPr>
        <w:fldChar w:fldCharType="begin" w:fldLock="1"/>
      </w:r>
      <w:r w:rsidR="00E719C0">
        <w:rPr>
          <w:noProof/>
          <w:lang w:val="en-CA"/>
        </w:rPr>
        <w:instrText>ADDIN CSL_CITATION { "citationItems" : [ { "id" : "ITEM-1", "itemData" : { "DOI" : "10.1175/JCLI-D-20-0459.1", "ISSN" : "0894-8755", "abstract" : "Previous studies reveal that the last generation of coupled general circulation models (CGCMs) commonly suffer from the so-called Indian Ocean dipole (IOD)-like biases, lowering the models\u2019 ability in climate prediction and projection. The present study shows that such IOD-like biases are reduced insignificantly or even worsen in CGCMs from phase 5 to phase 6 of the Coupled Model Intercomparison Project (CMIP). The origins of the IOD-like biases in CGCMs are further investigated by comparing model outputs from CMIP and the Atmospheric Model Intercomparison Project (AMIP). The CGCMs\u2019 errors are divided into the biases from the AMIP simulation (AMIP biases) and ocean\u2013atmosphere coupling (coupling biases). For the multimodel ensemble mean, the AMIP (coupling) biases account for about two-thirds (one-third) of the IOD-like CMIP biases. In AMIP simulations, the South Asian summer monsoon (SASM) is overly strong; therefore, it could advect overly large easterly momentum from the south Indian Ocean (IO) to the equator. The resultant equatorial easterly wind bias would initiate the convection\u2013circulation feedback and develop large IOD-like AMIP biases. In contrast, the coupling biases weaken the SASM and hence generate warm SST error over the western IO during boreal summer. Such SST error persists to boreal autumn and triggers the Bjerknes feedback, developing the IOD-like coupling biases. Furthermore, the intermodel spread in the IOD-like CMIP biases is largely explained by the intermodel differences in the coupling biases rather than the AMIP biases. The results imply that substantial efforts should be respectively made on reducing the atmospheric models\u2019 intrinsic monsoon biases as well as advancing the simulations of ocean\u2013atmosphere coupling processes.", "author" : [ { "dropping-particle" : "", "family" : "Long", "given" : "Shang-Min", "non-dropping-particle" : "", "parse-names" : false, "suffix" : "" }, { "dropping-particle" : "", "family" : "Li", "given" : "Gen", "non-dropping-particle" : "", "parse-names" : false, "suffix" : "" }, { "dropping-particle" : "", "family" : "Hu", "given" : "Kaiming", "non-dropping-particle" : "", "parse-names" : false, "suffix" : "" }, { "dropping-particle" : "", "family" : "Ying", "given" : "Jun", "non-dropping-particle" : "", "parse-names" : false, "suffix" : "" } ], "container-title" : "Journal of Climate", "id" : "ITEM-1", "issue" : "24", "issued" : { "date-parts" : [ [ "2020", "12", "15" ] ] }, "page" : "10437-10453", "title" : "Origins of the IOD-like Biases in CMIP Multimodel Ensembles: The Atmospheric Component and Ocean\u2013Atmosphere Coupling", "translator" : [ { "dropping-particle" : "", "family" : "J6938", "given" : "", "non-dropping-particle" : "", "parse-names" : false, "suffix" : "" } ], "type" : "article-journal", "volume" : "33" }, "uris" : [ "http://www.mendeley.com/documents/?uuid=c4547c82-99e1-46c3-a3ea-6289c75d990f" ] } ], "mendeley" : { "formattedCitation" : "(Long et al., 2020)", "plainTextFormattedCitation" : "(Long et al., 2020)", "previouslyFormattedCitation" : "(Long et al., 2020)" }, "properties" : { "noteIndex" : 0 }, "schema" : "https://github.com/citation-style-language/schema/raw/master/csl-citation.json" }</w:instrText>
      </w:r>
      <w:r w:rsidRPr="00EF1D11">
        <w:rPr>
          <w:noProof/>
          <w:lang w:val="en-CA"/>
        </w:rPr>
        <w:fldChar w:fldCharType="separate"/>
      </w:r>
      <w:r w:rsidR="00393F8C">
        <w:rPr>
          <w:noProof/>
          <w:lang w:val="en-CA"/>
        </w:rPr>
        <w:t>(Long et al., 2020)</w:t>
      </w:r>
      <w:r w:rsidRPr="00EF1D11">
        <w:rPr>
          <w:noProof/>
          <w:lang w:val="en-CA"/>
        </w:rPr>
        <w:fldChar w:fldCharType="end"/>
      </w:r>
      <w:r w:rsidRPr="00EF1D11">
        <w:rPr>
          <w:noProof/>
          <w:lang w:val="en-CA"/>
        </w:rPr>
        <w:t xml:space="preserve">, suggesting that </w:t>
      </w:r>
      <w:r w:rsidRPr="00EF1D11">
        <w:rPr>
          <w:noProof/>
          <w:lang w:val="en-CA"/>
        </w:rPr>
        <w:lastRenderedPageBreak/>
        <w:t xml:space="preserve">the thermocline bias also remains. </w:t>
      </w:r>
      <w:r w:rsidRPr="00EF1D11">
        <w:rPr>
          <w:noProof/>
        </w:rPr>
        <w:fldChar w:fldCharType="begin" w:fldLock="1"/>
      </w:r>
      <w:r w:rsidR="00E719C0">
        <w:rPr>
          <w:noProof/>
          <w:lang w:val="en-US"/>
        </w:rPr>
        <w:instrText>ADDIN CSL_CITATION { "citationItems" : [ { "id" : "ITEM-1", "itemData" : { "DOI" : "10.1038/s41598-020-68268-9", "ISSN" : "2045-2322", "author" : [ { "dropping-particle" : "", "family" : "McKenna", "given" : "Sebastian", "non-dropping-particle" : "", "parse-names" : false, "suffix" : "" }, { "dropping-particle" : "", "family" : "Santoso", "given" : "Agus", "non-dropping-particle" : "", "parse-names" : false, "suffix" : "" }, { "dropping-particle" : "Sen", "family" : "Gupta", "given" : "Alexander", "non-dropping-particle" : "", "parse-names" : false, "suffix" : "" }, { "dropping-particle" : "", "family" : "Taschetto", "given" : "Andr\u00e9a S.", "non-dropping-particle" : "", "parse-names" : false, "suffix" : "" }, { "dropping-particle" : "", "family" : "Cai", "given" : "Wenju", "non-dropping-particle" : "", "parse-names" : false, "suffix" : "" } ], "container-title" : "Scientific Reports", "id" : "ITEM-1", "issue" : "1", "issued" : { "date-parts" : [ [ "2020", "12", "13" ] ] }, "page" : "11500", "title" : "Indian Ocean Dipole in CMIP5 and CMIP6: characteristics, biases, and links to ENSO", "translator" : [ { "dropping-particle" : "", "family" : "J6515", "given" : "", "non-dropping-particle" : "", "parse-names" : false, "suffix" : "" } ], "type" : "article-journal", "volume" : "10" }, "uris" : [ "http://www.mendeley.com/documents/?uuid=05d169b5-f774-4955-a48a-2535fad1bab8" ] } ], "mendeley" : { "formattedCitation" : "(McKenna et al., 2020)", "manualFormatting" : "McKenna et al. (2020)", "plainTextFormattedCitation" : "(McKenna et al., 2020)", "previouslyFormattedCitation" : "(McKenna et al., 2020)" }, "properties" : { "noteIndex" : 0 }, "schema" : "https://github.com/citation-style-language/schema/raw/master/csl-citation.json" }</w:instrText>
      </w:r>
      <w:r w:rsidRPr="00EF1D11">
        <w:rPr>
          <w:noProof/>
        </w:rPr>
        <w:fldChar w:fldCharType="separate"/>
      </w:r>
      <w:r w:rsidR="00393F8C">
        <w:rPr>
          <w:noProof/>
          <w:lang w:val="en-US"/>
        </w:rPr>
        <w:t>McKenna et al. (2020)</w:t>
      </w:r>
      <w:r w:rsidRPr="00EF1D11">
        <w:rPr>
          <w:noProof/>
        </w:rPr>
        <w:fldChar w:fldCharType="end"/>
      </w:r>
      <w:r w:rsidRPr="00E457C1">
        <w:rPr>
          <w:noProof/>
          <w:lang w:val="en-US"/>
        </w:rPr>
        <w:t xml:space="preserve"> additionally find degradation in the positive-negative asymmetry of the IOD </w:t>
      </w:r>
      <w:r w:rsidR="0029670F" w:rsidRPr="00E457C1">
        <w:rPr>
          <w:noProof/>
          <w:lang w:val="en-US"/>
        </w:rPr>
        <w:t>but</w:t>
      </w:r>
      <w:r w:rsidRPr="00E457C1">
        <w:rPr>
          <w:noProof/>
          <w:lang w:val="en-US"/>
        </w:rPr>
        <w:t xml:space="preserve"> an improvement in IOD frequency in </w:t>
      </w:r>
      <w:r w:rsidR="0029670F" w:rsidRPr="00E457C1">
        <w:rPr>
          <w:noProof/>
          <w:lang w:val="en-US"/>
        </w:rPr>
        <w:t>a</w:t>
      </w:r>
      <w:r w:rsidRPr="00E457C1">
        <w:rPr>
          <w:noProof/>
          <w:lang w:val="en-US"/>
        </w:rPr>
        <w:t xml:space="preserve"> subset of CMIP6 models compared to CMIP5. In terms of teleconnections, the equatorial surface easterly wind bias also affect</w:t>
      </w:r>
      <w:r w:rsidR="002E67AB" w:rsidRPr="00E457C1">
        <w:rPr>
          <w:noProof/>
          <w:lang w:val="en-US"/>
        </w:rPr>
        <w:t>s</w:t>
      </w:r>
      <w:r w:rsidRPr="00E457C1">
        <w:rPr>
          <w:noProof/>
          <w:lang w:val="en-US"/>
        </w:rPr>
        <w:t xml:space="preserve"> the IOD-associated moisture transport anomalies toward tropical eastern Africa </w:t>
      </w:r>
      <w:r w:rsidRPr="00EF1D11">
        <w:rPr>
          <w:noProof/>
        </w:rPr>
        <w:fldChar w:fldCharType="begin" w:fldLock="1"/>
      </w:r>
      <w:r w:rsidR="00E719C0">
        <w:rPr>
          <w:noProof/>
          <w:lang w:val="en-US"/>
        </w:rPr>
        <w:instrText>ADDIN CSL_CITATION { "citationItems" : [ { "id" : "ITEM-1", "itemData" : { "DOI" : "10.1175/JCLI-D-17-0804.1", "ISSN" : "0894-8755", "abstract" : "The role of the Indian Ocean dipole (IOD) in controlling interannual variability in the East African short rains, from October to December, is examined in state-of-the-art models and in detail in one particular climate model. In observations, a wet short-rainy season is associated with the positive phase of the IOD and anomalous easterly low-level flow across the equatorial Indian Ocean. A model\u2019s ability to capture the teleconnection to the positive IOD is closely related to its representation of the mean state. During the short-rains season, the observed low-level wind in the equatorial Indian Ocean is westerly. However, half of the models analyzed exhibit mean-state easterlies across the entire basin. Specifically, those models that exhibit mean-state low-level equatorial easterlies in the Indian Ocean, rather than the observed westerlies, are unable to capture the latitudinal structure of moisture advection into East Africa during a positive IOD. Furthermore, the associated anomalous easterly surface wind stress causes upwelling in the eastern Indian Ocean. This upwelling draws up cool subsurface waters, enhancing the zonal sea surface temperature gradient between west and east and strengthening the positive IOD pattern, further amplifying the easterly wind stress. This positive Bjerknes coupled feedback is stronger in easterly mean-state models, resulting in a wetter East African short-rain precipitation bias in those models.", "author" : [ { "dropping-particle" : "", "family" : "Hirons", "given" : "Linda", "non-dropping-particle" : "", "parse-names" : false, "suffix" : "" }, { "dropping-particle" : "", "family" : "Turner", "given" : "Andrew", "non-dropping-particle" : "", "parse-names" : false, "suffix" : "" } ], "container-title" : "Journal of Climate", "id" : "ITEM-1", "issue" : "16", "issued" : { "date-parts" : [ [ "2018", "8" ] ] }, "page" : "6611-6631", "title" : "The Impact of Indian Ocean Mean-State Biases in Climate Models on the Representation of the East African Short Rains", "translator" : [ { "dropping-particle" : "", "family" : "J6514", "given" : "", "non-dropping-particle" : "", "parse-names" : false, "suffix" : "" } ], "type" : "article-journal", "volume" : "31" }, "uris" : [ "http://www.mendeley.com/documents/?uuid=43ce5f06-2f33-4498-bf7c-f79b10f6601c" ] } ], "mendeley" : { "formattedCitation" : "(Hirons and Turner, 2018)", "plainTextFormattedCitation" : "(Hirons and Turner, 2018)", "previouslyFormattedCitation" : "(Hirons and Turner, 2018)" }, "properties" : { "noteIndex" : 0 }, "schema" : "https://github.com/citation-style-language/schema/raw/master/csl-citation.json" }</w:instrText>
      </w:r>
      <w:r w:rsidRPr="00EF1D11">
        <w:rPr>
          <w:noProof/>
        </w:rPr>
        <w:fldChar w:fldCharType="separate"/>
      </w:r>
      <w:r w:rsidR="00393F8C">
        <w:rPr>
          <w:noProof/>
          <w:lang w:val="en-US"/>
        </w:rPr>
        <w:t>(Hirons and Turner, 2018)</w:t>
      </w:r>
      <w:r w:rsidRPr="00EF1D11">
        <w:rPr>
          <w:noProof/>
        </w:rPr>
        <w:fldChar w:fldCharType="end"/>
      </w:r>
      <w:r w:rsidRPr="00E457C1">
        <w:rPr>
          <w:noProof/>
          <w:lang w:val="en-US"/>
        </w:rPr>
        <w:t xml:space="preserve"> where the IOD </w:t>
      </w:r>
      <w:r w:rsidR="002E67AB" w:rsidRPr="00E457C1">
        <w:rPr>
          <w:noProof/>
          <w:lang w:val="en-US"/>
        </w:rPr>
        <w:t>is associated with</w:t>
      </w:r>
      <w:r w:rsidRPr="00E457C1">
        <w:rPr>
          <w:noProof/>
          <w:lang w:val="en-US"/>
        </w:rPr>
        <w:t xml:space="preserve"> strong precipitation anomalies in boreal </w:t>
      </w:r>
      <w:r w:rsidR="0029670F" w:rsidRPr="00E457C1">
        <w:rPr>
          <w:noProof/>
          <w:lang w:val="en-US"/>
        </w:rPr>
        <w:t>autumn</w:t>
      </w:r>
      <w:r w:rsidRPr="00E457C1">
        <w:rPr>
          <w:noProof/>
          <w:lang w:val="en-US"/>
        </w:rPr>
        <w:t xml:space="preserve"> (Annex </w:t>
      </w:r>
      <w:r w:rsidR="00905F16" w:rsidRPr="00E457C1">
        <w:rPr>
          <w:noProof/>
          <w:lang w:val="en-US"/>
        </w:rPr>
        <w:t>I</w:t>
      </w:r>
      <w:r w:rsidRPr="00E457C1">
        <w:rPr>
          <w:noProof/>
          <w:lang w:val="en-US"/>
        </w:rPr>
        <w:t xml:space="preserve">V.2.4). CMIP5 and CMIP6 models capture the IOD teleconnection to </w:t>
      </w:r>
      <w:r w:rsidRPr="00EF1D11">
        <w:rPr>
          <w:noProof/>
          <w:lang w:val="en-US" w:eastAsia="ja-JP"/>
        </w:rPr>
        <w:t xml:space="preserve">Southern and Central Australian precipitation although </w:t>
      </w:r>
      <w:r w:rsidR="002E67AB">
        <w:rPr>
          <w:noProof/>
          <w:lang w:val="en-US" w:eastAsia="ja-JP"/>
        </w:rPr>
        <w:t xml:space="preserve">it is </w:t>
      </w:r>
      <w:r w:rsidRPr="00EF1D11">
        <w:rPr>
          <w:noProof/>
          <w:lang w:val="en-US" w:eastAsia="ja-JP"/>
        </w:rPr>
        <w:t>weaker on average than observ</w:t>
      </w:r>
      <w:r w:rsidR="00633895">
        <w:rPr>
          <w:noProof/>
          <w:lang w:val="en-US" w:eastAsia="ja-JP"/>
        </w:rPr>
        <w:t>ed</w:t>
      </w:r>
      <w:r w:rsidRPr="00EF1D11">
        <w:rPr>
          <w:noProof/>
          <w:lang w:val="en-US" w:eastAsia="ja-JP"/>
        </w:rPr>
        <w:t xml:space="preserve">, with no clear improvements from CMIP5 to CMIP6 </w:t>
      </w:r>
      <w:r w:rsidRPr="00EF1D11">
        <w:rPr>
          <w:noProof/>
          <w:lang w:val="en-US" w:eastAsia="ja-JP"/>
        </w:rPr>
        <w:fldChar w:fldCharType="begin" w:fldLock="1"/>
      </w:r>
      <w:r w:rsidR="00E719C0">
        <w:rPr>
          <w:noProof/>
          <w:lang w:val="en-US" w:eastAsia="ja-JP"/>
        </w:rPr>
        <w:instrText>ADDIN CSL_CITATION { "citationItems" : [ { "id" : "ITEM-1", "itemData" : { "DOI" : "10.1029/2019EF001469", "ISSN" : "2328-4277", "author" : [ { "dropping-particle" : "", "family" : "Grose", "given" : "M. R.", "non-dropping-particle" : "", "parse-names" : false, "suffix" : "" }, { "dropping-particle" : "", "family" : "Narsey", "given" : "S.", "non-dropping-particle" : "", "parse-names" : false, "suffix" : "" }, { "dropping-particle" : "", "family" : "Delage", "given" : "F. P.", "non-dropping-particle" : "", "parse-names" : false, "suffix" : "" }, { "dropping-particle" : "", "family" : "Dowdy", "given" : "A. J.", "non-dropping-particle" : "", "parse-names" : false, "suffix" : "" }, { "dropping-particle" : "", "family" : "Bador", "given" : "M.", "non-dropping-particle" : "", "parse-names" : false, "suffix" : "" }, { "dropping-particle" : "", "family" : "Boschat", "given" : "G.", "non-dropping-particle" : "", "parse-names" : false, "suffix" : "" }, { "dropping-particle" : "", "family" : "Chung", "given" : "C.", "non-dropping-particle" : "", "parse-names" : false, "suffix" : "" }, { "dropping-particle" : "", "family" : "Kajtar", "given" : "J. B.", "non-dropping-particle" : "", "parse-names" : false, "suffix" : "" }, { "dropping-particle" : "", "family" : "Rauniyar", "given" : "S.", "non-dropping-particle" : "", "parse-names" : false, "suffix" : "" }, { "dropping-particle" : "", "family" : "Freund", "given" : "M. B.", "non-dropping-particle" : "", "parse-names" : false, "suffix" : "" }, { "dropping-particle" : "", "family" : "Lyu", "given" : "K.", "non-dropping-particle" : "", "parse-names" : false, "suffix" : "" }, { "dropping-particle" : "", "family" : "Rashid", "given" : "H.", "non-dropping-particle" : "", "parse-names" : false, "suffix" : "" }, { "dropping-particle" : "", "family" : "Zhang", "given" : "X.", "non-dropping-particle" : "", "parse-names" : false, "suffix" : "" }, { "dropping-particle" : "", "family" : "Wales", "given" : "S.", "non-dropping-particle" : "", "parse-names" : false, "suffix" : "" }, { "dropping-particle" : "", "family" : "Trenham", "given" : "C.", "non-dropping-particle" : "", "parse-names" : false, "suffix" : "" }, { "dropping-particle" : "", "family" : "Holbrook", "given" : "N. J.", "non-dropping-particle" : "", "parse-names" : false, "suffix" : "" }, { "dropping-particle" : "", "family" : "Cowan", "given" : "T.", "non-dropping-particle" : "", "parse-names" : false, "suffix" : "" }, { "dropping-particle" : "", "family" : "Alexander", "given" : "L.", "non-dropping-particle" : "", "parse-names" : false, "suffix" : "" }, { "dropping-particle" : "", "family" : "Arblaster", "given" : "J. M.", "non-dropping-particle" : "", "parse-names" : false, "suffix" : "" }, { "dropping-particle" : "", "family" : "Power", "given" : "S.", "non-dropping-particle" : "", "parse-names" : false, "suffix" : "" } ], "container-title" : "Earth's Future", "id" : "ITEM-1", "issue" : "5", "issued" : { "date-parts" : [ [ "2020", "5", "4" ] ] }, "title" : "Insights From CMIP6 for Australia's Future Climate", "translator" : [ { "dropping-particle" : "", "family" : "J6027", "given" : "", "non-dropping-particle" : "", "parse-names" : false, "suffix" : "" } ], "type" : "article-journal", "volume" : "8" }, "uris" : [ "http://www.mendeley.com/documents/?uuid=0f4f6b09-d6ba-425e-a1d5-52c6b6d528b2" ] } ], "mendeley" : { "formattedCitation" : "(Grose et al., 2020)", "plainTextFormattedCitation" : "(Grose et al., 2020)", "previouslyFormattedCitation" : "(Grose et al., 2020)" }, "properties" : { "noteIndex" : 0 }, "schema" : "https://github.com/citation-style-language/schema/raw/master/csl-citation.json" }</w:instrText>
      </w:r>
      <w:r w:rsidRPr="00EF1D11">
        <w:rPr>
          <w:noProof/>
          <w:lang w:val="en-US" w:eastAsia="ja-JP"/>
        </w:rPr>
        <w:fldChar w:fldCharType="separate"/>
      </w:r>
      <w:r w:rsidR="00393F8C">
        <w:rPr>
          <w:noProof/>
          <w:lang w:val="en-US" w:eastAsia="ja-JP"/>
        </w:rPr>
        <w:t>(Grose et al., 2020)</w:t>
      </w:r>
      <w:r w:rsidRPr="00EF1D11">
        <w:rPr>
          <w:noProof/>
          <w:lang w:val="en-US" w:eastAsia="ja-JP"/>
        </w:rPr>
        <w:fldChar w:fldCharType="end"/>
      </w:r>
      <w:r w:rsidRPr="00EF1D11">
        <w:rPr>
          <w:noProof/>
          <w:lang w:val="en-US" w:eastAsia="ja-JP"/>
        </w:rPr>
        <w:t>.</w:t>
      </w:r>
      <w:r>
        <w:rPr>
          <w:noProof/>
          <w:lang w:val="en-US" w:eastAsia="ja-JP"/>
        </w:rPr>
        <w:t xml:space="preserve"> </w:t>
      </w:r>
      <w:r w:rsidRPr="00E457C1">
        <w:rPr>
          <w:lang w:val="en-US" w:eastAsia="ja-JP"/>
        </w:rPr>
        <w:t xml:space="preserve">Strong IOD events could also influence the </w:t>
      </w:r>
      <w:del w:id="3066" w:author="Sara M Tuson" w:date="2021-06-27T21:02:00Z">
        <w:r w:rsidR="003A5E9B" w:rsidRPr="00E457C1" w:rsidDel="00D66169">
          <w:rPr>
            <w:lang w:val="en-US" w:eastAsia="ja-JP"/>
          </w:rPr>
          <w:delText>NH</w:delText>
        </w:r>
      </w:del>
      <w:ins w:id="3067" w:author="Sara M Tuson" w:date="2021-06-27T21:02:00Z">
        <w:r w:rsidR="00D66169">
          <w:rPr>
            <w:lang w:val="en-US" w:eastAsia="ja-JP"/>
          </w:rPr>
          <w:t>Northern Hemisphere</w:t>
        </w:r>
      </w:ins>
      <w:r w:rsidRPr="00E457C1">
        <w:rPr>
          <w:lang w:val="en-US" w:eastAsia="ja-JP"/>
        </w:rPr>
        <w:t xml:space="preserve"> extratropical circulation in winter and in particular the NAM (Section 3.7.1), based on interference between forced</w:t>
      </w:r>
      <w:r w:rsidR="004230B2" w:rsidRPr="00E457C1">
        <w:rPr>
          <w:lang w:val="en-US" w:eastAsia="ja-JP"/>
        </w:rPr>
        <w:t xml:space="preserve"> </w:t>
      </w:r>
      <w:r w:rsidRPr="00E457C1">
        <w:rPr>
          <w:lang w:val="en-US" w:eastAsia="ja-JP"/>
        </w:rPr>
        <w:t>Rossby wave</w:t>
      </w:r>
      <w:r w:rsidR="004B3E83" w:rsidRPr="00E457C1">
        <w:rPr>
          <w:lang w:val="en-US" w:eastAsia="ja-JP"/>
        </w:rPr>
        <w:t>s</w:t>
      </w:r>
      <w:r w:rsidRPr="00E457C1">
        <w:rPr>
          <w:lang w:val="en-US" w:eastAsia="ja-JP"/>
        </w:rPr>
        <w:t xml:space="preserve"> emerging from the Indian Ocean and </w:t>
      </w:r>
      <w:r w:rsidR="00633895" w:rsidRPr="00E457C1">
        <w:rPr>
          <w:lang w:val="en-US" w:eastAsia="ja-JP"/>
        </w:rPr>
        <w:t>climatological</w:t>
      </w:r>
      <w:r w:rsidRPr="00E457C1">
        <w:rPr>
          <w:lang w:val="en-US" w:eastAsia="ja-JP"/>
        </w:rPr>
        <w:t xml:space="preserve"> stationary wave</w:t>
      </w:r>
      <w:r w:rsidR="002E67AB" w:rsidRPr="00E457C1">
        <w:rPr>
          <w:lang w:val="en-US" w:eastAsia="ja-JP"/>
        </w:rPr>
        <w:t>s</w:t>
      </w:r>
      <w:r w:rsidRPr="00E457C1">
        <w:rPr>
          <w:lang w:val="en-US" w:eastAsia="ja-JP"/>
        </w:rPr>
        <w:t xml:space="preserve"> </w:t>
      </w:r>
      <w:r>
        <w:rPr>
          <w:lang w:eastAsia="ja-JP"/>
        </w:rPr>
        <w:fldChar w:fldCharType="begin" w:fldLock="1"/>
      </w:r>
      <w:r w:rsidR="00E719C0">
        <w:rPr>
          <w:lang w:val="en-US" w:eastAsia="ja-JP"/>
        </w:rPr>
        <w:instrText>ADDIN CSL_CITATION { "citationItems" : [ { "id" : "ITEM-1", "itemData" : { "DOI" : "10.1175/JCLI-D-14-00839.1", "ISSN" : "08948755", "abstract" : "The northern annular mode (NAM) influences wintertime climate variability in the Northern Hemisphere, and understanding the processes controlling its sign and amplitude is of critical importance. Mounting evidence supports a robust teleconnection between the El Ni\u00f1o-Southern Oscillation (ENSO) and the NAM, while internal variability generated in the tropical Indian Ocean (TIO) may be associated with a NAM response of the opposite sign. This study uses a coupled ocean-atmosphere model to separate the influence on the NAM from teleconnections driven by ENSO and the TIO. In composites constructed using a long preindustrial control integration, increased December-February precipitation in the central/eastern Pacific drives a negative late-winter NAM response. When isolated from ENSO variability, increased precipitation over the western-central TIO drives a strong and persistent positive NAM response throughout the winter. Opposite linear interference of the anomalous wave teleconnections explains most of the opposite-signed planetary wavedriving of the NAM responses. The case with combined ENSO and TIO variability yields cancellation of the wave interference and a weak NAM response. This mechanism is confirmed using experiments where the tropical ocean is nudged separately over the Pacific and TIO to the large-amplitude 1997/98-1998/99 ENSO cycle. The phases of the Rossby wave and NAM responses in these two cases are of opposite sign, providing strong evidence that internal variability over the TIO can induce teleconnections independent of-and with opposite sign to-those associated with ENSO.", "author" : [ { "dropping-particle" : "", "family" : "Fletcher", "given" : "Christopher G.", "non-dropping-particle" : "", "parse-names" : false, "suffix" : "" }, { "dropping-particle" : "", "family" : "Cassou", "given" : "Christophe", "non-dropping-particle" : "", "parse-names" : false, "suffix" : "" } ], "container-title" : "Journal of Climate", "id" : "ITEM-1", "issue" : "20", "issued" : { "date-parts" : [ [ "2015", "10" ] ] }, "page" : "7985-8002", "title" : "The dynamical influence of separate teleconnections from the Pacific and Indian oceans on the northern annular mode", "translator" : [ { "dropping-particle" : "", "family" : "J6288", "given" : "", "non-dropping-particle" : "", "parse-names" : false, "suffix" : "" } ], "type" : "article-journal", "volume" : "28" }, "uris" : [ "http://www.mendeley.com/documents/?uuid=3f5cf916-88f4-4f7d-b9e2-37e53880db6b" ] } ], "mendeley" : { "formattedCitation" : "(Fletcher and Cassou, 2015)", "plainTextFormattedCitation" : "(Fletcher and Cassou, 2015)", "previouslyFormattedCitation" : "(Fletcher and Cassou, 2015)" }, "properties" : { "noteIndex" : 0 }, "schema" : "https://github.com/citation-style-language/schema/raw/master/csl-citation.json" }</w:instrText>
      </w:r>
      <w:r>
        <w:rPr>
          <w:lang w:eastAsia="ja-JP"/>
        </w:rPr>
        <w:fldChar w:fldCharType="separate"/>
      </w:r>
      <w:r w:rsidR="00393F8C">
        <w:rPr>
          <w:noProof/>
          <w:lang w:val="en-US" w:eastAsia="ja-JP"/>
        </w:rPr>
        <w:t>(Fletcher and Cassou, 2015)</w:t>
      </w:r>
      <w:r>
        <w:rPr>
          <w:lang w:eastAsia="ja-JP"/>
        </w:rPr>
        <w:fldChar w:fldCharType="end"/>
      </w:r>
      <w:r w:rsidRPr="00E457C1">
        <w:rPr>
          <w:lang w:val="en-US" w:eastAsia="ja-JP"/>
        </w:rPr>
        <w:t>. The record positive phase of the NAO/NAM in winter 2019</w:t>
      </w:r>
      <w:del w:id="3068" w:author="Sara M Tuson" w:date="2021-06-24T11:15:00Z">
        <w:r w:rsidRPr="00E457C1" w:rsidDel="00D269C7">
          <w:rPr>
            <w:lang w:val="en-US" w:eastAsia="ja-JP"/>
          </w:rPr>
          <w:delText>-</w:delText>
        </w:r>
      </w:del>
      <w:ins w:id="3069" w:author="Sara M Tuson" w:date="2021-06-24T11:15:00Z">
        <w:r w:rsidR="00D269C7">
          <w:rPr>
            <w:lang w:val="en-US" w:eastAsia="ja-JP"/>
          </w:rPr>
          <w:t>–</w:t>
        </w:r>
      </w:ins>
      <w:r w:rsidRPr="00E457C1">
        <w:rPr>
          <w:lang w:val="en-US" w:eastAsia="ja-JP"/>
        </w:rPr>
        <w:t xml:space="preserve">2020 assessed over the instrumental era has been accordingly linked to the record IOD event of </w:t>
      </w:r>
      <w:r w:rsidR="0019249A" w:rsidRPr="00E457C1">
        <w:rPr>
          <w:lang w:val="en-US" w:eastAsia="ja-JP"/>
        </w:rPr>
        <w:t>autumn</w:t>
      </w:r>
      <w:r w:rsidRPr="00E457C1">
        <w:rPr>
          <w:lang w:val="en-US" w:eastAsia="ja-JP"/>
        </w:rPr>
        <w:t xml:space="preserve"> 2019 </w:t>
      </w:r>
      <w:r>
        <w:rPr>
          <w:lang w:eastAsia="ja-JP"/>
        </w:rPr>
        <w:fldChar w:fldCharType="begin" w:fldLock="1"/>
      </w:r>
      <w:r w:rsidR="008F46A5" w:rsidRPr="00E457C1">
        <w:rPr>
          <w:lang w:val="en-US" w:eastAsia="ja-JP"/>
        </w:rPr>
        <w:instrText>ADDIN CSL_CITATION { "citationItems" : [ { "id" : "ITEM-1", "itemData" : { "DOI" : "10.1002/asl.1005", "ISSN" : "1530-261X", "author" : [ { "dropping-particle" : "", "family" : "Hardiman", "given" : "Steven C.", "non-dropping-particle" : "", "parse-names" : false, "suffix" : "" }, { "dropping-particle" : "", "family" : "Dunstone", "given" : "Nick J.", "non-dropping-particle" : "", "parse-names" : false, "suffix" : "" }, { "dropping-particle" : "", "family" : "Scaife", "given" : "Adam A.", "non-dropping-particle" : "", "parse-names" : false, "suffix" : "" }, { "dropping-particle" : "", "family" : "Smith", "given" : "Doug M.", "non-dropping-particle" : "", "parse-names" : false, "suffix" : "" }, { "dropping-particle" : "", "family" : "Knight", "given" : "Jeff R.", "non-dropping-particle" : "", "parse-names" : false, "suffix" : "" }, { "dropping-particle" : "", "family" : "Davies", "given" : "Paul", "non-dropping-particle" : "", "parse-names" : false, "suffix" : "" }, { "dropping-particle" : "", "family" : "Claus", "given" : "Martin", "non-dropping-particle" : "", "parse-names" : false, "suffix" : "" }, { "dropping-particle" : "", "family" : "Greatbatch", "given" : "Richard J.", "non-dropping-particle" : "", "parse-names" : false, "suffix" : "" } ], "container-title" : "Atmospheric Science Letters", "id" : "ITEM-1", "issue" : "12", "issued" : { "date-parts" : [ [ "2020", "12", "30" ] ] }, "title" : "Predictability of European winter 2019/20: Indian Ocean dipole impacts on the NAO", "translator" : [ { "dropping-particle" : "", "family" : "J3534", "given" : "", "non-dropping-particle" : "", "parse-names" : false, "suffix" : "" } ], "type" : "article-journal", "volume" : "21" }, "uris" : [ "http://www.mendeley.com/documents/?uuid=9f7988d4-8664-47d5-bdb9-83bf8fb9ce1f", "http://www.mendeley.com/documents/?uuid=35e81709-3325-4221-9f90-7669236efb8c" ] } ], "mendeley" : { "formattedCitation" : "(Hardiman et al., 2020)", "plainTextFormattedCitation" : "(Hardiman et al., 2020)", "previouslyFormattedCitation" : "(Hardiman et al., 2020)" }, "properties" : { "noteIndex" : 0 }, "schema" : "https://github.com/citation-style-language/schema/raw/master/csl-citation.json" }</w:instrText>
      </w:r>
      <w:r>
        <w:rPr>
          <w:lang w:eastAsia="ja-JP"/>
        </w:rPr>
        <w:fldChar w:fldCharType="separate"/>
      </w:r>
      <w:r w:rsidR="00393F8C">
        <w:rPr>
          <w:noProof/>
          <w:lang w:val="en-US" w:eastAsia="ja-JP"/>
        </w:rPr>
        <w:t>(Hardiman et al., 2020)</w:t>
      </w:r>
      <w:r>
        <w:rPr>
          <w:lang w:eastAsia="ja-JP"/>
        </w:rPr>
        <w:fldChar w:fldCharType="end"/>
      </w:r>
      <w:r w:rsidRPr="00E457C1">
        <w:rPr>
          <w:lang w:val="en-US" w:eastAsia="ja-JP"/>
        </w:rPr>
        <w:t xml:space="preserve">, which has been </w:t>
      </w:r>
      <w:r w:rsidR="00847139" w:rsidRPr="00E457C1">
        <w:rPr>
          <w:lang w:val="en-US" w:eastAsia="ja-JP"/>
        </w:rPr>
        <w:t>associated with</w:t>
      </w:r>
      <w:r w:rsidRPr="00E457C1">
        <w:rPr>
          <w:lang w:val="en-US" w:eastAsia="ja-JP"/>
        </w:rPr>
        <w:t xml:space="preserve"> the devastating record</w:t>
      </w:r>
      <w:r w:rsidR="00847139" w:rsidRPr="00E457C1">
        <w:rPr>
          <w:lang w:val="en-US" w:eastAsia="ja-JP"/>
        </w:rPr>
        <w:t xml:space="preserve"> </w:t>
      </w:r>
      <w:r w:rsidRPr="00E457C1">
        <w:rPr>
          <w:lang w:val="en-US" w:eastAsia="ja-JP"/>
        </w:rPr>
        <w:t xml:space="preserve">fire season in Australia </w:t>
      </w:r>
      <w:r>
        <w:rPr>
          <w:lang w:eastAsia="ja-JP"/>
        </w:rPr>
        <w:fldChar w:fldCharType="begin" w:fldLock="1"/>
      </w:r>
      <w:r w:rsidR="00E719C0">
        <w:rPr>
          <w:lang w:val="en-US" w:eastAsia="ja-JP"/>
        </w:rPr>
        <w:instrText>ADDIN CSL_CITATION { "citationItems" : [ { "id" : "ITEM-1", "itemData" : { "DOI" : "10.1186/s40562-020-00168-2", "ISSN" : "2196-4092", "abstract" : "The 2019/20 Australian black summer bushfires were particularly severe in many respects, including its early commencement, large spatial coverage, and large number of burning days, preceded by record dry and hot anomalies. Determining whether greenhouse warming has played a role is an important issue. Here, we examine known modes of tropical climate variability that contribute to droughts in Australia to provide a gauge. We find that a two-year consecutive concurrence of the 2018 and 2019 positive Indian Ocean Dipole and the 2018 and 2019 Central Pacific El Ni\u00f1o, with the former affecting Southeast Australia, and the latter influencing eastern and northeastern Australia, may explain many characteristics of the fires. Such consecutive events occurred only once in the observations since 1911. Using two generations of state-of-the-art climate models under historical and a business-as-usual emission scenario, we show that the frequency of such consecutive concurrences increases slightly, but rainfall anomalies during such events are stronger in the future climate, and there are drying trends across Australia. The impact of the stronger rainfall anomalies during such events under drying trends is likely to be exacerbated by greenhouse warming-induced rise in temperatures, making such events in the future even more extreme.", "author" : [ { "dropping-particle" : "", "family" : "Wang", "given" : "Guojian", "non-dropping-particle" : "", "parse-names" : false, "suffix" : "" }, { "dropping-particle" : "", "family" : "Cai", "given" : "Wenju", "non-dropping-particle" : "", "parse-names" : false, "suffix" : "" } ], "container-title" : "Geoscience Letters", "id" : "ITEM-1", "issue" : "1", "issued" : { "date-parts" : [ [ "2020", "12", "10" ] ] }, "page" : "19", "title" : "Two-year consecutive concurrences of positive Indian Ocean Dipole and Central Pacific El Ni\u00f1o preconditioned the 2019/2020 Australian \u201cblack summer\u201d bushfires", "translator" : [ { "dropping-particle" : "", "family" : "J6940", "given" : "", "non-dropping-particle" : "", "parse-names" : false, "suffix" : "" } ], "type" : "article-journal", "volume" : "7" }, "uris" : [ "http://www.mendeley.com/documents/?uuid=73bde2c6-9291-4454-9a02-43d6029d6a1c" ] } ], "mendeley" : { "formattedCitation" : "(Wang and Cai, 2020)", "plainTextFormattedCitation" : "(Wang and Cai, 2020)", "previouslyFormattedCitation" : "(Wang and Cai, 2020)" }, "properties" : { "noteIndex" : 0 }, "schema" : "https://github.com/citation-style-language/schema/raw/master/csl-citation.json" }</w:instrText>
      </w:r>
      <w:r>
        <w:rPr>
          <w:lang w:eastAsia="ja-JP"/>
        </w:rPr>
        <w:fldChar w:fldCharType="separate"/>
      </w:r>
      <w:r w:rsidR="00393F8C">
        <w:rPr>
          <w:noProof/>
          <w:lang w:val="en-US" w:eastAsia="ja-JP"/>
        </w:rPr>
        <w:t>(Wang and Cai, 2020)</w:t>
      </w:r>
      <w:r>
        <w:rPr>
          <w:lang w:eastAsia="ja-JP"/>
        </w:rPr>
        <w:fldChar w:fldCharType="end"/>
      </w:r>
      <w:r w:rsidRPr="00E457C1">
        <w:rPr>
          <w:lang w:val="en-US" w:eastAsia="ja-JP"/>
        </w:rPr>
        <w:t xml:space="preserve">. </w:t>
      </w:r>
    </w:p>
    <w:p w14:paraId="7AE06D27" w14:textId="77777777" w:rsidR="009F594A" w:rsidRPr="00E457C1" w:rsidRDefault="009F594A" w:rsidP="009F594A">
      <w:pPr>
        <w:pStyle w:val="AR6BodyText"/>
        <w:rPr>
          <w:noProof/>
          <w:lang w:val="en-US"/>
        </w:rPr>
      </w:pPr>
    </w:p>
    <w:p w14:paraId="0EC86815" w14:textId="3E88B951" w:rsidR="009F594A" w:rsidRPr="00E457C1" w:rsidRDefault="009F594A" w:rsidP="009F594A">
      <w:pPr>
        <w:pStyle w:val="AR6BodyText"/>
        <w:rPr>
          <w:noProof/>
          <w:lang w:val="en-US"/>
        </w:rPr>
      </w:pPr>
      <w:r w:rsidRPr="00E457C1">
        <w:rPr>
          <w:noProof/>
          <w:lang w:val="en-US"/>
        </w:rPr>
        <w:t>The observed Indian Ocean basin-average SST increase on multi</w:t>
      </w:r>
      <w:ins w:id="3070" w:author="Sara M Tuson" w:date="2021-06-27T21:51:00Z">
        <w:r w:rsidR="00492531">
          <w:rPr>
            <w:noProof/>
            <w:lang w:val="en-US"/>
          </w:rPr>
          <w:t>-</w:t>
        </w:r>
      </w:ins>
      <w:r w:rsidRPr="00E457C1">
        <w:rPr>
          <w:noProof/>
          <w:lang w:val="en-US"/>
        </w:rPr>
        <w:t xml:space="preserve">decadal and centennial time scales is well represented by CMIP5 historical simulations, and </w:t>
      </w:r>
      <w:r w:rsidR="00847139" w:rsidRPr="00E457C1">
        <w:rPr>
          <w:noProof/>
          <w:lang w:val="en-US"/>
        </w:rPr>
        <w:t xml:space="preserve">has been </w:t>
      </w:r>
      <w:r w:rsidRPr="00E457C1">
        <w:rPr>
          <w:noProof/>
          <w:lang w:val="en-US"/>
        </w:rPr>
        <w:t xml:space="preserve">attributed to </w:t>
      </w:r>
      <w:r w:rsidR="004B3E83" w:rsidRPr="00E457C1">
        <w:rPr>
          <w:noProof/>
          <w:lang w:val="en-US"/>
        </w:rPr>
        <w:t>the</w:t>
      </w:r>
      <w:r w:rsidRPr="00E457C1">
        <w:rPr>
          <w:noProof/>
          <w:lang w:val="en-US"/>
        </w:rPr>
        <w:t xml:space="preserve"> effects </w:t>
      </w:r>
      <w:r w:rsidR="00847139" w:rsidRPr="00E457C1">
        <w:rPr>
          <w:noProof/>
          <w:lang w:val="en-US"/>
        </w:rPr>
        <w:t>of</w:t>
      </w:r>
      <w:r w:rsidRPr="00E457C1">
        <w:rPr>
          <w:noProof/>
          <w:lang w:val="en-US"/>
        </w:rPr>
        <w:t xml:space="preserve"> </w:t>
      </w:r>
      <w:r w:rsidR="007774C9" w:rsidRPr="00E457C1">
        <w:rPr>
          <w:noProof/>
          <w:lang w:val="en-US"/>
        </w:rPr>
        <w:t xml:space="preserve">greenhouse gases </w:t>
      </w:r>
      <w:r w:rsidR="004B3E83" w:rsidRPr="00E457C1">
        <w:rPr>
          <w:noProof/>
          <w:lang w:val="en-US"/>
        </w:rPr>
        <w:t>offset in part by the effects of</w:t>
      </w:r>
      <w:r w:rsidRPr="00E457C1">
        <w:rPr>
          <w:noProof/>
          <w:lang w:val="en-US"/>
        </w:rPr>
        <w:t xml:space="preserve"> anthropogenic aerosols mainly through aerosol-cloud interactions </w:t>
      </w:r>
      <w:r>
        <w:rPr>
          <w:noProof/>
        </w:rPr>
        <w:fldChar w:fldCharType="begin" w:fldLock="1"/>
      </w:r>
      <w:ins w:id="3071" w:author="Robin Matthews" w:date="2021-06-16T11:50:00Z">
        <w:r w:rsidR="00455814">
          <w:rPr>
            <w:noProof/>
            <w:lang w:val="en-US"/>
          </w:rPr>
          <w:instrText>ADDIN CSL_CITATION { "citationItems" : [ { "id" : "ITEM-1", "itemData" : { "DOI" : "10.1007/s00382-013-1722-z", "ISBN" : "1432-0894", "ISSN" : "09307575", "abstract" : "The mechanism responsible for Indian Ocean Sea surface temperature (SST) basin-wide warming trend during 1958\u20132004 is studied based on both observational data analysis and numerical experiments with a climate system model FGOALS-gl. To quantitatively estimate the relative contributions of external forcing (anthropogenic and natural forcing) and internal variability, three sets of numerical experiments are conducted, viz. an all forcing run forced by both anthropogenic forcing (greenhouse gases and sulfate aerosols) and natural forcing (solar constant and volcanic aerosols), a natural forcing run driven by only natural forcing, and a pre-industrial control run. The model results are compared to the observations. The results show that the observed warming trend during 1958\u20132004 (0.5\u00a0K (47-year)\u22121) is largely attributed to the external forcing (more than 90\u00a0% of the total trend), while the residual is attributed to the internal variability. Model results indicate that the anthropogenic forcing accounts for approximately 98.8\u00a0% contribution of the external forcing trend. Heat budget analysis shows that the surface latent heat flux due to atmosphere and surface longwave radiation, which are mainly associated with anthropogenic forcing, are in favor of the basin-wide warming trend. The basin-wide warming is not spatially uniform, but with an equatorial IOD-like pattern in climate model. The atmospheric processes, oceanic processes and climatological latent heat flux together form an equatorial IOD-like warming pattern, and the oceanic process is the most important in forming the zonal dipole pattern. Both the anthropogenic forcing and natural forcing result in easterly wind anomalies over the equator, which reduce the wind speed, thereby lead to less evaporation and warmer SST in the equatorial western basin. Based on Bjerknes feedback, the easterly wind anomalies uplift the thermocline, which is unfavorable to SST warming in the eastern basin, and contribute to SST warming via deeper thermocline in the western basin. The easterly anomalies also drive westward anomalous equatorial currents, against the eastward climatology currents, which is in favor of the SST warming in the western basin via anomalous warm advection. Therefore, both the atmospheric and oceanic processes are in favor of the IOD-like warming pattern formation over the equator.", "author" : [ { "dropping-particle" : "", "family" : "Dong", "given" : "Lu", "non-dropping-particle" : "", "parse-names" : false, "suffix" : "" }, { "dropping-particle" : "", "family" : "Zhou", "given" : "Tianjun", "non-dropping-particle" : "", "parse-names" : false, "suffix" : "" }, { "dropping-particle" : "", "family" : "Wu", "given" : "Bo", "non-dropping-particle" : "", "parse-names" : false, "suffix" : "" } ], "container-title" : "Climate Dynamics", "id" : "ITEM-1", "issue" : "1-2", "issued" : { "date-parts" : [ [ "2014" ] ] }, "note" : "Attribution of IO warming with FGOALS-gl\n- FGOALS-gl 20C3M, 20c natural forcing run, piControl run\n- HadISST, Kaplan v2, HadCRUT3\n- 1958-2004\n\n- Spatial pattern and time evolution of the IO SST increase are reaonably reproduced by 20C3M\n- More than 90% of the warming is attributable to external forcing (98.8% by anthropogenic)\n- Basin-wide warming is primarily through atmospheric forcing rather than ocean dynamics\n- The forced warming is &amp;quot;IOD-like&amp;quot; with the max and min in the western and eastern TIO, to which oceanic processes (easterly anomalies uplift and deepen thermocline in the east and west, respectively) are important but atmos processes (easterly anomalies counteract mean westerlies and suppress evap in the WIO) also contribute", "page" : "203-217", "title" : "Indian Ocean warming during 1958-2004 simulated by a climate system model and its mechanism", "translator" : [ { "dropping-particle" : "", "family" : "J3830", "given" : "", "non-dropping-particle" : "", "parse-names" : false, "suffix" : "" } ], "type" : "article-journal", "volume" : "42" }, "uris" : [ "http://www.mendeley.com/documents/?uuid=7740b351-7217-475e-bb26-29616e53d3db" ] }, { "id" : "ITEM-2", "itemData" : { "DOI" : "10.1175/JCLI-D-13-00396.1", "abstract" : " AbstractThe Indian Ocean exhibits a robust basinwide sea surface temperature (SST) warming during the twentieth century that has affected the hydrological cycle, atmospheric circulation, and global climate change. The competing roles of greenhouse gases (GHGs) and anthropogenic aerosols (AAs) with regard to the Indian Ocean warming are investigated by using 17 models from phase 5 of the Coupled Model Intercomparison Project (CMIP5). The increasing GHGs are considered to be one reason for the warming. Here model evidence is provided that the emission of AAs has slowed down the warming rate. With AAs, the warming trend has been slowed down by 0.34 K century\u22121. However, the cooling effect is weakened when only the direct aerosol effect is considered. GHGs and AAs have competed with each other in forming the basinwide warming pattern as well as the equatorial east\u2013west dipole warming pattern. Both the basinwide warming effect of GHGs and the cooling effect of AAs, mainly through indirect aerosol effect, are established through atmospheric processes via radiative and turbulent fluxes. The positive contributions of surface latent heat flux from atmosphere and surface longwave radiation due to GHGs forcing dominate the basinwide warming, while the reductions of surface shortwave radiation, surface longwave radiation, and latent heat flux from atmosphere associated with AAs induce the basinwide cooling. The positive Indian Ocean dipole warming pattern is seen in association with the surface easterly wind anomaly during 1870\u20132005 along the equator, which is produced by the increase of GHGs but weakened by AAs via direct aerosol effects. ", "author" : [ { "dropping-particle" : "", "family" : "Dong", "given" : "Lu", "non-dropping-particle" : "", "parse-names" : false, "suffix" : "" }, { "dropping-particle" : "", "family" : "Zhou", "given" : "Tianjun", "non-dropping-particle" : "", "parse-names" : false, "suffix" : "" } ], "container-title" : "Journal of Climate", "id" : "ITEM-2", "issue" : "9", "issued" : { "date-parts" : [ [ "2014" ] ] }, "note" : "Indian ocean warming and its pattern in 1879-2005 in CMIP5\n- CMIP5 historical, historicalGHG, historicalNat, historicalAA\n- HadISST\n\n- Observed 0.40 K/century warming is well captured by historical experiments (0.41 \u00b1 0.16 K/century)\n- The warming is a residual of competing effects of GHG and AA forcings\n- Observations show basin-wide warming with its maximum in the equatorial western IO (i.e. positive IOD-like; confirmed from ERSSTv3)\n- GHG forcing induces equatorial easterly anomalies (Walker circulation slowdown)\n- Response to AA forcing depends on inclusion of indirect effect, but at least direct effect induces westerly anomalies\n- Ocean dynamical processes are important for the IOD-like warming pattern", "page" : "3348-3362", "title" : "The Indian Ocean Sea Surface Temperature Warming Simulated by CMIP5 Models during the Twentieth Century: Competing Forcing Roles of GHGs and Anthropogenic Aerosols", "translator" : [ { "dropping-particle" : "", "family" : "J3825", "given" : "", "non-dropping-particle" : "", "parse-names" : false, "suffix" : "" } ], "type" : "article-journal", "volume" : "27" }, "uris" : [ "http://www.mendeley.com/documents/?uuid=5bfdb364-5c7c-45dc-a953-bc2f5a73a063" ] } ], "mendeley" : { "formattedCitation" : "(Dong et al., 2014b; Dong and Zhou, 2014)", "manualFormatting" : "(Dong and Zhou, 2014; Dong et al., 2014b)", "plainTextFormattedCitation" : "(Dong et al., 2014b; Dong and Zhou, 2014)", "previouslyFormattedCitation" : "(Dong et al., 2014b; Dong and Zhou, 2014)" }, "properties" : { "noteIndex" : 0 }, "schema" : "https://github.com/citation-style-language/schema/raw/master/csl-citation.json" }</w:instrText>
        </w:r>
      </w:ins>
      <w:del w:id="3072" w:author="Robin Matthews" w:date="2021-06-16T11:50:00Z">
        <w:r w:rsidR="004505C7" w:rsidDel="00455814">
          <w:rPr>
            <w:noProof/>
            <w:lang w:val="en-US"/>
          </w:rPr>
          <w:delInstrText>ADDIN CSL_CITATION { "citationItems" : [ { "id" : "ITEM-1", "itemData" : { "DOI" : "10.1007/s00382-013-1722-z", "ISBN" : "1432-0894", "ISSN" : "09307575", "abstract" : "The mechanism responsible for Indian Ocean Sea surface temperature (SST) basin-wide warming trend during 1958\u20132004 is studied based on both observational data analysis and numerical experiments with a climate system model FGOALS-gl. To quantitatively estimate the relative contributions of external forcing (anthropogenic and natural forcing) and internal variability, three sets of numerical experiments are conducted, viz. an all forcing run forced by both anthropogenic forcing (greenhouse gases and sulfate aerosols) and natural forcing (solar constant and volcanic aerosols), a natural forcing run driven by only natural forcing, and a pre-industrial control run. The model results are compared to the observations. The results show that the observed warming trend during 1958\u20132004 (0.5\u00a0K (47-year)\u22121) is largely attributed to the external forcing (more than 90\u00a0% of the total trend), while the residual is attributed to the internal variability. Model results indicate that the anthropogenic forcing accounts for approximately 98.8\u00a0% contribution of the external forcing trend. Heat budget analysis shows that the surface latent heat flux due to atmosphere and surface longwave radiation, which are mainly associated with anthropogenic forcing, are in favor of the basin-wide warming trend. The basin-wide warming is not spatially uniform, but with an equatorial IOD-like pattern in climate model. The atmospheric processes, oceanic processes and climatological latent heat flux together form an equatorial IOD-like warming pattern, and the oceanic process is the most important in forming the zonal dipole pattern. Both the anthropogenic forcing and natural forcing result in easterly wind anomalies over the equator, which reduce the wind speed, thereby lead to less evaporation and warmer SST in the equatorial western basin. Based on Bjerknes feedback, the easterly wind anomalies uplift the thermocline, which is unfavorable to SST warming in the eastern basin, and contribute to SST warming via deeper thermocline in the western basin. The easterly anomalies also drive westward anomalous equatorial currents, against the eastward climatology currents, which is in favor of the SST warming in the western basin via anomalous warm advection. Therefore, both the atmospheric and oceanic processes are in favor of the IOD-like warming pattern formation over the equator.", "author" : [ { "dropping-particle" : "", "family" : "Dong", "given" : "Lu", "non-dropping-particle" : "", "parse-names" : false, "suffix" : "" }, { "dropping-particle" : "", "family" : "Zhou", "given" : "Tianjun", "non-dropping-particle" : "", "parse-names" : false, "suffix" : "" }, { "dropping-particle" : "", "family" : "Wu", "given" : "Bo", "non-dropping-particle" : "", "parse-names" : false, "suffix" : "" } ], "container-title" : "Climate Dynamics", "id" : "ITEM-1", "issue" : "1-2", "issued" : { "date-parts" : [ [ "2014" ] ] }, "note" : "Attribution of IO warming with FGOALS-gl\n- FGOALS-gl 20C3M, 20c natural forcing run, piControl run\n- HadISST, Kaplan v2, HadCRUT3\n- 1958-2004\n\n- Spatial pattern and time evolution of the IO SST increase are reaonably reproduced by 20C3M\n- More than 90% of the warming is attributable to external forcing (98.8% by anthropogenic)\n- Basin-wide warming is primarily through atmospheric forcing rather than ocean dynamics\n- The forced warming is &amp;quot;IOD-like&amp;quot; with the max and min in the western and eastern TIO, to which oceanic processes (easterly anomalies uplift and deepen thermocline in the east and west, respectively) are important but atmos processes (easterly anomalies counteract mean westerlies and suppress evap in the WIO) also contribute", "page" : "203-217", "title" : "Indian Ocean warming during 1958-2004 simulated by a climate system model and its mechanism", "translator" : [ { "dropping-particle" : "", "family" : "J3830", "given" : "", "non-dropping-particle" : "", "parse-names" : false, "suffix" : "" } ], "type" : "article-journal", "volume" : "42" }, "uris" : [ "http://www.mendeley.com/documents/?uuid=7740b351-7217-475e-bb26-29616e53d3db" ] }, { "id" : "ITEM-2", "itemData" : { "DOI" : "10.1175/JCLI-D-13-00396.1", "abstract" : " AbstractThe Indian Ocean exhibits a robust basinwide sea surface temperature (SST) warming during the twentieth century that has affected the hydrological cycle, atmospheric circulation, and global climate change. The competing roles of greenhouse gases (GHGs) and anthropogenic aerosols (AAs) with regard to the Indian Ocean warming are investigated by using 17 models from phase 5 of the Coupled Model Intercomparison Project (CMIP5). The increasing GHGs are considered to be one reason for the warming. Here model evidence is provided that the emission of AAs has slowed down the warming rate. With AAs, the warming trend has been slowed down by 0.34 K century\u22121. However, the cooling effect is weakened when only the direct aerosol effect is considered. GHGs and AAs have competed with each other in forming the basinwide warming pattern as well as the equatorial east\u2013west dipole warming pattern. Both the basinwide warming effect of GHGs and the cooling effect of AAs, mainly through indirect aerosol effect, are established through atmospheric processes via radiative and turbulent fluxes. The positive contributions of surface latent heat flux from atmosphere and surface longwave radiation due to GHGs forcing dominate the basinwide warming, while the reductions of surface shortwave radiation, surface longwave radiation, and latent heat flux from atmosphere associated with AAs induce the basinwide cooling. The positive Indian Ocean dipole warming pattern is seen in association with the surface easterly wind anomaly during 1870\u20132005 along the equator, which is produced by the increase of GHGs but weakened by AAs via direct aerosol effects. ", "author" : [ { "dropping-particle" : "", "family" : "Dong", "given" : "Lu", "non-dropping-particle" : "", "parse-names" : false, "suffix" : "" }, { "dropping-particle" : "", "family" : "Zhou", "given" : "Tianjun", "non-dropping-particle" : "", "parse-names" : false, "suffix" : "" } ], "container-title" : "Journal of Climate", "id" : "ITEM-2", "issue" : "9", "issued" : { "date-parts" : [ [ "2014" ] ] }, "note" : "Indian ocean warming and its pattern in 1879-2005 in CMIP5\n- CMIP5 historical, historicalGHG, historicalNat, historicalAA\n- HadISST\n\n- Observed 0.40 K/century warming is well captured by historical experiments (0.41 \u00b1 0.16 K/century)\n- The warming is a residual of competing effects of GHG and AA forcings\n- Observations show basin-wide warming with its maximum in the equatorial western IO (i.e. positive IOD-like; confirmed from ERSSTv3)\n- GHG forcing induces equatorial easterly anomalies (Walker circulation slowdown)\n- Response to AA forcing depends on inclusion of indirect effect, but at least direct effect induces westerly anomalies\n- Ocean dynamical processes are important for the IOD-like warming pattern", "page" : "3348-3362", "title" : "The Indian Ocean Sea Surface Temperature Warming Simulated by CMIP5 Models during the Twentieth Century: Competing Forcing Roles of GHGs and Anthropogenic Aerosols", "translator" : [ { "dropping-particle" : "", "family" : "J3825", "given" : "", "non-dropping-particle" : "", "parse-names" : false, "suffix" : "" } ], "type" : "article-journal", "volume" : "27" }, "uris" : [ "http://www.mendeley.com/documents/?uuid=5bfdb364-5c7c-45dc-a953-bc2f5a73a063" ] } ], "mendeley" : { "formattedCitation" : "(Dong et al., 2014b; Dong and Zhou, 2014)", "plainTextFormattedCitation" : "(Dong et al., 2014b; Dong and Zhou, 2014)", "previouslyFormattedCitation" : "(Dong et al., 2014b; Dong and Zhou, 2014)" }, "properties" : { "noteIndex" : 0 }, "schema" : "https://github.com/citation-style-language/schema/raw/master/csl-citation.json" }</w:delInstrText>
        </w:r>
      </w:del>
      <w:r>
        <w:rPr>
          <w:noProof/>
        </w:rPr>
        <w:fldChar w:fldCharType="separate"/>
      </w:r>
      <w:r w:rsidR="00393F8C">
        <w:rPr>
          <w:noProof/>
          <w:lang w:val="en-US"/>
        </w:rPr>
        <w:t>(</w:t>
      </w:r>
      <w:ins w:id="3073" w:author="Robin Matthews" w:date="2021-06-16T11:50:00Z">
        <w:r w:rsidR="00455814" w:rsidRPr="00BB05B7">
          <w:rPr>
            <w:noProof/>
            <w:lang w:val="en-US"/>
            <w:rPrChange w:id="3074" w:author="Clotilde Pean" w:date="2021-09-13T13:16:00Z">
              <w:rPr>
                <w:noProof/>
              </w:rPr>
            </w:rPrChange>
          </w:rPr>
          <w:t>Dong and Zhou, 2014; Dong et al., 2014b</w:t>
        </w:r>
      </w:ins>
      <w:del w:id="3075" w:author="Robin Matthews" w:date="2021-06-16T11:50:00Z">
        <w:r w:rsidR="00393F8C" w:rsidDel="00455814">
          <w:rPr>
            <w:noProof/>
            <w:lang w:val="en-US"/>
          </w:rPr>
          <w:delText>Dong et al., 2014b; Dong and Zhou, 2014</w:delText>
        </w:r>
      </w:del>
      <w:r w:rsidR="00393F8C">
        <w:rPr>
          <w:noProof/>
          <w:lang w:val="en-US"/>
        </w:rPr>
        <w:t>)</w:t>
      </w:r>
      <w:r>
        <w:rPr>
          <w:noProof/>
        </w:rPr>
        <w:fldChar w:fldCharType="end"/>
      </w:r>
      <w:r w:rsidRPr="00E457C1">
        <w:rPr>
          <w:noProof/>
          <w:lang w:val="en-US"/>
        </w:rPr>
        <w:t xml:space="preserve">. The observed SST trend is larger in the western than eastern tropical Indian Ocean, which leads to an apparent upward trend of the IOD index, but this trend is statistically insignificant (Section 2.4.3). CMIP5 models capture this warming pattern, which may be associated with Walker circulation weakening over the Indian Ocean due to </w:t>
      </w:r>
      <w:r w:rsidR="007774C9" w:rsidRPr="00E457C1">
        <w:rPr>
          <w:noProof/>
          <w:lang w:val="en-US"/>
        </w:rPr>
        <w:t xml:space="preserve">greenhouse gas </w:t>
      </w:r>
      <w:r w:rsidRPr="00E457C1">
        <w:rPr>
          <w:noProof/>
          <w:lang w:val="en-US"/>
        </w:rPr>
        <w:t xml:space="preserve">forcing </w:t>
      </w:r>
      <w:r>
        <w:rPr>
          <w:noProof/>
        </w:rPr>
        <w:fldChar w:fldCharType="begin" w:fldLock="1"/>
      </w:r>
      <w:r w:rsidR="00E719C0">
        <w:rPr>
          <w:noProof/>
          <w:lang w:val="en-US"/>
        </w:rPr>
        <w:instrText>ADDIN CSL_CITATION { "citationItems" : [ { "id" : "ITEM-1", "itemData" : { "DOI" : "10.1175/JCLI-D-13-00396.1", "abstract" : " AbstractThe Indian Ocean exhibits a robust basinwide sea surface temperature (SST) warming during the twentieth century that has affected the hydrological cycle, atmospheric circulation, and global climate change. The competing roles of greenhouse gases (GHGs) and anthropogenic aerosols (AAs) with regard to the Indian Ocean warming are investigated by using 17 models from phase 5 of the Coupled Model Intercomparison Project (CMIP5). The increasing GHGs are considered to be one reason for the warming. Here model evidence is provided that the emission of AAs has slowed down the warming rate. With AAs, the warming trend has been slowed down by 0.34 K century\u22121. However, the cooling effect is weakened when only the direct aerosol effect is considered. GHGs and AAs have competed with each other in forming the basinwide warming pattern as well as the equatorial east\u2013west dipole warming pattern. Both the basinwide warming effect of GHGs and the cooling effect of AAs, mainly through indirect aerosol effect, are established through atmospheric processes via radiative and turbulent fluxes. The positive contributions of surface latent heat flux from atmosphere and surface longwave radiation due to GHGs forcing dominate the basinwide warming, while the reductions of surface shortwave radiation, surface longwave radiation, and latent heat flux from atmosphere associated with AAs induce the basinwide cooling. The positive Indian Ocean dipole warming pattern is seen in association with the surface easterly wind anomaly during 1870\u20132005 along the equator, which is produced by the increase of GHGs but weakened by AAs via direct aerosol effects. ", "author" : [ { "dropping-particle" : "", "family" : "Dong", "given" : "Lu", "non-dropping-particle" : "", "parse-names" : false, "suffix" : "" }, { "dropping-particle" : "", "family" : "Zhou", "given" : "Tianjun", "non-dropping-particle" : "", "parse-names" : false, "suffix" : "" } ], "container-title" : "Journal of Climate", "id" : "ITEM-1", "issue" : "9", "issued" : { "date-parts" : [ [ "2014" ] ] }, "note" : "Indian ocean warming and its pattern in 1879-2005 in CMIP5\n- CMIP5 historical, historicalGHG, historicalNat, historicalAA\n- HadISST\n\n- Observed 0.40 K/century warming is well captured by historical experiments (0.41 \u00b1 0.16 K/century)\n- The warming is a residual of competing effects of GHG and AA forcings\n- Observations show basin-wide warming with its maximum in the equatorial western IO (i.e. positive IOD-like; confirmed from ERSSTv3)\n- GHG forcing induces equatorial easterly anomalies (Walker circulation slowdown)\n- Response to AA forcing depends on inclusion of indirect effect, but at least direct effect induces westerly anomalies\n- Ocean dynamical processes are important for the IOD-like warming pattern", "page" : "3348-3362", "title" : "The Indian Ocean Sea Surface Temperature Warming Simulated by CMIP5 Models during the Twentieth Century: Competing Forcing Roles of GHGs and Anthropogenic Aerosols", "translator" : [ { "dropping-particle" : "", "family" : "J3825", "given" : "", "non-dropping-particle" : "", "parse-names" : false, "suffix" : "" } ], "type" : "article-journal", "volume" : "27" }, "uris" : [ "http://www.mendeley.com/documents/?uuid=5bfdb364-5c7c-45dc-a953-bc2f5a73a063" ] } ], "mendeley" : { "formattedCitation" : "(Dong and Zhou, 2014)", "plainTextFormattedCitation" : "(Dong and Zhou, 2014)", "previouslyFormattedCitation" : "(Dong and Zhou, 2014)" }, "properties" : { "noteIndex" : 0 }, "schema" : "https://github.com/citation-style-language/schema/raw/master/csl-citation.json" }</w:instrText>
      </w:r>
      <w:r>
        <w:rPr>
          <w:noProof/>
        </w:rPr>
        <w:fldChar w:fldCharType="separate"/>
      </w:r>
      <w:r w:rsidR="00393F8C">
        <w:rPr>
          <w:noProof/>
          <w:lang w:val="en-US"/>
        </w:rPr>
        <w:t>(Dong and Zhou, 2014)</w:t>
      </w:r>
      <w:r>
        <w:rPr>
          <w:noProof/>
        </w:rPr>
        <w:fldChar w:fldCharType="end"/>
      </w:r>
      <w:r w:rsidRPr="00E457C1">
        <w:rPr>
          <w:noProof/>
          <w:lang w:val="en-US"/>
        </w:rPr>
        <w:t xml:space="preserve">. However, strong internal decadal IOD-like variability and observational uncertainty preclude attribution </w:t>
      </w:r>
      <w:r>
        <w:rPr>
          <w:noProof/>
        </w:rPr>
        <w:fldChar w:fldCharType="begin" w:fldLock="1"/>
      </w:r>
      <w:r w:rsidR="00F87AD3">
        <w:rPr>
          <w:noProof/>
          <w:lang w:val="en-US"/>
        </w:rPr>
        <w:instrText>ADDIN CSL_CITATION { "citationItems" : [ { "id" : "ITEM-1", "itemData" : { "DOI" : "10.1038/ngeo2009", "author" : [ { "dropping-particle" : "", "family" : "Cai", "given" : "Wenju", "non-dropping-particle" : "", "parse-names" : false, "suffix" : "" }, { "dropping-particle" : "", "family" : "Zheng", "given" : "Xiao-Tong", "non-dropping-particle" : "", "parse-names" : false, "suffix" : "" }, { "dropping-particle" : "", "family" : "Weller", "given" : "Evan", "non-dropping-particle" : "", "parse-names" : false, "suffix" : "" }, { "dropping-particle" : "", "family" : "Collins", "given" : "Mat", "non-dropping-particle" : "", "parse-names" : false, "suffix" : "" }, { "dropping-particle" : "", "family" : "Cowan", "given" : "Tim", "non-dropping-particle" : "", "parse-names" : false, "suffix" : "" }, { "dropping-particle" : "", "family" : "Lengaigne", "given" : "Matthieu", "non-dropping-particle" : "", "parse-names" : false, "suffix" : "" }, { "dropping-particle" : "", "family" : "Yu", "given" : "Weidong", "non-dropping-particle" : "", "parse-names" : false, "suffix" : "" }, { "dropping-particle" : "", "family" : "Yamagata", "given" : "Toshio", "non-dropping-particle" : "", "parse-names" : false, "suffix" : "" } ], "container-title" : "Nature Geoscience", "id" : "ITEM-1", "issued" : { "date-parts" : [ [ "2013", "11", "28" ] ] }, "page" : "999", "publisher" : "Nature Publishing Group, a division of Macmillan Publishers Limited. All Rights Reserved.", "title" : "Projected response of the Indian Ocean Dipole to greenhouse warming", "translator" : [ { "dropping-particle" : "", "family" : "J340", "given" : "", "non-dropping-particle" : "", "parse-names" : false, "suffix" : "" } ], "type" : "article-journal", "volume" : "6" }, "uris" : [ "http://www.mendeley.com/documents/?uuid=8d66c9b8-e787-40e6-ac4c-0d8ce0fcd0a0" ] }, { "id" : "ITEM-2", "itemData" : { "DOI" : "10.1007/s00382-019-05049-9", "ISSN" : "14320894", "abstract" : "Coupled Model Intercomparison Project (CMIP5) models project an inhomogeneous anthropogenic surface warming of the Indian Ocean by the end of the 21st century, with strongest warming in the Arabian Sea and Western equatorial Indian Ocean. Previous studies have warned that this \u201cIndian Ocean Dipole (IOD)-like\u201d warming pattern could yield more Arabian Sea cyclones, more extreme IOD events and decrease monsoonal rains. Here we show that CMIP5 models also produce an \u201cIOD-like\u201d pattern over the 1871\u20132016 period, in broad agreement with observations. Single-models ensemble simulations however indicate a strong aliasing of the warming pattern \u201csignal\u201d by the internal climate variability \u201cnoise\u201d over that period. While the average Indian Ocean warming emerges around 1950 in CMIP5 and observations, regional contrasts are more difficult to detect. The only detectable signal by 2016 in CMIP5 is a stronger Arabian Sea than Bay of Bengal warming in &gt; 80% of the models, which is not detected in HadSST3 observations. Conversely, observations already detect a stronger Northern than Southern Indian ocean warming, while this signal only emerges by ~ 2060 in &gt; 80% of the models. Subsampling observations to only retain the most accurate values however indicate that this observed signal most likely results from sampling issues in the Southern hemisphere. In light of this large aliasing by internal climate variability and observational uncertainties, the broad agreement between CMIP5 and observations over 1871\u20132016 may be largely coincidental. Overall, these results call for extreme caution when interpreting spatial patterns of anthropogenic surface warming.", "author" : [ { "dropping-particle" : "", "family" : "Gopika", "given" : "S.",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"Lengaigne", "given" : "Matthieu", "non-dropping-particle" : "", "parse-names" : false, "suffix" : "" }, { "dropping-particle" : "", "family" : "Suresh", "given" : "Iyyappan", "non-dropping-particle" : "", "parse-names" : false, "suffix" : "" }, { "dropping-particle" : "", "family" : "Kumar", "given" : "M. R.Ramesh", "non-dropping-particle" : "", "parse-names" : false, "suffix" : "" } ], "container-title" : "Climate Dynamics", "id" : "ITEM-2", "issue" : "1-2", "issued" : { "date-parts" : [ [ "2020" ] ] }, "page" : "1093-1111", "title" : "Aliasing of the Indian Ocean externally-forced warming spatial pattern by internal climate variability", "translator" : [ { "dropping-particle" : "", "family" : "J6421", "given" : "", "non-dropping-particle" : "", "parse-names" : false, "suffix" : "" } ], "type" : "article-journal", "volume" : "54" }, "uris" : [ "http://www.mendeley.com/documents/?uuid=b608a975-e31a-4a3c-b86b-9e5559f06134" ] }, { "id" : "ITEM-3", "itemData" : { "DOI" : "10.1175/BAMS-D-13-00028.1", "ISBN" : "0003-0007", "ISSN" : "00030007", "abstract" : "Capsule Our current knowledge of decadal and multi-decadal time scale variability in the Indian Ocean region is limited and subject to considerable uncertainty. Improved definition and understanding of this variability will support climate prediction efforts that have the potential to benefit a large percentage of the world's population living in Indian Ocean rim countries and elsewhere around the globe. Abstract The international scientific community has highlighted decadal and multi-decadal climate variability as a priority area for climate research. The Indian Ocean rim region is home to one third of the world's population, mostly living in developing countries that are vulnerable to climate variability and to the increasing pressure of anthropogenic climate change. Yet, while prominent decadal and multidecadal variations occur in the Indian Ocean, they have been less studied than those in the Pacific and Atlantic oceans. This paper reviews existing literature on these Indian Ocean variations, includin...", "author" : [ { "dropping-particle" : "", "family" : "Han", "given" : "Weiqing", "non-dropping-particle" : "", "parse-names" : false, "suffix" : "" }, { "dropping-particle" : "", "family" : "Vialard", "given" : "J\u00e9r\u00f4me", "non-dropping-particle" : "", "parse-names" : false, "suffix" : "" }, { "dropping-particle" : "", "family" : "McPhaden", "given" : "Michael J.", "non-dropping-particle" : "", "parse-names" : false, "suffix" : "" }, { "dropping-particle" : "", "family" : "Lee", "given" : "Tong", "non-dropping-pa</w:instrText>
      </w:r>
      <w:r w:rsidR="00F87AD3" w:rsidRPr="001D5B54">
        <w:rPr>
          <w:noProof/>
          <w:rPrChange w:id="3076" w:author="Clotilde Pean" w:date="2021-06-21T14:15:00Z">
            <w:rPr>
              <w:noProof/>
              <w:lang w:val="en-US"/>
            </w:rPr>
          </w:rPrChange>
        </w:rPr>
        <w:instrText>rticle" : "", "parse-names" : false, "suffix" : "" }, { "dropping-particle" : "", "family" : "Masumoto", "given" : "Yukio", "non-dropping-particle" : "", "parse-names" : false, "suffix" : "" }, { "dropping-particle" : "", "family" : "Feng", "given" : "Ming", "non-dropping-particle" : "", "parse-names" : false, "suffix" : "" }, { "dropping-particle" : "", "family" : "Ruijter", "given" : "Will P.M.", "non-dropping-particle" : "De", "parse-names" : false, "suffix" : "" } ], "container-title" : "Bulletin of the American Meteorological Society", "id" : "ITEM-3", "issue" : "11", "issued" : { "date-parts" : [ [ "2014" ] ] }, "page" : "1679-1703", "title" : "Indian ocean decadal variability: A review", "translator" : [ { "dropping-particle" : "", "family" : "J3958", "given" : "", "non-dropping-particle" : "", "parse-names" : false, "suffix" : "" } ], "type" : "article-journal", "volume" : "95" }, "uris" : [ "http://www.mendeley.com/documents/?uuid=64fed96d-265d-4af1-b7e8-33eada6b8e78" ] } ], "mendeley" : { "formattedCitation" : "(Cai et al., 2013; Han et al., 2014b; Gopika et al., 2020)", "manualFormatting" : "(Cai et al., 2013; Han et al., 2014b; Gopika et al., 2020)", "plainTextFormattedCitation" : "(Cai et al., 2013; Han et al., 2014b; Gopika et al., 2020)", "previouslyFormattedCitation" : "(Cai et al., 2013; Han et al., 2014b; Gopika et al., 2020)" }, "properties" : { "noteIndex" : 0 }, "schema" : "https://github.com/citation-style-language/schema/raw/master/csl-citation.json" }</w:instrText>
      </w:r>
      <w:r>
        <w:rPr>
          <w:noProof/>
        </w:rPr>
        <w:fldChar w:fldCharType="separate"/>
      </w:r>
      <w:r w:rsidR="00393F8C">
        <w:rPr>
          <w:noProof/>
        </w:rPr>
        <w:t>(Cai et al., 2013; Han et al., 2014b; Gopika et al., 2020)</w:t>
      </w:r>
      <w:r>
        <w:rPr>
          <w:noProof/>
        </w:rPr>
        <w:fldChar w:fldCharType="end"/>
      </w:r>
      <w:r>
        <w:rPr>
          <w:noProof/>
        </w:rPr>
        <w:t xml:space="preserve">. </w:t>
      </w:r>
      <w:r w:rsidRPr="00E457C1">
        <w:rPr>
          <w:noProof/>
          <w:lang w:val="en-US"/>
        </w:rPr>
        <w:t xml:space="preserve">Such a positive IOD-like change in equatorial zonal SST gradient suggests an increase in the frequency of extreme positive events </w:t>
      </w:r>
      <w:r>
        <w:rPr>
          <w:noProof/>
        </w:rPr>
        <w:fldChar w:fldCharType="begin" w:fldLock="1"/>
      </w:r>
      <w:r w:rsidR="00E719C0">
        <w:rPr>
          <w:noProof/>
          <w:lang w:val="en-US"/>
        </w:rPr>
        <w:instrText>ADDIN CSL_CITATION { "citationItems" : [ { "id" : "ITEM-1", "itemData" : { "DOI" : "10.1038/nature13327", "ISSN" : "0028-0836", "author" : [ { "dropping-particle" : "", "family" : "Cai", "given" : "Wenju", "non-dropping-particle" : "", "parse-names" : false, "suffix" : "" }, { "dropping-particle" : "", "family" : "Santoso", "given" : "Agus", "non-dropping-particle" : "", "parse-names" : false, "suffix" : "" }, { "dropping-particle" : "", "family" : "Wang", "given" : "Guojian", "non-dropping-particle" : "", "parse-names" : false, "suffix" : "" }, { "dropping-particle" : "", "family" : "Weller", "given" : "Evan", "non-dropping-particle" : "", "parse-names" : false, "suffix" : "" }, { "dropping-particle" : "", "family" : "Wu", "given" : "Lixin", "non-dropping-particle" : "", "parse-names" : false, "suffix" : "" }, { "dropping-particle" : "", "family" : "Ashok", "given" : "Karumuri", "non-dropping-particle" : "", "parse-names" : false, "suffix" : "" }, { "dropping-particle" : "", "family" : "Masumoto", "given" : "Yukio", "non-dropping-particle" : "", "parse-names" : false, "suffix" : "" }, { "dropping-particle" : "", "family" : "Yamagata", "given" : "Toshio", "non-dropping-particle" : "", "parse-names" : false, "suffix" : "" } ], "container-title" : "Nature", "id" : "ITEM-1", "issue" : "7504", "issued" : { "date-parts" : [ [ "2014", "6", "11" ] ] }, "note" : "Increase of extreme positive IOD (pIOD) events under global warming\n- Obs\n- CMIP5 historical-RCP8.5, 1900-2099\n\n- SON precip EOF -&amp;gt; extreme pIOD events are represented as a combination of EOF1 and EOF2\n- The extreme events occur through the nonlinear effect of zonal temperature advection in the ocean\n- Frequency of extreme events increases significantly under global warming\n- Likely due to shallower eastern Eq IO thermocline", "page" : "254-258", "publisher" : "Nature Publishing Group, a division of Macmillan Publishers Limited. All Rights Reserved.", "title" : "Increased frequency of extreme Indian Ocean Dipole events due to greenhouse warming", "translator" : [ { "dropping-particle" : "", "family" : "J3823", "given" : "", "non-dropping-particle" : "", "parse-names" : false, "suffix" : "" } ], "type" : "article-journal", "volume" : "510" }, "uris" : [ "http://www.mendeley.com/documents/?uuid=5532ba41-fc6e-47dc-a7a8-3fd5320e6046" ] } ], "mendeley" : { "formattedCitation" : "(Cai et al., 2014)", "plainTextFormattedCitation" : "(Cai et al., 2014)", "previouslyFormattedCitation" : "(Cai et al., 2014)" }, "properties" : { "noteIndex" : 0 }, "schema" : "https://github.com/citation-style-language/schema/raw/master/csl-citation.json" }</w:instrText>
      </w:r>
      <w:r>
        <w:rPr>
          <w:noProof/>
        </w:rPr>
        <w:fldChar w:fldCharType="separate"/>
      </w:r>
      <w:r w:rsidR="00393F8C">
        <w:rPr>
          <w:noProof/>
          <w:lang w:val="en-US"/>
        </w:rPr>
        <w:t>(Cai et al., 2014)</w:t>
      </w:r>
      <w:r>
        <w:rPr>
          <w:noProof/>
        </w:rPr>
        <w:fldChar w:fldCharType="end"/>
      </w:r>
      <w:r w:rsidRPr="00E457C1">
        <w:rPr>
          <w:noProof/>
          <w:lang w:val="en-US"/>
        </w:rPr>
        <w:t xml:space="preserve"> and skewness </w:t>
      </w:r>
      <w:r>
        <w:rPr>
          <w:noProof/>
        </w:rPr>
        <w:fldChar w:fldCharType="begin" w:fldLock="1"/>
      </w:r>
      <w:r w:rsidR="00E719C0">
        <w:rPr>
          <w:noProof/>
          <w:lang w:val="en-US"/>
        </w:rPr>
        <w:instrText>ADDIN CSL_CITATION { "citationItems" : [ { "id" : "ITEM-1", "itemData" : { "DOI" : "10.1175/JCLI-D-14-00661.1", "ISSN" : "0894-8755", "author" : [ { "dropping-particle" : "", "family" : "Cowan", "given" : "Tim", "non-dropping-particle" : "", "parse-names" : false, "suffix" : "" }, { "dropping-particle" : "", "family" : "Cai", "given" : "Wenju", "non-dropping-particle" : "", "parse-names" : false, "suffix" : "" }, { "dropping-particle" : "", "family" : "Ng", "given" : "Benjamin", "non-dropping-particle" : "", "parse-names" : false, "suffix" : "" }, { "dropping-particle" : "", "family" : "England", "given" : "Matthew", "non-dropping-particle" : "", "parse-names" : false, "suffix" : "" } ], "container-title" : "Journal of Climate", "id" : "ITEM-1", "issue" : "7", "issued" : { "date-parts" : [ [ "2015", "4" ] ] }, "page" : "2564-2583", "title" : "The Response of the Indian Ocean Dipole Asymmetry to Anthropogenic Aerosols and Greenhouse Gases", "translator" : [ { "dropping-particle" : "", "family" : "J5082", "given" : "", "non-dropping-particle" : "", "parse-names" : false, "suffix" : "" } ], "type" : "article-journal", "volume" : "28" }, "uris" : [ "http://www.mendeley.com/documents/?uuid=ac6c7a3c-7d91-498f-aad7-5877d384ae83" ] } ], "mendeley" : { "formattedCitation" : "(Cowan et al., 2015)", "plainTextFormattedCitation" : "(Cowan et al., 2015)", "previouslyFormattedCitation" : "(Cowan et al., 2015)" }, "properties" : { "noteIndex" : 0 }, "schema" : "https://github.com/citation-style-language/schema/raw/master/csl-citation.json" }</w:instrText>
      </w:r>
      <w:r>
        <w:rPr>
          <w:noProof/>
        </w:rPr>
        <w:fldChar w:fldCharType="separate"/>
      </w:r>
      <w:r w:rsidR="00393F8C">
        <w:rPr>
          <w:noProof/>
          <w:lang w:val="en-US"/>
        </w:rPr>
        <w:t>(Cowan et al., 2015)</w:t>
      </w:r>
      <w:r>
        <w:rPr>
          <w:noProof/>
        </w:rPr>
        <w:fldChar w:fldCharType="end"/>
      </w:r>
      <w:r w:rsidRPr="00E457C1">
        <w:rPr>
          <w:noProof/>
          <w:lang w:val="en-US"/>
        </w:rPr>
        <w:t xml:space="preserve"> of the IOD mode. While </w:t>
      </w:r>
      <w:r w:rsidR="00847139" w:rsidRPr="00E457C1">
        <w:rPr>
          <w:noProof/>
          <w:lang w:val="en-US"/>
        </w:rPr>
        <w:t>there is some evidence of an increase in frequency of positive IOD events during the second half of the 20</w:t>
      </w:r>
      <w:r w:rsidR="00847139" w:rsidRPr="00C46A2B">
        <w:rPr>
          <w:noProof/>
          <w:lang w:val="en-US"/>
          <w:rPrChange w:id="3077" w:author="Sara M Tuson" w:date="2021-06-28T09:49:00Z">
            <w:rPr>
              <w:noProof/>
              <w:vertAlign w:val="superscript"/>
              <w:lang w:val="en-US"/>
            </w:rPr>
          </w:rPrChange>
        </w:rPr>
        <w:t>th</w:t>
      </w:r>
      <w:r w:rsidR="00847139" w:rsidRPr="00E457C1">
        <w:rPr>
          <w:noProof/>
          <w:lang w:val="en-US"/>
        </w:rPr>
        <w:t xml:space="preserve"> century, </w:t>
      </w:r>
      <w:r w:rsidRPr="00E457C1">
        <w:rPr>
          <w:noProof/>
          <w:lang w:val="en-US"/>
        </w:rPr>
        <w:t xml:space="preserve">the current level of IOD variability is not unprecedented in a proxy reconstruction for the last millenium </w:t>
      </w:r>
      <w:r w:rsidR="00960AE6" w:rsidRPr="00E457C1">
        <w:rPr>
          <w:noProof/>
          <w:lang w:val="en-US"/>
        </w:rPr>
        <w:t>(Section 2.4.3</w:t>
      </w:r>
      <w:del w:id="3078" w:author="Ian Blenkinsop" w:date="2021-07-13T12:43:00Z">
        <w:r w:rsidR="00960AE6" w:rsidRPr="00E457C1" w:rsidDel="008933AD">
          <w:rPr>
            <w:noProof/>
            <w:lang w:val="en-US"/>
          </w:rPr>
          <w:delText xml:space="preserve">, </w:delText>
        </w:r>
      </w:del>
      <w:ins w:id="3079" w:author="Ian Blenkinsop" w:date="2021-07-13T12:43:00Z">
        <w:r w:rsidR="008933AD">
          <w:rPr>
            <w:noProof/>
            <w:lang w:val="en-US"/>
          </w:rPr>
          <w:t>;</w:t>
        </w:r>
        <w:commentRangeStart w:id="3080"/>
        <w:r w:rsidR="008933AD" w:rsidRPr="00E457C1">
          <w:rPr>
            <w:noProof/>
            <w:lang w:val="en-US"/>
          </w:rPr>
          <w:t xml:space="preserve"> </w:t>
        </w:r>
        <w:commentRangeEnd w:id="3080"/>
        <w:r w:rsidR="008933AD">
          <w:rPr>
            <w:rStyle w:val="CommentReference"/>
            <w:lang w:val="en-GB"/>
          </w:rPr>
          <w:commentReference w:id="3080"/>
        </w:r>
      </w:ins>
      <w:r>
        <w:fldChar w:fldCharType="begin" w:fldLock="1"/>
      </w:r>
      <w:r w:rsidR="00E719C0">
        <w:rPr>
          <w:noProof/>
          <w:lang w:val="en-US"/>
        </w:rPr>
        <w:instrText>ADDIN CSL_CITATION { "citationItems" : [ { "id" : "ITEM-1", "itemData" : { "DOI" : "10.1038/s41586-020-2084-4", "ISSN" : "0028-0836", "author" : [ { "dropping-particle" : "", "family" : "Abram", "given" : "Nerilie J.", "non-dropping-particle" : "", "parse-names" : false, "suffix" : "" }, { "dropping-particle" : "", "family" : "Wright", "given" : "Nicky M.", "non-dropping-particle" : "", "parse-names" : false, "suffix" : "" }, { "dropping-particle" : "", "family" : "Ellis", "given" : "Bethany", "non-dropping-particle" : "", "parse-names" : false, "suffix" : "" }, { "dropping-particle" : "", "family" : "Dixon", "given" : "Bronwyn C.", "non-dropping-particle" : "", "parse-names" : false, "suffix" : "" }, { "dropping-particle" : "", "family" : "Wurtzel", "given" : "Jennifer B.", "non-dropping-particle" : "", "parse-names" : false, "suffix" : "" }, { "dropping-particle" : "", "family" : "England", "given" : "Matthew H.", "non-dropping-particle" : "", "parse-names" : false, "suffix" : "" }, { "dropping-particle" : "", "family" : "Ummenhofer", "given" : "Caroline C.", "non-dropping-particle" : "", "parse-names" : false, "suffix" : "" }, { "dropping-particle" : "", "family" : "Philibosian", "given" : "Belle", "non-dropping-particle" : "", "parse-names" : false, "suffix" : "" }, { "dropping-particle" : "", "family" : "Cahyarini", "given" : "Sri Yudawati", "non-dropping-particle" : "", "parse-names" : false, "suffix" : "" }, { "dropping-particle" : "", "family" : "Yu", "given" : "Tsai-Luen", "non-dropping-particle" : "", "parse-names" : false, "suffix" : "" }, { "dropping-particle" : "", "family" : "Shen", "given" : "Chuan-Chou", "non-dropping-particle" : "", "parse-names" : false, "suffix" : "" }, { "dropping-particle" : "", "family" : "Cheng", "given" : "Hai", "non-dropping-particle" : "", "parse-names" : false, "suffix" : "" }, { "dropping-particle" : "", "family" : "Edwards", "given" : "R. Lawrence", "non-dropping-particle" : "", "parse-names" : false, "suffix" : "" }, { "dropping-particle" : "", "family" : "Heslop", "given" : "David", "non-dropping-particle" : "", "parse-names" : false, "suffix" : "" } ], "container-title" : "Nature", "id" : "ITEM-1", "issue" : "7799", "issued" : { "date-parts" : [ [ "2020", "3", "9" ] ] }, "page" : "385-392", "title" : "Coupling of Indo-Pacific climate variability over the last millennium", "translator" : [ { "dropping-particle" : "", "family" : "J6513", "given" : "", "non-dropping-particle" : "", "parse-names" : false, "suffix" : "" } ], "type" : "article-journal", "volume" : "579" }, "uris" : [ "http://www.mendeley.com/documents/?uuid=b436656d-927a-4423-8825-259fc92d3d90" ] } ], "mendeley" : { "formattedCitation" : "(Abram et al., 2020)", "manualFormatting" : "Abram et al., 2020)", "plainTextFormattedCitation" : "(Abram et al., 2020)", "previouslyFormattedCitation" : "(Abram et al., 2020)" }, "properties" : { "noteIndex" : 0 }, "schema" : "https://github.com/citation-style-language/schema/raw/master/csl-citation.json" }</w:instrText>
      </w:r>
      <w:r>
        <w:fldChar w:fldCharType="separate"/>
      </w:r>
      <w:r w:rsidR="00393F8C">
        <w:rPr>
          <w:noProof/>
          <w:lang w:val="en-US"/>
        </w:rPr>
        <w:t>Abram et al., 2020)</w:t>
      </w:r>
      <w:r>
        <w:fldChar w:fldCharType="end"/>
      </w:r>
      <w:r w:rsidRPr="00E457C1">
        <w:rPr>
          <w:noProof/>
          <w:lang w:val="en-US"/>
        </w:rPr>
        <w:t xml:space="preserve">. Besides, the IOD magnitude </w:t>
      </w:r>
      <w:r w:rsidR="004B3E83" w:rsidRPr="00E457C1">
        <w:rPr>
          <w:noProof/>
          <w:lang w:val="en-US"/>
        </w:rPr>
        <w:t>in</w:t>
      </w:r>
      <w:r w:rsidRPr="00E457C1">
        <w:rPr>
          <w:noProof/>
          <w:lang w:val="en-US"/>
        </w:rPr>
        <w:t xml:space="preserve"> the late 20</w:t>
      </w:r>
      <w:r w:rsidRPr="00C46A2B">
        <w:rPr>
          <w:noProof/>
          <w:lang w:val="en-US"/>
          <w:rPrChange w:id="3081" w:author="Sara M Tuson" w:date="2021-06-28T09:49:00Z">
            <w:rPr>
              <w:noProof/>
              <w:vertAlign w:val="superscript"/>
              <w:lang w:val="en-US"/>
            </w:rPr>
          </w:rPrChange>
        </w:rPr>
        <w:t>th</w:t>
      </w:r>
      <w:r w:rsidRPr="00E457C1">
        <w:rPr>
          <w:noProof/>
          <w:lang w:val="en-US"/>
        </w:rPr>
        <w:t xml:space="preserve"> century is not significantly different between CMIP5 simulations forced by historical and natural-only forcings, though</w:t>
      </w:r>
      <w:r w:rsidR="00673073" w:rsidRPr="00E457C1">
        <w:rPr>
          <w:noProof/>
          <w:lang w:val="en-US"/>
        </w:rPr>
        <w:t xml:space="preserve"> this conclusion is</w:t>
      </w:r>
      <w:r w:rsidRPr="00E457C1">
        <w:rPr>
          <w:noProof/>
          <w:lang w:val="en-US"/>
        </w:rPr>
        <w:t xml:space="preserve"> based on only </w:t>
      </w:r>
      <w:r w:rsidR="00673073" w:rsidRPr="00E457C1">
        <w:rPr>
          <w:noProof/>
          <w:lang w:val="en-US"/>
        </w:rPr>
        <w:t>five</w:t>
      </w:r>
      <w:r w:rsidRPr="00E457C1">
        <w:rPr>
          <w:noProof/>
          <w:lang w:val="en-US"/>
        </w:rPr>
        <w:t xml:space="preserve"> </w:t>
      </w:r>
      <w:r w:rsidR="00673073" w:rsidRPr="00E457C1">
        <w:rPr>
          <w:noProof/>
          <w:lang w:val="en-US"/>
        </w:rPr>
        <w:t xml:space="preserve">selected </w:t>
      </w:r>
      <w:r w:rsidRPr="00E457C1">
        <w:rPr>
          <w:noProof/>
          <w:lang w:val="en-US"/>
        </w:rPr>
        <w:t xml:space="preserve">ensemble members that realistically reproduce statistical features of the IOD </w:t>
      </w:r>
      <w:r w:rsidRPr="00BB2452">
        <w:rPr>
          <w:noProof/>
        </w:rPr>
        <w:fldChar w:fldCharType="begin" w:fldLock="1"/>
      </w:r>
      <w:r w:rsidR="00E719C0">
        <w:rPr>
          <w:noProof/>
          <w:lang w:val="en-US"/>
        </w:rPr>
        <w:instrText>ADDIN CSL_CITATION { "citationItems" : [ { "id" : "ITEM-1", "itemData" : { "DOI" : "10.1029/2020JD033121", "ISSN" : "2169-897X", "author" : [ { "dropping-particle" : "", "family" : "Blau", "given" : "M. T.", "non-dropping-particle" : "", "parse-names" : false, "suffix" : "" }, { "dropping-particle" : "", "family" : "Ha", "given" : "K.\u2010J.", "non-dropping-particle" : "", "parse-names" : false, "suffix" : "" } ], "container-title" : "Journal of Geophysical Research: Atmospheres", "id" : "ITEM-1", "issue" : "16", "issued" : { "date-parts" : [ [ "2020", "8", "27" ] ] }, "title" : "The Indian Ocean Dipole and its Impact on East African Short Rains in Two CMIP5 Historical Scenarios With and Without Anthropogenic Influence", "translator" : [ { "dropping-particle" : "", "family" : "J6512", "given" : "", "non-dropping-particle" : "", "parse-names" : false, "suffix" : "" } ], "type" : "article-journal", "volume" : "125" }, "uris" : [ "http://www.mendeley.com/documents/?uuid=306fcbf0-d965-446a-bdca-fda3c3554425" ] } ], "mendeley" : { "formattedCitation" : "(Blau and Ha, 2020)", "plainTextFormattedCitation" : "(Blau and Ha, 2020)", "previouslyFormattedCitation" : "(Blau and Ha, 2020)" }, "properties" : { "noteIndex" : 0 }, "schema" : "https://github.com/citation-style-language/schema/raw/master/csl-citation.json" }</w:instrText>
      </w:r>
      <w:r w:rsidRPr="00BB2452">
        <w:rPr>
          <w:noProof/>
        </w:rPr>
        <w:fldChar w:fldCharType="separate"/>
      </w:r>
      <w:r w:rsidR="00393F8C">
        <w:rPr>
          <w:noProof/>
          <w:lang w:val="en-US"/>
        </w:rPr>
        <w:t>(Blau and Ha, 2020)</w:t>
      </w:r>
      <w:r w:rsidRPr="00BB2452">
        <w:rPr>
          <w:noProof/>
        </w:rPr>
        <w:fldChar w:fldCharType="end"/>
      </w:r>
      <w:r w:rsidRPr="00E457C1">
        <w:rPr>
          <w:noProof/>
          <w:lang w:val="en-US"/>
        </w:rPr>
        <w:t xml:space="preserve">. While selected CMIP5 models show weakening </w:t>
      </w:r>
      <w:r w:rsidRPr="00BB2452">
        <w:rPr>
          <w:noProof/>
        </w:rPr>
        <w:fldChar w:fldCharType="begin" w:fldLock="1"/>
      </w:r>
      <w:r w:rsidR="00E719C0">
        <w:rPr>
          <w:noProof/>
          <w:lang w:val="en-US"/>
        </w:rPr>
        <w:instrText>ADDIN CSL_CITATION { "citationItems" : [ { "id" : "ITEM-1", "itemData" : { "DOI" : "10.1002/joc.6085", "ISSN" : "0899-8418", "author" : [ { "dropping-particle" : "", "family" : "Thielke", "given" : "Anja", "non-dropping-particle" : "", "parse-names" : false, "suffix" : "" }, { "dropping-particle" : "", "family" : "M\u00f6lg", "given" : "Thomas", "non-dropping-particle" : "", "parse-names" : false, "suffix" : "" } ], "container-title" : "International Journal of Climatology", "id" : "ITEM-1", "issue" : "11", "issued" : { "date-parts" : [ [ "2019", "9", "16" ] ] }, "page" : "4467-4478", "title" : "Observed and simulated Indian Ocean Dipole activity since the mid\u201019th century and its relation to East African short rains", "translator" : [ { "dropping-particle" : "", "family" : "J6511", "given" : "", "non-dropping-particle" : "", "parse-names" : false, "suffix" : "" } ], "type" : "article-journal", "volume" : "39" }, "uris" : [ "http://www.mendeley.com/documents/?uuid=6291c8cc-b0b7-4629-9433-7d00f8247d57" ] } ], "mendeley" : { "formattedCitation" : "(Thielke and M\u00f6lg, 2019)", "plainTextFormattedCitation" : "(Thielke and M\u00f6lg, 2019)", "previouslyFormattedCitation" : "(Thielke and M\u00f6lg, 2019)" }, "properties" : { "noteIndex" : 0 }, "schema" : "https://github.com/citation-style-language/schema/raw/master/csl-citation.json" }</w:instrText>
      </w:r>
      <w:r w:rsidRPr="00BB2452">
        <w:rPr>
          <w:noProof/>
        </w:rPr>
        <w:fldChar w:fldCharType="separate"/>
      </w:r>
      <w:r w:rsidR="00393F8C">
        <w:rPr>
          <w:noProof/>
          <w:lang w:val="en-US"/>
        </w:rPr>
        <w:t>(Thielke and Mölg, 2019)</w:t>
      </w:r>
      <w:r w:rsidRPr="00BB2452">
        <w:rPr>
          <w:noProof/>
        </w:rPr>
        <w:fldChar w:fldCharType="end"/>
      </w:r>
      <w:r w:rsidRPr="00E457C1">
        <w:rPr>
          <w:noProof/>
          <w:lang w:val="en-US"/>
        </w:rPr>
        <w:t xml:space="preserve"> and seasonality changes </w:t>
      </w:r>
      <w:r w:rsidRPr="00BB2452">
        <w:rPr>
          <w:noProof/>
        </w:rPr>
        <w:fldChar w:fldCharType="begin" w:fldLock="1"/>
      </w:r>
      <w:r w:rsidR="00E719C0">
        <w:rPr>
          <w:noProof/>
          <w:lang w:val="en-US"/>
        </w:rPr>
        <w:instrText>ADDIN CSL_CITATION { "citationItems" : [ { "id" : "ITEM-1", "itemData" : { "DOI" : "10.1029/2020JD033121", "ISSN" : "2169-897X", "author" : [ { "dropping-particle" : "", "family" : "Blau", "given" : "M. T.", "non-dropping-particle" : "", "parse-names" : false, "suffix" : "" }, { "dropping-particle" : "", "family" : "Ha", "given" : "K.\u2010J.", "non-dropping-particle" : "", "parse-names" : false, "suffix" : "" } ], "container-title" : "Journal of Geophysical Research: Atmospheres", "id" : "ITEM-1", "issue" : "16", "issued" : { "date-parts" : [ [ "2020", "8", "27" ] ] }, "title" : "The Indian Ocean Dipole and its Impact on East African Short Rains in Two CMIP5 Historical Scenarios With and Without Anthropogenic Influence", "translator" : [ { "dropping-particle" : "", "family" : "J6512", "given" : "", "non-dropping-particle" : "", "parse-names" : false, "suffix" : "" } ], "type" : "article-journal", "volume" : "125" }, "uris" : [ "http://www.mendeley.com/documents/?uuid=306fcbf0-d965-446a-bdca-fda3c3554425" ] } ], "mendeley" : { "formattedCitation" : "(Blau and Ha, 2020)", "plainTextFormattedCitation" : "(Blau and Ha, 2020)", "previouslyFormattedCitation" : "(Blau and Ha, 2020)" }, "properties" : { "noteIndex" : 0 }, "schema" : "https://github.com/citation-style-language/schema/raw/master/csl-citation.json" }</w:instrText>
      </w:r>
      <w:r w:rsidRPr="00BB2452">
        <w:rPr>
          <w:noProof/>
        </w:rPr>
        <w:fldChar w:fldCharType="separate"/>
      </w:r>
      <w:r w:rsidR="00393F8C">
        <w:rPr>
          <w:noProof/>
          <w:lang w:val="en-US"/>
        </w:rPr>
        <w:t>(Blau and Ha, 2020)</w:t>
      </w:r>
      <w:r w:rsidRPr="00BB2452">
        <w:rPr>
          <w:noProof/>
        </w:rPr>
        <w:fldChar w:fldCharType="end"/>
      </w:r>
      <w:r w:rsidRPr="00E457C1">
        <w:rPr>
          <w:noProof/>
          <w:lang w:val="en-US"/>
        </w:rPr>
        <w:t xml:space="preserve"> in IOD-induced rainfall anomalies in tropical eastern Africa, no comparison with observational records has been made. Likewise, while a strengthening tendency of the ENSO-IOB mode correlation and resultant intensification of the IOB mode are found in historical or future simulations in selected CMIP5 models </w:t>
      </w:r>
      <w:r>
        <w:rPr>
          <w:noProof/>
        </w:rPr>
        <w:fldChar w:fldCharType="begin" w:fldLock="1"/>
      </w:r>
      <w:r w:rsidR="00E719C0">
        <w:rPr>
          <w:noProof/>
          <w:lang w:val="en-US"/>
        </w:rPr>
        <w:instrText>ADDIN CSL_CITATION { "citationItems" : [ { "id" : "ITEM-1", "itemData" : { "DOI" : "10.1175/JCLI-D-13-00268.1", "ISSN" : "0894-8755", "author" : [ { "dropping-particle" : "", "family" : "Hu", "given" : "Kaiming", "non-dropping-particle" : "", "parse-names" : false, "suffix" : "" }, { "dropping-particle" : "", "family" : "Huang", "given" : "Gang", "non-dropping-particle" : "", "parse-names" : false, "suffix" : "" }, { "dropping-particle" : "", "family" : "Zheng", "given" : "Xiao-Tong", "non-dropping-particle" : "", "parse-names" : false, "suffix" : "" }, { "dropping-particle" : "", "family" : "Xie", "given" : "Shang-Ping", "non-dropping-particle" : "", "parse-names" : false, "suffix" : "" }, { "dropping-particle" : "", "family" : "Qu", "given" : "Xia", "non-dropping-particle" : "", "parse-names" : false, "suffix" : "" }, { "dropping-particle" : "", "family" : "Du", "given" : "Yan", "non-dropping-particle" : "", "parse-names" : false, "suffix" : "" }, { "dropping-particle" : "", "family" : "Liu", "given" : "Lin", "non-dropping-particle" : "", "parse-names" : false, "suffix" : "" } ], "container-title" : "Journal of Climate", "id" : "ITEM-1", "issue" : "15", "issued" : { "date-parts" : [ [ "2014", "8" ] ] }, "page" : "5982-5998", "title" : "Interdecadal Variations in ENSO Influences on Northwest Pacific\u2013East Asian Early Summertime Climate Simulated in CMIP5 Models", "translator" : [ { "dropping-particle" : "", "family" : "J5081", "given" : "", "non-dropping-particle" : "", "parse-names" : false, "suffix" : "" } ], "type" : "article-journal", "volume" : "27" }, "uris" : [ "http://www.mendeley.com/documents/?uuid=4fcbd973-f27a-4fe6-9ee0-2286e18ade7a" ] }, { "id" : "ITEM-2", "itemData" : { "DOI" : "10.1002/joc.3987", "abstract" : "ABSTRACT On the basis of Coupled Model Intercomparison Project phase 5 (CMIP5) models, this study have examined the ability of models to capture the El Ni\u00f1o/Southern Oscillation (ENSO)\u2013Indian Ocean Basin Mode (IOBM) relationship, and investigated the characteristics of interdecadal change of ENSO\u2013IOBM relationship as well as the response of the ENSO\u2013IOBM relationship to the global warming. Among 23 CMIP5 models, the capability of models in representing the IOBM depends largely on the simulation of ENSO. Moreover, half of the models can reproduce the unstable ENSO\u2013IOBM relationship. Considering the simulations of ENSO, ENSO\u2013IOBM relationship and interdecadal change, 6 of 23 CMIP5 models are chosen for further investigation. The interdecadal change of ENSO\u2013IOBM relationship is relative to the three ENSO-related processes. During the high correlation (HC) period, the tropospheric temperature (TT) mechanism, oceanic Rossby waves and antisymmetric wind pattern are strong, prolonging the persistence of IOBM. In comparison, during the low correlation (LC) period, the three processes are weak. The results show that the shallow thermocline in the southwestern Indian Ocean (SWIO), increased interannual variability and prolonged periodicity of ENSO are all responsible for the interdecadal change. Furthermore, the possible changes of ENSO\u2013IOBM relationship in the future are investigated. The ENSO-related tropical Indian Ocean (TIO) warming is strengthened under global warming. Despite the deepened thermocline over SWIO and unchanged ENSO activity, the ENSO-related TIO warming is strengthened by the enhanced TT mechanism, which is caused by the increased saturated specific humidity. The results reveal that there is more downward net heat flux (NHF) over the TIO, which is conducive to the TIO warming, and the latent heat flux (LHF) change makes a great contribution to the NHF change. The weakened upward or strengthened downward LHF is possibly due to the decreased anomalous sea\u2013air temperature difference by strengthened TT mechanism.", "author" : [ { "dropping-particle" : "", "family" : "Tao", "given" : "Weichen", "non-dropping-particle" : "", "parse-names" : false, "suffix" : "" }, { "dropping-particle" : "", "family" : "Huang", "given" : "Gang", "non-dropping-particle" : "", "parse-names" : false, "suffix" : "" }, { "dropping-particle" : "", "family" : "Hu", "given" : "Kaiming", "non-dropping-particle" : "", "parse-names" : false, "suffix" : "" }, { "dropping-particle" : "", "family" : "Qu", "given" : "Xia", "non-dropping-particle" : "", "parse-names" : false, "suffix" : "" }, { "dropping-particle" : "", "family" : "Wen", "given" : "Guanhuan", "non-dropping-particle" : "", "parse-names" : false, "suffix" : "" }, { "dropping-particle" : "", "family" : "Gong", "given" : "Hainan", "non-dropping-particle" : "", "parse-names" : false, "suffix" : "" } ], "container-title" : "International Journal of Climatology", "id" : "ITEM-2", "issue" : "3", "issued" : { "date-parts" : [ [ "2015" ] ] }, "note" : "Model reproduction of IOBM in CMIP5 models and future change\n- CMIP5 historical vs HadISST \u2026 1870-2005\n- CMIP5 RCP4.5\n- Removing 9-yr running mean\n\n- Reproduction of D(0)JF(1) ENSO-MAM(1) IOBM relationship depends on ENSO pattern and magnitude\n- More than half of the models (14 out of 23 models) capture interdecadal modulation of the ENSO-IOBM relationship reasonably well, while in 9 models the correlation is too stable (but not in the observed timing)\n- Three processes that are suggested to transfer ENSO influence on IOBM are well captured by selected models (6 out of 23)\n- Interdecadal changes in SWIO thermocline and ENSO intensity and persistence are all responsible for the changes in correlation\n- Further analysis of future modulations", "page" : "391-407", "title" : "Interdecadal modulation of ENSO teleconnections to the Indian Ocean Basin Mode and their relationship under global warming in CMIP5 models", "translator" : [ { "dropping-particle" : "", "family" : "J3836", "given" : "", "non-dropping-particle" : "", "parse-names" : false, "suffix" : "" } ], "type" : "article-journal", "volume" : "35" }, "uris" : [ "http://www.mendeley.com/documents/?uuid=2609b3bd-db9b-4e9c-bfbb-edbb6790c15e" ] } ], "mendeley" : { "formattedCitation" : "(Hu et al., 2014; Tao et al., 2015)", "plainTextFormattedCitation" : "(Hu et al., 2014; Tao et al., 2015)", "previouslyFormattedCitation" : "(Hu et al., 2014; Tao et al., 2015)" }, "properties" : { "noteIndex" : 0 }, "schema" : "https://github.com/citation-style-language/schema/raw/master/csl-citation.json" }</w:instrText>
      </w:r>
      <w:r>
        <w:rPr>
          <w:noProof/>
        </w:rPr>
        <w:fldChar w:fldCharType="separate"/>
      </w:r>
      <w:r w:rsidR="00393F8C">
        <w:rPr>
          <w:noProof/>
          <w:lang w:val="en-US"/>
        </w:rPr>
        <w:t>(Hu et al., 2014; Tao et al., 2015)</w:t>
      </w:r>
      <w:r>
        <w:rPr>
          <w:noProof/>
        </w:rPr>
        <w:fldChar w:fldCharType="end"/>
      </w:r>
      <w:r w:rsidRPr="00E457C1">
        <w:rPr>
          <w:noProof/>
          <w:lang w:val="en-US"/>
        </w:rPr>
        <w:t>, such a change has not been detected in observational records.</w:t>
      </w:r>
    </w:p>
    <w:p w14:paraId="394DAB4C" w14:textId="77777777" w:rsidR="009F594A" w:rsidRPr="00E457C1" w:rsidRDefault="009F594A" w:rsidP="009F594A">
      <w:pPr>
        <w:pStyle w:val="AR6BodyText"/>
        <w:rPr>
          <w:noProof/>
          <w:lang w:val="en-US"/>
        </w:rPr>
      </w:pPr>
    </w:p>
    <w:p w14:paraId="73B148E4" w14:textId="1BFFDFF4" w:rsidR="009F594A" w:rsidRPr="00E457C1" w:rsidRDefault="009F594A" w:rsidP="009F594A">
      <w:pPr>
        <w:pStyle w:val="AR6BodyText"/>
        <w:rPr>
          <w:noProof/>
          <w:lang w:val="en-US"/>
        </w:rPr>
      </w:pPr>
      <w:r w:rsidRPr="00E457C1">
        <w:rPr>
          <w:noProof/>
          <w:lang w:val="en-US"/>
        </w:rPr>
        <w:t>After linear detrending, Pacific decadal variability (PDV</w:t>
      </w:r>
      <w:r w:rsidR="00BB2452" w:rsidRPr="00E457C1">
        <w:rPr>
          <w:noProof/>
          <w:lang w:val="en-US"/>
        </w:rPr>
        <w:t xml:space="preserve">; Annex </w:t>
      </w:r>
      <w:r w:rsidR="00905F16" w:rsidRPr="00E457C1">
        <w:rPr>
          <w:noProof/>
          <w:lang w:val="en-US"/>
        </w:rPr>
        <w:t>I</w:t>
      </w:r>
      <w:r w:rsidR="00BB2452" w:rsidRPr="00E457C1">
        <w:rPr>
          <w:noProof/>
          <w:lang w:val="en-US"/>
        </w:rPr>
        <w:t>V.2.6; Section 3.7.6</w:t>
      </w:r>
      <w:r w:rsidRPr="00E457C1">
        <w:rPr>
          <w:noProof/>
          <w:lang w:val="en-US"/>
        </w:rPr>
        <w:t xml:space="preserve">) has been </w:t>
      </w:r>
      <w:r w:rsidR="00C21681" w:rsidRPr="00E457C1">
        <w:rPr>
          <w:noProof/>
          <w:lang w:val="en-US"/>
        </w:rPr>
        <w:t xml:space="preserve">suggested </w:t>
      </w:r>
      <w:r w:rsidRPr="00E457C1">
        <w:rPr>
          <w:noProof/>
          <w:lang w:val="en-US"/>
        </w:rPr>
        <w:t xml:space="preserve">as </w:t>
      </w:r>
      <w:r w:rsidR="00C21681" w:rsidRPr="00E457C1">
        <w:rPr>
          <w:noProof/>
          <w:lang w:val="en-US"/>
        </w:rPr>
        <w:t>a</w:t>
      </w:r>
      <w:r w:rsidRPr="00E457C1">
        <w:rPr>
          <w:noProof/>
          <w:lang w:val="en-US"/>
        </w:rPr>
        <w:t xml:space="preserve"> driver of decadal</w:t>
      </w:r>
      <w:del w:id="3082" w:author="Ian Blenkinsop" w:date="2021-07-13T12:44:00Z">
        <w:r w:rsidRPr="00E457C1" w:rsidDel="002B44F9">
          <w:rPr>
            <w:noProof/>
            <w:lang w:val="en-US"/>
          </w:rPr>
          <w:delText>-</w:delText>
        </w:r>
      </w:del>
      <w:ins w:id="3083" w:author="Sara M Tuson" w:date="2021-06-27T21:51:00Z">
        <w:r w:rsidR="00492531">
          <w:rPr>
            <w:noProof/>
            <w:lang w:val="en-US"/>
          </w:rPr>
          <w:t xml:space="preserve"> </w:t>
        </w:r>
      </w:ins>
      <w:r w:rsidRPr="00E457C1">
        <w:rPr>
          <w:noProof/>
          <w:lang w:val="en-US"/>
        </w:rPr>
        <w:t>to</w:t>
      </w:r>
      <w:ins w:id="3084" w:author="Sara M Tuson" w:date="2021-06-27T21:51:00Z">
        <w:r w:rsidR="00492531">
          <w:rPr>
            <w:noProof/>
            <w:lang w:val="en-US"/>
          </w:rPr>
          <w:t xml:space="preserve"> </w:t>
        </w:r>
      </w:ins>
      <w:del w:id="3085" w:author="Sara M Tuson" w:date="2021-06-27T21:51:00Z">
        <w:r w:rsidRPr="00E457C1" w:rsidDel="00492531">
          <w:rPr>
            <w:noProof/>
            <w:lang w:val="en-US"/>
          </w:rPr>
          <w:delText>-</w:delText>
        </w:r>
      </w:del>
      <w:r w:rsidRPr="00E457C1">
        <w:rPr>
          <w:noProof/>
          <w:lang w:val="en-US"/>
        </w:rPr>
        <w:t>multi</w:t>
      </w:r>
      <w:ins w:id="3086" w:author="Sara M Tuson" w:date="2021-06-27T21:51:00Z">
        <w:r w:rsidR="00492531">
          <w:rPr>
            <w:noProof/>
            <w:lang w:val="en-US"/>
          </w:rPr>
          <w:t>-</w:t>
        </w:r>
      </w:ins>
      <w:r w:rsidRPr="00E457C1">
        <w:rPr>
          <w:noProof/>
          <w:lang w:val="en-US"/>
        </w:rPr>
        <w:t>decadal</w:t>
      </w:r>
      <w:r w:rsidR="00C21681" w:rsidRPr="00E457C1">
        <w:rPr>
          <w:noProof/>
          <w:lang w:val="en-US"/>
        </w:rPr>
        <w:t xml:space="preserve"> variations in the</w:t>
      </w:r>
      <w:r w:rsidRPr="00E457C1">
        <w:rPr>
          <w:noProof/>
          <w:lang w:val="en-US"/>
        </w:rPr>
        <w:t xml:space="preserve"> IOB mode </w:t>
      </w:r>
      <w:r>
        <w:rPr>
          <w:noProof/>
        </w:rPr>
        <w:fldChar w:fldCharType="begin" w:fldLock="1"/>
      </w:r>
      <w:r w:rsidR="008F46A5" w:rsidRPr="00E457C1">
        <w:rPr>
          <w:noProof/>
          <w:lang w:val="en-US"/>
        </w:rPr>
        <w:instrText>ADDIN CSL_CITATION { "citationItems" : [ { "id" : "ITEM-1", "itemData" : { "DOI" : "10.1038/srep21251", "author" : [ { "dropping-particle" : "", "family" : "Dong", "given" : "Lu", "non-dropping-particle" : "", "parse-names" : false, "suffix" : "" }, { "dropping-particle" : "", "family" : "Zhou", "given" : "Tianjun", "non-dropping-particle" : "", "parse-names" : false, "suffix" : "" }, { "dropping-particle" : "", "family" : "Dai", "given" : "Aiguo", "non-dropping-particle" : "", "parse-names" : false, "suffix" : "" }, { "dropping-particle" : "", "family" : "Song", "given" : "Fengfei", "non-dropping-particle" : "", "parse-names" : false, "suffix" : "" }, { "dropping-particle" : "", "family" : "Wu", "given" : "Bo", "non-dropping-particle" : "", "parse-names" : false, "suffix" : "" }, { "dropping-particle" : "", "family" : "Chen", "given" : "Xiaolong", "non-dropping-particle" : "", "parse-names" : false, "suffix" : "" } ], "container-title" : "Scientific Reports", "id" : "ITEM-1", "issued" : { "date-parts" : [ [ "2016", "2", "17" ] ] }, "note" : "IPO is the major driver of the decadal IOBM\n- HadISST\n- CESM1.2 historical-RCP4.5, POGA-H, POGA-C\n- 8-yr low-pass filtered SST variability\n\n- Both EOF of the observations and the pacemaker experiments show that the IPO is highly correlated and thus the major driver of the decadal IOBM (apart from radiative forcing)\n- Correlation with the AMO is low\n- Inter-basin association b/w the tropical IO and Pacific", "page" : "21251", "publisher" : "The Author(s)", "title" : "The Footprint of the Inter-decadal Pacific Oscillation in Indian Ocean Sea Surface Temperatures", "translator" : [ { "dropping-particle" : "", "family" : "J208", "given" : "", "non-dropping-particle" : "", "parse-names" : false, "suffix" : "" } ], "type" : "article-journal", "volume" : "6" }, "uris" : [ "http://www.mendeley.com/documents/?uuid=cf4f1a61-e695-4706-8681-32bbff78423a" ] } ], "mendeley" : { "formattedCitation" : "(Dong et al., 2016)", "plainTextFormattedCitation" : "(Dong et al., 2016)", "previouslyFormattedCitation" : "(Dong et al., 2016)" }, "properties" : { "noteIndex" : 0 }, "schema" : "https://github.com/citation-style-language/schema/raw/master/csl-citation.json" }</w:instrText>
      </w:r>
      <w:r>
        <w:rPr>
          <w:noProof/>
        </w:rPr>
        <w:fldChar w:fldCharType="separate"/>
      </w:r>
      <w:r w:rsidR="00393F8C">
        <w:rPr>
          <w:noProof/>
          <w:lang w:val="en-US"/>
        </w:rPr>
        <w:t>(Dong et al., 2016)</w:t>
      </w:r>
      <w:r>
        <w:rPr>
          <w:noProof/>
        </w:rPr>
        <w:fldChar w:fldCharType="end"/>
      </w:r>
      <w:r w:rsidRPr="00E457C1">
        <w:rPr>
          <w:noProof/>
          <w:lang w:val="en-US"/>
        </w:rPr>
        <w:t xml:space="preserve">. However, correlation between the PDV and a decadal IOB index, defined from linearly detrended SST, changed from positive to negative during the 1980s </w:t>
      </w:r>
      <w:r>
        <w:rPr>
          <w:noProof/>
        </w:rPr>
        <w:fldChar w:fldCharType="begin" w:fldLock="1"/>
      </w:r>
      <w:r w:rsidR="00E719C0">
        <w:rPr>
          <w:noProof/>
          <w:lang w:val="en-US"/>
        </w:rPr>
        <w:instrText>ADDIN CSL_CITATION { "citationItems" : [ { "id" : "ITEM-1", "itemData" : { "DOI" : "10.1007/s00382-013-1951-1", "ISSN" : "1432-0894", "abstract" : "Previous studies have linked the rapid sea level rise (SLR) in the western tropical Pacific (WTP) since the early 1990s to the Pacific decadal climate modes, notably the Pacific Decadal Oscillation in the north Pacific or Interdecadal Pacific Oscillation (IPO) considering its basin wide signature. Here, the authors investigate the changing patterns of decadal (10--20\u00a0years) and multidecadal (&gt;20\u00a0years) sea level variability (global mean SLR removed) in the Pacific associated with the IPO, by analyzing satellite and in situ observations, together with reconstructed and reanalysis products, and performing ocean and atmosphere model experiments. Robust intensification is detected for both decadal and multidecadal sea level variability in the WTP since the early 1990s. The IPO intensity, however, did not increase and thus cannot explain the faster SLR. The observed, accelerated WTP SLR results from the combined effects of Indian Ocean and WTP warming and central-eastern tropical Pacific cooling associated with the IPO cold transition. The warm Indian Ocean acts in concert with the warm WTP and cold central-eastern tropical Pacific to drive intensified easterlies and negative Ekman pumping velocity in western-central tropical Pacific, thereby enhancing the western tropical Pacific SLR. On decadal timescales, the intensified sea level variability since the late 1980s or early 1990s results from the ``out of phase'' relationship of sea surface temperature anomalies between the Indian and central-eastern tropical Pacific since 1985, which produces ``in phase'' effects on the WTP sea level variability.", "author" : [ { "dropping-particle" : "", "family" : "Han", "given" : "Weiqing", "non-dropping-particle" : "", "parse-names" : false, "suffix" : "" }, { "dropping-particle" : "", "family" : "Meehl", "given" : "Gerald A", "non-dropping-particle" : "", "parse-names" : false, "suffix" : "" }, { "dropping-particle" : "", "family" : "Hu", "given" : "Aixue", "non-dropping-particle" : "", "parse-names" : false, "suffix" : "" }, { "dropping-particle" : "", "family" : "Alexander", "given" : "Michael A", "non-dropping-particle" : "", "parse-names" : false, "suffix" : "" }, { "dropping-particle" : "", "family" : "Yamagata", "given" : "Toshio", "non-dropping-particle" : "", "parse-names" : false, "suffix" : "" }, { "dropping-particle" : "", "family" : "Yuan", "given" : "Dongliang", "non-dropping-particle" : "", "parse-names" : false, "suffix" : "" }, { "dropping-particle" : "", "family" : "Ishii", "given" : "Masayoshi", "non-dropping-particle" : "", "parse-names" : false, "suffix" : "" }, { "dropping-particle" : "", "family" : "Pegion", "given" : "Philip", "non-dropping-particle" : "", "parse-names" : false, "suffix" : "" }, { "dropping-particle" : "", "family" : "Zheng", "given" : "Jian", "non-dropping-particle" : "", "parse-names" : false, "suffix" : "" }, { "dropping-particle" : "", "family" : "Hamlington", "given" : "Benjamin D", "non-dropping-particle" : "", "parse-names" : false, "suffix" : "" }, { "dropping-particle" : "", "family" : "Quan", "given" : "Xiao-Wei", "non-dropping-particle" : "", "parse-names" : false, "suffix" : "" }, { "dropping-particle" : "", "family" : "Leben", "given" : "Robert R", "non-dropping-particle" : "", "parse-names" : false, "suffix" : "" } ], "container-title" : "Climate Dynamics", "id" : "ITEM-1", "issue" : "5", "issued" : { "date-parts" : [ [ "2014", "9" ] ] }, "page" : "1357-1379", "title" : "Intensification of decadal and multi-decadal sea level variability in the western tropical Pacific during recent decades", "translator" : [ { "dropping-particle" : "", "family" : "J5085", "given" : "", "non-dropping-particle" : "", "parse-names" : false, "suffix" : "" } ], "type" : "article-journal", "volume" : "43" }, "uris" : [ "http://www.mendeley.com/documents/?uuid=4fdd1574-b225-4932-bf1a-5a3601998754" ] } ], "mendeley" : { "formattedCitation" : "(Han et al., 2014a)", "plainTextFormattedCitation" : "(Han et al., 2014a)", "previouslyFormattedCitation" : "(Han et al., 2014a)" }, "properties" : { "noteIndex" : 0 }, "schema" : "https://github.com/citation-style-language/schema/raw/master/csl-citation.json" }</w:instrText>
      </w:r>
      <w:r>
        <w:rPr>
          <w:noProof/>
        </w:rPr>
        <w:fldChar w:fldCharType="separate"/>
      </w:r>
      <w:r w:rsidR="00393F8C">
        <w:rPr>
          <w:noProof/>
          <w:lang w:val="en-US"/>
        </w:rPr>
        <w:t>(Han et al., 2014a)</w:t>
      </w:r>
      <w:r>
        <w:rPr>
          <w:noProof/>
        </w:rPr>
        <w:fldChar w:fldCharType="end"/>
      </w:r>
      <w:r w:rsidRPr="00E457C1">
        <w:rPr>
          <w:noProof/>
          <w:lang w:val="en-US"/>
        </w:rPr>
        <w:t xml:space="preserve">. The </w:t>
      </w:r>
      <w:r w:rsidR="002C01CA" w:rsidRPr="00E457C1">
        <w:rPr>
          <w:noProof/>
          <w:lang w:val="en-US"/>
        </w:rPr>
        <w:t xml:space="preserve">increase </w:t>
      </w:r>
      <w:r w:rsidRPr="00E457C1">
        <w:rPr>
          <w:noProof/>
          <w:lang w:val="en-US"/>
        </w:rPr>
        <w:t xml:space="preserve">in anthropogenic forcing and recovery from the eruptions of El Chichón in 1982 and Pinatubo in 1991 may have overwhelmed the PDV influence, and explain this change </w:t>
      </w:r>
      <w:r>
        <w:rPr>
          <w:noProof/>
        </w:rPr>
        <w:fldChar w:fldCharType="begin" w:fldLock="1"/>
      </w:r>
      <w:ins w:id="3087" w:author="Robin Matthews" w:date="2021-06-15T15:48:00Z">
        <w:r w:rsidR="005A099B">
          <w:rPr>
            <w:noProof/>
            <w:lang w:val="en-US"/>
          </w:rPr>
          <w:instrText>ADDIN CSL_CITATION { "citationItems" : [ { "id" : "ITEM-1", "itemData" : { "DOI" : "10.1175/JCLI-D-16-0313.1", "ISBN" : "0894-8755 1520-0442", "ISSN" : "08948755", "abstract" : "AbstractBoth the Indian and Pacific Oceans exhibit prominent decadal time scale variations in sea surface temperature (SST), linked dynamically via atmospheric and oceanic processes. However, the relationship between SST in these two basins underwent a dramatic transformation beginning around 1985. Prior to that, SST variations associated with the Indian Ocean Basin Mode (IOB) and the Inter-decadal Pacific Oscillation (IPO) were positively correlated, while afterwards they were much less clearly synchronized. We present evidence from both observations and coupled state-of-the-art climate models that enhanced external forcing, particularly increased anthropogenic greenhouse gases, was the principal cause of this changed relationship. Using coupled climate model experiments, we determine that without external forcing, the evolution of the IOB would be strongly forced by variations in the IPO. However, with strong external forcing, the dynamical linkage between the IOB and the IPO weakens and so that the neg...", "author" : [ { "dropping-particle" : "", "family" : "Dong", "given" : "Lu", "non-dropping-particle" : "", "parse-names" : false, "suffix" : "" }, { "dropping-particle" : "", "family" : "McPhaden", "given" : "Michael J.", "non-dropping-particle" : "", "parse-names" : false, "suffix" : "" } ], "container-title" : "Journal of Climate", "id" : "ITEM-1", "issue" : "6", "issued" : { "date-parts" : [ [ "2017" ] ] }, "note" : "Change of decadal IOBM-IPO relationship in the mid-1985s\n- Han et al (2014 ClimDyn) \u2026 Change of IPO-decadal IOBM correlation across 1985\n- HadISST, ERSST, Kaplan SST\n- NCAR CESM1.2 historical-RCP4.5, POGA-H (each 3 members)\n- CMIP5 historical, historicalGHG, historicalAA, historicalNat\n- CCSM4 historical, RCP2.6, RCP8.5\n- Detrend -&amp;gt; 13-yr low-pass -&amp;gt; SST EOF1 over 30S-30N40-120E (decadal IOBM) and SST EOF1 over 60S-60N120E-70W\n\n- The apparent change of running 21-yr IPO-decadal IOBM correlation \u2026 from positive to negative around 1985\n- POGA-H reproduces this change\n- When pure response to radiative forcing is removed, the correlation becomes stable\n- The positive decadal IOBM after 2000 despite the negative IPO due to external forcing \u2026 Rapid increase of GHG and recovery from Pinatubo\n- The negative phase of IPO during 2000-2012 is likely internally-driven, it is suggested to have been enhanced by the rapid IO warming", "page" : "1971-1983", "title" : "Why has the relationship between Indian and Pacific Ocean decadal variability changed in recent decades?", "translator" : [ { "dropping-particle" : "", "family" : "J3829", "given" : "", "non-dropping-particle" : "", "parse-names" : false, "suffix" : "" } ], "type" : "article-journal", "volume" : "30" }, "uris" : [ "http://www.mendeley.com/documents/?uuid=dfc87cd1-2546-4aab-9219-9c5f330c9636" ] }, { "id" : "ITEM-2", "itemData" : { "DOI" : "10.1175/JCLI-D-17-0445.1", "abstract" : " AbstractObservations show that decadal (10\u201320 yr) to interdecadal (&gt;20 yr) variability of the tropical Indian Ocean (TIO) sea surface temperature (SST) closely follows that of the Pacific until the 1960s. Since then, the TIO SST exhibits a persistent warming trend, whereas the Pacific SST shows large-amplitude fluctuations associated with the interdecadal Pacific oscillation (IPO), and the decadal variability of the TIO SST is out of phase with that of the Pacific after around 1980. Here causes for the changing behavior of the TIO SST are explored, by analyzing multiple observational datasets and the recently available large-ensemble simulations from two climate models. It is found that on interdecadal time scales, the persistent TIO warming trend is caused by emergence of anthropogenic warming overcoming internal variability, while the time of emergence occurs much later in the Pacific. On decadal time scales, two major tropical volcanic eruptions occurred in the 1980s and 1990s causing decadal SST cooling over the TIO during which the IPO was in warm phase, yielding the out-of-phase relation. The more evident fingerprints of external forcing in the TIO compared to the Pacific result from the much weaker TIO internal decadal\u2013interdecadal variability, making the TIO prone to the external forcing. These results imply that the ongoing warming and natural external forcing may make the Indian Ocean more active, playing an increasingly important role in affecting regional and global climate. ", "author" : [ { "dropping-particle" : "", "family" : "Zhang", "given" : "Lei", "non-dropping-particle" : "", "parse-names" : false, "suffix" : "" }, { "dropping-particle" : "", "family" : "Han", "given" : "Weiqing", "non-dropping-particle" : "", "parse-names" : false, "suffix" : "" }, { "dropping-particle" : "", "family" : "Sienz", "given" : "Frank", "non-dropping-particle" : "", "parse-names" : false, "suffix" : "" } ], "container-title" : "Journal of Climate", "id" : "ITEM-2", "issue" : "6", "issued" : { "date-parts" : [ [ "2018" ] ] }, "note" : "Relationship between IO decadal SST variability and IPO\n- CESM1 40-member large ensemble and MPI 100-member large ensemble\n- HadISST, ERSSTv4, Kaplan SST\n- For models, inter-member variability -&amp;gt; 8-yr low-pass\n- For Obs, linear detrending\n\n- The IPO-TIO relationship changed from highly positive to highly negative around 1980\n- This is due to volcanic and GHG radiative forcing since the 1980s, whose influence on SST is detectable better in the TIO than tropical Pacific due to difference in magnitude of internal variability\n- Occurrence of 15-yr TIO cooling, which should be 50% in the absence of external forcing, is &amp;lt; 5% after around 2000 in CESM1 (with RCP8.5)\n- By contrast, it is only after 2040 that occurrence of 15-yr Pacific cooling is &amp;lt; 5%", "page" : "2377-2388", "title" : "Unraveling Causes for the Changing Behavior of the Tropical Indian Ocean in the Past Few Decades", "translator" : [ { "dropping-particle" : "", "family" : "J3826", "given" : "", "non-dropping-particle" : "", "parse-names" : false, "suffix" : "" } ], "type" : "article-journal", "volume" : "31" }, "uris" : [ "http://www.mendeley.com/documents/?uuid=b630d4dc-0602-4070-811e-37c0da6ecdb4" ] } ], "mendeley" : { "formattedCitation" : "(Dong and McPhaden, 2017; Zhang et al., 2018a)", "manualFormatting" : "(Dong and McPhaden, 2017; L. Zhang et al., 2018a)", "plainTextFormattedCitation" : "(Dong and McPhaden, 2017; Zhang et al., 2018a)", "previouslyFormattedCitation" : "(Dong and McPhaden, 2017; Zhang et al., 2018a)" }, "properties" : { "noteIndex" : 0 }, "schema" : "https://github.com/citation-style-language/schema/raw/master/csl-citation.json" }</w:instrText>
        </w:r>
      </w:ins>
      <w:del w:id="3088" w:author="Robin Matthews" w:date="2021-06-15T15:48:00Z">
        <w:r w:rsidR="00E719C0" w:rsidDel="005A099B">
          <w:rPr>
            <w:noProof/>
            <w:lang w:val="en-US"/>
          </w:rPr>
          <w:delInstrText>ADDIN CSL_CITATION { "citationItems" : [ { "id" : "ITEM-1", "itemData" : { "DOI" : "10.1175/JCLI-D-16-0313.1", "ISBN" : "0894-8755 1520-0442", "ISSN" : "08948755", "abstract" : "AbstractBoth the Indian and Pacific Oceans exhibit prominent decadal time scale variations in sea surface temperature (SST), linked dynamically via atmospheric and oceanic processes. However, the relationship between SST in these two basins underwent a dramatic transformation beginning around 1985. Prior to that, SST variations associated with the Indian Ocean Basin Mode (IOB) and the Inter-decadal Pacific Oscillation (IPO) were positively correlated, while afterwards they were much less clearly synchronized. We present evidence from both observations and coupled state-of-the-art climate models that enhanced external forcing, particularly increased anthropogenic greenhouse gases, was the principal cause of this changed relationship. Using coupled climate model experiments, we determine that without external forcing, the evolution of the IOB would be strongly forced by variations in the IPO. However, with strong external forcing, the dynamical linkage between the IOB and the IPO weakens and so that the neg...", "author" : [ { "dropping-particle" : "", "family" : "Dong", "given" : "Lu", "non-dropping-particle" : "", "parse-names" : false, "suffix" : "" }, { "dropping-particle" : "", "family" : "McPhaden", "given" : "Michael J.", "non-dropping-particle" : "", "parse-names" : false, "suffix" : "" } ], "container-title" : "Journal of Climate", "id" : "ITEM-1", "issue" : "6", "issued" : { "date-parts" : [ [ "2017" ] ] }, "note" : "Change of decadal IOBM-IPO relationship in the mid-1985s\n- Han et al (2014 ClimDyn) \u2026 Change of IPO-decadal IOBM correlation across 1985\n- HadISST, ERSST, Kaplan SST\n- NCAR CESM1.2 historical-RCP4.5, POGA-H (each 3 members)\n- CMIP5 historical, historicalGHG, historicalAA, historicalNat\n- CCSM4 historical, RCP2.6, RCP8.5\n- Detrend -&amp;gt; 13-yr low-pass -&amp;gt; SST EOF1 over 30S-30N40-120E (decadal IOBM) and SST EOF1 over 60S-60N120E-70W\n\n- The apparent change of running 21-yr IPO-decadal IOBM correlation \u2026 from positive to negative around 1985\n- POGA-H reproduces this change\n- When pure response to radiative forcing is removed, the correlation becomes stable\n- The positive decadal IOBM after 2000 despite the negative IPO due to external forcing \u2026 Rapid increase of GHG and recovery from Pinatubo\n- The negative phase of IPO during 2000-2012 is likely internally-driven, it is suggested to have been enhanced by the rapid IO warming", "page" : "1971-1983", "title" : "Why has the relationship between Indian and Pacific Ocean decadal variability changed in recent decades?", "translator" : [ { "dropping-particle" : "", "family" : "J3829", "given" : "", "non-dropping-particle" : "", "parse-names" : false, "suffix" : "" } ], "type" : "article-journal", "volume" : "30" }, "uris" : [ "http://www.mendeley.com/documents/?uuid=dfc87cd1-2546-4aab-9219-9c5f330c9636" ] }, { "id" : "ITEM-2", "itemData" : { "DOI" : "10.1175/JCLI-D-17-0445.1", "abstract" : " AbstractObservations show that decadal (10\u201320 yr) to interdecadal (&gt;20 yr) variability of the tropical Indian Ocean (TIO) sea surface temperature (SST) closely follows that of the Pacific until the 1960s. Since then, the TIO SST exhibits a persistent warming trend, whereas the Pacific SST shows large-amplitude fluctuations associated with the interdecadal Pacific oscillation (IPO), and the decadal variability of the TIO SST is out of phase with that of the Pacific after around 1980. Here causes for the changing behavior of the TIO SST are explored, by analyzing multiple observational datasets and the recently available large-ensemble simulations from two climate models. It is found that on interdecadal time scales, the persistent TIO warming trend is caused by emergence of anthropogenic warming overcoming internal variability, while the time of emergence occurs much later in the Pacific. On decadal time scales, two major tropical volcanic eruptions occurred in the 1980s and 1990s causing decadal SST cooling over the TIO during which the IPO was in warm phase, yielding the out-of-phase relation. The more evident fingerprints of external forcing in the TIO compared to the Pacific result from the much weaker TIO internal decadal\u2013interdecadal variability, making the TIO prone to the external forcing. These results imply that the ongoing warming and natural external forcing may make the Indian Ocean more active, playing an increasingly important role in affecting regional and global climate. ", "author" : [ { "dropping-particle" : "", "family" : "Zhang", "given" : "Lei", "non-dropping-particle" : "", "parse-names" : false, "suffix" : "" }, { "dropping-particle" : "", "family" : "Han", "given" : "Weiqing", "non-dropping-particle" : "", "parse-names" : false, "suffix" : "" }, { "dropping-particle" : "", "family" : "Sienz", "given" : "Frank", "non-dropping-particle" : "", "parse-names" : false, "suffix" : "" } ], "container-title" : "Journal of Climate", "id" : "ITEM-2", "issue" : "6", "issued" : { "date-parts" : [ [ "2018" ] ] }, "note" : "Relationship between IO decadal SST variability and IPO\n- CESM1 40-member large ensemble and MPI 100-member large ensemble\n- HadISST, ERSSTv4, Kaplan SST\n- For models, inter-member variability -&amp;gt; 8-yr low-pass\n- For Obs, linear detrending\n\n- The IPO-TIO relationship changed from highly positive to highly negative around 1980\n- This is due to volcanic and GHG radiative forcing since the 1980s, whose influence on SST is detectable better in the TIO than tropical Pacific due to difference in magnitude of internal variability\n- Occurrence of 15-yr TIO cooling, which should be 50% in the absence of external forcing, is &amp;lt; 5% after around 2000 in CESM1 (with RCP8.5)\n- By contrast, it is only after 2040 that occurrence of 15-yr Pacific cooling is &amp;lt; 5%", "page" : "2377-2388", "title" : "Unraveling Causes for the Changing Behavior of the Tropical Indian Ocean in the Past Few Decades", "translator" : [ { "dropping-particle" : "", "family" : "J3826", "given" : "", "non-dropping-particle" : "", "parse-names" : false, "suffix" : "" } ], "type" : "article-journal", "volume" : "31" }, "uris" : [ "http://www.mendeley.com/documents/?uuid=b630d4dc-0602-4070-811e-37c0da6ecdb4" ] } ], "mendeley" : { "formattedCitation" : "(Dong and McPhaden, 2017; Zhang et al., 2018a)", "plainTextFormattedCitation" : "(Dong and McPhaden, 2017; Zhang et al., 2018a)", "previouslyFormattedCitation" : "(Dong and McPhaden, 2017; Zhang et al., 2018a)" }, "properties" : { "noteIndex" : 0 }, "schema" : "https://github.com/citation-style-language/schema/raw/master/csl-citation.json" }</w:delInstrText>
        </w:r>
      </w:del>
      <w:r>
        <w:rPr>
          <w:noProof/>
        </w:rPr>
        <w:fldChar w:fldCharType="separate"/>
      </w:r>
      <w:r w:rsidR="00393F8C">
        <w:rPr>
          <w:noProof/>
          <w:lang w:val="en-US"/>
        </w:rPr>
        <w:t>(Dong and McPhaden, 2017; L. Zhang et al., 2018a)</w:t>
      </w:r>
      <w:r>
        <w:rPr>
          <w:noProof/>
        </w:rPr>
        <w:fldChar w:fldCharType="end"/>
      </w:r>
      <w:r w:rsidRPr="00E457C1">
        <w:rPr>
          <w:noProof/>
          <w:lang w:val="en-US"/>
        </w:rPr>
        <w:t>. However, the low statistical degrees of freedom hamper clear detection of human influence in this correlation change.</w:t>
      </w:r>
    </w:p>
    <w:p w14:paraId="73463B33" w14:textId="77777777" w:rsidR="009F594A" w:rsidRPr="00E457C1" w:rsidRDefault="009F594A" w:rsidP="009F594A">
      <w:pPr>
        <w:pStyle w:val="AR6BodyText"/>
        <w:rPr>
          <w:noProof/>
          <w:lang w:val="en-US"/>
        </w:rPr>
      </w:pPr>
    </w:p>
    <w:p w14:paraId="685A14C7" w14:textId="2191F8A0" w:rsidR="009F594A" w:rsidRPr="00E457C1" w:rsidRDefault="009F594A" w:rsidP="009F594A">
      <w:pPr>
        <w:pStyle w:val="AR6BodyText"/>
        <w:rPr>
          <w:noProof/>
          <w:lang w:val="en-US"/>
        </w:rPr>
      </w:pPr>
      <w:r w:rsidRPr="00E457C1">
        <w:rPr>
          <w:noProof/>
          <w:lang w:val="en-US"/>
        </w:rPr>
        <w:t xml:space="preserve">To summarize, there is </w:t>
      </w:r>
      <w:r w:rsidRPr="00E457C1">
        <w:rPr>
          <w:i/>
          <w:iCs/>
          <w:noProof/>
          <w:lang w:val="en-US"/>
        </w:rPr>
        <w:t>medium confidence</w:t>
      </w:r>
      <w:r w:rsidRPr="00E457C1">
        <w:rPr>
          <w:noProof/>
          <w:lang w:val="en-US"/>
        </w:rPr>
        <w:t xml:space="preserve"> that </w:t>
      </w:r>
      <w:r w:rsidR="002D6BF0" w:rsidRPr="00E457C1">
        <w:rPr>
          <w:noProof/>
          <w:lang w:val="en-US"/>
        </w:rPr>
        <w:t>changes in the interannual IOD variability in the late 20</w:t>
      </w:r>
      <w:r w:rsidR="002D6BF0" w:rsidRPr="00C46A2B">
        <w:rPr>
          <w:noProof/>
          <w:lang w:val="en-US"/>
          <w:rPrChange w:id="3089" w:author="Sara M Tuson" w:date="2021-06-28T09:49:00Z">
            <w:rPr>
              <w:noProof/>
              <w:vertAlign w:val="superscript"/>
              <w:lang w:val="en-US"/>
            </w:rPr>
          </w:rPrChange>
        </w:rPr>
        <w:t>th</w:t>
      </w:r>
      <w:r w:rsidR="002D6BF0" w:rsidRPr="00E457C1">
        <w:rPr>
          <w:noProof/>
          <w:lang w:val="en-US"/>
        </w:rPr>
        <w:t xml:space="preserve"> century inferred from observations and proxy records are within</w:t>
      </w:r>
      <w:r w:rsidR="002D6BF0" w:rsidRPr="00E457C1" w:rsidDel="002D6BF0">
        <w:rPr>
          <w:noProof/>
          <w:lang w:val="en-US"/>
        </w:rPr>
        <w:t xml:space="preserve"> </w:t>
      </w:r>
      <w:r w:rsidRPr="00E457C1">
        <w:rPr>
          <w:rFonts w:cs="Times New Roman"/>
          <w:bCs/>
          <w:lang w:val="en-US"/>
        </w:rPr>
        <w:t>the range of internal variability</w:t>
      </w:r>
      <w:r w:rsidRPr="00E457C1">
        <w:rPr>
          <w:noProof/>
          <w:lang w:val="en-US"/>
        </w:rPr>
        <w:t xml:space="preserve">. There is </w:t>
      </w:r>
      <w:r w:rsidR="00F31088" w:rsidRPr="00E457C1">
        <w:rPr>
          <w:iCs/>
          <w:noProof/>
          <w:lang w:val="en-US"/>
        </w:rPr>
        <w:t>no</w:t>
      </w:r>
      <w:r w:rsidRPr="00E457C1">
        <w:rPr>
          <w:iCs/>
          <w:noProof/>
          <w:highlight w:val="yellow"/>
          <w:lang w:val="en-US"/>
        </w:rPr>
        <w:t xml:space="preserve"> </w:t>
      </w:r>
      <w:r w:rsidRPr="00E457C1">
        <w:rPr>
          <w:iCs/>
          <w:noProof/>
          <w:lang w:val="en-US"/>
        </w:rPr>
        <w:t>evidence</w:t>
      </w:r>
      <w:r w:rsidRPr="00E457C1">
        <w:rPr>
          <w:noProof/>
          <w:lang w:val="en-US"/>
        </w:rPr>
        <w:t xml:space="preserve"> o</w:t>
      </w:r>
      <w:r w:rsidR="00106248" w:rsidRPr="00E457C1">
        <w:rPr>
          <w:noProof/>
          <w:lang w:val="en-US"/>
        </w:rPr>
        <w:t>f</w:t>
      </w:r>
      <w:r w:rsidRPr="00E457C1">
        <w:rPr>
          <w:noProof/>
          <w:lang w:val="en-US"/>
        </w:rPr>
        <w:t xml:space="preserve"> anthropogenic influence on the interannual IOB. On decadal-</w:t>
      </w:r>
      <w:ins w:id="3090" w:author="Sara M Tuson" w:date="2021-06-27T21:51:00Z">
        <w:r w:rsidR="00492531">
          <w:rPr>
            <w:noProof/>
            <w:lang w:val="en-US"/>
          </w:rPr>
          <w:t xml:space="preserve"> </w:t>
        </w:r>
      </w:ins>
      <w:r w:rsidRPr="00E457C1">
        <w:rPr>
          <w:noProof/>
          <w:lang w:val="en-US"/>
        </w:rPr>
        <w:t>to</w:t>
      </w:r>
      <w:ins w:id="3091" w:author="Sara M Tuson" w:date="2021-06-27T21:51:00Z">
        <w:r w:rsidR="00492531">
          <w:rPr>
            <w:noProof/>
            <w:lang w:val="en-US"/>
          </w:rPr>
          <w:t xml:space="preserve"> </w:t>
        </w:r>
      </w:ins>
      <w:del w:id="3092" w:author="Sara M Tuson" w:date="2021-06-27T21:51:00Z">
        <w:r w:rsidRPr="00E457C1" w:rsidDel="00492531">
          <w:rPr>
            <w:noProof/>
            <w:lang w:val="en-US"/>
          </w:rPr>
          <w:delText>-</w:delText>
        </w:r>
      </w:del>
      <w:r w:rsidRPr="00E457C1">
        <w:rPr>
          <w:noProof/>
          <w:lang w:val="en-US"/>
        </w:rPr>
        <w:t>multi</w:t>
      </w:r>
      <w:ins w:id="3093" w:author="Sara M Tuson" w:date="2021-06-27T21:51:00Z">
        <w:r w:rsidR="00492531">
          <w:rPr>
            <w:noProof/>
            <w:lang w:val="en-US"/>
          </w:rPr>
          <w:t>-</w:t>
        </w:r>
      </w:ins>
      <w:r w:rsidRPr="00E457C1">
        <w:rPr>
          <w:noProof/>
          <w:lang w:val="en-US"/>
        </w:rPr>
        <w:t xml:space="preserve">decadal time scales, there is </w:t>
      </w:r>
      <w:r w:rsidRPr="00E457C1">
        <w:rPr>
          <w:i/>
          <w:noProof/>
          <w:lang w:val="en-US"/>
        </w:rPr>
        <w:t>low confidence</w:t>
      </w:r>
      <w:r w:rsidRPr="00E457C1">
        <w:rPr>
          <w:noProof/>
          <w:lang w:val="en-US"/>
        </w:rPr>
        <w:t xml:space="preserve"> that human influence has caused a reversal of the correlation between PDV and decadal</w:t>
      </w:r>
      <w:r w:rsidR="002C01CA" w:rsidRPr="00E457C1">
        <w:rPr>
          <w:noProof/>
          <w:lang w:val="en-US"/>
        </w:rPr>
        <w:t xml:space="preserve"> variations in the</w:t>
      </w:r>
      <w:r w:rsidRPr="00E457C1">
        <w:rPr>
          <w:noProof/>
          <w:lang w:val="en-US"/>
        </w:rPr>
        <w:t xml:space="preserve"> IOB mode. The </w:t>
      </w:r>
      <w:r w:rsidR="002C01CA" w:rsidRPr="00E457C1">
        <w:rPr>
          <w:i/>
          <w:noProof/>
          <w:lang w:val="en-US"/>
        </w:rPr>
        <w:t>low confidence</w:t>
      </w:r>
      <w:r w:rsidR="002C01CA" w:rsidRPr="00E457C1">
        <w:rPr>
          <w:noProof/>
          <w:lang w:val="en-US"/>
        </w:rPr>
        <w:t xml:space="preserve"> in this</w:t>
      </w:r>
      <w:r w:rsidRPr="00E457C1">
        <w:rPr>
          <w:noProof/>
          <w:lang w:val="en-US"/>
        </w:rPr>
        <w:t xml:space="preserve"> assessment is due to the short observational record, limited number of models used for the attribution, lack of model evaluation of the decadal IOB mode, and uncertainty in the contribution from volcanic aerosols. Nevertheless, CMIP5 models have medium overall performance in reproducing both the interannual IOB and IOD modes, with an apparently good performance in reproducing the IOB magnitude arising from compensation of biases in the formation process, and overly high IOD magnitude due to the mean state bias (</w:t>
      </w:r>
      <w:r w:rsidRPr="00E457C1">
        <w:rPr>
          <w:i/>
          <w:noProof/>
          <w:lang w:val="en-US"/>
        </w:rPr>
        <w:t>high confidence</w:t>
      </w:r>
      <w:r w:rsidRPr="00E457C1">
        <w:rPr>
          <w:noProof/>
          <w:lang w:val="en-US"/>
        </w:rPr>
        <w:t xml:space="preserve">). There is no clear improvement in the </w:t>
      </w:r>
      <w:r w:rsidR="00106248" w:rsidRPr="00E457C1">
        <w:rPr>
          <w:noProof/>
          <w:lang w:val="en-US"/>
        </w:rPr>
        <w:lastRenderedPageBreak/>
        <w:t xml:space="preserve">simulation of the </w:t>
      </w:r>
      <w:r w:rsidRPr="00E457C1">
        <w:rPr>
          <w:noProof/>
          <w:lang w:val="en-US"/>
        </w:rPr>
        <w:t xml:space="preserve">IOD from CMIP5 to CMIP6 models, though </w:t>
      </w:r>
      <w:r w:rsidR="00106248" w:rsidRPr="00E457C1">
        <w:rPr>
          <w:noProof/>
          <w:lang w:val="en-US"/>
        </w:rPr>
        <w:t>there is only</w:t>
      </w:r>
      <w:r w:rsidRPr="00E457C1">
        <w:rPr>
          <w:noProof/>
          <w:lang w:val="en-US"/>
        </w:rPr>
        <w:t xml:space="preserve"> </w:t>
      </w:r>
      <w:r w:rsidRPr="00E457C1">
        <w:rPr>
          <w:i/>
          <w:iCs/>
          <w:noProof/>
          <w:lang w:val="en-US"/>
        </w:rPr>
        <w:t>medium</w:t>
      </w:r>
      <w:r w:rsidRPr="00E457C1">
        <w:rPr>
          <w:noProof/>
          <w:lang w:val="en-US"/>
        </w:rPr>
        <w:t xml:space="preserve"> </w:t>
      </w:r>
      <w:r w:rsidRPr="00E457C1">
        <w:rPr>
          <w:i/>
          <w:iCs/>
          <w:noProof/>
          <w:lang w:val="en-US"/>
        </w:rPr>
        <w:t>confidence</w:t>
      </w:r>
      <w:r w:rsidRPr="00E457C1">
        <w:rPr>
          <w:noProof/>
          <w:lang w:val="en-US"/>
        </w:rPr>
        <w:t xml:space="preserve"> </w:t>
      </w:r>
      <w:r w:rsidR="00106248" w:rsidRPr="00E457C1">
        <w:rPr>
          <w:noProof/>
          <w:lang w:val="en-US"/>
        </w:rPr>
        <w:t xml:space="preserve">in this assessment, </w:t>
      </w:r>
      <w:r w:rsidRPr="00E457C1">
        <w:rPr>
          <w:noProof/>
          <w:lang w:val="en-US"/>
        </w:rPr>
        <w:t>since only a subset of CMIP6 models ha</w:t>
      </w:r>
      <w:r w:rsidR="00FE0FA0" w:rsidRPr="00E457C1">
        <w:rPr>
          <w:noProof/>
          <w:lang w:val="en-US"/>
        </w:rPr>
        <w:t>ve</w:t>
      </w:r>
      <w:r w:rsidRPr="00E457C1">
        <w:rPr>
          <w:noProof/>
          <w:lang w:val="en-US"/>
        </w:rPr>
        <w:t xml:space="preserve"> been examined. There is </w:t>
      </w:r>
      <w:r w:rsidRPr="00E457C1">
        <w:rPr>
          <w:iCs/>
          <w:noProof/>
          <w:lang w:val="en-US"/>
        </w:rPr>
        <w:t>no evidence</w:t>
      </w:r>
      <w:r w:rsidRPr="00E457C1">
        <w:rPr>
          <w:noProof/>
          <w:lang w:val="en-US"/>
        </w:rPr>
        <w:t xml:space="preserve"> for performance changes in simulating the IOB from CMIP5 to CMIP6 models.</w:t>
      </w:r>
    </w:p>
    <w:p w14:paraId="77263120" w14:textId="77777777" w:rsidR="009F594A" w:rsidRPr="00E457C1" w:rsidRDefault="009F594A" w:rsidP="009F594A">
      <w:pPr>
        <w:pStyle w:val="AR6BodyText"/>
        <w:rPr>
          <w:lang w:val="en-US"/>
        </w:rPr>
      </w:pPr>
    </w:p>
    <w:p w14:paraId="179C8722" w14:textId="77777777" w:rsidR="009F594A" w:rsidRDefault="009F594A" w:rsidP="009F594A">
      <w:pPr>
        <w:pStyle w:val="AR6BodyText"/>
        <w:rPr>
          <w:rFonts w:cs="Times New Roman"/>
          <w:lang w:val="en-US"/>
        </w:rPr>
      </w:pPr>
    </w:p>
    <w:p w14:paraId="5C41DA07" w14:textId="4B0A3602" w:rsidR="009F594A" w:rsidRPr="003C0F1F" w:rsidRDefault="009F594A" w:rsidP="009F594A">
      <w:pPr>
        <w:pStyle w:val="AR6Chap3Level2311"/>
      </w:pPr>
      <w:bookmarkStart w:id="3094" w:name="_Toc6385751"/>
      <w:bookmarkStart w:id="3095" w:name="_Ref29655331"/>
      <w:bookmarkStart w:id="3096" w:name="_Toc70639176"/>
      <w:r w:rsidRPr="003C0F1F">
        <w:t>Atlantic Meridional and Zonal Modes</w:t>
      </w:r>
      <w:bookmarkEnd w:id="3094"/>
      <w:bookmarkEnd w:id="3095"/>
      <w:bookmarkEnd w:id="3096"/>
    </w:p>
    <w:p w14:paraId="65562784" w14:textId="77777777" w:rsidR="009F594A" w:rsidRPr="00B40A97" w:rsidRDefault="009F594A" w:rsidP="009F594A">
      <w:pPr>
        <w:pStyle w:val="AR6BodyText"/>
        <w:rPr>
          <w:noProof/>
        </w:rPr>
      </w:pPr>
    </w:p>
    <w:p w14:paraId="3536DF27" w14:textId="1C3F6B75" w:rsidR="009F594A" w:rsidRPr="00E457C1" w:rsidRDefault="009F594A" w:rsidP="009F594A">
      <w:pPr>
        <w:pStyle w:val="AR6BodyText"/>
        <w:rPr>
          <w:noProof/>
          <w:lang w:val="en-US"/>
        </w:rPr>
      </w:pPr>
      <w:r w:rsidRPr="00E457C1">
        <w:rPr>
          <w:noProof/>
          <w:lang w:val="en-US"/>
        </w:rPr>
        <w:t>The Atlantic Zonal Mode (AZM), often referred to as the Atlantic Equatorial Mode or Atlantic Niño, and the Atlantic Meridional Mode (AMM) are the two leading basin wide patterns of interannual-</w:t>
      </w:r>
      <w:ins w:id="3097" w:author="Sara M Tuson" w:date="2021-06-27T21:51:00Z">
        <w:r w:rsidR="00492531">
          <w:rPr>
            <w:noProof/>
            <w:lang w:val="en-US"/>
          </w:rPr>
          <w:t xml:space="preserve"> </w:t>
        </w:r>
      </w:ins>
      <w:r w:rsidRPr="00E457C1">
        <w:rPr>
          <w:noProof/>
          <w:lang w:val="en-US"/>
        </w:rPr>
        <w:t>to</w:t>
      </w:r>
      <w:ins w:id="3098" w:author="Sara M Tuson" w:date="2021-06-27T21:52:00Z">
        <w:r w:rsidR="00492531">
          <w:rPr>
            <w:noProof/>
            <w:lang w:val="en-US"/>
          </w:rPr>
          <w:t xml:space="preserve"> </w:t>
        </w:r>
      </w:ins>
      <w:del w:id="3099" w:author="Sara M Tuson" w:date="2021-06-27T21:52:00Z">
        <w:r w:rsidRPr="00E457C1" w:rsidDel="00492531">
          <w:rPr>
            <w:noProof/>
            <w:lang w:val="en-US"/>
          </w:rPr>
          <w:delText>-</w:delText>
        </w:r>
      </w:del>
      <w:r w:rsidRPr="00E457C1">
        <w:rPr>
          <w:noProof/>
          <w:lang w:val="en-US"/>
        </w:rPr>
        <w:t>decadal variability in the tropical Atlantic. Akin to ENSO in the Pacific, the term Atlantic Niño is broadly used to refer to years when the SSTs in the tropical eastern Atlantic basin along the cold tongue are significantly warmer than the climatological average. The AMM is characterized by anomalous cross-equatorial gradients in SST. Both modes are associated with altered strength of the</w:t>
      </w:r>
      <w:ins w:id="3100" w:author="Ian Blenkinsop" w:date="2021-07-13T12:46:00Z">
        <w:r w:rsidR="00830FB3" w:rsidRPr="00830FB3">
          <w:rPr>
            <w:noProof/>
            <w:lang w:val="en-US"/>
          </w:rPr>
          <w:t xml:space="preserve"> </w:t>
        </w:r>
      </w:ins>
      <w:ins w:id="3101" w:author="Tom Maycock" w:date="2021-09-03T16:03:00Z">
        <w:r w:rsidR="00500900">
          <w:rPr>
            <w:noProof/>
            <w:lang w:val="en-US"/>
          </w:rPr>
          <w:t>I</w:t>
        </w:r>
      </w:ins>
      <w:ins w:id="3102" w:author="Ian Blenkinsop" w:date="2021-07-13T12:46:00Z">
        <w:del w:id="3103" w:author="Tom Maycock" w:date="2021-09-03T16:03:00Z">
          <w:r w:rsidR="00830FB3" w:rsidRPr="00E457C1" w:rsidDel="00500900">
            <w:rPr>
              <w:noProof/>
              <w:lang w:val="en-US"/>
            </w:rPr>
            <w:delText>i</w:delText>
          </w:r>
        </w:del>
        <w:r w:rsidR="00830FB3" w:rsidRPr="00E457C1">
          <w:rPr>
            <w:noProof/>
            <w:lang w:val="en-US"/>
          </w:rPr>
          <w:t>nter</w:t>
        </w:r>
      </w:ins>
      <w:ins w:id="3104" w:author="Tom Maycock" w:date="2021-09-03T16:03:00Z">
        <w:r w:rsidR="00500900">
          <w:rPr>
            <w:noProof/>
            <w:lang w:val="en-US"/>
          </w:rPr>
          <w:t>-</w:t>
        </w:r>
      </w:ins>
      <w:ins w:id="3105" w:author="Ian Blenkinsop" w:date="2021-07-13T12:46:00Z">
        <w:r w:rsidR="00830FB3" w:rsidRPr="00E457C1">
          <w:rPr>
            <w:noProof/>
            <w:lang w:val="en-US"/>
          </w:rPr>
          <w:t xml:space="preserve">tropical </w:t>
        </w:r>
      </w:ins>
      <w:ins w:id="3106" w:author="Tom Maycock" w:date="2021-09-03T16:03:00Z">
        <w:r w:rsidR="00500900">
          <w:rPr>
            <w:noProof/>
            <w:lang w:val="en-US"/>
          </w:rPr>
          <w:t>C</w:t>
        </w:r>
      </w:ins>
      <w:ins w:id="3107" w:author="Ian Blenkinsop" w:date="2021-07-13T12:46:00Z">
        <w:del w:id="3108" w:author="Tom Maycock" w:date="2021-09-03T16:03:00Z">
          <w:r w:rsidR="00830FB3" w:rsidRPr="00E457C1" w:rsidDel="00500900">
            <w:rPr>
              <w:noProof/>
              <w:lang w:val="en-US"/>
            </w:rPr>
            <w:delText>c</w:delText>
          </w:r>
        </w:del>
        <w:r w:rsidR="00830FB3" w:rsidRPr="00E457C1">
          <w:rPr>
            <w:noProof/>
            <w:lang w:val="en-US"/>
          </w:rPr>
          <w:t xml:space="preserve">onvergence </w:t>
        </w:r>
      </w:ins>
      <w:ins w:id="3109" w:author="Tom Maycock" w:date="2021-09-03T16:03:00Z">
        <w:r w:rsidR="00500900">
          <w:rPr>
            <w:noProof/>
            <w:lang w:val="en-US"/>
          </w:rPr>
          <w:t>Z</w:t>
        </w:r>
      </w:ins>
      <w:ins w:id="3110" w:author="Ian Blenkinsop" w:date="2021-07-13T12:46:00Z">
        <w:del w:id="3111" w:author="Tom Maycock" w:date="2021-09-03T16:03:00Z">
          <w:r w:rsidR="00830FB3" w:rsidRPr="00E457C1" w:rsidDel="00500900">
            <w:rPr>
              <w:noProof/>
              <w:lang w:val="en-US"/>
            </w:rPr>
            <w:delText>z</w:delText>
          </w:r>
        </w:del>
        <w:r w:rsidR="00830FB3" w:rsidRPr="00E457C1">
          <w:rPr>
            <w:noProof/>
            <w:lang w:val="en-US"/>
          </w:rPr>
          <w:t>one</w:t>
        </w:r>
      </w:ins>
      <w:r w:rsidRPr="00E457C1">
        <w:rPr>
          <w:noProof/>
          <w:lang w:val="en-US"/>
        </w:rPr>
        <w:t xml:space="preserve"> </w:t>
      </w:r>
      <w:ins w:id="3112" w:author="Ian Blenkinsop" w:date="2021-07-13T12:46:00Z">
        <w:r w:rsidR="00830FB3">
          <w:rPr>
            <w:noProof/>
            <w:lang w:val="en-US"/>
          </w:rPr>
          <w:t>(</w:t>
        </w:r>
      </w:ins>
      <w:r w:rsidRPr="00E457C1">
        <w:rPr>
          <w:noProof/>
          <w:lang w:val="en-US"/>
        </w:rPr>
        <w:t>ITCZ</w:t>
      </w:r>
      <w:ins w:id="3113" w:author="Ian Blenkinsop" w:date="2021-07-13T12:46:00Z">
        <w:r w:rsidR="00830FB3">
          <w:rPr>
            <w:noProof/>
            <w:lang w:val="en-US"/>
          </w:rPr>
          <w:t>)</w:t>
        </w:r>
      </w:ins>
      <w:r w:rsidRPr="00E457C1">
        <w:rPr>
          <w:noProof/>
          <w:lang w:val="en-US"/>
        </w:rPr>
        <w:t xml:space="preserve"> and/or latitudinal shifts in the ITCZ, which locally affect African and American monsoon systems and remotely affect Tropical Pacific and Indian Ocean variability through inter-basins teleconnections. </w:t>
      </w:r>
      <w:r w:rsidRPr="00E457C1">
        <w:rPr>
          <w:lang w:val="en-US"/>
        </w:rPr>
        <w:t xml:space="preserve">A detailed description of both AZM and AMM, as well as their associated teleconnection over land, is given in Annex </w:t>
      </w:r>
      <w:r w:rsidR="00905F16" w:rsidRPr="00E457C1">
        <w:rPr>
          <w:lang w:val="en-US"/>
        </w:rPr>
        <w:t>I</w:t>
      </w:r>
      <w:r w:rsidRPr="00E457C1">
        <w:rPr>
          <w:lang w:val="en-US"/>
        </w:rPr>
        <w:t>V.</w:t>
      </w:r>
      <w:r w:rsidR="00761EDE" w:rsidRPr="00E457C1">
        <w:rPr>
          <w:lang w:val="en-US"/>
        </w:rPr>
        <w:t>2.5</w:t>
      </w:r>
    </w:p>
    <w:p w14:paraId="151B99BC" w14:textId="77777777" w:rsidR="009F594A" w:rsidRPr="00E457C1" w:rsidRDefault="009F594A" w:rsidP="009F594A">
      <w:pPr>
        <w:pStyle w:val="AR6BodyText"/>
        <w:rPr>
          <w:noProof/>
          <w:lang w:val="en-US"/>
        </w:rPr>
      </w:pPr>
    </w:p>
    <w:p w14:paraId="5EE58E79" w14:textId="15227C16" w:rsidR="009F594A" w:rsidRPr="00E457C1" w:rsidRDefault="009F594A" w:rsidP="009F594A">
      <w:pPr>
        <w:pStyle w:val="AR6BodyText"/>
        <w:rPr>
          <w:noProof/>
          <w:lang w:val="en-US"/>
        </w:rPr>
      </w:pPr>
      <w:r w:rsidRPr="00E457C1">
        <w:rPr>
          <w:noProof/>
          <w:lang w:val="en-US"/>
        </w:rPr>
        <w:t>AR5 mentioned</w:t>
      </w:r>
      <w:r w:rsidR="00FE0FA0" w:rsidRPr="00E457C1">
        <w:rPr>
          <w:noProof/>
          <w:lang w:val="en-US"/>
        </w:rPr>
        <w:t xml:space="preserve"> the</w:t>
      </w:r>
      <w:r w:rsidRPr="00E457C1">
        <w:rPr>
          <w:noProof/>
          <w:lang w:val="en-US"/>
        </w:rPr>
        <w:t xml:space="preserve"> considerable difficulty </w:t>
      </w:r>
      <w:r w:rsidR="00FE0FA0" w:rsidRPr="00E457C1">
        <w:rPr>
          <w:noProof/>
          <w:lang w:val="en-US"/>
        </w:rPr>
        <w:t xml:space="preserve">in </w:t>
      </w:r>
      <w:r w:rsidRPr="00E457C1">
        <w:rPr>
          <w:noProof/>
          <w:lang w:val="en-US"/>
        </w:rPr>
        <w:t>simulating both Atlantic Niño and AMM despite some improvements in CMIP5 for some models</w:t>
      </w:r>
      <w:r w:rsidR="00960AE6" w:rsidRPr="00E457C1">
        <w:rPr>
          <w:noProof/>
          <w:lang w:val="en-US"/>
        </w:rPr>
        <w:t xml:space="preserve"> </w:t>
      </w:r>
      <w:r w:rsidR="00960AE6">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960AE6">
        <w:rPr>
          <w:noProof/>
        </w:rPr>
        <w:fldChar w:fldCharType="separate"/>
      </w:r>
      <w:r w:rsidR="00393F8C">
        <w:rPr>
          <w:noProof/>
          <w:lang w:val="en-US"/>
        </w:rPr>
        <w:t>(Flato et al., 2013)</w:t>
      </w:r>
      <w:r w:rsidR="00960AE6">
        <w:rPr>
          <w:noProof/>
        </w:rPr>
        <w:fldChar w:fldCharType="end"/>
      </w:r>
      <w:r w:rsidRPr="00E457C1">
        <w:rPr>
          <w:noProof/>
          <w:lang w:val="en-US"/>
        </w:rPr>
        <w:t>. Severe biases in mean state and variance for both SST and atmospheric dynamics including rainfall (e.g.</w:t>
      </w:r>
      <w:ins w:id="3114" w:author="Sara M Tuson" w:date="2021-06-29T12:16:00Z">
        <w:r w:rsidR="00490E89">
          <w:rPr>
            <w:noProof/>
            <w:lang w:val="en-US"/>
          </w:rPr>
          <w:t>,</w:t>
        </w:r>
      </w:ins>
      <w:r w:rsidRPr="00E457C1">
        <w:rPr>
          <w:noProof/>
          <w:lang w:val="en-US"/>
        </w:rPr>
        <w:t xml:space="preserve"> </w:t>
      </w:r>
      <w:r w:rsidR="00976B98" w:rsidRPr="00E457C1">
        <w:rPr>
          <w:noProof/>
          <w:lang w:val="en-US"/>
        </w:rPr>
        <w:t xml:space="preserve">a </w:t>
      </w:r>
      <w:r w:rsidRPr="00E457C1">
        <w:rPr>
          <w:noProof/>
          <w:lang w:val="en-US"/>
        </w:rPr>
        <w:t xml:space="preserve">double ITCZ) as well as teleconnections were reported. </w:t>
      </w:r>
      <w:ins w:id="3115" w:author="Ian Blenkinsop" w:date="2021-07-13T09:41:00Z">
        <w:r w:rsidR="00D019C8">
          <w:rPr>
            <w:noProof/>
            <w:lang w:val="en-US"/>
          </w:rPr>
          <w:t xml:space="preserve">The </w:t>
        </w:r>
      </w:ins>
      <w:r w:rsidRPr="00E457C1">
        <w:rPr>
          <w:noProof/>
          <w:lang w:val="en-US"/>
        </w:rPr>
        <w:t xml:space="preserve">AR5 highlighted the complexity of the Tropical Atlantic biases, which were explained by multiple </w:t>
      </w:r>
      <w:r w:rsidR="00940873" w:rsidRPr="00E457C1">
        <w:rPr>
          <w:noProof/>
          <w:lang w:val="en-US"/>
        </w:rPr>
        <w:t xml:space="preserve">factors </w:t>
      </w:r>
      <w:r w:rsidRPr="00E457C1">
        <w:rPr>
          <w:noProof/>
          <w:lang w:val="en-US"/>
        </w:rPr>
        <w:t>both in the ocean and atmosphere.</w:t>
      </w:r>
    </w:p>
    <w:p w14:paraId="2797953F" w14:textId="77777777" w:rsidR="009F594A" w:rsidRPr="00E457C1" w:rsidRDefault="009F594A" w:rsidP="009F594A">
      <w:pPr>
        <w:pStyle w:val="AR6BodyText"/>
        <w:rPr>
          <w:noProof/>
          <w:lang w:val="en-US"/>
        </w:rPr>
      </w:pPr>
    </w:p>
    <w:p w14:paraId="7D454AD4" w14:textId="0DA6055F" w:rsidR="009F594A" w:rsidRPr="00E457C1" w:rsidRDefault="009F594A" w:rsidP="009F594A">
      <w:pPr>
        <w:pStyle w:val="AR6BodyText"/>
        <w:rPr>
          <w:noProof/>
          <w:lang w:val="en-US"/>
        </w:rPr>
      </w:pPr>
      <w:r w:rsidRPr="00E457C1">
        <w:rPr>
          <w:noProof/>
          <w:lang w:val="en-US"/>
        </w:rPr>
        <w:t xml:space="preserve">Since AR5, further </w:t>
      </w:r>
      <w:r w:rsidR="00E438A9" w:rsidRPr="00E457C1">
        <w:rPr>
          <w:noProof/>
          <w:lang w:val="en-US"/>
        </w:rPr>
        <w:t xml:space="preserve">analysis </w:t>
      </w:r>
      <w:r w:rsidRPr="00E457C1">
        <w:rPr>
          <w:noProof/>
          <w:lang w:val="en-US"/>
        </w:rPr>
        <w:t xml:space="preserve">of the major persistent biases in models has been reported </w:t>
      </w:r>
      <w:r>
        <w:rPr>
          <w:noProof/>
        </w:rPr>
        <w:fldChar w:fldCharType="begin" w:fldLock="1"/>
      </w:r>
      <w:r w:rsidR="007F62B7">
        <w:rPr>
          <w:noProof/>
          <w:lang w:val="en-US"/>
        </w:rPr>
        <w:instrText>ADDIN CSL_CITATION { "citationItems" : [ { "id" : "ITEM-1", "itemData" : { "DOI" : "10.5194/esd-8-1061-2017", "ISSN" : "2190-4987", "abstract" : "Abstract. The contributions of the dynamic and thermodynamic forcing to the interannual variability of the equatorial Atlantic sea surface temperature (SST) are investigated using a set of interannual regional simulations of the tropical Atlantic Ocean. The ocean model is forced with an interactive atmospheric boundary layer, avoiding damping toward prescribed air temperature as is usually the case in forced ocean models. The model successfully reproduces a large fraction (R2 = 0.55) of the observed interannual variability in the equatorial Atlantic. In agreement with leading theories, our results confirm that the interannual variations of the dynamical forcing largely contributes to this variability. We show that mean and seasonal upper ocean temperature biases, commonly found in fully coupled models, strongly favor an unrealistic thermodynamic control of the equatorial Atlantic interannual variability.", "author" : [ { "dropping-particle" : "", "family" : "Jouanno", "given" : "Julien", "non-dropping-particle" : "", "parse-names" : false, "suffix" : "" }, { "dropping-particle" : "", "family" : "Hernandez", "given" : "Olga", "non-dropping-particle" : "", "parse-names" : false, "suffix" : "" }, { "dropping-particle" : "", "family" : "Sanchez-Gomez", "given" : "Emilia", "non-dropping-particle" : "", "parse-names" : false, "suffix" : "" } ], "container-title" : "Earth System Dynamics", "id" : "ITEM-1", "issue" : "4", "issued" : { "date-parts" : [ [ "2017", "11" ] ] }, "page" : "1061-1069", "title" : "Equatorial Atlantic interannual variability and its relation to dynamic and thermodynamic processes", "translator" : [ { "dropping-particle" : "", "family" : "J5158", "given" : "", "non-dropping-particle" : "", "parse-names" : false, "suffix" : "" } ], "type" : "article-journal", "volume" : "8" }, "uris" : [ "http://www.mendeley.com/documents/?uuid=437f8607-811d-4bb0-887b-04a93bf8c82c" ] }, { "id" : "ITEM-2", "itemData" : { "DOI" : "10.1002/wcc.527", "abstract" : "Sea surface temperature (SST) variability in the tropical Atlantic Ocean strongly impacts the climate on the surrounding continents. On interannual time scales, highest SST variability occurs in the eastern equatorial region and off the coast of southwestern Africa. The pattern of SST variability resembles the Pacific El Ni\u00f1o, but features notable differences, and has been discussed in the context of various climate modes, that is, reoccurring patterns resulting from particular interactions in the climate system. Here, we attempt to reconcile those different definitions, concluding that almost all of them are essentially describing the same mode that we refer to as the \u201cAtlantic Ni\u00f1o.\u201d We give an overview of the mechanisms that have been proposed to underlie this mode, and we discuss its interaction with other climate modes within and outside the tropical Atlantic. The impact of Atlantic Ni\u00f1o-related SST variability on rainfall, in particular over the Gulf of Guinea and north eastern South America is also described. An important aspect we highlight is that the Atlantic Ni\u00f1o and its teleconnections are not stationary, but subject to multidecadal modulations. Simulating the Atlantic Ni\u00f1o proves a challenge for state-of-the-art climate models, and this may be partly due to the large mean state biases in the region. Potential reasons for these model biases and implications for seasonal prediction are discussed. This article is categorized under: Climate Models and Modeling &gt; Knowledge Generation with Models", "author" : [ { "dropping-particle" : "", "family" : "L\u00fcbbecke", "given" : "Joke F", "non-dropping-particle" : "", "parse-names" : false, "suffix" : "" }, { "dropping-particle" : "", "family" : "Rodr\u00edguez-Fonseca", "given" : "Belen", "non-dropping-particle" : "", "parse-names" : false, "suffix" : "" }, { "dropping-particle" : "", "family" : "Richter", "given" : "Ingo", "non-dropping-particle" : "", "parse-names" : false, "suffix" : "" }, { "dropping-particle" : "", "family" : "Mart\u00edn-Rey", "given" : "Marta", "non-dropping-particle" : "", "parse-names" : false, "suffix" : "" }, { "dropping-particle" : "", "family" : "Losada", "given" : "Teresa", "non-dropping-particle" : "", "parse-names" : false, "suffix" : "" }, { "dropping-particle" : "", "family" : "Polo", "given" : "Irene", "non-dropping-particle" : "", "parse-names" : false, "suffix" : "" }, { "dropping-particle" : "", "family" : "Keenlyside", "given" : "Noel S", "non-dropping-particle" : "", "parse-names" : false, "suffix" : "" } ], "container-title" : "WIREs Climate Change", "id" : "ITEM-2", "issue" : "4", "issued" : { "date-parts" : [ [ "2018" ] ] }, "page" : "e527", "title" : "Equatorial Atlantic variability \u2013 Modes, mechanisms, and global teleconnections", "translator" : [ { "dropping-particle" : "", "family" : "J457", "given" : "", "non-dropping-particle" : "", "parse-names" : false, "suffix" : "" } ], "type" : "article-journal", "volume" : "9" }, "uris" : [ "http://www.mendeley.com/documents/?uuid=df8ffd46-ebd8-4a7e-92af-5352a91ea8da" ] }, { "id" : "ITEM-3", "itemData" : { "DOI" : "10.1007/s00382-014-2247-9", "ISSN" : "0930-7575", "author" : [ { "dropping-particle" : "", "family" : "Xu", "given" : "Zhao", "non-dropping-particle" : "", "parse-names" : false, "suffix" : "" }, { "dropping-particle" : "", "family" : "Chang", "given" : "Ping", "non-dropping-particle" : "", "parse-names" : false, "suffix" : "" }, { "dropping-particle" : "", "family" : "Richter", "given" : "Ingo", "non-dropping-particle" : "", "parse-names" : false, "suffix" : "" }, { "dropping-particle" : "", "family" : "Kim", "given" : "Who", "non-dropping-particle" : "", "parse-names" : false, "suffix" : "" }, { "dropping-particle" : "", "family" : "Tang", "given" : "Guanglin", "non-dropping-particle" : "", "parse-names" : false, "suffix" : "" } ], "container-title" : "Climate Dynamics", "id" : "ITEM-3", "issue" : "11", "issued" : { "date-parts" : [ [ "2014", "12" ] ] }, "page" : "3123-3145", "title" : "Diagnosing southeast tropical Atlantic SST and ocean circulation biases in the CMIP5 ensemble", "translator" : [ { "dropping-particle" : "", "family" : "J5170", "given" : "", "non-dropping-particle" : "", "parse-names" : false, "suffix" : "" } ], "type" : "article-journal", "volume" : "43" }, "uris" : [ "http://www.mendeley.com/documents/?uuid=b598bfcc-4738-472d-8702-bff95e1f7e5c" ] }, { "id" : "ITEM-4", "itemData" : { "DOI" : "10.1175/JCLI-D-16-0866.1", "ISSN" : "0894-8755", "author" : [ { "dropping-particle" : "", "family" : "Yang", "given" : "Yun", "non-dropping-particle" : "", "parse-names" : false, "suffix" : "" }, { "dropping-particle" : "", "family" : "Xie", "given" : "Shang-Ping", "non-dropping-particle" : "", "parse-names" : false, "suffix" : "" }, { "dropping-particle" : "", "family" : "Wu", "given" : "Lixin", "non-dropping-particle" : "", "parse-names" : false, "suffix" : "" }, { "dropping-particle" : "", "family" : "Kosaka", "given" : "Yu", "non-dropping-particle" : "", "parse-names" : false, "suffix" : "" }, { "dropping-particle" : "", "family" : "Li", "given" : "Jianping", "non-dropping-particle" : "", "parse-names" : false, "suffix" : "" } ], "container-title" : "Journal of Climate", "id" : "ITEM-4", "issue" : "16", "issued" : { "date-parts" : [ [ "2017", "8" ] ] }, "page" : "6171-6182", "title" : "Causes of Enhanced SST Variability over the Equatorial Atlantic and Its Relationship to the Atlantic Zonal Mode in CMIP5", "translator" : [ { "dropping-particle" : "", "family" : "J5332", "given" : "", "non-dropping-particle" : "", "parse-names" : false, "suffix" : "" } ], "type" : "article-journal", "volume" : "30" }, "uris" : [ "http://www.mendeley.com/documents/?uuid=98d5283e-2e54-4ed6-9d5d-adb6d71be0ad" ] }, { "id" : "ITEM-5", "itemData" : { "DOI" : "10.1007/s00382-017-3943-z", "ISSN" : "0930-7575", "author" : [ { "dropping-particle" : "", "family" : "Dippe", "given" : "Tina", "non-dropping-particle" : "", "parse-names" : false, "suffix" : "" }, { "dropping-particle" : "", "family" : "Greatbatch", "given" : "Richard J.", "non-dropping-particle" : "", "parse-names" : false, "suffix" : "" }, { "dropping-particle" : "", "family" : "Ding", "given" : "Hui", "non-dropping-particle" : "", "parse-names" : false, "suffix" : "" } ], "container-title" : "Climate Dynamics", "id" : "ITEM-5", "issue" : "1-2", "issued" : { "date-parts" : [ [ "2018", "7", "28" ] ] }, "page" : "597-612", "title" : "On the relationship between Atlantic Ni\u00f1o variability and ocean dynamics", "translator" : [ { "dropping-particle" : "", "family" : "J5150", "given" : "", "non-dropping-particle" : "", "parse-names" : false, "suffix" : "" } ], "type" : "article-journal", "volume" : "51" }, "uris" : [ "http://www.mendeley.com/documents/?uuid=bad3426c-70a3-49b4-bfb7-bd161490341d" ] }, { "id" : "ITEM-6", "itemData" : { "DOI" : "10.1007/s00382-019-04717-0", "ISSN" : "0930-7575", "author" : [ { "dropping-particle" : "", "family" : "Voldoire", "given" : "Aurore", "non-dropping-particle" : "", "parse-names" : false, "suffix" : "" }, { "dropping-particle" : "", "family" : "Exarchou", "given" : "Eleftheria", "non-dropping-particle" : "", "parse-names" : false, "suffix" : "" }, { "dropping-particle" : "", "family" : "Sanchez-Gomez", "given" : "Emilia", "non-dropping-particle" : "", "parse-names" : false, "suffix" : "" }, { "dropping-particle" : "", "family" : "Demissie", "given" : "Teferi", "non-dropping-particle" : "", "parse-names" : false, "suffix" : "" }, { "dropping-particle" : "", "family" : "Deppenmeier", "given" : "Anna-Lena", "non-dropping-particle" : "", "parse-names" : false, "suffix" : "" }, { "dropping-particle" : "", "family" : "Frauen", "given" : "Claudia", "non-dropping-particle" : "", "parse-names" : false, "suffix" : "" }, { "dropping-particle" : "", "family" : "Goubanova", "given" : "Katerina", "non-dropping-particle" : "", "parse-names" : false, "suffix" : "" }, { "dropping-particle" : "", "family" : "Hazeleger", "given" : "Wilco", "non-dropping-particle" : "", "parse-names" : false, "suffix" : "" }, { "dropping-particle" : "", "family" : "Keenlyside", "given" : "Noel", "non-dropping-particle" : "", "parse-names" : false, "suffix" : "" }, { "dropping-particle" : "", "family" : "Koseki", "given" : "Shunya", "non-dropping-particle" : "", "parse-names" : false, "suffix" : "" }, { "dropping-particle" : "", "family" : "Prodhomme", "given" : "Chlo\u00e9", "non-dropping-particle" : "", "parse-names" : false, "suffix" : "" }, { "dropping-particle" : "", "family" : "Shonk", "given" : "Jonathan", "non-dropping-particle" : "", "parse-names" : false, "suffix" : "" }, { "dropping-particle" : "", "family" : "Toniazzo", "given" : "Thomas", "non-dropping-particle" : "", "parse-nam</w:instrText>
      </w:r>
      <w:r w:rsidR="007F62B7" w:rsidRPr="001D5B54">
        <w:rPr>
          <w:noProof/>
          <w:rPrChange w:id="3116" w:author="Clotilde Pean" w:date="2021-06-21T14:15:00Z">
            <w:rPr>
              <w:noProof/>
              <w:lang w:val="en-US"/>
            </w:rPr>
          </w:rPrChange>
        </w:rPr>
        <w:instrText>es" : false, "suffix" : "" }, { "dropping-particle" : "", "family" : "Traor\u00e9", "given" : "Abdoul-Khadre", "non-dropping-particle" : "", "parse-names" : false, "suffix" : "" } ], "container-title" : "Climate Dynamics", "id" : "ITEM-6", "issue" : "5-6", "issued" : { "date-parts" : [ [ "2019", "9" ] ] }, "page" : "3481-3504", "title" : "Role of wind stress in driving SST biases in the Tropical Atlantic", "translator" : [ { "dropping-particle" : "", "family" : "J6398", "given" : "", "non-dropping-particle" : "", "parse-names" : false, "suffix" : "" } ], "type" : "article-journal", "volume" : "53" }, "uris" : [ "http://www.mendeley.com/documents/?uuid=3b46861d-9f10-43b6-a137-580f5e65a99d" ] } ], "mendeley" : { "formattedCitation" : "(Xu et al., 2014; Jouanno et al., 2017; Yang et al., 2017b; Dippe et al., 2018; L\u00fcbbecke et al., 2018; Voldoire et al., 2019a)", "manualFormatting" : "(Xu et al., 2014; Jouanno et al., 2017; Y. Yang et al., 2017; Dippe et al., 2018; L\u00fcbbecke et al., 2018; Voldoire et al., 2019a)", "plainTextFormattedCitation" : "(Xu et al., 2014; Jouanno et al., 2017; Yang et al., 2017b; Dippe et al., 2018; L\u00fcbbecke et al., 2018; Voldoire et al., 2019a)", "previouslyFormattedCitation" : "(Xu et al., 2014; Jouanno et al., 2017; Yang et al., 2017b; Dippe et al., 2018; L\u00fcbbecke et al., 2018; Voldoire et al., 2019a)" }, "properties" : { "noteIndex" : 0 }, "schema" : "https://github.com/citation-style-language/schema/raw/master/csl-citation.json" }</w:instrText>
      </w:r>
      <w:r>
        <w:rPr>
          <w:noProof/>
        </w:rPr>
        <w:fldChar w:fldCharType="separate"/>
      </w:r>
      <w:r w:rsidR="00393F8C">
        <w:rPr>
          <w:noProof/>
        </w:rPr>
        <w:t>(Xu et al., 2014; Jouanno et al., 2017; Y. Yang et al., 2017; Dippe et al., 2018; Lübbecke et al., 2018; Voldoire et al., 2019a)</w:t>
      </w:r>
      <w:r>
        <w:rPr>
          <w:noProof/>
        </w:rPr>
        <w:fldChar w:fldCharType="end"/>
      </w:r>
      <w:r>
        <w:rPr>
          <w:noProof/>
        </w:rPr>
        <w:t xml:space="preserve">. </w:t>
      </w:r>
      <w:r w:rsidR="00E438A9" w:rsidRPr="00E457C1">
        <w:rPr>
          <w:noProof/>
          <w:lang w:val="en-US"/>
        </w:rPr>
        <w:t>E</w:t>
      </w:r>
      <w:r w:rsidRPr="00E457C1">
        <w:rPr>
          <w:noProof/>
          <w:lang w:val="en-US"/>
        </w:rPr>
        <w:t>rrors in equatorial and basin wide trade winds, cloud cover and ocean vertical mixing and dynamics both locally and in remote subtropical upwelling regions, key thermodynamic ocean</w:t>
      </w:r>
      <w:del w:id="3117" w:author="Sara M Tuson" w:date="2021-06-25T11:56:00Z">
        <w:r w:rsidRPr="00E457C1" w:rsidDel="008E2D1C">
          <w:rPr>
            <w:noProof/>
            <w:lang w:val="en-US"/>
          </w:rPr>
          <w:delText>-</w:delText>
        </w:r>
      </w:del>
      <w:ins w:id="3118" w:author="Sara M Tuson" w:date="2021-06-25T11:56:00Z">
        <w:r w:rsidR="008E2D1C">
          <w:rPr>
            <w:noProof/>
            <w:lang w:val="en-US"/>
          </w:rPr>
          <w:t>–</w:t>
        </w:r>
      </w:ins>
      <w:r w:rsidRPr="00E457C1">
        <w:rPr>
          <w:noProof/>
          <w:lang w:val="en-US"/>
        </w:rPr>
        <w:t xml:space="preserve">atmosphere feedbacks, </w:t>
      </w:r>
      <w:r w:rsidR="00E438A9" w:rsidRPr="00E457C1">
        <w:rPr>
          <w:noProof/>
          <w:lang w:val="en-US"/>
        </w:rPr>
        <w:t xml:space="preserve">and </w:t>
      </w:r>
      <w:r w:rsidRPr="00E457C1">
        <w:rPr>
          <w:noProof/>
          <w:lang w:val="en-US"/>
        </w:rPr>
        <w:t>tropical land</w:t>
      </w:r>
      <w:del w:id="3119" w:author="Sara M Tuson" w:date="2021-06-25T11:56:00Z">
        <w:r w:rsidRPr="00E457C1" w:rsidDel="008E2D1C">
          <w:rPr>
            <w:noProof/>
            <w:lang w:val="en-US"/>
          </w:rPr>
          <w:delText>-</w:delText>
        </w:r>
      </w:del>
      <w:ins w:id="3120" w:author="Sara M Tuson" w:date="2021-06-25T11:56:00Z">
        <w:r w:rsidR="008E2D1C">
          <w:rPr>
            <w:noProof/>
            <w:lang w:val="en-US"/>
          </w:rPr>
          <w:t>–</w:t>
        </w:r>
      </w:ins>
      <w:r w:rsidRPr="00E457C1">
        <w:rPr>
          <w:noProof/>
          <w:lang w:val="en-US"/>
        </w:rPr>
        <w:t xml:space="preserve">atmosphere interaction have been shown to be detrimental to the representation of both </w:t>
      </w:r>
      <w:r w:rsidR="00E438A9" w:rsidRPr="00E457C1">
        <w:rPr>
          <w:noProof/>
          <w:lang w:val="en-US"/>
        </w:rPr>
        <w:t xml:space="preserve">the </w:t>
      </w:r>
      <w:r w:rsidRPr="00E457C1">
        <w:rPr>
          <w:noProof/>
          <w:lang w:val="en-US"/>
        </w:rPr>
        <w:t xml:space="preserve">Atlantic Niño and AMM leading to poor teleconnectivity over land </w:t>
      </w:r>
      <w:r>
        <w:rPr>
          <w:noProof/>
        </w:rPr>
        <w:fldChar w:fldCharType="begin" w:fldLock="1"/>
      </w:r>
      <w:r w:rsidR="00E719C0">
        <w:rPr>
          <w:noProof/>
          <w:lang w:val="en-US"/>
        </w:rPr>
        <w:instrText>ADDIN CSL_CITATION { "citationItems" : [ { "id" : "ITEM-1", "itemData" : { "DOI" : "10.1175/JCLI-D-14-00130.1", "ISSN" : "0894-8755", "author" : [ { "dropping-particle" : "", "family" : "Rodr\u00edguez-Fonseca", "given" : "Belen", "non-dropping-particle" : "", "parse-names" : false, "suffix" : "" }, { "dropping-particle" : "", "family" : "Mohino", "given" : "Elsa", "non-dropping-particle" : "", "parse-names" : false, "suffix" : "" }, { "dropping-particle" : "", "family" : "Mechoso", "given" : "Carlos R.", "non-dropping-particle" : "", "parse-names" : false, "suffix" : "" }, { "dropping-particle" : "", "family" : "Caminade", "given" : "Cyril", "non-dropping-particle" : "", "parse-names" : false, "suffix" : "" }, { "dropping-particle" : "", "family" : "Biasutti", "given" : "Michela", "non-dropping-particle" : "", "parse-names" : false, "suffix" : "" }, { "dropping-particle" : "", "family" : "Gaetani", "given" : "Marco", "non-dropping-particle" : "", "parse-names" : false, "suffix" : "" }, { "dropping-particle" : "", "family" : "Garcia-Serrano", "given" : "J.", "non-dropping-particle" : "", "parse-names" : false, "suffix" : "" }, { "dropping-particle" : "", "family" : "Vizy", "given" : "Edward K.", "non-dropping-particle" : "", "parse-names" : false, "suffix" : "" }, { "dropping-particle" : "", "family" : "Cook", "given" : "Kerry", "non-dropping-particle" : "", "parse-names" : false, "suffix" : "" }, { "dropping-particle" : "", "family" : "Xue", "given" : "Yongkang", "non-dropping-particle" : "", "parse-names" : false, "suffix" : "" }, { "dropping-particle" : "", "family" : "Polo", "given" : "Irene", "non-dropping-particle" : "", "parse-names" : false, "suffix" : "" }, { "dropping-particle" : "", "family" : "Losada", "given" : "Teresa", "non-dropping-particle" : "", "parse-names" : false, "suffix" : "" }, { "dropping-particle" : "", "family" : "Druyan", "given" : "Leonard", "non-dropping-particle" : "", "parse-names" : false, "suffix" : "" }, { "dropping-particle" : "", "family" : "Fontaine", "given" : "Bernard", "non-dropping-particle" : "", "parse-names" : false, "suffix" : "" }, { "dropping-particle" : "", "family" : "Bader", "given" : "Juergen", "non-dropping-particle" : "", "parse-names" : false, "suffix" : "" }, { "dropping-particle" : "", "family" : "Doblas-Reyes", "given" : "Francisco J.", "non-dropping-particle" : "", "parse-names" : false, "suffix" : "" }, { "dropping-particle" : "", "family" : "Goddard", "given" : "Lisa", "non-dropping-particle" : "", "parse-names" : false, "suffix" : "" }, { "dropping-particle" : "", "family" : "Janicot", "given" : "Serge", "non-dropping-particle" : "", "parse-names" : false, "suffix" : "" }, { "dropping-particle" : "", "family" : "Arribas", "given" : "Alberto", "non-dropping-particle" : "", "parse-names" : false, "suffix" : "" }, { "dropping-particle" : "", "family" : "Lau", "given" : "William", "non-dropping-particle" : "", "parse-names" : false, "suffix" : "" }, { "dropping-particle" : "", "family" : "Colman", "given" : "Andrew", "non-dropping-particle" : "", "parse-names" : false, "suffix" : "" }, { "dropping-particle" : "", "family" : "Vellinga", "given" : "M.", "non-dropping-particle" : "", "parse-names" : false, "suffix" : "" }, { "dropping-particle" : "", "family" : "Rowell", "given" : "David P.", "non-dropping-particle" : "", "parse-names" : false, "suffix" : "" }, { "dropping-particle" : "", "family" : "Kucharski", "given" : "Fred", "non-dropping-particle" : "", "parse-names" : false, "suffix" : "" }, { "dropping-particle" : "", "family" : "Voldoire", "given" : "Aurore", "non-dropping-particle" : "", "parse-names" : false, "suffix" : "" } ], "container-title" : "Journal of Climate", "id" : "ITEM-1", "issue" : "10", "issued" : { "date-parts" : [ [ "2015", "5" ] ] }, "page" : "4034-4060", "title" : "Variability and Predictability of West African Droughts: A Review on the Role of Sea Surface Temperature Anomalies", "translator" : [ { "dropping-particle" : "", "family" : "J5199", "given" : "", "non-dropping-particle" : "", "parse-names" : false, "suffix" : "" } ], "type" : "article-journal", "volume" : "28" }, "uris" : [ "http://www.mendeley.com/documents/?uuid=f8f7400f-5889-426e-8d94-6acc3fedced7" ] }, { "id" : "ITEM-2", "itemData" : { "DOI" : "10.1007/s00382-019-04973-0", "ISSN" : "0930-7575", "abstract" : "The biannual seasonal rainfall regime over the southern part of West Africa is characterised by two wet seasons, separated by the \u2018Little Dry Season\u2019 in July\u2013August. Lower rainfall totals during this intervening dry season may be detrimental for crop yields over a region with a dense population that depends on agricultural output. Coupled Model Intercomparison Project Phase 5 (CMIP5) models do not correctly capture this seasonal regime, and instead generate a single wet season, peaking at the observed timing of the Little Dry Season. Hence, the realism of future climate projections over this region is questionable. Here, the representation of the Little Dry Season in coupled model simulations is investigated, to elucidate factors leading to this misrepresentation. The Global Ocean Mixed Layer configuration of the Met Office Unified Model is particularly useful for exploring this misrepresentation, as it enables separating the effects of coupled model ocean biases in different ocean basins while maintaining air\u2013sea coupling. Atlantic Ocean SST biases cause the incorrect seasonal regime over southern West Africa. Upper level descent in August reduces ascent along the coastline, which is associated with the observed reduction in rainfall during the Little Dry Season. When coupled model Atlantic Ocean biases are introduced, ascent over the coastline is deeper and rainfall totals are higher during July\u2013August. Hence, this study indicates detrimental impacts introduced by Atlantic Ocean biases, and highlights an area of model development required for production of meaningful climate change projections over the West Africa region.", "author" : [ { "dropping-particle" : "", "family" : "Wainwright", "given" : "Caroline M.", "non-dropping-particle" : "", "parse-names" : false, "suffix" : "" }, { "dropping-particle" : "", "family" : "Hirons", "given" : "Linda C.", "non-dropping-particle" : "", "parse-names" : false, "suffix" : "" }, { "dropping-particle" : "", "family" : "Klingaman", "given" : "Nicholas P.", "non-dropping-particle" : "", "parse-names" : false, "suffix" : "" }, { "dropping-particle" : "", "family" : "Allan", "given" : "Richard P.", "non-dropping-particle" : "", "parse-names" : false, "suffix" : "" }, { "dropping-particle" : "", "family" : "Black", "given" : "Emily", "non-dropping-particle" : "", "parse-names" : false, "suffix" : "" }, { "dropping-particle" : "", "family" : "Turner", "given" : "Andrew G.", "non-dropping-particle" : "", "parse-names" : false, "suffix" : "" } ], "container-title" : "Climate Dynamics", "id" : "ITEM-2", "issue" : "11", "issued" : { "date-parts" : [ [ "2019", "12", "16" ] ] }, "page" : "7027-7044", "title" : "The impact of air\u2013sea coupling and ocean biases on the seasonal cycle of southern West African precipitation", "translator" : [ { "dropping-particle" : "", "family" : "J6638", "given" : "", "non-dropping-particle" : "", "parse-names" : false, "suffix" : "" } ], "type" : "article-journal", "volume" : "53" }, "uris" : [ "http://www.mendeley.com/documents/?uuid=5190cabe-391a-44e5-9c26-868674d9277f" ] } ], "mendeley" : { "formattedCitation" : "(Rodr\u00edguez-Fonseca et al., 2015; Wainwright et al., 2019)", "plainTextFormattedCitation" : "(Rodr\u00edguez-Fonseca et al., 2015; Wainwright et al., 2019)", "previouslyFormattedCitation" : "(Rodr\u00edguez-Fonseca et al., 2015; Wainwright et al., 2019)" }, "properties" : { "noteIndex" : 0 }, "schema" : "https://github.com/citation-style-language/schema/raw/master/csl-citation.json" }</w:instrText>
      </w:r>
      <w:r>
        <w:rPr>
          <w:noProof/>
        </w:rPr>
        <w:fldChar w:fldCharType="separate"/>
      </w:r>
      <w:r w:rsidR="00393F8C">
        <w:rPr>
          <w:noProof/>
          <w:lang w:val="en-US"/>
        </w:rPr>
        <w:t>(Rodríguez-Fonseca et al., 2015; Wainwright et al., 2019)</w:t>
      </w:r>
      <w:r>
        <w:rPr>
          <w:noProof/>
        </w:rPr>
        <w:fldChar w:fldCharType="end"/>
      </w:r>
      <w:r w:rsidRPr="00E457C1">
        <w:rPr>
          <w:noProof/>
          <w:lang w:val="en-US"/>
        </w:rPr>
        <w:t xml:space="preserve"> and between tropical basins </w:t>
      </w:r>
      <w:r>
        <w:rPr>
          <w:noProof/>
        </w:rPr>
        <w:fldChar w:fldCharType="begin" w:fldLock="1"/>
      </w:r>
      <w:r w:rsidR="00E719C0">
        <w:rPr>
          <w:noProof/>
          <w:lang w:val="en-US"/>
        </w:rPr>
        <w:instrText>ADDIN CSL_CITATION { "citationItems" : [ { "id" : "ITEM-1", "itemData" : { "DOI" : "10.1007/s00382-014-2394-z", "ISSN" : "0930-7575", "author" : [ { "dropping-particle" : "", "family" : "Ott", "given" : "Irena", "non-dropping-particle" : "", "parse-names" : false, "suffix" : "" }, { "dropping-particle" : "", "family" : "Romberg", "given" : "Karin", "non-dropping-particle" : "", "parse-names" : false, "suffix" : "" }, { "dropping-particle" : "", "family" : "Jacobeit", "given" : "Jucundus", "non-dropping-particle" : "", "parse-names" : false, "suffix" : "" } ], "container-title" : "Climate Dynamics", "id" : "ITEM-1", "issue" : "11-12", "issued" : { "date-parts" : [ [ "2015", "6", "5" ] ] }, "page" : "3043-3055", "title" : "Teleconnections of the tropical Atlantic and Pacific Oceans in a CMIP5 model ensemble", "translator" : [ { "dropping-particle" : "", "family" : "J5197", "given" : "", "non-dropping-particle" : "", "parse-names" : false, "suffix" : "" } ], "type" : "article-journal", "volume" : "44" }, "uris" : [ "http://www.mendeley.com/documents/?uuid=5652ad3b-b021-46c8-b13d-e01ec28de043" ] } ], "mendeley" : { "formattedCitation" : "(Ott et al., 2015)", "plainTextFormattedCitation" : "(Ott et al., 2015)", "previouslyFormattedCitation" : "(Ott et al., 2015)" }, "properties" : { "noteIndex" : 0 }, "schema" : "https://github.com/citation-style-language/schema/raw/master/csl-citation.json" }</w:instrText>
      </w:r>
      <w:r>
        <w:rPr>
          <w:noProof/>
        </w:rPr>
        <w:fldChar w:fldCharType="separate"/>
      </w:r>
      <w:r w:rsidR="00393F8C">
        <w:rPr>
          <w:noProof/>
          <w:lang w:val="en-US"/>
        </w:rPr>
        <w:t>(Ott et al., 2015)</w:t>
      </w:r>
      <w:r>
        <w:rPr>
          <w:noProof/>
        </w:rPr>
        <w:fldChar w:fldCharType="end"/>
      </w:r>
      <w:r w:rsidRPr="00E457C1">
        <w:rPr>
          <w:noProof/>
          <w:lang w:val="en-US"/>
        </w:rPr>
        <w:t xml:space="preserve">. </w:t>
      </w:r>
    </w:p>
    <w:p w14:paraId="6654A904" w14:textId="77777777" w:rsidR="009F594A" w:rsidRPr="00E457C1" w:rsidRDefault="009F594A" w:rsidP="009F594A">
      <w:pPr>
        <w:pStyle w:val="AR6BodyText"/>
        <w:rPr>
          <w:noProof/>
          <w:lang w:val="en-US"/>
        </w:rPr>
      </w:pPr>
    </w:p>
    <w:p w14:paraId="58E4DDFC" w14:textId="60FAD560" w:rsidR="009F594A" w:rsidRPr="00E457C1" w:rsidRDefault="009F594A" w:rsidP="009F594A">
      <w:pPr>
        <w:pStyle w:val="AR6BodyText"/>
        <w:rPr>
          <w:noProof/>
          <w:lang w:val="en-US"/>
        </w:rPr>
      </w:pPr>
      <w:r>
        <w:rPr>
          <w:noProof/>
        </w:rPr>
        <w:t xml:space="preserve">Despite some improvements </w:t>
      </w:r>
      <w:r>
        <w:rPr>
          <w:noProof/>
        </w:rPr>
        <w:fldChar w:fldCharType="begin" w:fldLock="1"/>
      </w:r>
      <w:r w:rsidR="00E719C0">
        <w:rPr>
          <w:noProof/>
        </w:rPr>
        <w:instrText>ADDIN CSL_CITATION { "citationItems" : [ { "id" : "ITEM-1", "itemData" : { "DOI" : "10.1038/ncomms9895", "ISSN" : "2041-1723", "author" : [ { "dropping-particle" : "", "family" : "Nnamchi", "given" : "Hyacinth C.", "non-dropping-particle" : "", "parse-names" : false, "suffix" : "" }, { "dropping-particle" : "", "family" : "Li", "given" : "Jianping", "non-dropping-particle" : "", "parse-names" : false, "suffix" : "" }, { "dropping-particle" : "", "family" : "Kucharski", "given" : "Fred", "non-dropping-particle" : "", "parse-names" : false, "suffix" : "" }, { "dropping-particle" : "", "family" : "Kang", "given" : "In-Sik", "non-dropping-particle" : "", "parse-names" : false, "suffix" : "" }, { "dropping-particle" : "", "family" : "Keenlyside", "given" : "Noel S.", "non-dropping-particle" : "", "parse-names" : false, "suffix" : "" }, { "dropping-particle" : "", "family" : "Chang", "given" : "Ping", "non-dropping-particle" : "", "parse-names" : false, "suffix" : "" }, { "dropping-particle" : "", "family" : "Farneti", "given" : "Riccardo", "non-dropping-particle" : "", "parse-names" : false, "suffix" : "" } ], "container-title" : "Nature Communications", "id" : "ITEM-1", "issue" : "1", "issued" : { "date-parts" : [ [ "2015", "12", "26" ] ] }, "page" : "8895", "title" : "Thermodynamic controls of the Atlantic Ni\u00f1o", "translator" : [ { "dropping-particle" : "", "family" : "J5195", "given" : "", "non-dropping-particle" : "", "parse-names" : false, "suffix" : "" } ], "type" : "article-journal", "volume" : "6" }, "uris" : [ "http://www.mendeley.com/documents/?uuid=2f8161c4-c73f-4ed5-b8e0-1865612f59cd" ] }, { "id" : "ITEM-2", "itemData" : { "DOI" : "10.1007/s00382-012-1624-5", "ISBN" : "0038201216", "ISSN" : "09307575", "abstract" : "Coupled general circulation model (GCM) simulations participating in the Coupled Model Intercom- parison Project Phase 5 (CMIP5) are analyzed with respect to their performance in the equatorial Atlantic. In terms of the mean state, 29 out of 33 models examined continue to suffer from serious biases including an annual mean zonal equatorial SST gradient whose sign is opposite to obser- vations. Westerly surface wind biases in boreal spring play an important role in the reversed SST gradient by deep- ening the thermocline in the eastern equatorial Atlantic and thus reducing upwelling efficiency and SST cooling in the following months. Both magnitude and seasonal evolution of the biases are very similar to what was found previously for CMIP3 models, indicating that improvements have only been modest. The weaker than observed equatorial eas- terlies are also simulated by atmospheric GCMs forced with observed SST. They are related to both continental convection and the latitudinal position of the intertropical convergence zone (ITCZ). Particularly the latter has a strong influence on equatorial zonal winds in both the seasonal cycle and interannual variability. The dependence of equatorial easterlies on ITCZ latitude shows a marked asymmetry. From the equator to 15?N, the equatorial eas- terlies intensify approximately linearly with ITCZ latitude. When the ITCZ is south of the equator, on the other hand, the equatorial easterlies are uniformly weak. Despite seri- ous mean state biases, several models are able to capture some aspects of the equatorial mode of interannual SST variability, including amplitude, pattern, phase locking to boreal summer, and duration of events. The latitudinal position of the boreal spring ITCZ, through its influence on equatorial surface winds, appears to play an important role in initiating warm events. Keywords", "author" : [ { "dropping-particle" : "", "family" : "Richter", "given" : "Ingo", "non-dropping-particle" : "", "pars</w:instrText>
      </w:r>
      <w:r w:rsidR="00E719C0" w:rsidRPr="006814DF">
        <w:rPr>
          <w:noProof/>
          <w:lang w:val="en-GB"/>
        </w:rPr>
        <w:instrText>e-names" : false, "suffix" : "" }, { "dropping-particle" : "", "family" : "Xie", "given" : "Shang Ping", "non-dropping-particle" : "", "parse-names" : false, "suffix" : "" }, { "dropping-particle" : "", "family" : "Behera", "given" : "Swadhin K.", "non-dropping-particle" : "", "parse-names" : false, "suffix" : "" }, { "dropping-particle" : "", "family" : "Doi", "given" : "Takeshi", "non-dropping-particle" : "", "parse-names" : false, "suffix" : "" }, { "dropping-particle" : "", "family" : "Masumoto", "given" : "Yukio", "non-dropping-particle" : "", "parse-names" : false, "suffix" : "" } ], "container-title" : "Climate Dynamics", "id" : "ITEM-2", "issue" : "1-2", "issued" : { "date-parts" : [ [ "2014" ] ] }, "page" : "171-188", "title" : "Equatorial Atlantic variability and its relation to mean state biases in CMIP5", "translator" : [ { "dropping-particle" : "", "family" : "J4060", "given" : "", "non-dropping-particle" : "", "parse-names" : false, "suffix" : "" } ], "type" : "article-journal", "volume" : "42" }, "uris" : [ "http://www.mendeley.com/documents/?uuid=e2a05de0-edd8-4356-b921-56b2e107f373" ] } ], "mendeley" : { "formattedCitation" : "(Richter et al., 2014; Nnamchi et al., 2015)", "plainTextFormattedCitation" : "(Richter et al., 2014; Nnamchi et al., 2015)", "previouslyFormattedCitation" : "(Richter et al., 2014; Nnamchi et al., 2015)" }, "properties" : { "noteIndex" : 0 }, "schema" : "https://github.com/citation-style-language/schema/raw/master/csl-citation.json" }</w:instrText>
      </w:r>
      <w:r>
        <w:rPr>
          <w:noProof/>
        </w:rPr>
        <w:fldChar w:fldCharType="separate"/>
      </w:r>
      <w:r w:rsidR="00393F8C">
        <w:rPr>
          <w:noProof/>
          <w:lang w:val="en-US"/>
        </w:rPr>
        <w:t>(Richter et al., 2014; Nnamchi et al., 2015)</w:t>
      </w:r>
      <w:r>
        <w:rPr>
          <w:noProof/>
        </w:rPr>
        <w:fldChar w:fldCharType="end"/>
      </w:r>
      <w:r w:rsidRPr="00E457C1">
        <w:rPr>
          <w:noProof/>
          <w:lang w:val="en-US"/>
        </w:rPr>
        <w:t>, biases in</w:t>
      </w:r>
      <w:r w:rsidR="00976B98" w:rsidRPr="00E457C1">
        <w:rPr>
          <w:noProof/>
          <w:lang w:val="en-US"/>
        </w:rPr>
        <w:t xml:space="preserve"> the</w:t>
      </w:r>
      <w:r w:rsidRPr="00E457C1">
        <w:rPr>
          <w:noProof/>
          <w:lang w:val="en-US"/>
        </w:rPr>
        <w:t xml:space="preserve"> mean state are so large that the mean east</w:t>
      </w:r>
      <w:del w:id="3121" w:author="Sara M Tuson" w:date="2021-06-25T11:57:00Z">
        <w:r w:rsidRPr="00E457C1" w:rsidDel="008E2D1C">
          <w:rPr>
            <w:noProof/>
            <w:lang w:val="en-US"/>
          </w:rPr>
          <w:delText>-</w:delText>
        </w:r>
      </w:del>
      <w:ins w:id="3122" w:author="Sara M Tuson" w:date="2021-06-25T11:57:00Z">
        <w:r w:rsidR="008E2D1C">
          <w:rPr>
            <w:noProof/>
            <w:lang w:val="en-US"/>
          </w:rPr>
          <w:t>–</w:t>
        </w:r>
      </w:ins>
      <w:r w:rsidRPr="00E457C1">
        <w:rPr>
          <w:noProof/>
          <w:lang w:val="en-US"/>
        </w:rPr>
        <w:t>west temperature gradient at the equator along the thermocline remains opposite to observed in two thirds of the CMIP5 models (Section 3.5.1.</w:t>
      </w:r>
      <w:r w:rsidR="00293B31" w:rsidRPr="00E457C1">
        <w:rPr>
          <w:noProof/>
          <w:lang w:val="en-US"/>
        </w:rPr>
        <w:t>2</w:t>
      </w:r>
      <w:r w:rsidRPr="00E457C1">
        <w:rPr>
          <w:noProof/>
          <w:lang w:val="en-US"/>
        </w:rPr>
        <w:t xml:space="preserve">), which clearly affects the simulation of the Atlantic Niño and associated dynamics </w:t>
      </w:r>
      <w:r>
        <w:rPr>
          <w:noProof/>
        </w:rPr>
        <w:fldChar w:fldCharType="begin" w:fldLock="1"/>
      </w:r>
      <w:r w:rsidR="00E719C0">
        <w:rPr>
          <w:noProof/>
          <w:lang w:val="en-US"/>
        </w:rPr>
        <w:instrText>ADDIN CSL_CITATION { "citationItems" : [ { "id" : "ITEM-1", "itemData" : { "DOI" : "10.1007/s00382-016-2992-z", "ISSN" : "0930-7575", "author" : [ { "dropping-particle" : "", "family" : "Deppenmeier", "given" : "Anna-Lena", "non-dropping-particle" : "", "parse-names" : false, "suffix" : "" }, { "dropping-particle" : "", "family" : "Haarsma", "given" : "Reindert J.", "non-dropping-particle" : "", "parse-names" : false, "suffix" : "" }, { "dropping-particle" : "", "family" : "Hazeleger", "given" : "Wilco", "non-dropping-particle" : "", "parse-names" : false, "suffix" : "" } ], "container-title" : "Climate Dynamics", "id" : "ITEM-1", "issue" : "7-8", "issued" : { "date-parts" : [ [ "2016", "10", "10" ] ] }, "page" : "2691-2707", "title" : "The Bjerknes feedback in the tropical Atlantic in CMIP5 models", "translator" : [ { "dropping-particle" : "", "family" : "J5328", "given" : "", "non-dropping-particle" : "", "parse-names" : false, "suffix" : "" } ], "type" : "article-journal", "volume" : "47" }, "uris" : [ "http://www.mendeley.com/documents/?uuid=188c7267-6942-4edb-a9ae-be18b5688f96" ] }, { "id" : "ITEM-2", "itemData" : { "DOI" : "10.1002/2015GL064799", "abstract" : "Abstract We examine the impact of sea surface temperature (SST) bias on interannual variability during boreal summer over the equatorial Atlantic using two suites of partially coupled model (PCM) experiments with and without surface heat flux correction. In the experiments, surface wind stress anomalies are specified from observations while the thermodynamic coupling between the atmospheric and oceanic components is still active as in the fully coupled model. The results show that the PCM can capture around 50% of the observed variability associated with the Atlantic Ni\u00f1o from 1958 to 2013, but only when the bias is substantially reduced using heat flux correction, with no skill otherwise. We further show that ocean dynamics explain a large part of the SST variability in the eastern equatorial Atlantic in both observations (50\u201360%) and the PCM experiments (50\u201370%) with heat flux correction, implying that the seasonal predictability potential may be higher than currently thought.", "author" : [ { "dropping-particle" : "", "family" : "Ding", "given" : "Hui", "non-dropping-particle" : "", "parse-names" : false, "suffix" : "" }, { "dropping-particle" : "", "family" : "Greatbatch", "given" : "Richard J", "non-dropping-particle" : "", "parse-names" : false, "suffix" : "" }, { "dropping-particle" : "", "family" : "Latif", "given" : "Mojib", "non-dropping-particle" : "", "parse-names" : false, "suffix" : "" }, { "dropping-particle" : "", "family" : "Park", "given" : "Wonsun", "non-dropping-particle" : "", "parse-names" : false, "suffix" : "" } ], "container-title" : "Geophysical Research Letters", "id" : "ITEM-2", "issue" : "13", "issued" : { "date-parts" : [ [ "2015" ] ] }, "page" : "5540-5546", "title" : "The impact of sea surface temperature bias on equatorial Atlantic interannual variability in partially coupled model experiments", "translator" : [ { "dropping-particle" : "", "family" : "J4074", "given" : "", "non-dropping-particle" : "", "parse-names" : false, "suffix" : "" } ], "type" : "article-journal", "volume" : "42" }, "uris" : [ "http://www.mendeley.com/documents/?uuid=5489ba83-c72f-452a-90a8-9aeab7e9aea5" ] }, { "id" : "ITEM-3", "itemData" : { "DOI" : "10.1175/JCLI-D-11-00294.1", "ISSN" : "08948755", "abstract" : "This study analyzes important aspects of the tropical Atlantic Ocean from simulations of the fourth version of the Community Climate System Model (CCSM4): the mean sea surface temperature (SST) and wind stress, the Atlantic warm pools, the principal modes of SST variability, and the heat budget in the Benguela region. Themain goal was to assess the similarities and differences between the CCSM4 simulations and observations. The results indicate that the tropical Atlantic overall is realistic in CCSM4. However, there are still significant biases in the CCSM4 Atlantic SSTs, with a colder tropical North Atlantic and a hotter tropical South Atlantic, that are related to biases in the wind stress. These are also reflected in the Atlantic warm pools in April and September, with its volume greater than in observations in April and smaller than in observations in September. The variability of SSTs in the tropicalAtlantic iswell represented inCCSM4.However, in the equatorial and tropical SouthAtlantic regions, CCSM4 has two distinct modes of variability, in contrast to observed behavior. A model heat budget analysis of the Benguela region indicates that the variability of the upper-ocean temperature is dominated by vertical advection, followed by meridional advection. \u00a9 2012 American Meteorological Society.", "author" : [ { "dropping-particle" : "", "family" : "Mu\u00f1oz", "given" : "Ernesto", "non-dropping-particle" : "", "parse-names" : false, "suffix" : "" }, { "dropping-particle" : "", "family" : "Weijer", "given" : "Wilbert", "non-dropping-particle" : "", "parse-names" : false, "suffix" : "" }, { "dropping-particle" : "", "family" : "Grodsky", "given" : "Semyon A.", "non-dropping-particle" : "", "parse-names" : false, "suffix" : "" }, { "dropping-particle" : "", "family" : "Bates", "given" : "Susan C.", "non-dropping-particle" : "", "parse-names" : false, "suffix" : "" }, { "dropping-particle" : "", "family" : "Wainer", "given" : "Ilana", "non-dropping-particle" : "", "parse-names" : false, "suffix" : "" } ], "container-title" : "Journal of Climate", "id" : "ITEM-3", "issue" : "14", "issued" : { "date-parts" : [ [ "2012", "7" ] ] }, "page" : "4860-4882", "title" : "Mean and variability of the tropical Atlantic Ocean in the CCSM4", "translator" : [ { "dropping-particle" : "", "family" : "J6213", "given" : "", "non-dropping-particle" : "", "parse-names" : false, "suffix" : "" } ], "type" : "article-journal", "volume" : "25" }, "uris" : [ "http://www.mendeley.com/documents/?uuid=b91fdf76-d954-47cb-af79-a5bdfd3b39a8" ] } ], "mendeley" : { "formattedCitation" : "(Mu\u00f1oz et al., 2012; Ding et al., 2015; Deppenmeier et al., 2016)", "plainTextFormattedCitation" : "(Mu\u00f1oz et al., 2012; Ding et al., 2015; Deppenmeier et al., 2016)", "previouslyFormattedCitation" : "(Mu\u00f1oz et al., 2012; Ding et al., 2015; Deppenmeier et al., 2016)" }, "properties" : { "noteIndex" : 0 }, "schema" : "https://github.com/citation-style-language/schema/raw/master/csl-citation.json" }</w:instrText>
      </w:r>
      <w:r>
        <w:rPr>
          <w:noProof/>
        </w:rPr>
        <w:fldChar w:fldCharType="separate"/>
      </w:r>
      <w:r w:rsidR="00393F8C">
        <w:rPr>
          <w:noProof/>
          <w:lang w:val="en-US"/>
        </w:rPr>
        <w:t>(Muñoz et al., 2012; Ding et al., 2015; Deppenmeier et al., 2016)</w:t>
      </w:r>
      <w:r>
        <w:rPr>
          <w:noProof/>
        </w:rPr>
        <w:fldChar w:fldCharType="end"/>
      </w:r>
      <w:r w:rsidRPr="00E457C1">
        <w:rPr>
          <w:noProof/>
          <w:lang w:val="en-US"/>
        </w:rPr>
        <w:t xml:space="preserve">. The interhemispheric SST gradient is also systematically underestimated in models with </w:t>
      </w:r>
      <w:r w:rsidR="00E438A9" w:rsidRPr="00E457C1">
        <w:rPr>
          <w:noProof/>
          <w:lang w:val="en-US"/>
        </w:rPr>
        <w:t xml:space="preserve">a </w:t>
      </w:r>
      <w:r w:rsidRPr="00E457C1">
        <w:rPr>
          <w:noProof/>
          <w:lang w:val="en-US"/>
        </w:rPr>
        <w:t>too cold mean state in the northern part of the Tropical Atlantic ocean and too warm conditions in the Southern Atlantic basin. The seasonality is poorly reproduced and the wind</w:t>
      </w:r>
      <w:del w:id="3123" w:author="Sara M Tuson" w:date="2021-06-25T11:57:00Z">
        <w:r w:rsidRPr="00E457C1" w:rsidDel="008E2D1C">
          <w:rPr>
            <w:noProof/>
            <w:lang w:val="en-US"/>
          </w:rPr>
          <w:delText>-</w:delText>
        </w:r>
      </w:del>
      <w:ins w:id="3124" w:author="Sara M Tuson" w:date="2021-06-25T11:57:00Z">
        <w:r w:rsidR="008E2D1C">
          <w:rPr>
            <w:noProof/>
            <w:lang w:val="en-US"/>
          </w:rPr>
          <w:t>–</w:t>
        </w:r>
      </w:ins>
      <w:r w:rsidRPr="00E457C1">
        <w:rPr>
          <w:noProof/>
          <w:lang w:val="en-US"/>
        </w:rPr>
        <w:t>SST coupling is weaker than observed so that altogether, and despite AMM-like variability in 20</w:t>
      </w:r>
      <w:r w:rsidRPr="00C46A2B">
        <w:rPr>
          <w:noProof/>
          <w:lang w:val="en-US"/>
          <w:rPrChange w:id="3125" w:author="Sara M Tuson" w:date="2021-06-28T09:49:00Z">
            <w:rPr>
              <w:noProof/>
              <w:vertAlign w:val="superscript"/>
              <w:lang w:val="en-US"/>
            </w:rPr>
          </w:rPrChange>
        </w:rPr>
        <w:t>th</w:t>
      </w:r>
      <w:r w:rsidRPr="00E457C1">
        <w:rPr>
          <w:noProof/>
          <w:lang w:val="en-US"/>
        </w:rPr>
        <w:t xml:space="preserve"> century climate simulations, AMM is not the dominant Atlantic mode in all CMIP5 models </w:t>
      </w:r>
      <w:r>
        <w:rPr>
          <w:noProof/>
        </w:rPr>
        <w:fldChar w:fldCharType="begin" w:fldLock="1"/>
      </w:r>
      <w:r w:rsidR="00E719C0">
        <w:rPr>
          <w:noProof/>
          <w:lang w:val="en-US"/>
        </w:rPr>
        <w:instrText>ADDIN CSL_CITATION { "citationItems" : [ { "id" : "ITEM-1", "itemData" : { "DOI" : "10.1175/JCLI-D-12-00556.1", "abstract" : " AbstractThis study investigates Atlantic warm pool (AWP) variability in the historical run of 19 coupled general circulation models (CGCMs) submitted to phase 5 of the Coupled Model Intercomparison Project (CMIP5). As with the CGCMs in phase 3 (CMIP3), most models suffer from the cold SST bias in the AWP region and also show very weak AWP variability as represented by the AWP area index. However, for the seasonal cycle the AWP SST bias of model ensemble and model sensitivities are decreased compared with CMIP3, indicating that the CGCMs are improved. The origin of the cold SST bias in the AWP region remains unknown, but among the CGCMs in CMIP5 excess (insufficient) high-level cloud simulation decreases (enhances) the cold SST bias in the AWP region through the warming effect of the high-level cloud radiative forcing. Thus, the AWP SST bias in CMIP5 is more modulated by an erroneous radiation balance due to misrepresentation of high-level clouds rather than low-level clouds as in CMIP3. AWP variability is assessed as in the authors' previous study in the aspects of spectral analysis, interannual variability, multidecadal variability, and comparison of the remote connections with ENSO and the North Atlantic Oscillation (NAO) against observations. In observations the maximum influences of the NAO and ENSO on the AWP take place in boreal spring. For some CGCMs these influences erroneously last to late summer. The effect of this overestimated remote forcing can be seen in the variability statistics as shown in the rotated EOF patterns from the models. It is concluded that the NCAR Community Climate System Model, version 4 (CCSM4), the Goddard Institute for Space Studies (GISS) Model E, version 2, coupled with the Hybrid Coordinate Ocean Model (HYCOM) ocean model (GISS-E2H), and the GISS Model E, version 2, coupled with the Russell ocean model (GISS-E2R) are the best three models of CMIP5 in simulating AWP variability. ", "author" : [ { "dropping-particle" : "", "family" : "Liu", "given" : "Hailong", "non-dropping-particle" : "", "parse-names" : false, "suffix" : "" }, { "dropping-particle" : "", "family" : "Wang", "given" : "Chunzai", "non-dropping-particle" : "", "parse-names" : false, "suffix" : "" }, { "dropping-particle" : "", "family" : "Lee", "given" : "Sang-Ki", "non-dropping-particle" : "", "parse-names" : false, "suffix" : "" }, { "dropping-particle" : "", "family" : "Enfield", "given" : "David", "non-dropping-particle" : "", "parse-names" : false, "suffix" : "" } ], "container-title" : "Journal of Climate", "id" : "ITEM-1", "issue" : "15", "issued" : { "date-parts" : [ [ "2013" ] ] }, "page" : "5315-5336", "title" : "Atlantic Warm Pool Variability in the CMIP5 Simulations", "translator" : [ { "dropping-particle" : "", "family" : "J4079", "given" : "", "non-dropping-particle" : "", "parse-names" : false, "suffix" : "" } ], "type" : "article-journal", "volume" : "26" }, "uris" : [ "http://www.mendeley.com/documents/?uuid=c3efc2d1-4cad-4d74-97fd-ef8a304f4540" ] }, { "id" : "ITEM-2", "itemData" : { "DOI" : "10.1007/s00382-016-3411-1", "ISSN" : "1432-0894", "abstract" : "The Atlantic Meridional Mode (AMM) is the dominant mode of tropical SST/wind coupled variability. Modeling studies have implicated wind-evaporation-SST (WES) feedback as the primary driver of the AMM's evolution across the Atlantic basin; however, a robust coupling of the SST and winds has not been shown in observations. This study examines observed AMM growth, propagation, and decay as a result of WES interactions. Investigation of an extended maximum covariance analysis shows that boreal wintertime atmospheric forcing generates positive SST anomalies (SSTA) through a reduction of surface evaporative cooling. When the AMM peaks in magnitude during spring and summer, upward latent heat flux anomalies occur over the warmest SSTs and act to dampen the initial forcing. In contrast, on the southwestern edge of the SSTA, SST-forced cross-equatorial flow reduces the strength of the climatological trade winds and provides an anomalous latent heat flux into the ocean, which causes southwestward propagation of the initial atmosphere-forced SSTA through WES dynamics. Additionally, the lead-lag relationship of the ocean and atmosphere indicates a transition from an atmosphere-forcing-ocean regime in the northern subtropics to a highly coupled regime in the northern tropics that is not observed in the southern hemisphere. CMIP5 models poorly simulate the latitudinal transition from a one-way interaction to a two-way feedback, which may explain why they also struggle to reproduce spatially coherent interactions between tropical Atlantic SST and winds. This analysis provides valuable insight on how meridional modes act as links between extratropical and tropical variability and focuses future research aimed at improving climate model simulations.", "author" : [ { "dropping-particle" : "", "family" : "Amaya", "given" : "Dillon J", "non-dropping-particle" : "", "parse-names" : false, "suffix" : "" }, { "dropping-particle" : "", "family" : "DeFlorio", "given" : "Michael J", "non-dropping-particle" : "", "parse-names" : false, "suffix" : "" }, { "dropping-particle" : "", "family" : "Miller", "given" : "Arthur J", "non-dropping-particle" : "", "parse-names" : false, "suffix" : "" }, { "dropping-particle" : "", "family" : "Xie", "given" : "Shang-Ping", "non-dropping-particle" : "", "parse-names" : false, "suffix" : "" } ], "container-title" : "Climate Dynamics", "id" : "ITEM-2", "issue" : "5", "issued" : { "date-parts" : [ [ "2017" ] ] }, "page" : "1665-1679", "title" : "WES feedback and the Atlantic Meridional Mode: observations and CMIP5 comparisons", "translator" : [ { "dropping-particle" : "", "family" : "J4078", "given" : "", "non-dropping-particle" : "", "parse-names" : false, "suffix" : "" } ], "type" : "article-journal", "volume" : "49" }, "uris" : [ "http://www.mendeley.com/documents/?uuid=05d226a1-d644-4326-a63b-bc403731a61f" ] } ], "mendeley" : { "formattedCitation" : "(Liu et al., 2013; Amaya et al., 2017)", "plainTextFormattedCitation" : "(Liu et al., 2013; Amaya et al., 2017)", "previouslyFormattedCitation" : "(Liu et al., 2013; Amaya et al., 2017)" }, "properties" : { "noteIndex" : 0 }, "schema" : "https://github.com/citation-style-language/schema/raw/master/csl-citation.json" }</w:instrText>
      </w:r>
      <w:r>
        <w:rPr>
          <w:noProof/>
        </w:rPr>
        <w:fldChar w:fldCharType="separate"/>
      </w:r>
      <w:r w:rsidR="00393F8C">
        <w:rPr>
          <w:noProof/>
          <w:lang w:val="en-US"/>
        </w:rPr>
        <w:t>(Liu et al., 2013; Amaya et al., 2017)</w:t>
      </w:r>
      <w:r>
        <w:rPr>
          <w:noProof/>
        </w:rPr>
        <w:fldChar w:fldCharType="end"/>
      </w:r>
      <w:r w:rsidRPr="00E457C1">
        <w:rPr>
          <w:noProof/>
          <w:lang w:val="en-US"/>
        </w:rPr>
        <w:t xml:space="preserve">. These biases in mean state translate into biases in modelling the mean ITCZ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 Similar biases were found in experiments using CMIP5 models but with different climate background state</w:t>
      </w:r>
      <w:r w:rsidR="00F858D7" w:rsidRPr="00E457C1">
        <w:rPr>
          <w:noProof/>
          <w:lang w:val="en-US"/>
        </w:rPr>
        <w:t>s</w:t>
      </w:r>
      <w:r w:rsidRPr="00E457C1">
        <w:rPr>
          <w:noProof/>
          <w:lang w:val="en-US"/>
        </w:rPr>
        <w:t xml:space="preserve">, such as Last Glacial Maximum, </w:t>
      </w:r>
      <w:ins w:id="3126" w:author="Sara M Tuson" w:date="2021-06-29T09:57:00Z">
        <w:r w:rsidR="007F0B44">
          <w:rPr>
            <w:noProof/>
            <w:lang w:val="en-US"/>
          </w:rPr>
          <w:t>m</w:t>
        </w:r>
      </w:ins>
      <w:del w:id="3127" w:author="Sara M Tuson" w:date="2021-06-29T09:57:00Z">
        <w:r w:rsidRPr="00E457C1" w:rsidDel="007F0B44">
          <w:rPr>
            <w:noProof/>
            <w:lang w:val="en-US"/>
          </w:rPr>
          <w:delText>M</w:delText>
        </w:r>
      </w:del>
      <w:r w:rsidRPr="00E457C1">
        <w:rPr>
          <w:noProof/>
          <w:lang w:val="en-US"/>
        </w:rPr>
        <w:t xml:space="preserve">id-Holocene and future scenario simulations </w:t>
      </w:r>
      <w:r>
        <w:rPr>
          <w:noProof/>
        </w:rPr>
        <w:fldChar w:fldCharType="begin" w:fldLock="1"/>
      </w:r>
      <w:r w:rsidR="00D33CB6">
        <w:rPr>
          <w:noProof/>
          <w:lang w:val="en-US"/>
        </w:rPr>
        <w:instrText>ADDIN CSL_CITATION { "citationItems" : [ { "id" : "ITEM-1", "itemData" : { "DOI" : "10.5194/cp-14-1377-2018", "ISSN" : "1814-9332", "author" : [ { "dropping-particle" : "", "family" : "Brierley", "given" : "Chris M.", "non-dropping-particle" : "", "parse-names" : false, "suffix" : "" }, { "dropping-particle" : "", "family" : "Wainer", "given" : "Ilana", "non-dropping-particle" : "", "parse-names" : false, "suffix" : "" } ], "container-title" : "Climate of the Past", "id" : "ITEM-1", "issue" : "10", "issued" : { "date-parts" : [ [ "2018", "10", "1" ] ] }, "page" : "1377-1390", "title" : "Inter-annual variability in the tropical Atlantic from the Last Glacial Maximum into future climate projections simulated by CMIP5/PMIP3", "translator" : [ { "dropping-particle" : "", "family" : "J462", "given" : "", "non-dropping-particle" : "", "parse-names" : false, "suffix" : "" } ], "type" : "article-journal", "volume" : "14" }, "uris" : [ "http://www.mendeley.com/documents/?uuid=01079136-fbdd-484e-bab7-433febce2fed" ] } ], "mendeley" : { "formattedCitation" : "(Brierley and Wainer, 2018)", "plainTextFormattedCitation" : "(Brierley and Wainer, 2018)", "previouslyFormattedCitation" : "(Brierley and Wainer, 2018)" }, "properties" : { "noteIndex" : 0 }, "schema" : "https://github.com/citation-style-language/schema/raw/master/csl-citation.json" }</w:instrText>
      </w:r>
      <w:r>
        <w:rPr>
          <w:noProof/>
        </w:rPr>
        <w:fldChar w:fldCharType="separate"/>
      </w:r>
      <w:r w:rsidR="00393F8C">
        <w:rPr>
          <w:noProof/>
          <w:lang w:val="en-US"/>
        </w:rPr>
        <w:t>(Brierley and Wainer, 2018)</w:t>
      </w:r>
      <w:r>
        <w:rPr>
          <w:noProof/>
        </w:rPr>
        <w:fldChar w:fldCharType="end"/>
      </w:r>
      <w:r w:rsidRPr="00E457C1">
        <w:rPr>
          <w:rFonts w:ascii="Segoe UI Symbol" w:hAnsi="Segoe UI Symbol" w:cs="Segoe UI Symbol"/>
          <w:noProof/>
          <w:lang w:val="en-US"/>
        </w:rPr>
        <w:t>⁠</w:t>
      </w:r>
      <w:r w:rsidRPr="00E457C1">
        <w:rPr>
          <w:noProof/>
          <w:lang w:val="en-US"/>
        </w:rPr>
        <w:t xml:space="preserve">. </w:t>
      </w:r>
      <w:r w:rsidR="00701E31" w:rsidRPr="00E457C1">
        <w:rPr>
          <w:noProof/>
          <w:color w:val="000000"/>
          <w:lang w:val="en-US"/>
        </w:rPr>
        <w:t>A</w:t>
      </w:r>
      <w:r w:rsidRPr="00E457C1">
        <w:rPr>
          <w:noProof/>
          <w:color w:val="000000"/>
          <w:lang w:val="en-US"/>
        </w:rPr>
        <w:t>nalyses from CMIP6 show encouraging results in the representation of Atlantic Niño and AMM modes of variability in terms of amplitude and seasonal</w:t>
      </w:r>
      <w:r w:rsidRPr="00E457C1">
        <w:rPr>
          <w:noProof/>
          <w:lang w:val="en-US"/>
        </w:rPr>
        <w:t xml:space="preserve">ity. Some models now display reduced biases in the spatial structure of the modes and related explained variance but persistent errors still remain on average in </w:t>
      </w:r>
      <w:r w:rsidRPr="00E457C1">
        <w:rPr>
          <w:noProof/>
          <w:color w:val="000000"/>
          <w:lang w:val="en-US"/>
        </w:rPr>
        <w:t xml:space="preserve">the timing of the modes and in the coupled nature of the modes, </w:t>
      </w:r>
      <w:del w:id="3128" w:author="Tom Maycock" w:date="2021-09-03T16:04:00Z">
        <w:r w:rsidRPr="00E457C1" w:rsidDel="00500900">
          <w:rPr>
            <w:noProof/>
            <w:color w:val="000000"/>
            <w:lang w:val="en-US"/>
          </w:rPr>
          <w:delText>i.e.</w:delText>
        </w:r>
      </w:del>
      <w:ins w:id="3129" w:author="Tom Maycock" w:date="2021-09-03T16:04:00Z">
        <w:r w:rsidR="00500900">
          <w:rPr>
            <w:noProof/>
            <w:color w:val="000000"/>
            <w:lang w:val="en-US"/>
          </w:rPr>
          <w:t>that is,</w:t>
        </w:r>
      </w:ins>
      <w:r w:rsidRPr="00E457C1">
        <w:rPr>
          <w:noProof/>
          <w:color w:val="000000"/>
          <w:lang w:val="en-US"/>
        </w:rPr>
        <w:t xml:space="preserve"> the strength of the link between ocean (SST, mixed layer depth) and atmospheric (wind) anomalies </w:t>
      </w:r>
      <w:r>
        <w:rPr>
          <w:noProof/>
        </w:rPr>
        <w:fldChar w:fldCharType="begin" w:fldLock="1"/>
      </w:r>
      <w:r w:rsidR="00050B4E">
        <w:rPr>
          <w:noProof/>
          <w:lang w:val="en-US"/>
        </w:rPr>
        <w:instrText>ADDIN CSL_CITATION { "citationItems" : [ { "id" : "ITEM-1", "itemData" : { "DOI" : "10.1007/s00382-020-05409-w", "ISSN" : "14320894", "abstract" : "General circulation models of the Coupled Model Intercomparison Project Phase 6 (CMIP6) are examined with respect to their ability to simulate the mean state and variability of the tropical Atlantic and its linkage to the tropical Pacific. While, on average, mean state biases have improved little, relative to the previous intercomparison (CMIP5), there are now a few models with very small biases. In particular the equatorial Atlantic warm SST and westerly wind biases are mostly eliminated in these models. Furthermore, interannual variability in the equatorial and subtropical Atlantic is quite realistic in a number of CMIP6 models, which suggests that they should be useful tools for understanding and predicting variability patterns. The evolution of equatorial Atlantic biases follows the same pattern as in previous model generations, with westerly wind biases during boreal spring preceding warm sea-surface temperature (SST) biases in the east during boreal summer. A substantial portion of the westerly wind bias exists already in atmosphere-only simulations forced with observed SST, suggesting an atmospheric origin. While variability is relatively realistic in many models, SSTs seem less responsive to wind forcing than observed, both on the equator and in the subtropics, possibly due to an excessively deep mixed layer originating in the oceanic component. Thus models with realistic SST amplitude tend to have excessive wind amplitude. The models with the smallest mean state biases all have relatively high resolution but there are also a few low-resolution models that perform similarly well, indicating that resolution is not the only way toward reducing tropical Atlantic biases. The results also show a relatively weak link between mean state biases and the quality of the simulated variability. The linkage to the tropical Pacific shows a wide range of behaviors across models, indicating the need for further model improvement.", "author" : [ { "dropping-particle" : "", "family" : "Richter", "given" : "Ingo", "non-dropping-particle" : "", "parse-names" : false, "suffix" : "" }, { "dropping-particle" : "", "family" : "Tokinaga", "given" : "Hiroki", "non-dropping-particle" : "", "parse-names" : false, "suffix" : "" } ], "container-title" : "Climate Dynamics", "id" : "ITEM-1", "issue" : "9-10", "issued" : { "date-parts" : [ [ "2020" ] ] }, "page" : "2579-2601", "title" : "An overview of the performance of CMIP6 models in the tropical Atlantic: mean state, variability, and remote impacts", "translator" : [ { "dropping-particle" : "", "family" : "J6416", "given" : "", "non-dropping-particle" : "", "parse-names" : false, "suffix" : "" } ], "type" : "article-journal", "volume" : "55" }, "uris" : [ "http://www.mendeley.com/documents/?uuid=2fc360a5-c02c-4425-bb41-0af8ea576589" ] } ], "mendeley" : { "formattedCitation" : "(Richter and Tokinaga, 2020b)", "plainTextFormattedCitation" : "(Richter and Tokinaga, 2020b)", "previouslyFormattedCitation" : "(Richter and Tokinaga, 2020b)" }, "properties" : { "noteIndex" : 0 }, "schema" : "https://github.com/citation-style-language/schema/raw/master/csl-citation.json" }</w:instrText>
      </w:r>
      <w:r>
        <w:rPr>
          <w:noProof/>
        </w:rPr>
        <w:fldChar w:fldCharType="separate"/>
      </w:r>
      <w:r w:rsidR="00393F8C">
        <w:rPr>
          <w:noProof/>
          <w:lang w:val="en-US"/>
        </w:rPr>
        <w:t>(Richter and Tokinaga, 2020b)</w:t>
      </w:r>
      <w:r>
        <w:rPr>
          <w:noProof/>
        </w:rPr>
        <w:fldChar w:fldCharType="end"/>
      </w:r>
      <w:r w:rsidR="00F858D7" w:rsidRPr="00E457C1">
        <w:rPr>
          <w:noProof/>
          <w:lang w:val="en-US"/>
        </w:rPr>
        <w:t>, as well as in the Indian Ocean equatorial east</w:t>
      </w:r>
      <w:del w:id="3130" w:author="Sara M Tuson" w:date="2021-06-25T12:02:00Z">
        <w:r w:rsidR="00F858D7" w:rsidRPr="00E457C1" w:rsidDel="00A120CE">
          <w:rPr>
            <w:noProof/>
            <w:lang w:val="en-US"/>
          </w:rPr>
          <w:delText>-</w:delText>
        </w:r>
      </w:del>
      <w:ins w:id="3131" w:author="Sara M Tuson" w:date="2021-06-25T12:02:00Z">
        <w:r w:rsidR="00A120CE">
          <w:rPr>
            <w:noProof/>
            <w:lang w:val="en-US"/>
          </w:rPr>
          <w:t>–</w:t>
        </w:r>
      </w:ins>
      <w:r w:rsidR="00F858D7" w:rsidRPr="00E457C1">
        <w:rPr>
          <w:noProof/>
          <w:lang w:val="en-US"/>
        </w:rPr>
        <w:t>west temperature gradient (S</w:t>
      </w:r>
      <w:r w:rsidR="001835A3" w:rsidRPr="00E457C1">
        <w:rPr>
          <w:noProof/>
          <w:lang w:val="en-US"/>
        </w:rPr>
        <w:t>ection 3.5.1.2, Figure 3.24</w:t>
      </w:r>
      <w:r w:rsidR="00F858D7" w:rsidRPr="00E457C1">
        <w:rPr>
          <w:noProof/>
          <w:lang w:val="en-US"/>
        </w:rPr>
        <w:t>)</w:t>
      </w:r>
      <w:r w:rsidRPr="00E457C1">
        <w:rPr>
          <w:noProof/>
          <w:lang w:val="en-US"/>
        </w:rPr>
        <w:t xml:space="preserve">. </w:t>
      </w:r>
    </w:p>
    <w:p w14:paraId="5F24FD16" w14:textId="77777777" w:rsidR="009F594A" w:rsidRPr="00E457C1" w:rsidRDefault="009F594A" w:rsidP="009F594A">
      <w:pPr>
        <w:pStyle w:val="AR6BodyText"/>
        <w:rPr>
          <w:noProof/>
          <w:lang w:val="en-US"/>
        </w:rPr>
      </w:pPr>
    </w:p>
    <w:p w14:paraId="290E2E74" w14:textId="7D7C31C5" w:rsidR="009F594A" w:rsidRPr="00926E00" w:rsidRDefault="009F594A" w:rsidP="009F594A">
      <w:pPr>
        <w:pStyle w:val="AR6BodyText"/>
        <w:rPr>
          <w:noProof/>
          <w:lang w:val="en-US"/>
        </w:rPr>
      </w:pPr>
      <w:r w:rsidRPr="00E457C1">
        <w:rPr>
          <w:noProof/>
          <w:lang w:val="en-US"/>
        </w:rPr>
        <w:t xml:space="preserve">There are some recent indications that increasing model resolution both vertically and horizontally, in the ocean and atmospheric component </w:t>
      </w:r>
      <w:r>
        <w:rPr>
          <w:noProof/>
        </w:rPr>
        <w:fldChar w:fldCharType="begin" w:fldLock="1"/>
      </w:r>
      <w:r w:rsidR="00D33CB6">
        <w:rPr>
          <w:noProof/>
          <w:lang w:val="en-US"/>
        </w:rPr>
        <w:instrText>ADDIN CSL_CITATION { "citationItems" : [ { "id" : "ITEM-1", "itemData" : { "DOI" : "10.1002/wcc.338", "ISSN" : "17577780", "author" : [ { "dropping-particle" : "", "family" : "Richter", "given" : "Ingo", "non-dropping-particle" : "", "parse-names" : false, "suffix" : "" } ], "container-title" : "WIREs Climate Change", "id" : "ITEM-1", "issue" : "3", "issued" : { "date-parts" : [ [ "2015", "5" ] ] }, "page" : "345-358", "title" : "Climate model biases in the eastern tropical oceans: causes, impacts and ways forward", "translator" : [ { "dropping-particle" : "", "family" : "J5194", "given" : "", "non-dropping-particle" : "", "parse-names" : false, "suffix" : "" } ], "type" : "article-journal", "volume" : "6" }, "uris" : [ "http://www.mendeley.com/documents/?uuid=b4fe40fa-22e5-46e5-aa3e-30996190b207" ] }, { "id" : "ITEM-2", "itemData" : { "DOI" : "10.1175/JCLI-D-15-0192.1", "ISSN" : "0894-8755", "author" : [ { "dropping-particle" : "", "family" : "Small", "given" : "R. Justin", "non-dropping-particle" : "", "parse-names" : false, "suffix" : "" }, { "dropping-particle" : "", "family" : "Curchitser", "given" : "Enrique", "non-dropping-particle" : "", "parse-names" : false, "suffix" : "" }, { "dropping-particle" : "", "family" : "Hedstrom", "given" : "Katherine", "non-dropping-particle" : "", "parse-names" : false, "suffix" : "" }, { "dropping-particle" : "", "family" : "Kauffman", "given" : "Brian", "non-dropping-particle" : "", "parse-names" : false, "suffix" : "" }, { "dropping-particle" : "", "family" : "Large", "given" : "William G.", "non-dropping-particle" : "", "parse-names" : false, "suffix" : "" } ], "container-title" : "Journal of Climate", "id" : "ITEM-2", "issue" : "23", "issued" : { "date-parts" : [ [ "2015", "12" ] ] }, "page" : "9409-9432", "title" : "The Benguela Upwelling System: Quantifying the Sensitivity to Resolution and Coastal Wind Representation in a Global Climate Model", "translator" : [ { "dropping-particle" : "", "family" : "J7011", "given" : "", "non-dropping-particle" : "", "parse-names" : false, "suffix" : "" } ], "type" : "article-journal", "volume" : "28" }, "uris" : [ "http://www.mendeley.com/documents/?uuid=86802bf2-8381-41b2-912b-2aef7a2544aa" ] }, { "id" : "ITEM-3", "itemData" : { "DOI" : "10.1007/s00382-017-3760-4", "ISSN" : "0930-7575", "author" : [ { "dropping-particle" : "", "family" : "Harla\u00df", "given" : "Jan", "non-dropping-particle" : "", "parse-names" : false, "suffix" : "" }, { "dropping-particle" : "", "family" : "Latif", "given" : "Mojib", "non-dropping-particle" : "", "parse-names" : false, "suffix" : "" }, { "dropping-particle" : "", "family" : "Park", "given" : "Wonsun", "non-dropping-particle" : "", "parse-names" : false, "suffix" : "" } ], "container-title" : "Climate Dynamics", "id" : "ITEM-3", "issue" : "7-8", "issued" : { "date-parts" : [ [ "2018", "4", "14" ] ] }, "page" : "2605-2635", "title" : "Alleviating tropical Atlantic sector biases in the Kiel climate model by enhancing horizontal and vertical atmosphere model resolution: climatology and interannual variability", "translator" : [ { "dropping-particle" : "", "family" : "J5193", "given" : "", "non-dropping-particle" : "", "parse-names" : false, "suffix" : "" } ], "type" : "article-journal", "volume" : "50" }, "uris" : [ "http://www.mendeley.com/documents/?uuid=4b49cfe4-ad50-4ccf-965f-47da6a08fe7a" ] } ], "mendeley" : { "formattedCitation" : "(Richter, 2015; Small et al., 2015; Harla\u00df et al., 2018)", "plainTextFormattedCitation" : "(Richter, 2015; Small et al., 2015; Harla\u00df et al., 2018)", "previouslyFormattedCitation" : "(Richter, 2015; Small et al., 2015; Harla\u00df et al., 2018)" }, "properties" : { "noteIndex" : 0 }, "schema" : "https://github.com/citation-style-language/schema/raw/master/csl-citation.json" }</w:instrText>
      </w:r>
      <w:r>
        <w:rPr>
          <w:noProof/>
        </w:rPr>
        <w:fldChar w:fldCharType="separate"/>
      </w:r>
      <w:r w:rsidR="00393F8C">
        <w:rPr>
          <w:noProof/>
          <w:lang w:val="en-US"/>
        </w:rPr>
        <w:t>(Richter, 2015; Small et al., 2015; Harlaß et al., 2018)</w:t>
      </w:r>
      <w:r>
        <w:rPr>
          <w:noProof/>
        </w:rPr>
        <w:fldChar w:fldCharType="end"/>
      </w:r>
      <w:r w:rsidRPr="00E457C1">
        <w:rPr>
          <w:noProof/>
          <w:lang w:val="en-US"/>
        </w:rPr>
        <w:t>, could partly alleviate some tropical Atlantic biases in mean state</w:t>
      </w:r>
      <w:r w:rsidR="00293B31" w:rsidRPr="00E457C1">
        <w:rPr>
          <w:noProof/>
          <w:lang w:val="en-US"/>
        </w:rPr>
        <w:t xml:space="preserve"> (Section 3.5.1.2)</w:t>
      </w:r>
      <w:r w:rsidRPr="00E457C1">
        <w:rPr>
          <w:noProof/>
          <w:lang w:val="en-US"/>
        </w:rPr>
        <w:t>, seasonality, interannual-</w:t>
      </w:r>
      <w:ins w:id="3132" w:author="Sara M Tuson" w:date="2021-06-27T21:53:00Z">
        <w:r w:rsidR="00492531">
          <w:rPr>
            <w:noProof/>
            <w:lang w:val="en-US"/>
          </w:rPr>
          <w:t xml:space="preserve"> </w:t>
        </w:r>
      </w:ins>
      <w:r w:rsidRPr="00E457C1">
        <w:rPr>
          <w:noProof/>
          <w:lang w:val="en-US"/>
        </w:rPr>
        <w:t>to</w:t>
      </w:r>
      <w:ins w:id="3133" w:author="Sara M Tuson" w:date="2021-06-27T21:53:00Z">
        <w:r w:rsidR="00492531">
          <w:rPr>
            <w:noProof/>
            <w:lang w:val="en-US"/>
          </w:rPr>
          <w:t xml:space="preserve"> </w:t>
        </w:r>
      </w:ins>
      <w:del w:id="3134" w:author="Sara M Tuson" w:date="2021-06-27T21:53:00Z">
        <w:r w:rsidRPr="00E457C1" w:rsidDel="00492531">
          <w:rPr>
            <w:noProof/>
            <w:lang w:val="en-US"/>
          </w:rPr>
          <w:delText>-</w:delText>
        </w:r>
      </w:del>
      <w:r w:rsidRPr="00E457C1">
        <w:rPr>
          <w:noProof/>
          <w:lang w:val="en-US"/>
        </w:rPr>
        <w:t>decadal</w:t>
      </w:r>
      <w:ins w:id="3135" w:author="Sara M Tuson" w:date="2021-06-29T10:00:00Z">
        <w:r w:rsidR="007F0B44">
          <w:rPr>
            <w:noProof/>
            <w:lang w:val="en-US"/>
          </w:rPr>
          <w:t>-</w:t>
        </w:r>
      </w:ins>
      <w:del w:id="3136" w:author="Sara M Tuson" w:date="2021-06-29T10:00:00Z">
        <w:r w:rsidRPr="00E457C1" w:rsidDel="007F0B44">
          <w:rPr>
            <w:noProof/>
            <w:lang w:val="en-US"/>
          </w:rPr>
          <w:delText xml:space="preserve"> </w:delText>
        </w:r>
      </w:del>
      <w:r w:rsidRPr="00E457C1">
        <w:rPr>
          <w:noProof/>
          <w:lang w:val="en-US"/>
        </w:rPr>
        <w:t>variability and associated teleconnectivity over land</w:t>
      </w:r>
      <w:r w:rsidR="00976B98" w:rsidRPr="00E457C1">
        <w:rPr>
          <w:noProof/>
          <w:lang w:val="en-US"/>
        </w:rPr>
        <w:t xml:space="preserve">, such as with the </w:t>
      </w:r>
      <w:r w:rsidRPr="00E457C1">
        <w:rPr>
          <w:noProof/>
          <w:lang w:val="en-US"/>
        </w:rPr>
        <w:t xml:space="preserve">West African monsoon </w:t>
      </w:r>
      <w:del w:id="3137" w:author="Robin Matthews" w:date="2021-06-15T15:49:00Z">
        <w:r w:rsidR="00976B98" w:rsidRPr="00E457C1" w:rsidDel="005A099B">
          <w:rPr>
            <w:noProof/>
            <w:lang w:val="en-US"/>
          </w:rPr>
          <w:delText>(</w:delText>
        </w:r>
      </w:del>
      <w:r>
        <w:rPr>
          <w:noProof/>
        </w:rPr>
        <w:fldChar w:fldCharType="begin" w:fldLock="1"/>
      </w:r>
      <w:ins w:id="3138" w:author="Robin Matthews" w:date="2021-06-15T15:49:00Z">
        <w:r w:rsidR="005A099B">
          <w:rPr>
            <w:noProof/>
            <w:lang w:val="en-US"/>
          </w:rPr>
          <w:instrText>ADDIN CSL_CITATION { "citationItems" : [ { "id" : "ITEM-1", "itemData" : { "DOI" : "10.1038/s41598-018-20904-1", "ISSN" : "2045-2322", "author" : [ { "dropping-particle" : "", "family" : "Steinig", "given" : "S.", "non-dropping-particle" : "", "parse-names" : false, "suffix" : "" }, { "dropping-particle" : "", "family" : "Harla\u00df", "given" : "J.", "non-dropping-particle" : "", "parse-names" : false, "suffix" : "" }, { "dropping-particle" : "", "family" : "Park", "given" : "W.", "non-dropping-particle" : "", "parse-names" : false, "suffix" : "" }, { "dropping-particle" : "", "family" : "Latif", "given" : "M.", "non-dropping-particle" : "", "parse-names" : false, "suffix" : "" } ], "container-title" : "Scientific Reports", "id" : "ITEM-1", "issue" : "1", "issued" : { "date-parts" : [ [ "2018", "12", "7" ] ] }, "page" : "2569", "title" : "Sahel rainfall strength and onset improvements due to more realistic Atlantic cold tongue development in a climate model", "translator" : [ { "dropping-particle" : "", "family" : "J5192", "given" : "", "non-dropping-particle" : "", "parse-names" : false, "suffix" : "" } ], "type" : "article-journal", "volume" : "8" }, "uris" : [ "http://www.mendeley.com/documents/?uuid=713a6f59-bb67-4fe6-a8f8-cbc8ea390721" ] } ], "mendeley" : { "formattedCitation" : "(Steinig et al., 2018)", "manualFormatting" : "(Steinig et al., 2018)", "plainTextFormattedCitation" : "(Steinig et al., 2018)", "previouslyFormattedCitation" : "(Steinig et al., 2018)" }, "properties" : { "noteIndex" : 0 }, "schema" : "https://github.com/citation-style-language/schema/raw/master/csl-citation.json" }</w:instrText>
        </w:r>
      </w:ins>
      <w:del w:id="3139" w:author="Robin Matthews" w:date="2021-06-15T15:49:00Z">
        <w:r w:rsidR="00E719C0" w:rsidDel="005A099B">
          <w:rPr>
            <w:noProof/>
            <w:lang w:val="en-US"/>
          </w:rPr>
          <w:delInstrText>ADDIN CSL_CITATION { "citationItems" : [ { "id" : "ITEM-1", "itemData" : { "DOI" : "10.1038/s41598-018-20904-1", "ISSN" : "2045-2322", "author" : [ { "dropping-particle" : "", "family" : "Steinig", "given" : "S.", "non-dropping-particle" : "", "parse-names" : false, "suffix" : "" }, { "dropping-particle" : "", "family" : "Harla\u00df", "given" : "J.", "non-dropping-particle" : "", "parse-names" : false, "suffix" : "" }, { "dropping-particle" : "", "family" : "Park", "given" : "W.", "non-dropping-particle" : "", "parse-names" : false, "suffix" : "" }, { "dropping-particle" : "", "family" : "Latif", "given" : "M.", "non-dropping-particle" : "", "parse-names" : false, "suffix" : "" } ], "container-title" : "Scientific Reports", "id" : "ITEM-1", "issue" : "1", "issued" : { "date-parts" : [ [ "2018", "12", "7" ] ] }, "page" : "2569", "title" : "Sahel rainfall strength and onset improvements due to more realistic Atlantic cold tongue development in a climate model", "translator" : [ { "dropping-particle" : "", "family" : "J5192", "given" : "", "non-dropping-particle" : "", "parse-names" : false, "suffix" : "" } ], "type" : "article-journal", "volume" : "8" }, "uris" : [ "http://www.mendeley.com/documents/?uuid=713a6f59-bb67-4fe6-a8f8-cbc8ea390721" ] } ], "mendeley" : { "formattedCitation" : "(Steinig et al., 2018)", "manualFormatting" : "Steinig et al., 2018)", "plainTextFormattedCitation" : "(Steinig et al., 2018)", "previouslyFormattedCitation" : "(Steinig et al., 2018)" }, "properties" : { "noteIndex" : 0 }, "schema" : "https://github.com/citation-style-language/schema/raw/master/csl-citation.json" }</w:delInstrText>
        </w:r>
      </w:del>
      <w:r>
        <w:rPr>
          <w:noProof/>
        </w:rPr>
        <w:fldChar w:fldCharType="separate"/>
      </w:r>
      <w:r w:rsidR="00393F8C">
        <w:rPr>
          <w:noProof/>
          <w:lang w:val="en-US"/>
        </w:rPr>
        <w:t xml:space="preserve">(Steinig et al., </w:t>
      </w:r>
      <w:r w:rsidR="00393F8C">
        <w:rPr>
          <w:noProof/>
          <w:lang w:val="en-US"/>
        </w:rPr>
        <w:lastRenderedPageBreak/>
        <w:t>2018)</w:t>
      </w:r>
      <w:r>
        <w:rPr>
          <w:noProof/>
        </w:rPr>
        <w:fldChar w:fldCharType="end"/>
      </w:r>
      <w:r w:rsidRPr="00E457C1">
        <w:rPr>
          <w:noProof/>
          <w:lang w:val="en-US"/>
        </w:rPr>
        <w:t xml:space="preserve">. </w:t>
      </w:r>
      <w:r w:rsidR="00197094" w:rsidRPr="00E457C1">
        <w:rPr>
          <w:noProof/>
          <w:color w:val="000000"/>
          <w:lang w:val="en-US"/>
        </w:rPr>
        <w:t>R</w:t>
      </w:r>
      <w:r w:rsidRPr="00E457C1">
        <w:rPr>
          <w:noProof/>
          <w:color w:val="000000"/>
          <w:lang w:val="en-US"/>
        </w:rPr>
        <w:t xml:space="preserve">esults from CMIP6 tend to confirm </w:t>
      </w:r>
      <w:r w:rsidRPr="00E457C1">
        <w:rPr>
          <w:noProof/>
          <w:lang w:val="en-US"/>
        </w:rPr>
        <w:t xml:space="preserve">that increasing resolution is not the unique way to address </w:t>
      </w:r>
      <w:r w:rsidRPr="00E457C1">
        <w:rPr>
          <w:noProof/>
          <w:color w:val="000000"/>
          <w:lang w:val="en-US"/>
        </w:rPr>
        <w:t>the biases in the Tropical Atlantic</w:t>
      </w:r>
      <w:r w:rsidRPr="00E457C1">
        <w:rPr>
          <w:noProof/>
          <w:lang w:val="en-US"/>
        </w:rPr>
        <w:t xml:space="preserve"> </w:t>
      </w:r>
      <w:r>
        <w:rPr>
          <w:noProof/>
        </w:rPr>
        <w:fldChar w:fldCharType="begin" w:fldLock="1"/>
      </w:r>
      <w:r w:rsidR="00050B4E">
        <w:rPr>
          <w:noProof/>
          <w:lang w:val="en-US"/>
        </w:rPr>
        <w:instrText>ADDIN CSL_CITATION { "citationItems" : [ { "id" : "ITEM-1", "itemData" : { "DOI" : "10.1007/s00382-020-05409-w", "ISSN" : "14320894", "abstract" : "General circulation models of the Coupled Model Intercomparison Project Phase 6 (CMIP6) are examined with respect to their ability to simulate the mean state and variability of the tropical Atlantic and its linkage to the tropical Pacific. While, on average, mean state biases have improved little, relative to the previous intercomparison (CMIP5), there are now a few models with very small biases. In particular the equatorial Atlantic warm SST and westerly wind biases are mostly eliminated in these models. Furthermore, interannual variability in the equatorial and subtropical Atlantic is quite realistic in a number of CMIP6 models, which suggests that they should be useful tools for understanding and predicting variability patterns. The evolution of equatorial Atlantic biases follows the same pattern as in previous model generations, with westerly wind biases during boreal spring preceding warm sea-surface temperature (SST) biases in the east during boreal summer. A substantial portion of the westerly wind bias exists already in atmosphere-only simulations forced with observed SST, suggesting an atmospheric origin. While variability is relatively realistic in many models, SSTs seem less responsive to wind forcing than observed, both on the equator and in the subtropics, possibly due to an excessively deep mixed layer originating in the oceanic component. Thus models with realistic SST amplitude tend to have excessive wind amplitude. The models with the smallest mean state biases all have relatively high resolution but there are also a few low-resolution models that perform similarly well, indicating that resolution is not the only way toward reducing tropical Atlantic biases. The results also show a relatively weak link between mean state biases and the quality of the simulated variability. The linkage to the tropical Pacific shows a wide range of behaviors across models, indicating the need for further model improvement.", "author" : [ { "dropping-particle" : "", "family" : "Richter", "given" : "Ingo", "non-dropping-particle" : "", "parse-names" : false, "suffix" : "" }, { "dropping-particle" : "", "family" : "Tokinaga", "given" : "Hiroki", "non-dropping-particle" : "", "parse-names" : false, "suffix" : "" } ], "container-title" : "Climate Dynamics", "id" : "ITEM-1", "issue" : "9-10", "issued" : { "date-parts" : [ [ "2020" ] ] }, "page" : "2579-2601", "title" : "An overview of the performance of CMIP6 models in the tropical Atlantic: mean state, variability, and remote impacts", "translator" : [ { "dropping-particle" : "", "family" : "J6416", "given" : "", "non-dropping-particle" : "", "parse-names" : false, "suffix" : "" } ], "type" : "article-journal", "volume" : "55" }, "uris" : [ "http://www.mendeley.com/documents/?uuid=2fc360a5-c02c-4425-bb41-0af8ea576589" ] } ], "mendeley" : { "formattedCitation" : "(Richter and Tokinaga, 2020b)", "plainTextFormattedCitation" : "(Richter and Tokinaga, 2020b)", "previouslyFormattedCitation" : "(Richter and Tokinaga, 2020b)" }, "properties" : { "noteIndex" : 0 }, "schema" : "https://github.com/citation-style-language/schema/raw/master/csl-citation.json" }</w:instrText>
      </w:r>
      <w:r>
        <w:rPr>
          <w:noProof/>
        </w:rPr>
        <w:fldChar w:fldCharType="separate"/>
      </w:r>
      <w:r w:rsidR="00393F8C">
        <w:rPr>
          <w:noProof/>
          <w:lang w:val="en-US"/>
        </w:rPr>
        <w:t>(Richter and Tokinaga, 2020b)</w:t>
      </w:r>
      <w:r>
        <w:rPr>
          <w:noProof/>
        </w:rPr>
        <w:fldChar w:fldCharType="end"/>
      </w:r>
      <w:r w:rsidRPr="00E457C1">
        <w:rPr>
          <w:noProof/>
          <w:lang w:val="en-US"/>
        </w:rPr>
        <w:t xml:space="preserve">. For instance, the inclusion of </w:t>
      </w:r>
      <w:r w:rsidR="00FE0FA0" w:rsidRPr="00E457C1">
        <w:rPr>
          <w:noProof/>
          <w:lang w:val="en-US"/>
        </w:rPr>
        <w:t xml:space="preserve">a </w:t>
      </w:r>
      <w:r w:rsidRPr="00E457C1">
        <w:rPr>
          <w:noProof/>
          <w:lang w:val="en-US"/>
        </w:rPr>
        <w:t xml:space="preserve">stochastic physics scheme has </w:t>
      </w:r>
      <w:r w:rsidR="00976B98" w:rsidRPr="00E457C1">
        <w:rPr>
          <w:noProof/>
          <w:lang w:val="en-US"/>
        </w:rPr>
        <w:t xml:space="preserve">a </w:t>
      </w:r>
      <w:r w:rsidRPr="00E457C1">
        <w:rPr>
          <w:noProof/>
          <w:lang w:val="en-US"/>
        </w:rPr>
        <w:t xml:space="preserve">nearly equivalent effect in the improvement of the mean number and the strength distribution of tropical Atlantic cyclones </w:t>
      </w:r>
      <w:r w:rsidR="00376966">
        <w:rPr>
          <w:noProof/>
        </w:rPr>
        <w:fldChar w:fldCharType="begin" w:fldLock="1"/>
      </w:r>
      <w:r w:rsidR="00E719C0">
        <w:rPr>
          <w:noProof/>
          <w:lang w:val="en-US"/>
        </w:rPr>
        <w:instrText>ADDIN CSL_CITATION { "citationItems" : [ { "id" : "ITEM-1", "itemData" : { "DOI" : "10.1175/jcli-d-20-0507.1", "ISSN" : "0894-8755", "abstract" : "The role of model resolution in simulating geophysical vortices with the characteristics of realistic Tropical Cyclones (TCs) is well established. The push for increasing resolution continues, with General Circulation Models (GCMs) starting to use sub-10km grid spacing. In the same context it has been suggested that the use of Stochastic Physics (SP) may act as a surrogate for high resolution, providing some of the benefits at a fraction of the cost. Either technique can reduce model uncertainty, and enhance reliability, by providing a more dynamic environment for initial synoptic disturbances to be spawned and to grow into TCs. We present results from a systematic comparison of the role of model resolution and SP in the simulation of TCs, using EC-Earth simulations from project Climate-SPHINX, in large ensemble mode, spanning five different resolutions. All tropical cyclonic systems, including TCs, were tracked explicitly. As in previous studies, the number of simulated TCs increases with the use of higher resolution, but SP further enhances TC frequencies by \u2248 30%, in a strikingly similar way. The use of SP is beneficial for removing systematic climate biases, albeit not consistently so for interannual variability; conversely, the use of SP improves the simulation of the seasonal cycle of TC frequency. An investigation of the mechanisms behind this response indicates that SP generates both higher TC (and TC seed) genesis rates, and more suitable environmental conditions, enabling a more efficient transition of TC seeds into TCs. These results were confirmed by the use of equivalent simulations with the HadGEM3-GC31 GCM.", "author" : [ { "dropping-particle" : "", "family" : "Vidale", "given" : "Pier Luigi", "non-dropping-particle" : "", "parse-names" : false, "suffix" : "" }, { "dropping-particle" : "", "family" : "Hodges", "given" : "Kevin", "non-dropping-particle" : "", "parse-names" : false, "suffix" : "" }, { "dropping-particle" : "", "family" : "Vanni\u00e8re", "given" : "Benoit", "non-dropping-particle" : "", "parse-names" : false, "suffix" : "" }, { "dropping-particle" : "", "family" : "Davini", "given" : "Paolo", "non-dropping-particle" : "", "parse-names" : false, "suffix" : "" }, { "dropping-particle" : "", "family" : "Roberts", "given" : "Malcolm J.", "non-dropping-particle" : "", "parse-names" : false, "suffix" : "" }, { "dropping-particle" : "", "family" : "Strommen", "given" : "Kristian", "non-dropping-particle" : "", "parse-names" : false, "suffix" : "" }, { "dropping-particle" : "", "family" : "Weisheimer", "given" : "Antje", "non-dropping-particle" : "", "parse-names" : false, "suffix" : "" }, { "dropping-particle" : "", "family" : "Plesca", "given" : "Elina", "non-dropping-particle" : "", "parse-names" : false, "suffix" : "" }, { "dropping-particle" : "", "family" : "Corti", "given" : "Susanna", "non-dropping-particle" : "", "parse-names" : false, "suffix" : "" } ], "container-title" : "Journal of Climate", "id" : "ITEM-1", "issued" : { "date-parts" : [ [ "2021" ] ] }, "language" : "English", "page" : "1-85", "publisher" : "American Meteorological Society", "publisher-place" : "Boston MA, USA", "title" : "Impact of stochastic physics and model resolution on the simulation of Tropical Cyclones in climate GCMs", "translator" : [ { "dropping-particle" : "", "family" : "J6916", "given" : "", "non-dropping-particle" : "", "parse-names" : false, "suffix" : "" } ], "type" : "article-journal" }, "uris" : [ "http://www.mendeley.com/documents/?uuid=1cca86b9-dd24-4b2d-8c9d-3dd9f8bf85e7", "http://www.mendeley.com/documents/?uuid=f7f0fae2-eb27-4f29-9acb-e4946a2786fa" ] } ], "mendeley" : { "formattedCitation" : "(Vidale et al., 2021)", "plainTextFormattedCitation" : "(Vidale et al., 2021)", "previouslyFormattedCitation" : "(Vidale et al., 2021)" }, "properties" : { "noteIndex" : 0 }, "schema" : "https://github.com/citation-style-language/schema/raw/master/csl-citation.json" }</w:instrText>
      </w:r>
      <w:r w:rsidR="00376966">
        <w:rPr>
          <w:noProof/>
        </w:rPr>
        <w:fldChar w:fldCharType="separate"/>
      </w:r>
      <w:r w:rsidR="00393F8C">
        <w:rPr>
          <w:noProof/>
          <w:lang w:val="en-US"/>
        </w:rPr>
        <w:t>(Vidale et al., 2021)</w:t>
      </w:r>
      <w:r w:rsidR="00376966">
        <w:rPr>
          <w:noProof/>
        </w:rPr>
        <w:fldChar w:fldCharType="end"/>
      </w:r>
      <w:r w:rsidR="00376966" w:rsidRPr="00926E00">
        <w:rPr>
          <w:noProof/>
          <w:lang w:val="en-US"/>
        </w:rPr>
        <w:t>.</w:t>
      </w:r>
    </w:p>
    <w:p w14:paraId="2018DC7A" w14:textId="77777777" w:rsidR="009F594A" w:rsidRPr="00E457C1" w:rsidRDefault="009F594A" w:rsidP="009F594A">
      <w:pPr>
        <w:pStyle w:val="AR6BodyText"/>
        <w:rPr>
          <w:noProof/>
          <w:lang w:val="en-US"/>
        </w:rPr>
      </w:pPr>
    </w:p>
    <w:p w14:paraId="29EDC299" w14:textId="327C1A04" w:rsidR="00175437" w:rsidRPr="00E457C1" w:rsidRDefault="00175437" w:rsidP="00175437">
      <w:pPr>
        <w:pStyle w:val="AR6BodyText"/>
        <w:rPr>
          <w:noProof/>
          <w:lang w:val="en-US"/>
        </w:rPr>
      </w:pPr>
      <w:r w:rsidRPr="00E457C1">
        <w:rPr>
          <w:noProof/>
          <w:lang w:val="en-US"/>
        </w:rPr>
        <w:t xml:space="preserve">Section 2.4.4 assess that there is </w:t>
      </w:r>
      <w:r w:rsidRPr="00E457C1">
        <w:rPr>
          <w:i/>
          <w:noProof/>
          <w:lang w:val="en-US"/>
        </w:rPr>
        <w:t>low confidence</w:t>
      </w:r>
      <w:r w:rsidRPr="00E457C1">
        <w:rPr>
          <w:noProof/>
          <w:lang w:val="en-US"/>
        </w:rPr>
        <w:t xml:space="preserve"> </w:t>
      </w:r>
      <w:r w:rsidRPr="00E457C1">
        <w:rPr>
          <w:lang w:val="en-US" w:eastAsia="en-US"/>
        </w:rPr>
        <w:t>in any sustained changes to the AZM and AMM variability in instrumental observations.</w:t>
      </w:r>
      <w:r w:rsidRPr="00E457C1">
        <w:rPr>
          <w:noProof/>
          <w:lang w:val="en-US"/>
        </w:rPr>
        <w:t xml:space="preserve"> Moreover</w:t>
      </w:r>
      <w:ins w:id="3140" w:author="Sara M Tuson" w:date="2021-06-29T10:28:00Z">
        <w:r w:rsidR="00331916">
          <w:rPr>
            <w:noProof/>
            <w:lang w:val="en-US"/>
          </w:rPr>
          <w:t>,</w:t>
        </w:r>
      </w:ins>
      <w:r w:rsidRPr="00E457C1">
        <w:rPr>
          <w:noProof/>
          <w:lang w:val="en-US"/>
        </w:rPr>
        <w:t xml:space="preserve"> any attribution of possible human influence on the </w:t>
      </w:r>
      <w:commentRangeStart w:id="3141"/>
      <w:commentRangeStart w:id="3142"/>
      <w:r w:rsidRPr="00E457C1">
        <w:rPr>
          <w:noProof/>
          <w:lang w:val="en-US"/>
        </w:rPr>
        <w:t xml:space="preserve">Atlantic </w:t>
      </w:r>
      <w:ins w:id="3143" w:author="Sara M Tuson" w:date="2021-06-29T10:29:00Z">
        <w:r w:rsidR="00331916">
          <w:rPr>
            <w:noProof/>
            <w:lang w:val="en-US"/>
          </w:rPr>
          <w:t>m</w:t>
        </w:r>
      </w:ins>
      <w:del w:id="3144" w:author="Sara M Tuson" w:date="2021-06-29T10:29:00Z">
        <w:r w:rsidRPr="00E457C1" w:rsidDel="00331916">
          <w:rPr>
            <w:noProof/>
            <w:lang w:val="en-US"/>
          </w:rPr>
          <w:delText>M</w:delText>
        </w:r>
      </w:del>
      <w:r w:rsidRPr="00E457C1">
        <w:rPr>
          <w:noProof/>
          <w:lang w:val="en-US"/>
        </w:rPr>
        <w:t xml:space="preserve">odes </w:t>
      </w:r>
      <w:commentRangeEnd w:id="3141"/>
      <w:r w:rsidR="00F7615E">
        <w:rPr>
          <w:rStyle w:val="CommentReference"/>
          <w:lang w:val="en-GB"/>
        </w:rPr>
        <w:commentReference w:id="3141"/>
      </w:r>
      <w:commentRangeEnd w:id="3142"/>
      <w:r w:rsidR="00500900">
        <w:rPr>
          <w:rStyle w:val="CommentReference"/>
          <w:lang w:val="en-GB"/>
        </w:rPr>
        <w:commentReference w:id="3142"/>
      </w:r>
      <w:r w:rsidRPr="00E457C1">
        <w:rPr>
          <w:noProof/>
          <w:lang w:val="en-US"/>
        </w:rPr>
        <w:t xml:space="preserve">and associated teleconnections is limited by the poor fidelity of CMIP5 and CMIP6 models in reproducing the mean tropical Atlantic climate, its seasonality and variability, despite hints of some improvement in CMIP6, as well as other sources of uncertainties related to limited process understanding in the observations </w:t>
      </w:r>
      <w:r>
        <w:rPr>
          <w:noProof/>
        </w:rPr>
        <w:fldChar w:fldCharType="begin" w:fldLock="1"/>
      </w:r>
      <w:r w:rsidR="00E719C0">
        <w:rPr>
          <w:noProof/>
          <w:lang w:val="en-US"/>
        </w:rPr>
        <w:instrText>ADDIN CSL_CITATION { "citationItems" : [ { "id" : "ITEM-1", "itemData" : { "DOI" : "10.3389/fmars.2019.00206", "ISSN" : "2296-7745", "author" : [ { "dropping-particle" : "", "family" : "Foltz", "given" : "G. R.", "non-dropping-particle" : "", "parse-names" : false, "suffix" : "" }, { "dropping-particle" : "", "family" : "Brandt", "given" : "P.", "non-dropping-particle" : "", "parse-names" : false, "suffix" : "" }, { "dropping-particle" : "", "family" : "Richter", "given" : "I.", "non-dropping-particle" : "", "parse-names" : false, "suffix" : "" }, { "dropping-particle" : "", "family" : "Rodr\u00edguez-Fonseca", "given" : "B.", "non-dropping-particle" : "", "parse-names" : false, "suffix" : "" }, { "dropping-particle" : "", "family" : "Hernandez", "given" : "F.", "non-dropping-particle" : "", "parse-names" : false, "suffix" : "" }, { "dropping-particle" : "", "family" : "Dengler", "given" : "M.", "non-dropping-particle" : "", "parse-names" : false, "suffix" : "" }, { "dropping-particle" : "", "family" : "Rodrigues", "given" : "R. R.", "non-dropping-particle" : "", "parse-names" : false, "suffix" : "" }, { "dropping-particle" : "", "family" : "Schmidt", "given" : "J. O.", "non-dropping-particle" : "", "parse-names" : false, "suffix" : "" }, { "dropping-particle" : "", "family" : "Yu", "given" : "L.", "non-dropping-particle" : "", "parse-names" : false, "suffix" : "" }, { "dropping-particle" : "", "family" : "Lefevre", "given" : "N.", "non-dropping-particle" : "", "parse-names" : false, "suffix" : "" }, { "dropping-particle" : "", "family" : "Cunha", "given" : "L. Cotrim", "non-dropping-particle" : "Da", "parse-names" : false, "suffix" : "" }, { "dropping-particle" : "", "family" : "McPhaden", "given" : "M. J.", "non-dropping-particle" : "", "parse-names" : false, "suffix" : "" }, { "dropping-particle" : "", "family" : "Araujo", "given" : "M.", "non-dropping-particle" : "", "parse-names" : false, "suffix" : "" }, { "dropping-particle" : "", "family" : "Karstensen", "given" : "J.", "non-dropping-particle" : "", "parse-names" : false, "suffix" : "" }, { "dropping-particle" : "", "family" : "Hahn", "given" : "J.", "non-dropping-particle" : "", "parse-names" : false, "suffix" : "" }, { "dropping-particle" : "", "family" : "Mart\u00edn-Rey", "given" : "M.", "non-dropping-particle" : "", "parse-names" : false, "suffix" : "" }, { "dropping-particle" : "", "family" : "Patricola", "given" : "C. M.", "non-dropping-particle" : "", "parse-names" : false, "suffix" : "" }, { "dropping-particle" : "", "family" : "Poli", "given" : "P.", "non-dropping-particle" : "", "parse-names" : false, "suffix" : "" }, { "dropping-particle" : "", "family" : "Zuidema", "given" : "P.", "non-dropping-particle" : "", "parse-names" : false, "suffix" : "" }, { "dropping-particle" : "", "family" : "Hummels", "given" : "R.", "non-dropping-particle" : "", "parse-names" : false, "suffix" : "" }, { "dropping-particle" : "", "family" : "Perez", "given" : "R. C.", "non-dropping-particle" : "", "parse-names" : false, "suffix" : "" }, { "dropping-particle" : "", "family" : "Hatje", "given" : "V.", "non-dropping-particle" : "", "parse-names" : false, "suffix" : "" }, { "dropping-particle" : "", "family" : "L\u00fcbbecke", "given" : "J. F.", "non-dropping-particle" : "", "parse-names" : false, "suffix" : "" }, { "dropping-particle" : "", "family" : "Polo", "given" : "I.", "non-dropping-particle" : "", "parse-names" : false, "suffix" : "" }, { "dropping-particle" : "", "family" : "Lumpkin", "given" : "R.", "non-dropping-particle" : "", "parse-names" : false, "suffix" : "" }, { "dropping-particle" : "", "family" : "Bourl\u00e8s", "given" : "B.", "non-dropping-particle" : "", "parse-names" : false, "suffix" : "" }, { "dropping-particle" : "", "family" : "Asuquo", "given" : "F. E.", "non-dropping-particle" : "", "parse-names" : false, "suffix" : "" }, { "dropping-particle" : "", "family" : "Lehodey", "given" : "P.", "non-dropping-particle" : "", "parse-names" : false, "suffix" : "" }, { "dropping-particle" : "", "family" : "Conchon", "given" : "A.", "non-dropping-particle" : "", "parse-names" : false, "suffix" : "" }, { "dropping-particle" : "", "family" : "Chang", "given" : "P.", "non-dropping-particle" : "", "parse-names" : false, "suffix" : "" }, { "dropping-particle" : "", "family" : "Dandin", "given" : "P.", "non-dropping-particle" : "", "parse-names" : false, "suffix" : "" }, { "dropping-particle" : "", "family" : "Schmid", "given" : "C.", "non-dropping-particle" : "", "parse-names" : false, "suffix" : "" }, { "dropping-particle" : "", "family" : "Sutton", "given" : "A.", "non-dropping-particle" : "", "parse-names" : false, "suffix" : "" }, { "dropping-particle" : "", "family" : "Giordani", "given" : "H.", "non-dropping-particle" : "", "parse-names" : false, "suffix" : "" }, { "dropping-particle" : "", "family" : "Xue", "given" : "Y.", "non-dropping-particle" : "", "parse-names" : false, "suffix" : "" }, { "dropping-particle" : "", "family" : "Illig", "given" : "S.", "non-dropping-particle" : "", "parse-names" : false, "suffix" : "" }, { "dropping-particle" : "", "family" : "Losada", "given" : "T.", "non-dropping-particle" : "", "parse-names" : false, "suffix" : "" }, { "dropping-particle" : "", "family" : "Grodsky", "given" : "S. A.", "non-dropping-particle" : "", "parse-names" : false, "suffix" : "" }, { "dropping-particle" : "", "family" : "Gasparin", "given" : "F.", "non-dropping-particle" : "", "parse-names" : false, "suffix" : "" }, { "dropping-particle" : "", "family" : "Lee", "given" : "T.", "non-dropping-particle" : "", "parse-names" : false, "suffix" : "" }, { "dropping-particle" : "", "family" : "Mohino", "given" : "E.", "non-dropping-particle" : "", "parse-names" : false, "suffix" : "" }, { "dropping-particle" : "", "family" : "Nobre", "given" : "P.", "non-dropping-particle" : "", "parse-names" : false, "suffix" : "" }, { "dropping-particle" : "", "family" : "Wanninkhof", "given" : "R.", "non-dropping-particle" : "", "parse-names" : false, "suffix" : "" }, { "dropping-particle" : "", "family" : "Keenlyside", "given" : "N.", "non-dropping-particle" : "", "parse-names" : false, "suffix" : "" }, { "dropping-particle" : "", "family" : "Garcon", "given" : "V.", "non-dropping-particle" : "", "parse-names" : false, "suffix" : "" }, { "dropping-particle" : "", "family" : "S\u00e1nchez-G\u00f3mez", "given" : "E.", "non-dropping-particle" : "", "parse-names" : false, "suffix" : "" }, { "dropping-particle" : "", "family" : "Nnamchi", "given" : "H. C.", "non-dropping-particle" : "", "parse-names" : false, "suffix" : "" }, { "dropping-particle" : "", "family" : "Dr\u00e9villon", "given" : "M.", "non-dropping-particle" : "", "parse-names" : false, "suffix" : "" }, { "dropping-particle" : "", "family" : "Storto", "given" : "A.", "non-dropping-particle" : "", "parse-names" : false, "suffix" : "" }, { "dropping-particle" : "", "family" : "Remy", "given" : "E.", "non-dropping-particle" : "", "parse-names" : false, "suffix" : "" }, { "dropping-particle" : "", "family" : "Lazar", "given" : "A.", "non-dropping-particle" : "", "parse-names" : false, "suffix" : "" }, { "dropping-particle" : "", "family" : "Speich", "given" : "S.", "non-dropping-particle" : "", "parse-names" : false, "suffix" : "" }, { "dropping-particle" : "", "family" : "Goes", "given" : "M.", "non-dropping-particle" : "", "parse-names" : false, "suffix" : "" }, { "dropping-particle" : "", "family" : "Dorrington", "given" : "T.", "non-dropping-particle" : "", "parse-names" : false, "suffix" : "" }, { "dropping-particle" : "", "family" : "Johns", "given" : "W. E.", "non-dropping-particle" : "", "parse-names" : false, "suffix" : "" }, { "dropping-particle" : "", "family" : "Moum", "given" : "J. N.", "non-dropping-particle" : "", "parse-names" : false, "suffix" : "" }, { "dropping-particle" : "", "family" : "Robinson", "given" : "C.", "non-dropping-particle" : "", "parse-names" : false, "suffix" : "" }, { "dropping-particle" : "", "family" : "Perruche", "given" : "C.", "non-dropping-particle" : "", "parse-names" : false, "suffix" : "" }, { "dropping-particle" : "", "family" : "Souza", "given" : "R. B.", "non-dropping-particle" : "de", "parse-names" : false, "suffix" : "" }, { "dropping-particle" : "", "family" : "Gaye", "given" : "A. T.", "non-dropping-particle" : "", "parse-names" : false, "suffix" : "" }, { "dropping-particle" : "", "family" : "L\u00f3pez-Parages", "given" : "J.", "non-dropping-particle" : "", "parse-names" : false, "suffix" : "" }, { "dropping-particle" : "", "family" : "Monerie", "given" : "P.-A.", "non-dropping-particle" : "", "parse-names" : false, "suffix" : "" }, { "dropping-particle" : "", "family" : "Castellanos", "given" : "P.", "non-dropping-particle" : "", "parse-names" : false, "suffix" : "" }, { "dropping-particle" : "", "family" : "Benson", "given" : "N. U.", "non-dropping-particle" : "", "parse-names" : false, "suffix" : "" }, { "dropping-particle" : "", "family" : "Hounkonnou", "given" : "M. N.", "non-dropping-particle" : "", "parse-names" : false, "suffix" : "" }, { "dropping-particle" : "", "family" : "Duh\u00e1", "given" : "J. Trotte", "non-dropping-particle" : "", "parse-names" : false, "suffix" : "" }, { "dropping-particle" : "", "family" : "Laxenaire", "given" : "R.", "non-dropping-particle" : "", "parse-names" : false, "suffix" : "" }, { "dropping-particle" : "", "family" : "Reul", "given" : "N.", "non-dropping-particle" : "", "parse-names" : false, "suffix" : "" } ], "container-title" : "Frontiers in Marine Science", "id" : "ITEM-1", "issued" : { "date-parts" : [ [ "2019", "5", "10" ] ] }, "title" : "The Tropical Atlantic Observing System", "translator" : [ { "dropping-particle" : "", "family" : "J5488", "given" : "", "non-dropping-particle" : "", "parse-names" : false, "suffix" : "" } ], "type" : "article-journal", "volume" : "6" }, "uris" : [ "http://www.mendeley.com/documents/?uuid=a684a00c-23f2-4f3e-b95d-c7b0aedcca5b" ] } ], "mendeley" : { "formattedCitation" : "(Foltz et al., 2019)", "plainTextFormattedCitation" : "(Foltz et al., 2019)", "previouslyFormattedCitation" : "(Foltz et al., 2019)" }, "properties" : { "noteIndex" : 0 }, "schema" : "https://github.com/citation-style-language/schema/raw/master/csl-citation.json" }</w:instrText>
      </w:r>
      <w:r>
        <w:rPr>
          <w:noProof/>
        </w:rPr>
        <w:fldChar w:fldCharType="separate"/>
      </w:r>
      <w:r w:rsidR="00393F8C">
        <w:rPr>
          <w:noProof/>
          <w:lang w:val="en-US"/>
        </w:rPr>
        <w:t>(Foltz et al., 2019)</w:t>
      </w:r>
      <w:r>
        <w:rPr>
          <w:noProof/>
        </w:rPr>
        <w:fldChar w:fldCharType="end"/>
      </w:r>
      <w:r w:rsidRPr="00E457C1">
        <w:rPr>
          <w:noProof/>
          <w:lang w:val="en-US"/>
        </w:rPr>
        <w:t xml:space="preserve">, the response of the tropical Atlantic climate to anthropogenic aerosol forcing </w:t>
      </w:r>
      <w:r>
        <w:rPr>
          <w:noProof/>
        </w:rPr>
        <w:fldChar w:fldCharType="begin" w:fldLock="1"/>
      </w:r>
      <w:r w:rsidR="00E719C0">
        <w:rPr>
          <w:noProof/>
          <w:lang w:val="en-US"/>
        </w:rPr>
        <w:instrText>ADDIN CSL_CITATION { "citationItems" : [ { "id" : "ITEM-1", "itemData" : { "DOI" : "10.1038/nature10946", "ISBN" : "0028-0836", "ISSN" : "00280836", "PMID" : "22498628", "abstract" : "Systematic climate shifts have been linked to multidecadal variability in observed sea surface temperatures in the North Atlantic Ocean. These links are extensive, influencing a range of climate processes such as hurricane activity and African Sahel and Amazonian droughts. The variability is distinct from historical global-mean temperature changes and is commonly attributed to natural ocean oscillations. A number of studies have provided evidence that aerosols can influence long-term changes in sea surface temperatures, but climate models have so far failed to reproduce these interactions and the role of aerosols in decadal variability remains unclear. Here we use a state-of-the-art Earth system climate model to show that aerosol emissions and periods of volcanic activity explain 76 per cent of the simulated multidecadal variance in detrended 1860-2005 North Atlantic sea surface temperatures. After 1950, simulated variability is within observational estimates; our estimates for 1910-1940 capture twice the warming of previous generation models but do not explain the entire observed trend. Other processes, such as ocean circulation, may also have contributed to variability in the early twentieth century. Mechanistically, we find that inclusion of aerosol-cloud microphysical effects, which were included in few previous multimodel ensembles, dominates the magnitude (80 per cent) and the spatial pattern of the total surface aerosol forcing in the North Atlantic. Our findings suggest that anthropogenic aerosol emissions influenced a range of societally important historical climate events such as peaks in hurricane activity and Sahel drought. Decadal-scale model predictions of regional Atlantic climate will probably be improved by incorporating aerosol-cloud microphysical interactions and estimates of future concentrations of aerosols, emissions of which are directly addressable by policy actions.", "author" : [ { "dropping-particle" : "", "family" : "Booth", "given" : "Ben B B", "non-dropping-particle" : "", "parse-names" : false, "suffix" : "" }, { "dropping-particle" : "", "family" : "Dunstone", "given" : "Nick J.", "non-dropping-particle" : "", "parse-names" : false, "suffix" : "" }, { "dropping-particle" : "", "family" : "Halloran", "given" : "Paul R.", "non-dropping-particle" : "", "parse-names" : false, "suffix" : "" }, { "dropping-particle" : "", "family" : "Andrews", "given" : "Timothy", "non-dropping-particle" : "", "parse-names" : false, "suffix" : "" }, { "dropping-particle" : "", "family" : "Bellouin", "given" : "Nicolas", "non-dropping-particle" : "", "parse-names" : false, "suffix" : "" } ], "container-title" : "Nature", "id" : "ITEM-1", "issue" : "7393", "issued" : { "date-parts" : [ [ "2012" ] ] }, "page" : "228-232", "publisher" : "Nature Publishing Group", "title" : "Aerosols implicated as a prime driver of twentieth-century North Atlantic climate variability", "translator" : [ { "dropping-particle" : "", "family" : "J4108", "given" : "", "non-dropping-particle" : "", "parse-names" : false, "suffix" : "" } ], "type" : "article-journal", "volume" : "484" }, "uris" : [ "http://www.mendeley.com/documents/?uuid=3d60faa1-5b74-4f14-86dd-0db0a418829e" ] }, { "id" : "ITEM-2", "itemData" : { "DOI" : "10.1175/JAS-D-12-0331.1", "ISSN" : "0022-4928", "author" : [ { "dropping-particle" : "", "family" : "Zhang", "given" : "Rong", "non-dropping-particle" : "", "parse-names" : false, "suffix" : "" }, { "dropping-particle" : "", "family" : "Delworth", "given" : "Thomas L.", "non-dropping-particle" : "", "parse-names" : false, "suffix" : "" }, { "dropping-particle" : "", "family" : "Sutton", "given" : "Rowan", "non-dropping-particle" : "", "parse-names" : false, "suffix" : "" }, { "dropping-particle" : "", "family" : "Hodson", "given" : "Daniel L. R.", "non-dropping-particle" : "", "parse-names" : false, "suffix" : "" }, { "dropping-particle" : "", "family" : "Dixon", "given" : "Keith W.", "non-dropping-particle" : "", "parse-names" : false, "suffix" : "" }, { "dropping-particle" : "", "family" : "Held", "given" : "Isaac M.", "non-dropping-particle" : "", "parse-names" : false, "suffix" : "" }, { "dropping-particle" : "", "family" : "Kushnir", "given" : "Yochanan", "non-dropping-particle" : "", "parse-names" : false, "suffix" : "" }, { "dropping-particle" : "", "family" : "Marshall", "given" : "John", "non-dropping-particle" : "", "parse-names" : false, "suffix" : "" }, { "dropping-particle" : "", "family" : "Ming", "given" : "Yi", "non-dropping-particle" : "", "parse-names" : false, "suffix" : "" }, { "dropping-particle" : "", "family" : "Msadek", "given" : "Rym", "non-dropping-particle" : "", "parse-names" : false, "suffix" : "" }, { "dropping-particle" : "", "family" : "Robson", "given" : "Jon", "non-dropping-particle" : "", "parse-names" : false, "suffix" : "" }, { "dropping-particle" : "", "family" : "Rosati", "given" : "Anthony J.", "non-dropping-particle" : "", "parse-names" : false, "suffix" : "" }, { "dropping-particle" : "", "family" : "Ting", "given" : "MingFang", "non-dropping-particle" : "", "parse-names" : false, "suffix" : "" }, { "dropping-particle" : "", "family" : "Vecchi", "given" : "Gabriel A.", "non-dropping-particle" : "", "parse-names" : false, "suffix" : "" } ], "container-title" : "Journal of the Atmospheric Sciences", "id" : "ITEM-2", "issue" : "4", "issued" : { "date-parts" : [ [ "2013", "4" ] ] }, "page" : "1135-1144", "title" : "Have Aerosols Caused the Observed Atlantic Multidecadal Variability?", "translator" : [ { "dropping-particle" : "", "family" : "J5191", "given" : "", "non-dropping-particle" : "", "parse-names" : false, "suffix" : "" } ], "type" : "article-journal", "volume" : "70" }, "uris" : [ "http://www.mendeley.com/documents/?uuid=11b3b747-1d41-49f6-a857-689490807ba9" ] } ], "mendeley" : { "formattedCitation" : "(Booth et al., 2012; Zhang et al., 2013a)", "plainTextFormattedCitation" : "(Booth et al., 2012; Zhang et al., 2013a)", "previouslyFormattedCitation" : "(Booth et al., 2012; Zhang et al., 2013a)" }, "properties" : { "noteIndex" : 0 }, "schema" : "https://github.com/citation-style-language/schema/raw/master/csl-citation.json" }</w:instrText>
      </w:r>
      <w:r>
        <w:rPr>
          <w:noProof/>
        </w:rPr>
        <w:fldChar w:fldCharType="separate"/>
      </w:r>
      <w:r w:rsidR="00393F8C">
        <w:rPr>
          <w:noProof/>
          <w:lang w:val="en-US"/>
        </w:rPr>
        <w:t>(Booth et al., 2012; Zhang et al., 2013a)</w:t>
      </w:r>
      <w:r>
        <w:rPr>
          <w:noProof/>
        </w:rPr>
        <w:fldChar w:fldCharType="end"/>
      </w:r>
      <w:r w:rsidRPr="00E457C1">
        <w:rPr>
          <w:noProof/>
          <w:lang w:val="en-US"/>
        </w:rPr>
        <w:t xml:space="preserve"> and the presence of strong multi</w:t>
      </w:r>
      <w:ins w:id="3145" w:author="Sara M Tuson" w:date="2021-06-27T21:53:00Z">
        <w:r w:rsidR="00492531">
          <w:rPr>
            <w:noProof/>
            <w:lang w:val="en-US"/>
          </w:rPr>
          <w:t>-</w:t>
        </w:r>
      </w:ins>
      <w:r w:rsidRPr="00E457C1">
        <w:rPr>
          <w:noProof/>
          <w:lang w:val="en-US"/>
        </w:rPr>
        <w:t xml:space="preserve">decadal fluctuations related to AMV (Section 3.7.7) and cross-tropical basin interactions </w:t>
      </w:r>
      <w:r>
        <w:rPr>
          <w:noProof/>
        </w:rPr>
        <w:fldChar w:fldCharType="begin" w:fldLock="1"/>
      </w:r>
      <w:r w:rsidR="00E719C0">
        <w:rPr>
          <w:noProof/>
          <w:lang w:val="en-US"/>
        </w:rPr>
        <w:instrText>ADDIN CSL_CITATION { "citationItems" : [ { "id" : "ITEM-1", "itemData" : { "DOI" : "10.1175/JCLI-D-16-0459.1", "abstract" : " AbstractThe Atlantic multidecadal oscillation (AMO) is the leading mode of Atlantic sea surface temperature (SST) variability at multidecadal time scales. Previous studies have shown that the AMO could modulate El Ni\u00f1o\u2013Southern Oscillation (ENSO) variance. However, the role played by the AMO in the tropical Atlantic variability (TAV) is still uncertain. Here, it is demonstrated that during negative AMO phases, associated with a shallower thermocline, the eastern equatorial Atlantic SST variability is enhanced by more than 150% in boreal summer. Consequently, the interannual TAV modes are modified. During negative AMO, the Atlantic Ni\u00f1o displays larger amplitude and a westward extension and it is preceded by a simultaneous weakening of both subtropical highs in winter and spring. In contrast, a meridional seesaw SLP pattern evolving into a zonal gradient leads the Atlantic Ni\u00f1o during positive AMO. The north tropical Atlantic (NTA) mode is related to a Scandinavian blocking pattern during winter and spring in negative AMO, while under positive AMO it is part of the SST tripole associated with the North Atlantic Oscillation. Interestingly, the emergence of an overlooked variability mode, here called the horseshoe (HS) pattern on account of its shape, is favored during negative AMO. This anomalous warm (cool) HS surrounding an eastern equatorial cooling (warming) is remotely forced by an ENSO phenomenon. During negative AMO, the tropical\u2013extratropical teleconnections are enhanced and the Walker circulation is altered. This, together with the increased equatorial SST variability, could promote the ENSO impacts on TAV. The results herein give a step forward in the better understanding of TAV, which is essential to improving its modeling, impacts, and predictability. ", "author" : [ { "dropping-particle" : "", "family" : "Mart\u00edn-Rey", "given" : "Marta", "non-dropping-particle" : "", "parse-names" : false, "suffix" : "" }, { "dropping-particle" : "", "family" : "Polo", "given" : "Irene", "non-dropping-particle" : "", "parse-names" : false, "suffix" : "" }, { "dropping-particle" : "", "family" : "Rodr\u00edguez-Fonseca", "given" : "Bel\u00e9n", "non-dropping-particle" : "", "parse-names" : false, "suffix" : "" }, { "dropping-particle" : "", "family" : "Losada", "given" : "Teresa", "non-dropping-particle" : "", "parse-names" : false, "suffix" : "" }, { "dropping-particle" : "", "family" : "Lazar", "given" : "Alban", "non-dropping-particle" : "", "parse-names" : false, "suffix" : "" } ], "container-title" : "Journal of Climate", "id" : "ITEM-1", "issue" : "2", "issued" : { "date-parts" : [ [ "2018" ] ] }, "page" : "515-536", "title" : "Is There Evidence of Changes in Tropical Atlantic Variability Modes under AMO Phases in the Observational Record?", "translator" : [ { "dropping-particle" : "", "family" : "J4076", "given" : "", "non-dropping-particle" : "", "parse-names" : false, "suffix" : "" } ], "type" : "article-journal", "volume" : "31" }, "uris" : [ "http://www.mendeley.com/documents/?uuid=cd0427e3-dbf4-4177-b8de-d255e668d7d0" ] }, { "id" : "ITEM-2", "itemData" : { "DOI" : "10.1126/science.aav4236", "ISSN" : "10959203", "PMID" : "30819937", "abstract" : "The El Ni\u00f1o-Southern Oscillation (ENSO), which originates in the Pacific, is the strongest and most well-known mode of tropical climate variability. Its reach is global, and it can force climate variations of the tropical Atlantic and Indian Oceans by perturbing the global atmospheric circulation. Less appreciated is how the tropical Atlantic and Indian Oceans affect the Pacific. Especially noteworthy is the multidecadal Atlantic warming that began in the late 1990s, because recent research suggests that it has influenced Indo-Pacific climate, the character of the ENSO cycle, and the hiatus in global surface warming. Discovery of these pantropical interactions provides a pathway forward for improving predictions of climate variability in the current climate and for refining projections of future climate under different anthropogenic forcing scenarios.", "author" : [ { "dropping-particle" : "", "family" : "Cai", "given" : "Wenju", "non-dropping-particle" : "", "parse-names" : false, "suffix" : "" }, { "dropping-particle" : "", "family" : "Wu", "given" : "Lixin", "non-dropping-particle" : "", "parse-names" : false, "suffix" : "" }, { "dropping-particle" : "", "family" : "Lengaigne", "given" : "Matthieu", "non-dropping-particle" : "", "parse-names" : false, "suffix" : "" }, { "dropping-particle" : "", "family" : "Li", "given" : "Tim", "non-dropping-particle" : "", "parse-names" : false, "suffix" : "" }, { "dropping-particle" : "", "family" : "McGregor", "given" : "Shayne", "non-dropping-particle" : "", "parse-names" : false, "suffix" : "" }, { "dropping-particle" : "", "family" : "Kug", "given" : "Jong Seong", "non-dropping-particle" : "", "parse-names" : false, "suffix" : "" }, { "dropping-particle" : "", "family" : "Yu", "given" : "Jin Yi", "non-dropping-particle" : "", "parse-names" : false, "suffix" : "" }, { "dropping-particle" : "", "family" : "Stuecker", "given" : "Malte F.", "non-dropping-particle" : "", "parse-names" : false, "suffix" : "" }, { "dropping-particle" : "", "family" : "Santoso", "given" : "Agus", "non-dropping-particle" : "", "parse-names" : false, "suffix" : "" }, { "dropping-particle" : "", "family" : "Li", "given" : "Xichen", "non-dropping-particle" : "", "parse-names" : false, "suffix" : "" }, { "dropping-particle" : "", "family" : "Ham", "given" : "Yoo Geun", "non-dropping-particle" : "", "parse-names" : false, "suffix" : "" }, { "dropping-particle" : "", "family" : "Chikamoto", "given" : "Yoshimitsu", "non-dropping-particle" : "", "parse-names" : false, "suffix" : "" }, { "dropping-particle" : "", "family" : "Ng", "given" : "Benjamin", "non-dropping-particle" : "", "parse-names" : false, "suffix" : "" }, { "dropping-particle" : "", "family" : "McPhaden", "given" : "Michael J.", "non-dropping-particle" : "", "parse-names" : false, "suffix" : "" }, { "dropping-particle" : "", "family" : "Du", "given" : "Yan", "non-dropping-particle" : "", "parse-names" : false, "suffix" : "" }, { "dropping-particle" : "", "family" : "Dommenget", "given" : "Dietmar", "non-dropping-particle" : "", "parse-names" : false, "suffix" : "" }, { "dropping-particle" : "", "family" : "Jia", "given" : "Fan", "non-dropping-particle" : "", "parse-names" : false, "suffix" : "" }, { "dropping-particle" : "", "family" : "Kajtar", "given" : "Jules B.", "non-dropping-particle" : "", "parse-names" : false, "suffix" : "" }, { "dropping-particle" : "", "family" : "Keenlyside", "given" : "Noel", "non-dropping-particle" : "", "parse-names" : false, "suffix" : "" }, { "dropping-particle" : "", "family" : "Lin", "given" : "Xiaopei", "non-dropping-particle" : "", "parse-names" : false, "suffix" : "" }, { "dropping-particle" : "", "family" : "Luo", "given" : "Jing Jia", "non-dropping-particle" : "", "parse-names" : false, "suffix" : "" }, { "dropping-particle" : "", "family" : "Mart\u00edn-Rey", "given" : "Marta", "non-dropping-particle" : "", "parse-names" : false, "suffix" : "" }, { "dropping-particle" : "", "family" : "Ruprich-Robert", "given" : "Yohan", "non-dropping-particle" : "", "parse-names" : false, "suffix" : "" }, { "dropping-particle" : "", "family" : "Wang", "given" : "Guojian", "non-dropping-particle" : "", "parse-names" : false, "suffix" : "" }, { "dropping-particle" : "", "family" : "Xie", "given" : "Shang Ping", "non-dropping-particle" : "", "parse-names" : false, "suffix" : "" }, { "dropping-particle" : "", "family" : "Yang", "given" : "Yun", "non-dropping-particle" : "", "parse-names" : false, "suffix" : "" }, { "dropping-particle" : "", "family" : "Kang", "given" : "Sarah M.", "non-dropping-particle" : "", "parse-names" : false, "suffix" : "" }, { "dropping-particle" : "", "family" : "Choi", "given" : "Jun Young", "non-dropping-particle" : "", "parse-names" : false, "suffix" : "" }, { "dropping-particle" : "", "family" : "Gan", "given" : "Bolan", "non-dropping-particle" : "", "parse-names" : false, "suffix" : "" }, { "dropping-particle" : "Il", "family" : "Kim", "given" : "Geon", "non-dropping-particle" : "", "parse-names" : false, "suffix" : "" }, { "dropping-particle" : "", "family" : "Kim", "given" : "Chang Eun", "non-dropping-particle" : "", "parse-names" : false, "suffix" : "" }, { "dropping-particle" : "", "family" : "Kim", "given" : "Sunyoung", "non-dropping-particle" : "", "parse-names" : false, "suffix" : "" }, { "dropping-particle" : "", "family" : "Kim", "given" : "Jeong Hwan", "non-dropping-particle" : "", "parse-names" : false, "suffix" : "" }, { "dropping-particle" : "", "family" : "Chang", "given" : "Ping", "non-dropping-particle" : "", "parse-names" : false, "suffix" : "" } ], "container-title" : "Science", "id" : "ITEM-2", "issue" : "6430", "issued" : { "date-parts" : [ [ "2019", "3", "1" ] ] }, "page" : "eaav4236", "title" : "Pantropical climate interactions", "translator" : [ { "dropping-particle" : "", "family" : "J6384", "given" : "", "non-dropping-particle" : "", "parse-names" : false, "suffix" : "" } ], "type" : "article-journal", "volume" : "363" }, "uris" : [ "http://www.mendeley.com/documents/?uuid=73ed24ed-db90-4e62-87f2-26b595881b40" ] } ], "mendeley" : { "formattedCitation" : "(Mart\u00edn-Rey et al., 2018; Cai et al., 2019)", "plainTextFormattedCitation" : "(Mart\u00edn-Rey et al., 2018; Cai et al., 2019)", "previouslyFormattedCitation" : "(Mart\u00edn-Rey et al., 2018; Cai et al., 2019)" }, "properties" : { "noteIndex" : 0 }, "schema" : "https://github.com/citation-style-language/schema/raw/master/csl-citation.json" }</w:instrText>
      </w:r>
      <w:r>
        <w:rPr>
          <w:noProof/>
        </w:rPr>
        <w:fldChar w:fldCharType="separate"/>
      </w:r>
      <w:r w:rsidR="00393F8C">
        <w:rPr>
          <w:noProof/>
          <w:lang w:val="en-US"/>
        </w:rPr>
        <w:t>(Martín-Rey et al., 2018; Cai et al., 2019)</w:t>
      </w:r>
      <w:r>
        <w:rPr>
          <w:noProof/>
        </w:rPr>
        <w:fldChar w:fldCharType="end"/>
      </w:r>
      <w:r w:rsidRPr="00E457C1">
        <w:rPr>
          <w:noProof/>
          <w:lang w:val="en-US"/>
        </w:rPr>
        <w:t xml:space="preserve">. The fact that most models poorly represent the climatology and variability of the tropical Atlantic combined with the short observational record makes it difficult to place the recent observed changes in the context of internal multi-annual variability versus anthropogenic forcing. </w:t>
      </w:r>
    </w:p>
    <w:p w14:paraId="3E1CA970" w14:textId="6706B54D" w:rsidR="00175437" w:rsidRPr="00E457C1" w:rsidRDefault="00175437" w:rsidP="009F594A">
      <w:pPr>
        <w:pStyle w:val="AR6BodyText"/>
        <w:rPr>
          <w:noProof/>
          <w:lang w:val="en-US"/>
        </w:rPr>
      </w:pPr>
    </w:p>
    <w:p w14:paraId="4DD2787D" w14:textId="4AE8DC0D" w:rsidR="009F594A" w:rsidRPr="00E457C1" w:rsidRDefault="009F594A" w:rsidP="009F594A">
      <w:pPr>
        <w:pStyle w:val="AR6BodyText"/>
        <w:rPr>
          <w:noProof/>
          <w:lang w:val="en-US"/>
        </w:rPr>
      </w:pPr>
      <w:r w:rsidRPr="00E457C1">
        <w:rPr>
          <w:noProof/>
          <w:lang w:val="en-US"/>
        </w:rPr>
        <w:t xml:space="preserve">In summary, based on CMIP5 and CMIP6 results, there is no robust evidence that the observed changes in either </w:t>
      </w:r>
      <w:r w:rsidR="00976B98" w:rsidRPr="00E457C1">
        <w:rPr>
          <w:noProof/>
          <w:lang w:val="en-US"/>
        </w:rPr>
        <w:t xml:space="preserve">the </w:t>
      </w:r>
      <w:r w:rsidRPr="00E457C1">
        <w:rPr>
          <w:noProof/>
          <w:lang w:val="en-US"/>
        </w:rPr>
        <w:t xml:space="preserve">Atlantic Niño or AMM modes and associated teleconnections over the second half of </w:t>
      </w:r>
      <w:r w:rsidR="00701E31" w:rsidRPr="00E457C1">
        <w:rPr>
          <w:noProof/>
          <w:lang w:val="en-US"/>
        </w:rPr>
        <w:t xml:space="preserve">the </w:t>
      </w:r>
      <w:r w:rsidRPr="00E457C1">
        <w:rPr>
          <w:noProof/>
          <w:lang w:val="en-US"/>
        </w:rPr>
        <w:t>20</w:t>
      </w:r>
      <w:r w:rsidRPr="00C46A2B">
        <w:rPr>
          <w:noProof/>
          <w:lang w:val="en-US"/>
          <w:rPrChange w:id="3146" w:author="Sara M Tuson" w:date="2021-06-28T09:49:00Z">
            <w:rPr>
              <w:noProof/>
              <w:vertAlign w:val="superscript"/>
              <w:lang w:val="en-US"/>
            </w:rPr>
          </w:rPrChange>
        </w:rPr>
        <w:t>th</w:t>
      </w:r>
      <w:r w:rsidRPr="00E457C1">
        <w:rPr>
          <w:noProof/>
          <w:lang w:val="en-US"/>
        </w:rPr>
        <w:t xml:space="preserve"> century are beyond</w:t>
      </w:r>
      <w:r w:rsidR="00293B31" w:rsidRPr="00E457C1">
        <w:rPr>
          <w:noProof/>
          <w:lang w:val="en-US"/>
        </w:rPr>
        <w:t xml:space="preserve"> the range of</w:t>
      </w:r>
      <w:r w:rsidRPr="00E457C1">
        <w:rPr>
          <w:noProof/>
          <w:lang w:val="en-US"/>
        </w:rPr>
        <w:t xml:space="preserve"> internal variability </w:t>
      </w:r>
      <w:r w:rsidR="00293B31" w:rsidRPr="00E457C1">
        <w:rPr>
          <w:noProof/>
          <w:lang w:val="en-US"/>
        </w:rPr>
        <w:t>or</w:t>
      </w:r>
      <w:r w:rsidRPr="00E457C1">
        <w:rPr>
          <w:noProof/>
          <w:lang w:val="en-US"/>
        </w:rPr>
        <w:t xml:space="preserve"> have been influenced by natural </w:t>
      </w:r>
      <w:r w:rsidR="00293B31" w:rsidRPr="00E457C1">
        <w:rPr>
          <w:noProof/>
          <w:lang w:val="en-US"/>
        </w:rPr>
        <w:t>or</w:t>
      </w:r>
      <w:r w:rsidRPr="00E457C1">
        <w:rPr>
          <w:noProof/>
          <w:lang w:val="en-US"/>
        </w:rPr>
        <w:t xml:space="preserve"> anthropogenic forcing. Considering the physical processes responsible for model biases in these modes, increasing resolution in both ocean and atmosphere components may be an opportunity for progress in the </w:t>
      </w:r>
      <w:r w:rsidR="00293B31" w:rsidRPr="00E457C1">
        <w:rPr>
          <w:noProof/>
          <w:lang w:val="en-US"/>
        </w:rPr>
        <w:t xml:space="preserve">simulation </w:t>
      </w:r>
      <w:r w:rsidRPr="00E457C1">
        <w:rPr>
          <w:noProof/>
          <w:lang w:val="en-US"/>
        </w:rPr>
        <w:t xml:space="preserve">of the tropical Atlantic changes as evidenced </w:t>
      </w:r>
      <w:r w:rsidR="00293B31" w:rsidRPr="00E457C1">
        <w:rPr>
          <w:noProof/>
          <w:lang w:val="en-US"/>
        </w:rPr>
        <w:t xml:space="preserve">by </w:t>
      </w:r>
      <w:r w:rsidRPr="00E457C1">
        <w:rPr>
          <w:noProof/>
          <w:lang w:val="en-US"/>
        </w:rPr>
        <w:t>some individual model</w:t>
      </w:r>
      <w:r w:rsidR="00293B31" w:rsidRPr="00E457C1">
        <w:rPr>
          <w:noProof/>
          <w:lang w:val="en-US"/>
        </w:rPr>
        <w:t xml:space="preserve"> studies</w:t>
      </w:r>
      <w:r w:rsidRPr="00E457C1">
        <w:rPr>
          <w:noProof/>
          <w:lang w:val="en-US"/>
        </w:rPr>
        <w:t xml:space="preserve"> </w:t>
      </w:r>
      <w:r>
        <w:rPr>
          <w:noProof/>
        </w:rPr>
        <w:fldChar w:fldCharType="begin" w:fldLock="1"/>
      </w:r>
      <w:r w:rsidR="00E719C0">
        <w:rPr>
          <w:noProof/>
          <w:lang w:val="en-US"/>
        </w:rPr>
        <w:instrText>ADDIN CSL_CITATION { "citationItems" : [ { "id" : "ITEM-1", "itemData" : { "DOI" : "10.5194/gmd-11-3681-2018", "ISSN" : "1991-9603", "abstract" : "Abstract. This paper presents atmosphere-only and coupled climate model configurations of the European Centre for Medium-Range Weather Forecasts Integrated Forecasting System (ECMWF-IFS) for different combinations of ocean and atmosphere resolution. These configurations are used to perform multi-decadal ensemble experiments following the protocols of the High Resolution Model Intercomparison Project (HighResMIP) and phase 6 of the Coupled Model Intercomparison Project (CMIP6). These experiments are used to evaluate the sensitivity of major biases in the atmosphere, ocean, and cryosphere to changes in atmosphere and ocean resolution. All configurations successfully reproduce the observed long-term trends in global mean surface temperature. Furthermore, following an adjustment to account for drift in the subsurface ocean, coupled configurations of ECMWF-IFS realistically reproduce observation-based estimates of ocean heat content change since 1950. Climatological surface biases in ECMWF-IFS are relatively insensitive to an increase in atmospheric resolution from \u223c 50 to \u223c 25km. However, increasing the horizontal resolution of the atmosphere while maintaining the same vertical resolution enhances the magnitude of a cold bias in the lower stratosphere. In coupled configurations, there is a strong sensitivity to an increase in ocean model resolution from 1 to 0.25\u00b0. However, this sensitivity to ocean resolution takes many years to fully manifest and is less apparent in the first year of integration. This result has implications for the ECMWF coupled model development strategy that typically relies on the analysis of biases in short ( &lt; 1 year) ensemble (re)forecast data sets. The impacts of increased ocean resolution are particularly evident in the North Atlantic and Arctic, where they are associated with an improved Atlantic meridional overturning circulation, increased meridional ocean heat transport, and more realistic sea-ice cover. In the tropical Pacific, increased ocean resolution is associated with improvements to the magnitude and asymmetry of El Ni\u00f1o\u2013Southern Oscillation (ENSO) variability and better representation of non-linear sea surface temperature (SST)\u2013radiation feedbacks during warm events. However, increased ocean model resolution also increases the magnitude of a warm bias in the Southern Ocean. Finally, there is tentative evidence that both ocean coupling and increased atmospheric resolution can improve teleconnections between tropical Pa\u2026", "author" : [ { "dropping-particle" : "", "family" : "Roberts", "given" : "Christopher D.", "non-dropping-particle" : "", "parse-names" : false, "suffix" : "" }, { "dropping-particle" : "", "family" : "Senan", "given" : "Retish", "non-dropping-particle" : "", "parse-names" : false, "suffix" : "" }, { "dropping-particle" : "", "family" : "Molteni", "given" : "Franco", "non-dropping-particle" : "", "parse-names" : false, "suffix" : "" }, { "dropping-particle" : "", "family" : "Boussetta", "given" : "Souhail", "non-dropping-particle" : "", "parse-names" : false, "suffix" : "" }, { "dropping-particle" : "", "family" : "Mayer", "given" : "Michael", "non-dropping-particle" : "", "parse-names" : false, "suffix" : "" }, { "dropping-particle" : "", "family" : "Keeley", "given" : "Sarah P. E.", "non-dropping-particle" : "", "parse-names" : false, "suffix" : "" } ], "container-title" : "Geoscientific Model Development", "id" : "ITEM-1", "issue" : "9", "issued" : { "date-parts" : [ [ "2018", "9", "11" ] ] }, "page" : "3681-3712", "title" : "Climate model configurations of the ECMWF Integrated Forecasting System (ECMWF-IFS cycle 43r1) for HighResMIP", "translator" : [ { "dropping-particle" : "", "family" : "J5773", "given" : "", "non-dropping-particle" : "", "parse-names" : false, "suffix" : "" } ], "type" : "article-journal", "volume" : "11" }, "uris" : [ "http://www.mendeley.com/documents/?uuid=af162dcd-97e5-4bd4-858c-342e5863b9f1" ] } ], "mendeley" : { "formattedCitation" : "(Roberts et al., 2018)", "plainTextFormattedCitation" : "(Roberts et al., 2018)", "previouslyFormattedCitation" : "(Roberts et al., 2018)" }, "properties" : { "noteIndex" : 0 }, "schema" : "https://github.com/citation-style-language/schema/raw/master/csl-citation.json" }</w:instrText>
      </w:r>
      <w:r>
        <w:rPr>
          <w:noProof/>
        </w:rPr>
        <w:fldChar w:fldCharType="separate"/>
      </w:r>
      <w:r w:rsidR="00393F8C">
        <w:rPr>
          <w:noProof/>
          <w:lang w:val="en-US"/>
        </w:rPr>
        <w:t>(Roberts et al., 2018)</w:t>
      </w:r>
      <w:r>
        <w:rPr>
          <w:noProof/>
        </w:rPr>
        <w:fldChar w:fldCharType="end"/>
      </w:r>
      <w:r w:rsidR="00293B31" w:rsidRPr="00E457C1">
        <w:rPr>
          <w:noProof/>
          <w:lang w:val="en-US"/>
        </w:rPr>
        <w:t>,</w:t>
      </w:r>
      <w:r w:rsidRPr="00E457C1">
        <w:rPr>
          <w:noProof/>
          <w:lang w:val="en-US"/>
        </w:rPr>
        <w:t xml:space="preserve"> but </w:t>
      </w:r>
      <w:r w:rsidR="00293B31" w:rsidRPr="00E457C1">
        <w:rPr>
          <w:noProof/>
          <w:lang w:val="en-US"/>
        </w:rPr>
        <w:t xml:space="preserve">this </w:t>
      </w:r>
      <w:r w:rsidRPr="00E457C1">
        <w:rPr>
          <w:noProof/>
          <w:lang w:val="en-US"/>
        </w:rPr>
        <w:t xml:space="preserve">needs confirmation from a multi-model perspective. </w:t>
      </w:r>
    </w:p>
    <w:p w14:paraId="1E2EBD96" w14:textId="77777777" w:rsidR="009F594A" w:rsidRDefault="009F594A" w:rsidP="009F594A">
      <w:pPr>
        <w:pStyle w:val="AR6BodyText"/>
        <w:rPr>
          <w:rFonts w:cs="Times New Roman"/>
          <w:lang w:val="en-US"/>
        </w:rPr>
      </w:pPr>
    </w:p>
    <w:p w14:paraId="05186460" w14:textId="77777777" w:rsidR="00087DF0" w:rsidRDefault="00087DF0" w:rsidP="009F594A">
      <w:pPr>
        <w:pStyle w:val="AR6BodyText"/>
        <w:rPr>
          <w:rFonts w:cs="Times New Roman"/>
          <w:lang w:val="en-US"/>
        </w:rPr>
      </w:pPr>
    </w:p>
    <w:p w14:paraId="2E1173DA" w14:textId="78230F80" w:rsidR="009F594A" w:rsidRPr="003C0F1F" w:rsidRDefault="009F594A" w:rsidP="009F594A">
      <w:pPr>
        <w:pStyle w:val="AR6Chap3Level2311"/>
      </w:pPr>
      <w:bookmarkStart w:id="3147" w:name="_Ref3464229"/>
      <w:bookmarkStart w:id="3148" w:name="_Ref4512505"/>
      <w:bookmarkStart w:id="3149" w:name="_Toc6385752"/>
      <w:bookmarkStart w:id="3150" w:name="_Toc70639177"/>
      <w:r w:rsidRPr="003C0F1F">
        <w:t>Pacific Decadal Variability</w:t>
      </w:r>
      <w:bookmarkEnd w:id="3147"/>
      <w:bookmarkEnd w:id="3148"/>
      <w:bookmarkEnd w:id="3149"/>
      <w:bookmarkEnd w:id="3150"/>
    </w:p>
    <w:p w14:paraId="6E964CEE" w14:textId="77777777" w:rsidR="009F594A" w:rsidRPr="00B40A97" w:rsidRDefault="009F594A" w:rsidP="009F594A">
      <w:pPr>
        <w:pStyle w:val="AR6BodyText"/>
        <w:rPr>
          <w:noProof/>
        </w:rPr>
      </w:pPr>
    </w:p>
    <w:p w14:paraId="17124564" w14:textId="6D26EA8C" w:rsidR="009F594A" w:rsidRPr="00E457C1" w:rsidRDefault="009F594A" w:rsidP="009F594A">
      <w:pPr>
        <w:pStyle w:val="AR6BodyText"/>
        <w:rPr>
          <w:noProof/>
          <w:lang w:val="en-US"/>
        </w:rPr>
      </w:pPr>
      <w:r w:rsidRPr="00E457C1">
        <w:rPr>
          <w:noProof/>
          <w:lang w:val="en-US"/>
        </w:rPr>
        <w:t>Pacific decadal variability (PDV) is the generic term for the modes of variability in the Pacific Ocean that vary on decadal to inter</w:t>
      </w:r>
      <w:ins w:id="3151" w:author="Sara M Tuson" w:date="2021-06-27T21:54:00Z">
        <w:r w:rsidR="00492531">
          <w:rPr>
            <w:noProof/>
            <w:lang w:val="en-US"/>
          </w:rPr>
          <w:t>-</w:t>
        </w:r>
      </w:ins>
      <w:r w:rsidRPr="00E457C1">
        <w:rPr>
          <w:noProof/>
          <w:lang w:val="en-US"/>
        </w:rPr>
        <w:t>decadal time</w:t>
      </w:r>
      <w:ins w:id="3152" w:author="Sara M Tuson" w:date="2021-06-27T22:08:00Z">
        <w:r w:rsidR="00630726">
          <w:rPr>
            <w:noProof/>
            <w:lang w:val="en-US"/>
          </w:rPr>
          <w:t xml:space="preserve"> </w:t>
        </w:r>
      </w:ins>
      <w:r w:rsidRPr="00E457C1">
        <w:rPr>
          <w:noProof/>
          <w:lang w:val="en-US"/>
        </w:rPr>
        <w:t>scales. PDV and its related teleconnection</w:t>
      </w:r>
      <w:r w:rsidR="00B05246" w:rsidRPr="00E457C1">
        <w:rPr>
          <w:noProof/>
          <w:lang w:val="en-US"/>
        </w:rPr>
        <w:t>s</w:t>
      </w:r>
      <w:r w:rsidRPr="00E457C1">
        <w:rPr>
          <w:noProof/>
          <w:lang w:val="en-US"/>
        </w:rPr>
        <w:t xml:space="preserve"> encompass the Pacific Decadal Oscillation (PDO; </w:t>
      </w:r>
      <w:r>
        <w:rPr>
          <w:noProof/>
        </w:rPr>
        <w:fldChar w:fldCharType="begin" w:fldLock="1"/>
      </w:r>
      <w:ins w:id="3153" w:author="Robin Matthews" w:date="2021-06-15T15:49:00Z">
        <w:r w:rsidR="005A099B">
          <w:rPr>
            <w:noProof/>
            <w:lang w:val="en-US"/>
          </w:rPr>
          <w:instrText>ADDIN CSL_CITATION { "citationItems" : [ { "id" : "ITEM-1", "itemData" : { "DOI" : "10.1175/1520-0477(1997)078&lt;1069:APICOW&gt;2.0.CO;2", "ISSN" : "0003-0007", "abstract" : "Evidence gleaned from the instrumental record of climate data identifies a robust, recurring pattern of ocean?atmosphere climate variability centered over the midlatitude North Pacific basin. Over the past century, the amplitude of this climate pattern has varied irregularly at interannual-to-interdecadal timescales. There is evidence of reversals in the prevailing polarity of the oscillation occurring around 1925, 1947, and 1977; the last two reversals correspond to dramatic shifts in salmon production regimes in the North Pacific Ocean. This climate pattern also affects coastal sea and continental surface air temperatures, as well as streamflow in major west coast river systems, from Alaska to California.", "author" : [ { "dropping-particle" : "", "family" : "Mantua", "given" : "Nathan J", "non-dropping-particle" : "", "parse-names" : false, "suffix" : "" }, { "dropping-particle" : "", "family" : "Hare", "given" : "Steven R", "non-dropping-particle" : "", "parse-names" : false, "suffix" : "" }, { "dropping-particle" : "", "family" : "Zhang", "given" : "Yuan", "non-dropping-particle" : "", "parse-names" : false, "suffix" : "" }, { "dropping-particle" : "", "family" : "Wallace", "given" : "John M", "non-dropping-particle" : "", "parse-names" : false, "suffix" : "" }, { "dropping-particle" : "", "family" : "Francis", "given" : "Robert C", "non-dropping-particle" : "", "parse-names" : false, "suffix" : "" } ], "container-title" : "Bulletin of the American Meteorological Society", "id" : "ITEM-1", "issue" : "6", "issued" : { "date-parts" : [ [ "1997", "6", "1" ] ] }, "note" : "doi: 10.1175/1520-0477(1997)0782.0.CO;2", "page" : "1069-1080", "publisher" : "American Meteorological Society", "title" : "A Pacific Interdecadal Climate Oscillation with Impacts on Salmon Production", "translator" : [ { "dropping-particle" : "", "family" : "J429", "given" : "", "non-dropping-particle" : "", "parse-names" : false, "suffix" : "" } ], "type" : "article-journal", "volume" : "78" }, "uris" : [ "http://www.mendeley.com/documents/?uuid=9c11e51e-cc5c-4570-9a07-4c8d6930ba95" ] }, { "id" : "ITEM-2", "itemData" : { "DOI" : "10.1023/A:1015820616384", "ISSN" : "1573-868X", "abstract" : "The Pacific Decadal Oscillation (PDO) has been described by some as a long-lived El Ni\u00f1o-like pattern of Pacific climate variability, and by others as a blend of two sometimes independent modes having distinct spatial and temporal characteristics of North Pacific sea surface temperature (SST) variability. A growing body of evidence highlights a strong tendency for PDO impacts in the Southern Hemisphere, with important surface climate anomalies over the mid-latitude South Pacific Ocean, Australia and South America. Several independent studies find evidence for just two full PDO cycles in the past century: ``cool'' PDO regimes prevailed from 1890--1924 and again from 1947--1976, while ``warm'' PDO regimes dominated from 1925--1946 and from 1977 through (at least) the mid-1990's. Interdecadal changes in Pacific climate have widespread impacts on natural systems, including water resources in the Americas and many marine fisheries in the North Pacific. Tree-ring and Pacific coral based climate reconstructions suggest that PDO variations---at a range of varying time scales---can be traced back to at least 1600, although there are important differences between different proxy reconstructions. While 20th Century PDO fluctuations were most energetic in two general periodicities---one from 15-to-25 years, and the other from 50-to-70 years---the mechanisms causing PDO variability remain unclear. To date, there is little in the way of observational evidence to support a mid-latitude coupled air-sea interaction for PDO, though there are several well-understood mechanisms that promote multi-year persistence in North Pacific upper ocean temperature anomalies.", "author" : [ { "dropping-particle" : "", "family" : "Mantua", "given" : "Nathan J", "non-dropping-particle" : "", "parse-names" : false, "suffix" : "" }, { "dropping-particle" : "", "family" : "Hare", "given" : "Steven R", "non-dropping-particle" : "", "parse-names" : false, "suffix" : "" } ], "container-title" : "Journal of Oceanography", "id" : "ITEM-2", "issue" : "1", "issued" : { "date-parts" : [ [ "2002" ] ] }, "page" : "35-44", "title" : "The Pacific Decadal Oscillation", "translator" : [ { "dropping-particle" : "", "family" : "J4064", "given" : "", "non-dropping-particle" : "", "parse-names" : false, "suffix" : "" } ], "type" : "article-journal", "volume" : "58" }, "uris" : [ "http://www.mendeley.com/documents/?uuid=5c736741-7439-4a4a-a260-93d14380c1ee" ] }, { "id" : "ITEM-3", "itemData" : { "DOI" : "10.1175/1520-0442(1997)010&lt;1004:ELIV&gt;2.0.CO;2", "ISSN" : "0894-8755", "abstract" : "Abstract A number of recent studies have reported an ENSO-like EOF mode in the global sea surface temperature (SST) field, whose time variability is marked by an abrupt change toward a warmer tropical eastern Pacific and a colder extratropical central North Pacific in 1976?77. The present study compares this pattern with the structure of the interannual variability associated with the ENSO cycle and documents its time history back to 1900. The analysis is primarily based on the leading EOFs of the SST anomaly and ?anomaly deviation? fields in various domains and the associated expansion coefficient (or principal component) time series, which are used to construct global regression maps of SST, sea level pressure (SLP), and a number of related variables. The use of ?anomaly deviations? (i.e., departures of local SST anomalies from the concurrent global-mean SST anomaly) reduces the influence of global-mean SST trends upon the structure of the EOFs and their expansion coefficient time series. An important auxiliary time series used in this study is a ?Southern Oscillation index? based on marine surface observations. By means of several different analysis techniques, the time variability of the leading EOF of the global SST field is separated into two components: one identified with the ?ENSO cycle-related? variability on the interannual timescale, and the other a linearly independent ?residual? comprising all the interdecadal variability in the record. The two components exhibit rather similar spatial signatures in the global SST, SLP, and wind stress fields. The SST signature in the residual variability is less equatorially confined in the eastern Pacific and it is relatively more prominent over the extratropical North Pacific. The corresponding SLP signature is also stronger over the extratropical North Pacific, and its counterpart in the cold season 500-mb height field more closely resembles the PNA pattern. The amplitude time series of the ENSO-like pattern in the residual variability reflects the above-mentioned shift in 1976?77, as well as a number of other prominent features, including a shift of opposite polarity during the 1940s.", "author" : [ { "dropping-particle" : "", "family" : "Zhang", "given" : "Yuan", "non-dropping-particle" : "", "parse-names" : false, "suffix" : "" }, { "dropping-particle" : "", "family" : "Wallace", "given" : "John M", "non-dropping-particle" : "", "parse-names" : false, "suffix" : "" }, { "dropping-particle" : "", "family" : "Battisti", "given" : "David S", "non-dropping-particle" : "", "parse-names" : false, "suffix" : "" } ], "container-title" : "Journal of Climate", "id" : "ITEM-3", "issue" : "5", "issued" : { "date-parts" : [ [ "1997", "5", "1" ] ] }, "note" : "From Duplicate 2 (ENSO-like Interdecadal Variability: 1900\u201393 - Zhang, Yuan; Wallace, John M; Battisti, David S)\n\ndoi: 10.1175/1520-0442(1997)0102.0.CO;2", "page" : "1004-1020", "publisher" : "American Meteorological Society", "title" : "ENSO-like Interdecadal Variability: 1900\u201393", "translator" : [ { "dropping-particle" : "", "family" : "J4633", "given" : "", "non-dropping-particle" : "", "parse-names" : false, "suffix" : "" } ], "type" : "article-journal", "volume" : "10" }, "uris" : [ "http://www.mendeley.com/documents/?uuid=576208ed-3068-43a6-b27e-b5bc88de06ef", "http://www.mendeley.com/documents/?uuid=7758bf58-52b0-439f-84eb-daa9dc1af828" ] } ], "mendeley" : { "formattedCitation" : "(Mantua et al., 1997; Zhang et al., 1997; Mantua and Hare, 2002)", "manualFormatting" : "Mantua et al., 1997; Zhang et al., 1997; Mantua and Hare, 2002)", "plainTextFormattedCitation" : "(Mantua et al., 1997; Zhang et al., 1997; Mantua and Hare, 2002)", "previouslyFormattedCitation" : "(Mantua et al., 1997; Zhang et al., 1997; Mantua and Hare, 2002)" }, "properties" : { "noteIndex" : 0 }, "schema" : "https://github.com/citation-style-language/schema/raw/master/csl-citation.json" }</w:instrText>
        </w:r>
      </w:ins>
      <w:del w:id="3154" w:author="Robin Matthews" w:date="2021-06-15T15:49:00Z">
        <w:r w:rsidR="00E719C0" w:rsidDel="005A099B">
          <w:rPr>
            <w:noProof/>
            <w:lang w:val="en-US"/>
          </w:rPr>
          <w:delInstrText>ADDIN CSL_CITATION { "citationItems" : [ { "id" : "ITEM-1", "itemData" : { "DOI" : "10.1175/1520-0477(1997)078&lt;1069:APICOW&gt;2.0.CO;2", "ISSN" : "0003-0007", "abstract" : "Evidence gleaned from the instrumental record of climate data identifies a robust, recurring pattern of ocean?atmosphere climate variability centered over the midlatitude North Pacific basin. Over the past century, the amplitude of this climate pattern has varied irregularly at interannual-to-interdecadal timescales. There is evidence of reversals in the prevailing polarity of the oscillation occurring around 1925, 1947, and 1977; the last two reversals correspond to dramatic shifts in salmon production regimes in the North Pacific Ocean. This climate pattern also affects coastal sea and continental surface air temperatures, as well as streamflow in major west coast river systems, from Alaska to California.", "author" : [ { "dropping-particle" : "", "family" : "Mantua", "given" : "Nathan J", "non-dropping-particle" : "", "parse-names" : false, "suffix" : "" }, { "dropping-particle" : "", "family" : "Hare", "given" : "Steven R", "non-dropping-particle" : "", "parse-names" : false, "suffix" : "" }, { "dropping-particle" : "", "family" : "Zhang", "given" : "Yuan", "non-dropping-particle" : "", "parse-names" : false, "suffix" : "" }, { "dropping-particle" : "", "family" : "Wallace", "given" : "John M", "non-dropping-particle" : "", "parse-names" : false, "suffix" : "" }, { "dropping-particle" : "", "family" : "Francis", "given" : "Robert C", "non-dropping-particle" : "", "parse-names" : false, "suffix" : "" } ], "container-title" : "Bulletin of the American Meteorological Society", "id" : "ITEM-1", "issue" : "6", "issued" : { "date-parts" : [ [ "1997", "6", "1" ] ] }, "note" : "doi: 10.1175/1520-0477(1997)0782.0.CO;2", "page" : "1069-1080", "publisher" : "American Meteorological Society", "title" : "A Pacific Interdecadal Climate Oscillation with Impacts on Salmon Production", "translator" : [ { "dropping-particle" : "", "family" : "J429", "given" : "", "non-dropping-particle" : "", "parse-names" : false, "suffix" : "" } ], "type" : "article-journal", "volume" : "78" }, "uris" : [ "http://www.mendeley.com/documents/?uuid=9c11e51e-cc5c-4570-9a07-4c8d6930ba95" ] }, { "id" : "ITEM-2", "itemData" : { "DOI" : "10.1023/A:1015820616384", "ISSN" : "1573-868X", "abstract" : "The Pacific Decadal Oscillation (PDO) has been described by some as a long-lived El Ni\u00f1o-like pattern of Pacific climate variability, and by others as a blend of two sometimes independent modes having distinct spatial and temporal characteristics of North Pacific sea surface temperature (SST) variability. A growing body of evidence highlights a strong tendency for PDO impacts in the Southern Hemisphere, with important surface climate anomalies over the mid-latitude South Pacific Ocean, Australia and South America. Several independent studies find evidence for just two full PDO cycles in the past century: ``cool'' PDO regimes prevailed from 1890--1924 and again from 1947--1976, while ``warm'' PDO regimes dominated from 1925--1946 and from 1977 through (at least) the mid-1990's. Interdecadal changes in Pacific climate have widespread impacts on natural systems, including water resources in the Americas and many marine fisheries in the North Pacific. Tree-ring and Pacific coral based climate reconstructions suggest that PDO variations---at a range of varying time scales---can be traced back to at least 1600, although there are important differences between different proxy reconstructions. While 20th Century PDO fluctuations were most energetic in two general periodicities---one from 15-to-25 years, and the other from 50-to-70 years---the mechanisms causing PDO variability remain unclear. To date, there is little in the way of observational evidence to support a mid-latitude coupled air-sea interaction for PDO, though there are several well-understood mechanisms that promote multi-year persistence in North Pacific upper ocean temperature anomalies.", "author" : [ { "dropping-particle" : "", "family" : "Mantua", "given" : "Nathan J", "non-dropping-particle" : "", "parse-names" : false, "suffix" : "" }, { "dropping-particle" : "", "family" : "Hare", "given" : "Steven R", "non-dropping-particle" : "", "parse-names" : false, "suffix" : "" } ], "container-title" : "Journal of Oceanography", "id" : "ITEM-2", "issue" : "1", "issued" : { "date-parts" : [ [ "2002" ] ] }, "page" : "35-44", "title" : "The Pacific Decadal Oscillation", "translator" : [ { "dropping-particle" : "", "family" : "J4064", "given" : "", "non-dropping-particle" : "", "parse-names" : false, "suffix" : "" } ], "type" : "article-journal", "volume" : "58" }, "uris" : [ "http://www.mendeley.com/documents/?uuid=5c736741-7439-4a4a-a260-93d14380c1ee" ] }, { "id" : "ITEM-3", "itemData" : { "DOI" : "10.1175/1520-0442(1997)010&lt;1004:ELIV&gt;2.0.CO;2", "ISSN" : "0894-8755", "abstract" : "Abstract A number of recent studies have reported an ENSO-like EOF mode in the global sea surface temperature (SST) field, whose time variability is marked by an abrupt change toward a warmer tropical eastern Pacific and a colder extratropical central North Pacific in 1976?77. The present study compares this pattern with the structure of the interannual variability associated with the ENSO cycle and documents its time history back to 1900. The analysis is primarily based on the leading EOFs of the SST anomaly and ?anomaly deviation? fields in various domains and the associated expansion coefficient (or principal component) time series, which are used to construct global regression maps of SST, sea level pressure (SLP), and a number of related variables. The use of ?anomaly deviations? (i.e., departures of local SST anomalies from the concurrent global-mean SST anomaly) reduces the influence of global-mean SST trends upon the structure of the EOFs and their expansion coefficient time series. An important auxiliary time series used in this study is a ?Southern Oscillation index? based on marine surface observations. By means of several different analysis techniques, the time variability of the leading EOF of the global SST field is separated into two components: one identified with the ?ENSO cycle-related? variability on the interannual timescale, and the other a linearly independent ?residual? comprising all the interdecadal variability in the record. The two components exhibit rather similar spatial signatures in the global SST, SLP, and wind stress fields. The SST signature in the residual variability is less equatorially confined in the eastern Pacific and it is relatively more prominent over the extratropical North Pacific. The corresponding SLP signature is also stronger over the extratropical North Pacific, and its counterpart in the cold season 500-mb height field more closely resembles the PNA pattern. The amplitude time series of the ENSO-like pattern in the residual variability reflects the above-mentioned shift in 1976?77, as well as a number of other prominent features, including a shift of opposite polarity during the 1940s.", "author" : [ { "dropping-particle" : "", "family" : "Zhang", "given" : "Yuan", "non-dropping-particle" : "", "parse-names" : false, "suffix" : "" }, { "dropping-particle" : "", "family" : "Wallace", "given" : "John M", "non-dropping-particle" : "", "parse-names" : false, "suffix" : "" }, { "dropping-particle" : "", "family" : "Battisti", "given" : "David S", "non-dropping-particle" : "", "parse-names" : false, "suffix" : "" } ], "container-title" : "Journal of Climate", "id" : "ITEM-3", "issue" : "5", "issued" : { "date-parts" : [ [ "1997", "5", "1" ] ] }, "note" : "From Duplicate 2 (ENSO-like Interdecadal Variability: 1900\u201393 - Zhang, Yuan; Wallace, John M; Battisti, David S)\n\ndoi: 10.1175/1520-0442(1997)0102.0.CO;2", "page" : "1004-1020", "publisher" : "American Meteorological Society", "title" : "ENSO-like Interdecadal Variability: 1900\u201393", "translator" : [ { "dropping-particle" : "", "family" : "J4633", "given" : "", "non-dropping-particle" : "", "parse-names" : false, "suffix" : "" } ], "type" : "article-journal", "volume" : "10" }, "uris" : [ "http://www.mendeley.com/documents/?uuid=576208ed-3068-43a6-b27e-b5bc88de06ef", "http://www.mendeley.com/documents/?uuid=7758bf58-52b0-439f-84eb-daa9dc1af828" ] } ], "mendeley" : { "formattedCitation" : "(Mantua et al., 1997; Zhang et al., 1997; Mantua and Hare, 2002)", "manualFormatting" : "Mantua et al. 1997; Mantua and Hare 2002; Zhang et al. 1997)", "plainTextFormattedCitation" : "(Mantua et al., 1997; Zhang et al., 1997; Mantua and Hare, 2002)", "previouslyFormattedCitation" : "(Mantua et al., 1997; Zhang et al., 1997; Mantua and Hare, 2002)" }, "properties" : { "noteIndex" : 0 }, "schema" : "https://github.com/citation-style-language/schema/raw/master/csl-citation.json" }</w:delInstrText>
        </w:r>
      </w:del>
      <w:r>
        <w:rPr>
          <w:noProof/>
        </w:rPr>
        <w:fldChar w:fldCharType="separate"/>
      </w:r>
      <w:r w:rsidR="00393F8C">
        <w:rPr>
          <w:noProof/>
          <w:lang w:val="en-US"/>
        </w:rPr>
        <w:t>Mantua et al., 1997; Zhang et al., 1997; Mantua and Hare, 2002)</w:t>
      </w:r>
      <w:r>
        <w:rPr>
          <w:noProof/>
        </w:rPr>
        <w:fldChar w:fldCharType="end"/>
      </w:r>
      <w:r w:rsidRPr="00E457C1">
        <w:rPr>
          <w:noProof/>
          <w:lang w:val="en-US"/>
        </w:rPr>
        <w:t xml:space="preserve">, </w:t>
      </w:r>
      <w:r w:rsidR="00B05246" w:rsidRPr="00E457C1">
        <w:rPr>
          <w:noProof/>
          <w:lang w:val="en-US"/>
        </w:rPr>
        <w:t xml:space="preserve">and </w:t>
      </w:r>
      <w:r w:rsidRPr="00E457C1">
        <w:rPr>
          <w:noProof/>
          <w:lang w:val="en-US"/>
        </w:rPr>
        <w:t>an anomalous SST pattern in the North Pacific, as well as a broader structure associated with Pacific-wide SSTs termed the Inter</w:t>
      </w:r>
      <w:ins w:id="3155" w:author="Sara M Tuson" w:date="2021-06-27T21:54:00Z">
        <w:r w:rsidR="00492531">
          <w:rPr>
            <w:noProof/>
            <w:lang w:val="en-US"/>
          </w:rPr>
          <w:t>-</w:t>
        </w:r>
      </w:ins>
      <w:r w:rsidRPr="00E457C1">
        <w:rPr>
          <w:noProof/>
          <w:lang w:val="en-US"/>
        </w:rPr>
        <w:t xml:space="preserve">decadal Pacific Oscillation (IPO; </w:t>
      </w:r>
      <w:r>
        <w:rPr>
          <w:noProof/>
        </w:rPr>
        <w:fldChar w:fldCharType="begin" w:fldLock="1"/>
      </w:r>
      <w:r w:rsidR="007F62B7">
        <w:rPr>
          <w:noProof/>
          <w:lang w:val="en-US"/>
        </w:rPr>
        <w:instrText>ADDIN CSL_CITATION { "citationItems" : [ { "id" : "ITEM-1", "itemData" : { "DOI" : "10.1007/s003820050284", "ISBN" : "0930-7575", "ISSN" : "09307575", "PMID" : "50090442", "abstract" : "The success of an ENSO-based statistical rainfall prediction scheme and the influence of ENSO on Australia are shown to vary in association with a coherent, inter-decadal oscillation in surface temperature over the Pacific Ocean. When this Inter-decadal Pacific Oscillation (IPO) raises temperatures in the tropical Paci\"c Ocean, there is no robust relationship between year-to-year Australian climate variations and ENSO. When the IPO lowers temperature in the same region, on the other hand, year-to-year ENSO variability is closely associated with year-to-year variability in rainfall, surface temperature, river #ow and the domestic wheat crop yield. The contrast in ENSO's in#uence between the two phases of the IPO is quite remarkable. This highlights exciting new avenues for obtaining improved climate predictions.", "author" : [ { "dropping-particle" : "", "family" : "Power", "given" : "S.B.", "non-dropping-particle" : "", "parse-names" : false, "suffix" : "" }, { "dropping-particle" : "", "family" : "Casey", "given" : "T.", "non-dropping-particle" : "", "parse-names" : false, "suffix" : "" }, { "dropping-particle" : "", "family" : "Folland", "given" : "C.", "non-dropping-particle" : "", "parse-names" : false, "suffix" : "" }, { "dropping-particle" : "", "family" : "Colman", "given" : "A.", "non-dropping-particle" : "", "parse-names" : false, "suffix" : "" }, { "dropping-particle" : "", "family" : "Mehta", "given" : "V.", "non-dropping-particle" : "", "parse-names" : false, "suffix" : "" } ], "container-title" : "Climate Dynamics", "id" : "ITEM-1", "issue" : "5", "issued" : { "date-parts" : [ [ "1999" ] ] }, "page" : "319-324", "title" : "Inter-decadal modulation of the impact of ENSO on Australia", "translator" : [ { "dropping-particle" : "", "family" : "J4056", "given" : "", "non-dropping-particle" : "", "parse-names" : false, "suffix" : "" } ], "type" : "article-journal", "volume" : "15" }, "uris" : [ "http://www.mendeley.com/documents/?uuid=8bd038d8-5dbc-4976-9278-3011a3e45d20" ] }, { "id" : "ITEM-2", "itemData" : { "DOI" : "10.1029/2001GL014201", "ISBN" : "0094-8276", "ISSN" : "00948276", "abstract" : "[1] The South Pacific Convergence Zone (SPCZ), one of the most extensive features of the global atmospheric circulation, is shown to vary its location according to both the polarity of the El Nino/Southern Oscillation (ENSO), and of the Interdecadal Pacific Oscillation (IPO). We first demonstrate that the IPO can be regarded as the quasi-symmetric Pacific-wide manifestation of the Pacific Decadal Oscillation that has been described for the North Pacific. Shifts in the position of the SPCZ related to ENSO on interannual time scales and to the IPO on decadal time scales appear to be of similar magnitude and are largely linearly independent. A station pressure-based index of variations in SPCZ latitude is shown to be significantly related to the polarity of the IPO when ENSO influences are accounted for. Movements of this sensitive section of the SPCZ have occurred in phase with those of the IPO since the 1890s.", "author" : [ { "dropping-particle" : "", "family" : "Folland", "given" : "C. K.", "non-dropping-particle" : "", "parse-names" : false, "suffix" : "" }, { "dropping-particle" : "", "family" : "Renwick", "given" : "J. A.", "non-dropping-particle" : "", "parse-names" : false, "suffix" : "" }, { "dropping-particle" : "", "family" : "Salinger", "given" : "M. J.", "non-dropping-particle" : "", "parse-names" : false, "suffix" : "" }, { "dropping-particle" : "", "family" : "Mullan", "given" : "A. B.", "non-dropping-particle" : "", "parse-names" : false, "suffix" : "" } ], "container-title" : "Geophysical Research Letters", "id" : "ITEM-2", "issue" : "13", "issued" : { "date-parts" : [ [ "2002" ] ] }, "page" : "2-5", "title" : "Relative influences of the Interdecadal Pacific Oscillation and ENSO on the South Pacific Convergence Zone", "translator" : [ { "dropping-particle" : "", "family" : "J4061", "given" : "", "non-dropping-particle" : "", "parse-names" : false, "suffix" : "" } ], "type" : "article-journal", "volume" : "29" }, "uris" : [ "http://www.mendeley.com/documents/?uuid=a90098d4-8387-4916-beba-4889af6509b4" ] }, { "id" : "ITEM-3", "itemData" : { "DOI" : "10.1007/s00382-015-2525-1", "ISBN" : "0038201525251", "ISSN" : "14320894", "abstract" : "A new index is developed for the Interdecadal Pacific Oscillation, termed the IPO Tripole Index (TPI). The IPO is associated with a distinct \u2018tripole\u2019 pattern of sea surface temperature anomalies (SSTA), with three large centres of action and variations on decadal timescales, evident in the second principal component (PC) of low-pass filtered global SST. The new index is based on the difference between the SSTA averaged over the central equatorial Pacific and the average of the SSTA in the Northwest and Southwest Pacific. The TPI is an easily calculated, non-PC-based index for tracking decadal SST variability associated with the IPO. The TPI time series bears a close resemblance to previously published PC-based indices and has the advantages of being simpler to compute and more consistent with indices used to track the El Ni\u00f1o\u2013Southern Oscillation (ENSO), such as Ni\u00f1o 3.4. The TPI also provides a simple metric in physical units of \u00b0C for evaluating decadal and interdecadal variability of SST fields in a straightforward manner, and can be used to evaluate the skill of dynamical decadal prediction systems. Composites of SST and mean sea level pressure anomalies reveal that the IPO has maintained a broadly stable structure across the seven most recent positive and negative epochs that occurred during 1870\u20132013. The TPI is shown to be a robust and stable representation of the IPO phenomenon in instrumental records, with relatively more variance in decadal than shorter timescales compared to Ni\u00f1o 3.4, due to the explicit inclusion of off-equatorial SST variability associated with the IPO.", "author" : [ { "dropping-particle" : "", "family" : "Henley", "given" : "Benjamin J.", "non-dropping-particle" : "", "parse-names" : false, "suffix" : "" }, { "dropping-particle" : "", "family" : "Gergis", "given" : "Joelle", "non-dropping-particle" : "", "parse-names" : false, "suffix" : "" }, { "dropping-particle" : "", "family" : "Karoly", "given" : "David J.", "non-dropping-particle" : "", "parse-names" : false, "suffix" : "" }, { "dropping-particle" : "", "family" : "Power", "given" : "Scott", "non-dropping-particle" : "", "parse-names" : false, "suffix" : "" }, { "dropping-particle" : "", "family" : "Kennedy", "given" : "John", "non-dropping-particle" : "", "parse-names" : false, "suffix" : "" }, { "dropping-particle" : "", "family" : "Folland", "given" : "Chris K.", "non-dropping-particle" : "", "parse-names" : false, "suffix" : "" } ], "container-title" : "Climate Dynamics", "id" : "ITEM-3", "issue" : "11-12", "issued" : { "date-parts" : [ [ "2015" ] ] }, "page" : "3077-3090", "publisher" : "Springer Berlin Heidelberg", "title" : "A Tripole Index for the Interdecadal Pacific Oscillation", "translator" : [ { "dropping-particle" : "", "family" : "J4057", "given" : "", "non-dropping-particle" : "", "parse-names" : false, "suffix" : "" } ], "type" : "article-journal", "volume" : "45" }, "uris" : [ "http://www.mendeley.com/documents/?uuid=c18a8212-030a-457d-a042-41e5cb842897" ] } ], "mendeley" : { "formattedCitation" : "(Power et al., 1999; Folland et al., 2002; Henley et al., 2015)", "manualFormatting" : "Power et al., 1999; Folland et al., 2002; Henley et al., 2015)", "plainTextFormattedCitation" : "(Power et al., 1999; Folland et al., 2002; Henley et al., 2015)", "previouslyFormattedCitation" : "(Power et al., 1999; Folland et al., 2002; Henley et al., 2015)" }, "properties" : { "noteIndex" : 0 }, "schema" : "https://github.com/citation-style-language/schema/raw/master/csl-citation.json" }</w:instrText>
      </w:r>
      <w:r>
        <w:rPr>
          <w:noProof/>
        </w:rPr>
        <w:fldChar w:fldCharType="separate"/>
      </w:r>
      <w:r w:rsidR="00393F8C">
        <w:rPr>
          <w:noProof/>
          <w:lang w:val="en-US"/>
        </w:rPr>
        <w:t>Power et al., 1999; Folland et al., 2002; Henley et al., 2015)</w:t>
      </w:r>
      <w:r>
        <w:rPr>
          <w:noProof/>
        </w:rPr>
        <w:fldChar w:fldCharType="end"/>
      </w:r>
      <w:r w:rsidRPr="00E457C1">
        <w:rPr>
          <w:noProof/>
          <w:lang w:val="en-US"/>
        </w:rPr>
        <w:t xml:space="preserve">. Since the PDO and IPO indices are highly correlated, this section assesses them together as the PDV (Annex </w:t>
      </w:r>
      <w:r w:rsidR="00905F16" w:rsidRPr="00E457C1">
        <w:rPr>
          <w:noProof/>
          <w:lang w:val="en-US"/>
        </w:rPr>
        <w:t>I</w:t>
      </w:r>
      <w:r w:rsidRPr="00E457C1">
        <w:rPr>
          <w:noProof/>
          <w:lang w:val="en-US"/>
        </w:rPr>
        <w:t>V.2.6).</w:t>
      </w:r>
    </w:p>
    <w:p w14:paraId="32FCDBC7" w14:textId="77777777" w:rsidR="009F594A" w:rsidRPr="00E457C1" w:rsidRDefault="009F594A" w:rsidP="009F594A">
      <w:pPr>
        <w:pStyle w:val="AR6BodyText"/>
        <w:rPr>
          <w:noProof/>
          <w:lang w:val="en-US"/>
        </w:rPr>
      </w:pPr>
    </w:p>
    <w:p w14:paraId="298841F4" w14:textId="1005F691" w:rsidR="009F594A" w:rsidRPr="00E457C1" w:rsidRDefault="009F594A" w:rsidP="009F594A">
      <w:pPr>
        <w:pStyle w:val="AR6BodyText"/>
        <w:rPr>
          <w:noProof/>
          <w:lang w:val="en-US"/>
        </w:rPr>
      </w:pPr>
      <w:r w:rsidRPr="00E457C1">
        <w:rPr>
          <w:noProof/>
          <w:lang w:val="en-US"/>
        </w:rPr>
        <w:t xml:space="preserve">AR5 mentioned an overall </w:t>
      </w:r>
      <w:r w:rsidRPr="00E457C1">
        <w:rPr>
          <w:i/>
          <w:iCs/>
          <w:noProof/>
          <w:lang w:val="en-US"/>
        </w:rPr>
        <w:t>limited</w:t>
      </w:r>
      <w:r w:rsidRPr="00E457C1">
        <w:rPr>
          <w:noProof/>
          <w:lang w:val="en-US"/>
        </w:rPr>
        <w:t xml:space="preserve"> level of evidence for both CMIP3 and CMIP5 evaluation of the Pacific modes at inter</w:t>
      </w:r>
      <w:ins w:id="3156" w:author="Sara M Tuson" w:date="2021-06-27T21:54:00Z">
        <w:r w:rsidR="00492531">
          <w:rPr>
            <w:noProof/>
            <w:lang w:val="en-US"/>
          </w:rPr>
          <w:t>-</w:t>
        </w:r>
      </w:ins>
      <w:r w:rsidRPr="00E457C1">
        <w:rPr>
          <w:noProof/>
          <w:lang w:val="en-US"/>
        </w:rPr>
        <w:t>decadal time</w:t>
      </w:r>
      <w:ins w:id="3157" w:author="Sara M Tuson" w:date="2021-06-27T22:08:00Z">
        <w:r w:rsidR="00630726">
          <w:rPr>
            <w:noProof/>
            <w:lang w:val="en-US"/>
          </w:rPr>
          <w:t xml:space="preserve"> </w:t>
        </w:r>
      </w:ins>
      <w:r w:rsidRPr="00E457C1">
        <w:rPr>
          <w:noProof/>
          <w:lang w:val="en-US"/>
        </w:rPr>
        <w:t xml:space="preserve">scales, leading to </w:t>
      </w:r>
      <w:r w:rsidRPr="00E457C1">
        <w:rPr>
          <w:i/>
          <w:noProof/>
          <w:lang w:val="en-US"/>
        </w:rPr>
        <w:t>low confidence</w:t>
      </w:r>
      <w:r w:rsidRPr="00E457C1">
        <w:rPr>
          <w:noProof/>
          <w:lang w:val="en-US"/>
        </w:rPr>
        <w:t xml:space="preserve"> statements about the models’ performance in reproducing PDV</w:t>
      </w:r>
      <w:r w:rsidR="00960AE6" w:rsidRPr="00E457C1">
        <w:rPr>
          <w:noProof/>
          <w:lang w:val="en-US"/>
        </w:rPr>
        <w:t xml:space="preserve"> </w:t>
      </w:r>
      <w:r w:rsidR="00960AE6">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960AE6">
        <w:rPr>
          <w:noProof/>
        </w:rPr>
        <w:fldChar w:fldCharType="separate"/>
      </w:r>
      <w:r w:rsidR="00393F8C">
        <w:rPr>
          <w:noProof/>
          <w:lang w:val="en-US"/>
        </w:rPr>
        <w:t>(Flato et al., 2013)</w:t>
      </w:r>
      <w:r w:rsidR="00960AE6">
        <w:rPr>
          <w:noProof/>
        </w:rPr>
        <w:fldChar w:fldCharType="end"/>
      </w:r>
      <w:r w:rsidRPr="00E457C1">
        <w:rPr>
          <w:noProof/>
          <w:lang w:val="en-US"/>
        </w:rPr>
        <w:t xml:space="preserve"> and similarly </w:t>
      </w:r>
      <w:r w:rsidRPr="00E457C1">
        <w:rPr>
          <w:i/>
          <w:noProof/>
          <w:lang w:val="en-US"/>
        </w:rPr>
        <w:t>low confidence</w:t>
      </w:r>
      <w:r w:rsidRPr="00E457C1">
        <w:rPr>
          <w:noProof/>
          <w:lang w:val="en-US"/>
        </w:rPr>
        <w:t xml:space="preserve"> in the attribution of observed PDV changes to human influence</w:t>
      </w:r>
      <w:r w:rsidR="00960AE6" w:rsidRPr="00E457C1">
        <w:rPr>
          <w:noProof/>
          <w:lang w:val="en-US"/>
        </w:rPr>
        <w:t xml:space="preserve"> </w:t>
      </w:r>
      <w:r w:rsidR="00960AE6">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960AE6">
        <w:rPr>
          <w:noProof/>
        </w:rPr>
        <w:fldChar w:fldCharType="separate"/>
      </w:r>
      <w:r w:rsidR="00393F8C">
        <w:rPr>
          <w:noProof/>
          <w:lang w:val="en-US"/>
        </w:rPr>
        <w:t>(Bindoff et al., 2013)</w:t>
      </w:r>
      <w:r w:rsidR="00960AE6">
        <w:rPr>
          <w:noProof/>
        </w:rPr>
        <w:fldChar w:fldCharType="end"/>
      </w:r>
      <w:r w:rsidRPr="00E457C1">
        <w:rPr>
          <w:noProof/>
          <w:lang w:val="en-US"/>
        </w:rPr>
        <w:t>.</w:t>
      </w:r>
    </w:p>
    <w:p w14:paraId="6B56ED41" w14:textId="77777777" w:rsidR="009F594A" w:rsidRPr="00E457C1" w:rsidRDefault="009F594A" w:rsidP="009F594A">
      <w:pPr>
        <w:pStyle w:val="AR6BodyText"/>
        <w:rPr>
          <w:noProof/>
          <w:lang w:val="en-US"/>
        </w:rPr>
      </w:pPr>
    </w:p>
    <w:p w14:paraId="00D8B8A0" w14:textId="036F0B8B" w:rsidR="009F594A" w:rsidRPr="00E457C1" w:rsidRDefault="009F594A" w:rsidP="009F594A">
      <w:pPr>
        <w:pStyle w:val="AR6BodyText"/>
        <w:rPr>
          <w:noProof/>
          <w:lang w:val="en-US"/>
        </w:rPr>
      </w:pPr>
      <w:r w:rsidRPr="00E457C1">
        <w:rPr>
          <w:noProof/>
          <w:lang w:val="en-US"/>
        </w:rPr>
        <w:t>The implication of PDV in the observed slowdown of the GMST warming rate in the early 2000s (</w:t>
      </w:r>
      <w:r w:rsidR="00936D0C" w:rsidRPr="00E457C1">
        <w:rPr>
          <w:noProof/>
          <w:lang w:val="en-US"/>
        </w:rPr>
        <w:t>Cross-Chapter Box 3.1</w:t>
      </w:r>
      <w:r w:rsidRPr="00E457C1">
        <w:rPr>
          <w:noProof/>
          <w:lang w:val="en-US"/>
        </w:rPr>
        <w:t xml:space="preserve">) has triggered considerable research on decadal climate variability and predictability since </w:t>
      </w:r>
      <w:del w:id="3158" w:author="Sara M Tuson" w:date="2021-06-24T09:47:00Z">
        <w:r w:rsidRPr="00E457C1" w:rsidDel="00A23DCD">
          <w:rPr>
            <w:noProof/>
            <w:lang w:val="en-US"/>
          </w:rPr>
          <w:delText xml:space="preserve">the </w:delText>
        </w:r>
      </w:del>
      <w:r w:rsidRPr="00E457C1">
        <w:rPr>
          <w:noProof/>
          <w:lang w:val="en-US"/>
        </w:rPr>
        <w:t xml:space="preserve">AR5 </w:t>
      </w:r>
      <w:r>
        <w:rPr>
          <w:noProof/>
        </w:rPr>
        <w:fldChar w:fldCharType="begin" w:fldLock="1"/>
      </w:r>
      <w:r w:rsidR="00E719C0">
        <w:rPr>
          <w:noProof/>
          <w:lang w:val="en-US"/>
        </w:rPr>
        <w:instrText>ADDIN CSL_CITATION { "citationItems" : [ { "id" : "ITEM-1", "itemData" : { "DOI" : "10.1175/BAMS-D-16-0286.1", "abstract" : " AbstractThe study of Decadal Climate Variability (DCV) and Predictability is the interdisciplinary endeavor to characterize, understand, attribute, simulate, and predict the slow, multiyear variations of climate at global (e.g., the recent slowdown of global mean temperature rise in the early 2000s) and regional (e.g., decadal modulation of hurricane activity in the Atlantic, ongoing drought in California or in the Sahel in the 1970s\u201380s, etc.) scales. This study remains very challenging despite decades of research, extensive progress in climate system modeling, and improvements in the availability and coverage of a wide variety of observations. Considerable obstacles in applying this knowledge to actual predictions remain.This short article is a succint review paper about DCV and predictability. Based on listed issues and priorities, it also proposes a unifying theme referred to as \u201cdrivers of teleconnectivity\u201d as a backbone to address and structure the core DCV research challenge. This framework goes beyond a preoccupation with changes in the global mean temperature and directly addresses the regional impacts of external (natural and anthropogenic) climate forcing and internal climate interactions; it thus explicitly deals with the societal needs for region-specific climate information. Such a framework also enables the integration of efforts in a large international research community toward advancing the observation, characterization, understanding, and prediction of DCV. Recommendations to make progress are provided as part of the contribution of the CLIVAR \u201cDCVP Research Focus\u201d group. ", "author" : [ { "dropping-particle" : "", "family" : "Cassou", "given" : "Christophe", "non-dropping-particle" : "", "parse-names" : false, "suffix" : "" }, { "dropping-particle" : "", "family" : "Kushnir", "given" : "Yochanan", "non-dropping-particle" : "", "parse-names" : false, "suffix" : "" }, { "dropping-particle" : "", "family" : "Hawkins", "given" : "Ed", "non-dropping-particle" : "", "parse-names" : false, "suffix" : "" }, { "dropping-particle" : "", "family" : "Pirani", "given" : "Anna", "non-dropping-particle" : "", "parse-names" : false, "suffix" : "" }, { "dropping-particle" : "", "family" : "Kucharski", "given" : "Fred", "non-dropping-particle" : "", "parse-names" : false, "suffix" : "" }, { "dropping-particle" : "", "family" : "Kang", "given" : "In-Sik", "non-dropping-particle" : "", "parse-names" : false, "suffix" : "" }, { "dropping-particle" : "", "family" : "Caltabiano", "given" : "Nico", "non-dropping-particle" : "", "parse-names" : false, "suffix" : "" } ], "container-title" : "Bulletin of the American Meteorological Society", "id" : "ITEM-1", "issue" : "3", "issued" : { "date-parts" : [ [ "2018" ] ] }, "page" : "479-490", "title" : "Decadal Climate Variability and Predictability: Challenges and Opportunities", "translator" : [ { "dropping-particle" : "", "family" : "J3700", "given" : "", "non-dropping-particle" : "", "parse-names" : false, "suffix" : "" } ], "type" : "article-journal", "volume" : "99" }, "uris" : [ "http://www.mendeley.com/documents/?uuid=b80547b5-648e-38e1-a463-198d6d545a67" ] }, { "id" : "ITEM-2", "itemData" : { "DOI" : "10.1038/nclimate2106", "ISBN" : "1758-678X\\r1758-6798", "ISSN" : "17586798", "abstract" : "Despite ongoing increases in atmospheric greenhouse gases, the Earth[rsquor]s global average surface air temperature has remained more or less steady since 2001. A variety of mechanisms have been proposed to account for this slowdown in surface warming. A key component of the global hiatus that has been identified is cool eastern Pacific sea surface temperature, but it is unclear how the ocean has remained relatively cool there in spite of ongoing increases in radiative forcing. Here we show that a pronounced strengthening in Pacific trade winds over the past two decades[mdash]unprecedented in observations/reanalysis data and not captured by climate models[mdash]is sufficient to account for the cooling of the tropical Pacific and a substantial slowdown in surface warming through increased subsurface ocean heat uptake. The extra uptake has come about through increased subduction in the Pacific shallow overturning cells, enhancing heat convergence in the equatorial thermocline. At the same time, the accelerated trade winds have increased equatorial upwelling in the central and eastern Pacific, lowering sea surface temperature there, which drives further cooling in other regions. The net effect of these anomalous winds is a cooling in the 2012 global average surface air temperature of 0.1-0.2 [deg]C, which can account for much of the hiatus in surface warming observed since 2001. This hiatus could persist for much of the present decade if the trade wind trends continue, however rapid warming is expected to resume once the anomalous wind trends abate.",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"ITEM-2", "issue" : "3", "issued" : { "date-parts" : [ [ "2014" ] ] }, "page" : "222-227", "title" : "Recent intensification of wind-driven circulation in the Pacific and the ongoing warming hiatus", "translator" : [ { "dropping-particle" : "", "family" : "J4158", "given" : "", "non-dropping-particle" : "", "parse-names" : false, "suffix" : "" } ], "type" : "article-journal", "volume" : "4" }, "uris" : [ "http://www.mendeley.com/documents/?uuid=eed0f267-c71d-4738-bdec-953c434b0580" ] }, { "id" : "ITEM-3", "itemData" : { "DOI" : "10.1038/nclimate2605", "ISBN" : "1758-6798", "ISSN" : "17586798", "abstract" : "This study investigates global surface temperature data since 1920, and the Interdecadal Pacific Oscillation is found to be largely responsible for temperature fluctuations, exhibiting different spatial patterns to anthropogenic temperature drivers.", "author" : [ { "dropping-particle" : "", "family" : "Dai", "given" : "Aiguo", "non-dropping-particle" : "", "parse-names" : false, "suffix" : "" }, { "dropping-particle" : "", "family" : "Fyfe", "given" : "John C.", "non-dropping-particle" : "", "parse-names" : false, "suffix" : "" }, { "dropping-particle" : "", "family" : "Xie", "given" : "Shang Ping", "non-dropping-particle" : "", "parse-names" : false, "suffix" : "" }, { "dropping-particle" : "", "family" : "Dai", "given" : "Xingang", "non-dropping-particle" : "", "parse-names" : false, "suffix" : "" } ], "container-title" : "Nature Climate Change", "id" : "ITEM-3", "issue" : "6", "issued" : { "date-parts" : [ [ "2015" ] ] }, "title" : "Decadal modulation of global surface temperature by internal climate variability", "translator" : [ { "dropping-particle" : "", "family" : "J3704", "given" : "", "non-dropping-particle" : "", "parse-names" : false, "suffix" : "" } ], "type" : "article-journal", "volume" : "5" }, "uris" : [ "http://www.mendeley.com/documents/?uuid=87cbef2a-6831-37a5-b43e-33c0a79975f6" ] }, { "id" : "ITEM-4", "itemData" : { "DOI" : "10.1038/ngeo2770", "ISSN" : "17520908", "abstract" : "\u00a9 2016 Macmillan Publishers Limited, part of Springer Nature. All rights reserved. Global mean surface temperature change over the past 120 years resembles a rising staircase: The overall warming trend was interrupted by the mid-Twentieth-century big hiatus and the warming slowdown since about 1998. The Interdecadal Pacific Oscillation has been implicated in modulations of global mean surface temperatures, but which part of the mode drives the variability in warming rates is unclear. Here we present a successful simulation of the global warming staircase since 1900 with a global ocean-Atmosphere coupled model where tropical Pacific sea surface temperatures are forced to follow the observed evolution. Without prescribed tropical Pacific variability, the same model, on average, produces a continual warming trend that accelerates after the 1960s. We identify four events where the tropical Pacific decadal cooling markedly slowed down the warming trend. Matching the observed spatial and seasonal fingerprints we identify the tropical Pacific as a key pacemaker of the warming staircase, with radiative forcing driving the overall warming trend. Specifically, tropical Pacific variability amplifies the first warming epoch of the 1910s-1940s and determines the timing when the big hiatus starts and ends. Our method of removing internal variability from the observed record can be used for real-Time monitoring of anthropogenic warming.", "author" : [ { "dropping-particle" : "", "family" : "Kosaka", "given" : "Y.", "non-dropping-particle" : "", "parse-names" : false, "suffix" : "" }, { "dropping-particle" : "", "family" : "Xie", "given" : "S.-P.", "non-dropping-particle" : "", "parse-names" : false, "suffix" : "" } ], "container-title" : "Nature Geoscience", "id" : "ITEM-4", "issue" : "9", "issued" : { "date-parts" : [ [ "2016" ] ] }, "title" : "The tropical Pacific as a key pacemaker of the variable rates of global warming", "translator" : [ { "dropping-particle" : "", "family" : "J4036", "given" : "", "non-dropping-particle" : "", "parse-names" : false, "suffix" : "" } ], "type" : "article-journal", "volume" : "9" }, "uris" : [ "http://www.mendeley.com/documents/?uuid=c399127d-dab7-4750-af90-3280dac15fc5" ] }, { "id" : "ITEM-5", "itemData" : { "DOI" : "10.1175/JCLI-D-12-00548.1", "ISSN" : "0894-8755", "abstract" : "AbstractGlobally averaged surface air temperatures in some decades show rapid increases (accelerated warming decades), and in other decades there is no warming trend (hiatus decades). A previous study showed that the net energy imbalance at the top of the atmosphere of about 1 W m?2 is associated with greater increases of deep ocean heat content below 750 m during the hiatus decades, while there is little globally averaged surface temperature increase or warming in the upper ocean layers. Here the authors examine processes involved with accelerated warming decades and address the relative roles of external forcing from increasing greenhouse gases and internally generated decadal climate variability associated with interdecadal Pacific oscillation (IPO). Model results from the Community Climate System Model, version 4 (CCSM4), show that accelerated warming decades are characterized by rapid warming of globally averaged surface air temperature, greater increases of heat content in the upper ocean layers, and less heat content increase in the deep ocean, opposite to the hiatus decades. In addition to contributions from processes potentially linked to Antarctic Bottom Water (AABW) formation and the Atlantic meridional overturning circulation (AMOC), the positive phase of the IPO, adding to the response to external forcing, is usually associated with accelerated warming decades. Conversely, hiatus decades typically occur with the negative phase of the IPO, when warming from the external forcing is overwhelmed by internally generated cooling in the tropical Pacific. Internally generated hiatus periods of up to 15 years with zero global warming trend are present in the future climate simulations. This suggests that there is a chance that the current observed hiatus could extend for several more years.", "author" : [ { "dropping-particle" : "", "family" : "Meehl", "given" : "Gerald A", "non-dropping-particle" : "", "parse-names" : false, "suffix" : "" }, { "dropping-particle" : "", "family" : "Hu", "given" : "Aixue", "non-dropping-particle" : "", "parse-names" : false, "suffix" : "" }, { "dropping-particle" : "", "family" : "Arblaster", "given" : "Julie M", "non-dropping-particle" : "", "parse-names" : false, "suffix" : "" }, { "dropping-particle" : "", "family" : "Fasullo", "given" : "John", "non-dropping-particle" : "", "parse-names" : false, "suffix" : "" }, { "dropping-particle" : "", "family" : "Trenberth", "given" : "Kevin E", "non-dropping-particle" : "", "parse-names" : false, "suffix" : "" } ], "container-title" : "Journal of Climate", "id" : "ITEM-5", "issue" : "18", "issued" : { "date-parts" : [ [ "2013", "4", "8" ] ] }, "note" : "doi: 10.1175/JCLI-D-12-00548.1", "page" : "7298-7310", "publisher" : "American Meteorological Society", "title" : "Externally Forced and Internally Generated Decadal Climate Variability Associated with the Interdecadal Pacific Oscillation", "translator" : [ { "dropping-particle" : "", "family" : "J4367", "given" : "", "non-dropping-particle" : "", "parse-names" : false, "suffix" : "" } ], "type" : "article-journal", "volume" : "26" }, "uris" : [ "http://www.mendeley.com/documents/?uuid=55337b24-67bd-4d57-95df-cde490c06cd3" ] }, { "id" : "ITEM-6", "itemData" : { "DOI" : "10.1038/nclimate3107", "ISBN" : "1758-678X", "ISSN" : "17586798", "abstract" : "Longer-term externally forced trends in global mean surface temperatures (GMSTs) are embedded in the background noise of internally generated multidecadal variability1 . A key mode of internal variability is the Interdecadal Pacific Oscillation (IPO), which contributed to a reduced GMST trend during the early 2000s1\u20133 . We use a novel, physical phenomenon-based approach to quantify the contribution from a source of internally generated multidecadal variability\u2014the IPO\u2014to multidecadal GMST trends. Here we show that the largest IPO contributions occurred in its positive phase during the rapidwarming periods from1910\u20131941 and 1971\u20131995, with the IPO contributing 71% and 75%, respectively, to the difference between the median values of the externally forced trends and observed trends. The IPO transition from positive to negative in the late-1990s contributed 27%of the discrepancy between model median estimates of the forced part of the GMST trend and the observed trend from 1995 to 2013, with additional contributions that are probably due to internal variability outside of the Pacific4 and an externally forced response fromsmall volcanic eruptions5 . Understanding and quantifying the contribution of a specific source of internally generated variability\u2014the IPO\u2014to GMST trends is necessary to improve decadal climate prediction skill.", "author" : [ { "dropping-particle" : "", "family" : "Meehl", "given" : "Gerald A.", "non-dropping-particle" : "", "parse-names" : false, "suffix" : "" }, { "dropping-particle" : "", "family" : "Hu", "given" : "Aixue", "non-dropping-particle" : "", "parse-names" : false, "suffix" : "" }, { "dropping-particle" : "", "family" : "Santer", "given" : "Benjamin D.", "non-dropping-particle" : "", "parse-names" : false, "suffix" : "" }, { "dropping-particle" : "", "family" : "Xie", "given" : "Shang Ping", "non-dropping-particle" : "", "parse-names" : false, "suffix" : "" } ], "container-title" : "Nature Climate Change", "id" : "ITEM-6", "issue" : "11", "issued" : { "date-parts" : [ [ "2016" ] ] }, "page" : "1005-1008", "title" : "Contribution of the Interdecadal Pacific Oscillation to twentieth-century global surface temperature trends", "translator" : [ { "dropping-particle" : "", "family" : "J4275", "given" : "", "non-dropping-particle" : "", "parse-names" : false, "suffix" : "" } ], "type" : "article-journal", "volume" : "6" }, "uris" : [ "http://www.mendeley.com/documents/?uuid=e62547c7-2cad-4bcd-8e68-db817fc41c16" ] }, { "id" : "ITEM-7", "itemData" : { "DOI" : "10.1126/science.1257856", "ISSN" : "0036-8075", "abstract" : "Which recent climate changes have been forced by greenhouse gas emissions, and which have been natural fluctuations of the climate system? Steinman et al. combined observational data and a large collection of climate models to assess the Northern Hemisphere climate over the past 150 years (see the Perspective by Booth). At various points in time, the Pacific Decadal Oscillation and the Atlantic Multidecadal Oscillation have played particularly large roles in producing temperature trends. Their effects have combined to cause the apparent pause in warming at the beginning of the 21st century, known as the warming {\\textquotedblleft}hiatus.{\\textquotedblright} This pause is projected to end in the near future as temperatures resume their upward climb.Science, this issue p. 988; see also p. 952 The recent slowdown in global warming has brought into question the reliability of climate model projections of future temperature change and has led to a vigorous debate over whether this slowdown is the result of naturally occurring, internal variability or forcing external to Earth{\\textquoteright}s climate system. To address these issues, we applied a semi-empirical approach that combines climate observations and model simulations to estimate Atlantic- and Pacific-based internal multidecadal variability (termed {\\textquotedblleft}AMO{\\textquotedblright} and {\\textquotedblleft}PMO,{\\textquotedblright} respectively). Using this method, the AMO and PMO are found to explain a large proportion of internal variability in Northern Hemisphere mean temperatures. Competition between a modest positive peak in the AMO and a substantially negative-trending PMO are seen to produce a slowdown or {\\textquotedblleft}false pause{\\textquotedblright} in warming of the past decade.", "author" : [ { "dropping-particle" : "", "family" : "Steinman", "given" : "Byron A", "non-dropping-particle" : "", "parse-names" : false, "suffix" : "" }, { "dropping-particl</w:instrText>
      </w:r>
      <w:r w:rsidR="00E719C0" w:rsidRPr="006814DF">
        <w:rPr>
          <w:noProof/>
        </w:rPr>
        <w:instrText>e" : "", "family" : "Mann", "given" : "Michael E", "non-dropping-particle" : "", "parse-names" : false, "suffix" : "" }, { "dropping-particle" : "", "family" : "Miller", "given" : "Sonya K", "non-dropping-particle" : "", "parse-names" : false, "suffix" : "" } ], "container-title" : "Science", "id" : "ITEM-7", "issue" : "6225", "issued" : { "date-parts" : [ [ "2015" ] ] }, "page" : "988-991", "publisher" : "American Association for the Advancement of Science", "title" : "Atlantic and Pacific multidecadal oscillations and Northern Hemisphere temperatures", "translator" : [ { "dropping-particle" : "", "family" : "J4365", "given" : "", "non-dropping-particle" : "", "parse-names" : false, "suffix" : "" } ], "type" : "article-journal", "volume" : "347" }, "uris" : [ "http://www.mendeley.com/documents/?uuid=2d23536a-4369-400c-94d7-ef77e5c0af8a" ] } ], "mendeley" : { "formattedCitation" : "(Meehl et al., 2013, 2016b; England et al., 2014; Dai et al., 2015; Steinman et al., 2015; Kosaka and Xie, 2016; Cassou et al., 2018)", "plainTextFormattedCitation" : "(Meehl et al., 2013, 2016b; England et al., 2014; Dai et al., 2015; Steinman et al., 2015; Kosaka and Xie, 2016; Cassou et al., 2018)", "previouslyFormattedCitation" : "(Meehl et al., 2013, 2016b; England et al., 2014; Dai et al., 2015; Steinman et al., 2015; Kosaka and Xie, 2016; Cassou et al., 2018)" }, "properties" : { "noteIndex" : 0 }, "schema" : "https://github.com/citation-style-language/schema/raw/master/csl-citation.json" }</w:instrText>
      </w:r>
      <w:r>
        <w:rPr>
          <w:noProof/>
        </w:rPr>
        <w:fldChar w:fldCharType="separate"/>
      </w:r>
      <w:r w:rsidR="00393F8C">
        <w:rPr>
          <w:noProof/>
        </w:rPr>
        <w:t>(Meehl et al., 2013, 2016b; England et al., 2014; Dai et al., 2015; Steinman et al., 2015; Kosaka and Xie, 2016; Cassou et al., 2018)</w:t>
      </w:r>
      <w:r>
        <w:rPr>
          <w:noProof/>
        </w:rPr>
        <w:fldChar w:fldCharType="end"/>
      </w:r>
      <w:r>
        <w:rPr>
          <w:noProof/>
        </w:rPr>
        <w:t xml:space="preserve">. </w:t>
      </w:r>
      <w:r w:rsidRPr="00E457C1">
        <w:rPr>
          <w:noProof/>
          <w:lang w:val="en-US"/>
        </w:rPr>
        <w:t xml:space="preserve">Many studies find that the broad spatial characteristics of PDV are reasonably well represented in unforced climate models </w:t>
      </w:r>
      <w:del w:id="3159" w:author="Robin Matthews" w:date="2021-06-15T15:51:00Z">
        <w:r w:rsidRPr="00E457C1" w:rsidDel="00BF58DE">
          <w:rPr>
            <w:noProof/>
            <w:lang w:val="en-US"/>
          </w:rPr>
          <w:delText>(</w:delText>
        </w:r>
      </w:del>
      <w:r>
        <w:rPr>
          <w:noProof/>
        </w:rPr>
        <w:fldChar w:fldCharType="begin" w:fldLock="1"/>
      </w:r>
      <w:ins w:id="3160" w:author="Robin Matthews" w:date="2021-06-15T15:51:00Z">
        <w:r w:rsidR="00BF58DE">
          <w:rPr>
            <w:noProof/>
            <w:lang w:val="en-US"/>
          </w:rPr>
          <w:instrText>ADDIN CSL_CITATION { "citationItems" : [ { "id" : "ITEM-1", "itemData" : { "DOI" : "10.1016/j.gloplacha.2017.06.004", "ISSN" : "0921-8181", "abstract" : "Pacific decadal variability (PDV) plays a critical role in the climate system. Here I present a review of indices and patterns of decadal climate variability in the Pacific from observations and palaeoclimate reconstructions. I examine the spatial characteristics of Pacific sea surface temperature variability and the metrics used to track observations of PDV. I find commonalities between the PDV patterns, the Interdecadal Pacific Oscillation (IPO) and its North and South Pacific counterparts, the Pacific Decadal and South Pacific Decadal Oscillations (PDO and SPDO). I present a tool to provide probabilistic quantification of the recent state of the IPO, and use the tool to provide reliable estimates of IPO state up to 2years prior to the present. The tool indicates a probability of 80\u201390% that the IPO remained in its negative state until 2014\u20132015. I review palaeoclimate reconstructions of the IPO and PDO, and outline advances and challenges in our pre-instrumental understanding of PDV. I draw attention to a Pacific-wide tropical-extratropical mechanism that suggests that the cool and warm phases of PDV are not driven by tropical or extratropical variability alone, but are instead the result of continuous tropical-extratropical interactions on decadal timescales. I conclude by noting key sources of remaining uncertainty and emphasising the need to better understand decadal variability. This will occur through continual improvements in observations, an expansion of palaeoclimate exploration and data collection, and renewed efforts in model development.", "author" : [ { "dropping-particle" : "", "family" : "Henley", "given" : "Benjamin J", "non-dropping-particle" : "", "parse-names" : false, "suffix" : "" } ], "container-title" : "Global and Planetary Change", "id" : "ITEM-1", "issued" : { "date-parts" : [ [ "2017" ] ] }, "page" : "42-55", "title" : "Pacific decadal climate variability: Indices, patterns and tropical-extratropical interactions", "translator" : [ { "dropping-particle" : "", "family" : "J441", "given" : "", "non-dropping-particle" : "", "parse-names" : false, "suffix" : "" } ], "type" : "article-journal", "volume" : "155" }, "uris" : [ "http://www.mendeley.com/documents/?uuid=1533a7b9-0365-42bd-b430-3788051e6783" ] }, { "id" : "ITEM-2", "itemData" : { "DOI" : "10.1175/JCLI-D-15-0508.1", "ISBN" : "0916-8370", "ISSN" : "08948755", "PMID" : "4", "abstract" : "In review",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"ITEM-2", "issue" : "12", "issued" : { "date-parts" : [ [ "2016" ] ] }, "page" : "4399-4427", "title" : "The Pacific decadal oscillation, revisited", "translator" : [ { "dropping-particle" : "", "family" : "J4048", "given" : "", "non-dropping-particle" : "", "parse-names" : false, "suffix" : "" } ], "type" : "article-journal", "volume" : "29" }, "uris" : [ "http://www.mendeley.com/documents/?uuid=99eeb87e-45d6-42e6-ae25-55228e6b32f5", "http://www.mendeley.com/documents/?uuid=b6489080-0ccb-410c-a123-82aa8a156227" ] } ], "mendeley" : { "formattedCitation" : "(Newman et al., 2016; Henley, 2017)", "manualFormatting" : "(Newman et al., 2016; Henley, 2017)", "plainTextFormattedCitation" : "(Newman et al., 2016; Henley, 2017)", "previouslyFormattedCitation" : "(Newman et al., 2016; Henley, 2017)" }, "properties" : { "noteIndex" : 0 }, "schema" : "https://github.com/citation-style-language/schema/raw/master/csl-citation.json" }</w:instrText>
        </w:r>
      </w:ins>
      <w:del w:id="3161" w:author="Robin Matthews" w:date="2021-06-15T15:51:00Z">
        <w:r w:rsidR="00E719C0" w:rsidDel="00BF58DE">
          <w:rPr>
            <w:noProof/>
            <w:lang w:val="en-US"/>
          </w:rPr>
          <w:delInstrText>ADDIN CSL_CITATION { "citationItems" : [ { "id" : "ITEM-1", "itemData" : { "DOI" : "10.1016/j.gloplacha.2017.06.004", "ISSN" : "0921-8181", "abstract" : "Pacific decadal variability (PDV) plays a critical role in the climate system. Here I present a review of indices and patterns of decadal climate variability in the Pacific from observations and palaeoclimate reconstructions. I examine the spatial characteristics of Pacific sea surface temperature variability and the metrics used to track observations of PDV. I find commonalities between the PDV patterns, the Interdecadal Pacific Oscillation (IPO) and its North and South Pacific counterparts, the Pacific Decadal and South Pacific Decadal Oscillations (PDO and SPDO). I present a tool to provide probabilistic quantification of the recent state of the IPO, and use the tool to provide reliable estimates of IPO state up to 2years prior to the present. The tool indicates a probability of 80\u201390% that the IPO remained in its negative state until 2014\u20132015. I review palaeoclimate reconstructions of the IPO and PDO, and outline advances and challenges in our pre-instrumental understanding of PDV. I draw attention to a Pacific-wide tropical-extratropical mechanism that suggests that the cool and warm phases of PDV are not driven by tropical or extratropical variability alone, but are instead the result of continuous tropical-extratropical interactions on decadal timescales. I conclude by noting key sources of remaining uncertainty and emphasising the need to better understand decadal variability. This will occur through continual improvements in observations, an expansion of palaeoclimate exploration and data collection, and renewed efforts in model development.", "author" : [ { "dropping-particle" : "", "family" : "Henley", "given" : "Benjamin J", "non-dropping-particle" : "", "parse-names" : false, "suffix" : "" } ], "container-title" : "Global and Planetary Change", "id" : "ITEM-1", "issued" : { "date-parts" : [ [ "2017" ] ] }, "page" : "42-55", "title" : "Pacific decadal climate variability: Indices, patterns and tropical-extratropical interactions", "translator" : [ { "dropping-particle" : "", "family" : "J441", "given" : "", "non-dropping-particle" : "", "parse-names" : false, "suffix" : "" } ], "type" : "article-journal", "volume" : "155" }, "uris" : [ "http://www.mendeley.com/documents/?uuid=1533a7b9-0365-42bd-b430-3788051e6783" ] }, { "id" : "ITEM-2", "itemData" : { "DOI" : "10.1175/JCLI-D-15-0508.1", "ISBN" : "0916-8370", "ISSN" : "08948755", "PMID" : "4", "abstract" : "In review",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"ITEM-2", "issue" : "12", "issued" : { "date-parts" : [ [ "2016" ] ] }, "page" : "4399-4427", "title" : "The Pacific decadal oscillation, revisited", "translator" : [ { "dropping-particle" : "", "family" : "J4048", "given" : "", "non-dropping-particle" : "", "parse-names" : false, "suffix" : "" } ], "type" : "article-journal", "volume" : "29" }, "uris" : [ "http://www.mendeley.com/documents/?uuid=99eeb87e-45d6-42e6-ae25-55228e6b32f5", "http://www.mendeley.com/documents/?uuid=b6489080-0ccb-410c-a123-82aa8a156227" ] } ], "mendeley" : { "formattedCitation" : "(Newman et al., 2016; Henley, 2017)", "manualFormatting" : "Henley 2017; Newman et al. 2016)", "plainTextFormattedCitation" : "(Newman et al., 2016; Henley, 2017)", "previouslyFormattedCitation" : "(Newman et al., 2016; Henley, 2017)" }, "properties" : { "noteIndex" : 0 }, "schema" : "https://github.com/citation-style-language/schema/raw/master/csl-citation.json" }</w:delInstrText>
        </w:r>
      </w:del>
      <w:r>
        <w:rPr>
          <w:noProof/>
        </w:rPr>
        <w:fldChar w:fldCharType="separate"/>
      </w:r>
      <w:r w:rsidR="00393F8C">
        <w:rPr>
          <w:noProof/>
          <w:lang w:val="en-US"/>
        </w:rPr>
        <w:t>(Newman et al., 2016; Henley, 2017)</w:t>
      </w:r>
      <w:r>
        <w:rPr>
          <w:noProof/>
        </w:rPr>
        <w:fldChar w:fldCharType="end"/>
      </w:r>
      <w:r w:rsidRPr="00E457C1">
        <w:rPr>
          <w:noProof/>
          <w:lang w:val="en-US"/>
        </w:rPr>
        <w:t xml:space="preserve"> and in historical simulations in CMIP5 and CMIP6 (</w:t>
      </w:r>
      <w:r w:rsidR="00936D0C" w:rsidRPr="00AC1A12">
        <w:rPr>
          <w:noProof/>
          <w:lang w:val="en-CA" w:eastAsia="en-US"/>
        </w:rPr>
        <w:t>Figure 3.39</w:t>
      </w:r>
      <w:r w:rsidRPr="00E457C1">
        <w:rPr>
          <w:noProof/>
          <w:lang w:val="en-US"/>
        </w:rPr>
        <w:t xml:space="preserve">), although </w:t>
      </w:r>
      <w:r w:rsidR="00AF4102" w:rsidRPr="00E457C1">
        <w:rPr>
          <w:noProof/>
          <w:lang w:val="en-US"/>
        </w:rPr>
        <w:t xml:space="preserve">there is </w:t>
      </w:r>
      <w:r w:rsidRPr="00E457C1">
        <w:rPr>
          <w:noProof/>
          <w:lang w:val="en-US"/>
        </w:rPr>
        <w:t xml:space="preserve">sensitivity to methodology used to remove the externally-forced component of the SST </w:t>
      </w:r>
      <w:r>
        <w:rPr>
          <w:noProof/>
        </w:rPr>
        <w:fldChar w:fldCharType="begin" w:fldLock="1"/>
      </w:r>
      <w:r w:rsidR="00D33CB6">
        <w:rPr>
          <w:noProof/>
          <w:lang w:val="en-US"/>
        </w:rPr>
        <w:instrText>ADDIN CSL_CITATION { "citationItems" : [ { "id" : "ITEM-1", "itemData" : { "DOI" : "10.1175/JCLI-D-17-0319.1", "ISSN" : "0894-8755", "author" : [ { "dropping-particle" : "", "family" : "Xu", "given" : "Yangyang", "non-dropping-particle" : "", "parse-names" : false, "suffix" : "" }, { "dropping-particle" : "", "family" : "Hu", "given" : "Aixue", "non-dropping-particle" : "", "parse-names" : false, "suffix" : "" } ], "container-title" : "Journal of Climate", "id" : "ITEM-1", "issue" : "4", "issued" : { "date-parts" : [ [ "2018", "2" ] ] }, "page" : "1547-1563", "title" : "How Would the Twenty-First-Century Warming Influence Pacific Decadal Variability and Its Connection to North American Rainfall: Assessment Based on a Revised Procedure for the IPO/PDO", "translator" : [ { "dropping-particle" : "", "family" : "J5319", "given" : "", "non-dropping-particle" : "", "parse-names" : false, "suffix" : "" } ], "type" : "article-journal", "volume" : "31" }, "uris" : [ "http://www.mendeley.com/documents/?uuid=1f26c606-6e8c-4b82-ac0e-6d00c361a84d" ] }, { "id" : "ITEM-2", "itemData" : { "DOI" : "10.1007/s00382-010-0920-1", "ISSN" : "0930-7575", "author" : [ { "dropping-particle" : "", "family" : "Bonfils", "given" : "C\u00e9line J.W.", "non-dropping-particle" : "", "parse-names" : false, "suffix" : "" }, { "dropping-particle" : "", "family" : "Santer", "given" : "Benjamin D.", "non-dropping-particle" : "", "parse-names" : false, "suffix" : "" } ], "container-title" : "Climate Dynamics", "id" : "ITEM-2", "issue" : "7-8", "issued" : { "date-parts" : [ [ "2011", "10", "9" ] ] }, "page" : "1457-1468", "title" : "Investigating the possibility of a human component in various pacific decadal oscillation indices", "translator" : [ { "dropping-particle" : "", "family" : "J5331", "given" : "", "non-dropping-particle" : "", "parse-names" : false, "suffix" : "" } ], "type" : "article-journal", "volume" : "37" }, "uris" : [ "http://www.mendeley.com/documents/?uuid=c18f3451-d105-4375-835e-30c3b70889a8" ] } ], "mendeley" : { "formattedCitation" : "(Bonfils and Santer, 2011; Xu and Hu, 2018)", "plainTextFormattedCitation" : "(Bonfils and Santer, 2011; Xu and Hu, 2018)", "previouslyFormattedCitation" : "(Bonfils and Santer, 2011; Xu and Hu, 2018)" }, "properties" : { "noteIndex" : 0 }, "schema" : "https://github.com/citation-style-language/schema/raw/master/csl-citation.json" }</w:instrText>
      </w:r>
      <w:r>
        <w:rPr>
          <w:noProof/>
        </w:rPr>
        <w:fldChar w:fldCharType="separate"/>
      </w:r>
      <w:r w:rsidR="00393F8C">
        <w:rPr>
          <w:noProof/>
          <w:lang w:val="en-US"/>
        </w:rPr>
        <w:t>(Bonfils and Santer, 2011; Xu and Hu, 2018)</w:t>
      </w:r>
      <w:r>
        <w:rPr>
          <w:noProof/>
        </w:rPr>
        <w:fldChar w:fldCharType="end"/>
      </w:r>
      <w:r w:rsidRPr="00E457C1">
        <w:rPr>
          <w:noProof/>
          <w:lang w:val="en-US"/>
        </w:rPr>
        <w:t>. Compared with CMIP3</w:t>
      </w:r>
      <w:r w:rsidR="00AF4102" w:rsidRPr="00E457C1">
        <w:rPr>
          <w:noProof/>
          <w:lang w:val="en-US"/>
        </w:rPr>
        <w:t xml:space="preserve"> models</w:t>
      </w:r>
      <w:r w:rsidRPr="00E457C1">
        <w:rPr>
          <w:noProof/>
          <w:lang w:val="en-US"/>
        </w:rPr>
        <w:t xml:space="preserve">, CMIP5 models exhibit overall slightly better performance in reproducing PDV and associated teleconnections </w:t>
      </w:r>
      <w:r>
        <w:rPr>
          <w:noProof/>
        </w:rPr>
        <w:fldChar w:fldCharType="begin" w:fldLock="1"/>
      </w:r>
      <w:r w:rsidR="00E719C0">
        <w:rPr>
          <w:noProof/>
          <w:lang w:val="en-US"/>
        </w:rPr>
        <w:instrText>ADDIN CSL_CITATION { "citationItems" : [ { "id" : "ITEM-1", "itemData" : { "DOI" : "10.1002/grl.50491", "ISSN" : "00948276", "author" : [ { "dropping-particle" : "", "family" : "Polade", "given" : "Suraj D.", "non-dropping-particle" : "", "parse-names" : false, "suffix" : "" }, { "dropping-particle" : "", "family" : "Gershunov", "given" : "Alexander", "non-dropping-particle" : "", "parse-names" : false, "suffix" : "" }, { "dropping-particle" : "", "family" : "Cayan", "given" : "Daniel R.", "non-dropping-particle" : "", "parse-names" : false, "suffix" : "" }, { "dropping-particle" : "", "family" : "Dettinger", "given" : "Michael D.", "non-dropping-particle" : "", "parse-names" : false, "suffix" : "" }, { "dropping-particle" : "", "family" : "Pierce", "given" : "David W.", "non-dropping-particle" : "", "parse-names" : false, "suffix" : "" } ], "container-title" : "Geophysical Research Letters", "id" : "ITEM-1", "issue" : "10", "issued" : { "date-parts" : [ [ "2013", "5", "28" ] ] }, "page" : "2296-2301", "title" : "Natural climate variability and teleconnections to precipitation over the Pacific-North American region in CMIP3 and CMIP5 models", "translator" : [ { "dropping-particle" : "", "family" : "J5293", "given" : "", "non-dropping-particle" : "", "parse-names" : false, "suffix" : "" } ], "type" : "article-journal", "volume" : "40" }, "uris" : [ "http://www.mendeley.com/documents/?uuid=9570fcd3-b48d-4c78-967b-061f41f5b28a" ] }, { "id" : "ITEM-2", "itemData" : { "DOI" : "10.1007/s00382-016-3210-8", "ISSN" : "0930-7575", "author" : [ { "dropping-particle" : "", "family" : "Joshi", "given" : "Manish K.", "non-dropping-particle" : "", "parse-names" : false, "suffix" : "" }, { "dropping-particle" : "", "family" : "Kucharski", "given" : "Fred", "non-dropping-particle" : "", "parse-names" : false, "suffix" : "" } ], "container-title" : "Climate Dynamics", "id" : "ITEM-2", "issue" : "7-8", "issued" : { "date-parts" : [ [ "2017", "4", "8" ] ] }, "page" : "2375-2391", "title" : "Impact of Interdecadal Pacific Oscillation on Indian summer monsoon rainfall: an assessment from CMIP5 climate models", "translator" : [ { "dropping-particle" : "", "family" : "J5295", "given" : "", "non-dropping-particle" : "", "parse-names" : false, "suffix" : "" } ], "type" : "article-journal", "volume" : "48" }, "uris" : [ "http://www.mendeley.com/documents/?uuid=93a08b26-3d41-4226-afa5-780ed5a98177" ] } ], "mendeley" : { "formattedCitation" : "(Polade et al., 2013; Joshi and Kucharski, 2017)", "plainTextFormattedCitation" : "(Polade et al., 2013; Joshi and Kucharski, 2017)", "previouslyFormattedCitation" : "(Polade et al., 2013; Joshi and Kucharski, 2017)" }, "properties" : { "noteIndex" : 0 }, "schema" : "https://github.com/citation-style-language/schema/raw/master/csl-citation.json" }</w:instrText>
      </w:r>
      <w:r>
        <w:rPr>
          <w:noProof/>
        </w:rPr>
        <w:fldChar w:fldCharType="separate"/>
      </w:r>
      <w:r w:rsidR="00393F8C">
        <w:rPr>
          <w:noProof/>
          <w:lang w:val="en-US"/>
        </w:rPr>
        <w:t>(Polade et al., 2013; Joshi and Kucharski, 2017)</w:t>
      </w:r>
      <w:r>
        <w:rPr>
          <w:noProof/>
        </w:rPr>
        <w:fldChar w:fldCharType="end"/>
      </w:r>
      <w:r w:rsidRPr="00E457C1">
        <w:rPr>
          <w:noProof/>
          <w:lang w:val="en-US"/>
        </w:rPr>
        <w:t xml:space="preserve">, and also smaller inter-model spread </w:t>
      </w:r>
      <w:r>
        <w:rPr>
          <w:noProof/>
        </w:rPr>
        <w:fldChar w:fldCharType="begin" w:fldLock="1"/>
      </w:r>
      <w:r w:rsidR="00E719C0">
        <w:rPr>
          <w:noProof/>
          <w:lang w:val="en-US"/>
        </w:rPr>
        <w:instrText>ADDIN CSL_CITATION { "citationItems" : [ { "id" : "ITEM-1", "itemData" : { "DOI" : "10.1002/joc.4587", "ISSN" : "10970088", "abstract" : "With significant impacts on the regional weather and climate, interdecadal climate variability is of great importance in understanding historical observations and predicting the climate in the near future....", "author" : [ { "dropping-particle" : "", "family" : "Lyu", "given" : "Kewei", "non-dropping-particle" : "", "parse-names" : false, "suffix" : "" }, { "dropping-particle" : "", "family" : "Zhang", "given" : "Xuebin", "non-dropping-particle" : "", "parse-names" : false, "suffix" : "" }, { "dropping-particle" : "", "family" : "Church", "given" : "John A.", "non-dropping-particle" : "", "parse-names" : false, "suffix" : "" }, { "dropping-particle" : "", "family" : "Hu", "given" : "Jianyu", "non-dropping-particle" : "", "parse-names" : false, "suffix" : "" } ], "container-title" : "International Journal of Climatology", "id" : "ITEM-1", "issue" : "11", "issued" : { "date-parts" : [ [ "2016" ] ] }, "page" : "3723-3740", "title" : "Evaluation of the interdecadal variability of sea surface temperature and sea level in the Pacific in CMIP3 and CMIP5 models", "translator" : [ { "dropping-particle" : "", "family" : "J4046", "given" : "", "non-dropping-particle" : "", "parse-names" : false, "suffix" : "" } ], "type" : "article-journal", "volume" : "36" }, "uris" : [ "http://www.mendeley.com/documents/?uuid=c9313af4-071f-40a8-9e75-81cf44ba0cca", "http://www.mendeley.com/documents/?uuid=f7304cea-eab3-4ce2-a661-36cbfad15981" ] } ], "mendeley" : { "formattedCitation" : "(Lyu et al., 2016)", "plainTextFormattedCitation" : "(Lyu et al., 2016)", "previouslyFormattedCitation" : "(Lyu et al., 2016)" }, "properties" : { "noteIndex" : 0 }, "schema" : "https://github.com/citation-style-language/schema/raw/master/csl-citation.json" }</w:instrText>
      </w:r>
      <w:r>
        <w:rPr>
          <w:noProof/>
        </w:rPr>
        <w:fldChar w:fldCharType="separate"/>
      </w:r>
      <w:r w:rsidR="00393F8C">
        <w:rPr>
          <w:noProof/>
          <w:lang w:val="en-US"/>
        </w:rPr>
        <w:t>(Lyu et al., 2016)</w:t>
      </w:r>
      <w:r>
        <w:rPr>
          <w:noProof/>
        </w:rPr>
        <w:fldChar w:fldCharType="end"/>
      </w:r>
      <w:r w:rsidRPr="00E457C1">
        <w:rPr>
          <w:noProof/>
          <w:lang w:val="en-US"/>
        </w:rPr>
        <w:t>. CMIP6 models on average show slightly improved reproduction of the PDV spatial structure than CMIP5</w:t>
      </w:r>
      <w:r w:rsidR="003A29B0" w:rsidRPr="00E457C1">
        <w:rPr>
          <w:noProof/>
          <w:lang w:val="en-US"/>
        </w:rPr>
        <w:t xml:space="preserve"> models</w:t>
      </w:r>
      <w:r w:rsidRPr="00E457C1">
        <w:rPr>
          <w:noProof/>
          <w:lang w:val="en-US"/>
        </w:rPr>
        <w:t xml:space="preserve"> (</w:t>
      </w:r>
      <w:r w:rsidR="00936D0C" w:rsidRPr="00AC1A12">
        <w:rPr>
          <w:noProof/>
          <w:lang w:val="en-CA" w:eastAsia="en-US"/>
        </w:rPr>
        <w:t>Figure 3.39</w:t>
      </w:r>
      <w:r w:rsidRPr="00E457C1">
        <w:rPr>
          <w:noProof/>
          <w:lang w:val="en-US"/>
        </w:rPr>
        <w:t>a</w:t>
      </w:r>
      <w:del w:id="3162" w:author="Sara M Tuson" w:date="2021-06-25T12:04:00Z">
        <w:r w:rsidRPr="00E457C1" w:rsidDel="00A120CE">
          <w:rPr>
            <w:noProof/>
            <w:lang w:val="en-US"/>
          </w:rPr>
          <w:delText>-</w:delText>
        </w:r>
      </w:del>
      <w:ins w:id="3163" w:author="Sara M Tuson" w:date="2021-06-25T12:04:00Z">
        <w:r w:rsidR="00A120CE">
          <w:rPr>
            <w:noProof/>
            <w:lang w:val="en-US"/>
          </w:rPr>
          <w:t>–</w:t>
        </w:r>
      </w:ins>
      <w:r w:rsidRPr="00E457C1">
        <w:rPr>
          <w:noProof/>
          <w:lang w:val="en-US"/>
        </w:rPr>
        <w:t xml:space="preserve">c; </w:t>
      </w:r>
      <w:r w:rsidR="0050411B">
        <w:rPr>
          <w:noProof/>
        </w:rPr>
        <w:fldChar w:fldCharType="begin" w:fldLock="1"/>
      </w:r>
      <w:r w:rsidR="00E719C0">
        <w:rPr>
          <w:noProof/>
          <w:lang w:val="en-US"/>
        </w:rPr>
        <w:instrText>ADDIN CSL_CITATION { "citationItems" : [ { "id" : "ITEM-1", "itemData" : { "DOI" : "10.1175/jcli-d-19-1024.1", "ISSN" : "0894-8755", "abstract" : "The adequate simulation of internal climate variability is key for our understanding of climate as it underpins efforts to attribute historical events, predict on seasonal and decadal time scales, and isolate the effects of climate change. Here the skill of models in reproducing observed modes of climate variability is assessed, both across and within the CMIP3, CMIP5, and CMIP6 archives, in order to document model capabilities, progress across ensembles, and persisting biases. A focus is given to the well-observed tropical and extratropical modes that exhibit small intrinsic variability relative to model structural uncertainty. These include El Ni\u00f1o\u2013Southern Oscillation (ENSO), the Pacific decadal oscillation (PDO), the North Atlantic Oscillation (NAO), and the northern and southern annular modes (NAM and SAM). Significant improvements are identified in models\u2019 representation of many modes. Canonical biases, which involve both amplitudes and patterns, are generally reduced across model generations. For example, biases in ENSO-related equatorial Pacific sea surface temperature, which extend too far westward, and associated atmospheric teleconnections, which are too weak, are reduced. Stronger tropical expression of the PDO in successive CMIP generations has characterized their improvement, with some CMIP6 models generating patterns that lie within the range of observed estimates. For the NAO, NAM, and SAM, pattern correlations with observations are generally higher than for other modes and slight improvements are identified across successive model generations. For ENSO and PDO spectra and extratropical modes, changes are small compared to internal variability, precluding definitive statements regarding improvement.", "author" : [ { "dropping-particle" : "", "family" : "Fasullo", "given" : "John T.", "non-dropping-particle" : "", "parse-names" : false, "suffix" : "" }, { "dropping-particle" : "", "family" : "Phillips", "given" : "A. S.", "non-dropping-particle" : "", "parse-names" : false, "suffix" : "" }, { "dropping-particle" : "", "family" : "Deser", "given" : "C.", "non-dropping-particle" : "", "parse-names" : false, "suffix" : "" } ], "container-title" : "Journal of Climate", "id" : "ITEM-1", "issue" : "13", "issued" : { "date-parts" : [ [ "2020", "7", "1" ] ] }, "page" : "5527-5545", "title" : "Evaluation of Leading Modes of Climate Variability in the CMIP Archives", "translator" : [ { "dropping-particle" : "", "family" : "J6375", "given" : "", "non-dropping-particle" : "", "parse-names" : false, "suffix" : "" } ], "type" : "article-journal", "volume" : "33" }, "uris" : [ "http://www.mendeley.com/documents/?uuid=079b22f3-5a2c-4874-8d03-8f3def3bb647" ] } ], "mendeley" : { "formattedCitation" : "(Fasullo et al., 2020)", "manualFormatting" : "Fasullo et al., 2020)", "plainTextFormattedCitation" : "(Fasullo et al., 2020)", "previouslyFormattedCitation" : "(Fasullo et al., 2020)" }, "properties" : { "noteIndex" : 0 }, "schema" : "https://github.com/citation-style-language/schema/raw/master/csl-citation.json" }</w:instrText>
      </w:r>
      <w:r w:rsidR="0050411B">
        <w:rPr>
          <w:noProof/>
        </w:rPr>
        <w:fldChar w:fldCharType="separate"/>
      </w:r>
      <w:r w:rsidR="00393F8C">
        <w:rPr>
          <w:noProof/>
          <w:lang w:val="en-US"/>
        </w:rPr>
        <w:t>Fasullo et al., 2020)</w:t>
      </w:r>
      <w:r w:rsidR="0050411B">
        <w:rPr>
          <w:noProof/>
        </w:rPr>
        <w:fldChar w:fldCharType="end"/>
      </w:r>
      <w:r w:rsidRPr="00E457C1">
        <w:rPr>
          <w:noProof/>
          <w:lang w:val="en-US"/>
        </w:rPr>
        <w:t>. SST anomalies in the subtropical South Pacific lobe are</w:t>
      </w:r>
      <w:ins w:id="3164" w:author="Sara M Tuson" w:date="2021-06-29T10:31:00Z">
        <w:r w:rsidR="00331916">
          <w:rPr>
            <w:noProof/>
            <w:lang w:val="en-US"/>
          </w:rPr>
          <w:t>,</w:t>
        </w:r>
      </w:ins>
      <w:r w:rsidRPr="00E457C1">
        <w:rPr>
          <w:noProof/>
          <w:lang w:val="en-US"/>
        </w:rPr>
        <w:t xml:space="preserve"> however</w:t>
      </w:r>
      <w:ins w:id="3165" w:author="Sara M Tuson" w:date="2021-06-29T10:31:00Z">
        <w:r w:rsidR="00331916">
          <w:rPr>
            <w:noProof/>
            <w:lang w:val="en-US"/>
          </w:rPr>
          <w:t>,</w:t>
        </w:r>
      </w:ins>
      <w:r w:rsidRPr="00E457C1">
        <w:rPr>
          <w:noProof/>
          <w:lang w:val="en-US"/>
        </w:rPr>
        <w:t xml:space="preserve"> too weak relative to the equatorial and North Pacific lobes in CMIP5 </w:t>
      </w:r>
      <w:r w:rsidR="00AF4102" w:rsidRPr="00E457C1">
        <w:rPr>
          <w:noProof/>
          <w:lang w:val="en-US"/>
        </w:rPr>
        <w:t>pre</w:t>
      </w:r>
      <w:r w:rsidR="00FE0518" w:rsidRPr="00E457C1">
        <w:rPr>
          <w:noProof/>
          <w:lang w:val="en-US"/>
        </w:rPr>
        <w:t>-</w:t>
      </w:r>
      <w:r w:rsidR="00AF4102" w:rsidRPr="00E457C1">
        <w:rPr>
          <w:noProof/>
          <w:lang w:val="en-US"/>
        </w:rPr>
        <w:t xml:space="preserve">industrial </w:t>
      </w:r>
      <w:r w:rsidRPr="00E457C1">
        <w:rPr>
          <w:noProof/>
          <w:lang w:val="en-US"/>
        </w:rPr>
        <w:t xml:space="preserve">control and historical simulations </w:t>
      </w:r>
      <w:r>
        <w:rPr>
          <w:noProof/>
        </w:rPr>
        <w:fldChar w:fldCharType="begin" w:fldLock="1"/>
      </w:r>
      <w:r w:rsidR="008F46A5" w:rsidRPr="00E457C1">
        <w:rPr>
          <w:noProof/>
          <w:lang w:val="en-US"/>
        </w:rPr>
        <w:instrText>ADDIN CSL_CITATION { "citationItems" : [ { "id" : "ITEM-1", "itemData" : { "DOI" : "10.1088/1748-9326/aa5cc8", "abstract" : "Accelerated warming and hiatus periods in the long-term rise of Global Mean Surface Temperature (GMST) have, in recent decades, been associated with the Interdecadal Pacific Oscillation (IPO). Critically, decadal climate prediction relies on the skill of state-of-the-art climate models to reliably represent these low-frequency climate variations. We undertake a systematic evaluation of the simulation of the IPO in the suite of Coupled Model Intercomparison Project 5 (CMIP5) models. We track the IPO in pre-industrial (control) and all-forcings (historical) experiments using the IPO tripole index (TPI). The TPI is explicitly aligned with the observed spatial pattern of the IPO, and circumvents assumptions about the nature of global warming. We find that many models underestimate the ratio of decadal-to-total variance in sea surface temperatures (SSTs). However, the basin-wide spatial pattern of positive and negative phases of the IPO are simulated reasonably well, with spatial pattern correlation coefficients between observations and models spanning the range 0.4\u20130.8. Deficiencies are mainly in the extratropical Pacific. Models that better capture the spatial pattern of</w:instrText>
      </w:r>
      <w:r w:rsidR="008F46A5">
        <w:rPr>
          <w:noProof/>
        </w:rPr>
        <w:instrText xml:space="preserve"> the IPO also tend to more realistically simulate the ratio of decadal to total variance. Of the 13% of model centuries that have a fractional bias in the decadal-to-total TPI variance of 0.2 or less, 84% also have a spatial pattern correlation coefficient with the observed pattern exceeding 0.5. This result is highly consistent across both IPO positive and negative phases. This is evidence that the IPO is related to one or more inherent dynamical mechanisms of the climate system.", "author" : [ { "dropping-particle" : "", "family" : "Henley", "given" : "Benjamin J", "non-dropping-particle" : "", "parse-names" : false, "suffix" : "" }, { "dropping-particle" : "", "family" : "Meehl", "given" : "Gerald", "non-dropping-particle" : "", "parse-names" : false, "suffix" : "" }, { "dropping-particle" : "", "family" : "Power", "given" : "Scott B", "non-dropping-particle" : "", "parse-names" : false, "suffix" : "" }, { "dropping-particle" : "", "family" : "Folland", "given" : "Chris K", "non-dropping-particle" : "", "parse-names" : false, "suffix" : "" }, { "dropping-particle" : "", "family" : "King", "given" : "Andrew D", "non-dropping-particle" : "", "parse-names" : false, "suffix" : "" }, { "dropping-particle" : "", "family" : "Brown", "given" : "Jaclyn N", "non-dropping-particle" : "", "parse-names" : false, "suffix" : "" }, { "dropping-particle" : "", "family" : "Karoly", "given" : "David J"</w:instrText>
      </w:r>
      <w:r w:rsidR="008F46A5" w:rsidRPr="00E457C1">
        <w:rPr>
          <w:noProof/>
          <w:lang w:val="en-US"/>
        </w:rPr>
        <w:instrText>, "non-dropping-particle" : "", "parse-names" : false, "suffix" : "" }, { "dropping-particle" : "", "family" : "Delage", "given" : "Francois", "non-dropping-particle" : "", "parse-names" : false, "suffix" : "" }, { "dropping-particle" : "", "family" : "Gallant", "given" : "Ailie J E", "non-dropping-particle" : "", "parse-names" : false, "suffix" : "" }, { "dropping-particle" : "", "family" : "Freund", "given" : "Mandy", "non-dropping-particle" : "", "parse-names" : false, "suffix" : "" }, { "dropping-particle" : "", "family" : "Neukom", "given" : "Raphael", "non-dropping-particle" : "", "parse-names" : false, "suffix" : "" } ], "container-title" : "Environmental Research Letters", "id" : "ITEM-1", "issue" : "4", "issued" : { "date-parts" : [ [ "2017" ] ] }, "page" : "44011", "title" : "Spatial and temporal agreement in climate model simulations of the Interdecadal Pacific Oscillation", "translator" : [ { "dropping-particle" : "", "family" : "J450", "given" : "", "non-dropping-particle" : "", "parse-names" : false, "suffix" : "" } ], "type" : "article-journal", "volume" : "12" }, "uris" : [ "http://www.mendeley.com/documents/?uuid=69f17dea-fbf6-483a-9513-7244a010eedf" ] } ], "mendeley" : { "formattedCitation" : "(Henley et al., 2017)", "plainTextFormattedCitation" : "(Henley et al., 2017)", "previouslyFormattedCitation" : "(Henley et al., 2017)" }, "properties" : { "noteIndex" : 0 }, "schema" : "https://github.com/citation-style-language/schema/raw/master/csl-citation.json" }</w:instrText>
      </w:r>
      <w:r>
        <w:rPr>
          <w:noProof/>
        </w:rPr>
        <w:fldChar w:fldCharType="separate"/>
      </w:r>
      <w:r w:rsidR="00393F8C">
        <w:rPr>
          <w:noProof/>
          <w:lang w:val="en-US"/>
        </w:rPr>
        <w:t>(Henley et al., 2017)</w:t>
      </w:r>
      <w:r>
        <w:rPr>
          <w:noProof/>
        </w:rPr>
        <w:fldChar w:fldCharType="end"/>
      </w:r>
      <w:r w:rsidRPr="00E457C1">
        <w:rPr>
          <w:noProof/>
          <w:lang w:val="en-US"/>
        </w:rPr>
        <w:t>, a bias that remains in CMIP6 (</w:t>
      </w:r>
      <w:r w:rsidR="00936D0C" w:rsidRPr="00F44BF8">
        <w:rPr>
          <w:noProof/>
          <w:lang w:val="en-CA" w:eastAsia="en-US"/>
        </w:rPr>
        <w:t>Figure 3.39</w:t>
      </w:r>
      <w:r w:rsidRPr="00E457C1">
        <w:rPr>
          <w:noProof/>
          <w:lang w:val="en-US"/>
        </w:rPr>
        <w:t>b).</w:t>
      </w:r>
    </w:p>
    <w:p w14:paraId="152F75B8" w14:textId="77777777" w:rsidR="009F594A" w:rsidRPr="00E457C1" w:rsidRDefault="009F594A" w:rsidP="009F594A">
      <w:pPr>
        <w:pStyle w:val="AR6BodyText"/>
        <w:rPr>
          <w:noProof/>
          <w:lang w:val="en-US"/>
        </w:rPr>
      </w:pPr>
    </w:p>
    <w:p w14:paraId="58C3D209" w14:textId="675834BF" w:rsidR="009F594A" w:rsidRPr="00E457C1" w:rsidRDefault="009F594A" w:rsidP="009F594A">
      <w:pPr>
        <w:pStyle w:val="AR6BodyText"/>
        <w:rPr>
          <w:noProof/>
          <w:lang w:val="en-US" w:eastAsia="ja-JP"/>
        </w:rPr>
      </w:pPr>
      <w:r w:rsidRPr="00E457C1">
        <w:rPr>
          <w:noProof/>
          <w:lang w:val="en-US"/>
        </w:rPr>
        <w:t xml:space="preserve">Biases in the PDV temporal properties and amplitude are present in CMIP5 </w:t>
      </w:r>
      <w:r>
        <w:rPr>
          <w:noProof/>
        </w:rPr>
        <w:fldChar w:fldCharType="begin" w:fldLock="1"/>
      </w:r>
      <w:r w:rsidR="00E719C0">
        <w:rPr>
          <w:noProof/>
          <w:lang w:val="en-US"/>
        </w:rPr>
        <w:instrText>ADDIN CSL_CITATION { "citationItems" : [ { "id" : "ITEM-1", "itemData" : { "DOI" : "10.1175/JCLI-D-16-0712.1", "abstract" : "\u00a9 2017 American Meteorological Society. Low-frequency internal climate variability (ICV) plays an important role in modulating global surface temperature, regional climate, and climate extremes. However, it has not been completely characterized in the instrumental record and in the Coupled Model Intercomparison Project phase 5 (CMIP5) model ensemble. In this study, the surface temperature ICV of the North Pacific (NP), North Atlantic (NA), and Northern Hemisphere (NH) in the instrumental record and historical CMIP5 all-forcing simulations is isolated using a semiempirical method wherein the CMIP5 ensemble mean is applied as the external forcing signal and removed from each time series. Comparison of ICV signals derived from this semiempirical method as well as from analysis of ICV in CMIP5 preindustrial control runs reveals disagreement in the spatial pattern and amplitude between models and instrumental data on multidecadal time scales (&gt;20 yr). Analysis of the amplitude of total variability and the ICV in the models and instrumental data indicates that the models underestimate ICV amplitude on low-frequency time scales (&gt;20 yr in the NA; &gt;40 yr in the NP), while agreement is found in the NH variability. A multiple linear regression analysis of ICV in the instrumental record shows that variability in the NP drives decadal-to-interdecadal variability in the NH, whereas the NA drives multidecadal variability in the NH. Analysis of the CMIP5 historical simulations does not reveal such a relationship, indicating model limitations in simulating ICV. These findings demonstrate the need to better characterize low-frequency ICV, which may help improve attribution and decadal prediction.", "author" : [ { "dropping-particle" : "", "family" : "Cheung", "given" : "A.H.", "non-dropping-particle" : "", "parse-names" : false, "suffix" : "" }, { "dropping-particle" : "", "family" : "Mann", "given" : "M.E.", "non-dropping-particle" : "", "parse-names" : false, "suffix" : "" }, { "dropping-particle" : "", "family" : "Steinman", "given" : "B.A.", "non-dropping-particle" : "", "parse-names" : false, "suffix" : "" }, { "dropping-particle" : "", "family" : "Frankcombe", "given" : "L.M.", "non-dropping-particle" : "", "parse-names" : false, "suffix" : "" }, { "dropping-particle" : "", "family" : "England", "given" : "M.H.", "non-dropping-particle" : "", "parse-names" : false, "suffix" : "" }, { "dropping-particle" : "", "family" : "Miller", "given" : "S.K.", "non-dropping-particle" : "", "parse-names" : false, "suffix" : "" } ], "container-title" : "Journal of Climate", "id" : "ITEM-1", "issue" : "12", "issued" : { "date-parts" : [ [ "2017" ] ] }, "page" : "4763-4776", "title" : "Comparison of low-frequency internal climate variability in CMIP5 models and observations", "translator" : [ { "dropping-particle" : "", "family" : "J3748", "given" : "", "non-dropping-particle" : "", "parse-names" : false, "suffix" : "" } ], "type" : "article-journal", "volume" : "30" }, "uris" : [ "http://www.mendeley.com/documents/?uuid=9fcd810d-a23f-493a-afe9-3bae2aa42dc6" ] }, { "id" : "ITEM-2", "itemData" : { "DOI" : "10.1016/j.gloplacha.2017.06.004", "ISSN" : "0921-8181", "abstract" : "Pacific decadal variability (PDV) plays a critical role in the climate system. Here I present a review of indices and patterns of decadal climate variability in the Pacific from observations and palaeoclimate reconstructions. I examine the spatial characteristics of Pacific sea surface temperature variability and the metrics used to track observations of PDV. I find commonalities between the PDV patterns, the Interdecadal Pacific Oscillation (IPO) and its North and South Pacific counterparts, the Pacific Decadal and South Pacific Decadal Oscillations (PDO and SPDO). I present a tool to provide probabilistic quantification of the recent state of the IPO, and use the tool to provide reliable estimates of IPO state up to 2years prior to the present. The tool indicates a probability of 80\u201390% that the IPO remained in its negative state until 2014\u20132015. I review palaeoclimate reconstructions of the IPO and PDO, and outline advances and challenges in our pre-instrumental understanding of PDV. I draw attention to a Pacific-wide tropical-extratropical mechanism that suggests that the cool and warm phases of PDV are not driven by tropical or extratropical variability alone, but are instead the result of continuous tropical-extratropical interactions on decadal timescales. I conclude by noting key sources of remaining uncertainty and emphasising the need to better understand decadal variability. This will occur through continual improvements in observations, an expansion of palaeoclimate exploration and data collection, and renewed efforts in model development.", "author" : [ { "dropping-particle" : "", "family" : "Henley", "given" : "Benjamin J", "non-dropping-particle" : "", "parse-names" : false, "suffix" : "" } ], "container-title" : "Global and Planetary Change", "id" : "ITEM-2", "issued" : { "date-parts" : [ [ "2017" ] ] }, "page" : "42-55", "title" : "Pacific decadal climate variability: Indices, patterns and tropical-extratropical interactions", "translator" : [ { "dropping-particle" : "", "family" : "J441", "given" : "", "non-dropping-particle" : "", "parse-names" : false, "suffix" : "" } ], "type" : "article-journal", "volume" : "155" }, "uris" : [ "http://www.mendeley.com/documents/?uuid=1533a7b9-0365-42bd-b430-3788051e6783" ] } ], "mendeley" : { "formattedCitation" : "(Cheung et al., 2017; Henley, 2017)", "plainTextFormattedCitation" : "(Cheung et al., 2017; Henley, 2017)", "previouslyFormattedCitation" : "(Cheung et al., 2017; Henley, 2017)" }, "properties" : { "noteIndex" : 0 }, "schema" : "https://github.com/citation-style-language/schema/raw/master/csl-citation.json" }</w:instrText>
      </w:r>
      <w:r>
        <w:rPr>
          <w:noProof/>
        </w:rPr>
        <w:fldChar w:fldCharType="separate"/>
      </w:r>
      <w:r w:rsidR="00393F8C">
        <w:rPr>
          <w:noProof/>
          <w:lang w:val="en-US"/>
        </w:rPr>
        <w:t>(Cheung et al., 2017; Henley, 2017)</w:t>
      </w:r>
      <w:r>
        <w:rPr>
          <w:noProof/>
        </w:rPr>
        <w:fldChar w:fldCharType="end"/>
      </w:r>
      <w:r w:rsidRPr="00E457C1">
        <w:rPr>
          <w:noProof/>
          <w:lang w:val="en-US"/>
        </w:rPr>
        <w:t xml:space="preserve">. While model evaluation is severely hampered by short observational records and incomplete observational coverage before satellite measurements started, the duration of PDV phases appears to be shorter in coupled models than in observations, and correspondingly the ratio of decadal to interannual variance is underestimated </w:t>
      </w:r>
      <w:ins w:id="3166" w:author="Ian Blenkinsop" w:date="2021-07-13T12:47:00Z">
        <w:r w:rsidR="00830FB3">
          <w:rPr>
            <w:noProof/>
            <w:lang w:val="en-US"/>
          </w:rPr>
          <w:t>(</w:t>
        </w:r>
      </w:ins>
      <w:ins w:id="3167" w:author="Ian Blenkinsop" w:date="2021-07-13T12:46:00Z">
        <w:r w:rsidR="00830FB3" w:rsidRPr="00AC1A12">
          <w:rPr>
            <w:noProof/>
            <w:lang w:val="en-CA" w:eastAsia="en-US"/>
          </w:rPr>
          <w:t>Figure 3.39</w:t>
        </w:r>
        <w:r w:rsidR="00830FB3" w:rsidRPr="00E457C1">
          <w:rPr>
            <w:noProof/>
            <w:lang w:val="en-US"/>
          </w:rPr>
          <w:t>e,f</w:t>
        </w:r>
        <w:r w:rsidR="00830FB3">
          <w:rPr>
            <w:noProof/>
            <w:lang w:val="en-US"/>
          </w:rPr>
          <w:t>;</w:t>
        </w:r>
        <w:r w:rsidR="00830FB3" w:rsidRPr="00E457C1">
          <w:rPr>
            <w:noProof/>
            <w:lang w:val="en-US"/>
          </w:rPr>
          <w:t xml:space="preserve"> </w:t>
        </w:r>
      </w:ins>
      <w:del w:id="3168" w:author="Ian Blenkinsop" w:date="2021-07-13T12:46:00Z">
        <w:r w:rsidRPr="00E457C1" w:rsidDel="00830FB3">
          <w:rPr>
            <w:noProof/>
            <w:lang w:val="en-US"/>
          </w:rPr>
          <w:delText>(</w:delText>
        </w:r>
      </w:del>
      <w:r>
        <w:rPr>
          <w:noProof/>
        </w:rPr>
        <w:fldChar w:fldCharType="begin" w:fldLock="1"/>
      </w:r>
      <w:ins w:id="3169" w:author="Robin Matthews" w:date="2021-06-16T11:51:00Z">
        <w:r w:rsidR="00455814">
          <w:rPr>
            <w:noProof/>
            <w:lang w:val="en-US"/>
          </w:rPr>
          <w:instrText>ADDIN CSL_CITATION { "citationItems" : [ { "id" : "ITEM-1", "itemData" : { "DOI" : "10.1088/1748-9326/aa5cc8", "abstract" : "Accelerated warming and hiatus periods in the long-term rise of Global Mean Surface Temperature (GMST) have, in recent decades, been associated with the Interdecadal Pacific Oscillation (IPO). Critically, decadal climate prediction relies on the skill of state-of-the-art climate models to reliably represent these low-frequency climate variations. We undertake a systematic evaluation of the simulation of the IPO in the suite of Coupled Model Intercomparison Project 5 (CMIP5) models. We track the IPO in pre-industrial (control) and all-forcings (historical) experiments using the IPO tripole index (TPI). The TPI is explicitly aligned with the observed spatial pattern of the IPO, and circumvents assumptions about the nature of global warming. We find that many models underestimate the ratio of decadal-to-total variance in sea surface temperatures (SSTs). However, the basin-wide spatial pattern of positive and negative phases of the IPO are simulated reasonably well, with spatial pattern correlation coefficients between observations and models spanning the range 0.4\u20130.8. Deficiencies are mainly in the extratropical Pacific. Models that better capture the spatial pattern of the IPO also tend to more realistically simulate the ratio of decadal to total variance. Of the 13% of model centuries that have a fractional bias in the decadal-to-total TPI variance of 0.2 or less, 84% also have a spatial pattern correlation coefficient with the observed pattern exceeding 0.5. This result is highly consistent across both IPO positive and negative phases. This is evidence that the IPO is related to one or more inherent dynamical mechanisms of the climate system.", "author" : [ { "dropping-particle" : "", "family" : "Henley", "given" : "Benjamin J", "non-dropping-particle" : "", "parse-names" : false, "suffix" : "" }, { "dropping-particle" : "", "family" : "Meehl", "given" : "Gerald", "non-dropping-particle" : "", "parse-names" : false, "suffix" : "" }, { "dropping-particle" : "", "family" : "Power", "given" : "Scott B", "non-dropping-particle" : "", "parse-names" : false, "suffix" : "" }, { "dropping-particle" : "", "family" : "Folland", "given" : "Chris K", "non-dropping-particle" : "", "parse-names" : false, "suffix" : "" }, { "dropping-particle" : "", "family" : "King", "given" : "Andrew D", "non-dropping-particle" : "", "parse-names" : false, "suffix" : "" }, { "dropping-particle" : "", "family" : "Brown", "given" : "Jaclyn N", "non-dropping-particle" : "", "parse-names" : false, "suffix" : "" }, { "dropping-particle" : "", "family" : "Karoly", "given" : "David J", "non-dropping-particle" : "", "parse-names" : false, "suffix" : "" }, { "dropping-particle" : "", "family" : "Delage", "given" : "Francois", "non-dropping-particle" : "", "parse-names" : false, "suffix" : "" }, { "dropping-particle" : "", "family" : "Gallant", "given" : "Ailie J E", "non-dropping-particle" : "", "parse-names" : false, "suffix" : "" }, { "dropping-particle" : "", "family" : "Freund", "given" : "Mandy", "non-dropping-particle" : "", "parse-names" : false, "suffix" : "" }, { "dropping-particle" : "", "family" : "Neukom", "given" : "Raphael", "non-dropping-particle" : "", "parse-names" : false, "suffix" : "" } ], "container-title" : "Environmental Research Letters", "id" : "ITEM-1", "issue" : "4", "issued" : { "date-parts" : [ [ "2017" ] ] }, "page" : "44011", "title" : "Spatial and temporal agreement in climate model simulations of the Interdecadal Pacific Oscillation", "translator" : [ { "dropping-particle" : "", "family" : "J450", "given" : "", "non-dropping-particle" : "", "parse-names" : false, "suffix" : "" } ], "type" : "article-journal", "volume" : "12" }, "uris" : [ "http://www.mendeley.com/documents/?uuid=69f17dea-fbf6-483a-9513-7244a010eedf" ] } ], "mendeley" : { "formattedCitation" : "(Henley et al., 2017)", "manualFormatting" : "Henley et al., 2017", "plainTextFormattedCitation" : "(Henley et al., 2017)", "previouslyFormattedCitation" : "(Henley et al., 2017)" }, "properties" : { "noteIndex" : 0 }, "schema" : "https://github.com/citation-style-language/schema/raw/master/csl-citation.json" }</w:instrText>
        </w:r>
      </w:ins>
      <w:del w:id="3170" w:author="Robin Matthews" w:date="2021-06-15T15:51:00Z">
        <w:r w:rsidR="008F46A5" w:rsidRPr="00E457C1" w:rsidDel="00BF58DE">
          <w:rPr>
            <w:noProof/>
            <w:lang w:val="en-US"/>
          </w:rPr>
          <w:delInstrText>ADDIN CSL_CITATION { "citationItems" : [ { "id" : "ITEM-1", "itemData" : { "DOI" : "10.1088/1748-9326/aa5cc8", "abstract" : "Accelerated warming and hiatus periods in the long-term rise of Global Mean Surface Temperature (GMST) have, in recent decades, been associated with the Interdecadal Pacific Oscillation (IPO). Critically, decadal climate prediction relies on the skill of state-of-the-art climate models to reliably represent these low-frequency climate variations. We undertake a systematic evaluation of the simulation of the IPO in the suite of Coupled Model Intercomparison Project 5 (CMIP5) models. We track the IPO in pre-industrial (control) and all-forcings (historical) experiments using the IPO tripole index (TPI). The TPI is explicitly aligned with the observed spatial pattern of the IPO, and circumvents assumptions about the nature of global warming. We find that many models underestimate the ratio of decadal-to-total variance in sea surface temperatures (SSTs). However, the basin-wide spatial pattern of positive and negative phases of the IPO are simulated reasonably well, with spatial pattern correlation coefficients between observations and m</w:delInstrText>
        </w:r>
        <w:r w:rsidR="008F46A5" w:rsidDel="00BF58DE">
          <w:rPr>
            <w:noProof/>
          </w:rPr>
          <w:delInstrText>odels spanning the range 0.4\u20130.8. Deficiencies are mainly in the extratropical Pacific. Models that better capture the spatial pattern of the IPO also tend to more realistically simulate the ratio of decadal to total variance. Of the 13% of model centuries that have a fractional bias in the decadal-to-total TPI variance of 0.2 or less, 84% also have a spatial pattern correlation coefficient with the observed pattern exceeding 0.5. This result is highly consistent across both IPO positive and negative phases. This is evidence that the IPO is related to one or more inherent dynamical mechanisms of the climate system.", "author" : [ { "dropping-particle" : "", "family" : "Henley", "given" : "Benjamin J", "non-dropping-particle" : "", "parse-names" : false, "suffix" : "" }, { "dropping-particle" : "", "family" : "Meehl", "given" : "Gerald", "non-dropping-particle" : "", "parse-names" : false, "suffix" : "" }, { "dropping-particle" : "", "family" : "Power", "given" : "Scott B", "non-dropping-particle" : "", "parse-names" : false, "suffix" : "" }, { "dropping-particle" : "", "family" : "Folland", "given" : "Chris K", "non-dropping-particle" : "", "parse-names" : false, "suffix" : "" }, { "dropping-particle" : "", "family" : "King", "given" : "Andrew D", "non-dropping-particle" : "", "parse-names" : false, "suffix" : "" }, { "dropping-particle" : "", "family" : "Brown", "given" : "Jaclyn N", "non-dropping-particle" : "", "parse-names" : false, "suffix" : "" }, { "dropping-particle" : "", "family" : "Karoly", "given" : "David J", "non-dropping-particle" : "", "parse-names</w:delInstrText>
        </w:r>
        <w:r w:rsidR="008F46A5" w:rsidRPr="00E457C1" w:rsidDel="00BF58DE">
          <w:rPr>
            <w:noProof/>
            <w:lang w:val="en-US"/>
          </w:rPr>
          <w:delInstrText>" : false, "suffix" : "" }, { "dropping-particle" : "", "family" : "Delage", "given" : "Francois", "non-dropping-particle" : "", "parse-names" : false, "suffix" : "" }, { "dropping-particle" : "", "family" : "Gallant", "given" : "Ailie J E", "non-dropping-particle" : "", "parse-names" : false, "suffix" : "" }, { "dropping-particle" : "", "family" : "Freund", "given" : "Mandy", "non-dropping-particle" : "", "parse-names" : false, "suffix" : "" }, { "dropping-particle" : "", "family" : "Neukom", "given" : "Raphael", "non-dropping-particle" : "", "parse-names" : false, "suffix" : "" } ], "container-title" : "Environmental Research Letters", "id" : "ITEM-1", "issue" : "4", "issued" : { "date-parts" : [ [ "2017" ] ] }, "page" : "44011", "title" : "Spatial and temporal agreement in climate model simulations of the Interdecadal Pacific Oscillation", "translator" : [ { "dropping-particle" : "", "family" : "J450", "given" : "", "non-dropping-particle" : "", "parse-names" : false, "suffix" : "" } ], "type" : "article-journal", "volume" : "12" }, "uris" : [ "http://www.mendeley.com/documents/?uuid=69f17dea-fbf6-483a-9513-7244a010eedf" ] } ], "mendeley" : { "formattedCitation" : "(Henley et al., 2017)", "manualFormatting" : "Henley et al. 2017;", "plainTextFormattedCitation" : "(Henley et al., 2017)", "previouslyFormattedCitation" : "(Henley et al., 2017)" }, "properties" : { "noteIndex" : 0 }, "schema" : "https://github.com/citation-style-language/schema/raw/master/csl-citation.json" }</w:delInstrText>
        </w:r>
      </w:del>
      <w:r>
        <w:rPr>
          <w:noProof/>
        </w:rPr>
        <w:fldChar w:fldCharType="separate"/>
      </w:r>
      <w:r w:rsidR="00393F8C">
        <w:rPr>
          <w:noProof/>
          <w:lang w:val="en-US"/>
        </w:rPr>
        <w:t>Henley et al., 2017</w:t>
      </w:r>
      <w:del w:id="3171" w:author="Robin Matthews" w:date="2021-06-16T11:51:00Z">
        <w:r w:rsidR="00393F8C" w:rsidDel="00455814">
          <w:rPr>
            <w:noProof/>
            <w:lang w:val="en-US"/>
          </w:rPr>
          <w:delText>;</w:delText>
        </w:r>
      </w:del>
      <w:r>
        <w:rPr>
          <w:noProof/>
        </w:rPr>
        <w:fldChar w:fldCharType="end"/>
      </w:r>
      <w:del w:id="3172" w:author="Robin Matthews" w:date="2021-06-16T11:51:00Z">
        <w:r w:rsidRPr="00E457C1" w:rsidDel="00455814">
          <w:rPr>
            <w:noProof/>
            <w:lang w:val="en-US"/>
          </w:rPr>
          <w:delText xml:space="preserve"> </w:delText>
        </w:r>
      </w:del>
      <w:ins w:id="3173" w:author="Robin Matthews" w:date="2021-06-16T11:51:00Z">
        <w:del w:id="3174" w:author="Ian Blenkinsop" w:date="2021-07-13T12:46:00Z">
          <w:r w:rsidR="00455814" w:rsidDel="00830FB3">
            <w:rPr>
              <w:noProof/>
              <w:lang w:val="en-US"/>
            </w:rPr>
            <w:delText xml:space="preserve">; </w:delText>
          </w:r>
        </w:del>
      </w:ins>
      <w:del w:id="3175" w:author="Ian Blenkinsop" w:date="2021-07-13T12:46:00Z">
        <w:r w:rsidR="00936D0C" w:rsidRPr="00AC1A12" w:rsidDel="00830FB3">
          <w:rPr>
            <w:noProof/>
            <w:lang w:val="en-CA" w:eastAsia="en-US"/>
          </w:rPr>
          <w:delText>Figure 3.39</w:delText>
        </w:r>
        <w:r w:rsidRPr="00E457C1" w:rsidDel="00830FB3">
          <w:rPr>
            <w:noProof/>
            <w:lang w:val="en-US"/>
          </w:rPr>
          <w:delText>e,f</w:delText>
        </w:r>
      </w:del>
      <w:r w:rsidRPr="00E457C1">
        <w:rPr>
          <w:noProof/>
          <w:lang w:val="en-US"/>
        </w:rPr>
        <w:t>). This apparent bias may be associated with overly biennial behaviour of Pacific trade wind variability and related ENSO activity, leaving too weak variability on decadal time</w:t>
      </w:r>
      <w:ins w:id="3176" w:author="Sara M Tuson" w:date="2021-06-27T22:08:00Z">
        <w:r w:rsidR="00630726">
          <w:rPr>
            <w:noProof/>
            <w:lang w:val="en-US"/>
          </w:rPr>
          <w:t xml:space="preserve"> </w:t>
        </w:r>
      </w:ins>
      <w:r w:rsidRPr="00E457C1">
        <w:rPr>
          <w:noProof/>
          <w:lang w:val="en-US"/>
        </w:rPr>
        <w:t xml:space="preserve">scales </w:t>
      </w:r>
      <w:r>
        <w:rPr>
          <w:noProof/>
        </w:rPr>
        <w:fldChar w:fldCharType="begin" w:fldLock="1"/>
      </w:r>
      <w:r w:rsidR="00E719C0">
        <w:rPr>
          <w:noProof/>
          <w:lang w:val="en-US"/>
        </w:rPr>
        <w:instrText>ADDIN CSL_CITATION { "citationItems" : [ { "id" : "ITEM-1", "itemData" : { "DOI" : "10.1175/JCLI-D-13-00752.1", "ISBN" : "10.1175/JCLI-D-13-00752.1", "ISSN" : "08948755", "abstract" : "This paper examines changes in the strength of the Walker circulation (WC) using the pressure difference between the western and eastern equatorial Pacific. Changes in observations and in 35 climate models from the Coupled Model Intercomparison Project (CMIP) phase 5 (CMIP5) are determined. On the one hand, 78% of the models show a weakening of the WC over the twentieth century, consistent with the observations and previous studies using CMIP phase 3 (CMIP3) models. However, the observations also exhibit a strengthening in the last three decades (i.e., from 1980 to 2012) that is statistically significant at the 95% level. The models, on the other hand, show no consensus on the sign of change, and none of the models shows a statistically significant strengthening over the same period. While the reasons for the inconsistency between models and observations is not fully understood, it is shown that the ability of the models to generate trends as large as the observed from internal variability is reduced because most models have weaker than observed levels of both multidecadal variability and persistence of interannual variability in WC strength. In the twenty-first-century future projections, the WC weakens in 25 out of 35 models, under representative concentration pathway (RCP) 8.5, 9 out of 11 models under RCP6.0, 16 out of 18 models under RCP4.5, and 12 out of 15 models under RCP2.6. The projected decrease is also consistent with results obtained previously using models from CMIP3. However, as the reasons for the inconsistency between modeled and observed trends in the last three decades are not fully understood, confidence in the model projections is reduced.", "author" : [ { "dropping-particle" : "", "family" : "Kociuba", "given" : "Greg", "non-dropping-particle" : "", "parse-names" : false, "suffix" : "" }, { "dropping-particle" : "", "family" : "Power", "given" : "Scott B.", "non-dropping-particle" : "", "parse-names" : false, "suffix" : "" } ], "container-title" : "Journal of Climate", "id" : "ITEM-1", "issue" : "1", "issued" : { "date-parts" : [ [ "2015" ] ] }, "note" : "Pacific Walker circulation\n\u0394SLP\nCMIP5 historical + RCP8.5\nSOI, HadSLP2r (variance-adjusted)\nPast 1900-2012, 1980-2012, future 2013-2100\n\n- Most of models agree with the sign of 1900-2012 trend (weakening), consistent with observations, although a bit weaker (but not in order)\n- Observations show significant strengthening for 1980-2012, while models don\u2019t agree even in sign\n- Decadal-multidecadal variability is underestimated in models in relation to too oscillatory ENSO", "page" : "20-35", "title" : "Inability of CMIP5 models to simulate recent strengthening of the walker circulation: Implications for projections", "translator" : [ { "dropping-particle" : "", "family" : "J3680", "given" : "", "non-dropping-particle" : "", "parse-names" : false, "suffix" : "" } ], "type" : "article-journal", "volume" : "28" }, "uris" : [ "http://www.mendeley.com/documents/?uuid=e943297a-a127-4760-bf40-2d92017e6ecb" ] } ], "mendeley" : { "formattedCitation" : "(Kociuba and Power, 2015)", "plainTextFormattedCitation" : "(Kociuba and Power, 2015)", "previouslyFormattedCitation" : "(Kociuba and Power, 2015)" }, "properties" : { "noteIndex" : 0 }, "schema" : "https://github.com/citation-style-language/schema/raw/master/csl-citation.json" }</w:instrText>
      </w:r>
      <w:r>
        <w:rPr>
          <w:noProof/>
        </w:rPr>
        <w:fldChar w:fldCharType="separate"/>
      </w:r>
      <w:r w:rsidR="00393F8C">
        <w:rPr>
          <w:noProof/>
          <w:lang w:val="en-US"/>
        </w:rPr>
        <w:t>(Kociuba and Power, 2015)</w:t>
      </w:r>
      <w:r>
        <w:rPr>
          <w:noProof/>
        </w:rPr>
        <w:fldChar w:fldCharType="end"/>
      </w:r>
      <w:r w:rsidRPr="00E457C1">
        <w:rPr>
          <w:noProof/>
          <w:lang w:val="en-US"/>
        </w:rPr>
        <w:t xml:space="preserve">. ENSO influence </w:t>
      </w:r>
      <w:r w:rsidR="00F44BF8" w:rsidRPr="00E457C1">
        <w:rPr>
          <w:noProof/>
          <w:lang w:val="en-US"/>
        </w:rPr>
        <w:t>o</w:t>
      </w:r>
      <w:r w:rsidRPr="00E457C1">
        <w:rPr>
          <w:noProof/>
          <w:lang w:val="en-US"/>
        </w:rPr>
        <w:t xml:space="preserve">n the extratropical North Pacific </w:t>
      </w:r>
      <w:r w:rsidR="00AF4102" w:rsidRPr="00E457C1">
        <w:rPr>
          <w:noProof/>
          <w:lang w:val="en-US"/>
        </w:rPr>
        <w:t>O</w:t>
      </w:r>
      <w:r w:rsidR="00F44BF8" w:rsidRPr="00E457C1">
        <w:rPr>
          <w:noProof/>
          <w:lang w:val="en-US"/>
        </w:rPr>
        <w:t>cean at</w:t>
      </w:r>
      <w:r w:rsidRPr="00E457C1">
        <w:rPr>
          <w:noProof/>
          <w:lang w:val="en-US"/>
        </w:rPr>
        <w:t xml:space="preserve"> decadal time</w:t>
      </w:r>
      <w:ins w:id="3177" w:author="Sara M Tuson" w:date="2021-06-27T22:08:00Z">
        <w:r w:rsidR="00630726">
          <w:rPr>
            <w:noProof/>
            <w:lang w:val="en-US"/>
          </w:rPr>
          <w:t xml:space="preserve"> </w:t>
        </w:r>
      </w:ins>
      <w:r w:rsidRPr="00E457C1">
        <w:rPr>
          <w:noProof/>
          <w:lang w:val="en-US"/>
        </w:rPr>
        <w:t xml:space="preserve">scales is also very diverse among both CMIP3 and CMIP5 models, being controlled by multiple factors </w:t>
      </w:r>
      <w:r>
        <w:rPr>
          <w:noProof/>
        </w:rPr>
        <w:fldChar w:fldCharType="begin" w:fldLock="1"/>
      </w:r>
      <w:r w:rsidR="00E719C0">
        <w:rPr>
          <w:noProof/>
          <w:lang w:val="en-US"/>
        </w:rPr>
        <w:instrText>ADDIN CSL_CITATION { "citationItems" : [ { "id" : "ITEM-1", "itemData" : { "DOI" : "10.1007/s00382-016-3514-8", "ISSN" : "0930-7575", "author" : [ { "dropping-particle" : "", "family" : "Nidheesh", "given" : "A. G.", "non-dropping-particle" : "", "parse-names" : false, "suffix" : "" }, { "dropping-particle" : "", "family" : "Lengaigne", "given" : "Matthieu", "non-dropping-particle" : "", "parse-names" : false, "suffix" : "" }, { "dropping-particle" : "", "family" : "Vialard", "given" : "J\u00e9r\u00f4me", "non-dropping-particle" : "", "parse-names" : false, "suffix" : "" }, { "dropping-particle" : "", "family" : "Izumo", "given" : "Takeshi", "non-dropping-particle" : "", "parse-names" : false, "suffix" : "" }, { "dropping-particle" : "", "family" : "Unnikrishnan", "given" : "A. S.", "non-dropping-particle" : "", "parse-names" : false, "suffix" : "" }, { "dropping-particle" : "", "family" : "Cassou", "given" : "Christophe", "non-dropping-particle" : "", "parse-names" : false, "suffix" : "" } ], "container-title" : "Climate Dynamics", "id" : "ITEM-1", "issue" : "9-10", "issued" : { "date-parts" : [ [ "2017", "11" ] ] }, "page" : "3309-3326", "title" : "Influence of ENSO on the Pacific decadal oscillation in CMIP models", "translator" : [ { "dropping-particle" : "", "family" : "J5320", "given" : "", "non-dropping-particle" : "", "parse-names" : false, "suffix" : "" } ], "type" : "article-journal", "volume" : "49" }, "uris" : [ "http://www.mendeley.com/documents/?uuid=9c9d5eb4-a8c0-4abe-b8bb-626bf77dda36" ] } ], "mendeley" : { "formattedCitation" : "(Nidheesh et al., 2017)", "plainTextFormattedCitation" : "(Nidheesh et al., 2017)", "previouslyFormattedCitation" : "(Nidheesh et al., 2017)" }, "properties" : { "noteIndex" : 0 }, "schema" : "https://github.com/citation-style-language/schema/raw/master/csl-citation.json" }</w:instrText>
      </w:r>
      <w:r>
        <w:rPr>
          <w:noProof/>
        </w:rPr>
        <w:fldChar w:fldCharType="separate"/>
      </w:r>
      <w:r w:rsidR="00393F8C">
        <w:rPr>
          <w:noProof/>
          <w:lang w:val="en-US"/>
        </w:rPr>
        <w:t>(Nidheesh et al., 2017)</w:t>
      </w:r>
      <w:r>
        <w:rPr>
          <w:noProof/>
        </w:rPr>
        <w:fldChar w:fldCharType="end"/>
      </w:r>
      <w:r w:rsidRPr="00E457C1">
        <w:rPr>
          <w:noProof/>
          <w:lang w:val="en-US"/>
        </w:rPr>
        <w:t>. In terms of amplitude, the variance of the PDV index after decadal filtering is significantly weaker in the concatenated CMIP5 ensemble than the</w:t>
      </w:r>
      <w:r w:rsidR="00441B63" w:rsidRPr="00E457C1">
        <w:rPr>
          <w:noProof/>
          <w:lang w:val="en-US"/>
        </w:rPr>
        <w:t xml:space="preserve"> three</w:t>
      </w:r>
      <w:r w:rsidRPr="00E457C1">
        <w:rPr>
          <w:noProof/>
          <w:lang w:val="en-US"/>
        </w:rPr>
        <w:t xml:space="preserve"> observational </w:t>
      </w:r>
      <w:r w:rsidR="00441B63" w:rsidRPr="00E457C1">
        <w:rPr>
          <w:noProof/>
          <w:lang w:val="en-US"/>
        </w:rPr>
        <w:t>estimates</w:t>
      </w:r>
      <w:r w:rsidRPr="00E457C1">
        <w:rPr>
          <w:noProof/>
          <w:lang w:val="en-US"/>
        </w:rPr>
        <w:t xml:space="preserve"> </w:t>
      </w:r>
      <w:r w:rsidR="00441B63" w:rsidRPr="00E457C1">
        <w:rPr>
          <w:noProof/>
          <w:lang w:val="en-US"/>
        </w:rPr>
        <w:t xml:space="preserve">used in Figure 3.39e </w:t>
      </w:r>
      <w:r w:rsidRPr="00E457C1">
        <w:rPr>
          <w:noProof/>
          <w:lang w:val="en-US"/>
        </w:rPr>
        <w:t>(</w:t>
      </w:r>
      <w:r w:rsidRPr="00E457C1">
        <w:rPr>
          <w:i/>
          <w:noProof/>
          <w:lang w:val="en-US"/>
        </w:rPr>
        <w:t>p</w:t>
      </w:r>
      <w:r w:rsidRPr="00E457C1">
        <w:rPr>
          <w:noProof/>
          <w:lang w:val="en-US"/>
        </w:rPr>
        <w:t xml:space="preserve"> &lt;</w:t>
      </w:r>
      <w:del w:id="3178" w:author="Sara M Tuson" w:date="2021-06-29T12:19:00Z">
        <w:r w:rsidRPr="00E457C1" w:rsidDel="00490E89">
          <w:rPr>
            <w:noProof/>
            <w:lang w:val="en-US"/>
          </w:rPr>
          <w:delText xml:space="preserve"> </w:delText>
        </w:r>
      </w:del>
      <w:r w:rsidRPr="00E457C1">
        <w:rPr>
          <w:noProof/>
          <w:lang w:val="en-US"/>
        </w:rPr>
        <w:t>0.</w:t>
      </w:r>
      <w:r w:rsidR="00CF373C" w:rsidRPr="00E457C1">
        <w:rPr>
          <w:noProof/>
          <w:lang w:val="en-US"/>
        </w:rPr>
        <w:t>1</w:t>
      </w:r>
      <w:r w:rsidRPr="00E457C1">
        <w:rPr>
          <w:noProof/>
          <w:lang w:val="en-US"/>
        </w:rPr>
        <w:t xml:space="preserve"> with</w:t>
      </w:r>
      <w:r w:rsidR="00AF4102" w:rsidRPr="00E457C1">
        <w:rPr>
          <w:noProof/>
          <w:lang w:val="en-US"/>
        </w:rPr>
        <w:t xml:space="preserve"> an</w:t>
      </w:r>
      <w:r w:rsidRPr="00E457C1">
        <w:rPr>
          <w:noProof/>
          <w:lang w:val="en-US"/>
        </w:rPr>
        <w:t xml:space="preserve"> F</w:t>
      </w:r>
      <w:r w:rsidR="00E67A51" w:rsidRPr="00E457C1">
        <w:rPr>
          <w:noProof/>
          <w:lang w:val="en-US"/>
        </w:rPr>
        <w:t>-</w:t>
      </w:r>
      <w:r w:rsidRPr="00E457C1">
        <w:rPr>
          <w:noProof/>
          <w:lang w:val="en-US"/>
        </w:rPr>
        <w:t xml:space="preserve">test). </w:t>
      </w:r>
      <w:r w:rsidR="00E67A51" w:rsidRPr="00E457C1">
        <w:rPr>
          <w:noProof/>
          <w:lang w:val="en-US"/>
        </w:rPr>
        <w:t>Consequently, t</w:t>
      </w:r>
      <w:r w:rsidRPr="00E457C1">
        <w:rPr>
          <w:noProof/>
          <w:lang w:val="en-US"/>
        </w:rPr>
        <w:t xml:space="preserve">he observed </w:t>
      </w:r>
      <w:r w:rsidR="00AF4102" w:rsidRPr="00E457C1">
        <w:rPr>
          <w:noProof/>
          <w:lang w:val="en-US"/>
        </w:rPr>
        <w:t xml:space="preserve">PDV </w:t>
      </w:r>
      <w:r w:rsidRPr="00E457C1">
        <w:rPr>
          <w:noProof/>
          <w:lang w:val="en-US"/>
        </w:rPr>
        <w:t>fluctuations over the historical period often l</w:t>
      </w:r>
      <w:r w:rsidR="00AF4102" w:rsidRPr="00E457C1">
        <w:rPr>
          <w:noProof/>
          <w:lang w:val="en-US"/>
        </w:rPr>
        <w:t>ie</w:t>
      </w:r>
      <w:r w:rsidRPr="00E457C1">
        <w:rPr>
          <w:noProof/>
          <w:lang w:val="en-US"/>
        </w:rPr>
        <w:t xml:space="preserve"> in the tails of the model distributions (</w:t>
      </w:r>
      <w:r w:rsidR="00936D0C" w:rsidRPr="00AC1A12">
        <w:rPr>
          <w:noProof/>
          <w:lang w:val="en-CA" w:eastAsia="en-US"/>
        </w:rPr>
        <w:t>Figure 3.39</w:t>
      </w:r>
      <w:r w:rsidRPr="00E457C1">
        <w:rPr>
          <w:noProof/>
          <w:lang w:val="en-US"/>
        </w:rPr>
        <w:t xml:space="preserve">e,f). Even if one cannot rule out that the observed PDV over the instrumental era represents an exceptional period of variability, it is plausible that the tendency of the CMIP5 models to systematically underestimate the low frequency variance is due to an incomplete representation of decadal-scale mechanisms in </w:t>
      </w:r>
      <w:r w:rsidR="00AF4102" w:rsidRPr="00E457C1">
        <w:rPr>
          <w:noProof/>
          <w:lang w:val="en-US"/>
        </w:rPr>
        <w:t xml:space="preserve">these </w:t>
      </w:r>
      <w:r w:rsidRPr="00E457C1">
        <w:rPr>
          <w:noProof/>
          <w:lang w:val="en-US"/>
        </w:rPr>
        <w:t>models. This situation is slightly improved in CMIP6 historical simulations but remains a concern</w:t>
      </w:r>
      <w:r w:rsidR="0050411B" w:rsidRPr="00E457C1">
        <w:rPr>
          <w:noProof/>
          <w:lang w:val="en-US"/>
        </w:rPr>
        <w:t xml:space="preserve"> </w:t>
      </w:r>
      <w:r w:rsidR="0050411B">
        <w:rPr>
          <w:noProof/>
        </w:rPr>
        <w:fldChar w:fldCharType="begin" w:fldLock="1"/>
      </w:r>
      <w:r w:rsidR="00E719C0">
        <w:rPr>
          <w:noProof/>
          <w:lang w:val="en-US"/>
        </w:rPr>
        <w:instrText>ADDIN CSL_CITATION { "citationItems" : [ { "id" : "ITEM-1", "itemData" : { "DOI" : "10.1175/jcli-d-19-1024.1", "ISSN" : "0894-8755", "abstract" : "The adequate simulation of internal climate variability is key for our understanding of climate as it underpins efforts to attribute historical events, predict on seasonal and decadal time scales, and isolate the effects of climate change. Here the skill of models in reproducing observed modes of climate variability is assessed, both across and within the CMIP3, CMIP5, and CMIP6 archives, in order to document model capabilities, progress across ensembles, and persisting biases. A focus is given to the well-observed tropical and extratropical modes that exhibit small intrinsic variability relative to model structural uncertainty. These include El Ni\u00f1o\u2013Southern Oscillation (ENSO), the Pacific decadal oscillation (PDO), the North Atlantic Oscillation (NAO), and the northern and southern annular modes (NAM and SAM). Significant improvements are identified in models\u2019 representation of many modes. Canonical biases, which involve both amplitudes and patterns, are generally reduced across model generations. For example, biases in ENSO-related equatorial Pacific sea surface temperature, which extend too far westward, and associated atmospheric teleconnections, which are too weak, are reduced. Stronger tropical expression of the PDO in successive CMIP generations has characterized their improvement, with some CMIP6 models generating patterns that lie within the range of observed estimates. For the NAO, NAM, and SAM, pattern correlations with observations are generally higher than for other modes and slight improvements are identified across successive model generations. For ENSO and PDO spectra and extratropical modes, changes are small compared to internal variability, precluding definitive statements regarding improvement.", "author" : [ { "dropping-particle" : "", "family" : "Fasullo", "given" : "John T.", "non-dropping-particle" : "", "parse-names" : false, "suffix" : "" }, { "dropping-particle" : "", "family" : "Phillips", "given" : "A. S.", "non-dropping-particle" : "", "parse-names" : false, "suffix" : "" }, { "dropping-particle" : "", "family" : "Deser", "given" : "C.", "non-dropping-particle" : "", "parse-names" : false, "suffix" : "" } ], "container-title" : "Journal of Climate", "id" : "ITEM-1", "issue" : "13", "issued" : { "date-parts" : [ [ "2020", "7", "1" ] ] }, "page" : "5527-5545", "title" : "Evaluation of Leading Modes of Climate Variability in the CMIP Archives", "translator" : [ { "dropping-particle" : "", "family" : "J6375", "given" : "", "non-dropping-particle" : "", "parse-names" : false, "suffix" : "" } ], "type" : "article-journal", "volume" : "33" }, "uris" : [ "http://www.mendeley.com/documents/?uuid=079b22f3-5a2c-4874-8d03-8f3def3bb647" ] } ], "mendeley" : { "formattedCitation" : "(Fasullo et al., 2020)", "plainTextFormattedCitation" : "(Fasullo et al., 2020)", "previouslyFormattedCitation" : "(Fasullo et al., 2020)" }, "properties" : { "noteIndex" : 0 }, "schema" : "https://github.com/citation-style-language/schema/raw/master/csl-citation.json" }</w:instrText>
      </w:r>
      <w:r w:rsidR="0050411B">
        <w:rPr>
          <w:noProof/>
        </w:rPr>
        <w:fldChar w:fldCharType="separate"/>
      </w:r>
      <w:r w:rsidR="00393F8C">
        <w:rPr>
          <w:noProof/>
        </w:rPr>
        <w:t>(Fasullo et al., 2020)</w:t>
      </w:r>
      <w:r w:rsidR="0050411B">
        <w:rPr>
          <w:noProof/>
        </w:rPr>
        <w:fldChar w:fldCharType="end"/>
      </w:r>
      <w:r>
        <w:rPr>
          <w:noProof/>
        </w:rPr>
        <w:t>. The results of</w:t>
      </w:r>
      <w:r w:rsidR="008D3489">
        <w:rPr>
          <w:noProof/>
        </w:rPr>
        <w:t xml:space="preserve"> </w:t>
      </w:r>
      <w:r w:rsidR="008D3489">
        <w:rPr>
          <w:noProof/>
        </w:rPr>
        <w:fldChar w:fldCharType="begin" w:fldLock="1"/>
      </w:r>
      <w:r w:rsidR="00E719C0">
        <w:rPr>
          <w:noProof/>
        </w:rPr>
        <w:instrText>ADDIN CSL_CITATION { "citationItems" : [ { "id" : "ITEM-1", "itemData" : { "DOI" : "10.1038/s41558-018-0163-4", "ISSN" : "17586798", "abstract" : "Pacific trade winds have displayed unprecedented strengthening in recent decades 1 . This strengthening has been associated with east Pacific sea surface cooling 2 and the early twenty-first-century slowdown in global surface warming 2,3, amongst a host of other substantial impacts 4-9 . Although some climate models produce the timing of these recently observed trends 10, they all fail to produce the trend magnitude 2,11,12 . This may in part be related to the apparent model underrepresentation of low-frequency Pacific Ocean variability and decadal wind trends 2,11-13 or be due to a misrepresentation of a forced response 1,14-16 or a combination of both. An increasingly prominent connection between the Pacific and Atlantic basins has been identified as a key driver of this strengthening of the Pacific trade winds 12,17-20 . Here we use targeted climate model experiments to show that combining the recent Atlantic warming trend with the typical climate model bias leads to a substantially underestimated response for the Pacific Ocean wind and surface temperature. The underestimation largely stems from a reduction and eastward shift of the atmospheric heating response to the tropical Atlantic warming trend. This result suggests that the recent Pacific trends and model decadal variability may be better captured by models with improved mean-state climatologies.", "author" : [ { "dropping-particle" : "", "family" : "McGregor", "given" : "Shayne", "non-dropping-particle" : "", "</w:instrText>
      </w:r>
      <w:r w:rsidR="00E719C0" w:rsidRPr="006814DF">
        <w:rPr>
          <w:noProof/>
          <w:lang w:val="en-GB"/>
        </w:rPr>
        <w:instrText>parse-names" : false, "suffix" : "" }, { "dropping-particle" : "", "family" : "Stuecker", "given" : "Malte F.", "non-dropping-particle" : "", "parse-names" : false, "suffix" : "" }, { "dropping-particle" : "", "family" : "Kajtar", "given" : "Jules B.", "non-dropping-particle" : "", "parse-names" : false, "suffix" : "" }, { "dropping-particle" : "", "family" : "England", "given" : "Matthew H.", "non-dropping-particle" : "", "parse-names" : false, "suffix" : "" }, { "dropping-particle" : "", "family" : "Collins", "given" : "Mat", "non-dropping-particle" : "", "parse-names" : false, "suffix" : "" } ], "container-title" : "Nature Climate Change", "id" : "ITEM-1", "issue" : "6", "issued" : { "date-parts" : [ [ "2018", "6" ] ] }, "page" : "493-498", "title" : "Model tropical Atlantic biases underpin diminished Pacific decadal variability", "translator" : [ { "dropping-particle" : "", "family" : "J5598", "given" : "", "non-dropping-particle" : "", "parse-names" : false, "suffix" : "" } ], "type" : "article-journal", "volume" : "8" }, "uris" : [ "http://www.mendeley.com/documents/?uuid=2a1b1e90-b70a-4849-b05e-000ddd0c2b31" ] } ], "mendeley" : { "formattedCitation" : "(McGregor et al., 2018)", "manualFormatting" : "McGregor et al. (2018)", "plainTextFormattedCitation" : "(McGregor et al., 2018)", "previouslyFormattedCitation" : "(McGregor et al., 2018)" }, "properties" : { "noteIndex" : 0 }, "schema" : "https://github.com/citation-style-language/schema/raw/master/csl-citation.json" }</w:instrText>
      </w:r>
      <w:r w:rsidR="008D3489">
        <w:rPr>
          <w:noProof/>
        </w:rPr>
        <w:fldChar w:fldCharType="separate"/>
      </w:r>
      <w:r w:rsidR="00393F8C">
        <w:rPr>
          <w:noProof/>
          <w:lang w:val="en-US"/>
        </w:rPr>
        <w:t>McGregor et al. (2018)</w:t>
      </w:r>
      <w:r w:rsidR="008D3489">
        <w:rPr>
          <w:noProof/>
        </w:rPr>
        <w:fldChar w:fldCharType="end"/>
      </w:r>
      <w:r w:rsidRPr="00E457C1">
        <w:rPr>
          <w:noProof/>
          <w:lang w:val="en-US"/>
        </w:rPr>
        <w:t xml:space="preserve"> suggest that the underrepresentation of the magnitude stems from Atlantic mean SST bias (Section 3.5.1.2) through inter-basin coupling.</w:t>
      </w:r>
    </w:p>
    <w:p w14:paraId="6B5D7F77" w14:textId="77777777" w:rsidR="009F594A" w:rsidRPr="00E457C1" w:rsidRDefault="009F594A" w:rsidP="009F594A">
      <w:pPr>
        <w:pStyle w:val="AR6BodyText"/>
        <w:rPr>
          <w:noProof/>
          <w:lang w:val="en-US"/>
        </w:rPr>
      </w:pPr>
    </w:p>
    <w:p w14:paraId="7CEFF8CE" w14:textId="54366AAB" w:rsidR="009F594A" w:rsidRPr="005E0BFF" w:rsidRDefault="009F594A" w:rsidP="009F594A">
      <w:pPr>
        <w:pStyle w:val="AR6BodyText"/>
        <w:rPr>
          <w:noProof/>
          <w:lang w:val="en-US"/>
        </w:rPr>
      </w:pPr>
      <w:r w:rsidRPr="00E457C1">
        <w:rPr>
          <w:noProof/>
          <w:lang w:val="en-US"/>
        </w:rPr>
        <w:t xml:space="preserve">While PDV is primarily understood as an internal mode of variability </w:t>
      </w:r>
      <w:r w:rsidRPr="005E0BFF">
        <w:rPr>
          <w:noProof/>
        </w:rPr>
        <w:fldChar w:fldCharType="begin" w:fldLock="1"/>
      </w:r>
      <w:r w:rsidR="00E719C0">
        <w:rPr>
          <w:noProof/>
          <w:lang w:val="en-US"/>
        </w:rPr>
        <w:instrText>ADDIN CSL_CITATION { "citationItems" : [ { "id" : "ITEM-1", "itemData" : { "DOI" : "10.1175/JCLI-D-17-0065.1", "ISSN" : "0894-8755", "author" : [ { "dropping-particle" : "", "family" : "Si", "given" : "Dong", "non-dropping-particle" : "", "parse-names" : false, "suffix" : "" }, { "dropping-particle" : "", "family" : "Hu", "given" : "Aixue", "non-dropping-particle" : "", "parse-names" : false, "suffix" : "" } ], "container-title" : "Journal of Climate", "id" : "ITEM-1", "issue" : "20", "issued" : { "date-parts" : [ [ "2017", "10" ] ] }, "page" : "8299-8316", "title" : "Internally Generated and Externally Forced Multidecadal Oceanic Modes and Their Influence on the Summer Rainfall over East Asia", "translator" : [ { "dropping-particle" : "", "family" : "J5291", "given" : "", "non-dropping-particle" : "", "parse-names" : false, "suffix" : "" } ], "type" : "article-journal", "volume" : "30" }, "uris" : [ "http://www.mendeley.com/documents/?uuid=907ee32a-abf9-4618-936d-a5581ad7d5f6" ] } ], "mendeley" : { "formattedCitation" : "(Si and Hu, 2017)", "plainTextFormattedCitation" : "(Si and Hu, 2017)", "previouslyFormattedCitation" : "(Si and Hu, 2017)" }, "properties" : { "noteIndex" : 0 }, "schema" : "https://github.com/citation-style-language/schema/raw/master/csl-citation.json" }</w:instrText>
      </w:r>
      <w:r w:rsidRPr="005E0BFF">
        <w:rPr>
          <w:noProof/>
        </w:rPr>
        <w:fldChar w:fldCharType="separate"/>
      </w:r>
      <w:r w:rsidR="00393F8C">
        <w:rPr>
          <w:noProof/>
          <w:lang w:val="en-US"/>
        </w:rPr>
        <w:t>(Si and Hu, 2017)</w:t>
      </w:r>
      <w:r w:rsidRPr="005E0BFF">
        <w:rPr>
          <w:noProof/>
        </w:rPr>
        <w:fldChar w:fldCharType="end"/>
      </w:r>
      <w:r w:rsidRPr="00E457C1">
        <w:rPr>
          <w:noProof/>
          <w:lang w:val="en-US"/>
        </w:rPr>
        <w:t>, there are some indications that anthropogenically induced SST changes project onto PDV and ha</w:t>
      </w:r>
      <w:r w:rsidR="00AF4102" w:rsidRPr="00E457C1">
        <w:rPr>
          <w:noProof/>
          <w:lang w:val="en-US"/>
        </w:rPr>
        <w:t>ve</w:t>
      </w:r>
      <w:r w:rsidRPr="00E457C1">
        <w:rPr>
          <w:noProof/>
          <w:lang w:val="en-US"/>
        </w:rPr>
        <w:t xml:space="preserve"> contributed to its past evolution </w:t>
      </w:r>
      <w:r w:rsidRPr="005E0BFF">
        <w:rPr>
          <w:noProof/>
        </w:rPr>
        <w:fldChar w:fldCharType="begin" w:fldLock="1"/>
      </w:r>
      <w:r w:rsidR="00D33CB6">
        <w:rPr>
          <w:noProof/>
          <w:lang w:val="en-US"/>
        </w:rPr>
        <w:instrText>ADDIN CSL_CITATION { "citationItems" : [ { "id" : "ITEM-1", "itemData" : { "DOI" : "10.1175/JCLI-D-17-0319.1", "ISSN" : "0894-8755", "author" : [ { "dropping-particle" : "", "family" : "Xu", "given" : "Yangyang", "non-dropping-particle" : "", "parse-names" : false, "suffix" : "" }, { "dropping-particle" : "", "family" : "Hu", "given" : "Aixue", "non-dropping-particle" : "", "parse-names" : false, "suffix" : "" } ], "container-title" : "Journal of Climate", "id" : "ITEM-1", "issue" : "4", "issued" : { "date-parts" : [ [ "2018", "2" ] ] }, "page" : "1547-1563", "title" : "How Would the Twenty-First-Century Warming Influence Pacific Decadal Variability and Its Connection to North American Rainfall: Assessment Based on a Revised Procedure for the IPO/PDO", "translator" : [ { "dropping-particle" : "", "family" : "J5319", "given" : "", "non-dropping-particle" : "", "parse-names" : false, "suffix" : "" } ], "type" : "article-journal", "volume" : "31" }, "uris" : [ "http://www.mendeley.com/documents/?uuid=1f26c606-6e8c-4b82-ac0e-6d00c361a84d" ] }, { "id" : "ITEM-2", "itemData" : { "DOI" : "10.1007/s00382-010-0920-1", "ISSN" : "0930-7575", "author" : [ { "dropping-particle" : "", "family" : "Bonfils", "given" : "C\u00e9line J.W.", "non-dropping-particle" : "", "parse-names" : false, "suffix" : "" }, { "dropping-particle" : "", "family" : "Santer", "given" : "Benjamin D.", "non-dropping-particle" : "", "parse-names" : false, "suffix" : "" } ], "container-title" : "Climate Dynamics", "id" : "ITEM-2", "issue" : "7-8", "issued" : { "date-parts" : [ [ "2011", "10", "9" ] ] }, "page" : "1457-1468", "title" : "Investigating the possibility of a human component in various pacific decadal oscillation indices", "translator" : [ { "dropping-particle" : "", "family" : "J5331", "given" : "", "non-dropping-particle" : "", "parse-names" : false, "suffix" : "" } ], "type" : "article-journal", "volume" : "37" }, "uris" : [ "http://www.mendeley.com/documents/?uuid=c18f3451-d105-4375-835e-30c3b70889a8" ] }, { "id" : "ITEM-3", "itemData" : { "DOI" : "10.1002/2014GL062269", "ISBN" : "0094-8276", "ISSN" : "19448007", "abstract" : "This paper explores the contributions of internal variability, greenhouse gases (GHGs), and anthropogenic aerosols (AAs) in driving the magnitude and evolution of Pacific Decadal Variability (PDV) during the twentieth century by analyzing 129 Coupled Model Intercomparison Project Phase 5 model realizations. Evidence shows that PDV phase transition is dominated by internal variability, but it is also significantly affected by external forcing agents such as GHGs and aerosols. The combined effects of GHGs and AAs favor the positive phase of PDV with stronger ocean warming in the tropics than the extratropical Pacific. The GHG forcing induces the increased surface downward longwave radiation, especially over the tropical Pacific, and results in stronger warming in that area. The AA forcing results in a stronger cooling in the North Pacific region, due to the reduced surface downward shortwave radiation via cloud-aerosol interaction: this offsets the substantial warming caused by GHG forcing.", "author" : [ { "dropping-particle" : "", "family" : "Dong", "given" : "Lu", "non-dropping-particle" : "", "parse-names" : false, "suffix" : "" }, { "dropping-particle" : "", "family" : "Zhou", "given" : "Tianjun", "non-dropping-particle" : "", "parse-names" : false, "suffix" : "" }, { "dropping-particle" : "", "family" : "Chen", "given" : "Xiaolong", "non-dropping-particle" : "", "parse-names" : false, "suffix" : "" } ], "container-title" : "Geophysical Research Letters", "id" : "ITEM-3", "issue" : "23", "issued" : { "date-parts" : [ [ "2014" ] ] }, "page" : "8570-8577", "title" : "Changes of Pacific decadal variability in the twentieth century driven by internal variability, greenhouse gases, and aerosols", "translator" : [ { "dropping-particle" : "", "family" : "J4059", "given" : "", "non-dropping-particle" : "", "parse-names" : false, "suffix" : "" } ], "type" : "article-journal", "volume" : "41" }, "uris" : [ "http://www.mendeley.com/documents/?uuid=343148b1-a036-40cc-b9cb-2d2a7be34ef7" ] }, { "id" : "ITEM-4", "itemData" : { "DOI" : "10.1002/2014JD021933", "ISSN" : "2169897X", "author" : [ { "dropping-particle" : "", "family" : "Boo", "given" : "Kyung-On", "non-dropping-particle" : "", "parse-names" : false, "suffix" : "" }, { "dropping-particle" : "", "family" : "Booth", "given" : "Ben B. B.", "non-dropping-particle" : "", "parse-names" : false, "suffix" : "" }, { "dropping-particle" : "", "family" : "Byun", "given" : "Young-Hwa", "non-dropping-particle" : "", "parse-names" : false, "suffix" : "" }, { "dropping-particle" : "", "family" : "Lee", "given" : "Johan", "non-dropping-particle" : "", "parse-names" : false, "suffix" : "" }, { "dropping-particle" : "", "family" : "Cho", "given" : "ChunHo", "non-dropping-particle" : "", "parse-names" : false, "suffix" : "" }, { "dropping-particle" : "", "family" : "Shim", "given" : "Sungbo", "non-dropping-particle" : "", "parse-names" : false, "suffix" : "" }, { "dropping-particle" : "", "family" : "Kim", "given" : "Kyun-Tae", "non-dropping-particle" : "", "parse-names" : false, "suffix" : "" } ], "container-title" : "Journal of Geophysical Research: Atmospheres", "id" : "ITEM-4", "issue" : "2", "issued" : { "date-parts" : [ [ "2015", "1", "27" ] ] }, "page" : "517-531", "title" : "Influence of aerosols in multidecadal SST variability simulations over the North Pacific", "translator" : [ { "dropping-particle" : "", "family" : "J6040", "given" : "", "non-dropping-particle" : "", "parse-names" : false, "suffix" : "" } ], "type" : "article-journal", "volume" : "120" }, "uris" : [ "http://www.mendeley.com/documents/?uuid=35fb4b72-881e-4f45-8a28-2d4ccc6d4742" ] } ], "mendeley" : { "formattedCitation" : "(Bonfils and Santer, 2011; Dong et al., 2014a; Boo et al., 2015; Xu and Hu, 2018)", "plainTextFormattedCitation" : "(Bonfils and Santer, 2011; Dong et al., 2014a; Boo et al., 2015; Xu and Hu, 2018)", "previouslyFormattedCitation" : "(Bonfils and Santer, 2011; Dong et al., 2014a; Boo et al., 2015; Xu and Hu, 2018)" }, "properties" : { "noteIndex" : 0 }, "schema" : "https://github.com/citation-style-language/schema/raw/master/csl-citation.json" }</w:instrText>
      </w:r>
      <w:r w:rsidRPr="005E0BFF">
        <w:rPr>
          <w:noProof/>
        </w:rPr>
        <w:fldChar w:fldCharType="separate"/>
      </w:r>
      <w:r w:rsidR="00393F8C">
        <w:rPr>
          <w:noProof/>
          <w:lang w:val="en-US"/>
        </w:rPr>
        <w:t>(Bonfils and Santer, 2011; Dong et al., 2014a; Boo et al., 2015; Xu and Hu, 2018)</w:t>
      </w:r>
      <w:r w:rsidRPr="005E0BFF">
        <w:rPr>
          <w:noProof/>
        </w:rPr>
        <w:fldChar w:fldCharType="end"/>
      </w:r>
      <w:r w:rsidRPr="00E457C1">
        <w:rPr>
          <w:noProof/>
          <w:lang w:val="en-US"/>
        </w:rPr>
        <w:t xml:space="preserve">. However, the level of evidence is </w:t>
      </w:r>
      <w:r w:rsidRPr="00E457C1">
        <w:rPr>
          <w:i/>
          <w:iCs/>
          <w:noProof/>
          <w:lang w:val="en-US"/>
        </w:rPr>
        <w:t>limited</w:t>
      </w:r>
      <w:r w:rsidRPr="00E457C1">
        <w:rPr>
          <w:noProof/>
          <w:lang w:val="en-US"/>
        </w:rPr>
        <w:t xml:space="preserve"> because of the difficulty in correctly separating internal versus externally forced components in the observed SST</w:t>
      </w:r>
      <w:r w:rsidR="00BE2D52" w:rsidRPr="00E457C1">
        <w:rPr>
          <w:noProof/>
          <w:lang w:val="en-US"/>
        </w:rPr>
        <w:t xml:space="preserve"> variations</w:t>
      </w:r>
      <w:r w:rsidRPr="00E457C1">
        <w:rPr>
          <w:noProof/>
          <w:lang w:val="en-US"/>
        </w:rPr>
        <w:t xml:space="preserve">, and because it is unclear whether the </w:t>
      </w:r>
      <w:r w:rsidR="00FE0518" w:rsidRPr="00E457C1">
        <w:rPr>
          <w:noProof/>
          <w:lang w:val="en-US"/>
        </w:rPr>
        <w:t>d</w:t>
      </w:r>
      <w:r w:rsidRPr="00E457C1">
        <w:rPr>
          <w:noProof/>
          <w:lang w:val="en-US"/>
        </w:rPr>
        <w:t xml:space="preserve">ynamics of the PDV </w:t>
      </w:r>
      <w:r w:rsidR="00787570" w:rsidRPr="00E457C1">
        <w:rPr>
          <w:noProof/>
          <w:lang w:val="en-US"/>
        </w:rPr>
        <w:t>are</w:t>
      </w:r>
      <w:r w:rsidRPr="00E457C1">
        <w:rPr>
          <w:noProof/>
          <w:lang w:val="en-US"/>
        </w:rPr>
        <w:t xml:space="preserve"> operative in this forced SST change pattern. Over the last two to three decades which encompass the period of slower GMST increase (</w:t>
      </w:r>
      <w:r w:rsidR="00627C1B" w:rsidRPr="00E457C1">
        <w:rPr>
          <w:noProof/>
          <w:lang w:val="en-US"/>
        </w:rPr>
        <w:t>Cross-Chapter Box 3.1</w:t>
      </w:r>
      <w:r w:rsidRPr="00E457C1">
        <w:rPr>
          <w:noProof/>
          <w:lang w:val="en-US"/>
        </w:rPr>
        <w:t xml:space="preserve">), </w:t>
      </w:r>
      <w:bookmarkStart w:id="3179" w:name="_Hlk66119054"/>
      <w:r w:rsidRPr="00ED5B35">
        <w:rPr>
          <w:noProof/>
        </w:rPr>
        <w:fldChar w:fldCharType="begin" w:fldLock="1"/>
      </w:r>
      <w:r w:rsidR="00E719C0">
        <w:rPr>
          <w:noProof/>
          <w:lang w:val="en-US"/>
        </w:rPr>
        <w:instrText>ADDIN CSL_CITATION { "citationItems" : [ { "id" : "ITEM-1", "itemData" : { "DOI" : "10.1038/nclimate3058", "ISBN" : "1758-678X", "ISSN" : "17586798", "abstract" : "The rate of global mean surface temperature (GMST) warming has slowed this century despite the increasing concentrations of greenhouse gases. Climate model experiments1, 2, 3, 4 show that this slowdown was largely driven by a negative phase of the Pacific Decadal Oscillation (PDO), with a smaller external contribution from solar variability, and volcanic and anthropogenic aerosols5, 6. The prevailing view is that this negative PDO occurred through internal variability7, 8, 9, 10, 11. However, here we show that coupled models from the Fifth Coupled Model Intercomparison Project robustly simulate a negative PDO in response to anthropogenic aerosols implying a potentially important role for external human influences. The recovery from the eruption of Mount Pinatubo in 1991 also contributed to the slowdown in GMST trends. Our results suggest that a slowdown in GMST trends could have been predicted in advance, and that future reduction of anthropogenic aerosol emissions, particularly from China, would promote a positive PDO and increased GMST trends over the coming years. Furthermore, the overestimation of the magnitude of recent warming by models is substantially reduced by using detection and attribution analysis to rescale their response to external factors, especially cooling following volcanic eruptions. Improved understanding of external influences on climate is therefore crucial to constrain near-term climate predictions.", "author" : [ { "dropping-particle" : "", "family" : "Smith", "given" : "Doug M.", "non-dropping-particle" : "", "parse-names" : false, "suffix" : "" }, { "dropping-particle" : "", "family" : "Booth", "given" : "Ben B.B.", "non-dropping-particle" : "", "parse-names" : false, "suffix" : "" }, { "dropping-particle" : "", "family" : "Dunstone", "given" : "Nick J.", "non-dropping-particle" : "", "parse-names" : false, "suffix" : "" }, { "dropping-particle" : "", "family" : "Eade", "given" : "Rosie", "non-dropping-particle" : "", "parse-names" : false, "suffix" : "" }, { "dropping-particle" : "", "family" : "Hermanson", "given" : "Leon", "non-dropping-particle" : "", "parse-names" : false, "suffix" : "" }, { "dropping-particle" : "", "family" : "Jones", "given" : "Gareth S.", "non-dropping-particle" : "", "parse-names" : false, "suffix" : "" }, { "dropping-particle" : "", "family" : "Scaife", "given" : "Adam A.", "non-dropping-particle" : "", "parse-names" : false, "suffix" : "" }, { "dropping-particle" : "", "family" : "Sheen", "given" : "Katy L.", "non-dropping-particle" : "", "parse-names" : false, "suffix" : "" }, { "dropping-particle" : "", "family" : "Thompson", "given" : "Vikki", "non-dropping-particle" : "", "parse-names" : false, "suffix" : "" } ], "container-title" : "Nature Climate Change", "id" : "ITEM-1", "issue" : "10", "issued" : { "date-parts" : [ [ "2016" ] ] }, "page" : "936-940", "title" : "Role of volcanic and anthropogenic aerosols in the recent global surface warming slowdown", "translator" : [ { "dropping-particle" : "", "family" : "J4254", "given" : "", "non-dropping-particle" : "", "parse-names" : false, "suffix" : "" } ], "type" : "article-journal", "volume" : "6" }, "uris" : [ "http://www.mendeley.com/documents/?uuid=4e4d5efe-cdce-47a3-97f6-f292bdbecf37" ] } ], "mendeley" : { "formattedCitation" : "(Smith et al., 2016)", "manualFormatting" : "Smith et al. (2016)", "plainTextFormattedCitation" : "(Smith et al., 2016)", "previouslyFormattedCitation" : "(Smith et al., 2016)" }, "properties" : { "noteIndex" : 0 }, "schema" : "https://github.com/citation-style-language/schema/raw/master/csl-citation.json" }</w:instrText>
      </w:r>
      <w:r w:rsidRPr="00ED5B35">
        <w:rPr>
          <w:noProof/>
        </w:rPr>
        <w:fldChar w:fldCharType="separate"/>
      </w:r>
      <w:r w:rsidR="00393F8C">
        <w:rPr>
          <w:noProof/>
          <w:lang w:val="en-US"/>
        </w:rPr>
        <w:t>Smith et al. (2016)</w:t>
      </w:r>
      <w:r w:rsidRPr="00ED5B35">
        <w:rPr>
          <w:noProof/>
        </w:rPr>
        <w:fldChar w:fldCharType="end"/>
      </w:r>
      <w:r w:rsidRPr="00E457C1">
        <w:rPr>
          <w:noProof/>
          <w:lang w:val="en-US"/>
        </w:rPr>
        <w:t xml:space="preserve"> </w:t>
      </w:r>
      <w:r w:rsidR="009E5AAF" w:rsidRPr="00E457C1">
        <w:rPr>
          <w:noProof/>
          <w:lang w:val="en-US"/>
        </w:rPr>
        <w:t>found</w:t>
      </w:r>
      <w:r w:rsidRPr="00E457C1">
        <w:rPr>
          <w:noProof/>
          <w:lang w:val="en-US"/>
        </w:rPr>
        <w:t xml:space="preserve"> that anthropogenic aerosols </w:t>
      </w:r>
      <w:r w:rsidRPr="005E0BFF">
        <w:rPr>
          <w:noProof/>
          <w:lang w:val="en-US"/>
        </w:rPr>
        <w:t xml:space="preserve">have driven part of the PDV </w:t>
      </w:r>
      <w:r w:rsidR="00787570">
        <w:rPr>
          <w:noProof/>
          <w:lang w:val="en-US"/>
        </w:rPr>
        <w:t xml:space="preserve">change </w:t>
      </w:r>
      <w:r w:rsidRPr="005E0BFF">
        <w:rPr>
          <w:noProof/>
          <w:lang w:val="en-US"/>
        </w:rPr>
        <w:t>toward its negative phase</w:t>
      </w:r>
      <w:r w:rsidR="005E0BFF">
        <w:rPr>
          <w:noProof/>
          <w:lang w:val="en-US"/>
        </w:rPr>
        <w:t>.</w:t>
      </w:r>
      <w:r w:rsidR="00787570">
        <w:rPr>
          <w:noProof/>
          <w:lang w:val="en-US"/>
        </w:rPr>
        <w:t xml:space="preserve"> A</w:t>
      </w:r>
      <w:r w:rsidRPr="005E0BFF">
        <w:rPr>
          <w:noProof/>
          <w:lang w:val="en-US"/>
        </w:rPr>
        <w:t xml:space="preserve"> </w:t>
      </w:r>
      <w:bookmarkEnd w:id="3179"/>
      <w:r w:rsidR="00787570">
        <w:rPr>
          <w:noProof/>
          <w:lang w:val="en-US"/>
        </w:rPr>
        <w:t>s</w:t>
      </w:r>
      <w:r w:rsidRPr="005E0BFF">
        <w:rPr>
          <w:noProof/>
          <w:lang w:val="en-US"/>
        </w:rPr>
        <w:t>imilar result is shown in</w:t>
      </w:r>
      <w:r w:rsidRPr="00E457C1">
        <w:rPr>
          <w:noProof/>
          <w:lang w:val="en-US"/>
        </w:rPr>
        <w:t xml:space="preserve"> </w:t>
      </w:r>
      <w:r w:rsidRPr="005E0BFF">
        <w:rPr>
          <w:noProof/>
        </w:rPr>
        <w:fldChar w:fldCharType="begin" w:fldLock="1"/>
      </w:r>
      <w:r w:rsidR="00DD1373">
        <w:rPr>
          <w:noProof/>
          <w:lang w:val="en-US"/>
        </w:rPr>
        <w:instrText>ADDIN CSL_CITATION { "citationItems" : [ { "id" : "ITEM-1", "itemData" : { "DOI" : "10.1038/nclimate2996", "ISBN" : "1758-678X", "ISSN" : "17586798", "abstract" : "The Pacific trade winds, coupled with the zonal sea surface temperature gradient in the equatorial Pacific Ocean, control regional sea levels1 , and therefore their trend is a great concern in the Pacific Rim. Over the past two decades, easterly winds have been accelerated in association with eastern tropical Pacific cooling2 . They may represent natural interdecadal variability in the Pacific3 and possibly explain the recent global warming hiatus4\u20137 . However, the intensification of the winds has been the strongest ever observed in the past century2,5,8 , the reason for which is still unclear. Herewe show, using multiple climate simulations for 1921\u20132014 by a global climate model, that approximately one-third of the trade-wind intensification for 1991\u20132010 can be attributed to changes in sulfate aerosols. The multidecadal sea surface temperature anomaly induced mostly by volcanic aerosols dominates in the western North Pacific, and its sign changed rapidly from negative to positive in the 1990s, coherently with Atlantic multidecadal variability9\u201311 .Thewestern NorthPacificwarming resulted in intensification of trade winds to the west of the dateline. These trends have not contributed much to the global warming hiatus, but have greatly impacted rainfall over the western Pacific islands.", "author" : [ { "dropping-particle" : "", "family" : "Takahashi", "given" : "Chiharu", "non-dropping-particle" : "", "parse-names" : false, "suffix" : "" }, { "dropping-particle" : "", "family" : "Watanabe", "given" : "Masahiro", "non-dropping-particle" : "", "parse-names" : false, "suffix" : "" } ], "container-title" : "Nature Climate Change", "id" : "ITEM-1", "issue" : "8", "issued" : { "date-parts" : [ [ "2016" ] ] }, "page" : "768-772", "title" : "Pacific trade winds accelerated by aerosol forcing over the past two decades", "translator" : [ { "dropping-particle" : "", "family" : "J4244", "given" : "", "non-dropping-particle" : "", "parse-names" : false, "suffix" : "" } ], "type" : "article-journal", "volume" : "6" }, "uris" : [ "http://www.mendeley.com/documents/?uuid=c9263b41-34c1-44df-b68d-aef3e75b46f7" ] } ], "mendeley" : { "formattedCitation" : "(Takahashi and Watanabe, 2016)", "manualFormatting" : "Takahashi and Watanabe (2016)", "plainTextFormattedCitation" : "(Takahashi and Watanabe, 2016)", "previouslyFormattedCitation" : "(Takahashi and Watanabe, 2016)" }, "properties" : { "noteIndex" : 0 }, "schema" : "https://github.com/citation-style-language/schema/raw/master/csl-citation.json" }</w:instrText>
      </w:r>
      <w:r w:rsidRPr="005E0BFF">
        <w:rPr>
          <w:noProof/>
        </w:rPr>
        <w:fldChar w:fldCharType="separate"/>
      </w:r>
      <w:r w:rsidR="00393F8C">
        <w:rPr>
          <w:noProof/>
          <w:lang w:val="en-US"/>
        </w:rPr>
        <w:t>Takahashi and Watanabe (2016)</w:t>
      </w:r>
      <w:r w:rsidRPr="005E0BFF">
        <w:rPr>
          <w:noProof/>
        </w:rPr>
        <w:fldChar w:fldCharType="end"/>
      </w:r>
      <w:del w:id="3180" w:author="Robin Matthews" w:date="2021-06-15T15:53:00Z">
        <w:r w:rsidRPr="00E457C1" w:rsidDel="00BF58DE">
          <w:rPr>
            <w:noProof/>
            <w:lang w:val="en-US"/>
          </w:rPr>
          <w:delText>)</w:delText>
        </w:r>
      </w:del>
      <w:r w:rsidRPr="00E457C1">
        <w:rPr>
          <w:noProof/>
          <w:lang w:val="en-US"/>
        </w:rPr>
        <w:t xml:space="preserve"> </w:t>
      </w:r>
      <w:r w:rsidR="005E0BFF" w:rsidRPr="00E457C1">
        <w:rPr>
          <w:noProof/>
          <w:lang w:val="en-US"/>
        </w:rPr>
        <w:t xml:space="preserve">who </w:t>
      </w:r>
      <w:r w:rsidR="00340B17" w:rsidRPr="00E457C1">
        <w:rPr>
          <w:noProof/>
          <w:lang w:val="en-US"/>
        </w:rPr>
        <w:t>found</w:t>
      </w:r>
      <w:r w:rsidRPr="00E457C1">
        <w:rPr>
          <w:noProof/>
          <w:lang w:val="en-US"/>
        </w:rPr>
        <w:t xml:space="preserve"> intensification of the Pacific Walker circulation </w:t>
      </w:r>
      <w:r w:rsidR="003A0F2E" w:rsidRPr="00E457C1">
        <w:rPr>
          <w:noProof/>
          <w:lang w:val="en-US"/>
        </w:rPr>
        <w:t>in response to aerosol</w:t>
      </w:r>
      <w:r w:rsidR="000C695F" w:rsidRPr="00E457C1">
        <w:rPr>
          <w:noProof/>
          <w:lang w:val="en-US"/>
        </w:rPr>
        <w:t xml:space="preserve"> forcing </w:t>
      </w:r>
      <w:r w:rsidRPr="00E457C1">
        <w:rPr>
          <w:noProof/>
          <w:lang w:val="en-US"/>
        </w:rPr>
        <w:t>(Section 3.3.3.1). Indeed, CMIP6 models simulate a negative PDV trend since the 1980s (</w:t>
      </w:r>
      <w:r w:rsidR="00936D0C" w:rsidRPr="005E0BFF">
        <w:rPr>
          <w:noProof/>
          <w:lang w:val="en-CA" w:eastAsia="en-US"/>
        </w:rPr>
        <w:t>Figure 3.39</w:t>
      </w:r>
      <w:r w:rsidRPr="00E457C1">
        <w:rPr>
          <w:noProof/>
          <w:lang w:val="en-US"/>
        </w:rPr>
        <w:t xml:space="preserve">f), which </w:t>
      </w:r>
      <w:r w:rsidR="00787570" w:rsidRPr="00E457C1">
        <w:rPr>
          <w:noProof/>
          <w:lang w:val="en-US"/>
        </w:rPr>
        <w:t>is</w:t>
      </w:r>
      <w:r w:rsidRPr="00E457C1">
        <w:rPr>
          <w:noProof/>
          <w:lang w:val="en-US"/>
        </w:rPr>
        <w:t xml:space="preserve"> much weaker than internal variability. However, a response </w:t>
      </w:r>
      <w:r w:rsidR="00787570" w:rsidRPr="00E457C1">
        <w:rPr>
          <w:noProof/>
          <w:lang w:val="en-US"/>
        </w:rPr>
        <w:t xml:space="preserve">to anthropogenic aerosols </w:t>
      </w:r>
      <w:r w:rsidRPr="00E457C1">
        <w:rPr>
          <w:noProof/>
          <w:lang w:val="en-US"/>
        </w:rPr>
        <w:t xml:space="preserve">is not robustly identified in a large ensemble of a model </w:t>
      </w:r>
      <w:r w:rsidRPr="005E0BFF">
        <w:rPr>
          <w:noProof/>
        </w:rPr>
        <w:fldChar w:fldCharType="begin" w:fldLock="1"/>
      </w:r>
      <w:r w:rsidR="00E719C0">
        <w:rPr>
          <w:noProof/>
          <w:lang w:val="en-US"/>
        </w:rPr>
        <w:instrText>ADDIN CSL_CITATION { "citationItems" : [ { "id" : "ITEM-1", "itemData" : { "DOI" : "10.1029/2018GL078841", "abstract" : "Abstract Anthropogenic-aerosol radiative forcing (AA) modulates multidecadal greenhouse radiative forcing. However, decadal climate responses to AA are poorly characterized given AA forcing uncertainty and internal climate variability. This motivates revisiting a recent claim that AA drove a negative trend in the Pacific Decadal Oscillation (PDO) and an associated cooling influence in the 10-15 years following the late-1990's El Ni\u00f1o. The average of a 50-member initial condition ensemble of the second generation Canadian Earth System Model CanESM2 that was forced only with AA does not exhibit the negative-PDO/slowdown response. However, spurious responses of this kind, that are artifacts of subsetting the larger ensemble in a manner consistent with published literature, can readily be found. This illustrates the caution needed in interpreting regional- and decadal-scale responses to AA, and suggests that improved characterization of model uncertainty in AA over the recent period is required.", "author" : [ { "dropping-particle" : "", "family" : "Oudar", "given" : "Thomas", "non-dropping-particle" : "", "parse-names" : false, "suffix" : "" }, { "dropping-particle" : "", "family" : "Kushner", "given" : "Paul J", "non-dropping-particle" : "", "parse-names" : false, "suffix" : "" }, { "dropping-particle" : "", "family" : "Fyfe", "given" : "John C", "non-dropping-particle" : "", "parse-names" : false, "suffix" : "" }, { "dropping-particle" : "", "family" : "Sigmond", "given" : "Michael", "non-dropping-particle" : "", "parse-names" : false, "suffix" : "" } ], "container-title" : "Geophysical Research Letters", "id" : "ITEM-1", "issued" : { "date-parts" : [ [ "2018" ] ] }, "title" : "No impact of anthropogenic aerosols on early 21st century global temperature trends in a large initial-condition ensemble", "translator" : [ { "dropping-particle" : "", "family" : "J4245", "given" : "", "non-dropping-particle" : "", "parse-names" : false, "suffix" : "" } ], "type" : "article-journal", "volume" : "45" }, "uris" : [ "http://www.mendeley.com/documents/?uuid=ca3f637e-7db6-492f-af21-f202feba2cc0" ] } ], "mendeley" : { "formattedCitation" : "(Oudar et al., 2018)", "plainTextFormattedCitation" : "(Oudar et al., 2018)", "previouslyFormattedCitation" : "(Oudar et al., 2018)" }, "properties" : { "noteIndex" : 0 }, "schema" : "https://github.com/citation-style-language/schema/raw/master/csl-citation.json" }</w:instrText>
      </w:r>
      <w:r w:rsidRPr="005E0BFF">
        <w:rPr>
          <w:noProof/>
        </w:rPr>
        <w:fldChar w:fldCharType="separate"/>
      </w:r>
      <w:r w:rsidR="00393F8C">
        <w:rPr>
          <w:noProof/>
          <w:lang w:val="en-US"/>
        </w:rPr>
        <w:t>(Oudar et al., 2018)</w:t>
      </w:r>
      <w:r w:rsidRPr="005E0BFF">
        <w:rPr>
          <w:noProof/>
        </w:rPr>
        <w:fldChar w:fldCharType="end"/>
      </w:r>
      <w:r w:rsidRPr="00E457C1">
        <w:rPr>
          <w:noProof/>
          <w:lang w:val="en-US"/>
        </w:rPr>
        <w:t xml:space="preserve">, across CMIP5 models </w:t>
      </w:r>
      <w:r w:rsidRPr="005E0BFF">
        <w:rPr>
          <w:noProof/>
        </w:rPr>
        <w:fldChar w:fldCharType="begin" w:fldLock="1"/>
      </w:r>
      <w:r w:rsidR="00E719C0">
        <w:rPr>
          <w:noProof/>
          <w:lang w:val="en-US"/>
        </w:rPr>
        <w:instrText>ADDIN CSL_CITATION { "citationItems" : [ { "id" : "ITEM-1", "itemData" : { "DOI" : "10.1029/2018GL079033", "abstract" : "Abstract There is substantial uncertainty in the relative contributions of internal variability and external forcing to the recent Pacific decadal variability, especially regarding their linkage with the Interdecadal Pacific Oscillation. By analyzing observations and large ensembles of coupled climate model simulations, here we show that observed Pacific decadal variations since 1920 resulted primarily from internal variability, although greenhouse gas (GHG) and other external forcing did modulate decadal variations in Pacific sea surface temperatures (SSTs) significantly, especially for the period since the early 1990s. Specifically, the GHG-induced warming and the recovery from the volcanic cooling caused by the 1991 Pinatubo eruption led to large warming in the tropical Pacific during 1993\u20132012, while recent anthropogenic aerosols contributed to Pacific regional SST variations on multiyear to decadal scales, causing a La Ni\u00f1a-like cooling pattern in the Pacific since 1998 in some of the models. Our results provide new evidence that both internal variability and external forcing have contributed to the recent decadal variations in Pacific SSTs since the early 1990s, although large uncertainties exist among the model-simulated effects of anthropogenic aerosols.", "author" : [ { "dropping-particle" : "", "family" : "Hua", "given" : "Wenjian", "non-dropping-particle" : "", "parse-names" : false, "suffix" : "" }, { "dropping-particle" : "", "family" : "Dai", "given" : "Aiguo", "non-dropping-particle" : "", "parse-names" : false, "suffix" : "" }, { "dropping-particle" : "", "family" : "Qin", "given" : "Minhua", "non-dropping-particle" : "", "parse-names" : false, "suffix" : "" } ], "container-title" : "Geophysical Research Letters", "id" : "ITEM-1", "issue" : "14", "issued" : { "date-parts" : [ [ "2018" ] ] }, "page" : "7084-7092", "title" : "Contributions of Internal Variability and External Forcing to the Recent Pacific Decadal Variations", "translator" : [ { "dropping-particle" : "", "family" : "J4066", "given" : "", "non-dropping-particle" : "", "parse-names" : false, "suffix" : "" } ], "type" : "article-journal", "volume" : "45" }, "uris" : [ "http://www.mendeley.com/documents/?uuid=63c579c0-df99-4ff8-acf0-0d06d57737f6" ] } ], "mendeley" : { "formattedCitation" : "(Hua et al., 2018)", "plainTextFormattedCitation" : "(Hua et al., 2018)", "previouslyFormattedCitation" : "(Hua et al., 2018)" }, "properties" : { "noteIndex" : 0 }, "schema" : "https://github.com/citation-style-language/schema/raw/master/csl-citation.json" }</w:instrText>
      </w:r>
      <w:r w:rsidRPr="005E0BFF">
        <w:rPr>
          <w:noProof/>
        </w:rPr>
        <w:fldChar w:fldCharType="separate"/>
      </w:r>
      <w:r w:rsidR="00393F8C">
        <w:rPr>
          <w:noProof/>
          <w:lang w:val="en-US"/>
        </w:rPr>
        <w:t>(Hua et al., 2018)</w:t>
      </w:r>
      <w:r w:rsidRPr="005E0BFF">
        <w:rPr>
          <w:noProof/>
        </w:rPr>
        <w:fldChar w:fldCharType="end"/>
      </w:r>
      <w:r w:rsidRPr="00E457C1">
        <w:rPr>
          <w:noProof/>
          <w:lang w:val="en-US"/>
        </w:rPr>
        <w:t xml:space="preserve">, or in idealized model simulations </w:t>
      </w:r>
      <w:r w:rsidRPr="005E0BFF">
        <w:rPr>
          <w:noProof/>
        </w:rPr>
        <w:fldChar w:fldCharType="begin" w:fldLock="1"/>
      </w:r>
      <w:r w:rsidR="00E719C0">
        <w:rPr>
          <w:noProof/>
          <w:lang w:val="en-US"/>
        </w:rPr>
        <w:instrText>ADDIN CSL_CITATION { "citationItems" : [ { "id" : "ITEM-1", "itemData" : { "DOI" : "10.1002/2016JD025430", "ISSN" : "2169897X", "author" : [ { "dropping-particle" : "", "family" : "Kuntz", "given" : "L. B.", "non-dropping-particle" : "", "parse-names" : false, "suffix" : "" }, { "dropping-particle" : "", "family" : "Schrag", "given" : "D. P.", "non-dropping-particle" : "", "parse-names" : false, "suffix" : "" } ], "container-title" : "Journal of Geophysical Research: Atmospheres", "id" : "ITEM-1", "issue" : "24", "issued" : { "date-parts" : [ [ "2016", "12", "27" ] ] }, "page" : "14,403-14,413", "title" : "Impact of Asian aerosol forcing on tropical Pacific circulation and the relationship to global temperature trends", "translator" : [ { "dropping-particle" : "", "family" : "J6510", "given" : "", "non-dropping-particle" : "", "parse-names" : false, "suffix" : "" } ], "type" : "article-journal", "volume" : "121" }, "uris" : [ "http://www.mendeley.com/documents/?uuid=a83d30b0-e0b3-455e-9c4b-69b9de63b6bd", "http://www.mendeley.com/documents/?uuid=4abae5f9-be8b-4bc6-a17b-941ae6780888" ] } ], "mendeley" : { "formattedCitation" : "(Kuntz and Schrag, 2016)", "plainTextFormattedCitation" : "(Kuntz and Schrag, 2016)", "previouslyFormattedCitation" : "(Kuntz and Schrag, 2016)" }, "properties" : { "noteIndex" : 0 }, "schema" : "https://github.com/citation-style-language/schema/raw/master/csl-citation.json" }</w:instrText>
      </w:r>
      <w:r w:rsidRPr="005E0BFF">
        <w:rPr>
          <w:noProof/>
        </w:rPr>
        <w:fldChar w:fldCharType="separate"/>
      </w:r>
      <w:r w:rsidR="00393F8C">
        <w:rPr>
          <w:noProof/>
          <w:lang w:val="en-US"/>
        </w:rPr>
        <w:t>(Kuntz and Schrag, 2016)</w:t>
      </w:r>
      <w:r w:rsidRPr="005E0BFF">
        <w:rPr>
          <w:noProof/>
        </w:rPr>
        <w:fldChar w:fldCharType="end"/>
      </w:r>
      <w:r w:rsidRPr="00E457C1">
        <w:rPr>
          <w:noProof/>
          <w:lang w:val="en-US"/>
        </w:rPr>
        <w:t xml:space="preserve">. Alternatively, inter-basin teleconnections associated with the warming of the North Atlantic Ocean related to the mid-1990s phase shift of the AMV </w:t>
      </w:r>
      <w:r w:rsidRPr="005E0BFF">
        <w:rPr>
          <w:noProof/>
        </w:rPr>
        <w:fldChar w:fldCharType="begin" w:fldLock="1"/>
      </w:r>
      <w:r w:rsidR="007F62B7">
        <w:rPr>
          <w:noProof/>
          <w:lang w:val="en-US"/>
        </w:rPr>
        <w:instrText>ADDIN CSL_CITATION { "citationItems" : [ { "id" : "ITEM-1", "itemData" : { "DOI" : "10.1038/nclimate2330", "ISBN" : "1758-678X, 1758-6798", "ISSN" : "17586798", "abstract" : "An unprecedented strengthening of Pacific trade winds since the late 1990s (ref. 1) has caused widespread climate perturbations, including rapid sea-level rise in the western tropical Pacific, strengthening of Indo-Pacific ocean currents, and an increased uptake of heat in the equatorial Pacific thermocline. The corresponding intensification of the atmospheric Walker circulation is also associated with sea surface cooling in the eastern Pacific, which has been identified as one of the contributors to the current pause in global surface warming. In spite of recent progress in determining the climatic impacts of the Pacific trade wind acceleration, the cause of this pronounced trend in atmospheric circulation remains unknown. Here we analyse a series of climate model experiments along with observational data to show that the recent warming trend in Atlantic sea surface temperature and the corresponding trans-basin displacements of the main atmospheric pressure centres were key drivers of the observed Walker circulation intensification, eastern Pacific cooling, North American rainfall trends and western Pacific sea-level rise. Our study suggests that global surface warming has been partly offset by the Pacific climate response to enhanced Atlantic warming since the early 1990s.", "author" : [ { "dropping-particle" : "", "family" : "McGregor", "given" : "Shayne", "non-dropping-particle" : "", "parse-names" : false, "suffix" : "" }, { "dropping-particle" : "", "family" : "Timmermann", "given" : "Axel", "non-dropping-particle" : "", "parse-names" : false, "suffix" : "" }, { "dropping-particle" : "", "family" : "Stuecker", "given" : "Malte F.", "non-dropping-particle" : "", "parse-names" : false, "suffix" : "" }, { "dropping-particle" : "", "family" : "England", "given" : "Matthew H.", "non-dropping-particle" : "", "parse-names" : false, "suffix" : "" }, { "dropping-particle" : "", "family" : "Merrifield", "given" : "Mark", "non-dropping-particle" : "", "parse-names" : false, "suffix" : "" }, { "dropping-particle" : "", "family" : "Jin", "given" : "Fei Fei", "non-dropping-particle" : "", "parse-names" : false, "suffix" : "" }, { "dropping-particle" : "", "family" : "Chikamoto", "given" : "Yoshimitsu", "non-dropping-particle" : "", "parse-names" : false, "suffix" : "" } ], "container-title" : "Nature Climate Change", "id" : "ITEM-1", "issue" : "10", "issued" : { "date-parts" : [ [ "2014" ] ] }, "title" : "Recent walker circulation strengthening and pacific cooling amplified by atlantic warming", "translator" : [ { "dropping-particle" : "", "family" : "J4369", "given" : "", "non-dropping-particle" : "", "parse-names" : false, "suffix" : "" } ], "type" : "article-journal", "volume" : "4" }, "uris" : [ "http://www.mendeley.com/documents/?uuid=17bdaeb9-bcd0-491d-8af6-b4bb06aaa299" ] }, { "id" : "ITEM-2", "itemData" : { "DOI" : "10.1038/nclimate2840", "ISBN" : "1758-678X", "ISSN" : "1758-678X", "abstract" : "During the past three decades, tropical sea surface temperature (SST) has shown dipole-like trends, with warming over the tropical Atlantic and Indo-western Pacific but cooling over the eastern Pacific. Competing hypotheses relate this cooling, identified as a driver of the global warming hiatus 1,2 , to the warming trends in either the Atlantic 3,4 or Indian Ocean 5 . However, the mechanisms, the relative importance and the interactions between these teleconnections remain unclear. Using a state-of-the-art climate model, we show that the Atlantic plays a key role in initiating the tropical-wide teleconnection, and the Atlantic-induced anomalies contribute \u223c55\u201375% of the tropical SST and circulation changes during the satellite era. The Atlantic warming drives easterly wind anomalies over the Indo-western Pacific as Kelvin waves and westerly anomalies over the eastern Pacific as Rossby waves. The wind changes induce an Indo-western Pacific warming through the wind\u2013evaporation\u2013SST eeect 6,7 , and this warming intensifies the La Ni\u00f1a-type response in the tropical Pacific by enhancing the easterly trade winds and through the Bjerknes ocean dynamical processes 8 . The teleconnection develops into a tropical-wide SST dipole pattern. This mechanism, supported by observations and a hierarchy of climate models, reveals that the tropical ocean basins are more tightly connected than previously thought. The tropics have experienced marked climate change since 1979 when the era of global satellite observations began. SST trends exhibit a pan-tropical dipole-like pattern (Fig. 1a), with extensive warming from the tropical Atlantic to the Indo-western Pacific, and a triangular cooling pattern in the central\u2013eastern Pacific. This tropical-wide gradient in the SST trend interacts with the atmo-spheric and oceanic circulation throughout the tropics (Fig. 1c,e), with an enhanced Walker circulation 9\u201311 and a La Ni\u00f1a-like Pacific subsurface response. These changes further contribute to global cli-mate change 1,12,13 through multiple atmospheric teleconnections 8,14 . The tropical ocean basins are connected through an atmospheric bridge 15 into an interactive system. On interannual timescales, El Ni\u00f1o/Southern Oscillation (ENSO) dominates the tropical inter-basin teleconnections 15,16 , although the Indian 17,18 and Atlantic 19\u201321", "author" : [ { "dropping-particle" : "", "family" : "Li", "given" : "Xichen", "non-dropping-particle" : "", "parse-names" : false, "suffix" : "" }, { "dropping-particle" : "", "family" : "Xie", "given" : "Shang-Ping", "non-dropping-particle" : "", "parse-names" : false, "suffix" : "" }, { "dropping-particle" : "", "family" : "Gille", "given" : "Sarah T.", "non-dropping-particle" : "", "parse-names" : false, "suffix" : "" }, { "dropping-particle" : "", "family" : "Yoo", "given" : "Changhyun", "non-dropping-particle" : "", "parse-names" : false, "suffix" : "" } ], "container-title" : "Nature Climate Change", "id" : "ITEM-2", "issue" : "3", "issued" : { "date-parts" : [ [ "2015" ] ] }, "title" : "Atlantic-induced pan-tropical climate change over the past three decades", "translator" : [ { "dropping-particle" : "", "family" : "J4075", "given" : "", "non-dropping-particle" : "", "parse-names" : false, "suffix" : "" } ], "type" : "article-journal", "volume" : "6" }, "uris" : [ "http://www.mendeley.com/documents/?uuid=b1516071-20c3-4701-a448-7290116a3744" ] }, { "id" : "ITEM-3", "itemData" : { "DOI" : "10.1002/2016GL069544", "abstract" : "Abstract The tropical Pacific cooling from the early 1990s to 2013 has contributed to the slowdown of globally averaged sea surface temperatures (SSTs). The origin of this regional cooling trend still remains elusive. Here we demonstrate that the remote impact of Atlantic SST anomalies, as well as local atmosphere-ocean interactions, contributed to the eastern Pacific cooling during this period. By assimilating observed three-dimensional Atlantic temperature and salinity anomalies into a coupled general circulation model, we are able to qualitatively reproduce the observed Pacific decadal trends of SST and sea level pressure (SLP), albeit with reduced amplitude. Although a major part of the Pacific SLP trend can be explained by equatorial Pacific SST forcing only, the origin of this low-frequency variability can be traced back further to the remote impacts of equatorial Atlantic and South Atlantic SST trends. Atlantic SST impacts on the atmospheric circulation can also be detected for the Northeastern Pacific, thus providing a linkage between Atlantic climate and Western North American drought conditions.", "author" : [ { "dropping-particle" : "", "family" : "Chikamoto", "given" : "Y", "non-dropping-particle" : "", "parse-names" : false, "suffix" : "" }, { "dropping-particle" : "", "family" : "Mochizuki", "given" : "T", "non-dropping-particle" : "", "parse-names" : false, "suffix" : "" }, { "dropping-particle" : "", "family" : "Timmermann", "given" : "A", "non-dropping-particle" : "", "parse-names" : false, "suffix" : "" }, { "dropping-particle" : "", "family" : "Kimoto", "given" : "M", "non-dropping-particle" : "", "parse-names" : false, "suffix" : "" }, { "dropping-particle" : "", "family" : "Watanabe", "given" : "M", "non-dropping-particle" : "", "parse-names" : false, "suffix" : "" } ], "container-title" : "Geophysical Research Letters", "id" : "ITEM-3", "issue" : "13", "issued" : { "date-parts" : [ [ "2016" ] ] }, "page" : "7143-7151", "title" : "Potential tropical Atlantic impacts on Pacific decadal climate trends", "translator" : [ { "dropping-particle" : "", "family" : "J4371", "given" : "", "non-dropping-particle" : "", "parse-names" : false, "suffix" : "" } ], "type" : "article-journal", "volume" : "43" }, "uris" : [ "http://www.mendeley.com/documents/?uuid=d60064f2-f79e-4175-93a5-5cf3236c2a44" ] }, { "id" : "ITEM-4", "itemData" : { "DOI" : "10.1007/s00382-015-2705-z", "ISSN" : "1432-0894", "abstract" : "This paper investigates the Atlantic Ocean influence on equatorial Pacific decadal variability. Using an ensemble of simulations, where the ICTPAGCM (``SPEEDY'') is coupled to the NEMO/OPA ocean model in the Indo-Pacific region and forced by observed sea surface temperatures in the Atlantic region, it is shown that the Atlantic Multidecadal Oscillation (AMO) has had a substantial influence on the equatorial Pacific decadal variability. According to AMO phases we have identified three periods with strong Atlantic forcing of equatorial Pacific changes, namely (1) 1931--1950 minus 1910--1929, (2) 1970--1989 minus 1931--1950 and (3) 1994--2013 minus 1970--1989. Both observations and the model show easterly surface wind anomalies in the central Pacific, cooling in the central-eastern Pacific and warming in the western Pacific/Indian Ocean region in events (1) and (3) and the opposite signals in event (2). The physical mechanism for these responses is related to a modification of the Walker circulation because a positive (negative) AMO leads to an overall warmer (cooler) tropical Atlantic. The warmer (cooler) tropical Atlantic modifies the Walker circulation, leading to rising (sinking) and upper-level divergence (convergence) motion in the Atlantic region and sinking (rising) motion and upper-level convergence (divergence) in the central Pacific region.", "author" : [ { "dropping-particle" : "", "family" : "Kucharski", "given" : "Fred", "non-dropping-particle" : "", "parse-names" : false, "suffix" : "" }, { "dropping-particle" : "", "family" : "Ikram", "given" : "Farah", "non-dropping-particle" : "", "parse-names" : false, "suffix" : "" }, { "dropping-particle" : "", "family" : "Molteni", "given" : "Franco", "non-dropping-particle" : "", "parse-names" : false, "suffix" : "" }, { "dropping-particle" : "", "family" : "Farneti", "given" : "Riccardo", "non-dropping-particle" : "", "parse-names" : false, "suffix" : "" }, { "dropping-particle" : "", "family" : "Kang", "given" : "In-Sik", "non-dropping-particle" : "", "parse-names" : false, "suffix" : "" }, { "dropping-particle" : "", "family" : "No", "given" : "Hyun-Ho", "non-dropping-particle" : "", "parse-names" : false, "suffix" : "" }, { "dropping-particle" : "", "family" : "King", "given" : "Martin P", "non-dropping-particle" : "", "parse-names" : false, "suffix" : "" }, { "dropping-particle" : "", "family" : "Giuliani", "given" : "Graziano", "non-dropping-particle" : "", "parse-names" : false, "suffix" : "" }, { "dropping-particle" : "", "family" : "Mogensen", "given" : "Kristian", "non-dropping-particle" : "", "parse-names" : false, "suffix" : "" } ], "container-title" : "Climate Dynamics", "id" : "ITEM-4", "issue" : "7", "issued" : { "date-parts" : [ [ "2016" ] ] }, "page" : "2337-2351", "title" : "Atlantic forcing of Pacific decadal variability", "translator" : [ { "dropping-particle" : "", "family" : "J4363", "given" : "", "non-dropping-particle" : "", "parse-names" : false, "suffix" : "" } ], "type" : "article-journal", "volume" : "46" }, "uris" : [ "http://www.mendeley.com/documents/?uuid=3a0076fd-d3d9-4ded-9de0-9ac59b56c13a" ] }, { "id" : "ITEM-5", "itemData" : { "DOI" : "10.1175/JCLI-D-16-0127.1", "ISSN" : "08948755", "abstract" : "AbstractThe climate impacts of the observed Atlantic Multidecadal Variability (AMV) are investigated using the GFDL-CM2.1 and the NCAR-CESM1 coupled climate models. The model North Atlantic sea surface temperatures are restored to fixed anomalies corresponding to an estimate of the internally driven component of the observed AMV. Both models show that during boreal summer the AMV alters the Walker Circulation and generates precipitation anomalies over the whole tropical belt. A warm phase of the AMV yields reduced precipitation over western US, drier conditions over the Mediterranean basin, and wetter conditions over Northern Europe. During boreal winter, the AMV modulates by a factor of {~}2 the frequency of occurrence of El Ni{\u00f1}o/La Ni{\u00f1}a events. This response is associated with anomalies over the Pacific that project onto the Interdecadal Pacific Oscillation pattern, i.e., Pacific Decadal Oscillation-like anomalies in the Northern hemisphere and a symmetrical pattern in the Southern Hemisphere. This winter...", "author" : [ { "dropping-particle" : "", "family" : "Ruprich-Robert", "given" : "Yohan",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"Delworth", "given" : "Tom", "non-dropping-particle" : "", "parse-names" : false, "suffix" : "" }, { "dropping-particle" : "", "family" : "Danabasoglu", "given" : "Gokhan", "non-dropping-particle" : "", "parse-names" : false, "suffix" : "" } ], "container-title" : "Journal of Climate", "id" : "ITEM-5", "issue" : "8", "issued" : { "date-parts" : [ [ "2017" ] ] }, "page" : "2785-2810", "title" : "Assessing the climate impacts of the observed atlantic multidecadal variability using the GFDL CM2.1 and NCAR CESM1 global coupled models", "translator" : [ { "dropping-particle" : "", "family" : "J4097", "given" : "", "non-dropping-particle" : "", "parse-names" : false, "suffix" : "" } ], "type" : "article-journal", "volume" : "30" }, "uris" : [ "http://www.mendeley.com/documents/?uuid=9ca65c42-13ec-44ff-9125-90ce6a4c6270" ] } ], "mendeley" : { "formattedCitation" : "(McGregor et al., 2014; Li et al., 2015d; Chikamoto et al., 2016; Kucharski et al., 2016; Ruprich-Robert et al., 2017)", "manualFormatting" : "(McGregor et al., 2014; X. Li et al., 2015; Chikamoto et al., 2016; Kucharski et al., 2016; Ruprich-Robert et al., 2017)", "plainTextFormattedCitation" : "(McGregor et al., 2014; Li et al., 2015d; Chikamoto et al., 2016; Kucharski et al., 2016; Ruprich-Robert et al., 2017)", "previouslyFormattedCitation" : "(McGregor et al., 2014; Li et al., 2015d; Chikamoto et al., 2016; Kucharski et al., 2016; Ruprich-Robert et al., 2017)" }, "properties" : { "noteIndex" : 0 }, "schema" : "https://github.com/citation-style-language/schema/raw/master/csl-citation.json" }</w:instrText>
      </w:r>
      <w:r w:rsidRPr="005E0BFF">
        <w:rPr>
          <w:noProof/>
        </w:rPr>
        <w:fldChar w:fldCharType="separate"/>
      </w:r>
      <w:r w:rsidR="00393F8C">
        <w:rPr>
          <w:noProof/>
          <w:lang w:val="en-US"/>
        </w:rPr>
        <w:t>(McGregor et al., 2014; X. Li et al., 2015; Chikamoto et al., 2016; Kucharski et al., 2016; Ruprich-Robert et al., 2017)</w:t>
      </w:r>
      <w:r w:rsidRPr="005E0BFF">
        <w:rPr>
          <w:noProof/>
        </w:rPr>
        <w:fldChar w:fldCharType="end"/>
      </w:r>
      <w:r w:rsidRPr="006814DF">
        <w:rPr>
          <w:noProof/>
          <w:lang w:val="en-US"/>
        </w:rPr>
        <w:t xml:space="preserve">, and also in the Indian Ocean </w:t>
      </w:r>
      <w:r w:rsidRPr="005E0BFF">
        <w:rPr>
          <w:noProof/>
        </w:rPr>
        <w:fldChar w:fldCharType="begin" w:fldLock="1"/>
      </w:r>
      <w:r w:rsidR="00E719C0" w:rsidRPr="006814DF">
        <w:rPr>
          <w:noProof/>
          <w:lang w:val="en-US"/>
        </w:rPr>
        <w:instrText xml:space="preserve">ADDIN CSL_CITATION { "citationItems" : [ { "id" : "ITEM-1", "itemData" : { "DOI" : "10.1073/pnas.1210239109", "ISSN" : "0027-8424", "abstract" : "It has been widely believed that the tropical Pacific trade winds weakened in the last century and would further decrease under a warmer climate in the 21st century. Recent high-quality observations, however, suggest that the tropical Pacific winds have actually strengthened in the past two decades. Precise causes of the recent Pacific climate shift are uncertain. Here we explore how the enhanced tropical Indian Ocean warming in recent decades favors stronger trade winds in the western Pacific via the atmosphere and hence is likely to have contributed to the La Ni\u00f1a-like state (with enhanced east{\\textendash}west Walker circulation) through the Pacific ocean{\\textendash}atmosphere interactions. Further analysis, based on 163 climate model simulations with centennial historical and projected external radiative forcing, suggests that the Indian Ocean warming relative to the Pacific{\\textquoteright}s could play an important role in modulating the Pacific climate changes in the 20th and 21st centuries.", "author" : [ { "dropping-particle" : "", "family" : "Luo", "given" : "Jing-Jia", "non-dropping-particle" : "", "parse-names" : false, "suffix" : "" }, { "dropping-particle" : "", </w:instrText>
      </w:r>
      <w:r w:rsidR="00E719C0">
        <w:rPr>
          <w:noProof/>
        </w:rPr>
        <w:instrText>"family" : "Sasaki", "given" : "Wataru", "non-dropping-particle" : "", "parse-names" : false, "suffix" : "" }, { "dropping-particle" : "", "family" : "Masumoto", "given" : "Yukio", "non-dropping-particle" : "", "parse-names" : false, "suffix" : "" } ], "container-title" : "Proceedings of the National Academy of Sciences", "id" : "ITEM-1", "issue" : "46", "issued" : { "date-parts" : [ [ "2012" ] ] }, "page" : "18701-18706", "publisher" : "National Academy of Sciences", "title" : "Indian Ocean warming modulates Pacific climate change", "translator" : [ { "dropping-particle" : "", "family" : "J4372", "given" : "", "non-dropping-particle" : "", "parse-names" : false, "suffix" : "" } ], "type" : "article-journal", "volume" : "109" }, "uris" : [ "http://www.mendeley.com/documents/?uuid=84f6b0cb-f613-4a7f-9c3a-1bef79974836" ] }, { "id" : "ITEM-2", "itemData" : { "DOI" : "10.1002/2016GL069940", "ISSN" : "00948276", "author" : [ { "dropping-particle" : "", "family" : "Mochizuki", "given" : "Takashi", "non-dropping-particle" : "", "parse-names" : false, "suff</w:instrText>
      </w:r>
      <w:r w:rsidR="00E719C0" w:rsidRPr="006814DF">
        <w:rPr>
          <w:noProof/>
          <w:lang w:val="en-GB"/>
        </w:rPr>
        <w:instrText>ix" : "" }, { "dropping-particle" : "", "family" : "Kimoto", "given" : "Masahide", "non-dropping-particle" : "", "parse-names" : false, "suffix" : "" }, { "dropping-particle" : "", "family" : "Watanabe", "given" : "Masahiro", "non-dropping-particle" : "", "parse-names" : false, "suffix" : "" }, { "dropping-particle" : "", "family" : "Chikamoto", "given" : "Yoshimitsu", "non-dropping-particle" : "", "parse-names" : false, "suffix" : "" }, { "dropping-particle" : "", "family" : "Ishii", "given" : "Masayoshi", "non-dropping-particle" : "", "parse-names" : false, "suffix" : "" } ], "container-title" : "Geophysical Research Letters", "id" : "ITEM-2", "issue" : "13", "issued" : { "date-parts" : [ [ "2016", "7", "16" ] ] }, "page" : "7168-7175", "title" : "Interbasin effects of the Indian Ocean on Pacific decadal climate change", "translator" : [ { "dropping-particle" : "", "family" : "J4370", "given" : "", "non-dropping-particle" : "", "parse-names" : false, "suffix" : "" } ], "type" : "article-journal", "volume" : "43" }, "uris" : [ "http://www.mendeley.com/documents/?uuid=392f6d9f-6869-4fe3-a1f9-1519405dada3" ] } ], "mendeley" : { "formattedCitation" : "(Luo et al., 2012; Mochizuki et al., 2016)", "plainTextFormattedCitation" : "(Luo et al., 2012; Mochizuki et al., 2016)", "previouslyFormattedCitation" : "(Luo et al., 2012; Mochizuki et al., 2016)" }, "properties" : { "noteIndex" : 0 }, "schema" : "https://github.com/citation-style-language/schema/raw/master/csl-citation.json" }</w:instrText>
      </w:r>
      <w:r w:rsidRPr="005E0BFF">
        <w:rPr>
          <w:noProof/>
        </w:rPr>
        <w:fldChar w:fldCharType="separate"/>
      </w:r>
      <w:r w:rsidR="00393F8C">
        <w:rPr>
          <w:noProof/>
          <w:lang w:val="en-US"/>
        </w:rPr>
        <w:t>(Luo et al., 2012; Mochizuki et al., 2016)</w:t>
      </w:r>
      <w:r w:rsidRPr="005E0BFF">
        <w:rPr>
          <w:noProof/>
        </w:rPr>
        <w:fldChar w:fldCharType="end"/>
      </w:r>
      <w:r w:rsidRPr="00E457C1">
        <w:rPr>
          <w:noProof/>
          <w:lang w:val="en-US"/>
        </w:rPr>
        <w:t xml:space="preserve">, could have favoured a delayed PDV transition to its negative phase in the 2000s. Considering the </w:t>
      </w:r>
      <w:r w:rsidR="00787570" w:rsidRPr="00E457C1">
        <w:rPr>
          <w:noProof/>
          <w:lang w:val="en-US"/>
        </w:rPr>
        <w:t xml:space="preserve">possible influence </w:t>
      </w:r>
      <w:r w:rsidRPr="00E457C1">
        <w:rPr>
          <w:noProof/>
          <w:lang w:val="en-US"/>
        </w:rPr>
        <w:t>of external forcing on Indian Ocean decadal var</w:t>
      </w:r>
      <w:r w:rsidR="001E0771" w:rsidRPr="00E457C1">
        <w:rPr>
          <w:noProof/>
          <w:lang w:val="en-US"/>
        </w:rPr>
        <w:t>i</w:t>
      </w:r>
      <w:r w:rsidRPr="00E457C1">
        <w:rPr>
          <w:noProof/>
          <w:lang w:val="en-US"/>
        </w:rPr>
        <w:t>ability (Section</w:t>
      </w:r>
      <w:r w:rsidR="00EF1D11" w:rsidRPr="00E457C1">
        <w:rPr>
          <w:noProof/>
          <w:lang w:val="en-US"/>
        </w:rPr>
        <w:t xml:space="preserve"> 3.7.4</w:t>
      </w:r>
      <w:r w:rsidRPr="00E457C1">
        <w:rPr>
          <w:noProof/>
          <w:lang w:val="en-US"/>
        </w:rPr>
        <w:t>) and AMV (Section</w:t>
      </w:r>
      <w:r w:rsidR="00EF1D11" w:rsidRPr="00E457C1">
        <w:rPr>
          <w:noProof/>
          <w:lang w:val="en-US"/>
        </w:rPr>
        <w:t xml:space="preserve"> 3.7.7</w:t>
      </w:r>
      <w:r w:rsidRPr="00E457C1">
        <w:rPr>
          <w:noProof/>
          <w:lang w:val="en-US"/>
        </w:rPr>
        <w:t xml:space="preserve">), </w:t>
      </w:r>
      <w:r w:rsidR="007351EB" w:rsidRPr="00E457C1">
        <w:rPr>
          <w:noProof/>
          <w:lang w:val="en-US"/>
        </w:rPr>
        <w:t xml:space="preserve">any such </w:t>
      </w:r>
      <w:r w:rsidRPr="00E457C1">
        <w:rPr>
          <w:noProof/>
          <w:lang w:val="en-US"/>
        </w:rPr>
        <w:t xml:space="preserve">human influence on PDV would be indirect through changes in these ocean basins, </w:t>
      </w:r>
      <w:r w:rsidR="003A29B0" w:rsidRPr="00E457C1">
        <w:rPr>
          <w:noProof/>
          <w:lang w:val="en-US"/>
        </w:rPr>
        <w:t>and</w:t>
      </w:r>
      <w:r w:rsidRPr="00E457C1">
        <w:rPr>
          <w:noProof/>
          <w:lang w:val="en-US"/>
        </w:rPr>
        <w:t xml:space="preserve"> then imported to the Pacific via inter-basin coupling. However, this human influence on AMV, and how consistently the inter-basin processes affect PDV phase shifts, are uncertain. Other modelling stu</w:t>
      </w:r>
      <w:r w:rsidR="00913531" w:rsidRPr="00E457C1">
        <w:rPr>
          <w:noProof/>
          <w:lang w:val="en-US"/>
        </w:rPr>
        <w:t>dies find that anthropogenic aerosols</w:t>
      </w:r>
      <w:r w:rsidRPr="00E457C1">
        <w:rPr>
          <w:noProof/>
          <w:lang w:val="en-US"/>
        </w:rPr>
        <w:t xml:space="preserve"> can influence the </w:t>
      </w:r>
      <w:bookmarkStart w:id="3181" w:name="_Hlk66119013"/>
      <w:r w:rsidRPr="00E457C1">
        <w:rPr>
          <w:noProof/>
          <w:lang w:val="en-US"/>
        </w:rPr>
        <w:t xml:space="preserve">PDV </w:t>
      </w:r>
      <w:r w:rsidRPr="005E0BFF">
        <w:rPr>
          <w:noProof/>
        </w:rPr>
        <w:fldChar w:fldCharType="begin" w:fldLock="1"/>
      </w:r>
      <w:r w:rsidR="00E719C0">
        <w:rPr>
          <w:noProof/>
          <w:lang w:val="en-US"/>
        </w:rPr>
        <w:instrText>ADDIN CSL_CITATION { "citationItems" : [ { "id" : "ITEM-1", "itemData" : { "DOI" : "10.1175/JCLI-D-19-0050.1", "ISSN" : "0894-8755", "abstract" : "The large-scale and long-term climate impacts of anthropogenic sulfate aerosols consist of Northern Hemisphere cooling and a southward shift of the tropical rain belt. On interannual time scales, however, the response to aerosols is localized with a sizable imprint on local ocean\u2013atmosphere interaction. A large concentration of anthropogenic sulfates over Asia may impact ENSO by modifying processes and interactions that generate this coupled ocean\u2013atmosphere variability. Here, we use climate model experiments with different degrees of ocean\u2013atmosphere coupling to study the tropical Pacific response to an abrupt increase in anthropogenic sulfates. These include an atmospheric general circulation model (GCM) coupled to either a full-ocean GCM or a slab-ocean model, or simply forced by climatology of sea surface temperature. Comparing the responses helps differentiate between the fast atmospheric and slow ocean-mediated responses, and highlights the role of ocean\u2013atmosphere coupling in the latter. We demonstrate the link between the Walker circulation and the equatorial Pacific upper-ocean dynamics in response to increased sulfate aerosols. The local surface cooling due to sulfate aerosols emitted over the Asian continent drives atmospheric subsidence over the equatorial west Pacific. The associated anomalous circulation imparts westerly momentum to the underlying Pacific Ocean, leading to an El Ni\u00f1o\u2013like upper-ocean response and a transient warming of the east equatorial Pacific Ocean. The oceanic adjustment eventually contributes to its decay, giving rise to a damped oscillation of the tropical Pacific Ocean in response to abrupt anthropogenic sulfate aerosol forcing.", "author" : [ { "dropping-particle" : "", "family" : "Verma", "given" : "Tarun", "non-dropping-particle" : "", "parse-names" : false, "suffix" : "" }, { "dropping-particle" : "", "family" : "Saravanan", "given" : "R.", "non-dropping-particle" : "", "parse-names" : false, "suffix" : "" }, { "dropping-particle" : "", "family" : "Chang", "given" : "P.", "non-dropping-particle" : "", "parse-names" : false, "suffix" : "" }, { "dropping-particle" : "", "family" : "Mahajan", "given" : "S.", "non-dropping-particle" : "", "parse-names" : false, "suffix" : "" } ], "container-title" : "Journal of Climate", "id" : "ITEM-1", "issue" : "23", "issued" : { "date-parts" : [ [ "2019", "12", "1" ] ] }, "page" : "8205-8221", "title" : "Tropical Pacific Ocean Dynamical Response to Short-Term Sulfate Aerosol Forcing", "translator" : [ { "dropping-particle" : "", "family" : "J6692", "given" : "", "non-dropping-particle" : "", "parse-names" : false, "suffix" : "" } ], "type" : "article-journal", "volume" : "32" }, "uris" : [ "http://www.mendeley.com/documents/?uuid=d577131f-2d43-4ab1-a191-8039b9b3fa7b" ] }, { "id" : "ITEM-2", "itemData" : { "DOI" : "10.1029/2019JD031832", "ISSN" : "21698996", "abstract" : "The climate response to atmospheric aerosols, including their effects on dominant modes of climate variability like El Ni\u00f1o\u2013Southern Oscillation (ENSO), remains highly uncertain. This is due to several sources of uncertainty, including aerosol emission, transport, removal, vertical distribution, and radiative properties. Here, we conduct coupled ocean-atmosphere simulations with two versions of the Community Earth System Model (CESM) driven by semiempirical fine-mode aerosol direct radiative effects without dust and sea salt. Aerosol atmospheric heating off the west coast of Africa\u2014most of which is due to biomass burning\u2014leads to a significant atmospheric dynamical response, including localized ascent and upper-level divergence. Coupled Model Intercomparison Project version 6 (CMIP6) biomass burning simulations support this response. Moreover, CESM shows that the anomalous aerosol heating in the Atlantic triggers an atmospheric teleconnection to the tropical Pacific, including strengthening of the Walker circulation. The easterly trade winds accelerate, and through coupled ocean-atmosphere processes and the Bjerknes feedback, a La Ni\u00f1a-like response develops. Observations also support a relationship between south African biomass burning emissions and ENSO, with La Ni\u00f1a events preceding strong south African biomass burning in boreal fall. Our simulations suggest a possible two-way feedback between ENSO and south African biomass burning, with La Ni\u00f1a promoting more biomass burning emissions, which may then strengthen the developing La Ni\u00f1a.", "author" : [ { "dropping-particle" : "", "family" : "Amiri-Farahani", "given" : "Anahita", "non-dropping-particle" : "", "parse-names" : false, "suffix" : "" }, { "dropping-particle" : "", "family" : "Allen", "given" : "Robert J.", "non-dropping-particle" : "", "parse-names" : false, "suffix" : "" }, { "dropping-particle" : "", "family" : "Li", "given" : "King Fai", "non-dropping-particle" : "", "parse-names" : false, "suffix" : "" }, { "dropping-particle" : "", "family" : "Nabat", "given" : "Pierre", "non-dropping-particle" : "", "parse-names" : false, "suffix" : "" }, { "dropping-particle" : "", "family" : "Westervelt", "given" : "Daniel M.", "non-dropping-particle" : "", "parse-names" : false, "suffix" : "" } ], "container-title" : "Journal of Geophysical Research: Atmospheres", "id" : "ITEM-2", "issue" : "6", "issued" : { "date-parts" : [ [ "2020", "3", "27" ] ] }, "title" : "A La Ni\u00f1a-Like Climate Response to South African Biomass Burning Aerosol in CESM Simulations", "translator" : [ { "dropping-particle" : "", "family" : "J6691", "given" : "", "non-dropping-particle" : "", "parse-names" : false, "suffix" : "" } ], "type" : "article-journal", "volume" : "125" }, "uris" : [ "http://www.mendeley.com/documents/?uuid=04712a19-3ffd-4fd7-bf7d-3805f684fd8d" ] }, { "id" : "ITEM-3", "itemData" : { "DOI" : "10.1175/jcli-d-20-0423.1", "ISSN" : "0894-8755", "abstract" : "Past studies have suggested that regional trends in anthropogenic aerosols can influence the Pacific decadal oscillation (PDO) through modulation of the Aleutian low. However, the robustness of this connection is debated. This study analyzes changes to the Aleutian low in an ensemble of climate models forced with large, idealized global and regional black carbon (BC) and sulfate aerosol perturbations. To isolate the role of ocean feedbacks, the experiments are performed with an interactive ocean and with prescribed sea surface temperatures. The results show a robust weakening of the Aleutian low forced by a global tenfold increase in BC in both experiment configurations. A linearized steady-state primitive equation model is forced with diabatic heating anomalies to investigate the mechanisms through which heating from BC emissions influences the Aleutian low. The heating from BC absorption over India and East Asia generates Rossby wave trains that propagate into the North Pacific sector, forming an upper-tropospheric ridge. Sources of BC outside of East Asia enhance the weakening of the Aleutian low. The responses to a global fivefold and regional tenfold increase in sulfate aerosols over Asia show poor consistency across climate models, with a multimodel mean response that does not project strongly onto the Aleutian low. These findings for a large, idealized step increase in regional sulfate aerosol differ from previous studies that suggest the transient increase in sulfate aerosols over Asia during the early twenty-first century weakened the Aleutian low and induced a transition to a negative PDO phase.", "author" : [ { "dropping-particle" : "",</w:instrText>
      </w:r>
      <w:r w:rsidR="00E719C0" w:rsidRPr="006814DF">
        <w:rPr>
          <w:noProof/>
        </w:rPr>
        <w:instrText xml:space="preserve"> "family" : "Dow", "given" : "William J.", "non-dropping-particle" : "", "parse-names" : false, "suffix" : "" }, { "dropping-particle" : "", "family" : "Maycock", "given" : "Amanda C.", "non-dropping-particle" : "", "parse-names" : false, "suffix" : "" }, { "dropping-particle" : "", "family" : "Lofverstrom", "given" : "Marcus", "non-dropping-particle" : "", "parse-names" : false, "suffix" : "" }, { "dropping-particle" : "", "family" : "Smith", "given" : "Christopher J.", "non-dropping-particle" : "", "parse-names" : false, "suffix" : "" } ], "container-title" : "Journal of Climate", "id" : "ITEM-3", "issue" : "5", "issued" : { "date-parts" : [ [ "2020" ] ] }, "page" : "1725-1741", "title" : "The Effect of Anthropogenic Aerosols on the Aleutian Low", "translator" : [ { "dropping-particle" : "", "family" : "J6690", "given" : "", "non-dropping-particle" : "", "parse-names" : false, "suffix" : "" } ], "type" : "article-journal", "volume" : "34" }, "uris" : [ "http://www.mendeley.com/documents/?uuid=333f214c-b931-4235-bf87-ceec2fbb3652" ] } ], "mendeley" : { "formattedCitation" : "(Verma et al., 2019; Amiri-Farahani et al., 2020; Dow et al., 2020)", "plainTextFormattedCitation" : "(Verma et al., 2019; Amiri-Farahani et al., 2020; Dow et al., 2020)", "previouslyFormattedCitation" : "(Verma et al., 2019; Amiri-Farahani et al., 2020; Dow et al., 2020)" }, "properties" : { "noteIndex" : 0 }, "schema" : "https://github.com/citation-style-language/schema/raw/master/csl-citation.json" }</w:instrText>
      </w:r>
      <w:r w:rsidRPr="005E0BFF">
        <w:rPr>
          <w:noProof/>
        </w:rPr>
        <w:fldChar w:fldCharType="separate"/>
      </w:r>
      <w:r w:rsidR="00393F8C">
        <w:rPr>
          <w:noProof/>
          <w:lang w:val="fr-CA"/>
        </w:rPr>
        <w:t>(Verma et al., 2019; Amiri-Farahani et al., 2020; Dow et al., 2020)</w:t>
      </w:r>
      <w:r w:rsidRPr="005E0BFF">
        <w:rPr>
          <w:noProof/>
        </w:rPr>
        <w:fldChar w:fldCharType="end"/>
      </w:r>
      <w:bookmarkEnd w:id="3181"/>
      <w:r w:rsidRPr="005E0BFF">
        <w:rPr>
          <w:noProof/>
          <w:lang w:val="fr-CA"/>
        </w:rPr>
        <w:t xml:space="preserve">. </w:t>
      </w:r>
      <w:r w:rsidRPr="00E457C1">
        <w:rPr>
          <w:noProof/>
          <w:lang w:val="en-US"/>
        </w:rPr>
        <w:t xml:space="preserve">It is however unclear whether and how much those forcings contributed to the observed variations of PDV. In CMIP6 models, the temporal correlation of the multi-model ensemble mean PDV index with </w:t>
      </w:r>
      <w:r w:rsidR="00013E12" w:rsidRPr="00E457C1">
        <w:rPr>
          <w:noProof/>
          <w:lang w:val="en-US"/>
        </w:rPr>
        <w:t>its</w:t>
      </w:r>
      <w:r w:rsidRPr="00E457C1">
        <w:rPr>
          <w:noProof/>
          <w:lang w:val="en-US"/>
        </w:rPr>
        <w:t xml:space="preserve"> observational counterpart is insignificant and negligible (</w:t>
      </w:r>
      <w:r w:rsidR="00627C1B" w:rsidRPr="005E0BFF">
        <w:rPr>
          <w:noProof/>
          <w:lang w:val="en-CA" w:eastAsia="en-US"/>
        </w:rPr>
        <w:t>Figure 3.39</w:t>
      </w:r>
      <w:r w:rsidRPr="00E457C1">
        <w:rPr>
          <w:noProof/>
          <w:lang w:val="en-US"/>
        </w:rPr>
        <w:t xml:space="preserve">f), suggesting </w:t>
      </w:r>
      <w:r w:rsidR="007351EB" w:rsidRPr="00E457C1">
        <w:rPr>
          <w:noProof/>
          <w:lang w:val="en-US"/>
        </w:rPr>
        <w:t>that any</w:t>
      </w:r>
      <w:r w:rsidRPr="00E457C1">
        <w:rPr>
          <w:noProof/>
          <w:lang w:val="en-US"/>
        </w:rPr>
        <w:t xml:space="preserve"> externally-driven component in historical PDV</w:t>
      </w:r>
      <w:r w:rsidR="007351EB" w:rsidRPr="00E457C1">
        <w:rPr>
          <w:noProof/>
          <w:lang w:val="en-US"/>
        </w:rPr>
        <w:t xml:space="preserve"> variations was we</w:t>
      </w:r>
      <w:r w:rsidR="00FE0518" w:rsidRPr="00E457C1">
        <w:rPr>
          <w:noProof/>
          <w:lang w:val="en-US"/>
        </w:rPr>
        <w:t>a</w:t>
      </w:r>
      <w:r w:rsidR="007351EB" w:rsidRPr="00E457C1">
        <w:rPr>
          <w:noProof/>
          <w:lang w:val="en-US"/>
        </w:rPr>
        <w:t>k</w:t>
      </w:r>
      <w:r w:rsidRPr="00E457C1">
        <w:rPr>
          <w:noProof/>
          <w:lang w:val="en-US"/>
        </w:rPr>
        <w:t>. Lastly, the multi-model ensemble mean computed from CMIP6 historical simulations shows slightly stronger variation than the CMIP5 counterpart, suggesting a greater simulated influence from external forcings in CMIP6. Still, the fraction of the forced signal to the total PDV is very low (</w:t>
      </w:r>
      <w:r w:rsidR="00627C1B" w:rsidRPr="005E0BFF">
        <w:rPr>
          <w:noProof/>
          <w:lang w:val="en-CA" w:eastAsia="en-US"/>
        </w:rPr>
        <w:t>Figure 3.39</w:t>
      </w:r>
      <w:r w:rsidRPr="00E457C1">
        <w:rPr>
          <w:noProof/>
          <w:lang w:val="en-US"/>
        </w:rPr>
        <w:t>f), in contrast to AMV (Section</w:t>
      </w:r>
      <w:r w:rsidR="00EF1D11" w:rsidRPr="00E457C1">
        <w:rPr>
          <w:noProof/>
          <w:lang w:val="en-US"/>
        </w:rPr>
        <w:t xml:space="preserve"> 3.7.7</w:t>
      </w:r>
      <w:r w:rsidRPr="00E457C1">
        <w:rPr>
          <w:noProof/>
          <w:lang w:val="en-US"/>
        </w:rPr>
        <w:t xml:space="preserve">). Consistently, </w:t>
      </w:r>
      <w:r w:rsidR="004F7038" w:rsidRPr="005E0BFF">
        <w:rPr>
          <w:noProof/>
        </w:rPr>
        <w:fldChar w:fldCharType="begin" w:fldLock="1"/>
      </w:r>
      <w:r w:rsidR="00E719C0">
        <w:rPr>
          <w:noProof/>
          <w:lang w:val="en-US"/>
        </w:rPr>
        <w:instrText>ADDIN CSL_CITATION { "citationItems" : [ { "id" : "ITEM-1", "itemData" : { "DOI" : "10.1038/s41467-020-17683-7", "ISSN" : "20411723", "PMID" : "32737325", "abstract" : "Despite the observed monotonic increase in greenhouse-gas concentrations, global mean temperature displays important decadal fluctuations typically attributed to both external forcing and internal variability. Here, we provide a robust quantification of the relative contributions of anthropogenic, natural, and internally-driven decadal variability of global mean sea surface temperature (GMSST) by using a unique dataset consisting of 30-member large initial-condition ensembles with five Earth System Models (ESM-LE). We present evidence that a large fraction (~29\u201353%) of the simulated decadal-scale variance in individual timeseries of GMSST over 1950\u20132010 is externally forced and largely linked to the representation of volcanic aerosols. Comparison with the future (2010\u20132070) period suggests that external forcing provides a source of additional decadal-scale variability in the historical period. Given the unpredictable nature of future volcanic aerosol forcing, it is suggested that a large portion of decadal GMSST variability might not be predictable.", "author" : [ { "dropping-particle" : "", "family" : "Liguori", "given" : "Giovanni", "non-dropping-particle" : "", "parse-names" : false, "suffix" : "" }, { "dropping-particle" : "", "family" : "McGregor", "given" : "Shayne", "non-dropping-particle" : "", "parse-names" : false, "suffix" : "" }, { "dropping-particle" : "", "family" : "Arblaster", "given" : "Julie M.", "non-dropping-particle" : "", "parse-names" : false, "suffix" : "" }, { "dropping-particle" : "", "family" : "Singh", "given" : "Martin S.", "non-dropping-particle" : "", "parse-names" : false, "suffix" : "" }, { "dropping-particle" : "", "family" : "Meehl", "given" : "Gerald A.", "non-dropping-particle" : "", "parse-names" : false, "suffix" : "" } ], "container-title" : "Nature Communications", "id" : "ITEM-1", "issue" : "1", "issued" : { "date-parts" : [ [ "2020" ] ] }, "title" : "A joint role for forced and internally-driven variability in the decadal modulation of global warming", "translator" : [ { "dropping-particle" : "", "family" : "J6738", "given" : "", "non-dropping-particle" : "", "parse-names" : false, "suffix" : "" } ], "type" : "article-journal", "volume" : "11" }, "uris" : [ "http://www.mendeley.com/documents/?uuid=a9871e5f-241f-4385-b76f-bb8900da239c" ] } ], "mendeley" : { "formattedCitation" : "(Liguori et al., 2020)", "manualFormatting" : "Liguori et al. (2020)", "plainTextFormattedCitation" : "(Liguori et al., 2020)", "previouslyFormattedCitation" : "(Liguori et al., 2020)" }, "properties" : { "noteIndex" : 0 }, "schema" : "https://github.com/citation-style-language/schema/raw/master/csl-citation.json" }</w:instrText>
      </w:r>
      <w:r w:rsidR="004F7038" w:rsidRPr="005E0BFF">
        <w:rPr>
          <w:noProof/>
        </w:rPr>
        <w:fldChar w:fldCharType="separate"/>
      </w:r>
      <w:r w:rsidR="00393F8C">
        <w:rPr>
          <w:noProof/>
          <w:lang w:val="en-US"/>
        </w:rPr>
        <w:t>Liguori et al. (2020)</w:t>
      </w:r>
      <w:r w:rsidR="004F7038" w:rsidRPr="005E0BFF">
        <w:rPr>
          <w:noProof/>
        </w:rPr>
        <w:fldChar w:fldCharType="end"/>
      </w:r>
      <w:r w:rsidRPr="00E457C1">
        <w:rPr>
          <w:noProof/>
          <w:lang w:val="en-US"/>
        </w:rPr>
        <w:t xml:space="preserve"> estimate that </w:t>
      </w:r>
      <w:r w:rsidR="007351EB" w:rsidRPr="00E457C1">
        <w:rPr>
          <w:noProof/>
          <w:lang w:val="en-US"/>
        </w:rPr>
        <w:t xml:space="preserve">the </w:t>
      </w:r>
      <w:r w:rsidRPr="00E457C1">
        <w:rPr>
          <w:noProof/>
          <w:lang w:val="en-US"/>
        </w:rPr>
        <w:t>variance fraction of the externally-driven to total PDV is up to only 15% in</w:t>
      </w:r>
      <w:r w:rsidR="007351EB" w:rsidRPr="00E457C1">
        <w:rPr>
          <w:noProof/>
          <w:lang w:val="en-US"/>
        </w:rPr>
        <w:t xml:space="preserve"> a</w:t>
      </w:r>
      <w:r w:rsidRPr="00E457C1">
        <w:rPr>
          <w:noProof/>
          <w:lang w:val="en-US"/>
        </w:rPr>
        <w:t xml:space="preserve"> multi-model large ensemble </w:t>
      </w:r>
      <w:r w:rsidR="007351EB" w:rsidRPr="00E457C1">
        <w:rPr>
          <w:noProof/>
          <w:lang w:val="en-US"/>
        </w:rPr>
        <w:t xml:space="preserve">of </w:t>
      </w:r>
      <w:r w:rsidRPr="00E457C1">
        <w:rPr>
          <w:noProof/>
          <w:lang w:val="en-US"/>
        </w:rPr>
        <w:t>historical simulations. These findings support an assessment that PDV is mostly driven by internal variability since the pre</w:t>
      </w:r>
      <w:r w:rsidR="00FE0518" w:rsidRPr="00E457C1">
        <w:rPr>
          <w:noProof/>
          <w:lang w:val="en-US"/>
        </w:rPr>
        <w:t>-</w:t>
      </w:r>
      <w:r w:rsidRPr="00E457C1">
        <w:rPr>
          <w:noProof/>
          <w:lang w:val="en-US"/>
        </w:rPr>
        <w:t>indu</w:t>
      </w:r>
      <w:r w:rsidR="00FE0518" w:rsidRPr="00E457C1">
        <w:rPr>
          <w:noProof/>
          <w:lang w:val="en-US"/>
        </w:rPr>
        <w:t>s</w:t>
      </w:r>
      <w:r w:rsidRPr="00E457C1">
        <w:rPr>
          <w:noProof/>
          <w:lang w:val="en-US"/>
        </w:rPr>
        <w:t xml:space="preserve">trial era. The sensitivity of ensemble-mean PDV trends to the ensemble size </w:t>
      </w:r>
      <w:r w:rsidRPr="005E0BFF">
        <w:rPr>
          <w:noProof/>
        </w:rPr>
        <w:fldChar w:fldCharType="begin" w:fldLock="1"/>
      </w:r>
      <w:r w:rsidR="00E719C0">
        <w:rPr>
          <w:noProof/>
          <w:lang w:val="en-US"/>
        </w:rPr>
        <w:instrText>ADDIN CSL_CITATION { "citationItems" : [ { "id" : "ITEM-1", "itemData" : { "DOI" : "10.1029/2018GL078841", "abstract" : "Abstract Anthropogenic-aerosol radiative forcing (AA) modulates multidecadal greenhouse radiative forcing. However, decadal climate responses to AA are poorly characterized given AA forcing uncertainty and internal climate variability. This motivates revisiting a recent claim that AA drove a negative trend in the Pacific Decadal Oscillation (PDO) and an associated cooling influence in the 10-15 years following the late-1990's El Ni\u00f1o. The average of a 50-member initial condition ensemble of the second generation Canadian Earth System Model CanESM2 that was forced only with AA does not exhibit the negative-PDO/slowdown response. However, spurious responses of this kind, that are artifacts of subsetting the larger ensemble in a manner consistent with published literature, can readily be found. This illustrates the caution needed in interpreting regional- and decadal-scale responses to AA, and suggests that improved characterization of model uncertainty in AA over the recent period is required.", "author" : [ { "dropping-particle" : "", "family" : "Oudar", "given" : "Thomas", "non-dropping-particle" : "", "parse-names" : false, "suffix" : "" }, { "dropping-particle" : "", "family" : "Kushner", "given" : "Paul J", "non-dropping-particle" : "", "parse-names" : false, "suffix" : "" }, { "dropping-particle" : "", "family" : "Fyfe", "given" : "John C", "non-dropping-particle" : "", "parse-names" : false, "suffix" : "" }, { "dropping-particle" : "", "family" : "Sigmond", "given" : "Michael", "non-dropping-particle" : "", "parse-names" : false, "suffix" : "" } ], "container-title" : "Geophysical Research Letters", "id" : "ITEM-1", "issued" : { "date-parts" : [ [ "2018" ] ] }, "title" : "No impact of anthropogenic aerosols on early 21st century global temperature trends in a large initial-condition ensemble", "translator" : [ { "dropping-particle" : "", "family" : "J4245", "given" : "", "non-dropping-particle" : "", "parse-names" : false, "suffix" : "" } ], "type" : "article-journal", "volume" : "45" }, "uris" : [ "http://www.mendeley.com/documents/?uuid=ca3f637e-7db6-492f-af21-f202feba2cc0" ] } ], "mendeley" : { "formattedCitation" : "(Oudar et al., 2018)", "plainTextFormattedCitation" : "(Oudar et al., 2018)", "previouslyFormattedCitation" : "(Oudar et al., 2018)" }, "properties" : { "noteIndex" : 0 }, "schema" : "https://github.com/citation-style-language/schema/raw/master/csl-citation.json" }</w:instrText>
      </w:r>
      <w:r w:rsidRPr="005E0BFF">
        <w:rPr>
          <w:noProof/>
        </w:rPr>
        <w:fldChar w:fldCharType="separate"/>
      </w:r>
      <w:r w:rsidR="00393F8C">
        <w:rPr>
          <w:noProof/>
          <w:lang w:val="en-US"/>
        </w:rPr>
        <w:t>(Oudar et al., 2018)</w:t>
      </w:r>
      <w:r w:rsidRPr="005E0BFF">
        <w:rPr>
          <w:noProof/>
        </w:rPr>
        <w:fldChar w:fldCharType="end"/>
      </w:r>
      <w:r w:rsidRPr="00E457C1">
        <w:rPr>
          <w:noProof/>
          <w:lang w:val="en-US"/>
        </w:rPr>
        <w:t xml:space="preserve">, and the dominance of the ensemble spread over the ensemble mean in the 60-year trend of the equatorial Pacific zonal SST gradient in large ensemble simulations </w:t>
      </w:r>
      <w:r w:rsidRPr="005E0BFF">
        <w:rPr>
          <w:noProof/>
        </w:rPr>
        <w:fldChar w:fldCharType="begin" w:fldLock="1"/>
      </w:r>
      <w:r w:rsidR="00713B77" w:rsidRPr="00E457C1">
        <w:rPr>
          <w:noProof/>
          <w:lang w:val="en-US"/>
        </w:rPr>
        <w:instrText>ADDIN CSL_CITATION { "citationItems" : [ { "id" : "ITEM-1", "itemData" : { "DOI" : "10.1038/s41558-020-00933-3", "ISSN" : "1758-678X", "abstract" : "The equatorial Pacific zonal sea surface temperature (SST) gradient, known to be a pacemaker of global warming, has strengthened since the mid-twentieth century. However, the cause is controversial because a majority of Coupled Model Intercomparison Project Phase 5 (CMIP5) models suggest weakening of the zonal SST gradient from the past to the future. Reconciling this discrepancy is important for the climate change attribution and climate sensitivity assessment. Here we use the CMIP5 ensemble and large ensemble simulations by four climate models to show that the intensifying SST gradient observed during 1951\u20132010 could arise from internal climate variability. Models and members that simulate historical strengthening of the SST gradient commonly exhibit reversed future trends. Using these models as a constraint, the rate of global-mean temperature rise is amplified by 9\u201330%, with higher values occurring in low-emission scenarios, because internal variability has a greater impact when the externally forced response is smaller.", "author" : [ { "dropping-particle" : "", "family" : "Watanabe", "given" : "Masahiro", "non-dropping-particle" : "", "parse-names" : false, "suffix" : "" }, { "dropping-particle" : "", "family" : "Dufresne", "given" : "Jean-Louis", "non-dropping-particle" : "", "parse-names" : false, "suffix" : "" }, { "dropping-particle" : "", "family" : "Kosaka", "given" : "Yu", "non-dropping-particle" : "", "parse-names" : false, "suffix" : "" }, { "dropping-particle" : "", "family" : "Mauritsen", "given" : "Thorsten", "non-dropping-particle" : "", "parse-names" : false, "suffix" : "" }, { "dropping-particle" : "", "family" : "Tatebe", "given" : "Hiroaki", "non-dropping-particle" : "", "parse-names" : false, "suffix" : "" } ], "container-title" : "Nature Climate Change", "id" : "ITEM-1", "issue" : "1", "issued" : { "date-parts" : [ [ "2021", "1", "26" ] ] }, "page" : "33-37", "title" : "Enhanced warming constrained by past trends in equatorial Pacific sea surface temperature gradient", "translator" : [ { "dropping-particle" : "", "family" : "J2580", "given" : "", "non-dropping-particle" : "", "parse-names" : false, "suffix" : "" } ], "type" : "article-journal", "volume" : "11" }, "uris" : [ "http://www.mendeley.com/documents/?uuid=f03eda73-1ee8-44b6-b72e-3d73784bd3bc" ] } ], "mendeley" : { "formattedCitation" : "(Watanabe et al., 2021)", "plainTextFormattedCitation" : "(Watanabe et al., 2021)", "previouslyFormattedCitation" : "(Watanabe et al., 2021)" }, "properties" : { "noteIndex" : 0 }, "schema" : "https://github.com/citation-style-language/schema/raw/master/csl-citation.json" }</w:instrText>
      </w:r>
      <w:r w:rsidRPr="005E0BFF">
        <w:rPr>
          <w:noProof/>
        </w:rPr>
        <w:fldChar w:fldCharType="separate"/>
      </w:r>
      <w:r w:rsidR="00393F8C">
        <w:rPr>
          <w:noProof/>
          <w:lang w:val="en-US"/>
        </w:rPr>
        <w:t>(Watanabe et al., 2021)</w:t>
      </w:r>
      <w:r w:rsidRPr="005E0BFF">
        <w:rPr>
          <w:noProof/>
        </w:rPr>
        <w:fldChar w:fldCharType="end"/>
      </w:r>
      <w:r w:rsidRPr="00E457C1">
        <w:rPr>
          <w:noProof/>
          <w:lang w:val="en-US"/>
        </w:rPr>
        <w:t>, also support this statement.</w:t>
      </w:r>
    </w:p>
    <w:p w14:paraId="1D28EB5A" w14:textId="77777777" w:rsidR="009F594A" w:rsidRPr="00E457C1" w:rsidRDefault="009F594A" w:rsidP="009F594A">
      <w:pPr>
        <w:pStyle w:val="AR6BodyText"/>
        <w:rPr>
          <w:noProof/>
          <w:lang w:val="en-US"/>
        </w:rPr>
      </w:pPr>
    </w:p>
    <w:p w14:paraId="45D9A08E" w14:textId="4EF519AE" w:rsidR="009F594A" w:rsidRPr="00E457C1" w:rsidRDefault="009F594A" w:rsidP="009F594A">
      <w:pPr>
        <w:pStyle w:val="AR6BodyText"/>
        <w:rPr>
          <w:noProof/>
          <w:lang w:val="en-US"/>
        </w:rPr>
      </w:pPr>
      <w:r w:rsidRPr="00E457C1">
        <w:rPr>
          <w:noProof/>
          <w:lang w:val="en-US"/>
        </w:rPr>
        <w:t xml:space="preserve">In CMIP5 last millennium simulations, there is no consistency in temporal variations of PDV across the ensemble </w:t>
      </w:r>
      <w:r w:rsidRPr="005E0BFF">
        <w:rPr>
          <w:noProof/>
        </w:rPr>
        <w:fldChar w:fldCharType="begin" w:fldLock="1"/>
      </w:r>
      <w:r w:rsidR="00E719C0">
        <w:rPr>
          <w:noProof/>
          <w:lang w:val="en-US"/>
        </w:rPr>
        <w:instrText>ADDIN CSL_CITATION { "citationItems" : [ { "id" : "ITEM-1", "itemData" : { "DOI" : "10.1007/s00382-016-3041-7", "ISSN" : "0930-7575", "author" : [ { "dropping-particle" : "", "family" : "Fleming", "given" : "Laura E.", "non-dropping-particle" : "", "parse-names" : false, "suffix" : "" }, { "dropping-particle" : "", "family" : "Anchukaitis", "given" : "Kevin J.", "non-dropping-particle" : "", "parse-names" : false, "suffix" : "" } ], "container-title" : "Climate Dynamics", "id" : "ITEM-1", "issue" : "12", "issued" : { "date-parts" : [ [ "2016", "12", "26" ] ] }, "page" : "3783-3801", "title" : "North Pacific decadal variability in the CMIP5 last millennium simulations", "translator" : [ { "dropping-particle" : "", "family" : "J5177", "given" : "", "non-dropping-particle" : "", "parse-names" : false, "suffix" : "" } ], "type" : "article-journal", "volume" : "47" }, "uris" : [ "http://www.mendeley.com/documents/?uuid=7680dd45-2295-4402-b361-fae50ea09102" ] } ], "mendeley" : { "formattedCitation" : "(Fleming and Anchukaitis, 2016)", "plainTextFormattedCitation" : "(Fleming and Anchukaitis, 2016)", "previouslyFormattedCitation" : "(Fleming and Anchukaitis, 2016)" }, "properties" : { "noteIndex" : 0 }, "schema" : "https://github.com/citation-style-language/schema/raw/master/csl-citation.json" }</w:instrText>
      </w:r>
      <w:r w:rsidRPr="005E0BFF">
        <w:rPr>
          <w:noProof/>
        </w:rPr>
        <w:fldChar w:fldCharType="separate"/>
      </w:r>
      <w:r w:rsidR="00393F8C">
        <w:rPr>
          <w:noProof/>
          <w:lang w:val="en-US"/>
        </w:rPr>
        <w:t>(Fleming and Anchukaitis, 2016)</w:t>
      </w:r>
      <w:r w:rsidRPr="005E0BFF">
        <w:rPr>
          <w:noProof/>
        </w:rPr>
        <w:fldChar w:fldCharType="end"/>
      </w:r>
      <w:r w:rsidRPr="00E457C1">
        <w:rPr>
          <w:noProof/>
          <w:lang w:val="en-US"/>
        </w:rPr>
        <w:t xml:space="preserve">. This supports the notion that PDV is internal in nature. </w:t>
      </w:r>
      <w:r w:rsidR="00BB2332" w:rsidRPr="00E457C1">
        <w:rPr>
          <w:noProof/>
          <w:lang w:val="en-US"/>
        </w:rPr>
        <w:t>However, t</w:t>
      </w:r>
      <w:r w:rsidRPr="00E457C1">
        <w:rPr>
          <w:noProof/>
          <w:lang w:val="en-US"/>
        </w:rPr>
        <w:t>his issue remains difficult to firmly conclude because paleoclimate recon</w:t>
      </w:r>
      <w:r w:rsidR="009460B4" w:rsidRPr="00E457C1">
        <w:rPr>
          <w:noProof/>
          <w:lang w:val="en-US"/>
        </w:rPr>
        <w:t>s</w:t>
      </w:r>
      <w:r w:rsidRPr="00E457C1">
        <w:rPr>
          <w:noProof/>
          <w:lang w:val="en-US"/>
        </w:rPr>
        <w:t xml:space="preserve">tructions of PDV have too poor a level of agreement for a rigorous model evaluation in past millennia </w:t>
      </w:r>
      <w:r w:rsidRPr="005E0BFF">
        <w:rPr>
          <w:noProof/>
        </w:rPr>
        <w:fldChar w:fldCharType="begin" w:fldLock="1"/>
      </w:r>
      <w:r w:rsidR="008F46A5" w:rsidRPr="00E457C1">
        <w:rPr>
          <w:noProof/>
          <w:lang w:val="en-US"/>
        </w:rPr>
        <w:instrText>ADDIN CSL_CITATION { "citationItems" : [ { "id" : "ITEM-1", "itemData" : { "DOI" : "10.1016/j.gloplacha.2017.06.004", "ISSN" : "0921-8181", "abstract" : "Pacific decadal variability (PDV) plays a critical role in the climate system. Here I present a review of indices and patterns of decadal climate variability in the Pacific from observations and palaeoclimate reconstructions. I examine the spatial characteristics of Pacific sea surface temperature variability and the metrics used to track observations of PDV. I find commonalities between the PDV patterns, the Interdecadal Pacific Oscillation (IPO) and its North and South Pacific counterparts, the Pacific Decadal and South Pacific Decadal Oscillations (PDO and SPDO). I present a tool to provide probabilistic quantification of the recent state of the IPO, and use the tool to provide reliable estimates of IPO state up to 2years prior to the present. The tool indicates a probability of 80\u201390% that the IPO remained in its negative state until 2014\u20132015. I review palaeoclimate reconstructions of the IPO and PDO, and outline advances and challenges in our pre-instrumental understanding of PDV. I draw attention to a Pacific-wide tropical-extratropical mechanism that suggests that the cool and warm phases of PDV are not driven by tropical or extratropical variability alone, but are instead the result of continuous tropical-extratropical interactions on decadal timescales. I conclude by noting key sources of remaining uncertainty and emphasising the need to better understand decadal variability. This will occur through continual improvements in observations, an expansion of palaeoclimate exploration and data collection, and renewed efforts in model development.", "author" : [ { "dropping-particle" : "", "family" : "Henley", "given" : "Benjamin J", "non-dropping-particle" : "", "parse-names" : false, "suffix" : "" } ], "container-title" : "Global and Planetary Change", "id" : "ITEM-1", "issued" : { "date-parts" : [ [ "2017" ] ] }, "page" : "42-55", "title" : "Pacific decadal climate variability: Indices, patterns and tropical-extratropical interactions", "translator" : [ { "dropping-particle" : "", "family" : "J441", "given" : "", "non-dropping-particle" : "", "parse-names" : false, "suffix" : "" } ], "type" : "article-journal", "volume" : "155" }, "uris" : [ "http://www.mendeley.com/documents/?uuid=1533a7b9-0365-42bd-b430-3788051e6783" ] } ], "mendeley" : { "formattedCitation" : "(Henley, 2017)", "plainTextFormattedCitation" : "(Henley, 2017)", "previouslyFormattedCitation" : "(Henley, 2017)" }, "properties" : { "noteIndex" : 0 }, "schema" : "https://github.com/citation-style-language/schema/raw/master/csl-citation.json" }</w:instrText>
      </w:r>
      <w:r w:rsidRPr="005E0BFF">
        <w:rPr>
          <w:noProof/>
        </w:rPr>
        <w:fldChar w:fldCharType="separate"/>
      </w:r>
      <w:r w:rsidR="00393F8C">
        <w:rPr>
          <w:noProof/>
          <w:lang w:val="en-US"/>
        </w:rPr>
        <w:t>(Henley, 2017)</w:t>
      </w:r>
      <w:r w:rsidRPr="005E0BFF">
        <w:rPr>
          <w:noProof/>
        </w:rPr>
        <w:fldChar w:fldCharType="end"/>
      </w:r>
      <w:r w:rsidRPr="00E457C1">
        <w:rPr>
          <w:noProof/>
          <w:lang w:val="en-US"/>
        </w:rPr>
        <w:t>.</w:t>
      </w:r>
    </w:p>
    <w:p w14:paraId="48F13EA7" w14:textId="77777777" w:rsidR="009F594A" w:rsidRPr="00E457C1" w:rsidRDefault="009F594A" w:rsidP="009F594A">
      <w:pPr>
        <w:pStyle w:val="AR6BodyText"/>
        <w:rPr>
          <w:noProof/>
          <w:lang w:val="en-US"/>
        </w:rPr>
      </w:pPr>
    </w:p>
    <w:p w14:paraId="69FD690D" w14:textId="4C8A04AA" w:rsidR="009F594A" w:rsidRDefault="009F594A" w:rsidP="009F594A">
      <w:pPr>
        <w:pStyle w:val="AR6BodyText"/>
        <w:rPr>
          <w:noProof/>
          <w:lang w:val="en-US"/>
        </w:rPr>
      </w:pPr>
      <w:r w:rsidRPr="00E457C1">
        <w:rPr>
          <w:noProof/>
          <w:lang w:val="en-US"/>
        </w:rPr>
        <w:t xml:space="preserve">To conclude, there is </w:t>
      </w:r>
      <w:r w:rsidRPr="00E457C1">
        <w:rPr>
          <w:i/>
          <w:noProof/>
          <w:lang w:val="en-US"/>
        </w:rPr>
        <w:t>high confidence</w:t>
      </w:r>
      <w:r w:rsidRPr="00E457C1">
        <w:rPr>
          <w:noProof/>
          <w:lang w:val="en-US"/>
        </w:rPr>
        <w:t xml:space="preserve"> that internal variability </w:t>
      </w:r>
      <w:r w:rsidR="002B484C" w:rsidRPr="00E457C1">
        <w:rPr>
          <w:noProof/>
          <w:lang w:val="en-US"/>
        </w:rPr>
        <w:t>has been</w:t>
      </w:r>
      <w:r w:rsidRPr="00E457C1">
        <w:rPr>
          <w:noProof/>
          <w:lang w:val="en-US"/>
        </w:rPr>
        <w:t xml:space="preserve"> the main driver of the PDV since pre</w:t>
      </w:r>
      <w:r w:rsidR="002B484C" w:rsidRPr="00E457C1">
        <w:rPr>
          <w:noProof/>
          <w:lang w:val="en-US"/>
        </w:rPr>
        <w:t>-</w:t>
      </w:r>
      <w:r w:rsidRPr="00E457C1">
        <w:rPr>
          <w:noProof/>
          <w:lang w:val="en-US"/>
        </w:rPr>
        <w:t>industrial time</w:t>
      </w:r>
      <w:r w:rsidR="00963A3E" w:rsidRPr="00E457C1">
        <w:rPr>
          <w:noProof/>
          <w:lang w:val="en-US"/>
        </w:rPr>
        <w:t>s</w:t>
      </w:r>
      <w:r w:rsidRPr="00E457C1">
        <w:rPr>
          <w:noProof/>
          <w:lang w:val="en-US"/>
        </w:rPr>
        <w:t>, despite some modelling evidence for potential external influence. This assessment is supported by studies based on large ensemble simulations that found the dominance of internally-driven PDV, and the CMIP6-based assessment (</w:t>
      </w:r>
      <w:r w:rsidR="00627C1B" w:rsidRPr="005E0BFF">
        <w:rPr>
          <w:noProof/>
          <w:lang w:val="en-CA" w:eastAsia="en-US"/>
        </w:rPr>
        <w:t>Figure 3.39</w:t>
      </w:r>
      <w:r w:rsidRPr="00E457C1">
        <w:rPr>
          <w:noProof/>
          <w:lang w:val="en-US"/>
        </w:rPr>
        <w:t>).</w:t>
      </w:r>
      <w:r w:rsidR="00530ABA" w:rsidRPr="00E457C1">
        <w:rPr>
          <w:noProof/>
          <w:lang w:val="en-US"/>
        </w:rPr>
        <w:t xml:space="preserve"> As such</w:t>
      </w:r>
      <w:r w:rsidR="00295B06" w:rsidRPr="00E457C1">
        <w:rPr>
          <w:noProof/>
          <w:lang w:val="en-US"/>
        </w:rPr>
        <w:t xml:space="preserve">, PDV is </w:t>
      </w:r>
      <w:r w:rsidR="00530ABA" w:rsidRPr="00E457C1">
        <w:rPr>
          <w:noProof/>
          <w:lang w:val="en-US"/>
        </w:rPr>
        <w:t>an important</w:t>
      </w:r>
      <w:r w:rsidR="00295B06" w:rsidRPr="00E457C1">
        <w:rPr>
          <w:noProof/>
          <w:lang w:val="en-US"/>
        </w:rPr>
        <w:t xml:space="preserve"> driver of decadal internal climate variability which limits detection of human influence on various aspects of decadal climate change </w:t>
      </w:r>
      <w:r w:rsidR="00963A3E" w:rsidRPr="00E457C1">
        <w:rPr>
          <w:noProof/>
          <w:lang w:val="en-US"/>
        </w:rPr>
        <w:t>on global</w:t>
      </w:r>
      <w:r w:rsidR="00295B06" w:rsidRPr="00E457C1">
        <w:rPr>
          <w:noProof/>
          <w:lang w:val="en-US"/>
        </w:rPr>
        <w:t xml:space="preserve"> to regional scales (</w:t>
      </w:r>
      <w:r w:rsidR="00295B06" w:rsidRPr="00E457C1">
        <w:rPr>
          <w:i/>
          <w:iCs/>
          <w:noProof/>
          <w:lang w:val="en-US"/>
        </w:rPr>
        <w:t>high confidence</w:t>
      </w:r>
      <w:r w:rsidR="00295B06" w:rsidRPr="00E457C1">
        <w:rPr>
          <w:noProof/>
          <w:lang w:val="en-US"/>
        </w:rPr>
        <w:t xml:space="preserve">). </w:t>
      </w:r>
      <w:r w:rsidRPr="00E457C1">
        <w:rPr>
          <w:noProof/>
          <w:lang w:val="en-US"/>
        </w:rPr>
        <w:t xml:space="preserve">Model evaluation of PDV is hampered by short observational records, spatial incompleteness </w:t>
      </w:r>
      <w:r w:rsidR="00963A3E" w:rsidRPr="00E457C1">
        <w:rPr>
          <w:noProof/>
          <w:lang w:val="en-US"/>
        </w:rPr>
        <w:t xml:space="preserve">of observations </w:t>
      </w:r>
      <w:r w:rsidRPr="00E457C1">
        <w:rPr>
          <w:noProof/>
          <w:lang w:val="en-US"/>
        </w:rPr>
        <w:t>before the satellite observation era, and poor agreement among paleoclimate reconstructions. Despite the limitations of these model-observation comparisons, CMIP5 models, on average, simulate broadly realistic spatial structure</w:t>
      </w:r>
      <w:r w:rsidR="00BF399F" w:rsidRPr="00E457C1">
        <w:rPr>
          <w:noProof/>
          <w:lang w:val="en-US"/>
        </w:rPr>
        <w:t>s</w:t>
      </w:r>
      <w:r w:rsidRPr="00E457C1">
        <w:rPr>
          <w:noProof/>
          <w:lang w:val="en-US"/>
        </w:rPr>
        <w:t xml:space="preserve"> of the PDV, but with a </w:t>
      </w:r>
      <w:r w:rsidRPr="00E457C1">
        <w:rPr>
          <w:noProof/>
          <w:lang w:val="en-US" w:eastAsia="ja-JP"/>
        </w:rPr>
        <w:t>clear bias</w:t>
      </w:r>
      <w:r w:rsidRPr="00E457C1">
        <w:rPr>
          <w:noProof/>
          <w:lang w:val="en-US"/>
        </w:rPr>
        <w:t xml:space="preserve"> in the South Pacific (</w:t>
      </w:r>
      <w:r w:rsidRPr="00E457C1">
        <w:rPr>
          <w:i/>
          <w:noProof/>
          <w:lang w:val="en-US"/>
        </w:rPr>
        <w:t>medium confidence</w:t>
      </w:r>
      <w:r w:rsidRPr="00E457C1">
        <w:rPr>
          <w:noProof/>
          <w:lang w:val="en-US"/>
        </w:rPr>
        <w:t xml:space="preserve">). CMIP5 models also </w:t>
      </w:r>
      <w:r w:rsidRPr="00E457C1">
        <w:rPr>
          <w:i/>
          <w:noProof/>
          <w:lang w:val="en-US"/>
        </w:rPr>
        <w:t>very</w:t>
      </w:r>
      <w:r w:rsidRPr="00E457C1">
        <w:rPr>
          <w:noProof/>
          <w:lang w:val="en-US"/>
        </w:rPr>
        <w:t xml:space="preserve"> </w:t>
      </w:r>
      <w:r w:rsidRPr="00E457C1">
        <w:rPr>
          <w:i/>
          <w:noProof/>
          <w:lang w:val="en-US"/>
        </w:rPr>
        <w:t>likely</w:t>
      </w:r>
      <w:r w:rsidRPr="00E457C1">
        <w:rPr>
          <w:noProof/>
          <w:lang w:val="en-US"/>
        </w:rPr>
        <w:t xml:space="preserve"> underestimate PDV magnitude. CMIP6 models tend to show better overall performance in spatial structure and magnitude of PDV, but there is </w:t>
      </w:r>
      <w:r w:rsidRPr="00E457C1">
        <w:rPr>
          <w:i/>
          <w:noProof/>
          <w:lang w:val="en-US"/>
        </w:rPr>
        <w:t>low confidence</w:t>
      </w:r>
      <w:r w:rsidRPr="00E457C1">
        <w:rPr>
          <w:noProof/>
          <w:lang w:val="en-US"/>
        </w:rPr>
        <w:t xml:space="preserve"> </w:t>
      </w:r>
      <w:r w:rsidR="00013E12" w:rsidRPr="00E457C1">
        <w:rPr>
          <w:noProof/>
          <w:lang w:val="en-US"/>
        </w:rPr>
        <w:t>i</w:t>
      </w:r>
      <w:r w:rsidRPr="00E457C1">
        <w:rPr>
          <w:noProof/>
          <w:lang w:val="en-US"/>
        </w:rPr>
        <w:t>n this assessment due to the lack of literature.</w:t>
      </w:r>
    </w:p>
    <w:p w14:paraId="39B41681" w14:textId="77777777" w:rsidR="009F594A" w:rsidRPr="00E457C1" w:rsidRDefault="009F594A" w:rsidP="009F594A">
      <w:pPr>
        <w:pStyle w:val="AR6BodyText"/>
        <w:rPr>
          <w:noProof/>
          <w:lang w:val="en-US"/>
        </w:rPr>
      </w:pPr>
    </w:p>
    <w:p w14:paraId="4CD0133A" w14:textId="77777777" w:rsidR="009F594A" w:rsidRPr="00E457C1" w:rsidRDefault="009F594A" w:rsidP="009F594A">
      <w:pPr>
        <w:pStyle w:val="AR6BodyText"/>
        <w:rPr>
          <w:noProof/>
          <w:lang w:val="en-US"/>
        </w:rPr>
      </w:pPr>
    </w:p>
    <w:p w14:paraId="657E7308" w14:textId="77777777" w:rsidR="009F594A" w:rsidRDefault="009F594A" w:rsidP="009F594A">
      <w:pPr>
        <w:pStyle w:val="AR6BodyText"/>
        <w:rPr>
          <w:b/>
          <w:noProof/>
        </w:rPr>
      </w:pPr>
      <w:r>
        <w:rPr>
          <w:b/>
          <w:noProof/>
        </w:rPr>
        <w:t>[</w:t>
      </w:r>
      <w:r w:rsidRPr="00187583">
        <w:rPr>
          <w:b/>
          <w:noProof/>
        </w:rPr>
        <w:t xml:space="preserve">START </w:t>
      </w:r>
      <w:r w:rsidRPr="00187583">
        <w:rPr>
          <w:rStyle w:val="AR6Chap3FigureCar"/>
          <w:rFonts w:cs="Times New Roman"/>
          <w:b/>
          <w:noProof/>
          <w:sz w:val="22"/>
        </w:rPr>
        <w:t xml:space="preserve">FIGURE 3.39 </w:t>
      </w:r>
      <w:r w:rsidRPr="00187583">
        <w:rPr>
          <w:b/>
          <w:noProof/>
        </w:rPr>
        <w:t>HERE</w:t>
      </w:r>
      <w:r>
        <w:rPr>
          <w:b/>
          <w:noProof/>
        </w:rPr>
        <w:t>]</w:t>
      </w:r>
    </w:p>
    <w:p w14:paraId="3F0FE760" w14:textId="77777777" w:rsidR="009F594A" w:rsidRDefault="009F594A" w:rsidP="009F594A">
      <w:pPr>
        <w:pStyle w:val="AR6BodyText"/>
      </w:pPr>
    </w:p>
    <w:p w14:paraId="5088ED10" w14:textId="77777777" w:rsidR="00686E45" w:rsidRPr="00686E45" w:rsidRDefault="00686E45" w:rsidP="00686E45">
      <w:pPr>
        <w:numPr>
          <w:ilvl w:val="0"/>
          <w:numId w:val="2"/>
        </w:numPr>
        <w:ind w:left="1134" w:hanging="1134"/>
        <w:rPr>
          <w:sz w:val="20"/>
          <w:lang w:val="en-US"/>
        </w:rPr>
      </w:pPr>
      <w:bookmarkStart w:id="3182" w:name="_Hlk57041234"/>
      <w:r w:rsidRPr="00686E45">
        <w:rPr>
          <w:b/>
          <w:sz w:val="20"/>
          <w:lang w:val="en-US"/>
        </w:rPr>
        <w:t>Model evaluation of the Pacific Decadal Variability (PDV).</w:t>
      </w:r>
      <w:r w:rsidRPr="00686E45">
        <w:rPr>
          <w:sz w:val="20"/>
          <w:lang w:val="en-US"/>
        </w:rPr>
        <w:t xml:space="preserve"> </w:t>
      </w:r>
      <w:r w:rsidRPr="00686E45">
        <w:rPr>
          <w:b/>
          <w:bCs/>
          <w:sz w:val="20"/>
          <w:lang w:val="en-US"/>
          <w:rPrChange w:id="3183" w:author="Ian Blenkinsop" w:date="2021-07-07T15:14:00Z">
            <w:rPr/>
          </w:rPrChange>
        </w:rPr>
        <w:t>(a, b)</w:t>
      </w:r>
      <w:r w:rsidRPr="00686E45">
        <w:rPr>
          <w:sz w:val="20"/>
          <w:lang w:val="en-US"/>
        </w:rPr>
        <w:t xml:space="preserve"> Sea surface temperature (SST) anomalies (ºC) regressed onto the Tripole Index </w:t>
      </w:r>
      <w:r w:rsidRPr="00686E45">
        <w:rPr>
          <w:sz w:val="20"/>
          <w:lang w:val="en-US"/>
        </w:rPr>
        <w:fldChar w:fldCharType="begin" w:fldLock="1"/>
      </w:r>
      <w:r w:rsidRPr="00686E45">
        <w:rPr>
          <w:sz w:val="20"/>
          <w:lang w:val="en-US"/>
        </w:rPr>
        <w:instrText>ADDIN CSL_CITATION { "citationItems" : [ { "id" : "ITEM-1", "itemData" : { "DOI" : "10.1007/s00382-015-2525-1", "ISBN" : "0038201525251", "ISSN" : "14320894", "abstract" : "A new index is developed for the Interdecadal Pacific Oscillation, termed the IPO Tripole Index (TPI). The IPO is associated with a distinct \u2018tripole\u2019 pattern of sea surface temperature anomalies (SSTA), with three large centres of action and variations on decadal timescales, evident in the second principal component (PC) of low-pass filtered global SST. The new index is based on the difference between the SSTA averaged over the central equatorial Pacific and the average of the SSTA in the Northwest and Southwest Pacific. The TPI is an easily calculated, non-PC-based index for tracking decadal SST variability associated with the IPO. The TPI time series bears a close resemblance to previously published PC-based indices and has the advantages of being simpler to compute and more consistent with indices used to track the El Ni\u00f1o\u2013Southern Oscillation (ENSO), such as Ni\u00f1o 3.4. The TPI also provides a simple metric in physical units of \u00b0C for evaluating decadal and interdecadal variability of SST fields in a straightforward manner, and can be used to evaluate the skill of dynamical decadal prediction systems. Composites of SST and mean sea level pressure anomalies reveal that the IPO has maintained a broadly stable structure across the seven most recent positive and negative epochs that occurred during 1870\u20132013. The TPI is shown to be a robust and stable representation of the IPO phenomenon in instrumental records, with relatively more variance in decadal than shorter timescales compared to Ni\u00f1o 3.4, due to the explicit inclusion of off-equatorial SST variability associated with the IPO.", "author" : [ { "dropping-particle" : "", "family" : "Henley", "given" : "Benjamin J.", "non-dropping-particle" : "", "parse-names" : false, "suffix" : "" }, { "dropping-particle" : "", "family" : "Gergis", "given" : "Joelle", "non-dropping-particle" : "", "parse-names" : false, "suffix" : "" }, { "dropping-particle" : "", "family" : "Karoly", "given" : "David J.", "non-dropping-particle" : "", "parse-names" : false, "suffix" : "" }, { "dropping-particle" : "", "family" : "Power", "given" : "Scott", "non-dropping-particle" : "", "parse-names" : false, "suffix" : "" }, { "dropping-particle" : "", "family" : "Kennedy", "given" : "John", "non-dropping-particle" : "", "parse-names" : false, "suffix" : "" }, { "dropping-particle" : "", "family" : "Folland", "given" : "Chris K.", "non-dropping-particle" : "", "parse-names" : false, "suffix" : "" } ], "container-title" : "Climate Dynamics", "id" : "ITEM-1", "issue" : "11-12", "issued" : { "date-parts" : [ [ "2015" ] ] }, "page" : "3077-3090", "publisher" : "Springer Berlin Heidelberg", "title" : "A Tripole Index for the Interdecadal Pacific Oscillation", "translator" : [ { "dropping-particle" : "", "family" : "J4057", "given" : "", "non-dropping-particle" : "", "parse-names" : false, "suffix" : "" } ], "type" : "article-journal", "volume" : "45" }, "uris" : [ "http://www.mendeley.com/documents/?uuid=c18a8212-030a-457d-a042-41e5cb842897" ] } ], "mendeley" : { "formattedCitation" : "(Henley et al., 2015)", "manualFormatting" : "(TPI; Henley et al., 2015)", "plainTextFormattedCitation" : "(Henley et al., 2015)", "previouslyFormattedCitation" : "(Henley et al., 2015)" }, "properties" : { "noteIndex" : 0 }, "schema" : "https://github.com/citation-style-language/schema/raw/master/csl-citation.json" }</w:instrText>
      </w:r>
      <w:r w:rsidRPr="00686E45">
        <w:rPr>
          <w:sz w:val="20"/>
          <w:lang w:val="en-US"/>
        </w:rPr>
        <w:fldChar w:fldCharType="separate"/>
      </w:r>
      <w:r w:rsidRPr="00686E45">
        <w:rPr>
          <w:noProof/>
          <w:sz w:val="20"/>
          <w:lang w:val="en-US"/>
        </w:rPr>
        <w:t>(TPI; Henley et al., 2015)</w:t>
      </w:r>
      <w:r w:rsidRPr="00686E45">
        <w:rPr>
          <w:sz w:val="20"/>
          <w:lang w:val="en-US"/>
        </w:rPr>
        <w:fldChar w:fldCharType="end"/>
      </w:r>
      <w:r w:rsidRPr="00686E45">
        <w:rPr>
          <w:sz w:val="20"/>
          <w:lang w:val="en-US"/>
        </w:rPr>
        <w:t xml:space="preserve"> for 1900</w:t>
      </w:r>
      <w:del w:id="3184" w:author="Sara M Tuson" w:date="2021-06-30T10:41:00Z">
        <w:r w:rsidRPr="00686E45" w:rsidDel="00856D0D">
          <w:rPr>
            <w:sz w:val="20"/>
            <w:lang w:val="en-US"/>
          </w:rPr>
          <w:delText>-</w:delText>
        </w:r>
      </w:del>
      <w:ins w:id="3185" w:author="Sara M Tuson" w:date="2021-06-30T10:41:00Z">
        <w:r w:rsidRPr="00686E45">
          <w:rPr>
            <w:sz w:val="20"/>
            <w:lang w:val="en-US"/>
          </w:rPr>
          <w:t>–</w:t>
        </w:r>
      </w:ins>
      <w:r w:rsidRPr="00686E45">
        <w:rPr>
          <w:sz w:val="20"/>
          <w:lang w:val="en-US"/>
        </w:rPr>
        <w:t xml:space="preserve">2014 in </w:t>
      </w:r>
      <w:r w:rsidRPr="00686E45">
        <w:rPr>
          <w:b/>
          <w:bCs/>
          <w:sz w:val="20"/>
          <w:lang w:val="en-US"/>
          <w:rPrChange w:id="3186" w:author="Ian Blenkinsop" w:date="2021-07-07T15:14:00Z">
            <w:rPr/>
          </w:rPrChange>
        </w:rPr>
        <w:t>(a)</w:t>
      </w:r>
      <w:r w:rsidRPr="00686E45">
        <w:rPr>
          <w:sz w:val="20"/>
          <w:lang w:val="en-US"/>
        </w:rPr>
        <w:t xml:space="preserve"> ERSST</w:t>
      </w:r>
      <w:ins w:id="3187" w:author="Sara M Tuson" w:date="2021-07-01T12:00:00Z">
        <w:r w:rsidRPr="00686E45">
          <w:rPr>
            <w:sz w:val="20"/>
            <w:lang w:val="en-US"/>
          </w:rPr>
          <w:t xml:space="preserve"> </w:t>
        </w:r>
      </w:ins>
      <w:r w:rsidRPr="00686E45">
        <w:rPr>
          <w:sz w:val="20"/>
          <w:lang w:val="en-US"/>
        </w:rPr>
        <w:t>v</w:t>
      </w:r>
      <w:ins w:id="3188" w:author="Sara M Tuson" w:date="2021-07-01T12:00:00Z">
        <w:r w:rsidRPr="00686E45">
          <w:rPr>
            <w:sz w:val="20"/>
            <w:lang w:val="en-US"/>
          </w:rPr>
          <w:t xml:space="preserve">ersion </w:t>
        </w:r>
      </w:ins>
      <w:r w:rsidRPr="00686E45">
        <w:rPr>
          <w:sz w:val="20"/>
          <w:lang w:val="en-US"/>
        </w:rPr>
        <w:t xml:space="preserve">5 and </w:t>
      </w:r>
      <w:r w:rsidRPr="00686E45">
        <w:rPr>
          <w:b/>
          <w:bCs/>
          <w:sz w:val="20"/>
          <w:lang w:val="en-US"/>
          <w:rPrChange w:id="3189" w:author="Ian Blenkinsop" w:date="2021-07-07T15:14:00Z">
            <w:rPr/>
          </w:rPrChange>
        </w:rPr>
        <w:t>(b)</w:t>
      </w:r>
      <w:r w:rsidRPr="00686E45">
        <w:rPr>
          <w:sz w:val="20"/>
          <w:lang w:val="en-US"/>
        </w:rPr>
        <w:t xml:space="preserve"> CMIP6 multi-model ensemble (MME) mean composite obtained by weighting ensemble members by the inverse of the model ensemble size. A 10-year low-pass filter was applied beforehand. Cross marks in (a) represent regions where the anomalies are not significant at the 10% level based on t-test. Diagonal lines in (b) indicate regions where less than 80% of the runs agree</w:t>
      </w:r>
      <w:ins w:id="3190" w:author="Sara M Tuson" w:date="2021-07-01T12:00:00Z">
        <w:r w:rsidRPr="00686E45">
          <w:rPr>
            <w:sz w:val="20"/>
            <w:lang w:val="en-US"/>
          </w:rPr>
          <w:t xml:space="preserve"> </w:t>
        </w:r>
      </w:ins>
      <w:r w:rsidRPr="00686E45">
        <w:rPr>
          <w:sz w:val="20"/>
          <w:lang w:val="en-US"/>
        </w:rPr>
        <w:t xml:space="preserve">in sign. </w:t>
      </w:r>
      <w:r w:rsidRPr="00686E45">
        <w:rPr>
          <w:b/>
          <w:bCs/>
          <w:sz w:val="20"/>
          <w:lang w:val="en-US"/>
          <w:rPrChange w:id="3191" w:author="Ian Blenkinsop" w:date="2021-07-07T15:14:00Z">
            <w:rPr/>
          </w:rPrChange>
        </w:rPr>
        <w:t>(c)</w:t>
      </w:r>
      <w:r w:rsidRPr="00686E45">
        <w:rPr>
          <w:sz w:val="20"/>
          <w:lang w:val="en-US"/>
        </w:rPr>
        <w:t xml:space="preserve"> A Taylor diagram summarizing the representation of the PDV pattern in CMIP5 (each a cross in light blue, and the weighted multi-mode mean as a dot in dark blue), CMIP6 (each ensemble member is shown as a cross in red, weighted multi-model mean as a dot in orange) and observations over </w:t>
      </w:r>
      <w:commentRangeStart w:id="3192"/>
      <w:r w:rsidRPr="00686E45">
        <w:rPr>
          <w:sz w:val="20"/>
          <w:lang w:val="en-US"/>
        </w:rPr>
        <w:t>[40ºS</w:t>
      </w:r>
      <w:del w:id="3193" w:author="Sara M Tuson" w:date="2021-06-30T10:41:00Z">
        <w:r w:rsidRPr="00686E45" w:rsidDel="00856D0D">
          <w:rPr>
            <w:sz w:val="20"/>
            <w:lang w:val="en-US"/>
          </w:rPr>
          <w:delText>-</w:delText>
        </w:r>
      </w:del>
      <w:ins w:id="3194" w:author="Sara M Tuson" w:date="2021-06-30T10:41:00Z">
        <w:r w:rsidRPr="00686E45">
          <w:rPr>
            <w:sz w:val="20"/>
            <w:lang w:val="en-US"/>
          </w:rPr>
          <w:t>–</w:t>
        </w:r>
      </w:ins>
      <w:r w:rsidRPr="00686E45">
        <w:rPr>
          <w:sz w:val="20"/>
          <w:lang w:val="en-US"/>
        </w:rPr>
        <w:t>60ºN, 110ºE</w:t>
      </w:r>
      <w:del w:id="3195" w:author="Sara M Tuson" w:date="2021-06-30T10:41:00Z">
        <w:r w:rsidRPr="00686E45" w:rsidDel="00856D0D">
          <w:rPr>
            <w:sz w:val="20"/>
            <w:lang w:val="en-US"/>
          </w:rPr>
          <w:delText>-</w:delText>
        </w:r>
      </w:del>
      <w:ins w:id="3196" w:author="Sara M Tuson" w:date="2021-06-30T10:41:00Z">
        <w:r w:rsidRPr="00686E45">
          <w:rPr>
            <w:sz w:val="20"/>
            <w:lang w:val="en-US"/>
          </w:rPr>
          <w:t>–</w:t>
        </w:r>
      </w:ins>
      <w:r w:rsidRPr="00686E45">
        <w:rPr>
          <w:sz w:val="20"/>
          <w:lang w:val="en-US"/>
        </w:rPr>
        <w:t xml:space="preserve">70ºW]. </w:t>
      </w:r>
      <w:commentRangeEnd w:id="3192"/>
      <w:r w:rsidRPr="00686E45">
        <w:rPr>
          <w:sz w:val="16"/>
          <w:szCs w:val="16"/>
          <w:lang w:val="en-GB"/>
        </w:rPr>
        <w:commentReference w:id="3192"/>
      </w:r>
      <w:r w:rsidRPr="00686E45">
        <w:rPr>
          <w:sz w:val="20"/>
          <w:lang w:val="en-US"/>
        </w:rPr>
        <w:t>The reference pattern is taken from ERSST</w:t>
      </w:r>
      <w:ins w:id="3197" w:author="Sara M Tuson" w:date="2021-07-01T12:03:00Z">
        <w:r w:rsidRPr="00686E45">
          <w:rPr>
            <w:sz w:val="20"/>
            <w:lang w:val="en-US"/>
          </w:rPr>
          <w:t xml:space="preserve"> </w:t>
        </w:r>
      </w:ins>
      <w:r w:rsidRPr="00686E45">
        <w:rPr>
          <w:sz w:val="20"/>
          <w:lang w:val="en-US"/>
        </w:rPr>
        <w:t>v</w:t>
      </w:r>
      <w:ins w:id="3198" w:author="Sara M Tuson" w:date="2021-07-01T12:03:00Z">
        <w:r w:rsidRPr="00686E45">
          <w:rPr>
            <w:sz w:val="20"/>
            <w:lang w:val="en-US"/>
          </w:rPr>
          <w:t xml:space="preserve">ersion </w:t>
        </w:r>
      </w:ins>
      <w:r w:rsidRPr="00686E45">
        <w:rPr>
          <w:sz w:val="20"/>
          <w:lang w:val="en-US"/>
        </w:rPr>
        <w:t>5 and black dots indicate other observational products</w:t>
      </w:r>
      <w:ins w:id="3199" w:author="Sara M Tuson" w:date="2021-07-01T12:03:00Z">
        <w:r w:rsidRPr="00686E45">
          <w:rPr>
            <w:sz w:val="20"/>
            <w:lang w:val="en-US"/>
          </w:rPr>
          <w:t>, Hadley Centre Sea Ice and Sea Surface Temperature data set version 1</w:t>
        </w:r>
      </w:ins>
      <w:r w:rsidRPr="00686E45">
        <w:rPr>
          <w:sz w:val="20"/>
          <w:lang w:val="en-US"/>
        </w:rPr>
        <w:t xml:space="preserve"> (HadISST</w:t>
      </w:r>
      <w:ins w:id="3200" w:author="Sara M Tuson" w:date="2021-07-01T12:04:00Z">
        <w:r w:rsidRPr="00686E45">
          <w:rPr>
            <w:sz w:val="20"/>
            <w:lang w:val="en-US"/>
          </w:rPr>
          <w:t xml:space="preserve"> </w:t>
        </w:r>
      </w:ins>
      <w:r w:rsidRPr="00686E45">
        <w:rPr>
          <w:sz w:val="20"/>
          <w:lang w:val="en-US"/>
        </w:rPr>
        <w:t>v</w:t>
      </w:r>
      <w:ins w:id="3201" w:author="Sara M Tuson" w:date="2021-07-01T12:04:00Z">
        <w:r w:rsidRPr="00686E45">
          <w:rPr>
            <w:sz w:val="20"/>
            <w:lang w:val="en-US"/>
          </w:rPr>
          <w:t xml:space="preserve">ersion </w:t>
        </w:r>
      </w:ins>
      <w:r w:rsidRPr="00686E45">
        <w:rPr>
          <w:sz w:val="20"/>
          <w:lang w:val="en-US"/>
        </w:rPr>
        <w:t xml:space="preserve">1 and COBE-SST2). </w:t>
      </w:r>
      <w:r w:rsidRPr="00686E45">
        <w:rPr>
          <w:b/>
          <w:bCs/>
          <w:sz w:val="20"/>
          <w:lang w:val="en-US"/>
          <w:rPrChange w:id="3202" w:author="Ian Blenkinsop" w:date="2021-07-07T15:14:00Z">
            <w:rPr/>
          </w:rPrChange>
        </w:rPr>
        <w:t>(d)</w:t>
      </w:r>
      <w:r w:rsidRPr="00686E45">
        <w:rPr>
          <w:sz w:val="20"/>
          <w:lang w:val="en-US"/>
        </w:rPr>
        <w:t xml:space="preserve"> Autocorrelation of unfiltered annual TPI at lag </w:t>
      </w:r>
      <w:ins w:id="3203" w:author="Sara M Tuson" w:date="2021-07-02T15:16:00Z">
        <w:r w:rsidRPr="00686E45">
          <w:rPr>
            <w:sz w:val="20"/>
            <w:lang w:val="en-US"/>
          </w:rPr>
          <w:t>one</w:t>
        </w:r>
      </w:ins>
      <w:del w:id="3204" w:author="Sara M Tuson" w:date="2021-07-02T15:16:00Z">
        <w:r w:rsidRPr="00686E45" w:rsidDel="000E1831">
          <w:rPr>
            <w:sz w:val="20"/>
            <w:lang w:val="en-US"/>
          </w:rPr>
          <w:delText>1</w:delText>
        </w:r>
      </w:del>
      <w:r w:rsidRPr="00686E45">
        <w:rPr>
          <w:sz w:val="20"/>
          <w:lang w:val="en-US"/>
        </w:rPr>
        <w:t xml:space="preserve"> year and 10-year low-pass filtered TPI at lag 10 years for observations over 1900</w:t>
      </w:r>
      <w:del w:id="3205" w:author="Sara M Tuson" w:date="2021-06-30T10:41:00Z">
        <w:r w:rsidRPr="00686E45" w:rsidDel="00856D0D">
          <w:rPr>
            <w:sz w:val="20"/>
            <w:lang w:val="en-US"/>
          </w:rPr>
          <w:delText>-</w:delText>
        </w:r>
      </w:del>
      <w:ins w:id="3206" w:author="Sara M Tuson" w:date="2021-06-30T10:41:00Z">
        <w:r w:rsidRPr="00686E45">
          <w:rPr>
            <w:sz w:val="20"/>
            <w:lang w:val="en-US"/>
          </w:rPr>
          <w:t>–</w:t>
        </w:r>
      </w:ins>
      <w:r w:rsidRPr="00686E45">
        <w:rPr>
          <w:sz w:val="20"/>
          <w:lang w:val="en-US"/>
        </w:rPr>
        <w:t xml:space="preserve">2014 (horizontal lines) and 115-year </w:t>
      </w:r>
      <w:r w:rsidRPr="00686E45">
        <w:rPr>
          <w:b/>
          <w:bCs/>
          <w:sz w:val="20"/>
          <w:lang w:val="en-US"/>
          <w:rPrChange w:id="3207" w:author="Ian Blenkinsop" w:date="2021-07-07T15:14:00Z">
            <w:rPr/>
          </w:rPrChange>
        </w:rPr>
        <w:t>chu</w:t>
      </w:r>
      <w:r w:rsidRPr="00686E45">
        <w:rPr>
          <w:sz w:val="20"/>
          <w:lang w:val="en-US"/>
        </w:rPr>
        <w:t>nks of pre-industrial control simulations (open boxes) and individual historical simulations over 1900</w:t>
      </w:r>
      <w:del w:id="3208" w:author="Sara M Tuson" w:date="2021-06-30T10:41:00Z">
        <w:r w:rsidRPr="00686E45" w:rsidDel="00856D0D">
          <w:rPr>
            <w:sz w:val="20"/>
            <w:lang w:val="en-US"/>
          </w:rPr>
          <w:delText>-</w:delText>
        </w:r>
      </w:del>
      <w:ins w:id="3209" w:author="Sara M Tuson" w:date="2021-06-30T10:41:00Z">
        <w:r w:rsidRPr="00686E45">
          <w:rPr>
            <w:sz w:val="20"/>
            <w:lang w:val="en-US"/>
          </w:rPr>
          <w:t>–</w:t>
        </w:r>
      </w:ins>
      <w:r w:rsidRPr="00686E45">
        <w:rPr>
          <w:sz w:val="20"/>
          <w:lang w:val="en-US"/>
        </w:rPr>
        <w:t xml:space="preserve">2014 (filled boxes) from CMIP5 (blue) and CMIP6 (red). </w:t>
      </w:r>
      <w:r w:rsidRPr="00686E45">
        <w:rPr>
          <w:b/>
          <w:bCs/>
          <w:sz w:val="20"/>
          <w:lang w:val="en-US"/>
          <w:rPrChange w:id="3210" w:author="Ian Blenkinsop" w:date="2021-07-07T15:15:00Z">
            <w:rPr/>
          </w:rPrChange>
        </w:rPr>
        <w:t>(e)</w:t>
      </w:r>
      <w:r w:rsidRPr="00686E45">
        <w:rPr>
          <w:sz w:val="20"/>
          <w:lang w:val="en-US"/>
        </w:rPr>
        <w:t xml:space="preserve"> As in (d), but standard deviation of the unfiltered and filtered TPI (ºC). Boxes and whiskers show weighted multi-model </w:t>
      </w:r>
      <w:del w:id="3211" w:author="Sara M Tuson" w:date="2021-07-01T11:59:00Z">
        <w:r w:rsidRPr="00686E45" w:rsidDel="009F4EA0">
          <w:rPr>
            <w:sz w:val="20"/>
            <w:lang w:val="en-US"/>
          </w:rPr>
          <w:delText>mdean</w:delText>
        </w:r>
      </w:del>
      <w:r w:rsidRPr="00686E45">
        <w:rPr>
          <w:sz w:val="20"/>
          <w:lang w:val="en-US"/>
        </w:rPr>
        <w:t>mean, interquartile ranges and 5</w:t>
      </w:r>
      <w:r w:rsidRPr="00686E45">
        <w:rPr>
          <w:sz w:val="20"/>
          <w:lang w:val="en-US"/>
          <w:rPrChange w:id="3212" w:author="Sara M Tuson" w:date="2021-06-30T11:16:00Z">
            <w:rPr>
              <w:vertAlign w:val="superscript"/>
            </w:rPr>
          </w:rPrChange>
        </w:rPr>
        <w:t>th</w:t>
      </w:r>
      <w:r w:rsidRPr="00686E45">
        <w:rPr>
          <w:sz w:val="20"/>
          <w:lang w:val="en-US"/>
        </w:rPr>
        <w:t xml:space="preserve"> and 95</w:t>
      </w:r>
      <w:r w:rsidRPr="00686E45">
        <w:rPr>
          <w:sz w:val="20"/>
          <w:lang w:val="en-US"/>
          <w:rPrChange w:id="3213" w:author="Sara M Tuson" w:date="2021-06-30T11:16:00Z">
            <w:rPr>
              <w:vertAlign w:val="superscript"/>
            </w:rPr>
          </w:rPrChange>
        </w:rPr>
        <w:t>th</w:t>
      </w:r>
      <w:r w:rsidRPr="00686E45">
        <w:rPr>
          <w:sz w:val="20"/>
          <w:lang w:val="en-US"/>
        </w:rPr>
        <w:t xml:space="preserve"> percentiles. </w:t>
      </w:r>
      <w:r w:rsidRPr="00686E45">
        <w:rPr>
          <w:b/>
          <w:bCs/>
          <w:sz w:val="20"/>
          <w:lang w:val="en-US"/>
          <w:rPrChange w:id="3214" w:author="Ian Blenkinsop" w:date="2021-07-07T15:15:00Z">
            <w:rPr/>
          </w:rPrChange>
        </w:rPr>
        <w:t>(f)</w:t>
      </w:r>
      <w:r w:rsidRPr="00686E45">
        <w:rPr>
          <w:sz w:val="20"/>
          <w:lang w:val="en-US"/>
        </w:rPr>
        <w:t xml:space="preserve"> Time series of the 10-year low-pass filtered TPI (ºC) in ERSST</w:t>
      </w:r>
      <w:ins w:id="3215" w:author="Sara M Tuson" w:date="2021-07-01T12:04:00Z">
        <w:r w:rsidRPr="00686E45">
          <w:rPr>
            <w:sz w:val="20"/>
            <w:lang w:val="en-US"/>
          </w:rPr>
          <w:t xml:space="preserve"> </w:t>
        </w:r>
      </w:ins>
      <w:r w:rsidRPr="00686E45">
        <w:rPr>
          <w:sz w:val="20"/>
          <w:lang w:val="en-US"/>
        </w:rPr>
        <w:t>v</w:t>
      </w:r>
      <w:ins w:id="3216" w:author="Sara M Tuson" w:date="2021-07-01T12:04:00Z">
        <w:r w:rsidRPr="00686E45">
          <w:rPr>
            <w:sz w:val="20"/>
            <w:lang w:val="en-US"/>
          </w:rPr>
          <w:t xml:space="preserve">ersion </w:t>
        </w:r>
      </w:ins>
      <w:r w:rsidRPr="00686E45">
        <w:rPr>
          <w:sz w:val="20"/>
          <w:lang w:val="en-US"/>
        </w:rPr>
        <w:t>5, HadISST</w:t>
      </w:r>
      <w:ins w:id="3217" w:author="Sara M Tuson" w:date="2021-07-01T12:04:00Z">
        <w:r w:rsidRPr="00686E45">
          <w:rPr>
            <w:sz w:val="20"/>
            <w:lang w:val="en-US"/>
          </w:rPr>
          <w:t xml:space="preserve"> </w:t>
        </w:r>
      </w:ins>
      <w:r w:rsidRPr="00686E45">
        <w:rPr>
          <w:sz w:val="20"/>
          <w:lang w:val="en-US"/>
        </w:rPr>
        <w:t>v</w:t>
      </w:r>
      <w:ins w:id="3218" w:author="Sara M Tuson" w:date="2021-07-01T12:04:00Z">
        <w:r w:rsidRPr="00686E45">
          <w:rPr>
            <w:sz w:val="20"/>
            <w:lang w:val="en-US"/>
          </w:rPr>
          <w:t xml:space="preserve">ersion </w:t>
        </w:r>
      </w:ins>
      <w:r w:rsidRPr="00686E45">
        <w:rPr>
          <w:sz w:val="20"/>
          <w:lang w:val="en-US"/>
        </w:rPr>
        <w:t>1 and COBE-SST2 observational estimates (black) and CMIP5 and CMIP6 historical simulations. The thick red and light blue lines are the weighted multi-model</w:t>
      </w:r>
      <w:del w:id="3219" w:author="Sara M Tuson" w:date="2021-06-30T10:41:00Z">
        <w:r w:rsidRPr="00686E45" w:rsidDel="00856D0D">
          <w:rPr>
            <w:sz w:val="20"/>
            <w:lang w:val="en-US"/>
          </w:rPr>
          <w:delText xml:space="preserve"> </w:delText>
        </w:r>
      </w:del>
      <w:r w:rsidRPr="00686E45">
        <w:rPr>
          <w:sz w:val="20"/>
          <w:lang w:val="en-US"/>
        </w:rPr>
        <w:t xml:space="preserve"> mean for the historical simulations in CMIP5 and CMIP6, respectively, and the envelopes represent the 5</w:t>
      </w:r>
      <w:r w:rsidRPr="00686E45">
        <w:rPr>
          <w:sz w:val="20"/>
          <w:lang w:val="en-US"/>
          <w:rPrChange w:id="3220" w:author="Sara M Tuson" w:date="2021-06-30T11:17:00Z">
            <w:rPr>
              <w:vertAlign w:val="superscript"/>
            </w:rPr>
          </w:rPrChange>
        </w:rPr>
        <w:t>th</w:t>
      </w:r>
      <w:del w:id="3221" w:author="Sara M Tuson" w:date="2021-06-30T10:41:00Z">
        <w:r w:rsidRPr="00686E45" w:rsidDel="00856D0D">
          <w:rPr>
            <w:sz w:val="20"/>
            <w:lang w:val="en-US"/>
          </w:rPr>
          <w:delText>-</w:delText>
        </w:r>
      </w:del>
      <w:ins w:id="3222" w:author="Sara M Tuson" w:date="2021-06-30T10:41:00Z">
        <w:r w:rsidRPr="00686E45">
          <w:rPr>
            <w:sz w:val="20"/>
            <w:lang w:val="en-US"/>
          </w:rPr>
          <w:t>–</w:t>
        </w:r>
      </w:ins>
      <w:r w:rsidRPr="00686E45">
        <w:rPr>
          <w:sz w:val="20"/>
          <w:lang w:val="en-US"/>
        </w:rPr>
        <w:t>95</w:t>
      </w:r>
      <w:r w:rsidRPr="00686E45">
        <w:rPr>
          <w:sz w:val="20"/>
          <w:lang w:val="en-US"/>
          <w:rPrChange w:id="3223" w:author="Sara M Tuson" w:date="2021-06-30T11:17:00Z">
            <w:rPr>
              <w:vertAlign w:val="superscript"/>
            </w:rPr>
          </w:rPrChange>
        </w:rPr>
        <w:t>th</w:t>
      </w:r>
      <w:r w:rsidRPr="00686E45">
        <w:rPr>
          <w:sz w:val="20"/>
          <w:lang w:val="en-US"/>
        </w:rPr>
        <w:t xml:space="preserve"> percentile range across ensemble members. The 5</w:t>
      </w:r>
      <w:del w:id="3224" w:author="Sara M Tuson" w:date="2021-06-30T10:41:00Z">
        <w:r w:rsidRPr="00686E45" w:rsidDel="00856D0D">
          <w:rPr>
            <w:sz w:val="20"/>
            <w:lang w:val="en-US"/>
          </w:rPr>
          <w:delText>-</w:delText>
        </w:r>
      </w:del>
      <w:ins w:id="3225" w:author="Sara M Tuson" w:date="2021-06-30T10:41:00Z">
        <w:r w:rsidRPr="00686E45">
          <w:rPr>
            <w:sz w:val="20"/>
            <w:lang w:val="en-US"/>
          </w:rPr>
          <w:t>–</w:t>
        </w:r>
      </w:ins>
      <w:r w:rsidRPr="00686E45">
        <w:rPr>
          <w:sz w:val="20"/>
          <w:lang w:val="en-US"/>
        </w:rPr>
        <w:t xml:space="preserve">95% confidence interval for the CMIP6 multi-model mean is given in thin dashed lines. </w:t>
      </w:r>
      <w:r w:rsidRPr="00686E45">
        <w:rPr>
          <w:rFonts w:cs="Times New Roman"/>
          <w:sz w:val="20"/>
          <w:szCs w:val="20"/>
          <w:lang w:val="en-US"/>
        </w:rPr>
        <w:t>Further details on data sources and processing are available in the chapter data table (Table 3.SM.1).</w:t>
      </w:r>
    </w:p>
    <w:bookmarkEnd w:id="3182"/>
    <w:p w14:paraId="1B273032" w14:textId="18B5381E" w:rsidR="009F594A" w:rsidRPr="00E457C1" w:rsidRDefault="009F594A" w:rsidP="00592B9C">
      <w:pPr>
        <w:pStyle w:val="AR6BodyText"/>
        <w:rPr>
          <w:noProof/>
          <w:lang w:val="en-US"/>
        </w:rPr>
      </w:pPr>
    </w:p>
    <w:p w14:paraId="4970AB75" w14:textId="77777777" w:rsidR="009F594A" w:rsidRDefault="009F594A" w:rsidP="009F594A">
      <w:pPr>
        <w:pStyle w:val="AR6BodyText"/>
        <w:rPr>
          <w:b/>
          <w:noProof/>
        </w:rPr>
      </w:pPr>
      <w:r>
        <w:rPr>
          <w:b/>
          <w:noProof/>
        </w:rPr>
        <w:t>[</w:t>
      </w:r>
      <w:r w:rsidRPr="00187583">
        <w:rPr>
          <w:b/>
          <w:noProof/>
        </w:rPr>
        <w:t xml:space="preserve">END </w:t>
      </w:r>
      <w:r w:rsidRPr="00187583">
        <w:rPr>
          <w:rStyle w:val="AR6Chap3FigureCar"/>
          <w:rFonts w:cs="Times New Roman"/>
          <w:b/>
          <w:noProof/>
          <w:sz w:val="22"/>
        </w:rPr>
        <w:t>FIGURE 3.39</w:t>
      </w:r>
      <w:r w:rsidRPr="00187583">
        <w:rPr>
          <w:b/>
          <w:noProof/>
        </w:rPr>
        <w:t xml:space="preserve"> HERE</w:t>
      </w:r>
      <w:r>
        <w:rPr>
          <w:b/>
          <w:noProof/>
        </w:rPr>
        <w:t>]</w:t>
      </w:r>
    </w:p>
    <w:p w14:paraId="14AD1235" w14:textId="77777777" w:rsidR="009F594A" w:rsidRDefault="009F594A" w:rsidP="009F594A">
      <w:pPr>
        <w:pStyle w:val="AR6BodyText"/>
      </w:pPr>
    </w:p>
    <w:p w14:paraId="3D8F3613" w14:textId="77777777" w:rsidR="009F594A" w:rsidRDefault="009F594A" w:rsidP="009F594A">
      <w:pPr>
        <w:pStyle w:val="AR6BodyText"/>
        <w:rPr>
          <w:rFonts w:cs="Times New Roman"/>
          <w:lang w:val="en-US"/>
        </w:rPr>
      </w:pPr>
    </w:p>
    <w:p w14:paraId="5DE5D035" w14:textId="5D0DDBC0" w:rsidR="009F594A" w:rsidRPr="00D324D3" w:rsidRDefault="009F594A" w:rsidP="009F594A">
      <w:pPr>
        <w:pStyle w:val="AR6Chap3Level2311"/>
      </w:pPr>
      <w:bookmarkStart w:id="3226" w:name="_Ref3464240"/>
      <w:bookmarkStart w:id="3227" w:name="_Toc6385753"/>
      <w:bookmarkStart w:id="3228" w:name="_Toc70639178"/>
      <w:r w:rsidRPr="00D324D3">
        <w:t>Atlantic Multi</w:t>
      </w:r>
      <w:ins w:id="3229" w:author="Sara M Tuson" w:date="2021-06-27T21:55:00Z">
        <w:r w:rsidR="00492531">
          <w:t>-</w:t>
        </w:r>
      </w:ins>
      <w:r w:rsidRPr="00D324D3">
        <w:t>decadal Variability</w:t>
      </w:r>
      <w:bookmarkEnd w:id="3226"/>
      <w:bookmarkEnd w:id="3227"/>
      <w:bookmarkEnd w:id="3228"/>
    </w:p>
    <w:p w14:paraId="54716129" w14:textId="77777777" w:rsidR="009F594A" w:rsidRPr="00B40A97" w:rsidRDefault="009F594A" w:rsidP="009F594A">
      <w:pPr>
        <w:pStyle w:val="AR6BodyText"/>
        <w:rPr>
          <w:noProof/>
        </w:rPr>
      </w:pPr>
    </w:p>
    <w:p w14:paraId="1CA94EEB" w14:textId="3837FDC2" w:rsidR="009F594A" w:rsidRPr="00E457C1" w:rsidRDefault="009F594A" w:rsidP="009F594A">
      <w:pPr>
        <w:pStyle w:val="AR6BodyText"/>
        <w:rPr>
          <w:noProof/>
          <w:lang w:val="en-US"/>
        </w:rPr>
      </w:pPr>
      <w:r w:rsidRPr="00E457C1">
        <w:rPr>
          <w:noProof/>
          <w:lang w:val="en-US"/>
        </w:rPr>
        <w:t>Atlantic Multi</w:t>
      </w:r>
      <w:ins w:id="3230" w:author="Sara M Tuson" w:date="2021-06-27T21:55:00Z">
        <w:r w:rsidR="00492531">
          <w:rPr>
            <w:noProof/>
            <w:lang w:val="en-US"/>
          </w:rPr>
          <w:t>-</w:t>
        </w:r>
      </w:ins>
      <w:r w:rsidRPr="00E457C1">
        <w:rPr>
          <w:noProof/>
          <w:lang w:val="en-US"/>
        </w:rPr>
        <w:t>decadal Variability (AMV) refers to a climate mode representing basin-wide multi</w:t>
      </w:r>
      <w:ins w:id="3231" w:author="Sara M Tuson" w:date="2021-06-27T21:55:00Z">
        <w:r w:rsidR="00492531">
          <w:rPr>
            <w:noProof/>
            <w:lang w:val="en-US"/>
          </w:rPr>
          <w:t>-</w:t>
        </w:r>
      </w:ins>
      <w:r w:rsidRPr="00E457C1">
        <w:rPr>
          <w:noProof/>
          <w:lang w:val="en-US"/>
        </w:rPr>
        <w:t>decadal fluctuations in surface temperatures in the North Atlantic (</w:t>
      </w:r>
      <w:r w:rsidR="00627C1B" w:rsidRPr="00AC1A12">
        <w:rPr>
          <w:noProof/>
          <w:lang w:val="en-CA" w:eastAsia="en-US"/>
        </w:rPr>
        <w:t>Figure 3.40</w:t>
      </w:r>
      <w:r w:rsidRPr="00E457C1">
        <w:rPr>
          <w:noProof/>
          <w:lang w:val="en-US"/>
        </w:rPr>
        <w:t xml:space="preserve">a,f), with teleconnections particularly pronounced over the adjacent continents and the Arctic. The AMV phenomenon is </w:t>
      </w:r>
      <w:r w:rsidR="00940DBE" w:rsidRPr="00E457C1">
        <w:rPr>
          <w:noProof/>
          <w:lang w:val="en-US"/>
        </w:rPr>
        <w:t>usually</w:t>
      </w:r>
      <w:r w:rsidRPr="00E457C1">
        <w:rPr>
          <w:noProof/>
          <w:lang w:val="en-US"/>
        </w:rPr>
        <w:t xml:space="preserve"> assessed through SST anomalies averaged over the entire North Atlantic basin, hereafter the AMV index, but it is associated with many physical processes including three-dimensional ocean circulation, such as AMOC fluctuations (Section 3.5.4), gyre adjustments,</w:t>
      </w:r>
      <w:r w:rsidR="00940DBE" w:rsidRPr="00E457C1">
        <w:rPr>
          <w:noProof/>
          <w:lang w:val="en-US"/>
        </w:rPr>
        <w:t xml:space="preserve"> and</w:t>
      </w:r>
      <w:r w:rsidRPr="00E457C1">
        <w:rPr>
          <w:noProof/>
          <w:lang w:val="en-US"/>
        </w:rPr>
        <w:t xml:space="preserve"> salt and heat transport in the entire North Atlantic and subarctic </w:t>
      </w:r>
      <w:r w:rsidRPr="00E457C1">
        <w:rPr>
          <w:noProof/>
          <w:lang w:val="en-US"/>
        </w:rPr>
        <w:lastRenderedPageBreak/>
        <w:t xml:space="preserve">basins. </w:t>
      </w:r>
      <w:r>
        <w:rPr>
          <w:lang w:val="en-US"/>
        </w:rPr>
        <w:t xml:space="preserve">The AMV, together with the PDV, has been shown to </w:t>
      </w:r>
      <w:r w:rsidR="00940DBE">
        <w:rPr>
          <w:lang w:val="en-US"/>
        </w:rPr>
        <w:t xml:space="preserve">have </w:t>
      </w:r>
      <w:r>
        <w:rPr>
          <w:lang w:val="en-US"/>
        </w:rPr>
        <w:t>modulate</w:t>
      </w:r>
      <w:r w:rsidR="00940DBE">
        <w:rPr>
          <w:lang w:val="en-US"/>
        </w:rPr>
        <w:t>d</w:t>
      </w:r>
      <w:r>
        <w:rPr>
          <w:lang w:val="en-US"/>
        </w:rPr>
        <w:t xml:space="preserve"> GSAT on multi-decadal time</w:t>
      </w:r>
      <w:ins w:id="3232" w:author="Sara M Tuson" w:date="2021-06-27T22:08:00Z">
        <w:r w:rsidR="00630726">
          <w:rPr>
            <w:lang w:val="en-US"/>
          </w:rPr>
          <w:t xml:space="preserve"> </w:t>
        </w:r>
      </w:ins>
      <w:r>
        <w:rPr>
          <w:lang w:val="en-US"/>
        </w:rPr>
        <w:t>scales since pre</w:t>
      </w:r>
      <w:r w:rsidR="00BF399F">
        <w:rPr>
          <w:lang w:val="en-US"/>
        </w:rPr>
        <w:t>-</w:t>
      </w:r>
      <w:r>
        <w:rPr>
          <w:lang w:val="en-US"/>
        </w:rPr>
        <w:t>industrial time (</w:t>
      </w:r>
      <w:del w:id="3233" w:author="Ian Blenkinsop" w:date="2021-07-13T12:48:00Z">
        <w:r w:rsidR="00BF399F" w:rsidDel="00830FB3">
          <w:rPr>
            <w:lang w:val="en-US"/>
          </w:rPr>
          <w:delText xml:space="preserve">Cross </w:delText>
        </w:r>
      </w:del>
      <w:ins w:id="3234" w:author="Ian Blenkinsop" w:date="2021-07-13T12:48:00Z">
        <w:r w:rsidR="00830FB3">
          <w:rPr>
            <w:lang w:val="en-US"/>
          </w:rPr>
          <w:t>Cross-</w:t>
        </w:r>
      </w:ins>
      <w:r>
        <w:rPr>
          <w:lang w:val="en-US"/>
        </w:rPr>
        <w:t>Chapter-Box 3.1</w:t>
      </w:r>
      <w:del w:id="3235" w:author="Ian Blenkinsop" w:date="2021-07-13T12:48:00Z">
        <w:r w:rsidDel="00830FB3">
          <w:rPr>
            <w:lang w:val="en-US"/>
          </w:rPr>
          <w:delText xml:space="preserve">, </w:delText>
        </w:r>
      </w:del>
      <w:ins w:id="3236" w:author="Ian Blenkinsop" w:date="2021-07-13T12:48:00Z">
        <w:r w:rsidR="00830FB3">
          <w:rPr>
            <w:lang w:val="en-US"/>
          </w:rPr>
          <w:t xml:space="preserve">; </w:t>
        </w:r>
      </w:ins>
      <w:r>
        <w:fldChar w:fldCharType="begin" w:fldLock="1"/>
      </w:r>
      <w:r w:rsidR="007F62B7">
        <w:rPr>
          <w:lang w:val="en-US"/>
        </w:rPr>
        <w:instrText>ADDIN CSL_CITATION { "citationItems" : [ { "id" : "ITEM-1", "itemData" : { "DOI" : "10.1038/s41612-019-0075-7", "ISSN" : "2397-3722", "author" : [ { "dropping-particle" : "", "family" : "Wu", "given" : "Tongwen", "non-dropping-particle" : "", "parse-names" : false, "suffix" : "" }, { "dropping-particle" : "", "family" : "Hu", "given" : "Aixue", "non-dropping-particle" : "", "parse-names" : false, "suffix" : "" }, { "dropping-particle" : "", "family" : "Gao", "given" : "Feng", "non-dropping-particle" : "", "parse-names" : false, "suffix" : "" }, { "dropping-particle" : "", "family" : "Zhang", "given" : "Jie", "non-dropping-particle" : "", "parse-names" : false, "suffix" : "" }, { "dropping-particle" : "", "family" : "Meehl", "given" : "Gerald A.", "non-dropping-particle" : "", "parse-names" : false, "suffix" : "" } ], "container-title" : "npj Climate and Atmospheric Science", "id" : "ITEM-1", "issue" : "1", "issued" : { "date-parts" : [ [ "2019", "12", "11" ] ] }, "page" : "18", "title" : "New insights into natural variability and anthropogenic forcing of global/regional climate evolution", "translator" : [ { "dropping-particle" : "", "family" : "J6782", "given" : "", "non-dropping-particle" : "", "parse-names" : false, "suffix" : "" } ], "type" : "article-journal", "volume" : "2" }, "uris" : [ "http://www.mendeley.com/documents/?uuid=eb22938d-e935-4c13-8868-7d4e7a0bbd1a" ] }, { "id" : "ITEM-2", "itemData" : { "DOI" : "10.1007/s00382-020-05362-8", "ISSN" : "0930-7575", "author" : [ { "dropping-particle" : "", "family" : "Li", "given" : "Zhiyu", "non-dropping-particle" : "", "parse-names" : false, "suffix" : "" }, { "dropping-particle" : "", "family" : "Zhang", "given" : "Wenjun", "non-dropping-particle" : "", "parse-names" : false, "suffix" : "" }, { "dropping-particle" : "", "family" : "Jin", "given" : "Fei-Fei", "non-dropping-particle" : "", "parse-names" : false, "suffix" : "" }, { "dropping-particle" : "", "family" : "Stuecker", "given" : "Malte F.", "non-dropping-particle" : "", "parse-names" : false, "suffix" : "" }, { "dropping-particle" : "", "family" : "Sun", "given" : "Cheng", "non-dropping-particle" : "", "parse-names" : false, "suffix" : "" }, { "dropping-particle" : "", "family" : "Levine", "given" : "Aaron F. Z.", "non-dropping-particle" : "", "parse-names" : false, "suffix" : "" }, { "dropping-particle" : "", "family" : "Xu", "given" : "Haiming", "non-dropping-particle" : "", "parse-names" : false, "suffix" : "" }, { "dropping-particle" : "", "family" : "Liu", "given" : "Chao", "non-dropping-particle" : "", "parse-names" : false, "suffix" : "" } ], "container-title" : "Climate Dynamics", "id" : "ITEM-2", "issue" : "7-8", "issued" : { "date-parts" : [ [ "2020", "10", "11" ] ] }, "page" : "1945-1959", "title" : "A robust relationship between multidecadal global warming rate variations and the Atlantic Multidecadal Variability", "translator" : [ { "dropping-particle" : "", "family" : "J6785", "given" : "", "non-dropping-particle" : "", "parse-names" : false, "suffix" : "" } ], "type" : "article-journal", "volume" : "55" }, "uris" : [ "http://www.mendeley.com/documents/?uuid=508f56ff-9895-4078-8415-224293a88ec3" ] } ], "mendeley" : { "formattedCitation" : "(Wu et al., 2019b; Li et al., 2020)", "manualFormatting" : "T. Wu et al., 2019a; Li et al., 2020)", "plainTextFormattedCitation" : "(Wu et al., 2019b; Li et al., 2020)", "previouslyFormattedCitation" : "(Wu et al., 2019b; Li et al., 2020)" }, "properties" : { "noteIndex" : 0 }, "schema" : "https://github.com/citation-style-language/schema/raw/master/csl-citation.json" }</w:instrText>
      </w:r>
      <w:r>
        <w:fldChar w:fldCharType="separate"/>
      </w:r>
      <w:r w:rsidR="00393F8C">
        <w:rPr>
          <w:noProof/>
          <w:lang w:val="en-US"/>
        </w:rPr>
        <w:t>T. Wu et al., 2019a; Li et al., 2020)</w:t>
      </w:r>
      <w:r>
        <w:fldChar w:fldCharType="end"/>
      </w:r>
      <w:r>
        <w:rPr>
          <w:lang w:val="en-US"/>
        </w:rPr>
        <w:t xml:space="preserve">. </w:t>
      </w:r>
      <w:r w:rsidRPr="00E457C1">
        <w:rPr>
          <w:noProof/>
          <w:lang w:val="en-US"/>
        </w:rPr>
        <w:t xml:space="preserve">A detailed description of the AMV as well as its associated teleconnection over land is given in Annex </w:t>
      </w:r>
      <w:r w:rsidR="00905F16" w:rsidRPr="00E457C1">
        <w:rPr>
          <w:noProof/>
          <w:lang w:val="en-US"/>
        </w:rPr>
        <w:t>I</w:t>
      </w:r>
      <w:r w:rsidRPr="00E457C1">
        <w:rPr>
          <w:noProof/>
          <w:lang w:val="en-US"/>
        </w:rPr>
        <w:t>V.2.7.</w:t>
      </w:r>
    </w:p>
    <w:p w14:paraId="26454BDD" w14:textId="77777777" w:rsidR="009F594A" w:rsidRPr="00E457C1" w:rsidRDefault="009F594A" w:rsidP="009F594A">
      <w:pPr>
        <w:pStyle w:val="AR6BodyText"/>
        <w:rPr>
          <w:noProof/>
          <w:lang w:val="en-US"/>
        </w:rPr>
      </w:pPr>
    </w:p>
    <w:p w14:paraId="4B7C237E" w14:textId="6B52BC2D" w:rsidR="009F594A" w:rsidRPr="00E457C1" w:rsidRDefault="009F594A" w:rsidP="009F594A">
      <w:pPr>
        <w:pStyle w:val="AR6BodyText"/>
        <w:rPr>
          <w:noProof/>
          <w:lang w:val="en-US"/>
        </w:rPr>
      </w:pPr>
      <w:r w:rsidRPr="00E457C1">
        <w:rPr>
          <w:noProof/>
          <w:lang w:val="en-US"/>
        </w:rPr>
        <w:t>In AR5, climate models suggested that the AMV was primarily internally-driven alongside some contribution from external forcings (mainly anthropogenic aerosols) over the late 20</w:t>
      </w:r>
      <w:r w:rsidRPr="00C46A2B">
        <w:rPr>
          <w:noProof/>
          <w:lang w:val="en-US"/>
          <w:rPrChange w:id="3237" w:author="Sara M Tuson" w:date="2021-06-28T09:49:00Z">
            <w:rPr>
              <w:noProof/>
              <w:vertAlign w:val="superscript"/>
              <w:lang w:val="en-US"/>
            </w:rPr>
          </w:rPrChange>
        </w:rPr>
        <w:t>th</w:t>
      </w:r>
      <w:r w:rsidRPr="00E457C1">
        <w:rPr>
          <w:noProof/>
          <w:lang w:val="en-US"/>
        </w:rPr>
        <w:t xml:space="preserve"> century. But AR5 also concluded that models show medium performance in reproducing the observed AMV, with difficulties in simulating the time</w:t>
      </w:r>
      <w:ins w:id="3238" w:author="Sara M Tuson" w:date="2021-06-27T22:08:00Z">
        <w:r w:rsidR="00630726">
          <w:rPr>
            <w:noProof/>
            <w:lang w:val="en-US"/>
          </w:rPr>
          <w:t xml:space="preserve"> </w:t>
        </w:r>
      </w:ins>
      <w:r w:rsidRPr="00E457C1">
        <w:rPr>
          <w:noProof/>
          <w:lang w:val="en-US"/>
        </w:rPr>
        <w:t>scale, the spatial structure and the coherency between all the physical processes</w:t>
      </w:r>
      <w:r w:rsidR="00BE12E3" w:rsidRPr="00E457C1">
        <w:rPr>
          <w:noProof/>
          <w:lang w:val="en-US"/>
        </w:rPr>
        <w:t xml:space="preserve"> involved</w:t>
      </w:r>
      <w:r w:rsidRPr="00E457C1">
        <w:rPr>
          <w:noProof/>
          <w:lang w:val="en-US"/>
        </w:rPr>
        <w:t xml:space="preserve">. </w:t>
      </w:r>
    </w:p>
    <w:p w14:paraId="746A7A2D" w14:textId="77777777" w:rsidR="009F594A" w:rsidRPr="00E457C1" w:rsidRDefault="009F594A" w:rsidP="009F594A">
      <w:pPr>
        <w:pStyle w:val="AR6BodyText"/>
        <w:rPr>
          <w:lang w:val="en-US"/>
        </w:rPr>
      </w:pPr>
    </w:p>
    <w:p w14:paraId="33DE15A5" w14:textId="137E7DA2" w:rsidR="009F594A" w:rsidRPr="00E457C1" w:rsidRDefault="009F594A" w:rsidP="009F594A">
      <w:pPr>
        <w:pStyle w:val="AR6BodyText"/>
        <w:rPr>
          <w:noProof/>
          <w:lang w:val="en-US"/>
        </w:rPr>
      </w:pPr>
      <w:r w:rsidRPr="00E457C1">
        <w:rPr>
          <w:noProof/>
          <w:lang w:val="en-US"/>
        </w:rPr>
        <w:t xml:space="preserve">Climate models </w:t>
      </w:r>
      <w:del w:id="3239" w:author="Ian Blenkinsop" w:date="2021-07-13T12:49:00Z">
        <w:r w:rsidRPr="00E457C1" w:rsidDel="00830FB3">
          <w:rPr>
            <w:noProof/>
            <w:lang w:val="en-US"/>
          </w:rPr>
          <w:delText xml:space="preserve">analyzed </w:delText>
        </w:r>
      </w:del>
      <w:ins w:id="3240" w:author="Ian Blenkinsop" w:date="2021-07-13T12:49:00Z">
        <w:r w:rsidR="00830FB3" w:rsidRPr="00E457C1">
          <w:rPr>
            <w:noProof/>
            <w:lang w:val="en-US"/>
          </w:rPr>
          <w:t>analy</w:t>
        </w:r>
        <w:r w:rsidR="00830FB3">
          <w:rPr>
            <w:noProof/>
            <w:lang w:val="en-US"/>
          </w:rPr>
          <w:t>s</w:t>
        </w:r>
        <w:r w:rsidR="00830FB3" w:rsidRPr="00E457C1">
          <w:rPr>
            <w:noProof/>
            <w:lang w:val="en-US"/>
          </w:rPr>
          <w:t xml:space="preserve">ed </w:t>
        </w:r>
      </w:ins>
      <w:r w:rsidRPr="00E457C1">
        <w:rPr>
          <w:noProof/>
          <w:lang w:val="en-US"/>
        </w:rPr>
        <w:t>since AR5 continue to simulate AMV-like variability as part of their internal variability. This statement is mostly based on CMIP5 pre</w:t>
      </w:r>
      <w:r w:rsidR="00BF399F" w:rsidRPr="00E457C1">
        <w:rPr>
          <w:noProof/>
          <w:lang w:val="en-US"/>
        </w:rPr>
        <w:t>-</w:t>
      </w:r>
      <w:r w:rsidRPr="00E457C1">
        <w:rPr>
          <w:noProof/>
          <w:lang w:val="en-US"/>
        </w:rPr>
        <w:t xml:space="preserve">industrial control and historical simulations </w:t>
      </w:r>
      <w:r>
        <w:fldChar w:fldCharType="begin" w:fldLock="1"/>
      </w:r>
      <w:ins w:id="3241" w:author="Robin Matthews" w:date="2021-06-15T15:55:00Z">
        <w:r w:rsidR="000F7A4F">
          <w:rPr>
            <w:noProof/>
            <w:lang w:val="en-US"/>
          </w:rPr>
          <w:instrText>ADDIN CSL_CITATION { "citationItems" : [ { "id" : "ITEM-1", "itemData" : { "DOI" : "10.1007/s00382-012-1366-4", "ISSN" : "0930-7575", "author" : [ { "dropping-particle" : "", "family" : "Wouters", "given" : "Bert", "non-dropping-particle" : "", "parse-names" : false, "suffix" : "" }, { "dropping-particle" : "", "family" : "Drijfhout", "given" : "Sybren", "non-dropping-particle" : "", "parse-names" : false, "suffix" : "" }, { "dropping-particle" : "", "family" : "Hazeleger", "given" : "Wilco", "non-dropping-particle" : "", "parse-names" : false, "suffix" : "" } ], "container-title" : "Climate Dynamics", "id" : "ITEM-1", "issue" : "11", "issued" : { "date-parts" : [ [ "2012", "12", "27" ] ] }, "page" : "2695-2712", "title" : "Interdecadal North-Atlantic meridional overturning circulation variability in EC-EARTH", "translator" : [ { "dropping-particle" : "", "family" : "J5185", "given" : "", "non-dropping-particle" : "", "parse-names" : false, "suffix" : "" } ], "type" : "article-journal", "volume" : "39" }, "uris" : [ "http://www.mendeley.com/documents/?uuid=2d266f8d-2960-4c5b-a487-8810bfff7905" ] }, { "id" : "ITEM-2", "itemData" : { "DOI" : "10.1175/JCLI-D-13-00651.1", "ISSN" : "0894-8755", "author" : [ { "dropping-particle" : "", "family" : "Schmith", "given" : "Torben", "non-dropping-particle" : "", "parse-names" : false, "suffix" : "" }, { "dropping-particle" : "", "family" : "Yang", "given" : "Shuting", "non-dropping-particle" : "", "parse-names" : false, "suffix" : "" }, { "dropping-particle" : "", "family" : "Gleeson", "given" : "Emily", "non-dropping-particle" : "", "parse-names" : false, "suffix" : "" }, { "dropping-particle" : "", "family" : "Semmler", "given" : "Tido", "non-dropping-particle" : "", "parse-names" : false, "suffix" : "" } ], "container-title" : "Journal of Climate", "id" : "ITEM-2", "issue" : "16", "issued" : { "date-parts" : [ [ "2014", "8" ] ] }, "page" : "6343-6357", "title" : "How Much Have Variations in the Meridional Overturning Circulation Contributed to Sea Surface Temperature Trends since 1850? A Study with the EC-Earth Global Climate Model", "translator" : [ { "dropping-particle" : "", "family" : "J5182", "given" : "", "non-dropping-particle" : "", "parse-names" : false, "suffix" : "" } ], "type" : "article-journal", "volume" : "27" }, "uris" : [ "http://www.mendeley.com/documents/?uuid=fa3e8992-fe2c-416f-906f-e9850eab3ff8" ] }, { "id" : "ITEM-3", "itemData" : { "DOI" : "10.1002/2015GL064360", "ISSN" : "00948276", "author" : [ { "dropping-particle" : "", "family" : "Menary", "given" : "Matthew B.", "non-dropping-particle" : "", "parse-names" : false, "suffix" : "" }, { "dropping-particle" : "", "family" : "Hodson", "given" : "Daniel L. R.", "non-dropping-particle" : "", "parse-names" : false, "suffix" : "" }, { "dropping-particle" : "", "family" : "Robson", "given" : "Jon I.", "non-dropping-particle" : "", "parse-names" : false, "suffix" : "" }, { "dropping-particle" : "", "family" : "Sutton", "given" : "Rowan T.", "non-dropping-particle" : "", "parse-names" : false, "suffix" : "" }, { "dropping-particle" : "", "family" : "Wood", "given" : "Richard A.", "non-dropping-particle" : "", "parse-names" : false, "suffix" : "" }, { "dropping-particle" : "", "family" : "Hunt", "given" : "Jonathan A.", "non-dropping-particle" : "", "parse-names" : false, "suffix" : "" } ], "container-title" : "Geophysical Research Letters", "id" : "ITEM-3", "issue" : "14", "issued" : { "date-parts" : [ [ "2015", "7", "28" ] ] }, "page" : "5926-5934", "title" : "Exploring the impact of CMIP5 model biases on the simulation of North Atlantic decadal variability", "translator" : [ { "dropping-particle" : "", "family" : "J5184", "given" : "", "non-dropping-particle" : "", "parse-names" : false, "suffix" : "" } ], "type" : "article-journal", "volume" : "42" }, "uris" : [ "http://www.mendeley.com/documents/?uuid=6e43d266-040f-4be1-8ddd-9d5d7dd3aeaa" ] }, { "id" : "ITEM-4", "itemData" : { "DOI" : "10.1007/s00382-014-2176-7", "ISSN" : "0930-7575", "author" : [ { "dropping-particle" : "", "family" : "Ruprich-Robert", "given" : "Yohan", "non-dropping-particle" : "", "parse-names" : false, "suffix" : "" }, { "dropping-particle" : "", "family" : "Cassou", "given" : "Christophe", "non-dropping-particle" : "", "parse-names" : false, "suffix" : "" } ], "container-title" : "Climate Dynamics", "id" : "ITEM-4", "issue" : "1-2", "issued" : { "date-parts" : [ [ "2015", "1", "27" ] ] }, "page" : "229-253", "title" : "Combined influences of seasonal East Atlantic Pattern and North Atlantic Oscillation to excite Atlantic multidecadal variability in a climate model", "translator" : [ { "dropping-particle" : "", "family" : "J5181", "given" : "", "non-dropping-particle" : "", "parse-names" : false, "suffix" : "" } ], "type" : "article-journal", "volume" : "44" }, "uris" : [ "http://www.mendeley.com/documents/?uuid=5806b2ae-5ccc-4d8c-9ebc-40900914d9c2" ] }, { "id" : "ITEM-5", "itemData" : { "DOI" : "10.1002/2016GL068303", "ISSN" : "00948276", "author" : [ { "dropping-particle" : "", "family" : "Brown", "given" : "Patrick T.", "non-dropping-particle" : "", "parse-names" : false, "suffix" : "" }, { "dropping-particle" : "", "family" : "Lozier", "given" : "M. Susan", "non-dropping-particle" : "", "parse-names" : false, "suffix" : "" }, { "dropping-particle" : "", "family" : "Zhang", "given" : "Rong", "non-dropping-particle" : "", "parse-names" : false, "suffix" : "" }, { "dropping-particle" : "", "family" : "Li", "given" : "Wenhong", "non-dropping-particle" : "", "parse-names" : false, "suffix" : "" } ], "container-title" : "Geophysical Research Letters", "id" : "ITEM-5", "issue" : "8", "issued" : { "date-parts" : [ [ "2016", "4", "28" ] ] }, "page" : "3955-3963", "title" : "The necessity of cloud feedback for a basin-scale Atlantic Multidecadal Oscillation", "translator" : [ { "dropping-particle" : "", "family" : "J5186", "given" : "", "non-dropping-particle" : "", "parse-names" : false, "suffix" : "" } ], "type" : "article-journal", "volume" : "43" }, "uris" : [ "http://www.mendeley.com/documents/?uuid=efc9dff9-29e4-4177-9e93-49b43ed839c0" ] }, { "id" : "ITEM-6", "itemData" : { "DOI" : "10.1007/s00382-015-2660-8", "ISSN" : "0930-7575", "author" : [ { "dropping-particle" : "", "family" : "Chen", "given" : "Hua", "non-dropping-particle" : "", "parse-names" : false, "suffix" : "" }, { "dropping-particle" : "", "family" : "Schneider", "given" : "Edwin K.", "non-dropping-particle" : "", "parse-names" : false, "suffix" : "" }, { "dropping-particle" : "", "family" : "Wu", "given" : "Zhiwei", "non-dropping-particle" : "", "parse-names" : false, "suffix" : "" } ], "container-title" : "Climate Dynamics", "id" : "ITEM-6", "issue" : "5-6", "issued" : { "date-parts" : [ [ "2016", "3", "28" ] ] }, "page" : "1517-1546", "title" : "Mechanisms of internally generated decadal-to-multidecadal variability of SST in the Atlantic Ocean in a coupled GCM", "translator" : [ { "dropping-particle" : "", "family" : "J5327", "given" : "", "non-dropping-particle" : "", "parse-names" : false, "suffix" : "" } ], "type" : "article-journal", "volume" : "46" }, "uris" : [ "http://www.mendeley.com/documents/?uuid=8ba9c051-d142-4b7b-a58d-fce672ff7c41" ] }, { "id" : "ITEM-7", "itemData" : { "DOI" : "10.1029/2018GL080474", "ISSN" : "0094-8276", "author" : [ { "dropping-particle" : "", "family" : "Kim", "given" : "Who M.", "non-dropping-particle" : "", "parse-names" : false, "suffix" : "" }, { "dropping-particle" : "", "family" : "Yeager", "given" : "Stephen G.", "non-dropping-particle" : "", "parse-names" : false, "suffix" : "" }, { "dropping-particle" : "", "family" : "Danabasoglu", "given" : "Gokhan", "non-dropping-particle" : "", "parse-names" : false, "suffix" : "" } ], "container-title" : "Geophysical Research Letters", "id" : "ITEM-7", "issue" : "24", "issued" : { "date-parts" : [ [ "2018", "12", "28" ] ] }, "title" : "Key Role of Internal Ocean Dynamics in Atlantic Multidecadal Variability During the Last Half Century", "translator" : [ { "dropping-particle" : "", "family" : "J6708", "given" : "", "non-dropping-particle" : "", "parse-names" : false, "suffix" : "" } ], "type" : "article-journal", "volume" : "45" }, "uris" : [ "http://www.mendeley.com/documents/?uuid=2c68385f-a4aa-49f4-bc3e-43bdabae5728" ] } ], "mendeley" : { "formattedCitation" : "(Wouters et al., 2012; Schmith et al., 2014; Menary et al., 2015; Ruprich-Robert and Cassou, 2015; Brown et al., 2016b; Chen et al., 2016; Kim et al., 2018b)", "manualFormatting" : "(Wouters et al., 2012; Schmith et al., 2014; Menary et al., 2015; Ruprich-Robert and Cassou, 2015; Brown et al., 2016b; Chen et al., 2016; Kim et al., 2018a)", "plainTextFormattedCitation" : "(Wouters et al., 2012; Schmith et al., 2014; Menary et al., 2015; Ruprich-Robert and Cassou, 2015; Brown et al., 2016b; Chen et al., 2016; Kim et al., 2018b)", "previouslyFormattedCitation" : "(Wouters et al., 2012; Schmith et al., 2014; Menary et al., 2015; Ruprich-Robert and Cassou, 2015; Brown et al., 2016b; Chen et al., 2016; Kim et al., 2018b)" }, "properties" : { "noteIndex" : 0 }, "schema" : "https://github.com/citation-style-language/schema/raw/master/csl-citation.json" }</w:instrText>
        </w:r>
      </w:ins>
      <w:del w:id="3242" w:author="Robin Matthews" w:date="2021-06-15T15:55:00Z">
        <w:r w:rsidR="00E719C0" w:rsidDel="000F7A4F">
          <w:rPr>
            <w:noProof/>
            <w:lang w:val="en-US"/>
          </w:rPr>
          <w:delInstrText>ADDIN CSL_CITATION { "citationItems" : [ { "id" : "ITEM-1", "itemData" : { "DOI" : "10.1007/s00382-012-1366-4", "ISSN" : "0930-7575", "author" : [ { "dropping-particle" : "", "family" : "Wouters", "given" : "Bert", "non-dropping-particle" : "", "parse-names" : false, "suffix" : "" }, { "dropping-particle" : "", "family" : "Drijfhout", "given" : "Sybren", "non-dropping-particle" : "", "parse-names" : false, "suffix" : "" }, { "dropping-particle" : "", "family" : "Hazeleger", "given" : "Wilco", "non-dropping-particle" : "", "parse-names" : false, "suffix" : "" } ], "container-title" : "Climate Dynamics", "id" : "ITEM-1", "issue" : "11", "issued" : { "date-parts" : [ [ "2012", "12", "27" ] ] }, "page" : "2695-2712", "title" : "Interdecadal North-Atlantic meridional overturning circulation variability in EC-EARTH", "translator" : [ { "dropping-particle" : "", "family" : "J5185", "given" : "", "non-dropping-particle" : "", "parse-names" : false, "suffix" : "" } ], "type" : "article-journal", "volume" : "39" }, "uris" : [ "http://www.mendeley.com/documents/?uuid=2d266f8d-2960-4c5b-a487-8810bfff7905" ] }, { "id" : "ITEM-2", "itemData" : { "DOI" : "10.1175/JCLI-D-13-00651.1", "ISSN" : "0894-8755", "author" : [ { "dropping-particle" : "", "family" : "Schmith", "given" : "Torben", "non-dropping-particle" : "", "parse-names" : false, "suffix" : "" }, { "dropping-particle" : "", "family" : "Yang", "given" : "Shuting", "non-dropping-particle" : "", "parse-names" : false, "suffix" : "" }, { "dropping-particle" : "", "family" : "Gleeson", "given" : "Emily", "non-dropping-particle" : "", "parse-names" : false, "suffix" : "" }, { "dropping-particle" : "", "family" : "Semmler", "given" : "Tido", "non-dropping-particle" : "", "parse-names" : false, "suffix" : "" } ], "container-title" : "Journal of Climate", "id" : "ITEM-2", "issue" : "16", "issued" : { "date-parts" : [ [ "2014", "8" ] ] }, "page" : "6343-6357", "title" : "How Much Have Variations in the Meridional Overturning Circulation Contributed to Sea Surface Temperature Trends since 1850? A Study with the EC-Earth Global Climate Model", "translator" : [ { "dropping-particle" : "", "family" : "J5182", "given" : "", "non-dropping-particle" : "", "parse-names" : false, "suffix" : "" } ], "type" : "article-journal", "volume" : "27" }, "uris" : [ "http://www.mendeley.com/documents/?uuid=fa3e8992-fe2c-416f-906f-e9850eab3ff8" ] }, { "id" : "ITEM-3", "itemData" : { "DOI" : "10.1002/2015GL064360", "ISSN" : "00948276", "author" : [ { "dropping-particle" : "", "family" : "Menary", "given" : "Matthew B.", "non-dropping-particle" : "", "parse-names" : false, "suffix" : "" }, { "dropping-particle" : "", "family" : "Hodson", "given" : "Daniel L. R.", "non-dropping-particle" : "", "parse-names" : false, "suffix" : "" }, { "dropping-particle" : "", "family" : "Robson", "given" : "Jon I.", "non-dropping-particle" : "", "parse-names" : false, "suffix" : "" }, { "dropping-particle" : "", "family" : "Sutton", "given" : "Rowan T.", "non-dropping-particle" : "", "parse-names" : false, "suffix" : "" }, { "dropping-particle" : "", "family" : "Wood", "given" : "Richard A.", "non-dropping-particle" : "", "parse-names" : false, "suffix" : "" }, { "dropping-particle" : "", "family" : "Hunt", "given" : "Jonathan A.", "non-dropping-particle" : "", "parse-names" : false, "suffix" : "" } ], "container-title" : "Geophysical Research Letters", "id" : "ITEM-3", "issue" : "14", "issued" : { "date-parts" : [ [ "2015", "7", "28" ] ] }, "page" : "5926-5934", "title" : "Exploring the impact of CMIP5 model biases on the simulation of North Atlantic decadal variability", "translator" : [ { "dropping-particle" : "", "family" : "J5184", "given" : "", "non-dropping-particle" : "", "parse-names" : false, "suffix" : "" } ], "type" : "article-journal", "volume" : "42" }, "uris" : [ "http://www.mendeley.com/documents/?uuid=6e43d266-040f-4be1-8ddd-9d5d7dd3aeaa" ] }, { "id" : "ITEM-4", "itemData" : { "DOI" : "10.1007/s00382-014-2176-7", "ISSN" : "0930-7575", "author" : [ { "dropping-particle" : "", "family" : "Ruprich-Robert", "given" : "Yohan", "non-dropping-particle" : "", "parse-names" : false, "suffix" : "" }, { "dropping-particle" : "", "family" : "Cassou", "given" : "Christophe", "non-dropping-particle" : "", "parse-names" : false, "suffix" : "" } ], "container-title" : "Climate Dynamics", "id" : "ITEM-4", "issue" : "1-2", "issued" : { "date-parts" : [ [ "2015", "1", "27" ] ] }, "page" : "229-253", "title" : "Combined influences of seasonal East Atlantic Pattern and North Atlantic Oscillation to excite Atlantic multidecadal variability in a climate model", "translator" : [ { "dropping-particle" : "", "family" : "J5181", "given" : "", "non-dropping-particle" : "", "parse-names" : false, "suffix" : "" } ], "type" : "article-journal", "volume" : "44" }, "uris" : [ "http://www.mendeley.com/documents/?uuid=5806b2ae-5ccc-4d8c-9ebc-40900914d9c2" ] }, { "id" : "ITEM-5", "itemData" : { "DOI" : "10.1002/2016GL068303", "ISSN" : "00948276", "author" : [ { "dropping-particle" : "", "family" : "Brown", "given" : "Patrick T.", "non-dropping-particle" : "", "parse-names" : false, "suffix" : "" }, { "dropping-particle" : "", "family" : "Lozier", "given" : "M. Susan", "non-dropping-particle" : "", "parse-names" : false, "suffix" : "" }, { "dropping-particle" : "", "family" : "Zhang", "given" : "Rong", "non-dropping-particle" : "", "parse-names" : false, "suffix" : "" }, { "dropping-particle" : "", "family" : "Li", "given" : "Wenhong", "non-dropping-particle" : "", "parse-names" : false, "suffix" : "" } ], "container-title" : "Geophysical Research Letters", "id" : "ITEM-5", "issue" : "8", "issued" : { "date-parts" : [ [ "2016", "4", "28" ] ] }, "page" : "3955-3963", "title" : "The necessity of cloud feedback for a basin-scale Atlantic Multidecadal Oscillation", "translator" : [ { "dropping-particle" : "", "family" : "J5186", "given" : "", "non-dropping-particle" : "", "parse-names" : false, "suffix" : "" } ], "type" : "article-journal", "volume" : "43" }, "uris" : [ "http://www.mendeley.com/documents/?uuid=efc9dff9-29e4-4177-9e93-49b43ed839c0" ] }, { "id" : "ITEM-6", "itemData" : { "DOI" : "10.1007/s00382-015-2660-8", "ISSN" : "0930-7575", "author" : [ { "dropping-particle" : "", "family" : "Chen", "given" : "Hua", "non-dropping-particle" : "", "parse-names" : false, "suffix" : "" }, { "dropping-particle" : "", "family" : "Schneider", "given" : "Edwin K.", "non-dropping-particle" : "", "parse-names" : false, "suffix" : "" }, { "dropping-particle" : "", "family" : "Wu", "given" : "Zhiwei", "non-dropping-particle" : "", "parse-names" : false, "suffix" : "" } ], "container-title" : "Climate Dynamics", "id" : "ITEM-6", "issue" : "5-6", "issued" : { "date-parts" : [ [ "2016", "3", "28" ] ] }, "page" : "1517-1546", "title" : "Mechanisms of internally generated decadal-to-multidecadal variability of SST in the Atlantic Ocean in a coupled GCM", "translator" : [ { "dropping-particle" : "", "family" : "J5327", "given" : "", "non-dropping-particle" : "", "parse-names" : false, "suffix" : "" } ], "type" : "article-journal", "volume" : "46" }, "uris" : [ "http://www.mendeley.com/documents/?uuid=8ba9c051-d142-4b7b-a58d-fce672ff7c41" ] }, { "id" : "ITEM-7", "itemData" : { "DOI" : "10.1029/2018GL080474", "ISSN" : "0094-8276", "author" : [ { "dropping-particle" : "", "family" : "Kim", "given" : "Who M.", "non-dropping-particle" : "", "parse-names" : false, "suffix" : "" }, { "dropping-particle" : "", "family" : "Yeager", "given" : "Stephen G.", "non-dropping-particle" : "", "parse-names" : false, "suffix" : "" }, { "dropping-particle" : "", "family" : "Danabasoglu", "given" : "Gokhan", "non-dropping-particle" : "", "parse-names" : false, "suffix" : "" } ], "container-title" : "Geophysical Research Letters", "id" : "ITEM-7", "issue" : "24", "issued" : { "date-parts" : [ [ "2018", "12", "28" ] ] }, "title" : "Key Role of Internal Ocean Dynamics in Atlantic Multidecadal Variability During the Last Half Century", "translator" : [ { "dropping-particle" : "", "family" : "J6708", "given" : "", "non-dropping-particle" : "", "parse-names" : false, "suffix" : "" } ], "type" : "article-journal", "volume" : "45" }, "uris" : [ "http://www.mendeley.com/documents/?uuid=2c68385f-a4aa-49f4-bc3e-43bdabae5728" ] } ], "mendeley" : { "formattedCitation" : "(Wouters et al., 2012; Schmith et al., 2014; Menary et al., 2015; Ruprich-Robert and Cassou, 2015; Brown et al., 2016b; Chen et al., 2016; Kim et al., 2018b)", "plainTextFormattedCitation" : "(Wouters et al., 2012; Schmith et al., 2014; Menary et al., 2015; Ruprich-Robert and Cassou, 2015; Brown et al., 2016b; Chen et al., 2016; Kim et al., 2018b)", "previouslyFormattedCitation" : "(Wouters et al., 2012; Schmith et al., 2014; Menary et al., 2015; Ruprich-Robert and Cassou, 2015; Brown et al., 2016b; Chen et al., 2016; Kim et al., 2018b)" }, "properties" : { "noteIndex" : 0 }, "schema" : "https://github.com/citation-style-language/schema/raw/master/csl-citation.json" }</w:delInstrText>
        </w:r>
      </w:del>
      <w:r>
        <w:fldChar w:fldCharType="separate"/>
      </w:r>
      <w:r w:rsidR="00393F8C">
        <w:rPr>
          <w:noProof/>
          <w:lang w:val="en-US"/>
        </w:rPr>
        <w:t>(Wouters et al., 2012; Schmith et al., 2014; Menary et al., 2015; Ruprich-Robert and Cassou, 2015; Brown et al., 2016b; Chen et al., 2016; Kim et al., 2018a)</w:t>
      </w:r>
      <w:r>
        <w:fldChar w:fldCharType="end"/>
      </w:r>
      <w:r w:rsidRPr="00E457C1">
        <w:rPr>
          <w:noProof/>
          <w:lang w:val="en-US"/>
        </w:rPr>
        <w:t xml:space="preserve"> and is </w:t>
      </w:r>
      <w:r w:rsidR="00074707" w:rsidRPr="00E457C1">
        <w:rPr>
          <w:noProof/>
          <w:lang w:val="en-US"/>
        </w:rPr>
        <w:t>also true for</w:t>
      </w:r>
      <w:r w:rsidRPr="00E457C1">
        <w:rPr>
          <w:noProof/>
          <w:lang w:val="en-US"/>
        </w:rPr>
        <w:t xml:space="preserve"> the CMIP6 </w:t>
      </w:r>
      <w:r w:rsidR="00074707" w:rsidRPr="00E457C1">
        <w:rPr>
          <w:noProof/>
          <w:lang w:val="en-US"/>
        </w:rPr>
        <w:t>models</w:t>
      </w:r>
      <w:r w:rsidRPr="00E457C1">
        <w:rPr>
          <w:noProof/>
          <w:lang w:val="en-US"/>
        </w:rPr>
        <w:t xml:space="preserve"> </w:t>
      </w:r>
      <w:r>
        <w:rPr>
          <w:noProof/>
        </w:rPr>
        <w:fldChar w:fldCharType="begin" w:fldLock="1"/>
      </w:r>
      <w:r w:rsidR="00E719C0">
        <w:rPr>
          <w:noProof/>
          <w:lang w:val="en-US"/>
        </w:rPr>
        <w:instrText>ADDIN CSL_CITATION { "citationItems" : [ { "id" : "ITEM-1", "itemData" : { "DOI" : "10.1029/2019MS001683", "ISSN" : "19422466", "abstract" : "This paper describes the main characteristics of CNRM-CM6-1, the fully coupled atmosphere-ocean general circulation model of sixth generation jointly developed by Centre National de Recherches M\u00e9t\u00e9orologiques (CNRM) and Cerfacs for the sixth phase of the Coupled Model Intercomparison Project 6 (CMIP6). The paper provides a description of each component of CNRM-CM6-1, including the coupling method and the new online output software. We emphasize where model's components have been updated with respect to the former model version, CNRM-CM5.1. In particular, we highlight major improvements in the representation of atmospheric and land processes. A particular attention has also been devoted to mass and energy conservation in the simulated climate system to limit long-term drifts. The climate simulated by CNRM-CM6-1 is then evaluated using CMIP6 historical and Diagnostic, Evaluation and Characterization of Klima (DECK) experiments in comparison with CMIP5 CNRM-CM5.1 equivalent experiments. Overall, the mean surface biases are of similar magnitude but with different spatial patterns. Deep ocean biases are generally reduced, whereas sea ice is too thin in the Arctic. Although the simulated climate variability remains roughly consistent with CNRM-CM5.1, its sensitivity to rising CO2 has increased: the equilibrium climate sensitivity is 4.9 K, which is now close to the upper bound of the range estimated from CMIP5 models.", "author" : [ { "dropping-particle" : "", "family" : "Voldoire", "given" : "A.", "non-dropping-particle" : "", "parse-names" : false, "suffix" : "" }, { "dropping-particle" : "", "family" : "Saint-Martin", "given" : "D.", "non-dropping-particle" : "", "parse-names" : false, "suffix" : "" }, { "dropping-particle" : "", "family" : "S\u00e9n\u00e9si", "given" : "S.", "non-dropping-particle" : "", "parse-names" : false, "suffix" : "" }, { "dropping-particle" : "", "family" : "Decharme", "given" : "B.", "non-dropping-particle" : "", "parse-names" : false, "suffix" : "" }, { "dropping-particle" : "", "family" : "Alias", "given" : "A.", "non-dropping-particle" : "", "parse-names" : false, "suffix" : "" }, { "dropping-particle" : "", "family" : "Chevallier", "given" : "M.", "non-dropping-particle" : "", "parse-names" : false, "suffix" : "" }, { "dropping-particle" : "", "family" : "Colin", "given" : "J.", "non-dropping-particle" : "", "parse-names" : false, "suffix" : "" }, { "dropping-particle" : "", "family" : "Gu\u00e9r\u00e9my", "given" : "J. F.", "non-dropping-particle" : "", "parse-names" : false, "suffix" : "" }, { "dropping-particle" : "", "family" : "Michou", "given" : "M.", "non-dropping-particle" : "", "parse-names" : false, "suffix" : "" }, { "dropping-particle" : "", "family" : "Moine", "given" : "M. P.", "non-dropping-particle" : "", "parse-names" : false, "suffix" : "" }, { "dropping-particle" : "", "family" : "Nabat", "given" : "P.", "non-dropping-particle" : "", "parse-names" : false, "suffix" : "" }, { "dropping-particle" : "", "family" : "Roehrig", "given" : "R.", "non-dropping-particle" : "", "parse-names" : false, "suffix" : "" }, { "dropping-particle" : "", "family" : "Salas y M\u00e9lia", "given" : "D.", "non-dropping-particle" : "", "parse-names" : false, "suffix" : "" }, { "dropping-particle" : "", "family" : "S\u00e9f\u00e9rian", "given" : "R.", "non-dropping-particle" : "", "parse-names" : false, "suffix" : "" }, { "dropping-particle" : "", "family" : "Valcke", "given" : "S.", "non-dropping-particle" : "", "parse-names" : false, "suffix" : "" }, { "dropping-particle" : "", "family" : "Beau", "given" : "I.", "non-dropping-particle" : "", "parse-names" : false, "suffix" : "" }, { "dropping-particle" : "", "family" : "Belamari", "given" : "S.", "non-dropping-particle" : "", "parse-names" : false, "suffix" : "" }, { "dropping-particle" : "", "family" : "Berthet", "given" : "S.", "non-dropping-particle" : "", "parse-names" : false, "suffix" : "" }, { "dropping-particle" : "", "family" : "Cassou", "given" : "C.", "non-dropping-particle" : "", "parse-names" : false, "suffix" : "" }, { "dropping-particle" : "", "family" : "Cattiaux", "given" : "J.", "non-dropping-particle" : "", "parse-names" : false, "suffix" : "" }, { "dropping-particle" : "", "family" : "Deshayes", "given" : "J.", "non-dropping-particle" : "", "parse-names" : false, "suffix" : "" }, { "dropping-particle" : "", "family" : "Douville", "given" : "H.", "non-dropping-particle" : "", "parse-names" : false, "suffix" : "" }, { "dropping-particle" : "", "family" : "Eth\u00e9", "given" : "C.", "non-dropping-particle" : "", "parse-names" : false, "suffix" : "" }, { "dropping-particle" : "", "family" : "Franchist\u00e9guy", "given" : "L.", "non-dropping-particle" : "", "parse-names" : false, "suffix" : "" }, { "dropping-particle" : "", "family" : "Geoffroy", "given" : "O.", "non-dropping-particle" : "", "parse-names" : false, "suffix" : "" }, { "dropping-particle" : "", "family" : "L\u00e9vy", "given" : "C.", "non-dropping-particle" : "", "parse-names" : false, "suffix" : "" }, { "dropping-particle" : "", "family" : "Madec", "given" : "G.", "non-dropping-particle" : "", "parse-names" : false, "suffix" : "" }, { "dropping-particle" : "", "family" : "Meurdesoif", "given" : "Y.", "non-dropping-particle" : "", "parse-names" : false, "suffix" : "" }, { "dropping-particle" : "", "family" : "Msadek", "given" : "R.", "non-dropping-particle" : "", "parse-names" : false, "suffix" : "" }, { "dropping-particle" : "", "family" : "Ribes", "given" : "A.", "non-dropping-particle" : "", "parse-names" : false, "suffix" : "" }, { "dropping-particle" : "", "family" : "Sanchez-Gomez", "given" : "E.", "non-dropping-particle" : "", "parse-names" : false, "suffix" : "" }, { "dropping-particle" : "", "family" : "Terray", "given" : "L.", "non-dropping-particle" : "", "parse-names" : false, "suffix" : "" }, { "dropping-particle" : "", "family" : "Waldman", "given" : "R.", "non-dropping-particle" : "", "parse-names" : false, "suffix" : "" } ], "container-title" : "Journal of Advances in Modeling Earth Systems", "id" : "ITEM-1", "issue" : "7", "issued" : { "date-parts" : [ [ "2019", "7", "11" ] ] }, "page" : "2177-2213", "title" : "Evaluation of CMIP6 DECK Experiments With CNRM-CM6-1", "translator" : [ { "dropping-particle" : "", "family" : "J6319", "given" : "", "non-dropping-particle" : "", "parse-names" : false, "suffix" : "" } ], "type" : "article-journal", "volume" : "11" }, "uris" : [ "http://www.mendeley.com/documents/?uuid=7e937b31-02bd-43f7-b707-40ab547951d1" ] }, { "id" : "ITEM-2", "itemData" : { "DOI" : "10.1029/2018MS001495", "ISSN" : "1942-2466", "author" : [ { "dropping-particle" : "", "family" : "Menary", "given" : "Matthew B.", "non-dropping-particle" : "", "parse-names" : false, "suffix" : "" }, { "dropping-particle" : "", "family" : "Kuhlbrodt", "given" : "Till", "non-dropping-particle" : "", "parse-names" : false, "suffix" : "" }, { "dropping-particle" : "", "family" : "Ridley", "given" : "Jeff", "non-dropping-particle" : "", "parse-names" : false, "suffix" : "" }, { "dropping-particle" : "", "family" : "Andrews", "given" : "Martin B.", "non-dropping-particle" : "", "parse-names" : false, "suffix" : "" }, { "dropping-particle" : "", "family" : "Dimdore\u2010Miles", "given" : "Oscar B.", "non-dropping-particle" : "", "parse-names" : false, "suffix" : "" }, { "dropping-particle" : "", "family" : "Deshayes", "given" : "Julie", "non-dropping-particle" : "", "parse-names" : false, "suffix" : "" }, { "dropping-particle" : "", "family" : "Eade", "given" : "Rosie", "non-dropping-particle" : "", "parse-names" : false, "suffix" : "" }, { "dropping-particle" : "", "family" : "Gray", "given" : "Lesley", "non-dropping-particle" : "", "parse-names" : false, "suffix" : "" }, { "dropping-particle" : "", "family" : "Ineson", "given" : "Sarah", "non-dropping-particle" : "", "parse-names" : false, "suffix" : "" }, { "dropping-particle" : "", "family" : "Mignot", "given" : "Juliette", "non-dropping-particle" : "", "parse-names" : false, "suffix" : "" }, { "dropping-particle" : "", "family" : "Roberts", "given" : "Christopher D.", "non-dropping-particle" : "", "parse-names" : false, "suffix" : "" }, { "dropping-particle" : "", "family" : "Robson", "given" : "Jon", "non-dropping-particle" : "", "parse-names" : false, "suffix" : "" }, { "dropping-particle" : "", "family" : "Wood", "given" : "Richard A.", "non-dropping-particle" : "", "parse-names" : false, "suffix" : "" }, { "dropping-particle" : "", "family" : "Xavier", "given" : "Prince", "non-dropping-particle" : "", "parse-names" : false, "suffix" : "" } ], "container-title" : "Journal of Advances in Modeling Earth Systems", "id" : "ITEM-2", "issued" : { "date-parts" : [ [ "2018", "12", "13" ] ] }, "page" : "2018MS001495", "title" : "Preindustrial Control Simulations With HadGEM3\u2010GC3.1 for CMIP6", "translator" : [ { "dropping-particle" : "", "family" : "J6323", "given" : "", "non-dropping-particle" : "", "parse-names" : false, "suffix" : "" } ], "type" : "article-journal" }, "uris" : [ "http://www.mendeley.com/documents/?uuid=6ac6cb89-ddb5-4e51-a97b-c86bdebca213", "http://www.mendeley.com/documents/?uuid=703632ae-8453-4554-ae18-6a2ca1b62187", "http://www.mendeley.com/documents/?uuid=e1742c7e-4bbe-4acf-9657-69dccf35b285" ] } ], "mendeley" : { "formattedCitation" : "(Menary et al., 2018; Voldoire et al., 2019b)", "plainTextFormattedCitation" : "(Menary et al., 2018; Voldoire et al., 2019b)", "previouslyFormattedCitation" : "(Menary et al., 2018; Voldoire et al., 2019b)" }, "properties" : { "noteIndex" : 0 }, "schema" : "https://github.com/citation-style-language/schema/raw/master/csl-citation.json" }</w:instrText>
      </w:r>
      <w:r>
        <w:rPr>
          <w:noProof/>
        </w:rPr>
        <w:fldChar w:fldCharType="separate"/>
      </w:r>
      <w:r w:rsidR="00393F8C">
        <w:rPr>
          <w:noProof/>
          <w:lang w:val="en-US"/>
        </w:rPr>
        <w:t>(Menary et al., 2018; Voldoire et al., 2019b)</w:t>
      </w:r>
      <w:r>
        <w:rPr>
          <w:noProof/>
        </w:rPr>
        <w:fldChar w:fldCharType="end"/>
      </w:r>
      <w:r w:rsidRPr="00E457C1">
        <w:rPr>
          <w:noProof/>
          <w:lang w:val="en-US"/>
        </w:rPr>
        <w:t xml:space="preserve">. Models also continue to support links to a wide array of </w:t>
      </w:r>
      <w:r w:rsidR="0030789A" w:rsidRPr="00E457C1">
        <w:rPr>
          <w:noProof/>
          <w:lang w:val="en-US"/>
        </w:rPr>
        <w:t xml:space="preserve">remote </w:t>
      </w:r>
      <w:r w:rsidRPr="00E457C1">
        <w:rPr>
          <w:noProof/>
          <w:lang w:val="en-US"/>
        </w:rPr>
        <w:t xml:space="preserve">climate </w:t>
      </w:r>
      <w:r w:rsidR="00BE5C25" w:rsidRPr="00E457C1">
        <w:rPr>
          <w:noProof/>
          <w:lang w:val="en-US"/>
        </w:rPr>
        <w:t xml:space="preserve">influences </w:t>
      </w:r>
      <w:r w:rsidRPr="00E457C1">
        <w:rPr>
          <w:noProof/>
          <w:lang w:val="en-US"/>
        </w:rPr>
        <w:t xml:space="preserve">through atmospheric teleconnections </w:t>
      </w:r>
      <w:r>
        <w:rPr>
          <w:noProof/>
        </w:rPr>
        <w:fldChar w:fldCharType="begin" w:fldLock="1"/>
      </w:r>
      <w:r w:rsidR="00B44FBC">
        <w:rPr>
          <w:noProof/>
          <w:lang w:val="en-US"/>
        </w:rPr>
        <w:instrText>ADDIN CSL_CITATION { "citationItems" : [ { "id" : "ITEM-1", "itemData" : { "DOI" : "10.1175/JCLI-D-16-0127.1", "ISSN" : "08948755", "abstract" : "AbstractThe climate impacts of the observed Atlantic Multidecadal Variability (AMV) are investigated using the GFDL-CM2.1 and the NCAR-CESM1 coupled climate models. The model North Atlantic sea surface temperatures are restored to fixed anomalies corresponding to an estimate of the internally driven component of the observed AMV. Both models show that during boreal summer the AMV alters the Walker Circulation and generates precipitation anomalies over the whole tropical belt. A warm phase of the AMV yields reduced precipitation over western US, drier conditions over the Mediterranean basin, and wetter conditions over Northern Europe. During boreal winter, the AMV modulates by a factor of {~}2 the frequency of occurrence of El Ni{\u00f1}o/La Ni{\u00f1}a events. This response is associated with anomalies over the Pacific that project onto the Interdecadal Pacific Oscillation pattern, i.e., Pacific Decadal Oscillation-like anomalies in the Northern hemisphere and a symmetrical pattern in the Southern Hemisphere. This winter...", "author" : [ { "dropping-particle" : "", "family" : "Ruprich-Robert", "given" : "Yohan",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"Delworth", "given" : "Tom", "non-dropping-particle" : "", "parse-names" : false, "suffix" : "" }, { "dropping-particle" : "", "family" : "Danabasoglu", "given" : "Gokhan", "non-dropping-particle" : "", "parse-names" : false, "suffix" : "" } ], "container-title" : "Journal of Climate", "id" : "ITEM-1", "issue" : "8", "issued" : { "date-parts" : [ [ "2017" ] ] }, "page" : "2785-2810", "title" : "Assessing the climate impacts of the observed atlantic multidecadal variability using the GFDL CM2.1 and NCAR CESM1 global coupled models", "translator" : [ { "dropping-particle" : "", "family" : "J4097", "given" : "", "non-dropping-particle" : "", "parse-names" : false, "suffix" : "" } ], "type" : "article-journal", "volume" : "30" }, "uris" : [ "http://www.mendeley.com/documents/?uuid=9ca65c42-13ec-44ff-9125-90ce6a4c6270" ] }, { "id" : "ITEM-2", "itemData" : { "DOI" : "10.1175/JCLI-D-13-00242.1", "ISSN" : "0894-8755", "abstract" : "AbstractThis study uses models from phase 5 of the Coupled Model Intercomparison Project (CMIP5) to evaluate and investigate Sahel rainfall multidecadal variability and teleconnections with global sea surface temperatures (SSTs). Multidecadal variability is lower than observed in all historical simulations evaluated. Focus is on teleconnections with North Atlantic SST [Atlantic multidecadal variability (AMV)] as it is more successfully simulated than the Indian Ocean teleconnection. To investigate why some models successfully simulated this teleconnection and others did not, despite having similarly large AMV, two groups of models were selected. Models with large AMV were highlighted as good (or poor) by their ability to simulate relatively high (low) Sahel multidecadal variability and have significant (not significant) correlation between multidecadal Sahel rainfall and an AMV index. Poor models fail to capture the teleconnection between the AMV and Sahel rainfall because the spatial distribution of SST multidecadal variability across the North Atlantic is incorrect. A lack of SST signal in the tropical North Atlantic and Mediterranean reduces the interhemispheric SST gradient and, through circulation changes, the rainfall variability in the Sahel. This pattern was also evident in the control simulations, where SST and Sahel rainfall variability were significantly weaker than historical simulations. Errors in SST variability were suggested to result from a combination of weak wind?evaporation?SST feedbacks, poorly simulated cloud amounts and feedbacks in the stratocumulus regions of the eastern Atlantic, dust?SST?rainfall feedbacks, and sulfate aerosol interactions with clouds. By understanding the deficits and successes of CMIP5 historical simulations, future projections and decadal hindcasts can be examined with additional confidence.", "author" : [ { "dropping-particle" : "", "family" : "Martin", "given" : "Elinor R", "non-dropping-particle" : "", "parse-names" : false, "suffix" : "" }, { "dropping-particle" : "", "family" : "Thorncroft", "given" : "Chris", "non-dropping-particle" : "", "parse-names" : false, "suffix" : "" }, { "dropping-particle" : "", "family" : "Booth", "given" : "Ben B B", "non-dropping-particle" : "", "parse-names" : false, "suffix" : "" } ], "container-title" : "Journal of Climate", "id" : "ITEM-2", "issue" : "2", "issued" : { "date-parts" : [ [ "2013", "9", "24" ] ] }, "note" : "doi: 10.1175/JCLI-D-13-00242.1", "page" : "784-806", "publisher" : "American Meteorological Society", "title" : "The Multidecadal Atlantic SST\u2013Sahel Rainfall Teleconnection in CMIP5 Simulations", "translator" : [ { "dropping-particle" : "", "family" : "J4278", "given" : "", "non-dropping-particle" : "", "parse-names" : false, "suffix" : "" } ], "type" : "article-journal", "volume" : "27" }, "uris" : [ "http://www.mendeley.com/documents/?uuid=2cd5187a-9a8f-475d-b60f-ddef109df90b" ] }, { "id" : "ITEM-3", "itemData" : { "DOI" : "10.1029/2018GL080903", "ISSN" : "00948276", "author" : [ { "dropping-particle" : "", "family" : "Monerie", "given" : "Paul-Arthur", "non-dropping-particle" : "", "parse-names" : false, "suffix" : "" }, { "dropping-particle" : "", "family" : "Robson", "given" : "Jon", "non-dropping-particle" : "", "parse-names" : false, "suffix" : "" }, { "dropping-particle" : "", "family" : "Dong", "given" : "Buwen", "non-dropping-particle" : "", "parse-names" : false, "suffix" : "" }, { "dropping-particle" : "", "family" : "Hodson", "given" : "Dan L. R.", "non-dropping-particle" : "", "parse-names" : false, "suffix" : "" }, { "dropping-particle" : "", "family" : "Klingaman", "given" : "Nicholas P.", "non-dropping-particle" : "", "parse-names" : false, "suffix" : "" } ], "container-title" : "Geophysical Research Letters", "id" : "ITEM-3", "issue" : "3", "issued" : { "date-parts" : [ [ "2019", "2", "16" ] ] }, "page" : "1765-1775", "title" : "Effect of the Atlantic Multidecadal Variability on the Global Monsoon", "translator" : [ { "dropping-particle" : "", "family" : "J5231", "given" : "", "non-dropping-particle" : "", "parse-names" : false, "suffix" : "" } ], "type" : "article-journal", "volume" : "46" }, "uris" : [ "http://www.mendeley.com/documents/?uuid=04f2a244-cf52-4096-afa3-b8e8d37d9e0f" ] }, { "id" : "ITEM-4", "itemData" : { "DOI" : "10.1175/JCLI-D-19-0428.1", "ISSN" : "0894-8755", "abstract" : "The response of the European climate to the Atlantic multidecadal variability (AMV) remains difficult to isolate in observations because of the presence of strong internal variability and anthropogenically forced signals. Using model sensitivity experiments proposed within the CMIP6/Decadal Climate Prediction Project Component C (DCPP-C) framework, the wintertime AMV\u2013Europe teleconnection is here investigated in large ensembles of pacemaker-type simulations conducted with the CNRM-CM5 global circulation model. To evaluate the sensitivity of the model response to the AMV amplitude, twin experiments with the AMV forcing pattern multiplied by 2 and 3 (2xAMV and 3xAMV, respectively) are performed in complement to the reference ensemble (1xAMV). Based on a flow analog method, we show that the AMV-forced atmospheric circulation tends to cool down the European continent, whereas the residual signal, mostly including thermodynamical processes, contributes to warming. In 1xAMV, both terms cancel each other, explaining the overall weak AMV-forced atmospheric signal. In 2xAMV and 3xAMV, the thermodynamical contribution overcomes the dynamical cooling and is responsible for milder and wetter conditions found at large scale over Europe. The thermodynamical term includes the advection of warmer and more humid oceanic air penetrating inland and the modification of surface radiative fluxes linked to both altered cloudiness and snow-cover reduction acting as a positive feedback with the AMV amplitude. The dynamical anomalous circulation combines 1) a remote response to enhanced diabatic heating acting as a Rossby wave source in the western tropical Atlantic and 2) a local response associated with warmer SST over the subpolar gyre favoring an anomalous high. The extratropical influence is reinforced by polar amplification due to sea ice melting in all the subarctic seas. The weight between the tropical\u2013extratropical processes and associated feedbacks is speculated to partly explain the nonlinear sensibility of the response to the AMV forcing amplitude, challenging thus the use of the so-called pattern-scaling technique to evaluate teleconnectivity and related impacts associated with decadal variability.", "author" : [ { "dropping-particle" : "", "family" : "Qasmi", "given" : "Sa\u00efd", "non-dropping-particle" : "", "parse-names" : false, "suffix" : "" }, { "dropping-particle" : "", "family" : "Cassou", "given" : "Christophe", "non-dropping-particle" : "", "parse-names" : false, "suffix" : "" }, { "dropping-particle" : "", "family" : "Bo\u00e9", "given" : "Julien", "non-dropping-particle" : "", "parse-names" : false, "suffix" : "" } ], "container-title" : "Journal of Climate", "id" : "ITEM-4", "issue" : "7", "issued" : { "date-parts" : [ [ "2020", "4", "1" ] ] }, "page" : "2681-2700", "title" : "Teleconnection Processes Linking the Intensity of the Atlantic Multidecadal Variability to the Climate Impacts over Europe in Boreal Winter", "translator" : [ { "dropping-particle" : "", "family" : "J6718", "given" : "", "non-dropping-particle" : "", "parse-names" : false, "suffix" : "" } ], "type" : "article-journal", "volume" : "33" }, "uris" : [ "http://www.mendeley.com/documents/?uuid=b7beabf8-9cbe-497b-ac6b-cfa9f938af96" ] }, { "id" : "ITEM-5", "itemData" : { "DOI" : "10.1175/JCLI-D-17-0270.1", "ISSN" : "0894-8755", "abstract" : "The impacts of the Atlantic multidecadal variability (AMV) on summertime North American climate are investigated using three coupled global climate models (CGCMs) in which North Atlantic sea surface temperatures (SSTs) are restored to observed AMV anomalies. Large ensemble simulations are performed to estimate how AMV can modulate the occurrence of extreme weather such as heat waves. It is shown that, in response to an AMV warming, all models simulate a precipitation deficit and a warming over northern Mexico and the southern United States that lead to an increased number of heat wave days by about 30% compared to an AMV cooling. The physical mechanisms associated with these impacts are discussed. The positive tropical Atlantic SST anomalies associated with the warm AMV drive a Matsuno\u2013Gill-like atmospheric response that favors subsidence over northern Mexico and the southern United States. This leads to a warming of the whole tropospheric column, and to a decrease in relative humidity, cloud cover, and precipitation. Soil moisture response to AMV also plays a role in the modulation of heat wave occurrence. An AMV warming favors dry soil conditions over northern Mexico and the southern United States by driving a year-round precipitation deficit through atmospheric teleconnections coming both directly from the North Atlantic SST forcing and indirectly from the Pacific. The indirect AMV teleconnections highlight the importance of using CGCMs to fully assess the AMV impacts on North America. Given the potential predictability of the AMV, the teleconnections discussed here suggest a source of predictability for the North American climate variability and in particular for the occurrence of heat waves at multiyear time scales.", "author" : [ { "dropping-particle" : "", "family" : "Ruprich-Robert", "given" : "Yohan", "non-dropping-particle" : "", "parse-names" : false, "suffix" : "" }, { "dropping-particle" : "", "family" : "Delworth", "given" : "Thomas",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"Danabasoglu", "given" : "Gokhan", "non-dropping-particle" : "", "parse-names" : false, "suffix" : "" } ], "container-title" : "Journal of Climate", "id" : "ITEM-5", "issue" : "9", "issued" : { "date-parts" : [ [ "2018", "5" ] ] }, "page" : "3679-3700", "title" : "Impacts of the Atlantic Multidecadal Variability on North American Summer Climate and Heat Waves", "translator" : [ { "dropping-particle" : "", "family" : "J6717", "given" : "", "non-dropping-particle" : "", "parse-names" : false, "suffix" : "" } ], "type" : "article-journal", "volume" : "31" }, "uris" : [ "http://www.mendeley.com/documents/?uuid=b92fd0dd-64b5-4683-b539-7189162c5c5b" ] }, { "id" : "ITEM-6", "itemData" : { "DOI" : "10.1175/JCLI-D-19-0981.1", "ISSN" : "0894-8755", "abstract" : "The influence of the Atlantic Multidecadal Variability (AMV) on the North Atlantic storm track and eddy\u2013driven jet in the winter season is assessed via a coordinated analysis of idealised simulations with state-of-the-art coupled models. Data used are obtained from a multi-model ensemble of AMV\u00b1 experiments conducted in the framework of the Decadal Climate Prediction Project component C. These experiments are performed by nudging the surface of the Atlantic ocean to states defined by the superimposition of observed AMV\u00b1 anomalies onto the model climatology. A robust extra-tropical response is found in the form of a wave-train extending from the Pacific to the Nordic seas. In the warm phase of the AMV compared to cold phase, the Atlantic storm track is typically contracted and less extended poleward and the low-level jet is shifted towards the equator in the Eastern Atlantic. Despite some robust features, the picture of an uncertain and model-dependent response of the Atlantic jet emerges and we demonstrate a link between model bias and the character of the jet response.", "author" : [ { "dropping-particle" : "", "family" : "Ruggieri", "given" : "Paolo", "non-dropping-particle" : "", "parse-names" : false, "suffix" : "" }, { "dropping-particle" : "", "family" : "Bellucci", "given" : "Alessio", "non-dropping-particle" : "", "parse-names" : false, "suffix" : "" }, { "dropping-particle" : "", "family" : "Nicol\u00ec", "given" : "Dario", "non-dropping-particle" : "", "parse-names" : false, "suffix" : "" }, { "dropping-particle" : "", "family" : "Athanasiadis", "given" : "Panos", "non-dropping-particle" : "", "parse-names" : false, "suffix" : "" }, { "dropping-particle" : "", "family" : "Gualdi", "given" : "Silvio", "non-dropping-particle" : "", "parse-names" : false, "suffix" : "" }, { "dropping-particle" : "", "family" : "Cassou", "given" : "Christophe", "non-dropping-particle" : "", "parse-names" : false, "suffix" : "" }, { "dropping-particle" : "", "family" : "Castruccio", "given" : "Fred", "non-dropping-particle" : "", "parse-names" : false, "suffix" : "" }, { "dropping-particle" : "", "family" : "Danabasoglu", "given" : "Gokhan", "non-dropping-particle" : "", "parse-names" : false, "suffix" : "" }, { "dropping-particle" : "", "family" : "Davini", "given" : "Paolo", "non-dropping-particle" : "", "parse-names" : false, "suffix" : "" }, { "dropping-particle" : "", "family" : "Dunstone", "given" : "Nick", "non-dropping-particle" : "", "parse-names" : false, "suffix" : "" }, { "dropping-particle" : "", "family" : "Eade", "given" : "Rosemary", "non-dropping-particle" : "", "parse-names" : false, "suffix" : "" }, { "dropping-particle" : "", "family" : "Gastineau", "given" : "Guillaume", "non-dropping-particle" : "", "parse-names" : false, "suffix" : "" }, { "dropping-particle" : "", "family" : "Harvey", "given" : "Ben", "non-dropping-particle" : "", "parse-names" : false, "suffix" : "" }, { "dropping-particle" : "", "family" : "Hermanson", "given" : "Leon", "non-dropping-particle" : "", "parse-names" : false, "suffix" : "" }, { "dropping-particle" : "", "family" : "Qasmi", "given" : "Sa\u00efd", "non-dropping-particle" : "", "parse-names" : false, "suffix" : "" }, { "dropping-particle" : "", "family" : "Ruprich-Robert", "given" : "Yohan", "non-dropping-particle" : "", "parse-names" : false, "suffix" : "" }, { "dropping-particle" : "", "family" : "Sanchez-Gomez", "given" : "Emilia", "non-dropping-particle" : "", "parse-names" : false, "suffix" : "" }, { "dropping-particle" : "", "family" : "Smith", "given" : "Doug", "</w:instrText>
      </w:r>
      <w:r w:rsidR="00B44FBC" w:rsidRPr="001D5B54">
        <w:rPr>
          <w:noProof/>
          <w:rPrChange w:id="3243" w:author="Clotilde Pean" w:date="2021-06-21T14:15:00Z">
            <w:rPr>
              <w:noProof/>
              <w:lang w:val="en-US"/>
            </w:rPr>
          </w:rPrChange>
        </w:rPr>
        <w:instrText>non-dropping-particle" : "", "parse-names" : false, "suffix" : "" }, { "dropping-particle" : "", "family" : "Wild", "given" : "Simon", "non-dropping-particle" : "", "parse-names" : false, "suffix" : "" }, { "dropping-particle" : "", "family" : "Zampieri", "given" : "Matteo", "non-dropping-particle" : "", "parse-names" : false, "suffix" : "" } ], "container-title" : "Journal of Climate", "id" : "ITEM-6", "issued" : { "date-parts" : [ [ "2020", "10", "8" ] ] }, "page" : "1-47", "title" : "Atlantic Multidecadal Variability and North Atlantic Jet: a multi-model view from the Decadal Climate Prediction Project", "translator" : [ { "dropping-particle" : "", "family" : "J6794", "given" : "", "non-dropping-particle" : "", "parse-names" : false, "suffix" : "" } ], "type" : "article-journal" }, "uris" : [ "http://www.mendeley.com/documents/?uuid=0858405e-2f47-4dac-b9b8-683911fde908" ] } ], "mendeley" : { "formattedCitation" : "(Martin et al., 2013; Ruprich-Robert et al., 2017, 2018; Monerie et al., 2019; Qasmi et al., 2020; Ruggieri et al., 2020)", "plainTextFormattedCitation" : "(Martin et al., 2013; Ruprich-Robert et al., 2017, 2018; Monerie et al., 2019; Qasmi et al., 2020; Ruggieri et al., 2020)", "previouslyFormattedCitation" : "(Martin et al., 2013; Ruprich-Robert et al., 2017, 2018; Monerie et al., 2019; Qasmi et al., 2020; Ruggieri et al., 2020)" }, "properties" : { "noteIndex" : 0 }, "schema" : "https://github.com/citation-style-language/schema/raw/master/csl-citation.json" }</w:instrText>
      </w:r>
      <w:r>
        <w:rPr>
          <w:noProof/>
        </w:rPr>
        <w:fldChar w:fldCharType="separate"/>
      </w:r>
      <w:r w:rsidR="00393F8C">
        <w:rPr>
          <w:noProof/>
        </w:rPr>
        <w:t>(Martin et al., 2013; Ruprich-Robert et al., 2017, 2018; Monerie et al., 2019; Qasmi et al., 2020; Ruggieri et al., 2020)</w:t>
      </w:r>
      <w:r>
        <w:rPr>
          <w:noProof/>
        </w:rPr>
        <w:fldChar w:fldCharType="end"/>
      </w:r>
      <w:r>
        <w:rPr>
          <w:noProof/>
        </w:rPr>
        <w:t xml:space="preserve">. </w:t>
      </w:r>
      <w:r w:rsidRPr="002326F3">
        <w:rPr>
          <w:noProof/>
        </w:rPr>
        <w:t xml:space="preserve">Even if debate remains </w:t>
      </w:r>
      <w:r>
        <w:fldChar w:fldCharType="begin" w:fldLock="1"/>
      </w:r>
      <w:r w:rsidR="007F62B7">
        <w:rPr>
          <w:noProof/>
        </w:rPr>
        <w:instrText xml:space="preserve">ADDIN CSL_CITATION { "citationItems" : [ { "id" : "ITEM-1", "itemData" : { "DOI" : "10.1126/science.aab3980", "ISSN" : "0036-8075, 1095-9203", "abstract" : "Ocean circulation changes not needed What causes the pattern of sea surface temperature change that is seen in the North Atlantic Ocean? This naturally occurring quasi-cyclical variation, known as the Atlantic Multidecadal Oscillation (AMO), affects weather and climate. Some have suggested that the AMO is a consequence of variable large-scale ocean circulation. Clement et al. suggest otherwise. They find that the pattern of AMO variability can be produced in a model that does not include ocean circulation changes, but only the effects of changes in air temperatures and winds. Science, this issue p. 320 The Atlantic Multidecadal Oscillation (AMO) is a major mode of climate variability with important societal impacts. Most previous explanations identify the driver of the AMO as the ocean circulation, specifically the Atlantic Meridional Overturning Circulation (AMOC). Here we show that the main features of the observed AMO are reproduced in models where the ocean heat transport is prescribed and thus cannot be the driver. Allowing the ocean circulation to interact with the atmosphere does not significantly alter the characteristics of the AMO in the current generation of climate models. These results suggest that the AMO is the response to stochastic forcing from the mid-latitude atmospheric circulation, with thermal coupling playing a role in the tropics. In this view, the AMOC and other ocean circulation changes would be largely a response to, not a cause of, the AMO. The Atlantic Multidecadal Oscillation does not depend on variable whole-ocean circulation. The Atlantic Multidecadal Oscillation does not depend on variable whole-ocean circulation.", "author" : [ { "dropping-particle" : "", "family" : "Clement", "given" : "Amy C.", "non-dropping-particle" : "", "parse-names" : false, "suffix" : "" }, { "dropping-particle" : "", "family" : "Bellomo", "given" : "Katinka", "non-dropping-particle" : "", "parse-names" : false, "suffix" : "" }, { "dropping-particle" : "", "family" : "Murphy", "given" : "Lisa N.", "non-dropping-particle" : "", "parse-names" : false, "suffix" : "" }, { "dropping-particle" : "", "family" : "Cane", "given" : "Mark A.", "non-dropping-particle" : "", "parse-names" : false, "suffix" : "" }, { "dropping-particle" : "", "family" : "Mauritsen", "given" : "Thorsten", "non-dropping-particle" : "", "parse-names" : false, "suffix" : "" }, { "dropping-particle" : "", "family" : "R\u00e4del", "given" : "Gaby", "non-dropping-particle" : "", "parse-names" : false, "suffix" : "" }, { "dropping-particle" : "", "family" : "Stevens", "given" : "Bjorn", "non-dropping-particle" : "", "parse-names" : false, "suffix" : "" } ], "container-title" : "Science", "id" : "ITEM-1", "issue" : "6258", "issued" : { "date-parts" : [ [ "2015", "10" ] ] }, "language" : "en", "page" : "320-324", "title" : "The Atlantic Multidecadal Oscillation without a role for ocean circulation", "translator" : [ { "dropping-particle" : "", "family" : "J4107", "given" : "", "non-dropping-particle" : "", "parse-names" : false, "suffix" : "" } ], "type" : "article-journal", "volume" : "350" }, "uris" : [ "http://www.mendeley.com/documents/?uuid=342fc42e-0fe0-4ab4-97f9-02187076e6b2" ] }, { "id" : "ITEM-2", "itemData" : { "DOI" : "10.1175/JCLI-D-16-0810.1", "ISSN" : "0894-8755", "author" : [ { "dropping-particle" : "", "family" : "Cane", "given" : "Mark A.", "non-dropping-particle" : "", "parse-names" : false, "suffix" : "" }, { "dropping-particle" : "", "family" : "Clement", "given" : "Amy C.", "non-dropping-particle" : "", "parse-names" : false, "suffix" : "" }, { "dropping-particle" : "", "family" : "Murphy", "given" : "Lisa N.", "non-dropping-particle" : "", "parse-names" : false, "suffix" : "" }, { "dropping-particle" : "", "family" : "Bellomo", "given" : "Katinka", "non-dropping-particle" : "", "parse-names" : false, "suffix" : "" } ], "container-title" : "Journal of Climate", "id" : "ITEM-2", "issue" : "18", "issued" : { "date-parts" : [ [ "2017", "9" ] ] }, "page" : "7529-7553", "title" : "Low-Pass Filtering, Heat Flux, and Atlantic Multidecadal Variability", "translator" : [ { "dropping-particle" : "", "family" : "J5266", "given" : "", "non-dropping-particle" : "", "parse-names" : false, "suffix" : "" } ], "type" : "article-journal", "volume" : "30" }, "uris" : [ "http://www.mendeley.com/documents/?uuid=040d1e53-261e-4d49-945b-40ad189c7045" ] }, { "id" </w:instrText>
      </w:r>
      <w:r w:rsidR="007F62B7" w:rsidRPr="001D5B54">
        <w:rPr>
          <w:noProof/>
          <w:lang w:val="en-US"/>
          <w:rPrChange w:id="3244" w:author="Clotilde Pean" w:date="2021-06-21T14:15:00Z">
            <w:rPr>
              <w:noProof/>
            </w:rPr>
          </w:rPrChange>
        </w:rPr>
        <w:instrText>: "ITEM-3", "itemData" : { "DOI" : "10.1038/s41467-019-13823-w", "ISSN" : "2041-1723", "author" : [ { "dropping-particle" : "", "family" : "Mann", "given" : "Michael E.", "non-dropping-particle" : "", "parse-names" : false, "suffix" : "" }, { "dropping-particle" : "", "family" : "Steinman", "given" : "Byron A.", "non-dropping-particle" : "", "parse-names" : false, "suffix" : "" }, { "dropping-particle" : "", "family" : "Miller", "given" : "Sonya K.", "non-dropping-particle" : "", "parse-names" : false, "suffix" : "" } ], "container-title" : "Nature Communications", "id" : "ITEM-3", "issue" : "1", "issued" : { "date-parts" : [ [ "2020", "12", "3" ] ] }, "page" : "49", "title" : "Absence of internal multidecadal and interdecadal oscillations in climate model simulations", "translator" : [ { "dropping-particle" : "", "family" : "J6714", "given" : "", "non-dropping-particle" : "", "parse-names" : false, "suffix" : "" } ], "type" : "article-journal", "volume" : "11" }, "uris" : [ "http://www.mendeley.com/documents/?uuid=19551c1b-e63e-4a7e-8e2b-98f0897e8768" ] } ], "mendeley" : { "formattedCitation" : "(Clement et al., 2015; Cane et al., 2017; Mann et al., 2020)", "plainTextFormattedCitation" : "(Clement et al., 2015; Cane et al., 2017; Mann et al., 2020)", "previouslyFormattedCitation" : "(Clement et al., 2015; Cane et al., 2017; Mann et al., 2020)" }, "properties" : { "noteIndex" : 0 }, "schema" : "https://github.com/citation-style-language/schema/raw/master/csl-citation.json" }</w:instrText>
      </w:r>
      <w:r>
        <w:fldChar w:fldCharType="separate"/>
      </w:r>
      <w:r w:rsidR="00393F8C">
        <w:rPr>
          <w:noProof/>
          <w:lang w:val="en-US"/>
        </w:rPr>
        <w:t>(Clement et al., 2015; Cane et al., 2017; Mann et al., 2020)</w:t>
      </w:r>
      <w:r>
        <w:fldChar w:fldCharType="end"/>
      </w:r>
      <w:r w:rsidRPr="00E457C1">
        <w:rPr>
          <w:noProof/>
          <w:lang w:val="en-US"/>
        </w:rPr>
        <w:t>, there is now stronger evidence for a crucial role of oceanic dynamics</w:t>
      </w:r>
      <w:r w:rsidRPr="00E457C1">
        <w:rPr>
          <w:rFonts w:eastAsia="MS Mincho" w:cs="Times New Roman"/>
          <w:noProof/>
          <w:lang w:val="en-US"/>
        </w:rPr>
        <w:t xml:space="preserve"> in internal AMV</w:t>
      </w:r>
      <w:r w:rsidRPr="00E457C1">
        <w:rPr>
          <w:noProof/>
          <w:lang w:val="en-US"/>
        </w:rPr>
        <w:t xml:space="preserve"> that is primarily linked to the AMOC and </w:t>
      </w:r>
      <w:r w:rsidRPr="00E457C1">
        <w:rPr>
          <w:rFonts w:eastAsia="MS Mincho" w:cs="Times New Roman"/>
          <w:noProof/>
          <w:lang w:val="en-US"/>
        </w:rPr>
        <w:t>its interplay with the</w:t>
      </w:r>
      <w:r w:rsidRPr="00E457C1">
        <w:rPr>
          <w:noProof/>
          <w:lang w:val="en-US"/>
        </w:rPr>
        <w:t xml:space="preserve"> NAO </w:t>
      </w:r>
      <w:r>
        <w:rPr>
          <w:noProof/>
        </w:rPr>
        <w:fldChar w:fldCharType="begin" w:fldLock="1"/>
      </w:r>
      <w:r w:rsidR="002879F9">
        <w:rPr>
          <w:noProof/>
          <w:lang w:val="en-US"/>
        </w:rPr>
        <w:instrText>ADDIN CSL_CITATION { "citationItems" : [ { "id" : "ITEM-1", "itemData" : { "DOI" : "10.1175/JCLI-D-16-0358.1", "ISSN" : "0894-8755", "abstract" : "AbstractThe relationship between the North Atlantic Oscillation (NAO) and Atlantic sea surface temperature (SST) variability is investigated using models and observations. Coupled climate models are used in which the ocean component is either a fully dynamic ocean or a slab ocean with no resolved ocean heat transport. On time scales less than 10 yr, NAO variations drive a tripole pattern of SST anomalies in both observations and models. This SST pattern is a direct response of the ocean mixed layer to turbulent surface heat flux anomalies associated with the NAO. On time scales longer than 10 yr, a similar relationship exists between the NAO and the tripole pattern of SST anomalies in models with a slab ocean. A different relationship exists both for the observations and for models with a dynamic ocean. In these models, a positive (negative) NAO anomaly leads, after a decadal-scale lag, to a monopole pattern of warming (cooling) that resembles the Atlantic multidecadal oscillation (AMO), although with smaller-than-observed amplitudes of tropical SST anomalies. Ocean dynamics are critical to this decadal-scale response in the models. The simulated Atlantic meridional overturning circulation (AMOC) strengthens (weakens) in response to a prolonged positive (negative) phase of the NAO, thereby enhancing (decreasing) poleward heat transport, leading to broad-scale warming (cooling). Additional simulations are used in which heat flux anomalies derived from observed NAO variations from 1901 to 2014 are applied to the ocean component of coupled models. It is shown that ocean dynamics allow models to reproduce important aspects of the observed AMO, mainly in the Subpolar Gyre.", "author" : [ { "dropping-particle" : "", "family" : "Delworth", "given" : "Thomas L", "non-dropping-particle" : "", "parse-names" : false, "suffix" : "" }, { "dropping-particle" : "", "family" : "Zeng", "given" : "Fanrong", "non-dropping-particle" : "", "parse-names" : false, "suffix" : "" }, { "dropping-particle" : "", "family" : "Zhang", "given" : "Liping", "non-dropping-particle" : "", "parse-names" : false, "suffix" : "" }, { "dropping-particle" : "", "family" : "Zhang", "given" : "Rong", "non-dropping-particle" : "", "parse-names" : false, "suffix" : "" }, { "dropping-particle" : "", "family" : "Vecchi", "given" : "Gabriel A", "non-dropping-particle" : "", "parse-names" : false, "suffix" : "" }, { "dropping-particle" : "", "family" : "Yang", "given" : "Xiaosong", "non-dropping-particle" : "", "parse-names" : false, "suffix" : "" } ], "container-title" : "Journal of Climate", "id" : "ITEM-1", "issue" : "10", "issued" : { "date-parts" : [ [ "2017", "2", "23" ] ] }, "note" : "doi: 10.1175/JCLI-D-16-0358.1", "page" : "3789-3805", "publisher" : "American Meteorological Society", "title" : "The Central Role of Ocean Dynamics in Connecting the North Atlantic Oscillation to the Extratropical Component of the Atlantic Multidecadal Oscillation", "translator" : [ { "dropping-particle" : "", "family" : "J4101", "given" : "", "non-dropping-particle" : "", "parse-names" : false, "suffix" : "" } ], "type" : "article-journal", "volume" : "30" }, "uris" : [ "http://www.mendeley.com/documents/?uuid=4571e5b3-4858-45ec-91b5-742e4b51f75f" ] }, { "id" : "ITEM-2", "itemData" : { "DOI" : "10.1175/JAS-D-12-0331.1", "ISSN" : "0022-4928", "author" : [ { "dropping-particle" : "", "family" : "Zhang", "given" : "Rong", "non-dropping-particle" : "", "parse-names" : false, "suffix" : "" }, { "dropping-particle" : "", "family" : "Delworth", "given" : "Thomas L.", "non-dropping-particle" : "", "parse-names" : false, "suffix" : "" }, { "dropping-particle" : "", "family" : "Sutton", "given" : "Rowan", "non-dropping-particle" : "", "parse-names" : false, "suffix" : "" }, { "dropping-particle" : "", "family" : "Hodson", "given" : "Daniel L. R.", "non-dropping-particle" : "", "parse-names" : false, "suffix" : "" }, { "dropping-particle" : "", "family" : "Dixon", "given" : "Keith W.", "non-dropping-particle" : "", "parse-names" : false, "suffix" : "" }, { "dropping-particle" : "", "family" : "Held", "given" : "Isaac M.", "non-dropping-particle" : "", "parse-names" : false, "suffix" : "" }, { "dropping-particle" : "", "family" : "Kushnir", "given" : "Yochanan", "non-dropping-particle" : "", "parse-names" : false, "suffix" : "" }, { "dropping-particle" : "", "family" : "Marshall", "given" : "John", "non-dropping-particle" : "", "parse-names" : false, "suffix" : "" }, { "dropping-particle" : "", "family" : "Ming", "given" : "Yi", "non-dropping-particle" : "", "parse-names" : false, "suffix" : "" }, { "dropping-particle" : "", "family" : "Msadek", "given" : "Rym", "non-dropping-particle" : "", "parse-names" : false, "suffix" : "" }, { "dropping-particle" : "", "family" : "Robson", "given" : "Jon", "non-dropping-particle" : "", "parse-names" : false, "suffix" : "" }, { "dropping-particle" : "", "family" : "Rosati", "given" : "Anthony J.", "non-dropping-particle" : "", "parse-names" : false, "suffix" : "" }, { "dropping-particle" : "", "family" : "Ting", "given" : "MingFang", "non-dropping-particle" : "", "parse-names" : false, "suffix" : "" }, { "dropping-particle" : "", "family" : "Vecchi", "given" : "Gabriel A.", "non-dropping-particle" : "", "parse-names" : false, "suffix" : "" } ], "container-title" : "Journal of the Atmospheric Sciences", "id" : "ITEM-2", "issue" : "4", "issued" : { "date-parts" : [ [ "2013", "4" ] ] }, "page" : "1135-1144", "title" : "Have Aerosols Caused the Observed Atlantic Multidecadal Variability?", "translator" : [ { "dropping-particle" : "", "family" : "J5191", "given" : "", "non-dropping-particle" : "", "parse-names" : false, "suffix" : "" } ], "type" : "article-journal", "volume" : "70" }, "uris" : [ "http://www.mendeley.com/documents/?uuid=11b3b747-1d41-49f6-a857-689490807ba9" ] }, { "id" : "ITEM-3", "itemData" : { "DOI" : "10.1002/2016GL067925", "ISSN" : "0094-8276", "author" : [ { "dropping-particle" : "", "family" : "O'Reilly", "given" : "Christopher H.", "non-dropping-particle" : "", "parse-names" : false, "suffix" : "" }, { "dropping-particle" : "", "family" : "Huber", "given" : "Markus", "non-dropping-particle" : "", "parse-names" : false, "suffix" : "" }, { "dropping-particle" : "", "family" : "Woollings", "given" : "Tim", "non-dropping-particle" : "", "parse-names" : false, "suffix" : "" }, { "dropping-particle" : "", "family" : "Zanna", "given" : "Laure", "non-dropping-particle" : "", "parse-names" : false, "suffix" : "" } ], "container-title" : "Geophysical Research Letters", "id" : "ITEM-3", "issue" : "6", "issued" : { "date-parts" : [ [ "2016", "3", "28" ] ] }, "page" : "2810-2818", "title" : "The signature of low\u2010frequency oceanic forcing in the Atlantic Multidecadal Oscillation", "translator" : [ { "dropping-particle" : "", "family" : "J5490", "given" : "", "non-dropping-particle" : "", "parse-names" : false, "suffix" : "" } ], "type" : "article-journal", "volume" : "43" }, "uris" : [ "http://www.mendeley.com/documents/?uuid=67d6b0ff-ae4b-4536-88eb-3fbffa1d04e8" ] }, { "id" : "ITEM-4", "itemData" : { "DOI" : "10.1175/JCLI-D-19-0177.1", "ISSN" : "0894-8755", "abstract" : "Atlantic multidecadal variability (AMV) of sea surface temperature exhibits an important influence on the climate of surrounding continents. It remains unclear, however, the extent to which AMV is due to internal climate variability (e.g., ocean circulation variability) or changes in external forcing (e.g., volcanic/anthropogenic aerosols or greenhouse gases). Here, the sources of AMV are examined over a 340-yr period using proxy indices, instrumental data, and output from the Last Millennium Ensemble (LME) simulation. The proxy AMV closely follows the accumulated atmospheric forcing from the instrumental North Atlantic Oscillation (NAO) reconstruction ( r = 0.65)\u2014an \u201cinternal\u201d source of AMV. This result provides strong observational evidence that much of the AMV is generated through the oceanic response to atmospheric circulation forcing, as previously demonstrated in targeted modeling studies. In the LME there is a substantial externally forced AMV component, which exhibits a modest but significant correlation with the proxy AMV (i.e., r = 0.37), implying that at least 13% of the AMV is externally forced. In the LME simulations, however, the AMV response to accumulated NAO forcing is weaker than in the proxy/observational datasets. This weak response is possibly related to the decadal NAO variability, which is substantially weaker in the LME than in observations. The externally forced component in the proxy AMV is also related to the accumulated NAO forcing, unlike in the LME. This indicates that the external forcing is likely influencing the AMV through different mechanistic pathways: via changes in radiative forcing in the LME and via changes in atmospheric circulation in the observational/proxy record.", "author" : [ { "dropping-particle" : "", "family" : "O\u2019Reilly", "given" : "Christopher H.", "non-dropping-particle" : "", "parse-names" : false, "suffix" : "" }, { "dropping-particle" : "", "family" : "Zanna", "given" : "Laure", "non-dropping-particle" : "", "parse-names" : false, "suffix" : "" }, { "dropping-particle" : "", "family" : "Woollings", "given" : "Tim", "non-dropping-particle" : "", "parse-names" : false, "suffix" : "" } ], "container-title" : "Journal of Climate", "id" : "ITEM-4", "issue" : "22", "issued" : { "date-parts" : [ [ "2019", "11" ] ] }, "page" : "7727-7745", "title" : "Assessing External and Internal Sources of Atlantic Multidecadal Variability Using Models, Proxy Data, and Early Instrumental Indices", "translator" : [ { "dropping-particle" : "", "family" : "J6324", "given" : "", "non-dropping-particle" : "", "parse-names" : false, "suffix" : "" } ], "type" : "article-journal", "volume" : "32" }, "uris" : [ "http://www.mendeley.com/documents/?uuid=1f4c4b3b-0dcc-476b-a001-1b54a46a1b32", "http://www.mendeley.com/documents/?uuid=52598790-9645-4f3c-a902-deb674432480", "http://www.mendeley.com/documents/?uuid=19211ea7-e4ec-470d-b855-6cf3515ae229" ] }, { "id" : "ITEM-5", "itemData" : { "DOI" : "10.1007/s00382-018-4201-8", "ISSN" : "0930-7575", "author" : [ { "dropping-particle" : "", "family" : "Sun", "given" : "Cheng", "non-dropping-particle" : "", "parse-names" : false, "suffix" : "" }, { "dropping-particle" : "", "family" : "Li", "given" : "Jianping", "non-dropping-particle" : "", "parse-names" : false, "suffix" : "" }, { "dropping-particle" : "", "family" : "Kucharski", "given" : "Fred", "non-dropping-particle" : "", "parse-names" : false, "suffix" : "" }, { "dropping-particle" : "", "family" : "Xue", "given" : "Jiaqing", "non-dropping-particle" : "", "parse-names" : false, "suffix" : "" }, { "dropping-particle" : "", "family" : "Li", "given" : "Xiang", "non-dropping-particle" : "", "parse-names" : false, "suffix" : "" } ], "container-title" : "Climate Dynamics", "id" : "ITEM-5", "issue" : "3-4", "issued" : { "date-parts" : [ [ "2019", "2", "11" ] ] }, "page" : "1395-1411", "title" : "Contrasting spatial structures of Atlantic Multidecadal Oscillation between observations and slab ocean model simulations", "translator" : [ { "dropping-particle" : "", "family" : "J6314", "given" : "", "non-dropping-particle" : "", "parse-names" : false, "suffix" : "" } ], "type" : "article-journal", "volume" : "52" }, "uris" : [ "http://www.mendeley.com/documents/?uuid=d6f602fc-23d7-44ad-a05b-e7dc1902ffb1", "http://www.mendeley.com/documents/?uuid=e60ff2fa-63a2-4496-b3b0-df30c6c181ab", "http://www.mendeley.com/documents/?uuid=cc8eaf03-5ca2-4226-b7c3-11828fa058c8" ] }, { "id" : "ITEM-6", "itemData" : { "DOI" : "10.1175/JCLI-D-19-0530.1", "ISSN" : "0894-8755", "abstract" : "The sea surface temperature (SST) signature of Atlantic multidecadal variability (AMV) is a key driver of climate variability in surrounding regions. Low-frequency Atlantic meridional overturning circulation (AMOC) variability is often invoked as a key driving mechanism of AMV-related SST anomalies. However, the origins of both AMV and multidecadal AMOC variability remain areas of active research and debate. Here, using coupled ensemble experiments designed to isolate the climate response to buoyancy forcing associated with the North Atlantic Oscillation in the Labrador Sea, we show that ocean dynamical changes are the essential drivers of AMV and related climate impacts. Atmospheric teleconnections also play an important role in rendering the full AMV pattern by transmitting the ocean-driven subpolar SST signal into the rest of the basin, including the tropical North Atlantic. As such, the atmosphere response to the tropical AMV in our experiments is limited to a relatively small area in the Atlantic sector in summertime, suggesting that it could be overestimated in widely adopted protocols for AMV pacemaker experiments.", "author" : [ { "dropping-particle" : "", "family" : "Kim", "given" : "Who M.", "non-dropping-particle" : "", "parse-names" : false, "suffix" : "" }, { "dropping-particle" : "", "family" : "Yeager", "given" : "Stephen", "non-dropping-particle" : "", "parse-names" : false, "suffix" : "" }, { "dropping-particle" : "", "family" : "Danabasoglu", "given" : "Gokhan", "non-dropping-particle" : "", "parse-names" : false, "suffix" : "" } ], "container-title" : "Journal of Climate", "id" : "ITEM-6", "issue" : "4", "issued" : { "date-parts" : [ [ "2020", "2", "15" ] ] }, "page" : "1317-1334", "title" : "Atlantic Multidecadal Variability and Associated Climate Impacts Initiated by Ocean Thermohaline Dynamics", "translator" : [ { "dropping-particle" : "", "family" : "J6291", "given" : "", "non-dropping-particle" : "", "parse-names" : false, "suffix" : "" } ], "type" : "article-journal", "volume" : "33" }, "uris" : [ "http://www.mendeley.com/documents/?uuid=46c2722b-b5f1-4223-824c-e2dd5c682af3" ] }, { "id" : "ITEM-7", "itemData" : { "DOI" : "10.1002/2017GL074342", "ISSN" : "00948276", "author" : [ { "dropping-particle" : "", "family" : "Zhang", "given" : "Rong", "non-dropping-particle" : "", "parse-names" : false, "suffix" : "" } ], "container-title" : "Geophysical Research Letters", "id" : "ITEM-7", "issue" : "15", "issued" : { "date-parts" : [ [ "2017", "8", "16" ] ] }, "page" : "7865-7875", "title" : "On the persistence and coherence of subpolar sea surface temperature and salinity anomalies associated with the Atlantic multidecadal variability", "translator" : [ { "dropping-particle" : "", "family" : "J6305", "given" : "", "non-dropping-particle" : "", "parse-names" : false, "suffix" : "" } ], "type" : "article-journal", "volume" : "44" }, "uris" : [ "http://www.mendeley.com/documents/?uuid=d3cb602d-eeae-40b8-bd5a-fea336a7417d", "http://www.mendeley.com/documents/?uuid=51b0d89d-b228-4d7c-8201-775fd0188039", "http://www.mendeley.com/documents/?uuid=26b06f77-5a40-4ae1-8fdc-da1bfebc2115" ] }, { "id" : "ITEM-8", "itemData" : { "DOI" : "10.1007/s00382-014-2267-5", "ISSN" : "0930-7575", "author" : [ { "dropping-particle" : "", "family" : "M\u00fcller", "given" : "W. A.", "non-dropping-particle" : "", "parse-names" : false, "suffix" : "" }, { "dropping-particle" : "", "family" : "Matei", "given" : "D.", "non-dropping-particle" : "", "parse-names" : false, "suffix" : "" }, { "dropping-particle" : "", "family" : "Bersch", "given" : "M.", "non-dropping-particle" : "", "parse-names" : false, "suffix" : "" }, { "dropping-particle" : "", "family" : "Jungclaus", "given" : "J. H.", "non-dropping-particle" : "", "parse-names" : false, "suffix" : "" }, { "dropping-particle" : "", "family" : "Haak", "given" : "H.", "non-dropping-particle" : "", "parse-names" : false, "suffix" : "" }, { "dropping-particle" : "", "family" : "Lohmann", "given" : "K.", "non-dropping-particle" : "", "parse-names" : false, "suffix" : "" }, { "dropping-particle" : "", "family" : "Compo", "given" : "G. P.", "non-dropping-particle" : "", "parse-names" : false, "suffix" : "" }, { "dropping-particle" : "", "family" : "Sardeshmukh", "given" : "P. D.", "non-dropping-particle" : "", "parse-names" : false, "suffix" : "" }, { "dropping-particle" : "", "family" : "Marotzke", "given" : "J.", "non-dropping-particle" : "", "parse-name</w:instrText>
      </w:r>
      <w:r w:rsidR="002879F9" w:rsidRPr="001D5B54">
        <w:rPr>
          <w:noProof/>
          <w:rPrChange w:id="3245" w:author="Clotilde Pean" w:date="2021-06-21T14:15:00Z">
            <w:rPr>
              <w:noProof/>
              <w:lang w:val="en-US"/>
            </w:rPr>
          </w:rPrChange>
        </w:rPr>
        <w:instrText>s" : false, "suffix" : "" } ], "container-title" : "Climate Dynamics", "id" : "ITEM-8", "issue" : "7-8", "issued" : { "date-parts" : [ [ "2015", "4", "22" ] ] }, "page" : "1935-1955", "title" : "A twentieth-century reanalysis forced ocean model to reconstruct the North Atlantic climate variation during the 1920s", "translator" : [ { "dropping-particle" : "", "family" : "J6710", "given" : "", "non-dropping-particle" : "", "parse-names" : false, "suffix" : "" } ], "type" : "article-journal", "volume" : "44" }, "uris" : [ "http://www.mendeley.com/documents/?uuid=f6749243-8848-4331-8671-1b31dd91c0d6" ] } ], "mendeley" : { "formattedCitation" : "(Zhang et al., 2013a; M\u00fcller et al., 2015; O\u2019Reilly et al., 2016a, 2019b; Delworth et al., 2017; Zhang, 2017; Sun et al., 2019; Kim et al., 2020)", "manualFormatting" : "(Zhang et al., 2013a; M\u00fcller et al., 2015; O\u2019Reilly et al., 2016b, 2019a; Delworth et al., 2017; Zhang, 2017; Sun et al., 2019; Kim et al., 2020)", "plainTextFormattedCitation" : "(Zhang et al., 2013a; M\u00fcller et al., 2015; O\u2019Reilly et al., 2016a, 2019b; Delworth et al., 2017; Zhang, 2017; Sun et al., 2019; Kim et al., 2020)", "previouslyFormattedCitation" : "(Zhang et al., 2013a; M\u00fcller et al., 2015; O\u2019Reilly et al., 2016a, 2019b; Delworth et al., 2017; Zhang, 2017; Sun et al., 2019; Kim et al., 2020)" }, "properties" : { "noteIndex" : 0 }, "schema" : "https://github.com/citation-style-language/schema/raw/master/csl-citation.json" }</w:instrText>
      </w:r>
      <w:r>
        <w:rPr>
          <w:noProof/>
        </w:rPr>
        <w:fldChar w:fldCharType="separate"/>
      </w:r>
      <w:r w:rsidR="00393F8C">
        <w:rPr>
          <w:noProof/>
        </w:rPr>
        <w:t>(Zhang et al., 2013a; Müller et al., 2015; O’Reilly et al., 2016b, 2019a; Delworth et al., 2017; Zhang, 2017; Sun et al., 2019; Kim et al., 2020)</w:t>
      </w:r>
      <w:r>
        <w:rPr>
          <w:noProof/>
        </w:rPr>
        <w:fldChar w:fldCharType="end"/>
      </w:r>
      <w:r>
        <w:rPr>
          <w:noProof/>
        </w:rPr>
        <w:t xml:space="preserve">. </w:t>
      </w:r>
      <w:r w:rsidRPr="00E457C1">
        <w:rPr>
          <w:noProof/>
          <w:lang w:val="en-US"/>
        </w:rPr>
        <w:t>However, considerable diversity in the spatio-temporal properties of the simulated AMV is found in both pre</w:t>
      </w:r>
      <w:r w:rsidR="00BE5C25" w:rsidRPr="00E457C1">
        <w:rPr>
          <w:noProof/>
          <w:lang w:val="en-US"/>
        </w:rPr>
        <w:t>-</w:t>
      </w:r>
      <w:r w:rsidRPr="00E457C1">
        <w:rPr>
          <w:noProof/>
          <w:lang w:val="en-US"/>
        </w:rPr>
        <w:t xml:space="preserve">industrial control and historical CMIP5 experiments </w:t>
      </w:r>
      <w:r>
        <w:rPr>
          <w:noProof/>
        </w:rPr>
        <w:fldChar w:fldCharType="begin" w:fldLock="1"/>
      </w:r>
      <w:r w:rsidR="00E719C0">
        <w:rPr>
          <w:noProof/>
          <w:lang w:val="en-US"/>
        </w:rPr>
        <w:instrText>ADDIN CSL_CITATION { "citationItems" : [ { "id" : "ITEM-1", "itemData" : { "DOI" : "10.1002/jgrc.20390", "ISSN" : "2169-9275", "abstract" : "In this paper, simulated variability of the Atlantic Multidecadal Oscillation (AMO) and the Atlantic Meridional Overturning Circulation (AMOC) and their relationship has been investigated. For the first time, climate models of the Coupled Model Intercomparison Project phase 5 (CMIP5) provided to the Intergovernmental Panel on Climate Change Fifth Assessment Report (IPCC-AR5) in historical simulations have been used for this purpose. The models show the most energetic variability on the multidecadal timescale band both with respect to the AMO and AMOC, but with a large model spread in both amplitude and frequency. The relationship between the AMO and AMOC in most of the models resembles the delayed advective oscillation proposed for the AMOC on multidecadal timescales. A speed up (slow down) of the AMOC is in favor of generating a warm (cold) phase of the AMO by the anomalous northward (southward) heat transport in the upper ocean, which reversely leads to a weakening (strengthening) of the AMOC through changes in the meridional density gradient after a delayed time of ocean adjustment. This suggests that on multidecadal timescales the AMO and AMOC are related and interact with each other.", "author" : [ { "dropping-particle" : "", "family" : "Zhang", "given" : "Liping", "non-dropping-particle" : "", "parse-names" : false, "suffix" : "" }, { "dropping-particle" : "", "family" : "Wang", "given" : "Chunzai", "non-dropping-particle" : "", "parse-names" : false, "suffix" : "" } ], "container-title" : "Journal of Geophysical Research: Oceans", "id" : "ITEM-1", "issue" : "10", "issued" : { "date-parts" : [ [ "2013", "9", "16" ] ] }, "note" : "doi: 10.1002/jgrc.20390", "page" : "5772-5791", "publisher" : "Wiley-Blackwell", "title" : "Multidecadal North Atlantic sea surface temperature and Atlantic meridional overturning circulation variability in CMIP5 historical simulations", "translator" : [ { "dropping-particle" : "", "family" : "J4181", "given" : "", "non-dropping-particle" : "", "parse-names" : false, "suffix" : "" } ], "type" : "article-journal", "volume" : "118" }, "uris" : [ "http://www.mendeley.com/documents/?uuid=4be195a0-4f96-4995-8239-dd4c66fae1f8" ] }, { "id" : "ITEM-2", "itemData" : { "DOI" : "10.1175/JCLI-D-18-0269.1", "ISSN" : "0894-8755", "author" : [ { "dropping-particle" : "", "family" : "Wills", "given" : "Robert C. J.", "non-dropping-particle" : "", "parse-names" : false, "suffix" : "" }, { "dropping-particle" : "", "family" : "Armour", "given" : "Kyle C.", "non-dropping-particle" : "", "parse-names" : false, "suffix" : "" }, { "dropping-particle" : "", "family" : "Battisti", "given" : "David S.", "non-dropping-particle" : "", "parse-names" : false, "suffix" : "" }, { "dropping-particle" : "", "family" : "Hartmann", "given" : "Dennis L.", "non-dropping-particle" : "", "parse-names" : false, "suffix" : "" } ], "container-title" : "Journal of Climate", "id" : "ITEM-2", "issue" : "1", "issued" : { "date-parts" : [ [ "2019", "1" ] ] }, "page" : "251-272", "title" : "Ocean\u2013Atmosphere Dynamical Coupling Fundamental to the Atlantic Multidecadal Oscillation", "translator" : [ { "dropping-particle" : "", "family" : "J5408", "given" : "", "non-dropping-particle" : "", "parse-names" : false, "suffix" : "" } ], "type" : "article-journal", "volume" : "32" }, "uris" : [ "http://www.mendeley.com/documents/?uuid=b9a263f4-259e-4da1-a9db-273d435e776a" ] } ], "mendeley" : { "formattedCitation" : "(Zhang and Wang, 2013; Wills et al., 2019)", "plainTextFormattedCitation" : "(Zhang and Wang, 2013; Wills et al., 2019)", "previouslyFormattedCitation" : "(Zhang and Wang, 2013; Wills et al., 2019)" }, "properties" : { "noteIndex" : 0 }, "schema" : "https://github.com/citation-style-language/schema/raw/master/csl-citation.json" }</w:instrText>
      </w:r>
      <w:r>
        <w:rPr>
          <w:noProof/>
        </w:rPr>
        <w:fldChar w:fldCharType="separate"/>
      </w:r>
      <w:r w:rsidR="00393F8C">
        <w:rPr>
          <w:noProof/>
          <w:lang w:val="en-US"/>
        </w:rPr>
        <w:t>(Zhang and Wang, 2013; Wills et al., 2019)</w:t>
      </w:r>
      <w:r>
        <w:rPr>
          <w:noProof/>
        </w:rPr>
        <w:fldChar w:fldCharType="end"/>
      </w:r>
      <w:r w:rsidRPr="00E457C1">
        <w:rPr>
          <w:noProof/>
          <w:lang w:val="en-US"/>
        </w:rPr>
        <w:t xml:space="preserve">. Such model diversity is presumably associated with the wide range of coupled processes </w:t>
      </w:r>
      <w:r w:rsidRPr="00E457C1">
        <w:rPr>
          <w:rFonts w:eastAsia="MS Mincho" w:cs="Times New Roman"/>
          <w:noProof/>
          <w:lang w:val="en-US"/>
        </w:rPr>
        <w:t>associated with AMV</w:t>
      </w:r>
      <w:r w:rsidRPr="00E457C1">
        <w:rPr>
          <w:noProof/>
          <w:lang w:val="en-US"/>
        </w:rPr>
        <w:t xml:space="preserve"> </w:t>
      </w:r>
      <w:r>
        <w:rPr>
          <w:noProof/>
        </w:rPr>
        <w:fldChar w:fldCharType="begin" w:fldLock="1"/>
      </w:r>
      <w:r w:rsidR="00E719C0">
        <w:rPr>
          <w:noProof/>
          <w:lang w:val="en-US"/>
        </w:rPr>
        <w:instrText>ADDIN CSL_CITATION { "citationItems" : [ { "id" : "ITEM-1", "itemData" : { "DOI" : "10.1175/JCLI-D-16-0864.1", "ISSN" : "0894-8755", "author" : [ { "dropping-particle" : "", "family" : "Baker", "given" : "Hugh S.", "non-dropping-particle" : "", "parse-names" : false, "suffix" : "" }, { "dropping-particle" : "", "family" : "Woollings", "given" : "Tim", "non-dropping-particle" : "", "parse-names" : false, "suffix" : "" }, { "dropping-particle" : "", "family" : "Mbengue", "given" : "Cheikh", "non-dropping-particle" : "", "parse-names" : false, "suffix" : "" } ], "container-title" : "Journal of Climate", "id" : "ITEM-1", "issue" : "16", "issued" : { "date-parts" : [ [ "2017", "8" ] ] }, "page" : "6413-6431", "title" : "Eddy-Driven Jet Sensitivity to Diabatic Heating in an Idealized GCM", "translator" : [ { "dropping-particle" : "", "family" : "J5777", "given" : "", "non-dropping-particle" : "", "parse-names" : false, "suffix" : "" } ], "type" : "article-journal", "volume" : "30" }, "uris" : [ "http://www.mendeley.com/documents/?uuid=c20b02bc-d437-4438-8a4d-1ff3a02d22ff" ] }, { "id" : "ITEM-2", "itemData" : { "DOI" : "10.1175/JCLI-D-17-0286.1", "ISSN" : "0894-8755", "author" : [ { "dropping-particle" : "", "family" : "Woollings", "given" : "Tim", "non-dropping-particle" : "", "parse-names" : false, "suffix" : "" }, { "dropping-particle" : "", "family" : "Barnes", "given" : "Elizabeth", "non-dropping-particle" : "", "parse-names" : false, "suffix" : "" }, { "dropping-particle" : "", "family" : "Hoskins", "given" : "Brian", "non-dropping-particle" : "", "parse-names" : false, "suffix" : "" }, { "dropping-particle" : "", "family" : "Kwon", "given" : "Young-Oh", "non-dropping-particle" : "", "parse-names" : false, "suffix" : "" }, { "dropping-particle" : "", "family" : "Lee", "given" : "Robert W.", "non-dropping-particle" : "", "parse-names" : false, "suffix" : "" }, { "dropping-particle" : "", "family" : "Li", "given" : "Camille", "non-dropping-particle" : "", "parse-names" : false, "suffix" : "" }, { "dropping-particle" : "", "family" : "Madonna", "given" : "Erica", "non-dropping-particle" : "", "parse-names" : false, "suffix" : "" }, { "dropping-particle" : "", "family" : "McGraw", "given" : "Marie", "non-dropping-particle" : "", "parse-names" : false, "suffix" : "" }, { "dropping-particle" : "", "family" : "Parker", "given" : "Tess", "non-dropping-particle" : "", "parse-names" : false, "suffix" : "" }, { "dropping-particle" : "", "family" : "Rodrigues", "given" : "Regina", "non-dropping-particle" : "", "parse-names" : false, "suffix" : "" }, { "dropping-particle" : "", "family" : "Spensberger", "given" : "Clemens", "non-dropping-particle" : "", "parse-names" : false, "suffix" : "" }, { "dropping-particle" : "", "family" : "Williams", "given" : "Keith", "non-dropping-particle" : "", "parse-names" : false, "suffix" : "" } ], "container-title" : "Journal of Climate", "id" : "ITEM-2", "issue" : "4", "issued" : { "date-parts" : [ [ "2018", "2" ] ] }, "page" : "1297-1314", "title" : "Daily to Decadal Modulation of Jet Variability", "translator" : [ { "dropping-particle" : "", "family" : "J5780", "given" : "", "non-dropping-particle" : "", "parse-names" : false, "suffix" : "" } ], "type" : "article-journal", "volume" : "31" }, "uris" : [ "http://www.mendeley.com/documents/?uuid=48a3c60b-6d52-4a65-85b9-7a22cb6389b9" ] } ], "mendeley" : { "formattedCitation" : "(Baker et al., 2017; Woollings et al., 2018a)", "plainTextFormattedCitation" : "(Baker et al., 2017; Woollings et al., 2018a)", "previouslyFormattedCitation" : "(Baker et al., 2017; Woollings et al., 2018a)" }, "properties" : { "noteIndex" : 0 }, "schema" : "https://github.com/citation-style-language/schema/raw/master/csl-citation.json" }</w:instrText>
      </w:r>
      <w:r>
        <w:rPr>
          <w:noProof/>
        </w:rPr>
        <w:fldChar w:fldCharType="separate"/>
      </w:r>
      <w:r w:rsidR="00393F8C">
        <w:rPr>
          <w:noProof/>
          <w:lang w:val="en-US"/>
        </w:rPr>
        <w:t>(Baker et al., 2017; Woollings et al., 2018a)</w:t>
      </w:r>
      <w:r>
        <w:rPr>
          <w:noProof/>
        </w:rPr>
        <w:fldChar w:fldCharType="end"/>
      </w:r>
      <w:r w:rsidRPr="00E457C1">
        <w:rPr>
          <w:noProof/>
          <w:lang w:val="en-US"/>
        </w:rPr>
        <w:t xml:space="preserve"> including large-scale </w:t>
      </w:r>
      <w:r w:rsidRPr="00E457C1">
        <w:rPr>
          <w:rFonts w:eastAsia="MS Mincho" w:cs="Times New Roman"/>
          <w:noProof/>
          <w:lang w:val="en-US"/>
        </w:rPr>
        <w:t>atmospheric teleconnection</w:t>
      </w:r>
      <w:r w:rsidR="00405F98" w:rsidRPr="00E457C1">
        <w:rPr>
          <w:rFonts w:eastAsia="MS Mincho" w:cs="Times New Roman"/>
          <w:noProof/>
          <w:lang w:val="en-US"/>
        </w:rPr>
        <w:t>s</w:t>
      </w:r>
      <w:r w:rsidRPr="00E457C1">
        <w:rPr>
          <w:rFonts w:eastAsia="MS Mincho" w:cs="Times New Roman"/>
          <w:noProof/>
          <w:lang w:val="en-US"/>
        </w:rPr>
        <w:t xml:space="preserve"> and regional feedbacks </w:t>
      </w:r>
      <w:r w:rsidR="00405F98" w:rsidRPr="00E457C1">
        <w:rPr>
          <w:rFonts w:eastAsia="MS Mincho" w:cs="Times New Roman"/>
          <w:noProof/>
          <w:lang w:val="en-US"/>
        </w:rPr>
        <w:t xml:space="preserve">relating to </w:t>
      </w:r>
      <w:r w:rsidRPr="00E457C1">
        <w:rPr>
          <w:rFonts w:eastAsia="MS Mincho" w:cs="Times New Roman"/>
          <w:noProof/>
          <w:lang w:val="en-US"/>
        </w:rPr>
        <w:t>tropical clouds, Arctic sea ice in the subarctic basins</w:t>
      </w:r>
      <w:r w:rsidR="00405F98" w:rsidRPr="00E457C1">
        <w:rPr>
          <w:rFonts w:eastAsia="MS Mincho" w:cs="Times New Roman"/>
          <w:noProof/>
          <w:lang w:val="en-US"/>
        </w:rPr>
        <w:t xml:space="preserve"> and</w:t>
      </w:r>
      <w:r w:rsidRPr="00E457C1">
        <w:rPr>
          <w:rFonts w:eastAsia="MS Mincho" w:cs="Times New Roman"/>
          <w:noProof/>
          <w:lang w:val="en-US"/>
        </w:rPr>
        <w:t xml:space="preserve"> Saharan dust, whose relative importance and interactions across time</w:t>
      </w:r>
      <w:ins w:id="3246" w:author="Sara M Tuson" w:date="2021-06-27T22:08:00Z">
        <w:r w:rsidR="00630726">
          <w:rPr>
            <w:rFonts w:eastAsia="MS Mincho" w:cs="Times New Roman"/>
            <w:noProof/>
            <w:lang w:val="en-US"/>
          </w:rPr>
          <w:t xml:space="preserve"> </w:t>
        </w:r>
      </w:ins>
      <w:r w:rsidRPr="00E457C1">
        <w:rPr>
          <w:rFonts w:eastAsia="MS Mincho" w:cs="Times New Roman"/>
          <w:noProof/>
          <w:lang w:val="en-US"/>
        </w:rPr>
        <w:t>scales are specific to each model</w:t>
      </w:r>
      <w:r w:rsidRPr="00E457C1">
        <w:rPr>
          <w:noProof/>
          <w:lang w:val="en-US"/>
        </w:rPr>
        <w:t xml:space="preserve"> </w:t>
      </w:r>
      <w:commentRangeStart w:id="3247"/>
      <w:r>
        <w:rPr>
          <w:noProof/>
        </w:rPr>
        <w:fldChar w:fldCharType="begin" w:fldLock="1"/>
      </w:r>
      <w:ins w:id="3248" w:author="Robin Matthews" w:date="2021-06-15T15:57:00Z">
        <w:r w:rsidR="000F7A4F">
          <w:rPr>
            <w:noProof/>
            <w:lang w:val="en-US"/>
          </w:rPr>
          <w:instrText>ADDIN CSL_CITATION { "citationItems" : [ { "id" : "ITEM-1", "itemData" : { "DOI" : "10.1002/2016GL068303", "ISSN" : "00948276", "author" : [ { "dropping-particle" : "", "family" : "Brown", "given" : "Patrick T.", "non-dropping-particle" : "", "parse-names" : false, "suffix" : "" }, { "dropping-particle" : "", "family" : "Lozier", "given" : "M. Susan", "non-dropping-particle" : "", "parse-names" : false, "suffix" : "" }, { "dropping-particle" : "", "family" : "Zhang", "given" : "Rong", "non-dropping-particle" : "", "parse-names" : false, "suffix" : "" }, { "dropping-particle" : "", "family" : "Li", "given" : "Wenhong", "non-dropping-particle" : "", "parse-names" : false, "suffix" : "" } ], "container-title" : "Geophysical Research Letters", "id" : "ITEM-1", "issue" : "8", "issued" : { "date-parts" : [ [ "2016", "4", "28" ] ] }, "page" : "3955-3963", "title" : "The necessity of cloud feedback for a basin-scale Atlantic Multidecadal Oscillation", "translator" : [ { "dropping-particle" : "", "family" : "J5186", "given" : "", "non-dropping-particle" : "", "parse-names" : false, "suffix" : "" } ], "type" : "article-journal", "volume" : "43" }, "uris" : [ "http://www.mendeley.com/documents/?uuid=efc9dff9-29e4-4177-9e93-49b43ed839c0" ] } ], "mendeley" : { "formattedCitation" : "(Brown et al., 2016b)", "manualFormatting" : "(Brown et al., 2016b; Martin et al, 2014)", "plainTextFormattedCitation" : "(Brown et al., 2016b)", "previouslyFormattedCitation" : "(Brown et al., 2016b)" }, "properties" : { "noteIndex" : 0 }, "schema" : "https://github.com/citation-style-language/schema/raw/master/csl-citation.json" }</w:instrText>
        </w:r>
      </w:ins>
      <w:del w:id="3249" w:author="Robin Matthews" w:date="2021-06-15T15:57:00Z">
        <w:r w:rsidR="00E719C0" w:rsidDel="000F7A4F">
          <w:rPr>
            <w:noProof/>
            <w:lang w:val="en-US"/>
          </w:rPr>
          <w:delInstrText>ADDIN CSL_CITATION { "citationItems" : [ { "id" : "ITEM-1", "itemData" : { "DOI" : "10.1002/2016GL068303", "ISSN" : "00948276", "author" : [ { "dropping-particle" : "", "family" : "Brown", "given" : "Patrick T.", "non-dropping-particle" : "", "parse-names" : false, "suffix" : "" }, { "dropping-particle" : "", "family" : "Lozier", "given" : "M. Susan", "non-dropping-particle" : "", "parse-names" : false, "suffix" : "" }, { "dropping-particle" : "", "family" : "Zhang", "given" : "Rong", "non-dropping-particle" : "", "parse-names" : false, "suffix" : "" }, { "dropping-particle" : "", "family" : "Li", "given" : "Wenhong", "non-dropping-particle" : "", "parse-names" : false, "suffix" : "" } ], "container-title" : "Geophysical Research Letters", "id" : "ITEM-1", "issue" : "8", "issued" : { "date-parts" : [ [ "2016", "4", "28" ] ] }, "page" : "3955-3963", "title" : "The necessity of cloud feedback for a basin-scale Atlantic Multidecadal Oscillation", "translator" : [ { "dropping-particle" : "", "family" : "J5186", "given" : "", "non-dropping-particle" : "", "parse-names" : false, "suffix" : "" } ], "type" : "article-journal", "volume" : "43" }, "uris" : [ "http://www.mendeley.com/documents/?uuid=efc9dff9-29e4-4177-9e93-49b43ed839c0" ] } ], "mendeley" : { "formattedCitation" : "(Brown et al., 2016b)", "manualFormatting" : "(Brown et al., 2016; Martin et al, 2014)", "plainTextFormattedCitation" : "(Brown et al., 2016b)", "previouslyFormattedCitation" : "(Brown et al., 2016b)" }, "properties" : { "noteIndex" : 0 }, "schema" : "https://github.com/citation-style-language/schema/raw/master/csl-citation.json" }</w:delInstrText>
        </w:r>
      </w:del>
      <w:r>
        <w:rPr>
          <w:noProof/>
        </w:rPr>
        <w:fldChar w:fldCharType="separate"/>
      </w:r>
      <w:r w:rsidR="00393F8C">
        <w:rPr>
          <w:noProof/>
          <w:lang w:val="en-US"/>
        </w:rPr>
        <w:t>(Brown et al., 2016b; Martin et al, 2014)</w:t>
      </w:r>
      <w:r>
        <w:rPr>
          <w:noProof/>
        </w:rPr>
        <w:fldChar w:fldCharType="end"/>
      </w:r>
      <w:commentRangeEnd w:id="3247"/>
      <w:r w:rsidR="000F7A4F">
        <w:rPr>
          <w:rStyle w:val="CommentReference"/>
        </w:rPr>
        <w:commentReference w:id="3247"/>
      </w:r>
      <w:r w:rsidRPr="00E457C1">
        <w:rPr>
          <w:noProof/>
          <w:lang w:val="en-US"/>
        </w:rPr>
        <w:t>.</w:t>
      </w:r>
    </w:p>
    <w:p w14:paraId="69F13A2C" w14:textId="77777777" w:rsidR="009F594A" w:rsidRPr="00E457C1" w:rsidRDefault="009F594A" w:rsidP="009F594A">
      <w:pPr>
        <w:pStyle w:val="AR6BodyText"/>
        <w:rPr>
          <w:noProof/>
          <w:lang w:val="en-US"/>
        </w:rPr>
      </w:pPr>
    </w:p>
    <w:p w14:paraId="6651A504" w14:textId="059D9622" w:rsidR="009F594A" w:rsidRPr="00E457C1" w:rsidRDefault="009F594A" w:rsidP="009F594A">
      <w:pPr>
        <w:pStyle w:val="AR6BodyText"/>
        <w:rPr>
          <w:noProof/>
          <w:lang w:val="en-US"/>
        </w:rPr>
      </w:pPr>
      <w:r w:rsidRPr="00E457C1">
        <w:rPr>
          <w:noProof/>
          <w:lang w:val="en-US"/>
        </w:rPr>
        <w:t xml:space="preserve">Additional studies since AR5 corroborate that CMIP5-era models tend to underestimate many aspects of observed AMV and its SST fingerprint. On average, the duration of the modelled AMV episodes is too short, its magnitude is too weak and its basin-wide SST spatial structure is limited by the poor representation of the link between the tropical North Atlantic and the subpolar North Atlantic/Nordic seas </w:t>
      </w:r>
      <w:r>
        <w:rPr>
          <w:noProof/>
        </w:rPr>
        <w:fldChar w:fldCharType="begin" w:fldLock="1"/>
      </w:r>
      <w:r w:rsidR="00B44FBC">
        <w:rPr>
          <w:noProof/>
          <w:lang w:val="en-US"/>
        </w:rPr>
        <w:instrText>ADDIN CSL_CITATION { "citationItems" : [ { "id" : "ITEM-1", "itemData" : { "DOI" : "10.1002/2017GL074886", "ISSN" : "19448007", "abstract" : "A realistic simulation of the Atlantic Multidecadal Variability (AMV) and related teleconnections is essential to resolve and understand the potential predictability over Europe at decadal timescale. Based on a large ensemble of state-of-the-art climate models, we show that a considerable intermodel spread exists in the spatiotemporal properties of the simulated AMV and teleconnections with European summer temperature. The greater the persistence, variance, and basin-scale spatial coherence, the stronger the teleconnection. We demonstrate that only a few members of a few models produce a teleconnection that is consistent with observational estimates over the instrumental period. This highlights the possible extreme nature of the last century teleconnection and/or a detrimental underestimation of ocean-land teleconnectivity in many climate models. Yet we emphasize the considerable uncertainties due to methods used to disentangle internal and externally forced variations in observations, and to sampling, which must be correctly accounted when analyses are performed on short temporal records.", "author" : [ { "dropping-particle" : "", "family" : "Qasmi", "given" : "Sa\u00efd", "non-dropping-particle" : "", "parse-names" : false, "suffix" : "" }, { "dropping-particle" : "", "family" : "Cassou", "given" : "Christophe", "non-dropping-particle" : "", "parse-names" : false, "suffix" : "" }, { "dropping-particle" : "", "family" : "Bo\u00e9", "given" : "Julien", "non-dropping-particle" : "", "parse-names" : false, "suffix" : "" } ], "container-title" : "Geophysical Research Letters", "id" : "ITEM-1", "issued" : { "date-parts" : [ [ "2017" ] ] }, "title" : "Teleconnection Between Atlantic Multidecadal Variability and European Temperature: Diversity and Evaluation of the Coupled Model Intercomparison Project Phase 5 Models", "translator" : [ { "dropping-particle" : "", "family" : "J3699", "given" : "", "non-dropping-particle" : "", "parse-names" : false, "suffix" : "" } ], "type" : "article-journal" }, "uris" : [ "http://www.mendeley.com/documents/?uuid=8cdf69c6-8e87-382d-83a0-605e4bf68e61" ] }, { "id" : "ITEM-2", "itemData" : { "DOI" : "10.1175/JCLI-D-13-00242.1", "ISSN" : "0894-8755", "abstract" : "AbstractThis study uses models from phase 5 of the Coupled Model Intercomparison Project (CMIP5) to evaluate and investigate Sahel rainfall multidecadal variability and teleconnections with global sea surface temperatures (SSTs). Multidecadal variability is lower than observed in all historical simulations evaluated. Focus is on teleconnections with North Atlantic SST [Atlantic multidecadal variability (AMV)] as it is more successfully simulated than the Indian Ocean teleconnection. To investigate why some models successfully simulated this teleconnection and others did not, despite having similarly large AMV, two groups of models were selected. Models with large AMV were highlighted as good (or poor) by their ability to simulate relatively high (low) Sahel multidecadal variability and have significant (not significant) correlation between multidecadal Sahel rainfall and an AMV index. Poor models fail to capture the teleconnection between the AMV and Sahel rainfall because the spatial distribution of SST multidecadal variability across the North Atlantic is incorrect. A lack of SST signal in the tropical North Atlantic and Mediterranean reduces the interhemispheric SST gradient and, through circulation changes, the rainfall variability in the Sahel. This pattern was also evident in the control simulations, where SST and Sahel rainfall variability were significantly weaker than historical simulations. Errors in SST variability were suggested to result from a combination of weak wind?evaporation?SST feedbacks, poorly simulated cloud amounts and feedbacks in the stratocumulus regions of the eastern Atlantic, dust?SST?rainfall feedbacks, and sulfate aerosol interactions with clouds. By understanding the deficits and successes of CMIP5 historical simulations, future projections and decadal hindcasts can be examined with additional confidence.", "author" : [ { "dropping-particle" : "", "family" : "Martin", "given" : "Elinor R", "non-dropping-particle" : "", "parse-names" : false, "suffix" : "" }, { "dropping-particle" : "", "family" : "Thorncroft", "given" : "Chris", "non-dropping-particle" : "", "parse-names" : false, "suffix" : "" }, { "dropping-particle" : "", "family" : "Booth", "given" : "Ben B B", "non-dropping-particle" : "", "parse-names" : false, "suffix" : "" } ], "container-title" : "Journal of Climate", "id" : "ITEM-2", "issue" : "2", "issued" : { "date-parts" : [ [ "2013", "9", "24" ] ] }, "note" : "doi: 10.1175/JCLI-D-13-00242.1", "page" : "784-806", "publisher" : "American Meteorological Society", "title" : "The Multidecadal Atlantic SST\u2013Sahel Rainfall Teleconnection in CMIP5 Simulations", "translator" : [ { "dropping-particle" : "", "family" : "J4278", "given" : "", "non-dropping-particle" : "", "parse-names" : false, "suffix" : "" } ], "type" : "article-journal", "volume" : "27" }, "uris" : [ "http://www.mendeley.com/documents/?uuid=2cd5187a-9a8f-475d-b60f-ddef109df90b" ] } ], "mendeley" : { "formattedCitation" : "(Martin et al., 2013; Qasmi et al., 2017)", "plainTextFormattedCitation" : "(Martin et al., 2013; Qasmi et al., 2017)", "previouslyFormattedCitation" : "(Martin et al., 2013; Qasmi et al., 2017)" }, "properties" : { "noteIndex" : 0 }, "schema" : "https://github.com/citation-style-language/schema/raw/master/csl-citation.json" }</w:instrText>
      </w:r>
      <w:r>
        <w:rPr>
          <w:noProof/>
        </w:rPr>
        <w:fldChar w:fldCharType="separate"/>
      </w:r>
      <w:r w:rsidR="00393F8C">
        <w:rPr>
          <w:noProof/>
          <w:lang w:val="en-US"/>
        </w:rPr>
        <w:t>(Martin et al., 2013; Qasmi et al., 2017)</w:t>
      </w:r>
      <w:r>
        <w:rPr>
          <w:noProof/>
        </w:rPr>
        <w:fldChar w:fldCharType="end"/>
      </w:r>
      <w:r w:rsidRPr="00E457C1">
        <w:rPr>
          <w:noProof/>
          <w:lang w:val="en-US"/>
        </w:rPr>
        <w:t>. Such mismatches between observed and simulated AMV (</w:t>
      </w:r>
      <w:r w:rsidR="00627C1B" w:rsidRPr="005B1F1A">
        <w:rPr>
          <w:noProof/>
          <w:lang w:val="en-CA" w:eastAsia="en-US"/>
        </w:rPr>
        <w:t>Figure 3.40</w:t>
      </w:r>
      <w:r w:rsidRPr="00E457C1">
        <w:rPr>
          <w:noProof/>
          <w:lang w:val="en-US"/>
        </w:rPr>
        <w:t>c</w:t>
      </w:r>
      <w:del w:id="3250" w:author="Sara M Tuson" w:date="2021-06-24T11:17:00Z">
        <w:r w:rsidRPr="00E457C1" w:rsidDel="00D269C7">
          <w:rPr>
            <w:noProof/>
            <w:lang w:val="en-US"/>
          </w:rPr>
          <w:delText>-</w:delText>
        </w:r>
      </w:del>
      <w:ins w:id="3251" w:author="Sara M Tuson" w:date="2021-06-24T11:17:00Z">
        <w:r w:rsidR="00D269C7">
          <w:rPr>
            <w:noProof/>
            <w:lang w:val="en-US"/>
          </w:rPr>
          <w:t>–</w:t>
        </w:r>
      </w:ins>
      <w:r w:rsidRPr="00E457C1">
        <w:rPr>
          <w:noProof/>
          <w:lang w:val="en-US"/>
        </w:rPr>
        <w:t>e) ha</w:t>
      </w:r>
      <w:r w:rsidR="00074707" w:rsidRPr="00E457C1">
        <w:rPr>
          <w:noProof/>
          <w:lang w:val="en-US"/>
        </w:rPr>
        <w:t>ve</w:t>
      </w:r>
      <w:r w:rsidRPr="00E457C1">
        <w:rPr>
          <w:noProof/>
          <w:lang w:val="en-US"/>
        </w:rPr>
        <w:t xml:space="preserve"> been associated with intrinsic model biases in both mean state </w:t>
      </w:r>
      <w:r>
        <w:rPr>
          <w:noProof/>
        </w:rPr>
        <w:fldChar w:fldCharType="begin" w:fldLock="1"/>
      </w:r>
      <w:r w:rsidR="00E719C0">
        <w:rPr>
          <w:noProof/>
          <w:lang w:val="en-US"/>
        </w:rPr>
        <w:instrText>ADDIN CSL_CITATION { "citationItems" : [ { "id" : "ITEM-1", "itemData" : { "DOI" : "10.1002/2016GL069815", "ISSN" : "00948276", "author" : [ { "dropping-particle" : "", "family" : "Drews", "given" : "Annika", "non-dropping-particle" : "", "parse-names" : false, "suffix" : "" }, { "dropping-particle" : "", "family" : "Greatbatch", "given" : "Richard J.", "non-dropping-particle" : "", "parse-names" : false, "suffix" : "" } ], "container-title" : "Geophysical Research Letters", "id" : "ITEM-1", "issue" : "15", "issued" : { "date-parts" : [ [ "2016", "8", "16" ] ] }, "page" : "8199-8206", "title" : "Atlantic Multidecadal Variability in a model with an improved North Atlantic Current", "translator" : [ { "dropping-particle" : "", "family" : "J5187", "given" : "", "non-dropping-particle" : "", "parse-names" : false, "suffix" : "" } ], "type" : "article-journal", "volume" : "43" }, "uris" : [ "http://www.mendeley.com/documents/?uuid=b9ce3969-0414-428a-a8d1-70b8eb8b6ccb" ] }, { "id" : "ITEM-2", "itemData" : { "DOI" : "10.1002/2015GL064360", "ISSN" : "00948276", "author" : [ { "dropping-particle" : "", "family" : "Menary", "given" : "Matthew B.", "non-dropping-particle" : "", "parse-names" : false, "suffix" : "" }, { "dropping-particle" : "", "family" : "Hodson", "given" : "Daniel L. R.", "non-dropping-particle" : "", "parse-names" : false, "suffix" : "" }, { "dropping-particle" : "", "family" : "Robson", "given" : "Jon I.", "non-dropping-particle" : "", "parse-names" : false, "suffix" : "" }, { "dropping-particle" : "", "family" : "Sutton", "given" : "Rowan T.", "non-dropping-particle" : "", "parse-names" : false, "suffix" : "" }, { "dropping-particle" : "", "family" : "Wood", "given" : "Richard A.", "non-dropping-particle" : "", "parse-names" : false, "suffix" : "" }, { "dropping-particle" : "", "family" : "Hunt", "given" : "Jonathan A.", "non-dropping-particle" : "", "parse-names" : false, "suffix" : "" } ], "container-title" : "Geophysical Research Letters", "id" : "ITEM-2", "issue" : "14", "issued" : { "date-parts" : [ [ "2015", "7", "28" ] ] }, "page" : "5926-5934", "title" : "Exploring the impact of CMIP5 model biases on the simulation of North Atlantic decadal variability", "translator" : [ { "dropping-particle" : "", "family" : "J5184", "given" : "", "non-dropping-particle" : "", "parse-names" : false, "suffix" : "" } ], "type" : "article-journal", "volume" : "42" }, "uris" : [ "http://www.mendeley.com/documents/?uuid=6e43d266-040f-4be1-8ddd-9d5d7dd3aeaa" ] } ], "mendeley" : { "formattedCitation" : "(Menary et al., 2015; Drews and Greatbatch, 2016)", "plainTextFormattedCitation" : "(Menary et al., 2015; Drews and Greatbatch, 2016)", "previouslyFormattedCitation" : "(Menary et al., 2015; Drews and Greatbatch, 2016)" }, "properties" : { "noteIndex" : 0 }, "schema" : "https://github.com/citation-style-language/schema/raw/master/csl-citation.json" }</w:instrText>
      </w:r>
      <w:r>
        <w:rPr>
          <w:noProof/>
        </w:rPr>
        <w:fldChar w:fldCharType="separate"/>
      </w:r>
      <w:r w:rsidR="00393F8C">
        <w:rPr>
          <w:noProof/>
          <w:lang w:val="en-US"/>
        </w:rPr>
        <w:t>(Menary et al., 2015; Drews and Greatbatch, 2016)</w:t>
      </w:r>
      <w:r>
        <w:rPr>
          <w:noProof/>
        </w:rPr>
        <w:fldChar w:fldCharType="end"/>
      </w:r>
      <w:r w:rsidRPr="00E457C1">
        <w:rPr>
          <w:noProof/>
          <w:lang w:val="en-US"/>
        </w:rPr>
        <w:t xml:space="preserve"> and variability in the ocean and overlying atmosphere. </w:t>
      </w:r>
      <w:bookmarkStart w:id="3252" w:name="_Hlk66445513"/>
      <w:r w:rsidRPr="00E457C1">
        <w:rPr>
          <w:noProof/>
          <w:lang w:val="en-US"/>
        </w:rPr>
        <w:t xml:space="preserve">For instance, </w:t>
      </w:r>
      <w:r w:rsidR="001C34A6" w:rsidRPr="00E457C1">
        <w:rPr>
          <w:noProof/>
          <w:lang w:val="en-US"/>
        </w:rPr>
        <w:t xml:space="preserve">compared to available observational data </w:t>
      </w:r>
      <w:r w:rsidR="002C52A9" w:rsidRPr="00E457C1">
        <w:rPr>
          <w:noProof/>
          <w:lang w:val="en-US"/>
        </w:rPr>
        <w:t xml:space="preserve">CMIP5 models underestimate the ratio of decadal to interannual variability of the main drivers of AMV, namely </w:t>
      </w:r>
      <w:r w:rsidR="001C34A6" w:rsidRPr="00E457C1">
        <w:rPr>
          <w:noProof/>
          <w:lang w:val="en-US"/>
        </w:rPr>
        <w:t xml:space="preserve">the </w:t>
      </w:r>
      <w:r w:rsidR="002C52A9" w:rsidRPr="00E457C1">
        <w:rPr>
          <w:noProof/>
          <w:lang w:val="en-US"/>
        </w:rPr>
        <w:t>AMOC, NAO and related North Atlantic jet variations</w:t>
      </w:r>
      <w:ins w:id="3253" w:author="Ian Blenkinsop" w:date="2021-07-13T13:26:00Z">
        <w:r w:rsidR="00AD12D8">
          <w:rPr>
            <w:noProof/>
            <w:lang w:val="en-US"/>
          </w:rPr>
          <w:t xml:space="preserve"> </w:t>
        </w:r>
        <w:r w:rsidR="00AD12D8" w:rsidRPr="00E457C1">
          <w:rPr>
            <w:noProof/>
            <w:lang w:val="en-US"/>
          </w:rPr>
          <w:t>(Section 3.7.1</w:t>
        </w:r>
        <w:r w:rsidR="00AD12D8">
          <w:rPr>
            <w:noProof/>
            <w:lang w:val="en-US"/>
          </w:rPr>
          <w:t>;</w:t>
        </w:r>
      </w:ins>
      <w:r w:rsidRPr="00E457C1">
        <w:rPr>
          <w:noProof/>
          <w:lang w:val="en-US"/>
        </w:rPr>
        <w:t xml:space="preserve"> </w:t>
      </w:r>
      <w:r>
        <w:rPr>
          <w:noProof/>
        </w:rPr>
        <w:fldChar w:fldCharType="begin" w:fldLock="1"/>
      </w:r>
      <w:r w:rsidR="002D1890">
        <w:rPr>
          <w:noProof/>
          <w:lang w:val="en-US"/>
        </w:rPr>
        <w:instrText>ADDIN CSL_CITATION { "citationItems" : [ { "id" : "ITEM-1", "itemData" : { "DOI" : "10.1175/JCLI-D-17-0193.1", "ISSN" : "0894-8755", "abstract" : "AbstractThere is observational and modeling evidence that low-frequency variability in the North Atlantic has significant implications for the global climate, particularly for the climate of the Northern Hemisphere. This study explores the representation of low-frequency variability in the Atlantic region in historical large ensemble and preindustrial control simulations performed with the Community Earth System Model (CESM). Compared to available observational estimates, it is found that the simulated variability in Atlantic meridional overturning circulation (AMOC), North Atlantic sea surface temperature (NASST), and Sahel rainfall is underestimated on multidecadal time scales but comparable on interannual to decadal time scales. The weak multidecadal North Atlantic variability appears to be closely related to weaker-than-observed multidecadal variations in the simulated North Atlantic Oscillation (NAO), as the AMOC and consequent NASST variability is impacted, to a great degree, by the NAO. Possible reasons for this weak multidecadal NAO variability are explored with reference to solutions from two atmosphere-only simulations with different lower boundary conditions and vertical resolution. Both simulations consistently reveal weaker-than-observed multidecadal NAO variability despite more realistic boundary conditions and better resolved dynamics than coupled simulations. The authors thus conjecture that the weak multidecadal NAO variability in CESM is likely due to deficiencies in air?sea coupling, resulting from shortcomings in the atmospheric model or coupling details.", "author" : [ { "dropping-particle" : "", "family" : "Kim", "given" : "Who M", "non-dropping-particle" : "", "parse-names" : false, "suffix" : "" }, { "dropping-particle" : "", "family" : "Yeager", "given" : "Stephen", "non-dropping-particle" : "", "parse-names" : false, "suffix" : "" }, { "dropping-particle" : "", "family" : "Chang", "given" : "Ping", "non-dropping-particle" : "", "parse-names" : false, "suffix" : "" }, { "dropping-particle" : "", "family" : "Danabasoglu", "given" : "Gokhan", "non-dropping-particle" : "", "parse-names" : false, "suffix" : "" } ], "container-title" : "Journal of Climate", "id" : "ITEM-1", "issue" : "2", "issued" : { "date-parts" : [ [ "2018", "10", "19" ] ] }, "note" : "doi: 10.1175/JCLI-D-17-0193.1", "page" : "787-813", "publisher" : "American Meteorological Society", "title" : "Low-Frequency North Atlantic Climate Variability in the Community Earth System Model Large Ensemble", "translator" : [ { "dropping-particle" : "", "family" : "J4103", "given" : "", "non-dropping-particle" : "", "parse-names" : false, "suffix" : "" } ], "type" : "article-journal", "volume" : "31" }, "uris" : [ "http://www.mendeley.com/documents/?uuid=c378abcb-b2ba-414f-992e-99df9da834ee" ] }, { "id" : "ITEM-2", "itemData" : { "DOI" : "10.1029/2018GL077378", "ISSN" : "0094-8276", "abstract" : "Abstract The Atlantic Meridional Overturning Circulation (AMOC) has profound impacts on various climate phenomena. Using both observations and simulations from the Coupled Model Intercomparison Project Phase 3 and 5, here we show that most models underestimate the amplitude of low-frequency AMOC variability. We further show that stronger low-frequency AMOC variability leads to stronger linkages between the AMOC and key variables associated with the Atlantic multidecadal variability (AMV), and between the subpolar AMV signal and northern hemisphere surface air temperature. Low-frequency extratropical northern hemisphere surface air temperature variability might increase with the amplitude of low-frequency AMOC variability. Atlantic decadal predictability is much higher in models with stronger low-frequency AMOC variability and much lower in models with weaker or without AMOC variability. Our results suggest that simulating realistic low-frequency AMOC variability is very important, both for simulating realistic linkages between AMOC and AMV-related variables and for achieving substantially higher Atlantic decadal predictability.", "author" : [ { "dropping-particle" : "", "family" : "Yan", "given" : "Xiaoqin", "non-dropping-particle" : "", "parse-names" : false, "suffix" : "" }, { "dropping-particle" : "", "family" : "Zhang", "given" : "Rong", "non-dropping-particle" : "", "parse-names" : false, "suffix" : "" }, { "dropping-particle" : "", "family" : "Knutson", "given" : "Thomas R", "non-dropping-particle" : "", "parse-names" : false, "suffix" : "" } ], "container-title" : "Geophysical Research Letters", "id" : "ITEM-2", "issue" : "9", "issued" : { "date-parts" : [ [ "2018", "4", "30" ] ] }, "note" : "doi: 10.1029/2018GL077378", "page" : "4319-4328", "publisher" : "Wiley-Blackwell", "title" : "Underestimated AMOC Variability and Implications for AMV and Predictability in CMIP Models", "translator" : [ { "dropping-particle" : "", "family" : "J4180", "given" : "", "non-dropping-particle" : "", "parse-names" : false, "suffix" : "" } ], "type" : "article-journal", "volume" : "45" }, "uris" : [ "http://www.mendeley.com/documents/?uuid=bfcb73ae-239f-4d6f-bdd0-b43a131f903d" ] }, { "id" : "ITEM-3", "itemData" : { "DOI" : "10.1029/2018GL078965", "ISSN" : "0094-8276", "author" : [ { "dropping-particle" : "", "family" : "Bracegirdle", "given" : "Thomas J.", "non-dropping-particle" : "", "parse-names" : false, "suffix" : "" }, { "dropping-particle" : "", "family" : "Lu", "given" : "Hua", "non-dropping-particle" : "", "parse-names" : false, "suffix" : "" }, { "dropping-particle" : "", "family" : "Eade", "given" : "Rosie", "non-dropping-particle" : "", "parse-names" : false, "suffix" : "" }, { "dropping-particle" : "", "family" : "Woollings", "given" : "Tim", "non-dropping-particle" : "", "parse-names" : false, "suffix" : "" } ], "container-title" : "Geophysical Research Letters", "id" : "ITEM-3", "issue" : "14", "issued" : { "date-parts" : [ [ "2018", "7", "28" ] ] }, "page" : "7204-7212", "title" : "Do CMIP5 Models Reproduce Observed Low\u2010Frequency North Atlantic Jet Variability?", "translator" : [ { "dropping-particle" : "", "family" : "J5771", "given" : "", "non-dropping-particle" : "", "parse-names" : false, "suffix" : "" } ], "type" : "article-journal", "volume" : "45" }, "uris" : [ "http://www.mendeley.com/documents/?uuid=28ca15b9-3304-4f94-9669-82b8d3964aa0" ] }, { "id" : "ITEM-4", "itemData" : { "DOI" : "10.1175/JCLI-D-18-0168.1", "ISSN" : "0894-8755", "author" : [ { "dropping-particle" : "", "family" : "Simpson", "given" : "Isla R.", "non-dropping-particle" : "", "parse-names" : false, "suffix" : "" }, { "dropping-particle" : "", "family" : "Deser", "given" : "Clara", "non-dropping-particle" : "", "parse-names" : false, "suffix" : "" }, { "dropping-particle" : "", "family" : "McKinnon", "given" : "Karen A.", "non-dropping-particle" : "", "parse-names" : false, "suffix" : "" }, { "dropping-particle" : "", "family" : "Barnes", "given" : "Elizabeth A.", "non-dropping-particle" : "", "parse-names" : false, "suffix" : "" } ], "container-title" : "Journal of Climate", "id" : "ITEM-4", "issue" : "20", "issued" : { "date-parts" : [ [ "2018", "10" ] ] }, "page" : "8313-8338", "title" : "Modeled and Observed Multidecadal Variability in the North Atlantic Jet Stream and Its Connection to Sea Surface Temperatures", "translator" : [ { "dropping-particle" : "", "family" : "J6183", "given" : "", "non-dropping-particle" : "", "parse-names" : false, "suffix" : "" } ], "type" : "article-journal", "volume" : "31" }, "uris" : [ "http://www.mendeley.com/documents/?uuid=2a2ab326-9ade-417c-81a3-b17e095beca9" ] } ], "mendeley" : { "formattedCitation" : "(Bracegirdle et al., 2018; Kim et al., 2018a; Simpson et al., 2018; Yan et al., 2018)", "manualFormatting" : "Bracegirdle et al., 2018; Kim et al., 2018b; Simpson et al., 2018; Yan et al., 2018)", "plainTextFormattedCitation" : "(Bracegirdle et al., 2018; Kim et al., 2018a; Simpson et al., 2018; Yan et al., 2018)", "previouslyFormattedCitation" : "(Bracegirdle et al., 2018; Kim et al., 2018a; Simpson et al., 2018; Yan et al., 2018)" }, "properties" : { "noteIndex" : 0 }, "schema" : "https://github.com/citation-style-language/schema/raw/master/csl-citation.json" }</w:instrText>
      </w:r>
      <w:r>
        <w:rPr>
          <w:noProof/>
        </w:rPr>
        <w:fldChar w:fldCharType="separate"/>
      </w:r>
      <w:del w:id="3254" w:author="Ian Blenkinsop" w:date="2021-07-13T13:26:00Z">
        <w:r w:rsidR="00393F8C" w:rsidDel="00AD12D8">
          <w:rPr>
            <w:noProof/>
            <w:lang w:val="en-US"/>
          </w:rPr>
          <w:delText>(</w:delText>
        </w:r>
      </w:del>
      <w:r w:rsidR="00393F8C">
        <w:rPr>
          <w:noProof/>
          <w:lang w:val="en-US"/>
        </w:rPr>
        <w:t>Bracegirdle et al., 2018; Kim et al., 2018b; Simpson et al., 2018; Yan et al., 2018)</w:t>
      </w:r>
      <w:r>
        <w:rPr>
          <w:noProof/>
        </w:rPr>
        <w:fldChar w:fldCharType="end"/>
      </w:r>
      <w:del w:id="3255" w:author="Ian Blenkinsop" w:date="2021-07-13T13:26:00Z">
        <w:r w:rsidRPr="00E457C1" w:rsidDel="00AD12D8">
          <w:rPr>
            <w:noProof/>
            <w:lang w:val="en-US"/>
          </w:rPr>
          <w:delText xml:space="preserve"> (Section 3.7.1)</w:delText>
        </w:r>
      </w:del>
      <w:r w:rsidRPr="00E457C1">
        <w:rPr>
          <w:noProof/>
          <w:lang w:val="en-US"/>
        </w:rPr>
        <w:t xml:space="preserve">, which has strong implications for </w:t>
      </w:r>
      <w:r w:rsidRPr="00E457C1">
        <w:rPr>
          <w:rFonts w:eastAsia="MS Mincho" w:cs="Times New Roman"/>
          <w:noProof/>
          <w:lang w:val="en-US"/>
        </w:rPr>
        <w:t>the</w:t>
      </w:r>
      <w:r w:rsidR="001C34A6" w:rsidRPr="00E457C1">
        <w:rPr>
          <w:rFonts w:eastAsia="MS Mincho" w:cs="Times New Roman"/>
          <w:noProof/>
          <w:lang w:val="en-US"/>
        </w:rPr>
        <w:t xml:space="preserve"> simulated</w:t>
      </w:r>
      <w:r w:rsidRPr="00E457C1">
        <w:rPr>
          <w:rFonts w:eastAsia="MS Mincho" w:cs="Times New Roman"/>
          <w:noProof/>
          <w:lang w:val="en-US"/>
        </w:rPr>
        <w:t xml:space="preserve"> temporal statistics of AMV, </w:t>
      </w:r>
      <w:r w:rsidRPr="00E457C1">
        <w:rPr>
          <w:noProof/>
          <w:lang w:val="en-US"/>
        </w:rPr>
        <w:t xml:space="preserve">AMV-induced teleconnections </w:t>
      </w:r>
      <w:r>
        <w:rPr>
          <w:noProof/>
        </w:rPr>
        <w:fldChar w:fldCharType="begin" w:fldLock="1"/>
      </w:r>
      <w:r w:rsidR="007F62B7">
        <w:rPr>
          <w:noProof/>
          <w:lang w:val="en-US"/>
        </w:rPr>
        <w:instrText>ADDIN CSL_CITATION { "citationItems" : [ { "id" : "ITEM-1", "itemData" : { "DOI" : "10.1029/2012GL053424", "ISSN" : "00948276", "author" : [ { "dropping-particle" : "", "family" : "Ault", "given" : "T. R.", "non-dropping-particle" : "", "parse-names" : false, "suffix" : "" }, { "dropping-particle" : "", "family" : "Cole", "given" : "J. E.", "non-dropping-particle" : "", "parse-names" : false, "suffix" : "" }, { "dropping-particle" : "", "family" : "George", "given" : "S.", "non-dropping-particle" : "St.", "parse-names" : false, "suffix" : "" } ], "container-title" : "Geophysical Research Letters", "id" : "ITEM-1", "issue" : "21", "issued" : { "date-parts" : [ [ "2012", "11" ] ] }, "page" : "L21705", "title" : "The amplitude of decadal to multidecadal variability in precipitation simulated by state-of-the-art climate models", "translator" : [ { "dropping-particle" : "", "family" : "J5189", "given" : "", "non-dropping-particle" : "", "parse-names" : false, "suffix" : "" } ], "type" : "article-journal", "volume" : "39" }, "uris" : [ "http://www.mendeley.com/documents/?uuid=c6278478-542f-4dec-9bca-dd0cea0a2fea" ] }, { "id" : "ITEM-2", "itemData" : { "DOI" : "10.1002/2015GL064360", "ISSN" : "00948276", "author" : [ { "dropping-particle" : "", "family" : "Menary", "given" : "Matthew B.", "non-dropping-particle" : "", "parse-names" : false, "suffix" : "" }, { "dropping-particle" : "", "family" : "Hodson", "given" : "Daniel L. R.", "non-dropping-particle" : "", "parse-names" : false, "suffix" : "" }, { "dropping-particle" : "", "family" : "Robson", "given" : "Jon I.", "non-dropping-particle" : "", "parse-names" : false, "suffix" : "" }, { "dropping-particle" : "", "family" : "Sutton", "given" : "Rowan T.", "non-dropping-particle" : "", "parse-names" : false, "suffix" : "" }, { "dropping-particle" : "", "family" : "Wood", "given" : "Richard A.", "non-dropping-particle" : "", "parse-names" : false, "suffix" : "" }, { "dropping-particle" : "", "family" : "Hunt", "given" : "Jonathan A.", "non-dropping-particle" : "", "parse-names" : false, "suffix" : "" } ], "container-title" : "Geophysical Research Letters", "id" : "ITEM-2", "issue" : "14", "issued" : { "date-parts" : [ [ "2015", "7", "28" ] ] }, "page" : "5926-5934", "title" : "Exploring the impact of CMIP5 model biases on the simulation of North Atlantic decadal variability", "translator" : [ { "dropping-particle" : "", "family" : "J5184", "given" : "", "non-dropping-particle" : "", "parse-names" : false, "suffix" : "" } ], "type" : "article-journal", "volume" : "42" }, "uris" : [ "http://www.mendeley.com/documents/?uuid=6e43d266-040f-4be1-8ddd-9d5d7dd3aeaa" ] } ], "mendeley" : { "formattedCitation" : "(Ault et al., 2012; Menary et al., 2015)", "plainTextFormattedCitation" : "(Ault et al., 2012; Menary et al., 2015)", "previouslyFormattedCitation" : "(Ault et al., 2012; Menary et al., 2015)" }, "properties" : { "noteIndex" : 0 }, "schema" : "https://github.com/citation-style-language/schema/raw/master/csl-citation.json" }</w:instrText>
      </w:r>
      <w:r>
        <w:rPr>
          <w:noProof/>
        </w:rPr>
        <w:fldChar w:fldCharType="separate"/>
      </w:r>
      <w:r w:rsidR="00393F8C">
        <w:rPr>
          <w:noProof/>
          <w:lang w:val="en-US"/>
        </w:rPr>
        <w:t>(Ault et al., 2012; Menary et al., 2015)</w:t>
      </w:r>
      <w:r>
        <w:rPr>
          <w:noProof/>
        </w:rPr>
        <w:fldChar w:fldCharType="end"/>
      </w:r>
      <w:r w:rsidRPr="00E457C1">
        <w:rPr>
          <w:noProof/>
          <w:lang w:val="en-US"/>
        </w:rPr>
        <w:t xml:space="preserve"> and AMV predictability. </w:t>
      </w:r>
    </w:p>
    <w:bookmarkEnd w:id="3252"/>
    <w:p w14:paraId="65346E08" w14:textId="77777777" w:rsidR="009F594A" w:rsidRPr="00E457C1" w:rsidRDefault="009F594A" w:rsidP="009F594A">
      <w:pPr>
        <w:pStyle w:val="AR6BodyText"/>
        <w:rPr>
          <w:noProof/>
          <w:lang w:val="en-US"/>
        </w:rPr>
      </w:pPr>
    </w:p>
    <w:p w14:paraId="276E121B" w14:textId="172D2EEB" w:rsidR="009F594A" w:rsidRPr="005B1F1A" w:rsidRDefault="009F594A" w:rsidP="009F594A">
      <w:pPr>
        <w:pStyle w:val="AR6BodyText"/>
        <w:rPr>
          <w:noProof/>
          <w:lang w:val="en-CA"/>
        </w:rPr>
      </w:pPr>
      <w:r w:rsidRPr="00E457C1">
        <w:rPr>
          <w:rFonts w:eastAsia="MS Mincho" w:cs="Times New Roman"/>
          <w:noProof/>
          <w:lang w:val="en-US"/>
        </w:rPr>
        <w:t xml:space="preserve">The increase of </w:t>
      </w:r>
      <w:r w:rsidR="00C809D2" w:rsidRPr="00E457C1">
        <w:rPr>
          <w:rFonts w:eastAsia="MS Mincho" w:cs="Times New Roman"/>
          <w:noProof/>
          <w:lang w:val="en-US"/>
        </w:rPr>
        <w:t xml:space="preserve">AMV </w:t>
      </w:r>
      <w:r w:rsidRPr="00E457C1">
        <w:rPr>
          <w:rFonts w:eastAsia="MS Mincho" w:cs="Times New Roman"/>
          <w:noProof/>
          <w:lang w:val="en-US"/>
        </w:rPr>
        <w:t xml:space="preserve">variance </w:t>
      </w:r>
      <w:r w:rsidR="00C809D2" w:rsidRPr="00E457C1">
        <w:rPr>
          <w:rFonts w:eastAsia="MS Mincho" w:cs="Times New Roman"/>
          <w:noProof/>
          <w:lang w:val="en-US"/>
        </w:rPr>
        <w:t xml:space="preserve">in CMIP6 models </w:t>
      </w:r>
      <w:r w:rsidRPr="00E457C1">
        <w:rPr>
          <w:rFonts w:eastAsia="MS Mincho" w:cs="Times New Roman"/>
          <w:noProof/>
          <w:lang w:val="en-US"/>
        </w:rPr>
        <w:t xml:space="preserve">(stronger magnitude and longer duration) seems to be explained by the enhanced variability in the subpolar North Atlantic SST </w:t>
      </w:r>
      <w:r w:rsidRPr="00E457C1">
        <w:rPr>
          <w:noProof/>
          <w:lang w:val="en-US"/>
        </w:rPr>
        <w:t>(</w:t>
      </w:r>
      <w:r w:rsidR="00627C1B" w:rsidRPr="005B1F1A">
        <w:rPr>
          <w:noProof/>
          <w:lang w:val="en-CA" w:eastAsia="en-US"/>
        </w:rPr>
        <w:t>Figure 3.40</w:t>
      </w:r>
      <w:r w:rsidRPr="00E457C1">
        <w:rPr>
          <w:noProof/>
          <w:lang w:val="en-US"/>
        </w:rPr>
        <w:t>b,c), which is particularly pronounced in some models, associated with greater variability in the AMOC</w:t>
      </w:r>
      <w:ins w:id="3256" w:author="Ian Blenkinsop" w:date="2021-07-13T13:27:00Z">
        <w:r w:rsidR="00AD12D8">
          <w:rPr>
            <w:noProof/>
            <w:lang w:val="en-US"/>
          </w:rPr>
          <w:t xml:space="preserve"> (</w:t>
        </w:r>
        <w:r w:rsidR="00AD12D8" w:rsidRPr="00BB05B7">
          <w:rPr>
            <w:noProof/>
            <w:lang w:val="en-US"/>
            <w:rPrChange w:id="3257" w:author="Clotilde Pean" w:date="2021-09-13T13:16:00Z">
              <w:rPr>
                <w:noProof/>
              </w:rPr>
            </w:rPrChange>
          </w:rPr>
          <w:t>Section 3.5.4</w:t>
        </w:r>
        <w:r w:rsidR="00AD12D8">
          <w:rPr>
            <w:noProof/>
            <w:lang w:val="en-US"/>
          </w:rPr>
          <w:t>;</w:t>
        </w:r>
      </w:ins>
      <w:r w:rsidRPr="00E457C1">
        <w:rPr>
          <w:noProof/>
          <w:lang w:val="en-US"/>
        </w:rPr>
        <w:t xml:space="preserve"> </w:t>
      </w:r>
      <w:r>
        <w:rPr>
          <w:noProof/>
        </w:rPr>
        <w:fldChar w:fldCharType="begin" w:fldLock="1"/>
      </w:r>
      <w:r w:rsidR="002D1890">
        <w:rPr>
          <w:noProof/>
          <w:lang w:val="en-US"/>
        </w:rPr>
        <w:instrText>ADDIN CSL_CITATION { "citationItems" : [ { "id" : "ITEM-1", "itemData" : { "DOI" : "10.1007/s00382-019-04717-0", "ISSN" : "0930-7575", "author" : [ { "dropping-particle" : "", "family" : "Voldoire", "given" : "Aurore", "non-dropping-particle" : "", "parse-names" : false, "suffix" : "" }, { "dropping-particle" : "", "family" : "Exarchou", "given" : "Eleftheria", "non-dropping-particle" : "", "parse-names" : false, "suffix" : "" }, { "dropping-particle" : "", "family" : "Sanchez-Gomez", "given" : "Emilia", "non-dropping-particle" : "", "parse-names" : false, "suffix" : "" }, { "dropping-particle" : "", "family" : "Demissie", "given" : "Teferi", "non-dropping-particle" : "", "parse-names" : false, "suffix" : "" }, { "dropping-particle" : "", "family" : "Deppenmeier", "given" : "Anna-Lena", "non-dropping-particle" : "", "parse-names" : false, "suffix" : "" }, { "dropping-particle" : "", "family" : "Frauen", "given" : "Claudia", "non-dropping-particle" : "", "parse-names" : false, "suffix" : "" }, { "dropping-particle" : "", "family" : "Goubanova", "given" : "Katerina", "non-dropping-particle" : "", "parse-names" : false, "suffix" : "" }, { "dropping-particle" : "", "family" : "Hazeleger", "given" : "Wilco", "non-dropping-particle" : "", "parse-names" : false, "suffix" : "" }, { "dropping-particle" : "", "family" : "Keenlyside", "given" : "Noel", "non-dropping-particle" : "", "parse-names" : false, "suffix" : "" }, { "dropping-particle" : "", "family" : "Koseki", "given" : "Shunya", "non-dropping-particle" : "", "parse-names" : false, "suffix" : "" }, { "dropping-particle" : "", "family" : "Prodhomme", "given" : "Chlo\u00e9", "non-dropping-particle" : "", "parse-names" : false, "suffix" : "" }, { "dropping-particle" : "", "family" : "Shonk", "given" : "Jonathan", "non-dropping-particle" : "", "parse-names" : false, "suffix" : "" }, { "dropping-particle" : "", "family" : "Toniazzo", "given" : "Thomas", "non-dropping-particle" : "", "parse-names" : false, "suffix" : "" }, { "dropping-particle" : "", "family" : "Traor\u00e9", "given" : "Abdoul-Khadre", "non-dropping-particle" : "", "parse-names" : false, "suffix" : "" } ], "container-title" : "Climate Dynamics", "id" : "ITEM-1", "issue" : "5-6", "issued" : { "date-parts" : [ [ "2019", "9" ] ] }, "page" : "3481-3504", "title" : "Role of wind stress in driving SST biases in the Tropical Atlantic", "translator" : [ { "dropping-particle" : "", "family" : "J6398", "given" : "", "non-dropping-particle" : "", "parse-names" : false, "suffix" : "" } ], "type" : "article-journal", "volume" : "53" }, "uris" : [ "http://www.mendeley.com/documents/?uuid=3b46861d-9f10-43b6-a137-580f5e65a99d" ] }, { "id" : "ITEM-2", "itemData" : { "DOI" : "10.1029/2019MS002010", "ISSN" : "1942-2466", "author" : [ { "dropping-particle" : "", "family" : "Boucher", "given" : "Olivier", "non-dropping-particle" : "", "parse-names" : false, "suffix" : "" }, { "dropping-particle" : "", "family" : "Servonnat", "given" : "J\u00e9r\u00f4me", "non-dropping-particle" : "", "parse-names" : false, "suffix" : "" }, { "dropping-particle" : "", "family" : "Albright", "given" : "Anna Lea", "non-dropping-particle" : "", "parse-names" : false, "suffix" : "" }, { "dropping-particle" : "", "family" : "Aumont", "given" : "Olivier", "non-dropping-particle" : "", "parse-names" : false, "suffix" : "" }, { "dropping-particle" : "", "family" : "Balkanski", "given" : "Yves", "non-dropping-particle" : "", "parse-names" : false, "suffix" : "" }, { "dropping-particle" : "", "family" : "Bastrikov", "given" : "Vladislav", "non-dropping-particle" : "", "parse-names" : false, "suffix" : "" }, { "dropping-particle" : "", "family" : "Bekki", "given" : "Slimane", "non-dropping-particle" : "", "parse-names" : false, "suffix" : "" }, { "dropping-particle" : "", "family" : "Bonnet", "given" : "R\u00e9my", "non-dropping-particle" : "", "parse-names" : false, "suffix" : "" }, { "dropping-particle" : "", "family" : "Bony", "given" : "Sandrine", "non-dropping-particle" : "", "parse-names" : false, "suffix" : "" }, { "dropping-particle" : "", "family" : "Bopp", "given" : "Laurent", "non-dropping-particle" : "", "parse-names" : false, "suffix" : "" }, { "dropping-particle" : "", "family" : "Braconnot", "given" : "Pascale", "non-dropping-particle" : "", "parse-names" : false, "suffix" : "" }, { "dropping-particle" : "", "family" : "Brockmann", "given" : "Patrick", "non-dropping-particle" : "", "parse-names" : false, "suffix" : "" }, { "dropping-particle" : "", "family" : "Cadule", "given" : "Patricia", "non-dropping-particle" : "", "parse-names" : false, "suffix" : "" }, { "dropping-particle" : "", "family" : "Caubel", "given" : "Arnaud", "non-dropping-particle" : "", "parse-names" : false, "suffix" : "" }, { "dropping-particle" : "", "family" : "Cheruy", "given" : "Frederique", "non-dropping-particle" : "", "parse-names" : false, "suffix" : "" }, { "dropping-particle" : "", "family" : "Codron", "given" : "Francis", "non-dropping-particle" : "", "parse-names" : false, "suffix" : "" }, { "dropping-particle" : "", "family" : "Cozic", "given" : "Anne", "non-dropping-particle" : "", "parse-names" : false, "suffix" : "" }, { "dropping-particle" : "", "family" : "Cugnet", "given" : "David", "non-dropping-particle" : "", "parse-names" : false, "suffix" : "" }, { "dropping-particle" : "", "family" : "D'Andrea", "given" : "Fabio", "non-dropping-particle" : "", "parse-names" : false, "suffix" : "" }, { "dropping-particle" : "", "family" : "Davini", "given" : "Paolo", "non-dropping-particle" : "", "parse-names" : false, "suffix" : "" }, { "dropping-particle" : "", "family" : "Lavergne", "given" : "Casimir", "non-dropping-particle" : "", "parse-names" : false, "suffix" : "" }, { "dropping-particle" : "", "family" : "Denvil", "given" : "S\u00e9bastien", "non-dropping-particle" : "", "parse-names" : false, "suffix" : "" }, { "dropping-particle" : "", "family" : "Deshayes", "given" : "Julie", "non-dropping-particle" : "", "parse-names" : false, "suffix" : "" }, { "dropping-particle" : "", "family" : "Devilliers", "given" : "Marion", "non-dropping-particle" : "", "parse-names" : false, "suffix" : "" }, { "dropping-particle" : "", "family" : "Ducharne", "given" : "Agnes", "non-dropping-particle" : "", "parse-names" : false, "suffix" : "" }, { "dropping-particle" : "", "family" : "Dufresne", "given" : "Jean\u2010Louis", "non-dropping-particle" : "", "parse-names" : false, "suffix" : "" }, { "dropping-particle" : "", "family" : "Dupont", "given" : "Eliott", "non-dropping-particle" : "", "parse-names" : false, "suffix" : "" }, { "dropping-particle" : "", "family" : "\u00c9th\u00e9", "given" : "Christian", "non-dropping-particle" : "", "parse-names" : false, "suffix" : "" }, { "dropping-particle" : "", "family" : "Fairhead", "given" : "Laurent", "non-dropping-particle" : "", "parse-names" : false, "suffix" : "" }, { "dropping-particle" : "", "family" : "Falletti", "given" : "Lola", "non-dropping-particle" : "", "parse-names" : false, "suffix" : "" }, { "dropping-particle" : "", "family" : "Flavoni", "given" : "Simona", "non-dropping-particle" : "", "parse-names" : false, "suffix" : "" }, { "dropping-particle" : "", "family" : "Foujols", "given" : "Marie\u2010Alice", "non-dropping-particle" : "", "parse-names" : false, "suffix" : "" }, { "dropping-particle" : "", "family" : "Gardoll", "given" : "S\u00e9bastien", "non-dropping-particle" : "", "parse-names" : false, "suffix" : "" }, { "dropping-particle" : "", "family" : "Gastineau", "given" : "Guillaume", "non-dropping-particle" : "", "parse-names" : false, "suffix" : "" }, { "dropping-particle" : "", "family" : "Ghattas", "given" : "Josefine", "non-dropping-particle" : "", "parse-names" : false, "suffix" : "" }, { "dropping-particle" : "", "family" : "Grandpeix", "given" : "Jean\u2010Yves", "non-dropping-particle" : "", "parse-names" : false, "suffix" : "" }, { "dropping-particle" : "", "family" : "Guenet", "given" : "Bertrand", "non-dropping-particle" : "", "parse-names" : false, "suffix" : "" }, { "dropping-particle" : "", "family" : "Guez, Lionel", "given" : "E.", "non-dropping-particle" : "", "parse-names" : false, "suffix" : "" }, { "dropping-particle" : "", "family" : "Guilyardi", "given" : "Eric", "non-dropping-particle" : "", "parse-names" : false, "suffix" : "" }, { "dropping-particle" : "", "family" : "Guimberteau", "given" : "Matthieu", "non-dropping-particle" : "", "parse-names" : false, "suffix" : "" }, { "dropping-particle" : "", "family" : "Hauglustaine", "given" : "Didier", "non-dropping-particle" : "", "parse-names" : false, "suffix" : "" }, { "dropping-particle" : "", "family" : "Hourdin", "given" : "Fr\u00e9d\u00e9ric", "non-dropping-particle" : "", "parse-names" : false, "suffix" : "" }, { "dropping-particle" : "", "family" : "Idelkadi", "given" : "Abderrahmane", "non-dropping-particle" : "", "parse-names" : false, "suffix" : "" }, { "dropping-particle" : "", "family" : "Joussaume", "given" : "Sylvie", "non-dropping-particle" : "", "parse-names" : false, "suffix" : "" }, { "dropping-particle" : "", "family" : "Kageyama", "given" : "Masa", "non-dropping-particle" : "", "parse-names" : false, "suffix" : "" }, { "dropping-particle" : "", "family" : "Khodri", "given" : "Myriam", "non-dropping-particle" : "", "parse-names" : false, "suffix" : "" }, { "dropping-particle" : "", "family" : "Krinner", "given" : "Gerhard", "non-dropping-particle" : "", "parse-names" : false, "suffix" : "" }, { "dropping-particle" : "", "family" : "Lebas", "given" : "Nicolas", "non-dropping-particle" : "", "parse-names" : false, "suffix" : "" }, { "dropping-particle" : "", "family" : "Levavasseur", "given" : "Guillaume", "non-dropping-particle" : "", "parse-names" : false, "suffix" : "" }, { "dropping-particle" : "", "family" : "L\u00e9vy", "given" : "Claire", "non-dropping-particle" : "", "parse-names" : false, "suffix" : "" }, { "dropping-particle" : "", "family" : "Li", "given" : "Laurent", "non-dropping-particle" : "", "parse-names" : false, "suffix" : "" }, { "dropping-particle" : "", "family" : "Lott", "given" : "Fran\u00e7ois", "non-dropping-particle" : "", "parse-names" : false, "suffix" : "" }, { "dropping-particle" : "", "family" : "Lurton", "given" : "Thibaut", "non-dropping-particle" : "", "parse-names" : false, "suffix" : "" }, { "dropping-particle" : "", "family" : "Luyssaert", "given" : "Sebastiaan", "non-dropping-particle" : "", "parse-names" : false, "suffix" : "" }, { "dropping-particle" : "", "family" : "Madec", "given" : "Gurvan", "non-dropping-particle" : "", "parse-names" : false, "suffix" : "" }, { "dropping-particle" : "", "family" : "Madeleine", "given" : "Jean\u2010Baptiste", "non-dropping-particle" : "", "parse-names" : false, "suffix" : "" }, { "dropping-particle" : "", "family" : "Maignan", "given" : "Fabienne", "non-dropping-particle" : "", "parse-names" : false, "suffix" : "" }, { "dropping-particle" : "", "family" : "Marchand", "given" : "Marion", "non-dropping-particle" : "", "parse-names" : false, "suffix" : "" }, { "dropping-particle" : "", "family" : "Marti", "given" : "Olivier", "non-dropping-particle" : "", "parse-names" : false, "suffix" : "" }, { "dropping-particle" : "", "family" : "Mellul", "given" : "Lidia", "non-dropping-particle" : "", "parse-names" : false, "suffix" : "" }, { "dropping-particle" : "", "family" : "Meurdesoif", "given" : "Yann", "non-dropping-particle" : "", "parse-names" : false, "suffix" : "" }, { "dropping-particle" : "", "family" : "Mignot", "given" : "Juliette", "non-dropping-particle" : "", "parse-names" : false, "suffix" : "" }, { "dropping-particle" : "", "family" : "Musat", "given" : "Ionela", "non-dropping-particle" : "", "parse-names" : false, "suffix" : "" }, { "dropping-particle" : "", "family" : "Ottl\u00e9", "given" : "Catherine", "non-dropping-particle" : "", "parse-names" : false, "suffix" : "" }, { "dropping-particle" : "", "family" : "Peylin", "given" : "Philippe", "non-dropping-particle" : "", "parse-names" : false, "suffix" : "" }, { "dropping-particle" : "", "family" : "Planton", "given" : "Yann", "non-dropping-particle" : "", "parse-names" : false, "suffix" : "" }, { "dropping-particle" : "", "family" : "Polcher", "given" : "Jan", "non-dropping-particle" : "", "parse-names" : false, "suffix" : "" }, { "dropping-particle" : "", "family" : "Rio", "given" : "Catherine", "non-dropping-particle" : "", "parse-names" : false, "suffix" : "" }, { "dropping-particle" : "", "family" : "Rochetin", "given" : "Nicolas", "non-dropping-particle" : "", "parse-names" : false, "suffix" : "" }, { "dropping-particle" : "", "family" : "Rousset", "given" : "Cl\u00e9ment", "non-dropping-particle" : "", "parse-names" : false, "suffix" : "" }, { "dropping-particle" : "", "family" : "Sepulchre", "given" : "Pierre", "non-dropping-particle" : "", "parse-names" : false, "suffix" : "" }, { "dropping-particle" : "", "family" : "Sima", "given" : "Adriana", "non-dropping-particle" : "", "parse-names" : false, "suffix" : "" }, { "dropping-particle" : "", "family" : "Swingedouw", "given" : "Didier", "non-dropping-particle" : "", "parse-names" : false, "suffix" : "" }, { "dropping-particle" : "", "family" : "Thi\u00e9blemont", "given" : "R\u00e9mi", "non-dropping-particle" : "", "parse-names" : false, "suffix" : "" }, { "dropping-particle" : "", "family" : "Traore", "given" : "Abdoul Khadre", "non-dropping-particle" : "", "parse-names" : false, "suffix" : "" }, { "dropping-particle" : "", "family" : "Vancoppenolle", "given" : "Martin", "non-dropping-particle" : "", "parse-names" : false, "suffix" : "" }, { "dropping-particle" : "", "family" : "Vial", "given" : "Jessica", "non-dropping-particle" : "", "parse-names" : false, "suffix" : "" }, { "dropping-particle" : "", "family" : "Vialard", "given" : "J\u00e9r\u00f4me", "non-dropping-particle" : "", "parse-names" : false, "suffix" : "" }, { "dropping-particle" : "", "family" : "Viovy", "given" : "Nicolas", "non-dropping-particle" : "", "parse-names" : false, "suffix" : "" }, { "dropping-particle" : "", "family" : "Vuichard", "given" : "Nicolas", "non-dropping-particle" : "", "parse-names" : false, "suffix" : "" } ], "container-title" : "Journal of Advances in Modeling Earth Systems", "id" : "ITEM-2", "issue" : "7", "issued" : { "date-parts" : [ [ "2020", "7", "20" ] ] }, "page" : "e2019MS002010", "title" : "Presentation and Evaluation of the IPSL\u2010CM6A\u2010LR Climate Model", "translator" : [ { "dropping-particle" : "", "family" : "J6167", "given" : "", "non-dropping-particle" : "", "parse-names" : false, "suffix" : "" } ], "type" : "article-journal", "volume" : "12" }, "uris" : [ "http://www.mendeley.com/documents/?uuid=93f9ade5-dcf1-4f6f-a919-8ffc7932ba4f" ] } ], "mendeley" : { "formattedCitation" : "(Voldoire et al., 2019a; Boucher et al., 2020)", "manualFormatting" : "Voldoire et al., 2019a; Boucher et al., 2020", "plainTextFormattedCitation" : "(Voldoire et al., 2019a; Boucher et al., 2020)", "previouslyFormattedCitation" : "(Voldoire et al., 2019a; Boucher et al., 2020)" }, "properties" : { "noteIndex" : 0 }, "schema" : "https://github.com/citation-style-language/schema/raw/master/csl-citation.json" }</w:instrText>
      </w:r>
      <w:r>
        <w:rPr>
          <w:noProof/>
        </w:rPr>
        <w:fldChar w:fldCharType="separate"/>
      </w:r>
      <w:del w:id="3258" w:author="Ian Blenkinsop" w:date="2021-07-13T13:27:00Z">
        <w:r w:rsidR="00393F8C" w:rsidRPr="00BB05B7" w:rsidDel="00AD12D8">
          <w:rPr>
            <w:noProof/>
            <w:lang w:val="en-US"/>
            <w:rPrChange w:id="3259" w:author="Clotilde Pean" w:date="2021-09-13T13:16:00Z">
              <w:rPr>
                <w:noProof/>
              </w:rPr>
            </w:rPrChange>
          </w:rPr>
          <w:delText>(</w:delText>
        </w:r>
      </w:del>
      <w:r w:rsidR="00393F8C" w:rsidRPr="00BB05B7">
        <w:rPr>
          <w:noProof/>
          <w:lang w:val="en-US"/>
          <w:rPrChange w:id="3260" w:author="Clotilde Pean" w:date="2021-09-13T13:16:00Z">
            <w:rPr>
              <w:noProof/>
            </w:rPr>
          </w:rPrChange>
        </w:rPr>
        <w:t>Voldoire et al., 2019a; Boucher et al., 2020</w:t>
      </w:r>
      <w:r>
        <w:rPr>
          <w:noProof/>
        </w:rPr>
        <w:fldChar w:fldCharType="end"/>
      </w:r>
      <w:del w:id="3261" w:author="Ian Blenkinsop" w:date="2021-07-13T13:27:00Z">
        <w:r w:rsidRPr="00BB05B7" w:rsidDel="00AD12D8">
          <w:rPr>
            <w:noProof/>
            <w:lang w:val="en-US"/>
            <w:rPrChange w:id="3262" w:author="Clotilde Pean" w:date="2021-09-13T13:16:00Z">
              <w:rPr>
                <w:noProof/>
              </w:rPr>
            </w:rPrChange>
          </w:rPr>
          <w:delText>; Section 3.5.4</w:delText>
        </w:r>
      </w:del>
      <w:r w:rsidRPr="00BB05B7">
        <w:rPr>
          <w:noProof/>
          <w:lang w:val="en-US"/>
          <w:rPrChange w:id="3263" w:author="Clotilde Pean" w:date="2021-09-13T13:16:00Z">
            <w:rPr>
              <w:noProof/>
            </w:rPr>
          </w:rPrChange>
        </w:rPr>
        <w:t>) and greater GMST multi</w:t>
      </w:r>
      <w:ins w:id="3264" w:author="Sara M Tuson" w:date="2021-06-27T21:55:00Z">
        <w:r w:rsidR="00492531" w:rsidRPr="00BB05B7">
          <w:rPr>
            <w:noProof/>
            <w:lang w:val="en-US"/>
            <w:rPrChange w:id="3265" w:author="Clotilde Pean" w:date="2021-09-13T13:16:00Z">
              <w:rPr>
                <w:noProof/>
              </w:rPr>
            </w:rPrChange>
          </w:rPr>
          <w:t>-</w:t>
        </w:r>
      </w:ins>
      <w:r w:rsidRPr="00BB05B7">
        <w:rPr>
          <w:noProof/>
          <w:lang w:val="en-US"/>
          <w:rPrChange w:id="3266" w:author="Clotilde Pean" w:date="2021-09-13T13:16:00Z">
            <w:rPr>
              <w:noProof/>
            </w:rPr>
          </w:rPrChange>
        </w:rPr>
        <w:t>decadal variability</w:t>
      </w:r>
      <w:r w:rsidR="00791DA2" w:rsidRPr="00BB05B7">
        <w:rPr>
          <w:noProof/>
          <w:lang w:val="en-US"/>
          <w:rPrChange w:id="3267" w:author="Clotilde Pean" w:date="2021-09-13T13:16:00Z">
            <w:rPr>
              <w:noProof/>
            </w:rPr>
          </w:rPrChange>
        </w:rPr>
        <w:t xml:space="preserve"> </w:t>
      </w:r>
      <w:ins w:id="3268" w:author="Ian Blenkinsop" w:date="2021-07-13T13:27:00Z">
        <w:r w:rsidR="00AD12D8" w:rsidRPr="00BB05B7">
          <w:rPr>
            <w:noProof/>
            <w:lang w:val="en-US"/>
            <w:rPrChange w:id="3269" w:author="Clotilde Pean" w:date="2021-09-13T13:16:00Z">
              <w:rPr>
                <w:noProof/>
              </w:rPr>
            </w:rPrChange>
          </w:rPr>
          <w:t>(</w:t>
        </w:r>
        <w:r w:rsidR="00AD12D8" w:rsidRPr="00BB05B7">
          <w:rPr>
            <w:noProof/>
            <w:lang w:val="en-US"/>
            <w:rPrChange w:id="3270" w:author="Clotilde Pean" w:date="2021-09-13T13:16:00Z">
              <w:rPr>
                <w:noProof/>
                <w:lang w:val="fr-CA"/>
              </w:rPr>
            </w:rPrChange>
          </w:rPr>
          <w:t xml:space="preserve">Section 3.3.1 and </w:t>
        </w:r>
        <w:r w:rsidR="00AD12D8" w:rsidRPr="00BB05B7">
          <w:rPr>
            <w:noProof/>
            <w:lang w:val="en-US" w:eastAsia="en-US"/>
            <w:rPrChange w:id="3271" w:author="Clotilde Pean" w:date="2021-09-13T13:16:00Z">
              <w:rPr>
                <w:noProof/>
                <w:lang w:eastAsia="en-US"/>
              </w:rPr>
            </w:rPrChange>
          </w:rPr>
          <w:t>Figure 3.40</w:t>
        </w:r>
        <w:r w:rsidR="00AD12D8" w:rsidRPr="00BB05B7">
          <w:rPr>
            <w:noProof/>
            <w:lang w:val="en-US"/>
            <w:rPrChange w:id="3272" w:author="Clotilde Pean" w:date="2021-09-13T13:16:00Z">
              <w:rPr>
                <w:noProof/>
                <w:lang w:val="fr-CA"/>
              </w:rPr>
            </w:rPrChange>
          </w:rPr>
          <w:t xml:space="preserve">c–f; </w:t>
        </w:r>
      </w:ins>
      <w:r w:rsidR="00791DA2">
        <w:rPr>
          <w:noProof/>
        </w:rPr>
        <w:fldChar w:fldCharType="begin" w:fldLock="1"/>
      </w:r>
      <w:r w:rsidR="002D1890" w:rsidRPr="00BB05B7">
        <w:rPr>
          <w:noProof/>
          <w:lang w:val="en-US"/>
          <w:rPrChange w:id="3273" w:author="Clotilde Pean" w:date="2021-09-13T13:16:00Z">
            <w:rPr>
              <w:noProof/>
            </w:rPr>
          </w:rPrChange>
        </w:rPr>
        <w:instrText>ADDIN CSL_CITATION { "citationItems" : [ { "id" : "ITEM-1", "itemData" : { "DOI" : "10.1029/2019MS001683", "ISSN" : "19422466", "abstract" : "This paper describes the main characteristics of CNRM-CM6-1, the fully coupled atmosphere-ocean general circulation model of sixth generation jointly developed by Centre National de Recherches M\u00e9t\u00e9orologiques (CNRM) and Cerfacs for the sixth phase of the Coupled Model Intercomparison Project 6 (CMIP6). The paper provides a description of each component of CNRM-CM6-1, including the coupling method and the new online output software. We emphasize where model's components have been updated with respect to the former model version, CNRM-CM5.1. In particular, we highlight major improvements in the representation of atmospheric and land processes. A particular attention has also been devoted to mass and energy conservation in the simulated climate system to limit long-term drifts. The climate simulated by CNRM-CM6-1 is then evaluated using CMIP6 historical and Diagnostic, Evaluation and Characterization of Klima (DECK) experiments in comparison with CMIP5 CNRM-CM5.1 equivalent experiments. Overall, the mean surface biases are of similar magnitude but with different spatial patterns. Deep ocean biases are generally reduced, whereas sea ice is too thin in the Arctic. Although the simulated climat</w:instrText>
      </w:r>
      <w:r w:rsidR="002D1890">
        <w:rPr>
          <w:noProof/>
        </w:rPr>
        <w:instrText>e variability remains roughly consistent with CNRM-CM5.1, its sensitivity to rising CO2 has increased: the equilibrium climate sensitivity is 4.9 K, which is now close to the upper bound of the range estimated from CMIP5 models.", "author" : [ { "dropping-particle" : "", "family" : "Voldoire", "given" : "A.", "non-dropping-particle" : "", "parse-names" : false, "suffix" : "" }, { "dropping-particle" : "", "family" : "Saint-Martin", "given" : "D.", "non-dropping-particle" : "", "parse-names" : false, "suffix" : "" }, { "dropping-particle" : "", "family" : "S\u00e9n\u00e9si", "given" : "S.", "non-dropping-particle" : "", "parse-names" : false, "suffix" : "" }, { "dropping-particle" : "", "family" : "Decharme", "given" : "B.", "non-dropping-particle" : "", "parse-names" : false, "suffix" : "" }, { "dropping-particle" : "", "family" : "Alias", "given" : "A.", "non-dropping-particle" : "", "parse-names" : false, "suffix" : "" }, { "dropping-particle" : "", "family" : "Chevallier", "given" : "M.", "non-dropping-particle" : "", "parse-names" : false, "suffix" : "" }, { "dropping-particle" : "", "family" : "Colin", "given" : "J.", "non-dropping-particle" : "", "parse-names" : false, "suffix" : "" }, { "dropping-particle" : "", "family" : "Gu\u00e9r\u00e9my", "given" : "J. F.", "non-dropping-particle" : "", "parse-names" : false, "suffix" : "" }, { "dropping-particle" : "", "family" : "Michou", "given" : "M.", "non-dropping-particle" : "", "parse-names" : false, "suffix" : "" }, { "dropping-particle" : "", "family" : "Moine", "given" : "M. P.", "non-dropping-particle" : "", "parse-names" : false, "suffix" : "" }, { "dropping-particle" : "", "family" : "Nabat", "given" : "P.", "non-dropping-particle" : "", "parse-names" : false, "suffix" : "" }, { "dropping-particle" : "", "family" : "Roehrig", "given" : "R.", "non-dropping-particle" : "", "parse-names" : false, "suffix" : "" }, { "dropping-particle" : "", "family" : "Salas y M\u00e9lia", "given" : "D.", "non-dropping-particle" : "", "parse-names" : false, "suffix" : "" }, { "dropping-particle" : "", "family" : "S\u00e9f\u00e9rian", "given" : "R.", "non-dropping-particle" : "", "parse-names" : false, "suffix" : "" }, { "dropping-particle" : "", "family" : "Valcke", "given" : "S.", "non-dropping-particle" : "", "parse-names" : false, "suffix" : "" }, { "dropping-particle" : "", "family" : "Beau", "given" : "I.", "non-dropping-particle" : "", "parse-names" : false, "suffix" : "" }, { "dropping-particle" : "", "family" : "Belamari", "given" : "S.", "non-dropping-particle" : "", "parse-names" : false, "suffix" : "" }, { "dropping-particle" : "", "family" : "Berthet", "given" : "S.", "non-dropping-particle" : "", "parse-names" : false, "suffix" : "" }, { "dropping-particle" : "", "family" : "Cassou", "given" : "C.", "non-dropping-particle" : "", "parse-names" : false, "suffix" : "" }, { "dropping-particle" : "", "family" : "Cattiaux", "given" : "J.", "non-dropping-particle" : "", "parse-names" : false, "suffix" : "" }, { "dropping-particle" : "", "family" : "Deshayes", "given" : "J.", "non-dropping-particle" : "", "parse-names" : false, "suffix" : "" }, { "dropping-particle" : "", "family" : "Douville", "given" : "H.", "non-dropping-particle" : "", "parse-names" : false, "suffix" : "" }, { "dropping-particle" : "", "family" : "Eth\u00e9", "given" : "C.", "non-dropping-particle" : "", "parse-names" : false, "suffix" : "" }, { "dropping-particle" : "", "family" : "Franchist\u00e9guy", "given" : "L.", "non-dropping-particle" : "", "parse-names" : false, "suffix" : "" }, { "dropping-particle" : "", "family" : "Geoffroy", "given" : "O.", "non-dropping-particle" : "", "parse-names" : false, "suffix" : "" }, { "dropping-particle" : "", "family" : "L\u00e9vy", "given" : "C.", "non-dropping-particle" : "", "parse-names" : false, "suffix" : "" }, { "dropping-particle" : "", "family" : "Madec", "given" : "G.", "non-dropping-particle" : "", "parse-names" : false, "suffix" : "" }, { "dropping-particle" : "", "family" : "Meurdesoif", "given" : "Y.", "non-dropping-particle" : "", "parse-names" : false, "suffix" : "" }, { "dropping-particle" : "", "family" : "Msadek", "given" : "R.", "non-dropping-particle" : "", "parse-names" : false, "suffix" : "" }, { "dropping-particle" : "", "family" : "Ribes", "given" : "A.", "non-dropping-particle" : "", "parse-names" : false, "suffix" : "" }, { "dropping-particle" : "", "family" : "Sanchez-Gomez", "given" : "E.", "non-dropping-particle" : "", "parse-names" : false, "suffix" : "" }, { "dropping-particle" : "", "family" : "Terray", "given" : "L.", "non-dropping-particle" : "", "parse-names" : false, "suffix" : "" }, { "dropping-particle" : "", "family" : "Waldman", "given" : "R.", "non-dropping-particle" : "", "parse-names" : false, "suffix" : "" } ], "container-title" : "Journal of Advances in Modeling Earth Systems", "id" : "ITEM-1", "issue" : "7", "issued" : { "date-parts" : [ [ "2019", "7", "11" ] ] }, "page" : "2177-2213", "title" : "Evaluation of CMIP6 DECK Experiments With CNRM-CM6-1", "translator" : [ { "dropping-particle" : "", "family" : "J6319", "given" : "", "non-dropping-particle" : "", "parse-names" : false, "suffix" : "" } ], "type" : "article-journal", "volume" : "11" }, "uris" : [ "http://www.mendeley.com/documents/?uuid=7e937b31-02bd-43f7-b707-40ab547951d1" ] }, { "id" : "ITEM-2", "itemData" : { "DOI" : "10.1029/2019GL086588", "ISSN" : "19448007", "abstract" : "Attribution and prediction of global and regional warming requires a better understanding of the magnitude and spatial characteristics of internal global mean surface air temperature (GMST) variability. We examine interdecadal GMST variability in Coupled Modeling Intercomparison Projects, Phases 3, 5, and 6 (CMIP3, CMIP5, and CMIP6) preindustrial control (piControl), last millennium, and historical simulations and in observational data. We find that several CMIP6 simulations show more GMST interdecadal variability than the previous generations of model simulations. Nonetheless, we find that 100-year trends in CMIP6 piControl simulations never exceed the maximum observed warming trend. Furthermore, interdecadal GMST variability in the unforced piControl simulations is associated with regional variability in the high latitudes and the east Pacific, whereas interdecadal GMST variability in instrumental data and in historical simulations with external forcing is more globally coherent and is associated with variability in tropical deep convective regions.", "author" : [ { "dropping-particle" : "", "family" : "Parsons", "given" : "Luke A.", "non-dropping-particle" : "", "parse-names" : false, "suffix" : "" }, { "dropping-particle" : "", "family" : "Brennan", "given" : "M. Kathleen", "non-dropping-particle" : "", "parse-names" : false, "suffix" : "" }, { "dropping-particle" : "", "family" : "Wills", "given" : "Robert C.J.", "non-dropping-particle" : "", "parse-names" : false, "suffix" : "" }, { "dropping-particle" : "", "family" : "Proistosescu", "given" : "Cristian", "non-dropping-particle" : "", "parse-names" : false, "suffix" : "" } ], "container-title" : "Geophysical Research Letters", "id" : "ITEM-2", "issue" : "7", "issued" : { "date-parts" : [ [ "2020" ] ] }, "title" : "Magnitudes and Spatial Patterns of Interdecadal Temperature Variability in CMIP6", "translator" : [ { "dropping-particle" : "", "family" : "J6749", "given" : "", "non-dropping-particle" : "", "parse-names" : false, "suffix" : "" } ], "type" : "article-journal", "volume" : "47" }, "uris" : [ "http://www.mendeley.com/documents/?uuid=6aa72a13-5c16-452a-a869-ebc0b2d9cac0" ] } ], "mendeley" : { "formattedCitation" : "(Voldoire et al., 2019b; Parsons et al., 2020)", "manualFormatting" : "Voldoire et al., 2019b; Parsons et al., 2020", "plainTextFormattedCitation" : "(Voldoire et al., 2019b; Parsons et al., 2020)", "previouslyFormattedCitation" : "(Voldoire et al., 2019b; Parsons et al., 2020)" }, "properties" : { "noteIndex" : 0 }, "schema" : "https://github.com/citation-style-language/schema/raw/master/csl-citation.json" }</w:instrText>
      </w:r>
      <w:r w:rsidR="00791DA2">
        <w:rPr>
          <w:noProof/>
        </w:rPr>
        <w:fldChar w:fldCharType="separate"/>
      </w:r>
      <w:del w:id="3274" w:author="Ian Blenkinsop" w:date="2021-07-13T13:27:00Z">
        <w:r w:rsidR="00393F8C" w:rsidDel="00AD12D8">
          <w:rPr>
            <w:noProof/>
            <w:lang w:val="fr-CA"/>
          </w:rPr>
          <w:delText>(</w:delText>
        </w:r>
      </w:del>
      <w:r w:rsidR="00393F8C">
        <w:rPr>
          <w:noProof/>
          <w:lang w:val="fr-CA"/>
        </w:rPr>
        <w:t>Voldoire et al., 2019b; Parsons et al., 2020</w:t>
      </w:r>
      <w:r w:rsidR="00791DA2">
        <w:rPr>
          <w:noProof/>
        </w:rPr>
        <w:fldChar w:fldCharType="end"/>
      </w:r>
      <w:del w:id="3275" w:author="Ian Blenkinsop" w:date="2021-07-13T13:27:00Z">
        <w:r w:rsidR="00791DA2" w:rsidRPr="005B1F1A" w:rsidDel="00AD12D8">
          <w:rPr>
            <w:noProof/>
            <w:lang w:val="fr-CA"/>
          </w:rPr>
          <w:delText>;</w:delText>
        </w:r>
        <w:r w:rsidRPr="005B1F1A" w:rsidDel="00AD12D8">
          <w:rPr>
            <w:noProof/>
            <w:lang w:val="fr-CA"/>
          </w:rPr>
          <w:delText xml:space="preserve"> Section </w:delText>
        </w:r>
        <w:r w:rsidR="00627C1B" w:rsidRPr="005B1F1A" w:rsidDel="00AD12D8">
          <w:rPr>
            <w:noProof/>
            <w:lang w:val="fr-CA"/>
          </w:rPr>
          <w:delText>3.3.1</w:delText>
        </w:r>
      </w:del>
      <w:r w:rsidRPr="005B1F1A">
        <w:rPr>
          <w:noProof/>
          <w:lang w:val="fr-CA"/>
        </w:rPr>
        <w:t>)</w:t>
      </w:r>
      <w:del w:id="3276" w:author="Ian Blenkinsop" w:date="2021-07-13T13:27:00Z">
        <w:r w:rsidRPr="005B1F1A" w:rsidDel="00AD12D8">
          <w:rPr>
            <w:noProof/>
            <w:lang w:val="fr-CA"/>
          </w:rPr>
          <w:delText xml:space="preserve"> (</w:delText>
        </w:r>
        <w:r w:rsidR="00627C1B" w:rsidDel="00AD12D8">
          <w:rPr>
            <w:noProof/>
            <w:lang w:eastAsia="en-US"/>
          </w:rPr>
          <w:delText>Figure 3.40</w:delText>
        </w:r>
        <w:r w:rsidRPr="005B1F1A" w:rsidDel="00AD12D8">
          <w:rPr>
            <w:noProof/>
            <w:lang w:val="fr-CA"/>
          </w:rPr>
          <w:delText>c-</w:delText>
        </w:r>
      </w:del>
      <w:ins w:id="3277" w:author="Sara M Tuson" w:date="2021-06-24T11:17:00Z">
        <w:del w:id="3278" w:author="Ian Blenkinsop" w:date="2021-07-13T13:27:00Z">
          <w:r w:rsidR="00D269C7" w:rsidDel="00AD12D8">
            <w:rPr>
              <w:noProof/>
              <w:lang w:val="fr-CA"/>
            </w:rPr>
            <w:delText>–</w:delText>
          </w:r>
        </w:del>
      </w:ins>
      <w:del w:id="3279" w:author="Ian Blenkinsop" w:date="2021-07-13T13:27:00Z">
        <w:r w:rsidRPr="005B1F1A" w:rsidDel="00AD12D8">
          <w:rPr>
            <w:noProof/>
            <w:lang w:val="fr-CA"/>
          </w:rPr>
          <w:delText>f)</w:delText>
        </w:r>
      </w:del>
      <w:r w:rsidRPr="005B1F1A">
        <w:rPr>
          <w:noProof/>
          <w:lang w:val="fr-CA"/>
        </w:rPr>
        <w:t xml:space="preserve">. </w:t>
      </w:r>
      <w:r w:rsidRPr="00E457C1">
        <w:rPr>
          <w:noProof/>
          <w:lang w:val="en-US"/>
        </w:rPr>
        <w:t>The decadal variance in</w:t>
      </w:r>
      <w:r w:rsidR="00074707" w:rsidRPr="00E457C1">
        <w:rPr>
          <w:noProof/>
          <w:lang w:val="en-US"/>
        </w:rPr>
        <w:t xml:space="preserve"> SST in</w:t>
      </w:r>
      <w:r w:rsidRPr="00E457C1">
        <w:rPr>
          <w:noProof/>
          <w:lang w:val="en-US"/>
        </w:rPr>
        <w:t xml:space="preserve"> the subpolar North Atlantic seems now to be slightly overestimated in CMIP6 compared to observational estimates, while the AMV-related tropical SST anomalies remains weaker in line with CMIP5 (</w:t>
      </w:r>
      <w:r w:rsidR="00627C1B" w:rsidRPr="005B1F1A">
        <w:rPr>
          <w:noProof/>
          <w:lang w:val="en-CA" w:eastAsia="en-US"/>
        </w:rPr>
        <w:t>Figure 3.40</w:t>
      </w:r>
      <w:r w:rsidRPr="00E457C1">
        <w:rPr>
          <w:noProof/>
          <w:lang w:val="en-US"/>
        </w:rPr>
        <w:t>b). The mechanisms producing the tropical-extratropical relationship at decadal time</w:t>
      </w:r>
      <w:ins w:id="3280" w:author="Sara M Tuson" w:date="2021-06-27T22:08:00Z">
        <w:r w:rsidR="00630726">
          <w:rPr>
            <w:noProof/>
            <w:lang w:val="en-US"/>
          </w:rPr>
          <w:t xml:space="preserve"> </w:t>
        </w:r>
      </w:ins>
      <w:r w:rsidRPr="00E457C1">
        <w:rPr>
          <w:noProof/>
          <w:lang w:val="en-US"/>
        </w:rPr>
        <w:t xml:space="preserve">scales remain poorly understood despite stronger evidence since AR5 for the importance of the subpolar gyre SST anomalies in generating tropical changes through atmospheric teleconnection </w:t>
      </w:r>
      <w:r>
        <w:rPr>
          <w:noProof/>
        </w:rPr>
        <w:fldChar w:fldCharType="begin" w:fldLock="1"/>
      </w:r>
      <w:r w:rsidR="002879F9">
        <w:rPr>
          <w:noProof/>
          <w:lang w:val="en-US"/>
        </w:rPr>
        <w:instrText>ADDIN CSL_CITATION { "citationItems" : [ { "id" : "ITEM-1", "itemData" : { "DOI" : "10.1002/2015GL063303", "ISSN" : "00948276", "author" : [ { "dropping-particle" : "", "family" : "Caron", "given" : "Louis-Philippe", "non-dropping-particle" : "", "parse-names" : false, "suffix" : "" }, { "dropping-particle" : "", "family" : "Hermanson", "given" : "Leon", "non-dropping-particle" : "", "parse-names" : false, "suffix" : "" }, { "dropping-particle" : "", "family" : "Doblas-Reyes", "given" : "Francisco J.", "non-dropping-particle" : "", "parse-names" : false, "suffix" : "" } ], "container-title" : "Geophysical Research Letters", "id" : "ITEM-1", "issue" : "7", "issued" : { "date-parts" : [ [ "2015", "4", "16" ] ] }, "page" : "2417-2425", "title" : "Multiannual forecasts of Atlantic U.S. tropical cyclone wind damage potential", "translator" : [ { "dropping-particle" : "", "family" : "J6317", "given" : "", "non-dropping-particle" : "", "parse-names" : false, "suffix" : "" } ], "type" : "article-journal", "volume" : "42" }, "uris" : [ "http://www.mendeley.com/documents/?uuid=15e7d68f-9c2b-4168-b991-2731cc2771bf", "http://www.mendeley.com/documents/?uuid=7ca206c8-18e9-4d1e-b29f-ef2073427338", "http://www.mendeley.com/documents/?uuid=059a8af8-de85-42f0-a634-bc99c07ed9bc" ] }, { "id" : "ITEM-2", "itemData" : { "DOI" : "10.1175/JCLI-D-16-0127.1", "ISSN" : "08948755", "abstract" : "AbstractThe climate impacts of the observed Atlantic Multidecadal Variability (AMV) are investigated using the GFDL-CM2.1 and the NCAR-CESM1 coupled climate models. The model North Atlantic sea surface temperatures are restored to fixed anomalies corresponding to an estimate of the internally driven component of the observed AMV. Both models show that during boreal summer the AMV alters the Walker Circulation and generates precipitation anomalies over the whole tropical belt. A warm phase of the AMV yields reduced precipitation over western US, drier conditions over the Mediterranean basin, and wetter conditions over Northern Europe. During boreal winter, the AMV modulates by a factor of {~}2 the frequency of occurrence of El Ni{\u00f1}o/La Ni{\u00f1}a events. This response is associated with anomalies over the Pacific that project onto the Interdecadal Pacific Oscillation pattern, i.e., Pacific Decadal Oscillation-like anomalies in the Northern hemisphere and a symmetrical pattern in the Southern Hemisphere. This winter...", "author" : [ { "dropping-particle" : "", "family" : "Ruprich-Robert", "given" : "Yohan",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"Delworth", "given" : "Tom", "non-dropping-particle" : "", "parse-names" : false, "suffix" : "" }, { "dropping-particle" : "", "family" : "Danabasoglu", "given" : "Gokhan", "non-dropping-particle" : "", "parse-names" : false, "suffix" : "" } ], "container-title" : "Journal of Climate", "id" : "ITEM-2", "issue" : "8", "issued" : { "date-parts" : [ [ "2017" ] ] }, "page" : "2785-2810", "title" : "Assessing the climate impacts of the observed atlantic multidecadal variability using the GFDL CM2.1 and NCAR CESM1 global coupled models", "translator" : [ { "dropping-particle" : "", "family" : "J4097", "given" : "", "non-dropping-particle" : "", "parse-names" : false, "suffix" : "" } ], "type" : "article-journal", "volume" : "30" }, "uris" : [ "http://www.mendeley.com/documents/?uuid=9ca65c42-13ec-44ff-9125-90ce6a4c6270" ] }, { "id" : "ITEM-3", "itemData" : { "DOI" : "10.1175/JCLI-D-19-0530.1", "ISSN" : "0894-8755", "abstract" : "The sea surface temperature (SST) signature of Atlantic multidecadal variability (AMV) is a key driver of climate variability in surrounding regions. Low-frequency Atlantic meridional overturning circulation (AMOC) variability is often invoked as a key driving mechanism of AMV-related SST anomalies. However, the origins of both AMV and multidecadal AMOC variability remain areas of active research and debate. Here, using coupled ensemble experiments designed to isolate the climate response to buoyancy forcing associated with the North Atlantic Oscillation in the Labrador Sea, we show that ocean dynamical changes are the essential drivers of AMV and related climate impacts. Atmospheric teleconnections also play an important role in rendering the full AMV pattern by transmitting the ocean-driven subpolar SST signal into the rest of the basin, including the tropical North Atlantic. As such, the atmosphere response to the tropical AMV in our experiments is limited to a relatively small area in the Atlantic sector in summertime, suggesting that it could be overestimated in widel</w:instrText>
      </w:r>
      <w:r w:rsidR="002879F9" w:rsidRPr="001D5B54">
        <w:rPr>
          <w:noProof/>
          <w:rPrChange w:id="3281" w:author="Clotilde Pean" w:date="2021-06-21T14:15:00Z">
            <w:rPr>
              <w:noProof/>
              <w:lang w:val="en-US"/>
            </w:rPr>
          </w:rPrChange>
        </w:rPr>
        <w:instrText>y adopted protocols for AMV pacemaker experiments.", "author" : [ { "dropping-particle" : "", "family" : "Kim", "given" : "Who M.", "non-dropping-particle" : "", "parse-names" : false, "suffix" : "" }, { "dropping-particle" : "", "family" : "Yeager", "given" : "Stephen", "non-dropping-particle" : "", "parse-names" : false, "suffix" : "" }, { "dropping-particle" : "", "family" : "Danabasoglu", "given" : "Gokhan", "non-dropping-particle" : "", "parse-names" : false, "suffix" : "" } ], "container-title" : "Journal of Climate", "id" : "ITEM-3", "issue" : "4", "issued" : { "date-parts" : [ [ "2020", "2", "15" ] ] }, "page" : "1317-1334", "title" : "Atlantic Multidecadal Variability and Associated Climate Impacts Initiated by Ocean Thermohaline Dynamics", "translator" : [ { "dropping-particle" : "", "family" : "J6291", "given" : "", "non-dropping-particle" : "", "parse-names" : false, "suffix" : "" } ], "type" : "article-journal", "volume" : "33" }, "uris" : [ "http://www.mendeley.com/documents/?uuid=46c2722b-b5f1-4223-824c-e2dd5c682af3" ] } ], "mendeley" : { "formattedCitation" : "(Caron et al., 2015; Ruprich-Robert et al., 2017; Kim et al., 2020)", "plainTextFormattedCitation" : "(Caron et al., 2015; Ruprich-Robert et al., 2017; Kim et al., 2020)", "previouslyFormattedCitation" : "(Caron et al., 2015; Ruprich-Robert et al., 2017; Kim et al., 2020)" }, "properties" : { "noteIndex" : 0 }, "schema" : "https://github.com/citation-style-language/schema/raw/master/csl-citation.json" }</w:instrText>
      </w:r>
      <w:r>
        <w:rPr>
          <w:noProof/>
        </w:rPr>
        <w:fldChar w:fldCharType="separate"/>
      </w:r>
      <w:r w:rsidR="00393F8C">
        <w:rPr>
          <w:noProof/>
        </w:rPr>
        <w:t>(Caron et al., 2015; Ruprich-Robert et al., 2017; Kim et al., 2020)</w:t>
      </w:r>
      <w:r>
        <w:rPr>
          <w:noProof/>
        </w:rPr>
        <w:fldChar w:fldCharType="end"/>
      </w:r>
      <w:r w:rsidRPr="00E457C1">
        <w:rPr>
          <w:noProof/>
        </w:rPr>
        <w:t xml:space="preserve">. </w:t>
      </w:r>
      <w:r w:rsidRPr="00E457C1">
        <w:rPr>
          <w:noProof/>
          <w:lang w:val="en-US"/>
        </w:rPr>
        <w:t>Significant discrepancies remain in the simulated AMV</w:t>
      </w:r>
      <w:r w:rsidR="005E62CE" w:rsidRPr="00E457C1">
        <w:rPr>
          <w:noProof/>
          <w:lang w:val="en-US"/>
        </w:rPr>
        <w:t xml:space="preserve"> </w:t>
      </w:r>
      <w:r w:rsidRPr="00E457C1">
        <w:rPr>
          <w:noProof/>
          <w:lang w:val="en-US"/>
        </w:rPr>
        <w:t xml:space="preserve">spatial pattern when historical simulations are compared to multivariate observations </w:t>
      </w:r>
      <w:r>
        <w:fldChar w:fldCharType="begin" w:fldLock="1"/>
      </w:r>
      <w:r w:rsidR="00E719C0">
        <w:rPr>
          <w:noProof/>
          <w:lang w:val="en-US"/>
        </w:rPr>
        <w:instrText>ADDIN CSL_CITATION { "citationItems" : [ { "id" : "ITEM-1", "itemData" : { "DOI" : "10.1029/2018GL077378", "ISSN" : "0094-8276", "abstract" : "Abstract The Atlantic Meridional Overturning Circulation (AMOC) has profound impacts on various climate phenomena. Using both observations and simulations from the Coupled Model Intercomparison Project Phase 3 and 5, here we show that most models underestimate the amplitude of low-frequency AMOC variability. We further show that stronger low-frequency AMOC variability leads to stronger linkages between the AMOC and key variables associated with the Atlantic multidecadal variability (AMV), and between the subpolar AMV signal and northern hemisphere surface air temperature. Low-frequency extratropical northern hemisphere surface air temperature variability might increase with the amplitude of low-frequency AMOC variability. Atlantic decadal predictability is much higher in models with stronger low-frequency AMOC variability and much lower in models with weaker or without AMOC variability. Our results suggest that simulating realistic low-frequency AMOC variability is very important, both for simulating realistic linkages between AMOC and AMV-related variables and for achieving substantially higher Atlantic decadal predictability.", "author" : [ { "dropping-particle" : "", "family" : "Yan", "given" : "Xiaoqin", "non-dropping-particle" : "", "parse-names" : false, "suffix" : "" }, { "dropping-particle" : "", "family" : "Zhang", "given" : "Rong", "non-dropping-particle" : "", "parse-names" : false, "suffix" : "" }, { "dropping-particle" : "", "family" : "Knutson", "given" : "Thomas R", "non-dropping-particle" : "", "parse-names" : false, "suffix" : "" } ], "container-title" : "Geophysical Research Letters", "id" : "ITEM-1", "issue" : "9", "issued" : { "date-parts" : [ [ "2018", "4", "30" ] ] }, "note" : "doi: 10.1029/2018GL077378", "page" : "4319-4328", "publisher" : "Wiley-Blackwell", "title" : "Underestimated AMOC Variability and Implications for AMV and Predictability in CMIP Models", "translator" : [ { "dropping-particle" : "", "family" : "J4180", "given" : "", "non-dropping-particle" : "", "parse-names" : false, "suffix" : "" } ], "type" : "article-journal", "volume" : "45" }, "uris" : [ "http://www.mendeley.com/documents/?uuid=bfcb73ae-239f-4d6f-bdd0-b43a131f903d" ] }, { "id" : "ITEM-2", "itemData" : { "DOI" : "10.1029/2020MS002126", "ISSN" : "1942-2466", "author" : [ { "dropping-particle" : "", "family" : "Robson", "given" : "Jon", "non-dropping-particle" : "", "parse-names" : false, "suffix" : "" }, { "dropping-particle" : "", "family" : "Aksenov", "given" : "Yevgeny", "non-dropping-particle" : "", "parse-names" : false, "suffix" : "" }, { "dropping-particle" : "", "family" : "Bracegirdle", "given" : "Thomas J.", "non-dropping-particle" : "", "parse-names" : false, "suffix" : "" }, { "dropping-particle" : "", "family" : "Dimdore\u2010Miles", "given" : "Oscar", "non-dropping-particle" : "", "parse-names" : false, "suffix" : "" }, { "dropping-particle" : "", "family" : "Griffiths", "given" : "Paul T.", "non-dropping-particle" : "", "parse-names" : false, "suffix" : "" }, { "dropping-particle" : "", "family" : "Grosvenor", "given" : "Daniel P.", "non-dropping-particle" : "", "parse-names" : false, "suffix" : "" }, { "dropping-particle" : "", "family" : "Hodson", "given" : "Daniel L. R.", "non-dropping-particle" : "", "parse-names" : false, "suffix" : "" }, { "dropping-particle" : "", "family" : "Keeble", "given" : "James", "non-dropping-particle" : "", "parse-names" : false, "suffix" : "" }, { "dropping-particle" : "", "family" : "MacIntosh", "given" : "Claire", "non-dropping-particle" : "", "parse-names" : false, "suffix" : "" }, { "dropping-particle" : "", "family" : "Megann", "given" : "Alex", "non-dropping-particle" : "", "parse-names" : false, "suffix" : "" }, { "dropping-particle" : "", "family" : "Osprey", "given" : "Scott", "non-dropping-particle" : "", "parse-names" : false, "suffix" : "" }, { "dropping-particle" : "", "family" : "Povey", "given" : "Adam C.", "non-dropping-particle" : "", "parse-names" : false, "suffix" : "" }, { "dropping-particle" : "", "family" : "Schr\u00f6der", "given" : "David", "non-dropping-particle" : "", "parse-names" : false, "suffix" : "" }, { "dropping-particle" : "", "family" : "Yang", "given" : "Mingxi", "non-dropping-particle" : "", "parse-names" : false, "suffix" : "" }, { "dropping-particle" : "", "family" : "Archibald", "given" : "Alexander T.", "non-dropping-particle" : "", "parse-names" : false, "suffix" : "" }, { "dropping-particle" : "", "family" : "Carslaw", "given" : "Ken S.", "non-dropping-particle" : "", "parse-names" : false, "suffix" : "" }, { "dropping-particle" : "", "family" : "Gray", "given" : "Lesley", "non-dropping-particle" : "", "parse-names" : false, "suffix" : "" }, { "dropping-particle" : "", "family" : "Jones", "given" : "Colin", "non-dropping-particle" : "", "parse-names" : false, "suffix" : "" }, { "dropping-particle" : "", "family" : "Kerridge", "given" : "Brian", "non-dropping-particle" : "", "parse-names" : false, "suffix" : "" }, { "dropping-particle" : "", "family" : "Knappett", "given" : "Diane", "non-dropping-particle" : "", "parse-names" : false, "suffix" : "" }, { "dropping-particle" : "", "family" : "Kuhlbrodt", "given" : "Till", "non-dropping-particle" : "", "parse-names" : false, "suffix" : "" }, { "dropping-particle" : "", "family" : "Russo", "given" : "Maria", "non-dropping-particle" : "", "parse-names" : false, "suffix" : "" }, { "dropping-particle" : "", "family" : "Sellar", "given" : "Alistair", "non-dropping-particle" : "", "parse-names" : false, "suffix" : "" }, { "dropping-particle" : "", "family" : "Siddans", "given" : "Richard", "non-dropping-particle" : "", "parse-names" : false, "suffix" : "" }, { "dropping-particle" : "", "family" : "Sinha", "given" : "Bablu", "non-dropping-particle" : "", "parse-names" : false, "suffix" : "" }, { "dropping-particle" : "", "family" : "Sutton", "given" : "Rowan", "non-dropping-particle" : "", "parse-names" : false, "suffix" : "" }, { "dropping-particle" : "", "family" : "Walton", "given" : "Jeremy", "non-dropping-particle" : "", "parse-names" : false, "suffix" : "" }, { "dropping-particle" : "", "family" : "Wilcox", "given" : "Laura J.", "non-dropping-particle" : "", "parse-names" : false, "suffix" : "" } ], "container-title" : "Journal of Advances in Modeling Earth Systems", "id" : "ITEM-2", "issue" : "9", "issued" : { "date-parts" : [ [ "2020", "9", "15" ] ] }, "title" : "The Evaluation of the North Atlantic Climate System in UKESM1 Historical Simulations for CMIP6", "translator" : [ { "dropping-particle" : "", "family" : "J6795", "given" : "", "non-dropping-particle" : "", "parse-names" : false, "suffix" : "" } ], "type" : "article-journal", "volume" : "12" }, "uris" : [ "http://www.mendeley.com/documents/?uuid=0c0efcdb-53f3-419c-b751-c40ae810bee1" ] } ], "mendeley" : { "formattedCitation" : "(Yan et al., 2018; Robson et al., 2020)", "plainTextFormattedCitation" : "(Yan et al., 2018; Robson et al., 2020)", "previouslyFormattedCitation" : "(Yan et al., 2018; Robson et al., 2020)" }, "properties" : { "noteIndex" : 0 }, "schema" : "https://github.com/citation-style-language/schema/raw/master/csl-citation.json" }</w:instrText>
      </w:r>
      <w:r>
        <w:fldChar w:fldCharType="separate"/>
      </w:r>
      <w:r w:rsidR="00393F8C">
        <w:rPr>
          <w:noProof/>
          <w:lang w:val="en-US"/>
        </w:rPr>
        <w:t>(Yan et al., 2018; Robson et al., 2020)</w:t>
      </w:r>
      <w:r>
        <w:fldChar w:fldCharType="end"/>
      </w:r>
      <w:r w:rsidRPr="00E457C1">
        <w:rPr>
          <w:noProof/>
          <w:lang w:val="en-US"/>
        </w:rPr>
        <w:t xml:space="preserve">. </w:t>
      </w:r>
    </w:p>
    <w:p w14:paraId="44B9708C" w14:textId="77777777" w:rsidR="009F594A" w:rsidRPr="005B1F1A" w:rsidRDefault="009F594A" w:rsidP="009F594A">
      <w:pPr>
        <w:pStyle w:val="AR6BodyText"/>
        <w:rPr>
          <w:noProof/>
          <w:lang w:val="en-CA"/>
        </w:rPr>
      </w:pPr>
    </w:p>
    <w:p w14:paraId="191F836D" w14:textId="6902A1A2" w:rsidR="009F594A" w:rsidRDefault="009F594A" w:rsidP="009F594A">
      <w:pPr>
        <w:pStyle w:val="AR6BodyText"/>
        <w:rPr>
          <w:noProof/>
          <w:lang w:val="en-US"/>
        </w:rPr>
      </w:pPr>
      <w:r w:rsidRPr="00E457C1">
        <w:rPr>
          <w:noProof/>
          <w:lang w:val="en-US"/>
        </w:rPr>
        <w:lastRenderedPageBreak/>
        <w:t>There is additional evidence since AR5 that external forcing ha</w:t>
      </w:r>
      <w:r w:rsidR="00C809D2" w:rsidRPr="00E457C1">
        <w:rPr>
          <w:noProof/>
          <w:lang w:val="en-US"/>
        </w:rPr>
        <w:t>s</w:t>
      </w:r>
      <w:r w:rsidRPr="00E457C1">
        <w:rPr>
          <w:noProof/>
          <w:lang w:val="en-US"/>
        </w:rPr>
        <w:t xml:space="preserve"> been playing an important role in shaping the timing and intensity of the observed AMV since pre</w:t>
      </w:r>
      <w:r w:rsidR="00BE5C25" w:rsidRPr="00E457C1">
        <w:rPr>
          <w:noProof/>
          <w:lang w:val="en-US"/>
        </w:rPr>
        <w:t>-</w:t>
      </w:r>
      <w:r w:rsidRPr="00E457C1">
        <w:rPr>
          <w:noProof/>
          <w:lang w:val="en-US"/>
        </w:rPr>
        <w:t>industrial time</w:t>
      </w:r>
      <w:r w:rsidR="00A03D6E" w:rsidRPr="00E457C1">
        <w:rPr>
          <w:noProof/>
          <w:lang w:val="en-US"/>
        </w:rPr>
        <w:t>s</w:t>
      </w:r>
      <w:r w:rsidRPr="00E457C1">
        <w:rPr>
          <w:noProof/>
          <w:lang w:val="en-US"/>
        </w:rPr>
        <w:t xml:space="preserve"> </w:t>
      </w:r>
      <w:r>
        <w:rPr>
          <w:noProof/>
        </w:rPr>
        <w:fldChar w:fldCharType="begin" w:fldLock="1"/>
      </w:r>
      <w:r w:rsidR="00E719C0">
        <w:rPr>
          <w:noProof/>
          <w:lang w:val="en-US"/>
        </w:rPr>
        <w:instrText>ADDIN CSL_CITATION { "citationItems" : [ { "id" : "ITEM-1", "itemData" : { "DOI" : "10.1007/s00382-017-3834-3", "ISSN" : "1432-0894", "abstract" : "Previous studies suggest that internal variability, in particular the Atlantic Meridional Overturning Circulation (AMOC), drives the Atlantic Multidecadal Oscillation (AMV), while external radiative forcing only creates a steady increase in sea surface temperature (SST). This view has been recently challenged and new evidence has emerged that aerosols and greenhouse gases could play a role in driving the AMV. Here we examine the drivers of the AMV using the Community Earth System Model (CESM) Large Ensemble and Last Millennium Ensemble. By computing the ensemble mean we isolate the radiatively forced component of the AMV, while we estimate the role of internal variability using the ensemble spread. We find that phase changes of the AMV over the years 1854--2005 can be explained only in the presence of varying historical forcing. Further, we find that internal variability is large in North Atlantic SST at timescales shorter than 10--25\u00a0years, but at longer timescales the forced response dominates. Single forcing experiments show that greenhouse gases and tropospheric aerosols are the main drivers of the AMV in the latter part of the twentieth century. Finally, we show that the forced spatial pattern of SST is not distinct from the internal variability pattern, which has implications for detection and attribution.", "author" : [ { "dropping-particle" : "", "family" : "Bellomo", "given" : "Katinka", "non-dropping-particle" : "", "parse-names" : false, "suffix" : "" }, { "dropping-particle" : "", "family" : "Murphy", "given" : "Lisa N", "non-dropping-particle" : "", "parse-names" : false, "suffix" : "" }, { "dropping-particle" : "", "family" : "Cane", "given" : "Mark A", "non-dropping-particle" : "", "parse-names" : false, "suffix" : "" }, { "dropping-particle" : "", "family" : "Clement", "given" : "Amy C", "non-dropping-particle" : "", "parse-names" : false, "suffix" : "" }, { "dropping-particle" : "", "family" : "Polvani", "given" : "Lorenzo M", "non-dropping-particle" : "", "parse-names" : false, "suffix" : "" } ], "container-title" : "Climate Dynamics", "id" : "ITEM-1", "issue" : "9", "issued" : { "date-parts" : [ [ "2018" ] ] }, "page" : "3687-3698", "title" : "Historical forcings as main drivers of the Atlantic multidecadal variability in the CESM large ensemble", "translator" : [ { "dropping-particle" : "", "family" : "J4105", "given" : "", "non-dropping-particle" : "", "parse-names" : false, "suffix" : "" } ], "type" : "article-journal", "volume" : "50" }, "uris" : [ "http://www.mendeley.com/documents/?uuid=48f4eaee-d9ef-4ff0-bbbc-2f2896708f1b" ] }, { "id" : "ITEM-2", "itemData" : { "DOI" : "10.1029/2019MS001995", "ISSN" : "19422466", "abstract" : "We describe and evaluate historical simulations which use the third Hadley Centre Global Environment Model in the Global Coupled configuration 3.1 (HadGEM3-GC3.1) model and which form part of the UK's contribution to the sixth Coupled Model Intercomparison Project, CMIP6. These simulations, run at two resolutions, respond to historically evolving forcings such as greenhouse gases, aerosols, solar irradiance, volcanic aerosols, land use, and ozone concentrations. We assess the response of the simulations to these historical forcings and compare against the observational record. This includes the evolution of global mean surface temperature, ocean heat content, sea ice extent, ice sheet mass balance, permafrost extent, snow cover, North Atlantic sea surface temperature and circulation, and decadal precipitation. We find that the simulated time evolution of global mean surface temperature broadly follows the observed record but with important quantitative differences which we find are most likely attributable to strong effective radiative forcing from anthropogenic aerosols and a weak pattern of sea surface temperature response in the low to middle latitudes to volcanic eruptions. We also find evidence that anthropogenic aerosol forcings play a role in driving the Atlantic Multidecadal Variability and the Atlantic Meridional Overturning Circulation, which are key features of the North Atlantic ocean. Overall, the model historical simulations show many features in common with the observed record over the period 1850\u20132014 and so provide a basis for future in-depth study of recent climate change.", "author" : [ { "dropping-particle" : "", "family" : "Andrews", "given" : "Martin B.", "non-dropping-particle" : "", "parse-names" : false, "suffix" : "" }, { "dropping-particle" : "", "family" : "Ridley", "given" : "Jeff K.", "non-dropping-particle" : "", "parse-names" : false, "suffix" : "" }, { "dropping-particle" : "", "family" : "Wood", "given" : "Richard A.", "non-dropping-particle" : "", "parse-names" : false, "suffix" : "" }, { "dropping-particle" : "", "family" : "Andrews", "given" : "Timothy", "non-dropping-particle" : "", "parse-names" : false, "suffix" : "" }, { "dropping-particle" : "", "family" : "Blockley", "given" : "Edward W.", "non-dropping-particle" : "", "parse-names" : false, "suffix" : "" }, { "dropping-particle" : "", "family" : "Booth", "given" : "Ben", "non-dropping-particle" : "", "parse-names" : false, "suffix" : "" }, { "dropping-particle" : "", "family" : "Burke", "given" : "Eleanor", "non-dropping-particle" : "", "parse-names" : false, "suffix" : "" }, { "dropping-particle" : "", "family" : "Dittus", "given" : "Andrea J.", "non-dropping-particle" : "", "parse-names" : false, "suffix" : "" }, { "dropping-particle" : "", "family" : "Florek", "given" : "Piotr", "non-dropping-particle" : "", "parse-names" : false, "suffix" : "" }, { "dropping-particle" : "", "family" : "Gray", "given" : "Lesley J.", "non-dropping-particle" : "", "parse-names" : false, "suffix" : "" }, { "dropping-particle" : "", "family" : "Haddad", "given" : "Stephen", "non-dropping-particle" : "", "parse-names" : false, "suffix" : "" }, { "dropping-particle" : "", "family" : "Hardiman", "given" : "Steven C.", "non-dropping-particle" : "", "parse-names" : false, "suffix" : "" }, { "dropping-particle" : "", "family" : "Hermanson", "given" : "Leon", "non-dropping-particle" : "", "parse-names" : false, "suffix" : "" }, { "dropping-particle" : "", "family" : "Hodson", "given" : "Dan", "non-dropping-particle" : "", "parse-names" : false, "suffix" : "" }, { "dropping-particle" : "", "family" : "Hogan", "given" : "Emma", "non-dropping-particle" : "", "parse-names" : false, "suffix" : "" }, { "dropping-particle" : "", "family" : "Jones", "given" : "Gareth S.", "non-dropping-particle" : "", "parse-names" : false, "suffix" : "" }, { "dropping-particle" : "", "family" : "Knight", "given" : "Jeff R.", "non-dropping-particle" : "", "parse-names" : false, "suffix" : "" }, { "dropping-particle" : "", "family" : "Kuhlbrodt", "given" : "Till", "non-dropping-particle" : "", "parse-names" : false, "suffix" : "" }, { "dropping-particle" : "", "family" : "Misios", "given" : "Stergios", "non-dropping-particle" : "", "parse-names" : false, "suffix" : "" }, { "dropping-particle" : "", "family" : "Mizielinski", "given" : "Matthew S.", "non-dropping-particle" : "", "parse-names" : false, "suffix" : "" }, { "dropping-particle" : "", "family" : "Ringer", "given" : "Mark A.", "non-dropping-particle" : "", "parse-names" : false, "suffix" : "" }, { "dropping-particle" : "", "family" : "Robson", "given" : "Jon", "non-dropping-particle" : "", "parse-names" : false, "suffix" : "" }, { "dropping-particle" : "", "family" : "Sutton", "given" : "Rowan T.", "non-dropping-particle" : "", "parse-names" : false, "suffix" : "" } ], "container-title" : "Journal of Advances in Modeling Earth Systems", "id" : "ITEM-2", "issue" : "6", "issued" : { "date-parts" : [ [ "2020" ] ] }, "title" : "Historical Simulations With HadGEM3-GC3.1 for CMIP6", "translator" : [ { "dropping-particle" : "", "family" : "J5989", "given" : "", "non-dropping-particle" : "", "parse-names" : false, "suffix" : "" } ], "type" : "article-journal", "volume" : "12" }, "uris" : [ "http://www.mendeley.com/documents/?uuid=87f375d8-f6ef-4275-bec2-8db3f39b8964" ] } ], "mendeley" : { "formattedCitation" : "(Bellomo et al., 2018; Andrews et al., 2020)", "plainTextFormattedCitation" : "(Bellomo et al., 2018; Andrews et al., 2020)", "previouslyFormattedCitation" : "(Bellomo et al., 2018; Andrews et al., 2020)" }, "properties" : { "noteIndex" : 0 }, "schema" : "https://github.com/citation-style-language/schema/raw/master/csl-citation.json" }</w:instrText>
      </w:r>
      <w:r>
        <w:rPr>
          <w:noProof/>
        </w:rPr>
        <w:fldChar w:fldCharType="separate"/>
      </w:r>
      <w:r w:rsidR="00393F8C">
        <w:rPr>
          <w:noProof/>
          <w:lang w:val="en-US"/>
        </w:rPr>
        <w:t>(Bellomo et al., 2018; Andrews et al., 2020)</w:t>
      </w:r>
      <w:r>
        <w:rPr>
          <w:noProof/>
        </w:rPr>
        <w:fldChar w:fldCharType="end"/>
      </w:r>
      <w:r w:rsidRPr="00E457C1">
        <w:rPr>
          <w:noProof/>
          <w:lang w:val="en-US"/>
        </w:rPr>
        <w:t>. The time synchronisation between observed and multi-model mean AMV SST indices is significant in both CMIP5 and CMIP6 historical simulations, while the explained variance of the forced response in CMIP6 appears stronger (</w:t>
      </w:r>
      <w:r w:rsidR="00627C1B" w:rsidRPr="005B1F1A">
        <w:rPr>
          <w:noProof/>
          <w:lang w:val="en-CA" w:eastAsia="en-US"/>
        </w:rPr>
        <w:t>Figure 3.40</w:t>
      </w:r>
      <w:r w:rsidRPr="00E457C1">
        <w:rPr>
          <w:noProof/>
          <w:lang w:val="en-US"/>
        </w:rPr>
        <w:t>d</w:t>
      </w:r>
      <w:del w:id="3282" w:author="Sara M Tuson" w:date="2021-06-24T11:18:00Z">
        <w:r w:rsidRPr="00E457C1" w:rsidDel="00D269C7">
          <w:rPr>
            <w:noProof/>
            <w:lang w:val="en-US"/>
          </w:rPr>
          <w:delText>-</w:delText>
        </w:r>
      </w:del>
      <w:ins w:id="3283" w:author="Sara M Tuson" w:date="2021-06-24T11:18:00Z">
        <w:r w:rsidR="00D269C7">
          <w:rPr>
            <w:noProof/>
            <w:lang w:val="en-US"/>
          </w:rPr>
          <w:t>–</w:t>
        </w:r>
      </w:ins>
      <w:r w:rsidRPr="00E457C1">
        <w:rPr>
          <w:noProof/>
          <w:lang w:val="en-US"/>
        </w:rPr>
        <w:t xml:space="preserve">f). The competition between </w:t>
      </w:r>
      <w:r w:rsidR="007774C9" w:rsidRPr="00E457C1">
        <w:rPr>
          <w:noProof/>
          <w:lang w:val="en-US"/>
        </w:rPr>
        <w:t xml:space="preserve">greenhouse gas </w:t>
      </w:r>
      <w:r w:rsidRPr="00E457C1">
        <w:rPr>
          <w:noProof/>
          <w:lang w:val="en-US"/>
        </w:rPr>
        <w:t>warming and anthropogenic sulphate aerosol cooling has been proposed to be particularly important over the latter half of the 20</w:t>
      </w:r>
      <w:r w:rsidRPr="00C46A2B">
        <w:rPr>
          <w:noProof/>
          <w:lang w:val="en-US"/>
          <w:rPrChange w:id="3284" w:author="Sara M Tuson" w:date="2021-06-28T09:49:00Z">
            <w:rPr>
              <w:noProof/>
              <w:vertAlign w:val="superscript"/>
              <w:lang w:val="en-US"/>
            </w:rPr>
          </w:rPrChange>
        </w:rPr>
        <w:t>th</w:t>
      </w:r>
      <w:r w:rsidRPr="00E457C1">
        <w:rPr>
          <w:noProof/>
          <w:lang w:val="en-US"/>
        </w:rPr>
        <w:t xml:space="preserve"> century </w:t>
      </w:r>
      <w:r>
        <w:rPr>
          <w:noProof/>
        </w:rPr>
        <w:fldChar w:fldCharType="begin" w:fldLock="1"/>
      </w:r>
      <w:r w:rsidR="00E719C0">
        <w:rPr>
          <w:noProof/>
          <w:lang w:val="en-US"/>
        </w:rPr>
        <w:instrText>ADDIN CSL_CITATION { "citationItems" : [ { "id" : "ITEM-1", "itemData" : { "DOI" : "10.1038/nature10946", "ISBN" : "0028-0836", "ISSN" : "00280836", "PMID" : "22498628", "abstract" : "Systematic climate shifts have been linked to multidecadal variability in observed sea surface temperatures in the North Atlantic Ocean. These links are extensive, influencing a range of climate processes such as hurricane activity and African Sahel and Amazonian droughts. The variability is distinct from historical global-mean temperature changes and is commonly attributed to natural ocean oscillations. A number of studies have provided evidence that aerosols can influence long-term changes in sea surface temperatures, but climate models have so far failed to reproduce these interactions and the role of aerosols in decadal variability remains unclear. Here we use a state-of-the-art Earth system climate model to show that aerosol emissions and periods of volcanic activity explain 76 per cent of the simulated multidecadal variance in detrended 1860-2005 North Atlantic sea surface temperatures. After 1950, simulated variability is within observational estimates; our estimates for 1910-1940 capture twice the warming of previous generation models but do not explain the entire observed trend. Other processes, such as ocean circulation, may also have contributed to variability in the early twentieth century. Mechanistically, we find that inclusion of aerosol-cloud microphysical effects, which were included in few previous multimodel ensembles, dominates the magnitude (80 per cent) and the spatial pattern of the total surface aerosol forcing in the North Atlantic. Our findings suggest that anthropogenic aerosol emissions influenced a range of societally important historical climate events such as peaks in hurricane activity and Sahel drought. Decadal-scale model predictions of regional Atlantic climate will probably be improved by incorporating aerosol-cloud microphysical interactions and estimates of future concentrations of aerosols, emissions of which are directly addressable by policy actions.", "author" : [ { "dropping-particle" : "", "family" : "Booth", "given" : "Ben B B", "non-dropping-particle" : "", "parse-names" : false, "suffix" : "" }, { "dropping-particle" : "", "family" : "Dunstone", "given" : "Nick J.", "non-dropping-particle" : "", "parse-names" : false, "suffix" : "" }, { "dropping-particle" : "", "family" : "Halloran", "given" : "Paul R.", "non-dropping-particle" : "", "parse-names" : false, "suffix" : "" }, { "dropping-particle" : "", "family" : "Andrews", "given" : "Timothy", "non-dropping-particle" : "", "parse-names" : false, "suffix" : "" }, { "dropping-particle" : "", "family" : "Bellouin", "given" : "Nicolas", "non-dropping-particle" : "", "parse-names" : false, "suffix" : "" } ], "container-title" : "Nature", "id" : "ITEM-1", "issue" : "7393", "issued" : { "date-parts" : [ [ "2012" ] ] }, "page" : "228-232", "publisher" : "Nature Publishing Group", "title" : "Aerosols implicated as a prime driver of twentieth-century North Atlantic climate variability", "translator" : [ { "dropping-particle" : "", "family" : "J4108", "given" : "", "non-dropping-particle" : "", "parse-names" : false, "suffix" : "" } ], "type" : "article-journal", "volume" : "484" }, "uris" : [ "http://www.mendeley.com/documents/?uuid=3d60faa1-5b74-4f14-86dd-0db0a418829e" ] }, { "id" : "ITEM-2", "itemData" : { "DOI" : "10.1126/science.1257856", "ISSN" : "0036-8075", "abstract" : "Which recent climate changes have been forced by greenhouse gas emissions, and which have been natural fluctuations of the climate system? Steinman et al. combined observational data and a large collection of climate models to assess the Northern Hemisphere climate over the past 150 years (see the Perspective by Booth). At various points in time, the Pacific Decadal Oscillation and the Atlantic Multidecadal Oscillation have played particularly large roles in producing temperature trends. Their effects have combined to cause the apparent pause in warming at the beginning of the 21st century, known as the warming {\\textquotedblleft}hiatus.{\\textquotedblright} This pause is projected to end in the near future as temperatures resume their upward climb.Science, this issue p. 988; see also p. 952 The recent slowdown in global warming has brought into question the reliability of climate model projections of future temperature change and has led to a vigorous debate over whether this slowdown is the result of naturally occurring, internal variability or forcing external to Earth{\\textquoteright}s climate system. To address these issues, we applied a semi-empirical approach that combines climate observations and model simulations to estimate Atlantic- and Pacific-based internal multidecadal variability (termed {\\textquotedblleft}AMO{\\textquotedblright} and {\\textquotedblleft}PMO,{\\textquotedblright} respectively). Using this method, the AMO and PMO are found to explain a large proportion of internal variability in Northern Hemisphere mean temperatures. Competition between a modest positive peak in the AMO and a substantially negative-trending PMO are seen to produce a slowdown or {\\textquotedblleft}false pause{\\textquotedblright} in warming of the past decade.", "author" : [ { "dropping-particle" : "", "family" : "Steinman", "given" : "Byron A", "non-dropping-particle" : "", "parse-names" : false, "suffix" : "" }, { "dropping-particle" : "", "family" : "Mann", "given" : "Michael E", "non-dropping-particle" : "", "parse-names" : false, "suffix" : "" }, { "dropping-particle" : "", "family" : "Miller", "given" : "Sonya K", "non-dropping-particle" : "", "parse-names" : false, "suffix" : "" } ], "container-title" : "Science", "id" : "ITEM-2", "issue" : "6225", "issued" : { "date-parts" : [ [ "2015" ] ] }, "page" : "988-991", "publisher" : "American Association for the Advancement of Science", "title" : "Atlantic and Pacific multidecadal oscillations and Northern Hemisphere temperatures", "translator" : [ { "dropping-particle" : "", "family" : "J4365", "given" : "", "non-dropping-particle" : "", "parse-names" : false, "suffix" : "" } ], "type" : "article-journal", "volume" : "347" }, "uris" : [ "http://www.mendeley.com/documents/?uuid=2d23536a-4369-400c-94d7-ef77e5c0af8a" ] }, { "id" : "ITEM-3", "itemData" : { "DOI" : "10.1002/2016GL071337", "abstract" : "Abstract We analyze the Atlantic multidecadal oscillation (AMO) in the preindustrial (PI) and historical (HIST) simulations from the Coupled Model Intercomparison Project Phase 5 (CMIP5) to assess the drivers of the observed AMO from 1865 to 2005. We draw 141 year samples from the 41 CMIP5 model's PI runs and compare the correlation and variance between the observed AMO and the simulated PI and HIST AMO. The correlation coefficients in 38 forced (HIST) models are above the 90% confidence level and explain up to 56% of the observed variance. The probability that any of the unforced (PI) models do as well is less than 3% in 31 models. Multidecadal variability is larger in 39 CMIP5 HIST simulations and in all HIST members of the Community Earth System Model Large Ensemble than their corresponding PI. We conclude that there is an essential role for external forcing in driving the observed AMO.", "author" : [ { "dropping-particle" : "", "family" : "Murphy", "given" : "Lisa N", "non-dropping-particle" : "", "parse-names" : false, "suffix" : "" }, { "dropping-particle" : "", "family" : "Bellomo", "given" : "Katinka", "non-dropping-particle" : "", "parse-names" : false, "suffix" : "" }, { "dropping-particle" : "", "family" : "Cane", "given" : "Mark", "non-dropping-particle" : "", "parse-names" : false, "suffix" : "" }, { "dropping-particle" : "", "family" : "Clement", "given" : "Amy", "non-dropping-particle" : "", "parse-names" : false, "suffix" : "" } ], "container-title" : "Geophysical Research Letters", "id" : "ITEM-3", "issue" : "5", "issued" : { "date-parts" : [ [ "2017" ] ] }, "page" : "2472-2480", "title" : "The role of historical forcings in simulating the observed Atlantic multidecadal oscillation", "translator" : [ { "dropping-particle" : "", "family" : "J4095", "given" : "", "non-dropping-particle" : "", "parse-names" : false, "suffix" : "" } ], "type" : "article-journal", "volume" : "44" }, "uris" : [ "http://www.mendeley.com/documents/?uuid=2068edad-25fc-43e5-ab6d-3a7c53a31c84" ] }, { "id" : "ITEM-4", "itemData" : { "DOI" : "10.1029/2018GL079970", "ISSN" : "0094-8276", "abstract" : "Abstract The extent and mechanisms of the Atlantic response to the historical (1850?1975) increase of sulphate aerosol emissions from North America and Europe as simulated in eight-member ensemble experiments with the coupled Community Earth System Model (CESM1)-Community Atmosphere Model version 5.3 are contrasted. The results show that aerosols from either source cause a long-term cooling of North Atlantic sea surface temperatures, with the patterns a combination of atmospheric aerosol effects and an aerosol-induced strengthening of the Atlantic Meridional Overturning Circulation. The response to North American emissions is larger since prevailing winds cause wider aerosol spread over the Atlantic, collocated with climatological cloud cover. The Intertropical Convergence Zone shifts southward affecting tropical precipitation globally. The simulated (multi)decadal components of sea surface temperature and Atlantic Meridional Overturning Circulation variability are furthermore primarily externally forced. The analysis provides novel insights into the mechanisms of aerosol impact on the Atlantic. It suggests that projected further emission reductions will lead to opposite changes.", "author" : [ { "dropping-particle" : "", "family" : "Undorf", "given" : "S", "non-dropping-particle" : "", "parse-names" : false, "suffix" : "" }, { "dropping-particle" : "", "family" : "Bollasina", "given" : "M A", "non-dropping-particle" : "", "parse-names" : false, "suffix" : "" }, { "dropping-particle" : "", "family" : "Booth", "given" : "B B B", "non-dropping-particle" : "", "parse-names" : false, "suffix" : "" }, { "dropping-particle" : "", "family" : "Hegerl", "given" : "G C", "non-dropping-particle" : "", "parse-names" : false, "suffix" : "" } ], "container-title" : "Geophysical Research Letters", "id" : "ITEM-4", "issue" : "21", "issued" : { "date-parts" : [ [ "2018", "11", "16" ] ] }, "note" : "doi: 10.1029/2018GL079970", "page" : "11,911-930,940", "publisher" : "John Wiley &amp; Sons, Ltd", "title" : "Contrasting the Effects of the 1850\u20131975 Increase in Sulphate Aerosols from North America and Europe on the Atlantic in the CESM", "translator" : [ { "dropping-particle" : "", "family" : "J5303", "given" : "", "non-dropping-particle" : "", "parse-names" : false, "suffix" : "" } ], "type" : "article-journal", "volume" : "45" }, "uris" : [ "http://www.mendeley.com/documents/?uuid=a103dc17-1791-428f-8a64-e253fd5e548d" ] }, { "id" : "ITEM-5", "itemData" : { "DOI" : "10.1175/JCLI-D-18-0555.1", "ISSN" : "08948755", "abstract" : "The early twentieth-century warming (EW; 1910\u201345) and the mid-twentieth-century cooling (MC; 1950\u201380) have been linked to both internal variability of the climate system and changes in external radiative forcing. The degree to which either of the two factors contributed to EW and MC, or both, is still debated. Using a two-box impulse response model, we demonstrate that multidecadal ocean variability was unlikely to be the driver of observed changes in global mean surface temperature (GMST) after AD 1850. Instead, virtually all (97%\u201398%) of the global low-frequency variability (&gt;30 years) can be explained by external forcing. We find similarly high percentages of explained variance for interhemispheric and land\u2013ocean temperature evolution. Three key aspects are identified that underpin the conclusion of this new study: inhomogeneous anthropogenic aerosol forcing (AER), biases in the instrumental sea surface temperature (SST) datasets, and inadequate representation of the response to varying forcing factors. Once the spatially heterogeneous nature of AER is accounted for, the MC period is reconcilable with external drivers. SST biases and imprecise forcing responses explain the putative disagreement between models and observations during the EW period. As a consequence, Atlantic multidecadal variability (AMV) is found to be primarily controlled by external forcing too. Future attribution studies should account for these important factors when discriminating between externally forced and internally generated influences on climate. We argue that AMV must not be used as a regressor and suggest a revised AMV index instead [the North Atlantic Variability Index (NAVI)]. Our associated best estimate for the transient climate response (TCR) is 1.57 K (\u00b10.70 at the 5%\u201395% confidence level).", "author" : [ { "dropping-particle" : "", "family" : "Haustein", "given" : "Karsten", "non-dropping-particle" : "", "parse-names" : false, "suffix" : "" }, { "dropping-particle" : "", "family" : "Otto", "given" : "Friederike E.L.", "non-dropping-particle" : "", "parse-names" : false, "suffix" : "" }, { "dropping-particle" : "", "family" : "Venema", "given" : "Victor", "non-dropping-particle" : "", "parse-names" : false, "suffix" : "" }, { "dropping-particle" : "", "family" : "Jacobs", "given" : "Peter", "non-dropping-particle" : "", "parse-names" : false, "suffix" : "" }, { "dropping-particle" : "", "family" : "Cowtan", "given" : "Kevin", "non-dropping-particle" : "", "parse-names" : false, "suffix" : "" }, { "dropping-particle" : "", "family" : "Hausfather", "given" : "Zeke", "non-dropping-particle" : "", "parse-names" : false, "suffix" : "" }, { "dropping-particle" : "", "family" : "Way", "given" : "Robert G.", "non-dropping-particle" : "", "parse-names" : false, "suffix" : "" }, { "dropping-particle" : "", "fam</w:instrText>
      </w:r>
      <w:r w:rsidR="00E719C0" w:rsidRPr="006814DF">
        <w:rPr>
          <w:noProof/>
        </w:rPr>
        <w:instrText>ily" : "White", "given" : "Bethan", "non-dropping-particle" : "", "parse-names" : false, "suffix" : "" }, { "dropping-particle" : "", "family" : "Subramanian", "given" : "Aneesh", "non-dropping-particle" : "", "parse-names" : false, "suffix" : "" }, { "dropping-particle" : "", "family" : "Schurer", "given" : "Andrew P.", "non-dropping-particle" : "", "parse-names" : false, "suffix" : "" } ], "container-title" : "Journal of Climate", "id" : "ITEM-5", "issue" : "16", "issued" : { "date-parts" : [ [ "2019", "8" ] ] }, "page" : "4893-4917", "title" : "A limited role for unforced internal variability in twentieth-century warming", "translator" : [ { "dropping-particle" : "", "family" : "J6174", "given" : "", "non-dropping-particle" : "", "parse-names" : false, "suffix" : "" } ], "type" : "article-journal", "volume" : "32" }, "uris" : [ "http://www.mendeley.com/documents/?uuid=31cb3ace-dc3f-46e7-b146-687ffacf9abc" ] } ], "mendeley" : { "formattedCitation" : "(Booth et al., 2012; Steinman et al., 2015; Murphy et al., 2017; Undorf et al., 2018a; Haustein et al., 2019)", "plainTextFormattedCitation" : "(Booth et al., 2012; Steinman et al., 2015; Murphy et al., 2017; Undorf et al., 2018a; Haustein et al., 2019)", "previouslyFormattedCitation" : "(Booth et al., 2012; Steinman et al., 2015; Murphy et al., 2017; Undorf et al., 2018a; Haustein et al., 2019)" }, "properties" : { "noteIndex" : 0 }, "schema" : "https://github.com/citation-style-language/schema/raw/master/csl-citation.json" }</w:instrText>
      </w:r>
      <w:r>
        <w:rPr>
          <w:noProof/>
        </w:rPr>
        <w:fldChar w:fldCharType="separate"/>
      </w:r>
      <w:r w:rsidR="00393F8C">
        <w:rPr>
          <w:noProof/>
        </w:rPr>
        <w:t>(Booth et al., 2012; Steinman et al., 2015; Murphy et al., 2017; Undorf et al., 2018a; Haustein et al., 2019)</w:t>
      </w:r>
      <w:r>
        <w:rPr>
          <w:noProof/>
        </w:rPr>
        <w:fldChar w:fldCharType="end"/>
      </w:r>
      <w:r w:rsidRPr="00E457C1">
        <w:rPr>
          <w:noProof/>
        </w:rPr>
        <w:t xml:space="preserve">. </w:t>
      </w:r>
      <w:r w:rsidRPr="00E457C1">
        <w:rPr>
          <w:noProof/>
          <w:lang w:val="en-US"/>
        </w:rPr>
        <w:t>The latest observed AMV shift from the cold to the warm phase in the mid-1990s at the surface ocean is well captured in the CMIP6 forced component and may be associated with the lagged response to increased AMOC due to strong anthropogenic aerosol forcing over 1955</w:t>
      </w:r>
      <w:del w:id="3285" w:author="Sara M Tuson" w:date="2021-06-24T11:18:00Z">
        <w:r w:rsidRPr="00E457C1" w:rsidDel="00D269C7">
          <w:rPr>
            <w:noProof/>
            <w:lang w:val="en-US"/>
          </w:rPr>
          <w:delText>-</w:delText>
        </w:r>
      </w:del>
      <w:ins w:id="3286" w:author="Sara M Tuson" w:date="2021-06-24T11:18:00Z">
        <w:r w:rsidR="00D269C7">
          <w:rPr>
            <w:noProof/>
            <w:lang w:val="en-US"/>
          </w:rPr>
          <w:t>–</w:t>
        </w:r>
      </w:ins>
      <w:r w:rsidRPr="00E457C1">
        <w:rPr>
          <w:noProof/>
          <w:lang w:val="en-US"/>
        </w:rPr>
        <w:t xml:space="preserve">1985 </w:t>
      </w:r>
      <w:r>
        <w:rPr>
          <w:noProof/>
        </w:rPr>
        <w:fldChar w:fldCharType="begin" w:fldLock="1"/>
      </w:r>
      <w:r w:rsidR="00E719C0">
        <w:rPr>
          <w:noProof/>
          <w:lang w:val="en-US"/>
        </w:rPr>
        <w:instrText>ADDIN CSL_CITATION { "citationItems" : [ { "id" : "ITEM-1", "itemData" : { "DOI" : "10.1029/2020GL088166", "ISSN" : "19448007", "abstract" : "The Atlantic Meridional Overturning Circulation (AMOC) has been, and will continue to be, a key factor in the modulation of climate change both locally and globally. However, there remains considerable uncertainty in recent AMOC evolution. Here, we show that the multimodel mean AMOC strengthened by approximately 10% from 1850\u20131985 in new simulations from the 6th Coupled Model Intercomparison Project (CMIP6), a larger change than was seen in CMIP5. Across the models, the strength of the AMOC trend up to 1985 is related to a proxy for the strength of the aerosol forcing. Therefore, the multimodel difference is a result of stronger anthropogenic aerosol forcing on average in CMIP6 than CMIP5, which is primarily due to more models including aerosol-cloud interactions. However, observational constraints\u2014including a historical sea surface temperature fingerprint and shortwave radiative forcing in recent decades\u2014suggest that anthropogenic forcing and/or the AMOC response may be overestimated.", "author" : [ { "dropping-particle" : "", "family" : "Menary", "given" : "Matthew B.", "non-dropping-particle" : "", "parse-names" : false, "suffix" : "" }, { "dropping-particle" : "", "family" : "Robson", "given" : "Jon", "non-dropping-particle" : "", "parse-names" : false, "suffix" : "" }, { "dropping-particle" : "", "family" : "Allan", "given" : "Richard P.", "non-dropping-particle" : "", "parse-names" : false, "suffix" : "" }, { "dropping-particle" : "", "family" : "Booth", "given" : "Ben B.B.", "non-dropping-particle" : "", "parse-names" : false, "suffix" : "" }, { "dropping-particle" : "", "family" : "Cassou", "given" : "Christophe", "non-dropping-particle" : "", "parse-names" : false, "suffix" : "" }, { "dropping-particle" : "", "family" : "Gastineau", "given" : "Guillaume", "non-dropping-particle" : "", "parse-names" : false, "suffix" : "" }, { "dropping-particle" : "", "family" : "Gregory", "given" : "Jonathan", "non-dropping-particle" : "", "parse-names" : false, "suffix" : "" }, { "dropping-particle" : "", "family" : "Hodson", "given" : "Dan", "non-dropping-particle" : "", "parse-names" : false, "suffix" : "" }, { "dropping-particle" : "", "family" : "Jones", "given" : "Colin", "non-dropping-particle" : "", "parse-names" : false, "suffix" : "" }, { "dropping-particle" : "", "family" : "Mignot", "given" : "Juliette", "non-dropping-particle" : "", "parse-names" : false, "suffix" : "" }, { "dropping-particle" : "", "family" : "Ringer", "given" : "Mark", "non-dropping-particle" : "", "parse-names" : false, "suffix" : "" }, { "dropping-particle" : "", "family" : "Sutton", "given" : "Rowan", "non-dropping-particle" : "", "parse-names" : false, "suffix" : "" }, { "dropping-particle" : "", "family" : "Wilcox", "given" : "Laura", "non-dropping-particle" : "", "parse-names" : false, "suffix" : "" }, { "dropping-particle" : "", "family" : "Zhang", "given" : "Rong", "non-dropping-particle" : "", "parse-names" : false, "suffix" : "" } ], "container-title" : "Geophysical Research Letters", "id" : "ITEM-1", "issue" : "14", "issued" : { "date-parts" : [ [ "2020" ] ] }, "title" : "Aerosol-Forced AMOC Changes in CMIP6 Historical Simulations", "translator" : [ { "dropping-particle" : "", "family" : "J6049", "given" : "", "non-dropping-particle" : "", "parse-names" : false, "suffix" : "" } ], "type" : "article-journal", "volume" : "47" }, "uris" : [ "http://www.mendeley.com/documents/?uuid=13df8141-3387-4232-9847-d455d8eca331" ] } ], "mendeley" : { "formattedCitation" : "(Menary et al., 2020)", "plainTextFormattedCitation" : "(Menary et al., 2020)", "previouslyFormattedCitation" : "(Menary et al., 2020)" }, "properties" : { "noteIndex" : 0 }, "schema" : "https://github.com/citation-style-language/schema/raw/master/csl-citation.json" }</w:instrText>
      </w:r>
      <w:r>
        <w:rPr>
          <w:noProof/>
        </w:rPr>
        <w:fldChar w:fldCharType="separate"/>
      </w:r>
      <w:r w:rsidR="00393F8C">
        <w:rPr>
          <w:noProof/>
          <w:lang w:val="en-US"/>
        </w:rPr>
        <w:t>(Menary et al., 2020)</w:t>
      </w:r>
      <w:r>
        <w:rPr>
          <w:noProof/>
        </w:rPr>
        <w:fldChar w:fldCharType="end"/>
      </w:r>
      <w:r w:rsidRPr="00E457C1">
        <w:rPr>
          <w:noProof/>
          <w:lang w:val="en-US"/>
        </w:rPr>
        <w:t xml:space="preserve"> in combination with the rapid response through surface flux processes to declining aerosol forcing and increasing </w:t>
      </w:r>
      <w:r w:rsidR="007774C9" w:rsidRPr="00E457C1">
        <w:rPr>
          <w:noProof/>
          <w:lang w:val="en-US"/>
        </w:rPr>
        <w:t xml:space="preserve">greenhouse gas </w:t>
      </w:r>
      <w:r w:rsidRPr="00E457C1">
        <w:rPr>
          <w:noProof/>
          <w:lang w:val="en-US"/>
        </w:rPr>
        <w:t xml:space="preserve">influence since then. </w:t>
      </w:r>
      <w:r>
        <w:rPr>
          <w:noProof/>
          <w:lang w:val="en-US"/>
        </w:rPr>
        <w:t xml:space="preserve">However, natural forcings may have also played a significant role. For instance, </w:t>
      </w:r>
      <w:r w:rsidRPr="00E457C1">
        <w:rPr>
          <w:noProof/>
          <w:lang w:val="en-US"/>
        </w:rPr>
        <w:t>volcanic forcing has been shown to contribute in part to the cold phases of the AMV</w:t>
      </w:r>
      <w:r w:rsidR="00C809D2" w:rsidRPr="00E457C1">
        <w:rPr>
          <w:noProof/>
          <w:lang w:val="en-US"/>
        </w:rPr>
        <w:t>-</w:t>
      </w:r>
      <w:r w:rsidRPr="00E457C1">
        <w:rPr>
          <w:noProof/>
          <w:lang w:val="en-US"/>
        </w:rPr>
        <w:t>related</w:t>
      </w:r>
      <w:r w:rsidR="00C809D2" w:rsidRPr="00E457C1">
        <w:rPr>
          <w:noProof/>
          <w:lang w:val="en-US"/>
        </w:rPr>
        <w:t xml:space="preserve"> SST</w:t>
      </w:r>
      <w:r w:rsidRPr="00E457C1">
        <w:rPr>
          <w:noProof/>
          <w:lang w:val="en-US"/>
        </w:rPr>
        <w:t xml:space="preserve"> anomalies observed in the 20</w:t>
      </w:r>
      <w:r w:rsidRPr="00C46A2B">
        <w:rPr>
          <w:noProof/>
          <w:lang w:val="en-US"/>
          <w:rPrChange w:id="3287" w:author="Sara M Tuson" w:date="2021-06-28T09:49:00Z">
            <w:rPr>
              <w:noProof/>
              <w:vertAlign w:val="superscript"/>
              <w:lang w:val="en-US"/>
            </w:rPr>
          </w:rPrChange>
        </w:rPr>
        <w:t>th</w:t>
      </w:r>
      <w:r w:rsidRPr="00E457C1">
        <w:rPr>
          <w:noProof/>
          <w:lang w:val="en-US"/>
        </w:rPr>
        <w:t xml:space="preserve"> century </w:t>
      </w:r>
      <w:r>
        <w:rPr>
          <w:noProof/>
        </w:rPr>
        <w:fldChar w:fldCharType="begin" w:fldLock="1"/>
      </w:r>
      <w:r w:rsidR="00E719C0">
        <w:rPr>
          <w:noProof/>
          <w:lang w:val="en-US"/>
        </w:rPr>
        <w:instrText>ADDIN CSL_CITATION { "citationItems" : [ { "id" : "ITEM-1", "itemData" : { "DOI" : "10.1029/2012GL053046", "ISSN" : "00948276", "author" : [ { "dropping-particle" : "", "family" : "Terray", "given" : "Laurent", "non-dropping-particle" : "", "parse-names" : false, "suffix" : "" } ], "container-title" : "Geophysical Research Letters", "id" : "ITEM-1", "issue" : "19", "issued" : { "date-parts" : [ [ "2012", "10" ] ] }, "page" : "n/a-n/a", "title" : "Evidence for multiple drivers of North Atlantic multi-decadal climate variability", "translator" : [ { "dropping-particle" : "", "family" : "J5165", "given" : "", "non-dropping-particle" : "", "parse-names" : false, "suffix" : "" } ], "type" : "article-journal", "volume" : "39" }, "uris" : [ "http://www.mendeley.com/documents/?uuid=db0332e1-901b-430e-b02f-66067f7d9b6d" ] }, { "id" : "ITEM-2", "itemData" : { "DOI" : "10.1016/j.gloplacha.2017.01.006", "ISSN" : "0921-8181",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"ITEM-2", "issued" : { "date-parts" : [ [ "2017" ] ] }, "page" : "24-45", "title" : "Impact of explosive volcanic eruptions on the main climate variability modes", "translator" : [ { "dropping-particle" : "", "family" : "J568", "given" : "", "non-dropping-particle" : "", "parse-names" : false, "suffix" : "" } ], "type" : "article-journal", "volume" : "150" }, "uris" : [ "http://www.mendeley.com/documents/?uuid=c3a92559-4a05-4514-a882-0fb4fedf08da" ] }, { "id" : "ITEM-3", "itemData" : { "DOI" : "10.1175/JCLI-D-16-0301.1", "ISSN" : "0894-8755", "abstract" : "AbstractResults from a study inspecting the origins of multidecadal variability in the North Atlantic sea surface temperature (NASST) are presented. The authors target in particular the 1940?75 ?warm-to-cold? transition, an event that is generally framed in the context of the longer-term Atlantic multidecadal variability (AMV) cycle, in turn associated with the Atlantic meridional overturning circulation (AMOC) internal variability. Here the authors examine the ability of uninitialized, historical integrations from the phase 5 of the Coupled Model Intercomparison Project (CMIP5) archive to retrospectively reproduce this specific episode of twentieth-century climatic history, under a hierarchy of forcing conditions. For this purpose, both standard and so-called historical Misc CMIP5 simulations of the historical climate (combining selected natural and anthropogenic forcings) are exploited. Based on this multimodel analysis, evidence is found for a significant influence of anthropogenic agents on multidecadal sea surface temperature (SST) fluctuations across the Atlantic sector, suggesting that anthropogenic aerosols and greenhouse gases might have played a key role in the 1940?75 North Atlantic cooling. However, the diagnosed forced response in CMIP5 models appears to be affected by a large uncertainty, with only a limited subset of models displaying significant skill in reproducing the mid-twentieth-century NASST cooling. Such uncertainty originates from the existence of well-defined behavioral clusters within the analyzed CMIP5 ensembles, with the bulk of the models splitting into two main clusters. Such a strong polarization calls for some caution when using a multimodel ensemble mean in climate model analyses, as averaging across fairly distinct model populations may result, through mutual cancellation, in a rather artificial description of the actual multimodel ensemble behavior.A potentially important role for both anthropogenic aerosols and greenhouse gases with regard to the observed North Atlantic multidecadal variability has clear implications for decadal predictability and predictions. The uncertainty associated with alternative aerosol and greenhouse gas emission scenarios should be duly accounted for in designing a common protocol for coordinated decadal forecast experiments.", "author" : [ { "dropping-particle" : "", "family" : "Bellucci", "given" : "A", "non-dropping-particle" : "", "parse-names" : false, "suffix" : "" }, { "dropping-particle" : "", "family" : "Mariotti", "given" : "A", "non-dropping-particle" : "", "parse-names" : false, "suffix" : "" }, { "dropping-particle" : "", "family" : "Gualdi", "given" : "S", "non-dropping-particle" : "", "parse-names" : false, "suffix" : "" } ], "container-title" : "Journal of Climate", "id" : "ITEM-3", "issue" : "18", "issued" : { "date-parts" : [ [ "2017", "6", "20" ] ] }, "note" : "doi: 10.1175/JCLI-D-16-0301.1", "page" : "7317-7337", "publisher" : "American Meteorological Society", "title" : "The Role of Forcings in the Twentieth-Century North Atlantic Multidecadal Variability: The 1940\u201375 North Atlantic Cooling Case Study", "translator" : [ { "dropping-particle" : "", "family" : "J4106", "given" : "", "non-dropping-particle" : "", "parse-names" : false, "suffix" : "" } ], "type" : "article-journal", "volume" : "30" }, "uris" : [ "http://www.mendeley.com/documents/?uuid=2c2e65cd-eb88-4493-a1fe-52d7dfd938c3" ] }, { "id" : "ITEM-4", "itemData" : { "DOI" : "10.1038/s41612-018-0036-6", "ISSN" : "23973722", "abstract" : "The Atlantic multidecadal oscillation (AMO) is a 60\u201370 year pattern of sea-surface temperature (SST) variability in the North Atlantic commonly ascribed to internal ocean dynamics and changes in northward heat transport. Recent modeling studies, however, suggest that SSTs fluctuate primarily in response to major volcanic eruptions and changes in atmospheric circulation. Here, we utilize historical SST, atmospheric reanalysis, and stratospheric aerosol optical depth data to examine the basic evidence supporting a volcanic link. We find that cool intervals across the North Atlantic coincide with two distinct episodes of explosive volcanic activity (1880s\u20131920s and 1960s\u20131990s), where key eruptions include 1883 Krakatau, 1902 Santa Mar\u00eda, 1912 Novarupta, 1963 Agung, 1982 El Chich\u00f3n, and 1991 Pinatubo. Cool SST patterns develop in association with an increased prevalence of North Atlantic Oscillation (NAO)+ atmospheric patterns caused by stratospheric aerosol loading and a steepened poleward temperature gradient. NAO+ patterns promote wind-driven advection, evaporative cooling, and increased albedo from enhanced Saharan dust transport and anthropogenic aerosols. SSTs across the subpolar gyre are regulated by strength of low pressure near Iceland and the associated wind-driven advection of cold surface water from the Labrador Sea. This is contrary to an interpretation that subpolar SSTs are driven by changes in ocean overturning circulation. We also find that North Pacific and global mean SST declines can be readily associated with the same volcanic triggers that affect the North Atlantic. Thus, external forcing from volcanic aerosols appears to underpin multi-decade SST variability observed in the historical record.", "author" : [ { "dropping-particle" : "", "family" : "Birkel", "given" : "Sean D.", "non-dropping-particle" : "", "parse-names" : false, "suffix" : "" }, { "dropping-particle" : "", "family" : "Mayewski", "given" : "Paul A.", "non-dropping-particle" : "", "</w:instrText>
      </w:r>
      <w:r w:rsidR="00E719C0" w:rsidRPr="006814DF">
        <w:rPr>
          <w:noProof/>
        </w:rPr>
        <w:instrText>parse-names" : false, "suffix" : "" }, { "dropping-particle" : "", "family" : "Maasch", "given" : "Kirk A.", "non-dropping-particle" : "", "parse-names" : false, "suffix" : "" }, { "dropping-particle" : "V.", "family" : "Kurbatov", "given" : "Andrei", "non-dropping-particle" : "", "parse-names" : false, "suffix" : "" }, { "dropping-particle" : "", "family" : "Lyon", "given" : "Bradfield", "non-dropping-particle" : "", "parse-names" : false, "suffix" : "" } ], "container-title" : "npj Climate and Atmospheric Science", "id" : "ITEM-4", "issue" : "1", "issued" : { "date-parts" : [ [ "2018", "12" ] ] }, "page" : "24", "title" : "Evidence for a volcanic underpinning of the Atlantic multidecadal oscillation", "translator" : [ { "dropping-particle" : "", "family" : "J6274", "given" : "", "non-dropping-particle" : "", "parse-names" : false, "suffix" : "" } ], "type" : "article-journal", "volume" : "1" }, "uris" : [ "http://www.mendeley.com/documents/?uuid=2737e8f3-0e6a-4aab-861b-81f3b9ea8c88" ] } ], "mendeley" : { "formattedCitation" : "(Terray, 2012; Bellucci et al., 2017; Swingedouw et al., 2017; Birkel et al., 2018)", "plainTextFormattedCitation" : "(Terray, 2012; Bellucci et al., 2017; Swingedouw et al., 2017; Birkel et al., 2018)", "previouslyFormattedCitation" : "(Terray, 2012; Bellucci et al., 2017; Swingedouw et al., 2017; Birkel et al., 2018)" }, "properties" : { "noteIndex" : 0 }, "schema" : "https://github.com/citation-style-language/schema/raw/master/csl-citation.json" }</w:instrText>
      </w:r>
      <w:r>
        <w:rPr>
          <w:noProof/>
        </w:rPr>
        <w:fldChar w:fldCharType="separate"/>
      </w:r>
      <w:r w:rsidR="00393F8C">
        <w:rPr>
          <w:noProof/>
          <w:lang w:val="fr-CA"/>
        </w:rPr>
        <w:t>(Terray, 2012; Bellucci et al., 2017; Swingedouw et al., 2017; Birkel et al., 2018)</w:t>
      </w:r>
      <w:r>
        <w:rPr>
          <w:noProof/>
        </w:rPr>
        <w:fldChar w:fldCharType="end"/>
      </w:r>
      <w:r w:rsidRPr="005B1F1A">
        <w:rPr>
          <w:noProof/>
          <w:lang w:val="fr-CA"/>
        </w:rPr>
        <w:t xml:space="preserve">. </w:t>
      </w:r>
      <w:r>
        <w:rPr>
          <w:noProof/>
          <w:lang w:val="en-US"/>
        </w:rPr>
        <w:t xml:space="preserve">Over the last millenium, </w:t>
      </w:r>
      <w:r w:rsidRPr="00E457C1">
        <w:rPr>
          <w:noProof/>
          <w:lang w:val="en-US"/>
        </w:rPr>
        <w:t>natural forcings including major volcanic eruptions and fluctuations in solar activity are thought to have driven a larger fraction of the multi</w:t>
      </w:r>
      <w:ins w:id="3288" w:author="Sara M Tuson" w:date="2021-06-27T21:55:00Z">
        <w:r w:rsidR="00492531">
          <w:rPr>
            <w:noProof/>
            <w:lang w:val="en-US"/>
          </w:rPr>
          <w:t>-</w:t>
        </w:r>
      </w:ins>
      <w:r w:rsidRPr="00E457C1">
        <w:rPr>
          <w:noProof/>
          <w:lang w:val="en-US"/>
        </w:rPr>
        <w:t xml:space="preserve">decadal variations in the AMV, with some interplay with internal processes </w:t>
      </w:r>
      <w:r>
        <w:fldChar w:fldCharType="begin" w:fldLock="1"/>
      </w:r>
      <w:r w:rsidR="007F62B7">
        <w:rPr>
          <w:noProof/>
          <w:lang w:val="en-US"/>
        </w:rPr>
        <w:instrText>ADDIN CSL_CITATION { "citationItems" : [ { "id" : "ITEM-1", "itemData" : { "DOI" : "10.1038/ngeo955", "ISSN" : "1752-0894", "author" : [ { "dropping-particle" : "", "family" : "Otter\u00e5", "given" : "Odd Helge", "non-dropping-particle" : "", "parse-names" : false, "suffix" : "" }, { "dropping-particle" : "", "family" : "Bentsen", "given" : "Mats", "non-dropping-particle" : "", "parse-names" : false, "suffix" : "" }, { "dropping-particle" : "", "family" : "Drange", "given" : "Helge", "non-dropping-particle" : "", "parse-names" : false, "suffix" : "" }, { "dropping-particle" : "", "family" : "Suo", "given" : "Lingling", "non-dropping-particle" : "", "parse-names" : false, "suffix" : "" } ], "container-title" : "Nature Geoscience", "id" : "ITEM-1", "issue" : "10", "issued" : { "date-parts" : [ [ "2010", "10", "12" ] ] }, "page" : "688-694", "title" : "External forcing as a metronome for Atlantic multidecadal variability", "translator" : [ { "dropping-particle" : "", "family" : "J5267", "given" : "", "non-dropping-particle" : "", "parse-names" : false, "suffix" : "" } ], "type" : "article-journal", "volume" : "3" }, "uris" : [ "http://www.mendeley.com/documents/?uuid=92e2080d-a950-429e-886c-8858418df6d7" ] }, { "id" : "ITEM-2", "itemData" : { "DOI" : "10.1038/ngeo2962", "ISSN" : "1752-0894", "author" : [ { "dropping-particle" : "", "family" : "Wang", "given" : "Jianglin", "non-dropping-particle" : "", "parse-names" : false, "suffix" : "" }, { "dropping-particle" : "", "family" : "Yang", "given" : "Bao", "non-dropping-particle" : "", "parse-names" : false, "suffix" : "" }, { "dropping-particle" : "", "family" : "Ljungqvist", "given" : "Fredrik Charpentier", "non-dropping-particle" : "", "parse-names" : false, "suffix" : "" }, { "dropping-particle" : "", "family" : "Luterbacher", "given" : "J\u00fcrg", "non-dropping-particle" : "", "parse-names" : false, "suffix" : "" }, { "dropping-particle" : "", "family" : "Osborn", "given" : "Timothy J.", "non-dropping-particle" : "", "parse-names" : false, "suffix" : "" }, { "dropping-particle" : "", "family" : "Briffa", "given" : "Keith R.", "non-dropping-particle" : "", "parse-names" : false, "suffix" : "" }, { "dropping-particle" : "", "family" : "Zorita", "given" : "Eduardo", "non-dropping-particle" : "", "parse-names" : false, "suffix" : "" } ], "container-title" : "Nature Geoscience", "id" : "ITEM-2", "issue" : "7", "issued" : { "date-parts" : [ [ "2017", "7", "29" ] ] }, "page" : "512-517", "title" : "Internal and external forcing of multidecadal Atlantic climate variability over the past 1,200 years", "translator" : [ { "dropping-particle" : "", "family" : "J6316", "given" : "", "non-dropping-particle" : "", "parse-names" : false, "suffix" : "" } ], "type" : "article-journal", "volume" : "10" }, "uris" : [ "http://www.mendeley.com/documents/?uuid=19012fe3-5478-439d-8b6f-1cfdb3e0efb1", "http://www.mendeley.com/documents/?uuid=eea24b65-884f-45fa-8fba-f696369818a6", "http://www.mendeley.com/documents/?uuid=c2dbf38f-ceab-41f5-9ec7-a680c869299e" ] }, { "id" : "ITEM-3", "itemData" : { "DOI" : "10.1038/ncomms4323", "ISSN" : "2041-1723", "author" : [ { "dropping-particle" : "", "family" : "Knudsen", "given" : "Mads Faurschou", "non-dropping-particle" : "", "parse-names" : false, "suffix" : "" }, { "dropping-particle" : "", "family" : "Jacobsen", "given" : "Bo Holm", "non-dropping-particle" : "", "parse-names" : false, "suffix" : "" }, { "dropping-particle" : "", "family" : "Seidenkrantz", "given" : "Marit-Solveig", "non-dropping-particle" : "", "parse-names" : false, "suffix" : "" }, { "dropping-particle" : "", "family" : "Olsen", "given" : "Jesper", "non-dropping-particle" : "", "parse-names" : false, "suffix" : "" } ], "container-title" : "Nature Communications", "id" : "ITEM-3", "issue" : "1", "issued" : { "date-parts" : [ [ "2014", "5", "25" ] ] }, "page" : "3323", "title" : "Evidence for external forcing of the Atlantic Multidecadal Oscillation since termination of the Little Ice Age", "translator" : [ { "dropping-particle" : "", "family" : "J6716", "given" : "", "non-dropping-particle" : "", "parse-names" : false, "suffix" : "" } ], "type" : "article-journal", "volume" : "5" }, "uris" : [ "http://www.mendeley.com/documents/?uuid=c47c78cf-9f68-406f-92b5-8811ff62b129" ] }, { "id" : "ITEM-4", "itemData" : { "DOI" : "10.1007/s00382-017-3832-5", "ISSN" : "0930-7575", "author" : [ { "dropping-particle" : "", "family" : "Malik", "given" : "Abdul", "non-dropping-particle" : "", "parse-names" : false, "suffix" : "" }, { "dropping-particle" : "", "family" : "Br\u00f6nnimann", "given" : "Stefan", "non-dropping-particle" : "", "parse-names" : false, "suffix" : "" }, { "dropping-particle" : "", "family" : "Perona", "given" : "Paolo", "non-dropping-particle" : "", "parse-names" : false, "suffix" : "" } ], "container-title" : "Climate Dynamics", "id" : "ITEM-4", "issue" : "9-10", "issued" : { "date-parts" : [ [ "2018", "5", "31" ] ] }, "page" : "3649-3670", "title" : "Statistical link between external climate forcings and modes of ocean variability", "translator" : [ { "dropping-particle" : "", "family" : "J6709", "given" : "", "non-dropping-particle" : "", "parse-names" : false, "suffix" : "" } ], "type" : "article-journal", "volume" : "50" }, "uris" : [ "http://www.mendeley.com/documents/?uuid=9c178009-9512-4f85-bcc3-4bd13943c23d" ] }, { "id" : "ITEM-5", "itemData" : { "DOI" : "10.1038/ngeo2094", "ISSN" : "1752-0894", "author" : [ { "dropping-particle" : "", "family" : "Moffa-S\u00e1nchez", "given" : "Paola", "non-dropping-particle" : "", "parse-names" : false, "suffix" : "" }, { "dropping-particle" : "", "family" : "Born", "given" : "Andreas", "non-dropping-particle" : "", "parse-names" : false, "suffix" : "" }, { "dropping-particle" : "", "family" : "Hall", "given" : "Ian R.", "non-dropping-particle" : "", "parse-names" : false, "suffix" : "" }, { "dropping-particle" : "", "family" : "Thornalley", "given" : "David J. R.", "non-dropping-particle" : "", "parse-names" : false, "suffix" : "" }, { "dropping-particle" : "", "family" : "Barker", "given" : "Stephen", "non-dropping-particle" : "", "parse-names" : false, "suffix" : "" } ], "container-title" : "Nature Geoscience", "id" : "ITEM-5", "issue" : "4", "issued" : { "date-parts" : [ [ "2014", "4", "9" ] ] }, "page" : "275-278", "title" : "Solar forcing of North Atlantic surface temperature and salinity over the past millennium", "translator" : [ { "dropping-particle" : "", "family" : "J6789", "given" : "", "non-dropping-particle" : "", "parse-names" : false, "suffix" : "" } ], "type" : "article-journal", "volume" : "7" }, "uris" : [ "http://www.mendeley.com/documents/?uuid=c917c1f2-35bc-46e7-a94a-5437eea484bc" ] }, { "id" : "ITEM-6", "itemData" : { "DOI" : "10.1126/science.abc5810", "abstract" : "The Atlantic Multidecadal Oscillation (AMO), a 50- to 70-year quasiperiodic variation of climate centered in the North Atlantic region, was long thought to be an internal oscillation of the climate system. Mann et al. now show that this variation is forced externally by episodes of high-amplitude explosive volcanism. They used an ensemble of climate models to evaluate the causes of the AMO, finding that volcanos are the most important influence, and that there is no evidence to show that it has been internally generated during the last millennium.Science, this issue p. 1014Past research argues for an internal multidecadal (40- to 60-year) oscillation distinct from climate noise. Recent studies have claimed that this so-termed Atlantic Multidecadal Oscillation is instead a manifestation of competing time-varying effects of anthropogenic greenhouse gases and sulfate aerosols. That conclusion is bolstered by the absence of robust multidecadal climate oscillations in control simulations of current-generation models. Paleoclimate data, however, do demonstrate multidecadal oscillatory behavior during the preindustrial era. By comparing control and forced \u201cLast Millennium\u201d simulations, we show that these apparent multidecadal oscillations are an artifact of pulses of volcanic activity during the preindustrial era that project markedly onto the multidecadal (50- to 70-year) frequency band. We conclude that there is no compelling evidence for internal multidecadal oscillations in the climate system.", "author" : [ { "dropping-particle" : "", "family" : "Mann", "given" : "Michael E", "non-dropping-particle" : "", "parse-names" : false, "suffix" : "" }, { "dropping-particle" : "", "family" : "Steinman", "given" : "Byron A", "non-dropping-particle" : "", "parse-names" : false, "suffix" : "" }, { "dropping-particle" : "", "family" : "Brouillette", "given" : "Daniel J", "non-dropping-particle" : "", "parse-names" : false, "suffix" : "" }, { "dropping-particle" : "", "family" : "Miller", "given" : "Sonya K", "non-dropping-particle" : "", "parse-names" : false, "suffix" : "" } ], "container-title" : "Science", "id" : "ITEM-6", "issue" : "6533", "issued" : { "date-parts" : [ [ "2021", "3", "5" ] ] }, "page" : "1014 LP  - 1019", "title" : "Multidecadal climate oscillations during the past millennium driven by volcanic forcing", "translator" : [ { "dropping-particle" : "", "family" : "J6989", "given" : "", "non-dropping-particle" : "", "parse-names" : false, "suffix" : "" } ], "type" : "article-journal", "volume" : "371" }, "uris" : [ "http://www.mendeley.com/documents/?uuid=a77d0ce9-9c92-486d-9756-59c838c196d5" ] } ], "mendeley" : { "formattedCitation" : "(Otter\u00e5 et al., 2010; Knudsen et al., 2014; Moffa-S\u00e1nchez et al., 2014; Wang et al., 2017b; Malik et al., 2018; Mann et al., 2021)", "manualFormatting" : "(Otter\u00e5 et al., 2010; Knudsen et al., 2014; Moffa-S\u00e1nchez et al., 2014; J. Wang et al., 2017; Malik et al., 2018; Mann et al., 2021)", "plainTextFormattedCitation" : "(Otter\u00e5 et al., 2010; Knudsen et al., 2014; Moffa-S\u00e1nchez et al., 2014; Wang et al., 2017b; Malik et al., 2018; Mann et al., 2021)", "previouslyFormattedCitation" : "(Otter\u00e5 et al., 2010; Knudsen et al., 2014; Moffa-S\u00e1nchez et al., 2014; Wang et al., 2017b; Malik et al., 2018; Mann et al., 2021)" }, "properties" : { "noteIndex" : 0 }, "schema" : "https://github.com/citation-style-language/schema/raw/master/csl-citation.json" }</w:instrText>
      </w:r>
      <w:r>
        <w:fldChar w:fldCharType="separate"/>
      </w:r>
      <w:r w:rsidR="00393F8C">
        <w:rPr>
          <w:noProof/>
          <w:lang w:val="en-CA"/>
        </w:rPr>
        <w:t>(Otterå et al., 2010; Knudsen et al., 2014; Moffa-Sánchez et al., 2014; J. Wang et al., 2017; Malik et al., 2018; Mann et al., 2021)</w:t>
      </w:r>
      <w:r>
        <w:fldChar w:fldCharType="end"/>
      </w:r>
      <w:r w:rsidRPr="00C0372F">
        <w:rPr>
          <w:noProof/>
          <w:lang w:val="en-CA"/>
        </w:rPr>
        <w:t xml:space="preserve">, but </w:t>
      </w:r>
      <w:r w:rsidR="00B700EE" w:rsidRPr="00C0372F">
        <w:rPr>
          <w:noProof/>
          <w:lang w:val="en-CA"/>
        </w:rPr>
        <w:t>other studies question the role of natural forcings over this period</w:t>
      </w:r>
      <w:r w:rsidRPr="00C0372F">
        <w:rPr>
          <w:noProof/>
          <w:lang w:val="en-CA"/>
        </w:rPr>
        <w:t xml:space="preserve"> </w:t>
      </w:r>
      <w:r>
        <w:fldChar w:fldCharType="begin" w:fldLock="1"/>
      </w:r>
      <w:r w:rsidR="00E719C0">
        <w:rPr>
          <w:noProof/>
          <w:lang w:val="en-CA"/>
        </w:rPr>
        <w:instrText>ADDIN CSL_CITATION { "citationItems" : [ { "id" : "ITEM-1", "itemData" : { "DOI" : "10.1007/s00382-013-1669-0", "ISSN" : "0930-7575", "author" : [ { "dropping-particle" : "", "family" : "Zanchettin", "given" : "Davide", "non-dropping-particle" : "", "parse-names" : false, "suffix" : "" }, { "dropping-particle" : "", "family" : "Bothe", "given" : "Oliver", "non-dropping-particle" : "", "parse-names" : false, "suffix" : "" }, { "dropping-particle" : "", "family" : "M\u00fcller", "given" : "Wolfgang", "non-dropping-particle" : "", "parse-names" : false, "suffix" : "" }, { "dropping-particle" : "", "family" : "Bader", "given" : "J\u00fcrgen", "non-dropping-particle" : "", "parse-names" : false, "suffix" : "" }, { "dropping-particle" : "", "family" : "Jungclaus", "given" : "Johann H.", "non-dropping-particle" : "", "parse-names" : false, "suffix" : "" } ], "container-title" : "Climate Dynamics", "id" : "ITEM-1", "issue" : "1-2", "issued" : { "date-parts" : [ [ "2014", "1", "23" ] ] }, "page" : "381-399", "title" : "Different flavors of the Atlantic Multidecadal Variability", "translator" : [ { "dropping-particle" : "", "family" : "J6313", "given" : "", "non-dropping-particle" : "", "parse-names" : false, "suffix" : "" } ], "type" : "article-journal", "volume" : "42" }, "uris" : [ "http://www.mendeley.com/documents/?uuid=80407335-4f9d-420d-9177-0433dec6c9ef" ] }, { "id" : "ITEM-2", "itemData" : { "DOI" : "10.1073/pnas.2014166117", "ISSN" : "0027-8424", "abstract" : "Global warming due to anthropogenic factors can be amplified or dampened by natural climate oscillations, especially those involving sea surface temperatures (SSTs) in the North Atlantic which vary on a multidecadal scale (Atlantic multidecadal variability, AMV). Because the instrumental record of AMV is short, long-term behavior of AMV is unknown, but climatic teleconnections to regions beyond the North Atlantic offer the prospect of reconstructing AMV from high-resolution records elsewhere. Annually resolved titanium from an annually laminated sedimentary record from Ellesmere Island, Canada, shows that the record is strongly influenced by AMV via atmospheric circulation anomalies. Significant correlations between this High-Arctic proxy and other highly resolved Atlantic SST proxies demonstrate that it shares the multidecadal variability seen in the Atlantic. Our record provides a reconstruction of AMV for the past \u223c3 millennia at an unprecedented time resolution, indicating North Atlantic SSTs were coldest from \u223c1400\u20131800 CE, while current SSTs are the warmest in the past \u223c2,900 y.", "author" : [ { "dropping-particle" : "", "family" : "Lapointe", "given" : "Francois", "non-dropping-particle" : "", "parse-names" : false, "suffix" : "" }, { "dropping-particle" : "", "family" : "Bradley", "given" : "Raymond S.", "non-dropping-particle" : "", "parse-names" : false, "suffix" : "" }, { "dropping-particle" : "", "family" : "Francus", "given" : "Pierre", "non-dropping-particle" : "", "parse-names" : false, "suffix" : "" }, { "dropping-particle" : "", "family" : "Balascio", "given" : "Nicholas L.", "non-dropping-particle" : "", "parse-names" : false, "suffix" : "" }, { "dropping-particle" : "", "family" : "Abbott", "given" : "Mark B.", "non-dropping-particle" : "", "parse-names" : false, "suffix" : "" }, { "dropping-particle" : "", "family" : "Stoner", "given" : "Joseph S.", "non-dropping-particle" : "", "parse-names" : false, "suffix" : "" }, { "dropping-particle" : "", "family" : "St-Onge", "given" : "Guillaume", "non-dropping-particle" : "", "parse-names" : false, "suffix" : "" }, { "dropping-particle" : "", "family" : "Coninck", "given" : "Arnaud", "non-dropping-particle" : "De", "parse-names" : false, "suffix" : "" }, { "dropping-particle" : "", "family" : "Labarre", "given" : "Thibault", "non-dropping-particle" : "", "parse-names" : false, "suffix" : "" } ], "container-title" : "Proceedings of the National Academy of Sciences", "id" : "ITEM-2", "issued" : { "date-parts" : [ [ "2020", "10", "12" ] ] }, "page" : "202014166", "title" : "Annually resolved Atlantic sea surface temperature variability over the past 2,900 y", "translator" : [ { "dropping-particle" : "", "family" : "J6801", "given" : "", "non-dropping-particle" : "", "parse-names" : false, "suffix" : "" } ], "type" : "article-journal" }, "uris" : [ "http://www.mendeley.com/documents/?uuid=b864fc15-ec67-49c1-82fd-83c0c758fb82" ] } ], "mendeley" : { "formattedCitation" : "(Zanchettin et al., 2014; Lapointe et al., 2020)", "plainTextFormattedCitation" : "(Zanchettin et al., 2014; Lapointe et al., 2020)", "previouslyFormattedCitation" : "(Zanchettin et al., 2014; Lapointe et al., 2020)" }, "properties" : { "noteIndex" : 0 }, "schema" : "https://github.com/citation-style-language/schema/raw/master/csl-citation.json" }</w:instrText>
      </w:r>
      <w:r>
        <w:fldChar w:fldCharType="separate"/>
      </w:r>
      <w:r w:rsidR="00393F8C">
        <w:rPr>
          <w:noProof/>
          <w:lang w:val="en-US"/>
        </w:rPr>
        <w:t>(Zanchettin et al., 2014; Lapointe et al., 2020)</w:t>
      </w:r>
      <w:r>
        <w:fldChar w:fldCharType="end"/>
      </w:r>
      <w:r>
        <w:rPr>
          <w:noProof/>
          <w:lang w:val="en-US"/>
        </w:rPr>
        <w:t xml:space="preserve">. </w:t>
      </w:r>
    </w:p>
    <w:p w14:paraId="7EEE57A5" w14:textId="47C59A2B" w:rsidR="009F594A" w:rsidRDefault="009F594A" w:rsidP="009F594A">
      <w:pPr>
        <w:pStyle w:val="AR6BodyText"/>
        <w:rPr>
          <w:noProof/>
          <w:lang w:val="en-US"/>
        </w:rPr>
      </w:pPr>
    </w:p>
    <w:p w14:paraId="18A55C91" w14:textId="5A987B99" w:rsidR="009F594A" w:rsidRPr="00E457C1" w:rsidRDefault="009F594A" w:rsidP="009F594A">
      <w:pPr>
        <w:pStyle w:val="AR6BodyText"/>
        <w:rPr>
          <w:noProof/>
          <w:lang w:val="fr-CA"/>
        </w:rPr>
      </w:pPr>
      <w:r w:rsidRPr="00E457C1">
        <w:rPr>
          <w:rFonts w:eastAsia="MS Mincho" w:cs="Times New Roman"/>
          <w:noProof/>
          <w:lang w:val="en-US"/>
        </w:rPr>
        <w:t>Model evaluation of the AMV phenomenon remains difficult because of short observational records</w:t>
      </w:r>
      <w:r w:rsidR="005E62CE" w:rsidRPr="00E457C1">
        <w:rPr>
          <w:rFonts w:eastAsia="MS Mincho" w:cs="Times New Roman"/>
          <w:noProof/>
          <w:lang w:val="en-US"/>
        </w:rPr>
        <w:t xml:space="preserve"> </w:t>
      </w:r>
      <w:r w:rsidRPr="00E457C1">
        <w:rPr>
          <w:rFonts w:eastAsia="MS Mincho" w:cs="Times New Roman"/>
          <w:noProof/>
          <w:lang w:val="en-US"/>
        </w:rPr>
        <w:t xml:space="preserve">(especially of detailed process-based observations), the lack of stationarity in the variance, spatial patterns and frequency of the AMV assessed from modelled SST </w:t>
      </w:r>
      <w:r>
        <w:rPr>
          <w:noProof/>
        </w:rPr>
        <w:fldChar w:fldCharType="begin" w:fldLock="1"/>
      </w:r>
      <w:r w:rsidR="00E719C0">
        <w:rPr>
          <w:noProof/>
          <w:lang w:val="en-US"/>
        </w:rPr>
        <w:instrText>ADDIN CSL_CITATION { "citationItems" : [ { "id" : "ITEM-1", "itemData" : { "DOI" : "10.1002/2017GL074886", "ISSN" : "19448007", "abstract" : "A realistic simulation of the Atlantic Multidecadal Variability (AMV) and related teleconnections is essential to resolve and understand the potential predictability over Europe at decadal timescale. Based on a large ensemble of state-of-the-art climate models, we show that a considerable intermodel spread exists in the spatiotemporal properties of the simulated AMV and teleconnections with European summer temperature. The greater the persistence, variance, and basin-scale spatial coherence, the stronger the teleconnection. We demonstrate that only a few members of a few models produce a teleconnection that is consistent with observational estimates over the instrumental period. This highlights the possible extreme nature of the last century teleconnection and/or a detrimental underestimation of ocean-land teleconnectivity in many climate models. Yet we emphasize the considerable uncertainties due to methods used to disentangle internal and externally forced variations in observations, and to sampling, which must be correctly accounted when analyses are performed on short temporal records.", "author" : [ { "dropping-particle" : "", "family" : "Qasmi", "given" : "Sa\u00efd", "non-dropping-particle" : "", "parse-names" : false, "suffix" : "" }, { "dropping-particle" : "", "family" : "Cassou", "given" : "Christophe", "non-dropping-particle" : "", "parse-names" : false, "suffix" : "" }, { "dropping-particle" : "", "family" : "Bo\u00e9", "given" : "Julien", "non-dropping-particle" : "", "parse-names" : false, "suffix" : "" } ], "container-title" : "Geophysical Research Letters", "id" : "ITEM-1", "issued" : { "date-parts" : [ [ "2017" ] ] }, "title" : "Teleconnection Between Atlantic Multidecadal Variability and European Temperature: Diversity and Evaluation of the Coupled Model Intercomparison Project Phase 5 Models", "translator" : [ { "dropping-particle" : "", "family" : "J3699", "given" : "", "non-dropping-particle" : "", "parse-names" : false, "suffix" : "" } ], "type" : "article-journal" }, "uris" : [ "http://www.mendeley.com/documents/?uuid=8cdf69c6-8e87-382d-83a0-605e4bf68e61" ] } ], "mendeley" : { "formattedCitation" : "(Qasmi et al., 2017)", "plainTextFormattedCitation" : "(Qasmi et al., 2017)", "previouslyFormattedCitation" : "(Qasmi et al., 2017)" }, "properties" : { "noteIndex" : 0 }, "schema" : "https://github.com/citation-style-language/schema/raw/master/csl-citation.json" }</w:instrText>
      </w:r>
      <w:r>
        <w:rPr>
          <w:noProof/>
        </w:rPr>
        <w:fldChar w:fldCharType="separate"/>
      </w:r>
      <w:r w:rsidR="00393F8C">
        <w:rPr>
          <w:noProof/>
          <w:lang w:val="en-US"/>
        </w:rPr>
        <w:t>(Qasmi et al., 2017)</w:t>
      </w:r>
      <w:r>
        <w:rPr>
          <w:noProof/>
        </w:rPr>
        <w:fldChar w:fldCharType="end"/>
      </w:r>
      <w:r w:rsidRPr="00E457C1">
        <w:rPr>
          <w:noProof/>
          <w:lang w:val="en-US"/>
        </w:rPr>
        <w:t xml:space="preserve">, difficulties in estimating the forced signals in both historical simulations and observations </w:t>
      </w:r>
      <w:r>
        <w:rPr>
          <w:noProof/>
        </w:rPr>
        <w:fldChar w:fldCharType="begin" w:fldLock="1"/>
      </w:r>
      <w:r w:rsidR="00E719C0">
        <w:rPr>
          <w:noProof/>
          <w:lang w:val="en-US"/>
        </w:rPr>
        <w:instrText>ADDIN CSL_CITATION { "citationItems" : [ { "id" : "ITEM-1", "itemData" : { "DOI" : "10.1175/JCLI-D-14-00664.1", "ISSN" : "0894-8755", "abstract" : "AbstractNumerous studies have suggested that variations in the strength of the Atlantic meridional overturning circulation (AMOC) may drive predictable variations in North Atlantic sea surface temperature (NASST). However, two recent studies have presented results suggesting that coupled models disagree on both the sign and the phasing of the correlation between AMOC and NASST indices. These studies analyzed linearly detrended output from twentieth-century historical simulations in phases 3 and 5 of the Coupled Model Intercomparison Project (CMIP3 and CMIP5). The present study argues that the apparent disagreement among models arises from a comingling of two processes: 1) a bottom-up effect in which unforced AMOC changes lead to NASST changes of the same sign and 2) a top-down effect in which forced NASST changes lead to AMOC changes of the opposite sign. Linear detrending is not appropriate for separating these two effects because the time scales of forced and unforced variations are not well separated. After forced variations are properly removed, the models come into much closer agreement with each other. This argument is supported by analysis of CMIP5 historical simulations, as well as preindustrial control simulations and a 29-member ensemble of the Community Earth System Model, version 1, covering the period 1920?2005. Additional analysis is presented suggesting that, even after the data are linearly detrended, a significant portion of observed NASST persistence may be externally forced.", "author" : [ { "dropping-particle" : "", "family" : "Tandon", "given" : "Neil F", "non-dropping-particle" : "", "parse-names" : false, "suffix" : "" }, { "dropping-particle" : "", "family" : "Kushner", "given" : "Paul J", "non-dropping-particle" : "", "parse-names" : false, "suffix" : "" } ], "container-title" : "Journal of Climate", "id" : "ITEM-1", "issue" : "16", "issued" : { "date-parts" : [ [ "2015", "5", "20" ] ] }, "note" : "doi: 10.1175/JCLI-D-14-00664.1", "page" : "6309-6323", "publisher" : "American Meteorological Society", "title" : "Does External Forcing Interfere with the AMOC\u2019s Influence on North Atlantic Sea Surface Temperature?", "translator" : [ { "dropping-particle" : "", "family" : "J4098", "given" : "", "non-dropping-particle" : "", "parse-names" : false, "suffix" : "" } ], "type" : "article-journal", "volume" : "28" }, "uris" : [ "http://www.mendeley.com/documents/?uuid=636e6b76-381f-4537-bc87-e2908873fa21" ] } ], "mendeley" : { "formattedCitation" : "(Tandon and Kushner, 2015)", "plainTextFormattedCitation" : "(Tandon and Kushner, 2015)", "previouslyFormattedCitation" : "(Tandon and Kushner, 2015)" }, "properties" : { "noteIndex" : 0 }, "schema" : "https://github.com/citation-style-language/schema/raw/master/csl-citation.json" }</w:instrText>
      </w:r>
      <w:r>
        <w:rPr>
          <w:noProof/>
        </w:rPr>
        <w:fldChar w:fldCharType="separate"/>
      </w:r>
      <w:r w:rsidR="00393F8C">
        <w:rPr>
          <w:noProof/>
          <w:lang w:val="en-US"/>
        </w:rPr>
        <w:t>(Tandon and Kushner, 2015)</w:t>
      </w:r>
      <w:r>
        <w:rPr>
          <w:noProof/>
        </w:rPr>
        <w:fldChar w:fldCharType="end"/>
      </w:r>
      <w:r w:rsidRPr="00E457C1">
        <w:rPr>
          <w:noProof/>
          <w:lang w:val="en-US"/>
        </w:rPr>
        <w:t xml:space="preserve">, and because of probable interplay between internally and externally-driven processes </w:t>
      </w:r>
      <w:r>
        <w:rPr>
          <w:noProof/>
        </w:rPr>
        <w:fldChar w:fldCharType="begin" w:fldLock="1"/>
      </w:r>
      <w:r w:rsidR="00E719C0">
        <w:rPr>
          <w:noProof/>
          <w:lang w:val="en-US"/>
        </w:rPr>
        <w:instrText>ADDIN CSL_CITATION { "citationItems" : [ { "id" : "ITEM-1", "itemData" : { "DOI" : "10.1007/s00382-019-04811-3", "ISSN" : "0930-7575", "author" : [ { "dropping-particle" : "", "family" : "Watanabe", "given" : "Masahiro", "non-dropping-particle" : "", "parse-names" : false, "suffix" : "" }, { "dropping-particle" : "", "family" : "Tatebe", "given" : "Hiroaki", "non-dropping-particle" : "", "parse-names" : false, "suffix" : "" } ], "container-title" : "Climate Dynamics", "id" : "ITEM-1", "issue" : "7-8", "issued" : { "date-parts" : [ [ "2019", "10", "13" ] ] }, "page" : "4651-4665", "title" : "Reconciling roles of sulphate aerosol forcing and internal variability in Atlantic multidecadal climate changes", "translator" : [ { "dropping-particle" : "", "family" : "J5491", "given" : "", "non-dropping-particle" : "", "parse-names" : false, "suffix" : "" } ], "type" : "article-journal", "volume" : "53" }, "uris" : [ "http://www.mendeley.com/documents/?uuid=c5794c99-0d3c-47d7-9d2c-c5977d9cc96f" ] } ], "mendeley" : { "formattedCitation" : "(Watanabe and Tatebe, 2019)", "plainTextFormattedCitation" : "(Watanabe and Tatebe, 2019)", "previouslyFormattedCitation" : "(Watanabe and Tatebe, 2019)" }, "properties" : { "noteIndex" : 0 }, "schema" : "https://github.com/citation-style-language/schema/raw/master/csl-citation.json" }</w:instrText>
      </w:r>
      <w:r>
        <w:rPr>
          <w:noProof/>
        </w:rPr>
        <w:fldChar w:fldCharType="separate"/>
      </w:r>
      <w:r w:rsidR="00393F8C">
        <w:rPr>
          <w:noProof/>
          <w:lang w:val="en-US"/>
        </w:rPr>
        <w:t>(Watanabe and Tatebe, 2019)</w:t>
      </w:r>
      <w:r>
        <w:rPr>
          <w:noProof/>
        </w:rPr>
        <w:fldChar w:fldCharType="end"/>
      </w:r>
      <w:r w:rsidRPr="00E457C1">
        <w:rPr>
          <w:noProof/>
          <w:lang w:val="en-US"/>
        </w:rPr>
        <w:t xml:space="preserve">. </w:t>
      </w:r>
      <w:r>
        <w:rPr>
          <w:noProof/>
          <w:lang w:val="en-US"/>
        </w:rPr>
        <w:t xml:space="preserve">Furthermore, models simulate a large range of historical anthropogenic aerosol forcing </w:t>
      </w:r>
      <w:r>
        <w:fldChar w:fldCharType="begin" w:fldLock="1"/>
      </w:r>
      <w:r w:rsidR="00E719C0">
        <w:rPr>
          <w:noProof/>
          <w:lang w:val="en-US"/>
        </w:rPr>
        <w:instrText>ADDIN CSL_CITATION { "citationItems" : [ { "id" : "ITEM-1", "itemData" : { "DOI" : "10.5194/acp-20-9591-2020", "ISSN" : "1680-7324", "abstract" : "Abstract. The effective radiative forcing, which includes the instantaneous forcing plus adjustments from the atmosphere and surface, has emerged as the key metric of evaluating human and natural influence on the climate. We evaluate effective radiative forcing and adjustments in 17 contemporary climate models that are participating in the Coupled Model Intercomparison Project (CMIP6) and have contributed to the Radiative Forcing Model Intercomparison Project (RFMIP). Present-day (2014) global-mean anthropogenic forcing relative to pre-industrial (1850) levels from climate models stands at 2.00 (\u00b10.23) W m\u22122, comprised of 1.81 (\u00b10.09) W m\u22122 from CO2, 1.08 (\u00b1 0.21) W m\u22122 from other well-mixed greenhouse gases, \u22121.01 (\u00b1 0.23) W m\u22122 from aerosols and \u22120.09 (\u00b10.13) W m\u22122 from land use change. Quoted uncertainties are 1 standard deviation across model best estimates, and 90 % confidence in the reported forcings, due to internal variability, is typically within 0.1 W m\u22122. The majority of the remaining 0.21 W m\u22122 is likely to be from ozone. In most cases, the largest contributors to the spread in effective radiative forcing (ERF) is from the instantaneous radiative forcing (IRF) and from cloud responses, particularly aerosol\u2013cloud interactions to aerosol forcing. As determined in previous studies, cancellation of tropospheric and surface adjustments means that the stratospherically adjusted radiative forcing is approximately equal to ERF for greenhouse gas forcing but not for aerosols, and consequentially, not for the anthropogenic total. The spread of aerosol forcing ranges from \u22120.63 to \u22121.37 W m\u22122, exhibiting a less negative mean and narrower range compared to 10 CMIP5 models. The spread in 4\u00d7CO2 forcing has also narrowed in CMIP6 compared to 13 CMIP5 models. Aerosol forcing is uncorrelated with climate sensitivity. Therefore, there is no evidence to suggest that the increasing spread in climate sensitivity in CMIP6 models, particularly related to high-sensitivity models, is a consequence of a stronger negative present-day aerosol forcing and little evidence that modelling groups are systematically tuning climate sensitivity or aerosol forcing to recreate observed historical warming.", "author" : [ { "dropping-particle" : "", "family" : "Smith", "given" : "Christopher J.", "non-dropping-particle" : "", "parse-names" : false, "suffix" : "" }, { "dropping-particle" : "", "family" : "Kramer", "given" : "Ryan J.", "non-dropping-particle" : "", "parse-names" : false, "suffix" : "" }, { "dropping-particle" : "", "family" : "Myhre", "given" : "Gunnar", "non-dropping-particle" : "", "parse-names" : false, "suffix" : "" }, { "dropping-particle" : "", "family" : "Alterskj\u00e6r", "given" : "Kari", "non-dropping-particle" : "", "parse-names" : false, "suffix" : "" }, { "dropping-particle" : "", "family" : "Collins", "given" : "William", "non-dropping-particle" : "", "parse-names" : false, "suffix" : "" }, { "dropping-particle" : "", "family" : "Sima", "given" : "Adriana", "non-dropping-particle" : "", "parse-names" : false, "suffix" : "" }, { "dropping-particle" : "", "family" : "Boucher", "given" : "Olivier", "non-dropping-particle" : "", "parse-names" : false, "suffix" : "" }, { "dropping-particle" : "", "family" : "Dufresne", "given" : "Jean-Louis", "non-dropping-particle" : "", "parse-names" : false, "suffix" : "" }, { "dropping-particle" : "", "family" : "Nabat", "given" : "Pierre", "non-dropping-particle" : "", "parse-names" : false, "suffix" : "" }, { "dropping-particle" : "", "family" : "Michou", "given" : "Martine", "non-dropping-particle" : "", "parse-names" : false, "suffix" : "" }, { "dropping-particle" : "", "family" : "Yukimoto", "given" : "Seiji", "non-dropping-particle" : "", "parse-names" : false, "suffix" : "" }, { "dropping-particle" : "", "family" : "Cole", "given" : "Jason", "non-dropping-particle" : "", "parse-names" : false, "suffix" : "" }, { "dropping-particle" : "", "family" : "Paynter", "given" : "David", "non-dropping-particle" : "", "parse-names" : false, "suffix" : "" }, { "dropping-particle" : "", "family" : "Shiogama", "given" : "Hideo", "non-dropping-particle" : "", "parse-names" : false, "suffix" : "" }, { "dropping-particle" : "", "family" : "O'Connor", "given" : "Fiona M.", "non-dropping-particle" : "", "parse-names" : false, "suffix" : "" }, { "dropping-particle" : "", "family" : "Robertson", "given" : "Eddy", "non-dropping-particle" : "", "parse-names" : false, "suffix" : "" }, { "dropping-particle" : "", "family" : "Wiltshire", "given" : "Andy", "non-dropping-particle" : "", "parse-names" : false, "suffix" : "" }, { "dropping-particle" : "", "family" : "Andrews", "given" : "Timothy", "non-dropping-particle" : "", "parse-names" : false, "suffix" : "" }, { "dropping-particle" : "", "family" : "Hannay", "given" : "C\u00e9cile", "non-dropping-particle" : "", "parse-names" : false, "suffix" : "" }, { "dropping-particle" : "", "family" : "Miller", "given" : "Ron", "non-dropping-particle" : "", "parse-names" : false, "suffix" : "" }, { "dropping-particle" : "", "family" : "Nazarenko", "given" : "Larissa", "non-dropping-particle" : "", "parse-names" : false, "suffix" : "" }, { "dropping-particle" : "", "family" : "Kirkev\u00e5g", "given" : "Alf", "non-dropping-particle" : "", "parse-names" : false, "suffix" : "" }, { "dropping-particle" : "", "family" : "Olivi\u00e9", "given" : "Dirk", "non-dropping-particle" : "", "parse-names" : false, "suffix" : "" }, { "dropping-particle" : "", "family" : "Fiedler", "given" : "Stephanie", "non-dropping-particle" : "", "parse-names" : false, "suffix" : "" }, { "dropping-particle" : "", "family" : "Lewinschal", "given" : "Anna", "non-dropping-particle" : "", "parse-names" : false, "suffix" : "" }, { "dropping-particle" : "", "family" : "Mackallah", "given" : "Chloe", "non-dropping-particle" : "", "parse-names" : false, "suffix" : "" }, { "dropping-particle" : "", "family" : "Dix", "given" : "Martin", "non-dropping-particle" : "", "parse-names" : false, "suffix" : "" }, { "dropping-particle" : "", "family" : "Pincus", "given" : "Robert", "non-dropping-particle" : "", "parse-names" : false, "suffix" : "" }, { "dropping-particle" : "", "family" : "Forster", "given" : "Piers M.", "non-dropping-particle" : "", "parse-names" : false, "suffix" : "" } ], "container-title" : "Atmospheric Chemistry and Physics", "id" : "ITEM-1", "issue" : "16", "issued" : { "date-parts" : [ [ "2020", "8", "17" ] ] }, "page" : "9591-9618", "title" : "Effective radiative forcing and adjustments in CMIP6 models", "translator" : [ { "dropping-particle" : "", "family" : "J6796", "given" : "", "non-dropping-particle" : "", "parse-names" : false, "suffix" : "" } ], "type" : "article-journal", "volume" : "20" }, "uris" : [ "http://www.mendeley.com/documents/?uuid=0e9d5e46-dd4e-4420-9c77-e809a856ff4d" ] } ], "mendeley" : { "formattedCitation" : "(Smith et al., 2020)", "plainTextFormattedCitation" : "(Smith et al., 2020)", "previouslyFormattedCitation" : "(Smith et al., 2020)" }, "properties" : { "noteIndex" : 0 }, "schema" : "https://github.com/citation-style-language/schema/raw/master/csl-citation.json" }</w:instrText>
      </w:r>
      <w:r>
        <w:fldChar w:fldCharType="separate"/>
      </w:r>
      <w:r w:rsidR="00393F8C">
        <w:rPr>
          <w:noProof/>
          <w:lang w:val="en-US"/>
        </w:rPr>
        <w:t>(Smith et al., 2020)</w:t>
      </w:r>
      <w:r>
        <w:fldChar w:fldCharType="end"/>
      </w:r>
      <w:r>
        <w:rPr>
          <w:noProof/>
          <w:lang w:val="en-US"/>
        </w:rPr>
        <w:t xml:space="preserve"> and questions often referred to as signal-to-noise paradox have been raised </w:t>
      </w:r>
      <w:r w:rsidR="00EC3C57">
        <w:rPr>
          <w:noProof/>
          <w:lang w:val="en-US"/>
        </w:rPr>
        <w:t>concerning</w:t>
      </w:r>
      <w:r>
        <w:rPr>
          <w:noProof/>
          <w:lang w:val="en-US"/>
        </w:rPr>
        <w:t xml:space="preserve"> the models</w:t>
      </w:r>
      <w:r w:rsidR="0030789A">
        <w:rPr>
          <w:noProof/>
          <w:lang w:val="en-US"/>
        </w:rPr>
        <w:t>’</w:t>
      </w:r>
      <w:r>
        <w:rPr>
          <w:noProof/>
          <w:lang w:val="en-US"/>
        </w:rPr>
        <w:t xml:space="preserve"> ability to correctly simulate the magnitude of the response of AMV-related atmospheric circulation phenomena, such as </w:t>
      </w:r>
      <w:r w:rsidR="00F45564">
        <w:rPr>
          <w:noProof/>
          <w:lang w:val="en-US"/>
        </w:rPr>
        <w:t xml:space="preserve">the </w:t>
      </w:r>
      <w:r>
        <w:rPr>
          <w:noProof/>
          <w:lang w:val="en-US"/>
        </w:rPr>
        <w:t xml:space="preserve">NAO (Section 3.7.1), to both internally and externally generated changes </w:t>
      </w:r>
      <w:r>
        <w:rPr>
          <w:noProof/>
          <w:lang w:val="en-US"/>
        </w:rPr>
        <w:fldChar w:fldCharType="begin" w:fldLock="1"/>
      </w:r>
      <w:r w:rsidR="00E719C0">
        <w:rPr>
          <w:noProof/>
          <w:lang w:val="en-US"/>
        </w:rPr>
        <w:instrText>ADDIN CSL_CITATION { "citationItems" : [ { "id" : "ITEM-1", "itemData" : { "DOI" : "10.1038/s41612-018-0038-4", "ISSN" : "23973722", "abstract" : "We review the growing evidence for a widespread inconsistency between the low strength of predictable signals in climate models and the relatively high level of agreement they exhibit with observed variability of the atmospheric circulation. This discrepancy is particularly evident in the climate variability of the Atlantic sector, where ensemble predictions using climate models generally show higher correlation with observed variability than with their own simulations, and higher correlations with observations than would be expected from their small signal-to-noise ratios, hence a \u2018signal-to-noise paradox\u2019. This unusual behaviour has been documented in multiple climate prediction systems and in the response to a number of different sources of climate variability. However, we also note that the total variance in the models is often close in magnitude to the observed variance, and so it is not a simple matter of models containing too much variability. Instead, the proportion of Atlantic climate variance that is predictable in climate models appears to be too weak in amplitude by a factor of two, or perhaps more. In this review, we provide a range of examples from existing studies to build the case for a problem that is common across different climate models, common to several different sources of climate variability and common across a range of timescales. We also discuss the wider implications of this intriguing paradox.", "author" : [ { "dropping-particle" : "", "family" : "Scaife", "given" : "Adam A.", "non-dropping-particle" : "", "parse-names" : false, "suffix" : "" }, { "dropping-particle" : "", "family" : "Smith", "given" : "Doug", "non-dropping-particle" : "", "parse-names" : false, "suffix" : "" } ], "container-title" : "npj Climate and Atmospheric Science", "id" : "ITEM-1", "issue" : "1", "issued" : { "date-parts" : [ [ "2018", "12" ] ] }, "page" : "28", "title" : "A signal-to-noise paradox in climate science", "translator" : [ { "dropping-particle" : "", "family" : "J6189", "given" : "", "non-dropping-particle" : "", "parse-names" : false, "suffix" : "" } ], "type" : "article-journal", "volume" : "1" }, "uris" : [ "http://www.mendeley.com/documents/?uuid=6e6e9240-55f1-4f0b-b186-6cc8eccc00a1" ] } ], "mendeley" : { "formattedCitation" : "(Scaife and Smith, 2018)", "plainTextFormattedCitation" : "(Scaife and Smith, 2018)", "previouslyFormattedCitation" : "(Scaife and Smith, 2018)" }, "properties" : { "noteIndex" : 0 }, "schema" : "https://github.com/citation-style-language/schema/raw/master/csl-citation.json" }</w:instrText>
      </w:r>
      <w:r>
        <w:rPr>
          <w:noProof/>
          <w:lang w:val="en-US"/>
        </w:rPr>
        <w:fldChar w:fldCharType="separate"/>
      </w:r>
      <w:r w:rsidR="00393F8C">
        <w:rPr>
          <w:noProof/>
          <w:lang w:val="en-US"/>
        </w:rPr>
        <w:t>(Scaife and Smith, 2018)</w:t>
      </w:r>
      <w:r>
        <w:rPr>
          <w:noProof/>
          <w:lang w:val="en-US"/>
        </w:rPr>
        <w:fldChar w:fldCharType="end"/>
      </w:r>
      <w:r>
        <w:rPr>
          <w:noProof/>
          <w:lang w:val="en-US"/>
        </w:rPr>
        <w:t xml:space="preserve">. </w:t>
      </w:r>
      <w:r w:rsidRPr="00E457C1">
        <w:rPr>
          <w:noProof/>
          <w:lang w:val="en-US"/>
        </w:rPr>
        <w:t>Related methodological and epistemological uncertainties also</w:t>
      </w:r>
      <w:r w:rsidR="008F4880" w:rsidRPr="00E457C1">
        <w:rPr>
          <w:noProof/>
          <w:lang w:val="en-US"/>
        </w:rPr>
        <w:t xml:space="preserve"> call into</w:t>
      </w:r>
      <w:r w:rsidRPr="00E457C1">
        <w:rPr>
          <w:noProof/>
          <w:lang w:val="en-US"/>
        </w:rPr>
        <w:t xml:space="preserve"> question the relevance of the traditional basin-average SST index to assessing the AMV phenomenon </w:t>
      </w:r>
      <w:r>
        <w:rPr>
          <w:noProof/>
        </w:rPr>
        <w:fldChar w:fldCharType="begin" w:fldLock="1"/>
      </w:r>
      <w:r w:rsidR="00E719C0">
        <w:rPr>
          <w:noProof/>
          <w:lang w:val="en-US"/>
        </w:rPr>
        <w:instrText>ADDIN CSL_CITATION { "citationItems" : [ { "id" : "ITEM-1", "itemData" : { "DOI" : "10.1175/JCLI-D-18-0269.1", "ISSN" : "0894-8755", "author" : [ { "dropping-particle" : "", "family" : "Wills", "given" : "Robert C. J.", "non-dropping-particle" : "", "parse-names" : false, "suffix" : "" }, { "dropping-particle" : "", "family" : "Armour", "given" : "Kyle C.", "non-dropping-particle" : "", "parse-names" : false, "suffix" : "" }, { "dropping-particle" : "", "family" : "Battisti", "given" : "David S.", "non-dropping-particle" : "", "parse-names" : false, "suffix" : "" }, { "dropping-particle" : "", "family" : "Hartmann", "given" : "Dennis L.", "non-dropping-particle" : "", "parse-names" : false, "suffix" : "" } ], "container-title" : "Journal of Climate", "id" : "ITEM-1", "issue" : "1", "issued" : { "date-parts" : [ [ "2019", "1" ] ] }, "page" : "251-272", "title" : "Ocean\u2013Atmosphere Dynamical Coupling Fundamental to the Atlantic Multidecadal Oscillation", "translator" : [ { "dropping-particle" : "", "family" : "J5408", "given" : "", "non-dropping-particle" : "", "parse-names" : false, "suffix" : "" } ], "type" : "article-journal", "volume" : "32" }, "uris" : [ "http://www.mendeley.com/documents/?uuid=b9a263f4-259e-4da1-a9db-273d435e776a" ] }, { "id" : "ITEM-2", "itemData" : { "DOI" : "10.1175/JCLI-D-18-0555.1", "ISSN" : "08948755", "abstract" : "The early twentieth-century warming (EW; 1910\u201345) and the mid-twentieth-century cooling (MC; 1950\u201380) have been linked to both internal variability of the climate system and changes in external radiative forcing. The degree to which either of the two factors contributed to EW and MC, or both, is still debated. Using a two-box impulse response model, we demonstrate that multidecadal ocean variability was unlikely to be the driver of observed changes in global mean surface temperature (GMST) after AD 1850. Instead, virtually all (97%\u201398%) of the global low-frequency variability (&gt;30 years) can be explained by external forcing. We find similarly high percentages of explained variance for interhemispheric and land\u2013ocean temperature evolution. Three key aspects are identified that underpin the conclusion of this new study: inhomogeneous anthropogenic aerosol forcing (AER), biases in the instrumental sea surface temperature (SST) datasets, and inadequate representation of the response to varying forcing factors. Once the spatially heterogeneous nature of AER is accounted for, the MC period is reconcilable with external drivers. SST biases and imprecise forcing responses explain the putative disagreement between models and observations during the EW period. As a consequence, Atlantic multidecadal variability (AMV) is found to be primarily controlled by external forcing too. Future attribution studies should account for these important factors when discriminating between externally forced and internally generated influences on climate. We argue that AMV must not be used as a regressor and suggest a revised AMV index instead [the North Atlantic Variability Index (NAVI)]. Our associated best estimate for the transient climate response (TCR) is 1.57 K (\u00b10.70 at the 5%\u201395% confidence level).", "author" : [ { "dropping-particle" : "", "family" : "Haustein", "given" : "Karsten", "non-dropping-particle" : "", "parse-names" : false, "suffix" : "" }, { "dropping-particle" : "", "family" : "Otto", "given" : "Friederike E.L.", "non-dropping-particle" : "", "parse-names" : false, "suffix" : "" }, { "dropping-particle" : "", "family" : "Venema", "given" : "Victor", "non-dropping-particle" : "", "parse-names" : false, "suffix" : "" }, { "dropping-particle" : "", "family" : "Jacobs", "given" : "Peter", "non-dropping-particle" : "", "parse-names" : false, "suffix" : "" }, { "dropping-particle" : "", "family" : "Cowtan", "given" : "Kevin", "non-dropping-particle" : "", "parse-names" : false, "suffix" : "" }, { "dropping-particle" : "", "family" : "Hausfather", "given" : "Zeke", "non-dropping-particle" : "", "parse-names" : false, "suffix" : "" }, { "dropping-particle" : "", "family" : "Way", "given" : "Robert G.", "non-dropping-particle" : "", "parse-names" : false, "suffix" : "" }, { "dropping-particle" : "", "family" : "White", "given" : "Bethan", "non-dropping-particle" : "", "parse-names" : false, "suffix" : "" }, { "dropping-particle" : "", "family" : "Subramanian", "given" : "Aneesh", "non-dropping-particle" : "", "parse-names" : false, "suffix" : "" }, { "dropping-particle" : "", "family" : "Schurer", "given" : "Andrew P.", "non-dropping-particle" : "", "parse-names" : false, "suffix" : "" } ], "container-title" : "Journal of Climate", "id" : "ITEM-2", "issue" : "16", "issued" : { "date-parts" : [ [ "2019", "8" ] ] }, "page" : "4893-4917", "title" : "A limited role for unforced internal variability in twentieth-century warming", "translator" : [ { "dropping-particle" : "", "family" : "J6174", "given" : "", "non-dropping-particle" : "", "parse-names" : false, "suffix" : "" } ], "type" : "article-journal", "volume" : "32" }, "uris" : [ "http://www.mendeley.com/documents/?uuid=31cb3ace-dc3f-46e7-b146-687ffacf9abc" ] }, { "id" : "ITEM-3", "itemData" : { "DOI" : "10.1007/s00382-013-1669-0", "ISSN" : "0930-7575", "author" : [ { "dropping-particle" : "", "family" : "Zanchettin", "given" : "Davide", "non-dropping-particle" : "", "parse-names" : false, "suffix" : "" }, { "dropping-particle" : "", "family" : "Bothe", "given" : "Oliver", "non-dropping-particle" : "", "parse-names" : false, "suffix" : "" }, { "dropping-particle" : "", "family" : "M\u00fcller", "given" : "Wolfgang", "non-dropping-particle" : "", "parse-names" : false, "suffix" : "" }, { "dropping-particle" : "", "family" : "Bader", "given" : "J\u00fcrgen", "non-dropping-particle" : "", "parse-names" : false, "suffix" : "" }, { "dropping-particle" : "", "family" : "Jungclaus", "given" : "Johann H.", "non-dropping-particle" : "", "parse-names" : false, "suffix" : "" } ], "container-title" : "Climate Dynamics", "id" : "ITEM-3", "issue" : "1-2", "issued" : { "date-parts" : [ [ "2014", "1", "23" ] ] }, "page" : "381-399", "title" : "Different flavors of the Atlantic Multidecadal Variability", "translator" : [ { "dropping-particle" : "", "family" : "J6313", "given" : "", "non-dropping-particle" : "", "parse-names" : false, "suffix" : "" } ], "type" : "article-journal", "volume" : "42" }, "uris" : [ "http://www.mendeley.com/documents/?uuid=80407335-4f9d-420d-9177-0433dec6c9ef", "http://www.mendeley.com/documents/?uuid=6998ff8f-d583-4820-8a75-a64f012956fc", "http://www.mendeley.com/documents/?uuid=9cac005d-a1ff-4b05-b672-d5094fceda31" ] }, { "id" : "ITEM-4", "itemData" : { "DOI" : "10.1038/s41598-017-11046-x", "ISSN" : "2045-2322", "author" : [ { "dropping-particle" : "", "family" : "Frajka-Williams", "given" : "Eleanor", "non-dropping-particle" : "", "parse-names" : false, "suffix" : "" }, { "dropping-particle" : "</w:instrText>
      </w:r>
      <w:r w:rsidR="00E719C0" w:rsidRPr="006814DF">
        <w:rPr>
          <w:noProof/>
        </w:rPr>
        <w:instrText>", "family" : "Beaulieu", "given" : "Claudie", "non-dropping-particle" : "", "parse-names" : false, "suffix" : "" }, { "dropping-particle" : "", "family" : "Duchez", "given" : "Aurelie", "non-dropping-particle" : "", "parse-names" : false, "suffix" : "" } ], "container-title" : "Scientific Reports", "id" : "ITEM-4", "issue" : "1", "issued" : { "date-parts" : [ [ "2017", "12", "11" ] ] }, "page" : "11224", "title" : "Emerging negative Atlantic Multidecadal Oscillation index in spite of warm subtropics", "translator" : [ { "dropping-particle" : "", "family" : "J6318", "given" : "", "non-dropping-particle" : "", "parse-names" : false, "suffix" : "" } ], "type" : "article-journal", "volume" : "7" }, "uris" : [ "http://www.mendeley.com/documents/?uuid=13c4ec08-b9f4-45ed-85a4-5c8df36a870a", "http://www.mendeley.com/documents/?uuid=f930993c-abd3-421d-9b4f-4911c7460b68", "http://www.mendeley.com/documents/?uuid=e820a65a-893c-4193-8973-0358c20e8809" ] } ], "mendeley" : { "formattedCitation" : "(Zanchettin et al., 2014; Frajka-Williams et al., 2017; Haustein et al., 2019; Wills et al., 2019)", "plainTextFormattedCitation" : "(Zanchettin et al., 2014; Frajka-Williams et al., 2017; Haustein et al., 2019; Wills et al., 2019)", "previouslyFormattedCitation" : "(Zanchettin et al., 2014; Frajka-Williams et al., 2017; Haustein et al., 2019; Wills et al., 2019)" }, "properties" : { "noteIndex" : 0 }, "schema" : "https://github.com/citation-style-language/schema/raw/master/csl-citation.json" }</w:instrText>
      </w:r>
      <w:r>
        <w:rPr>
          <w:noProof/>
        </w:rPr>
        <w:fldChar w:fldCharType="separate"/>
      </w:r>
      <w:r w:rsidR="00393F8C">
        <w:rPr>
          <w:noProof/>
          <w:lang w:val="fr-CA"/>
        </w:rPr>
        <w:t>(Zanchettin et al., 2014; Frajka-Williams et al., 2017; Haustein et al., 2019; Wills et al., 2019)</w:t>
      </w:r>
      <w:r>
        <w:rPr>
          <w:noProof/>
        </w:rPr>
        <w:fldChar w:fldCharType="end"/>
      </w:r>
      <w:r w:rsidRPr="00E457C1">
        <w:rPr>
          <w:noProof/>
          <w:lang w:val="fr-CA"/>
        </w:rPr>
        <w:t xml:space="preserve">. </w:t>
      </w:r>
    </w:p>
    <w:p w14:paraId="1ADCE864" w14:textId="77777777" w:rsidR="009F594A" w:rsidRPr="00E457C1" w:rsidRDefault="009F594A" w:rsidP="009F594A">
      <w:pPr>
        <w:pStyle w:val="AR6BodyText"/>
        <w:rPr>
          <w:noProof/>
          <w:lang w:val="fr-CA"/>
        </w:rPr>
      </w:pPr>
    </w:p>
    <w:p w14:paraId="27CC0345" w14:textId="1E937C3A" w:rsidR="009F594A" w:rsidRPr="00E457C1" w:rsidRDefault="009F594A" w:rsidP="009F594A">
      <w:pPr>
        <w:pStyle w:val="AR6BodyText"/>
        <w:rPr>
          <w:noProof/>
          <w:lang w:val="en-US"/>
        </w:rPr>
      </w:pPr>
      <w:r w:rsidRPr="00E457C1">
        <w:rPr>
          <w:noProof/>
          <w:lang w:val="en-US"/>
        </w:rPr>
        <w:t xml:space="preserve">To summarize, results from CMIP5 and CMIP6 models together with new statistical techniques to evaluate the forced component </w:t>
      </w:r>
      <w:r w:rsidR="008F4880" w:rsidRPr="00E457C1">
        <w:rPr>
          <w:noProof/>
          <w:lang w:val="en-US"/>
        </w:rPr>
        <w:t>of</w:t>
      </w:r>
      <w:r w:rsidRPr="00E457C1">
        <w:rPr>
          <w:noProof/>
          <w:lang w:val="en-US"/>
        </w:rPr>
        <w:t xml:space="preserve"> modelled and observed AMV, provide </w:t>
      </w:r>
      <w:r w:rsidRPr="00E457C1">
        <w:rPr>
          <w:i/>
          <w:noProof/>
          <w:lang w:val="en-US"/>
        </w:rPr>
        <w:t>robust evidence</w:t>
      </w:r>
      <w:r w:rsidRPr="00E457C1">
        <w:rPr>
          <w:noProof/>
          <w:lang w:val="en-US"/>
        </w:rPr>
        <w:t xml:space="preserve"> that external forcings have modulated AMV over the historical period. In particular, anthropogenic and volcanic aerosols are thought to have played a role in the timing and intensity of the negative (cold) phase of AMV recorded from the mid-1960s to mid-1990s and subsequent warming (</w:t>
      </w:r>
      <w:r w:rsidRPr="00E457C1">
        <w:rPr>
          <w:i/>
          <w:noProof/>
          <w:lang w:val="en-US"/>
        </w:rPr>
        <w:t>medium confidence</w:t>
      </w:r>
      <w:r w:rsidRPr="00E457C1">
        <w:rPr>
          <w:noProof/>
          <w:lang w:val="en-US"/>
        </w:rPr>
        <w:t xml:space="preserve">). However, there is </w:t>
      </w:r>
      <w:r w:rsidRPr="00E457C1">
        <w:rPr>
          <w:i/>
          <w:noProof/>
          <w:lang w:val="en-US"/>
        </w:rPr>
        <w:t>low confidence</w:t>
      </w:r>
      <w:r w:rsidRPr="00E457C1">
        <w:rPr>
          <w:noProof/>
          <w:lang w:val="en-US"/>
        </w:rPr>
        <w:t xml:space="preserve"> in the estimated magnitude of the human influence. The limited level of confidence is primarily explained by difficulties in accurately evaluating model performance in simulating AMV. The evaluation is severely hampered by short instrumental records but also, equally importantly, by the lack of detailed and coherent long-term process-based observations (for example of the AMOC, aerosol optical depth, surface fluxes and cloud changes), which limit our process understanding. In addition, studies often rely solely on simplistic SST indices that may be hard to interpret </w:t>
      </w:r>
      <w:commentRangeStart w:id="3289"/>
      <w:r>
        <w:rPr>
          <w:noProof/>
        </w:rPr>
        <w:fldChar w:fldCharType="begin" w:fldLock="1"/>
      </w:r>
      <w:r w:rsidR="00E719C0">
        <w:rPr>
          <w:noProof/>
          <w:lang w:val="en-US"/>
        </w:rPr>
        <w:instrText>ADDIN CSL_CITATION { "citationItems" : [ { "id" : "ITEM-1", "itemData" : { "DOI" : "10.1002/2017GL074886", "ISSN" : "19448007", "abstract" : "A realistic simulation of the Atlantic Multidecadal Variability (AMV) and related teleconnections is essential to resolve and understand the potential predictability over Europe at decadal timescale. Based on a large ensemble of state-of-the-art climate models, we show that a considerable intermodel spread exists in the spatiotemporal properties of the simulated AMV and teleconnections with European summer temperature. The greater the persistence, variance, and basin-scale spatial coherence, the stronger the teleconnection. We demonstrate that only a few members of a few models produce a teleconnection that is consistent with observational estimates over the instrumental period. This highlights the possible extreme nature of the last century teleconnection and/or a detrimental underestimation of ocean-land teleconnectivity in many climate models. Yet we emphasize the considerable uncertainties due to methods used to disentangle internal and externally forced variations in observations, and to sampling, which must be correctly accounted when analyses are performed on short temporal records.", "author" : [ { "dropping-particle" : "", "family" : "Qasmi", "given" : "Sa\u00efd", "non-dropping-particle" : "", "parse-names" : false, "suffix" : "" }, { "dropping-particle" : "", "family" : "Cassou", "given" : "Christophe", "non-dropping-particle" : "", "parse-names" : false, "suffix" : "" }, { "dropping-particle" : "", "family" : "Bo\u00e9", "given" : "Julien", "non-dropping-particle" : "", "parse-names" : false, "suffix" : "" } ], "container-title" : "Geophysical Research Letters", "id" : "ITEM-1", "issued" : { "date-parts" : [ [ "2017" ] ] }, "title" : "Teleconnection Between Atlantic Multidecadal Variability and European Temperature: Diversity and Evaluation of the Coupled Model Intercomparison Project Phase 5 Models", "translator" : [ { "dropping-particle" : "", "family" : "J3699", "given" : "", "non-dropping-particle" : "", "parse-names" : false, "suffix" : "" } ], "type" : "article-journal" }, "uris" : [ "http://www.mendeley.com/documents/?uuid=8cdf69c6-8e87-382d-83a0-605e4bf68e61" ] }, { "id" : "ITEM-2", "itemData" : { "DOI" : "10.1126/science.aaf1660", "ISSN" : "0036-8075, 1095-9203", "author" : [ { "dropping-particle" : "", "family" : "Zhang", "given" : "R.", "non-dropping-particle" : "", "parse-names" : false, "suffix" : "" }, { "dropping-particle" : "", "family" : "Sutton", "given" : "R.", "non-dropping-particle" : "", "parse-names" : false, "suffix" : "" }, { "dropping-particle" : "", "family" : "Danabasoglu", "given" : "G.", "non-dropping-particle" : "", "parse-names" : false, "suffix" : "" }, { "dropping-particle" : "", "family" : "Delworth", "given" : "T. L.", "non-dropping-particle" : "", "parse-names" : false, "suffix" : "" }, { "dropping-particle" : "", "family" : "Kim", "given" : "W. M.", "non-dropping-particle" : "", "parse-names" : false, "suffix" : "" }, { "dropping-particle" : "", "family" : "Robson", "given" : "J.", "non-dropping-particle" : "", "parse-names" : false, "suffix" : "" }, { "dropping-particle" : "", "family" : "Yeager", "given" : "S. G.", "non-dropping-particle" : "", "parse-names" : false, "suffix" : "" } ], "container-title" : "Science", "id" : "ITEM-2", "issue" : "6293", "issued" : { "date-parts" : [ [ "2016", "6" ] ] }, "language" : "en", "page" : "1527-1527", "title" : "Comment on \"The Atlantic Multidecadal Oscillation without a role for ocean circulation\"", "translator" : [ { "dropping-particle" : "", "family" : "J4277", "given" : "", "non-dropping-particle" : "", "parse-names" : false, "suffix" : "" } ], "type" : "article-journal", "volume" : "352" }, "uris" : [ "http://www.mendeley.com/documents/?uuid=7c952c6d-3652-41c3-b896-ac2389c959b7" ] } ], "mendeley" : { "formattedCitation" : "(Zhang et al., 2016; Qasmi et al., 2017)", "manualFormatting" : "(Zhang et al., 2016)", "plainTextFormattedCitation" : "(Zhang et al., 2016; Qasmi et al., 2017)", "previouslyFormattedCitation" : "(Zhang et al., 2016; Qasmi et al., 2017)" }, "properties" : { "noteIndex" : 0 }, "schema" : "https://github.com/citation-style-language/schema/raw/master/csl-citation.json" }</w:instrText>
      </w:r>
      <w:r>
        <w:rPr>
          <w:noProof/>
        </w:rPr>
        <w:fldChar w:fldCharType="separate"/>
      </w:r>
      <w:r w:rsidR="00393F8C">
        <w:rPr>
          <w:noProof/>
          <w:lang w:val="en-US"/>
        </w:rPr>
        <w:t>(Zhang et al., 2016)</w:t>
      </w:r>
      <w:r>
        <w:rPr>
          <w:noProof/>
        </w:rPr>
        <w:fldChar w:fldCharType="end"/>
      </w:r>
      <w:commentRangeEnd w:id="3289"/>
      <w:r w:rsidR="000F7A4F">
        <w:rPr>
          <w:rStyle w:val="CommentReference"/>
        </w:rPr>
        <w:commentReference w:id="3289"/>
      </w:r>
      <w:r w:rsidRPr="00E457C1">
        <w:rPr>
          <w:noProof/>
          <w:lang w:val="en-US"/>
        </w:rPr>
        <w:t xml:space="preserve"> and may mask critical physical inconsistenc</w:t>
      </w:r>
      <w:r w:rsidR="008F4880" w:rsidRPr="00E457C1">
        <w:rPr>
          <w:noProof/>
          <w:lang w:val="en-US"/>
        </w:rPr>
        <w:t>ies</w:t>
      </w:r>
      <w:r w:rsidRPr="00E457C1">
        <w:rPr>
          <w:noProof/>
          <w:lang w:val="en-US"/>
        </w:rPr>
        <w:t xml:space="preserve"> in simulations of the AMV compared to observation</w:t>
      </w:r>
      <w:r w:rsidR="008F4880" w:rsidRPr="00E457C1">
        <w:rPr>
          <w:noProof/>
          <w:lang w:val="en-US"/>
        </w:rPr>
        <w:t xml:space="preserve">s </w:t>
      </w:r>
      <w:r>
        <w:rPr>
          <w:noProof/>
        </w:rPr>
        <w:fldChar w:fldCharType="begin" w:fldLock="1"/>
      </w:r>
      <w:r w:rsidR="00E719C0">
        <w:rPr>
          <w:noProof/>
          <w:lang w:val="en-US"/>
        </w:rPr>
        <w:instrText>ADDIN CSL_CITATION { "citationItems" : [ { "id" : "ITEM-1", "itemData" : { "DOI" : "10.1002/2017GL074342", "ISSN" : "00948276", "author" : [ { "dropping-particle" : "", "family" : "Zhang", "given" : "Rong", "non-dropping-particle" : "", "parse-names" : false, "suffix" : "" } ], "container-title" : "Geophysical Research Letters", "id" : "ITEM-1", "issue" : "15", "issued" : { "date-parts" : [ [ "2017", "8", "16" ] ] }, "page" : "7865-7875", "title" : "On the persistence and coherence of subpolar sea surface temperature and salinity anomalies associated with the Atlantic multidecadal variability", "translator" : [ { "dropping-particle" : "", "family" : "J6305", "given" : "", "non-dropping-particle" : "", "parse-names" : false, "suffix" : "" } ], "type" : "article-journal", "volume" : "44" }, "uris" : [ "http://www.mendeley.com/documents/?uuid=26b06f77-5a40-4ae1-8fdc-da1bfebc2115", "http://www.mendeley.com/documents/?uuid=d3cb602d-eeae-40b8-bd5a-fea336a7417d" ] } ], "mendeley" : { "formattedCitation" : "(Zhang, 2017)", "plainTextFormattedCitation" : "(Zhang, 2017)", "previouslyFormattedCitation" : "(Zhang, 2017)" }, "properties" : { "noteIndex" : 0 }, "schema" : "https://github.com/citation-style-language/schema/raw/master/csl-citation.json" }</w:instrText>
      </w:r>
      <w:r>
        <w:rPr>
          <w:noProof/>
        </w:rPr>
        <w:fldChar w:fldCharType="separate"/>
      </w:r>
      <w:r w:rsidR="00393F8C">
        <w:rPr>
          <w:noProof/>
          <w:lang w:val="en-US"/>
        </w:rPr>
        <w:t>(Zhang, 2017)</w:t>
      </w:r>
      <w:r>
        <w:rPr>
          <w:noProof/>
        </w:rPr>
        <w:fldChar w:fldCharType="end"/>
      </w:r>
      <w:r w:rsidRPr="00E457C1">
        <w:rPr>
          <w:noProof/>
          <w:lang w:val="en-US"/>
        </w:rPr>
        <w:t xml:space="preserve">. </w:t>
      </w:r>
    </w:p>
    <w:p w14:paraId="58A637B8" w14:textId="77777777" w:rsidR="009F594A" w:rsidRPr="00E457C1" w:rsidRDefault="009F594A" w:rsidP="009F594A">
      <w:pPr>
        <w:pStyle w:val="AR6BodyText"/>
        <w:rPr>
          <w:noProof/>
          <w:lang w:val="en-US" w:eastAsia="en-US"/>
        </w:rPr>
      </w:pPr>
    </w:p>
    <w:p w14:paraId="7BB47CE2" w14:textId="77777777" w:rsidR="009F594A" w:rsidRPr="00E457C1" w:rsidRDefault="009F594A" w:rsidP="009F594A">
      <w:pPr>
        <w:pStyle w:val="AR6BodyText"/>
        <w:rPr>
          <w:noProof/>
          <w:lang w:val="en-US" w:eastAsia="en-US"/>
        </w:rPr>
      </w:pPr>
    </w:p>
    <w:p w14:paraId="5627F1A5" w14:textId="77777777" w:rsidR="009F594A" w:rsidRDefault="009F594A" w:rsidP="009F594A">
      <w:pPr>
        <w:pStyle w:val="AR6BodyText"/>
        <w:jc w:val="both"/>
        <w:rPr>
          <w:b/>
          <w:noProof/>
        </w:rPr>
      </w:pPr>
      <w:r>
        <w:rPr>
          <w:b/>
          <w:noProof/>
        </w:rPr>
        <w:t>[</w:t>
      </w:r>
      <w:r w:rsidRPr="00187583">
        <w:rPr>
          <w:b/>
          <w:noProof/>
        </w:rPr>
        <w:t xml:space="preserve">START </w:t>
      </w:r>
      <w:r w:rsidRPr="00187583">
        <w:rPr>
          <w:rStyle w:val="AR6Chap3FigureCar"/>
          <w:rFonts w:cs="Times New Roman"/>
          <w:b/>
          <w:noProof/>
          <w:sz w:val="22"/>
        </w:rPr>
        <w:t xml:space="preserve">FIGURE 3.40 </w:t>
      </w:r>
      <w:r w:rsidRPr="00187583">
        <w:rPr>
          <w:b/>
          <w:noProof/>
        </w:rPr>
        <w:t>HERE</w:t>
      </w:r>
      <w:r>
        <w:rPr>
          <w:b/>
          <w:noProof/>
        </w:rPr>
        <w:t>]</w:t>
      </w:r>
    </w:p>
    <w:p w14:paraId="556E3768" w14:textId="77777777" w:rsidR="009F594A" w:rsidRDefault="009F594A" w:rsidP="009F594A">
      <w:pPr>
        <w:pStyle w:val="AR6BodyText"/>
        <w:jc w:val="both"/>
        <w:rPr>
          <w:rFonts w:cs="Times New Roman"/>
          <w:noProof/>
          <w:lang w:eastAsia="en-US"/>
        </w:rPr>
      </w:pPr>
    </w:p>
    <w:p w14:paraId="7902CCF9" w14:textId="77777777" w:rsidR="00686E45" w:rsidRPr="00686E45" w:rsidRDefault="00686E45" w:rsidP="00686E45">
      <w:pPr>
        <w:numPr>
          <w:ilvl w:val="0"/>
          <w:numId w:val="2"/>
        </w:numPr>
        <w:ind w:left="1134" w:hanging="1134"/>
        <w:rPr>
          <w:sz w:val="20"/>
          <w:lang w:val="en-US"/>
        </w:rPr>
      </w:pPr>
      <w:bookmarkStart w:id="3290" w:name="_Hlk57041248"/>
      <w:r w:rsidRPr="00686E45">
        <w:rPr>
          <w:rFonts w:eastAsia="MS PGothic"/>
          <w:b/>
          <w:sz w:val="20"/>
          <w:lang w:val="en-US"/>
        </w:rPr>
        <w:t>Model evaluation of Atlantic Multi-decadal Variability (AMV)</w:t>
      </w:r>
      <w:r w:rsidRPr="00686E45">
        <w:rPr>
          <w:b/>
          <w:sz w:val="20"/>
          <w:lang w:val="en-US"/>
        </w:rPr>
        <w:t>.</w:t>
      </w:r>
      <w:r w:rsidRPr="00686E45">
        <w:rPr>
          <w:sz w:val="20"/>
          <w:lang w:val="en-US"/>
        </w:rPr>
        <w:t xml:space="preserve"> </w:t>
      </w:r>
      <w:r w:rsidRPr="00686E45">
        <w:rPr>
          <w:b/>
          <w:bCs/>
          <w:sz w:val="20"/>
          <w:lang w:val="en-US"/>
          <w:rPrChange w:id="3291" w:author="Ian Blenkinsop" w:date="2021-07-07T15:16:00Z">
            <w:rPr/>
          </w:rPrChange>
        </w:rPr>
        <w:t>(a, b)</w:t>
      </w:r>
      <w:r w:rsidRPr="00686E45">
        <w:rPr>
          <w:sz w:val="20"/>
          <w:lang w:val="en-US"/>
        </w:rPr>
        <w:t xml:space="preserve"> Sea surface temperature (SST) anomalies (ºC) regressed onto the AMV index defined as the 10-year low-pass filtered North Atlantic (0º</w:t>
      </w:r>
      <w:del w:id="3292" w:author="Sara M Tuson" w:date="2021-06-30T10:41:00Z">
        <w:r w:rsidRPr="00686E45" w:rsidDel="00856D0D">
          <w:rPr>
            <w:sz w:val="20"/>
            <w:lang w:val="en-US"/>
          </w:rPr>
          <w:delText>-</w:delText>
        </w:r>
      </w:del>
      <w:ins w:id="3293" w:author="Sara M Tuson" w:date="2021-06-30T10:41:00Z">
        <w:r w:rsidRPr="00686E45">
          <w:rPr>
            <w:sz w:val="20"/>
            <w:lang w:val="en-US"/>
          </w:rPr>
          <w:t>–</w:t>
        </w:r>
      </w:ins>
      <w:r w:rsidRPr="00686E45">
        <w:rPr>
          <w:sz w:val="20"/>
          <w:lang w:val="en-US"/>
        </w:rPr>
        <w:t>60°N, 80°W</w:t>
      </w:r>
      <w:del w:id="3294" w:author="Sara M Tuson" w:date="2021-06-30T10:41:00Z">
        <w:r w:rsidRPr="00686E45" w:rsidDel="00856D0D">
          <w:rPr>
            <w:sz w:val="20"/>
            <w:lang w:val="en-US"/>
          </w:rPr>
          <w:delText>-</w:delText>
        </w:r>
      </w:del>
      <w:ins w:id="3295" w:author="Sara M Tuson" w:date="2021-06-30T10:41:00Z">
        <w:r w:rsidRPr="00686E45">
          <w:rPr>
            <w:sz w:val="20"/>
            <w:lang w:val="en-US"/>
          </w:rPr>
          <w:t>–</w:t>
        </w:r>
      </w:ins>
      <w:r w:rsidRPr="00686E45">
        <w:rPr>
          <w:sz w:val="20"/>
          <w:lang w:val="en-US"/>
        </w:rPr>
        <w:t>0°</w:t>
      </w:r>
      <w:commentRangeStart w:id="3296"/>
      <w:r w:rsidRPr="00686E45">
        <w:rPr>
          <w:sz w:val="20"/>
          <w:lang w:val="en-US"/>
        </w:rPr>
        <w:t>E</w:t>
      </w:r>
      <w:commentRangeEnd w:id="3296"/>
      <w:r w:rsidRPr="00686E45">
        <w:rPr>
          <w:sz w:val="16"/>
          <w:szCs w:val="16"/>
          <w:lang w:val="en-GB"/>
        </w:rPr>
        <w:commentReference w:id="3296"/>
      </w:r>
      <w:r w:rsidRPr="00686E45">
        <w:rPr>
          <w:sz w:val="20"/>
          <w:lang w:val="en-US"/>
        </w:rPr>
        <w:t>) area-weighted SST* anomalies over 1900</w:t>
      </w:r>
      <w:del w:id="3297" w:author="Sara M Tuson" w:date="2021-06-30T10:42:00Z">
        <w:r w:rsidRPr="00686E45" w:rsidDel="00856D0D">
          <w:rPr>
            <w:sz w:val="20"/>
            <w:lang w:val="en-US"/>
          </w:rPr>
          <w:delText>-</w:delText>
        </w:r>
      </w:del>
      <w:ins w:id="3298" w:author="Sara M Tuson" w:date="2021-06-30T10:42:00Z">
        <w:r w:rsidRPr="00686E45">
          <w:rPr>
            <w:sz w:val="20"/>
            <w:lang w:val="en-US"/>
          </w:rPr>
          <w:t>–</w:t>
        </w:r>
      </w:ins>
      <w:r w:rsidRPr="00686E45">
        <w:rPr>
          <w:sz w:val="20"/>
          <w:lang w:val="en-US"/>
        </w:rPr>
        <w:t xml:space="preserve">2014 in </w:t>
      </w:r>
      <w:r w:rsidRPr="00686E45">
        <w:rPr>
          <w:b/>
          <w:bCs/>
          <w:sz w:val="20"/>
          <w:lang w:val="en-US"/>
          <w:rPrChange w:id="3299" w:author="Ian Blenkinsop" w:date="2021-07-07T15:16:00Z">
            <w:rPr/>
          </w:rPrChange>
        </w:rPr>
        <w:t>(a)</w:t>
      </w:r>
      <w:r w:rsidRPr="00686E45">
        <w:rPr>
          <w:sz w:val="20"/>
          <w:lang w:val="en-US"/>
        </w:rPr>
        <w:t xml:space="preserve"> ERSST</w:t>
      </w:r>
      <w:ins w:id="3300" w:author="Sara M Tuson" w:date="2021-07-01T14:21:00Z">
        <w:r w:rsidRPr="00686E45">
          <w:rPr>
            <w:sz w:val="20"/>
            <w:lang w:val="en-US"/>
          </w:rPr>
          <w:t xml:space="preserve"> </w:t>
        </w:r>
      </w:ins>
      <w:r w:rsidRPr="00686E45">
        <w:rPr>
          <w:sz w:val="20"/>
          <w:lang w:val="en-US"/>
        </w:rPr>
        <w:t>v</w:t>
      </w:r>
      <w:ins w:id="3301" w:author="Sara M Tuson" w:date="2021-07-01T14:21:00Z">
        <w:r w:rsidRPr="00686E45">
          <w:rPr>
            <w:sz w:val="20"/>
            <w:lang w:val="en-US"/>
          </w:rPr>
          <w:t xml:space="preserve">ersion </w:t>
        </w:r>
      </w:ins>
      <w:r w:rsidRPr="00686E45">
        <w:rPr>
          <w:sz w:val="20"/>
          <w:lang w:val="en-US"/>
        </w:rPr>
        <w:t>5 and</w:t>
      </w:r>
      <w:r w:rsidRPr="00686E45">
        <w:rPr>
          <w:b/>
          <w:bCs/>
          <w:sz w:val="20"/>
          <w:lang w:val="en-US"/>
          <w:rPrChange w:id="3302" w:author="Ian Blenkinsop" w:date="2021-07-07T15:16:00Z">
            <w:rPr/>
          </w:rPrChange>
        </w:rPr>
        <w:t xml:space="preserve"> (b)</w:t>
      </w:r>
      <w:r w:rsidRPr="00686E45">
        <w:rPr>
          <w:sz w:val="20"/>
          <w:lang w:val="en-US"/>
        </w:rPr>
        <w:t xml:space="preserve"> the CMIP6 multi-model ensemble (MME) mean composite obtained by weighting ensemble members by the inverse of each model’s ensemble size. The asterisk denotes that the global mean SST anomaly has been removed at each time step of the computation. Cross marks in (a) represent regions where the anomalies are not significant at the 10% level based on a t-test. Diagonal lines in (b) show regions where less than </w:t>
      </w:r>
      <w:r w:rsidRPr="00686E45">
        <w:rPr>
          <w:sz w:val="20"/>
          <w:lang w:val="en-US"/>
        </w:rPr>
        <w:lastRenderedPageBreak/>
        <w:t xml:space="preserve">80% of the runs agree in sign. </w:t>
      </w:r>
      <w:r w:rsidRPr="00686E45">
        <w:rPr>
          <w:b/>
          <w:bCs/>
          <w:sz w:val="20"/>
          <w:lang w:val="en-US"/>
          <w:rPrChange w:id="3303" w:author="Ian Blenkinsop" w:date="2021-07-07T15:16:00Z">
            <w:rPr/>
          </w:rPrChange>
        </w:rPr>
        <w:t>(c)</w:t>
      </w:r>
      <w:r w:rsidRPr="00686E45">
        <w:rPr>
          <w:sz w:val="20"/>
          <w:lang w:val="en-US"/>
        </w:rPr>
        <w:t xml:space="preserve"> A Taylor diagram summarizing the representation of the AMV pattern in CMIP5 (each member is shown as a cross in light blue, and the weighted multi-model mean is shown as a dot in dark blue), CMIP6 (each member is shown as a cross in red, and the weighted multi-model mean is shown as a dot in orange) and observations over [0º</w:t>
      </w:r>
      <w:del w:id="3304" w:author="Sara M Tuson" w:date="2021-06-30T10:42:00Z">
        <w:r w:rsidRPr="00686E45" w:rsidDel="00856D0D">
          <w:rPr>
            <w:sz w:val="20"/>
            <w:lang w:val="en-US"/>
          </w:rPr>
          <w:delText>-</w:delText>
        </w:r>
      </w:del>
      <w:ins w:id="3305" w:author="Sara M Tuson" w:date="2021-06-30T10:42:00Z">
        <w:r w:rsidRPr="00686E45">
          <w:rPr>
            <w:sz w:val="20"/>
            <w:lang w:val="en-US"/>
          </w:rPr>
          <w:t>–</w:t>
        </w:r>
      </w:ins>
      <w:r w:rsidRPr="00686E45">
        <w:rPr>
          <w:sz w:val="20"/>
          <w:lang w:val="en-US"/>
        </w:rPr>
        <w:t>60°N, 80°W</w:t>
      </w:r>
      <w:del w:id="3306" w:author="Sara M Tuson" w:date="2021-06-30T10:42:00Z">
        <w:r w:rsidRPr="00686E45" w:rsidDel="00856D0D">
          <w:rPr>
            <w:sz w:val="20"/>
            <w:lang w:val="en-US"/>
          </w:rPr>
          <w:delText>-</w:delText>
        </w:r>
      </w:del>
      <w:ins w:id="3307" w:author="Sara M Tuson" w:date="2021-06-30T10:42:00Z">
        <w:r w:rsidRPr="00686E45">
          <w:rPr>
            <w:sz w:val="20"/>
            <w:lang w:val="en-US"/>
          </w:rPr>
          <w:t>–</w:t>
        </w:r>
      </w:ins>
      <w:r w:rsidRPr="00686E45">
        <w:rPr>
          <w:sz w:val="20"/>
          <w:lang w:val="en-US"/>
        </w:rPr>
        <w:t>0°</w:t>
      </w:r>
      <w:commentRangeStart w:id="3308"/>
      <w:r w:rsidRPr="00686E45">
        <w:rPr>
          <w:sz w:val="20"/>
          <w:lang w:val="en-US"/>
        </w:rPr>
        <w:t>E</w:t>
      </w:r>
      <w:commentRangeEnd w:id="3308"/>
      <w:r w:rsidRPr="00686E45">
        <w:rPr>
          <w:sz w:val="16"/>
          <w:szCs w:val="16"/>
          <w:lang w:val="en-GB"/>
        </w:rPr>
        <w:commentReference w:id="3308"/>
      </w:r>
      <w:r w:rsidRPr="00686E45">
        <w:rPr>
          <w:sz w:val="20"/>
          <w:lang w:val="en-US"/>
        </w:rPr>
        <w:t>]. The reference pattern is taken from ERSST</w:t>
      </w:r>
      <w:ins w:id="3309" w:author="Sara M Tuson" w:date="2021-07-01T14:23:00Z">
        <w:r w:rsidRPr="00686E45">
          <w:rPr>
            <w:sz w:val="20"/>
            <w:lang w:val="en-US"/>
          </w:rPr>
          <w:t xml:space="preserve"> </w:t>
        </w:r>
      </w:ins>
      <w:r w:rsidRPr="00686E45">
        <w:rPr>
          <w:sz w:val="20"/>
          <w:lang w:val="en-US"/>
        </w:rPr>
        <w:t>v</w:t>
      </w:r>
      <w:ins w:id="3310" w:author="Sara M Tuson" w:date="2021-07-01T14:23:00Z">
        <w:r w:rsidRPr="00686E45">
          <w:rPr>
            <w:sz w:val="20"/>
            <w:lang w:val="en-US"/>
          </w:rPr>
          <w:t xml:space="preserve">ersion </w:t>
        </w:r>
      </w:ins>
      <w:r w:rsidRPr="00686E45">
        <w:rPr>
          <w:sz w:val="20"/>
          <w:lang w:val="en-US"/>
        </w:rPr>
        <w:t>5 and black dots indicate other observational products (HadISST</w:t>
      </w:r>
      <w:ins w:id="3311" w:author="Sara M Tuson" w:date="2021-07-01T14:23:00Z">
        <w:r w:rsidRPr="00686E45">
          <w:rPr>
            <w:sz w:val="20"/>
            <w:lang w:val="en-US"/>
          </w:rPr>
          <w:t xml:space="preserve"> </w:t>
        </w:r>
      </w:ins>
      <w:r w:rsidRPr="00686E45">
        <w:rPr>
          <w:sz w:val="20"/>
          <w:lang w:val="en-US"/>
        </w:rPr>
        <w:t>v</w:t>
      </w:r>
      <w:ins w:id="3312" w:author="Sara M Tuson" w:date="2021-07-01T14:23:00Z">
        <w:r w:rsidRPr="00686E45">
          <w:rPr>
            <w:sz w:val="20"/>
            <w:lang w:val="en-US"/>
          </w:rPr>
          <w:t xml:space="preserve">ersion </w:t>
        </w:r>
      </w:ins>
      <w:r w:rsidRPr="00686E45">
        <w:rPr>
          <w:sz w:val="20"/>
          <w:lang w:val="en-US"/>
        </w:rPr>
        <w:t xml:space="preserve">1 and COBE-SST2). </w:t>
      </w:r>
      <w:r w:rsidRPr="00686E45">
        <w:rPr>
          <w:b/>
          <w:bCs/>
          <w:sz w:val="20"/>
          <w:lang w:val="en-US"/>
          <w:rPrChange w:id="3313" w:author="Ian Blenkinsop" w:date="2021-07-07T15:16:00Z">
            <w:rPr/>
          </w:rPrChange>
        </w:rPr>
        <w:t>(d)</w:t>
      </w:r>
      <w:r w:rsidRPr="00686E45">
        <w:rPr>
          <w:sz w:val="20"/>
          <w:lang w:val="en-US"/>
        </w:rPr>
        <w:t xml:space="preserve"> Autocorrelation of unfiltered annual AMV index at lag </w:t>
      </w:r>
      <w:ins w:id="3314" w:author="Sara M Tuson" w:date="2021-07-02T15:16:00Z">
        <w:r w:rsidRPr="00686E45">
          <w:rPr>
            <w:sz w:val="20"/>
            <w:lang w:val="en-US"/>
          </w:rPr>
          <w:t>one</w:t>
        </w:r>
      </w:ins>
      <w:del w:id="3315" w:author="Sara M Tuson" w:date="2021-07-02T15:16:00Z">
        <w:r w:rsidRPr="00686E45" w:rsidDel="000E1831">
          <w:rPr>
            <w:sz w:val="20"/>
            <w:lang w:val="en-US"/>
          </w:rPr>
          <w:delText>1</w:delText>
        </w:r>
      </w:del>
      <w:r w:rsidRPr="00686E45">
        <w:rPr>
          <w:sz w:val="20"/>
          <w:lang w:val="en-US"/>
        </w:rPr>
        <w:t xml:space="preserve"> year and 10-year low-pass filtered AMV index at lag 10 years for observations over 1900</w:t>
      </w:r>
      <w:del w:id="3316" w:author="Sara M Tuson" w:date="2021-06-30T10:42:00Z">
        <w:r w:rsidRPr="00686E45" w:rsidDel="00856D0D">
          <w:rPr>
            <w:sz w:val="20"/>
            <w:lang w:val="en-US"/>
          </w:rPr>
          <w:delText>-</w:delText>
        </w:r>
      </w:del>
      <w:ins w:id="3317" w:author="Sara M Tuson" w:date="2021-06-30T10:42:00Z">
        <w:r w:rsidRPr="00686E45">
          <w:rPr>
            <w:sz w:val="20"/>
            <w:lang w:val="en-US"/>
          </w:rPr>
          <w:t>–</w:t>
        </w:r>
      </w:ins>
      <w:r w:rsidRPr="00686E45">
        <w:rPr>
          <w:sz w:val="20"/>
          <w:lang w:val="en-US"/>
        </w:rPr>
        <w:t>2014 (horizontal lines) and 115-year chunks of pre-industrial control simulations (open boxes) and individual historical simulations over 1900</w:t>
      </w:r>
      <w:del w:id="3318" w:author="Sara M Tuson" w:date="2021-06-30T10:42:00Z">
        <w:r w:rsidRPr="00686E45" w:rsidDel="00856D0D">
          <w:rPr>
            <w:sz w:val="20"/>
            <w:lang w:val="en-US"/>
          </w:rPr>
          <w:delText>-</w:delText>
        </w:r>
      </w:del>
      <w:ins w:id="3319" w:author="Sara M Tuson" w:date="2021-06-30T10:42:00Z">
        <w:r w:rsidRPr="00686E45">
          <w:rPr>
            <w:sz w:val="20"/>
            <w:lang w:val="en-US"/>
          </w:rPr>
          <w:t>–</w:t>
        </w:r>
      </w:ins>
      <w:r w:rsidRPr="00686E45">
        <w:rPr>
          <w:sz w:val="20"/>
          <w:lang w:val="en-US"/>
        </w:rPr>
        <w:t xml:space="preserve">2014 (filled boxes) from CMIP5 (blue) and CMIP6 (red). </w:t>
      </w:r>
      <w:r w:rsidRPr="00686E45">
        <w:rPr>
          <w:b/>
          <w:bCs/>
          <w:sz w:val="20"/>
          <w:lang w:val="en-US"/>
          <w:rPrChange w:id="3320" w:author="Ian Blenkinsop" w:date="2021-07-07T15:16:00Z">
            <w:rPr/>
          </w:rPrChange>
        </w:rPr>
        <w:t>(e)</w:t>
      </w:r>
      <w:r w:rsidRPr="00686E45">
        <w:rPr>
          <w:sz w:val="20"/>
          <w:lang w:val="en-US"/>
        </w:rPr>
        <w:t xml:space="preserve"> As in (d), but showing standard deviation of the unfiltered and filtered AMV indices (ºC). Boxes and whiskers show the weighted multi-model mean, interquartile ranges and 5</w:t>
      </w:r>
      <w:r w:rsidRPr="00686E45">
        <w:rPr>
          <w:sz w:val="20"/>
          <w:lang w:val="en-US"/>
          <w:rPrChange w:id="3321" w:author="Sara M Tuson" w:date="2021-06-30T11:17:00Z">
            <w:rPr>
              <w:vertAlign w:val="superscript"/>
            </w:rPr>
          </w:rPrChange>
        </w:rPr>
        <w:t>th</w:t>
      </w:r>
      <w:r w:rsidRPr="00686E45">
        <w:rPr>
          <w:sz w:val="20"/>
          <w:lang w:val="en-US"/>
        </w:rPr>
        <w:t xml:space="preserve"> and 95</w:t>
      </w:r>
      <w:r w:rsidRPr="00686E45">
        <w:rPr>
          <w:sz w:val="20"/>
          <w:lang w:val="en-US"/>
          <w:rPrChange w:id="3322" w:author="Sara M Tuson" w:date="2021-06-30T11:17:00Z">
            <w:rPr>
              <w:vertAlign w:val="superscript"/>
            </w:rPr>
          </w:rPrChange>
        </w:rPr>
        <w:t>th</w:t>
      </w:r>
      <w:r w:rsidRPr="00686E45">
        <w:rPr>
          <w:sz w:val="20"/>
          <w:lang w:val="en-US"/>
        </w:rPr>
        <w:t xml:space="preserve"> percentiles. </w:t>
      </w:r>
      <w:r w:rsidRPr="00686E45">
        <w:rPr>
          <w:b/>
          <w:bCs/>
          <w:sz w:val="20"/>
          <w:lang w:val="en-US"/>
          <w:rPrChange w:id="3323" w:author="Ian Blenkinsop" w:date="2021-07-07T15:16:00Z">
            <w:rPr/>
          </w:rPrChange>
        </w:rPr>
        <w:t>(f)</w:t>
      </w:r>
      <w:r w:rsidRPr="00686E45">
        <w:rPr>
          <w:sz w:val="20"/>
          <w:lang w:val="en-US"/>
        </w:rPr>
        <w:t xml:space="preserve"> Time series of the AMV index (ºC) in ERSST</w:t>
      </w:r>
      <w:ins w:id="3324" w:author="Sara M Tuson" w:date="2021-07-01T14:23:00Z">
        <w:r w:rsidRPr="00686E45">
          <w:rPr>
            <w:sz w:val="20"/>
            <w:lang w:val="en-US"/>
          </w:rPr>
          <w:t xml:space="preserve"> </w:t>
        </w:r>
      </w:ins>
      <w:r w:rsidRPr="00686E45">
        <w:rPr>
          <w:sz w:val="20"/>
          <w:lang w:val="en-US"/>
        </w:rPr>
        <w:t>v</w:t>
      </w:r>
      <w:ins w:id="3325" w:author="Sara M Tuson" w:date="2021-07-01T14:23:00Z">
        <w:r w:rsidRPr="00686E45">
          <w:rPr>
            <w:sz w:val="20"/>
            <w:lang w:val="en-US"/>
          </w:rPr>
          <w:t xml:space="preserve">ersion </w:t>
        </w:r>
      </w:ins>
      <w:r w:rsidRPr="00686E45">
        <w:rPr>
          <w:sz w:val="20"/>
          <w:lang w:val="en-US"/>
        </w:rPr>
        <w:t>5, HadISST</w:t>
      </w:r>
      <w:ins w:id="3326" w:author="Sara M Tuson" w:date="2021-07-01T14:23:00Z">
        <w:r w:rsidRPr="00686E45">
          <w:rPr>
            <w:sz w:val="20"/>
            <w:lang w:val="en-US"/>
          </w:rPr>
          <w:t xml:space="preserve"> </w:t>
        </w:r>
      </w:ins>
      <w:r w:rsidRPr="00686E45">
        <w:rPr>
          <w:sz w:val="20"/>
          <w:lang w:val="en-US"/>
        </w:rPr>
        <w:t>v</w:t>
      </w:r>
      <w:ins w:id="3327" w:author="Sara M Tuson" w:date="2021-07-01T14:23:00Z">
        <w:r w:rsidRPr="00686E45">
          <w:rPr>
            <w:sz w:val="20"/>
            <w:lang w:val="en-US"/>
          </w:rPr>
          <w:t xml:space="preserve">ersion </w:t>
        </w:r>
      </w:ins>
      <w:r w:rsidRPr="00686E45">
        <w:rPr>
          <w:sz w:val="20"/>
          <w:lang w:val="en-US"/>
        </w:rPr>
        <w:t>1 and COBE-SST2 observational estimates (black) and CMIP5 and CMIP6 historical simulations. The thick red and light blue lines are the weighted multi-model mean for the historical simulations in CMIP5 and CMIP6, respectively, and the envelopes represent the 5</w:t>
      </w:r>
      <w:r w:rsidRPr="00686E45">
        <w:rPr>
          <w:sz w:val="20"/>
          <w:lang w:val="en-US"/>
          <w:rPrChange w:id="3328" w:author="Sara M Tuson" w:date="2021-06-30T11:17:00Z">
            <w:rPr>
              <w:vertAlign w:val="superscript"/>
            </w:rPr>
          </w:rPrChange>
        </w:rPr>
        <w:t>th</w:t>
      </w:r>
      <w:del w:id="3329" w:author="Sara M Tuson" w:date="2021-06-30T10:42:00Z">
        <w:r w:rsidRPr="00686E45" w:rsidDel="00856D0D">
          <w:rPr>
            <w:sz w:val="20"/>
            <w:lang w:val="en-US"/>
          </w:rPr>
          <w:delText>-</w:delText>
        </w:r>
      </w:del>
      <w:ins w:id="3330" w:author="Sara M Tuson" w:date="2021-06-30T10:42:00Z">
        <w:r w:rsidRPr="00686E45">
          <w:rPr>
            <w:sz w:val="20"/>
            <w:lang w:val="en-US"/>
          </w:rPr>
          <w:t>–</w:t>
        </w:r>
      </w:ins>
      <w:r w:rsidRPr="00686E45">
        <w:rPr>
          <w:sz w:val="20"/>
          <w:lang w:val="en-US"/>
        </w:rPr>
        <w:t>95</w:t>
      </w:r>
      <w:r w:rsidRPr="00686E45">
        <w:rPr>
          <w:sz w:val="20"/>
          <w:lang w:val="en-US"/>
          <w:rPrChange w:id="3331" w:author="Sara M Tuson" w:date="2021-06-30T11:17:00Z">
            <w:rPr>
              <w:vertAlign w:val="superscript"/>
            </w:rPr>
          </w:rPrChange>
        </w:rPr>
        <w:t>th</w:t>
      </w:r>
      <w:r w:rsidRPr="00686E45">
        <w:rPr>
          <w:sz w:val="20"/>
          <w:lang w:val="en-US"/>
        </w:rPr>
        <w:t xml:space="preserve"> percentile range obtained from all ensemble members. The 5</w:t>
      </w:r>
      <w:del w:id="3332" w:author="Sara M Tuson" w:date="2021-06-30T10:42:00Z">
        <w:r w:rsidRPr="00686E45" w:rsidDel="00856D0D">
          <w:rPr>
            <w:sz w:val="20"/>
            <w:lang w:val="en-US"/>
          </w:rPr>
          <w:delText>-</w:delText>
        </w:r>
      </w:del>
      <w:ins w:id="3333" w:author="Sara M Tuson" w:date="2021-06-30T10:42:00Z">
        <w:r w:rsidRPr="00686E45">
          <w:rPr>
            <w:sz w:val="20"/>
            <w:lang w:val="en-US"/>
          </w:rPr>
          <w:t>–</w:t>
        </w:r>
      </w:ins>
      <w:del w:id="3334" w:author="Sara M Tuson" w:date="2021-06-30T10:42:00Z">
        <w:r w:rsidRPr="00686E45" w:rsidDel="00856D0D">
          <w:rPr>
            <w:sz w:val="20"/>
            <w:lang w:val="en-US"/>
          </w:rPr>
          <w:delText xml:space="preserve"> </w:delText>
        </w:r>
      </w:del>
      <w:r w:rsidRPr="00686E45">
        <w:rPr>
          <w:sz w:val="20"/>
          <w:lang w:val="en-US"/>
        </w:rPr>
        <w:t xml:space="preserve">95% confidence interval for the CMIP6 multi-model mean is shown by the thin dashed line. </w:t>
      </w:r>
      <w:r w:rsidRPr="00686E45">
        <w:rPr>
          <w:rFonts w:cs="Times New Roman"/>
          <w:sz w:val="20"/>
          <w:szCs w:val="20"/>
          <w:lang w:val="en-US"/>
        </w:rPr>
        <w:t>Further details on data sources and processing are available in the chapter data table (Table 3.SM.1).</w:t>
      </w:r>
    </w:p>
    <w:bookmarkEnd w:id="3290"/>
    <w:p w14:paraId="2BC8DCE3" w14:textId="77777777" w:rsidR="009F594A" w:rsidRPr="006C2D8B" w:rsidRDefault="009F594A" w:rsidP="009F594A">
      <w:pPr>
        <w:pStyle w:val="AR6BodyText"/>
        <w:rPr>
          <w:noProof/>
          <w:lang w:val="en-US"/>
        </w:rPr>
      </w:pPr>
    </w:p>
    <w:p w14:paraId="74EF3104" w14:textId="77777777" w:rsidR="009F594A" w:rsidRDefault="009F594A" w:rsidP="009F594A">
      <w:pPr>
        <w:pStyle w:val="AR6BodyText"/>
        <w:rPr>
          <w:b/>
          <w:noProof/>
        </w:rPr>
      </w:pPr>
      <w:r>
        <w:rPr>
          <w:b/>
          <w:noProof/>
        </w:rPr>
        <w:t>[</w:t>
      </w:r>
      <w:r w:rsidRPr="00187583">
        <w:rPr>
          <w:b/>
          <w:noProof/>
        </w:rPr>
        <w:t xml:space="preserve">END </w:t>
      </w:r>
      <w:r w:rsidRPr="00187583">
        <w:rPr>
          <w:rStyle w:val="AR6Chap3FigureCar"/>
          <w:rFonts w:cs="Times New Roman"/>
          <w:b/>
          <w:noProof/>
          <w:sz w:val="22"/>
        </w:rPr>
        <w:t>FIGURE 3.40</w:t>
      </w:r>
      <w:r w:rsidRPr="00187583">
        <w:rPr>
          <w:b/>
          <w:noProof/>
        </w:rPr>
        <w:t xml:space="preserve"> HERE</w:t>
      </w:r>
      <w:r>
        <w:rPr>
          <w:b/>
          <w:noProof/>
        </w:rPr>
        <w:t>]</w:t>
      </w:r>
    </w:p>
    <w:p w14:paraId="0606C76D" w14:textId="77777777" w:rsidR="009F594A" w:rsidRDefault="009F594A" w:rsidP="009F594A">
      <w:pPr>
        <w:pStyle w:val="AR6BodyText"/>
        <w:rPr>
          <w:rFonts w:cs="Times New Roman"/>
          <w:lang w:val="en-US"/>
        </w:rPr>
      </w:pPr>
    </w:p>
    <w:p w14:paraId="3D37BD8F" w14:textId="77777777" w:rsidR="009F594A" w:rsidRDefault="009F594A" w:rsidP="009F594A">
      <w:pPr>
        <w:pStyle w:val="AR6BodyText"/>
        <w:rPr>
          <w:rFonts w:cs="Times New Roman"/>
          <w:lang w:val="en-US"/>
        </w:rPr>
      </w:pPr>
    </w:p>
    <w:p w14:paraId="45C8D9DF" w14:textId="7DA619F8" w:rsidR="00CE1769" w:rsidRPr="00D324D3" w:rsidRDefault="00CE1769" w:rsidP="00CE1769">
      <w:pPr>
        <w:pStyle w:val="AR6Chap3Level131"/>
      </w:pPr>
      <w:bookmarkStart w:id="3335" w:name="_Toc6385754"/>
      <w:bookmarkStart w:id="3336" w:name="_Ref3538910"/>
      <w:bookmarkStart w:id="3337" w:name="_Toc56443541"/>
      <w:bookmarkStart w:id="3338" w:name="_Toc70639179"/>
      <w:bookmarkStart w:id="3339" w:name="_Ref29541048"/>
      <w:r w:rsidRPr="00D324D3">
        <w:t xml:space="preserve">Synthesis </w:t>
      </w:r>
      <w:ins w:id="3340" w:author="Sara M Tuson" w:date="2021-07-01T14:27:00Z">
        <w:r w:rsidR="002E493C">
          <w:t>A</w:t>
        </w:r>
      </w:ins>
      <w:del w:id="3341" w:author="Sara M Tuson" w:date="2021-07-01T14:27:00Z">
        <w:r w:rsidRPr="00D324D3" w:rsidDel="002E493C">
          <w:delText>a</w:delText>
        </w:r>
      </w:del>
      <w:r w:rsidRPr="00D324D3">
        <w:t xml:space="preserve">cross Earth </w:t>
      </w:r>
      <w:r w:rsidR="00091681">
        <w:t>S</w:t>
      </w:r>
      <w:r w:rsidRPr="00D324D3">
        <w:t xml:space="preserve">ystem </w:t>
      </w:r>
      <w:r w:rsidR="00091681">
        <w:t>C</w:t>
      </w:r>
      <w:r w:rsidRPr="00D324D3">
        <w:t>omponents</w:t>
      </w:r>
      <w:bookmarkEnd w:id="3335"/>
      <w:bookmarkEnd w:id="3336"/>
      <w:bookmarkEnd w:id="3337"/>
      <w:bookmarkEnd w:id="3338"/>
    </w:p>
    <w:p w14:paraId="455B1701" w14:textId="77777777" w:rsidR="00CE1769" w:rsidRPr="00B40A97" w:rsidRDefault="00CE1769" w:rsidP="00CE1769">
      <w:pPr>
        <w:pStyle w:val="AR6BodyText"/>
        <w:rPr>
          <w:rFonts w:eastAsiaTheme="majorEastAsia"/>
          <w:noProof/>
          <w:lang w:eastAsia="en-US"/>
        </w:rPr>
      </w:pPr>
    </w:p>
    <w:p w14:paraId="528E56C8" w14:textId="77777777" w:rsidR="00CE1769" w:rsidRPr="00D324D3" w:rsidRDefault="00CE1769" w:rsidP="00CE1769">
      <w:pPr>
        <w:pStyle w:val="AR6Chap3Level2311"/>
      </w:pPr>
      <w:bookmarkStart w:id="3342" w:name="_Toc6385755"/>
      <w:bookmarkStart w:id="3343" w:name="_Toc56443542"/>
      <w:bookmarkStart w:id="3344" w:name="_Toc70639180"/>
      <w:r w:rsidRPr="00D324D3">
        <w:t>Multivariate Attribution of Climate Change</w:t>
      </w:r>
      <w:bookmarkEnd w:id="3342"/>
      <w:bookmarkEnd w:id="3343"/>
      <w:bookmarkEnd w:id="3344"/>
    </w:p>
    <w:p w14:paraId="39A41332" w14:textId="77777777" w:rsidR="00CE1769" w:rsidRPr="00B40A97" w:rsidRDefault="00CE1769" w:rsidP="00CE1769">
      <w:pPr>
        <w:pStyle w:val="AR6BodyText"/>
        <w:rPr>
          <w:rFonts w:eastAsiaTheme="majorEastAsia"/>
          <w:noProof/>
        </w:rPr>
      </w:pPr>
    </w:p>
    <w:p w14:paraId="1AA1BE76" w14:textId="04787EC2" w:rsidR="00E11FB3" w:rsidRPr="00E457C1" w:rsidRDefault="00AD12D8" w:rsidP="00CE1769">
      <w:pPr>
        <w:pStyle w:val="AR6BodyText"/>
        <w:rPr>
          <w:noProof/>
          <w:lang w:val="en-US"/>
        </w:rPr>
      </w:pPr>
      <w:ins w:id="3345" w:author="Ian Blenkinsop" w:date="2021-07-13T13:28:00Z">
        <w:r>
          <w:rPr>
            <w:noProof/>
            <w:lang w:val="en-US"/>
          </w:rPr>
          <w:t xml:space="preserve">The </w:t>
        </w:r>
      </w:ins>
      <w:r w:rsidR="008372E9" w:rsidRPr="00E457C1">
        <w:rPr>
          <w:noProof/>
          <w:lang w:val="en-US"/>
        </w:rPr>
        <w:t xml:space="preserve">AR5 concluded that human influence on the climate system </w:t>
      </w:r>
      <w:r w:rsidR="00A60054" w:rsidRPr="00E457C1">
        <w:rPr>
          <w:noProof/>
          <w:lang w:val="en-US"/>
        </w:rPr>
        <w:t xml:space="preserve">is </w:t>
      </w:r>
      <w:r w:rsidR="008372E9" w:rsidRPr="00E457C1">
        <w:rPr>
          <w:noProof/>
          <w:lang w:val="en-US"/>
        </w:rPr>
        <w:t xml:space="preserve">clear </w:t>
      </w:r>
      <w:r w:rsidR="008372E9">
        <w:rPr>
          <w:noProof/>
        </w:rPr>
        <w:fldChar w:fldCharType="begin" w:fldLock="1"/>
      </w:r>
      <w:r w:rsidR="00E719C0">
        <w:rPr>
          <w:noProof/>
          <w:lang w:val="en-US"/>
        </w:rPr>
        <w:instrText>ADDIN CSL_CITATION { "citationItems" : [ { "id" : "ITEM-1", "itemData" : { "DOI" : "10.1017/CBO9781107415324.004", "ISBN" : "9781107661820", "author" : [ { "dropping-particle" : "", "family" : "IPCC", "given" : "",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 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"J5372", "given" : "Rt13", "non-dropping-particle" : "", "parse-names" : false, "suffix" : "" } ], "type" : "chapter" }, "uris" : [ "http://www.mendeley.com/documents/?uuid=db3cbd1b-41c9-4628-93ca-8aa0711d6c66" ] } ], "mendeley" : { "formattedCitation" : "(IPCC, 2013)", "plainTextFormattedCitation" : "(IPCC, 2013)", "previouslyFormattedCitation" : "(IPCC, 2013)" }, "properties" : { "noteIndex" : 0 }, "schema" : "https://github.com/citation-style-language/schema/raw/master/csl-citation.json" }</w:instrText>
      </w:r>
      <w:r w:rsidR="008372E9">
        <w:rPr>
          <w:noProof/>
        </w:rPr>
        <w:fldChar w:fldCharType="separate"/>
      </w:r>
      <w:r w:rsidR="00393F8C">
        <w:rPr>
          <w:noProof/>
          <w:lang w:val="en-US"/>
        </w:rPr>
        <w:t>(IPCC, 2013)</w:t>
      </w:r>
      <w:r w:rsidR="008372E9">
        <w:rPr>
          <w:noProof/>
        </w:rPr>
        <w:fldChar w:fldCharType="end"/>
      </w:r>
      <w:r w:rsidR="008372E9" w:rsidRPr="00E457C1">
        <w:rPr>
          <w:noProof/>
          <w:lang w:val="en-US"/>
        </w:rPr>
        <w:t xml:space="preserve">, based on observed increasing greenhouse gas concentrations in the atmosphere, positive radiative forcing, observed warming, and physical understanding of the climate system. </w:t>
      </w:r>
      <w:ins w:id="3346" w:author="Ian Blenkinsop" w:date="2021-07-13T09:41:00Z">
        <w:r w:rsidR="00D019C8">
          <w:rPr>
            <w:noProof/>
            <w:lang w:val="en-US"/>
          </w:rPr>
          <w:t xml:space="preserve">The </w:t>
        </w:r>
      </w:ins>
      <w:r w:rsidR="008372E9" w:rsidRPr="00E457C1">
        <w:rPr>
          <w:noProof/>
          <w:lang w:val="en-US"/>
        </w:rPr>
        <w:t xml:space="preserve">AR5 also assessed that it was </w:t>
      </w:r>
      <w:r w:rsidR="008372E9" w:rsidRPr="00E457C1">
        <w:rPr>
          <w:i/>
          <w:noProof/>
          <w:lang w:val="en-US"/>
        </w:rPr>
        <w:t>virtually certain</w:t>
      </w:r>
      <w:r w:rsidR="008372E9" w:rsidRPr="00E457C1">
        <w:rPr>
          <w:noProof/>
          <w:lang w:val="en-US"/>
        </w:rPr>
        <w:t xml:space="preserve"> that internal variability alone could not account for observed warming since 1951</w:t>
      </w:r>
      <w:r w:rsidR="00960AE6" w:rsidRPr="00E457C1">
        <w:rPr>
          <w:noProof/>
          <w:lang w:val="en-US"/>
        </w:rPr>
        <w:t xml:space="preserve"> </w:t>
      </w:r>
      <w:r w:rsidR="00960AE6">
        <w:rPr>
          <w:noProof/>
        </w:rPr>
        <w:fldChar w:fldCharType="begin" w:fldLock="1"/>
      </w:r>
      <w:r w:rsidR="00D33CB6">
        <w:rPr>
          <w:noProof/>
          <w:lang w:val="en-US"/>
        </w:rPr>
        <w:instrText>ADDIN CSL_CITATION { "citationItems" : [ { "id" : "ITEM-1", "itemData" : { "DOI" : "10.1017/CBO9781107415324.022", "ISBN" : "9781107415324", "author" : [ { "dropping-particle" : "", "family" : "Bindoff", "given" : "N. L.", "non-dropping-particle" : "", "parse-names" : false, "suffix" : "" }, { "dropping-particle" : "", "family" : "Stott", "given" : "P.A.", "non-dropping-particle" : "", "parse-names" : false, "suffix" : "" }, { "dropping-particle" : "", "family" : "AchutaRao", "given" : "K M", "non-dropping-particle" : "", "parse-names" : false, "suffix" : "" }, { "dropping-particle" : "", "family" : "Allen", "given" : "M.R.", "non-dropping-particle" : "", "parse-names" : false, "suffix" : "" }, { "dropping-particle" : "", "family" : "Gillett", "given" : "N.P.",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"G.C.", "non-dropping-particle" : "", "parse-names" : false, "suffix" : "" }, { "dropping-particle" : "", "family" : "Hu", "given" : "Yongyun",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"Xuebin",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"867-952", "publisher" : "Cambridge University Press", "publisher-place" : "Cambridge University Press, Cambridge, United Kingdom and New York", "title" : "Detection and attribution of climate change: From global to regional", "translator" : [ { "dropping-particle" : "", "family" : "J7004", "given" : "Rt13", "non-dropping-particle" : "", "parse-names" : false, "suffix" : "" } ], "type" : "chapter" }, "uris" : [ "http://www.mendeley.com/documents/?uuid=e19ba45a-0252-41e8-9b96-2ec3fda52e4c" ] } ], "mendeley" : { "formattedCitation" : "(Bindoff et al., 2013)", "plainTextFormattedCitation" : "(Bindoff et al., 2013)", "previouslyFormattedCitation" : "(Bindoff et al., 2013)" }, "properties" : { "noteIndex" : 0 }, "schema" : "https://github.com/citation-style-language/schema/raw/master/csl-citation.json" }</w:instrText>
      </w:r>
      <w:r w:rsidR="00960AE6">
        <w:rPr>
          <w:noProof/>
        </w:rPr>
        <w:fldChar w:fldCharType="separate"/>
      </w:r>
      <w:r w:rsidR="00393F8C">
        <w:rPr>
          <w:noProof/>
          <w:lang w:val="en-US"/>
        </w:rPr>
        <w:t>(Bindoff et al., 2013)</w:t>
      </w:r>
      <w:r w:rsidR="00960AE6">
        <w:rPr>
          <w:noProof/>
        </w:rPr>
        <w:fldChar w:fldCharType="end"/>
      </w:r>
      <w:r w:rsidR="008372E9" w:rsidRPr="00E457C1">
        <w:rPr>
          <w:noProof/>
          <w:lang w:val="en-US"/>
        </w:rPr>
        <w:t xml:space="preserve">. </w:t>
      </w:r>
      <w:r w:rsidR="00CE1769" w:rsidRPr="00E457C1">
        <w:rPr>
          <w:noProof/>
          <w:lang w:val="en-US"/>
        </w:rPr>
        <w:t>Evidence has grown since AR5 that observed changes since the 1950s in many parts of the climate system are attributable to anthropogenic influence. So far, this chapter has focused on examining individual aspects of the climate system in separate sections. The results presented in Sections</w:t>
      </w:r>
      <w:r w:rsidR="00114358" w:rsidRPr="00E457C1">
        <w:rPr>
          <w:noProof/>
          <w:lang w:val="en-US"/>
        </w:rPr>
        <w:t xml:space="preserve"> 3.3</w:t>
      </w:r>
      <w:r w:rsidR="00CE1769" w:rsidRPr="00E457C1">
        <w:rPr>
          <w:noProof/>
          <w:lang w:val="en-US"/>
        </w:rPr>
        <w:t xml:space="preserve"> to </w:t>
      </w:r>
      <w:r w:rsidR="00114358" w:rsidRPr="00E457C1">
        <w:rPr>
          <w:noProof/>
          <w:lang w:val="en-US"/>
        </w:rPr>
        <w:t>3.7</w:t>
      </w:r>
      <w:r w:rsidR="00ED3F07" w:rsidRPr="00E457C1">
        <w:rPr>
          <w:noProof/>
          <w:lang w:val="en-US"/>
        </w:rPr>
        <w:t xml:space="preserve"> substantially</w:t>
      </w:r>
      <w:r w:rsidR="00CE1769" w:rsidRPr="00E457C1">
        <w:rPr>
          <w:noProof/>
          <w:lang w:val="en-US"/>
        </w:rPr>
        <w:t xml:space="preserve"> strengthen </w:t>
      </w:r>
      <w:r w:rsidR="00ED3F07" w:rsidRPr="00E457C1">
        <w:rPr>
          <w:noProof/>
          <w:lang w:val="en-US"/>
        </w:rPr>
        <w:t>our assessment of the role of</w:t>
      </w:r>
      <w:r w:rsidR="00CE1769" w:rsidRPr="00E457C1">
        <w:rPr>
          <w:noProof/>
          <w:lang w:val="en-US"/>
        </w:rPr>
        <w:t xml:space="preserve"> human influence on climate since </w:t>
      </w:r>
      <w:r w:rsidR="008372E9" w:rsidRPr="00E457C1">
        <w:rPr>
          <w:noProof/>
          <w:lang w:val="en-US"/>
        </w:rPr>
        <w:t>pre</w:t>
      </w:r>
      <w:r w:rsidR="00A60054" w:rsidRPr="00E457C1">
        <w:rPr>
          <w:noProof/>
          <w:lang w:val="en-US"/>
        </w:rPr>
        <w:t>-</w:t>
      </w:r>
      <w:r w:rsidR="008372E9" w:rsidRPr="00E457C1">
        <w:rPr>
          <w:noProof/>
          <w:lang w:val="en-US"/>
        </w:rPr>
        <w:t>industrial times</w:t>
      </w:r>
      <w:r w:rsidR="00CE1769" w:rsidRPr="00E457C1">
        <w:rPr>
          <w:noProof/>
          <w:lang w:val="en-US"/>
        </w:rPr>
        <w:t>. In this section we look across the whole climate system to assess to what extent a physically consistent picture of human induced change emerges across the climate system (</w:t>
      </w:r>
      <w:r w:rsidR="00627C1B" w:rsidRPr="005B1F1A">
        <w:rPr>
          <w:noProof/>
          <w:lang w:val="en-CA" w:eastAsia="en-US"/>
        </w:rPr>
        <w:t>Figure 3.4</w:t>
      </w:r>
      <w:r w:rsidR="000D6479">
        <w:rPr>
          <w:noProof/>
          <w:lang w:val="en-CA" w:eastAsia="en-US"/>
        </w:rPr>
        <w:t>1</w:t>
      </w:r>
      <w:r w:rsidR="00CE1769" w:rsidRPr="00E457C1">
        <w:rPr>
          <w:noProof/>
          <w:lang w:val="en-US"/>
        </w:rPr>
        <w:t>).</w:t>
      </w:r>
    </w:p>
    <w:p w14:paraId="57E728AA" w14:textId="77777777" w:rsidR="00CE1769" w:rsidRPr="00E457C1" w:rsidRDefault="00CE1769" w:rsidP="00CE1769">
      <w:pPr>
        <w:pStyle w:val="AR6BodyText"/>
        <w:rPr>
          <w:noProof/>
          <w:lang w:val="en-US"/>
        </w:rPr>
      </w:pPr>
    </w:p>
    <w:p w14:paraId="20E8591B" w14:textId="71BCEA06" w:rsidR="008372E9" w:rsidRPr="00E457C1" w:rsidRDefault="00CE1769" w:rsidP="00CE1769">
      <w:pPr>
        <w:pStyle w:val="AR6BodyText"/>
        <w:rPr>
          <w:noProof/>
          <w:lang w:val="en-US"/>
        </w:rPr>
      </w:pPr>
      <w:r w:rsidRPr="00E457C1">
        <w:rPr>
          <w:noProof/>
          <w:lang w:val="en-US"/>
        </w:rPr>
        <w:t xml:space="preserve">The </w:t>
      </w:r>
      <w:r w:rsidR="008372E9" w:rsidRPr="00E457C1">
        <w:rPr>
          <w:noProof/>
          <w:lang w:val="en-US"/>
        </w:rPr>
        <w:t xml:space="preserve">observed </w:t>
      </w:r>
      <w:r w:rsidR="00ED3F07" w:rsidRPr="00E457C1">
        <w:rPr>
          <w:noProof/>
          <w:lang w:val="en-US"/>
        </w:rPr>
        <w:t>global surface air temperature</w:t>
      </w:r>
      <w:r w:rsidR="008372E9" w:rsidRPr="00E457C1">
        <w:rPr>
          <w:noProof/>
          <w:lang w:val="en-US"/>
        </w:rPr>
        <w:t xml:space="preserve"> warming of</w:t>
      </w:r>
      <w:r w:rsidR="00F667A6" w:rsidRPr="00E457C1">
        <w:rPr>
          <w:noProof/>
          <w:lang w:val="en-US"/>
        </w:rPr>
        <w:t xml:space="preserve"> 0.9</w:t>
      </w:r>
      <w:ins w:id="3347" w:author="Ian Blenkinsop" w:date="2021-07-13T13:28:00Z">
        <w:r w:rsidR="00AD12D8" w:rsidRPr="00E457C1">
          <w:rPr>
            <w:rFonts w:cs="Times New Roman"/>
            <w:noProof/>
            <w:lang w:val="en-US"/>
          </w:rPr>
          <w:t>°</w:t>
        </w:r>
        <w:r w:rsidR="00AD12D8" w:rsidRPr="00E457C1">
          <w:rPr>
            <w:noProof/>
            <w:lang w:val="en-US"/>
          </w:rPr>
          <w:t>C</w:t>
        </w:r>
      </w:ins>
      <w:del w:id="3348" w:author="Sara M Tuson" w:date="2021-06-24T11:19:00Z">
        <w:r w:rsidR="00F667A6" w:rsidRPr="00E457C1" w:rsidDel="00D269C7">
          <w:rPr>
            <w:noProof/>
            <w:lang w:val="en-US"/>
          </w:rPr>
          <w:delText>-</w:delText>
        </w:r>
      </w:del>
      <w:ins w:id="3349" w:author="Sara M Tuson" w:date="2021-06-24T11:19:00Z">
        <w:del w:id="3350" w:author="Tom Maycock" w:date="2021-09-03T16:05:00Z">
          <w:r w:rsidR="00D269C7" w:rsidDel="00795C2E">
            <w:rPr>
              <w:noProof/>
              <w:lang w:val="en-US"/>
            </w:rPr>
            <w:delText>–</w:delText>
          </w:r>
        </w:del>
      </w:ins>
      <w:ins w:id="3351" w:author="Tom Maycock" w:date="2021-09-03T16:05:00Z">
        <w:r w:rsidR="00795C2E">
          <w:rPr>
            <w:noProof/>
            <w:lang w:val="en-US"/>
          </w:rPr>
          <w:t xml:space="preserve"> to </w:t>
        </w:r>
      </w:ins>
      <w:r w:rsidR="00F667A6" w:rsidRPr="00E457C1">
        <w:rPr>
          <w:noProof/>
          <w:lang w:val="en-US"/>
        </w:rPr>
        <w:t>1.2</w:t>
      </w:r>
      <w:r w:rsidR="00F667A6" w:rsidRPr="00E457C1">
        <w:rPr>
          <w:rFonts w:cs="Times New Roman"/>
          <w:noProof/>
          <w:lang w:val="en-US"/>
        </w:rPr>
        <w:t>°</w:t>
      </w:r>
      <w:r w:rsidR="00F667A6" w:rsidRPr="00E457C1">
        <w:rPr>
          <w:noProof/>
          <w:lang w:val="en-US"/>
        </w:rPr>
        <w:t>C in 2010</w:t>
      </w:r>
      <w:del w:id="3352" w:author="Sara M Tuson" w:date="2021-06-24T11:19:00Z">
        <w:r w:rsidR="00F667A6" w:rsidRPr="00E457C1" w:rsidDel="00D269C7">
          <w:rPr>
            <w:noProof/>
            <w:lang w:val="en-US"/>
          </w:rPr>
          <w:delText>-</w:delText>
        </w:r>
      </w:del>
      <w:ins w:id="3353" w:author="Sara M Tuson" w:date="2021-06-24T11:19:00Z">
        <w:r w:rsidR="00D269C7">
          <w:rPr>
            <w:noProof/>
            <w:lang w:val="en-US"/>
          </w:rPr>
          <w:t>–</w:t>
        </w:r>
      </w:ins>
      <w:r w:rsidR="00F667A6" w:rsidRPr="00E457C1">
        <w:rPr>
          <w:noProof/>
          <w:lang w:val="en-US"/>
        </w:rPr>
        <w:t>2019 is much greater than can be explained by internal variability (</w:t>
      </w:r>
      <w:r w:rsidR="00F667A6" w:rsidRPr="00E457C1">
        <w:rPr>
          <w:i/>
          <w:noProof/>
          <w:lang w:val="en-US"/>
        </w:rPr>
        <w:t>likely</w:t>
      </w:r>
      <w:r w:rsidR="00F667A6" w:rsidRPr="00E457C1">
        <w:rPr>
          <w:noProof/>
          <w:lang w:val="en-US"/>
        </w:rPr>
        <w:t xml:space="preserve"> </w:t>
      </w:r>
      <w:del w:id="3354" w:author="Ian Blenkinsop" w:date="2021-07-13T13:28:00Z">
        <w:r w:rsidR="00F667A6" w:rsidRPr="00E457C1" w:rsidDel="00AD12D8">
          <w:rPr>
            <w:noProof/>
            <w:lang w:val="en-US"/>
          </w:rPr>
          <w:delText>-</w:delText>
        </w:r>
      </w:del>
      <w:ins w:id="3355" w:author="Ian Blenkinsop" w:date="2021-07-13T13:28:00Z">
        <w:r w:rsidR="00AD12D8">
          <w:rPr>
            <w:noProof/>
            <w:lang w:val="en-US"/>
          </w:rPr>
          <w:t>–</w:t>
        </w:r>
      </w:ins>
      <w:r w:rsidR="00F667A6" w:rsidRPr="00E457C1">
        <w:rPr>
          <w:noProof/>
          <w:lang w:val="en-US"/>
        </w:rPr>
        <w:t>0.2</w:t>
      </w:r>
      <w:r w:rsidR="00F667A6" w:rsidRPr="00E457C1">
        <w:rPr>
          <w:rFonts w:cs="Times New Roman"/>
          <w:noProof/>
          <w:lang w:val="en-US"/>
        </w:rPr>
        <w:t>°</w:t>
      </w:r>
      <w:r w:rsidR="00F667A6" w:rsidRPr="00E457C1">
        <w:rPr>
          <w:noProof/>
          <w:lang w:val="en-US"/>
        </w:rPr>
        <w:t>C</w:t>
      </w:r>
      <w:del w:id="3356" w:author="Sara M Tuson" w:date="2021-06-24T11:20:00Z">
        <w:r w:rsidR="00F667A6" w:rsidRPr="00E457C1" w:rsidDel="00D269C7">
          <w:rPr>
            <w:noProof/>
            <w:lang w:val="en-US"/>
          </w:rPr>
          <w:delText>-</w:delText>
        </w:r>
      </w:del>
      <w:ins w:id="3357" w:author="Sara M Tuson" w:date="2021-06-24T11:20:00Z">
        <w:del w:id="3358" w:author="Ian Blenkinsop" w:date="2021-07-13T13:28:00Z">
          <w:r w:rsidR="00D269C7" w:rsidDel="00AD12D8">
            <w:rPr>
              <w:noProof/>
              <w:lang w:val="en-US"/>
            </w:rPr>
            <w:delText>–</w:delText>
          </w:r>
        </w:del>
      </w:ins>
      <w:ins w:id="3359" w:author="Ian Blenkinsop" w:date="2021-07-13T13:28:00Z">
        <w:r w:rsidR="00AD12D8">
          <w:rPr>
            <w:noProof/>
            <w:lang w:val="en-US"/>
          </w:rPr>
          <w:t xml:space="preserve"> to +</w:t>
        </w:r>
      </w:ins>
      <w:r w:rsidR="00F667A6" w:rsidRPr="00E457C1">
        <w:rPr>
          <w:noProof/>
          <w:lang w:val="en-US"/>
        </w:rPr>
        <w:t>0.2</w:t>
      </w:r>
      <w:r w:rsidR="00F667A6" w:rsidRPr="00E457C1">
        <w:rPr>
          <w:rFonts w:cs="Times New Roman"/>
          <w:noProof/>
          <w:lang w:val="en-US"/>
        </w:rPr>
        <w:t>°</w:t>
      </w:r>
      <w:r w:rsidR="00F667A6" w:rsidRPr="00E457C1">
        <w:rPr>
          <w:noProof/>
          <w:lang w:val="en-US"/>
        </w:rPr>
        <w:t>C) or natural forcings (</w:t>
      </w:r>
      <w:r w:rsidR="00F667A6" w:rsidRPr="00E457C1">
        <w:rPr>
          <w:i/>
          <w:noProof/>
          <w:lang w:val="en-US"/>
        </w:rPr>
        <w:t>likely</w:t>
      </w:r>
      <w:r w:rsidR="00F667A6" w:rsidRPr="00E457C1">
        <w:rPr>
          <w:noProof/>
          <w:lang w:val="en-US"/>
        </w:rPr>
        <w:t xml:space="preserve"> </w:t>
      </w:r>
      <w:del w:id="3360" w:author="Ian Blenkinsop" w:date="2021-07-13T13:28:00Z">
        <w:r w:rsidR="00F667A6" w:rsidRPr="00E457C1" w:rsidDel="00AD12D8">
          <w:rPr>
            <w:noProof/>
            <w:lang w:val="en-US"/>
          </w:rPr>
          <w:delText>-</w:delText>
        </w:r>
      </w:del>
      <w:ins w:id="3361" w:author="Ian Blenkinsop" w:date="2021-07-13T13:28:00Z">
        <w:r w:rsidR="00AD12D8">
          <w:rPr>
            <w:noProof/>
            <w:lang w:val="en-US"/>
          </w:rPr>
          <w:t>–</w:t>
        </w:r>
      </w:ins>
      <w:r w:rsidR="00F667A6" w:rsidRPr="00E457C1">
        <w:rPr>
          <w:noProof/>
          <w:lang w:val="en-US"/>
        </w:rPr>
        <w:t>0.1</w:t>
      </w:r>
      <w:r w:rsidR="00F667A6" w:rsidRPr="00E457C1">
        <w:rPr>
          <w:rFonts w:cs="Times New Roman"/>
          <w:noProof/>
          <w:lang w:val="en-US"/>
        </w:rPr>
        <w:t>°</w:t>
      </w:r>
      <w:r w:rsidR="00F667A6" w:rsidRPr="00E457C1">
        <w:rPr>
          <w:noProof/>
          <w:lang w:val="en-US"/>
        </w:rPr>
        <w:t>C</w:t>
      </w:r>
      <w:del w:id="3362" w:author="Sara M Tuson" w:date="2021-06-24T11:20:00Z">
        <w:r w:rsidR="00F667A6" w:rsidRPr="00E457C1" w:rsidDel="00D269C7">
          <w:rPr>
            <w:noProof/>
            <w:lang w:val="en-US"/>
          </w:rPr>
          <w:delText>-</w:delText>
        </w:r>
      </w:del>
      <w:ins w:id="3363" w:author="Sara M Tuson" w:date="2021-06-24T11:20:00Z">
        <w:del w:id="3364" w:author="Ian Blenkinsop" w:date="2021-07-13T13:28:00Z">
          <w:r w:rsidR="00D269C7" w:rsidDel="00AD12D8">
            <w:rPr>
              <w:noProof/>
              <w:lang w:val="en-US"/>
            </w:rPr>
            <w:delText>–</w:delText>
          </w:r>
        </w:del>
      </w:ins>
      <w:ins w:id="3365" w:author="Ian Blenkinsop" w:date="2021-07-13T13:28:00Z">
        <w:r w:rsidR="00AD12D8">
          <w:rPr>
            <w:noProof/>
            <w:lang w:val="en-US"/>
          </w:rPr>
          <w:t xml:space="preserve"> to +</w:t>
        </w:r>
      </w:ins>
      <w:r w:rsidR="00F667A6" w:rsidRPr="00E457C1">
        <w:rPr>
          <w:noProof/>
          <w:lang w:val="en-US"/>
        </w:rPr>
        <w:t>0.1</w:t>
      </w:r>
      <w:r w:rsidR="00F667A6" w:rsidRPr="00E457C1">
        <w:rPr>
          <w:rFonts w:cs="Times New Roman"/>
          <w:noProof/>
          <w:lang w:val="en-US"/>
        </w:rPr>
        <w:t>°</w:t>
      </w:r>
      <w:r w:rsidR="00F667A6" w:rsidRPr="00E457C1">
        <w:rPr>
          <w:noProof/>
          <w:lang w:val="en-US"/>
        </w:rPr>
        <w:t>C)</w:t>
      </w:r>
      <w:r w:rsidR="008372E9" w:rsidRPr="00E457C1">
        <w:rPr>
          <w:noProof/>
          <w:lang w:val="en-US"/>
        </w:rPr>
        <w:t xml:space="preserve"> alone</w:t>
      </w:r>
      <w:r w:rsidR="00F667A6" w:rsidRPr="00E457C1">
        <w:rPr>
          <w:noProof/>
          <w:lang w:val="en-US"/>
        </w:rPr>
        <w:t>, but consistent with the assessed anthropogenic warming (</w:t>
      </w:r>
      <w:r w:rsidR="00F667A6" w:rsidRPr="00E457C1">
        <w:rPr>
          <w:i/>
          <w:noProof/>
          <w:lang w:val="en-US"/>
        </w:rPr>
        <w:t>likely</w:t>
      </w:r>
      <w:r w:rsidR="00F667A6" w:rsidRPr="00E457C1">
        <w:rPr>
          <w:noProof/>
          <w:lang w:val="en-US"/>
        </w:rPr>
        <w:t xml:space="preserve"> 0.8</w:t>
      </w:r>
      <w:r w:rsidR="00F667A6" w:rsidRPr="00E457C1">
        <w:rPr>
          <w:rFonts w:cs="Times New Roman"/>
          <w:noProof/>
          <w:lang w:val="en-US"/>
        </w:rPr>
        <w:t>°</w:t>
      </w:r>
      <w:r w:rsidR="00F667A6" w:rsidRPr="00E457C1">
        <w:rPr>
          <w:noProof/>
          <w:lang w:val="en-US"/>
        </w:rPr>
        <w:t>C</w:t>
      </w:r>
      <w:del w:id="3366" w:author="Sara M Tuson" w:date="2021-06-24T11:20:00Z">
        <w:r w:rsidR="00F667A6" w:rsidRPr="00E457C1" w:rsidDel="00D269C7">
          <w:rPr>
            <w:noProof/>
            <w:lang w:val="en-US"/>
          </w:rPr>
          <w:delText>-</w:delText>
        </w:r>
      </w:del>
      <w:ins w:id="3367" w:author="Sara M Tuson" w:date="2021-06-24T11:20:00Z">
        <w:del w:id="3368" w:author="Ian Blenkinsop" w:date="2021-07-14T11:46:00Z">
          <w:r w:rsidR="00D269C7" w:rsidDel="003F3EF5">
            <w:rPr>
              <w:noProof/>
              <w:lang w:val="en-US"/>
            </w:rPr>
            <w:delText>–</w:delText>
          </w:r>
        </w:del>
      </w:ins>
      <w:ins w:id="3369" w:author="Ian Blenkinsop" w:date="2021-07-14T11:46:00Z">
        <w:r w:rsidR="003F3EF5">
          <w:rPr>
            <w:noProof/>
            <w:lang w:val="en-US"/>
          </w:rPr>
          <w:t xml:space="preserve"> to </w:t>
        </w:r>
      </w:ins>
      <w:r w:rsidR="00F667A6" w:rsidRPr="00E457C1">
        <w:rPr>
          <w:noProof/>
          <w:lang w:val="en-US"/>
        </w:rPr>
        <w:t>1.3</w:t>
      </w:r>
      <w:r w:rsidR="00F667A6" w:rsidRPr="00E457C1">
        <w:rPr>
          <w:rFonts w:cs="Times New Roman"/>
          <w:noProof/>
          <w:lang w:val="en-US"/>
        </w:rPr>
        <w:t>°</w:t>
      </w:r>
      <w:r w:rsidR="00F667A6" w:rsidRPr="00E457C1">
        <w:rPr>
          <w:noProof/>
          <w:lang w:val="en-US"/>
        </w:rPr>
        <w:t>C</w:t>
      </w:r>
      <w:ins w:id="3370" w:author="Sara M Tuson" w:date="2021-06-29T11:40:00Z">
        <w:r w:rsidR="000F1D25">
          <w:rPr>
            <w:noProof/>
            <w:lang w:val="en-US"/>
          </w:rPr>
          <w:t xml:space="preserve">; </w:t>
        </w:r>
      </w:ins>
      <w:del w:id="3371" w:author="Sara M Tuson" w:date="2021-06-29T11:40:00Z">
        <w:r w:rsidR="00F667A6" w:rsidRPr="00E457C1" w:rsidDel="000F1D25">
          <w:rPr>
            <w:noProof/>
            <w:lang w:val="en-US"/>
          </w:rPr>
          <w:delText>)</w:delText>
        </w:r>
        <w:r w:rsidR="00A05318" w:rsidRPr="00E457C1" w:rsidDel="000F1D25">
          <w:rPr>
            <w:noProof/>
            <w:lang w:val="en-US"/>
          </w:rPr>
          <w:delText xml:space="preserve"> (</w:delText>
        </w:r>
      </w:del>
      <w:r w:rsidR="00A05318" w:rsidRPr="00E457C1">
        <w:rPr>
          <w:noProof/>
          <w:lang w:val="en-US"/>
        </w:rPr>
        <w:t>Section 3.3.1</w:t>
      </w:r>
      <w:r w:rsidR="00ED3F07" w:rsidRPr="00E457C1">
        <w:rPr>
          <w:noProof/>
          <w:lang w:val="en-US"/>
        </w:rPr>
        <w:t>.1</w:t>
      </w:r>
      <w:r w:rsidR="00A05318" w:rsidRPr="00E457C1">
        <w:rPr>
          <w:noProof/>
          <w:lang w:val="en-US"/>
        </w:rPr>
        <w:t>)</w:t>
      </w:r>
      <w:r w:rsidR="00F667A6" w:rsidRPr="00E457C1">
        <w:rPr>
          <w:noProof/>
          <w:lang w:val="en-US"/>
        </w:rPr>
        <w:t xml:space="preserve">. </w:t>
      </w:r>
      <w:r w:rsidR="008372E9" w:rsidRPr="00E457C1">
        <w:rPr>
          <w:noProof/>
          <w:lang w:val="en-US"/>
        </w:rPr>
        <w:t xml:space="preserve">Moreover it is </w:t>
      </w:r>
      <w:r w:rsidR="008372E9" w:rsidRPr="00E457C1">
        <w:rPr>
          <w:i/>
          <w:noProof/>
          <w:lang w:val="en-US"/>
        </w:rPr>
        <w:t>very likely</w:t>
      </w:r>
      <w:r w:rsidR="008372E9" w:rsidRPr="00E457C1">
        <w:rPr>
          <w:noProof/>
          <w:lang w:val="en-US"/>
        </w:rPr>
        <w:t xml:space="preserve"> </w:t>
      </w:r>
      <w:r w:rsidR="008372E9" w:rsidRPr="00E457C1">
        <w:rPr>
          <w:rFonts w:cs="Times New Roman"/>
          <w:bCs/>
          <w:noProof/>
          <w:lang w:val="en-US"/>
        </w:rPr>
        <w:t>that human-induced greenhouse gas increases were the main driver of tropospheric warming since 1979</w:t>
      </w:r>
      <w:r w:rsidR="00A05318" w:rsidRPr="00E457C1">
        <w:rPr>
          <w:rFonts w:cs="Times New Roman"/>
          <w:bCs/>
          <w:noProof/>
          <w:lang w:val="en-US"/>
        </w:rPr>
        <w:t xml:space="preserve"> (Section 3.3.1.2)</w:t>
      </w:r>
      <w:r w:rsidR="008372E9" w:rsidRPr="00E457C1">
        <w:rPr>
          <w:rFonts w:cs="Times New Roman"/>
          <w:bCs/>
          <w:noProof/>
          <w:lang w:val="en-US"/>
        </w:rPr>
        <w:t xml:space="preserve"> and </w:t>
      </w:r>
      <w:r w:rsidR="008372E9" w:rsidRPr="00E457C1">
        <w:rPr>
          <w:rFonts w:cs="Times New Roman"/>
          <w:bCs/>
          <w:i/>
          <w:noProof/>
          <w:lang w:val="en-US"/>
        </w:rPr>
        <w:t>virtually certain</w:t>
      </w:r>
      <w:r w:rsidR="002D0D8B" w:rsidRPr="00E457C1">
        <w:rPr>
          <w:rFonts w:cs="Times New Roman"/>
          <w:bCs/>
          <w:noProof/>
          <w:lang w:val="en-US"/>
        </w:rPr>
        <w:t xml:space="preserve"> that greenhouse gas forcing wa</w:t>
      </w:r>
      <w:r w:rsidR="008372E9" w:rsidRPr="00E457C1">
        <w:rPr>
          <w:rFonts w:cs="Times New Roman"/>
          <w:bCs/>
          <w:noProof/>
          <w:lang w:val="en-US"/>
        </w:rPr>
        <w:t>s the main driver of the observed changes in hot and cold extremes on the global scale (Cross-Chapter Box 3.2).</w:t>
      </w:r>
    </w:p>
    <w:p w14:paraId="5452FFEB" w14:textId="0FE6651C" w:rsidR="008372E9" w:rsidRPr="00E457C1" w:rsidRDefault="008372E9" w:rsidP="00CE1769">
      <w:pPr>
        <w:pStyle w:val="AR6BodyText"/>
        <w:rPr>
          <w:noProof/>
          <w:lang w:val="en-US"/>
        </w:rPr>
      </w:pPr>
    </w:p>
    <w:p w14:paraId="2DC8992C" w14:textId="1A116AE3" w:rsidR="00B42384" w:rsidRPr="00B42384" w:rsidRDefault="00CE1769" w:rsidP="00B42384">
      <w:pPr>
        <w:pStyle w:val="AR6BodyText"/>
        <w:rPr>
          <w:noProof/>
          <w:lang w:val="en-IN"/>
        </w:rPr>
      </w:pPr>
      <w:r w:rsidRPr="00E457C1">
        <w:rPr>
          <w:noProof/>
          <w:lang w:val="en-US"/>
        </w:rPr>
        <w:t xml:space="preserve">As might be expected from a warming atmosphere, moisture in the troposphere has increased and precipitation patterns have changed. </w:t>
      </w:r>
      <w:r w:rsidR="00A05318">
        <w:rPr>
          <w:noProof/>
          <w:lang w:val="en-IN"/>
        </w:rPr>
        <w:t>Human influence has</w:t>
      </w:r>
      <w:r w:rsidR="00B42384" w:rsidRPr="00B42384">
        <w:rPr>
          <w:noProof/>
          <w:lang w:val="en-IN"/>
        </w:rPr>
        <w:t xml:space="preserve"> </w:t>
      </w:r>
      <w:r w:rsidR="00B42384" w:rsidRPr="00B42384">
        <w:rPr>
          <w:i/>
          <w:iCs/>
          <w:noProof/>
          <w:lang w:val="en-IN"/>
        </w:rPr>
        <w:t>likely</w:t>
      </w:r>
      <w:r w:rsidR="00B42384" w:rsidRPr="00B42384">
        <w:rPr>
          <w:noProof/>
          <w:lang w:val="en-IN"/>
        </w:rPr>
        <w:t xml:space="preserve"> contributed to the observed changes in humidity and precipitation (</w:t>
      </w:r>
      <w:r w:rsidR="00417A54">
        <w:rPr>
          <w:noProof/>
          <w:lang w:val="en-IN"/>
        </w:rPr>
        <w:t>S</w:t>
      </w:r>
      <w:r w:rsidR="00B42384" w:rsidRPr="00B42384">
        <w:rPr>
          <w:noProof/>
          <w:lang w:val="en-IN"/>
        </w:rPr>
        <w:t xml:space="preserve">ection 3.3.2). It is </w:t>
      </w:r>
      <w:r w:rsidR="00B42384" w:rsidRPr="00B42384">
        <w:rPr>
          <w:i/>
          <w:iCs/>
          <w:noProof/>
          <w:lang w:val="en-IN"/>
        </w:rPr>
        <w:t>likely</w:t>
      </w:r>
      <w:r w:rsidR="00B42384" w:rsidRPr="00B42384">
        <w:rPr>
          <w:noProof/>
          <w:lang w:val="en-IN"/>
        </w:rPr>
        <w:t xml:space="preserve"> that human influence, in particular due to greenhouse gas forcing, is the main driver of the observed intensification of heavy precipitation in global land regions during recent decades (Cross-Chapter Box 3.2). The pattern of ocean salinity changes indicate that fresh regions are becoming fresher and that salty regions are becoming saltier as a result of changes in ocean</w:t>
      </w:r>
      <w:r w:rsidR="00A60054">
        <w:rPr>
          <w:noProof/>
          <w:lang w:val="en-IN"/>
        </w:rPr>
        <w:t>-</w:t>
      </w:r>
      <w:r w:rsidR="00B42384" w:rsidRPr="00B42384">
        <w:rPr>
          <w:noProof/>
          <w:lang w:val="en-IN"/>
        </w:rPr>
        <w:t>atmosphere fluxes through evaporation and precipitation (</w:t>
      </w:r>
      <w:r w:rsidR="00B42384" w:rsidRPr="00B42384">
        <w:rPr>
          <w:i/>
          <w:iCs/>
          <w:noProof/>
          <w:lang w:val="en-IN"/>
        </w:rPr>
        <w:t>high confidence</w:t>
      </w:r>
      <w:r w:rsidR="00B42384" w:rsidRPr="00B42384">
        <w:rPr>
          <w:noProof/>
          <w:lang w:val="en-IN"/>
        </w:rPr>
        <w:t xml:space="preserve">) making it </w:t>
      </w:r>
      <w:r w:rsidR="00B42384" w:rsidRPr="00B42384">
        <w:rPr>
          <w:i/>
          <w:iCs/>
          <w:noProof/>
          <w:lang w:val="en-IN"/>
        </w:rPr>
        <w:t>extremely likely</w:t>
      </w:r>
      <w:r w:rsidR="00B42384" w:rsidRPr="00B42384">
        <w:rPr>
          <w:noProof/>
          <w:lang w:val="en-IN"/>
        </w:rPr>
        <w:t xml:space="preserve"> that human influence has contributed to observed near-surface and subsurface salinity changes since the mid-20</w:t>
      </w:r>
      <w:r w:rsidR="00B42384" w:rsidRPr="00C46A2B">
        <w:rPr>
          <w:noProof/>
          <w:lang w:val="en-IN"/>
          <w:rPrChange w:id="3372" w:author="Sara M Tuson" w:date="2021-06-28T09:50:00Z">
            <w:rPr>
              <w:noProof/>
              <w:vertAlign w:val="superscript"/>
              <w:lang w:val="en-IN"/>
            </w:rPr>
          </w:rPrChange>
        </w:rPr>
        <w:t>th</w:t>
      </w:r>
      <w:r w:rsidR="00B42384" w:rsidRPr="00B42384">
        <w:rPr>
          <w:noProof/>
          <w:lang w:val="en-IN"/>
        </w:rPr>
        <w:t xml:space="preserve"> century (</w:t>
      </w:r>
      <w:r w:rsidR="00DE13D9">
        <w:rPr>
          <w:noProof/>
          <w:lang w:val="en-IN"/>
        </w:rPr>
        <w:t xml:space="preserve">Section </w:t>
      </w:r>
      <w:r w:rsidR="00B42384" w:rsidRPr="00B42384">
        <w:rPr>
          <w:noProof/>
          <w:lang w:val="en-IN"/>
        </w:rPr>
        <w:t>3.5.2.2). Taken together th</w:t>
      </w:r>
      <w:r w:rsidR="00ED3F07">
        <w:rPr>
          <w:noProof/>
          <w:lang w:val="en-IN"/>
        </w:rPr>
        <w:t>is evidence</w:t>
      </w:r>
      <w:r w:rsidR="00B42384" w:rsidRPr="00B42384">
        <w:rPr>
          <w:noProof/>
          <w:lang w:val="en-IN"/>
        </w:rPr>
        <w:t xml:space="preserve"> indicate</w:t>
      </w:r>
      <w:r w:rsidR="00ED3F07">
        <w:rPr>
          <w:noProof/>
          <w:lang w:val="en-IN"/>
        </w:rPr>
        <w:t>s</w:t>
      </w:r>
      <w:r w:rsidR="006C3816">
        <w:rPr>
          <w:noProof/>
          <w:lang w:val="en-IN"/>
        </w:rPr>
        <w:t xml:space="preserve"> a human influence o</w:t>
      </w:r>
      <w:r w:rsidR="00B42384" w:rsidRPr="00B42384">
        <w:rPr>
          <w:noProof/>
          <w:lang w:val="en-IN"/>
        </w:rPr>
        <w:t>n the water cycle.</w:t>
      </w:r>
    </w:p>
    <w:p w14:paraId="03A90421" w14:textId="77777777" w:rsidR="00B42384" w:rsidRPr="00B42384" w:rsidRDefault="00B42384" w:rsidP="00B42384">
      <w:pPr>
        <w:pStyle w:val="AR6BodyText"/>
        <w:rPr>
          <w:noProof/>
          <w:lang w:val="en-IN"/>
        </w:rPr>
      </w:pPr>
    </w:p>
    <w:p w14:paraId="061022FC" w14:textId="6F924397" w:rsidR="00B42384" w:rsidRPr="00B42384" w:rsidRDefault="00A05318" w:rsidP="00B42384">
      <w:pPr>
        <w:pStyle w:val="AR6BodyText"/>
        <w:rPr>
          <w:noProof/>
          <w:lang w:val="en-IN"/>
        </w:rPr>
      </w:pPr>
      <w:r w:rsidRPr="00E457C1">
        <w:rPr>
          <w:noProof/>
          <w:lang w:val="en-US"/>
        </w:rPr>
        <w:t xml:space="preserve">It is </w:t>
      </w:r>
      <w:r w:rsidRPr="00E457C1">
        <w:rPr>
          <w:i/>
          <w:noProof/>
          <w:lang w:val="en-US"/>
        </w:rPr>
        <w:t>very likely</w:t>
      </w:r>
      <w:r w:rsidRPr="00E457C1">
        <w:rPr>
          <w:noProof/>
          <w:lang w:val="en-US"/>
        </w:rPr>
        <w:t xml:space="preserve"> that human influence was the main driver of Arctic sea ice loss since the late 1970s (</w:t>
      </w:r>
      <w:ins w:id="3373" w:author="Ian Blenkinsop" w:date="2021-07-13T14:37:00Z">
        <w:r w:rsidR="00CD382B">
          <w:rPr>
            <w:noProof/>
            <w:lang w:val="en-US"/>
          </w:rPr>
          <w:t xml:space="preserve">Section </w:t>
        </w:r>
      </w:ins>
      <w:r w:rsidRPr="00E457C1">
        <w:rPr>
          <w:noProof/>
          <w:lang w:val="en-US"/>
        </w:rPr>
        <w:t xml:space="preserve">3.4.1), and </w:t>
      </w:r>
      <w:r w:rsidRPr="00E457C1">
        <w:rPr>
          <w:i/>
          <w:noProof/>
          <w:lang w:val="en-US"/>
        </w:rPr>
        <w:t>very likely</w:t>
      </w:r>
      <w:r w:rsidRPr="00E457C1">
        <w:rPr>
          <w:noProof/>
          <w:lang w:val="en-US"/>
        </w:rPr>
        <w:t xml:space="preserve"> that it contributed to the observed reductions in Northern Hemisphere springtime snow </w:t>
      </w:r>
      <w:r w:rsidRPr="00E457C1">
        <w:rPr>
          <w:noProof/>
          <w:lang w:val="en-US"/>
        </w:rPr>
        <w:lastRenderedPageBreak/>
        <w:t>cover since 1950 (</w:t>
      </w:r>
      <w:ins w:id="3374" w:author="Ian Blenkinsop" w:date="2021-07-13T14:37:00Z">
        <w:r w:rsidR="00CD382B">
          <w:rPr>
            <w:noProof/>
            <w:lang w:val="en-US"/>
          </w:rPr>
          <w:t xml:space="preserve">Section </w:t>
        </w:r>
      </w:ins>
      <w:r w:rsidRPr="00E457C1">
        <w:rPr>
          <w:noProof/>
          <w:lang w:val="en-US"/>
        </w:rPr>
        <w:t xml:space="preserve">3.4.2). </w:t>
      </w:r>
      <w:r w:rsidR="00B42384" w:rsidRPr="00B42384">
        <w:rPr>
          <w:noProof/>
          <w:lang w:val="en-IN"/>
        </w:rPr>
        <w:t xml:space="preserve">Human influence was </w:t>
      </w:r>
      <w:r w:rsidR="00B42384" w:rsidRPr="00B42384">
        <w:rPr>
          <w:i/>
          <w:iCs/>
          <w:noProof/>
          <w:lang w:val="en-IN"/>
        </w:rPr>
        <w:t>very likely</w:t>
      </w:r>
      <w:r w:rsidR="00B42384" w:rsidRPr="00B42384">
        <w:rPr>
          <w:noProof/>
          <w:lang w:val="en-IN"/>
        </w:rPr>
        <w:t xml:space="preserve"> the main driver of the recent global, near-universal retreat of glaciers</w:t>
      </w:r>
      <w:r>
        <w:rPr>
          <w:noProof/>
          <w:lang w:val="en-IN"/>
        </w:rPr>
        <w:t xml:space="preserve"> and</w:t>
      </w:r>
      <w:r w:rsidR="00B42384" w:rsidRPr="00B42384">
        <w:rPr>
          <w:noProof/>
          <w:lang w:val="en-IN"/>
        </w:rPr>
        <w:t xml:space="preserve"> </w:t>
      </w:r>
      <w:r w:rsidR="005652B4">
        <w:rPr>
          <w:noProof/>
          <w:lang w:val="en-IN"/>
        </w:rPr>
        <w:t xml:space="preserve">it is </w:t>
      </w:r>
      <w:r w:rsidR="00B42384" w:rsidRPr="00B42384">
        <w:rPr>
          <w:i/>
          <w:iCs/>
          <w:noProof/>
          <w:lang w:val="en-IN"/>
        </w:rPr>
        <w:t>very likely</w:t>
      </w:r>
      <w:r w:rsidR="00B42384" w:rsidRPr="00B42384">
        <w:rPr>
          <w:noProof/>
          <w:lang w:val="en-IN"/>
        </w:rPr>
        <w:t xml:space="preserve"> tha</w:t>
      </w:r>
      <w:r>
        <w:rPr>
          <w:noProof/>
          <w:lang w:val="en-IN"/>
        </w:rPr>
        <w:t>t it</w:t>
      </w:r>
      <w:r w:rsidR="00B42384" w:rsidRPr="00B42384">
        <w:rPr>
          <w:noProof/>
          <w:lang w:val="en-IN"/>
        </w:rPr>
        <w:t xml:space="preserve"> contributed to the observed surface melting of the Greenland Ice Sheet over the past two decades</w:t>
      </w:r>
      <w:r>
        <w:rPr>
          <w:noProof/>
          <w:lang w:val="en-IN"/>
        </w:rPr>
        <w:t xml:space="preserve"> </w:t>
      </w:r>
      <w:r w:rsidR="00B42384" w:rsidRPr="00B42384">
        <w:rPr>
          <w:noProof/>
          <w:lang w:val="en-IN"/>
        </w:rPr>
        <w:t>(</w:t>
      </w:r>
      <w:r w:rsidR="00C24C89">
        <w:rPr>
          <w:noProof/>
          <w:lang w:val="en-IN"/>
        </w:rPr>
        <w:t>Section</w:t>
      </w:r>
      <w:del w:id="3375" w:author="Ian Blenkinsop" w:date="2021-07-13T13:29:00Z">
        <w:r w:rsidR="00C24C89" w:rsidDel="00AD12D8">
          <w:rPr>
            <w:noProof/>
            <w:lang w:val="en-IN"/>
          </w:rPr>
          <w:delText>s</w:delText>
        </w:r>
      </w:del>
      <w:r w:rsidR="00C24C89">
        <w:rPr>
          <w:noProof/>
          <w:lang w:val="en-IN"/>
        </w:rPr>
        <w:t xml:space="preserve"> </w:t>
      </w:r>
      <w:r w:rsidR="00B42384" w:rsidRPr="00B42384">
        <w:rPr>
          <w:noProof/>
          <w:lang w:val="en-IN"/>
        </w:rPr>
        <w:t>3.4.3). </w:t>
      </w:r>
      <w:r w:rsidRPr="00B42384">
        <w:rPr>
          <w:noProof/>
          <w:lang w:val="en-IN"/>
        </w:rPr>
        <w:t xml:space="preserve">It is </w:t>
      </w:r>
      <w:r w:rsidRPr="00B42384">
        <w:rPr>
          <w:i/>
          <w:iCs/>
          <w:noProof/>
          <w:lang w:val="en-IN"/>
        </w:rPr>
        <w:t xml:space="preserve">extremely likely </w:t>
      </w:r>
      <w:r w:rsidRPr="00B42384">
        <w:rPr>
          <w:noProof/>
          <w:lang w:val="en-IN"/>
        </w:rPr>
        <w:t>that human influence was the main driver of the ocean heat content inc</w:t>
      </w:r>
      <w:r w:rsidR="00ED3F07">
        <w:rPr>
          <w:noProof/>
          <w:lang w:val="en-IN"/>
        </w:rPr>
        <w:t xml:space="preserve">rease observed since the 1970s </w:t>
      </w:r>
      <w:r w:rsidRPr="00B42384">
        <w:rPr>
          <w:noProof/>
          <w:lang w:val="en-IN"/>
        </w:rPr>
        <w:t>(</w:t>
      </w:r>
      <w:r>
        <w:rPr>
          <w:noProof/>
          <w:lang w:val="en-IN"/>
        </w:rPr>
        <w:t xml:space="preserve">Section </w:t>
      </w:r>
      <w:r w:rsidR="005652B4">
        <w:rPr>
          <w:noProof/>
          <w:lang w:val="en-IN"/>
        </w:rPr>
        <w:t>3.5.1), and</w:t>
      </w:r>
      <w:r w:rsidRPr="00A05318">
        <w:rPr>
          <w:noProof/>
          <w:lang w:val="en-IN"/>
        </w:rPr>
        <w:t xml:space="preserve"> </w:t>
      </w:r>
      <w:r w:rsidRPr="00C0372F">
        <w:rPr>
          <w:i/>
          <w:noProof/>
          <w:lang w:val="en-IN"/>
        </w:rPr>
        <w:t>very likely</w:t>
      </w:r>
      <w:r w:rsidRPr="00A05318">
        <w:rPr>
          <w:noProof/>
          <w:lang w:val="en-IN"/>
        </w:rPr>
        <w:t xml:space="preserve"> that human influence was the main driver of the observed global mean sea level rise since at least 1970</w:t>
      </w:r>
      <w:r w:rsidR="00ED3F07">
        <w:rPr>
          <w:noProof/>
          <w:lang w:val="en-IN"/>
        </w:rPr>
        <w:t xml:space="preserve"> (Section 3.5.3)</w:t>
      </w:r>
      <w:r w:rsidRPr="00A05318">
        <w:rPr>
          <w:noProof/>
          <w:lang w:val="en-IN"/>
        </w:rPr>
        <w:t>.</w:t>
      </w:r>
    </w:p>
    <w:p w14:paraId="3E87ACF4" w14:textId="77777777" w:rsidR="00B42384" w:rsidRPr="00E457C1" w:rsidRDefault="00B42384" w:rsidP="00CE1769">
      <w:pPr>
        <w:pStyle w:val="AR6BodyText"/>
        <w:rPr>
          <w:noProof/>
          <w:lang w:val="en-US"/>
        </w:rPr>
      </w:pPr>
    </w:p>
    <w:p w14:paraId="5A310A0E" w14:textId="755EF9C6" w:rsidR="00CE1769" w:rsidRPr="00E457C1" w:rsidRDefault="00CE1769" w:rsidP="00CE1769">
      <w:pPr>
        <w:pStyle w:val="AR6BodyText"/>
        <w:rPr>
          <w:noProof/>
          <w:lang w:val="en-US"/>
        </w:rPr>
      </w:pPr>
      <w:r w:rsidRPr="00E457C1">
        <w:rPr>
          <w:noProof/>
          <w:lang w:val="en-US"/>
        </w:rPr>
        <w:t>Combining the evidence from across the climate system (</w:t>
      </w:r>
      <w:r w:rsidR="00ED3F07" w:rsidRPr="00E457C1">
        <w:rPr>
          <w:noProof/>
          <w:lang w:val="en-US"/>
        </w:rPr>
        <w:t>S</w:t>
      </w:r>
      <w:r w:rsidRPr="00E457C1">
        <w:rPr>
          <w:noProof/>
          <w:lang w:val="en-US"/>
        </w:rPr>
        <w:t>ections 3.3</w:t>
      </w:r>
      <w:del w:id="3376" w:author="Sara M Tuson" w:date="2021-06-24T11:20:00Z">
        <w:r w:rsidR="00ED3F07" w:rsidRPr="00E457C1" w:rsidDel="00D269C7">
          <w:rPr>
            <w:noProof/>
            <w:lang w:val="en-US"/>
          </w:rPr>
          <w:delText>-</w:delText>
        </w:r>
      </w:del>
      <w:ins w:id="3377" w:author="Sara M Tuson" w:date="2021-06-24T11:20:00Z">
        <w:r w:rsidR="00D269C7">
          <w:rPr>
            <w:noProof/>
            <w:lang w:val="en-US"/>
          </w:rPr>
          <w:t>–</w:t>
        </w:r>
      </w:ins>
      <w:r w:rsidR="00ED3F07" w:rsidRPr="00E457C1">
        <w:rPr>
          <w:noProof/>
          <w:lang w:val="en-US"/>
        </w:rPr>
        <w:t>3.7</w:t>
      </w:r>
      <w:r w:rsidRPr="00E457C1">
        <w:rPr>
          <w:noProof/>
          <w:lang w:val="en-US"/>
        </w:rPr>
        <w:t xml:space="preserve">) increases the level of confidence in the attribution of observed climate change to human influence and reduces the uncertainties associated with assessments based on a single variable. From this combined evidence, it is </w:t>
      </w:r>
      <w:r w:rsidR="006953D3" w:rsidRPr="00E457C1">
        <w:rPr>
          <w:noProof/>
          <w:lang w:val="en-US"/>
        </w:rPr>
        <w:t>unequivocal</w:t>
      </w:r>
      <w:r w:rsidR="0062328C" w:rsidRPr="00E457C1">
        <w:rPr>
          <w:noProof/>
          <w:lang w:val="en-US"/>
        </w:rPr>
        <w:t xml:space="preserve"> </w:t>
      </w:r>
      <w:r w:rsidRPr="00E457C1">
        <w:rPr>
          <w:noProof/>
          <w:lang w:val="en-US"/>
        </w:rPr>
        <w:t>that human influence has warmed the global climate system.</w:t>
      </w:r>
    </w:p>
    <w:p w14:paraId="61D92220" w14:textId="77777777" w:rsidR="00CE1769" w:rsidRPr="00E457C1" w:rsidRDefault="00CE1769" w:rsidP="00CE1769">
      <w:pPr>
        <w:pStyle w:val="AR6BodyText"/>
        <w:rPr>
          <w:noProof/>
          <w:lang w:val="en-US"/>
        </w:rPr>
      </w:pPr>
    </w:p>
    <w:p w14:paraId="03D2E2C5" w14:textId="77777777" w:rsidR="00087DF0" w:rsidRPr="00E457C1" w:rsidRDefault="00087DF0" w:rsidP="00CE1769">
      <w:pPr>
        <w:pStyle w:val="AR6BodyText"/>
        <w:rPr>
          <w:noProof/>
          <w:lang w:val="en-US"/>
        </w:rPr>
      </w:pPr>
    </w:p>
    <w:p w14:paraId="61FF1B09" w14:textId="2098CA84" w:rsidR="00CE1769" w:rsidRPr="00686E45" w:rsidRDefault="00CE1769" w:rsidP="00CE1769">
      <w:pPr>
        <w:pStyle w:val="AR6BodyText"/>
        <w:jc w:val="both"/>
        <w:rPr>
          <w:b/>
          <w:noProof/>
          <w:lang w:val="en-US"/>
        </w:rPr>
      </w:pPr>
      <w:r w:rsidRPr="00686E45">
        <w:rPr>
          <w:b/>
          <w:noProof/>
          <w:lang w:val="en-US"/>
        </w:rPr>
        <w:t xml:space="preserve">[START </w:t>
      </w:r>
      <w:r w:rsidRPr="00187583">
        <w:rPr>
          <w:rStyle w:val="AR6Chap3FigureCar"/>
          <w:rFonts w:cs="Times New Roman"/>
          <w:b/>
          <w:noProof/>
          <w:sz w:val="22"/>
        </w:rPr>
        <w:t>FIGURE 3.4</w:t>
      </w:r>
      <w:r w:rsidR="000D6479">
        <w:rPr>
          <w:rStyle w:val="AR6Chap3FigureCar"/>
          <w:rFonts w:cs="Times New Roman"/>
          <w:b/>
          <w:noProof/>
          <w:sz w:val="22"/>
        </w:rPr>
        <w:t>1</w:t>
      </w:r>
      <w:r w:rsidRPr="00187583">
        <w:rPr>
          <w:rStyle w:val="AR6Chap3FigureCar"/>
          <w:rFonts w:cs="Times New Roman"/>
          <w:b/>
          <w:noProof/>
          <w:sz w:val="22"/>
        </w:rPr>
        <w:t xml:space="preserve"> </w:t>
      </w:r>
      <w:r w:rsidRPr="00686E45">
        <w:rPr>
          <w:b/>
          <w:noProof/>
          <w:lang w:val="en-US"/>
        </w:rPr>
        <w:t>HERE]</w:t>
      </w:r>
    </w:p>
    <w:p w14:paraId="12BD1A50" w14:textId="77777777" w:rsidR="00CE1769" w:rsidRPr="00686E45" w:rsidRDefault="00CE1769" w:rsidP="00CE1769">
      <w:pPr>
        <w:pStyle w:val="AR6BodyText"/>
        <w:rPr>
          <w:noProof/>
          <w:lang w:val="en-US"/>
        </w:rPr>
      </w:pPr>
    </w:p>
    <w:p w14:paraId="4BC46532" w14:textId="30769D89" w:rsidR="00AA773A" w:rsidRPr="00686E45" w:rsidRDefault="00686E45" w:rsidP="00686E45">
      <w:pPr>
        <w:pStyle w:val="AR6Chap3Figure"/>
        <w:ind w:left="1134" w:hanging="1134"/>
      </w:pPr>
      <w:r w:rsidRPr="002D4E76">
        <w:rPr>
          <w:b/>
        </w:rPr>
        <w:t>Summary figure showing simulated and observed changes in key large-scale indicators of climate change across the climate system, for continental, ocean basin and larger scales.</w:t>
      </w:r>
      <w:r>
        <w:t xml:space="preserve"> Black lines show observations, brown lines and shading show the multi-model mean and 5</w:t>
      </w:r>
      <w:r w:rsidRPr="00024BF9">
        <w:rPr>
          <w:rPrChange w:id="3378" w:author="Sara M Tuson" w:date="2021-06-30T11:17:00Z">
            <w:rPr>
              <w:vertAlign w:val="superscript"/>
            </w:rPr>
          </w:rPrChange>
        </w:rPr>
        <w:t>th</w:t>
      </w:r>
      <w:del w:id="3379" w:author="Sara M Tuson" w:date="2021-06-30T10:42:00Z">
        <w:r w:rsidDel="00856D0D">
          <w:delText>-</w:delText>
        </w:r>
      </w:del>
      <w:ins w:id="3380" w:author="Sara M Tuson" w:date="2021-06-30T10:42:00Z">
        <w:r>
          <w:t>–</w:t>
        </w:r>
      </w:ins>
      <w:r>
        <w:t>95</w:t>
      </w:r>
      <w:r w:rsidRPr="00024BF9">
        <w:rPr>
          <w:rPrChange w:id="3381" w:author="Sara M Tuson" w:date="2021-06-30T11:17:00Z">
            <w:rPr>
              <w:vertAlign w:val="superscript"/>
            </w:rPr>
          </w:rPrChange>
        </w:rPr>
        <w:t>th</w:t>
      </w:r>
      <w:r>
        <w:t xml:space="preserve"> percentile ranges for CMIP6 historical simulations including anthropogenic and natural forcing, and blue lines and shading show corresponding ensemble means and 5</w:t>
      </w:r>
      <w:r w:rsidRPr="00024BF9">
        <w:rPr>
          <w:rPrChange w:id="3382" w:author="Sara M Tuson" w:date="2021-06-30T11:17:00Z">
            <w:rPr>
              <w:vertAlign w:val="superscript"/>
            </w:rPr>
          </w:rPrChange>
        </w:rPr>
        <w:t>th</w:t>
      </w:r>
      <w:del w:id="3383" w:author="Sara M Tuson" w:date="2021-06-30T10:42:00Z">
        <w:r w:rsidDel="00856D0D">
          <w:delText>-</w:delText>
        </w:r>
      </w:del>
      <w:ins w:id="3384" w:author="Sara M Tuson" w:date="2021-06-30T10:42:00Z">
        <w:r>
          <w:t>–</w:t>
        </w:r>
      </w:ins>
      <w:r>
        <w:t>95</w:t>
      </w:r>
      <w:r w:rsidRPr="00024BF9">
        <w:rPr>
          <w:rPrChange w:id="3385" w:author="Sara M Tuson" w:date="2021-06-30T11:18:00Z">
            <w:rPr>
              <w:vertAlign w:val="superscript"/>
            </w:rPr>
          </w:rPrChange>
        </w:rPr>
        <w:t>th</w:t>
      </w:r>
      <w:r>
        <w:t xml:space="preserve"> percentile ranges for CMIP6 natural-only simulations. Temperature time series are as in Figure 3.9, but with smoothing using a low pass filter. Precipitation time series are as in Figure 3.15 and ocean heat content as in Figure 3.26. </w:t>
      </w:r>
      <w:r w:rsidRPr="004369BC">
        <w:rPr>
          <w:rFonts w:cs="Times New Roman"/>
          <w:szCs w:val="20"/>
        </w:rPr>
        <w:t xml:space="preserve">Further details on data sources and processing are available in the chapter data table (Table </w:t>
      </w:r>
      <w:r>
        <w:rPr>
          <w:rFonts w:cs="Times New Roman"/>
          <w:szCs w:val="20"/>
        </w:rPr>
        <w:t>3.SM.1</w:t>
      </w:r>
      <w:r w:rsidRPr="004369BC">
        <w:rPr>
          <w:rFonts w:cs="Times New Roman"/>
          <w:szCs w:val="20"/>
        </w:rPr>
        <w:t>).</w:t>
      </w:r>
    </w:p>
    <w:p w14:paraId="13E157A5" w14:textId="65600B3E" w:rsidR="00CE1769" w:rsidRDefault="00CE1769" w:rsidP="00CE1769">
      <w:pPr>
        <w:pStyle w:val="AR6BodyText"/>
        <w:rPr>
          <w:b/>
          <w:noProof/>
        </w:rPr>
      </w:pPr>
      <w:r>
        <w:rPr>
          <w:b/>
          <w:noProof/>
        </w:rPr>
        <w:t>[</w:t>
      </w:r>
      <w:r w:rsidRPr="00187583">
        <w:rPr>
          <w:b/>
          <w:noProof/>
        </w:rPr>
        <w:t xml:space="preserve">END </w:t>
      </w:r>
      <w:r w:rsidRPr="00187583">
        <w:rPr>
          <w:rStyle w:val="AR6Chap3FigureCar"/>
          <w:rFonts w:cs="Times New Roman"/>
          <w:b/>
          <w:noProof/>
          <w:sz w:val="22"/>
        </w:rPr>
        <w:t>FIGURE 3.4</w:t>
      </w:r>
      <w:r w:rsidR="000D6479">
        <w:rPr>
          <w:rStyle w:val="AR6Chap3FigureCar"/>
          <w:rFonts w:cs="Times New Roman"/>
          <w:b/>
          <w:noProof/>
          <w:sz w:val="22"/>
        </w:rPr>
        <w:t>1</w:t>
      </w:r>
      <w:r w:rsidRPr="00187583">
        <w:rPr>
          <w:b/>
          <w:noProof/>
        </w:rPr>
        <w:t xml:space="preserve"> HERE</w:t>
      </w:r>
      <w:r>
        <w:rPr>
          <w:b/>
          <w:noProof/>
        </w:rPr>
        <w:t>]</w:t>
      </w:r>
    </w:p>
    <w:p w14:paraId="46EC07BE" w14:textId="77777777" w:rsidR="00CE1769" w:rsidRDefault="00CE1769" w:rsidP="00CE1769">
      <w:pPr>
        <w:pStyle w:val="AR6BodyText"/>
        <w:rPr>
          <w:noProof/>
        </w:rPr>
      </w:pPr>
    </w:p>
    <w:p w14:paraId="67F1E3B4" w14:textId="77777777" w:rsidR="00CE1769" w:rsidRPr="00B40A97" w:rsidRDefault="00CE1769" w:rsidP="00CE1769">
      <w:pPr>
        <w:pStyle w:val="AR6BodyText"/>
        <w:rPr>
          <w:noProof/>
        </w:rPr>
      </w:pPr>
    </w:p>
    <w:p w14:paraId="45B96EDF" w14:textId="77777777" w:rsidR="00CE1769" w:rsidRPr="00D324D3" w:rsidRDefault="00CE1769" w:rsidP="00CE1769">
      <w:pPr>
        <w:pStyle w:val="AR6Chap3Level2311"/>
      </w:pPr>
      <w:bookmarkStart w:id="3386" w:name="_Toc6385757"/>
      <w:bookmarkStart w:id="3387" w:name="_Ref5179927"/>
      <w:bookmarkStart w:id="3388" w:name="_Toc56443543"/>
      <w:bookmarkStart w:id="3389" w:name="_Toc70639181"/>
      <w:r w:rsidRPr="00D324D3">
        <w:t>Multivariate Model Evaluation</w:t>
      </w:r>
      <w:bookmarkEnd w:id="3386"/>
      <w:bookmarkEnd w:id="3387"/>
      <w:bookmarkEnd w:id="3388"/>
      <w:bookmarkEnd w:id="3389"/>
    </w:p>
    <w:p w14:paraId="75DF2BDD" w14:textId="77777777" w:rsidR="00CE1769" w:rsidRPr="00B40A97" w:rsidRDefault="00CE1769" w:rsidP="00CE1769">
      <w:pPr>
        <w:pStyle w:val="AR6BodyText"/>
        <w:rPr>
          <w:noProof/>
        </w:rPr>
      </w:pPr>
    </w:p>
    <w:p w14:paraId="0DA2A8BC" w14:textId="30BA41B5" w:rsidR="00CE1769" w:rsidRPr="00E457C1" w:rsidRDefault="00CE1769" w:rsidP="00CE1769">
      <w:pPr>
        <w:pStyle w:val="AR6BodyText"/>
        <w:rPr>
          <w:noProof/>
          <w:lang w:val="en-US"/>
        </w:rPr>
      </w:pPr>
      <w:r w:rsidRPr="00E457C1">
        <w:rPr>
          <w:noProof/>
          <w:lang w:val="en-US"/>
        </w:rPr>
        <w:t>Similar to the assessment of multivariate attribution of climate change in the previous section, this section covers the performance of the models across different variables (Sections</w:t>
      </w:r>
      <w:r w:rsidR="00EF1D11" w:rsidRPr="00E457C1">
        <w:rPr>
          <w:noProof/>
          <w:lang w:val="en-US"/>
        </w:rPr>
        <w:t xml:space="preserve"> 3.8.2.1</w:t>
      </w:r>
      <w:r w:rsidRPr="00E457C1">
        <w:rPr>
          <w:noProof/>
          <w:lang w:val="en-US"/>
        </w:rPr>
        <w:t>) and different classes of models (Section</w:t>
      </w:r>
      <w:r w:rsidR="00EF1D11" w:rsidRPr="00E457C1">
        <w:rPr>
          <w:noProof/>
          <w:lang w:val="en-US"/>
        </w:rPr>
        <w:t xml:space="preserve"> 3.8.2.2</w:t>
      </w:r>
      <w:r w:rsidRPr="00E457C1">
        <w:rPr>
          <w:noProof/>
          <w:lang w:val="en-US"/>
        </w:rPr>
        <w:t>). Here the focus is on a system-wide assessment using integrative measures of model performance that characterize model performance using multiple diagnostic fields derived from multi-model ensembles.</w:t>
      </w:r>
    </w:p>
    <w:p w14:paraId="342FFA0E" w14:textId="77777777" w:rsidR="00CE1769" w:rsidRPr="00E457C1" w:rsidRDefault="00CE1769" w:rsidP="00CE1769">
      <w:pPr>
        <w:pStyle w:val="AR6BodyText"/>
        <w:rPr>
          <w:noProof/>
          <w:lang w:val="en-US"/>
        </w:rPr>
      </w:pPr>
    </w:p>
    <w:p w14:paraId="2F98C90C" w14:textId="77777777" w:rsidR="00CE1769" w:rsidRPr="00E457C1" w:rsidRDefault="00CE1769" w:rsidP="00CE1769">
      <w:pPr>
        <w:pStyle w:val="AR6BodyText"/>
        <w:rPr>
          <w:noProof/>
          <w:lang w:val="en-US"/>
        </w:rPr>
      </w:pPr>
    </w:p>
    <w:p w14:paraId="1365A2A9" w14:textId="441815DF" w:rsidR="00CE1769" w:rsidRPr="007C679D" w:rsidRDefault="0059341E" w:rsidP="0059341E">
      <w:pPr>
        <w:pStyle w:val="AR6Chap3Level33111"/>
      </w:pPr>
      <w:bookmarkStart w:id="3390" w:name="_Ref5023954"/>
      <w:bookmarkStart w:id="3391" w:name="_Toc6385758"/>
      <w:bookmarkStart w:id="3392" w:name="_Toc56443544"/>
      <w:bookmarkStart w:id="3393" w:name="_Toc70639182"/>
      <w:r>
        <w:t>I</w:t>
      </w:r>
      <w:r w:rsidR="00CE1769" w:rsidRPr="007C679D">
        <w:t>ntegrative Measures of Model Performance</w:t>
      </w:r>
      <w:bookmarkEnd w:id="3390"/>
      <w:bookmarkEnd w:id="3391"/>
      <w:bookmarkEnd w:id="3392"/>
      <w:bookmarkEnd w:id="3393"/>
    </w:p>
    <w:p w14:paraId="3D1DE3F1" w14:textId="77777777" w:rsidR="00CE1769" w:rsidRDefault="00CE1769" w:rsidP="00CE1769">
      <w:pPr>
        <w:pStyle w:val="AR6BodyText"/>
      </w:pPr>
    </w:p>
    <w:p w14:paraId="3EBE7762" w14:textId="2D4B3F6C" w:rsidR="00CE1769" w:rsidRPr="00E457C1" w:rsidRDefault="00CE1769" w:rsidP="00CE1769">
      <w:pPr>
        <w:pStyle w:val="AR6BodyText"/>
        <w:rPr>
          <w:noProof/>
          <w:lang w:val="en-US"/>
        </w:rPr>
      </w:pPr>
      <w:r w:rsidRPr="00E457C1">
        <w:rPr>
          <w:lang w:val="en-US"/>
        </w:rPr>
        <w:t xml:space="preserve">The purpose of this section is to use multivariate analyses to address how well models simulate present-day and historical climate. </w:t>
      </w:r>
      <w:r w:rsidRPr="00E457C1">
        <w:rPr>
          <w:noProof/>
          <w:lang w:val="en-US"/>
        </w:rPr>
        <w:t xml:space="preserve">For every diagnostic field considered, model performance is compared to one or multiple observational references, and the quality of the simulation is expressed as a single number, </w:t>
      </w:r>
      <w:r w:rsidR="005149BA" w:rsidRPr="00E457C1">
        <w:rPr>
          <w:noProof/>
          <w:lang w:val="en-US"/>
        </w:rPr>
        <w:t>for example</w:t>
      </w:r>
      <w:r w:rsidRPr="00E457C1">
        <w:rPr>
          <w:noProof/>
          <w:lang w:val="en-US"/>
        </w:rPr>
        <w:t xml:space="preserve"> a correlation coefficient or a root mean square difference versus the observational reference. By simultaneously assessing different performance indices, model improvements can be quantified, similarities in behaviour between different models become apparent, and dependencies between various indices become evident </w:t>
      </w:r>
      <w:r>
        <w:rPr>
          <w:noProof/>
        </w:rPr>
        <w:fldChar w:fldCharType="begin" w:fldLock="1"/>
      </w:r>
      <w:r w:rsidR="00E719C0">
        <w:rPr>
          <w:noProof/>
          <w:lang w:val="en-US"/>
        </w:rPr>
        <w:instrText>ADDIN CSL_CITATION { "citationItems" : [ { "id" : "ITEM-1", "itemData" : { "DOI" : "10.5194/acp-8-5699-2008", "ISBN" : "1680-7316", "ISSN" : "16807324", "PMID" : "17158515", "abstract" : "A set of performance metrics is applied to stratospheric-resolving chemistry- climate models (CCMs) to quantify their ability to reproduce key processes relevant for stratospheric ozone. The same metrics are used to assign a quantitative measure of performance (\"grade\") to each model- observations comparison shown in Eyring et al. (2006). A wide range of grades is obtained, both for different diagnostics applied to a single model and for the same diagnostic applied to different models, highlighting the wide range in ability of the CCMs to simulate key processes in the stratosphere. No model scores high or low on all tests, but differences in the performance of models can be seen, especially for processes that are mainly determined by transport where several models get low grades on multiple tests. The grades are used to assign relative weights to the CCM projections of 21st century total ozone. For the diagnostics used here there are generally only small differences between weighted and unweighted multi-model mean and variances of total ozone projections. This study raises several issues with the grading and weighting of CCMs that need further examination. However, it does provide a framework and benchmarks that will enable quantification of model improvements and assignment of relative weights to the model projections.", "author" : [ { "dropping-particle" : "", "family" : "Waugh", "given" : "D. W.", "non-dropping-particle" : "", "parse-names" : false, "suffix" : "" }, { "dropping-particle" : "", "family" : "Eyring", "given" : "V.", "non-dropping-particle" : "", "parse-names" : false, "suffix" : "" } ], "container-title" : "Atmospheric Chemistry and Physics", "id" : "ITEM-1", "issue" : "18", "issued" : { "date-parts" : [ [ "2008" ] ] }, "page" : "5699-5713", "title" : "Quantitative performance metrics for stratospheric-resolving chemistry-climate models", "translator" : [ { "dropping-particle" : "", "family" : "J4556", "given" : "", "non-dropping-particle" : "", "parse-names" : false, "suffix" : "" } ], "type" : "article-journal", "volume" : "8" }, "uris" : [ "http://www.mendeley.com/documents/?uuid=e0180c02-17a4-36a4-afde-218c69bef438" ] }, { "id" : "ITEM-2", "itemData" : { "DOI" : "10.1029/2007JD008972", "ISSN" : "0148-0227", "author" : [ { "dropping-particle" : "", "family" : "Gleckler", "given" : "P. J.", "non-dropping-particle" : "", "parse-names" : false, "suffix" : "" }, { "dropping-particle" : "", "family" : "Taylor", "given" : "K. E.", "non-dropping-particle" : "", "parse-names" : false, "suffix" : "" }, { "dropping-particle" : "", "family" : "Doutriaux", "given" : "C.", "non-dropping-particle" : "", "parse-names" : false, "suffix" : "" } ], "container-title" : "Journal of Geophysical Research", "id" : "ITEM-2", "issue" : "D6", "issued" : { "date-parts" : [ [ "2008", "3", "20" ] ] }, "page" : "D06104", "publisher" : "Wiley-Blackwell", "title" : "Performance metrics for climate models", "translator" : [ { "dropping-particle" : "", "family" : "J4589", "given" : "", "non-dropping-particle" : "", "parse-names" : false, "suffix" : "" } ], "type" : "article-journal", "volume" : "113" }, "uris" : [ "http://www.mendeley.com/documents/?uuid=fff32b88-ba82-4499-a9cc-9f518305b08b", "http://www.mendeley.com/documents/?uuid=cf14a1c1-17aa-3c85-88e9-a1a646e2d77e" ] } ], "mendeley" : { "formattedCitation" : "(Gleckler et al., 2008; Waugh and Eyring, 2008)", "plainTextFormattedCitation" : "(Gleckler et al., 2008; Waugh and Eyring, 2008)", "previouslyFormattedCitation" : "(Gleckler et al., 2008; Waugh and Eyring, 2008)" }, "properties" : { "noteIndex" : 0 }, "schema" : "https://github.com/citation-style-language/schema/raw/master/csl-citation.json" }</w:instrText>
      </w:r>
      <w:r>
        <w:rPr>
          <w:noProof/>
        </w:rPr>
        <w:fldChar w:fldCharType="separate"/>
      </w:r>
      <w:r w:rsidR="00393F8C">
        <w:rPr>
          <w:noProof/>
          <w:lang w:val="en-US"/>
        </w:rPr>
        <w:t>(Gleckler et al., 2008; Waugh and Eyring, 2008)</w:t>
      </w:r>
      <w:r>
        <w:rPr>
          <w:noProof/>
        </w:rPr>
        <w:fldChar w:fldCharType="end"/>
      </w:r>
      <w:r w:rsidRPr="00E457C1">
        <w:rPr>
          <w:noProof/>
          <w:lang w:val="en-US"/>
        </w:rPr>
        <w:t xml:space="preserve">. </w:t>
      </w:r>
    </w:p>
    <w:p w14:paraId="2BF6B47B" w14:textId="77777777" w:rsidR="00CE1769" w:rsidRPr="00E457C1" w:rsidRDefault="00CE1769" w:rsidP="00CE1769">
      <w:pPr>
        <w:pStyle w:val="AR6BodyText"/>
        <w:jc w:val="both"/>
        <w:rPr>
          <w:bCs/>
          <w:noProof/>
          <w:lang w:val="en-US"/>
        </w:rPr>
      </w:pPr>
    </w:p>
    <w:p w14:paraId="3276B045" w14:textId="59C955BF" w:rsidR="00CE1769" w:rsidRPr="00E457C1" w:rsidRDefault="00CE1769" w:rsidP="00CE1769">
      <w:pPr>
        <w:pStyle w:val="AR6BodyText"/>
        <w:rPr>
          <w:noProof/>
          <w:lang w:val="en-US"/>
        </w:rPr>
      </w:pPr>
      <w:r w:rsidRPr="00E457C1">
        <w:rPr>
          <w:noProof/>
          <w:lang w:val="en-US"/>
        </w:rPr>
        <w:t>AR5 found significant differences</w:t>
      </w:r>
      <w:r w:rsidR="005149BA" w:rsidRPr="00E457C1">
        <w:rPr>
          <w:noProof/>
          <w:lang w:val="en-US"/>
        </w:rPr>
        <w:t xml:space="preserve"> between models</w:t>
      </w:r>
      <w:r w:rsidRPr="00E457C1">
        <w:rPr>
          <w:noProof/>
          <w:lang w:val="en-US"/>
        </w:rPr>
        <w:t xml:space="preserve"> in the simulation of mean climate in the CMIP5 ensemble when measured against meteorological reanalyses and observations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00D16BC5" w:rsidRPr="00E457C1">
        <w:rPr>
          <w:noProof/>
          <w:lang w:val="en-US"/>
        </w:rPr>
        <w:t xml:space="preserve">, see also </w:t>
      </w:r>
      <w:r w:rsidR="00D16BC5">
        <w:rPr>
          <w:noProof/>
        </w:rPr>
        <w:fldChar w:fldCharType="begin" w:fldLock="1"/>
      </w:r>
      <w:r w:rsidR="00E719C0">
        <w:rPr>
          <w:noProof/>
          <w:lang w:val="en-US"/>
        </w:rPr>
        <w:instrText>ADDIN CSL_CITATION { "citationItems" : [ { "id" : "ITEM-1", "itemData" : { "DOI" : "10.1175/BAMS-D-15-00013.1", "author" : [ { "dropping-particle" : "", "family" : "Stouffer", "given" : "Ronald J", "non-dropping-particle" : "", "parse-names" : false, "suffix" : "" }, { "dropping-particle" : "", "family" : "Eyring", "given" : "Veronika", "non-dropping-particle" : "", "parse-names" : false, "suffix" : "" }, { "dropping-particle" : "", "family" : "Meehl", "given" : "Gerald A", "non-dropping-particle" : "", "parse-names" : false, "suffix" : "" }, { "dropping-particle" : "", "family" : "Bony", "given" : "Sandrine", "non-dropping-particle" : "", "parse-names" : false, "suffix" : "" }, { "dropping-particle" : "", "family" : "Senior", "given" : "Cath", "non-dropping-particle" : "", "parse-names" : false, "suffix" : "" }, { "dropping-particle" : "", "family" : "Stevens", "given" : "Bj\u00f6rn", "non-dropping-particle" : "", "parse-names" : false, "suffix" : "" }, { "dropping-particle" : "", "family" : "Taylor", "given" : "K E", "non-dropping-particle" : "", "parse-names" : false, "suffix" : "" } ], "container-title" : "Bulletin of the American Meteorological Society", "id" : "ITEM-1", "issue" : "1", "issued" : { "date-parts" : [ [ "2017" ] ] }, "page" : "95-105", "title" : "CMIP5 scientific gaps and recommendations for CMIP6", "translator" : [ { "dropping-particle" : "", "family" : "J7012", "given" : "", "non-dropping-particle" : "", "parse-names" : false, "suffix" : "" } ], "type" : "article-journal", "volume" : "98" }, "uris" : [ "http://www.mendeley.com/documents/?uuid=9bf4ae01-4f66-4233-aedc-0d4c8933bb07" ] } ], "mendeley" : { "formattedCitation" : "(Stouffer et al., 2017)", "manualFormatting" : "Stouffer et al. (2017)", "plainTextFormattedCitation" : "(Stouffer et al., 2017)", "previouslyFormattedCitation" : "(Stouffer et al., 2017)" }, "properties" : { "noteIndex" : 0 }, "schema" : "https://github.com/citation-style-language/schema/raw/master/csl-citation.json" }</w:instrText>
      </w:r>
      <w:r w:rsidR="00D16BC5">
        <w:rPr>
          <w:noProof/>
        </w:rPr>
        <w:fldChar w:fldCharType="separate"/>
      </w:r>
      <w:r w:rsidR="00393F8C">
        <w:rPr>
          <w:noProof/>
          <w:lang w:val="en-US"/>
        </w:rPr>
        <w:t>Stouffer et al. (2017)</w:t>
      </w:r>
      <w:r w:rsidR="00D16BC5">
        <w:rPr>
          <w:noProof/>
        </w:rPr>
        <w:fldChar w:fldCharType="end"/>
      </w:r>
      <w:r w:rsidRPr="00E457C1">
        <w:rPr>
          <w:noProof/>
          <w:lang w:val="en-US"/>
        </w:rPr>
        <w:t xml:space="preserve">. </w:t>
      </w:r>
      <w:ins w:id="3394" w:author="Ian Blenkinsop" w:date="2021-07-13T09:41:00Z">
        <w:r w:rsidR="00D019C8">
          <w:rPr>
            <w:noProof/>
            <w:lang w:val="en-US"/>
          </w:rPr>
          <w:t xml:space="preserve">The </w:t>
        </w:r>
      </w:ins>
      <w:r w:rsidRPr="00E457C1">
        <w:rPr>
          <w:noProof/>
          <w:lang w:val="en-US"/>
        </w:rPr>
        <w:t xml:space="preserve">AR5 determined that for the diagnostic fields analysed, the models usually compared similarly against two different reference datasets, suggesting that model errors were generally larger than observational uncertainties or other differences between the observational references. In agreement with previous assessments, the CMIP5 multi-model mean generally performed better than individual models </w:t>
      </w:r>
      <w:r>
        <w:rPr>
          <w:noProof/>
        </w:rPr>
        <w:fldChar w:fldCharType="begin" w:fldLock="1"/>
      </w:r>
      <w:r w:rsidR="00E719C0">
        <w:rPr>
          <w:noProof/>
          <w:lang w:val="en-US"/>
        </w:rPr>
        <w:instrText>ADDIN CSL_CITATION { "citationItems" : [ { "id" : "ITEM-1", "itemData" : { "DOI" : "10.1175/2011JCLI3873.1", "abstract" : " AbstractThe Coupled Model Intercomparison Project phase 3 (CMIP3) multimodel ensemble has been widely utilized for climate research and prediction, but the properties and behavior of the ensemble are not yet fully understood. Here, some investigations are undertaken into various aspects of the ensemble\u2019s behavior, in particular focusing on the performance of the multimodel mean. This study presents an explanation of this phenomenon in the context of the statistically indistinguishable paradigm and also provides a quantitative analysis of the main factors that control how likely the mean is to outperform the models in the ensemble, both individually and collectively. The analyses lend further support to the usage of the paradigm of a statistically indistinguishable ensemble and indicate that the current ensemble size is too small to adequately sample the space from which the models are drawn. ", "author" : [ { "dropping-particle" : "", "family" : "Annan", "given" : "J D", "non-dropping-particle" : "", "parse-names" : false, "suffix" : "" }, { "dropping-particle" : "", "family" : "Hargreaves", "given" : "J C", "non-dropping-particle" : "", "parse-names" : false, "suffix" : "" } ], "container-title" : "Journal of Climate", "id" : "ITEM-1", "issue" : "16", "issued" : { "date-parts" : [ [ "2011" ] ] }, "page" : "4529-4538", "title" : "Understanding the CMIP3 Multimodel Ensemble", "translator" : [ { "dropping-particle" : "", "family" : "J5504", "given" : "", "non-dropping-particle" : "", "parse-names" : false, "suffix" : "" } ], "type" : "article-journal", "volume" : "24" }, "uris" : [ "http://www.mendeley.com/documents/?uuid=ad329841-3c56-4cbd-b4ce-e02c1b4296fc" ] }, { "id" : "ITEM-2", "itemData" : { "DOI" : "10.1175/JCLI-D-16-0012.1", "abstract" : " AbstractIn fields such as climate science, it is common to compile an ensemble of different simulators for the same underlying process. It is a striking observation that the ensemble mean often outperforms at least half of the ensemble members in mean squared error (measured with respect to observations). In fact, as demonstrated in the most recent IPCC report, the ensemble mean often outperforms all or almost all of the ensemble members across a range of climate variables. This paper shows that these could be mathematical results based on convexity and averaging but with implications for the properties of the current generation of climate simulators. ", "author" : [ { "dropping-particle" : "", "family" : "Rougier", "given" : "Jonathan", "non-dropping-particle" : "", "parse-names" : false, "suffix" : "" } ], "container-title" : "Journal of Climate", "id" : "ITEM-2", "issue" : "24", "issued" : { "date-parts" : [ [ "2016" ] ] }, "page" : "8865-8870", "title" : "Ensemble Averaging and Mean Squared Error", "translator" : [ { "dropping-particle" : "", "family" : "J5552", "given" : "", "non-dropping-particle" : "", "parse-names" : false, "suffix" : "" } ], "type" : "article-journal", "volume" : "29" }, "uris" : [ "http://www.mendeley.com/documents/?uuid=8d79fb74-7e81-460e-9b62-0b074c427ea1" ] } ], "mendeley" : { "formattedCitation" : "(Annan and Hargreaves, 2011; Rougier, 2016)", "plainTextFormattedCitation" : "(Annan and Hargreaves, 2011; Rougier, 2016)", "previouslyFormattedCitation" : "(Annan and Hargreaves, 2011; Rougier, 2016)" }, "properties" : { "noteIndex" : 0 }, "schema" : "https://github.com/citation-style-language/schema/raw/master/csl-citation.json" }</w:instrText>
      </w:r>
      <w:r>
        <w:rPr>
          <w:noProof/>
        </w:rPr>
        <w:fldChar w:fldCharType="separate"/>
      </w:r>
      <w:r w:rsidR="00393F8C">
        <w:rPr>
          <w:noProof/>
          <w:lang w:val="en-US"/>
        </w:rPr>
        <w:t>(Annan and Hargreaves, 2011; Rougier, 2016)</w:t>
      </w:r>
      <w:r>
        <w:rPr>
          <w:noProof/>
        </w:rPr>
        <w:fldChar w:fldCharType="end"/>
      </w:r>
      <w:r w:rsidRPr="00E457C1">
        <w:rPr>
          <w:noProof/>
          <w:lang w:val="en-US"/>
        </w:rPr>
        <w:t xml:space="preserve">. </w:t>
      </w:r>
      <w:ins w:id="3395" w:author="Ian Blenkinsop" w:date="2021-07-13T09:41:00Z">
        <w:r w:rsidR="00D019C8">
          <w:rPr>
            <w:noProof/>
            <w:lang w:val="en-US"/>
          </w:rPr>
          <w:t xml:space="preserve">The </w:t>
        </w:r>
      </w:ins>
      <w:r w:rsidRPr="00E457C1">
        <w:rPr>
          <w:noProof/>
          <w:lang w:val="en-US"/>
        </w:rPr>
        <w:t xml:space="preserve">AR5 considered 13 atmospheric fields in its assessment for the instrumental period but did not assess multi-variate model performance in other climate domains (e.g., ocean, land, and sea ice). </w:t>
      </w:r>
      <w:bookmarkStart w:id="3396" w:name="_Hlk65646615"/>
      <w:ins w:id="3397" w:author="Ian Blenkinsop" w:date="2021-07-13T09:41:00Z">
        <w:r w:rsidR="00D019C8">
          <w:rPr>
            <w:noProof/>
            <w:lang w:val="en-US"/>
          </w:rPr>
          <w:t xml:space="preserve">The </w:t>
        </w:r>
      </w:ins>
      <w:r w:rsidRPr="00E457C1">
        <w:rPr>
          <w:noProof/>
          <w:lang w:val="en-US"/>
        </w:rPr>
        <w:t>AR5 found only modest improvement regarding the simulation of climate for two periods of the Earth’</w:t>
      </w:r>
      <w:r w:rsidR="005149BA" w:rsidRPr="00E457C1">
        <w:rPr>
          <w:noProof/>
          <w:lang w:val="en-US"/>
        </w:rPr>
        <w:t>s</w:t>
      </w:r>
      <w:r w:rsidRPr="00E457C1">
        <w:rPr>
          <w:noProof/>
          <w:lang w:val="en-US"/>
        </w:rPr>
        <w:t xml:space="preserve"> history (the Last Glacial Maximum and the mid-Holocene) between CMIP5 and previous paleoclimate simulations. Similarly, for the modern period only modest, incremental </w:t>
      </w:r>
      <w:bookmarkEnd w:id="3396"/>
      <w:r w:rsidRPr="00E457C1">
        <w:rPr>
          <w:noProof/>
          <w:lang w:val="en-US"/>
        </w:rPr>
        <w:lastRenderedPageBreak/>
        <w:t xml:space="preserve">progress was found between CMIP3 and CMIP5 regarding the simulation of precipitation and radiation. The representation of clouds </w:t>
      </w:r>
      <w:r w:rsidR="005149BA" w:rsidRPr="00E457C1">
        <w:rPr>
          <w:noProof/>
          <w:lang w:val="en-US"/>
        </w:rPr>
        <w:t xml:space="preserve">also showed improvement, but </w:t>
      </w:r>
      <w:r w:rsidRPr="00E457C1">
        <w:rPr>
          <w:noProof/>
          <w:lang w:val="en-US"/>
        </w:rPr>
        <w:t xml:space="preserve">remained a </w:t>
      </w:r>
      <w:r w:rsidR="005149BA" w:rsidRPr="00E457C1">
        <w:rPr>
          <w:noProof/>
          <w:lang w:val="en-US"/>
        </w:rPr>
        <w:t>key challenge</w:t>
      </w:r>
      <w:r w:rsidRPr="00E457C1">
        <w:rPr>
          <w:noProof/>
          <w:lang w:val="en-US"/>
        </w:rPr>
        <w:t xml:space="preserve"> in climate modelling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(Flato et al., 2013)</w:t>
      </w:r>
      <w:r>
        <w:rPr>
          <w:noProof/>
        </w:rPr>
        <w:fldChar w:fldCharType="end"/>
      </w:r>
      <w:r w:rsidRPr="00E457C1">
        <w:rPr>
          <w:noProof/>
          <w:lang w:val="en-US"/>
        </w:rPr>
        <w:t>.</w:t>
      </w:r>
    </w:p>
    <w:p w14:paraId="0E551BE3" w14:textId="77777777" w:rsidR="00CE1769" w:rsidRPr="00E457C1" w:rsidRDefault="00CE1769" w:rsidP="00CE1769">
      <w:pPr>
        <w:pStyle w:val="AR6BodyText"/>
        <w:jc w:val="both"/>
        <w:rPr>
          <w:bCs/>
          <w:noProof/>
          <w:lang w:val="en-US"/>
        </w:rPr>
      </w:pPr>
    </w:p>
    <w:p w14:paraId="721B9E9D" w14:textId="0DF5DA40" w:rsidR="00CE1769" w:rsidRPr="00E457C1" w:rsidRDefault="00CE1769" w:rsidP="00CE1769">
      <w:pPr>
        <w:pStyle w:val="AR6BodyText"/>
        <w:rPr>
          <w:bCs/>
          <w:noProof/>
          <w:lang w:val="en-US"/>
        </w:rPr>
      </w:pPr>
      <w:r w:rsidRPr="00E457C1">
        <w:rPr>
          <w:noProof/>
          <w:lang w:val="en-US"/>
        </w:rPr>
        <w:t>The type of multi-variate analysis of models presented in AR5 remains critical to building confidence for example in projections of climate change. It is expanded here to the previous-generation CMIP3 and present-generation CMIP6 models and also to more variables and more climate domains, covering land and ocean as well as sea ice. T</w:t>
      </w:r>
      <w:r w:rsidRPr="00E457C1">
        <w:rPr>
          <w:bCs/>
          <w:noProof/>
          <w:lang w:val="en-US"/>
        </w:rPr>
        <w:t xml:space="preserve">he multi-variate evaluation of these three generations of models is performed relative to the observational datasets listed </w:t>
      </w:r>
      <w:r w:rsidRPr="00E457C1">
        <w:rPr>
          <w:noProof/>
          <w:lang w:val="en-US"/>
        </w:rPr>
        <w:t xml:space="preserve">in Annex I, </w:t>
      </w:r>
      <w:r w:rsidR="00905F16" w:rsidRPr="00E457C1">
        <w:rPr>
          <w:noProof/>
          <w:lang w:val="en-US"/>
        </w:rPr>
        <w:t>T</w:t>
      </w:r>
      <w:r w:rsidRPr="00E457C1">
        <w:rPr>
          <w:noProof/>
          <w:lang w:val="en-US"/>
        </w:rPr>
        <w:t>able AI.1</w:t>
      </w:r>
      <w:r w:rsidRPr="00E457C1">
        <w:rPr>
          <w:bCs/>
          <w:noProof/>
          <w:lang w:val="en-US"/>
        </w:rPr>
        <w:t>.</w:t>
      </w:r>
      <w:r w:rsidRPr="00E457C1">
        <w:rPr>
          <w:b/>
          <w:bCs/>
          <w:noProof/>
          <w:lang w:val="en-US"/>
        </w:rPr>
        <w:t xml:space="preserve"> </w:t>
      </w:r>
      <w:r w:rsidRPr="00E457C1">
        <w:rPr>
          <w:bCs/>
          <w:noProof/>
          <w:lang w:val="en-US"/>
        </w:rPr>
        <w:t xml:space="preserve">For many of these datasets, a rigorous characterization of the observational uncertainty is not available, see discussion in Chapter 2. Here, as much as possible, multiple independent observational datasets are used. Disagreements among them would cause differences in model scoring, indicating that observational uncertainties may be substantial compared to model errors. Conversely, similar scores against different observational datasets would suggest model </w:t>
      </w:r>
      <w:r w:rsidR="00117241" w:rsidRPr="00E457C1">
        <w:rPr>
          <w:bCs/>
          <w:noProof/>
          <w:lang w:val="en-US"/>
        </w:rPr>
        <w:t xml:space="preserve">biases </w:t>
      </w:r>
      <w:r w:rsidRPr="00E457C1">
        <w:rPr>
          <w:bCs/>
          <w:noProof/>
          <w:lang w:val="en-US"/>
        </w:rPr>
        <w:t xml:space="preserve">may be </w:t>
      </w:r>
      <w:r w:rsidR="00117241" w:rsidRPr="00E457C1">
        <w:rPr>
          <w:bCs/>
          <w:noProof/>
          <w:lang w:val="en-US"/>
        </w:rPr>
        <w:t>larger</w:t>
      </w:r>
      <w:r w:rsidRPr="00E457C1">
        <w:rPr>
          <w:bCs/>
          <w:noProof/>
          <w:lang w:val="en-US"/>
        </w:rPr>
        <w:t xml:space="preserve"> than the observational uncertainty. </w:t>
      </w:r>
    </w:p>
    <w:p w14:paraId="28A0F45B" w14:textId="77777777" w:rsidR="00CE1769" w:rsidRPr="00E457C1" w:rsidRDefault="00CE1769" w:rsidP="00CE1769">
      <w:pPr>
        <w:pStyle w:val="AR6BodyText"/>
        <w:jc w:val="both"/>
        <w:rPr>
          <w:noProof/>
          <w:lang w:val="en-US"/>
        </w:rPr>
      </w:pPr>
    </w:p>
    <w:p w14:paraId="41CB22B2" w14:textId="682A1B1F" w:rsidR="00CE1769" w:rsidRPr="00E457C1" w:rsidRDefault="00CE1769" w:rsidP="00CE1769">
      <w:pPr>
        <w:pStyle w:val="AR6BodyText"/>
        <w:rPr>
          <w:noProof/>
          <w:lang w:val="en-US"/>
        </w:rPr>
      </w:pPr>
      <w:r w:rsidRPr="00E457C1">
        <w:rPr>
          <w:noProof/>
          <w:lang w:val="en-US"/>
        </w:rPr>
        <w:t>An analysis of a basket of 1</w:t>
      </w:r>
      <w:r w:rsidR="006B27F9" w:rsidRPr="00E457C1">
        <w:rPr>
          <w:noProof/>
          <w:lang w:val="en-US"/>
        </w:rPr>
        <w:t>6</w:t>
      </w:r>
      <w:r w:rsidRPr="00E457C1">
        <w:rPr>
          <w:noProof/>
          <w:lang w:val="en-US"/>
        </w:rPr>
        <w:t xml:space="preserve"> atmospheric variables (</w:t>
      </w:r>
      <w:r w:rsidR="00627C1B" w:rsidRPr="005B1F1A">
        <w:rPr>
          <w:noProof/>
          <w:lang w:val="en-CA" w:eastAsia="en-US"/>
        </w:rPr>
        <w:t>Figure 3.4</w:t>
      </w:r>
      <w:r w:rsidR="000D6479">
        <w:rPr>
          <w:noProof/>
          <w:lang w:val="en-CA" w:eastAsia="en-US"/>
        </w:rPr>
        <w:t>2</w:t>
      </w:r>
      <w:r w:rsidRPr="00E457C1">
        <w:rPr>
          <w:noProof/>
          <w:lang w:val="en-US"/>
        </w:rPr>
        <w:t xml:space="preserve">a) assessed across CMIP3, CMIP5, and CMIP6 models but excluding high-resolution models </w:t>
      </w:r>
      <w:r w:rsidR="006B27F9" w:rsidRPr="00E457C1">
        <w:rPr>
          <w:noProof/>
          <w:lang w:val="en-US"/>
        </w:rPr>
        <w:t xml:space="preserve">participating </w:t>
      </w:r>
      <w:r w:rsidRPr="00E457C1">
        <w:rPr>
          <w:noProof/>
          <w:lang w:val="en-US"/>
        </w:rPr>
        <w:t xml:space="preserve">in HighResMIP, reveals the progress made between these three generations of models </w:t>
      </w:r>
      <w:r>
        <w:rPr>
          <w:noProof/>
        </w:rPr>
        <w:fldChar w:fldCharType="begin" w:fldLock="1"/>
      </w:r>
      <w:r w:rsidR="00E719C0">
        <w:rPr>
          <w:noProof/>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"plainTextFormattedCitation" : "(Bock et al., 2020)", "previouslyFormattedCitation" : "(Bock et al., 2020)" }, "properties" : { "noteIndex" : 0 }, "schema" : "https://github.com/citation-style-language/schema/raw/master/csl-citation.json" }</w:instrText>
      </w:r>
      <w:r>
        <w:rPr>
          <w:noProof/>
        </w:rPr>
        <w:fldChar w:fldCharType="separate"/>
      </w:r>
      <w:r w:rsidR="00393F8C">
        <w:rPr>
          <w:noProof/>
          <w:lang w:val="en-US"/>
        </w:rPr>
        <w:t>(Bock et al., 2020)</w:t>
      </w:r>
      <w:r>
        <w:rPr>
          <w:noProof/>
        </w:rPr>
        <w:fldChar w:fldCharType="end"/>
      </w:r>
      <w:r w:rsidRPr="00E457C1">
        <w:rPr>
          <w:noProof/>
          <w:lang w:val="en-US"/>
        </w:rPr>
        <w:t xml:space="preserve">. </w:t>
      </w:r>
      <w:r w:rsidR="006B27F9" w:rsidRPr="00E457C1">
        <w:rPr>
          <w:noProof/>
          <w:lang w:val="en-US"/>
        </w:rPr>
        <w:t xml:space="preserve">Progress </w:t>
      </w:r>
      <w:r w:rsidRPr="00E457C1">
        <w:rPr>
          <w:noProof/>
          <w:lang w:val="en-US"/>
        </w:rPr>
        <w:t xml:space="preserve">is evidenced by the increasing prevalence of blue colours (indicating a performance better than the median) for the more recent model versions. </w:t>
      </w:r>
      <w:bookmarkStart w:id="3398" w:name="_Hlk61712405"/>
      <w:r w:rsidRPr="00E457C1">
        <w:rPr>
          <w:noProof/>
          <w:lang w:val="en-US"/>
        </w:rPr>
        <w:t xml:space="preserve">Additionally, a few CMIP6 models outperform the best-performing CMIP5 models. </w:t>
      </w:r>
      <w:bookmarkEnd w:id="3398"/>
      <w:r w:rsidRPr="00E457C1">
        <w:rPr>
          <w:noProof/>
          <w:lang w:val="en-US"/>
        </w:rPr>
        <w:t>Progress is evident across all 1</w:t>
      </w:r>
      <w:r w:rsidR="003A1061" w:rsidRPr="00E457C1">
        <w:rPr>
          <w:noProof/>
          <w:lang w:val="en-US"/>
        </w:rPr>
        <w:t>6</w:t>
      </w:r>
      <w:r w:rsidRPr="00E457C1">
        <w:rPr>
          <w:noProof/>
          <w:lang w:val="en-US"/>
        </w:rPr>
        <w:t xml:space="preserve"> variables</w:t>
      </w:r>
      <w:r w:rsidR="006F549F" w:rsidRPr="00E457C1">
        <w:rPr>
          <w:noProof/>
          <w:lang w:val="en-US"/>
        </w:rPr>
        <w:t>.</w:t>
      </w:r>
      <w:r w:rsidRPr="00E457C1">
        <w:rPr>
          <w:noProof/>
          <w:lang w:val="en-US"/>
        </w:rPr>
        <w:t xml:space="preserve"> As noted in AR5, the models typically score similarly against both observational reference datasets, indicating that indeed uncertainties in these references are smaller than model biases. Several models and model families perform better compared to observational references than the median, across a majority of the climate variables assessed, and conversely some other models or model families compare more poorly against these reference datasets. Such a good correspondence across a range of diagnostic fields probing different aspects of climate enhances confidence that the improved performances reflect progress in the physical realism of these simulations. An alternative explanation, that progress is due to a cancellation of errors achieved by model tuning, appears improbable given the large number of diagnostic fields involved here. </w:t>
      </w:r>
      <w:bookmarkStart w:id="3399" w:name="_Hlk61712701"/>
      <w:r w:rsidRPr="00E457C1">
        <w:rPr>
          <w:noProof/>
          <w:lang w:val="en-US"/>
        </w:rPr>
        <w:t xml:space="preserve">However, several instances of poor model performance (red colours in </w:t>
      </w:r>
      <w:r w:rsidR="00627C1B" w:rsidRPr="00E457C1">
        <w:rPr>
          <w:noProof/>
          <w:lang w:val="en-US"/>
        </w:rPr>
        <w:t>F</w:t>
      </w:r>
      <w:r w:rsidRPr="00E457C1">
        <w:rPr>
          <w:noProof/>
          <w:lang w:val="en-US"/>
        </w:rPr>
        <w:t>igure 3.4</w:t>
      </w:r>
      <w:r w:rsidR="000D6479" w:rsidRPr="00E457C1">
        <w:rPr>
          <w:noProof/>
          <w:lang w:val="en-US"/>
        </w:rPr>
        <w:t>2</w:t>
      </w:r>
      <w:r w:rsidRPr="00E457C1">
        <w:rPr>
          <w:noProof/>
          <w:lang w:val="en-US"/>
        </w:rPr>
        <w:t xml:space="preserve">) still exist in the CMIP6 ensemble. </w:t>
      </w:r>
      <w:bookmarkEnd w:id="3399"/>
      <w:r w:rsidRPr="00E457C1">
        <w:rPr>
          <w:noProof/>
          <w:lang w:val="en-US"/>
        </w:rPr>
        <w:t xml:space="preserve">Family relationships </w:t>
      </w:r>
      <w:r>
        <w:rPr>
          <w:noProof/>
        </w:rPr>
        <w:fldChar w:fldCharType="begin" w:fldLock="1"/>
      </w:r>
      <w:r w:rsidR="00E719C0">
        <w:rPr>
          <w:noProof/>
          <w:lang w:val="en-US"/>
        </w:rPr>
        <w:instrText>ADDIN CSL_CITATION { "citationItems" : [ { "id" : "ITEM-1", "itemData" : { "DOI" : "10.1002/grl.50256", "ISBN" : "1944-8007", "ISSN" : "00948276", "abstract" : "A new ensemble of climate models is becoming available and provides the basis for climate change projections. Here, we show a first analysis indicating that the models in the new ensemble agree better with observations than those in older ones and that the poorest models have been eliminated. Most models are strongly tied to their predecessors, and some also exchange ideas and code with other models, thus supporting an earlier hypothesis that the models in the new ensemble are neither independent of each other nor independent of the earlier generation. On the basis of one atmosphere model, we show how statistical methods can identify similarities between model versions and complement process understanding in characterizing how and why a model has changed. We argue that the interdependence of models complicates the interpretation of multimodel ensembles but largely goes unnoticed.", "author" : [ { "dropping-particle" : "", "family" : "Knutti", "given" : "Reto", "non-dropping-particle" : "", "parse-names" : false, "suffix" : "" }, { "dropping-particle" : "", "family" : "Masson", "given" : "David", "non-dropping-particle" : "", "parse-names" : false, "suffix" : "" }, { "dropping-particle" : "", "family" : "Gettelman", "given" : "Andrew", "non-dropping-particle" : "", "parse-names" : false, "suffix" : "" } ], "container-title" : "Geophysical Research Letters", "id" : "ITEM-1", "issue" : "6", "issued" : { "date-parts" : [ [ "2013" ] ] }, "page" : "1194-1199", "title" : "Climate model genealogy: Generation CMIP5 and how we got there", "translator" : [ { "dropping-particle" : "", "family" : "J4495", "given" : "", "non-dropping-particle" : "", "parse-names" : false, "suffix" : "" } ], "type" : "article-journal", "volume" : "40" }, "uris" : [ "http://www.mendeley.com/documents/?uuid=fef63c9d-9914-4fa0-982e-2dbb4549ddde" ] } ], "mendeley" : { "formattedCitation" : "(Knutti et al., 2013)", "manualFormatting" : "(i.e. various degrees of shared formulations; Knutti et al., 2013)", "plainTextFormattedCitation" : "(Knutti et al., 2013)", "previouslyFormattedCitation" : "(Knutti et al., 2013)" }, "properties" : { "noteIndex" : 0 }, "schema" : "https://github.com/citation-style-language/schema/raw/master/csl-citation.json" }</w:instrText>
      </w:r>
      <w:r>
        <w:rPr>
          <w:noProof/>
        </w:rPr>
        <w:fldChar w:fldCharType="separate"/>
      </w:r>
      <w:r w:rsidR="00393F8C">
        <w:rPr>
          <w:noProof/>
          <w:lang w:val="en-US"/>
        </w:rPr>
        <w:t>(i.e. various degrees of shared formulations; Knutti et al., 2013)</w:t>
      </w:r>
      <w:r>
        <w:rPr>
          <w:noProof/>
        </w:rPr>
        <w:fldChar w:fldCharType="end"/>
      </w:r>
      <w:r w:rsidRPr="00E457C1">
        <w:rPr>
          <w:noProof/>
          <w:lang w:val="en-US"/>
        </w:rPr>
        <w:t xml:space="preserve"> between the models are apparent, for example, the GISS, GFDL, CESM, CNRM, and HadGEM/UKESM1/ACCESS families score similarly across all atmospher</w:t>
      </w:r>
      <w:r w:rsidR="00F40561" w:rsidRPr="00E457C1">
        <w:rPr>
          <w:noProof/>
          <w:lang w:val="en-US"/>
        </w:rPr>
        <w:t>ic</w:t>
      </w:r>
      <w:r w:rsidRPr="00E457C1">
        <w:rPr>
          <w:noProof/>
          <w:lang w:val="en-US"/>
        </w:rPr>
        <w:t xml:space="preserve"> variables, both for the CMIP5 and CMIP6 generations. In the cases of </w:t>
      </w:r>
      <w:commentRangeStart w:id="3400"/>
      <w:r w:rsidRPr="00E457C1">
        <w:rPr>
          <w:noProof/>
          <w:lang w:val="en-US"/>
        </w:rPr>
        <w:t>CESM2 / CESM2(WACCM), CNRM-CM6-1 / CNRM-ESM2-1, NorCPM1 / NorESM2-LM, and HadGEM3-GC31-LL / UKESM1-0-LL</w:t>
      </w:r>
      <w:commentRangeEnd w:id="3400"/>
      <w:r w:rsidR="004E3AFA">
        <w:rPr>
          <w:rStyle w:val="CommentReference"/>
          <w:lang w:val="en-GB"/>
        </w:rPr>
        <w:commentReference w:id="3400"/>
      </w:r>
      <w:r w:rsidRPr="00E457C1">
        <w:rPr>
          <w:noProof/>
          <w:lang w:val="en-US"/>
        </w:rPr>
        <w:t xml:space="preserve">, the high-complexity model scores as well or better than its lower-complexity counterpart, indicating that increasing complexity by adding Earth system features, which by removing constraints could be expected to degrade a model’s performance, does not necessarily do so. </w:t>
      </w:r>
      <w:r>
        <w:rPr>
          <w:noProof/>
        </w:rPr>
        <w:t>Several high climate-sensitivity models (</w:t>
      </w:r>
      <w:r w:rsidR="00720E1C">
        <w:rPr>
          <w:noProof/>
        </w:rPr>
        <w:t xml:space="preserve">Section 7.5; </w:t>
      </w:r>
      <w:r w:rsidR="00960AE6">
        <w:rPr>
          <w:noProof/>
        </w:rPr>
        <w:fldChar w:fldCharType="begin" w:fldLock="1"/>
      </w:r>
      <w:r w:rsidR="00E719C0">
        <w:rPr>
          <w:noProof/>
        </w:rPr>
        <w:instrText>ADDIN CSL_CITATION { "citationItems" : [ { "id" : "ITEM-1", "itemData" : { "DOI" : "10.1126/sciadv.aba1981", "ISSN" : "23752548", "PMID" : "32637602", "abstract" : "For the current generation of earth system models participating in the Coupled Model Intercomparison Project Phase 6 (CMIP6), the range of equilibrium climate sensitivity (ECS, a hypothetical value of global warming at equilibrium for a doubling of CO2) is 1.8\u00b0C to 5.6\u00b0C, the largest of any generation of models dating to the 1990s. Meanwhile, the range of transient climate response (TCR, the surface temperature warming around the time of CO2 doubling in a 1% per year CO2 increase simulation) for the CMIP6 models of 1.7\u00b0C (1.3\u00b0C to 3.0\u00b0C)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w:instrText>
      </w:r>
      <w:r w:rsidR="00E719C0" w:rsidRPr="006814DF">
        <w:rPr>
          <w:noProof/>
          <w:lang w:val="en-GB"/>
        </w:rPr>
        <w:instrText>rse-names" : false, "suffix" : "" }, { "dropping-particle" : "", "family" : "Lamarque", "given" : "Jean 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"ITEM-1", "issue" : "26", "issued" : { "date-parts" : [ [ "2020" ] ] }, "title" : "Context for interpreting equilibrium climate sensitivity and transient climate response from the CMIP6 Earth system models", "translator" : [ { "dropping-particle" : "", "family" : "J6746", "given" : "", "non-dropping-particle" : "", "parse-names" : false, "suffix" : "" } ], "type" : "article", "volume" : "6" }, "uris" : [ "http://www.mendeley.com/documents/?uuid=0e064e09-4442-4ff7-bb38-942a5a7a33cc" ] } ], "mendeley" : { "formattedCitation" : "(Meehl et al., 2020)", "manualFormatting" : "Meehl et al., 2020)", "plainTextFormattedCitation" : "(Meehl et al., 2020)", "previouslyFormattedCitation" : "(Meehl et al., 2020)" }, "properties" : { "noteIndex" : 0 }, "schema" : "https://github.com/citation-style-language/schema/raw/master/csl-citation.json" }</w:instrText>
      </w:r>
      <w:r w:rsidR="00960AE6">
        <w:rPr>
          <w:noProof/>
        </w:rPr>
        <w:fldChar w:fldCharType="separate"/>
      </w:r>
      <w:r w:rsidR="00393F8C">
        <w:rPr>
          <w:noProof/>
          <w:lang w:val="en-US"/>
        </w:rPr>
        <w:t>Meehl et al., 2020)</w:t>
      </w:r>
      <w:r w:rsidR="00960AE6">
        <w:rPr>
          <w:noProof/>
        </w:rPr>
        <w:fldChar w:fldCharType="end"/>
      </w:r>
      <w:r w:rsidRPr="00E457C1">
        <w:rPr>
          <w:noProof/>
          <w:lang w:val="en-US"/>
        </w:rPr>
        <w:t xml:space="preserve">, in particular </w:t>
      </w:r>
      <w:commentRangeStart w:id="3401"/>
      <w:r w:rsidRPr="00E457C1">
        <w:rPr>
          <w:noProof/>
          <w:lang w:val="en-US"/>
        </w:rPr>
        <w:t>CanESM5, CESM2, CESM2-WACCM, HadGEM3-GC31-LL, and UKESM1-0-LL</w:t>
      </w:r>
      <w:commentRangeEnd w:id="3401"/>
      <w:r w:rsidR="004E3AFA">
        <w:rPr>
          <w:rStyle w:val="CommentReference"/>
          <w:lang w:val="en-GB"/>
        </w:rPr>
        <w:commentReference w:id="3401"/>
      </w:r>
      <w:r w:rsidRPr="00E457C1">
        <w:rPr>
          <w:noProof/>
          <w:lang w:val="en-US"/>
        </w:rPr>
        <w:t xml:space="preserve">, score well against the benchmarks. In accordance with AR5 and earlier assessments, the multi-model mean, with some notable exceptions, is better than any individual model </w:t>
      </w:r>
      <w:r>
        <w:rPr>
          <w:noProof/>
        </w:rPr>
        <w:fldChar w:fldCharType="begin" w:fldLock="1"/>
      </w:r>
      <w:r w:rsidR="00E719C0">
        <w:rPr>
          <w:noProof/>
          <w:lang w:val="en-US"/>
        </w:rPr>
        <w:instrText>ADDIN CSL_CITATION { "citationItems" : [ { "id" : "ITEM-1", "itemData" : { "DOI" : "10.1175/2011JCLI3873.1", "abstract" : " AbstractThe Coupled Model Intercomparison Project phase 3 (CMIP3) multimodel ensemble has been widely utilized for climate research and prediction, but the properties and behavior of the ensemble are not yet fully understood. Here, some investigations are undertaken into various aspects of the ensemble\u2019s behavior, in particular focusing on the performance of the multimodel mean. This study presents an explanation of this phenomenon in the context of the statistically indistinguishable paradigm and also provides a quantitative analysis of the main factors that control how likely the mean is to outperform the models in the ensemble, both individually and collectively. The analyses lend further support to the usage of the paradigm of a statistically indistinguishable ensemble and indicate that the current ensemble size is too small to adequately sample the space from which the models are drawn. ", "author" : [ { "dropping-particle" : "", "family" : "Annan", "given" : "J D", "non-dropping-particle" : "", "parse-names" : false, "suffix" : "" }, { "dropping-particle" : "", "family" : "Hargreaves", "given" : "J C", "non-dropping-particle" : "", "parse-names" : false, "suffix" : "" } ], "container-title" : "Journal of Climate", "id" : "ITEM-1", "issue" : "16", "issued" : { "date-parts" : [ [ "2011" ] ] }, "page" : "4529-4538", "title" : "Understanding the CMIP3 Multimodel Ensemble", "translator" : [ { "dropping-particle" : "", "family" : "J5504", "given" : "", "non-dropping-particle" : "", "parse-names" : false, "suffix" : "" } ], "type" : "article-journal", "volume" : "24" }, "uris" : [ "http://www.mendeley.com/documents/?uuid=ad329841-3c56-4cbd-b4ce-e02c1b4296fc" ] }, { "id" : "ITEM-2", "itemData" : { "DOI" : "10.1175/JCLI-D-16-0012.1", "abstract" : " AbstractIn fields such as climate science, it is common to compile an ensemble of different simulators for the same underlying process. It is a striking observation that the ensemble mean often outperforms at least half of the ensemble members in mean squared error (measured with respect to observations). In fact, as demonstrated in the most recent IPCC report, the ensemble mean often outperforms all or almost all of the ensemble members across a range of climate variables. This paper shows that these could be mathematical results based on convexity and averaging but with implications for the properties of the current generation of climate simulators. ", "author" : [ { "dropping-particle" : "", "family" : "Rougier", "given" : "Jonathan", "non-dropping-particle" : "", "parse-names" : false, "suffix" : "" } ], "container-title" : "Journal of Climate", "id" : "ITEM-2", "issue" : "24", "issued" : { "date-parts" : [ [ "2016" ] ] }, "page" : "8865-8870", "title" : "Ensemble Averaging and Mean Squared Error", "translator" : [ { "dropping-particle" : "", "family" : "J5552", "given" : "", "non-dropping-particle" : "", "parse-names" : false, "suffix" : "" } ], "type" : "article-journal", "volume" : "29" }, "uris" : [ "http://www.mendeley.com/documents/?uuid=8d79fb74-7e81-460e-9b62-0b074c427ea1" ] } ], "mendeley" : { "formattedCitation" : "(Annan and Hargreaves, 2011; Rougier, 2016)", "plainTextFormattedCitation" : "(Annan and Hargreaves, 2011; Rougier, 2016)", "previouslyFormattedCitation" : "(Annan and Hargreaves, 2011; Rougier, 2016)" }, "properties" : { "noteIndex" : 0 }, "schema" : "https://github.com/citation-style-language/schema/raw/master/csl-citation.json" }</w:instrText>
      </w:r>
      <w:r>
        <w:rPr>
          <w:noProof/>
        </w:rPr>
        <w:fldChar w:fldCharType="separate"/>
      </w:r>
      <w:r w:rsidR="00393F8C">
        <w:rPr>
          <w:noProof/>
          <w:lang w:val="en-US"/>
        </w:rPr>
        <w:t>(Annan and Hargreaves, 2011; Rougier, 2016)</w:t>
      </w:r>
      <w:r>
        <w:rPr>
          <w:noProof/>
        </w:rPr>
        <w:fldChar w:fldCharType="end"/>
      </w:r>
      <w:r w:rsidRPr="00E457C1">
        <w:rPr>
          <w:noProof/>
          <w:lang w:val="en-US"/>
        </w:rPr>
        <w:t xml:space="preserve">. </w:t>
      </w:r>
    </w:p>
    <w:p w14:paraId="28FEE620" w14:textId="77777777" w:rsidR="00CE1769" w:rsidRPr="00E457C1" w:rsidRDefault="00CE1769" w:rsidP="00CE1769">
      <w:pPr>
        <w:pStyle w:val="AR6BodyText"/>
        <w:jc w:val="both"/>
        <w:rPr>
          <w:noProof/>
          <w:lang w:val="en-US"/>
        </w:rPr>
      </w:pPr>
    </w:p>
    <w:p w14:paraId="55CF1CD6" w14:textId="41115FBF" w:rsidR="00CE1769" w:rsidRPr="00E457C1" w:rsidRDefault="00CE1769" w:rsidP="00C762A3">
      <w:pPr>
        <w:pStyle w:val="AR6BodyText"/>
        <w:rPr>
          <w:noProof/>
          <w:lang w:val="en-US"/>
        </w:rPr>
      </w:pPr>
      <w:r w:rsidRPr="00E457C1">
        <w:rPr>
          <w:noProof/>
          <w:lang w:val="en-US"/>
        </w:rPr>
        <w:t xml:space="preserve">Regarding </w:t>
      </w:r>
      <w:r w:rsidR="005E436E" w:rsidRPr="00E457C1">
        <w:rPr>
          <w:noProof/>
          <w:lang w:val="en-US"/>
        </w:rPr>
        <w:t>mo</w:t>
      </w:r>
      <w:r w:rsidR="009460B4" w:rsidRPr="00E457C1">
        <w:rPr>
          <w:noProof/>
          <w:lang w:val="en-US"/>
        </w:rPr>
        <w:t>d</w:t>
      </w:r>
      <w:r w:rsidR="005E436E" w:rsidRPr="00E457C1">
        <w:rPr>
          <w:noProof/>
          <w:lang w:val="en-US"/>
        </w:rPr>
        <w:t xml:space="preserve">el </w:t>
      </w:r>
      <w:r w:rsidRPr="00E457C1">
        <w:rPr>
          <w:noProof/>
          <w:lang w:val="en-US"/>
        </w:rPr>
        <w:t xml:space="preserve">performance </w:t>
      </w:r>
      <w:r w:rsidR="005E436E" w:rsidRPr="00E457C1">
        <w:rPr>
          <w:noProof/>
          <w:lang w:val="en-US"/>
        </w:rPr>
        <w:t>for</w:t>
      </w:r>
      <w:r w:rsidRPr="00E457C1">
        <w:rPr>
          <w:noProof/>
          <w:lang w:val="en-US"/>
        </w:rPr>
        <w:t xml:space="preserve"> the ocean and the cryosphere (</w:t>
      </w:r>
      <w:r w:rsidR="00627C1B" w:rsidRPr="005B1F1A">
        <w:rPr>
          <w:noProof/>
          <w:lang w:val="en-CA" w:eastAsia="en-US"/>
        </w:rPr>
        <w:t>Figure 3.4</w:t>
      </w:r>
      <w:r w:rsidR="000D6479">
        <w:rPr>
          <w:noProof/>
          <w:lang w:val="en-CA" w:eastAsia="en-US"/>
        </w:rPr>
        <w:t>2</w:t>
      </w:r>
      <w:r w:rsidRPr="00E457C1">
        <w:rPr>
          <w:noProof/>
          <w:lang w:val="en-US"/>
        </w:rPr>
        <w:t xml:space="preserve">b), it is apparent that for many models there are substantial differences between the scores for Arctic and Antarctic sea ice concentration. This might suggest that it is not sea ice physics directly that is driving such differences in performance but rather other influences, such as differences in geography, the role of large ice shelves (which are absent in the Arctic), or large-scale ocean dynamics. </w:t>
      </w:r>
      <w:r w:rsidR="00F40561" w:rsidRPr="00E457C1">
        <w:rPr>
          <w:noProof/>
          <w:lang w:val="en-US"/>
        </w:rPr>
        <w:t xml:space="preserve">As </w:t>
      </w:r>
      <w:r w:rsidRPr="00E457C1">
        <w:rPr>
          <w:noProof/>
          <w:lang w:val="en-US"/>
        </w:rPr>
        <w:t xml:space="preserve">for atmospheric variables, progress is evident also across all </w:t>
      </w:r>
      <w:ins w:id="3402" w:author="Sara M Tuson" w:date="2021-07-02T15:06:00Z">
        <w:r w:rsidR="006611B2">
          <w:rPr>
            <w:noProof/>
            <w:lang w:val="en-US"/>
          </w:rPr>
          <w:t>four</w:t>
        </w:r>
      </w:ins>
      <w:del w:id="3403" w:author="Sara M Tuson" w:date="2021-07-02T15:06:00Z">
        <w:r w:rsidRPr="00E457C1" w:rsidDel="006611B2">
          <w:rPr>
            <w:noProof/>
            <w:lang w:val="en-US"/>
          </w:rPr>
          <w:delText>4</w:delText>
        </w:r>
      </w:del>
      <w:r w:rsidRPr="00E457C1">
        <w:rPr>
          <w:noProof/>
          <w:lang w:val="en-US"/>
        </w:rPr>
        <w:t xml:space="preserve"> ocean and </w:t>
      </w:r>
      <w:ins w:id="3404" w:author="Sara M Tuson" w:date="2021-07-02T15:06:00Z">
        <w:r w:rsidR="006611B2">
          <w:rPr>
            <w:noProof/>
            <w:lang w:val="en-US"/>
          </w:rPr>
          <w:t>ten</w:t>
        </w:r>
      </w:ins>
      <w:del w:id="3405" w:author="Sara M Tuson" w:date="2021-07-02T15:06:00Z">
        <w:r w:rsidRPr="00E457C1" w:rsidDel="006611B2">
          <w:rPr>
            <w:noProof/>
            <w:lang w:val="en-US"/>
          </w:rPr>
          <w:delText>10</w:delText>
        </w:r>
      </w:del>
      <w:r w:rsidRPr="00E457C1">
        <w:rPr>
          <w:noProof/>
          <w:lang w:val="en-US"/>
        </w:rPr>
        <w:t xml:space="preserve"> land variables from CMIP5 to CMIP6.</w:t>
      </w:r>
    </w:p>
    <w:p w14:paraId="059214F6" w14:textId="77777777" w:rsidR="00CE1769" w:rsidRPr="00E457C1" w:rsidRDefault="00CE1769" w:rsidP="00CE1769">
      <w:pPr>
        <w:pStyle w:val="AR6BodyText"/>
        <w:jc w:val="both"/>
        <w:rPr>
          <w:noProof/>
          <w:lang w:val="en-US"/>
        </w:rPr>
      </w:pPr>
    </w:p>
    <w:p w14:paraId="503AE554" w14:textId="6B18E75D" w:rsidR="00CE1769" w:rsidRPr="00E457C1" w:rsidRDefault="00CE1769" w:rsidP="00C762A3">
      <w:pPr>
        <w:pStyle w:val="AR6BodyText"/>
        <w:rPr>
          <w:noProof/>
          <w:lang w:val="en-US"/>
        </w:rPr>
      </w:pPr>
      <w:r w:rsidRPr="00E457C1">
        <w:rPr>
          <w:noProof/>
          <w:lang w:val="en-US"/>
        </w:rPr>
        <w:t>In summary, CMIP6 models perform generally better for a basket of variables covering mean historical climate across the atmosphere, ocean, and land domains than previous-generation and older models (</w:t>
      </w:r>
      <w:r w:rsidRPr="00E457C1">
        <w:rPr>
          <w:i/>
          <w:iCs/>
          <w:noProof/>
          <w:lang w:val="en-US"/>
        </w:rPr>
        <w:t>high confidence</w:t>
      </w:r>
      <w:r w:rsidRPr="00E457C1">
        <w:rPr>
          <w:noProof/>
          <w:lang w:val="en-US"/>
        </w:rPr>
        <w:t>). Earth System models characterized by additional biogeochemical feedbacks often perform at least as well as related more constrained, lower-complexity models lacking these feedbacks (</w:t>
      </w:r>
      <w:r w:rsidRPr="00E457C1">
        <w:rPr>
          <w:i/>
          <w:iCs/>
          <w:noProof/>
          <w:lang w:val="en-US"/>
        </w:rPr>
        <w:t>medium confidence</w:t>
      </w:r>
      <w:r w:rsidRPr="00E457C1">
        <w:rPr>
          <w:noProof/>
          <w:lang w:val="en-US"/>
        </w:rPr>
        <w:t>). In many cases, the models score similarly against both observational references, indicating that model errors are usually larger than observational uncertainties (</w:t>
      </w:r>
      <w:r w:rsidRPr="00E457C1">
        <w:rPr>
          <w:i/>
          <w:iCs/>
          <w:noProof/>
          <w:lang w:val="en-US"/>
        </w:rPr>
        <w:t>high confidence</w:t>
      </w:r>
      <w:r w:rsidRPr="00E457C1">
        <w:rPr>
          <w:noProof/>
          <w:lang w:val="en-US"/>
        </w:rPr>
        <w:t>).</w:t>
      </w:r>
      <w:r w:rsidR="00344F00" w:rsidRPr="00E457C1">
        <w:rPr>
          <w:noProof/>
          <w:lang w:val="en-US"/>
        </w:rPr>
        <w:t xml:space="preserve"> Moreover, synthesizing </w:t>
      </w:r>
      <w:r w:rsidR="00344F00" w:rsidRPr="00E457C1">
        <w:rPr>
          <w:noProof/>
          <w:lang w:val="en-US"/>
        </w:rPr>
        <w:lastRenderedPageBreak/>
        <w:t>across Sections 3.3</w:t>
      </w:r>
      <w:del w:id="3406" w:author="Sara M Tuson" w:date="2021-06-24T11:21:00Z">
        <w:r w:rsidR="00344F00" w:rsidRPr="00E457C1" w:rsidDel="00D269C7">
          <w:rPr>
            <w:noProof/>
            <w:lang w:val="en-US"/>
          </w:rPr>
          <w:delText>-</w:delText>
        </w:r>
      </w:del>
      <w:ins w:id="3407" w:author="Sara M Tuson" w:date="2021-06-24T11:21:00Z">
        <w:r w:rsidR="00D269C7">
          <w:rPr>
            <w:noProof/>
            <w:lang w:val="en-US"/>
          </w:rPr>
          <w:t>–</w:t>
        </w:r>
      </w:ins>
      <w:r w:rsidR="00344F00" w:rsidRPr="00E457C1">
        <w:rPr>
          <w:noProof/>
          <w:lang w:val="en-US"/>
        </w:rPr>
        <w:t xml:space="preserve">3.7, we assess that </w:t>
      </w:r>
      <w:r w:rsidR="00344F00">
        <w:rPr>
          <w:rFonts w:cs="Times New Roman"/>
          <w:lang w:val="en-CA"/>
        </w:rPr>
        <w:t>th</w:t>
      </w:r>
      <w:r w:rsidR="00344F00" w:rsidRPr="00FA70E3">
        <w:rPr>
          <w:rFonts w:cs="Times New Roman"/>
          <w:lang w:val="en-CA"/>
        </w:rPr>
        <w:t xml:space="preserve">e </w:t>
      </w:r>
      <w:r w:rsidR="006E09DC">
        <w:rPr>
          <w:rFonts w:cs="Times New Roman"/>
          <w:lang w:val="en-CA"/>
        </w:rPr>
        <w:t xml:space="preserve">CMIP6 </w:t>
      </w:r>
      <w:r w:rsidR="00344F00" w:rsidRPr="00FA70E3">
        <w:rPr>
          <w:rFonts w:cs="Times New Roman"/>
          <w:lang w:val="en-CA"/>
        </w:rPr>
        <w:t>multi-model mean captures most aspects of observed climate change well (</w:t>
      </w:r>
      <w:r w:rsidR="00344F00" w:rsidRPr="00FA70E3">
        <w:rPr>
          <w:rFonts w:cs="Times New Roman"/>
          <w:i/>
          <w:iCs/>
          <w:lang w:val="en-CA"/>
        </w:rPr>
        <w:t>high confidence</w:t>
      </w:r>
      <w:r w:rsidR="00344F00" w:rsidRPr="00FA70E3">
        <w:rPr>
          <w:rFonts w:cs="Times New Roman"/>
          <w:lang w:val="en-CA"/>
        </w:rPr>
        <w:t>).</w:t>
      </w:r>
    </w:p>
    <w:p w14:paraId="7E7C97AF" w14:textId="77777777" w:rsidR="00CE1769" w:rsidRPr="00E457C1" w:rsidRDefault="00CE1769" w:rsidP="00CE1769">
      <w:pPr>
        <w:pStyle w:val="AR6BodyText"/>
        <w:rPr>
          <w:noProof/>
          <w:lang w:val="en-US"/>
        </w:rPr>
      </w:pPr>
    </w:p>
    <w:p w14:paraId="0CD4226B" w14:textId="77777777" w:rsidR="00CE1769" w:rsidRPr="00E457C1" w:rsidRDefault="00CE1769" w:rsidP="00CE1769">
      <w:pPr>
        <w:pStyle w:val="AR6BodyText"/>
        <w:rPr>
          <w:noProof/>
          <w:lang w:val="en-US"/>
        </w:rPr>
      </w:pPr>
    </w:p>
    <w:p w14:paraId="41391081" w14:textId="7A6DBFD2" w:rsidR="00CE1769" w:rsidRPr="00686E45" w:rsidRDefault="00CE1769" w:rsidP="00CE1769">
      <w:pPr>
        <w:pStyle w:val="AR6BodyText"/>
        <w:jc w:val="both"/>
        <w:rPr>
          <w:b/>
          <w:noProof/>
          <w:lang w:val="en-US"/>
        </w:rPr>
      </w:pPr>
      <w:r w:rsidRPr="00686E45">
        <w:rPr>
          <w:b/>
          <w:noProof/>
          <w:lang w:val="en-US"/>
        </w:rPr>
        <w:t xml:space="preserve">[START </w:t>
      </w:r>
      <w:r w:rsidRPr="00187583">
        <w:rPr>
          <w:rStyle w:val="AR6Chap3FigureCar"/>
          <w:rFonts w:cs="Times New Roman"/>
          <w:b/>
          <w:noProof/>
          <w:sz w:val="22"/>
        </w:rPr>
        <w:t>FIGURE 3.4</w:t>
      </w:r>
      <w:r w:rsidR="000D6479">
        <w:rPr>
          <w:rStyle w:val="AR6Chap3FigureCar"/>
          <w:rFonts w:cs="Times New Roman"/>
          <w:b/>
          <w:noProof/>
          <w:sz w:val="22"/>
        </w:rPr>
        <w:t>2</w:t>
      </w:r>
      <w:r w:rsidRPr="00187583">
        <w:rPr>
          <w:rStyle w:val="AR6Chap3FigureCar"/>
          <w:rFonts w:cs="Times New Roman"/>
          <w:b/>
          <w:noProof/>
          <w:sz w:val="22"/>
        </w:rPr>
        <w:t xml:space="preserve"> </w:t>
      </w:r>
      <w:r w:rsidRPr="00686E45">
        <w:rPr>
          <w:b/>
          <w:noProof/>
          <w:lang w:val="en-US"/>
        </w:rPr>
        <w:t>HERE]</w:t>
      </w:r>
    </w:p>
    <w:p w14:paraId="453AF017" w14:textId="77777777" w:rsidR="00CE1769" w:rsidRPr="00686E45" w:rsidRDefault="00CE1769" w:rsidP="00CE1769">
      <w:pPr>
        <w:pStyle w:val="AR6BodyText"/>
        <w:rPr>
          <w:noProof/>
          <w:lang w:val="en-US"/>
        </w:rPr>
      </w:pPr>
    </w:p>
    <w:p w14:paraId="4BDAC386" w14:textId="65F2DD64" w:rsidR="00CE1769" w:rsidRPr="00686E45" w:rsidRDefault="00686E45" w:rsidP="00686E45">
      <w:pPr>
        <w:pStyle w:val="AR6Chap3Figure"/>
        <w:ind w:left="1134" w:hanging="1134"/>
        <w:rPr>
          <w:noProof/>
          <w:szCs w:val="20"/>
        </w:rPr>
      </w:pPr>
      <w:r w:rsidRPr="00686E45">
        <w:rPr>
          <w:b/>
          <w:szCs w:val="20"/>
        </w:rPr>
        <w:t>Relative space</w:t>
      </w:r>
      <w:ins w:id="3408" w:author="Sara M Tuson" w:date="2021-06-30T19:06:00Z">
        <w:r w:rsidRPr="00686E45">
          <w:rPr>
            <w:color w:val="000000"/>
            <w:szCs w:val="20"/>
          </w:rPr>
          <w:t>–</w:t>
        </w:r>
      </w:ins>
      <w:del w:id="3409" w:author="Sara M Tuson" w:date="2021-06-30T19:06:00Z">
        <w:r w:rsidRPr="00686E45" w:rsidDel="00E7147D">
          <w:rPr>
            <w:b/>
            <w:szCs w:val="20"/>
          </w:rPr>
          <w:delText>-</w:delText>
        </w:r>
      </w:del>
      <w:r w:rsidRPr="00686E45">
        <w:rPr>
          <w:b/>
          <w:szCs w:val="20"/>
        </w:rPr>
        <w:t>time root-mean-square deviation (RMSD) calculated from the climatological seasonal cycle of the CMIP simulations (1980</w:t>
      </w:r>
      <w:del w:id="3410" w:author="Sara M Tuson" w:date="2021-06-30T10:42:00Z">
        <w:r w:rsidRPr="00686E45" w:rsidDel="00856D0D">
          <w:rPr>
            <w:b/>
            <w:szCs w:val="20"/>
          </w:rPr>
          <w:delText>-</w:delText>
        </w:r>
      </w:del>
      <w:ins w:id="3411" w:author="Sara M Tuson" w:date="2021-06-30T10:42:00Z">
        <w:r w:rsidRPr="00686E45">
          <w:rPr>
            <w:b/>
            <w:szCs w:val="20"/>
          </w:rPr>
          <w:t>–</w:t>
        </w:r>
      </w:ins>
      <w:r w:rsidRPr="00686E45">
        <w:rPr>
          <w:b/>
          <w:szCs w:val="20"/>
        </w:rPr>
        <w:t>1999) compared to observational datasets.</w:t>
      </w:r>
      <w:r w:rsidRPr="00686E45">
        <w:rPr>
          <w:szCs w:val="20"/>
        </w:rPr>
        <w:t xml:space="preserve"> </w:t>
      </w:r>
      <w:r w:rsidRPr="00686E45">
        <w:rPr>
          <w:b/>
          <w:bCs/>
          <w:szCs w:val="20"/>
          <w:rPrChange w:id="3412" w:author="Ian Blenkinsop" w:date="2021-07-07T15:19:00Z">
            <w:rPr/>
          </w:rPrChange>
        </w:rPr>
        <w:t>(a)</w:t>
      </w:r>
      <w:r w:rsidRPr="00686E45">
        <w:rPr>
          <w:szCs w:val="20"/>
        </w:rPr>
        <w:t xml:space="preserve"> CMIP3, CMIP5, and CMIP6 for 16 atmospheric variables </w:t>
      </w:r>
      <w:r w:rsidRPr="00686E45">
        <w:rPr>
          <w:b/>
          <w:bCs/>
          <w:szCs w:val="20"/>
          <w:rPrChange w:id="3413" w:author="Ian Blenkinsop" w:date="2021-07-07T15:20:00Z">
            <w:rPr/>
          </w:rPrChange>
        </w:rPr>
        <w:t>(b)</w:t>
      </w:r>
      <w:r w:rsidRPr="00686E45">
        <w:rPr>
          <w:szCs w:val="20"/>
        </w:rPr>
        <w:t xml:space="preserve"> CMIP5 and CMIP6 for 10 land variables and four ocean/sea-ice variables. A relative performance measure is displayed, with blue shading indicating better and red shading indicating worse performance than the median of all model results. A diagonal split of a grid square shows the relative error with respect to the reference data set (lower right triangle) and an additional data set (upper left triangle). Reference/additional datasets are from top to bottom in (a): ERA5/NCEP, GPCP-SG/GHCN, CERES-EBAF/-, CERES-EBAF/-, CERES-EBAF/-, CERES-EBAF/-, JRA-55/ERA5, ESACCI-SST/HadISST, </w:t>
      </w:r>
      <w:commentRangeStart w:id="3414"/>
      <w:r w:rsidRPr="00686E45">
        <w:rPr>
          <w:szCs w:val="20"/>
        </w:rPr>
        <w:t>ERA5/NCEP, ERA5/NCEP, ERA5/NCEP, ERA5/NCEP, ERA5/NCEP, ERA5/NCEP, AIRS/ERA5, ERA5/NCEP and in (b): CERES-EBAF/-, CERES-EBAF/-, CERES-EBAF/-, CERES-EBAF/-, LandFlux-EVAL/-, Landschuetzer2016/ JMA-TRANSCOM; MT</w:t>
      </w:r>
      <w:commentRangeEnd w:id="3414"/>
      <w:r w:rsidRPr="00686E45">
        <w:rPr>
          <w:szCs w:val="20"/>
          <w:lang w:val="en-GB"/>
        </w:rPr>
        <w:commentReference w:id="3414"/>
      </w:r>
      <w:r w:rsidRPr="00686E45">
        <w:rPr>
          <w:szCs w:val="20"/>
        </w:rPr>
        <w:t xml:space="preserve">E/FLUXCOM, LAI3g/-, JMA-TRANSCOM, ESACCI-SOILMOISTURE/-, HadISST/ATSR, HadISST/-, HadISST/-, ERA-Interim/-. White boxes are used when data are not available for a given model and variable. </w:t>
      </w:r>
      <w:r w:rsidRPr="00686E45">
        <w:rPr>
          <w:szCs w:val="20"/>
          <w:lang w:val="fr-FR"/>
        </w:rPr>
        <w:t xml:space="preserve">Figure is updated and expanded from </w:t>
      </w:r>
      <w:r w:rsidRPr="00686E45">
        <w:rPr>
          <w:szCs w:val="20"/>
          <w:lang w:val="fr-FR"/>
        </w:rPr>
        <w:fldChar w:fldCharType="begin" w:fldLock="1"/>
      </w:r>
      <w:r w:rsidRPr="00686E45">
        <w:rPr>
          <w:szCs w:val="20"/>
          <w:lang w:val="fr-FR"/>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w:instrText>
      </w:r>
      <w:r w:rsidRPr="00686E45">
        <w:rPr>
          <w:szCs w:val="20"/>
        </w:rPr>
        <w:instrText>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rsidRPr="00686E45">
        <w:rPr>
          <w:szCs w:val="20"/>
          <w:lang w:val="fr-FR"/>
        </w:rPr>
        <w:fldChar w:fldCharType="separate"/>
      </w:r>
      <w:r w:rsidRPr="00686E45">
        <w:rPr>
          <w:noProof/>
          <w:szCs w:val="20"/>
        </w:rPr>
        <w:t>Bock et al. (2020)</w:t>
      </w:r>
      <w:r w:rsidRPr="00686E45">
        <w:rPr>
          <w:szCs w:val="20"/>
          <w:lang w:val="fr-FR"/>
        </w:rPr>
        <w:fldChar w:fldCharType="end"/>
      </w:r>
      <w:r w:rsidRPr="00686E45">
        <w:rPr>
          <w:szCs w:val="20"/>
        </w:rPr>
        <w:t xml:space="preserve">, their Figure </w:t>
      </w:r>
      <w:r w:rsidRPr="00686E45">
        <w:rPr>
          <w:rFonts w:cs="Times New Roman"/>
          <w:szCs w:val="20"/>
        </w:rPr>
        <w:t>5</w:t>
      </w:r>
      <w:r w:rsidRPr="00686E45">
        <w:rPr>
          <w:rFonts w:cs="Times New Roman"/>
          <w:color w:val="1D1C1D"/>
          <w:szCs w:val="20"/>
          <w:shd w:val="clear" w:color="auto" w:fill="FFFFFF"/>
          <w:lang w:val="en-GB"/>
        </w:rPr>
        <w:t xml:space="preserve"> CC BY</w:t>
      </w:r>
      <w:ins w:id="3415" w:author="Tom Maycock" w:date="2021-09-03T16:37:00Z">
        <w:r w:rsidRPr="00686E45">
          <w:rPr>
            <w:rFonts w:cs="Times New Roman"/>
            <w:color w:val="1D1C1D"/>
            <w:szCs w:val="20"/>
            <w:shd w:val="clear" w:color="auto" w:fill="FFFFFF"/>
            <w:lang w:val="en-GB"/>
          </w:rPr>
          <w:t xml:space="preserve"> </w:t>
        </w:r>
      </w:ins>
      <w:r w:rsidRPr="00686E45">
        <w:rPr>
          <w:rFonts w:cs="Times New Roman"/>
          <w:color w:val="1D1C1D"/>
          <w:szCs w:val="20"/>
          <w:shd w:val="clear" w:color="auto" w:fill="FFFFFF"/>
          <w:lang w:val="en-GB"/>
        </w:rPr>
        <w:t>4.0 </w:t>
      </w:r>
      <w:hyperlink r:id="rId16" w:tgtFrame="_blank" w:history="1">
        <w:r w:rsidRPr="00686E45">
          <w:rPr>
            <w:rFonts w:cs="Times New Roman"/>
            <w:color w:val="0000FF"/>
            <w:szCs w:val="20"/>
            <w:shd w:val="clear" w:color="auto" w:fill="FFFFFF"/>
            <w:lang w:val="en-GB"/>
          </w:rPr>
          <w:t>https://creativecommons.org/licenses/by/4.0/</w:t>
        </w:r>
      </w:hyperlink>
      <w:r w:rsidRPr="00686E45">
        <w:rPr>
          <w:rFonts w:cs="Times New Roman"/>
          <w:color w:val="1D1C1D"/>
          <w:szCs w:val="20"/>
          <w:shd w:val="clear" w:color="auto" w:fill="FFFFFF"/>
          <w:lang w:val="en-GB"/>
        </w:rPr>
        <w:t>.</w:t>
      </w:r>
      <w:r w:rsidRPr="00686E45">
        <w:rPr>
          <w:rFonts w:cs="Times New Roman"/>
          <w:szCs w:val="20"/>
        </w:rPr>
        <w:t xml:space="preserve"> Further details on data sources and processing are available in the chapter data table (Table 3.SM.1).</w:t>
      </w:r>
    </w:p>
    <w:p w14:paraId="228BBD94" w14:textId="3C3837E4" w:rsidR="00CE1769" w:rsidRPr="00E457C1" w:rsidRDefault="00CE1769" w:rsidP="00CE1769">
      <w:pPr>
        <w:pStyle w:val="AR6BodyText"/>
        <w:rPr>
          <w:b/>
          <w:noProof/>
          <w:lang w:val="en-US"/>
        </w:rPr>
      </w:pPr>
      <w:r w:rsidRPr="00E457C1">
        <w:rPr>
          <w:b/>
          <w:noProof/>
          <w:lang w:val="en-US"/>
        </w:rPr>
        <w:t xml:space="preserve">[END </w:t>
      </w:r>
      <w:r w:rsidRPr="00187583">
        <w:rPr>
          <w:rStyle w:val="AR6Chap3FigureCar"/>
          <w:rFonts w:cs="Times New Roman"/>
          <w:b/>
          <w:noProof/>
          <w:sz w:val="22"/>
        </w:rPr>
        <w:t>FIGURE 3.4</w:t>
      </w:r>
      <w:r w:rsidR="000D6479">
        <w:rPr>
          <w:rStyle w:val="AR6Chap3FigureCar"/>
          <w:rFonts w:cs="Times New Roman"/>
          <w:b/>
          <w:noProof/>
          <w:sz w:val="22"/>
        </w:rPr>
        <w:t>2</w:t>
      </w:r>
      <w:r w:rsidRPr="00E457C1">
        <w:rPr>
          <w:b/>
          <w:noProof/>
          <w:lang w:val="en-US"/>
        </w:rPr>
        <w:t xml:space="preserve"> HERE]</w:t>
      </w:r>
    </w:p>
    <w:p w14:paraId="65F4AA29" w14:textId="77777777" w:rsidR="00CE1769" w:rsidRPr="00E457C1" w:rsidRDefault="00CE1769" w:rsidP="00CE1769">
      <w:pPr>
        <w:pStyle w:val="AR6BodyText"/>
        <w:rPr>
          <w:noProof/>
          <w:lang w:val="en-US"/>
        </w:rPr>
      </w:pPr>
    </w:p>
    <w:p w14:paraId="7630C719" w14:textId="77777777" w:rsidR="00CE1769" w:rsidRPr="00E457C1" w:rsidRDefault="00CE1769" w:rsidP="00CE1769">
      <w:pPr>
        <w:pStyle w:val="AR6BodyText"/>
        <w:rPr>
          <w:noProof/>
          <w:lang w:val="en-US"/>
        </w:rPr>
      </w:pPr>
    </w:p>
    <w:p w14:paraId="485312FA" w14:textId="751E448D" w:rsidR="00CE1769" w:rsidRPr="00E457C1" w:rsidRDefault="00CE1769" w:rsidP="00CE1769">
      <w:pPr>
        <w:pStyle w:val="AR6BodyText"/>
        <w:rPr>
          <w:noProof/>
          <w:lang w:val="en-US"/>
        </w:rPr>
      </w:pPr>
      <w:r w:rsidRPr="00E457C1">
        <w:rPr>
          <w:noProof/>
          <w:lang w:val="en-US"/>
        </w:rPr>
        <w:t xml:space="preserve">Using centred pattern correlations (quantifying pattern similarity on a scale of </w:t>
      </w:r>
      <w:del w:id="3416" w:author="Ian Blenkinsop" w:date="2021-07-13T14:39:00Z">
        <w:r w:rsidRPr="00E457C1" w:rsidDel="00CD382B">
          <w:rPr>
            <w:noProof/>
            <w:lang w:val="en-US"/>
          </w:rPr>
          <w:delText>-</w:delText>
        </w:r>
      </w:del>
      <w:ins w:id="3417" w:author="Ian Blenkinsop" w:date="2021-07-13T14:39:00Z">
        <w:r w:rsidR="00CD382B">
          <w:rPr>
            <w:noProof/>
            <w:lang w:val="en-US"/>
          </w:rPr>
          <w:t>–</w:t>
        </w:r>
      </w:ins>
      <w:r w:rsidRPr="00E457C1">
        <w:rPr>
          <w:noProof/>
          <w:lang w:val="en-US"/>
        </w:rPr>
        <w:t xml:space="preserve">1 to 1, with 1 expressing perfect similarity and 0 no relationship) for selected fields, </w:t>
      </w:r>
      <w:del w:id="3418" w:author="Sara M Tuson" w:date="2021-06-24T09:47:00Z">
        <w:r w:rsidRPr="00E457C1" w:rsidDel="00A23DCD">
          <w:rPr>
            <w:noProof/>
            <w:lang w:val="en-US"/>
          </w:rPr>
          <w:delText xml:space="preserve">the </w:delText>
        </w:r>
      </w:del>
      <w:r w:rsidRPr="00E457C1">
        <w:rPr>
          <w:noProof/>
          <w:lang w:val="en-US"/>
        </w:rPr>
        <w:t xml:space="preserve">AR5 documented improvements between CMIP3 and CMIP5 in surface air temperature, outgoing longwave radiation, and precipitation </w:t>
      </w:r>
      <w:r>
        <w:rPr>
          <w:noProof/>
        </w:rPr>
        <w:fldChar w:fldCharType="begin" w:fldLock="1"/>
      </w:r>
      <w:r w:rsidR="00D33CB6">
        <w:rPr>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"manualFormatting" : "(Figure 9.6 of Flato et al., 2013)", "plainTextFormattedCitation" : "(Flato et al., 2013)", "previouslyFormattedCitation" : "(Flato et al., 2013)" }, "properties" : { "noteIndex" : 0 }, "schema" : "https://github.com/citation-style-language/schema/raw/master/csl-citation.json" }</w:instrText>
      </w:r>
      <w:r>
        <w:rPr>
          <w:noProof/>
        </w:rPr>
        <w:fldChar w:fldCharType="separate"/>
      </w:r>
      <w:r w:rsidR="00393F8C">
        <w:rPr>
          <w:noProof/>
          <w:lang w:val="en-US"/>
        </w:rPr>
        <w:t>(Figure 9.6 of Flato et al., 2013)</w:t>
      </w:r>
      <w:r>
        <w:rPr>
          <w:noProof/>
        </w:rPr>
        <w:fldChar w:fldCharType="end"/>
      </w:r>
      <w:r w:rsidRPr="00E457C1">
        <w:rPr>
          <w:noProof/>
          <w:lang w:val="en-US"/>
        </w:rPr>
        <w:t xml:space="preserve">. Little further progress between CMIP3 and CMIP5 was found for fields that were already quite well simulated in CMIP3 (such as </w:t>
      </w:r>
      <w:r w:rsidR="00AB3340" w:rsidRPr="00E457C1">
        <w:rPr>
          <w:noProof/>
          <w:lang w:val="en-US"/>
        </w:rPr>
        <w:t>surface air temperature and outgoing longwave</w:t>
      </w:r>
      <w:r w:rsidRPr="00E457C1">
        <w:rPr>
          <w:noProof/>
          <w:lang w:val="en-US"/>
        </w:rPr>
        <w:t>). For precipitation, the spread reduced because the worst-performing models improved. The short</w:t>
      </w:r>
      <w:del w:id="3419" w:author="Sara M Tuson" w:date="2021-06-25T12:07:00Z">
        <w:r w:rsidRPr="00E457C1" w:rsidDel="00A120CE">
          <w:rPr>
            <w:noProof/>
            <w:lang w:val="en-US"/>
          </w:rPr>
          <w:delText>-</w:delText>
        </w:r>
      </w:del>
      <w:r w:rsidRPr="00E457C1">
        <w:rPr>
          <w:noProof/>
          <w:lang w:val="en-US"/>
        </w:rPr>
        <w:t xml:space="preserve">wave cloud radiative effect remained relatively poorly simulated with significant inter-model spread </w:t>
      </w:r>
      <w:r>
        <w:rPr>
          <w:noProof/>
        </w:rPr>
        <w:fldChar w:fldCharType="begin" w:fldLock="1"/>
      </w:r>
      <w:r w:rsidR="00E719C0">
        <w:rPr>
          <w:noProof/>
          <w:lang w:val="en-US"/>
        </w:rPr>
        <w:instrText>ADDIN CSL_CITATION { "citationItems" : [ { "id" : "ITEM-1", "itemData" : { "DOI" : "10.5194/angeo-32-793-2014", "author" : [ { "dropping-particle" : "", "family" : "Calisto", "given" : "M", "non-dropping-particle" : "", "parse-names" : false, "suffix" : "" }, { "dropping-particle" : "", "family" : "Folini", "given" : "D", "non-dropping-particle" : "", "parse-names" : false, "suffix" : "" }, { "dropping-particle" : "", "family" : "Wild", "given" : "M", "non-dropping-particle" : "", "parse-names" : false, "suffix" : "" }, { "dropping-particle" : "", "family" : "Bengtsson", "given" : "L", "non-dropping-particle" : "", "parse-names" : false, "suffix" : "" } ], "container-title" : "Annales Geophysicae", "id" : "ITEM-1", "issue" : "7", "issued" : { "date-parts" : [ [ "2014" ] ] }, "page" : "793-807", "title" : "Cloud radiative forcing intercomparison between fully coupled CMIP5 models and CERES satellite data", "translator" : [ { "dropping-particle" : "", "family" : "J6817", "given" : "", "non-dropping-particle" : "", "parse-names" : false, "suffix" : "" } ], "type" : "article-journal", "volume" : "32" }, "uris" : [ "http://www.mendeley.com/documents/?uuid=5c9dc6d3-32e3-47cc-a237-63a8f8186dcd" ] } ], "mendeley" : { "formattedCitation" : "(Calisto et al., 2014)", "manualFormatting" : "(e.g., Calisto et al., 2014)", "plainTextFormattedCitation" : "(Calisto et al., 2014)", "previouslyFormattedCitation" : "(Calisto et al., 2014)" }, "properties" : { "noteIndex" : 0 }, "schema" : "https://github.com/citation-style-language/schema/raw/master/csl-citation.json" }</w:instrText>
      </w:r>
      <w:r>
        <w:rPr>
          <w:noProof/>
        </w:rPr>
        <w:fldChar w:fldCharType="separate"/>
      </w:r>
      <w:r w:rsidR="00393F8C">
        <w:rPr>
          <w:noProof/>
          <w:lang w:val="en-US"/>
        </w:rPr>
        <w:t>(e.g., Calisto et al., 2014)</w:t>
      </w:r>
      <w:r>
        <w:rPr>
          <w:noProof/>
        </w:rPr>
        <w:fldChar w:fldCharType="end"/>
      </w:r>
      <w:r w:rsidRPr="00E457C1">
        <w:rPr>
          <w:noProof/>
          <w:lang w:val="en-US"/>
        </w:rPr>
        <w:t xml:space="preserve">. This comparison of centred pattern correlations is designed to help determine the quality of simulation of different diagnostics relative to each other, and also to </w:t>
      </w:r>
      <w:r w:rsidR="00AB3340" w:rsidRPr="00E457C1">
        <w:rPr>
          <w:noProof/>
          <w:lang w:val="en-US"/>
        </w:rPr>
        <w:t xml:space="preserve">examine </w:t>
      </w:r>
      <w:r w:rsidRPr="00E457C1">
        <w:rPr>
          <w:noProof/>
          <w:lang w:val="en-US"/>
        </w:rPr>
        <w:t xml:space="preserve">progress between generations of models. </w:t>
      </w:r>
      <w:bookmarkStart w:id="3420" w:name="_Hlk65744931"/>
      <w:r w:rsidR="00627C1B" w:rsidRPr="005B1F1A">
        <w:rPr>
          <w:noProof/>
          <w:lang w:val="en-CA" w:eastAsia="en-US"/>
        </w:rPr>
        <w:t>Figure 3.4</w:t>
      </w:r>
      <w:r w:rsidR="000D6479">
        <w:rPr>
          <w:noProof/>
          <w:lang w:val="en-CA" w:eastAsia="en-US"/>
        </w:rPr>
        <w:t>3</w:t>
      </w:r>
      <w:r w:rsidRPr="00E457C1">
        <w:rPr>
          <w:noProof/>
          <w:lang w:val="en-US"/>
        </w:rPr>
        <w:t xml:space="preserve"> shows the centred pattern correlations for </w:t>
      </w:r>
      <w:r w:rsidR="004D45D5" w:rsidRPr="00E457C1">
        <w:rPr>
          <w:noProof/>
          <w:lang w:val="en-US"/>
        </w:rPr>
        <w:t xml:space="preserve">16 </w:t>
      </w:r>
      <w:r w:rsidRPr="00E457C1">
        <w:rPr>
          <w:noProof/>
          <w:lang w:val="en-US"/>
        </w:rPr>
        <w:t xml:space="preserve">variables for CMIP3, CMIP5 and CMIP6 models. In the ensemble averages, CMIP6 performs better than CMIP5 and CMIP3 for near-surface temperature, precipitation, mean sea-level pressure, </w:t>
      </w:r>
      <w:r w:rsidR="00AB3340" w:rsidRPr="00E457C1">
        <w:rPr>
          <w:noProof/>
          <w:lang w:val="en-US"/>
        </w:rPr>
        <w:t>and</w:t>
      </w:r>
      <w:r w:rsidRPr="00E457C1">
        <w:rPr>
          <w:noProof/>
          <w:lang w:val="en-US"/>
        </w:rPr>
        <w:t xml:space="preserve"> </w:t>
      </w:r>
      <w:r w:rsidR="00462598" w:rsidRPr="00E457C1">
        <w:rPr>
          <w:noProof/>
          <w:lang w:val="en-US"/>
        </w:rPr>
        <w:t>many</w:t>
      </w:r>
      <w:r w:rsidRPr="00E457C1">
        <w:rPr>
          <w:noProof/>
          <w:lang w:val="en-US"/>
        </w:rPr>
        <w:t xml:space="preserve"> other variables.</w:t>
      </w:r>
      <w:r w:rsidR="00F637B0" w:rsidRPr="00E457C1">
        <w:rPr>
          <w:noProof/>
          <w:lang w:val="en-US"/>
        </w:rPr>
        <w:t xml:space="preserve"> </w:t>
      </w:r>
      <w:r w:rsidR="0093192C" w:rsidRPr="00E457C1">
        <w:rPr>
          <w:noProof/>
          <w:lang w:val="en-US"/>
        </w:rPr>
        <w:t>For the variables shown, the uncertaint</w:t>
      </w:r>
      <w:r w:rsidR="00904E0D" w:rsidRPr="00E457C1">
        <w:rPr>
          <w:noProof/>
          <w:lang w:val="en-US"/>
        </w:rPr>
        <w:t>ies</w:t>
      </w:r>
      <w:r w:rsidR="0093192C" w:rsidRPr="00E457C1">
        <w:rPr>
          <w:noProof/>
          <w:lang w:val="en-US"/>
        </w:rPr>
        <w:t xml:space="preserve"> in observational datasets</w:t>
      </w:r>
      <w:r w:rsidR="00AB3340" w:rsidRPr="00E457C1">
        <w:rPr>
          <w:noProof/>
          <w:lang w:val="en-US"/>
        </w:rPr>
        <w:t>,</w:t>
      </w:r>
      <w:r w:rsidR="0093192C" w:rsidRPr="00E457C1">
        <w:rPr>
          <w:noProof/>
          <w:lang w:val="en-US"/>
        </w:rPr>
        <w:t xml:space="preserve"> in particular for precipitation and northward wind at 850 hPa</w:t>
      </w:r>
      <w:r w:rsidR="00AB3340" w:rsidRPr="00E457C1">
        <w:rPr>
          <w:noProof/>
          <w:lang w:val="en-US"/>
        </w:rPr>
        <w:t>,</w:t>
      </w:r>
      <w:r w:rsidR="0093192C" w:rsidRPr="00E457C1">
        <w:rPr>
          <w:noProof/>
          <w:lang w:val="en-US"/>
        </w:rPr>
        <w:t xml:space="preserve"> remain substantial relative to mean model errors (see grey dots in Figure 3.43)</w:t>
      </w:r>
      <w:r w:rsidR="00E62BD6" w:rsidRPr="00E457C1">
        <w:rPr>
          <w:noProof/>
          <w:lang w:val="en-US"/>
        </w:rPr>
        <w:t>.</w:t>
      </w:r>
      <w:bookmarkStart w:id="3421" w:name="_Hlk65519415"/>
      <w:bookmarkEnd w:id="3420"/>
    </w:p>
    <w:p w14:paraId="360BD544" w14:textId="77777777" w:rsidR="00CE1769" w:rsidRPr="00E457C1" w:rsidRDefault="00CE1769" w:rsidP="00CE1769">
      <w:pPr>
        <w:pStyle w:val="AR6BodyText"/>
        <w:rPr>
          <w:noProof/>
          <w:lang w:val="en-US"/>
        </w:rPr>
      </w:pPr>
    </w:p>
    <w:bookmarkEnd w:id="3421"/>
    <w:p w14:paraId="7F016060" w14:textId="77777777" w:rsidR="00CE1769" w:rsidRPr="00E457C1" w:rsidRDefault="00CE1769" w:rsidP="00CE1769">
      <w:pPr>
        <w:pStyle w:val="AR6BodyText"/>
        <w:rPr>
          <w:noProof/>
          <w:lang w:val="en-US"/>
        </w:rPr>
      </w:pPr>
    </w:p>
    <w:p w14:paraId="72DB386F" w14:textId="498AA9C9" w:rsidR="00CE1769" w:rsidRDefault="00CE1769" w:rsidP="00CE1769">
      <w:pPr>
        <w:pStyle w:val="AR6BodyText"/>
        <w:jc w:val="both"/>
        <w:rPr>
          <w:b/>
          <w:noProof/>
        </w:rPr>
      </w:pPr>
      <w:r>
        <w:rPr>
          <w:b/>
          <w:noProof/>
        </w:rPr>
        <w:t>[</w:t>
      </w:r>
      <w:r w:rsidRPr="00187583">
        <w:rPr>
          <w:b/>
          <w:noProof/>
        </w:rPr>
        <w:t xml:space="preserve">START </w:t>
      </w:r>
      <w:r w:rsidRPr="00187583">
        <w:rPr>
          <w:rStyle w:val="AR6Chap3FigureCar"/>
          <w:rFonts w:cs="Times New Roman"/>
          <w:b/>
          <w:noProof/>
          <w:sz w:val="22"/>
        </w:rPr>
        <w:t>FIGURE 3.4</w:t>
      </w:r>
      <w:r w:rsidR="000D6479">
        <w:rPr>
          <w:rStyle w:val="AR6Chap3FigureCar"/>
          <w:rFonts w:cs="Times New Roman"/>
          <w:b/>
          <w:noProof/>
          <w:sz w:val="22"/>
        </w:rPr>
        <w:t>3</w:t>
      </w:r>
      <w:r w:rsidRPr="00187583">
        <w:rPr>
          <w:rStyle w:val="AR6Chap3FigureCar"/>
          <w:rFonts w:cs="Times New Roman"/>
          <w:b/>
          <w:noProof/>
          <w:sz w:val="22"/>
        </w:rPr>
        <w:t xml:space="preserve"> </w:t>
      </w:r>
      <w:r w:rsidRPr="00187583">
        <w:rPr>
          <w:b/>
          <w:noProof/>
        </w:rPr>
        <w:t>HERE</w:t>
      </w:r>
      <w:r>
        <w:rPr>
          <w:b/>
          <w:noProof/>
        </w:rPr>
        <w:t>]</w:t>
      </w:r>
    </w:p>
    <w:p w14:paraId="5F10FA60" w14:textId="77777777" w:rsidR="00CE1769" w:rsidRDefault="00CE1769" w:rsidP="00CE1769">
      <w:pPr>
        <w:pStyle w:val="AR6BodyText"/>
        <w:rPr>
          <w:noProof/>
        </w:rPr>
      </w:pPr>
    </w:p>
    <w:p w14:paraId="56A306C0" w14:textId="59D49B42" w:rsidR="00AA773A" w:rsidRPr="00D62C06" w:rsidRDefault="00D62C06" w:rsidP="00D62C06">
      <w:pPr>
        <w:pStyle w:val="AR6Chap3Figure"/>
        <w:ind w:left="1134" w:hanging="1134"/>
        <w:rPr>
          <w:szCs w:val="20"/>
          <w:lang w:eastAsia="de-DE"/>
        </w:rPr>
      </w:pPr>
      <w:bookmarkStart w:id="3422" w:name="_Hlk56760902"/>
      <w:r w:rsidRPr="00D62C06">
        <w:rPr>
          <w:b/>
          <w:szCs w:val="20"/>
        </w:rPr>
        <w:t>Centred pattern correlations between models and observations for the annual mean climatology over the period 1980–1999.</w:t>
      </w:r>
      <w:r w:rsidRPr="00D62C06">
        <w:rPr>
          <w:szCs w:val="20"/>
        </w:rPr>
        <w:t xml:space="preserve"> Results are shown for individual CMIP3 (cyan), CMIP5 (blue) and CMIP6 (red) models (one ensemble member from each model is used) as short lines, along with the corresponding ensemble averages (long lines). Correlations are shown between the models and the primary reference observational data set (from left to right: ERA5, GPCP-SG, CERES-EBAF, CERES-EBAF, CERES-EBAF, CERES-EBAF, JRA-55, ESACCI-SST, ERA5, ERA5, ERA5, ERA5, ERA5, ERA5, AIRS, ERA5). In addition, the correlation between the primary reference and additional observational data</w:t>
      </w:r>
      <w:del w:id="3423" w:author="Sara M Tuson" w:date="2021-07-01T07:48:00Z">
        <w:r w:rsidRPr="00D62C06" w:rsidDel="003C30B2">
          <w:rPr>
            <w:szCs w:val="20"/>
          </w:rPr>
          <w:delText xml:space="preserve"> </w:delText>
        </w:r>
      </w:del>
      <w:r w:rsidRPr="00D62C06">
        <w:rPr>
          <w:szCs w:val="20"/>
        </w:rPr>
        <w:t xml:space="preserve">sets (from left to right: NCEP, GHCN, </w:t>
      </w:r>
      <w:commentRangeStart w:id="3424"/>
      <w:r w:rsidRPr="00D62C06">
        <w:rPr>
          <w:szCs w:val="20"/>
        </w:rPr>
        <w:t xml:space="preserve">-, -, -, -, </w:t>
      </w:r>
      <w:commentRangeEnd w:id="3424"/>
      <w:r w:rsidRPr="00D62C06">
        <w:rPr>
          <w:szCs w:val="20"/>
          <w:lang w:val="en-GB"/>
        </w:rPr>
        <w:commentReference w:id="3424"/>
      </w:r>
      <w:r w:rsidRPr="00D62C06">
        <w:rPr>
          <w:szCs w:val="20"/>
        </w:rPr>
        <w:t xml:space="preserve">ERA5, HadISST, NCEP, NCEP, NCEP, NCEP, NCEP, NCEP, ERA5, NCEP) are shown (solid grey circles) if available. To ensure a fair comparison across a range of model resolutions, the pattern correlations are computed after regridding all datasets to a resolution of 4º in longitude and 5º in latitude. </w:t>
      </w:r>
      <w:r w:rsidRPr="00D62C06">
        <w:rPr>
          <w:szCs w:val="20"/>
          <w:lang w:val="fr-FR"/>
        </w:rPr>
        <w:t xml:space="preserve">Figure is updated and expanded from </w:t>
      </w:r>
      <w:r w:rsidRPr="00D62C06">
        <w:rPr>
          <w:szCs w:val="20"/>
          <w:lang w:val="fr-FR"/>
        </w:rPr>
        <w:fldChar w:fldCharType="begin" w:fldLock="1"/>
      </w:r>
      <w:r w:rsidRPr="00D62C06">
        <w:rPr>
          <w:szCs w:val="20"/>
          <w:lang w:val="fr-FR"/>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w:instrText>
      </w:r>
      <w:r w:rsidRPr="00D62C06">
        <w:rPr>
          <w:szCs w:val="20"/>
        </w:rPr>
        <w:instrText>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rsidRPr="00D62C06">
        <w:rPr>
          <w:szCs w:val="20"/>
          <w:lang w:val="fr-FR"/>
        </w:rPr>
        <w:fldChar w:fldCharType="separate"/>
      </w:r>
      <w:r w:rsidRPr="00D62C06">
        <w:rPr>
          <w:noProof/>
          <w:szCs w:val="20"/>
        </w:rPr>
        <w:t>Bock et al. (2020)</w:t>
      </w:r>
      <w:r w:rsidRPr="00D62C06">
        <w:rPr>
          <w:szCs w:val="20"/>
          <w:lang w:val="fr-FR"/>
        </w:rPr>
        <w:fldChar w:fldCharType="end"/>
      </w:r>
      <w:r w:rsidRPr="00D62C06">
        <w:rPr>
          <w:szCs w:val="20"/>
        </w:rPr>
        <w:t>, their Figure 7</w:t>
      </w:r>
      <w:r w:rsidRPr="00D62C06">
        <w:rPr>
          <w:rFonts w:cs="Times New Roman"/>
          <w:color w:val="1D1C1D"/>
          <w:szCs w:val="20"/>
          <w:shd w:val="clear" w:color="auto" w:fill="F8F8F8"/>
          <w:lang w:val="en-GB"/>
        </w:rPr>
        <w:t xml:space="preserve"> </w:t>
      </w:r>
      <w:r w:rsidR="00E13E3D" w:rsidRPr="00D62C06">
        <w:rPr>
          <w:rFonts w:cs="Times New Roman"/>
          <w:color w:val="1D1C1D"/>
          <w:szCs w:val="20"/>
          <w:shd w:val="clear" w:color="auto" w:fill="F8F8F8"/>
          <w:lang w:val="en-GB"/>
        </w:rPr>
        <w:t xml:space="preserve">CC </w:t>
      </w:r>
      <w:commentRangeStart w:id="3425"/>
      <w:r w:rsidR="00E13E3D" w:rsidRPr="00D62C06">
        <w:rPr>
          <w:rFonts w:cs="Times New Roman"/>
          <w:color w:val="1D1C1D"/>
          <w:szCs w:val="20"/>
          <w:shd w:val="clear" w:color="auto" w:fill="F8F8F8"/>
          <w:lang w:val="en-GB"/>
        </w:rPr>
        <w:t>BY4.0 </w:t>
      </w:r>
      <w:commentRangeEnd w:id="3425"/>
      <w:r w:rsidR="00D3054A" w:rsidRPr="00D62C06">
        <w:rPr>
          <w:rStyle w:val="CommentReference"/>
          <w:sz w:val="20"/>
          <w:szCs w:val="20"/>
          <w:lang w:val="fr-FR"/>
        </w:rPr>
        <w:commentReference w:id="3425"/>
      </w:r>
      <w:r w:rsidRPr="00D62C06">
        <w:rPr>
          <w:szCs w:val="20"/>
        </w:rPr>
        <w:t xml:space="preserve"> </w:t>
      </w:r>
      <w:hyperlink r:id="rId17" w:tgtFrame="_blank" w:history="1">
        <w:r w:rsidRPr="00D62C06">
          <w:rPr>
            <w:rFonts w:cs="Times New Roman"/>
            <w:color w:val="0000FF"/>
            <w:szCs w:val="20"/>
            <w:shd w:val="clear" w:color="auto" w:fill="F8F8F8"/>
            <w:lang w:val="en-GB"/>
          </w:rPr>
          <w:t>https://creativecommons.org/licenses/by/4.0/</w:t>
        </w:r>
      </w:hyperlink>
      <w:commentRangeStart w:id="3426"/>
      <w:commentRangeEnd w:id="3426"/>
      <w:r w:rsidRPr="00D62C06">
        <w:rPr>
          <w:szCs w:val="20"/>
          <w:lang w:val="en-GB"/>
        </w:rPr>
        <w:commentReference w:id="3426"/>
      </w:r>
      <w:commentRangeStart w:id="3427"/>
      <w:r w:rsidRPr="00D62C06">
        <w:rPr>
          <w:rFonts w:cs="Times New Roman"/>
          <w:color w:val="1D1C1D"/>
          <w:szCs w:val="20"/>
          <w:shd w:val="clear" w:color="auto" w:fill="F8F8F8"/>
          <w:lang w:val="en-GB"/>
        </w:rPr>
        <w:t>.</w:t>
      </w:r>
      <w:commentRangeEnd w:id="3427"/>
      <w:r w:rsidRPr="00D62C06">
        <w:rPr>
          <w:szCs w:val="20"/>
          <w:lang w:val="en-GB"/>
        </w:rPr>
        <w:commentReference w:id="3427"/>
      </w:r>
      <w:r w:rsidR="00B40620" w:rsidRPr="00D62C06">
        <w:rPr>
          <w:szCs w:val="20"/>
        </w:rPr>
        <w:t xml:space="preserve">. </w:t>
      </w:r>
      <w:r w:rsidR="00B40620" w:rsidRPr="00D62C06">
        <w:rPr>
          <w:rFonts w:cs="Times New Roman"/>
          <w:szCs w:val="20"/>
        </w:rPr>
        <w:t>Further details on data sources and processing are available in the chapter data table (Table 3.SM.1).</w:t>
      </w:r>
    </w:p>
    <w:bookmarkEnd w:id="3422"/>
    <w:p w14:paraId="344DF7F6" w14:textId="77777777" w:rsidR="00CE1769" w:rsidRPr="00AA773A" w:rsidRDefault="00CE1769" w:rsidP="00CE1769">
      <w:pPr>
        <w:pStyle w:val="AR6BodyText"/>
        <w:rPr>
          <w:lang w:val="en-US"/>
        </w:rPr>
      </w:pPr>
    </w:p>
    <w:p w14:paraId="4467C961" w14:textId="133899FF" w:rsidR="00CE1769" w:rsidRPr="00E457C1" w:rsidRDefault="00CE1769" w:rsidP="00CE1769">
      <w:pPr>
        <w:pStyle w:val="AR6BodyText"/>
        <w:rPr>
          <w:b/>
          <w:noProof/>
          <w:lang w:val="en-US"/>
        </w:rPr>
      </w:pPr>
      <w:r w:rsidRPr="00E457C1">
        <w:rPr>
          <w:b/>
          <w:noProof/>
          <w:lang w:val="en-US"/>
        </w:rPr>
        <w:t xml:space="preserve">[END </w:t>
      </w:r>
      <w:r w:rsidRPr="00187583">
        <w:rPr>
          <w:rStyle w:val="AR6Chap3FigureCar"/>
          <w:rFonts w:cs="Times New Roman"/>
          <w:b/>
          <w:noProof/>
          <w:sz w:val="22"/>
        </w:rPr>
        <w:t>FIGURE 3.4</w:t>
      </w:r>
      <w:r w:rsidR="000D6479">
        <w:rPr>
          <w:rStyle w:val="AR6Chap3FigureCar"/>
          <w:rFonts w:cs="Times New Roman"/>
          <w:b/>
          <w:noProof/>
          <w:sz w:val="22"/>
        </w:rPr>
        <w:t>3</w:t>
      </w:r>
      <w:r w:rsidRPr="00E457C1">
        <w:rPr>
          <w:b/>
          <w:noProof/>
          <w:lang w:val="en-US"/>
        </w:rPr>
        <w:t xml:space="preserve"> HERE]</w:t>
      </w:r>
    </w:p>
    <w:p w14:paraId="51EA859D" w14:textId="0F83F185" w:rsidR="00A31AA5" w:rsidRPr="00E457C1" w:rsidRDefault="00A31AA5" w:rsidP="00CE1769">
      <w:pPr>
        <w:pStyle w:val="AR6BodyText"/>
        <w:rPr>
          <w:b/>
          <w:noProof/>
          <w:lang w:val="en-US"/>
        </w:rPr>
      </w:pPr>
    </w:p>
    <w:p w14:paraId="53D52846" w14:textId="77777777" w:rsidR="00A31AA5" w:rsidRPr="00E457C1" w:rsidRDefault="00A31AA5" w:rsidP="00CE1769">
      <w:pPr>
        <w:pStyle w:val="AR6BodyText"/>
        <w:rPr>
          <w:b/>
          <w:noProof/>
          <w:lang w:val="en-US"/>
        </w:rPr>
      </w:pPr>
    </w:p>
    <w:p w14:paraId="5CA5598A" w14:textId="5536F7E2" w:rsidR="00CE1769" w:rsidRPr="00E457C1" w:rsidRDefault="00CE1769" w:rsidP="00C762A3">
      <w:pPr>
        <w:pStyle w:val="AR6BodyText"/>
        <w:rPr>
          <w:noProof/>
          <w:color w:val="000000" w:themeColor="text1"/>
          <w:lang w:val="en-US"/>
        </w:rPr>
      </w:pPr>
      <w:r w:rsidRPr="00E457C1">
        <w:rPr>
          <w:noProof/>
          <w:lang w:val="en-US"/>
        </w:rPr>
        <w:t>In addition to the multivariate assessment</w:t>
      </w:r>
      <w:r w:rsidR="009A57DF" w:rsidRPr="00E457C1">
        <w:rPr>
          <w:noProof/>
          <w:lang w:val="en-US"/>
        </w:rPr>
        <w:t>s</w:t>
      </w:r>
      <w:r w:rsidRPr="00E457C1">
        <w:rPr>
          <w:noProof/>
          <w:lang w:val="en-US"/>
        </w:rPr>
        <w:t xml:space="preserve"> of simulations of the recent historical period, simulations of selected periods of the Earth’s more distant</w:t>
      </w:r>
      <w:r w:rsidR="00BC3554" w:rsidRPr="00E457C1">
        <w:rPr>
          <w:noProof/>
          <w:lang w:val="en-US"/>
        </w:rPr>
        <w:t xml:space="preserve"> </w:t>
      </w:r>
      <w:r w:rsidRPr="00E457C1">
        <w:rPr>
          <w:noProof/>
          <w:lang w:val="en-US"/>
        </w:rPr>
        <w:t>history can be used to benchmark climate models by exposing them to climate forcings that are radically different from the present and recent past</w:t>
      </w:r>
      <w:r w:rsidR="00294050" w:rsidRPr="00E457C1">
        <w:rPr>
          <w:noProof/>
          <w:lang w:val="en-US"/>
        </w:rPr>
        <w:t xml:space="preserve"> </w:t>
      </w:r>
      <w:r w:rsidR="00294050">
        <w:rPr>
          <w:noProof/>
        </w:rPr>
        <w:fldChar w:fldCharType="begin" w:fldLock="1"/>
      </w:r>
      <w:r w:rsidR="002879F9">
        <w:rPr>
          <w:noProof/>
          <w:lang w:val="en-US"/>
        </w:rPr>
        <w:instrText>ADDIN CSL_CITATION { "citationItems" : [ { "id" : "ITEM-1", "itemData" : { "DOI" : "10.1038/nclimate2649", "ISSN" : "17586798", "abstract" : "Structural differences among models account for much of the uncertainty in projected climate changes, at least until the mid-twenty-first century. Recent observations encompass too limited a range of climate variability to provide a robust test of the ability to simulate climate changes. Past climate changes provide a unique opportunity for out-of-sample evaluation of model performance. Palaeo-evaluation has shown that the large-scale changes seen in twenty-first-century projections, including enhanced land-sea temperature contrast, latitudinal amplification, changes in temperature seasonality and scaling of precipitation with temperature, are likely to be realistic. Although models generally simulate changes in large-scale circulation sufficiently well to shift regional climates in the right direction, they often do not predict the correct magnitude of these changes. Differences in performance are only weakly related to modern-day biases or climate sensitivity, and more sophisticated models are not better at simulating climate changes. Although models correctly capture the broad patterns of climate change, improvements are required to produce reliable regional projections.", "author" : [ { "dropping-particle" : "", "family" : "Harrison", "given" : "S. P.", "non-dropping-particle" : "", "parse-names" : false, "suffix" : "" }, { "dropping-particle" : "", "family" : "Bartlein", "given" : "P. J.", "non-dropping-particle" : "", "parse-names" : false, "suffix" : "" }, { "dropping-particle" : "", "family" : "Izumi", "given" : "K.", "non-dropping-particle" : "", "parse-names" : false, "suffix" : "" }, { "dropping-particle" : "", "family" : "Li", "given" : "G.", "non-dropping-particle" : "", "parse-names" : false, "suffix" : "" }, { "dropping-particle" : "", "family" : "Annan", "given" : "J.", "non-dropping-particle" : "", "parse-names" : false, "suffix" : "" }, { "dropping-particle" : "", "family" : "Hargreaves", "given" : "J.", "non-dropping-particle" : "", "parse-names" : false, "suffix" : "" }, { "dropping-particle" : "", "family" : "Braconnot", "given" : "P.", "non-dropping-particle" : "", "parse-names" : false, "suffix" : "" }, { "dropping-particle" : "", "family" : "Kageyama", "given" : "M.", "non-dropping-particle" : "", "parse-names" : false, "suffix" : "" } ], "container-title" : "Nature Climate Change", "id" : "ITEM-1", "issue" : "8", "issued" : { "date-parts" : [ [ "2015" ] ] }, "page" : "735-743", "title" : "Evaluation of CMIP5 palaeo-simulations to improve climate projections", "translator" : [ { "dropping-particle" : "", "family" : "J5237", "given" : "", "non-dropping-particle" : "", "parse-names" : false, "suffix" : "" } ], "type" : "article-journal", "volume" : "5" }, "uris" : [ "http://www.mendeley.com/documents/?uuid=981913f1-2572-47bb-91a3-63f1e1adc64d" ] }, { "id" : "ITEM-2", "itemData" : { "DOI" : "10.1002/jqs.2842", "abstract" : "Copyright \u00ef\u00bf\u00bd 2016 The Authors. Journal of Quaternary Science Published by John Wiley  &amp;  Sons Ltd. There has been a gradual evolution in the way that palaeoclimate modelling and palaeoenvironmental data are used together to understand how the Earth System works, from an initial and largely descriptive phase through explicit hypothesis testing to diagnosis of underlying mechanisms. Analyses of past climate states are now regarded as integral to the evaluation of climate models, and have become part of the toolkit used to assess the likely realism of future projections. Palaeoclimate assessment has demonstrated that changes in large-scale features of climate that are governed by the energy and water balance show consistent responses to changes in forcing in different climate states, and these consistent responses are reproduced by climate models. However, state-of-the-art models are still largely unable to reproduce observed changes in climate at a regional scale reliably. While palaeoclimate analyses of state-of-the-art climate models suggest an urgent need for model improvement, much work is also needed on extending and improving palaeoclimate reconstructions and quantifying and reducing both numerical and interpretative uncertainties.", "author" : [ { "dropping-particle" : "", "family" : "Harrison", "given" : "S.P.", "non-dropping-particle" : "", "parse-names" : false, "suffix" : "" }, { "dropping-particle" : "", "family" : "Bartlein", "given" : "P.J.", "non-dropping-particle" : "", "parse-names" : false, "suffix" : "" }, { "dropping-particle" : "", "family" : "Prentice", "given" : "I.C.", "non-dropping-particle" : "", "parse-names" : false, "suffix" : "" } ], "container-title" : "Journal of Quaternary Science", "id" : "ITEM-2", "issue" : "4", "issued" : { "date-parts" : [ [ "2016" ] ] }, "page" : "363-385", "title" : "What have we learnt from palaeoclimate simulations?", "translator" : [ { "dropping-particle" : "", "family" : "J3788", "given" : "", "non-dropping-particle" : "", "parse-names" : false, "suffix" : "" } ], "type" : "article-journal", "volume" : "31" }, "uris" : [ "http://www.mendeley.com/documents/?uuid=2a55baf3-2dd5-4265-b3b1-4842479399b7" ] }, { "id" : "ITEM-3", "itemData" : { "DOI" : "10.1126/science.aay3701", "ISSN" : "0036-8075", "abstract" : "A major cause of uncertainties in climate projections is our imprecise knowledge of how much warming should occur as a result of a given increase in the amount of carbon dioxide in the atmosphere. Paleoclimate records have the potential to help us sharpen that understanding because they record such a wide variety of environmental conditions. Tierney et al. review the recent advances in data collection, statistics, and modeling that might help us better understand how rising levels of atmospheric carbon dioxide will affect future climate.Science, this issue p. eaay3701BACKGROUNDAnthropogenic emissions are rapidly altering Earth{\\textquoteright}s climate, pushing it toward a warmer state for which there is no historical precedent. Although no perfect analog exists for such a disruption, Earth{\\textquoteright}s history includes past climate states{\\textemdash}{\\textquotedblleft}paleoclimates{\\textquotedblright}{\\textemdash}that hold lessons for the future of our warming world. These periods in Earth{\\textquoteright}s past span a tremendous range of temperatures, precipitation patterns, cryospheric extent, and biospheric adaptations and are increasingly relevant for improving our understanding of how key elements of the climate system are affected by greenhouse gas levels. The rise of new geochemical and statistical methods, as well as improvements in paleoclimate modeling, allow for formal evaluation of climate models based on paleoclimate data. In particular, given that some of the newest generation of climate models have a high sensitivity to a doubling of atmospheric CO2, there is a renewed role for paleoclimates in constraining equilibrium climate sensitivity (ECS) and its dependence on climate background state.ADVANCESIn the past decade, an increasing number of studies have used paleoclimate temperature and CO2 estimates to infer ECS in the deep past, in both warm and cold climate states. Recent studies support the paradigm that ECS is strongly state-dependent, rising with increased CO2 concentrations. Simulations of past warm climates such as the Eocene further highlight the role that cloud feedbacks play in contributing to high ECS under increased CO2 levels. Paleoclimates have provided critical constraints on the assessment of future ice sheet stability and concomitant sea level rise, including the viability of threshold processes like marine ice cliff instability. Beyond global-scale changes, analyses of past changes in the water cycle have advanc\u2026", "author" : [ { "dropping-particle" : "", "family" : "Tierney", "given" : "Jessica E", "non-dropping-particle" : "", "parse-names" : false, "suffix" : "" }, { "dropping-particle" : "", "family" : "Poulsen", "given" : "Christopher J", "non-dropping-particle" : "", "parse-names" : false, "suffix" : "" }, { "dropping-particle" : "", "family" : "Monta\u00f1ez", "given" : "Isabel P", "non-dropping-particle" : "", "parse-names" : false, "suffix" : "" }, { "dropping-particle" : "", "family" : "Bhattacharya", "given" : "Tripti", "non-dropping-particle" : "", "parse-names" : false, "suffix" : "" }, { "dropping-particle" : "", "family" : "Feng", "given" : "Ran", "non-dropping-particle" : "", "parse-names" : false, "suffix" : "" }, { "dropping-particle" : "", "family" : "Ford", "given" : "Heather L", "non-dropping-particle" : "", "parse-names" : false, "suffix" : "" }, { "dropping-particle" : "", "family" : "H\u00f6nisch", "given" : "B\u00e4rbel", "non-dropping-particle" : "", "parse-names" : false, "suffix" : "" }, { "dropping-particle" : "", "family" : "Inglis", "given" : "Gordon N", "non-dropping-particle" : "", "parse-names" : false, "suffix" : "" }, { "dropping-particle" : "V", "family" : "Petersen", "given" : "Sierra", "non-dropping-particle" : "", "parse-names" : false, "suffix" : "" }, { "dropping-particle" : "", "family" : "Sagoo", "given" : "Navjit", "non-dropping-particle" : "", "parse-names" : false, "suffix" : "" }, { "dropping-particle" : "", "family" : "Tabor", "given" : "Clay R", "non-dropping-particle" : "", "parse-names" : false, "suffix" : "" }, { "dropping-particle" : "", "family" : "Thirumalai", "given" : "Kaustubh", "non-dropping-particle" : "", "parse-names" : false, "suffix" : "" }, { "dropping-particle" : "", "family" : "Zhu", "given" : "Jiang", "non-dropping-particle" : "", "parse-names" : false, "suffix" : "" }, { "dropping-particle" : "", "family" : "Burls", "given" : "Natalie J", "non-dropping-particle" : "", "parse-names" : false, "suffix" : "" }, { "dropping-particle" : "", "family" : "Foster", "given" : "Gavin L", "non-dropping-particle" : "", "parse-names" : false, "suffix" : "" }, { "dropping-particle" : "", "family" : "Godd\u00e9ris", "given" : "Yves", "non-dropping-particle" : "", "parse-names" : false, "suffix" : "" }, { "dropping-particle" : "", "family" : "Huber", "given" : "Brian T", "non-dropping-particle" : "", "parse-names" : false, "suffix" : "" }, { "dropping-particle" : "", "family" : "Ivany", "given" : "Linda C", "non-dropping-particle" : "", "parse-names" : false, "suffix" : "" }, { "dropping-particle" : "", "family" : "Kirtland Turner", "given" : "Sandra", "non-dropping-particle" : "", "parse-names" : false, "suffix" : "" }, { "dropping-particle" : "", "family" : "Lunt", "given" : "Daniel J", "non-dropping-particle" : "", "parse-names" : false, "suffix" : "" }, { "dropping-particle" : "", "family" : "McElwain", "given" : "Jennifer C", "non-dropping-particle" : "", "parse-names" : false, "suffix" : "" }, { "dropping-particle" : "", "family" : "Mills", "given" : "Benjamin J W", "non-dropping-particle" : "", "parse-names" : false, "suffix" : "" }, { "dropping-particle" : "", "family" : "Otto-Bliesner", "given" : "Bette L", "non-dropping-particle" : "", "parse-names" : false, "suffix" : "" }, { "dropping-particle" : "", "family" : "Ridgwell", "given" : "Andy", "non-dropping-particle" : "", "parse-names" : false, "suffix" : "" }, { "dropping-particle" : "", "family" : "Zhang", "given" : "Yi Ge", "non-dropping-particle" : "", "parse-names" : false, "suffix" : "" } ], "container-title" : "Science", "id" : "ITEM-3", "issue" : "6517", "issued" : { "date-parts" : [ [ "2020" ] ] }, "publisher" : "American Association for the Advancement of Science", "title" : "Past climates inform our future", "translator" : [ { "dropping-particle" : "", "family" : "J6816", "given" : "", "non-dropping-particle" : "", "parse-names" : false, "suffix" : "" } ], "type" : "article-journal", "volume" : "370" }, "uris" : [ "http://www.mendeley.com/documents/?uuid=5707d956-456e-49c3-bb72-7f26a024664c" ] }, { "id" : "ITEM-4", "itemData" : { "DOI" : "10.5194/gmd-11-1033-2018", "author" : [ { "dropping-particle" : "", "family" : "Kageyama", "given" : "M", "non-dropping-particle" : "", "parse-names" : false, "suffix" : "" }, { "dropping-particle" : "", "family" : "Braconnot", "given" : "P", "non-dropping-particle" : "", "parse-names" : false, "suffix" : "" }, { "dropping-particle" : "", "family" : "Harrison", "given" : "S P", "non-dropping-particle" : "", "parse-names" : false, "suffix" : "" }, { "dropping-particle" : "", "family" : "Haywood", "given" : "A M", "non-dropping-particle" : "", "parse-names" : false, "suffix" : "" }, { "dropping-particle" : "", "family" : "Jungclaus", "given" : "J H", "non-dropping-particle" : "", "parse-names" : false, "suffix" : "" }, { "dropping-particle" : "", "family" : "Otto-Bliesner", "given" : "B L", "non-dropping-particle" : "", "parse-names" : false, "suffix" : "" }, { "dropping-particle" : "", "family" : "Peterschmitt", "given" : "J.-Y.", "non-dropping-particle" : "", "parse-names" : false, "suffix" : "" }, { "dropping-particle" : "", "family" : "Abe-Ouchi", "given" : "A", "non-dropping-particle" : "", "parse-names" : false, "suffix" : "" }, { "dropping-particle" : "", "family" : "Albani", "given" : "S", "non-dropping-particle" : "", "parse-names" : false, "suffix" : "" }, { "dropping-particle" : "", "family" : "Bartlein", "given" : "P J", "non-dropping-particle" : "", "parse-names" : false, "suffix" : "" }, { "dropping-particle" : "", "family" : "Brierley", "given" : "C", "non-dropping-particle" : "", "parse-names" : false, "suffix" : "" }, { "dropping-particle" : "", "family" : "Crucifix", "given" : "M", "non-dropping-particle" : "", "parse-names" : false, "suffix" : "" }, { "dropping-particle" : "", "family" : "Dolan", "given" : "A", "non-dropping-particle" : "", "parse-names" : false, "suffix" : "" }, { "dropping-particle" : "", "family" : "Fernandez-Donado", "given" : "L", "non-dropping-particle" : "", "parse-names" : false, "suffix" : "" }, { "dropping-particle" : "", "family" : "Fischer", "given" : "H",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"Lunt", "given" : "D J", "non-dropping-particle" : "", "parse-names" : false, "suffix" : "" }, { "dropping-particle" : "", "family" : "Mahowald", "given" : "N M", "non-dropping-particle" : "", "parse-names" : false, "suffix" : "" }, { "dropping-particle" : "", "family" : "Peltier", "given" : "W R", "non-dropping-particle" : "", "parse-names" : false, "suffix" : "" }, { "dropping-particle" : "", "family" : "Phipps", "given" : "S J", "non-dropping-particle" : "", "parse-names" : false, "suffix" : "" }, { "dropping-particle" : "", "family" : "Roche", "given" : "D M", "non-dropping-particle" : "", "parse-names" : false, "suffix" : "" }, { "dropping-particle" : "", "family" : "Schmidt", "given" : "G A", "non-dropping-particle" : "", "parse-names" : false, "suffix" : "" }, { "dropping-particle" : "", "family" : "Tarasov", "given"</w:instrText>
      </w:r>
      <w:r w:rsidR="002879F9" w:rsidRPr="001D5B54">
        <w:rPr>
          <w:noProof/>
          <w:rPrChange w:id="3428" w:author="Clotilde Pean" w:date="2021-06-21T14:15:00Z">
            <w:rPr>
              <w:noProof/>
              <w:lang w:val="en-US"/>
            </w:rPr>
          </w:rPrChange>
        </w:rPr>
        <w:instrText xml:space="preserve"> : "L", "non-dropping-particle" : "", "parse-names" : false, "suffix" : "" }, { "dropping-particle" : "", "family" : "Valdes", "given" : "P J", "non-dropping-particle" : "", "parse-names" : false, "suffix" : "" }, { "dropping-particle" : "", "family" : "Zhang", "given" : "Q", "non-dropping-particle" : "", "parse-names" : false, "suffix" : "" }, { "dropping-particle" : "", "family" : "Zhou", "given" : "T", "non-dropping-particle" : "", "parse-names" : false, "suffix" : "" } ], "container-title" : "Geoscientific Model Development", "id" : "ITEM-4", "issue" : "3", "issued" : { "date-parts" : [ [ "2018" ] ] }, "page" : "1033-1057", "title" : "The PMIP4 contribution to CMIP6 \u2013 Part 1: Overview and over-arching analysis plan", "translator" : [ { "dropping-particle" : "", "family" : "J3693", "given" : "", "non-dropping-particle" : "", "parse-names" : false, "suffix" : "" } ], "type" : "article-journal", "volume" : "11" }, "uris" : [ "http://www.mendeley.com/documents/?uuid=c7ceefb5-123e-43d1-8c47-637c02b4262c" ] } ], "mendeley" : { "formattedCitation" : "(Harrison et al., 2015, 2016; Kageyama et al., 2018; Tierney et al., 2020a)", "plainTextFormattedCitation" : "(Harrison et al., 2015, 2016; Kageyama et al., 2018; Tierney et al., 2020a)", "previouslyFormattedCitation" : "(Harrison et al., 2015, 2016; Kageyama et al., 2018; Tierney et al., 2020a)" }, "properties" : { "noteIndex" : 0 }, "schema" : "https://github.com/citation-style-language/schema/raw/master/csl-citation.json" }</w:instrText>
      </w:r>
      <w:r w:rsidR="00294050">
        <w:rPr>
          <w:noProof/>
        </w:rPr>
        <w:fldChar w:fldCharType="separate"/>
      </w:r>
      <w:r w:rsidR="00393F8C">
        <w:rPr>
          <w:noProof/>
          <w:lang w:val="fr-CA"/>
        </w:rPr>
        <w:t>(Harrison et al., 2015, 2016; Kageyama et al., 2018; Tierney et al., 2020a)</w:t>
      </w:r>
      <w:r w:rsidR="00294050">
        <w:rPr>
          <w:noProof/>
        </w:rPr>
        <w:fldChar w:fldCharType="end"/>
      </w:r>
      <w:r w:rsidRPr="005B1F1A">
        <w:rPr>
          <w:noProof/>
          <w:lang w:val="fr-CA"/>
        </w:rPr>
        <w:t xml:space="preserve">. </w:t>
      </w:r>
      <w:r w:rsidRPr="00E457C1">
        <w:rPr>
          <w:noProof/>
          <w:lang w:val="en-US"/>
        </w:rPr>
        <w:t xml:space="preserve">These time periods provide an out-of-sample test of models because they are not in general used in the process of model development. They encompass a range of climate drivers, such as volcanic and solar forcing for the Last Millennium, orbital forcing for the </w:t>
      </w:r>
      <w:bookmarkStart w:id="3429" w:name="_Hlk66122532"/>
      <w:r w:rsidRPr="00E457C1">
        <w:rPr>
          <w:noProof/>
          <w:lang w:val="en-US"/>
        </w:rPr>
        <w:t>mid-Holocene</w:t>
      </w:r>
      <w:bookmarkEnd w:id="3429"/>
      <w:r w:rsidRPr="00E457C1">
        <w:rPr>
          <w:noProof/>
          <w:lang w:val="en-US"/>
        </w:rPr>
        <w:t xml:space="preserve"> and Last Interglacial, and changes in greenhouse gases and ice sheets for the LGM, mid-Pliocene Warm Period, and early Eocene</w:t>
      </w:r>
      <w:r w:rsidR="0066085B" w:rsidRPr="00E457C1">
        <w:rPr>
          <w:noProof/>
          <w:lang w:val="en-US"/>
        </w:rPr>
        <w:t xml:space="preserve"> (Section</w:t>
      </w:r>
      <w:r w:rsidR="00F66426" w:rsidRPr="00E457C1">
        <w:rPr>
          <w:noProof/>
          <w:lang w:val="en-US"/>
        </w:rPr>
        <w:t>s</w:t>
      </w:r>
      <w:r w:rsidR="0066085B" w:rsidRPr="00E457C1">
        <w:rPr>
          <w:noProof/>
          <w:lang w:val="en-US"/>
        </w:rPr>
        <w:t xml:space="preserve"> 2.2 and 2.3)</w:t>
      </w:r>
      <w:r w:rsidRPr="00E457C1">
        <w:rPr>
          <w:noProof/>
          <w:lang w:val="en-US"/>
        </w:rPr>
        <w:t xml:space="preserve">. These drivers led to climate changes, including </w:t>
      </w:r>
      <w:r w:rsidR="00FE0B26" w:rsidRPr="00E457C1">
        <w:rPr>
          <w:noProof/>
          <w:lang w:val="en-US"/>
        </w:rPr>
        <w:t xml:space="preserve">in </w:t>
      </w:r>
      <w:r w:rsidRPr="00E457C1">
        <w:rPr>
          <w:noProof/>
          <w:lang w:val="en-US"/>
        </w:rPr>
        <w:t>surface temperature (</w:t>
      </w:r>
      <w:r w:rsidR="005E436E" w:rsidRPr="00E457C1">
        <w:rPr>
          <w:noProof/>
          <w:lang w:val="en-US"/>
        </w:rPr>
        <w:t xml:space="preserve">Section </w:t>
      </w:r>
      <w:r w:rsidRPr="00E457C1">
        <w:rPr>
          <w:noProof/>
          <w:lang w:val="en-US"/>
        </w:rPr>
        <w:t>2.3.1.1) and the hydrological cycle (</w:t>
      </w:r>
      <w:r w:rsidR="005E436E" w:rsidRPr="00E457C1">
        <w:rPr>
          <w:noProof/>
          <w:lang w:val="en-US"/>
        </w:rPr>
        <w:t xml:space="preserve">Section </w:t>
      </w:r>
      <w:r w:rsidRPr="00E457C1">
        <w:rPr>
          <w:noProof/>
          <w:lang w:val="en-US"/>
        </w:rPr>
        <w:t xml:space="preserve">2.3.1.3.1), which are described by paleoclimate proxies that have been </w:t>
      </w:r>
      <w:del w:id="3430" w:author="Ian Blenkinsop" w:date="2021-07-13T15:19:00Z">
        <w:r w:rsidRPr="00E457C1" w:rsidDel="00BD0D40">
          <w:rPr>
            <w:noProof/>
            <w:lang w:val="en-US"/>
          </w:rPr>
          <w:delText xml:space="preserve">synthesised </w:delText>
        </w:r>
      </w:del>
      <w:ins w:id="3431" w:author="Ian Blenkinsop" w:date="2021-07-13T15:19:00Z">
        <w:r w:rsidR="00BD0D40" w:rsidRPr="00E457C1">
          <w:rPr>
            <w:noProof/>
            <w:lang w:val="en-US"/>
          </w:rPr>
          <w:t>synthesi</w:t>
        </w:r>
        <w:r w:rsidR="00BD0D40">
          <w:rPr>
            <w:noProof/>
            <w:lang w:val="en-US"/>
          </w:rPr>
          <w:t>z</w:t>
        </w:r>
        <w:r w:rsidR="00BD0D40" w:rsidRPr="00E457C1">
          <w:rPr>
            <w:noProof/>
            <w:lang w:val="en-US"/>
          </w:rPr>
          <w:t xml:space="preserve">ed </w:t>
        </w:r>
      </w:ins>
      <w:r w:rsidRPr="00E457C1">
        <w:rPr>
          <w:noProof/>
          <w:lang w:val="en-US"/>
        </w:rPr>
        <w:t xml:space="preserve">to </w:t>
      </w:r>
      <w:r w:rsidR="00FE0B26" w:rsidRPr="00E457C1">
        <w:rPr>
          <w:noProof/>
          <w:lang w:val="en-US"/>
        </w:rPr>
        <w:t xml:space="preserve">support </w:t>
      </w:r>
      <w:r w:rsidRPr="00E457C1">
        <w:rPr>
          <w:noProof/>
          <w:lang w:val="en-US"/>
        </w:rPr>
        <w:t>evaluations of models on a global and regional scale.</w:t>
      </w:r>
      <w:r w:rsidRPr="00E457C1">
        <w:rPr>
          <w:noProof/>
          <w:color w:val="000000" w:themeColor="text1"/>
          <w:lang w:val="en-US"/>
        </w:rPr>
        <w:t xml:space="preserve"> </w:t>
      </w:r>
      <w:r w:rsidR="000D0876" w:rsidRPr="00E457C1">
        <w:rPr>
          <w:noProof/>
          <w:color w:val="000000" w:themeColor="text1"/>
          <w:lang w:val="en-US"/>
        </w:rPr>
        <w:t>However, the more sparse, indirect, and regionally incomplete climate information available from paleo-archives motivates a different form for the multivariate analysis of simulations available covering these periods versus the equivalent for the historical period</w:t>
      </w:r>
      <w:r w:rsidR="00FE0B26" w:rsidRPr="00E457C1">
        <w:rPr>
          <w:noProof/>
          <w:color w:val="000000" w:themeColor="text1"/>
          <w:lang w:val="en-US"/>
        </w:rPr>
        <w:t>, as described</w:t>
      </w:r>
      <w:r w:rsidR="000D0876" w:rsidRPr="00E457C1">
        <w:rPr>
          <w:noProof/>
          <w:color w:val="000000" w:themeColor="text1"/>
          <w:lang w:val="en-US"/>
        </w:rPr>
        <w:t xml:space="preserve"> below. </w:t>
      </w:r>
    </w:p>
    <w:p w14:paraId="4E68F207" w14:textId="77777777" w:rsidR="00CE1769" w:rsidRPr="00E457C1" w:rsidRDefault="00CE1769" w:rsidP="00CE1769">
      <w:pPr>
        <w:pStyle w:val="AR6BodyText"/>
        <w:rPr>
          <w:noProof/>
          <w:lang w:val="en-US"/>
        </w:rPr>
      </w:pPr>
    </w:p>
    <w:p w14:paraId="2B19C9CA" w14:textId="2E88C7EF" w:rsidR="00CE1769" w:rsidRPr="00E457C1" w:rsidRDefault="00CE1769" w:rsidP="00CE1769">
      <w:pPr>
        <w:pStyle w:val="AR6BodyText"/>
        <w:rPr>
          <w:rFonts w:cs="Times New Roman"/>
          <w:noProof/>
          <w:lang w:val="en-US"/>
        </w:rPr>
      </w:pPr>
      <w:r w:rsidRPr="00E457C1">
        <w:rPr>
          <w:rFonts w:cs="Times New Roman"/>
          <w:noProof/>
          <w:lang w:val="en-US"/>
        </w:rPr>
        <w:t>AR5 found that reconstructions and simulations of past climates both show similar responses in terms of large-scale patterns of climate change, such as polar amplification</w:t>
      </w:r>
      <w:r w:rsidR="00F514C0" w:rsidRPr="00E457C1">
        <w:rPr>
          <w:rFonts w:cs="Times New Roman"/>
          <w:noProof/>
          <w:lang w:val="en-US"/>
        </w:rPr>
        <w:t xml:space="preserve"> </w:t>
      </w:r>
      <w:r w:rsidR="00F514C0">
        <w:rPr>
          <w:rFonts w:cs="Times New Roman"/>
          <w:noProof/>
        </w:rPr>
        <w:fldChar w:fldCharType="begin" w:fldLock="1"/>
      </w:r>
      <w:r w:rsidR="00D33CB6">
        <w:rPr>
          <w:rFonts w:cs="Times New Roman"/>
          <w:noProof/>
          <w:lang w:val="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"Pascale", "non-dropping-particle" : "", "parse-names" : false, "suffix" : "" }, { "dropping-particle" : "", "family" : "Chou", "given" : "S.C.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"\u00c9ric",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"J6209", "given" : "Rt13", "non-dropping-particle" : "", "parse-names" : false, "suffix" : "" } ], "type" : "chapter" }, "uris" : [ "http://www.mendeley.com/documents/?uuid=be68a365-57fa-472e-88c8-65f53950c6fa" ] } ], "mendeley" : { "formattedCitation" : "(Flato et al., 2013)", "plainTextFormattedCitation" : "(Flato et al., 2013)", "previouslyFormattedCitation" : "(Flato et al., 2013)" }, "properties" : { "noteIndex" : 0 }, "schema" : "https://github.com/citation-style-language/schema/raw/master/csl-citation.json" }</w:instrText>
      </w:r>
      <w:r w:rsidR="00F514C0">
        <w:rPr>
          <w:rFonts w:cs="Times New Roman"/>
          <w:noProof/>
        </w:rPr>
        <w:fldChar w:fldCharType="separate"/>
      </w:r>
      <w:r w:rsidR="00393F8C">
        <w:rPr>
          <w:rFonts w:cs="Times New Roman"/>
          <w:noProof/>
          <w:lang w:val="en-US"/>
        </w:rPr>
        <w:t>(Flato et al., 2013)</w:t>
      </w:r>
      <w:r w:rsidR="00F514C0">
        <w:rPr>
          <w:rFonts w:cs="Times New Roman"/>
          <w:noProof/>
        </w:rPr>
        <w:fldChar w:fldCharType="end"/>
      </w:r>
      <w:r w:rsidRPr="00E457C1">
        <w:rPr>
          <w:rFonts w:cs="Times New Roman"/>
          <w:noProof/>
          <w:lang w:val="en-US"/>
        </w:rPr>
        <w:t>. However, for several regional signals (</w:t>
      </w:r>
      <w:r w:rsidR="00E165D7" w:rsidRPr="00E457C1">
        <w:rPr>
          <w:rFonts w:cs="Times New Roman"/>
          <w:noProof/>
          <w:lang w:val="en-US"/>
        </w:rPr>
        <w:t xml:space="preserve">e.g., </w:t>
      </w:r>
      <w:r w:rsidR="00DA77DD">
        <w:rPr>
          <w:rFonts w:cs="Times New Roman"/>
          <w:noProof/>
          <w:lang w:val="en-US"/>
        </w:rPr>
        <w:t xml:space="preserve">the </w:t>
      </w:r>
      <w:r w:rsidRPr="00E457C1">
        <w:rPr>
          <w:rFonts w:cs="Times New Roman"/>
          <w:noProof/>
          <w:lang w:val="en-US"/>
        </w:rPr>
        <w:t>north</w:t>
      </w:r>
      <w:del w:id="3432" w:author="Sara M Tuson" w:date="2021-06-25T12:08:00Z">
        <w:r w:rsidRPr="00E457C1" w:rsidDel="00A120CE">
          <w:rPr>
            <w:rFonts w:cs="Times New Roman"/>
            <w:noProof/>
            <w:lang w:val="en-US"/>
          </w:rPr>
          <w:delText>-</w:delText>
        </w:r>
      </w:del>
      <w:ins w:id="3433" w:author="Sara M Tuson" w:date="2021-06-25T12:08:00Z">
        <w:r w:rsidR="00A120CE">
          <w:rPr>
            <w:rFonts w:cs="Times New Roman"/>
            <w:noProof/>
            <w:lang w:val="en-US"/>
          </w:rPr>
          <w:t>–</w:t>
        </w:r>
      </w:ins>
      <w:r w:rsidRPr="00E457C1">
        <w:rPr>
          <w:rFonts w:cs="Times New Roman"/>
          <w:noProof/>
          <w:lang w:val="en-US"/>
        </w:rPr>
        <w:t xml:space="preserve">south temperature gradient in Europe and regional precipitation changes), the magnitude of change seen in the proxies relative to </w:t>
      </w:r>
      <w:r w:rsidR="00904E0D" w:rsidRPr="00E457C1">
        <w:rPr>
          <w:rFonts w:cs="Times New Roman"/>
          <w:noProof/>
          <w:lang w:val="en-US"/>
        </w:rPr>
        <w:t xml:space="preserve">the </w:t>
      </w:r>
      <w:r w:rsidRPr="00E457C1">
        <w:rPr>
          <w:rFonts w:cs="Times New Roman"/>
          <w:noProof/>
          <w:lang w:val="en-US"/>
        </w:rPr>
        <w:t xml:space="preserve">pre-industrial </w:t>
      </w:r>
      <w:r w:rsidR="00904E0D" w:rsidRPr="00E457C1">
        <w:rPr>
          <w:rFonts w:cs="Times New Roman"/>
          <w:noProof/>
          <w:lang w:val="en-US"/>
        </w:rPr>
        <w:t xml:space="preserve">period </w:t>
      </w:r>
      <w:r w:rsidRPr="00E457C1">
        <w:rPr>
          <w:rFonts w:cs="Times New Roman"/>
          <w:noProof/>
          <w:lang w:val="en-US"/>
        </w:rPr>
        <w:t xml:space="preserve">was underestimated by the models. When benchmarking CMIP5/PMIP3 models against reconstructions of the </w:t>
      </w:r>
      <w:r w:rsidR="00796B24" w:rsidRPr="00E457C1">
        <w:rPr>
          <w:rFonts w:cs="Times New Roman"/>
          <w:noProof/>
          <w:lang w:val="en-US"/>
        </w:rPr>
        <w:t>mid-Holocene</w:t>
      </w:r>
      <w:r w:rsidRPr="00E457C1">
        <w:rPr>
          <w:rFonts w:cs="Times New Roman"/>
          <w:noProof/>
          <w:lang w:val="en-US"/>
        </w:rPr>
        <w:t xml:space="preserve"> and LGM, AR5 found only a slight improvement compared with earlier model versions across a range of variables. For the</w:t>
      </w:r>
      <w:r w:rsidR="00B0342C" w:rsidRPr="00E457C1">
        <w:rPr>
          <w:rFonts w:cs="Times New Roman"/>
          <w:noProof/>
          <w:lang w:val="en-US"/>
        </w:rPr>
        <w:t xml:space="preserve"> </w:t>
      </w:r>
      <w:r w:rsidR="006413E2" w:rsidRPr="00E457C1">
        <w:rPr>
          <w:noProof/>
          <w:lang w:val="en-US"/>
        </w:rPr>
        <w:t>Last Interglacial</w:t>
      </w:r>
      <w:r w:rsidRPr="00E457C1">
        <w:rPr>
          <w:rFonts w:cs="Times New Roman"/>
          <w:noProof/>
          <w:lang w:val="en-US"/>
        </w:rPr>
        <w:t xml:space="preserve">, it was noted that the magnitude of observed annual mean warming in the </w:t>
      </w:r>
      <w:del w:id="3434" w:author="Sara M Tuson" w:date="2021-06-27T21:02:00Z">
        <w:r w:rsidR="009F59CD" w:rsidRPr="00E457C1" w:rsidDel="00D66169">
          <w:rPr>
            <w:rFonts w:cs="Times New Roman"/>
            <w:noProof/>
            <w:lang w:val="en-US"/>
          </w:rPr>
          <w:delText>NH</w:delText>
        </w:r>
      </w:del>
      <w:ins w:id="3435" w:author="Sara M Tuson" w:date="2021-06-27T21:02:00Z">
        <w:r w:rsidR="00D66169">
          <w:rPr>
            <w:rFonts w:cs="Times New Roman"/>
            <w:noProof/>
            <w:lang w:val="en-US"/>
          </w:rPr>
          <w:t>Northern Hemisphere</w:t>
        </w:r>
      </w:ins>
      <w:r w:rsidRPr="00E457C1">
        <w:rPr>
          <w:rFonts w:cs="Times New Roman"/>
          <w:noProof/>
          <w:lang w:val="en-US"/>
        </w:rPr>
        <w:t xml:space="preserve"> was only reached in summer in the models. For the </w:t>
      </w:r>
      <w:r w:rsidR="006413E2" w:rsidRPr="00E457C1">
        <w:rPr>
          <w:rFonts w:cs="Times New Roman"/>
          <w:noProof/>
          <w:lang w:val="en-US"/>
        </w:rPr>
        <w:t>mid-Pliocene Warm Period</w:t>
      </w:r>
      <w:r w:rsidRPr="00E457C1">
        <w:rPr>
          <w:rFonts w:cs="Times New Roman"/>
          <w:noProof/>
          <w:lang w:val="en-US"/>
        </w:rPr>
        <w:t xml:space="preserve">, it was noted that both proxies and models showed </w:t>
      </w:r>
      <w:r w:rsidR="00904E0D" w:rsidRPr="00E457C1">
        <w:rPr>
          <w:rFonts w:cs="Times New Roman"/>
          <w:noProof/>
          <w:lang w:val="en-US"/>
        </w:rPr>
        <w:t xml:space="preserve">a </w:t>
      </w:r>
      <w:r w:rsidRPr="00E457C1">
        <w:rPr>
          <w:rFonts w:cs="Times New Roman"/>
          <w:noProof/>
          <w:lang w:val="en-US"/>
        </w:rPr>
        <w:t xml:space="preserve">polar amplification of temperature compared with </w:t>
      </w:r>
      <w:r w:rsidR="00904E0D" w:rsidRPr="00E457C1">
        <w:rPr>
          <w:rFonts w:cs="Times New Roman"/>
          <w:noProof/>
          <w:lang w:val="en-US"/>
        </w:rPr>
        <w:t xml:space="preserve">the </w:t>
      </w:r>
      <w:r w:rsidRPr="00E457C1">
        <w:rPr>
          <w:rFonts w:cs="Times New Roman"/>
          <w:noProof/>
          <w:lang w:val="en-US"/>
        </w:rPr>
        <w:t>pre-industrial</w:t>
      </w:r>
      <w:r w:rsidR="00904E0D" w:rsidRPr="00E457C1">
        <w:rPr>
          <w:rFonts w:cs="Times New Roman"/>
          <w:noProof/>
          <w:lang w:val="en-US"/>
        </w:rPr>
        <w:t xml:space="preserve"> period</w:t>
      </w:r>
      <w:r w:rsidRPr="00E457C1">
        <w:rPr>
          <w:rFonts w:cs="Times New Roman"/>
          <w:noProof/>
          <w:lang w:val="en-US"/>
        </w:rPr>
        <w:t xml:space="preserve">, but a formal model evaluation was not carried out. </w:t>
      </w:r>
    </w:p>
    <w:p w14:paraId="175F1CA8" w14:textId="77777777" w:rsidR="00CE1769" w:rsidRPr="00E457C1" w:rsidRDefault="00CE1769" w:rsidP="00CE1769">
      <w:pPr>
        <w:pStyle w:val="AR6BodyText"/>
        <w:rPr>
          <w:rFonts w:cs="Times New Roman"/>
          <w:noProof/>
          <w:lang w:val="en-US"/>
        </w:rPr>
      </w:pPr>
    </w:p>
    <w:p w14:paraId="36DB1D71" w14:textId="0DAFDB0F" w:rsidR="00CE1769" w:rsidRPr="00E457C1" w:rsidRDefault="00CE1769" w:rsidP="00CE1769">
      <w:pPr>
        <w:pStyle w:val="AR6BodyText"/>
        <w:rPr>
          <w:lang w:val="en-US"/>
        </w:rPr>
      </w:pPr>
      <w:bookmarkStart w:id="3436" w:name="_Hlk66176026"/>
      <w:r w:rsidRPr="00E457C1">
        <w:rPr>
          <w:lang w:val="en-US"/>
        </w:rPr>
        <w:t>Since AR5, new simulation protocols have been developed in the framework of PMIP4</w:t>
      </w:r>
      <w:r w:rsidR="00E165D7" w:rsidRPr="00E457C1">
        <w:rPr>
          <w:lang w:val="en-US"/>
        </w:rPr>
        <w:t xml:space="preserve"> </w:t>
      </w:r>
      <w:r w:rsidR="00F514C0">
        <w:fldChar w:fldCharType="begin" w:fldLock="1"/>
      </w:r>
      <w:r w:rsidR="002879F9">
        <w:rPr>
          <w:lang w:val="en-US"/>
        </w:rPr>
        <w:instrText>ADDIN CSL_CITATION { "citationItems" : [ { "id" : "ITEM-1", "itemData" : { "DOI" : "10.5194/gmd-11-1033-2018", "author" : [ { "dropping-particle" : "", "family" : "Kageyama", "given" : "M", "non-dropping-particle" : "", "parse-names" : false, "suffix" : "" }, { "dropping-particle" : "", "family" : "Braconnot", "given" : "P", "non-dropping-particle" : "", "parse-names" : false, "suffix" : "" }, { "dropping-particle" : "", "family" : "Harrison", "given" : "S P", "non-dropping-particle" : "", "parse-names" : false, "suffix" : "" }, { "dropping-particle" : "", "family" : "Haywood", "given" : "A M", "non-dropping-particle" : "", "parse-names" : false, "suffix" : "" }, { "dropping-particle" : "", "family" : "Jungclaus", "given" : "J H", "non-dropping-particle" : "", "parse-names" : false, "suffix" : "" }, { "dropping-particle" : "", "family" : "Otto-Bliesner", "given" : "B L", "non-dropping-particle" : "", "parse-names" : false, "suffix" : "" }, { "dropping-particle" : "", "family" : "Peterschmitt", "given" : "J.-Y.", "non-dropping-particle" : "", "parse-names" : false, "suffix" : "" }, { "dropping-particle" : "", "family" : "Abe-Ouchi", "given" : "A", "non-dropping-particle" : "", "parse-names" : false, "suffix" : "" }, { "dropping-particle" : "", "family" : "Albani", "given" : "S", "non-dropping-particle" : "", "parse-names" : false, "suffix" : "" }, { "dropping-particle" : "", "family" : "Bartlein", "given" : "P J", "non-dropping-particle" : "", "parse-names" : false, "suffix" : "" }, { "dropping-particle" : "", "family" : "Brierley", "given" : "C", "non-dropping-particle" : "", "parse-names" : false, "suffix" : "" }, { "dropping-particle" : "", "family" : "Crucifix", "given" : "M", "non-dropping-particle" : "", "parse-names" : false, "suffix" : "" }, { "dropping-particle" : "", "family" : "Dolan", "given" : "A", "non-dropping-particle" : "", "parse-names" : false, "suffix" : "" }, { "dropping-particle" : "", "family" : "Fernandez-Donado", "given" : "L", "non-dropping-particle" : "", "parse-names" : false, "suffix" : "" }, { "dropping-particle" : "", "family" : "Fischer", "given" : "H",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"Lunt", "given" : "D J", "non-dropping-particle" : "", "parse-names" : false, "suffix" : "" }, { "dropping-particle" : "", "family" : "Mahowald", "given" : "N M", "non-dropping-particle" : "", "parse-names" : false, "suffix" : "" }, { "dropping-particle" : "", "family" : "Peltier", "given" : "W R", "non-dropping-particle" : "", "parse-names" : false, "suffix" : "" }, { "dropping-particle" : "", "family" : "Phipps", "given" : "S J", "non-dropping-particle" : "", "parse-names" : false, "suffix" : "" }, { "dropping-particle" : "", "family" : "Roche", "given" : "D M", "non-dropping-particle" : "", "parse-names" : false, "suffix" : "" }, { "dropping-particle" : "", "family" : "Schmidt", "given" : "G A", "non-dropping-particle" : "", "parse-names" : false, "suffix" : "" }, { "dropping-particle" : "", "family" : "Tarasov", "given" : "L", "non-dropping-particle" : "", "parse-names" : false, "suffix" : "" }, { "dropping-particle" : "", "family" : "Valdes", "given" : "P J", "non-dropping-particle" : "", "parse-names" : false, "suffix" : "" }, { "dropping-particle" : "", "family" : "Zhang", "given" : "Q", "non-dropping-particle" : "", "parse-names" : false, "suffix" : "" }, { "dropping-particle" : "", "family" : "Zhou", "given" : "T", "non-dropping-particle" : "", "parse-names" : false, "suffix" : "" } ], "container-title" : "Geoscientific Model Development", "id" : "ITEM-1", "issue" : "3", "issued" : { "date-parts" : [ [ "2018" ] ] }, "page" : "1033-1057", "title" : "The PMIP4 contribution to CMIP6 \u2013 Part 1: Overview and over-arching analysis plan", "translator" : [ { "dropping-particle" : "", "family" : "J3693", "given" : "", "non-dropping-particle" : "", "parse-names" : false, "suffix" : "" } ], "type" : "article-journal", "volume" : "11" }, "uris" : [ "http://www.mendeley.com/documents/?uuid=c7ceefb5-123e-43d1-8c47-637c02b4262c" ] } ], "mendeley" : { "formattedCitation" : "(Kageyama et al., 2018)", "plainTextFormattedCitation" : "(Kageyama et al., 2018)", "previouslyFormattedCitation" : "(Kageyama et al., 2018)" }, "properties" : { "noteIndex" : 0 }, "schema" : "https://github.com/citation-style-language/schema/raw/master/csl-citation.json" }</w:instrText>
      </w:r>
      <w:r w:rsidR="00F514C0">
        <w:fldChar w:fldCharType="separate"/>
      </w:r>
      <w:r w:rsidR="00393F8C">
        <w:rPr>
          <w:noProof/>
          <w:lang w:val="en-US"/>
        </w:rPr>
        <w:t>(Kageyama et al., 2018)</w:t>
      </w:r>
      <w:r w:rsidR="00F514C0">
        <w:fldChar w:fldCharType="end"/>
      </w:r>
      <w:r w:rsidR="00E165D7" w:rsidRPr="00E457C1">
        <w:rPr>
          <w:lang w:val="en-US"/>
        </w:rPr>
        <w:t xml:space="preserve"> which is further described for the </w:t>
      </w:r>
      <w:r w:rsidR="00E165D7" w:rsidRPr="00E457C1">
        <w:rPr>
          <w:rFonts w:cs="Times New Roman"/>
          <w:noProof/>
          <w:lang w:val="en-US"/>
        </w:rPr>
        <w:t>mid-Holocene</w:t>
      </w:r>
      <w:r w:rsidR="00E165D7" w:rsidRPr="00E457C1">
        <w:rPr>
          <w:lang w:val="en-US"/>
        </w:rPr>
        <w:t xml:space="preserve"> and the </w:t>
      </w:r>
      <w:r w:rsidR="00E165D7" w:rsidRPr="00E457C1">
        <w:rPr>
          <w:noProof/>
          <w:lang w:val="en-US"/>
        </w:rPr>
        <w:t>Last Interglacial by</w:t>
      </w:r>
      <w:r w:rsidR="00E165D7" w:rsidRPr="00E457C1">
        <w:rPr>
          <w:lang w:val="en-US"/>
        </w:rPr>
        <w:t xml:space="preserve"> </w:t>
      </w:r>
      <w:r w:rsidRPr="00E165D7">
        <w:fldChar w:fldCharType="begin" w:fldLock="1"/>
      </w:r>
      <w:r w:rsidR="008F46A5" w:rsidRPr="00E457C1">
        <w:rPr>
          <w:lang w:val="en-US"/>
        </w:rPr>
        <w:instrText>ADDIN CSL_CITATION { "citationItems" : [ { "id" : "ITEM-1", "itemData" : { "DOI" : "10.5194/gmd-10-3979-2017", "author" : [ { "dropping-particle" : "", "family" : "Otto-Bliesner", "given" : "B L", "non-dropping-particle" : "", "parse-names" : false, "suffix" : "" }, { "dropping-particle" : "", "family" : "Braconnot", "given" : "P", "non-dropping-particle" : "", "parse-names" : false, "suffix" : "" }, { "dropping-particle" : "", "family" : "Harrison", "given" : "S P", "non-dropping-particle" : "", "parse-names" : false, "suffix" : "" }, { "dropping-particle" : "", "family" : "Lunt", "given" : "D J", "non-dropping-particle" : "", "parse-names" : false, "suffix" : "" }, { "dropping-particle" : "", "family" : "Abe-Ouchi", "given" : "A", "non-dropping-particle" : "", "parse-names" : false, "suffix" : "" }, { "dropping-particle" : "", "family" : "Albani", "given" : "S", "non-dropping-particle" : "", "parse-names" : false, "suffix" : "" }, { "dropping-particle" : "", "family" : "Bartlein", "given" : "P J", "non-dropping-particle" : "", "parse-names" : false, "suffix" : "" }, { "dropping-particle" : "", "family" : "Capron", "given" : "E", "non-dropping-particle" : "", "parse-names" : false, "suffix" : "" }, { "dropping-particle" : "", "family" : "Carlson", "given" : "A E", "non-dropping-particle" : "", "parse-names" : false, "suffix" : "" }, { "dropping-particle" : "", "family" : "D</w:instrText>
      </w:r>
      <w:r w:rsidR="008F46A5">
        <w:instrText>utton", "given" : "A", "non-dropping-particle" : "", "parse-names" : false, "suffix" : "" }, { "dropping-particle" : "", "family" : "Fischer", "given" : "H", "non-dropping-particle" : "", "parse-names" : false, "suffix" : "" }, { "dropping-particle" : "", "family" : "Goelzer", "given" : "H", "non-dropping-particle" : "", "parse-names" : false, "suffix" : "" }, { "dropping-particle" : "", "family" : "Govin", "given" : "A", "non-dropping-particle" : "", "parse-names" : false, "suffix" : "" }, { "dropping-particle" : "", "family" : "Haywood", "given" : "A", "non-dropping-particle" : "", "parse-names" : false, "suffix" : "" }, { "dropping-particle" : "", "family" : "Joos", "given" : "F", "non-dropping-particle" : "", "parse-names" : false, "suffix" : "" }, { "dropping-particle" : "", "family" : "LeGrande", "given" : "A N", "non-dropping-particle" : "", "parse-names" : false, "suffix" : "" }, { "dropping-particle" : "", "family" : "Lipscomb", "given" : "W H", "non-dropping-particle" : "", "parse-names" : false, "suffix" : "" }, { "dropping-particle" : "", "family" : "Lohmann", "given" : "G", "non-dropping-particle" : "", "parse-names" : false, "suffix" : "" }, { "dropping-particle" : "", "family" : "Mahowald", "given" : "N", "non-dropping-particle" : "", "parse-names" : false, "suffix" : "" }, { "dropping-particle" : "", "family" : "Nehrbass-Ahles", "given" : "C", "non-dropping-particle" : "", "parse-names" : false, "suffix" : "" }, { "dropping-particle" : "", "family" : "Pausata", "given" : "F S R", "non-dropping-particle" : "", "parse-names" : false, "suffix" : "" }, { "dropping-particle" : "", "family" : "Peterschmitt", "given" : "J.-Y.", "non-dropping-particle" : "", "parse-names" : false, "suffix" : "" }, { "dropping-particle" : "", "family" : "Phipps", "given" : "S J", "non-dropping-particle" : "", "parse-names" : false, "suffix" : "" }, { "dropping-particle" : "", "family" : "Renssen", "given" : "H", "non-dropping-particle" : "", "parse-names" : false, "suffix" : "" }, { "dropping-particle" : "", "family" : "Zhang", "given" : "Q", "non-dropping-particle" : "", "parse-names" : false, "suffix" : "" } ], "container-title" : "Geoscientific Model Development", "id" : "ITEM-1", "issue" : "11", "issued" : { "date-parts" : [ [ "2017" ] ] }, "page" : "3979-4003", "title" : "The PMIP4 contribution to CMIP6 \u2013 Part 2: Two interglacials, scientific objective and experimental design for Holocene and Last Interglacial simulations", "translator" : [ { "dropping-particle" : "", "family" : "J2991", "given" : "", "non-dropping-particle" : "", "parse-names" : false, "suffix" : "" } ], "type" : "article-journal", "volume" : "10" }, "uris" : [ "http://www.mendeley.com/documents/?uuid=00eb628b-13a0-4691-b95d-34c3387c23fc" ] } ], "mendeley" : { "formattedCitation" : "(Otto-Bliesner et al., 2017)", "manualFormatting" : "Otto-Bliesner et al. (2017)", "plainTextFormattedCitation" : "(Otto-Bliesner et al., 2017)", "previouslyFormattedCitation" : "(Otto-Bliesner et al., 2017)" }, "properties" : { "noteIndex" : 0 }, "schema" : "https://github.com/citation-style-language/schema/raw/master/csl-citation.json" }</w:instrText>
      </w:r>
      <w:r w:rsidRPr="00E165D7">
        <w:fldChar w:fldCharType="separate"/>
      </w:r>
      <w:r w:rsidR="00393F8C">
        <w:rPr>
          <w:noProof/>
        </w:rPr>
        <w:t>Otto-Bliesner et al. (2017)</w:t>
      </w:r>
      <w:r w:rsidRPr="00E165D7">
        <w:fldChar w:fldCharType="end"/>
      </w:r>
      <w:r w:rsidR="00E165D7">
        <w:t>, for the LGM by</w:t>
      </w:r>
      <w:r w:rsidRPr="00E165D7">
        <w:t xml:space="preserve"> </w:t>
      </w:r>
      <w:r w:rsidRPr="00E165D7">
        <w:fldChar w:fldCharType="begin" w:fldLock="1"/>
      </w:r>
      <w:r w:rsidR="008F46A5">
        <w:instrText>ADDIN CSL_CITATION { "citationItems" : [ { "id" : "ITEM-1", "itemData" : { "DOI" : "10.5194/gmd-10-4035-2017", "author" : [ { "dropping-particle" : "", "family" : "Kageyama", "given" : "M", "non-dropping-particle" : "", "parse-names" : false, "suffix" : "" }, { "dropping-particle" : "", "family" : "Albani", "given" : "S", "non-dropping-particle" : "", "parse-names" : false, "suffix" : "" }, { "dropping-particle" : "", "family" : "Braconnot", "given" : "P", "non-dropping-particle" : "", "parse-names" : false, "suffix" : "" }, { "dropping-particle" : "", "family" : "Harrison", "given" : "S P",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"Marti", "given" : "O", "non-dropping-particle" : "", "parse-names" : false, "suffix" : "" }, { "dropping-particle" : "", "family" : "Peltier", "given" : "W R", "non-dropping-particle" : "", "parse-names" : false, "suffix" : "" }, { "dropping-particle" : "", "family" : "Peterschmitt", "given" : "J.-Y.", "non-dropping-particle" : "", "parse-names" : false, "suffix" : "" }, { "dropping-particle" : "", "family" : "Roche", "given" : "D M", "non-dropping-particle" : "", "parse-names" : false, "suffix" : "" }, { "dropping-particle" : "", "family" : "Tarasov", "given" : "L", "non-dropping-particle" : "", "parse-names" : false, "suffix" : "" }, { "dropping-particle" : "", "family" : "Zhang", "given" : "X", "non-dropping-particle" : "", "parse-names" : false, "suffix" : "" }, { "dropping-particle" : "", "family" : "Brady", "given" : "E C", "non-dropping-particle" : "", "parse-names" : false, "suffix" : "" }, { "dropping-particle" : "", "family" : "Haywood", "given" : "A M", "non-dropping-particle" : "", "parse-names" : false, "suffix" : "" }, { "dropping-particle" : "", "family" : "LeGrande", "given" : "A N", "non-dropping-particle" : "", "parse-names" : false, "suffix" : "" }, { "dropping-particle" : "", "family" : "Lunt", "given" : "D J", "non-dropping-particle" : "", "parse-names" : false, "suffix" : "" }, { "dropping-particle" : "", "family" : "Mahowald", "given" : "N M", "non-dropping-particle" : "", "parse-names" : false, "suffix" : "" }, { "dropping-particle" : "", "family" : "Mikolajewicz", "given" : "U",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"Renssen", "given" : "H", "non-dropping-particle" : "", "parse-names" : false, "suffix" : "" }, { "dropping-particle" : "", "family" : "Tomas", "given" : "R A", "non-dropping-particle" : "", "parse-names" : false, "suffix" : "" }, { "dropping-particle" : "", "family" : "Zhang", "given" : "Q", "non-dropping-particle" : "", "parse-names" : false, "suffix" : "" }, { "dropping-particle" : "", "family" : "Abe-Ouchi", "given" : "A", "non-dropping-particle" : "", "parse-names" : false, "suffix" : "" }, { "dropping-particle" : "", "family" : "Bartlein", "given" : "P J", "non-dropping-particle" : "", "parse-names" : false, "suffix" : "" }, { "dropping-particle" : "", "family" : "Cao", "given" : "J", "non-dropping-particle" : "", "parse-names" : false, "suffix" : "" }, { "dropping-particle" : "", "family" : "Li", "given" : "Q", "non-dropping-particle" : "", "parse-names" : false, "suffix" : "" }, { "dropping-particle" : "", "family" : "Lohmann", "given" : "G", "non-dropping-particle" : "", "parse-names" : false, "suffix" : "" }, { "dropping-particle" : "", "family" : "Ohgaito", "given" : "R", "non-dropping-particle" : "", "parse-names" : false, "suffix" : "" }, { "dropping-particle" : "", "family" : "Shi", "given" : "X", "non-dropping-particle" : "", "parse-names" : false, "suffix" : "" }, { "dropping-particle" : "", "family" : "V</w:instrText>
      </w:r>
      <w:r w:rsidR="008F46A5" w:rsidRPr="00E457C1">
        <w:rPr>
          <w:lang w:val="en-US"/>
        </w:rPr>
        <w:instrText>olodin", "given" : "E", "non-dropping-particle" : "", "parse-names" : false, "suffix" : "" }, { "dropping-particle" : "", "family" : "Yoshida", "given" : "K", "non-dropping-particle" : "", "parse-names" : false, "suffix" : "" }, { "dropping-particle" : "", "family" : "Zhang", "given" : "X", "non-dropping-particle" : "", "parse-names" : false, "suffix" : "" }, { "dropping-particle" : "", "family" : "Zheng", "given" : "W", "non-dropping-particle" : "", "parse-names" : false, "suffix" : "" } ], "container-title" : "Geoscientific Model Development", "id" : "ITEM-1", "issue" : "11", "issued" : { "date-parts" : [ [ "2017" ] ] }, "page" : "4035-4055", "title" : "The PMIP4 contribution to CMIP6 \u2013 Part 4: Scientific objectives and experimental design of the PMIP4-CMIP6 Last Glacial Maximum experiments and PMIP4 sensitivity experiments", "translator" : [ { "dropping-particle" : "", "family" : "J2509", "given" : "", "non-dropping-particle" : "", "parse-names" : false, "suffix" : "" } ], "type" : "article-journal", "volume" : "10" }, "uris" : [ "http://www.mendeley.com/documents/?uuid=f261fb75-4a17-4797-a904-e27085cdbc58" ] } ], "mendeley" : { "formattedCitation" : "(Kageyama et al., 2017)", "manualFormatting" : "Kageyama et al. (2017)", "plainTextFormattedCitation" : "(Kageyama et al., 2017)", "previouslyFormattedCitation" : "(Kageyama et al., 2017)" }, "properties" : { "noteIndex" : 0 }, "schema" : "https://github.com/citation-style-language/schema/raw/master/csl-citation.json" }</w:instrText>
      </w:r>
      <w:r w:rsidRPr="00E165D7">
        <w:fldChar w:fldCharType="separate"/>
      </w:r>
      <w:r w:rsidR="00393F8C">
        <w:rPr>
          <w:noProof/>
          <w:lang w:val="en-US"/>
        </w:rPr>
        <w:t>Kageyama et al. (2017)</w:t>
      </w:r>
      <w:r w:rsidRPr="00E165D7">
        <w:fldChar w:fldCharType="end"/>
      </w:r>
      <w:r w:rsidR="00E165D7" w:rsidRPr="00E457C1">
        <w:rPr>
          <w:lang w:val="en-US"/>
        </w:rPr>
        <w:t>,</w:t>
      </w:r>
      <w:r w:rsidRPr="00E457C1">
        <w:rPr>
          <w:lang w:val="en-US"/>
        </w:rPr>
        <w:t xml:space="preserve"> for the</w:t>
      </w:r>
      <w:r w:rsidR="00E165D7" w:rsidRPr="00E457C1">
        <w:rPr>
          <w:lang w:val="en-US"/>
        </w:rPr>
        <w:t xml:space="preserve"> Pliocene by</w:t>
      </w:r>
      <w:r w:rsidRPr="00E457C1">
        <w:rPr>
          <w:lang w:val="en-US"/>
        </w:rPr>
        <w:t xml:space="preserve"> </w:t>
      </w:r>
      <w:r w:rsidRPr="00E165D7">
        <w:fldChar w:fldCharType="begin" w:fldLock="1"/>
      </w:r>
      <w:r w:rsidR="00E719C0">
        <w:rPr>
          <w:lang w:val="en-US"/>
        </w:rPr>
        <w:instrText>ADDIN CSL_CITATION { "citationItems" : [ { "id" : "ITEM-1", "itemData" : { "DOI" : "10.5194/cp-12-663-2016", "author" : [ { "dropping-particle" : "", "family" : "Haywood", "given" : "A M", "non-dropping-particle" : "", "parse-names" : false, "suffix" : "" }, { "dropping-particle" : "", "family" : "Dowsett", "given" : "H J", "non-dropping-particle" : "", "parse-names" : false, "suffix" : "" }, { "dropping-particle" : "", "family" : "Dolan", "given" : "A M", "non-dropping-particle" : "", "parse-names" : false, "suffix" : "" }, { "dropping-particle" : "", "family" : "Rowley", "given" : "D", "non-dropping-particle" : "", "parse-names" : false, "suffix" : "" }, { "dropping-particle" : "", "family" : "Abe-Ouchi", "given" : "A", "non-dropping-particle" : "", "parse-names" : false, "suffix" : "" }, { "dropping-particle" : "", "family" : "Otto-Bliesner", "given" : "B", "non-dropping-particle" : "", "parse-names" : false, "suffix" : "" }, { "dropping-particle" : "", "family" : "Chandler", "given" : "M A", "non-dropping-particle" : "", "parse-names" : false, "suffix" : "" }, { "dropping-particle" : "", "family" : "Hunter", "given" : "S J", "non-dropping-particle" : "", "parse-names" : false, "suffix" : "" }, { "dropping-particle" : "", "family" : "Lunt", "given" : "D J", "non-dropping-particle" : "", "parse-names" : false, "suffix" : "" }, { "dropping-particle" : "", "family" : "Pound", "given" : "M", "non-dropping-particle" : "", "parse-names" : false, "suffix" : "" }, { "dropping-particle" : "", "family" : "Salzmann", "given" : "U", "non-dropping-particle" : "", "parse-names" : false, "suffix" : "" } ], "container-title" : "Climate of the Past", "id" : "ITEM-1", "issue" : "3", "issued" : { "date-parts" : [ [ "2016" ] ] }, "page" : "663-675", "title" : "The Pliocene Model Intercomparison Project (PlioMIP) Phase 2: scientific objectives and experimental design", "translator" : [ { "dropping-particle" : "", "family" : "J5996", "given" : "", "non-dropping-particle" : "", "parse-names" : false, "suffix" : "" } ], "type" : "article-journal", "volume" : "12" }, "uris" : [ "http://www.mendeley.com/documents/?uuid=4288f9d5-8764-4637-8619-2628e30a6e43" ] } ], "mendeley" : { "formattedCitation" : "(Haywood et al., 2016)", "manualFormatting" : "Haywood et al. (2016)", "plainTextFormattedCitation" : "(Haywood et al., 2016)", "previouslyFormattedCitation" : "(Haywood et al., 2016)" }, "properties" : { "noteIndex" : 0 }, "schema" : "https://github.com/citation-style-language/schema/raw/master/csl-citation.json" }</w:instrText>
      </w:r>
      <w:r w:rsidRPr="00E165D7">
        <w:fldChar w:fldCharType="separate"/>
      </w:r>
      <w:r w:rsidR="00393F8C">
        <w:rPr>
          <w:noProof/>
          <w:lang w:val="en-US"/>
        </w:rPr>
        <w:t>Haywood et al. (2016)</w:t>
      </w:r>
      <w:r w:rsidRPr="00E165D7">
        <w:fldChar w:fldCharType="end"/>
      </w:r>
      <w:r w:rsidR="00E165D7">
        <w:t xml:space="preserve">, </w:t>
      </w:r>
      <w:r w:rsidRPr="00E165D7">
        <w:t xml:space="preserve">and </w:t>
      </w:r>
      <w:r w:rsidR="00E165D7" w:rsidRPr="00E165D7">
        <w:t>for the early Eocene</w:t>
      </w:r>
      <w:r w:rsidR="00E165D7">
        <w:t xml:space="preserve"> by</w:t>
      </w:r>
      <w:r w:rsidR="00E165D7" w:rsidRPr="00E165D7">
        <w:t xml:space="preserve"> </w:t>
      </w:r>
      <w:r w:rsidRPr="00E165D7">
        <w:fldChar w:fldCharType="begin" w:fldLock="1"/>
      </w:r>
      <w:r w:rsidR="00E719C0">
        <w:instrText>ADDIN CSL_CITATION { "citationItems" : [ { "id" : "ITEM-1", "itemData" : { "DOI" : "10.5194/gmd-10-889-2017", "author" : [ { "dropping-particle" : "", "family" : "Lunt", "given" : "D J", "non-dropping-particle" : "", "parse-names" : false, "suffix" : "" }, { "dropping-particle" : "", "family" : "Huber", "given" : "M", "non-dropping-particle" : "", "parse-names" : false, "suffix" : "" }, { "dropping-particle" : "", "family" : "Anagnostou", "given" : "E", "non-dropping-particle" : "", "parse-names" : false, "suffix" : "" }, { "dropping-particle" : "", "family" : "Baatsen", "given" : "M L J", "non-dropping-particle" : "", "parse-names" : false, "suffix" : "" }, { "dropping-particle" : "", "family" : "Caballero", "given" : "R", "non-dropping-particle" : "", "parse-names" : false, "suffix" : "" }, { "dropping-particle" : "", "family" : "DeConto", "given" : "R", "non-dropping-particle" : "", "parse-names" : false, "suffix" : "" }, { "dropping-particle" : "", "family" : "Dijkstra", "given" : "H A", "non-dropping-particle" : "", "parse-names" : false, "suffix" : "" }, { "dropping-particle" : "", "family" : "Donnadieu", "given" : "Y", "non-dropping-particle" : "", "parse-names" : false, "suffix" : "" }, { "dropping-particle" : "", "family" : "Evans", "given" : "D", "non-dropping-particle" : "", "parse-names" : false, "suffix" : "" }, { "dropping-particle" : "", "family" : "Feng", "given" : "R", "non-dropping-particle" : "", "parse-names" : false, "suffix" : "" }, { "dropping-particle" : "", "family" : "Foster", "given" : "G L", "non-dropping-particle" : "", "parse-names" : false, "suffix" : "" }, { "dropping-particle" : "", "family" : "Gasson", "given" : "E", "non-dropping-particle" : "", "parse-names" : false, "suffix" : "" }, { "dropping-particle" : "", "family" : "Heydt", "given" : "A S", "non-dropping-particle" : "von der", "parse-names" : false, "suffix" : "" }, { "dropping-particle" : "", "family" : "Hollis", "given" : "C J", "non-dropping-particle" : "", "parse-names" : false, "suffix" : "" }, { "dropping-particle" : "", "family" : "Inglis", "given" : "G N", "non-dropping-particle" : "", "parse-names" : false, "suffix" : "" }, { "dropping-particle" : "", "family" : "Jones", "given" : "S M", "non-dropping-particle" : "", "parse-names" : false, "suffix" : "" }, { "dropping-particle" : "", "family" : "Kiehl", "given" : "J", "non-dropping-particle" : "", "parse-names" : false, "suffix" : "" }, { "dropping-particle" : "", "family" : "Kirtland Turner", "given" : "S", "non-dropping-particle" : "", "parse-names" : false, "suffix" : "" }, { "dropping-particle" : "", "family" : "Korty", "given" : "R L", "non-dropping-particle" : "", "parse-names" : false, "suffix" : "" }, { "dropping-particle" : "", "family" : "Kozdon", "given" : "R", "non-dropping-particle" : "", "parse-names" : false, "suffix" : "" }, { "dropping-particle" : "", "family" : "Krishnan", "given" : "S", "non-dropping-particle" : "", "parse-names" : false, "suffix" : "" }, { "dropping-particle" : "", "family" : "Ladant", "given" : "J.-B.", "non-dropping-particle" : "", "parse-names" : false, "suffix" : "" }, { "dropping-particle" : "", "family" : "Langebroek", "given" : "P", "non-dropping-particle" : "", "parse-names" : false, "suffix" : "" }, { "dropping-particle" : "", "family" : "Lear", "given" : "C H", "non-dropping-particle" : "", "parse-names" : false, "suffix" : "" }, { "dropping-particle" : "", "family" : "LeGrande", "given" : "A N", "non-dropping-particle" : "", "parse-names" : false, "suffix" : "" }, { "dropping-particle" : "", "family" : "Littler", "given" : "K", "non-dropping-particle" : "", "parse-names" : false, "suffix" : "" }, { "dropping-particle" : "", "family" : "Markwick", "given" : "P", "non-dropping-particle" : "", "parse-names" : false, "suffix" : "" }, { "dropping-particle" : "", "family" : "Otto-Bliesner", "given" : "B", "non-dropping-particle" : "", "parse-names" : false, "suffix" : "" }, { "dropping-particle" : "", "family" : "Pearson", "given" : "P", "non-dropping-particle" : "", "parse-names" : false, "suffix" : "" }, { "dropping-particle" : "", "family" : "Poulsen", "given" : "C J", "non-dropping-particle" : "", "parse-names" : false, "suffix" : "" }, { "dropping-particle" : "", "family" : "Salzmann", "given" : "U", "non-dropping-particle" : "", "parse-names" : false, "suffix" : "" }, { "dropping-particle" : "", "family" : "Shields", "given" : "C", "non-dropping-particle" : "", "parse-names" : false, "suffix" : "" }, { "dropping-particle" : "", "family" : "Snell", "given" : "K", "non-dropping-particle" : "", "parse-names" : false, "suffix" : "" }, { "dropping-particle" : "", "family" : "St\u00e4rz", "given" : "M", "non-dropping-particle" : "", "parse-names" : false, "suffix" : "" }, { "dropping-particle" : "", "family" : "Super", "given" : "J", "non-dropping-particle" : "", "parse-names" : false, "suffix" : "" }, { "dropping-particle" : "", "family" : "Tabor", "given" : "C", "non-dropping-particle" : "", "parse-names" : false, "suffix" : "" }, { "dropping-particle" : "", "family" : "Tierney", "given" : "J E", "non-dropping-particle" : "", "parse-names" : false, "suffix" : "" }, { "dropping-particle" : "", "family" : "Tourte", "given" : "G J L", "non-dropping-particle" : "", "parse-names" : false, "suffix" : "" }, { "dropping-particle" : "", "family" : "Tripati", "given" : "A", "non-dropping-particle" : "", "parse-names" : false, "suffix" : "" }, { "dropping-particle" : "", "family" : "Upchurch", "given" : "G R", "non-dropping-particle" : "", "parse-names" : false, "suffix" : "" }, { "dropping-particle" : "", "family" : "Wade", "given" : "B S", "non-dropping-particle" : "", "parse-names" : false, "suffix" : "" }, { "dropping-particle" : "", "family" : "Wing", "given" : "S L", "non-dropping-particle" : "", "parse-names" :</w:instrText>
      </w:r>
      <w:r w:rsidR="00E719C0" w:rsidRPr="006814DF">
        <w:rPr>
          <w:lang w:val="en-GB"/>
        </w:rPr>
        <w:instrText xml:space="preserve"> false, "suffix" : "" }, { "dropping-particle" : "", "family" : "Winguth", "given" : "A M E", "non-dropping-particle" : "", "parse-names" : false, "suffix" : "" }, { "dropping-particle" : "", "family" : "Wright", "given" : "N M", "non-dropping-particle" : "", "parse-names" : false, "suffix" : "" }, { "dropping-particle" : "", "family" : "Zachos", "given" : "J C", "non-dropping-particle" : "", "parse-names" : false, "suffix" : "" }, { "dropping-particle" : "", "family" : "Zeebe", "given" : "R E", "non-dropping-particle" : "", "parse-names" : false, "suffix" : "" } ], "container-title" : "Geoscientific Model Development", "id" : "ITEM-1", "issue" : "2", "issued" : { "date-parts" : [ [ "2017" ] ] }, "page" : "889-901", "title" : "The DeepMIP contribution to PMIP4: experimental designfor model simulations of the EECO, PETM, and pre-PETM (version 1.0)", "translator" : [ { "dropping-particle" : "", "family" : "J6072", "given" : "", "non-dropping-particle" : "", "parse-names" : false, "suffix" : "" } ], "type" : "article-journal", "volume" : "10" }, "uris" : [ "http://www.mendeley.com/documents/?uuid=60df2ff1-6c17-4fdd-85d5-df30f8099bc5" ] } ], "mendeley" : { "formattedCitation" : "(Lunt et al., 2017)", "manualFormatting" : "Lunt et al. (2017)", "plainTextFormattedCitation" : "(Lunt et al., 2017)", "previouslyFormattedCitation" : "(Lunt et al., 2017)" }, "properties" : { "noteIndex" : 0 }, "schema" : "https://github.com/citation-style-language/schema/raw/master/csl-citation.json" }</w:instrText>
      </w:r>
      <w:r w:rsidRPr="00E165D7">
        <w:fldChar w:fldCharType="separate"/>
      </w:r>
      <w:r w:rsidR="00393F8C">
        <w:rPr>
          <w:noProof/>
          <w:lang w:val="en-US"/>
        </w:rPr>
        <w:t>Lunt et al. (2017)</w:t>
      </w:r>
      <w:r w:rsidRPr="00E165D7">
        <w:fldChar w:fldCharType="end"/>
      </w:r>
      <w:r w:rsidR="00ED3520" w:rsidRPr="00E457C1">
        <w:rPr>
          <w:lang w:val="en-US"/>
        </w:rPr>
        <w:t>. These</w:t>
      </w:r>
      <w:r w:rsidR="00EA3C7C" w:rsidRPr="00E457C1">
        <w:rPr>
          <w:lang w:val="en-US"/>
        </w:rPr>
        <w:t xml:space="preserve"> have</w:t>
      </w:r>
      <w:r w:rsidRPr="00E457C1">
        <w:rPr>
          <w:lang w:val="en-US"/>
        </w:rPr>
        <w:t xml:space="preserve"> result</w:t>
      </w:r>
      <w:r w:rsidR="00EA3C7C" w:rsidRPr="00E457C1">
        <w:rPr>
          <w:lang w:val="en-US"/>
        </w:rPr>
        <w:t>ed</w:t>
      </w:r>
      <w:r w:rsidRPr="00E457C1">
        <w:rPr>
          <w:lang w:val="en-US"/>
        </w:rPr>
        <w:t xml:space="preserve"> in new model simulations for these time periods</w:t>
      </w:r>
      <w:r w:rsidR="001D22D4" w:rsidRPr="00E457C1">
        <w:rPr>
          <w:lang w:val="en-US"/>
        </w:rPr>
        <w:t xml:space="preserve"> </w:t>
      </w:r>
      <w:r w:rsidR="001D22D4" w:rsidRPr="00E165D7">
        <w:fldChar w:fldCharType="begin" w:fldLock="1"/>
      </w:r>
      <w:r w:rsidR="00E719C0">
        <w:rPr>
          <w:lang w:val="en-US"/>
        </w:rPr>
        <w:instrText>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"id" : "ITEM-2", "itemData" : { "DOI" : "10.5194/cp-16-2095-2020", "author" : [ { "dropping-particle" : "", "family" : "Haywood", "given" : "A M", "non-dropping-particle" : "", "parse-names" : false, "suffix" : "" }, { "dropping-particle" : "", "family" : "Tindall", "given" : "J C", "non-dropping-particle" : "", "parse-names" : false, "suffix" : "" }, { "dropping-particle" : "", "family" : "Dowsett", "given" : "H J", "non-dropping-particle" : "", "parse-names" : false, "suffix" : "" }, { "dropping-particle" : "", "family" : "Dolan", "given" : "A M", "non-dropping-particle" : "", "parse-names" : false, "suffix" : "" }, { "dropping-particle" : "", "family" : "Foley", "given" : "K M", "non-dropping-particle" : "", "parse-names" : false, "suffix" : "" }, { "dropping-particle" : "", "family" : "Hunter", "given" : "S J", "non-dropping-particle" : "", "parse-names" : false, "suffix" : "" }, { "dropping-particle" : "", "family" : "Hill", "given" : "D J", "non-dropping-particle" : "", "parse-names" : false, "suffix" : "" }, { "dropping-particle" : "", "family" : "Chan", "given" : "W.-L.", "non-dropping-particle" : "", "parse-names" : false, "suffix" : "" }, { "dropping-particle" : "", "family" : "Abe-Ouchi", "given" : "A", "non-dropping-particle" : "", "parse-names" : false, "suffix" : "" }, { "dropping-particle" : "", "family" : "Stepanek", "given" : "C", "non-dropping-particle" : "", "parse-names" : false, "suffix" : "" }, { "dropping-particle" : "", "family" : "Lohmann", "given" : "G", "non-dropping-particle" : "", "parse-names" : false, "suffix" : "" }, { "dropping-particle" : "", "family" : "Chandan", "given" : "D", "non-dropping-particle" : "", "parse-names" : false, "suffix" : "" }, { "dropping-particle" : "", "family" : "Peltier", "given" : "W R", "non-dropping-particle" : "", "parse-names" : false, "suffix" : "" }, { "dropping-particle" : "", "family" : "Tan", "given" : "N", "non-dropping-particle" : "", "parse-names" : false, "suffix" : "" }, { "dropping-particle" : "", "family" : "Contoux", "given" : "C", "non-dropping-particle" : "", "parse-names" : false, "suffix" : "" }, { "dropping-particle" : "", "family" : "Ramstein", "given" : "G", "non-dropping-particle" : "", "parse-names" : false, "suffix" : "" }, { "dropping-particle" : "", "family" : "Li", "given" : "X", "non-dropping-particle" : "", "parse-names" : false, "suffix" : "" }, { "dropping-particle" : "", "family" : "Zhang", "given" : "Z", "non-dropping-particle" : "", "parse-names" : false, "suffix" : "" }, { "dropping-particle" : "", "family" : "Guo", "given" : "C", "non-dropping-particle" : "", "parse-names" : false, "suffix" : "" }, { "dropping-particle" : "", "family" : "Nisancioglu", "given" : "K H", "non-dropping-particle" : "", "parse-names" : false, "suffix" : "" }, { "dropping-particle" : "", "family" : "Zhang", "given" : "Q", "non-dropping-particle" : "", "parse-names" : false, "suffix" : "" }, { "dropping-particle" : "", "family" : "Li", "given" : "Q", "non-dropping-particle" : "", "parse-names" : false, "suffix" : "" }, { "dropping-particle" : "", "family" : "Kamae", "given" : "Y", "non-dropping-particle" : "", "parse-names" : false, "suffix" : "" }, { "dropping-particle" : "", "family" : "Chandler", "given" : "M A", "non-dropping-particle" : "", "parse-names" : false, "suffix" : "" }, { "dropping-particle" : "", "family" : "Sohl", "given" : "L E", "non-dropping-particle" : "", "parse-names" : false, "suffix" : "" }, { "dropping-particle" : "", "family" : "Otto-Bliesner", "given" : "B L", "non-dropping-particle" : "", "parse-names" : false, "suffix" : "" }, { "dropping-particle" : "", "family" : "Feng", "given" : "R", "non-dropping-particle" : "", "parse-names" : false, "suffix" : "" }, { "dropping-particle" : "", "family" : "Brady", "given" : "E C", "non-dropping-particle" : "", "parse-names" : false, "suffix" : "" }, { "dropping-particle" : "", "family" : "Heydt", "given" : "A S", "non-dropping-particle" : "von der", "parse-names" : false, "suffix" : "" }, { "dropping-particle" : "", "family" : "Baatsen", "given" : "M L J", "non-dropping-particle" : "", "parse-names" : false, "suffix" : "" }, { "dropping-particle" : "", "family" : "Lunt", "given" : "D J", "non-dropping-particle" : "", "parse-names" : false, "suffix" : "" } ], "container-title" : "Climate of the Past", "id" : "ITEM-2", "issue" : "6", "issued" : { "date-parts" : [ [ "2020" ] ] }, "page" : "2095-2123", "title" : "The Pliocene Model Intercomparison Project Phase 2: large-scale climate features and climate sensitivity", "translator" : [ { "dropping-particle" : "", "family" : "J6890", "given" : "", "non-dropping-particle" : "", "parse-names" : false, "suffix" : "" } ], "type" : "article-journal", "volume" : "16" }, "uris" : [ "http://www.mendeley.com/documents/?uuid=ac01eb3a-93bb-4752-af4c-7ae98972b5a2" ] }, { "id" : "ITEM-3", "itemData" : { "author" : [ { "dropping-particle" : "", "family" : "Kageyama", "given" : "M", "non-dropping-particle" : "", "parse-names" : false, "suffix" : "" }, { "dropping-particle" : "", "family" : "Harrison", "given" : "S P", "non-dropping-particle" : "", "parse-names" : false, "suffix" : "" }, { "dropping-particle" : "", "family" : "Kapsch", "given" : "M.-L.", "non-dropping-particle" : "", "parse-names" : false, "suffix" : "" }, { "dropping-particle" : "", "family" : "L\u00f6fverstr\u00f6m", "given" : "M", "non-dropping-particle" : "", "parse-names" : false, "suffix" : "" }, { "dropping-particle" : "", "family" : "Lora", "given" : "J M", "non-dropping-particle" : "", "parse-names" : false, "suffix" : "" }, { "dropping-particle" : "", "family" : "Mikolajewicz", "given" : "U", "non-dropping-particle" : "", "parse-names" : false, "suffix" : "" }, { "dropping-particle" : "", "family" : "Sherriff-Tadano", "given" : "S", "non-dropping-particle" : "", "parse-names" : false, "suffix" : "" }, { "dropping-particle" : "", "family" : "Vadsaria", "given" : "T", "non-dropping-particle" : "", "parse-names" : false, "suffix" : "" }, { "dropping-particle" : "", "family" : "Abe-Ouchi", "given" : "A", "non-dropping-particle" : "", "parse-names" : false, "suffix" : "" }, { "dropping-particle" : "", "family" : "Bouttes", "given" : "N", "non-dropping-particle" : "", "parse-names" : false, "suffix" : "" }, { "dropping-particle" : "", "family" : "Chandan", "given" : "D", "non-dropping-particle" : "", "parse-names" : false, "suffix" : "" }, { "dropping-particle" : "", "family" : "LeGrande", "given" : "A N", "non-dropping-particle" : "", "parse-names" : false, "suffix" : "" }, { "dropping-particle" : "", "family" : "Lhardy", "given" : "F",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"Peltier", "given" : "W R", "non-dropping-particle" : "", "parse-names" : false, "suffix" : "" }, { "dropping-particle" : "", "family" : "Quiquet", "given" : "A", "non-dropping-particle" : "", "parse-names" : false, "suffix" : "" }, { "dropping-particle" : "", "family" : "Roche", "given" : "D M", "non-dropping-particle" : "", "parse-names" : false, "suffix" : "" }, { "dropping-particle" : "", "family" : "Shi", "given" : "X", "non-dropping-particle" : "", "parse-names" : false, "suffix" : "" }, { "dropping-particle" : "", "family" : "Schmittner", "given" : "A", "non-dropping-particle" : "", "parse-names" : false, "suffix" : "" }, { "dropping-particle" : "", "family" : "Tierney", "given" : "J E", "non-dropping-particle" : "", "parse-names" : false, "suffix" : "" }, { "dropping-particle" : "", "family" : "Volodin", "given" : "E", "non-dropping-particle" : "", "parse-names" : false, "suffix" : "" } ], "container-title" : "Climate of the Past", "id" : "ITEM-3", "issued" : { "date-parts" : [ [ "2021" ] ] }, "title" : "The PMIP4-CMIP6 Last Glacial Maximum experiments: preliminary results and comparison with the PMIP3-CMIP5 simulations", "translator" : [ { "dropping-particle" : "", "family" : "J3527", "given" : "", "non-dropping-particle" : "", "parse-names" : false, "suffix" : "" } ], "type" : "article-journal", "volume" : "(in press)" }, "uris" : [ "http://www.mendeley.com/documents/?uuid=c3250ecc-8780-4dfd-8148-4701974ca48c" ] }, { "id" : "ITEM-4", "itemData" : { "DOI" : "10.5194/cp-17-63-2021", "ISSN" : "18149332", "abstract" : "The modeling of paleoclimate, using physically based tools, is increasingly seen as a strong out-of-sample test of the models that are used for the projection of future climate changes. New to the Coupled Model Intercomparison Project (CMIP6) is the Tier 1 Last Interglacial experiment for 127 000 years ago (lig127k), designed to address the climate responses to stronger orbital forcing than the mid- Holocene experiment, using the same state-of-the-art models as for the future and following a common experimental protocol. Here we present a first analysis of a multi-model ensemble of 17 climate models, all of which have completed the CMIP6 DECK (Diagnostic, Evaluation and Characterization of Klima) experiments. The equilibrium climate sensitivity (ECS) of these models varies from 1.8 to 5.6 C. The seasonal character of the insolation anomalies results in strong summer warming over the Northern Hemisphere continents in the lig127k ensemble as compared to the CMIP6 piControl and much-reduced minimum sea ice in the Arctic. The multi-model results indicate enhanced summer monsoonal precipitation in the Northern Hemisphere and reductions in the Southern Hemisphere. These responses are greater in the lig127k than the CMIP6 midHolocene simulations as expected from the larger insolation anomalies at 127 than 6 ka. New synthesis for surface temperature and precipitation, targeted for 127 ka, have been developed for comparison to the multi-model ensemble. The lig127k model ensemble and data reconstructions are in good agreement for summer temperature anomalies over Canada, Scandinavia, and the North Atlantic and for precipitation over the Northern Hemisphere continents. The model-data comparisons and mismatches point to further study of the sensitivity of the simulations to uncertainties in the boundary conditions and of the uncertainties and sparse coverage in current proxy reconstructions. The CMIP6-Paleoclimate Modeling Intercomparison Project (PMIP4) lig127k simulations, in combination with the proxy record, improve our confidence in future projections of monsoons, surface temperature, and Arctic sea ice, thus providing a key target for model evaluation and optimization.", "author" : [ { "dropping-particle" : "", "family" : "Otto-Bliesner", "given" : "Bette L.", "non-dropping-particle" : "", "parse-names" : false, "suffix" : "" }, { "dropping-particle" : "", "family" : "Brady", "given" : "Esther C.", "non-dropping-particle" : "", "parse-names" : false, "suffix" : "" }, { "dropping-particle" : "", "family" : "Zhao", "given" : "Anni", "non-dropping-particle" : "", "parse-names" : false, "suffix" : "" }, { "dropping-particle" : "", "family" : "Brierley", "given" : "Chris M.", "non-dropping-particle" : "", "parse-names" : false, "suffix" : "" }, { "dropping-particle" : "", "family" : "Axford", "given" : "Yarrow", "non-dropping-particle" : "", "parse-names" : false, "suffix" : "" }, { "dropping-particle" : "", "family" : "Capron", "given" : "Emilie", "non-dropping-particle" : "", "parse-names" : false, "suffix" : "" }, { "dropping-particle" : "", "family" : "Govin", "given" : "Aline", "non-dropping-particle" : "", "parse-names" : false, "suffix" : "" }, { "dropping-particle" : "", "family" : "Hoffman", "given" : "Jeremy S.", "non-dropping-particle" : "", "parse-names" : false, "suffix" : "" }, { "dropping-particle" : "", "family" : "Isaacs", "given" : "Elizabeth", "non-dropping-particle" : "", "parse-names" : false, "suffix" : "" }, { "dropping-particle" : "", "family" : "Kageyama", "given" : "Masa", "non-dropping-particle" : "", "parse-names" : false, "suffix" : "" }, { "dropping-particle" : "", "family" : "Scussolini", "given" : "Paolo", "non-dropping-particle" : "", "parse-names" : false, "suffix" : "" }, { "dropping-particle" : "", "family" : "Tzedakis", "given" : "Polychronis C.", "non-dropping-particle" : "", "parse-names" : false, "suffix" : "" }, { "dropping-particle" : "", "family" : "Williams", "given" : "Charles J.R.", "non-dropping-particle" : "", "parse-names" : false, "suffix" : "" }, { "dropping-particle" : "", "family" : "Wolff", "given" : "Eric",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"Ramos Buarque", "given" : "Silvana", "non-dropping-particle" : "", "parse-names" : false, "suffix" : "" }, { "dropping-particle" : "", "family" : "Cao", "given" : "Jian", "non-dropping-particle" : "", "parse-names" : false, "suffix" : "" }, { "dropping-particle" : "", "family" : "Vernal", "given" : "Anne", "non-dropping-particle" : "De", "parse-names" : false, "suffix" : "" }, { "dropping-particle" : "", "family" : "Vittoria Guarino", "given" : "Maria",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"Morozova", "given" : "Polina A.", "non-dropping-particle" : "", "parse-names" : false, "suffix" : "" }, { "dropping-particle" : "", "family" : "Nisancioglu", "given" : "Kerim H.", "non-dropping-particle" : "", "parse-names" : false, "suffix" : "" }, { "dropping-particle" : "", "family" : "O'Ishi", "given" : "Ryouta", "non-dropping-particle" : "", "parse-names" : false, "suffix" : "" }, { "dropping-particle" : "", "family" : "M\u00e9lia", "given" : "David Salas Y.", "non-dropping-particle" : "", "parse-names" : false, "suffix" : "" }, { "dropping-particle" : "", "family" : "Shi", "given" : "Xiaoxu", "non-dropping-particle" : "", "parse-names" : false, "suffix" : "" }, { "dropping-particle" : "", "family" : "Sicard", "given" : "Marie", "non-dropping-particle" : "", "parse-names" : false, "suffix" : "" }, { "dropping-particle" : "", "family" : "Sime", "given" : "Louise", "non-dropping-particle" : "", "parse-names" : false, "suffix" : "" }, { "dropping-particle" : "", "family" : "Stepanek", "given" : "Christian", "non-dropping-particle" : "", "parse-names" : false, "suffix" : "" }, { "dropping-particle" : "", "family" : "Tomas", "given" : "Robert", "non-dropping-particle" : "", "parse-names" : false, "suffix" : "" }, { "dropping-particle" : "", "family" : "Volodin", "given" : "Evgeny", "non-dropping-particle" : "", "parse-names" : false, "suffix" : "" }, { "dropping-particle" : "", "family" : "Yeung", "given" : "Nicholas K.H.", "non-dropping-particle" : "", "parse-names" : false, "suffix" : "" }, { "dropping-particle" : "", "family" : "Zhang", "given" : "Qiong",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"ITEM-4", "issue" : "1", "issued" : { "date-parts" : [ [ "2021" ] ] }, "title" : "Large-scale features of Last Interglacial climate: Results from evaluating the lig127k simulations for the Coupled Model Intercomparison Project (CMIP6)-Paleoclimate Modeling Intercomparison Project (PMIP4)", "translator" : [ { "dropping-particle" : "", "family" : "J6945", "given" : "", "non-dropping-particle" : "", "parse-names" : false, "suffix" : "" } ], "type" : "article-journal", "volume" : "17" }, "uris" : [ "http://www.mendeley.com/documents/?uuid=200f92e0-f9d9-4223-88fe-37dd14b18f53" ] }, { "id" : "ITEM-5", "itemData" : { "DOI" : "10.5194/cp-17-203-2021", "author" : [ { "dropping-particle" : "", "family" : "Lunt", "given" : "D J", "non-dropping-particle" : "", "parse-names" : false, "suffix" : "" }, { "dropping-particle" : "", "family" : "Bragg", "given" : "F", "non-dropping-particle" : "", "parse-names" : false, "suffix" : "" }, { "dropping-particle" : "", "family" : "Chan", "given" : "W.-L.", "non-dropping-particle" : "", "parse-names" : false, "suffix" : "" }, { "dropping-particle" : "", "family" : "Hutchinson", "given" : "D K", "non-dropping-particle" : "", "parse-names" : false, "suffix" : "" }, { "dropping-particle" : "", "family" : "Ladant", "given" : "J.-B.", "non-dropping-particle" : "", "parse-names" : false, "suffix" : "" }, { "dropping-particle" : "", "family" : "Morozova", "given" : "P", "non-dropping-particle" : "", "parse-names" : false, "suffix" : "" }, { "dropping-particle" : "", "family" : "Niezgodzki", "given" : "I", "non-dropping-particle" : "", "parse-names" : false, "suffix" : "" }, { "dropping-particle" : "", "family" : "Steinig", "given" : "S", "non-dropping-particle" : "", "parse-names" : false, "suffix" : "" }, { "dropping-particle" : "", "family" : "Zhang", "given" : "Z", "non-dropping-particle" : "", "parse-names" : false, "suffix" : "" }, { "dropping-particle" : "", "family" : "Zhu", "given" : "J", "non-dropping-particle" : "", "parse-names" : false, "suffix" : "" }, { "dropping-particle" : "", "family" : "Abe-Ouchi", "given" : "A", "non-dropping-particle" : "", "parse-names" : false, "suffix" : "" }, { "dropping-particle" : "", "family" : "Anagnostou", "given" : "E", "non-dropping-particle" : "", "parse-names" : false, "suffix" : "" }, { "dropping-particle" : "", "family" : "Boer", "given" : "A M", "non-dropping-particle" : "de", "parse-names" : false, "suffix" : "" }, { "dropping-particle" : "", "family" : "Coxall", "given" : "H K", "non-dropping-particle" : "", "parse-names" : false, "suffix" : "" }, { "dropping-particle" : "", "family" : "Donnadieu", "given" : "Y", "non-dropping-particle" : "", "parse-names" : false, "suffix" : "" }, { "dropping-particle" : "", "family" : "Foster", "given" : "G", "non-dropping-particle" : "", "parse-names" : false, "suffix" : "" }, { "dropping-particle" : "", "family" : "Inglis", "given" : "G N", "non-dropping-particle" : "", "parse-names" : false, "suffix" : "" }, { "dropping-particle" : "", "family" : "Knorr", "given" : "G", "non-dropping-particle" : "", "parse-names" : false, "suffix" : "" }, { "dropping-particle" : "", "family" : "Langebroek", "given" : "P M", "non-dropping-particle" : "", "parse-names" : false, "suffix" : "" }, { "dropping-particle" : "", "family" : "Lear", "given" : "C H", "non-dropping-particle" : "", "parse-names" : false, "suffix" : "" }, { "dropping-particle" : "", "family" : "Lohmann", "given" : "G", "non-dropping-particle" : "", "parse-names" : false, "suffix" : "" }, { "dropping-particle" : "", "family" : "Poulsen", "given" : "C J", "non-dropping-particle" : "", "parse-names" : false, "suffix" : "" }, { "dropping-particle" : "", "family" : "Sepulchre", "given" : "P", "non-dropping-particle" : "", "parse-names" : false, "suffix" : "" }, { "dropping-particle" : "", "family" : "Tierney", "given" : "J E", "non-dropping-particle" : "", "parse-names" : false, "suffix" : "" }, { "dropping-particle" : "", "family" : "Valdes", "given" : "P J", "non-dropping-particle" : "", "parse-names" : false, "suffix" : "" }, { "dropping-particle" : "", "family" : "Volodin", "given" : "E M", "non-dropping-particle" : "", "parse-names" : false, "suffix" : "" }, { "dropping-particle" : "", "family" : "Dunkley Jones", "given" : "T", "non-dropping-particle" : "", "parse-names" : false, "suffix" : "" }, { "dropping-particle" : "", "family" : "Hollis", "given" : "C J", "non-dropping-particle" : "", "parse-names" : false, "suffix" : "" }, { "dropping-particle" : "", "family" : "Huber", "given" : "M", "non-dropping-particle" : "", "parse-names" : f</w:instrText>
      </w:r>
      <w:r w:rsidR="00E719C0" w:rsidRPr="006814DF">
        <w:instrText>alse, "suffix" : "" }, { "dropping-particle" : "", "family" : "Otto-Bliesner", "given" : "B L", "non-dropping-particle" : "", "parse-names" : false, "suffix" : "" } ], "container-title" : "Climate of the Past", "id" : "ITEM-5", "issue" : "1", "issued" : { "date-parts" : [ [ "2021" ] ] }, "page" : "203-227", "title" : "DeepMIP: model intercomparison of early Eocene climatic optimum (EECO) large-scale climate features and comparison with proxy data", "translator" : [ { "dropping-particle" : "", "family" : "J6923", "given" : "", "non-dropping-particle" : "", "parse-names" : false, "suffix" : "" } ], "type" : "article-journal", "volume" : "17" }, "uris" : [ "http://www.mendeley.com/documents/?uuid=f5464145-3795-4709-9ec5-c02168333937", "http://www.mendeley.com/documents/?uuid=b26f43f7-0577-498c-b37d-a203cac2f673", "http://www.mendeley.com/documents/?uuid=55601a97-7825-4811-b5be-c2cb2ac6a8b8" ] } ], "mendeley" : { "formattedCitation" : "(Brierley et al., 2020; Haywood et al., 2020; Kageyama et al., 2021a; Lunt et al., 2021; Otto-Bliesner et al., 2021)", "plainTextFormattedCitation" : "(Brierley et al., 2020; Haywood et al., 2020; Kageyama et al., 2021a; Lunt et al., 2021; Otto-Bliesner et al., 2021)", "previouslyFormattedCitation" : "(Brierley et al., 2020; Haywood et al., 2020; Kageyama et al., 2021a; Lunt et al., 2021; Otto-Bliesner et al., 2021)" }, "properties" : { "noteIndex" : 0 }, "schema" : "https://github.com/citation-style-language/schema/raw/master/csl-citation.json" }</w:instrText>
      </w:r>
      <w:r w:rsidR="001D22D4" w:rsidRPr="00E165D7">
        <w:fldChar w:fldCharType="separate"/>
      </w:r>
      <w:r w:rsidR="00393F8C">
        <w:rPr>
          <w:noProof/>
          <w:lang w:val="fr-CA"/>
        </w:rPr>
        <w:t>(Brierley et al., 2020; Haywood et al., 2020; Kageyama et al., 2021a; Lunt et al., 2021; Otto-Bliesner et al., 2021)</w:t>
      </w:r>
      <w:r w:rsidR="001D22D4" w:rsidRPr="00E165D7">
        <w:fldChar w:fldCharType="end"/>
      </w:r>
      <w:bookmarkEnd w:id="3436"/>
      <w:r w:rsidRPr="00E165D7">
        <w:rPr>
          <w:lang w:val="fr-CA"/>
        </w:rPr>
        <w:t>.</w:t>
      </w:r>
      <w:r w:rsidRPr="00ED5B35">
        <w:rPr>
          <w:lang w:val="fr-CA"/>
        </w:rPr>
        <w:t xml:space="preserve"> </w:t>
      </w:r>
      <w:r w:rsidRPr="00E457C1">
        <w:rPr>
          <w:lang w:val="en-US"/>
        </w:rPr>
        <w:t>These time periods span an assessed temperature range of 20°C (Section 2.3.1.1), and for all periods the PMIP4 model ensemble mean is within 0.5°C of the assessed range of GSAT (Fig</w:t>
      </w:r>
      <w:r w:rsidR="00627C1B" w:rsidRPr="00E457C1">
        <w:rPr>
          <w:lang w:val="en-US"/>
        </w:rPr>
        <w:t>ure</w:t>
      </w:r>
      <w:r w:rsidRPr="00E457C1">
        <w:rPr>
          <w:lang w:val="en-US"/>
        </w:rPr>
        <w:t xml:space="preserve"> 3.4</w:t>
      </w:r>
      <w:r w:rsidR="000D6479" w:rsidRPr="00E457C1">
        <w:rPr>
          <w:lang w:val="en-US"/>
        </w:rPr>
        <w:t>4</w:t>
      </w:r>
      <w:r w:rsidRPr="00E457C1">
        <w:rPr>
          <w:lang w:val="en-US"/>
        </w:rPr>
        <w:t xml:space="preserve">a). Those time periods for which the model ensemble mean is outside the assessed range of GSAT, the </w:t>
      </w:r>
      <w:r w:rsidR="00796B24" w:rsidRPr="00E457C1">
        <w:rPr>
          <w:rFonts w:cs="Times New Roman"/>
          <w:noProof/>
          <w:lang w:val="en-US"/>
        </w:rPr>
        <w:t>mid-Holocene</w:t>
      </w:r>
      <w:r w:rsidRPr="00E457C1">
        <w:rPr>
          <w:lang w:val="en-US"/>
        </w:rPr>
        <w:t xml:space="preserve"> and the </w:t>
      </w:r>
      <w:r w:rsidR="006413E2" w:rsidRPr="00E457C1">
        <w:rPr>
          <w:noProof/>
          <w:lang w:val="en-US"/>
        </w:rPr>
        <w:t>Last</w:t>
      </w:r>
      <w:r w:rsidR="00DC046D" w:rsidRPr="00E457C1">
        <w:rPr>
          <w:noProof/>
          <w:lang w:val="en-US"/>
        </w:rPr>
        <w:t xml:space="preserve"> </w:t>
      </w:r>
      <w:r w:rsidR="006413E2" w:rsidRPr="00E457C1">
        <w:rPr>
          <w:noProof/>
          <w:lang w:val="en-US"/>
        </w:rPr>
        <w:t>Interglacial</w:t>
      </w:r>
      <w:r w:rsidRPr="00E457C1">
        <w:rPr>
          <w:lang w:val="en-US"/>
        </w:rPr>
        <w:t xml:space="preserve">, are primarily forced by orbital changes not </w:t>
      </w:r>
      <w:r w:rsidR="007774C9" w:rsidRPr="00E457C1">
        <w:rPr>
          <w:lang w:val="en-US"/>
        </w:rPr>
        <w:t xml:space="preserve">greenhouse gas </w:t>
      </w:r>
      <w:r w:rsidRPr="00E457C1">
        <w:rPr>
          <w:lang w:val="en-US"/>
        </w:rPr>
        <w:t xml:space="preserve">forcing, and as a result the forcing, as well as the assessed and modelled response, are relatively close to zero in the global annual mean. During these periods, climate change therefore is </w:t>
      </w:r>
      <w:r w:rsidR="00EA3C7C" w:rsidRPr="00E457C1">
        <w:rPr>
          <w:lang w:val="en-US"/>
        </w:rPr>
        <w:t>a</w:t>
      </w:r>
      <w:r w:rsidRPr="00E457C1">
        <w:rPr>
          <w:lang w:val="en-US"/>
        </w:rPr>
        <w:t xml:space="preserve"> consequence of more poorly understood Earth System feedbacks </w:t>
      </w:r>
      <w:r w:rsidR="00EA3C7C" w:rsidRPr="00E457C1">
        <w:rPr>
          <w:lang w:val="en-US"/>
        </w:rPr>
        <w:t xml:space="preserve">acting on the response </w:t>
      </w:r>
      <w:r w:rsidRPr="00E457C1">
        <w:rPr>
          <w:lang w:val="en-US"/>
        </w:rPr>
        <w:t>to orbital differences versus the present-day, affecting the seasonality of insolation</w:t>
      </w:r>
      <w:r w:rsidR="00DC046D" w:rsidRPr="00E457C1">
        <w:rPr>
          <w:lang w:val="en-US"/>
        </w:rPr>
        <w:t>.</w:t>
      </w:r>
    </w:p>
    <w:p w14:paraId="0F054BAD" w14:textId="77777777" w:rsidR="00CE1769" w:rsidRPr="00E457C1" w:rsidRDefault="00CE1769" w:rsidP="00CE1769">
      <w:pPr>
        <w:pStyle w:val="AR6BodyText"/>
        <w:rPr>
          <w:lang w:val="en-US"/>
        </w:rPr>
      </w:pPr>
    </w:p>
    <w:p w14:paraId="666FF439" w14:textId="016DE487" w:rsidR="00CE1769" w:rsidRPr="00E457C1" w:rsidRDefault="00CE1769" w:rsidP="00DC046D">
      <w:pPr>
        <w:pStyle w:val="AR6BodyText"/>
        <w:rPr>
          <w:lang w:val="en-US"/>
        </w:rPr>
      </w:pPr>
      <w:r w:rsidRPr="00E457C1">
        <w:rPr>
          <w:lang w:val="en-US"/>
        </w:rPr>
        <w:t xml:space="preserve">Polar amplification in the LGM, </w:t>
      </w:r>
      <w:r w:rsidR="006413E2" w:rsidRPr="00E457C1">
        <w:rPr>
          <w:noProof/>
          <w:lang w:val="en-US"/>
        </w:rPr>
        <w:t>mid-Pliocene Warm Period</w:t>
      </w:r>
      <w:r w:rsidRPr="00E457C1">
        <w:rPr>
          <w:lang w:val="en-US"/>
        </w:rPr>
        <w:t xml:space="preserve">, and </w:t>
      </w:r>
      <w:r w:rsidR="00D17D04" w:rsidRPr="00E457C1">
        <w:rPr>
          <w:lang w:val="en-US"/>
        </w:rPr>
        <w:t>Early Eocene climatic optimum (</w:t>
      </w:r>
      <w:r w:rsidRPr="00E457C1">
        <w:rPr>
          <w:lang w:val="en-US"/>
        </w:rPr>
        <w:t>EECO</w:t>
      </w:r>
      <w:r w:rsidR="00D17D04" w:rsidRPr="00E457C1">
        <w:rPr>
          <w:lang w:val="en-US"/>
        </w:rPr>
        <w:t>)</w:t>
      </w:r>
      <w:r w:rsidRPr="00E457C1">
        <w:rPr>
          <w:lang w:val="en-US"/>
        </w:rPr>
        <w:t xml:space="preserve"> simulations are assessed in Section 7.4.4. Here we focus on the </w:t>
      </w:r>
      <w:r w:rsidR="00796B24" w:rsidRPr="00E457C1">
        <w:rPr>
          <w:rFonts w:cs="Times New Roman"/>
          <w:noProof/>
          <w:lang w:val="en-US"/>
        </w:rPr>
        <w:t>mid-Holocene</w:t>
      </w:r>
      <w:r w:rsidRPr="00E457C1">
        <w:rPr>
          <w:lang w:val="en-US"/>
        </w:rPr>
        <w:t xml:space="preserve"> and the LGM, which have been a part of AMIP or CMIP through several assessment cycles, and as such serve as </w:t>
      </w:r>
      <w:r w:rsidR="00D64424" w:rsidRPr="00E457C1">
        <w:rPr>
          <w:lang w:val="en-US"/>
        </w:rPr>
        <w:t xml:space="preserve">a </w:t>
      </w:r>
      <w:r w:rsidRPr="00E457C1">
        <w:rPr>
          <w:lang w:val="en-US"/>
        </w:rPr>
        <w:t xml:space="preserve">reference to quantify regional model-data agreement from one IPCC assessment to another. We compare the results from </w:t>
      </w:r>
      <w:r w:rsidR="00DC046D" w:rsidRPr="00E457C1">
        <w:rPr>
          <w:lang w:val="en-US"/>
        </w:rPr>
        <w:t xml:space="preserve">15 </w:t>
      </w:r>
      <w:r w:rsidRPr="00E457C1">
        <w:rPr>
          <w:lang w:val="en-US"/>
        </w:rPr>
        <w:t>CMIP6 models using the PMIP4 protocol (CMIP6-PMIP4), with non-CMIP6 models using the PMIP4 protocol, with PMIP3 models, and with regional temperature and precipitation change</w:t>
      </w:r>
      <w:r w:rsidR="00D64424" w:rsidRPr="00E457C1">
        <w:rPr>
          <w:lang w:val="en-US"/>
        </w:rPr>
        <w:t>s</w:t>
      </w:r>
      <w:r w:rsidRPr="00E457C1">
        <w:rPr>
          <w:lang w:val="en-US"/>
        </w:rPr>
        <w:t xml:space="preserve"> from proxies</w:t>
      </w:r>
      <w:r w:rsidR="00233FE9" w:rsidRPr="00E457C1">
        <w:rPr>
          <w:lang w:val="en-US"/>
        </w:rPr>
        <w:t xml:space="preserve"> for the mid-Holocene</w:t>
      </w:r>
      <w:r w:rsidRPr="00E457C1">
        <w:rPr>
          <w:lang w:val="en-US"/>
        </w:rPr>
        <w:t xml:space="preserve"> </w:t>
      </w:r>
      <w:r w:rsidR="00DC046D" w:rsidRPr="00E457C1">
        <w:rPr>
          <w:lang w:val="en-US"/>
        </w:rPr>
        <w:t>(</w:t>
      </w:r>
      <w:r w:rsidRPr="00E457C1">
        <w:rPr>
          <w:lang w:val="en-US"/>
        </w:rPr>
        <w:t>Figure 3.4</w:t>
      </w:r>
      <w:r w:rsidR="000D6479" w:rsidRPr="00E457C1">
        <w:rPr>
          <w:lang w:val="en-US"/>
        </w:rPr>
        <w:t>4</w:t>
      </w:r>
      <w:r w:rsidRPr="00E457C1">
        <w:rPr>
          <w:lang w:val="en-US"/>
        </w:rPr>
        <w:t>b</w:t>
      </w:r>
      <w:r w:rsidR="00DC046D" w:rsidRPr="00E457C1">
        <w:rPr>
          <w:lang w:val="en-US"/>
        </w:rPr>
        <w:t>)</w:t>
      </w:r>
      <w:r w:rsidRPr="00E457C1">
        <w:rPr>
          <w:lang w:val="en-US"/>
        </w:rPr>
        <w:t xml:space="preserve">. For </w:t>
      </w:r>
      <w:ins w:id="3437" w:author="Sara M Tuson" w:date="2021-07-02T15:08:00Z">
        <w:r w:rsidR="006611B2">
          <w:rPr>
            <w:lang w:val="en-US"/>
          </w:rPr>
          <w:t>six</w:t>
        </w:r>
      </w:ins>
      <w:del w:id="3438" w:author="Sara M Tuson" w:date="2021-07-02T15:08:00Z">
        <w:r w:rsidRPr="00E457C1" w:rsidDel="006611B2">
          <w:rPr>
            <w:lang w:val="en-US"/>
          </w:rPr>
          <w:delText>6</w:delText>
        </w:r>
      </w:del>
      <w:r w:rsidRPr="00E457C1">
        <w:rPr>
          <w:lang w:val="en-US"/>
        </w:rPr>
        <w:t xml:space="preserve"> out </w:t>
      </w:r>
      <w:r w:rsidR="00904E0D" w:rsidRPr="00E457C1">
        <w:rPr>
          <w:lang w:val="en-US"/>
        </w:rPr>
        <w:t xml:space="preserve">of </w:t>
      </w:r>
      <w:ins w:id="3439" w:author="Sara M Tuson" w:date="2021-07-02T15:08:00Z">
        <w:r w:rsidR="006611B2">
          <w:rPr>
            <w:lang w:val="en-US"/>
          </w:rPr>
          <w:t>seven</w:t>
        </w:r>
      </w:ins>
      <w:del w:id="3440" w:author="Sara M Tuson" w:date="2021-07-02T15:08:00Z">
        <w:r w:rsidRPr="00E457C1" w:rsidDel="006611B2">
          <w:rPr>
            <w:lang w:val="en-US"/>
          </w:rPr>
          <w:delText>7</w:delText>
        </w:r>
      </w:del>
      <w:r w:rsidRPr="00E457C1">
        <w:rPr>
          <w:lang w:val="en-US"/>
        </w:rPr>
        <w:t xml:space="preserve"> variables shown, the CMIP6 multi-model mean captures the correct sign of the change</w:t>
      </w:r>
      <w:r w:rsidR="00796B24" w:rsidRPr="00E457C1">
        <w:rPr>
          <w:lang w:val="en-US"/>
        </w:rPr>
        <w:t>.</w:t>
      </w:r>
      <w:r w:rsidRPr="00E457C1">
        <w:rPr>
          <w:lang w:val="en-US"/>
        </w:rPr>
        <w:t xml:space="preserve"> </w:t>
      </w:r>
      <w:r w:rsidR="00796B24" w:rsidRPr="00E457C1">
        <w:rPr>
          <w:lang w:val="en-US"/>
        </w:rPr>
        <w:t>F</w:t>
      </w:r>
      <w:r w:rsidRPr="00E457C1">
        <w:rPr>
          <w:lang w:val="en-US"/>
        </w:rPr>
        <w:t xml:space="preserve">or </w:t>
      </w:r>
      <w:ins w:id="3441" w:author="Sara M Tuson" w:date="2021-07-02T15:07:00Z">
        <w:r w:rsidR="006611B2">
          <w:rPr>
            <w:lang w:val="en-US"/>
          </w:rPr>
          <w:t>five</w:t>
        </w:r>
      </w:ins>
      <w:del w:id="3442" w:author="Sara M Tuson" w:date="2021-07-02T15:07:00Z">
        <w:r w:rsidRPr="00E457C1" w:rsidDel="006611B2">
          <w:rPr>
            <w:lang w:val="en-US"/>
          </w:rPr>
          <w:delText>5</w:delText>
        </w:r>
      </w:del>
      <w:r w:rsidRPr="00E457C1">
        <w:rPr>
          <w:lang w:val="en-US"/>
        </w:rPr>
        <w:t xml:space="preserve"> out of </w:t>
      </w:r>
      <w:ins w:id="3443" w:author="Sara M Tuson" w:date="2021-07-02T15:07:00Z">
        <w:r w:rsidR="006611B2">
          <w:rPr>
            <w:lang w:val="en-US"/>
          </w:rPr>
          <w:t>seven</w:t>
        </w:r>
      </w:ins>
      <w:del w:id="3444" w:author="Sara M Tuson" w:date="2021-07-02T15:07:00Z">
        <w:r w:rsidRPr="00E457C1" w:rsidDel="006611B2">
          <w:rPr>
            <w:lang w:val="en-US"/>
          </w:rPr>
          <w:delText>7</w:delText>
        </w:r>
      </w:del>
      <w:r w:rsidRPr="00E457C1">
        <w:rPr>
          <w:lang w:val="en-US"/>
        </w:rPr>
        <w:t xml:space="preserve"> of them the CMIP6 ensemble mean </w:t>
      </w:r>
      <w:r w:rsidR="006A406E" w:rsidRPr="00E457C1">
        <w:rPr>
          <w:lang w:val="en-US"/>
        </w:rPr>
        <w:t xml:space="preserve">is </w:t>
      </w:r>
      <w:r w:rsidRPr="00E457C1">
        <w:rPr>
          <w:lang w:val="en-US"/>
        </w:rPr>
        <w:t xml:space="preserve">within the reconstructed range. For the other two variables (changes in the mean temperature of the warmest month over North America and in the mean annual precipitation over West Africa) nearly all PMIP4 and PMIP3 models are outside the reconstructed range. CMIP6 models show regional patterns of temperature changes similar to the PMIP3 ensemble </w:t>
      </w:r>
      <w:r w:rsidRPr="00000B6F">
        <w:fldChar w:fldCharType="begin" w:fldLock="1"/>
      </w:r>
      <w:r w:rsidR="008F46A5" w:rsidRPr="00E457C1">
        <w:rPr>
          <w:lang w:val="en-US"/>
        </w:rPr>
        <w:instrText>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w:instrText>
      </w:r>
      <w:r w:rsidR="008F46A5">
        <w:instrText>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w:instrText>
      </w:r>
      <w:r w:rsidR="008F46A5" w:rsidRPr="00E457C1">
        <w:rPr>
          <w:lang w:val="en-US"/>
        </w:rPr>
        <w:instrText>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"(Brierley et al., 2020)", "plainTextFormattedCitation" : "(Brierley et al., 2020)", "previouslyFormattedCitation" : "(Brierley et al., 2020)" }, "properties" : { "noteIndex" : 0 }, "schema" : "https://github.com/citation-style-language/schema/raw/master/csl-citation.json" }</w:instrText>
      </w:r>
      <w:r w:rsidRPr="00000B6F">
        <w:fldChar w:fldCharType="separate"/>
      </w:r>
      <w:r w:rsidR="00393F8C">
        <w:rPr>
          <w:noProof/>
          <w:lang w:val="en-US"/>
        </w:rPr>
        <w:t>(Brierley et al., 2020)</w:t>
      </w:r>
      <w:r w:rsidRPr="00000B6F">
        <w:fldChar w:fldCharType="end"/>
      </w:r>
      <w:r w:rsidRPr="00E457C1">
        <w:rPr>
          <w:lang w:val="en-US"/>
        </w:rPr>
        <w:t xml:space="preserve">, but the slight </w:t>
      </w:r>
      <w:r w:rsidR="00796B24" w:rsidRPr="00E457C1">
        <w:rPr>
          <w:rFonts w:cs="Times New Roman"/>
          <w:noProof/>
          <w:lang w:val="en-US"/>
        </w:rPr>
        <w:t>mid-Holocene</w:t>
      </w:r>
      <w:r w:rsidRPr="00E457C1">
        <w:rPr>
          <w:lang w:val="en-US"/>
        </w:rPr>
        <w:t xml:space="preserve"> cooling in PMIP4 compared with PMIP3, probably associated with lower imposed </w:t>
      </w:r>
      <w:r w:rsidR="00302C2D" w:rsidRPr="00E457C1">
        <w:rPr>
          <w:lang w:val="en-US"/>
        </w:rPr>
        <w:t>mid-Holocene</w:t>
      </w:r>
      <w:r w:rsidRPr="00E457C1">
        <w:rPr>
          <w:lang w:val="en-US"/>
        </w:rPr>
        <w:t xml:space="preserve"> carbon dioxide concentrations </w:t>
      </w:r>
      <w:r w:rsidRPr="00000B6F">
        <w:fldChar w:fldCharType="begin" w:fldLock="1"/>
      </w:r>
      <w:r w:rsidR="008F46A5" w:rsidRPr="00E457C1">
        <w:rPr>
          <w:lang w:val="en-US"/>
        </w:rPr>
        <w:instrText>ADDIN CSL_CITATION { "citationItems" : [ { "id" : "ITEM-1", "itemData" : { "DOI" : "10.5194/gmd-10-3979-2017", "author" : [ { "dropping-particle" : "", "family" : "Otto-Bliesner", "given" : "B L", "non-dropping-particle" : "", "parse-names" : false, "suffix" : "" }, { "dropping-particle" : "", "family" : "Braconnot", "given" : "P", "non-dropping-particle" : "", "parse-names" : false, "suffix" : "" }, { "dropping-particle" : "", "family" : "Harrison", "given" : "S P", "non-dropping-particle" : "", "parse-names" : false, "suffix" : "" }, { "dropping-particle" : "", "family" : "Lunt", "given" : "D J", "non-dropping-particle" : "", "parse-names" : false, "suffix" : "" }, { "dropping-particle" : "", "family" : "Abe-Ouchi", "given" : "A", "non-dropping-particle" : "", "parse-names" : false, "suffix" : "" }, { "dropping-particle" : "", "family" : "Albani", "given" : "S", "non-dropping-particle" : "", "parse-names" : false, "suffix" : "" }, { "dropping-particle" : "", "family" : "Bartlein", "given" : "P J", "non-dropping-particle" : "", "parse-names" : false, "suffix" : "" }, { "dropping-particle" : "", "family" : "Capron", "given" : "E", "non-dropping-particle" : "", "parse-names" : false, "suffix" : "" }, { "dropping-particle" : "", "family" : "Carlson", "given" : "A E", "non-dropping-particle" : "", "parse-na</w:instrText>
      </w:r>
      <w:r w:rsidR="008F46A5">
        <w:instrText xml:space="preserve">mes" : false, "suffix" : "" }, { "dropping-particle" : "", "family" : "Dutton", "given" : "A", "non-dropping-particle" : "", "parse-names" : false, "suffix" : "" }, { "dropping-particle" : "", "family" : "Fischer", "given" : "H", "non-dropping-particle" : "", "parse-names" : false, "suffix" : "" }, { "dropping-particle" : "", "family" : "Goelzer", "given" : "H", "non-dropping-particle" : "", "parse-names" : false, "suffix" : "" }, { "dropping-particle" : "", "family" : "Govin", "given" : "A", "non-dropping-particle" : "", "parse-names" : false, "suffix" : "" }, { "dropping-particle" : "", "family" : "Haywood", "given" : "A", "non-dropping-particle" : "", "parse-names" : false, "suffix" : "" }, { "dropping-particle" : "", "family" : "Joos", "given" : "F", "non-dropping-particle" : "", "parse-names" : false, "suffix" : "" }, { "dropping-particle" : "", "family" : "LeGrande", "given" : "A N", "non-dropping-particle" : "", "parse-names" : false, "suffix" : "" }, { "dropping-particle" : "", "family" : "Lipscomb", "given" : "W H", "non-dropping-particle" : "", "parse-names" : false, "suffix" : "" }, { "dropping-particle" : "", "family" : "Lohmann", "given" : "G", "non-dropping-particle" : "", "parse-names" : false, "suffix" : "" }, { "dropping-particle" : "", "family" : "Mahowald", "given" : "N", "non-dropping-particle" : "", "parse-names" : false, "suffix" : "" }, { "dropping-particle" : "", "family" : "Nehrbass-Ahles", "given" : "C", "non-dropping-particle" : "", "parse-names" : false, "suffix" : "" }, { "dropping-particle" : "", "family" : "Pausata", "given" : "F S R", "non-dropping-particle" : "", "parse-names" : false, "suffix" : "" }, </w:instrText>
      </w:r>
      <w:r w:rsidR="008F46A5" w:rsidRPr="00E457C1">
        <w:rPr>
          <w:lang w:val="en-US"/>
        </w:rPr>
        <w:instrText>{ "dropping-particle" : "", "family" : "Peterschmitt", "given" : "J.-Y.", "non-dropping-particle" : "", "parse-names" : false, "suffix" : "" }, { "dropping-particle" : "", "family" : "Phipps", "given" : "S J", "non-dropping-particle" : "", "parse-names" : false, "suffix" : "" }, { "dropping-particle" : "", "family" : "Renssen", "given" : "H", "non-dropping-particle" : "", "parse-names" : false, "suffix" : "" }, { "dropping-particle" : "", "family" : "Zhang", "given" : "Q", "non-dropping-particle" : "", "parse-names" : false, "suffix" : "" } ], "container-title" : "Geoscientific Model Development", "id" : "ITEM-1", "issue" : "11", "issued" : { "date-parts" : [ [ "2017" ] ] }, "page" : "3979-4003", "title" : "The PMIP4 contribution to CMIP6 \u2013 Part 2: Two interglacials, scientific objective and experimental design for Holocene and Last Interglacial simulations", "translator" : [ { "dropping-particle" : "", "family" : "J2991", "given" : "", "non-dropping-particle" : "", "parse-names" : false, "suffix" : "" } ], "type" : "article-journal", "volume" : "10" }, "uris" : [ "http://www.mendeley.com/documents/?uuid=00eb628b-13a0-4691-b95d-34c3387c23fc" ] } ], "mendeley" : { "formattedCitation" : "(Otto-Bliesner et al., 2017)", "plainTextFormattedCitation" : "(Otto-Bliesner et al., 2017)", "previouslyFormattedCitation" : "(Otto-Bliesner et al., 2017)" }, "properties" : { "noteIndex" : 0 }, "schema" : "https://github.com/citation-style-language/schema/raw/master/csl-citation.json" }</w:instrText>
      </w:r>
      <w:r w:rsidRPr="00000B6F">
        <w:fldChar w:fldCharType="separate"/>
      </w:r>
      <w:r w:rsidR="00393F8C">
        <w:rPr>
          <w:noProof/>
          <w:lang w:val="en-US"/>
        </w:rPr>
        <w:t>(Otto-Bliesner et al., 2017)</w:t>
      </w:r>
      <w:r w:rsidRPr="00000B6F">
        <w:fldChar w:fldCharType="end"/>
      </w:r>
      <w:r w:rsidRPr="00E457C1">
        <w:rPr>
          <w:lang w:val="en-US"/>
        </w:rPr>
        <w:t xml:space="preserve">, improves the regional model performance for summer and winter </w:t>
      </w:r>
      <w:r w:rsidRPr="00E457C1">
        <w:rPr>
          <w:lang w:val="en-US"/>
        </w:rPr>
        <w:lastRenderedPageBreak/>
        <w:t>temperatures (Figure 3.4</w:t>
      </w:r>
      <w:r w:rsidR="000D6479" w:rsidRPr="00E457C1">
        <w:rPr>
          <w:lang w:val="en-US"/>
        </w:rPr>
        <w:t>4</w:t>
      </w:r>
      <w:r w:rsidRPr="00E457C1">
        <w:rPr>
          <w:lang w:val="en-US"/>
        </w:rPr>
        <w:t>b).</w:t>
      </w:r>
      <w:r w:rsidR="00C87F62" w:rsidRPr="00E457C1">
        <w:rPr>
          <w:lang w:val="en-US"/>
        </w:rPr>
        <w:t xml:space="preserve"> </w:t>
      </w:r>
      <w:r w:rsidRPr="00E457C1">
        <w:rPr>
          <w:lang w:val="en-US"/>
        </w:rPr>
        <w:t xml:space="preserve">However, this cooling also results in a CMIP6 </w:t>
      </w:r>
      <w:r w:rsidR="00796B24" w:rsidRPr="00E457C1">
        <w:rPr>
          <w:rFonts w:cs="Times New Roman"/>
          <w:noProof/>
          <w:lang w:val="en-US"/>
        </w:rPr>
        <w:t>mid-Holocene</w:t>
      </w:r>
      <w:r w:rsidRPr="00E457C1">
        <w:rPr>
          <w:lang w:val="en-US"/>
        </w:rPr>
        <w:t xml:space="preserve"> GSAT that </w:t>
      </w:r>
      <w:r w:rsidR="00302C2D" w:rsidRPr="00E457C1">
        <w:rPr>
          <w:lang w:val="en-US"/>
        </w:rPr>
        <w:t xml:space="preserve">lies </w:t>
      </w:r>
      <w:r w:rsidRPr="00E457C1">
        <w:rPr>
          <w:lang w:val="en-US"/>
        </w:rPr>
        <w:t>further from the assessed range (Figure 3.4</w:t>
      </w:r>
      <w:r w:rsidR="000D6479" w:rsidRPr="00E457C1">
        <w:rPr>
          <w:lang w:val="en-US"/>
        </w:rPr>
        <w:t>4</w:t>
      </w:r>
      <w:r w:rsidRPr="00E457C1">
        <w:rPr>
          <w:lang w:val="en-US"/>
        </w:rPr>
        <w:t xml:space="preserve">a). All models show an expansion of the monsoon areas from the pre-industrial to the mid-Holocene simulations in the </w:t>
      </w:r>
      <w:del w:id="3445" w:author="Sara M Tuson" w:date="2021-06-27T21:02:00Z">
        <w:r w:rsidR="009F59CD" w:rsidRPr="00E457C1" w:rsidDel="00D66169">
          <w:rPr>
            <w:lang w:val="en-US"/>
          </w:rPr>
          <w:delText>NH</w:delText>
        </w:r>
      </w:del>
      <w:ins w:id="3446" w:author="Sara M Tuson" w:date="2021-06-27T21:02:00Z">
        <w:r w:rsidR="00D66169">
          <w:rPr>
            <w:lang w:val="en-US"/>
          </w:rPr>
          <w:t>Northern Hemisphere</w:t>
        </w:r>
      </w:ins>
      <w:r w:rsidRPr="00E457C1">
        <w:rPr>
          <w:lang w:val="en-US"/>
        </w:rPr>
        <w:t>, but this expansion in some cases is only large enough to cancel out the bias in the pre-industrial control simulations</w:t>
      </w:r>
      <w:ins w:id="3447" w:author="Ian Blenkinsop" w:date="2021-07-13T14:40:00Z">
        <w:r w:rsidR="00CD382B">
          <w:rPr>
            <w:lang w:val="en-US"/>
          </w:rPr>
          <w:t xml:space="preserve"> (</w:t>
        </w:r>
        <w:r w:rsidR="00CD382B" w:rsidRPr="00E457C1">
          <w:rPr>
            <w:lang w:val="en-US"/>
          </w:rPr>
          <w:t>Section 3.3.3.2</w:t>
        </w:r>
        <w:r w:rsidR="00CD382B">
          <w:rPr>
            <w:lang w:val="en-US"/>
          </w:rPr>
          <w:t>;</w:t>
        </w:r>
      </w:ins>
      <w:r w:rsidRPr="00E457C1">
        <w:rPr>
          <w:lang w:val="en-US"/>
        </w:rPr>
        <w:t xml:space="preserve"> </w:t>
      </w:r>
      <w:r w:rsidRPr="00000B6F">
        <w:fldChar w:fldCharType="begin" w:fldLock="1"/>
      </w:r>
      <w:r w:rsidR="002D1890">
        <w:rPr>
          <w:lang w:val="en-US"/>
        </w:rPr>
        <w:instrText>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"(Brierley et al., 2020)", "manualFormatting" : "Brierley et al., 2020", "plainTextFormattedCitation" : "(Brierley et al., 2020)", "previouslyFormattedCitation" : "(Brierley et al., 2020)" }, "properties" : { "noteIndex" : 0 }, "schema" : "https://github.com/citation-style-language/schema/raw/master/csl-citation.json" }</w:instrText>
      </w:r>
      <w:r w:rsidRPr="00000B6F">
        <w:fldChar w:fldCharType="separate"/>
      </w:r>
      <w:del w:id="3448" w:author="Ian Blenkinsop" w:date="2021-07-13T14:40:00Z">
        <w:r w:rsidR="00393F8C" w:rsidDel="00CD382B">
          <w:rPr>
            <w:noProof/>
            <w:lang w:val="en-US"/>
          </w:rPr>
          <w:delText>(</w:delText>
        </w:r>
      </w:del>
      <w:r w:rsidR="00393F8C">
        <w:rPr>
          <w:noProof/>
          <w:lang w:val="en-US"/>
        </w:rPr>
        <w:t>Brierley et al., 2020</w:t>
      </w:r>
      <w:r w:rsidRPr="00000B6F">
        <w:fldChar w:fldCharType="end"/>
      </w:r>
      <w:del w:id="3449" w:author="Ian Blenkinsop" w:date="2021-07-13T14:40:00Z">
        <w:r w:rsidR="00F514C0" w:rsidRPr="00E457C1" w:rsidDel="00CD382B">
          <w:rPr>
            <w:lang w:val="en-US"/>
          </w:rPr>
          <w:delText>;</w:delText>
        </w:r>
        <w:r w:rsidR="004B1039" w:rsidRPr="00E457C1" w:rsidDel="00CD382B">
          <w:rPr>
            <w:lang w:val="en-US"/>
          </w:rPr>
          <w:delText xml:space="preserve"> Section 3.3.3.2</w:delText>
        </w:r>
      </w:del>
      <w:r w:rsidR="004B1039" w:rsidRPr="00E457C1">
        <w:rPr>
          <w:lang w:val="en-US"/>
        </w:rPr>
        <w:t>)</w:t>
      </w:r>
      <w:r w:rsidRPr="00E457C1">
        <w:rPr>
          <w:lang w:val="en-US"/>
        </w:rPr>
        <w:t>. There is a slight improvement in representing the northward expansion of the West African monsoon region in PMIP4 compared with PMIP3 (Fig</w:t>
      </w:r>
      <w:r w:rsidR="00627C1B" w:rsidRPr="00E457C1">
        <w:rPr>
          <w:lang w:val="en-US"/>
        </w:rPr>
        <w:t>ure</w:t>
      </w:r>
      <w:ins w:id="3450" w:author="Ian Blenkinsop" w:date="2021-07-13T14:40:00Z">
        <w:r w:rsidR="00CD382B">
          <w:rPr>
            <w:lang w:val="en-US"/>
          </w:rPr>
          <w:t>s</w:t>
        </w:r>
      </w:ins>
      <w:r w:rsidRPr="00E457C1">
        <w:rPr>
          <w:lang w:val="en-US"/>
        </w:rPr>
        <w:t xml:space="preserve"> 3.11</w:t>
      </w:r>
      <w:del w:id="3451" w:author="Ian Blenkinsop" w:date="2021-07-13T14:40:00Z">
        <w:r w:rsidRPr="00E457C1" w:rsidDel="00CD382B">
          <w:rPr>
            <w:lang w:val="en-US"/>
          </w:rPr>
          <w:delText>, Fig</w:delText>
        </w:r>
        <w:r w:rsidR="00627C1B" w:rsidRPr="00E457C1" w:rsidDel="00CD382B">
          <w:rPr>
            <w:lang w:val="en-US"/>
          </w:rPr>
          <w:delText>ure</w:delText>
        </w:r>
      </w:del>
      <w:ins w:id="3452" w:author="Ian Blenkinsop" w:date="2021-07-13T14:40:00Z">
        <w:r w:rsidR="00CD382B">
          <w:rPr>
            <w:lang w:val="en-US"/>
          </w:rPr>
          <w:t xml:space="preserve"> and</w:t>
        </w:r>
      </w:ins>
      <w:r w:rsidRPr="00E457C1">
        <w:rPr>
          <w:lang w:val="en-US"/>
        </w:rPr>
        <w:t xml:space="preserve"> 3.4</w:t>
      </w:r>
      <w:r w:rsidR="000D6479" w:rsidRPr="00E457C1">
        <w:rPr>
          <w:lang w:val="en-US"/>
        </w:rPr>
        <w:t>4</w:t>
      </w:r>
      <w:r w:rsidRPr="00E457C1">
        <w:rPr>
          <w:lang w:val="en-US"/>
        </w:rPr>
        <w:t>b). </w:t>
      </w:r>
    </w:p>
    <w:p w14:paraId="6FF91236" w14:textId="77777777" w:rsidR="00CE1769" w:rsidRPr="00E457C1" w:rsidRDefault="00CE1769" w:rsidP="00CE1769">
      <w:pPr>
        <w:pStyle w:val="AR6BodyText"/>
        <w:rPr>
          <w:lang w:val="en-US"/>
        </w:rPr>
      </w:pPr>
    </w:p>
    <w:p w14:paraId="413C83D9" w14:textId="6D7B154C" w:rsidR="00CE1769" w:rsidRDefault="00CE1769" w:rsidP="00CE1769">
      <w:pPr>
        <w:pStyle w:val="AR6BodyText"/>
        <w:rPr>
          <w:lang w:val="en-US"/>
        </w:rPr>
      </w:pPr>
      <w:r>
        <w:rPr>
          <w:lang w:val="en-US"/>
        </w:rPr>
        <w:t>Fourteen</w:t>
      </w:r>
      <w:r w:rsidRPr="00BD135E">
        <w:rPr>
          <w:lang w:val="en-US"/>
        </w:rPr>
        <w:t xml:space="preserve"> simulations of the LGM climate have been produced following the CMIP6-PMIP4 protocol</w:t>
      </w:r>
      <w:r>
        <w:rPr>
          <w:lang w:val="en-US"/>
        </w:rPr>
        <w:t xml:space="preserve"> using</w:t>
      </w:r>
      <w:r w:rsidRPr="00BD135E">
        <w:rPr>
          <w:lang w:val="en-US"/>
        </w:rPr>
        <w:t xml:space="preserve"> 1</w:t>
      </w:r>
      <w:r>
        <w:rPr>
          <w:lang w:val="en-US"/>
        </w:rPr>
        <w:t>1</w:t>
      </w:r>
      <w:r w:rsidRPr="00BD135E">
        <w:rPr>
          <w:lang w:val="en-US"/>
        </w:rPr>
        <w:t xml:space="preserve"> models, </w:t>
      </w:r>
      <w:ins w:id="3453" w:author="Sara M Tuson" w:date="2021-07-02T15:07:00Z">
        <w:r w:rsidR="006611B2">
          <w:rPr>
            <w:lang w:val="en-US"/>
          </w:rPr>
          <w:t>five</w:t>
        </w:r>
      </w:ins>
      <w:del w:id="3454" w:author="Sara M Tuson" w:date="2021-07-02T15:07:00Z">
        <w:r w:rsidDel="006611B2">
          <w:rPr>
            <w:lang w:val="en-US"/>
          </w:rPr>
          <w:delText>5</w:delText>
        </w:r>
      </w:del>
      <w:r>
        <w:rPr>
          <w:lang w:val="en-US"/>
        </w:rPr>
        <w:t xml:space="preserve"> </w:t>
      </w:r>
      <w:r w:rsidRPr="00BD135E">
        <w:rPr>
          <w:lang w:val="en-US"/>
        </w:rPr>
        <w:t xml:space="preserve">of which </w:t>
      </w:r>
      <w:r>
        <w:rPr>
          <w:lang w:val="en-US"/>
        </w:rPr>
        <w:t>are</w:t>
      </w:r>
      <w:r w:rsidRPr="00BD135E">
        <w:rPr>
          <w:lang w:val="en-US"/>
        </w:rPr>
        <w:t xml:space="preserve"> from the latest CMIP6 generation. The multi-model</w:t>
      </w:r>
      <w:r>
        <w:rPr>
          <w:lang w:val="en-US"/>
        </w:rPr>
        <w:t>-</w:t>
      </w:r>
      <w:r w:rsidRPr="00BD135E">
        <w:rPr>
          <w:lang w:val="en-US"/>
        </w:rPr>
        <w:t>mean global cooling simulated by th</w:t>
      </w:r>
      <w:r>
        <w:rPr>
          <w:lang w:val="en-US"/>
        </w:rPr>
        <w:t xml:space="preserve">ese </w:t>
      </w:r>
      <w:r w:rsidRPr="00BD135E">
        <w:rPr>
          <w:lang w:val="en-US"/>
        </w:rPr>
        <w:t xml:space="preserve">models is close to that </w:t>
      </w:r>
      <w:r>
        <w:rPr>
          <w:lang w:val="en-US"/>
        </w:rPr>
        <w:t xml:space="preserve">simulated by </w:t>
      </w:r>
      <w:r w:rsidRPr="00BD135E">
        <w:rPr>
          <w:lang w:val="en-US"/>
        </w:rPr>
        <w:t xml:space="preserve">the CMIP5-PMIP3 ensemble, but the range of results is larger. </w:t>
      </w:r>
      <w:r w:rsidRPr="001601E5">
        <w:rPr>
          <w:lang w:val="en-US"/>
        </w:rPr>
        <w:t>The increase in the range is largely due to the inclusion of CESM2 which simulates a much larger cooling than the other PMIP4 models</w:t>
      </w:r>
      <w:r>
        <w:rPr>
          <w:lang w:val="en-US"/>
        </w:rPr>
        <w:t xml:space="preserve"> </w:t>
      </w:r>
      <w:r w:rsidRPr="007C2356">
        <w:rPr>
          <w:lang w:val="en-US"/>
        </w:rPr>
        <w:t>(</w:t>
      </w:r>
      <w:r w:rsidR="00627C1B">
        <w:rPr>
          <w:lang w:val="en-US"/>
        </w:rPr>
        <w:t>F</w:t>
      </w:r>
      <w:r w:rsidRPr="007C2356">
        <w:rPr>
          <w:lang w:val="en-US"/>
        </w:rPr>
        <w:t>igure 3.4</w:t>
      </w:r>
      <w:r w:rsidR="000D6479">
        <w:rPr>
          <w:lang w:val="en-US"/>
        </w:rPr>
        <w:t>4</w:t>
      </w:r>
      <w:r w:rsidRPr="007C2356">
        <w:rPr>
          <w:lang w:val="en-US"/>
        </w:rPr>
        <w:t>a)</w:t>
      </w:r>
      <w:r w:rsidRPr="001601E5">
        <w:rPr>
          <w:lang w:val="en-US"/>
        </w:rPr>
        <w:t xml:space="preserve">. This is </w:t>
      </w:r>
      <w:r w:rsidR="00904E0D">
        <w:rPr>
          <w:lang w:val="en-US"/>
        </w:rPr>
        <w:t xml:space="preserve">consistent </w:t>
      </w:r>
      <w:r w:rsidRPr="001601E5">
        <w:rPr>
          <w:lang w:val="en-US"/>
        </w:rPr>
        <w:t>with its larger climate sensitivity</w:t>
      </w:r>
      <w:ins w:id="3455" w:author="Ian Blenkinsop" w:date="2021-07-13T14:40:00Z">
        <w:r w:rsidR="00CD382B">
          <w:rPr>
            <w:lang w:val="en-US"/>
          </w:rPr>
          <w:t xml:space="preserve"> (see also Section 3.3.1.1;</w:t>
        </w:r>
      </w:ins>
      <w:r w:rsidRPr="001601E5">
        <w:rPr>
          <w:lang w:val="en-US"/>
        </w:rPr>
        <w:t xml:space="preserve"> </w:t>
      </w:r>
      <w:r>
        <w:rPr>
          <w:lang w:val="en-US"/>
        </w:rPr>
        <w:fldChar w:fldCharType="begin" w:fldLock="1"/>
      </w:r>
      <w:r w:rsidR="002D1890">
        <w:rPr>
          <w:lang w:val="en-US"/>
        </w:rPr>
        <w:instrText>ADDIN CSL_CITATION { "citationItems" : [ { "id" : "ITEM-1", "itemData" : { "DOI" : "10.1029/2020GL091220", "abstract" : "AbstractThe upper end of the equilibrium climate sensitivity (ECS) has increased substantially in the latest Coupled Model Intercomparison Projects phase 6 with eight models (as of this writing) reporting an ECS &gt; 5\u00b0C. The Community Earth System Model version 2 (CESM2) is one such high-ECS model. Here we perform paleoclimate simulations of the Last Glacial Maximum (LGM) using CESM2 to examine whether its high ECS is realistic. We find that the simulated LGM global mean temperature decrease exceeds 11\u00b0C, greater than both the cooling estimated from proxies and simulated by an earlier model version (CESM1). The large LGM cooling in CESM2 is attributed to a strong shortwave cloud feedback in the newest atmosphere model. Our results indicate that the high ECS of CESM2 is incompatible with LGM constraints and that the projected future warming in CESM2, and models with a similarly high ECS, is thus likely too large.", "author" : [ { "dropping-particle" : "", "family" : "Zhu", "given" : "Jiang", "non-dropping-particle" : "", "parse-names" : false, "suffix" : "" }, { "dropping-particle" : "", "family" : "Otto-Bliesner", "given" : "Bette L", "non-dropping-particle" : "", "parse-names" : false, "suffix" : "" }, { "dropping-particle" : "", "family" : "Brady", "given" : "Esther C", "non-dropping-particle" : "", "parse-names" : false, "suffix" : "" }, { "dropping-particle" : "", "family" : "Poulsen", "given" : "Christopher J", "non-dropping-particle" : "", "parse-names" : false, "suffix" : "" }, { "dropping-particle" : "", "family" : "Tierney", "given" : "Jessica E", "non-dropping-particle" : "", "parse-names" : false, "suffix" : "" }, { "dropping-particle" : "", "family" : "Lofverstrom", "given" : "Marcus", "non-dropping-particle" : "", "parse-names" : false, "suffix" : "" }, { "dropping-particle" : "", "family" : "DiNezio", "given" : "Pedro", "non-dropping-particle" : "", "parse-names" : false, "suffix" : "" } ], "container-title" : "Geophysical Research Letters", "id" : "ITEM-1", "issue" : "n/a", "issued" : { "date-parts" : [ [ "2021" ] ] }, "note" : "e2020GL091220 2020GL091220", "page" : "e2020GL091220", "title" : "Assessment of equilibrium climate sensitivity of the Community Earth System Model version 2 through simulation of the Last Glacial Maximum", "translator" : [ { "dropping-particle" : "", "family" : "J3555", "given" : "", "non-dropping-particle" : "", "parse-names" : false, "suffix" : "" } ], "type" : "article-journal", "volume" : "n/a" }, "uris" : [ "http://www.mendeley.com/documents/?uuid=439cfe2e-604d-4daa-b2c5-3072b4c384ac" ] } ], "mendeley" : { "formattedCitation" : "(Zhu et al., 2021)", "manualFormatting" : "Zhu et al., 2021)", "plainTextFormattedCitation" : "(Zhu et al., 2021)", "previouslyFormattedCitation" : "(Zhu et al., 2021)" }, "properties" : { "noteIndex" : 0 }, "schema" : "https://github.com/citation-style-language/schema/raw/master/csl-citation.json" }</w:instrText>
      </w:r>
      <w:r>
        <w:rPr>
          <w:lang w:val="en-US"/>
        </w:rPr>
        <w:fldChar w:fldCharType="separate"/>
      </w:r>
      <w:del w:id="3456" w:author="Ian Blenkinsop" w:date="2021-07-13T14:40:00Z">
        <w:r w:rsidR="00393F8C" w:rsidDel="00CD382B">
          <w:rPr>
            <w:noProof/>
            <w:lang w:val="en-US"/>
          </w:rPr>
          <w:delText>(</w:delText>
        </w:r>
      </w:del>
      <w:r w:rsidR="00393F8C">
        <w:rPr>
          <w:noProof/>
          <w:lang w:val="en-US"/>
        </w:rPr>
        <w:t>Zhu et al., 2021)</w:t>
      </w:r>
      <w:r>
        <w:rPr>
          <w:lang w:val="en-US"/>
        </w:rPr>
        <w:fldChar w:fldCharType="end"/>
      </w:r>
      <w:del w:id="3457" w:author="Ian Blenkinsop" w:date="2021-07-13T14:40:00Z">
        <w:r w:rsidR="00233FE9" w:rsidDel="00CD382B">
          <w:rPr>
            <w:lang w:val="en-US"/>
          </w:rPr>
          <w:delText xml:space="preserve"> (see also Section 3.3.1.1)</w:delText>
        </w:r>
      </w:del>
      <w:r w:rsidRPr="001601E5">
        <w:rPr>
          <w:lang w:val="en-US"/>
        </w:rPr>
        <w:t xml:space="preserve">. The other models on average also simulate slightly larger cooling, </w:t>
      </w:r>
      <w:r>
        <w:rPr>
          <w:lang w:val="en-US"/>
        </w:rPr>
        <w:t xml:space="preserve">possibly </w:t>
      </w:r>
      <w:r w:rsidRPr="001601E5">
        <w:rPr>
          <w:lang w:val="en-US"/>
        </w:rPr>
        <w:t xml:space="preserve">a consequence of the lower ice sheet assumed in PMIP4 versus PMIP3 </w:t>
      </w:r>
      <w:r>
        <w:rPr>
          <w:lang w:val="en-US"/>
        </w:rPr>
        <w:fldChar w:fldCharType="begin" w:fldLock="1"/>
      </w:r>
      <w:r w:rsidR="00713B77">
        <w:rPr>
          <w:lang w:val="en-US"/>
        </w:rPr>
        <w:instrText>ADDIN CSL_CITATION { "citationItems" : [ { "id" : "ITEM-1", "itemData" : { "DOI" : "10.5194/gmd-10-4035-2017", "author" : [ { "dropping-particle" : "", "family" : "Kageyama", "given" : "M", "non-dropping-particle" : "", "parse-names" : false, "suffix" : "" }, { "dropping-particle" : "", "family" : "Albani", "given" : "S", "non-dropping-particle" : "", "parse-names" : false, "suffix" : "" }, { "dropping-particle" : "", "family" : "Braconnot", "given" : "P", "non-dropping-particle" : "", "parse-names" : false, "suffix" : "" }, { "dropping-particle" : "", "family" : "Harrison", "given" : "S P", "non-dropping-particle" : "", "parse-names" : false, "suffix" : "" }, { "dropping-particle" : "", "family" : "Hopcroft", "given" : "P O", "non-dropping-particle" : "", "parse-names" : false, "suffix" : "" }, { "dropping-particle" : "", "family" : "Ivanovic", "given" : "R F", "non-dropping-particle" : "", "parse-names" : false, "suffix" : "" }, { "dropping-particle" : "", "family" : "Lambert", "given" : "F", "non-dropping-particle" : "", "parse-names" : false, "suffix" : "" }, { "dropping-particle" : "", "family" : "Marti", "given" : "O", "non-dropping-particle" : "", "parse-names" : false, "suffix" : "" }, { "dropping-particle" : "", "family" : "Peltier", "given" : "W R", "non-dropping-particle" : "", "parse-names" : false, "suffix" : "" }, { "dropping-particle" : "", "family" : "Peterschmitt", "given" : "J.-Y.", "non-dropping-particle" : "", "parse-names" : false, "suffix" : "" }, { "dropping-particle" : "", "family" : "Roche", "given" : "D M", "non-dropping-particle" : "", "parse-names" : false, "suffix" : "" }, { "dropping-particle" : "", "family" : "Tarasov", "given" : "L", "non-dropping-particle" : "", "parse-names" : false, "suffix" : "" }, { "dropping-particle" : "", "family" : "Zhang", "given" : "X", "non-dropping-particle" : "", "parse-names" : false, "suffix" : "" }, { "dropping-particle" : "", "family" : "Brady", "given" : "E C", "non-dropping-particle" : "", "parse-names" : false, "suffix" : "" }, { "dropping-particle" : "", "family" : "Haywood", "given" : "A M", "non-dropping-particle" : "", "parse-names" : false, "suffix" : "" }, { "dropping-particle" : "", "family" : "LeGrande", "given" : "A N", "non-dropping-particle" : "", "parse-names" : false, "suffix" : "" }, { "dropping-particle" : "", "family" : "Lunt", "given" : "D J", "non-dropping-particle" : "", "parse-names" : false, "suffix" : "" }, { "dropping-particle" : "", "family" : "Mahowald", "given" : "N M", "non-dropping-particle" : "", "parse-names" : false, "suffix" : "" }, { "dropping-particle" : "", "family" : "Mikolajewicz", "given" : "U",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"Renssen", "given" : "H", "non-dropping-particle" : "", "parse-names" : false, "suffix" : "" }, { "dropping-particle" : "", "family" : "Tomas", "given" : "R A", "non-dropping-particle" : "", "parse-names" : false, "suffix" : "" }, { "dropping-particle" : "", "family" : "Zhang", "given" : "Q", "non-dropping-particle" : "", "parse-names" : false, "suffix" : "" }, { "dropping-particle" : "", "family" : "Abe-Ouchi", "given" : "A", "non-dropping-particle" : "", "parse-names" : false, "suffix" : "" }, { "dropping-particle" : "", "family" : "Bartlein", "given" : "P J", "non-dropping-particle" : "", "parse-names" : false, "suffix" : "" }, { "dropping-particle" : "", "family" : "Cao", "given" : "J", "non-dropping-particle" : "", "parse-names" : false, "suffix" : "" }, { "dropping-particle" : "", "family" : "Li", "given" : "Q", "non-dropping-particle" : "", "parse-names" : false, "suffix" : "" }, { "dropping-particle" : "", "family" : "Lohmann", "given" : "G", "non-dropping-particle" : "", "parse-names" : false, "suffix" : "" }, { "dropping-particle" : "", "family" : "Ohgaito", "given" : "R", "non-dropping-particle" : "", "parse-names" : false, "suffix" : "" }, { "dropping-particle" : "", "family" : "Shi", "given" : "X", "non-dropping-particle" : "", "parse-names" : false, "suffix" : "" }, { "dropping-particle" : "", "family" : "Volodin", "given" : "E", "non-dropping-particle" : "", "parse-names" : false, "suffix" : "" }, { "dropping-particle" : "", "family" : "Yoshida", "given" : "K", "non-dropping-particle" : "", "parse-names" : false, "suffix" : "" }, { "dropping-particle" : "", "family" : "Zhang", "given" : "X", "non-dropping-particle" : "", "parse-names" : false, "suffix" : "" }, { "dropping-particle" : "", "family" : "Zheng", "given" : "W", "non-dropping-particle" : "", "parse-names" : false, "suffix" : "" } ], "container-title" : "Geoscientific Model Development", "id" : "ITEM-1", "issue" : "11", "issued" : { "date-parts" : [ [ "2017" ] ] }, "page" : "4035-4055", "title" : "The PMIP4 contribution to CMIP6 \u2013 Part 4: Scientific objectives and experimental design of the PMIP4-CMIP6 Last Glacial Maximum experiments and PMIP4 sensitivity experiments", "translator" : [ { "dropping-particle" : "", "family" : "J2509", "given" : "", "non-dropping-particle" : "", "parse-names" : false, "suffix" : "" } ], "type" : "article-journal", "volume" : "10" }, "uris" : [ "http://www.mendeley.com/documents/?uuid=f261fb75-4a17-4797-a904-e27085cdbc58" ] }, { "id" : "ITEM-2", "itemData" : { "author" : [ { "dropping-particle" : "", "family" : "Kageyama", "given" : "M", "non-dropping-particle" : "", "parse-names" : false, "suffix" : "" }, { "dropping-particle" : "", "family" : "Harrison", "given" : "S P", "non-dropping-particle" : "", "parse-names" : false, "suffix" : "" }, { "dropping-particle" : "", "family" : "Kapsch", "given" : "M.-L.", "non-dropping-particle" : "", "parse-names" : false, "suffix" : "" }, { "dropping-particle" : "", "family" : "L\u00f6fverstr\u00f6m", "given" : "M", "non-dropping-particle" : "", "parse-names" : false, "suffix" : "" }, { "dropping-particle" : "", "family" : "Lora", "given" : "J M", "non-dropping-particle" : "", "parse-names" : false, "suffix" : "" }, { "dropping-particle" : "", "family" : "Mikolajewicz", "given" : "U", "non-dropping-particle" : "", "parse-names" : false, "suffix" : "" }, { "dropping-particle" : "", "family" : "Sherriff-Tadano", "given" : "S", "non-dropping-particle" : "", "parse-names" : false, "suffix" : "" }, { "dropping-particle" : "", "family" : "Vadsaria", "given" : "T", "non-dropping-particle" : "", "parse-names" : false, "suffix" : "" }, { "dropping-particle" : "", "family" : "Abe-Ouchi", "given" : "A", "non-dropping-particle" : "", "parse-names" : false, "suffix" : "" }, { "dropping-particle" : "", "family" : "Bouttes", "given" : "N", "non-dropping-particle" : "", "parse-names" : false, "suffix" : "" }, { "dropping-particle" : "", "family" : "Chandan", "given" : "D", "non-dropping-particle" : "", "parse-names" : false, "suffix" : "" }, { "dropping-particle" : "", "family" : "LeGrande", "given" : "A N", "non-dropping-particle" : "", "parse-names" : false, "suffix" : "" }, { "dropping-particle" : "", "family" : "Lhardy", "given" : "F",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"Peltier", "given" : "W R", "non-dropping-particle" : "", "parse-names" : false, "suffix" : "" }, { "dropping-particle" : "", "family" : "Quiquet", "given" : "A", "non-dropping-particle" : "", "parse-names" : false, "suffix" : "" }, { "dropping-particle" : "", "family" : "Roche", "given" : "D M", "non-dropping-particle" : "", "parse-names" : false, "suffix" : "" }, { "dropping-particle" : "", "family" : "Shi", "given" : "X", "non-dropping-particle" : "", "parse-names" : false, "suffix" : "" }, { "dropping-particle" : "", "family" : "Schmittner", "given" : "A", "non-dropping-particle" : "", "parse-names" : false, "suffix" : "" }, { "dropping-particle" : "", "family" : "Tierney", "given" : "J E", "non-dropping-particle" : "", "parse-names" : false, "suffix" : "" }, { "dropping-particle" : "", "family" : "Volodin", "given" : "E", "non-dropping-particle" : "", "parse-names" : false, "suffix" : "" } ], "container-title" : "Climate of the Past", "id" : "ITEM-2", "issued" : { "date-parts" : [ [ "2021" ] ] }, "title" : "The PMIP4-CMIP6 Last Glacial Maximum experiments: preliminary results and comparison with the PMIP3-CMIP5 simulations", "translator" : [ { "dropping-particle" : "", "family" : "J3527", "given" : "", "non-dropping-particle" : "", "parse-names" : false, "suffix" : "" } ], "type" : "article-journal", "volume" : "(in press)" }, "uris" : [ "http://www.mendeley.com/documents/?uuid=c3250ecc-8780-4dfd-8148-4701974ca48c" ] } ], "mendeley" : { "formattedCitation" : "(Kageyama et al., 2017, 2021a)", "plainTextFormattedCitation" : "(Kageyama et al., 2017, 2021a)", "previouslyFormattedCitation" : "(Kageyama et al., 2017, 2021a)" }, "properties" : { "noteIndex" : 0 }, "schema" : "https://github.com/citation-style-language/schema/raw/master/csl-citation.json" }</w:instrText>
      </w:r>
      <w:r>
        <w:rPr>
          <w:lang w:val="en-US"/>
        </w:rPr>
        <w:fldChar w:fldCharType="separate"/>
      </w:r>
      <w:r w:rsidR="00393F8C">
        <w:rPr>
          <w:noProof/>
          <w:lang w:val="en-US"/>
        </w:rPr>
        <w:t>(Kageyama et al., 2017, 2021a)</w:t>
      </w:r>
      <w:r>
        <w:rPr>
          <w:lang w:val="en-US"/>
        </w:rPr>
        <w:fldChar w:fldCharType="end"/>
      </w:r>
      <w:r w:rsidRPr="001601E5">
        <w:rPr>
          <w:lang w:val="en-US"/>
        </w:rPr>
        <w:t xml:space="preserve">. </w:t>
      </w:r>
      <w:r w:rsidRPr="00000B6F">
        <w:rPr>
          <w:lang w:val="en-US"/>
        </w:rPr>
        <w:t xml:space="preserve">The PMIP4 multi-model mean </w:t>
      </w:r>
      <w:r w:rsidR="006A406E">
        <w:rPr>
          <w:lang w:val="en-US"/>
        </w:rPr>
        <w:t>i</w:t>
      </w:r>
      <w:r w:rsidRPr="00000B6F">
        <w:rPr>
          <w:lang w:val="en-US"/>
        </w:rPr>
        <w:t xml:space="preserve">s within the range of reconstructed regional averages for </w:t>
      </w:r>
      <w:ins w:id="3458" w:author="Sara M Tuson" w:date="2021-07-02T15:06:00Z">
        <w:r w:rsidR="006611B2">
          <w:rPr>
            <w:lang w:val="en-US"/>
          </w:rPr>
          <w:t>four</w:t>
        </w:r>
      </w:ins>
      <w:del w:id="3459" w:author="Sara M Tuson" w:date="2021-07-02T15:06:00Z">
        <w:r w:rsidDel="006611B2">
          <w:rPr>
            <w:lang w:val="en-US"/>
          </w:rPr>
          <w:delText>4</w:delText>
        </w:r>
      </w:del>
      <w:r w:rsidRPr="00000B6F">
        <w:rPr>
          <w:lang w:val="en-US"/>
        </w:rPr>
        <w:t xml:space="preserve"> out of </w:t>
      </w:r>
      <w:ins w:id="3460" w:author="Sara M Tuson" w:date="2021-07-02T15:06:00Z">
        <w:r w:rsidR="006611B2">
          <w:rPr>
            <w:lang w:val="en-US"/>
          </w:rPr>
          <w:t>seven</w:t>
        </w:r>
      </w:ins>
      <w:del w:id="3461" w:author="Sara M Tuson" w:date="2021-07-02T15:06:00Z">
        <w:r w:rsidRPr="00000B6F" w:rsidDel="006611B2">
          <w:rPr>
            <w:lang w:val="en-US"/>
          </w:rPr>
          <w:delText>7</w:delText>
        </w:r>
      </w:del>
      <w:r w:rsidRPr="00000B6F">
        <w:rPr>
          <w:lang w:val="en-US"/>
        </w:rPr>
        <w:t xml:space="preserve"> </w:t>
      </w:r>
      <w:r>
        <w:rPr>
          <w:lang w:val="en-US"/>
        </w:rPr>
        <w:t>regional variables;</w:t>
      </w:r>
      <w:r w:rsidRPr="00000B6F">
        <w:rPr>
          <w:lang w:val="en-US"/>
        </w:rPr>
        <w:t xml:space="preserve"> </w:t>
      </w:r>
      <w:r w:rsidRPr="001601E5">
        <w:rPr>
          <w:lang w:val="en-US"/>
        </w:rPr>
        <w:t>this is unchanged from PMIP3 but for different variables</w:t>
      </w:r>
      <w:r>
        <w:rPr>
          <w:lang w:val="en-US"/>
        </w:rPr>
        <w:t xml:space="preserve"> (</w:t>
      </w:r>
      <w:r w:rsidR="00627C1B">
        <w:rPr>
          <w:lang w:val="en-US"/>
        </w:rPr>
        <w:t>F</w:t>
      </w:r>
      <w:r>
        <w:rPr>
          <w:lang w:val="en-US"/>
        </w:rPr>
        <w:t>igure 3.4</w:t>
      </w:r>
      <w:r w:rsidR="000D6479">
        <w:rPr>
          <w:lang w:val="en-US"/>
        </w:rPr>
        <w:t>4</w:t>
      </w:r>
      <w:r>
        <w:rPr>
          <w:lang w:val="en-US"/>
        </w:rPr>
        <w:t>c)</w:t>
      </w:r>
      <w:r w:rsidRPr="00000B6F">
        <w:rPr>
          <w:lang w:val="en-US"/>
        </w:rPr>
        <w:t xml:space="preserve">. For all </w:t>
      </w:r>
      <w:r>
        <w:rPr>
          <w:lang w:val="en-US"/>
        </w:rPr>
        <w:t>fields</w:t>
      </w:r>
      <w:r w:rsidRPr="00000B6F">
        <w:rPr>
          <w:lang w:val="en-US"/>
        </w:rPr>
        <w:t xml:space="preserve">, the results of many individual models </w:t>
      </w:r>
      <w:r w:rsidR="00904E0D">
        <w:rPr>
          <w:lang w:val="en-US"/>
        </w:rPr>
        <w:t>are</w:t>
      </w:r>
      <w:r w:rsidRPr="00000B6F">
        <w:rPr>
          <w:lang w:val="en-US"/>
        </w:rPr>
        <w:t xml:space="preserve"> outside the reconstructed range. For </w:t>
      </w:r>
      <w:ins w:id="3462" w:author="Sara M Tuson" w:date="2021-07-02T15:04:00Z">
        <w:r w:rsidR="006611B2">
          <w:rPr>
            <w:lang w:val="en-US"/>
          </w:rPr>
          <w:t>two</w:t>
        </w:r>
      </w:ins>
      <w:del w:id="3463" w:author="Sara M Tuson" w:date="2021-07-02T15:04:00Z">
        <w:r w:rsidRPr="00000B6F" w:rsidDel="006611B2">
          <w:rPr>
            <w:lang w:val="en-US"/>
          </w:rPr>
          <w:delText>2</w:delText>
        </w:r>
      </w:del>
      <w:r w:rsidRPr="00000B6F">
        <w:rPr>
          <w:lang w:val="en-US"/>
        </w:rPr>
        <w:t xml:space="preserve"> </w:t>
      </w:r>
      <w:r>
        <w:rPr>
          <w:lang w:val="en-US"/>
        </w:rPr>
        <w:t>variables</w:t>
      </w:r>
      <w:r w:rsidRPr="00000B6F">
        <w:rPr>
          <w:lang w:val="en-US"/>
        </w:rPr>
        <w:t xml:space="preserve"> out of </w:t>
      </w:r>
      <w:ins w:id="3464" w:author="Sara M Tuson" w:date="2021-07-02T15:04:00Z">
        <w:r w:rsidR="006611B2">
          <w:rPr>
            <w:lang w:val="en-US"/>
          </w:rPr>
          <w:t>seven</w:t>
        </w:r>
      </w:ins>
      <w:del w:id="3465" w:author="Sara M Tuson" w:date="2021-07-02T15:04:00Z">
        <w:r w:rsidRPr="00000B6F" w:rsidDel="006611B2">
          <w:rPr>
            <w:lang w:val="en-US"/>
          </w:rPr>
          <w:delText>7</w:delText>
        </w:r>
      </w:del>
      <w:r w:rsidRPr="00000B6F">
        <w:rPr>
          <w:lang w:val="en-US"/>
        </w:rPr>
        <w:t xml:space="preserve"> (</w:t>
      </w:r>
      <w:r w:rsidR="00DC046D" w:rsidRPr="00E457C1">
        <w:rPr>
          <w:lang w:val="en-US"/>
        </w:rPr>
        <w:t>changes in the mean temperature of the warmest month</w:t>
      </w:r>
      <w:r w:rsidRPr="00000B6F">
        <w:rPr>
          <w:lang w:val="en-US"/>
        </w:rPr>
        <w:t xml:space="preserve"> and </w:t>
      </w:r>
      <w:r w:rsidR="00DC046D" w:rsidRPr="00E457C1">
        <w:rPr>
          <w:lang w:val="en-US"/>
        </w:rPr>
        <w:t>mean annual precipitation</w:t>
      </w:r>
      <w:r w:rsidRPr="00000B6F">
        <w:rPr>
          <w:lang w:val="en-US"/>
        </w:rPr>
        <w:t xml:space="preserve"> over </w:t>
      </w:r>
      <w:r w:rsidR="00D76038" w:rsidRPr="00000B6F">
        <w:rPr>
          <w:lang w:val="en-US"/>
        </w:rPr>
        <w:t>Western</w:t>
      </w:r>
      <w:r w:rsidRPr="00000B6F">
        <w:rPr>
          <w:lang w:val="en-US"/>
        </w:rPr>
        <w:t xml:space="preserve"> Europe) no model </w:t>
      </w:r>
      <w:r w:rsidR="006A406E">
        <w:rPr>
          <w:lang w:val="en-US"/>
        </w:rPr>
        <w:t>i</w:t>
      </w:r>
      <w:r w:rsidR="006A406E" w:rsidRPr="00000B6F">
        <w:rPr>
          <w:lang w:val="en-US"/>
        </w:rPr>
        <w:t xml:space="preserve">s </w:t>
      </w:r>
      <w:r w:rsidRPr="00000B6F">
        <w:rPr>
          <w:lang w:val="en-US"/>
        </w:rPr>
        <w:t xml:space="preserve">within the range of the reconstructions. This analysis is strengthened compared with the equivalent analysis in AR5 because it is based on larger and improved reconstructions </w:t>
      </w:r>
      <w:r w:rsidRPr="002A0358">
        <w:rPr>
          <w:noProof/>
        </w:rPr>
        <w:fldChar w:fldCharType="begin" w:fldLock="1"/>
      </w:r>
      <w:r w:rsidR="00E719C0">
        <w:rPr>
          <w:noProof/>
          <w:lang w:val="en-US"/>
        </w:rPr>
        <w:instrText>ADDIN CSL_CITATION { "citationItems" : [ { "id" : "ITEM-1", "itemData" : { "DOI" : "10.5194/cp-2019-55",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"issued" : { "date-parts" : [ [ "2020" ] ] }, "page" : "699-712", "title" : "A new multi-variable benchmark for Last Glacial Maximum climate simulations", "translator" : [ { "dropping-particle" : "", "family" : "J6887", "given" : "", "non-dropping-particle" : "", "parse-names" : false, "suffix" : "" } ], "type" : "article-journal", "volume" : "16" }, "uris" : [ "http://www.mendeley.com/documents/?uuid=c6eefdbd-af92-4962-b252-a2c3a658d3b7", "http://www.mendeley.com/documents/?uuid=274f89ed-3754-4902-81b0-0d5bfdecaabd" ] } ], "mendeley" : { "formattedCitation" : "(Cleator et al., 2020)", "plainTextFormattedCitation" : "(Cleator et al., 2020)", "previouslyFormattedCitation" : "(Cleator et al., 2020)" }, "properties" : { "noteIndex" : 0 }, "schema" : "https://github.com/citation-style-language/schema/raw/master/csl-citation.json" }</w:instrText>
      </w:r>
      <w:r w:rsidRPr="002A0358">
        <w:rPr>
          <w:noProof/>
        </w:rPr>
        <w:fldChar w:fldCharType="separate"/>
      </w:r>
      <w:r w:rsidR="00393F8C">
        <w:rPr>
          <w:noProof/>
          <w:lang w:val="en-US"/>
        </w:rPr>
        <w:t>(Cleator et al., 2020)</w:t>
      </w:r>
      <w:r w:rsidRPr="002A0358">
        <w:rPr>
          <w:noProof/>
        </w:rPr>
        <w:fldChar w:fldCharType="end"/>
      </w:r>
      <w:r w:rsidRPr="00FE70C5">
        <w:rPr>
          <w:noProof/>
          <w:lang w:val="en-US"/>
        </w:rPr>
        <w:t>.</w:t>
      </w:r>
      <w:r w:rsidRPr="00000B6F">
        <w:rPr>
          <w:lang w:val="en-US"/>
        </w:rPr>
        <w:t xml:space="preserve"> Most CMIP6</w:t>
      </w:r>
      <w:r w:rsidR="004B1039">
        <w:rPr>
          <w:lang w:val="en-US"/>
        </w:rPr>
        <w:t>-PMIP4</w:t>
      </w:r>
      <w:r w:rsidRPr="00000B6F">
        <w:rPr>
          <w:lang w:val="en-US"/>
        </w:rPr>
        <w:t xml:space="preserve"> models simulate slightly stronger AMOC, but no strong deepening of </w:t>
      </w:r>
      <w:r w:rsidR="004B1039">
        <w:rPr>
          <w:lang w:val="en-US"/>
        </w:rPr>
        <w:t>the AMOC</w:t>
      </w:r>
      <w:r w:rsidRPr="00000B6F">
        <w:rPr>
          <w:lang w:val="en-US"/>
        </w:rPr>
        <w:t xml:space="preserve"> </w:t>
      </w:r>
      <w:r>
        <w:rPr>
          <w:lang w:val="en-US"/>
        </w:rPr>
        <w:fldChar w:fldCharType="begin" w:fldLock="1"/>
      </w:r>
      <w:r w:rsidR="00713B77">
        <w:rPr>
          <w:lang w:val="en-US"/>
        </w:rPr>
        <w:instrText>ADDIN CSL_CITATION { "citationItems" : [ { "id" : "ITEM-1", "itemData" : { "author" : [ { "dropping-particle" : "", "family" : "Kageyama", "given" : "M", "non-dropping-particle" : "", "parse-names" : false, "suffix" : "" }, { "dropping-particle" : "", "family" : "Harrison", "given" : "S P", "non-dropping-particle" : "", "parse-names" : false, "suffix" : "" }, { "dropping-particle" : "", "family" : "Kapsch", "given" : "M.-L.", "non-dropping-particle" : "", "parse-names" : false, "suffix" : "" }, { "dropping-particle" : "", "family" : "L\u00f6fverstr\u00f6m", "given" : "M", "non-dropping-particle" : "", "parse-names" : false, "suffix" : "" }, { "dropping-particle" : "", "family" : "Lora", "given" : "J M", "non-dropping-particle" : "", "parse-names" : false, "suffix" : "" }, { "dropping-particle" : "", "family" : "Mikolajewicz", "given" : "U", "non-dropping-particle" : "", "parse-names" : false, "suffix" : "" }, { "dropping-particle" : "", "family" : "Sherriff-Tadano", "given" : "S", "non-dropping-particle" : "", "parse-names" : false, "suffix" : "" }, { "dropping-particle" : "", "family" : "Vadsaria", "given" : "T", "non-dropping-particle" : "", "parse-names" : false, "suffix" : "" }, { "dropping-particle" : "", "family" : "Abe-Ouchi", "given" : "A", "non-dropping-particle" : "", "parse-names" : false, "suffix" : "" }, { "dropping-particle" : "", "family" : "Bouttes", "given" : "N", "non-dropping-particle" : "", "parse-names" : false, "suffix" : "" }, { "dropping-particle" : "", "family" : "Chandan", "given" : "D", "non-dropping-particle" : "", "parse-names" : false, "suffix" : "" }, { "dropping-particle" : "", "family" : "LeGrande", "given" : "A N", "non-dropping-particle" : "", "parse-names" : false, "suffix" : "" }, { "dropping-particle" : "", "family" : "Lhardy", "given" : "F", "non-dropping-particle" : "", "parse-names" : false, "suffix" : "" }, { "dropping-particle" : "", "family" : "Lohmann", "given" : "G", "non-dropping-particle" : "", "parse-names" : false, "suffix" : "" }, { "dropping-particle" : "", "family" : "Morozova", "given" : "P A", "non-dropping-particle" : "", "parse-names" : false, "suffix" : "" }, { "dropping-particle" : "", "family" : "Ohgaito", "given" : "R", "non-dropping-particle" : "", "parse-names" : false, "suffix" : "" }, { "dropping-particle" : "", "family" : "Peltier", "given" : "W R", "non-dropping-particle" : "", "parse-names" : false, "suffix" : "" }, { "dropping-particle" : "", "family" : "Quiquet", "given" : "A", "non-dropping-particle" : "", "parse-names" : false, "suffix" : "" }, { "dropping-particle" : "", "family" : "Roche", "given" : "D M", "non-dropping-particle" : "", "parse-names" : false, "suffix" : "" }, { "dropping-particle" : "", "family" : "Shi", "given" : "X", "non-dropping-particle" : "", "parse-names" : false, "suffix" : "" }, { "dropping-particle" : "", "family" : "Schmittner", "given" : "A", "non-dropping-particle" : "", "parse-names" : false, "suffix" : "" }, { "dropping-particle" : "", "family" : "Tierney", "given" : "J E", "non-dropping-particle" : "", "parse-names" : false, "suffix" : "" }, { "dropping-particle" : "", "family" : "Volodin", "given" : "E", "non-dropping-particle" : "", "parse-names" : false, "suffix" : "" } ], "container-title" : "Climate of the Past", "id" : "ITEM-1", "issued" : { "date-parts" : [ [ "2021" ] ] }, "title" : "The PMIP4-CMIP6 Last Glacial Maximum experiments: preliminary results and comparison with the PMIP3-CMIP5 simulations", "translator" : [ { "dropping-particle" : "", "family" : "J3527", "given" : "", "non-dropping-particle" : "", "parse-names" : false, "suffix" : "" } ], "type" : "article-journal", "volume" : "(in press)" }, "uris" : [ "http://www.mendeley.com/documents/?uuid=c3250ecc-8780-4dfd-8148-4701974ca48c" ] } ], "mendeley" : { "formattedCitation" : "(Kageyama et al., 2021a)", "plainTextFormattedCitation" : "(Kageyama et al., 2021a)", "previouslyFormattedCitation" : "(Kageyama et al., 2021a)" }, "properties" : { "noteIndex" : 0 }, "schema" : "https://github.com/citation-style-language/schema/raw/master/csl-citation.json" }</w:instrText>
      </w:r>
      <w:r>
        <w:rPr>
          <w:lang w:val="en-US"/>
        </w:rPr>
        <w:fldChar w:fldCharType="separate"/>
      </w:r>
      <w:r w:rsidR="00393F8C">
        <w:rPr>
          <w:noProof/>
          <w:lang w:val="en-US"/>
        </w:rPr>
        <w:t>(Kageyama et al., 2021a)</w:t>
      </w:r>
      <w:r>
        <w:rPr>
          <w:lang w:val="en-US"/>
        </w:rPr>
        <w:fldChar w:fldCharType="end"/>
      </w:r>
      <w:r w:rsidRPr="00000B6F">
        <w:rPr>
          <w:lang w:val="en-US"/>
        </w:rPr>
        <w:t xml:space="preserve">, while most other PMIP4 models simulate a strengthening and strong deepening of the AMOC, as was the case for the PMIP3 models </w:t>
      </w:r>
      <w:r w:rsidRPr="00DB6442">
        <w:fldChar w:fldCharType="begin" w:fldLock="1"/>
      </w:r>
      <w:r w:rsidR="00E719C0">
        <w:rPr>
          <w:lang w:val="en-US"/>
        </w:rPr>
        <w:instrText>ADDIN CSL_CITATION { "citationItems" : [ { "id" : "ITEM-1", "itemData" : { "DOI" : "10.1002/2015GL064583", "abstract" : "Abstract Previous Paleoclimate Model Intercomparison Project (PMIP) simulations of the Last Glacial Maximum (LGM) Atlantic Meridional Overturning Circulation (AMOC) showed dissimilar results on transports and structure. Here we analyze the most recent PMIP3 models, which show a consistent increase (on average by 41 \u00b1 26%) and deepening (663 \u00b1 550\u00a0m) of the AMOC with respect to preindustrial simulations, in contrast to some reconstructions from proxy data. Simulations run with the University of Victoria (UVic) ocean circulation model suggest that this is caused by changes in the Northern Hemisphere wind stress, brought about by the presence of ice sheets over North America in the LGM. When forced with LGM wind stress anomalies from PMIP3 models, the UVic model responds with an increase of the northward salt transport in the North Atlantic, which strengthens North Atlantic Deep Water formation and the AMOC. These results improve our understanding of the LGM AMOC's driving forces and suggest that some ocean mechanisms may not be correctly represented in PMIP3 models or some proxy data may need reinterpretation.", "author" : [ { "dropping-particle" : "", "family" : "Muglia", "given" : "Juan", "non-dropping-particle" : "", "parse-names" : false, "suffix" : "" }, { "dropping-particle" : "", "family" : "Schmittner", "given" : "Andreas", "non-dropping-particle" : "", "parse-names" : false, "suffix" : "" } ], "container-title" : "Geophysical Research Letters", "id" : "ITEM-1", "issue" : "22", "issued" : { "date-parts" : [ [ "2015" ] ] }, "page" : "9862-9868", "title" : "Glacial Atlantic overturning increased by wind stress in climate models", "translator" : [ { "dropping-particle" : "", "family" : "J6528", "given" : "", "non-dropping-particle" : "", "parse-names" : false, "suffix" : "" } ], "type" : "article-journal", "volume" : "42" }, "uris" : [ "http://www.mendeley.com/documents/?uuid=d55febc7-72b8-4d35-8fd4-8a5176802bd2" ] }, { "id" : "ITEM-2", "itemData" : { "DOI" : "10.1007/s00382-017-3780-0", "ISSN" : "1432-0894", "abstract" : "Coupled modeling studies have recently shown that the existence of the glacial ice sheets intensifies the Atlantic meridional overturning circulation (AMOC). However, most models show a strong AMOC in their simulations of the Last Glacial Maximum (LGM), which is biased compared to reconstructions that indicate both a weaker and stronger AMOC during the LGM. Therefore, a detailed investigation of the mechanism behind this intensification of the AMOC is important for a better understanding of the glacial climate and the LGM AMOC. Here, various numerical simulations are conducted to focus on the effect of wind changes due to glacial ice sheets on the AMOC and the crucial region where the wind modifies the AMOC. First, from atmospheric general circulation model experiments, the effect of glacial ice sheets on the surface wind is evaluated. Second, from ocean general circulation model experiments, the influence of the wind stress change on the AMOC is evaluated by applying wind stress anomalies regionally or at different magnitudes as a boundary condition. These experiments demonstrate that glacial ice sheets intensify the AMOC through an increase in the wind stress at the North Atlantic mid-latitudes, which is induced by the North American ice sheet. This intensification of the AMOC is caused by the increased oceanic horizontal and vertical transport of salt, while the change in sea ice transport has an opposite, though minor, effect. Experiments further show that the Eurasian ice sheet intensifies the AMOC by directly affecting the deep-water formation in the Norwegian Sea.", "author" : [ { "dropping-particle" : "", "family" : "Sherriff-Tadano", "given" : "Sam", "non-dropping-particle" : "", "parse-names" : false, "suffix" : "" }, { "dropping-particle" : "", "family" : "Abe-Ouchi", "given" : "Ayako", "non-dropping-particle" : "", "parse-names" : false, "suffix" : "" }, { "dropping-particle" : "", "family" : "Yoshimori", "given" : "Masakazu", "non-dropping-particle" : "", "parse-names" : false, "suffix" : "" }, { "dropping-particle" : "", "family" : "Oka", "given" : "Akira", "non-dropping-particle" : "", "parse-names" : false, "suffix" : "" }, { "dropping-particle" : "", "family" : "Chan", "given" : "Wing-Le", "non-dropping-particle" : "", "parse-names" : false, "suffix" : "" } ], "container-title" : "Climate Dynamics", "id" : "ITEM-2", "issue" : "7", "issued" : { "date-parts" : [ [ "2018" ] ] }, "page" : "2881-2903", "title" : "Influence of glacial ice sheets on the Atlantic meridional overturning circulation through surface wind change", "translator" : [ { "dropping-particle" : "", "family" : "J6517", "given" : "", "non-dropping-particle" : "", "parse-names" : false, "suffix" : "" } ], "type" : "article-journal", "volume" : "50" }, "uris" : [ "http://www.mendeley.com/documents/?uuid=1df5a1c7-b1e8-4299-a497-2da21be1658b" ] } ], "mendeley" : { "formattedCitation" : "(Muglia and Schmittner, 2015; Sherriff-Tadano et al., 2018)", "plainTextFormattedCitation" : "(Muglia and Schmittner, 2015; Sherriff-Tadano et al., 2018)", "previouslyFormattedCitation" : "(Muglia and Schmittner, 2015; Sherriff-Tadano et al., 2018)" }, "properties" : { "noteIndex" : 0 }, "schema" : "https://github.com/citation-style-language/schema/raw/master/csl-citation.json" }</w:instrText>
      </w:r>
      <w:r w:rsidRPr="00DB6442">
        <w:fldChar w:fldCharType="separate"/>
      </w:r>
      <w:r w:rsidR="00393F8C">
        <w:rPr>
          <w:noProof/>
          <w:lang w:val="en-US"/>
        </w:rPr>
        <w:t>(Muglia and Schmittner, 2015; Sherriff-Tadano et al., 2018)</w:t>
      </w:r>
      <w:r w:rsidRPr="00DB6442">
        <w:fldChar w:fldCharType="end"/>
      </w:r>
      <w:r w:rsidRPr="00000B6F">
        <w:rPr>
          <w:lang w:val="en-US"/>
        </w:rPr>
        <w:t xml:space="preserve">. Only one model (CESM1.2) shows a shoaling of LGM AMOC which is consistent with reconstructions </w:t>
      </w:r>
      <w:r w:rsidRPr="00DB6442">
        <w:fldChar w:fldCharType="begin" w:fldLock="1"/>
      </w:r>
      <w:r w:rsidR="00E719C0">
        <w:rPr>
          <w:lang w:val="en-US"/>
        </w:rPr>
        <w:instrText>ADDIN CSL_CITATION { "citationItems" : [ { "id" : "ITEM-1", "itemData" : { "DOI" : "10.1002/2017GL073936", "abstract" : "Abstract Antarctic sea-ice formation plays a key role in shaping the abyssal overturning circulation and stratification in all ocean basins, by driving surface buoyancy loss through the associated brine rejection. Changes in Antarctic sea ice have therefore been suggested as drivers of major glacial-interglacial ocean circulation rearrangements. Here, the relationship between Antarctic sea ice, buoyancy loss, deep-ocean stratification, and overturning circulation is investigated in Last Glacial Maximum and preindustrial simulations from the Paleoclimate Modelling Intercomparison Project (PMIP). The simulations show substantial intermodel differences in their representation of the glacial deep-ocean state and circulation, which is often at odds with the geological evidence. We argue that these apparent inconsistencies can largely be attributed to differing (and likely insufficient) Antarctic sea-ice formation. Discrepancies can be further amplified by short integration times. Deep-ocean equilibration and sea-ice representation should, therefore, be carefully evaluated in the forthcoming PMIP4 simulations.", "author" : [ { "dropping-particle" : "", "family" : "Marzocchi", "given" : "Alice", "non-dropping-particle" : "", "parse-names" : false, "suffix" : "" }, { "dropping-particle" : "", "family" : "Jansen", "given" : "Malte F", "non-dropping-particle" : "", "parse-names" : false, "suffix" : "" } ], "container-title" : "Geophysical Research Letters", "id" : "ITEM-1", "issue" : "12", "issued" : { "date-parts" : [ [ "2017" ] ] }, "page" : "6286-6295", "title" : "Connecting Antarctic sea ice to deep-ocean circulation in modern and glacial climate simulations", "translator" : [ { "dropping-particle" : "", "family" : "J6518", "given" : "", "non-dropping-particle" : "", "parse-names" : false, "suffix" : "" } ], "type" : "article-journal", "volume" : "44" }, "uris" : [ "http://www.mendeley.com/documents/?uuid=0ff2aac7-43bf-4859-bb9a-c9b46493bd18" ] }, { "id" : "ITEM-2", "itemData" : { "DOI" : "10.1007/s00382-017-3780-0", "ISSN" : "1432-0894", "abstract" : "Coupled modeling studies have recently shown that the existence of the glacial ice sheets intensifies the Atlantic meridional overturning circulation (AMOC). However, most models show a strong AMOC in their simulations of the Last Glacial Maximum (LGM), which is biased compared to reconstructions that indicate both a weaker and stronger AMOC during the LGM. Therefore, a detailed investigation of the mechanism behind this intensification of the AMOC is important for a better understanding of the glacial climate and the LGM AMOC. Here, various numerical simulations are conducted to focus on the effect of wind changes due to glacial ice sheets on the AMOC and the crucial region where the wind modifies the AMOC. First, from atmospheric general circulation model experiments, the effect of glacial ice sheets on the surface wind is evaluated. Second, from ocean general circulation model experiments, the influence of the wind stress change on the AMOC is evaluated by applying wind stress anomalies regionally or at different magnitudes as a boundary condition. These experiments demonstrate that glacial ice sheets intensify the AMOC through an increase in the wind stress at the North Atlantic mid-latitudes, which is induced by the North American ice sheet. This intensification of the AMOC is caused by the increased oceanic horizontal and vertical transport of salt, while the change in sea ice transport has an opposite, though minor, effect. Experiments further show that the Eurasian ice sheet intensifies the AMOC by directly affecting the deep-water formation in the Norwegian Sea.", "author" : [ { "dropping-particle" : "", "family" : "Sherriff-Tadano", "given" : "Sam", "non-dropping-particle" : "", "parse-names" : false, "suffix" : "" }, { "dropping-particle" : "", "family" : "Abe-Ouchi", "given" : "Ayako", "non-dropping-particle" : "", "parse-names" : false, "suffix" : "" }, { "dropping-particle" : "", "family" : "Yoshimori", "given" : "Masakazu", "non-dropping-particle" : "", "parse-names" : false, "suffix" : "" }, { "dropping-particle" : "", "family" : "Oka", "given" : "Akira", "non-dropping-particle" : "", "parse-names" : false, "suffix" : "" }, { "dropping-particle" : "", "family" : "Chan", "given" : "Wing-Le", "non-dropping-particle" : "", "parse-names" : false, "suffix" : "" } ], "container-title" : "Climate Dynamics", "id" : "ITEM-2", "issue" : "7", "issued" : { "date-parts" : [ [ "2018" ] ] }, "page" : "2881-2903", "title" : "Influence of glacial ice sheets on the Atlantic meridional overturning circulation through surface wind change", "translator" : [ { "dropping-particle" : "", "family" : "J6517", "given" : "", "non-dropping-particle" : "", "parse-names" : false, "suffix" : "" } ], "type" : "article-journal", "volume" : "50" }, "uris" : [ "http://www.mendeley.com/documents/?uuid=1df5a1c7-b1e8-4299-a497-2da21be1658b" ] } ], "mendeley" : { "formattedCitation" : "(Marzocchi and Jansen, 2017; Sherriff-Tadano et al., 2018)", "plainTextFormattedCitation" : "(Marzocchi and Jansen, 2017; Sherriff-Tadano et al., 2018)", "previouslyFormattedCitation" : "(Marzocchi and Jansen, 2017; Sherriff-Tadano et al., 2018)" }, "properties" : { "noteIndex" : 0 }, "schema" : "https://github.com/citation-style-language/schema/raw/master/csl-citation.json" }</w:instrText>
      </w:r>
      <w:r w:rsidRPr="00DB6442">
        <w:fldChar w:fldCharType="separate"/>
      </w:r>
      <w:r w:rsidR="00393F8C">
        <w:rPr>
          <w:noProof/>
          <w:lang w:val="en-US"/>
        </w:rPr>
        <w:t>(Marzocchi and Jansen, 2017; Sherriff-Tadano et al., 2018)</w:t>
      </w:r>
      <w:r w:rsidRPr="00DB6442">
        <w:fldChar w:fldCharType="end"/>
      </w:r>
      <w:r w:rsidRPr="00000B6F">
        <w:rPr>
          <w:lang w:val="en-US"/>
        </w:rPr>
        <w:t xml:space="preserve">. </w:t>
      </w:r>
    </w:p>
    <w:p w14:paraId="499AFAC4" w14:textId="77777777" w:rsidR="00CE1769" w:rsidRDefault="00CE1769" w:rsidP="00CE1769">
      <w:pPr>
        <w:pStyle w:val="AR6BodyText"/>
        <w:rPr>
          <w:lang w:val="en-US"/>
        </w:rPr>
      </w:pPr>
    </w:p>
    <w:p w14:paraId="5993105C" w14:textId="42E2D500" w:rsidR="00CE1769" w:rsidRDefault="00CE1769" w:rsidP="00CE1769">
      <w:pPr>
        <w:pStyle w:val="AR6BodyText"/>
        <w:rPr>
          <w:lang w:val="en-US"/>
        </w:rPr>
      </w:pPr>
      <w:r w:rsidRPr="00F036C7">
        <w:rPr>
          <w:lang w:val="en-US"/>
        </w:rPr>
        <w:t xml:space="preserve">17 PMIP4 models completed </w:t>
      </w:r>
      <w:r w:rsidR="006A406E" w:rsidRPr="006A406E">
        <w:rPr>
          <w:lang w:val="en-US"/>
        </w:rPr>
        <w:t>Last Interglacial</w:t>
      </w:r>
      <w:r w:rsidRPr="00F036C7">
        <w:rPr>
          <w:lang w:val="en-US"/>
        </w:rPr>
        <w:t xml:space="preserve"> simulations </w:t>
      </w:r>
      <w:r>
        <w:rPr>
          <w:lang w:val="en-US"/>
        </w:rPr>
        <w:fldChar w:fldCharType="begin" w:fldLock="1"/>
      </w:r>
      <w:r w:rsidR="00E719C0">
        <w:rPr>
          <w:lang w:val="en-US"/>
        </w:rPr>
        <w:instrText>ADDIN CSL_CITATION { "citationItems" : [ { "id" : "ITEM-1", "itemData" : { "DOI" : "10.5194/cp-17-63-2021", "ISSN" : "18149332", "abstract" : "The modeling of paleoclimate, using physically based tools, is increasingly seen as a strong out-of-sample test of the models that are used for the projection of future climate changes. New to the Coupled Model Intercomparison Project (CMIP6) is the Tier 1 Last Interglacial experiment for 127 000 years ago (lig127k), designed to address the climate responses to stronger orbital forcing than the mid- Holocene experiment, using the same state-of-the-art models as for the future and following a common experimental protocol. Here we present a first analysis of a multi-model ensemble of 17 climate models, all of which have completed the CMIP6 DECK (Diagnostic, Evaluation and Characterization of Klima) experiments. The equilibrium climate sensitivity (ECS) of these models varies from 1.8 to 5.6 C. The seasonal character of the insolation anomalies results in strong summer warming over the Northern Hemisphere continents in the lig127k ensemble as compared to the CMIP6 piControl and much-reduced minimum sea ice in the Arctic. The multi-model results indicate enhanced summer monsoonal precipitation in the Northern Hemisphere and reductions in the Southern Hemisphere. These responses are greater in the lig127k than the CMIP6 midHolocene simulations as expected from the larger insolation anomalies at 127 than 6 ka. New synthesis for surface temperature and precipitation, targeted for 127 ka, have been developed for comparison to the multi-model ensemble. The lig127k model ensemble and data reconstructions are in good agreement for summer temperature anomalies over Canada, Scandinavia, and the North Atlantic and for precipitation over the Northern Hemisphere continents. The model-data comparisons and mismatches point to further study of the sensitivity of the simulations to uncertainties in the boundary conditions and of the uncertainties and sparse coverage in current proxy reconstructions. The CMIP6-Paleoclimate Modeling Intercomparison Project (PMIP4) lig127k simulations, in combination with the proxy record, improve our confidence in future projections of monsoons, surface temperature, and Arctic sea ice, thus providing a key target for model evaluation and optimization.", "author" : [ { "dropping-particle" : "", "family" : "Otto-Bliesner", "given" : "Bette L.", "non-dropping-particle" : "", "parse-names" : false, "suffix" : "" }, { "dropping-particle" : "", "family" : "Brady", "given" : "Esther C.", "non-dropping-particle" : "", "parse-names" : false, "suffix" : "" }, { "dropping-particle" : "", "family" : "Zhao", "given" : "Anni", "non-dropping-particle" : "", "parse-names" : false, "suffix" : "" }, { "dropping-particle" : "", "family" : "Brierley", "given" : "Chris M.", "non-dropping-particle" : "", "parse-names" : false, "suffix" : "" }, { "dropping-particle" : "", "family" : "Axford", "given" : "Yarrow", "non-dropping-particle" : "", "parse-names" : false, "suffix" : "" }, { "dropping-particle" : "", "family" : "Capron", "given" : "Emilie", "non-dropping-particle" : "", "parse-names" : false, "suffix" : "" }, { "dropping-particle" : "", "family" : "Govin", "given" : "Aline", "non-dropping-particle" : "", "parse-names" : false, "suffix" : "" }, { "dropping-particle" : "", "family" : "Hoffman", "given" : "Jeremy S.", "non-dropping-particle" : "", "parse-names" : false, "suffix" : "" }, { "dropping-particle" : "", "family" : "Isaacs", "given" : "Elizabeth", "non-dropping-particle" : "", "parse-names" : false, "suffix" : "" }, { "dropping-particle" : "", "family" : "Kageyama", "given" : "Masa", "non-dropping-particle" : "", "parse-names" : false, "suffix" : "" }, { "dropping-particle" : "", "family" : "Scussolini", "given" : "Paolo", "non-dropping-particle" : "", "parse-names" : false, "suffix" : "" }, { "dropping-particle" : "", "family" : "Tzedakis", "given" : "Polychronis C.", "non-dropping-particle" : "", "parse-names" : false, "suffix" : "" }, { "dropping-particle" : "", "family" : "Williams", "given" : "Charles J.R.", "non-dropping-particle" : "", "parse-names" : false, "suffix" : "" }, { "dropping-particle" : "", "family" : "Wolff", "given" : "Eric",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"Ramos Buarque", "given" : "Silvana", "non-dropping-particle" : "", "parse-names" : false, "suffix" : "" }, { "dropping-particle" : "", "family" : "Cao", "given" : "Jian", "non-dropping-particle" : "", "parse-names" : false, "suffix" : "" }, { "dropping-particle" : "", "family" : "Vernal", "given" : "Anne", "non-dropping-particle" : "De", "parse-names" : false, "suffix" : "" }, { "dropping-particle" : "", "family" : "Vittoria Guarino", "given" : "Maria",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"Morozova", "given" : "Polina A.", "non-dropping-particle" : "", "parse-names" : false, "suffix" : "" }, { "dropping-particle" : "", "family" : "Nisancioglu", "given" : "Kerim H.", "non-dropping-particle" : "", "parse-names" : false, "suffix" : "" }, { "dropping-particle" : "", "family" : "O'Ishi", "given" : "Ryouta", "non-dropping-particle" : "", "parse-names" : false, "suffix" : "" }, { "dropping-particle" : "", "family" : "M\u00e9lia", "given" : "David Salas Y.", "non-dropping-particle" : "", "parse-names" : false, "suffix" : "" }, { "dropping-particle" : "", "family" : "Shi", "given" : "Xiaoxu", "non-dropping-particle" : "", "parse-names" : false, "suffix" : "" }, { "dropping-particle" : "", "family" : "Sicard", "given" : "Marie", "non-dropping-particle" : "", "parse-names" : false, "suffix" : "" }, { "dropping-particle" : "", "family" : "Sime", "given" : "Louise", "non-dropping-particle" : "", "parse-names" : false, "suffix" : "" }, { "dropping-particle" : "", "family" : "Stepanek", "given" : "Christian", "non-dropping-particle" : "", "parse-names" : false, "suffix" : "" }, { "dropping-particle" : "", "family" : "Tomas", "given" : "Robert", "non-dropping-particle" : "", "parse-names" : false, "suffix" : "" }, { "dropping-particle" : "", "family" : "Volodin", "given" : "Evgeny", "non-dropping-particle" : "", "parse-names" : false, "suffix" : "" }, { "dropping-particle" : "", "family" : "Yeung", "given" : "Nicholas K.H.", "non-dropping-particle" : "", "parse-names" : false, "suffix" : "" }, { "dropping-particle" : "", "family" : "Zhang", "given" : "Qiong",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"ITEM-1", "issue" : "1", "issued" : { "date-parts" : [ [ "2021" ] ] }, "title" : "Large-scale features of Last Interglacial climate: Results from evaluating the lig127k simulations for the Coupled Model Intercomparison Project (CMIP6)-Paleoclimate Modeling Intercomparison Project (PMIP4)", "translator" : [ { "dropping-particle" : "", "family" : "J6945", "given" : "", "non-dropping-particle" : "", "parse-names" : false, "suffix" : "" } ], "type" : "article-journal", "volume" : "17" }, "uris" : [ "http://www.mendeley.com/documents/?uuid=200f92e0-f9d9-4223-88fe-37dd14b18f53" ] } ], "mendeley" : { "formattedCitation" : "(Otto-Bliesner et al., 2021)", "plainTextFormattedCitation" : "(Otto-Bliesner et al., 2021)", "previouslyFormattedCitation" : "(Otto-Bliesner et al., 2021)" }, "properties" : { "noteIndex" : 0 }, "schema" : "https://github.com/citation-style-language/schema/raw/master/csl-citation.json" }</w:instrText>
      </w:r>
      <w:r>
        <w:rPr>
          <w:lang w:val="en-US"/>
        </w:rPr>
        <w:fldChar w:fldCharType="separate"/>
      </w:r>
      <w:r w:rsidR="00393F8C">
        <w:rPr>
          <w:noProof/>
          <w:lang w:val="en-US"/>
        </w:rPr>
        <w:t>(Otto-Bliesner et al., 2021)</w:t>
      </w:r>
      <w:r>
        <w:rPr>
          <w:lang w:val="en-US"/>
        </w:rPr>
        <w:fldChar w:fldCharType="end"/>
      </w:r>
      <w:r w:rsidRPr="00F036C7">
        <w:rPr>
          <w:lang w:val="en-US"/>
        </w:rPr>
        <w:t xml:space="preserve">. The comparison to reconstructions is generally good, </w:t>
      </w:r>
      <w:r>
        <w:rPr>
          <w:lang w:val="en-US"/>
        </w:rPr>
        <w:t>except for some d</w:t>
      </w:r>
      <w:r w:rsidRPr="00F036C7">
        <w:rPr>
          <w:lang w:val="en-US"/>
        </w:rPr>
        <w:t xml:space="preserve">iscrepancies, </w:t>
      </w:r>
      <w:r w:rsidR="004B1039">
        <w:rPr>
          <w:lang w:val="en-US"/>
        </w:rPr>
        <w:t>such as</w:t>
      </w:r>
      <w:r w:rsidRPr="00F036C7">
        <w:rPr>
          <w:lang w:val="en-US"/>
        </w:rPr>
        <w:t xml:space="preserve"> for upwelling systems </w:t>
      </w:r>
      <w:del w:id="3466" w:author="Sara M Tuson" w:date="2021-06-29T12:08:00Z">
        <w:r w:rsidDel="0014706F">
          <w:rPr>
            <w:lang w:val="en-US"/>
          </w:rPr>
          <w:delText xml:space="preserve">such as </w:delText>
        </w:r>
      </w:del>
      <w:r>
        <w:rPr>
          <w:lang w:val="en-US"/>
        </w:rPr>
        <w:t xml:space="preserve">in the </w:t>
      </w:r>
      <w:r w:rsidRPr="00F036C7">
        <w:rPr>
          <w:lang w:val="en-US"/>
        </w:rPr>
        <w:t xml:space="preserve">South East Atlantic or resulting from local melting of remnant ice sheets </w:t>
      </w:r>
      <w:r>
        <w:rPr>
          <w:lang w:val="en-US"/>
        </w:rPr>
        <w:t xml:space="preserve">absent in the </w:t>
      </w:r>
      <w:r w:rsidR="006A406E" w:rsidRPr="00E457C1">
        <w:rPr>
          <w:lang w:val="en-US"/>
        </w:rPr>
        <w:t>Last Interglacial simulation</w:t>
      </w:r>
      <w:r>
        <w:rPr>
          <w:lang w:val="en-US"/>
        </w:rPr>
        <w:t xml:space="preserve"> </w:t>
      </w:r>
      <w:r w:rsidRPr="00F036C7">
        <w:rPr>
          <w:lang w:val="en-US"/>
        </w:rPr>
        <w:t>protocol. All models simulate a decrease in Arctic sea ice in summer</w:t>
      </w:r>
      <w:r>
        <w:rPr>
          <w:lang w:val="en-US"/>
        </w:rPr>
        <w:t>, commensurate with increased summer insolation</w:t>
      </w:r>
      <w:r w:rsidR="004B1039">
        <w:rPr>
          <w:lang w:val="en-US"/>
        </w:rPr>
        <w:t>, while</w:t>
      </w:r>
      <w:r w:rsidRPr="00F036C7">
        <w:rPr>
          <w:lang w:val="en-US"/>
        </w:rPr>
        <w:t xml:space="preserve"> </w:t>
      </w:r>
      <w:r>
        <w:rPr>
          <w:lang w:val="en-US"/>
        </w:rPr>
        <w:t>some</w:t>
      </w:r>
      <w:r w:rsidRPr="00F036C7">
        <w:rPr>
          <w:lang w:val="en-US"/>
        </w:rPr>
        <w:t xml:space="preserve"> models </w:t>
      </w:r>
      <w:r>
        <w:rPr>
          <w:lang w:val="en-US"/>
        </w:rPr>
        <w:t xml:space="preserve">even </w:t>
      </w:r>
      <w:r w:rsidRPr="00F036C7">
        <w:rPr>
          <w:lang w:val="en-US"/>
        </w:rPr>
        <w:t xml:space="preserve">simulate a large or complete loss </w:t>
      </w:r>
      <w:r>
        <w:rPr>
          <w:lang w:val="en-US"/>
        </w:rPr>
        <w:fldChar w:fldCharType="begin" w:fldLock="1"/>
      </w:r>
      <w:r w:rsidR="007F62B7">
        <w:rPr>
          <w:lang w:val="en-US"/>
        </w:rPr>
        <w:instrText>ADDIN CSL_CITATION { "citationItems" : [ { "id" : "ITEM-1", "itemData" : { "DOI" : "10.1038/s41558-020-0865-2", "ISSN" : "1758-6798", "abstract" : "The Last Interglacial (LIG), a warmer period 130,000\u2013116,000 years before present, is a potential analogue for future climate change. Stronger LIG summertime insolation at high northern latitudes drove Arctic land summer temperatures 4\u20135\u2009\u00b0C higher than in the pre-industrial era. Climate model simulations have previously failed to capture these elevated temperatures, possibly because they were unable to correctly capture LIG sea-ice changes. Here, we show that the latest version of the fully coupled UK Hadley Center climate model (HadGEM3) simulates a more accurate Arctic LIG climate, including elevated temperatures. Improved model physics, including a sophisticated sea-ice melt-pond scheme, result in a complete simulated loss of Arctic sea ice in summer during the LIG, which has yet to be simulated in past generations of models. This ice-free Arctic yields a compelling solution to the long-standing puzzle of what drove LIG Arctic warmth and supports a fast retreat of future Arctic summer sea ice.", "author" : [ { "dropping-particle" : "", "family" : "Guarino", "given" : "Maria-Vittoria", "non-dropping-particle" : "", "parse-names" : false, "suffix" : "" }, { "dropping-particle" : "", "family" : "Sime", "given" : "Louise C", "non-dropping-particle" : "", "parse-names" : false, "suffix" : "" }, { "dropping-particle" : "", "family" : "Schr\u00f6eder", "given" : "David", "non-dropping-particle" : "", "parse-names" : false, "suffix" : "" }, { "dropping-particle" : "", "family" : "Malmierca-Vallet", "given" : "Irene", "non-dropping-particle" : "", "parse-names" : false, "suffix" : "" }, { "dropping-particle" : "", "family" : "Rosenblum", "given" : "Erica", "non-dropping-particle" : "", "parse-names" : false, "suffix" : "" }, { "dropping-particle" : "", "family" : "Ringer", "given" : "Mark", "non-dropping-particle" : "", "parse-names" : false, "suffix" : "" }, { "dropping-particle" : "", "family" : "Ridley", "given" : "Jeff", "non-dropping-particle" : "", "parse-names" : false, "suffix" : "" }, { "dropping-particle" : "", "family" : "Feltham", "given" : "Danny", "non-dropping-particle" : "", "parse-names" : false, "suffix" : "" }, { "dropping-particle" : "", "family" : "Bitz", "given" : "Cecilia", "non-dropping-particle" : "", "parse-names" : false, "suffix" : "" }, { "dropping-particle" : "", "family" : "Steig", "given" : "Eric J", "non-dropping-particle" : "", "parse-names" : false, "suffix" : "" }, { "dropping-particle" : "", "family" : "Wolff", "given" : "Eric", "non-dropping-particle" : "", "parse-names" : false, "suffix" : "" }, { "dropping-particle" : "", "family" : "Stroeve", "given" : "Julienne", "non-dropping-particle" : "", "parse-names" : false, "suffix" : "" }, { "dropping-particle" : "", "family" : "Sellar", "given" : "Alistair", "non-dropping-particle" : "", "parse-names" : false, "suffix" : "" } ], "container-title" : "Nature Climate Change", "id" : "ITEM-1", "issue" : "10", "issued" : { "date-parts" : [ [ "2020" ] ] }, "page" : "928-932", "title" : "Sea-ice-free Arctic during the Last Interglacial supports fast future loss", "translator" : [ { "dropping-particle" : "", "family" : "J6950", "given" : "", "non-dropping-particle" : "", "parse-names" : false, "suffix" : "" } ], "type" : "article-journal", "volume" : "10" }, "uris" : [ "http://www.mendeley.com/documents/?uuid=77a73763-f709-4618-8f28-8bf903368bc1" ] }, { "id" : "ITEM-2", "itemData" : { "DOI" : "10.5194/cp-17-37-2021", "author" : [ { "dropping-particle" : "", "family" : "Kageyama", "given" : "M", "non-dropping-particle" : "", "parse-names" : false, "suffix" : "" }, { "dropping-particle" : "", "family" : "Sime", "given" : "L C", "non-dropping-particle" : "", "parse-names" : false, "suffix" : "" }, { "dropping-particle" : "", "family" : "Sicard", "given" : "M", "non-dropping-particle" : "", "parse-names" : false, "suffix" : "" }, { "dropping-particle" : "", "family" : "Guarino", "given" : "M.-V.", "non-dropping-particle" : "", "parse-names" : false, "suffix" : "" }, { "dropping-particle" : "", "family" : "Vernal", "given" : "A", "non-dropping-particle" : "de", "parse-names" : false, "suffix" : "" }, { "dropping-particle" : "", "family" : "Stein", "given" : "R", "non-dropping-particle" : "", "parse-names" : false, "suffix" : "" }, { "dropping-particle" : "", "family" : "Schroeder", "given" : "D", "non-dropping-particle" : "", "parse-names" : false, "suffix" : "" }, { "dropping-particle" : "", "family" : "Malmierca-Vallet", "given" : "I", "non-dropping-particle" : "", "parse-names" : false, "suffix" : "" }, { "dropping-particle" : "", "family" : "Abe-Ouchi", "given" : "A", "non-dropping-particle" : "", "parse-names" : false, "suffix" : "" }, { "dropping-particle" : "", "family" : "Bitz", "given" : "C", "non-dropping-particle" : "", "parse-names" : false, "suffix" : "" }, { "dropping-particle" : "", "family" : "Braconnot", "given" : "P", "non-dropping-particle" : "", "parse-names" : false, "suffix" : "" }, { "dropping-particle" : "", "family" : "Brady", "given" : "E C", "non-dropping-particle" : "", "parse-names" : false, "suffix" : "" }, { "dropping-particle" : "", "family" : "Cao", "given" : "J", "non-dropping-particle" : "", "parse-names" : false, "suffix" : "" }, { "dropping-particle" : "", "family" : "Chamberlain", "given" : "M A", "non-dropping-particle" : "", "parse-names" : false, "suffix" : "" }, { "dropping-particle" : "", "family" : "Feltham", "given" : "D",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"Meissner", "given" : "K J", "non-dropping-particle" : "", "parse-names" : false, "suffix" : "" }, { "dropping-particle" : "", "family" : "Menviel", "given" : "L", "non-dropping-particle" : "", "parse-names" : false, "suffix" : "" }, { "dropping-particle" : "", "family" : "Morozova", "given" : "P",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"O'ishi", "given" : "R", "non-dropping-particle" : "", "parse-names" : false, "suffix" : "" }, { "dropping-particle" : "", "family" : "Ramos Buarque", "given" : "S", "non-dropping-particle" : "", "parse-names" : false, "suffix" : "" }, { "dropping-particle" : "", "family" : "y Melia", "given" : "D", "non-dropping-particle" : "", "parse-names" : false, "suffix" : "" }, { "dropping-particle" : "", "family" : "Sherriff-Tadano", "given" : "S", "non-dropping-particle" : "", "parse-names" : false, "suffix" : "" }, { "dropping-particle" : "", "family" : "Stroeve", "given" : "J", "non-dropping-particle" : "", "parse-names" : false, "suffix" : "" }, { "dropping-particle" : "", "family" : "Shi", "given" : "X", "non-dropping-particle" : "", "parse-names" : false, "suffix" : "" }, { "dropping-particle" : "", "family" : "Sun", "given" : "B", "non-dropping-particle" : "", "parse-names" : false, "suffix" : "" }, { "dropping-particle" : "", "family" : "Tomas", "given" : "R A", "non-dropping-particle" : "", "parse-names" : false, "suffix" : "" }, { "dropping-particle" : "", "family" : "Volodin", "given" : "E", "non-dropping-particle" : "", "parse-names" : false, "suffix" : "" }, { "dropping-particle" : "", "family" : "Yeung", "given" : "N K H", "non-dropping-particle" : "", "parse-names" : false, "suffix" : "" }, { "dropping-particle" : "", "family" : "Zhang", "given" : "Q", "non-dropping-particle" : "", "parse-names" : false, "suffix" : "" }, { "dropping-particle" : "", "family" : "Zhang", "given" : "Z", "non-dropping-particle" : "", "parse-names" : false, "suffix" : "" }, { "dropping-particle" : "", "family" : "Zheng", "given" : "W", "non-dropping-particle" : "", "parse-names" : false, "suffix" : "" }, { "dropping-particle" : "", "family" : "Ziehn", "given" : "T", "non-dropping-particle" : "", "parse-names" : false, "suffix" : "" } ], "container-title" : "Climate of the Past", "id" : "ITEM-2", "issue" : "1", "issued" : { "date-parts" : [ [ "2021" ] ] }, "page" : "37-62", "title" : "A multi-model CMIP6-PMIP4 study of Arctic sea ice at 127 ka: sea ice data compilation and model differences", "translator" : [ { "dropping-particle" : "", "family" : "J3441", "given" : "", "non-dropping-particle" : "", "parse-names" : false, "suffix" : "" } ], "type" : "article-journal", "volume" : "17" }, "uris" : [ "http://www.mendeley.com/documents/?uuid=a37a1eb2-1583-49c0-bd77-07879fa70af9" ] } ], "mendeley" : { "formattedCitation" : "(Guarino et al., 2020; Kageyama et al., 2021b)", "plainTextFormattedCitation" : "(Guarino et al., 2020; Kageyama et al., 2021b)", "previouslyFormattedCitation" : "(Guarino et al., 2020; Kageyama et al., 2021b)" }, "properties" : { "noteIndex" : 0 }, "schema" : "https://github.com/citation-style-language/schema/raw/master/csl-citation.json" }</w:instrText>
      </w:r>
      <w:r>
        <w:rPr>
          <w:lang w:val="en-US"/>
        </w:rPr>
        <w:fldChar w:fldCharType="separate"/>
      </w:r>
      <w:r w:rsidR="00393F8C">
        <w:rPr>
          <w:noProof/>
          <w:lang w:val="en-US"/>
        </w:rPr>
        <w:t>(Guarino et al., 2020; Kageyama et al., 2021b)</w:t>
      </w:r>
      <w:r>
        <w:rPr>
          <w:lang w:val="en-US"/>
        </w:rPr>
        <w:fldChar w:fldCharType="end"/>
      </w:r>
      <w:r w:rsidRPr="00F036C7">
        <w:rPr>
          <w:lang w:val="en-US"/>
        </w:rPr>
        <w:t xml:space="preserve">. Sea ice reconstructions </w:t>
      </w:r>
      <w:r>
        <w:rPr>
          <w:lang w:val="en-US"/>
        </w:rPr>
        <w:t>for the Central Arctic are</w:t>
      </w:r>
      <w:ins w:id="3467" w:author="Sara M Tuson" w:date="2021-06-29T12:09:00Z">
        <w:r w:rsidR="0014706F">
          <w:rPr>
            <w:lang w:val="en-US"/>
          </w:rPr>
          <w:t>,</w:t>
        </w:r>
      </w:ins>
      <w:r>
        <w:rPr>
          <w:lang w:val="en-US"/>
        </w:rPr>
        <w:t xml:space="preserve"> however</w:t>
      </w:r>
      <w:ins w:id="3468" w:author="Sara M Tuson" w:date="2021-06-29T12:09:00Z">
        <w:r w:rsidR="0014706F">
          <w:rPr>
            <w:lang w:val="en-US"/>
          </w:rPr>
          <w:t>,</w:t>
        </w:r>
      </w:ins>
      <w:r>
        <w:rPr>
          <w:lang w:val="en-US"/>
        </w:rPr>
        <w:t xml:space="preserve"> too uncertain </w:t>
      </w:r>
      <w:r w:rsidRPr="00F036C7">
        <w:rPr>
          <w:lang w:val="en-US"/>
        </w:rPr>
        <w:t xml:space="preserve">to evaluate this behaviour. </w:t>
      </w:r>
      <w:r>
        <w:rPr>
          <w:lang w:val="en-US"/>
        </w:rPr>
        <w:t xml:space="preserve">The </w:t>
      </w:r>
      <w:r w:rsidR="006A406E" w:rsidRPr="006A406E">
        <w:rPr>
          <w:lang w:val="en-US"/>
        </w:rPr>
        <w:t>Last Interglacial</w:t>
      </w:r>
      <w:r>
        <w:rPr>
          <w:lang w:val="en-US"/>
        </w:rPr>
        <w:t xml:space="preserve"> simulations indicate</w:t>
      </w:r>
      <w:r w:rsidRPr="00F036C7">
        <w:rPr>
          <w:lang w:val="en-US"/>
        </w:rPr>
        <w:t xml:space="preserve"> a clear relationship between simulated sea</w:t>
      </w:r>
      <w:r w:rsidR="00E95BBB">
        <w:rPr>
          <w:lang w:val="en-US"/>
        </w:rPr>
        <w:t xml:space="preserve"> </w:t>
      </w:r>
      <w:r w:rsidRPr="00F036C7">
        <w:rPr>
          <w:lang w:val="en-US"/>
        </w:rPr>
        <w:t xml:space="preserve">ice loss and </w:t>
      </w:r>
      <w:r>
        <w:rPr>
          <w:lang w:val="en-US"/>
        </w:rPr>
        <w:t xml:space="preserve">model </w:t>
      </w:r>
      <w:r w:rsidRPr="00F036C7">
        <w:rPr>
          <w:lang w:val="en-US"/>
        </w:rPr>
        <w:t>response</w:t>
      </w:r>
      <w:r>
        <w:rPr>
          <w:lang w:val="en-US"/>
        </w:rPr>
        <w:t>s</w:t>
      </w:r>
      <w:r w:rsidRPr="00F036C7">
        <w:rPr>
          <w:lang w:val="en-US"/>
        </w:rPr>
        <w:t xml:space="preserve"> to increas</w:t>
      </w:r>
      <w:r>
        <w:rPr>
          <w:lang w:val="en-US"/>
        </w:rPr>
        <w:t>ed</w:t>
      </w:r>
      <w:r w:rsidRPr="00F036C7">
        <w:rPr>
          <w:lang w:val="en-US"/>
        </w:rPr>
        <w:t xml:space="preserve"> </w:t>
      </w:r>
      <w:r w:rsidR="007774C9">
        <w:rPr>
          <w:lang w:val="en-US"/>
        </w:rPr>
        <w:t>greenhouse gas</w:t>
      </w:r>
      <w:r w:rsidR="007774C9" w:rsidRPr="00F036C7">
        <w:rPr>
          <w:lang w:val="en-US"/>
        </w:rPr>
        <w:t xml:space="preserve"> </w:t>
      </w:r>
      <w:r>
        <w:rPr>
          <w:lang w:val="en-US"/>
        </w:rPr>
        <w:t xml:space="preserve">forcing </w:t>
      </w:r>
      <w:r w:rsidR="00F03770">
        <w:rPr>
          <w:lang w:val="en-US"/>
        </w:rPr>
        <w:fldChar w:fldCharType="begin" w:fldLock="1"/>
      </w:r>
      <w:r w:rsidR="007F62B7">
        <w:rPr>
          <w:lang w:val="en-US"/>
        </w:rPr>
        <w:instrText>ADDIN CSL_CITATION { "citationItems" : [ { "id" : "ITEM-1", "itemData" : { "DOI" : "10.5194/cp-17-63-2021", "ISSN" : "18149332", "abstract" : "The modeling of paleoclimate, using physically based tools, is increasingly seen as a strong out-of-sample test of the models that are used for the projection of future climate changes. New to the Coupled Model Intercomparison Project (CMIP6) is the Tier 1 Last Interglacial experiment for 127 000 years ago (lig127k), designed to address the climate responses to stronger orbital forcing than the mid- Holocene experiment, using the same state-of-the-art models as for the future and following a common experimental protocol. Here we present a first analysis of a multi-model ensemble of 17 climate models, all of which have completed the CMIP6 DECK (Diagnostic, Evaluation and Characterization of Klima) experiments. The equilibrium climate sensitivity (ECS) of these models varies from 1.8 to 5.6 C. The seasonal character of the insolation anomalies results in strong summer warming over the Northern Hemisphere continents in the lig127k ensemble as compared to the CMIP6 piControl and much-reduced minimum sea ice in the Arctic. The multi-model results indicate enhanced summer monsoonal precipitation in the Northern Hemisphere and reductions in the Southern Hemisphere. These responses are greater in the lig127k than the CMIP6 midHolocene simulations as expected from the larger insolation anomalies at 127 than 6 ka. New synthesis for surface temperature and precipitation, targeted for 127 ka, have been developed for comparison to the multi-model ensemble. The lig127k model ensemble and data reconstructions are in good agreement for summer temperature anomalies over Canada, Scandinavia, and the North Atlantic and for precipitation over the Northern Hemisphere continents. The model-data comparisons and mismatches point to further study of the sensitivity of the simulations to uncertainties in the boundary conditions and of the uncertainties and sparse coverage in current proxy reconstructions. The CMIP6-Paleoclimate Modeling Intercomparison Project (PMIP4) lig127k simulations, in combination with the proxy record, improve our confidence in future projections of monsoons, surface temperature, and Arctic sea ice, thus providing a key target for model evaluation and optimization.", "author" : [ { "dropping-particle" : "", "family" : "Otto-Bliesner", "given" : "Bette L.", "non-dropping-particle" : "", "parse-names" : false, "suffix" : "" }, { "dropping-particle" : "", "family" : "Brady", "given" : "Esther C.", "non-dropping-particle" : "", "parse-names" : false, "suffix" : "" }, { "dropping-particle" : "", "family" : "Zhao", "given" : "Anni", "non-dropping-particle" : "", "parse-names" : false, "suffix" : "" }, { "dropping-particle" : "", "family" : "Brierley", "given" : "Chris M.", "non-dropping-particle" : "", "parse-names" : false, "suffix" : "" }, { "dropping-particle" : "", "family" : "Axford", "given" : "Yarrow", "non-dropping-particle" : "", "parse-names" : false, "suffix" : "" }, { "dropping-particle" : "", "family" : "Capron", "given" : "Emilie", "non-dropping-particle" : "", "parse-names" : false, "suffix" : "" }, { "dropping-particle" : "", "family" : "Govin", "given" : "Aline", "non-dropping-particle" : "", "parse-names" : false, "suffix" : "" }, { "dropping-particle" : "", "family" : "Hoffman", "given" : "Jeremy S.", "non-dropping-particle" : "", "parse-names" : false, "suffix" : "" }, { "dropping-particle" : "", "family" : "Isaacs", "given" : "Elizabeth", "non-dropping-particle" : "", "parse-names" : false, "suffix" : "" }, { "dropping-particle" : "", "family" : "Kageyama", "given" : "Masa", "non-dropping-particle" : "", "parse-names" : false, "suffix" : "" }, { "dropping-particle" : "", "family" : "Scussolini", "given" : "Paolo", "non-dropping-particle" : "", "parse-names" : false, "suffix" : "" }, { "dropping-particle" : "", "family" : "Tzedakis", "given" : "Polychronis C.", "non-dropping-particle" : "", "parse-names" : false, "suffix" : "" }, { "dropping-particle" : "", "family" : "Williams", "given" : "Charles J.R.", "non-dropping-particle" : "", "parse-names" : false, "suffix" : "" }, { "dropping-particle" : "", "family" : "Wolff", "given" : "Eric", "non-dropping-particle" : "", "parse-names" : false, "suffix" : "" }, { "dropping-particle" : "", "family" : "Abe-Ouchi", "given" : "Ayako", "non-dropping-particle" : "", "parse-names" : false, "suffix" : "" }, { "dropping-particle" : "", "family" : "Braconnot", "given" : "Pascale", "non-dropping-particle" : "", "parse-names" : false, "suffix" : "" }, { "dropping-particle" : "", "family" : "Ramos Buarque", "given" : "Silvana", "non-dropping-particle" : "", "parse-names" : false, "suffix" : "" }, { "dropping-particle" : "", "family" : "Cao", "given" : "Jian", "non-dropping-particle" : "", "parse-names" : false, "suffix" : "" }, { "dropping-particle" : "", "family" : "Vernal", "given" : "Anne", "non-dropping-particle" : "De", "parse-names" : false, "suffix" : "" }, { "dropping-particle" : "", "family" : "Vittoria Guarino", "given" : "Maria", "non-dropping-particle" : "", "parse-names" : false, "suffix" : "" }, { "dropping-particle" : "", "family" : "Guo", "given" : "Chuncheng", "non-dropping-particle" : "", "parse-names" : false, "suffix" : "" }, { "dropping-particle" : "", "family" : "Legrande", "given" : "Allegra N.", "non-dropping-particle" : "", "parse-names" : false, "suffix" : "" }, { "dropping-particle" : "", "family" : "Lohmann", "given" : "Gerrit", "non-dropping-particle" : "", "parse-names" : false, "suffix" : "" }, { "dropping-particle" : "", "family" : "Meissner", "given" : "Katrin J.", "non-dropping-particle" : "", "parse-names" : false, "suffix" : "" }, { "dropping-particle" : "", "family" : "Menviel", "given" : "Laurie", "non-dropping-particle" : "", "parse-names" : false, "suffix" : "" }, { "dropping-particle" : "", "family" : "Morozova", "given" : "Polina A.", "non-dropping-particle" : "", "parse-names" : false, "suffix" : "" }, { "dropping-particle" : "", "family" : "Nisancioglu", "given" : "Kerim H.", "non-dropping-particle" : "", "parse-names" : false, "suffix" : "" }, { "dropping-particle" : "", "family" : "O'Ishi", "given" : "Ryouta", "non-dropping-particle" : "", "parse-names" : false, "suffix" : "" }, { "dropping-particle" : "", "family" : "M\u00e9lia", "given" : "David Salas Y.", "non-dropping-particle" : "", "parse-names" : false, "suffix" : "" }, { "dropping-particle" : "", "family" : "Shi", "given" : "Xiaoxu", "non-dropping-particle" : "", "parse-names" : false, "suffix" : "" }, { "dropping-particle" : "", "family" : "Sicard", "given" : "Marie", "non-dropping-particle" : "", "parse-names" : false, "suffix" : "" }, { "dropping-particle" : "", "family" : "Sime", "given" : "Louise", "non-dropping-particle" : "", "parse-names" : false, "suffix" : "" }, { "dropping-particle" : "", "family" : "Stepanek", "given" : "Christian", "non-dropping-particle" : "", "parse-names" : false, "suffix" : "" }, { "dropping-particle" : "", "family" : "Tomas", "given" : "Robert", "non-dropping-particle" : "", "parse-names" : false, "suffix" : "" }, { "dropping-particle" : "", "family" : "Volodin", "given" : "Evgeny", "non-dropping-particle" : "", "parse-names" : false, "suffix" : "" }, { "dropping-particle" : "", "family" : "Yeung", "given" : "Nicholas K.H.", "non-dropping-particle" : "", "parse-names" : false, "suffix" : "" }, { "dropping-particle" : "", "family" : "Zhang", "given" : "Qiong", "non-dropping-particle" : "", "parse-names" : false, "suffix" : "" }, { "dropping-particle" : "", "family" : "Zhang", "given" : "Zhongshi", "non-dropping-particle" : "", "parse-names" : false, "suffix" : "" }, { "dropping-particle" : "", "family" : "Zheng", "given" : "Weipeng", "non-dropping-particle" : "", "parse-names" : false, "suffix" : "" } ], "container-title" : "Climate of the Past", "id" : "ITEM-1", "issue" : "1", "issued" : { "date-parts" : [ [ "2021" ] ] }, "title" : "Large-scale features of Last Interglacial climate: Results from evaluating the lig127k simulations for the Coupled Model Intercomparison Project (CMIP6)-Paleoclimate Modeling Intercomparison Project (PMIP4)", "translator" : [ { "dropping-particle" : "", "family" : "J6945", "given" : "", "non-dropping-particle" : "", "parse-names" : false, "suffix" : "" } ], "type" : "article-journal", "volume" : "17" }, "uris" : [ "http://www.mendeley.com/documents/?uuid=200f92e0-f9d9-4223-88fe-37dd14b18f53" ] }, { "id" : "ITEM-2", "itemData" : { "DOI" : "10.5194/cp-17-37-2021", "author" : [ { "dropping-particle" : "", "family" : "Kageyama", "given" : "M", "non-dropping-particle" : "", "parse-names" : false, "suffix" : "" }, { "dropping-particle" : "", "family" : "Sime", "given" : "L C", "non-dropping-particle" : "", "parse-names" : false, "suffix" : "" }, { "dropping-particle" : "", "family" : "Sicard", "given" : "M", "non-dropping-particle" : "", "parse-names" : false, "suffix" : "" }, { "dropping-particle" : "", "family" : "Guarino", "given" : "M.-V.", "non-dropping-particle" : "", "parse-names" : false, "suffix" : "" }, { "dropping-particle" : "", "family" : "Vernal", "given" : "A", "non-dropping-particle" : "de", "parse-names" : false, "suffix" : "" }, { "dropping-particle" : "", "family" : "Stein", "given" : "R", "non-dropping-particle" : "", "parse-names" : false, "suffix" : "" }, { "dropping-particle" : "", "family" : "Schroeder", "given" : "D", "non-dropping-particle" : "", "parse-names" : false, "suffix" : "" }, { "dropping-particle" : "", "family" : "Malmierca-Vallet", "given" : "I", "non-dropping-particle" : "", "parse-names" : false, "suffix" : "" }, { "dropping-particle" : "", "family" : "Abe-Ouchi", "given" : "A", "non-dropping-particle" : "", "parse-names" : false, "suffix" : "" }, { "dropping-particle" : "", "family" : "Bitz", "given" : "C", "non-dropping-particle" : "", "parse-names" : false, "suffix" : "" }, { "dropping-particle" : "", "family" : "Braconnot", "given" : "P", "non-dropping-particle" : "", "parse-names" : false, "suffix" : "" }, { "dropping-particle" : "", "family" : "Brady", "given" : "E C", "non-dropping-particle" : "", "parse-names" : false, "suffix" : "" }, { "dropping-particle" : "", "family" : "Cao", "given" : "J", "non-dropping-particle" : "", "parse-names" : false, "suffix" : "" }, { "dropping-particle" : "", "family" : "Chamberlain", "given" : "M A", "non-dropping-particle" : "", "parse-names" : false, "suffix" : "" }, { "dropping-particle" : "", "family" : "Feltham", "given" : "D",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"Meissner", "given" : "K J", "non-dropping-particle" : "", "parse-names" : false, "suffix" : "" }, { "dropping-particle" : "", "family" : "Menviel", "given" : "L", "non-dropping-particle" : "", "parse-names" : false, "suffix" : "" }, { "dropping-particle" : "", "family" : "Morozova", "given" : "P",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"O'ishi", "given" : "R", "non-dropping-particle" : "", "parse-names" : false, "suffix" : "" }, { "dropping-particle" : "", "family" : "Ramos Buarque", "given" : "S", "non-dropping-particle" : "", "parse-names" : false, "suffix" : "" }, { "dropping-particle" : "", "family" : "y Melia", "given" : "D", "non-dropping-particle" : "", "parse-names" : false, "suffix" : "" }, { "dropping-particle" : "", "family" : "Sherriff-Tadano", "given" : "S", "non-dropping-particle" : "", "parse-names" : false, "suffix" : "" }, { "dropping-particle" : "", "family" : "Stroeve", "given" : "J", "non-dropping-particle" : "", "parse-names" : false, "suffix" : "" }, { "dropping-particle" : "", "family" : "Shi", "given" : "X", "non-dropping-particle" : "", "parse-names" : false, "suffix" : "" }, { "dropping-particle" : "", "family" : "Sun", "given" : "B", "non-dropping-particle" : "", "parse-names" : false, "suffix" : "" }, { "dropping-particle" : "", "family" : "Tomas", "given" : "R A", "non-dropping-particle" : "", "parse-names" : false, "suffix" : "" }, { "dropping-particle" : "", "family" : "Volodin", "given" : "E", "non-dropping-particle" : "", "parse-names" : false, "suffix" : "" }, { "dropping-particle" : "", "family" : "Yeung", "given" : "N K H", "non-dropping-particle" : "", "parse-names" : false, "suffix" : "" }, { "dropping-particle" : "", "family" : "Zhang", "given" : "Q", "non-dropping-particle" : "", "parse-names" : false, "suffix" : "" }, { "dropping-particle" : "", "family" : "Zhang", "given" : "Z", "non-dropping-particle" : "", "parse-names" : false, "suffix" : "" }, { "dropping-particle" : "", "family" : "Zheng", "given" : "W", "non-dropping-particle" : "", "parse-names" : false, "suffix" : "" }, { "dropping-particle" : "", "family" : "Ziehn", "given" : "T", "non-dropping-particle" : "", "parse-names" : false, "suffix" : "" } ], "container-title" : "Climate of the Past", "id" : "ITEM-2", "issue" : "1", "issued" : { "date-parts" : [ [ "2021" ] ] }, "page" : "37-62", "title" : "A multi-model CMIP6-PMIP4 study of Arctic sea ice at 127 ka: sea ice data compilation and model differences", "translator" : [ { "dropping-particle" : "", "family" : "J3441", "given" : "", "non-dropping-particle" : "", "parse-names" : false, "suffix" : "" } ], "type" : "article-journal", "volume" : "17" }, "uris" : [ "http://www.mendeley.com/documents/?uuid=a37a1eb2-1583-49c0-bd77-07879fa70af9" ] } ], "mendeley" : { "formattedCitation" : "(Kageyama et al., 2021b; Otto-Bliesner et al., 2021)", "plainTextFormattedCitation" : "(Kageyama et al., 2021b; Otto-Bliesner et al., 2021)", "previouslyFormattedCitation" : "(Kageyama et al., 2021b; Otto-Bliesner et al., 2021)" }, "properties" : { "noteIndex" : 0 }, "schema" : "https://github.com/citation-style-language/schema/raw/master/csl-citation.json" }</w:instrText>
      </w:r>
      <w:r w:rsidR="00F03770">
        <w:rPr>
          <w:lang w:val="en-US"/>
        </w:rPr>
        <w:fldChar w:fldCharType="separate"/>
      </w:r>
      <w:r w:rsidR="00393F8C">
        <w:rPr>
          <w:noProof/>
          <w:lang w:val="en-US"/>
        </w:rPr>
        <w:t>(Kageyama et al., 2021b; Otto-Bliesner et al., 2021)</w:t>
      </w:r>
      <w:r w:rsidR="00F03770">
        <w:rPr>
          <w:lang w:val="en-US"/>
        </w:rPr>
        <w:fldChar w:fldCharType="end"/>
      </w:r>
      <w:r w:rsidRPr="00F036C7">
        <w:rPr>
          <w:lang w:val="en-US"/>
        </w:rPr>
        <w:t>.</w:t>
      </w:r>
    </w:p>
    <w:p w14:paraId="79E78D7C" w14:textId="77777777" w:rsidR="00CE1769" w:rsidRPr="00E457C1" w:rsidRDefault="00CE1769" w:rsidP="00CE1769">
      <w:pPr>
        <w:pStyle w:val="AR6BodyText"/>
        <w:rPr>
          <w:lang w:val="en-US"/>
        </w:rPr>
      </w:pPr>
    </w:p>
    <w:p w14:paraId="432BB5BF" w14:textId="532C9578" w:rsidR="00CE1769" w:rsidRPr="00E457C1" w:rsidRDefault="00CE1769" w:rsidP="00CE1769">
      <w:pPr>
        <w:pStyle w:val="AR6BodyText"/>
        <w:rPr>
          <w:rFonts w:cs="Times New Roman"/>
          <w:i/>
          <w:noProof/>
          <w:lang w:val="en-US"/>
        </w:rPr>
      </w:pPr>
      <w:r w:rsidRPr="00E457C1">
        <w:rPr>
          <w:rFonts w:cs="Times New Roman"/>
          <w:noProof/>
          <w:lang w:val="en-US"/>
        </w:rPr>
        <w:t>Overall, the PMIP multi-model means agree very well (within 0.5°C of the assessed range) with GSAT reconstructed from proxies across multiple time periods, spanning a range from 6°C colder than pre</w:t>
      </w:r>
      <w:r w:rsidR="00B51290" w:rsidRPr="00E457C1">
        <w:rPr>
          <w:rFonts w:cs="Times New Roman"/>
          <w:noProof/>
          <w:lang w:val="en-US"/>
        </w:rPr>
        <w:t>-</w:t>
      </w:r>
      <w:r w:rsidRPr="00E457C1">
        <w:rPr>
          <w:rFonts w:cs="Times New Roman"/>
          <w:noProof/>
          <w:lang w:val="en-US"/>
        </w:rPr>
        <w:t>industrial (</w:t>
      </w:r>
      <w:r w:rsidR="002939A1" w:rsidRPr="00E457C1">
        <w:rPr>
          <w:rFonts w:cs="Times New Roman"/>
          <w:noProof/>
          <w:lang w:val="en-US"/>
        </w:rPr>
        <w:t>Last Glacial Maximum</w:t>
      </w:r>
      <w:r w:rsidRPr="00E457C1">
        <w:rPr>
          <w:rFonts w:cs="Times New Roman"/>
          <w:noProof/>
          <w:lang w:val="en-US"/>
        </w:rPr>
        <w:t>) to 14°C warmer than pre</w:t>
      </w:r>
      <w:r w:rsidR="00B51290" w:rsidRPr="00E457C1">
        <w:rPr>
          <w:rFonts w:cs="Times New Roman"/>
          <w:noProof/>
          <w:lang w:val="en-US"/>
        </w:rPr>
        <w:t>-</w:t>
      </w:r>
      <w:r w:rsidRPr="00E457C1">
        <w:rPr>
          <w:rFonts w:cs="Times New Roman"/>
          <w:noProof/>
          <w:lang w:val="en-US"/>
        </w:rPr>
        <w:t>industrial (</w:t>
      </w:r>
      <w:r w:rsidR="002939A1" w:rsidRPr="00E457C1">
        <w:rPr>
          <w:rFonts w:cs="Times New Roman"/>
          <w:noProof/>
          <w:lang w:val="en-US"/>
        </w:rPr>
        <w:t>Early Eocene Climate Optimum</w:t>
      </w:r>
      <w:r w:rsidRPr="00E457C1">
        <w:rPr>
          <w:rFonts w:cs="Times New Roman"/>
          <w:noProof/>
          <w:lang w:val="en-US"/>
        </w:rPr>
        <w:t xml:space="preserve">) </w:t>
      </w:r>
      <w:r w:rsidR="00796B24" w:rsidRPr="00E457C1">
        <w:rPr>
          <w:rFonts w:cs="Times New Roman"/>
          <w:noProof/>
          <w:lang w:val="en-US"/>
        </w:rPr>
        <w:t>(</w:t>
      </w:r>
      <w:r w:rsidRPr="00E457C1">
        <w:rPr>
          <w:rFonts w:cs="Times New Roman"/>
          <w:i/>
          <w:iCs/>
          <w:noProof/>
          <w:lang w:val="en-US"/>
        </w:rPr>
        <w:t>high confidence</w:t>
      </w:r>
      <w:r w:rsidR="00796B24" w:rsidRPr="00E457C1">
        <w:rPr>
          <w:rFonts w:cs="Times New Roman"/>
          <w:noProof/>
          <w:lang w:val="en-US"/>
        </w:rPr>
        <w:t>)</w:t>
      </w:r>
      <w:r w:rsidRPr="00E457C1">
        <w:rPr>
          <w:rFonts w:cs="Times New Roman"/>
          <w:noProof/>
          <w:lang w:val="en-US"/>
        </w:rPr>
        <w:t xml:space="preserve">. During the orbitally-forced </w:t>
      </w:r>
      <w:r w:rsidR="00796B24" w:rsidRPr="00E457C1">
        <w:rPr>
          <w:rFonts w:cs="Times New Roman"/>
          <w:noProof/>
          <w:lang w:val="en-US"/>
        </w:rPr>
        <w:t>mid-Holocene</w:t>
      </w:r>
      <w:r w:rsidRPr="00E457C1">
        <w:rPr>
          <w:rFonts w:cs="Times New Roman"/>
          <w:noProof/>
          <w:lang w:val="en-US"/>
        </w:rPr>
        <w:t xml:space="preserve">, the CMIP6 multi-model mean captures the sign of the regional changes in temperature and precipitation in most regions assessed, and there have been some regional improvements compared to AR5 </w:t>
      </w:r>
      <w:r w:rsidR="00796B24" w:rsidRPr="00E457C1">
        <w:rPr>
          <w:rFonts w:cs="Times New Roman"/>
          <w:noProof/>
          <w:lang w:val="en-US"/>
        </w:rPr>
        <w:t>(</w:t>
      </w:r>
      <w:r w:rsidRPr="00E457C1">
        <w:rPr>
          <w:rFonts w:cs="Times New Roman"/>
          <w:i/>
          <w:iCs/>
          <w:noProof/>
          <w:lang w:val="en-US"/>
        </w:rPr>
        <w:t>medium confidence</w:t>
      </w:r>
      <w:r w:rsidR="00796B24" w:rsidRPr="00E457C1">
        <w:rPr>
          <w:rFonts w:cs="Times New Roman"/>
          <w:noProof/>
          <w:lang w:val="en-US"/>
        </w:rPr>
        <w:t>)</w:t>
      </w:r>
      <w:r w:rsidRPr="00E457C1">
        <w:rPr>
          <w:rFonts w:cs="Times New Roman"/>
          <w:noProof/>
          <w:lang w:val="en-US"/>
        </w:rPr>
        <w:t>.</w:t>
      </w:r>
      <w:r w:rsidR="00C87F62" w:rsidRPr="00E457C1">
        <w:rPr>
          <w:rFonts w:cs="Times New Roman"/>
          <w:noProof/>
          <w:lang w:val="en-US"/>
        </w:rPr>
        <w:t xml:space="preserve"> </w:t>
      </w:r>
      <w:r w:rsidRPr="00E457C1">
        <w:rPr>
          <w:rFonts w:cs="Times New Roman"/>
          <w:noProof/>
          <w:lang w:val="en-US"/>
        </w:rPr>
        <w:t xml:space="preserve">The limited number of CMIP6 simulations of the LGM hinders model evaluation of the multi-model mean, but for both LGM and </w:t>
      </w:r>
      <w:r w:rsidR="00796B24" w:rsidRPr="00E457C1">
        <w:rPr>
          <w:rFonts w:cs="Times New Roman"/>
          <w:noProof/>
          <w:lang w:val="en-US"/>
        </w:rPr>
        <w:t>mid-Holocene</w:t>
      </w:r>
      <w:r w:rsidRPr="00E457C1">
        <w:rPr>
          <w:rFonts w:cs="Times New Roman"/>
          <w:noProof/>
          <w:lang w:val="en-US"/>
        </w:rPr>
        <w:t xml:space="preserve">, models tend to underestimate the magnitude of large changes </w:t>
      </w:r>
      <w:r w:rsidR="00796B24" w:rsidRPr="00E457C1">
        <w:rPr>
          <w:rFonts w:cs="Times New Roman"/>
          <w:noProof/>
          <w:lang w:val="en-US"/>
        </w:rPr>
        <w:t>(</w:t>
      </w:r>
      <w:r w:rsidRPr="00E457C1">
        <w:rPr>
          <w:rFonts w:cs="Times New Roman"/>
          <w:i/>
          <w:iCs/>
          <w:noProof/>
          <w:lang w:val="en-US"/>
        </w:rPr>
        <w:t>high confidence</w:t>
      </w:r>
      <w:r w:rsidR="00796B24" w:rsidRPr="00E457C1">
        <w:rPr>
          <w:rFonts w:cs="Times New Roman"/>
          <w:noProof/>
          <w:lang w:val="en-US"/>
        </w:rPr>
        <w:t>)</w:t>
      </w:r>
      <w:r w:rsidRPr="00E457C1">
        <w:rPr>
          <w:rFonts w:cs="Times New Roman"/>
          <w:noProof/>
          <w:lang w:val="en-US"/>
        </w:rPr>
        <w:t>.</w:t>
      </w:r>
      <w:r w:rsidR="00C87F62" w:rsidRPr="00E457C1">
        <w:rPr>
          <w:rFonts w:cs="Times New Roman"/>
          <w:noProof/>
          <w:lang w:val="en-US"/>
        </w:rPr>
        <w:t xml:space="preserve"> </w:t>
      </w:r>
      <w:r w:rsidRPr="00E457C1">
        <w:rPr>
          <w:rFonts w:cs="Times New Roman"/>
          <w:noProof/>
          <w:lang w:val="en-US"/>
        </w:rPr>
        <w:t xml:space="preserve">Some long-standing model-data discrepancies, such as a dry bias in North Africa in the </w:t>
      </w:r>
      <w:r w:rsidR="00796B24" w:rsidRPr="00E457C1">
        <w:rPr>
          <w:rFonts w:cs="Times New Roman"/>
          <w:noProof/>
          <w:lang w:val="en-US"/>
        </w:rPr>
        <w:t>mid-Holocene</w:t>
      </w:r>
      <w:r w:rsidRPr="00E457C1">
        <w:rPr>
          <w:rFonts w:cs="Times New Roman"/>
          <w:noProof/>
          <w:lang w:val="en-US"/>
        </w:rPr>
        <w:t xml:space="preserve">, have not improved in CMIP6 compared with PMIP3 </w:t>
      </w:r>
      <w:r w:rsidR="00796B24" w:rsidRPr="00E457C1">
        <w:rPr>
          <w:rFonts w:cs="Times New Roman"/>
          <w:noProof/>
          <w:lang w:val="en-US"/>
        </w:rPr>
        <w:t>(</w:t>
      </w:r>
      <w:r w:rsidRPr="00E457C1">
        <w:rPr>
          <w:rFonts w:cs="Times New Roman"/>
          <w:i/>
          <w:iCs/>
          <w:noProof/>
          <w:lang w:val="en-US"/>
        </w:rPr>
        <w:t>high confidence</w:t>
      </w:r>
      <w:r w:rsidR="00796B24" w:rsidRPr="00E457C1">
        <w:rPr>
          <w:rFonts w:cs="Times New Roman"/>
          <w:noProof/>
          <w:lang w:val="en-US"/>
        </w:rPr>
        <w:t>)</w:t>
      </w:r>
      <w:r w:rsidRPr="00E457C1">
        <w:rPr>
          <w:rFonts w:cs="Times New Roman"/>
          <w:noProof/>
          <w:lang w:val="en-US"/>
        </w:rPr>
        <w:t xml:space="preserve">. </w:t>
      </w:r>
    </w:p>
    <w:p w14:paraId="7EE84935" w14:textId="77777777" w:rsidR="00CE1769" w:rsidRPr="00E457C1" w:rsidRDefault="00CE1769" w:rsidP="00CE1769">
      <w:pPr>
        <w:pStyle w:val="AR6BodyText"/>
        <w:rPr>
          <w:rFonts w:cs="Times New Roman"/>
          <w:noProof/>
          <w:lang w:val="en-US"/>
        </w:rPr>
      </w:pPr>
    </w:p>
    <w:p w14:paraId="304D7AE1" w14:textId="77777777" w:rsidR="00CE1769" w:rsidRPr="00E457C1" w:rsidRDefault="00CE1769" w:rsidP="00CE1769">
      <w:pPr>
        <w:pStyle w:val="AR6BodyText"/>
        <w:rPr>
          <w:rFonts w:cs="Times New Roman"/>
          <w:noProof/>
          <w:lang w:val="en-US"/>
        </w:rPr>
      </w:pPr>
    </w:p>
    <w:p w14:paraId="276FD0B2" w14:textId="1DAE465D" w:rsidR="00CE1769" w:rsidRDefault="00CE1769" w:rsidP="00CE1769">
      <w:pPr>
        <w:pStyle w:val="AR6BodyText"/>
        <w:jc w:val="both"/>
        <w:rPr>
          <w:b/>
          <w:noProof/>
        </w:rPr>
      </w:pPr>
      <w:r>
        <w:rPr>
          <w:b/>
          <w:noProof/>
        </w:rPr>
        <w:t>[</w:t>
      </w:r>
      <w:r w:rsidRPr="00187583">
        <w:rPr>
          <w:b/>
          <w:noProof/>
        </w:rPr>
        <w:t xml:space="preserve">START </w:t>
      </w:r>
      <w:r w:rsidRPr="00187583">
        <w:rPr>
          <w:rStyle w:val="AR6Chap3FigureCar"/>
          <w:rFonts w:cs="Times New Roman"/>
          <w:b/>
          <w:noProof/>
          <w:sz w:val="22"/>
        </w:rPr>
        <w:t>FIGURE 3.4</w:t>
      </w:r>
      <w:r w:rsidR="000D6479">
        <w:rPr>
          <w:rStyle w:val="AR6Chap3FigureCar"/>
          <w:rFonts w:cs="Times New Roman"/>
          <w:b/>
          <w:noProof/>
          <w:sz w:val="22"/>
        </w:rPr>
        <w:t>4</w:t>
      </w:r>
      <w:r w:rsidRPr="00187583">
        <w:rPr>
          <w:rStyle w:val="AR6Chap3FigureCar"/>
          <w:rFonts w:cs="Times New Roman"/>
          <w:b/>
          <w:noProof/>
          <w:sz w:val="22"/>
        </w:rPr>
        <w:t xml:space="preserve"> </w:t>
      </w:r>
      <w:r w:rsidRPr="00187583">
        <w:rPr>
          <w:b/>
          <w:noProof/>
        </w:rPr>
        <w:t>HERE</w:t>
      </w:r>
      <w:r>
        <w:rPr>
          <w:b/>
          <w:noProof/>
        </w:rPr>
        <w:t>]</w:t>
      </w:r>
    </w:p>
    <w:p w14:paraId="07A61708" w14:textId="77777777" w:rsidR="00CE1769" w:rsidRDefault="00CE1769" w:rsidP="00CE1769">
      <w:pPr>
        <w:pStyle w:val="AR6BodyText"/>
        <w:rPr>
          <w:noProof/>
        </w:rPr>
      </w:pPr>
    </w:p>
    <w:p w14:paraId="63CC2BB5" w14:textId="400424DF" w:rsidR="002243B4" w:rsidRPr="00D62C06" w:rsidRDefault="00D62C06" w:rsidP="00D62C06">
      <w:pPr>
        <w:pStyle w:val="AR6Chap3Figure"/>
        <w:ind w:left="1134" w:hanging="1134"/>
        <w:rPr>
          <w:szCs w:val="20"/>
        </w:rPr>
      </w:pPr>
      <w:r w:rsidRPr="00D62C06">
        <w:rPr>
          <w:b/>
          <w:bCs/>
          <w:szCs w:val="20"/>
        </w:rPr>
        <w:t>Multivariate synopsis of paleoclimate model results compared to observational references.</w:t>
      </w:r>
      <w:r w:rsidRPr="00D62C06">
        <w:rPr>
          <w:szCs w:val="20"/>
        </w:rPr>
        <w:t xml:space="preserve"> Data-model comparisons for GSAT anomalies for five PMIP4 periods and for regional features for the </w:t>
      </w:r>
      <w:r w:rsidRPr="00D62C06">
        <w:rPr>
          <w:b/>
          <w:bCs/>
          <w:szCs w:val="20"/>
          <w:rPrChange w:id="3469" w:author="Ian Blenkinsop" w:date="2021-07-07T15:22:00Z">
            <w:rPr/>
          </w:rPrChange>
        </w:rPr>
        <w:t>(b)</w:t>
      </w:r>
      <w:r w:rsidRPr="00D62C06">
        <w:rPr>
          <w:szCs w:val="20"/>
        </w:rPr>
        <w:t xml:space="preserve"> mid-Holocene and </w:t>
      </w:r>
      <w:r w:rsidRPr="00D62C06">
        <w:rPr>
          <w:b/>
          <w:bCs/>
          <w:szCs w:val="20"/>
          <w:rPrChange w:id="3470" w:author="Ian Blenkinsop" w:date="2021-07-07T15:22:00Z">
            <w:rPr/>
          </w:rPrChange>
        </w:rPr>
        <w:t>(c)</w:t>
      </w:r>
      <w:r w:rsidRPr="00D62C06">
        <w:rPr>
          <w:szCs w:val="20"/>
        </w:rPr>
        <w:t xml:space="preserve"> LGM periods, for PMIP3 and PMIP4 models. The results from the CMIP6 models are specified as coloured dots. In (a) the light orange shading shows the </w:t>
      </w:r>
      <w:r w:rsidRPr="00D62C06">
        <w:rPr>
          <w:i/>
          <w:szCs w:val="20"/>
        </w:rPr>
        <w:t>very likely</w:t>
      </w:r>
      <w:r w:rsidRPr="00D62C06">
        <w:rPr>
          <w:szCs w:val="20"/>
        </w:rPr>
        <w:t xml:space="preserve"> assessed ranges presented </w:t>
      </w:r>
      <w:r w:rsidRPr="00D62C06">
        <w:rPr>
          <w:szCs w:val="20"/>
        </w:rPr>
        <w:lastRenderedPageBreak/>
        <w:t>in Section 2.3.1.1. In (b) and (c), the regions and variables are defined as follows: North America (20</w:t>
      </w:r>
      <w:ins w:id="3471" w:author="Ian Blenkinsop" w:date="2021-07-13T14:42:00Z">
        <w:r w:rsidRPr="00D62C06">
          <w:rPr>
            <w:szCs w:val="20"/>
          </w:rPr>
          <w:t>°N</w:t>
        </w:r>
      </w:ins>
      <w:del w:id="3472" w:author="Sara M Tuson" w:date="2021-06-30T10:43:00Z">
        <w:r w:rsidRPr="00D62C06" w:rsidDel="00856D0D">
          <w:rPr>
            <w:szCs w:val="20"/>
          </w:rPr>
          <w:delText>-</w:delText>
        </w:r>
      </w:del>
      <w:ins w:id="3473" w:author="Sara M Tuson" w:date="2021-06-30T10:43:00Z">
        <w:r w:rsidRPr="00D62C06">
          <w:rPr>
            <w:szCs w:val="20"/>
          </w:rPr>
          <w:t>–</w:t>
        </w:r>
      </w:ins>
      <w:r w:rsidRPr="00D62C06">
        <w:rPr>
          <w:szCs w:val="20"/>
        </w:rPr>
        <w:t>50°N, 140</w:t>
      </w:r>
      <w:commentRangeStart w:id="3474"/>
      <w:ins w:id="3475" w:author="Ian Blenkinsop" w:date="2021-07-13T14:55:00Z">
        <w:r w:rsidRPr="00D62C06">
          <w:rPr>
            <w:szCs w:val="20"/>
          </w:rPr>
          <w:t>°W</w:t>
        </w:r>
      </w:ins>
      <w:commentRangeEnd w:id="3474"/>
      <w:ins w:id="3476" w:author="Ian Blenkinsop" w:date="2021-07-13T14:58:00Z">
        <w:r w:rsidRPr="00D62C06">
          <w:rPr>
            <w:szCs w:val="20"/>
            <w:lang w:val="en-GB"/>
          </w:rPr>
          <w:commentReference w:id="3474"/>
        </w:r>
      </w:ins>
      <w:del w:id="3477" w:author="Sara M Tuson" w:date="2021-06-30T10:43:00Z">
        <w:r w:rsidRPr="00D62C06" w:rsidDel="00856D0D">
          <w:rPr>
            <w:szCs w:val="20"/>
          </w:rPr>
          <w:delText>-</w:delText>
        </w:r>
      </w:del>
      <w:ins w:id="3478" w:author="Sara M Tuson" w:date="2021-06-30T10:43:00Z">
        <w:r w:rsidRPr="00D62C06">
          <w:rPr>
            <w:szCs w:val="20"/>
          </w:rPr>
          <w:t>–</w:t>
        </w:r>
      </w:ins>
      <w:r w:rsidRPr="00D62C06">
        <w:rPr>
          <w:szCs w:val="20"/>
        </w:rPr>
        <w:t>60°W), Western Europe (35</w:t>
      </w:r>
      <w:ins w:id="3479" w:author="Ian Blenkinsop" w:date="2021-07-13T14:42:00Z">
        <w:r w:rsidRPr="00D62C06">
          <w:rPr>
            <w:szCs w:val="20"/>
          </w:rPr>
          <w:t>°N</w:t>
        </w:r>
      </w:ins>
      <w:del w:id="3480" w:author="Sara M Tuson" w:date="2021-06-30T10:43:00Z">
        <w:r w:rsidRPr="00D62C06" w:rsidDel="00856D0D">
          <w:rPr>
            <w:szCs w:val="20"/>
          </w:rPr>
          <w:delText>-</w:delText>
        </w:r>
      </w:del>
      <w:ins w:id="3481" w:author="Sara M Tuson" w:date="2021-06-30T10:43:00Z">
        <w:r w:rsidRPr="00D62C06">
          <w:rPr>
            <w:szCs w:val="20"/>
          </w:rPr>
          <w:t>–</w:t>
        </w:r>
      </w:ins>
      <w:r w:rsidRPr="00D62C06">
        <w:rPr>
          <w:szCs w:val="20"/>
        </w:rPr>
        <w:t>70°N, 10°W</w:t>
      </w:r>
      <w:del w:id="3482" w:author="Sara M Tuson" w:date="2021-06-30T10:43:00Z">
        <w:r w:rsidRPr="00D62C06" w:rsidDel="00856D0D">
          <w:rPr>
            <w:szCs w:val="20"/>
          </w:rPr>
          <w:delText>-</w:delText>
        </w:r>
      </w:del>
      <w:ins w:id="3483" w:author="Sara M Tuson" w:date="2021-06-30T10:43:00Z">
        <w:r w:rsidRPr="00D62C06">
          <w:rPr>
            <w:szCs w:val="20"/>
          </w:rPr>
          <w:t>–</w:t>
        </w:r>
      </w:ins>
      <w:r w:rsidRPr="00D62C06">
        <w:rPr>
          <w:szCs w:val="20"/>
        </w:rPr>
        <w:t>30°E) and West Africa (0°</w:t>
      </w:r>
      <w:del w:id="3484" w:author="Sara M Tuson" w:date="2021-06-30T10:43:00Z">
        <w:r w:rsidRPr="00D62C06" w:rsidDel="00856D0D">
          <w:rPr>
            <w:szCs w:val="20"/>
          </w:rPr>
          <w:delText>-</w:delText>
        </w:r>
      </w:del>
      <w:ins w:id="3485" w:author="Sara M Tuson" w:date="2021-06-30T10:43:00Z">
        <w:r w:rsidRPr="00D62C06">
          <w:rPr>
            <w:szCs w:val="20"/>
          </w:rPr>
          <w:t>–</w:t>
        </w:r>
      </w:ins>
      <w:r w:rsidRPr="00D62C06">
        <w:rPr>
          <w:szCs w:val="20"/>
        </w:rPr>
        <w:t>30°N, 10°W</w:t>
      </w:r>
      <w:del w:id="3486" w:author="Sara M Tuson" w:date="2021-06-30T10:43:00Z">
        <w:r w:rsidRPr="00D62C06" w:rsidDel="00856D0D">
          <w:rPr>
            <w:szCs w:val="20"/>
          </w:rPr>
          <w:delText>-</w:delText>
        </w:r>
      </w:del>
      <w:ins w:id="3487" w:author="Sara M Tuson" w:date="2021-06-30T10:43:00Z">
        <w:r w:rsidRPr="00D62C06">
          <w:rPr>
            <w:szCs w:val="20"/>
          </w:rPr>
          <w:t>–</w:t>
        </w:r>
      </w:ins>
      <w:r w:rsidRPr="00D62C06">
        <w:rPr>
          <w:szCs w:val="20"/>
        </w:rPr>
        <w:t xml:space="preserve">30°E); </w:t>
      </w:r>
      <w:del w:id="3488" w:author="Sara M Tuson" w:date="2021-07-01T14:44:00Z">
        <w:r w:rsidRPr="00D62C06" w:rsidDel="00F35FE4">
          <w:rPr>
            <w:szCs w:val="20"/>
          </w:rPr>
          <w:delText xml:space="preserve">MTCO: </w:delText>
        </w:r>
      </w:del>
      <w:ins w:id="3489" w:author="Tom Maycock" w:date="2021-09-03T16:38:00Z">
        <w:r w:rsidRPr="00D62C06">
          <w:rPr>
            <w:szCs w:val="20"/>
          </w:rPr>
          <w:t>m</w:t>
        </w:r>
      </w:ins>
      <w:del w:id="3490" w:author="Tom Maycock" w:date="2021-09-03T16:38:00Z">
        <w:r w:rsidRPr="00D62C06" w:rsidDel="00D13B9F">
          <w:rPr>
            <w:szCs w:val="20"/>
          </w:rPr>
          <w:delText>M</w:delText>
        </w:r>
      </w:del>
      <w:r w:rsidRPr="00D62C06">
        <w:rPr>
          <w:szCs w:val="20"/>
        </w:rPr>
        <w:t xml:space="preserve">ean </w:t>
      </w:r>
      <w:ins w:id="3491" w:author="Tom Maycock" w:date="2021-09-03T16:38:00Z">
        <w:r w:rsidRPr="00D62C06">
          <w:rPr>
            <w:szCs w:val="20"/>
          </w:rPr>
          <w:t>t</w:t>
        </w:r>
      </w:ins>
      <w:del w:id="3492" w:author="Tom Maycock" w:date="2021-09-03T16:38:00Z">
        <w:r w:rsidRPr="00D62C06" w:rsidDel="00D13B9F">
          <w:rPr>
            <w:szCs w:val="20"/>
          </w:rPr>
          <w:delText>T</w:delText>
        </w:r>
      </w:del>
      <w:r w:rsidRPr="00D62C06">
        <w:rPr>
          <w:szCs w:val="20"/>
        </w:rPr>
        <w:t xml:space="preserve">emperature of the </w:t>
      </w:r>
      <w:ins w:id="3493" w:author="Tom Maycock" w:date="2021-09-03T16:38:00Z">
        <w:r w:rsidRPr="00D62C06">
          <w:rPr>
            <w:szCs w:val="20"/>
          </w:rPr>
          <w:t>c</w:t>
        </w:r>
      </w:ins>
      <w:del w:id="3494" w:author="Tom Maycock" w:date="2021-09-03T16:38:00Z">
        <w:r w:rsidRPr="00D62C06" w:rsidDel="00D13B9F">
          <w:rPr>
            <w:szCs w:val="20"/>
          </w:rPr>
          <w:delText>C</w:delText>
        </w:r>
      </w:del>
      <w:r w:rsidRPr="00D62C06">
        <w:rPr>
          <w:szCs w:val="20"/>
        </w:rPr>
        <w:t xml:space="preserve">oldest </w:t>
      </w:r>
      <w:ins w:id="3495" w:author="Tom Maycock" w:date="2021-09-03T16:38:00Z">
        <w:r w:rsidRPr="00D62C06">
          <w:rPr>
            <w:szCs w:val="20"/>
          </w:rPr>
          <w:t>m</w:t>
        </w:r>
      </w:ins>
      <w:del w:id="3496" w:author="Tom Maycock" w:date="2021-09-03T16:38:00Z">
        <w:r w:rsidRPr="00D62C06" w:rsidDel="00D13B9F">
          <w:rPr>
            <w:szCs w:val="20"/>
          </w:rPr>
          <w:delText>M</w:delText>
        </w:r>
      </w:del>
      <w:r w:rsidRPr="00D62C06">
        <w:rPr>
          <w:szCs w:val="20"/>
        </w:rPr>
        <w:t>onth (</w:t>
      </w:r>
      <w:ins w:id="3497" w:author="Sara M Tuson" w:date="2021-07-01T14:44:00Z">
        <w:r w:rsidRPr="00D62C06">
          <w:rPr>
            <w:szCs w:val="20"/>
          </w:rPr>
          <w:t>MTCO</w:t>
        </w:r>
      </w:ins>
      <w:ins w:id="3498" w:author="Sara M Tuson" w:date="2021-07-01T14:45:00Z">
        <w:del w:id="3499" w:author="Ian Blenkinsop" w:date="2021-07-07T15:23:00Z">
          <w:r w:rsidRPr="00D62C06" w:rsidDel="00A8142F">
            <w:rPr>
              <w:szCs w:val="20"/>
            </w:rPr>
            <w:delText xml:space="preserve"> –</w:delText>
          </w:r>
        </w:del>
      </w:ins>
      <w:ins w:id="3500" w:author="Ian Blenkinsop" w:date="2021-07-07T15:23:00Z">
        <w:r w:rsidRPr="00D62C06">
          <w:rPr>
            <w:szCs w:val="20"/>
          </w:rPr>
          <w:t>;</w:t>
        </w:r>
      </w:ins>
      <w:ins w:id="3501" w:author="Sara M Tuson" w:date="2021-07-01T14:44:00Z">
        <w:r w:rsidRPr="00D62C06">
          <w:rPr>
            <w:szCs w:val="20"/>
          </w:rPr>
          <w:t xml:space="preserve"> </w:t>
        </w:r>
      </w:ins>
      <w:r w:rsidRPr="00D62C06">
        <w:rPr>
          <w:szCs w:val="20"/>
        </w:rPr>
        <w:t xml:space="preserve">°C), </w:t>
      </w:r>
      <w:del w:id="3502" w:author="Sara M Tuson" w:date="2021-07-01T14:45:00Z">
        <w:r w:rsidRPr="00D62C06" w:rsidDel="00F35FE4">
          <w:rPr>
            <w:szCs w:val="20"/>
          </w:rPr>
          <w:delText xml:space="preserve">MTWA: </w:delText>
        </w:r>
      </w:del>
      <w:ins w:id="3503" w:author="Tom Maycock" w:date="2021-09-03T16:38:00Z">
        <w:r w:rsidRPr="00D62C06">
          <w:rPr>
            <w:szCs w:val="20"/>
          </w:rPr>
          <w:t>m</w:t>
        </w:r>
      </w:ins>
      <w:del w:id="3504" w:author="Tom Maycock" w:date="2021-09-03T16:38:00Z">
        <w:r w:rsidRPr="00D62C06" w:rsidDel="00D13B9F">
          <w:rPr>
            <w:szCs w:val="20"/>
          </w:rPr>
          <w:delText>M</w:delText>
        </w:r>
      </w:del>
      <w:r w:rsidRPr="00D62C06">
        <w:rPr>
          <w:szCs w:val="20"/>
        </w:rPr>
        <w:t xml:space="preserve">ean </w:t>
      </w:r>
      <w:ins w:id="3505" w:author="Tom Maycock" w:date="2021-09-03T16:38:00Z">
        <w:r w:rsidRPr="00D62C06">
          <w:rPr>
            <w:szCs w:val="20"/>
          </w:rPr>
          <w:t>t</w:t>
        </w:r>
      </w:ins>
      <w:del w:id="3506" w:author="Tom Maycock" w:date="2021-09-03T16:38:00Z">
        <w:r w:rsidRPr="00D62C06" w:rsidDel="00D13B9F">
          <w:rPr>
            <w:szCs w:val="20"/>
          </w:rPr>
          <w:delText>T</w:delText>
        </w:r>
      </w:del>
      <w:r w:rsidRPr="00D62C06">
        <w:rPr>
          <w:szCs w:val="20"/>
        </w:rPr>
        <w:t xml:space="preserve">emperature of the </w:t>
      </w:r>
      <w:ins w:id="3507" w:author="Tom Maycock" w:date="2021-09-03T16:38:00Z">
        <w:r w:rsidRPr="00D62C06">
          <w:rPr>
            <w:szCs w:val="20"/>
          </w:rPr>
          <w:t>w</w:t>
        </w:r>
      </w:ins>
      <w:del w:id="3508" w:author="Tom Maycock" w:date="2021-09-03T16:38:00Z">
        <w:r w:rsidRPr="00D62C06" w:rsidDel="00D13B9F">
          <w:rPr>
            <w:szCs w:val="20"/>
          </w:rPr>
          <w:delText>W</w:delText>
        </w:r>
      </w:del>
      <w:r w:rsidRPr="00D62C06">
        <w:rPr>
          <w:szCs w:val="20"/>
        </w:rPr>
        <w:t xml:space="preserve">armest </w:t>
      </w:r>
      <w:ins w:id="3509" w:author="Tom Maycock" w:date="2021-09-03T16:38:00Z">
        <w:r w:rsidRPr="00D62C06">
          <w:rPr>
            <w:szCs w:val="20"/>
          </w:rPr>
          <w:t>m</w:t>
        </w:r>
      </w:ins>
      <w:del w:id="3510" w:author="Tom Maycock" w:date="2021-09-03T16:38:00Z">
        <w:r w:rsidRPr="00D62C06" w:rsidDel="00D13B9F">
          <w:rPr>
            <w:szCs w:val="20"/>
          </w:rPr>
          <w:delText>M</w:delText>
        </w:r>
      </w:del>
      <w:r w:rsidRPr="00D62C06">
        <w:rPr>
          <w:szCs w:val="20"/>
        </w:rPr>
        <w:t>onth (</w:t>
      </w:r>
      <w:ins w:id="3511" w:author="Sara M Tuson" w:date="2021-07-01T14:45:00Z">
        <w:r w:rsidRPr="00D62C06">
          <w:rPr>
            <w:szCs w:val="20"/>
          </w:rPr>
          <w:t>MTWA</w:t>
        </w:r>
        <w:del w:id="3512" w:author="Ian Blenkinsop" w:date="2021-07-07T15:23:00Z">
          <w:r w:rsidRPr="00D62C06" w:rsidDel="00A8142F">
            <w:rPr>
              <w:szCs w:val="20"/>
            </w:rPr>
            <w:delText xml:space="preserve"> –</w:delText>
          </w:r>
        </w:del>
      </w:ins>
      <w:ins w:id="3513" w:author="Ian Blenkinsop" w:date="2021-07-07T15:23:00Z">
        <w:r w:rsidRPr="00D62C06">
          <w:rPr>
            <w:szCs w:val="20"/>
          </w:rPr>
          <w:t>;</w:t>
        </w:r>
      </w:ins>
      <w:ins w:id="3514" w:author="Sara M Tuson" w:date="2021-07-01T14:45:00Z">
        <w:r w:rsidRPr="00D62C06">
          <w:rPr>
            <w:szCs w:val="20"/>
          </w:rPr>
          <w:t xml:space="preserve"> </w:t>
        </w:r>
      </w:ins>
      <w:r w:rsidRPr="00D62C06">
        <w:rPr>
          <w:szCs w:val="20"/>
        </w:rPr>
        <w:t xml:space="preserve">°C), </w:t>
      </w:r>
      <w:del w:id="3515" w:author="Sara M Tuson" w:date="2021-07-01T14:45:00Z">
        <w:r w:rsidRPr="00D62C06" w:rsidDel="00F35FE4">
          <w:rPr>
            <w:szCs w:val="20"/>
          </w:rPr>
          <w:delText xml:space="preserve">MAP: </w:delText>
        </w:r>
      </w:del>
      <w:ins w:id="3516" w:author="Tom Maycock" w:date="2021-09-03T16:38:00Z">
        <w:r w:rsidRPr="00D62C06">
          <w:rPr>
            <w:szCs w:val="20"/>
          </w:rPr>
          <w:t>m</w:t>
        </w:r>
      </w:ins>
      <w:del w:id="3517" w:author="Tom Maycock" w:date="2021-09-03T16:38:00Z">
        <w:r w:rsidRPr="00D62C06" w:rsidDel="00D13B9F">
          <w:rPr>
            <w:szCs w:val="20"/>
          </w:rPr>
          <w:delText>M</w:delText>
        </w:r>
      </w:del>
      <w:r w:rsidRPr="00D62C06">
        <w:rPr>
          <w:szCs w:val="20"/>
        </w:rPr>
        <w:t xml:space="preserve">ean </w:t>
      </w:r>
      <w:ins w:id="3518" w:author="Tom Maycock" w:date="2021-09-03T16:38:00Z">
        <w:r w:rsidRPr="00D62C06">
          <w:rPr>
            <w:szCs w:val="20"/>
          </w:rPr>
          <w:t>a</w:t>
        </w:r>
      </w:ins>
      <w:del w:id="3519" w:author="Tom Maycock" w:date="2021-09-03T16:38:00Z">
        <w:r w:rsidRPr="00D62C06" w:rsidDel="00D13B9F">
          <w:rPr>
            <w:szCs w:val="20"/>
          </w:rPr>
          <w:delText>A</w:delText>
        </w:r>
      </w:del>
      <w:r w:rsidRPr="00D62C06">
        <w:rPr>
          <w:szCs w:val="20"/>
        </w:rPr>
        <w:t xml:space="preserve">nnual </w:t>
      </w:r>
      <w:ins w:id="3520" w:author="Tom Maycock" w:date="2021-09-03T16:38:00Z">
        <w:r w:rsidRPr="00D62C06">
          <w:rPr>
            <w:szCs w:val="20"/>
          </w:rPr>
          <w:t>p</w:t>
        </w:r>
      </w:ins>
      <w:del w:id="3521" w:author="Tom Maycock" w:date="2021-09-03T16:38:00Z">
        <w:r w:rsidRPr="00D62C06" w:rsidDel="00D13B9F">
          <w:rPr>
            <w:szCs w:val="20"/>
          </w:rPr>
          <w:delText>P</w:delText>
        </w:r>
      </w:del>
      <w:r w:rsidRPr="00D62C06">
        <w:rPr>
          <w:szCs w:val="20"/>
        </w:rPr>
        <w:t>recipitation (</w:t>
      </w:r>
      <w:ins w:id="3522" w:author="Sara M Tuson" w:date="2021-07-01T14:45:00Z">
        <w:r w:rsidRPr="00D62C06">
          <w:rPr>
            <w:szCs w:val="20"/>
          </w:rPr>
          <w:t>MAP</w:t>
        </w:r>
        <w:del w:id="3523" w:author="Ian Blenkinsop" w:date="2021-07-07T15:23:00Z">
          <w:r w:rsidRPr="00D62C06" w:rsidDel="00A8142F">
            <w:rPr>
              <w:szCs w:val="20"/>
            </w:rPr>
            <w:delText xml:space="preserve"> –</w:delText>
          </w:r>
        </w:del>
      </w:ins>
      <w:ins w:id="3524" w:author="Ian Blenkinsop" w:date="2021-07-07T15:23:00Z">
        <w:r w:rsidRPr="00D62C06">
          <w:rPr>
            <w:szCs w:val="20"/>
          </w:rPr>
          <w:t>;</w:t>
        </w:r>
      </w:ins>
      <w:ins w:id="3525" w:author="Sara M Tuson" w:date="2021-07-01T14:45:00Z">
        <w:r w:rsidRPr="00D62C06">
          <w:rPr>
            <w:szCs w:val="20"/>
          </w:rPr>
          <w:t xml:space="preserve"> </w:t>
        </w:r>
      </w:ins>
      <w:r w:rsidRPr="00D62C06">
        <w:rPr>
          <w:szCs w:val="20"/>
        </w:rPr>
        <w:t>mm</w:t>
      </w:r>
      <w:del w:id="3526" w:author="Ian Blenkinsop" w:date="2021-07-07T15:23:00Z">
        <w:r w:rsidRPr="00D62C06" w:rsidDel="00A8142F">
          <w:rPr>
            <w:szCs w:val="20"/>
          </w:rPr>
          <w:delText>/year</w:delText>
        </w:r>
      </w:del>
      <w:ins w:id="3527" w:author="Ian Blenkinsop" w:date="2021-07-07T15:23:00Z">
        <w:r w:rsidRPr="00D62C06">
          <w:rPr>
            <w:szCs w:val="20"/>
          </w:rPr>
          <w:t xml:space="preserve"> yr</w:t>
        </w:r>
        <w:r w:rsidRPr="00D62C06">
          <w:rPr>
            <w:szCs w:val="20"/>
            <w:vertAlign w:val="superscript"/>
            <w:rPrChange w:id="3528" w:author="Ian Blenkinsop" w:date="2021-07-07T15:24:00Z">
              <w:rPr/>
            </w:rPrChange>
          </w:rPr>
          <w:t>–1</w:t>
        </w:r>
      </w:ins>
      <w:r w:rsidRPr="00D62C06">
        <w:rPr>
          <w:szCs w:val="20"/>
        </w:rPr>
        <w:t xml:space="preserve">). In (b) and (c) the ranges shown for the reconstructions </w:t>
      </w:r>
      <w:r w:rsidR="00CD382B" w:rsidRPr="00D62C06">
        <w:rPr>
          <w:szCs w:val="20"/>
        </w:rPr>
        <w:t>(</w:t>
      </w:r>
      <w:ins w:id="3529" w:author="Robin Matthews" w:date="2021-06-16T11:53:00Z">
        <w:del w:id="3530" w:author="Sara M Tuson" w:date="2021-07-01T14:43:00Z">
          <w:r w:rsidR="00455814" w:rsidRPr="00D62C06" w:rsidDel="000D7A30">
            <w:rPr>
              <w:szCs w:val="20"/>
            </w:rPr>
            <w:delText>(</w:delText>
          </w:r>
        </w:del>
      </w:ins>
      <w:del w:id="3531" w:author="Robin Matthews" w:date="2021-06-16T11:53:00Z">
        <w:r w:rsidR="00AA773A" w:rsidRPr="00D62C06" w:rsidDel="00455814">
          <w:rPr>
            <w:szCs w:val="20"/>
          </w:rPr>
          <w:delText xml:space="preserve"> </w:delText>
        </w:r>
      </w:del>
      <w:r w:rsidR="00AA773A" w:rsidRPr="00D62C06">
        <w:rPr>
          <w:szCs w:val="20"/>
        </w:rPr>
        <w:fldChar w:fldCharType="begin" w:fldLock="1"/>
      </w:r>
      <w:ins w:id="3532" w:author="Robin Matthews" w:date="2021-06-16T11:53:00Z">
        <w:r w:rsidR="00455814" w:rsidRPr="00D62C06">
          <w:rPr>
            <w:szCs w:val="20"/>
          </w:rPr>
          <w:instrText>ADDIN CSL_CITATION { "citationItems" : [ { "id" : "ITEM-1", "itemData" : { "DOI" : "10.1007/s00382-010-0904-1", "author" : [ { "dropping-particle" : "", "family" : "Bartlein", "given" : "P J", "non-dropping-particle" : "", "parse-names" : false, "suffix" : "" }, { "dropping-particle" : "", "family" : "Harrison", "given" : "S P", "non-dropping-particle" : "", "parse-names" : false, "suffix" : "" }, { "dropping-particle" : "", "family" : "Brewer", "given" : "S", "non-dropping-particle" : "", "parse-names" : false, "suffix" : "" }, { "dropping-particle" : "", "family" : "Connor", "given" : "S", "non-dropping-particle" : "", "parse-names" : false, "suffix" : "" }, { "dropping-particle" : "", "family" : "Davis", "given" : "B A S", "non-dropping-particle" : "", "parse-names" : false, "suffix" : "" }, { "dropping-particle" : "", "family" : "Gajewski", "given" : "K", "non-dropping-particle" : "", "parse-names" : false, "suffix" : "" }, { "dropping-particle" : "", "family" : "Guiot", "given" : "J", "non-dropping-particle" : "", "parse-names" : false, "suffix" : "" }, { "dropping-particle" : "", "family" : "Harrison-Prentice", "given" : "T I", "non-dropping-particle" : "", "parse-names" : false, "suffix" : "" }, { "dropping-particle" : "", "family" : "Henderson", "given" : "A", "non-dropping-particle" : "", "parse-names" : false, "suffix" : "" }, { "dropping-particle" : "", "family" : "Peyron", "given" : "O", "non-dropping-particle" : "", "parse-names" : false, "suffix" : "" }, { "dropping-particle" : "", "family" : "Prentice", "given" : "I C", "non-dropping-particle" : "", "parse-names" : false, "suffix" : "" }, { "dropping-particle" : "", "family" : "Scholze", "given" : "M", "non-dropping-particle" : "", "parse-names" : false, "suffix" : "" }, { "dropping-particle" : "", "family" : "Sepp\u00e4", "given" : "H", "non-dropping-particle" : "", "parse-names" : false, "suffix" : "" }, { "dropping-particle" : "", "family" : "Shuman", "given" : "B", "non-dropping-particle" : "", "parse-names" : false, "suffix" : "" }, { "dropping-particle" : "", "family" : "Sugita", "given" : "S", "non-dropping-particle" : "", "parse-names" : false, "suffix" : "" }, { "dropping-particle" : "", "family" : "Thompson", "given" : "R S", "non-dropping-particle" : "", "parse-names" : false, "suffix" : "" }, { "dropping-particle" : "", "family" : "Viau", "given" : "A E", "non-dropping-particle" : "", "parse-names" : false, "suffix" : "" }, { "dropping-particle" : "", "family" : "Williams", "given" : "J", "non-dropping-particle" : "", "parse-names" : false, "suffix" : "" }, { "dropping-particle" : "", "family" : "Wu", "given" : "H", "non-dropping-particle" : "", "parse-names" : false, "suffix" : "" } ], "container-title" : "Climate Dynamics", "id" : "ITEM-1", "issue" : "3", "issued" : { "date-parts" : [ [ "2011" ] ] }, "note" : "Cited By :233\n\nExport Date: 8 March 2019", "page" : "775-802", "title" : "Pollen-based continental climate reconstructions at 6 and 21 ka: A global synthesis", "translator" : [ { "dropping-particle" : "", "family" : "J5235", "given" : "", "non-dropping-particle" : "", "parse-names" : false, "suffix" : "" } ], "type" : "article-journal", "volume" : "37" }, "uris" : [ "http://www.mendeley.com/documents/?uuid=4dbde6ed-9814-46a4-abf4-92cc1e8d75a9" ] } ], "mendeley" : { "formattedCitation" : "(Bartlein et al., 2011)", "manualFormatting" : "Bartlein et al. (2011)", "plainTextFormattedCitation" : "(Bartlein et al., 2011)", "previouslyFormattedCitation" : "(Bartlein et al., 2011)" }, "properties" : { "noteIndex" : 0 }, "schema" : "https://github.com/citation-style-language/schema/raw/master/csl-citation.json" }</w:instrText>
        </w:r>
      </w:ins>
      <w:del w:id="3533" w:author="Robin Matthews" w:date="2021-06-16T11:53:00Z">
        <w:r w:rsidR="00E719C0" w:rsidRPr="00D62C06" w:rsidDel="00455814">
          <w:rPr>
            <w:szCs w:val="20"/>
          </w:rPr>
          <w:delInstrText>ADDIN CSL_CITATION { "citationItems" : [ { "id" : "ITEM-1", "itemData" : { "DOI" : "10.1007/s00382-010-0904-1", "author" : [ { "dropping-particle" : "", "family" : "Bartlein", "given" : "P J", "non-dropping-particle" : "", "parse-names" : false, "suffix" : "" }, { "dropping-particle" : "", "family" : "Harrison", "given" : "S P", "non-dropping-particle" : "", "parse-names" : false, "suffix" : "" }, { "dropping-particle" : "", "family" : "Brewer", "given" : "S", "non-dropping-particle" : "", "parse-names" : false, "suffix" : "" }, { "dropping-particle" : "", "family" : "Connor", "given" : "S", "non-dropping-particle" : "", "parse-names" : false, "suffix" : "" }, { "dropping-particle" : "", "family" : "Davis", "given" : "B A S", "non-dropping-particle" : "", "parse-names" : false, "suffix" : "" }, { "dropping-particle" : "", "family" : "Gajewski", "given" : "K", "non-dropping-particle" : "", "parse-names" : false, "suffix" : "" }, { "dropping-particle" : "", "family" : "Guiot", "given" : "J", "non-dropping-particle" : "", "parse-names" : false, "suffix" : "" }, { "dropping-particle" : "", "family" : "Harrison-Prentice", "given" : "T I", "non-dropping-particle" : "", "parse-names" : false, "suffix" : "" }, { "dropping-particle" : "", "family" : "Henderson", "given" : "A", "non-dropping-particle" : "", "parse-names" : false, "suffix" : "" }, { "dropping-particle" : "", "family" : "Peyron", "given" : "O", "non-dropping-particle" : "", "parse-names" : false, "suffix" : "" }, { "dropping-particle" : "", "family" : "Prentice", "given" : "I C", "non-dropping-particle" : "", "parse-names" : false, "suffix" : "" }, { "dropping-particle" : "", "family" : "Scholze", "given" : "M", "non-dropping-particle" : "", "parse-names" : false, "suffix" : "" }, { "dropping-particle" : "", "family" : "Sepp\u00e4", "given" : "H", "non-dropping-particle" : "", "parse-names" : false, "suffix" : "" }, { "dropping-particle" : "", "family" : "Shuman", "given" : "B", "non-dropping-particle" : "", "parse-names" : false, "suffix" : "" }, { "dropping-particle" : "", "family" : "Sugita", "given" : "S", "non-dropping-particle" : "", "parse-names" : false, "suffix" : "" }, { "dropping-particle" : "", "family" : "Thompson", "given" : "R S", "non-dropping-particle" : "", "parse-names" : false, "suffix" : "" }, { "dropping-particle" : "", "family" : "Viau", "given" : "A E", "non-dropping-particle" : "", "parse-names" : false, "suffix" : "" }, { "dropping-particle" : "", "family" : "Williams", "given" : "J", "non-dropping-particle" : "", "parse-names" : false, "suffix" : "" }, { "dropping-particle" : "", "family" : "Wu", "given" : "H", "non-dropping-particle" : "", "parse-names" : false, "suffix" : "" } ], "container-title" : "Climate Dynamics", "id" : "ITEM-1", "issue" : "3", "issued" : { "date-parts" : [ [ "2011" ] ] }, "note" : "Cited By :233\n\nExport Date: 8 March 2019", "page" : "775-802", "title" : "Pollen-based continental climate reconstructions at 6 and 21 ka: A global synthesis", "translator" : [ { "dropping-particle" : "", "family" : "J5235", "given" : "", "non-dropping-particle" : "", "parse-names" : false, "suffix" : "" } ], "type" : "article-journal", "volume" : "37" }, "uris" : [ "http://www.mendeley.com/documents/?uuid=4dbde6ed-9814-46a4-abf4-92cc1e8d75a9" ] } ], "mendeley" : { "formattedCitation" : "(Bartlein et al., 2011)", "manualFormatting" : "(Bartlein et al. (2011)", "plainTextFormattedCitation" : "(Bartlein et al., 2011)", "previouslyFormattedCitation" : "(Bartlein et al., 2011)" }, "properties" : { "noteIndex" : 0 }, "schema" : "https://github.com/citation-style-language/schema/raw/master/csl-citation.json" }</w:delInstrText>
        </w:r>
      </w:del>
      <w:r w:rsidR="00AA773A" w:rsidRPr="00D62C06">
        <w:rPr>
          <w:szCs w:val="20"/>
        </w:rPr>
        <w:fldChar w:fldCharType="separate"/>
      </w:r>
      <w:del w:id="3534" w:author="Robin Matthews" w:date="2021-06-16T11:53:00Z">
        <w:r w:rsidR="00393F8C" w:rsidRPr="00D62C06" w:rsidDel="00455814">
          <w:rPr>
            <w:noProof/>
            <w:szCs w:val="20"/>
          </w:rPr>
          <w:delText>(</w:delText>
        </w:r>
      </w:del>
      <w:r w:rsidR="00393F8C" w:rsidRPr="00D62C06">
        <w:rPr>
          <w:noProof/>
          <w:szCs w:val="20"/>
        </w:rPr>
        <w:t>Bartlein et al. (2011)</w:t>
      </w:r>
      <w:r w:rsidR="00AA773A" w:rsidRPr="00D62C06">
        <w:rPr>
          <w:szCs w:val="20"/>
        </w:rPr>
        <w:fldChar w:fldCharType="end"/>
      </w:r>
      <w:r w:rsidR="00AA773A" w:rsidRPr="00D62C06">
        <w:rPr>
          <w:szCs w:val="20"/>
        </w:rPr>
        <w:t xml:space="preserve"> </w:t>
      </w:r>
      <w:r w:rsidRPr="00D62C06">
        <w:rPr>
          <w:szCs w:val="20"/>
        </w:rPr>
        <w:t xml:space="preserve">for </w:t>
      </w:r>
      <w:commentRangeStart w:id="3535"/>
      <w:ins w:id="3536" w:author="Sara M Tuson" w:date="2021-07-03T08:50:00Z">
        <w:r w:rsidRPr="00D62C06">
          <w:rPr>
            <w:szCs w:val="20"/>
          </w:rPr>
          <w:t>mid-</w:t>
        </w:r>
      </w:ins>
      <w:commentRangeStart w:id="3537"/>
      <w:del w:id="3538" w:author="Sara M Tuson" w:date="2021-07-03T08:50:00Z">
        <w:r w:rsidRPr="00D62C06" w:rsidDel="005F4BCF">
          <w:rPr>
            <w:szCs w:val="20"/>
          </w:rPr>
          <w:delText>M</w:delText>
        </w:r>
      </w:del>
      <w:r w:rsidRPr="00D62C06">
        <w:rPr>
          <w:szCs w:val="20"/>
        </w:rPr>
        <w:t>H</w:t>
      </w:r>
      <w:commentRangeEnd w:id="3537"/>
      <w:ins w:id="3539" w:author="Sara M Tuson" w:date="2021-07-03T08:50:00Z">
        <w:r w:rsidRPr="00D62C06">
          <w:rPr>
            <w:szCs w:val="20"/>
          </w:rPr>
          <w:t>olocene</w:t>
        </w:r>
      </w:ins>
      <w:r w:rsidRPr="00D62C06">
        <w:rPr>
          <w:szCs w:val="20"/>
          <w:lang w:val="en-GB"/>
        </w:rPr>
        <w:commentReference w:id="3537"/>
      </w:r>
      <w:r w:rsidRPr="00D62C06">
        <w:rPr>
          <w:szCs w:val="20"/>
        </w:rPr>
        <w:t xml:space="preserve"> </w:t>
      </w:r>
      <w:commentRangeEnd w:id="3535"/>
      <w:r w:rsidRPr="00D62C06">
        <w:rPr>
          <w:szCs w:val="20"/>
          <w:lang w:val="en-GB"/>
        </w:rPr>
        <w:commentReference w:id="3535"/>
      </w:r>
      <w:r w:rsidRPr="00D62C06">
        <w:rPr>
          <w:szCs w:val="20"/>
        </w:rPr>
        <w:t xml:space="preserve">and </w:t>
      </w:r>
      <w:r w:rsidRPr="00D62C06">
        <w:rPr>
          <w:szCs w:val="20"/>
          <w:lang w:val="fr-FR"/>
        </w:rPr>
        <w:fldChar w:fldCharType="begin" w:fldLock="1"/>
      </w:r>
      <w:r w:rsidRPr="00D62C06">
        <w:rPr>
          <w:szCs w:val="20"/>
        </w:rPr>
        <w:instrText>ADDIN CSL_CITATION { "citationItems" : [ { "id" : "ITEM-1", "itemData" : { "DOI" : "10.5194/cp-2019-55",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"issued" : { "date-parts" : [ [ "2020" ] ] }, "page" : "699-712", "title" : "A new multi-variable benchmark for Last Glacial Maximum climate simulations", "translator" : [ { "dropping-particle" : "", "family" : "J6887", "given" : "", "non-dropping-particle" : "", "parse-names" : false, "suffix" : "" } ], "type" : "article-journal", "volume" : "16" }, "uris" : [ "http://www.mendeley.com/documents/?uuid=c6eefdbd-af92-4962-b252-a2c3a658d3b7" ] } ], "mendeley" : { "formattedCitation" : "(Cleator et al., 2020)", "manualFormatting" : "Cleator et al. (2020)", "plainTextFormattedCitation" : "(Cleator et al., 2020)", "previouslyFormattedCitation" : "(Cleator et al., 2020)" }, "properties" : { "noteIndex" : 0 }, "schema" : "https://github.com/citation-style-language/schema/raw/master/csl-citation.json" }</w:instrText>
      </w:r>
      <w:r w:rsidRPr="00D62C06">
        <w:rPr>
          <w:szCs w:val="20"/>
          <w:lang w:val="fr-FR"/>
        </w:rPr>
        <w:fldChar w:fldCharType="separate"/>
      </w:r>
      <w:r w:rsidRPr="00D62C06">
        <w:rPr>
          <w:noProof/>
          <w:szCs w:val="20"/>
        </w:rPr>
        <w:t>Cleator et al. (2020)</w:t>
      </w:r>
      <w:r w:rsidRPr="00D62C06">
        <w:rPr>
          <w:szCs w:val="20"/>
          <w:lang w:val="fr-FR"/>
        </w:rPr>
        <w:fldChar w:fldCharType="end"/>
      </w:r>
      <w:r w:rsidRPr="00D62C06">
        <w:rPr>
          <w:szCs w:val="20"/>
        </w:rPr>
        <w:t xml:space="preserve"> for LGM</w:t>
      </w:r>
      <w:del w:id="3540" w:author="Sara M Tuson" w:date="2021-07-01T14:43:00Z">
        <w:r w:rsidRPr="00D62C06" w:rsidDel="00F35FE4">
          <w:rPr>
            <w:szCs w:val="20"/>
          </w:rPr>
          <w:delText>)</w:delText>
        </w:r>
      </w:del>
      <w:r w:rsidRPr="00D62C06">
        <w:rPr>
          <w:szCs w:val="20"/>
        </w:rPr>
        <w:t xml:space="preserve"> are based on the standard error given at each site: the average and associated standard deviation over each area is obtained by computing 1000 times the average of randomly drawn values from the Gaussian distributions defined at each site by the reconstruction mean and standard error; the light orange colour shows the ±</w:t>
      </w:r>
      <w:del w:id="3541" w:author="Sara M Tuson" w:date="2021-07-01T14:56:00Z">
        <w:r w:rsidRPr="00D62C06" w:rsidDel="00C35DDE">
          <w:rPr>
            <w:szCs w:val="20"/>
          </w:rPr>
          <w:delText xml:space="preserve"> </w:delText>
        </w:r>
      </w:del>
      <w:r w:rsidRPr="00D62C06">
        <w:rPr>
          <w:szCs w:val="20"/>
        </w:rPr>
        <w:t xml:space="preserve">1 standard deviation of these 1000 estimates. The dots on (b) and (c) show the average of the model output for grid points for which there are reconstructions. The ranges for the model results are based on an ensemble of 1000 averages over 50 years randomly picked in the model output time series for each region and each variable: the mean ± one standard deviation is plotted for each model. </w:t>
      </w:r>
      <w:r w:rsidRPr="00D62C06">
        <w:rPr>
          <w:szCs w:val="20"/>
          <w:lang w:val="fr-FR"/>
        </w:rPr>
        <w:t xml:space="preserve">Figure is adapted from </w:t>
      </w:r>
      <w:r w:rsidRPr="00D62C06">
        <w:rPr>
          <w:szCs w:val="20"/>
          <w:lang w:val="fr-FR"/>
        </w:rPr>
        <w:fldChar w:fldCharType="begin" w:fldLock="1"/>
      </w:r>
      <w:r w:rsidRPr="00D62C06">
        <w:rPr>
          <w:szCs w:val="20"/>
          <w:lang w:val="fr-FR"/>
        </w:rPr>
        <w:instrText xml:space="preserve">ADDIN CSL_CITATION { "citationItems" : [ { "id" : "ITEM-1", "itemData" : { "DOI" : "10.5194/cp-16-1847-2020", "ISSN" : "1814-9332", "abstract" : "Abstract. The mid-Holocene (6000 years ago) is a standard time period for the evaluation of the simulated response of global climate models using palaeoclimate reconstructions. The latest mid-Holocene simulations are a palaeoclimate entry card for the Palaeoclimate Model Intercomparison Project (PMIP4) component of the current phase of the Coupled Model Intercomparison Project (CMIP6) \u2013 hereafter referred to as PMIP4-CMIP6. Here we provide an initial analysis and evaluation of the results of the experiment for the mid-Holocene. We show that state-of-the-art models produce climate changes that are broadly consistent with theory and observations, including increased summer warming of the Northern Hemisphere and associated shifts in tropical rainfall. Many features of the PMIP4-CMIP6 simulations were present in the previous generation (PMIP3-CMIP5) of simulations. The PMIP4-CMIP6 ensemble for the mid-Holocene has a global mean temperature change of \u22120.3 K, which is \u22120.2 K cooler than the PMIP3-CMIP5 simulations predominantly as a result of the prescription of realistic greenhouse gas concentrations in PMIP4-CMIP6. Biases in the magnitude and the sign of regional responses identified in PMIP3-CMIP5, such as the amplification of the northern African monsoon, precipitation changes over Europe, and simulated aridity in mid-Eurasia, are still present in the PMIP4-CMIP6 simulations. Despite these issues, PMIP4-CMIP6 and the mid-Holocene provide an opportunity both for quantitative evaluation and derivation of emergent constraints on the hydrological cycle, feedback strength, and potentially climate sensitivity.", "author" : [ { "dropping-particle" : "", "family" : "Brierley", "given" : "Chris M", "non-dropping-particle" : "", "parse-names" : false, "suffix" : "" }, { "dropping-particle" : "", "family" : "Zhao", "given" : "Anni", "non-dropping-particle" : "", "parse-names" : false, "suffix" : "" }, { "dropping-particle" : "", "family" : "Harrison", "given" : "Sandy P.", "non-dropping-particle" : "", "parse-names" : false, "suffix" : "" }, { "dropping-particle" : "", "family" : "Braconnot", "given" : "Pascale", "non-dropping-particle" : "", "parse-names" : false, "suffix" : "" }, { "dropping-particle" : "", "family" : "Williams", "given" : "Charles J. R.", "non-dropping-particle" : "", "parse-names" : false, "suffix" : "" }, { "dropping-particle" : "", "family" : "Thornalley", "given" : "David J R", "non-dropping-particle" : "", "parse-names" : false, "suffix" : "" }, { "dropping-particle" : "", "family" : "Shi", "given" : "Xiaoxu", "non-dropping-particle" : "", "parse-names" : false, "suffix" : "" }, { "dropping-particle" : "", "family" : "Peterschmitt", "given" : "Jean-Yves", "non-dropping-particle" : "", "parse-names" : false, "suffix" : "" }, { "dropping-particle" : "", "family" : "Ohgaito", "given" : "Rumi", "non-dropping-particle" : "", "parse-names" : false, "suffix" : "" }, { "dropping-particle" : "", "family" : "Kaufman", "given" : "Darrell S.", "non-dropping-particle" : "", "parse-names" : false, "suffix" : "" }, { "dropping-particle" : "", "family" : "Kageyama", "given" : "Masa", "non-dropping-particle" : "", "parse-names" : false, "suffix" : "" }, { "dropping-particle" : "", "family" : "Hargreaves", "given" : "Julia C.",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"D'Agostino", "given" : "Roberta", "non-dropping-particle" : "", "parse-names" : false, "suffix" : "" }, { "dropping-particle" : "", "family" : "Chandan", "given" : "Deepak", "non-dropping-particle" : "", "parse-names" : false, "suffix" : "" }, { "dropping-particle" : "", "family" : "Carr\u00e9", "given" : "Matthieu", "non-dropping-particle" : "", "parse-names" : false, "suffix" : "" }, { "dropping-particle" : "", "family" : "Bartlein", "given" : "Partrick J", "non-dropping-particle" : "", "parse-names" : false, "suffix" : "" }, { "dropping-particle" : "", "family" : "Zheng", "given" : "Weipeng", "non-dropping-particle" : "", "parse-names" : false, "suffix" : "" }, { "dropping-particle" : "", "family" : "Zhang", "given" : "Zhongshi", "non-dropping-particle" : "", "parse-names" : false, "suffix" : "" }, { "dropping-particle" : "", "family" : "Zhang", "given" : "Qiong", "non-dropping-particle" : "", "parse-names" : false, "suffix" : "" }, { "dropping-particle" : "", "family" : "Yang", "given" : "Hu", "non-dropping-particle" : "", "parse-names" : false, "suffix" : "" }, { "dropping-particle" : "", "family" : "Volodin", "given" : "Evgeny M.", "non-dropping-particle" : "", "parse-names" : false, "suffix" : "" }, { "dropping-particle" : "", "family" : "Tomas", "given" : "Robert A.", "non-dropping-particle" : "", "parse-names" : false, "suffix" : "" }, { "dropping-particle" : "", "family" : "Routson", "given" : "Cody", "non-dropping-particle" : "", "parse-names" : false, "suffix" : "" }, { "dropping-particle" : "", "family" : "Peltier", "given" : "W. Richard", "non-dropping-particle" : "", "parse-names" : false, "suffix" : "" }, { "dropping-particle" : "", "family" : "Otto-Bliesner", "given" : "Bette", "non-dropping-particle" : "", "parse-names" : false, "suffix" : "" }, { "dropping-particle" : "", "family" : "Morozova", "given" : "Polina A", "non-dropping-particle" : "", "parse-names" : false, "suffix" : "" }, { "dropping-particle" : "", "family" : "McKay", "given" : "Nicholas P.", "non-dropping-particle" : "", "parse-names" : false, "suffix" : "" }, { "dropping-particle" : "", "family" : "Lohmann", "given" : "Gerrit", "non-dropping-particle" : "", "parse-names" : false, "suffix" : "" }, { "dropping-particle" : "", "family" : "Legrande", "given" : "Allegra N.", "non-dropping-particle" : "", "parse-names" : false, "suffix" : "" }, { "dropping-particle" : "", "family" : "Guo", "given" : "Chuncheng", "non-dropping-particle" : </w:instrText>
      </w:r>
      <w:r w:rsidRPr="00D62C06">
        <w:rPr>
          <w:szCs w:val="20"/>
        </w:rPr>
        <w:instrText>"", "parse-names" : false, "suffix" : "" }, { "dropping-particle" : "", "family" : "Cao", "given" : "Jian", "non-dropping-particle" : "", "parse-names" : false, "suffix" : "" }, { "dropping-particle" : "", "family" : "Brady", "given" : "Esther", "non-dropping-particle" : "", "parse-names" : false, "suffix" : "" }, { "dropping-particle" : "", "family" : "Annan", "given" : "James D.", "non-dropping-particle" : "", "parse-names" : false, "suffix" : "" }, { "dropping-particle" : "", "family" : "Abe-Ouchi", "given" : "Ayako", "non-dropping-particle" : "", "parse-names" : false, "suffix" : "" } ], "container-title" : "Climate of the Past", "id" : "ITEM-1", "issue" : "5", "issued" : { "date-parts" : [ [ "2020", "10", "1" ] ] }, "page" : "1847-1872", "title" : "Large-scale features and evaluation of the PMIP4-CMIP6 midHolocene simulations", "translator" : [ { "dropping-particle" : "", "family" : "J2758", "given" : "", "non-dropping-particle" : "", "parse-names" : false, "suffix" : "" } ], "type" : "article-journal", "volume" : "16" }, "uris" : [ "http://www.mendeley.com/documents/?uuid=2e0032a8-4629-4b63-b4d6-8a0ae2d42c41" ] } ], "mendeley" : { "formattedCitation" : "(Brierley et al., 2020)", "manualFormatting" : "Brierley et al. (2020)", "plainTextFormattedCitation" : "(Brierley et al., 2020)", "previouslyFormattedCitation" : "(Brierley et al., 2020)" }, "properties" : { "noteIndex" : 0 }, "schema" : "https://github.com/citation-style-language/schema/raw/master/csl-citation.json" }</w:instrText>
      </w:r>
      <w:r w:rsidRPr="00D62C06">
        <w:rPr>
          <w:szCs w:val="20"/>
          <w:lang w:val="fr-FR"/>
        </w:rPr>
        <w:fldChar w:fldCharType="separate"/>
      </w:r>
      <w:r w:rsidRPr="00D62C06">
        <w:rPr>
          <w:noProof/>
          <w:szCs w:val="20"/>
        </w:rPr>
        <w:t>Brierley et al. (2020)</w:t>
      </w:r>
      <w:r w:rsidRPr="00D62C06">
        <w:rPr>
          <w:szCs w:val="20"/>
          <w:lang w:val="fr-FR"/>
        </w:rPr>
        <w:fldChar w:fldCharType="end"/>
      </w:r>
      <w:r w:rsidRPr="00D62C06">
        <w:rPr>
          <w:szCs w:val="20"/>
        </w:rPr>
        <w:t>, their Figure S3 for the mid-Holocene</w:t>
      </w:r>
      <w:ins w:id="3542" w:author="Ian Blenkinsop" w:date="2021-07-07T15:25:00Z">
        <w:r w:rsidRPr="00D62C06">
          <w:rPr>
            <w:szCs w:val="20"/>
          </w:rPr>
          <w:t>;</w:t>
        </w:r>
      </w:ins>
      <w:r w:rsidRPr="00D62C06">
        <w:rPr>
          <w:szCs w:val="20"/>
        </w:rPr>
        <w:t xml:space="preserve"> and from </w:t>
      </w:r>
      <w:r w:rsidRPr="00D62C06">
        <w:rPr>
          <w:szCs w:val="20"/>
          <w:lang w:val="fr-FR"/>
        </w:rPr>
        <w:fldChar w:fldCharType="begin" w:fldLock="1"/>
      </w:r>
      <w:r w:rsidRPr="00D62C06">
        <w:rPr>
          <w:szCs w:val="20"/>
        </w:rPr>
        <w:instrText xml:space="preserve">ADDIN CSL_CITATION { "citationItems" : [ { "id" : "ITEM-1", "itemData" : { "DOI" : "10.5194/cp-17-37-2021", "author" : [ { "dropping-particle" : "", "family" : "Kageyama", "given" : "M", "non-dropping-particle" : "", "parse-names" : false, "suffix" : "" }, { "dropping-particle" : "", "family" : "Sime", "given" : "L C", "non-dropping-particle" : "", "parse-names" : false, "suffix" : "" }, { "dropping-particle" : "", "family" : "Sicard", "given" : "M", "non-dropping-particle" : "", "parse-names" : false, "suffix" : "" }, { "dropping-particle" : "", "family" : "Guarino", "given" : "M.-V.", "non-dropping-particle" : "", "parse-names" : false, "suffix" : "" }, { "dropping-particle" : "", "family" : "Vernal", "given" : "A", "non-dropping-particle" : "de", "parse-names" : false, "suffix" : "" }, { "dropping-particle" : "", "family" : "Stein", "given" : "R", "non-dropping-particle" : "", "parse-names" : false, "suffix" : "" }, { "dropping-particle" : "", "family" : "Schroeder", "given" : "D", "non-dropping-particle" : "", "parse-names" : false, "suffix" : "" }, { "dropping-particle" : "", "family" : "Malmierca-Vallet", "given" : "I", "non-dropping-particle" : "", "parse-names" : false, "suffix" : "" }, { "dropping-particle" : "", "family" : "Abe-Ouchi", "given" : "A", "non-dropping-particle" : "", "parse-names" : false, "suffix" : "" }, { "dropping-particle" : "", "family" : "Bitz", "given" : "C", "non-dropping-particle" : "", </w:instrText>
      </w:r>
      <w:r w:rsidRPr="00D62C06">
        <w:rPr>
          <w:szCs w:val="20"/>
          <w:lang w:val="fr-FR"/>
        </w:rPr>
        <w:instrText>"parse-names" : false, "suffix" : "" }, { "dropping-particle" : "", "family" : "Braconnot", "given" : "P", "non-dropping-particle" : "", "parse-names" : false, "suffix" : "" }, { "dropping-particle" : "", "family" : "Brady", "given" : "E C", "non-dropping-particle" : "", "parse-names" : false, "suffix" : "" }, { "dropping-particle" : "", "family" : "Cao", "given" : "J", "non-dropping-particle" : "", "parse-names" : false, "suffix" : "" }, { "dropping-particle" : "", "family" : "Chamberlain", "given" : "M A", "non-dropping-particle" : "", "parse-names" : false, "suffix" : "" }, { "dropping-particle" : "", "family" : "Feltham", "given" : "D", "non-dropping-particle" : "", "parse-names" : false, "suffix" : "" }, { "dropping-particle" : "", "family" : "Guo", "given" : "C", "non-dropping-particle" : "", "parse-names" : false, "suffix" : "" }, { "dropping-particle" : "", "family" : "LeGrande", "given" : "A N", "non-dropping-particle" : "", "parse-names" : false, "suffix" : "" }, { "dropping-particle" : "", "family" : "Lohmann", "given" : "G", "non-dropping-particle" : "", "parse-names" : false, "suffix" : "" }, { "dropping-particle" : "", "family" : "Meissner", "given" : "K J", "non-dropping-particle" : "", "parse-names" : false, "suffix" : "" }, { "dropping-particle" : "", "family" : "Menviel", "given" : "L", "non-dropping-particle" : "", "parse-names" : false, "suffix" : "" }, { "dropping-particle" : "", "family" : "Morozova", "given" : "P",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"O'ishi", "given" : "R", "non-dropping-particle" : "", "parse-names" : false, "suffix" : "" }, { "dropping-particle" : "", "family" : "Ramos Buarque", "given" : "S", "non-dropping-particle" : "", "parse-names" : false, "suffix" : "" }, { "dropping-particle" : "", "family" : "y Melia", "given" : "D", "non-dropping-particle" : "", "parse-names" : false, "suffix" : "" }, { "dropping-particle" : "", "family" : "Sherriff-Tadano", "given" : "S", "non-dropping-particle" : "", "parse-names" : false, "suffix" : "" }, { "dropping-particle" : "", "family" : "Stroeve", "given" : "J", "non-dropping-particle" : "", "parse-names" : false, "suffix" : "" }, { "dropping-particle" : "", "family" : "Shi", "given" : "X", "non-dropping-particle" : "", "parse-names" : false, "suffix" : "" }, { "dropping-particle" : "", "family" : "Sun", "given" : "B", "non-dropping-particle" : "", "parse-names" : false, "suffix" : "" }, { "dropping-particle" : "", "family" : "Tomas", "given" : "R A", "non-dropping-particle" : "", "parse-names" : false, "suffix" : "" }, { "dropping-particle" : "", "family" : "Volodin", "given" : "E", "non-dropping-particle" : "", "parse-names" : false, "suffix" : "" }, { "dropping-particle" : "", "family" : "Yeung", "given" : "N K H", "non-dropping-parti</w:instrText>
      </w:r>
      <w:r w:rsidRPr="00D62C06">
        <w:rPr>
          <w:szCs w:val="20"/>
        </w:rPr>
        <w:instrText>cle" : "", "parse-names" : false, "suffix" : "" }, { "dropping-particle" : "", "family" : "Zhang", "given" : "Q", "non-dropping-particle" : "", "parse-names" : false, "suffix" : "" }, { "dropping-particle" : "", "family" : "Zhang", "given" : "Z", "non-dropping-particle" : "", "parse-names" : false, "suffix" : "" }, { "dropping-particle" : "", "family" : "Zheng", "given" : "W", "non-dropping-particle" : "", "parse-names" : false, "suffix" : "" }, { "dropping-particle" : "", "family" : "Ziehn", "given" : "T", "non-dropping-particle" : "", "parse-names" : false, "suffix" : "" } ], "container-title" : "Climate of the Past", "id" : "ITEM-1", "issue" : "1", "issued" : { "date-parts" : [ [ "2021" ] ] }, "page" : "37-62", "title" : "A multi-model CMIP6-PMIP4 study of Arctic sea ice at 127 ka: sea ice data compilation and model differences", "translator" : [ { "dropping-particle" : "", "family" : "J3446", "given" : "", "non-dropping-particle" : "", "parse-names" : false, "suffix" : "" } ], "type" : "article-journal", "volume" : "17" }, "uris" : [ "http://www.mendeley.com/documents/?uuid=6f635fef-77b3-412d-91de-a985756ffd37" ] } ], "mendeley" : { "formattedCitation" : "(Kageyama et al., 2021)", "manualFormatting" : "Kageyama et al. (2021)", "plainTextFormattedCitation" : "(Kageyama et al., 2021)", "previouslyFormattedCitation" : "(Kageyama et al., 2021)" }, "properties" : { "noteIndex" : 0 }, "schema" : "https://github.com/citation-style-language/schema/raw/master/csl-citation.json" }</w:instrText>
      </w:r>
      <w:r w:rsidRPr="00D62C06">
        <w:rPr>
          <w:szCs w:val="20"/>
          <w:lang w:val="fr-FR"/>
        </w:rPr>
        <w:fldChar w:fldCharType="separate"/>
      </w:r>
      <w:r w:rsidRPr="00D62C06">
        <w:rPr>
          <w:noProof/>
          <w:szCs w:val="20"/>
        </w:rPr>
        <w:t>Kageyama et al. (2021)</w:t>
      </w:r>
      <w:r w:rsidRPr="00D62C06">
        <w:rPr>
          <w:szCs w:val="20"/>
          <w:lang w:val="fr-FR"/>
        </w:rPr>
        <w:fldChar w:fldCharType="end"/>
      </w:r>
      <w:r w:rsidRPr="00D62C06">
        <w:rPr>
          <w:szCs w:val="20"/>
        </w:rPr>
        <w:t xml:space="preserve">, their Figure 12 for the LGM. </w:t>
      </w:r>
      <w:r w:rsidRPr="00D62C06">
        <w:rPr>
          <w:rFonts w:cs="Times New Roman"/>
          <w:szCs w:val="20"/>
        </w:rPr>
        <w:t>Further details on data sources and processing are available in the chapter data table (Table 3.SM.1).</w:t>
      </w:r>
    </w:p>
    <w:p w14:paraId="6D69A589" w14:textId="6A28C5AB" w:rsidR="00CE1769" w:rsidRDefault="00CE1769" w:rsidP="00CE1769">
      <w:pPr>
        <w:pStyle w:val="AR6BodyText"/>
        <w:rPr>
          <w:b/>
          <w:noProof/>
        </w:rPr>
      </w:pPr>
      <w:r>
        <w:rPr>
          <w:b/>
          <w:noProof/>
        </w:rPr>
        <w:t>[</w:t>
      </w:r>
      <w:r w:rsidRPr="00187583">
        <w:rPr>
          <w:b/>
          <w:noProof/>
        </w:rPr>
        <w:t xml:space="preserve">END </w:t>
      </w:r>
      <w:r w:rsidRPr="00187583">
        <w:rPr>
          <w:rStyle w:val="AR6Chap3FigureCar"/>
          <w:rFonts w:cs="Times New Roman"/>
          <w:b/>
          <w:noProof/>
          <w:sz w:val="22"/>
        </w:rPr>
        <w:t>FIGURE 3.4</w:t>
      </w:r>
      <w:r w:rsidR="000D6479">
        <w:rPr>
          <w:rStyle w:val="AR6Chap3FigureCar"/>
          <w:rFonts w:cs="Times New Roman"/>
          <w:b/>
          <w:noProof/>
          <w:sz w:val="22"/>
        </w:rPr>
        <w:t>4</w:t>
      </w:r>
      <w:r w:rsidRPr="00187583">
        <w:rPr>
          <w:b/>
          <w:noProof/>
        </w:rPr>
        <w:t xml:space="preserve"> HERE</w:t>
      </w:r>
      <w:r>
        <w:rPr>
          <w:b/>
          <w:noProof/>
        </w:rPr>
        <w:t>]</w:t>
      </w:r>
    </w:p>
    <w:p w14:paraId="0900789A" w14:textId="0778BF9E" w:rsidR="00CE1769" w:rsidRDefault="00CE1769" w:rsidP="00CE1769">
      <w:pPr>
        <w:pStyle w:val="AR6BodyText"/>
        <w:rPr>
          <w:noProof/>
        </w:rPr>
      </w:pPr>
    </w:p>
    <w:p w14:paraId="3E5BCBD1" w14:textId="77777777" w:rsidR="00A31AA5" w:rsidRDefault="00A31AA5" w:rsidP="00CE1769">
      <w:pPr>
        <w:pStyle w:val="AR6BodyText"/>
        <w:rPr>
          <w:noProof/>
        </w:rPr>
      </w:pPr>
    </w:p>
    <w:p w14:paraId="721F5AEC" w14:textId="4570193D" w:rsidR="00CE1769" w:rsidRDefault="00CE1769" w:rsidP="0059341E">
      <w:pPr>
        <w:pStyle w:val="AR6Chap3Level33111"/>
      </w:pPr>
      <w:bookmarkStart w:id="3543" w:name="_Ref29562824"/>
      <w:bookmarkStart w:id="3544" w:name="_Ref29455326"/>
      <w:bookmarkStart w:id="3545" w:name="_Ref5023964"/>
      <w:bookmarkStart w:id="3546" w:name="_Toc6385759"/>
      <w:bookmarkStart w:id="3547" w:name="_Toc56443545"/>
      <w:bookmarkStart w:id="3548" w:name="_Toc70639183"/>
      <w:r>
        <w:t>Process Representation in Different Classes of Models</w:t>
      </w:r>
      <w:bookmarkEnd w:id="3543"/>
      <w:bookmarkEnd w:id="3544"/>
      <w:bookmarkEnd w:id="3545"/>
      <w:bookmarkEnd w:id="3546"/>
      <w:bookmarkEnd w:id="3547"/>
      <w:bookmarkEnd w:id="3548"/>
    </w:p>
    <w:p w14:paraId="37F00BAB" w14:textId="77777777" w:rsidR="00CE1769" w:rsidRPr="00E457C1" w:rsidRDefault="00CE1769" w:rsidP="00CE1769">
      <w:pPr>
        <w:pStyle w:val="AR6BodyText"/>
        <w:rPr>
          <w:noProof/>
          <w:lang w:val="en-US"/>
        </w:rPr>
      </w:pPr>
    </w:p>
    <w:p w14:paraId="0EFC6362" w14:textId="3147469B" w:rsidR="00CE1769" w:rsidRPr="00E457C1" w:rsidRDefault="00CE1769" w:rsidP="00CE1769">
      <w:pPr>
        <w:pStyle w:val="AR6BodyText"/>
        <w:rPr>
          <w:lang w:val="en-US"/>
        </w:rPr>
      </w:pPr>
      <w:r w:rsidRPr="00E457C1">
        <w:rPr>
          <w:lang w:val="en-US"/>
        </w:rPr>
        <w:t>Based on new scientific insights and newly available observations, many improvements have been made to models from CMIP5 to CMIP6, including changes in the representation of physics of the atmosphere, ocean, sea</w:t>
      </w:r>
      <w:r w:rsidR="00E95BBB" w:rsidRPr="00E457C1">
        <w:rPr>
          <w:lang w:val="en-US"/>
        </w:rPr>
        <w:t xml:space="preserve"> </w:t>
      </w:r>
      <w:r w:rsidRPr="00E457C1">
        <w:rPr>
          <w:lang w:val="en-US"/>
        </w:rPr>
        <w:t xml:space="preserve">ice, and land surface. In many cases, changes in the detailed representation of cloud and aerosol processes have been implemented. The new generation of CMIP6 climate models also features increases in spatial resolution, as well as inclusion of additional Earth system processes and new components (see further details in </w:t>
      </w:r>
      <w:r w:rsidR="008B2DBF" w:rsidRPr="00E457C1">
        <w:rPr>
          <w:lang w:val="en-US"/>
        </w:rPr>
        <w:t>Section</w:t>
      </w:r>
      <w:r w:rsidRPr="00E457C1">
        <w:rPr>
          <w:lang w:val="en-US"/>
        </w:rPr>
        <w:t xml:space="preserve"> 1</w:t>
      </w:r>
      <w:r w:rsidR="008B2DBF" w:rsidRPr="00E457C1">
        <w:rPr>
          <w:lang w:val="en-US"/>
        </w:rPr>
        <w:t>.5.3.1</w:t>
      </w:r>
      <w:r w:rsidR="00BA45DA" w:rsidRPr="00E457C1">
        <w:rPr>
          <w:lang w:val="en-US"/>
        </w:rPr>
        <w:t xml:space="preserve"> and</w:t>
      </w:r>
      <w:r w:rsidR="00B0342C" w:rsidRPr="00E457C1">
        <w:rPr>
          <w:lang w:val="en-US"/>
        </w:rPr>
        <w:t xml:space="preserve"> </w:t>
      </w:r>
      <w:r w:rsidR="00BA45DA" w:rsidRPr="00E457C1">
        <w:rPr>
          <w:lang w:val="en-US"/>
        </w:rPr>
        <w:t xml:space="preserve">in </w:t>
      </w:r>
      <w:r w:rsidR="00FC1FA1" w:rsidRPr="00E457C1">
        <w:rPr>
          <w:lang w:val="en-US"/>
        </w:rPr>
        <w:t>Tables AII.5 and AII.6</w:t>
      </w:r>
      <w:r w:rsidRPr="00E457C1">
        <w:rPr>
          <w:lang w:val="en-US"/>
        </w:rPr>
        <w:t>). Such changes to model physics and resolution are often designed to improve the fit</w:t>
      </w:r>
      <w:r w:rsidR="00F26F93" w:rsidRPr="00E457C1">
        <w:rPr>
          <w:lang w:val="en-US"/>
        </w:rPr>
        <w:t>ness</w:t>
      </w:r>
      <w:r w:rsidRPr="00E457C1">
        <w:rPr>
          <w:lang w:val="en-US"/>
        </w:rPr>
        <w:t>-for-purpose of a model such as projecting regional aspects of climate (Section 10.3) or to more fully represent feedbacks to make the models more fit for long-term climate projections affected for example by carbon cycle feedbacks</w:t>
      </w:r>
      <w:r w:rsidR="00E9326C" w:rsidRPr="00E457C1">
        <w:rPr>
          <w:lang w:val="en-US"/>
        </w:rPr>
        <w:t xml:space="preserve"> </w:t>
      </w:r>
      <w:r w:rsidRPr="00E457C1">
        <w:rPr>
          <w:lang w:val="en-US"/>
        </w:rPr>
        <w:t xml:space="preserve">(see also Section </w:t>
      </w:r>
      <w:r w:rsidR="00720E1C" w:rsidRPr="00E457C1">
        <w:rPr>
          <w:lang w:val="en-US"/>
        </w:rPr>
        <w:t>1.5.3.1</w:t>
      </w:r>
      <w:r w:rsidRPr="00E457C1">
        <w:rPr>
          <w:lang w:val="en-US"/>
        </w:rPr>
        <w:t>).</w:t>
      </w:r>
    </w:p>
    <w:p w14:paraId="037D6C4A" w14:textId="77777777" w:rsidR="00CE1769" w:rsidRPr="00E457C1" w:rsidRDefault="00CE1769" w:rsidP="00CE1769">
      <w:pPr>
        <w:pStyle w:val="AR6BodyText"/>
        <w:rPr>
          <w:lang w:val="en-US"/>
        </w:rPr>
      </w:pPr>
    </w:p>
    <w:p w14:paraId="7DB00382" w14:textId="4EB54933" w:rsidR="00CE1769" w:rsidRPr="00E457C1" w:rsidRDefault="00CE1769" w:rsidP="00CE1769">
      <w:pPr>
        <w:pStyle w:val="AR6BodyText"/>
        <w:rPr>
          <w:lang w:val="en-US"/>
        </w:rPr>
      </w:pPr>
      <w:r w:rsidRPr="00E457C1">
        <w:rPr>
          <w:lang w:val="en-US"/>
        </w:rPr>
        <w:t>Factors affecting model performance include resolution, the type of dynamical core (spectral</w:t>
      </w:r>
      <w:r w:rsidR="008B2DBF" w:rsidRPr="00E457C1">
        <w:rPr>
          <w:lang w:val="en-US"/>
        </w:rPr>
        <w:t>,</w:t>
      </w:r>
      <w:del w:id="3549" w:author="Sara M Tuson" w:date="2021-06-29T12:14:00Z">
        <w:r w:rsidR="008B2DBF" w:rsidRPr="00E457C1" w:rsidDel="00490E89">
          <w:rPr>
            <w:lang w:val="en-US"/>
          </w:rPr>
          <w:delText>.</w:delText>
        </w:r>
      </w:del>
      <w:r w:rsidRPr="00E457C1">
        <w:rPr>
          <w:lang w:val="en-US"/>
        </w:rPr>
        <w:t xml:space="preserve"> finite difference </w:t>
      </w:r>
      <w:r w:rsidR="008B2DBF" w:rsidRPr="00E457C1">
        <w:rPr>
          <w:lang w:val="en-US"/>
        </w:rPr>
        <w:t>or</w:t>
      </w:r>
      <w:r w:rsidRPr="00E457C1">
        <w:rPr>
          <w:lang w:val="en-US"/>
        </w:rPr>
        <w:t xml:space="preserve"> finite volume), physics parameters and parameterisations, model structure</w:t>
      </w:r>
      <w:ins w:id="3550" w:author="Sara M Tuson" w:date="2021-06-29T12:14:00Z">
        <w:r w:rsidR="00490E89">
          <w:rPr>
            <w:lang w:val="en-US"/>
          </w:rPr>
          <w:t xml:space="preserve">, for example, </w:t>
        </w:r>
      </w:ins>
      <w:del w:id="3551" w:author="Sara M Tuson" w:date="2021-06-29T12:14:00Z">
        <w:r w:rsidRPr="00E457C1" w:rsidDel="00490E89">
          <w:rPr>
            <w:lang w:val="en-US"/>
          </w:rPr>
          <w:delText xml:space="preserve"> (e.g. </w:delText>
        </w:r>
      </w:del>
      <w:r w:rsidRPr="00E457C1">
        <w:rPr>
          <w:lang w:val="en-US"/>
        </w:rPr>
        <w:t>many of the coupled HighResMIP models</w:t>
      </w:r>
      <w:r w:rsidR="00F514C0" w:rsidRPr="00E457C1">
        <w:rPr>
          <w:lang w:val="en-US"/>
        </w:rPr>
        <w:t xml:space="preserve"> </w:t>
      </w:r>
      <w:r w:rsidR="00F514C0" w:rsidRPr="00664605">
        <w:fldChar w:fldCharType="begin" w:fldLock="1"/>
      </w:r>
      <w:r w:rsidR="00F87AD3">
        <w:rPr>
          <w:lang w:val="en-US"/>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 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"J3694", "given" : "", "non-dropping-particle" : "", "parse-names" : false, "suffix" : "" } ], "type" : "article-journal", "volume" : "9" }, "uris" : [ "http://www.mendeley.com/documents/?uuid=e5cc9ff6-21e5-4c70-b2b8-136483b2a16c" ] } ], "mendeley" : { "formattedCitation" : "(Haarsma et al., 2016)", "plainTextFormattedCitation" : "(Haarsma et al., 2016)", "previouslyFormattedCitation" : "(Haarsma et al., 2016)" }, "properties" : { "noteIndex" : 0 }, "schema" : "https://github.com/citation-style-language/schema/raw/master/csl-citation.json" }</w:instrText>
      </w:r>
      <w:r w:rsidR="00F514C0" w:rsidRPr="00664605">
        <w:fldChar w:fldCharType="separate"/>
      </w:r>
      <w:r w:rsidR="00393F8C">
        <w:rPr>
          <w:noProof/>
          <w:lang w:val="en-US"/>
        </w:rPr>
        <w:t>(Haarsma et al., 2016)</w:t>
      </w:r>
      <w:r w:rsidR="00F514C0" w:rsidRPr="00664605">
        <w:fldChar w:fldCharType="end"/>
      </w:r>
      <w:r w:rsidRPr="00E457C1">
        <w:rPr>
          <w:lang w:val="en-US"/>
        </w:rPr>
        <w:t xml:space="preserve"> use the NEMO ocean model, affecting model diversity), and the range and degree of process realism (e.g.</w:t>
      </w:r>
      <w:ins w:id="3552" w:author="Sara M Tuson" w:date="2021-06-29T12:15:00Z">
        <w:r w:rsidR="00490E89">
          <w:rPr>
            <w:lang w:val="en-US"/>
          </w:rPr>
          <w:t>,</w:t>
        </w:r>
      </w:ins>
      <w:r w:rsidRPr="00E457C1">
        <w:rPr>
          <w:lang w:val="en-US"/>
        </w:rPr>
        <w:t xml:space="preserve"> for aerosols, atmospheric chemistry and other Earth System components). This section particularly explores the</w:t>
      </w:r>
      <w:r w:rsidR="008B2DBF" w:rsidRPr="00E457C1">
        <w:rPr>
          <w:lang w:val="en-US"/>
        </w:rPr>
        <w:t xml:space="preserve"> influence</w:t>
      </w:r>
      <w:r w:rsidRPr="00E457C1">
        <w:rPr>
          <w:lang w:val="en-US"/>
        </w:rPr>
        <w:t xml:space="preserve"> of model resolution and of complexity</w:t>
      </w:r>
      <w:r w:rsidR="00A30DAA" w:rsidRPr="00E457C1">
        <w:rPr>
          <w:lang w:val="en-US"/>
        </w:rPr>
        <w:t xml:space="preserve"> on model performance</w:t>
      </w:r>
      <w:r w:rsidRPr="00E457C1">
        <w:rPr>
          <w:lang w:val="en-US"/>
        </w:rPr>
        <w:t xml:space="preserve"> (see also Section 8.5.1).</w:t>
      </w:r>
    </w:p>
    <w:p w14:paraId="64838E02" w14:textId="77777777" w:rsidR="00CE1769" w:rsidRPr="00E457C1" w:rsidRDefault="00CE1769" w:rsidP="00CE1769">
      <w:pPr>
        <w:pStyle w:val="AR6BodyText"/>
        <w:rPr>
          <w:lang w:val="en-US"/>
        </w:rPr>
      </w:pPr>
    </w:p>
    <w:p w14:paraId="25EBBF44" w14:textId="7ADD6247" w:rsidR="00CE1769" w:rsidRPr="005B1F1A" w:rsidRDefault="00CE1769" w:rsidP="00CE1769">
      <w:pPr>
        <w:pStyle w:val="AR6BodyText"/>
        <w:rPr>
          <w:lang w:val="fr-CA"/>
        </w:rPr>
      </w:pPr>
      <w:r w:rsidRPr="00E457C1">
        <w:rPr>
          <w:lang w:val="en-US"/>
        </w:rPr>
        <w:t xml:space="preserve">A key advance in CMIP6 compared to CMIP5 is the presence of high-resolution models that have participated in HighResMIP. Resolution alone can significantly affect a model’s performance, with some effects propagating to the global scale. Recent studies have shown that enhancing the horizontal resolution of models is seen to significantly affect aspects of large-scale circulation as well as improve the simulation of small-scale processes and extremes when compared to CMIP3 and CMIP5 models </w:t>
      </w:r>
      <w:r w:rsidR="00CD382B">
        <w:rPr>
          <w:lang w:val="en-US"/>
        </w:rPr>
        <w:t>(</w:t>
      </w:r>
      <w:r w:rsidR="00CD382B" w:rsidRPr="00E457C1">
        <w:rPr>
          <w:lang w:val="en-US"/>
        </w:rPr>
        <w:t>see also Section 11.4.3</w:t>
      </w:r>
      <w:r w:rsidR="00CD382B">
        <w:rPr>
          <w:lang w:val="en-US"/>
        </w:rPr>
        <w:t xml:space="preserve">; </w:t>
      </w:r>
      <w:r w:rsidRPr="00664605">
        <w:fldChar w:fldCharType="begin" w:fldLock="1"/>
      </w:r>
      <w:r w:rsidR="002D1890">
        <w:rPr>
          <w:lang w:val="en-US"/>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 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"J3694", "given" : "", "non-dropping-particle" : "", "parse-names" : false, "suffix" : "" } ], "type" : "article-journal", "volume" : "9" }, "uris" : [ "http://www.mendeley.com/documents/?uuid=e5cc9ff6-21e5-4c70-b2b8-136483b2a16c"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instrText>
      </w:r>
      <w:r w:rsidRPr="00664605">
        <w:fldChar w:fldCharType="separate"/>
      </w:r>
      <w:r w:rsidR="00393F8C">
        <w:rPr>
          <w:noProof/>
          <w:lang w:val="en-US"/>
        </w:rPr>
        <w:t>Haarsma et al., 2016</w:t>
      </w:r>
      <w:r w:rsidRPr="00664605">
        <w:fldChar w:fldCharType="end"/>
      </w:r>
      <w:r w:rsidR="005B6E6C" w:rsidRPr="00E457C1">
        <w:rPr>
          <w:lang w:val="en-US"/>
        </w:rPr>
        <w:t>)</w:t>
      </w:r>
      <w:r w:rsidRPr="00E457C1">
        <w:rPr>
          <w:lang w:val="en-US"/>
        </w:rPr>
        <w:t xml:space="preserve">, with some models approaching 10 km resolution in </w:t>
      </w:r>
      <w:r w:rsidR="008B2DBF" w:rsidRPr="00E457C1">
        <w:rPr>
          <w:lang w:val="en-US"/>
        </w:rPr>
        <w:t xml:space="preserve">the </w:t>
      </w:r>
      <w:r w:rsidRPr="00E457C1">
        <w:rPr>
          <w:lang w:val="en-US"/>
        </w:rPr>
        <w:t xml:space="preserve">atmosphere </w:t>
      </w:r>
      <w:r>
        <w:fldChar w:fldCharType="begin" w:fldLock="1"/>
      </w:r>
      <w:r w:rsidR="00713B77" w:rsidRPr="00E457C1">
        <w:rPr>
          <w:lang w:val="en-US"/>
        </w:rPr>
        <w:instrText>ADDIN CSL_CITATION { "citationItems" : [ { "id" : "ITEM-1", "itemData" : { "DOI" : "10.5194/gmd-14-795-2021", "ISSN" : "1991-9603", "author" : [ { "dropping-particle" : "", "family" : "Kodama", "given" : "Chihiro", "non-dropping-particle" : "", "parse-names" : false, "suffix" : "" }, { "dropping-particle" : "", "family" : "Ohno", "given" : "Tomoki", "non-dropping-particle" : "", "parse-names" : false, "suffix" : "" }, { "dropping-particle" : "", "family" : "Seiki", "given" : "Tatsuya", "non-dropping-particle" : "", "parse-names" : false, "suffix" : "" }, { "dropping-particle" : "", "family" : "Yashiro", "given" : "Hisashi", "non-dropping-particle" : "", "parse-names" : false, "suffix" : "" }, { "dropping-particle" : "", "family" : "Noda", "given" : "Akira T", "non-dropping-particle" : "", "parse-names" : false, "suffix" : "" }, { "dropping-particle" : "", "family" : "Nakano", "given" : "Masuo", "non-dropping-particle" : "", "parse-names" : false, "suffix" : "" }, { "dropping-particle" : "", "family" : "Yamada", "given" : "Yohei", "non-dropping-particle" : "", "parse-names" : false, "suffix" : "" }, { "dropping-particle" : "", "family" : "Roh", "given" : "Woosub", "non-dropping-particle" : "", "parse-names" : false, "suffix" : "" }, { "dropping-particle" : "", "family" : "Satoh", "given" : "Masaki", "non-dropping-particle" : "", "parse-names" : false, "suffix" : "</w:instrText>
      </w:r>
      <w:r w:rsidR="00713B77" w:rsidRPr="00BB05B7">
        <w:rPr>
          <w:lang w:val="en-US"/>
          <w:rPrChange w:id="3553" w:author="Clotilde Pean" w:date="2021-09-13T13:17:00Z">
            <w:rPr/>
          </w:rPrChange>
        </w:rPr>
        <w:instrText>" }, { "dropping-particle"</w:instrText>
      </w:r>
      <w:r w:rsidR="00713B77">
        <w:instrText xml:space="preserve"> : "", "family" : "Nitta", "given" : "Tomoko", "non-dropping-particle" : "", "parse-names" : false, "suffix" : "" }, { "dropping-particle" : "", "family" : "Goto", "given" : "Daisuke", "non-dropping-particle" : "", "parse-names" : false, "suffix" : "" }, { "dropping-particle" : "", "family" : "Miura", "given" : "Hiroaki", "non-dropping-particle" : "", "parse-names" : false, "suffix" : "" }, { "dropping-particle" : "", "family" : "Nasuno", "given" : "Tomoe", "non-dropping-particle" : "", "parse-names" : false, "suffix" : "" }, { "dropping-particle" : "", "family" : "Miyakawa", "given" : "Tomoki", "non-dropping-particle" : "", "parse-names" : false, "suffix" : "" }, { "dropping-particle" : "", "family" : "Chen", "given" : "Ying-Wen", "non-dropping-particle" : "", "parse-names" : false, "suffix" : "" }, { "dropping-particle" : "", "family" : "Sugi", "given" : "Masato", "non-dropping-particle" : "", "parse-names" : false, "suffix" : "" } ], "container-title" : "Geoscientific Model Development", "id" : "ITEM-1", "issue" : "2", "issued" : { "date-parts" : [ [ "2021", "2", "4" ] ] }, "page" : "795-820", "title" : "The Nonhydrostatic ICosahedral Atmospheric Model for CMIP6 HighResMIP simulations (NICAM16-S): experimental design, model description, and impacts of model updates", "translator" : [ { "dropping-particle" : "", "family" : "J3553", "given" : "", "non-dropping-particle" : "", "parse-names" : false, "suffix" : "" } ], "type" : "article-journal", "volume" : "14" }, "uris" : [ "http://www.mendeley.com/documents/?uuid=dbef7a0b-525f-4d1d-b3fc-5066272ff35f" ] } ], "mendeley" : { "formattedCitation" : "(Kodama et al., 2021)", "plainTextFormattedCitation" : "(Kodama et al., 2021)", "previouslyFormattedCitation" : "(Kodama et al., 2021)" }, "properties" : { "noteIndex" : 0 }, "schema" : "https://github.com/citation-style-language/schema/raw/master/csl-citation.json" }</w:instrText>
      </w:r>
      <w:r>
        <w:fldChar w:fldCharType="separate"/>
      </w:r>
      <w:r w:rsidR="00393F8C">
        <w:rPr>
          <w:noProof/>
        </w:rPr>
        <w:t>(Kodama et al., 2021)</w:t>
      </w:r>
      <w:r>
        <w:fldChar w:fldCharType="end"/>
      </w:r>
      <w:r w:rsidRPr="009E7544">
        <w:t xml:space="preserve"> or ocean</w:t>
      </w:r>
      <w:r w:rsidR="0014176F">
        <w:t xml:space="preserve"> </w:t>
      </w:r>
      <w:r w:rsidR="0014176F">
        <w:fldChar w:fldCharType="begin" w:fldLock="1"/>
      </w:r>
      <w:r w:rsidR="00E719C0">
        <w:instrText>ADDIN CSL_CITATION { "citationItems" : [ { "id" : "ITEM-1", "itemData" : { "DOI" : "10.1029/2019MS001870", "abstract" : "Abstract This study provides an overview of the coupled high-resolution Version 1 of the Energy Exascale Earth System Model (E3SMv1) and documents the characteristics of a 50-year-long high-resolution control simulation with time-invariant 1950 forcings following the HighResMIP protocol. In terms of global root-mean-squared error metrics, this high-resolution simulation is generally superior to results from the low-resolution configuration of E3SMv1 (due to resolution, tuning changes, and possibly initialization procedure) and compares favorably to models in the CMIP5 ensemble. Ocean and sea ice simulation is particularly improved, due to better resolution of bathymetry, the ability to capture more variability and extremes in winds and currents, and the ability to resolve mesoscale ocean eddies. The largest improvement in this regard is an ice-free Labrador Sea, which is a major problem at low resolution. Interestingly, several features found to improve with resolution in previous studies are insensitive to resolution or even degrade in E3SMv1. Most notable in this regard are warm bias and associated stratocumulus deficiency in eastern subtropical oceans and lack of improvement in El Ni\u00f1o. Another major finding of this study is that resolution increase had negligible impact on climate sensitivity (measured by net feedback determined through uniform +4K prescribed sea surface temperature increase) and aerosol sensitivity. Cloud response to resolution increase consisted of very minor decrease at all levels. Large-scale patterns of precipitation bias were also relatively unaffected by grid spacing.", "author" : [ { "dropping-particle" : "", "family" : "Caldwell", "given" : "Peter M", "non-dropping-particle" : "", "parse-names" : false, "suffix" : "" }, { "dropping-particle" : "", "family" : "Mametjanov", "given" : "Azamat", "non-dropping-particle" : "", "parse-names" : false, "suffix" : "" }, { "dropping-particle" : "", "family" : "Tang", "given" : "Qi", "non-dropping-particle" : "", "parse-names" : false, "suffix" : "" }, { "dropping-particle" : "", "family" : "Roekel", "given" : "Luke P", "non-dropping-particle" : "Van", "parse-names" : false, "suffix" : "" }, { "dropping-particle" : "", "family" : "Golaz", "given" : "Jean-Christophe", "non-dropping-particle" : "", "parse-names" : false, "suffix" : "" }, { "dropping-particle" : "", "family" : "Lin", "given" : "Wuyin", "non-dropping-particle" : "", "parse-names" : false, "suffix" : "" }, { "dropping-particle" : "", "family" : "Bader", "given" : "David C", "non-dropping-particle" : "", "parse-names" : false, "suffix" : "" }, { "dropping-particle" : "", "family" : "Keen", "given" : "Noel D", "non-dropping-particle" : "", "parse-names" : false, "suffix" : "" }, { "dropping-particle" : "", "family" : "Feng", "given" : "Yan", "non-dropping-particle" : "", "parse-names" : false, "suffix" : "" }, { "dropping-particle" : "", "family" : "Jacob", "given" : "Robert", "non-dropping-particle" : "", "parse-names" : false, "suffix" : "" }, { "dropping-particle" : "", "family" : "Maltrud", "given" : "Mathew E", "non-dropping-particle" : "", "parse-names" : false, "suffix" : "" }, { "dropping-particle" : "", "family" : "Roberts", "given" : "Andrew F", "non-dropping-particle" : "", "parse-names" : false, "suffix" : "" }, { "dropping-particle" : "", "family" : "Taylor", "given" : "Mark A", "non-dropping-particle" : "", "parse-names" : false, "suffix" : "" }, { "dropping-particle" : "", "family" : "Veneziani", "given" : "Milena", "non-dropping-particle" : "", "parse-names" : false, "suffix" : "" }, { "dropping-particle" : "", "family" : "Wang", "given" : "Hailong", "non-dropping-particle" : "", "parse-names" : false, "suffix" : "" }, { "dropping-particle" : "", "family" : "Wolfe", "given" : "Jonathan D", "non-dropping-particle" : "", "parse-names" : false, "suffix" : "" }, { "dropping-particle" : "", "family" : "Balaguru", "given" : "Karthik", "non-dropping-particle" : "", "parse-names" : false, "suffix" : "" }, { "dropping-particle" : "", "family" : "Cameron-Smith", "given" : "Philip", "non-dropping-particle" : "", "parse-names" : false, "suffix" : "" }, { "dropping-particle" : "", "family" : "Dong", "given" : "Lu", "non-dropping-particle" : "", "parse-names" : false, "suffix" : "" }, { "dropping-particle" : "", "family" : "Klein", "given" : "Stephen A", "non-dropping-particle" : "", "parse-names" : false, "suffix" : "" }, { "dropping-particle" : "", "family" : "Leung", "given" : "L Ruby", "non-dropping-particle" : "", "parse-names" : false, "suffix" : "" }, { "dropping-particle" : "", "family" : "Li", "given" : "Hong-Yi", "non-dropping-particle" : "", "parse-names" : false, "suffix" : "" }, { "dropping-particle" : "", "family" : "Li", "given" : "Qing", "non-dropping-particle" : "", "parse-names" : false, "suffix" : "" }, { "dropping-particle" : "", "family" : "Liu", "given" : "Xiaohong", "non-dropping-particle" : "", "parse-names" : false, "suffix" : "" }, { "dropping-particle" : "", "family" : "Neale", "given" : "Richard B", "non-dropping-particle" : "", "parse-names" : false, "suffix" : "" }, { "dropping-particle" : "", "family" : "Pinheiro", "given" : "Marielle", "non-dropping-particle" : "", "parse-names" : false, "suffix" : "" }, { "dropping-particle" : "", "family" : "Qian", "given" : "Yun", "non-dropping-particle" : "", "parse-names" : false, "suffix" : "" }, { "dropping-particle" : "", "family" : "Ullrich", "given" : "Paul A", "non-dropping-particle" : "", "parse-names" : false, "suffix" : "" }, { "dropping-particle" : "", "family" : "Xie", "given" : "Shaocheng", "non-dropping-particle" : "", "parse-names" : false, "suffix" : "" }, { "dropping-particle" : "", "family" : "Yang", "given" : "Yang", "non-dropping-particle" : "", "parse-names" : false, "suffix" : "" }, { "dropping-particle" : "", "family" : "Zhang", "given" : "Yuying", "non-dropping-particle" : "", "parse-names" : false, "suffix" : "" }, { "dropping-particle" : "", "family" : "Zhang", "given" : "Kai", "non-dropping-particle" : "", "parse-names" : false, "suffix" : "" }, { "dropping-particle" : "", "family" : "Zhou", "given" : "Tian", "non-dropping-particle" : "", "parse-names" : false, "suffix" : "" } ], "container-title" : "Journal of Advances in Modeling Earth Systems", "id" : "ITEM-1", "issued" : { "date-parts" : [ [ "2019" ] ] }, "title" : "The DOE E3SM Coupled Model Version 1: Description and Results at High Resolution", "translator" : [ { "dropping-particle" : "", "family" : "J6060", "given" : "", "non-dropping-particle" : "", "parse-names" : false, "suffix" : "" } ], "type" : "article-journal" }, "uris" : [ "http://www.mendeley.com/documents/?uuid=ea35bd0e-d894-400f-aaa0-ddb8dca3294e" ] }, { "id" : "ITEM-2", "itemData" : { "DOI" : "10.5194/gmd-12-3241-2019", "author" : [ { "dropping-particle" : "", "family" : "Gutjahr", "given" : "O", "non-dropping-particle" : "", "parse-names" : false, "suffix" : "" }, { "dropping-particle" : "", "family" : "Putrasahan", "given" : "D", "non-dropping-particle" : "", "parse-names" : false, "suffix" : "" }, { "dropping-particle" : "", "family" : "Lohmann", "given" : "K", "non-dropping-particle" : "", "parse-names" : false, "suffix" : "" }, { "dropping-particle" : "", "family" : "Jungclaus", "given" : "J H", "non-dropping-particle" : "", "parse-names" : false, "suffix" : "" }, { "dropping-particle" : "", "family" : "Storch", "given" : "J.-S.", "non-dropping-particle" : "von", "parse-names" : false, "suffix" : "" }, { "dropping-particle" : "", "family" : "Br\u00fcggemann", "given" : "N", "non-dropping-particle" : "", "parse-names" : false, "suffix" : "" }, { "dropping-particle" : "", "family" : "Haak", "given" : "H", "non-dropping-particle" : "", "parse-names" : false, "suffix" : "" }, { "dropping-particle" : "", "family" : "St\u00f6ssel", "given" : "A", "non-dropping-particle" : "", "parse-names" : false, "suffix" : "" } ], "container-title" : "Geoscientific Model Development", "id" : "ITEM-2", "issue" : "7", "issued" : { "date-parts" : [ [ "2019" ] ] }, "page" : "3241-3281", "title" : "Max Planck Institute Earth System Model (MPI-ESM1.2) for the High-Resolution Model Intercomparison Project (HighResMIP)", "translator" : [ { "dropping-particle" : "", "family" : "J6429", "given" : "", "non-dropping-particle" : "", "parse-names" : false, "suffix" : "" } ], "type" : "article-journal", "volume" : "12" }, "uris" : [ "http://www.mendeley.com/documents/?uuid=2aac4d7a-cb89-48a0-97e3-c55dda084507" ] }, { "id" : "ITEM-3",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"ITEM-3",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"id" : "ITEM-4", "itemData" : { "DOI" : "10.1029/2020MS002298", "abstract" : "Abstract We present an unprecedented set of high-resolution climate simulations, consisting of a 500-year pre-industrial control simulation and a 250-year historical and future climate simulation from 1850 to 2100. A high-resolution configuration of the Community Earth System Model version 1.3 (CESM1.3) is used for the simulations with a nominal horizontal resolution of 0.25\u00b0 for the atmosphere and land models and 0.1\u00b0 for the ocean and sea-ice models. At these resolutions, the model permits tropical cyclones and ocean mesoscale eddies, allowing interactions between these synoptic and mesoscale phenomena with large-scale circulations. An overview of the results from these simulations is provided with a focus on model drift, mean climate, internal modes of variability, representation of the historical and future climates, and extreme events. Comparisons are made to solutions from an identical set of simulations using the standard resolution (nominal 1\u00b0) CESM1.3 and to available observations for the historical period to address some key scientific questions concerning the impact and benefit of increasing model horizontal resolution in climate simulations. An emerging prominent feature of the high-resolution pre-industrial simulation is the intermittent occurrence of polynyas in the Weddell Sea and its interaction with an Interdecadal Pacific Oscillation. Overall, high-resolution simulations show significant improvements in representing global mean temperature changes, seasonal cycle of sea-surface temperature and mixed layer depth, extreme events and in relationships between extreme events and climate modes.", "author" : [ { "dropping-particle" : "", "family" : "Chang", "given" : "Ping", "non-dropping-particle" : "", "parse-names" : false, "suffix" : "" }, { "dropping-particle" : "", "family" : "Zhang", "given" : "Shaoqing", "non-dropping-particle" : "", "parse-names" : false, "suffix" : "" }, { "dropping-particle" : "", "family" : "Danabasoglu", "given" : "Gokhan", "non-dropping-particle" : "", "parse-names" : false, "suffix" : "" }, { "dropping-particle" : "", "family" : "Yeager", "given" : "Stephen G", "non-dropping-particle" : "", "parse-names" : false, "suffix" : "" }, { "dropping-particle" : "", "family" : "Fu", "given" : "Haohuan", "non-dropping-particle" : "", "parse-names" : false, "suffix" : "" }, { "dropping-particle" : "", "family" : "Wang", "given" : "Hong", "non-dropping-particle" : "", "parse-names" : false, "suffix" : "" }, { "dropping-particle" : "", "family" : "Castruccio", "given" : "Frederic S", "non-dropping-particle" : "", "parse-names" : false, "suffix" : "" }, { "dropping-particle" : "", "family" : "Chen", "given" : "Yuhu", "non-dropping-particle" : "", "parse-names" : false, "suffix" : "" }, { "dropping-particle" : "", "family" : "Edwards", "given" : "James", "non-dropping-particle" : "", "parse-names" : false, "suffix" : "" }, { "dropping-particle" : "", "family" : "Fu", "given" : "Dan", "non-dropping-particle" : "", "parse-names" : false, "suffix" : "" }, { "dropping-particle" : "", "family" : "Jia", "given" : "Yinglai", "non-dropping-particle" : "", "parse-names" : false, "suffix" : "" }, { "dropping-particle" : "", "family" : "Laurindo", "given" : "Lucas C", "non-dropping-particle" : "", "parse-names" : false, "suffix" : "" }, { "dropping-particle" : "", "family" : "Liu", "given" : "Xue", "non-dropping-particle" : "", "parse-names" : false, "suffix" : "" }, { "dropping-particle" : "", "family" : "Rosenbloom", "given" : "Nan", "non-dropping-particle" : "", "parse-names" : false, "suffix" : "" }, { "dropping-particle" : "", "family" : "Small", "given" : "R Justin", "non-dropping-particle" : "", "parse-names" : false, "suffix" : "" }, { "dropping-particle" : "", "family" : "Xu", "given" : "Gaopeng", "non-dropping-particle" : "", "parse-names" : false, "suffix" : "" }, { "dropping-particle" : "", "family" : "Zeng", "given" : "Yunhui", "non-dropping-particle" : "", "parse-names" : false, "suffix" : "" }, { "dropping-particle" : "", "family" : "Zhang", "given" : "Qiuying", "non-dropping-particle" : "", "parse-names" : false, "suffix" : "" }, { "dropping-particle" : "", "family" : "Bacmeister", "given" : "Julio", "non-dropping-particle" : "", "parse-names" : false, "suffix" : "" }, { "dropping-particle" : "", "family" : "Bailey", "given" : "David A", "non-dropping-particle" : "", "parse-names" : false, "suffix" : "" }, { "dropping-particle" : "", "family" : "Duan", "given" : "Xiaohui", "non-dropping-particle" : "", "parse-names" : false, "suffix" : "" }, { "dropping-particle" : "", "family" : "DuVivier", "given" : "Alice K", "non-dropping-particle" : "", "parse-names" : false, "suffix" : "" }, { "dropping-particle" : "", "family" : "Li", "given" : "Dapeng", "non-dropping-particle" : "", "parse-names" : false, "suffix" : "" }, { "dropping-particle" : "", "family" : "Li", "given" : "Yuxuan", "non-dropping-particle" : "", "parse-names" : false, "suffix" : "" }, { "dropping-particle" : "", "family" : "Neale", "given" : "Richard", "non-dropping-particle" : "", "parse-names" : false, "suffix" : "" }, { "dropping-particle" : "", "family" : "St\u00f6ssel", "given" : "Achim", "non-dropping-particle" : "", "parse-names" : false, "suffix" : "" }, { "dropping-particle" : "", "family" : "Wang", "given" : "Li", "non-dropping-particle" : "", "parse-names" : false, "suffix" : "" }, { "dropping-particle" : "", "family" : "Zhuang", "given" : "Yuan", "non-dropping-particle" : "", "parse-names" : false, "suffix" : "" }, { "dropping-particle" : "", "family" : "Baker", "given" : "Allison", "non-dropping-particle" : "", "parse-names" : false, "suffix" : "" }, { "dropping-particle" : "", "family" : "Bates", "given" : "Susan", "non-dropping-particle" : "", "parse-names" : false, "suffix" : "" }, { "dropping-particle" : "", "family" : "Dennis", "given" : "John", "non-dropping-particle" : "", "parse-names" : false, "suffix" : "" }, { "dropping-particle" : "", "family" : "Diao", "given" : "Xiliang", "non-dropping-particle" : "", "parse-names" : false, "suffix" : "" }, { "dropping-particle" : "", "family" : "Gan", "given" : "Bolan", "non-dropping-particle" : "", "parse-names" : false, "suffix" : "" }, { "dropping-particle" : "", "family" : "Gopal", "given" : "Abishek", "non-dropping-particle" : "", "parse-names" : false, "suffix" : "" }, { "dropping-particle" : "", "family" : "Jia", "given" : "Dongning", "non-dropping-particle" : "", "parse-names" : false, "suffix" : "" }, { "dropping-particle" : "", "family" : "Jing", "given" : "Zhao", "non-dropping-particle" : "", "parse-names" : false, "suffix" : "" }, { "dropping-particle" : "", "family" : "Ma", "given" : "Xiaohui", "non-dropping-particle" : "", "parse-names" : false, "suffix" : "" }, { "dropping-particle" : "", "family" : "Saravanan", "given" : "R", "non-dropping-particle" : "", "parse-names" : false, "suffix" : "" }, { "dropping-particle" : "", "family" : "Strand", "given" : "Warren G", "non-dropping-particle" : "", "parse-names" : false, "suffix" : "" }, { "dropping-particle" : "", "family" : "Tao", "given" : "Jian", "non-dropping-particle" : "", "parse-names" : false, "suffix" : "" }, { "dropping-particle" : "", "family" : "Yang", "given" : "Haiyuan", "non-dropping-particle" : "", "parse-names" : false, "suffix" : "" }, { "dropping-particle" : "", "family" : "Wang", "given" : "Xiaoqi", "non-dropping-particle" : "", "parse-names" : false, "suffix" : "" }, { "dropping-particle" : "", "family" : "Wei", "given" : "Zhiqiang", "non-dropping-particle" : "", "parse-names" : false, "suffix" : "" }, { "dropping-particle" : "", "family" : "Wu", "given" : "Lixin", "non-dropping-particle" : "", "parse-names" : false, "suffix" : "" } ], "container-title" : "Journal of Advances in Modeling Earth Systems", "id" : "ITEM-4", "issue" : "12", "issued" : { "date-parts" : [ [ "2020" ] ] }, "note" : "e2020MS002298 2020MS002298", "page" : "e2020MS002298", "title" : "An Unprecedented Set of High-Resolution Earth System Simulations for Understanding Multiscale Interactions in Climate Variability and Change", "translator" : [ { "dropping-particle" : "", "family" : "J7003", "given" : "", "non-dropping-particle" : "", "parse-names" : false, "suffix" : "" } ], "type" : "article-journal", "volume" : "12" }, "uris" : [ "http://www.mendeley.com/documents/?uuid=75ebef5d-a5f5-4537-9039-fa521ba4e495" ] }, { "id" : "ITEM-5", "itemData" : { "DOI" : "10.1029/2019MS002009", "ISSN" : "1942-2466", "author" : [ { "dropping-particle" : "", "family" : "Semmler", "given" : "Tido", "non-dropping-particle" : "", "parse-names" : false, "suffix" : "" }, { "dropping-particle" : "", "family" : "Danilov", "given" : "Sergey", "non-dropping-particle" : "", "parse-names" : false, "suffix" : "" }, { "dropping-particle" : "", "family" : "Gierz", "given" : "Paul", "non-dropping-particle" : "", "parse-names" : false, "suffix" : "" }, { "dropping-particle" : "", "family" : "Goessling", "given" : "Helge F.", "non-dropping-particle" : "", "parse-names" : false, "suffix" : "" }, { "dropping-particle" : "", "family" : "Hegewald", "given" : "Jan", "non-dropping-particle" : "", "parse-names" : false, "suffix" : "" }, { "dropping-particle" : "", "family" : "Hinrichs", "given" : "Claudia", "non-dropping-particle" : "", "parse-names" : false, "suffix" : "" }, { "dropping-particle" : "", "family" : "Koldunov", "given" : "Nikolay", "non-dropping-particle" : "", "parse-names" : false, "suffix" : "" }, { "dropping-particle" : "", "family" : "Khosravi", "given" : "Narges", "non-dropping-particle" : "", "parse-names" : false, "suffix" : "" }, { "dropping-particle" : "", "family" : "Mu", "given" : "Longjiang", "non-dropping-particle" : "", "parse-names" : false, "suffix" : "" }, { "dropping-particle" : "", "family" : "Rackow", "given" : "Thomas", "non-dropping-particle" : "", "parse-names" : false, "suffix" : "" }, { "dropping-particle" : "V.", "family" : "Sein", "given" : "Dmitry", "non-dropping-particle" : "", "parse-names" : false, "suffix" : "" }, { "dropping-particle" : "", "family" : "Sidorenko", "given" : "Dmitry", "non-dropping-particle" : "", "parse-names" : false, "suffix" : "" }, { "dropping-particle" : "", "family" : "Wang", "given" : "Qiang", "non-dropping-particle" : "", "parse-names" : false, "suffix" : "" }, { "dropping-particle" : "", "family" : "Jung", "given" : "Thomas", "non-dropping-particle" : "", "parse-names" : false, "suffix" : "" } ], "container-title" : "Journal of Advances in Modeling Earth Systems", "id" : "ITEM-5", "issue" : "9", "issued" : { "date-parts" : [ [ "2020", "9", "9" ] ] }, "publisher" : "John Wiley &amp; Sons, Ltd", "title" : "Simulations for CMIP6 With the AWI Climate Model AWI-CM-1-1", "translator" : [ { "dropping-particle" : "", "family" : "J3514", "given" : "", "non-dropping-particle" : "", "parse-names" : false, "suffix" : "" } ], "type" : "article-journal", "volume" : "12" }, "uris" : [ "http://www.mendeley.com/documents/?uuid=a39fef9f-17c5-35ed-8d0a-ee7830cc300a" ] } ], "mendeley" : { "formattedCitation" : "(Caldwell et al., 2019; Gutjahr et al., 2019; Roberts et al., 2019; Chang et al., 2020; Semmler et al., 2020)", "plainTextFormattedCitation" : "(Caldwell et al., 2019; Gutjahr et al., 2019; Roberts et al., 2019; Chang et al., 2020; Semmler et al., 2020)", "previouslyFormattedCitation" : "(Caldwell et al., 2019; Gutjahr et al., 2019; Roberts et al., 2019; Chang et al., 2020; Semmler et al., 2020)" }, "properties" : { "noteIndex" : 0 }, "schema" : "https://github.com/citation-style-language/schema/raw/master/csl-citation.json" }</w:instrText>
      </w:r>
      <w:r w:rsidR="0014176F">
        <w:fldChar w:fldCharType="separate"/>
      </w:r>
      <w:r w:rsidR="00393F8C">
        <w:rPr>
          <w:noProof/>
          <w:lang w:val="fr-CA"/>
        </w:rPr>
        <w:t>(Caldwell et al., 2019; Gutjahr et al., 2019; Roberts et al., 2019; Chang et al., 2020; Semmler et al., 2020)</w:t>
      </w:r>
      <w:r w:rsidR="0014176F">
        <w:fldChar w:fldCharType="end"/>
      </w:r>
      <w:r w:rsidRPr="005B1F1A">
        <w:rPr>
          <w:lang w:val="fr-CA"/>
        </w:rPr>
        <w:t>.</w:t>
      </w:r>
    </w:p>
    <w:p w14:paraId="601553B1" w14:textId="77777777" w:rsidR="00CE1769" w:rsidRPr="005B1F1A" w:rsidRDefault="00CE1769" w:rsidP="00CE1769">
      <w:pPr>
        <w:pStyle w:val="AR6BodyText"/>
        <w:jc w:val="both"/>
        <w:rPr>
          <w:rFonts w:cs="Times New Roman"/>
          <w:lang w:val="fr-CA"/>
        </w:rPr>
      </w:pPr>
    </w:p>
    <w:p w14:paraId="2D388BC9" w14:textId="47006B49" w:rsidR="00CE1769" w:rsidRPr="00E457C1" w:rsidRDefault="00CE1769" w:rsidP="00CE1769">
      <w:pPr>
        <w:pStyle w:val="AR6BodyText"/>
        <w:rPr>
          <w:rFonts w:cs="Times New Roman"/>
          <w:lang w:val="en-US"/>
        </w:rPr>
      </w:pPr>
      <w:r w:rsidRPr="00E457C1">
        <w:rPr>
          <w:rFonts w:cs="Times New Roman"/>
          <w:lang w:val="en-US"/>
        </w:rPr>
        <w:t xml:space="preserve">As discussed in Section </w:t>
      </w:r>
      <w:r w:rsidRPr="00664605">
        <w:rPr>
          <w:rFonts w:cs="Times New Roman"/>
        </w:rPr>
        <w:fldChar w:fldCharType="begin"/>
      </w:r>
      <w:r w:rsidRPr="00E457C1">
        <w:rPr>
          <w:rFonts w:cs="Times New Roman"/>
          <w:lang w:val="en-US"/>
        </w:rPr>
        <w:instrText xml:space="preserve"> REF _Ref29455196 \r \h  \* MERGEFORMAT </w:instrText>
      </w:r>
      <w:r w:rsidRPr="00664605">
        <w:rPr>
          <w:rFonts w:cs="Times New Roman"/>
        </w:rPr>
      </w:r>
      <w:r w:rsidRPr="00664605">
        <w:rPr>
          <w:rFonts w:cs="Times New Roman"/>
        </w:rPr>
        <w:fldChar w:fldCharType="separate"/>
      </w:r>
      <w:r w:rsidRPr="00E457C1">
        <w:rPr>
          <w:rFonts w:cs="Times New Roman"/>
          <w:lang w:val="en-US"/>
        </w:rPr>
        <w:t>3.3</w:t>
      </w:r>
      <w:r w:rsidRPr="00664605">
        <w:rPr>
          <w:rFonts w:cs="Times New Roman"/>
        </w:rPr>
        <w:fldChar w:fldCharType="end"/>
      </w:r>
      <w:r w:rsidRPr="00E457C1">
        <w:rPr>
          <w:rFonts w:cs="Times New Roman"/>
          <w:lang w:val="en-US"/>
        </w:rPr>
        <w:t>, CMIP6 models reproduce observed large-scale mean surface temperature patterns as well as their CMIP5 predecessors, but biases in surface temperature in the mean</w:t>
      </w:r>
      <w:r w:rsidR="005B6E6C" w:rsidRPr="00E457C1">
        <w:rPr>
          <w:rFonts w:cs="Times New Roman"/>
          <w:lang w:val="en-US"/>
        </w:rPr>
        <w:t xml:space="preserve"> of</w:t>
      </w:r>
      <w:r w:rsidRPr="00E457C1">
        <w:rPr>
          <w:rFonts w:cs="Times New Roman"/>
          <w:lang w:val="en-US"/>
        </w:rPr>
        <w:t xml:space="preserve"> HighResMIP model</w:t>
      </w:r>
      <w:r w:rsidR="005B6E6C" w:rsidRPr="00E457C1">
        <w:rPr>
          <w:rFonts w:cs="Times New Roman"/>
          <w:lang w:val="en-US"/>
        </w:rPr>
        <w:t>s</w:t>
      </w:r>
      <w:r w:rsidRPr="00E457C1">
        <w:rPr>
          <w:rFonts w:cs="Times New Roman"/>
          <w:lang w:val="en-US"/>
        </w:rPr>
        <w:t xml:space="preserve"> are smaller than those in the mean of the corresponding standard resolution CMIP6 configurations of the same models (</w:t>
      </w:r>
      <w:ins w:id="3554" w:author="Ian Blenkinsop" w:date="2021-07-13T14:46:00Z">
        <w:r w:rsidR="00CD382B">
          <w:rPr>
            <w:noProof/>
            <w:lang w:val="en-CA" w:eastAsia="en-US"/>
          </w:rPr>
          <w:t xml:space="preserve">Section 3.3.1.1 and </w:t>
        </w:r>
      </w:ins>
      <w:r w:rsidR="00B41A86" w:rsidRPr="00AC1A12">
        <w:rPr>
          <w:noProof/>
          <w:lang w:val="en-CA" w:eastAsia="en-US"/>
        </w:rPr>
        <w:t>Figure 3.3</w:t>
      </w:r>
      <w:del w:id="3555" w:author="Ian Blenkinsop" w:date="2021-07-13T14:46:00Z">
        <w:r w:rsidR="005B6E6C" w:rsidDel="00CD382B">
          <w:rPr>
            <w:noProof/>
            <w:lang w:val="en-CA" w:eastAsia="en-US"/>
          </w:rPr>
          <w:delText>; Section 3.3.1.1</w:delText>
        </w:r>
      </w:del>
      <w:r w:rsidRPr="00E457C1">
        <w:rPr>
          <w:rFonts w:cs="Times New Roman"/>
          <w:lang w:val="en-US"/>
        </w:rPr>
        <w:t xml:space="preserve">). </w:t>
      </w:r>
      <w:r w:rsidRPr="00E457C1">
        <w:rPr>
          <w:rFonts w:cs="Times New Roman"/>
          <w:noProof/>
          <w:lang w:val="en-US"/>
        </w:rPr>
        <w:t xml:space="preserve">The extent and causes of improvements due to increased horizontal resolutions in the atmosphere and ocean domains depend on </w:t>
      </w:r>
      <w:r w:rsidR="00A30DAA" w:rsidRPr="00E457C1">
        <w:rPr>
          <w:rFonts w:cs="Times New Roman"/>
          <w:noProof/>
          <w:lang w:val="en-US"/>
        </w:rPr>
        <w:t xml:space="preserve">the </w:t>
      </w:r>
      <w:r w:rsidRPr="00E457C1">
        <w:rPr>
          <w:rFonts w:cs="Times New Roman"/>
          <w:noProof/>
          <w:lang w:val="en-US"/>
        </w:rPr>
        <w:t xml:space="preserve">model </w:t>
      </w:r>
      <w:r w:rsidRPr="00664605">
        <w:rPr>
          <w:rFonts w:cs="Times New Roman"/>
          <w:noProof/>
        </w:rPr>
        <w:fldChar w:fldCharType="begin" w:fldLock="1"/>
      </w:r>
      <w:r w:rsidR="00E719C0">
        <w:rPr>
          <w:rFonts w:cs="Times New Roman"/>
          <w:noProof/>
          <w:lang w:val="en-US"/>
        </w:rPr>
        <w:instrText>ADDIN CSL_CITATION { "citationItems" : [ { "id" : "ITEM-1", "itemData" : { "DOI" : "10.1029/2019MS001696", "ISSN" : "19422466", "abstract" : "A new global climate model setup using FESOM2.0 for the sea ice-ocean component and ECHAM6.3 for the atmosphere and land surface has been developed. Replacing FESOM1.4 by FESOM2.0 promises a higher efficiency of the new climate setup compared to its predecessor. The new setup allows for long-term climate integrations using a locally eddy-resolving ocean. Here it is evaluated in terms of (1) the mean state and long-term drift under preindustrial climate conditions, (2) the fidelity in simulating the historical warming, and (3) differences between coarse and eddy-resolving ocean configurations. The results show that the realism of the new climate setup is overall within the range of existing models. In terms of oceanic temperatures, the historical warming signal is of smaller amplitude than the model drift in case of a relatively short spin-up. However, it is argued that the strategy of \u201cde-drifting\u201d climate runs after the short spin-up, proposed by the HighResMIP protocol, allows one to isolate the warming signal. Moreover, the eddy-permitting/resolving ocean setup shows notable improvements regarding the simulation of oceanic surface temperatures, in particular in the Southern Ocean.", "author" : [ { "dropping-particle" : "", "family" : "Sidorenko", "given" : "D.", "non-dropping-particle" : "", "parse-names" : false, "suffix" : "" }, { "dropping-particle" : "", "family" : "Goessling", "given" : "H. F.", "non-dropping-particle" : "", "parse-names" : false, "suffix" : "" }, { "dropping-particle" : "V.", "family" : "Koldunov", "given" : "N.", "non-dropping-particle" : "", "parse-names" : false, "suffix" : "" }, { "dropping-particle" : "", "family" : "Scholz", "given" : "P.", "non-dropping-particle" : "", "parse-names" : false, "suffix" : "" }, { "dropping-particle" : "", "family" : "Danilov", "given" : "S.", "non-dropping-particle" : "", "parse-names" : false, "suffix" : "" }, { "dropping-particle" : "", "family" : "Barbi", "given" : "D.", "non-dropping-particle" : "", "parse-names" : false, "suffix" : "" }, { "dropping-particle" : "", "family" : "Cabos", "given" : "W.", "non-dropping-particle" : "", "parse-names" : false, "suffix" : "" }, { "dropping-particle" : "", "family" : "Gurses", "given" : "O.", "non-dropping-particle" : "", "parse-names" : false, "suffix" : "" }, { "dropping-particle" : "", "family" : "Harig", "given" : "S.", "non-dropping-particle" : "", "parse-names" : false, "suffix" : "" }, { "dropping-particle" : "", "family" : "Hinrichs", "given" : "C.", "non-dropping-particle" : "", "parse-names" : false, "suffix" : "" }, { "dropping-particle" : "", "family" : "Juricke", "given" : "S.", "non-dropping-particle" : "", "parse-names" : false, "suffix" : "" }, { "dropping-particle" : "", "family" : "Lohmann", "given" : "G.", "non-dropping-particle" : "", "parse-names" : false, "suffix" : "" }, { "dropping-particle" : "", "family" : "Losch", "given" : "M.", "non-dropping-particle" : "", "parse-names" : false, "suffix" : "" }, { "dropping-particle" : "", "family" : "Mu", "given" : "L.", "non-dropping-particle" : "", "parse-names" : false, "suffix" : "" }, { "dropping-particle" : "", "family" : "Rackow", "given" : "T.", "non-dropping-particle" : "", "parse-names" : false, "suffix" : "" }, { "dropping-particle" : "", "family" : "Rakowsky", "given" : "N.", "non-dropping-particle" : "", "parse-names" : false, "suffix" : "" }, { "dropping-particle" : "", "family" : "Sein", "given" : "D.", "non-dropping-particle" : "", "parse-names" : false, "suffix" : "" }, { "dropping-particle" : "", "family" : "Semmler", "given" : "T.", "non-dropping-particle" : "", "parse-names" : false, "suffix" : "" }, { "dropping-particle" : "", "family" : "Shi", "given" : "X.", "non-dropping-particle" : "", "parse-names" : false, "suffix" : "" }, { "dropping-particle" : "", "family" : "Stepanek", "given" : "C.", "non-dropping-particle" : "", "parse-names" : false, "suffix" : "" }, { "dropping-particle" : "", "family" : "Streffing", "given" : "J.", "non-dropping-particle" : "", "parse-names" : false, "suffix" : "" }, { "dropping-particle" : "", "family" : "Wang", "given" : "Q.", "non-dropping-particle" : "", "parse-names" : false, "suffix" : "" }, { "dropping-particle" : "", "family" : "Wekerle", "given" : "C.", "non-dropping-particle" : "", "parse-names" : false, "suffix" : "" }, { "dropping-particle" : "", "family" : "Yang", "given" : "H.", "non-dropping-particle" : "", "parse-names" : false, "suffix" : "" }, { "dropping-particle" : "", "family" : "Jung", "given" : "T.", "non-dropping-particle" : "", "parse-names" : false, "suffix" : "" } ], "container-title" : "Journal of Advances in Modeling Earth Systems", "id" : "ITEM-1", "issue" : "11", "issued" : { "date-parts" : [ [ "2019" ] ] }, "page" : "3794-3815", "title" : "Evaluation of FESOM2.0 Coupled to ECHAM6.3: Preindustrial and HighResMIP Simulations", "translator" : [ { "dropping-particle" : "", "family" : "J6191", "given" : "", "non-dropping-particle" : "", "parse-names" : false, "suffix" : "" } ], "type" : "article-journal", "volume" : "11" }, "uris" : [ "http://www.mendeley.com/documents/?uuid=c6fd9133-d67b-4d96-8c84-034120bff1c7" ] }, { "id" : "ITEM-2", "itemData" : { "DOI" : "10.1029/2018MS001370", "ISSN" : "19422466", "abstract" : "A new climate model, HadGEM3 N96ORCA1, is presented that is part of the GC3.1 configuration of HadGEM3. N96ORCA1 has a horizontal resolution of ~135\u00a0km in the atmosphere and 1\u00b0 in the ocean and requires an order of magnitude less computing power than its medium-resolution counterpart, N216ORCA025, while retaining a high degree of performance traceability. Scientific performance is compared to both observations and the N216ORCA025 model. N96ORCA1 reproduces observed climate mean and variability almost as well as N216ORCA025. Patterns of biases are similar across the two models. In the northwest Atlantic, N96ORCA1 shows a cold surface bias of up to 6\u00a0K, typical of ocean models of this resolution. The strength of the Atlantic meridional overturning circulation (16 to 17\u00a0Sv) matches observations. In the Southern Ocean, a warm surface bias (up to 2\u00a0K) is smaller than in N216ORCA025 and linked to improved ocean circulation. Model El Ni\u00f1o/Southern Oscillation and Atlantic Multidecadal Variability are close to observations. Both the cold bias in the Northern Hemisphere (N96ORCA1) and the warm bias in the Southern Hemisphere (N216ORCA025) develop in the first few decades of the simulations. As in many comparable climate models, simulated interhemispheric gradients of top-of-atmosphere radiation are larger than observations suggest, with contributions from both hemispheres. HadGEM3 GC3.1 N96ORCA1 constitutes the physical core of the UK Earth System Model (UKESM1) and will be used extensively in the Coupled Model Intercomparison Project 6 (CMIP6), both as part of the UK Earth System Model and as a stand-alone coupled climate model.", "author" : [ { "dropping-particle" : "", "family" : "Kuhlbrodt", "given" : "Till", "non-dropping-particle" : "", "parse-names" : false, "suffix" : "" }, { "dropping-particle" : "", "family" : "Jones", "given" : "Colin G.", "non-dropping-particle" : "", "parse-names" : false, "suffix" : "" }, { "dropping-particle" : "", "family" : "Sellar", "given" : "Alistair", "non-dropping-particle" : "", "parse-names" : false, "suffix" : "" }, { "dropping-particle" : "", "family" : "Storkey", "given" : "Dave", "non-dropping-particle" : "", "parse-names" : false, "suffix" : "" }, { "dropping-particle" : "", "family" : "Blockley", "given" : "Ed", "non-dropping-particle" : "", "parse-names" : false, "suffix" : "" }, { "dropping-particle" : "", "family" : "Stringer", "given" : "Marc", "non-dropping-particle" : "", "parse-names" : false, "suffix" : "" }, { "dropping-particle" : "", "family" : "Hill", "given" : "Richard", "non-dropping-particle" : "", "parse-names" : false, "suffix" : "" }, { "dropping-particle" : "", "family" : "Graham", "given" : "Tim", "non-dropping-particle" : "", "parse-names" : false, "suffix" : "" }, { "dropping-particle" : "", "family" : "Ridley", "given" : "Jeff", "non-dropping-particle" : "", "parse-names" : false, "suffix" : "" }, { "dropping-particle" : "", "family" : "Blaker", "given" : "Adam", "non-dropping-particle" : "", "parse-names" : false, "suffix" : "" }, { "dropping-particle" : "", "family" : "Calvert", "given" : "Daley", "non-dropping-particle" : "", "parse-names" : false, "suffix" : "" }, { "dropping-particle" : "", "family" : "Copsey", "given" : "Dan", "non-dropping-particle" : "", "parse-names" : false, "suffix" : "" }, { "dropping-particle" : "", "family" : "Ellis", "given" : "Richard", "non-dropping-particle" : "", "parse-names" : false, "suffix" : "" }, { "dropping-particle" : "", "family" : "Hewitt", "given" : "Helene", "non-dropping-particle" : "", "parse-names" : false, "suffix" : "" }, { "dropping-particle" : "", "family" : "Hyder", "given" : "Patrick", "non-dropping-particle" : "", "parse-names" : false, "suffix" : "" }, { "dropping-particle" : "", "family" : "Ineson", "given" : "Sarah", "non-dropping-particle" : "", "parse-names" : false, "suffix" : "" }, { "dropping-particle" : "", "family" : "Mulcahy", "given" : "Jane", "non-dropping-particle" : "", "parse-names" : false, "suffix" : "" }, { "dropping-particle" : "", "family" : "Siahaan", "given" : "Antony", "non-dropping-particle" : "", "parse-names" : false, "suffix" : "" }, { "dropping-particle" : "", "family" : "Walton", "given" : "Jeremy", "non-dropping-particle" : "", "parse-names" : false, "suffix" : "" } ], "container-title" : "Journal of Advances in Modeling Earth Systems", "id" : "ITEM-2", "issue" : "11", "issued" : { "date-parts" : [ [ "2018", "11" ] ] }, "page" : "2865-2888", "publisher" : "John Wiley &amp; Sons, Ltd", "title" : "The Low-Resolution Version of HadGEM3 GC3.1: Development and Evaluation for Global Climate", "translator" : [ { "dropping-particle" : "", "family" : "J5714", "given" : "", "non-dropping-particle" : "", "parse-names" : false, "suffix" : "" } ], "type" : "article-journal", "volume" : "10" }, "uris" : [ "http://www.mendeley.com/documents/?uuid=fb1c7807-45bd-421a-a7fb-f30a41a269d5" ] }, { "id" : "ITEM-3", "itemData" : { "DOI" : "10.5194/gmd-11-3681-2018", "ISSN" : "1991-9603", "abstract" : "Abstract. This paper presents atmosphere-only and coupled climate model configurations of the European Centre for Medium-Range Weather Forecasts Integrated Forecasting System (ECMWF-IFS) for different combinations of ocean and atmosphere resolution. These configurations are used to perform multi-decadal ensemble experiments following the protocols of the High Resolution Model Intercomparison Project (HighResMIP) and phase 6 of the Coupled Model Intercomparison Project (CMIP6). These experiments are used to evaluate the sensitivity of major biases in the atmosphere, ocean, and cryosphere to changes in atmosphere and ocean resolution. All configurations successfully reproduce the observed long-term trends in global mean surface temperature. Furthermore, following an adjustment to account for drift in the subsurface ocean, coupled configurations of ECMWF-IFS realistically reproduce observation-based estimates of ocean heat content change since 1950. Climatological surface biases in ECMWF-IFS are relatively insensitive to an increase in atmospheric resolution from \u223c 50 to \u223c 25km. However, increasing the horizontal resolution of the atmosphere while maintaining the same vertical resolution enhances the magnitude of a cold bias in the lower stratosphere. In coupled configurations, there is a strong sensitivity to an increase in ocean model resolution from 1 to 0.25\u00b0. However, this sensitivity to ocean resolution takes many years to fully manifest and is less apparent in the first year of integration. This result has implications for the ECMWF coupled model development strategy that typically relies on the analysis of biases in short ( &lt; 1 year) ensemble (re)forecast data sets. The impacts of increased ocean resolution are particularly evident in the North Atlantic and Arctic, where they are associated with an improved Atlantic meridional overturning circulation, increased meridional ocean heat transport, and more realistic sea-ice cover. In the tropical Pacific, increased ocean resolution is associated with improvements to the magnitude and asymmetry of El Ni\u00f1o\u2013Southern Oscillation (ENSO) variability and better representation of non-linear sea surface temperature (SST)\u2013radiation feedbacks during warm events. However, increased ocean model resolution also increases the magnitude of a warm bias in the Southern Ocean. Finally, there is tentative evidence that both ocean coupling and increased atmospheric resolution can improve teleconnections between tropical Pa\u2026", "author" : [ { "dropping-particle" : "", "family" : "Roberts", "given" : "Christopher D.", "non-dropping-particle" : "", "parse-names" : false, "suffix" : "" }, { "dropping-particle" : "", "family" : "Senan", "given" : "Retish", "non-dropping-particle" : "", "parse-names" : false, "suffix" : "" }, { "dropping-particle" : "", "family" : "Molteni", "given" : "Franco", "non-dropping-particle" : "", "parse-names" : false, "suffix" : "" }, { "dropping-particle" : "", "family" : "Boussetta", "given" : "Souhail", "non-dropping-particle" : "", "parse-names" : false, "suffix" : "" }, { "dropping-particle" : "", "family" : "Mayer", "given" : "Michael", "non-dropping-particle" : "", "parse-names" : false, "suffix" : "" }, { "dropping-particle" : "", "family" : "Keeley", "given" : "Sarah P. E.", "non-dropping-particle" : "", "parse-names" : false, "suffix" : "" } ], "container-title" : "Geoscientific Model Development", "id" : "ITEM-3", "issue" : "9", "issued" : { "date-parts" : [ [ "2018", "9", "11" ] ] }, "page" : "3681-3712", "title" : "Climate model configurations of the ECMWF Integrated Forecasting System (ECMWF-IFS cycle 43r1) for HighResMIP", "translator" : [ { "dropping-particle" : "", "family" : "J5773", "given" : "", "non-dropping-particle" : "", "parse-names" : false, "suffix" : "" } ], "type" : "article-journal", "volume" : "11" }, "uris" : [ "http://www.mendeley.com/documents/?uuid=af162dcd-97e5-4bd4-858c-342e5863b9f1" ] }, { "id" : "ITEM-4",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"ITEM-4",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"mendeley" : { "formattedCitation" : "(Kuhlbrodt et al., 2018; Roberts et al., 2018, 2019; Sidorenko et al., 2019)", "plainTextFormattedCitation" : "(Kuhlbrodt et al., 2018; Roberts et al., 2018, 2019; Sidorenko et al., 2019)", "previouslyFormattedCitation" : "(Kuhlbrodt et al., 2018; Roberts et al., 2018, 2019; Sidorenko et al., 2019)" }, "properties" : { "noteIndex" : 0 }, "schema" : "https://github.com/citation-style-language/schema/raw/master/csl-citation.json" }</w:instrText>
      </w:r>
      <w:r w:rsidRPr="00664605">
        <w:rPr>
          <w:rFonts w:cs="Times New Roman"/>
          <w:noProof/>
        </w:rPr>
        <w:fldChar w:fldCharType="separate"/>
      </w:r>
      <w:r w:rsidR="00393F8C">
        <w:rPr>
          <w:rFonts w:cs="Times New Roman"/>
          <w:noProof/>
          <w:lang w:val="en-US"/>
        </w:rPr>
        <w:t>(Kuhlbrodt et al., 2018; Roberts et al., 2018, 2019; Sidorenko et al., 2019)</w:t>
      </w:r>
      <w:r w:rsidRPr="00664605">
        <w:rPr>
          <w:rFonts w:cs="Times New Roman"/>
          <w:noProof/>
        </w:rPr>
        <w:fldChar w:fldCharType="end"/>
      </w:r>
      <w:r w:rsidRPr="00E457C1">
        <w:rPr>
          <w:rFonts w:cs="Times New Roman"/>
          <w:noProof/>
          <w:lang w:val="en-US"/>
        </w:rPr>
        <w:t>, although they typically involve better process representation (for example of ocean currents and atmospheric storms) which can lead to reduced biases in top of atmosphere radiation and cloudiness.</w:t>
      </w:r>
      <w:r w:rsidRPr="00E457C1">
        <w:rPr>
          <w:rFonts w:cs="Times New Roman"/>
          <w:lang w:val="en-US"/>
        </w:rPr>
        <w:t xml:space="preserve"> Precipitation has likewise improved in CMIP6 versus CMIP5 models, but biases remain. The high resolution (&lt;</w:t>
      </w:r>
      <w:del w:id="3556" w:author="Sara M Tuson" w:date="2021-06-29T12:18:00Z">
        <w:r w:rsidRPr="00E457C1" w:rsidDel="00490E89">
          <w:rPr>
            <w:rFonts w:cs="Times New Roman"/>
            <w:lang w:val="en-US"/>
          </w:rPr>
          <w:delText xml:space="preserve"> </w:delText>
        </w:r>
      </w:del>
      <w:r w:rsidRPr="00E457C1">
        <w:rPr>
          <w:rFonts w:cs="Times New Roman"/>
          <w:lang w:val="en-US"/>
        </w:rPr>
        <w:t xml:space="preserve">25 km) class of models participating in HighResMIP compares regionally better against observations than the standard resolution CMIP6 models (of </w:t>
      </w:r>
      <w:r w:rsidRPr="00E457C1">
        <w:rPr>
          <w:rFonts w:cs="Times New Roman"/>
          <w:lang w:val="en-US"/>
        </w:rPr>
        <w:lastRenderedPageBreak/>
        <w:t xml:space="preserve">order 100 km, </w:t>
      </w:r>
      <w:r w:rsidR="00B41A86" w:rsidRPr="005B1F1A">
        <w:rPr>
          <w:noProof/>
          <w:lang w:val="en-CA" w:eastAsia="en-US"/>
        </w:rPr>
        <w:t>Figure 3.13</w:t>
      </w:r>
      <w:r w:rsidR="005B6E6C">
        <w:rPr>
          <w:noProof/>
          <w:lang w:val="en-CA" w:eastAsia="en-US"/>
        </w:rPr>
        <w:t xml:space="preserve">; </w:t>
      </w:r>
      <w:commentRangeStart w:id="3557"/>
      <w:r w:rsidR="005B6E6C">
        <w:rPr>
          <w:noProof/>
          <w:lang w:val="en-CA" w:eastAsia="en-US"/>
        </w:rPr>
        <w:t>Section 3.3.2.</w:t>
      </w:r>
      <w:del w:id="3558" w:author="Tom Maycock" w:date="2021-09-03T15:18:00Z">
        <w:r w:rsidR="005B6E6C" w:rsidDel="002E4351">
          <w:rPr>
            <w:noProof/>
            <w:lang w:val="en-CA" w:eastAsia="en-US"/>
          </w:rPr>
          <w:delText>2</w:delText>
        </w:r>
      </w:del>
      <w:commentRangeEnd w:id="3557"/>
      <w:r w:rsidR="002E4351">
        <w:rPr>
          <w:rStyle w:val="CommentReference"/>
          <w:lang w:val="en-GB"/>
        </w:rPr>
        <w:commentReference w:id="3557"/>
      </w:r>
      <w:r w:rsidRPr="00E457C1">
        <w:rPr>
          <w:rFonts w:cs="Times New Roman"/>
          <w:lang w:val="en-US"/>
        </w:rPr>
        <w:t xml:space="preserve">), partly because of an improved representation of orographic (mountain-induced) precipitation which constitutes a major fraction of precipitation on land, but other processes also play an important role </w:t>
      </w:r>
      <w:r w:rsidRPr="00664605">
        <w:rPr>
          <w:rFonts w:cs="Times New Roman"/>
        </w:rPr>
        <w:fldChar w:fldCharType="begin" w:fldLock="1"/>
      </w:r>
      <w:r w:rsidR="00E719C0">
        <w:rPr>
          <w:rFonts w:cs="Times New Roman"/>
          <w:lang w:val="en-US"/>
        </w:rPr>
        <w:instrText>ADDIN CSL_CITATION { "citationItems" : [ { "id" : "ITEM-1", "itemData" : { "DOI" : "10.1007/s00382-018-4547-y", "ISSN" : "1432-0894", "abstract" : "This study undertakes a multi-model comparison with the aim to describe and quantify systematic changes of the global energy and water budgets when the horizontal resolution of atmospheric models is increased and to identify common factors of these changes among models. To do so, we analyse an ensemble of twelve atmosphere-only and six coupled GCMs, with different model formulations and with resolutions spanning those of state-of-the-art coupled GCMs, i.e. from resolutions coarser than 100\u00a0km to resolutions finer than 25\u00a0km. The main changes in the global energy budget with resolution are a systematic increase in outgoing longwave radiation and decrease in outgoing shortwave radiation due to changes in cloud properties, and a systematic increase in surface latent heat flux; when resolution is increased from 100 to 25\u00a0km, the magnitude of the change of those fluxes can be as large as 5\u00a0W\u00a0m\u22122. Moreover, all but one atmosphere-only model simulate a decrease of the poleward energy transport at higher resolution, mainly explained by a reduction of the equator-to-pole tropospheric temperature gradient. Regarding hydrological processes, our results are the following: (1) there is an increase of global precipitation with increasing resolution in all models (up to 40{\\thinspace}{\\texttimes}{\\thinspace}103 km3\u00a0year\u22121) but the partitioning between land and ocean varies among models; (2) the fraction of total precipitation that falls on land is on average 10% larger at higher resolution in grid point models, but it is smaller\u00a0at higher resolution in spectral models; (3) grid points models simulate an increase of the fraction of land precipitation due to moisture convergence twice as large as in spectral models; (4) grid point models, which have a better resolved orography, show an increase of orographic precipitation of up to 13{\\thinspace}{\\texttimes}{\\thinspace}103 km3\u00a0year\u22121 which explains most of the change in land precipitation; (5) at the regional scale, precipitation pattern and amplitude are improved with increased resolution due to a better simulated seasonal mean circulation. We discuss our results against several observational estimates of the Earth's\u00a0energy budget and hydrological cycle and show\u00a0that they support recent high estimates of global precipitation.", "author" : [ { "dropping-particle" : "", "family" : "Vanni\u00e8re", "given" : "Beno\u00eet", "non-dropping-particle" : "", "parse-names" : false, "suffix" : "" }, { "dropping-particle" : "", "family" : "Demory", "given" : "Marie-Estelle", "non-dropping-particle" : "", "parse-names" : false, "suffix" : "" }, { "dropping-particle" : "", "family" : "Vidale", "given" : "Pier Luigi", "non-dropping-particle" : "", "parse-names" : false, "suffix" : "" }, { "dropping-particle" : "", "family" : "Schiemann", "given" : "Reinhard",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"Matsueda", "given" : "Mio", "non-dropping-particle" : "", "parse-names" : false, "suffix" : "" }, { "dropping-particle" : "", "family" : "Terray", "given" : "Laurent", "non-dropping-particle" : "", "parse-names" : false, "suffix" : "" }, { "dropping-particle" : "", "family" : "Koenigk", "given" : "Torben", "non-dropping-particle" : "", "parse-names" : false, "suffix" : "" }, { "dropping-particle" : "", "family" : "Senan", "given" : "Retish", "non-dropping-particle" : "", "parse-names" : false, "suffix" : "" } ], "container-title" : "Climate Dynamics", "id" : "ITEM-1", "issue" : "11", "issued" : { "date-parts" : [ [ "2019", "6" ] ] }, "page" : "6817-6846", "title" : "Multi-model evaluation of the sensitivity of the global energy budget and hydrological cycle to resolution", "translator" : [ { "dropping-particle" : "", "family" : "J6064", "given" : "", "non-dropping-particle" : "", "parse-names" : false, "suffix" : "" } ], "type" : "article-journal", "volume" : "52" }, "uris" : [ "http://www.mendeley.com/documents/?uuid=c03dc5c6-05e4-4e37-bac4-31a8005a6437" ] } ], "mendeley" : { "formattedCitation" : "(Vanni\u00e8re et al., 2019)", "plainTextFormattedCitation" : "(Vanni\u00e8re et al., 2019)", "previouslyFormattedCitation" : "(Vanni\u00e8re et al., 2019)"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(Vannière et al., 2019)</w:t>
      </w:r>
      <w:r w:rsidRPr="00664605">
        <w:rPr>
          <w:rFonts w:cs="Times New Roman"/>
        </w:rPr>
        <w:fldChar w:fldCharType="end"/>
      </w:r>
      <w:r w:rsidRPr="00E457C1">
        <w:rPr>
          <w:rFonts w:cs="Times New Roman"/>
          <w:lang w:val="en-US"/>
        </w:rPr>
        <w:t xml:space="preserve">. However, there are also large parts of the tropical ocean where precipitation in high-resolution models is not improved compared to standard resolution CMIP6 models </w:t>
      </w:r>
      <w:r w:rsidRPr="00664605">
        <w:rPr>
          <w:rFonts w:cs="Times New Roman"/>
        </w:rPr>
        <w:fldChar w:fldCharType="begin" w:fldLock="1"/>
      </w:r>
      <w:r w:rsidR="00E719C0">
        <w:rPr>
          <w:rFonts w:cs="Times New Roman"/>
          <w:lang w:val="en-US"/>
        </w:rPr>
        <w:instrText>ADDIN CSL_CITATION { "citationItems" : [ { "id" : "ITEM-1", "itemData" : { "DOI" : "10.1007/s00382-018-4547-y", "ISSN" : "1432-0894", "abstract" : "This study undertakes a multi-model comparison with the aim to describe and quantify systematic changes of the global energy and water budgets when the horizontal resolution of atmospheric models is increased and to identify common factors of these changes among models. To do so, we analyse an ensemble of twelve atmosphere-only and six coupled GCMs, with different model formulations and with resolutions spanning those of state-of-the-art coupled GCMs, i.e. from resolutions coarser than 100\u00a0km to resolutions finer than 25\u00a0km. The main changes in the global energy budget with resolution are a systematic increase in outgoing longwave radiation and decrease in outgoing shortwave radiation due to changes in cloud properties, and a systematic increase in surface latent heat flux; when resolution is increased from 100 to 25\u00a0km, the magnitude of the change of those fluxes can be as large as 5\u00a0W\u00a0m\u22122. Moreover, all but one atmosphere-only model simulate a decrease of the poleward energy transport at higher resolution, mainly explained by a reduction of the equator-to-pole tropospheric temperature gradient. Regarding hydrological processes, our results are the following: (1) there is an increase of global precipitation with increasing resolution in all models (up to 40{\\thinspace}{\\texttimes}{\\thinspace}103 km3\u00a0year\u22121) but the partitioning between land and ocean varies among models; (2) the fraction of total precipitation that falls on land is on average 10% larger at higher resolution in grid point models, but it is smaller\u00a0at higher resolution in spectral models; (3) grid points models simulate an increase of the fraction of land precipitation due to moisture convergence twice as large as in spectral models; (4) grid point models, which have a better resolved orography, show an increase of orographic precipitation of up to 13{\\thinspace}{\\texttimes}{\\thinspace}103 km3\u00a0year\u22121 which explains most of the change in land precipitation; (5) at the regional scale, precipitation pattern and amplitude are improved with increased resolution due to a better simulated seasonal mean circulation. We discuss our results against several observational estimates of the Earth's\u00a0energy budget and hydrological cycle and show\u00a0that they support recent high estimates of global precipitation.", "author" : [ { "dropping-particle" : "", "family" : "Vanni\u00e8re", "given" : "Beno\u00eet", "non-dropping-particle" : "", "parse-names" : false, "suffix" : "" }, { "dropping-particle" : "", "family" : "Demory", "given" : "Marie-Estelle", "non-dropping-particle" : "", "parse-names" : false, "suffix" : "" }, { "dropping-particle" : "", "family" : "Vidale", "given" : "Pier Luigi", "non-dropping-particle" : "", "parse-names" : false, "suffix" : "" }, { "dropping-particle" : "", "family" : "Schiemann", "given" : "Reinhard",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"Matsueda", "given" : "Mio", "non-dropping-particle" : "", "parse-names" : false, "suffix" : "" }, { "dropping-particle" : "", "family" : "Terray", "given" : "Laurent", "non-dropping-particle" : "", "parse-names" : false, "suffix" : "" }, { "dropping-particle" : "", "family" : "Koenigk", "given" : "Torben", "non-dropping-particle" : "", "parse-names" : false, "suffix" : "" }, { "dropping-particle" : "", "family" : "Senan", "given" : "Retish", "non-dropping-particle" : "", "parse-names" : false, "suffix" : "" } ], "container-title" : "Climate Dynamics", "id" : "ITEM-1", "issue" : "11", "issued" : { "date-parts" : [ [ "2019", "6" ] ] }, "page" : "6817-6846", "title" : "Multi-model evaluation of the sensitivity of the global energy budget and hydrological cycle to resolution", "translator" : [ { "dropping-particle" : "", "family" : "J6064", "given" : "", "non-dropping-particle" : "", "parse-names" : false, "suffix" : "" } ], "type" : "article-journal", "volume" : "52" }, "uris" : [ "http://www.mendeley.com/documents/?uuid=c03dc5c6-05e4-4e37-bac4-31a8005a6437" ] } ], "mendeley" : { "formattedCitation" : "(Vanni\u00e8re et al., 2019)", "plainTextFormattedCitation" : "(Vanni\u00e8re et al., 2019)", "previouslyFormattedCitation" : "(Vanni\u00e8re et al., 2019)"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(Vannière et al., 2019)</w:t>
      </w:r>
      <w:r w:rsidRPr="00664605">
        <w:rPr>
          <w:rFonts w:cs="Times New Roman"/>
        </w:rPr>
        <w:fldChar w:fldCharType="end"/>
      </w:r>
      <w:r w:rsidRPr="00E457C1">
        <w:rPr>
          <w:rFonts w:cs="Times New Roman"/>
          <w:lang w:val="en-US"/>
        </w:rPr>
        <w:t>.</w:t>
      </w:r>
    </w:p>
    <w:p w14:paraId="6D5779BB" w14:textId="77777777" w:rsidR="00CE1769" w:rsidRPr="00E457C1" w:rsidRDefault="00CE1769" w:rsidP="00CE1769">
      <w:pPr>
        <w:pStyle w:val="AR6BodyText"/>
        <w:rPr>
          <w:rFonts w:cs="Times New Roman"/>
          <w:lang w:val="en-US"/>
        </w:rPr>
      </w:pPr>
    </w:p>
    <w:p w14:paraId="4FE5E15C" w14:textId="2FD73DD9" w:rsidR="00CE1769" w:rsidRPr="00E457C1" w:rsidRDefault="00CE1769" w:rsidP="00CE1769">
      <w:pPr>
        <w:pStyle w:val="AR6BodyText"/>
        <w:rPr>
          <w:rFonts w:cs="Times New Roman"/>
          <w:lang w:val="en-US"/>
        </w:rPr>
      </w:pPr>
      <w:bookmarkStart w:id="3559" w:name="_Hlk66178395"/>
      <w:bookmarkStart w:id="3560" w:name="_Hlk66176649"/>
      <w:r w:rsidRPr="00E457C1">
        <w:rPr>
          <w:rFonts w:cs="Times New Roman"/>
          <w:lang w:val="en-US"/>
        </w:rPr>
        <w:t>Additionally, the representation of surface and deeper ocean mean temperature is improved in models with higher horizontal resolution (Sections</w:t>
      </w:r>
      <w:r w:rsidR="00EF1D11" w:rsidRPr="00E457C1">
        <w:rPr>
          <w:rFonts w:cs="Times New Roman"/>
          <w:lang w:val="en-US"/>
        </w:rPr>
        <w:t xml:space="preserve"> 3.5.1.1</w:t>
      </w:r>
      <w:r w:rsidRPr="00E457C1">
        <w:rPr>
          <w:rFonts w:cs="Times New Roman"/>
          <w:lang w:val="en-US"/>
        </w:rPr>
        <w:t xml:space="preserve"> and </w:t>
      </w:r>
      <w:r w:rsidR="00EF1D11" w:rsidRPr="00E457C1">
        <w:rPr>
          <w:rFonts w:cs="Times New Roman"/>
          <w:lang w:val="en-US"/>
        </w:rPr>
        <w:t>3.5.1.2</w:t>
      </w:r>
      <w:r w:rsidRPr="00E457C1">
        <w:rPr>
          <w:rFonts w:cs="Times New Roman"/>
          <w:lang w:val="en-US"/>
        </w:rPr>
        <w:t>) with systematic improvements in coupled tropical Atlantic sea surface temperature and precipitation biases at higher resolutions</w:t>
      </w:r>
      <w:r w:rsidR="00862327" w:rsidRPr="00E457C1">
        <w:rPr>
          <w:rFonts w:cs="Times New Roman"/>
          <w:lang w:val="en-US"/>
        </w:rPr>
        <w:t xml:space="preserve"> </w:t>
      </w:r>
      <w:r w:rsidR="00862327" w:rsidRPr="00765348">
        <w:rPr>
          <w:rFonts w:cs="Times New Roman"/>
        </w:rPr>
        <w:fldChar w:fldCharType="begin" w:fldLock="1"/>
      </w:r>
      <w:ins w:id="3561" w:author="Robin Matthews" w:date="2021-06-16T11:54:00Z">
        <w:r w:rsidR="00455814">
          <w:rPr>
            <w:rFonts w:cs="Times New Roman"/>
            <w:lang w:val="en-US"/>
          </w:rPr>
          <w:instrText>ADDIN CSL_CITATION { "citationItems" : [ { "id" : "ITEM-1",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"ITEM-1",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"mendeley" : { "formattedCitation" : "(Roberts et al., 2019)", "manualFormatting" : "(Roberts et al., 2019", "plainTextFormattedCitation" : "(Roberts et al., 2019)", "previouslyFormattedCitation" : "(Roberts et al., 2019)" }, "properties" : { "noteIndex" : 0 }, "schema" : "https://github.com/citation-style-language/schema/raw/master/csl-citation.json" }</w:instrText>
        </w:r>
      </w:ins>
      <w:del w:id="3562" w:author="Robin Matthews" w:date="2021-06-16T11:54:00Z">
        <w:r w:rsidR="00E719C0" w:rsidDel="00455814">
          <w:rPr>
            <w:rFonts w:cs="Times New Roman"/>
            <w:lang w:val="en-US"/>
          </w:rPr>
          <w:delInstrText>ADDIN CSL_CITATION { "citationItems" : [ { "id" : "ITEM-1",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"ITEM-1",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"mendeley" : { "formattedCitation" : "(Roberts et al., 2019)", "manualFormatting" : "(Roberts et al., 2019,", "plainTextFormattedCitation" : "(Roberts et al., 2019)", "previouslyFormattedCitation" : "(Roberts et al., 2019)" }, "properties" : { "noteIndex" : 0 }, "schema" : "https://github.com/citation-style-language/schema/raw/master/csl-citation.json" }</w:delInstrText>
        </w:r>
      </w:del>
      <w:r w:rsidR="00862327" w:rsidRPr="00765348">
        <w:rPr>
          <w:rFonts w:cs="Times New Roman"/>
        </w:rPr>
        <w:fldChar w:fldCharType="separate"/>
      </w:r>
      <w:r w:rsidR="00393F8C">
        <w:rPr>
          <w:rFonts w:cs="Times New Roman"/>
          <w:noProof/>
        </w:rPr>
        <w:t>(Roberts et al., 2019</w:t>
      </w:r>
      <w:del w:id="3563" w:author="Robin Matthews" w:date="2021-06-16T11:54:00Z">
        <w:r w:rsidR="00393F8C" w:rsidDel="00455814">
          <w:rPr>
            <w:rFonts w:cs="Times New Roman"/>
            <w:noProof/>
          </w:rPr>
          <w:delText>,</w:delText>
        </w:r>
      </w:del>
      <w:r w:rsidR="00862327" w:rsidRPr="00765348">
        <w:rPr>
          <w:rFonts w:cs="Times New Roman"/>
        </w:rPr>
        <w:fldChar w:fldCharType="end"/>
      </w:r>
      <w:ins w:id="3564" w:author="Robin Matthews" w:date="2021-06-16T11:54:00Z">
        <w:r w:rsidR="00455814">
          <w:rPr>
            <w:rFonts w:cs="Times New Roman"/>
          </w:rPr>
          <w:t>,</w:t>
        </w:r>
      </w:ins>
      <w:r w:rsidR="00862327" w:rsidRPr="00765348">
        <w:rPr>
          <w:rFonts w:cs="Times New Roman"/>
        </w:rPr>
        <w:t xml:space="preserve"> single model; </w:t>
      </w:r>
      <w:r w:rsidR="00862327" w:rsidRPr="00765348">
        <w:rPr>
          <w:rFonts w:cs="Times New Roman"/>
        </w:rPr>
        <w:fldChar w:fldCharType="begin" w:fldLock="1"/>
      </w:r>
      <w:r w:rsidR="00E719C0">
        <w:rPr>
          <w:rFonts w:cs="Times New Roman"/>
        </w:rPr>
        <w:instrText>ADDIN CSL_CITATION { "citationItems" : [ { "id" : "ITEM-1", "itemData" : { "DOI" : "10.1007/s00382-018-4547-y", "ISSN" : "1432-0894", "abstract" : "This study undertakes a multi-model comparison with the aim to describe and quantify systematic changes of the global energy and water budgets when the horizontal resolution of atmospheric models is increased and to identify common factors of these changes among models. To do so, we analyse an ensemble of twelve atmosphere-only and six coupled GCMs, with different model formulations and with resolutions spanning those of state-of-the-art coupled GCMs, i.e. from resolutions coarser than 100\u00a0km to resolutions finer than 25\u00a0km. The main changes in the global energy budget with resolution are a systematic increase in outgoing longwave radiation and decrease in outgoing shortwave radiation due to changes in cloud properties, and a systematic increase in surface latent heat flux; when resolution is increased from 100 to 25\u00a0km, the magnitude of the change of those fluxes can be as large as 5\u00a0W\u00a0m\u22122. Moreover, all but one atmosphere-only model simulate a decrease of the poleward energy transport at higher resolution, mainly explained by a reduction of the equator-to-pole tropospheric temperature gradient. Regarding hydrological processes, our results are the following: (1) there is an increase of global precipitation with increasing resolution in all models (up to 40{\\thinspace}{\\texttimes}{\\thinspace}103 km3\u00a0year\u22121) but the partitioning between land and ocean varies among models; (2) the fraction of total precipitation that falls on land is on average 10% larger at higher resolution in grid point models, but it is smaller\u00a0at higher resolution in spectral models; (3) grid points models simulate an increase of the fraction of land precipitation due to moisture convergence twice as large as in spectral models; (4) grid point models, which have a better resolved orography, show an increase of orographic precipitation of up to 13{\\thinspace}{\\texttimes}{\\thinspace}103 km3\u00a0year\u22121 which explains most of the change in land precipitation; (5) at the regional scale, precipitation pattern and amplitude are improved with increased resolution due to a better simulated seasonal mean circulation. We discuss our results against several observational estimates of the Earth's\u00a0energy budget and hydrological cycle and show\u00a0that they support recent high estimates of global precipitation.", "author" : [ { "dropping-particle" : "", "family" : "Vanni\u00e8re", "given" : "Beno\u00eet", "non-dropping-particle" : "", "parse-names" : false, "suffix" : "" }, { "dropping-particle" : "", "family" : "Demory", "given" : "Marie-Estelle", "non-dropping-particle" : "", "parse-names" : false, "suffix" : "" }, { "dropping-particle" : "", "family" : "Vidale", "given" : "Pier Luigi", "non-dropping-particle" : "", "parse-names" : false, "suffix" : "" }, { "dropping-particle" : "", "family" : "Schiemann", "given" : "Reinhard",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"Matsueda", "given" : "Mio", "non-dropping-particle" : "", "parse-names" : false, "suffix" : "" }, { "dropping-particle" : "", "family" : "Terray", "given" : "Laurent", "non-dropping-particle" : "", "parse-names" : false, "suffix" : "" }, { "dropping-particle" : "", "family" : "Koenigk", "given" : "Torben", "non-dropping-particle" : "", "parse-names" : false, "suffix" : "" }, { "dropping-particle" : "", "family" : "Senan", "given" : "Retish", "non-dropping-particle" : "", "parse-names" : false, "suffix" : "" } ], "container-title" : "Climate Dynamics", "id" : "ITEM-1", "issue" : "11", "issued" : { "date-parts" : [ [ "2019", "6" ] ] }, "page" : "6817-6846", "title" : "Multi-model evaluation of the sensitivity of the global energy budget and hydrological cycle to resolution", "translator" : [ { "dropping-particle" : "", "family" : "J6064", "given" : "", "non-dropping-particle" : "", "parse-names" : false, "suffix" : "" } ], "type" : "article-journal", "volume" : "52" }, "uris" : [ "http://www.mendeley.com/documents/?uuid=c03dc5c6-05e4-4e37-bac4-31a8005a6437" ] } ], "mendeley" : { "formattedCitation" : "(Vanni\u00e8re et al., 2019)", "manualFormatting" : "Vanni\u00e8re et al., 2019)", "plainTextFormattedCitation" : "(Vanni\u00e8re et al., 2019)", "previouslyFormattedCitation" : "(Vanni\u00e8re et al., 2019)" }, "properties" : { "noteIndex" : 0 }, "schema" : "https://github.com/citation-style-language/schema/raw/master/csl-citation.json" }</w:instrText>
      </w:r>
      <w:r w:rsidR="00862327" w:rsidRPr="00765348">
        <w:rPr>
          <w:rFonts w:cs="Times New Roman"/>
        </w:rPr>
        <w:fldChar w:fldCharType="separate"/>
      </w:r>
      <w:r w:rsidR="00393F8C">
        <w:rPr>
          <w:rFonts w:cs="Times New Roman"/>
          <w:noProof/>
        </w:rPr>
        <w:t>Vannière et al., 2019)</w:t>
      </w:r>
      <w:r w:rsidR="00862327" w:rsidRPr="00765348">
        <w:rPr>
          <w:rFonts w:cs="Times New Roman"/>
        </w:rPr>
        <w:fldChar w:fldCharType="end"/>
      </w:r>
      <w:bookmarkStart w:id="3565" w:name="_Hlk66123052"/>
      <w:r w:rsidRPr="00765348">
        <w:rPr>
          <w:rFonts w:cs="Times New Roman"/>
        </w:rPr>
        <w:t xml:space="preserve">, the North Atlantic cold bias </w:t>
      </w:r>
      <w:r w:rsidRPr="00765348">
        <w:rPr>
          <w:rFonts w:cs="Times New Roman"/>
        </w:rPr>
        <w:fldChar w:fldCharType="begin" w:fldLock="1"/>
      </w:r>
      <w:r w:rsidR="00E719C0">
        <w:rPr>
          <w:rFonts w:cs="Times New Roman"/>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rsidRPr="00765348">
        <w:rPr>
          <w:rFonts w:cs="Times New Roman"/>
        </w:rPr>
        <w:fldChar w:fldCharType="separate"/>
      </w:r>
      <w:r w:rsidR="00393F8C">
        <w:rPr>
          <w:rFonts w:cs="Times New Roman"/>
          <w:noProof/>
        </w:rPr>
        <w:t>(Bock et al., 2020</w:t>
      </w:r>
      <w:r w:rsidRPr="00765348">
        <w:rPr>
          <w:rFonts w:cs="Times New Roman"/>
        </w:rPr>
        <w:fldChar w:fldCharType="end"/>
      </w:r>
      <w:r w:rsidRPr="00765348">
        <w:rPr>
          <w:rFonts w:cs="Times New Roman"/>
        </w:rPr>
        <w:t xml:space="preserve">, multi-model; </w:t>
      </w:r>
      <w:r w:rsidR="00862327" w:rsidRPr="00765348">
        <w:rPr>
          <w:rFonts w:cs="Times New Roman"/>
        </w:rPr>
        <w:fldChar w:fldCharType="begin" w:fldLock="1"/>
      </w:r>
      <w:r w:rsidR="00E719C0">
        <w:rPr>
          <w:rFonts w:cs="Times New Roman"/>
        </w:rPr>
        <w:instrText xml:space="preserve">ADDIN CSL_CITATION { "citationItems" : [ { "id" : "ITEM-1",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"ITEM-1",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"id" : "ITEM-2", "itemData" : { "DOI" : "10.1029/2019MS001870", "abstract" : "Abstract This study provides an overview of the coupled high-resolution Version 1 of the Energy Exascale Earth System Model (E3SMv1) and documents the characteristics of a 50-year-long high-resolution control simulation with time-invariant 1950 forcings following the HighResMIP protocol. In terms of global root-mean-squared error metrics, this high-resolution simulation is generally superior to results from the low-resolution configuration of E3SMv1 (due to resolution, tuning changes, and possibly initialization procedure) and compares favorably to models in the CMIP5 ensemble. Ocean and sea ice simulation is particularly improved, due to better resolution of bathymetry, the ability to capture more variability and extremes in winds and currents, and the ability to resolve mesoscale ocean eddies. The largest improvement in this regard is an ice-free Labrador Sea, which is a major problem at low resolution. Interestingly, several features found to improve with resolution in previous studies are insensitive to resolution or even degrade in E3SMv1. Most notable in this regard are warm bias and associated stratocumulus deficiency in eastern subtropical oceans and lack of improvement in El Ni\u00f1o. Another major finding of this study is that resolution increase had negligible impact on climate sensitivity (measured by net feedback determined through uniform +4K prescribed sea surface temperature increase) and aerosol sensitivity. Cloud response to resolution increase consisted of very minor decrease at all levels. Large-scale patterns of precipitation bias were also relatively unaffected by grid spacing.", "author" : [ { "dropping-particle" : "", "family" : "Caldwell", "given" : "Peter M", "non-dropping-particle" : "", "parse-names" : false, "suffix" : "" }, { "dropping-particle" : "", "family" : "Mametjanov", "given" : "Azamat", "non-dropping-particle" : "", "parse-names" : false, "suffix" : "" }, { "dropping-particle" : "", "family" : "Tang", "given" : "Qi", "non-dropping-particle" : "", "parse-names" : false, "suffix" : "" }, { "dropping-particle" : "", "family" : "Roekel", "given" : "Luke P", "non-dropping-particle" : "Van", "parse-names" : false, "suffix" : "" }, { "dropping-particle" : "", "family" : "Golaz", "given" : "Jean-Christophe", "non-dropping-particle" : "", "parse-names" : false, "suffix" : "" }, { "dropping-particle" : "", "family" : "Lin", "given" : "Wuyin", "non-dropping-particle" : "", "parse-names" : false, "suffix" : "" }, { "dropping-particle" : "", "family" : "Bader", "given" : "David C", "non-dropping-particle" : "", "parse-names" : false, "suffix" : "" }, { "dropping-particle" : "", "family" : "Keen", "given" : "Noel D", "non-dropping-particle" : "", "parse-names" : false, "suffix" : "" }, { "dropping-particle" : "", "family" : "Feng", "given" : "Yan", "non-dropping-particle" : "", "parse-names" : false, "suffix" : "" }, { "dropping-particle" : "", "family" : "Jacob", "given" : "Robert", "non-dropping-particle" : "", "parse-names" : false, "suffix" : "" }, { "dropping-particle" : "", "family" : "Maltrud", "given" : "Mathew E", "non-dropping-particle" : "", "parse-names" : false, "suffix" : "" }, { "dropping-particle" : "", "family" : "Roberts", "given" : "Andrew F", "non-dropping-particle" : "", "parse-names" : false, "suffix" : "" }, { "dropping-particle" : "", "family" : "Taylor", "given" : "Mark A", "non-dropping-particle" : "", "parse-names" : false, "suffix" : "" }, { "dropping-particle" : "", "family" : "Veneziani", "given" : "Milena", "non-dropping-particle" : "", "parse-names" : false, "suffix" : "" }, { "dropping-particle" : "", "family" : "Wang", "given" : "Hailong", "non-dropping-particle" : "", "parse-names" : false, "suffix" : "" }, { "dropping-particle" : "", "family" : "Wolfe", "given" : "Jonathan D", "non-dropping-particle" : "", "parse-names" : false, "suffix" : "" }, { "dropping-particle" : "", "family" : "Balaguru", "given" : "Karthik", "non-dropping-particle" : "", "parse-names" : false, "suffix" : "" }, { "dropping-particle" : "", "family" : "Cameron-Smith", "given" : "Philip", "non-dropping-particle" : "", "parse-names" : false, "suffix" : "" }, { "dropping-particle" : "", "family" : "Dong", "given" : "Lu", "non-dropping-particle" : "", "parse-names" : false, "suffix" : "" }, { "dropping-particle" : "", "family" : "Klein", "given" : "Stephen A", "non-dropping-particle" : "", "parse-names" : false, "suffix" : "" }, { "dropping-particle" : "", "family" : "Leung", "given" : "L Ruby", "non-dropping-particle" : "", "parse-names" : false, "suffix" : "" }, { "dropping-particle" : "", "family" : "Li", "given" : "Hong-Yi", "non-dropping-particle" : "", "parse-names" : false, "suffix" : "" }, { "dropping-particle" : "", "family" : "Li", "given" : "Qing", "non-dropping-particle" : "", "parse-names" : false, "suffix" : "" }, { "dropping-particle" : "", "family" : "Liu", "given" : "Xiaohong", "non-dropping-particle" : "", "parse-names" : false, "suffix" : "" }, { "dropping-particle" : "", "family" : "Neale", "given" : "Richard B", "non-dropping-particle" : "", "parse-names" : false, "suffix" : "" }, { "dropping-particle" : "", "family" : "Pinheiro", "given" : "Marielle", "non-dropping-particle" : "", "parse-names" : false, "suffix" : "" }, { "dropping-particle" : "", "family" : "Qian", "given" : "Yun", "non-dropping-particle" : "", "parse-names" : false, "suffix" : "" }, { "dropping-particle" : "", "family" : "Ullrich", "given" : "Paul A", "non-dropping-particle" : "", "parse-names" : false, "suffix" : "" }, { "dropping-particle" : "", "family" : "Xie", "given" : "Shaocheng", "non-dropping-particle" : "", "parse-names" : false, "suffix" : "" }, { "dropping-particle" : "", "family" : "Yang", "given" : "Yang", "non-dropping-particle" : "", "parse-names" : false, "suffix" : "" }, { "dropping-particle" : "", "family" : "Zhang", "given" : "Yuying", "non-dropping-particle" : "", "parse-names" : false, "suffix" : "" }, { "dropping-particle" : "", "family" : "Zhang", "given" : "Kai", "non-dropping-particle" : "", "parse-names" : false, "suffix" : "" }, { "dropping-particle" : "", "family" : "Zhou", "given" : "Tian", "non-dropping-particle" : "", "parse-names" : false, "suffix" : "" } ], "container-title" : "Journal of Advances in Modeling Earth Systems", "id" : "ITEM-2", "issued" : { "date-parts" : [ [ "2019" ] ] }, "title" : "The DOE E3SM Coupled Model Version 1: Description and Results at High Resolution", "translator" : [ { "dropping-particle" : "", "family" : "J6060", "given" : "", "non-dropping-particle" : "", "parse-names" : false, "suffix" : "" } ], "type" : "article-journal" }, "uris" : [ "http://www.mendeley.com/documents/?uuid=ea35bd0e-d894-400f-aaa0-ddb8dca3294e" ] }, { "id" : "ITEM-3", "itemData" : { "DOI" : "10.5194/gmd-11-3681-2018", "ISSN" : "1991-9603", "abstract" : "Abstract. This paper presents atmosphere-only and coupled climate model configurations of the European Centre for Medium-Range Weather Forecasts Integrated Forecasting System (ECMWF-IFS) for different combinations of ocean and atmosphere resolution. These configurations are used to perform multi-decadal ensemble experiments following the protocols of the High Resolution Model Intercomparison Project (HighResMIP) and phase 6 of the Coupled Model Intercomparison Project (CMIP6). These experiments are used to evaluate the sensitivity of major biases in the atmosphere, ocean, and cryosphere to changes in atmosphere and ocean resolution. All configurations successfully reproduce the observed long-term trends in global mean surface temperature. Furthermore, following an adjustment to account for drift in the subsurface ocean, coupled configurations of ECMWF-IFS realistically reproduce observation-based estimates of ocean heat content change since 1950. Climatological surface biases in ECMWF-IFS are relatively insensitive to an increase in atmospheric resolution from \u223c 50 to \u223c 25km. However, increasing the horizontal resolution of the atmosphere while maintaining the same vertical resolution enhances the magnitude of a cold bias in the lower stratosphere. In coupled configurations, there is a strong sensitivity to an increase in ocean model resolution from 1 to 0.25\u00b0. However, this sensitivity to ocean resolution takes many years to fully manifest and is less apparent in the first year of integration. This result has implications for the ECMWF coupled model development strategy that typically relies on the analysis of biases in short ( &lt; 1 year) ensemble (re)forecast data sets. The impacts of increased ocean resolution are particularly evident in the North Atlantic and Arctic, where they are associated with an improved Atlantic meridional overturning circulation, increased meridional ocean heat transport, and more realistic sea-ice cover. In the tropical Pacific, increased ocean resolution is associated with improvements to the magnitude and asymmetry of El Ni\u00f1o\u2013Southern Oscillation (ENSO) variability and better representation of non-linear sea surface temperature (SST)\u2013radiation feedbacks during warm events. However, increased ocean model resolution also increases the magnitude of a warm bias in the Southern Ocean. Finally, there is tentative evidence that both ocean coupling and increased atmospheric resolution can improve teleconnections between tropical Pa\u2026", "author" : [ { "dropping-particle" : "", "family" : "Roberts", "given" : "Christopher D.", "non-dropping-particle" : "", "parse-names" : false, "suffix" : "" }, { "dropping-particle" : "", "family" : "Senan", "given" : "Retish", "non-dropping-particle" : "", "parse-names" : false, "suffix" : "" }, { "dropping-particle" : "", "family" : "Molteni", "given" : "Franco", "non-dropping-particle" : "", "parse-names" : false, </w:instrText>
      </w:r>
      <w:r w:rsidR="00E719C0" w:rsidRPr="006814DF">
        <w:rPr>
          <w:rFonts w:cs="Times New Roman"/>
          <w:lang w:val="en-GB"/>
        </w:rPr>
        <w:instrText>"suffix" : "" }, { "dropping-particle" : "", "family" : "Boussetta", "given" : "Souhail", "non-dropping-particle" : "", "parse-names" : false, "suffix" : "" }, { "dropping-particle" : "", "family" : "Mayer", "given" : "Michael", "non-dropping-particle" : "", "parse-names" : false, "suffix" : "" }, { "dropping-particle" : "", "family" : "Keeley", "given" : "Sarah P. E.", "non-dropping-particle" : "", "parse-names" : false, "suffix" : "" } ], "container-title" : "Geoscientific Model Development", "id" : "ITEM-3", "issue" : "9", "issued" : { "date-parts" : [ [ "2018", "9", "11" ] ] }, "page" : "3681-3712", "title" : "Climate model configurations of the ECMWF Integrated Forecasting System (ECMWF-IFS cycle 43r1) for HighResMIP", "translator" : [ { "dropping-particle" : "", "family" : "J5773", "given" : "", "non-dropping-particle" : "", "parse-names" : false, "suffix" : "" } ], "type" : "article-journal", "volume" : "11" }, "uris" : [ "http://www.mendeley.com/documents/?uuid=af162dcd-97e5-4bd4-858c-342e5863b9f1" ] } ], "mendeley" : { "formattedCitation" : "(Roberts et al., 2018, 2019; Caldwell et al., 2019)", "manualFormatting" : "Roberts et al., 2018, 2019; Caldwell et al., 2019", "plainTextFormattedCitation" : "(Roberts et al., 2018, 2019; Caldwell et al., 2019)", "previouslyFormattedCitation" : "(Roberts et al., 2018, 2019; Caldwell et al., 2019)" }, "properties" : { "noteIndex" : 0 }, "schema" : "https://github.com/citation-style-language/schema/raw/master/csl-citation.json" }</w:instrText>
      </w:r>
      <w:r w:rsidR="00862327" w:rsidRPr="00765348">
        <w:rPr>
          <w:rFonts w:cs="Times New Roman"/>
        </w:rPr>
        <w:fldChar w:fldCharType="separate"/>
      </w:r>
      <w:r w:rsidR="00393F8C">
        <w:rPr>
          <w:rFonts w:cs="Times New Roman"/>
          <w:noProof/>
          <w:lang w:val="en-US"/>
        </w:rPr>
        <w:t>Roberts et al., 2018, 2019; Caldwell et al., 2019</w:t>
      </w:r>
      <w:r w:rsidR="00862327" w:rsidRPr="00765348">
        <w:rPr>
          <w:rFonts w:cs="Times New Roman"/>
        </w:rPr>
        <w:fldChar w:fldCharType="end"/>
      </w:r>
      <w:r w:rsidR="008C57FF" w:rsidRPr="00E457C1">
        <w:rPr>
          <w:rFonts w:cs="Times New Roman"/>
          <w:lang w:val="en-US"/>
        </w:rPr>
        <w:t>; all single models)</w:t>
      </w:r>
      <w:r w:rsidRPr="00E457C1">
        <w:rPr>
          <w:rFonts w:cs="Times New Roman"/>
          <w:lang w:val="en-US"/>
        </w:rPr>
        <w:t xml:space="preserve"> as well as </w:t>
      </w:r>
      <w:del w:id="3566" w:author="Sara M Tuson" w:date="2021-06-24T14:44:00Z">
        <w:r w:rsidRPr="00E457C1" w:rsidDel="0089720C">
          <w:rPr>
            <w:rFonts w:cs="Times New Roman"/>
            <w:lang w:val="en-US"/>
          </w:rPr>
          <w:delText xml:space="preserve">deep ocean </w:delText>
        </w:r>
      </w:del>
      <w:ins w:id="3567" w:author="Sara M Tuson" w:date="2021-06-24T14:44:00Z">
        <w:r w:rsidR="0089720C">
          <w:rPr>
            <w:rFonts w:cs="Times New Roman"/>
            <w:lang w:val="en-US"/>
          </w:rPr>
          <w:t xml:space="preserve">deep-ocean </w:t>
        </w:r>
      </w:ins>
      <w:r w:rsidRPr="00E457C1">
        <w:rPr>
          <w:rFonts w:cs="Times New Roman"/>
          <w:lang w:val="en-US"/>
        </w:rPr>
        <w:t>biases</w:t>
      </w:r>
      <w:r w:rsidRPr="00765348">
        <w:rPr>
          <w:rFonts w:cs="Times New Roman"/>
          <w:lang w:val="en-CA"/>
        </w:rPr>
        <w:t xml:space="preserve"> </w:t>
      </w:r>
      <w:r w:rsidRPr="00765348">
        <w:rPr>
          <w:rFonts w:cs="Times New Roman"/>
        </w:rPr>
        <w:fldChar w:fldCharType="begin" w:fldLock="1"/>
      </w:r>
      <w:r w:rsidR="00E719C0">
        <w:rPr>
          <w:rFonts w:cs="Times New Roman"/>
          <w:lang w:val="en-CA"/>
        </w:rPr>
        <w:instrText>ADDIN CSL_CITATION { "citationItems" : [ { "id" : "ITEM-1", "itemData" : { "DOI" : "10.1029/2019MS001870", "abstract" : "Abstract This study provides an overview of the coupled high-resolution Version 1 of the Energy Exascale Earth System Model (E3SMv1) and documents the characteristics of a 50-year-long high-resolution control simulation with time-invariant 1950 forcings following the HighResMIP protocol. In terms of global root-mean-squared error metrics, this high-resolution simulation is generally superior to results from the low-resolution configuration of E3SMv1 (due to resolution, tuning changes, and possibly initialization procedure) and compares favorably to models in the CMIP5 ensemble. Ocean and sea ice simulation is particularly improved, due to better resolution of bathymetry, the ability to capture more variability and extremes in winds and currents, and the ability to resolve mesoscale ocean eddies. The largest improvement in this regard is an ice-free Labrador Sea, which is a major problem at low resolution. Interestingly, several features found to improve with resolution in previous studies are insensitive to resolution or even degrade in E3SMv1. Most notable in this regard are warm bias and associated stratocumulus deficiency in eastern subtropical oceans and lack of improvement in El Ni\u00f1o. Another major finding of this study is that resolution increase had negligible impact on climate sensitivity (measured by net feedback determined through uniform +4K prescribed sea surface temperature increase) and aerosol sensitivity. Cloud response to resolution increase consisted of very minor decrease at all levels. Large-scale patterns of precipitation bias were also relatively unaffected by grid spacing.", "author" : [ { "dropping-particle" : "", "family" : "Caldwell", "given" : "Peter M", "non-dropping-particle" : "", "parse-names" : false, "suffix" : "" }, { "dropping-particle" : "", "family" : "Mametjanov", "given" : "Azamat", "non-dropping-particle" : "", "parse-names" : false, "suffix" : "" }, { "dropping-particle" : "", "family" : "Tang", "given" : "Qi", "non-dropping-particle" : "", "parse-names" : false, "suffix" : "" }, { "dropping-particle" : "", "family" : "Roekel", "given" : "Luke P", "non-dropping-particle" : "Van", "parse-names" : false, "suffix" : "" }, { "dropping-particle" : "", "family" : "Golaz", "given" : "Jean-Christophe", "non-dropping-particle" : "", "parse-names" : false, "suffix" : "" }, { "dropping-particle" : "", "family" : "Lin", "given" : "Wuyin", "non-dropping-particle" : "", "parse-names" : false, "suffix" : "" }, { "dropping-particle" : "", "family" : "Bader", "given" : "David C", "non-dropping-particle" : "", "parse-names" : false, "suffix" : "" }, { "dropping-particle" : "", "family" : "Keen", "given" : "Noel D", "non-dropping-particle" : "", "parse-names" : false, "suffix" : "" }, { "dropping-particle" : "", "family" : "Feng", "given" : "Yan", "non-dropping-particle" : "", "parse-names" : false, "suffix" : "" }, { "dropping-particle" : "", "family" : "Jacob", "given" : "Robert", "non-dropping-particle" : "", "parse-names" : false, "suffix" : "" }, { "dropping-particle" : "", "family" : "Maltrud", "given" : "Mathew E", "non-dropping-particle" : "", "parse-names" : false, "suffix" : "" }, { "dropping-particle" : "", "family" : "Roberts", "given" : "Andrew F", "non-dropping-particle" : "", "parse-names" : false, "suffix" : "" }, { "dropping-particle" : "", "family" : "Taylor", "given" : "Mark A", "non-dropping-particle" : "", "parse-names" : false, "suffix" : "" }, { "dropping-particle" : "", "family" : "Veneziani", "given" : "Milena", "non-dropping-particle" : "", "parse-names" : false, "suffix" : "" }, { "dropping-particle" : "", "family" : "Wang", "given" : "Hailong", "non-dropping-particle" : "", "parse-names" : false, "suffix" : "" }, { "dropping-particle" : "", "family" : "Wolfe", "given" : "Jonathan D", "non-dropping-particle" : "", "parse-names" : false, "suffix" : "" }, { "dropping-particle" : "", "family" : "Balaguru", "given" : "Karthik", "non-dropping-particle" : "", "parse-names" : false, "suffix" : "" }, { "dropping-particle" : "", "family" : "Cameron-Smith", "given" : "Philip", "non-dropping-particle" : "", "parse-names" : false, "suffix" : "" }, { "dropping-particle" : "", "family" : "Dong", "given" : "Lu", "non-dropping-particle" : "", "parse-names" : false, "suffix" : "" }, { "dropping-particle" : "", "family" : "Klein", "given" : "Stephen A", "non-dropping-particle" : "", "parse-names" : false, "suffix" : "" }, { "dropping-particle" : "", "family" : "Leung", "given" : "L Ruby", "non-dropping-particle" : "", "parse-names" : false, "suffix" : "" }, { "dropping-particle" : "", "family" : "Li", "given" : "Hong-Yi", "non-dropping-particle" : "", "parse-names" : false, "suffix" : "" }, { "dropping-particle" : "", "family" : "Li", "given" : "Qing", "non-dropping-particle" : "", "parse-names" : false, "suffix" : "" }, { "dropping-particle" : "", "family" : "Liu", "given" : "Xiaohong", "non-dropping-particle" : "", "parse-names" : false, "suffix" : "" }, { "dropping-particle" : "", "family" : "Neale", "given" : "Richard B", "non-dropping-particle" : "", "parse-names" : false, "suffix" : "" }, { "dropping-particle" : "", "family" : "Pinheiro", "given" : "Marielle", "non-dropping-particle" : "", "parse-names" : false, "suffix" : "" }, { "dropping-particle" : "", "family" : "Qian", "given" : "Yun", "non-dropping-particle" : "", "parse-names" : false, "suffix" : "" }, { "dropping-particle" : "", "family" : "Ullrich", "given" : "Paul A", "non-dropping-particle" : "", "parse-names" : false, "suffix" : "" }, { "dropping-particle" : "", "family" : "Xie", "given" : "Shaocheng", "non-dropping-particle" : "", "parse-names" : false, "suffix" : "" }, { "dropping-particle" : "", "family" : "Yang", "given" : "Yang", "non-dropping-particle" : "", "parse-names" : false, "suffix" : "" }, { "dropping-particle" : "", "family" : "Zhang", "given" : "Yuying", "non-dropping-particle" : "", "parse-names" : false, "suffix" : "" }, { "dropping-particle" : "", "family" : "Zhang", "given" : "Kai", "non-dropping-particle" : "", "parse-names" : false, "suffix" : "" }, { "dropping-particle" : "", "family" : "Zhou", "given" : "Tian", "non-dropping-particle" : "", "parse-names" : false, "suffix" : "" } ], "container-title" : "Journal of Advances in Modeling Earth Systems", "id" : "ITEM-1", "issued" : { "date-parts" : [ [ "2019" ] ] }, "title" : "The DOE E3SM Coupled Model Version 1: Description and Results at High Resolution", "translator" : [ { "dropping-particle" : "", "family" : "J6060", "given" : "", "non-dropping-particle" : "", "parse-names" : false, "suffix" : "" } ], "type" : "article-journal" }, "uris" : [ "http://www.mendeley.com/documents/?uuid=ea35bd0e-d894-400f-aaa0-ddb8dca3294e" ] }, { "id" : "ITEM-2", "itemData" : { "DOI" : "10.5194/gmd-12-3241-2019", "author" : [ { "dropping-particle" : "", "family" : "Gutjahr", "given" : "O", "non-dropping-particle" : "", "parse-names" : false, "suffix" : "" }, { "dropping-particle" : "", "family" : "Putrasahan", "given" : "D", "non-dropping-particle" : "", "parse-names" : false, "suffix" : "" }, { "dropping-particle" : "", "family" : "Lohmann", "given" : "K", "non-dropping-particle" : "", "parse-names" : false, "suffix" : "" }, { "dropping-particle" : "", "family" : "Jungclaus", "given" : "J H", "non-dropping-particle" : "", "parse-names" : false, "suffix" : "" }, { "dropping-particle" : "", "family" : "Storch", "given" : "J.-S.", "non-dropping-particle" : "von", "parse-names" : false, "suffix" : "" }, { "dropping-particle" : "", "family" : "Br\u00fcggemann", "given" : "N", "non-dropping-particle" : "", "parse-names" : false, "suffix" : "" }, { "dropping-particle" : "", "family" : "Haak", "given" : "H", "non-dropping-particle" : "", "parse-names" : false, "suffix" : "" }, { "dropping-particle" : "", "family" : "St\u00f6ssel", "given" : "A", "non-dropping-particle" : "", "parse-names" : false, "suffix" : "" } ], "container-title" : "Geoscientific Model Development", "id" : "ITEM-2", "issue" : "7", "issued" : { "date-parts" : [ [ "2019" ] ] }, "page" : "3241-3281", "title" : "Max Planck Institute Earth System Model (MPI-ESM1.2) for the High-Resolution Model Intercomparison Project (HighResMIP)", "translator" : [ { "dropping-particle" : "", "family" : "J6429", "given" : "", "non-dropping-particle" : "", "parse-names" : false, "suffix" : "" } ], "type" : "article-journal", "volume" : "12" }, "uris" : [ "http://www.mendeley.com/documents/?uuid=2aac4d7a-cb89-48a0-97e3-c55dda084507" ] }, { "id" : "ITEM-3",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"ITEM-3",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"id" : "ITEM-4", "itemData" : { "DOI" : "10.1175/JCLI-D-14-00353.1", "ISBN" : "8610829952", "ISSN" : "08948755", "abstract" : "AbstractThe authors characterize impacts on heat in the ocean climate system from transient ocean mesoscale eddies. Their tool is a suite of centennial-scale 1990 radiatively forced numerical climate simulations from three GFDL coupled models comprising the Climate Model, version 2.0\u2013Ocean (CM2-O), model suite. CM2-O models differ in their ocean resolution: CM2.6 uses a 0.1\u00b0 ocean grid, CM2.5 uses an intermediate grid with 0.25\u00b0 spacing, and CM2-1deg uses a nominal 1.0\u00b0 grid.Analysis of the ocean heat budget reveals that mesoscale eddies act to transport heat upward in a manner that partially compensates (or offsets) for the downward heat transport from the time-mean currents. Stronger vertical eddy heat transport in CM2.6 relative to CM2.5 accounts for the significantly smaller temperature drift in CM2.6. The mesoscale eddy parameterization used in CM2-1deg also imparts an upward heat transport, yet it differs systematically from that found in CM2.6. This analysis points to the fundamental role that ocea...", "author" : [ { "dropping-particle" : "", "family" : "Griffies", "given" : "Stephen M.", "non-dropping-particle" : "", "parse-names" : false, "suffix" : "" }, { "dropping-particle" : "", "family" : "Winton", "given" : "Michael", "non-dropping-particle" : "", "parse-names" : false, "suffix" : "" }, { "dropping-particle" : "", "family" : "Anderson", "given" : "Whit G.", "non-dropping-particle" : "", "parse-names" : false, "suffix" : "" }, { "dropping-particle" : "", "family" : "Benson", "given" : "Rusty", "non-dropping-particle" : "", "parse-names" : false, "suffix" : "" }, { "dropping-particle" : "", "family" : "Delworth", "given" : "Thomas L.", "non-dropping-particle" : "", "parse-names" : false, "suffix" : "" }, { "dropping-particle" : "", "family" : "Dufour", "given" : "Carolina O.", "non-dropping-particle" : "", "parse-names" : false, "suffix" : "" }, { "dropping-particle" : "", "family" : "Dunne", "given" : "John P.", "non-dropping-particle" : "", "parse-names" : false, "suffix" : "" }, { "dropping-particle" : "", "family" : "Goddard", "given" : "Paul", "non-dropping-particle" : "", "parse-names" : false, "suffix" : "" }, { "dropping-particle" : "", "family" : "Morrison", "given" : "Adele K.", "non-dropping-particle" : "", "parse-names" : false, "suffix" : "" }, { "dropping-particle" : "", "family" : "Rosati", "given" : "Anthony", "non-dropping-particle" : "", "parse-names" : false, "suffix" : "" }, { "dropping-particle" : "", "family" : "Wittenberg", "given" : "Andrew T.", "non-dropping-particle" : "", "parse-names" : false, "suffix" : "" }, { "dropping-particle" : "", "family" : "Yin", "given" : "Jianjun", "non-dropping-particle" : "", "parse-names" : false, "suffix" : "" }, { "dropping-particle" : "", "family" : "Zhang", "given" : "Rong", "non-dropping-particle" : "", "parse-names" : false, "suffix" : "" } ], "container-title" : "Journal of Climate", "id" : "ITEM-4", "issue" : "3", "issued" : { "date-parts" : [ [ "2015", "2", "4" ] ] }, "page" : "952-977", "title" : "Impacts on ocean heat from transient mesoscale eddies in a hierarchy of climate models", "translator" : [ { "dropping-particle" : "", "family" : "J4615", "given" : "", "non-dropping-particle" : "", "parse-names" : false, "suffix" : "" } ], "type" : "article-journal", "volume" : "28" }, "uris" : [ "http://www.mendeley.com/documents/?uuid=f44f6d11-14ff-301a-99cf-6e1d0de4de00" ] }, { "id" : "ITEM-5", "itemData" : { "DOI" : "10.1002/2014MS000363", "abstract" : "Abstract High-resolution global climate modeling holds the promise of capturing planetary-scale climate modes and small-scale (regional and sometimes extreme) features simultaneously, including their mutual interaction. This paper discusses a new state-of-the-art high-resolution Community Earth System Model (CESM) simulation that was performed with these goals in mind. The atmospheric component was at 0.25\u00b0 grid spacing, and ocean component at 0.1\u00b0. One hundred years of \u201cpresent-day\u201d simulation were completed. Major results were that annual mean sea surface temperature (SST) in the equatorial Pacific and El-Ni\u00f1o Southern Oscillation variability were well simulated compared to standard resolution models. Tropical and southern Atlantic SST also had much reduced bias compared to previous versions of the model. In addition, the high resolution of the model enabled small-scale features of the climate system to be represented, such as air-sea interaction over ocean frontal zones, mesoscale systems generated by the Rockies, and Tropical Cyclones. Associated single component runs and standard resolution coupled runs are used to help attribute the strengths and weaknesses of the fully coupled run. The high-resolution run employed 23,404 cores, costing 250 thousand processor-hours per simulated year and made about two simulated years per day on the NCAR-Wyoming supercomputer \u201cYellowstone.\u201d", "author" : [ { "dropping-particle" : "", "family" : "Small", "given" : "R Justin", "non-dropping-particle" : "", "parse-names" : false, "suffix" : "" }, { "dropping-particle" : "", "family" : "Bacmeister", "given" : "Julio", "non-dropping-particle" : "", "parse-names" : false, "suffix" : "" }, { "dropping-particle" : "", "family" : "Bailey", "given" : "David", "non-dropping-particle" : "", "parse-names" : false, "suffix" : "" }, { "dropping-particle" : "", "family" : "Baker", "given" : "Allison", "non-dropping-particle" : "", "parse-names" : false, "suffix" : "" }, { "dropping-particle" : "", "family" : "Bishop", "given" : "Stuart", "non-dropping-particle" : "", "parse-names" : false, "suffix" : "" }, { "dropping-particle" : "", "family" : "Bryan", "given" : "Frank", "non-dropping-particle" : "", "parse-names" : false, "suffix" : "" }, { "dropping-particle" : "", "family" : "Caron", "given" : "Julie", "non-dropping-particle" : "", "parse-names" : false, "suffix" : "" }, { "dropping-particle" : "", "family" : "Dennis", "given" : "John", "non-dropping-particle" : "", "parse-names" : false, "suffix" : "" }, { "dropping-particle" : "", "family" : "Gent", "given" : "Peter", "non-dropping-particle" : "", "parse-names" : false, "suffix" : "" }, { "dropping-particle" : "", "family" : "Hsu", "given" : "Hsiao-ming", "non-dropping-particle" : "", "parse-names" : false, "suffix" : "" }, { "dropping-particle" : "", "family" : "Jochum", "given" : "Markus", "non-dropping-particle" : "", "parse-names" : false, "suffix" : "" }, { "dropping-particle" : "", "family" : "Lawrence", "given" : "David", "non-dropping-particle" : "", "parse-names" : false, "suffix" : "" }, { "dropping-particle" : "", "family" : "Mu\u00f1oz", "given" : "Ernesto", "non-dropping-particle" : "", "parse-names" : false, "suffix" : "" }, { "dropping-particle" : "", "family" : "diNezio", "given" : "Pedro", "non-dropping-particle" : "", "parse-names" : false, "suffix" : "" }, { "dropping-particle" : "", "family" : "Scheitlin", "given" : "Tim", "non-dropping-particle" : "", "parse-names" : false, "suffix" : "" }, { "dropping-particle" : "", "family" : "Tomas", "given" : "Robert", "non-dropping-particle" : "", "parse-names" : false, "suffix" : "" }, { "dropping-particle" : "", "family" : "Tribbia", "given" : "Joseph", "non-dropping-particle" : "", "parse-names" : false, "suffix" : "" }, { "dropping-particle" : "", "family" : "Tseng", "given" : "Yu-heng", "non-dropping-particle" : "", "parse-names" : false, "suffix" : "" }, { "dropping-particle" : "", "family" : "Vertenstein", "given" : "Mariana", "non-dropping-particle" : "", "parse-names" : false, "suffix" : "" } ], "container-title" : "Journal of Advances in Modeling Earth Systems", "id" : "ITEM-5", "issue" : "4", "issued" : { "date-parts" : [ [ "2014" ] ] }, "page" : "1065-1094", "title" : "A new synoptic scale resolving global climate simulation using the Community Earth System Model", "translator" : [ { "dropping-particle" : "", "family" : "J6063", "given" : "", "non-dropping-particle" : "", "parse-names" : false, "suffix" : "" } ], "type" : "article-journal", "volume" : "6" }, "uris" : [ "http://www.mendeley.com/documents/?uuid=95ef6d66-eba6-448e-a96e-16559c4f3daa" ] }, { "id" : "ITEM-6", "itemData" : { "DOI" : "10.1029/2020MS002298", "abstract" : "Abstract We present an unprecedented set of high-resolution climate simulations, consisting of a 500-year pre-industrial control simulation and a 250-year historical and future climate simulation from 1850 to 2100. A high-resolution configuration of the Community Earth System Model version 1.3 (CESM1.3) is used for the simulations with a nominal horizontal resolution of 0.25\u00b0 for the atmosphere and land models and 0.1\u00b0 for the ocean and sea-ice models. At these resolutions, the model permits tropical cyclones and ocean mesoscale eddies, allowing interactions between these synoptic and mesoscale phenomena with large-scale circulations. An overview of the results from these simulations is provided with a focus on model drift, mean climate, internal modes of variability, representation of the historical and future climates, and extreme events. Comparisons are made to solutions from an identical set of simulations using the standard resolution (nominal 1\u00b0) CESM1.3 and to available observations for the historical period to address some key scientific questions concerning the impact and benefit of increasing model horizontal resolution in climate simulations. An emerging prominent feature of the high-resolution pre-industrial simulation is the intermittent occurrence of polynyas in the Weddell Sea and its interaction with an Interdecadal Pacific Oscillation. Overall, high-resolution simulations show significant improvements in representing global mean temperature changes, seasonal cycle of sea-surface temperature and mixed layer depth, extreme events and in relationships between extreme events and climate modes.", "author" : [ { "dropping-particle" : "", "family" : "Chang", "given" : "Ping", "non-dropping-particle" : "", "parse-names" : false, "suffix" : "" }, { "dropping-particle" : "", "family" : "Zhang", "given" : "Shaoqing", "non-dropping-particle" : "", "parse-names" : false, "suffix" : "" }, { "dropping-particle" : "", "family" : "Danabasoglu", "given" : "Gokhan", "non-dropping-particle" : "", "parse-names" : false, "suffix" : "" }, { "dropping-particle" : "", "family" : "Yeager", "given" : "Stephen G", "non-dropping-particle" : "", "parse-names" : false, "suffix" : "" }, { "dropping-particle" : "", "family" : "Fu", "given" : "Haohuan", "non-dropping-particle" : "", "parse-names" : false, "suffix" : "" }, { "dropping-particle" : "", "family" : "Wang", "given" : "Hong", "non-dropping-particle" : "", "parse-names" : false, "suffix" : "" }, { "dropping-particle" : "", "family" : "Castruccio", "given" : "Frederic S", "non-dropping-particle" : "", "parse-names" : false, "suffix" : "" }, { "dropping-particle" : "", "family" : "Chen", "given" : "Yuhu", "non-dropping-particle" : "", "parse-names" : false, "suffix" : "" }, { "dropping-particle" : "", "family" : "Edwards", "given" : "James", "non-dropping-particle" : "", "parse-names" : false, "suffix" : "" }, { "dropping-particle" : "", "family" : "Fu", "given" : "Dan", "non-dropping-particle" : "", "parse-names" : false, "suffix" : "" }, { "dropping-particle" : "", "family" : "Jia", "given" : "Yinglai", "non-dropping-particle" : "", "parse-names" : false, "suffix" : "" }, { "dropping-particle" : "", "family" : "Laurindo", "given" : "Lucas C", "non-dropping-particle" : "", "parse-names" : false, "suffix" : "" }, { "dropping-particle" : "", "family" : "Liu", "given" : "Xue", "non-dropping-particle" : "", "parse-names" : false, "suffix" : "" }, { "dropping-particle" : "", "family" : "Rosenbloom", "given" : "Nan", "non-dropping-particle" : "", "parse-names" : false, "suffix" : "" }, { "dropping-particle" : "", "family" : "Small", "given" : "R Justin", "non-dropping-particle" : "", "parse-names" : false, "suffix" : "" }, { "dropping-particle" : "", "family" : "Xu", "given" : "Gaopeng", "non-dropping-particle" : "", "parse-names" : false, "suffix" : "" }, { "dropping-particle" : "", "family" : "Zeng", "given" : "Yunhui", "non-dropping-particle" : "", "parse-names" : false, "suffix" : "" }, { "dropping-particle" : "", "family" : "Zhang", "given" : "Qiuying", "non-dropping-particle" : "", "parse-names" : false, "suffix" : "" }, { "dropping-particle" : "", "family" : "Bacmeister", "given" : "Julio", "non-dropping-particle" : "", "parse-names" : false, "suffix" : "" }, { "dropping-particle" : "", "family" : "Bailey", "given" : "David A", "non-dropping-particle" : "", "parse-names" : false, "suffix" : "" }, { "dropping-particle" : "", "family" : "Duan", "given" : "Xiaohui", "non-dropping-particle" : "", "parse-names" : false, "suffix" : "" }, { "dropping-particle" : "", "family" : "DuVivier", "given" : "Alice K", "non-dropping-particle" : "", "parse-names" : false, "suffix" : "" }, { "dropping-particle" : "", "family" : "Li", "given" : "Dapeng", "non-dropping-particle" : "", "parse-names" : false, "suffix" : "" }, { "dropping-particle" : "", "family" : "Li", "given" : "Yuxuan", "non-dropping-particle" : "", "parse-names" : false, "suffix" : "" }, { "dropping-particle" : "", "family" : "Neale", "given" : "Richard", "non-dropping-particle" : "", "parse-names" : false, "suffix" : "" }, { "dropping-particle" : "", "family" : "St\u00f6ssel", "given" : "Achim", "non-dropping-particle" : "", "parse-names" : false, "suffix" : "" }, { "dropping-particle" : "", "family" : "Wang", "given" : "Li", "non-dropping-particle" : "", "parse-names" : false, "suffix" : "" }, { "dropping-particle" : "", "family" : "Zhuang", "given" : "Yuan", "non-dropping-particle" : "", "parse-names" : false, "suffix" : "" }, { "dropping-particle" : "", "family" : "Baker", "given" : "Allison", "non-dropping-particle" : "", "parse-names" : false, "suffix" : "" }, { "dropping-particle" : "", "family" : "Bates", "given" : "Susan", "non-dropping-particle" : "", "parse-names" : false, "suffix" : "" }, { "dropping-particle" : "", "family" : "Dennis", "given" : "John", "non-dropping-particle" : "", "parse-names" : false, "suffix" : "" }, { "dropping-particle" : "", "family" : "Diao", "given" : "Xiliang", "non-dropping-particle" : "", "parse-names" : false, "suffix" : "" }, { "dropping-particle" : "", "family" : "Gan", "given" : "Bolan", "non-dropping-particle" : "", "parse-names" : false, "suffix" : "" }, { "dropping-particle" : "", "family" : "Gopal", "given" : "Abishek", "non-dropping-particle" : "", "parse-names" : false, "suffix" : "" }, { "dropping-particle" : "", "family" : "Jia", "given" : "Dongning", "non-dropping-particle" : "", "parse-names" : false, "suffix" : "" }, { "dropping-particle" : "", "family" : "Jing", "given" : "Zhao", "non-dropping-particle" : "", "parse-names" : false, "suffix" : "" }, { "dropping-particle" : "", "family" : "Ma", "given" : "Xiaohui", "non-dropping-particle" : "", "parse-names" : false, "suffix" : "" }, { "dropping-particle" : "", "family" : "Saravanan", "given" : "R", "non-dropping-particle" : "", "parse-names" : false, "suffix" : "" }, { "dropping-particle" : "", "family" : "Strand", "given" : "Warren G", "non-dropping-particle" : "", "parse-names" : false, "suffix" : "" }, { "dropping-particle" : "", "family" : "Tao", "given" : "Jian", "non-dropping-particle" : "", "parse-names" : false, "suffix" : "" }, { "dropping-particle" : "", "family" : "Yang", "given" : "Haiyuan", "non-dropping-particle" : "", "parse-names" : false, "suffix" : "" }, { "dropping-particle" : "", "family" : "Wang", "given" : "Xiaoqi", "non-dropping-particle" : "", "parse-names" : false, "suffix" : "" }, { "dropping-particle" : "", "family" : "Wei", "given" : "Zhiqiang", "non-dropping-particle" : "", "parse-names" : false, "suffix" : "" }, { "dropping-particle" : "", "family" : "Wu", "given" : "Lixin", "non-dropping-particle" : "", "parse-names" : false, "suffix" : "" } ], "container-title" : "Journal of Advances in Modeling Earth Systems", "id" : "ITEM-6", "issue" : "12", "issued" : { "date-parts" : [ [ "2020" ] ] }, "note" : "e2020MS002298 2020MS002298", "page" : "e2020MS002298", "title" : "An Unprecedented Set of High-Resolution Earth System Simulations for Understanding Multiscale Interactions in Climate Variability and Change", "translator" : [ { "dropping-particle" : "", "family" : "J7003", "given" : "", "non-dropping-particle" : "", "parse-names" : false, "suffix" : "" } ], "type" : "article-journal", "volume" : "12" }, "uris" : [ "http://www.mendeley.com/documents/?uuid=75ebef5d-a5f5-4537-9039-fa521ba4e495" ] } ], "mendeley" : { "formattedCitation" : "(Small et al., 2014; Griffies et al., 2015; Caldwell et al., 2019; Gutjahr et al., 2019; Roberts et al., 2019; Chang et al., 2020)", "manualFormatting" : "(Small et al., 2014; Griffies et al., 2015; Caldwell et al., 2019; Gutjahr et al., 2019; Roberts et al., 2019; Chang et al., 2020", "plainTextFormattedCitation" : "(Small et al., 2014; Griffies et al., 2015; Caldwell et al., 2019; Gutjahr et al., 2019; Roberts et al., 2019; Chang et al., 2020)", "previouslyFormattedCitation" : "(Small et al., 2014; Griffies et al., 2015; Caldwell et al., 2019; Gutjahr et al., 2019; Roberts et al., 2019; Chang et al., 2020)" }, "properties" : { "noteIndex" : 0 }, "schema" : "https://github.com/citation-style-language/schema/raw/master/csl-citation.json" }</w:instrText>
      </w:r>
      <w:r w:rsidRPr="00765348">
        <w:rPr>
          <w:rFonts w:cs="Times New Roman"/>
        </w:rPr>
        <w:fldChar w:fldCharType="separate"/>
      </w:r>
      <w:r w:rsidR="00393F8C">
        <w:rPr>
          <w:rFonts w:cs="Times New Roman"/>
          <w:noProof/>
          <w:lang w:val="en-CA"/>
        </w:rPr>
        <w:t>(Small et al., 2014; Griffies et al., 2015; Caldwell et al., 2019; Gutjahr et al., 2019; Roberts et al., 2019; Chang et al., 2020</w:t>
      </w:r>
      <w:r w:rsidRPr="00765348">
        <w:rPr>
          <w:rFonts w:cs="Times New Roman"/>
        </w:rPr>
        <w:fldChar w:fldCharType="end"/>
      </w:r>
      <w:r w:rsidR="00F514C0" w:rsidRPr="00E457C1">
        <w:rPr>
          <w:rFonts w:cs="Times New Roman"/>
          <w:lang w:val="en-CA"/>
        </w:rPr>
        <w:t xml:space="preserve">, </w:t>
      </w:r>
      <w:bookmarkStart w:id="3568" w:name="_Hlk66259809"/>
      <w:r w:rsidR="007834EA" w:rsidRPr="00E457C1">
        <w:rPr>
          <w:rFonts w:cs="Times New Roman"/>
          <w:lang w:val="en-CA"/>
        </w:rPr>
        <w:t>all single model studies)</w:t>
      </w:r>
      <w:r w:rsidRPr="00E457C1">
        <w:rPr>
          <w:rFonts w:cs="Times New Roman"/>
          <w:lang w:val="en-CA"/>
        </w:rPr>
        <w:t xml:space="preserve">. </w:t>
      </w:r>
      <w:bookmarkStart w:id="3569" w:name="_Hlk66178418"/>
      <w:bookmarkEnd w:id="3559"/>
      <w:bookmarkEnd w:id="3568"/>
      <w:r w:rsidRPr="00E457C1">
        <w:rPr>
          <w:rFonts w:cs="Times New Roman"/>
          <w:lang w:val="en-US"/>
        </w:rPr>
        <w:t xml:space="preserve">Atlantic ocean transports (heat and volume) are also generally improved compared to observations </w:t>
      </w:r>
      <w:r w:rsidR="000C7755" w:rsidRPr="00765348">
        <w:rPr>
          <w:rFonts w:cs="Times New Roman"/>
        </w:rPr>
        <w:fldChar w:fldCharType="begin" w:fldLock="1"/>
      </w:r>
      <w:ins w:id="3570" w:author="Robin Matthews" w:date="2021-06-16T11:55:00Z">
        <w:r w:rsidR="00A33F36">
          <w:rPr>
            <w:rFonts w:cs="Times New Roman"/>
            <w:lang w:val="en-US"/>
          </w:rPr>
          <w:instrText>ADDIN CSL_CITATION { "citationItems" : [ { "id" : "ITEM-1", "itemData" : { "DOI" : "10.1029/2018JC014387", "abstract" : "Abstract Recent increases in resolution of coupled ocean-atmosphere models have the potential to improve the representation of poleward heat transport within the climate system. Here we examine the interplay between model resolution-dependent changes in Atlantic Ocean heat transport (AOHT) and surface heat fluxes. The different roles of changes in atmospheric and ocean resolution are isolated using three different climate models (The Centro Euro-Mediterraneo sui Cambiamenti Climatici Climate Model 2, Hadley Centre Global Environmental Model 3 \u2013 Global Coupled configuration 2, and European Community Earth-System Model 3.1) and comparing runs in which (a) only the ocean resolution changes, (b) only the atmosphere resolution changes, and (c) both change. Enhancing ocean resolution from eddy parameterized to eddy permitting increases the AOHT throughout the basin, values changing from 1.0 to 1.2\u00a0PW at 26\u00b0N, bringing the AOHT into the range of estimates from the RAPID observing array. This increase in AOHT is associated with higher North Atlantic sea surface temperatures and increased ocean heat loss to the atmosphere. Increasing the atmospheric resolution alone has little impact on the AOHT due to regionally compensating changes in the components of the net heat flux. Finally, in a fourth experiment the impact of resolution changes in both components and the transition to an eddy-resolving ocean is assessed. This additional resolution increase is accompanied by a further change in the AOHT and improves agreement with observations in the tropics but not the subpolar regions. However, unlike with the increase to the eddy-permitting ocean, when the greatest AOHT change occurs in the subtropics and subpolar region, the most significant increase now occurs in the tropics.", "author" : [ { "dropping-particle" : "", "family" : "Grist", "given" : "Jeremy P", "non-dropping-particle" : "", "parse-names" : false, "suffix" : "" }, { "dropping-particle" : "", "family" : "Josey", "given" : "Simon A", "non-dropping-particle" : "", "parse-names" : false, "suffix" : "" }, { "dropping-particle" : "", "family" : "New", "given" : "Adrian L", "non-dropping-particle" : "", "parse-names" : false, "suffix" : "" }, { "dropping-particle" : "", "family" : "Roberts", "given" : "Malcolm", "non-dropping-particle" : "", "parse-names" : false, "suffix" : "" }, { "dropping-particle" : "", "family" : "Koenigk", "given" : "Torben", "non-dropping-particle" : "", "parse-names" : false, "suffix" : "" }, { "dropping-particle" : "", "family" : "Iovino", "given" : "Doroteaciro", "non-dropping-particle" : "", "parse-names" : false, "suffix" : "" } ], "container-title" : "Journal of Geophysical Research: Oceans", "id" : "ITEM-1", "issue" : "11", "issued" : { "date-parts" : [ [ "2018" ] ] }, "page" : "8624-8637", "title" : "Increasing Atlantic Ocean Heat Transport in the Latest Generation Coupled Ocean-Atmosphere Models: The Role of Air-Sea Interaction", "translator" : [ { "dropping-particle" : "", "family" : "J6062", "given" : "", "non-dropping-particle" : "", "parse-names" : false, "suffix" : "" } ], "type" : "article-journal", "volume" : "123" }, "uris" : [ "http://www.mendeley.com/documents/?uuid=725786b1-782e-47cc-b9d1-b36f18d91331" ] }, { "id" : "ITEM-2", "itemData" : { "DOI" : "10.1007/s00382-019-04840-y", "ISSN" : "1432-0894", "abstract" : "Arctic sea-ice area and volume have substantially decreased since the beginning of the satellite era. Concurrently, the poleward heat transport from the North Atlantic Ocean into the Arctic has increased, partly contributing to the loss of sea ice. Increasing the horizontal resolution of general circulation models (GCMs) improves their ability to represent the complex interplay of processes at high latitudes. Here, we investigate the impact of model resolution on Arctic sea ice and Atlantic Ocean heat transport (OHT) by using five different state-of-the-art coupled GCMs (12 model configurations in total) that include dynamic representations of the ocean, atmosphere and sea ice. The models participate in the High Resolution Model Intercomparison Project (HighResMIP) of the sixth phase of the Coupled Model Intercomparison Project (CMIP6). Model results over the period 1950--2014 are compared to different observational datasets. In the models studied, a finer ocean resolution drives lower Arctic sea-ice area and volume and generally enhances Atlantic OHT. The representation of ocean surface characteristics, such as sea-surface temperature (SST) and velocity, is greatly improved by using a finer ocean resolution. This study highlights a clear anticorrelation at interannual time scales between Arctic sea ice (area and volume) and Atlantic OHT north of $$60\\,^\\circ \\hbox {N}$$60\u2218Nin the models studied. However, the strength of this relationship is not systematically impacted by model resolution. The higher the latitude to compute OHT, the stronger the relationship between sea-ice area/volume and OHT. Sea ice in the Barents/Kara and Greenland--Iceland--Norwegian (GIN) Seas is more strongly connected to Atlantic OHT than other Arctic seas.", "author" : [ { "dropping-particle" : "", "family" : "Docquier", "given" : "David", "non-dropping-particle" : "", "parse-names" : false, "suffix" : "" }, { "dropping-particle" : "", "family" : "Grist", "given" : "Jeremy P",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"Semmler", "given" : "Tido", "non-dropping-particle" : "", "parse-names" : false, "suffix" : "" }, { "dropping-particle" : "", "family" : "Ponsoni", "given" : "Leandro", "non-dropping-particle" : "", "parse-names" : false, "suffix" : "" }, { "dropping-particle" : "", "family" : "Massonnet", "given" : "Fran\u00e7ois", "non-dropping-particle" : "", "parse-names" : false, "suffix" : "" }, { "dropping-particle" : "", "family" : "Sidorenko", "given" : "Dmitry", "non-dropping-particle" : "", "parse-names" : false, "suffix" : "" }, { "dropping-particle" : "V", "family" : "Sein", "given" : "Dmitry", "non-dropping-particle" : "", "parse-names" : false, "suffix" : "" }, { "dropping-particle" : "", "family" : "Iovino", "given" : "Doroteaciro", "non-dropping-particle" : "", "parse-names" : false, "suffix" : "" }, { "dropping-particle" : "", "family" : "Bellucci", "given" : "Alessio", "non-dropping-particle" : "", "parse-names" : false, "suffix" : "" }, { "dropping-particle" : "", "family" : "Fichefet", "given" : "Thierry", "non-dropping-particle" : "", "parse-names" : false, "suffix" : "" } ], "container-title" : "Climate Dynamics", "id" : "ITEM-2", "issue" : "7", "issued" : { "date-parts" : [ [ "2019", "10" ] ] }, "page" : "4989-5017", "title" : "Impact of model resolution on Arctic sea ice and North Atlantic Ocean heat transport", "translator" : [ { "dropping-particle" : "", "family" : "J6061", "given" : "", "non-dropping-particle" : "", "parse-names" : false, "suffix" : "" } ], "type" : "article-journal", "volume" : "53" }, "uris" : [ "http://www.mendeley.com/documents/?uuid=b5710d4e-90fd-4bfa-8a94-15b43b39e18f" ] }, { "id" : "ITEM-3",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"ITEM-3",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"id" : "ITEM-4", "itemData" : { "DOI" : "10.1029/2019MS001870", "abstract" : "Abstract This study provides an overview of the coupled high-resolution Version 1 of the Energy Exascale Earth System Model (E3SMv1) and documents the characteristics of a 50-year-long high-resolution control simulation with time-invariant 1950 forcings following the HighResMIP protocol. In terms of global root-mean-squared error metrics, this high-resolution simulation is generally superior to results from the low-resolution configuration of E3SMv1 (due to resolution, tuning changes, and possibly initialization procedure) and compares favorably to models in the CMIP5 ensemble. Ocean and sea ice simulation is particularly improved, due to better resolution of bathymetry, the ability to capture more variability and extremes in winds and currents, and the ability to resolve mesoscale ocean eddies. The largest improvement in this regard is an ice-free Labrador Sea, which is a major problem at low resolution. Interestingly, several features found to improve with resolution in previous studies are insensitive to resolution or even degrade in E3SMv1. Most notable in this regard are warm bias and associated stratocumulus deficiency in eastern subtropical oceans and lack of improvement in El Ni\u00f1o. Another major finding of this study is that resolution increase had negligible impact on climate sensitivity (measured by net feedback determined through uniform +4K prescribed sea surface temperature increase) and aerosol sensitivity. Cloud response to resolution increase consisted of very minor decrease at all levels. Large-scale patterns of precipitation bias were also relatively unaffected by grid spacing.", "author" : [ { "dropping-particle" : "", "family" : "Caldwell", "given" : "Peter M", "non-dropping-particle" : "", "parse-names" : false, "suffix" : "" }, { "dropping-particle" : "", "family" : "Mametjanov", "given" : "Azamat", "non-dropping-particle" : "", "parse-names" : false, "suffix" : "" }, { "dropping-particle" : "", "family" : "Tang", "given" : "Qi", "non-dropping-particle" : "", "parse-names" : false, "suffix" : "" }, { "dropping-particle" : "", "family" : "Roekel", "given" : "Luke P", "non-dropping-particle" : "Van", "parse-names" : false, "suffix" : "" }, { "dropping-particle" : "", "family" : "Golaz", "given" : "Jean-Christophe", "non-dropping-particle" : "", "parse-names" : false, "suffix" : "" }, { "dropping-particle" : "", "family" : "Lin", "given" : "Wuyin", "non-dropping-particle" : "", "parse-names" : false, "suffix" : "" }, { "dropping-particle" : "", "family" : "Bader", "given" : "David C", "non-dropping-particle" : "", "parse-names" : false, "suffix" : "" }, { "dropping-particle" : "", "family" : "Keen", "given" : "Noel D", "non-dropping-particle" : "", "parse-names" : false, "suffix" : "" }, { "dropping-particle" : "", "family" : "Feng", "given" : "Yan", "non-dropping-particle" : "", "parse-names" : false, "suffix" : "" }, { "dropping-particle" : "", "family" : "Jacob", "given" : "Robert", "non-dropping-particle" : "", "parse-names" : false, "suffix" : "" }, { "dropping-particle" : "", "family" : "Maltrud", "given" : "Mathew E", "non-dropping-particle" : "", "parse-names" : false, "suffix" : "" }, { "dropping-particle" : "", "family" : "Roberts", "given" : "Andrew F", "non-dropping-particle" : "", "parse-names" : false, "suffix" : "" }, { "dropping-particle" : "", "family" : "Taylor", "given" : "Mark A", "non-dropping-particle" : "", "parse-names" : false, "suffix" : "" }, { "dropping-particle" : "", "family" : "Veneziani", "given" : "Milena", "non-dropping-particle" : "", "parse-names" : false, "suffix" : "" }, { "dropping-particle" : "", "family" : "Wang", "given" : "Hailong", "non-dropping-particle" : "", "parse-names" : false, "suffix" : "" }, { "dropping-particle" : "", "family" : "Wolfe", "given" : "Jonathan D", "non-dropping-particle" : "", "parse-names" : false, "suffix" : "" }, { "dropping-particle" : "", "family" : "Balaguru", "given" : "Karthik", "non-dropping-particle" : "", "parse-names" : false, "suffix" : "" }, { "dropping-particle" : "", "family" : "Cameron-Smith", "given" : "Philip", "non-dropping-particle" : "", "parse-names" : false, "suffix" : "" }, { "dropping-particle" : "", "family" : "Dong", "given" : "Lu", "non-dropping-particle" : "", "parse-names" : false, "suffix" : "" }, { "dropping-particle" : "", "family" : "Klein", "given" : "Stephen A", "non-dropping-particle" : "", "parse-names" : false, "suffix" : "" }, { "dropping-particle" : "", "family" : "Leung", "given" : "L Ruby", "non-dropping-particle" : "", "parse-names" : false, "suffix" : "" }, { "dropping-particle" : "", "family" : "Li", "given" : "Hong-Yi", "non-dropping-particle" : "", "parse-names" : false, "suffix" : "" }, { "dropping-particle" : "", "family" : "Li", "given" : "Qing", "non-dropping-particle" : "", "parse-names" : false, "suffix" : "" }, { "dropping-particle" : "", "family" : "Liu", "given" : "Xiaohong", "non-dropping-particle" : "", "parse-names" : false, "suffix" : "" }, { "dropping-particle" : "", "family" : "Neale", "given" : "Richard B", "non-dropping-particle" : "", "parse-names" : false, "suffix" : "" }, { "dropping-particle" : "", "family" : "Pinheiro", "given" : "Marielle", "non-dropping-particle" : "", "parse-names" : false, "suffix" : "" }, { "dropping-particle" : "", "family" : "Qian", "given" : "Yun", "non-dropping-particle" : "", "parse-names" : false, "suffix" : "" }, { "dropping-particle" : "", "family" : "Ullrich", "given" : "Paul A", "non-dropping-particle" : "", "parse-names" : false, "suffix" : "" }, { "dropping-particle" : "", "family" : "Xie", "given" : "Shaocheng", "non-dropping-particle" : "", "parse-names" : false, "suffix" : "" }, { "dropping-particle" : "", "family" : "Yang", "given" : "Yang", "non-dropping-particle" : "", "parse-names" : false, "suffix" : "" }, { "dropping-particle" : "", "family" : "Zhang", "given" : "Yuying", "non-dropping-particle" : "", "parse-names" : false, "suffix" : "" }, { "dropping-particle" : "", "family" : "Zhang", "given" : "Kai", "non-dropping-particle" : "", "parse-names" : false, "suffix" : "" }, { "dropping-particle" : "", "family" : "Zhou", "given" : "Tian", "non-dropping-particle" : "", "parse-names" : false, "suffix" : "" } ], "container-title" : "Journal of Advances in Modeling Earth Systems", "id" : "ITEM-4", "issued" : { "date-parts" : [ [ "2019" ] ] }, "title" : "The DOE E3SM Coupled Model Version 1: Description and Results at High Resolution", "translator" : [ { "dropping-particle" : "", "family" : "J6060", "given" : "", "non-dropping-particle" : "", "parse-names" : false, "suffix" : "" } ], "type" : "article-journal" }, "uris" : [ "http://www.mendeley.com/documents/?uuid=ea35bd0e-d894-400f-aaa0-ddb8dca3294e" ] }, { "id" : "ITEM-5", "itemData" : { "DOI" : "10.1029/2019MS002014", "ISSN" : "19422466", "abstract" : "A multimodel, multiresolution ensemble using Coupled Model Intercomparison Project Phase 6 (CMIP6) High Resolution Model Intercomparison Project (HighResMIP) coupled experiments is used to assess the performance of key aspects of the North Atlantic circulation. The Atlantic Meridional Overturning Circulation (AMOC), and related heat transport, tends to become stronger as ocean model resolution is enhanced, better agreeing with observations at 26.5\u00b0N. However, for most models the circulation remains too shallow compared to observations and has a smaller temperature contrast between the northward and southward limbs of the AMOC. These biases cause the northward heat transport to be systematically too low for a given overturning strength. The higher-resolution models also tend to have too much deep mixing in the subpolar gyre. In the period 2015\u20132050 the overturning circulation tends to decline more rapidly in the higher-resolution models, which is related to both the mean state and to the subpolar gyre contribution to deep water formation. The main part of the decline comes from the Florida Current component of the circulation. Such large declines in AMOC are not seen in the models with resolutions more typically used for climate studies, suggesting an enhanced risk for Northern Hemisphere climate change. However, only a small number of different ocean models are included in the study.", "author" : [ { "dropping-particle" : "", "family" : "Roberts", "given" : "Malcolm J.", "non-dropping-particle" : "", "parse-names" : false, "suffix" : "" }, { "dropping-particle" : "", "family" : "Jackson", "given" : "Laura C.", "non-dropping-particle" : "", "parse-names" : false, "suffix" : "" }, { "dropping-particle" : "", "family" : "Roberts", "given" : "Christopher D.", "non-dropping-particle" : "", "parse-names" : false, "suffix" : "" }, { "dropping-particle" : "", "family" : "Meccia", "given" : "Virna", "non-dropping-particle" : "", "parse-names" : false, "suffix" : "" }, { "dropping-particle" : "", "family" : "Docquier", "given" : "David", "non-dropping-particle" : "", "parse-names" : false, "suffix" : "" }, { "dropping-particle" : "", "family" : "Koenigk", "given" : "Torben", "non-dropping-particle" : "", "parse-names" : false, "suffix" : "" }, { "dropping-particle" : "", "family" : "Ortega", "given" : "Pablo", "non-dropping-particle" : "", "parse-names" : false, "suffix" : "" }, { "dropping-particle" : "", "family" : "Moreno-Chamarro", "given" : "Eduardo", "non-dropping-particle" : "", "parse-names" : false, "suffix" : "" }, { "dropping-particle" : "", "family" : "Bellucci", "given" : "Alessio", "non-dropping-particle" : "", "parse-names" : false, "suffix" : "" }, { "dropping-particle" : "", "family" : "Coward", "given" : "Andrew", "non-dropping-particle" : "", "parse-names" : false, "suffix" : "" }, { "dropping-particle" : "", "family" : "Drijfhout", "given" : "Sybren", "non-dropping-particle" : "", "parse-names" : false, "suffix" : "" }, { "dropping-particle" : "", "family" : "Exarchou", "given" : "Eleftheria", "non-dropping-particle" : "", "parse-names" : false, "suffix" : "" }, { "dropping-particle" : "", "family" : "Gutjahr", "given" : "Oliver", "non-dropping-particle" : "", "parse-names" : false, "suffix" : "" }, { "dropping-particle" : "", "family" : "Hewitt", "given" : "Helene", "non-dropping-particle" : "", "parse-names" : false, "suffix" : "" }, { "dropping-particle" : "", "family" : "Iovino", "given" : "Doroteaciro", "non-dropping-particle" : "", "parse-names" : false, "suffix" : "" }, { "dropping-particle" : "", "family" : "Lohmann", "given" : "Katja", "non-dropping-particle" : "", "parse-names" : false, "suffix" : "" }, { "dropping-particle" : "", "family" : "Putrasahan", "given" : "Dian", "non-dropping-particle" : "", "parse-names" : false, "suffix" : "" }, { "dropping-particle" : "", "family" : "Schiemann", "given" : "Reinhard", "non-dropping-particle" : "", "parse-names" : false, "suffix" : "" }, { "dropping-particle" : "", "family" : "Seddon", "given" : "Jon", "non-dropping-particle" : "", "parse-names" : false, "suffix" : "" }, { "dropping-particle" : "", "family" : "Terray", "given" : "Laurent", "non-dropping-particle" : "", "parse-names" : false, "suffix" : "" }, { "dropping-particle" : "", "family" : "Xu", "given" : "Xiaobiao", "non-dropping-particle" : "", "parse-names" : false, "suffix" : "" }, { "dropping-particle" : "", "family" : "Zhang", "given" : "Qiuying", "non-dropping-particle" : "", "parse-names" : false, "suffix" : "" }, { "dropping-particle" : "", "family" : "Chang", "given" : "Ping", "non-dropping-particle" : "", "parse-names" : false, "suffix" : "" }, { "dropping-particle" : "", "family" : "Yeager", "given" : "Stephen G.", "non-dropping-particle" : "", "parse-names" : false, "suffix" : "" }, { "dropping-particle" : "", "family" : "Castruccio", "given" : "Frederic S.", "non-dropping-particle" : "", "parse-names" : false, "suffix" : "" }, { "dropping-particle" : "", "family" : "Zhang", "given" : "Shaoqing", "non-dropping-particle" : "", "parse-names" : false, "suffix" : "" }, { "dropping-particle" : "", "family" : "Wu", "given" : "Lixin", "non-dropping-particle" : "", "parse-names" : false, "suffix" : "" } ], "container-title" : "Journal of Advances in Modeling Earth Systems", "id" : "ITEM-5", "issue" : "8", "issued" : { "date-parts" : [ [ "2020" ] ] }, "title" : "Sensitivity of the Atlantic Meridional Overturning Circulation to Model Resolution in CMIP6 HighResMIP Simulations and Implications for Future Changes", "translator" : [ { "dropping-particle" : "", "family" : "J6428", "given" : "", "non-dropping-particle" : "", "parse-names" : false, "suffix" : "" } ], "type" : "article-journal", "volume" : "12" }, "uris" : [ "http://www.mendeley.com/documents/?uuid=824ba2d7-94ab-4975-942b-ecf8de01c1b3", "http://www.mendeley.com/documents/?uuid=28fa8e5c-f3bf-487d-a603-dc6406fdb007" ] }, { "id" : "ITEM-6", "itemData" : { "DOI" : "10.1029/2020MS002298", "abstract" : "Abstract We present an unprecedented set of high-resolution climate simulations, consisting of a 500-year pre-industrial control simulation and a 250-year historical and future climate simulation from 1850 to 2100. A high-resolution configuration of the Community Earth System Model version 1.3 (CESM1.3) is used for the simulations with a nominal horizontal resolution of 0.25\u00b0 for the atmosphere and land models and 0.1\u00b0 for the ocean and sea-ice models. At these resolutions, the model permits tropical cyclones and ocean mesoscale eddies, allowing interactions between these synoptic and mesoscale phenomena with large-scale circulations. An overview of the results from these simulations is provided with a focus on model drift, mean climate, internal modes of variability, representation of the historical and future climates, and extreme events. Comparisons are made to solutions from an identical set of simulations using the standard resolution (nominal 1\u00b0) CESM1.3 and to available observations for the historical period to address some key scientific questions concerning the impact and benefit of increasing model horizontal resolution in climate simulations. An emerging prominent feature of the high-resolution pre-industrial simulation is the intermittent occurrence of polynyas in the Weddell Sea and its interaction with an Interdecadal Pacific Oscillation. Overall, high-resolution simulations show significant improvements in representing global mean temperature changes, seasonal cycle of sea-surface temperature and mixed layer depth, extreme events and in relationships between extreme events and climate modes.", "author" : [ { "dropping-particle" : "", "family" : "Chang", "given" : "Ping", "non-dropping-particle" : "", "parse-names" : false, "suffix" : "" }, { "dropping-particle" : "", "family" : "Zhang", "given" : "Shaoqing", "non-dropping-particle" : "", "parse-names" : false, "suffix" : "" }, { "dropping-particle" : "", "family" : "Danabasoglu", "given" : "Gokhan", "non-dropping-particle" : "", "parse-names" : false, "suffix" : "" }, { "dropping-particle" : "", "family" : "Yeager", "given" : "Stephen G", "non-dropping-particle" : "", "parse-names" : false, "suffix" : "" }, { "dropping-particle" : "", "family" : "Fu", "given" : "Haohuan", "non-dropping-particle" : "", "parse-names" : false, "suffix" : "" }, { "dropping-particle" : "", "family" : "Wang", "given" : "Hong", "non-dropping-particle" : "", "parse-names" : false, "suffix" : "" }, { "dropping-particle" : "", "family" : "Castruccio", "given" : "Frederic S", "non-dropping-particle" : "", "parse-names" : false, "suffix" : "" }, { "dropping-particle" : "", "family" : "Chen", "given" : "Yuhu", "non-dropping-particle" : "", "parse-names" : false, "suffix" : "" }, { "dropping-particle" : "", "family" : "Edwards", "given" : "James", "non-dropping-particle" : "", "parse-names" : false, "suffix" : "" }, { "dropping-particle" : "", "family" : "Fu", "given" : "Dan", "non-dropping-particle" : "", "parse-names" : false, "suffix" : "" }, { "dropping-particle" : "", "family" : "Jia", "given" : "Yinglai", "non-dropping-particle" : "", "parse-names" : false, "suffix" : "" }, { "dropping-particle" : "", "family" : "Laurindo", "given" : "Lucas C", "non-dropping-particle" : "", "parse-names" : false, "suffix" : "" }, { "dropping-particle" : "", "family" : "Liu", "given" : "Xue", "non-dropping-particle" : "", "parse-names" : false, "suffix" : "" }, { "dropping-particle" : "", "family" : "Rosenbloom", "given" : "Nan", "non-dropping-particle" : "", "parse-names" : false, "suffix" : "" }, { "dropping-particle" : "", "family" : "Small", "given" : "R Justin", "non-dropping-particle" : "", "parse-names" : false, "suffix" : "" }, { "dropping-particle" : "", "family" : "Xu", "given" : "Gaopeng", "non-dropping-particle" : "", "parse-names" : false, "suffix" : "" }, { "dropping-particle" : "", "family" : "Zeng", "given" : "Yunhui", "non-dropping-particle" : "", "parse-names" : false, "suffix" : "" }, { "dropping-particle" : "", "family" : "Zhang", "given" : "Qiuying", "non-dropping-particle" : "", "parse-names" : false, "suffix" : "" }, { "dropping-particle" : "", "family" : "Bacmeister", "given" : "Julio", "non-dropping-particle" : "", "parse-names" : false, "suffix" : "" }, { "dropping-particle" : "", "family" : "Bailey", "given" : "David A", "non-dropping-particle" : "", "parse-names" : false, "suffix" : "" }, { "dropping-particle" : "", "family" : "Duan", "given" : "Xiaohui", "non-dropping-particle" : "", "parse-names" : false, "suffix" : "" }, { "dropping-particle" : "", "family" : "DuVivier", "given" : "Alice K", "non-dropping-particle" : "", "parse-names" : false, "suffix" : "" }, { "dropping-particle" : "", "family" : "Li", "given" : "Dapeng", "non-dropping-particle" : "", "parse-names" : false, "suffix" : "" }, { "dropping-particle" : "", "family" : "Li", "given" : "Yuxuan", "non-dropping-particle" : "", "parse-names" : false, "suffix" : "" }, { "dropping-particle" : "", "family" : "Neale", "given" : "Richard", "non-dropping-particle" : "", "parse-names" : false, "suffix" : "" }, { "dropping-particle" : "", "family" : "St\u00f6ssel", "given" : "Achim", "non-dropping-particle" : "", "parse-names" : false, "suffix" : "" }, { "dropping-particle" : "", "family" : "Wang", "given" : "Li", "non-dropping-particle" : "", "parse-names" : false, "suffix" : "" }, { "dropping-particle" : "", "family" : "Zhuang", "given" : "Yuan", "non-dropping-particle" : "", "parse-names" : false, "suffix" : "" }, { "dropping-particle" : "", "family" : "Baker", "given" : "Allison", "non-dropping-particle" : "", "parse-names" : false, "suffix" : "" }, { "dropping-particle" : "", "family" : "Bates", "given" : "Susan", "non-dropping-particle" : "", "parse-names" : false, "suffix" : "" }, { "dropping-particle" : "", "family" : "Dennis", "given" : "John", "non-dropping-particle" : "", "parse-names" : false, "suffix" : "" }, { "dropping-particle" : "", "family" : "Diao", "given" : "Xiliang", "non-dropping-particle" : "", "parse-names" : false, "suffix" : "" }, { "dropping-particle" : "", "family" : "Gan", "given" : "Bolan", "non-dropping-particle" : "", "parse-names" : false, "suffix" : "" }, { "dropping-particle" : "", "family" : "Gopal", "given" : "Abishek", "non-dropping-particle" : "", "parse-names" : false, "suffix" : "" }, { "dropping-particle" : "", "family" : "Jia", "given" : "Dongning", "non-dropping-particle" : "", "parse-names" : false, "suffix" : "" }, { "dropping-particle" : "", "family" : "Jing", "given" : "Zhao", "non-dropping-particle" : "", "parse-names" : false, "suffix" : "" }, { "dropping-particle" : "", "family" : "Ma", "given" : "Xiaohui", "non-dropping-particle" : "", "parse-names" : false, "suffix" : "" }, { "dropping-particle" : "", "family" : "Saravanan", "given" : "R", "non-dropping-particle" : "", "parse-names" : false, "suffix" : "" }, { "dropping-particle" : "", "family" : "Strand", "given" : "Warren G", "non-dropping-particle" : "", "parse-names" : false, "suffix" : "" }, { "dropping-particle" : "", "family" : "Tao", "given" : "Jian", "non-dropping-particle" : "", "parse-names" : false, "suffix" : "" }, { "dropping-particle" : "", "family" : "Yang", "given" : "Haiyuan", "non-dropping-particle" : "", "parse-names" : false, "suffix" : "" }, { "dropping-particle" : "", "family" : "Wang", "given" : "Xiaoqi", "non-dropping-particle" : "", "parse-names" : false, "suffix" : "" }, { "dropping-particle" : "", "family" : "Wei", "given" : "Zhiqiang", "non-dropping-particle" : "", "parse-names" : false, "suffix" : "" }, { "dropping-particle" : "", "family" : "Wu", "given" : "Lixin", "non-dropping-particle" : "", "parse-names" : false, "suffix" : "" } ], "container-title" : "Journal of Advances in Modeling Earth Systems", "id" : "ITEM-6", "issue" : "12", "issued" : { "date-parts" : [ [ "2020" ] ] }, "note" : "e2020MS002298 2020MS002298", "page" : "e2020MS002298", "title" : "An Unprecedented Set of High-Resolution Earth System Simulations for Understanding Multiscale Interactions in Climate Variability and Change", "translator" : [ { "dropping-particle" : "", "family" : "J7003", "given" : "", "non-dropping-particle" : "", "parse-names" : false, "suffix" : "" } ], "type" : "article-journal", "volume" : "12" }, "uris" : [ "http://www.mendeley.com/documents/?uuid=75ebef5d-a5f5-4537-9039-fa521ba4e495" ] } ], "mendeley" : { "formattedCitation" : "(Grist et al., 2018; Caldwell et al., 2019; Docquier et al., 2019; Roberts et al., 2019; Chang et al., 2020; Roberts et al., 2020c)", "manualFormatting" : "(Grist et al., 2018; Caldwell et al., 2019; Docquier et al., 2019; Roberts et al., 2019, 2020c; Chang et al., 2020)", "plainTextFormattedCitation" : "(Grist et al., 2018; Caldwell et al., 2019; Docquier et al., 2019; Roberts et al., 2019; Chang et al., 2020; Roberts et al., 2020c)", "previouslyFormattedCitation" : "(Grist et al., 2018; Caldwell et al., 2019; Docquier et al., 2019; Roberts et al., 2019; Chang et al., 2020; Roberts et al., 2020c)" }, "properties" : { "noteIndex" : 0 }, "schema" : "https://github.com/citation-style-language/schema/raw/master/csl-citation.json" }</w:instrText>
        </w:r>
      </w:ins>
      <w:del w:id="3571" w:author="Robin Matthews" w:date="2021-06-16T11:55:00Z">
        <w:r w:rsidR="004505C7" w:rsidDel="00A33F36">
          <w:rPr>
            <w:rFonts w:cs="Times New Roman"/>
            <w:lang w:val="en-US"/>
          </w:rPr>
          <w:delInstrText>ADDIN CSL_CITATION { "citationItems" : [ { "id" : "ITEM-1", "itemData" : { "DOI" : "10.1029/2018JC014387", "abstract" : "Abstract Recent increases in resolution of coupled ocean-atmosphere models have the potential to improve the representation of poleward heat transport within the climate system. Here we examine the interplay between model resolution-dependent changes in Atlantic Ocean heat transport (AOHT) and surface heat fluxes. The different roles of changes in atmospheric and ocean resolution are isolated using three different climate models (The Centro Euro-Mediterraneo sui Cambiamenti Climatici Climate Model 2, Hadley Centre Global Environmental Model 3 \u2013 Global Coupled configuration 2, and European Community Earth-System Model 3.1) and comparing runs in which (a) only the ocean resolution changes, (b) only the atmosphere resolution changes, and (c) both change. Enhancing ocean resolution from eddy parameterized to eddy permitting increases the AOHT throughout the basin, values changing from 1.0 to 1.2\u00a0PW at 26\u00b0N, bringing the AOHT into the range of estimates from the RAPID observing array. This increase in AOHT is associated with higher North Atlantic sea surface temperatures and increased ocean heat loss to the atmosphere. Increasing the atmospheric resolution alone has little impact on the AOHT due to regionally compensating changes in the components of the net heat flux. Finally, in a fourth experiment the impact of resolution changes in both components and the transition to an eddy-resolving ocean is assessed. This additional resolution increase is accompanied by a further change in the AOHT and improves agreement with observations in the tropics but not the subpolar regions. However, unlike with the increase to the eddy-permitting ocean, when the greatest AOHT change occurs in the subtropics and subpolar region, the most significant increase now occurs in the tropics.", "author" : [ { "dropping-particle" : "", "family" : "Grist", "given" : "Jeremy P", "non-dropping-particle" : "", "parse-names" : false, "suffix" : "" }, { "dropping-particle" : "", "family" : "Josey", "given" : "Simon A", "non-dropping-particle" : "", "parse-names" : false, "suffix" : "" }, { "dropping-particle" : "", "family" : "New", "given" : "Adrian L", "non-dropping-particle" : "", "parse-names" : false, "suffix" : "" }, { "dropping-particle" : "", "family" : "Roberts", "given" : "Malcolm", "non-dropping-particle" : "", "parse-names" : false, "suffix" : "" }, { "dropping-particle" : "", "family" : "Koenigk", "given" : "Torben", "non-dropping-particle" : "", "parse-names" : false, "suffix" : "" }, { "dropping-particle" : "", "family" : "Iovino", "given" : "Doroteaciro", "non-dropping-particle" : "", "parse-names" : false, "suffix" : "" } ], "container-title" : "Journal of Geophysical Research: Oceans", "id" : "ITEM-1", "issue" : "11", "issued" : { "date-parts" : [ [ "2018" ] ] }, "page" : "8624-8637", "title" : "Increasing Atlantic Ocean Heat Transport in the Latest Generation Coupled Ocean-Atmosphere Models: The Role of Air-Sea Interaction", "translator" : [ { "dropping-particle" : "", "family" : "J6062", "given" : "", "non-dropping-particle" : "", "parse-names" : false, "suffix" : "" } ], "type" : "article-journal", "volume" : "123" }, "uris" : [ "http://www.mendeley.com/documents/?uuid=725786b1-782e-47cc-b9d1-b36f18d91331" ] }, { "id" : "ITEM-2", "itemData" : { "DOI" : "10.1007/s00382-019-04840-y", "ISSN" : "1432-0894", "abstract" : "Arctic sea-ice area and volume have substantially decreased since the beginning of the satellite era. Concurrently, the poleward heat transport from the North Atlantic Ocean into the Arctic has increased, partly contributing to the loss of sea ice. Increasing the horizontal resolution of general circulation models (GCMs) improves their ability to represent the complex interplay of processes at high latitudes. Here, we investigate the impact of model resolution on Arctic sea ice and Atlantic Ocean heat transport (OHT) by using five different state-of-the-art coupled GCMs (12 model configurations in total) that include dynamic representations of the ocean, atmosphere and sea ice. The models participate in the High Resolution Model Intercomparison Project (HighResMIP) of the sixth phase of the Coupled Model Intercomparison Project (CMIP6). Model results over the period 1950--2014 are compared to different observational datasets. In the models studied, a finer ocean resolution drives lower Arctic sea-ice area and volume and generally enhances Atlantic OHT. The representation of ocean surface characteristics, such as sea-surface temperature (SST) and velocity, is greatly improved by using a finer ocean resolution. This study highlights a clear anticorrelation at interannual time scales between Arctic sea ice (area and volume) and Atlantic OHT north of $$60\\,^\\circ \\hbox {N}$$60\u2218Nin the models studied. However, the strength of this relationship is not systematically impacted by model resolution. The higher the latitude to compute OHT, the stronger the relationship between sea-ice area/volume and OHT. Sea ice in the Barents/Kara and Greenland--Iceland--Norwegian (GIN) Seas is more strongly connected to Atlantic OHT than other Arctic seas.", "author" : [ { "dropping-particle" : "", "family" : "Docquier", "given" : "David", "non-dropping-particle" : "", "parse-names" : false, "suffix" : "" }, { "dropping-particle" : "", "family" : "Grist", "given" : "Jeremy P",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"Semmler", "given" : "Tido", "non-dropping-particle" : "", "parse-names" : false, "suffix" : "" }, { "dropping-particle" : "", "family" : "Ponsoni", "given" : "Leandro", "non-dropping-particle" : "", "parse-names" : false, "suffix" : "" }, { "dropping-particle" : "", "family" : "Massonnet", "given" : "Fran\u00e7ois", "non-dropping-particle" : "", "parse-names" : false, "suffix" : "" }, { "dropping-particle" : "", "family" : "Sidorenko", "given" : "Dmitry", "non-dropping-particle" : "", "parse-names" : false, "suffix" : "" }, { "dropping-particle" : "V", "family" : "Sein", "given" : "Dmitry", "non-dropping-particle" : "", "parse-names" : false, "suffix" : "" }, { "dropping-particle" : "", "family" : "Iovino", "given" : "Doroteaciro", "non-dropping-particle" : "", "parse-names" : false, "suffix" : "" }, { "dropping-particle" : "", "family" : "Bellucci", "given" : "Alessio", "non-dropping-particle" : "", "parse-names" : false, "suffix" : "" }, { "dropping-particle" : "", "family" : "Fichefet", "given" : "Thierry", "non-dropping-particle" : "", "parse-names" : false, "suffix" : "" } ], "container-title" : "Climate Dynamics", "id" : "ITEM-2", "issue" : "7", "issued" : { "date-parts" : [ [ "2019", "10" ] ] }, "page" : "4989-5017", "title" : "Impact of model resolution on Arctic sea ice and North Atlantic Ocean heat transport", "translator" : [ { "dropping-particle" : "", "family" : "J6061", "given" : "", "non-dropping-particle" : "", "parse-names" : false, "suffix" : "" } ], "type" : "article-journal", "volume" : "53" }, "uris" : [ "http://www.mendeley.com/documents/?uuid=b5710d4e-90fd-4bfa-8a94-15b43b39e18f" ] }, { "id" : "ITEM-3", "itemData" : { "DOI" : "10.5194/gmd-12-4999-2019", "ISSN" : "19919603", "abstract" : "The Coupled Model Intercomparison Project phase 6 (CMIP6) HighResMIP is a new experimental design for global climate model simulations that aims to assess the impact of model horizontal resolution on climate simulation fidelity.We describe a hierarchy of global coupled model resolutions based on the Hadley Centre Global Environment Model 3-Global Coupled vn 3.1 (HadGEM3-GC3.1) model that ranges from an atmosphere-ocean resolution of 130 km-1\u00b0 to 25 km-1=12\u00b0, all using the same forcings and initial conditions. In order to make such high-resolution simulations possible, the experiments have a short 30-year spinup, followed by at least century-long simulations with constant forcing to assess drift. We assess the change in model biases as a function of both atmosphere and ocean resolution, together with the effectiveness and robustness of this new experimental design.We find reductions in the biases in top-of-atmosphere radiation components and cloud forcing. There are significant reductions in some common surface climate model biases as resolution is increased, particularly in the Atlantic for sea surface temperature and precipitation, primarily driven by increased ocean resolution. There is also a reduction in drift from the initial conditions both at the surface and in the deeper ocean at higher resolution. Using an eddy-present and eddy-rich ocean resolution enhances the strength of the North Atlantic ocean circulation (boundary currents, overturning circulation and heat transport), while an eddy-present ocean resolution has a considerably reduced Antarctic Circumpolar Current strength. All models have a reasonable representation of El Ni\u00f1o-Southern Oscillation. In general, the biases present after 30 years of simulations do not change character markedly over longer timescales, justifying the experimental design.", "author" : [ { "dropping-particle" : "", "family" : "Roberts", "given" : "Malcolm J.", "non-dropping-particle" : "", "parse-names" : false, "suffix" : "" }, { "dropping-particle" : "", "family" : "Baker", "given" : "Alex", "non-dropping-particle" : "", "parse-names" : false, "suffix" : "" }, { "dropping-particle" : "", "family" : "Blockley", "given" : "Ed W.", "non-dropping-particle" : "", "parse-names" : false, "suffix" : "" }, { "dropping-particle" : "", "family" : "Calvert", "given" : "Daley", "non-dropping-particle" : "", "parse-names" : false, "suffix" : "" }, { "dropping-particle" : "", "family" : "Coward", "given" : "Andrew", "non-dropping-particle" : "", "parse-names" : false, "suffix" : "" }, { "dropping-particle" : "", "family" : "Hewitt", "given" : "Helene T.", "non-dropping-particle" : "", "parse-names" : false, "suffix" : "" }, { "dropping-particle" : "", "family" : "Jackson", "given" : "Laura C.", "non-dropping-particle" : "", "parse-names" : false, "suffix" : "" }, { "dropping-particle" : "", "family" : "Kuhlbrodt", "given" : "Till", "non-dropping-particle" : "", "parse-names" : false, "suffix" : "" }, { "dropping-particle" : "", "family" : "Mathiot", "given" : "Pierre", "non-dropping-particle" : "", "parse-names" : false, "suffix" : "" }, { "dropping-particle" : "", "family" : "Roberts", "given" : "Christopher D.", "non-dropping-particle" : "", "parse-names" : false, "suffix" : "" }, { "dropping-particle" : "", "family" : "Schiemann", "given" : "Reinhard", "non-dropping-particle" : "", "parse-names" : false, "suffix" : "" }, { "dropping-particle" : "", "family" : "Seddon", "given" : "Jon", "non-dropping-particle" : "", "parse-names" : false, "suffix" : "" }, { "dropping-particle" : "", "family" : "Vanni\u00e8re", "given" : "Beno\u00eet", "non-dropping-particle" : "", "parse-names" : false, "suffix" : "" }, { "dropping-particle" : "", "family" : "Luigi Vidale", "given" : "Pier", "non-dropping-particle" : "", "parse-names" : false, "suffix" : "" } ], "container-title" : "Geoscientific Model Development", "id" : "ITEM-3", "issue" : "12", "issued" : { "date-parts" : [ [ "2019" ] ] }, "page" : "4999-5028", "title" : "Description of the resolution hierarchy of the global coupled HadGEM3-GC3.1 model as used in CMIP6 HighResMIP experiments", "translator" : [ { "dropping-particle" : "", "family" : "J5479", "given" : "", "non-dropping-particle" : "", "parse-names" : false, "suffix" : "" } ], "type" : "article-journal", "volume" : "12" }, "uris" : [ "http://www.mendeley.com/documents/?uuid=d03fef68-e25f-4ec2-9a8d-df713a354e8c" ] }, { "id" : "ITEM-4", "itemData" : { "DOI" : "10.1029/2019MS001870", "abstract" : "Abstract This study provides an overview of the coupled high-resolution Version 1 of the Energy Exascale Earth System Model (E3SMv1) and documents the characteristics of a 50-year-long high-resolution control simulation with time-invariant 1950 forcings following the HighResMIP protocol. In terms of global root-mean-squared error metrics, this high-resolution simulation is generally superior to results from the low-resolution configuration of E3SMv1 (due to resolution, tuning changes, and possibly initialization procedure) and compares favorably to models in the CMIP5 ensemble. Ocean and sea ice simulation is particularly improved, due to better resolution of bathymetry, the ability to capture more variability and extremes in winds and currents, and the ability to resolve mesoscale ocean eddies. The largest improvement in this regard is an ice-free Labrador Sea, which is a major problem at low resolution. Interestingly, several features found to improve with resolution in previous studies are insensitive to resolution or even degrade in E3SMv1. Most notable in this regard are warm bias and associated stratocumulus deficiency in eastern subtropical oceans and lack of improvement in El Ni\u00f1o. Another major finding of this study is that resolution increase had negligible impact on climate sensitivity (measured by net feedback determined through uniform +4K prescribed sea surface temperature increase) and aerosol sensitivity. Cloud response to resolution increase consisted of very minor decrease at all levels. Large-scale patterns of precipitation bias were also relatively unaffected by grid spacing.", "author" : [ { "dropping-particle" : "", "family" : "Caldwell", "given" : "Peter M", "non-dropping-particle" : "", "parse-names" : false, "suffix" : "" }, { "dropping-particle" : "", "family" : "Mametjanov", "given" : "Azamat", "non-dropping-particle" : "", "parse-names" : false, "suffix" : "" }, { "dropping-particle" : "", "family" : "Tang", "given" : "Qi", "non-dropping-particle" : "", "parse-names" : false, "suffix" : "" }, { "dropping-particle" : "", "family" : "Roekel", "given" : "Luke P", "non-dropping-particle" : "Van", "parse-names" : false, "suffix" : "" }, { "dropping-particle" : "", "family" : "Golaz", "given" : "Jean-Christophe", "non-dropping-particle" : "", "parse-names" : false, "suffix" : "" }, { "dropping-particle" : "", "family" : "Lin", "given" : "Wuyin", "non-dropping-particle" : "", "parse-names" : false, "suffix" : "" }, { "dropping-particle" : "", "family" : "Bader", "given" : "David C", "non-dropping-particle" : "", "parse-names" : false, "suffix" : "" }, { "dropping-particle" : "", "family" : "Keen", "given" : "Noel D", "non-dropping-particle" : "", "parse-names" : false, "suffix" : "" }, { "dropping-particle" : "", "family" : "Feng", "given" : "Yan", "non-dropping-particle" : "", "parse-names" : false, "suffix" : "" }, { "dropping-particle" : "", "family" : "Jacob", "given" : "Robert", "non-dropping-particle" : "", "parse-names" : false, "suffix" : "" }, { "dropping-particle" : "", "family" : "Maltrud", "given" : "Mathew E", "non-dropping-particle" : "", "parse-names" : false, "suffix" : "" }, { "dropping-particle" : "", "family" : "Roberts", "given" : "Andrew F", "non-dropping-particle" : "", "parse-names" : false, "suffix" : "" }, { "dropping-particle" : "", "family" : "Taylor", "given" : "Mark A", "non-dropping-particle" : "", "parse-names" : false, "suffix" : "" }, { "dropping-particle" : "", "family" : "Veneziani", "given" : "Milena", "non-dropping-particle" : "", "parse-names" : false, "suffix" : "" }, { "dropping-particle" : "", "family" : "Wang", "given" : "Hailong", "non-dropping-particle" : "", "parse-names" : false, "suffix" : "" }, { "dropping-particle" : "", "family" : "Wolfe", "given" : "Jonathan D", "non-dropping-particle" : "", "parse-names" : false, "suffix" : "" }, { "dropping-particle" : "", "family" : "Balaguru", "given" : "Karthik", "non-dropping-particle" : "", "parse-names" : false, "suffix" : "" }, { "dropping-particle" : "", "family" : "Cameron-Smith", "given" : "Philip", "non-dropping-particle" : "", "parse-names" : false, "suffix" : "" }, { "dropping-particle" : "", "family" : "Dong", "given" : "Lu", "non-dropping-particle" : "", "parse-names" : false, "suffix" : "" }, { "dropping-particle" : "", "family" : "Klein", "given" : "Stephen A", "non-dropping-particle" : "", "parse-names" : false, "suffix" : "" }, { "dropping-particle" : "", "family" : "Leung", "given" : "L Ruby", "non-dropping-particle" : "", "parse-names" : false, "suffix" : "" }, { "dropping-particle" : "", "family" : "Li", "given" : "Hong-Yi", "non-dropping-particle" : "", "parse-names" : false, "suffix" : "" }, { "dropping-particle" : "", "family" : "Li", "given" : "Qing", "non-dropping-particle" : "", "parse-names" : false, "suffix" : "" }, { "dropping-particle" : "", "family" : "Liu", "given" : "Xiaohong", "non-dropping-particle" : "", "parse-names" : false, "suffix" : "" }, { "dropping-particle" : "", "family" : "Neale", "given" : "Richard B", "non-dropping-particle" : "", "parse-names" : false, "suffix" : "" }, { "dropping-particle" : "", "family" : "Pinheiro", "given" : "Marielle", "non-dropping-particle" : "", "parse-names" : false, "suffix" : "" }, { "dropping-particle" : "", "family" : "Qian", "given" : "Yun", "non-dropping-particle" : "", "parse-names" : false, "suffix" : "" }, { "dropping-particle" : "", "family" : "Ullrich", "given" : "Paul A", "non-dropping-particle" : "", "parse-names" : false, "suffix" : "" }, { "dropping-particle" : "", "family" : "Xie", "given" : "Shaocheng", "non-dropping-particle" : "", "parse-names" : false, "suffix" : "" }, { "dropping-particle" : "", "family" : "Yang", "given" : "Yang", "non-dropping-particle" : "", "parse-names" : false, "suffix" : "" }, { "dropping-particle" : "", "family" : "Zhang", "given" : "Yuying", "non-dropping-particle" : "", "parse-names" : false, "suffix" : "" }, { "dropping-particle" : "", "family" : "Zhang", "given" : "Kai", "non-dropping-particle" : "", "parse-names" : false, "suffix" : "" }, { "dropping-particle" : "", "family" : "Zhou", "given" : "Tian", "non-dropping-particle" : "", "parse-names" : false, "suffix" : "" } ], "container-title" : "Journal of Advances in Modeling Earth Systems", "id" : "ITEM-4", "issued" : { "date-parts" : [ [ "2019" ] ] }, "title" : "The DOE E3SM Coupled Model Version 1: Description and Results at High Resolution", "translator" : [ { "dropping-particle" : "", "family" : "J6060", "given" : "", "non-dropping-particle" : "", "parse-names" : false, "suffix" : "" } ], "type" : "article-journal" }, "uris" : [ "http://www.mendeley.com/documents/?uuid=ea35bd0e-d894-400f-aaa0-ddb8dca3294e" ] }, { "id" : "ITEM-5", "itemData" : { "DOI" : "10.1029/2019MS002014", "ISSN" : "19422466", "abstract" : "A multimodel, multiresolution ensemble using Coupled Model Intercomparison Project Phase 6 (CMIP6) High Resolution Model Intercomparison Project (HighResMIP) coupled experiments is used to assess the performance of key aspects of the North Atlantic circulation. The Atlantic Meridional Overturning Circulation (AMOC), and related heat transport, tends to become stronger as ocean model resolution is enhanced, better agreeing with observations at 26.5\u00b0N. However, for most models the circulation remains too shallow compared to observations and has a smaller temperature contrast between the northward and southward limbs of the AMOC. These biases cause the northward heat transport to be systematically too low for a given overturning strength. The higher-resolution models also tend to have too much deep mixing in the subpolar gyre. In the period 2015\u20132050 the overturning circulation tends to decline more rapidly in the higher-resolution models, which is related to both the mean state and to the subpolar gyre contribution to deep water formation. The main part of the decline comes from the Florida Current component of the circulation. Such large declines in AMOC are not seen in the models with resolutions more typically used for climate studies, suggesting an enhanced risk for Northern Hemisphere climate change. However, only a small number of different ocean models are included in the study.", "author" : [ { "dropping-particle" : "", "family" : "Roberts", "given" : "Malcolm J.", "non-dropping-particle" : "", "parse-names" : false, "suffix" : "" }, { "dropping-particle" : "", "family" : "Jackson", "given" : "Laura C.", "non-dropping-particle" : "", "parse-names" : false, "suffix" : "" }, { "dropping-particle" : "", "family" : "Roberts", "given" : "Christopher D.", "non-dropping-particle" : "", "parse-names" : false, "suffix" : "" }, { "dropping-particle" : "", "family" : "Meccia", "given" : "Virna", "non-dropping-particle" : "", "parse-names" : false, "suffix" : "" }, { "dropping-particle" : "", "family" : "Docquier", "given" : "David", "non-dropping-particle" : "", "parse-names" : false, "suffix" : "" }, { "dropping-particle" : "", "family" : "Koenigk", "given" : "Torben", "non-dropping-particle" : "", "parse-names" : false, "suffix" : "" }, { "dropping-particle" : "", "family" : "Ortega", "given" : "Pablo", "non-dropping-particle" : "", "parse-names" : false, "suffix" : "" }, { "dropping-particle" : "", "family" : "Moreno-Chamarro", "given" : "Eduardo", "non-dropping-particle" : "", "parse-names" : false, "suffix" : "" }, { "dropping-particle" : "", "family" : "Bellucci", "given" : "Alessio", "non-dropping-particle" : "", "parse-names" : false, "suffix" : "" }, { "dropping-particle" : "", "family" : "Coward", "given" : "Andrew", "non-dropping-particle" : "", "parse-names" : false, "suffix" : "" }, { "dropping-particle" : "", "family" : "Drijfhout", "given" : "Sybren", "non-dropping-particle" : "", "parse-names" : false, "suffix" : "" }, { "dropping-particle" : "", "family" : "Exarchou", "given" : "Eleftheria", "non-dropping-particle" : "", "parse-names" : false, "suffix" : "" }, { "dropping-particle" : "", "family" : "Gutjahr", "given" : "Oliver", "non-dropping-particle" : "", "parse-names" : false, "suffix" : "" }, { "dropping-particle" : "", "family" : "Hewitt", "given" : "Helene", "non-dropping-particle" : "", "parse-names" : false, "suffix" : "" }, { "dropping-particle" : "", "family" : "Iovino", "given" : "Doroteaciro", "non-dropping-particle" : "", "parse-names" : false, "suffix" : "" }, { "dropping-particle" : "", "family" : "Lohmann", "given" : "Katja", "non-dropping-particle" : "", "parse-names" : false, "suffix" : "" }, { "dropping-particle" : "", "family" : "Putrasahan", "given" : "Dian", "non-dropping-particle" : "", "parse-names" : false, "suffix" : "" }, { "dropping-particle" : "", "family" : "Schiemann", "given" : "Reinhard", "non-dropping-particle" : "", "parse-names" : false, "suffix" : "" }, { "dropping-particle" : "", "family" : "Seddon", "given" : "Jon", "non-dropping-particle" : "", "parse-names" : false, "suffix" : "" }, { "dropping-particle" : "", "family" : "Terray", "given" : "Laurent", "non-dropping-particle" : "", "parse-names" : false, "suffix" : "" }, { "dropping-particle" : "", "family" : "Xu", "given" : "Xiaobiao", "non-dropping-particle" : "", "parse-names" : false, "suffix" : "" }, { "dropping-particle" : "", "family" : "Zhang", "given" : "Qiuying", "non-dropping-particle" : "", "parse-names" : false, "suffix" : "" }, { "dropping-particle" : "", "family" : "Chang", "given" : "Ping", "non-dropping-particle" : "", "parse-names" : false, "suffix" : "" }, { "dropping-particle" : "", "family" : "Yeager", "given" : "Stephen G.", "non-dropping-particle" : "", "parse-names" : false, "suffix" : "" }, { "dropping-particle" : "", "family" : "Castruccio", "given" : "Frederic S.", "non-dropping-particle" : "", "parse-names" : false, "suffix" : "" }, { "dropping-particle" : "", "family" : "Zhang", "given" : "Shaoqing", "non-dropping-particle" : "", "parse-names" : false, "suffix" : "" }, { "dropping-particle" : "", "family" : "Wu", "given" : "Lixin", "non-dropping-particle" : "", "parse-names" : false, "suffix" : "" } ], "container-title" : "Journal of Advances in Modeling Earth Systems", "id" : "ITEM-5", "issue" : "8", "issued" : { "date-parts" : [ [ "2020" ] ] }, "title" : "Sensitivity of the Atlantic Meridional Overturning Circulation to Model Resolution in CMIP6 HighResMIP Simulations and Implications for Future Changes", "translator" : [ { "dropping-particle" : "", "family" : "J6428", "given" : "", "non-dropping-particle" : "", "parse-names" : false, "suffix" : "" } ], "type" : "article-journal", "volume" : "12" }, "uris" : [ "http://www.mendeley.com/documents/?uuid=824ba2d7-94ab-4975-942b-ecf8de01c1b3", "http://www.mendeley.com/documents/?uuid=28fa8e5c-f3bf-487d-a603-dc6406fdb007" ] }, { "id" : "ITEM-6", "itemData" : { "DOI" : "10.1029/2020MS002298", "abstract" : "Abstract We present an unprecedented set of high-resolution climate simulations, consisting of a 500-year pre-industrial control simulation and a 250-year historical and future climate simulation from 1850 to 2100. A high-resolution configuration of the Community Earth System Model version 1.3 (CESM1.3) is used for the simulations with a nominal horizontal resolution of 0.25\u00b0 for the atmosphere and land models and 0.1\u00b0 for the ocean and sea-ice models. At these resolutions, the model permits tropical cyclones and ocean mesoscale eddies, allowing interactions between these synoptic and mesoscale phenomena with large-scale circulations. An overview of the results from these simulations is provided with a focus on model drift, mean climate, internal modes of variability, representation of the historical and future climates, and extreme events. Comparisons are made to solutions from an identical set of simulations using the standard resolution (nominal 1\u00b0) CESM1.3 and to available observations for the historical period to address some key scientific questions concerning the impact and benefit of increasing model horizontal resolution in climate simulations. An emerging prominent feature of the high-resolution pre-industrial simulation is the intermittent occurrence of polynyas in the Weddell Sea and its interaction with an Interdecadal Pacific Oscillation. Overall, high-resolution simulations show significant improvements in representing global mean temperature changes, seasonal cycle of sea-surface temperature and mixed layer depth, extreme events and in relationships between extreme events and climate modes.", "author" : [ { "dropping-particle" : "", "family" : "Chang", "given" : "Ping", "non-dropping-particle" : "", "parse-names" : false, "suffix" : "" }, { "dropping-particle" : "", "family" : "Zhang", "given" : "Shaoqing", "non-dropping-particle" : "", "parse-names" : false, "suffix" : "" }, { "dropping-particle" : "", "family" : "Danabasoglu", "given" : "Gokhan", "non-dropping-particle" : "", "parse-names" : false, "suffix" : "" }, { "dropping-particle" : "", "family" : "Yeager", "given" : "Stephen G", "non-dropping-particle" : "", "parse-names" : false, "suffix" : "" }, { "dropping-particle" : "", "family" : "Fu", "given" : "Haohuan", "non-dropping-particle" : "", "parse-names" : false, "suffix" : "" }, { "dropping-particle" : "", "family" : "Wang", "given" : "Hong", "non-dropping-particle" : "", "parse-names" : false, "suffix" : "" }, { "dropping-particle" : "", "family" : "Castruccio", "given" : "Frederic S", "non-dropping-particle" : "", "parse-names" : false, "suffix" : "" }, { "dropping-particle" : "", "family" : "Chen", "given" : "Yuhu", "non-dropping-particle" : "", "parse-names" : false, "suffix" : "" }, { "dropping-particle" : "", "family" : "Edwards", "given" : "James", "non-dropping-particle" : "", "parse-names" : false, "suffix" : "" }, { "dropping-particle" : "", "family" : "Fu", "given" : "Dan", "non-dropping-particle" : "", "parse-names" : false, "suffix" : "" }, { "dropping-particle" : "", "family" : "Jia", "given" : "Yinglai", "non-dropping-particle" : "", "parse-names" : false, "suffix" : "" }, { "dropping-particle" : "", "family" : "Laurindo", "given" : "Lucas C", "non-dropping-particle" : "", "parse-names" : false, "suffix" : "" }, { "dropping-particle" : "", "family" : "Liu", "given" : "Xue", "non-dropping-particle" : "", "parse-names" : false, "suffix" : "" }, { "dropping-particle" : "", "family" : "Rosenbloom", "given" : "Nan", "non-dropping-particle" : "", "parse-names" : false, "suffix" : "" }, { "dropping-particle" : "", "family" : "Small", "given" : "R Justin", "non-dropping-particle" : "", "parse-names" : false, "suffix" : "" }, { "dropping-particle" : "", "family" : "Xu", "given" : "Gaopeng", "non-dropping-particle" : "", "parse-names" : false, "suffix" : "" }, { "dropping-particle" : "", "family" : "Zeng", "given" : "Yunhui", "non-dropping-particle" : "", "parse-names" : false, "suffix" : "" }, { "dropping-particle" : "", "family" : "Zhang", "given" : "Qiuying", "non-dropping-particle" : "", "parse-names" : false, "suffix" : "" }, { "dropping-particle" : "", "family" : "Bacmeister", "given" : "Julio", "non-dropping-particle" : "", "parse-names" : false, "suffix" : "" }, { "dropping-particle" : "", "family" : "Bailey", "given" : "David A", "non-dropping-particle" : "", "parse-names" : false, "suffix" : "" }, { "dropping-particle" : "", "family" : "Duan", "given" : "Xiaohui", "non-dropping-particle" : "", "parse-names" : false, "suffix" : "" }, { "dropping-particle" : "", "family" : "DuVivier", "given" : "Alice K", "non-dropping-particle" : "", "parse-names" : false, "suffix" : "" }, { "dropping-particle" : "", "family" : "Li", "given" : "Dapeng", "non-dropping-particle" : "", "parse-names" : false, "suffix" : "" }, { "dropping-particle" : "", "family" : "Li", "given" : "Yuxuan", "non-dropping-particle" : "", "parse-names" : false, "suffix" : "" }, { "dropping-particle" : "", "family" : "Neale", "given" : "Richard", "non-dropping-particle" : "", "parse-names" : false, "suffix" : "" }, { "dropping-particle" : "", "family" : "St\u00f6ssel", "given" : "Achim", "non-dropping-particle" : "", "parse-names" : false, "suffix" : "" }, { "dropping-particle" : "", "family" : "Wang", "given" : "Li", "non-dropping-particle" : "", "parse-names" : false, "suffix" : "" }, { "dropping-particle" : "", "family" : "Zhuang", "given" : "Yuan", "non-dropping-particle" : "", "parse-names" : false, "suffix" : "" }, { "dropping-particle" : "", "family" : "Baker", "given" : "Allison", "non-dropping-particle" : "", "parse-names" : false, "suffix" : "" }, { "dropping-particle" : "", "family" : "Bates", "given" : "Susan", "non-dropping-particle" : "", "parse-names" : false, "suffix" : "" }, { "dropping-particle" : "", "family" : "Dennis", "given" : "John", "non-dropping-particle" : "", "parse-names" : false, "suffix" : "" }, { "dropping-particle" : "", "family" : "Diao", "given" : "Xiliang", "non-dropping-particle" : "", "parse-names" : false, "suffix" : "" }, { "dropping-particle" : "", "family" : "Gan", "given" : "Bolan", "non-dropping-particle" : "", "parse-names" : false, "suffix" : "" }, { "dropping-particle" : "", "family" : "Gopal", "given" : "Abishek", "non-dropping-particle" : "", "parse-names" : false, "suffix" : "" }, { "dropping-particle" : "", "family" : "Jia", "given" : "Dongning", "non-dropping-particle" : "", "parse-names" : false, "suffix" : "" }, { "dropping-particle" : "", "family" : "Jing", "given" : "Zhao", "non-dropping-particle" : "", "parse-names" : false, "suffix" : "" }, { "dropping-particle" : "", "family" : "Ma", "given" : "Xiaohui", "non-dropping-particle" : "", "parse-names" : false, "suffix" : "" }, { "dropping-particle" : "", "family" : "Saravanan", "given" : "R", "non-dropping-particle" : "", "parse-names" : false, "suffix" : "" }, { "dropping-particle" : "", "family" : "Strand", "given" : "Warren G", "non-dropping-particle" : "", "parse-names" : false, "suffix" : "" }, { "dropping-particle" : "", "family" : "Tao", "given" : "Jian", "non-dropping-particle" : "", "parse-names" : false, "suffix" : "" }, { "dropping-particle" : "", "family" : "Yang", "given" : "Haiyuan", "non-dropping-particle" : "", "parse-names" : false, "suffix" : "" }, { "dropping-particle" : "", "family" : "Wang", "given" : "Xiaoqi", "non-dropping-particle" : "", "parse-names" : false, "suffix" : "" }, { "dropping-particle" : "", "family" : "Wei", "given" : "Zhiqiang", "non-dropping-particle" : "", "parse-names" : false, "suffix" : "" }, { "dropping-particle" : "", "family" : "Wu", "given" : "Lixin", "non-dropping-particle" : "", "parse-names" : false, "suffix" : "" } ], "container-title" : "Journal of Advances in Modeling Earth Systems", "id" : "ITEM-6", "issue" : "12", "issued" : { "date-parts" : [ [ "2020" ] ] }, "note" : "e2020MS002298 2020MS002298", "page" : "e2020MS002298", "title" : "An Unprecedented Set of High-Resolution Earth System Simulations for Understanding Multiscale Interactions in Climate Variability and Change", "translator" : [ { "dropping-particle" : "", "family" : "J7003", "given" : "", "non-dropping-particle" : "", "parse-names" : false, "suffix" : "" } ], "type" : "article-journal", "volume" : "12" }, "uris" : [ "http://www.mendeley.com/documents/?uuid=75ebef5d-a5f5-4537-9039-fa521ba4e495" ] } ], "mendeley" : { "formattedCitation" : "(Grist et al., 2018; Caldwell et al., 2019; Docquier et al., 2019; Roberts et al., 2019; Chang et al., 2020; Roberts et al., 2020c)", "plainTextFormattedCitation" : "(Grist et al., 2018; Caldwell et al., 2019; Docquier et al., 2019; Roberts et al., 2019; Chang et al., 2020; Roberts et al., 2020c)", "previouslyFormattedCitation" : "(Grist et al., 2018; Caldwell et al., 2019; Docquier et al., 2019; Roberts et al., 2019; Chang et al., 2020; Roberts et al., 2020c)" }, "properties" : { "noteIndex" : 0 }, "schema" : "https://github.com/citation-style-language/schema/raw/master/csl-citation.json" }</w:delInstrText>
        </w:r>
      </w:del>
      <w:r w:rsidR="000C7755" w:rsidRPr="00765348">
        <w:rPr>
          <w:rFonts w:cs="Times New Roman"/>
        </w:rPr>
        <w:fldChar w:fldCharType="separate"/>
      </w:r>
      <w:r w:rsidR="00393F8C">
        <w:rPr>
          <w:rFonts w:cs="Times New Roman"/>
          <w:noProof/>
          <w:lang w:val="en-US"/>
        </w:rPr>
        <w:t>(</w:t>
      </w:r>
      <w:ins w:id="3572" w:author="Robin Matthews" w:date="2021-06-16T11:55:00Z">
        <w:r w:rsidR="00A33F36" w:rsidRPr="001D5B54">
          <w:rPr>
            <w:noProof/>
            <w:lang w:val="en-US"/>
            <w:rPrChange w:id="3573" w:author="Clotilde Pean" w:date="2021-06-21T14:15:00Z">
              <w:rPr/>
            </w:rPrChange>
          </w:rPr>
          <w:t>Grist et al., 2018; Caldwell et al., 2019; Docquier et al., 2019; Roberts et al., 2019, 2020c; Chang et al., 2020</w:t>
        </w:r>
      </w:ins>
      <w:del w:id="3574" w:author="Robin Matthews" w:date="2021-06-16T11:55:00Z">
        <w:r w:rsidR="00393F8C" w:rsidDel="00A33F36">
          <w:rPr>
            <w:rFonts w:cs="Times New Roman"/>
            <w:noProof/>
            <w:lang w:val="en-US"/>
          </w:rPr>
          <w:delText>Grist et al., 2018; Caldwell et al., 2019; Docquier et al., 2019; Roberts et al., 2019; Chang et al., 2020; Roberts et al., 2020c</w:delText>
        </w:r>
      </w:del>
      <w:r w:rsidR="00393F8C">
        <w:rPr>
          <w:rFonts w:cs="Times New Roman"/>
          <w:noProof/>
          <w:lang w:val="en-US"/>
        </w:rPr>
        <w:t>)</w:t>
      </w:r>
      <w:r w:rsidR="000C7755" w:rsidRPr="00765348">
        <w:rPr>
          <w:rFonts w:cs="Times New Roman"/>
        </w:rPr>
        <w:fldChar w:fldCharType="end"/>
      </w:r>
      <w:r w:rsidRPr="006814DF">
        <w:rPr>
          <w:rFonts w:cs="Times New Roman"/>
          <w:lang w:val="en-US"/>
        </w:rPr>
        <w:t xml:space="preserve">, as well as some aspects of air-sea interactions </w:t>
      </w:r>
      <w:r w:rsidRPr="00765348">
        <w:rPr>
          <w:rFonts w:cs="Times New Roman"/>
        </w:rPr>
        <w:fldChar w:fldCharType="begin" w:fldLock="1"/>
      </w:r>
      <w:ins w:id="3575" w:author="Robin Matthews" w:date="2021-06-15T16:10:00Z">
        <w:r w:rsidR="00D3054A">
          <w:rPr>
            <w:rFonts w:cs="Times New Roman"/>
            <w:lang w:val="en-US"/>
          </w:rPr>
          <w:instrText>ADDIN CSL_CITATION { "citationItems" : [ { "id" : "ITEM-1", "itemData" : { "DOI" : "10.1002/qj.3618", "abstract" : "Abstract Climate modes as simulated by global climate models are often found to be considerably weaker than are observed. One possibility is that coarse-resolution climate models do not capture turbulent air\u2013sea fluxes sufficiently. Ensemble experiments with the same atmospheric configuration of the Met Office Hadley Centre climate model, forced with observed sea-surface temperatures (SST) and at three different horizontal model resolutions (approximately 130, 60 and 25\u2009km), are used to test the sensitivity of air\u2013sea surface heat and moisture fluxes. We find that, although global mean budgets at the three resolutions are very similar, substantial differences appear in regional air\u2013sea flux patterns. Increased model resolution consistently enhances zonal-mean air\u2013sea fluxes in the mid\u2013high latitudes while suppressing heat fluxes in the low latitudes and weakening the Hadley Circulation. In the North Atlantic, annual mean surface heat fluxes into the atmosphere along the Gulf Stream/North Atlantic Current and over the sub-polar gyre can increase by up to 10\u00a0W/m2 when atmospheric model resolution increases from 130 to 60\u2009km. In the Pacific, increased model resolution tends to weaken the Walker Circulation with increased heat fluxes from the east but markedly reduced fluxes from the western Pacific, leading to significantly improved precipitation over the tropical western Pacific and the Maritime Continent. Changes in air\u2013sea heat fluxes come about mainly as a result of changed near-surface ventilation. Generally, increasing resolution strengthens surface winds and reduces specific humidity in the mid\u2013high latitudes while weakening surface winds over the Tropics and subtropics.", "author" : [ { "dropping-particle" : "", "family" : "Wu", "given" : "Peili", "non-dropping-particle" : "", "parse-names" : false, "suffix" : "" }, { "dropping-particle" : "", "family" : "Roberts", "given" : "Malcolm", "non-dropping-particle" : "", "parse-names" : false, "suffix" : "" }, { "dropping-particle" : "", "family" : "Martin", "given" : "Gill", "non-dropping-particle" : "", "parse-names" : false, "suffix" : "" }, { "dropping-particle" : "", "family" : "Chen", "given" : "Xiaolong", "non-dropping-particle" : "", "parse-names" : false, "suffix" : "" }, { "dropping-particle" : "", "family" : "Zhou", "given" : "Tianjun", "non-dropping-particle" : "", "parse-names" : false, "suffix" : "" }, { "dropping-particle" : "", "family" : "Vidale", "given" : "Pier L", "non-dropping-particle" : "", "parse-names" : false, "suffix" : "" } ], "container-title" : "Quarterly Journal of the Royal Meteorological Society", "id" : "ITEM-1", "issue" : "724", "issued" : { "date-parts" : [ [ "2019" ] ] }, "page" : "3271-3283", "title" : "The impact of horizontal atmospheric resolution in modelling air\u2013sea heat fluxes", "translator" : [ { "dropping-particle" : "", "family" : "J6434", "given" : "", "non-dropping-particle" : "", "parse-names" : false, "suffix" : "" } ], "type" : "article-journal", "volume" : "145" }, "uris" : [ "http://www.mendeley.com/documents/?uuid=fab9bcea-369a-471d-9432-05eba5e310cb", "http://www.mendeley.com/documents/?uuid=9a39301f-5811-4106-a573-8c96262393fc" ] } ], "mendeley" : { "formattedCitation" : "(Wu et al., 2019a)", "manualFormatting" : "(P. Wu et al., 2019", "plainTextFormattedCitation" : "(Wu et al., 2019a)", "previouslyFormattedCitation" : "(Wu et al., 2019a)" }, "properties" : { "noteIndex" : 0 }, "schema" : "https://github.com/citation-style-language/schema/raw/master/csl-citation.json" }</w:instrText>
        </w:r>
      </w:ins>
      <w:del w:id="3576" w:author="Robin Matthews" w:date="2021-06-15T16:10:00Z">
        <w:r w:rsidR="00E719C0" w:rsidRPr="006814DF" w:rsidDel="00D3054A">
          <w:rPr>
            <w:rFonts w:cs="Times New Roman"/>
            <w:lang w:val="en-US"/>
          </w:rPr>
          <w:delInstrText>ADDIN CSL_CITATION { "citationItems" : [ { "id" : "ITEM-1", "itemData" : { "DOI" : "10.1002/qj.3618", "abstract" : "Abstract Climate modes as simulated by global climate models are often found to be considerably weaker than are observed. One possibility is that coarse-resolution climate models do not capture turbulent air\u2013sea fluxes sufficiently. Ensemble experiments with the same atmospheric configuration of the Met Office Hadley Centre climate model, forced with observed sea-surface temperatures (SST) and at three different horizontal model resolutions (approximately 130, 60 and 25\u2009km), are used to test the sensitivity of air\u2013sea surface heat and moisture fluxes. We find that, although global mean budgets at the three resolutions are very similar, substantial differences appear in regional air\u2013sea flux patterns. Increased model resolution consistently enhances zonal-mean air\u2013sea fluxes in the mid\u2013high latitudes while suppressing heat fluxes in the low latitudes and weakening the Hadley Circulation. In the North Atlantic, annual mean surface heat fluxes into the atmosphere along the Gulf Stream/North Atlantic Current and over the sub-polar gyre can increase by up to 10\u00a0W/m2 when atmospheric model resolution increases from 130 to 60\u2009km. In the Pacific, increased model reso</w:delInstrText>
        </w:r>
        <w:r w:rsidR="00E719C0" w:rsidDel="00D3054A">
          <w:rPr>
            <w:rFonts w:cs="Times New Roman"/>
          </w:rPr>
          <w:delInstrText>lution tends to weaken the Walker Circulation with increased heat fluxes from the east but markedly reduced fluxes from the western Pacific, leading to significantly improved precipitation over the tropical western Pacific and the Maritime Continent. Changes in air\u2013sea heat fluxes come about mainly as a result of changed near-surface ventilation. Generally, increasing resolution strengthens surface winds and reduces specific humidity in the mid\u2013high latitudes while weakening surface winds over the Tropics and subtropics.", "author" : [ { "dropping-particle" : "", "family" : "Wu", "given" : "Peili", "non-dropping-particle" : "", "parse-names" : false, "suffix" : "" }, { "dropping-particle" : "", "family" : "Roberts", "given" : "Malcolm", "non-dropping-particle" : "", "parse-names" : false, "suffix" : "" }, { "dropping-particle" : "", "family" : "Martin", "given" : "Gill", "non-dropping-particle" : "", "parse-names" : false, "suffix" : "" }, { "dropping-particle" : "", "family" : "Chen", "given" : "Xiaolong", "non-dropping-particle" : "", "parse-names" : false, "suffix" : "" }, { "dropping-particle" : "", "family" : "Zhou", "given" : "Tianjun", "non-dropping-particle" : "", "parse-names" : false, "suffix" : "" }, { "dropping-particle" : "", "family" : "Vidale", "given" : "Pier L", "non-dropping-particle" : "", "parse-names" : false, "suffix" : "" } ], "container-title" : "Quarterly Journal of the Royal Meteorological Society", "id" : "ITEM-1", "issue" : "724", "issued" : { "date-parts" : [ [ "2019" ] ] }, "page" : "3271-3283", "title" : "The impact of horizontal atmospheric resolution in modelling air\u2013sea heat fluxes", "translator" : [ { "dropping-particle" : "", "family" : "J6434", "given" : "", "non-dropping-particle" : "", "parse-names" : false, "suffix" : "" } ], "type" : "article-journal", "volume" : "145" }, "uris" : [ "http://www.mendeley.com/documents/?uuid=fab9bcea-369a-471d-9432-05eba5e310cb", "http://www.mendeley.com/documents/?uuid=9a39301f-5811-4106-a573-8c96262393fc" ] } ], "mendeley" : { "formattedCitation" : "(Wu et al., 2019a)", "manualFormatting" : "(Wu et al., 2019a", "plainTextFormattedCitation" : "(Wu et al., 2019a)", "previouslyFormattedCitation" : "(Wu et al., 2019a)" }, "properties" : { "noteIndex" : 0 }, "schema" : "https://github.com/citation-style-language/schema/raw/master/csl-citation.json" }</w:delInstrText>
        </w:r>
      </w:del>
      <w:r w:rsidRPr="00765348">
        <w:rPr>
          <w:rFonts w:cs="Times New Roman"/>
        </w:rPr>
        <w:fldChar w:fldCharType="separate"/>
      </w:r>
      <w:r w:rsidR="00393F8C">
        <w:rPr>
          <w:rFonts w:cs="Times New Roman"/>
          <w:noProof/>
        </w:rPr>
        <w:t>(P. Wu et al., 2019</w:t>
      </w:r>
      <w:r w:rsidRPr="00765348">
        <w:rPr>
          <w:rFonts w:cs="Times New Roman"/>
        </w:rPr>
        <w:fldChar w:fldCharType="end"/>
      </w:r>
      <w:r w:rsidR="007834EA" w:rsidRPr="00765348">
        <w:rPr>
          <w:rFonts w:cs="Times New Roman"/>
        </w:rPr>
        <w:t xml:space="preserve">, single model; </w:t>
      </w:r>
      <w:r w:rsidRPr="00765348">
        <w:rPr>
          <w:rFonts w:cs="Times New Roman"/>
        </w:rPr>
        <w:fldChar w:fldCharType="begin" w:fldLock="1"/>
      </w:r>
      <w:r w:rsidR="00E719C0">
        <w:rPr>
          <w:rFonts w:cs="Times New Roman"/>
        </w:rPr>
        <w:instrText>ADDIN CSL_CITATION { "citationItems" : [ { "id" : "ITEM-1", "itemData" : { "DOI" : "10.1007/s00382-020-05573-z", "ISSN" : "1432-0894", "abstract" : "A dominant paradigm for mid-latitude air-sea interaction identifies the synoptic-scale atmospheric \u201cnoise\u201d as the main driver for the observed ocean surface variability. While this conceptual model successfully holds over most of the mid-latitude ocean surface, its soundness over frontal zones (including western boundary currents; WBC) characterized by intense mesoscale activity, has been questioned in a number of studies suggesting a driving role for the small scale ocean dynamics (mesoscale oceanic eddies) in the modulation of air-sea interaction. In this context, climate models provide a powerful experimental device to inspect the emerging scale-dependent nature of mid-latitude air-sea interaction. This study assesses the impact of model resolution on the representation of air-sea interaction over the Gulf Stream region, in a multi-model ensemble of present-climate simulations performed using a common experimental design. Lead-lag correlation and covariance patterns between sea surface temperature (SST) and turbulent heat flux (THF) are diagnosed to identify the leading regimes of air-sea interaction in a region encompassing both the Gulf Stream system and the North Atlantic subtropical basin. Based on these statistical metrics it is found that coupled models based on \u201claminar\u201d (eddy-parameterised) and eddy-permitting oceans are able to discriminate between an ocean-driven regime, dominating the region controlled by the Gulf Stream dynamics, and an atmosphere-driven regime, typical of the open ocean regions. However, the increase of model resolution leads to a better representation of SST and THF cross-covariance patterns and functional forms, and the major improvements can be largely ascribed to a refinement of the oceanic model component.", "author" : [ { "dropping-particle" : "", "family" : "Bellucci", "given" : "Alessio", "non-dropping-particle" : "", "parse-names" : false, "suffix" : "" }, { "dropping-particle" : "", "family" : "Athanasiadis", "given" : "P J", "non-dropping-particle" : "", "parse-names" : false, "suffix" : "" }, { "dropping-particle" : "", "family" : "Scoccimarro", "given" : "E", "non-dropping-particle" : "", "parse-names" : false, "suffix" : "" }, { "dropping-particle" : "", "family" : "Ruggieri", "given" : "P", "non-dropping-particle" : "", "parse-names" : false, "suffix" : "" }, { "dropping-particle" : "", "family" : "Gualdi", "given" : "S", "non-dropping-particle" : "", "parse-names" : false, "suffix" : "" }, { "dropping-particle" : "", "family" : "Fedele", "given" : "G", "non-dropping-particle" : "", "parse-names" : false, "suffix" : "" }, { "dropping-particle" : "", "family" : "Haarsma", "given" : "R J", "non-dropping-particle" : "", "parse-names" : false, "suffix" : "" }, { "dropping-particle" : "", "family" : "Garcia-Serrano", "given" : "J", "non-dropping-particle" : "", "parse-names" : false, "suffix" : "" }, { "dropping-particle" : "", "family" : "Castrillo", "given" : "M", "non-dropping-particle" : "", "parse-names" : false, "suffix" : "" }, { "dropping-particle" : "", "family" : "Putrahasan", "given" : "D", "non-dropping-particle" : "", "parse-names" : false, "suffix" : "" }, { "dropping-particle" : "", "family" : "Sanchez-Gomez", "given" : "E", "non-dropping-particle" : "", "parse-names" : false, "suffix" : "" }, { "dropping-particle" : "", "famil</w:instrText>
      </w:r>
      <w:r w:rsidR="00E719C0" w:rsidRPr="006814DF">
        <w:rPr>
          <w:rFonts w:cs="Times New Roman"/>
          <w:lang w:val="en-GB"/>
        </w:rPr>
        <w:instrText>y" : "Moine", "given" : "M.-P.", "non-dropping-particle" : "", "parse-names" : false, "suffix" : "" }, { "dropping-particle" : "", "family" : "Roberts", "given" : "C D", "non-dropping-particle" : "", "parse-names" : false, "suffix" : "" }, { "dropping-particle" : "", "family" : "Roberts", "given" : "M J", "non-dropping-particle" : "", "parse-names" : false, "suffix" : "" }, { "dropping-particle" : "", "family" : "Seddon", "given" : "J", "non-dropping-particle" : "", "parse-names" : false, "suffix" : "" }, { "dropping-particle" : "", "family" : "Vidale", "given" : "P L", "non-dropping-particle" : "", "parse-names" : false, "suffix" : "" } ], "container-title" : "Climate Dynamics", "id" : "ITEM-1", "issued" : { "date-parts" : [ [ "2021" ] ] }, "title" : "Air-Sea interaction over the Gulf Stream in an ensemble of HighResMIP present climate simulations", "translator" : [ { "dropping-particle" : "", "family" : "J6952", "given" : "", "non-dropping-particle" : "", "parse-names" : false, "suffix" : "" } ], "type" : "article-journal" }, "uris" : [ "http://www.mendeley.com/documents/?uuid=b6a55b22-df46-4574-b590-c37f0d33e1f9" ] } ], "mendeley" : { "formattedCitation" : "(Bellucci et al., 2021)", "manualFormatting" : "Bellucci et al., 2021", "plainTextFormattedCitation" : "(Bellucci et al., 2021)", "previouslyFormattedCitation" : "(Bellucci et al., 2021)" }, "properties" : { "noteIndex" : 0 }, "schema" : "https://github.com/citation-style-language/schema/raw/master/csl-citation.json" }</w:instrText>
      </w:r>
      <w:r w:rsidRPr="00765348">
        <w:rPr>
          <w:rFonts w:cs="Times New Roman"/>
        </w:rPr>
        <w:fldChar w:fldCharType="separate"/>
      </w:r>
      <w:r w:rsidR="00393F8C">
        <w:rPr>
          <w:rFonts w:cs="Times New Roman"/>
          <w:noProof/>
          <w:lang w:val="en-US"/>
        </w:rPr>
        <w:t>Bellucci et al., 2021</w:t>
      </w:r>
      <w:r w:rsidRPr="00765348">
        <w:rPr>
          <w:rFonts w:cs="Times New Roman"/>
        </w:rPr>
        <w:fldChar w:fldCharType="end"/>
      </w:r>
      <w:r w:rsidR="007834EA" w:rsidRPr="00E457C1">
        <w:rPr>
          <w:rFonts w:cs="Times New Roman"/>
          <w:lang w:val="en-US"/>
        </w:rPr>
        <w:t>, multi-model)</w:t>
      </w:r>
      <w:r w:rsidRPr="00E457C1">
        <w:rPr>
          <w:rFonts w:cs="Times New Roman"/>
          <w:lang w:val="en-US"/>
        </w:rPr>
        <w:t xml:space="preserve">. </w:t>
      </w:r>
      <w:bookmarkEnd w:id="3560"/>
      <w:bookmarkEnd w:id="3565"/>
      <w:bookmarkEnd w:id="3569"/>
      <w:r w:rsidRPr="00E457C1">
        <w:rPr>
          <w:rFonts w:cs="Times New Roman"/>
          <w:lang w:val="en-US"/>
        </w:rPr>
        <w:t>However, warm-biased sea</w:t>
      </w:r>
      <w:r w:rsidR="00A30DAA" w:rsidRPr="00E457C1">
        <w:rPr>
          <w:rFonts w:cs="Times New Roman"/>
          <w:lang w:val="en-US"/>
        </w:rPr>
        <w:t xml:space="preserve"> </w:t>
      </w:r>
      <w:r w:rsidRPr="00E457C1">
        <w:rPr>
          <w:rFonts w:cs="Times New Roman"/>
          <w:lang w:val="en-US"/>
        </w:rPr>
        <w:t>surface temperatures in the Southern Ocean g</w:t>
      </w:r>
      <w:r w:rsidR="00304243" w:rsidRPr="00E457C1">
        <w:rPr>
          <w:rFonts w:cs="Times New Roman"/>
          <w:lang w:val="en-US"/>
        </w:rPr>
        <w:t>o</w:t>
      </w:r>
      <w:r w:rsidRPr="00E457C1">
        <w:rPr>
          <w:rFonts w:cs="Times New Roman"/>
          <w:lang w:val="en-US"/>
        </w:rPr>
        <w:t xml:space="preserve">t worse in comparison to standard resolution CMIP6 models </w:t>
      </w:r>
      <w:r>
        <w:rPr>
          <w:rFonts w:cs="Times New Roman"/>
        </w:rPr>
        <w:fldChar w:fldCharType="begin" w:fldLock="1"/>
      </w:r>
      <w:r w:rsidR="00E719C0">
        <w:rPr>
          <w:rFonts w:cs="Times New Roman"/>
          <w:lang w:val="en-US"/>
        </w:rPr>
        <w:instrText>ADDIN CSL_CITATION { "citationItems" : [ { "id" : "ITEM-1", "itemData" : { "DOI" : "10.1029/2019JD032321", "ISSN" : "21698996", "abstract" :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5.6\u00a0K.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"title" : "Quantifying Progress Across Different CMIP Phases With the ESMValTool", "translator" : [ { "dropping-particle" : "", "family" : "J6853", "given" : "", "non-dropping-particle" : "", "parse-names" : false, "suffix" : "" } ], "type" : "article-journal", "volume" : "125" }, "uris" : [ "http://www.mendeley.com/documents/?uuid=3ba102ac-26eb-463e-a513-a22e14b4c76a" ] } ], "mendeley" : { "formattedCitation" : "(Bock et al., 2020)", "plainTextFormattedCitation" : "(Bock et al., 2020)", "previouslyFormattedCitation" : "(Bock et al., 2020)" }, "properties" : { "noteIndex" : 0 }, "schema" : "https://github.com/citation-style-language/schema/raw/master/csl-citation.json" }</w:instrText>
      </w:r>
      <w:r>
        <w:rPr>
          <w:rFonts w:cs="Times New Roman"/>
        </w:rPr>
        <w:fldChar w:fldCharType="separate"/>
      </w:r>
      <w:r w:rsidR="00393F8C">
        <w:rPr>
          <w:rFonts w:cs="Times New Roman"/>
          <w:noProof/>
          <w:lang w:val="en-US"/>
        </w:rPr>
        <w:t>(Bock et al., 2020)</w:t>
      </w:r>
      <w:r>
        <w:rPr>
          <w:rFonts w:cs="Times New Roman"/>
        </w:rPr>
        <w:fldChar w:fldCharType="end"/>
      </w:r>
      <w:r w:rsidRPr="00E457C1">
        <w:rPr>
          <w:rFonts w:cs="Times New Roman"/>
          <w:lang w:val="en-US"/>
        </w:rPr>
        <w:t xml:space="preserve">. </w:t>
      </w:r>
      <w:ins w:id="3577" w:author="Ian Blenkinsop" w:date="2021-07-13T09:41:00Z">
        <w:r w:rsidR="00D019C8">
          <w:rPr>
            <w:rFonts w:cs="Times New Roman"/>
            <w:lang w:val="en-US"/>
          </w:rPr>
          <w:t xml:space="preserve">The </w:t>
        </w:r>
      </w:ins>
      <w:r w:rsidRPr="00E457C1">
        <w:rPr>
          <w:rFonts w:cs="Times New Roman"/>
          <w:lang w:val="en-US"/>
        </w:rPr>
        <w:t xml:space="preserve">AR5 noted problems with the simulation of clouds in this region which were later attributed to a lack of supercooled liquid clouds </w:t>
      </w:r>
      <w:r w:rsidRPr="00664605">
        <w:rPr>
          <w:rFonts w:cs="Times New Roman"/>
        </w:rPr>
        <w:fldChar w:fldCharType="begin" w:fldLock="1"/>
      </w:r>
      <w:r w:rsidR="00E719C0">
        <w:rPr>
          <w:rFonts w:cs="Times New Roman"/>
          <w:lang w:val="en-US"/>
        </w:rPr>
        <w:instrText>ADDIN CSL_CITATION { "citationItems" : [ { "id" : "ITEM-1", "itemData" : { "DOI" : "10.1175/JCLI-D-15-0564.1", "abstract" : " AbstractThe Southern Ocean is a critical region for global climate, yet large cloud and solar radiation biases over the Southern Ocean are a long-standing problem in climate models and are poorly understood, leading to biases in simulated sea surface temperatures. This study shows that supercooled liquid clouds are central to understanding and simulating the Southern Ocean environment. A combination of satellite observational data and detailed radiative transfer calculations is used to quantify the impact of cloud phase and cloud vertical structure on the reflected solar radiation in the Southern Hemisphere summer. It is found that clouds with supercooled liquid tops dominate the population of liquid clouds. The observations show that clouds with supercooled liquid tops contribute between 27% and 38% to the total reflected solar radiation between 40\u00b0 and 70\u00b0S, and climate models are found to poorly simulate these clouds. The results quantify the importance of supercooled liquid clouds in the Southern Ocean environment and highlight the need to improve understanding of the physical processes that control these clouds in order to improve their simulation in numerical models. This is not only important for improving the simulation of present-day climate and climate variability, but also relevant for increasing confidence in climate feedback processes and future climate projections. ", "author" : [ { "dropping-particle" : "", "family" : "Bodas-Salcedo", "given" : "A", "non-dropping-particle" : "", "parse-names" : false, "suffix" : "" }, { "dropping-particle" : "", "family" : "Hill", "given" : "P G", "non-dropping-particle" : "", "parse-names" : false, "suffix" : "" }, { "dropping-particle" : "", "family" : "Furtado", "given" : "K", "non-dropping-particle" : "", "parse-names" : false, "suffix" : "" }, { "dropping-particle" : "", "family" : "Williams", "given" : "K D", "non-dropping-particle" : "", "parse-names" : false, "suffix" : "" }, { "dropping-particle" : "", "family" : "Field", "given" : "P R", "non-dropping-particle" : "", "parse-names" : false, "suffix" : "" }, { "dropping-particle" : "", "family" : "Manners", "given" : "J C", "non-dropping-particle" : "", "parse-names" : false, "suffix" : "" }, { "dropping-particle" : "", "family" : "Hyder", "given" : "P", "non-dropping-particle" : "", "parse-names" : false, "suffix" : "" }, { "dropping-particle" : "", "family" : "Kato", "given" : "S", "non-dropping-particle" : "", "parse-names" : false, "suffix" : "" } ], "container-title" : "Journal of Climate", "id" : "ITEM-1", "issue" : "11", "issued" : { "date-parts" : [ [ "2016" ] ] }, "page" : "4213-4228", "title" : "Large Contribution of Supercooled Liquid Clouds to the Solar Radiation Budget of the Southern Ocean", "translator" : [ { "dropping-particle" : "", "family" : "J6432", "given" : "", "non-dropping-particle" : "", "parse-names" : false, "suffix" : "" } ], "type" : "article-journal", "volume" : "29" }, "uris" : [ "http://www.mendeley.com/documents/?uuid=bbc05861-a51c-4381-b57c-b293c6d3ced7", "http://www.mendeley.com/documents/?uuid=77cebf06-b1cb-4f75-ab14-57c0c663961f" ] } ], "mendeley" : { "formattedCitation" : "(Bodas-Salcedo et al., 2016)", "plainTextFormattedCitation" : "(Bodas-Salcedo et al., 2016)", "previouslyFormattedCitation" : "(Bodas-Salcedo et al., 2016)"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(Bodas-Salcedo et al., 2016)</w:t>
      </w:r>
      <w:r w:rsidRPr="00664605">
        <w:rPr>
          <w:rFonts w:cs="Times New Roman"/>
        </w:rPr>
        <w:fldChar w:fldCharType="end"/>
      </w:r>
      <w:r w:rsidRPr="00E457C1">
        <w:rPr>
          <w:rFonts w:cs="Times New Roman"/>
          <w:lang w:val="en-US"/>
        </w:rPr>
        <w:t>. Mesoscale ocean processes are critical to maintain</w:t>
      </w:r>
      <w:r w:rsidR="007B0A68" w:rsidRPr="00E457C1">
        <w:rPr>
          <w:rFonts w:cs="Times New Roman"/>
          <w:lang w:val="en-US"/>
        </w:rPr>
        <w:t>ing</w:t>
      </w:r>
      <w:r w:rsidRPr="00E457C1">
        <w:rPr>
          <w:rFonts w:cs="Times New Roman"/>
          <w:lang w:val="en-US"/>
        </w:rPr>
        <w:t xml:space="preserve"> the Southern Ocean stratification and response to wind forcing </w:t>
      </w:r>
      <w:r w:rsidRPr="00664605">
        <w:rPr>
          <w:rFonts w:cs="Times New Roman"/>
        </w:rPr>
        <w:fldChar w:fldCharType="begin" w:fldLock="1"/>
      </w:r>
      <w:r w:rsidR="00E719C0">
        <w:rPr>
          <w:rFonts w:cs="Times New Roman"/>
          <w:lang w:val="en-US"/>
        </w:rPr>
        <w:instrText>ADDIN CSL_CITATION { "citationItems" : [ { "id" : "ITEM-1", "itemData" : { "DOI" : "10.1175/1520-0485(2003)033&lt;2341:RSFTAC&gt;2.0.CO;2", "author" : [ { "dropping-particle" : "", "family" : "Marshall", "given" : "John", "non-dropping-particle" : "", "parse-names" : false, "suffix" : "" }, { "dropping-particle" : "", "family" : "Radko", "given" : "Timour", "non-dropping-particle" : "", "parse-names" : false, "suffix" : "" } ], "container-title" : "Journal of Physical Oceanography", "id" : "ITEM-1", "issue" : "11", "issued" : { "date-parts" : [ [ "2003" ] ] }, "page" : "2341-2354", "title" : "Residual-mean solutions for the Antarctic Circumpolar Current and its associated overturning circulation", "translator" : [ { "dropping-particle" : "", "family" : "J2958", "given" : "", "non-dropping-particle" : "", "parse-names" : false, "suffix" : "" } ], "type" : "article-journal", "volume" : "33" }, "uris" : [ "http://www.mendeley.com/documents/?uuid=8cf1503f-d68c-4cfc-bedc-0d96b43e90eb" ] }, { "id" : "ITEM-2", "itemData" : { "author" : [ { "dropping-particle" : "", "family" : "Hallberg", "given" : "Robert", "non-dropping-particle" : "", "parse-names" : false, "suffix" : "" }, { "dropping-particle" : "", "family" : "Gnanadesikan", "given" : "Anand", "non-dropping-particle" : "", "parse-names" : false, "suffix" : "" } ], "container-title" : "Journal of Physical Oceanography", "id" : "ITEM-2", "issue" : "12", "issued" : { "date-parts" : [ [ "2006" ] ] }, "page" : "2232-2252", "title" : "The role of eddies in determining the structure and response of the wind-driven Southern Hemisphere overturning: Results from the Modeling Eddies in the Southern Ocean (MESO) project", "translator" : [ { "dropping-particle" : "", "family" : "J6379", "given" : "", "non-dropping-particle" : "", "parse-names" : false, "suffix" : "" } ], "type" : "article-journal", "volume" : "36" }, "uris" : [ "http://www.mendeley.com/documents/?uuid=986c5b53-23b8-47cd-b452-9c3753bcfd5e" ] } ], "mendeley" : { "formattedCitation" : "(Marshall and Radko, 2003; Hallberg and Gnanadesikan, 2006)", "plainTextFormattedCitation" : "(Marshall and Radko, 2003; Hallberg and Gnanadesikan, 2006)", "previouslyFormattedCitation" : "(Marshall and Radko, 2003; Hallberg and Gnanadesikan, 2006)"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(Marshall and Radko, 2003; Hallberg and Gnanadesikan, 2006)</w:t>
      </w:r>
      <w:r w:rsidRPr="00664605">
        <w:rPr>
          <w:rFonts w:cs="Times New Roman"/>
        </w:rPr>
        <w:fldChar w:fldCharType="end"/>
      </w:r>
      <w:r w:rsidRPr="00E457C1">
        <w:rPr>
          <w:rFonts w:cs="Times New Roman"/>
          <w:lang w:val="en-US"/>
        </w:rPr>
        <w:t xml:space="preserve">, and their explicit representation requires even higher ocean resolution </w:t>
      </w:r>
      <w:r w:rsidRPr="00664605">
        <w:rPr>
          <w:rFonts w:cs="Times New Roman"/>
        </w:rPr>
        <w:fldChar w:fldCharType="begin" w:fldLock="1"/>
      </w:r>
      <w:r w:rsidR="008F46A5" w:rsidRPr="00E457C1">
        <w:rPr>
          <w:rFonts w:cs="Times New Roman"/>
          <w:lang w:val="en-US"/>
        </w:rPr>
        <w:instrText>ADDIN CSL_CITATION { "citationItems" : [ { "id" : "ITEM-1", "itemData" : { "DOI" : "10.1016/j.ocemod.2013.08.007", "author" : [ { "dropping-particle" : "", "family" : "Hallberg", "given" : "Robert", "non-dropping-particle" : "", "parse-names" : false, "suffix" : "" } ], "container-title" : "Ocean Modelling", "id" : "ITEM-1", "issued" : { "date-parts" : [ [ "2013" ] ] }, "page" : "92-103", "publisher" : "Elsevier", "title" : "Using a resolution function to regulate parameterizations of oceanic mesoscale eddy effects", "translator" : [ { "dropping-particle" : "", "family" : "J2952", "given" : "", "non-dropping-particle" : "", "parse-names" : false, "suffix" : "" } ], "type" : "article-journal", "volume" : "72" }, "uris" : [ "http://www.mendeley.com/documents/?uuid=bd2fef4c-b8e6-4610-bc23-141e17fd9d7f" ] } ], "mendeley" : { "formattedCitation" : "(Hallberg, 2013)", "plainTextFormattedCitation" : "(Hallberg, 2013)", "previouslyFormattedCitation" : "(Hallberg, 2013)"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(Hallberg, 2013)</w:t>
      </w:r>
      <w:r w:rsidRPr="00664605">
        <w:rPr>
          <w:rFonts w:cs="Times New Roman"/>
        </w:rPr>
        <w:fldChar w:fldCharType="end"/>
      </w:r>
      <w:r w:rsidRPr="00E457C1">
        <w:rPr>
          <w:rFonts w:cs="Times New Roman"/>
          <w:lang w:val="en-US"/>
        </w:rPr>
        <w:t xml:space="preserve">. </w:t>
      </w:r>
      <w:r w:rsidR="0028196E" w:rsidRPr="00E457C1">
        <w:rPr>
          <w:rFonts w:cs="Times New Roman"/>
          <w:lang w:val="en-US"/>
        </w:rPr>
        <w:t xml:space="preserve">Similarly, </w:t>
      </w:r>
      <w:r w:rsidR="00CE39B4" w:rsidRPr="00E457C1">
        <w:rPr>
          <w:rFonts w:cs="Times New Roman"/>
          <w:lang w:val="en-US"/>
        </w:rPr>
        <w:t xml:space="preserve">atmospheric convection </w:t>
      </w:r>
      <w:r w:rsidR="00B756FB" w:rsidRPr="00E457C1">
        <w:rPr>
          <w:rFonts w:cs="Times New Roman"/>
          <w:lang w:val="en-US"/>
        </w:rPr>
        <w:t xml:space="preserve">remains unresolved </w:t>
      </w:r>
      <w:r w:rsidR="00DA04BD" w:rsidRPr="00E457C1">
        <w:rPr>
          <w:rFonts w:cs="Times New Roman"/>
          <w:lang w:val="en-US"/>
        </w:rPr>
        <w:t>even in the highest-resolution climate models</w:t>
      </w:r>
      <w:r w:rsidR="00CA2400" w:rsidRPr="00E457C1">
        <w:rPr>
          <w:rFonts w:cs="Times New Roman"/>
          <w:lang w:val="en-US"/>
        </w:rPr>
        <w:t xml:space="preserve"> participating in HighResMIP</w:t>
      </w:r>
      <w:r w:rsidR="00DA04BD" w:rsidRPr="00E457C1">
        <w:rPr>
          <w:rFonts w:cs="Times New Roman"/>
          <w:lang w:val="en-US"/>
        </w:rPr>
        <w:t>. However, t</w:t>
      </w:r>
      <w:r w:rsidRPr="00E457C1">
        <w:rPr>
          <w:rFonts w:cs="Times New Roman"/>
          <w:lang w:val="en-US"/>
        </w:rPr>
        <w:t xml:space="preserve">here is also evidence of improvements in the frequency, distribution and interannual variability of tropical cyclones </w:t>
      </w:r>
      <w:r w:rsidR="000C7755">
        <w:rPr>
          <w:rFonts w:cs="Times New Roman"/>
        </w:rPr>
        <w:fldChar w:fldCharType="begin" w:fldLock="1"/>
      </w:r>
      <w:ins w:id="3578" w:author="Robin Matthews" w:date="2021-06-15T16:10:00Z">
        <w:r w:rsidR="00D3054A">
          <w:rPr>
            <w:rFonts w:cs="Times New Roman"/>
            <w:lang w:val="en-US"/>
          </w:rPr>
          <w:instrText>ADDIN CSL_CITATION { "citationItems" : [ { "id" : "ITEM-1", "itemData" : { "DOI" : "10.1175/JCLI-D-19-0639.1", "ISSN" : "08948755", "abstract" : "A multimodel, multiresolution set of simulations over the period 1950-2014 using a common forcing protocol from CMIP6 HighResMIP have been completed by six modeling groups. Analysis of tropical cyclone performance using two different tracking algorithms suggests that enhanced resolution toward 25 km typically leads to more frequent and stronger tropical cyclones, together with improvements in spatial distribution and storm structure. Both of these factors reduce typical GCM biases seen at lower resolution. Using single ensemble members of each model, there is little evidence of systematic improvement in interannual variability in either storm frequency or accumulated cyclone energy as compared with observations when resolution is increased. Changes in the relationships between large-scale drivers of climate variability and tropical cyclone variability in the Atlantic Ocean are also not robust to model resolution. However, using a larger ensemble of simulations (of up to 14 members) with one model at different resolutions does show evidence of increased skill at higher resolution. The ensemble mean correlation of Atlantic interannual tropical cyclone variability increases from \u223c0.5 to \u223c0.65 when resolution increases from 250 to 100 km. In the northwestern Pacific Ocean the skill keeps increasing with 50-km resolution to 0.7. These calculations also suggest that more than six members are required to adequately distinguish the impact of resolution within the forced signal from the weather noise.", "author" : [ { "dropping-particle" : "", "family" : "Roberts", "given" : "Malcolm John", "non-dropping-particle" : "", "parse-names" : false, "suffix" : "" }, { "dropping-particle" : "", "family" : "Camp", "given" : "Joanne", "non-dropping-particle" : "", "parse-names" : false, "suffix" : "" }, { "dropping-particle" : "", "family" : "Seddon", "given" : "Jon", "non-dropping-particle" : "", "parse-names" : false, "suffix" : "" }, { "dropping-particle" : "", "family" : "Vidale", "given" : "Pier Luigi", "non-dropping-particle" : "", "parse-names" : false, "suffix" : "" }, { "dropping-particle" : "", "family" : "Hodges", "given" : "Kevin", "non-dropping-particle" : "", "parse-names" : false, "suffix" : "" }, { "dropping-particle" : "", "family" : "Vanniere", "given" : "Benoit", "non-dropping-particle" : "", "parse-names" : false, "suffix" : "" }, { "dropping-particle" : "", "family" : "Mecking", "given" : "Jenny", "non-dropping-particle" : "", "parse-names" : false, "suffix" : "" }, { "dropping-particle" : "", "family" : "Haarsma", "given" : "Rein", "non-dropping-particle" : "", "parse-names" : false, "suffix" : "" }, { "dropping-particle" : "", "family" : "Bellucci", "given" : "Alessio", "non-dropping-particle" : "", "parse-names" : false, "suffix" : "" }, { "dropping-particle" : "", "family" : "Scoccimarro", "given" : "Enrico", "non-dropping-particle" : "", "parse-names" : false, "suffix" : "" }, { "dropping-particle" : "", "family" : "Caron", "given" : "Louis Philippe", "non-dropping-particle" : "", "parse-names" : false, "suffix" : "" }, { "dropping-particle" : "", "family" : "Chauvin", "given" : "Fabrice", "non-dropping-particle" : "", "parse-names" : false, "suffix" : "" }, { "dropping-particle" : "", "family" : "Terray", "given" : "Laurent", "non-dropping-particle" : "", "parse-names" : false, "suffix" : "" }, { "dropping-particle" : "", "family" : "Valcke", "given" : "Sophie", "non-dropping-particle" : "", "parse-names" : false, "suffix" : "" }, { "dropping-particle" : "", "family" : "Moine", "given" : "Marie Pierre", "non-dropping-particle" : "", "parse-names" : false, "suffix" : "" }, { "dropping-particle" : "", "family" : "Putrasahan", "given" : "Dian", "non-dropping-particle" : "", "parse-names" : false, "suffix" : "" }, { "dropping-particle" : "", "family" : "Roberts", "given" : "Christopher", "non-dropping-particle" : "", "parse-names" : false, "suffix" : "" }, { "dropping-particle" : "", "family" : "Senan", "given" : "Retish", "non-dropping-particle" : "", "parse-names" : false, "suffix" : "" }, { "dropping-particle" : "", "family" : "Zarzycki", "given" : "Colin", "non-dropping-particle" : "", "parse-names" : false, "suffix" : "" }, { "dropping-particle" : "", "family" : "Ullrich", "given" : "Paul", "non-dropping-particle" : "", "parse-names" : false, "suffix" : "" } ], "container-title" : "Journal of Climate", "id" : "ITEM-1", "issue" : "7", "issued" : { "date-parts" : [ [ "2020" ] ] }, "page" : "2557-2583", "title" : "Impact of model resolution on tropical cyclone simulation using the HighResMIP-PRIMAVERA multimodel ensemble", "translator" : [ { "dropping-particle" : "", "family" : "J6267", "given" : "", "non-dropping-particle" : "", "parse-names" : false, "suffix" : "" } ], "type" : "article-journal", "volume" : "33" }, "uris" : [ "http://www.mendeley.com/documents/?uuid=3acffb6f-81f8-436a-a17f-c25ec2b0e207", "http://www.mendeley.com/documents/?uuid=b0d801d0-cf79-4743-b71f-192860d114e2" ] }, { "id" : "ITEM-2", "itemData" : { "DOI" : "10.1029/2020GL088662", "ISSN" : "19448007", "abstract" : "Future changes in tropical cyclone properties are an important component of climate change impacts and risk for many tropical and midlatitude countries. In this study we assess the performance of a multimodel ensemble of climate models, at resolutions ranging from 250 to 25\u00a0km. We use a common experimental design including both atmosphere-only and coupled simulations run over the period 1950\u20132050, with two tracking algorithms applied uniformly across the models. There are overall improvements in tropical cyclone frequency, spatial distribution, and intensity in models at 25\u00a0km resolution, with several of them able to represent very intense storms. Projected tropical cyclone activity by 2050 generally declines in the South Indian Ocean, while changes in other ocean basins are more uncertain and sensitive to both tracking algorithm and imposed forcings. Coupled models with smaller biases suggest a slight increase in average TC 10\u00a0m wind speeds by 2050.", "author" : [ { "dropping-particle" : "", "family" : "Roberts", "given" : "Malcolm John", "non-dropping-particle" : "", "parse-names" : false, "suffix" : "" }, { "dropping-particle" : "", "family" : "Camp", "given" : "Joanne", "non-dropping-particle" : "", "parse-names" : false, "suffix" : "" }, { "dropping-particle" : "", "family" : "Seddon", "given" : "Jon", "non-dropping-particle" : "", "parse-names" : false, "suffix" : "" }, { "dropping-particle" : "", "family" : "Vidale", "given" : "Pier Luigi", "non-dropping-particle" : "", "parse-names" : false, "suffix" : "" }, { "dropping-particle" : "", "family" : "Hodges", "given" : "Kevin", "non-dropping-particle" : "", "parse-names" : false, "suffix" : "" }, { "dropping-particle" : "", "family" : "Vanni\u00e8re", "given" : "Beno\u00eet", "non-dropping-particle" : "", "parse-names" : false, "suffix" : "" }, { "dropping-particle" : "", "family" : "Mecking", "given" : "Jenny", "non-dropping-particle" : "", "parse-names" : false, "suffix" : "" }, { "dropping-particle" : "", "family" : "Haarsma", "given" : "Rein", "non-dropping-particle" : "", "parse-names" : false, "suffix" : "" }, { "dropping-particle" : "", "family" : "Bellucci", "given" : "Alessio", "non-dropping-particle" : "", "parse-names" : false, "suffix" : "" }, { "dropping-particle" : "", "family" : "Scoccimarro", "given" : "Enrico", "non-dropping-particle" : "", "parse-names" : false, "suffix" : "" }, { "dropping-particle" : "", "family" : "Caron", "given" : "Louis Philippe", "non-dropping-particle" : "", "parse-names" : false, "suffix" : "" }, { "dropping-particle" : "", "family" : "Chauvin", "given" : "Fabrice", "non-dropping-particle" : "", "parse-names" : false, "suffix" : "" }, { "dropping-particle" : "", "family" : "Terray", "given" : "Laurent", "non-dropping-particle" : "", "parse-names" : false, "suffix" : "" }, { "dropping-particle" : "", "family" : "Valcke", "given" : "Sophie", "non-dropping-particle" : "", "parse-names" : false, "suffix" : "" }, { "dropping-particle" : "", "family" : "Moine", "given" : "Marie Pierre",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"Senan", "given" : "Retish", "non-dropping-particle" : "", "parse-names" : false, "suffix" : "" }, { "dropping-particle" : "", "family" : "Zarzycki", "given" : "Colin", "non-dropping-particle" : "", "parse-names" : false, "suffix" : "" }, { "dropping-particle" : "", "family" : "Ullrich", "given" : "Paul", "non-dropping-particle" : "", "parse-names" : false, "suffix" : "" }, { "dropping-particle" : "", "family" : "Yamada", "given" : "Yohei", "non-dropping-particle" : "", "parse-names" : false, "suffix" : "" }, { "dropping-particle" : "", "family" : "Mizuta", "given" : "Ryo", "non-dropping-particle" : "", "parse-names" : false, "suffix" : "" }, { "dropping-particle" : "", "family" : "Kodama", "given" : "Chihiro", "non-dropping-particle" : "", "parse-names" : false, "suffix" : "" }, { "dropping-particle" : "", "family" : "Fu", "given" : "Dan", "non-dropping-particle" : "", "parse-names" : false, "suffix" : "" }, { "dropping-particle" : "", "family" : "Zhang", "given" : "Qiuying", "non-dropping-particle" : "", "parse-names" : false, "suffix" : "" }, { "dropping-particle" : "", "family" : "Danabasoglu", "given" : "Gokhan", "non-dropping-particle" : "", "parse-names" : false, "suffix" : "" }, { "dropping-particle" : "", "family" : "Rosenbloom", "given" : "Nan", "non-dropping-particle" : "", "parse-names" : false, "suffix" : "" }, { "dropping-particle" : "", "family" : "Wang", "given" : "Hong", "non-dropping-particle" : "", "parse-names" : false, "suffix" : "" }, { "dropping-particle" : "", "family" : "Wu", "given" : "Lixin", "non-dropping-particle" : "", "parse-names" : false, "suffix" : "" } ], "container-title" : "Geophysical Research Letters", "id" : "ITEM-2", "issue" : "14", "issued" : { "date-parts" : [ [ "2020" ] ] }, "title" : "Projected Future Changes in Tropical Cyclones Using the CMIP6 HighResMIP Multimodel Ensemble", "translator" : [ { "dropping-particle" : "", "family" : "J6431", "given" : "", "non-dropping-particle" : "", "parse-names" : false, "suffix" : "" } ], "type" : "article-journal", "volume" : "47" }, "uris" : [ "http://www.mendeley.com/documents/?uuid=bd7c2883-24b1-4df0-a628-7450455e8d87", "http://www.mendeley.com/documents/?uuid=4e462373-951c-4e6e-bea1-5367be127e09" ] } ], "mendeley" : { "formattedCitation" : "(Roberts et al., 2020a, 2020b)", "manualFormatting" : "(Roberts et al., 2020a, b)", "plainTextFormattedCitation" : "(Roberts et al., 2020a, 2020b)", "previouslyFormattedCitation" : "(Roberts et al., 2020a, 2020b)" }, "properties" : { "noteIndex" : 0 }, "schema" : "https://github.com/citation-style-language/schema/raw/master/csl-citation.json" }</w:instrText>
        </w:r>
      </w:ins>
      <w:del w:id="3579" w:author="Robin Matthews" w:date="2021-06-15T16:10:00Z">
        <w:r w:rsidR="00E719C0" w:rsidDel="00D3054A">
          <w:rPr>
            <w:rFonts w:cs="Times New Roman"/>
            <w:lang w:val="en-US"/>
          </w:rPr>
          <w:delInstrText>ADDIN CSL_CITATION { "citationItems" : [ { "id" : "ITEM-1", "itemData" : { "DOI" : "10.1175/JCLI-D-19-0639.1", "ISSN" : "08948755", "abstract" : "A multimodel, multiresolution set of simulations over the period 1950-2014 using a common forcing protocol from CMIP6 HighResMIP have been completed by six modeling groups. Analysis of tropical cyclone performance using two different tracking algorithms suggests that enhanced resolution toward 25 km typically leads to more frequent and stronger tropical cyclones, together with improvements in spatial distribution and storm structure. Both of these factors reduce typical GCM biases seen at lower resolution. Using single ensemble members of each model, there is little evidence of systematic improvement in interannual variability in either storm frequency or accumulated cyclone energy as compared with observations when resolution is increased. Changes in the relationships between large-scale drivers of climate variability and tropical cyclone variability in the Atlantic Ocean are also not robust to model resolution. However, using a larger ensemble of simulations (of up to 14 members) with one model at different resolutions does show evidence of increased skill at higher resolution. The ensemble mean correlation of Atlantic interannual tropical cyclone variability increases from \u223c0.5 to \u223c0.65 when resolution increases from 250 to 100 km. In the northwestern Pacific Ocean the skill keeps increasing with 50-km resolution to 0.7. These calculations also suggest that more than six members are required to adequately distinguish the impact of resolution within the forced signal from the weather noise.", "author" : [ { "dropping-particle" : "", "family" : "Roberts", "given" : "Malcolm John", "non-dropping-particle" : "", "parse-names" : false, "suffix" : "" }, { "dropping-particle" : "", "family" : "Camp", "given" : "Joanne", "non-dropping-particle" : "", "parse-names" : false, "suffix" : "" }, { "dropping-particle" : "", "family" : "Seddon", "given" : "Jon", "non-dropping-particle" : "", "parse-names" : false, "suffix" : "" }, { "dropping-particle" : "", "family" : "Vidale", "given" : "Pier Luigi", "non-dropping-particle" : "", "parse-names" : false, "suffix" : "" }, { "dropping-particle" : "", "family" : "Hodges", "given" : "Kevin", "non-dropping-particle" : "", "parse-names" : false, "suffix" : "" }, { "dropping-particle" : "", "family" : "Vanniere", "given" : "Benoit", "non-dropping-particle" : "", "parse-names" : false, "suffix" : "" }, { "dropping-particle" : "", "family" : "Mecking", "given" : "Jenny", "non-dropping-particle" : "", "parse-names" : false, "suffix" : "" }, { "dropping-particle" : "", "family" : "Haarsma", "given" : "Rein", "non-dropping-particle" : "", "parse-names" : false, "suffix" : "" }, { "dropping-particle" : "", "family" : "Bellucci", "given" : "Alessio", "non-dropping-particle" : "", "parse-names" : false, "suffix" : "" }, { "dropping-particle" : "", "family" : "Scoccimarro", "given" : "Enrico", "non-dropping-particle" : "", "parse-names" : false, "suffix" : "" }, { "dropping-particle" : "", "family" : "Caron", "given" : "Louis Philippe", "non-dropping-particle" : "", "parse-names" : false, "suffix" : "" }, { "dropping-particle" : "", "family" : "Chauvin", "given" : "Fabrice", "non-dropping-particle" : "", "parse-names" : false, "suffix" : "" }, { "dropping-particle" : "", "family" : "Terray", "given" : "Laurent", "non-dropping-particle" : "", "parse-names" : false, "suffix" : "" }, { "dropping-particle" : "", "family" : "Valcke", "given" : "Sophie", "non-dropping-particle" : "", "parse-names" : false, "suffix" : "" }, { "dropping-particle" : "", "family" : "Moine", "given" : "Marie Pierre", "non-dropping-particle" : "", "parse-names" : false, "suffix" : "" }, { "dropping-particle" : "", "family" : "Putrasahan", "given" : "Dian", "non-dropping-particle" : "", "parse-names" : false, "suffix" : "" }, { "dropping-particle" : "", "family" : "Roberts", "given" : "Christopher", "non-dropping-particle" : "", "parse-names" : false, "suffix" : "" }, { "dropping-particle" : "", "family" : "Senan", "given" : "Retish", "non-dropping-particle" : "", "parse-names" : false, "suffix" : "" }, { "dropping-particle" : "", "family" : "Zarzycki", "given" : "Colin", "non-dropping-particle" : "", "parse-names" : false, "suffix" : "" }, { "dropping-particle" : "", "family" : "Ullrich", "given" : "Paul", "non-dropping-particle" : "", "parse-names" : false, "suffix" : "" } ], "container-title" : "Journal of Climate", "id" : "ITEM-1", "issue" : "7", "issued" : { "date-parts" : [ [ "2020" ] ] }, "page" : "2557-2583", "title" : "Impact of model resolution on tropical cyclone simulation using the HighResMIP-PRIMAVERA multimodel ensemble", "translator" : [ { "dropping-particle" : "", "family" : "J6267", "given" : "", "non-dropping-particle" : "", "parse-names" : false, "suffix" : "" } ], "type" : "article-journal", "volume" : "33" }, "uris" : [ "http://www.mendeley.com/documents/?uuid=3acffb6f-81f8-436a-a17f-c25ec2b0e207", "http://www.mendeley.com/documents/?uuid=b0d801d0-cf79-4743-b71f-192860d114e2" ] }, { "id" : "ITEM-2", "itemData" : { "DOI" : "10.1029/2020GL088662", "ISSN" : "19448007", "abstract" : "Future changes in tropical cyclone properties are an important component of climate change impacts and risk for many tropical and midlatitude countries. In this study we assess the performance of a multimodel ensemble of climate models, at resolutions ranging from 250 to 25\u00a0km. We use a common experimental design including both atmosphere-only and coupled simulations run over the period 1950\u20132050, with two tracking algorithms applied uniformly across the models. There are overall improvements in tropical cyclone frequency, spatial distribution, and intensity in models at 25\u00a0km resolution, with several of them able to represent very intense storms. Projected tropical cyclone activity by 2050 generally declines in the South Indian Ocean, while changes in other ocean basins are more uncertain and sensitive to both tracking algorithm and imposed forcings. Coupled models with smaller biases suggest a slight increase in average TC 10\u00a0m wind speeds by 2050.", "author" : [ { "dropping-particle" : "", "family" : "Roberts", "given" : "Malcolm John", "non-dropping-particle" : "", "parse-names" : false, "suffix" : "" }, { "dropping-particle" : "", "family" : "Camp", "given" : "Joanne", "non-dropping-particle" : "", "parse-names" : false, "suffix" : "" }, { "dropping-particle" : "", "family" : "Seddon", "given" : "Jon", "non-dropping-particle" : "", "parse-names" : false, "suffix" : "" }, { "dropping-particle" : "", "family" : "Vidale", "given" : "Pier Luigi", "non-dropping-particle" : "", "parse-names" : false, "suffix" : "" }, { "dropping-particle" : "", "family" : "Hodges", "given" : "Kevin", "non-dropping-particle" : "", "parse-names" : false, "suffix" : "" }, { "dropping-particle" : "", "family" : "Vanni\u00e8re", "given" : "Beno\u00eet", "non-dropping-particle" : "", "parse-names" : false, "suffix" : "" }, { "dropping-particle" : "", "family" : "Mecking", "given" : "Jenny", "non-dropping-particle" : "", "parse-names" : false, "suffix" : "" }, { "dropping-particle" : "", "family" : "Haarsma", "given" : "Rein", "non-dropping-particle" : "", "parse-names" : false, "suffix" : "" }, { "dropping-particle" : "", "family" : "Bellucci", "given" : "Alessio", "non-dropping-particle" : "", "parse-names" : false, "suffix" : "" }, { "dropping-particle" : "", "family" : "Scoccimarro", "given" : "Enrico", "non-dropping-particle" : "", "parse-names" : false, "suffix" : "" }, { "dropping-particle" : "", "family" : "Caron", "given" : "Louis Philippe", "non-dropping-particle" : "", "parse-names" : false, "suffix" : "" }, { "dropping-particle" : "", "family" : "Chauvin", "given" : "Fabrice", "non-dropping-particle" : "", "parse-names" : false, "suffix" : "" }, { "dropping-particle" : "", "family" : "Terray", "given" : "Laurent", "non-dropping-particle" : "", "parse-names" : false, "suffix" : "" }, { "dropping-particle" : "", "family" : "Valcke", "given" : "Sophie", "non-dropping-particle" : "", "parse-names" : false, "suffix" : "" }, { "dropping-particle" : "", "family" : "Moine", "given" : "Marie Pierre",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"Senan", "given" : "Retish", "non-dropping-particle" : "", "parse-names" : false, "suffix" : "" }, { "dropping-particle" : "", "family" : "Zarzycki", "given" : "Colin", "non-dropping-particle" : "", "parse-names" : false, "suffix" : "" }, { "dropping-particle" : "", "family" : "Ullrich", "given" : "Paul", "non-dropping-particle" : "", "parse-names" : false, "suffix" : "" }, { "dropping-particle" : "", "family" : "Yamada", "given" : "Yohei", "non-dropping-particle" : "", "parse-names" : false, "suffix" : "" }, { "dropping-particle" : "", "family" : "Mizuta", "given" : "Ryo", "non-dropping-particle" : "", "parse-names" : false, "suffix" : "" }, { "dropping-particle" : "", "family" : "Kodama", "given" : "Chihiro", "non-dropping-particle" : "", "parse-names" : false, "suffix" : "" }, { "dropping-particle" : "", "family" : "Fu", "given" : "Dan", "non-dropping-particle" : "", "parse-names" : false, "suffix" : "" }, { "dropping-particle" : "", "family" : "Zhang", "given" : "Qiuying", "non-dropping-particle" : "", "parse-names" : false, "suffix" : "" }, { "dropping-particle" : "", "family" : "Danabasoglu", "given" : "Gokhan", "non-dropping-particle" : "", "parse-names" : false, "suffix" : "" }, { "dropping-particle" : "", "family" : "Rosenbloom", "given" : "Nan", "non-dropping-particle" : "", "parse-names" : false, "suffix" : "" }, { "dropping-particle" : "", "family" : "Wang", "given" : "Hong", "non-dropping-particle" : "", "parse-names" : false, "suffix" : "" }, { "dropping-particle" : "", "family" : "Wu", "given" : "Lixin", "non-dropping-particle" : "", "parse-names" : false, "suffix" : "" } ], "container-title" : "Geophysical Research Letters", "id" : "ITEM-2", "issue" : "14", "issued" : { "date-parts" : [ [ "2020" ] ] }, "title" : "Projected Future Changes in Tropical Cyclones Using the CMIP6 HighResMIP Multimodel Ensemble", "translator" : [ { "dropping-particle" : "", "family" : "J6431", "given" : "", "non-dropping-particle" : "", "parse-names" : false, "suffix" : "" } ], "type" : "article-journal", "volume" : "47" }, "uris" : [ "http://www.mendeley.com/documents/?uuid=bd7c2883-24b1-4df0-a628-7450455e8d87", "http://www.mendeley.com/documents/?uuid=4e462373-951c-4e6e-bea1-5367be127e09" ] } ], "mendeley" : { "formattedCitation" : "(Roberts et al., 2020a, 2020b)", "plainTextFormattedCitation" : "(Roberts et al., 2020a, 2020b)", "previouslyFormattedCitation" : "(Roberts et al., 2020a, 2020b)" }, "properties" : { "noteIndex" : 0 }, "schema" : "https://github.com/citation-style-language/schema/raw/master/csl-citation.json" }</w:delInstrText>
        </w:r>
      </w:del>
      <w:r w:rsidR="000C7755">
        <w:rPr>
          <w:rFonts w:cs="Times New Roman"/>
        </w:rPr>
        <w:fldChar w:fldCharType="separate"/>
      </w:r>
      <w:r w:rsidR="00393F8C">
        <w:rPr>
          <w:rFonts w:cs="Times New Roman"/>
          <w:noProof/>
          <w:lang w:val="en-US"/>
        </w:rPr>
        <w:t>(Roberts et al., 2020a, b)</w:t>
      </w:r>
      <w:r w:rsidR="000C7755">
        <w:rPr>
          <w:rFonts w:cs="Times New Roman"/>
        </w:rPr>
        <w:fldChar w:fldCharType="end"/>
      </w:r>
      <w:r w:rsidRPr="00E457C1">
        <w:rPr>
          <w:rFonts w:cs="Times New Roman"/>
          <w:lang w:val="en-US"/>
        </w:rPr>
        <w:t xml:space="preserve">, particularly in the </w:t>
      </w:r>
      <w:del w:id="3580" w:author="Sara M Tuson" w:date="2021-06-27T21:02:00Z">
        <w:r w:rsidR="009F59CD" w:rsidRPr="00E457C1" w:rsidDel="00D66169">
          <w:rPr>
            <w:rFonts w:cs="Times New Roman"/>
            <w:lang w:val="en-US"/>
          </w:rPr>
          <w:delText>NH</w:delText>
        </w:r>
      </w:del>
      <w:ins w:id="3581" w:author="Sara M Tuson" w:date="2021-06-27T21:02:00Z">
        <w:r w:rsidR="00D66169">
          <w:rPr>
            <w:rFonts w:cs="Times New Roman"/>
            <w:lang w:val="en-US"/>
          </w:rPr>
          <w:t>Northern Hemisphere</w:t>
        </w:r>
      </w:ins>
      <w:r w:rsidRPr="00E457C1">
        <w:rPr>
          <w:rFonts w:cs="Times New Roman"/>
          <w:lang w:val="en-US"/>
        </w:rPr>
        <w:t xml:space="preserve"> (see further discussion in Section</w:t>
      </w:r>
      <w:r w:rsidR="007B0A68" w:rsidRPr="00E457C1">
        <w:rPr>
          <w:rFonts w:cs="Times New Roman"/>
          <w:lang w:val="en-US"/>
        </w:rPr>
        <w:t xml:space="preserve"> 11.7.1.3</w:t>
      </w:r>
      <w:r w:rsidRPr="00E457C1">
        <w:rPr>
          <w:rFonts w:cs="Times New Roman"/>
          <w:lang w:val="en-US"/>
        </w:rPr>
        <w:t xml:space="preserve">), moisture budget </w:t>
      </w:r>
      <w:r w:rsidRPr="00664605">
        <w:rPr>
          <w:rFonts w:cs="Times New Roman"/>
        </w:rPr>
        <w:fldChar w:fldCharType="begin" w:fldLock="1"/>
      </w:r>
      <w:r w:rsidR="00E719C0">
        <w:rPr>
          <w:rFonts w:cs="Times New Roman"/>
          <w:lang w:val="en-US"/>
        </w:rPr>
        <w:instrText>ADDIN CSL_CITATION { "citationItems" : [ { "id" : "ITEM-1", "itemData" : { "DOI" : "10.1007/s00382-018-4547-y", "ISSN" : "1432-0894", "abstract" : "This study undertakes a multi-model comparison with the aim to describe and quantify systematic changes of the global energy and water budgets when the horizontal resolution of atmospheric models is increased and to identify common factors of these changes among models. To do so, we analyse an ensemble of twelve atmosphere-only and six coupled GCMs, with different model formulations and with resolutions spanning those of state-of-the-art coupled GCMs, i.e. from resolutions coarser than 100\u00a0km to resolutions finer than 25\u00a0km. The main changes in the global energy budget with resolution are a systematic increase in outgoing longwave radiation and decrease in outgoing shortwave radiation due to changes in cloud properties, and a systematic increase in surface latent heat flux; when resolution is increased from 100 to 25\u00a0km, the magnitude of the change of those fluxes can be as large as 5\u00a0W\u00a0m\u22122. Moreover, all but one atmosphere-only model simulate a decrease of the poleward energy transport at higher resolution, mainly explained by a reduction of the equator-to-pole tropospheric temperature gradient. Regarding hydrological processes, our results are the following: (1) there is an increase of global precipitation with increasing resolution in all models (up to 40{\\thinspace}{\\texttimes}{\\thinspace}103 km3\u00a0year\u22121) but the partitioning between land and ocean varies among models; (2) the fraction of total precipitation that falls on land is on average 10% larger at higher resolution in grid point models, but it is smaller\u00a0at higher resolution in spectral models; (3) grid points models simulate an increase of the fraction of land precipitation due to moisture convergence twice as large as in spectral models; (4) grid point models, which have a better resolved orography, show an increase of orographic precipitation of up to 13{\\thinspace}{\\texttimes}{\\thinspace}103 km3\u00a0year\u22121 which explains most of the change in land precipitation; (5) at the regional scale, precipitation pattern and amplitude are improved with increased resolution due to a better simulated seasonal mean circulation. We discuss our results against several observational estimates of the Earth's\u00a0energy budget and hydrological cycle and show\u00a0that they support recent high estimates of global precipitation.", "author" : [ { "dropping-particle" : "", "family" : "Vanni\u00e8re", "given" : "Beno\u00eet", "non-dropping-particle" : "", "parse-names" : false, "suffix" : "" }, { "dropping-particle" : "", "family" : "Demory", "given" : "Marie-Estelle", "non-dropping-particle" : "", "parse-names" : false, "suffix" : "" }, { "dropping-particle" : "", "family" : "Vidale", "given" : "Pier Luigi", "non-dropping-particle" : "", "parse-names" : false, "suffix" : "" }, { "dropping-particle" : "", "family" : "Schiemann", "given" : "Reinhard", "non-dropping-particle" : "", "parse-names" : false, "suffix" : "" }, { "dropping-particle" : "", "family" : "Roberts", "given" : "Malcolm J", "non-dropping-particle" : "", "parse-names" : false, "suffix" : "" }, { "dropping-particle" : "", "family" : "Roberts", "given" : "Christopher D", "non-dropping-particle" : "", "parse-names" : false, "suffix" : "" }, { "dropping-particle" : "", "family" : "Matsueda", "given" : "Mio", "non-dropping-particle" : "", "parse-names" : false, "suffix" : "" }, { "dropping-particle" : "", "family" : "Terray", "given" : "Laurent", "non-dropping-particle" : "", "parse-names" : false, "suffix" : "" }, { "dropping-particle" : "", "family" : "Koenigk", "given" : "Torben", "non-dropping-particle" : "", "parse-names" : false, "suffix" : "" }, { "dropping-particle" : "", "family" : "Senan", "given" : "Retish", "non-dropping-particle" : "", "parse-names" : false, "suffix" : "" } ], "container-title" : "Climate Dynamics", "id" : "ITEM-1", "issue" : "11", "issued" : { "date-parts" : [ [ "2019", "6" ] ] }, "page" : "6817-6846", "title" : "Multi-model evaluation of the sensitivity of the global energy budget and hydrological cycle to resolution", "translator" : [ { "dropping-particle" : "", "family" : "J6064", "given" : "", "non-dropping-particle" : "", "parse-names" : false, "suffix" : "" } ], "type" : "article-journal", "volume" : "52" }, "uris" : [ "http://www.mendeley.com/documents/?uuid=c03dc5c6-05e4-4e37-bac4-31a8005a6437" ] } ], "mendeley" : { "formattedCitation" : "(Vanni\u00e8re et al., 2019)", "plainTextFormattedCitation" : "(Vanni\u00e8re et al., 2019)", "previouslyFormattedCitation" : "(Vanni\u00e8re et al., 2019)" }, "properties" : { "noteIndex" : 0 }, "schema" : "https://github.com/citation-style-language/schema/raw/master/csl-citation.json" }</w:instrText>
      </w:r>
      <w:r w:rsidRPr="00664605">
        <w:rPr>
          <w:rFonts w:cs="Times New Roman"/>
        </w:rPr>
        <w:fldChar w:fldCharType="separate"/>
      </w:r>
      <w:r w:rsidR="00393F8C">
        <w:rPr>
          <w:rFonts w:cs="Times New Roman"/>
          <w:noProof/>
        </w:rPr>
        <w:t>(Vannière et al., 2019)</w:t>
      </w:r>
      <w:r w:rsidRPr="00664605">
        <w:rPr>
          <w:rFonts w:cs="Times New Roman"/>
        </w:rPr>
        <w:fldChar w:fldCharType="end"/>
      </w:r>
      <w:r w:rsidRPr="00664605">
        <w:rPr>
          <w:rFonts w:cs="Times New Roman"/>
        </w:rPr>
        <w:t xml:space="preserve">, and interaction with the ocean </w:t>
      </w:r>
      <w:r w:rsidRPr="00664605">
        <w:rPr>
          <w:rFonts w:cs="Times New Roman"/>
        </w:rPr>
        <w:fldChar w:fldCharType="begin" w:fldLock="1"/>
      </w:r>
      <w:r w:rsidR="008F46A5">
        <w:rPr>
          <w:rFonts w:cs="Times New Roman"/>
        </w:rPr>
        <w:instrText>ADDIN CSL_CITATION { "citationItems" : [ { "id" : "ITEM-1", "itemData" : { "DOI" : "10.1175/JCLI-D-16-0292.1", "ISSN" : "0894-8755", "abstract" : "Through tropical cyclone (TC) activity the ocean and the atmosphere exchange a large amount of energy. In this work possible improvements introduced by a higher coupling frequency are tested between the two components of a climate model in the representation of TC intensity and TC\u2013ocean feedbacks. The analysis is based on the new Centro Euro-Mediterraneo per I Cambiamenti Climatici Climate Model (CMCC-CM2-VHR), capable of representing realistic TCs up to category-5 storms. A significant role of the negative sea surface temperature (SST) feedback, leading to a weakening of the cyclone intensity, is made apparent by the improved representation of high-frequency coupled processes. The first part of this study demonstrates that a more realistic representation of strong TC count is obtained by coupling atmosphere and ocean components at hourly instead of daily frequency. Coherently, the positive bias of the annually averaged power dissipation index associated with TCs is reduced by one order of magnitude when coupling at the hourly frequency, compared to both forced mode and daily coupling frequency results. The second part of this work shows a case study (a modeled category-5 typhoon) analysis to verify the impact of a more realistic representation of the high-frequency coupling in representing the TC effect on the ocean; the theoretical subsurface warming induced by TCs is well represented when coupling the two components at the higher frequency. This work demonstrates that an increased horizontal resolution of model components is not sufficient to ensure a realistic representation of intense and fast-moving systems, such as tropical and extratropical cyclones, but a concurrent increase in coupling frequency is required.", "author" : [ { "dropping-particle" : "", "family" : "Scoccimarro", "given" : "Enrico", "non-dropping-particle" : "", "parse-names" : false, "suffix" : "" }, { "dropping-particle" : "", "family" : "Fogli", "given" : "Pier Giuseppe", "non-dropping-particle" : "", "parse-names" : false, "suffix" : "" }, { "dropping-particle" : "", "family" : "Reed", "given" : "Kevin A</w:instrText>
      </w:r>
      <w:r w:rsidR="008F46A5" w:rsidRPr="00E457C1">
        <w:rPr>
          <w:rFonts w:cs="Times New Roman"/>
          <w:lang w:val="en-US"/>
        </w:rPr>
        <w:instrText>", "non-dropping-particle" : "", "parse-names" : false, "suffix" : "" }, { "dropping-particle" : "", "family" : "Gualdi", "given" : "Silvio", "non-dropping-particle" : "", "parse-names" : false, "suffix" : "" }, { "dropping-particle" : "", "family" : "Masina", "given" : "Simona", "non-dropping-particle" : "", "parse-names" : false, "suffix" : "" }, { "dropping-particle" : "", "family" : "Navarra", "given" : "Antonio", "non-dropping-particle" : "", "parse-names" : false, "suffix" : "" } ], "container-title" : "Journal of Climate", "id" : "ITEM-1", "issue" : "1", "issued" : { "date-parts" : [ [ "2017", "1" ] ] }, "page" : "145-162", "title" : "Tropical Cyclone Interaction with the Ocean: The Role of High-Frequency (Subdaily) Coupled Processes", "translator" : [ { "dropping-particle" : "", "family" : "J2856", "given" : "", "non-dropping-particle" : "", "parse-names" : false, "suffix" : "" } ], "type" : "article-journal", "volume" : "30" }, "uris" : [ "http://www.mendeley.com/documents/?uuid=1bafdb76-c55b-44e8-90d1-c704401ea3d2", "http://www.mendeley.com/documents/?uuid=97999fc9-4ef3-48ee-a989-a487c5eb0a40" ] } ], "mendeley" : { "formattedCitation" : "(Scoccimarro et al., 2017)", "manualFormatting" : "(Scoccimarro et al., 2017", "plainTextFormattedCitation" : "(Scoccimarro et al., 2017)", "previouslyFormattedCitation" : "(Scoccimarro et al., 2017)"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(Scoccimarro et al., 2017</w:t>
      </w:r>
      <w:r w:rsidRPr="00664605">
        <w:rPr>
          <w:rFonts w:cs="Times New Roman"/>
        </w:rPr>
        <w:fldChar w:fldCharType="end"/>
      </w:r>
      <w:r w:rsidR="007834EA" w:rsidRPr="00E457C1">
        <w:rPr>
          <w:rFonts w:cs="Times New Roman"/>
          <w:lang w:val="en-US"/>
        </w:rPr>
        <w:t>, single model)</w:t>
      </w:r>
      <w:r w:rsidRPr="00E457C1">
        <w:rPr>
          <w:rFonts w:cs="Times New Roman"/>
          <w:lang w:val="en-US"/>
        </w:rPr>
        <w:t>. At higher resolution the track density of tropical cyclones is increased practically everywhere where tropical cyclones occur. Modelling of some climate extremes is shown to be improved in explosively developing extra-tropical cyclones</w:t>
      </w:r>
      <w:r w:rsidR="00A30DAA" w:rsidRPr="00E457C1">
        <w:rPr>
          <w:rFonts w:cs="Times New Roman"/>
          <w:lang w:val="en-US"/>
        </w:rPr>
        <w:t xml:space="preserve"> </w:t>
      </w:r>
      <w:r w:rsidRPr="00664605">
        <w:rPr>
          <w:rFonts w:cs="Times New Roman"/>
        </w:rPr>
        <w:fldChar w:fldCharType="begin" w:fldLock="1"/>
      </w:r>
      <w:r w:rsidR="00E719C0">
        <w:rPr>
          <w:rFonts w:cs="Times New Roman"/>
          <w:lang w:val="en-US"/>
        </w:rPr>
        <w:instrText>ADDIN CSL_CITATION { "citationItems" : [ { "id" : "ITEM-1", "itemData" : { "DOI" : "10.1007/s00382-018-4486-7", "ISSN" : "1432-0894", "abstract" : "The strong horizontal gradients in sea surface temperature (SST) of the Atlantic Gulf Stream exert a detectable influence on extratropical cyclones propagating across the region. This is shown in a sensitivity experiment where 24 winter storms taken from ERA-Interim are simulated with HARMONIE at 10-km resolution. Each storm is simulated twice. First, using observed SST (REF). In the second simulation a smoothed SST is offered (SMTH), while lateral and upper-level boundary conditions are unmodified. Each storm pair propagates approximately along the same track, however their intensities (as measured by maximal near-surface wind speed or 850-hPa relative vorticity) differ up to \u00b1 25%. A 30-member ensemble created for one of the storms shows that on a single-storm level the response is systematic rather than random. To explain the broad response in storm strength, we show that the SST-adjustment modifies two environmental parameters: surface latent heat flux (LHF) and low-level baroclinicity (B). LHF influences storms by modifying diabatic heating and boundary-layer processes such as vertical mixing. The position of each storm\u2019s track relative to the SST-front is important. South of the SST-front the smoothing leads to lower SST, reduced LHF and storms with generally weaker maximum near-surface winds. North of the SST-front the increased LHF tend to enhance the winds, but the accompanying changes in baroclinicity are not necessarily favourable. Together these mechanisms explain up to 80% of the variability in the near-surface maximal wind speed change. Because the mechanisms are less effective in explaining more dynamics-oriented indicators like 850 hPa relative vorticity, we hypothesise that part of the wind-speed change is related to adjustment of the boundary-layer processes in response to the LHF and B changes.", "author" : [ { "dropping-particle" : "de", "family" : "Vries", "given" : "Hylke", "non-dropping-particle" : "", "parse-names" : false, "suffix" : "" }, { "dropping-particle" : "", "family" : "Scher", "given" : "Sebastian", "non-dropping-particle" : "", "parse-names" : false, "suffix" : "" }, { "dropping-particle" : "", "family" : "Haarsma", "given" : "Rein", "non-dropping-particle" : "", "parse-names" : false, "suffix" : "" }, { "dropping-particle" : "", "family" : "Drijfhout", "given" : "Sybren", "non-dropping-particle" : "", "parse-names" : false, "suffix" : "" }, { "dropping-particle" : "van", "family" : "Delden", "given" : "Aarnout", "non-dropping-particle" : "", "parse-names" : false, "suffix" : "" } ], "container-title" : "Climate Dynamics", "id" : "ITEM-1", "issue" : "9", "issued" : { "date-parts" : [ [ "2019" ] ] }, "page" : "5899-5909", "title" : "How Gulf-Stream SST-fronts influence Atlantic winter storms", "translator" : [ { "dropping-particle" : "", "family" : "J6433", "given" : "", "non-dropping-particle" : "", "parse-names" : false, "suffix" : "" } ], "type" : "article-journal", "volume" : "52" }, "uris" : [ "http://www.mendeley.com/documents/?uuid=3dc9b6c4-f682-495a-8903-ccbf46fb5edb" ] }, { "id" : "ITEM-2", "itemData" : { "DOI" : "10.1088/1748-9326/ab88fa", "ISSN" : "17489326", "abstract" : "Bomb cyclones are explosively intensifying extratropical cyclones that can cause severe damage to life and property. However, the poor ability of coarse-resolution climate models to simulate bomb cyclones, including underestimation of the frequency of bomb cyclones, remains a problem. In this study, the dependence of bomb cyclone characteristics on horizontal resolution from 135 to 18 km is investigated by analyzing the outputs of HighResMIP historical simulations of atmospheric general circulation models and four reanalysis datasets. Robust resolution dependence of bomb cyclone characteristics is identified for both the models and the reanalyses. Finer horizontal resolution significantly increases the frequency of bomb cyclones and reduces their average horizontal size. A regression analysis indicates that bomb cyclone frequency is roughly doubled from 140 km to 25 km resolution. The overall increase in bomb cyclone number is associated with a large increase in small bomb cyclones and a moderate decrease in large ones. Bomb cyclones in higher-resolution models are also accompanied by a higher maximum wind speed and more extreme wind events, which is probably related to the increased pressure gradients due to the smaller size of the bomb cyclones. These results imply that high-resolution models should be used for evaluating the impacts of bomb cyclones.", "author" : [ { "dropping-particle" : "", "family" : "Jiaxiang", "given" : "Gao", "non-dropping-particle" : "", "parse-names" : false, "suffix" : "" }, { "dropping-particle" : "", "family" : "Shoshiro", "given" : "Minobe", "non-dropping-particle" : "", "parse-names" : false, "suffix" : "" }, { "dropping-particle" : "", "family" : "Roberts", "given" : "Malcolm J.", "non-dropping-particle" : "", "parse-names" : false, "suffix" : "" }, { "dropping-particle" : "", "family" : "Haarsma", "given" : "Rein",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"Scoccimarro", "given" : "Enrico", "non-dropping-particle" : "", "parse-names" : false, "suffix" : "" }, { "dropping-particle" : "", "family" : "Terray", "given" : "Laurent", "non-dropping-particle" : "", "parse-names" : false, "suffix" : "" }, { "dropping-particle" : "", "family" : "Vanniere", "given" : "Benoit", "non-dropping-particle" : "", "parse-names" : false, "suffix" : "" }, { "dropping-particle" : "", "family" : "Vidale", "given" : "Pier Luigi", "non-dropping-particle" : "", "parse-names" : false, "suffix" : "" } ], "container-title" : "Environmental Research Letters", "id" : "ITEM-2", "issue" : "8", "issued" : { "date-parts" : [ [ "2020" ] ] }, "title" : "Influence of model resolution on bomb cyclones revealed by HighResMIP-PRIMAVERA simulations", "translator" : [ { "dropping-particle" : "", "family" : "J6430", "given" : "", "non-dropping-particle" : "", "parse-names" : false, "suffix" : "" } ], "type" : "article-journal", "volume" : "15" }, "uris" : [ "http://www.mendeley.com/documents/?uuid=d104a37d-43b3-42e7-a619-a7ec39f0a073" ] } ], "mendeley" : { "formattedCitation" : "(Vries et al., 2019; Jiaxiang et al., 2020)", "plainTextFormattedCitation" : "(Vries et al., 2019; Jiaxiang et al., 2020)", "previouslyFormattedCitation" : "(Vries et al., 2019; Jiaxiang et al., 2020)" }, "properties" : { "noteIndex" : 0 }, "schema" : "https://github.com/citation-style-language/schema/raw/master/csl-citation.json" }</w:instrText>
      </w:r>
      <w:r w:rsidRPr="00664605">
        <w:rPr>
          <w:rFonts w:cs="Times New Roman"/>
        </w:rPr>
        <w:fldChar w:fldCharType="separate"/>
      </w:r>
      <w:r w:rsidR="00393F8C">
        <w:rPr>
          <w:rFonts w:cs="Times New Roman"/>
          <w:noProof/>
        </w:rPr>
        <w:t>(Vries et al., 2019; Jiaxiang et al., 2020)</w:t>
      </w:r>
      <w:r w:rsidRPr="00664605">
        <w:rPr>
          <w:rFonts w:cs="Times New Roman"/>
        </w:rPr>
        <w:fldChar w:fldCharType="end"/>
      </w:r>
      <w:r w:rsidRPr="00664605">
        <w:rPr>
          <w:rFonts w:cs="Times New Roman"/>
        </w:rPr>
        <w:t>, blocking</w:t>
      </w:r>
      <w:ins w:id="3582" w:author="Ian Blenkinsop" w:date="2021-07-13T14:46:00Z">
        <w:r w:rsidR="00CD382B">
          <w:rPr>
            <w:rFonts w:cs="Times New Roman"/>
          </w:rPr>
          <w:t xml:space="preserve"> (</w:t>
        </w:r>
        <w:r w:rsidR="00CD382B" w:rsidRPr="00E457C1">
          <w:rPr>
            <w:rFonts w:cs="Times New Roman"/>
            <w:lang w:val="en-US"/>
          </w:rPr>
          <w:t>Section 3.3.3.3</w:t>
        </w:r>
        <w:r w:rsidR="00CD382B">
          <w:rPr>
            <w:rFonts w:cs="Times New Roman"/>
            <w:lang w:val="en-US"/>
          </w:rPr>
          <w:t>;</w:t>
        </w:r>
      </w:ins>
      <w:r w:rsidRPr="00664605">
        <w:rPr>
          <w:rFonts w:cs="Times New Roman"/>
        </w:rPr>
        <w:t xml:space="preserve"> </w:t>
      </w:r>
      <w:r w:rsidR="009214C6">
        <w:rPr>
          <w:rFonts w:cs="Times New Roman"/>
        </w:rPr>
        <w:fldChar w:fldCharType="begin" w:fldLock="1"/>
      </w:r>
      <w:r w:rsidR="002D1890">
        <w:rPr>
          <w:rFonts w:cs="Times New Roman"/>
        </w:rPr>
        <w:instrText>ADDIN CSL_CITATION { "citationItems" : [ { "id" : "ITEM-1", "itemData" : { "DOI" : "10.5194/wcd-1-277-2020", "author" : [ { "dropping-particle" : "", "family" : "Schiemann", "given" : "Reinhard", "non-dropping-particle" : "", "parse-names" : false, "suffix" : "" }, { "dropping-particle" : "", "family" : "Athanasiadis", "given" : "Panos", "non-dropping-particle" : "", "parse-names" : false, "suffix" : "" }, { "dropping-particle" : "", "family" : "Barriopedro", "given" : "David", "non-dropping-particle" : "", "parse-names" : false, "suffix" : "" }, { "dropping-particle" : "", "family" : "Doblas-Reyes", "given" : "Francisco", "non-dropping-particle" : "", "parse-names" : false, "suffix" : "" }, { "dropping-particle" : "", "family" : "Lohmann", "given" : "Katja", "non-dropping-particle" : "", "parse-names" : false, "suffix" : "" }, { "dropping-particle" : "", "family" : "Roberts", "given" : "Malcolm", "non-dropping-particle" : "", "parse-names" : false, "suffix" : "" }, { "dropping-particle" : "", "family" : "Sein", "given" : "Dmitry", "non-dropping-particle" : "", "parse-names" : false, "suffix" : "" }, { "dropping-particle" : "", "family" : "Roberts", "given" : "Christopher", "non-dropping-particle" : "", "parse-names" : false, "suffix" : "" }, { "dropping-particle" : "", "family" : "Terray", "given" : "Laurent", "non-dropping-particle" : "", "parse-names" : false, "suffix" : "" }, { "dropping-particle" : "", "family" : "Vidale", "given" : "P L", "non-dropping-particle" : "", "parse-names" : false, "suffix" : "" } ], "container-title" : "Weather and Climate Dynamics", "id" : "ITEM-1", "issued" : { "date-parts" : [ [ "2020" ] ] }, "page" : "277-292", "title" : "Northern Hemisphere blocking simulation in current climate models: evaluating progress from the Climate Model Intercomparison Project Phase 5 to 6 and sensitivity to resolution", "translator" : [ { "dropping-particle" : "", "family" : "J6523", "given" : "", "non-dropping-particle" : "", "parse-names" : false, "suffix" : "" } ], "type" : "article-journal", "volume" : "1" }, "uris" : [ "http://www.mendeley.com/documents/?uuid=62c4a25e-5cc8-44bb-ab01-f354cf72783a" ] }, { "id" : "ITEM-2", "itemData" : { "DOI" : "10.1007/s00382-020-05271-w", "author" : [ { "dropping-particle" : "", "family" : "Fabiano", "given" : "F.", "non-dropping-particle" : "", "parse-names" : false, "suffix" : "" }, { "dropping-particle" : "", "family" : "Christensen", "given" : "H.M.", "non-dropping-particle" : "", "parse-names" : false, "suffix" : "" }, { "dropping-particle" : "", "family" : "Strommen", "given" : "K.", "non-dropping-particle" : "", "parse-names" : false, "suffix" : "" }, { "dropping-particle" : "", "family" : "Athanasiadis", "given" : "Panos", "non-dropping</w:instrText>
      </w:r>
      <w:r w:rsidR="002D1890" w:rsidRPr="00BB05B7">
        <w:rPr>
          <w:rFonts w:cs="Times New Roman"/>
          <w:lang w:val="en-US"/>
          <w:rPrChange w:id="3583" w:author="Clotilde Pean" w:date="2021-09-13T13:17:00Z">
            <w:rPr>
              <w:rFonts w:cs="Times New Roman"/>
            </w:rPr>
          </w:rPrChange>
        </w:rPr>
        <w:instrText>-particle" : "", "parse-names" : false, "suffix" : "" }, { "dropping-particle" : "", "family" : "Baker", "given" : "A", "non-dropping-particle" : "", "parse-names" : false, "suffix" : "" }, { "dropping-particle" : "", "family" : "Schiemann", "given" : "Reinhard", "non-dropping-particle" : "", "parse-names" : false, "suffix" : "" }, { "dropping-particle" : "", "family" : "Corti", "given" : "Susanna", "non-dropping-particle" : "", "parse-names" : false, "suffix" : "" } ], "container-title" : "Climate Dynamics", "id" : "ITEM-2", "issued" : { "date-parts" : [ [ "2020" ] ] }, "page" : "5031-5048", "title" : "Euro-Atlantic weather Regimes in the PRIMAVERA coupled climate simulations: impact of resolution and mean state biases on model performance", "translator" : [ { "dropping-particle" : "", "family" : "J3019", "given" : "", "non-dropping-particle" : "", "parse-names" : false, "suffix" : "" } ], "type" : "article-journal", "volume" : "54" }, "uris" : [ "http://www.mendeley.com/documents/?uuid=49892f3c-c018-451a-9065-aefa484545eb" ] } ], "mendeley" : { "formattedCitation" : "(Fabiano et al., 2020; Schiemann et al., 2020)", "manualFormatting" : "Fabiano et al., 2020; Schiemann et al., 2020", "plainTextFormattedCitation" : "(Fabiano et al., 2020; Schiemann et al., 2020)", "previouslyFormattedCitation" : "(Fabiano et al., 2020; Schiemann et al., 2020)" }, "properties" : { "noteIndex" : 0 }, "schema" : "https://github.com/citation-style-language/schema/raw/master/csl-citation.json" }</w:instrText>
      </w:r>
      <w:r w:rsidR="009214C6">
        <w:rPr>
          <w:rFonts w:cs="Times New Roman"/>
        </w:rPr>
        <w:fldChar w:fldCharType="separate"/>
      </w:r>
      <w:del w:id="3584" w:author="Ian Blenkinsop" w:date="2021-07-13T14:46:00Z">
        <w:r w:rsidR="00393F8C" w:rsidDel="00CD382B">
          <w:rPr>
            <w:rFonts w:cs="Times New Roman"/>
            <w:noProof/>
            <w:lang w:val="en-US"/>
          </w:rPr>
          <w:delText>(</w:delText>
        </w:r>
      </w:del>
      <w:r w:rsidR="00393F8C">
        <w:rPr>
          <w:rFonts w:cs="Times New Roman"/>
          <w:noProof/>
          <w:lang w:val="en-US"/>
        </w:rPr>
        <w:t>Fabiano et al., 2020; Schiemann et al., 2020</w:t>
      </w:r>
      <w:r w:rsidR="009214C6">
        <w:rPr>
          <w:rFonts w:cs="Times New Roman"/>
        </w:rPr>
        <w:fldChar w:fldCharType="end"/>
      </w:r>
      <w:del w:id="3585" w:author="Ian Blenkinsop" w:date="2021-07-13T14:46:00Z">
        <w:r w:rsidR="00B16D89" w:rsidRPr="00E457C1" w:rsidDel="00CD382B">
          <w:rPr>
            <w:rFonts w:cs="Times New Roman"/>
            <w:lang w:val="en-US"/>
          </w:rPr>
          <w:delText xml:space="preserve">; </w:delText>
        </w:r>
        <w:r w:rsidR="005B019E" w:rsidRPr="00E457C1" w:rsidDel="00CD382B">
          <w:rPr>
            <w:rFonts w:cs="Times New Roman"/>
            <w:lang w:val="en-US"/>
          </w:rPr>
          <w:delText>Section 3.3.3.3</w:delText>
        </w:r>
      </w:del>
      <w:r w:rsidR="005B019E" w:rsidRPr="00E457C1">
        <w:rPr>
          <w:rFonts w:cs="Times New Roman"/>
          <w:lang w:val="en-US"/>
        </w:rPr>
        <w:t>)</w:t>
      </w:r>
      <w:r w:rsidRPr="00664605">
        <w:rPr>
          <w:rFonts w:cs="Times New Roman"/>
          <w:lang w:val="en-US"/>
        </w:rPr>
        <w:t xml:space="preserve"> and European extreme precipitation due to a better representation of the North Atlantic storm track </w:t>
      </w:r>
      <w:r w:rsidRPr="00664605">
        <w:rPr>
          <w:rFonts w:cs="Times New Roman"/>
        </w:rPr>
        <w:fldChar w:fldCharType="begin" w:fldLock="1"/>
      </w:r>
      <w:r w:rsidR="004505C7">
        <w:rPr>
          <w:rFonts w:cs="Times New Roman"/>
          <w:lang w:val="en-US"/>
        </w:rPr>
        <w:instrText>ADDIN CSL_CITATION { "citationItems" : [ { "id" : "ITEM-1", "itemData" : { "DOI" : "10.1175/JCLI-D-14-00279.1", "ISSN" : "0894-8755", "abstract" : "In this study, the authors investigate the effect of GCM spatial resolution on modeled precipitation over Europe. The objectives of the analysis are to determine whether climate models have sufficient spatial resolution to have an accurate representation of the storm tracks that affect precipitation. They investigate if there is a significant statistical difference in modeled precipitation between a medium-resolution (~112-km horizontal resolution) and a high-resolution (~25-km horizontal resolution) version of a state-of-the-art AGCM (EC-EARTH), if either model resolution gives a better representation of precipitation in the current climate, and what processes are responsible for the differences in modeled precipitation. The authors find that the high-resolution model gives a more accurate representation of northern and central European winter precipitation. The medium-resolution model has a larger positive bias in precipitation in most of the northern half of Europe. Storm tracks are better simulated in the high-resolution model, providing for a more accurate horizontal moisture transport and moisture convergence. Using a decomposition of the precipitation difference between the medium- and high-resolution model in a part related and a part unrelated to a difference in the distribution of vertical atmospheric velocity, the authors find that the smaller precipitation bias in central and northern Europe is largely unrelated to a difference in vertical velocity distribution. The smaller precipitation amount in these areas is in agreement with less moisture transport over this area in the high-resolution model. In areas with orography the change in vertical velocity distribution is found to be more important.", "author" : [ { "dropping-particle" : "", "family" : "Haren", "given" : "Ronald", "non-dropping-particle" : "van", "parse-names" : false, "suffix" : "" }, { "dropping-particle" : "", "family" : "Haarsma", "given" : "Reindert J", "non-dropping-particle" : "", "parse-names" : false, "suffix" : "" }, { "dropping-particle" : "", "family" : "Oldenborgh", "given" : "Geert Jan", "non-dropping-particle" : "Van", "parse-names" : false, "suffix" : "" }, { "dropping-particle" : "", "family" : "Hazeleger", "given" : "Wilco", "non-dropping-particle" : "", "parse-names" : false, "suffix" : "" } ], "container-title" : "Journal of Climate", "id" : "ITEM-1", "issue" : "13", "issued" : { "date-parts" : [ [ "2015", "7", "1" ] ] }, "page" : "5134-5149", "title" : "Resolution Dependence of European Precipitation in a State-of-the-Art Atmospheric General Circulation Model", "translator" : [ { "dropping-particle" : "", "family" : "J2857", "given" : "", "non-dropping-particle" : "", "parse-names" : false, "suffix" : "" } ], "type" : "article-journal", "volume" : "28" }, "uris" : [ "http://www.mendeley.com/documents/?uuid=7b076b1d-c256-4143-8eaa-1ca2fd6cb68d", "http://www.mendeley.com/documents/?uuid=7ccec88c-4e75-40c6-aa11-afa1211cc098" ] } ], "mendeley" : { "formattedCitation" : "(van Haren et al., 2015)", "plainTextFormattedCitation" : "(van Haren et al., 2015)", "previouslyFormattedCitation" : "(van Haren et al., 2015)"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(van Haren et al., 2015)</w:t>
      </w:r>
      <w:r w:rsidRPr="00664605">
        <w:rPr>
          <w:rFonts w:cs="Times New Roman"/>
        </w:rPr>
        <w:fldChar w:fldCharType="end"/>
      </w:r>
      <w:r w:rsidRPr="00664605">
        <w:rPr>
          <w:rFonts w:cs="Times New Roman"/>
          <w:lang w:val="en-US"/>
        </w:rPr>
        <w:t xml:space="preserve"> </w:t>
      </w:r>
      <w:r w:rsidR="00D76038">
        <w:rPr>
          <w:rFonts w:cs="Times New Roman"/>
          <w:lang w:val="en-US"/>
        </w:rPr>
        <w:t>and orographic boundary conditions</w:t>
      </w:r>
      <w:r w:rsidRPr="00E457C1">
        <w:rPr>
          <w:rFonts w:cs="Times New Roman"/>
          <w:lang w:val="en-US"/>
        </w:rPr>
        <w:t xml:space="preserve"> </w:t>
      </w:r>
      <w:r w:rsidRPr="00664605">
        <w:rPr>
          <w:rFonts w:cs="Times New Roman"/>
        </w:rPr>
        <w:fldChar w:fldCharType="begin" w:fldLock="1"/>
      </w:r>
      <w:r w:rsidR="008F46A5" w:rsidRPr="00E457C1">
        <w:rPr>
          <w:rFonts w:cs="Times New Roman"/>
          <w:lang w:val="en-US"/>
        </w:rPr>
        <w:instrText>ADDIN CSL_CITATION { "citationItems" : [ { "id" : "ITEM-1", "itemData" : { "DOI" : "10.5194/hess-22-3933-2018", "author" : [ { "dropping-particle" : "", "family" : "Schiemann", "given" : "Reinhard", "non-dropping-particle" : "", "parse-names" : false, "suffix" : "" }, { "dropping-particle" : "", "family" : "Vidale", "given" : "Pier Luigi", "non-dropping-particle" : "", "parse-names" : false, "suffix" : "" }, { "dropping-particle" : "", "family" : "Shaffrey", "given" : "Len C", "non-dropping-particle" : "", "parse-names" : false, "suffix" : "" }, { "dropping-particle" : "", "family" : "Johnson", "given" : "Stephanie J", "non-dropping-particle" : "", "parse-names" : false, "suffix" : "" }, { "dropping-particle" : "", "family" : "Roberts", "given" : "Malcolm J", "non-dropping-particle" : "", "parse-names" : false, "suffix" : "" }, { "dropping-particle" : "", "family" : "Demory", "given" : "Marie-Estelle", "non-dropping-particle" : "", "parse-names" : false, "suffix" : "" }, { "dropping-particle" : "", "family" : "Mizielinski", "given" : "Matthew S", "non-dropping-particle" : "", "parse-names" : false, "suffix" : "" }, { "dropping-particle" : "", "family" : "Strachan", "given" : "Jane", "non-dropping-particle" : "", "parse-names" : false, "suffix" : "" } ], "container-title" : "Hydrology and Earth System Sciences", "id" : "ITEM-1", "issue" : "7", "issued" : { "date-parts" : [ [ "2018" ] ] }, "page" : "3933-3950", "publisher" : "Copernicus", "title" : "Mean and extreme precipitation over European river basins better simulated in a 25km AGCM", "translator" : [ { "dropping-particle" : "", "family" : "J2859", "given" : "", "non-dropping-particle" : "", "parse-names" : false, "suffix" : "" } ], "type" : "article-journal", "volume" : "22" }, "uris" : [ "http://www.mendeley.com/documents/?uuid=8c2da7fb-26f1-4648-82e6-79d79cbb3e1c", "http://www.mendeley.com/documents/?uuid=3e222930-b157-4008-877e-54c50071dbfe" ] } ], "mendeley" : { "formattedCitation" : "(Schiemann et al., 2018)", "plainTextFormattedCitation" : "(Schiemann et al., 2018)", "previouslyFormattedCitation" : "(Schiemann et al., 2018)" }, "properties" : { "noteIndex" : 0 }, "schema" : "https://github.com/citation-style-language/schema/raw/master/csl-citation.json" }</w:instrText>
      </w:r>
      <w:r w:rsidRPr="00664605">
        <w:rPr>
          <w:rFonts w:cs="Times New Roman"/>
        </w:rPr>
        <w:fldChar w:fldCharType="separate"/>
      </w:r>
      <w:r w:rsidR="00393F8C">
        <w:rPr>
          <w:rFonts w:cs="Times New Roman"/>
          <w:noProof/>
          <w:lang w:val="en-US"/>
        </w:rPr>
        <w:t>(Schiemann et al., 2018)</w:t>
      </w:r>
      <w:r w:rsidRPr="00664605">
        <w:rPr>
          <w:rFonts w:cs="Times New Roman"/>
        </w:rPr>
        <w:fldChar w:fldCharType="end"/>
      </w:r>
      <w:r w:rsidRPr="00E457C1">
        <w:rPr>
          <w:rFonts w:cs="Times New Roman"/>
          <w:lang w:val="en-US"/>
        </w:rPr>
        <w:t>.</w:t>
      </w:r>
    </w:p>
    <w:p w14:paraId="41036BF3" w14:textId="77777777" w:rsidR="00CE1769" w:rsidRPr="00E457C1" w:rsidRDefault="00CE1769" w:rsidP="00CE1769">
      <w:pPr>
        <w:pStyle w:val="AR6BodyText"/>
        <w:jc w:val="both"/>
        <w:rPr>
          <w:rFonts w:cs="Times New Roman"/>
          <w:lang w:val="en-US"/>
        </w:rPr>
      </w:pPr>
    </w:p>
    <w:p w14:paraId="3B5127D6" w14:textId="6393F566" w:rsidR="00CE1769" w:rsidRPr="00E457C1" w:rsidRDefault="00CE1769" w:rsidP="00CE1769">
      <w:pPr>
        <w:pStyle w:val="AR6BodyText"/>
        <w:rPr>
          <w:rFonts w:cs="Times New Roman"/>
          <w:noProof/>
          <w:lang w:val="en-US"/>
        </w:rPr>
      </w:pPr>
      <w:bookmarkStart w:id="3586" w:name="_Hlk66123369"/>
      <w:r w:rsidRPr="00E457C1">
        <w:rPr>
          <w:rFonts w:cs="Times New Roman"/>
          <w:noProof/>
          <w:lang w:val="en-US"/>
        </w:rPr>
        <w:t>In CMIP6 a number of Earth system models have increased the realism by which key biogeochemical aspects of the coupled Earth system are represented, affecting</w:t>
      </w:r>
      <w:ins w:id="3587" w:author="Sara M Tuson" w:date="2021-06-29T12:23:00Z">
        <w:r w:rsidR="00405B98">
          <w:rPr>
            <w:rFonts w:cs="Times New Roman"/>
            <w:noProof/>
            <w:lang w:val="en-US"/>
          </w:rPr>
          <w:t>,</w:t>
        </w:r>
      </w:ins>
      <w:r w:rsidRPr="00E457C1">
        <w:rPr>
          <w:rFonts w:cs="Times New Roman"/>
          <w:noProof/>
          <w:lang w:val="en-US"/>
        </w:rPr>
        <w:t xml:space="preserve"> </w:t>
      </w:r>
      <w:r w:rsidR="005B019E" w:rsidRPr="00E457C1">
        <w:rPr>
          <w:rFonts w:cs="Times New Roman"/>
          <w:noProof/>
          <w:lang w:val="en-US"/>
        </w:rPr>
        <w:t>for example</w:t>
      </w:r>
      <w:ins w:id="3588" w:author="Sara M Tuson" w:date="2021-06-29T12:23:00Z">
        <w:r w:rsidR="00405B98">
          <w:rPr>
            <w:rFonts w:cs="Times New Roman"/>
            <w:noProof/>
            <w:lang w:val="en-US"/>
          </w:rPr>
          <w:t>,</w:t>
        </w:r>
      </w:ins>
      <w:r w:rsidRPr="00E457C1">
        <w:rPr>
          <w:rFonts w:cs="Times New Roman"/>
          <w:noProof/>
          <w:lang w:val="en-US"/>
        </w:rPr>
        <w:t xml:space="preserve"> the carbon and nitrogen cycles, aerosols, and atmospheric chemistry</w:t>
      </w:r>
      <w:r w:rsidR="00886BB7" w:rsidRPr="00E457C1">
        <w:rPr>
          <w:rFonts w:cs="Times New Roman"/>
          <w:noProof/>
          <w:lang w:val="en-US"/>
        </w:rPr>
        <w:t xml:space="preserve"> </w:t>
      </w:r>
      <w:r w:rsidR="00886BB7">
        <w:rPr>
          <w:rFonts w:cs="Times New Roman"/>
          <w:noProof/>
        </w:rPr>
        <w:fldChar w:fldCharType="begin" w:fldLock="1"/>
      </w:r>
      <w:r w:rsidR="00D33CB6">
        <w:rPr>
          <w:rFonts w:cs="Times New Roman"/>
          <w:noProof/>
          <w:lang w:val="en-US"/>
        </w:rPr>
        <w:instrText>ADDIN CSL_CITATION { "citationItems" : [ { "id" : "ITEM-1", "itemData" : { "DOI" : "10.5194/gmd-11-2975-2018", "author" : [ { "dropping-particle" : "", "family" : "Cao", "given" : "J", "non-dropping-particle" : "", "parse-names" : false, "suffix" : "" }, { "dropping-particle" : "", "family" : "Wang", "given" : "B", "non-dropping-particle" : "", "parse-names" : false, "suffix" : "" }, { "dropping-particle" : "", "family" : "Yang", "given" : "Y.-M.", "non-dropping-particle" : "", "parse-names" : false, "suffix" : "" }, { "dropping-particle" : "", "family" : "Ma", "given" : "L", "non-dropping-particle" : "", "parse-names" : false, "suffix" : "" }, { "dropping-particle" : "", "family" : "Li", "given" : "J", "non-dropping-particle" : "", "parse-names" : false, "suffix" : "" }, { "dropping-particle" : "", "family" : "Sun", "given" : "B", "non-dropping-particle" : "", "parse-names" : false, "suffix" : "" }, { "dropping-particle" : "", "family" : "Bao", "given" : "Y", "non-dropping-particle" : "", "parse-names" : false, "suffix" : "" }, { "dropping-particle" : "", "family" : "He", "given" : "J", "non-dropping-particle" : "", "parse-names" : false, "suffix" : "" }, { "dropping-particle" : "", "family" : "Zhou", "given" : "X", "non-dropping-particle" : "", "parse-names" : false, "suffix" : "" }, { "dropping-particle" : "", "family" : "Wu", "given" : "L", "non-dropping-particle" : "", "parse-names" : false, "suffix" : "" } ], "container-title" : "Geoscientific Model Development", "id" : "ITEM-1", "issue" : "7", "issued" : { "date-parts" : [ [ "2018" ] ] }, "page" : "2975-2993", "title" : "The NUIST Earth System Model~(NESM) version 3: description and preliminary evaluation", "translator" : [ { "dropping-particle" : "", "family" : "J6958", "given" : "", "non-dropping-particle" : "", "parse-names" : false, "suffix" : "" } ], "type" : "article-journal", "volume" : "11" }, "uris" : [ "http://www.mendeley.com/documents/?uuid=35bc45cd-09b1-41c6-8cc0-94b31c52b81e" ] }, { "id" : "ITEM-2", "itemData" : { "DOI" : "10.1029/2019JD030943", "ISSN" : "21698996", "abstract" : "The Whole Atmosphere Community Climate Model version 6 (WACCM6) is a major update of the whole atmosphere modeling capability in the Community Earth System Model (CESM), featuring enhanced physical, chemical and aerosol parameterizations. This work describes WACCM6 and some of the important features of the model. WACCM6 can reproduce many modes of variability and trends in the middle atmosphere, including the quasi-biennial oscillation, stratospheric sudden warmings, and the evolution of Southern Hemisphere springtime ozone depletion over the twentieth century. WACCM6 can also reproduce the climate and temperature trends of the 20th century throughout the atmospheric column. The representation of the climate has improved in WACCM6, relative to WACCM4. In addition, there are improvements in high-latitude climate variability at the surface and sea ice extent in WACCM6 over the lower top version of the model (CAM6) that comes from the extended vertical domain and expanded aerosol chemistry in WACCM6, highlighting the importance of the stratosphere and tropospheric chemistry for high-latitude climate variability.", "author" : [ { "dropping-particle" : "", "family" : "Gettelman", "given" : "A.", "non-dropping-particle" : "", "parse-names" : false, "suffix" : "" }, { "dropping-particle" : "", "family" : "Mills", "given" : "M. J.", "non-dropping-particle" : "", "parse-names" : false, "suffix" : "" }, { "dropping-particle" : "", "family" : "Kinnison", "given" : "D. E.", "non-dropping-particle" : "", "parse-names" : false, "suffix" : "" }, { "dropping-particle" : "", "family" : "Garcia", "given" : "R. R.", "non-dropping-particle" : "", "parse-names" : false, "suffix" : "" }, { "dropping-particle" : "", "family" : "Smith", "given" : "A. K.", "non-dropping-particle" : "", "parse-names" : false, "suffix" : "" }, { "dropping-particle" : "", "family" : "Marsh", "given" : "D. R.", "non-dropping-particle" : "", "parse-names" : false, "suffix" : "" }, { "dropping-particle" : "", "family" : "Tilmes", "given" : "S.", "non-dropping-particle" : "", "parse-names" : false, "suffix" : "" }, { "dropping-particle" : "", "family" : "Vitt", "given" : "F.", "non-dropping-particle" : "", "parse-names" : false, "suffix" : "" }, { "dropping-particle" : "", "family" : "Bardeen", "given" : "C. G.", "non-dropping-particle" : "", "parse-names" : false, "suffix" : "" }, { "dropping-particle" : "", "family" : "McInerny", "given" : "J.", "non-dropping-particle" : "", "parse-names" : false, "suffix" : "" }, { "dropping-particle" : "", "family" : "Liu", "given" : "H. L.", "non-dropping-particle" : "", "parse-names" : false, "suffix" : "" }, { "dropping-particle" : "", "family" : "Solomon", "given" : "S. C.", "non-dropping-particle" : "", "parse-names" : false, "suffix" : "" }, { "dropping-particle" : "", "family" : "Polvani", "given" : "L. M.", "non-dropping-particle" : "", "parse-names" : false, "suffix" : "" }, { "dropping-particle" : "", "family" : "Emmons", "given" : "L. K.", "non-dropping-particle" : "", "parse-names" : false, "suffix" : "" }, { "dropping-particle" : "", "family" : "Lamarque", "given" : "J. F.", "non-dropping-particle" : "", "parse-names" : false, "suffix" : "" }, { "dropping-particle" : "", "family" : "Richter", "given" : "J. H.", "non-dropping-particle" : "", "parse-names" : false, "suffix" : "" }, { "dropping-particle" : "", "family" : "Glanville", "given" : "A. S.", "non-dropping-particle" : "", "parse-names" : false, "suffix" : "" }, { "dropping-particle" : "", "family" : "Bacmeister", "given" : "J. T.", "non-dropping-particle" : "", "parse-names" : false, "suffix" : "" }, { "dropping-particle" : "", "family" : "Phillips", "given" : "A. S.", "non-dropping-particle" : "", "parse-names" : false, "suffix" : "" }, { "dropping-particle" : "", "family" : "Neale", "given" : "R. B.", "non-dropping-particle" : "", "parse-names" : false, "suffix" : "" }, { "dropping-particle" : "", "family" : "Simpson", "given" : "I. R.", "non-dropping-particle" : "", "parse-names" : false, "suffix" : "" }, { "dropping-particle" : "", "family" : "DuVivier", "given" : "A. K.", "non-dropping-particle" : "", "parse-names" : false, "suffix" : "" }, { "dropping-particle" : "", "family" : "Hodzic", "given" : "A.", "non-dropping-particle" : "", "parse-names" : false, "suffix" : "" }, { "dropping-particle" : "", "family" : "Randel", "given" : "W. J.", "non-dropping-particle" : "", "parse-names" : false, "suffix" : "" } ], "container-title" : "Journal of Geophysical Research: Atmospheres", "id" : "ITEM-2", "issue" : "23", "issued" : { "date-parts" : [ [ "2019" ] ] }, "page" : "12380-12403", "title" : "The Whole Atmosphere Community Climate Model Version 6 (WACCM6)", "translator" : [ { "dropping-particle" : "", "family" : "J6188", "given" : "", "non-dropping-particle" : "", "parse-names" : false, "suffix" : "" } ], "type" : "article-journal", "volume" : "124" }, "uris" : [ "http://www.mendeley.com/documents/?uuid=4a29666b-17f7-4af5-8302-a53c76820adc" ] }, { "id" : "ITEM-3", "itemData" : { "DOI" : "10.12006/j.issn.1673-1719.2019.166", "author" : [ { "dropping-particle" : "", "family" : "Lin", "given" : "Yan-Luan", "non-dropping-particle" : "", "parse-names" : false, "suffix" : "" }, { "dropping-particle" : "", "family" : "Liang", "given" : "Yi-Shuang", "non-dropping-particle" : "", "parse-names" : false, "suffix" : "" }, { "dropping-particle" : "", "family" : "Yi Qin", "given" : "Shi-Ming", "non-dropping-particle" : "", "parse-names" : false, "suffix" : "" }, { "dropping-particle" : "", "family" : "Xu", "given" : "Wen-Yu", "non-dropping-particle" : "", "parse-names" : false, "suffix" : "" }, { "dropping-particle" : "", "family" : "Huang", "given" : "Fang-Hua", "non-dropping-particle" : "", "parse-names" : false, "suffix" : "" }, { "dropping-particle" : "", "family" : "Xu", "given" : "Li", "non-dropping-particle" : "", "parse-names" : false, "suffix" : "" }, { "dropping-particle" : "", "family" : "Liu", "given" : "Yong", "non-dropping-particle" : "", "parse-names" : false, "suffix" : "" }, { "dropping-particle" : "", "family" : "Wang", "given" : "Yi-Ran", "non-dropping-particle" : "", "parse-names" : false, "suffix" : "" }, { "dropping-particle" : "", "family" : "Peng", "given" : "Lan-Ning", "non-dropping-particle" : "", "parse-names" : false, "suffix" : "" }, { "dropping-particle" : "", "family" : "Wang", "given" : "Wei", "non-dropping-particle" : "", "parse-names" : false, "suffix" : "" }, { "dropping-particle" : "", "family" : "Xue", "given" : "Hao-Huan", "non-dropping-particle" : "", "parse-names" : false, "suffix" : "" }, { "dropping-particle" : "", "family" : "Fu", "given" : "Guang-Jun", "non-dropping-particle" : "", "parse-names" : false, "suffix" : "" }, { "dropping-particle" : "", "family" : "Zhang", "given" : "Bin", "non-dropping-particle" : "", "parse-names" : false, "suffix" : "" }, { "dropping-particle" : "", "family" : "Wang", "given" : "Rui-Zhe", "non-dropping-particle" : "", "parse-names" : false, "suffix" : "" }, { "dropping-particle" : "", "family" : "Li", "given" : "Cheng", "non-dropping-particle" : "", "parse-names" : false, "suffix" : "" }, { "dropping-particle" : "", "family" : "Zhang", "given" : "Hui", "non-dropping-particle" : "", "parse-names" : false, "suffix" : "" }, { "dropping-particle" : "", "family" : "Lu", "given" : "Kun", "non-dropping-particle" : "", "parse-names" : false, "suffix" : "" }, { "dropping-particle" : "", "family" : "Yang", "given" : "Yong", "non-dropping-particle" : "", "parse-names" : false, "suffix" : "" }, { "dropping-particle" : "", "family" : "LUO", "given" : "Yu-Qi", "non-dropping-particle" : "", "parse-names" : false, "suffix" : "" }, { "dropping-particle" : "", "family" : "BAI", "given" : "Zhen-Ya", "non-dropping-particle" : "", "parse-names" : false, "suffix" : "" }, { "dropping-particle" : "", "family" : "SONG", "given" : "Min-Qi", "non-dropping-particle" : "", "parse-names" : false, "suffix" : "" }, { "dropping-particle" : "", "family" : "WANG", "given" : "Wen-Jie", "non-dropping-particle" : "", "parse-names" : false, "suffix" : "" }, { "dropping-particle" : "", "family" : "ZHAO", "given" : "Feng", "non-dropping-particle" : "", "parse-names" : false, "suffix" : "" }, { "dropping-particle" : "", "family" : "ZHANG", "given" : "Jing-Heng", "non-dropping-particle" : "", "parse-names" : false, "suffix" : "" }, { "dropping-particle" : "", "family" : "XU", "given" : "", "non-dropping-particle" : "", "parse-names" : false, "suffix" : "" }, { "dropping-particle" : "", "family" : "ZHAO", "given" : "Xi", "non-dropping-particle" : "", "parse-names" : false, "suffix" : "" }, { "dropping-particle" : "", "family" : "LU", "given" : "Chun-Song", "non-dropping-particle" : "", "parse-names" : false, "suffix" : "" }, { "dropping-particle" : "", "family" : "LUO", "given" : "Yi-Qi", "non-dropping-particle" : "", "parse-names" : false, "suffix" : "" }, { "dropping-particle" : "", "family" : "CHEN", "given" : "Yi-Zhao", "non-dropping-particle" : "", "parse-names" : false, "suffix" : "" }, { "dropping-particle" : "", "family" : "HU", "given" : "Yong", "non-dropping-particle" : "", "parse-names" : false, "suffix" : "" }, { "dropping-particle" : "", "family" : "TANG", "given" : "Qiang", "non-dropping-particle" : "", "parse-names" : false, "suffix" : "" }, { "dropping-particle" : "", "family" : "CHEN", "given" : "De-Xun", "non-dropping-particle" : "", "parse-names" : false, "suffix" : "" }, { "dropping-particle" : "", "family" : "YANG", "given" : "Guang-Wen", "non-dropping-particle" : "", "parse-names" : false, "suffix" : "" }, { "dropping-particle" : "", "family" : "GONG", "given" : "Peng", "non-dropping-particle" : "", "parse-names" : false, "suffix" : "" }, { "dropping-particle" : "", "family" : "HUANG", "given" : "Xiao-Meng", "non-dropping-particle" : "", "parse-names" : false, "suffix" : "" } ], "container-title" : "Advances in Climate Change Research", "id" : "ITEM-3", "issue" : "5", "issued" : { "date-parts" : [ [ "2019" ] ] }, "note" : "10.12006/j.issn.1673-1719.2019.166", "page" : "545-550", "title" : "The Community Integrated Earth System Model (CIESM) from Tsinghua University and its plan for CMIP6 experiments", "translator" : [ { "dropping-particle" : "", "family" : "J6953", "given" : "", "non-dropping-particle" : "", "parse-names" : false, "suffix" : "" } ], "type" : "article", "volume" : "15" }, "uris" : [ "http://www.mendeley.com/documents/?uuid=e8b6f1be-6ead-4299-a4b6-0f705d92e268" ] }, { "id" : "ITEM-4", "itemData" : { "DOI" : "10.1029/2018MS001400", "ISSN" : "19422466", "abstract" : "A new release of the Max Planck Institute for Meteorology Earth System Model version 1.2 (MPI-ESM1.2) is presented. The development focused on correcting errors in and improving the physical processes representation, as well as improving the computational performance, versatility, and overall user friendliness. In addition to new radiation and aerosol parameterizations of the atmosphere, several relatively large, but partly compensating, coding errors in the model's cloud, convection, and turbulence parameterizations were corrected. The representation of land processes was refined by introducing a multilayer soil hydrology scheme, extending the land biogeochemistry to include the nitrogen cycle, replacing the soil and litter decomposition model and improving the representation of wildfires. The ocean biogeochemistry now represents cyanobacteria prognostically in order to capture the response of nitrogen fixation to changing climate conditions and further includes improved detritus settling and numerous other refinements. As something new, in addition to limiting drift and minimizing certain biases, the instrumental record warming was explicitly taken into account during the tuning process. To this end, a very high climate sensitivity of around 7\u00a0K caused by low-level clouds in the tropics as found in an intermediate model version was addressed, as it was not deemed possible to match observed warming otherwise. As a result, the model has a climate sensitivity to a doubling of CO2 over preindustrial conditions of 2.77\u00a0K, maintaining the previously identified highly nonlinear global mean response to increasing CO2 forcing, which nonetheless can be represented by a simple two-layer model.", "author" : [ { "dropping-particle" : "", "family" : "Mauritsen", "given" : "Thorsten", "non-dropping-particle" : "", "parse-names" : false, "suffix" : "" }, { "dropping-particle" : "", "family" : "Bader", "given" : "J\u00fcrgen", "non-dropping-particle" : "", "parse-names" : false, "suffix" : "" }, { "dropping-particle" : "", "family" : "Becker", "given" : "Tobias", "non-dropping-particle" : "", "parse-names" : false, "suffix" : "" }, { "dropping-particle" : "", "family" : "Behrens", "given" : "J\u00f6rg", "non-dropping-particle" : "", "parse-names" : false, "suffix" : "" }, { "dropping-particle" : "", "family" : "Bittner", "given" : "Matthias", "non-dropping-particle" : "", "parse-names" : false, "suffix" : "" }, { "dropping-particle" : "", "family" : "Brokopf", "given" : "Renate",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"Crueger", "given" : "Traute", "non-dropping-particle" : "", "parse-names" : false, "suffix" : "" }, { "dropping-particle" : "", "family" : "Esch", "given" : "Monika", "non-dropping-particle" : "", "parse-names" : false, "suffix" : "" }, { "dropping-particle" : "", "family" : "Fast", "given" : "Irina", "non-dropping-particle" : "", "parse-names" : false, "suffix" : "" }, { "dropping-particle" : "", "family" : "Fiedler", "given" : "Stephanie", "non-dropping-particle" : "", "parse-names" : false, "suffix" : "" }, { "dropping-particle" : "", "family" : "Fl\u00e4schner", "given" : "Dagmar", "non-dropping-particle" : "", "parse-names" : false, "suffix" : "" }, { "dropping-particle" : "", "family" : "Gayler", "given" : "Veronika", "non-dropping-particle" : "", "parse-names" : false, "suffix" : "" }, { "dropping-particle" : "", "family" : "Giorgetta", "given" : "Marco", "non-dropping-particle" : "", "parse-names" : false, "suffix" : "" }, { "dropping-particle" : "", "family" : "Goll", "given" : "Daniel S.", "non-dropping-particle" : "", "parse-names" : false, "suffix" : "" }, { "dropping-particle" : "", "family" : "Haak", "given" : "Helmuth", "non-dropping-particle" : "", "parse-names" : false, "suffix" : "" }, { "dropping-particle" : "", "family" : "Hagemann", "given" : "Stefan", "non-dropping-particle" : "", "parse-names" : false, "suffix" : "" }, { "dropping-particle" : "", "family" : "Hedemann", "given" : "Christopher", "non-dropping-particle" : "", "parse-names" : false, "suffix" : "" }, { "dropping-particle" : "", "family" : "Hohenegger", "given" : "Cathy", "non-dropping-particle" : "", "parse-names" : false, "suffix" : "" }, { "dropping-particle" : "", "family" : "Ilyina", "given" : "Tatiana", "non-dropping-particle" : "", "parse-names" : false, "suffix" : "" }, { "dropping-particle" : "", "family" : "Jahns", "given" : "Thomas", "non-dropping-particle" : "", "parse-names" : false, "suffix" : "" }, { "dropping-particle" : "", "family" : "Jimen\u00e9z-de-la-Cuesta", "given" : "Diego", "non-dropping-particle" : "", "parse-names" : false, "suffix" : "" }, { "dropping-particle" : "", "family" : "Jungclaus", "given" : "Johann", "non-dropping-particle" : "", "parse-names" : false, "suffix" : "" }, { "dropping-particle" : "", "family" : "Kleinen", "given" : "Thomas", "non-dropping-particle" : "", "parse-names" : false, "suffix" : "" }, { "dropping-particle" : "", "family" : "Kloster", "given" : "Silvia", "non-dropping-particle" : "", "parse-names" : false, "suffix" : "" }, { "dropping-particle" : "", "family" : "Kracher", "given" : "Daniela", "non-dropping-particle" : "", "parse-names" : false, "suffix" : "" }, { "dropping-particle" : "", "family" : "Kinne", "given" : "Stefan", "non-dropping-particle" : "", "parse-names" : false, "suffix" : "" }, { "dropping-particle" : "", "family" : "Kleberg", "given" : "Deike", "non-dropping-particle" : "", "parse-names" : false, "suffix" : "" }, { "dropping-particle" : "", "family" : "Lasslop", "given" : "Gitta", "non-dropping-particle" : "", "parse-names" : false, "suffix" : "" }, { "dropping-particle" : "", "family" : "Kornblueh", "given" : "Luis", "non-dropping-particle" : "", "parse-names" : false, "suffix" : "" }, { "dropping-particle" : "", "family" : "Marotzke", "given" : "Jochem", "non-dropping-particle" : "", "parse-names" : false, "suffix" : "" }, { "dropping-particle" : "", "family" : "Matei", "given" : "Daniela", "non-dropping-particle" : "", "parse-names" : false, "suffix" : "" }, { "dropping-particle" : "", "family" : "Meraner", "given" : "Katharina", "non-dropping-particle" : "", "parse-names" : false, "suffix" : "" }, { "dropping-particle" : "", "family" : "Mikolajewicz", "given" : "Uwe", "non-dropping-particle" : "", "parse-names" : false, "suffix" : "" }, { "dropping-particle" : "", "family" : "Modali", "given" : "Kameswarrao", "non-dropping-particle" : "", "parse-names" : false, "suffix" : "" }, { "dropping-particle" : "", "family" : "M\u00f6bis", "given" : "Benjamin", "non-dropping-particle" : "", "parse-names" : false, "suffix" : "" }, { "dropping-particle" : "", "family" : "M\u00fcller", "given" : "Wolfgang A.", "non-dropping-particle" : "", "parse-names" : false, "suffix" : "" }, { "dropping-particle" : "", "family" : "Nabel", "given" : "Julia E.M.S.", "non-dropping-particle" : "", "parse-names" : false, "suffix" : "" }, { "dropping-particle" : "", "family" : "Nam", "given" : "Christine C.W.", "non-dropping-particle" : "", "parse-names" : false, "suffix" : "" }, { "dropping-particle" : "", "family" : "Notz", "given" : "Dirk", "non-dropping-particle" : "", "parse-names" : false, "suffix" : "" }, { "dropping-particle" : "", "family" : "Nyawira", "given" : "Sarah Sylvia", "non-dropping-particle" : "", "parse-names" : false, "suffix" : "" }, { "dropping-particle" : "", "family" : "Paulsen", "given" : "Hanna", "non-dropping-particle" : "", "parse-names" : false, "suffix" : "" }, { "dropping-particle" : "", "family" : "Peters", "given" : "Karsten", "non-dropping-particle" : "", "parse-names" : false, "suffix" : "" }, { "dropping-particle" : "", "family" : "Pincus", "given" : "Robert", "non-dropping-particle" : "", "parse-names" : false, "suffix" : "" }, { "dropping-particle" : "", "family" : "Pohlmann", "given" : "Holger", "non-dropping-particle" : "", "parse-names" : false, "suffix" : "" }, { "dropping-particle" : "", "family" : "Pongratz", "given" : "Julia", "non-dropping-particle" : "", "parse-names" : false, "suffix" : "" }, { "dropping-particle" : "", "family" : "Popp", "given" : "Max", "non-dropping-particle" : "", "parse-names" : false, "suffix" : "" }, { "dropping-particle" : "", "family" : "Raddatz", "given" : "Thomas J\u00fcrgen", "non-dropping-particle" : "", "parse-names" : false, "suffix" : "" }, { "dropping-particle" : "", "family" : "Rast", "given" : "Sebastian", "non-dropping-particle" : "", "parse-names" : false, "suffix" : "" }, { "dropping-particle" : "", "family" : "Redler", "given" : "Rene", "non-dropping-particle" : "", "parse-names" : false, "suffix" : "" }, { "dropping-particle" : "", "family" : "Reick", "given" : "Christian H.", "non-dropping-particle" : "", "parse-names" : false, "suffix" : "" }, { "dropping-particle" : "", "family" : "Rohrschneider", "given" : "Tim", "non-dropping-particle" : "", "parse-names" : false, "suffix" : "" }, { "dropping-particle" : "", "family" : "Schemann", "given" : "Vera", "non-dropping-particle" : "", "parse-names" : false, "suffix" : "" }, { "dropping-particle" : "", "family" : "Schmidt", "given" : "Hauke", "non-dropping-particle" : "", "parse-names" : false, "suffix" : "" }, { "dropping-particle" : "", "family" : "Schnur", "given" : "Reiner", "non-dropping-particle" : "", "parse-names" : false, "suffix" : "" }, { "dropping-particle" : "", "family" : "Schulzweida", "given" : "Uwe", "non-dropping-particle" : "", "parse-names" : false, "suffix" : "" }, { "dropping-particle" : "", "family" : "Six", "given" : "Katharina D.", "non-dropping-particle" : "", "parse-names" : false, "suffix" : "" }, { "dropping-particle" : "", "family" : "Stein", "given" : "Lukas", "non-dropping-particle" : "", "parse-names" : false, "suffix" : "" }, { "dropping-particle" : "", "family" : "Stemmler", "given" : "Irene", "non-dropping-particle" : "", "parse-names" : false, "suffix" : "" }, { "dropping-particle" : "", "family" : "Stevens", "given" : "Bjorn", "non-dropping-particle" : "", "parse-names" : false, "suffix" : "" }, { "dropping-particle" : "", "family" : "Storch", "given" : "Jin Song", "non-dropping-particle" : "von", "parse-names" : false, "suffix" : "" }, { "dropping-particle" : "", "family" : "Tian", "given" : "Fangxing", "non-dropping-particle" : "", "parse-names" : false, "suffix" : "" }, { "dropping-particle" : "", "family" : "Voigt", "given" : "Aiko", "non-dropping-particle" : "", "parse-names" : false, "suffix" : "" }, { "dropping-particle" : "", "family" : "Vrese", "given" : "Philipp", "non-dropping-particle" : "", "parse-names" : false, "suffix" : "" }, { "dropping-particle" : "", "family" : "Wieners", "given" : "Karl Hermann", "non-dropping-particle" : "", "parse-names" : false, "suffix" : "" }, { "dropping-particle" : "", "family" : "Wilkenskjeld", "given" : "Stiig", "non-dropping-particle" : "", "parse-names" : false, "suffix" : "" }, { "dropping-particle" : "", "family" : "Winkler", "given" : "Alexander", "non-dropping-particle" : "", "parse-names" : false, "suffix" : "" }, { "dropping-particle" : "", "family" : "Roeckner", "given" : "Erich", "non-dropping-particle" : "", "parse-names" : false, "suffix" : "" } ], "container-title" : "Journal of Advances in Modeling Earth Systems", "id" : "ITEM-4", "issue" : "4", "issued" : { "date-parts" : [ [ "2019" ] ] }, "title" : "Developments in the MPI-M Earth System Model version 1.2 (MPI-ESM1.2) and Its Response to Increasing CO2", "translator" : [ { "dropping-particle" : "", "family" : "J6823", "given" : "", "non-dropping-particle" : "", "parse-names" : false, "suffix" : "" } ], "type" : "article-journal", "volume" : "11" }, "uris" : [ "http://www.mendeley.com/documents/?uuid=a264aa43-f39b-47b2-b04e-e5f5366671a1" ] }, { "id" : "ITEM-5", "itemData" : { "DOI" : "10.1029/2019MS001791", "ISSN" : "1942-2466", "abstract" : "Abstract This study introduces CNRM-ESM2-1, the Earth system (ES) model of second generation developed by CNRM-CERFACS for the sixth phase of the Coupled Model Intercomparison Project (CMIP6). CNRM-ESM2-1 offers a higher model complexity than the Atmosphere-Ocean General Circulation Model CNRM-CM6-1 by adding interactive ES components such as carbon cycle, aerosols, and atmospheric chemistry. As both models share the same code, physical parameterizations, and grid resolution, they offer a fully traceable framework to investigate how far the represented ES processes impact the model performance over present-day, response to external forcing and future climate projections. Using a large variety of CMIP6 experiments, we show that represented ES processes impact more prominently the model response to external forcing than the model performance over present-day. Both models display comparable performance at replicating modern observations although the mean climate of CNRM-ESM2-1 is slightly warmer than that of CNRM-CM6-1. This difference arises from land cover-aerosol interactions where the use of different soil vegetation distributions between both models impacts the rate of dust emissions. This interaction results in a smaller aerosol burden in CNRM-ESM2-1 than in CNRM-CM6-1, leading to a different surface radiative budget and climate. Greater differences are found when comparing the model response to external forcing and future climate projections. Represented ES processes damp future warming by up to 10% in CNRM-ESM2-1 with respect to CNRM-CM6-1. The representation of land vegetation and the CO2-water-stomatal feedback between both models explain about 60% of this difference. The remainder is driven by other ES feedbacks such as the natural aerosol feedback.", "author" : [ { "dropping-particle" : "", "family" : "S\u00e9f\u00e9rian", "given" : "Roland", "non-dropping-particle" : "", "parse-names" : false, "suffix" : "" }, { "dropping-particle" : "", "family" : "Nabat", "given" : "Pierre", "non-dropping-particle" : "", "parse-names" : false, "suffix" : "" }, { "dropping-particle" : "", "family" : "Michou", "given" : "Martine", "non-dropping-particle" : "", "parse-names" : false, "suffix" : "" }, { "dropping-particle" : "", "family" : "Saint-Martin", "given" : "David", "non-dropping-particle" : "", "parse-names" : false, "suffix" : "" }, { "dropping-particle" : "", "family" : "Voldoire", "given" : "Aurore", "non-dropping-particle" : "", "parse-names" : false, "suffix" : "" }, { "dropping-particle" : "", "family" : "Colin", "given" : "Jeanne", "non-dropping-particle" : "", "parse-names" : false, "suffix" : "" }, { "dropping-particle" : "", "family" : "Decharme", "given" : "Bertrand", "non-dropping-particle" : "", "parse-names" : false, "suffix" : "" }, { "dropping-particle" : "", "family" : "Delire", "given" : "Christine", "non-dropping-particle" : "", "parse-names" : false, "suffix" : "" }, { "dropping-particle" : "", "family" : "Berthet", "given" : "Sarah", "non-dropping-particle" : "", "parse-names" : false, "suffix" : "" }, { "dropping-particle" : "", "family" : "Chevallier", "given" : "Matthieu", "non-dropping-particle" : "", "parse-names" : false, "suffix" : "" }, { "dropping-particle" : "", "family" : "S\u00e9n\u00e9si", "given" : "Stephane", "non-dropping-particle" : "", "parse-names" : false, "suffix" : "" }, { "dropping-particle" : "", "family" : "Franchisteguy", "given" : "Laurent", "non-dropping-particle" : "", "parse-names" : false, "suffix" : "" }, { "dropping-particle" : "", "family" : "Vial", "given" : "Jessica", "non-dropping-particle" : "", "parse-names" : false, "suffix" : "" }, { "dropping-particle" : "", "family" : "Mallet", "given" : "Marc", "non-dropping-particle" : "", "parse-names" : false, "suffix" : "" }, { "dropping-particle" : "", "family" : "Joetzjer", "given" : "Emilie", "non-dropping-particle" : "", "parse-names" : false, "suffix" : "" }, { "dropping-particle" : "", "family" : "Geoffroy", "given" : "Olivier", "non-dropping-particle" : "", "parse-names" : false, "suffix" : "" }, { "dropping-particle" : "", "family" : "Gu\u00e9r\u00e9my", "given" : "Jean-Fran\u00e7ois", "non-dropping-particle" : "", "parse-names" : false, "suffix" : "" }, { "dropping-particle" : "", "family" : "Moine", "given" : "Marie-Pierre", "non-dropping-particle" : "", "parse-names" : false, "suffix" : "" }, { "dropping-particle" : "", "family" : "Msadek", "given" : "Rym", "non-dropping-particle" : "", "parse-names" : false, "suffix" : "" }, { "dropping-particle" : "", "family" : "Ribes", "given" : "Aur\u00e9lien", "non-dropping-particle" : "", "parse-names" : false, "suffix" : "" }, { "dropping-particle" : "", "family" : "Rocher", "given" : "Matthias", "non-dropping-particle" : "", "parse-names" : false, "suffix" : "" }, { "dropping-particle" : "", "family" : "Roehrig", "given" : "Romain", "non-dropping-particle" : "", "parse-names" : false, "suffix" : "" }, { "dropping-particle" : "", "family" : "Salas-y-M\u00e9lia", "given" : "David", "non-dropping-particle" : "", "parse-names" : false, "suffix" : "" }, { "dropping-particle" : "", "family" : "Sanchez", "given" : "Emilia", "non-dropping-particle" : "", "parse-names" : false, "suffix" : "" }, { "dropping-particle" : "", "family" : "Terray", "given" : "Laurent", "non-dropping-particle" : "", "parse-names" : false, "suffix" : "" }, { "dropping-particle" : "", "family" : "Valcke", "given" : "Sophie", "non-dropping-particle" : "", "parse-names" : false, "suffix" : "" }, { "dropping-particle" : "", "family" : "Waldman", "given" : "Robin", "non-dropping-particle" : "", "parse-names" : false, "suffix" : "" }, { "dropping-particle" : "", "family" : "Aumont", "given" : "Olivier", "non-dropping-particle" : "", "parse-names" : false, "suffix" : "" }, { "dropping-particle" : "", "family" : "Bopp", "given" : "Laurent", "non-dropping-particle" : "", "parse-names" : false, "suffix" : "" }, { "dropping-particle" : "", "family" : "Deshayes", "given" : "Julie", "non-dropping-particle" : "", "parse-names" : false, "suffix" : "" }, { "dropping-particle" : "", "family" : "\u00c9th\u00e9", "given" : "Christian", "non-dropping-particle" : "", "parse-names" : false, "suffix" : "" }, { "dropping-particle" : "", "family" : "Madec", "given" : "Gurvan", "non-dropping-particle" : "", "parse-names" : false, "suffix" : "" } ], "container-title" : "Journal of Advances in Modeling Earth Systems", "id" : "ITEM-5", "issue" : "n/a", "issued" : { "date-parts" : [ [ "2019", "11", "6" ] ] }, "note" : "doi: 10.1029/2019MS001791", "publisher" : "John Wiley &amp; Sons, Ltd", "title" : "Evaluation of CNRM Earth System Model, CNRM-ESM2-1: Role of Earth System Processes in Present-Day and Future Climate", "translator" : [ { "dropping-particle" : "", "family" : "J6168", "given" : "", "non-dropping-particle" : "", "parse-names" : false, "suffix" : "" } ], "type" : "article-journal", "volume" : "n/a" }, "uris" : [ "http://www.mendeley.com/documents/?uuid=a6d425a9-3274-48c3-899c-caad7fd20913" ] }, { "id" : "ITEM-6", "itemData" : { "DOI" : "10.1029/2019MS001739", "ISSN" : "1942-2466", "author" : [ { "dropping-particle" : "", "family" : "Sellar", "given" : "Alistair A", "non-dropping-particle" : "", "parse-names" : false, "suffix" : "" }, { "dropping-particle" : "", "family" : "Jones", "given" : "Colin G", "non-dropping-particle" : "", "parse-names" : false, "suffix" : "" }, { "dropping-particle" : "", "family" : "Mulcahy", "given" : "Jane P.", "non-dropping-particle" : "", "parse-names" : false, "suffix" : "" }, { "dropping-particle" : "", "family" : "Tang", "given" : "Yongming", "non-dropping-particle" : "", "parse-names" : false, "suffix" : "" }, { "dropping-particle" : "", "family" : "Yool", "given" : "Andrew", "non-dropping-particle" : "", "parse-names" : false, "suffix" : "" }, { "dropping-particle" : "", "family" : "Wiltshire", "given" : "Andy", "non-dropping-particle" : "", "parse-names" : false, "suffix" : "" }, { "dropping-particle" : "", "family" : "O'Connor", "given" : "Fiona M.", "non-dropping-particle" : "", "parse-names" : false, "suffix" : "" }, { "dropping-particle" : "", "family" : "Stringer", "given" : "Marc", "non-dropping-particle" : "", "parse-names" : false, "suffix" : "" }, { "dropping-particle" : "", "family" : "Hill", "given" : "Richard", "non-dropping-particle" : "", "parse-names" : false, "suffix" : "" }, { "dropping-particle" : "", "family" : "Palmieri", "given" : "Julien", "non-dropping-particle" : "", "parse-names" : false, "suffix" : "" }, { "dropping-particle" : "", "family" : "Woodward", "given" : "Stephanie", "non-dropping-particle" : "", "parse-names" : false, "suffix" : "" }, { "dropping-particle" : "", "family" : "Mora", "given" : "Lee", "non-dropping-particle" : "", "parse-names" : false, "suffix" : "" }, { "dropping-particle" : "", "family" : "Kuhlbrodt", "given" : "Till", "non-dropping-particle" : "", "parse-names" : false, "suffix" : "" }, { "dropping-particle" : "", "family" : "Rumbold", "given" : "Steven T.", "non-dropping-particle" : "", "parse-names" : false, "suffix" : "" }, { "dropping-particle" : "", "family" : "Kelley", "given" : "Douglas I.", "non-dropping-particle" : "", "parse-names" : false, "suffix" : "" }, { "dropping-particle" : "", "family" : "Ellis", "given" : "Rich", "non-dropping-particle" : "", "parse-names" : false, "suffix" : "" }, { "dropping-particle" : "", "family" : "Johnson", "given" : "Colin E.", "non-dropping-particle" : "", "parse-names" : false, "suffix" : "" }, { "dropping-particle" : "", "family" : "Walton", "given" : "Jeremy", "non-dropping-particle" : "", "parse-names" : false, "suffix" : "" }, { "dropping-particle" : "", "family" : "Abraham", "given" : "Nathan Luke", "non-dropping-particle" : "", "parse-names" : false, "suffix" : "" }, { "dropping-particle" : "", "family" : "Andrews", "given" : "Martin B.", "non-dropping-particle" : "", "parse-names" : false, "suffix" : "" }, { "dropping-particle" : "", "family" : "Andrews", "given" : "Timothy", "non-dropping-particle" : "", "parse-names" : false, "suffix" : "" }, { "dropping-particle" : "", "family" : "Archibald", "given" : "Alex T.", "non-dropping-particle" : "", "parse-names" : false, "suffix" : "" }, { "dropping-particle" : "", "family" : "Berthou", "given" : "S\u00e9gol\u00e8ne", "non-dropping-particle" : "", "parse-names" : false, "suffix" : "" }, { "dropping-particle" : "", "family" : "Burke", "given" : "Eleanor", "non-dropping-particle" : "", "parse-names" : false, "suffix" : "" }, { "dropping-particle" : "", "family" : "Blockley", "given" : "Ed", "non-dropping-particle" : "", "parse-names" : false, "suffix" : "" }, { "dropping-particle" : "", "family" : "Carslaw", "given" : "Ken", "non-dropping-particle" : "", "parse-names" : false, "suffix" : "" }, { "dropping-particle" : "", "family" : "Dalvi", "given" : "Mohit", "non-dropping-particle" : "", "parse-names" : false, "suffix" : "" }, { "dropping-particle" : "", "family" : "Edwards", "given" : "John", "non-dropping-particle" : "", "parse-names" : false, "suffix" : "" }, { "dropping-particle" : "", "family" : "Folberth", "given" : "Gerd A.", "non-dropping-particle" : "", "parse-names" : false, "suffix" : "" }, { "dropping-particle" : "", "family" : "Gedney", "given" : "Nicola", "non-dropping-particle" : "", "parse-names" : false, "suffix" : "" }, { "dropping-particle" : "", "family" : "Griffiths", "given" : "Paul T.", "non-dropping-particle" : "", "parse-names" : false, "suffix" : "" }, { "dropping-particle" : "", "family" : "Harper", "given" : "Anna B.", "non-dropping-particle" : "", "parse-names" : false, "suffix" : "" }, { "dropping-particle" : "", "family" : "Hendry", "given" : "Maggie A.", "non-dropping-particle" : "", "parse-names" : false, "suffix" : "" }, { "dropping-particle" : "", "family" : "Hewitt", "given" : "Alan J.", "non-dropping-particle" : "", "parse-names" : false, "suffix" : "" }, { "dropping-particle" : "", "family" : "Johnson", "given" : "Ben", "non-dropping-particle" : "", "parse-names" : false, "suffix" : "" }, { "dropping-particle" : "", "family" : "Jones", "given" : "Andy", "non-dropping-particle" : "", "parse-names" : false, "suffix" : "" }, { "dropping-particle" : "", "family" : "Jones", "given" : "Chris D.", "non-dropping-particle" : "", "parse-names" : false, "suffix" : "" }, { "dropping-particle" : "", "family" : "Keeble", "given" : "James", "non-dropping-particle" : "", "parse-names" : false, "suffix" : "" }, { "dropping-particle" : "", "family" : "Liddicoat", "given" : "Spencer", "non-dropping-particle" : "", "parse-names" : false, "suffix" : "" }, { "dropping-particle" : "", "family" : "Morgenstern", "given" : "Olaf", "non-dropping-particle" : "", "parse-names" : false, "suffix" : "" }, { "dropping-particle" : "", "family" : "Parker", "given" : "Robert J.", "non-dropping-particle" : "", "parse-names" : false, "suffix" : "" }, { "dropping-particle" : "", "family" : "Predoi", "given" : "Valeriu", "non-dropping-particle" : "", "parse-names" : false, "suffix" : "" }, { "dropping-particle" : "", "family" : "Robertson", "given" : "Eddy", "non-dropping-particle" : "", "parse-names" : false, "suffix" : "" }, { "dropping-particle" : "", "family" : "Siahaan", "given" : "Antony", "non-dropping-particle" : "", "parse-names" : false, "suffix" : "" }, { "dropping-particle" : "", "family" : "Smith", "given" : "Robin S.", "non-dropping-particle" : "", "parse-names" : false, "suffix" : "" }, { "dropping-particle" : "", "family" : "Swaminathan", "given" : "Ranjini", "non-dropping-particle" : "", "parse-names" : false, "suffix" : "" }, { "dropping-particle" : "", "family" : "Woodhouse", "given" : "Matthew T.", "non-dropping-particle" : "", "parse-names" : false, "suffix" : "" }, { "dropping-particle" : "", "family" : "Zeng", "given" : "Guang", "non-dropping-particle" : "", "parse-names" : false, "suffix" : "" }, { "dropping-particle" : "", "family" : "Zerroukat", "given" : "Mohamed", "non-dropping-particle" : "", "parse-names" : false, "suffix" : "" } ], "container-title" : "Journal of Advances in Modeling Earth Systems", "id" : "ITEM-6", "issue" : "12", "issued" : { "date-parts" : [ [ "2019", "12", "21" ] ] }, "page" : "4513-4558", "publisher" : "Wiley Online Library", "title" : "UKESM1: Description and Evaluation of the U.K. Earth System Model", "translator" : [ { "dropping-particle" : "", "family" : "J2974", "given" : "", "non-dropping-particle" : "", "parse-names" : false, "suffix" : "" } ], "type" : "article-journal", "volume" : "11" }, "uris" : [ "http://www.mendeley.com/documents/?uuid=222a79c5-6cc2-416f-955d-50e5d2be6fc5" ] }, { "id" : "ITEM-7", "itemData" : { "DOI" : "10.5194/gmd-12-4823-2019", "ISSN" : "1991-9603", "author" : [ { "dropping-particle" : "", "family" : "Swart", "given" : "Neil C.", "non-dropping-particle" : "", "parse-names" : false, "suffix" : "" }, { "dropping-particle" : "", "family" : "Cole", "given" : "Jason N. S.", "non-dropping-particle" : "", "parse-names" : false, "suffix" : "" }, { "dropping-particle" : "V.", "family" : "Kharin", "given" : "Viatcheslav", "non-dropping-particle" : "", "parse-names" : false, "suffix" : "" }, { "dropping-particle" : "", "family" : "Lazare", "given" : "Mike", "non-dropping-particle" : "", "parse-names" : false, "suffix" : "" }, { "dropping-particle" : "", "family" : "Scinocca", "given" : "John F.", "non-dropping-particle" : "", "parse-names" : false, "suffix" : "" }, { "dropping-particle" : "", "family" : "Gillett", "given" : "Nathan P.", "non-dropping-particle" : "", "parse-names" : false, "suffix" : "" }, { "dropping-particle" : "", "family" : "Anstey", "given" : "James", "non-dropping-particle" : "", "parse-names" : false, "suffix" : "" }, { "dropping-particle" : "", "family" : "Arora", "given" : "Vivek", "non-dropping-particle" : "", "parse-names" : false, "suffix" : "" }, { "dropping-particle" : "", "family" : "Christian", "given" : "James R.", "non-dropping-particle" : "", "parse-names" : false, "suffix" : "" }, { "dropping-particle" : "", "family" : "Hanna", "given" : "Sarah", "non-dropping-particle" : "", "parse-names" : false, "suffix" : "" }, { "dropping-particle" : "", "family" : "Jiao", "given" : "Yanjun", "non-dropping-particle" : "", "parse-names" : false, "suffix" : "" }, { "dropping-particle" : "", "family" : "Lee", "given" : "Warren G.", "non-dropping-particle" : "", "parse-names" : false, "suffix" : "" }, { "dropping-particle" : "", "family" : "Majaess", "given" : "Fouad", "non-dropping-particle" : "", "parse-names" : false, "suffix" : "" }, { "dropping-particle" : "", "family" : "Saenko", "given" : "Oleg A.", "non-dropping-particle" : "", "parse-names" : false, "suffix" : "" }, { "dropping-particle" : "", "family" : "Seiler", "given" : "Christian", "non-dropping-particle" : "", "parse-names" : false, "suffix" : "" }, { "dropping-particle" : "", "family" : "Seinen", "given" : "Clint", "non-dropping-particle" : "", "parse-names" : false, "suffix" : "" }, { "dropping-particle" : "", "family" : "Shao", "given" : "Andrew", "non-dropping-particle" : "", "parse-names" : false, "suffix" : "" }, { "dropping-particle" : "", "family" : "Sigmond", "given" : "Michael", "non-dropping-particle" : "", "parse-names" : false, "suffix" : "" }, { "dropping-particle" : "", "family" : "Solheim", "given" : "Larry", "non-dropping-particle" : "", "parse-names" : false, "suffix" : "" }, { "dropping-particle" : "", "family" : "Salzen", "given" : "Knut", "non-dropping-particle" : "von", "parse-names" : false, "suffix" : "" }, { "dropping-particle" : "", "family" : "Yang", "given" : "Duo", "non-dropping-particle" : "", "parse-names" : false, "suffix" : "" }, { "dropping-particle" : "", "family" : "Winter", "given" : "Barbara", "non-dropping-particle" : "", "parse-names" : false, "suffix" : "" } ], "container-title" : "Geoscientific Model Development", "id" : "ITEM-7", "issue" : "11", "issued" : { "date-parts" : [ [ "2019", "11", "25" ] ] }, "page" : "4823-4873", "title" : "The Canadian Earth System Model version 5 (CanESM5.0.3)", "translator" : [ { "dropping-particle" : "", "family" : "J2524", "given" : "", "non-dropping-particle" : "", "parse-names" : false, "suffix" : "" } ], "type" : "article-journal", "volume" : "12" }, "uris" : [ "http://www.mendeley.com/documents/?uuid=b77b7c9a-c2a1-4fa9-b19c-2530c4987ee3" ] }, { "id" : "ITEM-8", "itemData" : { "DOI" : "10.1029/2019MS002015", "ISSN" : "19422466", "abstract" : "We describe the baseline coupled model configuration and simulation characteristics of GFDL's Earth System Model Version 4.1 (ESM4.1), which builds on component and coupled model developments at GFDL over 2013\u20132018 for coupled carbon-chemistry-climate simulation contributing to the sixth phase of the Coupled Model Intercomparison Project. In contrast with GFDL's CM4.0 development effort that focuses on ocean resolution for physical climate, ESM4.1 focuses on comprehensiveness of Earth system interactions. ESM4.1 features doubled horizontal resolution of both atmosphere (2\u00b0 to 1\u00b0) and ocean (1\u00b0 to 0.5\u00b0) relative to GFDL's previous-generation coupled ESM2-carbon and CM3-chemistry models. ESM4.1 brings together key representational advances in CM4.0 dynamics and physics along with those in aerosols and their precursor emissions, land ecosystem vegetation and canopy competition, and multiday fire; ocean ecological and biogeochemical interactions, comprehensive land-atmosphere-ocean cycling of CO2, dust and iron, and interactive ocean-atmosphere nitrogen cycling are described in detail across this volume of JAMES and presented here in terms of the overall coupling and resulting fidelity. ESM4.1 provides much improved fidelity in CO2 and chemistry over ESM2 and CM3, captures most of CM4.0's baseline simulations characteristics, and notably improves on CM4.0 in (1) Southern Ocean mode and intermediate water ventilation, (2) Southern Ocean aerosols, and (3) reduced spurious ocean heat uptake. ESM4.1 has reduced transient and equilibrium climate sensitivity compared to CM4.0. Fidelity concerns include (1) moderate degradation in sea surface temperature biases, (2) degradation in aerosols in some regions, and (3) strong centennial scale climate modulation by Southern Ocean convection.", "author" : [ { "dropping-particle" : "", "family" : "Dunne", "given" : "J. P.", "non-dropping-particle" : "", "parse-names" : false, "suffix" : "" }, { "dropping-particle" : "", "family" : "Horowitz", "given" : "L. W.", "non-dropping-particle" : "", "parse-names" : false, "suffix" : "" }, { "dropping-particle" : "", "family" : "Adcroft", "given" : "A. J.", "non-dropping-particle" : "", "parse-names" : false, "suffix" : "" }, { "dropping-particle" : "", "family" : "Ginoux", "given" : "P.", "non-dropping-particle" : "", "parse-names" : false, "suffix" : "" }, { "dropping-particle" : "", "family" : "Held", "given" : "I. M.", "non-dropping-particle" : "", "parse-names" : false, "suffix" : "" }, { "dropping-particle" : "", "family" : "John", "given" : "J. G.", "non-dropping-particle" : "", "parse-names" : false, "suffix" : "" }, { "dropping-particle" : "", "family" : "Krasting", "given" : "J. P.", "non-dropping-particle" : "", "parse-names" : false, "suffix" : "" }, { "dropping-particle" : "", "family" : "Malyshev", "given" : "S.", "non-dropping-particle" : "", "parse-names" : false, "suffix" : "" }, { "dropping-particle" : "", "family" : "Naik", "given" : "V.", "non-dropping-particle" : "", "parse-names" : false, "suffix" : "" }, { "dropping-particle" : "", "family" : "Paulot", "given" : "F.", "non-dropping-particle" : "", "parse-names" : false, "suffix" : "" }, { "dropping-particle" : "", "family" : "Shevliakova", "given" : "E.", "non-dropping-particle" : "", "parse-names" : false, "suffix" : "" }, { "dropping-particle" : "", "family" : "Stock", "given" : "C. A.", "non-dropping-particle" : "", "parse-names" : false, "suffix" : "" }, { "dropping-particle" : "", "family" : "Zadeh", "given" : "N.", "non-dropping-particle" : "", "parse-names" : false, "suffix" : "" }, { "dropping-particle" : "", "family" : "Balaji", "given" : "V.", "non-dropping-particle" : "", "parse-names" : false, "suffix" : "" }, { "dropping-particle" : "", "family" : "Blanton", "given" : "C.", "non-dropping-particle" : "", "parse-names" : false, "suffix" : "" }, { "dropping-particle" : "", "family" : "Dunne", "given" : "K. A.", "non-dropping-particle" : "", "parse-names" : false, "suffix" : "" }, { "dropping-particle" : "", "family" : "Dupuis", "given" : "C.", "non-dropping-particle" : "", "parse-names" : false, "suffix" : "" }, { "dropping-particle" : "", "family" : "Durachta", "given" : "J.", "non-dropping-particle" : "", "parse-names" : false, "suffix" : "" }, { "dropping-particle" : "", "family" : "Dussin", "given" : "R.", "non-dropping-particle" : "", "parse-names" : false, "suffix" : "" }, { "dropping-particle" : "", "family" : "Gauthier", "given" : "P. P.G.", "non-dropping-particle" : "", "parse-names" : false, "suffix" : "" }, { "dropping-particle" : "", "family" : "Griffies", "given" : "S. M.", "non-dropping-particle" : "", "parse-names" : false, "suffix" : "" }, { "dropping-particle" : "", "family" : "Guo", "given" : "H.", "non-dropping-particle" : "", "parse-names" : false, "suffix" : "" }, { "dropping-particle" : "", "family" : "Hallberg", "given" : "R. W.", "non-dropping-particle" : "", "parse-names" : false, "suffix" : "" }, { "dropping-particle" : "", "family" : "Harrison", "given" : "M.", "non-dropping-particle" : "", "parse-names" : false, "suffix" : "" }, { "dropping-particle" : "", "family" : "He", "given" : "J.", "non-dropping-particle" : "", "parse-names" : false, "suffix" : "" }, { "dropping-particle" : "", "family" : "Hurlin", "given" : "W.", "non-dropping-particle" : "", "parse-names" : false, "suffix" : "" }, { "dropping-particle" : "", "family" : "McHugh", "given" : "C.", "non-dropping-particle" : "", "parse-names" : false, "suffix" : "" }, { "dropping-particle" : "", "family" : "Menzel", "given" : "R.", "non-dropping-particle" : "", "parse-names" : false, "suffix" : "" }, { "dropping-particle" : "", "family" : "Milly", "given" : "P. C.D.", "non-dropping-particle" : "", "parse-names" : false, "suffix" : "" }, { "dropping-particle" : "", "family" : "Nikonov", "given" : "S.", "non-dropping-particle" : "", "parse-names" : false, "suffix" : "" }, { "dropping-particle" : "", "family" : "Paynter", "given" : "D. J.", "non-dropping-particle" : "", "parse-names" : false, "suffix" : "" }, { "dropping-particle" : "", "family" : "Ploshay", "given" : "J.", "non-dropping-particle" : "", "parse-names" : false, "suffix" : "" }, { "dropping-particle" : "", "family" : "Radhakrishnan", "given" : "A.", "non-dropping-particle" : "", "parse-names" : false, "suffix" : "" }, { "dropping-particle" : "", "family" : "Rand", "given" : "K.", "non-dropping-particle" : "", "parse-names" : false, "suffix" : "" }, { "dropping-particle" : "", "family" : "Reichl", "given" : "B. G.", "non-dropping-particle" : "", "parse-names" : false, "suffix" : "" }, { "dropping-particle" : "", "family" : "Robinson", "given" : "T.", "non-dropping-particle" : "", "parse-names" : false, "suffix" : "" }, { "dropping-particle" : "", "family" : "Schwarzkopf", "given" : "D. M.", "non-dropping-particle" : "", "parse-names" : false, "suffix" : "" }, { "dropping-particle" : "", "family" : "Sentman", "given" : "L. T.", "non-dropping-particle" : "", "parse-names" : false, "suffix" : "" }, { "dropping-particle" : "", "family" : "Underwood", "given" : "S.", "non-dropping-particle" : "", "parse-names" : false, "suffix" : "" }, { "dropping-particle" : "", "family" : "Vahlenkamp", "given" : "H.", "non-dropping-particle" : "", "parse-names" : false, "suffix" : "" }, { "dropping-particle" : "", "family" : "Winton", "given" : "M.", "non-dropping-particle" : "", "parse-names" : false, "suffix" : "" }, { "dropping-particle" : "", "family" : "Wittenberg", "given" : "A. T.", "non-dropping-particle" : "", "parse-names" : false, "suffix" : "" }, { "dropping-particle" : "", "family" : "Wyman", "given" : "B.", "non-dropping-particle" : "", "parse-names" : false, "suffix" : "" }, { "dropping-particle" : "", "family" : "Zeng", "given" : "Y.", "non-dropping-particle" : "", "parse-names" : false, "suffix" : "" }, { "dropping-particle" : "", "family" : "Zhao", "given" : "M.", "non-dropping-particle" : "", "parse-names" : false, "suffix" : "" } ], "container-title" : "Journal of Advances in Modeling Earth Systems", "id" : "ITEM-8", "issue" : "11", "issued" : { "date-parts" : [ [ "2020" ] ] }, "title" : "The GFDL Earth System Model Version 4.1 (GFDL-ESM 4.1): Overall Coupled Model Description and Simulation Characteristics", "translator" : [ { "dropping-particle" : "", "family" : "J6748", "given" : "", "non-dropping-particle" : "", "parse-names" : false, "suffix" : "" } ], "type" : "article-journal", "volume" : "12" }, "uris" : [ "http://www.mendeley.com/documents/?uuid=8289b04f-f1c0-41bf-b65c-1f06cea04e52" ] }, { "id" : "ITEM-9", "itemData" : { "DOI" : "10.5194/gmd-13-977-2020", "author" : [ { "dropping-particle" : "", "family" : "Wu", "given" : "T", "non-dropping-particle" : "", "parse-names" : false, "suffix" : "" }, { "dropping-particle" : "", "family" : "Zhang", "given" : "F", "non-dropping-particle" : "", "parse-names" : false, "suffix" : "" }, { "dropping-particle" : "", "family" : "Zhang", "given" : "J", "non-dropping-particle" : "", "parse-names" : false, "suffix" : "" }, { "dropping-particle" : "", "family" : "Jie", "given" : "W", "non-dropping-particle" : "", "parse-names" : false, "suffix" : "" }, { "dropping-particle" : "", "family" : "Zhang", "given" : "Y", "non-dropping-particle" : "", "parse-names" : false, "suffix" : "" }, { "dropping-particle" : "", "family" : "Wu", "given" : "F", "non-dropping-particle" : "", "parse-names" : false, "suffix" : "" }, { "dropping-particle" : "", "family" : "Li", "given" : "L", "non-dropping-particle" : "", "parse-names" : false, "suffix" : "" }, { "dropping-particle" : "", "family" : "Yan", "given" : "J", "non-dropping-particle" : "", "parse-names" : false, "suffix" : "" }, { "dropping-particle" : "", "family" : "Liu", "given" : "X", "non-dropping-particle" : "", "parse-names" : false, "suffix" : "" }, { "dropping-particle" : "", "family" : "Lu", "given" : "X", "non-dropping-particle" : "", "parse-names" : false, "suffix" : "" }, { "dropping-particle" : "", "family" : "Tan", "given" : "H", "non-dropping-particle" : "", "parse-names" : false, "suffix" : "" }, { "dropping-particle" : "", "family" : "Zhang", "given" : "L", "non-dropping-particle" : "", "parse-names" : false, "suffix" : "" }, { "dropping-particle" : "", "family" : "Wang", "given" : "J", "non-dropping-particle" : "", "parse-names" : false, "suffix" : "" }, { "dropping-particle" : "", "family" : "Hu", "given" : "A", "non-dropping-particle" : "", "parse-names" : false, "suffix" : "" } ], "container-title" : "Geoscientific Model Development", "id" : "ITEM-9", "issue" : "3", "issued" : { "date-parts" : [ [ "2020" ] ] }, "page" : "977-1005", "title" : "Beijing Climate Center Earth System Model version 1 (BCC-ESM1): model description and evaluation of aerosol simulations", "translator" : [ { "dropping-particle" : "", "family" : "J6954", "given" : "", "non-dropping-particle" : "", "parse-names" : false, "suffix" : "" } ], "type" : "article-journal", "volume" : "13" }, "uris" : [ "http://www.mendeley.com/documents/?uuid=3e2ec02c-808f-441b-b2eb-7e1604db1f78" ] }, { "id" : "ITEM-10", "itemData" : { "DOI" : "10.1071/ES19035", "author" : [ { "dropping-particle" : "", "family" : "Ziehn", "given" : "Tilo", "non-dropping-particle" : "", "parse-names" : false, "suffix" : "" }, { "dropping-particle" : "", "family" : "Chamberlain", "given" : "Matthew A.", "non-dropping-particle" : "", "parse-names" : false, "suffix" : "" }, { "dropping-particle" : "", "family" : "Law", "given" : "Rachel M.", "non-dropping-particle" : "", "parse-names" : false, "suffix" : "" }, { "dropping-particle" : "", "family" : "Lenton", "given" : "Andrew", "non-dropping-particle" : "", "parse-names" : false, "suffix" : "" }, { "dropping-particle" : "", "family" : "Bodman", "given" : "Roger W.", "non-dropping-particle" : "", "parse-names" : false, "suffix" : "" }, { "dropping-particle" : "", "family" : "Dix", "given" : "Martin", "non-dropping-particle" : "", "parse-names" : false, "suffix" : "" }, { "dropping-particle" : "", "family" : "Stevens", "given" : "Lauren", "non-dropping-particle" : "", "parse-names" : false, "suffix" : "" }, { "dropping-particle" : "", "family" : "Wang", "given" : "Ying-Ping", "non-dropping-particle" : "", "parse-names" : false, "suffix" : "" }, { "dropping-particle" : "", "family" : "Jhan", "given" : "Srbinovsky", "non-dropping-particle" : "", "parse-names" : false, "suffix" : "" } ], "container-title" : "Journal of Southern Hemisphere Earth Systems Science", "id" : "ITEM-10", "issued" : { "date-parts" : [ [ "2020" ] ] }, "page" : "193-214", "title" : "The Australian Earth System Model: ACCESS-ESM1.5", "translator" : [ { "dropping-particle" : "", "family" : "J3566", "given" : "", "non-dropping-particle" : "", "parse-names" : false, "suffix" : "" } ], "type" : "article-journal", "volume" : "70" }, "uris" : [ "http://www.mendeley.com/documents/?uuid=53f725a2-1c28-4867-b37c-2be639657bcf" ] }, { "id" : "ITEM-11", "itemData" : { "DOI" : "10.5194/gmd-13-6165-2020", "ISSN" : "1991-9603", "abstract" : "Abstract. The second version of the coupled Norwegian Earth System Model (NorESM2) is presented and evaluated. NorESM2 is based on the second version of the Community Earth System Model (CESM2) and shares with CESM2 the computer code infrastructure and many Earth system model components. However, NorESM2 employs entirely different ocean and ocean biogeochemistry models. The atmosphere component of NorESM2 (CAM-Nor) includes a different module for aerosol physics and chemistry, including interactions with cloud and radiation; additionally, CAM-Nor includes improvements in the formulation of local dry and moist energy conservation, in local and global angular momentum conservation, and in the computations for deep convection and air\u2013sea fluxes. The surface components of NorESM2 have minor changes in the albedo calculations and to land and sea-ice models. We present results from simulations with NorESM2 that were carried out for the sixth phase of the Coupled Model Intercomparison Project (CMIP6). Two versions of the model are used: one with lower (\u223c 2\u2218) atmosphere\u2013land resolution and one with medium (\u223c 1\u2218) atmosphere\u2013land resolution. The stability of the pre-industrial climate and the sensitivity of the model to abrupt and gradual quadrupling of CO2 are assessed, along with the ability of the model to simulate the historical climate under the CMIP6 forcings. Compared to observations and reanalyses, NorESM2 represents an improvement over previous versions of NorESM in most aspects. NorESM2 appears less sensitive to greenhouse gas forcing than its predecessors, with an estimated equilibrium climate sensitivity of 2.5 K in both resolutions on a 150-year time frame; however, this estimate increases with the time window and the climate sensitivity at equilibration is much higher. We also consider the model response to future scenarios as defined by selected Shared Socioeconomic Pathways (SSPs) from the Scenario Model Intercomparison Project defined under CMIP6. Under the four scenarios (SSP1-2.6, SSP2-4.5, SSP3-7.0, and SSP5-8.5), the warming in the period 2090\u20132099 compared to 1850\u20131879 reaches 1.3, 2.2, 3.0, and 3.9 K in NorESM2-LM, and 1.3, 2.1, 3.1, and 3.9 K in NorESM-MM, robustly similar in both resolutions. NorESM2-LM shows a rather satisfactory evolution of recent sea-ice area. In NorESM2-LM, an ice-free Arctic Ocean is only avoided in the SSP1-2.6 scenario.", "author" : [ { "dropping-particle" : "", "family" : "Seland", "given" : "\u00d8yvind", "non-dropping-particle" : "", "parse-names" : false, "suffix" : "" }, { "dropping-particle" : "", "family" : "Bentsen", "given" : "Mats", "non-dropping-particle" : "", "parse-names" : false, "suffix" : "" }, { "dropping-particle" : "", "family" : "Olivi\u00e9", "given" : "Dirk", "non-dropping-particle" : "", "parse-names" : false, "suffix" : "" }, { "dropping-particle" : "", "family" : "Toniazzo", "given" : "Thomas", "non-dropping-particle" : "", "parse-names" : false, "suffix" : "" }, { "dropping-particle" : "", "family" : "Gjermundsen", "given" : "Ada", "non-dropping-particle" : "", "parse-names" : false, "suffix" : "" }, { "dropping-particle" : "", "family" : "Graff", "given" : "Lise Seland", "non-dropping-particle" : "", "parse-names" : false, "suffix" : "" }, { "dropping-particle" : "", "family" : "Debernard", "given" : "Jens Boldingh", "non-dropping-particle" : "", "parse-names" : false, "suffix" : "" }, { "dropping-particle" : "", "family" : "Gupta", "given" : "Alok Kumar", "non-dropping-particle" : "", "parse-names" : false, "suffix" : "" }, { "dropping-particle" : "", "family" : "He", "given" : "Yan-Chun", "non-dropping-particle" : "", "parse-names" : false, "suffix" : "" }, { "dropping-particle" : "", "family" : "Kirkev\u00e5g", "given" : "Alf", "non-dropping-particle" : "", "parse-names" : false, "suffix" : "" }, { "dropping-particle" : "", "family" : "Schwinger", "given" : "J\u00f6rg", "non-dropping-particle" : "", "parse-names" : false, "suffix" : "" }, { "dropping-particle" : "", "family" : "Tjiputra", "given" : "Jerry", "non-dropping-particle" : "", "parse-names" : false, "suffix" : "" }, { "dropping-particle" : "", "family" : "Aas", "given" : "Kjetil Schanke", "non-dropping-particle" : "", "parse-names" : false, "suffix" : "" }, { "dropping-particle" : "", "family" : "Bethke", "given" : "Ingo", "non-dropping-particle" : "", "parse-names" : false, "suffix" : "" }, { "dropping-particle" : "", "family" : "Fan", "given" : "Yuanchao", "non-dropping-particle" : "", "parse-names" : false, "suffix" : "" }, { "dropping-particle" : "", "family" : "Griesfeller", "given" : "Jan", "non-dropping-particle" : "", "parse-names" : false, "suffix" : "" }, { "dropping-particle" : "", "family" : "Grini", "given" : "Alf", "non-dropping-particle" : "", "parse-names" : false, "suffix" : "" }, { "dropping-particle" : "", "family" : "Guo", "given" : "Chuncheng", "non-dropping-particle" : "", "parse-names" : false, "suffix" : "" }, { "dropping-particle" : "", "family" : "Ilicak", "given" : "Mehmet", "non-dropping-particle" : "", "parse-names" : false, "suffix" : "" }, { "dropping-particle" : "", "family" : "Karset", "given" : "Inger Helene Hafsahl", "non-dropping-particle" : "", "parse-names" : false, "suffix" : "" }, { "dropping-particle" : "", "family" : "Landgren", "given" : "Oskar", "non-dropping-particle" : "", "parse-names" : false, "suffix" : "" }, { "dropping-particle" : "", "family" : "Liakka", "given" : "Johan", "non-dropping-particle" : "", "parse-names" : false, "suffix" : "" }, { "dropping-particle" : "", "family" : "Moseid", "given" : "Kine Onsum", "non-dropping-particle" : "", "parse-names" : false, "suffix" : "" }, { "dropping-particle" : "", "family" : "Nummelin", "given" : "Aleksi", "non-dropping-particle" : "", "parse-names" : false, "suffix" : "" }, { "dropping-particle" : "", "family" : "Spensberger", "given" : "Clemens", "non-dropping-particle" : "", "parse-names" : false, "suffix" : "" }, { "dropping-particle" : "", "family" : "Tang", "given" : "Hui", "non-dropping-particle" : "", "parse-names" : false, "suffix" : "" }, { "dropping-particle" : "", "family" : "Zhang", "given" : "Zhongshi", "non-dropping-particle" : "", "parse-names" : false, "suffix" : "" }, { "dropping-particle" : "", "family" : "Heinze", "given" : "Christoph", "non-dropping-particle" : "", "parse-names" : false, "suffix" : "" }, { "dropping-particle" : "", "family" : "Iversen", "given" : "Trond", "non-dropping-particle" : "", "parse-names" : false, "suffix" : "" }, { "dropping-particle" : "", "family" : "Schulz", "given" : "Michael", "non-dropping-particle" : "", "parse-names" : false, "suffix" : "" } ], "container-title" : "Geoscientific Model Development", "id" : "ITEM-11", "issue" : "12", "issued" : { "date-parts" : [ [ "2020", "12", "4" ] ] }, "page" : "6165-6200", "title" : "Overview of the Norwegian Earth System Model (NorESM2) and key climate response of CMIP6 DECK, historical, and scenario simulations", "translator" : [ { "dropping-particle" : "", "family" : "J6956", "given" : "", "non-dropping-particle" : "", "parse-names" : false, "suffix" : "" } ], "type" : "article-journal", "volume" : "13" }, "uris" : [ "http://www.mendeley.com/documents/?uuid=6b0b83af-3ac1-4774-87f4-29cd31cd8b54" ] }, { "id" : "ITEM-12", "itemData" : { "DOI" : "10.1029/2019MS001696", "ISSN" : "19422466", "abstract" : "A new global climate model setup using FESOM2.0 for the sea ice-ocean component and ECHAM6.3 for the atmosphere and land surface has been developed. Replacing FESOM1.4 by FESOM2.0 promises a higher efficiency of the new climate setup compared to its predecessor. The new setup allows for long-term climate integrations using a locally eddy-resolving ocean. Here it is evaluated in terms of (1) the mean state and long-term drift under preindustrial climate conditions, (2) the fidelity in simulating the historical warming, and (3) differences between coarse and eddy-resolving ocean configurations. The results show that the realism of the new climate setup is overall within the range of existing models. In terms of oceanic temperatures, the historical warming signal is of smaller amplitude than the model drift in case of a relatively short spin-up. However, it is argued that the strategy of \u201cde-drifting\u201d climate runs after the short spin-up, proposed by the HighResMIP protocol, allows one to isolate the warming signal. Moreover, the eddy-permitting/resolving ocean setup shows notable improvements regarding the simulation of oceanic surface temperatures, in particular in the Southern Ocean.", "author" : [ { "dropping-particle" : "", "family" : "Sidorenko", "given" : "D.", "non-dropping-particle" : "", "parse-names" : false, "suffix" : "" }, { "dropping-particle" : "", "family" : "Goessling", "given" : "H. F.", "non-dropping-particle" : "", "parse-names" : false, "suffix" : "" }, { "dropping-particle" : "V.", "family" : "Koldunov", "given" : "N.", "non-dropping-particle" : "", "parse-names" : false, "suffix" : "" }, { "dropping-particle" : "", "family" : "Scholz", "given" : "P.", "non-dropping-particle" : "", "parse-names" : false, "suffix" : "" }, { "dropping-particle" : "", "family" : "Danilov", "given" : "S.", "non-dropping-particle" : "", "parse-names" : false, "suffix" : "" }, { "dropping-particle" : "", "family" : "Barbi", "given" : "D.", "non-dropping-particle" : "", "parse-names" : false, "suffix" : "" }, { "dropping-particle" : "", "family" : "Cabos", "given" : "W.", "non-dropping-particle" : "", "parse-names" : false, "suffix" : "" }, { "dropping-particle" : "", "family" : "Gurses", "given" : "O.", "non-dropping-particle" : "", "parse-names" : false, "suffix" : "" }, { "dropping-particle" : "", "family" : "Harig", "given" : "S.", "non-dropping-particle" : "", "parse-names" : false, "suffix" : "" }, { "dropping-particle" : "", "family" : "Hinrichs", "given" : "C.", "non-dropping-particle" : "", "parse-names" : false, "suffix" : "" }, { "dropping-particle" : "", "family" : "Juricke", "given" : "S.", "non-dropping-particle" : "", "parse-names" : false, "suffix" : "" }, { "dropping-particle" : "", "family" : "Lohmann", "given" : "G.", "non-dropping-particle" : "", "parse-names" : false, "suffix" : "" }, { "dropping-particle" : "", "family" : "Losch", "given" : "M.", "non-dropping-particle" : "", "parse-names" : false, "suffix" : "" }, { "dropping-particle" : "", "family" : "Mu", "given" : "L.", "non-dropping-particle" : "", "parse-names" : false, "suffix" : "" }, { "dropping-particle" : "", "family" : "Rackow", "given" : "T.", "non-dropping-particle" : "", "parse-names" : false, "suffix" : "" }, { "dropping-particle" : "", "family" : "Rakowsky", "given" : "N.", "non-dropping-particle" : "", "parse-names" : false, "suffix" : "" }, { "dropping-particle" : "", "family" : "Sein", "given" : "D.", "non-dropping-particle" : "", "parse-names" : false, "suffix" : "" }, { "dropping-particle" : "", "family" : "Semmler", "given" : "T.", "non-dropping-particle" : "", "parse-names" : false, "suffix" : "" }, { "dropping-particle" : "", "family" : "Shi", "given" : "X.", "non-dropping-particle" : "", "parse-names" : false, "suffix" : "" }, { "dropping-particle" : "", "family" : "Stepanek", "given" : "C.", "non-dropping-particle" : "", "parse-names" : false, "suffix" : "" }, { "dropping-particle" : "", "family" : "Streffing", "given" : "J.", "non-dropping-particle" : "", "parse-names" : false, "suffix" : "" }, { "dropping-particle" : "", "family" : "Wang", "given" : "Q.", "non-dropping-particle" : "", "parse-names" : false, "suffix" : "" }, { "dropping-particle" : "", "family" : "Wekerle", "given" : "C.", "non-dropping-particle" : "", "parse-names" : false, "suffix" : "" }, { "dropping-particle" : "", "family" : "Yang", "given" : "H.", "non-dropping-particle" : "", "parse-names" : false, "suffix" : "" }, { "dropping-particle" : "", "family" : "Jung", "given" : "T.", "non-dropping-particle" : "", "parse-names" : false, "suffix" : "" } ], "container-title" : "Journal of Advances in Modeling Earth Systems", "id" : "ITEM-12", "issue" : "11", "issued" : { "date-parts" : [ [ "2019" ] ] }, "page" : "3794-3815", "title" : "Evaluation of FESOM2.0 Coupled to ECHAM6.3: Preindustrial and HighResMIP Simulations", "translator" : [ { "dropping-particle" : "", "family" : "J6191", "given" : "", "non-dropping-particle" : "", "</w:instrText>
      </w:r>
      <w:r w:rsidR="00D33CB6" w:rsidRPr="001D5B54">
        <w:rPr>
          <w:rFonts w:cs="Times New Roman"/>
          <w:noProof/>
          <w:rPrChange w:id="3589" w:author="Clotilde Pean" w:date="2021-06-21T14:15:00Z">
            <w:rPr>
              <w:rFonts w:cs="Times New Roman"/>
              <w:noProof/>
              <w:lang w:val="en-US"/>
            </w:rPr>
          </w:rPrChange>
        </w:rPr>
        <w:instrText>parse-names" : false, "suffix" : "" } ], "type" : "article-journal", "volume" : "11" }, "uris" : [ "http://www.mendeley.com/documents/?uuid=c6fd9133-d67b-4d96-8c84-034120bff1c7" ] } ], "mendeley" : { "formattedCitation" : "(Cao et al., 2018; Gettelman et al., 2019; Lin et al., 2019; Mauritsen et al., 2019; S\u00e9f\u00e9rian et al., 2019; Sellar et al., 2019; Sidorenko et al., 2019; Swart et al., 2019; Dunne et al., 2020; Wu et al., 2020; Ziehn et al., 2020; Seland et al., 2020)", "manualFormatting" : "(e.g., Cao et al., 2018; Gettelman et al., 2019; Lin et al., 2019; Mauritsen et al., 2019; S\u00e9f\u00e9rian et al., 2019; Sellar et al., 2019; Sidorenko et al., 2019; Swart et al., 2019; Dunne et al., 2020; Seland et al., 2020; Wu et al., 2020; Ziehn et al., 2020)", "plainTextFormattedCitation" : "(Cao et al., 2018; Gettelman et al., 2019; Lin et al., 2019; Mauritsen et al., 2019; S\u00e9f\u00e9rian et al., 2019; Sellar et al., 2019; Sidorenko et al., 2019; Swart et al., 2019; Dunne et al., 2020; Wu et al., 2020; Ziehn et al., 2020; Seland et al., 2020)", "previouslyFormattedCitation" : "(Cao et al., 2018; Gettelman et al., 2019; Lin et al., 2019; Mauritsen et al., 2019; S\u00e9f\u00e9rian et al., 2019; Sellar et al., 2019; Sidorenko et al., 2019; Swart et al., 2019; Dunne et al., 2020; Wu et al., 2020; Ziehn et al., 2020; Seland et al., 2020)" }, "properties" : { "noteIndex" : 0 }, "schema" : "https://github.com/citation-style-language/schema/raw/master/csl-citation.json" }</w:instrText>
      </w:r>
      <w:r w:rsidR="00886BB7">
        <w:rPr>
          <w:rFonts w:cs="Times New Roman"/>
          <w:noProof/>
        </w:rPr>
        <w:fldChar w:fldCharType="separate"/>
      </w:r>
      <w:r w:rsidR="00393F8C">
        <w:rPr>
          <w:rFonts w:cs="Times New Roman"/>
          <w:noProof/>
        </w:rPr>
        <w:t>(e.g., Cao et al., 2018; Gettelman et al., 2019; Lin et al., 2019; Mauritsen et al., 2019; Séférian et al., 2019; Sellar et al., 2019; Sidorenko et al., 2019; Swart et al., 2019; Dunne et al., 2020; Seland et al., 2020; Wu et al., 2020; Ziehn et al., 2020)</w:t>
      </w:r>
      <w:r w:rsidR="00886BB7">
        <w:rPr>
          <w:rFonts w:cs="Times New Roman"/>
          <w:noProof/>
        </w:rPr>
        <w:fldChar w:fldCharType="end"/>
      </w:r>
      <w:r w:rsidRPr="00664605">
        <w:rPr>
          <w:rFonts w:cs="Times New Roman"/>
          <w:noProof/>
        </w:rPr>
        <w:t xml:space="preserve">. </w:t>
      </w:r>
      <w:r w:rsidRPr="00E457C1">
        <w:rPr>
          <w:rFonts w:cs="Times New Roman"/>
          <w:noProof/>
          <w:lang w:val="en-US"/>
        </w:rPr>
        <w:t xml:space="preserve">In addition to increased process realism, the level of coupling between the physical climate and biogeochemical components of the Earth system has also been enhanced in some models </w:t>
      </w:r>
      <w:r w:rsidRPr="00664605">
        <w:rPr>
          <w:rFonts w:cs="Times New Roman"/>
          <w:noProof/>
        </w:rPr>
        <w:fldChar w:fldCharType="begin" w:fldLock="1"/>
      </w:r>
      <w:r w:rsidR="008F46A5" w:rsidRPr="00E457C1">
        <w:rPr>
          <w:rFonts w:cs="Times New Roman"/>
          <w:noProof/>
          <w:lang w:val="en-US"/>
        </w:rPr>
        <w:instrText>ADDIN CSL_CITATION { "citationItems" : [ { "id" : "ITEM-1", "itemData" : { "DOI" : "10.5194/gmd-13-6383-2020", "ISSN" : "1991-9603", "author" : [ { "dropping-particle" : "", "family" : "Mulcahy", "given" : "Jane P", "non-dropping-particle" : "", "parse-names" : false, "suffix" : "" }, { "dropping-particle" : "", "family" : "Johnson", "given" : "Colin", "non-dropping-particle" : "", "parse-names" : false, "suffix" : "" }, { "dropping-particle" : "", "family" : "Jones", "given" : "Colin G.", "non-dropping-particle" : "", "parse-names" : false, "suffix" : "" }, { "dropping-particle" : "", "family" : "Povey", "given" : "Adam C", "non-dropping-particle" : "", "parse-names" : false, "suffix" : "" }, { "dropping-particle" : "", "family" : "Scott", "given" : "Catherine E", "non-dropping-particle" : "", "parse-names" : false, "suffix" : "" }, { "dropping-particle" : "", "family" : "Sellar", "given" : "Alistair", "non-dropping-particle" : "", "parse-names" : false, "suffix" : "" }, { "dropping-particle" : "", "family" : "Turnock", "given" : "Steven T", "non-dropping-particle" : "", "parse-names" : false, "suffix" : "" }, { "dropping-particle" : "", "family" : "Woodhouse", "given" : "Matthew T", "non-dropping-particle" : "", "parse-names" : false, "suffix" : "" }, { "dropping-particle" : "", "family" : "Abra</w:instrText>
      </w:r>
      <w:r w:rsidR="008F46A5">
        <w:rPr>
          <w:rFonts w:cs="Times New Roman"/>
          <w:noProof/>
        </w:rPr>
        <w:instrText xml:space="preserve">ham", "given" : "Nathan Luke", "non-dropping-particle" : "", "parse-names" : false, "suffix" : "" }, { "dropping-particle" : "", "family" : "Andrews", "given" : "Martin B", "non-dropping-particle" : "", "parse-names" : false, "suffix" : "" }, { "dropping-particle" : "", "family" : "Bellouin", "given" : "Nicolas", "non-dropping-particle" : "", "parse-names" : false, "suffix" : "" }, { "dropping-particle" : "", "family" : "Browse", "given" : "Jo", "non-dropping-particle" : "", "parse-names" : false, "suffix" : "" }, { "dropping-particle" : "", "family" : "Carslaw", "given" : "Ken S", "non-dropping-particle" : "", "parse-names" : false, "suffix" : "" }, { "dropping-particle" : "", "family" : "Dalvi", "given" : "Mohit", "non-dropping-particle" : "", "parse-names" : false, "suffix" : "" }, { "dropping-particle" : "", "family" : "Folberth", "given" : "Gerd A", "non-dropping-particle" : "", "parse-names" : false, "suffix" : "" }, { "dropping-particle" : "", "family" : "Glover", "given" : "Matthew", "non-dropping-particle" : "", "parse-names" : false, "suffix" : "" }, { "dropping-particle" : "", "family" : "Grosvenor", "given" : "Daniel P.", "non-dropping-particle" : "", "parse-names" : false, "suffix" : "" }, { "dropping-particle" : "", "family" : "Hardacre", "given" : "Catherine", "non-dropping-particle" : "", "parse-names" : false, "suffix" : "" }, { "dropping-particle" : "", "family" : "Hill", "given" : "Richard", "non-dropping-particle" : "", "parse-names" : false, "suffix" : "" }, { "dropping-particle" : "", "family" : "Johnson", "given" : "Ben", "non-dropping-particle" : "", "parse-names" : false, "suffix" : "" }, { "dropping-particle" : "", "family" : "Jones", "given" : "Andy", "non-dropping-particle" : "", "parse-names" : false, "suffix" : "" }, { "dropping-particle" : "", "family" : "Kipling", "given" : "Zak", "non-dropping-particle" : "", "parse-names" : false, "suffix" : "" }, { "dropping-particle" : "", "family" : "Mann", "given" : "Graham", "non-dropping-particle" : "", "parse-names" : false, "suffix" : "" }, { "dropping-particle" : "", "family" : "Mollard", "given" : "James", "non-dropping-particle" : "", "parse-names" : false, "suffix" : "" }, { "dropping-particle" : "", "family" : "O'Connor", "given" : "Fiona M", "non-dropping-particle" : "", "parse-names" : false, "suffix" : "" }, { "dropping-particle" : "", "family" : "Palmi\u00e9ri", "given" : "Julien", "non-dropping-particle" : "", "parse-names" : false, "suffix" : "" }, { "dropping-particle" : "", "family" : "Reddington", "given" : "Carly", "non-dropping-particle" : "", "parse-names" : false, "suffix" : "" }, { "dropping-particle" : "", "family" : "Rumbold", "given" : "Steven T", "non-dropping-particle" : "", "parse-names" : false, "suffix" : "" }, { "dropping-particle" : "", "family" : "Richardson", "given" : "Mark", "non-dropping-particle" : "", "parse-names" : false, "suffix" : "" }, { "dropping-particle" : "", "family" : "Schutgens", "given" : "Nick A J", "non-dropping-particle" : "", "parse-names" : false, "suffix" : "" }, { "dropping-particle" : "", "family" : "Stier", "given" : "Philip", "non-dropping-particle" : "", "parse-names" : false, "suffix" : "" }, { "dropping-particle" : "", "family" : "Stringer", "given" : "Marc", "non-dropping-particle" : "", "parse-names" : false, "suffix" : "" }, { "dropping-particle" </w:instrText>
      </w:r>
      <w:r w:rsidR="008F46A5" w:rsidRPr="00E457C1">
        <w:rPr>
          <w:rFonts w:cs="Times New Roman"/>
          <w:noProof/>
          <w:lang w:val="en-US"/>
        </w:rPr>
        <w:instrText>: "", "family" : "Tang", "given" : "Yongming", "non-dropping-particle" : "", "parse-names" : false, "suffix" : "" }, { "dropping-particle" : "", "family" : "Walton", "given" : "Jeremy", "non-dropping-particle" : "", "parse-names" : false, "suffix" : "" }, { "dropping-particle" : "", "family" : "Woodward", "given" : "Stephanie", "non-dropping-particle" : "", "parse-names" : false, "suffix" : "" }, { "dropping-particle" : "", "family" : "Yool", "given" : "Andrew", "non-dropping-particle" : "", "parse-names" : false, "suffix" : "" } ], "container-title" : "Geoscientific Model Development", "id" : "ITEM-1", "issue" : "12", "issued" : { "date-parts" : [ [ "2020", "12", "21" ] ] }, "page" : "6383-6423", "title" : "Description and evaluation of aerosol in UKESM1 and HadGEM3-GC3.1 CMIP6 historical simulations", "translator" : [ { "dropping-particle" : "", "family" : "J3334", "given" : "", "non-dropping-particle" : "", "parse-names" : false, "suffix" : "" } ], "type" : "article-journal", "volume" : "13" }, "uris" : [ "http://www.mendeley.com/documents/?uuid=0a256e3e-a37a-4f7b-8647-12f33ab06a3d", "http://www.mendeley.com/documents/?uuid=7b4be675-20f8-4fd0-99c0-19578dec9332" ] } ], "mendeley" : { "formattedCitation" : "(Mulcahy et al., 2020)", "plainTextFormattedCitation" : "(Mulcahy et al., 2020)", "previouslyFormattedCitation" : "(Mulcahy et al., 2020)" }, "properties" : { "noteIndex" : 0 }, "schema" : "https://github.com/citation-style-language/schema/raw/master/csl-citation.json" }</w:instrText>
      </w:r>
      <w:r w:rsidRPr="00664605">
        <w:rPr>
          <w:rFonts w:cs="Times New Roman"/>
          <w:noProof/>
        </w:rPr>
        <w:fldChar w:fldCharType="separate"/>
      </w:r>
      <w:r w:rsidR="00393F8C">
        <w:rPr>
          <w:rFonts w:cs="Times New Roman"/>
          <w:noProof/>
          <w:lang w:val="en-US"/>
        </w:rPr>
        <w:t>(Mulcahy et al., 2020)</w:t>
      </w:r>
      <w:r w:rsidRPr="00664605">
        <w:rPr>
          <w:rFonts w:cs="Times New Roman"/>
          <w:noProof/>
        </w:rPr>
        <w:fldChar w:fldCharType="end"/>
      </w:r>
      <w:r w:rsidRPr="00E457C1">
        <w:rPr>
          <w:rFonts w:cs="Times New Roman"/>
          <w:noProof/>
          <w:lang w:val="en-US"/>
        </w:rPr>
        <w:t xml:space="preserve"> as well as across different biogeochemical components (see Section 5.4 for a discussion and Table 5.4 for an overview). For example, the nitrogen cycle is now simulated in several ESMs </w:t>
      </w:r>
      <w:r>
        <w:rPr>
          <w:rFonts w:cs="Times New Roman"/>
          <w:noProof/>
        </w:rPr>
        <w:fldChar w:fldCharType="begin" w:fldLock="1"/>
      </w:r>
      <w:r w:rsidR="00E719C0">
        <w:rPr>
          <w:rFonts w:cs="Times New Roman"/>
          <w:noProof/>
          <w:lang w:val="en-US"/>
        </w:rPr>
        <w:instrText>ADDIN CSL_CITATION { "citationItems" : [ { "id" : "ITEM-1", "itemData" : { "DOI" : "10.5194/bg-17-5129-2020", "author" : [ { "dropping-particle" : "", "family" : "Davies-Barnard", "given" : "T", "non-dropping-particle" : "", "parse-names" : false, "suffix" : "" }, { "dropping-particle" : "", "family" : "Meyerholt", "given" : "J", "non-dropping-particle" : "", "parse-names" : false, "suffix" : "" }, { "dropping-particle" : "", "family" : "Zaehle", "given" : "S", "non-dropping-particle" : "", "parse-names" : false, "suffix" : "" }, { "dropping-particle" : "", "family" : "Friedlingstein", "given" : "P", "non-dropping-particle" : "", "parse-names" : false, "suffix" : "" }, { "dropping-particle" : "", "family" : "Brovkin", "given" : "V", "non-dropping-particle" : "", "parse-names" : false, "suffix" : "" }, { "dropping-particle" : "", "family" : "Fan", "given" : "Y", "non-dropping-particle" : "", "parse-names" : false, "suffix" : "" }, { "dropping-particle" : "", "family" : "Fisher", "given" : "R A", "non-dropping-particle" : "", "parse-names" : false, "suffix" : "" }, { "dropping-particle" : "", "family" : "Jones", "given" : "C D", "non-dropping-particle" : "", "parse-names" : false, "suffix" : "" }, { "dropping-particle" : "", "family" : "Lee", "given" : "H", "non-dropping-particle" : "", "parse-names" : false, "suffix" : "" }, { "dropping-particle" : "", "family" : "Peano", "given" : "D", "non-dropping-particle" : "", "parse-names" : false, "suffix" : "" }, { "dropping-particle" : "", "family" : "Smith", "given" : "B", "non-dropping-particle" : "", "parse-names" : false, "suffix" : "" }, { "dropping-particle" : "", "family" : "W\u00e5rlind", "given" : "D", "non-dropping-particle" : "", "parse-names" : false, "suffix" : "" }, { "dropping-particle" : "", "family" : "Wiltshire", "given" : "A J", "non-dropping-particle" : "", "parse-names" : false, "suffix" : "" } ], "container-title" : "Biogeosciences", "id" : "ITEM-1", "issue" : "20", "issued" : { "date-parts" : [ [ "2020" ] ] }, "page" : "5129-5148", "title" : "Nitrogen cycling in CMIP6 land surface models: progress and limitations", "translator" : [ { "dropping-particle" : "", "family" : "J6818", "given" : "", "non-dropping-particle" : "", "parse-names" : false, "suffix" : "" } ], "type" : "article-journal", "volume" : "17" }, "uris" : [ "http://www.mendeley.com/documents/?uuid=2b519839-6d89-4b9b-babd-2219b8515335" ] }, { "id" : "ITEM-2", "itemData" : { "author" : [ { "dropping-particle" : "", "family" : "Zaehle", "given" : "S\u00f6nke", "non-dropping-particle" : "", "parse-names" : false, "suffix" : "" }, { "dropping-particle" : "", "family" : "Jones", "given" : "Chris D", "non-dropping-particle" : "", "parse-names" : false, "suffix" : "" }, { "dropping-particle" : "", "family" : "Houlton", "given" : "Benjamin", "non-dropping-particle" : "", "parse-names" : false, "suffix" : "" }, { "dropping-particle" : "", "family" : "Lamarque", "given" : "Jean-Francois", "non-dropping-particle" : "", "parse-names" : false, "suffix" : "" }, { "dropping-particle" : "", "family" : "Robertson", "given" : "Eddy", "non-dropping-particle" : "", "parse-names" : false, "suffix" : "" } ], "container-title" : "Journal of Climate", "id" : "ITEM-2", "issue" : "6", "issued" : { "date-parts" : [ [ "2015" ] ] }, "page" : "2494-2511", "title" : "Nitrogen availability reduces CMIP5 projections of twenty-first-century land carbon uptake", "translator" : [ { "dropping-particle" : "", "family" : "J6392", "given" : "", "non-dropping-particle" : "", "parse-names" : false, "suffix" : "" } ], "type" : "article-journal", "volume" : "28" }, "uris" : [ "http://www.mendeley.com/documents/?uuid=a83a1e30-24aa-4c24-abc0-8cafd222b7bf" ] } ], "mendeley" : { "formattedCitation" : "(Zaehle et al., 2015; Davies-Barnard et al., 2020)", "plainTextFormattedCitation" : "(Zaehle et al., 2015; Davies-Barnard et al., 2020)", "previouslyFormattedCitation" : "(Zaehle et al., 2015; Davies-Barnard et al., 2020)"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(Zaehle et al., 2015; Davies-Barnard et al., 2020)</w:t>
      </w:r>
      <w:r>
        <w:rPr>
          <w:rFonts w:cs="Times New Roman"/>
          <w:noProof/>
        </w:rPr>
        <w:fldChar w:fldCharType="end"/>
      </w:r>
      <w:r w:rsidRPr="00E457C1">
        <w:rPr>
          <w:rFonts w:cs="Times New Roman"/>
          <w:noProof/>
          <w:lang w:val="en-US"/>
        </w:rPr>
        <w:t xml:space="preserve">. This advance accounts for the fertilization effect nitrogen availability has on vegetation and carbon uptake, reducing uncertainties in the simulations of the carbon uptake responses to physical climate change </w:t>
      </w:r>
      <w:r w:rsidR="00B61FF0" w:rsidRPr="00E457C1">
        <w:rPr>
          <w:rFonts w:cs="Times New Roman"/>
          <w:noProof/>
          <w:lang w:val="en-US"/>
        </w:rPr>
        <w:t xml:space="preserve">(Section 3.6.1) </w:t>
      </w:r>
      <w:r w:rsidRPr="00E457C1">
        <w:rPr>
          <w:rFonts w:cs="Times New Roman"/>
          <w:noProof/>
          <w:lang w:val="en-US"/>
        </w:rPr>
        <w:t>and to CO</w:t>
      </w:r>
      <w:r w:rsidRPr="00E457C1">
        <w:rPr>
          <w:rFonts w:cs="Times New Roman"/>
          <w:noProof/>
          <w:vertAlign w:val="subscript"/>
          <w:lang w:val="en-US"/>
        </w:rPr>
        <w:t>2</w:t>
      </w:r>
      <w:r w:rsidRPr="00E457C1">
        <w:rPr>
          <w:rFonts w:cs="Times New Roman"/>
          <w:noProof/>
          <w:lang w:val="en-US"/>
        </w:rPr>
        <w:t xml:space="preserve"> increases </w:t>
      </w:r>
      <w:r w:rsidRPr="008D4D10">
        <w:rPr>
          <w:rFonts w:cs="Times New Roman"/>
          <w:noProof/>
        </w:rPr>
        <w:fldChar w:fldCharType="begin" w:fldLock="1"/>
      </w:r>
      <w:r w:rsidR="00E719C0">
        <w:rPr>
          <w:rFonts w:cs="Times New Roman"/>
          <w:noProof/>
          <w:lang w:val="en-US"/>
        </w:rPr>
        <w:instrText>ADDIN CSL_CITATION { "citationItems" : [ { "id" : "ITEM-1", "itemData" : { "DOI" : "10.5194/bg-17-4173-2020", "ISSN" : "17264189", "abstract" : "Results from the fully and biogeochemically coupled simulations in which CO2 increases at a rate of 1%yr-1 (1pctCO2) from its preindustrial value are analyzed to quantify the magnitude of carbon-concentration and carbon-climate feedback parameters which measure the response of ocean and terrestrial carbon pools to changes in atmospheric CO2 concentration and the resulting change in global climate, respectively. The results are based on 11 comprehensive Earth system models from the most recent uncertain over land than over ocean as has been seen in existing studies. These values and their spread from 11 CMIP6 models have not changed significantly compared to CMIP5 models. The absolute values of feedback parameters are lower for land with models that include a representation of nitrogen cycle. The transient climate response to cumulative emissions (TCRE) from the 11 CMIP6 models considered here is 1.77\u00b10.37 \u00b0 C EgC-1 and is similar to that found in CMIP5 models (1.63\u00b10.48 \u00b0C EgC-1) but with somewhat reduced model spread. The expressions for feedback parameters based on the fully and biogeochemically coupled configurations of the 1pctCO2 simulation are simplified when the small temperature change in the biogeochemically coupled simulation is ignored. Decomposition of the terms of these simplified expressions for the feedback parameters is used to gain insight into the reasons for differing responses among ocean and land carbon cycle models.", "author" : [ { "dropping-particle" : "", "family" : "Arora", "given" : "Vivek K.", "non-dropping-particle" : "", "parse-names" : false, "suffix" : "" }, { "dropping-particle" : "", "family" : "Katavouta", "given" : "Anna", "non-dropping-particle" : "", "parse-names" : false, "suffix" : "" }, { "dropping-particle" : "", "family" : "Williams", "given" : "Richard G.", "non-dropping-particle" : "", "parse-names" : false, "suffix" : "" }, { "dropping-particle" : "", "family" : "Jones", "given" : "Chris D.", "non-dropping-particle" : "", "parse-names" : false, "suffix" : "" }, { "dropping-particle" : "", "family" : "Brovkin", "given" : "Victor", "non-dropping-particle" : "", "parse-names" : false, "suffix" : "" }, { "dropping-particle" : "", "family" : "Friedlingstein", "given" : "Pierre", "non-dropping-particle" : "", "parse-names" : false, "suffix" : "" }, { "dropping-particle" : "", "family" : "Schwinger", "given" : "J\u00f6rg", "non-dropping-particle" : "", "parse-names" : false, "suffix" : "" }, { "dropping-particle" : "", "family" : "Bopp", "given" : "Laurent", "non-dropping-particle" : "", "parse-names" : false, "suffix" : "" }, { "dropping-particle" : "", "family" : "Boucher", "given" : "Olivier", "non-dropping-particle" : "", "parse-names" : false, "suffix" : "" }, { "dropping-particle" : "", "family" : "Cadule", "given" : "Patricia", "non-dropping-particle" : "", "parse-names" : false, "suffix" : "" }, { "dropping-particle" : "", "family" : "Chamberlain", "given" : "Matthew A.", "non-dropping-particle" : "", "parse-names" : false, "suffix" : "" }, { "dropping-particle" : "", "family" : "Christian", "given" : "James R.", "non-dropping-particle" : "", "parse-names" : false, "suffix" : "" }, { "dropping-particle" : "", "family" : "Delire", "given" : "Christine", "non-dropping-particle" : "", "parse-names" : false, "suffix" : "" }, { "dropping-particle" : "", "family" : "Fisher", "given" : "A. Rosie A.", "non-dropping-particle" : "", "parse-names" : false, "suffix" : "" }, { "dropping-particle" : "", "family" : "Hajima", "given" : "Tomohiro", "non-dropping-particle" : "", "parse-names" : false, "suffix" : "" }, { "dropping-particle" : "", "family" : "Ilyina", "given" : "Tatiana", "non-dropping-particle" : "", "parse-names" : false, "suffix" : "" }, { "dropping-particle" : "", "family" : "Joetzjer", "given" : "Emilie", "non-dropping-particle" : "", "parse-names" : false, "suffix" : "" }, { "dropping-particle" : "", "family" : "Kawamiya", "given" : "Michio", "non-dropping-particle" : "", "parse-names" : false, "suffix" : "" }, { "dropping-particle" : "", "family" : "Koven", "given" : "Charles D.", "non-dropping-particle" : "", "parse-names" : false, "suffix" : "" }, { "dropping-particle" : "", "family" : "Krasting", "given" : "John P.", "non-dropping-particle" : "", "parse-names" : false, "suffix" : "" }, { "dropping-particle" : "", "family" : "Law", "given" : "Rachel M.", "non-dropping-particle" : "", "parse-names" : false, "suffix" : "" }, { "dropping-particle" : "", "family" : "Lawrence", "given" : "David M.", "non-dropping-particle" : "", "parse-names" : false, "suffix" : "" }, { "dropping-particle" : "", "family" : "Lenton", "given" : "Andrew", "non-dropping-particle" : "", "parse-names" : false, "suffix" : "" }, { "dropping-particle" : "", "family" : "Lindsay", "given" : "Keith", "non-dropping-particle" : "", "parse-names" : false, "suffix" : "" }, { "dropping-particle" : "", "family" : "Pongratz", "given" : "Julia", "non-dropping-particle" : "", "parse-names" : false, "suffix" : "" }, { "dropping-particle" : "", "family" : "Raddatz", "given" : "Thomas", "non-dropping-particle" : "", "parse-names" : false, "suffix" : "" }, { "dropping-particle" : "", "family" : "S\u00e9f\u00e9rian", "given" : "Roland", "non-dropping-particle" : "", "parse-names" : false, "suffix" : "" }, { "dropping-particle" : "", "family" : "Tachiiri", "given" : "Kaoru", "non-dropping-particle" : "", "parse-names" : false, "suffix" : "" }, { "dropping-particle" : "", "family" : "Tjiputra", "given" : "Jerry F.", "non-dropping-particle" : "", "parse-names" : false, "suffix" : "" }, { "dropping-particle" : "", "family" : "Wiltshire", "given" : "Andy", "non-dropping-particle" : "", "parse-names" : false, "suffix" : "" }, { "dropping-particle" : "", "family" : "Wu", "given" : "Tongwen", "non-dropping-particle" : "", "parse-names" : false, "suffix" : "" }, { "dropping-particle" : "", "family" : "Ziehn", "given" : "Tilo", "non-dropping-particle" : "", "parse-names" : false, "suffix" : "" } ], "container-title" : "Biogeosciences", "id" : "ITEM-1", "issue" : "16", "issued" : { "date-parts" : [ [ "2020" ] ] }, "page" : "4173-4222", "title" : "Carbon-concentration and carbon-climate feedbacks in CMIP6 models and their comparison to CMIP5 models", "translator" : [ { "dropping-particle" : "", "family" : "J6733", "given" : "", "non-dropping-particle" : "", "parse-names" : false, "suffix" : "" } ], "type" : "article-journal", "volume" : "17" }, "uris" : [ "http://www.mendeley.com/documents/?uuid=6b743f92-2bac-41b7-9791-e5bb5754763e" ] } ], "mendeley" : { "formattedCitation" : "(Arora et al., 2020)", "plainTextFormattedCitation" : "(Arora et al., 2020)", "previouslyFormattedCitation" : "(Arora et al., 2020)" }, "properties" : { "noteIndex" : 0 }, "schema" : "https://github.com/citation-style-language/schema/raw/master/csl-citation.json" }</w:instrText>
      </w:r>
      <w:r w:rsidRPr="008D4D10">
        <w:rPr>
          <w:rFonts w:cs="Times New Roman"/>
          <w:noProof/>
        </w:rPr>
        <w:fldChar w:fldCharType="separate"/>
      </w:r>
      <w:r w:rsidR="00393F8C">
        <w:rPr>
          <w:rFonts w:cs="Times New Roman"/>
          <w:noProof/>
          <w:lang w:val="en-US"/>
        </w:rPr>
        <w:t>(Arora et al., 2020)</w:t>
      </w:r>
      <w:r w:rsidRPr="008D4D10">
        <w:rPr>
          <w:rFonts w:cs="Times New Roman"/>
          <w:noProof/>
        </w:rPr>
        <w:fldChar w:fldCharType="end"/>
      </w:r>
      <w:r w:rsidRPr="00E457C1">
        <w:rPr>
          <w:rFonts w:cs="Times New Roman"/>
          <w:noProof/>
          <w:lang w:val="en-US"/>
        </w:rPr>
        <w:t>, thus improving confidence in the simulated airborne fraction of CO</w:t>
      </w:r>
      <w:r w:rsidRPr="00E457C1">
        <w:rPr>
          <w:rFonts w:cs="Times New Roman"/>
          <w:noProof/>
          <w:vertAlign w:val="subscript"/>
          <w:lang w:val="en-US"/>
        </w:rPr>
        <w:t>2</w:t>
      </w:r>
      <w:r w:rsidRPr="00E457C1">
        <w:rPr>
          <w:rFonts w:cs="Times New Roman"/>
          <w:noProof/>
          <w:lang w:val="en-US"/>
        </w:rPr>
        <w:t xml:space="preserve"> emissions </w:t>
      </w:r>
      <w:r>
        <w:rPr>
          <w:rFonts w:cs="Times New Roman"/>
          <w:noProof/>
        </w:rPr>
        <w:fldChar w:fldCharType="begin" w:fldLock="1"/>
      </w:r>
      <w:r w:rsidR="008F46A5" w:rsidRPr="00E457C1">
        <w:rPr>
          <w:rFonts w:cs="Times New Roman"/>
          <w:noProof/>
          <w:lang w:val="en-US"/>
        </w:rPr>
        <w:instrText>ADDIN CSL_CITATION { "citationItems" : [ { "id" : "ITEM-1", "itemData" : { "DOI" : "10.1088/1748-9326/ab858a",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TCRE\u2014the transient climate response to cumulative carbon emissions\u2014we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w:instrText>
      </w:r>
      <w:r w:rsidR="008F46A5">
        <w:rPr>
          <w:rFonts w:cs="Times New Roman"/>
          <w:noProof/>
        </w:rPr>
        <w:instrText>on cycle research community needs to re-focus activity in order to try to reduce this uncertainty. We conclude that we should revise focus from the climate feedback on the carbon cycle to pla</w:instrText>
      </w:r>
      <w:r w:rsidR="008F46A5" w:rsidRPr="00E457C1">
        <w:rPr>
          <w:rFonts w:cs="Times New Roman"/>
          <w:noProof/>
          <w:lang w:val="en-US"/>
        </w:rPr>
        <w:instrText>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"6" ] ] }, "page" : "74019", "publisher" : "{IOP} Publishing", "title" : "Quantifying process-level uncertainty contributions to TCRE and carbon budgets for meeting Paris Agreement climate targets", "translator" : [ { "dropping-particle" : "", "family" : "J3443", "given" : "", "non-dropping-particle" : "", "parse-names" : false, "suffix" : "" } ], "type" : "article-journal", "volume" : "15" }, "uris" : [ "http://www.mendeley.com/documents/?uuid=d6ea7941-c7c5-4e06-ae87-e59894f163fc" ] } ], "mendeley" : { "formattedCitation" : "(Jones and Friedlingstein, 2020)", "plainTextFormattedCitation" : "(Jones and Friedlingstein, 2020)", "previouslyFormattedCitation" : "(Jones and Friedlingstein, 2020)"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(Jones and Friedlingstein, 2020)</w:t>
      </w:r>
      <w:r>
        <w:rPr>
          <w:rFonts w:cs="Times New Roman"/>
          <w:noProof/>
        </w:rPr>
        <w:fldChar w:fldCharType="end"/>
      </w:r>
      <w:r w:rsidRPr="00E457C1">
        <w:rPr>
          <w:rFonts w:cs="Times New Roman"/>
          <w:noProof/>
          <w:lang w:val="en-US"/>
        </w:rPr>
        <w:t xml:space="preserve"> and better constraining remaining carbon budgets (Section 5.5).</w:t>
      </w:r>
      <w:r w:rsidR="00073EEC" w:rsidRPr="00E457C1">
        <w:rPr>
          <w:rFonts w:cs="Times New Roman"/>
          <w:noProof/>
          <w:lang w:val="en-US"/>
        </w:rPr>
        <w:t xml:space="preserve"> </w:t>
      </w:r>
      <w:r w:rsidRPr="00E457C1">
        <w:rPr>
          <w:rFonts w:cs="Times New Roman"/>
          <w:noProof/>
          <w:lang w:val="en-US"/>
        </w:rPr>
        <w:t xml:space="preserve">Such advances also allow investigation of land-based climate </w:t>
      </w:r>
      <w:ins w:id="3590" w:author="Sara M Tuson" w:date="2021-06-24T11:46:00Z">
        <w:r w:rsidR="00DF61B7">
          <w:rPr>
            <w:rFonts w:cs="Times New Roman"/>
            <w:noProof/>
            <w:lang w:val="en-US"/>
          </w:rPr>
          <w:t xml:space="preserve">change </w:t>
        </w:r>
      </w:ins>
      <w:r w:rsidRPr="00E457C1">
        <w:rPr>
          <w:rFonts w:cs="Times New Roman"/>
          <w:noProof/>
          <w:lang w:val="en-US"/>
        </w:rPr>
        <w:t>mitigation options (e.g.</w:t>
      </w:r>
      <w:ins w:id="3591" w:author="Sara M Tuson" w:date="2021-06-29T12:16:00Z">
        <w:r w:rsidR="00490E89">
          <w:rPr>
            <w:rFonts w:cs="Times New Roman"/>
            <w:noProof/>
            <w:lang w:val="en-US"/>
          </w:rPr>
          <w:t>,</w:t>
        </w:r>
      </w:ins>
      <w:r w:rsidRPr="00E457C1">
        <w:rPr>
          <w:rFonts w:cs="Times New Roman"/>
          <w:noProof/>
          <w:lang w:val="en-US"/>
        </w:rPr>
        <w:t xml:space="preserve"> through changes in land management and associated terrestrial carbon uptake </w:t>
      </w:r>
      <w:r>
        <w:rPr>
          <w:rFonts w:cs="Times New Roman"/>
          <w:noProof/>
        </w:rPr>
        <w:fldChar w:fldCharType="begin" w:fldLock="1"/>
      </w:r>
      <w:r w:rsidR="00E719C0">
        <w:rPr>
          <w:rFonts w:cs="Times New Roman"/>
          <w:noProof/>
          <w:lang w:val="en-US"/>
        </w:rPr>
        <w:instrText>ADDIN CSL_CITATION { "citationItems" : [ { "id" : "ITEM-1", "itemData" : { "author" : [ { "dropping-particle" : "", "family" : "Mahowald", "given" : "Natalie M", "non-dropping-particle" : "", "parse-names" : false, "suffix" : "" }, { "dropping-particle" : "", "family" : "Randerson", "given" : "James T", "non-dropping-particle" : "", "parse-names" : false, "suffix" : "" }, { "dropping-particle" : "", "family" : "Lindsay", "given" : "Keith", "non-dropping-particle" : "", "parse-names" : false, "suffix" : "" }, { "dropping-particle" : "", "family" : "Munoz", "given" : "Ernesto", "non-dropping-particle" : "", "parse-names" : false, "suffix" : "" }, { "dropping-particle" : "", "family" : "Doney", "given" : "Scott C", "non-dropping-particle" : "", "parse-names" : false, "suffix" : "" }, { "dropping-particle" : "", "family" : "Lawrence", "given" : "Peter", "non-dropping-particle" : "", "parse-names" : false, "suffix" : "" }, { "dropping-particle" : "", "family" : "Schlunegger", "given" : "Sarah", "non-dropping-particle" : "", "parse-names" : false, "suffix" : "" }, { "dropping-particle" : "", "family" : "Ward", "given" : "Daniel S", "non-dropping-particle" : "", "parse-names" : false, "suffix" : "" }, { "dropping-particle" : "", "family" : "Lawrence", "given" : "David", "non-dropping-particle" : "", "parse-names" : false, "suffix" : "" }, { "dropping-particle" : "", "family" : "Hoffman", "given" : "Forrest M", "non-dropping-particle" : "", "parse-names" : false, "suffix" : "" } ], "container-title" : "Global Biogeochemical Cycles", "id" : "ITEM-1", "issue" : "1", "issued" : { "date-parts" : [ [ "2017" ] ] }, "page" : "96-113", "publisher" : "Wiley Online Library", "title" : "Interactions between land use change and carbon cycle feedbacks", "translator" : [ { "dropping-particle" : "", "family" : "J6393", "given" : "", "non-dropping-particle" : "", "parse-names" : false, "suffix" : "" } ], "type" : "article-journal", "volume" : "31" }, "uris" : [ "http://www.mendeley.com/documents/?uuid=585abaf6-c3e0-4216-8f1f-354616648142" ] }, { "id" : "ITEM-2", "itemData" : { "DOI" : "10.1111/gcb.13988", "abstract" : "Abstract As the applications of Earth system models (ESMs) move from general climate projections toward questions of mitigation and adaptation, the inclusion of land management practices in these models becomes crucial. We carried out a survey among modeling groups to show an evolution from models able only to deal with land-cover change to more sophisticated approaches that allow also for the partial integration of land management changes. For the longer term a comprehensive land management representation can be anticipated for all major models. To guide the prioritization of implementation, we evaluate ten land management practices\u2014forestry harvest, tree species selection, grazing and mowing harvest, crop harvest, crop species selection, irrigation, wetland drainage, fertilization, tillage, and fire\u2014for (1) their importance on the Earth system, (2) the possibility of implementing them in state-of-the-art ESMs, and (3) availability of required input data. Matching these criteria, we identify \u201clow-hanging fruits\u201d for the inclusion in ESMs, such as basic implementations of crop and forestry harvest and fertilization. We also identify research requirements for specific communities to address the remaining land management practices. Data availability severely hampers modeling the most extensive land management practice, grazing and mowing harvest, and is a limiting factor for a comprehensive implementation of most other practices. Inadequate process understanding hampers even a basic assessment of crop species selection and tillage effects. The need for multiple advanced model structures will be the challenge for a comprehensive implementation of most practices but considerable synergy can be gained using the same structures for different practices. A continuous and closer collaboration of the modeling, Earth observation, and land system science communities is thus required to achieve the inclusion of land management in ESMs.", "author" : [ { "dropping-particle" : "", "family" : "Pongratz", "given" : "Julia", "non-dropping-particle" : "", "parse-names" : false, "suffix" : "" }, { "dropping-particle" : "", "family" : "Dolman", "given" : "Han", "non-dropping-particle" : "", "parse-names" : false, "suffix" : "" }, { "dropping-particle" : "", "family" : "Don", "given" : "Axel", "non-dropping-particle" : "", "parse-names" : false, "suffix" : "" }, { "dropping-particle" : "", "family" : "Erb", "given" : "Karl-Heinz", "non-dropping-particle" : "", "parse-names" : false, "suffix" : "" }, { "dropping-particle" : "", "family" : "Fuchs", "given" : "Richard", "non-dropping-particle" : "", "parse-names" : false, "suffix" : "" }, { "dropping-particle" : "", "family" : "Herold", "given" : "Martin", "non-dropping-particle" : "", "parse-names" : false, "suffix" : "" }, { "dropping-particle" : "", "family" : "Jones", "given" : "Chris", "non-dropping-particle" : "", "parse-names" : false, "suffix" : "" }, { "dropping-particle" : "", "family" : "Kuemmerle", "given" : "Tobias",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"Naudts", "given" : "Kim", "non-dropping-particle" : "", "parse-names" : false, "suffix" : "" } ], "container-title" : "Global Change Biology", "id" : "ITEM-2", "issue" : "4", "issued" : { "date-parts" : [ [ "2018" ] ] }, "page" : "1470-1487", "title" : "Models meet data: Challenges and opportunities in implementing land management in Earth system models", "translator" : [ { "dropping-particle" : "", "family" : "J6516", "given" : "", "non-dropping-particle" : "", "parse-names" : false, "suffix" : "" } ], "type" : "article-journal", "volume" : "24" }, "uris" : [ "http://www.mendeley.com/documents/?uuid=4499ed7d-ade1-475b-8502-815d7de9a351" ] } ], "mendeley" : { "formattedCitation" : "(Mahowald et al., 2017; Pongratz et al., 2018)", "plainTextFormattedCitation" : "(Mahowald et al., 2017; Pongratz et al., 2018)", "previouslyFormattedCitation" : "(Mahowald et al., 2017; Pongratz et al., 2018)" }, "properties" : { "noteIndex" : 0 }, "schema" : "https://github.com/citation-style-language/schema/raw/master/csl-citation.json" }</w:instrText>
      </w:r>
      <w:r>
        <w:rPr>
          <w:rFonts w:cs="Times New Roman"/>
          <w:noProof/>
        </w:rPr>
        <w:fldChar w:fldCharType="separate"/>
      </w:r>
      <w:r w:rsidR="00393F8C">
        <w:rPr>
          <w:rFonts w:cs="Times New Roman"/>
          <w:noProof/>
          <w:lang w:val="en-US"/>
        </w:rPr>
        <w:t>(Mahowald et al., 2017; Pongratz et al., 2018)</w:t>
      </w:r>
      <w:r>
        <w:rPr>
          <w:rFonts w:cs="Times New Roman"/>
          <w:noProof/>
        </w:rPr>
        <w:fldChar w:fldCharType="end"/>
      </w:r>
      <w:r w:rsidRPr="00E457C1">
        <w:rPr>
          <w:rFonts w:cs="Times New Roman"/>
          <w:noProof/>
          <w:lang w:val="en-US"/>
        </w:rPr>
        <w:t xml:space="preserve"> or interactions between different facets of the managed Earth system</w:t>
      </w:r>
      <w:r w:rsidR="006E51F6" w:rsidRPr="00E457C1">
        <w:rPr>
          <w:rFonts w:cs="Times New Roman"/>
          <w:noProof/>
          <w:lang w:val="en-US"/>
        </w:rPr>
        <w:t>, such as</w:t>
      </w:r>
      <w:r w:rsidRPr="00E457C1">
        <w:rPr>
          <w:rFonts w:cs="Times New Roman"/>
          <w:noProof/>
          <w:lang w:val="en-US"/>
        </w:rPr>
        <w:t xml:space="preserve"> interactions between mitigation efforts targeting climate warming and air quality </w:t>
      </w:r>
      <w:r w:rsidRPr="00664605">
        <w:rPr>
          <w:rFonts w:cs="Times New Roman"/>
          <w:noProof/>
        </w:rPr>
        <w:fldChar w:fldCharType="begin" w:fldLock="1"/>
      </w:r>
      <w:r w:rsidR="008F46A5" w:rsidRPr="00E457C1">
        <w:rPr>
          <w:rFonts w:cs="Times New Roman"/>
          <w:noProof/>
          <w:lang w:val="en-US"/>
        </w:rPr>
        <w:instrText>ADDIN CSL_CITATION { "citationItems" : [ { "id" : "ITEM-1", "itemData" : { "DOI" : "10.1038/nclimate2009", "ISSN" : "1758-678X", "author" : [ { "dropping-particle" : "", "family" : "West", "given" : "J Jason", "non-dropping-particle" : "", "parse-names" : false, "suffix" : "" }, { "dropping-particle" : "", "family" : "Smith", "given" : "Steven J", "non-dropping-particle" : "", "parse-names" : false, "suffix" : "" }, { "dropping-particle" : "", "family" : "Silva", "given" : "Raquel A", "non-dropping-particle" : "", "parse-names" : false, "suffix" : "" }, { "dropping-particle" : "", "family" : "Naik", "given" : "Vaishali", "non-dropping-particle" : "", "parse-names" : false, "suffix" : "" }, { "dropping-particle" : "", "family" : "Zhang", "given" : "Yuqiang", "non-dropping-particle" : "", "parse-names" : false, "suffix" : "" }, { "dropping-particle" : "", "family" : "Adelman", "given" : "Zachariah", "non-dropping-particle" : "", "parse-names" : false, "suffix" : "" }, { "dropping-particle" : "", "family" : "Fry", "given" : "Meridith M", "non-dropping-particle" : "", "parse-names" : false, "suffix" : "" }, { "dropping-particle" : "", "family" : "Anenberg", "given" : "Susan", "non-dropping-particle" : "", "parse-names" : false, "suffix" : "" }, { "dropping-particle" : "", "family" : "Horowitz", "given" : "Larry W", "non-dropping-particle" : "", "parse-names" : false, "suffix" : "" }, { "dropping-particle" : "", "family" : "Lamarque", "given" : "Jean-Francois", "non-dropping-particle" : "", "parse-names" : false, "suffix" : "" } ], "container-title" : "Nature Climate Change", "id" : "ITEM-1", "issue" : "10", "issued" : { "date-parts" : [ [ "2013", "10", "22" ] ] }, "page" : "885-889", "publisher" : "Nature Publishing Group", "title" : "Co-benefits of mitigating global greenhouse gas emissions for future air quality and human health", "translator" : [ { "dropping-particle" : "", "family" : "J2975", "given" : "", "non-dropping-particle" : "", "parse-names" : false, "suffix" : "" } ], "type" : "article-journal", "volume" : "3" }, "uris" : [ "http://www.mendeley.com/documents/?uuid=99313342-2364-493d-a7bf-df66904db950" ] } ], "mendeley" : { "formattedCitation" : "(West et al., 2013)", "plainTextFormattedCitation" : "(West et al., 2013)", "previouslyFormattedCitation" : "(West et al., 2013)" }, "properties" : { "noteIndex" : 0 }, "schema" : "https://github.com/citation-style-language/schema/raw/master/csl-citation.json" }</w:instrText>
      </w:r>
      <w:r w:rsidRPr="00664605">
        <w:rPr>
          <w:rFonts w:cs="Times New Roman"/>
          <w:noProof/>
        </w:rPr>
        <w:fldChar w:fldCharType="separate"/>
      </w:r>
      <w:r w:rsidR="00393F8C">
        <w:rPr>
          <w:rFonts w:cs="Times New Roman"/>
          <w:noProof/>
          <w:lang w:val="en-US"/>
        </w:rPr>
        <w:t>(West et al., 2013)</w:t>
      </w:r>
      <w:r w:rsidRPr="00664605">
        <w:rPr>
          <w:rFonts w:cs="Times New Roman"/>
          <w:noProof/>
        </w:rPr>
        <w:fldChar w:fldCharType="end"/>
      </w:r>
      <w:del w:id="3592" w:author="Sara M Tuson" w:date="2021-06-29T12:24:00Z">
        <w:r w:rsidR="009A52D6" w:rsidRPr="00650FBB" w:rsidDel="00405B98">
          <w:rPr>
            <w:rFonts w:cs="Times New Roman"/>
            <w:noProof/>
            <w:lang w:val="en-GB"/>
          </w:rPr>
          <w:delText>)</w:delText>
        </w:r>
      </w:del>
      <w:r w:rsidRPr="00E457C1">
        <w:rPr>
          <w:rFonts w:cs="Times New Roman"/>
          <w:noProof/>
          <w:lang w:val="en-US"/>
        </w:rPr>
        <w:t xml:space="preserve">. A number of developments also explicitly target improved simulation of the past. </w:t>
      </w:r>
    </w:p>
    <w:bookmarkEnd w:id="3586"/>
    <w:p w14:paraId="33721F6D" w14:textId="77777777" w:rsidR="00CE1769" w:rsidRPr="00E457C1" w:rsidRDefault="00CE1769" w:rsidP="00CE1769">
      <w:pPr>
        <w:pStyle w:val="AR6BodyText"/>
        <w:jc w:val="both"/>
        <w:rPr>
          <w:rFonts w:cs="Times New Roman"/>
          <w:noProof/>
          <w:lang w:val="en-US"/>
        </w:rPr>
      </w:pPr>
    </w:p>
    <w:p w14:paraId="3C2C548A" w14:textId="14DE5508" w:rsidR="00CE1769" w:rsidRPr="00E457C1" w:rsidRDefault="00CE1769" w:rsidP="00CE1769">
      <w:pPr>
        <w:pStyle w:val="AR6BodyText"/>
        <w:rPr>
          <w:noProof/>
          <w:lang w:val="en-US"/>
        </w:rPr>
      </w:pPr>
      <w:bookmarkStart w:id="3593" w:name="_Hlk66123466"/>
      <w:r w:rsidRPr="00E457C1">
        <w:rPr>
          <w:noProof/>
          <w:lang w:val="en-US"/>
        </w:rPr>
        <w:t>Further such ESM developments include</w:t>
      </w:r>
      <w:r w:rsidR="006B7CF0" w:rsidRPr="00E457C1">
        <w:rPr>
          <w:noProof/>
          <w:lang w:val="en-US"/>
        </w:rPr>
        <w:t>:</w:t>
      </w:r>
      <w:r w:rsidRPr="00E457C1">
        <w:rPr>
          <w:noProof/>
          <w:lang w:val="en-US"/>
        </w:rPr>
        <w:t xml:space="preserve"> (i) </w:t>
      </w:r>
      <w:r w:rsidR="006B7CF0" w:rsidRPr="00E457C1">
        <w:rPr>
          <w:noProof/>
          <w:lang w:val="en-US"/>
        </w:rPr>
        <w:t>A</w:t>
      </w:r>
      <w:r w:rsidRPr="00E457C1">
        <w:rPr>
          <w:noProof/>
          <w:lang w:val="en-US"/>
        </w:rPr>
        <w:t>part from the nitrogen cycle, extending terrestrial carbon cycle models to simulate interactions between the carbon cycle and other nutrient cycles, such as phosphorous, that are known to play an important role in limiting future plant uptake of CO</w:t>
      </w:r>
      <w:r w:rsidRPr="00E457C1">
        <w:rPr>
          <w:noProof/>
          <w:vertAlign w:val="subscript"/>
          <w:lang w:val="en-US"/>
        </w:rPr>
        <w:t>2</w:t>
      </w:r>
      <w:r w:rsidRPr="00E457C1">
        <w:rPr>
          <w:noProof/>
          <w:lang w:val="en-US"/>
        </w:rPr>
        <w:t xml:space="preserve"> </w:t>
      </w:r>
      <w:r w:rsidRPr="00664605">
        <w:rPr>
          <w:noProof/>
        </w:rPr>
        <w:fldChar w:fldCharType="begin" w:fldLock="1"/>
      </w:r>
      <w:r w:rsidR="00E719C0">
        <w:rPr>
          <w:noProof/>
          <w:lang w:val="en-US"/>
        </w:rPr>
        <w:instrText>ADDIN CSL_CITATION { "citationItems" : [ { "id" : "ITEM-1", "itemData" : { "author" : [ { "dropping-particle" : "", "family" : "Zaehle", "given" : "S\u00f6nke", "non-dropping-particle" : "", "parse-names" : false, "suffix" : "" }, { "dropping-particle" : "", "family" : "Jones", "given" : "Chris D", "non-dropping-particle" : "", "parse-names" : false, "suffix" : "" }, { "dropping-particle" : "", "family" : "Houlton", "given" : "Benjamin", "non-dropping-particle" : "", "parse-names" : false, "suffix" : "" }, { "dropping-particle" : "", "family" : "Lamarque", "given" : "Jean-Francois", "non-dropping-particle" : "", "parse-names" : false, "suffix" : "" }, { "dropping-particle" : "", "family" : "Robertson", "given" : "Eddy", "non-dropping-particle" : "", "parse-names" : false, "suffix" : "" } ], "container-title" : "Journal of Climate", "id" : "ITEM-1", "issue" : "6", "issued" : { "date-parts" : [ [ "2015" ] ] }, "page" : "2494-2511", "title" : "Nitrogen availability reduces CMIP5 projections of twenty-first-century land carbon uptake", "translator" : [ { "dropping-particle" : "", "family" : "J6392", "given" : "", "non-dropping-particle" : "", "parse-names" : false, "suffix" : "" } ], "type" : "article-journal", "volume" : "28" }, "uris" : [ "http://www.mendeley.com/documents/?uuid=a83a1e30-24aa-4c24-abc0-8cafd222b7bf" ] } ], "mendeley" : { "formattedCitation" : "(Zaehle et al., 2015)", "plainTextFormattedCitation" : "(Zaehle et al., 2015)", "previouslyFormattedCitation" : "(Zaehle et al., 2015)" }, "properties" : { "noteIndex" : 0 }, "schema" : "https://github.com/citation-style-language/schema/raw/master/csl-citation.json" }</w:instrText>
      </w:r>
      <w:r w:rsidRPr="00664605">
        <w:rPr>
          <w:noProof/>
        </w:rPr>
        <w:fldChar w:fldCharType="separate"/>
      </w:r>
      <w:r w:rsidR="00393F8C">
        <w:rPr>
          <w:noProof/>
          <w:lang w:val="en-US"/>
        </w:rPr>
        <w:t xml:space="preserve">(Zaehle et al., </w:t>
      </w:r>
      <w:r w:rsidR="00393F8C">
        <w:rPr>
          <w:noProof/>
          <w:lang w:val="en-US"/>
        </w:rPr>
        <w:lastRenderedPageBreak/>
        <w:t>2015)</w:t>
      </w:r>
      <w:r w:rsidRPr="00664605">
        <w:rPr>
          <w:noProof/>
        </w:rPr>
        <w:fldChar w:fldCharType="end"/>
      </w:r>
      <w:r w:rsidRPr="00E457C1">
        <w:rPr>
          <w:noProof/>
          <w:lang w:val="en-US"/>
        </w:rPr>
        <w:t xml:space="preserve">. (ii) Introducing explicit coupling between interactive atmospheric chemistry and aerosol schemes </w:t>
      </w:r>
      <w:r w:rsidRPr="00664605">
        <w:rPr>
          <w:noProof/>
        </w:rPr>
        <w:fldChar w:fldCharType="begin" w:fldLock="1"/>
      </w:r>
      <w:r w:rsidR="00E719C0">
        <w:rPr>
          <w:noProof/>
          <w:lang w:val="en-US"/>
        </w:rPr>
        <w:instrText>ADDIN CSL_CITATION { "citationItems" : [ { "id" : "ITEM-1", "itemData" : { "DOI" : "10.1029/2019JD030943", "ISSN" : "21698996", "abstract" : "The Whole Atmosphere Community Climate Model version 6 (WACCM6) is a major update of the whole atmosphere modeling capability in the Community Earth System Model (CESM), featuring enhanced physical, chemical and aerosol parameterizations. This work describes WACCM6 and some of the important features of the model. WACCM6 can reproduce many modes of variability and trends in the middle atmosphere, including the quasi-biennial oscillation, stratospheric sudden warmings, and the evolution of Southern Hemisphere springtime ozone depletion over the twentieth century. WACCM6 can also reproduce the climate and temperature trends of the 20th century throughout the atmospheric column. The representation of the climate has improved in WACCM6, relative to WACCM4. In addition, there are improvements in high-latitude climate variability at the surface and sea ice extent in WACCM6 over the lower top version of the model (CAM6) that comes from the extended vertical domain and expanded aerosol chemistry in WACCM6, highlighting the importance of the stratosphere and tropospheric chemistry for high-latitude climate variability.", "author" : [ { "dropping-particle" : "", "family" : "Gettelman", "given" : "A.", "non-dropping-particle" : "", "parse-names" : false, "suffix" : "" }, { "dropping-particle" : "", "family" : "Mills", "given" : "M. J.", "non-dropping-particle" : "", "parse-names" : false, "suffix" : "" }, { "dropping-particle" : "", "family" : "Kinnison", "given" : "D. E.", "non-dropping-particle" : "", "parse-names" : false, "suffix" : "" }, { "dropping-particle" : "", "family" : "Garcia", "given" : "R. R.", "non-dropping-particle" : "", "parse-names" : false, "suffix" : "" }, { "dropping-particle" : "", "family" : "Smith", "given" : "A. K.", "non-dropping-particle" : "", "parse-names" : false, "suffix" : "" }, { "dropping-particle" : "", "family" : "Marsh", "given" : "D. R.", "non-dropping-particle" : "", "parse-names" : false, "suffix" : "" }, { "dropping-particle" : "", "family" : "Tilmes", "given" : "S.", "non-dropping-particle" : "", "parse-names" : false, "suffix" : "" }, { "dropping-particle" : "", "family" : "Vitt", "given" : "F.", "non-dropping-particle" : "", "parse-names" : false, "suffix" : "" }, { "dropping-particle" : "", "family" : "Bardeen", "given" : "C. G.", "non-dropping-particle" : "", "parse-names" : false, "suffix" : "" }, { "dropping-particle" : "", "family" : "McInerny", "given" : "J.", "non-dropping-particle" : "", "parse-names" : false, "suffix" : "" }, { "dropping-particle" : "", "family" : "Liu", "given" : "H. L.", "non-dropping-particle" : "", "parse-names" : false, "suffix" : "" }, { "dropping-particle" : "", "family" : "Solomon", "given" : "S. C.", "non-dropping-particle" : "", "parse-names" : false, "suffix" : "" }, { "dropping-particle" : "", "family" : "Polvani", "given" : "L. M.", "non-dropping-particle" : "", "parse-names" : false, "suffix" : "" }, { "dropping-particle" : "", "family" : "Emmons", "given" : "L. K.", "non-dropping-particle" : "", "parse-names" : false, "suffix" : "" }, { "dropping-particle" : "", "family" : "Lamarque", "given" : "J. F.", "non-dropping-particle" : "", "parse-names" : false, "suffix" : "" }, { "dropping-particle" : "", "family" : "Richter", "given" : "J. H.", "non-dropping-particle" : "", "parse-names" : false, "suffix" : "" }, { "dropping-particle" : "", "family" : "Glanville", "given" : "A. S.", "non-dropping-particle" : "", "parse-names" : false, "suffix" : "" }, { "dropping-particle" : "", "family" : "Bacmeister", "given" : "J. T.", "non-dropping-particle" : "", "parse-names" : false, "suffix" : "" }, { "dropping-particle" : "", "family" : "Phillips", "given" : "A. S.", "non-dropping-particle" : "", "parse-names" : false, "suffix" : "" }, { "dropping-particle" : "", "family" : "Neale", "given" : "R. B.", "non-dropping-particle" : "", "parse-names" : false, "suffix" : "" }, { "dropping-particle" : "", "family" : "Simpson", "given" : "I. R.", "non-dropping-particle" : "", "parse-names" : false, "suffix" : "" }, { "dropping-particle" : "", "family" : "DuVivier", "given" : "A. K.", "non-dropping-particle" : "", "parse-names" : false, "suffix" : "" }, { "dropping-particle" : "", "family" : "Hodzic", "given" : "A.", "non-dropping-particle" : "", "parse-names" : false, "suffix" : "" }, { "dropping-particle" : "", "family" : "Randel", "given" : "W. J.", "non-dropping-particle" : "", "parse-names" : false, "suffix" : "" } ], "container-title" : "Journal of Geophysical Research: Atmospheres", "id" : "ITEM-1", "issue" : "23", "issued" : { "date-parts" : [ [ "2019" ] ] }, "page" : "12380-12403", "title" : "The Whole Atmosphere Community Climate Model Version 6 (WACCM6)", "translator" : [ { "dropping-particle" : "", "family" : "J6188", "given" : "", "non-dropping-particle" : "", "parse-names" : false, "suffix" : "" } ], "type" : "article-journal", "volume" : "124" }, "uris" : [ "http://www.mendeley.com/documents/?uuid=4a29666b-17f7-4af5-8302-a53c76820adc" ] }, { "id" : "ITEM-2", "itemData" : { "DOI" : "10.1029/2019MS001739", "ISSN" : "1942-2466", "author" : [ { "dropping-particle" : "", "family" : "Sellar", "given" : "Alistair A", "non-dropping-particle" : "", "parse-names" : false, "suffix" : "" }, { "dropping-particle" : "", "family" : "Jones", "given" : "Colin G", "non-dropping-particle" : "", "parse-names" : false, "suffix" : "" }, { "dropping-particle" : "", "family" : "Mulcahy", "given" : "Jane P.", "non-dropping-particle" : "", "parse-names" : false, "suffix" : "" }, { "dropping-particle" : "", "family" : "Tang", "given" : "Yongming", "non-dropping-particle" : "", "parse-names" : false, "suffix" : "" }, { "dropping-particle" : "", "family" : "Yool", "given" : "Andrew", "non-dropping-particle" : "", "parse-names" : false, "suffix" : "" }, { "dropping-particle" : "", "family" : "Wiltshire", "given" : "Andy", "non-dropping-particle" : "", "parse-names" : false, "suffix" : "" }, { "dropping-particle" : "", "family" : "O'Connor", "given" : "Fiona M.", "non-dropping-particle" : "", "parse-names" : false, "suffix" : "" }, { "dropping-particle" : "", "family" : "Stringer", "given" : "Marc", "non-dropping-particle" : "", "parse-names" : false, "suffix" : "" }, { "dropping-particle" : "", "family" : "Hill", "given" : "Richard", "non-dropping-particle" : "", "parse-names" : false, "suffix" : "" }, { "dropping-particle" : "", "family" : "Palmieri", "given" : "Julien", "non-dropping-particle" : "", "parse-names" : false, "suffix" : "" }, { "dropping-particle" : "", "family" : "Woodward", "given" : "Stephanie", "non-dropping-particle" : "", "parse-names" : false, "suffix" : "" }, { "dropping-particle" : "", "family" : "Mora", "given" : "Lee", "non-dropping-particle" : "", "parse-names" : false, "suffix" : "" }, { "dropping-particle" : "", "family" : "Kuhlbrodt", "given" : "Till", "non-dropping-particle" : "", "parse-names" : false, "suffix" : "" }, { "dropping-particle" : "", "family" : "Rumbold", "given" : "Steven T.", "non-dropping-particle" : "", "parse-names" : false, "suffix" : "" }, { "dropping-particle" : "", "family" : "Kelley", "given" : "Douglas I.", "non-dropping-particle" : "", "parse-names" : false, "suffix" : "" }, { "dropping-particle" : "", "family" : "Ellis", "given" : "Rich", "non-dropping-particle" : "", "parse-names" : false, "suffix" : "" }, { "dropping-particle" : "", "family" : "Johnson", "given" : "Colin E.", "non-dropping-particle" : "", "parse-names" : false, "suffix" : "" }, { "dropping-particle" : "", "family" : "Walton", "given" : "Jeremy", "non-dropping-particle" : "", "parse-names" : false, "suffix" : "" }, { "dropping-particle" : "", "family" : "Abraham", "given" : "Nathan Luke", "non-dropping-particle" : "", "parse-names" : false, "suffix" : "" }, { "dropping-particle" : "", "family" : "Andrews", "given" : "Martin B.", "non-dropping-particle" : "", "parse-names" : false, "suffix" : "" }, { "dropping-particle" : "", "family" : "Andrews", "given" : "Timothy", "non-dropping-particle" : "", "parse-names" : false, "suffix" : "" }, { "dropping-particle" : "", "family" : "Archibald", "given" : "Alex T.", "non-dropping-particle" : "", "parse-names" : false, "suffix" : "" }, { "dropping-particle" : "", "family" : "Berthou", "given" : "S\u00e9gol\u00e8ne", "non-dropping-particle" : "", "parse-names" : false, "suffix" : "" }, { "dropping-particle" : "", "family" : "Burke", "given" : "Eleanor", "non-dropping-particle" : "", "parse-names" : false, "suffix" : "" }, { "dropping-particle" : "", "family" : "Blockley", "given" : "Ed", "non-dropping-particle" : "", "parse-names" : false, "suffix" : "" }, { "dropping-particle" : "", "family" : "Carslaw", "given" : "Ken", "non-dropping-particle" : "", "parse-names" : false, "suffix" : "" }, { "dropping-particle" : "", "family" : "Dalvi", "given" : "Mohit", "non-dropping-particle" : "", "parse-names" : false, "suffix" : "" }, { "dropping-particle" : "", "family" : "Edwards", "given" : "John", "non-dropping-particle" : "", "parse-names" : false, "suffix" : "" }, { "dropping-particle" : "", "family" : "Folberth", "given" : "Gerd A.", "non-dropping-particle" : "", "parse-names" : false, "suffix" : "" }, { "dropping-particle" : "", "family" : "Gedney", "given" : "Nicola", "non-dropping-particle" : "", "parse-names" : false, "suffix" : "" }, { "dropping-particle" : "", "family" : "Griffiths", "given" : "Paul T.", "non-dropping-particle" : "", "parse-names" : false, "suffix" : "" }, { "dropping-particle" : "", "family" : "Harper", "given" : "Anna B.", "non-dropping-particle" : "", "parse-names" : false, "suffix" : "" }, { "dropping-particle" : "", "family" : "Hendry", "given" : "Maggie A.", "non-dropping-particle" : "", "parse-names" : false, "suffix" : "" }, { "dropping-particle" : "", "family" : "Hewitt", "given" : "Alan J.", "non-dropping-particle" : "", "parse-names" : false, "suffix" : "" }, { "dropping-particle" : "", "family" : "Johnson", "given" : "Ben", "non-dropping-particle" : "", "parse-names" : false, "suffix" : "" }, { "dropping-particle" : "", "family" : "Jones", "given" : "Andy", "non-dropping-particle" : "", "parse-names" : false, "suffix" : "" }, { "dropping-particle" : "", "family" : "Jones", "given" : "Chris D.", "non-dropping-particle" : "", "parse-names" : false, "suffix" : "" }, { "dropping-particle" : "", "family" : "Keeble", "given" : "James", "non-dropping-particle" : "", "parse-names" : false, "suffix" : "" }, { "dropping-particle" : "", "family" : "Liddicoat", "given" : "Spencer", "non-dropping-particle" : "", "parse-names" : false, "suffix" : "" }, { "dropping-particle" : "", "family" : "Morgenstern", "given" : "Olaf", "non-dropping-particle" : "", "parse-names" : false, "suffix" : "" }, { "dropping-particle" : "", "family" : "Parker", "given" : "Robert J.", "non-dropping-particle" : "", "parse-names" : false, "suffix" : "" }, { "dropping-particle" : "", "family" : "Predoi", "given" : "Valeriu", "non-dropping-particle" : "", "parse-names" : false, "suffix" : "" }, { "dropping-particle" : "", "family" : "Robertson", "given" : "Eddy", "non-dropping-particle" : "", "parse-names" : false, "suffix" : "" }, { "dropping-particle" : "", "family" : "Siahaan", "given" : "Antony", "non-dropping-particle" : "", "parse-names" : false, "suffix" : "" }, { "dropping-particle" : "", "family" : "Smith", "given" : "Robin S.", "non-dropping-particle" : "", "parse-names" : false, "suffix" : "" }, { "dropping-particle" : "", "family" : "Swaminathan", "given" : "Ranjini", "non-dropping-particle" : "", "parse-names" : false, "suffix" : "" }, { "dropping-particle" : "", "family" : "Woodhouse", "given" : "Matthew T.", "non-dropping-particle" : "", "parse-names" : false, "suffix" : "" }, { "dropping-particle" : "", "family" : "Zeng", "given" : "Guang", "non-dropping-particle" : "", "parse-names" : false, "suffix" : "" }, { "dropping-particle" : "", "family" : "Zerroukat", "given" : "Mohamed", "non-dropping-particle" : "", "parse-names" : false, "suffix" : "" } ], "container-title" : "Journal of Advances in Modeling Earth Systems", "id" : "ITEM-2", "issue" : "12", "issued" : { "date-parts" : [ [ "2019", "12", "21" ] ] }, "page" : "4513-4558", "publisher" : "Wiley Online Library", "title" : "UKESM1: Description and Evaluation of the U.K. Earth System Model", "translator" : [ { "dropping-particle" : "", "family" : "J2974", "given" : "", "non-dropping-particle" : "", "parse-names" : false, "suffix" : "" } ], "type" : "article-journal", "volume" : "11" }, "uris" : [ "http://www.mendeley.com/documents/?uuid=222a79c5-6cc2-416f-955d-50e5d2be6fc5" ] } ], "mendeley" : { "formattedCitation" : "(Gettelman et al., 2019; Sellar et al., 2019)", "plainTextFormattedCitation" : "(Gettelman et al., 2019; Sellar et al., 2019)", "previouslyFormattedCitation" : "(Gettelman et al., 2019; Sellar et al., 2019)" }, "properties" : { "noteIndex" : 0 }, "schema" : "https://github.com/citation-style-language/schema/raw/master/csl-citation.json" }</w:instrText>
      </w:r>
      <w:r w:rsidRPr="00664605">
        <w:rPr>
          <w:noProof/>
        </w:rPr>
        <w:fldChar w:fldCharType="separate"/>
      </w:r>
      <w:r w:rsidR="00393F8C">
        <w:rPr>
          <w:noProof/>
          <w:lang w:val="en-US"/>
        </w:rPr>
        <w:t>(Gettelman et al., 2019; Sellar et al., 2019)</w:t>
      </w:r>
      <w:r w:rsidRPr="00664605">
        <w:rPr>
          <w:noProof/>
        </w:rPr>
        <w:fldChar w:fldCharType="end"/>
      </w:r>
      <w:r w:rsidRPr="00E457C1">
        <w:rPr>
          <w:noProof/>
          <w:lang w:val="en-US"/>
        </w:rPr>
        <w:t xml:space="preserve">, which has been shown to affect estimates of historical aerosol radiative forcing </w:t>
      </w:r>
      <w:r w:rsidRPr="00664605">
        <w:rPr>
          <w:noProof/>
        </w:rPr>
        <w:fldChar w:fldCharType="begin" w:fldLock="1"/>
      </w:r>
      <w:r w:rsidR="00E719C0">
        <w:rPr>
          <w:noProof/>
          <w:lang w:val="en-US"/>
        </w:rPr>
        <w:instrText>ADDIN CSL_CITATION { "citationItems" : [ { "id" : "ITEM-1", "itemData" : { "author" : [ { "dropping-particle" : "", "family" : "Karset", "given" : "Inger Helene Hafsahl", "non-dropping-particle" : "", "parse-names" : false, "suffix" : "" }, { "dropping-particle" : "", "family" : "Berntsen", "given" : "Terje Koren", "non-dropping-particle" : "", "parse-names" : false, "suffix" : "" }, { "dropping-particle" : "", "family" : "Storelvmo", "given" : "Trude", "non-dropping-particle" : "", "parse-names" : false, "suffix" : "" }, { "dropping-particle" : "", "family" : "Alterskj\u00e6r", "given" : "Kari", "non-dropping-particle" : "", "parse-names" : false, "suffix" : "" }, { "dropping-particle" : "", "family" : "Grini", "given" : "Alf", "non-dropping-particle" : "", "parse-names" : false, "suffix" : "" }, { "dropping-particle" : "", "family" : "Olivi\u00e9", "given" : "Dirk", "non-dropping-particle" : "", "parse-names" : false, "suffix" : "" }, { "dropping-particle" : "", "family" : "Kirkev\u00e5g", "given" : "Alf", "non-dropping-particle" : "", "parse-names" : false, "suffix" : "" }, { "dropping-particle" : "", "family" : "Seland", "given" : "\u00d8yvind", "non-dropping-particle" : "", "parse-names" : false, "suffix" : "" }, { "dropping-particle" : "", "family" : "Iversen", "given" : "Trond", "non-dropping-particle" : "", "parse-names" : false, "suffix" : "" }, { "dropping-particle" : "", "family" : "Schulz", "given" : "Michael", "non-dropping-particle" : "", "parse-names" : false, "suffix" : "" } ], "container-title" : "Atmospheric Chemistry and Physics", "id" : "ITEM-1", "issue" : "10", "issued" : { "date-parts" : [ [ "2018" ] ] }, "page" : "7669-7690", "publisher" : "Copernicus GmbH", "title" : "Strong impacts on aerosol indirect effects from historical oxidant changes", "translator" : [ { "dropping-particle" : "", "family" : "J6395", "given" : "", "non-dropping-particle" : "", "parse-names" : false, "suffix" : "" } ], "type" : "article-journal", "volume" : "18" }, "uris" : [ "http://www.mendeley.com/documents/?uuid=ed65c820-5546-4e14-bc84-2ad28d829783" ] } ], "mendeley" : { "formattedCitation" : "(Karset et al., 2018)", "plainTextFormattedCitation" : "(Karset et al., 2018)", "previouslyFormattedCitation" : "(Karset et al., 2018)" }, "properties" : { "noteIndex" : 0 }, "schema" : "https://github.com/citation-style-language/schema/raw/master/csl-citation.json" }</w:instrText>
      </w:r>
      <w:r w:rsidRPr="00664605">
        <w:rPr>
          <w:noProof/>
        </w:rPr>
        <w:fldChar w:fldCharType="separate"/>
      </w:r>
      <w:r w:rsidR="00393F8C">
        <w:rPr>
          <w:noProof/>
          <w:lang w:val="en-US"/>
        </w:rPr>
        <w:t>(Karset et al., 2018)</w:t>
      </w:r>
      <w:r w:rsidRPr="00664605">
        <w:rPr>
          <w:noProof/>
        </w:rPr>
        <w:fldChar w:fldCharType="end"/>
      </w:r>
      <w:r w:rsidRPr="00E457C1">
        <w:rPr>
          <w:noProof/>
          <w:lang w:val="en-US"/>
        </w:rPr>
        <w:t xml:space="preserve">. Furthermore, interactive treatment of atmospheric chemistry in a full ESM supports investigation of interactions between climate and air quality mitigation efforts, such as in AerChemMIP </w:t>
      </w:r>
      <w:r w:rsidRPr="00664605">
        <w:rPr>
          <w:noProof/>
        </w:rPr>
        <w:fldChar w:fldCharType="begin" w:fldLock="1"/>
      </w:r>
      <w:r w:rsidR="008F46A5" w:rsidRPr="00E457C1">
        <w:rPr>
          <w:noProof/>
          <w:lang w:val="en-US"/>
        </w:rPr>
        <w:instrText>ADDIN CSL_CITATION { "citationItems" : [ { "id" : "ITEM-1", "itemData" : { "DOI" : "10.5194/gmd-10-585-2017", "ISSN" : "1991-9603", "abstract" : "Abstract. The Aerosol Chemistry Model Intercomparison Project (AerChemMIP) is endorsed by the Coupled-Model Intercomparison Project 6 (CMIP6) and is designed to quantify the climate and air quality impacts of aerosols and chemically reactive gases. These are specifically near-term climate forcers (NTCFs: methane, tropospheric ozone and aerosols, and their precursors), nitrous oxide and ozone-depleting halocarbons. The aim of AerChemMIP is to answer four scientific questions. 1. How have anthropogenic emissions contributed to global radiative forcing and affected regional climate over the historical period? 2. How might future policies (on climate, air quality and land use) affect the abundances of NTCFs and their climate impacts? 3.How do uncertainties in historical NTCF emissions affect radiative forcing estimates? 4. How important are climate feedbacks to natural NTCF emissions, atmospheric composition, and radiative effects? These questions will be addressed through targeted simulations with CMIP6 climate models that include an interactive representation of tropospheric aerosols and atmospheric chemistry. These simulations build on the CMIP6 Dia</w:instrText>
      </w:r>
      <w:r w:rsidR="008F46A5">
        <w:rPr>
          <w:noProof/>
        </w:rPr>
        <w:instrText>gnostic, Evaluation and Characterization of Klima (DECK) experiments, the CMIP6 historical simulations, and future projections performed elsewhere in CMIP6, allowing the contributions from aerosols and/or chemistry to be quantified. Specific diagnostics are requested as part of the CMIP6 data request to highlight the chemical composition of the atmosphere, to evaluate the performance of the models, and to understand differences in behaviour between them.", "author" : [ { "dropping-particle" : "", "family" : "Collins", "given" : "William J", "non-dropping-particle" : "", "parse-names" : false, "suffix" : "" }, { "dropping-particle" : "", "family" : "Lamarque", "given" : "Jean-Fran\u00e7ois",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"Michaela I", "non-dropping-particle" : "", "parse-names" : false, "suffix" : "" }, { "dropping-particle" : "", "family" : "Maycock", "gi</w:instrText>
      </w:r>
      <w:r w:rsidR="008F46A5" w:rsidRPr="00E457C1">
        <w:rPr>
          <w:noProof/>
          <w:lang w:val="en-US"/>
        </w:rPr>
        <w:instrText>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"Steven J.", "non-dropping-particle" : "", "parse-names" : false, "suffix" : "" } ], "container-title" : "Geoscientific Model Development", "id" : "ITEM-1", "issue" : "2", "issued" : { "date-parts" : [ [ "2017", "2", "9" ] ] }, "page" : "585-607", "title" : "AerChemMIP: quantifying the effects of chemistry and aerosols in CMIP6", "translator" : [ { "dropping-particle" : "", "family" : "J2980", "given" : "", "non-dropping-particle" : "", "parse-names" : false, "suffix" : "" } ], "type" : "article-journal", "volume" : "10" }, "uris" : [ "http://www.mendeley.com/documents/?uuid=f54228d2-7383-4dd3-af39-2d2671a14bb9" ] } ], "mendeley" : { "formattedCitation" : "(Collins et al., 2017)", "plainTextFormattedCitation" : "(Collins et al., 2017)", "previouslyFormattedCitation" : "(Collins et al., 2017)" }, "properties" : { "noteIndex" : 0 }, "schema" : "https://github.com/citation-style-language/schema/raw/master/csl-citation.json" }</w:instrText>
      </w:r>
      <w:r w:rsidRPr="00664605">
        <w:rPr>
          <w:noProof/>
        </w:rPr>
        <w:fldChar w:fldCharType="separate"/>
      </w:r>
      <w:r w:rsidR="00393F8C">
        <w:rPr>
          <w:noProof/>
          <w:lang w:val="en-US"/>
        </w:rPr>
        <w:t>(Collins et al., 2017)</w:t>
      </w:r>
      <w:r w:rsidRPr="00664605">
        <w:rPr>
          <w:noProof/>
        </w:rPr>
        <w:fldChar w:fldCharType="end"/>
      </w:r>
      <w:r w:rsidRPr="00E457C1">
        <w:rPr>
          <w:noProof/>
          <w:lang w:val="en-US"/>
        </w:rPr>
        <w:t xml:space="preserve"> as well as interactions between stratospheric ozone recovery and global warming </w:t>
      </w:r>
      <w:r w:rsidRPr="00664605">
        <w:rPr>
          <w:noProof/>
        </w:rPr>
        <w:fldChar w:fldCharType="begin" w:fldLock="1"/>
      </w:r>
      <w:r w:rsidR="00E719C0">
        <w:rPr>
          <w:noProof/>
          <w:lang w:val="en-US"/>
        </w:rPr>
        <w:instrText>ADDIN CSL_CITATION { "citationItems" : [ { "id" : "ITEM-1", "itemData" : { "DOI" : "10.5194/acp-18-1091-2018", "author" : [ { "dropping-particle" : "", "family" : "Morgenstern", "given" : "O", "non-dropping-particle" : "", "parse-names" : false, "suffix" : "" }, { "dropping-particle" : "", "family" : "Stone", "given" : "K A", "non-dropping-particle" : "", "parse-names" : false, "suffix" : "" }, { "dropping-particle" : "", "family" : "Schofield", "given" : "R", "non-dropping-particle" : "", "parse-names" : false, "suffix" : "" }, { "dropping-particle" : "", "family" : "Akiyoshi", "given" : "H", "non-dropping-particle" : "", "parse-names" : false, "suffix" : "" }, { "dropping-particle" : "", "family" : "Yamashita", "given" : "Y", "non-dropping-particle" : "", "parse-names" : false, "suffix" : "" }, { "dropping-particle" : "", "family" : "Kinnison", "given" : "D E", "non-dropping-particle" : "", "parse-names" : false, "suffix" : "" }, { "dropping-particle" : "", "family" : "Garcia", "given" : "R R", "non-dropping-particle" : "", "parse-names" : false, "suffix" : "" }, { "dropping-particle" : "", "family" : "Sudo", "given" : "K", "non-dropping-particle" : "", "parse-names" : false, "suffix" : "" }, { "dropping-particle" : "", "family" : "Plummer", "given" : "D A", "non-dropping-particle" : "", "parse-names" : false, "suffix" : "" }, { "dropping-particle" : "", "family" : "Scinocca", "given" : "J", "non-dropping-particle" : "", "parse-names" : false, "suffix" : "" }, { "dropping-particle" : "", "family" : "Oman", "given" : "L D", "non-dropping-particle" : "", "parse-names" : false, "suffix" : "" }, { "dropping-particle" : "", "family" : "Manyin", "given" : "M E", "non-dropping-particle" : "", "parse-names" : false, "suffix" : "" }, { "dropping-particle" : "", "family" : "Zeng", "given" : "G", "non-dropping-particle" : "", "parse-names" : false, "suffix" : "" }, { "dropping-particle" : "", "family" : "Rozanov", "given" : "E", "non-dropping-particle" : "", "parse-names" : false, "suffix" : "" }, { "dropping-particle" : "", "family" : "Stenke", "given" : "A", "non-dropping-particle" : "", "parse-names" : false, "suffix" : "" }, { "dropping-particle" : "", "family" : "Revell", "given" : "L E", "non-dropping-particle" : "", "parse-names" : false, "suffix" : "" }, { "dropping-particle" : "", "family" : "Pitari", "given" : "G", "non-dropping-particle" : "", "parse-names" : false, "suffix" : "" }, { "dropping-particle" : "", "family" : "Mancini", "given" : "E", "non-dropping-particle" : "", "parse-names" : false, "suffix" : "" }, { "dropping-particle" : "", "family" : "Genova", "given" : "G", "non-dropping-particle" : "Di", "parse-names" : false, "suffix" : "" }, { "dropping-particle" : "", "family" : "Visioni", "given" : "D", "non-dropping-particle" : "", "parse-names" : false, "suffix" : "" }, { "dropping-particle" : "", "family" : "Dhomse", "given" : "S S", "non-dropping-particle" : "", "parse-names" : false, "suffix" : "" }, { "dropping-particle" : "", "family" : "Chipperfield", "given" : "M P", "non-dropping-particle" : "", "parse-names" : false, "suffix" : "" } ], "container-title" : "Atmospheric Chemistry and Physics", "id" : "ITEM-1", "issue" : "2", "issued" : { "date-parts" : [ [ "2018" ] ] }, "page" : "1091-1114", "title" : "Ozone sensitivity to varying greenhouse gases and ozone-depleting substances in CCMI-1 simulations", "translator" : [ { "dropping-particle" : "", "family" : "J3901", "given" : "", "non-dropping-particle" : "", "parse-names" : false, "suffix" : "" } ], "type" : "article-journal", "volume" : "18" }, "uris" : [ "http://www.mendeley.com/documents/?uuid=e0d7fd59-dda4-4f96-83c4-1f516a04afda" ] } ], "mendeley" : { "formattedCitation" : "(Morgenstern et al., 2018)", "plainTextFormattedCitation" : "(Morgenstern et al., 2018)", "previouslyFormattedCitation" : "(Morgenstern et al., 2018)" }, "properties" : { "noteIndex" : 0 }, "schema" : "https://github.com/citation-style-language/schema/raw/master/csl-citation.json" }</w:instrText>
      </w:r>
      <w:r w:rsidRPr="00664605">
        <w:rPr>
          <w:noProof/>
        </w:rPr>
        <w:fldChar w:fldCharType="separate"/>
      </w:r>
      <w:r w:rsidR="00393F8C">
        <w:rPr>
          <w:noProof/>
          <w:lang w:val="en-US"/>
        </w:rPr>
        <w:t>(Morgenstern et al., 2018)</w:t>
      </w:r>
      <w:r w:rsidRPr="00664605">
        <w:rPr>
          <w:noProof/>
        </w:rPr>
        <w:fldChar w:fldCharType="end"/>
      </w:r>
      <w:r w:rsidRPr="00E457C1">
        <w:rPr>
          <w:noProof/>
          <w:lang w:val="en-US"/>
        </w:rPr>
        <w:t xml:space="preserve">. (iii) Couplings between components of Earth system models have been extended to increase their utility for studying future interactions across the full Earth system, such as between ocean biogeochemistry and cloud-aerosol processes </w:t>
      </w:r>
      <w:r w:rsidRPr="00664605">
        <w:rPr>
          <w:noProof/>
        </w:rPr>
        <w:fldChar w:fldCharType="begin" w:fldLock="1"/>
      </w:r>
      <w:r w:rsidR="008F46A5" w:rsidRPr="00E457C1">
        <w:rPr>
          <w:noProof/>
          <w:lang w:val="en-US"/>
        </w:rPr>
        <w:instrText>ADDIN CSL_CITATION { "citationItems" : [ { "id" : "ITEM-1", "itemData" : { "DOI" : "10.5194/gmd-13-6383-2020", "ISSN" : "1991-9603", "author" : [ { "dropping-particle" : "", "family" : "Mulcahy", "given" : "Jane P", "non-dropping-particle" : "", "parse-names" : false, "suffix" : "" }, { "dropping-particle" : "", "family" : "Johnson", "given" : "Colin", "non-dropping-particle" : "", "parse-names" : false, "suffix" : "" }, { "dropping-particle" : "", "family" : "Jones", "given" : "Colin G.", "non-dropping-particle" : "", "parse-names" : false, "suffix" : "" }, { "dropping-particle" : "", "family" : "Povey", "given" : "Adam C", "non-dropping-particle" : "", "parse-names" : false, "suffix" : "" }, { "dropping-particle" : "", "family" : "Scott", "given" : "Catherine E", "non-dropping-particle" : "", "parse-names" : false, "suffix" : "" }, { "dropping-particle" : "", "family" : "Sellar", "given" : "Alistair", "non-dropping-particle" : "", "parse-names" : false, "suffix" : "" }, { "dropping-particle" : "", "family" : "Turnock", "given" : "Steven T", "non-dropping-particle" : "", "parse-names" : false, "suffix" : "" }, { "dropping-particle" : "", "family" : "Woodhouse", "given" : "Matthew T", "non-dropping-particle" : "", "parse-names" : false, "suffix" :</w:instrText>
      </w:r>
      <w:r w:rsidR="008F46A5">
        <w:rPr>
          <w:noProof/>
        </w:rPr>
        <w:instrText xml:space="preserve"> "" }, { "dropping-particle" : "", "family" : "Abraham", "given" : "Nathan Luke", "non-dropping-particle" : "", "parse-names" : false, "suffix" : "" }, { "dropping-particle" : "", "family" : "Andrews", "given" : "Martin B", "non-dropping-particle" : "", "parse-names" : false, "suffix" : "" }, { "dropping-particle" : "", "family" : "Bellouin", "given" : "Nicolas", "non-dropping-particle" : "", "parse-names" : false, "suffix" : "" }, { "dropping-particle" : "", "family" : "Browse", "given" : "Jo", "non-dropping-particle" : "", "parse-names" : false, "suffix" : "" }, { "dropping-particle" : "", "family" : "Carslaw", "given" : "Ken S", "non-dropping-particle" : "", "parse-names" : false, "suffix" : "" }, { "dropping-particle" : "", "family" : "Dalvi", "given" : "Mohit", "non-dropping-particle" : "", "parse-names" : false, "suffix" : "" }, { "dropping-particle" : "", "family" : "Folberth", "given" : "Gerd A", "non-dropping-particle" : "", "parse-names" : false, "suffix" : "" }, { "dropping-particle" : "", "family" : "Glover", "given" : "Matthew", "non-dropping-particle" : "", "parse-names" : false, "suffix" : "" }, { "dropping-particle" : "", "family" : "Grosvenor", "given" : "Daniel P.", "non-dropping-particle" : "", "parse-names" : false, "suffix" : "" }, { "dropping-particle" : "", "family" : "Hardacre", "given" : "Catherine", "non-dropping-particle" : "", "parse-names" : false, "suffix" : "" }, { "dropping-particle" : "", "family" : "Hill", "given" : "Richard", "non-dropping-particle" : "", "parse-names" : false, "suffix" : "" }, { "dropping-particle" : "", "family" : "Johnson", "given" : "Ben", "non-dropping-particle" : "", "parse-names" : false, "suffix" : "" }, { "dropping-particle" : "", "family" : "Jones", "given" : "Andy", "non-dropping-particle" : "", "parse-names" : false, "suffix" : "" }, { "dropping-particle" : "", "family" : "Kipling", "given" : "Zak", "non-dropping-particle" : "", "parse-names" : false, "suffix" : "" }, { "dropping-particle" : "", "family" : "Mann", "given" : "Graham", "non-dropping-particle" : "", "parse-names" : false, "suffix" : "" }, { "dropping-particle" : "", "family" : "Mollard", "given" : "James", "non-dropping-particle" : "", "parse-names" : false, "suffix" : "" }, { "dropping-particle" : "", "family" : "O'Connor", "given" : "Fiona M", "non-dropping-particle" : "", "parse-names" : false, "suffix" : "" }, { "dropping-particle" : "", "family" : "Palmi\u00e9ri", "given" : "Julien", "non-dropping-particle" : "", "parse-names" : false, "suffix" : "" }, { "dropping-particle" : "", "family" : "Reddington", "given" : "Carly", "non-dropping-particle" : "", "parse-names" : false, "suffix" : "" }, { "dropping-particle" : "", "family" : "Rumbold", "given" : "Steven T", "non-dropping-particle" : "", "parse-names" : false, "suffix" : "" }, { "dropping-particle" : "", "family" : "Richardson", "given" : "Mark", "non-dropping-particle" : "", "parse-names" : false, "suffix" : "" }, { "dropping-particle" : "", "family" : "Schutgens", "given" : "Nick A J", "non-dropping-particle" : "", "parse-names" : false, "suffix" : "" }, { "dropping-particle" : "", "family" : "Stier", "given" : "Philip", "non-dropping-particle" : "", "parse-names" : false, "suffix" : "" }, { "dropping-particle" : "", "family" : "Stringer", "given" : "Marc", "non-dropping-particle" : "", "parse-names" : false, "suffix" : "" }, { "dropping-particle" : "", "family" : "Tang", "given" : "Yongming", "non-dropping-particle" : "", "parse-names" : false, "suffix" : "" }, { "dropping-particle" : "", "family" : "Walton", "given" : "Jeremy", "non-dropping-particle" : "", "parse-names" : false, "suffix" : "" }, { "dropping-particle" : "", "family" : "Woodward", "given" : "Stephanie", "non-dropping-particle" : "", "parse-names" : false, "suffix" : "" }, { "dropping-particle" : "", "family" : "Yool", "given" : "Andrew", "non-dropping-particle" : "", "parse-names" : false, "suffix" : "" } ], "container-title" : "Geoscientific Model Development", "id" : "ITEM-1", "issue" : "12", "issued" : { "date-parts" : [ [ "2020", "12", "21" ] ] }, "page" : "6383-6423", "title" : "Description and evaluation of aerosol in UKESM1 and HadGEM3-GC3.1 CMIP6 historical simulations", "translator" : [ { "dropping-particle" : "", "family" : "J3334", "given" : "", "non-dropping-particle" : "", "parse-names" : false, "suffix" : "" } ], "type" : "article-journal", "volume" : "13" }, "uris" : [ "http://www.mendeley.com/documents/?uuid=7b4be675-20f8-4fd0-99c0-19578dec9332", "http://www.mendeley.com/documents/?uuid=0a256e3e-a37a-4f7b-8647-12f33ab06a3d" ] } ], "mendeley" : { "formattedCitation" : "(Mulcahy et al., 2020)", "plainTextFormattedCitation" : "(Mulcahy et al., 2020)", "previouslyFormattedCitation" : "(Mulcahy et al., 2020)" }, "properties" : { "noteIndex" : 0 }, "schema" : "https://github.com/citation-style-language/schema/raw/master/csl-citation.json" }</w:instrText>
      </w:r>
      <w:r w:rsidRPr="00664605">
        <w:rPr>
          <w:noProof/>
        </w:rPr>
        <w:fldChar w:fldCharType="separate"/>
      </w:r>
      <w:r w:rsidR="00393F8C">
        <w:rPr>
          <w:noProof/>
        </w:rPr>
        <w:t>(Mulcahy et al., 2020)</w:t>
      </w:r>
      <w:r w:rsidRPr="00664605">
        <w:rPr>
          <w:noProof/>
        </w:rPr>
        <w:fldChar w:fldCharType="end"/>
      </w:r>
      <w:r w:rsidRPr="00664605">
        <w:rPr>
          <w:noProof/>
        </w:rPr>
        <w:t xml:space="preserve">, vegetation and impacts on dust production </w:t>
      </w:r>
      <w:r w:rsidRPr="00664605">
        <w:rPr>
          <w:noProof/>
        </w:rPr>
        <w:fldChar w:fldCharType="begin" w:fldLock="1"/>
      </w:r>
      <w:r w:rsidR="008F46A5">
        <w:rPr>
          <w:noProof/>
        </w:rPr>
        <w:instrText>ADDIN CSL_CITATION { "citationItems" : [ { "id" : "ITEM-1", "itemData" : { "DOI" : "10.1038/s41467-017-02620-y", "author" : [ { "dropping-particle" : "", "family" : "Kok", "given" : "Jasper F", "non-dropping-particle" : "", "parse-names" : false, "suffix" : "" }, { "dropping-particle" : "", "family" : "Ward", "given" : "Daniel S", "non-dropping-particle" : "", "parse-names" : false, "suffix" : "" }, { "dropping-particle" : "", "family" : "Mahowald", "given" : "Natalie M", "non-dropping-particle" : "", "parse-names" : false, "suffix" : "" }, { "dropping-particle" : "", "family" : "Evan", "given" : "Amato T", "non-dropping-particle" : "", "parse-names" : false, "suffix" : "" } ], "container-title" : "Nature communications", "id" : "ITEM-1", "issue" : "1", "issued" : { "date-parts" : [ [ "2018" ] ] }, "page" : "241", "publisher" : "Nature Publishing Group", "title" : "Global and regional importance of the direct dust-climate feedback", "translator" : [ { "dropping-particle" : "", "family" : "J2977", "given" : "", "non-dropping-particle" : "", "parse-names" : false, "suffix" : "" } ], "type" : "article-journal", "volume" : "9" }, "uris" : [ "http://www.mendeley.com/documents/?uuid=1b31dd7a-1485-4180-b6b6-d78083bc468e" ] } ], "mendeley" : { "formattedCitation" : "(Kok et al., 2018)", "plainTextFormattedCitation" : "(Kok et al., 2018)", "previouslyFormattedCitation" : "(Kok et al., 2018)" }, "properties" : { "noteIndex" : 0 }, "schema" : "https://github.com/citation-style-language/schema/raw/master/csl-citation.json" }</w:instrText>
      </w:r>
      <w:r w:rsidRPr="00664605">
        <w:rPr>
          <w:noProof/>
        </w:rPr>
        <w:fldChar w:fldCharType="separate"/>
      </w:r>
      <w:r w:rsidR="00393F8C">
        <w:rPr>
          <w:noProof/>
        </w:rPr>
        <w:t>(Kok et al., 2018)</w:t>
      </w:r>
      <w:r w:rsidRPr="00664605">
        <w:rPr>
          <w:noProof/>
        </w:rPr>
        <w:fldChar w:fldCharType="end"/>
      </w:r>
      <w:r w:rsidRPr="00664605">
        <w:rPr>
          <w:noProof/>
        </w:rPr>
        <w:t xml:space="preserve">, production of secondary organic aerosols </w:t>
      </w:r>
      <w:r w:rsidRPr="00664605">
        <w:rPr>
          <w:noProof/>
        </w:rPr>
        <w:fldChar w:fldCharType="begin" w:fldLock="1"/>
      </w:r>
      <w:r w:rsidR="008F46A5">
        <w:rPr>
          <w:noProof/>
        </w:rPr>
        <w:instrText>ADDIN CSL_CITATION { "citationItems" : [ { "id" : "ITEM-1", "itemData" : { "DOI" : "10.1038/ncomms14067", "ISSN" : "2041-1723", "author" : [ { "dropping-particle" : "", "family" : "Zhao", "given" : "D F", "non-dropping-particle" : "", "parse-names" : false, "suffix" : "" }, { "dropping-particle" : "", "family" : "Buchholz", "given" : "Angela", "non-dropping-particle" : "", "parse-names" : false, "suffix" : "" }, { "dropping-particle" : "", "family" : "Tillmann", "given" : "Ralf", "non-dropping-particle" : "", "parse-names" : false, "suffix" : "" }, { "dropping-particle" : "", "family" : "Kleist", "given" : "Einhard", "non-dropping-particle" : "", "parse-names" : false, "suffix" : "" }, { "dropping-particle" : "", "family" : "Wu", "given" : "Cheng", "non-dropping-particle" : "", "parse-names" : false, "suffix" : "" }, { "dropping-particle" : "", "family" : "Rubach", "given" : "Florian", "non-dropping-particle" : "", "parse-names" : false, "suffix" : "" }, { "dropping-particle" : "", "family" : "Kiendler-Scharr", "given" : "Astrid", "non-dropping-particle" : "", "parse-names" : false, "suffix" : "" }, { "dropping-particle" : "", "family" : "Rudich", "given" : "Yinon", "non-dropping-particle" : "", "parse-names" : false, "suffix" : "" }, { "dropping-particle" : "", "family" : "Wildt", "given" : "J\u00fcrgen", "non-dropping-particle" : "", "parse-names" : false, "suffix" : "" }, { "dropping-particle" : "", "family" : "Mentel", "given" : "Th F", "non-dropping-particle" : "", "parse-names" : false, "suffix" : "" } ], "container-title" : "Nature Communications", "id" : "ITEM-1", "issue" : "1", "issued" : { "date-parts" : [ [ "2017", "4", "20" ] ] }, "page" : "14067", "publisher" : "Nature Publishing Group", "title" : "Environmental conditions regulate the impact of plants on cloud formation", "translator" : [ { "dropping-particle" : "", "family" : "J2973", "given" : "", "non-dropping-particle" : "", "parse-names" : false, "suffix" : "" } ], "type" : "article-journal", "volume" : "8" }, "uris" : [ "http://www.mendeley.com/documents/?uuid=84d89448-ad63-4666-9d9b-2848d2fcd4d9" ] } ], "mendeley" : { "formattedCitation" : "(Zhao et al., 2017)", "manualFormatting" : "(SOA, Zhao et al., 2017)", "plainTextFormattedCitation" : "(Zhao et al., 2017)", "previouslyFormattedCitation" : "(Zhao et al., 2017)" }, "properties" : { "noteIndex" : 0 }, "schema" : "https://github.com/citation-style-language/schema/raw/master/csl-citation.json" }</w:instrText>
      </w:r>
      <w:r w:rsidRPr="00664605">
        <w:rPr>
          <w:noProof/>
        </w:rPr>
        <w:fldChar w:fldCharType="separate"/>
      </w:r>
      <w:r w:rsidR="00393F8C">
        <w:rPr>
          <w:noProof/>
        </w:rPr>
        <w:t>(SOA, Zhao et al., 2017)</w:t>
      </w:r>
      <w:r w:rsidRPr="00664605">
        <w:rPr>
          <w:noProof/>
        </w:rPr>
        <w:fldChar w:fldCharType="end"/>
      </w:r>
      <w:r w:rsidRPr="00664605">
        <w:rPr>
          <w:noProof/>
        </w:rPr>
        <w:t xml:space="preserve"> and Equilibrium Climate Sensitivity (ECS) whereby enhanced CO</w:t>
      </w:r>
      <w:r w:rsidRPr="00664605">
        <w:rPr>
          <w:noProof/>
          <w:vertAlign w:val="subscript"/>
        </w:rPr>
        <w:t>2</w:t>
      </w:r>
      <w:r w:rsidRPr="00664605">
        <w:rPr>
          <w:noProof/>
        </w:rPr>
        <w:t xml:space="preserve"> fertilization of land vegetation causes changes in regional surface albedo </w:t>
      </w:r>
      <w:r w:rsidRPr="00664605">
        <w:rPr>
          <w:noProof/>
        </w:rPr>
        <w:fldChar w:fldCharType="begin" w:fldLock="1"/>
      </w:r>
      <w:r w:rsidR="00E719C0">
        <w:rPr>
          <w:noProof/>
        </w:rPr>
        <w:instrText xml:space="preserve">ADDIN CSL_CITATION { "citationItems" : [ { "id" : "ITEM-1", "itemData" : { "author" : [ { "dropping-particle" : "", "family" : "Andrews", "given" : "Timothy", "non-dropping-particle" : "", "parse-names" : false, "suffix" : "" }, { "dropping-particle" : "", "family" : "Andrews", "given" : "Martin B", "non-dropping-particle" : "", "parse-names" : false, "suffix" : "" }, { "dropping-particle" : "", "family" : "Bodas-Salcedo", "given" : "Alejandro", "non-dropping-particle" : "", "parse-names" : false, "suffix" : "" }, { "dropping-particle" : "", "family" : "Jones", "given" : "Gareth S", "non-dropping-particle" : "", "parse-names" : false, "suffix" : "" }, { "dropping-particle" : "", "family" : "Kulhbrodt", "given" : "Till", "non-dropping-particle" : "", "parse-names" : false, "suffix" : "" }, { "dropping-particle" : "", "family" : "Manners", "given" : "James", "non-dropping-particle" : "", "parse-names" : false, "suffix" : "" }, { "dropping-particle" : "", "family" : "Menary", "given" </w:instrText>
      </w:r>
      <w:r w:rsidR="00E719C0" w:rsidRPr="001D5B54">
        <w:rPr>
          <w:noProof/>
          <w:rPrChange w:id="3594" w:author="Clotilde Pean" w:date="2021-06-21T14:15:00Z">
            <w:rPr>
              <w:noProof/>
              <w:lang w:val="en-GB"/>
            </w:rPr>
          </w:rPrChange>
        </w:rPr>
        <w:instrText>: "Matthew B", "non-dropping-particle" : "", "parse-names" : false, "suffix" : "" }, { "dropping-particle" : "", "family" : "Ridley", "given" : "Jeff", "non-dropping-particle" : "", "parse-names" : false, "suffix" : "" }, { "dropping-particle" : "", "family" : "Ringer", "given" : "Mark A", "non-dropping-particle" : "", "parse-names" : fa</w:instrText>
      </w:r>
      <w:r w:rsidR="00E719C0" w:rsidRPr="006814DF">
        <w:rPr>
          <w:noProof/>
          <w:lang w:val="en-GB"/>
        </w:rPr>
        <w:instrText>lse, "suffix" : "" }, { "dropping-particle" : "", "family" : "Sellar", "given" : "Alistair A", "non-dropping-particle" : "", "parse-names" : false, "suffix" : "" }, { "dropping-particle" : "", "family" : "others", "given" : "", "non-dropping-particle" : "", "parse-names" : false, "suffix" : "" } ], "container-title" : "Journal of Advances in Modeling Earth Systems", "id" : "ITEM-1", "issued" : { "date-parts" : [ [ "2019" ] ] }, "publisher" : "Wiley Online Library", "title" : "Forcings, feedbacks and climate sensitivity in HadGEM3-GC3. 1 and UKESM1", "translator" : [ { "dropping-particle" : "", "family" : "J6440", "given" : "", "non-dropping-particle" : "", "parse-names" : false, "suffix" : "" } ], "type" : "article-journal", "volume" : "11" }, "uris" : [ "http://www.mendeley.com/documents/?uuid=da2a5ac1-896d-4917-8042-8e1c3e0f935c" ] } ], "mendeley" : { "formattedCitation" : "(Andrews et al., 2019)", "plainTextFormattedCitation" : "(Andrews et al., 2019)", "previouslyFormattedCitation" : "(Andrews et al., 2019)" }, "properties" : { "noteIndex" : 0 }, "schema" : "https://github.com/citation-style-language/schema/raw/master/csl-citation.json" }</w:instrText>
      </w:r>
      <w:r w:rsidRPr="00664605">
        <w:rPr>
          <w:noProof/>
        </w:rPr>
        <w:fldChar w:fldCharType="separate"/>
      </w:r>
      <w:r w:rsidR="00393F8C">
        <w:rPr>
          <w:noProof/>
          <w:lang w:val="en-US"/>
        </w:rPr>
        <w:t>(Andrews et al., 2019)</w:t>
      </w:r>
      <w:r w:rsidRPr="00664605">
        <w:rPr>
          <w:noProof/>
        </w:rPr>
        <w:fldChar w:fldCharType="end"/>
      </w:r>
      <w:r w:rsidRPr="00E457C1">
        <w:rPr>
          <w:noProof/>
          <w:lang w:val="en-US"/>
        </w:rPr>
        <w:t xml:space="preserve">. Increased coupling between physical climate and biogeochemical processes in a single ESM, along with an increased number of interactively represented processes, such as permafrost thaw, vegetation, wildfires and continental ice sheets increases our ability to investigate the </w:t>
      </w:r>
      <w:r w:rsidR="00653B84" w:rsidRPr="00E457C1">
        <w:rPr>
          <w:noProof/>
          <w:lang w:val="en-US"/>
        </w:rPr>
        <w:t>potential for</w:t>
      </w:r>
      <w:r w:rsidRPr="00E457C1">
        <w:rPr>
          <w:noProof/>
          <w:lang w:val="en-US"/>
        </w:rPr>
        <w:t xml:space="preserve"> abrupt and interactive changes in the Earth system (see </w:t>
      </w:r>
      <w:r w:rsidR="00417A54" w:rsidRPr="00E457C1">
        <w:rPr>
          <w:noProof/>
          <w:lang w:val="en-US"/>
        </w:rPr>
        <w:t>S</w:t>
      </w:r>
      <w:r w:rsidRPr="00E457C1">
        <w:rPr>
          <w:noProof/>
          <w:lang w:val="en-US"/>
        </w:rPr>
        <w:t>ections 4.7.3 and 5.4.</w:t>
      </w:r>
      <w:r w:rsidR="006B7CF0" w:rsidRPr="00E457C1">
        <w:rPr>
          <w:noProof/>
          <w:lang w:val="en-US"/>
        </w:rPr>
        <w:t>9</w:t>
      </w:r>
      <w:ins w:id="3595" w:author="Ian Blenkinsop" w:date="2021-07-13T14:47:00Z">
        <w:r w:rsidR="00CD382B">
          <w:rPr>
            <w:noProof/>
            <w:lang w:val="en-US"/>
          </w:rPr>
          <w:t>,</w:t>
        </w:r>
      </w:ins>
      <w:r w:rsidRPr="00E457C1">
        <w:rPr>
          <w:noProof/>
          <w:lang w:val="en-US"/>
        </w:rPr>
        <w:t xml:space="preserve"> and </w:t>
      </w:r>
      <w:r w:rsidR="00417A54" w:rsidRPr="00E457C1">
        <w:rPr>
          <w:noProof/>
          <w:lang w:val="en-US"/>
        </w:rPr>
        <w:t>B</w:t>
      </w:r>
      <w:r w:rsidRPr="00E457C1">
        <w:rPr>
          <w:noProof/>
          <w:lang w:val="en-US"/>
        </w:rPr>
        <w:t>ox 5.1). Table 5.4 provides an overview of recent advances with representing the carbon cycle in ESMs.</w:t>
      </w:r>
    </w:p>
    <w:bookmarkEnd w:id="3593"/>
    <w:p w14:paraId="0BB417F7" w14:textId="77777777" w:rsidR="00CE1769" w:rsidRPr="00E457C1" w:rsidRDefault="00CE1769" w:rsidP="00CE1769">
      <w:pPr>
        <w:pStyle w:val="AR6BodyText"/>
        <w:rPr>
          <w:noProof/>
          <w:lang w:val="en-US"/>
        </w:rPr>
      </w:pPr>
    </w:p>
    <w:p w14:paraId="7FC3576A" w14:textId="7A8D9CF7" w:rsidR="00CA2400" w:rsidRDefault="00CE1769" w:rsidP="00CA2400">
      <w:pPr>
        <w:pStyle w:val="AR6BodyText"/>
        <w:rPr>
          <w:b/>
          <w:noProof/>
          <w:lang w:val="en-US"/>
        </w:rPr>
      </w:pPr>
      <w:r w:rsidRPr="00E457C1">
        <w:rPr>
          <w:lang w:val="en-US"/>
        </w:rPr>
        <w:t>In summary, both high-resolution and high-complexity models have been evaluated as part of CMIP6. In comparison with standard resolution</w:t>
      </w:r>
      <w:r w:rsidRPr="00E457C1">
        <w:rPr>
          <w:noProof/>
          <w:lang w:val="en-US"/>
        </w:rPr>
        <w:t xml:space="preserve"> CMIP6</w:t>
      </w:r>
      <w:r w:rsidRPr="00E457C1">
        <w:rPr>
          <w:lang w:val="en-US"/>
        </w:rPr>
        <w:t xml:space="preserve"> models, higher resolution probed under the HighResMIP activity </w:t>
      </w:r>
      <w:r>
        <w:fldChar w:fldCharType="begin" w:fldLock="1"/>
      </w:r>
      <w:r w:rsidR="00F87AD3">
        <w:rPr>
          <w:lang w:val="en-US"/>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 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"J3694", "given" : "", "non-dropping-particle" : "", "parse-names" : false, "suffix" : "" } ], "type" : "article-journal", "volume" : "9" }, "uris" : [ "http://www.mendeley.com/documents/?uuid=e5cc9ff6-21e5-4c70-b2b8-136483b2a16c" ] } ], "mendeley" : { "formattedCitation" : "(Haarsma et al., 2016)", "plainTextFormattedCitation" : "(Haarsma et al., 2016)", "previouslyFormattedCitation" : "(Haarsma et al., 2016)" }, "properties" : { "noteIndex" : 0 }, "schema" : "https://github.com/citation-style-language/schema/raw/master/csl-citation.json" }</w:instrText>
      </w:r>
      <w:r>
        <w:fldChar w:fldCharType="separate"/>
      </w:r>
      <w:r w:rsidR="00393F8C">
        <w:rPr>
          <w:noProof/>
          <w:lang w:val="en-US"/>
        </w:rPr>
        <w:t>(Haarsma et al., 2016)</w:t>
      </w:r>
      <w:r>
        <w:fldChar w:fldCharType="end"/>
      </w:r>
      <w:r w:rsidRPr="00E457C1">
        <w:rPr>
          <w:lang w:val="en-US"/>
        </w:rPr>
        <w:t xml:space="preserve"> improves aspects of the simulation of climate (particularly concerning sea surface temperature) but discrepancies remain and there are some regions, </w:t>
      </w:r>
      <w:r w:rsidR="006B7CF0" w:rsidRPr="00E457C1">
        <w:rPr>
          <w:lang w:val="en-US"/>
        </w:rPr>
        <w:t>such as</w:t>
      </w:r>
      <w:r w:rsidRPr="00E457C1">
        <w:rPr>
          <w:lang w:val="en-US"/>
        </w:rPr>
        <w:t xml:space="preserve"> parts of the Southern Ocean, where currently attainable resolution produces inferior performance (</w:t>
      </w:r>
      <w:r w:rsidRPr="00E457C1">
        <w:rPr>
          <w:i/>
          <w:lang w:val="en-US"/>
        </w:rPr>
        <w:t>high confidence</w:t>
      </w:r>
      <w:r w:rsidRPr="00E457C1">
        <w:rPr>
          <w:lang w:val="en-US"/>
        </w:rPr>
        <w:t xml:space="preserve">). Such model behaviour can indicate deficiencies in model physics that are not simply associated with resolution. In several cases, </w:t>
      </w:r>
      <w:bookmarkStart w:id="3596" w:name="_Hlk61714406"/>
      <w:r w:rsidRPr="00E457C1">
        <w:rPr>
          <w:lang w:val="en-US"/>
        </w:rPr>
        <w:t xml:space="preserve">high-complexity ESMs </w:t>
      </w:r>
      <w:r w:rsidR="00073EEC" w:rsidRPr="00E457C1">
        <w:rPr>
          <w:lang w:val="en-US"/>
        </w:rPr>
        <w:t>that include</w:t>
      </w:r>
      <w:r w:rsidRPr="00E457C1">
        <w:rPr>
          <w:lang w:val="en-US"/>
        </w:rPr>
        <w:t xml:space="preserve"> additional interactions </w:t>
      </w:r>
      <w:r w:rsidR="006240FF" w:rsidRPr="00E457C1">
        <w:rPr>
          <w:lang w:val="en-US"/>
        </w:rPr>
        <w:t xml:space="preserve">and thus have potential for additional </w:t>
      </w:r>
      <w:r w:rsidRPr="00E457C1">
        <w:rPr>
          <w:lang w:val="en-US"/>
        </w:rPr>
        <w:t>associated model errors nevertheless perform as well as their low-complexity counterparts</w:t>
      </w:r>
      <w:bookmarkEnd w:id="3596"/>
      <w:r w:rsidRPr="00E457C1">
        <w:rPr>
          <w:lang w:val="en-US"/>
        </w:rPr>
        <w:t xml:space="preserve">, illustrating that interactively simulating these Earth System components as part of the climate system is now well established. </w:t>
      </w:r>
      <w:bookmarkStart w:id="3597" w:name="_Toc6385765"/>
      <w:bookmarkEnd w:id="3339"/>
      <w:r w:rsidR="00CA2400" w:rsidRPr="00E457C1">
        <w:rPr>
          <w:noProof/>
          <w:lang w:val="en-US"/>
        </w:rPr>
        <w:br w:type="page"/>
      </w:r>
    </w:p>
    <w:p w14:paraId="2D8F8C19" w14:textId="315AB44A" w:rsidR="00CE4ED1" w:rsidRDefault="00CE4ED1" w:rsidP="00BB2F0D">
      <w:pPr>
        <w:pStyle w:val="Title"/>
        <w:rPr>
          <w:noProof/>
        </w:rPr>
      </w:pPr>
      <w:bookmarkStart w:id="3598" w:name="_Toc70639184"/>
      <w:r>
        <w:rPr>
          <w:noProof/>
        </w:rPr>
        <w:lastRenderedPageBreak/>
        <w:t>Frequently Asked Questions</w:t>
      </w:r>
      <w:bookmarkEnd w:id="3598"/>
    </w:p>
    <w:bookmarkEnd w:id="3597"/>
    <w:p w14:paraId="2BB6BE03" w14:textId="77777777" w:rsidR="00277CFB" w:rsidRPr="00E81363" w:rsidRDefault="00277CFB" w:rsidP="00277CFB">
      <w:pPr>
        <w:widowControl/>
        <w:rPr>
          <w:lang w:val="en-US"/>
        </w:rPr>
      </w:pPr>
    </w:p>
    <w:p w14:paraId="1CA44D93" w14:textId="5BDD3409" w:rsidR="00277CFB" w:rsidRPr="00277CFB" w:rsidRDefault="00277CFB" w:rsidP="00277CFB">
      <w:pPr>
        <w:pStyle w:val="AR6Chap3FAQ"/>
        <w:rPr>
          <w:rFonts w:eastAsia="MS Mincho"/>
          <w:lang w:val="en-GB"/>
        </w:rPr>
      </w:pPr>
      <w:bookmarkStart w:id="3599" w:name="_Toc66484674"/>
      <w:bookmarkStart w:id="3600" w:name="_Toc66780717"/>
      <w:bookmarkStart w:id="3601" w:name="_Toc70639185"/>
      <w:r w:rsidRPr="00277CFB">
        <w:rPr>
          <w:rFonts w:eastAsia="MS Mincho"/>
          <w:lang w:val="en-GB"/>
        </w:rPr>
        <w:t xml:space="preserve">How </w:t>
      </w:r>
      <w:ins w:id="3602" w:author="Sara M Tuson" w:date="2021-06-29T12:37:00Z">
        <w:r w:rsidR="00072974">
          <w:rPr>
            <w:rFonts w:eastAsia="MS Mincho"/>
            <w:lang w:val="en-GB"/>
          </w:rPr>
          <w:t>D</w:t>
        </w:r>
      </w:ins>
      <w:del w:id="3603" w:author="Sara M Tuson" w:date="2021-06-29T12:37:00Z">
        <w:r w:rsidRPr="00277CFB" w:rsidDel="00072974">
          <w:rPr>
            <w:rFonts w:eastAsia="MS Mincho"/>
            <w:lang w:val="en-GB"/>
          </w:rPr>
          <w:delText>d</w:delText>
        </w:r>
      </w:del>
      <w:r w:rsidRPr="00277CFB">
        <w:rPr>
          <w:rFonts w:eastAsia="MS Mincho"/>
          <w:lang w:val="en-GB"/>
        </w:rPr>
        <w:t xml:space="preserve">o </w:t>
      </w:r>
      <w:ins w:id="3604" w:author="Sara M Tuson" w:date="2021-06-29T12:37:00Z">
        <w:r w:rsidR="00072974">
          <w:rPr>
            <w:rFonts w:eastAsia="MS Mincho"/>
            <w:lang w:val="en-GB"/>
          </w:rPr>
          <w:t>W</w:t>
        </w:r>
      </w:ins>
      <w:del w:id="3605" w:author="Sara M Tuson" w:date="2021-06-29T12:37:00Z">
        <w:r w:rsidRPr="00277CFB" w:rsidDel="00072974">
          <w:rPr>
            <w:rFonts w:eastAsia="MS Mincho"/>
            <w:lang w:val="en-GB"/>
          </w:rPr>
          <w:delText>w</w:delText>
        </w:r>
      </w:del>
      <w:r w:rsidRPr="00277CFB">
        <w:rPr>
          <w:rFonts w:eastAsia="MS Mincho"/>
          <w:lang w:val="en-GB"/>
        </w:rPr>
        <w:t xml:space="preserve">e Know Humans </w:t>
      </w:r>
      <w:ins w:id="3606" w:author="Sara M Tuson" w:date="2021-06-29T12:37:00Z">
        <w:r w:rsidR="00072974">
          <w:rPr>
            <w:rFonts w:eastAsia="MS Mincho"/>
            <w:lang w:val="en-GB"/>
          </w:rPr>
          <w:t>A</w:t>
        </w:r>
      </w:ins>
      <w:del w:id="3607" w:author="Sara M Tuson" w:date="2021-06-29T12:37:00Z">
        <w:r w:rsidRPr="00277CFB" w:rsidDel="00072974">
          <w:rPr>
            <w:rFonts w:eastAsia="MS Mincho"/>
            <w:lang w:val="en-GB"/>
          </w:rPr>
          <w:delText>a</w:delText>
        </w:r>
      </w:del>
      <w:r w:rsidRPr="00277CFB">
        <w:rPr>
          <w:rFonts w:eastAsia="MS Mincho"/>
          <w:lang w:val="en-GB"/>
        </w:rPr>
        <w:t xml:space="preserve">re Responsible </w:t>
      </w:r>
      <w:ins w:id="3608" w:author="Sara M Tuson" w:date="2021-06-29T12:38:00Z">
        <w:r w:rsidR="00072974">
          <w:rPr>
            <w:rFonts w:eastAsia="MS Mincho"/>
            <w:lang w:val="en-GB"/>
          </w:rPr>
          <w:t>F</w:t>
        </w:r>
      </w:ins>
      <w:del w:id="3609" w:author="Sara M Tuson" w:date="2021-06-29T12:38:00Z">
        <w:r w:rsidRPr="00277CFB" w:rsidDel="00072974">
          <w:rPr>
            <w:rFonts w:eastAsia="MS Mincho"/>
            <w:lang w:val="en-GB"/>
          </w:rPr>
          <w:delText>f</w:delText>
        </w:r>
      </w:del>
      <w:r w:rsidRPr="00277CFB">
        <w:rPr>
          <w:rFonts w:eastAsia="MS Mincho"/>
          <w:lang w:val="en-GB"/>
        </w:rPr>
        <w:t>or Climate Change?</w:t>
      </w:r>
      <w:bookmarkEnd w:id="3599"/>
      <w:bookmarkEnd w:id="3600"/>
      <w:bookmarkEnd w:id="3601"/>
    </w:p>
    <w:p w14:paraId="6640BF61" w14:textId="77777777" w:rsidR="00277CFB" w:rsidRPr="00134243" w:rsidRDefault="00277CFB" w:rsidP="00277CFB">
      <w:pPr>
        <w:rPr>
          <w:rFonts w:eastAsia="MS Mincho" w:cs="Times New Roman"/>
          <w:noProof/>
          <w:lang w:val="en-GB"/>
        </w:rPr>
      </w:pPr>
    </w:p>
    <w:p w14:paraId="5CFACC8F" w14:textId="77777777" w:rsidR="00277CFB" w:rsidRPr="00DB173F" w:rsidRDefault="00277CFB" w:rsidP="00277CFB">
      <w:pPr>
        <w:pStyle w:val="AR6BodyText"/>
        <w:rPr>
          <w:i/>
          <w:noProof/>
          <w:lang w:val="en-US"/>
        </w:rPr>
      </w:pPr>
      <w:r w:rsidRPr="00DB173F">
        <w:rPr>
          <w:i/>
          <w:noProof/>
          <w:lang w:val="en-US"/>
        </w:rPr>
        <w:t xml:space="preserve">The dominant role of humans in driving recent climate change is </w:t>
      </w:r>
      <w:r w:rsidRPr="00DB173F">
        <w:rPr>
          <w:bCs/>
          <w:i/>
          <w:noProof/>
          <w:lang w:val="en-US"/>
        </w:rPr>
        <w:t>clear. This conclusion is</w:t>
      </w:r>
      <w:r w:rsidRPr="00DB173F">
        <w:rPr>
          <w:i/>
          <w:noProof/>
          <w:lang w:val="en-US"/>
        </w:rPr>
        <w:t xml:space="preserve"> based on a synthesis of information </w:t>
      </w:r>
      <w:r w:rsidRPr="00DB173F">
        <w:rPr>
          <w:bCs/>
          <w:i/>
          <w:noProof/>
          <w:lang w:val="en-US"/>
        </w:rPr>
        <w:t>from multiple lines of evidence, including</w:t>
      </w:r>
      <w:r w:rsidRPr="00DB173F">
        <w:rPr>
          <w:i/>
          <w:noProof/>
          <w:lang w:val="en-US"/>
        </w:rPr>
        <w:t xml:space="preserve"> direct observations of recent changes in Earth’s climate</w:t>
      </w:r>
      <w:r w:rsidRPr="00DB173F">
        <w:rPr>
          <w:bCs/>
          <w:i/>
          <w:noProof/>
          <w:lang w:val="en-US"/>
        </w:rPr>
        <w:t>;</w:t>
      </w:r>
      <w:r w:rsidRPr="00DB173F">
        <w:rPr>
          <w:i/>
          <w:noProof/>
          <w:lang w:val="en-US"/>
        </w:rPr>
        <w:t xml:space="preserve"> analyses of tree rings</w:t>
      </w:r>
      <w:r w:rsidRPr="00DB173F">
        <w:rPr>
          <w:bCs/>
          <w:i/>
          <w:noProof/>
          <w:lang w:val="en-US"/>
        </w:rPr>
        <w:t>, ice cores, and other long-term</w:t>
      </w:r>
      <w:r w:rsidRPr="00DB173F">
        <w:rPr>
          <w:i/>
          <w:noProof/>
          <w:lang w:val="en-US"/>
        </w:rPr>
        <w:t xml:space="preserve"> records documenting how the climate has changed in the past</w:t>
      </w:r>
      <w:r w:rsidRPr="00DB173F">
        <w:rPr>
          <w:bCs/>
          <w:i/>
          <w:noProof/>
          <w:lang w:val="en-US"/>
        </w:rPr>
        <w:t>;</w:t>
      </w:r>
      <w:r w:rsidRPr="00DB173F">
        <w:rPr>
          <w:i/>
          <w:noProof/>
          <w:lang w:val="en-US"/>
        </w:rPr>
        <w:t xml:space="preserve"> and computer simulations based on the fundamental physics that govern the climate system. </w:t>
      </w:r>
    </w:p>
    <w:p w14:paraId="1C8663B7" w14:textId="77777777" w:rsidR="00277CFB" w:rsidRPr="00DB173F" w:rsidRDefault="00277CFB" w:rsidP="00277CFB">
      <w:pPr>
        <w:pStyle w:val="AR6BodyText"/>
        <w:rPr>
          <w:noProof/>
          <w:lang w:val="en-US"/>
        </w:rPr>
      </w:pPr>
    </w:p>
    <w:p w14:paraId="6AAC2E2F" w14:textId="5DCDFEFD" w:rsidR="00277CFB" w:rsidRPr="00DB173F" w:rsidRDefault="00277CFB" w:rsidP="00277CFB">
      <w:pPr>
        <w:pStyle w:val="AR6BodyText"/>
        <w:rPr>
          <w:noProof/>
          <w:lang w:val="en-US"/>
        </w:rPr>
      </w:pPr>
      <w:r w:rsidRPr="00DB173F">
        <w:rPr>
          <w:noProof/>
          <w:lang w:val="en-US"/>
        </w:rPr>
        <w:t xml:space="preserve">Climate is influenced by a range of factors. There are two main natural drivers of </w:t>
      </w:r>
      <w:r>
        <w:rPr>
          <w:noProof/>
          <w:lang w:val="en-US"/>
        </w:rPr>
        <w:t xml:space="preserve">variations in </w:t>
      </w:r>
      <w:r w:rsidRPr="00DB173F">
        <w:rPr>
          <w:noProof/>
          <w:lang w:val="en-US"/>
        </w:rPr>
        <w:t>climate on time</w:t>
      </w:r>
      <w:ins w:id="3610" w:author="Sara M Tuson" w:date="2021-06-27T22:09:00Z">
        <w:r w:rsidR="00630726">
          <w:rPr>
            <w:noProof/>
            <w:lang w:val="en-US"/>
          </w:rPr>
          <w:t xml:space="preserve"> </w:t>
        </w:r>
      </w:ins>
      <w:r w:rsidRPr="00DB173F">
        <w:rPr>
          <w:noProof/>
          <w:lang w:val="en-US"/>
        </w:rPr>
        <w:t>scales of decades to centuries. The first is variations in the sun’s activity, which alter the amount of incoming energy from the sun. The second is large volcanic eruptions, which</w:t>
      </w:r>
      <w:del w:id="3611" w:author="Sara M Tuson" w:date="2021-06-24T10:27:00Z">
        <w:r w:rsidRPr="00DB173F" w:rsidDel="000C4525">
          <w:rPr>
            <w:noProof/>
            <w:lang w:val="en-US"/>
          </w:rPr>
          <w:delText xml:space="preserve">  </w:delText>
        </w:r>
      </w:del>
      <w:ins w:id="3612" w:author="Sara M Tuson" w:date="2021-06-24T10:27:00Z">
        <w:r w:rsidR="000C4525">
          <w:rPr>
            <w:noProof/>
            <w:lang w:val="en-US"/>
          </w:rPr>
          <w:t xml:space="preserve"> </w:t>
        </w:r>
      </w:ins>
      <w:r w:rsidRPr="00DB173F">
        <w:rPr>
          <w:noProof/>
          <w:lang w:val="en-US"/>
        </w:rPr>
        <w:t>increase the number of small particles (aerosols) in the upper atmosphere that reflect sunlight and cool the surface—an effect that can last for several years (see also FAQ 3.2). The main human drivers of climate change are increases in the atmospheric concentrations of greenhouse gases and of aerosols from burning fossil fuels</w:t>
      </w:r>
      <w:r>
        <w:rPr>
          <w:noProof/>
          <w:lang w:val="en-US"/>
        </w:rPr>
        <w:t>, land use</w:t>
      </w:r>
      <w:r w:rsidRPr="00DB173F">
        <w:rPr>
          <w:noProof/>
          <w:lang w:val="en-US"/>
        </w:rPr>
        <w:t xml:space="preserve"> and other sources. The greenhouse gases trap infrared radiation near the surface, warming the climate. Aerosols, like those produced naturally by volcanoes, on average cool the climate by increasing the reflection of sunlight.</w:t>
      </w:r>
      <w:del w:id="3613" w:author="Sara M Tuson" w:date="2021-06-24T10:27:00Z">
        <w:r w:rsidRPr="00DB173F" w:rsidDel="000C4525">
          <w:rPr>
            <w:noProof/>
            <w:lang w:val="en-US"/>
          </w:rPr>
          <w:delText xml:space="preserve">  </w:delText>
        </w:r>
      </w:del>
      <w:ins w:id="3614" w:author="Sara M Tuson" w:date="2021-06-24T10:27:00Z">
        <w:r w:rsidR="000C4525">
          <w:rPr>
            <w:noProof/>
            <w:lang w:val="en-US"/>
          </w:rPr>
          <w:t xml:space="preserve"> </w:t>
        </w:r>
      </w:ins>
      <w:r w:rsidRPr="00DB173F">
        <w:rPr>
          <w:noProof/>
          <w:lang w:val="en-US"/>
        </w:rPr>
        <w:t xml:space="preserve">Multiple lines of evidence demonstrate that human drivers are the main cause of recent climate change. </w:t>
      </w:r>
    </w:p>
    <w:p w14:paraId="6A749E95" w14:textId="77777777" w:rsidR="00277CFB" w:rsidRPr="00DB173F" w:rsidRDefault="00277CFB" w:rsidP="00277CFB">
      <w:pPr>
        <w:pStyle w:val="AR6BodyText"/>
        <w:rPr>
          <w:noProof/>
          <w:lang w:val="en-US"/>
        </w:rPr>
      </w:pPr>
    </w:p>
    <w:p w14:paraId="16F4AE58" w14:textId="77777777" w:rsidR="00277CFB" w:rsidRPr="00ED6F8F" w:rsidRDefault="00277CFB" w:rsidP="00277CFB">
      <w:pPr>
        <w:pStyle w:val="AR6BodyText"/>
        <w:rPr>
          <w:noProof/>
          <w:lang w:val="en-US"/>
        </w:rPr>
      </w:pPr>
      <w:r w:rsidRPr="00DB173F">
        <w:rPr>
          <w:noProof/>
          <w:lang w:val="en-US"/>
        </w:rPr>
        <w:t xml:space="preserve">The current rates of increase of the concentration of the major greenhouse gases (carbon dioxide, methane and nitrous oxide) are unprecedented over at least the last 800,000 years. Several lines of evidence clearly show that these increases are the results of human activities. The basic physics underlying the warming effect of greenhouse gases on the climate has been understood for more than a century, and our current understanding has been used to develop the latest generation climate models (see FAQ 3.3). Like weather forecasting models, climate models represent the state of the atmosphere on a grid and simulate its evolution over time based on physical principles. </w:t>
      </w:r>
      <w:r w:rsidRPr="00ED6F8F">
        <w:rPr>
          <w:noProof/>
          <w:lang w:val="en-US"/>
        </w:rPr>
        <w:t xml:space="preserve">They include a representation of the ocean, sea ice and the main processes important in driving climate and climate change. </w:t>
      </w:r>
    </w:p>
    <w:p w14:paraId="43D1353E" w14:textId="77777777" w:rsidR="00277CFB" w:rsidRPr="00ED6F8F" w:rsidRDefault="00277CFB" w:rsidP="00277CFB">
      <w:pPr>
        <w:pStyle w:val="AR6BodyText"/>
        <w:rPr>
          <w:noProof/>
          <w:lang w:val="en-US"/>
        </w:rPr>
      </w:pPr>
    </w:p>
    <w:p w14:paraId="4BF46C1B" w14:textId="77777777" w:rsidR="00277CFB" w:rsidRPr="00ED6F8F" w:rsidRDefault="00277CFB" w:rsidP="00277CFB">
      <w:pPr>
        <w:pStyle w:val="AR6BodyText"/>
        <w:rPr>
          <w:noProof/>
          <w:lang w:val="en-US"/>
        </w:rPr>
      </w:pPr>
      <w:r w:rsidRPr="00ED6F8F">
        <w:rPr>
          <w:noProof/>
          <w:lang w:val="en-US"/>
        </w:rPr>
        <w:t xml:space="preserve">Results consistently show that such climate models can only reproduce the observed warming (black line in FAQ 3.1, Figure 1) when including the effects of human activities (grey band in FAQ 3.1, Figure 1), in particular the increasing concentrations of greenhouse gases. These climate models show a dominant warming effect of greenhouse gas increases (red band, which shows the warming effects of greenhouse gases by themselves), which has been partly offset by the cooling effect of increases in atmospheric aerosols (blue band). By contrast, simulations that include only natural processes, including internal variability related to El Niño and other similar variations, as well as variations in the activity of the sun and emissions from large volcanoes (green band in FAQ 3.1, Figure 1), are not able to reproduce the observed warming. The fact that simulations including only natural processes show much smaller temperature increases indicates that natural processes alone cannot explain the strong rate of warming observed. The observed rates can only be reproduced when human influence is added to the simulations. </w:t>
      </w:r>
    </w:p>
    <w:p w14:paraId="7AE426D0" w14:textId="77777777" w:rsidR="00277CFB" w:rsidRPr="00ED6F8F" w:rsidRDefault="00277CFB" w:rsidP="00277CFB">
      <w:pPr>
        <w:pStyle w:val="AR6BodyText"/>
        <w:rPr>
          <w:noProof/>
          <w:lang w:val="en-US"/>
        </w:rPr>
      </w:pPr>
    </w:p>
    <w:p w14:paraId="1DB2060E" w14:textId="77777777" w:rsidR="00277CFB" w:rsidRPr="00862F13" w:rsidRDefault="00277CFB" w:rsidP="00277CFB">
      <w:pPr>
        <w:pStyle w:val="AR6BodyText"/>
        <w:rPr>
          <w:rStyle w:val="AR6Chap3FAQCar"/>
          <w:rFonts w:eastAsiaTheme="majorEastAsia"/>
          <w:b w:val="0"/>
          <w:lang w:val="en-US"/>
        </w:rPr>
      </w:pPr>
      <w:r w:rsidRPr="00ED6F8F">
        <w:rPr>
          <w:noProof/>
          <w:lang w:val="en-US"/>
        </w:rPr>
        <w:t xml:space="preserve">Moreover, the dominant effect of human activities is apparent not only in the warming of global surface temperature, but also in the pattern of warming in the lower atmosphere and cooling in the stratosphere, warming of the ocean, melting of sea ice, and many other observed changes. An additional line of evidence for the role of humans in driving climate change comes from comparing the rate of warming observed over recent decades with that which occurred prior to human influence on climate. </w:t>
      </w:r>
      <w:r w:rsidRPr="00A7758D">
        <w:rPr>
          <w:rStyle w:val="AR6Chap3FAQCar"/>
          <w:rFonts w:eastAsiaTheme="majorEastAsia"/>
          <w:lang w:val="en-US"/>
        </w:rPr>
        <w:t xml:space="preserve">Evidence from tree rings and </w:t>
      </w:r>
      <w:r w:rsidRPr="00862F13">
        <w:rPr>
          <w:rStyle w:val="AR6Chap3FAQCar"/>
          <w:rFonts w:eastAsiaTheme="majorEastAsia"/>
          <w:b w:val="0"/>
          <w:lang w:val="en-US"/>
        </w:rPr>
        <w:t xml:space="preserve">other paleoclimate records shows that the rate of increase of global surface temperature observed over the past fifty years exceeded that which occurred in any previous 50-year period over the past 2000 years (see FAQ 2.1). </w:t>
      </w:r>
    </w:p>
    <w:p w14:paraId="519F10BD" w14:textId="77777777" w:rsidR="00277CFB" w:rsidRPr="00ED6F8F" w:rsidRDefault="00277CFB" w:rsidP="00277CFB">
      <w:pPr>
        <w:pStyle w:val="AR6BodyText"/>
        <w:rPr>
          <w:noProof/>
          <w:lang w:val="en-US"/>
        </w:rPr>
      </w:pPr>
    </w:p>
    <w:p w14:paraId="5E5211B4" w14:textId="77777777" w:rsidR="00277CFB" w:rsidRPr="00ED6F8F" w:rsidRDefault="00277CFB" w:rsidP="00277CFB">
      <w:pPr>
        <w:pStyle w:val="AR6BodyText"/>
        <w:rPr>
          <w:noProof/>
          <w:lang w:val="en-US"/>
        </w:rPr>
      </w:pPr>
      <w:r w:rsidRPr="00ED6F8F">
        <w:rPr>
          <w:noProof/>
          <w:lang w:val="en-US"/>
        </w:rPr>
        <w:t>Taken together, this evidence shows that humans are the dominant cause of observed global warming over recent decades.</w:t>
      </w:r>
    </w:p>
    <w:p w14:paraId="0D7E0793" w14:textId="77777777" w:rsidR="00277CFB" w:rsidRPr="00134243" w:rsidRDefault="00277CFB" w:rsidP="00277CFB">
      <w:pPr>
        <w:rPr>
          <w:rFonts w:eastAsia="MS Mincho" w:cs="Times New Roman"/>
          <w:noProof/>
          <w:lang w:val="en-GB"/>
        </w:rPr>
      </w:pPr>
    </w:p>
    <w:p w14:paraId="0CBCAE2E" w14:textId="77777777" w:rsidR="00277CFB" w:rsidRDefault="00277CFB" w:rsidP="00277CFB">
      <w:pPr>
        <w:rPr>
          <w:rFonts w:eastAsia="MS Mincho" w:cs="Times New Roman"/>
          <w:noProof/>
          <w:lang w:val="en-GB"/>
        </w:rPr>
      </w:pPr>
    </w:p>
    <w:p w14:paraId="3D72DC33" w14:textId="77777777" w:rsidR="00277CFB" w:rsidRPr="00134243" w:rsidRDefault="00277CFB" w:rsidP="00277CFB">
      <w:pPr>
        <w:rPr>
          <w:rFonts w:eastAsia="MS Mincho" w:cs="Times New Roman"/>
          <w:b/>
          <w:noProof/>
          <w:lang w:val="en-GB"/>
        </w:rPr>
      </w:pPr>
      <w:r w:rsidRPr="00134243">
        <w:rPr>
          <w:rFonts w:eastAsia="MS Mincho" w:cs="Times New Roman"/>
          <w:b/>
          <w:noProof/>
          <w:lang w:val="en-GB"/>
        </w:rPr>
        <w:t xml:space="preserve">[START </w:t>
      </w:r>
      <w:r w:rsidRPr="00134243">
        <w:rPr>
          <w:rFonts w:eastAsia="MS Mincho" w:cs="Times New Roman"/>
          <w:b/>
          <w:noProof/>
          <w:color w:val="000000"/>
          <w:lang w:val="en-GB"/>
        </w:rPr>
        <w:t xml:space="preserve">FAQ 3.1, FIGURE 1 </w:t>
      </w:r>
      <w:r w:rsidRPr="00134243">
        <w:rPr>
          <w:rFonts w:eastAsia="MS Mincho" w:cs="Times New Roman"/>
          <w:b/>
          <w:noProof/>
          <w:lang w:val="en-GB"/>
        </w:rPr>
        <w:t>HERE]</w:t>
      </w:r>
    </w:p>
    <w:p w14:paraId="54CF5874" w14:textId="77777777" w:rsidR="00277CFB" w:rsidRDefault="00277CFB" w:rsidP="00550F4C">
      <w:pPr>
        <w:rPr>
          <w:rFonts w:eastAsia="MS Mincho" w:cs="Times New Roman"/>
          <w:b/>
          <w:sz w:val="20"/>
          <w:szCs w:val="20"/>
          <w:lang w:val="en-GB"/>
        </w:rPr>
      </w:pPr>
    </w:p>
    <w:p w14:paraId="318145E4" w14:textId="05B553F8" w:rsidR="00277CFB" w:rsidRPr="00134243" w:rsidRDefault="00277CFB" w:rsidP="00277CFB">
      <w:pPr>
        <w:ind w:left="1701" w:hanging="1701"/>
        <w:rPr>
          <w:rFonts w:eastAsia="MS Mincho" w:cs="Times New Roman"/>
          <w:sz w:val="20"/>
          <w:szCs w:val="20"/>
          <w:lang w:val="en-GB"/>
        </w:rPr>
      </w:pPr>
      <w:r w:rsidRPr="00134243">
        <w:rPr>
          <w:rFonts w:eastAsia="MS Mincho" w:cs="Times New Roman"/>
          <w:b/>
          <w:sz w:val="20"/>
          <w:szCs w:val="20"/>
          <w:lang w:val="en-GB"/>
        </w:rPr>
        <w:t>FAQ 3.1, Figure 1:</w:t>
      </w:r>
      <w:r w:rsidRPr="00134243">
        <w:rPr>
          <w:rFonts w:eastAsia="MS Mincho" w:cs="Times New Roman"/>
          <w:sz w:val="20"/>
          <w:szCs w:val="20"/>
          <w:lang w:val="en-GB"/>
        </w:rPr>
        <w:t xml:space="preserve"> </w:t>
      </w:r>
      <w:r w:rsidRPr="00134243">
        <w:rPr>
          <w:rFonts w:eastAsia="MS Mincho" w:cs="Times New Roman"/>
          <w:b/>
          <w:sz w:val="20"/>
          <w:szCs w:val="20"/>
          <w:lang w:val="en-GB"/>
        </w:rPr>
        <w:t>Observed warming (1850</w:t>
      </w:r>
      <w:del w:id="3615" w:author="Sara M Tuson" w:date="2021-06-24T11:23:00Z">
        <w:r w:rsidRPr="00134243" w:rsidDel="00D269C7">
          <w:rPr>
            <w:rFonts w:eastAsia="MS Mincho" w:cs="Times New Roman"/>
            <w:b/>
            <w:sz w:val="20"/>
            <w:szCs w:val="20"/>
            <w:lang w:val="en-GB"/>
          </w:rPr>
          <w:delText>-</w:delText>
        </w:r>
      </w:del>
      <w:ins w:id="3616" w:author="Sara M Tuson" w:date="2021-06-24T11:23:00Z">
        <w:r w:rsidR="00D269C7">
          <w:rPr>
            <w:rFonts w:eastAsia="MS Mincho" w:cs="Times New Roman"/>
            <w:b/>
            <w:sz w:val="20"/>
            <w:szCs w:val="20"/>
            <w:lang w:val="en-GB"/>
          </w:rPr>
          <w:t>–</w:t>
        </w:r>
      </w:ins>
      <w:r w:rsidRPr="00134243">
        <w:rPr>
          <w:rFonts w:eastAsia="MS Mincho" w:cs="Times New Roman"/>
          <w:b/>
          <w:sz w:val="20"/>
          <w:szCs w:val="20"/>
          <w:lang w:val="en-GB"/>
        </w:rPr>
        <w:t>2018) is only reproduced in simulations including human influence.</w:t>
      </w:r>
      <w:r w:rsidRPr="00134243">
        <w:rPr>
          <w:rFonts w:eastAsia="MS Mincho" w:cs="Times New Roman"/>
          <w:sz w:val="20"/>
          <w:szCs w:val="20"/>
          <w:lang w:val="en-GB"/>
        </w:rPr>
        <w:t xml:space="preserve"> Global</w:t>
      </w:r>
      <w:r>
        <w:rPr>
          <w:rFonts w:eastAsia="MS Mincho" w:cs="Times New Roman"/>
          <w:sz w:val="20"/>
          <w:szCs w:val="20"/>
          <w:lang w:val="en-GB"/>
        </w:rPr>
        <w:t xml:space="preserve"> surface temperature changes</w:t>
      </w:r>
      <w:r w:rsidRPr="00134243">
        <w:rPr>
          <w:rFonts w:eastAsia="MS Mincho" w:cs="Times New Roman"/>
          <w:sz w:val="20"/>
          <w:szCs w:val="20"/>
          <w:lang w:val="en-GB"/>
        </w:rPr>
        <w:t xml:space="preserve"> in observations, compared to climate model simulations of the response to all human and natural forcings (grey band), greenhouse gases only (red band), aerosols and other human drivers only (blue band) and natural forcings only (green band). Solid coloured lines show the multi-model mean, and coloured bands show the 5–95% range of individual simulations.</w:t>
      </w:r>
    </w:p>
    <w:p w14:paraId="4762F6F2" w14:textId="77777777" w:rsidR="00277CFB" w:rsidRPr="00134243" w:rsidRDefault="00277CFB" w:rsidP="00277CFB">
      <w:pPr>
        <w:ind w:left="1701" w:hanging="1701"/>
        <w:rPr>
          <w:rFonts w:eastAsia="MS Mincho" w:cs="Times New Roman"/>
          <w:noProof/>
          <w:lang w:val="en-GB"/>
        </w:rPr>
      </w:pPr>
    </w:p>
    <w:p w14:paraId="3AA887D1" w14:textId="77777777" w:rsidR="00277CFB" w:rsidRPr="00134243" w:rsidRDefault="00277CFB" w:rsidP="00277CFB">
      <w:pPr>
        <w:rPr>
          <w:rFonts w:eastAsia="MS Mincho" w:cs="Times New Roman"/>
          <w:b/>
          <w:noProof/>
          <w:lang w:val="en-GB"/>
        </w:rPr>
      </w:pPr>
      <w:r w:rsidRPr="00134243">
        <w:rPr>
          <w:rFonts w:eastAsia="MS Mincho" w:cs="Times New Roman"/>
          <w:b/>
          <w:noProof/>
          <w:lang w:val="en-GB"/>
        </w:rPr>
        <w:t xml:space="preserve">[END FAQ 3.1, </w:t>
      </w:r>
      <w:r w:rsidRPr="00134243">
        <w:rPr>
          <w:rFonts w:eastAsia="MS Mincho" w:cs="Times New Roman"/>
          <w:b/>
          <w:noProof/>
          <w:sz w:val="20"/>
          <w:lang w:val="en-US"/>
        </w:rPr>
        <w:t>FIGURE 1</w:t>
      </w:r>
      <w:r w:rsidRPr="00134243">
        <w:rPr>
          <w:rFonts w:eastAsia="MS Mincho" w:cs="Times New Roman"/>
          <w:b/>
          <w:noProof/>
          <w:lang w:val="en-GB"/>
        </w:rPr>
        <w:t xml:space="preserve"> HERE]</w:t>
      </w:r>
    </w:p>
    <w:p w14:paraId="6E6F37F6" w14:textId="77777777" w:rsidR="00277CFB" w:rsidRPr="001146C3" w:rsidRDefault="00277CFB" w:rsidP="00277CFB">
      <w:pPr>
        <w:rPr>
          <w:lang w:val="en-US"/>
        </w:rPr>
      </w:pPr>
    </w:p>
    <w:p w14:paraId="3BC2CCCE" w14:textId="77777777" w:rsidR="00277CFB" w:rsidRPr="001146C3" w:rsidRDefault="00277CFB" w:rsidP="00277CFB">
      <w:pPr>
        <w:widowControl/>
        <w:spacing w:after="160" w:line="259" w:lineRule="auto"/>
        <w:rPr>
          <w:lang w:val="en-US"/>
        </w:rPr>
      </w:pPr>
      <w:r w:rsidRPr="001146C3">
        <w:rPr>
          <w:lang w:val="en-US"/>
        </w:rPr>
        <w:br w:type="page"/>
      </w:r>
    </w:p>
    <w:p w14:paraId="3B37DF2A" w14:textId="5022C8BF" w:rsidR="00277CFB" w:rsidRPr="00277CFB" w:rsidRDefault="00277CFB" w:rsidP="00277CFB">
      <w:pPr>
        <w:pStyle w:val="AR6Chap3FAQ"/>
        <w:rPr>
          <w:rFonts w:eastAsia="MS Mincho"/>
          <w:lang w:val="en-GB"/>
        </w:rPr>
      </w:pPr>
      <w:bookmarkStart w:id="3617" w:name="_Toc66484675"/>
      <w:bookmarkStart w:id="3618" w:name="_Toc66780718"/>
      <w:bookmarkStart w:id="3619" w:name="_Toc70639186"/>
      <w:r w:rsidRPr="00277CFB">
        <w:rPr>
          <w:rFonts w:eastAsia="MS Mincho"/>
          <w:lang w:val="en-GB"/>
        </w:rPr>
        <w:lastRenderedPageBreak/>
        <w:t xml:space="preserve">What </w:t>
      </w:r>
      <w:ins w:id="3620" w:author="Sara M Tuson" w:date="2021-06-29T12:35:00Z">
        <w:r w:rsidR="00405B98">
          <w:rPr>
            <w:rFonts w:eastAsia="MS Mincho"/>
            <w:lang w:val="en-GB"/>
          </w:rPr>
          <w:t>I</w:t>
        </w:r>
      </w:ins>
      <w:del w:id="3621" w:author="Sara M Tuson" w:date="2021-06-29T12:35:00Z">
        <w:r w:rsidRPr="00277CFB" w:rsidDel="00405B98">
          <w:rPr>
            <w:rFonts w:eastAsia="MS Mincho"/>
            <w:lang w:val="en-GB"/>
          </w:rPr>
          <w:delText>i</w:delText>
        </w:r>
      </w:del>
      <w:r w:rsidRPr="00277CFB">
        <w:rPr>
          <w:rFonts w:eastAsia="MS Mincho"/>
          <w:lang w:val="en-GB"/>
        </w:rPr>
        <w:t xml:space="preserve">s Natural Variability and How </w:t>
      </w:r>
      <w:ins w:id="3622" w:author="Sara M Tuson" w:date="2021-06-29T12:35:00Z">
        <w:r w:rsidR="00405B98">
          <w:rPr>
            <w:rFonts w:eastAsia="MS Mincho"/>
            <w:lang w:val="en-GB"/>
          </w:rPr>
          <w:t>H</w:t>
        </w:r>
      </w:ins>
      <w:del w:id="3623" w:author="Sara M Tuson" w:date="2021-06-29T12:35:00Z">
        <w:r w:rsidRPr="00277CFB" w:rsidDel="00405B98">
          <w:rPr>
            <w:rFonts w:eastAsia="MS Mincho"/>
            <w:lang w:val="en-GB"/>
          </w:rPr>
          <w:delText>h</w:delText>
        </w:r>
      </w:del>
      <w:r w:rsidRPr="00277CFB">
        <w:rPr>
          <w:rFonts w:eastAsia="MS Mincho"/>
          <w:lang w:val="en-GB"/>
        </w:rPr>
        <w:t xml:space="preserve">as </w:t>
      </w:r>
      <w:ins w:id="3624" w:author="Sara M Tuson" w:date="2021-06-29T12:35:00Z">
        <w:r w:rsidR="00405B98">
          <w:rPr>
            <w:rFonts w:eastAsia="MS Mincho"/>
            <w:lang w:val="en-GB"/>
          </w:rPr>
          <w:t>I</w:t>
        </w:r>
      </w:ins>
      <w:del w:id="3625" w:author="Sara M Tuson" w:date="2021-06-29T12:35:00Z">
        <w:r w:rsidRPr="00277CFB" w:rsidDel="00405B98">
          <w:rPr>
            <w:rFonts w:eastAsia="MS Mincho"/>
            <w:lang w:val="en-GB"/>
          </w:rPr>
          <w:delText>i</w:delText>
        </w:r>
      </w:del>
      <w:r w:rsidRPr="00277CFB">
        <w:rPr>
          <w:rFonts w:eastAsia="MS Mincho"/>
          <w:lang w:val="en-GB"/>
        </w:rPr>
        <w:t>t Influenced Recent Climate Changes?</w:t>
      </w:r>
      <w:bookmarkEnd w:id="3617"/>
      <w:bookmarkEnd w:id="3618"/>
      <w:bookmarkEnd w:id="3619"/>
    </w:p>
    <w:p w14:paraId="69793069" w14:textId="77777777" w:rsidR="00277CFB" w:rsidRDefault="00277CFB" w:rsidP="00277CFB">
      <w:pPr>
        <w:rPr>
          <w:rFonts w:eastAsia="MS Mincho"/>
          <w:lang w:val="en-GB"/>
        </w:rPr>
      </w:pPr>
    </w:p>
    <w:p w14:paraId="69432A66" w14:textId="43BAA04E" w:rsidR="00277CFB" w:rsidRPr="006D50F7" w:rsidRDefault="00277CFB" w:rsidP="00277CFB">
      <w:pPr>
        <w:pStyle w:val="AR6BodyText"/>
        <w:rPr>
          <w:i/>
          <w:noProof/>
          <w:lang w:val="en-US"/>
        </w:rPr>
      </w:pPr>
      <w:r w:rsidRPr="008F47A2">
        <w:rPr>
          <w:i/>
          <w:noProof/>
          <w:lang w:val="en-US"/>
        </w:rPr>
        <w:t xml:space="preserve">Natural variability refers to variations in climate that are caused by processes other than human influence. </w:t>
      </w:r>
      <w:r w:rsidRPr="006D50F7">
        <w:rPr>
          <w:i/>
          <w:noProof/>
          <w:lang w:val="en-US"/>
        </w:rPr>
        <w:t xml:space="preserve">It includes variability that is internally generated within the climate system and variability that is driven by natural external factors. Natural variability is a major cause of year-to-year changes in global surface climate and can play a prominent role in trends over multiple years or even decades. But the influence of natural variability is typically small when considering trends over periods of multiple decades or longer. When estimated over the entire historical period (1850–2020), the contribution of natural variability to global surface warming of </w:t>
      </w:r>
      <w:ins w:id="3626" w:author="Sara M Tuson" w:date="2021-06-29T12:41:00Z">
        <w:r w:rsidR="00072974" w:rsidRPr="006D50F7">
          <w:rPr>
            <w:i/>
            <w:noProof/>
            <w:lang w:val="en-US"/>
          </w:rPr>
          <w:t>–</w:t>
        </w:r>
      </w:ins>
      <w:del w:id="3627" w:author="Sara M Tuson" w:date="2021-06-29T12:41:00Z">
        <w:r w:rsidRPr="006D50F7" w:rsidDel="00072974">
          <w:rPr>
            <w:i/>
            <w:noProof/>
            <w:lang w:val="en-US"/>
          </w:rPr>
          <w:delText>-</w:delText>
        </w:r>
      </w:del>
      <w:r w:rsidRPr="006D50F7">
        <w:rPr>
          <w:i/>
          <w:noProof/>
          <w:lang w:val="en-US"/>
        </w:rPr>
        <w:t>0.23</w:t>
      </w:r>
      <w:r w:rsidRPr="00D0464A">
        <w:rPr>
          <w:i/>
          <w:noProof/>
          <w:lang w:val="en-AU"/>
        </w:rPr>
        <w:t>°</w:t>
      </w:r>
      <w:r w:rsidRPr="006D50F7">
        <w:rPr>
          <w:i/>
          <w:noProof/>
          <w:lang w:val="en-US"/>
        </w:rPr>
        <w:t>C</w:t>
      </w:r>
      <w:del w:id="3628" w:author="Ian Blenkinsop" w:date="2021-07-13T13:30:00Z">
        <w:r w:rsidRPr="006D50F7" w:rsidDel="00AD12D8">
          <w:rPr>
            <w:i/>
            <w:noProof/>
            <w:lang w:val="en-US"/>
          </w:rPr>
          <w:delText>–</w:delText>
        </w:r>
      </w:del>
      <w:ins w:id="3629" w:author="Ian Blenkinsop" w:date="2021-07-13T13:30:00Z">
        <w:r w:rsidR="00AD12D8">
          <w:rPr>
            <w:i/>
            <w:noProof/>
            <w:lang w:val="en-US"/>
          </w:rPr>
          <w:t xml:space="preserve"> to +</w:t>
        </w:r>
      </w:ins>
      <w:r w:rsidRPr="006D50F7">
        <w:rPr>
          <w:i/>
          <w:noProof/>
          <w:lang w:val="en-US"/>
        </w:rPr>
        <w:t>0.23</w:t>
      </w:r>
      <w:r w:rsidRPr="00D0464A">
        <w:rPr>
          <w:i/>
          <w:noProof/>
          <w:lang w:val="en-AU"/>
        </w:rPr>
        <w:t>°</w:t>
      </w:r>
      <w:r w:rsidRPr="006D50F7">
        <w:rPr>
          <w:i/>
          <w:noProof/>
          <w:lang w:val="en-US"/>
        </w:rPr>
        <w:t>C is small compared to the warming of about 1.1</w:t>
      </w:r>
      <w:r>
        <w:rPr>
          <w:i/>
          <w:noProof/>
          <w:lang w:val="en-AU"/>
        </w:rPr>
        <w:t xml:space="preserve">°C observed during the same period, which has been </w:t>
      </w:r>
      <w:r w:rsidRPr="006D50F7">
        <w:rPr>
          <w:i/>
          <w:noProof/>
          <w:lang w:val="en-US"/>
        </w:rPr>
        <w:t>almost entirely attributed to the human influence.</w:t>
      </w:r>
    </w:p>
    <w:p w14:paraId="50BE675E" w14:textId="77777777" w:rsidR="00277CFB" w:rsidRPr="006D50F7" w:rsidRDefault="00277CFB" w:rsidP="00277CFB">
      <w:pPr>
        <w:pStyle w:val="AR6BodyText"/>
        <w:rPr>
          <w:i/>
          <w:noProof/>
          <w:lang w:val="en-US"/>
        </w:rPr>
      </w:pPr>
    </w:p>
    <w:p w14:paraId="33905299" w14:textId="77777777" w:rsidR="00277CFB" w:rsidRPr="006D50F7" w:rsidRDefault="00277CFB" w:rsidP="00277CFB">
      <w:pPr>
        <w:pStyle w:val="AR6BodyText"/>
        <w:rPr>
          <w:noProof/>
          <w:lang w:val="en-US"/>
        </w:rPr>
      </w:pPr>
      <w:r w:rsidRPr="006D50F7">
        <w:rPr>
          <w:lang w:val="en-US"/>
        </w:rPr>
        <w:t>Paleoclimatic records (indirect measurements of climate that can extend back many thousands of years)</w:t>
      </w:r>
      <w:r w:rsidRPr="006D50F7">
        <w:rPr>
          <w:noProof/>
          <w:lang w:val="en-US"/>
        </w:rPr>
        <w:t xml:space="preserve"> and climate models all show that global surface temperatures have changed</w:t>
      </w:r>
      <w:r w:rsidRPr="006D50F7">
        <w:rPr>
          <w:lang w:val="en-US"/>
        </w:rPr>
        <w:t xml:space="preserve"> </w:t>
      </w:r>
      <w:r w:rsidRPr="006D50F7">
        <w:rPr>
          <w:noProof/>
          <w:lang w:val="en-US"/>
        </w:rPr>
        <w:t xml:space="preserve">significantly over a wide range of time scales in the past. One of these reasons is </w:t>
      </w:r>
      <w:r w:rsidRPr="006D50F7">
        <w:rPr>
          <w:i/>
          <w:noProof/>
          <w:lang w:val="en-US"/>
        </w:rPr>
        <w:t>natural variability</w:t>
      </w:r>
      <w:r w:rsidRPr="006D50F7">
        <w:rPr>
          <w:noProof/>
          <w:lang w:val="en-US"/>
        </w:rPr>
        <w:t xml:space="preserve">, which refers to variations in climate that are either </w:t>
      </w:r>
      <w:r w:rsidRPr="006D50F7">
        <w:rPr>
          <w:i/>
          <w:noProof/>
          <w:lang w:val="en-US"/>
        </w:rPr>
        <w:t>internally</w:t>
      </w:r>
      <w:r w:rsidRPr="006D50F7">
        <w:rPr>
          <w:noProof/>
          <w:lang w:val="en-US"/>
        </w:rPr>
        <w:t xml:space="preserve"> generated within the climate system or </w:t>
      </w:r>
      <w:r w:rsidRPr="006D50F7">
        <w:rPr>
          <w:i/>
          <w:noProof/>
          <w:lang w:val="en-US"/>
        </w:rPr>
        <w:t>externally</w:t>
      </w:r>
      <w:r w:rsidRPr="006D50F7">
        <w:rPr>
          <w:noProof/>
          <w:lang w:val="en-US"/>
        </w:rPr>
        <w:t xml:space="preserve"> driven by natural changes. Internal natural variability corresponds to a redistribution of energy within the climate system (for example via</w:t>
      </w:r>
      <w:r w:rsidRPr="006D50F7">
        <w:rPr>
          <w:iCs/>
          <w:noProof/>
          <w:lang w:val="en-US"/>
        </w:rPr>
        <w:t xml:space="preserve"> atmospheric circulation</w:t>
      </w:r>
      <w:r w:rsidRPr="006D50F7">
        <w:rPr>
          <w:b/>
          <w:i/>
          <w:iCs/>
          <w:noProof/>
          <w:lang w:val="en-US"/>
        </w:rPr>
        <w:t xml:space="preserve"> </w:t>
      </w:r>
      <w:r w:rsidRPr="006D50F7">
        <w:rPr>
          <w:iCs/>
          <w:noProof/>
          <w:lang w:val="en-US"/>
        </w:rPr>
        <w:t xml:space="preserve">changes </w:t>
      </w:r>
      <w:r w:rsidRPr="006D50F7">
        <w:rPr>
          <w:noProof/>
          <w:lang w:val="en-US"/>
        </w:rPr>
        <w:t>similar to those that drive the daily weather</w:t>
      </w:r>
      <w:r w:rsidRPr="006D50F7">
        <w:rPr>
          <w:bCs/>
          <w:noProof/>
          <w:lang w:val="en-US"/>
        </w:rPr>
        <w:t xml:space="preserve">) </w:t>
      </w:r>
      <w:r w:rsidRPr="006D50F7">
        <w:rPr>
          <w:noProof/>
          <w:lang w:val="en-US"/>
        </w:rPr>
        <w:t xml:space="preserve">and is most clearly observed as regional, rather than global, fluctuations in surface temperature. External natural variability can result from changes in the Earth’s orbit, small variations in energy received from the sun, or from major volcanic eruptions. </w:t>
      </w:r>
      <w:r w:rsidRPr="006D50F7">
        <w:rPr>
          <w:lang w:val="en-US"/>
        </w:rPr>
        <w:t xml:space="preserve">Although large orbital changes are related to global climate changes of the past, they operate on very long time scales (i.e., thousands of years). </w:t>
      </w:r>
      <w:r w:rsidRPr="006D50F7">
        <w:rPr>
          <w:noProof/>
          <w:lang w:val="en-US"/>
        </w:rPr>
        <w:t>As such, they have displayed very little change over the past century and have had very little influence on temperature changes observed over that period. On the other hand, volcanic eruptions can strongly cool the Earth, but this effect is short-lived</w:t>
      </w:r>
      <w:r w:rsidRPr="006D50F7">
        <w:rPr>
          <w:lang w:val="en-US"/>
        </w:rPr>
        <w:t xml:space="preserve"> and their influence on </w:t>
      </w:r>
      <w:r w:rsidRPr="006D50F7">
        <w:rPr>
          <w:noProof/>
          <w:lang w:val="en-US"/>
        </w:rPr>
        <w:t>surface temperatures typically fades within a decade of the eruption.</w:t>
      </w:r>
    </w:p>
    <w:p w14:paraId="42BD7C11" w14:textId="77777777" w:rsidR="00277CFB" w:rsidRPr="006D50F7" w:rsidRDefault="00277CFB" w:rsidP="00277CFB">
      <w:pPr>
        <w:pStyle w:val="AR6BodyText"/>
        <w:rPr>
          <w:noProof/>
          <w:lang w:val="en-US"/>
        </w:rPr>
      </w:pPr>
    </w:p>
    <w:p w14:paraId="7A4D72C3" w14:textId="77777777" w:rsidR="00277CFB" w:rsidRPr="006D50F7" w:rsidRDefault="00277CFB" w:rsidP="00277CFB">
      <w:pPr>
        <w:pStyle w:val="AR6BodyText"/>
        <w:rPr>
          <w:noProof/>
          <w:lang w:val="en-US"/>
        </w:rPr>
      </w:pPr>
      <w:r w:rsidRPr="006D50F7">
        <w:rPr>
          <w:noProof/>
          <w:lang w:val="en-US"/>
        </w:rPr>
        <w:t xml:space="preserve">To understand how much of observed recent climate change has been caused by natural variability (a process referred to as attribution), scientists use climate model simulations. When only natural factors are used to </w:t>
      </w:r>
      <w:r w:rsidRPr="006D50F7">
        <w:rPr>
          <w:lang w:val="en-US"/>
        </w:rPr>
        <w:t xml:space="preserve">force </w:t>
      </w:r>
      <w:r w:rsidRPr="006D50F7">
        <w:rPr>
          <w:noProof/>
          <w:lang w:val="en-US"/>
        </w:rPr>
        <w:t xml:space="preserve">climate models, the resulting simulations show variations in climate on a wide range of time scales in response to volcanic eruptions, variations in </w:t>
      </w:r>
      <w:r w:rsidRPr="006D50F7">
        <w:rPr>
          <w:lang w:val="en-US"/>
        </w:rPr>
        <w:t>solar activity</w:t>
      </w:r>
      <w:r w:rsidRPr="006D50F7">
        <w:rPr>
          <w:noProof/>
          <w:lang w:val="en-US"/>
        </w:rPr>
        <w:t>, and internal natural variability.</w:t>
      </w:r>
      <w:r w:rsidRPr="006D50F7">
        <w:rPr>
          <w:iCs/>
          <w:noProof/>
          <w:lang w:val="en-US"/>
        </w:rPr>
        <w:t xml:space="preserve"> However, the </w:t>
      </w:r>
      <w:r>
        <w:rPr>
          <w:iCs/>
          <w:noProof/>
          <w:lang w:val="en-AU"/>
        </w:rPr>
        <w:t xml:space="preserve">influence of natural climate variability typically decreases as the time period gets longer, such that it </w:t>
      </w:r>
      <w:r w:rsidRPr="00CD568B">
        <w:rPr>
          <w:iCs/>
          <w:noProof/>
          <w:lang w:val="en-AU"/>
        </w:rPr>
        <w:t>only has mild effects on multi-decadal</w:t>
      </w:r>
      <w:r>
        <w:rPr>
          <w:iCs/>
          <w:noProof/>
          <w:lang w:val="en-AU"/>
        </w:rPr>
        <w:t xml:space="preserve"> and longer trends (</w:t>
      </w:r>
      <w:r>
        <w:rPr>
          <w:bCs/>
          <w:iCs/>
          <w:noProof/>
          <w:lang w:val="en-AU"/>
        </w:rPr>
        <w:t>FAQ 3.2, Figure 1)</w:t>
      </w:r>
      <w:r>
        <w:rPr>
          <w:iCs/>
          <w:noProof/>
          <w:lang w:val="en-AU"/>
        </w:rPr>
        <w:t>.</w:t>
      </w:r>
    </w:p>
    <w:p w14:paraId="083893D6" w14:textId="77777777" w:rsidR="00277CFB" w:rsidRPr="006D50F7" w:rsidRDefault="00277CFB" w:rsidP="00277CFB">
      <w:pPr>
        <w:pStyle w:val="AR6BodyText"/>
        <w:rPr>
          <w:noProof/>
          <w:lang w:val="en-US"/>
        </w:rPr>
      </w:pPr>
    </w:p>
    <w:p w14:paraId="7D8C28EB" w14:textId="40165C99" w:rsidR="00277CFB" w:rsidRPr="006D50F7" w:rsidRDefault="00277CFB" w:rsidP="00277CFB">
      <w:pPr>
        <w:pStyle w:val="AR6BodyText"/>
        <w:rPr>
          <w:noProof/>
          <w:lang w:val="en-US"/>
        </w:rPr>
      </w:pPr>
      <w:r w:rsidRPr="006D50F7">
        <w:rPr>
          <w:noProof/>
          <w:lang w:val="en-US"/>
        </w:rPr>
        <w:t xml:space="preserve">Consequently, over periods of a couple of decades or less, natural climate variability can dominate the human-induced surface warming trend – leading to periods with stronger or weaker warming, and sometimes even cooling </w:t>
      </w:r>
      <w:r>
        <w:rPr>
          <w:iCs/>
          <w:noProof/>
          <w:lang w:val="en-AU"/>
        </w:rPr>
        <w:t>(</w:t>
      </w:r>
      <w:r>
        <w:rPr>
          <w:bCs/>
          <w:iCs/>
          <w:noProof/>
          <w:lang w:val="en-AU"/>
        </w:rPr>
        <w:t xml:space="preserve">FAQ 3.2, Figure 1, left and </w:t>
      </w:r>
      <w:del w:id="3630" w:author="Ian Blenkinsop" w:date="2021-07-13T13:35:00Z">
        <w:r w:rsidDel="0025109E">
          <w:rPr>
            <w:bCs/>
            <w:iCs/>
            <w:noProof/>
            <w:lang w:val="en-AU"/>
          </w:rPr>
          <w:delText>center</w:delText>
        </w:r>
      </w:del>
      <w:ins w:id="3631" w:author="Ian Blenkinsop" w:date="2021-07-13T13:35:00Z">
        <w:r w:rsidR="0025109E">
          <w:rPr>
            <w:bCs/>
            <w:iCs/>
            <w:noProof/>
            <w:lang w:val="en-AU"/>
          </w:rPr>
          <w:t>centre</w:t>
        </w:r>
      </w:ins>
      <w:r>
        <w:rPr>
          <w:bCs/>
          <w:iCs/>
          <w:noProof/>
          <w:lang w:val="en-AU"/>
        </w:rPr>
        <w:t>)</w:t>
      </w:r>
      <w:r w:rsidRPr="006D50F7">
        <w:rPr>
          <w:noProof/>
          <w:lang w:val="en-US"/>
        </w:rPr>
        <w:t xml:space="preserve">. Over longer periods, however, the effect of natural variability is relatively small </w:t>
      </w:r>
      <w:r>
        <w:rPr>
          <w:iCs/>
          <w:noProof/>
          <w:lang w:val="en-AU"/>
        </w:rPr>
        <w:t>(</w:t>
      </w:r>
      <w:r>
        <w:rPr>
          <w:bCs/>
          <w:iCs/>
          <w:noProof/>
          <w:lang w:val="en-AU"/>
        </w:rPr>
        <w:t>FAQ 3.2, Figure 1, right)</w:t>
      </w:r>
      <w:r w:rsidRPr="006D50F7">
        <w:rPr>
          <w:noProof/>
          <w:lang w:val="en-US"/>
        </w:rPr>
        <w:t>. For instance, over the entire historical period (1850–2019), natural variability is estimated to have caused between -0.23</w:t>
      </w:r>
      <w:r w:rsidRPr="00CD568B">
        <w:rPr>
          <w:noProof/>
          <w:lang w:val="en-AU"/>
        </w:rPr>
        <w:t>°</w:t>
      </w:r>
      <w:r w:rsidRPr="006D50F7">
        <w:rPr>
          <w:noProof/>
          <w:lang w:val="en-US"/>
        </w:rPr>
        <w:t>C and +0.23</w:t>
      </w:r>
      <w:r w:rsidRPr="00CD568B">
        <w:rPr>
          <w:noProof/>
          <w:lang w:val="en-AU"/>
        </w:rPr>
        <w:t>°</w:t>
      </w:r>
      <w:r w:rsidRPr="006D50F7">
        <w:rPr>
          <w:noProof/>
          <w:lang w:val="en-US"/>
        </w:rPr>
        <w:t>C of the observed surface warming of about 1.1</w:t>
      </w:r>
      <w:r w:rsidRPr="00CD568B">
        <w:rPr>
          <w:noProof/>
          <w:lang w:val="en-AU"/>
        </w:rPr>
        <w:t>°C</w:t>
      </w:r>
      <w:r w:rsidRPr="006D50F7">
        <w:rPr>
          <w:noProof/>
          <w:lang w:val="en-US"/>
        </w:rPr>
        <w:t>. This means that the bulk of the warming has been almost entirely attributed to human activities, particularly emissions of greenhouse gases (</w:t>
      </w:r>
      <w:del w:id="3632" w:author="Ian Blenkinsop" w:date="2021-07-13T13:35:00Z">
        <w:r w:rsidRPr="006D50F7" w:rsidDel="0025109E">
          <w:rPr>
            <w:noProof/>
            <w:lang w:val="en-US"/>
          </w:rPr>
          <w:delText xml:space="preserve">see </w:delText>
        </w:r>
      </w:del>
      <w:r w:rsidRPr="006D50F7">
        <w:rPr>
          <w:noProof/>
          <w:lang w:val="en-US"/>
        </w:rPr>
        <w:t>FAQ 3.1).</w:t>
      </w:r>
      <w:r>
        <w:rPr>
          <w:noProof/>
          <w:lang w:val="en-AU"/>
        </w:rPr>
        <w:t xml:space="preserve"> </w:t>
      </w:r>
    </w:p>
    <w:p w14:paraId="050AB7B6" w14:textId="77777777" w:rsidR="00277CFB" w:rsidRPr="006D50F7" w:rsidRDefault="00277CFB" w:rsidP="00277CFB">
      <w:pPr>
        <w:pStyle w:val="AR6BodyText"/>
        <w:rPr>
          <w:noProof/>
          <w:lang w:val="en-US"/>
        </w:rPr>
      </w:pPr>
    </w:p>
    <w:p w14:paraId="073669CF" w14:textId="77777777" w:rsidR="00277CFB" w:rsidRPr="00831497" w:rsidRDefault="00277CFB" w:rsidP="00277CFB">
      <w:pPr>
        <w:pStyle w:val="AR6BodyText"/>
        <w:rPr>
          <w:noProof/>
          <w:lang w:val="en-US"/>
        </w:rPr>
      </w:pPr>
      <w:r w:rsidRPr="006D50F7">
        <w:rPr>
          <w:noProof/>
          <w:lang w:val="en-US"/>
        </w:rPr>
        <w:t xml:space="preserve">Another way to picture natural variability and human influence is to think of a person walking a dog. </w:t>
      </w:r>
      <w:r w:rsidRPr="00831497">
        <w:rPr>
          <w:noProof/>
          <w:lang w:val="en-US"/>
        </w:rPr>
        <w:t xml:space="preserve">The path of the walker represents the human-induced warming, while their dog represents natural variability. Looking at global surface temperature changes over short periods is akin to focusing on the dog. The dog sometimes moves ahead of the owner and other times behind. This is similar to natural variability that can weaken or amplify warming on the short term. In both cases it is difficult to predict where the dog will be or how the climate will evolve in the near future. However, if we pull back and focus on the slow steady steps of the owner, the path of the dog is much clearer and more predictable, as it follows the path of its owner. </w:t>
      </w:r>
      <w:r w:rsidRPr="00831497">
        <w:rPr>
          <w:lang w:val="en-US"/>
        </w:rPr>
        <w:t>Similarly</w:t>
      </w:r>
      <w:r w:rsidRPr="00831497">
        <w:rPr>
          <w:noProof/>
          <w:lang w:val="en-US"/>
        </w:rPr>
        <w:t xml:space="preserve">, human influence on the climate is much clearer over longer time periods. </w:t>
      </w:r>
    </w:p>
    <w:p w14:paraId="4D85CF83" w14:textId="77777777" w:rsidR="00277CFB" w:rsidRPr="00831497" w:rsidRDefault="00277CFB" w:rsidP="00277CFB">
      <w:pPr>
        <w:pStyle w:val="AR6BodyText"/>
        <w:rPr>
          <w:noProof/>
          <w:lang w:val="en-US"/>
        </w:rPr>
      </w:pPr>
    </w:p>
    <w:p w14:paraId="63AF255E" w14:textId="77777777" w:rsidR="00277CFB" w:rsidRPr="00134243" w:rsidRDefault="00277CFB" w:rsidP="00277CFB">
      <w:pPr>
        <w:rPr>
          <w:rFonts w:eastAsia="MS Mincho" w:cs="Times New Roman"/>
          <w:noProof/>
          <w:lang w:val="en-US"/>
        </w:rPr>
      </w:pPr>
    </w:p>
    <w:p w14:paraId="513981A8" w14:textId="77777777" w:rsidR="00277CFB" w:rsidRDefault="00277CFB" w:rsidP="00277CFB">
      <w:pPr>
        <w:rPr>
          <w:rFonts w:eastAsia="MS Mincho" w:cs="Times New Roman"/>
          <w:b/>
          <w:noProof/>
          <w:lang w:val="en-GB"/>
        </w:rPr>
      </w:pPr>
      <w:r w:rsidRPr="00134243">
        <w:rPr>
          <w:rFonts w:eastAsia="MS Mincho" w:cs="Times New Roman"/>
          <w:b/>
          <w:noProof/>
          <w:lang w:val="en-GB"/>
        </w:rPr>
        <w:t xml:space="preserve"> [START F</w:t>
      </w:r>
      <w:r w:rsidRPr="00134243">
        <w:rPr>
          <w:rFonts w:eastAsia="MS Mincho" w:cs="Times New Roman"/>
          <w:b/>
          <w:noProof/>
          <w:color w:val="000000"/>
          <w:lang w:val="en-GB"/>
        </w:rPr>
        <w:t xml:space="preserve">AQ 3.2, FIGURE 1 </w:t>
      </w:r>
      <w:r w:rsidRPr="00134243">
        <w:rPr>
          <w:rFonts w:eastAsia="MS Mincho" w:cs="Times New Roman"/>
          <w:b/>
          <w:noProof/>
          <w:lang w:val="en-GB"/>
        </w:rPr>
        <w:t>HERE]</w:t>
      </w:r>
    </w:p>
    <w:p w14:paraId="2A9160F3" w14:textId="77777777" w:rsidR="00277CFB" w:rsidRPr="00134243" w:rsidRDefault="00277CFB" w:rsidP="00277CFB">
      <w:pPr>
        <w:rPr>
          <w:rFonts w:eastAsia="MS Mincho" w:cs="Times New Roman"/>
          <w:noProof/>
          <w:lang w:val="en-GB"/>
        </w:rPr>
      </w:pPr>
    </w:p>
    <w:p w14:paraId="26411522" w14:textId="77777777" w:rsidR="00277CFB" w:rsidRPr="00134243" w:rsidRDefault="00277CFB" w:rsidP="00277CFB">
      <w:pPr>
        <w:ind w:left="1701" w:hanging="1701"/>
        <w:rPr>
          <w:rFonts w:eastAsia="MS Mincho" w:cs="Times New Roman"/>
          <w:sz w:val="20"/>
          <w:szCs w:val="20"/>
          <w:lang w:val="en-GB"/>
        </w:rPr>
      </w:pPr>
      <w:r w:rsidRPr="00134243">
        <w:rPr>
          <w:rFonts w:eastAsia="MS Mincho" w:cs="Times New Roman"/>
          <w:b/>
          <w:sz w:val="20"/>
          <w:szCs w:val="20"/>
          <w:lang w:val="en-GB"/>
        </w:rPr>
        <w:t>FAQ 3.2, Figure 1:</w:t>
      </w:r>
      <w:r w:rsidRPr="00134243">
        <w:rPr>
          <w:rFonts w:eastAsia="MS Mincho" w:cs="Times New Roman"/>
          <w:sz w:val="20"/>
          <w:szCs w:val="20"/>
          <w:lang w:val="en-GB"/>
        </w:rPr>
        <w:t xml:space="preserve"> </w:t>
      </w:r>
      <w:r w:rsidRPr="00134243">
        <w:rPr>
          <w:rFonts w:eastAsia="MS Mincho" w:cs="Times New Roman"/>
          <w:b/>
          <w:sz w:val="20"/>
          <w:szCs w:val="20"/>
          <w:lang w:val="en-GB"/>
        </w:rPr>
        <w:t>Annual (left), decadal (middle) and multi-decadal (right) variations in average global surface temperature.</w:t>
      </w:r>
      <w:r w:rsidRPr="00134243">
        <w:rPr>
          <w:rFonts w:eastAsia="MS Mincho" w:cs="Times New Roman"/>
          <w:sz w:val="20"/>
          <w:szCs w:val="20"/>
          <w:lang w:val="en-GB"/>
        </w:rPr>
        <w:t xml:space="preserve"> The thick black line is an estimate of the human contribution to temperature changes, based on climate models, whereas the green lines show the combined effect of natural </w:t>
      </w:r>
      <w:r w:rsidRPr="00134243">
        <w:rPr>
          <w:rFonts w:eastAsia="MS Mincho" w:cs="Times New Roman"/>
          <w:sz w:val="20"/>
          <w:szCs w:val="20"/>
          <w:lang w:val="en-GB"/>
        </w:rPr>
        <w:lastRenderedPageBreak/>
        <w:t>variations and human-induced warming, different shadings of green represent different simulations, which can be viewed as showing a range of potential pasts. The influence of natural variability is shown by the green bars, and it decreases with longer time scales. The data is sourced from the CESM1 large ensemble.</w:t>
      </w:r>
    </w:p>
    <w:p w14:paraId="29D47E70" w14:textId="77777777" w:rsidR="00277CFB" w:rsidRPr="00134243" w:rsidRDefault="00277CFB" w:rsidP="00277CFB">
      <w:pPr>
        <w:ind w:left="1701" w:hanging="1701"/>
        <w:rPr>
          <w:rFonts w:eastAsia="MS Mincho" w:cs="Times New Roman"/>
          <w:lang w:val="en-GB"/>
        </w:rPr>
      </w:pPr>
    </w:p>
    <w:p w14:paraId="5803544B" w14:textId="77777777" w:rsidR="00277CFB" w:rsidRPr="00134243" w:rsidRDefault="00277CFB" w:rsidP="00277CFB">
      <w:pPr>
        <w:rPr>
          <w:rFonts w:eastAsia="MS Mincho" w:cs="Times New Roman"/>
          <w:b/>
          <w:noProof/>
          <w:lang w:val="en-GB"/>
        </w:rPr>
      </w:pPr>
      <w:r w:rsidRPr="00134243">
        <w:rPr>
          <w:rFonts w:eastAsia="MS Mincho" w:cs="Times New Roman"/>
          <w:b/>
          <w:noProof/>
          <w:lang w:val="en-GB"/>
        </w:rPr>
        <w:t xml:space="preserve">[END </w:t>
      </w:r>
      <w:r w:rsidRPr="00134243">
        <w:rPr>
          <w:rFonts w:eastAsia="MS Mincho" w:cs="Times New Roman"/>
          <w:b/>
          <w:lang w:val="en-GB"/>
        </w:rPr>
        <w:t>FAQ 3.2, FIGURE 1</w:t>
      </w:r>
      <w:r w:rsidRPr="00134243">
        <w:rPr>
          <w:rFonts w:eastAsia="MS Mincho" w:cs="Times New Roman"/>
          <w:b/>
          <w:noProof/>
          <w:lang w:val="en-GB"/>
        </w:rPr>
        <w:t xml:space="preserve"> HERE]</w:t>
      </w:r>
    </w:p>
    <w:p w14:paraId="12C5B7A3" w14:textId="77777777" w:rsidR="00277CFB" w:rsidRDefault="00277CFB" w:rsidP="00277CFB">
      <w:pPr>
        <w:rPr>
          <w:lang w:val="en-GB"/>
        </w:rPr>
      </w:pPr>
    </w:p>
    <w:p w14:paraId="648A76E6" w14:textId="2C730FE7" w:rsidR="00277CFB" w:rsidRPr="00550F4C" w:rsidRDefault="00277CFB" w:rsidP="00550F4C">
      <w:pPr>
        <w:widowControl/>
        <w:spacing w:after="160" w:line="259" w:lineRule="auto"/>
        <w:rPr>
          <w:lang w:val="en-GB"/>
        </w:rPr>
      </w:pPr>
      <w:r>
        <w:rPr>
          <w:lang w:val="en-GB"/>
        </w:rPr>
        <w:br w:type="page"/>
      </w:r>
    </w:p>
    <w:p w14:paraId="3DF8B42E" w14:textId="60E2564B" w:rsidR="00402FB8" w:rsidRPr="00432A4A" w:rsidRDefault="00402FB8" w:rsidP="00402FB8">
      <w:pPr>
        <w:pStyle w:val="AR6Chap3FAQ"/>
        <w:rPr>
          <w:rFonts w:eastAsia="MS Mincho"/>
          <w:lang w:val="en-US"/>
        </w:rPr>
      </w:pPr>
      <w:bookmarkStart w:id="3633" w:name="_Toc70639187"/>
      <w:r w:rsidRPr="00432A4A">
        <w:rPr>
          <w:rFonts w:eastAsia="MS Mincho"/>
          <w:lang w:val="en-US"/>
        </w:rPr>
        <w:lastRenderedPageBreak/>
        <w:t>Are Climate Models Improving?</w:t>
      </w:r>
      <w:bookmarkEnd w:id="3633"/>
    </w:p>
    <w:p w14:paraId="09250B1A" w14:textId="77777777" w:rsidR="00402FB8" w:rsidRPr="00432A4A" w:rsidRDefault="00402FB8" w:rsidP="00402FB8">
      <w:pPr>
        <w:rPr>
          <w:rFonts w:eastAsia="MS Mincho" w:cs="Times New Roman"/>
          <w:noProof/>
          <w:lang w:val="en-US"/>
        </w:rPr>
      </w:pPr>
    </w:p>
    <w:p w14:paraId="6D27955F" w14:textId="55495F78" w:rsidR="00402FB8" w:rsidRPr="0054030A" w:rsidRDefault="00402FB8" w:rsidP="00402FB8">
      <w:pPr>
        <w:pStyle w:val="AR6BodyText"/>
        <w:rPr>
          <w:i/>
          <w:lang w:val="en-US"/>
        </w:rPr>
      </w:pPr>
      <w:r w:rsidRPr="0054030A">
        <w:rPr>
          <w:i/>
          <w:lang w:val="en-US"/>
        </w:rPr>
        <w:t>Yes, climate models have improved and continue to do so,</w:t>
      </w:r>
      <w:r>
        <w:rPr>
          <w:i/>
          <w:lang w:val="en-US"/>
        </w:rPr>
        <w:t xml:space="preserve"> </w:t>
      </w:r>
      <w:r w:rsidRPr="0054030A">
        <w:rPr>
          <w:i/>
          <w:lang w:val="en-US"/>
        </w:rPr>
        <w:t>becoming better at capturing complex and small-scale</w:t>
      </w:r>
      <w:r>
        <w:rPr>
          <w:i/>
          <w:lang w:val="en-US"/>
        </w:rPr>
        <w:t xml:space="preserve"> </w:t>
      </w:r>
      <w:r w:rsidRPr="0054030A">
        <w:rPr>
          <w:i/>
          <w:lang w:val="en-US"/>
        </w:rPr>
        <w:t xml:space="preserve">processes </w:t>
      </w:r>
      <w:r w:rsidRPr="00BE442A">
        <w:rPr>
          <w:i/>
          <w:noProof/>
          <w:lang w:val="en-US" w:eastAsia="zh-CN"/>
        </w:rPr>
        <w:t xml:space="preserve">and at simulating </w:t>
      </w:r>
      <w:r>
        <w:rPr>
          <w:i/>
          <w:noProof/>
          <w:lang w:val="en-US" w:eastAsia="zh-CN"/>
        </w:rPr>
        <w:t xml:space="preserve">present-day mean climate conditions. This </w:t>
      </w:r>
      <w:r>
        <w:rPr>
          <w:i/>
          <w:lang w:val="en-US"/>
        </w:rPr>
        <w:t>improvement</w:t>
      </w:r>
      <w:r w:rsidRPr="0054030A">
        <w:rPr>
          <w:i/>
          <w:noProof/>
          <w:lang w:val="en-US" w:eastAsia="zh-CN"/>
        </w:rPr>
        <w:t xml:space="preserve"> can be measured by com</w:t>
      </w:r>
      <w:r>
        <w:rPr>
          <w:i/>
          <w:noProof/>
          <w:lang w:val="en-US" w:eastAsia="zh-CN"/>
        </w:rPr>
        <w:t>p</w:t>
      </w:r>
      <w:r w:rsidRPr="0054030A">
        <w:rPr>
          <w:i/>
          <w:noProof/>
          <w:lang w:val="en-US" w:eastAsia="zh-CN"/>
        </w:rPr>
        <w:t xml:space="preserve">aring climate simulations against historical observations. </w:t>
      </w:r>
      <w:r w:rsidRPr="0054030A">
        <w:rPr>
          <w:i/>
          <w:lang w:val="en-US"/>
        </w:rPr>
        <w:t>Both the current and previous generations of models show that increases in</w:t>
      </w:r>
      <w:r w:rsidRPr="0054030A">
        <w:rPr>
          <w:i/>
          <w:noProof/>
          <w:lang w:val="en-US" w:eastAsia="zh-CN"/>
        </w:rPr>
        <w:t xml:space="preserve"> greenhouse gases cause global warming.</w:t>
      </w:r>
      <w:del w:id="3634" w:author="Sara M Tuson" w:date="2021-06-24T10:27:00Z">
        <w:r w:rsidRPr="0054030A" w:rsidDel="000C4525">
          <w:rPr>
            <w:i/>
            <w:lang w:val="en-US"/>
          </w:rPr>
          <w:delText xml:space="preserve">  </w:delText>
        </w:r>
      </w:del>
      <w:ins w:id="3635" w:author="Sara M Tuson" w:date="2021-06-24T10:27:00Z">
        <w:r w:rsidR="000C4525">
          <w:rPr>
            <w:i/>
            <w:lang w:val="en-US"/>
          </w:rPr>
          <w:t xml:space="preserve"> </w:t>
        </w:r>
      </w:ins>
      <w:r w:rsidRPr="0054030A">
        <w:rPr>
          <w:i/>
          <w:lang w:val="en-US"/>
        </w:rPr>
        <w:t xml:space="preserve">While past warming is well simulated </w:t>
      </w:r>
      <w:r>
        <w:rPr>
          <w:i/>
          <w:lang w:val="en-US"/>
        </w:rPr>
        <w:t xml:space="preserve">by </w:t>
      </w:r>
      <w:r w:rsidRPr="0054030A">
        <w:rPr>
          <w:i/>
          <w:lang w:val="en-US"/>
        </w:rPr>
        <w:t>the new generation models</w:t>
      </w:r>
      <w:r>
        <w:rPr>
          <w:i/>
          <w:lang w:val="en-US"/>
        </w:rPr>
        <w:t xml:space="preserve"> as a group</w:t>
      </w:r>
      <w:r w:rsidRPr="0054030A">
        <w:rPr>
          <w:i/>
          <w:lang w:val="en-US"/>
        </w:rPr>
        <w:t xml:space="preserve">, </w:t>
      </w:r>
      <w:r>
        <w:rPr>
          <w:i/>
          <w:lang w:val="en-US"/>
        </w:rPr>
        <w:t>some individual</w:t>
      </w:r>
      <w:r w:rsidRPr="0054030A">
        <w:rPr>
          <w:i/>
          <w:lang w:val="en-US"/>
        </w:rPr>
        <w:t xml:space="preserve"> models simulate </w:t>
      </w:r>
      <w:r>
        <w:rPr>
          <w:i/>
          <w:lang w:val="en-US"/>
        </w:rPr>
        <w:t>past</w:t>
      </w:r>
      <w:r w:rsidRPr="0054030A">
        <w:rPr>
          <w:i/>
          <w:lang w:val="en-US"/>
        </w:rPr>
        <w:t xml:space="preserve"> warming that is</w:t>
      </w:r>
      <w:r>
        <w:rPr>
          <w:i/>
          <w:lang w:val="en-US"/>
        </w:rPr>
        <w:t xml:space="preserve"> either</w:t>
      </w:r>
      <w:r w:rsidRPr="0054030A">
        <w:rPr>
          <w:i/>
          <w:lang w:val="en-US"/>
        </w:rPr>
        <w:t xml:space="preserve"> below or above </w:t>
      </w:r>
      <w:r>
        <w:rPr>
          <w:i/>
          <w:lang w:val="en-US"/>
        </w:rPr>
        <w:t>what is observed</w:t>
      </w:r>
      <w:r w:rsidRPr="0054030A">
        <w:rPr>
          <w:i/>
          <w:lang w:val="en-US"/>
        </w:rPr>
        <w:t xml:space="preserve">. </w:t>
      </w:r>
      <w:r>
        <w:rPr>
          <w:i/>
          <w:lang w:val="en-US"/>
        </w:rPr>
        <w:t>The information about how well</w:t>
      </w:r>
      <w:r w:rsidRPr="0054030A">
        <w:rPr>
          <w:i/>
          <w:lang w:val="en-US"/>
        </w:rPr>
        <w:t xml:space="preserve"> </w:t>
      </w:r>
      <w:r>
        <w:rPr>
          <w:i/>
          <w:lang w:val="en-US"/>
        </w:rPr>
        <w:t xml:space="preserve">models </w:t>
      </w:r>
      <w:r w:rsidRPr="0054030A">
        <w:rPr>
          <w:i/>
          <w:lang w:val="en-US"/>
        </w:rPr>
        <w:t>simulate past warming</w:t>
      </w:r>
      <w:r>
        <w:rPr>
          <w:i/>
          <w:lang w:val="en-US"/>
        </w:rPr>
        <w:t>,</w:t>
      </w:r>
      <w:r w:rsidRPr="0054030A">
        <w:rPr>
          <w:i/>
          <w:lang w:val="en-US"/>
        </w:rPr>
        <w:t xml:space="preserve"> as well as </w:t>
      </w:r>
      <w:r>
        <w:rPr>
          <w:i/>
          <w:lang w:val="en-US"/>
        </w:rPr>
        <w:t xml:space="preserve">other insights from observations and theory, </w:t>
      </w:r>
      <w:r w:rsidRPr="0054030A">
        <w:rPr>
          <w:i/>
          <w:lang w:val="en-US"/>
        </w:rPr>
        <w:t xml:space="preserve">are used </w:t>
      </w:r>
      <w:r>
        <w:rPr>
          <w:i/>
          <w:lang w:val="en-US"/>
        </w:rPr>
        <w:t xml:space="preserve">to refine </w:t>
      </w:r>
      <w:del w:id="3636" w:author="Sara M Tuson" w:date="2021-06-24T09:51:00Z">
        <w:r w:rsidDel="00A23DCD">
          <w:rPr>
            <w:i/>
            <w:lang w:val="en-US"/>
          </w:rPr>
          <w:delText>this Report</w:delText>
        </w:r>
      </w:del>
      <w:ins w:id="3637" w:author="Sara M Tuson" w:date="2021-06-24T09:51:00Z">
        <w:r w:rsidR="00A23DCD">
          <w:rPr>
            <w:i/>
            <w:lang w:val="en-US"/>
          </w:rPr>
          <w:t xml:space="preserve">this </w:t>
        </w:r>
        <w:del w:id="3638" w:author="Ian Blenkinsop" w:date="2021-07-13T13:35:00Z">
          <w:r w:rsidR="00A23DCD" w:rsidDel="0025109E">
            <w:rPr>
              <w:i/>
              <w:lang w:val="en-US"/>
            </w:rPr>
            <w:delText>r</w:delText>
          </w:r>
        </w:del>
      </w:ins>
      <w:ins w:id="3639" w:author="Ian Blenkinsop" w:date="2021-07-13T13:35:00Z">
        <w:r w:rsidR="0025109E">
          <w:rPr>
            <w:i/>
            <w:lang w:val="en-US"/>
          </w:rPr>
          <w:t>R</w:t>
        </w:r>
      </w:ins>
      <w:ins w:id="3640" w:author="Sara M Tuson" w:date="2021-06-24T09:51:00Z">
        <w:r w:rsidR="00A23DCD">
          <w:rPr>
            <w:i/>
            <w:lang w:val="en-US"/>
          </w:rPr>
          <w:t>eport</w:t>
        </w:r>
      </w:ins>
      <w:r>
        <w:rPr>
          <w:i/>
          <w:lang w:val="en-US"/>
        </w:rPr>
        <w:t xml:space="preserve">’s </w:t>
      </w:r>
      <w:r w:rsidRPr="0054030A">
        <w:rPr>
          <w:i/>
          <w:lang w:val="en-US"/>
        </w:rPr>
        <w:t>projections</w:t>
      </w:r>
      <w:r>
        <w:rPr>
          <w:i/>
          <w:lang w:val="en-US"/>
        </w:rPr>
        <w:t xml:space="preserve"> of global warming.</w:t>
      </w:r>
      <w:r w:rsidRPr="0054030A">
        <w:rPr>
          <w:i/>
          <w:lang w:val="en-US"/>
        </w:rPr>
        <w:t xml:space="preserve"> </w:t>
      </w:r>
    </w:p>
    <w:p w14:paraId="229A4ECE" w14:textId="77777777" w:rsidR="00402FB8" w:rsidRPr="009C2CC0" w:rsidRDefault="00402FB8" w:rsidP="00402FB8">
      <w:pPr>
        <w:pStyle w:val="AR6BodyText"/>
        <w:rPr>
          <w:i/>
          <w:lang w:val="en-US"/>
        </w:rPr>
      </w:pPr>
    </w:p>
    <w:p w14:paraId="14CE00E4" w14:textId="2CAFD616" w:rsidR="00402FB8" w:rsidRPr="00654D75" w:rsidRDefault="00402FB8" w:rsidP="00402FB8">
      <w:pPr>
        <w:rPr>
          <w:rFonts w:eastAsia="MS Mincho" w:cs="Times New Roman"/>
          <w:noProof/>
          <w:lang w:val="en-US" w:eastAsia="zh-CN"/>
        </w:rPr>
      </w:pPr>
      <w:r w:rsidRPr="0054030A">
        <w:rPr>
          <w:lang w:val="en-US"/>
        </w:rPr>
        <w:t xml:space="preserve">Climate models are </w:t>
      </w:r>
      <w:r w:rsidRPr="0054030A">
        <w:rPr>
          <w:rFonts w:eastAsia="MS Mincho" w:cs="Times New Roman"/>
          <w:noProof/>
          <w:lang w:val="en-US" w:eastAsia="zh-CN"/>
        </w:rPr>
        <w:t xml:space="preserve">important tools for understanding </w:t>
      </w:r>
      <w:r>
        <w:rPr>
          <w:rFonts w:eastAsia="MS Mincho" w:cs="Times New Roman"/>
          <w:noProof/>
          <w:lang w:val="en-US" w:eastAsia="zh-CN"/>
        </w:rPr>
        <w:t>past, present and future</w:t>
      </w:r>
      <w:r w:rsidRPr="0054030A">
        <w:rPr>
          <w:rFonts w:eastAsia="MS Mincho" w:cs="Times New Roman"/>
          <w:noProof/>
          <w:lang w:val="en-US" w:eastAsia="zh-CN"/>
        </w:rPr>
        <w:t xml:space="preserve"> climate change. They are sophisticated </w:t>
      </w:r>
      <w:r w:rsidRPr="0054030A">
        <w:rPr>
          <w:lang w:val="en-US"/>
        </w:rPr>
        <w:t xml:space="preserve">computer </w:t>
      </w:r>
      <w:r w:rsidRPr="0054030A">
        <w:rPr>
          <w:rFonts w:eastAsia="MS Mincho" w:cs="Times New Roman"/>
          <w:noProof/>
          <w:lang w:val="en-US" w:eastAsia="zh-CN"/>
        </w:rPr>
        <w:t>programs</w:t>
      </w:r>
      <w:r w:rsidRPr="0054030A">
        <w:rPr>
          <w:lang w:val="en-US"/>
        </w:rPr>
        <w:t xml:space="preserve"> that </w:t>
      </w:r>
      <w:r>
        <w:rPr>
          <w:rFonts w:eastAsia="MS Mincho" w:cs="Times New Roman"/>
          <w:noProof/>
          <w:lang w:val="en-US" w:eastAsia="zh-CN"/>
        </w:rPr>
        <w:t>are based on</w:t>
      </w:r>
      <w:r w:rsidRPr="0054030A">
        <w:rPr>
          <w:lang w:val="en-US"/>
        </w:rPr>
        <w:t xml:space="preserve"> </w:t>
      </w:r>
      <w:r w:rsidRPr="0054030A">
        <w:rPr>
          <w:rFonts w:eastAsia="MS Mincho" w:cs="Times New Roman"/>
          <w:noProof/>
          <w:lang w:val="en-US" w:eastAsia="zh-CN"/>
        </w:rPr>
        <w:t xml:space="preserve">fundamental </w:t>
      </w:r>
      <w:r w:rsidRPr="0054030A">
        <w:rPr>
          <w:lang w:val="en-US"/>
        </w:rPr>
        <w:t>laws of physics</w:t>
      </w:r>
      <w:r w:rsidRPr="0054030A">
        <w:rPr>
          <w:rFonts w:eastAsia="MS Mincho" w:cs="Times New Roman"/>
          <w:noProof/>
          <w:lang w:val="en-US" w:eastAsia="zh-CN"/>
        </w:rPr>
        <w:t xml:space="preserve"> </w:t>
      </w:r>
      <w:r>
        <w:rPr>
          <w:rFonts w:eastAsia="MS Mincho" w:cs="Times New Roman"/>
          <w:noProof/>
          <w:lang w:val="en-US" w:eastAsia="zh-CN"/>
        </w:rPr>
        <w:t>of</w:t>
      </w:r>
      <w:r w:rsidRPr="0054030A">
        <w:rPr>
          <w:rFonts w:eastAsia="MS Mincho" w:cs="Times New Roman"/>
          <w:noProof/>
          <w:lang w:val="en-US" w:eastAsia="zh-CN"/>
        </w:rPr>
        <w:t xml:space="preserve"> the atmosphere</w:t>
      </w:r>
      <w:r w:rsidRPr="0054030A">
        <w:rPr>
          <w:lang w:val="en-US"/>
        </w:rPr>
        <w:t xml:space="preserve">, ocean, </w:t>
      </w:r>
      <w:r>
        <w:rPr>
          <w:lang w:val="en-US"/>
        </w:rPr>
        <w:t xml:space="preserve">ice, </w:t>
      </w:r>
      <w:r w:rsidRPr="0054030A">
        <w:rPr>
          <w:lang w:val="en-US"/>
        </w:rPr>
        <w:t>and land</w:t>
      </w:r>
      <w:r w:rsidRPr="0054030A">
        <w:rPr>
          <w:rFonts w:eastAsia="MS Mincho" w:cs="Times New Roman"/>
          <w:noProof/>
          <w:lang w:val="en-US" w:eastAsia="zh-CN"/>
        </w:rPr>
        <w:t xml:space="preserve">. </w:t>
      </w:r>
      <w:r>
        <w:rPr>
          <w:rFonts w:eastAsia="MS Mincho" w:cs="Times New Roman"/>
          <w:noProof/>
          <w:lang w:val="en-US" w:eastAsia="zh-CN"/>
        </w:rPr>
        <w:t xml:space="preserve">Climate models perform their calculations on a three-dimensional grid made of small bricks or </w:t>
      </w:r>
      <w:ins w:id="3641" w:author="Ian Blenkinsop" w:date="2021-07-13T13:36:00Z">
        <w:r w:rsidR="0025109E">
          <w:rPr>
            <w:rFonts w:eastAsia="MS Mincho" w:cs="Times New Roman"/>
            <w:noProof/>
            <w:lang w:val="en-US" w:eastAsia="zh-CN"/>
          </w:rPr>
          <w:t>‘</w:t>
        </w:r>
      </w:ins>
      <w:r w:rsidRPr="0025109E">
        <w:rPr>
          <w:rFonts w:eastAsia="MS Mincho" w:cs="Times New Roman"/>
          <w:iCs/>
          <w:noProof/>
          <w:lang w:val="en-US" w:eastAsia="zh-CN"/>
          <w:rPrChange w:id="3642" w:author="Ian Blenkinsop" w:date="2021-07-13T13:36:00Z">
            <w:rPr>
              <w:rFonts w:eastAsia="MS Mincho" w:cs="Times New Roman"/>
              <w:i/>
              <w:noProof/>
              <w:lang w:val="en-US" w:eastAsia="zh-CN"/>
            </w:rPr>
          </w:rPrChange>
        </w:rPr>
        <w:t>grid</w:t>
      </w:r>
      <w:del w:id="3643" w:author="Ian Blenkinsop" w:date="2021-07-13T13:36:00Z">
        <w:r w:rsidRPr="0025109E" w:rsidDel="0025109E">
          <w:rPr>
            <w:rFonts w:eastAsia="MS Mincho" w:cs="Times New Roman"/>
            <w:iCs/>
            <w:noProof/>
            <w:lang w:val="en-US" w:eastAsia="zh-CN"/>
            <w:rPrChange w:id="3644" w:author="Ian Blenkinsop" w:date="2021-07-13T13:36:00Z">
              <w:rPr>
                <w:rFonts w:eastAsia="MS Mincho" w:cs="Times New Roman"/>
                <w:i/>
                <w:noProof/>
                <w:lang w:val="en-US" w:eastAsia="zh-CN"/>
              </w:rPr>
            </w:rPrChange>
          </w:rPr>
          <w:delText xml:space="preserve"> </w:delText>
        </w:r>
      </w:del>
      <w:r w:rsidRPr="0025109E">
        <w:rPr>
          <w:rFonts w:eastAsia="MS Mincho" w:cs="Times New Roman"/>
          <w:iCs/>
          <w:noProof/>
          <w:lang w:val="en-US" w:eastAsia="zh-CN"/>
          <w:rPrChange w:id="3645" w:author="Ian Blenkinsop" w:date="2021-07-13T13:36:00Z">
            <w:rPr>
              <w:rFonts w:eastAsia="MS Mincho" w:cs="Times New Roman"/>
              <w:i/>
              <w:noProof/>
              <w:lang w:val="en-US" w:eastAsia="zh-CN"/>
            </w:rPr>
          </w:rPrChange>
        </w:rPr>
        <w:t>cells</w:t>
      </w:r>
      <w:ins w:id="3646" w:author="Ian Blenkinsop" w:date="2021-07-13T13:36:00Z">
        <w:r w:rsidR="0025109E">
          <w:rPr>
            <w:rFonts w:eastAsia="MS Mincho" w:cs="Times New Roman"/>
            <w:noProof/>
            <w:lang w:val="en-US" w:eastAsia="zh-CN"/>
          </w:rPr>
          <w:t>’</w:t>
        </w:r>
      </w:ins>
      <w:r>
        <w:rPr>
          <w:rFonts w:eastAsia="MS Mincho" w:cs="Times New Roman"/>
          <w:noProof/>
          <w:lang w:val="en-US" w:eastAsia="zh-CN"/>
        </w:rPr>
        <w:t xml:space="preserve"> of about 100 km across. </w:t>
      </w:r>
      <w:r w:rsidRPr="0054030A">
        <w:rPr>
          <w:rFonts w:eastAsia="MS Mincho" w:cs="Times New Roman"/>
          <w:noProof/>
          <w:lang w:val="en-US" w:eastAsia="zh-CN"/>
        </w:rPr>
        <w:t xml:space="preserve">Processes that occur </w:t>
      </w:r>
      <w:r>
        <w:rPr>
          <w:rFonts w:eastAsia="MS Mincho" w:cs="Times New Roman"/>
          <w:noProof/>
          <w:lang w:val="en-US" w:eastAsia="zh-CN"/>
        </w:rPr>
        <w:t>on</w:t>
      </w:r>
      <w:r w:rsidRPr="0054030A">
        <w:rPr>
          <w:rFonts w:eastAsia="MS Mincho" w:cs="Times New Roman"/>
          <w:noProof/>
          <w:lang w:val="en-US" w:eastAsia="zh-CN"/>
        </w:rPr>
        <w:t xml:space="preserve"> scales smaller than </w:t>
      </w:r>
      <w:r w:rsidRPr="0054030A">
        <w:rPr>
          <w:lang w:val="en-US"/>
        </w:rPr>
        <w:t xml:space="preserve">the </w:t>
      </w:r>
      <w:r w:rsidRPr="0054030A">
        <w:rPr>
          <w:rFonts w:eastAsia="MS Mincho" w:cs="Times New Roman"/>
          <w:noProof/>
          <w:lang w:val="en-US" w:eastAsia="zh-CN"/>
        </w:rPr>
        <w:t>model grid cells (</w:t>
      </w:r>
      <w:r>
        <w:rPr>
          <w:rFonts w:eastAsia="MS Mincho" w:cs="Times New Roman"/>
          <w:noProof/>
          <w:lang w:val="en-US" w:eastAsia="zh-CN"/>
        </w:rPr>
        <w:t>such as the transformation of cloud moisture into rain</w:t>
      </w:r>
      <w:r w:rsidRPr="0054030A">
        <w:rPr>
          <w:rFonts w:eastAsia="MS Mincho" w:cs="Times New Roman"/>
          <w:noProof/>
          <w:lang w:val="en-US" w:eastAsia="zh-CN"/>
        </w:rPr>
        <w:t>) are treated in a simplified way. This simplification is</w:t>
      </w:r>
      <w:r w:rsidRPr="0054030A">
        <w:rPr>
          <w:lang w:val="en-US"/>
        </w:rPr>
        <w:t xml:space="preserve"> done </w:t>
      </w:r>
      <w:r w:rsidRPr="0054030A">
        <w:rPr>
          <w:rFonts w:eastAsia="MS Mincho" w:cs="Times New Roman"/>
          <w:noProof/>
          <w:lang w:val="en-US" w:eastAsia="zh-CN"/>
        </w:rPr>
        <w:t xml:space="preserve">differently </w:t>
      </w:r>
      <w:r w:rsidRPr="0054030A">
        <w:rPr>
          <w:lang w:val="en-US"/>
        </w:rPr>
        <w:t xml:space="preserve">in </w:t>
      </w:r>
      <w:r w:rsidRPr="0054030A">
        <w:rPr>
          <w:rFonts w:eastAsia="MS Mincho" w:cs="Times New Roman"/>
          <w:noProof/>
          <w:lang w:val="en-US" w:eastAsia="zh-CN"/>
        </w:rPr>
        <w:t>different models</w:t>
      </w:r>
      <w:r>
        <w:rPr>
          <w:rFonts w:eastAsia="MS Mincho" w:cs="Times New Roman"/>
          <w:noProof/>
          <w:lang w:val="en-US" w:eastAsia="zh-CN"/>
        </w:rPr>
        <w:t>.</w:t>
      </w:r>
      <w:r w:rsidRPr="0054030A">
        <w:rPr>
          <w:rFonts w:eastAsia="MS Mincho" w:cs="Times New Roman"/>
          <w:noProof/>
          <w:lang w:val="en-US" w:eastAsia="zh-CN"/>
        </w:rPr>
        <w:t xml:space="preserve"> </w:t>
      </w:r>
      <w:r>
        <w:rPr>
          <w:rFonts w:eastAsia="MS Mincho" w:cs="Times New Roman"/>
          <w:noProof/>
          <w:lang w:val="en-US" w:eastAsia="zh-CN"/>
        </w:rPr>
        <w:t xml:space="preserve">Some models include more processes and complexity than others; some represent processes in finer detail (smaller grid cells) than others. </w:t>
      </w:r>
      <w:r w:rsidRPr="00654D75">
        <w:rPr>
          <w:rFonts w:eastAsia="MS Mincho" w:cs="Times New Roman"/>
          <w:noProof/>
          <w:lang w:val="en-US" w:eastAsia="zh-CN"/>
        </w:rPr>
        <w:t>Hence the simulated climate and climate change var</w:t>
      </w:r>
      <w:r>
        <w:rPr>
          <w:rFonts w:eastAsia="MS Mincho" w:cs="Times New Roman"/>
          <w:noProof/>
          <w:lang w:val="en-US" w:eastAsia="zh-CN"/>
        </w:rPr>
        <w:t>y</w:t>
      </w:r>
      <w:r w:rsidRPr="00654D75">
        <w:rPr>
          <w:rFonts w:eastAsia="MS Mincho" w:cs="Times New Roman"/>
          <w:noProof/>
          <w:lang w:val="en-US" w:eastAsia="zh-CN"/>
        </w:rPr>
        <w:t xml:space="preserve"> between models. </w:t>
      </w:r>
    </w:p>
    <w:p w14:paraId="3E04EC51" w14:textId="77777777" w:rsidR="00402FB8" w:rsidRPr="0054030A" w:rsidRDefault="00402FB8" w:rsidP="00402FB8">
      <w:pPr>
        <w:pStyle w:val="AR6BodyText"/>
        <w:rPr>
          <w:lang w:val="en-US"/>
        </w:rPr>
      </w:pPr>
    </w:p>
    <w:p w14:paraId="5DEAAFD3" w14:textId="77777777" w:rsidR="00402FB8" w:rsidRPr="0054030A" w:rsidRDefault="00402FB8" w:rsidP="00402FB8">
      <w:pPr>
        <w:pStyle w:val="AR6BodyText"/>
        <w:rPr>
          <w:noProof/>
          <w:lang w:val="en-US" w:eastAsia="zh-CN"/>
        </w:rPr>
      </w:pPr>
      <w:r w:rsidRPr="0054030A">
        <w:rPr>
          <w:lang w:val="en-US"/>
        </w:rPr>
        <w:t>Climate modelling started in the 1950s and</w:t>
      </w:r>
      <w:r>
        <w:rPr>
          <w:lang w:val="en-US"/>
        </w:rPr>
        <w:t>,</w:t>
      </w:r>
      <w:r w:rsidRPr="0054030A">
        <w:rPr>
          <w:lang w:val="en-US"/>
        </w:rPr>
        <w:t xml:space="preserve"> over the years</w:t>
      </w:r>
      <w:r>
        <w:rPr>
          <w:lang w:val="en-US"/>
        </w:rPr>
        <w:t>,</w:t>
      </w:r>
      <w:r w:rsidRPr="0054030A">
        <w:rPr>
          <w:lang w:val="en-US"/>
        </w:rPr>
        <w:t xml:space="preserve"> models have become increasingly sophisticated as computing power</w:t>
      </w:r>
      <w:r>
        <w:rPr>
          <w:lang w:val="en-US"/>
        </w:rPr>
        <w:t>, observations</w:t>
      </w:r>
      <w:r w:rsidRPr="0054030A">
        <w:rPr>
          <w:lang w:val="en-US"/>
        </w:rPr>
        <w:t xml:space="preserve"> and our understanding of the climate system </w:t>
      </w:r>
      <w:r>
        <w:rPr>
          <w:lang w:val="en-US"/>
        </w:rPr>
        <w:t xml:space="preserve">have </w:t>
      </w:r>
      <w:r w:rsidRPr="0054030A">
        <w:rPr>
          <w:lang w:val="en-US"/>
        </w:rPr>
        <w:t xml:space="preserve">advanced. </w:t>
      </w:r>
      <w:r w:rsidRPr="00DC5895">
        <w:rPr>
          <w:lang w:val="en-US"/>
        </w:rPr>
        <w:t xml:space="preserve">The models used in the IPCC First Assessment Report published in 1990 correctly reproduced many aspects of climate (FAQ 1.1). The actual evolution of the climate since then has confirmed these early projections, when accounting for the differences between the simulated scenarios and actual emissions. </w:t>
      </w:r>
      <w:r>
        <w:rPr>
          <w:lang w:val="en-US"/>
        </w:rPr>
        <w:t>M</w:t>
      </w:r>
      <w:r w:rsidRPr="0054030A">
        <w:rPr>
          <w:lang w:val="en-US"/>
        </w:rPr>
        <w:t xml:space="preserve">odels continue to improve </w:t>
      </w:r>
      <w:r>
        <w:rPr>
          <w:lang w:val="en-US"/>
        </w:rPr>
        <w:t>and get</w:t>
      </w:r>
      <w:r w:rsidRPr="0054030A">
        <w:rPr>
          <w:lang w:val="en-US"/>
        </w:rPr>
        <w:t xml:space="preserve"> better</w:t>
      </w:r>
      <w:r>
        <w:rPr>
          <w:lang w:val="en-US"/>
        </w:rPr>
        <w:t xml:space="preserve"> and better</w:t>
      </w:r>
      <w:r w:rsidRPr="0054030A">
        <w:rPr>
          <w:lang w:val="en-US"/>
        </w:rPr>
        <w:t xml:space="preserve"> at simulating the large variety of important processes</w:t>
      </w:r>
      <w:r>
        <w:rPr>
          <w:lang w:val="en-US"/>
        </w:rPr>
        <w:t xml:space="preserve"> that affect climate</w:t>
      </w:r>
      <w:r w:rsidRPr="0054030A">
        <w:rPr>
          <w:lang w:val="en-US"/>
        </w:rPr>
        <w:t xml:space="preserve">. </w:t>
      </w:r>
      <w:r>
        <w:rPr>
          <w:noProof/>
          <w:lang w:val="en-US" w:eastAsia="zh-CN"/>
        </w:rPr>
        <w:t xml:space="preserve">For example, many models now </w:t>
      </w:r>
      <w:r w:rsidRPr="0054030A">
        <w:rPr>
          <w:noProof/>
          <w:lang w:val="en-US" w:eastAsia="zh-CN"/>
        </w:rPr>
        <w:t xml:space="preserve">simulate complex interactions between </w:t>
      </w:r>
      <w:r>
        <w:rPr>
          <w:noProof/>
          <w:lang w:val="en-US" w:eastAsia="zh-CN"/>
        </w:rPr>
        <w:t xml:space="preserve">different </w:t>
      </w:r>
      <w:r w:rsidRPr="0054030A">
        <w:rPr>
          <w:noProof/>
          <w:lang w:val="en-US" w:eastAsia="zh-CN"/>
        </w:rPr>
        <w:t>aspects of the Earth system,</w:t>
      </w:r>
      <w:r w:rsidRPr="0054030A" w:rsidDel="00B868FC">
        <w:rPr>
          <w:noProof/>
          <w:lang w:val="en-US" w:eastAsia="zh-CN"/>
        </w:rPr>
        <w:t xml:space="preserve"> </w:t>
      </w:r>
      <w:r w:rsidRPr="0054030A">
        <w:rPr>
          <w:noProof/>
          <w:lang w:val="en-US" w:eastAsia="zh-CN"/>
        </w:rPr>
        <w:t xml:space="preserve">such as the uptake of carbon by vegetation on land and by </w:t>
      </w:r>
      <w:r>
        <w:rPr>
          <w:noProof/>
          <w:lang w:val="en-US" w:eastAsia="zh-CN"/>
        </w:rPr>
        <w:t xml:space="preserve">the </w:t>
      </w:r>
      <w:r w:rsidRPr="0054030A">
        <w:rPr>
          <w:noProof/>
          <w:lang w:val="en-US" w:eastAsia="zh-CN"/>
        </w:rPr>
        <w:t>ocean</w:t>
      </w:r>
      <w:r>
        <w:rPr>
          <w:noProof/>
          <w:lang w:val="en-US" w:eastAsia="zh-CN"/>
        </w:rPr>
        <w:t>, and the interaction between clouds and air pollutants</w:t>
      </w:r>
      <w:r w:rsidRPr="0054030A">
        <w:rPr>
          <w:noProof/>
          <w:lang w:val="en-US" w:eastAsia="zh-CN"/>
        </w:rPr>
        <w:t xml:space="preserve">. While </w:t>
      </w:r>
      <w:r>
        <w:rPr>
          <w:noProof/>
          <w:lang w:val="en-US" w:eastAsia="zh-CN"/>
        </w:rPr>
        <w:t xml:space="preserve">some </w:t>
      </w:r>
      <w:r w:rsidRPr="0054030A">
        <w:rPr>
          <w:noProof/>
          <w:lang w:val="en-US" w:eastAsia="zh-CN"/>
        </w:rPr>
        <w:t xml:space="preserve">models are </w:t>
      </w:r>
      <w:r>
        <w:rPr>
          <w:noProof/>
          <w:lang w:val="en-US" w:eastAsia="zh-CN"/>
        </w:rPr>
        <w:t xml:space="preserve">becoming </w:t>
      </w:r>
      <w:r w:rsidRPr="0054030A">
        <w:rPr>
          <w:noProof/>
          <w:lang w:val="en-US" w:eastAsia="zh-CN"/>
        </w:rPr>
        <w:t xml:space="preserve">more comprehensive, </w:t>
      </w:r>
      <w:r>
        <w:rPr>
          <w:noProof/>
          <w:lang w:val="en-US" w:eastAsia="zh-CN"/>
        </w:rPr>
        <w:t>others are striving to</w:t>
      </w:r>
      <w:r w:rsidRPr="0054030A">
        <w:rPr>
          <w:noProof/>
          <w:lang w:val="en-US" w:eastAsia="zh-CN"/>
        </w:rPr>
        <w:t xml:space="preserve"> represent processes at higher resolution</w:t>
      </w:r>
      <w:r>
        <w:rPr>
          <w:noProof/>
          <w:lang w:val="en-US" w:eastAsia="zh-CN"/>
        </w:rPr>
        <w:t xml:space="preserve">, for example to </w:t>
      </w:r>
      <w:r w:rsidRPr="0054030A">
        <w:rPr>
          <w:noProof/>
          <w:lang w:val="en-US" w:eastAsia="zh-CN"/>
        </w:rPr>
        <w:t xml:space="preserve">better represent the </w:t>
      </w:r>
      <w:r>
        <w:rPr>
          <w:noProof/>
          <w:lang w:val="en-US" w:eastAsia="zh-CN"/>
        </w:rPr>
        <w:t>vortices and swirls in currents</w:t>
      </w:r>
      <w:r w:rsidRPr="0054030A">
        <w:rPr>
          <w:noProof/>
          <w:lang w:val="en-US" w:eastAsia="zh-CN"/>
        </w:rPr>
        <w:t xml:space="preserve"> responsible for much of the </w:t>
      </w:r>
      <w:r>
        <w:rPr>
          <w:noProof/>
          <w:lang w:val="en-US" w:eastAsia="zh-CN"/>
        </w:rPr>
        <w:t>transport of heat in the ocean</w:t>
      </w:r>
      <w:r w:rsidRPr="0054030A">
        <w:rPr>
          <w:noProof/>
          <w:lang w:val="en-US" w:eastAsia="zh-CN"/>
        </w:rPr>
        <w:t>.</w:t>
      </w:r>
      <w:bookmarkStart w:id="3647" w:name="_Hlk66088072"/>
    </w:p>
    <w:p w14:paraId="0F6807AC" w14:textId="77777777" w:rsidR="00402FB8" w:rsidRPr="0054030A" w:rsidRDefault="00402FB8" w:rsidP="00402FB8">
      <w:pPr>
        <w:pStyle w:val="AR6BodyText"/>
        <w:rPr>
          <w:lang w:val="en-US"/>
        </w:rPr>
      </w:pPr>
      <w:r w:rsidRPr="0054030A">
        <w:rPr>
          <w:noProof/>
          <w:lang w:val="en-US" w:eastAsia="zh-CN"/>
        </w:rPr>
        <w:t xml:space="preserve"> </w:t>
      </w:r>
    </w:p>
    <w:bookmarkEnd w:id="3647"/>
    <w:p w14:paraId="24FB190B" w14:textId="37F3FF33" w:rsidR="00402FB8" w:rsidRPr="0054030A" w:rsidRDefault="00402FB8" w:rsidP="00402FB8">
      <w:pPr>
        <w:pStyle w:val="AR6BodyText"/>
        <w:rPr>
          <w:lang w:val="en-US"/>
        </w:rPr>
      </w:pPr>
      <w:r w:rsidRPr="00925AB2">
        <w:rPr>
          <w:lang w:val="en-US"/>
        </w:rPr>
        <w:t xml:space="preserve">Scientists evaluate the performance of climate models </w:t>
      </w:r>
      <w:r w:rsidRPr="0054030A">
        <w:rPr>
          <w:lang w:val="en-US"/>
        </w:rPr>
        <w:t xml:space="preserve">by comparing </w:t>
      </w:r>
      <w:r>
        <w:rPr>
          <w:lang w:val="en-US"/>
        </w:rPr>
        <w:t xml:space="preserve">historical </w:t>
      </w:r>
      <w:r w:rsidRPr="0054030A">
        <w:rPr>
          <w:lang w:val="en-US"/>
        </w:rPr>
        <w:t xml:space="preserve">model simulations </w:t>
      </w:r>
      <w:r>
        <w:rPr>
          <w:lang w:val="en-US"/>
        </w:rPr>
        <w:t>to</w:t>
      </w:r>
      <w:r w:rsidRPr="0054030A">
        <w:rPr>
          <w:lang w:val="en-US"/>
        </w:rPr>
        <w:t xml:space="preserve"> observations. </w:t>
      </w:r>
      <w:r w:rsidRPr="0054030A">
        <w:rPr>
          <w:rFonts w:eastAsia="MS Mincho" w:cs="Times New Roman"/>
          <w:lang w:val="en-US"/>
        </w:rPr>
        <w:t xml:space="preserve">This </w:t>
      </w:r>
      <w:r>
        <w:rPr>
          <w:rFonts w:eastAsia="MS Mincho" w:cs="Times New Roman"/>
          <w:lang w:val="en-US"/>
        </w:rPr>
        <w:t>evaluation</w:t>
      </w:r>
      <w:r w:rsidRPr="0054030A">
        <w:rPr>
          <w:rFonts w:eastAsia="MS Mincho" w:cs="Times New Roman"/>
          <w:lang w:val="en-US"/>
        </w:rPr>
        <w:t xml:space="preserve"> </w:t>
      </w:r>
      <w:r>
        <w:rPr>
          <w:rFonts w:eastAsia="MS Mincho" w:cs="Times New Roman"/>
          <w:lang w:val="en-US"/>
        </w:rPr>
        <w:t>includes comparison of large-scale averages as well as more detailed</w:t>
      </w:r>
      <w:r w:rsidRPr="0054030A">
        <w:rPr>
          <w:lang w:val="en-US"/>
        </w:rPr>
        <w:t xml:space="preserve"> regional and seasonal variations. There are two important aspects to consider: (</w:t>
      </w:r>
      <w:ins w:id="3648" w:author="Sara M Tuson" w:date="2021-06-30T19:26:00Z">
        <w:r w:rsidR="00E51616">
          <w:rPr>
            <w:lang w:val="en-US"/>
          </w:rPr>
          <w:t>i</w:t>
        </w:r>
      </w:ins>
      <w:del w:id="3649" w:author="Sara M Tuson" w:date="2021-06-30T19:26:00Z">
        <w:r w:rsidRPr="0054030A" w:rsidDel="00E51616">
          <w:rPr>
            <w:lang w:val="en-US"/>
          </w:rPr>
          <w:delText>1</w:delText>
        </w:r>
      </w:del>
      <w:r w:rsidRPr="0054030A">
        <w:rPr>
          <w:lang w:val="en-US"/>
        </w:rPr>
        <w:t>) how models perform individually and (</w:t>
      </w:r>
      <w:ins w:id="3650" w:author="Sara M Tuson" w:date="2021-06-30T19:26:00Z">
        <w:r w:rsidR="00E51616">
          <w:rPr>
            <w:lang w:val="en-US"/>
          </w:rPr>
          <w:t>ii</w:t>
        </w:r>
      </w:ins>
      <w:del w:id="3651" w:author="Sara M Tuson" w:date="2021-06-30T19:26:00Z">
        <w:r w:rsidRPr="0054030A" w:rsidDel="00E51616">
          <w:rPr>
            <w:lang w:val="en-US"/>
          </w:rPr>
          <w:delText>2</w:delText>
        </w:r>
      </w:del>
      <w:r w:rsidRPr="0054030A">
        <w:rPr>
          <w:lang w:val="en-US"/>
        </w:rPr>
        <w:t xml:space="preserve">) how they perform as a </w:t>
      </w:r>
      <w:r>
        <w:rPr>
          <w:lang w:val="en-US"/>
        </w:rPr>
        <w:t>group.</w:t>
      </w:r>
      <w:r w:rsidRPr="004F3239">
        <w:rPr>
          <w:lang w:val="en-US"/>
        </w:rPr>
        <w:t xml:space="preserve"> </w:t>
      </w:r>
      <w:r>
        <w:rPr>
          <w:lang w:val="en-US"/>
        </w:rPr>
        <w:t xml:space="preserve">The average of many models </w:t>
      </w:r>
      <w:r w:rsidRPr="0054030A">
        <w:rPr>
          <w:lang w:val="en-US"/>
        </w:rPr>
        <w:t xml:space="preserve">often compares better against observations than any individual model, </w:t>
      </w:r>
      <w:r>
        <w:rPr>
          <w:lang w:val="en-US"/>
        </w:rPr>
        <w:t xml:space="preserve">since errors in representing detailed processes </w:t>
      </w:r>
      <w:r w:rsidRPr="0054030A">
        <w:rPr>
          <w:lang w:val="en-US"/>
        </w:rPr>
        <w:t>tend to cancel each other</w:t>
      </w:r>
      <w:r>
        <w:rPr>
          <w:lang w:val="en-US"/>
        </w:rPr>
        <w:t xml:space="preserve"> out</w:t>
      </w:r>
      <w:r w:rsidRPr="0054030A">
        <w:rPr>
          <w:lang w:val="en-US"/>
        </w:rPr>
        <w:t xml:space="preserve"> in multi-model averages.</w:t>
      </w:r>
      <w:del w:id="3652" w:author="Sara M Tuson" w:date="2021-06-24T10:27:00Z">
        <w:r w:rsidRPr="0054030A" w:rsidDel="000C4525">
          <w:rPr>
            <w:lang w:val="en-US"/>
          </w:rPr>
          <w:delText xml:space="preserve">  </w:delText>
        </w:r>
      </w:del>
      <w:ins w:id="3653" w:author="Sara M Tuson" w:date="2021-06-24T10:27:00Z">
        <w:r w:rsidR="000C4525">
          <w:rPr>
            <w:lang w:val="en-US"/>
          </w:rPr>
          <w:t xml:space="preserve"> </w:t>
        </w:r>
      </w:ins>
    </w:p>
    <w:p w14:paraId="4FFC8061" w14:textId="77777777" w:rsidR="00402FB8" w:rsidRPr="0054030A" w:rsidRDefault="00402FB8" w:rsidP="00402FB8">
      <w:pPr>
        <w:pStyle w:val="AR6BodyText"/>
        <w:rPr>
          <w:lang w:val="en-US"/>
        </w:rPr>
      </w:pPr>
    </w:p>
    <w:p w14:paraId="24D5EAB9" w14:textId="77777777" w:rsidR="00402FB8" w:rsidRDefault="00402FB8" w:rsidP="00402FB8">
      <w:pPr>
        <w:pStyle w:val="AR6BodyText"/>
        <w:rPr>
          <w:lang w:val="en-US"/>
        </w:rPr>
      </w:pPr>
      <w:r w:rsidRPr="0054030A">
        <w:rPr>
          <w:rFonts w:eastAsia="MS Mincho" w:cs="Times New Roman"/>
          <w:lang w:val="en-US"/>
        </w:rPr>
        <w:t xml:space="preserve">As an example, </w:t>
      </w:r>
      <w:r w:rsidRPr="00925AB2">
        <w:rPr>
          <w:rFonts w:eastAsia="MS Mincho" w:cs="Times New Roman"/>
          <w:lang w:val="en-US"/>
        </w:rPr>
        <w:t>FAQ 3.3 Figure 1 compares</w:t>
      </w:r>
      <w:r>
        <w:rPr>
          <w:rFonts w:eastAsia="MS Mincho" w:cs="Times New Roman"/>
          <w:lang w:val="en-US"/>
        </w:rPr>
        <w:t xml:space="preserve"> simulations</w:t>
      </w:r>
      <w:r w:rsidRPr="00925AB2">
        <w:rPr>
          <w:rFonts w:eastAsia="MS Mincho" w:cs="Times New Roman"/>
          <w:lang w:val="en-US"/>
        </w:rPr>
        <w:t xml:space="preserve"> </w:t>
      </w:r>
      <w:r>
        <w:rPr>
          <w:rFonts w:eastAsia="MS Mincho" w:cs="Times New Roman"/>
          <w:lang w:val="en-US"/>
        </w:rPr>
        <w:t xml:space="preserve">from </w:t>
      </w:r>
      <w:r w:rsidRPr="0054030A">
        <w:rPr>
          <w:rFonts w:eastAsia="MS Mincho" w:cs="Times New Roman"/>
          <w:lang w:val="en-US"/>
        </w:rPr>
        <w:t>the three most recent generations of models</w:t>
      </w:r>
      <w:r>
        <w:rPr>
          <w:rFonts w:eastAsia="MS Mincho" w:cs="Times New Roman"/>
          <w:lang w:val="en-US"/>
        </w:rPr>
        <w:t xml:space="preserve"> (available around 2005, 2010 and present)</w:t>
      </w:r>
      <w:r w:rsidRPr="0054030A">
        <w:rPr>
          <w:rFonts w:eastAsia="MS Mincho" w:cs="Times New Roman"/>
          <w:lang w:val="en-US"/>
        </w:rPr>
        <w:t xml:space="preserve"> with observations of three climate variables. </w:t>
      </w:r>
      <w:r>
        <w:rPr>
          <w:rFonts w:eastAsia="MS Mincho" w:cs="Times New Roman"/>
          <w:lang w:val="en-US"/>
        </w:rPr>
        <w:t xml:space="preserve">It shows the correlation between simulated and observed patterns, where a value of 1 represents perfect agreement. </w:t>
      </w:r>
      <w:r w:rsidRPr="0054030A">
        <w:rPr>
          <w:lang w:val="en-US"/>
        </w:rPr>
        <w:t xml:space="preserve">Many individual models of the new generation </w:t>
      </w:r>
      <w:r>
        <w:rPr>
          <w:lang w:val="en-US"/>
        </w:rPr>
        <w:t>perform</w:t>
      </w:r>
      <w:r w:rsidRPr="0054030A">
        <w:rPr>
          <w:lang w:val="en-US"/>
        </w:rPr>
        <w:t xml:space="preserve"> significantly better</w:t>
      </w:r>
      <w:r>
        <w:rPr>
          <w:lang w:val="en-US"/>
        </w:rPr>
        <w:t>,</w:t>
      </w:r>
      <w:r w:rsidRPr="0054030A">
        <w:rPr>
          <w:lang w:val="en-US"/>
        </w:rPr>
        <w:t xml:space="preserve"> </w:t>
      </w:r>
      <w:r>
        <w:rPr>
          <w:lang w:val="en-US"/>
        </w:rPr>
        <w:t>as indicated by values closer to 1</w:t>
      </w:r>
      <w:r w:rsidRPr="0054030A">
        <w:rPr>
          <w:lang w:val="en-US"/>
        </w:rPr>
        <w:t xml:space="preserve">. </w:t>
      </w:r>
      <w:r>
        <w:rPr>
          <w:lang w:val="en-US"/>
        </w:rPr>
        <w:t>As a group</w:t>
      </w:r>
      <w:r w:rsidRPr="0054030A">
        <w:rPr>
          <w:lang w:val="en-US"/>
        </w:rPr>
        <w:t>, each generation out</w:t>
      </w:r>
      <w:r>
        <w:rPr>
          <w:lang w:val="en-US"/>
        </w:rPr>
        <w:t>-</w:t>
      </w:r>
      <w:r w:rsidRPr="0054030A">
        <w:rPr>
          <w:lang w:val="en-US"/>
        </w:rPr>
        <w:t xml:space="preserve">performs the previous generation: the multi-model average (shown by the longer lines) </w:t>
      </w:r>
      <w:r>
        <w:rPr>
          <w:lang w:val="en-US"/>
        </w:rPr>
        <w:t>is progressively closer to 1</w:t>
      </w:r>
      <w:r w:rsidRPr="0054030A">
        <w:rPr>
          <w:lang w:val="en-US"/>
        </w:rPr>
        <w:t xml:space="preserve">. </w:t>
      </w:r>
      <w:r>
        <w:rPr>
          <w:lang w:val="en-US"/>
        </w:rPr>
        <w:t>The vertical extent of the colored bars indicates the range of model performance across each group</w:t>
      </w:r>
      <w:r w:rsidRPr="000E5636">
        <w:rPr>
          <w:lang w:val="en-US"/>
        </w:rPr>
        <w:t xml:space="preserve">. </w:t>
      </w:r>
      <w:r>
        <w:rPr>
          <w:lang w:val="en-US"/>
        </w:rPr>
        <w:t>T</w:t>
      </w:r>
      <w:r w:rsidRPr="000E5636">
        <w:rPr>
          <w:lang w:val="en-US"/>
        </w:rPr>
        <w:t xml:space="preserve">he top of the bar moves up with each generation, indicating improved performance of the best performing models from one generation to the next. </w:t>
      </w:r>
      <w:r w:rsidRPr="005E14A1">
        <w:rPr>
          <w:lang w:val="en-US"/>
        </w:rPr>
        <w:t>In the case of precipitation, the performance of the worst performing models is similar in the two most recent model generations, increasing the spread across models.</w:t>
      </w:r>
    </w:p>
    <w:p w14:paraId="3D9A7ABF" w14:textId="77777777" w:rsidR="00402FB8" w:rsidRDefault="00402FB8" w:rsidP="00402FB8">
      <w:pPr>
        <w:pStyle w:val="AR6BodyText"/>
        <w:tabs>
          <w:tab w:val="left" w:pos="7272"/>
        </w:tabs>
        <w:rPr>
          <w:lang w:val="en-US"/>
        </w:rPr>
      </w:pPr>
      <w:r>
        <w:rPr>
          <w:lang w:val="en-US"/>
        </w:rPr>
        <w:tab/>
      </w:r>
    </w:p>
    <w:p w14:paraId="6A63CC6C" w14:textId="77777777" w:rsidR="00402FB8" w:rsidRDefault="00402FB8" w:rsidP="00402FB8">
      <w:pPr>
        <w:pStyle w:val="AR6BodyText"/>
        <w:rPr>
          <w:noProof/>
          <w:lang w:val="en-US" w:eastAsia="zh-CN"/>
        </w:rPr>
      </w:pPr>
      <w:r>
        <w:rPr>
          <w:color w:val="000000"/>
          <w:lang w:val="en-US"/>
        </w:rPr>
        <w:t>D</w:t>
      </w:r>
      <w:r w:rsidRPr="00432A4A">
        <w:rPr>
          <w:color w:val="000000"/>
          <w:lang w:val="en-US"/>
        </w:rPr>
        <w:t xml:space="preserve">evelopments in the latest generation </w:t>
      </w:r>
      <w:r>
        <w:rPr>
          <w:color w:val="000000"/>
          <w:lang w:val="en-US"/>
        </w:rPr>
        <w:t xml:space="preserve">of </w:t>
      </w:r>
      <w:r w:rsidRPr="00432A4A">
        <w:rPr>
          <w:color w:val="000000"/>
          <w:lang w:val="en-US"/>
        </w:rPr>
        <w:t xml:space="preserve">climate models, including new and better representation of physical, chemical and biological processes, as well as higher resolution, have improved the simulation of many aspects </w:t>
      </w:r>
      <w:r>
        <w:rPr>
          <w:color w:val="000000"/>
          <w:lang w:val="en-US"/>
        </w:rPr>
        <w:t>of</w:t>
      </w:r>
      <w:r w:rsidRPr="00432A4A">
        <w:rPr>
          <w:color w:val="000000"/>
          <w:lang w:val="en-US"/>
        </w:rPr>
        <w:t xml:space="preserve"> the Earth system.</w:t>
      </w:r>
      <w:bookmarkStart w:id="3654" w:name="_Hlk66118062"/>
      <w:r>
        <w:rPr>
          <w:color w:val="000000"/>
          <w:lang w:val="en-US"/>
        </w:rPr>
        <w:t xml:space="preserve"> </w:t>
      </w:r>
      <w:r>
        <w:rPr>
          <w:lang w:val="en-US"/>
        </w:rPr>
        <w:t>These simulations, along with the evaluation of t</w:t>
      </w:r>
      <w:r w:rsidRPr="00432A4A">
        <w:rPr>
          <w:lang w:val="en-US"/>
        </w:rPr>
        <w:t>h</w:t>
      </w:r>
      <w:r>
        <w:rPr>
          <w:lang w:val="en-US"/>
        </w:rPr>
        <w:t>e</w:t>
      </w:r>
      <w:r w:rsidRPr="00432A4A">
        <w:rPr>
          <w:lang w:val="en-US"/>
        </w:rPr>
        <w:t xml:space="preserve"> ability of </w:t>
      </w:r>
      <w:r>
        <w:rPr>
          <w:lang w:val="en-US"/>
        </w:rPr>
        <w:t xml:space="preserve">the </w:t>
      </w:r>
      <w:r w:rsidRPr="00432A4A">
        <w:rPr>
          <w:lang w:val="en-US"/>
        </w:rPr>
        <w:t xml:space="preserve">models to simulate past warming as well as the updated assessment </w:t>
      </w:r>
      <w:r w:rsidRPr="00751621">
        <w:rPr>
          <w:lang w:val="en-US"/>
        </w:rPr>
        <w:t>of the temperature response to a doubling of CO</w:t>
      </w:r>
      <w:r w:rsidRPr="0060597F">
        <w:rPr>
          <w:vertAlign w:val="subscript"/>
          <w:lang w:val="en-US"/>
        </w:rPr>
        <w:t>2</w:t>
      </w:r>
      <w:r w:rsidRPr="00751621">
        <w:rPr>
          <w:lang w:val="en-US"/>
        </w:rPr>
        <w:t xml:space="preserve"> in the atmosphere, are used to estimate the range of future global warming </w:t>
      </w:r>
      <w:r w:rsidRPr="0054030A">
        <w:rPr>
          <w:noProof/>
          <w:lang w:val="en-US" w:eastAsia="zh-CN"/>
        </w:rPr>
        <w:t>(</w:t>
      </w:r>
      <w:r w:rsidRPr="00EC77F9">
        <w:rPr>
          <w:noProof/>
          <w:lang w:val="en-US" w:eastAsia="zh-CN"/>
        </w:rPr>
        <w:t>FAQ 7.3).</w:t>
      </w:r>
      <w:r w:rsidRPr="0054030A">
        <w:rPr>
          <w:noProof/>
          <w:lang w:val="en-US" w:eastAsia="zh-CN"/>
        </w:rPr>
        <w:t xml:space="preserve"> </w:t>
      </w:r>
      <w:bookmarkEnd w:id="3654"/>
    </w:p>
    <w:p w14:paraId="11A63FAD" w14:textId="77777777" w:rsidR="00402FB8" w:rsidRDefault="00402FB8" w:rsidP="00402FB8">
      <w:pPr>
        <w:pStyle w:val="AR6BodyText"/>
        <w:rPr>
          <w:noProof/>
          <w:lang w:val="en-GB" w:eastAsia="zh-CN"/>
        </w:rPr>
      </w:pPr>
    </w:p>
    <w:p w14:paraId="7AEC64F4" w14:textId="77777777" w:rsidR="00402FB8" w:rsidRPr="002870FE" w:rsidRDefault="00402FB8" w:rsidP="00402FB8">
      <w:pPr>
        <w:pStyle w:val="AR6BodyText"/>
        <w:rPr>
          <w:noProof/>
          <w:lang w:val="en-GB" w:eastAsia="zh-CN"/>
        </w:rPr>
      </w:pPr>
    </w:p>
    <w:p w14:paraId="06CDE035" w14:textId="3D3B84A4" w:rsidR="00402FB8" w:rsidRPr="00550F4C" w:rsidRDefault="00402FB8" w:rsidP="00402FB8">
      <w:pPr>
        <w:rPr>
          <w:rFonts w:eastAsia="MS Mincho" w:cs="Times New Roman"/>
          <w:b/>
          <w:noProof/>
          <w:lang w:val="en-GB"/>
        </w:rPr>
      </w:pPr>
      <w:r w:rsidRPr="00134243">
        <w:rPr>
          <w:rFonts w:eastAsia="MS Mincho" w:cs="Times New Roman"/>
          <w:b/>
          <w:noProof/>
          <w:lang w:val="en-GB"/>
        </w:rPr>
        <w:t>[</w:t>
      </w:r>
      <w:r>
        <w:rPr>
          <w:rFonts w:eastAsia="MS Mincho" w:cs="Times New Roman"/>
          <w:b/>
          <w:noProof/>
          <w:lang w:val="en-GB"/>
        </w:rPr>
        <w:t>START</w:t>
      </w:r>
      <w:r w:rsidRPr="00134243">
        <w:rPr>
          <w:rFonts w:eastAsia="MS Mincho" w:cs="Times New Roman"/>
          <w:b/>
          <w:noProof/>
          <w:lang w:val="en-GB"/>
        </w:rPr>
        <w:t xml:space="preserve"> FAQ 3.3, </w:t>
      </w:r>
      <w:r w:rsidRPr="00134243">
        <w:rPr>
          <w:rFonts w:eastAsia="MS Mincho" w:cs="Times New Roman"/>
          <w:b/>
          <w:noProof/>
          <w:lang w:val="en-US"/>
        </w:rPr>
        <w:t>FIGURE 1</w:t>
      </w:r>
      <w:r w:rsidRPr="00134243">
        <w:rPr>
          <w:rFonts w:eastAsia="MS Mincho" w:cs="Times New Roman"/>
          <w:b/>
          <w:noProof/>
          <w:lang w:val="en-GB"/>
        </w:rPr>
        <w:t xml:space="preserve"> HERE]</w:t>
      </w:r>
    </w:p>
    <w:p w14:paraId="231F0362" w14:textId="77777777" w:rsidR="00402FB8" w:rsidRPr="00134243" w:rsidRDefault="00402FB8" w:rsidP="00402FB8">
      <w:pPr>
        <w:rPr>
          <w:rFonts w:eastAsia="MS Mincho" w:cs="Times New Roman"/>
          <w:noProof/>
          <w:lang w:val="en-GB"/>
        </w:rPr>
      </w:pPr>
    </w:p>
    <w:p w14:paraId="1CC87750" w14:textId="77777777" w:rsidR="00D62C06" w:rsidRPr="00134243" w:rsidRDefault="00402FB8" w:rsidP="00D62C06">
      <w:pPr>
        <w:ind w:left="1701" w:hanging="1701"/>
        <w:rPr>
          <w:rFonts w:eastAsia="MS Mincho" w:cs="Times New Roman"/>
          <w:noProof/>
          <w:lang w:val="en-GB"/>
        </w:rPr>
      </w:pPr>
      <w:r w:rsidRPr="00134243">
        <w:rPr>
          <w:rFonts w:eastAsia="MS Mincho" w:cs="Times New Roman"/>
          <w:b/>
          <w:sz w:val="20"/>
          <w:szCs w:val="20"/>
          <w:lang w:val="en-GB"/>
        </w:rPr>
        <w:t>FAQ 3.3, Figure 1:</w:t>
      </w:r>
      <w:r w:rsidRPr="00134243">
        <w:rPr>
          <w:rFonts w:eastAsia="MS Mincho" w:cs="Times New Roman"/>
          <w:sz w:val="20"/>
          <w:szCs w:val="20"/>
          <w:lang w:val="en-GB"/>
        </w:rPr>
        <w:t xml:space="preserve"> </w:t>
      </w:r>
      <w:r w:rsidRPr="00134243">
        <w:rPr>
          <w:rFonts w:eastAsia="MS Mincho" w:cs="Times New Roman"/>
          <w:b/>
          <w:sz w:val="20"/>
          <w:szCs w:val="20"/>
          <w:lang w:val="en-GB"/>
        </w:rPr>
        <w:t>Pattern correlations between models and observations of three different variables: surface air temperature, precipitation and sea level pressure.</w:t>
      </w:r>
      <w:r w:rsidRPr="00134243">
        <w:rPr>
          <w:rFonts w:eastAsia="MS Mincho" w:cs="Times New Roman"/>
          <w:sz w:val="20"/>
          <w:szCs w:val="20"/>
          <w:lang w:val="en-GB"/>
        </w:rPr>
        <w:t xml:space="preserve"> Results are shown for the three </w:t>
      </w:r>
      <w:r>
        <w:rPr>
          <w:rFonts w:eastAsia="MS Mincho" w:cs="Times New Roman"/>
          <w:sz w:val="20"/>
          <w:szCs w:val="20"/>
          <w:lang w:val="en-GB"/>
        </w:rPr>
        <w:t>most recent</w:t>
      </w:r>
      <w:r w:rsidRPr="00134243">
        <w:rPr>
          <w:rFonts w:eastAsia="MS Mincho" w:cs="Times New Roman"/>
          <w:sz w:val="20"/>
          <w:szCs w:val="20"/>
          <w:lang w:val="en-GB"/>
        </w:rPr>
        <w:t xml:space="preserve"> generations of models, from the Coupled Model Intercomparison Project (CMIP): CMIP3 (orange), CMIP5 (blue) and CMIP6 (purple). Individual model results are shown as short lines, along with the corresponding ensemble average (long line). For the correlations the yearly averages of the models are compared with the reference observations for the period 1980-1999, with 1 representing perfect similarity between the models and observations. </w:t>
      </w:r>
      <w:r w:rsidRPr="00D53D88">
        <w:rPr>
          <w:rFonts w:eastAsia="MS Mincho" w:cs="Times New Roman"/>
          <w:sz w:val="20"/>
          <w:szCs w:val="20"/>
          <w:lang w:val="en-GB"/>
        </w:rPr>
        <w:t>CMIP3 simulations performed in 200</w:t>
      </w:r>
      <w:r>
        <w:rPr>
          <w:rFonts w:eastAsia="MS Mincho" w:cs="Times New Roman"/>
          <w:sz w:val="20"/>
          <w:szCs w:val="20"/>
          <w:lang w:val="en-GB"/>
        </w:rPr>
        <w:t>4</w:t>
      </w:r>
      <w:r w:rsidRPr="00D53D88">
        <w:rPr>
          <w:rFonts w:eastAsia="MS Mincho" w:cs="Times New Roman"/>
          <w:sz w:val="20"/>
          <w:szCs w:val="20"/>
          <w:lang w:val="en-GB"/>
        </w:rPr>
        <w:t>-200</w:t>
      </w:r>
      <w:r>
        <w:rPr>
          <w:rFonts w:eastAsia="MS Mincho" w:cs="Times New Roman"/>
          <w:sz w:val="20"/>
          <w:szCs w:val="20"/>
          <w:lang w:val="en-GB"/>
        </w:rPr>
        <w:t>8</w:t>
      </w:r>
      <w:r w:rsidRPr="00D53D88">
        <w:rPr>
          <w:rFonts w:eastAsia="MS Mincho" w:cs="Times New Roman"/>
          <w:sz w:val="20"/>
          <w:szCs w:val="20"/>
          <w:lang w:val="en-GB"/>
        </w:rPr>
        <w:t xml:space="preserve"> were assessed in the IPCC Fourth Assessment, CMIP5 simulations performed in 20</w:t>
      </w:r>
      <w:r>
        <w:rPr>
          <w:rFonts w:eastAsia="MS Mincho" w:cs="Times New Roman"/>
          <w:sz w:val="20"/>
          <w:szCs w:val="20"/>
          <w:lang w:val="en-GB"/>
        </w:rPr>
        <w:t>11</w:t>
      </w:r>
      <w:r w:rsidRPr="00D53D88">
        <w:rPr>
          <w:rFonts w:eastAsia="MS Mincho" w:cs="Times New Roman"/>
          <w:sz w:val="20"/>
          <w:szCs w:val="20"/>
          <w:lang w:val="en-GB"/>
        </w:rPr>
        <w:t>-2013 were assessed in the IPCC Fifth Assessment, and CMIP6 simulations performed in 201</w:t>
      </w:r>
      <w:r>
        <w:rPr>
          <w:rFonts w:eastAsia="MS Mincho" w:cs="Times New Roman"/>
          <w:sz w:val="20"/>
          <w:szCs w:val="20"/>
          <w:lang w:val="en-GB"/>
        </w:rPr>
        <w:t>8</w:t>
      </w:r>
      <w:r w:rsidRPr="00D53D88">
        <w:rPr>
          <w:rFonts w:eastAsia="MS Mincho" w:cs="Times New Roman"/>
          <w:sz w:val="20"/>
          <w:szCs w:val="20"/>
          <w:lang w:val="en-GB"/>
        </w:rPr>
        <w:t>-</w:t>
      </w:r>
      <w:ins w:id="3655" w:author="Sara M Tuson" w:date="2021-06-24T11:24:00Z">
        <w:r w:rsidR="00D269C7">
          <w:rPr>
            <w:rFonts w:eastAsia="MS Mincho" w:cs="Times New Roman"/>
            <w:sz w:val="20"/>
            <w:szCs w:val="20"/>
            <w:lang w:val="en-GB"/>
          </w:rPr>
          <w:t>–</w:t>
        </w:r>
      </w:ins>
      <w:r w:rsidRPr="00D53D88">
        <w:rPr>
          <w:rFonts w:eastAsia="MS Mincho" w:cs="Times New Roman"/>
          <w:sz w:val="20"/>
          <w:szCs w:val="20"/>
          <w:lang w:val="en-GB"/>
        </w:rPr>
        <w:t xml:space="preserve">2021 are assessed in this </w:t>
      </w:r>
      <w:del w:id="3656" w:author="Ian Blenkinsop" w:date="2021-07-14T08:15:00Z">
        <w:r w:rsidR="00D62C06" w:rsidRPr="00D53D88" w:rsidDel="008F74E2">
          <w:rPr>
            <w:rFonts w:eastAsia="MS Mincho" w:cs="Times New Roman"/>
            <w:sz w:val="20"/>
            <w:szCs w:val="20"/>
            <w:lang w:val="en-GB"/>
          </w:rPr>
          <w:delText>report</w:delText>
        </w:r>
      </w:del>
      <w:ins w:id="3657" w:author="Ian Blenkinsop" w:date="2021-07-14T08:15:00Z">
        <w:r w:rsidR="00D62C06">
          <w:rPr>
            <w:rFonts w:eastAsia="MS Mincho" w:cs="Times New Roman"/>
            <w:sz w:val="20"/>
            <w:szCs w:val="20"/>
            <w:lang w:val="en-GB"/>
          </w:rPr>
          <w:t>R</w:t>
        </w:r>
        <w:r w:rsidR="00D62C06" w:rsidRPr="00D53D88">
          <w:rPr>
            <w:rFonts w:eastAsia="MS Mincho" w:cs="Times New Roman"/>
            <w:sz w:val="20"/>
            <w:szCs w:val="20"/>
            <w:lang w:val="en-GB"/>
          </w:rPr>
          <w:t>eport</w:t>
        </w:r>
      </w:ins>
      <w:r w:rsidR="00D62C06" w:rsidRPr="00D53D88">
        <w:rPr>
          <w:rFonts w:eastAsia="MS Mincho" w:cs="Times New Roman"/>
          <w:sz w:val="20"/>
          <w:szCs w:val="20"/>
          <w:lang w:val="en-GB"/>
        </w:rPr>
        <w:t>.</w:t>
      </w:r>
    </w:p>
    <w:p w14:paraId="77D1996F" w14:textId="5195FCB2" w:rsidR="00402FB8" w:rsidRPr="00134243" w:rsidRDefault="00402FB8" w:rsidP="00402FB8">
      <w:pPr>
        <w:ind w:left="1701" w:hanging="1701"/>
        <w:rPr>
          <w:rFonts w:eastAsia="MS Mincho" w:cs="Times New Roman"/>
          <w:noProof/>
          <w:lang w:val="en-GB"/>
        </w:rPr>
      </w:pPr>
    </w:p>
    <w:p w14:paraId="4F7645EE" w14:textId="77777777" w:rsidR="00402FB8" w:rsidRDefault="00402FB8" w:rsidP="00402FB8">
      <w:pPr>
        <w:rPr>
          <w:lang w:val="en-US"/>
        </w:rPr>
      </w:pPr>
    </w:p>
    <w:p w14:paraId="0765AAA9" w14:textId="77777777" w:rsidR="00402FB8" w:rsidRPr="0054030A" w:rsidRDefault="00402FB8" w:rsidP="00402FB8">
      <w:pPr>
        <w:rPr>
          <w:lang w:val="en-US"/>
        </w:rPr>
      </w:pPr>
      <w:r w:rsidRPr="00134243">
        <w:rPr>
          <w:rFonts w:eastAsia="MS Mincho" w:cs="Times New Roman"/>
          <w:b/>
          <w:noProof/>
          <w:lang w:val="en-GB"/>
        </w:rPr>
        <w:t xml:space="preserve">[END FAQ 3.3, </w:t>
      </w:r>
      <w:r w:rsidRPr="00134243">
        <w:rPr>
          <w:rFonts w:eastAsia="MS Mincho" w:cs="Times New Roman"/>
          <w:b/>
          <w:noProof/>
          <w:lang w:val="en-US"/>
        </w:rPr>
        <w:t>FIGURE 1</w:t>
      </w:r>
      <w:r w:rsidRPr="00134243">
        <w:rPr>
          <w:rFonts w:eastAsia="MS Mincho" w:cs="Times New Roman"/>
          <w:b/>
          <w:noProof/>
          <w:lang w:val="en-GB"/>
        </w:rPr>
        <w:t xml:space="preserve"> HERE]</w:t>
      </w:r>
    </w:p>
    <w:p w14:paraId="2720F211" w14:textId="2F0E98C2" w:rsidR="00CE4ED1" w:rsidRPr="00E457C1" w:rsidRDefault="00CE4ED1" w:rsidP="008243A9">
      <w:pPr>
        <w:pStyle w:val="AR6BodyText"/>
        <w:rPr>
          <w:b/>
          <w:noProof/>
          <w:lang w:val="en-US"/>
        </w:rPr>
      </w:pPr>
      <w:r w:rsidRPr="00E457C1">
        <w:rPr>
          <w:lang w:val="en-US"/>
        </w:rPr>
        <w:br w:type="page"/>
      </w:r>
    </w:p>
    <w:p w14:paraId="22C2496B" w14:textId="77F9923B" w:rsidR="00CE4ED1" w:rsidRPr="00E457C1" w:rsidRDefault="00CE4ED1" w:rsidP="00BB2F0D">
      <w:pPr>
        <w:pStyle w:val="Title"/>
        <w:rPr>
          <w:lang w:val="en-US"/>
        </w:rPr>
      </w:pPr>
      <w:bookmarkStart w:id="3658" w:name="_Toc70639188"/>
      <w:bookmarkStart w:id="3659" w:name="_Hlk65651434"/>
      <w:r w:rsidRPr="00E457C1">
        <w:rPr>
          <w:lang w:val="en-US"/>
        </w:rPr>
        <w:lastRenderedPageBreak/>
        <w:t>Acknowledgements</w:t>
      </w:r>
      <w:bookmarkEnd w:id="3658"/>
    </w:p>
    <w:p w14:paraId="12876564" w14:textId="77777777" w:rsidR="00CE4ED1" w:rsidRPr="00E457C1" w:rsidRDefault="00CE4ED1" w:rsidP="00CE4ED1">
      <w:pPr>
        <w:pStyle w:val="AR6BodyText"/>
        <w:rPr>
          <w:rFonts w:eastAsiaTheme="majorEastAsia"/>
          <w:noProof/>
          <w:lang w:val="en-US" w:eastAsia="en-US"/>
        </w:rPr>
      </w:pPr>
    </w:p>
    <w:p w14:paraId="6F4966CC" w14:textId="7BB304A4" w:rsidR="00CE4ED1" w:rsidRDefault="00CE4ED1" w:rsidP="00CE4ED1">
      <w:pPr>
        <w:pStyle w:val="AR6BodyText"/>
        <w:rPr>
          <w:lang w:val="en-US"/>
        </w:rPr>
      </w:pPr>
      <w:r w:rsidRPr="00E457C1">
        <w:rPr>
          <w:rFonts w:eastAsiaTheme="majorEastAsia"/>
          <w:noProof/>
          <w:lang w:val="en-US" w:eastAsia="en-US"/>
        </w:rPr>
        <w:t xml:space="preserve">Graphic developers: </w:t>
      </w:r>
      <w:r w:rsidRPr="00E457C1">
        <w:rPr>
          <w:lang w:val="en-US"/>
        </w:rPr>
        <w:t>Bettina K. Gier (</w:t>
      </w:r>
      <w:commentRangeStart w:id="3660"/>
      <w:commentRangeStart w:id="3661"/>
      <w:r w:rsidRPr="00E457C1">
        <w:rPr>
          <w:lang w:val="en-US"/>
        </w:rPr>
        <w:t>Germany</w:t>
      </w:r>
      <w:commentRangeEnd w:id="3660"/>
      <w:r w:rsidR="008A1ED9">
        <w:rPr>
          <w:rStyle w:val="CommentReference"/>
          <w:lang w:val="en-GB"/>
        </w:rPr>
        <w:commentReference w:id="3660"/>
      </w:r>
      <w:commentRangeEnd w:id="3661"/>
      <w:r w:rsidR="00E43B61">
        <w:rPr>
          <w:rStyle w:val="CommentReference"/>
          <w:lang w:val="en-GB"/>
        </w:rPr>
        <w:commentReference w:id="3661"/>
      </w:r>
      <w:r w:rsidRPr="00E457C1">
        <w:rPr>
          <w:lang w:val="en-US"/>
        </w:rPr>
        <w:t>)</w:t>
      </w:r>
      <w:r w:rsidRPr="00E457C1">
        <w:rPr>
          <w:rFonts w:eastAsiaTheme="majorEastAsia"/>
          <w:noProof/>
          <w:lang w:val="en-US" w:eastAsia="en-US"/>
        </w:rPr>
        <w:t xml:space="preserve">, </w:t>
      </w:r>
      <w:r w:rsidRPr="00E457C1">
        <w:rPr>
          <w:lang w:val="en-US"/>
        </w:rPr>
        <w:t>Birgit Hassler (Germany), Soufiane Karmouche (</w:t>
      </w:r>
      <w:r w:rsidR="00C02178" w:rsidRPr="00E457C1">
        <w:rPr>
          <w:lang w:val="en-US"/>
        </w:rPr>
        <w:t xml:space="preserve">Germany, </w:t>
      </w:r>
      <w:r w:rsidRPr="00E457C1">
        <w:rPr>
          <w:lang w:val="en-US"/>
        </w:rPr>
        <w:t xml:space="preserve">Morocco), </w:t>
      </w:r>
      <w:r>
        <w:rPr>
          <w:lang w:val="en-US"/>
        </w:rPr>
        <w:t>Seungmok Paik (Republic of Korea), Min-Gyu Seong (Republic of Korea)</w:t>
      </w:r>
    </w:p>
    <w:p w14:paraId="6DF98629" w14:textId="77777777" w:rsidR="00CE4ED1" w:rsidRDefault="00CE4ED1" w:rsidP="00CE4ED1">
      <w:pPr>
        <w:pStyle w:val="AR6BodyText"/>
        <w:rPr>
          <w:lang w:val="en-US"/>
        </w:rPr>
      </w:pPr>
    </w:p>
    <w:p w14:paraId="189CBC06" w14:textId="20A21E4C" w:rsidR="00CE4ED1" w:rsidRPr="00E457C1" w:rsidRDefault="00CE4ED1" w:rsidP="00CE4ED1">
      <w:pPr>
        <w:pStyle w:val="AR6BodyText"/>
        <w:rPr>
          <w:rFonts w:eastAsiaTheme="majorEastAsia"/>
          <w:noProof/>
          <w:lang w:val="en-US" w:eastAsia="en-US"/>
        </w:rPr>
      </w:pPr>
      <w:r w:rsidRPr="00E457C1">
        <w:rPr>
          <w:rFonts w:eastAsiaTheme="majorEastAsia"/>
          <w:noProof/>
          <w:lang w:val="en-US" w:eastAsia="en-US"/>
        </w:rPr>
        <w:t xml:space="preserve">Data providers: Leopold Haimberger (Austria), </w:t>
      </w:r>
      <w:r w:rsidR="003C413F" w:rsidRPr="00E457C1">
        <w:rPr>
          <w:rFonts w:eastAsiaTheme="majorEastAsia"/>
          <w:noProof/>
          <w:lang w:val="en-US" w:eastAsia="en-US"/>
        </w:rPr>
        <w:t xml:space="preserve">Lawrence Mudryk (Canada), </w:t>
      </w:r>
      <w:r w:rsidRPr="00E457C1">
        <w:rPr>
          <w:rFonts w:eastAsiaTheme="majorEastAsia"/>
          <w:noProof/>
          <w:lang w:val="en-US" w:eastAsia="en-US"/>
        </w:rPr>
        <w:t>Dirk Notz (Germany)</w:t>
      </w:r>
    </w:p>
    <w:p w14:paraId="30644359" w14:textId="33BE5072" w:rsidR="009F594A" w:rsidRPr="00E457C1" w:rsidRDefault="009F594A" w:rsidP="009F594A">
      <w:pPr>
        <w:pStyle w:val="AR6BodyText"/>
        <w:rPr>
          <w:rFonts w:eastAsiaTheme="majorEastAsia"/>
          <w:noProof/>
          <w:lang w:val="en-US" w:eastAsia="en-US"/>
        </w:rPr>
      </w:pPr>
      <w:r>
        <w:rPr>
          <w:rFonts w:cs="Times New Roman"/>
          <w:lang w:val="en-US"/>
        </w:rPr>
        <w:br w:type="page"/>
      </w:r>
    </w:p>
    <w:p w14:paraId="17D3F85B" w14:textId="77777777" w:rsidR="0034124B" w:rsidRPr="00E457C1" w:rsidRDefault="0034124B" w:rsidP="00BB2F0D">
      <w:pPr>
        <w:pStyle w:val="Title"/>
        <w:rPr>
          <w:lang w:val="en-US"/>
        </w:rPr>
      </w:pPr>
      <w:bookmarkStart w:id="3662" w:name="_Toc70639189"/>
      <w:bookmarkEnd w:id="3659"/>
      <w:commentRangeStart w:id="3663"/>
      <w:r w:rsidRPr="00E457C1">
        <w:rPr>
          <w:lang w:val="en-US"/>
        </w:rPr>
        <w:lastRenderedPageBreak/>
        <w:t>References</w:t>
      </w:r>
      <w:bookmarkEnd w:id="3662"/>
      <w:commentRangeEnd w:id="3663"/>
      <w:r w:rsidR="0025109E">
        <w:rPr>
          <w:rStyle w:val="CommentReference"/>
          <w:rFonts w:eastAsia="Times New Roman" w:cstheme="minorBidi"/>
          <w:b w:val="0"/>
          <w:spacing w:val="0"/>
          <w:kern w:val="0"/>
          <w:lang w:val="en-GB"/>
        </w:rPr>
        <w:commentReference w:id="3663"/>
      </w:r>
    </w:p>
    <w:p w14:paraId="739DE986" w14:textId="6F86CF16" w:rsidR="0034124B" w:rsidRPr="006814DF" w:rsidRDefault="0034124B" w:rsidP="00D55262">
      <w:pPr>
        <w:adjustRightInd w:val="0"/>
        <w:ind w:left="720" w:hanging="720"/>
        <w:rPr>
          <w:szCs w:val="20"/>
          <w:lang w:val="en-GB"/>
        </w:rPr>
      </w:pPr>
    </w:p>
    <w:p w14:paraId="21C36545" w14:textId="7ECAF6A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Abellán, E., S. McGregor, and M.H. England, 2017: Analysis of the southward wind shift of ENSO in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30(7)</w:t>
      </w:r>
      <w:r w:rsidRPr="00697E49">
        <w:rPr>
          <w:rFonts w:cs="Times New Roman"/>
          <w:sz w:val="20"/>
          <w:szCs w:val="20"/>
          <w:lang w:val="en-GB"/>
        </w:rPr>
        <w:t>, 2415–2435, doi:</w:t>
      </w:r>
      <w:r w:rsidR="00642F13">
        <w:fldChar w:fldCharType="begin"/>
      </w:r>
      <w:r w:rsidR="00642F13" w:rsidRPr="001D5B54">
        <w:rPr>
          <w:lang w:val="en-US"/>
          <w:rPrChange w:id="3664" w:author="Clotilde Pean" w:date="2021-06-21T14:15:00Z">
            <w:rPr/>
          </w:rPrChange>
        </w:rPr>
        <w:instrText xml:space="preserve"> HYPERLINK "https://dx.doi.org/10.1175/jcli-d-16-0326.1" </w:instrText>
      </w:r>
      <w:r w:rsidR="00642F13">
        <w:fldChar w:fldCharType="separate"/>
      </w:r>
      <w:r w:rsidRPr="00697E49">
        <w:rPr>
          <w:rStyle w:val="Hyperlink"/>
          <w:rFonts w:cs="Times New Roman"/>
          <w:sz w:val="20"/>
          <w:szCs w:val="20"/>
          <w:lang w:val="en-GB"/>
        </w:rPr>
        <w:t>10.1175/jcli-d-16-0326.1</w:t>
      </w:r>
      <w:r w:rsidR="00642F13">
        <w:rPr>
          <w:rStyle w:val="Hyperlink"/>
          <w:rFonts w:cs="Times New Roman"/>
          <w:sz w:val="20"/>
          <w:szCs w:val="20"/>
          <w:lang w:val="en-GB"/>
        </w:rPr>
        <w:fldChar w:fldCharType="end"/>
      </w:r>
      <w:r w:rsidRPr="00697E49">
        <w:rPr>
          <w:rFonts w:cs="Times New Roman"/>
          <w:sz w:val="20"/>
          <w:szCs w:val="20"/>
          <w:lang w:val="en-GB"/>
        </w:rPr>
        <w:t>.</w:t>
      </w:r>
    </w:p>
    <w:p w14:paraId="4B667AA1" w14:textId="2D217D1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Abraham, J.P. et al., 2013: A review of global ocean temperature observations: Implications for ocean heat content estimates and climate change. </w:t>
      </w:r>
      <w:r w:rsidRPr="00697E49">
        <w:rPr>
          <w:rFonts w:cs="Times New Roman"/>
          <w:i/>
          <w:sz w:val="20"/>
          <w:szCs w:val="20"/>
          <w:lang w:val="en-GB"/>
        </w:rPr>
        <w:t>Reviews of Geophysics</w:t>
      </w:r>
      <w:r w:rsidRPr="00697E49">
        <w:rPr>
          <w:rFonts w:cs="Times New Roman"/>
          <w:sz w:val="20"/>
          <w:szCs w:val="20"/>
          <w:lang w:val="en-GB"/>
        </w:rPr>
        <w:t xml:space="preserve">, </w:t>
      </w:r>
      <w:r w:rsidRPr="00697E49">
        <w:rPr>
          <w:rFonts w:cs="Times New Roman"/>
          <w:b/>
          <w:sz w:val="20"/>
          <w:szCs w:val="20"/>
          <w:lang w:val="en-GB"/>
        </w:rPr>
        <w:t>51(3)</w:t>
      </w:r>
      <w:r w:rsidRPr="00697E49">
        <w:rPr>
          <w:rFonts w:cs="Times New Roman"/>
          <w:sz w:val="20"/>
          <w:szCs w:val="20"/>
          <w:lang w:val="en-GB"/>
        </w:rPr>
        <w:t>, 450–483, doi:</w:t>
      </w:r>
      <w:r w:rsidR="00642F13">
        <w:fldChar w:fldCharType="begin"/>
      </w:r>
      <w:r w:rsidR="00642F13" w:rsidRPr="001D5B54">
        <w:rPr>
          <w:lang w:val="en-US"/>
          <w:rPrChange w:id="3665" w:author="Clotilde Pean" w:date="2021-06-21T14:15:00Z">
            <w:rPr/>
          </w:rPrChange>
        </w:rPr>
        <w:instrText xml:space="preserve"> HYPERLINK "https://dx.doi.org/10.1002/rog.20022" </w:instrText>
      </w:r>
      <w:r w:rsidR="00642F13">
        <w:fldChar w:fldCharType="separate"/>
      </w:r>
      <w:r w:rsidRPr="00697E49">
        <w:rPr>
          <w:rStyle w:val="Hyperlink"/>
          <w:rFonts w:cs="Times New Roman"/>
          <w:sz w:val="20"/>
          <w:szCs w:val="20"/>
          <w:lang w:val="en-GB"/>
        </w:rPr>
        <w:t>10.1002/rog.20022</w:t>
      </w:r>
      <w:r w:rsidR="00642F13">
        <w:rPr>
          <w:rStyle w:val="Hyperlink"/>
          <w:rFonts w:cs="Times New Roman"/>
          <w:sz w:val="20"/>
          <w:szCs w:val="20"/>
          <w:lang w:val="en-GB"/>
        </w:rPr>
        <w:fldChar w:fldCharType="end"/>
      </w:r>
      <w:r w:rsidRPr="00697E49">
        <w:rPr>
          <w:rFonts w:cs="Times New Roman"/>
          <w:sz w:val="20"/>
          <w:szCs w:val="20"/>
          <w:lang w:val="en-GB"/>
        </w:rPr>
        <w:t>.</w:t>
      </w:r>
    </w:p>
    <w:p w14:paraId="78C7DC20" w14:textId="724A76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Abram, N.J., E.W. Wolff, and M.A.J. Curran, 2013: A review of sea ice proxy information from polar ice cores. </w:t>
      </w:r>
      <w:r w:rsidRPr="00697E49">
        <w:rPr>
          <w:rFonts w:cs="Times New Roman"/>
          <w:i/>
          <w:sz w:val="20"/>
          <w:szCs w:val="20"/>
          <w:lang w:val="en-GB"/>
        </w:rPr>
        <w:t>Quaternary Science Reviews</w:t>
      </w:r>
      <w:r w:rsidRPr="00697E49">
        <w:rPr>
          <w:rFonts w:cs="Times New Roman"/>
          <w:sz w:val="20"/>
          <w:szCs w:val="20"/>
          <w:lang w:val="en-GB"/>
        </w:rPr>
        <w:t xml:space="preserve">, </w:t>
      </w:r>
      <w:r w:rsidRPr="00697E49">
        <w:rPr>
          <w:rFonts w:cs="Times New Roman"/>
          <w:b/>
          <w:sz w:val="20"/>
          <w:szCs w:val="20"/>
          <w:lang w:val="en-GB"/>
        </w:rPr>
        <w:t>79</w:t>
      </w:r>
      <w:r w:rsidRPr="00697E49">
        <w:rPr>
          <w:rFonts w:cs="Times New Roman"/>
          <w:sz w:val="20"/>
          <w:szCs w:val="20"/>
          <w:lang w:val="en-GB"/>
        </w:rPr>
        <w:t>, 168–183, doi:</w:t>
      </w:r>
      <w:r w:rsidR="00642F13">
        <w:fldChar w:fldCharType="begin"/>
      </w:r>
      <w:r w:rsidR="00642F13" w:rsidRPr="001D5B54">
        <w:rPr>
          <w:lang w:val="en-US"/>
          <w:rPrChange w:id="3666" w:author="Clotilde Pean" w:date="2021-06-21T14:15:00Z">
            <w:rPr/>
          </w:rPrChange>
        </w:rPr>
        <w:instrText xml:space="preserve"> HYPERLINK "https://dx.doi.org/10.1016/j.quascirev.2013.01.011" </w:instrText>
      </w:r>
      <w:r w:rsidR="00642F13">
        <w:fldChar w:fldCharType="separate"/>
      </w:r>
      <w:r w:rsidRPr="00697E49">
        <w:rPr>
          <w:rStyle w:val="Hyperlink"/>
          <w:rFonts w:cs="Times New Roman"/>
          <w:sz w:val="20"/>
          <w:szCs w:val="20"/>
          <w:lang w:val="en-GB"/>
        </w:rPr>
        <w:t>10.1016/j.quascirev.2013.01.011</w:t>
      </w:r>
      <w:r w:rsidR="00642F13">
        <w:rPr>
          <w:rStyle w:val="Hyperlink"/>
          <w:rFonts w:cs="Times New Roman"/>
          <w:sz w:val="20"/>
          <w:szCs w:val="20"/>
          <w:lang w:val="en-GB"/>
        </w:rPr>
        <w:fldChar w:fldCharType="end"/>
      </w:r>
      <w:r w:rsidRPr="00697E49">
        <w:rPr>
          <w:rFonts w:cs="Times New Roman"/>
          <w:sz w:val="20"/>
          <w:szCs w:val="20"/>
          <w:lang w:val="en-GB"/>
        </w:rPr>
        <w:t>.</w:t>
      </w:r>
    </w:p>
    <w:p w14:paraId="2DACD13E" w14:textId="3F41F84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Abram, N.J. et al., 2014: Evolution of the Southern Annular Mode during the past millennium.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4(7)</w:t>
      </w:r>
      <w:r w:rsidRPr="00697E49">
        <w:rPr>
          <w:rFonts w:cs="Times New Roman"/>
          <w:sz w:val="20"/>
          <w:szCs w:val="20"/>
          <w:lang w:val="en-GB"/>
        </w:rPr>
        <w:t>, 564–569, doi:</w:t>
      </w:r>
      <w:r w:rsidR="00642F13">
        <w:fldChar w:fldCharType="begin"/>
      </w:r>
      <w:r w:rsidR="00642F13" w:rsidRPr="001D5B54">
        <w:rPr>
          <w:lang w:val="en-US"/>
          <w:rPrChange w:id="3667" w:author="Clotilde Pean" w:date="2021-06-21T14:15:00Z">
            <w:rPr/>
          </w:rPrChange>
        </w:rPr>
        <w:instrText xml:space="preserve"> HYPERLINK "https://dx.doi.org/10.1038/nclimate2235" </w:instrText>
      </w:r>
      <w:r w:rsidR="00642F13">
        <w:fldChar w:fldCharType="separate"/>
      </w:r>
      <w:r w:rsidRPr="00697E49">
        <w:rPr>
          <w:rStyle w:val="Hyperlink"/>
          <w:rFonts w:cs="Times New Roman"/>
          <w:sz w:val="20"/>
          <w:szCs w:val="20"/>
          <w:lang w:val="en-GB"/>
        </w:rPr>
        <w:t>10.1038/nclimate2235</w:t>
      </w:r>
      <w:r w:rsidR="00642F13">
        <w:rPr>
          <w:rStyle w:val="Hyperlink"/>
          <w:rFonts w:cs="Times New Roman"/>
          <w:sz w:val="20"/>
          <w:szCs w:val="20"/>
          <w:lang w:val="en-GB"/>
        </w:rPr>
        <w:fldChar w:fldCharType="end"/>
      </w:r>
      <w:r w:rsidRPr="00697E49">
        <w:rPr>
          <w:rFonts w:cs="Times New Roman"/>
          <w:sz w:val="20"/>
          <w:szCs w:val="20"/>
          <w:lang w:val="en-GB"/>
        </w:rPr>
        <w:t>.</w:t>
      </w:r>
    </w:p>
    <w:p w14:paraId="60DDAE2D" w14:textId="6DFF52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Abram, N.J. et al., 2016: Early onset of industrial-era warming across the oceans and continents.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536(7617)</w:t>
      </w:r>
      <w:r w:rsidRPr="00697E49">
        <w:rPr>
          <w:rFonts w:cs="Times New Roman"/>
          <w:sz w:val="20"/>
          <w:szCs w:val="20"/>
          <w:lang w:val="en-GB"/>
        </w:rPr>
        <w:t>, 411–418, doi:</w:t>
      </w:r>
      <w:r w:rsidR="00642F13">
        <w:fldChar w:fldCharType="begin"/>
      </w:r>
      <w:r w:rsidR="00642F13" w:rsidRPr="001D5B54">
        <w:rPr>
          <w:lang w:val="en-US"/>
          <w:rPrChange w:id="3668" w:author="Clotilde Pean" w:date="2021-06-21T14:15:00Z">
            <w:rPr/>
          </w:rPrChange>
        </w:rPr>
        <w:instrText xml:space="preserve"> HYPERLINK "https://dx.doi.org/10.1038/nature19082" </w:instrText>
      </w:r>
      <w:r w:rsidR="00642F13">
        <w:fldChar w:fldCharType="separate"/>
      </w:r>
      <w:r w:rsidRPr="00697E49">
        <w:rPr>
          <w:rStyle w:val="Hyperlink"/>
          <w:rFonts w:cs="Times New Roman"/>
          <w:sz w:val="20"/>
          <w:szCs w:val="20"/>
          <w:lang w:val="en-GB"/>
        </w:rPr>
        <w:t>10.1038/nature19082</w:t>
      </w:r>
      <w:r w:rsidR="00642F13">
        <w:rPr>
          <w:rStyle w:val="Hyperlink"/>
          <w:rFonts w:cs="Times New Roman"/>
          <w:sz w:val="20"/>
          <w:szCs w:val="20"/>
          <w:lang w:val="en-GB"/>
        </w:rPr>
        <w:fldChar w:fldCharType="end"/>
      </w:r>
      <w:r w:rsidRPr="00697E49">
        <w:rPr>
          <w:rFonts w:cs="Times New Roman"/>
          <w:sz w:val="20"/>
          <w:szCs w:val="20"/>
          <w:lang w:val="en-GB"/>
        </w:rPr>
        <w:t>.</w:t>
      </w:r>
    </w:p>
    <w:p w14:paraId="76FEE03A" w14:textId="1530CCF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Abram, N.J. et al., 2020: Coupling of Indo-Pacific climate variability over the last millennium.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579(7799)</w:t>
      </w:r>
      <w:r w:rsidRPr="00697E49">
        <w:rPr>
          <w:rFonts w:cs="Times New Roman"/>
          <w:sz w:val="20"/>
          <w:szCs w:val="20"/>
          <w:lang w:val="en-GB"/>
        </w:rPr>
        <w:t>, 385–392, doi:</w:t>
      </w:r>
      <w:r w:rsidR="00642F13">
        <w:fldChar w:fldCharType="begin"/>
      </w:r>
      <w:r w:rsidR="00642F13" w:rsidRPr="001D5B54">
        <w:rPr>
          <w:lang w:val="en-US"/>
          <w:rPrChange w:id="3669" w:author="Clotilde Pean" w:date="2021-06-21T14:15:00Z">
            <w:rPr/>
          </w:rPrChange>
        </w:rPr>
        <w:instrText xml:space="preserve"> HYPERLINK "https://dx.doi.org/10.1038/s41586-020-2084-4" </w:instrText>
      </w:r>
      <w:r w:rsidR="00642F13">
        <w:fldChar w:fldCharType="separate"/>
      </w:r>
      <w:r w:rsidRPr="00697E49">
        <w:rPr>
          <w:rStyle w:val="Hyperlink"/>
          <w:rFonts w:cs="Times New Roman"/>
          <w:sz w:val="20"/>
          <w:szCs w:val="20"/>
          <w:lang w:val="en-GB"/>
        </w:rPr>
        <w:t>10.1038/s41586-020-2084-4</w:t>
      </w:r>
      <w:r w:rsidR="00642F13">
        <w:rPr>
          <w:rStyle w:val="Hyperlink"/>
          <w:rFonts w:cs="Times New Roman"/>
          <w:sz w:val="20"/>
          <w:szCs w:val="20"/>
          <w:lang w:val="en-GB"/>
        </w:rPr>
        <w:fldChar w:fldCharType="end"/>
      </w:r>
      <w:r w:rsidRPr="00697E49">
        <w:rPr>
          <w:rFonts w:cs="Times New Roman"/>
          <w:sz w:val="20"/>
          <w:szCs w:val="20"/>
          <w:lang w:val="en-GB"/>
        </w:rPr>
        <w:t>.</w:t>
      </w:r>
    </w:p>
    <w:p w14:paraId="0C3424CE" w14:textId="1048D81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Ackerley, D. et al., 2017: Evaluation of PMIP2 and PMIP3 simulations of mid-Holocene climate in the Indo-Pacific, Australasian and\\hack{\\newline} Southern Ocean regions.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13(11)</w:t>
      </w:r>
      <w:r w:rsidRPr="00697E49">
        <w:rPr>
          <w:rFonts w:cs="Times New Roman"/>
          <w:sz w:val="20"/>
          <w:szCs w:val="20"/>
          <w:lang w:val="en-GB"/>
        </w:rPr>
        <w:t>, 1661–1684, doi:</w:t>
      </w:r>
      <w:r w:rsidR="00642F13">
        <w:fldChar w:fldCharType="begin"/>
      </w:r>
      <w:r w:rsidR="00642F13" w:rsidRPr="001D5B54">
        <w:rPr>
          <w:lang w:val="en-US"/>
          <w:rPrChange w:id="3670" w:author="Clotilde Pean" w:date="2021-06-21T14:15:00Z">
            <w:rPr/>
          </w:rPrChange>
        </w:rPr>
        <w:instrText xml:space="preserve"> HYPERLINK "https://dx.doi.org/10.5194/cp-13-1661-2017" </w:instrText>
      </w:r>
      <w:r w:rsidR="00642F13">
        <w:fldChar w:fldCharType="separate"/>
      </w:r>
      <w:r w:rsidRPr="00697E49">
        <w:rPr>
          <w:rStyle w:val="Hyperlink"/>
          <w:rFonts w:cs="Times New Roman"/>
          <w:sz w:val="20"/>
          <w:szCs w:val="20"/>
          <w:lang w:val="en-GB"/>
        </w:rPr>
        <w:t>10.5194/cp-13-1661-2017</w:t>
      </w:r>
      <w:r w:rsidR="00642F13">
        <w:rPr>
          <w:rStyle w:val="Hyperlink"/>
          <w:rFonts w:cs="Times New Roman"/>
          <w:sz w:val="20"/>
          <w:szCs w:val="20"/>
          <w:lang w:val="en-GB"/>
        </w:rPr>
        <w:fldChar w:fldCharType="end"/>
      </w:r>
      <w:r w:rsidRPr="00697E49">
        <w:rPr>
          <w:rFonts w:cs="Times New Roman"/>
          <w:sz w:val="20"/>
          <w:szCs w:val="20"/>
          <w:lang w:val="en-GB"/>
        </w:rPr>
        <w:t>.</w:t>
      </w:r>
    </w:p>
    <w:p w14:paraId="55975CAC" w14:textId="53FA7FF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Adcroft, A. et al., 2019: The GFDL Global Ocean and Sea Ice Model OM4.0: Model Description and Simulation Features. </w:t>
      </w:r>
      <w:r w:rsidRPr="00697E49">
        <w:rPr>
          <w:rFonts w:cs="Times New Roman"/>
          <w:i/>
          <w:sz w:val="20"/>
          <w:szCs w:val="20"/>
          <w:lang w:val="en-GB"/>
        </w:rPr>
        <w:t>Journal of Advances in Modeling Earth Systems</w:t>
      </w:r>
      <w:r w:rsidRPr="00697E49">
        <w:rPr>
          <w:rFonts w:cs="Times New Roman"/>
          <w:sz w:val="20"/>
          <w:szCs w:val="20"/>
          <w:lang w:val="en-GB"/>
        </w:rPr>
        <w:t>, doi:</w:t>
      </w:r>
      <w:r w:rsidR="00642F13">
        <w:fldChar w:fldCharType="begin"/>
      </w:r>
      <w:r w:rsidR="00642F13" w:rsidRPr="001D5B54">
        <w:rPr>
          <w:lang w:val="en-US"/>
          <w:rPrChange w:id="3671" w:author="Clotilde Pean" w:date="2021-06-21T14:15:00Z">
            <w:rPr/>
          </w:rPrChange>
        </w:rPr>
        <w:instrText xml:space="preserve"> HYPERLINK "https://dx.doi.org/10.1029/2019ms001726" </w:instrText>
      </w:r>
      <w:r w:rsidR="00642F13">
        <w:fldChar w:fldCharType="separate"/>
      </w:r>
      <w:r w:rsidRPr="00697E49">
        <w:rPr>
          <w:rStyle w:val="Hyperlink"/>
          <w:rFonts w:cs="Times New Roman"/>
          <w:sz w:val="20"/>
          <w:szCs w:val="20"/>
          <w:lang w:val="en-GB"/>
        </w:rPr>
        <w:t>10.1029/2019ms001726</w:t>
      </w:r>
      <w:r w:rsidR="00642F13">
        <w:rPr>
          <w:rStyle w:val="Hyperlink"/>
          <w:rFonts w:cs="Times New Roman"/>
          <w:sz w:val="20"/>
          <w:szCs w:val="20"/>
          <w:lang w:val="en-GB"/>
        </w:rPr>
        <w:fldChar w:fldCharType="end"/>
      </w:r>
      <w:r w:rsidRPr="00697E49">
        <w:rPr>
          <w:rFonts w:cs="Times New Roman"/>
          <w:sz w:val="20"/>
          <w:szCs w:val="20"/>
          <w:lang w:val="en-GB"/>
        </w:rPr>
        <w:t>.</w:t>
      </w:r>
    </w:p>
    <w:p w14:paraId="4C0BA30F" w14:textId="45CE4BD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Adler, R.F., G. Gu, M. Sapiano, J.-J. Wang, and G.J. Huffman, 2017: Global precipitation: means, variations and trends during the satellite era (1979-2014). </w:t>
      </w:r>
      <w:r w:rsidRPr="00697E49">
        <w:rPr>
          <w:rFonts w:cs="Times New Roman"/>
          <w:i/>
          <w:sz w:val="20"/>
          <w:szCs w:val="20"/>
          <w:lang w:val="en-GB"/>
        </w:rPr>
        <w:t>Surv. Geophys.</w:t>
      </w:r>
      <w:r w:rsidRPr="00697E49">
        <w:rPr>
          <w:rFonts w:cs="Times New Roman"/>
          <w:sz w:val="20"/>
          <w:szCs w:val="20"/>
          <w:lang w:val="en-GB"/>
        </w:rPr>
        <w:t xml:space="preserve">, </w:t>
      </w:r>
      <w:r w:rsidRPr="00697E49">
        <w:rPr>
          <w:rFonts w:cs="Times New Roman"/>
          <w:b/>
          <w:sz w:val="20"/>
          <w:szCs w:val="20"/>
          <w:lang w:val="en-GB"/>
        </w:rPr>
        <w:t>38</w:t>
      </w:r>
      <w:r w:rsidRPr="00697E49">
        <w:rPr>
          <w:rFonts w:cs="Times New Roman"/>
          <w:sz w:val="20"/>
          <w:szCs w:val="20"/>
          <w:lang w:val="en-GB"/>
        </w:rPr>
        <w:t>, 679–699.</w:t>
      </w:r>
    </w:p>
    <w:p w14:paraId="16416881" w14:textId="3BDFE81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Adler, R.F. et al., 2003: The Version-2 Global Precipitation Climatology Project (GPCP) Monthly Precipitation Analysis (1979–Present). </w:t>
      </w:r>
      <w:r w:rsidRPr="00697E49">
        <w:rPr>
          <w:rFonts w:cs="Times New Roman"/>
          <w:i/>
          <w:sz w:val="20"/>
          <w:szCs w:val="20"/>
          <w:lang w:val="en-GB"/>
        </w:rPr>
        <w:t>Journal of Hydrometeorology</w:t>
      </w:r>
      <w:r w:rsidRPr="00697E49">
        <w:rPr>
          <w:rFonts w:cs="Times New Roman"/>
          <w:sz w:val="20"/>
          <w:szCs w:val="20"/>
          <w:lang w:val="en-GB"/>
        </w:rPr>
        <w:t xml:space="preserve">, </w:t>
      </w:r>
      <w:r w:rsidRPr="00697E49">
        <w:rPr>
          <w:rFonts w:cs="Times New Roman"/>
          <w:b/>
          <w:sz w:val="20"/>
          <w:szCs w:val="20"/>
          <w:lang w:val="en-GB"/>
        </w:rPr>
        <w:t>4(6)</w:t>
      </w:r>
      <w:r w:rsidRPr="00697E49">
        <w:rPr>
          <w:rFonts w:cs="Times New Roman"/>
          <w:sz w:val="20"/>
          <w:szCs w:val="20"/>
          <w:lang w:val="en-GB"/>
        </w:rPr>
        <w:t>, 1147–1167, doi:</w:t>
      </w:r>
      <w:r w:rsidR="00642F13">
        <w:fldChar w:fldCharType="begin"/>
      </w:r>
      <w:r w:rsidR="00642F13" w:rsidRPr="001D5B54">
        <w:rPr>
          <w:lang w:val="en-US"/>
          <w:rPrChange w:id="3672" w:author="Clotilde Pean" w:date="2021-06-21T14:15:00Z">
            <w:rPr/>
          </w:rPrChange>
        </w:rPr>
        <w:instrText xml:space="preserve"> HYPERLINK "https://dx.doi.org/10.1175/1525-7541(2003)004%3c1147:tvgpcp%3e2.0.co;2" </w:instrText>
      </w:r>
      <w:r w:rsidR="00642F13">
        <w:fldChar w:fldCharType="separate"/>
      </w:r>
      <w:r w:rsidRPr="00697E49">
        <w:rPr>
          <w:rStyle w:val="Hyperlink"/>
          <w:rFonts w:cs="Times New Roman"/>
          <w:sz w:val="20"/>
          <w:szCs w:val="20"/>
          <w:lang w:val="en-GB"/>
        </w:rPr>
        <w:t>10.1175/1525-7541(2003)004&lt;1147:tvgpcp&gt;2.0.co;2</w:t>
      </w:r>
      <w:r w:rsidR="00642F13">
        <w:rPr>
          <w:rStyle w:val="Hyperlink"/>
          <w:rFonts w:cs="Times New Roman"/>
          <w:sz w:val="20"/>
          <w:szCs w:val="20"/>
          <w:lang w:val="en-GB"/>
        </w:rPr>
        <w:fldChar w:fldCharType="end"/>
      </w:r>
      <w:r w:rsidRPr="00697E49">
        <w:rPr>
          <w:rFonts w:cs="Times New Roman"/>
          <w:sz w:val="20"/>
          <w:szCs w:val="20"/>
          <w:lang w:val="en-GB"/>
        </w:rPr>
        <w:t>.</w:t>
      </w:r>
    </w:p>
    <w:p w14:paraId="17D70EAD" w14:textId="56C2C0F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Ait Brahim, Y. et al., 2018: Multi-decadal to centennial hydro-climate variability and linkage to solar forcing in the Western Mediterranean during the last 1000 years.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17446, doi:</w:t>
      </w:r>
      <w:r w:rsidR="00642F13">
        <w:fldChar w:fldCharType="begin"/>
      </w:r>
      <w:r w:rsidR="00642F13" w:rsidRPr="001D5B54">
        <w:rPr>
          <w:lang w:val="en-US"/>
          <w:rPrChange w:id="3673" w:author="Clotilde Pean" w:date="2021-06-21T14:15:00Z">
            <w:rPr/>
          </w:rPrChange>
        </w:rPr>
        <w:instrText xml:space="preserve"> HYPERLINK "https://dx.doi.org/10.1038/s41598-018-35498-x" </w:instrText>
      </w:r>
      <w:r w:rsidR="00642F13">
        <w:fldChar w:fldCharType="separate"/>
      </w:r>
      <w:r w:rsidRPr="00697E49">
        <w:rPr>
          <w:rStyle w:val="Hyperlink"/>
          <w:rFonts w:cs="Times New Roman"/>
          <w:sz w:val="20"/>
          <w:szCs w:val="20"/>
          <w:lang w:val="en-GB"/>
        </w:rPr>
        <w:t>10.1038/s41598-018-35498-x</w:t>
      </w:r>
      <w:r w:rsidR="00642F13">
        <w:rPr>
          <w:rStyle w:val="Hyperlink"/>
          <w:rFonts w:cs="Times New Roman"/>
          <w:sz w:val="20"/>
          <w:szCs w:val="20"/>
          <w:lang w:val="en-GB"/>
        </w:rPr>
        <w:fldChar w:fldCharType="end"/>
      </w:r>
      <w:r w:rsidRPr="00697E49">
        <w:rPr>
          <w:rFonts w:cs="Times New Roman"/>
          <w:sz w:val="20"/>
          <w:szCs w:val="20"/>
          <w:lang w:val="en-GB"/>
        </w:rPr>
        <w:t>.</w:t>
      </w:r>
    </w:p>
    <w:p w14:paraId="08723ED2" w14:textId="0F342F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Alkama, R., L. Marchand, A. Ribes, and B. Decharme, 2013: Detection of global runoff changes: results from observations and CMIP5 experiments. </w:t>
      </w:r>
      <w:r w:rsidRPr="00697E49">
        <w:rPr>
          <w:rFonts w:cs="Times New Roman"/>
          <w:i/>
          <w:sz w:val="20"/>
          <w:szCs w:val="20"/>
          <w:lang w:val="en-GB"/>
        </w:rPr>
        <w:t>Hydrology and Earth System Sciences</w:t>
      </w:r>
      <w:r w:rsidRPr="00697E49">
        <w:rPr>
          <w:rFonts w:cs="Times New Roman"/>
          <w:sz w:val="20"/>
          <w:szCs w:val="20"/>
          <w:lang w:val="en-GB"/>
        </w:rPr>
        <w:t xml:space="preserve">, </w:t>
      </w:r>
      <w:r w:rsidRPr="00697E49">
        <w:rPr>
          <w:rFonts w:cs="Times New Roman"/>
          <w:b/>
          <w:sz w:val="20"/>
          <w:szCs w:val="20"/>
          <w:lang w:val="en-GB"/>
        </w:rPr>
        <w:t>17(7)</w:t>
      </w:r>
      <w:r w:rsidRPr="00697E49">
        <w:rPr>
          <w:rFonts w:cs="Times New Roman"/>
          <w:sz w:val="20"/>
          <w:szCs w:val="20"/>
          <w:lang w:val="en-GB"/>
        </w:rPr>
        <w:t>, 2967–2979, doi:</w:t>
      </w:r>
      <w:r w:rsidR="00642F13">
        <w:fldChar w:fldCharType="begin"/>
      </w:r>
      <w:r w:rsidR="00642F13" w:rsidRPr="001D5B54">
        <w:rPr>
          <w:lang w:val="en-US"/>
          <w:rPrChange w:id="3674" w:author="Clotilde Pean" w:date="2021-06-21T14:15:00Z">
            <w:rPr/>
          </w:rPrChange>
        </w:rPr>
        <w:instrText xml:space="preserve"> HYPERLINK "https://dx.doi.org/10.5194/hess-17-2967-2013" </w:instrText>
      </w:r>
      <w:r w:rsidR="00642F13">
        <w:fldChar w:fldCharType="separate"/>
      </w:r>
      <w:r w:rsidRPr="00697E49">
        <w:rPr>
          <w:rStyle w:val="Hyperlink"/>
          <w:rFonts w:cs="Times New Roman"/>
          <w:sz w:val="20"/>
          <w:szCs w:val="20"/>
          <w:lang w:val="en-GB"/>
        </w:rPr>
        <w:t>10.5194/hess-17-2967-2013</w:t>
      </w:r>
      <w:r w:rsidR="00642F13">
        <w:rPr>
          <w:rStyle w:val="Hyperlink"/>
          <w:rFonts w:cs="Times New Roman"/>
          <w:sz w:val="20"/>
          <w:szCs w:val="20"/>
          <w:lang w:val="en-GB"/>
        </w:rPr>
        <w:fldChar w:fldCharType="end"/>
      </w:r>
      <w:r w:rsidRPr="00697E49">
        <w:rPr>
          <w:rFonts w:cs="Times New Roman"/>
          <w:sz w:val="20"/>
          <w:szCs w:val="20"/>
          <w:lang w:val="en-GB"/>
        </w:rPr>
        <w:t>.</w:t>
      </w:r>
    </w:p>
    <w:p w14:paraId="60125D70" w14:textId="30C23DB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Allan, R.P., 2014: Dichotomy of drought and deluge. </w:t>
      </w:r>
      <w:r w:rsidRPr="00697E49">
        <w:rPr>
          <w:rFonts w:cs="Times New Roman"/>
          <w:i/>
          <w:sz w:val="20"/>
          <w:szCs w:val="20"/>
          <w:lang w:val="en-GB"/>
        </w:rPr>
        <w:t>Nat. Geosci.</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700–701, doi:</w:t>
      </w:r>
      <w:r w:rsidR="00642F13">
        <w:fldChar w:fldCharType="begin"/>
      </w:r>
      <w:r w:rsidR="00642F13" w:rsidRPr="001D5B54">
        <w:rPr>
          <w:lang w:val="en-US"/>
          <w:rPrChange w:id="3675" w:author="Clotilde Pean" w:date="2021-06-21T14:15:00Z">
            <w:rPr/>
          </w:rPrChange>
        </w:rPr>
        <w:instrText xml:space="preserve"> HYPERLINK "https://dx.doi.org/10.1038/ngeo2243" </w:instrText>
      </w:r>
      <w:r w:rsidR="00642F13">
        <w:fldChar w:fldCharType="separate"/>
      </w:r>
      <w:r w:rsidRPr="00697E49">
        <w:rPr>
          <w:rStyle w:val="Hyperlink"/>
          <w:rFonts w:cs="Times New Roman"/>
          <w:sz w:val="20"/>
          <w:szCs w:val="20"/>
          <w:lang w:val="en-GB"/>
        </w:rPr>
        <w:t>10.1038/ngeo2243</w:t>
      </w:r>
      <w:r w:rsidR="00642F13">
        <w:rPr>
          <w:rStyle w:val="Hyperlink"/>
          <w:rFonts w:cs="Times New Roman"/>
          <w:sz w:val="20"/>
          <w:szCs w:val="20"/>
          <w:lang w:val="en-GB"/>
        </w:rPr>
        <w:fldChar w:fldCharType="end"/>
      </w:r>
      <w:r w:rsidRPr="00697E49">
        <w:rPr>
          <w:rFonts w:cs="Times New Roman"/>
          <w:sz w:val="20"/>
          <w:szCs w:val="20"/>
          <w:lang w:val="en-GB"/>
        </w:rPr>
        <w:t>.</w:t>
      </w:r>
    </w:p>
    <w:p w14:paraId="26C64762" w14:textId="3915B73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Allen, M.R. and S.F.B. Tett, 1999a: Checking for model consistency in optimal fingerprinting.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15(6)</w:t>
      </w:r>
      <w:r w:rsidRPr="00697E49">
        <w:rPr>
          <w:rFonts w:cs="Times New Roman"/>
          <w:sz w:val="20"/>
          <w:szCs w:val="20"/>
          <w:lang w:val="en-GB"/>
        </w:rPr>
        <w:t>, 419–434, doi:</w:t>
      </w:r>
      <w:r w:rsidR="00642F13">
        <w:fldChar w:fldCharType="begin"/>
      </w:r>
      <w:r w:rsidR="00642F13" w:rsidRPr="001D5B54">
        <w:rPr>
          <w:lang w:val="en-US"/>
          <w:rPrChange w:id="3676" w:author="Clotilde Pean" w:date="2021-06-21T14:15:00Z">
            <w:rPr/>
          </w:rPrChange>
        </w:rPr>
        <w:instrText xml:space="preserve"> HYPERLINK "https://dx.doi.org/10.1007/s003820050291" </w:instrText>
      </w:r>
      <w:r w:rsidR="00642F13">
        <w:fldChar w:fldCharType="separate"/>
      </w:r>
      <w:r w:rsidRPr="00697E49">
        <w:rPr>
          <w:rStyle w:val="Hyperlink"/>
          <w:rFonts w:cs="Times New Roman"/>
          <w:sz w:val="20"/>
          <w:szCs w:val="20"/>
          <w:lang w:val="en-GB"/>
        </w:rPr>
        <w:t>10.1007/s003820050291</w:t>
      </w:r>
      <w:r w:rsidR="00642F13">
        <w:rPr>
          <w:rStyle w:val="Hyperlink"/>
          <w:rFonts w:cs="Times New Roman"/>
          <w:sz w:val="20"/>
          <w:szCs w:val="20"/>
          <w:lang w:val="en-GB"/>
        </w:rPr>
        <w:fldChar w:fldCharType="end"/>
      </w:r>
      <w:r w:rsidRPr="00697E49">
        <w:rPr>
          <w:rFonts w:cs="Times New Roman"/>
          <w:sz w:val="20"/>
          <w:szCs w:val="20"/>
          <w:lang w:val="en-GB"/>
        </w:rPr>
        <w:t>.</w:t>
      </w:r>
    </w:p>
    <w:p w14:paraId="1122D728" w14:textId="5FF1184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Allen, M.R. and S.F.B. Tett, 1999b: Checking for model consistency in optimal fingerprinting.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15(6)</w:t>
      </w:r>
      <w:r w:rsidRPr="00697E49">
        <w:rPr>
          <w:rFonts w:cs="Times New Roman"/>
          <w:sz w:val="20"/>
          <w:szCs w:val="20"/>
          <w:lang w:val="en-GB"/>
        </w:rPr>
        <w:t>, 419–434, doi:</w:t>
      </w:r>
      <w:r w:rsidR="00642F13">
        <w:fldChar w:fldCharType="begin"/>
      </w:r>
      <w:r w:rsidR="00642F13" w:rsidRPr="001D5B54">
        <w:rPr>
          <w:lang w:val="en-US"/>
          <w:rPrChange w:id="3677" w:author="Clotilde Pean" w:date="2021-06-21T14:15:00Z">
            <w:rPr/>
          </w:rPrChange>
        </w:rPr>
        <w:instrText xml:space="preserve"> HYPERLINK "https://dx.doi.org/10.1007/s003820050291" </w:instrText>
      </w:r>
      <w:r w:rsidR="00642F13">
        <w:fldChar w:fldCharType="separate"/>
      </w:r>
      <w:r w:rsidRPr="00697E49">
        <w:rPr>
          <w:rStyle w:val="Hyperlink"/>
          <w:rFonts w:cs="Times New Roman"/>
          <w:sz w:val="20"/>
          <w:szCs w:val="20"/>
          <w:lang w:val="en-GB"/>
        </w:rPr>
        <w:t>10.1007/s003820050291</w:t>
      </w:r>
      <w:r w:rsidR="00642F13">
        <w:rPr>
          <w:rStyle w:val="Hyperlink"/>
          <w:rFonts w:cs="Times New Roman"/>
          <w:sz w:val="20"/>
          <w:szCs w:val="20"/>
          <w:lang w:val="en-GB"/>
        </w:rPr>
        <w:fldChar w:fldCharType="end"/>
      </w:r>
      <w:r w:rsidRPr="00697E49">
        <w:rPr>
          <w:rFonts w:cs="Times New Roman"/>
          <w:sz w:val="20"/>
          <w:szCs w:val="20"/>
          <w:lang w:val="en-GB"/>
        </w:rPr>
        <w:t>.</w:t>
      </w:r>
    </w:p>
    <w:p w14:paraId="3F3C33E1" w14:textId="65DAE8D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Allen, M.R. and P.A. Stott, 2003: Estimating signal amplitudes in optimal fingerprinting, part I: theory.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21(5)</w:t>
      </w:r>
      <w:r w:rsidRPr="00697E49">
        <w:rPr>
          <w:rFonts w:cs="Times New Roman"/>
          <w:sz w:val="20"/>
          <w:szCs w:val="20"/>
          <w:lang w:val="en-GB"/>
        </w:rPr>
        <w:t>, 477–491, doi:</w:t>
      </w:r>
      <w:r w:rsidR="00642F13">
        <w:fldChar w:fldCharType="begin"/>
      </w:r>
      <w:r w:rsidR="00642F13" w:rsidRPr="001D5B54">
        <w:rPr>
          <w:lang w:val="en-US"/>
          <w:rPrChange w:id="3678" w:author="Clotilde Pean" w:date="2021-06-21T14:15:00Z">
            <w:rPr/>
          </w:rPrChange>
        </w:rPr>
        <w:instrText xml:space="preserve"> HYPERLINK "https://dx.doi.org/10.1007/s00382-003-0313-9" </w:instrText>
      </w:r>
      <w:r w:rsidR="00642F13">
        <w:fldChar w:fldCharType="separate"/>
      </w:r>
      <w:r w:rsidRPr="00697E49">
        <w:rPr>
          <w:rStyle w:val="Hyperlink"/>
          <w:rFonts w:cs="Times New Roman"/>
          <w:sz w:val="20"/>
          <w:szCs w:val="20"/>
          <w:lang w:val="en-GB"/>
        </w:rPr>
        <w:t>10.1007/s00382-003-0313-9</w:t>
      </w:r>
      <w:r w:rsidR="00642F13">
        <w:rPr>
          <w:rStyle w:val="Hyperlink"/>
          <w:rFonts w:cs="Times New Roman"/>
          <w:sz w:val="20"/>
          <w:szCs w:val="20"/>
          <w:lang w:val="en-GB"/>
        </w:rPr>
        <w:fldChar w:fldCharType="end"/>
      </w:r>
      <w:r w:rsidRPr="00697E49">
        <w:rPr>
          <w:rFonts w:cs="Times New Roman"/>
          <w:sz w:val="20"/>
          <w:szCs w:val="20"/>
          <w:lang w:val="en-GB"/>
        </w:rPr>
        <w:t>.</w:t>
      </w:r>
    </w:p>
    <w:p w14:paraId="1A22D519" w14:textId="0A94753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Allen, M.R. et al., 2018: Framing and Context. In: </w:t>
      </w:r>
      <w:r w:rsidRPr="00697E49">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697E49">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49–91.</w:t>
      </w:r>
    </w:p>
    <w:p w14:paraId="7C6139CF" w14:textId="61992A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Allen, R.J. and M. Kovilakam, 2017: The role of natural climate variability in recent tropical expansion.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30(16)</w:t>
      </w:r>
      <w:r w:rsidRPr="00697E49">
        <w:rPr>
          <w:rFonts w:cs="Times New Roman"/>
          <w:sz w:val="20"/>
          <w:szCs w:val="20"/>
          <w:lang w:val="en-GB"/>
        </w:rPr>
        <w:t>, 6329–6350, doi:</w:t>
      </w:r>
      <w:r w:rsidR="00642F13">
        <w:fldChar w:fldCharType="begin"/>
      </w:r>
      <w:r w:rsidR="00642F13" w:rsidRPr="001D5B54">
        <w:rPr>
          <w:lang w:val="en-US"/>
          <w:rPrChange w:id="3679" w:author="Clotilde Pean" w:date="2021-06-21T14:15:00Z">
            <w:rPr/>
          </w:rPrChange>
        </w:rPr>
        <w:instrText xml:space="preserve"> HYPERLINK "https://dx.doi.org/10.1175/jcli-d-16-0735.1" </w:instrText>
      </w:r>
      <w:r w:rsidR="00642F13">
        <w:fldChar w:fldCharType="separate"/>
      </w:r>
      <w:r w:rsidRPr="00697E49">
        <w:rPr>
          <w:rStyle w:val="Hyperlink"/>
          <w:rFonts w:cs="Times New Roman"/>
          <w:sz w:val="20"/>
          <w:szCs w:val="20"/>
          <w:lang w:val="en-GB"/>
        </w:rPr>
        <w:t>10.1175/jcli-d-16-0735.1</w:t>
      </w:r>
      <w:r w:rsidR="00642F13">
        <w:rPr>
          <w:rStyle w:val="Hyperlink"/>
          <w:rFonts w:cs="Times New Roman"/>
          <w:sz w:val="20"/>
          <w:szCs w:val="20"/>
          <w:lang w:val="en-GB"/>
        </w:rPr>
        <w:fldChar w:fldCharType="end"/>
      </w:r>
      <w:r w:rsidRPr="00697E49">
        <w:rPr>
          <w:rFonts w:cs="Times New Roman"/>
          <w:sz w:val="20"/>
          <w:szCs w:val="20"/>
          <w:lang w:val="en-GB"/>
        </w:rPr>
        <w:t>.</w:t>
      </w:r>
    </w:p>
    <w:p w14:paraId="4BFB039B" w14:textId="5C4AE55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Allen, R.J., J.R. Norris, and M. Kovilakam, 2014: Influence of anthropogenic aerosols and the Pacific Decadal Oscillation on tropical belt width.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7(4)</w:t>
      </w:r>
      <w:r w:rsidRPr="00697E49">
        <w:rPr>
          <w:rFonts w:cs="Times New Roman"/>
          <w:sz w:val="20"/>
          <w:szCs w:val="20"/>
          <w:lang w:val="en-GB"/>
        </w:rPr>
        <w:t>, 270–274, doi:</w:t>
      </w:r>
      <w:r w:rsidR="00642F13">
        <w:fldChar w:fldCharType="begin"/>
      </w:r>
      <w:r w:rsidR="00642F13" w:rsidRPr="001D5B54">
        <w:rPr>
          <w:lang w:val="en-US"/>
          <w:rPrChange w:id="3680" w:author="Clotilde Pean" w:date="2021-06-21T14:15:00Z">
            <w:rPr/>
          </w:rPrChange>
        </w:rPr>
        <w:instrText xml:space="preserve"> HYPERLINK "https://dx.doi.org/10.1038/ngeo2091" </w:instrText>
      </w:r>
      <w:r w:rsidR="00642F13">
        <w:fldChar w:fldCharType="separate"/>
      </w:r>
      <w:r w:rsidRPr="00697E49">
        <w:rPr>
          <w:rStyle w:val="Hyperlink"/>
          <w:rFonts w:cs="Times New Roman"/>
          <w:sz w:val="20"/>
          <w:szCs w:val="20"/>
          <w:lang w:val="en-GB"/>
        </w:rPr>
        <w:t>10.1038/ngeo2091</w:t>
      </w:r>
      <w:r w:rsidR="00642F13">
        <w:rPr>
          <w:rStyle w:val="Hyperlink"/>
          <w:rFonts w:cs="Times New Roman"/>
          <w:sz w:val="20"/>
          <w:szCs w:val="20"/>
          <w:lang w:val="en-GB"/>
        </w:rPr>
        <w:fldChar w:fldCharType="end"/>
      </w:r>
      <w:r w:rsidRPr="00697E49">
        <w:rPr>
          <w:rFonts w:cs="Times New Roman"/>
          <w:sz w:val="20"/>
          <w:szCs w:val="20"/>
          <w:lang w:val="en-GB"/>
        </w:rPr>
        <w:t>.</w:t>
      </w:r>
    </w:p>
    <w:p w14:paraId="404D546F" w14:textId="29325A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Amaya, D.J., M.J. DeFlorio, A.J. Miller, and S.-P. Xie, 2017: WES feedback and the Atlantic Meridional Mode: observations and CMIP5 comparisons.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49(5)</w:t>
      </w:r>
      <w:r w:rsidRPr="00697E49">
        <w:rPr>
          <w:rFonts w:cs="Times New Roman"/>
          <w:sz w:val="20"/>
          <w:szCs w:val="20"/>
          <w:lang w:val="en-GB"/>
        </w:rPr>
        <w:t>, 1665–1679, doi:</w:t>
      </w:r>
      <w:r w:rsidR="00642F13">
        <w:fldChar w:fldCharType="begin"/>
      </w:r>
      <w:r w:rsidR="00642F13" w:rsidRPr="001D5B54">
        <w:rPr>
          <w:lang w:val="en-US"/>
          <w:rPrChange w:id="3681" w:author="Clotilde Pean" w:date="2021-06-21T14:15:00Z">
            <w:rPr/>
          </w:rPrChange>
        </w:rPr>
        <w:instrText xml:space="preserve"> HYPERLINK "https://dx.doi.org/10.1007/s00382-016-3411-1" </w:instrText>
      </w:r>
      <w:r w:rsidR="00642F13">
        <w:fldChar w:fldCharType="separate"/>
      </w:r>
      <w:r w:rsidRPr="00697E49">
        <w:rPr>
          <w:rStyle w:val="Hyperlink"/>
          <w:rFonts w:cs="Times New Roman"/>
          <w:sz w:val="20"/>
          <w:szCs w:val="20"/>
          <w:lang w:val="en-GB"/>
        </w:rPr>
        <w:t>10.1007/s00382-016-3411-1</w:t>
      </w:r>
      <w:r w:rsidR="00642F13">
        <w:rPr>
          <w:rStyle w:val="Hyperlink"/>
          <w:rFonts w:cs="Times New Roman"/>
          <w:sz w:val="20"/>
          <w:szCs w:val="20"/>
          <w:lang w:val="en-GB"/>
        </w:rPr>
        <w:fldChar w:fldCharType="end"/>
      </w:r>
      <w:r w:rsidRPr="00697E49">
        <w:rPr>
          <w:rFonts w:cs="Times New Roman"/>
          <w:sz w:val="20"/>
          <w:szCs w:val="20"/>
          <w:lang w:val="en-GB"/>
        </w:rPr>
        <w:t>.</w:t>
      </w:r>
    </w:p>
    <w:p w14:paraId="0BB4D8E6" w14:textId="0A0E05D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Amaya, D.J., N. Siler, S.-P. Xie, and A.J. Miller, 2018: The interplay of internal and forced modes of Hadley Cell expansion: lessons from the global warming hiatus.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51(1)</w:t>
      </w:r>
      <w:r w:rsidRPr="00697E49">
        <w:rPr>
          <w:rFonts w:cs="Times New Roman"/>
          <w:sz w:val="20"/>
          <w:szCs w:val="20"/>
          <w:lang w:val="en-GB"/>
        </w:rPr>
        <w:t>, 305–319, doi:</w:t>
      </w:r>
      <w:r w:rsidR="00642F13">
        <w:fldChar w:fldCharType="begin"/>
      </w:r>
      <w:r w:rsidR="00642F13" w:rsidRPr="001D5B54">
        <w:rPr>
          <w:lang w:val="en-US"/>
          <w:rPrChange w:id="3682" w:author="Clotilde Pean" w:date="2021-06-21T14:15:00Z">
            <w:rPr/>
          </w:rPrChange>
        </w:rPr>
        <w:instrText xml:space="preserve"> HYPERLINK "https://dx.doi.org/10.1007/s00382-017-3921-5" </w:instrText>
      </w:r>
      <w:r w:rsidR="00642F13">
        <w:fldChar w:fldCharType="separate"/>
      </w:r>
      <w:r w:rsidRPr="00697E49">
        <w:rPr>
          <w:rStyle w:val="Hyperlink"/>
          <w:rFonts w:cs="Times New Roman"/>
          <w:sz w:val="20"/>
          <w:szCs w:val="20"/>
          <w:lang w:val="en-GB"/>
        </w:rPr>
        <w:t>10.1007/s00382-017-3921-5</w:t>
      </w:r>
      <w:r w:rsidR="00642F13">
        <w:rPr>
          <w:rStyle w:val="Hyperlink"/>
          <w:rFonts w:cs="Times New Roman"/>
          <w:sz w:val="20"/>
          <w:szCs w:val="20"/>
          <w:lang w:val="en-GB"/>
        </w:rPr>
        <w:fldChar w:fldCharType="end"/>
      </w:r>
      <w:r w:rsidRPr="00697E49">
        <w:rPr>
          <w:rFonts w:cs="Times New Roman"/>
          <w:sz w:val="20"/>
          <w:szCs w:val="20"/>
          <w:lang w:val="en-GB"/>
        </w:rPr>
        <w:t>.</w:t>
      </w:r>
    </w:p>
    <w:p w14:paraId="5703B1AC" w14:textId="28D751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Amiri-Farahani, A., R.J. Allen, K.F. Li, and J.E. Chu, 2019: The Semidirect Effect of Combined Dust and Sea Salt Aerosols in a Multimodel Analysis.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46(17–18)</w:t>
      </w:r>
      <w:r w:rsidRPr="00697E49">
        <w:rPr>
          <w:rFonts w:cs="Times New Roman"/>
          <w:sz w:val="20"/>
          <w:szCs w:val="20"/>
          <w:lang w:val="en-GB"/>
        </w:rPr>
        <w:t>, 10512–10521, doi:</w:t>
      </w:r>
      <w:r w:rsidR="00642F13">
        <w:fldChar w:fldCharType="begin"/>
      </w:r>
      <w:r w:rsidR="00642F13" w:rsidRPr="001D5B54">
        <w:rPr>
          <w:lang w:val="en-US"/>
          <w:rPrChange w:id="3683" w:author="Clotilde Pean" w:date="2021-06-21T14:15:00Z">
            <w:rPr/>
          </w:rPrChange>
        </w:rPr>
        <w:instrText xml:space="preserve"> HYPERLINK "https://dx.doi.org/10.1029/2019gl084590" </w:instrText>
      </w:r>
      <w:r w:rsidR="00642F13">
        <w:fldChar w:fldCharType="separate"/>
      </w:r>
      <w:r w:rsidRPr="00697E49">
        <w:rPr>
          <w:rStyle w:val="Hyperlink"/>
          <w:rFonts w:cs="Times New Roman"/>
          <w:sz w:val="20"/>
          <w:szCs w:val="20"/>
          <w:lang w:val="en-GB"/>
        </w:rPr>
        <w:t>10.1029/2019gl084590</w:t>
      </w:r>
      <w:r w:rsidR="00642F13">
        <w:rPr>
          <w:rStyle w:val="Hyperlink"/>
          <w:rFonts w:cs="Times New Roman"/>
          <w:sz w:val="20"/>
          <w:szCs w:val="20"/>
          <w:lang w:val="en-GB"/>
        </w:rPr>
        <w:fldChar w:fldCharType="end"/>
      </w:r>
      <w:r w:rsidRPr="00697E49">
        <w:rPr>
          <w:rFonts w:cs="Times New Roman"/>
          <w:sz w:val="20"/>
          <w:szCs w:val="20"/>
          <w:lang w:val="en-GB"/>
        </w:rPr>
        <w:t>.</w:t>
      </w:r>
    </w:p>
    <w:p w14:paraId="67621147" w14:textId="57C867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Amiri-Farahani, A., R.J. Allen, K.F. Li, P. Nabat, and D.M. Westervelt, 2020: A La Niña-Like Climate Response to South African Biomass Burning Aerosol in CESM Simulations.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125(6)</w:t>
      </w:r>
      <w:r w:rsidRPr="00697E49">
        <w:rPr>
          <w:rFonts w:cs="Times New Roman"/>
          <w:sz w:val="20"/>
          <w:szCs w:val="20"/>
          <w:lang w:val="en-GB"/>
        </w:rPr>
        <w:t>, doi:</w:t>
      </w:r>
      <w:r w:rsidR="00642F13">
        <w:fldChar w:fldCharType="begin"/>
      </w:r>
      <w:r w:rsidR="00642F13" w:rsidRPr="001D5B54">
        <w:rPr>
          <w:lang w:val="en-US"/>
          <w:rPrChange w:id="3684" w:author="Clotilde Pean" w:date="2021-06-21T14:15:00Z">
            <w:rPr/>
          </w:rPrChange>
        </w:rPr>
        <w:instrText xml:space="preserve"> HYPERLINK "https://dx.doi.org/10.1029/2019jd031832" </w:instrText>
      </w:r>
      <w:r w:rsidR="00642F13">
        <w:fldChar w:fldCharType="separate"/>
      </w:r>
      <w:r w:rsidRPr="00697E49">
        <w:rPr>
          <w:rStyle w:val="Hyperlink"/>
          <w:rFonts w:cs="Times New Roman"/>
          <w:sz w:val="20"/>
          <w:szCs w:val="20"/>
          <w:lang w:val="en-GB"/>
        </w:rPr>
        <w:t>10.1029/2019jd031832</w:t>
      </w:r>
      <w:r w:rsidR="00642F13">
        <w:rPr>
          <w:rStyle w:val="Hyperlink"/>
          <w:rFonts w:cs="Times New Roman"/>
          <w:sz w:val="20"/>
          <w:szCs w:val="20"/>
          <w:lang w:val="en-GB"/>
        </w:rPr>
        <w:fldChar w:fldCharType="end"/>
      </w:r>
      <w:r w:rsidRPr="00697E49">
        <w:rPr>
          <w:rFonts w:cs="Times New Roman"/>
          <w:sz w:val="20"/>
          <w:szCs w:val="20"/>
          <w:lang w:val="en-GB"/>
        </w:rPr>
        <w:t>.</w:t>
      </w:r>
    </w:p>
    <w:p w14:paraId="3E34DDDF" w14:textId="5236A7C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Anchukaitis, K.J. et al., 2019: Coupled Modes of North Atlantic Ocean-Atmosphere Variability and the Onset of the Little Ice Age.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46(21)</w:t>
      </w:r>
      <w:r w:rsidRPr="00697E49">
        <w:rPr>
          <w:rFonts w:cs="Times New Roman"/>
          <w:sz w:val="20"/>
          <w:szCs w:val="20"/>
          <w:lang w:val="en-GB"/>
        </w:rPr>
        <w:t>, 12417–12426, doi:</w:t>
      </w:r>
      <w:r w:rsidR="00642F13">
        <w:fldChar w:fldCharType="begin"/>
      </w:r>
      <w:r w:rsidR="00642F13" w:rsidRPr="001D5B54">
        <w:rPr>
          <w:lang w:val="en-US"/>
          <w:rPrChange w:id="3685" w:author="Clotilde Pean" w:date="2021-06-21T14:15:00Z">
            <w:rPr/>
          </w:rPrChange>
        </w:rPr>
        <w:instrText xml:space="preserve"> HYPERLINK "https://dx.doi.org/10.1029/2019gl084350" </w:instrText>
      </w:r>
      <w:r w:rsidR="00642F13">
        <w:fldChar w:fldCharType="separate"/>
      </w:r>
      <w:r w:rsidRPr="00697E49">
        <w:rPr>
          <w:rStyle w:val="Hyperlink"/>
          <w:rFonts w:cs="Times New Roman"/>
          <w:sz w:val="20"/>
          <w:szCs w:val="20"/>
          <w:lang w:val="en-GB"/>
        </w:rPr>
        <w:t>10.1029/2019gl084350</w:t>
      </w:r>
      <w:r w:rsidR="00642F13">
        <w:rPr>
          <w:rStyle w:val="Hyperlink"/>
          <w:rFonts w:cs="Times New Roman"/>
          <w:sz w:val="20"/>
          <w:szCs w:val="20"/>
          <w:lang w:val="en-GB"/>
        </w:rPr>
        <w:fldChar w:fldCharType="end"/>
      </w:r>
      <w:r w:rsidRPr="00697E49">
        <w:rPr>
          <w:rFonts w:cs="Times New Roman"/>
          <w:sz w:val="20"/>
          <w:szCs w:val="20"/>
          <w:lang w:val="en-GB"/>
        </w:rPr>
        <w:t>.</w:t>
      </w:r>
    </w:p>
    <w:p w14:paraId="15CF9733" w14:textId="6825BA7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Andrews, M.B., J.R. Knight, and L.J. Gray, 2015: A simulated lagged response of the North Atlantic Oscillation to the solar cycle over the period 1960–2009.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10(5)</w:t>
      </w:r>
      <w:r w:rsidRPr="00697E49">
        <w:rPr>
          <w:rFonts w:cs="Times New Roman"/>
          <w:sz w:val="20"/>
          <w:szCs w:val="20"/>
          <w:lang w:val="en-GB"/>
        </w:rPr>
        <w:t>, 054022, doi:</w:t>
      </w:r>
      <w:r w:rsidR="00642F13">
        <w:fldChar w:fldCharType="begin"/>
      </w:r>
      <w:r w:rsidR="00642F13" w:rsidRPr="001D5B54">
        <w:rPr>
          <w:lang w:val="en-US"/>
          <w:rPrChange w:id="3686" w:author="Clotilde Pean" w:date="2021-06-21T14:15:00Z">
            <w:rPr/>
          </w:rPrChange>
        </w:rPr>
        <w:instrText xml:space="preserve"> HYPERLINK "https://dx.doi.org/10.1088/1748-9326/10/5/054022" </w:instrText>
      </w:r>
      <w:r w:rsidR="00642F13">
        <w:fldChar w:fldCharType="separate"/>
      </w:r>
      <w:r w:rsidRPr="00697E49">
        <w:rPr>
          <w:rStyle w:val="Hyperlink"/>
          <w:rFonts w:cs="Times New Roman"/>
          <w:sz w:val="20"/>
          <w:szCs w:val="20"/>
          <w:lang w:val="en-GB"/>
        </w:rPr>
        <w:t>10.1088/1748-9326/10/5/054022</w:t>
      </w:r>
      <w:r w:rsidR="00642F13">
        <w:rPr>
          <w:rStyle w:val="Hyperlink"/>
          <w:rFonts w:cs="Times New Roman"/>
          <w:sz w:val="20"/>
          <w:szCs w:val="20"/>
          <w:lang w:val="en-GB"/>
        </w:rPr>
        <w:fldChar w:fldCharType="end"/>
      </w:r>
      <w:r w:rsidRPr="00697E49">
        <w:rPr>
          <w:rFonts w:cs="Times New Roman"/>
          <w:sz w:val="20"/>
          <w:szCs w:val="20"/>
          <w:lang w:val="en-GB"/>
        </w:rPr>
        <w:t>.</w:t>
      </w:r>
    </w:p>
    <w:p w14:paraId="0A6EE343" w14:textId="741C08C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Andrews, M.B. et al., 2020: Historical Simulations With HadGEM3-GC3.1 for CMIP6.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12(6)</w:t>
      </w:r>
      <w:r w:rsidRPr="00697E49">
        <w:rPr>
          <w:rFonts w:cs="Times New Roman"/>
          <w:sz w:val="20"/>
          <w:szCs w:val="20"/>
          <w:lang w:val="en-GB"/>
        </w:rPr>
        <w:t>, doi:</w:t>
      </w:r>
      <w:r w:rsidR="00642F13">
        <w:fldChar w:fldCharType="begin"/>
      </w:r>
      <w:r w:rsidR="00642F13" w:rsidRPr="001D5B54">
        <w:rPr>
          <w:lang w:val="en-US"/>
          <w:rPrChange w:id="3687" w:author="Clotilde Pean" w:date="2021-06-21T14:15:00Z">
            <w:rPr/>
          </w:rPrChange>
        </w:rPr>
        <w:instrText xml:space="preserve"> HYPERLINK "https://dx.doi.org/10.1029/2019ms001995" </w:instrText>
      </w:r>
      <w:r w:rsidR="00642F13">
        <w:fldChar w:fldCharType="separate"/>
      </w:r>
      <w:r w:rsidRPr="00697E49">
        <w:rPr>
          <w:rStyle w:val="Hyperlink"/>
          <w:rFonts w:cs="Times New Roman"/>
          <w:sz w:val="20"/>
          <w:szCs w:val="20"/>
          <w:lang w:val="en-GB"/>
        </w:rPr>
        <w:t>10.1029/2019ms001995</w:t>
      </w:r>
      <w:r w:rsidR="00642F13">
        <w:rPr>
          <w:rStyle w:val="Hyperlink"/>
          <w:rFonts w:cs="Times New Roman"/>
          <w:sz w:val="20"/>
          <w:szCs w:val="20"/>
          <w:lang w:val="en-GB"/>
        </w:rPr>
        <w:fldChar w:fldCharType="end"/>
      </w:r>
      <w:r w:rsidRPr="00697E49">
        <w:rPr>
          <w:rFonts w:cs="Times New Roman"/>
          <w:sz w:val="20"/>
          <w:szCs w:val="20"/>
          <w:lang w:val="en-GB"/>
        </w:rPr>
        <w:t>.</w:t>
      </w:r>
    </w:p>
    <w:p w14:paraId="728AF318" w14:textId="2F16E0B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Andrews, T. et al., 2018: Accounting for Changing Temperature Patterns Increases Historical Estimates of Climate Sensitivity.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45(16)</w:t>
      </w:r>
      <w:r w:rsidRPr="00697E49">
        <w:rPr>
          <w:rFonts w:cs="Times New Roman"/>
          <w:sz w:val="20"/>
          <w:szCs w:val="20"/>
          <w:lang w:val="en-GB"/>
        </w:rPr>
        <w:t>, doi:</w:t>
      </w:r>
      <w:r w:rsidR="00642F13">
        <w:fldChar w:fldCharType="begin"/>
      </w:r>
      <w:r w:rsidR="00642F13" w:rsidRPr="001D5B54">
        <w:rPr>
          <w:lang w:val="en-US"/>
          <w:rPrChange w:id="3688" w:author="Clotilde Pean" w:date="2021-06-21T14:15:00Z">
            <w:rPr/>
          </w:rPrChange>
        </w:rPr>
        <w:instrText xml:space="preserve"> HYPERLINK "https://dx.doi.org/10.1029/2018gl078887" </w:instrText>
      </w:r>
      <w:r w:rsidR="00642F13">
        <w:fldChar w:fldCharType="separate"/>
      </w:r>
      <w:r w:rsidRPr="00697E49">
        <w:rPr>
          <w:rStyle w:val="Hyperlink"/>
          <w:rFonts w:cs="Times New Roman"/>
          <w:sz w:val="20"/>
          <w:szCs w:val="20"/>
          <w:lang w:val="en-GB"/>
        </w:rPr>
        <w:t>10.1029/2018gl078887</w:t>
      </w:r>
      <w:r w:rsidR="00642F13">
        <w:rPr>
          <w:rStyle w:val="Hyperlink"/>
          <w:rFonts w:cs="Times New Roman"/>
          <w:sz w:val="20"/>
          <w:szCs w:val="20"/>
          <w:lang w:val="en-GB"/>
        </w:rPr>
        <w:fldChar w:fldCharType="end"/>
      </w:r>
      <w:r w:rsidRPr="00697E49">
        <w:rPr>
          <w:rFonts w:cs="Times New Roman"/>
          <w:sz w:val="20"/>
          <w:szCs w:val="20"/>
          <w:lang w:val="en-GB"/>
        </w:rPr>
        <w:t>.</w:t>
      </w:r>
    </w:p>
    <w:p w14:paraId="1BB81930" w14:textId="66E6AC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Andrews, T. et al., 2019: Forcings, feedbacks and climate sensitivity in HadGEM3-GC3. 1 and UKESM1.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11</w:t>
      </w:r>
      <w:r w:rsidRPr="00697E49">
        <w:rPr>
          <w:rFonts w:cs="Times New Roman"/>
          <w:sz w:val="20"/>
          <w:szCs w:val="20"/>
          <w:lang w:val="en-GB"/>
        </w:rPr>
        <w:t>.</w:t>
      </w:r>
    </w:p>
    <w:p w14:paraId="3A692E84" w14:textId="1283850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Annan, J.D. and J.C. Hargreaves, 2011: Understanding the CMIP3 Multimodel Ensemble.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24(16)</w:t>
      </w:r>
      <w:r w:rsidRPr="00697E49">
        <w:rPr>
          <w:rFonts w:cs="Times New Roman"/>
          <w:sz w:val="20"/>
          <w:szCs w:val="20"/>
          <w:lang w:val="en-GB"/>
        </w:rPr>
        <w:t>, 4529–4538, doi:</w:t>
      </w:r>
      <w:r w:rsidR="00642F13">
        <w:fldChar w:fldCharType="begin"/>
      </w:r>
      <w:r w:rsidR="00642F13" w:rsidRPr="001D5B54">
        <w:rPr>
          <w:lang w:val="en-US"/>
          <w:rPrChange w:id="3689" w:author="Clotilde Pean" w:date="2021-06-21T14:15:00Z">
            <w:rPr/>
          </w:rPrChange>
        </w:rPr>
        <w:instrText xml:space="preserve"> HYPERLINK "https://dx.doi.org/10.1175/2011jcli3873.1" </w:instrText>
      </w:r>
      <w:r w:rsidR="00642F13">
        <w:fldChar w:fldCharType="separate"/>
      </w:r>
      <w:r w:rsidRPr="00697E49">
        <w:rPr>
          <w:rStyle w:val="Hyperlink"/>
          <w:rFonts w:cs="Times New Roman"/>
          <w:sz w:val="20"/>
          <w:szCs w:val="20"/>
          <w:lang w:val="en-GB"/>
        </w:rPr>
        <w:t>10.1175/2011jcli3873.1</w:t>
      </w:r>
      <w:r w:rsidR="00642F13">
        <w:rPr>
          <w:rStyle w:val="Hyperlink"/>
          <w:rFonts w:cs="Times New Roman"/>
          <w:sz w:val="20"/>
          <w:szCs w:val="20"/>
          <w:lang w:val="en-GB"/>
        </w:rPr>
        <w:fldChar w:fldCharType="end"/>
      </w:r>
      <w:r w:rsidRPr="00697E49">
        <w:rPr>
          <w:rFonts w:cs="Times New Roman"/>
          <w:sz w:val="20"/>
          <w:szCs w:val="20"/>
          <w:lang w:val="en-GB"/>
        </w:rPr>
        <w:t>.</w:t>
      </w:r>
    </w:p>
    <w:p w14:paraId="5A925C4A" w14:textId="1A6979D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Anstey, J.A. et al., 2013: Multi-model analysis of Northern Hemisphere winter blocking: Model biases and the role of resolution.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118(10)</w:t>
      </w:r>
      <w:r w:rsidRPr="00697E49">
        <w:rPr>
          <w:rFonts w:cs="Times New Roman"/>
          <w:sz w:val="20"/>
          <w:szCs w:val="20"/>
          <w:lang w:val="en-GB"/>
        </w:rPr>
        <w:t>, 3956–3971, doi:</w:t>
      </w:r>
      <w:r w:rsidR="00642F13">
        <w:fldChar w:fldCharType="begin"/>
      </w:r>
      <w:r w:rsidR="00642F13" w:rsidRPr="001D5B54">
        <w:rPr>
          <w:lang w:val="en-US"/>
          <w:rPrChange w:id="3690" w:author="Clotilde Pean" w:date="2021-06-21T14:15:00Z">
            <w:rPr/>
          </w:rPrChange>
        </w:rPr>
        <w:instrText xml:space="preserve"> HYPERLINK "https://dx.doi.org/10.1002/jgrd.50231" </w:instrText>
      </w:r>
      <w:r w:rsidR="00642F13">
        <w:fldChar w:fldCharType="separate"/>
      </w:r>
      <w:r w:rsidRPr="00697E49">
        <w:rPr>
          <w:rStyle w:val="Hyperlink"/>
          <w:rFonts w:cs="Times New Roman"/>
          <w:sz w:val="20"/>
          <w:szCs w:val="20"/>
          <w:lang w:val="en-GB"/>
        </w:rPr>
        <w:t>10.1002/jgrd.50231</w:t>
      </w:r>
      <w:r w:rsidR="00642F13">
        <w:rPr>
          <w:rStyle w:val="Hyperlink"/>
          <w:rFonts w:cs="Times New Roman"/>
          <w:sz w:val="20"/>
          <w:szCs w:val="20"/>
          <w:lang w:val="en-GB"/>
        </w:rPr>
        <w:fldChar w:fldCharType="end"/>
      </w:r>
      <w:r w:rsidRPr="00697E49">
        <w:rPr>
          <w:rFonts w:cs="Times New Roman"/>
          <w:sz w:val="20"/>
          <w:szCs w:val="20"/>
          <w:lang w:val="en-GB"/>
        </w:rPr>
        <w:t>.</w:t>
      </w:r>
    </w:p>
    <w:p w14:paraId="5B73A78F" w14:textId="052F232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Aquila, V. et al., 2016: Isolating the roles of different forcing agents in global stratospheric temperature changes using model integrations with incrementally added single forcings. </w:t>
      </w:r>
      <w:r w:rsidRPr="00697E49">
        <w:rPr>
          <w:rFonts w:cs="Times New Roman"/>
          <w:i/>
          <w:sz w:val="20"/>
          <w:szCs w:val="20"/>
          <w:lang w:val="en-GB"/>
        </w:rPr>
        <w:t>Journal of Geophysical Research</w:t>
      </w:r>
      <w:r w:rsidRPr="00697E49">
        <w:rPr>
          <w:rFonts w:cs="Times New Roman"/>
          <w:sz w:val="20"/>
          <w:szCs w:val="20"/>
          <w:lang w:val="en-GB"/>
        </w:rPr>
        <w:t xml:space="preserve">, </w:t>
      </w:r>
      <w:r w:rsidRPr="00697E49">
        <w:rPr>
          <w:rFonts w:cs="Times New Roman"/>
          <w:b/>
          <w:sz w:val="20"/>
          <w:szCs w:val="20"/>
          <w:lang w:val="en-GB"/>
        </w:rPr>
        <w:t>121(13)</w:t>
      </w:r>
      <w:r w:rsidRPr="00697E49">
        <w:rPr>
          <w:rFonts w:cs="Times New Roman"/>
          <w:sz w:val="20"/>
          <w:szCs w:val="20"/>
          <w:lang w:val="en-GB"/>
        </w:rPr>
        <w:t>, 8067–8082, doi:</w:t>
      </w:r>
      <w:r w:rsidR="00642F13">
        <w:fldChar w:fldCharType="begin"/>
      </w:r>
      <w:r w:rsidR="00642F13" w:rsidRPr="001D5B54">
        <w:rPr>
          <w:lang w:val="en-US"/>
          <w:rPrChange w:id="3691" w:author="Clotilde Pean" w:date="2021-06-21T14:15:00Z">
            <w:rPr/>
          </w:rPrChange>
        </w:rPr>
        <w:instrText xml:space="preserve"> HYPERLINK "https://dx.doi.org/10.1002/2015jd023841" </w:instrText>
      </w:r>
      <w:r w:rsidR="00642F13">
        <w:fldChar w:fldCharType="separate"/>
      </w:r>
      <w:r w:rsidRPr="00697E49">
        <w:rPr>
          <w:rStyle w:val="Hyperlink"/>
          <w:rFonts w:cs="Times New Roman"/>
          <w:sz w:val="20"/>
          <w:szCs w:val="20"/>
          <w:lang w:val="en-GB"/>
        </w:rPr>
        <w:t>10.1002/2015jd023841</w:t>
      </w:r>
      <w:r w:rsidR="00642F13">
        <w:rPr>
          <w:rStyle w:val="Hyperlink"/>
          <w:rFonts w:cs="Times New Roman"/>
          <w:sz w:val="20"/>
          <w:szCs w:val="20"/>
          <w:lang w:val="en-GB"/>
        </w:rPr>
        <w:fldChar w:fldCharType="end"/>
      </w:r>
      <w:r w:rsidRPr="00697E49">
        <w:rPr>
          <w:rFonts w:cs="Times New Roman"/>
          <w:sz w:val="20"/>
          <w:szCs w:val="20"/>
          <w:lang w:val="en-GB"/>
        </w:rPr>
        <w:t>.</w:t>
      </w:r>
    </w:p>
    <w:p w14:paraId="7C635258" w14:textId="5FD9A5B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Arora, V.K. et al., 2020: Carbon-concentration and carbon-climate feedbacks in CMIP6 models and their comparison to CMIP5 models.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17(16)</w:t>
      </w:r>
      <w:r w:rsidRPr="00697E49">
        <w:rPr>
          <w:rFonts w:cs="Times New Roman"/>
          <w:sz w:val="20"/>
          <w:szCs w:val="20"/>
          <w:lang w:val="en-GB"/>
        </w:rPr>
        <w:t>, 4173–4222, doi:</w:t>
      </w:r>
      <w:r w:rsidR="00642F13">
        <w:fldChar w:fldCharType="begin"/>
      </w:r>
      <w:r w:rsidR="00642F13" w:rsidRPr="001D5B54">
        <w:rPr>
          <w:lang w:val="en-US"/>
          <w:rPrChange w:id="3692" w:author="Clotilde Pean" w:date="2021-06-21T14:15:00Z">
            <w:rPr/>
          </w:rPrChange>
        </w:rPr>
        <w:instrText xml:space="preserve"> HYPERLINK "https://dx.doi.org/10.5194/bg-17-4173-2020" </w:instrText>
      </w:r>
      <w:r w:rsidR="00642F13">
        <w:fldChar w:fldCharType="separate"/>
      </w:r>
      <w:r w:rsidRPr="00697E49">
        <w:rPr>
          <w:rStyle w:val="Hyperlink"/>
          <w:rFonts w:cs="Times New Roman"/>
          <w:sz w:val="20"/>
          <w:szCs w:val="20"/>
          <w:lang w:val="en-GB"/>
        </w:rPr>
        <w:t>10.5194/bg-17-4173-2020</w:t>
      </w:r>
      <w:r w:rsidR="00642F13">
        <w:rPr>
          <w:rStyle w:val="Hyperlink"/>
          <w:rFonts w:cs="Times New Roman"/>
          <w:sz w:val="20"/>
          <w:szCs w:val="20"/>
          <w:lang w:val="en-GB"/>
        </w:rPr>
        <w:fldChar w:fldCharType="end"/>
      </w:r>
      <w:r w:rsidRPr="00697E49">
        <w:rPr>
          <w:rFonts w:cs="Times New Roman"/>
          <w:sz w:val="20"/>
          <w:szCs w:val="20"/>
          <w:lang w:val="en-GB"/>
        </w:rPr>
        <w:t>.</w:t>
      </w:r>
    </w:p>
    <w:p w14:paraId="3BB67422" w14:textId="3CE57E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Ashok, K., S.K. Behera, S.A. Rao, H. Weng, and T. Yamagata, 2007: El Niño Modoki and its possible teleconnection.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112(11)</w:t>
      </w:r>
      <w:r w:rsidRPr="00697E49">
        <w:rPr>
          <w:rFonts w:cs="Times New Roman"/>
          <w:sz w:val="20"/>
          <w:szCs w:val="20"/>
          <w:lang w:val="en-GB"/>
        </w:rPr>
        <w:t>, 1–27, doi:</w:t>
      </w:r>
      <w:r w:rsidR="00642F13">
        <w:fldChar w:fldCharType="begin"/>
      </w:r>
      <w:r w:rsidR="00642F13" w:rsidRPr="001D5B54">
        <w:rPr>
          <w:lang w:val="en-US"/>
          <w:rPrChange w:id="3693" w:author="Clotilde Pean" w:date="2021-06-21T14:15:00Z">
            <w:rPr/>
          </w:rPrChange>
        </w:rPr>
        <w:instrText xml:space="preserve"> HYPERLINK "https://dx.doi.org/10.1029/2006jc003798" </w:instrText>
      </w:r>
      <w:r w:rsidR="00642F13">
        <w:fldChar w:fldCharType="separate"/>
      </w:r>
      <w:r w:rsidRPr="00697E49">
        <w:rPr>
          <w:rStyle w:val="Hyperlink"/>
          <w:rFonts w:cs="Times New Roman"/>
          <w:sz w:val="20"/>
          <w:szCs w:val="20"/>
          <w:lang w:val="en-GB"/>
        </w:rPr>
        <w:t>10.1029/2006jc003798</w:t>
      </w:r>
      <w:r w:rsidR="00642F13">
        <w:rPr>
          <w:rStyle w:val="Hyperlink"/>
          <w:rFonts w:cs="Times New Roman"/>
          <w:sz w:val="20"/>
          <w:szCs w:val="20"/>
          <w:lang w:val="en-GB"/>
        </w:rPr>
        <w:fldChar w:fldCharType="end"/>
      </w:r>
      <w:r w:rsidRPr="00697E49">
        <w:rPr>
          <w:rFonts w:cs="Times New Roman"/>
          <w:sz w:val="20"/>
          <w:szCs w:val="20"/>
          <w:lang w:val="en-GB"/>
        </w:rPr>
        <w:t>.</w:t>
      </w:r>
    </w:p>
    <w:p w14:paraId="4B3849BF" w14:textId="1D093AC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Ault, T.R., J.E. Cole, and S. St</w:t>
      </w:r>
      <w:commentRangeStart w:id="3694"/>
      <w:r w:rsidRPr="00697E49">
        <w:rPr>
          <w:rFonts w:cs="Times New Roman"/>
          <w:sz w:val="20"/>
          <w:szCs w:val="20"/>
          <w:lang w:val="en-GB"/>
        </w:rPr>
        <w:t>.</w:t>
      </w:r>
      <w:commentRangeEnd w:id="3694"/>
      <w:r w:rsidR="00D03B22">
        <w:rPr>
          <w:rStyle w:val="CommentReference"/>
          <w:lang w:val="en-GB"/>
        </w:rPr>
        <w:commentReference w:id="3694"/>
      </w:r>
      <w:r w:rsidRPr="00697E49">
        <w:rPr>
          <w:rFonts w:cs="Times New Roman"/>
          <w:sz w:val="20"/>
          <w:szCs w:val="20"/>
          <w:lang w:val="en-GB"/>
        </w:rPr>
        <w:t xml:space="preserve"> George, 2012: The amplitude of decadal to </w:t>
      </w:r>
      <w:commentRangeStart w:id="3695"/>
      <w:r w:rsidRPr="00697E49">
        <w:rPr>
          <w:rFonts w:cs="Times New Roman"/>
          <w:sz w:val="20"/>
          <w:szCs w:val="20"/>
          <w:lang w:val="en-GB"/>
        </w:rPr>
        <w:t>multidecadal</w:t>
      </w:r>
      <w:commentRangeEnd w:id="3695"/>
      <w:r w:rsidR="00492531">
        <w:rPr>
          <w:rStyle w:val="CommentReference"/>
          <w:lang w:val="en-GB"/>
        </w:rPr>
        <w:commentReference w:id="3695"/>
      </w:r>
      <w:r w:rsidRPr="00697E49">
        <w:rPr>
          <w:rFonts w:cs="Times New Roman"/>
          <w:sz w:val="20"/>
          <w:szCs w:val="20"/>
          <w:lang w:val="en-GB"/>
        </w:rPr>
        <w:t xml:space="preserve"> variability in precipitation simulated by state-of-the-art climate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39(21)</w:t>
      </w:r>
      <w:r w:rsidRPr="00697E49">
        <w:rPr>
          <w:rFonts w:cs="Times New Roman"/>
          <w:sz w:val="20"/>
          <w:szCs w:val="20"/>
          <w:lang w:val="en-GB"/>
        </w:rPr>
        <w:t>, n/a–n/a, doi:</w:t>
      </w:r>
      <w:r w:rsidR="00642F13">
        <w:fldChar w:fldCharType="begin"/>
      </w:r>
      <w:r w:rsidR="00642F13" w:rsidRPr="001D5B54">
        <w:rPr>
          <w:lang w:val="en-US"/>
          <w:rPrChange w:id="3696" w:author="Clotilde Pean" w:date="2021-06-21T14:15:00Z">
            <w:rPr/>
          </w:rPrChange>
        </w:rPr>
        <w:instrText xml:space="preserve"> HYPERLINK "https://dx.doi.org/10.1029/2012gl053424" </w:instrText>
      </w:r>
      <w:r w:rsidR="00642F13">
        <w:fldChar w:fldCharType="separate"/>
      </w:r>
      <w:r w:rsidRPr="00697E49">
        <w:rPr>
          <w:rStyle w:val="Hyperlink"/>
          <w:rFonts w:cs="Times New Roman"/>
          <w:sz w:val="20"/>
          <w:szCs w:val="20"/>
          <w:lang w:val="en-GB"/>
        </w:rPr>
        <w:t>10.1029/2012gl053424</w:t>
      </w:r>
      <w:r w:rsidR="00642F13">
        <w:rPr>
          <w:rStyle w:val="Hyperlink"/>
          <w:rFonts w:cs="Times New Roman"/>
          <w:sz w:val="20"/>
          <w:szCs w:val="20"/>
          <w:lang w:val="en-GB"/>
        </w:rPr>
        <w:fldChar w:fldCharType="end"/>
      </w:r>
      <w:r w:rsidRPr="00697E49">
        <w:rPr>
          <w:rFonts w:cs="Times New Roman"/>
          <w:sz w:val="20"/>
          <w:szCs w:val="20"/>
          <w:lang w:val="en-GB"/>
        </w:rPr>
        <w:t>.</w:t>
      </w:r>
    </w:p>
    <w:p w14:paraId="062041E8" w14:textId="791A1C8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Ayarzagüena, B. et al., 2018: No Robust Evidence of Future Changes in Major Stratospheric Sudden Warmings: A Multi-model Assessment from CCMI. </w:t>
      </w:r>
      <w:r w:rsidRPr="00697E49">
        <w:rPr>
          <w:rFonts w:cs="Times New Roman"/>
          <w:i/>
          <w:sz w:val="20"/>
          <w:szCs w:val="20"/>
          <w:lang w:val="en-GB"/>
        </w:rPr>
        <w:t>Atmospheric Chemistry and Physics Discussions</w:t>
      </w:r>
      <w:r w:rsidRPr="00697E49">
        <w:rPr>
          <w:rFonts w:cs="Times New Roman"/>
          <w:sz w:val="20"/>
          <w:szCs w:val="20"/>
          <w:lang w:val="en-GB"/>
        </w:rPr>
        <w:t xml:space="preserve">, </w:t>
      </w:r>
      <w:r w:rsidRPr="00697E49">
        <w:rPr>
          <w:rFonts w:cs="Times New Roman"/>
          <w:b/>
          <w:sz w:val="20"/>
          <w:szCs w:val="20"/>
          <w:lang w:val="en-GB"/>
        </w:rPr>
        <w:t>2018</w:t>
      </w:r>
      <w:r w:rsidRPr="00697E49">
        <w:rPr>
          <w:rFonts w:cs="Times New Roman"/>
          <w:sz w:val="20"/>
          <w:szCs w:val="20"/>
          <w:lang w:val="en-GB"/>
        </w:rPr>
        <w:t>, 1–17, doi:</w:t>
      </w:r>
      <w:r w:rsidR="00642F13">
        <w:fldChar w:fldCharType="begin"/>
      </w:r>
      <w:r w:rsidR="00642F13" w:rsidRPr="001D5B54">
        <w:rPr>
          <w:lang w:val="en-US"/>
          <w:rPrChange w:id="3697" w:author="Clotilde Pean" w:date="2021-06-21T14:15:00Z">
            <w:rPr/>
          </w:rPrChange>
        </w:rPr>
        <w:instrText xml:space="preserve"> HYPERLINK "https://dx.doi.org/10.5194/acp-2018-296" </w:instrText>
      </w:r>
      <w:r w:rsidR="00642F13">
        <w:fldChar w:fldCharType="separate"/>
      </w:r>
      <w:r w:rsidRPr="00697E49">
        <w:rPr>
          <w:rStyle w:val="Hyperlink"/>
          <w:rFonts w:cs="Times New Roman"/>
          <w:sz w:val="20"/>
          <w:szCs w:val="20"/>
          <w:lang w:val="en-GB"/>
        </w:rPr>
        <w:t>10.5194/acp-2018-296</w:t>
      </w:r>
      <w:r w:rsidR="00642F13">
        <w:rPr>
          <w:rStyle w:val="Hyperlink"/>
          <w:rFonts w:cs="Times New Roman"/>
          <w:sz w:val="20"/>
          <w:szCs w:val="20"/>
          <w:lang w:val="en-GB"/>
        </w:rPr>
        <w:fldChar w:fldCharType="end"/>
      </w:r>
      <w:r w:rsidRPr="00697E49">
        <w:rPr>
          <w:rFonts w:cs="Times New Roman"/>
          <w:sz w:val="20"/>
          <w:szCs w:val="20"/>
          <w:lang w:val="en-GB"/>
        </w:rPr>
        <w:t>.</w:t>
      </w:r>
    </w:p>
    <w:p w14:paraId="79C62842" w14:textId="5E89C2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Ayash, T., S. Gong, and C.Q. Jia, 2008: Direct and Indirect Shortwave Radiative Effects of Sea Salt Aerosols.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21(13)</w:t>
      </w:r>
      <w:r w:rsidRPr="00697E49">
        <w:rPr>
          <w:rFonts w:cs="Times New Roman"/>
          <w:sz w:val="20"/>
          <w:szCs w:val="20"/>
          <w:lang w:val="en-GB"/>
        </w:rPr>
        <w:t>, 3207–3220, doi:</w:t>
      </w:r>
      <w:r w:rsidR="00642F13">
        <w:fldChar w:fldCharType="begin"/>
      </w:r>
      <w:r w:rsidR="00642F13" w:rsidRPr="001D5B54">
        <w:rPr>
          <w:lang w:val="en-US"/>
          <w:rPrChange w:id="3698" w:author="Clotilde Pean" w:date="2021-06-21T14:15:00Z">
            <w:rPr/>
          </w:rPrChange>
        </w:rPr>
        <w:instrText xml:space="preserve"> HYPERLINK "https://dx.doi.org/10.1175/2007jcli2063.1" </w:instrText>
      </w:r>
      <w:r w:rsidR="00642F13">
        <w:fldChar w:fldCharType="separate"/>
      </w:r>
      <w:r w:rsidRPr="00697E49">
        <w:rPr>
          <w:rStyle w:val="Hyperlink"/>
          <w:rFonts w:cs="Times New Roman"/>
          <w:sz w:val="20"/>
          <w:szCs w:val="20"/>
          <w:lang w:val="en-GB"/>
        </w:rPr>
        <w:t>10.1175/2007jcli2063.1</w:t>
      </w:r>
      <w:r w:rsidR="00642F13">
        <w:rPr>
          <w:rStyle w:val="Hyperlink"/>
          <w:rFonts w:cs="Times New Roman"/>
          <w:sz w:val="20"/>
          <w:szCs w:val="20"/>
          <w:lang w:val="en-GB"/>
        </w:rPr>
        <w:fldChar w:fldCharType="end"/>
      </w:r>
      <w:r w:rsidRPr="00697E49">
        <w:rPr>
          <w:rFonts w:cs="Times New Roman"/>
          <w:sz w:val="20"/>
          <w:szCs w:val="20"/>
          <w:lang w:val="en-GB"/>
        </w:rPr>
        <w:t>.</w:t>
      </w:r>
    </w:p>
    <w:p w14:paraId="65F554CC" w14:textId="57AD0CE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Ayers, J.M. and M.S. Lozier, 2012: Unraveling dynamical controls on the North Pacific carbon sink.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117(C1)</w:t>
      </w:r>
      <w:r w:rsidRPr="00697E49">
        <w:rPr>
          <w:rFonts w:cs="Times New Roman"/>
          <w:sz w:val="20"/>
          <w:szCs w:val="20"/>
          <w:lang w:val="en-GB"/>
        </w:rPr>
        <w:t>, doi:</w:t>
      </w:r>
      <w:r w:rsidR="00642F13">
        <w:fldChar w:fldCharType="begin"/>
      </w:r>
      <w:r w:rsidR="00642F13" w:rsidRPr="001D5B54">
        <w:rPr>
          <w:lang w:val="en-US"/>
          <w:rPrChange w:id="3699" w:author="Clotilde Pean" w:date="2021-06-21T14:15:00Z">
            <w:rPr/>
          </w:rPrChange>
        </w:rPr>
        <w:instrText xml:space="preserve"> HYPERLINK "https://dx.doi.org/10.1029/2011jc007368" </w:instrText>
      </w:r>
      <w:r w:rsidR="00642F13">
        <w:fldChar w:fldCharType="separate"/>
      </w:r>
      <w:r w:rsidRPr="00697E49">
        <w:rPr>
          <w:rStyle w:val="Hyperlink"/>
          <w:rFonts w:cs="Times New Roman"/>
          <w:sz w:val="20"/>
          <w:szCs w:val="20"/>
          <w:lang w:val="en-GB"/>
        </w:rPr>
        <w:t>10.1029/2011jc007368</w:t>
      </w:r>
      <w:r w:rsidR="00642F13">
        <w:rPr>
          <w:rStyle w:val="Hyperlink"/>
          <w:rFonts w:cs="Times New Roman"/>
          <w:sz w:val="20"/>
          <w:szCs w:val="20"/>
          <w:lang w:val="en-GB"/>
        </w:rPr>
        <w:fldChar w:fldCharType="end"/>
      </w:r>
      <w:r w:rsidRPr="00697E49">
        <w:rPr>
          <w:rFonts w:cs="Times New Roman"/>
          <w:sz w:val="20"/>
          <w:szCs w:val="20"/>
          <w:lang w:val="en-GB"/>
        </w:rPr>
        <w:t>.</w:t>
      </w:r>
    </w:p>
    <w:p w14:paraId="24D52C66" w14:textId="7AF87BE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Baccini, A. et al., 2017: Tropical forests are a net carbon source based on aboveground measurements of gain and loss.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358(6360)</w:t>
      </w:r>
      <w:r w:rsidRPr="00697E49">
        <w:rPr>
          <w:rFonts w:cs="Times New Roman"/>
          <w:sz w:val="20"/>
          <w:szCs w:val="20"/>
          <w:lang w:val="en-GB"/>
        </w:rPr>
        <w:t>, doi:</w:t>
      </w:r>
      <w:r w:rsidR="00642F13">
        <w:fldChar w:fldCharType="begin"/>
      </w:r>
      <w:r w:rsidR="00642F13" w:rsidRPr="001D5B54">
        <w:rPr>
          <w:lang w:val="en-US"/>
          <w:rPrChange w:id="3700" w:author="Clotilde Pean" w:date="2021-06-21T14:15:00Z">
            <w:rPr/>
          </w:rPrChange>
        </w:rPr>
        <w:instrText xml:space="preserve"> HYPERLINK "https://dx.doi.org/10.1126/science.aam5962" </w:instrText>
      </w:r>
      <w:r w:rsidR="00642F13">
        <w:fldChar w:fldCharType="separate"/>
      </w:r>
      <w:r w:rsidRPr="00697E49">
        <w:rPr>
          <w:rStyle w:val="Hyperlink"/>
          <w:rFonts w:cs="Times New Roman"/>
          <w:sz w:val="20"/>
          <w:szCs w:val="20"/>
          <w:lang w:val="en-GB"/>
        </w:rPr>
        <w:t>10.1126/science.aam5962</w:t>
      </w:r>
      <w:r w:rsidR="00642F13">
        <w:rPr>
          <w:rStyle w:val="Hyperlink"/>
          <w:rFonts w:cs="Times New Roman"/>
          <w:sz w:val="20"/>
          <w:szCs w:val="20"/>
          <w:lang w:val="en-GB"/>
        </w:rPr>
        <w:fldChar w:fldCharType="end"/>
      </w:r>
      <w:r w:rsidRPr="00697E49">
        <w:rPr>
          <w:rFonts w:cs="Times New Roman"/>
          <w:sz w:val="20"/>
          <w:szCs w:val="20"/>
          <w:lang w:val="en-GB"/>
        </w:rPr>
        <w:t>.</w:t>
      </w:r>
    </w:p>
    <w:p w14:paraId="29B5CDD2" w14:textId="5F895A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Baker, H.S., T. Woollings, and C. Mbengue, 2017: Eddy-Driven Jet Sensitivity to Diabatic Heating in an Idealized GCM.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30(16)</w:t>
      </w:r>
      <w:r w:rsidRPr="00697E49">
        <w:rPr>
          <w:rFonts w:cs="Times New Roman"/>
          <w:sz w:val="20"/>
          <w:szCs w:val="20"/>
          <w:lang w:val="en-GB"/>
        </w:rPr>
        <w:t>, 6413–6431, doi:</w:t>
      </w:r>
      <w:r w:rsidR="00642F13">
        <w:fldChar w:fldCharType="begin"/>
      </w:r>
      <w:r w:rsidR="00642F13" w:rsidRPr="001D5B54">
        <w:rPr>
          <w:lang w:val="en-US"/>
          <w:rPrChange w:id="3701" w:author="Clotilde Pean" w:date="2021-06-21T14:15:00Z">
            <w:rPr/>
          </w:rPrChange>
        </w:rPr>
        <w:instrText xml:space="preserve"> HYPERLINK "https://dx.doi.org/10.1175/jcli-d-16-0864.1" </w:instrText>
      </w:r>
      <w:r w:rsidR="00642F13">
        <w:fldChar w:fldCharType="separate"/>
      </w:r>
      <w:r w:rsidRPr="00697E49">
        <w:rPr>
          <w:rStyle w:val="Hyperlink"/>
          <w:rFonts w:cs="Times New Roman"/>
          <w:sz w:val="20"/>
          <w:szCs w:val="20"/>
          <w:lang w:val="en-GB"/>
        </w:rPr>
        <w:t>10.1175/jcli-d-16-0864.1</w:t>
      </w:r>
      <w:r w:rsidR="00642F13">
        <w:rPr>
          <w:rStyle w:val="Hyperlink"/>
          <w:rFonts w:cs="Times New Roman"/>
          <w:sz w:val="20"/>
          <w:szCs w:val="20"/>
          <w:lang w:val="en-GB"/>
        </w:rPr>
        <w:fldChar w:fldCharType="end"/>
      </w:r>
      <w:r w:rsidRPr="00697E49">
        <w:rPr>
          <w:rFonts w:cs="Times New Roman"/>
          <w:sz w:val="20"/>
          <w:szCs w:val="20"/>
          <w:lang w:val="en-GB"/>
        </w:rPr>
        <w:t>.</w:t>
      </w:r>
    </w:p>
    <w:p w14:paraId="3365D403" w14:textId="2894D88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Baker, H.S., T. Woollings, C.E. Forest, and M.R. Allen, 2019: The Linear Sensitivity of the North Atlantic Oscillation and Eddy-Driven Jet to SSTs.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32(19)</w:t>
      </w:r>
      <w:r w:rsidRPr="00697E49">
        <w:rPr>
          <w:rFonts w:cs="Times New Roman"/>
          <w:sz w:val="20"/>
          <w:szCs w:val="20"/>
          <w:lang w:val="en-GB"/>
        </w:rPr>
        <w:t>, 6491–6511, doi:</w:t>
      </w:r>
      <w:r w:rsidR="00642F13">
        <w:fldChar w:fldCharType="begin"/>
      </w:r>
      <w:r w:rsidR="00642F13" w:rsidRPr="001D5B54">
        <w:rPr>
          <w:lang w:val="en-US"/>
          <w:rPrChange w:id="3702" w:author="Clotilde Pean" w:date="2021-06-21T14:15:00Z">
            <w:rPr/>
          </w:rPrChange>
        </w:rPr>
        <w:instrText xml:space="preserve"> HYPERLINK "https://dx.doi.org/10.1175/jcli-d-19-0038.1" </w:instrText>
      </w:r>
      <w:r w:rsidR="00642F13">
        <w:fldChar w:fldCharType="separate"/>
      </w:r>
      <w:r w:rsidRPr="00697E49">
        <w:rPr>
          <w:rStyle w:val="Hyperlink"/>
          <w:rFonts w:cs="Times New Roman"/>
          <w:sz w:val="20"/>
          <w:szCs w:val="20"/>
          <w:lang w:val="en-GB"/>
        </w:rPr>
        <w:t>10.1175/jcli-d-19-0038.1</w:t>
      </w:r>
      <w:r w:rsidR="00642F13">
        <w:rPr>
          <w:rStyle w:val="Hyperlink"/>
          <w:rFonts w:cs="Times New Roman"/>
          <w:sz w:val="20"/>
          <w:szCs w:val="20"/>
          <w:lang w:val="en-GB"/>
        </w:rPr>
        <w:fldChar w:fldCharType="end"/>
      </w:r>
      <w:r w:rsidRPr="00697E49">
        <w:rPr>
          <w:rFonts w:cs="Times New Roman"/>
          <w:sz w:val="20"/>
          <w:szCs w:val="20"/>
          <w:lang w:val="en-GB"/>
        </w:rPr>
        <w:t>.</w:t>
      </w:r>
    </w:p>
    <w:p w14:paraId="71432268" w14:textId="3DBB14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Balaguru, K., G.R. Foltz, L.R. Leung, and K.A. Emanuel, 2016: Global warming-induced upper-ocean freshening and the intensification of super typhoons.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doi:</w:t>
      </w:r>
      <w:r w:rsidR="00642F13">
        <w:fldChar w:fldCharType="begin"/>
      </w:r>
      <w:r w:rsidR="00642F13" w:rsidRPr="001D5B54">
        <w:rPr>
          <w:lang w:val="en-US"/>
          <w:rPrChange w:id="3703" w:author="Clotilde Pean" w:date="2021-06-21T14:15:00Z">
            <w:rPr/>
          </w:rPrChange>
        </w:rPr>
        <w:instrText xml:space="preserve"> HYPERLINK "https://dx.doi.org/10.1038/ncomms13670" </w:instrText>
      </w:r>
      <w:r w:rsidR="00642F13">
        <w:fldChar w:fldCharType="separate"/>
      </w:r>
      <w:r w:rsidRPr="00697E49">
        <w:rPr>
          <w:rStyle w:val="Hyperlink"/>
          <w:rFonts w:cs="Times New Roman"/>
          <w:sz w:val="20"/>
          <w:szCs w:val="20"/>
          <w:lang w:val="en-GB"/>
        </w:rPr>
        <w:t>10.1038/ncomms13670</w:t>
      </w:r>
      <w:r w:rsidR="00642F13">
        <w:rPr>
          <w:rStyle w:val="Hyperlink"/>
          <w:rFonts w:cs="Times New Roman"/>
          <w:sz w:val="20"/>
          <w:szCs w:val="20"/>
          <w:lang w:val="en-GB"/>
        </w:rPr>
        <w:fldChar w:fldCharType="end"/>
      </w:r>
      <w:r w:rsidRPr="00697E49">
        <w:rPr>
          <w:rFonts w:cs="Times New Roman"/>
          <w:sz w:val="20"/>
          <w:szCs w:val="20"/>
          <w:lang w:val="en-GB"/>
        </w:rPr>
        <w:t>.</w:t>
      </w:r>
    </w:p>
    <w:p w14:paraId="4D0A9653" w14:textId="7AE735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Balaguru, K. et al., 2012: Ocean barrier layers’ effect on tropical cyclone intensification.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109(36)</w:t>
      </w:r>
      <w:r w:rsidRPr="00697E49">
        <w:rPr>
          <w:rFonts w:cs="Times New Roman"/>
          <w:sz w:val="20"/>
          <w:szCs w:val="20"/>
          <w:lang w:val="en-GB"/>
        </w:rPr>
        <w:t>, 14343–14347, doi:</w:t>
      </w:r>
      <w:r w:rsidR="00642F13">
        <w:fldChar w:fldCharType="begin"/>
      </w:r>
      <w:r w:rsidR="00642F13" w:rsidRPr="001D5B54">
        <w:rPr>
          <w:lang w:val="en-US"/>
          <w:rPrChange w:id="3704" w:author="Clotilde Pean" w:date="2021-06-21T14:15:00Z">
            <w:rPr/>
          </w:rPrChange>
        </w:rPr>
        <w:instrText xml:space="preserve"> HYPERLINK "https://dx.doi.org/10.1073/pnas.1201364109" </w:instrText>
      </w:r>
      <w:r w:rsidR="00642F13">
        <w:fldChar w:fldCharType="separate"/>
      </w:r>
      <w:r w:rsidRPr="00697E49">
        <w:rPr>
          <w:rStyle w:val="Hyperlink"/>
          <w:rFonts w:cs="Times New Roman"/>
          <w:sz w:val="20"/>
          <w:szCs w:val="20"/>
          <w:lang w:val="en-GB"/>
        </w:rPr>
        <w:t>10.1073/pnas.1201364109</w:t>
      </w:r>
      <w:r w:rsidR="00642F13">
        <w:rPr>
          <w:rStyle w:val="Hyperlink"/>
          <w:rFonts w:cs="Times New Roman"/>
          <w:sz w:val="20"/>
          <w:szCs w:val="20"/>
          <w:lang w:val="en-GB"/>
        </w:rPr>
        <w:fldChar w:fldCharType="end"/>
      </w:r>
      <w:r w:rsidRPr="00697E49">
        <w:rPr>
          <w:rFonts w:cs="Times New Roman"/>
          <w:sz w:val="20"/>
          <w:szCs w:val="20"/>
          <w:lang w:val="en-GB"/>
        </w:rPr>
        <w:t>.</w:t>
      </w:r>
    </w:p>
    <w:p w14:paraId="130AAAA5" w14:textId="250BEC3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Baldwin, M.P. et al., 2021: Sudden Stratospheric Warmings. </w:t>
      </w:r>
      <w:r w:rsidRPr="00697E49">
        <w:rPr>
          <w:rFonts w:cs="Times New Roman"/>
          <w:i/>
          <w:sz w:val="20"/>
          <w:szCs w:val="20"/>
          <w:lang w:val="en-GB"/>
        </w:rPr>
        <w:t>Reviews of Geophysics</w:t>
      </w:r>
      <w:r w:rsidRPr="00697E49">
        <w:rPr>
          <w:rFonts w:cs="Times New Roman"/>
          <w:sz w:val="20"/>
          <w:szCs w:val="20"/>
          <w:lang w:val="en-GB"/>
        </w:rPr>
        <w:t xml:space="preserve">, </w:t>
      </w:r>
      <w:r w:rsidRPr="00697E49">
        <w:rPr>
          <w:rFonts w:cs="Times New Roman"/>
          <w:b/>
          <w:sz w:val="20"/>
          <w:szCs w:val="20"/>
          <w:lang w:val="en-GB"/>
        </w:rPr>
        <w:t>59(1)</w:t>
      </w:r>
      <w:r w:rsidRPr="00697E49">
        <w:rPr>
          <w:rFonts w:cs="Times New Roman"/>
          <w:sz w:val="20"/>
          <w:szCs w:val="20"/>
          <w:lang w:val="en-GB"/>
        </w:rPr>
        <w:t>, e2020RG000708, doi:</w:t>
      </w:r>
      <w:r w:rsidR="00642F13">
        <w:fldChar w:fldCharType="begin"/>
      </w:r>
      <w:r w:rsidR="00642F13" w:rsidRPr="001D5B54">
        <w:rPr>
          <w:lang w:val="en-US"/>
          <w:rPrChange w:id="3705" w:author="Clotilde Pean" w:date="2021-06-21T14:15:00Z">
            <w:rPr/>
          </w:rPrChange>
        </w:rPr>
        <w:instrText xml:space="preserve"> HYPERLINK "https://dx.doi.org/10.1029/2020rg000708" </w:instrText>
      </w:r>
      <w:r w:rsidR="00642F13">
        <w:fldChar w:fldCharType="separate"/>
      </w:r>
      <w:r w:rsidRPr="00697E49">
        <w:rPr>
          <w:rStyle w:val="Hyperlink"/>
          <w:rFonts w:cs="Times New Roman"/>
          <w:sz w:val="20"/>
          <w:szCs w:val="20"/>
          <w:lang w:val="en-GB"/>
        </w:rPr>
        <w:t>10.1029/2020rg000708</w:t>
      </w:r>
      <w:r w:rsidR="00642F13">
        <w:rPr>
          <w:rStyle w:val="Hyperlink"/>
          <w:rFonts w:cs="Times New Roman"/>
          <w:sz w:val="20"/>
          <w:szCs w:val="20"/>
          <w:lang w:val="en-GB"/>
        </w:rPr>
        <w:fldChar w:fldCharType="end"/>
      </w:r>
      <w:r w:rsidRPr="00697E49">
        <w:rPr>
          <w:rFonts w:cs="Times New Roman"/>
          <w:sz w:val="20"/>
          <w:szCs w:val="20"/>
          <w:lang w:val="en-GB"/>
        </w:rPr>
        <w:t>.</w:t>
      </w:r>
    </w:p>
    <w:p w14:paraId="55712157" w14:textId="36F81D1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Balmaseda, M.A., K.E. Trenberth, and E. Källén, 2013: Distinctive climate signals in reanalysis of global ocean heat content.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40(9)</w:t>
      </w:r>
      <w:r w:rsidRPr="00697E49">
        <w:rPr>
          <w:rFonts w:cs="Times New Roman"/>
          <w:sz w:val="20"/>
          <w:szCs w:val="20"/>
          <w:lang w:val="en-GB"/>
        </w:rPr>
        <w:t>, 1754–1759, doi:</w:t>
      </w:r>
      <w:r w:rsidR="00642F13">
        <w:fldChar w:fldCharType="begin"/>
      </w:r>
      <w:r w:rsidR="00642F13" w:rsidRPr="001D5B54">
        <w:rPr>
          <w:lang w:val="en-US"/>
          <w:rPrChange w:id="3706" w:author="Clotilde Pean" w:date="2021-06-21T14:15:00Z">
            <w:rPr/>
          </w:rPrChange>
        </w:rPr>
        <w:instrText xml:space="preserve"> HYPERLINK "https://dx.doi.org/10.1002/grl.50382" </w:instrText>
      </w:r>
      <w:r w:rsidR="00642F13">
        <w:fldChar w:fldCharType="separate"/>
      </w:r>
      <w:r w:rsidRPr="00697E49">
        <w:rPr>
          <w:rStyle w:val="Hyperlink"/>
          <w:rFonts w:cs="Times New Roman"/>
          <w:sz w:val="20"/>
          <w:szCs w:val="20"/>
          <w:lang w:val="en-GB"/>
        </w:rPr>
        <w:t>10.1002/grl.50382</w:t>
      </w:r>
      <w:r w:rsidR="00642F13">
        <w:rPr>
          <w:rStyle w:val="Hyperlink"/>
          <w:rFonts w:cs="Times New Roman"/>
          <w:sz w:val="20"/>
          <w:szCs w:val="20"/>
          <w:lang w:val="en-GB"/>
        </w:rPr>
        <w:fldChar w:fldCharType="end"/>
      </w:r>
      <w:r w:rsidRPr="00697E49">
        <w:rPr>
          <w:rFonts w:cs="Times New Roman"/>
          <w:sz w:val="20"/>
          <w:szCs w:val="20"/>
          <w:lang w:val="en-GB"/>
        </w:rPr>
        <w:t>.</w:t>
      </w:r>
    </w:p>
    <w:p w14:paraId="6781B96D" w14:textId="22FE75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Bamber, J.L., R.M. Westaway, B. Marzeion, and B. Wouters, 2018: The land ice contribution to sea level during the satellite era.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13(6)</w:t>
      </w:r>
      <w:r w:rsidRPr="00697E49">
        <w:rPr>
          <w:rFonts w:cs="Times New Roman"/>
          <w:sz w:val="20"/>
          <w:szCs w:val="20"/>
          <w:lang w:val="en-GB"/>
        </w:rPr>
        <w:t>, doi:</w:t>
      </w:r>
      <w:r w:rsidR="00642F13">
        <w:fldChar w:fldCharType="begin"/>
      </w:r>
      <w:r w:rsidR="00642F13" w:rsidRPr="001D5B54">
        <w:rPr>
          <w:lang w:val="en-US"/>
          <w:rPrChange w:id="3707" w:author="Clotilde Pean" w:date="2021-06-21T14:15:00Z">
            <w:rPr/>
          </w:rPrChange>
        </w:rPr>
        <w:instrText xml:space="preserve"> HYPERLINK "https://dx.doi.org/10.1088/1748-9326/aac2f0" </w:instrText>
      </w:r>
      <w:r w:rsidR="00642F13">
        <w:fldChar w:fldCharType="separate"/>
      </w:r>
      <w:r w:rsidRPr="00697E49">
        <w:rPr>
          <w:rStyle w:val="Hyperlink"/>
          <w:rFonts w:cs="Times New Roman"/>
          <w:sz w:val="20"/>
          <w:szCs w:val="20"/>
          <w:lang w:val="en-GB"/>
        </w:rPr>
        <w:t>10.1088/1748-9326/aac2f0</w:t>
      </w:r>
      <w:r w:rsidR="00642F13">
        <w:rPr>
          <w:rStyle w:val="Hyperlink"/>
          <w:rFonts w:cs="Times New Roman"/>
          <w:sz w:val="20"/>
          <w:szCs w:val="20"/>
          <w:lang w:val="en-GB"/>
        </w:rPr>
        <w:fldChar w:fldCharType="end"/>
      </w:r>
      <w:r w:rsidRPr="00697E49">
        <w:rPr>
          <w:rFonts w:cs="Times New Roman"/>
          <w:sz w:val="20"/>
          <w:szCs w:val="20"/>
          <w:lang w:val="en-GB"/>
        </w:rPr>
        <w:t>.</w:t>
      </w:r>
    </w:p>
    <w:p w14:paraId="16EFEE26" w14:textId="0B08115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Bamber, J.L., M. Oppenheimer, R.E. Kopp, W.P. Aspinall, and R.M. Cooke, 2019: Ice sheet contributions to future sea-level rise from structured expert judgment.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doi:</w:t>
      </w:r>
      <w:r w:rsidR="00642F13">
        <w:fldChar w:fldCharType="begin"/>
      </w:r>
      <w:r w:rsidR="00642F13" w:rsidRPr="001D5B54">
        <w:rPr>
          <w:lang w:val="en-US"/>
          <w:rPrChange w:id="3708" w:author="Clotilde Pean" w:date="2021-06-21T14:15:00Z">
            <w:rPr/>
          </w:rPrChange>
        </w:rPr>
        <w:instrText xml:space="preserve"> HYPERLINK "https://dx.doi.org/10.1073/pnas.1817205116" </w:instrText>
      </w:r>
      <w:r w:rsidR="00642F13">
        <w:fldChar w:fldCharType="separate"/>
      </w:r>
      <w:r w:rsidRPr="00697E49">
        <w:rPr>
          <w:rStyle w:val="Hyperlink"/>
          <w:rFonts w:cs="Times New Roman"/>
          <w:sz w:val="20"/>
          <w:szCs w:val="20"/>
          <w:lang w:val="en-GB"/>
        </w:rPr>
        <w:t>10.1073/pnas.1817205116</w:t>
      </w:r>
      <w:r w:rsidR="00642F13">
        <w:rPr>
          <w:rStyle w:val="Hyperlink"/>
          <w:rFonts w:cs="Times New Roman"/>
          <w:sz w:val="20"/>
          <w:szCs w:val="20"/>
          <w:lang w:val="en-GB"/>
        </w:rPr>
        <w:fldChar w:fldCharType="end"/>
      </w:r>
      <w:r w:rsidRPr="00697E49">
        <w:rPr>
          <w:rFonts w:cs="Times New Roman"/>
          <w:sz w:val="20"/>
          <w:szCs w:val="20"/>
          <w:lang w:val="en-GB"/>
        </w:rPr>
        <w:t>.</w:t>
      </w:r>
    </w:p>
    <w:p w14:paraId="4F8D7904" w14:textId="16A591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Banerjee, A., J.C. Fyfe, L.M. Polvani, D. Waugh, and K.-L. Chang, 2020: A pause in Southern Hemisphere circulation trends due to the Montreal Protocol.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579(7800)</w:t>
      </w:r>
      <w:r w:rsidRPr="00697E49">
        <w:rPr>
          <w:rFonts w:cs="Times New Roman"/>
          <w:sz w:val="20"/>
          <w:szCs w:val="20"/>
          <w:lang w:val="en-GB"/>
        </w:rPr>
        <w:t>, 544–548, doi:</w:t>
      </w:r>
      <w:r w:rsidR="00642F13">
        <w:fldChar w:fldCharType="begin"/>
      </w:r>
      <w:r w:rsidR="00642F13" w:rsidRPr="001D5B54">
        <w:rPr>
          <w:lang w:val="en-US"/>
          <w:rPrChange w:id="3709" w:author="Clotilde Pean" w:date="2021-06-21T14:15:00Z">
            <w:rPr/>
          </w:rPrChange>
        </w:rPr>
        <w:instrText xml:space="preserve"> HYPERLINK "https://dx.doi.org/10.1038/s41586-020-2120-4" </w:instrText>
      </w:r>
      <w:r w:rsidR="00642F13">
        <w:fldChar w:fldCharType="separate"/>
      </w:r>
      <w:r w:rsidRPr="00697E49">
        <w:rPr>
          <w:rStyle w:val="Hyperlink"/>
          <w:rFonts w:cs="Times New Roman"/>
          <w:sz w:val="20"/>
          <w:szCs w:val="20"/>
          <w:lang w:val="en-GB"/>
        </w:rPr>
        <w:t>10.1038/s41586-020-2120-4</w:t>
      </w:r>
      <w:r w:rsidR="00642F13">
        <w:rPr>
          <w:rStyle w:val="Hyperlink"/>
          <w:rFonts w:cs="Times New Roman"/>
          <w:sz w:val="20"/>
          <w:szCs w:val="20"/>
          <w:lang w:val="en-GB"/>
        </w:rPr>
        <w:fldChar w:fldCharType="end"/>
      </w:r>
      <w:r w:rsidRPr="00697E49">
        <w:rPr>
          <w:rFonts w:cs="Times New Roman"/>
          <w:sz w:val="20"/>
          <w:szCs w:val="20"/>
          <w:lang w:val="en-GB"/>
        </w:rPr>
        <w:t>.</w:t>
      </w:r>
    </w:p>
    <w:p w14:paraId="68CD144D" w14:textId="2C1E944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Barichivich, J. et al., 2013: Large-scale variations in the vegetation growing season and annual cycle of atmospheric CO2 at high northern latitudes from 1950 to 2011.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19(10)</w:t>
      </w:r>
      <w:r w:rsidRPr="00697E49">
        <w:rPr>
          <w:rFonts w:cs="Times New Roman"/>
          <w:sz w:val="20"/>
          <w:szCs w:val="20"/>
          <w:lang w:val="en-GB"/>
        </w:rPr>
        <w:t>, 3167–3183, doi:</w:t>
      </w:r>
      <w:r w:rsidR="00642F13">
        <w:fldChar w:fldCharType="begin"/>
      </w:r>
      <w:r w:rsidR="00642F13" w:rsidRPr="001D5B54">
        <w:rPr>
          <w:lang w:val="en-US"/>
          <w:rPrChange w:id="3710" w:author="Clotilde Pean" w:date="2021-06-21T14:15:00Z">
            <w:rPr/>
          </w:rPrChange>
        </w:rPr>
        <w:instrText xml:space="preserve"> HYPERLINK "https://dx.doi.org/10.1111/gcb.12283" </w:instrText>
      </w:r>
      <w:r w:rsidR="00642F13">
        <w:fldChar w:fldCharType="separate"/>
      </w:r>
      <w:r w:rsidRPr="00697E49">
        <w:rPr>
          <w:rStyle w:val="Hyperlink"/>
          <w:rFonts w:cs="Times New Roman"/>
          <w:sz w:val="20"/>
          <w:szCs w:val="20"/>
          <w:lang w:val="en-GB"/>
        </w:rPr>
        <w:t>10.1111/gcb.12283</w:t>
      </w:r>
      <w:r w:rsidR="00642F13">
        <w:rPr>
          <w:rStyle w:val="Hyperlink"/>
          <w:rFonts w:cs="Times New Roman"/>
          <w:sz w:val="20"/>
          <w:szCs w:val="20"/>
          <w:lang w:val="en-GB"/>
        </w:rPr>
        <w:fldChar w:fldCharType="end"/>
      </w:r>
      <w:r w:rsidRPr="00697E49">
        <w:rPr>
          <w:rFonts w:cs="Times New Roman"/>
          <w:sz w:val="20"/>
          <w:szCs w:val="20"/>
          <w:lang w:val="en-GB"/>
        </w:rPr>
        <w:t>.</w:t>
      </w:r>
    </w:p>
    <w:p w14:paraId="2C2A255B" w14:textId="2432353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Barthel, A. et al., 2020: CMIP5 model selection for ISMIP6 ice sheet model forcing: Greenland and Antarctica. </w:t>
      </w:r>
      <w:r w:rsidRPr="00697E49">
        <w:rPr>
          <w:rFonts w:cs="Times New Roman"/>
          <w:i/>
          <w:sz w:val="20"/>
          <w:szCs w:val="20"/>
          <w:lang w:val="en-GB"/>
        </w:rPr>
        <w:t>Cryosphere</w:t>
      </w:r>
      <w:r w:rsidRPr="00697E49">
        <w:rPr>
          <w:rFonts w:cs="Times New Roman"/>
          <w:sz w:val="20"/>
          <w:szCs w:val="20"/>
          <w:lang w:val="en-GB"/>
        </w:rPr>
        <w:t>, doi:</w:t>
      </w:r>
      <w:r w:rsidR="00642F13">
        <w:fldChar w:fldCharType="begin"/>
      </w:r>
      <w:r w:rsidR="00642F13" w:rsidRPr="001D5B54">
        <w:rPr>
          <w:lang w:val="en-US"/>
          <w:rPrChange w:id="3711" w:author="Clotilde Pean" w:date="2021-06-21T14:15:00Z">
            <w:rPr/>
          </w:rPrChange>
        </w:rPr>
        <w:instrText xml:space="preserve"> HYPERLINK "https://dx.doi.org/10.5194/tc-14-855-2020" </w:instrText>
      </w:r>
      <w:r w:rsidR="00642F13">
        <w:fldChar w:fldCharType="separate"/>
      </w:r>
      <w:r w:rsidRPr="00697E49">
        <w:rPr>
          <w:rStyle w:val="Hyperlink"/>
          <w:rFonts w:cs="Times New Roman"/>
          <w:sz w:val="20"/>
          <w:szCs w:val="20"/>
          <w:lang w:val="en-GB"/>
        </w:rPr>
        <w:t>10.5194/tc-14-855-2020</w:t>
      </w:r>
      <w:r w:rsidR="00642F13">
        <w:rPr>
          <w:rStyle w:val="Hyperlink"/>
          <w:rFonts w:cs="Times New Roman"/>
          <w:sz w:val="20"/>
          <w:szCs w:val="20"/>
          <w:lang w:val="en-GB"/>
        </w:rPr>
        <w:fldChar w:fldCharType="end"/>
      </w:r>
      <w:r w:rsidRPr="00697E49">
        <w:rPr>
          <w:rFonts w:cs="Times New Roman"/>
          <w:sz w:val="20"/>
          <w:szCs w:val="20"/>
          <w:lang w:val="en-GB"/>
        </w:rPr>
        <w:t>.</w:t>
      </w:r>
    </w:p>
    <w:p w14:paraId="352F9555" w14:textId="6A28F5F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Bartlein, P.J., S.P. Harrison, and K. Izumi, 2017: Underlying causes of Eurasian midcontinental aridity in simulations of mid-Holocene climate. </w:t>
      </w:r>
      <w:r w:rsidRPr="00697E49">
        <w:rPr>
          <w:rFonts w:cs="Times New Roman"/>
          <w:i/>
          <w:sz w:val="20"/>
          <w:szCs w:val="20"/>
          <w:lang w:val="en-GB"/>
        </w:rPr>
        <w:t>Geophys. Res. Lett.</w:t>
      </w:r>
      <w:r w:rsidRPr="00697E49">
        <w:rPr>
          <w:rFonts w:cs="Times New Roman"/>
          <w:sz w:val="20"/>
          <w:szCs w:val="20"/>
          <w:lang w:val="en-GB"/>
        </w:rPr>
        <w:t xml:space="preserve">, </w:t>
      </w:r>
      <w:r w:rsidRPr="00697E49">
        <w:rPr>
          <w:rFonts w:cs="Times New Roman"/>
          <w:b/>
          <w:sz w:val="20"/>
          <w:szCs w:val="20"/>
          <w:lang w:val="en-GB"/>
        </w:rPr>
        <w:t>44(17)</w:t>
      </w:r>
      <w:r w:rsidRPr="00697E49">
        <w:rPr>
          <w:rFonts w:cs="Times New Roman"/>
          <w:sz w:val="20"/>
          <w:szCs w:val="20"/>
          <w:lang w:val="en-GB"/>
        </w:rPr>
        <w:t>, 9020–9028.</w:t>
      </w:r>
    </w:p>
    <w:p w14:paraId="407022F3" w14:textId="3882884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Bartlein, P.J. et al., 2011: Pollen-based continental climate reconstructions at 6 and 21 ka: A global synthesis.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37(3)</w:t>
      </w:r>
      <w:r w:rsidRPr="00697E49">
        <w:rPr>
          <w:rFonts w:cs="Times New Roman"/>
          <w:sz w:val="20"/>
          <w:szCs w:val="20"/>
          <w:lang w:val="en-GB"/>
        </w:rPr>
        <w:t>, 775–802, doi:</w:t>
      </w:r>
      <w:r w:rsidR="00642F13">
        <w:fldChar w:fldCharType="begin"/>
      </w:r>
      <w:r w:rsidR="00642F13" w:rsidRPr="001D5B54">
        <w:rPr>
          <w:lang w:val="en-US"/>
          <w:rPrChange w:id="3712" w:author="Clotilde Pean" w:date="2021-06-21T14:15:00Z">
            <w:rPr/>
          </w:rPrChange>
        </w:rPr>
        <w:instrText xml:space="preserve"> HYPERLINK "https://dx.doi.org/10.1007/s00382-010-0904-1" </w:instrText>
      </w:r>
      <w:r w:rsidR="00642F13">
        <w:fldChar w:fldCharType="separate"/>
      </w:r>
      <w:r w:rsidRPr="00697E49">
        <w:rPr>
          <w:rStyle w:val="Hyperlink"/>
          <w:rFonts w:cs="Times New Roman"/>
          <w:sz w:val="20"/>
          <w:szCs w:val="20"/>
          <w:lang w:val="en-GB"/>
        </w:rPr>
        <w:t>10.1007/s00382-010-0904-1</w:t>
      </w:r>
      <w:r w:rsidR="00642F13">
        <w:rPr>
          <w:rStyle w:val="Hyperlink"/>
          <w:rFonts w:cs="Times New Roman"/>
          <w:sz w:val="20"/>
          <w:szCs w:val="20"/>
          <w:lang w:val="en-GB"/>
        </w:rPr>
        <w:fldChar w:fldCharType="end"/>
      </w:r>
      <w:r w:rsidRPr="00697E49">
        <w:rPr>
          <w:rFonts w:cs="Times New Roman"/>
          <w:sz w:val="20"/>
          <w:szCs w:val="20"/>
          <w:lang w:val="en-GB"/>
        </w:rPr>
        <w:t>.</w:t>
      </w:r>
    </w:p>
    <w:p w14:paraId="02B3227A" w14:textId="5FA045F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Bastos, A. et al., 2019: Contrasting effects of CO2 fertilization, land-use change and warming on seasonal amplitude of </w:t>
      </w:r>
      <w:r w:rsidRPr="00697E49">
        <w:rPr>
          <w:rFonts w:cs="Times New Roman"/>
          <w:sz w:val="20"/>
          <w:szCs w:val="20"/>
          <w:lang w:val="en-GB"/>
        </w:rPr>
        <w:lastRenderedPageBreak/>
        <w:t xml:space="preserve">Northern Hemisphere CO2 exchange.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19(19)</w:t>
      </w:r>
      <w:r w:rsidRPr="00697E49">
        <w:rPr>
          <w:rFonts w:cs="Times New Roman"/>
          <w:sz w:val="20"/>
          <w:szCs w:val="20"/>
          <w:lang w:val="en-GB"/>
        </w:rPr>
        <w:t>, doi:</w:t>
      </w:r>
      <w:r w:rsidR="00642F13">
        <w:fldChar w:fldCharType="begin"/>
      </w:r>
      <w:r w:rsidR="00642F13" w:rsidRPr="001D5B54">
        <w:rPr>
          <w:lang w:val="en-US"/>
          <w:rPrChange w:id="3713" w:author="Clotilde Pean" w:date="2021-06-21T14:15:00Z">
            <w:rPr/>
          </w:rPrChange>
        </w:rPr>
        <w:instrText xml:space="preserve"> HYPERLINK "https://dx.doi.org/10.5194/acp-19-12361-2019" </w:instrText>
      </w:r>
      <w:r w:rsidR="00642F13">
        <w:fldChar w:fldCharType="separate"/>
      </w:r>
      <w:r w:rsidRPr="00697E49">
        <w:rPr>
          <w:rStyle w:val="Hyperlink"/>
          <w:rFonts w:cs="Times New Roman"/>
          <w:sz w:val="20"/>
          <w:szCs w:val="20"/>
          <w:lang w:val="en-GB"/>
        </w:rPr>
        <w:t>10.5194/acp-19-12361-2019</w:t>
      </w:r>
      <w:r w:rsidR="00642F13">
        <w:rPr>
          <w:rStyle w:val="Hyperlink"/>
          <w:rFonts w:cs="Times New Roman"/>
          <w:sz w:val="20"/>
          <w:szCs w:val="20"/>
          <w:lang w:val="en-GB"/>
        </w:rPr>
        <w:fldChar w:fldCharType="end"/>
      </w:r>
      <w:r w:rsidRPr="00697E49">
        <w:rPr>
          <w:rFonts w:cs="Times New Roman"/>
          <w:sz w:val="20"/>
          <w:szCs w:val="20"/>
          <w:lang w:val="en-GB"/>
        </w:rPr>
        <w:t>.</w:t>
      </w:r>
    </w:p>
    <w:p w14:paraId="22A86B5F" w14:textId="69F46B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Batehup, R., S. McGregor, and A.J.E. Gallant, 2015: The influence of non-stationary teleconnections on palaeoclimate reconstructions of ENSO variance using a pseudoproxy framework.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11(12)</w:t>
      </w:r>
      <w:r w:rsidRPr="00697E49">
        <w:rPr>
          <w:rFonts w:cs="Times New Roman"/>
          <w:sz w:val="20"/>
          <w:szCs w:val="20"/>
          <w:lang w:val="en-GB"/>
        </w:rPr>
        <w:t>, 1733–1749, doi:</w:t>
      </w:r>
      <w:r w:rsidR="00642F13">
        <w:fldChar w:fldCharType="begin"/>
      </w:r>
      <w:r w:rsidR="00642F13" w:rsidRPr="001D5B54">
        <w:rPr>
          <w:lang w:val="en-US"/>
          <w:rPrChange w:id="3714" w:author="Clotilde Pean" w:date="2021-06-21T14:15:00Z">
            <w:rPr/>
          </w:rPrChange>
        </w:rPr>
        <w:instrText xml:space="preserve"> HYPERLINK "https://dx.doi.org/10.5194/cp-11-1733-2015" </w:instrText>
      </w:r>
      <w:r w:rsidR="00642F13">
        <w:fldChar w:fldCharType="separate"/>
      </w:r>
      <w:r w:rsidRPr="00697E49">
        <w:rPr>
          <w:rStyle w:val="Hyperlink"/>
          <w:rFonts w:cs="Times New Roman"/>
          <w:sz w:val="20"/>
          <w:szCs w:val="20"/>
          <w:lang w:val="en-GB"/>
        </w:rPr>
        <w:t>10.5194/cp-11-1733-2015</w:t>
      </w:r>
      <w:r w:rsidR="00642F13">
        <w:rPr>
          <w:rStyle w:val="Hyperlink"/>
          <w:rFonts w:cs="Times New Roman"/>
          <w:sz w:val="20"/>
          <w:szCs w:val="20"/>
          <w:lang w:val="en-GB"/>
        </w:rPr>
        <w:fldChar w:fldCharType="end"/>
      </w:r>
      <w:r w:rsidRPr="00697E49">
        <w:rPr>
          <w:rFonts w:cs="Times New Roman"/>
          <w:sz w:val="20"/>
          <w:szCs w:val="20"/>
          <w:lang w:val="en-GB"/>
        </w:rPr>
        <w:t>.</w:t>
      </w:r>
    </w:p>
    <w:p w14:paraId="60DA7A10" w14:textId="33338D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Bayr, T. et al., 2019: Error compensation of ENSO atmospheric feedbacks in climate models and its influence on simulated ENSO dynamics.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53(1)</w:t>
      </w:r>
      <w:r w:rsidRPr="00697E49">
        <w:rPr>
          <w:rFonts w:cs="Times New Roman"/>
          <w:sz w:val="20"/>
          <w:szCs w:val="20"/>
          <w:lang w:val="en-GB"/>
        </w:rPr>
        <w:t>, 155–172, doi:</w:t>
      </w:r>
      <w:r w:rsidR="00642F13">
        <w:fldChar w:fldCharType="begin"/>
      </w:r>
      <w:r w:rsidR="00642F13" w:rsidRPr="001D5B54">
        <w:rPr>
          <w:lang w:val="en-US"/>
          <w:rPrChange w:id="3715" w:author="Clotilde Pean" w:date="2021-06-21T14:15:00Z">
            <w:rPr/>
          </w:rPrChange>
        </w:rPr>
        <w:instrText xml:space="preserve"> HYPERLINK "https://dx.doi.org/10.1007/s00382-018-4575-7" </w:instrText>
      </w:r>
      <w:r w:rsidR="00642F13">
        <w:fldChar w:fldCharType="separate"/>
      </w:r>
      <w:r w:rsidRPr="00697E49">
        <w:rPr>
          <w:rStyle w:val="Hyperlink"/>
          <w:rFonts w:cs="Times New Roman"/>
          <w:sz w:val="20"/>
          <w:szCs w:val="20"/>
          <w:lang w:val="en-GB"/>
        </w:rPr>
        <w:t>10.1007/s00382-018-4575-7</w:t>
      </w:r>
      <w:r w:rsidR="00642F13">
        <w:rPr>
          <w:rStyle w:val="Hyperlink"/>
          <w:rFonts w:cs="Times New Roman"/>
          <w:sz w:val="20"/>
          <w:szCs w:val="20"/>
          <w:lang w:val="en-GB"/>
        </w:rPr>
        <w:fldChar w:fldCharType="end"/>
      </w:r>
      <w:r w:rsidRPr="00697E49">
        <w:rPr>
          <w:rFonts w:cs="Times New Roman"/>
          <w:sz w:val="20"/>
          <w:szCs w:val="20"/>
          <w:lang w:val="en-GB"/>
        </w:rPr>
        <w:t>.</w:t>
      </w:r>
    </w:p>
    <w:p w14:paraId="5BD66A85" w14:textId="49A026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Beadling, R.L. et al., 2020: Representation of Southern Ocean Properties across Coupled Model Intercomparison Project Generations: CMIP3 to CMIP6.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33(15)</w:t>
      </w:r>
      <w:r w:rsidRPr="00697E49">
        <w:rPr>
          <w:rFonts w:cs="Times New Roman"/>
          <w:sz w:val="20"/>
          <w:szCs w:val="20"/>
          <w:lang w:val="en-GB"/>
        </w:rPr>
        <w:t>, 6555–6581, doi:</w:t>
      </w:r>
      <w:r w:rsidR="00642F13">
        <w:fldChar w:fldCharType="begin"/>
      </w:r>
      <w:r w:rsidR="00642F13" w:rsidRPr="001D5B54">
        <w:rPr>
          <w:lang w:val="en-US"/>
          <w:rPrChange w:id="3716" w:author="Clotilde Pean" w:date="2021-06-21T14:15:00Z">
            <w:rPr/>
          </w:rPrChange>
        </w:rPr>
        <w:instrText xml:space="preserve"> HYPERLINK "https://dx.doi.org/10.1175/jcli-d-19-0970.1" </w:instrText>
      </w:r>
      <w:r w:rsidR="00642F13">
        <w:fldChar w:fldCharType="separate"/>
      </w:r>
      <w:r w:rsidRPr="00697E49">
        <w:rPr>
          <w:rStyle w:val="Hyperlink"/>
          <w:rFonts w:cs="Times New Roman"/>
          <w:sz w:val="20"/>
          <w:szCs w:val="20"/>
          <w:lang w:val="en-GB"/>
        </w:rPr>
        <w:t>10.1175/jcli-d-19-0970.1</w:t>
      </w:r>
      <w:r w:rsidR="00642F13">
        <w:rPr>
          <w:rStyle w:val="Hyperlink"/>
          <w:rFonts w:cs="Times New Roman"/>
          <w:sz w:val="20"/>
          <w:szCs w:val="20"/>
          <w:lang w:val="en-GB"/>
        </w:rPr>
        <w:fldChar w:fldCharType="end"/>
      </w:r>
      <w:r w:rsidRPr="00697E49">
        <w:rPr>
          <w:rFonts w:cs="Times New Roman"/>
          <w:sz w:val="20"/>
          <w:szCs w:val="20"/>
          <w:lang w:val="en-GB"/>
        </w:rPr>
        <w:t>.</w:t>
      </w:r>
    </w:p>
    <w:p w14:paraId="2004E5F9" w14:textId="7A1F520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Becker, M., M. Karpytchev, and S. Lennartz-Sassinek, 2014: Long-term sea level trends: Natural or anthropogenic?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41(15)</w:t>
      </w:r>
      <w:r w:rsidRPr="00697E49">
        <w:rPr>
          <w:rFonts w:cs="Times New Roman"/>
          <w:sz w:val="20"/>
          <w:szCs w:val="20"/>
          <w:lang w:val="en-GB"/>
        </w:rPr>
        <w:t>, 5571–5580, doi:</w:t>
      </w:r>
      <w:r w:rsidR="00642F13">
        <w:fldChar w:fldCharType="begin"/>
      </w:r>
      <w:r w:rsidR="00642F13" w:rsidRPr="001D5B54">
        <w:rPr>
          <w:lang w:val="en-US"/>
          <w:rPrChange w:id="3717" w:author="Clotilde Pean" w:date="2021-06-21T14:15:00Z">
            <w:rPr/>
          </w:rPrChange>
        </w:rPr>
        <w:instrText xml:space="preserve"> HYPERLINK "https://dx.doi.org/10.1002/2014gl061027" </w:instrText>
      </w:r>
      <w:r w:rsidR="00642F13">
        <w:fldChar w:fldCharType="separate"/>
      </w:r>
      <w:r w:rsidRPr="00697E49">
        <w:rPr>
          <w:rStyle w:val="Hyperlink"/>
          <w:rFonts w:cs="Times New Roman"/>
          <w:sz w:val="20"/>
          <w:szCs w:val="20"/>
          <w:lang w:val="en-GB"/>
        </w:rPr>
        <w:t>10.1002/2014gl061027</w:t>
      </w:r>
      <w:r w:rsidR="00642F13">
        <w:rPr>
          <w:rStyle w:val="Hyperlink"/>
          <w:rFonts w:cs="Times New Roman"/>
          <w:sz w:val="20"/>
          <w:szCs w:val="20"/>
          <w:lang w:val="en-GB"/>
        </w:rPr>
        <w:fldChar w:fldCharType="end"/>
      </w:r>
      <w:r w:rsidRPr="00697E49">
        <w:rPr>
          <w:rFonts w:cs="Times New Roman"/>
          <w:sz w:val="20"/>
          <w:szCs w:val="20"/>
          <w:lang w:val="en-GB"/>
        </w:rPr>
        <w:t>.</w:t>
      </w:r>
    </w:p>
    <w:p w14:paraId="1E9AAA8A" w14:textId="2D4B4C5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Bellenger, H., E. Guilyardi, J. Leloup, M. Lengaigne, and J. Vialard, 2014: ENSO representation in climate models: From CMIP3 to CMIP5.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42(7–8)</w:t>
      </w:r>
      <w:r w:rsidRPr="00697E49">
        <w:rPr>
          <w:rFonts w:cs="Times New Roman"/>
          <w:sz w:val="20"/>
          <w:szCs w:val="20"/>
          <w:lang w:val="en-GB"/>
        </w:rPr>
        <w:t>, 1999–2018, doi:</w:t>
      </w:r>
      <w:r w:rsidR="00642F13">
        <w:fldChar w:fldCharType="begin"/>
      </w:r>
      <w:r w:rsidR="00642F13" w:rsidRPr="001D5B54">
        <w:rPr>
          <w:lang w:val="en-US"/>
          <w:rPrChange w:id="3718" w:author="Clotilde Pean" w:date="2021-06-21T14:15:00Z">
            <w:rPr/>
          </w:rPrChange>
        </w:rPr>
        <w:instrText xml:space="preserve"> HYPERLINK "https://dx.doi.org/10.1007/s00382-013-1783-z" </w:instrText>
      </w:r>
      <w:r w:rsidR="00642F13">
        <w:fldChar w:fldCharType="separate"/>
      </w:r>
      <w:r w:rsidRPr="00697E49">
        <w:rPr>
          <w:rStyle w:val="Hyperlink"/>
          <w:rFonts w:cs="Times New Roman"/>
          <w:sz w:val="20"/>
          <w:szCs w:val="20"/>
          <w:lang w:val="en-GB"/>
        </w:rPr>
        <w:t>10.1007/s00382-013-1783-z</w:t>
      </w:r>
      <w:r w:rsidR="00642F13">
        <w:rPr>
          <w:rStyle w:val="Hyperlink"/>
          <w:rFonts w:cs="Times New Roman"/>
          <w:sz w:val="20"/>
          <w:szCs w:val="20"/>
          <w:lang w:val="en-GB"/>
        </w:rPr>
        <w:fldChar w:fldCharType="end"/>
      </w:r>
      <w:r w:rsidRPr="00697E49">
        <w:rPr>
          <w:rFonts w:cs="Times New Roman"/>
          <w:sz w:val="20"/>
          <w:szCs w:val="20"/>
          <w:lang w:val="en-GB"/>
        </w:rPr>
        <w:t>.</w:t>
      </w:r>
    </w:p>
    <w:p w14:paraId="3CBCE0B4" w14:textId="5E127D7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Bellomo, K., L.N. Murphy, M.A. Cane, A.C. Clement, and L.M. Polvani, 2018: Historical forcings as main drivers of the Atlantic </w:t>
      </w:r>
      <w:commentRangeStart w:id="3719"/>
      <w:r w:rsidRPr="00697E49">
        <w:rPr>
          <w:rFonts w:cs="Times New Roman"/>
          <w:sz w:val="20"/>
          <w:szCs w:val="20"/>
          <w:lang w:val="en-GB"/>
        </w:rPr>
        <w:t>multidecadal</w:t>
      </w:r>
      <w:commentRangeEnd w:id="3719"/>
      <w:r w:rsidR="00492531">
        <w:rPr>
          <w:rStyle w:val="CommentReference"/>
          <w:lang w:val="en-GB"/>
        </w:rPr>
        <w:commentReference w:id="3719"/>
      </w:r>
      <w:r w:rsidRPr="00697E49">
        <w:rPr>
          <w:rFonts w:cs="Times New Roman"/>
          <w:sz w:val="20"/>
          <w:szCs w:val="20"/>
          <w:lang w:val="en-GB"/>
        </w:rPr>
        <w:t xml:space="preserve"> variability in the CESM large ensemble.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50(9)</w:t>
      </w:r>
      <w:r w:rsidRPr="00697E49">
        <w:rPr>
          <w:rFonts w:cs="Times New Roman"/>
          <w:sz w:val="20"/>
          <w:szCs w:val="20"/>
          <w:lang w:val="en-GB"/>
        </w:rPr>
        <w:t>, 3687–3698, doi:</w:t>
      </w:r>
      <w:r w:rsidR="00642F13">
        <w:fldChar w:fldCharType="begin"/>
      </w:r>
      <w:r w:rsidR="00642F13" w:rsidRPr="001D5B54">
        <w:rPr>
          <w:lang w:val="en-US"/>
          <w:rPrChange w:id="3720" w:author="Clotilde Pean" w:date="2021-06-21T14:15:00Z">
            <w:rPr/>
          </w:rPrChange>
        </w:rPr>
        <w:instrText xml:space="preserve"> HYPERLINK "https://dx.doi.org/10.1007/s00382-017-3834-3" </w:instrText>
      </w:r>
      <w:r w:rsidR="00642F13">
        <w:fldChar w:fldCharType="separate"/>
      </w:r>
      <w:r w:rsidRPr="00697E49">
        <w:rPr>
          <w:rStyle w:val="Hyperlink"/>
          <w:rFonts w:cs="Times New Roman"/>
          <w:sz w:val="20"/>
          <w:szCs w:val="20"/>
          <w:lang w:val="en-GB"/>
        </w:rPr>
        <w:t>10.1007/s00382-017-3834-3</w:t>
      </w:r>
      <w:r w:rsidR="00642F13">
        <w:rPr>
          <w:rStyle w:val="Hyperlink"/>
          <w:rFonts w:cs="Times New Roman"/>
          <w:sz w:val="20"/>
          <w:szCs w:val="20"/>
          <w:lang w:val="en-GB"/>
        </w:rPr>
        <w:fldChar w:fldCharType="end"/>
      </w:r>
      <w:r w:rsidRPr="00697E49">
        <w:rPr>
          <w:rFonts w:cs="Times New Roman"/>
          <w:sz w:val="20"/>
          <w:szCs w:val="20"/>
          <w:lang w:val="en-GB"/>
        </w:rPr>
        <w:t>.</w:t>
      </w:r>
    </w:p>
    <w:p w14:paraId="06643046" w14:textId="55EBF4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Bellucci, A., A. Mariotti, and S. Gualdi, 2017: The Role of Forcings in the Twentieth-Century North Atlantic </w:t>
      </w:r>
      <w:commentRangeStart w:id="3721"/>
      <w:r w:rsidRPr="00697E49">
        <w:rPr>
          <w:rFonts w:cs="Times New Roman"/>
          <w:sz w:val="20"/>
          <w:szCs w:val="20"/>
          <w:lang w:val="en-GB"/>
        </w:rPr>
        <w:t>Multidecadal</w:t>
      </w:r>
      <w:commentRangeEnd w:id="3721"/>
      <w:r w:rsidR="00492531">
        <w:rPr>
          <w:rStyle w:val="CommentReference"/>
          <w:lang w:val="en-GB"/>
        </w:rPr>
        <w:commentReference w:id="3721"/>
      </w:r>
      <w:r w:rsidRPr="00697E49">
        <w:rPr>
          <w:rFonts w:cs="Times New Roman"/>
          <w:sz w:val="20"/>
          <w:szCs w:val="20"/>
          <w:lang w:val="en-GB"/>
        </w:rPr>
        <w:t xml:space="preserve"> Variability: The 1940–75 North Atlantic Cooling Case Study.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30(18)</w:t>
      </w:r>
      <w:r w:rsidRPr="00697E49">
        <w:rPr>
          <w:rFonts w:cs="Times New Roman"/>
          <w:sz w:val="20"/>
          <w:szCs w:val="20"/>
          <w:lang w:val="en-GB"/>
        </w:rPr>
        <w:t>, 7317–7337, doi:</w:t>
      </w:r>
      <w:r w:rsidR="00642F13">
        <w:fldChar w:fldCharType="begin"/>
      </w:r>
      <w:r w:rsidR="00642F13" w:rsidRPr="001D5B54">
        <w:rPr>
          <w:lang w:val="en-US"/>
          <w:rPrChange w:id="3722" w:author="Clotilde Pean" w:date="2021-06-21T14:15:00Z">
            <w:rPr/>
          </w:rPrChange>
        </w:rPr>
        <w:instrText xml:space="preserve"> HYPERLINK "https://dx.doi.org/10.1175/jcli-d-16-0301.1" </w:instrText>
      </w:r>
      <w:r w:rsidR="00642F13">
        <w:fldChar w:fldCharType="separate"/>
      </w:r>
      <w:r w:rsidRPr="00697E49">
        <w:rPr>
          <w:rStyle w:val="Hyperlink"/>
          <w:rFonts w:cs="Times New Roman"/>
          <w:sz w:val="20"/>
          <w:szCs w:val="20"/>
          <w:lang w:val="en-GB"/>
        </w:rPr>
        <w:t>10.1175/jcli-d-16-0301.1</w:t>
      </w:r>
      <w:r w:rsidR="00642F13">
        <w:rPr>
          <w:rStyle w:val="Hyperlink"/>
          <w:rFonts w:cs="Times New Roman"/>
          <w:sz w:val="20"/>
          <w:szCs w:val="20"/>
          <w:lang w:val="en-GB"/>
        </w:rPr>
        <w:fldChar w:fldCharType="end"/>
      </w:r>
      <w:r w:rsidRPr="00697E49">
        <w:rPr>
          <w:rFonts w:cs="Times New Roman"/>
          <w:sz w:val="20"/>
          <w:szCs w:val="20"/>
          <w:lang w:val="en-GB"/>
        </w:rPr>
        <w:t>.</w:t>
      </w:r>
    </w:p>
    <w:p w14:paraId="580D1466" w14:textId="5C853E4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Bellucci, A. et al., 2021: Air-Sea interaction over the Gulf Stream in an ensemble of HighResMIP present climate simulations. </w:t>
      </w:r>
      <w:r w:rsidRPr="00697E49">
        <w:rPr>
          <w:rFonts w:cs="Times New Roman"/>
          <w:i/>
          <w:sz w:val="20"/>
          <w:szCs w:val="20"/>
          <w:lang w:val="en-GB"/>
        </w:rPr>
        <w:t>Climate Dynamics</w:t>
      </w:r>
      <w:r w:rsidRPr="00697E49">
        <w:rPr>
          <w:rFonts w:cs="Times New Roman"/>
          <w:sz w:val="20"/>
          <w:szCs w:val="20"/>
          <w:lang w:val="en-GB"/>
        </w:rPr>
        <w:t>, doi:</w:t>
      </w:r>
      <w:r w:rsidR="00642F13">
        <w:fldChar w:fldCharType="begin"/>
      </w:r>
      <w:r w:rsidR="00642F13" w:rsidRPr="001D5B54">
        <w:rPr>
          <w:lang w:val="en-US"/>
          <w:rPrChange w:id="3723" w:author="Clotilde Pean" w:date="2021-06-21T14:15:00Z">
            <w:rPr/>
          </w:rPrChange>
        </w:rPr>
        <w:instrText xml:space="preserve"> HYPERLINK "https://dx.doi.org/10.1007/s00382-020-05573-z" </w:instrText>
      </w:r>
      <w:r w:rsidR="00642F13">
        <w:fldChar w:fldCharType="separate"/>
      </w:r>
      <w:r w:rsidRPr="00697E49">
        <w:rPr>
          <w:rStyle w:val="Hyperlink"/>
          <w:rFonts w:cs="Times New Roman"/>
          <w:sz w:val="20"/>
          <w:szCs w:val="20"/>
          <w:lang w:val="en-GB"/>
        </w:rPr>
        <w:t>10.1007/s00382-020-05573-z</w:t>
      </w:r>
      <w:r w:rsidR="00642F13">
        <w:rPr>
          <w:rStyle w:val="Hyperlink"/>
          <w:rFonts w:cs="Times New Roman"/>
          <w:sz w:val="20"/>
          <w:szCs w:val="20"/>
          <w:lang w:val="en-GB"/>
        </w:rPr>
        <w:fldChar w:fldCharType="end"/>
      </w:r>
      <w:r w:rsidRPr="00697E49">
        <w:rPr>
          <w:rFonts w:cs="Times New Roman"/>
          <w:sz w:val="20"/>
          <w:szCs w:val="20"/>
          <w:lang w:val="en-GB"/>
        </w:rPr>
        <w:t>.</w:t>
      </w:r>
    </w:p>
    <w:p w14:paraId="7EB24BC1" w14:textId="6B8819D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Berckmans, J., T. Woollings, M.-E. Demory, P.-L. Vidale, and M. Roberts, 2013: Atmospheric blocking in a high resolution climate model: influences of mean state, orography and eddy forcing. </w:t>
      </w:r>
      <w:r w:rsidRPr="00697E49">
        <w:rPr>
          <w:rFonts w:cs="Times New Roman"/>
          <w:i/>
          <w:sz w:val="20"/>
          <w:szCs w:val="20"/>
          <w:lang w:val="en-GB"/>
        </w:rPr>
        <w:t>Atmospheric Science Letters</w:t>
      </w:r>
      <w:r w:rsidRPr="00697E49">
        <w:rPr>
          <w:rFonts w:cs="Times New Roman"/>
          <w:sz w:val="20"/>
          <w:szCs w:val="20"/>
          <w:lang w:val="en-GB"/>
        </w:rPr>
        <w:t xml:space="preserve">, </w:t>
      </w:r>
      <w:r w:rsidRPr="00697E49">
        <w:rPr>
          <w:rFonts w:cs="Times New Roman"/>
          <w:b/>
          <w:sz w:val="20"/>
          <w:szCs w:val="20"/>
          <w:lang w:val="en-GB"/>
        </w:rPr>
        <w:t>14(1)</w:t>
      </w:r>
      <w:r w:rsidRPr="00697E49">
        <w:rPr>
          <w:rFonts w:cs="Times New Roman"/>
          <w:sz w:val="20"/>
          <w:szCs w:val="20"/>
          <w:lang w:val="en-GB"/>
        </w:rPr>
        <w:t>, 34–40, doi:</w:t>
      </w:r>
      <w:r w:rsidR="00642F13">
        <w:fldChar w:fldCharType="begin"/>
      </w:r>
      <w:r w:rsidR="00642F13" w:rsidRPr="001D5B54">
        <w:rPr>
          <w:lang w:val="en-US"/>
          <w:rPrChange w:id="3724" w:author="Clotilde Pean" w:date="2021-06-21T14:15:00Z">
            <w:rPr/>
          </w:rPrChange>
        </w:rPr>
        <w:instrText xml:space="preserve"> HYPERLINK "https://dx.doi.org/10.1002/asl2.412" </w:instrText>
      </w:r>
      <w:r w:rsidR="00642F13">
        <w:fldChar w:fldCharType="separate"/>
      </w:r>
      <w:r w:rsidRPr="00697E49">
        <w:rPr>
          <w:rStyle w:val="Hyperlink"/>
          <w:rFonts w:cs="Times New Roman"/>
          <w:sz w:val="20"/>
          <w:szCs w:val="20"/>
          <w:lang w:val="en-GB"/>
        </w:rPr>
        <w:t>10.1002/asl2.412</w:t>
      </w:r>
      <w:r w:rsidR="00642F13">
        <w:rPr>
          <w:rStyle w:val="Hyperlink"/>
          <w:rFonts w:cs="Times New Roman"/>
          <w:sz w:val="20"/>
          <w:szCs w:val="20"/>
          <w:lang w:val="en-GB"/>
        </w:rPr>
        <w:fldChar w:fldCharType="end"/>
      </w:r>
      <w:r w:rsidRPr="00697E49">
        <w:rPr>
          <w:rFonts w:cs="Times New Roman"/>
          <w:sz w:val="20"/>
          <w:szCs w:val="20"/>
          <w:lang w:val="en-GB"/>
        </w:rPr>
        <w:t>.</w:t>
      </w:r>
    </w:p>
    <w:p w14:paraId="5F5544A5" w14:textId="503483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Bernie, D.J., S.J. Woolnough, J.M. Slingo, and E. Guilyardi, 2005: Modeling diurnal and intraseasonal variability of the ocean mixed layer.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18(8)</w:t>
      </w:r>
      <w:r w:rsidRPr="00697E49">
        <w:rPr>
          <w:rFonts w:cs="Times New Roman"/>
          <w:sz w:val="20"/>
          <w:szCs w:val="20"/>
          <w:lang w:val="en-GB"/>
        </w:rPr>
        <w:t>, 1190–1202, doi:</w:t>
      </w:r>
      <w:r w:rsidR="00642F13">
        <w:fldChar w:fldCharType="begin"/>
      </w:r>
      <w:r w:rsidR="00642F13" w:rsidRPr="001D5B54">
        <w:rPr>
          <w:lang w:val="en-US"/>
          <w:rPrChange w:id="3725" w:author="Clotilde Pean" w:date="2021-06-21T14:15:00Z">
            <w:rPr/>
          </w:rPrChange>
        </w:rPr>
        <w:instrText xml:space="preserve"> HYPERLINK "https://dx.doi.org/10.1175/jcli3319.1" </w:instrText>
      </w:r>
      <w:r w:rsidR="00642F13">
        <w:fldChar w:fldCharType="separate"/>
      </w:r>
      <w:r w:rsidRPr="00697E49">
        <w:rPr>
          <w:rStyle w:val="Hyperlink"/>
          <w:rFonts w:cs="Times New Roman"/>
          <w:sz w:val="20"/>
          <w:szCs w:val="20"/>
          <w:lang w:val="en-GB"/>
        </w:rPr>
        <w:t>10.1175/jcli3319.1</w:t>
      </w:r>
      <w:r w:rsidR="00642F13">
        <w:rPr>
          <w:rStyle w:val="Hyperlink"/>
          <w:rFonts w:cs="Times New Roman"/>
          <w:sz w:val="20"/>
          <w:szCs w:val="20"/>
          <w:lang w:val="en-GB"/>
        </w:rPr>
        <w:fldChar w:fldCharType="end"/>
      </w:r>
      <w:r w:rsidRPr="00697E49">
        <w:rPr>
          <w:rFonts w:cs="Times New Roman"/>
          <w:sz w:val="20"/>
          <w:szCs w:val="20"/>
          <w:lang w:val="en-GB"/>
        </w:rPr>
        <w:t>.</w:t>
      </w:r>
    </w:p>
    <w:p w14:paraId="09930DE4" w14:textId="102D456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Bernie, D.J., E. Guilyardi, G. Madec, J.M. Slingo, and S.J. Woolnough, 2007: Impact of resolving the diurnal cycle in an ocean-atmosphere GCM. Part 1: A diurnally forced OGCM.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29(6)</w:t>
      </w:r>
      <w:r w:rsidRPr="00697E49">
        <w:rPr>
          <w:rFonts w:cs="Times New Roman"/>
          <w:sz w:val="20"/>
          <w:szCs w:val="20"/>
          <w:lang w:val="en-GB"/>
        </w:rPr>
        <w:t>, 575–590, doi:</w:t>
      </w:r>
      <w:r w:rsidR="00642F13">
        <w:fldChar w:fldCharType="begin"/>
      </w:r>
      <w:r w:rsidR="00642F13" w:rsidRPr="001D5B54">
        <w:rPr>
          <w:lang w:val="en-US"/>
          <w:rPrChange w:id="3726" w:author="Clotilde Pean" w:date="2021-06-21T14:15:00Z">
            <w:rPr/>
          </w:rPrChange>
        </w:rPr>
        <w:instrText xml:space="preserve"> HYPERLINK "https://dx.doi.org/10.1007/s00382-007-0249-6" </w:instrText>
      </w:r>
      <w:r w:rsidR="00642F13">
        <w:fldChar w:fldCharType="separate"/>
      </w:r>
      <w:r w:rsidRPr="00697E49">
        <w:rPr>
          <w:rStyle w:val="Hyperlink"/>
          <w:rFonts w:cs="Times New Roman"/>
          <w:sz w:val="20"/>
          <w:szCs w:val="20"/>
          <w:lang w:val="en-GB"/>
        </w:rPr>
        <w:t>10.1007/s00382-007-0249-6</w:t>
      </w:r>
      <w:r w:rsidR="00642F13">
        <w:rPr>
          <w:rStyle w:val="Hyperlink"/>
          <w:rFonts w:cs="Times New Roman"/>
          <w:sz w:val="20"/>
          <w:szCs w:val="20"/>
          <w:lang w:val="en-GB"/>
        </w:rPr>
        <w:fldChar w:fldCharType="end"/>
      </w:r>
      <w:r w:rsidRPr="00697E49">
        <w:rPr>
          <w:rFonts w:cs="Times New Roman"/>
          <w:sz w:val="20"/>
          <w:szCs w:val="20"/>
          <w:lang w:val="en-GB"/>
        </w:rPr>
        <w:t>.</w:t>
      </w:r>
    </w:p>
    <w:p w14:paraId="33CB671E" w14:textId="79376FC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Bernie, D.J. et al., 2008: Impact of resolving the diurnal cycle in an ocean-atmosphere GCM. Part 2: A diurnally coupled CGCM.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31(7–8)</w:t>
      </w:r>
      <w:r w:rsidRPr="00697E49">
        <w:rPr>
          <w:rFonts w:cs="Times New Roman"/>
          <w:sz w:val="20"/>
          <w:szCs w:val="20"/>
          <w:lang w:val="en-GB"/>
        </w:rPr>
        <w:t>, 909–925, doi:</w:t>
      </w:r>
      <w:r w:rsidR="00642F13">
        <w:fldChar w:fldCharType="begin"/>
      </w:r>
      <w:r w:rsidR="00642F13" w:rsidRPr="001D5B54">
        <w:rPr>
          <w:lang w:val="en-US"/>
          <w:rPrChange w:id="3727" w:author="Clotilde Pean" w:date="2021-06-21T14:15:00Z">
            <w:rPr/>
          </w:rPrChange>
        </w:rPr>
        <w:instrText xml:space="preserve"> HYPERLINK "https://dx.doi.org/10.1007/s00382-008-0429-z" </w:instrText>
      </w:r>
      <w:r w:rsidR="00642F13">
        <w:fldChar w:fldCharType="separate"/>
      </w:r>
      <w:r w:rsidRPr="00697E49">
        <w:rPr>
          <w:rStyle w:val="Hyperlink"/>
          <w:rFonts w:cs="Times New Roman"/>
          <w:sz w:val="20"/>
          <w:szCs w:val="20"/>
          <w:lang w:val="en-GB"/>
        </w:rPr>
        <w:t>10.1007/s00382-008-0429-z</w:t>
      </w:r>
      <w:r w:rsidR="00642F13">
        <w:rPr>
          <w:rStyle w:val="Hyperlink"/>
          <w:rFonts w:cs="Times New Roman"/>
          <w:sz w:val="20"/>
          <w:szCs w:val="20"/>
          <w:lang w:val="en-GB"/>
        </w:rPr>
        <w:fldChar w:fldCharType="end"/>
      </w:r>
      <w:r w:rsidRPr="00697E49">
        <w:rPr>
          <w:rFonts w:cs="Times New Roman"/>
          <w:sz w:val="20"/>
          <w:szCs w:val="20"/>
          <w:lang w:val="en-GB"/>
        </w:rPr>
        <w:t>.</w:t>
      </w:r>
    </w:p>
    <w:p w14:paraId="5EC82844" w14:textId="0D7D7CB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Biasutti, M. et al., 2018: Global energetics and local physics as drivers of past, present and future monsoons.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11(6)</w:t>
      </w:r>
      <w:r w:rsidRPr="00697E49">
        <w:rPr>
          <w:rFonts w:cs="Times New Roman"/>
          <w:sz w:val="20"/>
          <w:szCs w:val="20"/>
          <w:lang w:val="en-GB"/>
        </w:rPr>
        <w:t>, 392–400, doi:</w:t>
      </w:r>
      <w:r w:rsidR="00642F13">
        <w:fldChar w:fldCharType="begin"/>
      </w:r>
      <w:r w:rsidR="00642F13" w:rsidRPr="001D5B54">
        <w:rPr>
          <w:lang w:val="en-US"/>
          <w:rPrChange w:id="3728" w:author="Clotilde Pean" w:date="2021-06-21T14:15:00Z">
            <w:rPr/>
          </w:rPrChange>
        </w:rPr>
        <w:instrText xml:space="preserve"> HYPERLINK "https://dx.doi.org/10.1038/s41561-018-0137-1" </w:instrText>
      </w:r>
      <w:r w:rsidR="00642F13">
        <w:fldChar w:fldCharType="separate"/>
      </w:r>
      <w:r w:rsidRPr="00697E49">
        <w:rPr>
          <w:rStyle w:val="Hyperlink"/>
          <w:rFonts w:cs="Times New Roman"/>
          <w:sz w:val="20"/>
          <w:szCs w:val="20"/>
          <w:lang w:val="en-GB"/>
        </w:rPr>
        <w:t>10.1038/s41561-018-0137-1</w:t>
      </w:r>
      <w:r w:rsidR="00642F13">
        <w:rPr>
          <w:rStyle w:val="Hyperlink"/>
          <w:rFonts w:cs="Times New Roman"/>
          <w:sz w:val="20"/>
          <w:szCs w:val="20"/>
          <w:lang w:val="en-GB"/>
        </w:rPr>
        <w:fldChar w:fldCharType="end"/>
      </w:r>
      <w:r w:rsidRPr="00697E49">
        <w:rPr>
          <w:rFonts w:cs="Times New Roman"/>
          <w:sz w:val="20"/>
          <w:szCs w:val="20"/>
          <w:lang w:val="en-GB"/>
        </w:rPr>
        <w:t>.</w:t>
      </w:r>
    </w:p>
    <w:p w14:paraId="22260CCA" w14:textId="71A588C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Bilbao, R.A.F., J.M. Gregory, and N. Bouttes, 2015: Analysis of the regional pattern of sea level change due to ocean dynamics and density change for 1993–2099 in observations and CMIP5 AOGCMs.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45(9)</w:t>
      </w:r>
      <w:r w:rsidRPr="00697E49">
        <w:rPr>
          <w:rFonts w:cs="Times New Roman"/>
          <w:sz w:val="20"/>
          <w:szCs w:val="20"/>
          <w:lang w:val="en-GB"/>
        </w:rPr>
        <w:t>, 2647–2666, doi:</w:t>
      </w:r>
      <w:r w:rsidR="00642F13">
        <w:fldChar w:fldCharType="begin"/>
      </w:r>
      <w:r w:rsidR="00642F13" w:rsidRPr="001D5B54">
        <w:rPr>
          <w:lang w:val="en-US"/>
          <w:rPrChange w:id="3729" w:author="Clotilde Pean" w:date="2021-06-21T14:15:00Z">
            <w:rPr/>
          </w:rPrChange>
        </w:rPr>
        <w:instrText xml:space="preserve"> HYPERLINK "https://dx.doi.org/10.1007/s00382-015-2499-z" </w:instrText>
      </w:r>
      <w:r w:rsidR="00642F13">
        <w:fldChar w:fldCharType="separate"/>
      </w:r>
      <w:r w:rsidRPr="00697E49">
        <w:rPr>
          <w:rStyle w:val="Hyperlink"/>
          <w:rFonts w:cs="Times New Roman"/>
          <w:sz w:val="20"/>
          <w:szCs w:val="20"/>
          <w:lang w:val="en-GB"/>
        </w:rPr>
        <w:t>10.1007/s00382-015-2499-z</w:t>
      </w:r>
      <w:r w:rsidR="00642F13">
        <w:rPr>
          <w:rStyle w:val="Hyperlink"/>
          <w:rFonts w:cs="Times New Roman"/>
          <w:sz w:val="20"/>
          <w:szCs w:val="20"/>
          <w:lang w:val="en-GB"/>
        </w:rPr>
        <w:fldChar w:fldCharType="end"/>
      </w:r>
      <w:r w:rsidRPr="00697E49">
        <w:rPr>
          <w:rFonts w:cs="Times New Roman"/>
          <w:sz w:val="20"/>
          <w:szCs w:val="20"/>
          <w:lang w:val="en-GB"/>
        </w:rPr>
        <w:t>.</w:t>
      </w:r>
    </w:p>
    <w:p w14:paraId="767DCAF4" w14:textId="4EB69AD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Bilbao, R.A.F., J.M. Gregory, N. Bouttes, M.D. Palmer, and P. Stott, 2019: Attribution of ocean temperature change to anthropogenic and natural forcings using the temporal, vertical and geographical structure.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53(9–10)</w:t>
      </w:r>
      <w:r w:rsidRPr="00697E49">
        <w:rPr>
          <w:rFonts w:cs="Times New Roman"/>
          <w:sz w:val="20"/>
          <w:szCs w:val="20"/>
          <w:lang w:val="en-GB"/>
        </w:rPr>
        <w:t>, 5389–5413, doi:</w:t>
      </w:r>
      <w:r w:rsidR="00642F13">
        <w:fldChar w:fldCharType="begin"/>
      </w:r>
      <w:r w:rsidR="00642F13" w:rsidRPr="001D5B54">
        <w:rPr>
          <w:lang w:val="en-US"/>
          <w:rPrChange w:id="3730" w:author="Clotilde Pean" w:date="2021-06-21T14:15:00Z">
            <w:rPr/>
          </w:rPrChange>
        </w:rPr>
        <w:instrText xml:space="preserve"> HYPERLINK "https://dx.doi.org/10.1007/s00382-019-04910-1" </w:instrText>
      </w:r>
      <w:r w:rsidR="00642F13">
        <w:fldChar w:fldCharType="separate"/>
      </w:r>
      <w:r w:rsidRPr="00697E49">
        <w:rPr>
          <w:rStyle w:val="Hyperlink"/>
          <w:rFonts w:cs="Times New Roman"/>
          <w:sz w:val="20"/>
          <w:szCs w:val="20"/>
          <w:lang w:val="en-GB"/>
        </w:rPr>
        <w:t>10.1007/s00382-019-04910-1</w:t>
      </w:r>
      <w:r w:rsidR="00642F13">
        <w:rPr>
          <w:rStyle w:val="Hyperlink"/>
          <w:rFonts w:cs="Times New Roman"/>
          <w:sz w:val="20"/>
          <w:szCs w:val="20"/>
          <w:lang w:val="en-GB"/>
        </w:rPr>
        <w:fldChar w:fldCharType="end"/>
      </w:r>
      <w:r w:rsidRPr="00697E49">
        <w:rPr>
          <w:rFonts w:cs="Times New Roman"/>
          <w:sz w:val="20"/>
          <w:szCs w:val="20"/>
          <w:lang w:val="en-GB"/>
        </w:rPr>
        <w:t>.</w:t>
      </w:r>
    </w:p>
    <w:p w14:paraId="4E5F9980" w14:textId="2C6497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Bindoff, N.L. et al., 2007: Observations: Oceanic Climate Change and Sea Level. In: </w:t>
      </w:r>
      <w:r w:rsidRPr="00697E49">
        <w:rPr>
          <w:rFonts w:cs="Times New Roman"/>
          <w:i/>
          <w:sz w:val="20"/>
          <w:szCs w:val="20"/>
          <w:lang w:val="en-GB"/>
        </w:rPr>
        <w:t>Climate Change 2007: The Physical Science Basis. Contribution of Working Group I to the Fourth Assessment Report of the Intergovernmental Panel on Climate Change</w:t>
      </w:r>
      <w:r w:rsidRPr="00697E49">
        <w:rPr>
          <w:rFonts w:cs="Times New Roman"/>
          <w:sz w:val="20"/>
          <w:szCs w:val="20"/>
          <w:lang w:val="en-GB"/>
        </w:rPr>
        <w:t xml:space="preserve"> [Solomon, S., D. Qin, M. Manning, Z. Chen, M. Marquis, K.B. Averyt, M. Tignor, and H.L. Miller (eds.)]. Cambridge University Press, Cambridge, United Kingdom and New York, NY, USA, pp. 385–432.</w:t>
      </w:r>
    </w:p>
    <w:p w14:paraId="2A0F40AC" w14:textId="5792CEB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Bindoff, N.L. et al., 2013: Detection and attribution of climate change: From global to regional. In: </w:t>
      </w:r>
      <w:r w:rsidRPr="00697E49">
        <w:rPr>
          <w:rFonts w:cs="Times New Roman"/>
          <w:i/>
          <w:sz w:val="20"/>
          <w:szCs w:val="20"/>
          <w:lang w:val="en-GB"/>
        </w:rPr>
        <w:t>Climate Change 2013 the Physical Science Basis: Working Group I Contribution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(eds.)]. Cambridge University Press, Cambridge University Press, Cambridge, United Kingdom and New York, pp. 867–952, doi:</w:t>
      </w:r>
      <w:r w:rsidR="00642F13">
        <w:fldChar w:fldCharType="begin"/>
      </w:r>
      <w:r w:rsidR="00642F13" w:rsidRPr="001D5B54">
        <w:rPr>
          <w:lang w:val="en-US"/>
          <w:rPrChange w:id="3731" w:author="Clotilde Pean" w:date="2021-06-21T14:15:00Z">
            <w:rPr/>
          </w:rPrChange>
        </w:rPr>
        <w:instrText xml:space="preserve"> HYPERLINK "https://dx.doi.org/10.1017/cbo9781107415324.022" </w:instrText>
      </w:r>
      <w:r w:rsidR="00642F13">
        <w:fldChar w:fldCharType="separate"/>
      </w:r>
      <w:r w:rsidRPr="00697E49">
        <w:rPr>
          <w:rStyle w:val="Hyperlink"/>
          <w:rFonts w:cs="Times New Roman"/>
          <w:sz w:val="20"/>
          <w:szCs w:val="20"/>
          <w:lang w:val="en-GB"/>
        </w:rPr>
        <w:t>10.1017/cbo9781107415324.022</w:t>
      </w:r>
      <w:r w:rsidR="00642F13">
        <w:rPr>
          <w:rStyle w:val="Hyperlink"/>
          <w:rFonts w:cs="Times New Roman"/>
          <w:sz w:val="20"/>
          <w:szCs w:val="20"/>
          <w:lang w:val="en-GB"/>
        </w:rPr>
        <w:fldChar w:fldCharType="end"/>
      </w:r>
      <w:r w:rsidRPr="00697E49">
        <w:rPr>
          <w:rFonts w:cs="Times New Roman"/>
          <w:sz w:val="20"/>
          <w:szCs w:val="20"/>
          <w:lang w:val="en-GB"/>
        </w:rPr>
        <w:t>.</w:t>
      </w:r>
    </w:p>
    <w:p w14:paraId="3611E3EE" w14:textId="27DC47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Bindoff, N.L. et al., 2019: Changing Ocean, Marine Ecosystems, and Dependent Communities. In: </w:t>
      </w:r>
      <w:r w:rsidRPr="00697E49">
        <w:rPr>
          <w:rFonts w:cs="Times New Roman"/>
          <w:i/>
          <w:sz w:val="20"/>
          <w:szCs w:val="20"/>
          <w:lang w:val="en-GB"/>
        </w:rPr>
        <w:t>IPCC Special Report on the Ocean and Cryosphere in a Changing Climate</w:t>
      </w:r>
      <w:r w:rsidRPr="00697E49">
        <w:rPr>
          <w:rFonts w:cs="Times New Roman"/>
          <w:sz w:val="20"/>
          <w:szCs w:val="20"/>
          <w:lang w:val="en-GB"/>
        </w:rPr>
        <w:t xml:space="preserve"> [Pörtner, H.-O., D.C. Roberts, V. Masson-Delmotte, P. Zhai, M. Tignor, E. Poloczanska, K. Mintenbeck, A. Alegría, M. Nicolai, A. Okem, J. Petzold, B. Rama, and N.M. Weyer (eds.)]. In Press, pp. 447–588.</w:t>
      </w:r>
    </w:p>
    <w:p w14:paraId="489DEDC6" w14:textId="61DA4A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Bintanja, R., G.J. van Oldenborgh, and C.A. Katsman, 2015: The effect of increased fresh water from Antarctic ice shelves on future trends in Antarctic sea ice. </w:t>
      </w:r>
      <w:r w:rsidRPr="00697E49">
        <w:rPr>
          <w:rFonts w:cs="Times New Roman"/>
          <w:i/>
          <w:sz w:val="20"/>
          <w:szCs w:val="20"/>
          <w:lang w:val="en-GB"/>
        </w:rPr>
        <w:t>Annals of Glaciology</w:t>
      </w:r>
      <w:r w:rsidRPr="00697E49">
        <w:rPr>
          <w:rFonts w:cs="Times New Roman"/>
          <w:sz w:val="20"/>
          <w:szCs w:val="20"/>
          <w:lang w:val="en-GB"/>
        </w:rPr>
        <w:t xml:space="preserve">, </w:t>
      </w:r>
      <w:r w:rsidRPr="00697E49">
        <w:rPr>
          <w:rFonts w:cs="Times New Roman"/>
          <w:b/>
          <w:sz w:val="20"/>
          <w:szCs w:val="20"/>
          <w:lang w:val="en-GB"/>
        </w:rPr>
        <w:t>56(69)</w:t>
      </w:r>
      <w:r w:rsidRPr="00697E49">
        <w:rPr>
          <w:rFonts w:cs="Times New Roman"/>
          <w:sz w:val="20"/>
          <w:szCs w:val="20"/>
          <w:lang w:val="en-GB"/>
        </w:rPr>
        <w:t>, 120–126, doi:</w:t>
      </w:r>
      <w:r w:rsidR="00642F13">
        <w:fldChar w:fldCharType="begin"/>
      </w:r>
      <w:r w:rsidR="00642F13" w:rsidRPr="001D5B54">
        <w:rPr>
          <w:lang w:val="en-US"/>
          <w:rPrChange w:id="3732" w:author="Clotilde Pean" w:date="2021-06-21T14:15:00Z">
            <w:rPr/>
          </w:rPrChange>
        </w:rPr>
        <w:instrText xml:space="preserve"> HYPERLINK "https://dx.doi.org/%2010.3189/2015aog69a001" </w:instrText>
      </w:r>
      <w:r w:rsidR="00642F13">
        <w:fldChar w:fldCharType="separate"/>
      </w:r>
      <w:r w:rsidRPr="00697E49">
        <w:rPr>
          <w:rStyle w:val="Hyperlink"/>
          <w:rFonts w:cs="Times New Roman"/>
          <w:sz w:val="20"/>
          <w:szCs w:val="20"/>
          <w:lang w:val="en-GB"/>
        </w:rPr>
        <w:t xml:space="preserve"> 10.3189/2015aog69a001</w:t>
      </w:r>
      <w:r w:rsidR="00642F13">
        <w:rPr>
          <w:rStyle w:val="Hyperlink"/>
          <w:rFonts w:cs="Times New Roman"/>
          <w:sz w:val="20"/>
          <w:szCs w:val="20"/>
          <w:lang w:val="en-GB"/>
        </w:rPr>
        <w:fldChar w:fldCharType="end"/>
      </w:r>
      <w:r w:rsidRPr="00697E49">
        <w:rPr>
          <w:rFonts w:cs="Times New Roman"/>
          <w:sz w:val="20"/>
          <w:szCs w:val="20"/>
          <w:lang w:val="en-GB"/>
        </w:rPr>
        <w:t>.</w:t>
      </w:r>
    </w:p>
    <w:p w14:paraId="0E56F079" w14:textId="4F85B3E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Bintanja, R., G.J. van Oldenborgh, S.S. Drijfhout, B. Wouters, and C.A. Katsman, 2013: Important role for ocean warming and increased ice-shelf melt in Antarctic sea-ice expansion.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376, doi:</w:t>
      </w:r>
      <w:r w:rsidR="00642F13">
        <w:fldChar w:fldCharType="begin"/>
      </w:r>
      <w:r w:rsidR="00642F13" w:rsidRPr="001D5B54">
        <w:rPr>
          <w:lang w:val="en-US"/>
          <w:rPrChange w:id="3733" w:author="Clotilde Pean" w:date="2021-06-21T14:15:00Z">
            <w:rPr/>
          </w:rPrChange>
        </w:rPr>
        <w:instrText xml:space="preserve"> HYPERLINK "https://dx.doi.org/10.1038/ngeo1767" </w:instrText>
      </w:r>
      <w:r w:rsidR="00642F13">
        <w:fldChar w:fldCharType="separate"/>
      </w:r>
      <w:r w:rsidRPr="00697E49">
        <w:rPr>
          <w:rStyle w:val="Hyperlink"/>
          <w:rFonts w:cs="Times New Roman"/>
          <w:sz w:val="20"/>
          <w:szCs w:val="20"/>
          <w:lang w:val="en-GB"/>
        </w:rPr>
        <w:t>10.1038/ngeo1767</w:t>
      </w:r>
      <w:r w:rsidR="00642F13">
        <w:rPr>
          <w:rStyle w:val="Hyperlink"/>
          <w:rFonts w:cs="Times New Roman"/>
          <w:sz w:val="20"/>
          <w:szCs w:val="20"/>
          <w:lang w:val="en-GB"/>
        </w:rPr>
        <w:fldChar w:fldCharType="end"/>
      </w:r>
      <w:r w:rsidRPr="00697E49">
        <w:rPr>
          <w:rFonts w:cs="Times New Roman"/>
          <w:sz w:val="20"/>
          <w:szCs w:val="20"/>
          <w:lang w:val="en-GB"/>
        </w:rPr>
        <w:t>.</w:t>
      </w:r>
    </w:p>
    <w:p w14:paraId="57544FA8" w14:textId="63C0A7B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Birkel, S.D., P.A. Mayewski, K.A. Maasch, A. Kurbatov, and B. Lyon, 2018: Evidence for a volcanic underpinning of </w:t>
      </w:r>
      <w:r w:rsidRPr="00697E49">
        <w:rPr>
          <w:rFonts w:cs="Times New Roman"/>
          <w:sz w:val="20"/>
          <w:szCs w:val="20"/>
          <w:lang w:val="en-GB"/>
        </w:rPr>
        <w:lastRenderedPageBreak/>
        <w:t xml:space="preserve">the Atlantic multidecadal oscillation. </w:t>
      </w:r>
      <w:r w:rsidRPr="00697E49">
        <w:rPr>
          <w:rFonts w:cs="Times New Roman"/>
          <w:i/>
          <w:sz w:val="20"/>
          <w:szCs w:val="20"/>
          <w:lang w:val="en-GB"/>
        </w:rPr>
        <w:t>npj Climate and Atmospheric Science</w:t>
      </w:r>
      <w:r w:rsidRPr="00697E49">
        <w:rPr>
          <w:rFonts w:cs="Times New Roman"/>
          <w:sz w:val="20"/>
          <w:szCs w:val="20"/>
          <w:lang w:val="en-GB"/>
        </w:rPr>
        <w:t xml:space="preserve">, </w:t>
      </w:r>
      <w:r w:rsidRPr="00697E49">
        <w:rPr>
          <w:rFonts w:cs="Times New Roman"/>
          <w:b/>
          <w:sz w:val="20"/>
          <w:szCs w:val="20"/>
          <w:lang w:val="en-GB"/>
        </w:rPr>
        <w:t>1(1)</w:t>
      </w:r>
      <w:r w:rsidRPr="00697E49">
        <w:rPr>
          <w:rFonts w:cs="Times New Roman"/>
          <w:sz w:val="20"/>
          <w:szCs w:val="20"/>
          <w:lang w:val="en-GB"/>
        </w:rPr>
        <w:t>, 24, doi:</w:t>
      </w:r>
      <w:r w:rsidR="00642F13">
        <w:fldChar w:fldCharType="begin"/>
      </w:r>
      <w:r w:rsidR="00642F13" w:rsidRPr="001D5B54">
        <w:rPr>
          <w:lang w:val="en-US"/>
          <w:rPrChange w:id="3734" w:author="Clotilde Pean" w:date="2021-06-21T14:15:00Z">
            <w:rPr/>
          </w:rPrChange>
        </w:rPr>
        <w:instrText xml:space="preserve"> HYPERLINK "https://dx.doi.org/10.1038/s41612-018-0036-6" </w:instrText>
      </w:r>
      <w:r w:rsidR="00642F13">
        <w:fldChar w:fldCharType="separate"/>
      </w:r>
      <w:r w:rsidRPr="00697E49">
        <w:rPr>
          <w:rStyle w:val="Hyperlink"/>
          <w:rFonts w:cs="Times New Roman"/>
          <w:sz w:val="20"/>
          <w:szCs w:val="20"/>
          <w:lang w:val="en-GB"/>
        </w:rPr>
        <w:t>10.1038/s41612-018-0036-6</w:t>
      </w:r>
      <w:r w:rsidR="00642F13">
        <w:rPr>
          <w:rStyle w:val="Hyperlink"/>
          <w:rFonts w:cs="Times New Roman"/>
          <w:sz w:val="20"/>
          <w:szCs w:val="20"/>
          <w:lang w:val="en-GB"/>
        </w:rPr>
        <w:fldChar w:fldCharType="end"/>
      </w:r>
      <w:r w:rsidRPr="00697E49">
        <w:rPr>
          <w:rFonts w:cs="Times New Roman"/>
          <w:sz w:val="20"/>
          <w:szCs w:val="20"/>
          <w:lang w:val="en-GB"/>
        </w:rPr>
        <w:t>.</w:t>
      </w:r>
    </w:p>
    <w:p w14:paraId="70EF780A" w14:textId="164121D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Bittner, M., H. Schmidt, C. Timmreck, and F. Sienz, 2016: Using a large ensemble of simulations to assess the Northern Hemisphere stratospheric dynamical response to tropical volcanic eruptions and its uncertainty.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43(17)</w:t>
      </w:r>
      <w:r w:rsidRPr="00697E49">
        <w:rPr>
          <w:rFonts w:cs="Times New Roman"/>
          <w:sz w:val="20"/>
          <w:szCs w:val="20"/>
          <w:lang w:val="en-GB"/>
        </w:rPr>
        <w:t>, 9324–9332, doi:</w:t>
      </w:r>
      <w:r w:rsidR="00642F13">
        <w:fldChar w:fldCharType="begin"/>
      </w:r>
      <w:r w:rsidR="00642F13" w:rsidRPr="001D5B54">
        <w:rPr>
          <w:lang w:val="en-US"/>
          <w:rPrChange w:id="3735" w:author="Clotilde Pean" w:date="2021-06-21T14:15:00Z">
            <w:rPr/>
          </w:rPrChange>
        </w:rPr>
        <w:instrText xml:space="preserve"> HYPERLINK "https://dx.doi.org/10.1002/2016gl070587" </w:instrText>
      </w:r>
      <w:r w:rsidR="00642F13">
        <w:fldChar w:fldCharType="separate"/>
      </w:r>
      <w:r w:rsidRPr="00697E49">
        <w:rPr>
          <w:rStyle w:val="Hyperlink"/>
          <w:rFonts w:cs="Times New Roman"/>
          <w:sz w:val="20"/>
          <w:szCs w:val="20"/>
          <w:lang w:val="en-GB"/>
        </w:rPr>
        <w:t>10.1002/2016gl070587</w:t>
      </w:r>
      <w:r w:rsidR="00642F13">
        <w:rPr>
          <w:rStyle w:val="Hyperlink"/>
          <w:rFonts w:cs="Times New Roman"/>
          <w:sz w:val="20"/>
          <w:szCs w:val="20"/>
          <w:lang w:val="en-GB"/>
        </w:rPr>
        <w:fldChar w:fldCharType="end"/>
      </w:r>
      <w:r w:rsidRPr="00697E49">
        <w:rPr>
          <w:rFonts w:cs="Times New Roman"/>
          <w:sz w:val="20"/>
          <w:szCs w:val="20"/>
          <w:lang w:val="en-GB"/>
        </w:rPr>
        <w:t>.</w:t>
      </w:r>
    </w:p>
    <w:p w14:paraId="5BBB5772" w14:textId="1218E91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Bitz, C.M., 2008: Some Aspects of Uncertainty in Predicting Sea Ice Thinning. In: </w:t>
      </w:r>
      <w:r w:rsidRPr="00697E49">
        <w:rPr>
          <w:rFonts w:cs="Times New Roman"/>
          <w:i/>
          <w:sz w:val="20"/>
          <w:szCs w:val="20"/>
          <w:lang w:val="en-GB"/>
        </w:rPr>
        <w:t>Arctic Sea Ice Decline: Observations, Projections, Mechanisms, and Implications</w:t>
      </w:r>
      <w:r w:rsidRPr="00697E49">
        <w:rPr>
          <w:rFonts w:cs="Times New Roman"/>
          <w:sz w:val="20"/>
          <w:szCs w:val="20"/>
          <w:lang w:val="en-GB"/>
        </w:rPr>
        <w:t xml:space="preserve"> [DeWeaver, E.T., C.M. Bitz, and L.-B. Tremblay (eds.)]. American Geophysical Union (AGU), Washington, DC, USA, pp. 63–76, doi:</w:t>
      </w:r>
      <w:r w:rsidR="00642F13">
        <w:fldChar w:fldCharType="begin"/>
      </w:r>
      <w:r w:rsidR="00642F13" w:rsidRPr="001D5B54">
        <w:rPr>
          <w:lang w:val="en-US"/>
          <w:rPrChange w:id="3736" w:author="Clotilde Pean" w:date="2021-06-21T14:15:00Z">
            <w:rPr/>
          </w:rPrChange>
        </w:rPr>
        <w:instrText xml:space="preserve"> HYPERLINK "https://dx.doi.org/10.1029/180gm06" </w:instrText>
      </w:r>
      <w:r w:rsidR="00642F13">
        <w:fldChar w:fldCharType="separate"/>
      </w:r>
      <w:r w:rsidRPr="00697E49">
        <w:rPr>
          <w:rStyle w:val="Hyperlink"/>
          <w:rFonts w:cs="Times New Roman"/>
          <w:sz w:val="20"/>
          <w:szCs w:val="20"/>
          <w:lang w:val="en-GB"/>
        </w:rPr>
        <w:t>10.1029/180gm06</w:t>
      </w:r>
      <w:r w:rsidR="00642F13">
        <w:rPr>
          <w:rStyle w:val="Hyperlink"/>
          <w:rFonts w:cs="Times New Roman"/>
          <w:sz w:val="20"/>
          <w:szCs w:val="20"/>
          <w:lang w:val="en-GB"/>
        </w:rPr>
        <w:fldChar w:fldCharType="end"/>
      </w:r>
      <w:r w:rsidRPr="00697E49">
        <w:rPr>
          <w:rFonts w:cs="Times New Roman"/>
          <w:sz w:val="20"/>
          <w:szCs w:val="20"/>
          <w:lang w:val="en-GB"/>
        </w:rPr>
        <w:t>.</w:t>
      </w:r>
    </w:p>
    <w:p w14:paraId="60B3F5CB" w14:textId="628A247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Blau, M.T. and K.-J. Ha, 2020: The Indian Ocean Dipole and its Impact on East African Short Rains in Two CMIP5 Historical Scenarios With and Without Anthropogenic Influence.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125(16)</w:t>
      </w:r>
      <w:r w:rsidRPr="00697E49">
        <w:rPr>
          <w:rFonts w:cs="Times New Roman"/>
          <w:sz w:val="20"/>
          <w:szCs w:val="20"/>
          <w:lang w:val="en-GB"/>
        </w:rPr>
        <w:t>, doi:</w:t>
      </w:r>
      <w:r w:rsidR="00642F13">
        <w:fldChar w:fldCharType="begin"/>
      </w:r>
      <w:r w:rsidR="00642F13" w:rsidRPr="001D5B54">
        <w:rPr>
          <w:lang w:val="en-US"/>
          <w:rPrChange w:id="3737" w:author="Clotilde Pean" w:date="2021-06-21T14:15:00Z">
            <w:rPr/>
          </w:rPrChange>
        </w:rPr>
        <w:instrText xml:space="preserve"> HYPERLINK "https://dx.doi.org/10.1029/2020jd033121" </w:instrText>
      </w:r>
      <w:r w:rsidR="00642F13">
        <w:fldChar w:fldCharType="separate"/>
      </w:r>
      <w:r w:rsidRPr="00697E49">
        <w:rPr>
          <w:rStyle w:val="Hyperlink"/>
          <w:rFonts w:cs="Times New Roman"/>
          <w:sz w:val="20"/>
          <w:szCs w:val="20"/>
          <w:lang w:val="en-GB"/>
        </w:rPr>
        <w:t>10.1029/2020jd033121</w:t>
      </w:r>
      <w:r w:rsidR="00642F13">
        <w:rPr>
          <w:rStyle w:val="Hyperlink"/>
          <w:rFonts w:cs="Times New Roman"/>
          <w:sz w:val="20"/>
          <w:szCs w:val="20"/>
          <w:lang w:val="en-GB"/>
        </w:rPr>
        <w:fldChar w:fldCharType="end"/>
      </w:r>
      <w:r w:rsidRPr="00697E49">
        <w:rPr>
          <w:rFonts w:cs="Times New Roman"/>
          <w:sz w:val="20"/>
          <w:szCs w:val="20"/>
          <w:lang w:val="en-GB"/>
        </w:rPr>
        <w:t>.</w:t>
      </w:r>
    </w:p>
    <w:p w14:paraId="68A6E6FD" w14:textId="4007B06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Blazquez, J. and S. Solman, 2017: Fronts and precipitation in CMIP5 models for the austral winter of the Southern Hemisphere. </w:t>
      </w:r>
      <w:r w:rsidRPr="00697E49">
        <w:rPr>
          <w:rFonts w:cs="Times New Roman"/>
          <w:i/>
          <w:sz w:val="20"/>
          <w:szCs w:val="20"/>
          <w:lang w:val="en-GB"/>
        </w:rPr>
        <w:t>Clim. Dyn.</w:t>
      </w:r>
      <w:r w:rsidRPr="00697E49">
        <w:rPr>
          <w:rFonts w:cs="Times New Roman"/>
          <w:sz w:val="20"/>
          <w:szCs w:val="20"/>
          <w:lang w:val="en-GB"/>
        </w:rPr>
        <w:t xml:space="preserve">, </w:t>
      </w:r>
      <w:r w:rsidRPr="00697E49">
        <w:rPr>
          <w:rFonts w:cs="Times New Roman"/>
          <w:b/>
          <w:sz w:val="20"/>
          <w:szCs w:val="20"/>
          <w:lang w:val="en-GB"/>
        </w:rPr>
        <w:t>50(7–8)</w:t>
      </w:r>
      <w:r w:rsidRPr="00697E49">
        <w:rPr>
          <w:rFonts w:cs="Times New Roman"/>
          <w:sz w:val="20"/>
          <w:szCs w:val="20"/>
          <w:lang w:val="en-GB"/>
        </w:rPr>
        <w:t>, 2705–2717, doi:</w:t>
      </w:r>
      <w:r w:rsidR="00642F13">
        <w:fldChar w:fldCharType="begin"/>
      </w:r>
      <w:r w:rsidR="00642F13" w:rsidRPr="001D5B54">
        <w:rPr>
          <w:lang w:val="en-US"/>
          <w:rPrChange w:id="3738" w:author="Clotilde Pean" w:date="2021-06-21T14:15:00Z">
            <w:rPr/>
          </w:rPrChange>
        </w:rPr>
        <w:instrText xml:space="preserve"> HYPERLINK "https://dx.doi.org/10.1007/s00382-017-3765-z" </w:instrText>
      </w:r>
      <w:r w:rsidR="00642F13">
        <w:fldChar w:fldCharType="separate"/>
      </w:r>
      <w:r w:rsidRPr="00697E49">
        <w:rPr>
          <w:rStyle w:val="Hyperlink"/>
          <w:rFonts w:cs="Times New Roman"/>
          <w:sz w:val="20"/>
          <w:szCs w:val="20"/>
          <w:lang w:val="en-GB"/>
        </w:rPr>
        <w:t>10.1007/s00382-017-3765-z</w:t>
      </w:r>
      <w:r w:rsidR="00642F13">
        <w:rPr>
          <w:rStyle w:val="Hyperlink"/>
          <w:rFonts w:cs="Times New Roman"/>
          <w:sz w:val="20"/>
          <w:szCs w:val="20"/>
          <w:lang w:val="en-GB"/>
        </w:rPr>
        <w:fldChar w:fldCharType="end"/>
      </w:r>
      <w:r w:rsidRPr="00697E49">
        <w:rPr>
          <w:rFonts w:cs="Times New Roman"/>
          <w:sz w:val="20"/>
          <w:szCs w:val="20"/>
          <w:lang w:val="en-GB"/>
        </w:rPr>
        <w:t>.</w:t>
      </w:r>
    </w:p>
    <w:p w14:paraId="02085EFB" w14:textId="4CFFB42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Bock, L. et al., 2020: Quantifying Progress Across Different CMIP Phases With the ESMValTool.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125(21)</w:t>
      </w:r>
      <w:r w:rsidRPr="00697E49">
        <w:rPr>
          <w:rFonts w:cs="Times New Roman"/>
          <w:sz w:val="20"/>
          <w:szCs w:val="20"/>
          <w:lang w:val="en-GB"/>
        </w:rPr>
        <w:t>, doi:</w:t>
      </w:r>
      <w:r w:rsidR="00642F13">
        <w:fldChar w:fldCharType="begin"/>
      </w:r>
      <w:r w:rsidR="00642F13" w:rsidRPr="001D5B54">
        <w:rPr>
          <w:lang w:val="en-US"/>
          <w:rPrChange w:id="3739" w:author="Clotilde Pean" w:date="2021-06-21T14:15:00Z">
            <w:rPr/>
          </w:rPrChange>
        </w:rPr>
        <w:instrText xml:space="preserve"> HYPERLINK "https://dx.doi.org/10.1029/2019jd032321" </w:instrText>
      </w:r>
      <w:r w:rsidR="00642F13">
        <w:fldChar w:fldCharType="separate"/>
      </w:r>
      <w:r w:rsidRPr="00697E49">
        <w:rPr>
          <w:rStyle w:val="Hyperlink"/>
          <w:rFonts w:cs="Times New Roman"/>
          <w:sz w:val="20"/>
          <w:szCs w:val="20"/>
          <w:lang w:val="en-GB"/>
        </w:rPr>
        <w:t>10.1029/2019jd032321</w:t>
      </w:r>
      <w:r w:rsidR="00642F13">
        <w:rPr>
          <w:rStyle w:val="Hyperlink"/>
          <w:rFonts w:cs="Times New Roman"/>
          <w:sz w:val="20"/>
          <w:szCs w:val="20"/>
          <w:lang w:val="en-GB"/>
        </w:rPr>
        <w:fldChar w:fldCharType="end"/>
      </w:r>
      <w:r w:rsidRPr="00697E49">
        <w:rPr>
          <w:rFonts w:cs="Times New Roman"/>
          <w:sz w:val="20"/>
          <w:szCs w:val="20"/>
          <w:lang w:val="en-GB"/>
        </w:rPr>
        <w:t>.</w:t>
      </w:r>
    </w:p>
    <w:p w14:paraId="08AE38BF" w14:textId="00F491E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Bodart, J.A. and R.J. Bingham, 2019: The Impact of the Extreme 2015–2016 El Niño on the Mass Balance of the Antarctic Ice Sheet.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3740" w:author="Clotilde Pean" w:date="2021-06-21T14:15:00Z">
            <w:rPr/>
          </w:rPrChange>
        </w:rPr>
        <w:instrText xml:space="preserve"> HYPERLINK "https://dx.doi.org/10.1029/2019gl084466" </w:instrText>
      </w:r>
      <w:r w:rsidR="00642F13">
        <w:fldChar w:fldCharType="separate"/>
      </w:r>
      <w:r w:rsidRPr="00697E49">
        <w:rPr>
          <w:rStyle w:val="Hyperlink"/>
          <w:rFonts w:cs="Times New Roman"/>
          <w:sz w:val="20"/>
          <w:szCs w:val="20"/>
          <w:lang w:val="en-GB"/>
        </w:rPr>
        <w:t>10.1029/2019gl084466</w:t>
      </w:r>
      <w:r w:rsidR="00642F13">
        <w:rPr>
          <w:rStyle w:val="Hyperlink"/>
          <w:rFonts w:cs="Times New Roman"/>
          <w:sz w:val="20"/>
          <w:szCs w:val="20"/>
          <w:lang w:val="en-GB"/>
        </w:rPr>
        <w:fldChar w:fldCharType="end"/>
      </w:r>
      <w:r w:rsidRPr="00697E49">
        <w:rPr>
          <w:rFonts w:cs="Times New Roman"/>
          <w:sz w:val="20"/>
          <w:szCs w:val="20"/>
          <w:lang w:val="en-GB"/>
        </w:rPr>
        <w:t>.</w:t>
      </w:r>
    </w:p>
    <w:p w14:paraId="418E2967" w14:textId="3D7B229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Bodas-Salcedo, A. et al., 2016: Large Contribution of Supercooled Liquid Clouds to the Solar Radiation Budget of the Southern Ocean.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29(11)</w:t>
      </w:r>
      <w:r w:rsidRPr="00697E49">
        <w:rPr>
          <w:rFonts w:cs="Times New Roman"/>
          <w:sz w:val="20"/>
          <w:szCs w:val="20"/>
          <w:lang w:val="en-GB"/>
        </w:rPr>
        <w:t>, 4213–4228, doi:</w:t>
      </w:r>
      <w:r w:rsidR="00642F13">
        <w:fldChar w:fldCharType="begin"/>
      </w:r>
      <w:r w:rsidR="00642F13" w:rsidRPr="001D5B54">
        <w:rPr>
          <w:lang w:val="en-US"/>
          <w:rPrChange w:id="3741" w:author="Clotilde Pean" w:date="2021-06-21T14:15:00Z">
            <w:rPr/>
          </w:rPrChange>
        </w:rPr>
        <w:instrText xml:space="preserve"> HYPERLINK "https://dx.doi.org/10.1175/jcli-d-15-0564.1" </w:instrText>
      </w:r>
      <w:r w:rsidR="00642F13">
        <w:fldChar w:fldCharType="separate"/>
      </w:r>
      <w:r w:rsidRPr="00697E49">
        <w:rPr>
          <w:rStyle w:val="Hyperlink"/>
          <w:rFonts w:cs="Times New Roman"/>
          <w:sz w:val="20"/>
          <w:szCs w:val="20"/>
          <w:lang w:val="en-GB"/>
        </w:rPr>
        <w:t>10.1175/jcli-d-15-0564.1</w:t>
      </w:r>
      <w:r w:rsidR="00642F13">
        <w:rPr>
          <w:rStyle w:val="Hyperlink"/>
          <w:rFonts w:cs="Times New Roman"/>
          <w:sz w:val="20"/>
          <w:szCs w:val="20"/>
          <w:lang w:val="en-GB"/>
        </w:rPr>
        <w:fldChar w:fldCharType="end"/>
      </w:r>
      <w:r w:rsidRPr="00697E49">
        <w:rPr>
          <w:rFonts w:cs="Times New Roman"/>
          <w:sz w:val="20"/>
          <w:szCs w:val="20"/>
          <w:lang w:val="en-GB"/>
        </w:rPr>
        <w:t>.</w:t>
      </w:r>
    </w:p>
    <w:p w14:paraId="37EB80BB" w14:textId="6A18A6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Boisséson, E., M.A. Balmaseda, S. Abdalla, E. Källén, and P.A.E.M. Janssen, 2014: How robust is the recent strengthening of the Tropical Pacific trade winds?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41(12)</w:t>
      </w:r>
      <w:r w:rsidRPr="00697E49">
        <w:rPr>
          <w:rFonts w:cs="Times New Roman"/>
          <w:sz w:val="20"/>
          <w:szCs w:val="20"/>
          <w:lang w:val="en-GB"/>
        </w:rPr>
        <w:t>, 4398–4405, doi:</w:t>
      </w:r>
      <w:r w:rsidR="00642F13">
        <w:fldChar w:fldCharType="begin"/>
      </w:r>
      <w:r w:rsidR="00642F13" w:rsidRPr="001D5B54">
        <w:rPr>
          <w:lang w:val="en-US"/>
          <w:rPrChange w:id="3742" w:author="Clotilde Pean" w:date="2021-06-21T14:15:00Z">
            <w:rPr/>
          </w:rPrChange>
        </w:rPr>
        <w:instrText xml:space="preserve"> HYPERLINK "https://dx.doi.org/10.1002/2014gl060257" </w:instrText>
      </w:r>
      <w:r w:rsidR="00642F13">
        <w:fldChar w:fldCharType="separate"/>
      </w:r>
      <w:r w:rsidRPr="00697E49">
        <w:rPr>
          <w:rStyle w:val="Hyperlink"/>
          <w:rFonts w:cs="Times New Roman"/>
          <w:sz w:val="20"/>
          <w:szCs w:val="20"/>
          <w:lang w:val="en-GB"/>
        </w:rPr>
        <w:t>10.1002/2014gl060257</w:t>
      </w:r>
      <w:r w:rsidR="00642F13">
        <w:rPr>
          <w:rStyle w:val="Hyperlink"/>
          <w:rFonts w:cs="Times New Roman"/>
          <w:sz w:val="20"/>
          <w:szCs w:val="20"/>
          <w:lang w:val="en-GB"/>
        </w:rPr>
        <w:fldChar w:fldCharType="end"/>
      </w:r>
      <w:r w:rsidRPr="00697E49">
        <w:rPr>
          <w:rFonts w:cs="Times New Roman"/>
          <w:sz w:val="20"/>
          <w:szCs w:val="20"/>
          <w:lang w:val="en-GB"/>
        </w:rPr>
        <w:t>.</w:t>
      </w:r>
    </w:p>
    <w:p w14:paraId="4EA67784" w14:textId="45FD606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Bonfils, C. and B.D. Santer, 2011: Investigating the possibility of a human component in various pacific decadal oscillation indices.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37(7–8)</w:t>
      </w:r>
      <w:r w:rsidRPr="00697E49">
        <w:rPr>
          <w:rFonts w:cs="Times New Roman"/>
          <w:sz w:val="20"/>
          <w:szCs w:val="20"/>
          <w:lang w:val="en-GB"/>
        </w:rPr>
        <w:t>, 1457–1468, doi:</w:t>
      </w:r>
      <w:r w:rsidR="00642F13">
        <w:fldChar w:fldCharType="begin"/>
      </w:r>
      <w:r w:rsidR="00642F13" w:rsidRPr="001D5B54">
        <w:rPr>
          <w:lang w:val="en-GB"/>
          <w:rPrChange w:id="3743" w:author="Clotilde Pean" w:date="2021-06-21T14:15:00Z">
            <w:rPr/>
          </w:rPrChange>
        </w:rPr>
        <w:instrText xml:space="preserve"> HYPERLINK "https://dx.doi.org/10.1007/s00382-010-0920-1" </w:instrText>
      </w:r>
      <w:r w:rsidR="00642F13">
        <w:fldChar w:fldCharType="separate"/>
      </w:r>
      <w:r w:rsidRPr="00697E49">
        <w:rPr>
          <w:rStyle w:val="Hyperlink"/>
          <w:rFonts w:cs="Times New Roman"/>
          <w:sz w:val="20"/>
          <w:szCs w:val="20"/>
          <w:lang w:val="en-GB"/>
        </w:rPr>
        <w:t>10.1007/s00382-010-0920-1</w:t>
      </w:r>
      <w:r w:rsidR="00642F13">
        <w:rPr>
          <w:rStyle w:val="Hyperlink"/>
          <w:rFonts w:cs="Times New Roman"/>
          <w:sz w:val="20"/>
          <w:szCs w:val="20"/>
          <w:lang w:val="en-GB"/>
        </w:rPr>
        <w:fldChar w:fldCharType="end"/>
      </w:r>
      <w:r w:rsidRPr="00697E49">
        <w:rPr>
          <w:rFonts w:cs="Times New Roman"/>
          <w:sz w:val="20"/>
          <w:szCs w:val="20"/>
          <w:lang w:val="en-GB"/>
        </w:rPr>
        <w:t>.</w:t>
      </w:r>
    </w:p>
    <w:p w14:paraId="24690AF1" w14:textId="6FB8054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Bonfils, C.J.W. et al., 2020: Human influence on joint changes in temperature, rainfall and continental aridity.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10(8)</w:t>
      </w:r>
      <w:r w:rsidRPr="00697E49">
        <w:rPr>
          <w:rFonts w:cs="Times New Roman"/>
          <w:sz w:val="20"/>
          <w:szCs w:val="20"/>
          <w:lang w:val="en-GB"/>
        </w:rPr>
        <w:t>, 726–731, doi:</w:t>
      </w:r>
      <w:r w:rsidR="00642F13">
        <w:fldChar w:fldCharType="begin"/>
      </w:r>
      <w:r w:rsidR="00642F13" w:rsidRPr="001D5B54">
        <w:rPr>
          <w:lang w:val="en-US"/>
          <w:rPrChange w:id="3744" w:author="Clotilde Pean" w:date="2021-06-21T14:15:00Z">
            <w:rPr/>
          </w:rPrChange>
        </w:rPr>
        <w:instrText xml:space="preserve"> HYPERLINK "https://dx.doi.org/10.1038/s41558-020-0821-1" </w:instrText>
      </w:r>
      <w:r w:rsidR="00642F13">
        <w:fldChar w:fldCharType="separate"/>
      </w:r>
      <w:r w:rsidRPr="00697E49">
        <w:rPr>
          <w:rStyle w:val="Hyperlink"/>
          <w:rFonts w:cs="Times New Roman"/>
          <w:sz w:val="20"/>
          <w:szCs w:val="20"/>
          <w:lang w:val="en-GB"/>
        </w:rPr>
        <w:t>10.1038/s41558-020-0821-1</w:t>
      </w:r>
      <w:r w:rsidR="00642F13">
        <w:rPr>
          <w:rStyle w:val="Hyperlink"/>
          <w:rFonts w:cs="Times New Roman"/>
          <w:sz w:val="20"/>
          <w:szCs w:val="20"/>
          <w:lang w:val="en-GB"/>
        </w:rPr>
        <w:fldChar w:fldCharType="end"/>
      </w:r>
      <w:r w:rsidRPr="00697E49">
        <w:rPr>
          <w:rFonts w:cs="Times New Roman"/>
          <w:sz w:val="20"/>
          <w:szCs w:val="20"/>
          <w:lang w:val="en-GB"/>
        </w:rPr>
        <w:t>.</w:t>
      </w:r>
    </w:p>
    <w:p w14:paraId="01AEE510" w14:textId="4A09333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Boo, K.-O. et al., 2015: Influence of aerosols in multidecadal SST variability simulations over the North Pacific.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120(2)</w:t>
      </w:r>
      <w:r w:rsidRPr="00697E49">
        <w:rPr>
          <w:rFonts w:cs="Times New Roman"/>
          <w:sz w:val="20"/>
          <w:szCs w:val="20"/>
          <w:lang w:val="en-GB"/>
        </w:rPr>
        <w:t>, 517–531, doi:</w:t>
      </w:r>
      <w:r w:rsidR="00642F13">
        <w:fldChar w:fldCharType="begin"/>
      </w:r>
      <w:r w:rsidR="00642F13" w:rsidRPr="001D5B54">
        <w:rPr>
          <w:lang w:val="en-US"/>
          <w:rPrChange w:id="3745" w:author="Clotilde Pean" w:date="2021-06-21T14:15:00Z">
            <w:rPr/>
          </w:rPrChange>
        </w:rPr>
        <w:instrText xml:space="preserve"> HYPERLINK "https://dx.doi.org/10.1002/2014jd021933" </w:instrText>
      </w:r>
      <w:r w:rsidR="00642F13">
        <w:fldChar w:fldCharType="separate"/>
      </w:r>
      <w:r w:rsidRPr="00697E49">
        <w:rPr>
          <w:rStyle w:val="Hyperlink"/>
          <w:rFonts w:cs="Times New Roman"/>
          <w:sz w:val="20"/>
          <w:szCs w:val="20"/>
          <w:lang w:val="en-GB"/>
        </w:rPr>
        <w:t>10.1002/2014jd021933</w:t>
      </w:r>
      <w:r w:rsidR="00642F13">
        <w:rPr>
          <w:rStyle w:val="Hyperlink"/>
          <w:rFonts w:cs="Times New Roman"/>
          <w:sz w:val="20"/>
          <w:szCs w:val="20"/>
          <w:lang w:val="en-GB"/>
        </w:rPr>
        <w:fldChar w:fldCharType="end"/>
      </w:r>
      <w:r w:rsidRPr="00697E49">
        <w:rPr>
          <w:rFonts w:cs="Times New Roman"/>
          <w:sz w:val="20"/>
          <w:szCs w:val="20"/>
          <w:lang w:val="en-GB"/>
        </w:rPr>
        <w:t>.</w:t>
      </w:r>
    </w:p>
    <w:p w14:paraId="5DFDA30F" w14:textId="03AE6A4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Boos, W.R. and J. Hurley, 2012: Thermodynamic Bias in the Multimodel Mean Boreal Summer Monsoon.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26(7)</w:t>
      </w:r>
      <w:r w:rsidRPr="00697E49">
        <w:rPr>
          <w:rFonts w:cs="Times New Roman"/>
          <w:sz w:val="20"/>
          <w:szCs w:val="20"/>
          <w:lang w:val="en-GB"/>
        </w:rPr>
        <w:t>, 2279–2287, doi:</w:t>
      </w:r>
      <w:r w:rsidR="00642F13">
        <w:fldChar w:fldCharType="begin"/>
      </w:r>
      <w:r w:rsidR="00642F13" w:rsidRPr="001D5B54">
        <w:rPr>
          <w:lang w:val="en-US"/>
          <w:rPrChange w:id="3746" w:author="Clotilde Pean" w:date="2021-06-21T14:15:00Z">
            <w:rPr/>
          </w:rPrChange>
        </w:rPr>
        <w:instrText xml:space="preserve"> HYPERLINK "https://dx.doi.org/10.1175/jcli-d-12-00493.1" </w:instrText>
      </w:r>
      <w:r w:rsidR="00642F13">
        <w:fldChar w:fldCharType="separate"/>
      </w:r>
      <w:r w:rsidRPr="00697E49">
        <w:rPr>
          <w:rStyle w:val="Hyperlink"/>
          <w:rFonts w:cs="Times New Roman"/>
          <w:sz w:val="20"/>
          <w:szCs w:val="20"/>
          <w:lang w:val="en-GB"/>
        </w:rPr>
        <w:t>10.1175/jcli-d-12-00493.1</w:t>
      </w:r>
      <w:r w:rsidR="00642F13">
        <w:rPr>
          <w:rStyle w:val="Hyperlink"/>
          <w:rFonts w:cs="Times New Roman"/>
          <w:sz w:val="20"/>
          <w:szCs w:val="20"/>
          <w:lang w:val="en-GB"/>
        </w:rPr>
        <w:fldChar w:fldCharType="end"/>
      </w:r>
      <w:r w:rsidRPr="00697E49">
        <w:rPr>
          <w:rFonts w:cs="Times New Roman"/>
          <w:sz w:val="20"/>
          <w:szCs w:val="20"/>
          <w:lang w:val="en-GB"/>
        </w:rPr>
        <w:t>.</w:t>
      </w:r>
    </w:p>
    <w:p w14:paraId="55303894" w14:textId="2E3BD32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Booth, B.B.B., N.J. Dunstone, P.R. Halloran, T. Andrews, and N. Bellouin, 2012: Aerosols implicated as a prime driver of twentieth-century North Atlantic climate variability.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484(7393)</w:t>
      </w:r>
      <w:r w:rsidRPr="00697E49">
        <w:rPr>
          <w:rFonts w:cs="Times New Roman"/>
          <w:sz w:val="20"/>
          <w:szCs w:val="20"/>
          <w:lang w:val="en-GB"/>
        </w:rPr>
        <w:t>, 228–232, doi:</w:t>
      </w:r>
      <w:r w:rsidR="00642F13">
        <w:fldChar w:fldCharType="begin"/>
      </w:r>
      <w:r w:rsidR="00642F13" w:rsidRPr="001D5B54">
        <w:rPr>
          <w:lang w:val="en-US"/>
          <w:rPrChange w:id="3747" w:author="Clotilde Pean" w:date="2021-06-21T14:15:00Z">
            <w:rPr/>
          </w:rPrChange>
        </w:rPr>
        <w:instrText xml:space="preserve"> HYPERLINK "https://dx.doi.org/10.1038/nature10946" </w:instrText>
      </w:r>
      <w:r w:rsidR="00642F13">
        <w:fldChar w:fldCharType="separate"/>
      </w:r>
      <w:r w:rsidRPr="00697E49">
        <w:rPr>
          <w:rStyle w:val="Hyperlink"/>
          <w:rFonts w:cs="Times New Roman"/>
          <w:sz w:val="20"/>
          <w:szCs w:val="20"/>
          <w:lang w:val="en-GB"/>
        </w:rPr>
        <w:t>10.1038/nature10946</w:t>
      </w:r>
      <w:r w:rsidR="00642F13">
        <w:rPr>
          <w:rStyle w:val="Hyperlink"/>
          <w:rFonts w:cs="Times New Roman"/>
          <w:sz w:val="20"/>
          <w:szCs w:val="20"/>
          <w:lang w:val="en-GB"/>
        </w:rPr>
        <w:fldChar w:fldCharType="end"/>
      </w:r>
      <w:r w:rsidRPr="00697E49">
        <w:rPr>
          <w:rFonts w:cs="Times New Roman"/>
          <w:sz w:val="20"/>
          <w:szCs w:val="20"/>
          <w:lang w:val="en-GB"/>
        </w:rPr>
        <w:t>.</w:t>
      </w:r>
    </w:p>
    <w:p w14:paraId="4820277B" w14:textId="08C97D5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Bopp, L. et al., 2013: Multiple stressors of ocean ecosystems in the 21st century: projections with CMIP5 models.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10(10)</w:t>
      </w:r>
      <w:r w:rsidRPr="00697E49">
        <w:rPr>
          <w:rFonts w:cs="Times New Roman"/>
          <w:sz w:val="20"/>
          <w:szCs w:val="20"/>
          <w:lang w:val="en-GB"/>
        </w:rPr>
        <w:t>, 6225–6245, doi:</w:t>
      </w:r>
      <w:r w:rsidR="00642F13">
        <w:fldChar w:fldCharType="begin"/>
      </w:r>
      <w:r w:rsidR="00642F13" w:rsidRPr="001D5B54">
        <w:rPr>
          <w:lang w:val="en-US"/>
          <w:rPrChange w:id="3748" w:author="Clotilde Pean" w:date="2021-06-21T14:15:00Z">
            <w:rPr/>
          </w:rPrChange>
        </w:rPr>
        <w:instrText xml:space="preserve"> HYPERLINK "https://dx.doi.org/10.5194/bg-10-6225-2013" </w:instrText>
      </w:r>
      <w:r w:rsidR="00642F13">
        <w:fldChar w:fldCharType="separate"/>
      </w:r>
      <w:r w:rsidRPr="00697E49">
        <w:rPr>
          <w:rStyle w:val="Hyperlink"/>
          <w:rFonts w:cs="Times New Roman"/>
          <w:sz w:val="20"/>
          <w:szCs w:val="20"/>
          <w:lang w:val="en-GB"/>
        </w:rPr>
        <w:t>10.5194/bg-10-6225-2013</w:t>
      </w:r>
      <w:r w:rsidR="00642F13">
        <w:rPr>
          <w:rStyle w:val="Hyperlink"/>
          <w:rFonts w:cs="Times New Roman"/>
          <w:sz w:val="20"/>
          <w:szCs w:val="20"/>
          <w:lang w:val="en-GB"/>
        </w:rPr>
        <w:fldChar w:fldCharType="end"/>
      </w:r>
      <w:r w:rsidRPr="00697E49">
        <w:rPr>
          <w:rFonts w:cs="Times New Roman"/>
          <w:sz w:val="20"/>
          <w:szCs w:val="20"/>
          <w:lang w:val="en-GB"/>
        </w:rPr>
        <w:t>.</w:t>
      </w:r>
    </w:p>
    <w:p w14:paraId="34DB6427" w14:textId="648436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Boucher, O. et al., 2020a: Presentation and Evaluation of the IPSL-CM6A-LR Climate Model.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12(7)</w:t>
      </w:r>
      <w:r w:rsidRPr="00697E49">
        <w:rPr>
          <w:rFonts w:cs="Times New Roman"/>
          <w:sz w:val="20"/>
          <w:szCs w:val="20"/>
          <w:lang w:val="en-GB"/>
        </w:rPr>
        <w:t>, doi:</w:t>
      </w:r>
      <w:r w:rsidR="00642F13">
        <w:fldChar w:fldCharType="begin"/>
      </w:r>
      <w:r w:rsidR="00642F13" w:rsidRPr="001D5B54">
        <w:rPr>
          <w:lang w:val="en-US"/>
          <w:rPrChange w:id="3749" w:author="Clotilde Pean" w:date="2021-06-21T14:15:00Z">
            <w:rPr/>
          </w:rPrChange>
        </w:rPr>
        <w:instrText xml:space="preserve"> HYPERLINK "https://dx.doi.org/10.1029/2019ms002010" </w:instrText>
      </w:r>
      <w:r w:rsidR="00642F13">
        <w:fldChar w:fldCharType="separate"/>
      </w:r>
      <w:r w:rsidRPr="00697E49">
        <w:rPr>
          <w:rStyle w:val="Hyperlink"/>
          <w:rFonts w:cs="Times New Roman"/>
          <w:sz w:val="20"/>
          <w:szCs w:val="20"/>
          <w:lang w:val="en-GB"/>
        </w:rPr>
        <w:t>10.1029/2019ms002010</w:t>
      </w:r>
      <w:r w:rsidR="00642F13">
        <w:rPr>
          <w:rStyle w:val="Hyperlink"/>
          <w:rFonts w:cs="Times New Roman"/>
          <w:sz w:val="20"/>
          <w:szCs w:val="20"/>
          <w:lang w:val="en-GB"/>
        </w:rPr>
        <w:fldChar w:fldCharType="end"/>
      </w:r>
      <w:r w:rsidRPr="00697E49">
        <w:rPr>
          <w:rFonts w:cs="Times New Roman"/>
          <w:sz w:val="20"/>
          <w:szCs w:val="20"/>
          <w:lang w:val="en-GB"/>
        </w:rPr>
        <w:t>.</w:t>
      </w:r>
    </w:p>
    <w:p w14:paraId="3F2DDE4C" w14:textId="7D2A17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Boucher, O. et al., 2020b: Presentation and Evaluation of the IPSL-CM6A-LR Climate Model.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12(7)</w:t>
      </w:r>
      <w:r w:rsidRPr="00697E49">
        <w:rPr>
          <w:rFonts w:cs="Times New Roman"/>
          <w:sz w:val="20"/>
          <w:szCs w:val="20"/>
          <w:lang w:val="en-GB"/>
        </w:rPr>
        <w:t>, doi:</w:t>
      </w:r>
      <w:r w:rsidR="00642F13">
        <w:fldChar w:fldCharType="begin"/>
      </w:r>
      <w:r w:rsidR="00642F13" w:rsidRPr="001D5B54">
        <w:rPr>
          <w:lang w:val="en-US"/>
          <w:rPrChange w:id="3750" w:author="Clotilde Pean" w:date="2021-06-21T14:15:00Z">
            <w:rPr/>
          </w:rPrChange>
        </w:rPr>
        <w:instrText xml:space="preserve"> HYPERLINK "https://dx.doi.org/10.1029/2019ms002010" </w:instrText>
      </w:r>
      <w:r w:rsidR="00642F13">
        <w:fldChar w:fldCharType="separate"/>
      </w:r>
      <w:r w:rsidRPr="00697E49">
        <w:rPr>
          <w:rStyle w:val="Hyperlink"/>
          <w:rFonts w:cs="Times New Roman"/>
          <w:sz w:val="20"/>
          <w:szCs w:val="20"/>
          <w:lang w:val="en-GB"/>
        </w:rPr>
        <w:t>10.1029/2019ms002010</w:t>
      </w:r>
      <w:r w:rsidR="00642F13">
        <w:rPr>
          <w:rStyle w:val="Hyperlink"/>
          <w:rFonts w:cs="Times New Roman"/>
          <w:sz w:val="20"/>
          <w:szCs w:val="20"/>
          <w:lang w:val="en-GB"/>
        </w:rPr>
        <w:fldChar w:fldCharType="end"/>
      </w:r>
      <w:r w:rsidRPr="00697E49">
        <w:rPr>
          <w:rFonts w:cs="Times New Roman"/>
          <w:sz w:val="20"/>
          <w:szCs w:val="20"/>
          <w:lang w:val="en-GB"/>
        </w:rPr>
        <w:t>.</w:t>
      </w:r>
    </w:p>
    <w:p w14:paraId="52E469D0" w14:textId="21A4EE3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Bova, S., Y. Rosenthal, Z. Liu, S.P. Godad, and M. Yan, 2021: Seasonal origin of the thermal maxima at the Holocene and the last interglacial.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589(7843)</w:t>
      </w:r>
      <w:r w:rsidRPr="00697E49">
        <w:rPr>
          <w:rFonts w:cs="Times New Roman"/>
          <w:sz w:val="20"/>
          <w:szCs w:val="20"/>
          <w:lang w:val="en-GB"/>
        </w:rPr>
        <w:t>, 548–553, doi:</w:t>
      </w:r>
      <w:r w:rsidR="00642F13">
        <w:fldChar w:fldCharType="begin"/>
      </w:r>
      <w:r w:rsidR="00642F13" w:rsidRPr="001D5B54">
        <w:rPr>
          <w:lang w:val="en-US"/>
          <w:rPrChange w:id="3751" w:author="Clotilde Pean" w:date="2021-06-21T14:15:00Z">
            <w:rPr/>
          </w:rPrChange>
        </w:rPr>
        <w:instrText xml:space="preserve"> HYPERLINK "https://dx.doi.org/10.1038/s41586-020-03155-x" </w:instrText>
      </w:r>
      <w:r w:rsidR="00642F13">
        <w:fldChar w:fldCharType="separate"/>
      </w:r>
      <w:r w:rsidRPr="00697E49">
        <w:rPr>
          <w:rStyle w:val="Hyperlink"/>
          <w:rFonts w:cs="Times New Roman"/>
          <w:sz w:val="20"/>
          <w:szCs w:val="20"/>
          <w:lang w:val="en-GB"/>
        </w:rPr>
        <w:t>10.1038/s41586-020-03155-x</w:t>
      </w:r>
      <w:r w:rsidR="00642F13">
        <w:rPr>
          <w:rStyle w:val="Hyperlink"/>
          <w:rFonts w:cs="Times New Roman"/>
          <w:sz w:val="20"/>
          <w:szCs w:val="20"/>
          <w:lang w:val="en-GB"/>
        </w:rPr>
        <w:fldChar w:fldCharType="end"/>
      </w:r>
      <w:r w:rsidRPr="00697E49">
        <w:rPr>
          <w:rFonts w:cs="Times New Roman"/>
          <w:sz w:val="20"/>
          <w:szCs w:val="20"/>
          <w:lang w:val="en-GB"/>
        </w:rPr>
        <w:t>.</w:t>
      </w:r>
    </w:p>
    <w:p w14:paraId="4F53CA10" w14:textId="2F54162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Bracegirdle, T.J., H. Lu, R. Eade, and T. Woollings, 2018: Do CMIP5 Models Reproduce Observed Low-Frequency North Atlantic Jet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45(14)</w:t>
      </w:r>
      <w:r w:rsidRPr="00697E49">
        <w:rPr>
          <w:rFonts w:cs="Times New Roman"/>
          <w:sz w:val="20"/>
          <w:szCs w:val="20"/>
          <w:lang w:val="en-GB"/>
        </w:rPr>
        <w:t>, 7204–7212, doi:</w:t>
      </w:r>
      <w:r w:rsidR="00642F13">
        <w:fldChar w:fldCharType="begin"/>
      </w:r>
      <w:r w:rsidR="00642F13" w:rsidRPr="001D5B54">
        <w:rPr>
          <w:lang w:val="en-US"/>
          <w:rPrChange w:id="3752" w:author="Clotilde Pean" w:date="2021-06-21T14:15:00Z">
            <w:rPr/>
          </w:rPrChange>
        </w:rPr>
        <w:instrText xml:space="preserve"> HYPERLINK "https://dx.doi.org/10.1029/2018gl078965" </w:instrText>
      </w:r>
      <w:r w:rsidR="00642F13">
        <w:fldChar w:fldCharType="separate"/>
      </w:r>
      <w:r w:rsidRPr="00697E49">
        <w:rPr>
          <w:rStyle w:val="Hyperlink"/>
          <w:rFonts w:cs="Times New Roman"/>
          <w:sz w:val="20"/>
          <w:szCs w:val="20"/>
          <w:lang w:val="en-GB"/>
        </w:rPr>
        <w:t>10.1029/2018gl078965</w:t>
      </w:r>
      <w:r w:rsidR="00642F13">
        <w:rPr>
          <w:rStyle w:val="Hyperlink"/>
          <w:rFonts w:cs="Times New Roman"/>
          <w:sz w:val="20"/>
          <w:szCs w:val="20"/>
          <w:lang w:val="en-GB"/>
        </w:rPr>
        <w:fldChar w:fldCharType="end"/>
      </w:r>
      <w:r w:rsidRPr="00697E49">
        <w:rPr>
          <w:rFonts w:cs="Times New Roman"/>
          <w:sz w:val="20"/>
          <w:szCs w:val="20"/>
          <w:lang w:val="en-GB"/>
        </w:rPr>
        <w:t>.</w:t>
      </w:r>
    </w:p>
    <w:p w14:paraId="47E2F58A" w14:textId="7649BAD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Bracegirdle, T.J. et al., 2020a: Improvements in Circumpolar Southern Hemisphere Extratropical Atmospheric Circulation in CMIP6 Compared to CMIP5. </w:t>
      </w:r>
      <w:r w:rsidRPr="00697E49">
        <w:rPr>
          <w:rFonts w:cs="Times New Roman"/>
          <w:i/>
          <w:sz w:val="20"/>
          <w:szCs w:val="20"/>
          <w:lang w:val="en-GB"/>
        </w:rPr>
        <w:t>Earth and Space Science</w:t>
      </w:r>
      <w:r w:rsidRPr="00697E49">
        <w:rPr>
          <w:rFonts w:cs="Times New Roman"/>
          <w:sz w:val="20"/>
          <w:szCs w:val="20"/>
          <w:lang w:val="en-GB"/>
        </w:rPr>
        <w:t xml:space="preserve">, </w:t>
      </w:r>
      <w:r w:rsidRPr="00697E49">
        <w:rPr>
          <w:rFonts w:cs="Times New Roman"/>
          <w:b/>
          <w:sz w:val="20"/>
          <w:szCs w:val="20"/>
          <w:lang w:val="en-GB"/>
        </w:rPr>
        <w:t>7(6)</w:t>
      </w:r>
      <w:r w:rsidRPr="00697E49">
        <w:rPr>
          <w:rFonts w:cs="Times New Roman"/>
          <w:sz w:val="20"/>
          <w:szCs w:val="20"/>
          <w:lang w:val="en-GB"/>
        </w:rPr>
        <w:t>, e2019EA001065, doi:</w:t>
      </w:r>
      <w:r w:rsidR="00642F13">
        <w:fldChar w:fldCharType="begin"/>
      </w:r>
      <w:r w:rsidR="00642F13" w:rsidRPr="001D5B54">
        <w:rPr>
          <w:lang w:val="en-US"/>
          <w:rPrChange w:id="3753" w:author="Clotilde Pean" w:date="2021-06-21T14:15:00Z">
            <w:rPr/>
          </w:rPrChange>
        </w:rPr>
        <w:instrText xml:space="preserve"> HYPERLINK "https://dx.doi.org/10.1029/2019ea001065" </w:instrText>
      </w:r>
      <w:r w:rsidR="00642F13">
        <w:fldChar w:fldCharType="separate"/>
      </w:r>
      <w:r w:rsidRPr="00697E49">
        <w:rPr>
          <w:rStyle w:val="Hyperlink"/>
          <w:rFonts w:cs="Times New Roman"/>
          <w:sz w:val="20"/>
          <w:szCs w:val="20"/>
          <w:lang w:val="en-GB"/>
        </w:rPr>
        <w:t>10.1029/2019ea001065</w:t>
      </w:r>
      <w:r w:rsidR="00642F13">
        <w:rPr>
          <w:rStyle w:val="Hyperlink"/>
          <w:rFonts w:cs="Times New Roman"/>
          <w:sz w:val="20"/>
          <w:szCs w:val="20"/>
          <w:lang w:val="en-GB"/>
        </w:rPr>
        <w:fldChar w:fldCharType="end"/>
      </w:r>
      <w:r w:rsidRPr="00697E49">
        <w:rPr>
          <w:rFonts w:cs="Times New Roman"/>
          <w:sz w:val="20"/>
          <w:szCs w:val="20"/>
          <w:lang w:val="en-GB"/>
        </w:rPr>
        <w:t>.</w:t>
      </w:r>
    </w:p>
    <w:p w14:paraId="05918515" w14:textId="65850F7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Bracegirdle, T.J. et al., 2020b: Improvements in Circumpolar Southern Hemisphere Extratropical Atmospheric Circulation in CMIP6 Compared to CMIP5. </w:t>
      </w:r>
      <w:r w:rsidRPr="00697E49">
        <w:rPr>
          <w:rFonts w:cs="Times New Roman"/>
          <w:i/>
          <w:sz w:val="20"/>
          <w:szCs w:val="20"/>
          <w:lang w:val="en-GB"/>
        </w:rPr>
        <w:t>Earth and Space Science</w:t>
      </w:r>
      <w:r w:rsidRPr="00697E49">
        <w:rPr>
          <w:rFonts w:cs="Times New Roman"/>
          <w:sz w:val="20"/>
          <w:szCs w:val="20"/>
          <w:lang w:val="en-GB"/>
        </w:rPr>
        <w:t xml:space="preserve">, </w:t>
      </w:r>
      <w:r w:rsidRPr="00697E49">
        <w:rPr>
          <w:rFonts w:cs="Times New Roman"/>
          <w:b/>
          <w:sz w:val="20"/>
          <w:szCs w:val="20"/>
          <w:lang w:val="en-GB"/>
        </w:rPr>
        <w:t>7(6)</w:t>
      </w:r>
      <w:r w:rsidRPr="00697E49">
        <w:rPr>
          <w:rFonts w:cs="Times New Roman"/>
          <w:sz w:val="20"/>
          <w:szCs w:val="20"/>
          <w:lang w:val="en-GB"/>
        </w:rPr>
        <w:t>, e2019EA001065, doi:</w:t>
      </w:r>
      <w:r w:rsidR="00642F13">
        <w:fldChar w:fldCharType="begin"/>
      </w:r>
      <w:r w:rsidR="00642F13" w:rsidRPr="001D5B54">
        <w:rPr>
          <w:lang w:val="en-US"/>
          <w:rPrChange w:id="3754" w:author="Clotilde Pean" w:date="2021-06-21T14:15:00Z">
            <w:rPr/>
          </w:rPrChange>
        </w:rPr>
        <w:instrText xml:space="preserve"> HYPERLINK "https://dx.doi.org/10.1029/2019ea001065" </w:instrText>
      </w:r>
      <w:r w:rsidR="00642F13">
        <w:fldChar w:fldCharType="separate"/>
      </w:r>
      <w:r w:rsidRPr="00697E49">
        <w:rPr>
          <w:rStyle w:val="Hyperlink"/>
          <w:rFonts w:cs="Times New Roman"/>
          <w:sz w:val="20"/>
          <w:szCs w:val="20"/>
          <w:lang w:val="en-GB"/>
        </w:rPr>
        <w:t>10.1029/2019ea001065</w:t>
      </w:r>
      <w:r w:rsidR="00642F13">
        <w:rPr>
          <w:rStyle w:val="Hyperlink"/>
          <w:rFonts w:cs="Times New Roman"/>
          <w:sz w:val="20"/>
          <w:szCs w:val="20"/>
          <w:lang w:val="en-GB"/>
        </w:rPr>
        <w:fldChar w:fldCharType="end"/>
      </w:r>
      <w:r w:rsidRPr="00697E49">
        <w:rPr>
          <w:rFonts w:cs="Times New Roman"/>
          <w:sz w:val="20"/>
          <w:szCs w:val="20"/>
          <w:lang w:val="en-GB"/>
        </w:rPr>
        <w:t>.</w:t>
      </w:r>
    </w:p>
    <w:p w14:paraId="3CB02B9E" w14:textId="2A945B3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Breeden, M.L. and G.A. McKinley, 2016: Climate impacts on multidecadal pCO2 variability in the North Atlantic: 1948–2009.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13(11)</w:t>
      </w:r>
      <w:r w:rsidRPr="00697E49">
        <w:rPr>
          <w:rFonts w:cs="Times New Roman"/>
          <w:sz w:val="20"/>
          <w:szCs w:val="20"/>
          <w:lang w:val="en-GB"/>
        </w:rPr>
        <w:t>, 3387–3396, doi:</w:t>
      </w:r>
      <w:r w:rsidR="00642F13">
        <w:fldChar w:fldCharType="begin"/>
      </w:r>
      <w:r w:rsidR="00642F13" w:rsidRPr="001D5B54">
        <w:rPr>
          <w:lang w:val="en-US"/>
          <w:rPrChange w:id="3755" w:author="Clotilde Pean" w:date="2021-06-21T14:15:00Z">
            <w:rPr/>
          </w:rPrChange>
        </w:rPr>
        <w:instrText xml:space="preserve"> HYPERLINK "https://dx.doi.org/10.5194/bg-13-3387-2016" </w:instrText>
      </w:r>
      <w:r w:rsidR="00642F13">
        <w:fldChar w:fldCharType="separate"/>
      </w:r>
      <w:r w:rsidRPr="00697E49">
        <w:rPr>
          <w:rStyle w:val="Hyperlink"/>
          <w:rFonts w:cs="Times New Roman"/>
          <w:sz w:val="20"/>
          <w:szCs w:val="20"/>
          <w:lang w:val="en-GB"/>
        </w:rPr>
        <w:t>10.5194/bg-13-3387-2016</w:t>
      </w:r>
      <w:r w:rsidR="00642F13">
        <w:rPr>
          <w:rStyle w:val="Hyperlink"/>
          <w:rFonts w:cs="Times New Roman"/>
          <w:sz w:val="20"/>
          <w:szCs w:val="20"/>
          <w:lang w:val="en-GB"/>
        </w:rPr>
        <w:fldChar w:fldCharType="end"/>
      </w:r>
      <w:r w:rsidRPr="00697E49">
        <w:rPr>
          <w:rFonts w:cs="Times New Roman"/>
          <w:sz w:val="20"/>
          <w:szCs w:val="20"/>
          <w:lang w:val="en-GB"/>
        </w:rPr>
        <w:t>.</w:t>
      </w:r>
    </w:p>
    <w:p w14:paraId="187B64DE" w14:textId="148789A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Breitburg, D. et al., 2018: Declining oxygen in the global ocean and coastal waters.. </w:t>
      </w:r>
      <w:r w:rsidRPr="00697E49">
        <w:rPr>
          <w:rFonts w:cs="Times New Roman"/>
          <w:i/>
          <w:sz w:val="20"/>
          <w:szCs w:val="20"/>
          <w:lang w:val="en-GB"/>
        </w:rPr>
        <w:t>Science (New York, N.Y.)</w:t>
      </w:r>
      <w:r w:rsidRPr="00697E49">
        <w:rPr>
          <w:rFonts w:cs="Times New Roman"/>
          <w:sz w:val="20"/>
          <w:szCs w:val="20"/>
          <w:lang w:val="en-GB"/>
        </w:rPr>
        <w:t xml:space="preserve">, </w:t>
      </w:r>
      <w:r w:rsidRPr="00697E49">
        <w:rPr>
          <w:rFonts w:cs="Times New Roman"/>
          <w:b/>
          <w:sz w:val="20"/>
          <w:szCs w:val="20"/>
          <w:lang w:val="en-GB"/>
        </w:rPr>
        <w:t>359(6371)</w:t>
      </w:r>
      <w:r w:rsidRPr="00697E49">
        <w:rPr>
          <w:rFonts w:cs="Times New Roman"/>
          <w:sz w:val="20"/>
          <w:szCs w:val="20"/>
          <w:lang w:val="en-GB"/>
        </w:rPr>
        <w:t>, eaam7240, doi:</w:t>
      </w:r>
      <w:r w:rsidR="00642F13">
        <w:fldChar w:fldCharType="begin"/>
      </w:r>
      <w:r w:rsidR="00642F13" w:rsidRPr="001D5B54">
        <w:rPr>
          <w:lang w:val="en-US"/>
          <w:rPrChange w:id="3756" w:author="Clotilde Pean" w:date="2021-06-21T14:15:00Z">
            <w:rPr/>
          </w:rPrChange>
        </w:rPr>
        <w:instrText xml:space="preserve"> HYPERLINK "https://dx.doi.org/10.1126/science.aam7240" </w:instrText>
      </w:r>
      <w:r w:rsidR="00642F13">
        <w:fldChar w:fldCharType="separate"/>
      </w:r>
      <w:r w:rsidRPr="00697E49">
        <w:rPr>
          <w:rStyle w:val="Hyperlink"/>
          <w:rFonts w:cs="Times New Roman"/>
          <w:sz w:val="20"/>
          <w:szCs w:val="20"/>
          <w:lang w:val="en-GB"/>
        </w:rPr>
        <w:t>10.1126/science.aam7240</w:t>
      </w:r>
      <w:r w:rsidR="00642F13">
        <w:rPr>
          <w:rStyle w:val="Hyperlink"/>
          <w:rFonts w:cs="Times New Roman"/>
          <w:sz w:val="20"/>
          <w:szCs w:val="20"/>
          <w:lang w:val="en-GB"/>
        </w:rPr>
        <w:fldChar w:fldCharType="end"/>
      </w:r>
      <w:r w:rsidRPr="00697E49">
        <w:rPr>
          <w:rFonts w:cs="Times New Roman"/>
          <w:sz w:val="20"/>
          <w:szCs w:val="20"/>
          <w:lang w:val="en-GB"/>
        </w:rPr>
        <w:t>.</w:t>
      </w:r>
    </w:p>
    <w:p w14:paraId="2EB80516" w14:textId="083F825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Brierley, C. and I. Wainer, 2018: Inter-annual variability in the tropical Atlantic from the Last Glacial Maximum into future climate projections simulated by CMIP5/PMIP3.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14(10)</w:t>
      </w:r>
      <w:r w:rsidRPr="00697E49">
        <w:rPr>
          <w:rFonts w:cs="Times New Roman"/>
          <w:sz w:val="20"/>
          <w:szCs w:val="20"/>
          <w:lang w:val="en-GB"/>
        </w:rPr>
        <w:t>, 1377–1390, doi:</w:t>
      </w:r>
      <w:r w:rsidR="00642F13">
        <w:fldChar w:fldCharType="begin"/>
      </w:r>
      <w:r w:rsidR="00642F13" w:rsidRPr="001D5B54">
        <w:rPr>
          <w:lang w:val="en-US"/>
          <w:rPrChange w:id="3757" w:author="Clotilde Pean" w:date="2021-06-21T14:15:00Z">
            <w:rPr/>
          </w:rPrChange>
        </w:rPr>
        <w:instrText xml:space="preserve"> HYPERLINK "https://dx.doi.org/10.5194/cp-14-1377-2018" </w:instrText>
      </w:r>
      <w:r w:rsidR="00642F13">
        <w:fldChar w:fldCharType="separate"/>
      </w:r>
      <w:r w:rsidRPr="00697E49">
        <w:rPr>
          <w:rStyle w:val="Hyperlink"/>
          <w:rFonts w:cs="Times New Roman"/>
          <w:sz w:val="20"/>
          <w:szCs w:val="20"/>
          <w:lang w:val="en-GB"/>
        </w:rPr>
        <w:t>10.5194/cp-14-1377-2018</w:t>
      </w:r>
      <w:r w:rsidR="00642F13">
        <w:rPr>
          <w:rStyle w:val="Hyperlink"/>
          <w:rFonts w:cs="Times New Roman"/>
          <w:sz w:val="20"/>
          <w:szCs w:val="20"/>
          <w:lang w:val="en-GB"/>
        </w:rPr>
        <w:fldChar w:fldCharType="end"/>
      </w:r>
      <w:r w:rsidRPr="00697E49">
        <w:rPr>
          <w:rFonts w:cs="Times New Roman"/>
          <w:sz w:val="20"/>
          <w:szCs w:val="20"/>
          <w:lang w:val="en-GB"/>
        </w:rPr>
        <w:t>.</w:t>
      </w:r>
    </w:p>
    <w:p w14:paraId="077858A4" w14:textId="07AEE4C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Brierley, C.M. et al., 2020: Large-scale features and evaluation of the PMIP4-CMIP6 midHolocene simulations.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16(5)</w:t>
      </w:r>
      <w:r w:rsidRPr="00697E49">
        <w:rPr>
          <w:rFonts w:cs="Times New Roman"/>
          <w:sz w:val="20"/>
          <w:szCs w:val="20"/>
          <w:lang w:val="en-GB"/>
        </w:rPr>
        <w:t>, 1847–1872, doi:</w:t>
      </w:r>
      <w:r w:rsidR="00642F13">
        <w:fldChar w:fldCharType="begin"/>
      </w:r>
      <w:r w:rsidR="00642F13" w:rsidRPr="001D5B54">
        <w:rPr>
          <w:lang w:val="en-US"/>
          <w:rPrChange w:id="3758" w:author="Clotilde Pean" w:date="2021-06-21T14:15:00Z">
            <w:rPr/>
          </w:rPrChange>
        </w:rPr>
        <w:instrText xml:space="preserve"> HYPERLINK "https://dx.doi.org/10.5194/cp-16-1847-2020" </w:instrText>
      </w:r>
      <w:r w:rsidR="00642F13">
        <w:fldChar w:fldCharType="separate"/>
      </w:r>
      <w:r w:rsidRPr="00697E49">
        <w:rPr>
          <w:rStyle w:val="Hyperlink"/>
          <w:rFonts w:cs="Times New Roman"/>
          <w:sz w:val="20"/>
          <w:szCs w:val="20"/>
          <w:lang w:val="en-GB"/>
        </w:rPr>
        <w:t>10.5194/cp-16-1847-2020</w:t>
      </w:r>
      <w:r w:rsidR="00642F13">
        <w:rPr>
          <w:rStyle w:val="Hyperlink"/>
          <w:rFonts w:cs="Times New Roman"/>
          <w:sz w:val="20"/>
          <w:szCs w:val="20"/>
          <w:lang w:val="en-GB"/>
        </w:rPr>
        <w:fldChar w:fldCharType="end"/>
      </w:r>
      <w:r w:rsidRPr="00697E49">
        <w:rPr>
          <w:rFonts w:cs="Times New Roman"/>
          <w:sz w:val="20"/>
          <w:szCs w:val="20"/>
          <w:lang w:val="en-GB"/>
        </w:rPr>
        <w:t>.</w:t>
      </w:r>
    </w:p>
    <w:p w14:paraId="5B8BC37E" w14:textId="4DA328B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Bronselaer, B. et al., 2018: Change in future climate due to Antarctic meltwater.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564(7734)</w:t>
      </w:r>
      <w:r w:rsidRPr="00697E49">
        <w:rPr>
          <w:rFonts w:cs="Times New Roman"/>
          <w:sz w:val="20"/>
          <w:szCs w:val="20"/>
          <w:lang w:val="en-GB"/>
        </w:rPr>
        <w:t>, 53–58, doi:</w:t>
      </w:r>
      <w:r w:rsidR="00642F13">
        <w:fldChar w:fldCharType="begin"/>
      </w:r>
      <w:r w:rsidR="00642F13" w:rsidRPr="001D5B54">
        <w:rPr>
          <w:lang w:val="en-US"/>
          <w:rPrChange w:id="3759" w:author="Clotilde Pean" w:date="2021-06-21T14:15:00Z">
            <w:rPr/>
          </w:rPrChange>
        </w:rPr>
        <w:instrText xml:space="preserve"> HYPERLINK "https://dx.doi.org/10.1038/s41586-018-0712-z" </w:instrText>
      </w:r>
      <w:r w:rsidR="00642F13">
        <w:fldChar w:fldCharType="separate"/>
      </w:r>
      <w:r w:rsidRPr="00697E49">
        <w:rPr>
          <w:rStyle w:val="Hyperlink"/>
          <w:rFonts w:cs="Times New Roman"/>
          <w:sz w:val="20"/>
          <w:szCs w:val="20"/>
          <w:lang w:val="en-GB"/>
        </w:rPr>
        <w:t>10.1038/s41586-018-0712-z</w:t>
      </w:r>
      <w:r w:rsidR="00642F13">
        <w:rPr>
          <w:rStyle w:val="Hyperlink"/>
          <w:rFonts w:cs="Times New Roman"/>
          <w:sz w:val="20"/>
          <w:szCs w:val="20"/>
          <w:lang w:val="en-GB"/>
        </w:rPr>
        <w:fldChar w:fldCharType="end"/>
      </w:r>
      <w:r w:rsidRPr="00697E49">
        <w:rPr>
          <w:rFonts w:cs="Times New Roman"/>
          <w:sz w:val="20"/>
          <w:szCs w:val="20"/>
          <w:lang w:val="en-GB"/>
        </w:rPr>
        <w:t>.</w:t>
      </w:r>
    </w:p>
    <w:p w14:paraId="075DB778" w14:textId="5A04A4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Brown, J.R. et al., 2020: Comparison of past and future simulations of ENSO in CMIP5/PMIP3 and CMIP6/PMIP4 models.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16(5)</w:t>
      </w:r>
      <w:r w:rsidRPr="00697E49">
        <w:rPr>
          <w:rFonts w:cs="Times New Roman"/>
          <w:sz w:val="20"/>
          <w:szCs w:val="20"/>
          <w:lang w:val="en-GB"/>
        </w:rPr>
        <w:t>, 1777–1805, doi:</w:t>
      </w:r>
      <w:r w:rsidR="00642F13">
        <w:fldChar w:fldCharType="begin"/>
      </w:r>
      <w:r w:rsidR="00642F13" w:rsidRPr="001D5B54">
        <w:rPr>
          <w:lang w:val="en-US"/>
          <w:rPrChange w:id="3760" w:author="Clotilde Pean" w:date="2021-06-21T14:15:00Z">
            <w:rPr/>
          </w:rPrChange>
        </w:rPr>
        <w:instrText xml:space="preserve"> HYPERLINK "https://dx.doi.org/10.5194/cp-16-1777-2020" </w:instrText>
      </w:r>
      <w:r w:rsidR="00642F13">
        <w:fldChar w:fldCharType="separate"/>
      </w:r>
      <w:r w:rsidRPr="00697E49">
        <w:rPr>
          <w:rStyle w:val="Hyperlink"/>
          <w:rFonts w:cs="Times New Roman"/>
          <w:sz w:val="20"/>
          <w:szCs w:val="20"/>
          <w:lang w:val="en-GB"/>
        </w:rPr>
        <w:t>10.5194/cp-16-1777-2020</w:t>
      </w:r>
      <w:r w:rsidR="00642F13">
        <w:rPr>
          <w:rStyle w:val="Hyperlink"/>
          <w:rFonts w:cs="Times New Roman"/>
          <w:sz w:val="20"/>
          <w:szCs w:val="20"/>
          <w:lang w:val="en-GB"/>
        </w:rPr>
        <w:fldChar w:fldCharType="end"/>
      </w:r>
      <w:r w:rsidRPr="00697E49">
        <w:rPr>
          <w:rFonts w:cs="Times New Roman"/>
          <w:sz w:val="20"/>
          <w:szCs w:val="20"/>
          <w:lang w:val="en-GB"/>
        </w:rPr>
        <w:t>.</w:t>
      </w:r>
    </w:p>
    <w:p w14:paraId="7F15B0C7" w14:textId="4F6FCA2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Brown, P.T., W. Li, and S.-P. Xie, 2015: Regions of significant influence on unforced global mean surface air temperature variability in climate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120(2)</w:t>
      </w:r>
      <w:r w:rsidRPr="00697E49">
        <w:rPr>
          <w:rFonts w:cs="Times New Roman"/>
          <w:sz w:val="20"/>
          <w:szCs w:val="20"/>
          <w:lang w:val="en-GB"/>
        </w:rPr>
        <w:t>, 480–494, doi:</w:t>
      </w:r>
      <w:r w:rsidR="00642F13">
        <w:fldChar w:fldCharType="begin"/>
      </w:r>
      <w:r w:rsidR="00642F13" w:rsidRPr="001D5B54">
        <w:rPr>
          <w:lang w:val="en-US"/>
          <w:rPrChange w:id="3761" w:author="Clotilde Pean" w:date="2021-06-21T14:15:00Z">
            <w:rPr/>
          </w:rPrChange>
        </w:rPr>
        <w:instrText xml:space="preserve"> HYPERLINK "https://dx.doi.org/10.1002/2014jd022576" </w:instrText>
      </w:r>
      <w:r w:rsidR="00642F13">
        <w:fldChar w:fldCharType="separate"/>
      </w:r>
      <w:r w:rsidRPr="00697E49">
        <w:rPr>
          <w:rStyle w:val="Hyperlink"/>
          <w:rFonts w:cs="Times New Roman"/>
          <w:sz w:val="20"/>
          <w:szCs w:val="20"/>
          <w:lang w:val="en-GB"/>
        </w:rPr>
        <w:t>10.1002/2014jd022576</w:t>
      </w:r>
      <w:r w:rsidR="00642F13">
        <w:rPr>
          <w:rStyle w:val="Hyperlink"/>
          <w:rFonts w:cs="Times New Roman"/>
          <w:sz w:val="20"/>
          <w:szCs w:val="20"/>
          <w:lang w:val="en-GB"/>
        </w:rPr>
        <w:fldChar w:fldCharType="end"/>
      </w:r>
      <w:r w:rsidRPr="00697E49">
        <w:rPr>
          <w:rFonts w:cs="Times New Roman"/>
          <w:sz w:val="20"/>
          <w:szCs w:val="20"/>
          <w:lang w:val="en-GB"/>
        </w:rPr>
        <w:t>.</w:t>
      </w:r>
    </w:p>
    <w:p w14:paraId="0EAB9F14" w14:textId="3C0AACF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Brown, P.T., W. Li, J.H. Jiang, and H. Su, 2016a: Spread in the magnitude of climate model interdecadal global temperature variability traced to disagreements over high-latitude oceans.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43(24)</w:t>
      </w:r>
      <w:r w:rsidRPr="00697E49">
        <w:rPr>
          <w:rFonts w:cs="Times New Roman"/>
          <w:sz w:val="20"/>
          <w:szCs w:val="20"/>
          <w:lang w:val="en-GB"/>
        </w:rPr>
        <w:t>, 12,543–12,549, doi:</w:t>
      </w:r>
      <w:r w:rsidR="00642F13">
        <w:fldChar w:fldCharType="begin"/>
      </w:r>
      <w:r w:rsidR="00642F13" w:rsidRPr="001D5B54">
        <w:rPr>
          <w:lang w:val="en-US"/>
          <w:rPrChange w:id="3762" w:author="Clotilde Pean" w:date="2021-06-21T14:15:00Z">
            <w:rPr/>
          </w:rPrChange>
        </w:rPr>
        <w:instrText xml:space="preserve"> HYPERLINK "https://dx.doi.org/10.1002/2016gl071442" </w:instrText>
      </w:r>
      <w:r w:rsidR="00642F13">
        <w:fldChar w:fldCharType="separate"/>
      </w:r>
      <w:r w:rsidRPr="00697E49">
        <w:rPr>
          <w:rStyle w:val="Hyperlink"/>
          <w:rFonts w:cs="Times New Roman"/>
          <w:sz w:val="20"/>
          <w:szCs w:val="20"/>
          <w:lang w:val="en-GB"/>
        </w:rPr>
        <w:t>10.1002/2016gl071442</w:t>
      </w:r>
      <w:r w:rsidR="00642F13">
        <w:rPr>
          <w:rStyle w:val="Hyperlink"/>
          <w:rFonts w:cs="Times New Roman"/>
          <w:sz w:val="20"/>
          <w:szCs w:val="20"/>
          <w:lang w:val="en-GB"/>
        </w:rPr>
        <w:fldChar w:fldCharType="end"/>
      </w:r>
      <w:r w:rsidRPr="00697E49">
        <w:rPr>
          <w:rFonts w:cs="Times New Roman"/>
          <w:sz w:val="20"/>
          <w:szCs w:val="20"/>
          <w:lang w:val="en-GB"/>
        </w:rPr>
        <w:t>.</w:t>
      </w:r>
    </w:p>
    <w:p w14:paraId="00993547" w14:textId="7F6E383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Brown, P.T., M.S. Lozier, R. Zhang, and W. Li, 2016b: The necessity of cloud feedback for a basin-scale Atlantic Multidecadal Oscillation.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43(8)</w:t>
      </w:r>
      <w:r w:rsidRPr="00697E49">
        <w:rPr>
          <w:rFonts w:cs="Times New Roman"/>
          <w:sz w:val="20"/>
          <w:szCs w:val="20"/>
          <w:lang w:val="en-GB"/>
        </w:rPr>
        <w:t>, 3955–3963, doi:</w:t>
      </w:r>
      <w:r w:rsidR="00642F13">
        <w:fldChar w:fldCharType="begin"/>
      </w:r>
      <w:r w:rsidR="00642F13" w:rsidRPr="001D5B54">
        <w:rPr>
          <w:lang w:val="en-US"/>
          <w:rPrChange w:id="3763" w:author="Clotilde Pean" w:date="2021-06-21T14:15:00Z">
            <w:rPr/>
          </w:rPrChange>
        </w:rPr>
        <w:instrText xml:space="preserve"> HYPERLINK "https://dx.doi.org/10.1002/2016gl068303" </w:instrText>
      </w:r>
      <w:r w:rsidR="00642F13">
        <w:fldChar w:fldCharType="separate"/>
      </w:r>
      <w:r w:rsidRPr="00697E49">
        <w:rPr>
          <w:rStyle w:val="Hyperlink"/>
          <w:rFonts w:cs="Times New Roman"/>
          <w:sz w:val="20"/>
          <w:szCs w:val="20"/>
          <w:lang w:val="en-GB"/>
        </w:rPr>
        <w:t>10.1002/2016gl068303</w:t>
      </w:r>
      <w:r w:rsidR="00642F13">
        <w:rPr>
          <w:rStyle w:val="Hyperlink"/>
          <w:rFonts w:cs="Times New Roman"/>
          <w:sz w:val="20"/>
          <w:szCs w:val="20"/>
          <w:lang w:val="en-GB"/>
        </w:rPr>
        <w:fldChar w:fldCharType="end"/>
      </w:r>
      <w:r w:rsidRPr="00697E49">
        <w:rPr>
          <w:rFonts w:cs="Times New Roman"/>
          <w:sz w:val="20"/>
          <w:szCs w:val="20"/>
          <w:lang w:val="en-GB"/>
        </w:rPr>
        <w:t>.</w:t>
      </w:r>
    </w:p>
    <w:p w14:paraId="42707180" w14:textId="368BACC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Brown, P.T., Y. Ming, W. Li, and S.A. Hill, 2017: Change in the magnitude and mechanisms of global temperature variability with warming.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7(10)</w:t>
      </w:r>
      <w:r w:rsidRPr="00697E49">
        <w:rPr>
          <w:rFonts w:cs="Times New Roman"/>
          <w:sz w:val="20"/>
          <w:szCs w:val="20"/>
          <w:lang w:val="en-GB"/>
        </w:rPr>
        <w:t>, doi:</w:t>
      </w:r>
      <w:r w:rsidR="00642F13">
        <w:fldChar w:fldCharType="begin"/>
      </w:r>
      <w:r w:rsidR="00642F13" w:rsidRPr="001D5B54">
        <w:rPr>
          <w:lang w:val="en-US"/>
          <w:rPrChange w:id="3764" w:author="Clotilde Pean" w:date="2021-06-21T14:15:00Z">
            <w:rPr/>
          </w:rPrChange>
        </w:rPr>
        <w:instrText xml:space="preserve"> HYPERLINK "https://dx.doi.org/10.1038/nclimate3381" </w:instrText>
      </w:r>
      <w:r w:rsidR="00642F13">
        <w:fldChar w:fldCharType="separate"/>
      </w:r>
      <w:r w:rsidRPr="00697E49">
        <w:rPr>
          <w:rStyle w:val="Hyperlink"/>
          <w:rFonts w:cs="Times New Roman"/>
          <w:sz w:val="20"/>
          <w:szCs w:val="20"/>
          <w:lang w:val="en-GB"/>
        </w:rPr>
        <w:t>10.1038/nclimate3381</w:t>
      </w:r>
      <w:r w:rsidR="00642F13">
        <w:rPr>
          <w:rStyle w:val="Hyperlink"/>
          <w:rFonts w:cs="Times New Roman"/>
          <w:sz w:val="20"/>
          <w:szCs w:val="20"/>
          <w:lang w:val="en-GB"/>
        </w:rPr>
        <w:fldChar w:fldCharType="end"/>
      </w:r>
      <w:r w:rsidRPr="00697E49">
        <w:rPr>
          <w:rFonts w:cs="Times New Roman"/>
          <w:sz w:val="20"/>
          <w:szCs w:val="20"/>
          <w:lang w:val="en-GB"/>
        </w:rPr>
        <w:t>.</w:t>
      </w:r>
    </w:p>
    <w:p w14:paraId="277161EF" w14:textId="5EEAF77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Brutel-Vuilmet, C., M. Ménégoz, and G. Krinner, 2013: An analysis of present and future seasonal Northern Hemisphere land snow cover simulated by CMIP5 coupled climate models.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67–80, doi:</w:t>
      </w:r>
      <w:r w:rsidR="00642F13">
        <w:fldChar w:fldCharType="begin"/>
      </w:r>
      <w:r w:rsidR="00642F13" w:rsidRPr="001D5B54">
        <w:rPr>
          <w:lang w:val="en-US"/>
          <w:rPrChange w:id="3765" w:author="Clotilde Pean" w:date="2021-06-21T14:15:00Z">
            <w:rPr/>
          </w:rPrChange>
        </w:rPr>
        <w:instrText xml:space="preserve"> HYPERLINK "https://dx.doi.org/10.5194/tc-7-67-2013" </w:instrText>
      </w:r>
      <w:r w:rsidR="00642F13">
        <w:fldChar w:fldCharType="separate"/>
      </w:r>
      <w:r w:rsidRPr="00697E49">
        <w:rPr>
          <w:rStyle w:val="Hyperlink"/>
          <w:rFonts w:cs="Times New Roman"/>
          <w:sz w:val="20"/>
          <w:szCs w:val="20"/>
          <w:lang w:val="en-GB"/>
        </w:rPr>
        <w:t>10.5194/tc-7-67-2013</w:t>
      </w:r>
      <w:r w:rsidR="00642F13">
        <w:rPr>
          <w:rStyle w:val="Hyperlink"/>
          <w:rFonts w:cs="Times New Roman"/>
          <w:sz w:val="20"/>
          <w:szCs w:val="20"/>
          <w:lang w:val="en-GB"/>
        </w:rPr>
        <w:fldChar w:fldCharType="end"/>
      </w:r>
      <w:r w:rsidRPr="00697E49">
        <w:rPr>
          <w:rFonts w:cs="Times New Roman"/>
          <w:sz w:val="20"/>
          <w:szCs w:val="20"/>
          <w:lang w:val="en-GB"/>
        </w:rPr>
        <w:t>.</w:t>
      </w:r>
    </w:p>
    <w:p w14:paraId="772532F3" w14:textId="0DB5C8F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Bryden, H.L. et al., 2020: Reduction in ocean heat transport at 26°N since 2008 cools the eastern subpolar gyre of the North Atlantic Ocean.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33(5)</w:t>
      </w:r>
      <w:r w:rsidRPr="00697E49">
        <w:rPr>
          <w:rFonts w:cs="Times New Roman"/>
          <w:sz w:val="20"/>
          <w:szCs w:val="20"/>
          <w:lang w:val="en-GB"/>
        </w:rPr>
        <w:t>, 1677–1689, doi:</w:t>
      </w:r>
      <w:r w:rsidR="00642F13">
        <w:fldChar w:fldCharType="begin"/>
      </w:r>
      <w:r w:rsidR="00642F13" w:rsidRPr="001D5B54">
        <w:rPr>
          <w:lang w:val="en-US"/>
          <w:rPrChange w:id="3766" w:author="Clotilde Pean" w:date="2021-06-21T14:15:00Z">
            <w:rPr/>
          </w:rPrChange>
        </w:rPr>
        <w:instrText xml:space="preserve"> HYPERLINK "https://dx.doi.org/10.1175/jcli-d-19-0323.1" </w:instrText>
      </w:r>
      <w:r w:rsidR="00642F13">
        <w:fldChar w:fldCharType="separate"/>
      </w:r>
      <w:r w:rsidRPr="00697E49">
        <w:rPr>
          <w:rStyle w:val="Hyperlink"/>
          <w:rFonts w:cs="Times New Roman"/>
          <w:sz w:val="20"/>
          <w:szCs w:val="20"/>
          <w:lang w:val="en-GB"/>
        </w:rPr>
        <w:t>10.1175/jcli-d-19-0323.1</w:t>
      </w:r>
      <w:r w:rsidR="00642F13">
        <w:rPr>
          <w:rStyle w:val="Hyperlink"/>
          <w:rFonts w:cs="Times New Roman"/>
          <w:sz w:val="20"/>
          <w:szCs w:val="20"/>
          <w:lang w:val="en-GB"/>
        </w:rPr>
        <w:fldChar w:fldCharType="end"/>
      </w:r>
      <w:r w:rsidRPr="00697E49">
        <w:rPr>
          <w:rFonts w:cs="Times New Roman"/>
          <w:sz w:val="20"/>
          <w:szCs w:val="20"/>
          <w:lang w:val="en-GB"/>
        </w:rPr>
        <w:t>.</w:t>
      </w:r>
    </w:p>
    <w:p w14:paraId="11EBCC01" w14:textId="76F08B4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Buckley, M.W. and J. Marshall, 2016: Observations, inferences, and mechanisms of the Atlantic Meridional Overturning Circulation: A review. </w:t>
      </w:r>
      <w:r w:rsidRPr="00697E49">
        <w:rPr>
          <w:rFonts w:cs="Times New Roman"/>
          <w:i/>
          <w:sz w:val="20"/>
          <w:szCs w:val="20"/>
          <w:lang w:val="en-GB"/>
        </w:rPr>
        <w:t>Reviews of Geophysics</w:t>
      </w:r>
      <w:r w:rsidRPr="00697E49">
        <w:rPr>
          <w:rFonts w:cs="Times New Roman"/>
          <w:sz w:val="20"/>
          <w:szCs w:val="20"/>
          <w:lang w:val="en-GB"/>
        </w:rPr>
        <w:t xml:space="preserve">, </w:t>
      </w:r>
      <w:r w:rsidRPr="00697E49">
        <w:rPr>
          <w:rFonts w:cs="Times New Roman"/>
          <w:b/>
          <w:sz w:val="20"/>
          <w:szCs w:val="20"/>
          <w:lang w:val="en-GB"/>
        </w:rPr>
        <w:t>54(1)</w:t>
      </w:r>
      <w:r w:rsidRPr="00697E49">
        <w:rPr>
          <w:rFonts w:cs="Times New Roman"/>
          <w:sz w:val="20"/>
          <w:szCs w:val="20"/>
          <w:lang w:val="en-GB"/>
        </w:rPr>
        <w:t>, 5–63, doi:</w:t>
      </w:r>
      <w:r w:rsidR="00642F13">
        <w:fldChar w:fldCharType="begin"/>
      </w:r>
      <w:r w:rsidR="00642F13" w:rsidRPr="001D5B54">
        <w:rPr>
          <w:lang w:val="en-US"/>
          <w:rPrChange w:id="3767" w:author="Clotilde Pean" w:date="2021-06-21T14:15:00Z">
            <w:rPr/>
          </w:rPrChange>
        </w:rPr>
        <w:instrText xml:space="preserve"> HYPERLINK "https://dx.doi.org/10.1002/2015rg000493" </w:instrText>
      </w:r>
      <w:r w:rsidR="00642F13">
        <w:fldChar w:fldCharType="separate"/>
      </w:r>
      <w:r w:rsidRPr="00697E49">
        <w:rPr>
          <w:rStyle w:val="Hyperlink"/>
          <w:rFonts w:cs="Times New Roman"/>
          <w:sz w:val="20"/>
          <w:szCs w:val="20"/>
          <w:lang w:val="en-GB"/>
        </w:rPr>
        <w:t>10.1002/2015rg000493</w:t>
      </w:r>
      <w:r w:rsidR="00642F13">
        <w:rPr>
          <w:rStyle w:val="Hyperlink"/>
          <w:rFonts w:cs="Times New Roman"/>
          <w:sz w:val="20"/>
          <w:szCs w:val="20"/>
          <w:lang w:val="en-GB"/>
        </w:rPr>
        <w:fldChar w:fldCharType="end"/>
      </w:r>
      <w:r w:rsidRPr="00697E49">
        <w:rPr>
          <w:rFonts w:cs="Times New Roman"/>
          <w:sz w:val="20"/>
          <w:szCs w:val="20"/>
          <w:lang w:val="en-GB"/>
        </w:rPr>
        <w:t>.</w:t>
      </w:r>
    </w:p>
    <w:p w14:paraId="051CA261" w14:textId="442460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Buermann, W. et al., 2018: Widespread seasonal compensation effects of spring warming on northern plant productivity.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562(7725)</w:t>
      </w:r>
      <w:r w:rsidRPr="00697E49">
        <w:rPr>
          <w:rFonts w:cs="Times New Roman"/>
          <w:sz w:val="20"/>
          <w:szCs w:val="20"/>
          <w:lang w:val="en-GB"/>
        </w:rPr>
        <w:t>, doi:</w:t>
      </w:r>
      <w:r w:rsidR="00642F13">
        <w:fldChar w:fldCharType="begin"/>
      </w:r>
      <w:r w:rsidR="00642F13" w:rsidRPr="001D5B54">
        <w:rPr>
          <w:lang w:val="en-US"/>
          <w:rPrChange w:id="3768" w:author="Clotilde Pean" w:date="2021-06-21T14:15:00Z">
            <w:rPr/>
          </w:rPrChange>
        </w:rPr>
        <w:instrText xml:space="preserve"> HYPERLINK "https://dx.doi.org/10.1038/s41586-018-0555-7" </w:instrText>
      </w:r>
      <w:r w:rsidR="00642F13">
        <w:fldChar w:fldCharType="separate"/>
      </w:r>
      <w:r w:rsidRPr="00697E49">
        <w:rPr>
          <w:rStyle w:val="Hyperlink"/>
          <w:rFonts w:cs="Times New Roman"/>
          <w:sz w:val="20"/>
          <w:szCs w:val="20"/>
          <w:lang w:val="en-GB"/>
        </w:rPr>
        <w:t>10.1038/s41586-018-0555-7</w:t>
      </w:r>
      <w:r w:rsidR="00642F13">
        <w:rPr>
          <w:rStyle w:val="Hyperlink"/>
          <w:rFonts w:cs="Times New Roman"/>
          <w:sz w:val="20"/>
          <w:szCs w:val="20"/>
          <w:lang w:val="en-GB"/>
        </w:rPr>
        <w:fldChar w:fldCharType="end"/>
      </w:r>
      <w:r w:rsidRPr="00697E49">
        <w:rPr>
          <w:rFonts w:cs="Times New Roman"/>
          <w:sz w:val="20"/>
          <w:szCs w:val="20"/>
          <w:lang w:val="en-GB"/>
        </w:rPr>
        <w:t>.</w:t>
      </w:r>
    </w:p>
    <w:p w14:paraId="4296BB15" w14:textId="455A3D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Büntgen, U. et al., 2020: Prominent role of volcanism in Common Era climate variability and human history. </w:t>
      </w:r>
      <w:r w:rsidRPr="00697E49">
        <w:rPr>
          <w:rFonts w:cs="Times New Roman"/>
          <w:i/>
          <w:sz w:val="20"/>
          <w:szCs w:val="20"/>
          <w:lang w:val="en-GB"/>
        </w:rPr>
        <w:t>Dendrochronologia</w:t>
      </w:r>
      <w:r w:rsidRPr="00697E49">
        <w:rPr>
          <w:rFonts w:cs="Times New Roman"/>
          <w:sz w:val="20"/>
          <w:szCs w:val="20"/>
          <w:lang w:val="en-GB"/>
        </w:rPr>
        <w:t xml:space="preserve">, </w:t>
      </w:r>
      <w:r w:rsidRPr="00697E49">
        <w:rPr>
          <w:rFonts w:cs="Times New Roman"/>
          <w:b/>
          <w:sz w:val="20"/>
          <w:szCs w:val="20"/>
          <w:lang w:val="en-GB"/>
        </w:rPr>
        <w:t>64</w:t>
      </w:r>
      <w:r w:rsidRPr="00697E49">
        <w:rPr>
          <w:rFonts w:cs="Times New Roman"/>
          <w:sz w:val="20"/>
          <w:szCs w:val="20"/>
          <w:lang w:val="en-GB"/>
        </w:rPr>
        <w:t>, 125757, doi:</w:t>
      </w:r>
      <w:r w:rsidR="00642F13">
        <w:fldChar w:fldCharType="begin"/>
      </w:r>
      <w:r w:rsidR="00642F13" w:rsidRPr="001D5B54">
        <w:rPr>
          <w:lang w:val="en-US"/>
          <w:rPrChange w:id="3769" w:author="Clotilde Pean" w:date="2021-06-21T14:15:00Z">
            <w:rPr/>
          </w:rPrChange>
        </w:rPr>
        <w:instrText xml:space="preserve"> HYPERLINK "https://dx.doi.org/10.1016/j.dendro.2020.125757" </w:instrText>
      </w:r>
      <w:r w:rsidR="00642F13">
        <w:fldChar w:fldCharType="separate"/>
      </w:r>
      <w:r w:rsidRPr="00697E49">
        <w:rPr>
          <w:rStyle w:val="Hyperlink"/>
          <w:rFonts w:cs="Times New Roman"/>
          <w:sz w:val="20"/>
          <w:szCs w:val="20"/>
          <w:lang w:val="en-GB"/>
        </w:rPr>
        <w:t>10.1016/j.dendro.2020.125757</w:t>
      </w:r>
      <w:r w:rsidR="00642F13">
        <w:rPr>
          <w:rStyle w:val="Hyperlink"/>
          <w:rFonts w:cs="Times New Roman"/>
          <w:sz w:val="20"/>
          <w:szCs w:val="20"/>
          <w:lang w:val="en-GB"/>
        </w:rPr>
        <w:fldChar w:fldCharType="end"/>
      </w:r>
      <w:r w:rsidRPr="00697E49">
        <w:rPr>
          <w:rFonts w:cs="Times New Roman"/>
          <w:sz w:val="20"/>
          <w:szCs w:val="20"/>
          <w:lang w:val="en-GB"/>
        </w:rPr>
        <w:t>.</w:t>
      </w:r>
    </w:p>
    <w:p w14:paraId="31F0D4CE" w14:textId="56FFFAF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Butler, A.H. et al., 2015: Defining sudden stratospheric warmings.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96(11)</w:t>
      </w:r>
      <w:r w:rsidRPr="00697E49">
        <w:rPr>
          <w:rFonts w:cs="Times New Roman"/>
          <w:sz w:val="20"/>
          <w:szCs w:val="20"/>
          <w:lang w:val="en-GB"/>
        </w:rPr>
        <w:t>, 1913–1928.</w:t>
      </w:r>
    </w:p>
    <w:p w14:paraId="354ABE00" w14:textId="5613419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Butler, A.H. et al., 2016: The Climate-system Historical Forecast Project: do stratosphere-resolving models make better seasonal climate predictions in boreal winter?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142(696)</w:t>
      </w:r>
      <w:r w:rsidRPr="00697E49">
        <w:rPr>
          <w:rFonts w:cs="Times New Roman"/>
          <w:sz w:val="20"/>
          <w:szCs w:val="20"/>
          <w:lang w:val="en-GB"/>
        </w:rPr>
        <w:t>, 1413–1427, doi:</w:t>
      </w:r>
      <w:r w:rsidR="00642F13">
        <w:fldChar w:fldCharType="begin"/>
      </w:r>
      <w:r w:rsidR="00642F13" w:rsidRPr="001D5B54">
        <w:rPr>
          <w:lang w:val="en-US"/>
          <w:rPrChange w:id="3770" w:author="Clotilde Pean" w:date="2021-06-21T14:15:00Z">
            <w:rPr/>
          </w:rPrChange>
        </w:rPr>
        <w:instrText xml:space="preserve"> HYPERLINK "https://dx.doi.org/10.1002/qj.2743" </w:instrText>
      </w:r>
      <w:r w:rsidR="00642F13">
        <w:fldChar w:fldCharType="separate"/>
      </w:r>
      <w:r w:rsidRPr="00697E49">
        <w:rPr>
          <w:rStyle w:val="Hyperlink"/>
          <w:rFonts w:cs="Times New Roman"/>
          <w:sz w:val="20"/>
          <w:szCs w:val="20"/>
          <w:lang w:val="en-GB"/>
        </w:rPr>
        <w:t>10.1002/qj.2743</w:t>
      </w:r>
      <w:r w:rsidR="00642F13">
        <w:rPr>
          <w:rStyle w:val="Hyperlink"/>
          <w:rFonts w:cs="Times New Roman"/>
          <w:sz w:val="20"/>
          <w:szCs w:val="20"/>
          <w:lang w:val="en-GB"/>
        </w:rPr>
        <w:fldChar w:fldCharType="end"/>
      </w:r>
      <w:r w:rsidRPr="00697E49">
        <w:rPr>
          <w:rFonts w:cs="Times New Roman"/>
          <w:sz w:val="20"/>
          <w:szCs w:val="20"/>
          <w:lang w:val="en-GB"/>
        </w:rPr>
        <w:t>.</w:t>
      </w:r>
    </w:p>
    <w:p w14:paraId="3BC91CE5" w14:textId="6413F7F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Byrne, M.P. and P.A. O’Gorman, 2018: Trends in continental temperature and humidity directly linked to ocean warming.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115</w:t>
      </w:r>
      <w:r w:rsidRPr="00697E49">
        <w:rPr>
          <w:rFonts w:cs="Times New Roman"/>
          <w:sz w:val="20"/>
          <w:szCs w:val="20"/>
          <w:lang w:val="en-GB"/>
        </w:rPr>
        <w:t>.</w:t>
      </w:r>
    </w:p>
    <w:p w14:paraId="6D1BDC1F" w14:textId="5C30184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Cabré, A., I. Marinov, R. Bernardello, and D. Bianchi, 2015: Oxygen minimum zones in the tropical Pacific across CMIP5 models: mean state differences and climate change trends.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12(18)</w:t>
      </w:r>
      <w:r w:rsidRPr="00697E49">
        <w:rPr>
          <w:rFonts w:cs="Times New Roman"/>
          <w:sz w:val="20"/>
          <w:szCs w:val="20"/>
          <w:lang w:val="en-GB"/>
        </w:rPr>
        <w:t>, 5429–5454, doi:</w:t>
      </w:r>
      <w:r w:rsidR="00642F13">
        <w:fldChar w:fldCharType="begin"/>
      </w:r>
      <w:r w:rsidR="00642F13" w:rsidRPr="001D5B54">
        <w:rPr>
          <w:lang w:val="en-US"/>
          <w:rPrChange w:id="3771" w:author="Clotilde Pean" w:date="2021-06-21T14:15:00Z">
            <w:rPr/>
          </w:rPrChange>
        </w:rPr>
        <w:instrText xml:space="preserve"> HYPERLINK "https://dx.doi.org/10.5194/bg-12-5429-2015" </w:instrText>
      </w:r>
      <w:r w:rsidR="00642F13">
        <w:fldChar w:fldCharType="separate"/>
      </w:r>
      <w:r w:rsidRPr="00697E49">
        <w:rPr>
          <w:rStyle w:val="Hyperlink"/>
          <w:rFonts w:cs="Times New Roman"/>
          <w:sz w:val="20"/>
          <w:szCs w:val="20"/>
          <w:lang w:val="en-GB"/>
        </w:rPr>
        <w:t>10.5194/bg-12-5429-2015</w:t>
      </w:r>
      <w:r w:rsidR="00642F13">
        <w:rPr>
          <w:rStyle w:val="Hyperlink"/>
          <w:rFonts w:cs="Times New Roman"/>
          <w:sz w:val="20"/>
          <w:szCs w:val="20"/>
          <w:lang w:val="en-GB"/>
        </w:rPr>
        <w:fldChar w:fldCharType="end"/>
      </w:r>
      <w:r w:rsidRPr="00697E49">
        <w:rPr>
          <w:rFonts w:cs="Times New Roman"/>
          <w:sz w:val="20"/>
          <w:szCs w:val="20"/>
          <w:lang w:val="en-GB"/>
        </w:rPr>
        <w:t>.</w:t>
      </w:r>
    </w:p>
    <w:p w14:paraId="3C1F330E" w14:textId="394A228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Caesar, L., S. Rahmstorf, A. Robinson, G. Feulner, and V. Saba, 2018: Observed fingerprint of a weakening Atlantic Ocean overturning circulation.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556(7700)</w:t>
      </w:r>
      <w:r w:rsidRPr="00697E49">
        <w:rPr>
          <w:rFonts w:cs="Times New Roman"/>
          <w:sz w:val="20"/>
          <w:szCs w:val="20"/>
          <w:lang w:val="en-GB"/>
        </w:rPr>
        <w:t>, 191–196, doi:</w:t>
      </w:r>
      <w:r w:rsidR="00642F13">
        <w:fldChar w:fldCharType="begin"/>
      </w:r>
      <w:r w:rsidR="00642F13" w:rsidRPr="001D5B54">
        <w:rPr>
          <w:lang w:val="en-US"/>
          <w:rPrChange w:id="3772" w:author="Clotilde Pean" w:date="2021-06-21T14:15:00Z">
            <w:rPr/>
          </w:rPrChange>
        </w:rPr>
        <w:instrText xml:space="preserve"> HYPERLINK "https://dx.doi.org/10.1038/s41586-018-0006-5" </w:instrText>
      </w:r>
      <w:r w:rsidR="00642F13">
        <w:fldChar w:fldCharType="separate"/>
      </w:r>
      <w:r w:rsidRPr="00697E49">
        <w:rPr>
          <w:rStyle w:val="Hyperlink"/>
          <w:rFonts w:cs="Times New Roman"/>
          <w:sz w:val="20"/>
          <w:szCs w:val="20"/>
          <w:lang w:val="en-GB"/>
        </w:rPr>
        <w:t>10.1038/s41586-018-0006-5</w:t>
      </w:r>
      <w:r w:rsidR="00642F13">
        <w:rPr>
          <w:rStyle w:val="Hyperlink"/>
          <w:rFonts w:cs="Times New Roman"/>
          <w:sz w:val="20"/>
          <w:szCs w:val="20"/>
          <w:lang w:val="en-GB"/>
        </w:rPr>
        <w:fldChar w:fldCharType="end"/>
      </w:r>
      <w:r w:rsidRPr="00697E49">
        <w:rPr>
          <w:rFonts w:cs="Times New Roman"/>
          <w:sz w:val="20"/>
          <w:szCs w:val="20"/>
          <w:lang w:val="en-GB"/>
        </w:rPr>
        <w:t>.</w:t>
      </w:r>
    </w:p>
    <w:p w14:paraId="6C1B8223" w14:textId="5B57D6A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Cai, W. et al., 2013: Projected response of the Indian Ocean Dipole to greenhouse warming.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999, doi:</w:t>
      </w:r>
      <w:r w:rsidR="00642F13">
        <w:fldChar w:fldCharType="begin"/>
      </w:r>
      <w:r w:rsidR="00642F13" w:rsidRPr="001D5B54">
        <w:rPr>
          <w:lang w:val="en-US"/>
          <w:rPrChange w:id="3773" w:author="Clotilde Pean" w:date="2021-06-21T14:15:00Z">
            <w:rPr/>
          </w:rPrChange>
        </w:rPr>
        <w:instrText xml:space="preserve"> HYPERLINK "https://dx.doi.org/10.1038/ngeo2009" </w:instrText>
      </w:r>
      <w:r w:rsidR="00642F13">
        <w:fldChar w:fldCharType="separate"/>
      </w:r>
      <w:r w:rsidRPr="00697E49">
        <w:rPr>
          <w:rStyle w:val="Hyperlink"/>
          <w:rFonts w:cs="Times New Roman"/>
          <w:sz w:val="20"/>
          <w:szCs w:val="20"/>
          <w:lang w:val="en-GB"/>
        </w:rPr>
        <w:t>10.1038/ngeo2009</w:t>
      </w:r>
      <w:r w:rsidR="00642F13">
        <w:rPr>
          <w:rStyle w:val="Hyperlink"/>
          <w:rFonts w:cs="Times New Roman"/>
          <w:sz w:val="20"/>
          <w:szCs w:val="20"/>
          <w:lang w:val="en-GB"/>
        </w:rPr>
        <w:fldChar w:fldCharType="end"/>
      </w:r>
      <w:r w:rsidRPr="00697E49">
        <w:rPr>
          <w:rFonts w:cs="Times New Roman"/>
          <w:sz w:val="20"/>
          <w:szCs w:val="20"/>
          <w:lang w:val="en-GB"/>
        </w:rPr>
        <w:t>.</w:t>
      </w:r>
    </w:p>
    <w:p w14:paraId="53D2049A" w14:textId="08F9409F" w:rsidR="00D55262" w:rsidRPr="00697E49" w:rsidRDefault="00D55262" w:rsidP="00D55262">
      <w:pPr>
        <w:adjustRightInd w:val="0"/>
        <w:ind w:left="720" w:hanging="720"/>
        <w:rPr>
          <w:rFonts w:cs="Times New Roman"/>
          <w:sz w:val="20"/>
          <w:szCs w:val="20"/>
        </w:rPr>
      </w:pPr>
      <w:r w:rsidRPr="00697E49">
        <w:rPr>
          <w:rFonts w:cs="Times New Roman"/>
          <w:sz w:val="20"/>
          <w:szCs w:val="20"/>
          <w:lang w:val="en-GB"/>
        </w:rPr>
        <w:t xml:space="preserve">Cai, W. et al., 2014: Increased frequency of extreme Indian Ocean Dipole events due to greenhouse warming. </w:t>
      </w:r>
      <w:r w:rsidRPr="00697E49">
        <w:rPr>
          <w:rFonts w:cs="Times New Roman"/>
          <w:i/>
          <w:sz w:val="20"/>
          <w:szCs w:val="20"/>
        </w:rPr>
        <w:t>Nature</w:t>
      </w:r>
      <w:r w:rsidRPr="00697E49">
        <w:rPr>
          <w:rFonts w:cs="Times New Roman"/>
          <w:sz w:val="20"/>
          <w:szCs w:val="20"/>
        </w:rPr>
        <w:t xml:space="preserve">, </w:t>
      </w:r>
      <w:r w:rsidRPr="00697E49">
        <w:rPr>
          <w:rFonts w:cs="Times New Roman"/>
          <w:b/>
          <w:sz w:val="20"/>
          <w:szCs w:val="20"/>
        </w:rPr>
        <w:t>510(7504)</w:t>
      </w:r>
      <w:r w:rsidRPr="00697E49">
        <w:rPr>
          <w:rFonts w:cs="Times New Roman"/>
          <w:sz w:val="20"/>
          <w:szCs w:val="20"/>
        </w:rPr>
        <w:t>, 254–258, doi:</w:t>
      </w:r>
      <w:hyperlink r:id="rId18" w:history="1">
        <w:r w:rsidRPr="00697E49">
          <w:rPr>
            <w:rStyle w:val="Hyperlink"/>
            <w:rFonts w:cs="Times New Roman"/>
            <w:sz w:val="20"/>
            <w:szCs w:val="20"/>
          </w:rPr>
          <w:t>10.1038/nature13327</w:t>
        </w:r>
      </w:hyperlink>
      <w:r w:rsidRPr="00697E49">
        <w:rPr>
          <w:rFonts w:cs="Times New Roman"/>
          <w:sz w:val="20"/>
          <w:szCs w:val="20"/>
        </w:rPr>
        <w:t>.</w:t>
      </w:r>
    </w:p>
    <w:p w14:paraId="5D30B999" w14:textId="0619743A" w:rsidR="00D55262" w:rsidRPr="00697E49" w:rsidRDefault="00D55262" w:rsidP="00D55262">
      <w:pPr>
        <w:adjustRightInd w:val="0"/>
        <w:ind w:left="720" w:hanging="720"/>
        <w:rPr>
          <w:rFonts w:cs="Times New Roman"/>
          <w:sz w:val="20"/>
          <w:szCs w:val="20"/>
        </w:rPr>
      </w:pPr>
      <w:r w:rsidRPr="00697E49">
        <w:rPr>
          <w:rFonts w:cs="Times New Roman"/>
          <w:sz w:val="20"/>
          <w:szCs w:val="20"/>
        </w:rPr>
        <w:t xml:space="preserve">Cai, W. et al., 2019: Pantropical climate interactions. </w:t>
      </w:r>
      <w:r w:rsidRPr="00697E49">
        <w:rPr>
          <w:rFonts w:cs="Times New Roman"/>
          <w:i/>
          <w:sz w:val="20"/>
          <w:szCs w:val="20"/>
        </w:rPr>
        <w:t>Science</w:t>
      </w:r>
      <w:r w:rsidRPr="00697E49">
        <w:rPr>
          <w:rFonts w:cs="Times New Roman"/>
          <w:sz w:val="20"/>
          <w:szCs w:val="20"/>
        </w:rPr>
        <w:t xml:space="preserve">, </w:t>
      </w:r>
      <w:r w:rsidRPr="00697E49">
        <w:rPr>
          <w:rFonts w:cs="Times New Roman"/>
          <w:b/>
          <w:sz w:val="20"/>
          <w:szCs w:val="20"/>
        </w:rPr>
        <w:t>363(6430)</w:t>
      </w:r>
      <w:r w:rsidRPr="00697E49">
        <w:rPr>
          <w:rFonts w:cs="Times New Roman"/>
          <w:sz w:val="20"/>
          <w:szCs w:val="20"/>
        </w:rPr>
        <w:t>, eaav4236, doi:</w:t>
      </w:r>
      <w:hyperlink r:id="rId19" w:history="1">
        <w:r w:rsidRPr="00697E49">
          <w:rPr>
            <w:rStyle w:val="Hyperlink"/>
            <w:rFonts w:cs="Times New Roman"/>
            <w:sz w:val="20"/>
            <w:szCs w:val="20"/>
          </w:rPr>
          <w:t>10.1126/science.aav4236</w:t>
        </w:r>
      </w:hyperlink>
      <w:r w:rsidRPr="00697E49">
        <w:rPr>
          <w:rFonts w:cs="Times New Roman"/>
          <w:sz w:val="20"/>
          <w:szCs w:val="20"/>
        </w:rPr>
        <w:t>.</w:t>
      </w:r>
    </w:p>
    <w:p w14:paraId="198C83FA" w14:textId="73B83A8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Caldwell, P.M. et al., 2019: The DOE E3SM Coupled Model Version 1: Description and Results at High Resolution. </w:t>
      </w:r>
      <w:r w:rsidRPr="00697E49">
        <w:rPr>
          <w:rFonts w:cs="Times New Roman"/>
          <w:i/>
          <w:sz w:val="20"/>
          <w:szCs w:val="20"/>
          <w:lang w:val="en-GB"/>
        </w:rPr>
        <w:t>Journal of Advances in Modeling Earth Systems</w:t>
      </w:r>
      <w:r w:rsidRPr="00697E49">
        <w:rPr>
          <w:rFonts w:cs="Times New Roman"/>
          <w:sz w:val="20"/>
          <w:szCs w:val="20"/>
          <w:lang w:val="en-GB"/>
        </w:rPr>
        <w:t>, doi:</w:t>
      </w:r>
      <w:r w:rsidR="00642F13">
        <w:fldChar w:fldCharType="begin"/>
      </w:r>
      <w:r w:rsidR="00642F13" w:rsidRPr="001D5B54">
        <w:rPr>
          <w:lang w:val="en-US"/>
          <w:rPrChange w:id="3774" w:author="Clotilde Pean" w:date="2021-06-21T14:15:00Z">
            <w:rPr/>
          </w:rPrChange>
        </w:rPr>
        <w:instrText xml:space="preserve"> HYPERLINK "https://dx.doi.org/10.1029/2019ms001870" </w:instrText>
      </w:r>
      <w:r w:rsidR="00642F13">
        <w:fldChar w:fldCharType="separate"/>
      </w:r>
      <w:r w:rsidRPr="00697E49">
        <w:rPr>
          <w:rStyle w:val="Hyperlink"/>
          <w:rFonts w:cs="Times New Roman"/>
          <w:sz w:val="20"/>
          <w:szCs w:val="20"/>
          <w:lang w:val="en-GB"/>
        </w:rPr>
        <w:t>10.1029/2019ms001870</w:t>
      </w:r>
      <w:r w:rsidR="00642F13">
        <w:rPr>
          <w:rStyle w:val="Hyperlink"/>
          <w:rFonts w:cs="Times New Roman"/>
          <w:sz w:val="20"/>
          <w:szCs w:val="20"/>
          <w:lang w:val="en-GB"/>
        </w:rPr>
        <w:fldChar w:fldCharType="end"/>
      </w:r>
      <w:r w:rsidRPr="00697E49">
        <w:rPr>
          <w:rFonts w:cs="Times New Roman"/>
          <w:sz w:val="20"/>
          <w:szCs w:val="20"/>
          <w:lang w:val="en-GB"/>
        </w:rPr>
        <w:t>.</w:t>
      </w:r>
    </w:p>
    <w:p w14:paraId="7DA96111" w14:textId="7D2A80A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Calisto, M., D. Folini, M. Wild, and L. Bengtsson, 2014: Cloud radiative forcing intercomparison between fully coupled CMIP5 models and CERES satellite data. </w:t>
      </w:r>
      <w:r w:rsidRPr="00697E49">
        <w:rPr>
          <w:rFonts w:cs="Times New Roman"/>
          <w:i/>
          <w:sz w:val="20"/>
          <w:szCs w:val="20"/>
          <w:lang w:val="en-GB"/>
        </w:rPr>
        <w:t>Annales Geophysicae</w:t>
      </w:r>
      <w:r w:rsidRPr="00697E49">
        <w:rPr>
          <w:rFonts w:cs="Times New Roman"/>
          <w:sz w:val="20"/>
          <w:szCs w:val="20"/>
          <w:lang w:val="en-GB"/>
        </w:rPr>
        <w:t xml:space="preserve">, </w:t>
      </w:r>
      <w:r w:rsidRPr="00697E49">
        <w:rPr>
          <w:rFonts w:cs="Times New Roman"/>
          <w:b/>
          <w:sz w:val="20"/>
          <w:szCs w:val="20"/>
          <w:lang w:val="en-GB"/>
        </w:rPr>
        <w:t>32(7)</w:t>
      </w:r>
      <w:r w:rsidRPr="00697E49">
        <w:rPr>
          <w:rFonts w:cs="Times New Roman"/>
          <w:sz w:val="20"/>
          <w:szCs w:val="20"/>
          <w:lang w:val="en-GB"/>
        </w:rPr>
        <w:t>, 793–807, doi:</w:t>
      </w:r>
      <w:r w:rsidR="00642F13">
        <w:fldChar w:fldCharType="begin"/>
      </w:r>
      <w:r w:rsidR="00642F13" w:rsidRPr="001D5B54">
        <w:rPr>
          <w:lang w:val="en-US"/>
          <w:rPrChange w:id="3775" w:author="Clotilde Pean" w:date="2021-06-21T14:15:00Z">
            <w:rPr/>
          </w:rPrChange>
        </w:rPr>
        <w:instrText xml:space="preserve"> HYPERLINK "https://dx.doi.org/10.5194/angeo-32-793-2014" </w:instrText>
      </w:r>
      <w:r w:rsidR="00642F13">
        <w:fldChar w:fldCharType="separate"/>
      </w:r>
      <w:r w:rsidRPr="00697E49">
        <w:rPr>
          <w:rStyle w:val="Hyperlink"/>
          <w:rFonts w:cs="Times New Roman"/>
          <w:sz w:val="20"/>
          <w:szCs w:val="20"/>
          <w:lang w:val="en-GB"/>
        </w:rPr>
        <w:t>10.5194/angeo-32-793-2014</w:t>
      </w:r>
      <w:r w:rsidR="00642F13">
        <w:rPr>
          <w:rStyle w:val="Hyperlink"/>
          <w:rFonts w:cs="Times New Roman"/>
          <w:sz w:val="20"/>
          <w:szCs w:val="20"/>
          <w:lang w:val="en-GB"/>
        </w:rPr>
        <w:fldChar w:fldCharType="end"/>
      </w:r>
      <w:r w:rsidRPr="00697E49">
        <w:rPr>
          <w:rFonts w:cs="Times New Roman"/>
          <w:sz w:val="20"/>
          <w:szCs w:val="20"/>
          <w:lang w:val="en-GB"/>
        </w:rPr>
        <w:t>.</w:t>
      </w:r>
    </w:p>
    <w:p w14:paraId="6296FF21" w14:textId="5174CF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Calvo, N., L.M. Polvani, and S. Solomon, 2015: On the surface impact of Arctic stratospheric ozone extremes.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10(9)</w:t>
      </w:r>
      <w:r w:rsidRPr="00697E49">
        <w:rPr>
          <w:rFonts w:cs="Times New Roman"/>
          <w:sz w:val="20"/>
          <w:szCs w:val="20"/>
          <w:lang w:val="en-GB"/>
        </w:rPr>
        <w:t>, doi:</w:t>
      </w:r>
      <w:r w:rsidR="00642F13">
        <w:fldChar w:fldCharType="begin"/>
      </w:r>
      <w:r w:rsidR="00642F13" w:rsidRPr="001D5B54">
        <w:rPr>
          <w:lang w:val="en-US"/>
          <w:rPrChange w:id="3776" w:author="Clotilde Pean" w:date="2021-06-21T14:15:00Z">
            <w:rPr/>
          </w:rPrChange>
        </w:rPr>
        <w:instrText xml:space="preserve"> HYPERLINK "https://dx.doi.org/10.1088/1748-9326/10/9/094003" </w:instrText>
      </w:r>
      <w:r w:rsidR="00642F13">
        <w:fldChar w:fldCharType="separate"/>
      </w:r>
      <w:r w:rsidRPr="00697E49">
        <w:rPr>
          <w:rStyle w:val="Hyperlink"/>
          <w:rFonts w:cs="Times New Roman"/>
          <w:sz w:val="20"/>
          <w:szCs w:val="20"/>
          <w:lang w:val="en-GB"/>
        </w:rPr>
        <w:t>10.1088/1748-9326/10/9/094003</w:t>
      </w:r>
      <w:r w:rsidR="00642F13">
        <w:rPr>
          <w:rStyle w:val="Hyperlink"/>
          <w:rFonts w:cs="Times New Roman"/>
          <w:sz w:val="20"/>
          <w:szCs w:val="20"/>
          <w:lang w:val="en-GB"/>
        </w:rPr>
        <w:fldChar w:fldCharType="end"/>
      </w:r>
      <w:r w:rsidRPr="00697E49">
        <w:rPr>
          <w:rFonts w:cs="Times New Roman"/>
          <w:sz w:val="20"/>
          <w:szCs w:val="20"/>
          <w:lang w:val="en-GB"/>
        </w:rPr>
        <w:t>.</w:t>
      </w:r>
    </w:p>
    <w:p w14:paraId="0936C5EA" w14:textId="553C80A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Cane, M.A., A.C. Clement, L.N. Murphy, and K. Bellomo, 2017: Low-Pass Filtering, Heat Flux, and Atlantic Multidecadal Variability.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30(18)</w:t>
      </w:r>
      <w:r w:rsidRPr="00697E49">
        <w:rPr>
          <w:rFonts w:cs="Times New Roman"/>
          <w:sz w:val="20"/>
          <w:szCs w:val="20"/>
          <w:lang w:val="en-GB"/>
        </w:rPr>
        <w:t>, 7529–7553, doi:</w:t>
      </w:r>
      <w:r w:rsidR="00642F13">
        <w:fldChar w:fldCharType="begin"/>
      </w:r>
      <w:r w:rsidR="00642F13" w:rsidRPr="001D5B54">
        <w:rPr>
          <w:lang w:val="en-US"/>
          <w:rPrChange w:id="3777" w:author="Clotilde Pean" w:date="2021-06-21T14:15:00Z">
            <w:rPr/>
          </w:rPrChange>
        </w:rPr>
        <w:instrText xml:space="preserve"> HYPERLINK "https://dx.doi.org/10.1175/jcli-d-16-0810.1" </w:instrText>
      </w:r>
      <w:r w:rsidR="00642F13">
        <w:fldChar w:fldCharType="separate"/>
      </w:r>
      <w:r w:rsidRPr="00697E49">
        <w:rPr>
          <w:rStyle w:val="Hyperlink"/>
          <w:rFonts w:cs="Times New Roman"/>
          <w:sz w:val="20"/>
          <w:szCs w:val="20"/>
          <w:lang w:val="en-GB"/>
        </w:rPr>
        <w:t>10.1175/jcli-d-16-0810.1</w:t>
      </w:r>
      <w:r w:rsidR="00642F13">
        <w:rPr>
          <w:rStyle w:val="Hyperlink"/>
          <w:rFonts w:cs="Times New Roman"/>
          <w:sz w:val="20"/>
          <w:szCs w:val="20"/>
          <w:lang w:val="en-GB"/>
        </w:rPr>
        <w:fldChar w:fldCharType="end"/>
      </w:r>
      <w:r w:rsidRPr="00697E49">
        <w:rPr>
          <w:rFonts w:cs="Times New Roman"/>
          <w:sz w:val="20"/>
          <w:szCs w:val="20"/>
          <w:lang w:val="en-GB"/>
        </w:rPr>
        <w:t>.</w:t>
      </w:r>
    </w:p>
    <w:p w14:paraId="0D2147AA" w14:textId="548D4F9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Cao, J. et al., 2018: The NUIST Earth System Model~(NESM) version 3: description and preliminary evaluation.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11(7)</w:t>
      </w:r>
      <w:r w:rsidRPr="00697E49">
        <w:rPr>
          <w:rFonts w:cs="Times New Roman"/>
          <w:sz w:val="20"/>
          <w:szCs w:val="20"/>
          <w:lang w:val="en-GB"/>
        </w:rPr>
        <w:t>, 2975–2993, doi:</w:t>
      </w:r>
      <w:r w:rsidR="00642F13">
        <w:fldChar w:fldCharType="begin"/>
      </w:r>
      <w:r w:rsidR="00642F13" w:rsidRPr="001D5B54">
        <w:rPr>
          <w:lang w:val="en-US"/>
          <w:rPrChange w:id="3778" w:author="Clotilde Pean" w:date="2021-06-21T14:15:00Z">
            <w:rPr/>
          </w:rPrChange>
        </w:rPr>
        <w:instrText xml:space="preserve"> HYPERLINK "https://dx.doi.org/10.5194/gmd-11-2975-2018" </w:instrText>
      </w:r>
      <w:r w:rsidR="00642F13">
        <w:fldChar w:fldCharType="separate"/>
      </w:r>
      <w:r w:rsidRPr="00697E49">
        <w:rPr>
          <w:rStyle w:val="Hyperlink"/>
          <w:rFonts w:cs="Times New Roman"/>
          <w:sz w:val="20"/>
          <w:szCs w:val="20"/>
          <w:lang w:val="en-GB"/>
        </w:rPr>
        <w:t>10.5194/gmd-11-2975-2018</w:t>
      </w:r>
      <w:r w:rsidR="00642F13">
        <w:rPr>
          <w:rStyle w:val="Hyperlink"/>
          <w:rFonts w:cs="Times New Roman"/>
          <w:sz w:val="20"/>
          <w:szCs w:val="20"/>
          <w:lang w:val="en-GB"/>
        </w:rPr>
        <w:fldChar w:fldCharType="end"/>
      </w:r>
      <w:r w:rsidRPr="00697E49">
        <w:rPr>
          <w:rFonts w:cs="Times New Roman"/>
          <w:sz w:val="20"/>
          <w:szCs w:val="20"/>
          <w:lang w:val="en-GB"/>
        </w:rPr>
        <w:t>.</w:t>
      </w:r>
    </w:p>
    <w:p w14:paraId="4C336A50" w14:textId="72F9923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Capotondi, A. et al., 2015: Understanding ENSO Diversity.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96(6)</w:t>
      </w:r>
      <w:r w:rsidRPr="00697E49">
        <w:rPr>
          <w:rFonts w:cs="Times New Roman"/>
          <w:sz w:val="20"/>
          <w:szCs w:val="20"/>
          <w:lang w:val="en-GB"/>
        </w:rPr>
        <w:t>, 921–938, doi:</w:t>
      </w:r>
      <w:r w:rsidR="00642F13">
        <w:fldChar w:fldCharType="begin"/>
      </w:r>
      <w:r w:rsidR="00642F13" w:rsidRPr="001D5B54">
        <w:rPr>
          <w:lang w:val="en-US"/>
          <w:rPrChange w:id="3779" w:author="Clotilde Pean" w:date="2021-06-21T14:15:00Z">
            <w:rPr/>
          </w:rPrChange>
        </w:rPr>
        <w:instrText xml:space="preserve"> HYPERLINK "https://dx.doi.org/10.1175/bams-d-13-00117.1" </w:instrText>
      </w:r>
      <w:r w:rsidR="00642F13">
        <w:fldChar w:fldCharType="separate"/>
      </w:r>
      <w:r w:rsidRPr="00697E49">
        <w:rPr>
          <w:rStyle w:val="Hyperlink"/>
          <w:rFonts w:cs="Times New Roman"/>
          <w:sz w:val="20"/>
          <w:szCs w:val="20"/>
          <w:lang w:val="en-GB"/>
        </w:rPr>
        <w:t>10.1175/bams-d-13-00117.1</w:t>
      </w:r>
      <w:r w:rsidR="00642F13">
        <w:rPr>
          <w:rStyle w:val="Hyperlink"/>
          <w:rFonts w:cs="Times New Roman"/>
          <w:sz w:val="20"/>
          <w:szCs w:val="20"/>
          <w:lang w:val="en-GB"/>
        </w:rPr>
        <w:fldChar w:fldCharType="end"/>
      </w:r>
      <w:r w:rsidRPr="00697E49">
        <w:rPr>
          <w:rFonts w:cs="Times New Roman"/>
          <w:sz w:val="20"/>
          <w:szCs w:val="20"/>
          <w:lang w:val="en-GB"/>
        </w:rPr>
        <w:t>.</w:t>
      </w:r>
    </w:p>
    <w:p w14:paraId="6B6A60F4" w14:textId="7C66DF6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Capron, E., A. Govin, R. Feng, B.L. Otto-Bliesner, and E.W. Wolff, 2017: Critical evaluation of climate syntheses to benchmark CMIP6/PMIP4 127 ka Last Interglacial simulations in the high-latitude regions. </w:t>
      </w:r>
      <w:r w:rsidRPr="00697E49">
        <w:rPr>
          <w:rFonts w:cs="Times New Roman"/>
          <w:i/>
          <w:sz w:val="20"/>
          <w:szCs w:val="20"/>
          <w:lang w:val="en-GB"/>
        </w:rPr>
        <w:t>Quaternary Science Reviews</w:t>
      </w:r>
      <w:r w:rsidRPr="00697E49">
        <w:rPr>
          <w:rFonts w:cs="Times New Roman"/>
          <w:sz w:val="20"/>
          <w:szCs w:val="20"/>
          <w:lang w:val="en-GB"/>
        </w:rPr>
        <w:t xml:space="preserve">, </w:t>
      </w:r>
      <w:r w:rsidRPr="00697E49">
        <w:rPr>
          <w:rFonts w:cs="Times New Roman"/>
          <w:b/>
          <w:sz w:val="20"/>
          <w:szCs w:val="20"/>
          <w:lang w:val="en-GB"/>
        </w:rPr>
        <w:t>168</w:t>
      </w:r>
      <w:r w:rsidRPr="00697E49">
        <w:rPr>
          <w:rFonts w:cs="Times New Roman"/>
          <w:sz w:val="20"/>
          <w:szCs w:val="20"/>
          <w:lang w:val="en-GB"/>
        </w:rPr>
        <w:t>, 137–150, doi:</w:t>
      </w:r>
      <w:r w:rsidR="00642F13">
        <w:fldChar w:fldCharType="begin"/>
      </w:r>
      <w:r w:rsidR="00642F13" w:rsidRPr="001D5B54">
        <w:rPr>
          <w:lang w:val="en-US"/>
          <w:rPrChange w:id="3780" w:author="Clotilde Pean" w:date="2021-06-21T14:15:00Z">
            <w:rPr/>
          </w:rPrChange>
        </w:rPr>
        <w:instrText xml:space="preserve"> HYPERLINK "https://dx.doi.org/10.1016/j.quascirev.2017.04.019" </w:instrText>
      </w:r>
      <w:r w:rsidR="00642F13">
        <w:fldChar w:fldCharType="separate"/>
      </w:r>
      <w:r w:rsidRPr="00697E49">
        <w:rPr>
          <w:rStyle w:val="Hyperlink"/>
          <w:rFonts w:cs="Times New Roman"/>
          <w:sz w:val="20"/>
          <w:szCs w:val="20"/>
          <w:lang w:val="en-GB"/>
        </w:rPr>
        <w:t>10.1016/j.quascirev.2017.04.019</w:t>
      </w:r>
      <w:r w:rsidR="00642F13">
        <w:rPr>
          <w:rStyle w:val="Hyperlink"/>
          <w:rFonts w:cs="Times New Roman"/>
          <w:sz w:val="20"/>
          <w:szCs w:val="20"/>
          <w:lang w:val="en-GB"/>
        </w:rPr>
        <w:fldChar w:fldCharType="end"/>
      </w:r>
      <w:r w:rsidRPr="00697E49">
        <w:rPr>
          <w:rFonts w:cs="Times New Roman"/>
          <w:sz w:val="20"/>
          <w:szCs w:val="20"/>
          <w:lang w:val="en-GB"/>
        </w:rPr>
        <w:t>.</w:t>
      </w:r>
    </w:p>
    <w:p w14:paraId="11949583" w14:textId="23177C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Caron, L.-P., L. Hermanson, and F.J. Doblas-Reyes, 2015: Multiannual forecasts of Atlantic U.S. tropical cyclone wind damage potential.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42(7)</w:t>
      </w:r>
      <w:r w:rsidRPr="00697E49">
        <w:rPr>
          <w:rFonts w:cs="Times New Roman"/>
          <w:sz w:val="20"/>
          <w:szCs w:val="20"/>
          <w:lang w:val="en-GB"/>
        </w:rPr>
        <w:t>, 2417–2425, doi:</w:t>
      </w:r>
      <w:r w:rsidR="00642F13">
        <w:fldChar w:fldCharType="begin"/>
      </w:r>
      <w:r w:rsidR="00642F13" w:rsidRPr="001D5B54">
        <w:rPr>
          <w:lang w:val="en-US"/>
          <w:rPrChange w:id="3781" w:author="Clotilde Pean" w:date="2021-06-21T14:15:00Z">
            <w:rPr/>
          </w:rPrChange>
        </w:rPr>
        <w:instrText xml:space="preserve"> HYPERLINK "https://dx.doi.org/10.1002/2015gl063303" </w:instrText>
      </w:r>
      <w:r w:rsidR="00642F13">
        <w:fldChar w:fldCharType="separate"/>
      </w:r>
      <w:r w:rsidRPr="00697E49">
        <w:rPr>
          <w:rStyle w:val="Hyperlink"/>
          <w:rFonts w:cs="Times New Roman"/>
          <w:sz w:val="20"/>
          <w:szCs w:val="20"/>
          <w:lang w:val="en-GB"/>
        </w:rPr>
        <w:t>10.1002/2015gl063303</w:t>
      </w:r>
      <w:r w:rsidR="00642F13">
        <w:rPr>
          <w:rStyle w:val="Hyperlink"/>
          <w:rFonts w:cs="Times New Roman"/>
          <w:sz w:val="20"/>
          <w:szCs w:val="20"/>
          <w:lang w:val="en-GB"/>
        </w:rPr>
        <w:fldChar w:fldCharType="end"/>
      </w:r>
      <w:r w:rsidRPr="00697E49">
        <w:rPr>
          <w:rFonts w:cs="Times New Roman"/>
          <w:sz w:val="20"/>
          <w:szCs w:val="20"/>
          <w:lang w:val="en-GB"/>
        </w:rPr>
        <w:t>.</w:t>
      </w:r>
    </w:p>
    <w:p w14:paraId="56FF072A" w14:textId="0EC888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Cassou, C. et al., 2018: Decadal Climate Variability and Predictability: Challenges and Opportunities.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99(3)</w:t>
      </w:r>
      <w:r w:rsidRPr="00697E49">
        <w:rPr>
          <w:rFonts w:cs="Times New Roman"/>
          <w:sz w:val="20"/>
          <w:szCs w:val="20"/>
          <w:lang w:val="en-GB"/>
        </w:rPr>
        <w:t>, 479–490, doi:</w:t>
      </w:r>
      <w:r w:rsidR="00642F13">
        <w:fldChar w:fldCharType="begin"/>
      </w:r>
      <w:r w:rsidR="00642F13" w:rsidRPr="001D5B54">
        <w:rPr>
          <w:lang w:val="en-US"/>
          <w:rPrChange w:id="3782" w:author="Clotilde Pean" w:date="2021-06-21T14:15:00Z">
            <w:rPr/>
          </w:rPrChange>
        </w:rPr>
        <w:instrText xml:space="preserve"> HYPERLINK "https://dx.doi.org/10.1175/bams-d-16-0286.1" </w:instrText>
      </w:r>
      <w:r w:rsidR="00642F13">
        <w:fldChar w:fldCharType="separate"/>
      </w:r>
      <w:r w:rsidRPr="00697E49">
        <w:rPr>
          <w:rStyle w:val="Hyperlink"/>
          <w:rFonts w:cs="Times New Roman"/>
          <w:sz w:val="20"/>
          <w:szCs w:val="20"/>
          <w:lang w:val="en-GB"/>
        </w:rPr>
        <w:t>10.1175/bams-d-16-0286.1</w:t>
      </w:r>
      <w:r w:rsidR="00642F13">
        <w:rPr>
          <w:rStyle w:val="Hyperlink"/>
          <w:rFonts w:cs="Times New Roman"/>
          <w:sz w:val="20"/>
          <w:szCs w:val="20"/>
          <w:lang w:val="en-GB"/>
        </w:rPr>
        <w:fldChar w:fldCharType="end"/>
      </w:r>
      <w:r w:rsidRPr="00697E49">
        <w:rPr>
          <w:rFonts w:cs="Times New Roman"/>
          <w:sz w:val="20"/>
          <w:szCs w:val="20"/>
          <w:lang w:val="en-GB"/>
        </w:rPr>
        <w:t>.</w:t>
      </w:r>
    </w:p>
    <w:p w14:paraId="3E194839" w14:textId="12387A7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Cazenave, A. et al., 2018: Global sea-level budget 1993-present. </w:t>
      </w:r>
      <w:r w:rsidRPr="00697E49">
        <w:rPr>
          <w:rFonts w:cs="Times New Roman"/>
          <w:i/>
          <w:sz w:val="20"/>
          <w:szCs w:val="20"/>
          <w:lang w:val="en-GB"/>
        </w:rPr>
        <w:t>Earth System Science Data</w:t>
      </w:r>
      <w:r w:rsidRPr="00697E49">
        <w:rPr>
          <w:rFonts w:cs="Times New Roman"/>
          <w:sz w:val="20"/>
          <w:szCs w:val="20"/>
          <w:lang w:val="en-GB"/>
        </w:rPr>
        <w:t xml:space="preserve">, </w:t>
      </w:r>
      <w:r w:rsidRPr="00697E49">
        <w:rPr>
          <w:rFonts w:cs="Times New Roman"/>
          <w:b/>
          <w:sz w:val="20"/>
          <w:szCs w:val="20"/>
          <w:lang w:val="en-GB"/>
        </w:rPr>
        <w:t>10(3)</w:t>
      </w:r>
      <w:r w:rsidRPr="00697E49">
        <w:rPr>
          <w:rFonts w:cs="Times New Roman"/>
          <w:sz w:val="20"/>
          <w:szCs w:val="20"/>
          <w:lang w:val="en-GB"/>
        </w:rPr>
        <w:t>, 1551–1590, doi:</w:t>
      </w:r>
      <w:r w:rsidR="00642F13">
        <w:fldChar w:fldCharType="begin"/>
      </w:r>
      <w:r w:rsidR="00642F13" w:rsidRPr="001D5B54">
        <w:rPr>
          <w:lang w:val="en-US"/>
          <w:rPrChange w:id="3783" w:author="Clotilde Pean" w:date="2021-06-21T14:15:00Z">
            <w:rPr/>
          </w:rPrChange>
        </w:rPr>
        <w:instrText xml:space="preserve"> HYPERLINK "https://dx.doi.org/10.5194/essd-10-1551-2018" </w:instrText>
      </w:r>
      <w:r w:rsidR="00642F13">
        <w:fldChar w:fldCharType="separate"/>
      </w:r>
      <w:r w:rsidRPr="00697E49">
        <w:rPr>
          <w:rStyle w:val="Hyperlink"/>
          <w:rFonts w:cs="Times New Roman"/>
          <w:sz w:val="20"/>
          <w:szCs w:val="20"/>
          <w:lang w:val="en-GB"/>
        </w:rPr>
        <w:t>10.5194/essd-10-1551-2018</w:t>
      </w:r>
      <w:r w:rsidR="00642F13">
        <w:rPr>
          <w:rStyle w:val="Hyperlink"/>
          <w:rFonts w:cs="Times New Roman"/>
          <w:sz w:val="20"/>
          <w:szCs w:val="20"/>
          <w:lang w:val="en-GB"/>
        </w:rPr>
        <w:fldChar w:fldCharType="end"/>
      </w:r>
      <w:r w:rsidRPr="00697E49">
        <w:rPr>
          <w:rFonts w:cs="Times New Roman"/>
          <w:sz w:val="20"/>
          <w:szCs w:val="20"/>
          <w:lang w:val="en-GB"/>
        </w:rPr>
        <w:t>.</w:t>
      </w:r>
    </w:p>
    <w:p w14:paraId="1BBFCAEE" w14:textId="45B07C7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Cha, S.-C., J.-H. Moon, and Y.T. Song, 2018: A Recent Shift Toward an El Niño-Like Ocean State in the Tropical </w:t>
      </w:r>
      <w:r w:rsidRPr="00697E49">
        <w:rPr>
          <w:rFonts w:cs="Times New Roman"/>
          <w:sz w:val="20"/>
          <w:szCs w:val="20"/>
          <w:lang w:val="en-GB"/>
        </w:rPr>
        <w:lastRenderedPageBreak/>
        <w:t xml:space="preserve">Pacific and the Resumption of Ocean Warming.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45(21)</w:t>
      </w:r>
      <w:r w:rsidRPr="00697E49">
        <w:rPr>
          <w:rFonts w:cs="Times New Roman"/>
          <w:sz w:val="20"/>
          <w:szCs w:val="20"/>
          <w:lang w:val="en-GB"/>
        </w:rPr>
        <w:t>, 11,885–11,894, doi:</w:t>
      </w:r>
      <w:r w:rsidR="00642F13">
        <w:fldChar w:fldCharType="begin"/>
      </w:r>
      <w:r w:rsidR="00642F13" w:rsidRPr="001D5B54">
        <w:rPr>
          <w:lang w:val="en-US"/>
          <w:rPrChange w:id="3784" w:author="Clotilde Pean" w:date="2021-06-21T14:15:00Z">
            <w:rPr/>
          </w:rPrChange>
        </w:rPr>
        <w:instrText xml:space="preserve"> HYPERLINK "https://dx.doi.org/10.1029/2018gl080651" </w:instrText>
      </w:r>
      <w:r w:rsidR="00642F13">
        <w:fldChar w:fldCharType="separate"/>
      </w:r>
      <w:r w:rsidRPr="00697E49">
        <w:rPr>
          <w:rStyle w:val="Hyperlink"/>
          <w:rFonts w:cs="Times New Roman"/>
          <w:sz w:val="20"/>
          <w:szCs w:val="20"/>
          <w:lang w:val="en-GB"/>
        </w:rPr>
        <w:t>10.1029/2018gl080651</w:t>
      </w:r>
      <w:r w:rsidR="00642F13">
        <w:rPr>
          <w:rStyle w:val="Hyperlink"/>
          <w:rFonts w:cs="Times New Roman"/>
          <w:sz w:val="20"/>
          <w:szCs w:val="20"/>
          <w:lang w:val="en-GB"/>
        </w:rPr>
        <w:fldChar w:fldCharType="end"/>
      </w:r>
      <w:r w:rsidRPr="00697E49">
        <w:rPr>
          <w:rFonts w:cs="Times New Roman"/>
          <w:sz w:val="20"/>
          <w:szCs w:val="20"/>
          <w:lang w:val="en-GB"/>
        </w:rPr>
        <w:t>.</w:t>
      </w:r>
    </w:p>
    <w:p w14:paraId="1EA4A1B3" w14:textId="099F3DF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Chai, J., F. Liu, J. Liu, and X. Shen, 2018: Enhanced Global Monsoon in Present Warm Period Due to Natural and Anthropogenic Forcings. </w:t>
      </w:r>
      <w:r w:rsidRPr="00697E49">
        <w:rPr>
          <w:rFonts w:cs="Times New Roman"/>
          <w:i/>
          <w:sz w:val="20"/>
          <w:szCs w:val="20"/>
          <w:lang w:val="en-GB"/>
        </w:rPr>
        <w:t>Atmosphere</w:t>
      </w:r>
      <w:r w:rsidRPr="00697E49">
        <w:rPr>
          <w:rFonts w:cs="Times New Roman"/>
          <w:sz w:val="20"/>
          <w:szCs w:val="20"/>
          <w:lang w:val="en-GB"/>
        </w:rPr>
        <w:t xml:space="preserve">, </w:t>
      </w:r>
      <w:r w:rsidRPr="00697E49">
        <w:rPr>
          <w:rFonts w:cs="Times New Roman"/>
          <w:b/>
          <w:sz w:val="20"/>
          <w:szCs w:val="20"/>
          <w:lang w:val="en-GB"/>
        </w:rPr>
        <w:t>9(4)</w:t>
      </w:r>
      <w:r w:rsidRPr="00697E49">
        <w:rPr>
          <w:rFonts w:cs="Times New Roman"/>
          <w:sz w:val="20"/>
          <w:szCs w:val="20"/>
          <w:lang w:val="en-GB"/>
        </w:rPr>
        <w:t>, 136, doi:</w:t>
      </w:r>
      <w:r w:rsidR="00642F13">
        <w:fldChar w:fldCharType="begin"/>
      </w:r>
      <w:r w:rsidR="00642F13" w:rsidRPr="001D5B54">
        <w:rPr>
          <w:lang w:val="en-US"/>
          <w:rPrChange w:id="3785" w:author="Clotilde Pean" w:date="2021-06-21T14:15:00Z">
            <w:rPr/>
          </w:rPrChange>
        </w:rPr>
        <w:instrText xml:space="preserve"> HYPERLINK "https://dx.doi.org/10.3390/atmos9040136" </w:instrText>
      </w:r>
      <w:r w:rsidR="00642F13">
        <w:fldChar w:fldCharType="separate"/>
      </w:r>
      <w:r w:rsidRPr="00697E49">
        <w:rPr>
          <w:rStyle w:val="Hyperlink"/>
          <w:rFonts w:cs="Times New Roman"/>
          <w:sz w:val="20"/>
          <w:szCs w:val="20"/>
          <w:lang w:val="en-GB"/>
        </w:rPr>
        <w:t>10.3390/atmos9040136</w:t>
      </w:r>
      <w:r w:rsidR="00642F13">
        <w:rPr>
          <w:rStyle w:val="Hyperlink"/>
          <w:rFonts w:cs="Times New Roman"/>
          <w:sz w:val="20"/>
          <w:szCs w:val="20"/>
          <w:lang w:val="en-GB"/>
        </w:rPr>
        <w:fldChar w:fldCharType="end"/>
      </w:r>
      <w:r w:rsidRPr="00697E49">
        <w:rPr>
          <w:rFonts w:cs="Times New Roman"/>
          <w:sz w:val="20"/>
          <w:szCs w:val="20"/>
          <w:lang w:val="en-GB"/>
        </w:rPr>
        <w:t>.</w:t>
      </w:r>
    </w:p>
    <w:p w14:paraId="3D194A3B" w14:textId="456064E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Chan, D. and Q. Wu, 2015: Attributing observed SST trends and subcontinental land warming to anthropogenic forcing during 1979-2005.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28(8)</w:t>
      </w:r>
      <w:r w:rsidRPr="00697E49">
        <w:rPr>
          <w:rFonts w:cs="Times New Roman"/>
          <w:sz w:val="20"/>
          <w:szCs w:val="20"/>
          <w:lang w:val="en-GB"/>
        </w:rPr>
        <w:t>, 3152–3170, doi:</w:t>
      </w:r>
      <w:r w:rsidR="00642F13">
        <w:fldChar w:fldCharType="begin"/>
      </w:r>
      <w:r w:rsidR="00642F13" w:rsidRPr="001D5B54">
        <w:rPr>
          <w:lang w:val="en-US"/>
          <w:rPrChange w:id="3786" w:author="Clotilde Pean" w:date="2021-06-21T14:15:00Z">
            <w:rPr/>
          </w:rPrChange>
        </w:rPr>
        <w:instrText xml:space="preserve"> HYPERLINK "https://dx.doi.org/10.1175/jcli-d-14-00253.1" </w:instrText>
      </w:r>
      <w:r w:rsidR="00642F13">
        <w:fldChar w:fldCharType="separate"/>
      </w:r>
      <w:r w:rsidRPr="00697E49">
        <w:rPr>
          <w:rStyle w:val="Hyperlink"/>
          <w:rFonts w:cs="Times New Roman"/>
          <w:sz w:val="20"/>
          <w:szCs w:val="20"/>
          <w:lang w:val="en-GB"/>
        </w:rPr>
        <w:t>10.1175/jcli-d-14-00253.1</w:t>
      </w:r>
      <w:r w:rsidR="00642F13">
        <w:rPr>
          <w:rStyle w:val="Hyperlink"/>
          <w:rFonts w:cs="Times New Roman"/>
          <w:sz w:val="20"/>
          <w:szCs w:val="20"/>
          <w:lang w:val="en-GB"/>
        </w:rPr>
        <w:fldChar w:fldCharType="end"/>
      </w:r>
      <w:r w:rsidRPr="00697E49">
        <w:rPr>
          <w:rFonts w:cs="Times New Roman"/>
          <w:sz w:val="20"/>
          <w:szCs w:val="20"/>
          <w:lang w:val="en-GB"/>
        </w:rPr>
        <w:t>.</w:t>
      </w:r>
    </w:p>
    <w:p w14:paraId="1E0B3A8C" w14:textId="00BE95F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Chang, E.K.M., C.-G. Ma, C. Zheng, and A.M.W. Yau, 2016: Observed and projected decrease in Northern Hemisphere extratropical cyclone activity in summer and its impacts on maximum temperature.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43(5)</w:t>
      </w:r>
      <w:r w:rsidRPr="00697E49">
        <w:rPr>
          <w:rFonts w:cs="Times New Roman"/>
          <w:sz w:val="20"/>
          <w:szCs w:val="20"/>
          <w:lang w:val="en-GB"/>
        </w:rPr>
        <w:t>, 2200–2208, doi:</w:t>
      </w:r>
      <w:r w:rsidR="00642F13">
        <w:fldChar w:fldCharType="begin"/>
      </w:r>
      <w:r w:rsidR="00642F13" w:rsidRPr="001D5B54">
        <w:rPr>
          <w:lang w:val="en-US"/>
          <w:rPrChange w:id="3787" w:author="Clotilde Pean" w:date="2021-06-21T14:15:00Z">
            <w:rPr/>
          </w:rPrChange>
        </w:rPr>
        <w:instrText xml:space="preserve"> HYPERLINK "https://dx.doi.org/10.1002/2016gl068172" </w:instrText>
      </w:r>
      <w:r w:rsidR="00642F13">
        <w:fldChar w:fldCharType="separate"/>
      </w:r>
      <w:r w:rsidRPr="00697E49">
        <w:rPr>
          <w:rStyle w:val="Hyperlink"/>
          <w:rFonts w:cs="Times New Roman"/>
          <w:sz w:val="20"/>
          <w:szCs w:val="20"/>
          <w:lang w:val="en-GB"/>
        </w:rPr>
        <w:t>10.1002/2016gl068172</w:t>
      </w:r>
      <w:r w:rsidR="00642F13">
        <w:rPr>
          <w:rStyle w:val="Hyperlink"/>
          <w:rFonts w:cs="Times New Roman"/>
          <w:sz w:val="20"/>
          <w:szCs w:val="20"/>
          <w:lang w:val="en-GB"/>
        </w:rPr>
        <w:fldChar w:fldCharType="end"/>
      </w:r>
      <w:r w:rsidRPr="00697E49">
        <w:rPr>
          <w:rFonts w:cs="Times New Roman"/>
          <w:sz w:val="20"/>
          <w:szCs w:val="20"/>
          <w:lang w:val="en-GB"/>
        </w:rPr>
        <w:t>.</w:t>
      </w:r>
    </w:p>
    <w:p w14:paraId="2A8C70B0" w14:textId="225F5AA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Chang, P. et al., 2020: An Unprecedented Set of High-Resolution Earth System Simulations for Understanding Multiscale Interactions in Climate Variability and Change.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12(12)</w:t>
      </w:r>
      <w:r w:rsidRPr="00697E49">
        <w:rPr>
          <w:rFonts w:cs="Times New Roman"/>
          <w:sz w:val="20"/>
          <w:szCs w:val="20"/>
          <w:lang w:val="en-GB"/>
        </w:rPr>
        <w:t>, e2020MS002298, doi:</w:t>
      </w:r>
      <w:r w:rsidR="00642F13">
        <w:fldChar w:fldCharType="begin"/>
      </w:r>
      <w:r w:rsidR="00642F13" w:rsidRPr="001D5B54">
        <w:rPr>
          <w:lang w:val="en-US"/>
          <w:rPrChange w:id="3788" w:author="Clotilde Pean" w:date="2021-06-21T14:15:00Z">
            <w:rPr/>
          </w:rPrChange>
        </w:rPr>
        <w:instrText xml:space="preserve"> HYPERLINK "https://dx.doi.org/10.1029/2020ms002298" </w:instrText>
      </w:r>
      <w:r w:rsidR="00642F13">
        <w:fldChar w:fldCharType="separate"/>
      </w:r>
      <w:r w:rsidRPr="00697E49">
        <w:rPr>
          <w:rStyle w:val="Hyperlink"/>
          <w:rFonts w:cs="Times New Roman"/>
          <w:sz w:val="20"/>
          <w:szCs w:val="20"/>
          <w:lang w:val="en-GB"/>
        </w:rPr>
        <w:t>10.1029/2020ms002298</w:t>
      </w:r>
      <w:r w:rsidR="00642F13">
        <w:rPr>
          <w:rStyle w:val="Hyperlink"/>
          <w:rFonts w:cs="Times New Roman"/>
          <w:sz w:val="20"/>
          <w:szCs w:val="20"/>
          <w:lang w:val="en-GB"/>
        </w:rPr>
        <w:fldChar w:fldCharType="end"/>
      </w:r>
      <w:r w:rsidRPr="00697E49">
        <w:rPr>
          <w:rFonts w:cs="Times New Roman"/>
          <w:sz w:val="20"/>
          <w:szCs w:val="20"/>
          <w:lang w:val="en-GB"/>
        </w:rPr>
        <w:t>.</w:t>
      </w:r>
    </w:p>
    <w:p w14:paraId="3F257356" w14:textId="77511E7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Charlton-Perez, A.J. et al., 2013: On the lack of stratospheric dynamical variability in low-top versions of the CMIP5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118(6)</w:t>
      </w:r>
      <w:r w:rsidRPr="00697E49">
        <w:rPr>
          <w:rFonts w:cs="Times New Roman"/>
          <w:sz w:val="20"/>
          <w:szCs w:val="20"/>
          <w:lang w:val="en-GB"/>
        </w:rPr>
        <w:t>, 2494–2505, doi:</w:t>
      </w:r>
      <w:r w:rsidR="00642F13">
        <w:fldChar w:fldCharType="begin"/>
      </w:r>
      <w:r w:rsidR="00642F13" w:rsidRPr="001D5B54">
        <w:rPr>
          <w:lang w:val="en-US"/>
          <w:rPrChange w:id="3789" w:author="Clotilde Pean" w:date="2021-06-21T14:15:00Z">
            <w:rPr/>
          </w:rPrChange>
        </w:rPr>
        <w:instrText xml:space="preserve"> HYPERLINK "https://dx.doi.org/10.1002/jgrd.50125" </w:instrText>
      </w:r>
      <w:r w:rsidR="00642F13">
        <w:fldChar w:fldCharType="separate"/>
      </w:r>
      <w:r w:rsidRPr="00697E49">
        <w:rPr>
          <w:rStyle w:val="Hyperlink"/>
          <w:rFonts w:cs="Times New Roman"/>
          <w:sz w:val="20"/>
          <w:szCs w:val="20"/>
          <w:lang w:val="en-GB"/>
        </w:rPr>
        <w:t>10.1002/jgrd.50125</w:t>
      </w:r>
      <w:r w:rsidR="00642F13">
        <w:rPr>
          <w:rStyle w:val="Hyperlink"/>
          <w:rFonts w:cs="Times New Roman"/>
          <w:sz w:val="20"/>
          <w:szCs w:val="20"/>
          <w:lang w:val="en-GB"/>
        </w:rPr>
        <w:fldChar w:fldCharType="end"/>
      </w:r>
      <w:r w:rsidRPr="00697E49">
        <w:rPr>
          <w:rFonts w:cs="Times New Roman"/>
          <w:sz w:val="20"/>
          <w:szCs w:val="20"/>
          <w:lang w:val="en-GB"/>
        </w:rPr>
        <w:t>.</w:t>
      </w:r>
    </w:p>
    <w:p w14:paraId="7E0A8BB3" w14:textId="09E11F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 C. et al., 2019: China and India lead in greening of the world through land-use management. </w:t>
      </w:r>
      <w:r w:rsidRPr="00697E49">
        <w:rPr>
          <w:rFonts w:cs="Times New Roman"/>
          <w:i/>
          <w:sz w:val="20"/>
          <w:szCs w:val="20"/>
          <w:lang w:val="en-GB"/>
        </w:rPr>
        <w:t>Nature Sustainability</w:t>
      </w:r>
      <w:r w:rsidRPr="00697E49">
        <w:rPr>
          <w:rFonts w:cs="Times New Roman"/>
          <w:sz w:val="20"/>
          <w:szCs w:val="20"/>
          <w:lang w:val="en-GB"/>
        </w:rPr>
        <w:t xml:space="preserve">, </w:t>
      </w:r>
      <w:r w:rsidRPr="00697E49">
        <w:rPr>
          <w:rFonts w:cs="Times New Roman"/>
          <w:b/>
          <w:sz w:val="20"/>
          <w:szCs w:val="20"/>
          <w:lang w:val="en-GB"/>
        </w:rPr>
        <w:t>2(2)</w:t>
      </w:r>
      <w:r w:rsidRPr="00697E49">
        <w:rPr>
          <w:rFonts w:cs="Times New Roman"/>
          <w:sz w:val="20"/>
          <w:szCs w:val="20"/>
          <w:lang w:val="en-GB"/>
        </w:rPr>
        <w:t>, doi:</w:t>
      </w:r>
      <w:r w:rsidR="00642F13">
        <w:fldChar w:fldCharType="begin"/>
      </w:r>
      <w:r w:rsidR="00642F13" w:rsidRPr="001D5B54">
        <w:rPr>
          <w:lang w:val="en-US"/>
          <w:rPrChange w:id="3790" w:author="Clotilde Pean" w:date="2021-06-21T14:15:00Z">
            <w:rPr/>
          </w:rPrChange>
        </w:rPr>
        <w:instrText xml:space="preserve"> HYPERLINK "https://dx.doi.org/10.1038/s41893-019-0220-7" </w:instrText>
      </w:r>
      <w:r w:rsidR="00642F13">
        <w:fldChar w:fldCharType="separate"/>
      </w:r>
      <w:r w:rsidRPr="00697E49">
        <w:rPr>
          <w:rStyle w:val="Hyperlink"/>
          <w:rFonts w:cs="Times New Roman"/>
          <w:sz w:val="20"/>
          <w:szCs w:val="20"/>
          <w:lang w:val="en-GB"/>
        </w:rPr>
        <w:t>10.1038/s41893-019-0220-7</w:t>
      </w:r>
      <w:r w:rsidR="00642F13">
        <w:rPr>
          <w:rStyle w:val="Hyperlink"/>
          <w:rFonts w:cs="Times New Roman"/>
          <w:sz w:val="20"/>
          <w:szCs w:val="20"/>
          <w:lang w:val="en-GB"/>
        </w:rPr>
        <w:fldChar w:fldCharType="end"/>
      </w:r>
      <w:r w:rsidRPr="00697E49">
        <w:rPr>
          <w:rFonts w:cs="Times New Roman"/>
          <w:sz w:val="20"/>
          <w:szCs w:val="20"/>
          <w:lang w:val="en-GB"/>
        </w:rPr>
        <w:t>.</w:t>
      </w:r>
    </w:p>
    <w:p w14:paraId="1C77E30B" w14:textId="56A2D26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 H., E.K. Schneider, and Z. Wu, 2016: Mechanisms of internally generated decadal-to-multidecadal variability of SST in the Atlantic Ocean in a coupled GCM.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46(5–6)</w:t>
      </w:r>
      <w:r w:rsidRPr="00697E49">
        <w:rPr>
          <w:rFonts w:cs="Times New Roman"/>
          <w:sz w:val="20"/>
          <w:szCs w:val="20"/>
          <w:lang w:val="en-GB"/>
        </w:rPr>
        <w:t>, 1517–1546, doi:</w:t>
      </w:r>
      <w:r w:rsidR="00642F13">
        <w:fldChar w:fldCharType="begin"/>
      </w:r>
      <w:r w:rsidR="00642F13" w:rsidRPr="001D5B54">
        <w:rPr>
          <w:lang w:val="en-US"/>
          <w:rPrChange w:id="3791" w:author="Clotilde Pean" w:date="2021-06-21T14:15:00Z">
            <w:rPr/>
          </w:rPrChange>
        </w:rPr>
        <w:instrText xml:space="preserve"> HYPERLINK "https://dx.doi.org/10.1007/s00382-015-2660-8" </w:instrText>
      </w:r>
      <w:r w:rsidR="00642F13">
        <w:fldChar w:fldCharType="separate"/>
      </w:r>
      <w:r w:rsidRPr="00697E49">
        <w:rPr>
          <w:rStyle w:val="Hyperlink"/>
          <w:rFonts w:cs="Times New Roman"/>
          <w:sz w:val="20"/>
          <w:szCs w:val="20"/>
          <w:lang w:val="en-GB"/>
        </w:rPr>
        <w:t>10.1007/s00382-015-2660-8</w:t>
      </w:r>
      <w:r w:rsidR="00642F13">
        <w:rPr>
          <w:rStyle w:val="Hyperlink"/>
          <w:rFonts w:cs="Times New Roman"/>
          <w:sz w:val="20"/>
          <w:szCs w:val="20"/>
          <w:lang w:val="en-GB"/>
        </w:rPr>
        <w:fldChar w:fldCharType="end"/>
      </w:r>
      <w:r w:rsidRPr="00697E49">
        <w:rPr>
          <w:rFonts w:cs="Times New Roman"/>
          <w:sz w:val="20"/>
          <w:szCs w:val="20"/>
          <w:lang w:val="en-GB"/>
        </w:rPr>
        <w:t>.</w:t>
      </w:r>
    </w:p>
    <w:p w14:paraId="3F6EF663" w14:textId="2C6BF1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 R., I.R. Simpson, C. Deser, and A.B.I.N. Wang, 2020: Model biases in the simulation of the springtime north pacific ENSO teleconnection.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33(23)</w:t>
      </w:r>
      <w:r w:rsidRPr="00697E49">
        <w:rPr>
          <w:rFonts w:cs="Times New Roman"/>
          <w:sz w:val="20"/>
          <w:szCs w:val="20"/>
          <w:lang w:val="en-GB"/>
        </w:rPr>
        <w:t>, 9985–10002, doi:</w:t>
      </w:r>
      <w:r w:rsidR="00642F13">
        <w:fldChar w:fldCharType="begin"/>
      </w:r>
      <w:r w:rsidR="00642F13" w:rsidRPr="001D5B54">
        <w:rPr>
          <w:lang w:val="en-US"/>
          <w:rPrChange w:id="3792" w:author="Clotilde Pean" w:date="2021-06-21T14:15:00Z">
            <w:rPr/>
          </w:rPrChange>
        </w:rPr>
        <w:instrText xml:space="preserve"> HYPERLINK "https://dx.doi.org/10.1175/jcli-d-19-1004.1" </w:instrText>
      </w:r>
      <w:r w:rsidR="00642F13">
        <w:fldChar w:fldCharType="separate"/>
      </w:r>
      <w:r w:rsidRPr="00697E49">
        <w:rPr>
          <w:rStyle w:val="Hyperlink"/>
          <w:rFonts w:cs="Times New Roman"/>
          <w:sz w:val="20"/>
          <w:szCs w:val="20"/>
          <w:lang w:val="en-GB"/>
        </w:rPr>
        <w:t>10.1175/jcli-d-19-1004.1</w:t>
      </w:r>
      <w:r w:rsidR="00642F13">
        <w:rPr>
          <w:rStyle w:val="Hyperlink"/>
          <w:rFonts w:cs="Times New Roman"/>
          <w:sz w:val="20"/>
          <w:szCs w:val="20"/>
          <w:lang w:val="en-GB"/>
        </w:rPr>
        <w:fldChar w:fldCharType="end"/>
      </w:r>
      <w:r w:rsidRPr="00697E49">
        <w:rPr>
          <w:rFonts w:cs="Times New Roman"/>
          <w:sz w:val="20"/>
          <w:szCs w:val="20"/>
          <w:lang w:val="en-GB"/>
        </w:rPr>
        <w:t>.</w:t>
      </w:r>
    </w:p>
    <w:p w14:paraId="442B2E2A" w14:textId="57D478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 X. and K.-K. Tung, 2014: Varying planetary heat sink led to global-warming slowdown and acceleration.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345(6199)</w:t>
      </w:r>
      <w:r w:rsidRPr="00697E49">
        <w:rPr>
          <w:rFonts w:cs="Times New Roman"/>
          <w:sz w:val="20"/>
          <w:szCs w:val="20"/>
          <w:lang w:val="en-GB"/>
        </w:rPr>
        <w:t>, 897–903, doi:</w:t>
      </w:r>
      <w:r w:rsidR="00642F13">
        <w:fldChar w:fldCharType="begin"/>
      </w:r>
      <w:r w:rsidR="00642F13" w:rsidRPr="001D5B54">
        <w:rPr>
          <w:lang w:val="en-US"/>
          <w:rPrChange w:id="3793" w:author="Clotilde Pean" w:date="2021-06-21T14:15:00Z">
            <w:rPr/>
          </w:rPrChange>
        </w:rPr>
        <w:instrText xml:space="preserve"> HYPERLINK "https://dx.doi.org/10.1126/science.1254937" </w:instrText>
      </w:r>
      <w:r w:rsidR="00642F13">
        <w:fldChar w:fldCharType="separate"/>
      </w:r>
      <w:r w:rsidRPr="00697E49">
        <w:rPr>
          <w:rStyle w:val="Hyperlink"/>
          <w:rFonts w:cs="Times New Roman"/>
          <w:sz w:val="20"/>
          <w:szCs w:val="20"/>
          <w:lang w:val="en-GB"/>
        </w:rPr>
        <w:t>10.1126/science.1254937</w:t>
      </w:r>
      <w:r w:rsidR="00642F13">
        <w:rPr>
          <w:rStyle w:val="Hyperlink"/>
          <w:rFonts w:cs="Times New Roman"/>
          <w:sz w:val="20"/>
          <w:szCs w:val="20"/>
          <w:lang w:val="en-GB"/>
        </w:rPr>
        <w:fldChar w:fldCharType="end"/>
      </w:r>
      <w:r w:rsidRPr="00697E49">
        <w:rPr>
          <w:rFonts w:cs="Times New Roman"/>
          <w:sz w:val="20"/>
          <w:szCs w:val="20"/>
          <w:lang w:val="en-GB"/>
        </w:rPr>
        <w:t>.</w:t>
      </w:r>
    </w:p>
    <w:p w14:paraId="0D2DD762" w14:textId="33EA3B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Cheng, L., J. Abraham, Z. Hausfather, and K.E. Trenberth, 2019: How fast are the oceans warming?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363(6423)</w:t>
      </w:r>
      <w:r w:rsidRPr="00697E49">
        <w:rPr>
          <w:rFonts w:cs="Times New Roman"/>
          <w:sz w:val="20"/>
          <w:szCs w:val="20"/>
          <w:lang w:val="en-GB"/>
        </w:rPr>
        <w:t>, 128–129, doi:</w:t>
      </w:r>
      <w:r w:rsidR="00642F13">
        <w:fldChar w:fldCharType="begin"/>
      </w:r>
      <w:r w:rsidR="00642F13" w:rsidRPr="001D5B54">
        <w:rPr>
          <w:lang w:val="en-US"/>
          <w:rPrChange w:id="3794" w:author="Clotilde Pean" w:date="2021-06-21T14:15:00Z">
            <w:rPr/>
          </w:rPrChange>
        </w:rPr>
        <w:instrText xml:space="preserve"> HYPERLINK "https://dx.doi.org/10.1126/science.aav7619" </w:instrText>
      </w:r>
      <w:r w:rsidR="00642F13">
        <w:fldChar w:fldCharType="separate"/>
      </w:r>
      <w:r w:rsidRPr="00697E49">
        <w:rPr>
          <w:rStyle w:val="Hyperlink"/>
          <w:rFonts w:cs="Times New Roman"/>
          <w:sz w:val="20"/>
          <w:szCs w:val="20"/>
          <w:lang w:val="en-GB"/>
        </w:rPr>
        <w:t>10.1126/science.aav7619</w:t>
      </w:r>
      <w:r w:rsidR="00642F13">
        <w:rPr>
          <w:rStyle w:val="Hyperlink"/>
          <w:rFonts w:cs="Times New Roman"/>
          <w:sz w:val="20"/>
          <w:szCs w:val="20"/>
          <w:lang w:val="en-GB"/>
        </w:rPr>
        <w:fldChar w:fldCharType="end"/>
      </w:r>
      <w:r w:rsidRPr="00697E49">
        <w:rPr>
          <w:rFonts w:cs="Times New Roman"/>
          <w:sz w:val="20"/>
          <w:szCs w:val="20"/>
          <w:lang w:val="en-GB"/>
        </w:rPr>
        <w:t>.</w:t>
      </w:r>
    </w:p>
    <w:p w14:paraId="3C07A684" w14:textId="46C9E2D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Cheng, L., K.E. Trenberth, M.D. Palmer, J. Zhu, and J.P. Abraham, 2016: Observed and simulated full-depth ocean heat-content changes for 1970-2005. </w:t>
      </w:r>
      <w:r w:rsidRPr="00697E49">
        <w:rPr>
          <w:rFonts w:cs="Times New Roman"/>
          <w:i/>
          <w:sz w:val="20"/>
          <w:szCs w:val="20"/>
          <w:lang w:val="en-GB"/>
        </w:rPr>
        <w:t>Ocean Science</w:t>
      </w:r>
      <w:r w:rsidRPr="00697E49">
        <w:rPr>
          <w:rFonts w:cs="Times New Roman"/>
          <w:sz w:val="20"/>
          <w:szCs w:val="20"/>
          <w:lang w:val="en-GB"/>
        </w:rPr>
        <w:t xml:space="preserve">, </w:t>
      </w:r>
      <w:r w:rsidRPr="00697E49">
        <w:rPr>
          <w:rFonts w:cs="Times New Roman"/>
          <w:b/>
          <w:sz w:val="20"/>
          <w:szCs w:val="20"/>
          <w:lang w:val="en-GB"/>
        </w:rPr>
        <w:t>12(4)</w:t>
      </w:r>
      <w:r w:rsidRPr="00697E49">
        <w:rPr>
          <w:rFonts w:cs="Times New Roman"/>
          <w:sz w:val="20"/>
          <w:szCs w:val="20"/>
          <w:lang w:val="en-GB"/>
        </w:rPr>
        <w:t>, 925–935, doi:</w:t>
      </w:r>
      <w:r w:rsidR="00642F13">
        <w:fldChar w:fldCharType="begin"/>
      </w:r>
      <w:r w:rsidR="00642F13" w:rsidRPr="001D5B54">
        <w:rPr>
          <w:lang w:val="en-US"/>
          <w:rPrChange w:id="3795" w:author="Clotilde Pean" w:date="2021-06-21T14:15:00Z">
            <w:rPr/>
          </w:rPrChange>
        </w:rPr>
        <w:instrText xml:space="preserve"> HYPERLINK "https://dx.doi.org/10.5194/os-12-925-2016" </w:instrText>
      </w:r>
      <w:r w:rsidR="00642F13">
        <w:fldChar w:fldCharType="separate"/>
      </w:r>
      <w:r w:rsidRPr="00697E49">
        <w:rPr>
          <w:rStyle w:val="Hyperlink"/>
          <w:rFonts w:cs="Times New Roman"/>
          <w:sz w:val="20"/>
          <w:szCs w:val="20"/>
          <w:lang w:val="en-GB"/>
        </w:rPr>
        <w:t>10.5194/os-12-925-2016</w:t>
      </w:r>
      <w:r w:rsidR="00642F13">
        <w:rPr>
          <w:rStyle w:val="Hyperlink"/>
          <w:rFonts w:cs="Times New Roman"/>
          <w:sz w:val="20"/>
          <w:szCs w:val="20"/>
          <w:lang w:val="en-GB"/>
        </w:rPr>
        <w:fldChar w:fldCharType="end"/>
      </w:r>
      <w:r w:rsidRPr="00697E49">
        <w:rPr>
          <w:rFonts w:cs="Times New Roman"/>
          <w:sz w:val="20"/>
          <w:szCs w:val="20"/>
          <w:lang w:val="en-GB"/>
        </w:rPr>
        <w:t>.</w:t>
      </w:r>
    </w:p>
    <w:p w14:paraId="4A0FE609" w14:textId="7A5FFFD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Cheng, L. et al., 2017: Improved estimates of ocean heat content from 1960 to 2015.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3(3)</w:t>
      </w:r>
      <w:r w:rsidRPr="00697E49">
        <w:rPr>
          <w:rFonts w:cs="Times New Roman"/>
          <w:sz w:val="20"/>
          <w:szCs w:val="20"/>
          <w:lang w:val="en-GB"/>
        </w:rPr>
        <w:t>, e1601545, doi:</w:t>
      </w:r>
      <w:r w:rsidR="00642F13">
        <w:fldChar w:fldCharType="begin"/>
      </w:r>
      <w:r w:rsidR="00642F13" w:rsidRPr="001D5B54">
        <w:rPr>
          <w:lang w:val="en-US"/>
          <w:rPrChange w:id="3796" w:author="Clotilde Pean" w:date="2021-06-21T14:15:00Z">
            <w:rPr/>
          </w:rPrChange>
        </w:rPr>
        <w:instrText xml:space="preserve"> HYPERLINK "https://dx.doi.org/10.1126/sciadv.1601545" </w:instrText>
      </w:r>
      <w:r w:rsidR="00642F13">
        <w:fldChar w:fldCharType="separate"/>
      </w:r>
      <w:r w:rsidRPr="00697E49">
        <w:rPr>
          <w:rStyle w:val="Hyperlink"/>
          <w:rFonts w:cs="Times New Roman"/>
          <w:sz w:val="20"/>
          <w:szCs w:val="20"/>
          <w:lang w:val="en-GB"/>
        </w:rPr>
        <w:t>10.1126/sciadv.1601545</w:t>
      </w:r>
      <w:r w:rsidR="00642F13">
        <w:rPr>
          <w:rStyle w:val="Hyperlink"/>
          <w:rFonts w:cs="Times New Roman"/>
          <w:sz w:val="20"/>
          <w:szCs w:val="20"/>
          <w:lang w:val="en-GB"/>
        </w:rPr>
        <w:fldChar w:fldCharType="end"/>
      </w:r>
      <w:r w:rsidRPr="00697E49">
        <w:rPr>
          <w:rFonts w:cs="Times New Roman"/>
          <w:sz w:val="20"/>
          <w:szCs w:val="20"/>
          <w:lang w:val="en-GB"/>
        </w:rPr>
        <w:t>.</w:t>
      </w:r>
    </w:p>
    <w:p w14:paraId="4FE6FF33" w14:textId="7A95C7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Cheng, L. et al., 2020: Improved estimates of changes in upper ocean salinity and the hydrological cycle.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33(23)</w:t>
      </w:r>
      <w:r w:rsidRPr="00697E49">
        <w:rPr>
          <w:rFonts w:cs="Times New Roman"/>
          <w:sz w:val="20"/>
          <w:szCs w:val="20"/>
          <w:lang w:val="en-GB"/>
        </w:rPr>
        <w:t>, 10357–10381, doi:</w:t>
      </w:r>
      <w:r w:rsidR="00642F13">
        <w:fldChar w:fldCharType="begin"/>
      </w:r>
      <w:r w:rsidR="00642F13" w:rsidRPr="001D5B54">
        <w:rPr>
          <w:lang w:val="en-US"/>
          <w:rPrChange w:id="3797" w:author="Clotilde Pean" w:date="2021-06-21T14:15:00Z">
            <w:rPr/>
          </w:rPrChange>
        </w:rPr>
        <w:instrText xml:space="preserve"> HYPERLINK "https://dx.doi.org/10.1175/jcli-d-20-0366.1" </w:instrText>
      </w:r>
      <w:r w:rsidR="00642F13">
        <w:fldChar w:fldCharType="separate"/>
      </w:r>
      <w:r w:rsidRPr="00697E49">
        <w:rPr>
          <w:rStyle w:val="Hyperlink"/>
          <w:rFonts w:cs="Times New Roman"/>
          <w:sz w:val="20"/>
          <w:szCs w:val="20"/>
          <w:lang w:val="en-GB"/>
        </w:rPr>
        <w:t>10.1175/jcli-d-20-0366.1</w:t>
      </w:r>
      <w:r w:rsidR="00642F13">
        <w:rPr>
          <w:rStyle w:val="Hyperlink"/>
          <w:rFonts w:cs="Times New Roman"/>
          <w:sz w:val="20"/>
          <w:szCs w:val="20"/>
          <w:lang w:val="en-GB"/>
        </w:rPr>
        <w:fldChar w:fldCharType="end"/>
      </w:r>
      <w:r w:rsidRPr="00697E49">
        <w:rPr>
          <w:rFonts w:cs="Times New Roman"/>
          <w:sz w:val="20"/>
          <w:szCs w:val="20"/>
          <w:lang w:val="en-GB"/>
        </w:rPr>
        <w:t>.</w:t>
      </w:r>
    </w:p>
    <w:p w14:paraId="5F118AE0" w14:textId="07BEA5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Cheng, W., J.C.H. Chiang, and D. Zhang, 2013: Atlantic meridional overturning circulation (AMOC) in CMIP5 Models: RCP and historical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26(18)</w:t>
      </w:r>
      <w:r w:rsidRPr="00697E49">
        <w:rPr>
          <w:rFonts w:cs="Times New Roman"/>
          <w:sz w:val="20"/>
          <w:szCs w:val="20"/>
          <w:lang w:val="en-GB"/>
        </w:rPr>
        <w:t>, 7187–7197, doi:</w:t>
      </w:r>
      <w:r w:rsidR="00642F13">
        <w:fldChar w:fldCharType="begin"/>
      </w:r>
      <w:r w:rsidR="00642F13" w:rsidRPr="001D5B54">
        <w:rPr>
          <w:lang w:val="en-US"/>
          <w:rPrChange w:id="3798" w:author="Clotilde Pean" w:date="2021-06-21T14:15:00Z">
            <w:rPr/>
          </w:rPrChange>
        </w:rPr>
        <w:instrText xml:space="preserve"> HYPERLINK "https://dx.doi.org/10.1175/jcli-d-12-00496.1" </w:instrText>
      </w:r>
      <w:r w:rsidR="00642F13">
        <w:fldChar w:fldCharType="separate"/>
      </w:r>
      <w:r w:rsidRPr="00697E49">
        <w:rPr>
          <w:rStyle w:val="Hyperlink"/>
          <w:rFonts w:cs="Times New Roman"/>
          <w:sz w:val="20"/>
          <w:szCs w:val="20"/>
          <w:lang w:val="en-GB"/>
        </w:rPr>
        <w:t>10.1175/jcli-d-12-00496.1</w:t>
      </w:r>
      <w:r w:rsidR="00642F13">
        <w:rPr>
          <w:rStyle w:val="Hyperlink"/>
          <w:rFonts w:cs="Times New Roman"/>
          <w:sz w:val="20"/>
          <w:szCs w:val="20"/>
          <w:lang w:val="en-GB"/>
        </w:rPr>
        <w:fldChar w:fldCharType="end"/>
      </w:r>
      <w:r w:rsidRPr="00697E49">
        <w:rPr>
          <w:rFonts w:cs="Times New Roman"/>
          <w:sz w:val="20"/>
          <w:szCs w:val="20"/>
          <w:lang w:val="en-GB"/>
        </w:rPr>
        <w:t>.</w:t>
      </w:r>
    </w:p>
    <w:p w14:paraId="37CDE804" w14:textId="03759CA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Chenoli, S.N., M.Y.A. Mazuki, J. Turner, and A. Abu Samah, 2017: Historical and projected changes in the Southern Hemisphere Sub-tropical Jet during winter from the CMIP5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48(1–2)</w:t>
      </w:r>
      <w:r w:rsidRPr="00697E49">
        <w:rPr>
          <w:rFonts w:cs="Times New Roman"/>
          <w:sz w:val="20"/>
          <w:szCs w:val="20"/>
          <w:lang w:val="en-GB"/>
        </w:rPr>
        <w:t>, 661–681, doi:</w:t>
      </w:r>
      <w:r w:rsidR="00642F13">
        <w:fldChar w:fldCharType="begin"/>
      </w:r>
      <w:r w:rsidR="00642F13" w:rsidRPr="001D5B54">
        <w:rPr>
          <w:lang w:val="en-US"/>
          <w:rPrChange w:id="3799" w:author="Clotilde Pean" w:date="2021-06-21T14:15:00Z">
            <w:rPr/>
          </w:rPrChange>
        </w:rPr>
        <w:instrText xml:space="preserve"> HYPERLINK "https://dx.doi.org/10.1007/s00382-016-3102-y" </w:instrText>
      </w:r>
      <w:r w:rsidR="00642F13">
        <w:fldChar w:fldCharType="separate"/>
      </w:r>
      <w:r w:rsidRPr="00697E49">
        <w:rPr>
          <w:rStyle w:val="Hyperlink"/>
          <w:rFonts w:cs="Times New Roman"/>
          <w:sz w:val="20"/>
          <w:szCs w:val="20"/>
          <w:lang w:val="en-GB"/>
        </w:rPr>
        <w:t>10.1007/s00382-016-3102-y</w:t>
      </w:r>
      <w:r w:rsidR="00642F13">
        <w:rPr>
          <w:rStyle w:val="Hyperlink"/>
          <w:rFonts w:cs="Times New Roman"/>
          <w:sz w:val="20"/>
          <w:szCs w:val="20"/>
          <w:lang w:val="en-GB"/>
        </w:rPr>
        <w:fldChar w:fldCharType="end"/>
      </w:r>
      <w:r w:rsidRPr="00697E49">
        <w:rPr>
          <w:rFonts w:cs="Times New Roman"/>
          <w:sz w:val="20"/>
          <w:szCs w:val="20"/>
          <w:lang w:val="en-GB"/>
        </w:rPr>
        <w:t>.</w:t>
      </w:r>
    </w:p>
    <w:p w14:paraId="5206F4ED" w14:textId="6F9AC7D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Cheung, A.H. et al., 2017: Comparison of low-frequency internal climate variability in CMIP5 models and observations.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30(12)</w:t>
      </w:r>
      <w:r w:rsidRPr="00697E49">
        <w:rPr>
          <w:rFonts w:cs="Times New Roman"/>
          <w:sz w:val="20"/>
          <w:szCs w:val="20"/>
          <w:lang w:val="en-GB"/>
        </w:rPr>
        <w:t>, 4763–4776, doi:</w:t>
      </w:r>
      <w:r w:rsidR="00642F13">
        <w:fldChar w:fldCharType="begin"/>
      </w:r>
      <w:r w:rsidR="00642F13" w:rsidRPr="001D5B54">
        <w:rPr>
          <w:lang w:val="en-US"/>
          <w:rPrChange w:id="3800" w:author="Clotilde Pean" w:date="2021-06-21T14:15:00Z">
            <w:rPr/>
          </w:rPrChange>
        </w:rPr>
        <w:instrText xml:space="preserve"> HYPERLINK "https://dx.doi.org/10.1175/jcli-d-16-0712.1" </w:instrText>
      </w:r>
      <w:r w:rsidR="00642F13">
        <w:fldChar w:fldCharType="separate"/>
      </w:r>
      <w:r w:rsidRPr="00697E49">
        <w:rPr>
          <w:rStyle w:val="Hyperlink"/>
          <w:rFonts w:cs="Times New Roman"/>
          <w:sz w:val="20"/>
          <w:szCs w:val="20"/>
          <w:lang w:val="en-GB"/>
        </w:rPr>
        <w:t>10.1175/jcli-d-16-0712.1</w:t>
      </w:r>
      <w:r w:rsidR="00642F13">
        <w:rPr>
          <w:rStyle w:val="Hyperlink"/>
          <w:rFonts w:cs="Times New Roman"/>
          <w:sz w:val="20"/>
          <w:szCs w:val="20"/>
          <w:lang w:val="en-GB"/>
        </w:rPr>
        <w:fldChar w:fldCharType="end"/>
      </w:r>
      <w:r w:rsidRPr="00697E49">
        <w:rPr>
          <w:rFonts w:cs="Times New Roman"/>
          <w:sz w:val="20"/>
          <w:szCs w:val="20"/>
          <w:lang w:val="en-GB"/>
        </w:rPr>
        <w:t>.</w:t>
      </w:r>
    </w:p>
    <w:p w14:paraId="1FF26A77" w14:textId="55D5CED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Chikamoto, Y., T. Mochizuki, A. Timmermann, M. Kimoto, and M. Watanabe, 2016: Potential tropical Atlantic impacts on Pacific decadal climate trends.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43(13)</w:t>
      </w:r>
      <w:r w:rsidRPr="00697E49">
        <w:rPr>
          <w:rFonts w:cs="Times New Roman"/>
          <w:sz w:val="20"/>
          <w:szCs w:val="20"/>
          <w:lang w:val="en-GB"/>
        </w:rPr>
        <w:t>, 7143–7151, doi:</w:t>
      </w:r>
      <w:r w:rsidR="00642F13">
        <w:fldChar w:fldCharType="begin"/>
      </w:r>
      <w:r w:rsidR="00642F13" w:rsidRPr="001D5B54">
        <w:rPr>
          <w:lang w:val="en-US"/>
          <w:rPrChange w:id="3801" w:author="Clotilde Pean" w:date="2021-06-21T14:15:00Z">
            <w:rPr/>
          </w:rPrChange>
        </w:rPr>
        <w:instrText xml:space="preserve"> HYPERLINK "https://dx.doi.org/10.1002/2016gl069544" </w:instrText>
      </w:r>
      <w:r w:rsidR="00642F13">
        <w:fldChar w:fldCharType="separate"/>
      </w:r>
      <w:r w:rsidRPr="00697E49">
        <w:rPr>
          <w:rStyle w:val="Hyperlink"/>
          <w:rFonts w:cs="Times New Roman"/>
          <w:sz w:val="20"/>
          <w:szCs w:val="20"/>
          <w:lang w:val="en-GB"/>
        </w:rPr>
        <w:t>10.1002/2016gl069544</w:t>
      </w:r>
      <w:r w:rsidR="00642F13">
        <w:rPr>
          <w:rStyle w:val="Hyperlink"/>
          <w:rFonts w:cs="Times New Roman"/>
          <w:sz w:val="20"/>
          <w:szCs w:val="20"/>
          <w:lang w:val="en-GB"/>
        </w:rPr>
        <w:fldChar w:fldCharType="end"/>
      </w:r>
      <w:r w:rsidRPr="00697E49">
        <w:rPr>
          <w:rFonts w:cs="Times New Roman"/>
          <w:sz w:val="20"/>
          <w:szCs w:val="20"/>
          <w:lang w:val="en-GB"/>
        </w:rPr>
        <w:t>.</w:t>
      </w:r>
    </w:p>
    <w:p w14:paraId="066CC721" w14:textId="006238E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Chiodo, G., J. Oehrlein, L.M. Polvani, J.C. Fyfe, and A.K. Smith, 2019: Insignificant influence of the 11-year solar cycle on the North Atlantic Oscillation.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12(2)</w:t>
      </w:r>
      <w:r w:rsidRPr="00697E49">
        <w:rPr>
          <w:rFonts w:cs="Times New Roman"/>
          <w:sz w:val="20"/>
          <w:szCs w:val="20"/>
          <w:lang w:val="en-GB"/>
        </w:rPr>
        <w:t>, 94–99, doi:</w:t>
      </w:r>
      <w:r w:rsidR="00642F13">
        <w:fldChar w:fldCharType="begin"/>
      </w:r>
      <w:r w:rsidR="00642F13" w:rsidRPr="001D5B54">
        <w:rPr>
          <w:lang w:val="en-US"/>
          <w:rPrChange w:id="3802" w:author="Clotilde Pean" w:date="2021-06-21T14:15:00Z">
            <w:rPr/>
          </w:rPrChange>
        </w:rPr>
        <w:instrText xml:space="preserve"> HYPERLINK "https://dx.doi.org/10.1038/s41561-018-0293-3" </w:instrText>
      </w:r>
      <w:r w:rsidR="00642F13">
        <w:fldChar w:fldCharType="separate"/>
      </w:r>
      <w:r w:rsidRPr="00697E49">
        <w:rPr>
          <w:rStyle w:val="Hyperlink"/>
          <w:rFonts w:cs="Times New Roman"/>
          <w:sz w:val="20"/>
          <w:szCs w:val="20"/>
          <w:lang w:val="en-GB"/>
        </w:rPr>
        <w:t>10.1038/s41561-018-0293-3</w:t>
      </w:r>
      <w:r w:rsidR="00642F13">
        <w:rPr>
          <w:rStyle w:val="Hyperlink"/>
          <w:rFonts w:cs="Times New Roman"/>
          <w:sz w:val="20"/>
          <w:szCs w:val="20"/>
          <w:lang w:val="en-GB"/>
        </w:rPr>
        <w:fldChar w:fldCharType="end"/>
      </w:r>
      <w:r w:rsidRPr="00697E49">
        <w:rPr>
          <w:rFonts w:cs="Times New Roman"/>
          <w:sz w:val="20"/>
          <w:szCs w:val="20"/>
          <w:lang w:val="en-GB"/>
        </w:rPr>
        <w:t>.</w:t>
      </w:r>
    </w:p>
    <w:p w14:paraId="532D5818" w14:textId="1D57F1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Choi, J., S.-W. Son, and R.J. Park, 2019: Aerosol versus greenhouse gas impacts on Southern Hemisphere general circulation changes.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52(7–8)</w:t>
      </w:r>
      <w:r w:rsidRPr="00697E49">
        <w:rPr>
          <w:rFonts w:cs="Times New Roman"/>
          <w:sz w:val="20"/>
          <w:szCs w:val="20"/>
          <w:lang w:val="en-GB"/>
        </w:rPr>
        <w:t>, 4127–4142, doi:</w:t>
      </w:r>
      <w:r w:rsidR="00642F13">
        <w:fldChar w:fldCharType="begin"/>
      </w:r>
      <w:r w:rsidR="00642F13" w:rsidRPr="001D5B54">
        <w:rPr>
          <w:lang w:val="en-US"/>
          <w:rPrChange w:id="3803" w:author="Clotilde Pean" w:date="2021-06-21T14:15:00Z">
            <w:rPr/>
          </w:rPrChange>
        </w:rPr>
        <w:instrText xml:space="preserve"> HYPERLINK "https://dx.doi.org/10.1007/s00382-018-4370-5" </w:instrText>
      </w:r>
      <w:r w:rsidR="00642F13">
        <w:fldChar w:fldCharType="separate"/>
      </w:r>
      <w:r w:rsidRPr="00697E49">
        <w:rPr>
          <w:rStyle w:val="Hyperlink"/>
          <w:rFonts w:cs="Times New Roman"/>
          <w:sz w:val="20"/>
          <w:szCs w:val="20"/>
          <w:lang w:val="en-GB"/>
        </w:rPr>
        <w:t>10.1007/s00382-018-4370-5</w:t>
      </w:r>
      <w:r w:rsidR="00642F13">
        <w:rPr>
          <w:rStyle w:val="Hyperlink"/>
          <w:rFonts w:cs="Times New Roman"/>
          <w:sz w:val="20"/>
          <w:szCs w:val="20"/>
          <w:lang w:val="en-GB"/>
        </w:rPr>
        <w:fldChar w:fldCharType="end"/>
      </w:r>
      <w:r w:rsidRPr="00697E49">
        <w:rPr>
          <w:rFonts w:cs="Times New Roman"/>
          <w:sz w:val="20"/>
          <w:szCs w:val="20"/>
          <w:lang w:val="en-GB"/>
        </w:rPr>
        <w:t>.</w:t>
      </w:r>
    </w:p>
    <w:p w14:paraId="51D606C4" w14:textId="318C01F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Chou, C. et al., 2013: Increase in the range between wet and dry season precipitation.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6(4)</w:t>
      </w:r>
      <w:r w:rsidRPr="00697E49">
        <w:rPr>
          <w:rFonts w:cs="Times New Roman"/>
          <w:sz w:val="20"/>
          <w:szCs w:val="20"/>
          <w:lang w:val="en-GB"/>
        </w:rPr>
        <w:t>, 263–267, doi:</w:t>
      </w:r>
      <w:r w:rsidR="00642F13">
        <w:fldChar w:fldCharType="begin"/>
      </w:r>
      <w:r w:rsidR="00642F13" w:rsidRPr="001D5B54">
        <w:rPr>
          <w:lang w:val="en-US"/>
          <w:rPrChange w:id="3804" w:author="Clotilde Pean" w:date="2021-06-21T14:15:00Z">
            <w:rPr/>
          </w:rPrChange>
        </w:rPr>
        <w:instrText xml:space="preserve"> HYPERLINK "https://dx.doi.org/10.1038/ngeo1744" </w:instrText>
      </w:r>
      <w:r w:rsidR="00642F13">
        <w:fldChar w:fldCharType="separate"/>
      </w:r>
      <w:r w:rsidRPr="00697E49">
        <w:rPr>
          <w:rStyle w:val="Hyperlink"/>
          <w:rFonts w:cs="Times New Roman"/>
          <w:sz w:val="20"/>
          <w:szCs w:val="20"/>
          <w:lang w:val="en-GB"/>
        </w:rPr>
        <w:t>10.1038/ngeo1744</w:t>
      </w:r>
      <w:r w:rsidR="00642F13">
        <w:rPr>
          <w:rStyle w:val="Hyperlink"/>
          <w:rFonts w:cs="Times New Roman"/>
          <w:sz w:val="20"/>
          <w:szCs w:val="20"/>
          <w:lang w:val="en-GB"/>
        </w:rPr>
        <w:fldChar w:fldCharType="end"/>
      </w:r>
      <w:r w:rsidRPr="00697E49">
        <w:rPr>
          <w:rFonts w:cs="Times New Roman"/>
          <w:sz w:val="20"/>
          <w:szCs w:val="20"/>
          <w:lang w:val="en-GB"/>
        </w:rPr>
        <w:t>.</w:t>
      </w:r>
    </w:p>
    <w:p w14:paraId="63353414" w14:textId="4A5E36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Chu, J.-E. et al., 2014: Future change of the Indian Ocean basin-wide and dipole modes in the CMIP5.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43(1)</w:t>
      </w:r>
      <w:r w:rsidRPr="00697E49">
        <w:rPr>
          <w:rFonts w:cs="Times New Roman"/>
          <w:sz w:val="20"/>
          <w:szCs w:val="20"/>
          <w:lang w:val="en-GB"/>
        </w:rPr>
        <w:t>, 535–551, doi:</w:t>
      </w:r>
      <w:r w:rsidR="00642F13">
        <w:fldChar w:fldCharType="begin"/>
      </w:r>
      <w:r w:rsidR="00642F13" w:rsidRPr="001D5B54">
        <w:rPr>
          <w:lang w:val="en-US"/>
          <w:rPrChange w:id="3805" w:author="Clotilde Pean" w:date="2021-06-21T14:15:00Z">
            <w:rPr/>
          </w:rPrChange>
        </w:rPr>
        <w:instrText xml:space="preserve"> HYPERLINK "https://dx.doi.org/10.1007/s00382-013-2002-7" </w:instrText>
      </w:r>
      <w:r w:rsidR="00642F13">
        <w:fldChar w:fldCharType="separate"/>
      </w:r>
      <w:r w:rsidRPr="00697E49">
        <w:rPr>
          <w:rStyle w:val="Hyperlink"/>
          <w:rFonts w:cs="Times New Roman"/>
          <w:sz w:val="20"/>
          <w:szCs w:val="20"/>
          <w:lang w:val="en-GB"/>
        </w:rPr>
        <w:t>10.1007/s00382-013-2002-7</w:t>
      </w:r>
      <w:r w:rsidR="00642F13">
        <w:rPr>
          <w:rStyle w:val="Hyperlink"/>
          <w:rFonts w:cs="Times New Roman"/>
          <w:sz w:val="20"/>
          <w:szCs w:val="20"/>
          <w:lang w:val="en-GB"/>
        </w:rPr>
        <w:fldChar w:fldCharType="end"/>
      </w:r>
      <w:r w:rsidRPr="00697E49">
        <w:rPr>
          <w:rFonts w:cs="Times New Roman"/>
          <w:sz w:val="20"/>
          <w:szCs w:val="20"/>
          <w:lang w:val="en-GB"/>
        </w:rPr>
        <w:t>.</w:t>
      </w:r>
    </w:p>
    <w:p w14:paraId="1B51968C" w14:textId="7DF6393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Chung, E.-S., B.J. Soden, B.J. Sohn, and L. Shi, 2014: Upper-tropospheric moistening in response to anthropogenic warming. </w:t>
      </w:r>
      <w:r w:rsidRPr="00697E49">
        <w:rPr>
          <w:rFonts w:cs="Times New Roman"/>
          <w:i/>
          <w:sz w:val="20"/>
          <w:szCs w:val="20"/>
          <w:lang w:val="en-GB"/>
        </w:rPr>
        <w:t>Proc. Natl. Acad. Sci. U. S. A</w:t>
      </w:r>
      <w:r w:rsidRPr="00697E49">
        <w:rPr>
          <w:rFonts w:cs="Times New Roman"/>
          <w:sz w:val="20"/>
          <w:szCs w:val="20"/>
          <w:lang w:val="en-GB"/>
        </w:rPr>
        <w:t>, doi:</w:t>
      </w:r>
      <w:r w:rsidR="00642F13">
        <w:fldChar w:fldCharType="begin"/>
      </w:r>
      <w:r w:rsidR="00642F13" w:rsidRPr="001D5B54">
        <w:rPr>
          <w:lang w:val="en-US"/>
          <w:rPrChange w:id="3806" w:author="Clotilde Pean" w:date="2021-06-21T14:15:00Z">
            <w:rPr/>
          </w:rPrChange>
        </w:rPr>
        <w:instrText xml:space="preserve"> HYPERLINK "https://dx.doi.org/10.1073/pnas.1409659111" </w:instrText>
      </w:r>
      <w:r w:rsidR="00642F13">
        <w:fldChar w:fldCharType="separate"/>
      </w:r>
      <w:r w:rsidRPr="00697E49">
        <w:rPr>
          <w:rStyle w:val="Hyperlink"/>
          <w:rFonts w:cs="Times New Roman"/>
          <w:sz w:val="20"/>
          <w:szCs w:val="20"/>
          <w:lang w:val="en-GB"/>
        </w:rPr>
        <w:t>10.1073/pnas.1409659111</w:t>
      </w:r>
      <w:r w:rsidR="00642F13">
        <w:rPr>
          <w:rStyle w:val="Hyperlink"/>
          <w:rFonts w:cs="Times New Roman"/>
          <w:sz w:val="20"/>
          <w:szCs w:val="20"/>
          <w:lang w:val="en-GB"/>
        </w:rPr>
        <w:fldChar w:fldCharType="end"/>
      </w:r>
      <w:r w:rsidRPr="00697E49">
        <w:rPr>
          <w:rFonts w:cs="Times New Roman"/>
          <w:sz w:val="20"/>
          <w:szCs w:val="20"/>
          <w:lang w:val="en-GB"/>
        </w:rPr>
        <w:t>.</w:t>
      </w:r>
    </w:p>
    <w:p w14:paraId="69FF1AEC" w14:textId="76BDDA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Chung, E.-S. et al., 2019: Reconciling opposing Walker circulation trends in observations and model projections.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9(5)</w:t>
      </w:r>
      <w:r w:rsidRPr="00697E49">
        <w:rPr>
          <w:rFonts w:cs="Times New Roman"/>
          <w:sz w:val="20"/>
          <w:szCs w:val="20"/>
          <w:lang w:val="en-GB"/>
        </w:rPr>
        <w:t>, 405–412, doi:</w:t>
      </w:r>
      <w:r w:rsidR="00642F13">
        <w:fldChar w:fldCharType="begin"/>
      </w:r>
      <w:r w:rsidR="00642F13" w:rsidRPr="001D5B54">
        <w:rPr>
          <w:lang w:val="en-US"/>
          <w:rPrChange w:id="3807" w:author="Clotilde Pean" w:date="2021-06-21T14:15:00Z">
            <w:rPr/>
          </w:rPrChange>
        </w:rPr>
        <w:instrText xml:space="preserve"> HYPERLINK "https://dx.doi.org/10.1038/s41558-019-0446-4" </w:instrText>
      </w:r>
      <w:r w:rsidR="00642F13">
        <w:fldChar w:fldCharType="separate"/>
      </w:r>
      <w:r w:rsidRPr="00697E49">
        <w:rPr>
          <w:rStyle w:val="Hyperlink"/>
          <w:rFonts w:cs="Times New Roman"/>
          <w:sz w:val="20"/>
          <w:szCs w:val="20"/>
          <w:lang w:val="en-GB"/>
        </w:rPr>
        <w:t>10.1038/s41558-019-0446-4</w:t>
      </w:r>
      <w:r w:rsidR="00642F13">
        <w:rPr>
          <w:rStyle w:val="Hyperlink"/>
          <w:rFonts w:cs="Times New Roman"/>
          <w:sz w:val="20"/>
          <w:szCs w:val="20"/>
          <w:lang w:val="en-GB"/>
        </w:rPr>
        <w:fldChar w:fldCharType="end"/>
      </w:r>
      <w:r w:rsidRPr="00697E49">
        <w:rPr>
          <w:rFonts w:cs="Times New Roman"/>
          <w:sz w:val="20"/>
          <w:szCs w:val="20"/>
          <w:lang w:val="en-GB"/>
        </w:rPr>
        <w:t>.</w:t>
      </w:r>
    </w:p>
    <w:p w14:paraId="6C75C582" w14:textId="0A35583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Church, J.A., D. Monselesan, J.M. Gregory, and B. Marzeion, 2013a: Evaluating the ability of process based models to project sea-level change.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014051, doi:</w:t>
      </w:r>
      <w:r w:rsidR="00642F13">
        <w:fldChar w:fldCharType="begin"/>
      </w:r>
      <w:r w:rsidR="00642F13" w:rsidRPr="001D5B54">
        <w:rPr>
          <w:lang w:val="en-US"/>
          <w:rPrChange w:id="3808" w:author="Clotilde Pean" w:date="2021-06-21T14:15:00Z">
            <w:rPr/>
          </w:rPrChange>
        </w:rPr>
        <w:instrText xml:space="preserve"> HYPERLINK "https://dx.doi.org/10.1088/1748-9326/8/1/014051" </w:instrText>
      </w:r>
      <w:r w:rsidR="00642F13">
        <w:fldChar w:fldCharType="separate"/>
      </w:r>
      <w:r w:rsidRPr="00697E49">
        <w:rPr>
          <w:rStyle w:val="Hyperlink"/>
          <w:rFonts w:cs="Times New Roman"/>
          <w:sz w:val="20"/>
          <w:szCs w:val="20"/>
          <w:lang w:val="en-GB"/>
        </w:rPr>
        <w:t>10.1088/1748-9326/8/1/014051</w:t>
      </w:r>
      <w:r w:rsidR="00642F13">
        <w:rPr>
          <w:rStyle w:val="Hyperlink"/>
          <w:rFonts w:cs="Times New Roman"/>
          <w:sz w:val="20"/>
          <w:szCs w:val="20"/>
          <w:lang w:val="en-GB"/>
        </w:rPr>
        <w:fldChar w:fldCharType="end"/>
      </w:r>
      <w:r w:rsidRPr="00697E49">
        <w:rPr>
          <w:rFonts w:cs="Times New Roman"/>
          <w:sz w:val="20"/>
          <w:szCs w:val="20"/>
          <w:lang w:val="en-GB"/>
        </w:rPr>
        <w:t>.</w:t>
      </w:r>
    </w:p>
    <w:p w14:paraId="3B8629AC" w14:textId="26CD2BE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Church, J.A. et al., 2013b: Sea Level Change. In: </w:t>
      </w:r>
      <w:r w:rsidRPr="00697E49">
        <w:rPr>
          <w:rFonts w:cs="Times New Roman"/>
          <w:i/>
          <w:sz w:val="20"/>
          <w:szCs w:val="20"/>
          <w:lang w:val="en-GB"/>
        </w:rPr>
        <w:t>Climate Change 2013: The Physical Science Basis. Contribution of Working Group I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(eds.)]. Cambridge University Press, Cambridge, United Kingdom and New York, NY, USA, pp. 1137–1216, doi:</w:t>
      </w:r>
      <w:r w:rsidR="00642F13">
        <w:fldChar w:fldCharType="begin"/>
      </w:r>
      <w:r w:rsidR="00642F13" w:rsidRPr="001D5B54">
        <w:rPr>
          <w:lang w:val="en-US"/>
          <w:rPrChange w:id="3809" w:author="Clotilde Pean" w:date="2021-06-21T14:15:00Z">
            <w:rPr/>
          </w:rPrChange>
        </w:rPr>
        <w:instrText xml:space="preserve"> HYPERLINK "https://dx.doi.org/10.1017/cbo9781107415324.026" </w:instrText>
      </w:r>
      <w:r w:rsidR="00642F13">
        <w:fldChar w:fldCharType="separate"/>
      </w:r>
      <w:r w:rsidRPr="00697E49">
        <w:rPr>
          <w:rStyle w:val="Hyperlink"/>
          <w:rFonts w:cs="Times New Roman"/>
          <w:sz w:val="20"/>
          <w:szCs w:val="20"/>
          <w:lang w:val="en-GB"/>
        </w:rPr>
        <w:t>10.1017/cbo9781107415324.026</w:t>
      </w:r>
      <w:r w:rsidR="00642F13">
        <w:rPr>
          <w:rStyle w:val="Hyperlink"/>
          <w:rFonts w:cs="Times New Roman"/>
          <w:sz w:val="20"/>
          <w:szCs w:val="20"/>
          <w:lang w:val="en-GB"/>
        </w:rPr>
        <w:fldChar w:fldCharType="end"/>
      </w:r>
      <w:r w:rsidRPr="00697E49">
        <w:rPr>
          <w:rFonts w:cs="Times New Roman"/>
          <w:sz w:val="20"/>
          <w:szCs w:val="20"/>
          <w:lang w:val="en-GB"/>
        </w:rPr>
        <w:t>.</w:t>
      </w:r>
    </w:p>
    <w:p w14:paraId="28192F3B" w14:textId="593CBB2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Chylek, P., C. Folland, J.D. Klett, and M.K. Dubey, 2020: CMIP5 Climate Models Overestimate Cooling by Volcanic Aerosols.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47(3)</w:t>
      </w:r>
      <w:r w:rsidRPr="00697E49">
        <w:rPr>
          <w:rFonts w:cs="Times New Roman"/>
          <w:sz w:val="20"/>
          <w:szCs w:val="20"/>
          <w:lang w:val="en-GB"/>
        </w:rPr>
        <w:t>, doi:</w:t>
      </w:r>
      <w:r w:rsidR="00642F13">
        <w:fldChar w:fldCharType="begin"/>
      </w:r>
      <w:r w:rsidR="00642F13" w:rsidRPr="001D5B54">
        <w:rPr>
          <w:lang w:val="en-US"/>
          <w:rPrChange w:id="3810" w:author="Clotilde Pean" w:date="2021-06-21T14:15:00Z">
            <w:rPr/>
          </w:rPrChange>
        </w:rPr>
        <w:instrText xml:space="preserve"> HYPERLINK "https://dx.doi.org/10.1029/2020gl087047" </w:instrText>
      </w:r>
      <w:r w:rsidR="00642F13">
        <w:fldChar w:fldCharType="separate"/>
      </w:r>
      <w:r w:rsidRPr="00697E49">
        <w:rPr>
          <w:rStyle w:val="Hyperlink"/>
          <w:rFonts w:cs="Times New Roman"/>
          <w:sz w:val="20"/>
          <w:szCs w:val="20"/>
          <w:lang w:val="en-GB"/>
        </w:rPr>
        <w:t>10.1029/2020gl087047</w:t>
      </w:r>
      <w:r w:rsidR="00642F13">
        <w:rPr>
          <w:rStyle w:val="Hyperlink"/>
          <w:rFonts w:cs="Times New Roman"/>
          <w:sz w:val="20"/>
          <w:szCs w:val="20"/>
          <w:lang w:val="en-GB"/>
        </w:rPr>
        <w:fldChar w:fldCharType="end"/>
      </w:r>
      <w:r w:rsidRPr="00697E49">
        <w:rPr>
          <w:rFonts w:cs="Times New Roman"/>
          <w:sz w:val="20"/>
          <w:szCs w:val="20"/>
          <w:lang w:val="en-GB"/>
        </w:rPr>
        <w:t>.</w:t>
      </w:r>
    </w:p>
    <w:p w14:paraId="09E429CD" w14:textId="2BD6A0F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Ciais, P. et al., 2019: Five decades of northern land carbon uptake revealed by the interhemispheric CO2 gradient.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568(7751)</w:t>
      </w:r>
      <w:r w:rsidRPr="00697E49">
        <w:rPr>
          <w:rFonts w:cs="Times New Roman"/>
          <w:sz w:val="20"/>
          <w:szCs w:val="20"/>
          <w:lang w:val="en-GB"/>
        </w:rPr>
        <w:t>, doi:</w:t>
      </w:r>
      <w:r w:rsidR="00642F13">
        <w:fldChar w:fldCharType="begin"/>
      </w:r>
      <w:r w:rsidR="00642F13" w:rsidRPr="001D5B54">
        <w:rPr>
          <w:lang w:val="en-US"/>
          <w:rPrChange w:id="3811" w:author="Clotilde Pean" w:date="2021-06-21T14:15:00Z">
            <w:rPr/>
          </w:rPrChange>
        </w:rPr>
        <w:instrText xml:space="preserve"> HYPERLINK "https://dx.doi.org/10.1038/s41586-019-1078-6" </w:instrText>
      </w:r>
      <w:r w:rsidR="00642F13">
        <w:fldChar w:fldCharType="separate"/>
      </w:r>
      <w:r w:rsidRPr="00697E49">
        <w:rPr>
          <w:rStyle w:val="Hyperlink"/>
          <w:rFonts w:cs="Times New Roman"/>
          <w:sz w:val="20"/>
          <w:szCs w:val="20"/>
          <w:lang w:val="en-GB"/>
        </w:rPr>
        <w:t>10.1038/s41586-019-1078-6</w:t>
      </w:r>
      <w:r w:rsidR="00642F13">
        <w:rPr>
          <w:rStyle w:val="Hyperlink"/>
          <w:rFonts w:cs="Times New Roman"/>
          <w:sz w:val="20"/>
          <w:szCs w:val="20"/>
          <w:lang w:val="en-GB"/>
        </w:rPr>
        <w:fldChar w:fldCharType="end"/>
      </w:r>
      <w:r w:rsidRPr="00697E49">
        <w:rPr>
          <w:rFonts w:cs="Times New Roman"/>
          <w:sz w:val="20"/>
          <w:szCs w:val="20"/>
          <w:lang w:val="en-GB"/>
        </w:rPr>
        <w:t>.</w:t>
      </w:r>
    </w:p>
    <w:p w14:paraId="63EAE8B1" w14:textId="664D856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Cleator, S.F., S.P. Harrison, N.K. Nichols, I.C. Prentice, and I. Roulstone, 2020: A new multi-variable benchmark for Last Glacial Maximum climate simulations.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16</w:t>
      </w:r>
      <w:r w:rsidRPr="00697E49">
        <w:rPr>
          <w:rFonts w:cs="Times New Roman"/>
          <w:sz w:val="20"/>
          <w:szCs w:val="20"/>
          <w:lang w:val="en-GB"/>
        </w:rPr>
        <w:t>, 699–712, doi:</w:t>
      </w:r>
      <w:r w:rsidR="00642F13">
        <w:fldChar w:fldCharType="begin"/>
      </w:r>
      <w:r w:rsidR="00642F13" w:rsidRPr="001D5B54">
        <w:rPr>
          <w:lang w:val="en-US"/>
          <w:rPrChange w:id="3812" w:author="Clotilde Pean" w:date="2021-06-21T14:15:00Z">
            <w:rPr/>
          </w:rPrChange>
        </w:rPr>
        <w:instrText xml:space="preserve"> HYPERLINK "https://dx.doi.org/10.5194/cp-2019-55" </w:instrText>
      </w:r>
      <w:r w:rsidR="00642F13">
        <w:fldChar w:fldCharType="separate"/>
      </w:r>
      <w:r w:rsidRPr="00697E49">
        <w:rPr>
          <w:rStyle w:val="Hyperlink"/>
          <w:rFonts w:cs="Times New Roman"/>
          <w:sz w:val="20"/>
          <w:szCs w:val="20"/>
          <w:lang w:val="en-GB"/>
        </w:rPr>
        <w:t>10.5194/cp-2019-55</w:t>
      </w:r>
      <w:r w:rsidR="00642F13">
        <w:rPr>
          <w:rStyle w:val="Hyperlink"/>
          <w:rFonts w:cs="Times New Roman"/>
          <w:sz w:val="20"/>
          <w:szCs w:val="20"/>
          <w:lang w:val="en-GB"/>
        </w:rPr>
        <w:fldChar w:fldCharType="end"/>
      </w:r>
      <w:r w:rsidRPr="00697E49">
        <w:rPr>
          <w:rFonts w:cs="Times New Roman"/>
          <w:sz w:val="20"/>
          <w:szCs w:val="20"/>
          <w:lang w:val="en-GB"/>
        </w:rPr>
        <w:t>.</w:t>
      </w:r>
    </w:p>
    <w:p w14:paraId="4704DC39" w14:textId="6A11C58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Clement, A. et al., 2015: The Atlantic Multidecadal Oscillation without a role for ocean circulation.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350(6258)</w:t>
      </w:r>
      <w:r w:rsidRPr="00697E49">
        <w:rPr>
          <w:rFonts w:cs="Times New Roman"/>
          <w:sz w:val="20"/>
          <w:szCs w:val="20"/>
          <w:lang w:val="en-GB"/>
        </w:rPr>
        <w:t>, 320–324, doi:</w:t>
      </w:r>
      <w:r w:rsidR="00642F13">
        <w:fldChar w:fldCharType="begin"/>
      </w:r>
      <w:r w:rsidR="00642F13" w:rsidRPr="001D5B54">
        <w:rPr>
          <w:lang w:val="en-US"/>
          <w:rPrChange w:id="3813" w:author="Clotilde Pean" w:date="2021-06-21T14:15:00Z">
            <w:rPr/>
          </w:rPrChange>
        </w:rPr>
        <w:instrText xml:space="preserve"> HYPERLINK "https://dx.doi.org/10.1126/science.aab3980" </w:instrText>
      </w:r>
      <w:r w:rsidR="00642F13">
        <w:fldChar w:fldCharType="separate"/>
      </w:r>
      <w:r w:rsidRPr="00697E49">
        <w:rPr>
          <w:rStyle w:val="Hyperlink"/>
          <w:rFonts w:cs="Times New Roman"/>
          <w:sz w:val="20"/>
          <w:szCs w:val="20"/>
          <w:lang w:val="en-GB"/>
        </w:rPr>
        <w:t>10.1126/science.aab3980</w:t>
      </w:r>
      <w:r w:rsidR="00642F13">
        <w:rPr>
          <w:rStyle w:val="Hyperlink"/>
          <w:rFonts w:cs="Times New Roman"/>
          <w:sz w:val="20"/>
          <w:szCs w:val="20"/>
          <w:lang w:val="en-GB"/>
        </w:rPr>
        <w:fldChar w:fldCharType="end"/>
      </w:r>
      <w:r w:rsidRPr="00697E49">
        <w:rPr>
          <w:rFonts w:cs="Times New Roman"/>
          <w:sz w:val="20"/>
          <w:szCs w:val="20"/>
          <w:lang w:val="en-GB"/>
        </w:rPr>
        <w:t>.</w:t>
      </w:r>
    </w:p>
    <w:p w14:paraId="46D397F2" w14:textId="6B9691B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Clement, A.C., R. Seager, M.A. Cane, and S.E. Zebiak, 1996: An Ocean Dynamical Thermostat.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9(9)</w:t>
      </w:r>
      <w:r w:rsidRPr="00697E49">
        <w:rPr>
          <w:rFonts w:cs="Times New Roman"/>
          <w:sz w:val="20"/>
          <w:szCs w:val="20"/>
          <w:lang w:val="en-GB"/>
        </w:rPr>
        <w:t>, 2190–2196, doi:</w:t>
      </w:r>
      <w:r w:rsidR="00642F13">
        <w:fldChar w:fldCharType="begin"/>
      </w:r>
      <w:r w:rsidR="00642F13" w:rsidRPr="001D5B54">
        <w:rPr>
          <w:lang w:val="en-US"/>
          <w:rPrChange w:id="3814" w:author="Clotilde Pean" w:date="2021-06-21T14:15:00Z">
            <w:rPr/>
          </w:rPrChange>
        </w:rPr>
        <w:instrText xml:space="preserve"> HYPERLINK "https://dx.doi.org/10.1175/1520-0442(1996)009%3c2190:aodt%3e2.0.co;2" </w:instrText>
      </w:r>
      <w:r w:rsidR="00642F13">
        <w:fldChar w:fldCharType="separate"/>
      </w:r>
      <w:r w:rsidRPr="00697E49">
        <w:rPr>
          <w:rStyle w:val="Hyperlink"/>
          <w:rFonts w:cs="Times New Roman"/>
          <w:sz w:val="20"/>
          <w:szCs w:val="20"/>
          <w:lang w:val="en-GB"/>
        </w:rPr>
        <w:t>10.1175/1520-0442(1996)009&lt;2190:aodt&gt;2.0.co;2</w:t>
      </w:r>
      <w:r w:rsidR="00642F13">
        <w:rPr>
          <w:rStyle w:val="Hyperlink"/>
          <w:rFonts w:cs="Times New Roman"/>
          <w:sz w:val="20"/>
          <w:szCs w:val="20"/>
          <w:lang w:val="en-GB"/>
        </w:rPr>
        <w:fldChar w:fldCharType="end"/>
      </w:r>
      <w:r w:rsidRPr="00697E49">
        <w:rPr>
          <w:rFonts w:cs="Times New Roman"/>
          <w:sz w:val="20"/>
          <w:szCs w:val="20"/>
          <w:lang w:val="en-GB"/>
        </w:rPr>
        <w:t>.</w:t>
      </w:r>
    </w:p>
    <w:p w14:paraId="0A618C2D" w14:textId="032178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Coats, S. and K.B. Karnauskas, 2017: Are Simulated and Observed Twentieth Century Tropical Pacific Sea Surface Temperature Trends Significant Relative to Internal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44(19)</w:t>
      </w:r>
      <w:r w:rsidRPr="00697E49">
        <w:rPr>
          <w:rFonts w:cs="Times New Roman"/>
          <w:sz w:val="20"/>
          <w:szCs w:val="20"/>
          <w:lang w:val="en-GB"/>
        </w:rPr>
        <w:t>, 9928–9937, doi:</w:t>
      </w:r>
      <w:r w:rsidR="00642F13">
        <w:fldChar w:fldCharType="begin"/>
      </w:r>
      <w:r w:rsidR="00642F13" w:rsidRPr="001D5B54">
        <w:rPr>
          <w:lang w:val="en-US"/>
          <w:rPrChange w:id="3815" w:author="Clotilde Pean" w:date="2021-06-21T14:15:00Z">
            <w:rPr/>
          </w:rPrChange>
        </w:rPr>
        <w:instrText xml:space="preserve"> HYPERLINK "https://dx.doi.org/10.1002/2017gl074622" </w:instrText>
      </w:r>
      <w:r w:rsidR="00642F13">
        <w:fldChar w:fldCharType="separate"/>
      </w:r>
      <w:r w:rsidRPr="00697E49">
        <w:rPr>
          <w:rStyle w:val="Hyperlink"/>
          <w:rFonts w:cs="Times New Roman"/>
          <w:sz w:val="20"/>
          <w:szCs w:val="20"/>
          <w:lang w:val="en-GB"/>
        </w:rPr>
        <w:t>10.1002/2017gl074622</w:t>
      </w:r>
      <w:r w:rsidR="00642F13">
        <w:rPr>
          <w:rStyle w:val="Hyperlink"/>
          <w:rFonts w:cs="Times New Roman"/>
          <w:sz w:val="20"/>
          <w:szCs w:val="20"/>
          <w:lang w:val="en-GB"/>
        </w:rPr>
        <w:fldChar w:fldCharType="end"/>
      </w:r>
      <w:r w:rsidRPr="00697E49">
        <w:rPr>
          <w:rFonts w:cs="Times New Roman"/>
          <w:sz w:val="20"/>
          <w:szCs w:val="20"/>
          <w:lang w:val="en-GB"/>
        </w:rPr>
        <w:t>.</w:t>
      </w:r>
    </w:p>
    <w:p w14:paraId="360D0E6D" w14:textId="20250C0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Coats, S. et al., 2016: Internal ocean-atmosphere variability drives megadroughts in Western North America.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43(18)</w:t>
      </w:r>
      <w:r w:rsidRPr="00697E49">
        <w:rPr>
          <w:rFonts w:cs="Times New Roman"/>
          <w:sz w:val="20"/>
          <w:szCs w:val="20"/>
          <w:lang w:val="en-GB"/>
        </w:rPr>
        <w:t>, 9886–9894, doi:</w:t>
      </w:r>
      <w:r w:rsidR="00642F13">
        <w:fldChar w:fldCharType="begin"/>
      </w:r>
      <w:r w:rsidR="00642F13" w:rsidRPr="001D5B54">
        <w:rPr>
          <w:lang w:val="en-US"/>
          <w:rPrChange w:id="3816" w:author="Clotilde Pean" w:date="2021-06-21T14:15:00Z">
            <w:rPr/>
          </w:rPrChange>
        </w:rPr>
        <w:instrText xml:space="preserve"> HYPERLINK "https://dx.doi.org/10.1002/2016gl070105" </w:instrText>
      </w:r>
      <w:r w:rsidR="00642F13">
        <w:fldChar w:fldCharType="separate"/>
      </w:r>
      <w:r w:rsidRPr="00697E49">
        <w:rPr>
          <w:rStyle w:val="Hyperlink"/>
          <w:rFonts w:cs="Times New Roman"/>
          <w:sz w:val="20"/>
          <w:szCs w:val="20"/>
          <w:lang w:val="en-GB"/>
        </w:rPr>
        <w:t>10.1002/2016gl070105</w:t>
      </w:r>
      <w:r w:rsidR="00642F13">
        <w:rPr>
          <w:rStyle w:val="Hyperlink"/>
          <w:rFonts w:cs="Times New Roman"/>
          <w:sz w:val="20"/>
          <w:szCs w:val="20"/>
          <w:lang w:val="en-GB"/>
        </w:rPr>
        <w:fldChar w:fldCharType="end"/>
      </w:r>
      <w:r w:rsidRPr="00697E49">
        <w:rPr>
          <w:rFonts w:cs="Times New Roman"/>
          <w:sz w:val="20"/>
          <w:szCs w:val="20"/>
          <w:lang w:val="en-GB"/>
        </w:rPr>
        <w:t>.</w:t>
      </w:r>
    </w:p>
    <w:p w14:paraId="484C1B60" w14:textId="2679439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Cocco, V. et al., 2013: Oxygen and indicators of stress for marine life in multi-model global warming projections.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10(3)</w:t>
      </w:r>
      <w:r w:rsidRPr="00697E49">
        <w:rPr>
          <w:rFonts w:cs="Times New Roman"/>
          <w:sz w:val="20"/>
          <w:szCs w:val="20"/>
          <w:lang w:val="en-GB"/>
        </w:rPr>
        <w:t>, 1849–1868, doi:</w:t>
      </w:r>
      <w:r w:rsidR="00642F13">
        <w:fldChar w:fldCharType="begin"/>
      </w:r>
      <w:r w:rsidR="00642F13" w:rsidRPr="001D5B54">
        <w:rPr>
          <w:lang w:val="en-US"/>
          <w:rPrChange w:id="3817" w:author="Clotilde Pean" w:date="2021-06-21T14:15:00Z">
            <w:rPr/>
          </w:rPrChange>
        </w:rPr>
        <w:instrText xml:space="preserve"> HYPERLINK "https://dx.doi.org/10.5194/bg-10-1849-2013" </w:instrText>
      </w:r>
      <w:r w:rsidR="00642F13">
        <w:fldChar w:fldCharType="separate"/>
      </w:r>
      <w:r w:rsidRPr="00697E49">
        <w:rPr>
          <w:rStyle w:val="Hyperlink"/>
          <w:rFonts w:cs="Times New Roman"/>
          <w:sz w:val="20"/>
          <w:szCs w:val="20"/>
          <w:lang w:val="en-GB"/>
        </w:rPr>
        <w:t>10.5194/bg-10-1849-2013</w:t>
      </w:r>
      <w:r w:rsidR="00642F13">
        <w:rPr>
          <w:rStyle w:val="Hyperlink"/>
          <w:rFonts w:cs="Times New Roman"/>
          <w:sz w:val="20"/>
          <w:szCs w:val="20"/>
          <w:lang w:val="en-GB"/>
        </w:rPr>
        <w:fldChar w:fldCharType="end"/>
      </w:r>
      <w:r w:rsidRPr="00697E49">
        <w:rPr>
          <w:rFonts w:cs="Times New Roman"/>
          <w:sz w:val="20"/>
          <w:szCs w:val="20"/>
          <w:lang w:val="en-GB"/>
        </w:rPr>
        <w:t>.</w:t>
      </w:r>
    </w:p>
    <w:p w14:paraId="1522759C" w14:textId="116B603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Collins, M. et al., 2010: The impact of global warming on the tropical Pacific Ocean and El Niño.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3</w:t>
      </w:r>
      <w:r w:rsidRPr="00697E49">
        <w:rPr>
          <w:rFonts w:cs="Times New Roman"/>
          <w:sz w:val="20"/>
          <w:szCs w:val="20"/>
          <w:lang w:val="en-GB"/>
        </w:rPr>
        <w:t>, 391.</w:t>
      </w:r>
    </w:p>
    <w:p w14:paraId="5F55E56E" w14:textId="21B207C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Collins, W.J. et al., 2017: AerChemMIP: quantifying the effects of chemistry and aerosols in CMIP6.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10(2)</w:t>
      </w:r>
      <w:r w:rsidRPr="00697E49">
        <w:rPr>
          <w:rFonts w:cs="Times New Roman"/>
          <w:sz w:val="20"/>
          <w:szCs w:val="20"/>
          <w:lang w:val="en-GB"/>
        </w:rPr>
        <w:t>, 585–607, doi:</w:t>
      </w:r>
      <w:r w:rsidR="00642F13">
        <w:fldChar w:fldCharType="begin"/>
      </w:r>
      <w:r w:rsidR="00642F13" w:rsidRPr="001D5B54">
        <w:rPr>
          <w:lang w:val="en-US"/>
          <w:rPrChange w:id="3818" w:author="Clotilde Pean" w:date="2021-06-21T14:15:00Z">
            <w:rPr/>
          </w:rPrChange>
        </w:rPr>
        <w:instrText xml:space="preserve"> HYPERLINK "https://dx.doi.org/10.5194/gmd-10-585-2017" </w:instrText>
      </w:r>
      <w:r w:rsidR="00642F13">
        <w:fldChar w:fldCharType="separate"/>
      </w:r>
      <w:r w:rsidRPr="00697E49">
        <w:rPr>
          <w:rStyle w:val="Hyperlink"/>
          <w:rFonts w:cs="Times New Roman"/>
          <w:sz w:val="20"/>
          <w:szCs w:val="20"/>
          <w:lang w:val="en-GB"/>
        </w:rPr>
        <w:t>10.5194/gmd-10-585-2017</w:t>
      </w:r>
      <w:r w:rsidR="00642F13">
        <w:rPr>
          <w:rStyle w:val="Hyperlink"/>
          <w:rFonts w:cs="Times New Roman"/>
          <w:sz w:val="20"/>
          <w:szCs w:val="20"/>
          <w:lang w:val="en-GB"/>
        </w:rPr>
        <w:fldChar w:fldCharType="end"/>
      </w:r>
      <w:r w:rsidRPr="00697E49">
        <w:rPr>
          <w:rFonts w:cs="Times New Roman"/>
          <w:sz w:val="20"/>
          <w:szCs w:val="20"/>
          <w:lang w:val="en-GB"/>
        </w:rPr>
        <w:t>.</w:t>
      </w:r>
    </w:p>
    <w:p w14:paraId="45E1BE4D" w14:textId="0D335AF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Comyn-Platt, E. et al., 2018: Carbon budgets for 1.5 and 2 °C targets lowered by natural wetland and permafrost feedbacks.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11(8)</w:t>
      </w:r>
      <w:r w:rsidRPr="00697E49">
        <w:rPr>
          <w:rFonts w:cs="Times New Roman"/>
          <w:sz w:val="20"/>
          <w:szCs w:val="20"/>
          <w:lang w:val="en-GB"/>
        </w:rPr>
        <w:t>, 568–573, doi:</w:t>
      </w:r>
      <w:r w:rsidR="00642F13">
        <w:fldChar w:fldCharType="begin"/>
      </w:r>
      <w:r w:rsidR="00642F13" w:rsidRPr="001D5B54">
        <w:rPr>
          <w:lang w:val="en-US"/>
          <w:rPrChange w:id="3819" w:author="Clotilde Pean" w:date="2021-06-21T14:15:00Z">
            <w:rPr/>
          </w:rPrChange>
        </w:rPr>
        <w:instrText xml:space="preserve"> HYPERLINK "https://dx.doi.org/10.1038/s41561-018-0174-9" </w:instrText>
      </w:r>
      <w:r w:rsidR="00642F13">
        <w:fldChar w:fldCharType="separate"/>
      </w:r>
      <w:r w:rsidRPr="00697E49">
        <w:rPr>
          <w:rStyle w:val="Hyperlink"/>
          <w:rFonts w:cs="Times New Roman"/>
          <w:sz w:val="20"/>
          <w:szCs w:val="20"/>
          <w:lang w:val="en-GB"/>
        </w:rPr>
        <w:t>10.1038/s41561-018-0174-9</w:t>
      </w:r>
      <w:r w:rsidR="00642F13">
        <w:rPr>
          <w:rStyle w:val="Hyperlink"/>
          <w:rFonts w:cs="Times New Roman"/>
          <w:sz w:val="20"/>
          <w:szCs w:val="20"/>
          <w:lang w:val="en-GB"/>
        </w:rPr>
        <w:fldChar w:fldCharType="end"/>
      </w:r>
      <w:r w:rsidRPr="00697E49">
        <w:rPr>
          <w:rFonts w:cs="Times New Roman"/>
          <w:sz w:val="20"/>
          <w:szCs w:val="20"/>
          <w:lang w:val="en-GB"/>
        </w:rPr>
        <w:t>.</w:t>
      </w:r>
    </w:p>
    <w:p w14:paraId="063523FA" w14:textId="08AA100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Cook, B.I., K.J. Anchukaitis, R. Touchan, D.M. Meko, and E.R. Cook, 2016a: Spatiotemporal drought variability in the mediterranean over the last 900 years. </w:t>
      </w:r>
      <w:r w:rsidRPr="00697E49">
        <w:rPr>
          <w:rFonts w:cs="Times New Roman"/>
          <w:i/>
          <w:sz w:val="20"/>
          <w:szCs w:val="20"/>
          <w:lang w:val="en-GB"/>
        </w:rPr>
        <w:t>Journal of Geophysical Research</w:t>
      </w:r>
      <w:r w:rsidRPr="00697E49">
        <w:rPr>
          <w:rFonts w:cs="Times New Roman"/>
          <w:sz w:val="20"/>
          <w:szCs w:val="20"/>
          <w:lang w:val="en-GB"/>
        </w:rPr>
        <w:t>, doi:</w:t>
      </w:r>
      <w:r w:rsidR="00642F13">
        <w:fldChar w:fldCharType="begin"/>
      </w:r>
      <w:r w:rsidR="00642F13" w:rsidRPr="001D5B54">
        <w:rPr>
          <w:lang w:val="en-US"/>
          <w:rPrChange w:id="3820" w:author="Clotilde Pean" w:date="2021-06-21T14:15:00Z">
            <w:rPr/>
          </w:rPrChange>
        </w:rPr>
        <w:instrText xml:space="preserve"> HYPERLINK "https://dx.doi.org/10.1002/2015jd023929" </w:instrText>
      </w:r>
      <w:r w:rsidR="00642F13">
        <w:fldChar w:fldCharType="separate"/>
      </w:r>
      <w:r w:rsidRPr="00697E49">
        <w:rPr>
          <w:rStyle w:val="Hyperlink"/>
          <w:rFonts w:cs="Times New Roman"/>
          <w:sz w:val="20"/>
          <w:szCs w:val="20"/>
          <w:lang w:val="en-GB"/>
        </w:rPr>
        <w:t>10.1002/2015jd023929</w:t>
      </w:r>
      <w:r w:rsidR="00642F13">
        <w:rPr>
          <w:rStyle w:val="Hyperlink"/>
          <w:rFonts w:cs="Times New Roman"/>
          <w:sz w:val="20"/>
          <w:szCs w:val="20"/>
          <w:lang w:val="en-GB"/>
        </w:rPr>
        <w:fldChar w:fldCharType="end"/>
      </w:r>
      <w:r w:rsidRPr="00697E49">
        <w:rPr>
          <w:rFonts w:cs="Times New Roman"/>
          <w:sz w:val="20"/>
          <w:szCs w:val="20"/>
          <w:lang w:val="en-GB"/>
        </w:rPr>
        <w:t>.</w:t>
      </w:r>
    </w:p>
    <w:p w14:paraId="7F3637A1" w14:textId="2A1A86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Cook, B.I. et al., 2016b: North American megadroughts in the Common Era: reconstructions and simulations. </w:t>
      </w:r>
      <w:r w:rsidRPr="00697E49">
        <w:rPr>
          <w:rFonts w:cs="Times New Roman"/>
          <w:i/>
          <w:sz w:val="20"/>
          <w:szCs w:val="20"/>
          <w:lang w:val="en-GB"/>
        </w:rPr>
        <w:t>Wiley Interdisciplinary Reviews: Climate Change</w:t>
      </w:r>
      <w:r w:rsidRPr="00697E49">
        <w:rPr>
          <w:rFonts w:cs="Times New Roman"/>
          <w:sz w:val="20"/>
          <w:szCs w:val="20"/>
          <w:lang w:val="en-GB"/>
        </w:rPr>
        <w:t xml:space="preserve">, </w:t>
      </w:r>
      <w:r w:rsidRPr="00697E49">
        <w:rPr>
          <w:rFonts w:cs="Times New Roman"/>
          <w:b/>
          <w:sz w:val="20"/>
          <w:szCs w:val="20"/>
          <w:lang w:val="en-GB"/>
        </w:rPr>
        <w:t>7(3)</w:t>
      </w:r>
      <w:r w:rsidRPr="00697E49">
        <w:rPr>
          <w:rFonts w:cs="Times New Roman"/>
          <w:sz w:val="20"/>
          <w:szCs w:val="20"/>
          <w:lang w:val="en-GB"/>
        </w:rPr>
        <w:t>, 411–432, doi:</w:t>
      </w:r>
      <w:r w:rsidR="00642F13">
        <w:fldChar w:fldCharType="begin"/>
      </w:r>
      <w:r w:rsidR="00642F13" w:rsidRPr="001D5B54">
        <w:rPr>
          <w:lang w:val="en-US"/>
          <w:rPrChange w:id="3821" w:author="Clotilde Pean" w:date="2021-06-21T14:15:00Z">
            <w:rPr/>
          </w:rPrChange>
        </w:rPr>
        <w:instrText xml:space="preserve"> HYPERLINK "https://dx.doi.org/10.1002/wcc.394" </w:instrText>
      </w:r>
      <w:r w:rsidR="00642F13">
        <w:fldChar w:fldCharType="separate"/>
      </w:r>
      <w:r w:rsidRPr="00697E49">
        <w:rPr>
          <w:rStyle w:val="Hyperlink"/>
          <w:rFonts w:cs="Times New Roman"/>
          <w:sz w:val="20"/>
          <w:szCs w:val="20"/>
          <w:lang w:val="en-GB"/>
        </w:rPr>
        <w:t>10.1002/wcc.394</w:t>
      </w:r>
      <w:r w:rsidR="00642F13">
        <w:rPr>
          <w:rStyle w:val="Hyperlink"/>
          <w:rFonts w:cs="Times New Roman"/>
          <w:sz w:val="20"/>
          <w:szCs w:val="20"/>
          <w:lang w:val="en-GB"/>
        </w:rPr>
        <w:fldChar w:fldCharType="end"/>
      </w:r>
      <w:r w:rsidRPr="00697E49">
        <w:rPr>
          <w:rFonts w:cs="Times New Roman"/>
          <w:sz w:val="20"/>
          <w:szCs w:val="20"/>
          <w:lang w:val="en-GB"/>
        </w:rPr>
        <w:t>.</w:t>
      </w:r>
    </w:p>
    <w:p w14:paraId="56A67154" w14:textId="3476CDC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Cook, E.R., C.A. Woodhouse, C.M. Eakin, D.H. Meko, and D.W. Stahle, 2004: Long-term aridity changes in the western United States. </w:t>
      </w:r>
      <w:r w:rsidRPr="00697E49">
        <w:rPr>
          <w:rFonts w:cs="Times New Roman"/>
          <w:i/>
          <w:sz w:val="20"/>
          <w:szCs w:val="20"/>
          <w:lang w:val="en-GB"/>
        </w:rPr>
        <w:t>Science</w:t>
      </w:r>
      <w:r w:rsidRPr="00697E49">
        <w:rPr>
          <w:rFonts w:cs="Times New Roman"/>
          <w:sz w:val="20"/>
          <w:szCs w:val="20"/>
          <w:lang w:val="en-GB"/>
        </w:rPr>
        <w:t>, doi:</w:t>
      </w:r>
      <w:r w:rsidR="00642F13">
        <w:fldChar w:fldCharType="begin"/>
      </w:r>
      <w:r w:rsidR="00642F13" w:rsidRPr="001D5B54">
        <w:rPr>
          <w:lang w:val="en-US"/>
          <w:rPrChange w:id="3822" w:author="Clotilde Pean" w:date="2021-06-21T14:15:00Z">
            <w:rPr/>
          </w:rPrChange>
        </w:rPr>
        <w:instrText xml:space="preserve"> HYPERLINK "https://dx.doi.org/10.1126/science.1102586" </w:instrText>
      </w:r>
      <w:r w:rsidR="00642F13">
        <w:fldChar w:fldCharType="separate"/>
      </w:r>
      <w:r w:rsidRPr="00697E49">
        <w:rPr>
          <w:rStyle w:val="Hyperlink"/>
          <w:rFonts w:cs="Times New Roman"/>
          <w:sz w:val="20"/>
          <w:szCs w:val="20"/>
          <w:lang w:val="en-GB"/>
        </w:rPr>
        <w:t>10.1126/science.1102586</w:t>
      </w:r>
      <w:r w:rsidR="00642F13">
        <w:rPr>
          <w:rStyle w:val="Hyperlink"/>
          <w:rFonts w:cs="Times New Roman"/>
          <w:sz w:val="20"/>
          <w:szCs w:val="20"/>
          <w:lang w:val="en-GB"/>
        </w:rPr>
        <w:fldChar w:fldCharType="end"/>
      </w:r>
      <w:r w:rsidRPr="00697E49">
        <w:rPr>
          <w:rFonts w:cs="Times New Roman"/>
          <w:sz w:val="20"/>
          <w:szCs w:val="20"/>
          <w:lang w:val="en-GB"/>
        </w:rPr>
        <w:t>.</w:t>
      </w:r>
    </w:p>
    <w:p w14:paraId="4CC21245" w14:textId="396FF4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Cook, E.R. et al., 2010: Asian monsoon failure and megadrought during the last millennium. </w:t>
      </w:r>
      <w:r w:rsidRPr="00697E49">
        <w:rPr>
          <w:rFonts w:cs="Times New Roman"/>
          <w:i/>
          <w:sz w:val="20"/>
          <w:szCs w:val="20"/>
          <w:lang w:val="en-GB"/>
        </w:rPr>
        <w:t>Science</w:t>
      </w:r>
      <w:r w:rsidRPr="00697E49">
        <w:rPr>
          <w:rFonts w:cs="Times New Roman"/>
          <w:sz w:val="20"/>
          <w:szCs w:val="20"/>
          <w:lang w:val="en-GB"/>
        </w:rPr>
        <w:t>, doi:</w:t>
      </w:r>
      <w:r w:rsidR="00642F13">
        <w:fldChar w:fldCharType="begin"/>
      </w:r>
      <w:r w:rsidR="00642F13" w:rsidRPr="001D5B54">
        <w:rPr>
          <w:lang w:val="en-US"/>
          <w:rPrChange w:id="3823" w:author="Clotilde Pean" w:date="2021-06-21T14:15:00Z">
            <w:rPr/>
          </w:rPrChange>
        </w:rPr>
        <w:instrText xml:space="preserve"> HYPERLINK "https://dx.doi.org/10.1126/science.1185188" </w:instrText>
      </w:r>
      <w:r w:rsidR="00642F13">
        <w:fldChar w:fldCharType="separate"/>
      </w:r>
      <w:r w:rsidRPr="00697E49">
        <w:rPr>
          <w:rStyle w:val="Hyperlink"/>
          <w:rFonts w:cs="Times New Roman"/>
          <w:sz w:val="20"/>
          <w:szCs w:val="20"/>
          <w:lang w:val="en-GB"/>
        </w:rPr>
        <w:t>10.1126/science.1185188</w:t>
      </w:r>
      <w:r w:rsidR="00642F13">
        <w:rPr>
          <w:rStyle w:val="Hyperlink"/>
          <w:rFonts w:cs="Times New Roman"/>
          <w:sz w:val="20"/>
          <w:szCs w:val="20"/>
          <w:lang w:val="en-GB"/>
        </w:rPr>
        <w:fldChar w:fldCharType="end"/>
      </w:r>
      <w:r w:rsidRPr="00697E49">
        <w:rPr>
          <w:rFonts w:cs="Times New Roman"/>
          <w:sz w:val="20"/>
          <w:szCs w:val="20"/>
          <w:lang w:val="en-GB"/>
        </w:rPr>
        <w:t>.</w:t>
      </w:r>
    </w:p>
    <w:p w14:paraId="17142D06" w14:textId="7B817E3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Cook, E.R. et al., 2015: Old World megadroughts and pluvials during the Common Era. </w:t>
      </w:r>
      <w:r w:rsidRPr="00697E49">
        <w:rPr>
          <w:rFonts w:cs="Times New Roman"/>
          <w:i/>
          <w:sz w:val="20"/>
          <w:szCs w:val="20"/>
          <w:lang w:val="en-GB"/>
        </w:rPr>
        <w:t>Science Advances</w:t>
      </w:r>
      <w:r w:rsidRPr="00697E49">
        <w:rPr>
          <w:rFonts w:cs="Times New Roman"/>
          <w:sz w:val="20"/>
          <w:szCs w:val="20"/>
          <w:lang w:val="en-GB"/>
        </w:rPr>
        <w:t>, doi:</w:t>
      </w:r>
      <w:r w:rsidR="00642F13">
        <w:fldChar w:fldCharType="begin"/>
      </w:r>
      <w:r w:rsidR="00642F13" w:rsidRPr="001D5B54">
        <w:rPr>
          <w:lang w:val="en-US"/>
          <w:rPrChange w:id="3824" w:author="Clotilde Pean" w:date="2021-06-21T14:15:00Z">
            <w:rPr/>
          </w:rPrChange>
        </w:rPr>
        <w:instrText xml:space="preserve"> HYPERLINK "https://dx.doi.org/10.1126/sciadv.1500561" </w:instrText>
      </w:r>
      <w:r w:rsidR="00642F13">
        <w:fldChar w:fldCharType="separate"/>
      </w:r>
      <w:r w:rsidRPr="00697E49">
        <w:rPr>
          <w:rStyle w:val="Hyperlink"/>
          <w:rFonts w:cs="Times New Roman"/>
          <w:sz w:val="20"/>
          <w:szCs w:val="20"/>
          <w:lang w:val="en-GB"/>
        </w:rPr>
        <w:t>10.1126/sciadv.1500561</w:t>
      </w:r>
      <w:r w:rsidR="00642F13">
        <w:rPr>
          <w:rStyle w:val="Hyperlink"/>
          <w:rFonts w:cs="Times New Roman"/>
          <w:sz w:val="20"/>
          <w:szCs w:val="20"/>
          <w:lang w:val="en-GB"/>
        </w:rPr>
        <w:fldChar w:fldCharType="end"/>
      </w:r>
      <w:r w:rsidRPr="00697E49">
        <w:rPr>
          <w:rFonts w:cs="Times New Roman"/>
          <w:sz w:val="20"/>
          <w:szCs w:val="20"/>
          <w:lang w:val="en-GB"/>
        </w:rPr>
        <w:t>.</w:t>
      </w:r>
    </w:p>
    <w:p w14:paraId="31D3BD3A" w14:textId="451AFC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Cook, E.R. et al., 2019: A Euro-Mediterranean tree-ring reconstruction of the winter NAO index since 910 C.E..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53(3–4)</w:t>
      </w:r>
      <w:r w:rsidRPr="00697E49">
        <w:rPr>
          <w:rFonts w:cs="Times New Roman"/>
          <w:sz w:val="20"/>
          <w:szCs w:val="20"/>
          <w:lang w:val="en-GB"/>
        </w:rPr>
        <w:t>, 1567–1580, doi:</w:t>
      </w:r>
      <w:r w:rsidR="00642F13">
        <w:fldChar w:fldCharType="begin"/>
      </w:r>
      <w:r w:rsidR="00642F13" w:rsidRPr="001D5B54">
        <w:rPr>
          <w:lang w:val="en-US"/>
          <w:rPrChange w:id="3825" w:author="Clotilde Pean" w:date="2021-06-21T14:15:00Z">
            <w:rPr/>
          </w:rPrChange>
        </w:rPr>
        <w:instrText xml:space="preserve"> HYPERLINK "https://dx.doi.org/10.1007/s00382-019-04696-2" </w:instrText>
      </w:r>
      <w:r w:rsidR="00642F13">
        <w:fldChar w:fldCharType="separate"/>
      </w:r>
      <w:r w:rsidRPr="00697E49">
        <w:rPr>
          <w:rStyle w:val="Hyperlink"/>
          <w:rFonts w:cs="Times New Roman"/>
          <w:sz w:val="20"/>
          <w:szCs w:val="20"/>
          <w:lang w:val="en-GB"/>
        </w:rPr>
        <w:t>10.1007/s00382-019-04696-2</w:t>
      </w:r>
      <w:r w:rsidR="00642F13">
        <w:rPr>
          <w:rStyle w:val="Hyperlink"/>
          <w:rFonts w:cs="Times New Roman"/>
          <w:sz w:val="20"/>
          <w:szCs w:val="20"/>
          <w:lang w:val="en-GB"/>
        </w:rPr>
        <w:fldChar w:fldCharType="end"/>
      </w:r>
      <w:r w:rsidRPr="00697E49">
        <w:rPr>
          <w:rFonts w:cs="Times New Roman"/>
          <w:sz w:val="20"/>
          <w:szCs w:val="20"/>
          <w:lang w:val="en-GB"/>
        </w:rPr>
        <w:t>.</w:t>
      </w:r>
    </w:p>
    <w:p w14:paraId="3763D2CD" w14:textId="5DBB30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Corvec, S. and C.G. Fletcher, 2017: Changes to the tropical circulation in the mid-Pliocene and their implications for future climate.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13(2)</w:t>
      </w:r>
      <w:r w:rsidRPr="00697E49">
        <w:rPr>
          <w:rFonts w:cs="Times New Roman"/>
          <w:sz w:val="20"/>
          <w:szCs w:val="20"/>
          <w:lang w:val="en-GB"/>
        </w:rPr>
        <w:t>, 135–147, doi:</w:t>
      </w:r>
      <w:r w:rsidR="00642F13">
        <w:fldChar w:fldCharType="begin"/>
      </w:r>
      <w:r w:rsidR="00642F13" w:rsidRPr="001D5B54">
        <w:rPr>
          <w:lang w:val="en-US"/>
          <w:rPrChange w:id="3826" w:author="Clotilde Pean" w:date="2021-06-21T14:15:00Z">
            <w:rPr/>
          </w:rPrChange>
        </w:rPr>
        <w:instrText xml:space="preserve"> HYPERLINK "https://dx.doi.org/10.5194/cp-13-135-2017" </w:instrText>
      </w:r>
      <w:r w:rsidR="00642F13">
        <w:fldChar w:fldCharType="separate"/>
      </w:r>
      <w:r w:rsidRPr="00697E49">
        <w:rPr>
          <w:rStyle w:val="Hyperlink"/>
          <w:rFonts w:cs="Times New Roman"/>
          <w:sz w:val="20"/>
          <w:szCs w:val="20"/>
          <w:lang w:val="en-GB"/>
        </w:rPr>
        <w:t>10.5194/cp-13-135-2017</w:t>
      </w:r>
      <w:r w:rsidR="00642F13">
        <w:rPr>
          <w:rStyle w:val="Hyperlink"/>
          <w:rFonts w:cs="Times New Roman"/>
          <w:sz w:val="20"/>
          <w:szCs w:val="20"/>
          <w:lang w:val="en-GB"/>
        </w:rPr>
        <w:fldChar w:fldCharType="end"/>
      </w:r>
      <w:r w:rsidRPr="00697E49">
        <w:rPr>
          <w:rFonts w:cs="Times New Roman"/>
          <w:sz w:val="20"/>
          <w:szCs w:val="20"/>
          <w:lang w:val="en-GB"/>
        </w:rPr>
        <w:t>.</w:t>
      </w:r>
    </w:p>
    <w:p w14:paraId="712E8E9D" w14:textId="770F14F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Covey, C. et al., 2016: Metrics for the Diurnal Cycle of Precipitation: Toward Routine Benchmarks for Climate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29(12)</w:t>
      </w:r>
      <w:r w:rsidRPr="00697E49">
        <w:rPr>
          <w:rFonts w:cs="Times New Roman"/>
          <w:sz w:val="20"/>
          <w:szCs w:val="20"/>
          <w:lang w:val="en-GB"/>
        </w:rPr>
        <w:t>, 4461–4471, doi:</w:t>
      </w:r>
      <w:r w:rsidR="00642F13">
        <w:fldChar w:fldCharType="begin"/>
      </w:r>
      <w:r w:rsidR="00642F13" w:rsidRPr="001D5B54">
        <w:rPr>
          <w:lang w:val="en-US"/>
          <w:rPrChange w:id="3827" w:author="Clotilde Pean" w:date="2021-06-21T14:15:00Z">
            <w:rPr/>
          </w:rPrChange>
        </w:rPr>
        <w:instrText xml:space="preserve"> HYPERLINK "https://dx.doi.org/10.1175/jcli-d-15-0664.1" </w:instrText>
      </w:r>
      <w:r w:rsidR="00642F13">
        <w:fldChar w:fldCharType="separate"/>
      </w:r>
      <w:r w:rsidRPr="00697E49">
        <w:rPr>
          <w:rStyle w:val="Hyperlink"/>
          <w:rFonts w:cs="Times New Roman"/>
          <w:sz w:val="20"/>
          <w:szCs w:val="20"/>
          <w:lang w:val="en-GB"/>
        </w:rPr>
        <w:t>10.1175/jcli-d-15-0664.1</w:t>
      </w:r>
      <w:r w:rsidR="00642F13">
        <w:rPr>
          <w:rStyle w:val="Hyperlink"/>
          <w:rFonts w:cs="Times New Roman"/>
          <w:sz w:val="20"/>
          <w:szCs w:val="20"/>
          <w:lang w:val="en-GB"/>
        </w:rPr>
        <w:fldChar w:fldCharType="end"/>
      </w:r>
      <w:r w:rsidRPr="00697E49">
        <w:rPr>
          <w:rFonts w:cs="Times New Roman"/>
          <w:sz w:val="20"/>
          <w:szCs w:val="20"/>
          <w:lang w:val="en-GB"/>
        </w:rPr>
        <w:t>.</w:t>
      </w:r>
    </w:p>
    <w:p w14:paraId="18A3CA5B" w14:textId="37DF4DA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Covey, C. et al., 2018: High-Frequency Intermittency in Observed and Model-Simulated Precipitation.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45(22)</w:t>
      </w:r>
      <w:r w:rsidRPr="00697E49">
        <w:rPr>
          <w:rFonts w:cs="Times New Roman"/>
          <w:sz w:val="20"/>
          <w:szCs w:val="20"/>
          <w:lang w:val="en-GB"/>
        </w:rPr>
        <w:t>, doi:</w:t>
      </w:r>
      <w:r w:rsidR="00642F13">
        <w:fldChar w:fldCharType="begin"/>
      </w:r>
      <w:r w:rsidR="00642F13" w:rsidRPr="001D5B54">
        <w:rPr>
          <w:lang w:val="en-US"/>
          <w:rPrChange w:id="3828" w:author="Clotilde Pean" w:date="2021-06-21T14:15:00Z">
            <w:rPr/>
          </w:rPrChange>
        </w:rPr>
        <w:instrText xml:space="preserve"> HYPERLINK "https://dx.doi.org/10.1029/2018gl078926" </w:instrText>
      </w:r>
      <w:r w:rsidR="00642F13">
        <w:fldChar w:fldCharType="separate"/>
      </w:r>
      <w:r w:rsidRPr="00697E49">
        <w:rPr>
          <w:rStyle w:val="Hyperlink"/>
          <w:rFonts w:cs="Times New Roman"/>
          <w:sz w:val="20"/>
          <w:szCs w:val="20"/>
          <w:lang w:val="en-GB"/>
        </w:rPr>
        <w:t>10.1029/2018gl078926</w:t>
      </w:r>
      <w:r w:rsidR="00642F13">
        <w:rPr>
          <w:rStyle w:val="Hyperlink"/>
          <w:rFonts w:cs="Times New Roman"/>
          <w:sz w:val="20"/>
          <w:szCs w:val="20"/>
          <w:lang w:val="en-GB"/>
        </w:rPr>
        <w:fldChar w:fldCharType="end"/>
      </w:r>
      <w:r w:rsidRPr="00697E49">
        <w:rPr>
          <w:rFonts w:cs="Times New Roman"/>
          <w:sz w:val="20"/>
          <w:szCs w:val="20"/>
          <w:lang w:val="en-GB"/>
        </w:rPr>
        <w:t>.</w:t>
      </w:r>
    </w:p>
    <w:p w14:paraId="0CB317C7" w14:textId="01615D6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Cowan, T., W. Cai, B. Ng, and M. England, 2015: The Response of the Indian Ocean Dipole Asymmetry to Anthropogenic Aerosols and Greenhouse Gases.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28(7)</w:t>
      </w:r>
      <w:r w:rsidRPr="00697E49">
        <w:rPr>
          <w:rFonts w:cs="Times New Roman"/>
          <w:sz w:val="20"/>
          <w:szCs w:val="20"/>
          <w:lang w:val="en-GB"/>
        </w:rPr>
        <w:t>, 2564–2583, doi:</w:t>
      </w:r>
      <w:r w:rsidR="00642F13">
        <w:fldChar w:fldCharType="begin"/>
      </w:r>
      <w:r w:rsidR="00642F13" w:rsidRPr="001D5B54">
        <w:rPr>
          <w:lang w:val="en-US"/>
          <w:rPrChange w:id="3829" w:author="Clotilde Pean" w:date="2021-06-21T14:15:00Z">
            <w:rPr/>
          </w:rPrChange>
        </w:rPr>
        <w:instrText xml:space="preserve"> HYPERLINK "https://dx.doi.org/10.1175/jcli-d-14-00661.1" </w:instrText>
      </w:r>
      <w:r w:rsidR="00642F13">
        <w:fldChar w:fldCharType="separate"/>
      </w:r>
      <w:r w:rsidRPr="00697E49">
        <w:rPr>
          <w:rStyle w:val="Hyperlink"/>
          <w:rFonts w:cs="Times New Roman"/>
          <w:sz w:val="20"/>
          <w:szCs w:val="20"/>
          <w:lang w:val="en-GB"/>
        </w:rPr>
        <w:t>10.1175/jcli-d-14-00661.1</w:t>
      </w:r>
      <w:r w:rsidR="00642F13">
        <w:rPr>
          <w:rStyle w:val="Hyperlink"/>
          <w:rFonts w:cs="Times New Roman"/>
          <w:sz w:val="20"/>
          <w:szCs w:val="20"/>
          <w:lang w:val="en-GB"/>
        </w:rPr>
        <w:fldChar w:fldCharType="end"/>
      </w:r>
      <w:r w:rsidRPr="00697E49">
        <w:rPr>
          <w:rFonts w:cs="Times New Roman"/>
          <w:sz w:val="20"/>
          <w:szCs w:val="20"/>
          <w:lang w:val="en-GB"/>
        </w:rPr>
        <w:t>.</w:t>
      </w:r>
    </w:p>
    <w:p w14:paraId="0F493FD1" w14:textId="4549C5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Cowtan, K. and R.G. Way, 2014: Coverage bias in the HadCRUT4 temperature series and its impact on recent temperature trends.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140(683)</w:t>
      </w:r>
      <w:r w:rsidRPr="00697E49">
        <w:rPr>
          <w:rFonts w:cs="Times New Roman"/>
          <w:sz w:val="20"/>
          <w:szCs w:val="20"/>
          <w:lang w:val="en-GB"/>
        </w:rPr>
        <w:t>, 1935–1944, doi:</w:t>
      </w:r>
      <w:r w:rsidR="00642F13">
        <w:fldChar w:fldCharType="begin"/>
      </w:r>
      <w:r w:rsidR="00642F13" w:rsidRPr="001D5B54">
        <w:rPr>
          <w:lang w:val="en-US"/>
          <w:rPrChange w:id="3830" w:author="Clotilde Pean" w:date="2021-06-21T14:15:00Z">
            <w:rPr/>
          </w:rPrChange>
        </w:rPr>
        <w:instrText xml:space="preserve"> HYPERLINK "https://dx.doi.org/10.1002/qj.2297" </w:instrText>
      </w:r>
      <w:r w:rsidR="00642F13">
        <w:fldChar w:fldCharType="separate"/>
      </w:r>
      <w:r w:rsidRPr="00697E49">
        <w:rPr>
          <w:rStyle w:val="Hyperlink"/>
          <w:rFonts w:cs="Times New Roman"/>
          <w:sz w:val="20"/>
          <w:szCs w:val="20"/>
          <w:lang w:val="en-GB"/>
        </w:rPr>
        <w:t>10.1002/qj.2297</w:t>
      </w:r>
      <w:r w:rsidR="00642F13">
        <w:rPr>
          <w:rStyle w:val="Hyperlink"/>
          <w:rFonts w:cs="Times New Roman"/>
          <w:sz w:val="20"/>
          <w:szCs w:val="20"/>
          <w:lang w:val="en-GB"/>
        </w:rPr>
        <w:fldChar w:fldCharType="end"/>
      </w:r>
      <w:r w:rsidRPr="00697E49">
        <w:rPr>
          <w:rFonts w:cs="Times New Roman"/>
          <w:sz w:val="20"/>
          <w:szCs w:val="20"/>
          <w:lang w:val="en-GB"/>
        </w:rPr>
        <w:t>.</w:t>
      </w:r>
    </w:p>
    <w:p w14:paraId="3A27A790" w14:textId="1320909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Crowley, T.J. and M.B. Unterman, 2013: Technical details concerning development of a 1200 yr proxy index for global volcanism. </w:t>
      </w:r>
      <w:r w:rsidRPr="00697E49">
        <w:rPr>
          <w:rFonts w:cs="Times New Roman"/>
          <w:i/>
          <w:sz w:val="20"/>
          <w:szCs w:val="20"/>
          <w:lang w:val="en-GB"/>
        </w:rPr>
        <w:t>Earth System Science Data</w:t>
      </w:r>
      <w:r w:rsidRPr="00697E49">
        <w:rPr>
          <w:rFonts w:cs="Times New Roman"/>
          <w:sz w:val="20"/>
          <w:szCs w:val="20"/>
          <w:lang w:val="en-GB"/>
        </w:rPr>
        <w:t xml:space="preserve">, </w:t>
      </w:r>
      <w:r w:rsidRPr="00697E49">
        <w:rPr>
          <w:rFonts w:cs="Times New Roman"/>
          <w:b/>
          <w:sz w:val="20"/>
          <w:szCs w:val="20"/>
          <w:lang w:val="en-GB"/>
        </w:rPr>
        <w:t>5(1)</w:t>
      </w:r>
      <w:r w:rsidRPr="00697E49">
        <w:rPr>
          <w:rFonts w:cs="Times New Roman"/>
          <w:sz w:val="20"/>
          <w:szCs w:val="20"/>
          <w:lang w:val="en-GB"/>
        </w:rPr>
        <w:t>, 187–197, doi:</w:t>
      </w:r>
      <w:r w:rsidR="00642F13">
        <w:fldChar w:fldCharType="begin"/>
      </w:r>
      <w:r w:rsidR="00642F13" w:rsidRPr="001D5B54">
        <w:rPr>
          <w:lang w:val="en-US"/>
          <w:rPrChange w:id="3831" w:author="Clotilde Pean" w:date="2021-06-21T14:15:00Z">
            <w:rPr/>
          </w:rPrChange>
        </w:rPr>
        <w:instrText xml:space="preserve"> HYPERLINK "https://dx.doi.org/10.5194/essd-5-187-2013" </w:instrText>
      </w:r>
      <w:r w:rsidR="00642F13">
        <w:fldChar w:fldCharType="separate"/>
      </w:r>
      <w:r w:rsidRPr="00697E49">
        <w:rPr>
          <w:rStyle w:val="Hyperlink"/>
          <w:rFonts w:cs="Times New Roman"/>
          <w:sz w:val="20"/>
          <w:szCs w:val="20"/>
          <w:lang w:val="en-GB"/>
        </w:rPr>
        <w:t>10.5194/essd-5-187-2013</w:t>
      </w:r>
      <w:r w:rsidR="00642F13">
        <w:rPr>
          <w:rStyle w:val="Hyperlink"/>
          <w:rFonts w:cs="Times New Roman"/>
          <w:sz w:val="20"/>
          <w:szCs w:val="20"/>
          <w:lang w:val="en-GB"/>
        </w:rPr>
        <w:fldChar w:fldCharType="end"/>
      </w:r>
      <w:r w:rsidRPr="00697E49">
        <w:rPr>
          <w:rFonts w:cs="Times New Roman"/>
          <w:sz w:val="20"/>
          <w:szCs w:val="20"/>
          <w:lang w:val="en-GB"/>
        </w:rPr>
        <w:t>.</w:t>
      </w:r>
    </w:p>
    <w:p w14:paraId="6358D0B8" w14:textId="10ED041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Crueger, T. et al., 2018: ICON-A, The Atmosphere Component of the ICON Earth System Model: II. Model Evaluation. </w:t>
      </w:r>
      <w:r w:rsidRPr="00697E49">
        <w:rPr>
          <w:rFonts w:cs="Times New Roman"/>
          <w:i/>
          <w:sz w:val="20"/>
          <w:szCs w:val="20"/>
          <w:lang w:val="en-GB"/>
        </w:rPr>
        <w:t>Journal of Advances in Modeling Earth Systems</w:t>
      </w:r>
      <w:r w:rsidRPr="00697E49">
        <w:rPr>
          <w:rFonts w:cs="Times New Roman"/>
          <w:sz w:val="20"/>
          <w:szCs w:val="20"/>
          <w:lang w:val="en-GB"/>
        </w:rPr>
        <w:t>, doi:</w:t>
      </w:r>
      <w:r w:rsidR="00642F13">
        <w:fldChar w:fldCharType="begin"/>
      </w:r>
      <w:r w:rsidR="00642F13" w:rsidRPr="001D5B54">
        <w:rPr>
          <w:lang w:val="en-US"/>
          <w:rPrChange w:id="3832" w:author="Clotilde Pean" w:date="2021-06-21T14:15:00Z">
            <w:rPr/>
          </w:rPrChange>
        </w:rPr>
        <w:instrText xml:space="preserve"> HYPERLINK "https://dx.doi.org/10.1029/2017ms001233" </w:instrText>
      </w:r>
      <w:r w:rsidR="00642F13">
        <w:fldChar w:fldCharType="separate"/>
      </w:r>
      <w:r w:rsidRPr="00697E49">
        <w:rPr>
          <w:rStyle w:val="Hyperlink"/>
          <w:rFonts w:cs="Times New Roman"/>
          <w:sz w:val="20"/>
          <w:szCs w:val="20"/>
          <w:lang w:val="en-GB"/>
        </w:rPr>
        <w:t>10.1029/2017ms001233</w:t>
      </w:r>
      <w:r w:rsidR="00642F13">
        <w:rPr>
          <w:rStyle w:val="Hyperlink"/>
          <w:rFonts w:cs="Times New Roman"/>
          <w:sz w:val="20"/>
          <w:szCs w:val="20"/>
          <w:lang w:val="en-GB"/>
        </w:rPr>
        <w:fldChar w:fldCharType="end"/>
      </w:r>
      <w:r w:rsidRPr="00697E49">
        <w:rPr>
          <w:rFonts w:cs="Times New Roman"/>
          <w:sz w:val="20"/>
          <w:szCs w:val="20"/>
          <w:lang w:val="en-GB"/>
        </w:rPr>
        <w:t>.</w:t>
      </w:r>
    </w:p>
    <w:p w14:paraId="6FC188F1" w14:textId="585C2D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D’Agostino, R., J. Bader, S. Bordoni, D. Ferreira, and J. Jungclaus, 2019: Northern Hemisphere Monsoon Response to Mid-Holocene Orbital Forcing and Greenhouse Gas-Induced Global Warming.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46(3)</w:t>
      </w:r>
      <w:r w:rsidRPr="00697E49">
        <w:rPr>
          <w:rFonts w:cs="Times New Roman"/>
          <w:sz w:val="20"/>
          <w:szCs w:val="20"/>
          <w:lang w:val="en-GB"/>
        </w:rPr>
        <w:t>, 1591–1601, doi:</w:t>
      </w:r>
      <w:r w:rsidR="00642F13">
        <w:fldChar w:fldCharType="begin"/>
      </w:r>
      <w:r w:rsidR="00642F13" w:rsidRPr="001D5B54">
        <w:rPr>
          <w:lang w:val="en-US"/>
          <w:rPrChange w:id="3833" w:author="Clotilde Pean" w:date="2021-06-21T14:15:00Z">
            <w:rPr/>
          </w:rPrChange>
        </w:rPr>
        <w:instrText xml:space="preserve"> HYPERLINK "https://dx.doi.org/10.1029/2018gl081589" </w:instrText>
      </w:r>
      <w:r w:rsidR="00642F13">
        <w:fldChar w:fldCharType="separate"/>
      </w:r>
      <w:r w:rsidRPr="00697E49">
        <w:rPr>
          <w:rStyle w:val="Hyperlink"/>
          <w:rFonts w:cs="Times New Roman"/>
          <w:sz w:val="20"/>
          <w:szCs w:val="20"/>
          <w:lang w:val="en-GB"/>
        </w:rPr>
        <w:t>10.1029/2018gl081589</w:t>
      </w:r>
      <w:r w:rsidR="00642F13">
        <w:rPr>
          <w:rStyle w:val="Hyperlink"/>
          <w:rFonts w:cs="Times New Roman"/>
          <w:sz w:val="20"/>
          <w:szCs w:val="20"/>
          <w:lang w:val="en-GB"/>
        </w:rPr>
        <w:fldChar w:fldCharType="end"/>
      </w:r>
      <w:r w:rsidRPr="00697E49">
        <w:rPr>
          <w:rFonts w:cs="Times New Roman"/>
          <w:sz w:val="20"/>
          <w:szCs w:val="20"/>
          <w:lang w:val="en-GB"/>
        </w:rPr>
        <w:t>.</w:t>
      </w:r>
    </w:p>
    <w:p w14:paraId="633A7311" w14:textId="3D8282B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D’Agostino, R. et al., 2020: Contrasting Southern Hemisphere Monsoon Response: MidHolocene Orbital Forcing versus Future Greenhouse Gas–Induced Global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33(22)</w:t>
      </w:r>
      <w:r w:rsidRPr="00697E49">
        <w:rPr>
          <w:rFonts w:cs="Times New Roman"/>
          <w:sz w:val="20"/>
          <w:szCs w:val="20"/>
          <w:lang w:val="en-GB"/>
        </w:rPr>
        <w:t>, 9595–9613, doi:</w:t>
      </w:r>
      <w:r w:rsidR="00642F13">
        <w:fldChar w:fldCharType="begin"/>
      </w:r>
      <w:r w:rsidR="00642F13" w:rsidRPr="001D5B54">
        <w:rPr>
          <w:lang w:val="en-US"/>
          <w:rPrChange w:id="3834" w:author="Clotilde Pean" w:date="2021-06-21T14:15:00Z">
            <w:rPr/>
          </w:rPrChange>
        </w:rPr>
        <w:instrText xml:space="preserve"> HYPERLINK "https://dx.doi.org/10.1175/jcli-d-19-0672.1" </w:instrText>
      </w:r>
      <w:r w:rsidR="00642F13">
        <w:fldChar w:fldCharType="separate"/>
      </w:r>
      <w:r w:rsidRPr="00697E49">
        <w:rPr>
          <w:rStyle w:val="Hyperlink"/>
          <w:rFonts w:cs="Times New Roman"/>
          <w:sz w:val="20"/>
          <w:szCs w:val="20"/>
          <w:lang w:val="en-GB"/>
        </w:rPr>
        <w:t>10.1175/jcli-d-19-0672.1</w:t>
      </w:r>
      <w:r w:rsidR="00642F13">
        <w:rPr>
          <w:rStyle w:val="Hyperlink"/>
          <w:rFonts w:cs="Times New Roman"/>
          <w:sz w:val="20"/>
          <w:szCs w:val="20"/>
          <w:lang w:val="en-GB"/>
        </w:rPr>
        <w:fldChar w:fldCharType="end"/>
      </w:r>
      <w:r w:rsidRPr="00697E49">
        <w:rPr>
          <w:rFonts w:cs="Times New Roman"/>
          <w:sz w:val="20"/>
          <w:szCs w:val="20"/>
          <w:lang w:val="en-GB"/>
        </w:rPr>
        <w:t>.</w:t>
      </w:r>
    </w:p>
    <w:p w14:paraId="52DD7408" w14:textId="557EE14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D’Andrea, F. et al., 1998: Northern Hemisphere atmospheric blocking as simulated by 15 atmospheric general circulation models in the period 1979--1988.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14(6)</w:t>
      </w:r>
      <w:r w:rsidRPr="00697E49">
        <w:rPr>
          <w:rFonts w:cs="Times New Roman"/>
          <w:sz w:val="20"/>
          <w:szCs w:val="20"/>
          <w:lang w:val="en-GB"/>
        </w:rPr>
        <w:t>, 385–407, doi:</w:t>
      </w:r>
      <w:r w:rsidR="00642F13">
        <w:fldChar w:fldCharType="begin"/>
      </w:r>
      <w:r w:rsidR="00642F13" w:rsidRPr="001D5B54">
        <w:rPr>
          <w:lang w:val="en-US"/>
          <w:rPrChange w:id="3835" w:author="Clotilde Pean" w:date="2021-06-21T14:15:00Z">
            <w:rPr/>
          </w:rPrChange>
        </w:rPr>
        <w:instrText xml:space="preserve"> HYPERLINK "https://dx.doi.org/10.1007/s003820050230" </w:instrText>
      </w:r>
      <w:r w:rsidR="00642F13">
        <w:fldChar w:fldCharType="separate"/>
      </w:r>
      <w:r w:rsidRPr="00697E49">
        <w:rPr>
          <w:rStyle w:val="Hyperlink"/>
          <w:rFonts w:cs="Times New Roman"/>
          <w:sz w:val="20"/>
          <w:szCs w:val="20"/>
          <w:lang w:val="en-GB"/>
        </w:rPr>
        <w:t>10.1007/s003820050230</w:t>
      </w:r>
      <w:r w:rsidR="00642F13">
        <w:rPr>
          <w:rStyle w:val="Hyperlink"/>
          <w:rFonts w:cs="Times New Roman"/>
          <w:sz w:val="20"/>
          <w:szCs w:val="20"/>
          <w:lang w:val="en-GB"/>
        </w:rPr>
        <w:fldChar w:fldCharType="end"/>
      </w:r>
      <w:r w:rsidRPr="00697E49">
        <w:rPr>
          <w:rFonts w:cs="Times New Roman"/>
          <w:sz w:val="20"/>
          <w:szCs w:val="20"/>
          <w:lang w:val="en-GB"/>
        </w:rPr>
        <w:t>.</w:t>
      </w:r>
    </w:p>
    <w:p w14:paraId="7F960516" w14:textId="2CDC0C7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Dai, A. and C.E. Bloecker, 2019: Impacts of internal variability on temperature and precipitation trends in large ensemble simulations by two climate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52(1–2)</w:t>
      </w:r>
      <w:r w:rsidRPr="00697E49">
        <w:rPr>
          <w:rFonts w:cs="Times New Roman"/>
          <w:sz w:val="20"/>
          <w:szCs w:val="20"/>
          <w:lang w:val="en-GB"/>
        </w:rPr>
        <w:t>, 289–306, doi:</w:t>
      </w:r>
      <w:r w:rsidR="00642F13">
        <w:fldChar w:fldCharType="begin"/>
      </w:r>
      <w:r w:rsidR="00642F13" w:rsidRPr="001D5B54">
        <w:rPr>
          <w:lang w:val="en-US"/>
          <w:rPrChange w:id="3836" w:author="Clotilde Pean" w:date="2021-06-21T14:15:00Z">
            <w:rPr/>
          </w:rPrChange>
        </w:rPr>
        <w:instrText xml:space="preserve"> HYPERLINK "https://dx.doi.org/10.1007/s00382-018-4132-4" </w:instrText>
      </w:r>
      <w:r w:rsidR="00642F13">
        <w:fldChar w:fldCharType="separate"/>
      </w:r>
      <w:r w:rsidRPr="00697E49">
        <w:rPr>
          <w:rStyle w:val="Hyperlink"/>
          <w:rFonts w:cs="Times New Roman"/>
          <w:sz w:val="20"/>
          <w:szCs w:val="20"/>
          <w:lang w:val="en-GB"/>
        </w:rPr>
        <w:t>10.1007/s00382-018-</w:t>
      </w:r>
      <w:r w:rsidRPr="00697E49">
        <w:rPr>
          <w:rStyle w:val="Hyperlink"/>
          <w:rFonts w:cs="Times New Roman"/>
          <w:sz w:val="20"/>
          <w:szCs w:val="20"/>
          <w:lang w:val="en-GB"/>
        </w:rPr>
        <w:lastRenderedPageBreak/>
        <w:t>4132-4</w:t>
      </w:r>
      <w:r w:rsidR="00642F13">
        <w:rPr>
          <w:rStyle w:val="Hyperlink"/>
          <w:rFonts w:cs="Times New Roman"/>
          <w:sz w:val="20"/>
          <w:szCs w:val="20"/>
          <w:lang w:val="en-GB"/>
        </w:rPr>
        <w:fldChar w:fldCharType="end"/>
      </w:r>
      <w:r w:rsidRPr="00697E49">
        <w:rPr>
          <w:rFonts w:cs="Times New Roman"/>
          <w:sz w:val="20"/>
          <w:szCs w:val="20"/>
          <w:lang w:val="en-GB"/>
        </w:rPr>
        <w:t>.</w:t>
      </w:r>
    </w:p>
    <w:p w14:paraId="10D6EBAE" w14:textId="7A4605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Dai, A., J.C. Fyfe, S.P. Xie, and X. Dai, 2015: Decadal modulation of global surface temperature by internal climate variability.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5(6)</w:t>
      </w:r>
      <w:r w:rsidRPr="00697E49">
        <w:rPr>
          <w:rFonts w:cs="Times New Roman"/>
          <w:sz w:val="20"/>
          <w:szCs w:val="20"/>
          <w:lang w:val="en-GB"/>
        </w:rPr>
        <w:t>, doi:</w:t>
      </w:r>
      <w:r w:rsidR="00642F13">
        <w:fldChar w:fldCharType="begin"/>
      </w:r>
      <w:r w:rsidR="00642F13" w:rsidRPr="001D5B54">
        <w:rPr>
          <w:lang w:val="en-US"/>
          <w:rPrChange w:id="3837" w:author="Clotilde Pean" w:date="2021-06-21T14:15:00Z">
            <w:rPr/>
          </w:rPrChange>
        </w:rPr>
        <w:instrText xml:space="preserve"> HYPERLINK "https://dx.doi.org/10.1038/nclimate2605" </w:instrText>
      </w:r>
      <w:r w:rsidR="00642F13">
        <w:fldChar w:fldCharType="separate"/>
      </w:r>
      <w:r w:rsidRPr="00697E49">
        <w:rPr>
          <w:rStyle w:val="Hyperlink"/>
          <w:rFonts w:cs="Times New Roman"/>
          <w:sz w:val="20"/>
          <w:szCs w:val="20"/>
          <w:lang w:val="en-GB"/>
        </w:rPr>
        <w:t>10.1038/nclimate2605</w:t>
      </w:r>
      <w:r w:rsidR="00642F13">
        <w:rPr>
          <w:rStyle w:val="Hyperlink"/>
          <w:rFonts w:cs="Times New Roman"/>
          <w:sz w:val="20"/>
          <w:szCs w:val="20"/>
          <w:lang w:val="en-GB"/>
        </w:rPr>
        <w:fldChar w:fldCharType="end"/>
      </w:r>
      <w:r w:rsidRPr="00697E49">
        <w:rPr>
          <w:rFonts w:cs="Times New Roman"/>
          <w:sz w:val="20"/>
          <w:szCs w:val="20"/>
          <w:lang w:val="en-GB"/>
        </w:rPr>
        <w:t>.</w:t>
      </w:r>
    </w:p>
    <w:p w14:paraId="6B51ABAD" w14:textId="00F2EFA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Danabasoglu, G. et al., 2014: North Atlantic Simulations in Coordinated Ocean-ice Reference Experiments phase 2 (CORE-II). Part 1: Mean States.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73</w:t>
      </w:r>
      <w:r w:rsidRPr="00697E49">
        <w:rPr>
          <w:rFonts w:cs="Times New Roman"/>
          <w:sz w:val="20"/>
          <w:szCs w:val="20"/>
          <w:lang w:val="en-GB"/>
        </w:rPr>
        <w:t>, 76–107, doi:</w:t>
      </w:r>
      <w:r w:rsidR="00642F13">
        <w:fldChar w:fldCharType="begin"/>
      </w:r>
      <w:r w:rsidR="00642F13" w:rsidRPr="001D5B54">
        <w:rPr>
          <w:lang w:val="en-US"/>
          <w:rPrChange w:id="3838" w:author="Clotilde Pean" w:date="2021-06-21T14:15:00Z">
            <w:rPr/>
          </w:rPrChange>
        </w:rPr>
        <w:instrText xml:space="preserve"> HYPERLINK "https://dx.doi.org/10.1016/j.ocemod.2013.10.005" </w:instrText>
      </w:r>
      <w:r w:rsidR="00642F13">
        <w:fldChar w:fldCharType="separate"/>
      </w:r>
      <w:r w:rsidRPr="00697E49">
        <w:rPr>
          <w:rStyle w:val="Hyperlink"/>
          <w:rFonts w:cs="Times New Roman"/>
          <w:sz w:val="20"/>
          <w:szCs w:val="20"/>
          <w:lang w:val="en-GB"/>
        </w:rPr>
        <w:t>10.1016/j.ocemod.2013.10.005</w:t>
      </w:r>
      <w:r w:rsidR="00642F13">
        <w:rPr>
          <w:rStyle w:val="Hyperlink"/>
          <w:rFonts w:cs="Times New Roman"/>
          <w:sz w:val="20"/>
          <w:szCs w:val="20"/>
          <w:lang w:val="en-GB"/>
        </w:rPr>
        <w:fldChar w:fldCharType="end"/>
      </w:r>
      <w:r w:rsidRPr="00697E49">
        <w:rPr>
          <w:rFonts w:cs="Times New Roman"/>
          <w:sz w:val="20"/>
          <w:szCs w:val="20"/>
          <w:lang w:val="en-GB"/>
        </w:rPr>
        <w:t>.</w:t>
      </w:r>
    </w:p>
    <w:p w14:paraId="02DFA53F" w14:textId="110D0C4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Danabasoglu, G. et al., 2016: North Atlantic simulations in Coordinated Ocean-ice Reference Experiments phase II (CORE-II). Part II: Inter-annual to decadal variability.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97</w:t>
      </w:r>
      <w:r w:rsidRPr="00697E49">
        <w:rPr>
          <w:rFonts w:cs="Times New Roman"/>
          <w:sz w:val="20"/>
          <w:szCs w:val="20"/>
          <w:lang w:val="en-GB"/>
        </w:rPr>
        <w:t>, 65–90, doi:</w:t>
      </w:r>
      <w:r w:rsidR="00642F13">
        <w:fldChar w:fldCharType="begin"/>
      </w:r>
      <w:r w:rsidR="00642F13" w:rsidRPr="001D5B54">
        <w:rPr>
          <w:lang w:val="en-US"/>
          <w:rPrChange w:id="3839" w:author="Clotilde Pean" w:date="2021-06-21T14:15:00Z">
            <w:rPr/>
          </w:rPrChange>
        </w:rPr>
        <w:instrText xml:space="preserve"> HYPERLINK "https://dx.doi.org/10.1016/j.ocemod.2015.11.007" </w:instrText>
      </w:r>
      <w:r w:rsidR="00642F13">
        <w:fldChar w:fldCharType="separate"/>
      </w:r>
      <w:r w:rsidRPr="00697E49">
        <w:rPr>
          <w:rStyle w:val="Hyperlink"/>
          <w:rFonts w:cs="Times New Roman"/>
          <w:sz w:val="20"/>
          <w:szCs w:val="20"/>
          <w:lang w:val="en-GB"/>
        </w:rPr>
        <w:t>10.1016/j.ocemod.2015.11.007</w:t>
      </w:r>
      <w:r w:rsidR="00642F13">
        <w:rPr>
          <w:rStyle w:val="Hyperlink"/>
          <w:rFonts w:cs="Times New Roman"/>
          <w:sz w:val="20"/>
          <w:szCs w:val="20"/>
          <w:lang w:val="en-GB"/>
        </w:rPr>
        <w:fldChar w:fldCharType="end"/>
      </w:r>
      <w:r w:rsidRPr="00697E49">
        <w:rPr>
          <w:rFonts w:cs="Times New Roman"/>
          <w:sz w:val="20"/>
          <w:szCs w:val="20"/>
          <w:lang w:val="en-GB"/>
        </w:rPr>
        <w:t>.</w:t>
      </w:r>
    </w:p>
    <w:p w14:paraId="3C9BE79D" w14:textId="3D16E1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Dangendorf, S. et al., 2015: Detecting anthropogenic footprints in sea level rise.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7849, doi:</w:t>
      </w:r>
      <w:r w:rsidR="00642F13">
        <w:fldChar w:fldCharType="begin"/>
      </w:r>
      <w:r w:rsidR="00642F13" w:rsidRPr="001D5B54">
        <w:rPr>
          <w:lang w:val="en-US"/>
          <w:rPrChange w:id="3840" w:author="Clotilde Pean" w:date="2021-06-21T14:15:00Z">
            <w:rPr/>
          </w:rPrChange>
        </w:rPr>
        <w:instrText xml:space="preserve"> HYPERLINK "https://dx.doi.org/10.1038/ncomms8849" </w:instrText>
      </w:r>
      <w:r w:rsidR="00642F13">
        <w:fldChar w:fldCharType="separate"/>
      </w:r>
      <w:r w:rsidRPr="00697E49">
        <w:rPr>
          <w:rStyle w:val="Hyperlink"/>
          <w:rFonts w:cs="Times New Roman"/>
          <w:sz w:val="20"/>
          <w:szCs w:val="20"/>
          <w:lang w:val="en-GB"/>
        </w:rPr>
        <w:t>10.1038/ncomms8849</w:t>
      </w:r>
      <w:r w:rsidR="00642F13">
        <w:rPr>
          <w:rStyle w:val="Hyperlink"/>
          <w:rFonts w:cs="Times New Roman"/>
          <w:sz w:val="20"/>
          <w:szCs w:val="20"/>
          <w:lang w:val="en-GB"/>
        </w:rPr>
        <w:fldChar w:fldCharType="end"/>
      </w:r>
      <w:r w:rsidRPr="00697E49">
        <w:rPr>
          <w:rFonts w:cs="Times New Roman"/>
          <w:sz w:val="20"/>
          <w:szCs w:val="20"/>
          <w:lang w:val="en-GB"/>
        </w:rPr>
        <w:t>.</w:t>
      </w:r>
    </w:p>
    <w:p w14:paraId="31D05A1E" w14:textId="1C8E99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Dansgaard, W. et al., 1993: Evidence for general instability of past climate from a 250-kyr ice-core record.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364(6434)</w:t>
      </w:r>
      <w:r w:rsidRPr="00697E49">
        <w:rPr>
          <w:rFonts w:cs="Times New Roman"/>
          <w:sz w:val="20"/>
          <w:szCs w:val="20"/>
          <w:lang w:val="en-GB"/>
        </w:rPr>
        <w:t>, 218–220, doi:</w:t>
      </w:r>
      <w:r w:rsidR="00642F13">
        <w:fldChar w:fldCharType="begin"/>
      </w:r>
      <w:r w:rsidR="00642F13" w:rsidRPr="001D5B54">
        <w:rPr>
          <w:lang w:val="en-US"/>
          <w:rPrChange w:id="3841" w:author="Clotilde Pean" w:date="2021-06-21T14:15:00Z">
            <w:rPr/>
          </w:rPrChange>
        </w:rPr>
        <w:instrText xml:space="preserve"> HYPERLINK "https://dx.doi.org/10.1038/364218a0" </w:instrText>
      </w:r>
      <w:r w:rsidR="00642F13">
        <w:fldChar w:fldCharType="separate"/>
      </w:r>
      <w:r w:rsidRPr="00697E49">
        <w:rPr>
          <w:rStyle w:val="Hyperlink"/>
          <w:rFonts w:cs="Times New Roman"/>
          <w:sz w:val="20"/>
          <w:szCs w:val="20"/>
          <w:lang w:val="en-GB"/>
        </w:rPr>
        <w:t>10.1038/364218a0</w:t>
      </w:r>
      <w:r w:rsidR="00642F13">
        <w:rPr>
          <w:rStyle w:val="Hyperlink"/>
          <w:rFonts w:cs="Times New Roman"/>
          <w:sz w:val="20"/>
          <w:szCs w:val="20"/>
          <w:lang w:val="en-GB"/>
        </w:rPr>
        <w:fldChar w:fldCharType="end"/>
      </w:r>
      <w:r w:rsidRPr="00697E49">
        <w:rPr>
          <w:rFonts w:cs="Times New Roman"/>
          <w:sz w:val="20"/>
          <w:szCs w:val="20"/>
          <w:lang w:val="en-GB"/>
        </w:rPr>
        <w:t>.</w:t>
      </w:r>
    </w:p>
    <w:p w14:paraId="2591BB5F" w14:textId="5A0F50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Dätwyler, C. et al., 2018: Teleconnection stationarity, variability and trends of the Southern Annular Mode (SAM) during the last millennium.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51(5–6)</w:t>
      </w:r>
      <w:r w:rsidRPr="00697E49">
        <w:rPr>
          <w:rFonts w:cs="Times New Roman"/>
          <w:sz w:val="20"/>
          <w:szCs w:val="20"/>
          <w:lang w:val="en-GB"/>
        </w:rPr>
        <w:t>, 2321–2339, doi:</w:t>
      </w:r>
      <w:r w:rsidR="00642F13">
        <w:fldChar w:fldCharType="begin"/>
      </w:r>
      <w:r w:rsidR="00642F13" w:rsidRPr="001D5B54">
        <w:rPr>
          <w:lang w:val="en-GB"/>
          <w:rPrChange w:id="3842" w:author="Clotilde Pean" w:date="2021-06-21T14:15:00Z">
            <w:rPr/>
          </w:rPrChange>
        </w:rPr>
        <w:instrText xml:space="preserve"> HYPERLINK "https://dx.doi.org/10.1007/s00382-017-4015-0" </w:instrText>
      </w:r>
      <w:r w:rsidR="00642F13">
        <w:fldChar w:fldCharType="separate"/>
      </w:r>
      <w:r w:rsidRPr="00697E49">
        <w:rPr>
          <w:rStyle w:val="Hyperlink"/>
          <w:rFonts w:cs="Times New Roman"/>
          <w:sz w:val="20"/>
          <w:szCs w:val="20"/>
          <w:lang w:val="en-GB"/>
        </w:rPr>
        <w:t>10.1007/s00382-017-4015-0</w:t>
      </w:r>
      <w:r w:rsidR="00642F13">
        <w:rPr>
          <w:rStyle w:val="Hyperlink"/>
          <w:rFonts w:cs="Times New Roman"/>
          <w:sz w:val="20"/>
          <w:szCs w:val="20"/>
          <w:lang w:val="en-GB"/>
        </w:rPr>
        <w:fldChar w:fldCharType="end"/>
      </w:r>
      <w:r w:rsidRPr="00697E49">
        <w:rPr>
          <w:rFonts w:cs="Times New Roman"/>
          <w:sz w:val="20"/>
          <w:szCs w:val="20"/>
          <w:lang w:val="en-GB"/>
        </w:rPr>
        <w:t>.</w:t>
      </w:r>
    </w:p>
    <w:p w14:paraId="187E4522" w14:textId="09393E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Davies-Barnard, T. et al., 2020: Nitrogen cycling in CMIP6 land surface models: progress and limitations.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17(20)</w:t>
      </w:r>
      <w:r w:rsidRPr="00697E49">
        <w:rPr>
          <w:rFonts w:cs="Times New Roman"/>
          <w:sz w:val="20"/>
          <w:szCs w:val="20"/>
          <w:lang w:val="en-GB"/>
        </w:rPr>
        <w:t>, 5129–5148, doi:</w:t>
      </w:r>
      <w:r w:rsidR="00642F13">
        <w:fldChar w:fldCharType="begin"/>
      </w:r>
      <w:r w:rsidR="00642F13" w:rsidRPr="001D5B54">
        <w:rPr>
          <w:lang w:val="en-GB"/>
          <w:rPrChange w:id="3843" w:author="Clotilde Pean" w:date="2021-06-21T14:15:00Z">
            <w:rPr/>
          </w:rPrChange>
        </w:rPr>
        <w:instrText xml:space="preserve"> HYPERLINK "https://dx.doi.org/10.5194/bg-17-5129-2020" </w:instrText>
      </w:r>
      <w:r w:rsidR="00642F13">
        <w:fldChar w:fldCharType="separate"/>
      </w:r>
      <w:r w:rsidRPr="00697E49">
        <w:rPr>
          <w:rStyle w:val="Hyperlink"/>
          <w:rFonts w:cs="Times New Roman"/>
          <w:sz w:val="20"/>
          <w:szCs w:val="20"/>
          <w:lang w:val="en-GB"/>
        </w:rPr>
        <w:t>10.5194/bg-17-5129-2020</w:t>
      </w:r>
      <w:r w:rsidR="00642F13">
        <w:rPr>
          <w:rStyle w:val="Hyperlink"/>
          <w:rFonts w:cs="Times New Roman"/>
          <w:sz w:val="20"/>
          <w:szCs w:val="20"/>
          <w:lang w:val="en-GB"/>
        </w:rPr>
        <w:fldChar w:fldCharType="end"/>
      </w:r>
      <w:r w:rsidRPr="00697E49">
        <w:rPr>
          <w:rFonts w:cs="Times New Roman"/>
          <w:sz w:val="20"/>
          <w:szCs w:val="20"/>
          <w:lang w:val="en-GB"/>
        </w:rPr>
        <w:t>.</w:t>
      </w:r>
    </w:p>
    <w:p w14:paraId="74226D88" w14:textId="2392F7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Davini, P. and C. Cagnazzo, 2014: On the misinterpretation of the North Atlantic Oscillation in CMIP5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43(5)</w:t>
      </w:r>
      <w:r w:rsidRPr="00697E49">
        <w:rPr>
          <w:rFonts w:cs="Times New Roman"/>
          <w:sz w:val="20"/>
          <w:szCs w:val="20"/>
          <w:lang w:val="en-GB"/>
        </w:rPr>
        <w:t>, 1497–1511, doi:</w:t>
      </w:r>
      <w:r w:rsidR="00642F13">
        <w:fldChar w:fldCharType="begin"/>
      </w:r>
      <w:r w:rsidR="00642F13" w:rsidRPr="001D5B54">
        <w:rPr>
          <w:lang w:val="en-US"/>
          <w:rPrChange w:id="3844" w:author="Clotilde Pean" w:date="2021-06-21T14:15:00Z">
            <w:rPr/>
          </w:rPrChange>
        </w:rPr>
        <w:instrText xml:space="preserve"> HYPERLINK "https://dx.doi.org/10.1007/s00382-013-1970-y" </w:instrText>
      </w:r>
      <w:r w:rsidR="00642F13">
        <w:fldChar w:fldCharType="separate"/>
      </w:r>
      <w:r w:rsidRPr="00697E49">
        <w:rPr>
          <w:rStyle w:val="Hyperlink"/>
          <w:rFonts w:cs="Times New Roman"/>
          <w:sz w:val="20"/>
          <w:szCs w:val="20"/>
          <w:lang w:val="en-GB"/>
        </w:rPr>
        <w:t>10.1007/s00382-013-1970-y</w:t>
      </w:r>
      <w:r w:rsidR="00642F13">
        <w:rPr>
          <w:rStyle w:val="Hyperlink"/>
          <w:rFonts w:cs="Times New Roman"/>
          <w:sz w:val="20"/>
          <w:szCs w:val="20"/>
          <w:lang w:val="en-GB"/>
        </w:rPr>
        <w:fldChar w:fldCharType="end"/>
      </w:r>
      <w:r w:rsidRPr="00697E49">
        <w:rPr>
          <w:rFonts w:cs="Times New Roman"/>
          <w:sz w:val="20"/>
          <w:szCs w:val="20"/>
          <w:lang w:val="en-GB"/>
        </w:rPr>
        <w:t>.</w:t>
      </w:r>
    </w:p>
    <w:p w14:paraId="5827CBED" w14:textId="7988E71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Davini, P. and F. D’Andrea, 2016a: Northern Hemisphere Atmospheric Blocking Representation in Global Climate Models: Twenty Years of Improvements?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29(24)</w:t>
      </w:r>
      <w:r w:rsidRPr="00697E49">
        <w:rPr>
          <w:rFonts w:cs="Times New Roman"/>
          <w:sz w:val="20"/>
          <w:szCs w:val="20"/>
          <w:lang w:val="en-GB"/>
        </w:rPr>
        <w:t>, 8823–8840, doi:</w:t>
      </w:r>
      <w:r w:rsidR="00642F13">
        <w:fldChar w:fldCharType="begin"/>
      </w:r>
      <w:r w:rsidR="00642F13" w:rsidRPr="001D5B54">
        <w:rPr>
          <w:lang w:val="en-US"/>
          <w:rPrChange w:id="3845" w:author="Clotilde Pean" w:date="2021-06-21T14:15:00Z">
            <w:rPr/>
          </w:rPrChange>
        </w:rPr>
        <w:instrText xml:space="preserve"> HYPERLINK "https://dx.doi.org/10.1175/jcli-d-16-0242.1" </w:instrText>
      </w:r>
      <w:r w:rsidR="00642F13">
        <w:fldChar w:fldCharType="separate"/>
      </w:r>
      <w:r w:rsidRPr="00697E49">
        <w:rPr>
          <w:rStyle w:val="Hyperlink"/>
          <w:rFonts w:cs="Times New Roman"/>
          <w:sz w:val="20"/>
          <w:szCs w:val="20"/>
          <w:lang w:val="en-GB"/>
        </w:rPr>
        <w:t>10.1175/jcli-d-16-0242.1</w:t>
      </w:r>
      <w:r w:rsidR="00642F13">
        <w:rPr>
          <w:rStyle w:val="Hyperlink"/>
          <w:rFonts w:cs="Times New Roman"/>
          <w:sz w:val="20"/>
          <w:szCs w:val="20"/>
          <w:lang w:val="en-GB"/>
        </w:rPr>
        <w:fldChar w:fldCharType="end"/>
      </w:r>
      <w:r w:rsidRPr="00697E49">
        <w:rPr>
          <w:rFonts w:cs="Times New Roman"/>
          <w:sz w:val="20"/>
          <w:szCs w:val="20"/>
          <w:lang w:val="en-GB"/>
        </w:rPr>
        <w:t>.</w:t>
      </w:r>
    </w:p>
    <w:p w14:paraId="14177498" w14:textId="7E567DB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Davini, P. and F. D’Andrea, 2016b: Northern Hemisphere Atmospheric Blocking Representation in Global Climate Models: Twenty Years of Improvements?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29(24)</w:t>
      </w:r>
      <w:r w:rsidRPr="00697E49">
        <w:rPr>
          <w:rFonts w:cs="Times New Roman"/>
          <w:sz w:val="20"/>
          <w:szCs w:val="20"/>
          <w:lang w:val="en-GB"/>
        </w:rPr>
        <w:t>, 8823–8840, doi:</w:t>
      </w:r>
      <w:r w:rsidR="00642F13">
        <w:fldChar w:fldCharType="begin"/>
      </w:r>
      <w:r w:rsidR="00642F13" w:rsidRPr="001D5B54">
        <w:rPr>
          <w:lang w:val="en-US"/>
          <w:rPrChange w:id="3846" w:author="Clotilde Pean" w:date="2021-06-21T14:15:00Z">
            <w:rPr/>
          </w:rPrChange>
        </w:rPr>
        <w:instrText xml:space="preserve"> HYPERLINK "https://dx.doi.org/10.1175/jcli-d-16-0242.1" </w:instrText>
      </w:r>
      <w:r w:rsidR="00642F13">
        <w:fldChar w:fldCharType="separate"/>
      </w:r>
      <w:r w:rsidRPr="00697E49">
        <w:rPr>
          <w:rStyle w:val="Hyperlink"/>
          <w:rFonts w:cs="Times New Roman"/>
          <w:sz w:val="20"/>
          <w:szCs w:val="20"/>
          <w:lang w:val="en-GB"/>
        </w:rPr>
        <w:t>10.1175/jcli-d-16-0242.1</w:t>
      </w:r>
      <w:r w:rsidR="00642F13">
        <w:rPr>
          <w:rStyle w:val="Hyperlink"/>
          <w:rFonts w:cs="Times New Roman"/>
          <w:sz w:val="20"/>
          <w:szCs w:val="20"/>
          <w:lang w:val="en-GB"/>
        </w:rPr>
        <w:fldChar w:fldCharType="end"/>
      </w:r>
      <w:r w:rsidRPr="00697E49">
        <w:rPr>
          <w:rFonts w:cs="Times New Roman"/>
          <w:sz w:val="20"/>
          <w:szCs w:val="20"/>
          <w:lang w:val="en-GB"/>
        </w:rPr>
        <w:t>.</w:t>
      </w:r>
    </w:p>
    <w:p w14:paraId="5721C7D2" w14:textId="49FFC1F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Davini, P. and F. D’Andrea, 2020: From CMIP3 to CMIP6: Northern hemisphere atmospheric blocking simulation in present and future climate.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33(23)</w:t>
      </w:r>
      <w:r w:rsidRPr="00697E49">
        <w:rPr>
          <w:rFonts w:cs="Times New Roman"/>
          <w:sz w:val="20"/>
          <w:szCs w:val="20"/>
          <w:lang w:val="en-GB"/>
        </w:rPr>
        <w:t>, 10021–10038, doi:</w:t>
      </w:r>
      <w:r w:rsidR="00642F13">
        <w:fldChar w:fldCharType="begin"/>
      </w:r>
      <w:r w:rsidR="00642F13" w:rsidRPr="001D5B54">
        <w:rPr>
          <w:lang w:val="en-US"/>
          <w:rPrChange w:id="3847" w:author="Clotilde Pean" w:date="2021-06-21T14:15:00Z">
            <w:rPr/>
          </w:rPrChange>
        </w:rPr>
        <w:instrText xml:space="preserve"> HYPERLINK "https://dx.doi.org/10.1175/jcli-d-19-0862.1" </w:instrText>
      </w:r>
      <w:r w:rsidR="00642F13">
        <w:fldChar w:fldCharType="separate"/>
      </w:r>
      <w:r w:rsidRPr="00697E49">
        <w:rPr>
          <w:rStyle w:val="Hyperlink"/>
          <w:rFonts w:cs="Times New Roman"/>
          <w:sz w:val="20"/>
          <w:szCs w:val="20"/>
          <w:lang w:val="en-GB"/>
        </w:rPr>
        <w:t>10.1175/jcli-d-19-0862.1</w:t>
      </w:r>
      <w:r w:rsidR="00642F13">
        <w:rPr>
          <w:rStyle w:val="Hyperlink"/>
          <w:rFonts w:cs="Times New Roman"/>
          <w:sz w:val="20"/>
          <w:szCs w:val="20"/>
          <w:lang w:val="en-GB"/>
        </w:rPr>
        <w:fldChar w:fldCharType="end"/>
      </w:r>
      <w:r w:rsidRPr="00697E49">
        <w:rPr>
          <w:rFonts w:cs="Times New Roman"/>
          <w:sz w:val="20"/>
          <w:szCs w:val="20"/>
          <w:lang w:val="en-GB"/>
        </w:rPr>
        <w:t>.</w:t>
      </w:r>
    </w:p>
    <w:p w14:paraId="73C1A27B" w14:textId="7F6A439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Davini, P., J. Hardenberg, and S. Corti, 2015: Tropical origin for the impacts of the Atlantic Multidecadal Variability on the Euro-Atlantic climate.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10(9)</w:t>
      </w:r>
      <w:r w:rsidRPr="00697E49">
        <w:rPr>
          <w:rFonts w:cs="Times New Roman"/>
          <w:sz w:val="20"/>
          <w:szCs w:val="20"/>
          <w:lang w:val="en-GB"/>
        </w:rPr>
        <w:t>, 94010, doi:</w:t>
      </w:r>
      <w:r w:rsidR="00642F13">
        <w:fldChar w:fldCharType="begin"/>
      </w:r>
      <w:r w:rsidR="00642F13" w:rsidRPr="001D5B54">
        <w:rPr>
          <w:lang w:val="en-US"/>
          <w:rPrChange w:id="3848" w:author="Clotilde Pean" w:date="2021-06-21T14:15:00Z">
            <w:rPr/>
          </w:rPrChange>
        </w:rPr>
        <w:instrText xml:space="preserve"> HYPERLINK "https://dx.doi.org/10.1088/1748-9326/10/9/094010" </w:instrText>
      </w:r>
      <w:r w:rsidR="00642F13">
        <w:fldChar w:fldCharType="separate"/>
      </w:r>
      <w:r w:rsidRPr="00697E49">
        <w:rPr>
          <w:rStyle w:val="Hyperlink"/>
          <w:rFonts w:cs="Times New Roman"/>
          <w:sz w:val="20"/>
          <w:szCs w:val="20"/>
          <w:lang w:val="en-GB"/>
        </w:rPr>
        <w:t>10.1088/1748-9326/10/9/094010</w:t>
      </w:r>
      <w:r w:rsidR="00642F13">
        <w:rPr>
          <w:rStyle w:val="Hyperlink"/>
          <w:rFonts w:cs="Times New Roman"/>
          <w:sz w:val="20"/>
          <w:szCs w:val="20"/>
          <w:lang w:val="en-GB"/>
        </w:rPr>
        <w:fldChar w:fldCharType="end"/>
      </w:r>
      <w:r w:rsidRPr="00697E49">
        <w:rPr>
          <w:rFonts w:cs="Times New Roman"/>
          <w:sz w:val="20"/>
          <w:szCs w:val="20"/>
          <w:lang w:val="en-GB"/>
        </w:rPr>
        <w:t>.</w:t>
      </w:r>
    </w:p>
    <w:p w14:paraId="2AAEE932" w14:textId="11B270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Davini, P., S. Corti, F. D’Andrea, G. Rivière, and J. von Hardenberg, 2017: Improved Winter European Atmospheric Blocking Frequencies in High-Resolution Global Climate Simulations.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9(7)</w:t>
      </w:r>
      <w:r w:rsidRPr="00697E49">
        <w:rPr>
          <w:rFonts w:cs="Times New Roman"/>
          <w:sz w:val="20"/>
          <w:szCs w:val="20"/>
          <w:lang w:val="en-GB"/>
        </w:rPr>
        <w:t>, 2615–2634, doi:</w:t>
      </w:r>
      <w:r w:rsidR="00642F13">
        <w:fldChar w:fldCharType="begin"/>
      </w:r>
      <w:r w:rsidR="00642F13" w:rsidRPr="001D5B54">
        <w:rPr>
          <w:lang w:val="en-US"/>
          <w:rPrChange w:id="3849" w:author="Clotilde Pean" w:date="2021-06-21T14:15:00Z">
            <w:rPr/>
          </w:rPrChange>
        </w:rPr>
        <w:instrText xml:space="preserve"> HYPERLINK "https://dx.doi.org/10.1002/2017ms001082" </w:instrText>
      </w:r>
      <w:r w:rsidR="00642F13">
        <w:fldChar w:fldCharType="separate"/>
      </w:r>
      <w:r w:rsidRPr="00697E49">
        <w:rPr>
          <w:rStyle w:val="Hyperlink"/>
          <w:rFonts w:cs="Times New Roman"/>
          <w:sz w:val="20"/>
          <w:szCs w:val="20"/>
          <w:lang w:val="en-GB"/>
        </w:rPr>
        <w:t>10.1002/2017ms001082</w:t>
      </w:r>
      <w:r w:rsidR="00642F13">
        <w:rPr>
          <w:rStyle w:val="Hyperlink"/>
          <w:rFonts w:cs="Times New Roman"/>
          <w:sz w:val="20"/>
          <w:szCs w:val="20"/>
          <w:lang w:val="en-GB"/>
        </w:rPr>
        <w:fldChar w:fldCharType="end"/>
      </w:r>
      <w:r w:rsidRPr="00697E49">
        <w:rPr>
          <w:rFonts w:cs="Times New Roman"/>
          <w:sz w:val="20"/>
          <w:szCs w:val="20"/>
          <w:lang w:val="en-GB"/>
        </w:rPr>
        <w:t>.</w:t>
      </w:r>
    </w:p>
    <w:p w14:paraId="05933A7E" w14:textId="411D144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Davis, N. and T. Birner, 2017: On the Discrepancies in Tropical Belt Expansion between Reanalyses and Climate Models and among Tropical Belt Width Metrics.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30(4)</w:t>
      </w:r>
      <w:r w:rsidRPr="00697E49">
        <w:rPr>
          <w:rFonts w:cs="Times New Roman"/>
          <w:sz w:val="20"/>
          <w:szCs w:val="20"/>
          <w:lang w:val="en-GB"/>
        </w:rPr>
        <w:t>, 1211–1231, doi:</w:t>
      </w:r>
      <w:r w:rsidR="00642F13">
        <w:fldChar w:fldCharType="begin"/>
      </w:r>
      <w:r w:rsidR="00642F13" w:rsidRPr="001D5B54">
        <w:rPr>
          <w:lang w:val="en-US"/>
          <w:rPrChange w:id="3850" w:author="Clotilde Pean" w:date="2021-06-21T14:15:00Z">
            <w:rPr/>
          </w:rPrChange>
        </w:rPr>
        <w:instrText xml:space="preserve"> HYPERLINK "https://dx.doi.org/10.1175/jcli-d-16-0371.1" </w:instrText>
      </w:r>
      <w:r w:rsidR="00642F13">
        <w:fldChar w:fldCharType="separate"/>
      </w:r>
      <w:r w:rsidRPr="00697E49">
        <w:rPr>
          <w:rStyle w:val="Hyperlink"/>
          <w:rFonts w:cs="Times New Roman"/>
          <w:sz w:val="20"/>
          <w:szCs w:val="20"/>
          <w:lang w:val="en-GB"/>
        </w:rPr>
        <w:t>10.1175/jcli-d-16-0371.1</w:t>
      </w:r>
      <w:r w:rsidR="00642F13">
        <w:rPr>
          <w:rStyle w:val="Hyperlink"/>
          <w:rFonts w:cs="Times New Roman"/>
          <w:sz w:val="20"/>
          <w:szCs w:val="20"/>
          <w:lang w:val="en-GB"/>
        </w:rPr>
        <w:fldChar w:fldCharType="end"/>
      </w:r>
      <w:r w:rsidRPr="00697E49">
        <w:rPr>
          <w:rFonts w:cs="Times New Roman"/>
          <w:sz w:val="20"/>
          <w:szCs w:val="20"/>
          <w:lang w:val="en-GB"/>
        </w:rPr>
        <w:t>.</w:t>
      </w:r>
    </w:p>
    <w:p w14:paraId="139F4182" w14:textId="138BD63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Davy, R. and S. Outten, 2020: The Arctic Surface Climate in CMIP6: Status and Developments since CMIP5.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33(18)</w:t>
      </w:r>
      <w:r w:rsidRPr="00697E49">
        <w:rPr>
          <w:rFonts w:cs="Times New Roman"/>
          <w:sz w:val="20"/>
          <w:szCs w:val="20"/>
          <w:lang w:val="en-GB"/>
        </w:rPr>
        <w:t>, 8047–8068, doi:</w:t>
      </w:r>
      <w:r w:rsidR="00642F13">
        <w:fldChar w:fldCharType="begin"/>
      </w:r>
      <w:r w:rsidR="00642F13" w:rsidRPr="001D5B54">
        <w:rPr>
          <w:lang w:val="en-US"/>
          <w:rPrChange w:id="3851" w:author="Clotilde Pean" w:date="2021-06-21T14:15:00Z">
            <w:rPr/>
          </w:rPrChange>
        </w:rPr>
        <w:instrText xml:space="preserve"> HYPERLINK "https://dx.doi.org/10.1175/jcli-d-19-0990.1" </w:instrText>
      </w:r>
      <w:r w:rsidR="00642F13">
        <w:fldChar w:fldCharType="separate"/>
      </w:r>
      <w:r w:rsidRPr="00697E49">
        <w:rPr>
          <w:rStyle w:val="Hyperlink"/>
          <w:rFonts w:cs="Times New Roman"/>
          <w:sz w:val="20"/>
          <w:szCs w:val="20"/>
          <w:lang w:val="en-GB"/>
        </w:rPr>
        <w:t>10.1175/jcli-d-19-0990.1</w:t>
      </w:r>
      <w:r w:rsidR="00642F13">
        <w:rPr>
          <w:rStyle w:val="Hyperlink"/>
          <w:rFonts w:cs="Times New Roman"/>
          <w:sz w:val="20"/>
          <w:szCs w:val="20"/>
          <w:lang w:val="en-GB"/>
        </w:rPr>
        <w:fldChar w:fldCharType="end"/>
      </w:r>
      <w:r w:rsidRPr="00697E49">
        <w:rPr>
          <w:rFonts w:cs="Times New Roman"/>
          <w:sz w:val="20"/>
          <w:szCs w:val="20"/>
          <w:lang w:val="en-GB"/>
        </w:rPr>
        <w:t>.</w:t>
      </w:r>
    </w:p>
    <w:p w14:paraId="76A4C800" w14:textId="1AEB54E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DelSole, T., L. Trenary, X. Yan, and M.K. Tippett, 2019: Confidence intervals in optimal fingerprinting.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52(7–8)</w:t>
      </w:r>
      <w:r w:rsidRPr="00697E49">
        <w:rPr>
          <w:rFonts w:cs="Times New Roman"/>
          <w:sz w:val="20"/>
          <w:szCs w:val="20"/>
          <w:lang w:val="en-GB"/>
        </w:rPr>
        <w:t>, 4111–4126, doi:</w:t>
      </w:r>
      <w:r w:rsidR="00642F13">
        <w:fldChar w:fldCharType="begin"/>
      </w:r>
      <w:r w:rsidR="00642F13" w:rsidRPr="001D5B54">
        <w:rPr>
          <w:lang w:val="en-US"/>
          <w:rPrChange w:id="3852" w:author="Clotilde Pean" w:date="2021-06-21T14:15:00Z">
            <w:rPr/>
          </w:rPrChange>
        </w:rPr>
        <w:instrText xml:space="preserve"> HYPERLINK "https://dx.doi.org/10.1007/s00382-018-4356-3" </w:instrText>
      </w:r>
      <w:r w:rsidR="00642F13">
        <w:fldChar w:fldCharType="separate"/>
      </w:r>
      <w:r w:rsidRPr="00697E49">
        <w:rPr>
          <w:rStyle w:val="Hyperlink"/>
          <w:rFonts w:cs="Times New Roman"/>
          <w:sz w:val="20"/>
          <w:szCs w:val="20"/>
          <w:lang w:val="en-GB"/>
        </w:rPr>
        <w:t>10.1007/s00382-018-4356-3</w:t>
      </w:r>
      <w:r w:rsidR="00642F13">
        <w:rPr>
          <w:rStyle w:val="Hyperlink"/>
          <w:rFonts w:cs="Times New Roman"/>
          <w:sz w:val="20"/>
          <w:szCs w:val="20"/>
          <w:lang w:val="en-GB"/>
        </w:rPr>
        <w:fldChar w:fldCharType="end"/>
      </w:r>
      <w:r w:rsidRPr="00697E49">
        <w:rPr>
          <w:rFonts w:cs="Times New Roman"/>
          <w:sz w:val="20"/>
          <w:szCs w:val="20"/>
          <w:lang w:val="en-GB"/>
        </w:rPr>
        <w:t>.</w:t>
      </w:r>
    </w:p>
    <w:p w14:paraId="51246394" w14:textId="319BFA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Delworth, T.L. and K.W. Dixon, 2006: Have anthropogenic aerosols delayed a greenhouse gas-induced weakening of the North Atlantic thermohaline circulation?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33(2)</w:t>
      </w:r>
      <w:r w:rsidRPr="00697E49">
        <w:rPr>
          <w:rFonts w:cs="Times New Roman"/>
          <w:sz w:val="20"/>
          <w:szCs w:val="20"/>
          <w:lang w:val="en-GB"/>
        </w:rPr>
        <w:t>, doi:</w:t>
      </w:r>
      <w:r w:rsidR="00642F13">
        <w:fldChar w:fldCharType="begin"/>
      </w:r>
      <w:r w:rsidR="00642F13" w:rsidRPr="001D5B54">
        <w:rPr>
          <w:lang w:val="en-US"/>
          <w:rPrChange w:id="3853" w:author="Clotilde Pean" w:date="2021-06-21T14:15:00Z">
            <w:rPr/>
          </w:rPrChange>
        </w:rPr>
        <w:instrText xml:space="preserve"> HYPERLINK "https://dx.doi.org/10.1029/2005gl024980" </w:instrText>
      </w:r>
      <w:r w:rsidR="00642F13">
        <w:fldChar w:fldCharType="separate"/>
      </w:r>
      <w:r w:rsidRPr="00697E49">
        <w:rPr>
          <w:rStyle w:val="Hyperlink"/>
          <w:rFonts w:cs="Times New Roman"/>
          <w:sz w:val="20"/>
          <w:szCs w:val="20"/>
          <w:lang w:val="en-GB"/>
        </w:rPr>
        <w:t>10.1029/2005gl024980</w:t>
      </w:r>
      <w:r w:rsidR="00642F13">
        <w:rPr>
          <w:rStyle w:val="Hyperlink"/>
          <w:rFonts w:cs="Times New Roman"/>
          <w:sz w:val="20"/>
          <w:szCs w:val="20"/>
          <w:lang w:val="en-GB"/>
        </w:rPr>
        <w:fldChar w:fldCharType="end"/>
      </w:r>
      <w:r w:rsidRPr="00697E49">
        <w:rPr>
          <w:rFonts w:cs="Times New Roman"/>
          <w:sz w:val="20"/>
          <w:szCs w:val="20"/>
          <w:lang w:val="en-GB"/>
        </w:rPr>
        <w:t>.</w:t>
      </w:r>
    </w:p>
    <w:p w14:paraId="47D3E38A" w14:textId="0BD1305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Delworth, T.L., F. Zeng, A. Rosati, G.A. Vecchi, and A.T. Wittenberg, 2015: A Link between the Hiatus in Global Warming and North American Drought.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28(9)</w:t>
      </w:r>
      <w:r w:rsidRPr="00697E49">
        <w:rPr>
          <w:rFonts w:cs="Times New Roman"/>
          <w:sz w:val="20"/>
          <w:szCs w:val="20"/>
          <w:lang w:val="en-GB"/>
        </w:rPr>
        <w:t>, 3834–3845, doi:</w:t>
      </w:r>
      <w:r w:rsidR="00642F13">
        <w:fldChar w:fldCharType="begin"/>
      </w:r>
      <w:r w:rsidR="00642F13" w:rsidRPr="001D5B54">
        <w:rPr>
          <w:lang w:val="en-US"/>
          <w:rPrChange w:id="3854" w:author="Clotilde Pean" w:date="2021-06-21T14:15:00Z">
            <w:rPr/>
          </w:rPrChange>
        </w:rPr>
        <w:instrText xml:space="preserve"> HYPERLINK "https://dx.doi.org/10.1175/jcli-d-14-00616.1" </w:instrText>
      </w:r>
      <w:r w:rsidR="00642F13">
        <w:fldChar w:fldCharType="separate"/>
      </w:r>
      <w:r w:rsidRPr="00697E49">
        <w:rPr>
          <w:rStyle w:val="Hyperlink"/>
          <w:rFonts w:cs="Times New Roman"/>
          <w:sz w:val="20"/>
          <w:szCs w:val="20"/>
          <w:lang w:val="en-GB"/>
        </w:rPr>
        <w:t>10.1175/jcli-d-14-00616.1</w:t>
      </w:r>
      <w:r w:rsidR="00642F13">
        <w:rPr>
          <w:rStyle w:val="Hyperlink"/>
          <w:rFonts w:cs="Times New Roman"/>
          <w:sz w:val="20"/>
          <w:szCs w:val="20"/>
          <w:lang w:val="en-GB"/>
        </w:rPr>
        <w:fldChar w:fldCharType="end"/>
      </w:r>
      <w:r w:rsidRPr="00697E49">
        <w:rPr>
          <w:rFonts w:cs="Times New Roman"/>
          <w:sz w:val="20"/>
          <w:szCs w:val="20"/>
          <w:lang w:val="en-GB"/>
        </w:rPr>
        <w:t>.</w:t>
      </w:r>
    </w:p>
    <w:p w14:paraId="73376E63" w14:textId="2E259EA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Delworth, T.L. et al., 2017: The Central Role of Ocean Dynamics in Connecting the North Atlantic Oscillation to the Extratropical Component of the Atlantic Multidecadal Oscillation.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30(10)</w:t>
      </w:r>
      <w:r w:rsidRPr="00697E49">
        <w:rPr>
          <w:rFonts w:cs="Times New Roman"/>
          <w:sz w:val="20"/>
          <w:szCs w:val="20"/>
          <w:lang w:val="en-GB"/>
        </w:rPr>
        <w:t>, 3789–3805, doi:</w:t>
      </w:r>
      <w:r w:rsidR="00642F13">
        <w:fldChar w:fldCharType="begin"/>
      </w:r>
      <w:r w:rsidR="00642F13" w:rsidRPr="001D5B54">
        <w:rPr>
          <w:lang w:val="en-US"/>
          <w:rPrChange w:id="3855" w:author="Clotilde Pean" w:date="2021-06-21T14:15:00Z">
            <w:rPr/>
          </w:rPrChange>
        </w:rPr>
        <w:instrText xml:space="preserve"> HYPERLINK "https://dx.doi.org/10.1175/jcli-d-16-0358.1" </w:instrText>
      </w:r>
      <w:r w:rsidR="00642F13">
        <w:fldChar w:fldCharType="separate"/>
      </w:r>
      <w:r w:rsidRPr="00697E49">
        <w:rPr>
          <w:rStyle w:val="Hyperlink"/>
          <w:rFonts w:cs="Times New Roman"/>
          <w:sz w:val="20"/>
          <w:szCs w:val="20"/>
          <w:lang w:val="en-GB"/>
        </w:rPr>
        <w:t>10.1175/jcli-d-16-0358.1</w:t>
      </w:r>
      <w:r w:rsidR="00642F13">
        <w:rPr>
          <w:rStyle w:val="Hyperlink"/>
          <w:rFonts w:cs="Times New Roman"/>
          <w:sz w:val="20"/>
          <w:szCs w:val="20"/>
          <w:lang w:val="en-GB"/>
        </w:rPr>
        <w:fldChar w:fldCharType="end"/>
      </w:r>
      <w:r w:rsidRPr="00697E49">
        <w:rPr>
          <w:rFonts w:cs="Times New Roman"/>
          <w:sz w:val="20"/>
          <w:szCs w:val="20"/>
          <w:lang w:val="en-GB"/>
        </w:rPr>
        <w:t>.</w:t>
      </w:r>
    </w:p>
    <w:p w14:paraId="7444DC5C" w14:textId="468BC60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Dennison, F.W., A. McDonald, and O. Morgenstern, 2016: The influence of ozone forcing on blocking in the Southern Hemisphere.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121(24)</w:t>
      </w:r>
      <w:r w:rsidRPr="00697E49">
        <w:rPr>
          <w:rFonts w:cs="Times New Roman"/>
          <w:sz w:val="20"/>
          <w:szCs w:val="20"/>
          <w:lang w:val="en-GB"/>
        </w:rPr>
        <w:t>, 14,358–14,371, doi:</w:t>
      </w:r>
      <w:r w:rsidR="00642F13">
        <w:fldChar w:fldCharType="begin"/>
      </w:r>
      <w:r w:rsidR="00642F13" w:rsidRPr="001D5B54">
        <w:rPr>
          <w:lang w:val="en-US"/>
          <w:rPrChange w:id="3856" w:author="Clotilde Pean" w:date="2021-06-21T14:15:00Z">
            <w:rPr/>
          </w:rPrChange>
        </w:rPr>
        <w:instrText xml:space="preserve"> HYPERLINK "https://dx.doi.org/10.1002/2016jd025033" </w:instrText>
      </w:r>
      <w:r w:rsidR="00642F13">
        <w:fldChar w:fldCharType="separate"/>
      </w:r>
      <w:r w:rsidRPr="00697E49">
        <w:rPr>
          <w:rStyle w:val="Hyperlink"/>
          <w:rFonts w:cs="Times New Roman"/>
          <w:sz w:val="20"/>
          <w:szCs w:val="20"/>
          <w:lang w:val="en-GB"/>
        </w:rPr>
        <w:t>10.1002/2016jd025033</w:t>
      </w:r>
      <w:r w:rsidR="00642F13">
        <w:rPr>
          <w:rStyle w:val="Hyperlink"/>
          <w:rFonts w:cs="Times New Roman"/>
          <w:sz w:val="20"/>
          <w:szCs w:val="20"/>
          <w:lang w:val="en-GB"/>
        </w:rPr>
        <w:fldChar w:fldCharType="end"/>
      </w:r>
      <w:r w:rsidRPr="00697E49">
        <w:rPr>
          <w:rFonts w:cs="Times New Roman"/>
          <w:sz w:val="20"/>
          <w:szCs w:val="20"/>
          <w:lang w:val="en-GB"/>
        </w:rPr>
        <w:t>.</w:t>
      </w:r>
    </w:p>
    <w:p w14:paraId="7B380786" w14:textId="4D6E882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Deppenmeier, A.-L., R.J. Haarsma, and W. Hazeleger, 2016: The Bjerknes feedback in the tropical Atlantic in CMIP5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47(7–8)</w:t>
      </w:r>
      <w:r w:rsidRPr="00697E49">
        <w:rPr>
          <w:rFonts w:cs="Times New Roman"/>
          <w:sz w:val="20"/>
          <w:szCs w:val="20"/>
          <w:lang w:val="en-GB"/>
        </w:rPr>
        <w:t>, 2691–2707, doi:</w:t>
      </w:r>
      <w:r w:rsidR="00642F13">
        <w:fldChar w:fldCharType="begin"/>
      </w:r>
      <w:r w:rsidR="00642F13" w:rsidRPr="001D5B54">
        <w:rPr>
          <w:lang w:val="en-US"/>
          <w:rPrChange w:id="3857" w:author="Clotilde Pean" w:date="2021-06-21T14:15:00Z">
            <w:rPr/>
          </w:rPrChange>
        </w:rPr>
        <w:instrText xml:space="preserve"> HYPERLINK "https://dx.doi.org/10.1007/s00382-016-2992-z" </w:instrText>
      </w:r>
      <w:r w:rsidR="00642F13">
        <w:fldChar w:fldCharType="separate"/>
      </w:r>
      <w:r w:rsidRPr="00697E49">
        <w:rPr>
          <w:rStyle w:val="Hyperlink"/>
          <w:rFonts w:cs="Times New Roman"/>
          <w:sz w:val="20"/>
          <w:szCs w:val="20"/>
          <w:lang w:val="en-GB"/>
        </w:rPr>
        <w:t>10.1007/s00382-016-2992-z</w:t>
      </w:r>
      <w:r w:rsidR="00642F13">
        <w:rPr>
          <w:rStyle w:val="Hyperlink"/>
          <w:rFonts w:cs="Times New Roman"/>
          <w:sz w:val="20"/>
          <w:szCs w:val="20"/>
          <w:lang w:val="en-GB"/>
        </w:rPr>
        <w:fldChar w:fldCharType="end"/>
      </w:r>
      <w:r w:rsidRPr="00697E49">
        <w:rPr>
          <w:rFonts w:cs="Times New Roman"/>
          <w:sz w:val="20"/>
          <w:szCs w:val="20"/>
          <w:lang w:val="en-GB"/>
        </w:rPr>
        <w:t>.</w:t>
      </w:r>
    </w:p>
    <w:p w14:paraId="246A74F9" w14:textId="498FF7A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Dergiades, T., R.K. Kaufmann, and T. Panagiotidis, 2016: Long-run changes in radiative forcing and surface temperature: The effect of human activity over the last five centuries. </w:t>
      </w:r>
      <w:r w:rsidRPr="00697E49">
        <w:rPr>
          <w:rFonts w:cs="Times New Roman"/>
          <w:i/>
          <w:sz w:val="20"/>
          <w:szCs w:val="20"/>
          <w:lang w:val="en-GB"/>
        </w:rPr>
        <w:t>Journal of Environmental Economics and Management</w:t>
      </w:r>
      <w:r w:rsidRPr="00697E49">
        <w:rPr>
          <w:rFonts w:cs="Times New Roman"/>
          <w:sz w:val="20"/>
          <w:szCs w:val="20"/>
          <w:lang w:val="en-GB"/>
        </w:rPr>
        <w:t xml:space="preserve">, </w:t>
      </w:r>
      <w:r w:rsidRPr="00697E49">
        <w:rPr>
          <w:rFonts w:cs="Times New Roman"/>
          <w:b/>
          <w:sz w:val="20"/>
          <w:szCs w:val="20"/>
          <w:lang w:val="en-GB"/>
        </w:rPr>
        <w:t>76</w:t>
      </w:r>
      <w:r w:rsidRPr="00697E49">
        <w:rPr>
          <w:rFonts w:cs="Times New Roman"/>
          <w:sz w:val="20"/>
          <w:szCs w:val="20"/>
          <w:lang w:val="en-GB"/>
        </w:rPr>
        <w:t>, doi:</w:t>
      </w:r>
      <w:r w:rsidR="00642F13">
        <w:fldChar w:fldCharType="begin"/>
      </w:r>
      <w:r w:rsidR="00642F13" w:rsidRPr="001D5B54">
        <w:rPr>
          <w:lang w:val="en-US"/>
          <w:rPrChange w:id="3858" w:author="Clotilde Pean" w:date="2021-06-21T14:15:00Z">
            <w:rPr/>
          </w:rPrChange>
        </w:rPr>
        <w:instrText xml:space="preserve"> HYPERLINK "https://dx.doi.org/10.1016/j.jeem.2015.11.005" </w:instrText>
      </w:r>
      <w:r w:rsidR="00642F13">
        <w:fldChar w:fldCharType="separate"/>
      </w:r>
      <w:r w:rsidRPr="00697E49">
        <w:rPr>
          <w:rStyle w:val="Hyperlink"/>
          <w:rFonts w:cs="Times New Roman"/>
          <w:sz w:val="20"/>
          <w:szCs w:val="20"/>
          <w:lang w:val="en-GB"/>
        </w:rPr>
        <w:t>10.1016/j.jeem.2015.11.005</w:t>
      </w:r>
      <w:r w:rsidR="00642F13">
        <w:rPr>
          <w:rStyle w:val="Hyperlink"/>
          <w:rFonts w:cs="Times New Roman"/>
          <w:sz w:val="20"/>
          <w:szCs w:val="20"/>
          <w:lang w:val="en-GB"/>
        </w:rPr>
        <w:fldChar w:fldCharType="end"/>
      </w:r>
      <w:r w:rsidRPr="00697E49">
        <w:rPr>
          <w:rFonts w:cs="Times New Roman"/>
          <w:sz w:val="20"/>
          <w:szCs w:val="20"/>
          <w:lang w:val="en-GB"/>
        </w:rPr>
        <w:t>.</w:t>
      </w:r>
    </w:p>
    <w:p w14:paraId="331CB5F5" w14:textId="12FBE4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Deser, C., A.S. Phillips, and M.A. Alexander, 2010: Twentieth century tropical sea surface temperature trends revisited.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37(10)</w:t>
      </w:r>
      <w:r w:rsidRPr="00697E49">
        <w:rPr>
          <w:rFonts w:cs="Times New Roman"/>
          <w:sz w:val="20"/>
          <w:szCs w:val="20"/>
          <w:lang w:val="en-GB"/>
        </w:rPr>
        <w:t>, n/a–n/a, doi:</w:t>
      </w:r>
      <w:r w:rsidR="00642F13">
        <w:fldChar w:fldCharType="begin"/>
      </w:r>
      <w:r w:rsidR="00642F13" w:rsidRPr="001D5B54">
        <w:rPr>
          <w:lang w:val="en-US"/>
          <w:rPrChange w:id="3859" w:author="Clotilde Pean" w:date="2021-06-21T14:15:00Z">
            <w:rPr/>
          </w:rPrChange>
        </w:rPr>
        <w:instrText xml:space="preserve"> HYPERLINK "https://dx.doi.org/10.1029/2010gl043321" </w:instrText>
      </w:r>
      <w:r w:rsidR="00642F13">
        <w:fldChar w:fldCharType="separate"/>
      </w:r>
      <w:r w:rsidRPr="00697E49">
        <w:rPr>
          <w:rStyle w:val="Hyperlink"/>
          <w:rFonts w:cs="Times New Roman"/>
          <w:sz w:val="20"/>
          <w:szCs w:val="20"/>
          <w:lang w:val="en-GB"/>
        </w:rPr>
        <w:t>10.1029/2010gl043321</w:t>
      </w:r>
      <w:r w:rsidR="00642F13">
        <w:rPr>
          <w:rStyle w:val="Hyperlink"/>
          <w:rFonts w:cs="Times New Roman"/>
          <w:sz w:val="20"/>
          <w:szCs w:val="20"/>
          <w:lang w:val="en-GB"/>
        </w:rPr>
        <w:fldChar w:fldCharType="end"/>
      </w:r>
      <w:r w:rsidRPr="00697E49">
        <w:rPr>
          <w:rFonts w:cs="Times New Roman"/>
          <w:sz w:val="20"/>
          <w:szCs w:val="20"/>
          <w:lang w:val="en-GB"/>
        </w:rPr>
        <w:t>.</w:t>
      </w:r>
    </w:p>
    <w:p w14:paraId="647CAF05" w14:textId="548486E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Deser, C., R. Guo, and F. Lehner, 2017a: The relative contributions of tropical Pacific sea surface temperatures and atmospheric internal variability to the recent global warming hiatus.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44(15)</w:t>
      </w:r>
      <w:r w:rsidRPr="00697E49">
        <w:rPr>
          <w:rFonts w:cs="Times New Roman"/>
          <w:sz w:val="20"/>
          <w:szCs w:val="20"/>
          <w:lang w:val="en-GB"/>
        </w:rPr>
        <w:t>, 7945–7954, doi:</w:t>
      </w:r>
      <w:r w:rsidR="00642F13">
        <w:fldChar w:fldCharType="begin"/>
      </w:r>
      <w:r w:rsidR="00642F13" w:rsidRPr="001D5B54">
        <w:rPr>
          <w:lang w:val="en-US"/>
          <w:rPrChange w:id="3860" w:author="Clotilde Pean" w:date="2021-06-21T14:15:00Z">
            <w:rPr/>
          </w:rPrChange>
        </w:rPr>
        <w:instrText xml:space="preserve"> HYPERLINK "https://dx.doi.org/10.1002/2017gl074273" </w:instrText>
      </w:r>
      <w:r w:rsidR="00642F13">
        <w:fldChar w:fldCharType="separate"/>
      </w:r>
      <w:r w:rsidRPr="00697E49">
        <w:rPr>
          <w:rStyle w:val="Hyperlink"/>
          <w:rFonts w:cs="Times New Roman"/>
          <w:sz w:val="20"/>
          <w:szCs w:val="20"/>
          <w:lang w:val="en-GB"/>
        </w:rPr>
        <w:t>10.1002/2017gl074273</w:t>
      </w:r>
      <w:r w:rsidR="00642F13">
        <w:rPr>
          <w:rStyle w:val="Hyperlink"/>
          <w:rFonts w:cs="Times New Roman"/>
          <w:sz w:val="20"/>
          <w:szCs w:val="20"/>
          <w:lang w:val="en-GB"/>
        </w:rPr>
        <w:fldChar w:fldCharType="end"/>
      </w:r>
      <w:r w:rsidRPr="00697E49">
        <w:rPr>
          <w:rFonts w:cs="Times New Roman"/>
          <w:sz w:val="20"/>
          <w:szCs w:val="20"/>
          <w:lang w:val="en-GB"/>
        </w:rPr>
        <w:t>.</w:t>
      </w:r>
    </w:p>
    <w:p w14:paraId="7B37DB0D" w14:textId="44DAF0B4" w:rsidR="00D55262" w:rsidRPr="00697E49" w:rsidRDefault="00D55262" w:rsidP="00D55262">
      <w:pPr>
        <w:adjustRightInd w:val="0"/>
        <w:ind w:left="720" w:hanging="720"/>
        <w:rPr>
          <w:rFonts w:cs="Times New Roman"/>
          <w:sz w:val="20"/>
          <w:szCs w:val="20"/>
        </w:rPr>
      </w:pPr>
      <w:r w:rsidRPr="00697E49">
        <w:rPr>
          <w:rFonts w:cs="Times New Roman"/>
          <w:sz w:val="20"/>
          <w:szCs w:val="20"/>
          <w:lang w:val="en-GB"/>
        </w:rPr>
        <w:t xml:space="preserve">Deser, C., J.W. Hurrell, and A.S. Phillips, 2017b: The role of the North Atlantic Oscillation in European climate projections. </w:t>
      </w:r>
      <w:r w:rsidRPr="00697E49">
        <w:rPr>
          <w:rFonts w:cs="Times New Roman"/>
          <w:i/>
          <w:sz w:val="20"/>
          <w:szCs w:val="20"/>
        </w:rPr>
        <w:t>Climate Dynamics</w:t>
      </w:r>
      <w:r w:rsidRPr="00697E49">
        <w:rPr>
          <w:rFonts w:cs="Times New Roman"/>
          <w:sz w:val="20"/>
          <w:szCs w:val="20"/>
        </w:rPr>
        <w:t xml:space="preserve">, </w:t>
      </w:r>
      <w:r w:rsidRPr="00697E49">
        <w:rPr>
          <w:rFonts w:cs="Times New Roman"/>
          <w:b/>
          <w:sz w:val="20"/>
          <w:szCs w:val="20"/>
        </w:rPr>
        <w:t>49(9)</w:t>
      </w:r>
      <w:r w:rsidRPr="00697E49">
        <w:rPr>
          <w:rFonts w:cs="Times New Roman"/>
          <w:sz w:val="20"/>
          <w:szCs w:val="20"/>
        </w:rPr>
        <w:t>, 3141–3157, doi:</w:t>
      </w:r>
      <w:hyperlink r:id="rId20" w:history="1">
        <w:r w:rsidRPr="00697E49">
          <w:rPr>
            <w:rStyle w:val="Hyperlink"/>
            <w:rFonts w:cs="Times New Roman"/>
            <w:sz w:val="20"/>
            <w:szCs w:val="20"/>
          </w:rPr>
          <w:t>10.1007/s00382-016-3502-z</w:t>
        </w:r>
      </w:hyperlink>
      <w:r w:rsidRPr="00697E49">
        <w:rPr>
          <w:rFonts w:cs="Times New Roman"/>
          <w:sz w:val="20"/>
          <w:szCs w:val="20"/>
        </w:rPr>
        <w:t>.</w:t>
      </w:r>
    </w:p>
    <w:p w14:paraId="1E50FEA9" w14:textId="45E409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rPr>
        <w:lastRenderedPageBreak/>
        <w:t xml:space="preserve">Deutsch, C. et al., 2014: Oceanography. </w:t>
      </w:r>
      <w:r w:rsidRPr="00697E49">
        <w:rPr>
          <w:rFonts w:cs="Times New Roman"/>
          <w:sz w:val="20"/>
          <w:szCs w:val="20"/>
          <w:lang w:val="en-GB"/>
        </w:rPr>
        <w:t xml:space="preserve">Centennial changes in North Pacific anoxia linked to tropical trade winds.. </w:t>
      </w:r>
      <w:r w:rsidRPr="00697E49">
        <w:rPr>
          <w:rFonts w:cs="Times New Roman"/>
          <w:i/>
          <w:sz w:val="20"/>
          <w:szCs w:val="20"/>
          <w:lang w:val="en-GB"/>
        </w:rPr>
        <w:t>Science (New York, N.Y.)</w:t>
      </w:r>
      <w:r w:rsidRPr="00697E49">
        <w:rPr>
          <w:rFonts w:cs="Times New Roman"/>
          <w:sz w:val="20"/>
          <w:szCs w:val="20"/>
          <w:lang w:val="en-GB"/>
        </w:rPr>
        <w:t xml:space="preserve">, </w:t>
      </w:r>
      <w:r w:rsidRPr="00697E49">
        <w:rPr>
          <w:rFonts w:cs="Times New Roman"/>
          <w:b/>
          <w:sz w:val="20"/>
          <w:szCs w:val="20"/>
          <w:lang w:val="en-GB"/>
        </w:rPr>
        <w:t>345(6197)</w:t>
      </w:r>
      <w:r w:rsidRPr="00697E49">
        <w:rPr>
          <w:rFonts w:cs="Times New Roman"/>
          <w:sz w:val="20"/>
          <w:szCs w:val="20"/>
          <w:lang w:val="en-GB"/>
        </w:rPr>
        <w:t>, 665–8, doi:</w:t>
      </w:r>
      <w:r w:rsidR="00642F13">
        <w:fldChar w:fldCharType="begin"/>
      </w:r>
      <w:r w:rsidR="00642F13" w:rsidRPr="001D5B54">
        <w:rPr>
          <w:lang w:val="en-US"/>
          <w:rPrChange w:id="3861" w:author="Clotilde Pean" w:date="2021-06-21T14:15:00Z">
            <w:rPr/>
          </w:rPrChange>
        </w:rPr>
        <w:instrText xml:space="preserve"> HYPERLINK "https://dx.doi.org/10.1126/science.1252332" </w:instrText>
      </w:r>
      <w:r w:rsidR="00642F13">
        <w:fldChar w:fldCharType="separate"/>
      </w:r>
      <w:r w:rsidRPr="00697E49">
        <w:rPr>
          <w:rStyle w:val="Hyperlink"/>
          <w:rFonts w:cs="Times New Roman"/>
          <w:sz w:val="20"/>
          <w:szCs w:val="20"/>
          <w:lang w:val="en-GB"/>
        </w:rPr>
        <w:t>10.1126/science.1252332</w:t>
      </w:r>
      <w:r w:rsidR="00642F13">
        <w:rPr>
          <w:rStyle w:val="Hyperlink"/>
          <w:rFonts w:cs="Times New Roman"/>
          <w:sz w:val="20"/>
          <w:szCs w:val="20"/>
          <w:lang w:val="en-GB"/>
        </w:rPr>
        <w:fldChar w:fldCharType="end"/>
      </w:r>
      <w:r w:rsidRPr="00697E49">
        <w:rPr>
          <w:rFonts w:cs="Times New Roman"/>
          <w:sz w:val="20"/>
          <w:szCs w:val="20"/>
          <w:lang w:val="en-GB"/>
        </w:rPr>
        <w:t>.</w:t>
      </w:r>
    </w:p>
    <w:p w14:paraId="583D539A" w14:textId="0EF6967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Dhame, S., A.S. Taschetto, A. Santoso, and K.J. Meissner, 2020: Indian Ocean warming modulates global atmospheric circulation trends.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55(7–8)</w:t>
      </w:r>
      <w:r w:rsidRPr="00697E49">
        <w:rPr>
          <w:rFonts w:cs="Times New Roman"/>
          <w:sz w:val="20"/>
          <w:szCs w:val="20"/>
          <w:lang w:val="en-GB"/>
        </w:rPr>
        <w:t>, 2053–2073, doi:</w:t>
      </w:r>
      <w:r w:rsidR="00642F13">
        <w:fldChar w:fldCharType="begin"/>
      </w:r>
      <w:r w:rsidR="00642F13" w:rsidRPr="001D5B54">
        <w:rPr>
          <w:lang w:val="en-US"/>
          <w:rPrChange w:id="3862" w:author="Clotilde Pean" w:date="2021-06-21T14:15:00Z">
            <w:rPr/>
          </w:rPrChange>
        </w:rPr>
        <w:instrText xml:space="preserve"> HYPERLINK "https://dx.doi.org/10.1007/s00382-020-05369-1" </w:instrText>
      </w:r>
      <w:r w:rsidR="00642F13">
        <w:fldChar w:fldCharType="separate"/>
      </w:r>
      <w:r w:rsidRPr="00697E49">
        <w:rPr>
          <w:rStyle w:val="Hyperlink"/>
          <w:rFonts w:cs="Times New Roman"/>
          <w:sz w:val="20"/>
          <w:szCs w:val="20"/>
          <w:lang w:val="en-GB"/>
        </w:rPr>
        <w:t>10.1007/s00382-020-05369-1</w:t>
      </w:r>
      <w:r w:rsidR="00642F13">
        <w:rPr>
          <w:rStyle w:val="Hyperlink"/>
          <w:rFonts w:cs="Times New Roman"/>
          <w:sz w:val="20"/>
          <w:szCs w:val="20"/>
          <w:lang w:val="en-GB"/>
        </w:rPr>
        <w:fldChar w:fldCharType="end"/>
      </w:r>
      <w:r w:rsidRPr="00697E49">
        <w:rPr>
          <w:rFonts w:cs="Times New Roman"/>
          <w:sz w:val="20"/>
          <w:szCs w:val="20"/>
          <w:lang w:val="en-GB"/>
        </w:rPr>
        <w:t>.</w:t>
      </w:r>
    </w:p>
    <w:p w14:paraId="24F6D841" w14:textId="0BBCFD8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DiNezio, P.N. and J.E. Tierney, 2013a: The effect of sea level on glacial Indo-Pacific climate.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6(6)</w:t>
      </w:r>
      <w:r w:rsidRPr="00697E49">
        <w:rPr>
          <w:rFonts w:cs="Times New Roman"/>
          <w:sz w:val="20"/>
          <w:szCs w:val="20"/>
          <w:lang w:val="en-GB"/>
        </w:rPr>
        <w:t>, 485–491, doi:</w:t>
      </w:r>
      <w:r w:rsidR="00642F13">
        <w:fldChar w:fldCharType="begin"/>
      </w:r>
      <w:r w:rsidR="00642F13" w:rsidRPr="001D5B54">
        <w:rPr>
          <w:lang w:val="en-US"/>
          <w:rPrChange w:id="3863" w:author="Clotilde Pean" w:date="2021-06-21T14:15:00Z">
            <w:rPr/>
          </w:rPrChange>
        </w:rPr>
        <w:instrText xml:space="preserve"> HYPERLINK "https://dx.doi.org/10.1038/ngeo1823" </w:instrText>
      </w:r>
      <w:r w:rsidR="00642F13">
        <w:fldChar w:fldCharType="separate"/>
      </w:r>
      <w:r w:rsidRPr="00697E49">
        <w:rPr>
          <w:rStyle w:val="Hyperlink"/>
          <w:rFonts w:cs="Times New Roman"/>
          <w:sz w:val="20"/>
          <w:szCs w:val="20"/>
          <w:lang w:val="en-GB"/>
        </w:rPr>
        <w:t>10.1038/ngeo1823</w:t>
      </w:r>
      <w:r w:rsidR="00642F13">
        <w:rPr>
          <w:rStyle w:val="Hyperlink"/>
          <w:rFonts w:cs="Times New Roman"/>
          <w:sz w:val="20"/>
          <w:szCs w:val="20"/>
          <w:lang w:val="en-GB"/>
        </w:rPr>
        <w:fldChar w:fldCharType="end"/>
      </w:r>
      <w:r w:rsidRPr="00697E49">
        <w:rPr>
          <w:rFonts w:cs="Times New Roman"/>
          <w:sz w:val="20"/>
          <w:szCs w:val="20"/>
          <w:lang w:val="en-GB"/>
        </w:rPr>
        <w:t>.</w:t>
      </w:r>
    </w:p>
    <w:p w14:paraId="6C579409" w14:textId="4057337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DiNezio, P.N. and J.E. Tierney, 2013b: The effect of sea level on glacial Indo-Pacific climate.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6(6)</w:t>
      </w:r>
      <w:r w:rsidRPr="00697E49">
        <w:rPr>
          <w:rFonts w:cs="Times New Roman"/>
          <w:sz w:val="20"/>
          <w:szCs w:val="20"/>
          <w:lang w:val="en-GB"/>
        </w:rPr>
        <w:t>, 485–491, doi:</w:t>
      </w:r>
      <w:r w:rsidR="00642F13">
        <w:fldChar w:fldCharType="begin"/>
      </w:r>
      <w:r w:rsidR="00642F13" w:rsidRPr="001D5B54">
        <w:rPr>
          <w:lang w:val="en-US"/>
          <w:rPrChange w:id="3864" w:author="Clotilde Pean" w:date="2021-06-21T14:15:00Z">
            <w:rPr/>
          </w:rPrChange>
        </w:rPr>
        <w:instrText xml:space="preserve"> HYPERLINK "https://dx.doi.org/10.1038/ngeo1823" </w:instrText>
      </w:r>
      <w:r w:rsidR="00642F13">
        <w:fldChar w:fldCharType="separate"/>
      </w:r>
      <w:r w:rsidRPr="00697E49">
        <w:rPr>
          <w:rStyle w:val="Hyperlink"/>
          <w:rFonts w:cs="Times New Roman"/>
          <w:sz w:val="20"/>
          <w:szCs w:val="20"/>
          <w:lang w:val="en-GB"/>
        </w:rPr>
        <w:t>10.1038/ngeo1823</w:t>
      </w:r>
      <w:r w:rsidR="00642F13">
        <w:rPr>
          <w:rStyle w:val="Hyperlink"/>
          <w:rFonts w:cs="Times New Roman"/>
          <w:sz w:val="20"/>
          <w:szCs w:val="20"/>
          <w:lang w:val="en-GB"/>
        </w:rPr>
        <w:fldChar w:fldCharType="end"/>
      </w:r>
      <w:r w:rsidRPr="00697E49">
        <w:rPr>
          <w:rFonts w:cs="Times New Roman"/>
          <w:sz w:val="20"/>
          <w:szCs w:val="20"/>
          <w:lang w:val="en-GB"/>
        </w:rPr>
        <w:t>.</w:t>
      </w:r>
    </w:p>
    <w:p w14:paraId="6C5DF3E8" w14:textId="37AB224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DiNezio, P.N., G.A. Vecchi, and A.C. Clement, 2013: Detectability of Changes in the Walker Circulation in Response to Global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26(12)</w:t>
      </w:r>
      <w:r w:rsidRPr="00697E49">
        <w:rPr>
          <w:rFonts w:cs="Times New Roman"/>
          <w:sz w:val="20"/>
          <w:szCs w:val="20"/>
          <w:lang w:val="en-GB"/>
        </w:rPr>
        <w:t>, 4038–4048, doi:</w:t>
      </w:r>
      <w:r w:rsidR="00642F13">
        <w:fldChar w:fldCharType="begin"/>
      </w:r>
      <w:r w:rsidR="00642F13" w:rsidRPr="001D5B54">
        <w:rPr>
          <w:lang w:val="en-US"/>
          <w:rPrChange w:id="3865" w:author="Clotilde Pean" w:date="2021-06-21T14:15:00Z">
            <w:rPr/>
          </w:rPrChange>
        </w:rPr>
        <w:instrText xml:space="preserve"> HYPERLINK "https://dx.doi.org/10.1175/jcli-d-12-00531.1" </w:instrText>
      </w:r>
      <w:r w:rsidR="00642F13">
        <w:fldChar w:fldCharType="separate"/>
      </w:r>
      <w:r w:rsidRPr="00697E49">
        <w:rPr>
          <w:rStyle w:val="Hyperlink"/>
          <w:rFonts w:cs="Times New Roman"/>
          <w:sz w:val="20"/>
          <w:szCs w:val="20"/>
          <w:lang w:val="en-GB"/>
        </w:rPr>
        <w:t>10.1175/jcli-d-12-00531.1</w:t>
      </w:r>
      <w:r w:rsidR="00642F13">
        <w:rPr>
          <w:rStyle w:val="Hyperlink"/>
          <w:rFonts w:cs="Times New Roman"/>
          <w:sz w:val="20"/>
          <w:szCs w:val="20"/>
          <w:lang w:val="en-GB"/>
        </w:rPr>
        <w:fldChar w:fldCharType="end"/>
      </w:r>
      <w:r w:rsidRPr="00697E49">
        <w:rPr>
          <w:rFonts w:cs="Times New Roman"/>
          <w:sz w:val="20"/>
          <w:szCs w:val="20"/>
          <w:lang w:val="en-GB"/>
        </w:rPr>
        <w:t>.</w:t>
      </w:r>
    </w:p>
    <w:p w14:paraId="3B500CB6" w14:textId="4854E26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DiNezio, P.N. et al., 2011: The response of the Walker circulation to Last Glacial Maximum forcing: Implications for detection in proxies. </w:t>
      </w:r>
      <w:r w:rsidRPr="00697E49">
        <w:rPr>
          <w:rFonts w:cs="Times New Roman"/>
          <w:i/>
          <w:sz w:val="20"/>
          <w:szCs w:val="20"/>
          <w:lang w:val="en-GB"/>
        </w:rPr>
        <w:t>Paleoceanography</w:t>
      </w:r>
      <w:r w:rsidRPr="00697E49">
        <w:rPr>
          <w:rFonts w:cs="Times New Roman"/>
          <w:sz w:val="20"/>
          <w:szCs w:val="20"/>
          <w:lang w:val="en-GB"/>
        </w:rPr>
        <w:t xml:space="preserve">, </w:t>
      </w:r>
      <w:r w:rsidRPr="00697E49">
        <w:rPr>
          <w:rFonts w:cs="Times New Roman"/>
          <w:b/>
          <w:sz w:val="20"/>
          <w:szCs w:val="20"/>
          <w:lang w:val="en-GB"/>
        </w:rPr>
        <w:t>26(3)</w:t>
      </w:r>
      <w:r w:rsidRPr="00697E49">
        <w:rPr>
          <w:rFonts w:cs="Times New Roman"/>
          <w:sz w:val="20"/>
          <w:szCs w:val="20"/>
          <w:lang w:val="en-GB"/>
        </w:rPr>
        <w:t>, doi:</w:t>
      </w:r>
      <w:r w:rsidR="00642F13">
        <w:fldChar w:fldCharType="begin"/>
      </w:r>
      <w:r w:rsidR="00642F13" w:rsidRPr="001D5B54">
        <w:rPr>
          <w:lang w:val="en-US"/>
          <w:rPrChange w:id="3866" w:author="Clotilde Pean" w:date="2021-06-21T14:15:00Z">
            <w:rPr/>
          </w:rPrChange>
        </w:rPr>
        <w:instrText xml:space="preserve"> HYPERLINK "https://dx.doi.org/10.1029/2010pa002083" </w:instrText>
      </w:r>
      <w:r w:rsidR="00642F13">
        <w:fldChar w:fldCharType="separate"/>
      </w:r>
      <w:r w:rsidRPr="00697E49">
        <w:rPr>
          <w:rStyle w:val="Hyperlink"/>
          <w:rFonts w:cs="Times New Roman"/>
          <w:sz w:val="20"/>
          <w:szCs w:val="20"/>
          <w:lang w:val="en-GB"/>
        </w:rPr>
        <w:t>10.1029/2010pa002083</w:t>
      </w:r>
      <w:r w:rsidR="00642F13">
        <w:rPr>
          <w:rStyle w:val="Hyperlink"/>
          <w:rFonts w:cs="Times New Roman"/>
          <w:sz w:val="20"/>
          <w:szCs w:val="20"/>
          <w:lang w:val="en-GB"/>
        </w:rPr>
        <w:fldChar w:fldCharType="end"/>
      </w:r>
      <w:r w:rsidRPr="00697E49">
        <w:rPr>
          <w:rFonts w:cs="Times New Roman"/>
          <w:sz w:val="20"/>
          <w:szCs w:val="20"/>
          <w:lang w:val="en-GB"/>
        </w:rPr>
        <w:t>.</w:t>
      </w:r>
    </w:p>
    <w:p w14:paraId="7B7F089F" w14:textId="35DFDA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DiNezio, P.N. et al., 2018: Glacial changes in tropical climate amplified by the Indian Ocean.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4(12)</w:t>
      </w:r>
      <w:r w:rsidRPr="00697E49">
        <w:rPr>
          <w:rFonts w:cs="Times New Roman"/>
          <w:sz w:val="20"/>
          <w:szCs w:val="20"/>
          <w:lang w:val="en-GB"/>
        </w:rPr>
        <w:t>, eaat9658, doi:</w:t>
      </w:r>
      <w:r w:rsidR="00642F13">
        <w:fldChar w:fldCharType="begin"/>
      </w:r>
      <w:r w:rsidR="00642F13" w:rsidRPr="001D5B54">
        <w:rPr>
          <w:lang w:val="en-US"/>
          <w:rPrChange w:id="3867" w:author="Clotilde Pean" w:date="2021-06-21T14:15:00Z">
            <w:rPr/>
          </w:rPrChange>
        </w:rPr>
        <w:instrText xml:space="preserve"> HYPERLINK "https://dx.doi.org/10.1126/sciadv.aat9658" </w:instrText>
      </w:r>
      <w:r w:rsidR="00642F13">
        <w:fldChar w:fldCharType="separate"/>
      </w:r>
      <w:r w:rsidRPr="00697E49">
        <w:rPr>
          <w:rStyle w:val="Hyperlink"/>
          <w:rFonts w:cs="Times New Roman"/>
          <w:sz w:val="20"/>
          <w:szCs w:val="20"/>
          <w:lang w:val="en-GB"/>
        </w:rPr>
        <w:t>10.1126/sciadv.aat9658</w:t>
      </w:r>
      <w:r w:rsidR="00642F13">
        <w:rPr>
          <w:rStyle w:val="Hyperlink"/>
          <w:rFonts w:cs="Times New Roman"/>
          <w:sz w:val="20"/>
          <w:szCs w:val="20"/>
          <w:lang w:val="en-GB"/>
        </w:rPr>
        <w:fldChar w:fldCharType="end"/>
      </w:r>
      <w:r w:rsidRPr="00697E49">
        <w:rPr>
          <w:rFonts w:cs="Times New Roman"/>
          <w:sz w:val="20"/>
          <w:szCs w:val="20"/>
          <w:lang w:val="en-GB"/>
        </w:rPr>
        <w:t>.</w:t>
      </w:r>
    </w:p>
    <w:p w14:paraId="67BD54F4" w14:textId="2615E0E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Ding, H., R.J. Greatbatch, M. Latif, and W. Park, 2015: The impact of sea surface temperature bias on equatorial Atlantic interannual variability in partially coupled model experiments.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42(13)</w:t>
      </w:r>
      <w:r w:rsidRPr="00697E49">
        <w:rPr>
          <w:rFonts w:cs="Times New Roman"/>
          <w:sz w:val="20"/>
          <w:szCs w:val="20"/>
          <w:lang w:val="en-GB"/>
        </w:rPr>
        <w:t>, 5540–5546, doi:</w:t>
      </w:r>
      <w:r w:rsidR="00642F13">
        <w:fldChar w:fldCharType="begin"/>
      </w:r>
      <w:r w:rsidR="00642F13" w:rsidRPr="001D5B54">
        <w:rPr>
          <w:lang w:val="en-US"/>
          <w:rPrChange w:id="3868" w:author="Clotilde Pean" w:date="2021-06-21T14:15:00Z">
            <w:rPr/>
          </w:rPrChange>
        </w:rPr>
        <w:instrText xml:space="preserve"> HYPERLINK "https://dx.doi.org/10.1002/2015gl064799" </w:instrText>
      </w:r>
      <w:r w:rsidR="00642F13">
        <w:fldChar w:fldCharType="separate"/>
      </w:r>
      <w:r w:rsidRPr="00697E49">
        <w:rPr>
          <w:rStyle w:val="Hyperlink"/>
          <w:rFonts w:cs="Times New Roman"/>
          <w:sz w:val="20"/>
          <w:szCs w:val="20"/>
          <w:lang w:val="en-GB"/>
        </w:rPr>
        <w:t>10.1002/2015gl064799</w:t>
      </w:r>
      <w:r w:rsidR="00642F13">
        <w:rPr>
          <w:rStyle w:val="Hyperlink"/>
          <w:rFonts w:cs="Times New Roman"/>
          <w:sz w:val="20"/>
          <w:szCs w:val="20"/>
          <w:lang w:val="en-GB"/>
        </w:rPr>
        <w:fldChar w:fldCharType="end"/>
      </w:r>
      <w:r w:rsidRPr="00697E49">
        <w:rPr>
          <w:rFonts w:cs="Times New Roman"/>
          <w:sz w:val="20"/>
          <w:szCs w:val="20"/>
          <w:lang w:val="en-GB"/>
        </w:rPr>
        <w:t>.</w:t>
      </w:r>
    </w:p>
    <w:p w14:paraId="30611AF0" w14:textId="0971E1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Ding, Q. et al., 2017a: Influence of high-latitude atmospheric circulation changes on summertime Arctic sea ice.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7(4)</w:t>
      </w:r>
      <w:r w:rsidRPr="00697E49">
        <w:rPr>
          <w:rFonts w:cs="Times New Roman"/>
          <w:sz w:val="20"/>
          <w:szCs w:val="20"/>
          <w:lang w:val="en-GB"/>
        </w:rPr>
        <w:t>, 289–295, doi:</w:t>
      </w:r>
      <w:r w:rsidR="00642F13">
        <w:fldChar w:fldCharType="begin"/>
      </w:r>
      <w:r w:rsidR="00642F13" w:rsidRPr="001D5B54">
        <w:rPr>
          <w:lang w:val="en-US"/>
          <w:rPrChange w:id="3869" w:author="Clotilde Pean" w:date="2021-06-21T14:15:00Z">
            <w:rPr/>
          </w:rPrChange>
        </w:rPr>
        <w:instrText xml:space="preserve"> HYPERLINK "https://dx.doi.org/10.1038/nclimate3241" </w:instrText>
      </w:r>
      <w:r w:rsidR="00642F13">
        <w:fldChar w:fldCharType="separate"/>
      </w:r>
      <w:r w:rsidRPr="00697E49">
        <w:rPr>
          <w:rStyle w:val="Hyperlink"/>
          <w:rFonts w:cs="Times New Roman"/>
          <w:sz w:val="20"/>
          <w:szCs w:val="20"/>
          <w:lang w:val="en-GB"/>
        </w:rPr>
        <w:t>10.1038/nclimate3241</w:t>
      </w:r>
      <w:r w:rsidR="00642F13">
        <w:rPr>
          <w:rStyle w:val="Hyperlink"/>
          <w:rFonts w:cs="Times New Roman"/>
          <w:sz w:val="20"/>
          <w:szCs w:val="20"/>
          <w:lang w:val="en-GB"/>
        </w:rPr>
        <w:fldChar w:fldCharType="end"/>
      </w:r>
      <w:r w:rsidRPr="00697E49">
        <w:rPr>
          <w:rFonts w:cs="Times New Roman"/>
          <w:sz w:val="20"/>
          <w:szCs w:val="20"/>
          <w:lang w:val="en-GB"/>
        </w:rPr>
        <w:t>.</w:t>
      </w:r>
    </w:p>
    <w:p w14:paraId="70E4F1FE" w14:textId="70A155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Ding, Q. et al., 2017b: Influence of high-latitude atmospheric circulation changes on summertime Arctic sea ice.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7(4)</w:t>
      </w:r>
      <w:r w:rsidRPr="00697E49">
        <w:rPr>
          <w:rFonts w:cs="Times New Roman"/>
          <w:sz w:val="20"/>
          <w:szCs w:val="20"/>
          <w:lang w:val="en-GB"/>
        </w:rPr>
        <w:t>, 289–295, doi:</w:t>
      </w:r>
      <w:r w:rsidR="00642F13">
        <w:fldChar w:fldCharType="begin"/>
      </w:r>
      <w:r w:rsidR="00642F13" w:rsidRPr="001D5B54">
        <w:rPr>
          <w:lang w:val="en-US"/>
          <w:rPrChange w:id="3870" w:author="Clotilde Pean" w:date="2021-06-21T14:15:00Z">
            <w:rPr/>
          </w:rPrChange>
        </w:rPr>
        <w:instrText xml:space="preserve"> HYPERLINK "https://dx.doi.org/10.1038/nclimate3241" </w:instrText>
      </w:r>
      <w:r w:rsidR="00642F13">
        <w:fldChar w:fldCharType="separate"/>
      </w:r>
      <w:r w:rsidRPr="00697E49">
        <w:rPr>
          <w:rStyle w:val="Hyperlink"/>
          <w:rFonts w:cs="Times New Roman"/>
          <w:sz w:val="20"/>
          <w:szCs w:val="20"/>
          <w:lang w:val="en-GB"/>
        </w:rPr>
        <w:t>10.1038/nclimate3241</w:t>
      </w:r>
      <w:r w:rsidR="00642F13">
        <w:rPr>
          <w:rStyle w:val="Hyperlink"/>
          <w:rFonts w:cs="Times New Roman"/>
          <w:sz w:val="20"/>
          <w:szCs w:val="20"/>
          <w:lang w:val="en-GB"/>
        </w:rPr>
        <w:fldChar w:fldCharType="end"/>
      </w:r>
      <w:r w:rsidRPr="00697E49">
        <w:rPr>
          <w:rFonts w:cs="Times New Roman"/>
          <w:sz w:val="20"/>
          <w:szCs w:val="20"/>
          <w:lang w:val="en-GB"/>
        </w:rPr>
        <w:t>.</w:t>
      </w:r>
    </w:p>
    <w:p w14:paraId="7869D3A3" w14:textId="0422AA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Ding, Q. et al., 2019: Fingerprints of internal drivers of Arctic sea ice loss in observations and model simulations.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12(1)</w:t>
      </w:r>
      <w:r w:rsidRPr="00697E49">
        <w:rPr>
          <w:rFonts w:cs="Times New Roman"/>
          <w:sz w:val="20"/>
          <w:szCs w:val="20"/>
          <w:lang w:val="en-GB"/>
        </w:rPr>
        <w:t>, 28–33, doi:</w:t>
      </w:r>
      <w:r w:rsidR="00642F13">
        <w:fldChar w:fldCharType="begin"/>
      </w:r>
      <w:r w:rsidR="00642F13" w:rsidRPr="001D5B54">
        <w:rPr>
          <w:lang w:val="en-US"/>
          <w:rPrChange w:id="3871" w:author="Clotilde Pean" w:date="2021-06-21T14:15:00Z">
            <w:rPr/>
          </w:rPrChange>
        </w:rPr>
        <w:instrText xml:space="preserve"> HYPERLINK "https://dx.doi.org/10.1038/s41561-018-0256-8" </w:instrText>
      </w:r>
      <w:r w:rsidR="00642F13">
        <w:fldChar w:fldCharType="separate"/>
      </w:r>
      <w:r w:rsidRPr="00697E49">
        <w:rPr>
          <w:rStyle w:val="Hyperlink"/>
          <w:rFonts w:cs="Times New Roman"/>
          <w:sz w:val="20"/>
          <w:szCs w:val="20"/>
          <w:lang w:val="en-GB"/>
        </w:rPr>
        <w:t>10.1038/s41561-018-0256-8</w:t>
      </w:r>
      <w:r w:rsidR="00642F13">
        <w:rPr>
          <w:rStyle w:val="Hyperlink"/>
          <w:rFonts w:cs="Times New Roman"/>
          <w:sz w:val="20"/>
          <w:szCs w:val="20"/>
          <w:lang w:val="en-GB"/>
        </w:rPr>
        <w:fldChar w:fldCharType="end"/>
      </w:r>
      <w:r w:rsidRPr="00697E49">
        <w:rPr>
          <w:rFonts w:cs="Times New Roman"/>
          <w:sz w:val="20"/>
          <w:szCs w:val="20"/>
          <w:lang w:val="en-GB"/>
        </w:rPr>
        <w:t>.</w:t>
      </w:r>
    </w:p>
    <w:p w14:paraId="40F0AD1A" w14:textId="2C403F8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Dippe, T., R.J. Greatbatch, and H. Ding, 2018: On the relationship between Atlantic Niño variability and ocean dynamics.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51(1–2)</w:t>
      </w:r>
      <w:r w:rsidRPr="00697E49">
        <w:rPr>
          <w:rFonts w:cs="Times New Roman"/>
          <w:sz w:val="20"/>
          <w:szCs w:val="20"/>
          <w:lang w:val="en-GB"/>
        </w:rPr>
        <w:t>, 597–612, doi:</w:t>
      </w:r>
      <w:r w:rsidR="00642F13">
        <w:fldChar w:fldCharType="begin"/>
      </w:r>
      <w:r w:rsidR="00642F13" w:rsidRPr="001D5B54">
        <w:rPr>
          <w:lang w:val="en-US"/>
          <w:rPrChange w:id="3872" w:author="Clotilde Pean" w:date="2021-06-21T14:15:00Z">
            <w:rPr/>
          </w:rPrChange>
        </w:rPr>
        <w:instrText xml:space="preserve"> HYPERLINK "https://dx.doi.org/10.1007/s00382-017-3943-z" </w:instrText>
      </w:r>
      <w:r w:rsidR="00642F13">
        <w:fldChar w:fldCharType="separate"/>
      </w:r>
      <w:r w:rsidRPr="00697E49">
        <w:rPr>
          <w:rStyle w:val="Hyperlink"/>
          <w:rFonts w:cs="Times New Roman"/>
          <w:sz w:val="20"/>
          <w:szCs w:val="20"/>
          <w:lang w:val="en-GB"/>
        </w:rPr>
        <w:t>10.1007/s00382-017-3943-z</w:t>
      </w:r>
      <w:r w:rsidR="00642F13">
        <w:rPr>
          <w:rStyle w:val="Hyperlink"/>
          <w:rFonts w:cs="Times New Roman"/>
          <w:sz w:val="20"/>
          <w:szCs w:val="20"/>
          <w:lang w:val="en-GB"/>
        </w:rPr>
        <w:fldChar w:fldCharType="end"/>
      </w:r>
      <w:r w:rsidRPr="00697E49">
        <w:rPr>
          <w:rFonts w:cs="Times New Roman"/>
          <w:sz w:val="20"/>
          <w:szCs w:val="20"/>
          <w:lang w:val="en-GB"/>
        </w:rPr>
        <w:t>.</w:t>
      </w:r>
    </w:p>
    <w:p w14:paraId="37D1B7BF" w14:textId="15B8A7C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Dittus, A.J. et al., 2020: Sensitivity of Historical Climate Simulations to Uncertain Aerosol Forcing.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47(13)</w:t>
      </w:r>
      <w:r w:rsidRPr="00697E49">
        <w:rPr>
          <w:rFonts w:cs="Times New Roman"/>
          <w:sz w:val="20"/>
          <w:szCs w:val="20"/>
          <w:lang w:val="en-GB"/>
        </w:rPr>
        <w:t>, doi:</w:t>
      </w:r>
      <w:r w:rsidR="00642F13">
        <w:fldChar w:fldCharType="begin"/>
      </w:r>
      <w:r w:rsidR="00642F13" w:rsidRPr="001D5B54">
        <w:rPr>
          <w:lang w:val="en-US"/>
          <w:rPrChange w:id="3873" w:author="Clotilde Pean" w:date="2021-06-21T14:15:00Z">
            <w:rPr/>
          </w:rPrChange>
        </w:rPr>
        <w:instrText xml:space="preserve"> HYPERLINK "https://dx.doi.org/10.1029/2019gl085806" </w:instrText>
      </w:r>
      <w:r w:rsidR="00642F13">
        <w:fldChar w:fldCharType="separate"/>
      </w:r>
      <w:r w:rsidRPr="00697E49">
        <w:rPr>
          <w:rStyle w:val="Hyperlink"/>
          <w:rFonts w:cs="Times New Roman"/>
          <w:sz w:val="20"/>
          <w:szCs w:val="20"/>
          <w:lang w:val="en-GB"/>
        </w:rPr>
        <w:t>10.1029/2019gl085806</w:t>
      </w:r>
      <w:r w:rsidR="00642F13">
        <w:rPr>
          <w:rStyle w:val="Hyperlink"/>
          <w:rFonts w:cs="Times New Roman"/>
          <w:sz w:val="20"/>
          <w:szCs w:val="20"/>
          <w:lang w:val="en-GB"/>
        </w:rPr>
        <w:fldChar w:fldCharType="end"/>
      </w:r>
      <w:r w:rsidRPr="00697E49">
        <w:rPr>
          <w:rFonts w:cs="Times New Roman"/>
          <w:sz w:val="20"/>
          <w:szCs w:val="20"/>
          <w:lang w:val="en-GB"/>
        </w:rPr>
        <w:t>.</w:t>
      </w:r>
    </w:p>
    <w:p w14:paraId="6809897B" w14:textId="2330663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Dlugokencky, E.J. and P.P. Tans, 2020: Trends in Atmospheric Carbon Dioxide. National Oceanic and Atmospheric Administration (NOAA) Global Monitoring Laboratory (GML), Boulder, CO, USA. Retrieved from: </w:t>
      </w:r>
      <w:r w:rsidR="00642F13">
        <w:fldChar w:fldCharType="begin"/>
      </w:r>
      <w:r w:rsidR="00642F13" w:rsidRPr="001D5B54">
        <w:rPr>
          <w:lang w:val="en-US"/>
          <w:rPrChange w:id="3874" w:author="Clotilde Pean" w:date="2021-06-21T14:15:00Z">
            <w:rPr/>
          </w:rPrChange>
        </w:rPr>
        <w:instrText xml:space="preserve"> HYPERLINK "https://www.esrl.noaa.gov/gmd/ccgg/trends/gl_data.html" </w:instrText>
      </w:r>
      <w:r w:rsidR="00642F13">
        <w:fldChar w:fldCharType="separate"/>
      </w:r>
      <w:r w:rsidRPr="00697E49">
        <w:rPr>
          <w:rStyle w:val="Hyperlink"/>
          <w:rFonts w:cs="Times New Roman"/>
          <w:sz w:val="20"/>
          <w:szCs w:val="20"/>
          <w:lang w:val="en-GB"/>
        </w:rPr>
        <w:t>www.esrl.noaa.gov/gmd/ccgg/trends/gl_data.html</w:t>
      </w:r>
      <w:r w:rsidR="00642F13">
        <w:rPr>
          <w:rStyle w:val="Hyperlink"/>
          <w:rFonts w:cs="Times New Roman"/>
          <w:sz w:val="20"/>
          <w:szCs w:val="20"/>
          <w:lang w:val="en-GB"/>
        </w:rPr>
        <w:fldChar w:fldCharType="end"/>
      </w:r>
      <w:r w:rsidRPr="00697E49">
        <w:rPr>
          <w:rFonts w:cs="Times New Roman"/>
          <w:sz w:val="20"/>
          <w:szCs w:val="20"/>
          <w:lang w:val="en-GB"/>
        </w:rPr>
        <w:t>.</w:t>
      </w:r>
    </w:p>
    <w:p w14:paraId="12CD8806" w14:textId="125D5D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Dlugokencky, E.J., J.W. Mund, A.M. Crotwell, M.J. Crotwell, and K.W. Thoning, 2020: Atmospheric Carbon Dioxide Dry Air Mole Fractions from the NOAA GML Carbon Cycle Cooperative Global Air Sampling Network, 1968-2019. National Oceanic and Atmospheric Administration (NOAA) Global Monitoring Laboratory (GML), Boulder, CO, USA. Retrieved from: </w:t>
      </w:r>
      <w:r w:rsidR="00642F13">
        <w:fldChar w:fldCharType="begin"/>
      </w:r>
      <w:r w:rsidR="00642F13" w:rsidRPr="001D5B54">
        <w:rPr>
          <w:lang w:val="en-US"/>
          <w:rPrChange w:id="3875" w:author="Clotilde Pean" w:date="2021-06-21T14:15:00Z">
            <w:rPr/>
          </w:rPrChange>
        </w:rPr>
        <w:instrText xml:space="preserve"> HYPERLINK "https://doi.org/10.15138/wkgj-f215" </w:instrText>
      </w:r>
      <w:r w:rsidR="00642F13">
        <w:fldChar w:fldCharType="separate"/>
      </w:r>
      <w:r w:rsidRPr="00697E49">
        <w:rPr>
          <w:rStyle w:val="Hyperlink"/>
          <w:rFonts w:cs="Times New Roman"/>
          <w:sz w:val="20"/>
          <w:szCs w:val="20"/>
          <w:lang w:val="en-GB"/>
        </w:rPr>
        <w:t>https://doi.org/10.15138/wkgj-f215</w:t>
      </w:r>
      <w:r w:rsidR="00642F13">
        <w:rPr>
          <w:rStyle w:val="Hyperlink"/>
          <w:rFonts w:cs="Times New Roman"/>
          <w:sz w:val="20"/>
          <w:szCs w:val="20"/>
          <w:lang w:val="en-GB"/>
        </w:rPr>
        <w:fldChar w:fldCharType="end"/>
      </w:r>
      <w:r w:rsidRPr="00697E49">
        <w:rPr>
          <w:rFonts w:cs="Times New Roman"/>
          <w:sz w:val="20"/>
          <w:szCs w:val="20"/>
          <w:lang w:val="en-GB"/>
        </w:rPr>
        <w:t>.</w:t>
      </w:r>
    </w:p>
    <w:p w14:paraId="22DC1E02" w14:textId="6975B1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Docquier, D. et al., 2019: Impact of model resolution on Arctic sea ice and North Atlantic Ocean heat transport.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53(7)</w:t>
      </w:r>
      <w:r w:rsidRPr="00697E49">
        <w:rPr>
          <w:rFonts w:cs="Times New Roman"/>
          <w:sz w:val="20"/>
          <w:szCs w:val="20"/>
          <w:lang w:val="en-GB"/>
        </w:rPr>
        <w:t>, 4989–5017, doi:</w:t>
      </w:r>
      <w:r w:rsidR="00642F13">
        <w:fldChar w:fldCharType="begin"/>
      </w:r>
      <w:r w:rsidR="00642F13" w:rsidRPr="001D5B54">
        <w:rPr>
          <w:lang w:val="en-US"/>
          <w:rPrChange w:id="3876" w:author="Clotilde Pean" w:date="2021-06-21T14:15:00Z">
            <w:rPr/>
          </w:rPrChange>
        </w:rPr>
        <w:instrText xml:space="preserve"> HYPERLINK "https://dx.doi.org/10.1007/s00382-019-04840-y" </w:instrText>
      </w:r>
      <w:r w:rsidR="00642F13">
        <w:fldChar w:fldCharType="separate"/>
      </w:r>
      <w:r w:rsidRPr="00697E49">
        <w:rPr>
          <w:rStyle w:val="Hyperlink"/>
          <w:rFonts w:cs="Times New Roman"/>
          <w:sz w:val="20"/>
          <w:szCs w:val="20"/>
          <w:lang w:val="en-GB"/>
        </w:rPr>
        <w:t>10.1007/s00382-019-04840-y</w:t>
      </w:r>
      <w:r w:rsidR="00642F13">
        <w:rPr>
          <w:rStyle w:val="Hyperlink"/>
          <w:rFonts w:cs="Times New Roman"/>
          <w:sz w:val="20"/>
          <w:szCs w:val="20"/>
          <w:lang w:val="en-GB"/>
        </w:rPr>
        <w:fldChar w:fldCharType="end"/>
      </w:r>
      <w:r w:rsidRPr="00697E49">
        <w:rPr>
          <w:rFonts w:cs="Times New Roman"/>
          <w:sz w:val="20"/>
          <w:szCs w:val="20"/>
          <w:lang w:val="en-GB"/>
        </w:rPr>
        <w:t>.</w:t>
      </w:r>
    </w:p>
    <w:p w14:paraId="63359F69" w14:textId="3A3FA04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Domeisen, D.I., 2019: Estimating the Frequency of Sudden Stratospheric Warming Events From Surface Observations of the North Atlantic Oscillation.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124(6)</w:t>
      </w:r>
      <w:r w:rsidRPr="00697E49">
        <w:rPr>
          <w:rFonts w:cs="Times New Roman"/>
          <w:sz w:val="20"/>
          <w:szCs w:val="20"/>
          <w:lang w:val="en-GB"/>
        </w:rPr>
        <w:t>, 3180–3194, doi:</w:t>
      </w:r>
      <w:r w:rsidR="00642F13">
        <w:fldChar w:fldCharType="begin"/>
      </w:r>
      <w:r w:rsidR="00642F13" w:rsidRPr="001D5B54">
        <w:rPr>
          <w:lang w:val="en-US"/>
          <w:rPrChange w:id="3877" w:author="Clotilde Pean" w:date="2021-06-21T14:15:00Z">
            <w:rPr/>
          </w:rPrChange>
        </w:rPr>
        <w:instrText xml:space="preserve"> HYPERLINK "https://dx.doi.org/10.1029/2018jd030077" </w:instrText>
      </w:r>
      <w:r w:rsidR="00642F13">
        <w:fldChar w:fldCharType="separate"/>
      </w:r>
      <w:r w:rsidRPr="00697E49">
        <w:rPr>
          <w:rStyle w:val="Hyperlink"/>
          <w:rFonts w:cs="Times New Roman"/>
          <w:sz w:val="20"/>
          <w:szCs w:val="20"/>
          <w:lang w:val="en-GB"/>
        </w:rPr>
        <w:t>10.1029/2018jd030077</w:t>
      </w:r>
      <w:r w:rsidR="00642F13">
        <w:rPr>
          <w:rStyle w:val="Hyperlink"/>
          <w:rFonts w:cs="Times New Roman"/>
          <w:sz w:val="20"/>
          <w:szCs w:val="20"/>
          <w:lang w:val="en-GB"/>
        </w:rPr>
        <w:fldChar w:fldCharType="end"/>
      </w:r>
      <w:r w:rsidRPr="00697E49">
        <w:rPr>
          <w:rFonts w:cs="Times New Roman"/>
          <w:sz w:val="20"/>
          <w:szCs w:val="20"/>
          <w:lang w:val="en-GB"/>
        </w:rPr>
        <w:t>.</w:t>
      </w:r>
    </w:p>
    <w:p w14:paraId="35F3A40C" w14:textId="24A422C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Domeisen, D.I.V., C.I. Garfinkel, and A.H. Butler, 2019: The Teleconnection of El Niño Southern Oscillation to the Stratosphere. </w:t>
      </w:r>
      <w:r w:rsidRPr="00697E49">
        <w:rPr>
          <w:rFonts w:cs="Times New Roman"/>
          <w:i/>
          <w:sz w:val="20"/>
          <w:szCs w:val="20"/>
          <w:lang w:val="en-GB"/>
        </w:rPr>
        <w:t>Reviews of Geophysics</w:t>
      </w:r>
      <w:r w:rsidRPr="00697E49">
        <w:rPr>
          <w:rFonts w:cs="Times New Roman"/>
          <w:sz w:val="20"/>
          <w:szCs w:val="20"/>
          <w:lang w:val="en-GB"/>
        </w:rPr>
        <w:t xml:space="preserve">, </w:t>
      </w:r>
      <w:r w:rsidRPr="00697E49">
        <w:rPr>
          <w:rFonts w:cs="Times New Roman"/>
          <w:b/>
          <w:sz w:val="20"/>
          <w:szCs w:val="20"/>
          <w:lang w:val="en-GB"/>
        </w:rPr>
        <w:t>57(1)</w:t>
      </w:r>
      <w:r w:rsidRPr="00697E49">
        <w:rPr>
          <w:rFonts w:cs="Times New Roman"/>
          <w:sz w:val="20"/>
          <w:szCs w:val="20"/>
          <w:lang w:val="en-GB"/>
        </w:rPr>
        <w:t>, 5–47, doi:</w:t>
      </w:r>
      <w:r w:rsidR="00642F13">
        <w:fldChar w:fldCharType="begin"/>
      </w:r>
      <w:r w:rsidR="00642F13" w:rsidRPr="001D5B54">
        <w:rPr>
          <w:lang w:val="en-US"/>
          <w:rPrChange w:id="3878" w:author="Clotilde Pean" w:date="2021-06-21T14:15:00Z">
            <w:rPr/>
          </w:rPrChange>
        </w:rPr>
        <w:instrText xml:space="preserve"> HYPERLINK "https://dx.doi.org/10.1029/2018rg000596" </w:instrText>
      </w:r>
      <w:r w:rsidR="00642F13">
        <w:fldChar w:fldCharType="separate"/>
      </w:r>
      <w:r w:rsidRPr="00697E49">
        <w:rPr>
          <w:rStyle w:val="Hyperlink"/>
          <w:rFonts w:cs="Times New Roman"/>
          <w:sz w:val="20"/>
          <w:szCs w:val="20"/>
          <w:lang w:val="en-GB"/>
        </w:rPr>
        <w:t>10.1029/2018rg000596</w:t>
      </w:r>
      <w:r w:rsidR="00642F13">
        <w:rPr>
          <w:rStyle w:val="Hyperlink"/>
          <w:rFonts w:cs="Times New Roman"/>
          <w:sz w:val="20"/>
          <w:szCs w:val="20"/>
          <w:lang w:val="en-GB"/>
        </w:rPr>
        <w:fldChar w:fldCharType="end"/>
      </w:r>
      <w:r w:rsidRPr="00697E49">
        <w:rPr>
          <w:rFonts w:cs="Times New Roman"/>
          <w:sz w:val="20"/>
          <w:szCs w:val="20"/>
          <w:lang w:val="en-GB"/>
        </w:rPr>
        <w:t>.</w:t>
      </w:r>
    </w:p>
    <w:p w14:paraId="47D7E0EC" w14:textId="0B2031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Domingues, C.M. et al., 2008: Improved estimates of upper-ocean warming and multi-decadal sea-level rise.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453(7198)</w:t>
      </w:r>
      <w:r w:rsidRPr="00697E49">
        <w:rPr>
          <w:rFonts w:cs="Times New Roman"/>
          <w:sz w:val="20"/>
          <w:szCs w:val="20"/>
          <w:lang w:val="en-GB"/>
        </w:rPr>
        <w:t>, 1090–1093, doi:</w:t>
      </w:r>
      <w:r w:rsidR="00642F13">
        <w:fldChar w:fldCharType="begin"/>
      </w:r>
      <w:r w:rsidR="00642F13" w:rsidRPr="001D5B54">
        <w:rPr>
          <w:lang w:val="en-US"/>
          <w:rPrChange w:id="3879" w:author="Clotilde Pean" w:date="2021-06-21T14:15:00Z">
            <w:rPr/>
          </w:rPrChange>
        </w:rPr>
        <w:instrText xml:space="preserve"> HYPERLINK "https://dx.doi.org/10.1038/nature07080" </w:instrText>
      </w:r>
      <w:r w:rsidR="00642F13">
        <w:fldChar w:fldCharType="separate"/>
      </w:r>
      <w:r w:rsidRPr="00697E49">
        <w:rPr>
          <w:rStyle w:val="Hyperlink"/>
          <w:rFonts w:cs="Times New Roman"/>
          <w:sz w:val="20"/>
          <w:szCs w:val="20"/>
          <w:lang w:val="en-GB"/>
        </w:rPr>
        <w:t>10.1038/nature07080</w:t>
      </w:r>
      <w:r w:rsidR="00642F13">
        <w:rPr>
          <w:rStyle w:val="Hyperlink"/>
          <w:rFonts w:cs="Times New Roman"/>
          <w:sz w:val="20"/>
          <w:szCs w:val="20"/>
          <w:lang w:val="en-GB"/>
        </w:rPr>
        <w:fldChar w:fldCharType="end"/>
      </w:r>
      <w:r w:rsidRPr="00697E49">
        <w:rPr>
          <w:rFonts w:cs="Times New Roman"/>
          <w:sz w:val="20"/>
          <w:szCs w:val="20"/>
          <w:lang w:val="en-GB"/>
        </w:rPr>
        <w:t>.</w:t>
      </w:r>
    </w:p>
    <w:p w14:paraId="6D23DF10" w14:textId="0737519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Dong, L. and T. Zhou, 2014: The Indian Ocean Sea Surface Temperature Warming Simulated by CMIP5 Models during the Twentieth Century: Competing Forcing Roles of GHGs and Anthropogenic Aerosols.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27(9)</w:t>
      </w:r>
      <w:r w:rsidRPr="00697E49">
        <w:rPr>
          <w:rFonts w:cs="Times New Roman"/>
          <w:sz w:val="20"/>
          <w:szCs w:val="20"/>
          <w:lang w:val="en-GB"/>
        </w:rPr>
        <w:t>, 3348–3362, doi:</w:t>
      </w:r>
      <w:r w:rsidR="00642F13">
        <w:fldChar w:fldCharType="begin"/>
      </w:r>
      <w:r w:rsidR="00642F13" w:rsidRPr="001D5B54">
        <w:rPr>
          <w:lang w:val="en-US"/>
          <w:rPrChange w:id="3880" w:author="Clotilde Pean" w:date="2021-06-21T14:15:00Z">
            <w:rPr/>
          </w:rPrChange>
        </w:rPr>
        <w:instrText xml:space="preserve"> HYPERLINK "https://dx.doi.org/10.1175/jcli-d-13-00396.1" </w:instrText>
      </w:r>
      <w:r w:rsidR="00642F13">
        <w:fldChar w:fldCharType="separate"/>
      </w:r>
      <w:r w:rsidRPr="00697E49">
        <w:rPr>
          <w:rStyle w:val="Hyperlink"/>
          <w:rFonts w:cs="Times New Roman"/>
          <w:sz w:val="20"/>
          <w:szCs w:val="20"/>
          <w:lang w:val="en-GB"/>
        </w:rPr>
        <w:t>10.1175/jcli-d-13-00396.1</w:t>
      </w:r>
      <w:r w:rsidR="00642F13">
        <w:rPr>
          <w:rStyle w:val="Hyperlink"/>
          <w:rFonts w:cs="Times New Roman"/>
          <w:sz w:val="20"/>
          <w:szCs w:val="20"/>
          <w:lang w:val="en-GB"/>
        </w:rPr>
        <w:fldChar w:fldCharType="end"/>
      </w:r>
      <w:r w:rsidRPr="00697E49">
        <w:rPr>
          <w:rFonts w:cs="Times New Roman"/>
          <w:sz w:val="20"/>
          <w:szCs w:val="20"/>
          <w:lang w:val="en-GB"/>
        </w:rPr>
        <w:t>.</w:t>
      </w:r>
    </w:p>
    <w:p w14:paraId="70422F40" w14:textId="375996A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Dong, L. and M.J. McPhaden, 2017: Why has the relationship between Indian and Pacific Ocean decadal variability changed in recent decades?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30(6)</w:t>
      </w:r>
      <w:r w:rsidRPr="00697E49">
        <w:rPr>
          <w:rFonts w:cs="Times New Roman"/>
          <w:sz w:val="20"/>
          <w:szCs w:val="20"/>
          <w:lang w:val="en-GB"/>
        </w:rPr>
        <w:t>, 1971–1983, doi:</w:t>
      </w:r>
      <w:r w:rsidR="00642F13">
        <w:fldChar w:fldCharType="begin"/>
      </w:r>
      <w:r w:rsidR="00642F13" w:rsidRPr="001D5B54">
        <w:rPr>
          <w:lang w:val="en-US"/>
          <w:rPrChange w:id="3881" w:author="Clotilde Pean" w:date="2021-06-21T14:15:00Z">
            <w:rPr/>
          </w:rPrChange>
        </w:rPr>
        <w:instrText xml:space="preserve"> HYPERLINK "https://dx.doi.org/10.1175/jcli-d-16-0313.1" </w:instrText>
      </w:r>
      <w:r w:rsidR="00642F13">
        <w:fldChar w:fldCharType="separate"/>
      </w:r>
      <w:r w:rsidRPr="00697E49">
        <w:rPr>
          <w:rStyle w:val="Hyperlink"/>
          <w:rFonts w:cs="Times New Roman"/>
          <w:sz w:val="20"/>
          <w:szCs w:val="20"/>
          <w:lang w:val="en-GB"/>
        </w:rPr>
        <w:t>10.1175/jcli-d-16-0313.1</w:t>
      </w:r>
      <w:r w:rsidR="00642F13">
        <w:rPr>
          <w:rStyle w:val="Hyperlink"/>
          <w:rFonts w:cs="Times New Roman"/>
          <w:sz w:val="20"/>
          <w:szCs w:val="20"/>
          <w:lang w:val="en-GB"/>
        </w:rPr>
        <w:fldChar w:fldCharType="end"/>
      </w:r>
      <w:r w:rsidRPr="00697E49">
        <w:rPr>
          <w:rFonts w:cs="Times New Roman"/>
          <w:sz w:val="20"/>
          <w:szCs w:val="20"/>
          <w:lang w:val="en-GB"/>
        </w:rPr>
        <w:t>.</w:t>
      </w:r>
    </w:p>
    <w:p w14:paraId="02F60C92" w14:textId="7E0651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Dong, L., T. Zhou, and X. Chen, 2014a: Changes of Pacific decadal variability in the twentieth century driven by internal variability, greenhouse gases, and aerosols.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41(23)</w:t>
      </w:r>
      <w:r w:rsidRPr="00697E49">
        <w:rPr>
          <w:rFonts w:cs="Times New Roman"/>
          <w:sz w:val="20"/>
          <w:szCs w:val="20"/>
          <w:lang w:val="en-GB"/>
        </w:rPr>
        <w:t>, 8570–8577, doi:</w:t>
      </w:r>
      <w:r w:rsidR="00642F13">
        <w:fldChar w:fldCharType="begin"/>
      </w:r>
      <w:r w:rsidR="00642F13" w:rsidRPr="001D5B54">
        <w:rPr>
          <w:lang w:val="en-US"/>
          <w:rPrChange w:id="3882" w:author="Clotilde Pean" w:date="2021-06-21T14:15:00Z">
            <w:rPr/>
          </w:rPrChange>
        </w:rPr>
        <w:instrText xml:space="preserve"> HYPERLINK "https://dx.doi.org/10.1002/2014gl062269" </w:instrText>
      </w:r>
      <w:r w:rsidR="00642F13">
        <w:fldChar w:fldCharType="separate"/>
      </w:r>
      <w:r w:rsidRPr="00697E49">
        <w:rPr>
          <w:rStyle w:val="Hyperlink"/>
          <w:rFonts w:cs="Times New Roman"/>
          <w:sz w:val="20"/>
          <w:szCs w:val="20"/>
          <w:lang w:val="en-GB"/>
        </w:rPr>
        <w:t>10.1002/2014gl062269</w:t>
      </w:r>
      <w:r w:rsidR="00642F13">
        <w:rPr>
          <w:rStyle w:val="Hyperlink"/>
          <w:rFonts w:cs="Times New Roman"/>
          <w:sz w:val="20"/>
          <w:szCs w:val="20"/>
          <w:lang w:val="en-GB"/>
        </w:rPr>
        <w:fldChar w:fldCharType="end"/>
      </w:r>
      <w:r w:rsidRPr="00697E49">
        <w:rPr>
          <w:rFonts w:cs="Times New Roman"/>
          <w:sz w:val="20"/>
          <w:szCs w:val="20"/>
          <w:lang w:val="en-GB"/>
        </w:rPr>
        <w:t>.</w:t>
      </w:r>
    </w:p>
    <w:p w14:paraId="5382151D" w14:textId="7BC184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Dong, L., T. Zhou, and B. Wu, 2014b: Indian Ocean warming during 1958-2004 simulated by a climate system model and its mechanism.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42(1–2)</w:t>
      </w:r>
      <w:r w:rsidRPr="00697E49">
        <w:rPr>
          <w:rFonts w:cs="Times New Roman"/>
          <w:sz w:val="20"/>
          <w:szCs w:val="20"/>
          <w:lang w:val="en-GB"/>
        </w:rPr>
        <w:t>, 203–217, doi:</w:t>
      </w:r>
      <w:r w:rsidR="00642F13">
        <w:fldChar w:fldCharType="begin"/>
      </w:r>
      <w:r w:rsidR="00642F13" w:rsidRPr="001D5B54">
        <w:rPr>
          <w:lang w:val="en-US"/>
          <w:rPrChange w:id="3883" w:author="Clotilde Pean" w:date="2021-06-21T14:15:00Z">
            <w:rPr/>
          </w:rPrChange>
        </w:rPr>
        <w:instrText xml:space="preserve"> HYPERLINK "https://dx.doi.org/10.1007/s00382-013-1722-z" </w:instrText>
      </w:r>
      <w:r w:rsidR="00642F13">
        <w:fldChar w:fldCharType="separate"/>
      </w:r>
      <w:r w:rsidRPr="00697E49">
        <w:rPr>
          <w:rStyle w:val="Hyperlink"/>
          <w:rFonts w:cs="Times New Roman"/>
          <w:sz w:val="20"/>
          <w:szCs w:val="20"/>
          <w:lang w:val="en-GB"/>
        </w:rPr>
        <w:t>10.1007/s00382-013-1722-z</w:t>
      </w:r>
      <w:r w:rsidR="00642F13">
        <w:rPr>
          <w:rStyle w:val="Hyperlink"/>
          <w:rFonts w:cs="Times New Roman"/>
          <w:sz w:val="20"/>
          <w:szCs w:val="20"/>
          <w:lang w:val="en-GB"/>
        </w:rPr>
        <w:fldChar w:fldCharType="end"/>
      </w:r>
      <w:r w:rsidRPr="00697E49">
        <w:rPr>
          <w:rFonts w:cs="Times New Roman"/>
          <w:sz w:val="20"/>
          <w:szCs w:val="20"/>
          <w:lang w:val="en-GB"/>
        </w:rPr>
        <w:t>.</w:t>
      </w:r>
    </w:p>
    <w:p w14:paraId="49F4239E" w14:textId="44FCDD6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Dong, L. et al., 2016: The Footprint of the Inter-decadal Pacific Oscillation in Indian Ocean Sea Surface Temperatures.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21251, doi:</w:t>
      </w:r>
      <w:r w:rsidR="00642F13">
        <w:fldChar w:fldCharType="begin"/>
      </w:r>
      <w:r w:rsidR="00642F13" w:rsidRPr="001D5B54">
        <w:rPr>
          <w:lang w:val="en-US"/>
          <w:rPrChange w:id="3884" w:author="Clotilde Pean" w:date="2021-06-21T14:15:00Z">
            <w:rPr/>
          </w:rPrChange>
        </w:rPr>
        <w:instrText xml:space="preserve"> HYPERLINK "https://dx.doi.org/10.1038/srep21251" </w:instrText>
      </w:r>
      <w:r w:rsidR="00642F13">
        <w:fldChar w:fldCharType="separate"/>
      </w:r>
      <w:r w:rsidRPr="00697E49">
        <w:rPr>
          <w:rStyle w:val="Hyperlink"/>
          <w:rFonts w:cs="Times New Roman"/>
          <w:sz w:val="20"/>
          <w:szCs w:val="20"/>
          <w:lang w:val="en-GB"/>
        </w:rPr>
        <w:t>10.1038/srep21251</w:t>
      </w:r>
      <w:r w:rsidR="00642F13">
        <w:rPr>
          <w:rStyle w:val="Hyperlink"/>
          <w:rFonts w:cs="Times New Roman"/>
          <w:sz w:val="20"/>
          <w:szCs w:val="20"/>
          <w:lang w:val="en-GB"/>
        </w:rPr>
        <w:fldChar w:fldCharType="end"/>
      </w:r>
      <w:r w:rsidRPr="00697E49">
        <w:rPr>
          <w:rFonts w:cs="Times New Roman"/>
          <w:sz w:val="20"/>
          <w:szCs w:val="20"/>
          <w:lang w:val="en-GB"/>
        </w:rPr>
        <w:t>.</w:t>
      </w:r>
    </w:p>
    <w:p w14:paraId="33C5F5F5" w14:textId="74D0ADA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Dong, S. et al., 2020: Attribution of Extreme Precipitation with Updated Observations and CMIP6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34(3)</w:t>
      </w:r>
      <w:r w:rsidRPr="00697E49">
        <w:rPr>
          <w:rFonts w:cs="Times New Roman"/>
          <w:sz w:val="20"/>
          <w:szCs w:val="20"/>
          <w:lang w:val="en-GB"/>
        </w:rPr>
        <w:t>, 871–881, doi:</w:t>
      </w:r>
      <w:r w:rsidR="00642F13">
        <w:fldChar w:fldCharType="begin"/>
      </w:r>
      <w:r w:rsidR="00642F13" w:rsidRPr="001D5B54">
        <w:rPr>
          <w:lang w:val="en-US"/>
          <w:rPrChange w:id="3885" w:author="Clotilde Pean" w:date="2021-06-21T14:15:00Z">
            <w:rPr/>
          </w:rPrChange>
        </w:rPr>
        <w:instrText xml:space="preserve"> HYPERLINK "https://dx.doi.org/10.1175/jcli-d-19-1017.1" </w:instrText>
      </w:r>
      <w:r w:rsidR="00642F13">
        <w:fldChar w:fldCharType="separate"/>
      </w:r>
      <w:r w:rsidRPr="00697E49">
        <w:rPr>
          <w:rStyle w:val="Hyperlink"/>
          <w:rFonts w:cs="Times New Roman"/>
          <w:sz w:val="20"/>
          <w:szCs w:val="20"/>
          <w:lang w:val="en-GB"/>
        </w:rPr>
        <w:t>10.1175/jcli-d-19-1017.1</w:t>
      </w:r>
      <w:r w:rsidR="00642F13">
        <w:rPr>
          <w:rStyle w:val="Hyperlink"/>
          <w:rFonts w:cs="Times New Roman"/>
          <w:sz w:val="20"/>
          <w:szCs w:val="20"/>
          <w:lang w:val="en-GB"/>
        </w:rPr>
        <w:fldChar w:fldCharType="end"/>
      </w:r>
      <w:r w:rsidRPr="00697E49">
        <w:rPr>
          <w:rFonts w:cs="Times New Roman"/>
          <w:sz w:val="20"/>
          <w:szCs w:val="20"/>
          <w:lang w:val="en-GB"/>
        </w:rPr>
        <w:t>.</w:t>
      </w:r>
    </w:p>
    <w:p w14:paraId="04A3C7B4" w14:textId="109656C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Douville, H. and M. Plazzotta, 2017: Midlatitude summer drying: and underestimated threat in CMIP5 models? </w:t>
      </w:r>
      <w:r w:rsidRPr="00697E49">
        <w:rPr>
          <w:rFonts w:cs="Times New Roman"/>
          <w:i/>
          <w:sz w:val="20"/>
          <w:szCs w:val="20"/>
          <w:lang w:val="en-GB"/>
        </w:rPr>
        <w:t>Geophys. Res. Lett.</w:t>
      </w:r>
      <w:r w:rsidRPr="00697E49">
        <w:rPr>
          <w:rFonts w:cs="Times New Roman"/>
          <w:sz w:val="20"/>
          <w:szCs w:val="20"/>
          <w:lang w:val="en-GB"/>
        </w:rPr>
        <w:t xml:space="preserve">, </w:t>
      </w:r>
      <w:r w:rsidRPr="00697E49">
        <w:rPr>
          <w:rFonts w:cs="Times New Roman"/>
          <w:b/>
          <w:sz w:val="20"/>
          <w:szCs w:val="20"/>
          <w:lang w:val="en-GB"/>
        </w:rPr>
        <w:t>44</w:t>
      </w:r>
      <w:r w:rsidRPr="00697E49">
        <w:rPr>
          <w:rFonts w:cs="Times New Roman"/>
          <w:sz w:val="20"/>
          <w:szCs w:val="20"/>
          <w:lang w:val="en-GB"/>
        </w:rPr>
        <w:t>, doi:</w:t>
      </w:r>
      <w:r w:rsidR="00642F13">
        <w:fldChar w:fldCharType="begin"/>
      </w:r>
      <w:r w:rsidR="00642F13" w:rsidRPr="001D5B54">
        <w:rPr>
          <w:lang w:val="en-US"/>
          <w:rPrChange w:id="3886" w:author="Clotilde Pean" w:date="2021-06-21T14:15:00Z">
            <w:rPr/>
          </w:rPrChange>
        </w:rPr>
        <w:instrText xml:space="preserve"> HYPERLINK "https://dx.doi.org/10.1002/2017gl075353" </w:instrText>
      </w:r>
      <w:r w:rsidR="00642F13">
        <w:fldChar w:fldCharType="separate"/>
      </w:r>
      <w:r w:rsidRPr="00697E49">
        <w:rPr>
          <w:rStyle w:val="Hyperlink"/>
          <w:rFonts w:cs="Times New Roman"/>
          <w:sz w:val="20"/>
          <w:szCs w:val="20"/>
          <w:lang w:val="en-GB"/>
        </w:rPr>
        <w:t>10.1002/2017gl075353</w:t>
      </w:r>
      <w:r w:rsidR="00642F13">
        <w:rPr>
          <w:rStyle w:val="Hyperlink"/>
          <w:rFonts w:cs="Times New Roman"/>
          <w:sz w:val="20"/>
          <w:szCs w:val="20"/>
          <w:lang w:val="en-GB"/>
        </w:rPr>
        <w:fldChar w:fldCharType="end"/>
      </w:r>
      <w:r w:rsidRPr="00697E49">
        <w:rPr>
          <w:rFonts w:cs="Times New Roman"/>
          <w:sz w:val="20"/>
          <w:szCs w:val="20"/>
          <w:lang w:val="en-GB"/>
        </w:rPr>
        <w:t>.</w:t>
      </w:r>
    </w:p>
    <w:p w14:paraId="728B048D" w14:textId="738EB64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Douville, H., A. Ribes, and S. Tyteca, 2019: Breakdown of NAO reproducibility into internal versus externally-forced components: a two-tier pilot study.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52(1–2)</w:t>
      </w:r>
      <w:r w:rsidRPr="00697E49">
        <w:rPr>
          <w:rFonts w:cs="Times New Roman"/>
          <w:sz w:val="20"/>
          <w:szCs w:val="20"/>
          <w:lang w:val="en-GB"/>
        </w:rPr>
        <w:t>, 29–48, doi:</w:t>
      </w:r>
      <w:r w:rsidR="00642F13">
        <w:fldChar w:fldCharType="begin"/>
      </w:r>
      <w:r w:rsidR="00642F13" w:rsidRPr="001D5B54">
        <w:rPr>
          <w:lang w:val="en-US"/>
          <w:rPrChange w:id="3887" w:author="Clotilde Pean" w:date="2021-06-21T14:15:00Z">
            <w:rPr/>
          </w:rPrChange>
        </w:rPr>
        <w:instrText xml:space="preserve"> HYPERLINK "https://dx.doi.org/10.1007/s00382-018-4141-3" </w:instrText>
      </w:r>
      <w:r w:rsidR="00642F13">
        <w:fldChar w:fldCharType="separate"/>
      </w:r>
      <w:r w:rsidRPr="00697E49">
        <w:rPr>
          <w:rStyle w:val="Hyperlink"/>
          <w:rFonts w:cs="Times New Roman"/>
          <w:sz w:val="20"/>
          <w:szCs w:val="20"/>
          <w:lang w:val="en-GB"/>
        </w:rPr>
        <w:t>10.1007/s00382-018-4141-3</w:t>
      </w:r>
      <w:r w:rsidR="00642F13">
        <w:rPr>
          <w:rStyle w:val="Hyperlink"/>
          <w:rFonts w:cs="Times New Roman"/>
          <w:sz w:val="20"/>
          <w:szCs w:val="20"/>
          <w:lang w:val="en-GB"/>
        </w:rPr>
        <w:fldChar w:fldCharType="end"/>
      </w:r>
      <w:r w:rsidRPr="00697E49">
        <w:rPr>
          <w:rFonts w:cs="Times New Roman"/>
          <w:sz w:val="20"/>
          <w:szCs w:val="20"/>
          <w:lang w:val="en-GB"/>
        </w:rPr>
        <w:t>.</w:t>
      </w:r>
    </w:p>
    <w:p w14:paraId="44F2D333" w14:textId="038C08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Douville, H. et al., 2020: Drivers of the enhanced decline of land near-surface relative humidity to abrupt 4xCO2 in CNRM-CM6-1.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w:t>
      </w:r>
      <w:r w:rsidRPr="00697E49">
        <w:rPr>
          <w:rFonts w:cs="Times New Roman"/>
          <w:sz w:val="20"/>
          <w:szCs w:val="20"/>
          <w:lang w:val="en-GB"/>
        </w:rPr>
        <w:t>, doi:</w:t>
      </w:r>
      <w:r w:rsidR="00642F13">
        <w:fldChar w:fldCharType="begin"/>
      </w:r>
      <w:r w:rsidR="00642F13" w:rsidRPr="001D5B54">
        <w:rPr>
          <w:lang w:val="en-US"/>
          <w:rPrChange w:id="3888" w:author="Clotilde Pean" w:date="2021-06-21T14:15:00Z">
            <w:rPr/>
          </w:rPrChange>
        </w:rPr>
        <w:instrText xml:space="preserve"> HYPERLINK "https://dx.doi.org/10.1007/s00382-020-05351-x" </w:instrText>
      </w:r>
      <w:r w:rsidR="00642F13">
        <w:fldChar w:fldCharType="separate"/>
      </w:r>
      <w:r w:rsidRPr="00697E49">
        <w:rPr>
          <w:rStyle w:val="Hyperlink"/>
          <w:rFonts w:cs="Times New Roman"/>
          <w:sz w:val="20"/>
          <w:szCs w:val="20"/>
          <w:lang w:val="en-GB"/>
        </w:rPr>
        <w:t>10.1007/s00382-020-05351-x</w:t>
      </w:r>
      <w:r w:rsidR="00642F13">
        <w:rPr>
          <w:rStyle w:val="Hyperlink"/>
          <w:rFonts w:cs="Times New Roman"/>
          <w:sz w:val="20"/>
          <w:szCs w:val="20"/>
          <w:lang w:val="en-GB"/>
        </w:rPr>
        <w:fldChar w:fldCharType="end"/>
      </w:r>
      <w:r w:rsidRPr="00697E49">
        <w:rPr>
          <w:rFonts w:cs="Times New Roman"/>
          <w:sz w:val="20"/>
          <w:szCs w:val="20"/>
          <w:lang w:val="en-GB"/>
        </w:rPr>
        <w:t>.</w:t>
      </w:r>
    </w:p>
    <w:p w14:paraId="2E2C7792" w14:textId="38B0F36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Dow, W.J., A.C. Maycock, M. Lofverstrom, and C.J. Smith, 2020: The Effect of Anthropogenic Aerosols on the Aleutian Low.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34(5)</w:t>
      </w:r>
      <w:r w:rsidRPr="00697E49">
        <w:rPr>
          <w:rFonts w:cs="Times New Roman"/>
          <w:sz w:val="20"/>
          <w:szCs w:val="20"/>
          <w:lang w:val="en-GB"/>
        </w:rPr>
        <w:t>, 1725–1741, doi:</w:t>
      </w:r>
      <w:r w:rsidR="00642F13">
        <w:fldChar w:fldCharType="begin"/>
      </w:r>
      <w:r w:rsidR="00642F13" w:rsidRPr="001D5B54">
        <w:rPr>
          <w:lang w:val="en-US"/>
          <w:rPrChange w:id="3889" w:author="Clotilde Pean" w:date="2021-06-21T14:15:00Z">
            <w:rPr/>
          </w:rPrChange>
        </w:rPr>
        <w:instrText xml:space="preserve"> HYPERLINK "https://dx.doi.org/10.1175/jcli-d-20-0423.1" </w:instrText>
      </w:r>
      <w:r w:rsidR="00642F13">
        <w:fldChar w:fldCharType="separate"/>
      </w:r>
      <w:r w:rsidRPr="00697E49">
        <w:rPr>
          <w:rStyle w:val="Hyperlink"/>
          <w:rFonts w:cs="Times New Roman"/>
          <w:sz w:val="20"/>
          <w:szCs w:val="20"/>
          <w:lang w:val="en-GB"/>
        </w:rPr>
        <w:t>10.1175/jcli-d-20-0423.1</w:t>
      </w:r>
      <w:r w:rsidR="00642F13">
        <w:rPr>
          <w:rStyle w:val="Hyperlink"/>
          <w:rFonts w:cs="Times New Roman"/>
          <w:sz w:val="20"/>
          <w:szCs w:val="20"/>
          <w:lang w:val="en-GB"/>
        </w:rPr>
        <w:fldChar w:fldCharType="end"/>
      </w:r>
      <w:r w:rsidRPr="00697E49">
        <w:rPr>
          <w:rFonts w:cs="Times New Roman"/>
          <w:sz w:val="20"/>
          <w:szCs w:val="20"/>
          <w:lang w:val="en-GB"/>
        </w:rPr>
        <w:t>.</w:t>
      </w:r>
    </w:p>
    <w:p w14:paraId="7776D45D" w14:textId="6C66A02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Downes, S.M. and A.M.C. Hogg, 2013: Southern Ocean Circulation and Eddy Compensation in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26(18)</w:t>
      </w:r>
      <w:r w:rsidRPr="00697E49">
        <w:rPr>
          <w:rFonts w:cs="Times New Roman"/>
          <w:sz w:val="20"/>
          <w:szCs w:val="20"/>
          <w:lang w:val="en-GB"/>
        </w:rPr>
        <w:t>, 7198–7220, doi:</w:t>
      </w:r>
      <w:r w:rsidR="00642F13">
        <w:fldChar w:fldCharType="begin"/>
      </w:r>
      <w:r w:rsidR="00642F13" w:rsidRPr="001D5B54">
        <w:rPr>
          <w:lang w:val="en-US"/>
          <w:rPrChange w:id="3890" w:author="Clotilde Pean" w:date="2021-06-21T14:15:00Z">
            <w:rPr/>
          </w:rPrChange>
        </w:rPr>
        <w:instrText xml:space="preserve"> HYPERLINK "https://dx.doi.org/10.1175/jcli-d-12-00504.1" </w:instrText>
      </w:r>
      <w:r w:rsidR="00642F13">
        <w:fldChar w:fldCharType="separate"/>
      </w:r>
      <w:r w:rsidRPr="00697E49">
        <w:rPr>
          <w:rStyle w:val="Hyperlink"/>
          <w:rFonts w:cs="Times New Roman"/>
          <w:sz w:val="20"/>
          <w:szCs w:val="20"/>
          <w:lang w:val="en-GB"/>
        </w:rPr>
        <w:t>10.1175/jcli-d-12-00504.1</w:t>
      </w:r>
      <w:r w:rsidR="00642F13">
        <w:rPr>
          <w:rStyle w:val="Hyperlink"/>
          <w:rFonts w:cs="Times New Roman"/>
          <w:sz w:val="20"/>
          <w:szCs w:val="20"/>
          <w:lang w:val="en-GB"/>
        </w:rPr>
        <w:fldChar w:fldCharType="end"/>
      </w:r>
      <w:r w:rsidRPr="00697E49">
        <w:rPr>
          <w:rFonts w:cs="Times New Roman"/>
          <w:sz w:val="20"/>
          <w:szCs w:val="20"/>
          <w:lang w:val="en-GB"/>
        </w:rPr>
        <w:t>.</w:t>
      </w:r>
    </w:p>
    <w:p w14:paraId="381BE897" w14:textId="7ECCAAF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Downes, S.M., P. Spence, and A.M. Hogg, 2018: Understanding variability of the Southern Ocean overturning circulation in CORE-II models.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123</w:t>
      </w:r>
      <w:r w:rsidRPr="00697E49">
        <w:rPr>
          <w:rFonts w:cs="Times New Roman"/>
          <w:sz w:val="20"/>
          <w:szCs w:val="20"/>
          <w:lang w:val="en-GB"/>
        </w:rPr>
        <w:t>, 98–109, doi:</w:t>
      </w:r>
      <w:r w:rsidR="00642F13">
        <w:fldChar w:fldCharType="begin"/>
      </w:r>
      <w:r w:rsidR="00642F13" w:rsidRPr="001D5B54">
        <w:rPr>
          <w:lang w:val="en-US"/>
          <w:rPrChange w:id="3891" w:author="Clotilde Pean" w:date="2021-06-21T14:15:00Z">
            <w:rPr/>
          </w:rPrChange>
        </w:rPr>
        <w:instrText xml:space="preserve"> HYPERLINK "https://dx.doi.org/10.1016/j.ocemod.2018.01.005" </w:instrText>
      </w:r>
      <w:r w:rsidR="00642F13">
        <w:fldChar w:fldCharType="separate"/>
      </w:r>
      <w:r w:rsidRPr="00697E49">
        <w:rPr>
          <w:rStyle w:val="Hyperlink"/>
          <w:rFonts w:cs="Times New Roman"/>
          <w:sz w:val="20"/>
          <w:szCs w:val="20"/>
          <w:lang w:val="en-GB"/>
        </w:rPr>
        <w:t>10.1016/j.ocemod.2018.01.005</w:t>
      </w:r>
      <w:r w:rsidR="00642F13">
        <w:rPr>
          <w:rStyle w:val="Hyperlink"/>
          <w:rFonts w:cs="Times New Roman"/>
          <w:sz w:val="20"/>
          <w:szCs w:val="20"/>
          <w:lang w:val="en-GB"/>
        </w:rPr>
        <w:fldChar w:fldCharType="end"/>
      </w:r>
      <w:r w:rsidRPr="00697E49">
        <w:rPr>
          <w:rFonts w:cs="Times New Roman"/>
          <w:sz w:val="20"/>
          <w:szCs w:val="20"/>
          <w:lang w:val="en-GB"/>
        </w:rPr>
        <w:t>.</w:t>
      </w:r>
    </w:p>
    <w:p w14:paraId="0CC7F73D" w14:textId="420311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Drews, A. and R.J. Greatbatch, 2016: Atlantic Multidecadal Variability in a model with an improved North Atlantic Current.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43(15)</w:t>
      </w:r>
      <w:r w:rsidRPr="00697E49">
        <w:rPr>
          <w:rFonts w:cs="Times New Roman"/>
          <w:sz w:val="20"/>
          <w:szCs w:val="20"/>
          <w:lang w:val="en-GB"/>
        </w:rPr>
        <w:t>, 8199–8206, doi:</w:t>
      </w:r>
      <w:r w:rsidR="00642F13">
        <w:fldChar w:fldCharType="begin"/>
      </w:r>
      <w:r w:rsidR="00642F13" w:rsidRPr="001D5B54">
        <w:rPr>
          <w:lang w:val="en-US"/>
          <w:rPrChange w:id="3892" w:author="Clotilde Pean" w:date="2021-06-21T14:15:00Z">
            <w:rPr/>
          </w:rPrChange>
        </w:rPr>
        <w:instrText xml:space="preserve"> HYPERLINK "https://dx.doi.org/10.1002/2016gl069815" </w:instrText>
      </w:r>
      <w:r w:rsidR="00642F13">
        <w:fldChar w:fldCharType="separate"/>
      </w:r>
      <w:r w:rsidRPr="00697E49">
        <w:rPr>
          <w:rStyle w:val="Hyperlink"/>
          <w:rFonts w:cs="Times New Roman"/>
          <w:sz w:val="20"/>
          <w:szCs w:val="20"/>
          <w:lang w:val="en-GB"/>
        </w:rPr>
        <w:t>10.1002/2016gl069815</w:t>
      </w:r>
      <w:r w:rsidR="00642F13">
        <w:rPr>
          <w:rStyle w:val="Hyperlink"/>
          <w:rFonts w:cs="Times New Roman"/>
          <w:sz w:val="20"/>
          <w:szCs w:val="20"/>
          <w:lang w:val="en-GB"/>
        </w:rPr>
        <w:fldChar w:fldCharType="end"/>
      </w:r>
      <w:r w:rsidRPr="00697E49">
        <w:rPr>
          <w:rFonts w:cs="Times New Roman"/>
          <w:sz w:val="20"/>
          <w:szCs w:val="20"/>
          <w:lang w:val="en-GB"/>
        </w:rPr>
        <w:t>.</w:t>
      </w:r>
    </w:p>
    <w:p w14:paraId="0ABF78BC" w14:textId="48F55E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Drijfhout, S., 2018: The relation between natural variations in ocean heat uptake and global mean surface temperature anomalies in CMIP5.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7402, doi:</w:t>
      </w:r>
      <w:r w:rsidR="00642F13">
        <w:fldChar w:fldCharType="begin"/>
      </w:r>
      <w:r w:rsidR="00642F13" w:rsidRPr="001D5B54">
        <w:rPr>
          <w:lang w:val="en-US"/>
          <w:rPrChange w:id="3893" w:author="Clotilde Pean" w:date="2021-06-21T14:15:00Z">
            <w:rPr/>
          </w:rPrChange>
        </w:rPr>
        <w:instrText xml:space="preserve"> HYPERLINK "https://dx.doi.org/10.1038/s41598-018-25342-7" </w:instrText>
      </w:r>
      <w:r w:rsidR="00642F13">
        <w:fldChar w:fldCharType="separate"/>
      </w:r>
      <w:r w:rsidRPr="00697E49">
        <w:rPr>
          <w:rStyle w:val="Hyperlink"/>
          <w:rFonts w:cs="Times New Roman"/>
          <w:sz w:val="20"/>
          <w:szCs w:val="20"/>
          <w:lang w:val="en-GB"/>
        </w:rPr>
        <w:t>10.1038/s41598-018-25342-7</w:t>
      </w:r>
      <w:r w:rsidR="00642F13">
        <w:rPr>
          <w:rStyle w:val="Hyperlink"/>
          <w:rFonts w:cs="Times New Roman"/>
          <w:sz w:val="20"/>
          <w:szCs w:val="20"/>
          <w:lang w:val="en-GB"/>
        </w:rPr>
        <w:fldChar w:fldCharType="end"/>
      </w:r>
      <w:r w:rsidRPr="00697E49">
        <w:rPr>
          <w:rFonts w:cs="Times New Roman"/>
          <w:sz w:val="20"/>
          <w:szCs w:val="20"/>
          <w:lang w:val="en-GB"/>
        </w:rPr>
        <w:t>.</w:t>
      </w:r>
    </w:p>
    <w:p w14:paraId="0838A00A" w14:textId="1E9DA77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 Y., S.-P. Xie, G. Huang, and K. Hu, 2009: Role of Air–Sea Interaction in the Long Persistence of El Niño–Induced North Indian Ocean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22(8)</w:t>
      </w:r>
      <w:r w:rsidRPr="00697E49">
        <w:rPr>
          <w:rFonts w:cs="Times New Roman"/>
          <w:sz w:val="20"/>
          <w:szCs w:val="20"/>
          <w:lang w:val="en-GB"/>
        </w:rPr>
        <w:t>, 2023–2038, doi:</w:t>
      </w:r>
      <w:r w:rsidR="00642F13">
        <w:fldChar w:fldCharType="begin"/>
      </w:r>
      <w:r w:rsidR="00642F13" w:rsidRPr="001D5B54">
        <w:rPr>
          <w:lang w:val="en-US"/>
          <w:rPrChange w:id="3894" w:author="Clotilde Pean" w:date="2021-06-21T14:15:00Z">
            <w:rPr/>
          </w:rPrChange>
        </w:rPr>
        <w:instrText xml:space="preserve"> HYPERLINK "https://dx.doi.org/10.1175/2008jcli2590.1" </w:instrText>
      </w:r>
      <w:r w:rsidR="00642F13">
        <w:fldChar w:fldCharType="separate"/>
      </w:r>
      <w:r w:rsidRPr="00697E49">
        <w:rPr>
          <w:rStyle w:val="Hyperlink"/>
          <w:rFonts w:cs="Times New Roman"/>
          <w:sz w:val="20"/>
          <w:szCs w:val="20"/>
          <w:lang w:val="en-GB"/>
        </w:rPr>
        <w:t>10.1175/2008jcli2590.1</w:t>
      </w:r>
      <w:r w:rsidR="00642F13">
        <w:rPr>
          <w:rStyle w:val="Hyperlink"/>
          <w:rFonts w:cs="Times New Roman"/>
          <w:sz w:val="20"/>
          <w:szCs w:val="20"/>
          <w:lang w:val="en-GB"/>
        </w:rPr>
        <w:fldChar w:fldCharType="end"/>
      </w:r>
      <w:r w:rsidRPr="00697E49">
        <w:rPr>
          <w:rFonts w:cs="Times New Roman"/>
          <w:sz w:val="20"/>
          <w:szCs w:val="20"/>
          <w:lang w:val="en-GB"/>
        </w:rPr>
        <w:t>.</w:t>
      </w:r>
    </w:p>
    <w:p w14:paraId="212D8979" w14:textId="3D9F6DC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Dunn, R.J.H., K.M. Willett, A. Ciavarella, and P.A. Stott, 2017: Comparison of land surface humidity between observations and CMIP5 models. </w:t>
      </w:r>
      <w:r w:rsidRPr="00697E49">
        <w:rPr>
          <w:rFonts w:cs="Times New Roman"/>
          <w:i/>
          <w:sz w:val="20"/>
          <w:szCs w:val="20"/>
          <w:lang w:val="en-GB"/>
        </w:rPr>
        <w:t>Earth System Dynamics</w:t>
      </w:r>
      <w:r w:rsidRPr="00697E49">
        <w:rPr>
          <w:rFonts w:cs="Times New Roman"/>
          <w:sz w:val="20"/>
          <w:szCs w:val="20"/>
          <w:lang w:val="en-GB"/>
        </w:rPr>
        <w:t xml:space="preserve">, </w:t>
      </w:r>
      <w:r w:rsidRPr="00697E49">
        <w:rPr>
          <w:rFonts w:cs="Times New Roman"/>
          <w:b/>
          <w:sz w:val="20"/>
          <w:szCs w:val="20"/>
          <w:lang w:val="en-GB"/>
        </w:rPr>
        <w:t>8(3)</w:t>
      </w:r>
      <w:r w:rsidRPr="00697E49">
        <w:rPr>
          <w:rFonts w:cs="Times New Roman"/>
          <w:sz w:val="20"/>
          <w:szCs w:val="20"/>
          <w:lang w:val="en-GB"/>
        </w:rPr>
        <w:t>, 719–747, doi:</w:t>
      </w:r>
      <w:r w:rsidR="00642F13">
        <w:fldChar w:fldCharType="begin"/>
      </w:r>
      <w:r w:rsidR="00642F13" w:rsidRPr="001D5B54">
        <w:rPr>
          <w:lang w:val="en-US"/>
          <w:rPrChange w:id="3895" w:author="Clotilde Pean" w:date="2021-06-21T14:15:00Z">
            <w:rPr/>
          </w:rPrChange>
        </w:rPr>
        <w:instrText xml:space="preserve"> HYPERLINK "https://dx.doi.org/10.5194/esd-8-719-2017" </w:instrText>
      </w:r>
      <w:r w:rsidR="00642F13">
        <w:fldChar w:fldCharType="separate"/>
      </w:r>
      <w:r w:rsidRPr="00697E49">
        <w:rPr>
          <w:rStyle w:val="Hyperlink"/>
          <w:rFonts w:cs="Times New Roman"/>
          <w:sz w:val="20"/>
          <w:szCs w:val="20"/>
          <w:lang w:val="en-GB"/>
        </w:rPr>
        <w:t>10.5194/esd-8-719-2017</w:t>
      </w:r>
      <w:r w:rsidR="00642F13">
        <w:rPr>
          <w:rStyle w:val="Hyperlink"/>
          <w:rFonts w:cs="Times New Roman"/>
          <w:sz w:val="20"/>
          <w:szCs w:val="20"/>
          <w:lang w:val="en-GB"/>
        </w:rPr>
        <w:fldChar w:fldCharType="end"/>
      </w:r>
      <w:r w:rsidRPr="00697E49">
        <w:rPr>
          <w:rFonts w:cs="Times New Roman"/>
          <w:sz w:val="20"/>
          <w:szCs w:val="20"/>
          <w:lang w:val="en-GB"/>
        </w:rPr>
        <w:t>.</w:t>
      </w:r>
    </w:p>
    <w:p w14:paraId="2842F483" w14:textId="2D0A680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Dunne, J.P. et al., 2020: The GFDL Earth System Model Version 4.1 (GFDL-ESM 4.1): Overall Coupled Model Description and Simulation Characteristics.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12(11)</w:t>
      </w:r>
      <w:r w:rsidRPr="00697E49">
        <w:rPr>
          <w:rFonts w:cs="Times New Roman"/>
          <w:sz w:val="20"/>
          <w:szCs w:val="20"/>
          <w:lang w:val="en-GB"/>
        </w:rPr>
        <w:t>, doi:</w:t>
      </w:r>
      <w:r w:rsidR="00642F13">
        <w:fldChar w:fldCharType="begin"/>
      </w:r>
      <w:r w:rsidR="00642F13" w:rsidRPr="001D5B54">
        <w:rPr>
          <w:lang w:val="en-US"/>
          <w:rPrChange w:id="3896" w:author="Clotilde Pean" w:date="2021-06-21T14:15:00Z">
            <w:rPr/>
          </w:rPrChange>
        </w:rPr>
        <w:instrText xml:space="preserve"> HYPERLINK "https://dx.doi.org/10.1029/2019ms002015" </w:instrText>
      </w:r>
      <w:r w:rsidR="00642F13">
        <w:fldChar w:fldCharType="separate"/>
      </w:r>
      <w:r w:rsidRPr="00697E49">
        <w:rPr>
          <w:rStyle w:val="Hyperlink"/>
          <w:rFonts w:cs="Times New Roman"/>
          <w:sz w:val="20"/>
          <w:szCs w:val="20"/>
          <w:lang w:val="en-GB"/>
        </w:rPr>
        <w:t>10.1029/2019ms002015</w:t>
      </w:r>
      <w:r w:rsidR="00642F13">
        <w:rPr>
          <w:rStyle w:val="Hyperlink"/>
          <w:rFonts w:cs="Times New Roman"/>
          <w:sz w:val="20"/>
          <w:szCs w:val="20"/>
          <w:lang w:val="en-GB"/>
        </w:rPr>
        <w:fldChar w:fldCharType="end"/>
      </w:r>
      <w:r w:rsidRPr="00697E49">
        <w:rPr>
          <w:rFonts w:cs="Times New Roman"/>
          <w:sz w:val="20"/>
          <w:szCs w:val="20"/>
          <w:lang w:val="en-GB"/>
        </w:rPr>
        <w:t>.</w:t>
      </w:r>
    </w:p>
    <w:p w14:paraId="03461975" w14:textId="291176E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Dunn-Sigouin, E. and S.-W. Son, 2013: Northern Hemisphere blocking frequency and duration in the CMIP5 models. </w:t>
      </w:r>
      <w:r w:rsidRPr="00697E49">
        <w:rPr>
          <w:rFonts w:cs="Times New Roman"/>
          <w:i/>
          <w:sz w:val="20"/>
          <w:szCs w:val="20"/>
          <w:lang w:val="en-GB"/>
        </w:rPr>
        <w:t>JOURNAL OF GEOPHYSICAL RESEARCH-ATMOSPHERES</w:t>
      </w:r>
      <w:r w:rsidRPr="00697E49">
        <w:rPr>
          <w:rFonts w:cs="Times New Roman"/>
          <w:sz w:val="20"/>
          <w:szCs w:val="20"/>
          <w:lang w:val="en-GB"/>
        </w:rPr>
        <w:t xml:space="preserve">, </w:t>
      </w:r>
      <w:r w:rsidRPr="00697E49">
        <w:rPr>
          <w:rFonts w:cs="Times New Roman"/>
          <w:b/>
          <w:sz w:val="20"/>
          <w:szCs w:val="20"/>
          <w:lang w:val="en-GB"/>
        </w:rPr>
        <w:t>118(3)</w:t>
      </w:r>
      <w:r w:rsidRPr="00697E49">
        <w:rPr>
          <w:rFonts w:cs="Times New Roman"/>
          <w:sz w:val="20"/>
          <w:szCs w:val="20"/>
          <w:lang w:val="en-GB"/>
        </w:rPr>
        <w:t>, 1179–1188, doi:</w:t>
      </w:r>
      <w:r w:rsidR="00642F13">
        <w:fldChar w:fldCharType="begin"/>
      </w:r>
      <w:r w:rsidR="00642F13" w:rsidRPr="001D5B54">
        <w:rPr>
          <w:lang w:val="en-US"/>
          <w:rPrChange w:id="3897" w:author="Clotilde Pean" w:date="2021-06-21T14:15:00Z">
            <w:rPr/>
          </w:rPrChange>
        </w:rPr>
        <w:instrText xml:space="preserve"> HYPERLINK "https://dx.doi.org/10.1002/jgrd.50143" </w:instrText>
      </w:r>
      <w:r w:rsidR="00642F13">
        <w:fldChar w:fldCharType="separate"/>
      </w:r>
      <w:r w:rsidRPr="00697E49">
        <w:rPr>
          <w:rStyle w:val="Hyperlink"/>
          <w:rFonts w:cs="Times New Roman"/>
          <w:sz w:val="20"/>
          <w:szCs w:val="20"/>
          <w:lang w:val="en-GB"/>
        </w:rPr>
        <w:t>10.1002/jgrd.50143</w:t>
      </w:r>
      <w:r w:rsidR="00642F13">
        <w:rPr>
          <w:rStyle w:val="Hyperlink"/>
          <w:rFonts w:cs="Times New Roman"/>
          <w:sz w:val="20"/>
          <w:szCs w:val="20"/>
          <w:lang w:val="en-GB"/>
        </w:rPr>
        <w:fldChar w:fldCharType="end"/>
      </w:r>
      <w:r w:rsidRPr="00697E49">
        <w:rPr>
          <w:rFonts w:cs="Times New Roman"/>
          <w:sz w:val="20"/>
          <w:szCs w:val="20"/>
          <w:lang w:val="en-GB"/>
        </w:rPr>
        <w:t>.</w:t>
      </w:r>
    </w:p>
    <w:p w14:paraId="1E0BE818" w14:textId="30FB60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 et al., 2018: Ocean Warming: From the Surface to the Deep in Observations and Models. </w:t>
      </w:r>
      <w:r w:rsidRPr="00697E49">
        <w:rPr>
          <w:rFonts w:cs="Times New Roman"/>
          <w:i/>
          <w:sz w:val="20"/>
          <w:szCs w:val="20"/>
          <w:lang w:val="en-GB"/>
        </w:rPr>
        <w:t>Oceanography</w:t>
      </w:r>
      <w:r w:rsidRPr="00697E49">
        <w:rPr>
          <w:rFonts w:cs="Times New Roman"/>
          <w:sz w:val="20"/>
          <w:szCs w:val="20"/>
          <w:lang w:val="en-GB"/>
        </w:rPr>
        <w:t xml:space="preserve">, </w:t>
      </w:r>
      <w:r w:rsidRPr="00697E49">
        <w:rPr>
          <w:rFonts w:cs="Times New Roman"/>
          <w:b/>
          <w:sz w:val="20"/>
          <w:szCs w:val="20"/>
          <w:lang w:val="en-GB"/>
        </w:rPr>
        <w:t>31(2)</w:t>
      </w:r>
      <w:r w:rsidRPr="00697E49">
        <w:rPr>
          <w:rFonts w:cs="Times New Roman"/>
          <w:sz w:val="20"/>
          <w:szCs w:val="20"/>
          <w:lang w:val="en-GB"/>
        </w:rPr>
        <w:t>, 41–51, doi:</w:t>
      </w:r>
      <w:r w:rsidR="00642F13">
        <w:fldChar w:fldCharType="begin"/>
      </w:r>
      <w:r w:rsidR="00642F13" w:rsidRPr="001D5B54">
        <w:rPr>
          <w:lang w:val="en-US"/>
          <w:rPrChange w:id="3898" w:author="Clotilde Pean" w:date="2021-06-21T14:15:00Z">
            <w:rPr/>
          </w:rPrChange>
        </w:rPr>
        <w:instrText xml:space="preserve"> HYPERLINK "https://dx.doi.org/10.5670/oceanog.2018.227" </w:instrText>
      </w:r>
      <w:r w:rsidR="00642F13">
        <w:fldChar w:fldCharType="separate"/>
      </w:r>
      <w:r w:rsidRPr="00697E49">
        <w:rPr>
          <w:rStyle w:val="Hyperlink"/>
          <w:rFonts w:cs="Times New Roman"/>
          <w:sz w:val="20"/>
          <w:szCs w:val="20"/>
          <w:lang w:val="en-GB"/>
        </w:rPr>
        <w:t>10.5670/oceanog.2018.227</w:t>
      </w:r>
      <w:r w:rsidR="00642F13">
        <w:rPr>
          <w:rStyle w:val="Hyperlink"/>
          <w:rFonts w:cs="Times New Roman"/>
          <w:sz w:val="20"/>
          <w:szCs w:val="20"/>
          <w:lang w:val="en-GB"/>
        </w:rPr>
        <w:fldChar w:fldCharType="end"/>
      </w:r>
      <w:r w:rsidRPr="00697E49">
        <w:rPr>
          <w:rFonts w:cs="Times New Roman"/>
          <w:sz w:val="20"/>
          <w:szCs w:val="20"/>
          <w:lang w:val="en-GB"/>
        </w:rPr>
        <w:t>.</w:t>
      </w:r>
    </w:p>
    <w:p w14:paraId="36A377FA" w14:textId="4DA956F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P.J., 2015: Ocean salinity and the global water cycle. </w:t>
      </w:r>
      <w:r w:rsidRPr="00697E49">
        <w:rPr>
          <w:rFonts w:cs="Times New Roman"/>
          <w:i/>
          <w:sz w:val="20"/>
          <w:szCs w:val="20"/>
          <w:lang w:val="en-GB"/>
        </w:rPr>
        <w:t>Oceanography</w:t>
      </w:r>
      <w:r w:rsidRPr="00697E49">
        <w:rPr>
          <w:rFonts w:cs="Times New Roman"/>
          <w:sz w:val="20"/>
          <w:szCs w:val="20"/>
          <w:lang w:val="en-GB"/>
        </w:rPr>
        <w:t xml:space="preserve">, </w:t>
      </w:r>
      <w:r w:rsidRPr="00697E49">
        <w:rPr>
          <w:rFonts w:cs="Times New Roman"/>
          <w:b/>
          <w:sz w:val="20"/>
          <w:szCs w:val="20"/>
          <w:lang w:val="en-GB"/>
        </w:rPr>
        <w:t>28(1)</w:t>
      </w:r>
      <w:r w:rsidRPr="00697E49">
        <w:rPr>
          <w:rFonts w:cs="Times New Roman"/>
          <w:sz w:val="20"/>
          <w:szCs w:val="20"/>
          <w:lang w:val="en-GB"/>
        </w:rPr>
        <w:t>, 20–31, doi:</w:t>
      </w:r>
      <w:r w:rsidR="00642F13">
        <w:fldChar w:fldCharType="begin"/>
      </w:r>
      <w:r w:rsidR="00642F13" w:rsidRPr="001D5B54">
        <w:rPr>
          <w:lang w:val="en-US"/>
          <w:rPrChange w:id="3899" w:author="Clotilde Pean" w:date="2021-06-21T14:15:00Z">
            <w:rPr/>
          </w:rPrChange>
        </w:rPr>
        <w:instrText xml:space="preserve"> HYPERLINK "https://dx.doi.org/10.5670/oceanog.2015.03" </w:instrText>
      </w:r>
      <w:r w:rsidR="00642F13">
        <w:fldChar w:fldCharType="separate"/>
      </w:r>
      <w:r w:rsidRPr="00697E49">
        <w:rPr>
          <w:rStyle w:val="Hyperlink"/>
          <w:rFonts w:cs="Times New Roman"/>
          <w:sz w:val="20"/>
          <w:szCs w:val="20"/>
          <w:lang w:val="en-GB"/>
        </w:rPr>
        <w:t>10.5670/oceanog.2015.03</w:t>
      </w:r>
      <w:r w:rsidR="00642F13">
        <w:rPr>
          <w:rStyle w:val="Hyperlink"/>
          <w:rFonts w:cs="Times New Roman"/>
          <w:sz w:val="20"/>
          <w:szCs w:val="20"/>
          <w:lang w:val="en-GB"/>
        </w:rPr>
        <w:fldChar w:fldCharType="end"/>
      </w:r>
      <w:r w:rsidRPr="00697E49">
        <w:rPr>
          <w:rFonts w:cs="Times New Roman"/>
          <w:sz w:val="20"/>
          <w:szCs w:val="20"/>
          <w:lang w:val="en-GB"/>
        </w:rPr>
        <w:t>.</w:t>
      </w:r>
    </w:p>
    <w:p w14:paraId="7479D489" w14:textId="1F25A85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P.J. and S.E. Wijffels, 2010: Fifty-Year trends in global ocean salinities and their relationship to broad-scale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23(16)</w:t>
      </w:r>
      <w:r w:rsidRPr="00697E49">
        <w:rPr>
          <w:rFonts w:cs="Times New Roman"/>
          <w:sz w:val="20"/>
          <w:szCs w:val="20"/>
          <w:lang w:val="en-GB"/>
        </w:rPr>
        <w:t>, 4342–4362, doi:</w:t>
      </w:r>
      <w:r w:rsidR="00642F13">
        <w:fldChar w:fldCharType="begin"/>
      </w:r>
      <w:r w:rsidR="00642F13" w:rsidRPr="001D5B54">
        <w:rPr>
          <w:lang w:val="en-US"/>
          <w:rPrChange w:id="3900" w:author="Clotilde Pean" w:date="2021-06-21T14:15:00Z">
            <w:rPr/>
          </w:rPrChange>
        </w:rPr>
        <w:instrText xml:space="preserve"> HYPERLINK "https://dx.doi.org/10.1175/2010jcli3377.1" </w:instrText>
      </w:r>
      <w:r w:rsidR="00642F13">
        <w:fldChar w:fldCharType="separate"/>
      </w:r>
      <w:r w:rsidRPr="00697E49">
        <w:rPr>
          <w:rStyle w:val="Hyperlink"/>
          <w:rFonts w:cs="Times New Roman"/>
          <w:sz w:val="20"/>
          <w:szCs w:val="20"/>
          <w:lang w:val="en-GB"/>
        </w:rPr>
        <w:t>10.1175/2010jcli3377.1</w:t>
      </w:r>
      <w:r w:rsidR="00642F13">
        <w:rPr>
          <w:rStyle w:val="Hyperlink"/>
          <w:rFonts w:cs="Times New Roman"/>
          <w:sz w:val="20"/>
          <w:szCs w:val="20"/>
          <w:lang w:val="en-GB"/>
        </w:rPr>
        <w:fldChar w:fldCharType="end"/>
      </w:r>
      <w:r w:rsidRPr="00697E49">
        <w:rPr>
          <w:rFonts w:cs="Times New Roman"/>
          <w:sz w:val="20"/>
          <w:szCs w:val="20"/>
          <w:lang w:val="en-GB"/>
        </w:rPr>
        <w:t>.</w:t>
      </w:r>
    </w:p>
    <w:p w14:paraId="02B8E08A" w14:textId="764A2FE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P.J., S.E. Wijffels, and R.J. Matear, 2012: Ocean salinities reveal strong global water cycle intensification during 1950 to 2000.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336(6080)</w:t>
      </w:r>
      <w:r w:rsidRPr="00697E49">
        <w:rPr>
          <w:rFonts w:cs="Times New Roman"/>
          <w:sz w:val="20"/>
          <w:szCs w:val="20"/>
          <w:lang w:val="en-GB"/>
        </w:rPr>
        <w:t>, 455–458, doi:</w:t>
      </w:r>
      <w:r w:rsidR="00642F13">
        <w:fldChar w:fldCharType="begin"/>
      </w:r>
      <w:r w:rsidR="00642F13" w:rsidRPr="001D5B54">
        <w:rPr>
          <w:lang w:val="en-US"/>
          <w:rPrChange w:id="3901" w:author="Clotilde Pean" w:date="2021-06-21T14:15:00Z">
            <w:rPr/>
          </w:rPrChange>
        </w:rPr>
        <w:instrText xml:space="preserve"> HYPERLINK "https://dx.doi.org/10.1126/science.1212222" </w:instrText>
      </w:r>
      <w:r w:rsidR="00642F13">
        <w:fldChar w:fldCharType="separate"/>
      </w:r>
      <w:r w:rsidRPr="00697E49">
        <w:rPr>
          <w:rStyle w:val="Hyperlink"/>
          <w:rFonts w:cs="Times New Roman"/>
          <w:sz w:val="20"/>
          <w:szCs w:val="20"/>
          <w:lang w:val="en-GB"/>
        </w:rPr>
        <w:t>10.1126/science.1212222</w:t>
      </w:r>
      <w:r w:rsidR="00642F13">
        <w:rPr>
          <w:rStyle w:val="Hyperlink"/>
          <w:rFonts w:cs="Times New Roman"/>
          <w:sz w:val="20"/>
          <w:szCs w:val="20"/>
          <w:lang w:val="en-GB"/>
        </w:rPr>
        <w:fldChar w:fldCharType="end"/>
      </w:r>
      <w:r w:rsidRPr="00697E49">
        <w:rPr>
          <w:rFonts w:cs="Times New Roman"/>
          <w:sz w:val="20"/>
          <w:szCs w:val="20"/>
          <w:lang w:val="en-GB"/>
        </w:rPr>
        <w:t>.</w:t>
      </w:r>
    </w:p>
    <w:p w14:paraId="171CDCBB" w14:textId="1183514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P.J., S.E. Wijffels, and T.P. Boyer, 2013: Long-term salinity changes and implications for the global water cycle. </w:t>
      </w:r>
      <w:r w:rsidRPr="00697E49">
        <w:rPr>
          <w:rFonts w:cs="Times New Roman"/>
          <w:i/>
          <w:sz w:val="20"/>
          <w:szCs w:val="20"/>
          <w:lang w:val="en-GB"/>
        </w:rPr>
        <w:t>International Geophysics</w:t>
      </w:r>
      <w:r w:rsidRPr="00697E49">
        <w:rPr>
          <w:rFonts w:cs="Times New Roman"/>
          <w:sz w:val="20"/>
          <w:szCs w:val="20"/>
          <w:lang w:val="en-GB"/>
        </w:rPr>
        <w:t xml:space="preserve">, </w:t>
      </w:r>
      <w:r w:rsidRPr="00697E49">
        <w:rPr>
          <w:rFonts w:cs="Times New Roman"/>
          <w:b/>
          <w:sz w:val="20"/>
          <w:szCs w:val="20"/>
          <w:lang w:val="en-GB"/>
        </w:rPr>
        <w:t>103</w:t>
      </w:r>
      <w:r w:rsidRPr="00697E49">
        <w:rPr>
          <w:rFonts w:cs="Times New Roman"/>
          <w:sz w:val="20"/>
          <w:szCs w:val="20"/>
          <w:lang w:val="en-GB"/>
        </w:rPr>
        <w:t>, 727–757, doi:</w:t>
      </w:r>
      <w:r w:rsidR="00642F13">
        <w:fldChar w:fldCharType="begin"/>
      </w:r>
      <w:r w:rsidR="00642F13" w:rsidRPr="001D5B54">
        <w:rPr>
          <w:lang w:val="en-US"/>
          <w:rPrChange w:id="3902" w:author="Clotilde Pean" w:date="2021-06-21T14:15:00Z">
            <w:rPr/>
          </w:rPrChange>
        </w:rPr>
        <w:instrText xml:space="preserve"> HYPERLINK "https://dx.doi.org/10.1016/b978-0-12-391851-2.00028-3" </w:instrText>
      </w:r>
      <w:r w:rsidR="00642F13">
        <w:fldChar w:fldCharType="separate"/>
      </w:r>
      <w:r w:rsidRPr="00697E49">
        <w:rPr>
          <w:rStyle w:val="Hyperlink"/>
          <w:rFonts w:cs="Times New Roman"/>
          <w:sz w:val="20"/>
          <w:szCs w:val="20"/>
          <w:lang w:val="en-GB"/>
        </w:rPr>
        <w:t>10.1016/b978-0-12-391851-2.00028-3</w:t>
      </w:r>
      <w:r w:rsidR="00642F13">
        <w:rPr>
          <w:rStyle w:val="Hyperlink"/>
          <w:rFonts w:cs="Times New Roman"/>
          <w:sz w:val="20"/>
          <w:szCs w:val="20"/>
          <w:lang w:val="en-GB"/>
        </w:rPr>
        <w:fldChar w:fldCharType="end"/>
      </w:r>
      <w:r w:rsidRPr="00697E49">
        <w:rPr>
          <w:rFonts w:cs="Times New Roman"/>
          <w:sz w:val="20"/>
          <w:szCs w:val="20"/>
          <w:lang w:val="en-GB"/>
        </w:rPr>
        <w:t>.</w:t>
      </w:r>
    </w:p>
    <w:p w14:paraId="75D18D7E" w14:textId="70B704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P.J., S.E. Wijffels, and P.J. Gleckler, 2014a: Long-term sea-level change revisited: The role of salinity.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9(11)</w:t>
      </w:r>
      <w:r w:rsidRPr="00697E49">
        <w:rPr>
          <w:rFonts w:cs="Times New Roman"/>
          <w:sz w:val="20"/>
          <w:szCs w:val="20"/>
          <w:lang w:val="en-GB"/>
        </w:rPr>
        <w:t>, doi:</w:t>
      </w:r>
      <w:r w:rsidR="00642F13">
        <w:fldChar w:fldCharType="begin"/>
      </w:r>
      <w:r w:rsidR="00642F13" w:rsidRPr="001D5B54">
        <w:rPr>
          <w:lang w:val="en-US"/>
          <w:rPrChange w:id="3903" w:author="Clotilde Pean" w:date="2021-06-21T14:15:00Z">
            <w:rPr/>
          </w:rPrChange>
        </w:rPr>
        <w:instrText xml:space="preserve"> HYPERLINK "https://dx.doi.org/10.1088/1748-9326/9/11/114017" </w:instrText>
      </w:r>
      <w:r w:rsidR="00642F13">
        <w:fldChar w:fldCharType="separate"/>
      </w:r>
      <w:r w:rsidRPr="00697E49">
        <w:rPr>
          <w:rStyle w:val="Hyperlink"/>
          <w:rFonts w:cs="Times New Roman"/>
          <w:sz w:val="20"/>
          <w:szCs w:val="20"/>
          <w:lang w:val="en-GB"/>
        </w:rPr>
        <w:t>10.1088/1748-9326/9/11/114017</w:t>
      </w:r>
      <w:r w:rsidR="00642F13">
        <w:rPr>
          <w:rStyle w:val="Hyperlink"/>
          <w:rFonts w:cs="Times New Roman"/>
          <w:sz w:val="20"/>
          <w:szCs w:val="20"/>
          <w:lang w:val="en-GB"/>
        </w:rPr>
        <w:fldChar w:fldCharType="end"/>
      </w:r>
      <w:r w:rsidRPr="00697E49">
        <w:rPr>
          <w:rFonts w:cs="Times New Roman"/>
          <w:sz w:val="20"/>
          <w:szCs w:val="20"/>
          <w:lang w:val="en-GB"/>
        </w:rPr>
        <w:t>.</w:t>
      </w:r>
    </w:p>
    <w:p w14:paraId="384672D7" w14:textId="4FA6EA2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Durack, P.J., P.J. Gleckler, F.W. Landerer, and K.E. Taylor, 2014b: Quantifying underestimates of long-term upper-ocean warming.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4(11)</w:t>
      </w:r>
      <w:r w:rsidRPr="00697E49">
        <w:rPr>
          <w:rFonts w:cs="Times New Roman"/>
          <w:sz w:val="20"/>
          <w:szCs w:val="20"/>
          <w:lang w:val="en-GB"/>
        </w:rPr>
        <w:t>, 999–1005, doi:</w:t>
      </w:r>
      <w:r w:rsidR="00642F13">
        <w:fldChar w:fldCharType="begin"/>
      </w:r>
      <w:r w:rsidR="00642F13" w:rsidRPr="001D5B54">
        <w:rPr>
          <w:lang w:val="en-US"/>
          <w:rPrChange w:id="3904" w:author="Clotilde Pean" w:date="2021-06-21T14:15:00Z">
            <w:rPr/>
          </w:rPrChange>
        </w:rPr>
        <w:instrText xml:space="preserve"> HYPERLINK "https://dx.doi.org/10.1038/nclimate2389" </w:instrText>
      </w:r>
      <w:r w:rsidR="00642F13">
        <w:fldChar w:fldCharType="separate"/>
      </w:r>
      <w:r w:rsidRPr="00697E49">
        <w:rPr>
          <w:rStyle w:val="Hyperlink"/>
          <w:rFonts w:cs="Times New Roman"/>
          <w:sz w:val="20"/>
          <w:szCs w:val="20"/>
          <w:lang w:val="en-GB"/>
        </w:rPr>
        <w:t>10.1038/nclimate2389</w:t>
      </w:r>
      <w:r w:rsidR="00642F13">
        <w:rPr>
          <w:rStyle w:val="Hyperlink"/>
          <w:rFonts w:cs="Times New Roman"/>
          <w:sz w:val="20"/>
          <w:szCs w:val="20"/>
          <w:lang w:val="en-GB"/>
        </w:rPr>
        <w:fldChar w:fldCharType="end"/>
      </w:r>
      <w:r w:rsidRPr="00697E49">
        <w:rPr>
          <w:rFonts w:cs="Times New Roman"/>
          <w:sz w:val="20"/>
          <w:szCs w:val="20"/>
          <w:lang w:val="en-GB"/>
        </w:rPr>
        <w:t>.</w:t>
      </w:r>
    </w:p>
    <w:p w14:paraId="51712784" w14:textId="6EE2A73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Dwyer, J.G., M. Biasutti, and A.H. Sobel, 2014: The effect of greenhouse gas-induced changes in SST on the annual cycle of zonal mea tropical precipitation. </w:t>
      </w:r>
      <w:r w:rsidRPr="00697E49">
        <w:rPr>
          <w:rFonts w:cs="Times New Roman"/>
          <w:i/>
          <w:sz w:val="20"/>
          <w:szCs w:val="20"/>
          <w:lang w:val="en-GB"/>
        </w:rPr>
        <w:t>J. Climate</w:t>
      </w:r>
      <w:r w:rsidRPr="00697E49">
        <w:rPr>
          <w:rFonts w:cs="Times New Roman"/>
          <w:sz w:val="20"/>
          <w:szCs w:val="20"/>
          <w:lang w:val="en-GB"/>
        </w:rPr>
        <w:t xml:space="preserve">, </w:t>
      </w:r>
      <w:r w:rsidRPr="00697E49">
        <w:rPr>
          <w:rFonts w:cs="Times New Roman"/>
          <w:b/>
          <w:sz w:val="20"/>
          <w:szCs w:val="20"/>
          <w:lang w:val="en-GB"/>
        </w:rPr>
        <w:t>27</w:t>
      </w:r>
      <w:r w:rsidRPr="00697E49">
        <w:rPr>
          <w:rFonts w:cs="Times New Roman"/>
          <w:sz w:val="20"/>
          <w:szCs w:val="20"/>
          <w:lang w:val="en-GB"/>
        </w:rPr>
        <w:t>, 4544–4565.</w:t>
      </w:r>
    </w:p>
    <w:p w14:paraId="083699A5" w14:textId="7057CE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Emile-Geay, J. et al., 2016: Links between tropical Pacific seasonal, interannual and orbital variability during the Holocene.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9(2)</w:t>
      </w:r>
      <w:r w:rsidRPr="00697E49">
        <w:rPr>
          <w:rFonts w:cs="Times New Roman"/>
          <w:sz w:val="20"/>
          <w:szCs w:val="20"/>
          <w:lang w:val="en-GB"/>
        </w:rPr>
        <w:t>, 168–173, doi:</w:t>
      </w:r>
      <w:r w:rsidR="00642F13">
        <w:fldChar w:fldCharType="begin"/>
      </w:r>
      <w:r w:rsidR="00642F13" w:rsidRPr="001D5B54">
        <w:rPr>
          <w:lang w:val="en-US"/>
          <w:rPrChange w:id="3905" w:author="Clotilde Pean" w:date="2021-06-21T14:15:00Z">
            <w:rPr/>
          </w:rPrChange>
        </w:rPr>
        <w:instrText xml:space="preserve"> HYPERLINK "https://dx.doi.org/10.1038/ngeo2608" </w:instrText>
      </w:r>
      <w:r w:rsidR="00642F13">
        <w:fldChar w:fldCharType="separate"/>
      </w:r>
      <w:r w:rsidRPr="00697E49">
        <w:rPr>
          <w:rStyle w:val="Hyperlink"/>
          <w:rFonts w:cs="Times New Roman"/>
          <w:sz w:val="20"/>
          <w:szCs w:val="20"/>
          <w:lang w:val="en-GB"/>
        </w:rPr>
        <w:t>10.1038/ngeo2608</w:t>
      </w:r>
      <w:r w:rsidR="00642F13">
        <w:rPr>
          <w:rStyle w:val="Hyperlink"/>
          <w:rFonts w:cs="Times New Roman"/>
          <w:sz w:val="20"/>
          <w:szCs w:val="20"/>
          <w:lang w:val="en-GB"/>
        </w:rPr>
        <w:fldChar w:fldCharType="end"/>
      </w:r>
      <w:r w:rsidRPr="00697E49">
        <w:rPr>
          <w:rFonts w:cs="Times New Roman"/>
          <w:sz w:val="20"/>
          <w:szCs w:val="20"/>
          <w:lang w:val="en-GB"/>
        </w:rPr>
        <w:t>.</w:t>
      </w:r>
    </w:p>
    <w:p w14:paraId="738A1754" w14:textId="52FB6A2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England, M., A. Jahn, and L. Polvani, 2019: Nonuniform Contribution of Internal Variability to Recent Arctic Sea Ice Loss.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32(13)</w:t>
      </w:r>
      <w:r w:rsidRPr="00697E49">
        <w:rPr>
          <w:rFonts w:cs="Times New Roman"/>
          <w:sz w:val="20"/>
          <w:szCs w:val="20"/>
          <w:lang w:val="en-GB"/>
        </w:rPr>
        <w:t>, 4039–4053, doi:</w:t>
      </w:r>
      <w:r w:rsidR="00642F13">
        <w:fldChar w:fldCharType="begin"/>
      </w:r>
      <w:r w:rsidR="00642F13" w:rsidRPr="001D5B54">
        <w:rPr>
          <w:lang w:val="en-US"/>
          <w:rPrChange w:id="3906" w:author="Clotilde Pean" w:date="2021-06-21T14:15:00Z">
            <w:rPr/>
          </w:rPrChange>
        </w:rPr>
        <w:instrText xml:space="preserve"> HYPERLINK "https://dx.doi.org/10.1175/jcli-d-18-0864.1" </w:instrText>
      </w:r>
      <w:r w:rsidR="00642F13">
        <w:fldChar w:fldCharType="separate"/>
      </w:r>
      <w:r w:rsidRPr="00697E49">
        <w:rPr>
          <w:rStyle w:val="Hyperlink"/>
          <w:rFonts w:cs="Times New Roman"/>
          <w:sz w:val="20"/>
          <w:szCs w:val="20"/>
          <w:lang w:val="en-GB"/>
        </w:rPr>
        <w:t>10.1175/jcli-d-18-0864.1</w:t>
      </w:r>
      <w:r w:rsidR="00642F13">
        <w:rPr>
          <w:rStyle w:val="Hyperlink"/>
          <w:rFonts w:cs="Times New Roman"/>
          <w:sz w:val="20"/>
          <w:szCs w:val="20"/>
          <w:lang w:val="en-GB"/>
        </w:rPr>
        <w:fldChar w:fldCharType="end"/>
      </w:r>
      <w:r w:rsidRPr="00697E49">
        <w:rPr>
          <w:rFonts w:cs="Times New Roman"/>
          <w:sz w:val="20"/>
          <w:szCs w:val="20"/>
          <w:lang w:val="en-GB"/>
        </w:rPr>
        <w:t>.</w:t>
      </w:r>
    </w:p>
    <w:p w14:paraId="1223C604" w14:textId="7FC2464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England, M.H., J.B. Kajtar, and N. Maher, 2015: Robust warming projections despite the recent hiatus.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w:t>
      </w:r>
      <w:r w:rsidRPr="00697E49">
        <w:rPr>
          <w:rFonts w:cs="Times New Roman"/>
          <w:sz w:val="20"/>
          <w:szCs w:val="20"/>
          <w:lang w:val="en-GB"/>
        </w:rPr>
        <w:t>, 394, doi:</w:t>
      </w:r>
      <w:r w:rsidR="00642F13">
        <w:fldChar w:fldCharType="begin"/>
      </w:r>
      <w:r w:rsidR="00642F13" w:rsidRPr="001D5B54">
        <w:rPr>
          <w:lang w:val="en-US"/>
          <w:rPrChange w:id="3907" w:author="Clotilde Pean" w:date="2021-06-21T14:15:00Z">
            <w:rPr/>
          </w:rPrChange>
        </w:rPr>
        <w:instrText xml:space="preserve"> HYPERLINK "https://dx.doi.org/10.1038/nclimate2575" </w:instrText>
      </w:r>
      <w:r w:rsidR="00642F13">
        <w:fldChar w:fldCharType="separate"/>
      </w:r>
      <w:r w:rsidRPr="00697E49">
        <w:rPr>
          <w:rStyle w:val="Hyperlink"/>
          <w:rFonts w:cs="Times New Roman"/>
          <w:sz w:val="20"/>
          <w:szCs w:val="20"/>
          <w:lang w:val="en-GB"/>
        </w:rPr>
        <w:t>10.1038/nclimate2575</w:t>
      </w:r>
      <w:r w:rsidR="00642F13">
        <w:rPr>
          <w:rStyle w:val="Hyperlink"/>
          <w:rFonts w:cs="Times New Roman"/>
          <w:sz w:val="20"/>
          <w:szCs w:val="20"/>
          <w:lang w:val="en-GB"/>
        </w:rPr>
        <w:fldChar w:fldCharType="end"/>
      </w:r>
      <w:r w:rsidRPr="00697E49">
        <w:rPr>
          <w:rFonts w:cs="Times New Roman"/>
          <w:sz w:val="20"/>
          <w:szCs w:val="20"/>
          <w:lang w:val="en-GB"/>
        </w:rPr>
        <w:t>.</w:t>
      </w:r>
    </w:p>
    <w:p w14:paraId="5B0F2387" w14:textId="48CF2F0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England, M.H. et al., 2014: Recent intensification of wind-driven circulation in the Pacific and the ongoing warming hiatus.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4(3)</w:t>
      </w:r>
      <w:r w:rsidRPr="00697E49">
        <w:rPr>
          <w:rFonts w:cs="Times New Roman"/>
          <w:sz w:val="20"/>
          <w:szCs w:val="20"/>
          <w:lang w:val="en-GB"/>
        </w:rPr>
        <w:t>, 222–227, doi:</w:t>
      </w:r>
      <w:r w:rsidR="00642F13">
        <w:fldChar w:fldCharType="begin"/>
      </w:r>
      <w:r w:rsidR="00642F13" w:rsidRPr="001D5B54">
        <w:rPr>
          <w:lang w:val="en-US"/>
          <w:rPrChange w:id="3908" w:author="Clotilde Pean" w:date="2021-06-21T14:15:00Z">
            <w:rPr/>
          </w:rPrChange>
        </w:rPr>
        <w:instrText xml:space="preserve"> HYPERLINK "https://dx.doi.org/10.1038/nclimate2106" </w:instrText>
      </w:r>
      <w:r w:rsidR="00642F13">
        <w:fldChar w:fldCharType="separate"/>
      </w:r>
      <w:r w:rsidRPr="00697E49">
        <w:rPr>
          <w:rStyle w:val="Hyperlink"/>
          <w:rFonts w:cs="Times New Roman"/>
          <w:sz w:val="20"/>
          <w:szCs w:val="20"/>
          <w:lang w:val="en-GB"/>
        </w:rPr>
        <w:t>10.1038/nclimate2106</w:t>
      </w:r>
      <w:r w:rsidR="00642F13">
        <w:rPr>
          <w:rStyle w:val="Hyperlink"/>
          <w:rFonts w:cs="Times New Roman"/>
          <w:sz w:val="20"/>
          <w:szCs w:val="20"/>
          <w:lang w:val="en-GB"/>
        </w:rPr>
        <w:fldChar w:fldCharType="end"/>
      </w:r>
      <w:r w:rsidRPr="00697E49">
        <w:rPr>
          <w:rFonts w:cs="Times New Roman"/>
          <w:sz w:val="20"/>
          <w:szCs w:val="20"/>
          <w:lang w:val="en-GB"/>
        </w:rPr>
        <w:t>.</w:t>
      </w:r>
    </w:p>
    <w:p w14:paraId="4F4B2DBA" w14:textId="1F3AA1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Erb, K.H. et al., 2018: Unexpectedly large impact of forest management and grazing on global vegetation biomass.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553(7686)</w:t>
      </w:r>
      <w:r w:rsidRPr="00697E49">
        <w:rPr>
          <w:rFonts w:cs="Times New Roman"/>
          <w:sz w:val="20"/>
          <w:szCs w:val="20"/>
          <w:lang w:val="en-GB"/>
        </w:rPr>
        <w:t>, doi:</w:t>
      </w:r>
      <w:r w:rsidR="00642F13">
        <w:fldChar w:fldCharType="begin"/>
      </w:r>
      <w:r w:rsidR="00642F13" w:rsidRPr="001D5B54">
        <w:rPr>
          <w:lang w:val="en-US"/>
          <w:rPrChange w:id="3909" w:author="Clotilde Pean" w:date="2021-06-21T14:15:00Z">
            <w:rPr/>
          </w:rPrChange>
        </w:rPr>
        <w:instrText xml:space="preserve"> HYPERLINK "https://dx.doi.org/10.1038/nature25138" </w:instrText>
      </w:r>
      <w:r w:rsidR="00642F13">
        <w:fldChar w:fldCharType="separate"/>
      </w:r>
      <w:r w:rsidRPr="00697E49">
        <w:rPr>
          <w:rStyle w:val="Hyperlink"/>
          <w:rFonts w:cs="Times New Roman"/>
          <w:sz w:val="20"/>
          <w:szCs w:val="20"/>
          <w:lang w:val="en-GB"/>
        </w:rPr>
        <w:t>10.1038/nature25138</w:t>
      </w:r>
      <w:r w:rsidR="00642F13">
        <w:rPr>
          <w:rStyle w:val="Hyperlink"/>
          <w:rFonts w:cs="Times New Roman"/>
          <w:sz w:val="20"/>
          <w:szCs w:val="20"/>
          <w:lang w:val="en-GB"/>
        </w:rPr>
        <w:fldChar w:fldCharType="end"/>
      </w:r>
      <w:r w:rsidRPr="00697E49">
        <w:rPr>
          <w:rFonts w:cs="Times New Roman"/>
          <w:sz w:val="20"/>
          <w:szCs w:val="20"/>
          <w:lang w:val="en-GB"/>
        </w:rPr>
        <w:t>.</w:t>
      </w:r>
    </w:p>
    <w:p w14:paraId="273F5DCF" w14:textId="501BE11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Estrada, F., P. Perron, and B. Martínez-López, 2013: Statistically derived contributions of diverse human influences to twentieth-century temperature changes.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6(12)</w:t>
      </w:r>
      <w:r w:rsidRPr="00697E49">
        <w:rPr>
          <w:rFonts w:cs="Times New Roman"/>
          <w:sz w:val="20"/>
          <w:szCs w:val="20"/>
          <w:lang w:val="en-GB"/>
        </w:rPr>
        <w:t>, doi:</w:t>
      </w:r>
      <w:r w:rsidR="00642F13">
        <w:fldChar w:fldCharType="begin"/>
      </w:r>
      <w:r w:rsidR="00642F13" w:rsidRPr="001D5B54">
        <w:rPr>
          <w:lang w:val="en-US"/>
          <w:rPrChange w:id="3910" w:author="Clotilde Pean" w:date="2021-06-21T14:15:00Z">
            <w:rPr/>
          </w:rPrChange>
        </w:rPr>
        <w:instrText xml:space="preserve"> HYPERLINK "https://dx.doi.org/10.1038/ngeo1999" </w:instrText>
      </w:r>
      <w:r w:rsidR="00642F13">
        <w:fldChar w:fldCharType="separate"/>
      </w:r>
      <w:r w:rsidRPr="00697E49">
        <w:rPr>
          <w:rStyle w:val="Hyperlink"/>
          <w:rFonts w:cs="Times New Roman"/>
          <w:sz w:val="20"/>
          <w:szCs w:val="20"/>
          <w:lang w:val="en-GB"/>
        </w:rPr>
        <w:t>10.1038/ngeo1999</w:t>
      </w:r>
      <w:r w:rsidR="00642F13">
        <w:rPr>
          <w:rStyle w:val="Hyperlink"/>
          <w:rFonts w:cs="Times New Roman"/>
          <w:sz w:val="20"/>
          <w:szCs w:val="20"/>
          <w:lang w:val="en-GB"/>
        </w:rPr>
        <w:fldChar w:fldCharType="end"/>
      </w:r>
      <w:r w:rsidRPr="00697E49">
        <w:rPr>
          <w:rFonts w:cs="Times New Roman"/>
          <w:sz w:val="20"/>
          <w:szCs w:val="20"/>
          <w:lang w:val="en-GB"/>
        </w:rPr>
        <w:t>.</w:t>
      </w:r>
    </w:p>
    <w:p w14:paraId="58967C7A" w14:textId="4FF268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Eyring, V. et al., 2013: Long-term ozone changes and associated climate impacts in CMIP5 simulations.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118(10)</w:t>
      </w:r>
      <w:r w:rsidRPr="00697E49">
        <w:rPr>
          <w:rFonts w:cs="Times New Roman"/>
          <w:sz w:val="20"/>
          <w:szCs w:val="20"/>
          <w:lang w:val="en-GB"/>
        </w:rPr>
        <w:t>, 5029–5060, doi:</w:t>
      </w:r>
      <w:r w:rsidR="00642F13">
        <w:fldChar w:fldCharType="begin"/>
      </w:r>
      <w:r w:rsidR="00642F13" w:rsidRPr="001D5B54">
        <w:rPr>
          <w:lang w:val="en-US"/>
          <w:rPrChange w:id="3911" w:author="Clotilde Pean" w:date="2021-06-21T14:15:00Z">
            <w:rPr/>
          </w:rPrChange>
        </w:rPr>
        <w:instrText xml:space="preserve"> HYPERLINK "https://dx.doi.org/10.1002/jgrd.50316" </w:instrText>
      </w:r>
      <w:r w:rsidR="00642F13">
        <w:fldChar w:fldCharType="separate"/>
      </w:r>
      <w:r w:rsidRPr="00697E49">
        <w:rPr>
          <w:rStyle w:val="Hyperlink"/>
          <w:rFonts w:cs="Times New Roman"/>
          <w:sz w:val="20"/>
          <w:szCs w:val="20"/>
          <w:lang w:val="en-GB"/>
        </w:rPr>
        <w:t>10.1002/jgrd.50316</w:t>
      </w:r>
      <w:r w:rsidR="00642F13">
        <w:rPr>
          <w:rStyle w:val="Hyperlink"/>
          <w:rFonts w:cs="Times New Roman"/>
          <w:sz w:val="20"/>
          <w:szCs w:val="20"/>
          <w:lang w:val="en-GB"/>
        </w:rPr>
        <w:fldChar w:fldCharType="end"/>
      </w:r>
      <w:r w:rsidRPr="00697E49">
        <w:rPr>
          <w:rFonts w:cs="Times New Roman"/>
          <w:sz w:val="20"/>
          <w:szCs w:val="20"/>
          <w:lang w:val="en-GB"/>
        </w:rPr>
        <w:t>.</w:t>
      </w:r>
    </w:p>
    <w:p w14:paraId="21A3EA5F" w14:textId="470C80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Eyring, V. et al., 2016a: Overview of the Coupled Model Intercomparison Project Phase 6 (CMIP6) experimental design and organization.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9(5)</w:t>
      </w:r>
      <w:r w:rsidRPr="00697E49">
        <w:rPr>
          <w:rFonts w:cs="Times New Roman"/>
          <w:sz w:val="20"/>
          <w:szCs w:val="20"/>
          <w:lang w:val="en-GB"/>
        </w:rPr>
        <w:t>, 1937–1958, doi:</w:t>
      </w:r>
      <w:r w:rsidR="00642F13">
        <w:fldChar w:fldCharType="begin"/>
      </w:r>
      <w:r w:rsidR="00642F13" w:rsidRPr="001D5B54">
        <w:rPr>
          <w:lang w:val="en-US"/>
          <w:rPrChange w:id="3912" w:author="Clotilde Pean" w:date="2021-06-21T14:15:00Z">
            <w:rPr/>
          </w:rPrChange>
        </w:rPr>
        <w:instrText xml:space="preserve"> HYPERLINK "https://dx.doi.org/10.5194/gmd-9-1937-2016" </w:instrText>
      </w:r>
      <w:r w:rsidR="00642F13">
        <w:fldChar w:fldCharType="separate"/>
      </w:r>
      <w:r w:rsidRPr="00697E49">
        <w:rPr>
          <w:rStyle w:val="Hyperlink"/>
          <w:rFonts w:cs="Times New Roman"/>
          <w:sz w:val="20"/>
          <w:szCs w:val="20"/>
          <w:lang w:val="en-GB"/>
        </w:rPr>
        <w:t>10.5194/gmd-9-1937-2016</w:t>
      </w:r>
      <w:r w:rsidR="00642F13">
        <w:rPr>
          <w:rStyle w:val="Hyperlink"/>
          <w:rFonts w:cs="Times New Roman"/>
          <w:sz w:val="20"/>
          <w:szCs w:val="20"/>
          <w:lang w:val="en-GB"/>
        </w:rPr>
        <w:fldChar w:fldCharType="end"/>
      </w:r>
      <w:r w:rsidRPr="00697E49">
        <w:rPr>
          <w:rFonts w:cs="Times New Roman"/>
          <w:sz w:val="20"/>
          <w:szCs w:val="20"/>
          <w:lang w:val="en-GB"/>
        </w:rPr>
        <w:t>.</w:t>
      </w:r>
    </w:p>
    <w:p w14:paraId="45B8CB12" w14:textId="3635BFB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Eyring, V. et al., 2016b: Towards improved and more routine Earth system model evaluation in CMIP. </w:t>
      </w:r>
      <w:r w:rsidRPr="00697E49">
        <w:rPr>
          <w:rFonts w:cs="Times New Roman"/>
          <w:i/>
          <w:sz w:val="20"/>
          <w:szCs w:val="20"/>
          <w:lang w:val="en-GB"/>
        </w:rPr>
        <w:t>Earth System Dynamics</w:t>
      </w:r>
      <w:r w:rsidRPr="00697E49">
        <w:rPr>
          <w:rFonts w:cs="Times New Roman"/>
          <w:sz w:val="20"/>
          <w:szCs w:val="20"/>
          <w:lang w:val="en-GB"/>
        </w:rPr>
        <w:t xml:space="preserve">, </w:t>
      </w:r>
      <w:r w:rsidRPr="00697E49">
        <w:rPr>
          <w:rFonts w:cs="Times New Roman"/>
          <w:b/>
          <w:sz w:val="20"/>
          <w:szCs w:val="20"/>
          <w:lang w:val="en-GB"/>
        </w:rPr>
        <w:t>7(4)</w:t>
      </w:r>
      <w:r w:rsidRPr="00697E49">
        <w:rPr>
          <w:rFonts w:cs="Times New Roman"/>
          <w:sz w:val="20"/>
          <w:szCs w:val="20"/>
          <w:lang w:val="en-GB"/>
        </w:rPr>
        <w:t>, 813–830, doi:</w:t>
      </w:r>
      <w:r w:rsidR="00642F13">
        <w:fldChar w:fldCharType="begin"/>
      </w:r>
      <w:r w:rsidR="00642F13" w:rsidRPr="001D5B54">
        <w:rPr>
          <w:lang w:val="en-US"/>
          <w:rPrChange w:id="3913" w:author="Clotilde Pean" w:date="2021-06-21T14:15:00Z">
            <w:rPr/>
          </w:rPrChange>
        </w:rPr>
        <w:instrText xml:space="preserve"> HYPERLINK "https://dx.doi.org/10.5194/esd-7-813-2016" </w:instrText>
      </w:r>
      <w:r w:rsidR="00642F13">
        <w:fldChar w:fldCharType="separate"/>
      </w:r>
      <w:r w:rsidRPr="00697E49">
        <w:rPr>
          <w:rStyle w:val="Hyperlink"/>
          <w:rFonts w:cs="Times New Roman"/>
          <w:sz w:val="20"/>
          <w:szCs w:val="20"/>
          <w:lang w:val="en-GB"/>
        </w:rPr>
        <w:t>10.5194/esd-7-813-2016</w:t>
      </w:r>
      <w:r w:rsidR="00642F13">
        <w:rPr>
          <w:rStyle w:val="Hyperlink"/>
          <w:rFonts w:cs="Times New Roman"/>
          <w:sz w:val="20"/>
          <w:szCs w:val="20"/>
          <w:lang w:val="en-GB"/>
        </w:rPr>
        <w:fldChar w:fldCharType="end"/>
      </w:r>
      <w:r w:rsidRPr="00697E49">
        <w:rPr>
          <w:rFonts w:cs="Times New Roman"/>
          <w:sz w:val="20"/>
          <w:szCs w:val="20"/>
          <w:lang w:val="en-GB"/>
        </w:rPr>
        <w:t>.</w:t>
      </w:r>
    </w:p>
    <w:p w14:paraId="4707C324" w14:textId="4334A1B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Eyring, V. et al., 2019: Taking climate model evaluation to the next level.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9(2)</w:t>
      </w:r>
      <w:r w:rsidRPr="00697E49">
        <w:rPr>
          <w:rFonts w:cs="Times New Roman"/>
          <w:sz w:val="20"/>
          <w:szCs w:val="20"/>
          <w:lang w:val="en-GB"/>
        </w:rPr>
        <w:t>, 102–110, doi:</w:t>
      </w:r>
      <w:r w:rsidR="00642F13">
        <w:fldChar w:fldCharType="begin"/>
      </w:r>
      <w:r w:rsidR="00642F13" w:rsidRPr="001D5B54">
        <w:rPr>
          <w:lang w:val="en-US"/>
          <w:rPrChange w:id="3914" w:author="Clotilde Pean" w:date="2021-06-21T14:15:00Z">
            <w:rPr/>
          </w:rPrChange>
        </w:rPr>
        <w:instrText xml:space="preserve"> HYPERLINK "https://dx.doi.org/10.1038/s41558-018-0355-y" </w:instrText>
      </w:r>
      <w:r w:rsidR="00642F13">
        <w:fldChar w:fldCharType="separate"/>
      </w:r>
      <w:r w:rsidRPr="00697E49">
        <w:rPr>
          <w:rStyle w:val="Hyperlink"/>
          <w:rFonts w:cs="Times New Roman"/>
          <w:sz w:val="20"/>
          <w:szCs w:val="20"/>
          <w:lang w:val="en-GB"/>
        </w:rPr>
        <w:t>10.1038/s41558-018-0355-y</w:t>
      </w:r>
      <w:r w:rsidR="00642F13">
        <w:rPr>
          <w:rStyle w:val="Hyperlink"/>
          <w:rFonts w:cs="Times New Roman"/>
          <w:sz w:val="20"/>
          <w:szCs w:val="20"/>
          <w:lang w:val="en-GB"/>
        </w:rPr>
        <w:fldChar w:fldCharType="end"/>
      </w:r>
      <w:r w:rsidRPr="00697E49">
        <w:rPr>
          <w:rFonts w:cs="Times New Roman"/>
          <w:sz w:val="20"/>
          <w:szCs w:val="20"/>
          <w:lang w:val="en-GB"/>
        </w:rPr>
        <w:t>.</w:t>
      </w:r>
    </w:p>
    <w:p w14:paraId="552C4331" w14:textId="2874BBD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Eyring, V. et al., 2020: Earth System Model Evaluation Tool (ESMValTool) v2.0 -- an extended set of large-scale diagnostics for quasi-operational and comprehensive evaluation of Earth system models in CMIP.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13(7)</w:t>
      </w:r>
      <w:r w:rsidRPr="00697E49">
        <w:rPr>
          <w:rFonts w:cs="Times New Roman"/>
          <w:sz w:val="20"/>
          <w:szCs w:val="20"/>
          <w:lang w:val="en-GB"/>
        </w:rPr>
        <w:t>, 3383–3438, doi:</w:t>
      </w:r>
      <w:r w:rsidR="00642F13">
        <w:fldChar w:fldCharType="begin"/>
      </w:r>
      <w:r w:rsidR="00642F13" w:rsidRPr="001D5B54">
        <w:rPr>
          <w:lang w:val="en-US"/>
          <w:rPrChange w:id="3915" w:author="Clotilde Pean" w:date="2021-06-21T14:15:00Z">
            <w:rPr/>
          </w:rPrChange>
        </w:rPr>
        <w:instrText xml:space="preserve"> HYPERLINK "https://dx.doi.org/10.5194/gmd-13-3383-2020" </w:instrText>
      </w:r>
      <w:r w:rsidR="00642F13">
        <w:fldChar w:fldCharType="separate"/>
      </w:r>
      <w:r w:rsidRPr="00697E49">
        <w:rPr>
          <w:rStyle w:val="Hyperlink"/>
          <w:rFonts w:cs="Times New Roman"/>
          <w:sz w:val="20"/>
          <w:szCs w:val="20"/>
          <w:lang w:val="en-GB"/>
        </w:rPr>
        <w:t>10.5194/gmd-13-3383-2020</w:t>
      </w:r>
      <w:r w:rsidR="00642F13">
        <w:rPr>
          <w:rStyle w:val="Hyperlink"/>
          <w:rFonts w:cs="Times New Roman"/>
          <w:sz w:val="20"/>
          <w:szCs w:val="20"/>
          <w:lang w:val="en-GB"/>
        </w:rPr>
        <w:fldChar w:fldCharType="end"/>
      </w:r>
      <w:r w:rsidRPr="00697E49">
        <w:rPr>
          <w:rFonts w:cs="Times New Roman"/>
          <w:sz w:val="20"/>
          <w:szCs w:val="20"/>
          <w:lang w:val="en-GB"/>
        </w:rPr>
        <w:t>.</w:t>
      </w:r>
    </w:p>
    <w:p w14:paraId="2156F316" w14:textId="38B1D3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Ezer, T., L.P. Atkinson, W.B. Corlett, and J.L. Blanco, 2013: Gulf Stream’s induced sea level rise and variability along </w:t>
      </w:r>
      <w:r w:rsidRPr="00697E49">
        <w:rPr>
          <w:rFonts w:cs="Times New Roman"/>
          <w:sz w:val="20"/>
          <w:szCs w:val="20"/>
          <w:lang w:val="en-GB"/>
        </w:rPr>
        <w:lastRenderedPageBreak/>
        <w:t xml:space="preserve">the U.S. mid-Atlantic coast.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118(2)</w:t>
      </w:r>
      <w:r w:rsidRPr="00697E49">
        <w:rPr>
          <w:rFonts w:cs="Times New Roman"/>
          <w:sz w:val="20"/>
          <w:szCs w:val="20"/>
          <w:lang w:val="en-GB"/>
        </w:rPr>
        <w:t>, 685–697, doi:</w:t>
      </w:r>
      <w:r w:rsidR="00642F13">
        <w:fldChar w:fldCharType="begin"/>
      </w:r>
      <w:r w:rsidR="00642F13" w:rsidRPr="001D5B54">
        <w:rPr>
          <w:lang w:val="en-US"/>
          <w:rPrChange w:id="3916" w:author="Clotilde Pean" w:date="2021-06-21T14:15:00Z">
            <w:rPr/>
          </w:rPrChange>
        </w:rPr>
        <w:instrText xml:space="preserve"> HYPERLINK "https://dx.doi.org/10.1002/jgrc.20091" </w:instrText>
      </w:r>
      <w:r w:rsidR="00642F13">
        <w:fldChar w:fldCharType="separate"/>
      </w:r>
      <w:r w:rsidRPr="00697E49">
        <w:rPr>
          <w:rStyle w:val="Hyperlink"/>
          <w:rFonts w:cs="Times New Roman"/>
          <w:sz w:val="20"/>
          <w:szCs w:val="20"/>
          <w:lang w:val="en-GB"/>
        </w:rPr>
        <w:t>10.1002/jgrc.20091</w:t>
      </w:r>
      <w:r w:rsidR="00642F13">
        <w:rPr>
          <w:rStyle w:val="Hyperlink"/>
          <w:rFonts w:cs="Times New Roman"/>
          <w:sz w:val="20"/>
          <w:szCs w:val="20"/>
          <w:lang w:val="en-GB"/>
        </w:rPr>
        <w:fldChar w:fldCharType="end"/>
      </w:r>
      <w:r w:rsidRPr="00697E49">
        <w:rPr>
          <w:rFonts w:cs="Times New Roman"/>
          <w:sz w:val="20"/>
          <w:szCs w:val="20"/>
          <w:lang w:val="en-GB"/>
        </w:rPr>
        <w:t>.</w:t>
      </w:r>
    </w:p>
    <w:p w14:paraId="1913A11F" w14:textId="19B2A97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Fabiano, F. et al., 2020: Euro-Atlantic weather Regimes in the PRIMAVERA coupled climate simulations: impact of resolution and mean state biases on model performance.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54</w:t>
      </w:r>
      <w:r w:rsidRPr="00697E49">
        <w:rPr>
          <w:rFonts w:cs="Times New Roman"/>
          <w:sz w:val="20"/>
          <w:szCs w:val="20"/>
          <w:lang w:val="en-GB"/>
        </w:rPr>
        <w:t>, 5031–5048, doi:</w:t>
      </w:r>
      <w:r w:rsidR="00642F13">
        <w:fldChar w:fldCharType="begin"/>
      </w:r>
      <w:r w:rsidR="00642F13" w:rsidRPr="001D5B54">
        <w:rPr>
          <w:lang w:val="en-US"/>
          <w:rPrChange w:id="3917" w:author="Clotilde Pean" w:date="2021-06-21T14:15:00Z">
            <w:rPr/>
          </w:rPrChange>
        </w:rPr>
        <w:instrText xml:space="preserve"> HYPERLINK "https://dx.doi.org/10.1007/s00382-020-05271-w" </w:instrText>
      </w:r>
      <w:r w:rsidR="00642F13">
        <w:fldChar w:fldCharType="separate"/>
      </w:r>
      <w:r w:rsidRPr="00697E49">
        <w:rPr>
          <w:rStyle w:val="Hyperlink"/>
          <w:rFonts w:cs="Times New Roman"/>
          <w:sz w:val="20"/>
          <w:szCs w:val="20"/>
          <w:lang w:val="en-GB"/>
        </w:rPr>
        <w:t>10.1007/s00382-020-05271-w</w:t>
      </w:r>
      <w:r w:rsidR="00642F13">
        <w:rPr>
          <w:rStyle w:val="Hyperlink"/>
          <w:rFonts w:cs="Times New Roman"/>
          <w:sz w:val="20"/>
          <w:szCs w:val="20"/>
          <w:lang w:val="en-GB"/>
        </w:rPr>
        <w:fldChar w:fldCharType="end"/>
      </w:r>
      <w:r w:rsidRPr="00697E49">
        <w:rPr>
          <w:rFonts w:cs="Times New Roman"/>
          <w:sz w:val="20"/>
          <w:szCs w:val="20"/>
          <w:lang w:val="en-GB"/>
        </w:rPr>
        <w:t>.</w:t>
      </w:r>
    </w:p>
    <w:p w14:paraId="761CDFCC" w14:textId="3555E9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Fasullo, J.T. and R.S. Nerem, 2018: Altimeter-era emergence of the patterns of forced sea-level rise in climate models and implications for the future. </w:t>
      </w:r>
      <w:r w:rsidRPr="00697E49">
        <w:rPr>
          <w:rFonts w:cs="Times New Roman"/>
          <w:i/>
          <w:sz w:val="20"/>
          <w:szCs w:val="20"/>
          <w:lang w:val="en-GB"/>
        </w:rPr>
        <w:t>Proceedings of the National Academy of Sciences</w:t>
      </w:r>
      <w:r w:rsidRPr="00697E49">
        <w:rPr>
          <w:rFonts w:cs="Times New Roman"/>
          <w:sz w:val="20"/>
          <w:szCs w:val="20"/>
          <w:lang w:val="en-GB"/>
        </w:rPr>
        <w:t>, 201813233, doi:</w:t>
      </w:r>
      <w:r w:rsidR="00642F13">
        <w:fldChar w:fldCharType="begin"/>
      </w:r>
      <w:r w:rsidR="00642F13" w:rsidRPr="001D5B54">
        <w:rPr>
          <w:lang w:val="en-US"/>
          <w:rPrChange w:id="3918" w:author="Clotilde Pean" w:date="2021-06-21T14:15:00Z">
            <w:rPr/>
          </w:rPrChange>
        </w:rPr>
        <w:instrText xml:space="preserve"> HYPERLINK "https://dx.doi.org/10.1073/pnas.1813233115" </w:instrText>
      </w:r>
      <w:r w:rsidR="00642F13">
        <w:fldChar w:fldCharType="separate"/>
      </w:r>
      <w:r w:rsidRPr="00697E49">
        <w:rPr>
          <w:rStyle w:val="Hyperlink"/>
          <w:rFonts w:cs="Times New Roman"/>
          <w:sz w:val="20"/>
          <w:szCs w:val="20"/>
          <w:lang w:val="en-GB"/>
        </w:rPr>
        <w:t>10.1073/pnas.1813233115</w:t>
      </w:r>
      <w:r w:rsidR="00642F13">
        <w:rPr>
          <w:rStyle w:val="Hyperlink"/>
          <w:rFonts w:cs="Times New Roman"/>
          <w:sz w:val="20"/>
          <w:szCs w:val="20"/>
          <w:lang w:val="en-GB"/>
        </w:rPr>
        <w:fldChar w:fldCharType="end"/>
      </w:r>
      <w:r w:rsidRPr="00697E49">
        <w:rPr>
          <w:rFonts w:cs="Times New Roman"/>
          <w:sz w:val="20"/>
          <w:szCs w:val="20"/>
          <w:lang w:val="en-GB"/>
        </w:rPr>
        <w:t>.</w:t>
      </w:r>
    </w:p>
    <w:p w14:paraId="3BDD9AA3" w14:textId="6E94094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Fasullo, J.T., A.S. Phillips, and C. Deser, 2020: Evaluation of Leading Modes of Climate Variability in the CMIP Archives.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33(13)</w:t>
      </w:r>
      <w:r w:rsidRPr="00697E49">
        <w:rPr>
          <w:rFonts w:cs="Times New Roman"/>
          <w:sz w:val="20"/>
          <w:szCs w:val="20"/>
          <w:lang w:val="en-GB"/>
        </w:rPr>
        <w:t>, 5527–5545, doi:</w:t>
      </w:r>
      <w:r w:rsidR="00642F13">
        <w:fldChar w:fldCharType="begin"/>
      </w:r>
      <w:r w:rsidR="00642F13" w:rsidRPr="001D5B54">
        <w:rPr>
          <w:lang w:val="en-US"/>
          <w:rPrChange w:id="3919" w:author="Clotilde Pean" w:date="2021-06-21T14:15:00Z">
            <w:rPr/>
          </w:rPrChange>
        </w:rPr>
        <w:instrText xml:space="preserve"> HYPERLINK "https://dx.doi.org/10.1175/jcli-d-19-1024.1" </w:instrText>
      </w:r>
      <w:r w:rsidR="00642F13">
        <w:fldChar w:fldCharType="separate"/>
      </w:r>
      <w:r w:rsidRPr="00697E49">
        <w:rPr>
          <w:rStyle w:val="Hyperlink"/>
          <w:rFonts w:cs="Times New Roman"/>
          <w:sz w:val="20"/>
          <w:szCs w:val="20"/>
          <w:lang w:val="en-GB"/>
        </w:rPr>
        <w:t>10.1175/jcli-d-19-1024.1</w:t>
      </w:r>
      <w:r w:rsidR="00642F13">
        <w:rPr>
          <w:rStyle w:val="Hyperlink"/>
          <w:rFonts w:cs="Times New Roman"/>
          <w:sz w:val="20"/>
          <w:szCs w:val="20"/>
          <w:lang w:val="en-GB"/>
        </w:rPr>
        <w:fldChar w:fldCharType="end"/>
      </w:r>
      <w:r w:rsidRPr="00697E49">
        <w:rPr>
          <w:rFonts w:cs="Times New Roman"/>
          <w:sz w:val="20"/>
          <w:szCs w:val="20"/>
          <w:lang w:val="en-GB"/>
        </w:rPr>
        <w:t>.</w:t>
      </w:r>
    </w:p>
    <w:p w14:paraId="4035DB77" w14:textId="024A8B1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Fathrio, I., A. Manda, S. Iizuka, Y.M. Kodama, and S. Ishida, 2017a: Evaluation of CMIP5 models on sea surface salinity in the Indian Ocean. </w:t>
      </w:r>
      <w:r w:rsidRPr="00697E49">
        <w:rPr>
          <w:rFonts w:cs="Times New Roman"/>
          <w:i/>
          <w:sz w:val="20"/>
          <w:szCs w:val="20"/>
          <w:lang w:val="en-GB"/>
        </w:rPr>
        <w:t>IOP Conference Series: Earth and Environmental Science</w:t>
      </w:r>
      <w:r w:rsidRPr="00697E49">
        <w:rPr>
          <w:rFonts w:cs="Times New Roman"/>
          <w:sz w:val="20"/>
          <w:szCs w:val="20"/>
          <w:lang w:val="en-GB"/>
        </w:rPr>
        <w:t xml:space="preserve">, </w:t>
      </w:r>
      <w:r w:rsidRPr="00697E49">
        <w:rPr>
          <w:rFonts w:cs="Times New Roman"/>
          <w:b/>
          <w:sz w:val="20"/>
          <w:szCs w:val="20"/>
          <w:lang w:val="en-GB"/>
        </w:rPr>
        <w:t>54(1)</w:t>
      </w:r>
      <w:r w:rsidRPr="00697E49">
        <w:rPr>
          <w:rFonts w:cs="Times New Roman"/>
          <w:sz w:val="20"/>
          <w:szCs w:val="20"/>
          <w:lang w:val="en-GB"/>
        </w:rPr>
        <w:t>, 012039, doi:</w:t>
      </w:r>
      <w:r w:rsidR="00642F13">
        <w:fldChar w:fldCharType="begin"/>
      </w:r>
      <w:r w:rsidR="00642F13" w:rsidRPr="001D5B54">
        <w:rPr>
          <w:lang w:val="en-US"/>
          <w:rPrChange w:id="3920" w:author="Clotilde Pean" w:date="2021-06-21T14:15:00Z">
            <w:rPr/>
          </w:rPrChange>
        </w:rPr>
        <w:instrText xml:space="preserve"> HYPERLINK "https://dx.doi.org/10.1088/1755-1315/54/1/012039" </w:instrText>
      </w:r>
      <w:r w:rsidR="00642F13">
        <w:fldChar w:fldCharType="separate"/>
      </w:r>
      <w:r w:rsidRPr="00697E49">
        <w:rPr>
          <w:rStyle w:val="Hyperlink"/>
          <w:rFonts w:cs="Times New Roman"/>
          <w:sz w:val="20"/>
          <w:szCs w:val="20"/>
          <w:lang w:val="en-GB"/>
        </w:rPr>
        <w:t>10.1088/1755-1315/54/1/012039</w:t>
      </w:r>
      <w:r w:rsidR="00642F13">
        <w:rPr>
          <w:rStyle w:val="Hyperlink"/>
          <w:rFonts w:cs="Times New Roman"/>
          <w:sz w:val="20"/>
          <w:szCs w:val="20"/>
          <w:lang w:val="en-GB"/>
        </w:rPr>
        <w:fldChar w:fldCharType="end"/>
      </w:r>
      <w:r w:rsidRPr="00697E49">
        <w:rPr>
          <w:rFonts w:cs="Times New Roman"/>
          <w:sz w:val="20"/>
          <w:szCs w:val="20"/>
          <w:lang w:val="en-GB"/>
        </w:rPr>
        <w:t>.</w:t>
      </w:r>
    </w:p>
    <w:p w14:paraId="00C601A4" w14:textId="145328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Fathrio, I. et al., 2017b: Assessment of western Indian Ocean SST bias of CMIP5 models.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122(4)</w:t>
      </w:r>
      <w:r w:rsidRPr="00697E49">
        <w:rPr>
          <w:rFonts w:cs="Times New Roman"/>
          <w:sz w:val="20"/>
          <w:szCs w:val="20"/>
          <w:lang w:val="en-GB"/>
        </w:rPr>
        <w:t>, 3123–3140, doi:</w:t>
      </w:r>
      <w:r w:rsidR="00642F13">
        <w:fldChar w:fldCharType="begin"/>
      </w:r>
      <w:r w:rsidR="00642F13" w:rsidRPr="001D5B54">
        <w:rPr>
          <w:lang w:val="en-US"/>
          <w:rPrChange w:id="3921" w:author="Clotilde Pean" w:date="2021-06-21T14:15:00Z">
            <w:rPr/>
          </w:rPrChange>
        </w:rPr>
        <w:instrText xml:space="preserve"> HYPERLINK "https://dx.doi.org/10.1002/2016jc012443" </w:instrText>
      </w:r>
      <w:r w:rsidR="00642F13">
        <w:fldChar w:fldCharType="separate"/>
      </w:r>
      <w:r w:rsidRPr="00697E49">
        <w:rPr>
          <w:rStyle w:val="Hyperlink"/>
          <w:rFonts w:cs="Times New Roman"/>
          <w:sz w:val="20"/>
          <w:szCs w:val="20"/>
          <w:lang w:val="en-GB"/>
        </w:rPr>
        <w:t>10.1002/2016jc012443</w:t>
      </w:r>
      <w:r w:rsidR="00642F13">
        <w:rPr>
          <w:rStyle w:val="Hyperlink"/>
          <w:rFonts w:cs="Times New Roman"/>
          <w:sz w:val="20"/>
          <w:szCs w:val="20"/>
          <w:lang w:val="en-GB"/>
        </w:rPr>
        <w:fldChar w:fldCharType="end"/>
      </w:r>
      <w:r w:rsidRPr="00697E49">
        <w:rPr>
          <w:rFonts w:cs="Times New Roman"/>
          <w:sz w:val="20"/>
          <w:szCs w:val="20"/>
          <w:lang w:val="en-GB"/>
        </w:rPr>
        <w:t>.</w:t>
      </w:r>
    </w:p>
    <w:p w14:paraId="55487155" w14:textId="5DC052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Fay, A.R. and G.A. McKinley, 2013: Global trends in surface ocean pCO2 from in situ data. </w:t>
      </w:r>
      <w:r w:rsidRPr="00697E49">
        <w:rPr>
          <w:rFonts w:cs="Times New Roman"/>
          <w:i/>
          <w:sz w:val="20"/>
          <w:szCs w:val="20"/>
          <w:lang w:val="en-GB"/>
        </w:rPr>
        <w:t>Global Biogeochemical Cycles</w:t>
      </w:r>
      <w:r w:rsidRPr="00697E49">
        <w:rPr>
          <w:rFonts w:cs="Times New Roman"/>
          <w:sz w:val="20"/>
          <w:szCs w:val="20"/>
          <w:lang w:val="en-GB"/>
        </w:rPr>
        <w:t xml:space="preserve">, </w:t>
      </w:r>
      <w:r w:rsidRPr="00697E49">
        <w:rPr>
          <w:rFonts w:cs="Times New Roman"/>
          <w:b/>
          <w:sz w:val="20"/>
          <w:szCs w:val="20"/>
          <w:lang w:val="en-GB"/>
        </w:rPr>
        <w:t>27(2)</w:t>
      </w:r>
      <w:r w:rsidRPr="00697E49">
        <w:rPr>
          <w:rFonts w:cs="Times New Roman"/>
          <w:sz w:val="20"/>
          <w:szCs w:val="20"/>
          <w:lang w:val="en-GB"/>
        </w:rPr>
        <w:t>, 541–557, doi:</w:t>
      </w:r>
      <w:r w:rsidR="00642F13">
        <w:fldChar w:fldCharType="begin"/>
      </w:r>
      <w:r w:rsidR="00642F13" w:rsidRPr="001D5B54">
        <w:rPr>
          <w:lang w:val="en-US"/>
          <w:rPrChange w:id="3922" w:author="Clotilde Pean" w:date="2021-06-21T14:15:00Z">
            <w:rPr/>
          </w:rPrChange>
        </w:rPr>
        <w:instrText xml:space="preserve"> HYPERLINK "https://dx.doi.org/10.1002/gbc.20051" </w:instrText>
      </w:r>
      <w:r w:rsidR="00642F13">
        <w:fldChar w:fldCharType="separate"/>
      </w:r>
      <w:r w:rsidRPr="00697E49">
        <w:rPr>
          <w:rStyle w:val="Hyperlink"/>
          <w:rFonts w:cs="Times New Roman"/>
          <w:sz w:val="20"/>
          <w:szCs w:val="20"/>
          <w:lang w:val="en-GB"/>
        </w:rPr>
        <w:t>10.1002/gbc.20051</w:t>
      </w:r>
      <w:r w:rsidR="00642F13">
        <w:rPr>
          <w:rStyle w:val="Hyperlink"/>
          <w:rFonts w:cs="Times New Roman"/>
          <w:sz w:val="20"/>
          <w:szCs w:val="20"/>
          <w:lang w:val="en-GB"/>
        </w:rPr>
        <w:fldChar w:fldCharType="end"/>
      </w:r>
      <w:r w:rsidRPr="00697E49">
        <w:rPr>
          <w:rFonts w:cs="Times New Roman"/>
          <w:sz w:val="20"/>
          <w:szCs w:val="20"/>
          <w:lang w:val="en-GB"/>
        </w:rPr>
        <w:t>.</w:t>
      </w:r>
    </w:p>
    <w:p w14:paraId="3617D7CC" w14:textId="7B37A23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Fay, A.R., G.A. McKinley, and N.S. Lovenduski, 2014: Southern Ocean carbon trends: Sensitivity to methods.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41(19)</w:t>
      </w:r>
      <w:r w:rsidRPr="00697E49">
        <w:rPr>
          <w:rFonts w:cs="Times New Roman"/>
          <w:sz w:val="20"/>
          <w:szCs w:val="20"/>
          <w:lang w:val="en-GB"/>
        </w:rPr>
        <w:t>, 6833–6840, doi:</w:t>
      </w:r>
      <w:r w:rsidR="00642F13">
        <w:fldChar w:fldCharType="begin"/>
      </w:r>
      <w:r w:rsidR="00642F13" w:rsidRPr="001D5B54">
        <w:rPr>
          <w:lang w:val="en-US"/>
          <w:rPrChange w:id="3923" w:author="Clotilde Pean" w:date="2021-06-21T14:15:00Z">
            <w:rPr/>
          </w:rPrChange>
        </w:rPr>
        <w:instrText xml:space="preserve"> HYPERLINK "https://dx.doi.org/10.1002/2014gl061324" </w:instrText>
      </w:r>
      <w:r w:rsidR="00642F13">
        <w:fldChar w:fldCharType="separate"/>
      </w:r>
      <w:r w:rsidRPr="00697E49">
        <w:rPr>
          <w:rStyle w:val="Hyperlink"/>
          <w:rFonts w:cs="Times New Roman"/>
          <w:sz w:val="20"/>
          <w:szCs w:val="20"/>
          <w:lang w:val="en-GB"/>
        </w:rPr>
        <w:t>10.1002/2014gl061324</w:t>
      </w:r>
      <w:r w:rsidR="00642F13">
        <w:rPr>
          <w:rStyle w:val="Hyperlink"/>
          <w:rFonts w:cs="Times New Roman"/>
          <w:sz w:val="20"/>
          <w:szCs w:val="20"/>
          <w:lang w:val="en-GB"/>
        </w:rPr>
        <w:fldChar w:fldCharType="end"/>
      </w:r>
      <w:r w:rsidRPr="00697E49">
        <w:rPr>
          <w:rFonts w:cs="Times New Roman"/>
          <w:sz w:val="20"/>
          <w:szCs w:val="20"/>
          <w:lang w:val="en-GB"/>
        </w:rPr>
        <w:t>.</w:t>
      </w:r>
    </w:p>
    <w:p w14:paraId="2057DD65" w14:textId="5686C5A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Feldstein, S.B. and C. Franzke, 2006: Are the North Atlantic Oscillation and the Northern Annular Mode Distinguishable? </w:t>
      </w:r>
      <w:r w:rsidRPr="00697E49">
        <w:rPr>
          <w:rFonts w:cs="Times New Roman"/>
          <w:i/>
          <w:sz w:val="20"/>
          <w:szCs w:val="20"/>
          <w:lang w:val="en-GB"/>
        </w:rPr>
        <w:t>Journal of the Atmospheric Sciences</w:t>
      </w:r>
      <w:r w:rsidRPr="00697E49">
        <w:rPr>
          <w:rFonts w:cs="Times New Roman"/>
          <w:sz w:val="20"/>
          <w:szCs w:val="20"/>
          <w:lang w:val="en-GB"/>
        </w:rPr>
        <w:t xml:space="preserve">, </w:t>
      </w:r>
      <w:r w:rsidRPr="00697E49">
        <w:rPr>
          <w:rFonts w:cs="Times New Roman"/>
          <w:b/>
          <w:sz w:val="20"/>
          <w:szCs w:val="20"/>
          <w:lang w:val="en-GB"/>
        </w:rPr>
        <w:t>63(11)</w:t>
      </w:r>
      <w:r w:rsidRPr="00697E49">
        <w:rPr>
          <w:rFonts w:cs="Times New Roman"/>
          <w:sz w:val="20"/>
          <w:szCs w:val="20"/>
          <w:lang w:val="en-GB"/>
        </w:rPr>
        <w:t>, 2915–2930, doi:</w:t>
      </w:r>
      <w:r w:rsidR="00642F13">
        <w:fldChar w:fldCharType="begin"/>
      </w:r>
      <w:r w:rsidR="00642F13" w:rsidRPr="001D5B54">
        <w:rPr>
          <w:lang w:val="en-US"/>
          <w:rPrChange w:id="3924" w:author="Clotilde Pean" w:date="2021-06-21T14:15:00Z">
            <w:rPr/>
          </w:rPrChange>
        </w:rPr>
        <w:instrText xml:space="preserve"> HYPERLINK "https://dx.doi.org/10.1175/jas3798.1" </w:instrText>
      </w:r>
      <w:r w:rsidR="00642F13">
        <w:fldChar w:fldCharType="separate"/>
      </w:r>
      <w:r w:rsidRPr="00697E49">
        <w:rPr>
          <w:rStyle w:val="Hyperlink"/>
          <w:rFonts w:cs="Times New Roman"/>
          <w:sz w:val="20"/>
          <w:szCs w:val="20"/>
          <w:lang w:val="en-GB"/>
        </w:rPr>
        <w:t>10.1175/jas3798.1</w:t>
      </w:r>
      <w:r w:rsidR="00642F13">
        <w:rPr>
          <w:rStyle w:val="Hyperlink"/>
          <w:rFonts w:cs="Times New Roman"/>
          <w:sz w:val="20"/>
          <w:szCs w:val="20"/>
          <w:lang w:val="en-GB"/>
        </w:rPr>
        <w:fldChar w:fldCharType="end"/>
      </w:r>
      <w:r w:rsidRPr="00697E49">
        <w:rPr>
          <w:rFonts w:cs="Times New Roman"/>
          <w:sz w:val="20"/>
          <w:szCs w:val="20"/>
          <w:lang w:val="en-GB"/>
        </w:rPr>
        <w:t>.</w:t>
      </w:r>
    </w:p>
    <w:p w14:paraId="0B595317" w14:textId="34F6359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Ferreira, D., J. Marshall, C.M. Bitz, S. Solomon, and A. Plumb, 2014: Antarctic Ocean and Sea Ice Response to Ozone Depletion: A Two-Time-Scale Problem.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28(3)</w:t>
      </w:r>
      <w:r w:rsidRPr="00697E49">
        <w:rPr>
          <w:rFonts w:cs="Times New Roman"/>
          <w:sz w:val="20"/>
          <w:szCs w:val="20"/>
          <w:lang w:val="en-GB"/>
        </w:rPr>
        <w:t>, 1206–1226, doi:</w:t>
      </w:r>
      <w:r w:rsidR="00642F13">
        <w:fldChar w:fldCharType="begin"/>
      </w:r>
      <w:r w:rsidR="00642F13" w:rsidRPr="001D5B54">
        <w:rPr>
          <w:lang w:val="en-US"/>
          <w:rPrChange w:id="3925" w:author="Clotilde Pean" w:date="2021-06-21T14:15:00Z">
            <w:rPr/>
          </w:rPrChange>
        </w:rPr>
        <w:instrText xml:space="preserve"> HYPERLINK "https://dx.doi.org/10.1175/jcli-d-14-00313.1" </w:instrText>
      </w:r>
      <w:r w:rsidR="00642F13">
        <w:fldChar w:fldCharType="separate"/>
      </w:r>
      <w:r w:rsidRPr="00697E49">
        <w:rPr>
          <w:rStyle w:val="Hyperlink"/>
          <w:rFonts w:cs="Times New Roman"/>
          <w:sz w:val="20"/>
          <w:szCs w:val="20"/>
          <w:lang w:val="en-GB"/>
        </w:rPr>
        <w:t>10.1175/jcli-d-14-00313.1</w:t>
      </w:r>
      <w:r w:rsidR="00642F13">
        <w:rPr>
          <w:rStyle w:val="Hyperlink"/>
          <w:rFonts w:cs="Times New Roman"/>
          <w:sz w:val="20"/>
          <w:szCs w:val="20"/>
          <w:lang w:val="en-GB"/>
        </w:rPr>
        <w:fldChar w:fldCharType="end"/>
      </w:r>
      <w:r w:rsidRPr="00697E49">
        <w:rPr>
          <w:rFonts w:cs="Times New Roman"/>
          <w:sz w:val="20"/>
          <w:szCs w:val="20"/>
          <w:lang w:val="en-GB"/>
        </w:rPr>
        <w:t>.</w:t>
      </w:r>
    </w:p>
    <w:p w14:paraId="64737E35" w14:textId="02A51A5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Fettweis, X. et al., 2013: Brief communication </w:t>
      </w:r>
      <w:commentRangeStart w:id="3926"/>
      <w:r w:rsidRPr="00697E49">
        <w:rPr>
          <w:rFonts w:cs="Times New Roman"/>
          <w:sz w:val="20"/>
          <w:szCs w:val="20"/>
          <w:lang w:val="en-GB"/>
        </w:rPr>
        <w:t>”</w:t>
      </w:r>
      <w:commentRangeEnd w:id="3926"/>
      <w:r w:rsidR="005C2536">
        <w:rPr>
          <w:rStyle w:val="CommentReference"/>
          <w:lang w:val="en-GB"/>
        </w:rPr>
        <w:commentReference w:id="3926"/>
      </w:r>
      <w:r w:rsidRPr="00697E49">
        <w:rPr>
          <w:rFonts w:cs="Times New Roman"/>
          <w:sz w:val="20"/>
          <w:szCs w:val="20"/>
          <w:lang w:val="en-GB"/>
        </w:rPr>
        <w:t xml:space="preserve">Important role of the mid-tropospheric atmospheric circulation in the recent surface melt increase over the </w:t>
      </w:r>
      <w:commentRangeStart w:id="3927"/>
      <w:r w:rsidRPr="00697E49">
        <w:rPr>
          <w:rFonts w:cs="Times New Roman"/>
          <w:sz w:val="20"/>
          <w:szCs w:val="20"/>
          <w:lang w:val="en-GB"/>
        </w:rPr>
        <w:t>Greenland</w:t>
      </w:r>
      <w:commentRangeEnd w:id="3927"/>
      <w:r w:rsidR="00D36EA6">
        <w:rPr>
          <w:rStyle w:val="CommentReference"/>
          <w:lang w:val="en-GB"/>
        </w:rPr>
        <w:commentReference w:id="3927"/>
      </w:r>
      <w:r w:rsidRPr="00697E49">
        <w:rPr>
          <w:rFonts w:cs="Times New Roman"/>
          <w:sz w:val="20"/>
          <w:szCs w:val="20"/>
          <w:lang w:val="en-GB"/>
        </w:rPr>
        <w:t xml:space="preserve"> ice sheet”.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241–248, doi:</w:t>
      </w:r>
      <w:r w:rsidR="00642F13">
        <w:fldChar w:fldCharType="begin"/>
      </w:r>
      <w:r w:rsidR="00642F13" w:rsidRPr="001D5B54">
        <w:rPr>
          <w:lang w:val="en-US"/>
          <w:rPrChange w:id="3928" w:author="Clotilde Pean" w:date="2021-06-21T14:15:00Z">
            <w:rPr/>
          </w:rPrChange>
        </w:rPr>
        <w:instrText xml:space="preserve"> HYPERLINK "https://dx.doi.org/10.5194/tc-7-241-2013" </w:instrText>
      </w:r>
      <w:r w:rsidR="00642F13">
        <w:fldChar w:fldCharType="separate"/>
      </w:r>
      <w:r w:rsidRPr="00697E49">
        <w:rPr>
          <w:rStyle w:val="Hyperlink"/>
          <w:rFonts w:cs="Times New Roman"/>
          <w:sz w:val="20"/>
          <w:szCs w:val="20"/>
          <w:lang w:val="en-GB"/>
        </w:rPr>
        <w:t>10.5194/tc-7-241-2013</w:t>
      </w:r>
      <w:r w:rsidR="00642F13">
        <w:rPr>
          <w:rStyle w:val="Hyperlink"/>
          <w:rFonts w:cs="Times New Roman"/>
          <w:sz w:val="20"/>
          <w:szCs w:val="20"/>
          <w:lang w:val="en-GB"/>
        </w:rPr>
        <w:fldChar w:fldCharType="end"/>
      </w:r>
      <w:r w:rsidRPr="00697E49">
        <w:rPr>
          <w:rFonts w:cs="Times New Roman"/>
          <w:sz w:val="20"/>
          <w:szCs w:val="20"/>
          <w:lang w:val="en-GB"/>
        </w:rPr>
        <w:t>.</w:t>
      </w:r>
    </w:p>
    <w:p w14:paraId="12F12C31" w14:textId="10317A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Fettweis, X. et al., 2020: GrSMBMIP: Intercomparison of the modelled 1980–2012 surface mass balance over the Greenland Ice sheet. </w:t>
      </w:r>
      <w:r w:rsidRPr="00697E49">
        <w:rPr>
          <w:rFonts w:cs="Times New Roman"/>
          <w:i/>
          <w:sz w:val="20"/>
          <w:szCs w:val="20"/>
          <w:lang w:val="en-GB"/>
        </w:rPr>
        <w:t>The Cryosphere</w:t>
      </w:r>
      <w:r w:rsidRPr="00697E49">
        <w:rPr>
          <w:rFonts w:cs="Times New Roman"/>
          <w:sz w:val="20"/>
          <w:szCs w:val="20"/>
          <w:lang w:val="en-GB"/>
        </w:rPr>
        <w:t>, doi:</w:t>
      </w:r>
      <w:r w:rsidR="00642F13">
        <w:fldChar w:fldCharType="begin"/>
      </w:r>
      <w:r w:rsidR="00642F13" w:rsidRPr="001D5B54">
        <w:rPr>
          <w:lang w:val="en-US"/>
          <w:rPrChange w:id="3929" w:author="Clotilde Pean" w:date="2021-06-21T14:15:00Z">
            <w:rPr/>
          </w:rPrChange>
        </w:rPr>
        <w:instrText xml:space="preserve"> HYPERLINK "https://dx.doi.org/10.5194/tc-2019-321" </w:instrText>
      </w:r>
      <w:r w:rsidR="00642F13">
        <w:fldChar w:fldCharType="separate"/>
      </w:r>
      <w:r w:rsidRPr="00697E49">
        <w:rPr>
          <w:rStyle w:val="Hyperlink"/>
          <w:rFonts w:cs="Times New Roman"/>
          <w:sz w:val="20"/>
          <w:szCs w:val="20"/>
          <w:lang w:val="en-GB"/>
        </w:rPr>
        <w:t>10.5194/tc-2019-321</w:t>
      </w:r>
      <w:r w:rsidR="00642F13">
        <w:rPr>
          <w:rStyle w:val="Hyperlink"/>
          <w:rFonts w:cs="Times New Roman"/>
          <w:sz w:val="20"/>
          <w:szCs w:val="20"/>
          <w:lang w:val="en-GB"/>
        </w:rPr>
        <w:fldChar w:fldCharType="end"/>
      </w:r>
      <w:r w:rsidRPr="00697E49">
        <w:rPr>
          <w:rFonts w:cs="Times New Roman"/>
          <w:sz w:val="20"/>
          <w:szCs w:val="20"/>
          <w:lang w:val="en-GB"/>
        </w:rPr>
        <w:t>.</w:t>
      </w:r>
    </w:p>
    <w:p w14:paraId="552FE779" w14:textId="5EC389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Fiedler, S. et al., 2020: Simulated tropical precipitation assessed across three major phases of the coupled model intercomparison project (CMIP). </w:t>
      </w:r>
      <w:r w:rsidRPr="00697E49">
        <w:rPr>
          <w:rFonts w:cs="Times New Roman"/>
          <w:i/>
          <w:sz w:val="20"/>
          <w:szCs w:val="20"/>
          <w:lang w:val="en-GB"/>
        </w:rPr>
        <w:t>Monthly Weather Review</w:t>
      </w:r>
      <w:r w:rsidRPr="00697E49">
        <w:rPr>
          <w:rFonts w:cs="Times New Roman"/>
          <w:sz w:val="20"/>
          <w:szCs w:val="20"/>
          <w:lang w:val="en-GB"/>
        </w:rPr>
        <w:t xml:space="preserve">, </w:t>
      </w:r>
      <w:r w:rsidRPr="00697E49">
        <w:rPr>
          <w:rFonts w:cs="Times New Roman"/>
          <w:b/>
          <w:sz w:val="20"/>
          <w:szCs w:val="20"/>
          <w:lang w:val="en-GB"/>
        </w:rPr>
        <w:t>148(9)</w:t>
      </w:r>
      <w:r w:rsidRPr="00697E49">
        <w:rPr>
          <w:rFonts w:cs="Times New Roman"/>
          <w:sz w:val="20"/>
          <w:szCs w:val="20"/>
          <w:lang w:val="en-GB"/>
        </w:rPr>
        <w:t>, 3653–3680, doi:</w:t>
      </w:r>
      <w:r w:rsidR="00642F13">
        <w:fldChar w:fldCharType="begin"/>
      </w:r>
      <w:r w:rsidR="00642F13" w:rsidRPr="001D5B54">
        <w:rPr>
          <w:lang w:val="en-US"/>
          <w:rPrChange w:id="3930" w:author="Clotilde Pean" w:date="2021-06-21T14:15:00Z">
            <w:rPr/>
          </w:rPrChange>
        </w:rPr>
        <w:instrText xml:space="preserve"> HYPERLINK "https://dx.doi.org/10.1175/mwr-d-19-0404.1" </w:instrText>
      </w:r>
      <w:r w:rsidR="00642F13">
        <w:fldChar w:fldCharType="separate"/>
      </w:r>
      <w:r w:rsidRPr="00697E49">
        <w:rPr>
          <w:rStyle w:val="Hyperlink"/>
          <w:rFonts w:cs="Times New Roman"/>
          <w:sz w:val="20"/>
          <w:szCs w:val="20"/>
          <w:lang w:val="en-GB"/>
        </w:rPr>
        <w:t>10.1175/mwr-d-19-0404.1</w:t>
      </w:r>
      <w:r w:rsidR="00642F13">
        <w:rPr>
          <w:rStyle w:val="Hyperlink"/>
          <w:rFonts w:cs="Times New Roman"/>
          <w:sz w:val="20"/>
          <w:szCs w:val="20"/>
          <w:lang w:val="en-GB"/>
        </w:rPr>
        <w:fldChar w:fldCharType="end"/>
      </w:r>
      <w:r w:rsidRPr="00697E49">
        <w:rPr>
          <w:rFonts w:cs="Times New Roman"/>
          <w:sz w:val="20"/>
          <w:szCs w:val="20"/>
          <w:lang w:val="en-GB"/>
        </w:rPr>
        <w:t>.</w:t>
      </w:r>
    </w:p>
    <w:p w14:paraId="0E8AF93C" w14:textId="6C47220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Flannaghan, T.J. et al., 2014: Tropical temperature trends in atmospheric general circulation model simulations and the impact of uncertainties in observed SSTs. </w:t>
      </w:r>
      <w:r w:rsidRPr="00697E49">
        <w:rPr>
          <w:rFonts w:cs="Times New Roman"/>
          <w:i/>
          <w:sz w:val="20"/>
          <w:szCs w:val="20"/>
          <w:lang w:val="en-GB"/>
        </w:rPr>
        <w:t>Journal of Geophysical Research</w:t>
      </w:r>
      <w:r w:rsidRPr="00697E49">
        <w:rPr>
          <w:rFonts w:cs="Times New Roman"/>
          <w:sz w:val="20"/>
          <w:szCs w:val="20"/>
          <w:lang w:val="en-GB"/>
        </w:rPr>
        <w:t xml:space="preserve">, </w:t>
      </w:r>
      <w:r w:rsidRPr="00697E49">
        <w:rPr>
          <w:rFonts w:cs="Times New Roman"/>
          <w:b/>
          <w:sz w:val="20"/>
          <w:szCs w:val="20"/>
          <w:lang w:val="en-GB"/>
        </w:rPr>
        <w:t>119(23)</w:t>
      </w:r>
      <w:r w:rsidRPr="00697E49">
        <w:rPr>
          <w:rFonts w:cs="Times New Roman"/>
          <w:sz w:val="20"/>
          <w:szCs w:val="20"/>
          <w:lang w:val="en-GB"/>
        </w:rPr>
        <w:t>, doi:</w:t>
      </w:r>
      <w:r w:rsidR="00642F13">
        <w:fldChar w:fldCharType="begin"/>
      </w:r>
      <w:r w:rsidR="00642F13" w:rsidRPr="001D5B54">
        <w:rPr>
          <w:lang w:val="en-US"/>
          <w:rPrChange w:id="3931" w:author="Clotilde Pean" w:date="2021-06-21T14:15:00Z">
            <w:rPr/>
          </w:rPrChange>
        </w:rPr>
        <w:instrText xml:space="preserve"> HYPERLINK "https://dx.doi.org/10.1002/2014jd022365" </w:instrText>
      </w:r>
      <w:r w:rsidR="00642F13">
        <w:fldChar w:fldCharType="separate"/>
      </w:r>
      <w:r w:rsidRPr="00697E49">
        <w:rPr>
          <w:rStyle w:val="Hyperlink"/>
          <w:rFonts w:cs="Times New Roman"/>
          <w:sz w:val="20"/>
          <w:szCs w:val="20"/>
          <w:lang w:val="en-GB"/>
        </w:rPr>
        <w:t>10.1002/2014jd022365</w:t>
      </w:r>
      <w:r w:rsidR="00642F13">
        <w:rPr>
          <w:rStyle w:val="Hyperlink"/>
          <w:rFonts w:cs="Times New Roman"/>
          <w:sz w:val="20"/>
          <w:szCs w:val="20"/>
          <w:lang w:val="en-GB"/>
        </w:rPr>
        <w:fldChar w:fldCharType="end"/>
      </w:r>
      <w:r w:rsidRPr="00697E49">
        <w:rPr>
          <w:rFonts w:cs="Times New Roman"/>
          <w:sz w:val="20"/>
          <w:szCs w:val="20"/>
          <w:lang w:val="en-GB"/>
        </w:rPr>
        <w:t>.</w:t>
      </w:r>
    </w:p>
    <w:p w14:paraId="7FF20A9C" w14:textId="3DA1B29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Flato, G. et al., 2013: Evaluation of climate models. In: </w:t>
      </w:r>
      <w:r w:rsidRPr="00697E49">
        <w:rPr>
          <w:rFonts w:cs="Times New Roman"/>
          <w:i/>
          <w:sz w:val="20"/>
          <w:szCs w:val="20"/>
          <w:lang w:val="en-GB"/>
        </w:rPr>
        <w:t>Climate Change 2013: The Physical Science Basis. Contribution of Working Group I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(eds.)]. Cambridge University Press, Cambridge, United Kingdom and New York, NY, USA, pp. 741–866, doi:</w:t>
      </w:r>
      <w:r w:rsidR="00642F13">
        <w:fldChar w:fldCharType="begin"/>
      </w:r>
      <w:r w:rsidR="00642F13" w:rsidRPr="001D5B54">
        <w:rPr>
          <w:lang w:val="en-US"/>
          <w:rPrChange w:id="3932" w:author="Clotilde Pean" w:date="2021-06-21T14:15:00Z">
            <w:rPr/>
          </w:rPrChange>
        </w:rPr>
        <w:instrText xml:space="preserve"> HYPERLINK "https://dx.doi.org/10.1017/cbo9781107415324.020" </w:instrText>
      </w:r>
      <w:r w:rsidR="00642F13">
        <w:fldChar w:fldCharType="separate"/>
      </w:r>
      <w:r w:rsidRPr="00697E49">
        <w:rPr>
          <w:rStyle w:val="Hyperlink"/>
          <w:rFonts w:cs="Times New Roman"/>
          <w:sz w:val="20"/>
          <w:szCs w:val="20"/>
          <w:lang w:val="en-GB"/>
        </w:rPr>
        <w:t>10.1017/cbo9781107415324.020</w:t>
      </w:r>
      <w:r w:rsidR="00642F13">
        <w:rPr>
          <w:rStyle w:val="Hyperlink"/>
          <w:rFonts w:cs="Times New Roman"/>
          <w:sz w:val="20"/>
          <w:szCs w:val="20"/>
          <w:lang w:val="en-GB"/>
        </w:rPr>
        <w:fldChar w:fldCharType="end"/>
      </w:r>
      <w:r w:rsidRPr="00697E49">
        <w:rPr>
          <w:rFonts w:cs="Times New Roman"/>
          <w:sz w:val="20"/>
          <w:szCs w:val="20"/>
          <w:lang w:val="en-GB"/>
        </w:rPr>
        <w:t>.</w:t>
      </w:r>
    </w:p>
    <w:p w14:paraId="7F4E5E57" w14:textId="595DA4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Fleischer, K. et al., 2019: Amazon forest response to CO2 fertilization dependent on plant phosphorus acquisition. </w:t>
      </w:r>
      <w:r w:rsidRPr="00697E49">
        <w:rPr>
          <w:rFonts w:cs="Times New Roman"/>
          <w:i/>
          <w:sz w:val="20"/>
          <w:szCs w:val="20"/>
          <w:lang w:val="en-GB"/>
        </w:rPr>
        <w:t>Nature Geoscience</w:t>
      </w:r>
      <w:r w:rsidRPr="00697E49">
        <w:rPr>
          <w:rFonts w:cs="Times New Roman"/>
          <w:sz w:val="20"/>
          <w:szCs w:val="20"/>
          <w:lang w:val="en-GB"/>
        </w:rPr>
        <w:t>, doi:</w:t>
      </w:r>
      <w:r w:rsidR="00642F13">
        <w:fldChar w:fldCharType="begin"/>
      </w:r>
      <w:r w:rsidR="00642F13" w:rsidRPr="001D5B54">
        <w:rPr>
          <w:lang w:val="en-US"/>
          <w:rPrChange w:id="3933" w:author="Clotilde Pean" w:date="2021-06-21T14:15:00Z">
            <w:rPr/>
          </w:rPrChange>
        </w:rPr>
        <w:instrText xml:space="preserve"> HYPERLINK "https://dx.doi.org/10.1038/s41561-019-0404-9" </w:instrText>
      </w:r>
      <w:r w:rsidR="00642F13">
        <w:fldChar w:fldCharType="separate"/>
      </w:r>
      <w:r w:rsidRPr="00697E49">
        <w:rPr>
          <w:rStyle w:val="Hyperlink"/>
          <w:rFonts w:cs="Times New Roman"/>
          <w:sz w:val="20"/>
          <w:szCs w:val="20"/>
          <w:lang w:val="en-GB"/>
        </w:rPr>
        <w:t>10.1038/s41561-019-0404-9</w:t>
      </w:r>
      <w:r w:rsidR="00642F13">
        <w:rPr>
          <w:rStyle w:val="Hyperlink"/>
          <w:rFonts w:cs="Times New Roman"/>
          <w:sz w:val="20"/>
          <w:szCs w:val="20"/>
          <w:lang w:val="en-GB"/>
        </w:rPr>
        <w:fldChar w:fldCharType="end"/>
      </w:r>
      <w:r w:rsidRPr="00697E49">
        <w:rPr>
          <w:rFonts w:cs="Times New Roman"/>
          <w:sz w:val="20"/>
          <w:szCs w:val="20"/>
          <w:lang w:val="en-GB"/>
        </w:rPr>
        <w:t>.</w:t>
      </w:r>
    </w:p>
    <w:p w14:paraId="7876E13D" w14:textId="41D4530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Fleming, L.E. and K.J. Anchukaitis, 2016: North Pacific decadal variability in the CMIP5 last millennium simulations.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47(12)</w:t>
      </w:r>
      <w:r w:rsidRPr="00697E49">
        <w:rPr>
          <w:rFonts w:cs="Times New Roman"/>
          <w:sz w:val="20"/>
          <w:szCs w:val="20"/>
          <w:lang w:val="en-GB"/>
        </w:rPr>
        <w:t>, 3783–3801, doi:</w:t>
      </w:r>
      <w:r w:rsidR="00642F13">
        <w:fldChar w:fldCharType="begin"/>
      </w:r>
      <w:r w:rsidR="00642F13" w:rsidRPr="001D5B54">
        <w:rPr>
          <w:lang w:val="en-US"/>
          <w:rPrChange w:id="3934" w:author="Clotilde Pean" w:date="2021-06-21T14:15:00Z">
            <w:rPr/>
          </w:rPrChange>
        </w:rPr>
        <w:instrText xml:space="preserve"> HYPERLINK "https://dx.doi.org/10.1007/s00382-016-3041-7" </w:instrText>
      </w:r>
      <w:r w:rsidR="00642F13">
        <w:fldChar w:fldCharType="separate"/>
      </w:r>
      <w:r w:rsidRPr="00697E49">
        <w:rPr>
          <w:rStyle w:val="Hyperlink"/>
          <w:rFonts w:cs="Times New Roman"/>
          <w:sz w:val="20"/>
          <w:szCs w:val="20"/>
          <w:lang w:val="en-GB"/>
        </w:rPr>
        <w:t>10.1007/s00382-016-3041-7</w:t>
      </w:r>
      <w:r w:rsidR="00642F13">
        <w:rPr>
          <w:rStyle w:val="Hyperlink"/>
          <w:rFonts w:cs="Times New Roman"/>
          <w:sz w:val="20"/>
          <w:szCs w:val="20"/>
          <w:lang w:val="en-GB"/>
        </w:rPr>
        <w:fldChar w:fldCharType="end"/>
      </w:r>
      <w:r w:rsidRPr="00697E49">
        <w:rPr>
          <w:rFonts w:cs="Times New Roman"/>
          <w:sz w:val="20"/>
          <w:szCs w:val="20"/>
          <w:lang w:val="en-GB"/>
        </w:rPr>
        <w:t>.</w:t>
      </w:r>
    </w:p>
    <w:p w14:paraId="09814F84" w14:textId="5F41E70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Fletcher, C.G. and C. Cassou, 2015: The dynamical influence of separate teleconnections from the Pacific and Indian oceans on the northern annular mode.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28(20)</w:t>
      </w:r>
      <w:r w:rsidRPr="00697E49">
        <w:rPr>
          <w:rFonts w:cs="Times New Roman"/>
          <w:sz w:val="20"/>
          <w:szCs w:val="20"/>
          <w:lang w:val="en-GB"/>
        </w:rPr>
        <w:t>, 7985–8002, doi:</w:t>
      </w:r>
      <w:r w:rsidR="00642F13">
        <w:fldChar w:fldCharType="begin"/>
      </w:r>
      <w:r w:rsidR="00642F13" w:rsidRPr="001D5B54">
        <w:rPr>
          <w:lang w:val="en-US"/>
          <w:rPrChange w:id="3935" w:author="Clotilde Pean" w:date="2021-06-21T14:15:00Z">
            <w:rPr/>
          </w:rPrChange>
        </w:rPr>
        <w:instrText xml:space="preserve"> HYPERLINK "https://dx.doi.org/10.1175/jcli-d-14-00839.1" </w:instrText>
      </w:r>
      <w:r w:rsidR="00642F13">
        <w:fldChar w:fldCharType="separate"/>
      </w:r>
      <w:r w:rsidRPr="00697E49">
        <w:rPr>
          <w:rStyle w:val="Hyperlink"/>
          <w:rFonts w:cs="Times New Roman"/>
          <w:sz w:val="20"/>
          <w:szCs w:val="20"/>
          <w:lang w:val="en-GB"/>
        </w:rPr>
        <w:t>10.1175/jcli-d-14-00839.1</w:t>
      </w:r>
      <w:r w:rsidR="00642F13">
        <w:rPr>
          <w:rStyle w:val="Hyperlink"/>
          <w:rFonts w:cs="Times New Roman"/>
          <w:sz w:val="20"/>
          <w:szCs w:val="20"/>
          <w:lang w:val="en-GB"/>
        </w:rPr>
        <w:fldChar w:fldCharType="end"/>
      </w:r>
      <w:r w:rsidRPr="00697E49">
        <w:rPr>
          <w:rFonts w:cs="Times New Roman"/>
          <w:sz w:val="20"/>
          <w:szCs w:val="20"/>
          <w:lang w:val="en-GB"/>
        </w:rPr>
        <w:t>.</w:t>
      </w:r>
    </w:p>
    <w:p w14:paraId="7E48D580" w14:textId="3125F5F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Flynn, C.M. and T. Mauritsen, 2020: On the climate sensitivity and historical warming evolution in recent coupled model ensembles.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20(13)</w:t>
      </w:r>
      <w:r w:rsidRPr="00697E49">
        <w:rPr>
          <w:rFonts w:cs="Times New Roman"/>
          <w:sz w:val="20"/>
          <w:szCs w:val="20"/>
          <w:lang w:val="en-GB"/>
        </w:rPr>
        <w:t>, doi:</w:t>
      </w:r>
      <w:r w:rsidR="00642F13">
        <w:fldChar w:fldCharType="begin"/>
      </w:r>
      <w:r w:rsidR="00642F13" w:rsidRPr="001D5B54">
        <w:rPr>
          <w:lang w:val="en-US"/>
          <w:rPrChange w:id="3936" w:author="Clotilde Pean" w:date="2021-06-21T14:15:00Z">
            <w:rPr/>
          </w:rPrChange>
        </w:rPr>
        <w:instrText xml:space="preserve"> HYPERLINK "https://dx.doi.org/10.5194/acp-20-7829-2020" </w:instrText>
      </w:r>
      <w:r w:rsidR="00642F13">
        <w:fldChar w:fldCharType="separate"/>
      </w:r>
      <w:r w:rsidRPr="00697E49">
        <w:rPr>
          <w:rStyle w:val="Hyperlink"/>
          <w:rFonts w:cs="Times New Roman"/>
          <w:sz w:val="20"/>
          <w:szCs w:val="20"/>
          <w:lang w:val="en-GB"/>
        </w:rPr>
        <w:t>10.5194/acp-20-7829-2020</w:t>
      </w:r>
      <w:r w:rsidR="00642F13">
        <w:rPr>
          <w:rStyle w:val="Hyperlink"/>
          <w:rFonts w:cs="Times New Roman"/>
          <w:sz w:val="20"/>
          <w:szCs w:val="20"/>
          <w:lang w:val="en-GB"/>
        </w:rPr>
        <w:fldChar w:fldCharType="end"/>
      </w:r>
      <w:r w:rsidRPr="00697E49">
        <w:rPr>
          <w:rFonts w:cs="Times New Roman"/>
          <w:sz w:val="20"/>
          <w:szCs w:val="20"/>
          <w:lang w:val="en-GB"/>
        </w:rPr>
        <w:t>.</w:t>
      </w:r>
    </w:p>
    <w:p w14:paraId="185A1831" w14:textId="58670E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Fogt, R.L. et al., 2017: A twentieth century perspective on summer Antarctic pressure change and variability and contributions from tropical SSTs and ozone depletion.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44(19)</w:t>
      </w:r>
      <w:r w:rsidRPr="00697E49">
        <w:rPr>
          <w:rFonts w:cs="Times New Roman"/>
          <w:sz w:val="20"/>
          <w:szCs w:val="20"/>
          <w:lang w:val="en-GB"/>
        </w:rPr>
        <w:t>, 9918–9927, doi:</w:t>
      </w:r>
      <w:r w:rsidR="00642F13">
        <w:fldChar w:fldCharType="begin"/>
      </w:r>
      <w:r w:rsidR="00642F13" w:rsidRPr="001D5B54">
        <w:rPr>
          <w:lang w:val="en-US"/>
          <w:rPrChange w:id="3937" w:author="Clotilde Pean" w:date="2021-06-21T14:15:00Z">
            <w:rPr/>
          </w:rPrChange>
        </w:rPr>
        <w:instrText xml:space="preserve"> HYPERLINK "https://dx.doi.org/10.1002/2017gl075079" </w:instrText>
      </w:r>
      <w:r w:rsidR="00642F13">
        <w:fldChar w:fldCharType="separate"/>
      </w:r>
      <w:r w:rsidRPr="00697E49">
        <w:rPr>
          <w:rStyle w:val="Hyperlink"/>
          <w:rFonts w:cs="Times New Roman"/>
          <w:sz w:val="20"/>
          <w:szCs w:val="20"/>
          <w:lang w:val="en-GB"/>
        </w:rPr>
        <w:t>10.1002/2017gl075079</w:t>
      </w:r>
      <w:r w:rsidR="00642F13">
        <w:rPr>
          <w:rStyle w:val="Hyperlink"/>
          <w:rFonts w:cs="Times New Roman"/>
          <w:sz w:val="20"/>
          <w:szCs w:val="20"/>
          <w:lang w:val="en-GB"/>
        </w:rPr>
        <w:fldChar w:fldCharType="end"/>
      </w:r>
      <w:r w:rsidRPr="00697E49">
        <w:rPr>
          <w:rFonts w:cs="Times New Roman"/>
          <w:sz w:val="20"/>
          <w:szCs w:val="20"/>
          <w:lang w:val="en-GB"/>
        </w:rPr>
        <w:t>.</w:t>
      </w:r>
    </w:p>
    <w:p w14:paraId="049624F8" w14:textId="2F156D1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Folland, C.K., J.A. Renwick, M.J. Salinger, and A.B. Mullan, 2002: Relative influences of the Interdecadal Pacific Oscillation and ENSO on the South Pacific Convergence Zone.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29(13)</w:t>
      </w:r>
      <w:r w:rsidRPr="00697E49">
        <w:rPr>
          <w:rFonts w:cs="Times New Roman"/>
          <w:sz w:val="20"/>
          <w:szCs w:val="20"/>
          <w:lang w:val="en-GB"/>
        </w:rPr>
        <w:t>, 2–5, doi:</w:t>
      </w:r>
      <w:r w:rsidR="00642F13">
        <w:fldChar w:fldCharType="begin"/>
      </w:r>
      <w:r w:rsidR="00642F13" w:rsidRPr="001D5B54">
        <w:rPr>
          <w:lang w:val="en-US"/>
          <w:rPrChange w:id="3938" w:author="Clotilde Pean" w:date="2021-06-21T14:15:00Z">
            <w:rPr/>
          </w:rPrChange>
        </w:rPr>
        <w:instrText xml:space="preserve"> HYPERLINK "https://dx.doi.org/10.1029/2001gl014201" </w:instrText>
      </w:r>
      <w:r w:rsidR="00642F13">
        <w:fldChar w:fldCharType="separate"/>
      </w:r>
      <w:r w:rsidRPr="00697E49">
        <w:rPr>
          <w:rStyle w:val="Hyperlink"/>
          <w:rFonts w:cs="Times New Roman"/>
          <w:sz w:val="20"/>
          <w:szCs w:val="20"/>
          <w:lang w:val="en-GB"/>
        </w:rPr>
        <w:t>10.1029/2001gl014201</w:t>
      </w:r>
      <w:r w:rsidR="00642F13">
        <w:rPr>
          <w:rStyle w:val="Hyperlink"/>
          <w:rFonts w:cs="Times New Roman"/>
          <w:sz w:val="20"/>
          <w:szCs w:val="20"/>
          <w:lang w:val="en-GB"/>
        </w:rPr>
        <w:fldChar w:fldCharType="end"/>
      </w:r>
      <w:r w:rsidRPr="00697E49">
        <w:rPr>
          <w:rFonts w:cs="Times New Roman"/>
          <w:sz w:val="20"/>
          <w:szCs w:val="20"/>
          <w:lang w:val="en-GB"/>
        </w:rPr>
        <w:t>.</w:t>
      </w:r>
    </w:p>
    <w:p w14:paraId="64076BF3" w14:textId="5BDBC71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Folland, C.K., O. Boucher, A. Colman, and D.E. Parker, 2018: Causes of irregularities in trends of global mean surface temperature since the late 19th century.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4(6)</w:t>
      </w:r>
      <w:r w:rsidRPr="00697E49">
        <w:rPr>
          <w:rFonts w:cs="Times New Roman"/>
          <w:sz w:val="20"/>
          <w:szCs w:val="20"/>
          <w:lang w:val="en-GB"/>
        </w:rPr>
        <w:t>, doi:</w:t>
      </w:r>
      <w:r w:rsidR="00642F13">
        <w:fldChar w:fldCharType="begin"/>
      </w:r>
      <w:r w:rsidR="00642F13" w:rsidRPr="001D5B54">
        <w:rPr>
          <w:lang w:val="en-US"/>
          <w:rPrChange w:id="3939" w:author="Clotilde Pean" w:date="2021-06-21T14:15:00Z">
            <w:rPr/>
          </w:rPrChange>
        </w:rPr>
        <w:instrText xml:space="preserve"> HYPERLINK "https://dx.doi.org/10.1126/sciadv.aao5297" </w:instrText>
      </w:r>
      <w:r w:rsidR="00642F13">
        <w:fldChar w:fldCharType="separate"/>
      </w:r>
      <w:r w:rsidRPr="00697E49">
        <w:rPr>
          <w:rStyle w:val="Hyperlink"/>
          <w:rFonts w:cs="Times New Roman"/>
          <w:sz w:val="20"/>
          <w:szCs w:val="20"/>
          <w:lang w:val="en-GB"/>
        </w:rPr>
        <w:t>10.1126/sciadv.aao5297</w:t>
      </w:r>
      <w:r w:rsidR="00642F13">
        <w:rPr>
          <w:rStyle w:val="Hyperlink"/>
          <w:rFonts w:cs="Times New Roman"/>
          <w:sz w:val="20"/>
          <w:szCs w:val="20"/>
          <w:lang w:val="en-GB"/>
        </w:rPr>
        <w:fldChar w:fldCharType="end"/>
      </w:r>
      <w:r w:rsidRPr="00697E49">
        <w:rPr>
          <w:rFonts w:cs="Times New Roman"/>
          <w:sz w:val="20"/>
          <w:szCs w:val="20"/>
          <w:lang w:val="en-GB"/>
        </w:rPr>
        <w:t>.</w:t>
      </w:r>
    </w:p>
    <w:p w14:paraId="1972841F" w14:textId="3A04B54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Foltz, G.R. et al., 2019: The Tropical Atlantic Observing System. </w:t>
      </w:r>
      <w:r w:rsidRPr="00697E49">
        <w:rPr>
          <w:rFonts w:cs="Times New Roman"/>
          <w:i/>
          <w:sz w:val="20"/>
          <w:szCs w:val="20"/>
          <w:lang w:val="en-GB"/>
        </w:rPr>
        <w:t>Frontiers in Marine Science</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doi:</w:t>
      </w:r>
      <w:r w:rsidR="00642F13">
        <w:fldChar w:fldCharType="begin"/>
      </w:r>
      <w:r w:rsidR="00642F13" w:rsidRPr="001D5B54">
        <w:rPr>
          <w:lang w:val="en-US"/>
          <w:rPrChange w:id="3940" w:author="Clotilde Pean" w:date="2021-06-21T14:15:00Z">
            <w:rPr/>
          </w:rPrChange>
        </w:rPr>
        <w:instrText xml:space="preserve"> HYPERLINK "https://dx.doi.org/10.3389/fmars.2019.00206" </w:instrText>
      </w:r>
      <w:r w:rsidR="00642F13">
        <w:fldChar w:fldCharType="separate"/>
      </w:r>
      <w:r w:rsidRPr="00697E49">
        <w:rPr>
          <w:rStyle w:val="Hyperlink"/>
          <w:rFonts w:cs="Times New Roman"/>
          <w:sz w:val="20"/>
          <w:szCs w:val="20"/>
          <w:lang w:val="en-GB"/>
        </w:rPr>
        <w:t>10.3389/fmars.2019.00206</w:t>
      </w:r>
      <w:r w:rsidR="00642F13">
        <w:rPr>
          <w:rStyle w:val="Hyperlink"/>
          <w:rFonts w:cs="Times New Roman"/>
          <w:sz w:val="20"/>
          <w:szCs w:val="20"/>
          <w:lang w:val="en-GB"/>
        </w:rPr>
        <w:fldChar w:fldCharType="end"/>
      </w:r>
      <w:r w:rsidRPr="00697E49">
        <w:rPr>
          <w:rFonts w:cs="Times New Roman"/>
          <w:sz w:val="20"/>
          <w:szCs w:val="20"/>
          <w:lang w:val="en-GB"/>
        </w:rPr>
        <w:t>.</w:t>
      </w:r>
    </w:p>
    <w:p w14:paraId="61AADC19" w14:textId="0BD672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Forkel, M. et al., 2016: Enhanced seasonal CO2 exchange caused by amplified plant productivity in northern ecosystems.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351(6274)</w:t>
      </w:r>
      <w:r w:rsidRPr="00697E49">
        <w:rPr>
          <w:rFonts w:cs="Times New Roman"/>
          <w:sz w:val="20"/>
          <w:szCs w:val="20"/>
          <w:lang w:val="en-GB"/>
        </w:rPr>
        <w:t>, 696–699, doi:</w:t>
      </w:r>
      <w:r w:rsidR="00642F13">
        <w:fldChar w:fldCharType="begin"/>
      </w:r>
      <w:r w:rsidR="00642F13" w:rsidRPr="001D5B54">
        <w:rPr>
          <w:lang w:val="en-US"/>
          <w:rPrChange w:id="3941" w:author="Clotilde Pean" w:date="2021-06-21T14:15:00Z">
            <w:rPr/>
          </w:rPrChange>
        </w:rPr>
        <w:instrText xml:space="preserve"> HYPERLINK "https://dx.doi.org/10.1126/science.aac4971" </w:instrText>
      </w:r>
      <w:r w:rsidR="00642F13">
        <w:fldChar w:fldCharType="separate"/>
      </w:r>
      <w:r w:rsidRPr="00697E49">
        <w:rPr>
          <w:rStyle w:val="Hyperlink"/>
          <w:rFonts w:cs="Times New Roman"/>
          <w:sz w:val="20"/>
          <w:szCs w:val="20"/>
          <w:lang w:val="en-GB"/>
        </w:rPr>
        <w:t>10.1126/science.aac4971</w:t>
      </w:r>
      <w:r w:rsidR="00642F13">
        <w:rPr>
          <w:rStyle w:val="Hyperlink"/>
          <w:rFonts w:cs="Times New Roman"/>
          <w:sz w:val="20"/>
          <w:szCs w:val="20"/>
          <w:lang w:val="en-GB"/>
        </w:rPr>
        <w:fldChar w:fldCharType="end"/>
      </w:r>
      <w:r w:rsidRPr="00697E49">
        <w:rPr>
          <w:rFonts w:cs="Times New Roman"/>
          <w:sz w:val="20"/>
          <w:szCs w:val="20"/>
          <w:lang w:val="en-GB"/>
        </w:rPr>
        <w:t>.</w:t>
      </w:r>
    </w:p>
    <w:p w14:paraId="3CEF9F07" w14:textId="172816D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Frajka-Williams, E., C. Beaulieu, and A. Duchez, 2017: Emerging negative Atlantic Multidecadal Oscillation index in spite of warm subtropics.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11224, doi:</w:t>
      </w:r>
      <w:r w:rsidR="00642F13">
        <w:fldChar w:fldCharType="begin"/>
      </w:r>
      <w:r w:rsidR="00642F13" w:rsidRPr="001D5B54">
        <w:rPr>
          <w:lang w:val="en-US"/>
          <w:rPrChange w:id="3942" w:author="Clotilde Pean" w:date="2021-06-21T14:15:00Z">
            <w:rPr/>
          </w:rPrChange>
        </w:rPr>
        <w:instrText xml:space="preserve"> HYPERLINK "https://dx.doi.org/10.1038/s41598-017-11046-x" </w:instrText>
      </w:r>
      <w:r w:rsidR="00642F13">
        <w:fldChar w:fldCharType="separate"/>
      </w:r>
      <w:r w:rsidRPr="00697E49">
        <w:rPr>
          <w:rStyle w:val="Hyperlink"/>
          <w:rFonts w:cs="Times New Roman"/>
          <w:sz w:val="20"/>
          <w:szCs w:val="20"/>
          <w:lang w:val="en-GB"/>
        </w:rPr>
        <w:t>10.1038/s41598-017-11046-x</w:t>
      </w:r>
      <w:r w:rsidR="00642F13">
        <w:rPr>
          <w:rStyle w:val="Hyperlink"/>
          <w:rFonts w:cs="Times New Roman"/>
          <w:sz w:val="20"/>
          <w:szCs w:val="20"/>
          <w:lang w:val="en-GB"/>
        </w:rPr>
        <w:fldChar w:fldCharType="end"/>
      </w:r>
      <w:r w:rsidRPr="00697E49">
        <w:rPr>
          <w:rFonts w:cs="Times New Roman"/>
          <w:sz w:val="20"/>
          <w:szCs w:val="20"/>
          <w:lang w:val="en-GB"/>
        </w:rPr>
        <w:t>.</w:t>
      </w:r>
    </w:p>
    <w:p w14:paraId="77FFDBE9" w14:textId="7A88669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Frauen, C. and D. Dommenget, 2010: El Niño and La Niña amplitude asymmetry caused by atmospheric feedbacks.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37(18)</w:t>
      </w:r>
      <w:r w:rsidRPr="00697E49">
        <w:rPr>
          <w:rFonts w:cs="Times New Roman"/>
          <w:sz w:val="20"/>
          <w:szCs w:val="20"/>
          <w:lang w:val="en-GB"/>
        </w:rPr>
        <w:t>, doi:</w:t>
      </w:r>
      <w:r w:rsidR="00642F13">
        <w:fldChar w:fldCharType="begin"/>
      </w:r>
      <w:r w:rsidR="00642F13" w:rsidRPr="001D5B54">
        <w:rPr>
          <w:lang w:val="en-US"/>
          <w:rPrChange w:id="3943" w:author="Clotilde Pean" w:date="2021-06-21T14:15:00Z">
            <w:rPr/>
          </w:rPrChange>
        </w:rPr>
        <w:instrText xml:space="preserve"> HYPERLINK "https://dx.doi.org/10.1029/2010gl044444" </w:instrText>
      </w:r>
      <w:r w:rsidR="00642F13">
        <w:fldChar w:fldCharType="separate"/>
      </w:r>
      <w:r w:rsidRPr="00697E49">
        <w:rPr>
          <w:rStyle w:val="Hyperlink"/>
          <w:rFonts w:cs="Times New Roman"/>
          <w:sz w:val="20"/>
          <w:szCs w:val="20"/>
          <w:lang w:val="en-GB"/>
        </w:rPr>
        <w:t>10.1029/2010gl044444</w:t>
      </w:r>
      <w:r w:rsidR="00642F13">
        <w:rPr>
          <w:rStyle w:val="Hyperlink"/>
          <w:rFonts w:cs="Times New Roman"/>
          <w:sz w:val="20"/>
          <w:szCs w:val="20"/>
          <w:lang w:val="en-GB"/>
        </w:rPr>
        <w:fldChar w:fldCharType="end"/>
      </w:r>
      <w:r w:rsidRPr="00697E49">
        <w:rPr>
          <w:rFonts w:cs="Times New Roman"/>
          <w:sz w:val="20"/>
          <w:szCs w:val="20"/>
          <w:lang w:val="en-GB"/>
        </w:rPr>
        <w:t>.</w:t>
      </w:r>
    </w:p>
    <w:p w14:paraId="5DD40438" w14:textId="7F29EA1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Freund, M.B. et al., 2019: Higher frequency of Central Pacific El Niño events in recent decades relative to past centuries.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12(6)</w:t>
      </w:r>
      <w:r w:rsidRPr="00697E49">
        <w:rPr>
          <w:rFonts w:cs="Times New Roman"/>
          <w:sz w:val="20"/>
          <w:szCs w:val="20"/>
          <w:lang w:val="en-GB"/>
        </w:rPr>
        <w:t>, 450–455, doi:</w:t>
      </w:r>
      <w:r w:rsidR="00642F13">
        <w:fldChar w:fldCharType="begin"/>
      </w:r>
      <w:r w:rsidR="00642F13" w:rsidRPr="001D5B54">
        <w:rPr>
          <w:lang w:val="en-US"/>
          <w:rPrChange w:id="3944" w:author="Clotilde Pean" w:date="2021-06-21T14:15:00Z">
            <w:rPr/>
          </w:rPrChange>
        </w:rPr>
        <w:instrText xml:space="preserve"> HYPERLINK "https://dx.doi.org/10.1038/s41561-019-0353-3" </w:instrText>
      </w:r>
      <w:r w:rsidR="00642F13">
        <w:fldChar w:fldCharType="separate"/>
      </w:r>
      <w:r w:rsidRPr="00697E49">
        <w:rPr>
          <w:rStyle w:val="Hyperlink"/>
          <w:rFonts w:cs="Times New Roman"/>
          <w:sz w:val="20"/>
          <w:szCs w:val="20"/>
          <w:lang w:val="en-GB"/>
        </w:rPr>
        <w:t>10.1038/s41561-019-0353-3</w:t>
      </w:r>
      <w:r w:rsidR="00642F13">
        <w:rPr>
          <w:rStyle w:val="Hyperlink"/>
          <w:rFonts w:cs="Times New Roman"/>
          <w:sz w:val="20"/>
          <w:szCs w:val="20"/>
          <w:lang w:val="en-GB"/>
        </w:rPr>
        <w:fldChar w:fldCharType="end"/>
      </w:r>
      <w:r w:rsidRPr="00697E49">
        <w:rPr>
          <w:rFonts w:cs="Times New Roman"/>
          <w:sz w:val="20"/>
          <w:szCs w:val="20"/>
          <w:lang w:val="en-GB"/>
        </w:rPr>
        <w:t>.</w:t>
      </w:r>
    </w:p>
    <w:p w14:paraId="0606B9A5" w14:textId="52D269F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Friedlingstein, P. et al., 2019: Global carbon budget 2019. </w:t>
      </w:r>
      <w:r w:rsidRPr="00697E49">
        <w:rPr>
          <w:rFonts w:cs="Times New Roman"/>
          <w:i/>
          <w:sz w:val="20"/>
          <w:szCs w:val="20"/>
          <w:lang w:val="en-GB"/>
        </w:rPr>
        <w:t>Earth System Science Data</w:t>
      </w:r>
      <w:r w:rsidRPr="00697E49">
        <w:rPr>
          <w:rFonts w:cs="Times New Roman"/>
          <w:sz w:val="20"/>
          <w:szCs w:val="20"/>
          <w:lang w:val="en-GB"/>
        </w:rPr>
        <w:t xml:space="preserve">, </w:t>
      </w:r>
      <w:r w:rsidRPr="00697E49">
        <w:rPr>
          <w:rFonts w:cs="Times New Roman"/>
          <w:b/>
          <w:sz w:val="20"/>
          <w:szCs w:val="20"/>
          <w:lang w:val="en-GB"/>
        </w:rPr>
        <w:t>11(4)</w:t>
      </w:r>
      <w:r w:rsidRPr="00697E49">
        <w:rPr>
          <w:rFonts w:cs="Times New Roman"/>
          <w:sz w:val="20"/>
          <w:szCs w:val="20"/>
          <w:lang w:val="en-GB"/>
        </w:rPr>
        <w:t>, doi:</w:t>
      </w:r>
      <w:r w:rsidR="00642F13">
        <w:fldChar w:fldCharType="begin"/>
      </w:r>
      <w:r w:rsidR="00642F13" w:rsidRPr="001D5B54">
        <w:rPr>
          <w:lang w:val="en-US"/>
          <w:rPrChange w:id="3945" w:author="Clotilde Pean" w:date="2021-06-21T14:15:00Z">
            <w:rPr/>
          </w:rPrChange>
        </w:rPr>
        <w:instrText xml:space="preserve"> HYPERLINK "https://dx.doi.org/10.5194/essd-11-1783-2019" </w:instrText>
      </w:r>
      <w:r w:rsidR="00642F13">
        <w:fldChar w:fldCharType="separate"/>
      </w:r>
      <w:r w:rsidRPr="00697E49">
        <w:rPr>
          <w:rStyle w:val="Hyperlink"/>
          <w:rFonts w:cs="Times New Roman"/>
          <w:sz w:val="20"/>
          <w:szCs w:val="20"/>
          <w:lang w:val="en-GB"/>
        </w:rPr>
        <w:t>10.5194/essd-11-1783-2019</w:t>
      </w:r>
      <w:r w:rsidR="00642F13">
        <w:rPr>
          <w:rStyle w:val="Hyperlink"/>
          <w:rFonts w:cs="Times New Roman"/>
          <w:sz w:val="20"/>
          <w:szCs w:val="20"/>
          <w:lang w:val="en-GB"/>
        </w:rPr>
        <w:fldChar w:fldCharType="end"/>
      </w:r>
      <w:r w:rsidRPr="00697E49">
        <w:rPr>
          <w:rFonts w:cs="Times New Roman"/>
          <w:sz w:val="20"/>
          <w:szCs w:val="20"/>
          <w:lang w:val="en-GB"/>
        </w:rPr>
        <w:t>.</w:t>
      </w:r>
    </w:p>
    <w:p w14:paraId="6D377002" w14:textId="6474173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Friedman, A.R., G. Reverdin, M. Khodri, and G. Gastineau, 2017: A new record of Atlantic sea surface salinity from 1896 to 2013 reveals the signatures of climate variability and long-term trends.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44(4)</w:t>
      </w:r>
      <w:r w:rsidRPr="00697E49">
        <w:rPr>
          <w:rFonts w:cs="Times New Roman"/>
          <w:sz w:val="20"/>
          <w:szCs w:val="20"/>
          <w:lang w:val="en-GB"/>
        </w:rPr>
        <w:t>, 1866–1876, doi:</w:t>
      </w:r>
      <w:r w:rsidR="00642F13">
        <w:fldChar w:fldCharType="begin"/>
      </w:r>
      <w:r w:rsidR="00642F13" w:rsidRPr="001D5B54">
        <w:rPr>
          <w:lang w:val="en-US"/>
          <w:rPrChange w:id="3946" w:author="Clotilde Pean" w:date="2021-06-21T14:15:00Z">
            <w:rPr/>
          </w:rPrChange>
        </w:rPr>
        <w:instrText xml:space="preserve"> HYPERLINK "https://dx.doi.org/10.1002/2017gl072582" </w:instrText>
      </w:r>
      <w:r w:rsidR="00642F13">
        <w:fldChar w:fldCharType="separate"/>
      </w:r>
      <w:r w:rsidRPr="00697E49">
        <w:rPr>
          <w:rStyle w:val="Hyperlink"/>
          <w:rFonts w:cs="Times New Roman"/>
          <w:sz w:val="20"/>
          <w:szCs w:val="20"/>
          <w:lang w:val="en-GB"/>
        </w:rPr>
        <w:t>10.1002/2017gl072582</w:t>
      </w:r>
      <w:r w:rsidR="00642F13">
        <w:rPr>
          <w:rStyle w:val="Hyperlink"/>
          <w:rFonts w:cs="Times New Roman"/>
          <w:sz w:val="20"/>
          <w:szCs w:val="20"/>
          <w:lang w:val="en-GB"/>
        </w:rPr>
        <w:fldChar w:fldCharType="end"/>
      </w:r>
      <w:r w:rsidRPr="00697E49">
        <w:rPr>
          <w:rFonts w:cs="Times New Roman"/>
          <w:sz w:val="20"/>
          <w:szCs w:val="20"/>
          <w:lang w:val="en-GB"/>
        </w:rPr>
        <w:t>.</w:t>
      </w:r>
    </w:p>
    <w:p w14:paraId="54AADF96" w14:textId="0DBC3CE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Friedman, A.R. et al., 2020: Forced and unforced decadal behavior of the interhemispheric SST contrast during the instrumental period (1881–2012): Contextualizing the late 1960s–early 1970s shift.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33(9)</w:t>
      </w:r>
      <w:r w:rsidRPr="00697E49">
        <w:rPr>
          <w:rFonts w:cs="Times New Roman"/>
          <w:sz w:val="20"/>
          <w:szCs w:val="20"/>
          <w:lang w:val="en-GB"/>
        </w:rPr>
        <w:t>, doi:</w:t>
      </w:r>
      <w:r w:rsidR="00642F13">
        <w:fldChar w:fldCharType="begin"/>
      </w:r>
      <w:r w:rsidR="00642F13" w:rsidRPr="001D5B54">
        <w:rPr>
          <w:lang w:val="en-US"/>
          <w:rPrChange w:id="3947" w:author="Clotilde Pean" w:date="2021-06-21T14:15:00Z">
            <w:rPr/>
          </w:rPrChange>
        </w:rPr>
        <w:instrText xml:space="preserve"> HYPERLINK "https://dx.doi.org/10.1175/jcli-d-19-0102.1" </w:instrText>
      </w:r>
      <w:r w:rsidR="00642F13">
        <w:fldChar w:fldCharType="separate"/>
      </w:r>
      <w:r w:rsidRPr="00697E49">
        <w:rPr>
          <w:rStyle w:val="Hyperlink"/>
          <w:rFonts w:cs="Times New Roman"/>
          <w:sz w:val="20"/>
          <w:szCs w:val="20"/>
          <w:lang w:val="en-GB"/>
        </w:rPr>
        <w:t>10.1175/jcli-d-19-0102.1</w:t>
      </w:r>
      <w:r w:rsidR="00642F13">
        <w:rPr>
          <w:rStyle w:val="Hyperlink"/>
          <w:rFonts w:cs="Times New Roman"/>
          <w:sz w:val="20"/>
          <w:szCs w:val="20"/>
          <w:lang w:val="en-GB"/>
        </w:rPr>
        <w:fldChar w:fldCharType="end"/>
      </w:r>
      <w:r w:rsidRPr="00697E49">
        <w:rPr>
          <w:rFonts w:cs="Times New Roman"/>
          <w:sz w:val="20"/>
          <w:szCs w:val="20"/>
          <w:lang w:val="en-GB"/>
        </w:rPr>
        <w:t>.</w:t>
      </w:r>
    </w:p>
    <w:p w14:paraId="09792664" w14:textId="35C70B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Fučkar, N.S. et al., 2016: Record Low Northern Hemisphere Sea Ice Extent in March 2015.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97(12)</w:t>
      </w:r>
      <w:r w:rsidRPr="00697E49">
        <w:rPr>
          <w:rFonts w:cs="Times New Roman"/>
          <w:sz w:val="20"/>
          <w:szCs w:val="20"/>
          <w:lang w:val="en-GB"/>
        </w:rPr>
        <w:t>, S136–S140, doi:</w:t>
      </w:r>
      <w:r w:rsidR="00642F13">
        <w:fldChar w:fldCharType="begin"/>
      </w:r>
      <w:r w:rsidR="00642F13" w:rsidRPr="001D5B54">
        <w:rPr>
          <w:lang w:val="en-US"/>
          <w:rPrChange w:id="3948" w:author="Clotilde Pean" w:date="2021-06-21T14:15:00Z">
            <w:rPr/>
          </w:rPrChange>
        </w:rPr>
        <w:instrText xml:space="preserve"> HYPERLINK "https://dx.doi.org/10.1175/bams-d-16-0153.1" </w:instrText>
      </w:r>
      <w:r w:rsidR="00642F13">
        <w:fldChar w:fldCharType="separate"/>
      </w:r>
      <w:r w:rsidRPr="00697E49">
        <w:rPr>
          <w:rStyle w:val="Hyperlink"/>
          <w:rFonts w:cs="Times New Roman"/>
          <w:sz w:val="20"/>
          <w:szCs w:val="20"/>
          <w:lang w:val="en-GB"/>
        </w:rPr>
        <w:t>10.1175/bams-d-16-0153.1</w:t>
      </w:r>
      <w:r w:rsidR="00642F13">
        <w:rPr>
          <w:rStyle w:val="Hyperlink"/>
          <w:rFonts w:cs="Times New Roman"/>
          <w:sz w:val="20"/>
          <w:szCs w:val="20"/>
          <w:lang w:val="en-GB"/>
        </w:rPr>
        <w:fldChar w:fldCharType="end"/>
      </w:r>
      <w:r w:rsidRPr="00697E49">
        <w:rPr>
          <w:rFonts w:cs="Times New Roman"/>
          <w:sz w:val="20"/>
          <w:szCs w:val="20"/>
          <w:lang w:val="en-GB"/>
        </w:rPr>
        <w:t>.</w:t>
      </w:r>
    </w:p>
    <w:p w14:paraId="301D157D" w14:textId="2782ACC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Fyke, J.G., M. Vizcaíno, and W.H. Lipscomb, 2014: The pattern of anthropogenic signal emergence in Greenland Ice Sheet surfacemass balance.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3949" w:author="Clotilde Pean" w:date="2021-06-21T14:15:00Z">
            <w:rPr/>
          </w:rPrChange>
        </w:rPr>
        <w:instrText xml:space="preserve"> HYPERLINK "https://dx.doi.org/10.1002/2014gl060735" </w:instrText>
      </w:r>
      <w:r w:rsidR="00642F13">
        <w:fldChar w:fldCharType="separate"/>
      </w:r>
      <w:r w:rsidRPr="00697E49">
        <w:rPr>
          <w:rStyle w:val="Hyperlink"/>
          <w:rFonts w:cs="Times New Roman"/>
          <w:sz w:val="20"/>
          <w:szCs w:val="20"/>
          <w:lang w:val="en-GB"/>
        </w:rPr>
        <w:t>10.1002/2014gl060735</w:t>
      </w:r>
      <w:r w:rsidR="00642F13">
        <w:rPr>
          <w:rStyle w:val="Hyperlink"/>
          <w:rFonts w:cs="Times New Roman"/>
          <w:sz w:val="20"/>
          <w:szCs w:val="20"/>
          <w:lang w:val="en-GB"/>
        </w:rPr>
        <w:fldChar w:fldCharType="end"/>
      </w:r>
      <w:r w:rsidRPr="00697E49">
        <w:rPr>
          <w:rFonts w:cs="Times New Roman"/>
          <w:sz w:val="20"/>
          <w:szCs w:val="20"/>
          <w:lang w:val="en-GB"/>
        </w:rPr>
        <w:t>.</w:t>
      </w:r>
    </w:p>
    <w:p w14:paraId="5B2C0DB6" w14:textId="06EAA8E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Gagné, M.-, N.P. Gillett, and J.C. Fyfe, 2015: Observed and simulated changes in Antarctic sea ice extent over the past 50 years.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w:t>
      </w:r>
      <w:r w:rsidRPr="00697E49">
        <w:rPr>
          <w:rFonts w:cs="Times New Roman"/>
          <w:sz w:val="20"/>
          <w:szCs w:val="20"/>
          <w:lang w:val="en-GB"/>
        </w:rPr>
        <w:t>, 90–95, doi:</w:t>
      </w:r>
      <w:r w:rsidR="00642F13">
        <w:fldChar w:fldCharType="begin"/>
      </w:r>
      <w:r w:rsidR="00642F13" w:rsidRPr="001D5B54">
        <w:rPr>
          <w:lang w:val="en-US"/>
          <w:rPrChange w:id="3950" w:author="Clotilde Pean" w:date="2021-06-21T14:15:00Z">
            <w:rPr/>
          </w:rPrChange>
        </w:rPr>
        <w:instrText xml:space="preserve"> HYPERLINK "https://dx.doi.org/10.1002/2014gl062231" </w:instrText>
      </w:r>
      <w:r w:rsidR="00642F13">
        <w:fldChar w:fldCharType="separate"/>
      </w:r>
      <w:r w:rsidRPr="00697E49">
        <w:rPr>
          <w:rStyle w:val="Hyperlink"/>
          <w:rFonts w:cs="Times New Roman"/>
          <w:sz w:val="20"/>
          <w:szCs w:val="20"/>
          <w:lang w:val="en-GB"/>
        </w:rPr>
        <w:t>10.1002/2014gl062231</w:t>
      </w:r>
      <w:r w:rsidR="00642F13">
        <w:rPr>
          <w:rStyle w:val="Hyperlink"/>
          <w:rFonts w:cs="Times New Roman"/>
          <w:sz w:val="20"/>
          <w:szCs w:val="20"/>
          <w:lang w:val="en-GB"/>
        </w:rPr>
        <w:fldChar w:fldCharType="end"/>
      </w:r>
      <w:r w:rsidRPr="00697E49">
        <w:rPr>
          <w:rFonts w:cs="Times New Roman"/>
          <w:sz w:val="20"/>
          <w:szCs w:val="20"/>
          <w:lang w:val="en-GB"/>
        </w:rPr>
        <w:t>.</w:t>
      </w:r>
    </w:p>
    <w:p w14:paraId="735E1BF3" w14:textId="475DEC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Gagné, M.-, M.C. Kirchmeier-Young, N.P. Gillett, and J.C. Fyfe, 2017a: Arctic sea ice response to the eruptions of Agung, El Chichón, and Pinatubo.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122(15)</w:t>
      </w:r>
      <w:r w:rsidRPr="00697E49">
        <w:rPr>
          <w:rFonts w:cs="Times New Roman"/>
          <w:sz w:val="20"/>
          <w:szCs w:val="20"/>
          <w:lang w:val="en-GB"/>
        </w:rPr>
        <w:t>, 8071–8078, doi:</w:t>
      </w:r>
      <w:r w:rsidR="00642F13">
        <w:fldChar w:fldCharType="begin"/>
      </w:r>
      <w:r w:rsidR="00642F13" w:rsidRPr="001D5B54">
        <w:rPr>
          <w:lang w:val="en-US"/>
          <w:rPrChange w:id="3951" w:author="Clotilde Pean" w:date="2021-06-21T14:15:00Z">
            <w:rPr/>
          </w:rPrChange>
        </w:rPr>
        <w:instrText xml:space="preserve"> HYPERLINK "https://dx.doi.org/10.1002/2017jd027038" </w:instrText>
      </w:r>
      <w:r w:rsidR="00642F13">
        <w:fldChar w:fldCharType="separate"/>
      </w:r>
      <w:r w:rsidRPr="00697E49">
        <w:rPr>
          <w:rStyle w:val="Hyperlink"/>
          <w:rFonts w:cs="Times New Roman"/>
          <w:sz w:val="20"/>
          <w:szCs w:val="20"/>
          <w:lang w:val="en-GB"/>
        </w:rPr>
        <w:t>10.1002/2017jd027038</w:t>
      </w:r>
      <w:r w:rsidR="00642F13">
        <w:rPr>
          <w:rStyle w:val="Hyperlink"/>
          <w:rFonts w:cs="Times New Roman"/>
          <w:sz w:val="20"/>
          <w:szCs w:val="20"/>
          <w:lang w:val="en-GB"/>
        </w:rPr>
        <w:fldChar w:fldCharType="end"/>
      </w:r>
      <w:r w:rsidRPr="00697E49">
        <w:rPr>
          <w:rFonts w:cs="Times New Roman"/>
          <w:sz w:val="20"/>
          <w:szCs w:val="20"/>
          <w:lang w:val="en-GB"/>
        </w:rPr>
        <w:t>.</w:t>
      </w:r>
    </w:p>
    <w:p w14:paraId="7954FD40" w14:textId="5BB712B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Gagné, M.-, J.C. Fyfe, N.P. Gillett, I. Polyakov, and G.M. Flato, 2017b: Aerosol-driven increase in Arctic sea ice over the middle of the twentieth century.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44(14)</w:t>
      </w:r>
      <w:r w:rsidRPr="00697E49">
        <w:rPr>
          <w:rFonts w:cs="Times New Roman"/>
          <w:sz w:val="20"/>
          <w:szCs w:val="20"/>
          <w:lang w:val="en-GB"/>
        </w:rPr>
        <w:t>, 7338–7346, doi:</w:t>
      </w:r>
      <w:r w:rsidR="00642F13">
        <w:fldChar w:fldCharType="begin"/>
      </w:r>
      <w:r w:rsidR="00642F13" w:rsidRPr="001D5B54">
        <w:rPr>
          <w:lang w:val="en-US"/>
          <w:rPrChange w:id="3952" w:author="Clotilde Pean" w:date="2021-06-21T14:15:00Z">
            <w:rPr/>
          </w:rPrChange>
        </w:rPr>
        <w:instrText xml:space="preserve"> HYPERLINK "https://dx.doi.org/10.1002/2016gl071941" </w:instrText>
      </w:r>
      <w:r w:rsidR="00642F13">
        <w:fldChar w:fldCharType="separate"/>
      </w:r>
      <w:r w:rsidRPr="00697E49">
        <w:rPr>
          <w:rStyle w:val="Hyperlink"/>
          <w:rFonts w:cs="Times New Roman"/>
          <w:sz w:val="20"/>
          <w:szCs w:val="20"/>
          <w:lang w:val="en-GB"/>
        </w:rPr>
        <w:t>10.1002/2016gl071941</w:t>
      </w:r>
      <w:r w:rsidR="00642F13">
        <w:rPr>
          <w:rStyle w:val="Hyperlink"/>
          <w:rFonts w:cs="Times New Roman"/>
          <w:sz w:val="20"/>
          <w:szCs w:val="20"/>
          <w:lang w:val="en-GB"/>
        </w:rPr>
        <w:fldChar w:fldCharType="end"/>
      </w:r>
      <w:r w:rsidRPr="00697E49">
        <w:rPr>
          <w:rFonts w:cs="Times New Roman"/>
          <w:sz w:val="20"/>
          <w:szCs w:val="20"/>
          <w:lang w:val="en-GB"/>
        </w:rPr>
        <w:t>.</w:t>
      </w:r>
    </w:p>
    <w:p w14:paraId="195612C9" w14:textId="0B82DF4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Găinuşă-Bogdan, A., F. Hourdin, A.K. Traore, and P. Braconnot, 2018: Omens of coupled model biases in the CMIP5 AMIP simulations.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51(7–8)</w:t>
      </w:r>
      <w:r w:rsidRPr="00697E49">
        <w:rPr>
          <w:rFonts w:cs="Times New Roman"/>
          <w:sz w:val="20"/>
          <w:szCs w:val="20"/>
          <w:lang w:val="en-GB"/>
        </w:rPr>
        <w:t>, doi:</w:t>
      </w:r>
      <w:r w:rsidR="00642F13">
        <w:fldChar w:fldCharType="begin"/>
      </w:r>
      <w:r w:rsidR="00642F13" w:rsidRPr="001D5B54">
        <w:rPr>
          <w:lang w:val="en-US"/>
          <w:rPrChange w:id="3953" w:author="Clotilde Pean" w:date="2021-06-21T14:15:00Z">
            <w:rPr/>
          </w:rPrChange>
        </w:rPr>
        <w:instrText xml:space="preserve"> HYPERLINK "https://dx.doi.org/10.1007/s00382-017-4057-3" </w:instrText>
      </w:r>
      <w:r w:rsidR="00642F13">
        <w:fldChar w:fldCharType="separate"/>
      </w:r>
      <w:r w:rsidRPr="00697E49">
        <w:rPr>
          <w:rStyle w:val="Hyperlink"/>
          <w:rFonts w:cs="Times New Roman"/>
          <w:sz w:val="20"/>
          <w:szCs w:val="20"/>
          <w:lang w:val="en-GB"/>
        </w:rPr>
        <w:t>10.1007/s00382-017-4057-3</w:t>
      </w:r>
      <w:r w:rsidR="00642F13">
        <w:rPr>
          <w:rStyle w:val="Hyperlink"/>
          <w:rFonts w:cs="Times New Roman"/>
          <w:sz w:val="20"/>
          <w:szCs w:val="20"/>
          <w:lang w:val="en-GB"/>
        </w:rPr>
        <w:fldChar w:fldCharType="end"/>
      </w:r>
      <w:r w:rsidRPr="00697E49">
        <w:rPr>
          <w:rFonts w:cs="Times New Roman"/>
          <w:sz w:val="20"/>
          <w:szCs w:val="20"/>
          <w:lang w:val="en-GB"/>
        </w:rPr>
        <w:t>.</w:t>
      </w:r>
    </w:p>
    <w:p w14:paraId="36BC52ED" w14:textId="2AFF9AB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Gan, Z. et al., 2019: The Key Role of Atlantic Multidecadal Oscillation in Minimum Temperature Over North America During Global Warming Slowdown. </w:t>
      </w:r>
      <w:r w:rsidRPr="00697E49">
        <w:rPr>
          <w:rFonts w:cs="Times New Roman"/>
          <w:i/>
          <w:sz w:val="20"/>
          <w:szCs w:val="20"/>
          <w:lang w:val="en-GB"/>
        </w:rPr>
        <w:t>Earth and Space Science</w:t>
      </w:r>
      <w:r w:rsidRPr="00697E49">
        <w:rPr>
          <w:rFonts w:cs="Times New Roman"/>
          <w:sz w:val="20"/>
          <w:szCs w:val="20"/>
          <w:lang w:val="en-GB"/>
        </w:rPr>
        <w:t xml:space="preserve">, </w:t>
      </w:r>
      <w:r w:rsidRPr="00697E49">
        <w:rPr>
          <w:rFonts w:cs="Times New Roman"/>
          <w:b/>
          <w:sz w:val="20"/>
          <w:szCs w:val="20"/>
          <w:lang w:val="en-GB"/>
        </w:rPr>
        <w:t>6(3)</w:t>
      </w:r>
      <w:r w:rsidRPr="00697E49">
        <w:rPr>
          <w:rFonts w:cs="Times New Roman"/>
          <w:sz w:val="20"/>
          <w:szCs w:val="20"/>
          <w:lang w:val="en-GB"/>
        </w:rPr>
        <w:t>, 387–397, doi:</w:t>
      </w:r>
      <w:r w:rsidR="00642F13">
        <w:fldChar w:fldCharType="begin"/>
      </w:r>
      <w:r w:rsidR="00642F13" w:rsidRPr="001D5B54">
        <w:rPr>
          <w:lang w:val="en-US"/>
          <w:rPrChange w:id="3954" w:author="Clotilde Pean" w:date="2021-06-21T14:15:00Z">
            <w:rPr/>
          </w:rPrChange>
        </w:rPr>
        <w:instrText xml:space="preserve"> HYPERLINK "https://dx.doi.org/10.1029/2018ea000443" </w:instrText>
      </w:r>
      <w:r w:rsidR="00642F13">
        <w:fldChar w:fldCharType="separate"/>
      </w:r>
      <w:r w:rsidRPr="00697E49">
        <w:rPr>
          <w:rStyle w:val="Hyperlink"/>
          <w:rFonts w:cs="Times New Roman"/>
          <w:sz w:val="20"/>
          <w:szCs w:val="20"/>
          <w:lang w:val="en-GB"/>
        </w:rPr>
        <w:t>10.1029/2018ea000443</w:t>
      </w:r>
      <w:r w:rsidR="00642F13">
        <w:rPr>
          <w:rStyle w:val="Hyperlink"/>
          <w:rFonts w:cs="Times New Roman"/>
          <w:sz w:val="20"/>
          <w:szCs w:val="20"/>
          <w:lang w:val="en-GB"/>
        </w:rPr>
        <w:fldChar w:fldCharType="end"/>
      </w:r>
      <w:r w:rsidRPr="00697E49">
        <w:rPr>
          <w:rFonts w:cs="Times New Roman"/>
          <w:sz w:val="20"/>
          <w:szCs w:val="20"/>
          <w:lang w:val="en-GB"/>
        </w:rPr>
        <w:t>.</w:t>
      </w:r>
    </w:p>
    <w:p w14:paraId="2ADEBEB7" w14:textId="034E80E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Gao, C., A. Robock, and C. Ammann, 2008: Volcanic forcing of climate over the past 1500 years: An improved ice core-based index for climate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113(D23)</w:t>
      </w:r>
      <w:r w:rsidRPr="00697E49">
        <w:rPr>
          <w:rFonts w:cs="Times New Roman"/>
          <w:sz w:val="20"/>
          <w:szCs w:val="20"/>
          <w:lang w:val="en-GB"/>
        </w:rPr>
        <w:t>, doi:</w:t>
      </w:r>
      <w:r w:rsidR="00642F13">
        <w:fldChar w:fldCharType="begin"/>
      </w:r>
      <w:r w:rsidR="00642F13" w:rsidRPr="001D5B54">
        <w:rPr>
          <w:lang w:val="en-US"/>
          <w:rPrChange w:id="3955" w:author="Clotilde Pean" w:date="2021-06-21T14:15:00Z">
            <w:rPr/>
          </w:rPrChange>
        </w:rPr>
        <w:instrText xml:space="preserve"> HYPERLINK "https://dx.doi.org/10.1029/2008jd010239" </w:instrText>
      </w:r>
      <w:r w:rsidR="00642F13">
        <w:fldChar w:fldCharType="separate"/>
      </w:r>
      <w:r w:rsidRPr="00697E49">
        <w:rPr>
          <w:rStyle w:val="Hyperlink"/>
          <w:rFonts w:cs="Times New Roman"/>
          <w:sz w:val="20"/>
          <w:szCs w:val="20"/>
          <w:lang w:val="en-GB"/>
        </w:rPr>
        <w:t>10.1029/2008jd010239</w:t>
      </w:r>
      <w:r w:rsidR="00642F13">
        <w:rPr>
          <w:rStyle w:val="Hyperlink"/>
          <w:rFonts w:cs="Times New Roman"/>
          <w:sz w:val="20"/>
          <w:szCs w:val="20"/>
          <w:lang w:val="en-GB"/>
        </w:rPr>
        <w:fldChar w:fldCharType="end"/>
      </w:r>
      <w:r w:rsidRPr="00697E49">
        <w:rPr>
          <w:rFonts w:cs="Times New Roman"/>
          <w:sz w:val="20"/>
          <w:szCs w:val="20"/>
          <w:lang w:val="en-GB"/>
        </w:rPr>
        <w:t>.</w:t>
      </w:r>
    </w:p>
    <w:p w14:paraId="75B32402" w14:textId="33F7F90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Garreaud, R.D. et al., 2017: The 2010–2015 megadrought in central Chile: impacts on regional hydroclimate and vegetation. </w:t>
      </w:r>
      <w:r w:rsidRPr="00697E49">
        <w:rPr>
          <w:rFonts w:cs="Times New Roman"/>
          <w:i/>
          <w:sz w:val="20"/>
          <w:szCs w:val="20"/>
          <w:lang w:val="en-GB"/>
        </w:rPr>
        <w:t>Hydrology and Earth System Sciences</w:t>
      </w:r>
      <w:r w:rsidRPr="00697E49">
        <w:rPr>
          <w:rFonts w:cs="Times New Roman"/>
          <w:sz w:val="20"/>
          <w:szCs w:val="20"/>
          <w:lang w:val="en-GB"/>
        </w:rPr>
        <w:t xml:space="preserve">, </w:t>
      </w:r>
      <w:r w:rsidRPr="00697E49">
        <w:rPr>
          <w:rFonts w:cs="Times New Roman"/>
          <w:b/>
          <w:sz w:val="20"/>
          <w:szCs w:val="20"/>
          <w:lang w:val="en-GB"/>
        </w:rPr>
        <w:t>21(12)</w:t>
      </w:r>
      <w:r w:rsidRPr="00697E49">
        <w:rPr>
          <w:rFonts w:cs="Times New Roman"/>
          <w:sz w:val="20"/>
          <w:szCs w:val="20"/>
          <w:lang w:val="en-GB"/>
        </w:rPr>
        <w:t>, 6307–6327, doi:</w:t>
      </w:r>
      <w:r w:rsidR="00642F13">
        <w:fldChar w:fldCharType="begin"/>
      </w:r>
      <w:r w:rsidR="00642F13" w:rsidRPr="001D5B54">
        <w:rPr>
          <w:lang w:val="en-US"/>
          <w:rPrChange w:id="3956" w:author="Clotilde Pean" w:date="2021-06-21T14:15:00Z">
            <w:rPr/>
          </w:rPrChange>
        </w:rPr>
        <w:instrText xml:space="preserve"> HYPERLINK "https://dx.doi.org/10.5194/hess-21-6307-2017" </w:instrText>
      </w:r>
      <w:r w:rsidR="00642F13">
        <w:fldChar w:fldCharType="separate"/>
      </w:r>
      <w:r w:rsidRPr="00697E49">
        <w:rPr>
          <w:rStyle w:val="Hyperlink"/>
          <w:rFonts w:cs="Times New Roman"/>
          <w:sz w:val="20"/>
          <w:szCs w:val="20"/>
          <w:lang w:val="en-GB"/>
        </w:rPr>
        <w:t>10.5194/hess-21-6307-2017</w:t>
      </w:r>
      <w:r w:rsidR="00642F13">
        <w:rPr>
          <w:rStyle w:val="Hyperlink"/>
          <w:rFonts w:cs="Times New Roman"/>
          <w:sz w:val="20"/>
          <w:szCs w:val="20"/>
          <w:lang w:val="en-GB"/>
        </w:rPr>
        <w:fldChar w:fldCharType="end"/>
      </w:r>
      <w:r w:rsidRPr="00697E49">
        <w:rPr>
          <w:rFonts w:cs="Times New Roman"/>
          <w:sz w:val="20"/>
          <w:szCs w:val="20"/>
          <w:lang w:val="en-GB"/>
        </w:rPr>
        <w:t>.</w:t>
      </w:r>
    </w:p>
    <w:p w14:paraId="4B1A0219" w14:textId="785F8F1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Garry, F.K. et al., 2019: Model-Derived Uncertainties in Deep Ocean Temperature Trends Between 1990 and 2010.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124(2)</w:t>
      </w:r>
      <w:r w:rsidRPr="00697E49">
        <w:rPr>
          <w:rFonts w:cs="Times New Roman"/>
          <w:sz w:val="20"/>
          <w:szCs w:val="20"/>
          <w:lang w:val="en-GB"/>
        </w:rPr>
        <w:t>, 1155–1169, doi:</w:t>
      </w:r>
      <w:r w:rsidR="00642F13">
        <w:fldChar w:fldCharType="begin"/>
      </w:r>
      <w:r w:rsidR="00642F13" w:rsidRPr="001D5B54">
        <w:rPr>
          <w:lang w:val="en-US"/>
          <w:rPrChange w:id="3957" w:author="Clotilde Pean" w:date="2021-06-21T14:15:00Z">
            <w:rPr/>
          </w:rPrChange>
        </w:rPr>
        <w:instrText xml:space="preserve"> HYPERLINK "https://dx.doi.org/10.1029/2018jc014225" </w:instrText>
      </w:r>
      <w:r w:rsidR="00642F13">
        <w:fldChar w:fldCharType="separate"/>
      </w:r>
      <w:r w:rsidRPr="00697E49">
        <w:rPr>
          <w:rStyle w:val="Hyperlink"/>
          <w:rFonts w:cs="Times New Roman"/>
          <w:sz w:val="20"/>
          <w:szCs w:val="20"/>
          <w:lang w:val="en-GB"/>
        </w:rPr>
        <w:t>10.1029/2018jc014225</w:t>
      </w:r>
      <w:r w:rsidR="00642F13">
        <w:rPr>
          <w:rStyle w:val="Hyperlink"/>
          <w:rFonts w:cs="Times New Roman"/>
          <w:sz w:val="20"/>
          <w:szCs w:val="20"/>
          <w:lang w:val="en-GB"/>
        </w:rPr>
        <w:fldChar w:fldCharType="end"/>
      </w:r>
      <w:r w:rsidRPr="00697E49">
        <w:rPr>
          <w:rFonts w:cs="Times New Roman"/>
          <w:sz w:val="20"/>
          <w:szCs w:val="20"/>
          <w:lang w:val="en-GB"/>
        </w:rPr>
        <w:t>.</w:t>
      </w:r>
    </w:p>
    <w:p w14:paraId="0501CE50" w14:textId="24130F5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Gastineau, G. and C. Frankignoul, 2015: Influence of the North Atlantic SST variability on the atmospheric circulation during the twentieth century.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28(4)</w:t>
      </w:r>
      <w:r w:rsidRPr="00697E49">
        <w:rPr>
          <w:rFonts w:cs="Times New Roman"/>
          <w:sz w:val="20"/>
          <w:szCs w:val="20"/>
          <w:lang w:val="en-GB"/>
        </w:rPr>
        <w:t>, 1396–1416, doi:</w:t>
      </w:r>
      <w:r w:rsidR="00642F13">
        <w:fldChar w:fldCharType="begin"/>
      </w:r>
      <w:r w:rsidR="00642F13" w:rsidRPr="001D5B54">
        <w:rPr>
          <w:lang w:val="en-US"/>
          <w:rPrChange w:id="3958" w:author="Clotilde Pean" w:date="2021-06-21T14:15:00Z">
            <w:rPr/>
          </w:rPrChange>
        </w:rPr>
        <w:instrText xml:space="preserve"> HYPERLINK "https://dx.doi.org/10.1175/jcli-d-14-00424.1" </w:instrText>
      </w:r>
      <w:r w:rsidR="00642F13">
        <w:fldChar w:fldCharType="separate"/>
      </w:r>
      <w:r w:rsidRPr="00697E49">
        <w:rPr>
          <w:rStyle w:val="Hyperlink"/>
          <w:rFonts w:cs="Times New Roman"/>
          <w:sz w:val="20"/>
          <w:szCs w:val="20"/>
          <w:lang w:val="en-GB"/>
        </w:rPr>
        <w:t>10.1175/jcli-d-14-00424.1</w:t>
      </w:r>
      <w:r w:rsidR="00642F13">
        <w:rPr>
          <w:rStyle w:val="Hyperlink"/>
          <w:rFonts w:cs="Times New Roman"/>
          <w:sz w:val="20"/>
          <w:szCs w:val="20"/>
          <w:lang w:val="en-GB"/>
        </w:rPr>
        <w:fldChar w:fldCharType="end"/>
      </w:r>
      <w:r w:rsidRPr="00697E49">
        <w:rPr>
          <w:rFonts w:cs="Times New Roman"/>
          <w:sz w:val="20"/>
          <w:szCs w:val="20"/>
          <w:lang w:val="en-GB"/>
        </w:rPr>
        <w:t>.</w:t>
      </w:r>
    </w:p>
    <w:p w14:paraId="0A3F80C1" w14:textId="040A0CD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Gastineau, G., A.R. Friedman, M. Khodri, and J. Vialard, 2019: Global ocean heat content redistribution during the 1998–2012 Interdecadal Pacific Oscillation negative phase.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53(1–2)</w:t>
      </w:r>
      <w:r w:rsidRPr="00697E49">
        <w:rPr>
          <w:rFonts w:cs="Times New Roman"/>
          <w:sz w:val="20"/>
          <w:szCs w:val="20"/>
          <w:lang w:val="en-GB"/>
        </w:rPr>
        <w:t>, 1187–1208, doi:</w:t>
      </w:r>
      <w:r w:rsidR="00642F13">
        <w:fldChar w:fldCharType="begin"/>
      </w:r>
      <w:r w:rsidR="00642F13" w:rsidRPr="001D5B54">
        <w:rPr>
          <w:lang w:val="en-US"/>
          <w:rPrChange w:id="3959" w:author="Clotilde Pean" w:date="2021-06-21T14:15:00Z">
            <w:rPr/>
          </w:rPrChange>
        </w:rPr>
        <w:instrText xml:space="preserve"> HYPERLINK "https://dx.doi.org/10.1007/s00382-018-4387-9" </w:instrText>
      </w:r>
      <w:r w:rsidR="00642F13">
        <w:fldChar w:fldCharType="separate"/>
      </w:r>
      <w:r w:rsidRPr="00697E49">
        <w:rPr>
          <w:rStyle w:val="Hyperlink"/>
          <w:rFonts w:cs="Times New Roman"/>
          <w:sz w:val="20"/>
          <w:szCs w:val="20"/>
          <w:lang w:val="en-GB"/>
        </w:rPr>
        <w:t>10.1007/s00382-018-4387-9</w:t>
      </w:r>
      <w:r w:rsidR="00642F13">
        <w:rPr>
          <w:rStyle w:val="Hyperlink"/>
          <w:rFonts w:cs="Times New Roman"/>
          <w:sz w:val="20"/>
          <w:szCs w:val="20"/>
          <w:lang w:val="en-GB"/>
        </w:rPr>
        <w:fldChar w:fldCharType="end"/>
      </w:r>
      <w:r w:rsidRPr="00697E49">
        <w:rPr>
          <w:rFonts w:cs="Times New Roman"/>
          <w:sz w:val="20"/>
          <w:szCs w:val="20"/>
          <w:lang w:val="en-GB"/>
        </w:rPr>
        <w:t>.</w:t>
      </w:r>
    </w:p>
    <w:p w14:paraId="109AFEAE" w14:textId="3D4BBF0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Gebbie, G. and P. Huybers, 2019: The Little Ice Age and 20th-century deep Pacific cooling.. </w:t>
      </w:r>
      <w:r w:rsidRPr="00697E49">
        <w:rPr>
          <w:rFonts w:cs="Times New Roman"/>
          <w:i/>
          <w:sz w:val="20"/>
          <w:szCs w:val="20"/>
          <w:lang w:val="en-GB"/>
        </w:rPr>
        <w:t>Science (New York, N.Y.)</w:t>
      </w:r>
      <w:r w:rsidRPr="00697E49">
        <w:rPr>
          <w:rFonts w:cs="Times New Roman"/>
          <w:sz w:val="20"/>
          <w:szCs w:val="20"/>
          <w:lang w:val="en-GB"/>
        </w:rPr>
        <w:t xml:space="preserve">, </w:t>
      </w:r>
      <w:r w:rsidRPr="00697E49">
        <w:rPr>
          <w:rFonts w:cs="Times New Roman"/>
          <w:b/>
          <w:sz w:val="20"/>
          <w:szCs w:val="20"/>
          <w:lang w:val="en-GB"/>
        </w:rPr>
        <w:t>363(6422)</w:t>
      </w:r>
      <w:r w:rsidRPr="00697E49">
        <w:rPr>
          <w:rFonts w:cs="Times New Roman"/>
          <w:sz w:val="20"/>
          <w:szCs w:val="20"/>
          <w:lang w:val="en-GB"/>
        </w:rPr>
        <w:t>, 70–74, doi:</w:t>
      </w:r>
      <w:r w:rsidR="00642F13">
        <w:fldChar w:fldCharType="begin"/>
      </w:r>
      <w:r w:rsidR="00642F13" w:rsidRPr="001D5B54">
        <w:rPr>
          <w:lang w:val="en-US"/>
          <w:rPrChange w:id="3960" w:author="Clotilde Pean" w:date="2021-06-21T14:15:00Z">
            <w:rPr/>
          </w:rPrChange>
        </w:rPr>
        <w:instrText xml:space="preserve"> HYPERLINK "https://dx.doi.org/10.1126/science.aar8413" </w:instrText>
      </w:r>
      <w:r w:rsidR="00642F13">
        <w:fldChar w:fldCharType="separate"/>
      </w:r>
      <w:r w:rsidRPr="00697E49">
        <w:rPr>
          <w:rStyle w:val="Hyperlink"/>
          <w:rFonts w:cs="Times New Roman"/>
          <w:sz w:val="20"/>
          <w:szCs w:val="20"/>
          <w:lang w:val="en-GB"/>
        </w:rPr>
        <w:t>10.1126/science.aar8413</w:t>
      </w:r>
      <w:r w:rsidR="00642F13">
        <w:rPr>
          <w:rStyle w:val="Hyperlink"/>
          <w:rFonts w:cs="Times New Roman"/>
          <w:sz w:val="20"/>
          <w:szCs w:val="20"/>
          <w:lang w:val="en-GB"/>
        </w:rPr>
        <w:fldChar w:fldCharType="end"/>
      </w:r>
      <w:r w:rsidRPr="00697E49">
        <w:rPr>
          <w:rFonts w:cs="Times New Roman"/>
          <w:sz w:val="20"/>
          <w:szCs w:val="20"/>
          <w:lang w:val="en-GB"/>
        </w:rPr>
        <w:t>.</w:t>
      </w:r>
    </w:p>
    <w:p w14:paraId="1DECF858" w14:textId="76E04F3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Gedney, N. et al., 2014: Detection of solar dimming and brightening effects on Northern Hemisphere river flow.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7(11)</w:t>
      </w:r>
      <w:r w:rsidRPr="00697E49">
        <w:rPr>
          <w:rFonts w:cs="Times New Roman"/>
          <w:sz w:val="20"/>
          <w:szCs w:val="20"/>
          <w:lang w:val="en-GB"/>
        </w:rPr>
        <w:t>, 796-800, doi:</w:t>
      </w:r>
      <w:r w:rsidR="00642F13">
        <w:fldChar w:fldCharType="begin"/>
      </w:r>
      <w:r w:rsidR="00642F13" w:rsidRPr="001D5B54">
        <w:rPr>
          <w:lang w:val="en-US"/>
          <w:rPrChange w:id="3961" w:author="Clotilde Pean" w:date="2021-06-21T14:15:00Z">
            <w:rPr/>
          </w:rPrChange>
        </w:rPr>
        <w:instrText xml:space="preserve"> HYPERLINK "https://dx.doi.org/10.1038/ngeo2263" </w:instrText>
      </w:r>
      <w:r w:rsidR="00642F13">
        <w:fldChar w:fldCharType="separate"/>
      </w:r>
      <w:r w:rsidRPr="00697E49">
        <w:rPr>
          <w:rStyle w:val="Hyperlink"/>
          <w:rFonts w:cs="Times New Roman"/>
          <w:sz w:val="20"/>
          <w:szCs w:val="20"/>
          <w:lang w:val="en-GB"/>
        </w:rPr>
        <w:t>10.1038/ngeo2263</w:t>
      </w:r>
      <w:r w:rsidR="00642F13">
        <w:rPr>
          <w:rStyle w:val="Hyperlink"/>
          <w:rFonts w:cs="Times New Roman"/>
          <w:sz w:val="20"/>
          <w:szCs w:val="20"/>
          <w:lang w:val="en-GB"/>
        </w:rPr>
        <w:fldChar w:fldCharType="end"/>
      </w:r>
      <w:r w:rsidRPr="00697E49">
        <w:rPr>
          <w:rFonts w:cs="Times New Roman"/>
          <w:sz w:val="20"/>
          <w:szCs w:val="20"/>
          <w:lang w:val="en-GB"/>
        </w:rPr>
        <w:t>.</w:t>
      </w:r>
    </w:p>
    <w:p w14:paraId="164ACCE4" w14:textId="13D1F11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Geen, R., S. Bordoni, D.S. Battisti, and K. Hui, 2020: Monsoons, ITCZs and the Concept of the Global Monsoon. </w:t>
      </w:r>
      <w:r w:rsidRPr="00697E49">
        <w:rPr>
          <w:rFonts w:cs="Times New Roman"/>
          <w:i/>
          <w:sz w:val="20"/>
          <w:szCs w:val="20"/>
          <w:lang w:val="en-GB"/>
        </w:rPr>
        <w:t>Reviews of Geophysics</w:t>
      </w:r>
      <w:r w:rsidRPr="00697E49">
        <w:rPr>
          <w:rFonts w:cs="Times New Roman"/>
          <w:sz w:val="20"/>
          <w:szCs w:val="20"/>
          <w:lang w:val="en-GB"/>
        </w:rPr>
        <w:t>, doi:</w:t>
      </w:r>
      <w:r w:rsidR="00642F13">
        <w:fldChar w:fldCharType="begin"/>
      </w:r>
      <w:r w:rsidR="00642F13" w:rsidRPr="001D5B54">
        <w:rPr>
          <w:lang w:val="en-US"/>
          <w:rPrChange w:id="3962" w:author="Clotilde Pean" w:date="2021-06-21T14:15:00Z">
            <w:rPr/>
          </w:rPrChange>
        </w:rPr>
        <w:instrText xml:space="preserve"> HYPERLINK "https://dx.doi.org/10.1029/2020rg000700" </w:instrText>
      </w:r>
      <w:r w:rsidR="00642F13">
        <w:fldChar w:fldCharType="separate"/>
      </w:r>
      <w:r w:rsidRPr="00697E49">
        <w:rPr>
          <w:rStyle w:val="Hyperlink"/>
          <w:rFonts w:cs="Times New Roman"/>
          <w:sz w:val="20"/>
          <w:szCs w:val="20"/>
          <w:lang w:val="en-GB"/>
        </w:rPr>
        <w:t>10.1029/2020rg000700</w:t>
      </w:r>
      <w:r w:rsidR="00642F13">
        <w:rPr>
          <w:rStyle w:val="Hyperlink"/>
          <w:rFonts w:cs="Times New Roman"/>
          <w:sz w:val="20"/>
          <w:szCs w:val="20"/>
          <w:lang w:val="en-GB"/>
        </w:rPr>
        <w:fldChar w:fldCharType="end"/>
      </w:r>
      <w:r w:rsidRPr="00697E49">
        <w:rPr>
          <w:rFonts w:cs="Times New Roman"/>
          <w:sz w:val="20"/>
          <w:szCs w:val="20"/>
          <w:lang w:val="en-GB"/>
        </w:rPr>
        <w:t>.</w:t>
      </w:r>
    </w:p>
    <w:p w14:paraId="781A38D8" w14:textId="3F137B6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Gent, P.R., 2016: Effects of Southern Hemisphere Wind Changes on the Meridional Overturning Circulation in Ocean Models. </w:t>
      </w:r>
      <w:r w:rsidRPr="00697E49">
        <w:rPr>
          <w:rFonts w:cs="Times New Roman"/>
          <w:i/>
          <w:sz w:val="20"/>
          <w:szCs w:val="20"/>
          <w:lang w:val="en-GB"/>
        </w:rPr>
        <w:t>Annual Review of Marine Science</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79–94, doi:</w:t>
      </w:r>
      <w:r w:rsidR="00642F13">
        <w:fldChar w:fldCharType="begin"/>
      </w:r>
      <w:r w:rsidR="00642F13" w:rsidRPr="001D5B54">
        <w:rPr>
          <w:lang w:val="en-US"/>
          <w:rPrChange w:id="3963" w:author="Clotilde Pean" w:date="2021-06-21T14:15:00Z">
            <w:rPr/>
          </w:rPrChange>
        </w:rPr>
        <w:instrText xml:space="preserve"> HYPERLINK "https://dx.doi.org/10.1146/annurev-marine-122414-033929" </w:instrText>
      </w:r>
      <w:r w:rsidR="00642F13">
        <w:fldChar w:fldCharType="separate"/>
      </w:r>
      <w:r w:rsidRPr="00697E49">
        <w:rPr>
          <w:rStyle w:val="Hyperlink"/>
          <w:rFonts w:cs="Times New Roman"/>
          <w:sz w:val="20"/>
          <w:szCs w:val="20"/>
          <w:lang w:val="en-GB"/>
        </w:rPr>
        <w:t>10.1146/annurev-marine-122414-033929</w:t>
      </w:r>
      <w:r w:rsidR="00642F13">
        <w:rPr>
          <w:rStyle w:val="Hyperlink"/>
          <w:rFonts w:cs="Times New Roman"/>
          <w:sz w:val="20"/>
          <w:szCs w:val="20"/>
          <w:lang w:val="en-GB"/>
        </w:rPr>
        <w:fldChar w:fldCharType="end"/>
      </w:r>
      <w:r w:rsidRPr="00697E49">
        <w:rPr>
          <w:rFonts w:cs="Times New Roman"/>
          <w:sz w:val="20"/>
          <w:szCs w:val="20"/>
          <w:lang w:val="en-GB"/>
        </w:rPr>
        <w:t>.</w:t>
      </w:r>
    </w:p>
    <w:p w14:paraId="6973289D" w14:textId="5578C4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Gerber, E.P. and S.-W. Son, 2014a: Quantifying the Summertime Response of the Austral Jet Stream and Hadley Cell to Stratospheric Ozone and Greenhouse Gases.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27(14)</w:t>
      </w:r>
      <w:r w:rsidRPr="00697E49">
        <w:rPr>
          <w:rFonts w:cs="Times New Roman"/>
          <w:sz w:val="20"/>
          <w:szCs w:val="20"/>
          <w:lang w:val="en-GB"/>
        </w:rPr>
        <w:t>, 5538–5559, doi:</w:t>
      </w:r>
      <w:r w:rsidR="00642F13">
        <w:fldChar w:fldCharType="begin"/>
      </w:r>
      <w:r w:rsidR="00642F13" w:rsidRPr="001D5B54">
        <w:rPr>
          <w:lang w:val="en-US"/>
          <w:rPrChange w:id="3964" w:author="Clotilde Pean" w:date="2021-06-21T14:15:00Z">
            <w:rPr/>
          </w:rPrChange>
        </w:rPr>
        <w:instrText xml:space="preserve"> HYPERLINK "https://dx.doi.org/10.1175/jcli-d-13-00539.1" </w:instrText>
      </w:r>
      <w:r w:rsidR="00642F13">
        <w:fldChar w:fldCharType="separate"/>
      </w:r>
      <w:r w:rsidRPr="00697E49">
        <w:rPr>
          <w:rStyle w:val="Hyperlink"/>
          <w:rFonts w:cs="Times New Roman"/>
          <w:sz w:val="20"/>
          <w:szCs w:val="20"/>
          <w:lang w:val="en-GB"/>
        </w:rPr>
        <w:t>10.1175/jcli-d-13-00539.1</w:t>
      </w:r>
      <w:r w:rsidR="00642F13">
        <w:rPr>
          <w:rStyle w:val="Hyperlink"/>
          <w:rFonts w:cs="Times New Roman"/>
          <w:sz w:val="20"/>
          <w:szCs w:val="20"/>
          <w:lang w:val="en-GB"/>
        </w:rPr>
        <w:fldChar w:fldCharType="end"/>
      </w:r>
      <w:r w:rsidRPr="00697E49">
        <w:rPr>
          <w:rFonts w:cs="Times New Roman"/>
          <w:sz w:val="20"/>
          <w:szCs w:val="20"/>
          <w:lang w:val="en-GB"/>
        </w:rPr>
        <w:t>.</w:t>
      </w:r>
    </w:p>
    <w:p w14:paraId="150B33D1" w14:textId="0B76799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Gerber, E.P. and S.-W. Son, 2014b: Quantifying the Summertime Response of the Austral Jet Stream and Hadley Cell to Stratospheric Ozone and Greenhouse Gases.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27(14)</w:t>
      </w:r>
      <w:r w:rsidRPr="00697E49">
        <w:rPr>
          <w:rFonts w:cs="Times New Roman"/>
          <w:sz w:val="20"/>
          <w:szCs w:val="20"/>
          <w:lang w:val="en-GB"/>
        </w:rPr>
        <w:t>, 5538–5559, doi:</w:t>
      </w:r>
      <w:r w:rsidR="00642F13">
        <w:fldChar w:fldCharType="begin"/>
      </w:r>
      <w:r w:rsidR="00642F13" w:rsidRPr="001D5B54">
        <w:rPr>
          <w:lang w:val="en-US"/>
          <w:rPrChange w:id="3965" w:author="Clotilde Pean" w:date="2021-06-21T14:15:00Z">
            <w:rPr/>
          </w:rPrChange>
        </w:rPr>
        <w:instrText xml:space="preserve"> HYPERLINK "https://dx.doi.org/10.1175/jcli-d-13-00539.1" </w:instrText>
      </w:r>
      <w:r w:rsidR="00642F13">
        <w:fldChar w:fldCharType="separate"/>
      </w:r>
      <w:r w:rsidRPr="00697E49">
        <w:rPr>
          <w:rStyle w:val="Hyperlink"/>
          <w:rFonts w:cs="Times New Roman"/>
          <w:sz w:val="20"/>
          <w:szCs w:val="20"/>
          <w:lang w:val="en-GB"/>
        </w:rPr>
        <w:t>10.1175/jcli-d-13-00539.1</w:t>
      </w:r>
      <w:r w:rsidR="00642F13">
        <w:rPr>
          <w:rStyle w:val="Hyperlink"/>
          <w:rFonts w:cs="Times New Roman"/>
          <w:sz w:val="20"/>
          <w:szCs w:val="20"/>
          <w:lang w:val="en-GB"/>
        </w:rPr>
        <w:fldChar w:fldCharType="end"/>
      </w:r>
      <w:r w:rsidRPr="00697E49">
        <w:rPr>
          <w:rFonts w:cs="Times New Roman"/>
          <w:sz w:val="20"/>
          <w:szCs w:val="20"/>
          <w:lang w:val="en-GB"/>
        </w:rPr>
        <w:t>.</w:t>
      </w:r>
    </w:p>
    <w:p w14:paraId="5B247126" w14:textId="762CBF2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Gettelman, A., D.T. Shindell, and J.F. Lamarque, 2015: Impact of aerosol radiative effects on 2000–2010 surface temperatures.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45(7–8)</w:t>
      </w:r>
      <w:r w:rsidRPr="00697E49">
        <w:rPr>
          <w:rFonts w:cs="Times New Roman"/>
          <w:sz w:val="20"/>
          <w:szCs w:val="20"/>
          <w:lang w:val="en-GB"/>
        </w:rPr>
        <w:t>, 2165–2179, doi:</w:t>
      </w:r>
      <w:r w:rsidR="00642F13">
        <w:fldChar w:fldCharType="begin"/>
      </w:r>
      <w:r w:rsidR="00642F13" w:rsidRPr="001D5B54">
        <w:rPr>
          <w:lang w:val="en-US"/>
          <w:rPrChange w:id="3966" w:author="Clotilde Pean" w:date="2021-06-21T14:15:00Z">
            <w:rPr/>
          </w:rPrChange>
        </w:rPr>
        <w:instrText xml:space="preserve"> HYPERLINK "https://dx.doi.org/10.1007/s00382-014-2464-2" </w:instrText>
      </w:r>
      <w:r w:rsidR="00642F13">
        <w:fldChar w:fldCharType="separate"/>
      </w:r>
      <w:r w:rsidRPr="00697E49">
        <w:rPr>
          <w:rStyle w:val="Hyperlink"/>
          <w:rFonts w:cs="Times New Roman"/>
          <w:sz w:val="20"/>
          <w:szCs w:val="20"/>
          <w:lang w:val="en-GB"/>
        </w:rPr>
        <w:t>10.1007/s00382-014-2464-2</w:t>
      </w:r>
      <w:r w:rsidR="00642F13">
        <w:rPr>
          <w:rStyle w:val="Hyperlink"/>
          <w:rFonts w:cs="Times New Roman"/>
          <w:sz w:val="20"/>
          <w:szCs w:val="20"/>
          <w:lang w:val="en-GB"/>
        </w:rPr>
        <w:fldChar w:fldCharType="end"/>
      </w:r>
      <w:r w:rsidRPr="00697E49">
        <w:rPr>
          <w:rFonts w:cs="Times New Roman"/>
          <w:sz w:val="20"/>
          <w:szCs w:val="20"/>
          <w:lang w:val="en-GB"/>
        </w:rPr>
        <w:t>.</w:t>
      </w:r>
    </w:p>
    <w:p w14:paraId="2DAD57D1" w14:textId="6DB1A2D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Gettelman, A. et al., 2019: The Whole Atmosphere Community Climate Model Version 6 (WACCM6).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124(23)</w:t>
      </w:r>
      <w:r w:rsidRPr="00697E49">
        <w:rPr>
          <w:rFonts w:cs="Times New Roman"/>
          <w:sz w:val="20"/>
          <w:szCs w:val="20"/>
          <w:lang w:val="en-GB"/>
        </w:rPr>
        <w:t>, 12380–12403, doi:</w:t>
      </w:r>
      <w:r w:rsidR="00642F13">
        <w:fldChar w:fldCharType="begin"/>
      </w:r>
      <w:r w:rsidR="00642F13" w:rsidRPr="001D5B54">
        <w:rPr>
          <w:lang w:val="en-US"/>
          <w:rPrChange w:id="3967" w:author="Clotilde Pean" w:date="2021-06-21T14:15:00Z">
            <w:rPr/>
          </w:rPrChange>
        </w:rPr>
        <w:instrText xml:space="preserve"> HYPERLINK "https://dx.doi.org/10.1029/2019jd030943" </w:instrText>
      </w:r>
      <w:r w:rsidR="00642F13">
        <w:fldChar w:fldCharType="separate"/>
      </w:r>
      <w:r w:rsidRPr="00697E49">
        <w:rPr>
          <w:rStyle w:val="Hyperlink"/>
          <w:rFonts w:cs="Times New Roman"/>
          <w:sz w:val="20"/>
          <w:szCs w:val="20"/>
          <w:lang w:val="en-GB"/>
        </w:rPr>
        <w:t>10.1029/2019jd030943</w:t>
      </w:r>
      <w:r w:rsidR="00642F13">
        <w:rPr>
          <w:rStyle w:val="Hyperlink"/>
          <w:rFonts w:cs="Times New Roman"/>
          <w:sz w:val="20"/>
          <w:szCs w:val="20"/>
          <w:lang w:val="en-GB"/>
        </w:rPr>
        <w:fldChar w:fldCharType="end"/>
      </w:r>
      <w:r w:rsidRPr="00697E49">
        <w:rPr>
          <w:rFonts w:cs="Times New Roman"/>
          <w:sz w:val="20"/>
          <w:szCs w:val="20"/>
          <w:lang w:val="en-GB"/>
        </w:rPr>
        <w:t>.</w:t>
      </w:r>
    </w:p>
    <w:p w14:paraId="52C06659" w14:textId="7DC69FD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Giannini, A. and A. Kaplan, 2019: The role of aerosols and greenhouse gases in Sahel drought and recovery. </w:t>
      </w:r>
      <w:r w:rsidRPr="00697E49">
        <w:rPr>
          <w:rFonts w:cs="Times New Roman"/>
          <w:i/>
          <w:sz w:val="20"/>
          <w:szCs w:val="20"/>
          <w:lang w:val="en-GB"/>
        </w:rPr>
        <w:t>Climatic Change</w:t>
      </w:r>
      <w:r w:rsidRPr="00697E49">
        <w:rPr>
          <w:rFonts w:cs="Times New Roman"/>
          <w:sz w:val="20"/>
          <w:szCs w:val="20"/>
          <w:lang w:val="en-GB"/>
        </w:rPr>
        <w:t xml:space="preserve">, </w:t>
      </w:r>
      <w:r w:rsidRPr="00697E49">
        <w:rPr>
          <w:rFonts w:cs="Times New Roman"/>
          <w:b/>
          <w:sz w:val="20"/>
          <w:szCs w:val="20"/>
          <w:lang w:val="en-GB"/>
        </w:rPr>
        <w:t>152(3–4)</w:t>
      </w:r>
      <w:r w:rsidRPr="00697E49">
        <w:rPr>
          <w:rFonts w:cs="Times New Roman"/>
          <w:sz w:val="20"/>
          <w:szCs w:val="20"/>
          <w:lang w:val="en-GB"/>
        </w:rPr>
        <w:t>, 449–466, doi:</w:t>
      </w:r>
      <w:r w:rsidR="00642F13">
        <w:fldChar w:fldCharType="begin"/>
      </w:r>
      <w:r w:rsidR="00642F13" w:rsidRPr="001D5B54">
        <w:rPr>
          <w:lang w:val="en-US"/>
          <w:rPrChange w:id="3968" w:author="Clotilde Pean" w:date="2021-06-21T14:15:00Z">
            <w:rPr/>
          </w:rPrChange>
        </w:rPr>
        <w:instrText xml:space="preserve"> HYPERLINK "https://dx.doi.org/10.1007/s10584-018-2341-9" </w:instrText>
      </w:r>
      <w:r w:rsidR="00642F13">
        <w:fldChar w:fldCharType="separate"/>
      </w:r>
      <w:r w:rsidRPr="00697E49">
        <w:rPr>
          <w:rStyle w:val="Hyperlink"/>
          <w:rFonts w:cs="Times New Roman"/>
          <w:sz w:val="20"/>
          <w:szCs w:val="20"/>
          <w:lang w:val="en-GB"/>
        </w:rPr>
        <w:t>10.1007/s10584-018-2341-9</w:t>
      </w:r>
      <w:r w:rsidR="00642F13">
        <w:rPr>
          <w:rStyle w:val="Hyperlink"/>
          <w:rFonts w:cs="Times New Roman"/>
          <w:sz w:val="20"/>
          <w:szCs w:val="20"/>
          <w:lang w:val="en-GB"/>
        </w:rPr>
        <w:fldChar w:fldCharType="end"/>
      </w:r>
      <w:r w:rsidRPr="00697E49">
        <w:rPr>
          <w:rFonts w:cs="Times New Roman"/>
          <w:sz w:val="20"/>
          <w:szCs w:val="20"/>
          <w:lang w:val="en-GB"/>
        </w:rPr>
        <w:t>.</w:t>
      </w:r>
    </w:p>
    <w:p w14:paraId="47EF89BF" w14:textId="2D4309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Gierz, P., M. Werner, and G. Lohmann, 2017: Simulating climate and stable water isotopes during the Last Interglacial </w:t>
      </w:r>
      <w:r w:rsidRPr="00697E49">
        <w:rPr>
          <w:rFonts w:cs="Times New Roman"/>
          <w:sz w:val="20"/>
          <w:szCs w:val="20"/>
          <w:lang w:val="en-GB"/>
        </w:rPr>
        <w:lastRenderedPageBreak/>
        <w:t xml:space="preserve">using a coupled climate-isotope model.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9(5)</w:t>
      </w:r>
      <w:r w:rsidRPr="00697E49">
        <w:rPr>
          <w:rFonts w:cs="Times New Roman"/>
          <w:sz w:val="20"/>
          <w:szCs w:val="20"/>
          <w:lang w:val="en-GB"/>
        </w:rPr>
        <w:t>, 2027–2045, doi:</w:t>
      </w:r>
      <w:r w:rsidR="00642F13">
        <w:fldChar w:fldCharType="begin"/>
      </w:r>
      <w:r w:rsidR="00642F13" w:rsidRPr="001D5B54">
        <w:rPr>
          <w:lang w:val="en-US"/>
          <w:rPrChange w:id="3969" w:author="Clotilde Pean" w:date="2021-06-21T14:15:00Z">
            <w:rPr/>
          </w:rPrChange>
        </w:rPr>
        <w:instrText xml:space="preserve"> HYPERLINK "https://dx.doi.org/10.1002/2017ms001056" </w:instrText>
      </w:r>
      <w:r w:rsidR="00642F13">
        <w:fldChar w:fldCharType="separate"/>
      </w:r>
      <w:r w:rsidRPr="00697E49">
        <w:rPr>
          <w:rStyle w:val="Hyperlink"/>
          <w:rFonts w:cs="Times New Roman"/>
          <w:sz w:val="20"/>
          <w:szCs w:val="20"/>
          <w:lang w:val="en-GB"/>
        </w:rPr>
        <w:t>10.1002/2017ms001056</w:t>
      </w:r>
      <w:r w:rsidR="00642F13">
        <w:rPr>
          <w:rStyle w:val="Hyperlink"/>
          <w:rFonts w:cs="Times New Roman"/>
          <w:sz w:val="20"/>
          <w:szCs w:val="20"/>
          <w:lang w:val="en-GB"/>
        </w:rPr>
        <w:fldChar w:fldCharType="end"/>
      </w:r>
      <w:r w:rsidRPr="00697E49">
        <w:rPr>
          <w:rFonts w:cs="Times New Roman"/>
          <w:sz w:val="20"/>
          <w:szCs w:val="20"/>
          <w:lang w:val="en-GB"/>
        </w:rPr>
        <w:t>.</w:t>
      </w:r>
    </w:p>
    <w:p w14:paraId="7FC215B2" w14:textId="683ED63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and J.C. Fyfe, 2013: Annular mode changes in the CMIP5 simulations.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40(6)</w:t>
      </w:r>
      <w:r w:rsidRPr="00697E49">
        <w:rPr>
          <w:rFonts w:cs="Times New Roman"/>
          <w:sz w:val="20"/>
          <w:szCs w:val="20"/>
          <w:lang w:val="en-GB"/>
        </w:rPr>
        <w:t>, 1189–1193, doi:</w:t>
      </w:r>
      <w:r w:rsidR="00642F13">
        <w:fldChar w:fldCharType="begin"/>
      </w:r>
      <w:r w:rsidR="00642F13" w:rsidRPr="001D5B54">
        <w:rPr>
          <w:lang w:val="en-US"/>
          <w:rPrChange w:id="3970" w:author="Clotilde Pean" w:date="2021-06-21T14:15:00Z">
            <w:rPr/>
          </w:rPrChange>
        </w:rPr>
        <w:instrText xml:space="preserve"> HYPERLINK "https://dx.doi.org/10.1002/grl.50249" </w:instrText>
      </w:r>
      <w:r w:rsidR="00642F13">
        <w:fldChar w:fldCharType="separate"/>
      </w:r>
      <w:r w:rsidRPr="00697E49">
        <w:rPr>
          <w:rStyle w:val="Hyperlink"/>
          <w:rFonts w:cs="Times New Roman"/>
          <w:sz w:val="20"/>
          <w:szCs w:val="20"/>
          <w:lang w:val="en-GB"/>
        </w:rPr>
        <w:t>10.1002/grl.50249</w:t>
      </w:r>
      <w:r w:rsidR="00642F13">
        <w:rPr>
          <w:rStyle w:val="Hyperlink"/>
          <w:rFonts w:cs="Times New Roman"/>
          <w:sz w:val="20"/>
          <w:szCs w:val="20"/>
          <w:lang w:val="en-GB"/>
        </w:rPr>
        <w:fldChar w:fldCharType="end"/>
      </w:r>
      <w:r w:rsidRPr="00697E49">
        <w:rPr>
          <w:rFonts w:cs="Times New Roman"/>
          <w:sz w:val="20"/>
          <w:szCs w:val="20"/>
          <w:lang w:val="en-GB"/>
        </w:rPr>
        <w:t>.</w:t>
      </w:r>
    </w:p>
    <w:p w14:paraId="4DAD4B9B" w14:textId="3E93BB7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M.R. Allen, and K.D. Williams, 2003a: Modelling the atmospheric response to doubled CO2 and depleted stratospheric ozone using a stratosphere-resolving coupled GCM.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129(589)</w:t>
      </w:r>
      <w:r w:rsidRPr="00697E49">
        <w:rPr>
          <w:rFonts w:cs="Times New Roman"/>
          <w:sz w:val="20"/>
          <w:szCs w:val="20"/>
          <w:lang w:val="en-GB"/>
        </w:rPr>
        <w:t>, 947–966, doi:</w:t>
      </w:r>
      <w:r w:rsidR="00642F13">
        <w:fldChar w:fldCharType="begin"/>
      </w:r>
      <w:r w:rsidR="00642F13" w:rsidRPr="001D5B54">
        <w:rPr>
          <w:lang w:val="en-US"/>
          <w:rPrChange w:id="3971" w:author="Clotilde Pean" w:date="2021-06-21T14:15:00Z">
            <w:rPr/>
          </w:rPrChange>
        </w:rPr>
        <w:instrText xml:space="preserve"> HYPERLINK "https://dx.doi.org/10.1256/qj.02.102" </w:instrText>
      </w:r>
      <w:r w:rsidR="00642F13">
        <w:fldChar w:fldCharType="separate"/>
      </w:r>
      <w:r w:rsidRPr="00697E49">
        <w:rPr>
          <w:rStyle w:val="Hyperlink"/>
          <w:rFonts w:cs="Times New Roman"/>
          <w:sz w:val="20"/>
          <w:szCs w:val="20"/>
          <w:lang w:val="en-GB"/>
        </w:rPr>
        <w:t>10.1256/qj.02.102</w:t>
      </w:r>
      <w:r w:rsidR="00642F13">
        <w:rPr>
          <w:rStyle w:val="Hyperlink"/>
          <w:rFonts w:cs="Times New Roman"/>
          <w:sz w:val="20"/>
          <w:szCs w:val="20"/>
          <w:lang w:val="en-GB"/>
        </w:rPr>
        <w:fldChar w:fldCharType="end"/>
      </w:r>
      <w:r w:rsidRPr="00697E49">
        <w:rPr>
          <w:rFonts w:cs="Times New Roman"/>
          <w:sz w:val="20"/>
          <w:szCs w:val="20"/>
          <w:lang w:val="en-GB"/>
        </w:rPr>
        <w:t>.</w:t>
      </w:r>
    </w:p>
    <w:p w14:paraId="448C8287" w14:textId="7E3D2E5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J.C. Fyfe, and D.E. Parker, 2013: Attribution of observed sea level pressure trends to greenhouse gas, aerosol, and ozone changes.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40(10)</w:t>
      </w:r>
      <w:r w:rsidRPr="00697E49">
        <w:rPr>
          <w:rFonts w:cs="Times New Roman"/>
          <w:sz w:val="20"/>
          <w:szCs w:val="20"/>
          <w:lang w:val="en-GB"/>
        </w:rPr>
        <w:t>, 2302–2306, doi:</w:t>
      </w:r>
      <w:r w:rsidR="00642F13">
        <w:fldChar w:fldCharType="begin"/>
      </w:r>
      <w:r w:rsidR="00642F13" w:rsidRPr="001D5B54">
        <w:rPr>
          <w:lang w:val="en-US"/>
          <w:rPrChange w:id="3972" w:author="Clotilde Pean" w:date="2021-06-21T14:15:00Z">
            <w:rPr/>
          </w:rPrChange>
        </w:rPr>
        <w:instrText xml:space="preserve"> HYPERLINK "https://dx.doi.org/10.1002/grl.50500" </w:instrText>
      </w:r>
      <w:r w:rsidR="00642F13">
        <w:fldChar w:fldCharType="separate"/>
      </w:r>
      <w:r w:rsidRPr="00697E49">
        <w:rPr>
          <w:rStyle w:val="Hyperlink"/>
          <w:rFonts w:cs="Times New Roman"/>
          <w:sz w:val="20"/>
          <w:szCs w:val="20"/>
          <w:lang w:val="en-GB"/>
        </w:rPr>
        <w:t>10.1002/grl.50500</w:t>
      </w:r>
      <w:r w:rsidR="00642F13">
        <w:rPr>
          <w:rStyle w:val="Hyperlink"/>
          <w:rFonts w:cs="Times New Roman"/>
          <w:sz w:val="20"/>
          <w:szCs w:val="20"/>
          <w:lang w:val="en-GB"/>
        </w:rPr>
        <w:fldChar w:fldCharType="end"/>
      </w:r>
      <w:r w:rsidRPr="00697E49">
        <w:rPr>
          <w:rFonts w:cs="Times New Roman"/>
          <w:sz w:val="20"/>
          <w:szCs w:val="20"/>
          <w:lang w:val="en-GB"/>
        </w:rPr>
        <w:t>.</w:t>
      </w:r>
    </w:p>
    <w:p w14:paraId="0C27CD60" w14:textId="0C934A3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F.W. Zwiers, A.J. Weaver, and P.A. Stott, 2003b: Detection of human influence on sea-level pressure.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422(6929)</w:t>
      </w:r>
      <w:r w:rsidRPr="00697E49">
        <w:rPr>
          <w:rFonts w:cs="Times New Roman"/>
          <w:sz w:val="20"/>
          <w:szCs w:val="20"/>
          <w:lang w:val="en-GB"/>
        </w:rPr>
        <w:t>, 292–294, doi:</w:t>
      </w:r>
      <w:r w:rsidR="00642F13">
        <w:fldChar w:fldCharType="begin"/>
      </w:r>
      <w:r w:rsidR="00642F13" w:rsidRPr="001D5B54">
        <w:rPr>
          <w:lang w:val="en-GB"/>
          <w:rPrChange w:id="3973" w:author="Clotilde Pean" w:date="2021-06-21T14:15:00Z">
            <w:rPr/>
          </w:rPrChange>
        </w:rPr>
        <w:instrText xml:space="preserve"> HYPERLINK "https://dx.doi.org/10.1038/nature01487" </w:instrText>
      </w:r>
      <w:r w:rsidR="00642F13">
        <w:fldChar w:fldCharType="separate"/>
      </w:r>
      <w:r w:rsidRPr="00697E49">
        <w:rPr>
          <w:rStyle w:val="Hyperlink"/>
          <w:rFonts w:cs="Times New Roman"/>
          <w:sz w:val="20"/>
          <w:szCs w:val="20"/>
          <w:lang w:val="en-GB"/>
        </w:rPr>
        <w:t>10.1038/nature01487</w:t>
      </w:r>
      <w:r w:rsidR="00642F13">
        <w:rPr>
          <w:rStyle w:val="Hyperlink"/>
          <w:rFonts w:cs="Times New Roman"/>
          <w:sz w:val="20"/>
          <w:szCs w:val="20"/>
          <w:lang w:val="en-GB"/>
        </w:rPr>
        <w:fldChar w:fldCharType="end"/>
      </w:r>
      <w:r w:rsidRPr="00697E49">
        <w:rPr>
          <w:rFonts w:cs="Times New Roman"/>
          <w:sz w:val="20"/>
          <w:szCs w:val="20"/>
          <w:lang w:val="en-GB"/>
        </w:rPr>
        <w:t>.</w:t>
      </w:r>
    </w:p>
    <w:p w14:paraId="0991D959" w14:textId="45F86AA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et al., 2016a: The Detection and Attribution Model Intercomparison Project (DAMIP v1.0) contribution to CMIP6.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9(10)</w:t>
      </w:r>
      <w:r w:rsidRPr="00697E49">
        <w:rPr>
          <w:rFonts w:cs="Times New Roman"/>
          <w:sz w:val="20"/>
          <w:szCs w:val="20"/>
          <w:lang w:val="en-GB"/>
        </w:rPr>
        <w:t>, 3685–3697, doi:</w:t>
      </w:r>
      <w:r w:rsidR="00642F13">
        <w:fldChar w:fldCharType="begin"/>
      </w:r>
      <w:r w:rsidR="00642F13" w:rsidRPr="001D5B54">
        <w:rPr>
          <w:lang w:val="en-US"/>
          <w:rPrChange w:id="3974" w:author="Clotilde Pean" w:date="2021-06-21T14:15:00Z">
            <w:rPr/>
          </w:rPrChange>
        </w:rPr>
        <w:instrText xml:space="preserve"> HYPERLINK "https://dx.doi.org/10.5194/gmd-9-3685-2016" </w:instrText>
      </w:r>
      <w:r w:rsidR="00642F13">
        <w:fldChar w:fldCharType="separate"/>
      </w:r>
      <w:r w:rsidRPr="00697E49">
        <w:rPr>
          <w:rStyle w:val="Hyperlink"/>
          <w:rFonts w:cs="Times New Roman"/>
          <w:sz w:val="20"/>
          <w:szCs w:val="20"/>
          <w:lang w:val="en-GB"/>
        </w:rPr>
        <w:t>10.5194/gmd-9-3685-2016</w:t>
      </w:r>
      <w:r w:rsidR="00642F13">
        <w:rPr>
          <w:rStyle w:val="Hyperlink"/>
          <w:rFonts w:cs="Times New Roman"/>
          <w:sz w:val="20"/>
          <w:szCs w:val="20"/>
          <w:lang w:val="en-GB"/>
        </w:rPr>
        <w:fldChar w:fldCharType="end"/>
      </w:r>
      <w:r w:rsidRPr="00697E49">
        <w:rPr>
          <w:rFonts w:cs="Times New Roman"/>
          <w:sz w:val="20"/>
          <w:szCs w:val="20"/>
          <w:lang w:val="en-GB"/>
        </w:rPr>
        <w:t>.</w:t>
      </w:r>
    </w:p>
    <w:p w14:paraId="662165C2" w14:textId="1C6151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et al., 2016b: The Detection and Attribution Model Intercomparison Project (DAMIP v1.0) contribution to CMIP6.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9(10)</w:t>
      </w:r>
      <w:r w:rsidRPr="00697E49">
        <w:rPr>
          <w:rFonts w:cs="Times New Roman"/>
          <w:sz w:val="20"/>
          <w:szCs w:val="20"/>
          <w:lang w:val="en-GB"/>
        </w:rPr>
        <w:t>, 3685–3697, doi:</w:t>
      </w:r>
      <w:r w:rsidR="00642F13">
        <w:fldChar w:fldCharType="begin"/>
      </w:r>
      <w:r w:rsidR="00642F13" w:rsidRPr="001D5B54">
        <w:rPr>
          <w:lang w:val="en-US"/>
          <w:rPrChange w:id="3975" w:author="Clotilde Pean" w:date="2021-06-21T14:15:00Z">
            <w:rPr/>
          </w:rPrChange>
        </w:rPr>
        <w:instrText xml:space="preserve"> HYPERLINK "https://dx.doi.org/10.5194/gmd-9-3685-2016" </w:instrText>
      </w:r>
      <w:r w:rsidR="00642F13">
        <w:fldChar w:fldCharType="separate"/>
      </w:r>
      <w:r w:rsidRPr="00697E49">
        <w:rPr>
          <w:rStyle w:val="Hyperlink"/>
          <w:rFonts w:cs="Times New Roman"/>
          <w:sz w:val="20"/>
          <w:szCs w:val="20"/>
          <w:lang w:val="en-GB"/>
        </w:rPr>
        <w:t>10.5194/gmd-9-3685-2016</w:t>
      </w:r>
      <w:r w:rsidR="00642F13">
        <w:rPr>
          <w:rStyle w:val="Hyperlink"/>
          <w:rFonts w:cs="Times New Roman"/>
          <w:sz w:val="20"/>
          <w:szCs w:val="20"/>
          <w:lang w:val="en-GB"/>
        </w:rPr>
        <w:fldChar w:fldCharType="end"/>
      </w:r>
      <w:r w:rsidRPr="00697E49">
        <w:rPr>
          <w:rFonts w:cs="Times New Roman"/>
          <w:sz w:val="20"/>
          <w:szCs w:val="20"/>
          <w:lang w:val="en-GB"/>
        </w:rPr>
        <w:t>.</w:t>
      </w:r>
    </w:p>
    <w:p w14:paraId="5C6DF8F1" w14:textId="41EC9E5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Gillett, N.P. et al., 2021: Constraining human contributions to observed warming since the pre-industrial period. </w:t>
      </w:r>
      <w:r w:rsidRPr="00697E49">
        <w:rPr>
          <w:rFonts w:cs="Times New Roman"/>
          <w:i/>
          <w:sz w:val="20"/>
          <w:szCs w:val="20"/>
          <w:lang w:val="en-GB"/>
        </w:rPr>
        <w:t>Nature Climate Change</w:t>
      </w:r>
      <w:r w:rsidRPr="00697E49">
        <w:rPr>
          <w:rFonts w:cs="Times New Roman"/>
          <w:sz w:val="20"/>
          <w:szCs w:val="20"/>
          <w:lang w:val="en-GB"/>
        </w:rPr>
        <w:t>, doi:</w:t>
      </w:r>
      <w:r w:rsidR="00642F13">
        <w:fldChar w:fldCharType="begin"/>
      </w:r>
      <w:r w:rsidR="00642F13" w:rsidRPr="001D5B54">
        <w:rPr>
          <w:lang w:val="en-US"/>
          <w:rPrChange w:id="3976" w:author="Clotilde Pean" w:date="2021-06-21T14:15:00Z">
            <w:rPr/>
          </w:rPrChange>
        </w:rPr>
        <w:instrText xml:space="preserve"> HYPERLINK "https://dx.doi.org/10.1038/s41558-020-00965-9" </w:instrText>
      </w:r>
      <w:r w:rsidR="00642F13">
        <w:fldChar w:fldCharType="separate"/>
      </w:r>
      <w:r w:rsidRPr="00697E49">
        <w:rPr>
          <w:rStyle w:val="Hyperlink"/>
          <w:rFonts w:cs="Times New Roman"/>
          <w:sz w:val="20"/>
          <w:szCs w:val="20"/>
          <w:lang w:val="en-GB"/>
        </w:rPr>
        <w:t>10.1038/s41558-020-00965-9</w:t>
      </w:r>
      <w:r w:rsidR="00642F13">
        <w:rPr>
          <w:rStyle w:val="Hyperlink"/>
          <w:rFonts w:cs="Times New Roman"/>
          <w:sz w:val="20"/>
          <w:szCs w:val="20"/>
          <w:lang w:val="en-GB"/>
        </w:rPr>
        <w:fldChar w:fldCharType="end"/>
      </w:r>
      <w:r w:rsidRPr="00697E49">
        <w:rPr>
          <w:rFonts w:cs="Times New Roman"/>
          <w:sz w:val="20"/>
          <w:szCs w:val="20"/>
          <w:lang w:val="en-GB"/>
        </w:rPr>
        <w:t>.</w:t>
      </w:r>
    </w:p>
    <w:p w14:paraId="2D8479CE" w14:textId="207C91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Gleckler, P.J., K.E. Taylor, and C. Doutriaux, 2008: Performance metrics for climate models. </w:t>
      </w:r>
      <w:r w:rsidRPr="00697E49">
        <w:rPr>
          <w:rFonts w:cs="Times New Roman"/>
          <w:i/>
          <w:sz w:val="20"/>
          <w:szCs w:val="20"/>
          <w:lang w:val="en-GB"/>
        </w:rPr>
        <w:t>Journal of Geophysical Research</w:t>
      </w:r>
      <w:r w:rsidRPr="00697E49">
        <w:rPr>
          <w:rFonts w:cs="Times New Roman"/>
          <w:sz w:val="20"/>
          <w:szCs w:val="20"/>
          <w:lang w:val="en-GB"/>
        </w:rPr>
        <w:t xml:space="preserve">, </w:t>
      </w:r>
      <w:r w:rsidRPr="00697E49">
        <w:rPr>
          <w:rFonts w:cs="Times New Roman"/>
          <w:b/>
          <w:sz w:val="20"/>
          <w:szCs w:val="20"/>
          <w:lang w:val="en-GB"/>
        </w:rPr>
        <w:t>113(D6)</w:t>
      </w:r>
      <w:r w:rsidRPr="00697E49">
        <w:rPr>
          <w:rFonts w:cs="Times New Roman"/>
          <w:sz w:val="20"/>
          <w:szCs w:val="20"/>
          <w:lang w:val="en-GB"/>
        </w:rPr>
        <w:t>, D06104, doi:</w:t>
      </w:r>
      <w:r w:rsidR="00642F13">
        <w:fldChar w:fldCharType="begin"/>
      </w:r>
      <w:r w:rsidR="00642F13" w:rsidRPr="001D5B54">
        <w:rPr>
          <w:lang w:val="en-US"/>
          <w:rPrChange w:id="3977" w:author="Clotilde Pean" w:date="2021-06-21T14:15:00Z">
            <w:rPr/>
          </w:rPrChange>
        </w:rPr>
        <w:instrText xml:space="preserve"> HYPERLINK "https://dx.doi.org/10.1029/2007jd008972" </w:instrText>
      </w:r>
      <w:r w:rsidR="00642F13">
        <w:fldChar w:fldCharType="separate"/>
      </w:r>
      <w:r w:rsidRPr="00697E49">
        <w:rPr>
          <w:rStyle w:val="Hyperlink"/>
          <w:rFonts w:cs="Times New Roman"/>
          <w:sz w:val="20"/>
          <w:szCs w:val="20"/>
          <w:lang w:val="en-GB"/>
        </w:rPr>
        <w:t>10.1029/2007jd008972</w:t>
      </w:r>
      <w:r w:rsidR="00642F13">
        <w:rPr>
          <w:rStyle w:val="Hyperlink"/>
          <w:rFonts w:cs="Times New Roman"/>
          <w:sz w:val="20"/>
          <w:szCs w:val="20"/>
          <w:lang w:val="en-GB"/>
        </w:rPr>
        <w:fldChar w:fldCharType="end"/>
      </w:r>
      <w:r w:rsidRPr="00697E49">
        <w:rPr>
          <w:rFonts w:cs="Times New Roman"/>
          <w:sz w:val="20"/>
          <w:szCs w:val="20"/>
          <w:lang w:val="en-GB"/>
        </w:rPr>
        <w:t>.</w:t>
      </w:r>
    </w:p>
    <w:p w14:paraId="65F55414" w14:textId="2EF4B30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Gleckler, P.J., P.J. Durack, R.J. Stouffer, G.C. Johnson, and C.E. Forest, 2016: Industrial-era global ocean heat uptake doubles in recent decades.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6(4)</w:t>
      </w:r>
      <w:r w:rsidRPr="00697E49">
        <w:rPr>
          <w:rFonts w:cs="Times New Roman"/>
          <w:sz w:val="20"/>
          <w:szCs w:val="20"/>
          <w:lang w:val="en-GB"/>
        </w:rPr>
        <w:t>, 394–398, doi:</w:t>
      </w:r>
      <w:r w:rsidR="00642F13">
        <w:fldChar w:fldCharType="begin"/>
      </w:r>
      <w:r w:rsidR="00642F13" w:rsidRPr="001D5B54">
        <w:rPr>
          <w:lang w:val="en-US"/>
          <w:rPrChange w:id="3978" w:author="Clotilde Pean" w:date="2021-06-21T14:15:00Z">
            <w:rPr/>
          </w:rPrChange>
        </w:rPr>
        <w:instrText xml:space="preserve"> HYPERLINK "https://dx.doi.org/10.1038/nclimate2915" </w:instrText>
      </w:r>
      <w:r w:rsidR="00642F13">
        <w:fldChar w:fldCharType="separate"/>
      </w:r>
      <w:r w:rsidRPr="00697E49">
        <w:rPr>
          <w:rStyle w:val="Hyperlink"/>
          <w:rFonts w:cs="Times New Roman"/>
          <w:sz w:val="20"/>
          <w:szCs w:val="20"/>
          <w:lang w:val="en-GB"/>
        </w:rPr>
        <w:t>10.1038/nclimate2915</w:t>
      </w:r>
      <w:r w:rsidR="00642F13">
        <w:rPr>
          <w:rStyle w:val="Hyperlink"/>
          <w:rFonts w:cs="Times New Roman"/>
          <w:sz w:val="20"/>
          <w:szCs w:val="20"/>
          <w:lang w:val="en-GB"/>
        </w:rPr>
        <w:fldChar w:fldCharType="end"/>
      </w:r>
      <w:r w:rsidRPr="00697E49">
        <w:rPr>
          <w:rFonts w:cs="Times New Roman"/>
          <w:sz w:val="20"/>
          <w:szCs w:val="20"/>
          <w:lang w:val="en-GB"/>
        </w:rPr>
        <w:t>.</w:t>
      </w:r>
    </w:p>
    <w:p w14:paraId="7C84EA88" w14:textId="301556C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Gleckler, P.J. et al., 2012: Human-induced global ocean warming on multidecadal timescales.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2(7)</w:t>
      </w:r>
      <w:r w:rsidRPr="00697E49">
        <w:rPr>
          <w:rFonts w:cs="Times New Roman"/>
          <w:sz w:val="20"/>
          <w:szCs w:val="20"/>
          <w:lang w:val="en-GB"/>
        </w:rPr>
        <w:t>, 524–529, doi:</w:t>
      </w:r>
      <w:r w:rsidR="00642F13">
        <w:fldChar w:fldCharType="begin"/>
      </w:r>
      <w:r w:rsidR="00642F13" w:rsidRPr="001D5B54">
        <w:rPr>
          <w:lang w:val="en-US"/>
          <w:rPrChange w:id="3979" w:author="Clotilde Pean" w:date="2021-06-21T14:15:00Z">
            <w:rPr/>
          </w:rPrChange>
        </w:rPr>
        <w:instrText xml:space="preserve"> HYPERLINK "https://dx.doi.org/10.1038/nclimate1553" </w:instrText>
      </w:r>
      <w:r w:rsidR="00642F13">
        <w:fldChar w:fldCharType="separate"/>
      </w:r>
      <w:r w:rsidRPr="00697E49">
        <w:rPr>
          <w:rStyle w:val="Hyperlink"/>
          <w:rFonts w:cs="Times New Roman"/>
          <w:sz w:val="20"/>
          <w:szCs w:val="20"/>
          <w:lang w:val="en-GB"/>
        </w:rPr>
        <w:t>10.1038/nclimate1553</w:t>
      </w:r>
      <w:r w:rsidR="00642F13">
        <w:rPr>
          <w:rStyle w:val="Hyperlink"/>
          <w:rFonts w:cs="Times New Roman"/>
          <w:sz w:val="20"/>
          <w:szCs w:val="20"/>
          <w:lang w:val="en-GB"/>
        </w:rPr>
        <w:fldChar w:fldCharType="end"/>
      </w:r>
      <w:r w:rsidRPr="00697E49">
        <w:rPr>
          <w:rFonts w:cs="Times New Roman"/>
          <w:sz w:val="20"/>
          <w:szCs w:val="20"/>
          <w:lang w:val="en-GB"/>
        </w:rPr>
        <w:t>.</w:t>
      </w:r>
    </w:p>
    <w:p w14:paraId="3DAFE657" w14:textId="1C94AF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Golaz, J.C. et al., 2019: The DOE E3SM Coupled Model Version 1: Overview and Evaluation at Standard Resolution. </w:t>
      </w:r>
      <w:r w:rsidRPr="00697E49">
        <w:rPr>
          <w:rFonts w:cs="Times New Roman"/>
          <w:i/>
          <w:sz w:val="20"/>
          <w:szCs w:val="20"/>
          <w:lang w:val="en-GB"/>
        </w:rPr>
        <w:t>Journal of Advances in Modeling Earth Systems</w:t>
      </w:r>
      <w:r w:rsidRPr="00697E49">
        <w:rPr>
          <w:rFonts w:cs="Times New Roman"/>
          <w:sz w:val="20"/>
          <w:szCs w:val="20"/>
          <w:lang w:val="en-GB"/>
        </w:rPr>
        <w:t>, doi:</w:t>
      </w:r>
      <w:r w:rsidR="00642F13">
        <w:fldChar w:fldCharType="begin"/>
      </w:r>
      <w:r w:rsidR="00642F13" w:rsidRPr="001D5B54">
        <w:rPr>
          <w:lang w:val="en-US"/>
          <w:rPrChange w:id="3980" w:author="Clotilde Pean" w:date="2021-06-21T14:15:00Z">
            <w:rPr/>
          </w:rPrChange>
        </w:rPr>
        <w:instrText xml:space="preserve"> HYPERLINK "https://dx.doi.org/10.1029/2018ms001603" </w:instrText>
      </w:r>
      <w:r w:rsidR="00642F13">
        <w:fldChar w:fldCharType="separate"/>
      </w:r>
      <w:r w:rsidRPr="00697E49">
        <w:rPr>
          <w:rStyle w:val="Hyperlink"/>
          <w:rFonts w:cs="Times New Roman"/>
          <w:sz w:val="20"/>
          <w:szCs w:val="20"/>
          <w:lang w:val="en-GB"/>
        </w:rPr>
        <w:t>10.1029/2018ms001603</w:t>
      </w:r>
      <w:r w:rsidR="00642F13">
        <w:rPr>
          <w:rStyle w:val="Hyperlink"/>
          <w:rFonts w:cs="Times New Roman"/>
          <w:sz w:val="20"/>
          <w:szCs w:val="20"/>
          <w:lang w:val="en-GB"/>
        </w:rPr>
        <w:fldChar w:fldCharType="end"/>
      </w:r>
      <w:r w:rsidRPr="00697E49">
        <w:rPr>
          <w:rFonts w:cs="Times New Roman"/>
          <w:sz w:val="20"/>
          <w:szCs w:val="20"/>
          <w:lang w:val="en-GB"/>
        </w:rPr>
        <w:t>.</w:t>
      </w:r>
    </w:p>
    <w:p w14:paraId="0F0DB157" w14:textId="24E95A7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Golledge, N.R. et al., 2019: Global environmental consequences of twenty-first-century ice-sheet melt.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566(7742)</w:t>
      </w:r>
      <w:r w:rsidRPr="00697E49">
        <w:rPr>
          <w:rFonts w:cs="Times New Roman"/>
          <w:sz w:val="20"/>
          <w:szCs w:val="20"/>
          <w:lang w:val="en-GB"/>
        </w:rPr>
        <w:t>, 65–72, doi:</w:t>
      </w:r>
      <w:r w:rsidR="00642F13">
        <w:fldChar w:fldCharType="begin"/>
      </w:r>
      <w:r w:rsidR="00642F13" w:rsidRPr="001D5B54">
        <w:rPr>
          <w:lang w:val="en-US"/>
          <w:rPrChange w:id="3981" w:author="Clotilde Pean" w:date="2021-06-21T14:15:00Z">
            <w:rPr/>
          </w:rPrChange>
        </w:rPr>
        <w:instrText xml:space="preserve"> HYPERLINK "https://dx.doi.org/10.1038/s41586-019-0889-9" </w:instrText>
      </w:r>
      <w:r w:rsidR="00642F13">
        <w:fldChar w:fldCharType="separate"/>
      </w:r>
      <w:r w:rsidRPr="00697E49">
        <w:rPr>
          <w:rStyle w:val="Hyperlink"/>
          <w:rFonts w:cs="Times New Roman"/>
          <w:sz w:val="20"/>
          <w:szCs w:val="20"/>
          <w:lang w:val="en-GB"/>
        </w:rPr>
        <w:t>10.1038/s41586-019-0889-9</w:t>
      </w:r>
      <w:r w:rsidR="00642F13">
        <w:rPr>
          <w:rStyle w:val="Hyperlink"/>
          <w:rFonts w:cs="Times New Roman"/>
          <w:sz w:val="20"/>
          <w:szCs w:val="20"/>
          <w:lang w:val="en-GB"/>
        </w:rPr>
        <w:fldChar w:fldCharType="end"/>
      </w:r>
      <w:r w:rsidRPr="00697E49">
        <w:rPr>
          <w:rFonts w:cs="Times New Roman"/>
          <w:sz w:val="20"/>
          <w:szCs w:val="20"/>
          <w:lang w:val="en-GB"/>
        </w:rPr>
        <w:t>.</w:t>
      </w:r>
    </w:p>
    <w:p w14:paraId="27403936" w14:textId="5111678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Gómez-Navarro, J.J. and E. Zorita, 2013: Atmospheric annular modes in simulations over the past millennium: No long-term response to external forcing.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40(12)</w:t>
      </w:r>
      <w:r w:rsidRPr="00697E49">
        <w:rPr>
          <w:rFonts w:cs="Times New Roman"/>
          <w:sz w:val="20"/>
          <w:szCs w:val="20"/>
          <w:lang w:val="en-GB"/>
        </w:rPr>
        <w:t>, 3232–3236, doi:</w:t>
      </w:r>
      <w:r w:rsidR="00642F13">
        <w:fldChar w:fldCharType="begin"/>
      </w:r>
      <w:r w:rsidR="00642F13" w:rsidRPr="001D5B54">
        <w:rPr>
          <w:lang w:val="en-US"/>
          <w:rPrChange w:id="3982" w:author="Clotilde Pean" w:date="2021-06-21T14:15:00Z">
            <w:rPr/>
          </w:rPrChange>
        </w:rPr>
        <w:instrText xml:space="preserve"> HYPERLINK "https://dx.doi.org/10.1002/grl.50628" </w:instrText>
      </w:r>
      <w:r w:rsidR="00642F13">
        <w:fldChar w:fldCharType="separate"/>
      </w:r>
      <w:r w:rsidRPr="00697E49">
        <w:rPr>
          <w:rStyle w:val="Hyperlink"/>
          <w:rFonts w:cs="Times New Roman"/>
          <w:sz w:val="20"/>
          <w:szCs w:val="20"/>
          <w:lang w:val="en-GB"/>
        </w:rPr>
        <w:t>10.1002/grl.50628</w:t>
      </w:r>
      <w:r w:rsidR="00642F13">
        <w:rPr>
          <w:rStyle w:val="Hyperlink"/>
          <w:rFonts w:cs="Times New Roman"/>
          <w:sz w:val="20"/>
          <w:szCs w:val="20"/>
          <w:lang w:val="en-GB"/>
        </w:rPr>
        <w:fldChar w:fldCharType="end"/>
      </w:r>
      <w:r w:rsidRPr="00697E49">
        <w:rPr>
          <w:rFonts w:cs="Times New Roman"/>
          <w:sz w:val="20"/>
          <w:szCs w:val="20"/>
          <w:lang w:val="en-GB"/>
        </w:rPr>
        <w:t>.</w:t>
      </w:r>
    </w:p>
    <w:p w14:paraId="23BE55E1" w14:textId="5B3BB2E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Gong, D. and S. Wang, 1999: Definition of Antarctic Oscillation index.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26(4)</w:t>
      </w:r>
      <w:r w:rsidRPr="00697E49">
        <w:rPr>
          <w:rFonts w:cs="Times New Roman"/>
          <w:sz w:val="20"/>
          <w:szCs w:val="20"/>
          <w:lang w:val="en-GB"/>
        </w:rPr>
        <w:t>, 459–462, doi:</w:t>
      </w:r>
      <w:r w:rsidR="00642F13">
        <w:fldChar w:fldCharType="begin"/>
      </w:r>
      <w:r w:rsidR="00642F13" w:rsidRPr="001D5B54">
        <w:rPr>
          <w:lang w:val="en-US"/>
          <w:rPrChange w:id="3983" w:author="Clotilde Pean" w:date="2021-06-21T14:15:00Z">
            <w:rPr/>
          </w:rPrChange>
        </w:rPr>
        <w:instrText xml:space="preserve"> HYPERLINK "https://dx.doi.org/10.1029/1999gl900003" </w:instrText>
      </w:r>
      <w:r w:rsidR="00642F13">
        <w:fldChar w:fldCharType="separate"/>
      </w:r>
      <w:r w:rsidRPr="00697E49">
        <w:rPr>
          <w:rStyle w:val="Hyperlink"/>
          <w:rFonts w:cs="Times New Roman"/>
          <w:sz w:val="20"/>
          <w:szCs w:val="20"/>
          <w:lang w:val="en-GB"/>
        </w:rPr>
        <w:t>10.1029/1999gl900003</w:t>
      </w:r>
      <w:r w:rsidR="00642F13">
        <w:rPr>
          <w:rStyle w:val="Hyperlink"/>
          <w:rFonts w:cs="Times New Roman"/>
          <w:sz w:val="20"/>
          <w:szCs w:val="20"/>
          <w:lang w:val="en-GB"/>
        </w:rPr>
        <w:fldChar w:fldCharType="end"/>
      </w:r>
      <w:r w:rsidRPr="00697E49">
        <w:rPr>
          <w:rFonts w:cs="Times New Roman"/>
          <w:sz w:val="20"/>
          <w:szCs w:val="20"/>
          <w:lang w:val="en-GB"/>
        </w:rPr>
        <w:t>.</w:t>
      </w:r>
    </w:p>
    <w:p w14:paraId="1C4ABC15" w14:textId="682A00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Gong, H., L. Wang, W. Chen, X. Chen, and D. Nath, 2017: Biases of the wintertime Arctic Oscillation in CMIP5 models.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12(1)</w:t>
      </w:r>
      <w:r w:rsidRPr="00697E49">
        <w:rPr>
          <w:rFonts w:cs="Times New Roman"/>
          <w:sz w:val="20"/>
          <w:szCs w:val="20"/>
          <w:lang w:val="en-GB"/>
        </w:rPr>
        <w:t>, 14001, doi:</w:t>
      </w:r>
      <w:r w:rsidR="00642F13">
        <w:fldChar w:fldCharType="begin"/>
      </w:r>
      <w:r w:rsidR="00642F13" w:rsidRPr="001D5B54">
        <w:rPr>
          <w:lang w:val="en-US"/>
          <w:rPrChange w:id="3984" w:author="Clotilde Pean" w:date="2021-06-21T14:15:00Z">
            <w:rPr/>
          </w:rPrChange>
        </w:rPr>
        <w:instrText xml:space="preserve"> HYPERLINK "https://dx.doi.org/10.1088/1748-9326/12/1/014001" </w:instrText>
      </w:r>
      <w:r w:rsidR="00642F13">
        <w:fldChar w:fldCharType="separate"/>
      </w:r>
      <w:r w:rsidRPr="00697E49">
        <w:rPr>
          <w:rStyle w:val="Hyperlink"/>
          <w:rFonts w:cs="Times New Roman"/>
          <w:sz w:val="20"/>
          <w:szCs w:val="20"/>
          <w:lang w:val="en-GB"/>
        </w:rPr>
        <w:t>10.1088/1748-9326/12/1/014001</w:t>
      </w:r>
      <w:r w:rsidR="00642F13">
        <w:rPr>
          <w:rStyle w:val="Hyperlink"/>
          <w:rFonts w:cs="Times New Roman"/>
          <w:sz w:val="20"/>
          <w:szCs w:val="20"/>
          <w:lang w:val="en-GB"/>
        </w:rPr>
        <w:fldChar w:fldCharType="end"/>
      </w:r>
      <w:r w:rsidRPr="00697E49">
        <w:rPr>
          <w:rFonts w:cs="Times New Roman"/>
          <w:sz w:val="20"/>
          <w:szCs w:val="20"/>
          <w:lang w:val="en-GB"/>
        </w:rPr>
        <w:t>.</w:t>
      </w:r>
    </w:p>
    <w:p w14:paraId="2E71EE38" w14:textId="432DA1B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Gonzalez, P.L.M., L.M. Polvani, R. Seager, and G.J.P. Correa, 2014: Stratospheric ozone depletion: a key driver of recent precipitation trends in Southeastern South America. </w:t>
      </w:r>
      <w:r w:rsidRPr="00697E49">
        <w:rPr>
          <w:rFonts w:cs="Times New Roman"/>
          <w:i/>
          <w:sz w:val="20"/>
          <w:szCs w:val="20"/>
          <w:lang w:val="en-GB"/>
        </w:rPr>
        <w:t>Clim. Dyn.</w:t>
      </w:r>
      <w:r w:rsidRPr="00697E49">
        <w:rPr>
          <w:rFonts w:cs="Times New Roman"/>
          <w:sz w:val="20"/>
          <w:szCs w:val="20"/>
          <w:lang w:val="en-GB"/>
        </w:rPr>
        <w:t xml:space="preserve">, </w:t>
      </w:r>
      <w:r w:rsidRPr="00697E49">
        <w:rPr>
          <w:rFonts w:cs="Times New Roman"/>
          <w:b/>
          <w:sz w:val="20"/>
          <w:szCs w:val="20"/>
          <w:lang w:val="en-GB"/>
        </w:rPr>
        <w:t>42(7–8)</w:t>
      </w:r>
      <w:r w:rsidRPr="00697E49">
        <w:rPr>
          <w:rFonts w:cs="Times New Roman"/>
          <w:sz w:val="20"/>
          <w:szCs w:val="20"/>
          <w:lang w:val="en-GB"/>
        </w:rPr>
        <w:t>, 1775–1792, doi:</w:t>
      </w:r>
      <w:r w:rsidR="00642F13">
        <w:fldChar w:fldCharType="begin"/>
      </w:r>
      <w:r w:rsidR="00642F13" w:rsidRPr="001D5B54">
        <w:rPr>
          <w:lang w:val="en-US"/>
          <w:rPrChange w:id="3985" w:author="Clotilde Pean" w:date="2021-06-21T14:15:00Z">
            <w:rPr/>
          </w:rPrChange>
        </w:rPr>
        <w:instrText xml:space="preserve"> HYPERLINK "https://dx.doi.org/10.1007/s00382-013-1777-x" </w:instrText>
      </w:r>
      <w:r w:rsidR="00642F13">
        <w:fldChar w:fldCharType="separate"/>
      </w:r>
      <w:r w:rsidRPr="00697E49">
        <w:rPr>
          <w:rStyle w:val="Hyperlink"/>
          <w:rFonts w:cs="Times New Roman"/>
          <w:sz w:val="20"/>
          <w:szCs w:val="20"/>
          <w:lang w:val="en-GB"/>
        </w:rPr>
        <w:t>10.1007/s00382-013-1777-x</w:t>
      </w:r>
      <w:r w:rsidR="00642F13">
        <w:rPr>
          <w:rStyle w:val="Hyperlink"/>
          <w:rFonts w:cs="Times New Roman"/>
          <w:sz w:val="20"/>
          <w:szCs w:val="20"/>
          <w:lang w:val="en-GB"/>
        </w:rPr>
        <w:fldChar w:fldCharType="end"/>
      </w:r>
      <w:r w:rsidRPr="00697E49">
        <w:rPr>
          <w:rFonts w:cs="Times New Roman"/>
          <w:sz w:val="20"/>
          <w:szCs w:val="20"/>
          <w:lang w:val="en-GB"/>
        </w:rPr>
        <w:t>.</w:t>
      </w:r>
    </w:p>
    <w:p w14:paraId="48A149C9" w14:textId="255C16A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Good, P. et al., 2021: High sensitivity of tropical precipitation to local sea surface temperature.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589(7842)</w:t>
      </w:r>
      <w:r w:rsidRPr="00697E49">
        <w:rPr>
          <w:rFonts w:cs="Times New Roman"/>
          <w:sz w:val="20"/>
          <w:szCs w:val="20"/>
          <w:lang w:val="en-GB"/>
        </w:rPr>
        <w:t>, 408–414, doi:</w:t>
      </w:r>
      <w:r w:rsidR="00642F13">
        <w:fldChar w:fldCharType="begin"/>
      </w:r>
      <w:r w:rsidR="00642F13" w:rsidRPr="001D5B54">
        <w:rPr>
          <w:lang w:val="en-US"/>
          <w:rPrChange w:id="3986" w:author="Clotilde Pean" w:date="2021-06-21T14:15:00Z">
            <w:rPr/>
          </w:rPrChange>
        </w:rPr>
        <w:instrText xml:space="preserve"> HYPERLINK "https://dx.doi.org/10.1038/s41586-020-2887-3" </w:instrText>
      </w:r>
      <w:r w:rsidR="00642F13">
        <w:fldChar w:fldCharType="separate"/>
      </w:r>
      <w:r w:rsidRPr="00697E49">
        <w:rPr>
          <w:rStyle w:val="Hyperlink"/>
          <w:rFonts w:cs="Times New Roman"/>
          <w:sz w:val="20"/>
          <w:szCs w:val="20"/>
          <w:lang w:val="en-GB"/>
        </w:rPr>
        <w:t>10.1038/s41586-020-2887-3</w:t>
      </w:r>
      <w:r w:rsidR="00642F13">
        <w:rPr>
          <w:rStyle w:val="Hyperlink"/>
          <w:rFonts w:cs="Times New Roman"/>
          <w:sz w:val="20"/>
          <w:szCs w:val="20"/>
          <w:lang w:val="en-GB"/>
        </w:rPr>
        <w:fldChar w:fldCharType="end"/>
      </w:r>
      <w:r w:rsidRPr="00697E49">
        <w:rPr>
          <w:rFonts w:cs="Times New Roman"/>
          <w:sz w:val="20"/>
          <w:szCs w:val="20"/>
          <w:lang w:val="en-GB"/>
        </w:rPr>
        <w:t>.</w:t>
      </w:r>
    </w:p>
    <w:p w14:paraId="58DE9F12" w14:textId="0EF5C56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Good, S.A., M.J. Martin, and N.A. Rayner, 2013: EN4: Quality controlled ocean temperature and salinity profiles and monthly objective analyses with uncertainty estimates.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118(12)</w:t>
      </w:r>
      <w:r w:rsidRPr="00697E49">
        <w:rPr>
          <w:rFonts w:cs="Times New Roman"/>
          <w:sz w:val="20"/>
          <w:szCs w:val="20"/>
          <w:lang w:val="en-GB"/>
        </w:rPr>
        <w:t>, 6704–6716, doi:</w:t>
      </w:r>
      <w:r w:rsidR="00642F13">
        <w:fldChar w:fldCharType="begin"/>
      </w:r>
      <w:r w:rsidR="00642F13" w:rsidRPr="001D5B54">
        <w:rPr>
          <w:lang w:val="en-US"/>
          <w:rPrChange w:id="3987" w:author="Clotilde Pean" w:date="2021-06-21T14:15:00Z">
            <w:rPr/>
          </w:rPrChange>
        </w:rPr>
        <w:instrText xml:space="preserve"> HYPERLINK "https://dx.doi.org/10.1002/2013jc009067" </w:instrText>
      </w:r>
      <w:r w:rsidR="00642F13">
        <w:fldChar w:fldCharType="separate"/>
      </w:r>
      <w:r w:rsidRPr="00697E49">
        <w:rPr>
          <w:rStyle w:val="Hyperlink"/>
          <w:rFonts w:cs="Times New Roman"/>
          <w:sz w:val="20"/>
          <w:szCs w:val="20"/>
          <w:lang w:val="en-GB"/>
        </w:rPr>
        <w:t>10.1002/2013jc009067</w:t>
      </w:r>
      <w:r w:rsidR="00642F13">
        <w:rPr>
          <w:rStyle w:val="Hyperlink"/>
          <w:rFonts w:cs="Times New Roman"/>
          <w:sz w:val="20"/>
          <w:szCs w:val="20"/>
          <w:lang w:val="en-GB"/>
        </w:rPr>
        <w:fldChar w:fldCharType="end"/>
      </w:r>
      <w:r w:rsidRPr="00697E49">
        <w:rPr>
          <w:rFonts w:cs="Times New Roman"/>
          <w:sz w:val="20"/>
          <w:szCs w:val="20"/>
          <w:lang w:val="en-GB"/>
        </w:rPr>
        <w:t>.</w:t>
      </w:r>
    </w:p>
    <w:p w14:paraId="05A31EBF" w14:textId="7AADFE9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Goosse, H., O. Arzel, C.M. Bitz, A. de Montety, and M. Vancoppenolle, 2009: Increased variability of the Arctic summer ice extent in a warmer climate.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36(23)</w:t>
      </w:r>
      <w:r w:rsidRPr="00697E49">
        <w:rPr>
          <w:rFonts w:cs="Times New Roman"/>
          <w:sz w:val="20"/>
          <w:szCs w:val="20"/>
          <w:lang w:val="en-GB"/>
        </w:rPr>
        <w:t>, L23702, doi:</w:t>
      </w:r>
      <w:r w:rsidR="00642F13">
        <w:fldChar w:fldCharType="begin"/>
      </w:r>
      <w:r w:rsidR="00642F13" w:rsidRPr="001D5B54">
        <w:rPr>
          <w:lang w:val="en-US"/>
          <w:rPrChange w:id="3988" w:author="Clotilde Pean" w:date="2021-06-21T14:15:00Z">
            <w:rPr/>
          </w:rPrChange>
        </w:rPr>
        <w:instrText xml:space="preserve"> HYPERLINK "https://dx.doi.org/10.1029/2009gl040546" </w:instrText>
      </w:r>
      <w:r w:rsidR="00642F13">
        <w:fldChar w:fldCharType="separate"/>
      </w:r>
      <w:r w:rsidRPr="00697E49">
        <w:rPr>
          <w:rStyle w:val="Hyperlink"/>
          <w:rFonts w:cs="Times New Roman"/>
          <w:sz w:val="20"/>
          <w:szCs w:val="20"/>
          <w:lang w:val="en-GB"/>
        </w:rPr>
        <w:t>10.1029/2009gl040546</w:t>
      </w:r>
      <w:r w:rsidR="00642F13">
        <w:rPr>
          <w:rStyle w:val="Hyperlink"/>
          <w:rFonts w:cs="Times New Roman"/>
          <w:sz w:val="20"/>
          <w:szCs w:val="20"/>
          <w:lang w:val="en-GB"/>
        </w:rPr>
        <w:fldChar w:fldCharType="end"/>
      </w:r>
      <w:r w:rsidRPr="00697E49">
        <w:rPr>
          <w:rFonts w:cs="Times New Roman"/>
          <w:sz w:val="20"/>
          <w:szCs w:val="20"/>
          <w:lang w:val="en-GB"/>
        </w:rPr>
        <w:t>.</w:t>
      </w:r>
    </w:p>
    <w:p w14:paraId="000C81AF" w14:textId="5C99535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Gopika, S. et al., 2020: Aliasing of the Indian Ocean externally-forced warming spatial pattern by internal climate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54(1–2)</w:t>
      </w:r>
      <w:r w:rsidRPr="00697E49">
        <w:rPr>
          <w:rFonts w:cs="Times New Roman"/>
          <w:sz w:val="20"/>
          <w:szCs w:val="20"/>
          <w:lang w:val="en-GB"/>
        </w:rPr>
        <w:t>, 1093–1111, doi:</w:t>
      </w:r>
      <w:r w:rsidR="00642F13">
        <w:fldChar w:fldCharType="begin"/>
      </w:r>
      <w:r w:rsidR="00642F13" w:rsidRPr="001D5B54">
        <w:rPr>
          <w:lang w:val="en-US"/>
          <w:rPrChange w:id="3989" w:author="Clotilde Pean" w:date="2021-06-21T14:15:00Z">
            <w:rPr/>
          </w:rPrChange>
        </w:rPr>
        <w:instrText xml:space="preserve"> HYPERLINK "https://dx.doi.org/10.1007/s00382-019-05049-9" </w:instrText>
      </w:r>
      <w:r w:rsidR="00642F13">
        <w:fldChar w:fldCharType="separate"/>
      </w:r>
      <w:r w:rsidRPr="00697E49">
        <w:rPr>
          <w:rStyle w:val="Hyperlink"/>
          <w:rFonts w:cs="Times New Roman"/>
          <w:sz w:val="20"/>
          <w:szCs w:val="20"/>
          <w:lang w:val="en-GB"/>
        </w:rPr>
        <w:t>10.1007/s00382-019-05049-9</w:t>
      </w:r>
      <w:r w:rsidR="00642F13">
        <w:rPr>
          <w:rStyle w:val="Hyperlink"/>
          <w:rFonts w:cs="Times New Roman"/>
          <w:sz w:val="20"/>
          <w:szCs w:val="20"/>
          <w:lang w:val="en-GB"/>
        </w:rPr>
        <w:fldChar w:fldCharType="end"/>
      </w:r>
      <w:r w:rsidRPr="00697E49">
        <w:rPr>
          <w:rFonts w:cs="Times New Roman"/>
          <w:sz w:val="20"/>
          <w:szCs w:val="20"/>
          <w:lang w:val="en-GB"/>
        </w:rPr>
        <w:t>.</w:t>
      </w:r>
    </w:p>
    <w:p w14:paraId="011EB2DC" w14:textId="45408A5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Gorte, T., J.T.M. Lenaerts, and B. Medley, 2020: Scoring Antarctic surface mass balance in climate models to refine future projections. </w:t>
      </w:r>
      <w:r w:rsidRPr="00697E49">
        <w:rPr>
          <w:rFonts w:cs="Times New Roman"/>
          <w:i/>
          <w:sz w:val="20"/>
          <w:szCs w:val="20"/>
          <w:lang w:val="en-GB"/>
        </w:rPr>
        <w:t>Cryosphere</w:t>
      </w:r>
      <w:r w:rsidRPr="00697E49">
        <w:rPr>
          <w:rFonts w:cs="Times New Roman"/>
          <w:sz w:val="20"/>
          <w:szCs w:val="20"/>
          <w:lang w:val="en-GB"/>
        </w:rPr>
        <w:t>, doi:</w:t>
      </w:r>
      <w:r w:rsidR="00642F13">
        <w:fldChar w:fldCharType="begin"/>
      </w:r>
      <w:r w:rsidR="00642F13" w:rsidRPr="001D5B54">
        <w:rPr>
          <w:lang w:val="en-US"/>
          <w:rPrChange w:id="3990" w:author="Clotilde Pean" w:date="2021-06-21T14:15:00Z">
            <w:rPr/>
          </w:rPrChange>
        </w:rPr>
        <w:instrText xml:space="preserve"> HYPERLINK "https://dx.doi.org/10.5194/tc-14-4719-2020" </w:instrText>
      </w:r>
      <w:r w:rsidR="00642F13">
        <w:fldChar w:fldCharType="separate"/>
      </w:r>
      <w:r w:rsidRPr="00697E49">
        <w:rPr>
          <w:rStyle w:val="Hyperlink"/>
          <w:rFonts w:cs="Times New Roman"/>
          <w:sz w:val="20"/>
          <w:szCs w:val="20"/>
          <w:lang w:val="en-GB"/>
        </w:rPr>
        <w:t>10.5194/tc-14-4719-2020</w:t>
      </w:r>
      <w:r w:rsidR="00642F13">
        <w:rPr>
          <w:rStyle w:val="Hyperlink"/>
          <w:rFonts w:cs="Times New Roman"/>
          <w:sz w:val="20"/>
          <w:szCs w:val="20"/>
          <w:lang w:val="en-GB"/>
        </w:rPr>
        <w:fldChar w:fldCharType="end"/>
      </w:r>
      <w:r w:rsidRPr="00697E49">
        <w:rPr>
          <w:rFonts w:cs="Times New Roman"/>
          <w:sz w:val="20"/>
          <w:szCs w:val="20"/>
          <w:lang w:val="en-GB"/>
        </w:rPr>
        <w:t>.</w:t>
      </w:r>
    </w:p>
    <w:p w14:paraId="5806EF76" w14:textId="2F381E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Govin, A., V. Varma, and M. Prange, 2014: Astronomically forced variations in western African rainfall (21°N-20°S) during the Last Interglacial period.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41(6)</w:t>
      </w:r>
      <w:r w:rsidRPr="00697E49">
        <w:rPr>
          <w:rFonts w:cs="Times New Roman"/>
          <w:sz w:val="20"/>
          <w:szCs w:val="20"/>
          <w:lang w:val="en-GB"/>
        </w:rPr>
        <w:t>, 2117–2125, doi:</w:t>
      </w:r>
      <w:r w:rsidR="00642F13">
        <w:fldChar w:fldCharType="begin"/>
      </w:r>
      <w:r w:rsidR="00642F13" w:rsidRPr="001D5B54">
        <w:rPr>
          <w:lang w:val="en-US"/>
          <w:rPrChange w:id="3991" w:author="Clotilde Pean" w:date="2021-06-21T14:15:00Z">
            <w:rPr/>
          </w:rPrChange>
        </w:rPr>
        <w:instrText xml:space="preserve"> HYPERLINK "https://dx.doi.org/10.1002/2013gl058999" </w:instrText>
      </w:r>
      <w:r w:rsidR="00642F13">
        <w:fldChar w:fldCharType="separate"/>
      </w:r>
      <w:r w:rsidRPr="00697E49">
        <w:rPr>
          <w:rStyle w:val="Hyperlink"/>
          <w:rFonts w:cs="Times New Roman"/>
          <w:sz w:val="20"/>
          <w:szCs w:val="20"/>
          <w:lang w:val="en-GB"/>
        </w:rPr>
        <w:t>10.1002/2013gl058999</w:t>
      </w:r>
      <w:r w:rsidR="00642F13">
        <w:rPr>
          <w:rStyle w:val="Hyperlink"/>
          <w:rFonts w:cs="Times New Roman"/>
          <w:sz w:val="20"/>
          <w:szCs w:val="20"/>
          <w:lang w:val="en-GB"/>
        </w:rPr>
        <w:fldChar w:fldCharType="end"/>
      </w:r>
      <w:r w:rsidRPr="00697E49">
        <w:rPr>
          <w:rFonts w:cs="Times New Roman"/>
          <w:sz w:val="20"/>
          <w:szCs w:val="20"/>
          <w:lang w:val="en-GB"/>
        </w:rPr>
        <w:t>.</w:t>
      </w:r>
    </w:p>
    <w:p w14:paraId="1706D173" w14:textId="73795D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Goyal, R., A. Gupta, M. Jucker, and M.H. England, 2021: Historical and projected changes in the Southern Hemisphere surface westerlies.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48(n/a)</w:t>
      </w:r>
      <w:r w:rsidRPr="00697E49">
        <w:rPr>
          <w:rFonts w:cs="Times New Roman"/>
          <w:sz w:val="20"/>
          <w:szCs w:val="20"/>
          <w:lang w:val="en-GB"/>
        </w:rPr>
        <w:t>, e2020GL090849, doi:</w:t>
      </w:r>
      <w:r w:rsidR="00642F13">
        <w:fldChar w:fldCharType="begin"/>
      </w:r>
      <w:r w:rsidR="00642F13" w:rsidRPr="001D5B54">
        <w:rPr>
          <w:lang w:val="en-US"/>
          <w:rPrChange w:id="3992" w:author="Clotilde Pean" w:date="2021-06-21T14:15:00Z">
            <w:rPr/>
          </w:rPrChange>
        </w:rPr>
        <w:instrText xml:space="preserve"> HYPERLINK "https://dx.doi.org/10.1029/2020gl090849" </w:instrText>
      </w:r>
      <w:r w:rsidR="00642F13">
        <w:fldChar w:fldCharType="separate"/>
      </w:r>
      <w:r w:rsidRPr="00697E49">
        <w:rPr>
          <w:rStyle w:val="Hyperlink"/>
          <w:rFonts w:cs="Times New Roman"/>
          <w:sz w:val="20"/>
          <w:szCs w:val="20"/>
          <w:lang w:val="en-GB"/>
        </w:rPr>
        <w:t>10.1029/2020gl090849</w:t>
      </w:r>
      <w:r w:rsidR="00642F13">
        <w:rPr>
          <w:rStyle w:val="Hyperlink"/>
          <w:rFonts w:cs="Times New Roman"/>
          <w:sz w:val="20"/>
          <w:szCs w:val="20"/>
          <w:lang w:val="en-GB"/>
        </w:rPr>
        <w:fldChar w:fldCharType="end"/>
      </w:r>
      <w:r w:rsidRPr="00697E49">
        <w:rPr>
          <w:rFonts w:cs="Times New Roman"/>
          <w:sz w:val="20"/>
          <w:szCs w:val="20"/>
          <w:lang w:val="en-GB"/>
        </w:rPr>
        <w:t>.</w:t>
      </w:r>
    </w:p>
    <w:p w14:paraId="11FF54E3" w14:textId="087C9B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Graven, H.D. et al., 2013a: Enhanced Seasonal Exchange of CO2 by Northern Ecosystems Since 1960. </w:t>
      </w:r>
      <w:r w:rsidRPr="00697E49">
        <w:rPr>
          <w:rFonts w:cs="Times New Roman"/>
          <w:i/>
          <w:sz w:val="20"/>
          <w:szCs w:val="20"/>
          <w:lang w:val="en-GB"/>
        </w:rPr>
        <w:t>Science</w:t>
      </w:r>
      <w:r w:rsidRPr="00697E49">
        <w:rPr>
          <w:rFonts w:cs="Times New Roman"/>
          <w:sz w:val="20"/>
          <w:szCs w:val="20"/>
          <w:lang w:val="en-GB"/>
        </w:rPr>
        <w:t>, doi:</w:t>
      </w:r>
      <w:r w:rsidR="00642F13">
        <w:fldChar w:fldCharType="begin"/>
      </w:r>
      <w:r w:rsidR="00642F13" w:rsidRPr="001D5B54">
        <w:rPr>
          <w:lang w:val="en-US"/>
          <w:rPrChange w:id="3993" w:author="Clotilde Pean" w:date="2021-06-21T14:15:00Z">
            <w:rPr/>
          </w:rPrChange>
        </w:rPr>
        <w:instrText xml:space="preserve"> HYPERLINK "https://dx.doi.org/10.1126/science.1239207" </w:instrText>
      </w:r>
      <w:r w:rsidR="00642F13">
        <w:fldChar w:fldCharType="separate"/>
      </w:r>
      <w:r w:rsidRPr="00697E49">
        <w:rPr>
          <w:rStyle w:val="Hyperlink"/>
          <w:rFonts w:cs="Times New Roman"/>
          <w:sz w:val="20"/>
          <w:szCs w:val="20"/>
          <w:lang w:val="en-GB"/>
        </w:rPr>
        <w:t>10.1126/science.1239207</w:t>
      </w:r>
      <w:r w:rsidR="00642F13">
        <w:rPr>
          <w:rStyle w:val="Hyperlink"/>
          <w:rFonts w:cs="Times New Roman"/>
          <w:sz w:val="20"/>
          <w:szCs w:val="20"/>
          <w:lang w:val="en-GB"/>
        </w:rPr>
        <w:fldChar w:fldCharType="end"/>
      </w:r>
      <w:r w:rsidRPr="00697E49">
        <w:rPr>
          <w:rFonts w:cs="Times New Roman"/>
          <w:sz w:val="20"/>
          <w:szCs w:val="20"/>
          <w:lang w:val="en-GB"/>
        </w:rPr>
        <w:t>.</w:t>
      </w:r>
    </w:p>
    <w:p w14:paraId="2F684E1C" w14:textId="1E82EAE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Graven, H.D. et al., 2013b: Enhanced Seasonal Exchange of CO2 by Northern Ecosystems Since 1960. </w:t>
      </w:r>
      <w:r w:rsidRPr="00697E49">
        <w:rPr>
          <w:rFonts w:cs="Times New Roman"/>
          <w:i/>
          <w:sz w:val="20"/>
          <w:szCs w:val="20"/>
          <w:lang w:val="en-GB"/>
        </w:rPr>
        <w:t>Science</w:t>
      </w:r>
      <w:r w:rsidRPr="00697E49">
        <w:rPr>
          <w:rFonts w:cs="Times New Roman"/>
          <w:sz w:val="20"/>
          <w:szCs w:val="20"/>
          <w:lang w:val="en-GB"/>
        </w:rPr>
        <w:t>, doi:</w:t>
      </w:r>
      <w:r w:rsidR="00642F13">
        <w:fldChar w:fldCharType="begin"/>
      </w:r>
      <w:r w:rsidR="00642F13" w:rsidRPr="001D5B54">
        <w:rPr>
          <w:lang w:val="en-US"/>
          <w:rPrChange w:id="3994" w:author="Clotilde Pean" w:date="2021-06-21T14:15:00Z">
            <w:rPr/>
          </w:rPrChange>
        </w:rPr>
        <w:instrText xml:space="preserve"> HYPERLINK "https://dx.doi.org/10.1126/science.1239207" </w:instrText>
      </w:r>
      <w:r w:rsidR="00642F13">
        <w:fldChar w:fldCharType="separate"/>
      </w:r>
      <w:r w:rsidRPr="00697E49">
        <w:rPr>
          <w:rStyle w:val="Hyperlink"/>
          <w:rFonts w:cs="Times New Roman"/>
          <w:sz w:val="20"/>
          <w:szCs w:val="20"/>
          <w:lang w:val="en-GB"/>
        </w:rPr>
        <w:t>10.1126/science.1239207</w:t>
      </w:r>
      <w:r w:rsidR="00642F13">
        <w:rPr>
          <w:rStyle w:val="Hyperlink"/>
          <w:rFonts w:cs="Times New Roman"/>
          <w:sz w:val="20"/>
          <w:szCs w:val="20"/>
          <w:lang w:val="en-GB"/>
        </w:rPr>
        <w:fldChar w:fldCharType="end"/>
      </w:r>
      <w:r w:rsidRPr="00697E49">
        <w:rPr>
          <w:rFonts w:cs="Times New Roman"/>
          <w:sz w:val="20"/>
          <w:szCs w:val="20"/>
          <w:lang w:val="en-GB"/>
        </w:rPr>
        <w:t>.</w:t>
      </w:r>
    </w:p>
    <w:p w14:paraId="1F7AA811" w14:textId="22973F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Gray, J.M. et al., 2014: Direct human influence on atmospheric CO2 seasonality from increased cropland productivity.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515</w:t>
      </w:r>
      <w:r w:rsidRPr="00697E49">
        <w:rPr>
          <w:rFonts w:cs="Times New Roman"/>
          <w:sz w:val="20"/>
          <w:szCs w:val="20"/>
          <w:lang w:val="en-GB"/>
        </w:rPr>
        <w:t>, 398.</w:t>
      </w:r>
    </w:p>
    <w:p w14:paraId="1F608077" w14:textId="31DBFBE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Gray, L.J., T.J. Woollings, M. Andrews, and J. Knight, 2016: Eleven-year solar cycle signal in the NAO and </w:t>
      </w:r>
      <w:r w:rsidRPr="00697E49">
        <w:rPr>
          <w:rFonts w:cs="Times New Roman"/>
          <w:sz w:val="20"/>
          <w:szCs w:val="20"/>
          <w:lang w:val="en-GB"/>
        </w:rPr>
        <w:lastRenderedPageBreak/>
        <w:t xml:space="preserve">Atlantic/European blocking.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142(698)</w:t>
      </w:r>
      <w:r w:rsidRPr="00697E49">
        <w:rPr>
          <w:rFonts w:cs="Times New Roman"/>
          <w:sz w:val="20"/>
          <w:szCs w:val="20"/>
          <w:lang w:val="en-GB"/>
        </w:rPr>
        <w:t>, 1890–1903, doi:</w:t>
      </w:r>
      <w:r w:rsidR="00642F13">
        <w:fldChar w:fldCharType="begin"/>
      </w:r>
      <w:r w:rsidR="00642F13" w:rsidRPr="001D5B54">
        <w:rPr>
          <w:lang w:val="en-US"/>
          <w:rPrChange w:id="3995" w:author="Clotilde Pean" w:date="2021-06-21T14:15:00Z">
            <w:rPr/>
          </w:rPrChange>
        </w:rPr>
        <w:instrText xml:space="preserve"> HYPERLINK "https://dx.doi.org/10.1002/qj.2782" </w:instrText>
      </w:r>
      <w:r w:rsidR="00642F13">
        <w:fldChar w:fldCharType="separate"/>
      </w:r>
      <w:r w:rsidRPr="00697E49">
        <w:rPr>
          <w:rStyle w:val="Hyperlink"/>
          <w:rFonts w:cs="Times New Roman"/>
          <w:sz w:val="20"/>
          <w:szCs w:val="20"/>
          <w:lang w:val="en-GB"/>
        </w:rPr>
        <w:t>10.1002/qj.2782</w:t>
      </w:r>
      <w:r w:rsidR="00642F13">
        <w:rPr>
          <w:rStyle w:val="Hyperlink"/>
          <w:rFonts w:cs="Times New Roman"/>
          <w:sz w:val="20"/>
          <w:szCs w:val="20"/>
          <w:lang w:val="en-GB"/>
        </w:rPr>
        <w:fldChar w:fldCharType="end"/>
      </w:r>
      <w:r w:rsidRPr="00697E49">
        <w:rPr>
          <w:rFonts w:cs="Times New Roman"/>
          <w:sz w:val="20"/>
          <w:szCs w:val="20"/>
          <w:lang w:val="en-GB"/>
        </w:rPr>
        <w:t>.</w:t>
      </w:r>
    </w:p>
    <w:p w14:paraId="5F5B2534" w14:textId="7CE5C5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Gregory, J.M. and T. Andrews, 2016: Variation in climate sensitivity and feedback parameters during the historical period.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43(8)</w:t>
      </w:r>
      <w:r w:rsidRPr="00697E49">
        <w:rPr>
          <w:rFonts w:cs="Times New Roman"/>
          <w:sz w:val="20"/>
          <w:szCs w:val="20"/>
          <w:lang w:val="en-GB"/>
        </w:rPr>
        <w:t>, doi:</w:t>
      </w:r>
      <w:r w:rsidR="00642F13">
        <w:fldChar w:fldCharType="begin"/>
      </w:r>
      <w:r w:rsidR="00642F13" w:rsidRPr="001D5B54">
        <w:rPr>
          <w:lang w:val="en-US"/>
          <w:rPrChange w:id="3996" w:author="Clotilde Pean" w:date="2021-06-21T14:15:00Z">
            <w:rPr/>
          </w:rPrChange>
        </w:rPr>
        <w:instrText xml:space="preserve"> HYPERLINK "https://dx.doi.org/10.1002/2016gl068406" </w:instrText>
      </w:r>
      <w:r w:rsidR="00642F13">
        <w:fldChar w:fldCharType="separate"/>
      </w:r>
      <w:r w:rsidRPr="00697E49">
        <w:rPr>
          <w:rStyle w:val="Hyperlink"/>
          <w:rFonts w:cs="Times New Roman"/>
          <w:sz w:val="20"/>
          <w:szCs w:val="20"/>
          <w:lang w:val="en-GB"/>
        </w:rPr>
        <w:t>10.1002/2016gl068406</w:t>
      </w:r>
      <w:r w:rsidR="00642F13">
        <w:rPr>
          <w:rStyle w:val="Hyperlink"/>
          <w:rFonts w:cs="Times New Roman"/>
          <w:sz w:val="20"/>
          <w:szCs w:val="20"/>
          <w:lang w:val="en-GB"/>
        </w:rPr>
        <w:fldChar w:fldCharType="end"/>
      </w:r>
      <w:r w:rsidRPr="00697E49">
        <w:rPr>
          <w:rFonts w:cs="Times New Roman"/>
          <w:sz w:val="20"/>
          <w:szCs w:val="20"/>
          <w:lang w:val="en-GB"/>
        </w:rPr>
        <w:t>.</w:t>
      </w:r>
    </w:p>
    <w:p w14:paraId="15D9C03F" w14:textId="34CF605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Gregory, J.M. et al., 2002: Recent and future changes in Arctic sea ice simulated by the HadCM3 AOGCM.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29(24)</w:t>
      </w:r>
      <w:r w:rsidRPr="00697E49">
        <w:rPr>
          <w:rFonts w:cs="Times New Roman"/>
          <w:sz w:val="20"/>
          <w:szCs w:val="20"/>
          <w:lang w:val="en-GB"/>
        </w:rPr>
        <w:t>, 24–28, doi:</w:t>
      </w:r>
      <w:r w:rsidR="00642F13">
        <w:fldChar w:fldCharType="begin"/>
      </w:r>
      <w:r w:rsidR="00642F13" w:rsidRPr="001D5B54">
        <w:rPr>
          <w:lang w:val="en-US"/>
          <w:rPrChange w:id="3997" w:author="Clotilde Pean" w:date="2021-06-21T14:15:00Z">
            <w:rPr/>
          </w:rPrChange>
        </w:rPr>
        <w:instrText xml:space="preserve"> HYPERLINK "https://dx.doi.org/10.1029/2001gl014575" </w:instrText>
      </w:r>
      <w:r w:rsidR="00642F13">
        <w:fldChar w:fldCharType="separate"/>
      </w:r>
      <w:r w:rsidRPr="00697E49">
        <w:rPr>
          <w:rStyle w:val="Hyperlink"/>
          <w:rFonts w:cs="Times New Roman"/>
          <w:sz w:val="20"/>
          <w:szCs w:val="20"/>
          <w:lang w:val="en-GB"/>
        </w:rPr>
        <w:t>10.1029/2001gl014575</w:t>
      </w:r>
      <w:r w:rsidR="00642F13">
        <w:rPr>
          <w:rStyle w:val="Hyperlink"/>
          <w:rFonts w:cs="Times New Roman"/>
          <w:sz w:val="20"/>
          <w:szCs w:val="20"/>
          <w:lang w:val="en-GB"/>
        </w:rPr>
        <w:fldChar w:fldCharType="end"/>
      </w:r>
      <w:r w:rsidRPr="00697E49">
        <w:rPr>
          <w:rFonts w:cs="Times New Roman"/>
          <w:sz w:val="20"/>
          <w:szCs w:val="20"/>
          <w:lang w:val="en-GB"/>
        </w:rPr>
        <w:t>.</w:t>
      </w:r>
    </w:p>
    <w:p w14:paraId="12B03BA2" w14:textId="4DD467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Greve, P. et al., 2014: Global assessment of trends in wetting and drying over land. </w:t>
      </w:r>
      <w:r w:rsidRPr="00697E49">
        <w:rPr>
          <w:rFonts w:cs="Times New Roman"/>
          <w:i/>
          <w:sz w:val="20"/>
          <w:szCs w:val="20"/>
          <w:lang w:val="en-GB"/>
        </w:rPr>
        <w:t>Nat. Geosci.</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716–721, doi:</w:t>
      </w:r>
      <w:r w:rsidR="00642F13">
        <w:fldChar w:fldCharType="begin"/>
      </w:r>
      <w:r w:rsidR="00642F13" w:rsidRPr="001D5B54">
        <w:rPr>
          <w:lang w:val="en-US"/>
          <w:rPrChange w:id="3998" w:author="Clotilde Pean" w:date="2021-06-21T14:15:00Z">
            <w:rPr/>
          </w:rPrChange>
        </w:rPr>
        <w:instrText xml:space="preserve"> HYPERLINK "https://dx.doi.org/10.1038/ngeo2247" </w:instrText>
      </w:r>
      <w:r w:rsidR="00642F13">
        <w:fldChar w:fldCharType="separate"/>
      </w:r>
      <w:r w:rsidRPr="00697E49">
        <w:rPr>
          <w:rStyle w:val="Hyperlink"/>
          <w:rFonts w:cs="Times New Roman"/>
          <w:sz w:val="20"/>
          <w:szCs w:val="20"/>
          <w:lang w:val="en-GB"/>
        </w:rPr>
        <w:t>10.1038/ngeo2247</w:t>
      </w:r>
      <w:r w:rsidR="00642F13">
        <w:rPr>
          <w:rStyle w:val="Hyperlink"/>
          <w:rFonts w:cs="Times New Roman"/>
          <w:sz w:val="20"/>
          <w:szCs w:val="20"/>
          <w:lang w:val="en-GB"/>
        </w:rPr>
        <w:fldChar w:fldCharType="end"/>
      </w:r>
      <w:r w:rsidRPr="00697E49">
        <w:rPr>
          <w:rFonts w:cs="Times New Roman"/>
          <w:sz w:val="20"/>
          <w:szCs w:val="20"/>
          <w:lang w:val="en-GB"/>
        </w:rPr>
        <w:t>.</w:t>
      </w:r>
    </w:p>
    <w:p w14:paraId="68A22A6E" w14:textId="45C6B24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Griffies, S.M. et al., 2015: Impacts on ocean heat from transient mesoscale eddies in a hierarchy of climate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28(3)</w:t>
      </w:r>
      <w:r w:rsidRPr="00697E49">
        <w:rPr>
          <w:rFonts w:cs="Times New Roman"/>
          <w:sz w:val="20"/>
          <w:szCs w:val="20"/>
          <w:lang w:val="en-GB"/>
        </w:rPr>
        <w:t>, 952–977, doi:</w:t>
      </w:r>
      <w:r w:rsidR="00642F13">
        <w:fldChar w:fldCharType="begin"/>
      </w:r>
      <w:r w:rsidR="00642F13" w:rsidRPr="001D5B54">
        <w:rPr>
          <w:lang w:val="en-US"/>
          <w:rPrChange w:id="3999" w:author="Clotilde Pean" w:date="2021-06-21T14:15:00Z">
            <w:rPr/>
          </w:rPrChange>
        </w:rPr>
        <w:instrText xml:space="preserve"> HYPERLINK "https://dx.doi.org/10.1175/jcli-d-14-00353.1" </w:instrText>
      </w:r>
      <w:r w:rsidR="00642F13">
        <w:fldChar w:fldCharType="separate"/>
      </w:r>
      <w:r w:rsidRPr="00697E49">
        <w:rPr>
          <w:rStyle w:val="Hyperlink"/>
          <w:rFonts w:cs="Times New Roman"/>
          <w:sz w:val="20"/>
          <w:szCs w:val="20"/>
          <w:lang w:val="en-GB"/>
        </w:rPr>
        <w:t>10.1175/jcli-d-14-00353.1</w:t>
      </w:r>
      <w:r w:rsidR="00642F13">
        <w:rPr>
          <w:rStyle w:val="Hyperlink"/>
          <w:rFonts w:cs="Times New Roman"/>
          <w:sz w:val="20"/>
          <w:szCs w:val="20"/>
          <w:lang w:val="en-GB"/>
        </w:rPr>
        <w:fldChar w:fldCharType="end"/>
      </w:r>
      <w:r w:rsidRPr="00697E49">
        <w:rPr>
          <w:rFonts w:cs="Times New Roman"/>
          <w:sz w:val="20"/>
          <w:szCs w:val="20"/>
          <w:lang w:val="en-GB"/>
        </w:rPr>
        <w:t>.</w:t>
      </w:r>
    </w:p>
    <w:p w14:paraId="72B328C8" w14:textId="7304C1B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Griffin, D. and K.J. Anchukaitis, 2014: How unusual is the 2012-2014 California drought?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4000" w:author="Clotilde Pean" w:date="2021-06-21T14:15:00Z">
            <w:rPr/>
          </w:rPrChange>
        </w:rPr>
        <w:instrText xml:space="preserve"> HYPERLINK "https://dx.doi.org/10.1002/2014gl062433" </w:instrText>
      </w:r>
      <w:r w:rsidR="00642F13">
        <w:fldChar w:fldCharType="separate"/>
      </w:r>
      <w:r w:rsidRPr="00697E49">
        <w:rPr>
          <w:rStyle w:val="Hyperlink"/>
          <w:rFonts w:cs="Times New Roman"/>
          <w:sz w:val="20"/>
          <w:szCs w:val="20"/>
          <w:lang w:val="en-GB"/>
        </w:rPr>
        <w:t>10.1002/2014gl062433</w:t>
      </w:r>
      <w:r w:rsidR="00642F13">
        <w:rPr>
          <w:rStyle w:val="Hyperlink"/>
          <w:rFonts w:cs="Times New Roman"/>
          <w:sz w:val="20"/>
          <w:szCs w:val="20"/>
          <w:lang w:val="en-GB"/>
        </w:rPr>
        <w:fldChar w:fldCharType="end"/>
      </w:r>
      <w:r w:rsidRPr="00697E49">
        <w:rPr>
          <w:rFonts w:cs="Times New Roman"/>
          <w:sz w:val="20"/>
          <w:szCs w:val="20"/>
          <w:lang w:val="en-GB"/>
        </w:rPr>
        <w:t>.</w:t>
      </w:r>
    </w:p>
    <w:p w14:paraId="18892C0E" w14:textId="397D087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Grise, K.M. and S.M. Davis, 2020: Hadley cell expansion in CMIP6 models.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20(9)</w:t>
      </w:r>
      <w:r w:rsidRPr="00697E49">
        <w:rPr>
          <w:rFonts w:cs="Times New Roman"/>
          <w:sz w:val="20"/>
          <w:szCs w:val="20"/>
          <w:lang w:val="en-GB"/>
        </w:rPr>
        <w:t>, 5249–5268, doi:</w:t>
      </w:r>
      <w:r w:rsidR="00642F13">
        <w:fldChar w:fldCharType="begin"/>
      </w:r>
      <w:r w:rsidR="00642F13" w:rsidRPr="001D5B54">
        <w:rPr>
          <w:lang w:val="en-US"/>
          <w:rPrChange w:id="4001" w:author="Clotilde Pean" w:date="2021-06-21T14:15:00Z">
            <w:rPr/>
          </w:rPrChange>
        </w:rPr>
        <w:instrText xml:space="preserve"> HYPERLINK "https://dx.doi.org/10.5194/acp-20-5249-2020" </w:instrText>
      </w:r>
      <w:r w:rsidR="00642F13">
        <w:fldChar w:fldCharType="separate"/>
      </w:r>
      <w:r w:rsidRPr="00697E49">
        <w:rPr>
          <w:rStyle w:val="Hyperlink"/>
          <w:rFonts w:cs="Times New Roman"/>
          <w:sz w:val="20"/>
          <w:szCs w:val="20"/>
          <w:lang w:val="en-GB"/>
        </w:rPr>
        <w:t>10.5194/acp-20-5249-2020</w:t>
      </w:r>
      <w:r w:rsidR="00642F13">
        <w:rPr>
          <w:rStyle w:val="Hyperlink"/>
          <w:rFonts w:cs="Times New Roman"/>
          <w:sz w:val="20"/>
          <w:szCs w:val="20"/>
          <w:lang w:val="en-GB"/>
        </w:rPr>
        <w:fldChar w:fldCharType="end"/>
      </w:r>
      <w:r w:rsidRPr="00697E49">
        <w:rPr>
          <w:rFonts w:cs="Times New Roman"/>
          <w:sz w:val="20"/>
          <w:szCs w:val="20"/>
          <w:lang w:val="en-GB"/>
        </w:rPr>
        <w:t>.</w:t>
      </w:r>
    </w:p>
    <w:p w14:paraId="0CBB1374" w14:textId="10CF1D1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Grise, K.M., S.M. Davis, P.W. Staten, and O. Adam, 2018: Regional and Seasonal Characteristics of the Recent Expansion of the Tropics.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31(17)</w:t>
      </w:r>
      <w:r w:rsidRPr="00697E49">
        <w:rPr>
          <w:rFonts w:cs="Times New Roman"/>
          <w:sz w:val="20"/>
          <w:szCs w:val="20"/>
          <w:lang w:val="en-GB"/>
        </w:rPr>
        <w:t>, 6839–6856, doi:</w:t>
      </w:r>
      <w:r w:rsidR="00642F13">
        <w:fldChar w:fldCharType="begin"/>
      </w:r>
      <w:r w:rsidR="00642F13" w:rsidRPr="001D5B54">
        <w:rPr>
          <w:lang w:val="en-GB"/>
          <w:rPrChange w:id="4002" w:author="Clotilde Pean" w:date="2021-06-21T14:15:00Z">
            <w:rPr/>
          </w:rPrChange>
        </w:rPr>
        <w:instrText xml:space="preserve"> HYPERLINK "https://dx.doi.org/10.1175/jcli-d-18-0060.1" </w:instrText>
      </w:r>
      <w:r w:rsidR="00642F13">
        <w:fldChar w:fldCharType="separate"/>
      </w:r>
      <w:r w:rsidRPr="00697E49">
        <w:rPr>
          <w:rStyle w:val="Hyperlink"/>
          <w:rFonts w:cs="Times New Roman"/>
          <w:sz w:val="20"/>
          <w:szCs w:val="20"/>
          <w:lang w:val="en-GB"/>
        </w:rPr>
        <w:t>10.1175/jcli-d-18-0060.1</w:t>
      </w:r>
      <w:r w:rsidR="00642F13">
        <w:rPr>
          <w:rStyle w:val="Hyperlink"/>
          <w:rFonts w:cs="Times New Roman"/>
          <w:sz w:val="20"/>
          <w:szCs w:val="20"/>
          <w:lang w:val="en-GB"/>
        </w:rPr>
        <w:fldChar w:fldCharType="end"/>
      </w:r>
      <w:r w:rsidRPr="00697E49">
        <w:rPr>
          <w:rFonts w:cs="Times New Roman"/>
          <w:sz w:val="20"/>
          <w:szCs w:val="20"/>
          <w:lang w:val="en-GB"/>
        </w:rPr>
        <w:t>.</w:t>
      </w:r>
    </w:p>
    <w:p w14:paraId="749C03A6" w14:textId="60F383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Grise, K.M. et al., 2019: Recent Tropical Expansion: Natural Variability or Forced Response?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32(5)</w:t>
      </w:r>
      <w:r w:rsidRPr="00697E49">
        <w:rPr>
          <w:rFonts w:cs="Times New Roman"/>
          <w:sz w:val="20"/>
          <w:szCs w:val="20"/>
          <w:lang w:val="en-GB"/>
        </w:rPr>
        <w:t>, 1551–1571, doi:</w:t>
      </w:r>
      <w:r w:rsidR="00642F13">
        <w:fldChar w:fldCharType="begin"/>
      </w:r>
      <w:r w:rsidR="00642F13" w:rsidRPr="001D5B54">
        <w:rPr>
          <w:lang w:val="en-GB"/>
          <w:rPrChange w:id="4003" w:author="Clotilde Pean" w:date="2021-06-21T14:15:00Z">
            <w:rPr/>
          </w:rPrChange>
        </w:rPr>
        <w:instrText xml:space="preserve"> HYPERLINK "https://dx.doi.org/10.1175/jcli-d-18-0444.1" </w:instrText>
      </w:r>
      <w:r w:rsidR="00642F13">
        <w:fldChar w:fldCharType="separate"/>
      </w:r>
      <w:r w:rsidRPr="00697E49">
        <w:rPr>
          <w:rStyle w:val="Hyperlink"/>
          <w:rFonts w:cs="Times New Roman"/>
          <w:sz w:val="20"/>
          <w:szCs w:val="20"/>
          <w:lang w:val="en-GB"/>
        </w:rPr>
        <w:t>10.1175/jcli-d-18-0444.1</w:t>
      </w:r>
      <w:r w:rsidR="00642F13">
        <w:rPr>
          <w:rStyle w:val="Hyperlink"/>
          <w:rFonts w:cs="Times New Roman"/>
          <w:sz w:val="20"/>
          <w:szCs w:val="20"/>
          <w:lang w:val="en-GB"/>
        </w:rPr>
        <w:fldChar w:fldCharType="end"/>
      </w:r>
      <w:r w:rsidRPr="00697E49">
        <w:rPr>
          <w:rFonts w:cs="Times New Roman"/>
          <w:sz w:val="20"/>
          <w:szCs w:val="20"/>
          <w:lang w:val="en-GB"/>
        </w:rPr>
        <w:t>.</w:t>
      </w:r>
    </w:p>
    <w:p w14:paraId="7914C888" w14:textId="3E06740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Grist, J.P., S.A. Josey, J.D. Zika, D.G. Evans, and N. Skliris, 2016: Assessing recent air-sea freshwater flux changes using a surface temperature-salinity space framework.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121(12)</w:t>
      </w:r>
      <w:r w:rsidRPr="00697E49">
        <w:rPr>
          <w:rFonts w:cs="Times New Roman"/>
          <w:sz w:val="20"/>
          <w:szCs w:val="20"/>
          <w:lang w:val="en-GB"/>
        </w:rPr>
        <w:t>, 8787–8806, doi:</w:t>
      </w:r>
      <w:r w:rsidR="00642F13">
        <w:fldChar w:fldCharType="begin"/>
      </w:r>
      <w:r w:rsidR="00642F13" w:rsidRPr="001D5B54">
        <w:rPr>
          <w:lang w:val="en-US"/>
          <w:rPrChange w:id="4004" w:author="Clotilde Pean" w:date="2021-06-21T14:15:00Z">
            <w:rPr/>
          </w:rPrChange>
        </w:rPr>
        <w:instrText xml:space="preserve"> HYPERLINK "https://dx.doi.org/10.1002/2016jc012091" </w:instrText>
      </w:r>
      <w:r w:rsidR="00642F13">
        <w:fldChar w:fldCharType="separate"/>
      </w:r>
      <w:r w:rsidRPr="00697E49">
        <w:rPr>
          <w:rStyle w:val="Hyperlink"/>
          <w:rFonts w:cs="Times New Roman"/>
          <w:sz w:val="20"/>
          <w:szCs w:val="20"/>
          <w:lang w:val="en-GB"/>
        </w:rPr>
        <w:t>10.1002/2016jc012091</w:t>
      </w:r>
      <w:r w:rsidR="00642F13">
        <w:rPr>
          <w:rStyle w:val="Hyperlink"/>
          <w:rFonts w:cs="Times New Roman"/>
          <w:sz w:val="20"/>
          <w:szCs w:val="20"/>
          <w:lang w:val="en-GB"/>
        </w:rPr>
        <w:fldChar w:fldCharType="end"/>
      </w:r>
      <w:r w:rsidRPr="00697E49">
        <w:rPr>
          <w:rFonts w:cs="Times New Roman"/>
          <w:sz w:val="20"/>
          <w:szCs w:val="20"/>
          <w:lang w:val="en-GB"/>
        </w:rPr>
        <w:t>.</w:t>
      </w:r>
    </w:p>
    <w:p w14:paraId="189E95FA" w14:textId="396D27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Grist, J.P. et al., 2018: Increasing Atlantic Ocean Heat Transport in the Latest Generation Coupled Ocean-Atmosphere Models: The Role of Air-Sea Interaction.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123(11)</w:t>
      </w:r>
      <w:r w:rsidRPr="00697E49">
        <w:rPr>
          <w:rFonts w:cs="Times New Roman"/>
          <w:sz w:val="20"/>
          <w:szCs w:val="20"/>
          <w:lang w:val="en-GB"/>
        </w:rPr>
        <w:t>, 8624–8637, doi:</w:t>
      </w:r>
      <w:r w:rsidR="00642F13">
        <w:fldChar w:fldCharType="begin"/>
      </w:r>
      <w:r w:rsidR="00642F13" w:rsidRPr="001D5B54">
        <w:rPr>
          <w:lang w:val="en-US"/>
          <w:rPrChange w:id="4005" w:author="Clotilde Pean" w:date="2021-06-21T14:15:00Z">
            <w:rPr/>
          </w:rPrChange>
        </w:rPr>
        <w:instrText xml:space="preserve"> HYPERLINK "https://dx.doi.org/10.1029/2018jc014387" </w:instrText>
      </w:r>
      <w:r w:rsidR="00642F13">
        <w:fldChar w:fldCharType="separate"/>
      </w:r>
      <w:r w:rsidRPr="00697E49">
        <w:rPr>
          <w:rStyle w:val="Hyperlink"/>
          <w:rFonts w:cs="Times New Roman"/>
          <w:sz w:val="20"/>
          <w:szCs w:val="20"/>
          <w:lang w:val="en-GB"/>
        </w:rPr>
        <w:t>10.1029/2018jc014387</w:t>
      </w:r>
      <w:r w:rsidR="00642F13">
        <w:rPr>
          <w:rStyle w:val="Hyperlink"/>
          <w:rFonts w:cs="Times New Roman"/>
          <w:sz w:val="20"/>
          <w:szCs w:val="20"/>
          <w:lang w:val="en-GB"/>
        </w:rPr>
        <w:fldChar w:fldCharType="end"/>
      </w:r>
      <w:r w:rsidRPr="00697E49">
        <w:rPr>
          <w:rFonts w:cs="Times New Roman"/>
          <w:sz w:val="20"/>
          <w:szCs w:val="20"/>
          <w:lang w:val="en-GB"/>
        </w:rPr>
        <w:t>.</w:t>
      </w:r>
    </w:p>
    <w:p w14:paraId="2B9EAAA4" w14:textId="3BD9754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Grodsky, S.A. et al., 2012: Haline hurricane wake in the Amazon/Orinoco plume: AQUARIUS/SACD and SMOS observations.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39(20)</w:t>
      </w:r>
      <w:r w:rsidRPr="00697E49">
        <w:rPr>
          <w:rFonts w:cs="Times New Roman"/>
          <w:sz w:val="20"/>
          <w:szCs w:val="20"/>
          <w:lang w:val="en-GB"/>
        </w:rPr>
        <w:t>, 2012GL053335, doi:</w:t>
      </w:r>
      <w:r w:rsidR="00642F13">
        <w:fldChar w:fldCharType="begin"/>
      </w:r>
      <w:r w:rsidR="00642F13" w:rsidRPr="001D5B54">
        <w:rPr>
          <w:lang w:val="en-US"/>
          <w:rPrChange w:id="4006" w:author="Clotilde Pean" w:date="2021-06-21T14:15:00Z">
            <w:rPr/>
          </w:rPrChange>
        </w:rPr>
        <w:instrText xml:space="preserve"> HYPERLINK "https://dx.doi.org/10.1029/2012gl053335" </w:instrText>
      </w:r>
      <w:r w:rsidR="00642F13">
        <w:fldChar w:fldCharType="separate"/>
      </w:r>
      <w:r w:rsidRPr="00697E49">
        <w:rPr>
          <w:rStyle w:val="Hyperlink"/>
          <w:rFonts w:cs="Times New Roman"/>
          <w:sz w:val="20"/>
          <w:szCs w:val="20"/>
          <w:lang w:val="en-GB"/>
        </w:rPr>
        <w:t>10.1029/2012gl053335</w:t>
      </w:r>
      <w:r w:rsidR="00642F13">
        <w:rPr>
          <w:rStyle w:val="Hyperlink"/>
          <w:rFonts w:cs="Times New Roman"/>
          <w:sz w:val="20"/>
          <w:szCs w:val="20"/>
          <w:lang w:val="en-GB"/>
        </w:rPr>
        <w:fldChar w:fldCharType="end"/>
      </w:r>
      <w:r w:rsidRPr="00697E49">
        <w:rPr>
          <w:rFonts w:cs="Times New Roman"/>
          <w:sz w:val="20"/>
          <w:szCs w:val="20"/>
          <w:lang w:val="en-GB"/>
        </w:rPr>
        <w:t>.</w:t>
      </w:r>
    </w:p>
    <w:p w14:paraId="2075E6FD" w14:textId="09B373A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Grose, M.R. et al., 2020: Insights From CMIP6 for Australia’s Future Climate. </w:t>
      </w:r>
      <w:r w:rsidRPr="00697E49">
        <w:rPr>
          <w:rFonts w:cs="Times New Roman"/>
          <w:i/>
          <w:sz w:val="20"/>
          <w:szCs w:val="20"/>
          <w:lang w:val="en-GB"/>
        </w:rPr>
        <w:t>Earth’s Future</w:t>
      </w:r>
      <w:r w:rsidRPr="00697E49">
        <w:rPr>
          <w:rFonts w:cs="Times New Roman"/>
          <w:sz w:val="20"/>
          <w:szCs w:val="20"/>
          <w:lang w:val="en-GB"/>
        </w:rPr>
        <w:t xml:space="preserve">, </w:t>
      </w:r>
      <w:r w:rsidRPr="00697E49">
        <w:rPr>
          <w:rFonts w:cs="Times New Roman"/>
          <w:b/>
          <w:sz w:val="20"/>
          <w:szCs w:val="20"/>
          <w:lang w:val="en-GB"/>
        </w:rPr>
        <w:t>8(5)</w:t>
      </w:r>
      <w:r w:rsidRPr="00697E49">
        <w:rPr>
          <w:rFonts w:cs="Times New Roman"/>
          <w:sz w:val="20"/>
          <w:szCs w:val="20"/>
          <w:lang w:val="en-GB"/>
        </w:rPr>
        <w:t>, doi:</w:t>
      </w:r>
      <w:r w:rsidR="00642F13">
        <w:fldChar w:fldCharType="begin"/>
      </w:r>
      <w:r w:rsidR="00642F13" w:rsidRPr="001D5B54">
        <w:rPr>
          <w:lang w:val="en-US"/>
          <w:rPrChange w:id="4007" w:author="Clotilde Pean" w:date="2021-06-21T14:15:00Z">
            <w:rPr/>
          </w:rPrChange>
        </w:rPr>
        <w:instrText xml:space="preserve"> HYPERLINK "https://dx.doi.org/10.1029/2019ef001469" </w:instrText>
      </w:r>
      <w:r w:rsidR="00642F13">
        <w:fldChar w:fldCharType="separate"/>
      </w:r>
      <w:r w:rsidRPr="00697E49">
        <w:rPr>
          <w:rStyle w:val="Hyperlink"/>
          <w:rFonts w:cs="Times New Roman"/>
          <w:sz w:val="20"/>
          <w:szCs w:val="20"/>
          <w:lang w:val="en-GB"/>
        </w:rPr>
        <w:t>10.1029/2019ef001469</w:t>
      </w:r>
      <w:r w:rsidR="00642F13">
        <w:rPr>
          <w:rStyle w:val="Hyperlink"/>
          <w:rFonts w:cs="Times New Roman"/>
          <w:sz w:val="20"/>
          <w:szCs w:val="20"/>
          <w:lang w:val="en-GB"/>
        </w:rPr>
        <w:fldChar w:fldCharType="end"/>
      </w:r>
      <w:r w:rsidRPr="00697E49">
        <w:rPr>
          <w:rFonts w:cs="Times New Roman"/>
          <w:sz w:val="20"/>
          <w:szCs w:val="20"/>
          <w:lang w:val="en-GB"/>
        </w:rPr>
        <w:t>.</w:t>
      </w:r>
    </w:p>
    <w:p w14:paraId="4468EBB1" w14:textId="42A251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 G. and R.F. Adler, 2018: Precipitation Intensity Changes in the Tropics from Observations and Models. </w:t>
      </w:r>
      <w:r w:rsidRPr="00697E49">
        <w:rPr>
          <w:rFonts w:cs="Times New Roman"/>
          <w:i/>
          <w:sz w:val="20"/>
          <w:szCs w:val="20"/>
          <w:lang w:val="en-GB"/>
        </w:rPr>
        <w:t>J. Climate</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4775–4790, doi:</w:t>
      </w:r>
      <w:r w:rsidR="00642F13">
        <w:fldChar w:fldCharType="begin"/>
      </w:r>
      <w:r w:rsidR="00642F13" w:rsidRPr="001D5B54">
        <w:rPr>
          <w:lang w:val="en-US"/>
          <w:rPrChange w:id="4008" w:author="Clotilde Pean" w:date="2021-06-21T14:15:00Z">
            <w:rPr/>
          </w:rPrChange>
        </w:rPr>
        <w:instrText xml:space="preserve"> HYPERLINK "https://dx.doi.org/10.1175/jcli-d-17-0550.1" </w:instrText>
      </w:r>
      <w:r w:rsidR="00642F13">
        <w:fldChar w:fldCharType="separate"/>
      </w:r>
      <w:r w:rsidRPr="00697E49">
        <w:rPr>
          <w:rStyle w:val="Hyperlink"/>
          <w:rFonts w:cs="Times New Roman"/>
          <w:sz w:val="20"/>
          <w:szCs w:val="20"/>
          <w:lang w:val="en-GB"/>
        </w:rPr>
        <w:t>10.1175/jcli-d-17-0550.1</w:t>
      </w:r>
      <w:r w:rsidR="00642F13">
        <w:rPr>
          <w:rStyle w:val="Hyperlink"/>
          <w:rFonts w:cs="Times New Roman"/>
          <w:sz w:val="20"/>
          <w:szCs w:val="20"/>
          <w:lang w:val="en-GB"/>
        </w:rPr>
        <w:fldChar w:fldCharType="end"/>
      </w:r>
      <w:r w:rsidRPr="00697E49">
        <w:rPr>
          <w:rFonts w:cs="Times New Roman"/>
          <w:sz w:val="20"/>
          <w:szCs w:val="20"/>
          <w:lang w:val="en-GB"/>
        </w:rPr>
        <w:t>.</w:t>
      </w:r>
    </w:p>
    <w:p w14:paraId="68223978" w14:textId="2B0770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Guan, X., J. Huang, R. Guo, and P. Lin, 2015: The role of dynamically induced variability in the recent warming trend slowdown over the Northern Hemisphere.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5(1)</w:t>
      </w:r>
      <w:r w:rsidRPr="00697E49">
        <w:rPr>
          <w:rFonts w:cs="Times New Roman"/>
          <w:sz w:val="20"/>
          <w:szCs w:val="20"/>
          <w:lang w:val="en-GB"/>
        </w:rPr>
        <w:t>, 12669, doi:</w:t>
      </w:r>
      <w:r w:rsidR="00642F13">
        <w:fldChar w:fldCharType="begin"/>
      </w:r>
      <w:r w:rsidR="00642F13" w:rsidRPr="001D5B54">
        <w:rPr>
          <w:lang w:val="en-US"/>
          <w:rPrChange w:id="4009" w:author="Clotilde Pean" w:date="2021-06-21T14:15:00Z">
            <w:rPr/>
          </w:rPrChange>
        </w:rPr>
        <w:instrText xml:space="preserve"> HYPERLINK "https://dx.doi.org/10.1038/srep12669" </w:instrText>
      </w:r>
      <w:r w:rsidR="00642F13">
        <w:fldChar w:fldCharType="separate"/>
      </w:r>
      <w:r w:rsidRPr="00697E49">
        <w:rPr>
          <w:rStyle w:val="Hyperlink"/>
          <w:rFonts w:cs="Times New Roman"/>
          <w:sz w:val="20"/>
          <w:szCs w:val="20"/>
          <w:lang w:val="en-GB"/>
        </w:rPr>
        <w:t>10.1038/srep12669</w:t>
      </w:r>
      <w:r w:rsidR="00642F13">
        <w:rPr>
          <w:rStyle w:val="Hyperlink"/>
          <w:rFonts w:cs="Times New Roman"/>
          <w:sz w:val="20"/>
          <w:szCs w:val="20"/>
          <w:lang w:val="en-GB"/>
        </w:rPr>
        <w:fldChar w:fldCharType="end"/>
      </w:r>
      <w:r w:rsidRPr="00697E49">
        <w:rPr>
          <w:rFonts w:cs="Times New Roman"/>
          <w:sz w:val="20"/>
          <w:szCs w:val="20"/>
          <w:lang w:val="en-GB"/>
        </w:rPr>
        <w:t>.</w:t>
      </w:r>
    </w:p>
    <w:p w14:paraId="57678507" w14:textId="1434F1F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Guarino, M.-V. et al., 2020: Sea-ice-free Arctic during the Last Interglacial supports fast future loss.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10(10)</w:t>
      </w:r>
      <w:r w:rsidRPr="00697E49">
        <w:rPr>
          <w:rFonts w:cs="Times New Roman"/>
          <w:sz w:val="20"/>
          <w:szCs w:val="20"/>
          <w:lang w:val="en-GB"/>
        </w:rPr>
        <w:t>, 928–932, doi:</w:t>
      </w:r>
      <w:r w:rsidR="00642F13">
        <w:fldChar w:fldCharType="begin"/>
      </w:r>
      <w:r w:rsidR="00642F13" w:rsidRPr="001D5B54">
        <w:rPr>
          <w:lang w:val="en-US"/>
          <w:rPrChange w:id="4010" w:author="Clotilde Pean" w:date="2021-06-21T14:15:00Z">
            <w:rPr/>
          </w:rPrChange>
        </w:rPr>
        <w:instrText xml:space="preserve"> HYPERLINK "https://dx.doi.org/10.1038/s41558-020-0865-2" </w:instrText>
      </w:r>
      <w:r w:rsidR="00642F13">
        <w:fldChar w:fldCharType="separate"/>
      </w:r>
      <w:r w:rsidRPr="00697E49">
        <w:rPr>
          <w:rStyle w:val="Hyperlink"/>
          <w:rFonts w:cs="Times New Roman"/>
          <w:sz w:val="20"/>
          <w:szCs w:val="20"/>
          <w:lang w:val="en-GB"/>
        </w:rPr>
        <w:t>10.1038/s41558-020-0865-2</w:t>
      </w:r>
      <w:r w:rsidR="00642F13">
        <w:rPr>
          <w:rStyle w:val="Hyperlink"/>
          <w:rFonts w:cs="Times New Roman"/>
          <w:sz w:val="20"/>
          <w:szCs w:val="20"/>
          <w:lang w:val="en-GB"/>
        </w:rPr>
        <w:fldChar w:fldCharType="end"/>
      </w:r>
      <w:r w:rsidRPr="00697E49">
        <w:rPr>
          <w:rFonts w:cs="Times New Roman"/>
          <w:sz w:val="20"/>
          <w:szCs w:val="20"/>
          <w:lang w:val="en-GB"/>
        </w:rPr>
        <w:t>.</w:t>
      </w:r>
    </w:p>
    <w:p w14:paraId="4E342DD5" w14:textId="30C176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Gudmundsson, L., S.I. Seneviratne, and X. Zhang, 2017: Anthropogenic climate change detected in European renewable freshwater resources.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813, doi:</w:t>
      </w:r>
      <w:r w:rsidR="00642F13">
        <w:fldChar w:fldCharType="begin"/>
      </w:r>
      <w:r w:rsidR="00642F13" w:rsidRPr="001D5B54">
        <w:rPr>
          <w:lang w:val="en-US"/>
          <w:rPrChange w:id="4011" w:author="Clotilde Pean" w:date="2021-06-21T14:15:00Z">
            <w:rPr/>
          </w:rPrChange>
        </w:rPr>
        <w:instrText xml:space="preserve"> HYPERLINK "https://dx.doi.org/10.1038/nclimate3416" </w:instrText>
      </w:r>
      <w:r w:rsidR="00642F13">
        <w:fldChar w:fldCharType="separate"/>
      </w:r>
      <w:r w:rsidRPr="00697E49">
        <w:rPr>
          <w:rStyle w:val="Hyperlink"/>
          <w:rFonts w:cs="Times New Roman"/>
          <w:sz w:val="20"/>
          <w:szCs w:val="20"/>
          <w:lang w:val="en-GB"/>
        </w:rPr>
        <w:t>10.1038/nclimate3416</w:t>
      </w:r>
      <w:r w:rsidR="00642F13">
        <w:rPr>
          <w:rStyle w:val="Hyperlink"/>
          <w:rFonts w:cs="Times New Roman"/>
          <w:sz w:val="20"/>
          <w:szCs w:val="20"/>
          <w:lang w:val="en-GB"/>
        </w:rPr>
        <w:fldChar w:fldCharType="end"/>
      </w:r>
      <w:r w:rsidRPr="00697E49">
        <w:rPr>
          <w:rFonts w:cs="Times New Roman"/>
          <w:sz w:val="20"/>
          <w:szCs w:val="20"/>
          <w:lang w:val="en-GB"/>
        </w:rPr>
        <w:t>.</w:t>
      </w:r>
    </w:p>
    <w:p w14:paraId="08EC1446" w14:textId="6B90ABF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Gudmundsson, L. et al., 2021: Globally observed trends in mean and extreme river flow attributed to climate change.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371(6534)</w:t>
      </w:r>
      <w:r w:rsidRPr="00697E49">
        <w:rPr>
          <w:rFonts w:cs="Times New Roman"/>
          <w:sz w:val="20"/>
          <w:szCs w:val="20"/>
          <w:lang w:val="en-GB"/>
        </w:rPr>
        <w:t>, 1159–1162, doi:</w:t>
      </w:r>
      <w:r w:rsidR="00642F13">
        <w:fldChar w:fldCharType="begin"/>
      </w:r>
      <w:r w:rsidR="00642F13" w:rsidRPr="001D5B54">
        <w:rPr>
          <w:lang w:val="en-US"/>
          <w:rPrChange w:id="4012" w:author="Clotilde Pean" w:date="2021-06-21T14:15:00Z">
            <w:rPr/>
          </w:rPrChange>
        </w:rPr>
        <w:instrText xml:space="preserve"> HYPERLINK "https://dx.doi.org/10.1126/science.aba3996" </w:instrText>
      </w:r>
      <w:r w:rsidR="00642F13">
        <w:fldChar w:fldCharType="separate"/>
      </w:r>
      <w:r w:rsidRPr="00697E49">
        <w:rPr>
          <w:rStyle w:val="Hyperlink"/>
          <w:rFonts w:cs="Times New Roman"/>
          <w:sz w:val="20"/>
          <w:szCs w:val="20"/>
          <w:lang w:val="en-GB"/>
        </w:rPr>
        <w:t>10.1126/science.aba3996</w:t>
      </w:r>
      <w:r w:rsidR="00642F13">
        <w:rPr>
          <w:rStyle w:val="Hyperlink"/>
          <w:rFonts w:cs="Times New Roman"/>
          <w:sz w:val="20"/>
          <w:szCs w:val="20"/>
          <w:lang w:val="en-GB"/>
        </w:rPr>
        <w:fldChar w:fldCharType="end"/>
      </w:r>
      <w:r w:rsidRPr="00697E49">
        <w:rPr>
          <w:rFonts w:cs="Times New Roman"/>
          <w:sz w:val="20"/>
          <w:szCs w:val="20"/>
          <w:lang w:val="en-GB"/>
        </w:rPr>
        <w:t>.</w:t>
      </w:r>
    </w:p>
    <w:p w14:paraId="2821242E" w14:textId="693803F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Guemas, V., F.J. Doblas-Reyes, I. Andreu-Burillo, and M. Asif, 2013: Retrospective prediction of the global warming slowdown in the past decade.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3</w:t>
      </w:r>
      <w:r w:rsidRPr="00697E49">
        <w:rPr>
          <w:rFonts w:cs="Times New Roman"/>
          <w:sz w:val="20"/>
          <w:szCs w:val="20"/>
          <w:lang w:val="en-GB"/>
        </w:rPr>
        <w:t>, 649, doi:</w:t>
      </w:r>
      <w:r w:rsidR="00642F13">
        <w:fldChar w:fldCharType="begin"/>
      </w:r>
      <w:r w:rsidR="00642F13" w:rsidRPr="001D5B54">
        <w:rPr>
          <w:lang w:val="en-US"/>
          <w:rPrChange w:id="4013" w:author="Clotilde Pean" w:date="2021-06-21T14:15:00Z">
            <w:rPr/>
          </w:rPrChange>
        </w:rPr>
        <w:instrText xml:space="preserve"> HYPERLINK "https://dx.doi.org/10.1038/nclimate1863" </w:instrText>
      </w:r>
      <w:r w:rsidR="00642F13">
        <w:fldChar w:fldCharType="separate"/>
      </w:r>
      <w:r w:rsidRPr="00697E49">
        <w:rPr>
          <w:rStyle w:val="Hyperlink"/>
          <w:rFonts w:cs="Times New Roman"/>
          <w:sz w:val="20"/>
          <w:szCs w:val="20"/>
          <w:lang w:val="en-GB"/>
        </w:rPr>
        <w:t>10.1038/nclimate1863</w:t>
      </w:r>
      <w:r w:rsidR="00642F13">
        <w:rPr>
          <w:rStyle w:val="Hyperlink"/>
          <w:rFonts w:cs="Times New Roman"/>
          <w:sz w:val="20"/>
          <w:szCs w:val="20"/>
          <w:lang w:val="en-GB"/>
        </w:rPr>
        <w:fldChar w:fldCharType="end"/>
      </w:r>
      <w:r w:rsidRPr="00697E49">
        <w:rPr>
          <w:rFonts w:cs="Times New Roman"/>
          <w:sz w:val="20"/>
          <w:szCs w:val="20"/>
          <w:lang w:val="en-GB"/>
        </w:rPr>
        <w:t>.</w:t>
      </w:r>
    </w:p>
    <w:p w14:paraId="24FC1403" w14:textId="109434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Guilyardi, E. et al., 2012: A first look at ENSO in CMIP5. </w:t>
      </w:r>
      <w:r w:rsidRPr="00697E49">
        <w:rPr>
          <w:rFonts w:cs="Times New Roman"/>
          <w:i/>
          <w:sz w:val="20"/>
          <w:szCs w:val="20"/>
          <w:lang w:val="en-GB"/>
        </w:rPr>
        <w:t>Clivar Exchanges</w:t>
      </w:r>
      <w:r w:rsidRPr="00697E49">
        <w:rPr>
          <w:rFonts w:cs="Times New Roman"/>
          <w:sz w:val="20"/>
          <w:szCs w:val="20"/>
          <w:lang w:val="en-GB"/>
        </w:rPr>
        <w:t xml:space="preserve">, </w:t>
      </w:r>
      <w:r w:rsidRPr="00697E49">
        <w:rPr>
          <w:rFonts w:cs="Times New Roman"/>
          <w:b/>
          <w:sz w:val="20"/>
          <w:szCs w:val="20"/>
          <w:lang w:val="en-GB"/>
        </w:rPr>
        <w:t>17(58)</w:t>
      </w:r>
      <w:r w:rsidRPr="00697E49">
        <w:rPr>
          <w:rFonts w:cs="Times New Roman"/>
          <w:sz w:val="20"/>
          <w:szCs w:val="20"/>
          <w:lang w:val="en-GB"/>
        </w:rPr>
        <w:t>, 29–32.</w:t>
      </w:r>
    </w:p>
    <w:p w14:paraId="20AA13AE" w14:textId="03C8788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Guo, L., A.G. Turner, and E.J. Highwood, 2015: Impacts of 20th century aerosol emissions on the South Asian monsoon in the CMIP5 models.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15(11)</w:t>
      </w:r>
      <w:r w:rsidRPr="00697E49">
        <w:rPr>
          <w:rFonts w:cs="Times New Roman"/>
          <w:sz w:val="20"/>
          <w:szCs w:val="20"/>
          <w:lang w:val="en-GB"/>
        </w:rPr>
        <w:t>, 6367–6378, doi:</w:t>
      </w:r>
      <w:r w:rsidR="00642F13">
        <w:fldChar w:fldCharType="begin"/>
      </w:r>
      <w:r w:rsidR="00642F13" w:rsidRPr="001D5B54">
        <w:rPr>
          <w:lang w:val="en-US"/>
          <w:rPrChange w:id="4014" w:author="Clotilde Pean" w:date="2021-06-21T14:15:00Z">
            <w:rPr/>
          </w:rPrChange>
        </w:rPr>
        <w:instrText xml:space="preserve"> HYPERLINK "https://dx.doi.org/10.5194/acp-15-6367-2015" </w:instrText>
      </w:r>
      <w:r w:rsidR="00642F13">
        <w:fldChar w:fldCharType="separate"/>
      </w:r>
      <w:r w:rsidRPr="00697E49">
        <w:rPr>
          <w:rStyle w:val="Hyperlink"/>
          <w:rFonts w:cs="Times New Roman"/>
          <w:sz w:val="20"/>
          <w:szCs w:val="20"/>
          <w:lang w:val="en-GB"/>
        </w:rPr>
        <w:t>10.5194/acp-15-6367-2015</w:t>
      </w:r>
      <w:r w:rsidR="00642F13">
        <w:rPr>
          <w:rStyle w:val="Hyperlink"/>
          <w:rFonts w:cs="Times New Roman"/>
          <w:sz w:val="20"/>
          <w:szCs w:val="20"/>
          <w:lang w:val="en-GB"/>
        </w:rPr>
        <w:fldChar w:fldCharType="end"/>
      </w:r>
      <w:r w:rsidRPr="00697E49">
        <w:rPr>
          <w:rFonts w:cs="Times New Roman"/>
          <w:sz w:val="20"/>
          <w:szCs w:val="20"/>
          <w:lang w:val="en-GB"/>
        </w:rPr>
        <w:t>.</w:t>
      </w:r>
    </w:p>
    <w:p w14:paraId="3CC5673B" w14:textId="1EA5D0B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Gutjahr, O. et al., 2019: Max Planck Institute Earth System Model (MPI-ESM1.2) for the High-Resolution Model Intercomparison Project (HighResMIP).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12(7)</w:t>
      </w:r>
      <w:r w:rsidRPr="00697E49">
        <w:rPr>
          <w:rFonts w:cs="Times New Roman"/>
          <w:sz w:val="20"/>
          <w:szCs w:val="20"/>
          <w:lang w:val="en-GB"/>
        </w:rPr>
        <w:t>, 3241–3281, doi:</w:t>
      </w:r>
      <w:r w:rsidR="00642F13">
        <w:fldChar w:fldCharType="begin"/>
      </w:r>
      <w:r w:rsidR="00642F13" w:rsidRPr="001D5B54">
        <w:rPr>
          <w:lang w:val="en-US"/>
          <w:rPrChange w:id="4015" w:author="Clotilde Pean" w:date="2021-06-21T14:15:00Z">
            <w:rPr/>
          </w:rPrChange>
        </w:rPr>
        <w:instrText xml:space="preserve"> HYPERLINK "https://dx.doi.org/10.5194/gmd-12-3241-2019" </w:instrText>
      </w:r>
      <w:r w:rsidR="00642F13">
        <w:fldChar w:fldCharType="separate"/>
      </w:r>
      <w:r w:rsidRPr="00697E49">
        <w:rPr>
          <w:rStyle w:val="Hyperlink"/>
          <w:rFonts w:cs="Times New Roman"/>
          <w:sz w:val="20"/>
          <w:szCs w:val="20"/>
          <w:lang w:val="en-GB"/>
        </w:rPr>
        <w:t>10.5194/gmd-12-3241-2019</w:t>
      </w:r>
      <w:r w:rsidR="00642F13">
        <w:rPr>
          <w:rStyle w:val="Hyperlink"/>
          <w:rFonts w:cs="Times New Roman"/>
          <w:sz w:val="20"/>
          <w:szCs w:val="20"/>
          <w:lang w:val="en-GB"/>
        </w:rPr>
        <w:fldChar w:fldCharType="end"/>
      </w:r>
      <w:r w:rsidRPr="00697E49">
        <w:rPr>
          <w:rFonts w:cs="Times New Roman"/>
          <w:sz w:val="20"/>
          <w:szCs w:val="20"/>
          <w:lang w:val="en-GB"/>
        </w:rPr>
        <w:t>.</w:t>
      </w:r>
    </w:p>
    <w:p w14:paraId="5A45E1BD" w14:textId="7B2ADD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Haarsma, R.J. et al., 2016: High Resolution Model Intercomparison Project (HighResMIP~v1.0) for CMIP6.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9(11)</w:t>
      </w:r>
      <w:r w:rsidRPr="00697E49">
        <w:rPr>
          <w:rFonts w:cs="Times New Roman"/>
          <w:sz w:val="20"/>
          <w:szCs w:val="20"/>
          <w:lang w:val="en-GB"/>
        </w:rPr>
        <w:t>, 4185–4208, doi:</w:t>
      </w:r>
      <w:r w:rsidR="00642F13">
        <w:fldChar w:fldCharType="begin"/>
      </w:r>
      <w:r w:rsidR="00642F13" w:rsidRPr="001D5B54">
        <w:rPr>
          <w:lang w:val="en-US"/>
          <w:rPrChange w:id="4016" w:author="Clotilde Pean" w:date="2021-06-21T14:15:00Z">
            <w:rPr/>
          </w:rPrChange>
        </w:rPr>
        <w:instrText xml:space="preserve"> HYPERLINK "https://dx.doi.org/10.5194/gmd-9-4185-2016" </w:instrText>
      </w:r>
      <w:r w:rsidR="00642F13">
        <w:fldChar w:fldCharType="separate"/>
      </w:r>
      <w:r w:rsidRPr="00697E49">
        <w:rPr>
          <w:rStyle w:val="Hyperlink"/>
          <w:rFonts w:cs="Times New Roman"/>
          <w:sz w:val="20"/>
          <w:szCs w:val="20"/>
          <w:lang w:val="en-GB"/>
        </w:rPr>
        <w:t>10.5194/gmd-9-4185-2016</w:t>
      </w:r>
      <w:r w:rsidR="00642F13">
        <w:rPr>
          <w:rStyle w:val="Hyperlink"/>
          <w:rFonts w:cs="Times New Roman"/>
          <w:sz w:val="20"/>
          <w:szCs w:val="20"/>
          <w:lang w:val="en-GB"/>
        </w:rPr>
        <w:fldChar w:fldCharType="end"/>
      </w:r>
      <w:r w:rsidRPr="00697E49">
        <w:rPr>
          <w:rFonts w:cs="Times New Roman"/>
          <w:sz w:val="20"/>
          <w:szCs w:val="20"/>
          <w:lang w:val="en-GB"/>
        </w:rPr>
        <w:t>.</w:t>
      </w:r>
    </w:p>
    <w:p w14:paraId="3690F144" w14:textId="6470F6A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Haimberger, L., C. Tavolato, and S. Sperka, 2012: Homogenization of the global radiosonde temperature dataset through combined comparison with reanalysis background series and neighboring stations.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25(23)</w:t>
      </w:r>
      <w:r w:rsidRPr="00697E49">
        <w:rPr>
          <w:rFonts w:cs="Times New Roman"/>
          <w:sz w:val="20"/>
          <w:szCs w:val="20"/>
          <w:lang w:val="en-GB"/>
        </w:rPr>
        <w:t>, 8108–8131, doi:</w:t>
      </w:r>
      <w:r w:rsidR="00642F13">
        <w:fldChar w:fldCharType="begin"/>
      </w:r>
      <w:r w:rsidR="00642F13" w:rsidRPr="001D5B54">
        <w:rPr>
          <w:lang w:val="en-US"/>
          <w:rPrChange w:id="4017" w:author="Clotilde Pean" w:date="2021-06-21T14:15:00Z">
            <w:rPr/>
          </w:rPrChange>
        </w:rPr>
        <w:instrText xml:space="preserve"> HYPERLINK "https://dx.doi.org/10.1175/jcli-d-11-00668.1" </w:instrText>
      </w:r>
      <w:r w:rsidR="00642F13">
        <w:fldChar w:fldCharType="separate"/>
      </w:r>
      <w:r w:rsidRPr="00697E49">
        <w:rPr>
          <w:rStyle w:val="Hyperlink"/>
          <w:rFonts w:cs="Times New Roman"/>
          <w:sz w:val="20"/>
          <w:szCs w:val="20"/>
          <w:lang w:val="en-GB"/>
        </w:rPr>
        <w:t>10.1175/jcli-d-11-00668.1</w:t>
      </w:r>
      <w:r w:rsidR="00642F13">
        <w:rPr>
          <w:rStyle w:val="Hyperlink"/>
          <w:rFonts w:cs="Times New Roman"/>
          <w:sz w:val="20"/>
          <w:szCs w:val="20"/>
          <w:lang w:val="en-GB"/>
        </w:rPr>
        <w:fldChar w:fldCharType="end"/>
      </w:r>
      <w:r w:rsidRPr="00697E49">
        <w:rPr>
          <w:rFonts w:cs="Times New Roman"/>
          <w:sz w:val="20"/>
          <w:szCs w:val="20"/>
          <w:lang w:val="en-GB"/>
        </w:rPr>
        <w:t>.</w:t>
      </w:r>
    </w:p>
    <w:p w14:paraId="5CB2D408" w14:textId="0E90FE5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Halder, S., A. Parekh, J.S. Chowdary, C. Gnanaseelan, and A. Kulkarni, 2020: Assessment of CMIP6 models’ skill for tropical Indian Ocean sea surface temperature variability. </w:t>
      </w:r>
      <w:r w:rsidRPr="00697E49">
        <w:rPr>
          <w:rFonts w:cs="Times New Roman"/>
          <w:i/>
          <w:sz w:val="20"/>
          <w:szCs w:val="20"/>
          <w:lang w:val="en-GB"/>
        </w:rPr>
        <w:t>International Journal of Climatology</w:t>
      </w:r>
      <w:r w:rsidRPr="00697E49">
        <w:rPr>
          <w:rFonts w:cs="Times New Roman"/>
          <w:sz w:val="20"/>
          <w:szCs w:val="20"/>
          <w:lang w:val="en-GB"/>
        </w:rPr>
        <w:t>, joc.6975, doi:</w:t>
      </w:r>
      <w:r w:rsidR="00642F13">
        <w:fldChar w:fldCharType="begin"/>
      </w:r>
      <w:r w:rsidR="00642F13" w:rsidRPr="001D5B54">
        <w:rPr>
          <w:lang w:val="en-US"/>
          <w:rPrChange w:id="4018" w:author="Clotilde Pean" w:date="2021-06-21T14:15:00Z">
            <w:rPr/>
          </w:rPrChange>
        </w:rPr>
        <w:instrText xml:space="preserve"> HYPERLINK "https://dx.doi.org/10.1002/joc.6975" </w:instrText>
      </w:r>
      <w:r w:rsidR="00642F13">
        <w:fldChar w:fldCharType="separate"/>
      </w:r>
      <w:r w:rsidRPr="00697E49">
        <w:rPr>
          <w:rStyle w:val="Hyperlink"/>
          <w:rFonts w:cs="Times New Roman"/>
          <w:sz w:val="20"/>
          <w:szCs w:val="20"/>
          <w:lang w:val="en-GB"/>
        </w:rPr>
        <w:t>10.1002/joc.6975</w:t>
      </w:r>
      <w:r w:rsidR="00642F13">
        <w:rPr>
          <w:rStyle w:val="Hyperlink"/>
          <w:rFonts w:cs="Times New Roman"/>
          <w:sz w:val="20"/>
          <w:szCs w:val="20"/>
          <w:lang w:val="en-GB"/>
        </w:rPr>
        <w:fldChar w:fldCharType="end"/>
      </w:r>
      <w:r w:rsidRPr="00697E49">
        <w:rPr>
          <w:rFonts w:cs="Times New Roman"/>
          <w:sz w:val="20"/>
          <w:szCs w:val="20"/>
          <w:lang w:val="en-GB"/>
        </w:rPr>
        <w:t>.</w:t>
      </w:r>
    </w:p>
    <w:p w14:paraId="6B7A356E" w14:textId="223E67D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Hallberg, R., 2013: Using a resolution function to regulate parameterizations of oceanic mesoscale eddy effects.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72</w:t>
      </w:r>
      <w:r w:rsidRPr="00697E49">
        <w:rPr>
          <w:rFonts w:cs="Times New Roman"/>
          <w:sz w:val="20"/>
          <w:szCs w:val="20"/>
          <w:lang w:val="en-GB"/>
        </w:rPr>
        <w:t>, 92–103, doi:</w:t>
      </w:r>
      <w:r w:rsidR="00642F13">
        <w:fldChar w:fldCharType="begin"/>
      </w:r>
      <w:r w:rsidR="00642F13" w:rsidRPr="001D5B54">
        <w:rPr>
          <w:lang w:val="en-US"/>
          <w:rPrChange w:id="4019" w:author="Clotilde Pean" w:date="2021-06-21T14:15:00Z">
            <w:rPr/>
          </w:rPrChange>
        </w:rPr>
        <w:instrText xml:space="preserve"> HYPERLINK "https://dx.doi.org/10.1016/j.ocemod.2013.08.007" </w:instrText>
      </w:r>
      <w:r w:rsidR="00642F13">
        <w:fldChar w:fldCharType="separate"/>
      </w:r>
      <w:r w:rsidRPr="00697E49">
        <w:rPr>
          <w:rStyle w:val="Hyperlink"/>
          <w:rFonts w:cs="Times New Roman"/>
          <w:sz w:val="20"/>
          <w:szCs w:val="20"/>
          <w:lang w:val="en-GB"/>
        </w:rPr>
        <w:t>10.1016/j.ocemod.2013.08.007</w:t>
      </w:r>
      <w:r w:rsidR="00642F13">
        <w:rPr>
          <w:rStyle w:val="Hyperlink"/>
          <w:rFonts w:cs="Times New Roman"/>
          <w:sz w:val="20"/>
          <w:szCs w:val="20"/>
          <w:lang w:val="en-GB"/>
        </w:rPr>
        <w:fldChar w:fldCharType="end"/>
      </w:r>
      <w:r w:rsidRPr="00697E49">
        <w:rPr>
          <w:rFonts w:cs="Times New Roman"/>
          <w:sz w:val="20"/>
          <w:szCs w:val="20"/>
          <w:lang w:val="en-GB"/>
        </w:rPr>
        <w:t>.</w:t>
      </w:r>
    </w:p>
    <w:p w14:paraId="4F223D1B" w14:textId="103DB3C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Hallberg, R. and A. Gnanadesikan, 2006: The role of eddies in determining the structure and response of the wind-driven Southern Hemisphere overturning: Results from the Modeling Eddies in the Southern Ocean (MESO) project. </w:t>
      </w:r>
      <w:r w:rsidRPr="00697E49">
        <w:rPr>
          <w:rFonts w:cs="Times New Roman"/>
          <w:i/>
          <w:sz w:val="20"/>
          <w:szCs w:val="20"/>
          <w:lang w:val="en-GB"/>
        </w:rPr>
        <w:t>Journal of Physical Oceanography</w:t>
      </w:r>
      <w:r w:rsidRPr="00697E49">
        <w:rPr>
          <w:rFonts w:cs="Times New Roman"/>
          <w:sz w:val="20"/>
          <w:szCs w:val="20"/>
          <w:lang w:val="en-GB"/>
        </w:rPr>
        <w:t xml:space="preserve">, </w:t>
      </w:r>
      <w:r w:rsidRPr="00697E49">
        <w:rPr>
          <w:rFonts w:cs="Times New Roman"/>
          <w:b/>
          <w:sz w:val="20"/>
          <w:szCs w:val="20"/>
          <w:lang w:val="en-GB"/>
        </w:rPr>
        <w:t>36(12)</w:t>
      </w:r>
      <w:r w:rsidRPr="00697E49">
        <w:rPr>
          <w:rFonts w:cs="Times New Roman"/>
          <w:sz w:val="20"/>
          <w:szCs w:val="20"/>
          <w:lang w:val="en-GB"/>
        </w:rPr>
        <w:t>, 2232–2252.</w:t>
      </w:r>
    </w:p>
    <w:p w14:paraId="2A26FBD0" w14:textId="2A9862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 W. et al., 2014a: Intensification of decadal and multi-decadal sea level variability in the western tropical Pacific </w:t>
      </w:r>
      <w:r w:rsidRPr="00697E49">
        <w:rPr>
          <w:rFonts w:cs="Times New Roman"/>
          <w:sz w:val="20"/>
          <w:szCs w:val="20"/>
          <w:lang w:val="en-GB"/>
        </w:rPr>
        <w:lastRenderedPageBreak/>
        <w:t xml:space="preserve">during recent decades.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43(5)</w:t>
      </w:r>
      <w:r w:rsidRPr="00697E49">
        <w:rPr>
          <w:rFonts w:cs="Times New Roman"/>
          <w:sz w:val="20"/>
          <w:szCs w:val="20"/>
          <w:lang w:val="en-GB"/>
        </w:rPr>
        <w:t>, 1357–1379, doi:</w:t>
      </w:r>
      <w:r w:rsidR="00642F13">
        <w:fldChar w:fldCharType="begin"/>
      </w:r>
      <w:r w:rsidR="00642F13" w:rsidRPr="001D5B54">
        <w:rPr>
          <w:lang w:val="en-US"/>
          <w:rPrChange w:id="4020" w:author="Clotilde Pean" w:date="2021-06-21T14:15:00Z">
            <w:rPr/>
          </w:rPrChange>
        </w:rPr>
        <w:instrText xml:space="preserve"> HYPERLINK "https://dx.doi.org/10.1007/s00382-013-1951-1" </w:instrText>
      </w:r>
      <w:r w:rsidR="00642F13">
        <w:fldChar w:fldCharType="separate"/>
      </w:r>
      <w:r w:rsidRPr="00697E49">
        <w:rPr>
          <w:rStyle w:val="Hyperlink"/>
          <w:rFonts w:cs="Times New Roman"/>
          <w:sz w:val="20"/>
          <w:szCs w:val="20"/>
          <w:lang w:val="en-GB"/>
        </w:rPr>
        <w:t>10.1007/s00382-013-1951-1</w:t>
      </w:r>
      <w:r w:rsidR="00642F13">
        <w:rPr>
          <w:rStyle w:val="Hyperlink"/>
          <w:rFonts w:cs="Times New Roman"/>
          <w:sz w:val="20"/>
          <w:szCs w:val="20"/>
          <w:lang w:val="en-GB"/>
        </w:rPr>
        <w:fldChar w:fldCharType="end"/>
      </w:r>
      <w:r w:rsidRPr="00697E49">
        <w:rPr>
          <w:rFonts w:cs="Times New Roman"/>
          <w:sz w:val="20"/>
          <w:szCs w:val="20"/>
          <w:lang w:val="en-GB"/>
        </w:rPr>
        <w:t>.</w:t>
      </w:r>
    </w:p>
    <w:p w14:paraId="3301CA96" w14:textId="1BDB2AC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 W. et al., 2014b: Indian ocean decadal variability: A review.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95(11)</w:t>
      </w:r>
      <w:r w:rsidRPr="00697E49">
        <w:rPr>
          <w:rFonts w:cs="Times New Roman"/>
          <w:sz w:val="20"/>
          <w:szCs w:val="20"/>
          <w:lang w:val="en-GB"/>
        </w:rPr>
        <w:t>, 1679–1703, doi:</w:t>
      </w:r>
      <w:r w:rsidR="00642F13">
        <w:fldChar w:fldCharType="begin"/>
      </w:r>
      <w:r w:rsidR="00642F13" w:rsidRPr="001D5B54">
        <w:rPr>
          <w:lang w:val="en-US"/>
          <w:rPrChange w:id="4021" w:author="Clotilde Pean" w:date="2021-06-21T14:15:00Z">
            <w:rPr/>
          </w:rPrChange>
        </w:rPr>
        <w:instrText xml:space="preserve"> HYPERLINK "https://dx.doi.org/10.1175/bams-d-13-00028.1" </w:instrText>
      </w:r>
      <w:r w:rsidR="00642F13">
        <w:fldChar w:fldCharType="separate"/>
      </w:r>
      <w:r w:rsidRPr="00697E49">
        <w:rPr>
          <w:rStyle w:val="Hyperlink"/>
          <w:rFonts w:cs="Times New Roman"/>
          <w:sz w:val="20"/>
          <w:szCs w:val="20"/>
          <w:lang w:val="en-GB"/>
        </w:rPr>
        <w:t>10.1175/bams-d-13-00028.1</w:t>
      </w:r>
      <w:r w:rsidR="00642F13">
        <w:rPr>
          <w:rStyle w:val="Hyperlink"/>
          <w:rFonts w:cs="Times New Roman"/>
          <w:sz w:val="20"/>
          <w:szCs w:val="20"/>
          <w:lang w:val="en-GB"/>
        </w:rPr>
        <w:fldChar w:fldCharType="end"/>
      </w:r>
      <w:r w:rsidRPr="00697E49">
        <w:rPr>
          <w:rFonts w:cs="Times New Roman"/>
          <w:sz w:val="20"/>
          <w:szCs w:val="20"/>
          <w:lang w:val="en-GB"/>
        </w:rPr>
        <w:t>.</w:t>
      </w:r>
    </w:p>
    <w:p w14:paraId="42050609" w14:textId="7507A66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 W. et al., 2014c: Indian ocean decadal variability: A review.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95(11)</w:t>
      </w:r>
      <w:r w:rsidRPr="00697E49">
        <w:rPr>
          <w:rFonts w:cs="Times New Roman"/>
          <w:sz w:val="20"/>
          <w:szCs w:val="20"/>
          <w:lang w:val="en-GB"/>
        </w:rPr>
        <w:t>, 1679–1703, doi:</w:t>
      </w:r>
      <w:r w:rsidR="00642F13">
        <w:fldChar w:fldCharType="begin"/>
      </w:r>
      <w:r w:rsidR="00642F13" w:rsidRPr="001D5B54">
        <w:rPr>
          <w:lang w:val="en-US"/>
          <w:rPrChange w:id="4022" w:author="Clotilde Pean" w:date="2021-06-21T14:15:00Z">
            <w:rPr/>
          </w:rPrChange>
        </w:rPr>
        <w:instrText xml:space="preserve"> HYPERLINK "https://dx.doi.org/10.1175/bams-d-13-00028.1" </w:instrText>
      </w:r>
      <w:r w:rsidR="00642F13">
        <w:fldChar w:fldCharType="separate"/>
      </w:r>
      <w:r w:rsidRPr="00697E49">
        <w:rPr>
          <w:rStyle w:val="Hyperlink"/>
          <w:rFonts w:cs="Times New Roman"/>
          <w:sz w:val="20"/>
          <w:szCs w:val="20"/>
          <w:lang w:val="en-GB"/>
        </w:rPr>
        <w:t>10.1175/bams-d-13-00028.1</w:t>
      </w:r>
      <w:r w:rsidR="00642F13">
        <w:rPr>
          <w:rStyle w:val="Hyperlink"/>
          <w:rFonts w:cs="Times New Roman"/>
          <w:sz w:val="20"/>
          <w:szCs w:val="20"/>
          <w:lang w:val="en-GB"/>
        </w:rPr>
        <w:fldChar w:fldCharType="end"/>
      </w:r>
      <w:r w:rsidRPr="00697E49">
        <w:rPr>
          <w:rFonts w:cs="Times New Roman"/>
          <w:sz w:val="20"/>
          <w:szCs w:val="20"/>
          <w:lang w:val="en-GB"/>
        </w:rPr>
        <w:t>.</w:t>
      </w:r>
    </w:p>
    <w:p w14:paraId="4186BCB1" w14:textId="5D527DC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Hanna, E., X. Fettweis, and R.J. Hall, 2018: Brief communication: Recent changes in summer Greenland blocking captured by none of the CMIP5 models.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12(10)</w:t>
      </w:r>
      <w:r w:rsidRPr="00697E49">
        <w:rPr>
          <w:rFonts w:cs="Times New Roman"/>
          <w:sz w:val="20"/>
          <w:szCs w:val="20"/>
          <w:lang w:val="en-GB"/>
        </w:rPr>
        <w:t>, 3287–3292, doi:</w:t>
      </w:r>
      <w:r w:rsidR="00642F13">
        <w:fldChar w:fldCharType="begin"/>
      </w:r>
      <w:r w:rsidR="00642F13" w:rsidRPr="001D5B54">
        <w:rPr>
          <w:lang w:val="en-US"/>
          <w:rPrChange w:id="4023" w:author="Clotilde Pean" w:date="2021-06-21T14:15:00Z">
            <w:rPr/>
          </w:rPrChange>
        </w:rPr>
        <w:instrText xml:space="preserve"> HYPERLINK "https://dx.doi.org/10.5194/tc-12-3287-2018" </w:instrText>
      </w:r>
      <w:r w:rsidR="00642F13">
        <w:fldChar w:fldCharType="separate"/>
      </w:r>
      <w:r w:rsidRPr="00697E49">
        <w:rPr>
          <w:rStyle w:val="Hyperlink"/>
          <w:rFonts w:cs="Times New Roman"/>
          <w:sz w:val="20"/>
          <w:szCs w:val="20"/>
          <w:lang w:val="en-GB"/>
        </w:rPr>
        <w:t>10.5194/tc-12-3287-2018</w:t>
      </w:r>
      <w:r w:rsidR="00642F13">
        <w:rPr>
          <w:rStyle w:val="Hyperlink"/>
          <w:rFonts w:cs="Times New Roman"/>
          <w:sz w:val="20"/>
          <w:szCs w:val="20"/>
          <w:lang w:val="en-GB"/>
        </w:rPr>
        <w:fldChar w:fldCharType="end"/>
      </w:r>
      <w:r w:rsidRPr="00697E49">
        <w:rPr>
          <w:rFonts w:cs="Times New Roman"/>
          <w:sz w:val="20"/>
          <w:szCs w:val="20"/>
          <w:lang w:val="en-GB"/>
        </w:rPr>
        <w:t>.</w:t>
      </w:r>
    </w:p>
    <w:p w14:paraId="40AF72D6" w14:textId="461709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Hanna, E., T.E. Cropper, P.D. Jones, A.A. Scaife, and R. Allan, 2015: Recent seasonal asymmetric changes in the NAO (a marked summer decline and increased winter variability) and associated changes in the AO and Greenland Blocking Index.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35(9)</w:t>
      </w:r>
      <w:r w:rsidRPr="00697E49">
        <w:rPr>
          <w:rFonts w:cs="Times New Roman"/>
          <w:sz w:val="20"/>
          <w:szCs w:val="20"/>
          <w:lang w:val="en-GB"/>
        </w:rPr>
        <w:t>, 2540–2554, doi:</w:t>
      </w:r>
      <w:r w:rsidR="00642F13">
        <w:fldChar w:fldCharType="begin"/>
      </w:r>
      <w:r w:rsidR="00642F13" w:rsidRPr="001D5B54">
        <w:rPr>
          <w:lang w:val="en-US"/>
          <w:rPrChange w:id="4024" w:author="Clotilde Pean" w:date="2021-06-21T14:15:00Z">
            <w:rPr/>
          </w:rPrChange>
        </w:rPr>
        <w:instrText xml:space="preserve"> HYPERLINK "https://dx.doi.org/10.1002/joc.4157" </w:instrText>
      </w:r>
      <w:r w:rsidR="00642F13">
        <w:fldChar w:fldCharType="separate"/>
      </w:r>
      <w:r w:rsidRPr="00697E49">
        <w:rPr>
          <w:rStyle w:val="Hyperlink"/>
          <w:rFonts w:cs="Times New Roman"/>
          <w:sz w:val="20"/>
          <w:szCs w:val="20"/>
          <w:lang w:val="en-GB"/>
        </w:rPr>
        <w:t>10.1002/joc.4157</w:t>
      </w:r>
      <w:r w:rsidR="00642F13">
        <w:rPr>
          <w:rStyle w:val="Hyperlink"/>
          <w:rFonts w:cs="Times New Roman"/>
          <w:sz w:val="20"/>
          <w:szCs w:val="20"/>
          <w:lang w:val="en-GB"/>
        </w:rPr>
        <w:fldChar w:fldCharType="end"/>
      </w:r>
      <w:r w:rsidRPr="00697E49">
        <w:rPr>
          <w:rFonts w:cs="Times New Roman"/>
          <w:sz w:val="20"/>
          <w:szCs w:val="20"/>
          <w:lang w:val="en-GB"/>
        </w:rPr>
        <w:t>.</w:t>
      </w:r>
    </w:p>
    <w:p w14:paraId="7CD414D7" w14:textId="3B58551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Hannart, A., 2016: Integrated optimal fingerprinting: Method description and illustration.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29(6)</w:t>
      </w:r>
      <w:r w:rsidRPr="00697E49">
        <w:rPr>
          <w:rFonts w:cs="Times New Roman"/>
          <w:sz w:val="20"/>
          <w:szCs w:val="20"/>
          <w:lang w:val="en-GB"/>
        </w:rPr>
        <w:t>, 1977–1998, doi:</w:t>
      </w:r>
      <w:r w:rsidR="00642F13">
        <w:fldChar w:fldCharType="begin"/>
      </w:r>
      <w:r w:rsidR="00642F13" w:rsidRPr="001D5B54">
        <w:rPr>
          <w:lang w:val="en-US"/>
          <w:rPrChange w:id="4025" w:author="Clotilde Pean" w:date="2021-06-21T14:15:00Z">
            <w:rPr/>
          </w:rPrChange>
        </w:rPr>
        <w:instrText xml:space="preserve"> HYPERLINK "https://dx.doi.org/10.1175/jcli-d-14-00124.1" </w:instrText>
      </w:r>
      <w:r w:rsidR="00642F13">
        <w:fldChar w:fldCharType="separate"/>
      </w:r>
      <w:r w:rsidRPr="00697E49">
        <w:rPr>
          <w:rStyle w:val="Hyperlink"/>
          <w:rFonts w:cs="Times New Roman"/>
          <w:sz w:val="20"/>
          <w:szCs w:val="20"/>
          <w:lang w:val="en-GB"/>
        </w:rPr>
        <w:t>10.1175/jcli-d-14-00124.1</w:t>
      </w:r>
      <w:r w:rsidR="00642F13">
        <w:rPr>
          <w:rStyle w:val="Hyperlink"/>
          <w:rFonts w:cs="Times New Roman"/>
          <w:sz w:val="20"/>
          <w:szCs w:val="20"/>
          <w:lang w:val="en-GB"/>
        </w:rPr>
        <w:fldChar w:fldCharType="end"/>
      </w:r>
      <w:r w:rsidRPr="00697E49">
        <w:rPr>
          <w:rFonts w:cs="Times New Roman"/>
          <w:sz w:val="20"/>
          <w:szCs w:val="20"/>
          <w:lang w:val="en-GB"/>
        </w:rPr>
        <w:t>.</w:t>
      </w:r>
    </w:p>
    <w:p w14:paraId="46C5AF45" w14:textId="4BCD553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Hannart, A. and P. Naveau, 2018: Probabilities of causation of climate changes.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31(14)</w:t>
      </w:r>
      <w:r w:rsidRPr="00697E49">
        <w:rPr>
          <w:rFonts w:cs="Times New Roman"/>
          <w:sz w:val="20"/>
          <w:szCs w:val="20"/>
          <w:lang w:val="en-GB"/>
        </w:rPr>
        <w:t>, 5507–5524, doi:</w:t>
      </w:r>
      <w:r w:rsidR="00642F13">
        <w:fldChar w:fldCharType="begin"/>
      </w:r>
      <w:r w:rsidR="00642F13" w:rsidRPr="001D5B54">
        <w:rPr>
          <w:lang w:val="en-US"/>
          <w:rPrChange w:id="4026" w:author="Clotilde Pean" w:date="2021-06-21T14:15:00Z">
            <w:rPr/>
          </w:rPrChange>
        </w:rPr>
        <w:instrText xml:space="preserve"> HYPERLINK "https://dx.doi.org/10.1175/jcli-d-17-0304.1" </w:instrText>
      </w:r>
      <w:r w:rsidR="00642F13">
        <w:fldChar w:fldCharType="separate"/>
      </w:r>
      <w:r w:rsidRPr="00697E49">
        <w:rPr>
          <w:rStyle w:val="Hyperlink"/>
          <w:rFonts w:cs="Times New Roman"/>
          <w:sz w:val="20"/>
          <w:szCs w:val="20"/>
          <w:lang w:val="en-GB"/>
        </w:rPr>
        <w:t>10.1175/jcli-d-17-0304.1</w:t>
      </w:r>
      <w:r w:rsidR="00642F13">
        <w:rPr>
          <w:rStyle w:val="Hyperlink"/>
          <w:rFonts w:cs="Times New Roman"/>
          <w:sz w:val="20"/>
          <w:szCs w:val="20"/>
          <w:lang w:val="en-GB"/>
        </w:rPr>
        <w:fldChar w:fldCharType="end"/>
      </w:r>
      <w:r w:rsidRPr="00697E49">
        <w:rPr>
          <w:rFonts w:cs="Times New Roman"/>
          <w:sz w:val="20"/>
          <w:szCs w:val="20"/>
          <w:lang w:val="en-GB"/>
        </w:rPr>
        <w:t>.</w:t>
      </w:r>
    </w:p>
    <w:p w14:paraId="1F4B62D8" w14:textId="5637502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Hannart, A., A. Ribes, and P. Naveau, 2014: Optimal fingerprinting under multiple sources of uncertainty.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41(4)</w:t>
      </w:r>
      <w:r w:rsidRPr="00697E49">
        <w:rPr>
          <w:rFonts w:cs="Times New Roman"/>
          <w:sz w:val="20"/>
          <w:szCs w:val="20"/>
          <w:lang w:val="en-GB"/>
        </w:rPr>
        <w:t>, 1261–1268, doi:</w:t>
      </w:r>
      <w:r w:rsidR="00642F13">
        <w:fldChar w:fldCharType="begin"/>
      </w:r>
      <w:r w:rsidR="00642F13" w:rsidRPr="001D5B54">
        <w:rPr>
          <w:lang w:val="en-US"/>
          <w:rPrChange w:id="4027" w:author="Clotilde Pean" w:date="2021-06-21T14:15:00Z">
            <w:rPr/>
          </w:rPrChange>
        </w:rPr>
        <w:instrText xml:space="preserve"> HYPERLINK "https://dx.doi.org/10.1002/2013gl058653" </w:instrText>
      </w:r>
      <w:r w:rsidR="00642F13">
        <w:fldChar w:fldCharType="separate"/>
      </w:r>
      <w:r w:rsidRPr="00697E49">
        <w:rPr>
          <w:rStyle w:val="Hyperlink"/>
          <w:rFonts w:cs="Times New Roman"/>
          <w:sz w:val="20"/>
          <w:szCs w:val="20"/>
          <w:lang w:val="en-GB"/>
        </w:rPr>
        <w:t>10.1002/2013gl058653</w:t>
      </w:r>
      <w:r w:rsidR="00642F13">
        <w:rPr>
          <w:rStyle w:val="Hyperlink"/>
          <w:rFonts w:cs="Times New Roman"/>
          <w:sz w:val="20"/>
          <w:szCs w:val="20"/>
          <w:lang w:val="en-GB"/>
        </w:rPr>
        <w:fldChar w:fldCharType="end"/>
      </w:r>
      <w:r w:rsidRPr="00697E49">
        <w:rPr>
          <w:rFonts w:cs="Times New Roman"/>
          <w:sz w:val="20"/>
          <w:szCs w:val="20"/>
          <w:lang w:val="en-GB"/>
        </w:rPr>
        <w:t>.</w:t>
      </w:r>
    </w:p>
    <w:p w14:paraId="230B0D63" w14:textId="6BECFD5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Hardiman, S.C. et al., 2020: Predictability of European winter 2019/20: Indian Ocean dipole impacts on the NAO. </w:t>
      </w:r>
      <w:r w:rsidRPr="00697E49">
        <w:rPr>
          <w:rFonts w:cs="Times New Roman"/>
          <w:i/>
          <w:sz w:val="20"/>
          <w:szCs w:val="20"/>
          <w:lang w:val="en-GB"/>
        </w:rPr>
        <w:t>Atmospheric Science Letters</w:t>
      </w:r>
      <w:r w:rsidRPr="00697E49">
        <w:rPr>
          <w:rFonts w:cs="Times New Roman"/>
          <w:sz w:val="20"/>
          <w:szCs w:val="20"/>
          <w:lang w:val="en-GB"/>
        </w:rPr>
        <w:t xml:space="preserve">, </w:t>
      </w:r>
      <w:r w:rsidRPr="00697E49">
        <w:rPr>
          <w:rFonts w:cs="Times New Roman"/>
          <w:b/>
          <w:sz w:val="20"/>
          <w:szCs w:val="20"/>
          <w:lang w:val="en-GB"/>
        </w:rPr>
        <w:t>21(12)</w:t>
      </w:r>
      <w:r w:rsidRPr="00697E49">
        <w:rPr>
          <w:rFonts w:cs="Times New Roman"/>
          <w:sz w:val="20"/>
          <w:szCs w:val="20"/>
          <w:lang w:val="en-GB"/>
        </w:rPr>
        <w:t>, doi:</w:t>
      </w:r>
      <w:r w:rsidR="00642F13">
        <w:fldChar w:fldCharType="begin"/>
      </w:r>
      <w:r w:rsidR="00642F13" w:rsidRPr="001D5B54">
        <w:rPr>
          <w:lang w:val="en-US"/>
          <w:rPrChange w:id="4028" w:author="Clotilde Pean" w:date="2021-06-21T14:15:00Z">
            <w:rPr/>
          </w:rPrChange>
        </w:rPr>
        <w:instrText xml:space="preserve"> HYPERLINK "https://dx.doi.org/10.1002/asl.1005" </w:instrText>
      </w:r>
      <w:r w:rsidR="00642F13">
        <w:fldChar w:fldCharType="separate"/>
      </w:r>
      <w:r w:rsidRPr="00697E49">
        <w:rPr>
          <w:rStyle w:val="Hyperlink"/>
          <w:rFonts w:cs="Times New Roman"/>
          <w:sz w:val="20"/>
          <w:szCs w:val="20"/>
          <w:lang w:val="en-GB"/>
        </w:rPr>
        <w:t>10.1002/asl.1005</w:t>
      </w:r>
      <w:r w:rsidR="00642F13">
        <w:rPr>
          <w:rStyle w:val="Hyperlink"/>
          <w:rFonts w:cs="Times New Roman"/>
          <w:sz w:val="20"/>
          <w:szCs w:val="20"/>
          <w:lang w:val="en-GB"/>
        </w:rPr>
        <w:fldChar w:fldCharType="end"/>
      </w:r>
      <w:r w:rsidRPr="00697E49">
        <w:rPr>
          <w:rFonts w:cs="Times New Roman"/>
          <w:sz w:val="20"/>
          <w:szCs w:val="20"/>
          <w:lang w:val="en-GB"/>
        </w:rPr>
        <w:t>.</w:t>
      </w:r>
    </w:p>
    <w:p w14:paraId="7DBEFB8A" w14:textId="53F34A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Hargreaves, J.C. and J. Annan, 2014: Can we trust climate models? </w:t>
      </w:r>
      <w:r w:rsidRPr="00697E49">
        <w:rPr>
          <w:rFonts w:cs="Times New Roman"/>
          <w:i/>
          <w:sz w:val="20"/>
          <w:szCs w:val="20"/>
          <w:lang w:val="en-GB"/>
        </w:rPr>
        <w:t>WIREs Climate Change</w:t>
      </w:r>
      <w:r w:rsidRPr="00697E49">
        <w:rPr>
          <w:rFonts w:cs="Times New Roman"/>
          <w:sz w:val="20"/>
          <w:szCs w:val="20"/>
          <w:lang w:val="en-GB"/>
        </w:rPr>
        <w:t xml:space="preserve">, </w:t>
      </w:r>
      <w:r w:rsidRPr="00697E49">
        <w:rPr>
          <w:rFonts w:cs="Times New Roman"/>
          <w:b/>
          <w:sz w:val="20"/>
          <w:szCs w:val="20"/>
          <w:lang w:val="en-GB"/>
        </w:rPr>
        <w:t>5</w:t>
      </w:r>
      <w:r w:rsidRPr="00697E49">
        <w:rPr>
          <w:rFonts w:cs="Times New Roman"/>
          <w:sz w:val="20"/>
          <w:szCs w:val="20"/>
          <w:lang w:val="en-GB"/>
        </w:rPr>
        <w:t>, 435–440, doi:</w:t>
      </w:r>
      <w:r w:rsidR="00642F13">
        <w:fldChar w:fldCharType="begin"/>
      </w:r>
      <w:r w:rsidR="00642F13" w:rsidRPr="001D5B54">
        <w:rPr>
          <w:lang w:val="en-US"/>
          <w:rPrChange w:id="4029" w:author="Clotilde Pean" w:date="2021-06-21T14:15:00Z">
            <w:rPr/>
          </w:rPrChange>
        </w:rPr>
        <w:instrText xml:space="preserve"> HYPERLINK "https://dx.doi.org/10.1002/wcc.288" </w:instrText>
      </w:r>
      <w:r w:rsidR="00642F13">
        <w:fldChar w:fldCharType="separate"/>
      </w:r>
      <w:r w:rsidRPr="00697E49">
        <w:rPr>
          <w:rStyle w:val="Hyperlink"/>
          <w:rFonts w:cs="Times New Roman"/>
          <w:sz w:val="20"/>
          <w:szCs w:val="20"/>
          <w:lang w:val="en-GB"/>
        </w:rPr>
        <w:t>10.1002/wcc.288</w:t>
      </w:r>
      <w:r w:rsidR="00642F13">
        <w:rPr>
          <w:rStyle w:val="Hyperlink"/>
          <w:rFonts w:cs="Times New Roman"/>
          <w:sz w:val="20"/>
          <w:szCs w:val="20"/>
          <w:lang w:val="en-GB"/>
        </w:rPr>
        <w:fldChar w:fldCharType="end"/>
      </w:r>
      <w:r w:rsidRPr="00697E49">
        <w:rPr>
          <w:rFonts w:cs="Times New Roman"/>
          <w:sz w:val="20"/>
          <w:szCs w:val="20"/>
          <w:lang w:val="en-GB"/>
        </w:rPr>
        <w:t>.</w:t>
      </w:r>
    </w:p>
    <w:p w14:paraId="376FD9D0" w14:textId="0C3F574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Harlaß, J., M. Latif, and W. Park, 2018: Alleviating tropical Atlantic sector biases in the Kiel climate model by enhancing horizontal and vertical atmosphere model resolution: climatology and interannual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50(7–8)</w:t>
      </w:r>
      <w:r w:rsidRPr="00697E49">
        <w:rPr>
          <w:rFonts w:cs="Times New Roman"/>
          <w:sz w:val="20"/>
          <w:szCs w:val="20"/>
          <w:lang w:val="en-GB"/>
        </w:rPr>
        <w:t>, 2605–2635, doi:</w:t>
      </w:r>
      <w:r w:rsidR="00642F13">
        <w:fldChar w:fldCharType="begin"/>
      </w:r>
      <w:r w:rsidR="00642F13" w:rsidRPr="001D5B54">
        <w:rPr>
          <w:lang w:val="en-US"/>
          <w:rPrChange w:id="4030" w:author="Clotilde Pean" w:date="2021-06-21T14:15:00Z">
            <w:rPr/>
          </w:rPrChange>
        </w:rPr>
        <w:instrText xml:space="preserve"> HYPERLINK "https://dx.doi.org/10.1007/s00382-017-3760-4" </w:instrText>
      </w:r>
      <w:r w:rsidR="00642F13">
        <w:fldChar w:fldCharType="separate"/>
      </w:r>
      <w:r w:rsidRPr="00697E49">
        <w:rPr>
          <w:rStyle w:val="Hyperlink"/>
          <w:rFonts w:cs="Times New Roman"/>
          <w:sz w:val="20"/>
          <w:szCs w:val="20"/>
          <w:lang w:val="en-GB"/>
        </w:rPr>
        <w:t>10.1007/s00382-017-3760-4</w:t>
      </w:r>
      <w:r w:rsidR="00642F13">
        <w:rPr>
          <w:rStyle w:val="Hyperlink"/>
          <w:rFonts w:cs="Times New Roman"/>
          <w:sz w:val="20"/>
          <w:szCs w:val="20"/>
          <w:lang w:val="en-GB"/>
        </w:rPr>
        <w:fldChar w:fldCharType="end"/>
      </w:r>
      <w:r w:rsidRPr="00697E49">
        <w:rPr>
          <w:rFonts w:cs="Times New Roman"/>
          <w:sz w:val="20"/>
          <w:szCs w:val="20"/>
          <w:lang w:val="en-GB"/>
        </w:rPr>
        <w:t>.</w:t>
      </w:r>
    </w:p>
    <w:p w14:paraId="750495E9" w14:textId="5E8EE49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Harper, A.B. et al., 2018: Land-use emissions play a critical role in land-based mitigation for Paris climate targets. </w:t>
      </w:r>
      <w:r w:rsidRPr="00697E49">
        <w:rPr>
          <w:rFonts w:cs="Times New Roman"/>
          <w:i/>
          <w:sz w:val="20"/>
          <w:szCs w:val="20"/>
          <w:lang w:val="en-GB"/>
        </w:rPr>
        <w:t>Nature Communications</w:t>
      </w:r>
      <w:r w:rsidRPr="00697E49">
        <w:rPr>
          <w:rFonts w:cs="Times New Roman"/>
          <w:sz w:val="20"/>
          <w:szCs w:val="20"/>
          <w:lang w:val="en-GB"/>
        </w:rPr>
        <w:t>, doi:</w:t>
      </w:r>
      <w:r w:rsidR="00642F13">
        <w:fldChar w:fldCharType="begin"/>
      </w:r>
      <w:r w:rsidR="00642F13" w:rsidRPr="001D5B54">
        <w:rPr>
          <w:lang w:val="en-US"/>
          <w:rPrChange w:id="4031" w:author="Clotilde Pean" w:date="2021-06-21T14:15:00Z">
            <w:rPr/>
          </w:rPrChange>
        </w:rPr>
        <w:instrText xml:space="preserve"> HYPERLINK "https://dx.doi.org/10.1038/s41467-018-05340-z" </w:instrText>
      </w:r>
      <w:r w:rsidR="00642F13">
        <w:fldChar w:fldCharType="separate"/>
      </w:r>
      <w:r w:rsidRPr="00697E49">
        <w:rPr>
          <w:rStyle w:val="Hyperlink"/>
          <w:rFonts w:cs="Times New Roman"/>
          <w:sz w:val="20"/>
          <w:szCs w:val="20"/>
          <w:lang w:val="en-GB"/>
        </w:rPr>
        <w:t>10.1038/s41467-018-05340-z</w:t>
      </w:r>
      <w:r w:rsidR="00642F13">
        <w:rPr>
          <w:rStyle w:val="Hyperlink"/>
          <w:rFonts w:cs="Times New Roman"/>
          <w:sz w:val="20"/>
          <w:szCs w:val="20"/>
          <w:lang w:val="en-GB"/>
        </w:rPr>
        <w:fldChar w:fldCharType="end"/>
      </w:r>
      <w:r w:rsidRPr="00697E49">
        <w:rPr>
          <w:rFonts w:cs="Times New Roman"/>
          <w:sz w:val="20"/>
          <w:szCs w:val="20"/>
          <w:lang w:val="en-GB"/>
        </w:rPr>
        <w:t>.</w:t>
      </w:r>
    </w:p>
    <w:p w14:paraId="2AE3D756" w14:textId="33AD66F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Harris, I., P.D. Jones, T.J. Osborn, and D.H. Lister, 2014: Updated high-resolution grids of monthly climatic observations – the CRU TS3.10 Dataset.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34(3)</w:t>
      </w:r>
      <w:r w:rsidRPr="00697E49">
        <w:rPr>
          <w:rFonts w:cs="Times New Roman"/>
          <w:sz w:val="20"/>
          <w:szCs w:val="20"/>
          <w:lang w:val="en-GB"/>
        </w:rPr>
        <w:t>, 623–642, doi:</w:t>
      </w:r>
      <w:r w:rsidR="00642F13">
        <w:fldChar w:fldCharType="begin"/>
      </w:r>
      <w:r w:rsidR="00642F13" w:rsidRPr="001D5B54">
        <w:rPr>
          <w:lang w:val="en-US"/>
          <w:rPrChange w:id="4032" w:author="Clotilde Pean" w:date="2021-06-21T14:15:00Z">
            <w:rPr/>
          </w:rPrChange>
        </w:rPr>
        <w:instrText xml:space="preserve"> HYPERLINK "https://dx.doi.org/10.1002/joc.3711" </w:instrText>
      </w:r>
      <w:r w:rsidR="00642F13">
        <w:fldChar w:fldCharType="separate"/>
      </w:r>
      <w:r w:rsidRPr="00697E49">
        <w:rPr>
          <w:rStyle w:val="Hyperlink"/>
          <w:rFonts w:cs="Times New Roman"/>
          <w:sz w:val="20"/>
          <w:szCs w:val="20"/>
          <w:lang w:val="en-GB"/>
        </w:rPr>
        <w:t>10.1002/joc.3711</w:t>
      </w:r>
      <w:r w:rsidR="00642F13">
        <w:rPr>
          <w:rStyle w:val="Hyperlink"/>
          <w:rFonts w:cs="Times New Roman"/>
          <w:sz w:val="20"/>
          <w:szCs w:val="20"/>
          <w:lang w:val="en-GB"/>
        </w:rPr>
        <w:fldChar w:fldCharType="end"/>
      </w:r>
      <w:r w:rsidRPr="00697E49">
        <w:rPr>
          <w:rFonts w:cs="Times New Roman"/>
          <w:sz w:val="20"/>
          <w:szCs w:val="20"/>
          <w:lang w:val="en-GB"/>
        </w:rPr>
        <w:t>.</w:t>
      </w:r>
    </w:p>
    <w:p w14:paraId="1E52EDCA" w14:textId="5B34DC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Harrison, D.E. and N.K. Larkin, 1998: El Nino-Southern Oscillation sea surface temperature and wind anomalies, 1946-1993. </w:t>
      </w:r>
      <w:r w:rsidRPr="00697E49">
        <w:rPr>
          <w:rFonts w:cs="Times New Roman"/>
          <w:i/>
          <w:sz w:val="20"/>
          <w:szCs w:val="20"/>
          <w:lang w:val="en-GB"/>
        </w:rPr>
        <w:t>Reviews of Geophysics</w:t>
      </w:r>
      <w:r w:rsidRPr="00697E49">
        <w:rPr>
          <w:rFonts w:cs="Times New Roman"/>
          <w:sz w:val="20"/>
          <w:szCs w:val="20"/>
          <w:lang w:val="en-GB"/>
        </w:rPr>
        <w:t xml:space="preserve">, </w:t>
      </w:r>
      <w:r w:rsidRPr="00697E49">
        <w:rPr>
          <w:rFonts w:cs="Times New Roman"/>
          <w:b/>
          <w:sz w:val="20"/>
          <w:szCs w:val="20"/>
          <w:lang w:val="en-GB"/>
        </w:rPr>
        <w:t>36(3)</w:t>
      </w:r>
      <w:r w:rsidRPr="00697E49">
        <w:rPr>
          <w:rFonts w:cs="Times New Roman"/>
          <w:sz w:val="20"/>
          <w:szCs w:val="20"/>
          <w:lang w:val="en-GB"/>
        </w:rPr>
        <w:t>, 353–399, doi:</w:t>
      </w:r>
      <w:r w:rsidR="00642F13">
        <w:fldChar w:fldCharType="begin"/>
      </w:r>
      <w:r w:rsidR="00642F13" w:rsidRPr="001D5B54">
        <w:rPr>
          <w:lang w:val="en-US"/>
          <w:rPrChange w:id="4033" w:author="Clotilde Pean" w:date="2021-06-21T14:15:00Z">
            <w:rPr/>
          </w:rPrChange>
        </w:rPr>
        <w:instrText xml:space="preserve"> HYPERLINK "https://dx.doi.org/10.1029/98rg00715" </w:instrText>
      </w:r>
      <w:r w:rsidR="00642F13">
        <w:fldChar w:fldCharType="separate"/>
      </w:r>
      <w:r w:rsidRPr="00697E49">
        <w:rPr>
          <w:rStyle w:val="Hyperlink"/>
          <w:rFonts w:cs="Times New Roman"/>
          <w:sz w:val="20"/>
          <w:szCs w:val="20"/>
          <w:lang w:val="en-GB"/>
        </w:rPr>
        <w:t>10.1029/98rg00715</w:t>
      </w:r>
      <w:r w:rsidR="00642F13">
        <w:rPr>
          <w:rStyle w:val="Hyperlink"/>
          <w:rFonts w:cs="Times New Roman"/>
          <w:sz w:val="20"/>
          <w:szCs w:val="20"/>
          <w:lang w:val="en-GB"/>
        </w:rPr>
        <w:fldChar w:fldCharType="end"/>
      </w:r>
      <w:r w:rsidRPr="00697E49">
        <w:rPr>
          <w:rFonts w:cs="Times New Roman"/>
          <w:sz w:val="20"/>
          <w:szCs w:val="20"/>
          <w:lang w:val="en-GB"/>
        </w:rPr>
        <w:t>.</w:t>
      </w:r>
    </w:p>
    <w:p w14:paraId="160F1C19" w14:textId="08DEFF4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Harrison, S.P., P.J. Bartlein, and I.C. Prentice, 2016: What have we learnt from palaeoclimate simulations? </w:t>
      </w:r>
      <w:r w:rsidRPr="00697E49">
        <w:rPr>
          <w:rFonts w:cs="Times New Roman"/>
          <w:i/>
          <w:sz w:val="20"/>
          <w:szCs w:val="20"/>
          <w:lang w:val="en-GB"/>
        </w:rPr>
        <w:t>Journal of Quaternary Science</w:t>
      </w:r>
      <w:r w:rsidRPr="00697E49">
        <w:rPr>
          <w:rFonts w:cs="Times New Roman"/>
          <w:sz w:val="20"/>
          <w:szCs w:val="20"/>
          <w:lang w:val="en-GB"/>
        </w:rPr>
        <w:t xml:space="preserve">, </w:t>
      </w:r>
      <w:r w:rsidRPr="00697E49">
        <w:rPr>
          <w:rFonts w:cs="Times New Roman"/>
          <w:b/>
          <w:sz w:val="20"/>
          <w:szCs w:val="20"/>
          <w:lang w:val="en-GB"/>
        </w:rPr>
        <w:t>31(4)</w:t>
      </w:r>
      <w:r w:rsidRPr="00697E49">
        <w:rPr>
          <w:rFonts w:cs="Times New Roman"/>
          <w:sz w:val="20"/>
          <w:szCs w:val="20"/>
          <w:lang w:val="en-GB"/>
        </w:rPr>
        <w:t>, 363–385, doi:</w:t>
      </w:r>
      <w:r w:rsidR="00642F13">
        <w:fldChar w:fldCharType="begin"/>
      </w:r>
      <w:r w:rsidR="00642F13" w:rsidRPr="001D5B54">
        <w:rPr>
          <w:lang w:val="en-US"/>
          <w:rPrChange w:id="4034" w:author="Clotilde Pean" w:date="2021-06-21T14:15:00Z">
            <w:rPr/>
          </w:rPrChange>
        </w:rPr>
        <w:instrText xml:space="preserve"> HYPERLINK "https://dx.doi.org/10.1002/jqs.2842" </w:instrText>
      </w:r>
      <w:r w:rsidR="00642F13">
        <w:fldChar w:fldCharType="separate"/>
      </w:r>
      <w:r w:rsidRPr="00697E49">
        <w:rPr>
          <w:rStyle w:val="Hyperlink"/>
          <w:rFonts w:cs="Times New Roman"/>
          <w:sz w:val="20"/>
          <w:szCs w:val="20"/>
          <w:lang w:val="en-GB"/>
        </w:rPr>
        <w:t>10.1002/jqs.2842</w:t>
      </w:r>
      <w:r w:rsidR="00642F13">
        <w:rPr>
          <w:rStyle w:val="Hyperlink"/>
          <w:rFonts w:cs="Times New Roman"/>
          <w:sz w:val="20"/>
          <w:szCs w:val="20"/>
          <w:lang w:val="en-GB"/>
        </w:rPr>
        <w:fldChar w:fldCharType="end"/>
      </w:r>
      <w:r w:rsidRPr="00697E49">
        <w:rPr>
          <w:rFonts w:cs="Times New Roman"/>
          <w:sz w:val="20"/>
          <w:szCs w:val="20"/>
          <w:lang w:val="en-GB"/>
        </w:rPr>
        <w:t>.</w:t>
      </w:r>
    </w:p>
    <w:p w14:paraId="6DF329F7" w14:textId="02EB945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Harrison, S.P. et al., 2014: Climate model benchmarking with glacial and mid-Holocene climates.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43(3–4)</w:t>
      </w:r>
      <w:r w:rsidRPr="00697E49">
        <w:rPr>
          <w:rFonts w:cs="Times New Roman"/>
          <w:sz w:val="20"/>
          <w:szCs w:val="20"/>
          <w:lang w:val="en-GB"/>
        </w:rPr>
        <w:t>, 671–688, doi:</w:t>
      </w:r>
      <w:r w:rsidR="00642F13">
        <w:fldChar w:fldCharType="begin"/>
      </w:r>
      <w:r w:rsidR="00642F13" w:rsidRPr="001D5B54">
        <w:rPr>
          <w:lang w:val="en-US"/>
          <w:rPrChange w:id="4035" w:author="Clotilde Pean" w:date="2021-06-21T14:15:00Z">
            <w:rPr/>
          </w:rPrChange>
        </w:rPr>
        <w:instrText xml:space="preserve"> HYPERLINK "https://dx.doi.org/10.1007/s00382-013-1922-6" </w:instrText>
      </w:r>
      <w:r w:rsidR="00642F13">
        <w:fldChar w:fldCharType="separate"/>
      </w:r>
      <w:r w:rsidRPr="00697E49">
        <w:rPr>
          <w:rStyle w:val="Hyperlink"/>
          <w:rFonts w:cs="Times New Roman"/>
          <w:sz w:val="20"/>
          <w:szCs w:val="20"/>
          <w:lang w:val="en-GB"/>
        </w:rPr>
        <w:t>10.1007/s00382-013-1922-6</w:t>
      </w:r>
      <w:r w:rsidR="00642F13">
        <w:rPr>
          <w:rStyle w:val="Hyperlink"/>
          <w:rFonts w:cs="Times New Roman"/>
          <w:sz w:val="20"/>
          <w:szCs w:val="20"/>
          <w:lang w:val="en-GB"/>
        </w:rPr>
        <w:fldChar w:fldCharType="end"/>
      </w:r>
      <w:r w:rsidRPr="00697E49">
        <w:rPr>
          <w:rFonts w:cs="Times New Roman"/>
          <w:sz w:val="20"/>
          <w:szCs w:val="20"/>
          <w:lang w:val="en-GB"/>
        </w:rPr>
        <w:t>.</w:t>
      </w:r>
    </w:p>
    <w:p w14:paraId="22A75475" w14:textId="126F1A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Harrison, S.P. et al., 2015: Evaluation of CMIP5 palaeo-simulations to improve climate projections.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5(8)</w:t>
      </w:r>
      <w:r w:rsidRPr="00697E49">
        <w:rPr>
          <w:rFonts w:cs="Times New Roman"/>
          <w:sz w:val="20"/>
          <w:szCs w:val="20"/>
          <w:lang w:val="en-GB"/>
        </w:rPr>
        <w:t>, 735–743, doi:</w:t>
      </w:r>
      <w:r w:rsidR="00642F13">
        <w:fldChar w:fldCharType="begin"/>
      </w:r>
      <w:r w:rsidR="00642F13" w:rsidRPr="001D5B54">
        <w:rPr>
          <w:lang w:val="en-US"/>
          <w:rPrChange w:id="4036" w:author="Clotilde Pean" w:date="2021-06-21T14:15:00Z">
            <w:rPr/>
          </w:rPrChange>
        </w:rPr>
        <w:instrText xml:space="preserve"> HYPERLINK "https://dx.doi.org/10.1038/nclimate2649" </w:instrText>
      </w:r>
      <w:r w:rsidR="00642F13">
        <w:fldChar w:fldCharType="separate"/>
      </w:r>
      <w:r w:rsidRPr="00697E49">
        <w:rPr>
          <w:rStyle w:val="Hyperlink"/>
          <w:rFonts w:cs="Times New Roman"/>
          <w:sz w:val="20"/>
          <w:szCs w:val="20"/>
          <w:lang w:val="en-GB"/>
        </w:rPr>
        <w:t>10.1038/nclimate2649</w:t>
      </w:r>
      <w:r w:rsidR="00642F13">
        <w:rPr>
          <w:rStyle w:val="Hyperlink"/>
          <w:rFonts w:cs="Times New Roman"/>
          <w:sz w:val="20"/>
          <w:szCs w:val="20"/>
          <w:lang w:val="en-GB"/>
        </w:rPr>
        <w:fldChar w:fldCharType="end"/>
      </w:r>
      <w:r w:rsidRPr="00697E49">
        <w:rPr>
          <w:rFonts w:cs="Times New Roman"/>
          <w:sz w:val="20"/>
          <w:szCs w:val="20"/>
          <w:lang w:val="en-GB"/>
        </w:rPr>
        <w:t>.</w:t>
      </w:r>
    </w:p>
    <w:p w14:paraId="4B648530" w14:textId="43F6F7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Harvey, B.J., P. Cook, L.C. Shaffrey, and R. Schiemann, 2020: The Response of the Northern Hemisphere Storm Tracks and Jet Streams to Climate Change in the CMIP3, CMIP5, and CMIP6 Climate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125(23)</w:t>
      </w:r>
      <w:r w:rsidRPr="00697E49">
        <w:rPr>
          <w:rFonts w:cs="Times New Roman"/>
          <w:sz w:val="20"/>
          <w:szCs w:val="20"/>
          <w:lang w:val="en-GB"/>
        </w:rPr>
        <w:t>, e2020JD032701, doi:</w:t>
      </w:r>
      <w:r w:rsidR="00642F13">
        <w:fldChar w:fldCharType="begin"/>
      </w:r>
      <w:r w:rsidR="00642F13" w:rsidRPr="001D5B54">
        <w:rPr>
          <w:lang w:val="en-US"/>
          <w:rPrChange w:id="4037" w:author="Clotilde Pean" w:date="2021-06-21T14:15:00Z">
            <w:rPr/>
          </w:rPrChange>
        </w:rPr>
        <w:instrText xml:space="preserve"> HYPERLINK "https://dx.doi.org/10.1029/2020jd032701" </w:instrText>
      </w:r>
      <w:r w:rsidR="00642F13">
        <w:fldChar w:fldCharType="separate"/>
      </w:r>
      <w:r w:rsidRPr="00697E49">
        <w:rPr>
          <w:rStyle w:val="Hyperlink"/>
          <w:rFonts w:cs="Times New Roman"/>
          <w:sz w:val="20"/>
          <w:szCs w:val="20"/>
          <w:lang w:val="en-GB"/>
        </w:rPr>
        <w:t>10.1029/2020jd032701</w:t>
      </w:r>
      <w:r w:rsidR="00642F13">
        <w:rPr>
          <w:rStyle w:val="Hyperlink"/>
          <w:rFonts w:cs="Times New Roman"/>
          <w:sz w:val="20"/>
          <w:szCs w:val="20"/>
          <w:lang w:val="en-GB"/>
        </w:rPr>
        <w:fldChar w:fldCharType="end"/>
      </w:r>
      <w:r w:rsidRPr="00697E49">
        <w:rPr>
          <w:rFonts w:cs="Times New Roman"/>
          <w:sz w:val="20"/>
          <w:szCs w:val="20"/>
          <w:lang w:val="en-GB"/>
        </w:rPr>
        <w:t>.</w:t>
      </w:r>
    </w:p>
    <w:p w14:paraId="7491B1FB" w14:textId="396BA06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Hasselmann, K., 1997: Multi-pattern fingerprint method for detection and attribution of climate change.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13(9)</w:t>
      </w:r>
      <w:r w:rsidRPr="00697E49">
        <w:rPr>
          <w:rFonts w:cs="Times New Roman"/>
          <w:sz w:val="20"/>
          <w:szCs w:val="20"/>
          <w:lang w:val="en-GB"/>
        </w:rPr>
        <w:t>, 601–611, doi:</w:t>
      </w:r>
      <w:r w:rsidR="00642F13">
        <w:fldChar w:fldCharType="begin"/>
      </w:r>
      <w:r w:rsidR="00642F13" w:rsidRPr="001D5B54">
        <w:rPr>
          <w:lang w:val="en-US"/>
          <w:rPrChange w:id="4038" w:author="Clotilde Pean" w:date="2021-06-21T14:15:00Z">
            <w:rPr/>
          </w:rPrChange>
        </w:rPr>
        <w:instrText xml:space="preserve"> HYPERLINK "https://dx.doi.org/10.1007/s003820050185" </w:instrText>
      </w:r>
      <w:r w:rsidR="00642F13">
        <w:fldChar w:fldCharType="separate"/>
      </w:r>
      <w:r w:rsidRPr="00697E49">
        <w:rPr>
          <w:rStyle w:val="Hyperlink"/>
          <w:rFonts w:cs="Times New Roman"/>
          <w:sz w:val="20"/>
          <w:szCs w:val="20"/>
          <w:lang w:val="en-GB"/>
        </w:rPr>
        <w:t>10.1007/s003820050185</w:t>
      </w:r>
      <w:r w:rsidR="00642F13">
        <w:rPr>
          <w:rStyle w:val="Hyperlink"/>
          <w:rFonts w:cs="Times New Roman"/>
          <w:sz w:val="20"/>
          <w:szCs w:val="20"/>
          <w:lang w:val="en-GB"/>
        </w:rPr>
        <w:fldChar w:fldCharType="end"/>
      </w:r>
      <w:r w:rsidRPr="00697E49">
        <w:rPr>
          <w:rFonts w:cs="Times New Roman"/>
          <w:sz w:val="20"/>
          <w:szCs w:val="20"/>
          <w:lang w:val="en-GB"/>
        </w:rPr>
        <w:t>.</w:t>
      </w:r>
    </w:p>
    <w:p w14:paraId="70F472BE" w14:textId="7772E4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Hausfather, Z. et al., 2017: Assessing recent warming using instrumentally homogeneous sea surface temperature records.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doi:</w:t>
      </w:r>
      <w:r w:rsidR="00642F13">
        <w:fldChar w:fldCharType="begin"/>
      </w:r>
      <w:r w:rsidR="00642F13" w:rsidRPr="001D5B54">
        <w:rPr>
          <w:lang w:val="en-US"/>
          <w:rPrChange w:id="4039" w:author="Clotilde Pean" w:date="2021-06-21T14:15:00Z">
            <w:rPr/>
          </w:rPrChange>
        </w:rPr>
        <w:instrText xml:space="preserve"> HYPERLINK "https://dx.doi.org/10.1126/sciadv.1601207" </w:instrText>
      </w:r>
      <w:r w:rsidR="00642F13">
        <w:fldChar w:fldCharType="separate"/>
      </w:r>
      <w:r w:rsidRPr="00697E49">
        <w:rPr>
          <w:rStyle w:val="Hyperlink"/>
          <w:rFonts w:cs="Times New Roman"/>
          <w:sz w:val="20"/>
          <w:szCs w:val="20"/>
          <w:lang w:val="en-GB"/>
        </w:rPr>
        <w:t>10.1126/sciadv.1601207</w:t>
      </w:r>
      <w:r w:rsidR="00642F13">
        <w:rPr>
          <w:rStyle w:val="Hyperlink"/>
          <w:rFonts w:cs="Times New Roman"/>
          <w:sz w:val="20"/>
          <w:szCs w:val="20"/>
          <w:lang w:val="en-GB"/>
        </w:rPr>
        <w:fldChar w:fldCharType="end"/>
      </w:r>
      <w:r w:rsidRPr="00697E49">
        <w:rPr>
          <w:rFonts w:cs="Times New Roman"/>
          <w:sz w:val="20"/>
          <w:szCs w:val="20"/>
          <w:lang w:val="en-GB"/>
        </w:rPr>
        <w:t>.</w:t>
      </w:r>
    </w:p>
    <w:p w14:paraId="0DA28124" w14:textId="2BD9691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Haustein, K. et al., 2017: A real-time Global Warming Index.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doi:</w:t>
      </w:r>
      <w:r w:rsidR="00642F13">
        <w:fldChar w:fldCharType="begin"/>
      </w:r>
      <w:r w:rsidR="00642F13" w:rsidRPr="001D5B54">
        <w:rPr>
          <w:lang w:val="en-US"/>
          <w:rPrChange w:id="4040" w:author="Clotilde Pean" w:date="2021-06-21T14:15:00Z">
            <w:rPr/>
          </w:rPrChange>
        </w:rPr>
        <w:instrText xml:space="preserve"> HYPERLINK "https://dx.doi.org/10.1038/s41598-017-14828-5" </w:instrText>
      </w:r>
      <w:r w:rsidR="00642F13">
        <w:fldChar w:fldCharType="separate"/>
      </w:r>
      <w:r w:rsidRPr="00697E49">
        <w:rPr>
          <w:rStyle w:val="Hyperlink"/>
          <w:rFonts w:cs="Times New Roman"/>
          <w:sz w:val="20"/>
          <w:szCs w:val="20"/>
          <w:lang w:val="en-GB"/>
        </w:rPr>
        <w:t>10.1038/s41598-017-14828-5</w:t>
      </w:r>
      <w:r w:rsidR="00642F13">
        <w:rPr>
          <w:rStyle w:val="Hyperlink"/>
          <w:rFonts w:cs="Times New Roman"/>
          <w:sz w:val="20"/>
          <w:szCs w:val="20"/>
          <w:lang w:val="en-GB"/>
        </w:rPr>
        <w:fldChar w:fldCharType="end"/>
      </w:r>
      <w:r w:rsidRPr="00697E49">
        <w:rPr>
          <w:rFonts w:cs="Times New Roman"/>
          <w:sz w:val="20"/>
          <w:szCs w:val="20"/>
          <w:lang w:val="en-GB"/>
        </w:rPr>
        <w:t>.</w:t>
      </w:r>
    </w:p>
    <w:p w14:paraId="4EA230EF" w14:textId="68241BA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Haustein, K. et al., 2019: A limited role for unforced internal variability in twentieth-century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32(16)</w:t>
      </w:r>
      <w:r w:rsidRPr="00697E49">
        <w:rPr>
          <w:rFonts w:cs="Times New Roman"/>
          <w:sz w:val="20"/>
          <w:szCs w:val="20"/>
          <w:lang w:val="en-GB"/>
        </w:rPr>
        <w:t>, 4893–4917, doi:</w:t>
      </w:r>
      <w:r w:rsidR="00642F13">
        <w:fldChar w:fldCharType="begin"/>
      </w:r>
      <w:r w:rsidR="00642F13" w:rsidRPr="001D5B54">
        <w:rPr>
          <w:lang w:val="en-US"/>
          <w:rPrChange w:id="4041" w:author="Clotilde Pean" w:date="2021-06-21T14:15:00Z">
            <w:rPr/>
          </w:rPrChange>
        </w:rPr>
        <w:instrText xml:space="preserve"> HYPERLINK "https://dx.doi.org/10.1175/jcli-d-18-0555.1" </w:instrText>
      </w:r>
      <w:r w:rsidR="00642F13">
        <w:fldChar w:fldCharType="separate"/>
      </w:r>
      <w:r w:rsidRPr="00697E49">
        <w:rPr>
          <w:rStyle w:val="Hyperlink"/>
          <w:rFonts w:cs="Times New Roman"/>
          <w:sz w:val="20"/>
          <w:szCs w:val="20"/>
          <w:lang w:val="en-GB"/>
        </w:rPr>
        <w:t>10.1175/jcli-d-18-0555.1</w:t>
      </w:r>
      <w:r w:rsidR="00642F13">
        <w:rPr>
          <w:rStyle w:val="Hyperlink"/>
          <w:rFonts w:cs="Times New Roman"/>
          <w:sz w:val="20"/>
          <w:szCs w:val="20"/>
          <w:lang w:val="en-GB"/>
        </w:rPr>
        <w:fldChar w:fldCharType="end"/>
      </w:r>
      <w:r w:rsidRPr="00697E49">
        <w:rPr>
          <w:rFonts w:cs="Times New Roman"/>
          <w:sz w:val="20"/>
          <w:szCs w:val="20"/>
          <w:lang w:val="en-GB"/>
        </w:rPr>
        <w:t>.</w:t>
      </w:r>
    </w:p>
    <w:p w14:paraId="4C44D0AB" w14:textId="6C2EC9E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Haywood, A.M. et al., 2013: Large-scale features of Pliocene climate: Results from the Pliocene Model Intercomparison Project. </w:t>
      </w:r>
      <w:r w:rsidRPr="00697E49">
        <w:rPr>
          <w:rFonts w:cs="Times New Roman"/>
          <w:i/>
          <w:sz w:val="20"/>
          <w:szCs w:val="20"/>
          <w:lang w:val="en-GB"/>
        </w:rPr>
        <w:t>Climate of the Past</w:t>
      </w:r>
      <w:r w:rsidRPr="00697E49">
        <w:rPr>
          <w:rFonts w:cs="Times New Roman"/>
          <w:sz w:val="20"/>
          <w:szCs w:val="20"/>
          <w:lang w:val="en-GB"/>
        </w:rPr>
        <w:t>, doi:</w:t>
      </w:r>
      <w:r w:rsidR="00642F13">
        <w:fldChar w:fldCharType="begin"/>
      </w:r>
      <w:r w:rsidR="00642F13" w:rsidRPr="001D5B54">
        <w:rPr>
          <w:lang w:val="en-US"/>
          <w:rPrChange w:id="4042" w:author="Clotilde Pean" w:date="2021-06-21T14:15:00Z">
            <w:rPr/>
          </w:rPrChange>
        </w:rPr>
        <w:instrText xml:space="preserve"> HYPERLINK "https://dx.doi.org/10.5194/cp-9-191-2013" </w:instrText>
      </w:r>
      <w:r w:rsidR="00642F13">
        <w:fldChar w:fldCharType="separate"/>
      </w:r>
      <w:r w:rsidRPr="00697E49">
        <w:rPr>
          <w:rStyle w:val="Hyperlink"/>
          <w:rFonts w:cs="Times New Roman"/>
          <w:sz w:val="20"/>
          <w:szCs w:val="20"/>
          <w:lang w:val="en-GB"/>
        </w:rPr>
        <w:t>10.5194/cp-9-191-2013</w:t>
      </w:r>
      <w:r w:rsidR="00642F13">
        <w:rPr>
          <w:rStyle w:val="Hyperlink"/>
          <w:rFonts w:cs="Times New Roman"/>
          <w:sz w:val="20"/>
          <w:szCs w:val="20"/>
          <w:lang w:val="en-GB"/>
        </w:rPr>
        <w:fldChar w:fldCharType="end"/>
      </w:r>
      <w:r w:rsidRPr="00697E49">
        <w:rPr>
          <w:rFonts w:cs="Times New Roman"/>
          <w:sz w:val="20"/>
          <w:szCs w:val="20"/>
          <w:lang w:val="en-GB"/>
        </w:rPr>
        <w:t>.</w:t>
      </w:r>
    </w:p>
    <w:p w14:paraId="5A04BCBF" w14:textId="49F5D26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Haywood, A.M. et al., 2016: The Pliocene Model Intercomparison Project (PlioMIP) Phase 2: scientific objectives and experimental design.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12(3)</w:t>
      </w:r>
      <w:r w:rsidRPr="00697E49">
        <w:rPr>
          <w:rFonts w:cs="Times New Roman"/>
          <w:sz w:val="20"/>
          <w:szCs w:val="20"/>
          <w:lang w:val="en-GB"/>
        </w:rPr>
        <w:t>, 663–675, doi:</w:t>
      </w:r>
      <w:r w:rsidR="00642F13">
        <w:fldChar w:fldCharType="begin"/>
      </w:r>
      <w:r w:rsidR="00642F13" w:rsidRPr="001D5B54">
        <w:rPr>
          <w:lang w:val="en-US"/>
          <w:rPrChange w:id="4043" w:author="Clotilde Pean" w:date="2021-06-21T14:15:00Z">
            <w:rPr/>
          </w:rPrChange>
        </w:rPr>
        <w:instrText xml:space="preserve"> HYPERLINK "https://dx.doi.org/10.5194/cp-12-663-2016" </w:instrText>
      </w:r>
      <w:r w:rsidR="00642F13">
        <w:fldChar w:fldCharType="separate"/>
      </w:r>
      <w:r w:rsidRPr="00697E49">
        <w:rPr>
          <w:rStyle w:val="Hyperlink"/>
          <w:rFonts w:cs="Times New Roman"/>
          <w:sz w:val="20"/>
          <w:szCs w:val="20"/>
          <w:lang w:val="en-GB"/>
        </w:rPr>
        <w:t>10.5194/cp-12-663-2016</w:t>
      </w:r>
      <w:r w:rsidR="00642F13">
        <w:rPr>
          <w:rStyle w:val="Hyperlink"/>
          <w:rFonts w:cs="Times New Roman"/>
          <w:sz w:val="20"/>
          <w:szCs w:val="20"/>
          <w:lang w:val="en-GB"/>
        </w:rPr>
        <w:fldChar w:fldCharType="end"/>
      </w:r>
      <w:r w:rsidRPr="00697E49">
        <w:rPr>
          <w:rFonts w:cs="Times New Roman"/>
          <w:sz w:val="20"/>
          <w:szCs w:val="20"/>
          <w:lang w:val="en-GB"/>
        </w:rPr>
        <w:t>.</w:t>
      </w:r>
    </w:p>
    <w:p w14:paraId="7696024C" w14:textId="639F54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Haywood, A.M. et al., 2020: The Pliocene Model Intercomparison Project Phase 2: large-scale climate features and climate sensitivity.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16(6)</w:t>
      </w:r>
      <w:r w:rsidRPr="00697E49">
        <w:rPr>
          <w:rFonts w:cs="Times New Roman"/>
          <w:sz w:val="20"/>
          <w:szCs w:val="20"/>
          <w:lang w:val="en-GB"/>
        </w:rPr>
        <w:t>, 2095–2123, doi:</w:t>
      </w:r>
      <w:r w:rsidR="00642F13">
        <w:fldChar w:fldCharType="begin"/>
      </w:r>
      <w:r w:rsidR="00642F13" w:rsidRPr="001D5B54">
        <w:rPr>
          <w:lang w:val="en-US"/>
          <w:rPrChange w:id="4044" w:author="Clotilde Pean" w:date="2021-06-21T14:15:00Z">
            <w:rPr/>
          </w:rPrChange>
        </w:rPr>
        <w:instrText xml:space="preserve"> HYPERLINK "https://dx.doi.org/10.5194/cp-16-2095-2020" </w:instrText>
      </w:r>
      <w:r w:rsidR="00642F13">
        <w:fldChar w:fldCharType="separate"/>
      </w:r>
      <w:r w:rsidRPr="00697E49">
        <w:rPr>
          <w:rStyle w:val="Hyperlink"/>
          <w:rFonts w:cs="Times New Roman"/>
          <w:sz w:val="20"/>
          <w:szCs w:val="20"/>
          <w:lang w:val="en-GB"/>
        </w:rPr>
        <w:t>10.5194/cp-16-2095-2020</w:t>
      </w:r>
      <w:r w:rsidR="00642F13">
        <w:rPr>
          <w:rStyle w:val="Hyperlink"/>
          <w:rFonts w:cs="Times New Roman"/>
          <w:sz w:val="20"/>
          <w:szCs w:val="20"/>
          <w:lang w:val="en-GB"/>
        </w:rPr>
        <w:fldChar w:fldCharType="end"/>
      </w:r>
      <w:r w:rsidRPr="00697E49">
        <w:rPr>
          <w:rFonts w:cs="Times New Roman"/>
          <w:sz w:val="20"/>
          <w:szCs w:val="20"/>
          <w:lang w:val="en-GB"/>
        </w:rPr>
        <w:t>.</w:t>
      </w:r>
    </w:p>
    <w:p w14:paraId="72672AFD" w14:textId="6327BE2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Haywood, J.M., A. Jones, and G.S. Jones, 2014: The impact of volcanic eruptions in the period 2000-2013 on global mean temperature trends evaluated in the HadGEM2-ES climate model. </w:t>
      </w:r>
      <w:r w:rsidRPr="00697E49">
        <w:rPr>
          <w:rFonts w:cs="Times New Roman"/>
          <w:i/>
          <w:sz w:val="20"/>
          <w:szCs w:val="20"/>
          <w:lang w:val="en-GB"/>
        </w:rPr>
        <w:t>Atmospheric Science Letters</w:t>
      </w:r>
      <w:r w:rsidRPr="00697E49">
        <w:rPr>
          <w:rFonts w:cs="Times New Roman"/>
          <w:sz w:val="20"/>
          <w:szCs w:val="20"/>
          <w:lang w:val="en-GB"/>
        </w:rPr>
        <w:t xml:space="preserve">, </w:t>
      </w:r>
      <w:r w:rsidRPr="00697E49">
        <w:rPr>
          <w:rFonts w:cs="Times New Roman"/>
          <w:b/>
          <w:sz w:val="20"/>
          <w:szCs w:val="20"/>
          <w:lang w:val="en-GB"/>
        </w:rPr>
        <w:t>15(2)</w:t>
      </w:r>
      <w:r w:rsidRPr="00697E49">
        <w:rPr>
          <w:rFonts w:cs="Times New Roman"/>
          <w:sz w:val="20"/>
          <w:szCs w:val="20"/>
          <w:lang w:val="en-GB"/>
        </w:rPr>
        <w:t>, 92–96, doi:</w:t>
      </w:r>
      <w:r w:rsidR="00642F13">
        <w:fldChar w:fldCharType="begin"/>
      </w:r>
      <w:r w:rsidR="00642F13" w:rsidRPr="001D5B54">
        <w:rPr>
          <w:lang w:val="en-US"/>
          <w:rPrChange w:id="4045" w:author="Clotilde Pean" w:date="2021-06-21T14:15:00Z">
            <w:rPr/>
          </w:rPrChange>
        </w:rPr>
        <w:instrText xml:space="preserve"> HYPERLINK "https://dx.doi.org/10.1002/asl2.471" </w:instrText>
      </w:r>
      <w:r w:rsidR="00642F13">
        <w:fldChar w:fldCharType="separate"/>
      </w:r>
      <w:r w:rsidRPr="00697E49">
        <w:rPr>
          <w:rStyle w:val="Hyperlink"/>
          <w:rFonts w:cs="Times New Roman"/>
          <w:sz w:val="20"/>
          <w:szCs w:val="20"/>
          <w:lang w:val="en-GB"/>
        </w:rPr>
        <w:t>10.1002/asl2.471</w:t>
      </w:r>
      <w:r w:rsidR="00642F13">
        <w:rPr>
          <w:rStyle w:val="Hyperlink"/>
          <w:rFonts w:cs="Times New Roman"/>
          <w:sz w:val="20"/>
          <w:szCs w:val="20"/>
          <w:lang w:val="en-GB"/>
        </w:rPr>
        <w:fldChar w:fldCharType="end"/>
      </w:r>
      <w:r w:rsidRPr="00697E49">
        <w:rPr>
          <w:rFonts w:cs="Times New Roman"/>
          <w:sz w:val="20"/>
          <w:szCs w:val="20"/>
          <w:lang w:val="en-GB"/>
        </w:rPr>
        <w:t>.</w:t>
      </w:r>
    </w:p>
    <w:p w14:paraId="06B705F0" w14:textId="0254C9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Hedemann, C., T. Mauritsen, J. Jungclaus, and J. Marotzke, 2017: The subtle origins of surface-warming hiatuses.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336, doi:</w:t>
      </w:r>
      <w:r w:rsidR="00642F13">
        <w:fldChar w:fldCharType="begin"/>
      </w:r>
      <w:r w:rsidR="00642F13" w:rsidRPr="001D5B54">
        <w:rPr>
          <w:lang w:val="en-US"/>
          <w:rPrChange w:id="4046" w:author="Clotilde Pean" w:date="2021-06-21T14:15:00Z">
            <w:rPr/>
          </w:rPrChange>
        </w:rPr>
        <w:instrText xml:space="preserve"> HYPERLINK "https://dx.doi.org/10.1038/nclimate3274" </w:instrText>
      </w:r>
      <w:r w:rsidR="00642F13">
        <w:fldChar w:fldCharType="separate"/>
      </w:r>
      <w:r w:rsidRPr="00697E49">
        <w:rPr>
          <w:rStyle w:val="Hyperlink"/>
          <w:rFonts w:cs="Times New Roman"/>
          <w:sz w:val="20"/>
          <w:szCs w:val="20"/>
          <w:lang w:val="en-GB"/>
        </w:rPr>
        <w:t>10.1038/nclimate3274</w:t>
      </w:r>
      <w:r w:rsidR="00642F13">
        <w:rPr>
          <w:rStyle w:val="Hyperlink"/>
          <w:rFonts w:cs="Times New Roman"/>
          <w:sz w:val="20"/>
          <w:szCs w:val="20"/>
          <w:lang w:val="en-GB"/>
        </w:rPr>
        <w:fldChar w:fldCharType="end"/>
      </w:r>
      <w:r w:rsidRPr="00697E49">
        <w:rPr>
          <w:rFonts w:cs="Times New Roman"/>
          <w:sz w:val="20"/>
          <w:szCs w:val="20"/>
          <w:lang w:val="en-GB"/>
        </w:rPr>
        <w:t>.</w:t>
      </w:r>
    </w:p>
    <w:p w14:paraId="09B2CD66" w14:textId="0D75B50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Hegerl, G. and F. Zwiers, 2011: Use of models in detection and attribution of climate change. </w:t>
      </w:r>
      <w:r w:rsidRPr="00697E49">
        <w:rPr>
          <w:rFonts w:cs="Times New Roman"/>
          <w:i/>
          <w:sz w:val="20"/>
          <w:szCs w:val="20"/>
          <w:lang w:val="en-GB"/>
        </w:rPr>
        <w:t>Wiley Interdisciplinary Reviews: Climate Change</w:t>
      </w:r>
      <w:r w:rsidRPr="00697E49">
        <w:rPr>
          <w:rFonts w:cs="Times New Roman"/>
          <w:sz w:val="20"/>
          <w:szCs w:val="20"/>
          <w:lang w:val="en-GB"/>
        </w:rPr>
        <w:t xml:space="preserve">, </w:t>
      </w:r>
      <w:r w:rsidRPr="00697E49">
        <w:rPr>
          <w:rFonts w:cs="Times New Roman"/>
          <w:b/>
          <w:sz w:val="20"/>
          <w:szCs w:val="20"/>
          <w:lang w:val="en-GB"/>
        </w:rPr>
        <w:t>2(4)</w:t>
      </w:r>
      <w:r w:rsidRPr="00697E49">
        <w:rPr>
          <w:rFonts w:cs="Times New Roman"/>
          <w:sz w:val="20"/>
          <w:szCs w:val="20"/>
          <w:lang w:val="en-GB"/>
        </w:rPr>
        <w:t>, 570–591, doi:</w:t>
      </w:r>
      <w:r w:rsidR="00642F13">
        <w:fldChar w:fldCharType="begin"/>
      </w:r>
      <w:r w:rsidR="00642F13" w:rsidRPr="001D5B54">
        <w:rPr>
          <w:lang w:val="en-US"/>
          <w:rPrChange w:id="4047" w:author="Clotilde Pean" w:date="2021-06-21T14:15:00Z">
            <w:rPr/>
          </w:rPrChange>
        </w:rPr>
        <w:instrText xml:space="preserve"> HYPERLINK "https://dx.doi.org/10.1002/wcc.121" </w:instrText>
      </w:r>
      <w:r w:rsidR="00642F13">
        <w:fldChar w:fldCharType="separate"/>
      </w:r>
      <w:r w:rsidRPr="00697E49">
        <w:rPr>
          <w:rStyle w:val="Hyperlink"/>
          <w:rFonts w:cs="Times New Roman"/>
          <w:sz w:val="20"/>
          <w:szCs w:val="20"/>
          <w:lang w:val="en-GB"/>
        </w:rPr>
        <w:t>10.1002/wcc.121</w:t>
      </w:r>
      <w:r w:rsidR="00642F13">
        <w:rPr>
          <w:rStyle w:val="Hyperlink"/>
          <w:rFonts w:cs="Times New Roman"/>
          <w:sz w:val="20"/>
          <w:szCs w:val="20"/>
          <w:lang w:val="en-GB"/>
        </w:rPr>
        <w:fldChar w:fldCharType="end"/>
      </w:r>
      <w:r w:rsidRPr="00697E49">
        <w:rPr>
          <w:rFonts w:cs="Times New Roman"/>
          <w:sz w:val="20"/>
          <w:szCs w:val="20"/>
          <w:lang w:val="en-GB"/>
        </w:rPr>
        <w:t>.</w:t>
      </w:r>
    </w:p>
    <w:p w14:paraId="77AF609A" w14:textId="2D09F42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Hegerl, G.C., S. Brönnimann, A. Schurer, and T. Cowan, 2018: The early 20th century warming: Anomalies, causes, </w:t>
      </w:r>
      <w:r w:rsidRPr="00697E49">
        <w:rPr>
          <w:rFonts w:cs="Times New Roman"/>
          <w:sz w:val="20"/>
          <w:szCs w:val="20"/>
          <w:lang w:val="en-GB"/>
        </w:rPr>
        <w:lastRenderedPageBreak/>
        <w:t xml:space="preserve">and consequences. </w:t>
      </w:r>
      <w:r w:rsidRPr="00697E49">
        <w:rPr>
          <w:rFonts w:cs="Times New Roman"/>
          <w:i/>
          <w:sz w:val="20"/>
          <w:szCs w:val="20"/>
          <w:lang w:val="en-GB"/>
        </w:rPr>
        <w:t>Wiley Interdisciplinary Reviews: Climate Change</w:t>
      </w:r>
      <w:r w:rsidRPr="00697E49">
        <w:rPr>
          <w:rFonts w:cs="Times New Roman"/>
          <w:sz w:val="20"/>
          <w:szCs w:val="20"/>
          <w:lang w:val="en-GB"/>
        </w:rPr>
        <w:t xml:space="preserve">, </w:t>
      </w:r>
      <w:r w:rsidRPr="00697E49">
        <w:rPr>
          <w:rFonts w:cs="Times New Roman"/>
          <w:b/>
          <w:sz w:val="20"/>
          <w:szCs w:val="20"/>
          <w:lang w:val="en-GB"/>
        </w:rPr>
        <w:t>9(4)</w:t>
      </w:r>
      <w:r w:rsidRPr="00697E49">
        <w:rPr>
          <w:rFonts w:cs="Times New Roman"/>
          <w:sz w:val="20"/>
          <w:szCs w:val="20"/>
          <w:lang w:val="en-GB"/>
        </w:rPr>
        <w:t>, e522, doi:</w:t>
      </w:r>
      <w:r w:rsidR="00642F13">
        <w:fldChar w:fldCharType="begin"/>
      </w:r>
      <w:r w:rsidR="00642F13" w:rsidRPr="001D5B54">
        <w:rPr>
          <w:lang w:val="en-US"/>
          <w:rPrChange w:id="4048" w:author="Clotilde Pean" w:date="2021-06-21T14:15:00Z">
            <w:rPr/>
          </w:rPrChange>
        </w:rPr>
        <w:instrText xml:space="preserve"> HYPERLINK "https://dx.doi.org/10.1002/wcc.522" </w:instrText>
      </w:r>
      <w:r w:rsidR="00642F13">
        <w:fldChar w:fldCharType="separate"/>
      </w:r>
      <w:r w:rsidRPr="00697E49">
        <w:rPr>
          <w:rStyle w:val="Hyperlink"/>
          <w:rFonts w:cs="Times New Roman"/>
          <w:sz w:val="20"/>
          <w:szCs w:val="20"/>
          <w:lang w:val="en-GB"/>
        </w:rPr>
        <w:t>10.1002/wcc.522</w:t>
      </w:r>
      <w:r w:rsidR="00642F13">
        <w:rPr>
          <w:rStyle w:val="Hyperlink"/>
          <w:rFonts w:cs="Times New Roman"/>
          <w:sz w:val="20"/>
          <w:szCs w:val="20"/>
          <w:lang w:val="en-GB"/>
        </w:rPr>
        <w:fldChar w:fldCharType="end"/>
      </w:r>
      <w:r w:rsidRPr="00697E49">
        <w:rPr>
          <w:rFonts w:cs="Times New Roman"/>
          <w:sz w:val="20"/>
          <w:szCs w:val="20"/>
          <w:lang w:val="en-GB"/>
        </w:rPr>
        <w:t>.</w:t>
      </w:r>
    </w:p>
    <w:p w14:paraId="71E8D5E8" w14:textId="41C494E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Hegerl, G.C. et al., 1996: Detecting Greenhouse-Gas-Induced Climate Change with an Optimal Fingerprint Method.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9</w:t>
      </w:r>
      <w:r w:rsidRPr="00697E49">
        <w:rPr>
          <w:rFonts w:cs="Times New Roman"/>
          <w:sz w:val="20"/>
          <w:szCs w:val="20"/>
          <w:lang w:val="en-GB"/>
        </w:rPr>
        <w:t>, 2281–2306, doi:</w:t>
      </w:r>
      <w:r w:rsidR="00642F13">
        <w:fldChar w:fldCharType="begin"/>
      </w:r>
      <w:r w:rsidR="00642F13" w:rsidRPr="001D5B54">
        <w:rPr>
          <w:lang w:val="en-US"/>
          <w:rPrChange w:id="4049" w:author="Clotilde Pean" w:date="2021-06-21T14:15:00Z">
            <w:rPr/>
          </w:rPrChange>
        </w:rPr>
        <w:instrText xml:space="preserve"> HYPERLINK "https://dx.doi.org/10.2307/26201437" </w:instrText>
      </w:r>
      <w:r w:rsidR="00642F13">
        <w:fldChar w:fldCharType="separate"/>
      </w:r>
      <w:r w:rsidRPr="00697E49">
        <w:rPr>
          <w:rStyle w:val="Hyperlink"/>
          <w:rFonts w:cs="Times New Roman"/>
          <w:sz w:val="20"/>
          <w:szCs w:val="20"/>
          <w:lang w:val="en-GB"/>
        </w:rPr>
        <w:t>10.2307/26201437</w:t>
      </w:r>
      <w:r w:rsidR="00642F13">
        <w:rPr>
          <w:rStyle w:val="Hyperlink"/>
          <w:rFonts w:cs="Times New Roman"/>
          <w:sz w:val="20"/>
          <w:szCs w:val="20"/>
          <w:lang w:val="en-GB"/>
        </w:rPr>
        <w:fldChar w:fldCharType="end"/>
      </w:r>
      <w:r w:rsidRPr="00697E49">
        <w:rPr>
          <w:rFonts w:cs="Times New Roman"/>
          <w:sz w:val="20"/>
          <w:szCs w:val="20"/>
          <w:lang w:val="en-GB"/>
        </w:rPr>
        <w:t>.</w:t>
      </w:r>
    </w:p>
    <w:p w14:paraId="2D910E80" w14:textId="781DEC8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Hegerl, G.C. et al., 2015: Challenges in quantifying changes in the global water cycle.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96(7)</w:t>
      </w:r>
      <w:r w:rsidRPr="00697E49">
        <w:rPr>
          <w:rFonts w:cs="Times New Roman"/>
          <w:sz w:val="20"/>
          <w:szCs w:val="20"/>
          <w:lang w:val="en-GB"/>
        </w:rPr>
        <w:t>, 1097–1115, doi:</w:t>
      </w:r>
      <w:r w:rsidR="00642F13">
        <w:fldChar w:fldCharType="begin"/>
      </w:r>
      <w:r w:rsidR="00642F13" w:rsidRPr="001D5B54">
        <w:rPr>
          <w:lang w:val="en-US"/>
          <w:rPrChange w:id="4050" w:author="Clotilde Pean" w:date="2021-06-21T14:15:00Z">
            <w:rPr/>
          </w:rPrChange>
        </w:rPr>
        <w:instrText xml:space="preserve"> HYPERLINK "https://dx.doi.org/10.1175/bams-d-13-00212.1" </w:instrText>
      </w:r>
      <w:r w:rsidR="00642F13">
        <w:fldChar w:fldCharType="separate"/>
      </w:r>
      <w:r w:rsidRPr="00697E49">
        <w:rPr>
          <w:rStyle w:val="Hyperlink"/>
          <w:rFonts w:cs="Times New Roman"/>
          <w:sz w:val="20"/>
          <w:szCs w:val="20"/>
          <w:lang w:val="en-GB"/>
        </w:rPr>
        <w:t>10.1175/bams-d-13-00212.1</w:t>
      </w:r>
      <w:r w:rsidR="00642F13">
        <w:rPr>
          <w:rStyle w:val="Hyperlink"/>
          <w:rFonts w:cs="Times New Roman"/>
          <w:sz w:val="20"/>
          <w:szCs w:val="20"/>
          <w:lang w:val="en-GB"/>
        </w:rPr>
        <w:fldChar w:fldCharType="end"/>
      </w:r>
      <w:r w:rsidRPr="00697E49">
        <w:rPr>
          <w:rFonts w:cs="Times New Roman"/>
          <w:sz w:val="20"/>
          <w:szCs w:val="20"/>
          <w:lang w:val="en-GB"/>
        </w:rPr>
        <w:t>.</w:t>
      </w:r>
    </w:p>
    <w:p w14:paraId="2F080A34" w14:textId="0A21445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Hegerl, G.C. et al., 2019: Causes of climate change over the historical record.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14(12)</w:t>
      </w:r>
      <w:r w:rsidRPr="00697E49">
        <w:rPr>
          <w:rFonts w:cs="Times New Roman"/>
          <w:sz w:val="20"/>
          <w:szCs w:val="20"/>
          <w:lang w:val="en-GB"/>
        </w:rPr>
        <w:t>, 123006, doi:</w:t>
      </w:r>
      <w:r w:rsidR="00642F13">
        <w:fldChar w:fldCharType="begin"/>
      </w:r>
      <w:r w:rsidR="00642F13" w:rsidRPr="001D5B54">
        <w:rPr>
          <w:lang w:val="en-US"/>
          <w:rPrChange w:id="4051" w:author="Clotilde Pean" w:date="2021-06-21T14:15:00Z">
            <w:rPr/>
          </w:rPrChange>
        </w:rPr>
        <w:instrText xml:space="preserve"> HYPERLINK "https://dx.doi.org/10.1088/1748-9326/ab4557" </w:instrText>
      </w:r>
      <w:r w:rsidR="00642F13">
        <w:fldChar w:fldCharType="separate"/>
      </w:r>
      <w:r w:rsidRPr="00697E49">
        <w:rPr>
          <w:rStyle w:val="Hyperlink"/>
          <w:rFonts w:cs="Times New Roman"/>
          <w:sz w:val="20"/>
          <w:szCs w:val="20"/>
          <w:lang w:val="en-GB"/>
        </w:rPr>
        <w:t>10.1088/1748-9326/ab4557</w:t>
      </w:r>
      <w:r w:rsidR="00642F13">
        <w:rPr>
          <w:rStyle w:val="Hyperlink"/>
          <w:rFonts w:cs="Times New Roman"/>
          <w:sz w:val="20"/>
          <w:szCs w:val="20"/>
          <w:lang w:val="en-GB"/>
        </w:rPr>
        <w:fldChar w:fldCharType="end"/>
      </w:r>
      <w:r w:rsidRPr="00697E49">
        <w:rPr>
          <w:rFonts w:cs="Times New Roman"/>
          <w:sz w:val="20"/>
          <w:szCs w:val="20"/>
          <w:lang w:val="en-GB"/>
        </w:rPr>
        <w:t>.</w:t>
      </w:r>
    </w:p>
    <w:p w14:paraId="3947F3C2" w14:textId="179F87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Henley, B.J., 2017: Pacific decadal climate variability: Indices, patterns and tropical-extratropical interactions. </w:t>
      </w:r>
      <w:r w:rsidRPr="00697E49">
        <w:rPr>
          <w:rFonts w:cs="Times New Roman"/>
          <w:i/>
          <w:sz w:val="20"/>
          <w:szCs w:val="20"/>
          <w:lang w:val="en-GB"/>
        </w:rPr>
        <w:t>Global and Planetary Change</w:t>
      </w:r>
      <w:r w:rsidRPr="00697E49">
        <w:rPr>
          <w:rFonts w:cs="Times New Roman"/>
          <w:sz w:val="20"/>
          <w:szCs w:val="20"/>
          <w:lang w:val="en-GB"/>
        </w:rPr>
        <w:t xml:space="preserve">, </w:t>
      </w:r>
      <w:r w:rsidRPr="00697E49">
        <w:rPr>
          <w:rFonts w:cs="Times New Roman"/>
          <w:b/>
          <w:sz w:val="20"/>
          <w:szCs w:val="20"/>
          <w:lang w:val="en-GB"/>
        </w:rPr>
        <w:t>155</w:t>
      </w:r>
      <w:r w:rsidRPr="00697E49">
        <w:rPr>
          <w:rFonts w:cs="Times New Roman"/>
          <w:sz w:val="20"/>
          <w:szCs w:val="20"/>
          <w:lang w:val="en-GB"/>
        </w:rPr>
        <w:t>, 42–55, doi:</w:t>
      </w:r>
      <w:r w:rsidR="00642F13">
        <w:fldChar w:fldCharType="begin"/>
      </w:r>
      <w:r w:rsidR="00642F13" w:rsidRPr="001D5B54">
        <w:rPr>
          <w:lang w:val="en-US"/>
          <w:rPrChange w:id="4052" w:author="Clotilde Pean" w:date="2021-06-21T14:15:00Z">
            <w:rPr/>
          </w:rPrChange>
        </w:rPr>
        <w:instrText xml:space="preserve"> HYPERLINK "https://dx.doi.org/10.1016/j.gloplacha.2017.06.004" </w:instrText>
      </w:r>
      <w:r w:rsidR="00642F13">
        <w:fldChar w:fldCharType="separate"/>
      </w:r>
      <w:r w:rsidRPr="00697E49">
        <w:rPr>
          <w:rStyle w:val="Hyperlink"/>
          <w:rFonts w:cs="Times New Roman"/>
          <w:sz w:val="20"/>
          <w:szCs w:val="20"/>
          <w:lang w:val="en-GB"/>
        </w:rPr>
        <w:t>10.1016/j.gloplacha.2017.06.004</w:t>
      </w:r>
      <w:r w:rsidR="00642F13">
        <w:rPr>
          <w:rStyle w:val="Hyperlink"/>
          <w:rFonts w:cs="Times New Roman"/>
          <w:sz w:val="20"/>
          <w:szCs w:val="20"/>
          <w:lang w:val="en-GB"/>
        </w:rPr>
        <w:fldChar w:fldCharType="end"/>
      </w:r>
      <w:r w:rsidRPr="00697E49">
        <w:rPr>
          <w:rFonts w:cs="Times New Roman"/>
          <w:sz w:val="20"/>
          <w:szCs w:val="20"/>
          <w:lang w:val="en-GB"/>
        </w:rPr>
        <w:t>.</w:t>
      </w:r>
    </w:p>
    <w:p w14:paraId="5E2FCFC4" w14:textId="3C3C0CF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Henley, B.J. et al., 2015: A Tripole Index for the Interdecadal Pacific Oscillation.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45(11–12)</w:t>
      </w:r>
      <w:r w:rsidRPr="00697E49">
        <w:rPr>
          <w:rFonts w:cs="Times New Roman"/>
          <w:sz w:val="20"/>
          <w:szCs w:val="20"/>
          <w:lang w:val="en-GB"/>
        </w:rPr>
        <w:t>, 3077–3090, doi:</w:t>
      </w:r>
      <w:r w:rsidR="00642F13">
        <w:fldChar w:fldCharType="begin"/>
      </w:r>
      <w:r w:rsidR="00642F13" w:rsidRPr="001D5B54">
        <w:rPr>
          <w:lang w:val="en-US"/>
          <w:rPrChange w:id="4053" w:author="Clotilde Pean" w:date="2021-06-21T14:15:00Z">
            <w:rPr/>
          </w:rPrChange>
        </w:rPr>
        <w:instrText xml:space="preserve"> HYPERLINK "https://dx.doi.org/10.1007/s00382-015-2525-1" </w:instrText>
      </w:r>
      <w:r w:rsidR="00642F13">
        <w:fldChar w:fldCharType="separate"/>
      </w:r>
      <w:r w:rsidRPr="00697E49">
        <w:rPr>
          <w:rStyle w:val="Hyperlink"/>
          <w:rFonts w:cs="Times New Roman"/>
          <w:sz w:val="20"/>
          <w:szCs w:val="20"/>
          <w:lang w:val="en-GB"/>
        </w:rPr>
        <w:t>10.1007/s00382-015-2525-1</w:t>
      </w:r>
      <w:r w:rsidR="00642F13">
        <w:rPr>
          <w:rStyle w:val="Hyperlink"/>
          <w:rFonts w:cs="Times New Roman"/>
          <w:sz w:val="20"/>
          <w:szCs w:val="20"/>
          <w:lang w:val="en-GB"/>
        </w:rPr>
        <w:fldChar w:fldCharType="end"/>
      </w:r>
      <w:r w:rsidRPr="00697E49">
        <w:rPr>
          <w:rFonts w:cs="Times New Roman"/>
          <w:sz w:val="20"/>
          <w:szCs w:val="20"/>
          <w:lang w:val="en-GB"/>
        </w:rPr>
        <w:t>.</w:t>
      </w:r>
    </w:p>
    <w:p w14:paraId="66C92229" w14:textId="183CFC4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Henley, B.J. et al., 2017: Spatial and temporal agreement in climate model simulations of the Interdecadal Pacific Oscillation.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12(4)</w:t>
      </w:r>
      <w:r w:rsidRPr="00697E49">
        <w:rPr>
          <w:rFonts w:cs="Times New Roman"/>
          <w:sz w:val="20"/>
          <w:szCs w:val="20"/>
          <w:lang w:val="en-GB"/>
        </w:rPr>
        <w:t>, 44011, doi:</w:t>
      </w:r>
      <w:r w:rsidR="00642F13">
        <w:fldChar w:fldCharType="begin"/>
      </w:r>
      <w:r w:rsidR="00642F13" w:rsidRPr="001D5B54">
        <w:rPr>
          <w:lang w:val="en-US"/>
          <w:rPrChange w:id="4054" w:author="Clotilde Pean" w:date="2021-06-21T14:15:00Z">
            <w:rPr/>
          </w:rPrChange>
        </w:rPr>
        <w:instrText xml:space="preserve"> HYPERLINK "https://dx.doi.org/10.1088/1748-9326/aa5cc8" </w:instrText>
      </w:r>
      <w:r w:rsidR="00642F13">
        <w:fldChar w:fldCharType="separate"/>
      </w:r>
      <w:r w:rsidRPr="00697E49">
        <w:rPr>
          <w:rStyle w:val="Hyperlink"/>
          <w:rFonts w:cs="Times New Roman"/>
          <w:sz w:val="20"/>
          <w:szCs w:val="20"/>
          <w:lang w:val="en-GB"/>
        </w:rPr>
        <w:t>10.1088/1748-9326/aa5cc8</w:t>
      </w:r>
      <w:r w:rsidR="00642F13">
        <w:rPr>
          <w:rStyle w:val="Hyperlink"/>
          <w:rFonts w:cs="Times New Roman"/>
          <w:sz w:val="20"/>
          <w:szCs w:val="20"/>
          <w:lang w:val="en-GB"/>
        </w:rPr>
        <w:fldChar w:fldCharType="end"/>
      </w:r>
      <w:r w:rsidRPr="00697E49">
        <w:rPr>
          <w:rFonts w:cs="Times New Roman"/>
          <w:sz w:val="20"/>
          <w:szCs w:val="20"/>
          <w:lang w:val="en-GB"/>
        </w:rPr>
        <w:t>.</w:t>
      </w:r>
    </w:p>
    <w:p w14:paraId="76A5F2BF" w14:textId="06541E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Hernández, A. et al., 2020: A 2,000-year Bayesian NAO reconstruction from the Iberian Peninsula.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10(1)</w:t>
      </w:r>
      <w:r w:rsidRPr="00697E49">
        <w:rPr>
          <w:rFonts w:cs="Times New Roman"/>
          <w:sz w:val="20"/>
          <w:szCs w:val="20"/>
          <w:lang w:val="en-GB"/>
        </w:rPr>
        <w:t>, 14961, doi:</w:t>
      </w:r>
      <w:r w:rsidR="00642F13">
        <w:fldChar w:fldCharType="begin"/>
      </w:r>
      <w:r w:rsidR="00642F13" w:rsidRPr="001D5B54">
        <w:rPr>
          <w:lang w:val="en-US"/>
          <w:rPrChange w:id="4055" w:author="Clotilde Pean" w:date="2021-06-21T14:15:00Z">
            <w:rPr/>
          </w:rPrChange>
        </w:rPr>
        <w:instrText xml:space="preserve"> HYPERLINK "https://dx.doi.org/10.1038/s41598-020-71372-5" </w:instrText>
      </w:r>
      <w:r w:rsidR="00642F13">
        <w:fldChar w:fldCharType="separate"/>
      </w:r>
      <w:r w:rsidRPr="00697E49">
        <w:rPr>
          <w:rStyle w:val="Hyperlink"/>
          <w:rFonts w:cs="Times New Roman"/>
          <w:sz w:val="20"/>
          <w:szCs w:val="20"/>
          <w:lang w:val="en-GB"/>
        </w:rPr>
        <w:t>10.1038/s41598-020-71372-5</w:t>
      </w:r>
      <w:r w:rsidR="00642F13">
        <w:rPr>
          <w:rStyle w:val="Hyperlink"/>
          <w:rFonts w:cs="Times New Roman"/>
          <w:sz w:val="20"/>
          <w:szCs w:val="20"/>
          <w:lang w:val="en-GB"/>
        </w:rPr>
        <w:fldChar w:fldCharType="end"/>
      </w:r>
      <w:r w:rsidRPr="00697E49">
        <w:rPr>
          <w:rFonts w:cs="Times New Roman"/>
          <w:sz w:val="20"/>
          <w:szCs w:val="20"/>
          <w:lang w:val="en-GB"/>
        </w:rPr>
        <w:t>.</w:t>
      </w:r>
    </w:p>
    <w:p w14:paraId="641024FE" w14:textId="5A72A5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Herold, N., L.V. Alexander, M.G. Donat, S. Contractor, and A. Becker, 2016: How much does it rain over land? </w:t>
      </w:r>
      <w:r w:rsidRPr="00697E49">
        <w:rPr>
          <w:rFonts w:cs="Times New Roman"/>
          <w:i/>
          <w:sz w:val="20"/>
          <w:szCs w:val="20"/>
          <w:lang w:val="en-GB"/>
        </w:rPr>
        <w:t>Geophys. Res. Let.</w:t>
      </w:r>
      <w:r w:rsidRPr="00697E49">
        <w:rPr>
          <w:rFonts w:cs="Times New Roman"/>
          <w:sz w:val="20"/>
          <w:szCs w:val="20"/>
          <w:lang w:val="en-GB"/>
        </w:rPr>
        <w:t xml:space="preserve">, </w:t>
      </w:r>
      <w:r w:rsidRPr="00697E49">
        <w:rPr>
          <w:rFonts w:cs="Times New Roman"/>
          <w:b/>
          <w:sz w:val="20"/>
          <w:szCs w:val="20"/>
          <w:lang w:val="en-GB"/>
        </w:rPr>
        <w:t>43</w:t>
      </w:r>
      <w:r w:rsidRPr="00697E49">
        <w:rPr>
          <w:rFonts w:cs="Times New Roman"/>
          <w:sz w:val="20"/>
          <w:szCs w:val="20"/>
          <w:lang w:val="en-GB"/>
        </w:rPr>
        <w:t>.</w:t>
      </w:r>
    </w:p>
    <w:p w14:paraId="7B4BF275" w14:textId="3FA5E2A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Heuzé, C., 2021: Antarctic Bottom Water and North Atlantic Deep Water in CMIP6 models. </w:t>
      </w:r>
      <w:r w:rsidRPr="00697E49">
        <w:rPr>
          <w:rFonts w:cs="Times New Roman"/>
          <w:i/>
          <w:sz w:val="20"/>
          <w:szCs w:val="20"/>
          <w:lang w:val="en-GB"/>
        </w:rPr>
        <w:t>Ocean Science</w:t>
      </w:r>
      <w:r w:rsidRPr="00697E49">
        <w:rPr>
          <w:rFonts w:cs="Times New Roman"/>
          <w:sz w:val="20"/>
          <w:szCs w:val="20"/>
          <w:lang w:val="en-GB"/>
        </w:rPr>
        <w:t xml:space="preserve">, </w:t>
      </w:r>
      <w:r w:rsidRPr="00697E49">
        <w:rPr>
          <w:rFonts w:cs="Times New Roman"/>
          <w:b/>
          <w:sz w:val="20"/>
          <w:szCs w:val="20"/>
          <w:lang w:val="en-GB"/>
        </w:rPr>
        <w:t>17(1)</w:t>
      </w:r>
      <w:r w:rsidRPr="00697E49">
        <w:rPr>
          <w:rFonts w:cs="Times New Roman"/>
          <w:sz w:val="20"/>
          <w:szCs w:val="20"/>
          <w:lang w:val="en-GB"/>
        </w:rPr>
        <w:t>, 59–90, doi:</w:t>
      </w:r>
      <w:r w:rsidR="00642F13">
        <w:fldChar w:fldCharType="begin"/>
      </w:r>
      <w:r w:rsidR="00642F13" w:rsidRPr="001D5B54">
        <w:rPr>
          <w:lang w:val="en-US"/>
          <w:rPrChange w:id="4056" w:author="Clotilde Pean" w:date="2021-06-21T14:15:00Z">
            <w:rPr/>
          </w:rPrChange>
        </w:rPr>
        <w:instrText xml:space="preserve"> HYPERLINK "https://dx.doi.org/10.5194/os-17-59-2021" </w:instrText>
      </w:r>
      <w:r w:rsidR="00642F13">
        <w:fldChar w:fldCharType="separate"/>
      </w:r>
      <w:r w:rsidRPr="00697E49">
        <w:rPr>
          <w:rStyle w:val="Hyperlink"/>
          <w:rFonts w:cs="Times New Roman"/>
          <w:sz w:val="20"/>
          <w:szCs w:val="20"/>
          <w:lang w:val="en-GB"/>
        </w:rPr>
        <w:t>10.5194/os-17-59-2021</w:t>
      </w:r>
      <w:r w:rsidR="00642F13">
        <w:rPr>
          <w:rStyle w:val="Hyperlink"/>
          <w:rFonts w:cs="Times New Roman"/>
          <w:sz w:val="20"/>
          <w:szCs w:val="20"/>
          <w:lang w:val="en-GB"/>
        </w:rPr>
        <w:fldChar w:fldCharType="end"/>
      </w:r>
      <w:r w:rsidRPr="00697E49">
        <w:rPr>
          <w:rFonts w:cs="Times New Roman"/>
          <w:sz w:val="20"/>
          <w:szCs w:val="20"/>
          <w:lang w:val="en-GB"/>
        </w:rPr>
        <w:t>.</w:t>
      </w:r>
    </w:p>
    <w:p w14:paraId="59F4D33E" w14:textId="4E88322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Heuzé, C., K.J. Heywood, D.P. Stevens, and J.K. Ridley, 2013: Southern Ocean bottom water characteristics in CMIP5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40(7)</w:t>
      </w:r>
      <w:r w:rsidRPr="00697E49">
        <w:rPr>
          <w:rFonts w:cs="Times New Roman"/>
          <w:sz w:val="20"/>
          <w:szCs w:val="20"/>
          <w:lang w:val="en-GB"/>
        </w:rPr>
        <w:t>, 1409–1414, doi:</w:t>
      </w:r>
      <w:r w:rsidR="00642F13">
        <w:fldChar w:fldCharType="begin"/>
      </w:r>
      <w:r w:rsidR="00642F13" w:rsidRPr="001D5B54">
        <w:rPr>
          <w:lang w:val="en-US"/>
          <w:rPrChange w:id="4057" w:author="Clotilde Pean" w:date="2021-06-21T14:15:00Z">
            <w:rPr/>
          </w:rPrChange>
        </w:rPr>
        <w:instrText xml:space="preserve"> HYPERLINK "https://dx.doi.org/10.1002/grl.50287" </w:instrText>
      </w:r>
      <w:r w:rsidR="00642F13">
        <w:fldChar w:fldCharType="separate"/>
      </w:r>
      <w:r w:rsidRPr="00697E49">
        <w:rPr>
          <w:rStyle w:val="Hyperlink"/>
          <w:rFonts w:cs="Times New Roman"/>
          <w:sz w:val="20"/>
          <w:szCs w:val="20"/>
          <w:lang w:val="en-GB"/>
        </w:rPr>
        <w:t>10.1002/grl.50287</w:t>
      </w:r>
      <w:r w:rsidR="00642F13">
        <w:rPr>
          <w:rStyle w:val="Hyperlink"/>
          <w:rFonts w:cs="Times New Roman"/>
          <w:sz w:val="20"/>
          <w:szCs w:val="20"/>
          <w:lang w:val="en-GB"/>
        </w:rPr>
        <w:fldChar w:fldCharType="end"/>
      </w:r>
      <w:r w:rsidRPr="00697E49">
        <w:rPr>
          <w:rFonts w:cs="Times New Roman"/>
          <w:sz w:val="20"/>
          <w:szCs w:val="20"/>
          <w:lang w:val="en-GB"/>
        </w:rPr>
        <w:t>.</w:t>
      </w:r>
    </w:p>
    <w:p w14:paraId="59F872CE" w14:textId="5E3F30B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Heuzé, C., K.J. Heywood, D.P. Stevens, and J.K. Ridley, 2015: Changes in Global Ocean Bottom Properties and Volume Transports in CMIP5 Models under Climate Change Scenarios.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28(8)</w:t>
      </w:r>
      <w:r w:rsidRPr="00697E49">
        <w:rPr>
          <w:rFonts w:cs="Times New Roman"/>
          <w:sz w:val="20"/>
          <w:szCs w:val="20"/>
          <w:lang w:val="en-GB"/>
        </w:rPr>
        <w:t>, 2917–2944, doi:</w:t>
      </w:r>
      <w:r w:rsidR="00642F13">
        <w:fldChar w:fldCharType="begin"/>
      </w:r>
      <w:r w:rsidR="00642F13" w:rsidRPr="001D5B54">
        <w:rPr>
          <w:lang w:val="en-US"/>
          <w:rPrChange w:id="4058" w:author="Clotilde Pean" w:date="2021-06-21T14:15:00Z">
            <w:rPr/>
          </w:rPrChange>
        </w:rPr>
        <w:instrText xml:space="preserve"> HYPERLINK "https://dx.doi.org/10.1175/jcli-d-14-00381.1" </w:instrText>
      </w:r>
      <w:r w:rsidR="00642F13">
        <w:fldChar w:fldCharType="separate"/>
      </w:r>
      <w:r w:rsidRPr="00697E49">
        <w:rPr>
          <w:rStyle w:val="Hyperlink"/>
          <w:rFonts w:cs="Times New Roman"/>
          <w:sz w:val="20"/>
          <w:szCs w:val="20"/>
          <w:lang w:val="en-GB"/>
        </w:rPr>
        <w:t>10.1175/jcli-d-14-00381.1</w:t>
      </w:r>
      <w:r w:rsidR="00642F13">
        <w:rPr>
          <w:rStyle w:val="Hyperlink"/>
          <w:rFonts w:cs="Times New Roman"/>
          <w:sz w:val="20"/>
          <w:szCs w:val="20"/>
          <w:lang w:val="en-GB"/>
        </w:rPr>
        <w:fldChar w:fldCharType="end"/>
      </w:r>
      <w:r w:rsidRPr="00697E49">
        <w:rPr>
          <w:rFonts w:cs="Times New Roman"/>
          <w:sz w:val="20"/>
          <w:szCs w:val="20"/>
          <w:lang w:val="en-GB"/>
        </w:rPr>
        <w:t>.</w:t>
      </w:r>
    </w:p>
    <w:p w14:paraId="393BD815" w14:textId="2D78696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Hewitt, H.T. et al., 2016: The impact of resolving the Rossby radius at mid-latitudes in the ocean: results from a high-resolution version of the Met Office GC2 coupled model.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9(10)</w:t>
      </w:r>
      <w:r w:rsidRPr="00697E49">
        <w:rPr>
          <w:rFonts w:cs="Times New Roman"/>
          <w:sz w:val="20"/>
          <w:szCs w:val="20"/>
          <w:lang w:val="en-GB"/>
        </w:rPr>
        <w:t>, 3655–3670, doi:</w:t>
      </w:r>
      <w:r w:rsidR="00642F13">
        <w:fldChar w:fldCharType="begin"/>
      </w:r>
      <w:r w:rsidR="00642F13" w:rsidRPr="001D5B54">
        <w:rPr>
          <w:lang w:val="en-US"/>
          <w:rPrChange w:id="4059" w:author="Clotilde Pean" w:date="2021-06-21T14:15:00Z">
            <w:rPr/>
          </w:rPrChange>
        </w:rPr>
        <w:instrText xml:space="preserve"> HYPERLINK "https://dx.doi.org/10.5194/gmd-9-3655-2016" </w:instrText>
      </w:r>
      <w:r w:rsidR="00642F13">
        <w:fldChar w:fldCharType="separate"/>
      </w:r>
      <w:r w:rsidRPr="00697E49">
        <w:rPr>
          <w:rStyle w:val="Hyperlink"/>
          <w:rFonts w:cs="Times New Roman"/>
          <w:sz w:val="20"/>
          <w:szCs w:val="20"/>
          <w:lang w:val="en-GB"/>
        </w:rPr>
        <w:t>10.5194/gmd-9-3655-2016</w:t>
      </w:r>
      <w:r w:rsidR="00642F13">
        <w:rPr>
          <w:rStyle w:val="Hyperlink"/>
          <w:rFonts w:cs="Times New Roman"/>
          <w:sz w:val="20"/>
          <w:szCs w:val="20"/>
          <w:lang w:val="en-GB"/>
        </w:rPr>
        <w:fldChar w:fldCharType="end"/>
      </w:r>
      <w:r w:rsidRPr="00697E49">
        <w:rPr>
          <w:rFonts w:cs="Times New Roman"/>
          <w:sz w:val="20"/>
          <w:szCs w:val="20"/>
          <w:lang w:val="en-GB"/>
        </w:rPr>
        <w:t>.</w:t>
      </w:r>
    </w:p>
    <w:p w14:paraId="7F6FAD03" w14:textId="554A2BA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Hewitt, H.T. et al., 2017: Will high-resolution global ocean models benefit coupled predictions on short-range to climate timescales?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120</w:t>
      </w:r>
      <w:r w:rsidRPr="00697E49">
        <w:rPr>
          <w:rFonts w:cs="Times New Roman"/>
          <w:sz w:val="20"/>
          <w:szCs w:val="20"/>
          <w:lang w:val="en-GB"/>
        </w:rPr>
        <w:t>, 120–136, doi:</w:t>
      </w:r>
      <w:r w:rsidR="00642F13">
        <w:fldChar w:fldCharType="begin"/>
      </w:r>
      <w:r w:rsidR="00642F13" w:rsidRPr="001D5B54">
        <w:rPr>
          <w:lang w:val="en-US"/>
          <w:rPrChange w:id="4060" w:author="Clotilde Pean" w:date="2021-06-21T14:15:00Z">
            <w:rPr/>
          </w:rPrChange>
        </w:rPr>
        <w:instrText xml:space="preserve"> HYPERLINK "https://dx.doi.org/10.1016/j.ocemod.2017.11.002" </w:instrText>
      </w:r>
      <w:r w:rsidR="00642F13">
        <w:fldChar w:fldCharType="separate"/>
      </w:r>
      <w:r w:rsidRPr="00697E49">
        <w:rPr>
          <w:rStyle w:val="Hyperlink"/>
          <w:rFonts w:cs="Times New Roman"/>
          <w:sz w:val="20"/>
          <w:szCs w:val="20"/>
          <w:lang w:val="en-GB"/>
        </w:rPr>
        <w:t>10.1016/j.ocemod.2017.11.002</w:t>
      </w:r>
      <w:r w:rsidR="00642F13">
        <w:rPr>
          <w:rStyle w:val="Hyperlink"/>
          <w:rFonts w:cs="Times New Roman"/>
          <w:sz w:val="20"/>
          <w:szCs w:val="20"/>
          <w:lang w:val="en-GB"/>
        </w:rPr>
        <w:fldChar w:fldCharType="end"/>
      </w:r>
      <w:r w:rsidRPr="00697E49">
        <w:rPr>
          <w:rFonts w:cs="Times New Roman"/>
          <w:sz w:val="20"/>
          <w:szCs w:val="20"/>
          <w:lang w:val="en-GB"/>
        </w:rPr>
        <w:t>.</w:t>
      </w:r>
    </w:p>
    <w:p w14:paraId="197AB051" w14:textId="50F86A5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Hewitt, H.T. et al., 2020: Resolving and Parameterising the Ocean Mesoscale in Earth System Models. </w:t>
      </w:r>
      <w:r w:rsidRPr="00697E49">
        <w:rPr>
          <w:rFonts w:cs="Times New Roman"/>
          <w:i/>
          <w:sz w:val="20"/>
          <w:szCs w:val="20"/>
          <w:lang w:val="en-GB"/>
        </w:rPr>
        <w:t>Current Climate Change Reports</w:t>
      </w:r>
      <w:r w:rsidRPr="00697E49">
        <w:rPr>
          <w:rFonts w:cs="Times New Roman"/>
          <w:sz w:val="20"/>
          <w:szCs w:val="20"/>
          <w:lang w:val="en-GB"/>
        </w:rPr>
        <w:t>, 1–16, doi:</w:t>
      </w:r>
      <w:r w:rsidR="00642F13">
        <w:fldChar w:fldCharType="begin"/>
      </w:r>
      <w:r w:rsidR="00642F13" w:rsidRPr="001D5B54">
        <w:rPr>
          <w:lang w:val="en-US"/>
          <w:rPrChange w:id="4061" w:author="Clotilde Pean" w:date="2021-06-21T14:15:00Z">
            <w:rPr/>
          </w:rPrChange>
        </w:rPr>
        <w:instrText xml:space="preserve"> HYPERLINK "https://dx.doi.org/10.1007/s40641-020-00164-w" </w:instrText>
      </w:r>
      <w:r w:rsidR="00642F13">
        <w:fldChar w:fldCharType="separate"/>
      </w:r>
      <w:r w:rsidRPr="00697E49">
        <w:rPr>
          <w:rStyle w:val="Hyperlink"/>
          <w:rFonts w:cs="Times New Roman"/>
          <w:sz w:val="20"/>
          <w:szCs w:val="20"/>
          <w:lang w:val="en-GB"/>
        </w:rPr>
        <w:t>10.1007/s40641-020-00164-w</w:t>
      </w:r>
      <w:r w:rsidR="00642F13">
        <w:rPr>
          <w:rStyle w:val="Hyperlink"/>
          <w:rFonts w:cs="Times New Roman"/>
          <w:sz w:val="20"/>
          <w:szCs w:val="20"/>
          <w:lang w:val="en-GB"/>
        </w:rPr>
        <w:fldChar w:fldCharType="end"/>
      </w:r>
      <w:r w:rsidRPr="00697E49">
        <w:rPr>
          <w:rFonts w:cs="Times New Roman"/>
          <w:sz w:val="20"/>
          <w:szCs w:val="20"/>
          <w:lang w:val="en-GB"/>
        </w:rPr>
        <w:t>.</w:t>
      </w:r>
    </w:p>
    <w:p w14:paraId="6513C5B2" w14:textId="5E6DFC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Hirabayashi, Y. et al., 2016: Contributions of natural and anthropogenic radiative forcing to mass loss of Northern Hemisphere mountain glaciers and quantifying their uncertainties.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29723, doi:</w:t>
      </w:r>
      <w:r w:rsidR="00642F13">
        <w:fldChar w:fldCharType="begin"/>
      </w:r>
      <w:r w:rsidR="00642F13" w:rsidRPr="001D5B54">
        <w:rPr>
          <w:lang w:val="en-US"/>
          <w:rPrChange w:id="4062" w:author="Clotilde Pean" w:date="2021-06-21T14:15:00Z">
            <w:rPr/>
          </w:rPrChange>
        </w:rPr>
        <w:instrText xml:space="preserve"> HYPERLINK "https://dx.doi.org/10.1038/srep29723" </w:instrText>
      </w:r>
      <w:r w:rsidR="00642F13">
        <w:fldChar w:fldCharType="separate"/>
      </w:r>
      <w:r w:rsidRPr="00697E49">
        <w:rPr>
          <w:rStyle w:val="Hyperlink"/>
          <w:rFonts w:cs="Times New Roman"/>
          <w:sz w:val="20"/>
          <w:szCs w:val="20"/>
          <w:lang w:val="en-GB"/>
        </w:rPr>
        <w:t>10.1038/srep29723</w:t>
      </w:r>
      <w:r w:rsidR="00642F13">
        <w:rPr>
          <w:rStyle w:val="Hyperlink"/>
          <w:rFonts w:cs="Times New Roman"/>
          <w:sz w:val="20"/>
          <w:szCs w:val="20"/>
          <w:lang w:val="en-GB"/>
        </w:rPr>
        <w:fldChar w:fldCharType="end"/>
      </w:r>
      <w:r w:rsidRPr="00697E49">
        <w:rPr>
          <w:rFonts w:cs="Times New Roman"/>
          <w:sz w:val="20"/>
          <w:szCs w:val="20"/>
          <w:lang w:val="en-GB"/>
        </w:rPr>
        <w:t>.</w:t>
      </w:r>
    </w:p>
    <w:p w14:paraId="3C8AEA07" w14:textId="45FB5EB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Hirons, L. and A. Turner, 2018: The Impact of Indian Ocean Mean-State Biases in Climate Models on the Representation of the East African Short Rains.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31(16)</w:t>
      </w:r>
      <w:r w:rsidRPr="00697E49">
        <w:rPr>
          <w:rFonts w:cs="Times New Roman"/>
          <w:sz w:val="20"/>
          <w:szCs w:val="20"/>
          <w:lang w:val="en-GB"/>
        </w:rPr>
        <w:t>, 6611–6631, doi:</w:t>
      </w:r>
      <w:r w:rsidR="00642F13">
        <w:fldChar w:fldCharType="begin"/>
      </w:r>
      <w:r w:rsidR="00642F13" w:rsidRPr="001D5B54">
        <w:rPr>
          <w:lang w:val="en-US"/>
          <w:rPrChange w:id="4063" w:author="Clotilde Pean" w:date="2021-06-21T14:15:00Z">
            <w:rPr/>
          </w:rPrChange>
        </w:rPr>
        <w:instrText xml:space="preserve"> HYPERLINK "https://dx.doi.org/10.1175/jcli-d-17-0804.1" </w:instrText>
      </w:r>
      <w:r w:rsidR="00642F13">
        <w:fldChar w:fldCharType="separate"/>
      </w:r>
      <w:r w:rsidRPr="00697E49">
        <w:rPr>
          <w:rStyle w:val="Hyperlink"/>
          <w:rFonts w:cs="Times New Roman"/>
          <w:sz w:val="20"/>
          <w:szCs w:val="20"/>
          <w:lang w:val="en-GB"/>
        </w:rPr>
        <w:t>10.1175/jcli-d-17-0804.1</w:t>
      </w:r>
      <w:r w:rsidR="00642F13">
        <w:rPr>
          <w:rStyle w:val="Hyperlink"/>
          <w:rFonts w:cs="Times New Roman"/>
          <w:sz w:val="20"/>
          <w:szCs w:val="20"/>
          <w:lang w:val="en-GB"/>
        </w:rPr>
        <w:fldChar w:fldCharType="end"/>
      </w:r>
      <w:r w:rsidRPr="00697E49">
        <w:rPr>
          <w:rFonts w:cs="Times New Roman"/>
          <w:sz w:val="20"/>
          <w:szCs w:val="20"/>
          <w:lang w:val="en-GB"/>
        </w:rPr>
        <w:t>.</w:t>
      </w:r>
    </w:p>
    <w:p w14:paraId="576DC9FB" w14:textId="2EEA2B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Hobbs, W.R., N.L. Bindoff, and M.N. Raphael, 2015: New Perspectives on Observed and Simulated Antarctic Sea Ice Extent Trends Using Optimal Fingerprinting Techniques.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28(4)</w:t>
      </w:r>
      <w:r w:rsidRPr="00697E49">
        <w:rPr>
          <w:rFonts w:cs="Times New Roman"/>
          <w:sz w:val="20"/>
          <w:szCs w:val="20"/>
          <w:lang w:val="en-GB"/>
        </w:rPr>
        <w:t>, 1543–1560, doi:</w:t>
      </w:r>
      <w:r w:rsidR="00642F13">
        <w:fldChar w:fldCharType="begin"/>
      </w:r>
      <w:r w:rsidR="00642F13" w:rsidRPr="001D5B54">
        <w:rPr>
          <w:lang w:val="en-US"/>
          <w:rPrChange w:id="4064" w:author="Clotilde Pean" w:date="2021-06-21T14:15:00Z">
            <w:rPr/>
          </w:rPrChange>
        </w:rPr>
        <w:instrText xml:space="preserve"> HYPERLINK "https://dx.doi.org/10.1175/jcli-d-14-00367.1" </w:instrText>
      </w:r>
      <w:r w:rsidR="00642F13">
        <w:fldChar w:fldCharType="separate"/>
      </w:r>
      <w:r w:rsidRPr="00697E49">
        <w:rPr>
          <w:rStyle w:val="Hyperlink"/>
          <w:rFonts w:cs="Times New Roman"/>
          <w:sz w:val="20"/>
          <w:szCs w:val="20"/>
          <w:lang w:val="en-GB"/>
        </w:rPr>
        <w:t>10.1175/jcli-d-14-00367.1</w:t>
      </w:r>
      <w:r w:rsidR="00642F13">
        <w:rPr>
          <w:rStyle w:val="Hyperlink"/>
          <w:rFonts w:cs="Times New Roman"/>
          <w:sz w:val="20"/>
          <w:szCs w:val="20"/>
          <w:lang w:val="en-GB"/>
        </w:rPr>
        <w:fldChar w:fldCharType="end"/>
      </w:r>
      <w:r w:rsidRPr="00697E49">
        <w:rPr>
          <w:rFonts w:cs="Times New Roman"/>
          <w:sz w:val="20"/>
          <w:szCs w:val="20"/>
          <w:lang w:val="en-GB"/>
        </w:rPr>
        <w:t>.</w:t>
      </w:r>
    </w:p>
    <w:p w14:paraId="68951D27" w14:textId="5F7455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Hobbs, W.R., C. Roach, T. Roy, J.B. Sallée, and N. Bindoff, 2021: Anthropogenic temperature and salinity changes in the Southern ocean.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34(1)</w:t>
      </w:r>
      <w:r w:rsidRPr="00697E49">
        <w:rPr>
          <w:rFonts w:cs="Times New Roman"/>
          <w:sz w:val="20"/>
          <w:szCs w:val="20"/>
          <w:lang w:val="en-GB"/>
        </w:rPr>
        <w:t>, 215–228, doi:</w:t>
      </w:r>
      <w:r w:rsidR="00642F13">
        <w:fldChar w:fldCharType="begin"/>
      </w:r>
      <w:r w:rsidR="00642F13" w:rsidRPr="001D5B54">
        <w:rPr>
          <w:lang w:val="en-US"/>
          <w:rPrChange w:id="4065" w:author="Clotilde Pean" w:date="2021-06-21T14:15:00Z">
            <w:rPr/>
          </w:rPrChange>
        </w:rPr>
        <w:instrText xml:space="preserve"> HYPERLINK "https://dx.doi.org/10.1175/jcli-d-20-0454.1" </w:instrText>
      </w:r>
      <w:r w:rsidR="00642F13">
        <w:fldChar w:fldCharType="separate"/>
      </w:r>
      <w:r w:rsidRPr="00697E49">
        <w:rPr>
          <w:rStyle w:val="Hyperlink"/>
          <w:rFonts w:cs="Times New Roman"/>
          <w:sz w:val="20"/>
          <w:szCs w:val="20"/>
          <w:lang w:val="en-GB"/>
        </w:rPr>
        <w:t>10.1175/jcli-d-20-0454.1</w:t>
      </w:r>
      <w:r w:rsidR="00642F13">
        <w:rPr>
          <w:rStyle w:val="Hyperlink"/>
          <w:rFonts w:cs="Times New Roman"/>
          <w:sz w:val="20"/>
          <w:szCs w:val="20"/>
          <w:lang w:val="en-GB"/>
        </w:rPr>
        <w:fldChar w:fldCharType="end"/>
      </w:r>
      <w:r w:rsidRPr="00697E49">
        <w:rPr>
          <w:rFonts w:cs="Times New Roman"/>
          <w:sz w:val="20"/>
          <w:szCs w:val="20"/>
          <w:lang w:val="en-GB"/>
        </w:rPr>
        <w:t>.</w:t>
      </w:r>
    </w:p>
    <w:p w14:paraId="0CFB7B33" w14:textId="222E5D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Hobbs, W.R. et al., 2016: A review of recent changes in Southern Ocean sea ice, their drivers and forcings. </w:t>
      </w:r>
      <w:r w:rsidRPr="00697E49">
        <w:rPr>
          <w:rFonts w:cs="Times New Roman"/>
          <w:i/>
          <w:sz w:val="20"/>
          <w:szCs w:val="20"/>
          <w:lang w:val="en-GB"/>
        </w:rPr>
        <w:t>Global and Planetary Change</w:t>
      </w:r>
      <w:r w:rsidRPr="00697E49">
        <w:rPr>
          <w:rFonts w:cs="Times New Roman"/>
          <w:sz w:val="20"/>
          <w:szCs w:val="20"/>
          <w:lang w:val="en-GB"/>
        </w:rPr>
        <w:t xml:space="preserve">, </w:t>
      </w:r>
      <w:r w:rsidRPr="00697E49">
        <w:rPr>
          <w:rFonts w:cs="Times New Roman"/>
          <w:b/>
          <w:sz w:val="20"/>
          <w:szCs w:val="20"/>
          <w:lang w:val="en-GB"/>
        </w:rPr>
        <w:t>143</w:t>
      </w:r>
      <w:r w:rsidRPr="00697E49">
        <w:rPr>
          <w:rFonts w:cs="Times New Roman"/>
          <w:sz w:val="20"/>
          <w:szCs w:val="20"/>
          <w:lang w:val="en-GB"/>
        </w:rPr>
        <w:t>, 228–250, doi:</w:t>
      </w:r>
      <w:r w:rsidR="00642F13">
        <w:fldChar w:fldCharType="begin"/>
      </w:r>
      <w:r w:rsidR="00642F13" w:rsidRPr="001D5B54">
        <w:rPr>
          <w:lang w:val="en-US"/>
          <w:rPrChange w:id="4066" w:author="Clotilde Pean" w:date="2021-06-21T14:15:00Z">
            <w:rPr/>
          </w:rPrChange>
        </w:rPr>
        <w:instrText xml:space="preserve"> HYPERLINK "https://dx.doi.org/10.1016/j.gloplacha.2016.06.008" </w:instrText>
      </w:r>
      <w:r w:rsidR="00642F13">
        <w:fldChar w:fldCharType="separate"/>
      </w:r>
      <w:r w:rsidRPr="00697E49">
        <w:rPr>
          <w:rStyle w:val="Hyperlink"/>
          <w:rFonts w:cs="Times New Roman"/>
          <w:sz w:val="20"/>
          <w:szCs w:val="20"/>
          <w:lang w:val="en-GB"/>
        </w:rPr>
        <w:t>10.1016/j.gloplacha.2016.06.008</w:t>
      </w:r>
      <w:r w:rsidR="00642F13">
        <w:rPr>
          <w:rStyle w:val="Hyperlink"/>
          <w:rFonts w:cs="Times New Roman"/>
          <w:sz w:val="20"/>
          <w:szCs w:val="20"/>
          <w:lang w:val="en-GB"/>
        </w:rPr>
        <w:fldChar w:fldCharType="end"/>
      </w:r>
      <w:r w:rsidRPr="00697E49">
        <w:rPr>
          <w:rFonts w:cs="Times New Roman"/>
          <w:sz w:val="20"/>
          <w:szCs w:val="20"/>
          <w:lang w:val="en-GB"/>
        </w:rPr>
        <w:t>.</w:t>
      </w:r>
    </w:p>
    <w:p w14:paraId="67B5CF5C" w14:textId="71D51EB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Hock, R. et al., 2019a: GlacierMIP-A model intercomparison of global-scale glacier mass-balance models and projections. </w:t>
      </w:r>
      <w:r w:rsidRPr="00697E49">
        <w:rPr>
          <w:rFonts w:cs="Times New Roman"/>
          <w:i/>
          <w:sz w:val="20"/>
          <w:szCs w:val="20"/>
          <w:lang w:val="en-GB"/>
        </w:rPr>
        <w:t>Journal of Glaciology</w:t>
      </w:r>
      <w:r w:rsidRPr="00697E49">
        <w:rPr>
          <w:rFonts w:cs="Times New Roman"/>
          <w:sz w:val="20"/>
          <w:szCs w:val="20"/>
          <w:lang w:val="en-GB"/>
        </w:rPr>
        <w:t xml:space="preserve">, </w:t>
      </w:r>
      <w:r w:rsidRPr="00697E49">
        <w:rPr>
          <w:rFonts w:cs="Times New Roman"/>
          <w:b/>
          <w:sz w:val="20"/>
          <w:szCs w:val="20"/>
          <w:lang w:val="en-GB"/>
        </w:rPr>
        <w:t>65(251)</w:t>
      </w:r>
      <w:r w:rsidRPr="00697E49">
        <w:rPr>
          <w:rFonts w:cs="Times New Roman"/>
          <w:sz w:val="20"/>
          <w:szCs w:val="20"/>
          <w:lang w:val="en-GB"/>
        </w:rPr>
        <w:t>, 453–467, doi:</w:t>
      </w:r>
      <w:r w:rsidR="00642F13">
        <w:fldChar w:fldCharType="begin"/>
      </w:r>
      <w:r w:rsidR="00642F13" w:rsidRPr="001D5B54">
        <w:rPr>
          <w:lang w:val="en-US"/>
          <w:rPrChange w:id="4067" w:author="Clotilde Pean" w:date="2021-06-21T14:15:00Z">
            <w:rPr/>
          </w:rPrChange>
        </w:rPr>
        <w:instrText xml:space="preserve"> HYPERLINK "https://dx.doi.org/10.1017/jog.2019.22" </w:instrText>
      </w:r>
      <w:r w:rsidR="00642F13">
        <w:fldChar w:fldCharType="separate"/>
      </w:r>
      <w:r w:rsidRPr="00697E49">
        <w:rPr>
          <w:rStyle w:val="Hyperlink"/>
          <w:rFonts w:cs="Times New Roman"/>
          <w:sz w:val="20"/>
          <w:szCs w:val="20"/>
          <w:lang w:val="en-GB"/>
        </w:rPr>
        <w:t>10.1017/jog.2019.22</w:t>
      </w:r>
      <w:r w:rsidR="00642F13">
        <w:rPr>
          <w:rStyle w:val="Hyperlink"/>
          <w:rFonts w:cs="Times New Roman"/>
          <w:sz w:val="20"/>
          <w:szCs w:val="20"/>
          <w:lang w:val="en-GB"/>
        </w:rPr>
        <w:fldChar w:fldCharType="end"/>
      </w:r>
      <w:r w:rsidRPr="00697E49">
        <w:rPr>
          <w:rFonts w:cs="Times New Roman"/>
          <w:sz w:val="20"/>
          <w:szCs w:val="20"/>
          <w:lang w:val="en-GB"/>
        </w:rPr>
        <w:t>.</w:t>
      </w:r>
    </w:p>
    <w:p w14:paraId="180913DA" w14:textId="0E3299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Hock, R. et al., 2019b: High Mountain Areas. In: </w:t>
      </w:r>
      <w:r w:rsidRPr="00697E49">
        <w:rPr>
          <w:rFonts w:cs="Times New Roman"/>
          <w:i/>
          <w:sz w:val="20"/>
          <w:szCs w:val="20"/>
          <w:lang w:val="en-GB"/>
        </w:rPr>
        <w:t>IPCC Special Report on the Ocean and Cryosphere in a Changing Climate</w:t>
      </w:r>
      <w:r w:rsidRPr="00697E49">
        <w:rPr>
          <w:rFonts w:cs="Times New Roman"/>
          <w:sz w:val="20"/>
          <w:szCs w:val="20"/>
          <w:lang w:val="en-GB"/>
        </w:rPr>
        <w:t xml:space="preserve"> [Pörtner, H.-O., D.C. Roberts, V. Masson-Delmotte, P. Zhai, M. Tignor, E. Poloczanska, K. Mintenbeck, A. Alegría, M. Nicolai, A. Okem, J. Petzold, B. Rama, and N.M. Weyer (eds.)]. In Press, pp. 131–202.</w:t>
      </w:r>
    </w:p>
    <w:p w14:paraId="4639A172" w14:textId="1C87C1B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Hoell, A., M. Hoerling, J. Eischeid, X.-W. Quan, and B. Liebmann, 2017a: Reconciling Theories for Human and Natural Attribution of Recent East Africa Drying.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30(6)</w:t>
      </w:r>
      <w:r w:rsidRPr="00697E49">
        <w:rPr>
          <w:rFonts w:cs="Times New Roman"/>
          <w:sz w:val="20"/>
          <w:szCs w:val="20"/>
          <w:lang w:val="en-GB"/>
        </w:rPr>
        <w:t>, 1939–1957, doi:</w:t>
      </w:r>
      <w:r w:rsidR="00642F13">
        <w:fldChar w:fldCharType="begin"/>
      </w:r>
      <w:r w:rsidR="00642F13" w:rsidRPr="001D5B54">
        <w:rPr>
          <w:lang w:val="en-US"/>
          <w:rPrChange w:id="4068" w:author="Clotilde Pean" w:date="2021-06-21T14:15:00Z">
            <w:rPr/>
          </w:rPrChange>
        </w:rPr>
        <w:instrText xml:space="preserve"> HYPERLINK "https://dx.doi.org/10.1175/jcli-d-16-0558.1" </w:instrText>
      </w:r>
      <w:r w:rsidR="00642F13">
        <w:fldChar w:fldCharType="separate"/>
      </w:r>
      <w:r w:rsidRPr="00697E49">
        <w:rPr>
          <w:rStyle w:val="Hyperlink"/>
          <w:rFonts w:cs="Times New Roman"/>
          <w:sz w:val="20"/>
          <w:szCs w:val="20"/>
          <w:lang w:val="en-GB"/>
        </w:rPr>
        <w:t>10.1175/jcli-d-16-0558.1</w:t>
      </w:r>
      <w:r w:rsidR="00642F13">
        <w:rPr>
          <w:rStyle w:val="Hyperlink"/>
          <w:rFonts w:cs="Times New Roman"/>
          <w:sz w:val="20"/>
          <w:szCs w:val="20"/>
          <w:lang w:val="en-GB"/>
        </w:rPr>
        <w:fldChar w:fldCharType="end"/>
      </w:r>
      <w:r w:rsidRPr="00697E49">
        <w:rPr>
          <w:rFonts w:cs="Times New Roman"/>
          <w:sz w:val="20"/>
          <w:szCs w:val="20"/>
          <w:lang w:val="en-GB"/>
        </w:rPr>
        <w:t>.</w:t>
      </w:r>
    </w:p>
    <w:p w14:paraId="1F208A3D" w14:textId="1F6EB4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Hoell, A., M. Hoerling, J. Eischeid, X.-W. Quan, and B. Liebmann, 2017b: Reconciling Theories for Human and Natural Attribution of Recent East Africa Drying.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30(6)</w:t>
      </w:r>
      <w:r w:rsidRPr="00697E49">
        <w:rPr>
          <w:rFonts w:cs="Times New Roman"/>
          <w:sz w:val="20"/>
          <w:szCs w:val="20"/>
          <w:lang w:val="en-GB"/>
        </w:rPr>
        <w:t>, 1939–1957, doi:</w:t>
      </w:r>
      <w:r w:rsidR="00642F13">
        <w:fldChar w:fldCharType="begin"/>
      </w:r>
      <w:r w:rsidR="00642F13" w:rsidRPr="001D5B54">
        <w:rPr>
          <w:lang w:val="en-US"/>
          <w:rPrChange w:id="4069" w:author="Clotilde Pean" w:date="2021-06-21T14:15:00Z">
            <w:rPr/>
          </w:rPrChange>
        </w:rPr>
        <w:instrText xml:space="preserve"> HYPERLINK "https://dx.doi.org/10.1175/jcli-d-16-0558.1" </w:instrText>
      </w:r>
      <w:r w:rsidR="00642F13">
        <w:fldChar w:fldCharType="separate"/>
      </w:r>
      <w:r w:rsidRPr="00697E49">
        <w:rPr>
          <w:rStyle w:val="Hyperlink"/>
          <w:rFonts w:cs="Times New Roman"/>
          <w:sz w:val="20"/>
          <w:szCs w:val="20"/>
          <w:lang w:val="en-GB"/>
        </w:rPr>
        <w:t>10.1175/jcli-d-16-0558.1</w:t>
      </w:r>
      <w:r w:rsidR="00642F13">
        <w:rPr>
          <w:rStyle w:val="Hyperlink"/>
          <w:rFonts w:cs="Times New Roman"/>
          <w:sz w:val="20"/>
          <w:szCs w:val="20"/>
          <w:lang w:val="en-GB"/>
        </w:rPr>
        <w:fldChar w:fldCharType="end"/>
      </w:r>
      <w:r w:rsidRPr="00697E49">
        <w:rPr>
          <w:rFonts w:cs="Times New Roman"/>
          <w:sz w:val="20"/>
          <w:szCs w:val="20"/>
          <w:lang w:val="en-GB"/>
        </w:rPr>
        <w:t>.</w:t>
      </w:r>
    </w:p>
    <w:p w14:paraId="7510D5CA" w14:textId="2E0E3AE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Hoffman, F.M. et al., 2014: Causes and implications of persistent atmospheric carbon dioxide biases in Earth System Models. </w:t>
      </w:r>
      <w:r w:rsidRPr="00697E49">
        <w:rPr>
          <w:rFonts w:cs="Times New Roman"/>
          <w:i/>
          <w:sz w:val="20"/>
          <w:szCs w:val="20"/>
          <w:lang w:val="en-GB"/>
        </w:rPr>
        <w:t>Journal of Geophysical Research: Biogeosciences</w:t>
      </w:r>
      <w:r w:rsidRPr="00697E49">
        <w:rPr>
          <w:rFonts w:cs="Times New Roman"/>
          <w:sz w:val="20"/>
          <w:szCs w:val="20"/>
          <w:lang w:val="en-GB"/>
        </w:rPr>
        <w:t xml:space="preserve">, </w:t>
      </w:r>
      <w:r w:rsidRPr="00697E49">
        <w:rPr>
          <w:rFonts w:cs="Times New Roman"/>
          <w:b/>
          <w:sz w:val="20"/>
          <w:szCs w:val="20"/>
          <w:lang w:val="en-GB"/>
        </w:rPr>
        <w:t>119(2)</w:t>
      </w:r>
      <w:r w:rsidRPr="00697E49">
        <w:rPr>
          <w:rFonts w:cs="Times New Roman"/>
          <w:sz w:val="20"/>
          <w:szCs w:val="20"/>
          <w:lang w:val="en-GB"/>
        </w:rPr>
        <w:t>, 141–162, doi:</w:t>
      </w:r>
      <w:r w:rsidR="00642F13">
        <w:fldChar w:fldCharType="begin"/>
      </w:r>
      <w:r w:rsidR="00642F13" w:rsidRPr="001D5B54">
        <w:rPr>
          <w:lang w:val="en-US"/>
          <w:rPrChange w:id="4070" w:author="Clotilde Pean" w:date="2021-06-21T14:15:00Z">
            <w:rPr/>
          </w:rPrChange>
        </w:rPr>
        <w:instrText xml:space="preserve"> HYPERLINK "https://dx.doi.org/10.1002/2013jg002381" </w:instrText>
      </w:r>
      <w:r w:rsidR="00642F13">
        <w:fldChar w:fldCharType="separate"/>
      </w:r>
      <w:r w:rsidRPr="00697E49">
        <w:rPr>
          <w:rStyle w:val="Hyperlink"/>
          <w:rFonts w:cs="Times New Roman"/>
          <w:sz w:val="20"/>
          <w:szCs w:val="20"/>
          <w:lang w:val="en-GB"/>
        </w:rPr>
        <w:t>10.1002/2013jg002381</w:t>
      </w:r>
      <w:r w:rsidR="00642F13">
        <w:rPr>
          <w:rStyle w:val="Hyperlink"/>
          <w:rFonts w:cs="Times New Roman"/>
          <w:sz w:val="20"/>
          <w:szCs w:val="20"/>
          <w:lang w:val="en-GB"/>
        </w:rPr>
        <w:fldChar w:fldCharType="end"/>
      </w:r>
      <w:r w:rsidRPr="00697E49">
        <w:rPr>
          <w:rFonts w:cs="Times New Roman"/>
          <w:sz w:val="20"/>
          <w:szCs w:val="20"/>
          <w:lang w:val="en-GB"/>
        </w:rPr>
        <w:t>.</w:t>
      </w:r>
    </w:p>
    <w:p w14:paraId="72F71D10" w14:textId="652C19D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Hoffman, M.J., X. Asay-Davis, S.F. Price, J. Fyke, and M. Perego, 2019: Effect of Subshelf Melt Variability on Sea Level Rise Contribution From Thwaites Glacier, Antarctica. </w:t>
      </w:r>
      <w:r w:rsidRPr="00697E49">
        <w:rPr>
          <w:rFonts w:cs="Times New Roman"/>
          <w:i/>
          <w:sz w:val="20"/>
          <w:szCs w:val="20"/>
          <w:lang w:val="en-GB"/>
        </w:rPr>
        <w:t>Journal of Geophysical Research: Earth Surface</w:t>
      </w:r>
      <w:r w:rsidRPr="00697E49">
        <w:rPr>
          <w:rFonts w:cs="Times New Roman"/>
          <w:sz w:val="20"/>
          <w:szCs w:val="20"/>
          <w:lang w:val="en-GB"/>
        </w:rPr>
        <w:t>, doi:</w:t>
      </w:r>
      <w:r w:rsidR="00642F13">
        <w:fldChar w:fldCharType="begin"/>
      </w:r>
      <w:r w:rsidR="00642F13" w:rsidRPr="001D5B54">
        <w:rPr>
          <w:lang w:val="en-US"/>
          <w:rPrChange w:id="4071" w:author="Clotilde Pean" w:date="2021-06-21T14:15:00Z">
            <w:rPr/>
          </w:rPrChange>
        </w:rPr>
        <w:instrText xml:space="preserve"> HYPERLINK "https://dx.doi.org/10.1029/2019jf005155" </w:instrText>
      </w:r>
      <w:r w:rsidR="00642F13">
        <w:fldChar w:fldCharType="separate"/>
      </w:r>
      <w:r w:rsidRPr="00697E49">
        <w:rPr>
          <w:rStyle w:val="Hyperlink"/>
          <w:rFonts w:cs="Times New Roman"/>
          <w:sz w:val="20"/>
          <w:szCs w:val="20"/>
          <w:lang w:val="en-GB"/>
        </w:rPr>
        <w:t>10.1029/2019jf005155</w:t>
      </w:r>
      <w:r w:rsidR="00642F13">
        <w:rPr>
          <w:rStyle w:val="Hyperlink"/>
          <w:rFonts w:cs="Times New Roman"/>
          <w:sz w:val="20"/>
          <w:szCs w:val="20"/>
          <w:lang w:val="en-GB"/>
        </w:rPr>
        <w:fldChar w:fldCharType="end"/>
      </w:r>
      <w:r w:rsidRPr="00697E49">
        <w:rPr>
          <w:rFonts w:cs="Times New Roman"/>
          <w:sz w:val="20"/>
          <w:szCs w:val="20"/>
          <w:lang w:val="en-GB"/>
        </w:rPr>
        <w:t>.</w:t>
      </w:r>
    </w:p>
    <w:p w14:paraId="67E82FB6" w14:textId="0F32771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Holland, M.M., L. Landrum, Y. Kostov, and J. Marshall, 2017: Sensitivity of Antarctic sea ice to the Southern Annular Mode in coupled climate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49(5)</w:t>
      </w:r>
      <w:r w:rsidRPr="00697E49">
        <w:rPr>
          <w:rFonts w:cs="Times New Roman"/>
          <w:sz w:val="20"/>
          <w:szCs w:val="20"/>
          <w:lang w:val="en-GB"/>
        </w:rPr>
        <w:t>, 1813–1831, doi:</w:t>
      </w:r>
      <w:r w:rsidR="00642F13">
        <w:fldChar w:fldCharType="begin"/>
      </w:r>
      <w:r w:rsidR="00642F13" w:rsidRPr="001D5B54">
        <w:rPr>
          <w:lang w:val="en-US"/>
          <w:rPrChange w:id="4072" w:author="Clotilde Pean" w:date="2021-06-21T14:15:00Z">
            <w:rPr/>
          </w:rPrChange>
        </w:rPr>
        <w:instrText xml:space="preserve"> HYPERLINK "https://dx.doi.org/10.1007/s00382-016-3424-9" </w:instrText>
      </w:r>
      <w:r w:rsidR="00642F13">
        <w:fldChar w:fldCharType="separate"/>
      </w:r>
      <w:r w:rsidRPr="00697E49">
        <w:rPr>
          <w:rStyle w:val="Hyperlink"/>
          <w:rFonts w:cs="Times New Roman"/>
          <w:sz w:val="20"/>
          <w:szCs w:val="20"/>
          <w:lang w:val="en-GB"/>
        </w:rPr>
        <w:t>10.1007/s00382-016-3424-9</w:t>
      </w:r>
      <w:r w:rsidR="00642F13">
        <w:rPr>
          <w:rStyle w:val="Hyperlink"/>
          <w:rFonts w:cs="Times New Roman"/>
          <w:sz w:val="20"/>
          <w:szCs w:val="20"/>
          <w:lang w:val="en-GB"/>
        </w:rPr>
        <w:fldChar w:fldCharType="end"/>
      </w:r>
      <w:r w:rsidRPr="00697E49">
        <w:rPr>
          <w:rFonts w:cs="Times New Roman"/>
          <w:sz w:val="20"/>
          <w:szCs w:val="20"/>
          <w:lang w:val="en-GB"/>
        </w:rPr>
        <w:t>.</w:t>
      </w:r>
    </w:p>
    <w:p w14:paraId="1E0FD6B2" w14:textId="69EF06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Holland, P.R., T.J. Bracegirdle, P. Dutrieux, A. Jenkins, and E.J. Steig, 2019: West Antarctic ice loss influenced by internal climate variability and anthropogenic forcing. </w:t>
      </w:r>
      <w:r w:rsidRPr="00697E49">
        <w:rPr>
          <w:rFonts w:cs="Times New Roman"/>
          <w:i/>
          <w:sz w:val="20"/>
          <w:szCs w:val="20"/>
          <w:lang w:val="en-GB"/>
        </w:rPr>
        <w:t>Nature Geoscience</w:t>
      </w:r>
      <w:r w:rsidRPr="00697E49">
        <w:rPr>
          <w:rFonts w:cs="Times New Roman"/>
          <w:sz w:val="20"/>
          <w:szCs w:val="20"/>
          <w:lang w:val="en-GB"/>
        </w:rPr>
        <w:t>, doi:</w:t>
      </w:r>
      <w:r w:rsidR="00642F13">
        <w:fldChar w:fldCharType="begin"/>
      </w:r>
      <w:r w:rsidR="00642F13" w:rsidRPr="001D5B54">
        <w:rPr>
          <w:lang w:val="en-US"/>
          <w:rPrChange w:id="4073" w:author="Clotilde Pean" w:date="2021-06-21T14:15:00Z">
            <w:rPr/>
          </w:rPrChange>
        </w:rPr>
        <w:instrText xml:space="preserve"> HYPERLINK "https://dx.doi.org/10.1038/s41561-019-0420-9" </w:instrText>
      </w:r>
      <w:r w:rsidR="00642F13">
        <w:fldChar w:fldCharType="separate"/>
      </w:r>
      <w:r w:rsidRPr="00697E49">
        <w:rPr>
          <w:rStyle w:val="Hyperlink"/>
          <w:rFonts w:cs="Times New Roman"/>
          <w:sz w:val="20"/>
          <w:szCs w:val="20"/>
          <w:lang w:val="en-GB"/>
        </w:rPr>
        <w:t>10.1038/s41561-019-0420-9</w:t>
      </w:r>
      <w:r w:rsidR="00642F13">
        <w:rPr>
          <w:rStyle w:val="Hyperlink"/>
          <w:rFonts w:cs="Times New Roman"/>
          <w:sz w:val="20"/>
          <w:szCs w:val="20"/>
          <w:lang w:val="en-GB"/>
        </w:rPr>
        <w:fldChar w:fldCharType="end"/>
      </w:r>
      <w:r w:rsidRPr="00697E49">
        <w:rPr>
          <w:rFonts w:cs="Times New Roman"/>
          <w:sz w:val="20"/>
          <w:szCs w:val="20"/>
          <w:lang w:val="en-GB"/>
        </w:rPr>
        <w:t>.</w:t>
      </w:r>
    </w:p>
    <w:p w14:paraId="11E567B4" w14:textId="140DAB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Hollis, C.J. et al., 2019: The DeepMIP contribution to PMIP4: methodologies for selection, compilation and analysis of latest Paleocene and early Eocene climate proxy data, incorporating version 0.1 of the DeepMIP database.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12(7)</w:t>
      </w:r>
      <w:r w:rsidRPr="00697E49">
        <w:rPr>
          <w:rFonts w:cs="Times New Roman"/>
          <w:sz w:val="20"/>
          <w:szCs w:val="20"/>
          <w:lang w:val="en-GB"/>
        </w:rPr>
        <w:t>, 3149–3206, doi:</w:t>
      </w:r>
      <w:r w:rsidR="00642F13">
        <w:fldChar w:fldCharType="begin"/>
      </w:r>
      <w:r w:rsidR="00642F13" w:rsidRPr="001D5B54">
        <w:rPr>
          <w:lang w:val="en-US"/>
          <w:rPrChange w:id="4074" w:author="Clotilde Pean" w:date="2021-06-21T14:15:00Z">
            <w:rPr/>
          </w:rPrChange>
        </w:rPr>
        <w:instrText xml:space="preserve"> HYPERLINK "https://dx.doi.org/10.5194/gmd-12-3149-2019" </w:instrText>
      </w:r>
      <w:r w:rsidR="00642F13">
        <w:fldChar w:fldCharType="separate"/>
      </w:r>
      <w:r w:rsidRPr="00697E49">
        <w:rPr>
          <w:rStyle w:val="Hyperlink"/>
          <w:rFonts w:cs="Times New Roman"/>
          <w:sz w:val="20"/>
          <w:szCs w:val="20"/>
          <w:lang w:val="en-GB"/>
        </w:rPr>
        <w:t>10.5194/gmd-12-3149-2019</w:t>
      </w:r>
      <w:r w:rsidR="00642F13">
        <w:rPr>
          <w:rStyle w:val="Hyperlink"/>
          <w:rFonts w:cs="Times New Roman"/>
          <w:sz w:val="20"/>
          <w:szCs w:val="20"/>
          <w:lang w:val="en-GB"/>
        </w:rPr>
        <w:fldChar w:fldCharType="end"/>
      </w:r>
      <w:r w:rsidRPr="00697E49">
        <w:rPr>
          <w:rFonts w:cs="Times New Roman"/>
          <w:sz w:val="20"/>
          <w:szCs w:val="20"/>
          <w:lang w:val="en-GB"/>
        </w:rPr>
        <w:t>.</w:t>
      </w:r>
    </w:p>
    <w:p w14:paraId="6B6DA768" w14:textId="0302A5F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Hopcroft, P.O., P.J. Valdes, A.B. Harper, and D.J. Beerling, 2017: Multi vegetation model evaluation of the Green Sahara climate regime.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4075" w:author="Clotilde Pean" w:date="2021-06-21T14:15:00Z">
            <w:rPr/>
          </w:rPrChange>
        </w:rPr>
        <w:instrText xml:space="preserve"> HYPERLINK "https://dx.doi.org/10.1002/2017gl073740" </w:instrText>
      </w:r>
      <w:r w:rsidR="00642F13">
        <w:fldChar w:fldCharType="separate"/>
      </w:r>
      <w:r w:rsidRPr="00697E49">
        <w:rPr>
          <w:rStyle w:val="Hyperlink"/>
          <w:rFonts w:cs="Times New Roman"/>
          <w:sz w:val="20"/>
          <w:szCs w:val="20"/>
          <w:lang w:val="en-GB"/>
        </w:rPr>
        <w:t>10.1002/2017gl073740</w:t>
      </w:r>
      <w:r w:rsidR="00642F13">
        <w:rPr>
          <w:rStyle w:val="Hyperlink"/>
          <w:rFonts w:cs="Times New Roman"/>
          <w:sz w:val="20"/>
          <w:szCs w:val="20"/>
          <w:lang w:val="en-GB"/>
        </w:rPr>
        <w:fldChar w:fldCharType="end"/>
      </w:r>
      <w:r w:rsidRPr="00697E49">
        <w:rPr>
          <w:rFonts w:cs="Times New Roman"/>
          <w:sz w:val="20"/>
          <w:szCs w:val="20"/>
          <w:lang w:val="en-GB"/>
        </w:rPr>
        <w:t>.</w:t>
      </w:r>
    </w:p>
    <w:p w14:paraId="17A63D3E" w14:textId="3A1FF5D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Hope, P., B.J. Henley, J. Gergis, J. Brown, and H. Ye, 2017a: Time-varying spectral characteristics of ENSO over the Last Millennium.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49(5–6)</w:t>
      </w:r>
      <w:r w:rsidRPr="00697E49">
        <w:rPr>
          <w:rFonts w:cs="Times New Roman"/>
          <w:sz w:val="20"/>
          <w:szCs w:val="20"/>
          <w:lang w:val="en-GB"/>
        </w:rPr>
        <w:t>, 1705–1727, doi:</w:t>
      </w:r>
      <w:r w:rsidR="00642F13">
        <w:fldChar w:fldCharType="begin"/>
      </w:r>
      <w:r w:rsidR="00642F13" w:rsidRPr="001D5B54">
        <w:rPr>
          <w:lang w:val="en-US"/>
          <w:rPrChange w:id="4076" w:author="Clotilde Pean" w:date="2021-06-21T14:15:00Z">
            <w:rPr/>
          </w:rPrChange>
        </w:rPr>
        <w:instrText xml:space="preserve"> HYPERLINK "https://dx.doi.org/10.1007/s00382-016-3393-z" </w:instrText>
      </w:r>
      <w:r w:rsidR="00642F13">
        <w:fldChar w:fldCharType="separate"/>
      </w:r>
      <w:r w:rsidRPr="00697E49">
        <w:rPr>
          <w:rStyle w:val="Hyperlink"/>
          <w:rFonts w:cs="Times New Roman"/>
          <w:sz w:val="20"/>
          <w:szCs w:val="20"/>
          <w:lang w:val="en-GB"/>
        </w:rPr>
        <w:t>10.1007/s00382-016-3393-z</w:t>
      </w:r>
      <w:r w:rsidR="00642F13">
        <w:rPr>
          <w:rStyle w:val="Hyperlink"/>
          <w:rFonts w:cs="Times New Roman"/>
          <w:sz w:val="20"/>
          <w:szCs w:val="20"/>
          <w:lang w:val="en-GB"/>
        </w:rPr>
        <w:fldChar w:fldCharType="end"/>
      </w:r>
      <w:r w:rsidRPr="00697E49">
        <w:rPr>
          <w:rFonts w:cs="Times New Roman"/>
          <w:sz w:val="20"/>
          <w:szCs w:val="20"/>
          <w:lang w:val="en-GB"/>
        </w:rPr>
        <w:t>.</w:t>
      </w:r>
    </w:p>
    <w:p w14:paraId="77280D94" w14:textId="1660954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Hope, P., B.J. Henley, J. Gergis, J. Brown, and H. Ye, 2017b: Time-varying spectral characteristics of ENSO over the Last Millennium.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49(5–6)</w:t>
      </w:r>
      <w:r w:rsidRPr="00697E49">
        <w:rPr>
          <w:rFonts w:cs="Times New Roman"/>
          <w:sz w:val="20"/>
          <w:szCs w:val="20"/>
          <w:lang w:val="en-GB"/>
        </w:rPr>
        <w:t>, 1705–1727, doi:</w:t>
      </w:r>
      <w:r w:rsidR="00642F13">
        <w:fldChar w:fldCharType="begin"/>
      </w:r>
      <w:r w:rsidR="00642F13" w:rsidRPr="001D5B54">
        <w:rPr>
          <w:lang w:val="en-US"/>
          <w:rPrChange w:id="4077" w:author="Clotilde Pean" w:date="2021-06-21T14:15:00Z">
            <w:rPr/>
          </w:rPrChange>
        </w:rPr>
        <w:instrText xml:space="preserve"> HYPERLINK "https://dx.doi.org/10.1007/s00382-016-3393-z" </w:instrText>
      </w:r>
      <w:r w:rsidR="00642F13">
        <w:fldChar w:fldCharType="separate"/>
      </w:r>
      <w:r w:rsidRPr="00697E49">
        <w:rPr>
          <w:rStyle w:val="Hyperlink"/>
          <w:rFonts w:cs="Times New Roman"/>
          <w:sz w:val="20"/>
          <w:szCs w:val="20"/>
          <w:lang w:val="en-GB"/>
        </w:rPr>
        <w:t>10.1007/s00382-016-3393-z</w:t>
      </w:r>
      <w:r w:rsidR="00642F13">
        <w:rPr>
          <w:rStyle w:val="Hyperlink"/>
          <w:rFonts w:cs="Times New Roman"/>
          <w:sz w:val="20"/>
          <w:szCs w:val="20"/>
          <w:lang w:val="en-GB"/>
        </w:rPr>
        <w:fldChar w:fldCharType="end"/>
      </w:r>
      <w:r w:rsidRPr="00697E49">
        <w:rPr>
          <w:rFonts w:cs="Times New Roman"/>
          <w:sz w:val="20"/>
          <w:szCs w:val="20"/>
          <w:lang w:val="en-GB"/>
        </w:rPr>
        <w:t>.</w:t>
      </w:r>
    </w:p>
    <w:p w14:paraId="124BCE11" w14:textId="5272B5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Horel, J.D. and J.M. Wallace, 1981: Planetary-Scale Atmospheric Phenomena Associated with the Southern Oscillation. </w:t>
      </w:r>
      <w:r w:rsidRPr="00697E49">
        <w:rPr>
          <w:rFonts w:cs="Times New Roman"/>
          <w:i/>
          <w:sz w:val="20"/>
          <w:szCs w:val="20"/>
          <w:lang w:val="en-GB"/>
        </w:rPr>
        <w:t>Monthly Weather Review</w:t>
      </w:r>
      <w:r w:rsidRPr="00697E49">
        <w:rPr>
          <w:rFonts w:cs="Times New Roman"/>
          <w:sz w:val="20"/>
          <w:szCs w:val="20"/>
          <w:lang w:val="en-GB"/>
        </w:rPr>
        <w:t xml:space="preserve">, </w:t>
      </w:r>
      <w:r w:rsidRPr="00697E49">
        <w:rPr>
          <w:rFonts w:cs="Times New Roman"/>
          <w:b/>
          <w:sz w:val="20"/>
          <w:szCs w:val="20"/>
          <w:lang w:val="en-GB"/>
        </w:rPr>
        <w:t>109(4)</w:t>
      </w:r>
      <w:r w:rsidRPr="00697E49">
        <w:rPr>
          <w:rFonts w:cs="Times New Roman"/>
          <w:sz w:val="20"/>
          <w:szCs w:val="20"/>
          <w:lang w:val="en-GB"/>
        </w:rPr>
        <w:t>, 813–829, doi:</w:t>
      </w:r>
      <w:r w:rsidR="00642F13">
        <w:fldChar w:fldCharType="begin"/>
      </w:r>
      <w:r w:rsidR="00642F13" w:rsidRPr="001D5B54">
        <w:rPr>
          <w:lang w:val="en-US"/>
          <w:rPrChange w:id="4078" w:author="Clotilde Pean" w:date="2021-06-21T14:15:00Z">
            <w:rPr/>
          </w:rPrChange>
        </w:rPr>
        <w:instrText xml:space="preserve"> HYPERLINK "https://dx.doi.org/10.1175/1520-0493(1981)109%3c0813:psapaw%3e2.0.co;2" </w:instrText>
      </w:r>
      <w:r w:rsidR="00642F13">
        <w:fldChar w:fldCharType="separate"/>
      </w:r>
      <w:r w:rsidRPr="00697E49">
        <w:rPr>
          <w:rStyle w:val="Hyperlink"/>
          <w:rFonts w:cs="Times New Roman"/>
          <w:sz w:val="20"/>
          <w:szCs w:val="20"/>
          <w:lang w:val="en-GB"/>
        </w:rPr>
        <w:t>10.1175/1520-0493(1981)109&lt;0813:psapaw&gt;2.0.co;2</w:t>
      </w:r>
      <w:r w:rsidR="00642F13">
        <w:rPr>
          <w:rStyle w:val="Hyperlink"/>
          <w:rFonts w:cs="Times New Roman"/>
          <w:sz w:val="20"/>
          <w:szCs w:val="20"/>
          <w:lang w:val="en-GB"/>
        </w:rPr>
        <w:fldChar w:fldCharType="end"/>
      </w:r>
      <w:r w:rsidRPr="00697E49">
        <w:rPr>
          <w:rFonts w:cs="Times New Roman"/>
          <w:sz w:val="20"/>
          <w:szCs w:val="20"/>
          <w:lang w:val="en-GB"/>
        </w:rPr>
        <w:t>.</w:t>
      </w:r>
    </w:p>
    <w:p w14:paraId="15A76E9E" w14:textId="29DF167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Hoskins, B.J. and D.J. Karoly, 1981: The Steady Linear Response of a Spherical Atmosphere to Thermal and Orographic Forcing. </w:t>
      </w:r>
      <w:r w:rsidRPr="00697E49">
        <w:rPr>
          <w:rFonts w:cs="Times New Roman"/>
          <w:i/>
          <w:sz w:val="20"/>
          <w:szCs w:val="20"/>
          <w:lang w:val="en-GB"/>
        </w:rPr>
        <w:t>Journal of the Atmospheric Sciences</w:t>
      </w:r>
      <w:r w:rsidRPr="00697E49">
        <w:rPr>
          <w:rFonts w:cs="Times New Roman"/>
          <w:sz w:val="20"/>
          <w:szCs w:val="20"/>
          <w:lang w:val="en-GB"/>
        </w:rPr>
        <w:t xml:space="preserve">, </w:t>
      </w:r>
      <w:r w:rsidRPr="00697E49">
        <w:rPr>
          <w:rFonts w:cs="Times New Roman"/>
          <w:b/>
          <w:sz w:val="20"/>
          <w:szCs w:val="20"/>
          <w:lang w:val="en-GB"/>
        </w:rPr>
        <w:t>38(6)</w:t>
      </w:r>
      <w:r w:rsidRPr="00697E49">
        <w:rPr>
          <w:rFonts w:cs="Times New Roman"/>
          <w:sz w:val="20"/>
          <w:szCs w:val="20"/>
          <w:lang w:val="en-GB"/>
        </w:rPr>
        <w:t>, 1179–1196, doi:</w:t>
      </w:r>
      <w:r w:rsidR="00642F13">
        <w:fldChar w:fldCharType="begin"/>
      </w:r>
      <w:r w:rsidR="00642F13" w:rsidRPr="001D5B54">
        <w:rPr>
          <w:lang w:val="en-US"/>
          <w:rPrChange w:id="4079" w:author="Clotilde Pean" w:date="2021-06-21T14:15:00Z">
            <w:rPr/>
          </w:rPrChange>
        </w:rPr>
        <w:instrText xml:space="preserve"> HYPERLINK "https://dx.doi.org/10.1175/1520-0469(1981)038%3c1179:tslroa%3e2.0.co;2" </w:instrText>
      </w:r>
      <w:r w:rsidR="00642F13">
        <w:fldChar w:fldCharType="separate"/>
      </w:r>
      <w:r w:rsidRPr="00697E49">
        <w:rPr>
          <w:rStyle w:val="Hyperlink"/>
          <w:rFonts w:cs="Times New Roman"/>
          <w:sz w:val="20"/>
          <w:szCs w:val="20"/>
          <w:lang w:val="en-GB"/>
        </w:rPr>
        <w:t>10.1175/1520-0469(1981)038&lt;1179:tslroa&gt;2.0.co;2</w:t>
      </w:r>
      <w:r w:rsidR="00642F13">
        <w:rPr>
          <w:rStyle w:val="Hyperlink"/>
          <w:rFonts w:cs="Times New Roman"/>
          <w:sz w:val="20"/>
          <w:szCs w:val="20"/>
          <w:lang w:val="en-GB"/>
        </w:rPr>
        <w:fldChar w:fldCharType="end"/>
      </w:r>
      <w:r w:rsidRPr="00697E49">
        <w:rPr>
          <w:rFonts w:cs="Times New Roman"/>
          <w:sz w:val="20"/>
          <w:szCs w:val="20"/>
          <w:lang w:val="en-GB"/>
        </w:rPr>
        <w:t>.</w:t>
      </w:r>
    </w:p>
    <w:p w14:paraId="6E6D418B" w14:textId="28ED99E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Hourdin, F. et al., 2015: Air moisture control on ocean surface temperature, hidden key to the warm bias enigma.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42(24)</w:t>
      </w:r>
      <w:r w:rsidRPr="00697E49">
        <w:rPr>
          <w:rFonts w:cs="Times New Roman"/>
          <w:sz w:val="20"/>
          <w:szCs w:val="20"/>
          <w:lang w:val="en-GB"/>
        </w:rPr>
        <w:t>, 10,885–10,893, doi:</w:t>
      </w:r>
      <w:r w:rsidR="00642F13">
        <w:fldChar w:fldCharType="begin"/>
      </w:r>
      <w:r w:rsidR="00642F13" w:rsidRPr="001D5B54">
        <w:rPr>
          <w:lang w:val="en-US"/>
          <w:rPrChange w:id="4080" w:author="Clotilde Pean" w:date="2021-06-21T14:15:00Z">
            <w:rPr/>
          </w:rPrChange>
        </w:rPr>
        <w:instrText xml:space="preserve"> HYPERLINK "https://dx.doi.org/10.1002/2015gl066764" </w:instrText>
      </w:r>
      <w:r w:rsidR="00642F13">
        <w:fldChar w:fldCharType="separate"/>
      </w:r>
      <w:r w:rsidRPr="00697E49">
        <w:rPr>
          <w:rStyle w:val="Hyperlink"/>
          <w:rFonts w:cs="Times New Roman"/>
          <w:sz w:val="20"/>
          <w:szCs w:val="20"/>
          <w:lang w:val="en-GB"/>
        </w:rPr>
        <w:t>10.1002/2015gl066764</w:t>
      </w:r>
      <w:r w:rsidR="00642F13">
        <w:rPr>
          <w:rStyle w:val="Hyperlink"/>
          <w:rFonts w:cs="Times New Roman"/>
          <w:sz w:val="20"/>
          <w:szCs w:val="20"/>
          <w:lang w:val="en-GB"/>
        </w:rPr>
        <w:fldChar w:fldCharType="end"/>
      </w:r>
      <w:r w:rsidRPr="00697E49">
        <w:rPr>
          <w:rFonts w:cs="Times New Roman"/>
          <w:sz w:val="20"/>
          <w:szCs w:val="20"/>
          <w:lang w:val="en-GB"/>
        </w:rPr>
        <w:t>.</w:t>
      </w:r>
    </w:p>
    <w:p w14:paraId="3E35D769" w14:textId="0E114B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Hourdin, F. et al., 2017: The art and science of climate model tuning.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98(3)</w:t>
      </w:r>
      <w:r w:rsidRPr="00697E49">
        <w:rPr>
          <w:rFonts w:cs="Times New Roman"/>
          <w:sz w:val="20"/>
          <w:szCs w:val="20"/>
          <w:lang w:val="en-GB"/>
        </w:rPr>
        <w:t>, 589–602, doi:</w:t>
      </w:r>
      <w:r w:rsidR="00642F13">
        <w:fldChar w:fldCharType="begin"/>
      </w:r>
      <w:r w:rsidR="00642F13" w:rsidRPr="001D5B54">
        <w:rPr>
          <w:lang w:val="en-US"/>
          <w:rPrChange w:id="4081" w:author="Clotilde Pean" w:date="2021-06-21T14:15:00Z">
            <w:rPr/>
          </w:rPrChange>
        </w:rPr>
        <w:instrText xml:space="preserve"> HYPERLINK "https://dx.doi.org/10.1175/bams-d-15-00135.1" </w:instrText>
      </w:r>
      <w:r w:rsidR="00642F13">
        <w:fldChar w:fldCharType="separate"/>
      </w:r>
      <w:r w:rsidRPr="00697E49">
        <w:rPr>
          <w:rStyle w:val="Hyperlink"/>
          <w:rFonts w:cs="Times New Roman"/>
          <w:sz w:val="20"/>
          <w:szCs w:val="20"/>
          <w:lang w:val="en-GB"/>
        </w:rPr>
        <w:t>10.1175/bams-d-15-00135.1</w:t>
      </w:r>
      <w:r w:rsidR="00642F13">
        <w:rPr>
          <w:rStyle w:val="Hyperlink"/>
          <w:rFonts w:cs="Times New Roman"/>
          <w:sz w:val="20"/>
          <w:szCs w:val="20"/>
          <w:lang w:val="en-GB"/>
        </w:rPr>
        <w:fldChar w:fldCharType="end"/>
      </w:r>
      <w:r w:rsidRPr="00697E49">
        <w:rPr>
          <w:rFonts w:cs="Times New Roman"/>
          <w:sz w:val="20"/>
          <w:szCs w:val="20"/>
          <w:lang w:val="en-GB"/>
        </w:rPr>
        <w:t>.</w:t>
      </w:r>
    </w:p>
    <w:p w14:paraId="487E129B" w14:textId="003D5CC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 K. et al., 2014: Interdecadal Variations in ENSO Influences on Northwest Pacific–East Asian Early Summertime Climate Simulated in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27(15)</w:t>
      </w:r>
      <w:r w:rsidRPr="00697E49">
        <w:rPr>
          <w:rFonts w:cs="Times New Roman"/>
          <w:sz w:val="20"/>
          <w:szCs w:val="20"/>
          <w:lang w:val="en-GB"/>
        </w:rPr>
        <w:t>, 5982–5998, doi:</w:t>
      </w:r>
      <w:r w:rsidR="00642F13">
        <w:fldChar w:fldCharType="begin"/>
      </w:r>
      <w:r w:rsidR="00642F13" w:rsidRPr="001D5B54">
        <w:rPr>
          <w:lang w:val="en-US"/>
          <w:rPrChange w:id="4082" w:author="Clotilde Pean" w:date="2021-06-21T14:15:00Z">
            <w:rPr/>
          </w:rPrChange>
        </w:rPr>
        <w:instrText xml:space="preserve"> HYPERLINK "https://dx.doi.org/10.1175/jcli-d-13-00268.1" </w:instrText>
      </w:r>
      <w:r w:rsidR="00642F13">
        <w:fldChar w:fldCharType="separate"/>
      </w:r>
      <w:r w:rsidRPr="00697E49">
        <w:rPr>
          <w:rStyle w:val="Hyperlink"/>
          <w:rFonts w:cs="Times New Roman"/>
          <w:sz w:val="20"/>
          <w:szCs w:val="20"/>
          <w:lang w:val="en-GB"/>
        </w:rPr>
        <w:t>10.1175/jcli-d-13-00268.1</w:t>
      </w:r>
      <w:r w:rsidR="00642F13">
        <w:rPr>
          <w:rStyle w:val="Hyperlink"/>
          <w:rFonts w:cs="Times New Roman"/>
          <w:sz w:val="20"/>
          <w:szCs w:val="20"/>
          <w:lang w:val="en-GB"/>
        </w:rPr>
        <w:fldChar w:fldCharType="end"/>
      </w:r>
      <w:r w:rsidRPr="00697E49">
        <w:rPr>
          <w:rFonts w:cs="Times New Roman"/>
          <w:sz w:val="20"/>
          <w:szCs w:val="20"/>
          <w:lang w:val="en-GB"/>
        </w:rPr>
        <w:t>.</w:t>
      </w:r>
    </w:p>
    <w:p w14:paraId="4D1CD5AC" w14:textId="5F4D559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 S. and A. Fedorov, 2017: The extreme El Niño of 2015-2016 and the end of global warming hiatus.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44(8)</w:t>
      </w:r>
      <w:r w:rsidRPr="00697E49">
        <w:rPr>
          <w:rFonts w:cs="Times New Roman"/>
          <w:sz w:val="20"/>
          <w:szCs w:val="20"/>
          <w:lang w:val="en-GB"/>
        </w:rPr>
        <w:t>, 3816–3824, doi:</w:t>
      </w:r>
      <w:r w:rsidR="00642F13">
        <w:fldChar w:fldCharType="begin"/>
      </w:r>
      <w:r w:rsidR="00642F13" w:rsidRPr="001D5B54">
        <w:rPr>
          <w:lang w:val="en-US"/>
          <w:rPrChange w:id="4083" w:author="Clotilde Pean" w:date="2021-06-21T14:15:00Z">
            <w:rPr/>
          </w:rPrChange>
        </w:rPr>
        <w:instrText xml:space="preserve"> HYPERLINK "https://dx.doi.org/10.1002/2017gl072908" </w:instrText>
      </w:r>
      <w:r w:rsidR="00642F13">
        <w:fldChar w:fldCharType="separate"/>
      </w:r>
      <w:r w:rsidRPr="00697E49">
        <w:rPr>
          <w:rStyle w:val="Hyperlink"/>
          <w:rFonts w:cs="Times New Roman"/>
          <w:sz w:val="20"/>
          <w:szCs w:val="20"/>
          <w:lang w:val="en-GB"/>
        </w:rPr>
        <w:t>10.1002/2017gl072908</w:t>
      </w:r>
      <w:r w:rsidR="00642F13">
        <w:rPr>
          <w:rStyle w:val="Hyperlink"/>
          <w:rFonts w:cs="Times New Roman"/>
          <w:sz w:val="20"/>
          <w:szCs w:val="20"/>
          <w:lang w:val="en-GB"/>
        </w:rPr>
        <w:fldChar w:fldCharType="end"/>
      </w:r>
      <w:r w:rsidRPr="00697E49">
        <w:rPr>
          <w:rFonts w:cs="Times New Roman"/>
          <w:sz w:val="20"/>
          <w:szCs w:val="20"/>
          <w:lang w:val="en-GB"/>
        </w:rPr>
        <w:t>.</w:t>
      </w:r>
    </w:p>
    <w:p w14:paraId="34DA20C2" w14:textId="27A9302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 T., Y. Sun, X. Zhang, S.K. Min, and Y.H. Kim, 2020: Human influence on frequency of temperature extremes. </w:t>
      </w:r>
      <w:r w:rsidRPr="00697E49">
        <w:rPr>
          <w:rFonts w:cs="Times New Roman"/>
          <w:i/>
          <w:sz w:val="20"/>
          <w:szCs w:val="20"/>
          <w:lang w:val="en-GB"/>
        </w:rPr>
        <w:t>Environmental Research Letters</w:t>
      </w:r>
      <w:r w:rsidRPr="00697E49">
        <w:rPr>
          <w:rFonts w:cs="Times New Roman"/>
          <w:sz w:val="20"/>
          <w:szCs w:val="20"/>
          <w:lang w:val="en-GB"/>
        </w:rPr>
        <w:t>, doi:</w:t>
      </w:r>
      <w:r w:rsidR="00642F13">
        <w:fldChar w:fldCharType="begin"/>
      </w:r>
      <w:r w:rsidR="00642F13" w:rsidRPr="001D5B54">
        <w:rPr>
          <w:lang w:val="en-US"/>
          <w:rPrChange w:id="4084" w:author="Clotilde Pean" w:date="2021-06-21T14:15:00Z">
            <w:rPr/>
          </w:rPrChange>
        </w:rPr>
        <w:instrText xml:space="preserve"> HYPERLINK "https://dx.doi.org/10.1088/1748-9326/ab8497" </w:instrText>
      </w:r>
      <w:r w:rsidR="00642F13">
        <w:fldChar w:fldCharType="separate"/>
      </w:r>
      <w:r w:rsidRPr="00697E49">
        <w:rPr>
          <w:rStyle w:val="Hyperlink"/>
          <w:rFonts w:cs="Times New Roman"/>
          <w:sz w:val="20"/>
          <w:szCs w:val="20"/>
          <w:lang w:val="en-GB"/>
        </w:rPr>
        <w:t>10.1088/1748-9326/ab8497</w:t>
      </w:r>
      <w:r w:rsidR="00642F13">
        <w:rPr>
          <w:rStyle w:val="Hyperlink"/>
          <w:rFonts w:cs="Times New Roman"/>
          <w:sz w:val="20"/>
          <w:szCs w:val="20"/>
          <w:lang w:val="en-GB"/>
        </w:rPr>
        <w:fldChar w:fldCharType="end"/>
      </w:r>
      <w:r w:rsidRPr="00697E49">
        <w:rPr>
          <w:rFonts w:cs="Times New Roman"/>
          <w:sz w:val="20"/>
          <w:szCs w:val="20"/>
          <w:lang w:val="en-GB"/>
        </w:rPr>
        <w:t>.</w:t>
      </w:r>
    </w:p>
    <w:p w14:paraId="20AA2868" w14:textId="7C4AFDA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Hua, W., A. Dai, and M. Qin, 2018: Contributions of Internal Variability and External Forcing to the Recent Pacific Decadal Variations.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45(14)</w:t>
      </w:r>
      <w:r w:rsidRPr="00697E49">
        <w:rPr>
          <w:rFonts w:cs="Times New Roman"/>
          <w:sz w:val="20"/>
          <w:szCs w:val="20"/>
          <w:lang w:val="en-GB"/>
        </w:rPr>
        <w:t>, 7084–7092, doi:</w:t>
      </w:r>
      <w:r w:rsidR="00642F13">
        <w:fldChar w:fldCharType="begin"/>
      </w:r>
      <w:r w:rsidR="00642F13" w:rsidRPr="001D5B54">
        <w:rPr>
          <w:lang w:val="en-US"/>
          <w:rPrChange w:id="4085" w:author="Clotilde Pean" w:date="2021-06-21T14:15:00Z">
            <w:rPr/>
          </w:rPrChange>
        </w:rPr>
        <w:instrText xml:space="preserve"> HYPERLINK "https://dx.doi.org/10.1029/2018gl079033" </w:instrText>
      </w:r>
      <w:r w:rsidR="00642F13">
        <w:fldChar w:fldCharType="separate"/>
      </w:r>
      <w:r w:rsidRPr="00697E49">
        <w:rPr>
          <w:rStyle w:val="Hyperlink"/>
          <w:rFonts w:cs="Times New Roman"/>
          <w:sz w:val="20"/>
          <w:szCs w:val="20"/>
          <w:lang w:val="en-GB"/>
        </w:rPr>
        <w:t>10.1029/2018gl079033</w:t>
      </w:r>
      <w:r w:rsidR="00642F13">
        <w:rPr>
          <w:rStyle w:val="Hyperlink"/>
          <w:rFonts w:cs="Times New Roman"/>
          <w:sz w:val="20"/>
          <w:szCs w:val="20"/>
          <w:lang w:val="en-GB"/>
        </w:rPr>
        <w:fldChar w:fldCharType="end"/>
      </w:r>
      <w:r w:rsidRPr="00697E49">
        <w:rPr>
          <w:rFonts w:cs="Times New Roman"/>
          <w:sz w:val="20"/>
          <w:szCs w:val="20"/>
          <w:lang w:val="en-GB"/>
        </w:rPr>
        <w:t>.</w:t>
      </w:r>
    </w:p>
    <w:p w14:paraId="63F13885" w14:textId="773BE42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Huber, M. and R. Knutti, 2014: Natural variability, radiative forcing and climate response in the recent hiatus reconciled.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651, doi:</w:t>
      </w:r>
      <w:r w:rsidR="00642F13">
        <w:fldChar w:fldCharType="begin"/>
      </w:r>
      <w:r w:rsidR="00642F13" w:rsidRPr="001D5B54">
        <w:rPr>
          <w:lang w:val="en-US"/>
          <w:rPrChange w:id="4086" w:author="Clotilde Pean" w:date="2021-06-21T14:15:00Z">
            <w:rPr/>
          </w:rPrChange>
        </w:rPr>
        <w:instrText xml:space="preserve"> HYPERLINK "https://dx.doi.org/10.1038/ngeo2228" </w:instrText>
      </w:r>
      <w:r w:rsidR="00642F13">
        <w:fldChar w:fldCharType="separate"/>
      </w:r>
      <w:r w:rsidRPr="00697E49">
        <w:rPr>
          <w:rStyle w:val="Hyperlink"/>
          <w:rFonts w:cs="Times New Roman"/>
          <w:sz w:val="20"/>
          <w:szCs w:val="20"/>
          <w:lang w:val="en-GB"/>
        </w:rPr>
        <w:t>10.1038/ngeo2228</w:t>
      </w:r>
      <w:r w:rsidR="00642F13">
        <w:rPr>
          <w:rStyle w:val="Hyperlink"/>
          <w:rFonts w:cs="Times New Roman"/>
          <w:sz w:val="20"/>
          <w:szCs w:val="20"/>
          <w:lang w:val="en-GB"/>
        </w:rPr>
        <w:fldChar w:fldCharType="end"/>
      </w:r>
      <w:r w:rsidRPr="00697E49">
        <w:rPr>
          <w:rFonts w:cs="Times New Roman"/>
          <w:sz w:val="20"/>
          <w:szCs w:val="20"/>
          <w:lang w:val="en-GB"/>
        </w:rPr>
        <w:t>.</w:t>
      </w:r>
    </w:p>
    <w:p w14:paraId="4FAD5BC7" w14:textId="6DFCDC5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Humphrey, V. et al., 2018: Sensitivity of atmospheric CO2 growth rate to observed changes in terrestrial water storage.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560(7720)</w:t>
      </w:r>
      <w:r w:rsidRPr="00697E49">
        <w:rPr>
          <w:rFonts w:cs="Times New Roman"/>
          <w:sz w:val="20"/>
          <w:szCs w:val="20"/>
          <w:lang w:val="en-GB"/>
        </w:rPr>
        <w:t>, 628–631, doi:</w:t>
      </w:r>
      <w:r w:rsidR="00642F13">
        <w:fldChar w:fldCharType="begin"/>
      </w:r>
      <w:r w:rsidR="00642F13" w:rsidRPr="001D5B54">
        <w:rPr>
          <w:lang w:val="en-US"/>
          <w:rPrChange w:id="4087" w:author="Clotilde Pean" w:date="2021-06-21T14:15:00Z">
            <w:rPr/>
          </w:rPrChange>
        </w:rPr>
        <w:instrText xml:space="preserve"> HYPERLINK "https://dx.doi.org/10.1038/s41586-018-0424-4" </w:instrText>
      </w:r>
      <w:r w:rsidR="00642F13">
        <w:fldChar w:fldCharType="separate"/>
      </w:r>
      <w:r w:rsidRPr="00697E49">
        <w:rPr>
          <w:rStyle w:val="Hyperlink"/>
          <w:rFonts w:cs="Times New Roman"/>
          <w:sz w:val="20"/>
          <w:szCs w:val="20"/>
          <w:lang w:val="en-GB"/>
        </w:rPr>
        <w:t>10.1038/s41586-018-0424-4</w:t>
      </w:r>
      <w:r w:rsidR="00642F13">
        <w:rPr>
          <w:rStyle w:val="Hyperlink"/>
          <w:rFonts w:cs="Times New Roman"/>
          <w:sz w:val="20"/>
          <w:szCs w:val="20"/>
          <w:lang w:val="en-GB"/>
        </w:rPr>
        <w:fldChar w:fldCharType="end"/>
      </w:r>
      <w:r w:rsidRPr="00697E49">
        <w:rPr>
          <w:rFonts w:cs="Times New Roman"/>
          <w:sz w:val="20"/>
          <w:szCs w:val="20"/>
          <w:lang w:val="en-GB"/>
        </w:rPr>
        <w:t>.</w:t>
      </w:r>
    </w:p>
    <w:p w14:paraId="189DCAE0" w14:textId="66F1D56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Huntingford, C., P.A. Stott, M.R. Allen, and F.H. Lambert, 2006: Incorporating model uncertainty into attribution of observed temperature change.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33(5)</w:t>
      </w:r>
      <w:r w:rsidRPr="00697E49">
        <w:rPr>
          <w:rFonts w:cs="Times New Roman"/>
          <w:sz w:val="20"/>
          <w:szCs w:val="20"/>
          <w:lang w:val="en-GB"/>
        </w:rPr>
        <w:t>, doi:</w:t>
      </w:r>
      <w:r w:rsidR="00642F13">
        <w:fldChar w:fldCharType="begin"/>
      </w:r>
      <w:r w:rsidR="00642F13" w:rsidRPr="001D5B54">
        <w:rPr>
          <w:lang w:val="en-US"/>
          <w:rPrChange w:id="4088" w:author="Clotilde Pean" w:date="2021-06-21T14:15:00Z">
            <w:rPr/>
          </w:rPrChange>
        </w:rPr>
        <w:instrText xml:space="preserve"> HYPERLINK "https://dx.doi.org/10.1029/2005gl024831" </w:instrText>
      </w:r>
      <w:r w:rsidR="00642F13">
        <w:fldChar w:fldCharType="separate"/>
      </w:r>
      <w:r w:rsidRPr="00697E49">
        <w:rPr>
          <w:rStyle w:val="Hyperlink"/>
          <w:rFonts w:cs="Times New Roman"/>
          <w:sz w:val="20"/>
          <w:szCs w:val="20"/>
          <w:lang w:val="en-GB"/>
        </w:rPr>
        <w:t>10.1029/2005gl024831</w:t>
      </w:r>
      <w:r w:rsidR="00642F13">
        <w:rPr>
          <w:rStyle w:val="Hyperlink"/>
          <w:rFonts w:cs="Times New Roman"/>
          <w:sz w:val="20"/>
          <w:szCs w:val="20"/>
          <w:lang w:val="en-GB"/>
        </w:rPr>
        <w:fldChar w:fldCharType="end"/>
      </w:r>
      <w:r w:rsidRPr="00697E49">
        <w:rPr>
          <w:rFonts w:cs="Times New Roman"/>
          <w:sz w:val="20"/>
          <w:szCs w:val="20"/>
          <w:lang w:val="en-GB"/>
        </w:rPr>
        <w:t>.</w:t>
      </w:r>
    </w:p>
    <w:p w14:paraId="669562A7" w14:textId="6A3C5E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Huntingford, C. et al., 2017: Implications of improved representations of plant respiration in a changing climate.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1602, doi:</w:t>
      </w:r>
      <w:r w:rsidR="00642F13">
        <w:fldChar w:fldCharType="begin"/>
      </w:r>
      <w:r w:rsidR="00642F13" w:rsidRPr="001D5B54">
        <w:rPr>
          <w:lang w:val="en-US"/>
          <w:rPrChange w:id="4089" w:author="Clotilde Pean" w:date="2021-06-21T14:15:00Z">
            <w:rPr/>
          </w:rPrChange>
        </w:rPr>
        <w:instrText xml:space="preserve"> HYPERLINK "https://dx.doi.org/10.1038/s41467-017-01774-z" </w:instrText>
      </w:r>
      <w:r w:rsidR="00642F13">
        <w:fldChar w:fldCharType="separate"/>
      </w:r>
      <w:r w:rsidRPr="00697E49">
        <w:rPr>
          <w:rStyle w:val="Hyperlink"/>
          <w:rFonts w:cs="Times New Roman"/>
          <w:sz w:val="20"/>
          <w:szCs w:val="20"/>
          <w:lang w:val="en-GB"/>
        </w:rPr>
        <w:t>10.1038/s41467-017-01774-z</w:t>
      </w:r>
      <w:r w:rsidR="00642F13">
        <w:rPr>
          <w:rStyle w:val="Hyperlink"/>
          <w:rFonts w:cs="Times New Roman"/>
          <w:sz w:val="20"/>
          <w:szCs w:val="20"/>
          <w:lang w:val="en-GB"/>
        </w:rPr>
        <w:fldChar w:fldCharType="end"/>
      </w:r>
      <w:r w:rsidRPr="00697E49">
        <w:rPr>
          <w:rFonts w:cs="Times New Roman"/>
          <w:sz w:val="20"/>
          <w:szCs w:val="20"/>
          <w:lang w:val="en-GB"/>
        </w:rPr>
        <w:t>.</w:t>
      </w:r>
    </w:p>
    <w:p w14:paraId="29054EF3" w14:textId="3FB65F8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Hyder, P. et al., 2018: Critical Southern Ocean climate model biases traced to atmospheric model cloud errors.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3625, doi:</w:t>
      </w:r>
      <w:r w:rsidR="00642F13">
        <w:fldChar w:fldCharType="begin"/>
      </w:r>
      <w:r w:rsidR="00642F13" w:rsidRPr="001D5B54">
        <w:rPr>
          <w:lang w:val="en-US"/>
          <w:rPrChange w:id="4090" w:author="Clotilde Pean" w:date="2021-06-21T14:15:00Z">
            <w:rPr/>
          </w:rPrChange>
        </w:rPr>
        <w:instrText xml:space="preserve"> HYPERLINK "https://dx.doi.org/10.1038/s41467-018-05634-2" </w:instrText>
      </w:r>
      <w:r w:rsidR="00642F13">
        <w:fldChar w:fldCharType="separate"/>
      </w:r>
      <w:r w:rsidRPr="00697E49">
        <w:rPr>
          <w:rStyle w:val="Hyperlink"/>
          <w:rFonts w:cs="Times New Roman"/>
          <w:sz w:val="20"/>
          <w:szCs w:val="20"/>
          <w:lang w:val="en-GB"/>
        </w:rPr>
        <w:t>10.1038/s41467-018-05634-2</w:t>
      </w:r>
      <w:r w:rsidR="00642F13">
        <w:rPr>
          <w:rStyle w:val="Hyperlink"/>
          <w:rFonts w:cs="Times New Roman"/>
          <w:sz w:val="20"/>
          <w:szCs w:val="20"/>
          <w:lang w:val="en-GB"/>
        </w:rPr>
        <w:fldChar w:fldCharType="end"/>
      </w:r>
      <w:r w:rsidRPr="00697E49">
        <w:rPr>
          <w:rFonts w:cs="Times New Roman"/>
          <w:sz w:val="20"/>
          <w:szCs w:val="20"/>
          <w:lang w:val="en-GB"/>
        </w:rPr>
        <w:t>.</w:t>
      </w:r>
    </w:p>
    <w:p w14:paraId="527AF5BD" w14:textId="7EE50C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Ibarra, D.E. et al., 2018: Warm and cold wet states in the western United States during the Pliocene-Pleistocene. </w:t>
      </w:r>
      <w:r w:rsidRPr="00697E49">
        <w:rPr>
          <w:rFonts w:cs="Times New Roman"/>
          <w:i/>
          <w:sz w:val="20"/>
          <w:szCs w:val="20"/>
          <w:lang w:val="en-GB"/>
        </w:rPr>
        <w:t>Geology</w:t>
      </w:r>
      <w:r w:rsidRPr="00697E49">
        <w:rPr>
          <w:rFonts w:cs="Times New Roman"/>
          <w:sz w:val="20"/>
          <w:szCs w:val="20"/>
          <w:lang w:val="en-GB"/>
        </w:rPr>
        <w:t>, doi:</w:t>
      </w:r>
      <w:r w:rsidR="00642F13">
        <w:fldChar w:fldCharType="begin"/>
      </w:r>
      <w:r w:rsidR="00642F13" w:rsidRPr="001D5B54">
        <w:rPr>
          <w:lang w:val="en-US"/>
          <w:rPrChange w:id="4091" w:author="Clotilde Pean" w:date="2021-06-21T14:15:00Z">
            <w:rPr/>
          </w:rPrChange>
        </w:rPr>
        <w:instrText xml:space="preserve"> HYPERLINK "https://dx.doi.org/10.1130/g39962.1" </w:instrText>
      </w:r>
      <w:r w:rsidR="00642F13">
        <w:fldChar w:fldCharType="separate"/>
      </w:r>
      <w:r w:rsidRPr="00697E49">
        <w:rPr>
          <w:rStyle w:val="Hyperlink"/>
          <w:rFonts w:cs="Times New Roman"/>
          <w:sz w:val="20"/>
          <w:szCs w:val="20"/>
          <w:lang w:val="en-GB"/>
        </w:rPr>
        <w:t>10.1130/g39962.1</w:t>
      </w:r>
      <w:r w:rsidR="00642F13">
        <w:rPr>
          <w:rStyle w:val="Hyperlink"/>
          <w:rFonts w:cs="Times New Roman"/>
          <w:sz w:val="20"/>
          <w:szCs w:val="20"/>
          <w:lang w:val="en-GB"/>
        </w:rPr>
        <w:fldChar w:fldCharType="end"/>
      </w:r>
      <w:r w:rsidRPr="00697E49">
        <w:rPr>
          <w:rFonts w:cs="Times New Roman"/>
          <w:sz w:val="20"/>
          <w:szCs w:val="20"/>
          <w:lang w:val="en-GB"/>
        </w:rPr>
        <w:t>.</w:t>
      </w:r>
    </w:p>
    <w:p w14:paraId="34210095" w14:textId="6C8DE7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Iglesias-Suarez, F., P.J. Young, and O. Wild, 2016: Stratospheric ozone change and related climate impacts over 1850-2100 as modelled by the ACCMIP ensemble.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16(1)</w:t>
      </w:r>
      <w:r w:rsidRPr="00697E49">
        <w:rPr>
          <w:rFonts w:cs="Times New Roman"/>
          <w:sz w:val="20"/>
          <w:szCs w:val="20"/>
          <w:lang w:val="en-GB"/>
        </w:rPr>
        <w:t>, 343–363, doi:</w:t>
      </w:r>
      <w:r w:rsidR="00642F13">
        <w:fldChar w:fldCharType="begin"/>
      </w:r>
      <w:r w:rsidR="00642F13" w:rsidRPr="001D5B54">
        <w:rPr>
          <w:lang w:val="en-US"/>
          <w:rPrChange w:id="4092" w:author="Clotilde Pean" w:date="2021-06-21T14:15:00Z">
            <w:rPr/>
          </w:rPrChange>
        </w:rPr>
        <w:instrText xml:space="preserve"> HYPERLINK "https://dx.doi.org/10.5194/acp-16-343-2016" </w:instrText>
      </w:r>
      <w:r w:rsidR="00642F13">
        <w:fldChar w:fldCharType="separate"/>
      </w:r>
      <w:r w:rsidRPr="00697E49">
        <w:rPr>
          <w:rStyle w:val="Hyperlink"/>
          <w:rFonts w:cs="Times New Roman"/>
          <w:sz w:val="20"/>
          <w:szCs w:val="20"/>
          <w:lang w:val="en-GB"/>
        </w:rPr>
        <w:t>10.5194/acp-16-343-2016</w:t>
      </w:r>
      <w:r w:rsidR="00642F13">
        <w:rPr>
          <w:rStyle w:val="Hyperlink"/>
          <w:rFonts w:cs="Times New Roman"/>
          <w:sz w:val="20"/>
          <w:szCs w:val="20"/>
          <w:lang w:val="en-GB"/>
        </w:rPr>
        <w:fldChar w:fldCharType="end"/>
      </w:r>
      <w:r w:rsidRPr="00697E49">
        <w:rPr>
          <w:rFonts w:cs="Times New Roman"/>
          <w:sz w:val="20"/>
          <w:szCs w:val="20"/>
          <w:lang w:val="en-GB"/>
        </w:rPr>
        <w:t>.</w:t>
      </w:r>
    </w:p>
    <w:p w14:paraId="1B078C73" w14:textId="0257501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Iles, C. and G.C. Hegerl, 2015: Systematic change in global patterns of streamflow following volcanic eruptions. </w:t>
      </w:r>
      <w:r w:rsidRPr="00697E49">
        <w:rPr>
          <w:rFonts w:cs="Times New Roman"/>
          <w:i/>
          <w:sz w:val="20"/>
          <w:szCs w:val="20"/>
          <w:lang w:val="en-GB"/>
        </w:rPr>
        <w:t>Nature Geoscience</w:t>
      </w:r>
      <w:r w:rsidRPr="00697E49">
        <w:rPr>
          <w:rFonts w:cs="Times New Roman"/>
          <w:sz w:val="20"/>
          <w:szCs w:val="20"/>
          <w:lang w:val="en-GB"/>
        </w:rPr>
        <w:t>, doi:</w:t>
      </w:r>
      <w:r w:rsidR="00642F13">
        <w:fldChar w:fldCharType="begin"/>
      </w:r>
      <w:r w:rsidR="00642F13" w:rsidRPr="001D5B54">
        <w:rPr>
          <w:lang w:val="en-US"/>
          <w:rPrChange w:id="4093" w:author="Clotilde Pean" w:date="2021-06-21T14:15:00Z">
            <w:rPr/>
          </w:rPrChange>
        </w:rPr>
        <w:instrText xml:space="preserve"> HYPERLINK "https://dx.doi.org/10.1038/ngeo2545" </w:instrText>
      </w:r>
      <w:r w:rsidR="00642F13">
        <w:fldChar w:fldCharType="separate"/>
      </w:r>
      <w:r w:rsidRPr="00697E49">
        <w:rPr>
          <w:rStyle w:val="Hyperlink"/>
          <w:rFonts w:cs="Times New Roman"/>
          <w:sz w:val="20"/>
          <w:szCs w:val="20"/>
          <w:lang w:val="en-GB"/>
        </w:rPr>
        <w:t>10.1038/ngeo2545</w:t>
      </w:r>
      <w:r w:rsidR="00642F13">
        <w:rPr>
          <w:rStyle w:val="Hyperlink"/>
          <w:rFonts w:cs="Times New Roman"/>
          <w:sz w:val="20"/>
          <w:szCs w:val="20"/>
          <w:lang w:val="en-GB"/>
        </w:rPr>
        <w:fldChar w:fldCharType="end"/>
      </w:r>
      <w:r w:rsidRPr="00697E49">
        <w:rPr>
          <w:rFonts w:cs="Times New Roman"/>
          <w:sz w:val="20"/>
          <w:szCs w:val="20"/>
          <w:lang w:val="en-GB"/>
        </w:rPr>
        <w:t>.</w:t>
      </w:r>
    </w:p>
    <w:p w14:paraId="6AA95F5F" w14:textId="5239F38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Iles, C. and G. Hegerl, 2017: Role of the North Atlantic Oscillation in decadal temperature trends.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12(11)</w:t>
      </w:r>
      <w:r w:rsidRPr="00697E49">
        <w:rPr>
          <w:rFonts w:cs="Times New Roman"/>
          <w:sz w:val="20"/>
          <w:szCs w:val="20"/>
          <w:lang w:val="en-GB"/>
        </w:rPr>
        <w:t>, 114010, doi:</w:t>
      </w:r>
      <w:r w:rsidR="00642F13">
        <w:fldChar w:fldCharType="begin"/>
      </w:r>
      <w:r w:rsidR="00642F13" w:rsidRPr="001D5B54">
        <w:rPr>
          <w:lang w:val="en-US"/>
          <w:rPrChange w:id="4094" w:author="Clotilde Pean" w:date="2021-06-21T14:15:00Z">
            <w:rPr/>
          </w:rPrChange>
        </w:rPr>
        <w:instrText xml:space="preserve"> HYPERLINK "https://dx.doi.org/10.1088/1748-9326/aa9152" </w:instrText>
      </w:r>
      <w:r w:rsidR="00642F13">
        <w:fldChar w:fldCharType="separate"/>
      </w:r>
      <w:r w:rsidRPr="00697E49">
        <w:rPr>
          <w:rStyle w:val="Hyperlink"/>
          <w:rFonts w:cs="Times New Roman"/>
          <w:sz w:val="20"/>
          <w:szCs w:val="20"/>
          <w:lang w:val="en-GB"/>
        </w:rPr>
        <w:t>10.1088/1748-9326/aa9152</w:t>
      </w:r>
      <w:r w:rsidR="00642F13">
        <w:rPr>
          <w:rStyle w:val="Hyperlink"/>
          <w:rFonts w:cs="Times New Roman"/>
          <w:sz w:val="20"/>
          <w:szCs w:val="20"/>
          <w:lang w:val="en-GB"/>
        </w:rPr>
        <w:fldChar w:fldCharType="end"/>
      </w:r>
      <w:r w:rsidRPr="00697E49">
        <w:rPr>
          <w:rFonts w:cs="Times New Roman"/>
          <w:sz w:val="20"/>
          <w:szCs w:val="20"/>
          <w:lang w:val="en-GB"/>
        </w:rPr>
        <w:t>.</w:t>
      </w:r>
    </w:p>
    <w:p w14:paraId="1440276F" w14:textId="7244F97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Iles, C.E. and G.C. Hegerl, 2014: The global precipitation response to volcanic eruptions in the CMIP5 models.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9(10)</w:t>
      </w:r>
      <w:r w:rsidRPr="00697E49">
        <w:rPr>
          <w:rFonts w:cs="Times New Roman"/>
          <w:sz w:val="20"/>
          <w:szCs w:val="20"/>
          <w:lang w:val="en-GB"/>
        </w:rPr>
        <w:t>, 104012, doi:</w:t>
      </w:r>
      <w:r w:rsidR="00642F13">
        <w:fldChar w:fldCharType="begin"/>
      </w:r>
      <w:r w:rsidR="00642F13" w:rsidRPr="001D5B54">
        <w:rPr>
          <w:lang w:val="en-US"/>
          <w:rPrChange w:id="4095" w:author="Clotilde Pean" w:date="2021-06-21T14:15:00Z">
            <w:rPr/>
          </w:rPrChange>
        </w:rPr>
        <w:instrText xml:space="preserve"> HYPERLINK "https://dx.doi.org/10.1088/1748-9326/9/10/104012" </w:instrText>
      </w:r>
      <w:r w:rsidR="00642F13">
        <w:fldChar w:fldCharType="separate"/>
      </w:r>
      <w:r w:rsidRPr="00697E49">
        <w:rPr>
          <w:rStyle w:val="Hyperlink"/>
          <w:rFonts w:cs="Times New Roman"/>
          <w:sz w:val="20"/>
          <w:szCs w:val="20"/>
          <w:lang w:val="en-GB"/>
        </w:rPr>
        <w:t>10.1088/1748-9326/9/10/104012</w:t>
      </w:r>
      <w:r w:rsidR="00642F13">
        <w:rPr>
          <w:rStyle w:val="Hyperlink"/>
          <w:rFonts w:cs="Times New Roman"/>
          <w:sz w:val="20"/>
          <w:szCs w:val="20"/>
          <w:lang w:val="en-GB"/>
        </w:rPr>
        <w:fldChar w:fldCharType="end"/>
      </w:r>
      <w:r w:rsidRPr="00697E49">
        <w:rPr>
          <w:rFonts w:cs="Times New Roman"/>
          <w:sz w:val="20"/>
          <w:szCs w:val="20"/>
          <w:lang w:val="en-GB"/>
        </w:rPr>
        <w:t>.</w:t>
      </w:r>
    </w:p>
    <w:p w14:paraId="5B23F472" w14:textId="177B2E4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Imbers, J., A. Lopez, C. Huntingford, and M. Allen, 2014: Sensitivity of Climate Change Detection and Attribution to the Characterization of Internal Climate Variability.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27(10)</w:t>
      </w:r>
      <w:r w:rsidRPr="00697E49">
        <w:rPr>
          <w:rFonts w:cs="Times New Roman"/>
          <w:sz w:val="20"/>
          <w:szCs w:val="20"/>
          <w:lang w:val="en-GB"/>
        </w:rPr>
        <w:t>, 3477–3491, doi:</w:t>
      </w:r>
      <w:r w:rsidR="00642F13">
        <w:fldChar w:fldCharType="begin"/>
      </w:r>
      <w:r w:rsidR="00642F13" w:rsidRPr="001D5B54">
        <w:rPr>
          <w:lang w:val="en-US"/>
          <w:rPrChange w:id="4096" w:author="Clotilde Pean" w:date="2021-06-21T14:15:00Z">
            <w:rPr/>
          </w:rPrChange>
        </w:rPr>
        <w:instrText xml:space="preserve"> HYPERLINK "https://dx.doi.org/10.1175/jcli-d-12-00622.1" </w:instrText>
      </w:r>
      <w:r w:rsidR="00642F13">
        <w:fldChar w:fldCharType="separate"/>
      </w:r>
      <w:r w:rsidRPr="00697E49">
        <w:rPr>
          <w:rStyle w:val="Hyperlink"/>
          <w:rFonts w:cs="Times New Roman"/>
          <w:sz w:val="20"/>
          <w:szCs w:val="20"/>
          <w:lang w:val="en-GB"/>
        </w:rPr>
        <w:t>10.1175/jcli-d-12-00622.1</w:t>
      </w:r>
      <w:r w:rsidR="00642F13">
        <w:rPr>
          <w:rStyle w:val="Hyperlink"/>
          <w:rFonts w:cs="Times New Roman"/>
          <w:sz w:val="20"/>
          <w:szCs w:val="20"/>
          <w:lang w:val="en-GB"/>
        </w:rPr>
        <w:fldChar w:fldCharType="end"/>
      </w:r>
      <w:r w:rsidRPr="00697E49">
        <w:rPr>
          <w:rFonts w:cs="Times New Roman"/>
          <w:sz w:val="20"/>
          <w:szCs w:val="20"/>
          <w:lang w:val="en-GB"/>
        </w:rPr>
        <w:t>.</w:t>
      </w:r>
    </w:p>
    <w:p w14:paraId="6BAA6D5F" w14:textId="26B24EF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Iovino, D., S. Masina, A. Storto, A. Cipollone, and V.N. Stepanov, 2016: A 1/16° eddying simulation of the global NEMO sea-ice–ocean system.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9(8)</w:t>
      </w:r>
      <w:r w:rsidRPr="00697E49">
        <w:rPr>
          <w:rFonts w:cs="Times New Roman"/>
          <w:sz w:val="20"/>
          <w:szCs w:val="20"/>
          <w:lang w:val="en-GB"/>
        </w:rPr>
        <w:t>, 2665–2684, doi:</w:t>
      </w:r>
      <w:r w:rsidR="00642F13">
        <w:fldChar w:fldCharType="begin"/>
      </w:r>
      <w:r w:rsidR="00642F13" w:rsidRPr="001D5B54">
        <w:rPr>
          <w:lang w:val="en-US"/>
          <w:rPrChange w:id="4097" w:author="Clotilde Pean" w:date="2021-06-21T14:15:00Z">
            <w:rPr/>
          </w:rPrChange>
        </w:rPr>
        <w:instrText xml:space="preserve"> HYPERLINK "https://dx.doi.org/10.5194/gmd-9-2665-2016" </w:instrText>
      </w:r>
      <w:r w:rsidR="00642F13">
        <w:fldChar w:fldCharType="separate"/>
      </w:r>
      <w:r w:rsidRPr="00697E49">
        <w:rPr>
          <w:rStyle w:val="Hyperlink"/>
          <w:rFonts w:cs="Times New Roman"/>
          <w:sz w:val="20"/>
          <w:szCs w:val="20"/>
          <w:lang w:val="en-GB"/>
        </w:rPr>
        <w:t>10.5194/gmd-9-2665-2016</w:t>
      </w:r>
      <w:r w:rsidR="00642F13">
        <w:rPr>
          <w:rStyle w:val="Hyperlink"/>
          <w:rFonts w:cs="Times New Roman"/>
          <w:sz w:val="20"/>
          <w:szCs w:val="20"/>
          <w:lang w:val="en-GB"/>
        </w:rPr>
        <w:fldChar w:fldCharType="end"/>
      </w:r>
      <w:r w:rsidRPr="00697E49">
        <w:rPr>
          <w:rFonts w:cs="Times New Roman"/>
          <w:sz w:val="20"/>
          <w:szCs w:val="20"/>
          <w:lang w:val="en-GB"/>
        </w:rPr>
        <w:t>.</w:t>
      </w:r>
    </w:p>
    <w:p w14:paraId="218B1DBD" w14:textId="11FC1A1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IPCC, 2013: Summary for Policymakers. In: </w:t>
      </w:r>
      <w:r w:rsidRPr="00697E49">
        <w:rPr>
          <w:rFonts w:cs="Times New Roman"/>
          <w:i/>
          <w:sz w:val="20"/>
          <w:szCs w:val="20"/>
          <w:lang w:val="en-GB"/>
        </w:rPr>
        <w:t>Climate Change 2013: The Physical Science Basis. Contribution of Working Group I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w:t>
      </w:r>
      <w:r w:rsidRPr="00697E49">
        <w:rPr>
          <w:rFonts w:cs="Times New Roman"/>
          <w:sz w:val="20"/>
          <w:szCs w:val="20"/>
          <w:lang w:val="en-GB"/>
        </w:rPr>
        <w:lastRenderedPageBreak/>
        <w:t>(eds.)]. Cambridge University Press, Cambridge, United Kingdom and New York, NY, USA, pp. 3–29, doi:</w:t>
      </w:r>
      <w:r w:rsidR="00642F13">
        <w:fldChar w:fldCharType="begin"/>
      </w:r>
      <w:r w:rsidR="00642F13" w:rsidRPr="001D5B54">
        <w:rPr>
          <w:lang w:val="en-US"/>
          <w:rPrChange w:id="4098" w:author="Clotilde Pean" w:date="2021-06-21T14:15:00Z">
            <w:rPr/>
          </w:rPrChange>
        </w:rPr>
        <w:instrText xml:space="preserve"> HYPERLINK "https://dx.doi.org/10.1017/cbo9781107415324.004" </w:instrText>
      </w:r>
      <w:r w:rsidR="00642F13">
        <w:fldChar w:fldCharType="separate"/>
      </w:r>
      <w:r w:rsidRPr="00697E49">
        <w:rPr>
          <w:rStyle w:val="Hyperlink"/>
          <w:rFonts w:cs="Times New Roman"/>
          <w:sz w:val="20"/>
          <w:szCs w:val="20"/>
          <w:lang w:val="en-GB"/>
        </w:rPr>
        <w:t>10.1017/cbo9781107415324.004</w:t>
      </w:r>
      <w:r w:rsidR="00642F13">
        <w:rPr>
          <w:rStyle w:val="Hyperlink"/>
          <w:rFonts w:cs="Times New Roman"/>
          <w:sz w:val="20"/>
          <w:szCs w:val="20"/>
          <w:lang w:val="en-GB"/>
        </w:rPr>
        <w:fldChar w:fldCharType="end"/>
      </w:r>
      <w:r w:rsidRPr="00697E49">
        <w:rPr>
          <w:rFonts w:cs="Times New Roman"/>
          <w:sz w:val="20"/>
          <w:szCs w:val="20"/>
          <w:lang w:val="en-GB"/>
        </w:rPr>
        <w:t>.</w:t>
      </w:r>
    </w:p>
    <w:p w14:paraId="0F80B759" w14:textId="31789F4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IPCC, 2018: Global Warming of 1.5°C. An IPCC Special Report on the impacts of global warming of 1.5°C above pre-industrial levels and related global greenhouse gas emission pathways, in the context of strengthening the global response to the threat of climate change,. [Masson-Delmotte, V., P. Zhai, H.-O. Pörtner, D. Roberts, J. Skea, P.R. Shukla, A. Pirani, W. Moufouma-Okia, C. Péan, R. Pidcock, S. Connors, J.B.R. Matthews, Y. Chen, X. Zhou, M.I. Gomis, E. Lonnoy, T. Maycock, M. Tignor, and T. Waterfield (eds.)]. In Press, 616 pp.</w:t>
      </w:r>
    </w:p>
    <w:p w14:paraId="7B829F15" w14:textId="383E265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IPCC, 2019a: Climate Change and Land: an IPCC special report on climate change, desertification, land degradation, sustainable land management, food security, and greenhouse gas fluxes in terrestrial ecosystems. [Shukla, P.R., J. Skea, E.C. Buendia, V. Masson-Delmotte, H.-O. Pörtner, D.C. Roberts, P. Zhai, R. Slade, S. Connors, R. Diemen, M. Ferrat, E. Haughey, S. Luz, S. Neogi, M. Pathak, J. Petzold, J.P. Pereira, P. Vyas, E. Huntley, K. Kissick, M. Belkacemi, and J. Malley (eds.)]. In Press, 896 pp.</w:t>
      </w:r>
    </w:p>
    <w:p w14:paraId="4352C688" w14:textId="58D5D7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IPCC, 2019b: IPCC Special Report on the Ocean and Cryosphere in a Changing Climate. [Pörtner, H.-O., D.C. Roberts, V. Masson-Delmotte, P. Zhai, M. Tignor, E. Poloczanska, K. Mintenbeck, A. Alegría, M. Nicolai, A. Okem, J. Petzold, B. Rama, and N.M. Weyer (eds.)]. In Press, 755 pp.</w:t>
      </w:r>
    </w:p>
    <w:p w14:paraId="1EB50D7E" w14:textId="76E2BCE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Irving, D. and I. Simmonds, 2016: A New Method for Identifying the Pacific–South American Pattern and Its Influence on Regional Climate Variability.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29(17)</w:t>
      </w:r>
      <w:r w:rsidRPr="00697E49">
        <w:rPr>
          <w:rFonts w:cs="Times New Roman"/>
          <w:sz w:val="20"/>
          <w:szCs w:val="20"/>
          <w:lang w:val="en-GB"/>
        </w:rPr>
        <w:t>, 6109–6125, doi:</w:t>
      </w:r>
      <w:r w:rsidR="00642F13">
        <w:fldChar w:fldCharType="begin"/>
      </w:r>
      <w:r w:rsidR="00642F13" w:rsidRPr="001D5B54">
        <w:rPr>
          <w:lang w:val="en-US"/>
          <w:rPrChange w:id="4099" w:author="Clotilde Pean" w:date="2021-06-21T14:15:00Z">
            <w:rPr/>
          </w:rPrChange>
        </w:rPr>
        <w:instrText xml:space="preserve"> HYPERLINK "https://dx.doi.org/10.1175/jcli-d-15-0843.1" </w:instrText>
      </w:r>
      <w:r w:rsidR="00642F13">
        <w:fldChar w:fldCharType="separate"/>
      </w:r>
      <w:r w:rsidRPr="00697E49">
        <w:rPr>
          <w:rStyle w:val="Hyperlink"/>
          <w:rFonts w:cs="Times New Roman"/>
          <w:sz w:val="20"/>
          <w:szCs w:val="20"/>
          <w:lang w:val="en-GB"/>
        </w:rPr>
        <w:t>10.1175/jcli-d-15-0843.1</w:t>
      </w:r>
      <w:r w:rsidR="00642F13">
        <w:rPr>
          <w:rStyle w:val="Hyperlink"/>
          <w:rFonts w:cs="Times New Roman"/>
          <w:sz w:val="20"/>
          <w:szCs w:val="20"/>
          <w:lang w:val="en-GB"/>
        </w:rPr>
        <w:fldChar w:fldCharType="end"/>
      </w:r>
      <w:r w:rsidRPr="00697E49">
        <w:rPr>
          <w:rFonts w:cs="Times New Roman"/>
          <w:sz w:val="20"/>
          <w:szCs w:val="20"/>
          <w:lang w:val="en-GB"/>
        </w:rPr>
        <w:t>.</w:t>
      </w:r>
    </w:p>
    <w:p w14:paraId="73756725" w14:textId="51C4083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Ishii, M. et al., 2017: Accuracy of Global Upper Ocean Heat Content Estimation Expected from Present Observational Data Sets. </w:t>
      </w:r>
      <w:r w:rsidRPr="00697E49">
        <w:rPr>
          <w:rFonts w:cs="Times New Roman"/>
          <w:i/>
          <w:sz w:val="20"/>
          <w:szCs w:val="20"/>
          <w:lang w:val="en-GB"/>
        </w:rPr>
        <w:t>SOLA</w:t>
      </w:r>
      <w:r w:rsidRPr="00697E49">
        <w:rPr>
          <w:rFonts w:cs="Times New Roman"/>
          <w:sz w:val="20"/>
          <w:szCs w:val="20"/>
          <w:lang w:val="en-GB"/>
        </w:rPr>
        <w:t xml:space="preserve">, </w:t>
      </w:r>
      <w:r w:rsidRPr="00697E49">
        <w:rPr>
          <w:rFonts w:cs="Times New Roman"/>
          <w:b/>
          <w:sz w:val="20"/>
          <w:szCs w:val="20"/>
          <w:lang w:val="en-GB"/>
        </w:rPr>
        <w:t>13</w:t>
      </w:r>
      <w:r w:rsidRPr="00697E49">
        <w:rPr>
          <w:rFonts w:cs="Times New Roman"/>
          <w:sz w:val="20"/>
          <w:szCs w:val="20"/>
          <w:lang w:val="en-GB"/>
        </w:rPr>
        <w:t>, 163–167, doi:</w:t>
      </w:r>
      <w:r w:rsidR="00642F13">
        <w:fldChar w:fldCharType="begin"/>
      </w:r>
      <w:r w:rsidR="00642F13" w:rsidRPr="001D5B54">
        <w:rPr>
          <w:lang w:val="en-US"/>
          <w:rPrChange w:id="4100" w:author="Clotilde Pean" w:date="2021-06-21T14:15:00Z">
            <w:rPr/>
          </w:rPrChange>
        </w:rPr>
        <w:instrText xml:space="preserve"> HYPERLINK "https://dx.doi.org/10.2151/sola.2017-030" </w:instrText>
      </w:r>
      <w:r w:rsidR="00642F13">
        <w:fldChar w:fldCharType="separate"/>
      </w:r>
      <w:r w:rsidRPr="00697E49">
        <w:rPr>
          <w:rStyle w:val="Hyperlink"/>
          <w:rFonts w:cs="Times New Roman"/>
          <w:sz w:val="20"/>
          <w:szCs w:val="20"/>
          <w:lang w:val="en-GB"/>
        </w:rPr>
        <w:t>10.2151/sola.2017-030</w:t>
      </w:r>
      <w:r w:rsidR="00642F13">
        <w:rPr>
          <w:rStyle w:val="Hyperlink"/>
          <w:rFonts w:cs="Times New Roman"/>
          <w:sz w:val="20"/>
          <w:szCs w:val="20"/>
          <w:lang w:val="en-GB"/>
        </w:rPr>
        <w:fldChar w:fldCharType="end"/>
      </w:r>
      <w:r w:rsidRPr="00697E49">
        <w:rPr>
          <w:rFonts w:cs="Times New Roman"/>
          <w:sz w:val="20"/>
          <w:szCs w:val="20"/>
          <w:lang w:val="en-GB"/>
        </w:rPr>
        <w:t>.</w:t>
      </w:r>
    </w:p>
    <w:p w14:paraId="687BCE5D" w14:textId="0E19905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Ito, T., S. Minobe, M.C. Long, and C. Deutsch, 2017: Upper ocean O2 trends: 1958-2015.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44(9)</w:t>
      </w:r>
      <w:r w:rsidRPr="00697E49">
        <w:rPr>
          <w:rFonts w:cs="Times New Roman"/>
          <w:sz w:val="20"/>
          <w:szCs w:val="20"/>
          <w:lang w:val="en-GB"/>
        </w:rPr>
        <w:t>, 4214–4223, doi:</w:t>
      </w:r>
      <w:r w:rsidR="00642F13">
        <w:fldChar w:fldCharType="begin"/>
      </w:r>
      <w:r w:rsidR="00642F13" w:rsidRPr="001D5B54">
        <w:rPr>
          <w:lang w:val="en-US"/>
          <w:rPrChange w:id="4101" w:author="Clotilde Pean" w:date="2021-06-21T14:15:00Z">
            <w:rPr/>
          </w:rPrChange>
        </w:rPr>
        <w:instrText xml:space="preserve"> HYPERLINK "https://dx.doi.org/10.1002/2017gl073613" </w:instrText>
      </w:r>
      <w:r w:rsidR="00642F13">
        <w:fldChar w:fldCharType="separate"/>
      </w:r>
      <w:r w:rsidRPr="00697E49">
        <w:rPr>
          <w:rStyle w:val="Hyperlink"/>
          <w:rFonts w:cs="Times New Roman"/>
          <w:sz w:val="20"/>
          <w:szCs w:val="20"/>
          <w:lang w:val="en-GB"/>
        </w:rPr>
        <w:t>10.1002/2017gl073613</w:t>
      </w:r>
      <w:r w:rsidR="00642F13">
        <w:rPr>
          <w:rStyle w:val="Hyperlink"/>
          <w:rFonts w:cs="Times New Roman"/>
          <w:sz w:val="20"/>
          <w:szCs w:val="20"/>
          <w:lang w:val="en-GB"/>
        </w:rPr>
        <w:fldChar w:fldCharType="end"/>
      </w:r>
      <w:r w:rsidRPr="00697E49">
        <w:rPr>
          <w:rFonts w:cs="Times New Roman"/>
          <w:sz w:val="20"/>
          <w:szCs w:val="20"/>
          <w:lang w:val="en-GB"/>
        </w:rPr>
        <w:t>.</w:t>
      </w:r>
    </w:p>
    <w:p w14:paraId="05C3176D" w14:textId="3FB0C6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Iturbide, M. et al., 2020: An update of IPCC climate reference regions for subcontinental analysis of climate model data: definition and aggregated datasets. </w:t>
      </w:r>
      <w:r w:rsidRPr="00697E49">
        <w:rPr>
          <w:rFonts w:cs="Times New Roman"/>
          <w:i/>
          <w:sz w:val="20"/>
          <w:szCs w:val="20"/>
          <w:lang w:val="en-GB"/>
        </w:rPr>
        <w:t>Earth System Science Data</w:t>
      </w:r>
      <w:r w:rsidRPr="00697E49">
        <w:rPr>
          <w:rFonts w:cs="Times New Roman"/>
          <w:sz w:val="20"/>
          <w:szCs w:val="20"/>
          <w:lang w:val="en-GB"/>
        </w:rPr>
        <w:t xml:space="preserve">, </w:t>
      </w:r>
      <w:r w:rsidRPr="00697E49">
        <w:rPr>
          <w:rFonts w:cs="Times New Roman"/>
          <w:b/>
          <w:sz w:val="20"/>
          <w:szCs w:val="20"/>
          <w:lang w:val="en-GB"/>
        </w:rPr>
        <w:t>12(4)</w:t>
      </w:r>
      <w:r w:rsidRPr="00697E49">
        <w:rPr>
          <w:rFonts w:cs="Times New Roman"/>
          <w:sz w:val="20"/>
          <w:szCs w:val="20"/>
          <w:lang w:val="en-GB"/>
        </w:rPr>
        <w:t>, 2959–2970, doi:</w:t>
      </w:r>
      <w:r w:rsidR="00642F13">
        <w:fldChar w:fldCharType="begin"/>
      </w:r>
      <w:r w:rsidR="00642F13" w:rsidRPr="001D5B54">
        <w:rPr>
          <w:lang w:val="en-US"/>
          <w:rPrChange w:id="4102" w:author="Clotilde Pean" w:date="2021-06-21T14:15:00Z">
            <w:rPr/>
          </w:rPrChange>
        </w:rPr>
        <w:instrText xml:space="preserve"> HYPERLINK "https://dx.doi.org/10.5194/essd-12-2959-2020" </w:instrText>
      </w:r>
      <w:r w:rsidR="00642F13">
        <w:fldChar w:fldCharType="separate"/>
      </w:r>
      <w:r w:rsidRPr="00697E49">
        <w:rPr>
          <w:rStyle w:val="Hyperlink"/>
          <w:rFonts w:cs="Times New Roman"/>
          <w:sz w:val="20"/>
          <w:szCs w:val="20"/>
          <w:lang w:val="en-GB"/>
        </w:rPr>
        <w:t>10.5194/essd-12-2959-2020</w:t>
      </w:r>
      <w:r w:rsidR="00642F13">
        <w:rPr>
          <w:rStyle w:val="Hyperlink"/>
          <w:rFonts w:cs="Times New Roman"/>
          <w:sz w:val="20"/>
          <w:szCs w:val="20"/>
          <w:lang w:val="en-GB"/>
        </w:rPr>
        <w:fldChar w:fldCharType="end"/>
      </w:r>
      <w:r w:rsidRPr="00697E49">
        <w:rPr>
          <w:rFonts w:cs="Times New Roman"/>
          <w:sz w:val="20"/>
          <w:szCs w:val="20"/>
          <w:lang w:val="en-GB"/>
        </w:rPr>
        <w:t>.</w:t>
      </w:r>
    </w:p>
    <w:p w14:paraId="7BCEFABA" w14:textId="4179A1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Ivy, D.J., S. Solomon, N. Calvo, and D.W.J. Thompson, 2017: Observed connections of Arctic stratospheric ozone extremes to Northern Hemisphere surface climate.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12(2)</w:t>
      </w:r>
      <w:r w:rsidRPr="00697E49">
        <w:rPr>
          <w:rFonts w:cs="Times New Roman"/>
          <w:sz w:val="20"/>
          <w:szCs w:val="20"/>
          <w:lang w:val="en-GB"/>
        </w:rPr>
        <w:t>, doi:</w:t>
      </w:r>
      <w:r w:rsidR="00642F13">
        <w:fldChar w:fldCharType="begin"/>
      </w:r>
      <w:r w:rsidR="00642F13" w:rsidRPr="001D5B54">
        <w:rPr>
          <w:lang w:val="en-US"/>
          <w:rPrChange w:id="4103" w:author="Clotilde Pean" w:date="2021-06-21T14:15:00Z">
            <w:rPr/>
          </w:rPrChange>
        </w:rPr>
        <w:instrText xml:space="preserve"> HYPERLINK "https://dx.doi.org/10.1088/1748-9326/aa57a4" </w:instrText>
      </w:r>
      <w:r w:rsidR="00642F13">
        <w:fldChar w:fldCharType="separate"/>
      </w:r>
      <w:r w:rsidRPr="00697E49">
        <w:rPr>
          <w:rStyle w:val="Hyperlink"/>
          <w:rFonts w:cs="Times New Roman"/>
          <w:sz w:val="20"/>
          <w:szCs w:val="20"/>
          <w:lang w:val="en-GB"/>
        </w:rPr>
        <w:t>10.1088/1748-9326/aa57a4</w:t>
      </w:r>
      <w:r w:rsidR="00642F13">
        <w:rPr>
          <w:rStyle w:val="Hyperlink"/>
          <w:rFonts w:cs="Times New Roman"/>
          <w:sz w:val="20"/>
          <w:szCs w:val="20"/>
          <w:lang w:val="en-GB"/>
        </w:rPr>
        <w:fldChar w:fldCharType="end"/>
      </w:r>
      <w:r w:rsidRPr="00697E49">
        <w:rPr>
          <w:rFonts w:cs="Times New Roman"/>
          <w:sz w:val="20"/>
          <w:szCs w:val="20"/>
          <w:lang w:val="en-GB"/>
        </w:rPr>
        <w:t>.</w:t>
      </w:r>
    </w:p>
    <w:p w14:paraId="7238E363" w14:textId="11D5250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Jackson, L.C. et al., 2019: The Mean State and Variability of the North Atlantic Circulation: A Perspective From Ocean Reanalyses.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n/a(n/a)</w:t>
      </w:r>
      <w:r w:rsidRPr="00697E49">
        <w:rPr>
          <w:rFonts w:cs="Times New Roman"/>
          <w:sz w:val="20"/>
          <w:szCs w:val="20"/>
          <w:lang w:val="en-GB"/>
        </w:rPr>
        <w:t>, doi:</w:t>
      </w:r>
      <w:r w:rsidR="00642F13">
        <w:fldChar w:fldCharType="begin"/>
      </w:r>
      <w:r w:rsidR="00642F13" w:rsidRPr="001D5B54">
        <w:rPr>
          <w:lang w:val="en-US"/>
          <w:rPrChange w:id="4104" w:author="Clotilde Pean" w:date="2021-06-21T14:15:00Z">
            <w:rPr/>
          </w:rPrChange>
        </w:rPr>
        <w:instrText xml:space="preserve"> HYPERLINK "https://dx.doi.org/10.1029/2019jc015210" </w:instrText>
      </w:r>
      <w:r w:rsidR="00642F13">
        <w:fldChar w:fldCharType="separate"/>
      </w:r>
      <w:r w:rsidRPr="00697E49">
        <w:rPr>
          <w:rStyle w:val="Hyperlink"/>
          <w:rFonts w:cs="Times New Roman"/>
          <w:sz w:val="20"/>
          <w:szCs w:val="20"/>
          <w:lang w:val="en-GB"/>
        </w:rPr>
        <w:t>10.1029/2019jc015210</w:t>
      </w:r>
      <w:r w:rsidR="00642F13">
        <w:rPr>
          <w:rStyle w:val="Hyperlink"/>
          <w:rFonts w:cs="Times New Roman"/>
          <w:sz w:val="20"/>
          <w:szCs w:val="20"/>
          <w:lang w:val="en-GB"/>
        </w:rPr>
        <w:fldChar w:fldCharType="end"/>
      </w:r>
      <w:r w:rsidRPr="00697E49">
        <w:rPr>
          <w:rFonts w:cs="Times New Roman"/>
          <w:sz w:val="20"/>
          <w:szCs w:val="20"/>
          <w:lang w:val="en-GB"/>
        </w:rPr>
        <w:t>.</w:t>
      </w:r>
    </w:p>
    <w:p w14:paraId="38FA2435" w14:textId="570412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Jebri, B. et al., 2020: Contributions of internal variability and external forcing to the recent trends in the Southeastern Pacific and Peru-Chile upwelling system. </w:t>
      </w:r>
      <w:r w:rsidRPr="00697E49">
        <w:rPr>
          <w:rFonts w:cs="Times New Roman"/>
          <w:i/>
          <w:sz w:val="20"/>
          <w:szCs w:val="20"/>
          <w:lang w:val="en-GB"/>
        </w:rPr>
        <w:t>Journal of Climate</w:t>
      </w:r>
      <w:r w:rsidRPr="00697E49">
        <w:rPr>
          <w:rFonts w:cs="Times New Roman"/>
          <w:sz w:val="20"/>
          <w:szCs w:val="20"/>
          <w:lang w:val="en-GB"/>
        </w:rPr>
        <w:t>, JCLI–D–19–0304.1, doi:</w:t>
      </w:r>
      <w:r w:rsidR="00642F13">
        <w:fldChar w:fldCharType="begin"/>
      </w:r>
      <w:r w:rsidR="00642F13" w:rsidRPr="001D5B54">
        <w:rPr>
          <w:lang w:val="en-US"/>
          <w:rPrChange w:id="4105" w:author="Clotilde Pean" w:date="2021-06-21T14:15:00Z">
            <w:rPr/>
          </w:rPrChange>
        </w:rPr>
        <w:instrText xml:space="preserve"> HYPERLINK "https://dx.doi.org/10.1175/jcli-d-19-0304.1" </w:instrText>
      </w:r>
      <w:r w:rsidR="00642F13">
        <w:fldChar w:fldCharType="separate"/>
      </w:r>
      <w:r w:rsidRPr="00697E49">
        <w:rPr>
          <w:rStyle w:val="Hyperlink"/>
          <w:rFonts w:cs="Times New Roman"/>
          <w:sz w:val="20"/>
          <w:szCs w:val="20"/>
          <w:lang w:val="en-GB"/>
        </w:rPr>
        <w:t>10.1175/jcli-d-19-0304.1</w:t>
      </w:r>
      <w:r w:rsidR="00642F13">
        <w:rPr>
          <w:rStyle w:val="Hyperlink"/>
          <w:rFonts w:cs="Times New Roman"/>
          <w:sz w:val="20"/>
          <w:szCs w:val="20"/>
          <w:lang w:val="en-GB"/>
        </w:rPr>
        <w:fldChar w:fldCharType="end"/>
      </w:r>
      <w:r w:rsidRPr="00697E49">
        <w:rPr>
          <w:rFonts w:cs="Times New Roman"/>
          <w:sz w:val="20"/>
          <w:szCs w:val="20"/>
          <w:lang w:val="en-GB"/>
        </w:rPr>
        <w:t>.</w:t>
      </w:r>
    </w:p>
    <w:p w14:paraId="52499859" w14:textId="02B19C4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Jeffers, E.S., M.B. Bonsall, C.A. Froyd, S.J. Brooks, and K.J. Willis, 2015: The relative importance of biotic and abiotic processes for structuring plant communities through time. </w:t>
      </w:r>
      <w:r w:rsidRPr="00697E49">
        <w:rPr>
          <w:rFonts w:cs="Times New Roman"/>
          <w:i/>
          <w:sz w:val="20"/>
          <w:szCs w:val="20"/>
          <w:lang w:val="en-GB"/>
        </w:rPr>
        <w:t>Journal of Ecology</w:t>
      </w:r>
      <w:r w:rsidRPr="00697E49">
        <w:rPr>
          <w:rFonts w:cs="Times New Roman"/>
          <w:sz w:val="20"/>
          <w:szCs w:val="20"/>
          <w:lang w:val="en-GB"/>
        </w:rPr>
        <w:t>, doi:</w:t>
      </w:r>
      <w:r w:rsidR="00642F13">
        <w:fldChar w:fldCharType="begin"/>
      </w:r>
      <w:r w:rsidR="00642F13" w:rsidRPr="001D5B54">
        <w:rPr>
          <w:lang w:val="en-US"/>
          <w:rPrChange w:id="4106" w:author="Clotilde Pean" w:date="2021-06-21T14:15:00Z">
            <w:rPr/>
          </w:rPrChange>
        </w:rPr>
        <w:instrText xml:space="preserve"> HYPERLINK "https://dx.doi.org/10.1111/1365-2745.12365" </w:instrText>
      </w:r>
      <w:r w:rsidR="00642F13">
        <w:fldChar w:fldCharType="separate"/>
      </w:r>
      <w:r w:rsidRPr="00697E49">
        <w:rPr>
          <w:rStyle w:val="Hyperlink"/>
          <w:rFonts w:cs="Times New Roman"/>
          <w:sz w:val="20"/>
          <w:szCs w:val="20"/>
          <w:lang w:val="en-GB"/>
        </w:rPr>
        <w:t>10.1111/1365-2745.12365</w:t>
      </w:r>
      <w:r w:rsidR="00642F13">
        <w:rPr>
          <w:rStyle w:val="Hyperlink"/>
          <w:rFonts w:cs="Times New Roman"/>
          <w:sz w:val="20"/>
          <w:szCs w:val="20"/>
          <w:lang w:val="en-GB"/>
        </w:rPr>
        <w:fldChar w:fldCharType="end"/>
      </w:r>
      <w:r w:rsidRPr="00697E49">
        <w:rPr>
          <w:rFonts w:cs="Times New Roman"/>
          <w:sz w:val="20"/>
          <w:szCs w:val="20"/>
          <w:lang w:val="en-GB"/>
        </w:rPr>
        <w:t>.</w:t>
      </w:r>
    </w:p>
    <w:p w14:paraId="72C4767A" w14:textId="3692377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Jenkins, A. et al., 2018: West Antarctic Ice Sheet retreat in the Amundsen Sea driven by decadal oceanic variability. </w:t>
      </w:r>
      <w:r w:rsidRPr="00697E49">
        <w:rPr>
          <w:rFonts w:cs="Times New Roman"/>
          <w:i/>
          <w:sz w:val="20"/>
          <w:szCs w:val="20"/>
          <w:lang w:val="en-GB"/>
        </w:rPr>
        <w:t>Nature Geoscience</w:t>
      </w:r>
      <w:r w:rsidRPr="00697E49">
        <w:rPr>
          <w:rFonts w:cs="Times New Roman"/>
          <w:sz w:val="20"/>
          <w:szCs w:val="20"/>
          <w:lang w:val="en-GB"/>
        </w:rPr>
        <w:t>, doi:</w:t>
      </w:r>
      <w:r w:rsidR="00642F13">
        <w:fldChar w:fldCharType="begin"/>
      </w:r>
      <w:r w:rsidR="00642F13" w:rsidRPr="001D5B54">
        <w:rPr>
          <w:lang w:val="en-US"/>
          <w:rPrChange w:id="4107" w:author="Clotilde Pean" w:date="2021-06-21T14:15:00Z">
            <w:rPr/>
          </w:rPrChange>
        </w:rPr>
        <w:instrText xml:space="preserve"> HYPERLINK "https://dx.doi.org/10.1038/s41561-018-0207-4" </w:instrText>
      </w:r>
      <w:r w:rsidR="00642F13">
        <w:fldChar w:fldCharType="separate"/>
      </w:r>
      <w:r w:rsidRPr="00697E49">
        <w:rPr>
          <w:rStyle w:val="Hyperlink"/>
          <w:rFonts w:cs="Times New Roman"/>
          <w:sz w:val="20"/>
          <w:szCs w:val="20"/>
          <w:lang w:val="en-GB"/>
        </w:rPr>
        <w:t>10.1038/s41561-018-0207-4</w:t>
      </w:r>
      <w:r w:rsidR="00642F13">
        <w:rPr>
          <w:rStyle w:val="Hyperlink"/>
          <w:rFonts w:cs="Times New Roman"/>
          <w:sz w:val="20"/>
          <w:szCs w:val="20"/>
          <w:lang w:val="en-GB"/>
        </w:rPr>
        <w:fldChar w:fldCharType="end"/>
      </w:r>
      <w:r w:rsidRPr="00697E49">
        <w:rPr>
          <w:rFonts w:cs="Times New Roman"/>
          <w:sz w:val="20"/>
          <w:szCs w:val="20"/>
          <w:lang w:val="en-GB"/>
        </w:rPr>
        <w:t>.</w:t>
      </w:r>
    </w:p>
    <w:p w14:paraId="22664B5D" w14:textId="3565E11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Jeong, D., L. Sushama, and M. Naveed Khaliq, 2017: Attribution of spring snow water equivalent (SWE) changes over the northern hemisphere to anthropogenic effects.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48(11)</w:t>
      </w:r>
      <w:r w:rsidRPr="00697E49">
        <w:rPr>
          <w:rFonts w:cs="Times New Roman"/>
          <w:sz w:val="20"/>
          <w:szCs w:val="20"/>
          <w:lang w:val="en-GB"/>
        </w:rPr>
        <w:t>, 3645–3658, doi:</w:t>
      </w:r>
      <w:r w:rsidR="00642F13">
        <w:fldChar w:fldCharType="begin"/>
      </w:r>
      <w:r w:rsidR="00642F13" w:rsidRPr="001D5B54">
        <w:rPr>
          <w:lang w:val="en-US"/>
          <w:rPrChange w:id="4108" w:author="Clotilde Pean" w:date="2021-06-21T14:15:00Z">
            <w:rPr/>
          </w:rPrChange>
        </w:rPr>
        <w:instrText xml:space="preserve"> HYPERLINK "https://dx.doi.org/10.1007/s00382-016-3291-4" </w:instrText>
      </w:r>
      <w:r w:rsidR="00642F13">
        <w:fldChar w:fldCharType="separate"/>
      </w:r>
      <w:r w:rsidRPr="00697E49">
        <w:rPr>
          <w:rStyle w:val="Hyperlink"/>
          <w:rFonts w:cs="Times New Roman"/>
          <w:sz w:val="20"/>
          <w:szCs w:val="20"/>
          <w:lang w:val="en-GB"/>
        </w:rPr>
        <w:t>10.1007/s00382-016-3291-4</w:t>
      </w:r>
      <w:r w:rsidR="00642F13">
        <w:rPr>
          <w:rStyle w:val="Hyperlink"/>
          <w:rFonts w:cs="Times New Roman"/>
          <w:sz w:val="20"/>
          <w:szCs w:val="20"/>
          <w:lang w:val="en-GB"/>
        </w:rPr>
        <w:fldChar w:fldCharType="end"/>
      </w:r>
      <w:r w:rsidRPr="00697E49">
        <w:rPr>
          <w:rFonts w:cs="Times New Roman"/>
          <w:sz w:val="20"/>
          <w:szCs w:val="20"/>
          <w:lang w:val="en-GB"/>
        </w:rPr>
        <w:t>.</w:t>
      </w:r>
    </w:p>
    <w:p w14:paraId="2079B8FA" w14:textId="4BBB09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Jeong, H. et al., 2020a: Impacts of Ice-Shelf Melting on Water-Mass Transformation in the Southern Ocean from E3SM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33(13)</w:t>
      </w:r>
      <w:r w:rsidRPr="00697E49">
        <w:rPr>
          <w:rFonts w:cs="Times New Roman"/>
          <w:sz w:val="20"/>
          <w:szCs w:val="20"/>
          <w:lang w:val="en-GB"/>
        </w:rPr>
        <w:t>, 5787–5807, doi:</w:t>
      </w:r>
      <w:r w:rsidR="00642F13">
        <w:fldChar w:fldCharType="begin"/>
      </w:r>
      <w:r w:rsidR="00642F13" w:rsidRPr="001D5B54">
        <w:rPr>
          <w:lang w:val="en-US"/>
          <w:rPrChange w:id="4109" w:author="Clotilde Pean" w:date="2021-06-21T14:15:00Z">
            <w:rPr/>
          </w:rPrChange>
        </w:rPr>
        <w:instrText xml:space="preserve"> HYPERLINK "https://dx.doi.org/10.1175/jcli-d-19-0683.1" </w:instrText>
      </w:r>
      <w:r w:rsidR="00642F13">
        <w:fldChar w:fldCharType="separate"/>
      </w:r>
      <w:r w:rsidRPr="00697E49">
        <w:rPr>
          <w:rStyle w:val="Hyperlink"/>
          <w:rFonts w:cs="Times New Roman"/>
          <w:sz w:val="20"/>
          <w:szCs w:val="20"/>
          <w:lang w:val="en-GB"/>
        </w:rPr>
        <w:t>10.1175/jcli-d-19-0683.1</w:t>
      </w:r>
      <w:r w:rsidR="00642F13">
        <w:rPr>
          <w:rStyle w:val="Hyperlink"/>
          <w:rFonts w:cs="Times New Roman"/>
          <w:sz w:val="20"/>
          <w:szCs w:val="20"/>
          <w:lang w:val="en-GB"/>
        </w:rPr>
        <w:fldChar w:fldCharType="end"/>
      </w:r>
      <w:r w:rsidRPr="00697E49">
        <w:rPr>
          <w:rFonts w:cs="Times New Roman"/>
          <w:sz w:val="20"/>
          <w:szCs w:val="20"/>
          <w:lang w:val="en-GB"/>
        </w:rPr>
        <w:t>.</w:t>
      </w:r>
    </w:p>
    <w:p w14:paraId="616391AC" w14:textId="22D674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Jeong, H. et al., 2020b: Impacts of Ice-Shelf Melting on Water-Mass Transformation in the Southern Ocean from E3SM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33(13)</w:t>
      </w:r>
      <w:r w:rsidRPr="00697E49">
        <w:rPr>
          <w:rFonts w:cs="Times New Roman"/>
          <w:sz w:val="20"/>
          <w:szCs w:val="20"/>
          <w:lang w:val="en-GB"/>
        </w:rPr>
        <w:t>, 5787–5807, doi:</w:t>
      </w:r>
      <w:r w:rsidR="00642F13">
        <w:fldChar w:fldCharType="begin"/>
      </w:r>
      <w:r w:rsidR="00642F13" w:rsidRPr="001D5B54">
        <w:rPr>
          <w:lang w:val="en-US"/>
          <w:rPrChange w:id="4110" w:author="Clotilde Pean" w:date="2021-06-21T14:15:00Z">
            <w:rPr/>
          </w:rPrChange>
        </w:rPr>
        <w:instrText xml:space="preserve"> HYPERLINK "https://dx.doi.org/10.1175/jcli-d-19-0683.1" </w:instrText>
      </w:r>
      <w:r w:rsidR="00642F13">
        <w:fldChar w:fldCharType="separate"/>
      </w:r>
      <w:r w:rsidRPr="00697E49">
        <w:rPr>
          <w:rStyle w:val="Hyperlink"/>
          <w:rFonts w:cs="Times New Roman"/>
          <w:sz w:val="20"/>
          <w:szCs w:val="20"/>
          <w:lang w:val="en-GB"/>
        </w:rPr>
        <w:t>10.1175/jcli-d-19-0683.1</w:t>
      </w:r>
      <w:r w:rsidR="00642F13">
        <w:rPr>
          <w:rStyle w:val="Hyperlink"/>
          <w:rFonts w:cs="Times New Roman"/>
          <w:sz w:val="20"/>
          <w:szCs w:val="20"/>
          <w:lang w:val="en-GB"/>
        </w:rPr>
        <w:fldChar w:fldCharType="end"/>
      </w:r>
      <w:r w:rsidRPr="00697E49">
        <w:rPr>
          <w:rFonts w:cs="Times New Roman"/>
          <w:sz w:val="20"/>
          <w:szCs w:val="20"/>
          <w:lang w:val="en-GB"/>
        </w:rPr>
        <w:t>.</w:t>
      </w:r>
    </w:p>
    <w:p w14:paraId="1833FC2E" w14:textId="4CF2C5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 G. et al., 2019: Land–climate interactions. In: </w:t>
      </w:r>
      <w:r w:rsidRPr="00697E49">
        <w:rPr>
          <w:rFonts w:cs="Times New Roman"/>
          <w:i/>
          <w:sz w:val="20"/>
          <w:szCs w:val="20"/>
          <w:lang w:val="en-GB"/>
        </w:rPr>
        <w:t>Climate Change and Land: an IPCC special report on climate change, desertification, land degradation, sustainable land management, food security, and greenhouse gas fluxes in terrestrial ecosystems</w:t>
      </w:r>
      <w:r w:rsidRPr="00697E49">
        <w:rPr>
          <w:rFonts w:cs="Times New Roman"/>
          <w:sz w:val="20"/>
          <w:szCs w:val="20"/>
          <w:lang w:val="en-GB"/>
        </w:rPr>
        <w:t xml:space="preserve"> [P.R. Shukla, J. Skea, E. Calvo Buendia, V. Masson-Delmotte, H.-O. Pörtner, D.C. Roberts, P. Zhai, R. Slade, S. Connors, R. Diemen, M. Ferrat, E. Haughey, S. Luz, S. Neogi, M. Pathak, J. Petzold, J.P. Pereira, P. Vyas, E. Huntley, K. Kissick, M. Belkacemi, and J. Malley (eds.)]. In Press, pp. 131–247.</w:t>
      </w:r>
    </w:p>
    <w:p w14:paraId="18814095" w14:textId="63CD504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 L. and T. DelSole, 2012: Optimal Determination of Time-Varying Climate Change Signals.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25(20)</w:t>
      </w:r>
      <w:r w:rsidRPr="00697E49">
        <w:rPr>
          <w:rFonts w:cs="Times New Roman"/>
          <w:sz w:val="20"/>
          <w:szCs w:val="20"/>
          <w:lang w:val="en-GB"/>
        </w:rPr>
        <w:t>, 7122–7137, doi:</w:t>
      </w:r>
      <w:r w:rsidR="00642F13">
        <w:fldChar w:fldCharType="begin"/>
      </w:r>
      <w:r w:rsidR="00642F13" w:rsidRPr="001D5B54">
        <w:rPr>
          <w:lang w:val="en-US"/>
          <w:rPrChange w:id="4111" w:author="Clotilde Pean" w:date="2021-06-21T14:15:00Z">
            <w:rPr/>
          </w:rPrChange>
        </w:rPr>
        <w:instrText xml:space="preserve"> HYPERLINK "https://dx.doi.org/10.1175/jcli-d-11-00434.1" </w:instrText>
      </w:r>
      <w:r w:rsidR="00642F13">
        <w:fldChar w:fldCharType="separate"/>
      </w:r>
      <w:r w:rsidRPr="00697E49">
        <w:rPr>
          <w:rStyle w:val="Hyperlink"/>
          <w:rFonts w:cs="Times New Roman"/>
          <w:sz w:val="20"/>
          <w:szCs w:val="20"/>
          <w:lang w:val="en-GB"/>
        </w:rPr>
        <w:t>10.1175/jcli-d-11-00434.1</w:t>
      </w:r>
      <w:r w:rsidR="00642F13">
        <w:rPr>
          <w:rStyle w:val="Hyperlink"/>
          <w:rFonts w:cs="Times New Roman"/>
          <w:sz w:val="20"/>
          <w:szCs w:val="20"/>
          <w:lang w:val="en-GB"/>
        </w:rPr>
        <w:fldChar w:fldCharType="end"/>
      </w:r>
      <w:r w:rsidRPr="00697E49">
        <w:rPr>
          <w:rFonts w:cs="Times New Roman"/>
          <w:sz w:val="20"/>
          <w:szCs w:val="20"/>
          <w:lang w:val="en-GB"/>
        </w:rPr>
        <w:t>.</w:t>
      </w:r>
    </w:p>
    <w:p w14:paraId="568EDBF6" w14:textId="56BBF6E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Jiang, B., D. Wang, X. Shen, J. Chen, and W. Lin, 2019: Effects of sea salt aerosols on precipitation and upper troposphere/lower stratosphere water vapour in tropical cyclone systems.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doi:</w:t>
      </w:r>
      <w:r w:rsidR="00642F13">
        <w:fldChar w:fldCharType="begin"/>
      </w:r>
      <w:r w:rsidR="00642F13" w:rsidRPr="001D5B54">
        <w:rPr>
          <w:lang w:val="en-US"/>
          <w:rPrChange w:id="4112" w:author="Clotilde Pean" w:date="2021-06-21T14:15:00Z">
            <w:rPr/>
          </w:rPrChange>
        </w:rPr>
        <w:instrText xml:space="preserve"> HYPERLINK "https://dx.doi.org/10.1038/s41598-019-51757-x" </w:instrText>
      </w:r>
      <w:r w:rsidR="00642F13">
        <w:fldChar w:fldCharType="separate"/>
      </w:r>
      <w:r w:rsidRPr="00697E49">
        <w:rPr>
          <w:rStyle w:val="Hyperlink"/>
          <w:rFonts w:cs="Times New Roman"/>
          <w:sz w:val="20"/>
          <w:szCs w:val="20"/>
          <w:lang w:val="en-GB"/>
        </w:rPr>
        <w:t>10.1038/s41598-019-51757-x</w:t>
      </w:r>
      <w:r w:rsidR="00642F13">
        <w:rPr>
          <w:rStyle w:val="Hyperlink"/>
          <w:rFonts w:cs="Times New Roman"/>
          <w:sz w:val="20"/>
          <w:szCs w:val="20"/>
          <w:lang w:val="en-GB"/>
        </w:rPr>
        <w:fldChar w:fldCharType="end"/>
      </w:r>
      <w:r w:rsidRPr="00697E49">
        <w:rPr>
          <w:rFonts w:cs="Times New Roman"/>
          <w:sz w:val="20"/>
          <w:szCs w:val="20"/>
          <w:lang w:val="en-GB"/>
        </w:rPr>
        <w:t>.</w:t>
      </w:r>
    </w:p>
    <w:p w14:paraId="03FCB319" w14:textId="13B1EDD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Jiang, D., Z. Tian, and X. Lang, 2015: Mid-Holocene global monsoon area and precipitation from PMIP simulations.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44(9–10)</w:t>
      </w:r>
      <w:r w:rsidRPr="00697E49">
        <w:rPr>
          <w:rFonts w:cs="Times New Roman"/>
          <w:sz w:val="20"/>
          <w:szCs w:val="20"/>
          <w:lang w:val="en-GB"/>
        </w:rPr>
        <w:t>, 2493–2512, doi:</w:t>
      </w:r>
      <w:r w:rsidR="00642F13">
        <w:fldChar w:fldCharType="begin"/>
      </w:r>
      <w:r w:rsidR="00642F13" w:rsidRPr="001D5B54">
        <w:rPr>
          <w:lang w:val="en-US"/>
          <w:rPrChange w:id="4113" w:author="Clotilde Pean" w:date="2021-06-21T14:15:00Z">
            <w:rPr/>
          </w:rPrChange>
        </w:rPr>
        <w:instrText xml:space="preserve"> HYPERLINK "https://dx.doi.org/10.1007/s00382-014-2175-8" </w:instrText>
      </w:r>
      <w:r w:rsidR="00642F13">
        <w:fldChar w:fldCharType="separate"/>
      </w:r>
      <w:r w:rsidRPr="00697E49">
        <w:rPr>
          <w:rStyle w:val="Hyperlink"/>
          <w:rFonts w:cs="Times New Roman"/>
          <w:sz w:val="20"/>
          <w:szCs w:val="20"/>
          <w:lang w:val="en-GB"/>
        </w:rPr>
        <w:t>10.1007/s00382-014-2175-8</w:t>
      </w:r>
      <w:r w:rsidR="00642F13">
        <w:rPr>
          <w:rStyle w:val="Hyperlink"/>
          <w:rFonts w:cs="Times New Roman"/>
          <w:sz w:val="20"/>
          <w:szCs w:val="20"/>
          <w:lang w:val="en-GB"/>
        </w:rPr>
        <w:fldChar w:fldCharType="end"/>
      </w:r>
      <w:r w:rsidRPr="00697E49">
        <w:rPr>
          <w:rFonts w:cs="Times New Roman"/>
          <w:sz w:val="20"/>
          <w:szCs w:val="20"/>
          <w:lang w:val="en-GB"/>
        </w:rPr>
        <w:t>.</w:t>
      </w:r>
    </w:p>
    <w:p w14:paraId="2BFF14B9" w14:textId="0F29AC9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Jiang, J. and T. Zhou, 2019: Global Monsoon Responses to Decadal Sea Surface Temperature Variations during the Twentieth Century: Evidence from AGCM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32(22)</w:t>
      </w:r>
      <w:r w:rsidRPr="00697E49">
        <w:rPr>
          <w:rFonts w:cs="Times New Roman"/>
          <w:sz w:val="20"/>
          <w:szCs w:val="20"/>
          <w:lang w:val="en-GB"/>
        </w:rPr>
        <w:t>, 7675–7695, doi:</w:t>
      </w:r>
      <w:r w:rsidR="00642F13">
        <w:fldChar w:fldCharType="begin"/>
      </w:r>
      <w:r w:rsidR="00642F13" w:rsidRPr="001D5B54">
        <w:rPr>
          <w:lang w:val="en-US"/>
          <w:rPrChange w:id="4114" w:author="Clotilde Pean" w:date="2021-06-21T14:15:00Z">
            <w:rPr/>
          </w:rPrChange>
        </w:rPr>
        <w:instrText xml:space="preserve"> HYPERLINK "https://dx.doi.org/10.1175/jcli-d-18-0890.1" </w:instrText>
      </w:r>
      <w:r w:rsidR="00642F13">
        <w:fldChar w:fldCharType="separate"/>
      </w:r>
      <w:r w:rsidRPr="00697E49">
        <w:rPr>
          <w:rStyle w:val="Hyperlink"/>
          <w:rFonts w:cs="Times New Roman"/>
          <w:sz w:val="20"/>
          <w:szCs w:val="20"/>
          <w:lang w:val="en-GB"/>
        </w:rPr>
        <w:t>10.1175/jcli-d-18-0890.1</w:t>
      </w:r>
      <w:r w:rsidR="00642F13">
        <w:rPr>
          <w:rStyle w:val="Hyperlink"/>
          <w:rFonts w:cs="Times New Roman"/>
          <w:sz w:val="20"/>
          <w:szCs w:val="20"/>
          <w:lang w:val="en-GB"/>
        </w:rPr>
        <w:fldChar w:fldCharType="end"/>
      </w:r>
      <w:r w:rsidRPr="00697E49">
        <w:rPr>
          <w:rFonts w:cs="Times New Roman"/>
          <w:sz w:val="20"/>
          <w:szCs w:val="20"/>
          <w:lang w:val="en-GB"/>
        </w:rPr>
        <w:t>.</w:t>
      </w:r>
    </w:p>
    <w:p w14:paraId="4CCFEB43" w14:textId="420F1B4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Jiang, J.H., H. Su, and C. Zhai, 2012: Evaluation of cloud and water vapor simulations in CMIP5 climate models using </w:t>
      </w:r>
      <w:r w:rsidRPr="00697E49">
        <w:rPr>
          <w:rFonts w:cs="Times New Roman"/>
          <w:sz w:val="20"/>
          <w:szCs w:val="20"/>
          <w:lang w:val="en-GB"/>
        </w:rPr>
        <w:lastRenderedPageBreak/>
        <w:t xml:space="preserve">NASA “A-Train” satellite observations. </w:t>
      </w:r>
      <w:r w:rsidRPr="00697E49">
        <w:rPr>
          <w:rFonts w:cs="Times New Roman"/>
          <w:i/>
          <w:sz w:val="20"/>
          <w:szCs w:val="20"/>
          <w:lang w:val="en-GB"/>
        </w:rPr>
        <w:t>J. Geophys. Res.</w:t>
      </w:r>
      <w:r w:rsidRPr="00697E49">
        <w:rPr>
          <w:rFonts w:cs="Times New Roman"/>
          <w:sz w:val="20"/>
          <w:szCs w:val="20"/>
          <w:lang w:val="en-GB"/>
        </w:rPr>
        <w:t xml:space="preserve">, </w:t>
      </w:r>
      <w:r w:rsidRPr="00697E49">
        <w:rPr>
          <w:rFonts w:cs="Times New Roman"/>
          <w:b/>
          <w:sz w:val="20"/>
          <w:szCs w:val="20"/>
          <w:lang w:val="en-GB"/>
        </w:rPr>
        <w:t>118</w:t>
      </w:r>
      <w:r w:rsidRPr="00697E49">
        <w:rPr>
          <w:rFonts w:cs="Times New Roman"/>
          <w:sz w:val="20"/>
          <w:szCs w:val="20"/>
          <w:lang w:val="en-GB"/>
        </w:rPr>
        <w:t>, doi:</w:t>
      </w:r>
      <w:r w:rsidR="00642F13">
        <w:fldChar w:fldCharType="begin"/>
      </w:r>
      <w:r w:rsidR="00642F13" w:rsidRPr="001D5B54">
        <w:rPr>
          <w:lang w:val="en-US"/>
          <w:rPrChange w:id="4115" w:author="Clotilde Pean" w:date="2021-06-21T14:15:00Z">
            <w:rPr/>
          </w:rPrChange>
        </w:rPr>
        <w:instrText xml:space="preserve"> HYPERLINK "https://dx.doi.org/10.10%2029/2011jd017237" </w:instrText>
      </w:r>
      <w:r w:rsidR="00642F13">
        <w:fldChar w:fldCharType="separate"/>
      </w:r>
      <w:r w:rsidRPr="00697E49">
        <w:rPr>
          <w:rStyle w:val="Hyperlink"/>
          <w:rFonts w:cs="Times New Roman"/>
          <w:sz w:val="20"/>
          <w:szCs w:val="20"/>
          <w:lang w:val="en-GB"/>
        </w:rPr>
        <w:t>10.10 29/2011jd017237</w:t>
      </w:r>
      <w:r w:rsidR="00642F13">
        <w:rPr>
          <w:rStyle w:val="Hyperlink"/>
          <w:rFonts w:cs="Times New Roman"/>
          <w:sz w:val="20"/>
          <w:szCs w:val="20"/>
          <w:lang w:val="en-GB"/>
        </w:rPr>
        <w:fldChar w:fldCharType="end"/>
      </w:r>
      <w:r w:rsidRPr="00697E49">
        <w:rPr>
          <w:rFonts w:cs="Times New Roman"/>
          <w:sz w:val="20"/>
          <w:szCs w:val="20"/>
          <w:lang w:val="en-GB"/>
        </w:rPr>
        <w:t>.</w:t>
      </w:r>
    </w:p>
    <w:p w14:paraId="5895FFC1" w14:textId="4E32E69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Jianping, L. and J.X.L. Wang, 2003: A new North Atlantic Oscillation index and its variability. </w:t>
      </w:r>
      <w:r w:rsidRPr="00697E49">
        <w:rPr>
          <w:rFonts w:cs="Times New Roman"/>
          <w:i/>
          <w:sz w:val="20"/>
          <w:szCs w:val="20"/>
          <w:lang w:val="en-GB"/>
        </w:rPr>
        <w:t>Advances in Atmospheric Sciences</w:t>
      </w:r>
      <w:r w:rsidRPr="00697E49">
        <w:rPr>
          <w:rFonts w:cs="Times New Roman"/>
          <w:sz w:val="20"/>
          <w:szCs w:val="20"/>
          <w:lang w:val="en-GB"/>
        </w:rPr>
        <w:t xml:space="preserve">, </w:t>
      </w:r>
      <w:r w:rsidRPr="00697E49">
        <w:rPr>
          <w:rFonts w:cs="Times New Roman"/>
          <w:b/>
          <w:sz w:val="20"/>
          <w:szCs w:val="20"/>
          <w:lang w:val="en-GB"/>
        </w:rPr>
        <w:t>20(5)</w:t>
      </w:r>
      <w:r w:rsidRPr="00697E49">
        <w:rPr>
          <w:rFonts w:cs="Times New Roman"/>
          <w:sz w:val="20"/>
          <w:szCs w:val="20"/>
          <w:lang w:val="en-GB"/>
        </w:rPr>
        <w:t>, 661–676, doi:</w:t>
      </w:r>
      <w:r w:rsidR="00642F13">
        <w:fldChar w:fldCharType="begin"/>
      </w:r>
      <w:r w:rsidR="00642F13" w:rsidRPr="001D5B54">
        <w:rPr>
          <w:lang w:val="en-US"/>
          <w:rPrChange w:id="4116" w:author="Clotilde Pean" w:date="2021-06-21T14:15:00Z">
            <w:rPr/>
          </w:rPrChange>
        </w:rPr>
        <w:instrText xml:space="preserve"> HYPERLINK "https://dx.doi.org/10.1007/bf02915394" </w:instrText>
      </w:r>
      <w:r w:rsidR="00642F13">
        <w:fldChar w:fldCharType="separate"/>
      </w:r>
      <w:r w:rsidRPr="00697E49">
        <w:rPr>
          <w:rStyle w:val="Hyperlink"/>
          <w:rFonts w:cs="Times New Roman"/>
          <w:sz w:val="20"/>
          <w:szCs w:val="20"/>
          <w:lang w:val="en-GB"/>
        </w:rPr>
        <w:t>10.1007/bf02915394</w:t>
      </w:r>
      <w:r w:rsidR="00642F13">
        <w:rPr>
          <w:rStyle w:val="Hyperlink"/>
          <w:rFonts w:cs="Times New Roman"/>
          <w:sz w:val="20"/>
          <w:szCs w:val="20"/>
          <w:lang w:val="en-GB"/>
        </w:rPr>
        <w:fldChar w:fldCharType="end"/>
      </w:r>
      <w:r w:rsidRPr="00697E49">
        <w:rPr>
          <w:rFonts w:cs="Times New Roman"/>
          <w:sz w:val="20"/>
          <w:szCs w:val="20"/>
          <w:lang w:val="en-GB"/>
        </w:rPr>
        <w:t>.</w:t>
      </w:r>
    </w:p>
    <w:p w14:paraId="11C4EDA6" w14:textId="44EFC86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Jiaxiang, G. et al., 2020: Influence of model resolution on bomb cyclones revealed by HighResMIP-PRIMAVERA simulations.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15(8)</w:t>
      </w:r>
      <w:r w:rsidRPr="00697E49">
        <w:rPr>
          <w:rFonts w:cs="Times New Roman"/>
          <w:sz w:val="20"/>
          <w:szCs w:val="20"/>
          <w:lang w:val="en-GB"/>
        </w:rPr>
        <w:t>, doi:</w:t>
      </w:r>
      <w:r w:rsidR="00642F13">
        <w:fldChar w:fldCharType="begin"/>
      </w:r>
      <w:r w:rsidR="00642F13" w:rsidRPr="001D5B54">
        <w:rPr>
          <w:lang w:val="en-US"/>
          <w:rPrChange w:id="4117" w:author="Clotilde Pean" w:date="2021-06-21T14:15:00Z">
            <w:rPr/>
          </w:rPrChange>
        </w:rPr>
        <w:instrText xml:space="preserve"> HYPERLINK "https://dx.doi.org/10.1088/1748-9326/ab88fa" </w:instrText>
      </w:r>
      <w:r w:rsidR="00642F13">
        <w:fldChar w:fldCharType="separate"/>
      </w:r>
      <w:r w:rsidRPr="00697E49">
        <w:rPr>
          <w:rStyle w:val="Hyperlink"/>
          <w:rFonts w:cs="Times New Roman"/>
          <w:sz w:val="20"/>
          <w:szCs w:val="20"/>
          <w:lang w:val="en-GB"/>
        </w:rPr>
        <w:t>10.1088/1748-9326/ab88fa</w:t>
      </w:r>
      <w:r w:rsidR="00642F13">
        <w:rPr>
          <w:rStyle w:val="Hyperlink"/>
          <w:rFonts w:cs="Times New Roman"/>
          <w:sz w:val="20"/>
          <w:szCs w:val="20"/>
          <w:lang w:val="en-GB"/>
        </w:rPr>
        <w:fldChar w:fldCharType="end"/>
      </w:r>
      <w:r w:rsidRPr="00697E49">
        <w:rPr>
          <w:rFonts w:cs="Times New Roman"/>
          <w:sz w:val="20"/>
          <w:szCs w:val="20"/>
          <w:lang w:val="en-GB"/>
        </w:rPr>
        <w:t>.</w:t>
      </w:r>
    </w:p>
    <w:p w14:paraId="3DE7A1D5" w14:textId="6525904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Jin, F.-F., S.T. Kim, and L. Bejarano, 2006: A coupled-stability index for ENSO.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33(23)</w:t>
      </w:r>
      <w:r w:rsidRPr="00697E49">
        <w:rPr>
          <w:rFonts w:cs="Times New Roman"/>
          <w:sz w:val="20"/>
          <w:szCs w:val="20"/>
          <w:lang w:val="en-GB"/>
        </w:rPr>
        <w:t>, L23708, doi:</w:t>
      </w:r>
      <w:r w:rsidR="00642F13">
        <w:fldChar w:fldCharType="begin"/>
      </w:r>
      <w:r w:rsidR="00642F13" w:rsidRPr="001D5B54">
        <w:rPr>
          <w:lang w:val="en-US"/>
          <w:rPrChange w:id="4118" w:author="Clotilde Pean" w:date="2021-06-21T14:15:00Z">
            <w:rPr/>
          </w:rPrChange>
        </w:rPr>
        <w:instrText xml:space="preserve"> HYPERLINK "https://dx.doi.org/10.1029/2006gl027221" </w:instrText>
      </w:r>
      <w:r w:rsidR="00642F13">
        <w:fldChar w:fldCharType="separate"/>
      </w:r>
      <w:r w:rsidRPr="00697E49">
        <w:rPr>
          <w:rStyle w:val="Hyperlink"/>
          <w:rFonts w:cs="Times New Roman"/>
          <w:sz w:val="20"/>
          <w:szCs w:val="20"/>
          <w:lang w:val="en-GB"/>
        </w:rPr>
        <w:t>10.1029/2006gl027221</w:t>
      </w:r>
      <w:r w:rsidR="00642F13">
        <w:rPr>
          <w:rStyle w:val="Hyperlink"/>
          <w:rFonts w:cs="Times New Roman"/>
          <w:sz w:val="20"/>
          <w:szCs w:val="20"/>
          <w:lang w:val="en-GB"/>
        </w:rPr>
        <w:fldChar w:fldCharType="end"/>
      </w:r>
      <w:r w:rsidRPr="00697E49">
        <w:rPr>
          <w:rFonts w:cs="Times New Roman"/>
          <w:sz w:val="20"/>
          <w:szCs w:val="20"/>
          <w:lang w:val="en-GB"/>
        </w:rPr>
        <w:t>.</w:t>
      </w:r>
    </w:p>
    <w:p w14:paraId="6D1D510E" w14:textId="1F5536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Johnson, S.J. et al., 2016: The resolution sensitivity of the South Asian monsoon and Indo-Pacific in a global 0.35° AGCM.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46(3–4)</w:t>
      </w:r>
      <w:r w:rsidRPr="00697E49">
        <w:rPr>
          <w:rFonts w:cs="Times New Roman"/>
          <w:sz w:val="20"/>
          <w:szCs w:val="20"/>
          <w:lang w:val="en-GB"/>
        </w:rPr>
        <w:t>, 807–831, doi:</w:t>
      </w:r>
      <w:r w:rsidR="00642F13">
        <w:fldChar w:fldCharType="begin"/>
      </w:r>
      <w:r w:rsidR="00642F13" w:rsidRPr="001D5B54">
        <w:rPr>
          <w:lang w:val="en-US"/>
          <w:rPrChange w:id="4119" w:author="Clotilde Pean" w:date="2021-06-21T14:15:00Z">
            <w:rPr/>
          </w:rPrChange>
        </w:rPr>
        <w:instrText xml:space="preserve"> HYPERLINK "https://dx.doi.org/10.1007/s00382-015-2614-1" </w:instrText>
      </w:r>
      <w:r w:rsidR="00642F13">
        <w:fldChar w:fldCharType="separate"/>
      </w:r>
      <w:r w:rsidRPr="00697E49">
        <w:rPr>
          <w:rStyle w:val="Hyperlink"/>
          <w:rFonts w:cs="Times New Roman"/>
          <w:sz w:val="20"/>
          <w:szCs w:val="20"/>
          <w:lang w:val="en-GB"/>
        </w:rPr>
        <w:t>10.1007/s00382-015-2614-1</w:t>
      </w:r>
      <w:r w:rsidR="00642F13">
        <w:rPr>
          <w:rStyle w:val="Hyperlink"/>
          <w:rFonts w:cs="Times New Roman"/>
          <w:sz w:val="20"/>
          <w:szCs w:val="20"/>
          <w:lang w:val="en-GB"/>
        </w:rPr>
        <w:fldChar w:fldCharType="end"/>
      </w:r>
      <w:r w:rsidRPr="00697E49">
        <w:rPr>
          <w:rFonts w:cs="Times New Roman"/>
          <w:sz w:val="20"/>
          <w:szCs w:val="20"/>
          <w:lang w:val="en-GB"/>
        </w:rPr>
        <w:t>.</w:t>
      </w:r>
    </w:p>
    <w:p w14:paraId="23146CD4" w14:textId="1004BFA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Jones, C.D. and P. Friedlingstein, 2020: Quantifying process-level uncertainty contributions to TCRE and carbon budgets for meeting Paris Agreement climate targets.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15(7)</w:t>
      </w:r>
      <w:r w:rsidRPr="00697E49">
        <w:rPr>
          <w:rFonts w:cs="Times New Roman"/>
          <w:sz w:val="20"/>
          <w:szCs w:val="20"/>
          <w:lang w:val="en-GB"/>
        </w:rPr>
        <w:t>, 74019, doi:</w:t>
      </w:r>
      <w:r w:rsidR="00642F13">
        <w:fldChar w:fldCharType="begin"/>
      </w:r>
      <w:r w:rsidR="00642F13" w:rsidRPr="001D5B54">
        <w:rPr>
          <w:lang w:val="en-US"/>
          <w:rPrChange w:id="4120" w:author="Clotilde Pean" w:date="2021-06-21T14:15:00Z">
            <w:rPr/>
          </w:rPrChange>
        </w:rPr>
        <w:instrText xml:space="preserve"> HYPERLINK "https://dx.doi.org/10.1088/1748-9326/ab858a" </w:instrText>
      </w:r>
      <w:r w:rsidR="00642F13">
        <w:fldChar w:fldCharType="separate"/>
      </w:r>
      <w:r w:rsidRPr="00697E49">
        <w:rPr>
          <w:rStyle w:val="Hyperlink"/>
          <w:rFonts w:cs="Times New Roman"/>
          <w:sz w:val="20"/>
          <w:szCs w:val="20"/>
          <w:lang w:val="en-GB"/>
        </w:rPr>
        <w:t>10.1088/1748-9326/ab858a</w:t>
      </w:r>
      <w:r w:rsidR="00642F13">
        <w:rPr>
          <w:rStyle w:val="Hyperlink"/>
          <w:rFonts w:cs="Times New Roman"/>
          <w:sz w:val="20"/>
          <w:szCs w:val="20"/>
          <w:lang w:val="en-GB"/>
        </w:rPr>
        <w:fldChar w:fldCharType="end"/>
      </w:r>
      <w:r w:rsidRPr="00697E49">
        <w:rPr>
          <w:rFonts w:cs="Times New Roman"/>
          <w:sz w:val="20"/>
          <w:szCs w:val="20"/>
          <w:lang w:val="en-GB"/>
        </w:rPr>
        <w:t>.</w:t>
      </w:r>
    </w:p>
    <w:p w14:paraId="2138898A" w14:textId="188EF0A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Jones, G.S. and J.J. Kennedy, 2017: Sensitivity of attribution of anthropogenic near-surface warming to observational uncertainty.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30(12)</w:t>
      </w:r>
      <w:r w:rsidRPr="00697E49">
        <w:rPr>
          <w:rFonts w:cs="Times New Roman"/>
          <w:sz w:val="20"/>
          <w:szCs w:val="20"/>
          <w:lang w:val="en-GB"/>
        </w:rPr>
        <w:t>, 4677–4691, doi:</w:t>
      </w:r>
      <w:r w:rsidR="00642F13">
        <w:fldChar w:fldCharType="begin"/>
      </w:r>
      <w:r w:rsidR="00642F13" w:rsidRPr="001D5B54">
        <w:rPr>
          <w:lang w:val="en-US"/>
          <w:rPrChange w:id="4121" w:author="Clotilde Pean" w:date="2021-06-21T14:15:00Z">
            <w:rPr/>
          </w:rPrChange>
        </w:rPr>
        <w:instrText xml:space="preserve"> HYPERLINK "https://dx.doi.org/10.1175/jcli-d-16-0628.1" </w:instrText>
      </w:r>
      <w:r w:rsidR="00642F13">
        <w:fldChar w:fldCharType="separate"/>
      </w:r>
      <w:r w:rsidRPr="00697E49">
        <w:rPr>
          <w:rStyle w:val="Hyperlink"/>
          <w:rFonts w:cs="Times New Roman"/>
          <w:sz w:val="20"/>
          <w:szCs w:val="20"/>
          <w:lang w:val="en-GB"/>
        </w:rPr>
        <w:t>10.1175/jcli-d-16-0628.1</w:t>
      </w:r>
      <w:r w:rsidR="00642F13">
        <w:rPr>
          <w:rStyle w:val="Hyperlink"/>
          <w:rFonts w:cs="Times New Roman"/>
          <w:sz w:val="20"/>
          <w:szCs w:val="20"/>
          <w:lang w:val="en-GB"/>
        </w:rPr>
        <w:fldChar w:fldCharType="end"/>
      </w:r>
      <w:r w:rsidRPr="00697E49">
        <w:rPr>
          <w:rFonts w:cs="Times New Roman"/>
          <w:sz w:val="20"/>
          <w:szCs w:val="20"/>
          <w:lang w:val="en-GB"/>
        </w:rPr>
        <w:t>.</w:t>
      </w:r>
    </w:p>
    <w:p w14:paraId="3EB388B1" w14:textId="7218B8C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Jones, G.S., P.A. Stott, and N. Christidis, 2013: Attribution of observed historical near-surface temperature variations to anthropogenic and natural causes using CMIP5 simulations.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118(10)</w:t>
      </w:r>
      <w:r w:rsidRPr="00697E49">
        <w:rPr>
          <w:rFonts w:cs="Times New Roman"/>
          <w:sz w:val="20"/>
          <w:szCs w:val="20"/>
          <w:lang w:val="en-GB"/>
        </w:rPr>
        <w:t>, 4001–4024, doi:</w:t>
      </w:r>
      <w:r w:rsidR="00642F13">
        <w:fldChar w:fldCharType="begin"/>
      </w:r>
      <w:r w:rsidR="00642F13" w:rsidRPr="001D5B54">
        <w:rPr>
          <w:lang w:val="en-US"/>
          <w:rPrChange w:id="4122" w:author="Clotilde Pean" w:date="2021-06-21T14:15:00Z">
            <w:rPr/>
          </w:rPrChange>
        </w:rPr>
        <w:instrText xml:space="preserve"> HYPERLINK "https://dx.doi.org/10.1002/jgrd.50239" </w:instrText>
      </w:r>
      <w:r w:rsidR="00642F13">
        <w:fldChar w:fldCharType="separate"/>
      </w:r>
      <w:r w:rsidRPr="00697E49">
        <w:rPr>
          <w:rStyle w:val="Hyperlink"/>
          <w:rFonts w:cs="Times New Roman"/>
          <w:sz w:val="20"/>
          <w:szCs w:val="20"/>
          <w:lang w:val="en-GB"/>
        </w:rPr>
        <w:t>10.1002/jgrd.50239</w:t>
      </w:r>
      <w:r w:rsidR="00642F13">
        <w:rPr>
          <w:rStyle w:val="Hyperlink"/>
          <w:rFonts w:cs="Times New Roman"/>
          <w:sz w:val="20"/>
          <w:szCs w:val="20"/>
          <w:lang w:val="en-GB"/>
        </w:rPr>
        <w:fldChar w:fldCharType="end"/>
      </w:r>
      <w:r w:rsidRPr="00697E49">
        <w:rPr>
          <w:rFonts w:cs="Times New Roman"/>
          <w:sz w:val="20"/>
          <w:szCs w:val="20"/>
          <w:lang w:val="en-GB"/>
        </w:rPr>
        <w:t>.</w:t>
      </w:r>
    </w:p>
    <w:p w14:paraId="3975864E" w14:textId="65E5E55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Jones, G.S., P.A. Stott, and J.F.B. Mitchell, 2016: Uncertainties in the attribution of greenhouse gas warming and implications for climate prediction. </w:t>
      </w:r>
      <w:r w:rsidRPr="00697E49">
        <w:rPr>
          <w:rFonts w:cs="Times New Roman"/>
          <w:i/>
          <w:sz w:val="20"/>
          <w:szCs w:val="20"/>
          <w:lang w:val="en-GB"/>
        </w:rPr>
        <w:t>Journal of Geophysical Research</w:t>
      </w:r>
      <w:r w:rsidRPr="00697E49">
        <w:rPr>
          <w:rFonts w:cs="Times New Roman"/>
          <w:sz w:val="20"/>
          <w:szCs w:val="20"/>
          <w:lang w:val="en-GB"/>
        </w:rPr>
        <w:t xml:space="preserve">, </w:t>
      </w:r>
      <w:r w:rsidRPr="00697E49">
        <w:rPr>
          <w:rFonts w:cs="Times New Roman"/>
          <w:b/>
          <w:sz w:val="20"/>
          <w:szCs w:val="20"/>
          <w:lang w:val="en-GB"/>
        </w:rPr>
        <w:t>121(12)</w:t>
      </w:r>
      <w:r w:rsidRPr="00697E49">
        <w:rPr>
          <w:rFonts w:cs="Times New Roman"/>
          <w:sz w:val="20"/>
          <w:szCs w:val="20"/>
          <w:lang w:val="en-GB"/>
        </w:rPr>
        <w:t>, 6969–6992, doi:</w:t>
      </w:r>
      <w:r w:rsidR="00642F13">
        <w:fldChar w:fldCharType="begin"/>
      </w:r>
      <w:r w:rsidR="00642F13" w:rsidRPr="001D5B54">
        <w:rPr>
          <w:lang w:val="en-US"/>
          <w:rPrChange w:id="4123" w:author="Clotilde Pean" w:date="2021-06-21T14:15:00Z">
            <w:rPr/>
          </w:rPrChange>
        </w:rPr>
        <w:instrText xml:space="preserve"> HYPERLINK "https://dx.doi.org/10.1002/2015jd024337" </w:instrText>
      </w:r>
      <w:r w:rsidR="00642F13">
        <w:fldChar w:fldCharType="separate"/>
      </w:r>
      <w:r w:rsidRPr="00697E49">
        <w:rPr>
          <w:rStyle w:val="Hyperlink"/>
          <w:rFonts w:cs="Times New Roman"/>
          <w:sz w:val="20"/>
          <w:szCs w:val="20"/>
          <w:lang w:val="en-GB"/>
        </w:rPr>
        <w:t>10.1002/2015jd024337</w:t>
      </w:r>
      <w:r w:rsidR="00642F13">
        <w:rPr>
          <w:rStyle w:val="Hyperlink"/>
          <w:rFonts w:cs="Times New Roman"/>
          <w:sz w:val="20"/>
          <w:szCs w:val="20"/>
          <w:lang w:val="en-GB"/>
        </w:rPr>
        <w:fldChar w:fldCharType="end"/>
      </w:r>
      <w:r w:rsidRPr="00697E49">
        <w:rPr>
          <w:rFonts w:cs="Times New Roman"/>
          <w:sz w:val="20"/>
          <w:szCs w:val="20"/>
          <w:lang w:val="en-GB"/>
        </w:rPr>
        <w:t>.</w:t>
      </w:r>
    </w:p>
    <w:p w14:paraId="3F9D2BDA" w14:textId="4E27C2E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Jones, P., 2016: The reliability of global and hemispheric surface temperature records. </w:t>
      </w:r>
      <w:r w:rsidRPr="00697E49">
        <w:rPr>
          <w:rFonts w:cs="Times New Roman"/>
          <w:i/>
          <w:sz w:val="20"/>
          <w:szCs w:val="20"/>
          <w:lang w:val="en-GB"/>
        </w:rPr>
        <w:t>Advances in Atmospheric Sciences</w:t>
      </w:r>
      <w:r w:rsidRPr="00697E49">
        <w:rPr>
          <w:rFonts w:cs="Times New Roman"/>
          <w:sz w:val="20"/>
          <w:szCs w:val="20"/>
          <w:lang w:val="en-GB"/>
        </w:rPr>
        <w:t xml:space="preserve">, </w:t>
      </w:r>
      <w:r w:rsidRPr="00697E49">
        <w:rPr>
          <w:rFonts w:cs="Times New Roman"/>
          <w:b/>
          <w:sz w:val="20"/>
          <w:szCs w:val="20"/>
          <w:lang w:val="en-GB"/>
        </w:rPr>
        <w:t>33(3)</w:t>
      </w:r>
      <w:r w:rsidRPr="00697E49">
        <w:rPr>
          <w:rFonts w:cs="Times New Roman"/>
          <w:sz w:val="20"/>
          <w:szCs w:val="20"/>
          <w:lang w:val="en-GB"/>
        </w:rPr>
        <w:t>, doi:</w:t>
      </w:r>
      <w:r w:rsidR="00642F13">
        <w:fldChar w:fldCharType="begin"/>
      </w:r>
      <w:r w:rsidR="00642F13" w:rsidRPr="001D5B54">
        <w:rPr>
          <w:lang w:val="en-US"/>
          <w:rPrChange w:id="4124" w:author="Clotilde Pean" w:date="2021-06-21T14:15:00Z">
            <w:rPr/>
          </w:rPrChange>
        </w:rPr>
        <w:instrText xml:space="preserve"> HYPERLINK "https://dx.doi.org/10.1007/s00376-015-5194-4" </w:instrText>
      </w:r>
      <w:r w:rsidR="00642F13">
        <w:fldChar w:fldCharType="separate"/>
      </w:r>
      <w:r w:rsidRPr="00697E49">
        <w:rPr>
          <w:rStyle w:val="Hyperlink"/>
          <w:rFonts w:cs="Times New Roman"/>
          <w:sz w:val="20"/>
          <w:szCs w:val="20"/>
          <w:lang w:val="en-GB"/>
        </w:rPr>
        <w:t>10.1007/s00376-015-5194-4</w:t>
      </w:r>
      <w:r w:rsidR="00642F13">
        <w:rPr>
          <w:rStyle w:val="Hyperlink"/>
          <w:rFonts w:cs="Times New Roman"/>
          <w:sz w:val="20"/>
          <w:szCs w:val="20"/>
          <w:lang w:val="en-GB"/>
        </w:rPr>
        <w:fldChar w:fldCharType="end"/>
      </w:r>
      <w:r w:rsidRPr="00697E49">
        <w:rPr>
          <w:rFonts w:cs="Times New Roman"/>
          <w:sz w:val="20"/>
          <w:szCs w:val="20"/>
          <w:lang w:val="en-GB"/>
        </w:rPr>
        <w:t>.</w:t>
      </w:r>
    </w:p>
    <w:p w14:paraId="666CE47E" w14:textId="5C643A1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Joshi, M.K. and F. Kucharski, 2017: Impact of Interdecadal Pacific Oscillation on Indian summer monsoon rainfall: an assessment from CMIP5 climate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48(7–8)</w:t>
      </w:r>
      <w:r w:rsidRPr="00697E49">
        <w:rPr>
          <w:rFonts w:cs="Times New Roman"/>
          <w:sz w:val="20"/>
          <w:szCs w:val="20"/>
          <w:lang w:val="en-GB"/>
        </w:rPr>
        <w:t>, 2375–2391, doi:</w:t>
      </w:r>
      <w:r w:rsidR="00642F13">
        <w:fldChar w:fldCharType="begin"/>
      </w:r>
      <w:r w:rsidR="00642F13" w:rsidRPr="001D5B54">
        <w:rPr>
          <w:lang w:val="en-US"/>
          <w:rPrChange w:id="4125" w:author="Clotilde Pean" w:date="2021-06-21T14:15:00Z">
            <w:rPr/>
          </w:rPrChange>
        </w:rPr>
        <w:instrText xml:space="preserve"> HYPERLINK "https://dx.doi.org/10.1007/s00382-016-3210-8" </w:instrText>
      </w:r>
      <w:r w:rsidR="00642F13">
        <w:fldChar w:fldCharType="separate"/>
      </w:r>
      <w:r w:rsidRPr="00697E49">
        <w:rPr>
          <w:rStyle w:val="Hyperlink"/>
          <w:rFonts w:cs="Times New Roman"/>
          <w:sz w:val="20"/>
          <w:szCs w:val="20"/>
          <w:lang w:val="en-GB"/>
        </w:rPr>
        <w:t>10.1007/s00382-016-3210-8</w:t>
      </w:r>
      <w:r w:rsidR="00642F13">
        <w:rPr>
          <w:rStyle w:val="Hyperlink"/>
          <w:rFonts w:cs="Times New Roman"/>
          <w:sz w:val="20"/>
          <w:szCs w:val="20"/>
          <w:lang w:val="en-GB"/>
        </w:rPr>
        <w:fldChar w:fldCharType="end"/>
      </w:r>
      <w:r w:rsidRPr="00697E49">
        <w:rPr>
          <w:rFonts w:cs="Times New Roman"/>
          <w:sz w:val="20"/>
          <w:szCs w:val="20"/>
          <w:lang w:val="en-GB"/>
        </w:rPr>
        <w:t>.</w:t>
      </w:r>
    </w:p>
    <w:p w14:paraId="0C148AFA" w14:textId="60D6D7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Jouanno, J., O. Hernandez, and E. Sanchez-Gomez, 2017: Equatorial Atlantic interannual variability and its relation to dynamic and thermodynamic processes. </w:t>
      </w:r>
      <w:r w:rsidRPr="00697E49">
        <w:rPr>
          <w:rFonts w:cs="Times New Roman"/>
          <w:i/>
          <w:sz w:val="20"/>
          <w:szCs w:val="20"/>
          <w:lang w:val="en-GB"/>
        </w:rPr>
        <w:t>Earth System Dynamics</w:t>
      </w:r>
      <w:r w:rsidRPr="00697E49">
        <w:rPr>
          <w:rFonts w:cs="Times New Roman"/>
          <w:sz w:val="20"/>
          <w:szCs w:val="20"/>
          <w:lang w:val="en-GB"/>
        </w:rPr>
        <w:t xml:space="preserve">, </w:t>
      </w:r>
      <w:r w:rsidRPr="00697E49">
        <w:rPr>
          <w:rFonts w:cs="Times New Roman"/>
          <w:b/>
          <w:sz w:val="20"/>
          <w:szCs w:val="20"/>
          <w:lang w:val="en-GB"/>
        </w:rPr>
        <w:t>8(4)</w:t>
      </w:r>
      <w:r w:rsidRPr="00697E49">
        <w:rPr>
          <w:rFonts w:cs="Times New Roman"/>
          <w:sz w:val="20"/>
          <w:szCs w:val="20"/>
          <w:lang w:val="en-GB"/>
        </w:rPr>
        <w:t>, 1061–1069, doi:</w:t>
      </w:r>
      <w:r w:rsidR="00642F13">
        <w:fldChar w:fldCharType="begin"/>
      </w:r>
      <w:r w:rsidR="00642F13" w:rsidRPr="001D5B54">
        <w:rPr>
          <w:lang w:val="en-US"/>
          <w:rPrChange w:id="4126" w:author="Clotilde Pean" w:date="2021-06-21T14:15:00Z">
            <w:rPr/>
          </w:rPrChange>
        </w:rPr>
        <w:instrText xml:space="preserve"> HYPERLINK "https://dx.doi.org/10.5194/esd-8-1061-2017" </w:instrText>
      </w:r>
      <w:r w:rsidR="00642F13">
        <w:fldChar w:fldCharType="separate"/>
      </w:r>
      <w:r w:rsidRPr="00697E49">
        <w:rPr>
          <w:rStyle w:val="Hyperlink"/>
          <w:rFonts w:cs="Times New Roman"/>
          <w:sz w:val="20"/>
          <w:szCs w:val="20"/>
          <w:lang w:val="en-GB"/>
        </w:rPr>
        <w:t>10.5194/esd-8-1061-2017</w:t>
      </w:r>
      <w:r w:rsidR="00642F13">
        <w:rPr>
          <w:rStyle w:val="Hyperlink"/>
          <w:rFonts w:cs="Times New Roman"/>
          <w:sz w:val="20"/>
          <w:szCs w:val="20"/>
          <w:lang w:val="en-GB"/>
        </w:rPr>
        <w:fldChar w:fldCharType="end"/>
      </w:r>
      <w:r w:rsidRPr="00697E49">
        <w:rPr>
          <w:rFonts w:cs="Times New Roman"/>
          <w:sz w:val="20"/>
          <w:szCs w:val="20"/>
          <w:lang w:val="en-GB"/>
        </w:rPr>
        <w:t>.</w:t>
      </w:r>
    </w:p>
    <w:p w14:paraId="2D280C5A" w14:textId="04C37E1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Jung, M. et al., 2017: Compensatory water effects link yearly global land CO2 sink changes to temperature.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541(7638)</w:t>
      </w:r>
      <w:r w:rsidRPr="00697E49">
        <w:rPr>
          <w:rFonts w:cs="Times New Roman"/>
          <w:sz w:val="20"/>
          <w:szCs w:val="20"/>
          <w:lang w:val="en-GB"/>
        </w:rPr>
        <w:t>, 516–520, doi:</w:t>
      </w:r>
      <w:r w:rsidR="00642F13">
        <w:fldChar w:fldCharType="begin"/>
      </w:r>
      <w:r w:rsidR="00642F13" w:rsidRPr="001D5B54">
        <w:rPr>
          <w:lang w:val="en-US"/>
          <w:rPrChange w:id="4127" w:author="Clotilde Pean" w:date="2021-06-21T14:15:00Z">
            <w:rPr/>
          </w:rPrChange>
        </w:rPr>
        <w:instrText xml:space="preserve"> HYPERLINK "https://dx.doi.org/10.1038/nature20780" </w:instrText>
      </w:r>
      <w:r w:rsidR="00642F13">
        <w:fldChar w:fldCharType="separate"/>
      </w:r>
      <w:r w:rsidRPr="00697E49">
        <w:rPr>
          <w:rStyle w:val="Hyperlink"/>
          <w:rFonts w:cs="Times New Roman"/>
          <w:sz w:val="20"/>
          <w:szCs w:val="20"/>
          <w:lang w:val="en-GB"/>
        </w:rPr>
        <w:t>10.1038/nature20780</w:t>
      </w:r>
      <w:r w:rsidR="00642F13">
        <w:rPr>
          <w:rStyle w:val="Hyperlink"/>
          <w:rFonts w:cs="Times New Roman"/>
          <w:sz w:val="20"/>
          <w:szCs w:val="20"/>
          <w:lang w:val="en-GB"/>
        </w:rPr>
        <w:fldChar w:fldCharType="end"/>
      </w:r>
      <w:r w:rsidRPr="00697E49">
        <w:rPr>
          <w:rFonts w:cs="Times New Roman"/>
          <w:sz w:val="20"/>
          <w:szCs w:val="20"/>
          <w:lang w:val="en-GB"/>
        </w:rPr>
        <w:t>.</w:t>
      </w:r>
    </w:p>
    <w:p w14:paraId="5AC8E8D5" w14:textId="63E76C1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Kadow, C., D.M. Hall, and U. Ulbrich, 2020: Artificial intelligence reconstructs missing climate information.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13(6)</w:t>
      </w:r>
      <w:r w:rsidRPr="00697E49">
        <w:rPr>
          <w:rFonts w:cs="Times New Roman"/>
          <w:sz w:val="20"/>
          <w:szCs w:val="20"/>
          <w:lang w:val="en-GB"/>
        </w:rPr>
        <w:t>, 408–413, doi:</w:t>
      </w:r>
      <w:r w:rsidR="00642F13">
        <w:fldChar w:fldCharType="begin"/>
      </w:r>
      <w:r w:rsidR="00642F13" w:rsidRPr="001D5B54">
        <w:rPr>
          <w:lang w:val="en-US"/>
          <w:rPrChange w:id="4128" w:author="Clotilde Pean" w:date="2021-06-21T14:15:00Z">
            <w:rPr/>
          </w:rPrChange>
        </w:rPr>
        <w:instrText xml:space="preserve"> HYPERLINK "https://dx.doi.org/10.1038/s41561-020-0582-5" </w:instrText>
      </w:r>
      <w:r w:rsidR="00642F13">
        <w:fldChar w:fldCharType="separate"/>
      </w:r>
      <w:r w:rsidRPr="00697E49">
        <w:rPr>
          <w:rStyle w:val="Hyperlink"/>
          <w:rFonts w:cs="Times New Roman"/>
          <w:sz w:val="20"/>
          <w:szCs w:val="20"/>
          <w:lang w:val="en-GB"/>
        </w:rPr>
        <w:t>10.1038/s41561-020-0582-5</w:t>
      </w:r>
      <w:r w:rsidR="00642F13">
        <w:rPr>
          <w:rStyle w:val="Hyperlink"/>
          <w:rFonts w:cs="Times New Roman"/>
          <w:sz w:val="20"/>
          <w:szCs w:val="20"/>
          <w:lang w:val="en-GB"/>
        </w:rPr>
        <w:fldChar w:fldCharType="end"/>
      </w:r>
      <w:r w:rsidRPr="00697E49">
        <w:rPr>
          <w:rFonts w:cs="Times New Roman"/>
          <w:sz w:val="20"/>
          <w:szCs w:val="20"/>
          <w:lang w:val="en-GB"/>
        </w:rPr>
        <w:t>.</w:t>
      </w:r>
    </w:p>
    <w:p w14:paraId="4029B3B3" w14:textId="0EF3B7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Kageyama, M. et al., 2017: The PMIP4 contribution to CMIP6 – Part 4: Scientific objectives and experimental design of the PMIP4-CMIP6 Last Glacial Maximum experiments and PMIP4 sensitivity experiments.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10(11)</w:t>
      </w:r>
      <w:r w:rsidRPr="00697E49">
        <w:rPr>
          <w:rFonts w:cs="Times New Roman"/>
          <w:sz w:val="20"/>
          <w:szCs w:val="20"/>
          <w:lang w:val="en-GB"/>
        </w:rPr>
        <w:t>, 4035–4055, doi:</w:t>
      </w:r>
      <w:r w:rsidR="00642F13">
        <w:fldChar w:fldCharType="begin"/>
      </w:r>
      <w:r w:rsidR="00642F13" w:rsidRPr="001D5B54">
        <w:rPr>
          <w:lang w:val="en-US"/>
          <w:rPrChange w:id="4129" w:author="Clotilde Pean" w:date="2021-06-21T14:15:00Z">
            <w:rPr/>
          </w:rPrChange>
        </w:rPr>
        <w:instrText xml:space="preserve"> HYPERLINK "https://dx.doi.org/10.5194/gmd-10-4035-2017" </w:instrText>
      </w:r>
      <w:r w:rsidR="00642F13">
        <w:fldChar w:fldCharType="separate"/>
      </w:r>
      <w:r w:rsidRPr="00697E49">
        <w:rPr>
          <w:rStyle w:val="Hyperlink"/>
          <w:rFonts w:cs="Times New Roman"/>
          <w:sz w:val="20"/>
          <w:szCs w:val="20"/>
          <w:lang w:val="en-GB"/>
        </w:rPr>
        <w:t>10.5194/gmd-10-4035-2017</w:t>
      </w:r>
      <w:r w:rsidR="00642F13">
        <w:rPr>
          <w:rStyle w:val="Hyperlink"/>
          <w:rFonts w:cs="Times New Roman"/>
          <w:sz w:val="20"/>
          <w:szCs w:val="20"/>
          <w:lang w:val="en-GB"/>
        </w:rPr>
        <w:fldChar w:fldCharType="end"/>
      </w:r>
      <w:r w:rsidRPr="00697E49">
        <w:rPr>
          <w:rFonts w:cs="Times New Roman"/>
          <w:sz w:val="20"/>
          <w:szCs w:val="20"/>
          <w:lang w:val="en-GB"/>
        </w:rPr>
        <w:t>.</w:t>
      </w:r>
    </w:p>
    <w:p w14:paraId="36DB4949" w14:textId="6510BC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Kageyama, M. et al., 2018a: The PMIP4 contribution to CMIP6 – Part 1: Overview and over-arching\r\nanalysis plan.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11(3)</w:t>
      </w:r>
      <w:r w:rsidRPr="00697E49">
        <w:rPr>
          <w:rFonts w:cs="Times New Roman"/>
          <w:sz w:val="20"/>
          <w:szCs w:val="20"/>
          <w:lang w:val="en-GB"/>
        </w:rPr>
        <w:t>, 1033–1057, doi:</w:t>
      </w:r>
      <w:r w:rsidR="00642F13">
        <w:fldChar w:fldCharType="begin"/>
      </w:r>
      <w:r w:rsidR="00642F13" w:rsidRPr="001D5B54">
        <w:rPr>
          <w:lang w:val="en-US"/>
          <w:rPrChange w:id="4130" w:author="Clotilde Pean" w:date="2021-06-21T14:15:00Z">
            <w:rPr/>
          </w:rPrChange>
        </w:rPr>
        <w:instrText xml:space="preserve"> HYPERLINK "https://dx.doi.org/10.5194/gmd-11-1033-2018" </w:instrText>
      </w:r>
      <w:r w:rsidR="00642F13">
        <w:fldChar w:fldCharType="separate"/>
      </w:r>
      <w:r w:rsidRPr="00697E49">
        <w:rPr>
          <w:rStyle w:val="Hyperlink"/>
          <w:rFonts w:cs="Times New Roman"/>
          <w:sz w:val="20"/>
          <w:szCs w:val="20"/>
          <w:lang w:val="en-GB"/>
        </w:rPr>
        <w:t>10.5194/gmd-11-1033-2018</w:t>
      </w:r>
      <w:r w:rsidR="00642F13">
        <w:rPr>
          <w:rStyle w:val="Hyperlink"/>
          <w:rFonts w:cs="Times New Roman"/>
          <w:sz w:val="20"/>
          <w:szCs w:val="20"/>
          <w:lang w:val="en-GB"/>
        </w:rPr>
        <w:fldChar w:fldCharType="end"/>
      </w:r>
      <w:r w:rsidRPr="00697E49">
        <w:rPr>
          <w:rFonts w:cs="Times New Roman"/>
          <w:sz w:val="20"/>
          <w:szCs w:val="20"/>
          <w:lang w:val="en-GB"/>
        </w:rPr>
        <w:t>.</w:t>
      </w:r>
    </w:p>
    <w:p w14:paraId="4E1CA137" w14:textId="1061EF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Kageyama, M. et al., 2018b: The PMIP4 contribution to CMIP6 – Part 1: Overview and over-arching\r\nanalysis plan.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11(3)</w:t>
      </w:r>
      <w:r w:rsidRPr="00697E49">
        <w:rPr>
          <w:rFonts w:cs="Times New Roman"/>
          <w:sz w:val="20"/>
          <w:szCs w:val="20"/>
          <w:lang w:val="en-GB"/>
        </w:rPr>
        <w:t>, 1033–1057, doi:</w:t>
      </w:r>
      <w:r w:rsidR="00642F13">
        <w:fldChar w:fldCharType="begin"/>
      </w:r>
      <w:r w:rsidR="00642F13" w:rsidRPr="001D5B54">
        <w:rPr>
          <w:lang w:val="en-US"/>
          <w:rPrChange w:id="4131" w:author="Clotilde Pean" w:date="2021-06-21T14:15:00Z">
            <w:rPr/>
          </w:rPrChange>
        </w:rPr>
        <w:instrText xml:space="preserve"> HYPERLINK "https://dx.doi.org/10.5194/gmd-11-1033-2018" </w:instrText>
      </w:r>
      <w:r w:rsidR="00642F13">
        <w:fldChar w:fldCharType="separate"/>
      </w:r>
      <w:r w:rsidRPr="00697E49">
        <w:rPr>
          <w:rStyle w:val="Hyperlink"/>
          <w:rFonts w:cs="Times New Roman"/>
          <w:sz w:val="20"/>
          <w:szCs w:val="20"/>
          <w:lang w:val="en-GB"/>
        </w:rPr>
        <w:t>10.5194/gmd-11-1033-2018</w:t>
      </w:r>
      <w:r w:rsidR="00642F13">
        <w:rPr>
          <w:rStyle w:val="Hyperlink"/>
          <w:rFonts w:cs="Times New Roman"/>
          <w:sz w:val="20"/>
          <w:szCs w:val="20"/>
          <w:lang w:val="en-GB"/>
        </w:rPr>
        <w:fldChar w:fldCharType="end"/>
      </w:r>
      <w:r w:rsidRPr="00697E49">
        <w:rPr>
          <w:rFonts w:cs="Times New Roman"/>
          <w:sz w:val="20"/>
          <w:szCs w:val="20"/>
          <w:lang w:val="en-GB"/>
        </w:rPr>
        <w:t>.</w:t>
      </w:r>
    </w:p>
    <w:p w14:paraId="1829FC7D" w14:textId="1F739FA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Kageyama, M. et al., 2021a: The PMIP4-CMIP6 Last Glacial Maximum experiments: preliminary results and comparison with the PMIP3-CMIP5 simulations. </w:t>
      </w:r>
      <w:r w:rsidRPr="00697E49">
        <w:rPr>
          <w:rFonts w:cs="Times New Roman"/>
          <w:i/>
          <w:sz w:val="20"/>
          <w:szCs w:val="20"/>
          <w:lang w:val="en-GB"/>
        </w:rPr>
        <w:t>Climate of the Past</w:t>
      </w:r>
      <w:r w:rsidRPr="00697E49">
        <w:rPr>
          <w:rFonts w:cs="Times New Roman"/>
          <w:sz w:val="20"/>
          <w:szCs w:val="20"/>
          <w:lang w:val="en-GB"/>
        </w:rPr>
        <w:t xml:space="preserve"> (in press).</w:t>
      </w:r>
    </w:p>
    <w:p w14:paraId="31C0A754" w14:textId="1E6166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Kageyama, M. et al., 2021b: A multi-model CMIP6-PMIP4 study of Arctic sea ice at 127 ka: sea ice data compilation and model differences.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17(1)</w:t>
      </w:r>
      <w:r w:rsidRPr="00697E49">
        <w:rPr>
          <w:rFonts w:cs="Times New Roman"/>
          <w:sz w:val="20"/>
          <w:szCs w:val="20"/>
          <w:lang w:val="en-GB"/>
        </w:rPr>
        <w:t>, 37–62, doi:</w:t>
      </w:r>
      <w:r w:rsidR="00642F13">
        <w:fldChar w:fldCharType="begin"/>
      </w:r>
      <w:r w:rsidR="00642F13" w:rsidRPr="001D5B54">
        <w:rPr>
          <w:lang w:val="en-US"/>
          <w:rPrChange w:id="4132" w:author="Clotilde Pean" w:date="2021-06-21T14:15:00Z">
            <w:rPr/>
          </w:rPrChange>
        </w:rPr>
        <w:instrText xml:space="preserve"> HYPERLINK "https://dx.doi.org/10.5194/cp-17-37-2021" </w:instrText>
      </w:r>
      <w:r w:rsidR="00642F13">
        <w:fldChar w:fldCharType="separate"/>
      </w:r>
      <w:r w:rsidRPr="00697E49">
        <w:rPr>
          <w:rStyle w:val="Hyperlink"/>
          <w:rFonts w:cs="Times New Roman"/>
          <w:sz w:val="20"/>
          <w:szCs w:val="20"/>
          <w:lang w:val="en-GB"/>
        </w:rPr>
        <w:t>10.5194/cp-17-37-2021</w:t>
      </w:r>
      <w:r w:rsidR="00642F13">
        <w:rPr>
          <w:rStyle w:val="Hyperlink"/>
          <w:rFonts w:cs="Times New Roman"/>
          <w:sz w:val="20"/>
          <w:szCs w:val="20"/>
          <w:lang w:val="en-GB"/>
        </w:rPr>
        <w:fldChar w:fldCharType="end"/>
      </w:r>
      <w:r w:rsidRPr="00697E49">
        <w:rPr>
          <w:rFonts w:cs="Times New Roman"/>
          <w:sz w:val="20"/>
          <w:szCs w:val="20"/>
          <w:lang w:val="en-GB"/>
        </w:rPr>
        <w:t>.</w:t>
      </w:r>
    </w:p>
    <w:p w14:paraId="19AD9DB9" w14:textId="10B19F4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Kageyama, M. et al., 2021c: A multi-model CMIP6-PMIP4 study of Arctic sea ice at 127 ka: sea ice data compilation and model differences.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17(1)</w:t>
      </w:r>
      <w:r w:rsidRPr="00697E49">
        <w:rPr>
          <w:rFonts w:cs="Times New Roman"/>
          <w:sz w:val="20"/>
          <w:szCs w:val="20"/>
          <w:lang w:val="en-GB"/>
        </w:rPr>
        <w:t>, 37–62, doi:</w:t>
      </w:r>
      <w:r w:rsidR="00642F13">
        <w:fldChar w:fldCharType="begin"/>
      </w:r>
      <w:r w:rsidR="00642F13" w:rsidRPr="001D5B54">
        <w:rPr>
          <w:lang w:val="en-US"/>
          <w:rPrChange w:id="4133" w:author="Clotilde Pean" w:date="2021-06-21T14:15:00Z">
            <w:rPr/>
          </w:rPrChange>
        </w:rPr>
        <w:instrText xml:space="preserve"> HYPERLINK "https://dx.doi.org/10.5194/cp-17-37-2021" </w:instrText>
      </w:r>
      <w:r w:rsidR="00642F13">
        <w:fldChar w:fldCharType="separate"/>
      </w:r>
      <w:r w:rsidRPr="00697E49">
        <w:rPr>
          <w:rStyle w:val="Hyperlink"/>
          <w:rFonts w:cs="Times New Roman"/>
          <w:sz w:val="20"/>
          <w:szCs w:val="20"/>
          <w:lang w:val="en-GB"/>
        </w:rPr>
        <w:t>10.5194/cp-17-37-2021</w:t>
      </w:r>
      <w:r w:rsidR="00642F13">
        <w:rPr>
          <w:rStyle w:val="Hyperlink"/>
          <w:rFonts w:cs="Times New Roman"/>
          <w:sz w:val="20"/>
          <w:szCs w:val="20"/>
          <w:lang w:val="en-GB"/>
        </w:rPr>
        <w:fldChar w:fldCharType="end"/>
      </w:r>
      <w:r w:rsidRPr="00697E49">
        <w:rPr>
          <w:rFonts w:cs="Times New Roman"/>
          <w:sz w:val="20"/>
          <w:szCs w:val="20"/>
          <w:lang w:val="en-GB"/>
        </w:rPr>
        <w:t>.</w:t>
      </w:r>
    </w:p>
    <w:p w14:paraId="0938F8E2" w14:textId="52F058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Kam, J., T.R. Knutson, and P.C.D. Milly, 2018: Climate model assessment of changes in winter-spring streamflow timing over north America. </w:t>
      </w:r>
      <w:r w:rsidRPr="00697E49">
        <w:rPr>
          <w:rFonts w:cs="Times New Roman"/>
          <w:i/>
          <w:sz w:val="20"/>
          <w:szCs w:val="20"/>
          <w:lang w:val="en-GB"/>
        </w:rPr>
        <w:t>J. Climate</w:t>
      </w:r>
      <w:r w:rsidRPr="00697E49">
        <w:rPr>
          <w:rFonts w:cs="Times New Roman"/>
          <w:sz w:val="20"/>
          <w:szCs w:val="20"/>
          <w:lang w:val="en-GB"/>
        </w:rPr>
        <w:t>, doi:</w:t>
      </w:r>
      <w:r w:rsidR="00642F13">
        <w:fldChar w:fldCharType="begin"/>
      </w:r>
      <w:r w:rsidR="00642F13" w:rsidRPr="001D5B54">
        <w:rPr>
          <w:lang w:val="en-US"/>
          <w:rPrChange w:id="4134" w:author="Clotilde Pean" w:date="2021-06-21T14:15:00Z">
            <w:rPr/>
          </w:rPrChange>
        </w:rPr>
        <w:instrText xml:space="preserve"> HYPERLINK "https://dx.doi.org/10.1175/jcli-d-17-0813.1" </w:instrText>
      </w:r>
      <w:r w:rsidR="00642F13">
        <w:fldChar w:fldCharType="separate"/>
      </w:r>
      <w:r w:rsidRPr="00697E49">
        <w:rPr>
          <w:rStyle w:val="Hyperlink"/>
          <w:rFonts w:cs="Times New Roman"/>
          <w:sz w:val="20"/>
          <w:szCs w:val="20"/>
          <w:lang w:val="en-GB"/>
        </w:rPr>
        <w:t>10.1175/jcli-d-17-0813.1</w:t>
      </w:r>
      <w:r w:rsidR="00642F13">
        <w:rPr>
          <w:rStyle w:val="Hyperlink"/>
          <w:rFonts w:cs="Times New Roman"/>
          <w:sz w:val="20"/>
          <w:szCs w:val="20"/>
          <w:lang w:val="en-GB"/>
        </w:rPr>
        <w:fldChar w:fldCharType="end"/>
      </w:r>
      <w:r w:rsidRPr="00697E49">
        <w:rPr>
          <w:rFonts w:cs="Times New Roman"/>
          <w:sz w:val="20"/>
          <w:szCs w:val="20"/>
          <w:lang w:val="en-GB"/>
        </w:rPr>
        <w:t>.</w:t>
      </w:r>
    </w:p>
    <w:p w14:paraId="698E47CA" w14:textId="2AC3165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Kamae, Y., X. Li, S.-P. Xie, and H. Ueda, 2017: Atlantic effects on recent decadal trends in global monsoon.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49(9–10)</w:t>
      </w:r>
      <w:r w:rsidRPr="00697E49">
        <w:rPr>
          <w:rFonts w:cs="Times New Roman"/>
          <w:sz w:val="20"/>
          <w:szCs w:val="20"/>
          <w:lang w:val="en-GB"/>
        </w:rPr>
        <w:t>, 3443–3455, doi:</w:t>
      </w:r>
      <w:r w:rsidR="00642F13">
        <w:fldChar w:fldCharType="begin"/>
      </w:r>
      <w:r w:rsidR="00642F13" w:rsidRPr="001D5B54">
        <w:rPr>
          <w:lang w:val="en-US"/>
          <w:rPrChange w:id="4135" w:author="Clotilde Pean" w:date="2021-06-21T14:15:00Z">
            <w:rPr/>
          </w:rPrChange>
        </w:rPr>
        <w:instrText xml:space="preserve"> HYPERLINK "https://dx.doi.org/10.1007/s00382-017-3522-3" </w:instrText>
      </w:r>
      <w:r w:rsidR="00642F13">
        <w:fldChar w:fldCharType="separate"/>
      </w:r>
      <w:r w:rsidRPr="00697E49">
        <w:rPr>
          <w:rStyle w:val="Hyperlink"/>
          <w:rFonts w:cs="Times New Roman"/>
          <w:sz w:val="20"/>
          <w:szCs w:val="20"/>
          <w:lang w:val="en-GB"/>
        </w:rPr>
        <w:t>10.1007/s00382-017-3522-3</w:t>
      </w:r>
      <w:r w:rsidR="00642F13">
        <w:rPr>
          <w:rStyle w:val="Hyperlink"/>
          <w:rFonts w:cs="Times New Roman"/>
          <w:sz w:val="20"/>
          <w:szCs w:val="20"/>
          <w:lang w:val="en-GB"/>
        </w:rPr>
        <w:fldChar w:fldCharType="end"/>
      </w:r>
      <w:r w:rsidRPr="00697E49">
        <w:rPr>
          <w:rFonts w:cs="Times New Roman"/>
          <w:sz w:val="20"/>
          <w:szCs w:val="20"/>
          <w:lang w:val="en-GB"/>
        </w:rPr>
        <w:t>.</w:t>
      </w:r>
    </w:p>
    <w:p w14:paraId="193CD84E" w14:textId="6C0E33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Kang, S.M., L.M. Polvani, J.C. Fyfe, and M. Sigmond, 2011: Impact of Polar Ozone Depletion on Subtropical Precipitation.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332(6032)</w:t>
      </w:r>
      <w:r w:rsidRPr="00697E49">
        <w:rPr>
          <w:rFonts w:cs="Times New Roman"/>
          <w:sz w:val="20"/>
          <w:szCs w:val="20"/>
          <w:lang w:val="en-GB"/>
        </w:rPr>
        <w:t>, 951–954, doi:</w:t>
      </w:r>
      <w:r w:rsidR="00642F13">
        <w:fldChar w:fldCharType="begin"/>
      </w:r>
      <w:r w:rsidR="00642F13" w:rsidRPr="001D5B54">
        <w:rPr>
          <w:lang w:val="en-US"/>
          <w:rPrChange w:id="4136" w:author="Clotilde Pean" w:date="2021-06-21T14:15:00Z">
            <w:rPr/>
          </w:rPrChange>
        </w:rPr>
        <w:instrText xml:space="preserve"> HYPERLINK "https://dx.doi.org/10.1126/science.1202131" </w:instrText>
      </w:r>
      <w:r w:rsidR="00642F13">
        <w:fldChar w:fldCharType="separate"/>
      </w:r>
      <w:r w:rsidRPr="00697E49">
        <w:rPr>
          <w:rStyle w:val="Hyperlink"/>
          <w:rFonts w:cs="Times New Roman"/>
          <w:sz w:val="20"/>
          <w:szCs w:val="20"/>
          <w:lang w:val="en-GB"/>
        </w:rPr>
        <w:t>10.1126/science.1202131</w:t>
      </w:r>
      <w:r w:rsidR="00642F13">
        <w:rPr>
          <w:rStyle w:val="Hyperlink"/>
          <w:rFonts w:cs="Times New Roman"/>
          <w:sz w:val="20"/>
          <w:szCs w:val="20"/>
          <w:lang w:val="en-GB"/>
        </w:rPr>
        <w:fldChar w:fldCharType="end"/>
      </w:r>
      <w:r w:rsidRPr="00697E49">
        <w:rPr>
          <w:rFonts w:cs="Times New Roman"/>
          <w:sz w:val="20"/>
          <w:szCs w:val="20"/>
          <w:lang w:val="en-GB"/>
        </w:rPr>
        <w:t>.</w:t>
      </w:r>
    </w:p>
    <w:p w14:paraId="77DCB41C" w14:textId="19379E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Karl, T.R. et al., 2015: Possible artifacts of data biases in the recent global surface warming hiatus.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348(6242)</w:t>
      </w:r>
      <w:r w:rsidRPr="00697E49">
        <w:rPr>
          <w:rFonts w:cs="Times New Roman"/>
          <w:sz w:val="20"/>
          <w:szCs w:val="20"/>
          <w:lang w:val="en-GB"/>
        </w:rPr>
        <w:t>, 1469–1472, doi:</w:t>
      </w:r>
      <w:r w:rsidR="00642F13">
        <w:fldChar w:fldCharType="begin"/>
      </w:r>
      <w:r w:rsidR="00642F13" w:rsidRPr="001D5B54">
        <w:rPr>
          <w:lang w:val="en-US"/>
          <w:rPrChange w:id="4137" w:author="Clotilde Pean" w:date="2021-06-21T14:15:00Z">
            <w:rPr/>
          </w:rPrChange>
        </w:rPr>
        <w:instrText xml:space="preserve"> HYPERLINK "https://dx.doi.org/10.1126/science.aaa5632" </w:instrText>
      </w:r>
      <w:r w:rsidR="00642F13">
        <w:fldChar w:fldCharType="separate"/>
      </w:r>
      <w:r w:rsidRPr="00697E49">
        <w:rPr>
          <w:rStyle w:val="Hyperlink"/>
          <w:rFonts w:cs="Times New Roman"/>
          <w:sz w:val="20"/>
          <w:szCs w:val="20"/>
          <w:lang w:val="en-GB"/>
        </w:rPr>
        <w:t>10.1126/science.aaa5632</w:t>
      </w:r>
      <w:r w:rsidR="00642F13">
        <w:rPr>
          <w:rStyle w:val="Hyperlink"/>
          <w:rFonts w:cs="Times New Roman"/>
          <w:sz w:val="20"/>
          <w:szCs w:val="20"/>
          <w:lang w:val="en-GB"/>
        </w:rPr>
        <w:fldChar w:fldCharType="end"/>
      </w:r>
      <w:r w:rsidRPr="00697E49">
        <w:rPr>
          <w:rFonts w:cs="Times New Roman"/>
          <w:sz w:val="20"/>
          <w:szCs w:val="20"/>
          <w:lang w:val="en-GB"/>
        </w:rPr>
        <w:t>.</w:t>
      </w:r>
    </w:p>
    <w:p w14:paraId="05D46782" w14:textId="527008C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Karoly, D.J., 1989: Southern Hemisphere Circulation Features Associated with El Niño–Southern Oscillation Events.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2(11)</w:t>
      </w:r>
      <w:r w:rsidRPr="00697E49">
        <w:rPr>
          <w:rFonts w:cs="Times New Roman"/>
          <w:sz w:val="20"/>
          <w:szCs w:val="20"/>
          <w:lang w:val="en-GB"/>
        </w:rPr>
        <w:t>, 1239–1252.</w:t>
      </w:r>
    </w:p>
    <w:p w14:paraId="2F0D09D1" w14:textId="528A82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Karpechko, A.Y., A. Maycock, and et al., 2018a: Chapter 5 of Scientific Assessment of Ozone Depletion: 2018. .</w:t>
      </w:r>
    </w:p>
    <w:p w14:paraId="26BAE226" w14:textId="0EE3248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Karpechko, A.Y., P. Hitchcock, D.H.W. Peters, and A. Schneidereit, 2017: Predictability of downward propagation of major sudden stratospheric warmings.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143(704)</w:t>
      </w:r>
      <w:r w:rsidRPr="00697E49">
        <w:rPr>
          <w:rFonts w:cs="Times New Roman"/>
          <w:sz w:val="20"/>
          <w:szCs w:val="20"/>
          <w:lang w:val="en-GB"/>
        </w:rPr>
        <w:t>, 1459–1470, doi:</w:t>
      </w:r>
      <w:r w:rsidR="00642F13">
        <w:fldChar w:fldCharType="begin"/>
      </w:r>
      <w:r w:rsidR="00642F13" w:rsidRPr="001D5B54">
        <w:rPr>
          <w:lang w:val="en-US"/>
          <w:rPrChange w:id="4138" w:author="Clotilde Pean" w:date="2021-06-21T14:15:00Z">
            <w:rPr/>
          </w:rPrChange>
        </w:rPr>
        <w:instrText xml:space="preserve"> HYPERLINK "https://dx.doi.org/10.1002/qj.3017" </w:instrText>
      </w:r>
      <w:r w:rsidR="00642F13">
        <w:fldChar w:fldCharType="separate"/>
      </w:r>
      <w:r w:rsidRPr="00697E49">
        <w:rPr>
          <w:rStyle w:val="Hyperlink"/>
          <w:rFonts w:cs="Times New Roman"/>
          <w:sz w:val="20"/>
          <w:szCs w:val="20"/>
          <w:lang w:val="en-GB"/>
        </w:rPr>
        <w:t>10.1002/qj.3017</w:t>
      </w:r>
      <w:r w:rsidR="00642F13">
        <w:rPr>
          <w:rStyle w:val="Hyperlink"/>
          <w:rFonts w:cs="Times New Roman"/>
          <w:sz w:val="20"/>
          <w:szCs w:val="20"/>
          <w:lang w:val="en-GB"/>
        </w:rPr>
        <w:fldChar w:fldCharType="end"/>
      </w:r>
      <w:r w:rsidRPr="00697E49">
        <w:rPr>
          <w:rFonts w:cs="Times New Roman"/>
          <w:sz w:val="20"/>
          <w:szCs w:val="20"/>
          <w:lang w:val="en-GB"/>
        </w:rPr>
        <w:t>.</w:t>
      </w:r>
    </w:p>
    <w:p w14:paraId="3AFD13C1" w14:textId="40774D1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Karpechko, A.Y. et al., 2018b: Stratospheric Ozone Changes and Climate. In: </w:t>
      </w:r>
      <w:r w:rsidRPr="00697E49">
        <w:rPr>
          <w:rFonts w:cs="Times New Roman"/>
          <w:i/>
          <w:sz w:val="20"/>
          <w:szCs w:val="20"/>
          <w:lang w:val="en-GB"/>
        </w:rPr>
        <w:t>Scientific Assessment of Ozone Depletion: 2018</w:t>
      </w:r>
      <w:r w:rsidRPr="00697E49">
        <w:rPr>
          <w:rFonts w:cs="Times New Roman"/>
          <w:sz w:val="20"/>
          <w:szCs w:val="20"/>
          <w:lang w:val="en-GB"/>
        </w:rPr>
        <w:t xml:space="preserve">. Global Ozone Research and Monitoring Project – Report No. 58, World Meteorological </w:t>
      </w:r>
      <w:r w:rsidRPr="00697E49">
        <w:rPr>
          <w:rFonts w:cs="Times New Roman"/>
          <w:sz w:val="20"/>
          <w:szCs w:val="20"/>
          <w:lang w:val="en-GB"/>
        </w:rPr>
        <w:lastRenderedPageBreak/>
        <w:t>Organization (WMO), Geneva, Switzerland, pp. 5.1–5.69.</w:t>
      </w:r>
    </w:p>
    <w:p w14:paraId="3BD5486B" w14:textId="7EF19D2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Karset, I.H.H. et al., 2018: Strong impacts on aerosol indirect effects from historical oxidant changes.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18(10)</w:t>
      </w:r>
      <w:r w:rsidRPr="00697E49">
        <w:rPr>
          <w:rFonts w:cs="Times New Roman"/>
          <w:sz w:val="20"/>
          <w:szCs w:val="20"/>
          <w:lang w:val="en-GB"/>
        </w:rPr>
        <w:t>, 7669–7690.</w:t>
      </w:r>
    </w:p>
    <w:p w14:paraId="1626D3A9" w14:textId="732082C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Katzfuss, M., D. Hammerling, and R.L. Smith, 2017: A Bayesian hierarchical model for climate change detection and attribution.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44(11)</w:t>
      </w:r>
      <w:r w:rsidRPr="00697E49">
        <w:rPr>
          <w:rFonts w:cs="Times New Roman"/>
          <w:sz w:val="20"/>
          <w:szCs w:val="20"/>
          <w:lang w:val="en-GB"/>
        </w:rPr>
        <w:t>, 5720–5728, doi:</w:t>
      </w:r>
      <w:r w:rsidR="00642F13">
        <w:fldChar w:fldCharType="begin"/>
      </w:r>
      <w:r w:rsidR="00642F13" w:rsidRPr="001D5B54">
        <w:rPr>
          <w:lang w:val="en-US"/>
          <w:rPrChange w:id="4139" w:author="Clotilde Pean" w:date="2021-06-21T14:15:00Z">
            <w:rPr/>
          </w:rPrChange>
        </w:rPr>
        <w:instrText xml:space="preserve"> HYPERLINK "https://dx.doi.org/10.1002/2017gl073688" </w:instrText>
      </w:r>
      <w:r w:rsidR="00642F13">
        <w:fldChar w:fldCharType="separate"/>
      </w:r>
      <w:r w:rsidRPr="00697E49">
        <w:rPr>
          <w:rStyle w:val="Hyperlink"/>
          <w:rFonts w:cs="Times New Roman"/>
          <w:sz w:val="20"/>
          <w:szCs w:val="20"/>
          <w:lang w:val="en-GB"/>
        </w:rPr>
        <w:t>10.1002/2017gl073688</w:t>
      </w:r>
      <w:r w:rsidR="00642F13">
        <w:rPr>
          <w:rStyle w:val="Hyperlink"/>
          <w:rFonts w:cs="Times New Roman"/>
          <w:sz w:val="20"/>
          <w:szCs w:val="20"/>
          <w:lang w:val="en-GB"/>
        </w:rPr>
        <w:fldChar w:fldCharType="end"/>
      </w:r>
      <w:r w:rsidRPr="00697E49">
        <w:rPr>
          <w:rFonts w:cs="Times New Roman"/>
          <w:sz w:val="20"/>
          <w:szCs w:val="20"/>
          <w:lang w:val="en-GB"/>
        </w:rPr>
        <w:t>.</w:t>
      </w:r>
    </w:p>
    <w:p w14:paraId="41471FEF" w14:textId="36BBEBB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Kaufman, D. et al., 2020: Holocene global mean surface temperature, a multi-method reconstruction approach. </w:t>
      </w:r>
      <w:r w:rsidRPr="00697E49">
        <w:rPr>
          <w:rFonts w:cs="Times New Roman"/>
          <w:i/>
          <w:sz w:val="20"/>
          <w:szCs w:val="20"/>
          <w:lang w:val="en-GB"/>
        </w:rPr>
        <w:t>Scientific Data</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doi:</w:t>
      </w:r>
      <w:r w:rsidR="00642F13">
        <w:fldChar w:fldCharType="begin"/>
      </w:r>
      <w:r w:rsidR="00642F13" w:rsidRPr="001D5B54">
        <w:rPr>
          <w:lang w:val="en-US"/>
          <w:rPrChange w:id="4140" w:author="Clotilde Pean" w:date="2021-06-21T14:15:00Z">
            <w:rPr/>
          </w:rPrChange>
        </w:rPr>
        <w:instrText xml:space="preserve"> HYPERLINK "https://dx.doi.org/10.1038/s41597-020-0530-7" </w:instrText>
      </w:r>
      <w:r w:rsidR="00642F13">
        <w:fldChar w:fldCharType="separate"/>
      </w:r>
      <w:r w:rsidRPr="00697E49">
        <w:rPr>
          <w:rStyle w:val="Hyperlink"/>
          <w:rFonts w:cs="Times New Roman"/>
          <w:sz w:val="20"/>
          <w:szCs w:val="20"/>
          <w:lang w:val="en-GB"/>
        </w:rPr>
        <w:t>10.1038/s41597-020-0530-7</w:t>
      </w:r>
      <w:r w:rsidR="00642F13">
        <w:rPr>
          <w:rStyle w:val="Hyperlink"/>
          <w:rFonts w:cs="Times New Roman"/>
          <w:sz w:val="20"/>
          <w:szCs w:val="20"/>
          <w:lang w:val="en-GB"/>
        </w:rPr>
        <w:fldChar w:fldCharType="end"/>
      </w:r>
      <w:r w:rsidRPr="00697E49">
        <w:rPr>
          <w:rFonts w:cs="Times New Roman"/>
          <w:sz w:val="20"/>
          <w:szCs w:val="20"/>
          <w:lang w:val="en-GB"/>
        </w:rPr>
        <w:t>.</w:t>
      </w:r>
    </w:p>
    <w:p w14:paraId="624F054D" w14:textId="75B2714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Kay, J.E., M.M. Holland, and A. Jahn, 2011: Inter-annual to multi-decadal Arctic sea ice extent trends in a warming world.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38(15)</w:t>
      </w:r>
      <w:r w:rsidRPr="00697E49">
        <w:rPr>
          <w:rFonts w:cs="Times New Roman"/>
          <w:sz w:val="20"/>
          <w:szCs w:val="20"/>
          <w:lang w:val="en-GB"/>
        </w:rPr>
        <w:t>, doi:</w:t>
      </w:r>
      <w:r w:rsidR="00642F13">
        <w:fldChar w:fldCharType="begin"/>
      </w:r>
      <w:r w:rsidR="00642F13" w:rsidRPr="001D5B54">
        <w:rPr>
          <w:lang w:val="en-US"/>
          <w:rPrChange w:id="4141" w:author="Clotilde Pean" w:date="2021-06-21T14:15:00Z">
            <w:rPr/>
          </w:rPrChange>
        </w:rPr>
        <w:instrText xml:space="preserve"> HYPERLINK "https://dx.doi.org/10.1029/2011gl048008" </w:instrText>
      </w:r>
      <w:r w:rsidR="00642F13">
        <w:fldChar w:fldCharType="separate"/>
      </w:r>
      <w:r w:rsidRPr="00697E49">
        <w:rPr>
          <w:rStyle w:val="Hyperlink"/>
          <w:rFonts w:cs="Times New Roman"/>
          <w:sz w:val="20"/>
          <w:szCs w:val="20"/>
          <w:lang w:val="en-GB"/>
        </w:rPr>
        <w:t>10.1029/2011gl048008</w:t>
      </w:r>
      <w:r w:rsidR="00642F13">
        <w:rPr>
          <w:rStyle w:val="Hyperlink"/>
          <w:rFonts w:cs="Times New Roman"/>
          <w:sz w:val="20"/>
          <w:szCs w:val="20"/>
          <w:lang w:val="en-GB"/>
        </w:rPr>
        <w:fldChar w:fldCharType="end"/>
      </w:r>
      <w:r w:rsidRPr="00697E49">
        <w:rPr>
          <w:rFonts w:cs="Times New Roman"/>
          <w:sz w:val="20"/>
          <w:szCs w:val="20"/>
          <w:lang w:val="en-GB"/>
        </w:rPr>
        <w:t>.</w:t>
      </w:r>
    </w:p>
    <w:p w14:paraId="59B011EC" w14:textId="132115C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Kay, J.E. et al., 2015: The community </w:t>
      </w:r>
      <w:commentRangeStart w:id="4142"/>
      <w:r w:rsidRPr="00697E49">
        <w:rPr>
          <w:rFonts w:cs="Times New Roman"/>
          <w:sz w:val="20"/>
          <w:szCs w:val="20"/>
          <w:lang w:val="en-GB"/>
        </w:rPr>
        <w:t>earth</w:t>
      </w:r>
      <w:commentRangeEnd w:id="4142"/>
      <w:r w:rsidR="00D36EA6">
        <w:rPr>
          <w:rStyle w:val="CommentReference"/>
          <w:lang w:val="en-GB"/>
        </w:rPr>
        <w:commentReference w:id="4142"/>
      </w:r>
      <w:r w:rsidRPr="00697E49">
        <w:rPr>
          <w:rFonts w:cs="Times New Roman"/>
          <w:sz w:val="20"/>
          <w:szCs w:val="20"/>
          <w:lang w:val="en-GB"/>
        </w:rPr>
        <w:t xml:space="preserve"> system model (CESM) large ensemble project</w:t>
      </w:r>
      <w:commentRangeStart w:id="4143"/>
      <w:r w:rsidRPr="00697E49">
        <w:rPr>
          <w:rFonts w:cs="Times New Roman"/>
          <w:sz w:val="20"/>
          <w:szCs w:val="20"/>
          <w:lang w:val="en-GB"/>
        </w:rPr>
        <w:t xml:space="preserve"> </w:t>
      </w:r>
      <w:commentRangeEnd w:id="4143"/>
      <w:r w:rsidR="000C4525">
        <w:rPr>
          <w:rStyle w:val="CommentReference"/>
          <w:lang w:val="en-GB"/>
        </w:rPr>
        <w:commentReference w:id="4143"/>
      </w:r>
      <w:r w:rsidRPr="00697E49">
        <w:rPr>
          <w:rFonts w:cs="Times New Roman"/>
          <w:sz w:val="20"/>
          <w:szCs w:val="20"/>
          <w:lang w:val="en-GB"/>
        </w:rPr>
        <w:t xml:space="preserve">: A community resource for studying climate change in the presence of internal climate variability.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96(8)</w:t>
      </w:r>
      <w:r w:rsidRPr="00697E49">
        <w:rPr>
          <w:rFonts w:cs="Times New Roman"/>
          <w:sz w:val="20"/>
          <w:szCs w:val="20"/>
          <w:lang w:val="en-GB"/>
        </w:rPr>
        <w:t>, 1333–1349, doi:</w:t>
      </w:r>
      <w:r w:rsidR="00642F13">
        <w:fldChar w:fldCharType="begin"/>
      </w:r>
      <w:r w:rsidR="00642F13" w:rsidRPr="001D5B54">
        <w:rPr>
          <w:lang w:val="en-US"/>
          <w:rPrChange w:id="4144" w:author="Clotilde Pean" w:date="2021-06-21T14:15:00Z">
            <w:rPr/>
          </w:rPrChange>
        </w:rPr>
        <w:instrText xml:space="preserve"> HYPERLINK "https://dx.doi.org/10.1175/bams-d-13-00255.1" </w:instrText>
      </w:r>
      <w:r w:rsidR="00642F13">
        <w:fldChar w:fldCharType="separate"/>
      </w:r>
      <w:r w:rsidRPr="00697E49">
        <w:rPr>
          <w:rStyle w:val="Hyperlink"/>
          <w:rFonts w:cs="Times New Roman"/>
          <w:sz w:val="20"/>
          <w:szCs w:val="20"/>
          <w:lang w:val="en-GB"/>
        </w:rPr>
        <w:t>10.1175/bams-d-13-00255.1</w:t>
      </w:r>
      <w:r w:rsidR="00642F13">
        <w:rPr>
          <w:rStyle w:val="Hyperlink"/>
          <w:rFonts w:cs="Times New Roman"/>
          <w:sz w:val="20"/>
          <w:szCs w:val="20"/>
          <w:lang w:val="en-GB"/>
        </w:rPr>
        <w:fldChar w:fldCharType="end"/>
      </w:r>
      <w:r w:rsidRPr="00697E49">
        <w:rPr>
          <w:rFonts w:cs="Times New Roman"/>
          <w:sz w:val="20"/>
          <w:szCs w:val="20"/>
          <w:lang w:val="en-GB"/>
        </w:rPr>
        <w:t>.</w:t>
      </w:r>
    </w:p>
    <w:p w14:paraId="774C98B4" w14:textId="3B7BC8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Keeling, C.D., J.F.S. Chin, and T.P. Whorf, 1996: Increased activity of northern vegetation inferred from atmospheric CO2 measurements.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382</w:t>
      </w:r>
      <w:r w:rsidRPr="00697E49">
        <w:rPr>
          <w:rFonts w:cs="Times New Roman"/>
          <w:sz w:val="20"/>
          <w:szCs w:val="20"/>
          <w:lang w:val="en-GB"/>
        </w:rPr>
        <w:t>, 146.</w:t>
      </w:r>
    </w:p>
    <w:p w14:paraId="16CB143C" w14:textId="69EB91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Kharin, V. et al., 2018: Risks from Climate Extremes Change Differently from 1.5°C to 2.0°C Depending on Rarity. </w:t>
      </w:r>
      <w:r w:rsidRPr="00697E49">
        <w:rPr>
          <w:rFonts w:cs="Times New Roman"/>
          <w:i/>
          <w:sz w:val="20"/>
          <w:szCs w:val="20"/>
          <w:lang w:val="en-GB"/>
        </w:rPr>
        <w:t>Earth’s Future</w:t>
      </w:r>
      <w:r w:rsidRPr="00697E49">
        <w:rPr>
          <w:rFonts w:cs="Times New Roman"/>
          <w:sz w:val="20"/>
          <w:szCs w:val="20"/>
          <w:lang w:val="en-GB"/>
        </w:rPr>
        <w:t>, doi:</w:t>
      </w:r>
      <w:r w:rsidR="00642F13">
        <w:fldChar w:fldCharType="begin"/>
      </w:r>
      <w:r w:rsidR="00642F13" w:rsidRPr="001D5B54">
        <w:rPr>
          <w:lang w:val="en-US"/>
          <w:rPrChange w:id="4145" w:author="Clotilde Pean" w:date="2021-06-21T14:15:00Z">
            <w:rPr/>
          </w:rPrChange>
        </w:rPr>
        <w:instrText xml:space="preserve"> HYPERLINK "https://dx.doi.org/10.1002/2018ef000813" </w:instrText>
      </w:r>
      <w:r w:rsidR="00642F13">
        <w:fldChar w:fldCharType="separate"/>
      </w:r>
      <w:r w:rsidRPr="00697E49">
        <w:rPr>
          <w:rStyle w:val="Hyperlink"/>
          <w:rFonts w:cs="Times New Roman"/>
          <w:sz w:val="20"/>
          <w:szCs w:val="20"/>
          <w:lang w:val="en-GB"/>
        </w:rPr>
        <w:t>10.1002/2018ef000813</w:t>
      </w:r>
      <w:r w:rsidR="00642F13">
        <w:rPr>
          <w:rStyle w:val="Hyperlink"/>
          <w:rFonts w:cs="Times New Roman"/>
          <w:sz w:val="20"/>
          <w:szCs w:val="20"/>
          <w:lang w:val="en-GB"/>
        </w:rPr>
        <w:fldChar w:fldCharType="end"/>
      </w:r>
      <w:r w:rsidRPr="00697E49">
        <w:rPr>
          <w:rFonts w:cs="Times New Roman"/>
          <w:sz w:val="20"/>
          <w:szCs w:val="20"/>
          <w:lang w:val="en-GB"/>
        </w:rPr>
        <w:t>.</w:t>
      </w:r>
    </w:p>
    <w:p w14:paraId="0D3EA741" w14:textId="2B739C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Kidston, J. et al., 2015: Stratospheric influence on tropospheric jet streams, storm tracks and surface weather.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8(6)</w:t>
      </w:r>
      <w:r w:rsidRPr="00697E49">
        <w:rPr>
          <w:rFonts w:cs="Times New Roman"/>
          <w:sz w:val="20"/>
          <w:szCs w:val="20"/>
          <w:lang w:val="en-GB"/>
        </w:rPr>
        <w:t>, 433–440, doi:</w:t>
      </w:r>
      <w:r w:rsidR="00642F13">
        <w:fldChar w:fldCharType="begin"/>
      </w:r>
      <w:r w:rsidR="00642F13" w:rsidRPr="001D5B54">
        <w:rPr>
          <w:lang w:val="en-US"/>
          <w:rPrChange w:id="4146" w:author="Clotilde Pean" w:date="2021-06-21T14:15:00Z">
            <w:rPr/>
          </w:rPrChange>
        </w:rPr>
        <w:instrText xml:space="preserve"> HYPERLINK "https://dx.doi.org/10.1038/ngeo2424" </w:instrText>
      </w:r>
      <w:r w:rsidR="00642F13">
        <w:fldChar w:fldCharType="separate"/>
      </w:r>
      <w:r w:rsidRPr="00697E49">
        <w:rPr>
          <w:rStyle w:val="Hyperlink"/>
          <w:rFonts w:cs="Times New Roman"/>
          <w:sz w:val="20"/>
          <w:szCs w:val="20"/>
          <w:lang w:val="en-GB"/>
        </w:rPr>
        <w:t>10.1038/ngeo2424</w:t>
      </w:r>
      <w:r w:rsidR="00642F13">
        <w:rPr>
          <w:rStyle w:val="Hyperlink"/>
          <w:rFonts w:cs="Times New Roman"/>
          <w:sz w:val="20"/>
          <w:szCs w:val="20"/>
          <w:lang w:val="en-GB"/>
        </w:rPr>
        <w:fldChar w:fldCharType="end"/>
      </w:r>
      <w:r w:rsidRPr="00697E49">
        <w:rPr>
          <w:rFonts w:cs="Times New Roman"/>
          <w:sz w:val="20"/>
          <w:szCs w:val="20"/>
          <w:lang w:val="en-GB"/>
        </w:rPr>
        <w:t>.</w:t>
      </w:r>
    </w:p>
    <w:p w14:paraId="0D4B2799" w14:textId="4D8D461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B.M. et al., 2014: Weakening of the stratospheric polar vortex by Arctic sea-ice loss.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5</w:t>
      </w:r>
      <w:r w:rsidRPr="00697E49">
        <w:rPr>
          <w:rFonts w:cs="Times New Roman"/>
          <w:sz w:val="20"/>
          <w:szCs w:val="20"/>
          <w:lang w:val="en-GB"/>
        </w:rPr>
        <w:t>, 1–8, doi:</w:t>
      </w:r>
      <w:r w:rsidR="00642F13">
        <w:fldChar w:fldCharType="begin"/>
      </w:r>
      <w:r w:rsidR="00642F13" w:rsidRPr="001D5B54">
        <w:rPr>
          <w:lang w:val="en-US"/>
          <w:rPrChange w:id="4147" w:author="Clotilde Pean" w:date="2021-06-21T14:15:00Z">
            <w:rPr/>
          </w:rPrChange>
        </w:rPr>
        <w:instrText xml:space="preserve"> HYPERLINK "https://dx.doi.org/10.1038/ncomms5646" </w:instrText>
      </w:r>
      <w:r w:rsidR="00642F13">
        <w:fldChar w:fldCharType="separate"/>
      </w:r>
      <w:r w:rsidRPr="00697E49">
        <w:rPr>
          <w:rStyle w:val="Hyperlink"/>
          <w:rFonts w:cs="Times New Roman"/>
          <w:sz w:val="20"/>
          <w:szCs w:val="20"/>
          <w:lang w:val="en-GB"/>
        </w:rPr>
        <w:t>10.1038/ncomms5646</w:t>
      </w:r>
      <w:r w:rsidR="00642F13">
        <w:rPr>
          <w:rStyle w:val="Hyperlink"/>
          <w:rFonts w:cs="Times New Roman"/>
          <w:sz w:val="20"/>
          <w:szCs w:val="20"/>
          <w:lang w:val="en-GB"/>
        </w:rPr>
        <w:fldChar w:fldCharType="end"/>
      </w:r>
      <w:r w:rsidRPr="00697E49">
        <w:rPr>
          <w:rFonts w:cs="Times New Roman"/>
          <w:sz w:val="20"/>
          <w:szCs w:val="20"/>
          <w:lang w:val="en-GB"/>
        </w:rPr>
        <w:t>.</w:t>
      </w:r>
    </w:p>
    <w:p w14:paraId="3FC73FF1" w14:textId="75EC999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J., S.-W. Son, E.P. Gerber, and H.-S. Park, 2017: Defining Sudden Stratospheric Warming in Climate Models: Accounting for Biases in Model Climatologies.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30(14)</w:t>
      </w:r>
      <w:r w:rsidRPr="00697E49">
        <w:rPr>
          <w:rFonts w:cs="Times New Roman"/>
          <w:sz w:val="20"/>
          <w:szCs w:val="20"/>
          <w:lang w:val="en-GB"/>
        </w:rPr>
        <w:t>, 5529–5546, doi:</w:t>
      </w:r>
      <w:r w:rsidR="00642F13">
        <w:fldChar w:fldCharType="begin"/>
      </w:r>
      <w:r w:rsidR="00642F13" w:rsidRPr="001D5B54">
        <w:rPr>
          <w:lang w:val="en-US"/>
          <w:rPrChange w:id="4148" w:author="Clotilde Pean" w:date="2021-06-21T14:15:00Z">
            <w:rPr/>
          </w:rPrChange>
        </w:rPr>
        <w:instrText xml:space="preserve"> HYPERLINK "https://dx.doi.org/10.1175/jcli-d-16-0465.1" </w:instrText>
      </w:r>
      <w:r w:rsidR="00642F13">
        <w:fldChar w:fldCharType="separate"/>
      </w:r>
      <w:r w:rsidRPr="00697E49">
        <w:rPr>
          <w:rStyle w:val="Hyperlink"/>
          <w:rFonts w:cs="Times New Roman"/>
          <w:sz w:val="20"/>
          <w:szCs w:val="20"/>
          <w:lang w:val="en-GB"/>
        </w:rPr>
        <w:t>10.1175/jcli-d-16-0465.1</w:t>
      </w:r>
      <w:r w:rsidR="00642F13">
        <w:rPr>
          <w:rStyle w:val="Hyperlink"/>
          <w:rFonts w:cs="Times New Roman"/>
          <w:sz w:val="20"/>
          <w:szCs w:val="20"/>
          <w:lang w:val="en-GB"/>
        </w:rPr>
        <w:fldChar w:fldCharType="end"/>
      </w:r>
      <w:r w:rsidRPr="00697E49">
        <w:rPr>
          <w:rFonts w:cs="Times New Roman"/>
          <w:sz w:val="20"/>
          <w:szCs w:val="20"/>
          <w:lang w:val="en-GB"/>
        </w:rPr>
        <w:t>.</w:t>
      </w:r>
    </w:p>
    <w:p w14:paraId="10CC7858" w14:textId="27E94A8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S.T. and J.Y. Yu, 2012: The two types of ENSO in CMIP5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39(11)</w:t>
      </w:r>
      <w:r w:rsidRPr="00697E49">
        <w:rPr>
          <w:rFonts w:cs="Times New Roman"/>
          <w:sz w:val="20"/>
          <w:szCs w:val="20"/>
          <w:lang w:val="en-GB"/>
        </w:rPr>
        <w:t>, 1–6, doi:</w:t>
      </w:r>
      <w:r w:rsidR="00642F13">
        <w:fldChar w:fldCharType="begin"/>
      </w:r>
      <w:r w:rsidR="00642F13" w:rsidRPr="001D5B54">
        <w:rPr>
          <w:lang w:val="en-US"/>
          <w:rPrChange w:id="4149" w:author="Clotilde Pean" w:date="2021-06-21T14:15:00Z">
            <w:rPr/>
          </w:rPrChange>
        </w:rPr>
        <w:instrText xml:space="preserve"> HYPERLINK "https://dx.doi.org/10.1029/2012gl052006" </w:instrText>
      </w:r>
      <w:r w:rsidR="00642F13">
        <w:fldChar w:fldCharType="separate"/>
      </w:r>
      <w:r w:rsidRPr="00697E49">
        <w:rPr>
          <w:rStyle w:val="Hyperlink"/>
          <w:rFonts w:cs="Times New Roman"/>
          <w:sz w:val="20"/>
          <w:szCs w:val="20"/>
          <w:lang w:val="en-GB"/>
        </w:rPr>
        <w:t>10.1029/2012gl052006</w:t>
      </w:r>
      <w:r w:rsidR="00642F13">
        <w:rPr>
          <w:rStyle w:val="Hyperlink"/>
          <w:rFonts w:cs="Times New Roman"/>
          <w:sz w:val="20"/>
          <w:szCs w:val="20"/>
          <w:lang w:val="en-GB"/>
        </w:rPr>
        <w:fldChar w:fldCharType="end"/>
      </w:r>
      <w:r w:rsidRPr="00697E49">
        <w:rPr>
          <w:rFonts w:cs="Times New Roman"/>
          <w:sz w:val="20"/>
          <w:szCs w:val="20"/>
          <w:lang w:val="en-GB"/>
        </w:rPr>
        <w:t>.</w:t>
      </w:r>
    </w:p>
    <w:p w14:paraId="3BDBEA6A" w14:textId="18317F4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S.T., W. Cai, F.F. Jin, and J.Y. Yu, 2014: ENSO stability in coupled climate models and its association with mean state.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42(11–12)</w:t>
      </w:r>
      <w:r w:rsidRPr="00697E49">
        <w:rPr>
          <w:rFonts w:cs="Times New Roman"/>
          <w:sz w:val="20"/>
          <w:szCs w:val="20"/>
          <w:lang w:val="en-GB"/>
        </w:rPr>
        <w:t>, 3313–3321, doi:</w:t>
      </w:r>
      <w:r w:rsidR="00642F13">
        <w:fldChar w:fldCharType="begin"/>
      </w:r>
      <w:r w:rsidR="00642F13" w:rsidRPr="001D5B54">
        <w:rPr>
          <w:lang w:val="en-US"/>
          <w:rPrChange w:id="4150" w:author="Clotilde Pean" w:date="2021-06-21T14:15:00Z">
            <w:rPr/>
          </w:rPrChange>
        </w:rPr>
        <w:instrText xml:space="preserve"> HYPERLINK "https://dx.doi.org/10.1007/s00382-013-1833-6" </w:instrText>
      </w:r>
      <w:r w:rsidR="00642F13">
        <w:fldChar w:fldCharType="separate"/>
      </w:r>
      <w:r w:rsidRPr="00697E49">
        <w:rPr>
          <w:rStyle w:val="Hyperlink"/>
          <w:rFonts w:cs="Times New Roman"/>
          <w:sz w:val="20"/>
          <w:szCs w:val="20"/>
          <w:lang w:val="en-GB"/>
        </w:rPr>
        <w:t>10.1007/s00382-013-1833-6</w:t>
      </w:r>
      <w:r w:rsidR="00642F13">
        <w:rPr>
          <w:rStyle w:val="Hyperlink"/>
          <w:rFonts w:cs="Times New Roman"/>
          <w:sz w:val="20"/>
          <w:szCs w:val="20"/>
          <w:lang w:val="en-GB"/>
        </w:rPr>
        <w:fldChar w:fldCharType="end"/>
      </w:r>
      <w:r w:rsidRPr="00697E49">
        <w:rPr>
          <w:rFonts w:cs="Times New Roman"/>
          <w:sz w:val="20"/>
          <w:szCs w:val="20"/>
          <w:lang w:val="en-GB"/>
        </w:rPr>
        <w:t>.</w:t>
      </w:r>
    </w:p>
    <w:p w14:paraId="3DECB78F" w14:textId="44E5C9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W.M., S.G. Yeager, and G. Danabasoglu, 2018a: Key Role of Internal Ocean Dynamics in Atlantic Multidecadal Variability During the Last Half Century.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45(24)</w:t>
      </w:r>
      <w:r w:rsidRPr="00697E49">
        <w:rPr>
          <w:rFonts w:cs="Times New Roman"/>
          <w:sz w:val="20"/>
          <w:szCs w:val="20"/>
          <w:lang w:val="en-GB"/>
        </w:rPr>
        <w:t>, doi:</w:t>
      </w:r>
      <w:r w:rsidR="00642F13">
        <w:fldChar w:fldCharType="begin"/>
      </w:r>
      <w:r w:rsidR="00642F13" w:rsidRPr="001D5B54">
        <w:rPr>
          <w:lang w:val="en-US"/>
          <w:rPrChange w:id="4151" w:author="Clotilde Pean" w:date="2021-06-21T14:15:00Z">
            <w:rPr/>
          </w:rPrChange>
        </w:rPr>
        <w:instrText xml:space="preserve"> HYPERLINK "https://dx.doi.org/10.1029/2018gl080474" </w:instrText>
      </w:r>
      <w:r w:rsidR="00642F13">
        <w:fldChar w:fldCharType="separate"/>
      </w:r>
      <w:r w:rsidRPr="00697E49">
        <w:rPr>
          <w:rStyle w:val="Hyperlink"/>
          <w:rFonts w:cs="Times New Roman"/>
          <w:sz w:val="20"/>
          <w:szCs w:val="20"/>
          <w:lang w:val="en-GB"/>
        </w:rPr>
        <w:t>10.1029/2018gl080474</w:t>
      </w:r>
      <w:r w:rsidR="00642F13">
        <w:rPr>
          <w:rStyle w:val="Hyperlink"/>
          <w:rFonts w:cs="Times New Roman"/>
          <w:sz w:val="20"/>
          <w:szCs w:val="20"/>
          <w:lang w:val="en-GB"/>
        </w:rPr>
        <w:fldChar w:fldCharType="end"/>
      </w:r>
      <w:r w:rsidRPr="00697E49">
        <w:rPr>
          <w:rFonts w:cs="Times New Roman"/>
          <w:sz w:val="20"/>
          <w:szCs w:val="20"/>
          <w:lang w:val="en-GB"/>
        </w:rPr>
        <w:t>.</w:t>
      </w:r>
    </w:p>
    <w:p w14:paraId="3E6B337A" w14:textId="61E789F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W.M., S. Yeager, and G. Danabasoglu, 2019: Atlantic Multidecadal Variability and Associated Climate Impacts Initiated by Ocean Thermohaline Dynamics. </w:t>
      </w:r>
      <w:r w:rsidRPr="00697E49">
        <w:rPr>
          <w:rFonts w:cs="Times New Roman"/>
          <w:i/>
          <w:sz w:val="20"/>
          <w:szCs w:val="20"/>
          <w:lang w:val="en-GB"/>
        </w:rPr>
        <w:t>Journal of Climate</w:t>
      </w:r>
      <w:r w:rsidRPr="00697E49">
        <w:rPr>
          <w:rFonts w:cs="Times New Roman"/>
          <w:sz w:val="20"/>
          <w:szCs w:val="20"/>
          <w:lang w:val="en-GB"/>
        </w:rPr>
        <w:t>, JCLI–D–19–0530.1, doi:</w:t>
      </w:r>
      <w:r w:rsidR="00642F13">
        <w:fldChar w:fldCharType="begin"/>
      </w:r>
      <w:r w:rsidR="00642F13" w:rsidRPr="001D5B54">
        <w:rPr>
          <w:lang w:val="en-US"/>
          <w:rPrChange w:id="4152" w:author="Clotilde Pean" w:date="2021-06-21T14:15:00Z">
            <w:rPr/>
          </w:rPrChange>
        </w:rPr>
        <w:instrText xml:space="preserve"> HYPERLINK "https://dx.doi.org/10.1175/jcli-d-19-0530.1" </w:instrText>
      </w:r>
      <w:r w:rsidR="00642F13">
        <w:fldChar w:fldCharType="separate"/>
      </w:r>
      <w:r w:rsidRPr="00697E49">
        <w:rPr>
          <w:rStyle w:val="Hyperlink"/>
          <w:rFonts w:cs="Times New Roman"/>
          <w:sz w:val="20"/>
          <w:szCs w:val="20"/>
          <w:lang w:val="en-GB"/>
        </w:rPr>
        <w:t>10.1175/jcli-d-19-0530.1</w:t>
      </w:r>
      <w:r w:rsidR="00642F13">
        <w:rPr>
          <w:rStyle w:val="Hyperlink"/>
          <w:rFonts w:cs="Times New Roman"/>
          <w:sz w:val="20"/>
          <w:szCs w:val="20"/>
          <w:lang w:val="en-GB"/>
        </w:rPr>
        <w:fldChar w:fldCharType="end"/>
      </w:r>
      <w:r w:rsidRPr="00697E49">
        <w:rPr>
          <w:rFonts w:cs="Times New Roman"/>
          <w:sz w:val="20"/>
          <w:szCs w:val="20"/>
          <w:lang w:val="en-GB"/>
        </w:rPr>
        <w:t>.</w:t>
      </w:r>
    </w:p>
    <w:p w14:paraId="0AA4EC3A" w14:textId="789A059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W.M., S. Yeager, and G. Danabasoglu, 2020: Atlantic multidecadal variability and associated climate impacts initiated by ocean thermohaline dynamics.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33(4)</w:t>
      </w:r>
      <w:r w:rsidRPr="00697E49">
        <w:rPr>
          <w:rFonts w:cs="Times New Roman"/>
          <w:sz w:val="20"/>
          <w:szCs w:val="20"/>
          <w:lang w:val="en-GB"/>
        </w:rPr>
        <w:t>, 1317–1334, doi:</w:t>
      </w:r>
      <w:r w:rsidR="00642F13">
        <w:fldChar w:fldCharType="begin"/>
      </w:r>
      <w:r w:rsidR="00642F13" w:rsidRPr="001D5B54">
        <w:rPr>
          <w:lang w:val="en-US"/>
          <w:rPrChange w:id="4153" w:author="Clotilde Pean" w:date="2021-06-21T14:15:00Z">
            <w:rPr/>
          </w:rPrChange>
        </w:rPr>
        <w:instrText xml:space="preserve"> HYPERLINK "https://dx.doi.org/10.1175/jcli-d-19-0530.1" </w:instrText>
      </w:r>
      <w:r w:rsidR="00642F13">
        <w:fldChar w:fldCharType="separate"/>
      </w:r>
      <w:r w:rsidRPr="00697E49">
        <w:rPr>
          <w:rStyle w:val="Hyperlink"/>
          <w:rFonts w:cs="Times New Roman"/>
          <w:sz w:val="20"/>
          <w:szCs w:val="20"/>
          <w:lang w:val="en-GB"/>
        </w:rPr>
        <w:t>10.1175/jcli-d-19-0530.1</w:t>
      </w:r>
      <w:r w:rsidR="00642F13">
        <w:rPr>
          <w:rStyle w:val="Hyperlink"/>
          <w:rFonts w:cs="Times New Roman"/>
          <w:sz w:val="20"/>
          <w:szCs w:val="20"/>
          <w:lang w:val="en-GB"/>
        </w:rPr>
        <w:fldChar w:fldCharType="end"/>
      </w:r>
      <w:r w:rsidRPr="00697E49">
        <w:rPr>
          <w:rFonts w:cs="Times New Roman"/>
          <w:sz w:val="20"/>
          <w:szCs w:val="20"/>
          <w:lang w:val="en-GB"/>
        </w:rPr>
        <w:t>.</w:t>
      </w:r>
    </w:p>
    <w:p w14:paraId="47D4D263" w14:textId="6B8BD4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W.M., S. Yeager, P. Chang, and G. Danabasoglu, 2018b: Low-Frequency North Atlantic Climate Variability in the Community Earth System Model Large Ensemble.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31(2)</w:t>
      </w:r>
      <w:r w:rsidRPr="00697E49">
        <w:rPr>
          <w:rFonts w:cs="Times New Roman"/>
          <w:sz w:val="20"/>
          <w:szCs w:val="20"/>
          <w:lang w:val="en-GB"/>
        </w:rPr>
        <w:t>, 787–813, doi:</w:t>
      </w:r>
      <w:r w:rsidR="00642F13">
        <w:fldChar w:fldCharType="begin"/>
      </w:r>
      <w:r w:rsidR="00642F13" w:rsidRPr="001D5B54">
        <w:rPr>
          <w:lang w:val="en-US"/>
          <w:rPrChange w:id="4154" w:author="Clotilde Pean" w:date="2021-06-21T14:15:00Z">
            <w:rPr/>
          </w:rPrChange>
        </w:rPr>
        <w:instrText xml:space="preserve"> HYPERLINK "https://dx.doi.org/10.1175/jcli-d-17-0193.1" </w:instrText>
      </w:r>
      <w:r w:rsidR="00642F13">
        <w:fldChar w:fldCharType="separate"/>
      </w:r>
      <w:r w:rsidRPr="00697E49">
        <w:rPr>
          <w:rStyle w:val="Hyperlink"/>
          <w:rFonts w:cs="Times New Roman"/>
          <w:sz w:val="20"/>
          <w:szCs w:val="20"/>
          <w:lang w:val="en-GB"/>
        </w:rPr>
        <w:t>10.1175/jcli-d-17-0193.1</w:t>
      </w:r>
      <w:r w:rsidR="00642F13">
        <w:rPr>
          <w:rStyle w:val="Hyperlink"/>
          <w:rFonts w:cs="Times New Roman"/>
          <w:sz w:val="20"/>
          <w:szCs w:val="20"/>
          <w:lang w:val="en-GB"/>
        </w:rPr>
        <w:fldChar w:fldCharType="end"/>
      </w:r>
      <w:r w:rsidRPr="00697E49">
        <w:rPr>
          <w:rFonts w:cs="Times New Roman"/>
          <w:sz w:val="20"/>
          <w:szCs w:val="20"/>
          <w:lang w:val="en-GB"/>
        </w:rPr>
        <w:t>.</w:t>
      </w:r>
    </w:p>
    <w:p w14:paraId="6E740194" w14:textId="6857A43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Kim, Y.H., S.K. Min, S.W. Son, and J. Choi, 2017: Attribution of the local Hadley cell widening in the Southern Hemisphere.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44(2)</w:t>
      </w:r>
      <w:r w:rsidRPr="00697E49">
        <w:rPr>
          <w:rFonts w:cs="Times New Roman"/>
          <w:sz w:val="20"/>
          <w:szCs w:val="20"/>
          <w:lang w:val="en-GB"/>
        </w:rPr>
        <w:t>, 1015–1024, doi:</w:t>
      </w:r>
      <w:r w:rsidR="00642F13">
        <w:fldChar w:fldCharType="begin"/>
      </w:r>
      <w:r w:rsidR="00642F13" w:rsidRPr="001D5B54">
        <w:rPr>
          <w:lang w:val="en-US"/>
          <w:rPrChange w:id="4155" w:author="Clotilde Pean" w:date="2021-06-21T14:15:00Z">
            <w:rPr/>
          </w:rPrChange>
        </w:rPr>
        <w:instrText xml:space="preserve"> HYPERLINK "https://dx.doi.org/10.1002/2016gl072353" </w:instrText>
      </w:r>
      <w:r w:rsidR="00642F13">
        <w:fldChar w:fldCharType="separate"/>
      </w:r>
      <w:r w:rsidRPr="00697E49">
        <w:rPr>
          <w:rStyle w:val="Hyperlink"/>
          <w:rFonts w:cs="Times New Roman"/>
          <w:sz w:val="20"/>
          <w:szCs w:val="20"/>
          <w:lang w:val="en-GB"/>
        </w:rPr>
        <w:t>10.1002/2016gl072353</w:t>
      </w:r>
      <w:r w:rsidR="00642F13">
        <w:rPr>
          <w:rStyle w:val="Hyperlink"/>
          <w:rFonts w:cs="Times New Roman"/>
          <w:sz w:val="20"/>
          <w:szCs w:val="20"/>
          <w:lang w:val="en-GB"/>
        </w:rPr>
        <w:fldChar w:fldCharType="end"/>
      </w:r>
      <w:r w:rsidRPr="00697E49">
        <w:rPr>
          <w:rFonts w:cs="Times New Roman"/>
          <w:sz w:val="20"/>
          <w:szCs w:val="20"/>
          <w:lang w:val="en-GB"/>
        </w:rPr>
        <w:t>.</w:t>
      </w:r>
    </w:p>
    <w:p w14:paraId="0542AAAB" w14:textId="127A9F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Kirchmeier-Young, M.C., F.W. Zwiers, and N.P. Gillett, 2017: Attribution of Extreme Events in Arctic Sea Ice Extent.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30(2)</w:t>
      </w:r>
      <w:r w:rsidRPr="00697E49">
        <w:rPr>
          <w:rFonts w:cs="Times New Roman"/>
          <w:sz w:val="20"/>
          <w:szCs w:val="20"/>
          <w:lang w:val="en-GB"/>
        </w:rPr>
        <w:t>, 553–571, doi:</w:t>
      </w:r>
      <w:r w:rsidR="00642F13">
        <w:fldChar w:fldCharType="begin"/>
      </w:r>
      <w:r w:rsidR="00642F13" w:rsidRPr="001D5B54">
        <w:rPr>
          <w:lang w:val="en-US"/>
          <w:rPrChange w:id="4156" w:author="Clotilde Pean" w:date="2021-06-21T14:15:00Z">
            <w:rPr/>
          </w:rPrChange>
        </w:rPr>
        <w:instrText xml:space="preserve"> HYPERLINK "https://dx.doi.org/10.1175/jcli-d-16-0412.1" </w:instrText>
      </w:r>
      <w:r w:rsidR="00642F13">
        <w:fldChar w:fldCharType="separate"/>
      </w:r>
      <w:r w:rsidRPr="00697E49">
        <w:rPr>
          <w:rStyle w:val="Hyperlink"/>
          <w:rFonts w:cs="Times New Roman"/>
          <w:sz w:val="20"/>
          <w:szCs w:val="20"/>
          <w:lang w:val="en-GB"/>
        </w:rPr>
        <w:t>10.1175/jcli-d-16-0412.1</w:t>
      </w:r>
      <w:r w:rsidR="00642F13">
        <w:rPr>
          <w:rStyle w:val="Hyperlink"/>
          <w:rFonts w:cs="Times New Roman"/>
          <w:sz w:val="20"/>
          <w:szCs w:val="20"/>
          <w:lang w:val="en-GB"/>
        </w:rPr>
        <w:fldChar w:fldCharType="end"/>
      </w:r>
      <w:r w:rsidRPr="00697E49">
        <w:rPr>
          <w:rFonts w:cs="Times New Roman"/>
          <w:sz w:val="20"/>
          <w:szCs w:val="20"/>
          <w:lang w:val="en-GB"/>
        </w:rPr>
        <w:t>.</w:t>
      </w:r>
    </w:p>
    <w:p w14:paraId="05329473" w14:textId="55C2120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Kjeldsen, K.K. et al., 2015: Spatial and temporal distribution of mass loss from the Greenland Ice Sheet since AD 1900.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528(7582)</w:t>
      </w:r>
      <w:r w:rsidRPr="00697E49">
        <w:rPr>
          <w:rFonts w:cs="Times New Roman"/>
          <w:sz w:val="20"/>
          <w:szCs w:val="20"/>
          <w:lang w:val="en-GB"/>
        </w:rPr>
        <w:t>, 396–400, doi:</w:t>
      </w:r>
      <w:r w:rsidR="00642F13">
        <w:fldChar w:fldCharType="begin"/>
      </w:r>
      <w:r w:rsidR="00642F13" w:rsidRPr="001D5B54">
        <w:rPr>
          <w:lang w:val="en-US"/>
          <w:rPrChange w:id="4157" w:author="Clotilde Pean" w:date="2021-06-21T14:15:00Z">
            <w:rPr/>
          </w:rPrChange>
        </w:rPr>
        <w:instrText xml:space="preserve"> HYPERLINK "https://dx.doi.org/10.1038/nature16183" </w:instrText>
      </w:r>
      <w:r w:rsidR="00642F13">
        <w:fldChar w:fldCharType="separate"/>
      </w:r>
      <w:r w:rsidRPr="00697E49">
        <w:rPr>
          <w:rStyle w:val="Hyperlink"/>
          <w:rFonts w:cs="Times New Roman"/>
          <w:sz w:val="20"/>
          <w:szCs w:val="20"/>
          <w:lang w:val="en-GB"/>
        </w:rPr>
        <w:t>10.1038/nature16183</w:t>
      </w:r>
      <w:r w:rsidR="00642F13">
        <w:rPr>
          <w:rStyle w:val="Hyperlink"/>
          <w:rFonts w:cs="Times New Roman"/>
          <w:sz w:val="20"/>
          <w:szCs w:val="20"/>
          <w:lang w:val="en-GB"/>
        </w:rPr>
        <w:fldChar w:fldCharType="end"/>
      </w:r>
      <w:r w:rsidRPr="00697E49">
        <w:rPr>
          <w:rFonts w:cs="Times New Roman"/>
          <w:sz w:val="20"/>
          <w:szCs w:val="20"/>
          <w:lang w:val="en-GB"/>
        </w:rPr>
        <w:t>.</w:t>
      </w:r>
    </w:p>
    <w:p w14:paraId="1139F295" w14:textId="4664753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Knudsen, M.F., B.H. Jacobsen, M.-S. Seidenkrantz, and J. Olsen, 2014: Evidence for external forcing of the Atlantic Multidecadal Oscillation since termination of the Little Ice Age.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5(1)</w:t>
      </w:r>
      <w:r w:rsidRPr="00697E49">
        <w:rPr>
          <w:rFonts w:cs="Times New Roman"/>
          <w:sz w:val="20"/>
          <w:szCs w:val="20"/>
          <w:lang w:val="en-GB"/>
        </w:rPr>
        <w:t>, 3323, doi:</w:t>
      </w:r>
      <w:r w:rsidR="00642F13">
        <w:fldChar w:fldCharType="begin"/>
      </w:r>
      <w:r w:rsidR="00642F13" w:rsidRPr="001D5B54">
        <w:rPr>
          <w:lang w:val="en-US"/>
          <w:rPrChange w:id="4158" w:author="Clotilde Pean" w:date="2021-06-21T14:15:00Z">
            <w:rPr/>
          </w:rPrChange>
        </w:rPr>
        <w:instrText xml:space="preserve"> HYPERLINK "https://dx.doi.org/10.1038/ncomms4323" </w:instrText>
      </w:r>
      <w:r w:rsidR="00642F13">
        <w:fldChar w:fldCharType="separate"/>
      </w:r>
      <w:r w:rsidRPr="00697E49">
        <w:rPr>
          <w:rStyle w:val="Hyperlink"/>
          <w:rFonts w:cs="Times New Roman"/>
          <w:sz w:val="20"/>
          <w:szCs w:val="20"/>
          <w:lang w:val="en-GB"/>
        </w:rPr>
        <w:t>10.1038/ncomms4323</w:t>
      </w:r>
      <w:r w:rsidR="00642F13">
        <w:rPr>
          <w:rStyle w:val="Hyperlink"/>
          <w:rFonts w:cs="Times New Roman"/>
          <w:sz w:val="20"/>
          <w:szCs w:val="20"/>
          <w:lang w:val="en-GB"/>
        </w:rPr>
        <w:fldChar w:fldCharType="end"/>
      </w:r>
      <w:r w:rsidRPr="00697E49">
        <w:rPr>
          <w:rFonts w:cs="Times New Roman"/>
          <w:sz w:val="20"/>
          <w:szCs w:val="20"/>
          <w:lang w:val="en-GB"/>
        </w:rPr>
        <w:t>.</w:t>
      </w:r>
    </w:p>
    <w:p w14:paraId="16F1D750" w14:textId="397712A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Knutson, T.R. and F. Zeng, 2018: Model Assessment of observed precipitation trends over land regions: Detectable human influences and possible low bias in model trends. </w:t>
      </w:r>
      <w:r w:rsidRPr="00697E49">
        <w:rPr>
          <w:rFonts w:cs="Times New Roman"/>
          <w:i/>
          <w:sz w:val="20"/>
          <w:szCs w:val="20"/>
          <w:lang w:val="en-GB"/>
        </w:rPr>
        <w:t>J. Climate</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4617–4637, doi:</w:t>
      </w:r>
      <w:r w:rsidR="00642F13">
        <w:fldChar w:fldCharType="begin"/>
      </w:r>
      <w:r w:rsidR="00642F13" w:rsidRPr="001D5B54">
        <w:rPr>
          <w:lang w:val="en-US"/>
          <w:rPrChange w:id="4159" w:author="Clotilde Pean" w:date="2021-06-21T14:15:00Z">
            <w:rPr/>
          </w:rPrChange>
        </w:rPr>
        <w:instrText xml:space="preserve"> HYPERLINK "https://dx.doi.org/10.1175/jcli-d-17-0672.1" </w:instrText>
      </w:r>
      <w:r w:rsidR="00642F13">
        <w:fldChar w:fldCharType="separate"/>
      </w:r>
      <w:r w:rsidRPr="00697E49">
        <w:rPr>
          <w:rStyle w:val="Hyperlink"/>
          <w:rFonts w:cs="Times New Roman"/>
          <w:sz w:val="20"/>
          <w:szCs w:val="20"/>
          <w:lang w:val="en-GB"/>
        </w:rPr>
        <w:t>10.1175/jcli-d-17-0672.1</w:t>
      </w:r>
      <w:r w:rsidR="00642F13">
        <w:rPr>
          <w:rStyle w:val="Hyperlink"/>
          <w:rFonts w:cs="Times New Roman"/>
          <w:sz w:val="20"/>
          <w:szCs w:val="20"/>
          <w:lang w:val="en-GB"/>
        </w:rPr>
        <w:fldChar w:fldCharType="end"/>
      </w:r>
      <w:r w:rsidRPr="00697E49">
        <w:rPr>
          <w:rFonts w:cs="Times New Roman"/>
          <w:sz w:val="20"/>
          <w:szCs w:val="20"/>
          <w:lang w:val="en-GB"/>
        </w:rPr>
        <w:t>.</w:t>
      </w:r>
    </w:p>
    <w:p w14:paraId="2814612C" w14:textId="23137C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Knutti, R., D. Masson, and A. Gettelman, 2013: Climate model genealogy: Generation CMIP5 and how we got there.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40(6)</w:t>
      </w:r>
      <w:r w:rsidRPr="00697E49">
        <w:rPr>
          <w:rFonts w:cs="Times New Roman"/>
          <w:sz w:val="20"/>
          <w:szCs w:val="20"/>
          <w:lang w:val="en-GB"/>
        </w:rPr>
        <w:t>, 1194–1199, doi:</w:t>
      </w:r>
      <w:r w:rsidR="00642F13">
        <w:fldChar w:fldCharType="begin"/>
      </w:r>
      <w:r w:rsidR="00642F13" w:rsidRPr="001D5B54">
        <w:rPr>
          <w:lang w:val="en-US"/>
          <w:rPrChange w:id="4160" w:author="Clotilde Pean" w:date="2021-06-21T14:15:00Z">
            <w:rPr/>
          </w:rPrChange>
        </w:rPr>
        <w:instrText xml:space="preserve"> HYPERLINK "https://dx.doi.org/10.1002/grl.50256" </w:instrText>
      </w:r>
      <w:r w:rsidR="00642F13">
        <w:fldChar w:fldCharType="separate"/>
      </w:r>
      <w:r w:rsidRPr="00697E49">
        <w:rPr>
          <w:rStyle w:val="Hyperlink"/>
          <w:rFonts w:cs="Times New Roman"/>
          <w:sz w:val="20"/>
          <w:szCs w:val="20"/>
          <w:lang w:val="en-GB"/>
        </w:rPr>
        <w:t>10.1002/grl.50256</w:t>
      </w:r>
      <w:r w:rsidR="00642F13">
        <w:rPr>
          <w:rStyle w:val="Hyperlink"/>
          <w:rFonts w:cs="Times New Roman"/>
          <w:sz w:val="20"/>
          <w:szCs w:val="20"/>
          <w:lang w:val="en-GB"/>
        </w:rPr>
        <w:fldChar w:fldCharType="end"/>
      </w:r>
      <w:r w:rsidRPr="00697E49">
        <w:rPr>
          <w:rFonts w:cs="Times New Roman"/>
          <w:sz w:val="20"/>
          <w:szCs w:val="20"/>
          <w:lang w:val="en-GB"/>
        </w:rPr>
        <w:t>.</w:t>
      </w:r>
    </w:p>
    <w:p w14:paraId="3D896824" w14:textId="007C7C4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Kociuba, G. and S.B. Power, 2015: Inability of CMIP5 models to simulate recent strengthening of the walker circulation: Implications for projections.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w:t>
      </w:r>
      <w:r w:rsidRPr="00697E49">
        <w:rPr>
          <w:rFonts w:cs="Times New Roman"/>
          <w:sz w:val="20"/>
          <w:szCs w:val="20"/>
          <w:lang w:val="en-GB"/>
        </w:rPr>
        <w:t>, 20–35, doi:</w:t>
      </w:r>
      <w:r w:rsidR="00642F13">
        <w:fldChar w:fldCharType="begin"/>
      </w:r>
      <w:r w:rsidR="00642F13" w:rsidRPr="001D5B54">
        <w:rPr>
          <w:lang w:val="en-US"/>
          <w:rPrChange w:id="4161" w:author="Clotilde Pean" w:date="2021-06-21T14:15:00Z">
            <w:rPr/>
          </w:rPrChange>
        </w:rPr>
        <w:instrText xml:space="preserve"> HYPERLINK "https://dx.doi.org/10.1175/jcli-d-13-00752.1" </w:instrText>
      </w:r>
      <w:r w:rsidR="00642F13">
        <w:fldChar w:fldCharType="separate"/>
      </w:r>
      <w:r w:rsidRPr="00697E49">
        <w:rPr>
          <w:rStyle w:val="Hyperlink"/>
          <w:rFonts w:cs="Times New Roman"/>
          <w:sz w:val="20"/>
          <w:szCs w:val="20"/>
          <w:lang w:val="en-GB"/>
        </w:rPr>
        <w:t>10.1175/jcli-d-13-00752.1</w:t>
      </w:r>
      <w:r w:rsidR="00642F13">
        <w:rPr>
          <w:rStyle w:val="Hyperlink"/>
          <w:rFonts w:cs="Times New Roman"/>
          <w:sz w:val="20"/>
          <w:szCs w:val="20"/>
          <w:lang w:val="en-GB"/>
        </w:rPr>
        <w:fldChar w:fldCharType="end"/>
      </w:r>
      <w:r w:rsidRPr="00697E49">
        <w:rPr>
          <w:rFonts w:cs="Times New Roman"/>
          <w:sz w:val="20"/>
          <w:szCs w:val="20"/>
          <w:lang w:val="en-GB"/>
        </w:rPr>
        <w:t>.</w:t>
      </w:r>
    </w:p>
    <w:p w14:paraId="42B77346" w14:textId="455867F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Kodama, C. et al., 2021: The Nonhydrostatic ICosahedral Atmospheric Model for CMIP6 HighResMIP simulations (NICAM16-S): experimental design, model description, and impacts of model updates.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14(2)</w:t>
      </w:r>
      <w:r w:rsidRPr="00697E49">
        <w:rPr>
          <w:rFonts w:cs="Times New Roman"/>
          <w:sz w:val="20"/>
          <w:szCs w:val="20"/>
          <w:lang w:val="en-GB"/>
        </w:rPr>
        <w:t>, 795–820, doi:</w:t>
      </w:r>
      <w:r w:rsidR="00642F13">
        <w:fldChar w:fldCharType="begin"/>
      </w:r>
      <w:r w:rsidR="00642F13" w:rsidRPr="001D5B54">
        <w:rPr>
          <w:lang w:val="en-US"/>
          <w:rPrChange w:id="4162" w:author="Clotilde Pean" w:date="2021-06-21T14:15:00Z">
            <w:rPr/>
          </w:rPrChange>
        </w:rPr>
        <w:instrText xml:space="preserve"> HYPERLINK "https://dx.doi.org/10.5194/gmd-14-795-2021" </w:instrText>
      </w:r>
      <w:r w:rsidR="00642F13">
        <w:fldChar w:fldCharType="separate"/>
      </w:r>
      <w:r w:rsidRPr="00697E49">
        <w:rPr>
          <w:rStyle w:val="Hyperlink"/>
          <w:rFonts w:cs="Times New Roman"/>
          <w:sz w:val="20"/>
          <w:szCs w:val="20"/>
          <w:lang w:val="en-GB"/>
        </w:rPr>
        <w:t>10.5194/gmd-14-795-2021</w:t>
      </w:r>
      <w:r w:rsidR="00642F13">
        <w:rPr>
          <w:rStyle w:val="Hyperlink"/>
          <w:rFonts w:cs="Times New Roman"/>
          <w:sz w:val="20"/>
          <w:szCs w:val="20"/>
          <w:lang w:val="en-GB"/>
        </w:rPr>
        <w:fldChar w:fldCharType="end"/>
      </w:r>
      <w:r w:rsidRPr="00697E49">
        <w:rPr>
          <w:rFonts w:cs="Times New Roman"/>
          <w:sz w:val="20"/>
          <w:szCs w:val="20"/>
          <w:lang w:val="en-GB"/>
        </w:rPr>
        <w:t>.</w:t>
      </w:r>
    </w:p>
    <w:p w14:paraId="6B99D775" w14:textId="47C844B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Kok, J.F., D.S. Ward, N.M. Mahowald, and A.T. Evan, 2018: Global and regional importance of the direct dust-climate feedback.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241, doi:</w:t>
      </w:r>
      <w:r w:rsidR="00642F13">
        <w:fldChar w:fldCharType="begin"/>
      </w:r>
      <w:r w:rsidR="00642F13" w:rsidRPr="001D5B54">
        <w:rPr>
          <w:lang w:val="en-US"/>
          <w:rPrChange w:id="4163" w:author="Clotilde Pean" w:date="2021-06-21T14:15:00Z">
            <w:rPr/>
          </w:rPrChange>
        </w:rPr>
        <w:instrText xml:space="preserve"> HYPERLINK "https://dx.doi.org/10.1038/s41467-017-02620-y" </w:instrText>
      </w:r>
      <w:r w:rsidR="00642F13">
        <w:fldChar w:fldCharType="separate"/>
      </w:r>
      <w:r w:rsidRPr="00697E49">
        <w:rPr>
          <w:rStyle w:val="Hyperlink"/>
          <w:rFonts w:cs="Times New Roman"/>
          <w:sz w:val="20"/>
          <w:szCs w:val="20"/>
          <w:lang w:val="en-GB"/>
        </w:rPr>
        <w:t>10.1038/s41467-017-02620-y</w:t>
      </w:r>
      <w:r w:rsidR="00642F13">
        <w:rPr>
          <w:rStyle w:val="Hyperlink"/>
          <w:rFonts w:cs="Times New Roman"/>
          <w:sz w:val="20"/>
          <w:szCs w:val="20"/>
          <w:lang w:val="en-GB"/>
        </w:rPr>
        <w:fldChar w:fldCharType="end"/>
      </w:r>
      <w:r w:rsidRPr="00697E49">
        <w:rPr>
          <w:rFonts w:cs="Times New Roman"/>
          <w:sz w:val="20"/>
          <w:szCs w:val="20"/>
          <w:lang w:val="en-GB"/>
        </w:rPr>
        <w:t>.</w:t>
      </w:r>
    </w:p>
    <w:p w14:paraId="6900C74B" w14:textId="61F13A1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Kopp, R.E. et al., 2016: Temperature-driven global sea-level variability in the Common Era.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113(11)</w:t>
      </w:r>
      <w:r w:rsidRPr="00697E49">
        <w:rPr>
          <w:rFonts w:cs="Times New Roman"/>
          <w:sz w:val="20"/>
          <w:szCs w:val="20"/>
          <w:lang w:val="en-GB"/>
        </w:rPr>
        <w:t xml:space="preserve">, E1434–E1441, </w:t>
      </w:r>
      <w:r w:rsidRPr="00697E49">
        <w:rPr>
          <w:rFonts w:cs="Times New Roman"/>
          <w:sz w:val="20"/>
          <w:szCs w:val="20"/>
          <w:lang w:val="en-GB"/>
        </w:rPr>
        <w:lastRenderedPageBreak/>
        <w:t>doi:</w:t>
      </w:r>
      <w:r w:rsidR="00642F13">
        <w:fldChar w:fldCharType="begin"/>
      </w:r>
      <w:r w:rsidR="00642F13" w:rsidRPr="001D5B54">
        <w:rPr>
          <w:lang w:val="en-US"/>
          <w:rPrChange w:id="4164" w:author="Clotilde Pean" w:date="2021-06-21T14:15:00Z">
            <w:rPr/>
          </w:rPrChange>
        </w:rPr>
        <w:instrText xml:space="preserve"> HYPERLINK "https://dx.doi.org/10.1073/pnas.1517056113" </w:instrText>
      </w:r>
      <w:r w:rsidR="00642F13">
        <w:fldChar w:fldCharType="separate"/>
      </w:r>
      <w:r w:rsidRPr="00697E49">
        <w:rPr>
          <w:rStyle w:val="Hyperlink"/>
          <w:rFonts w:cs="Times New Roman"/>
          <w:sz w:val="20"/>
          <w:szCs w:val="20"/>
          <w:lang w:val="en-GB"/>
        </w:rPr>
        <w:t>10.1073/pnas.1517056113</w:t>
      </w:r>
      <w:r w:rsidR="00642F13">
        <w:rPr>
          <w:rStyle w:val="Hyperlink"/>
          <w:rFonts w:cs="Times New Roman"/>
          <w:sz w:val="20"/>
          <w:szCs w:val="20"/>
          <w:lang w:val="en-GB"/>
        </w:rPr>
        <w:fldChar w:fldCharType="end"/>
      </w:r>
      <w:r w:rsidRPr="00697E49">
        <w:rPr>
          <w:rFonts w:cs="Times New Roman"/>
          <w:sz w:val="20"/>
          <w:szCs w:val="20"/>
          <w:lang w:val="en-GB"/>
        </w:rPr>
        <w:t>.</w:t>
      </w:r>
    </w:p>
    <w:p w14:paraId="7E4F6783" w14:textId="6B3B57E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Kosaka, Y. and S.-P. Xie, 2013: Recent global-warming hiatus tied to equatorial Pacific surface cooling.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501(7467)</w:t>
      </w:r>
      <w:r w:rsidRPr="00697E49">
        <w:rPr>
          <w:rFonts w:cs="Times New Roman"/>
          <w:sz w:val="20"/>
          <w:szCs w:val="20"/>
          <w:lang w:val="en-GB"/>
        </w:rPr>
        <w:t>, 403–407, doi:</w:t>
      </w:r>
      <w:r w:rsidR="00642F13">
        <w:fldChar w:fldCharType="begin"/>
      </w:r>
      <w:r w:rsidR="00642F13" w:rsidRPr="001D5B54">
        <w:rPr>
          <w:lang w:val="en-US"/>
          <w:rPrChange w:id="4165" w:author="Clotilde Pean" w:date="2021-06-21T14:15:00Z">
            <w:rPr/>
          </w:rPrChange>
        </w:rPr>
        <w:instrText xml:space="preserve"> HYPERLINK "https://dx.doi.org/10.1038/nature12534" </w:instrText>
      </w:r>
      <w:r w:rsidR="00642F13">
        <w:fldChar w:fldCharType="separate"/>
      </w:r>
      <w:r w:rsidRPr="00697E49">
        <w:rPr>
          <w:rStyle w:val="Hyperlink"/>
          <w:rFonts w:cs="Times New Roman"/>
          <w:sz w:val="20"/>
          <w:szCs w:val="20"/>
          <w:lang w:val="en-GB"/>
        </w:rPr>
        <w:t>10.1038/nature12534</w:t>
      </w:r>
      <w:r w:rsidR="00642F13">
        <w:rPr>
          <w:rStyle w:val="Hyperlink"/>
          <w:rFonts w:cs="Times New Roman"/>
          <w:sz w:val="20"/>
          <w:szCs w:val="20"/>
          <w:lang w:val="en-GB"/>
        </w:rPr>
        <w:fldChar w:fldCharType="end"/>
      </w:r>
      <w:r w:rsidRPr="00697E49">
        <w:rPr>
          <w:rFonts w:cs="Times New Roman"/>
          <w:sz w:val="20"/>
          <w:szCs w:val="20"/>
          <w:lang w:val="en-GB"/>
        </w:rPr>
        <w:t>.</w:t>
      </w:r>
    </w:p>
    <w:p w14:paraId="5EA74FDE" w14:textId="4A6A4E6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Kosaka, Y. and S.-P. Xie, 2016: The tropical Pacific as a key pacemaker of the variable rates of global warming.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9(9)</w:t>
      </w:r>
      <w:r w:rsidRPr="00697E49">
        <w:rPr>
          <w:rFonts w:cs="Times New Roman"/>
          <w:sz w:val="20"/>
          <w:szCs w:val="20"/>
          <w:lang w:val="en-GB"/>
        </w:rPr>
        <w:t>, doi:</w:t>
      </w:r>
      <w:r w:rsidR="00642F13">
        <w:fldChar w:fldCharType="begin"/>
      </w:r>
      <w:r w:rsidR="00642F13" w:rsidRPr="001D5B54">
        <w:rPr>
          <w:lang w:val="en-US"/>
          <w:rPrChange w:id="4166" w:author="Clotilde Pean" w:date="2021-06-21T14:15:00Z">
            <w:rPr/>
          </w:rPrChange>
        </w:rPr>
        <w:instrText xml:space="preserve"> HYPERLINK "https://dx.doi.org/10.1038/ngeo2770" </w:instrText>
      </w:r>
      <w:r w:rsidR="00642F13">
        <w:fldChar w:fldCharType="separate"/>
      </w:r>
      <w:r w:rsidRPr="00697E49">
        <w:rPr>
          <w:rStyle w:val="Hyperlink"/>
          <w:rFonts w:cs="Times New Roman"/>
          <w:sz w:val="20"/>
          <w:szCs w:val="20"/>
          <w:lang w:val="en-GB"/>
        </w:rPr>
        <w:t>10.1038/ngeo2770</w:t>
      </w:r>
      <w:r w:rsidR="00642F13">
        <w:rPr>
          <w:rStyle w:val="Hyperlink"/>
          <w:rFonts w:cs="Times New Roman"/>
          <w:sz w:val="20"/>
          <w:szCs w:val="20"/>
          <w:lang w:val="en-GB"/>
        </w:rPr>
        <w:fldChar w:fldCharType="end"/>
      </w:r>
      <w:r w:rsidRPr="00697E49">
        <w:rPr>
          <w:rFonts w:cs="Times New Roman"/>
          <w:sz w:val="20"/>
          <w:szCs w:val="20"/>
          <w:lang w:val="en-GB"/>
        </w:rPr>
        <w:t>.</w:t>
      </w:r>
    </w:p>
    <w:p w14:paraId="6B4F1557" w14:textId="06D7A63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Kostov, Y. et al., 2017: Fast and slow responses of Southern Ocean sea surface temperature to SAM in coupled climate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48(5)</w:t>
      </w:r>
      <w:r w:rsidRPr="00697E49">
        <w:rPr>
          <w:rFonts w:cs="Times New Roman"/>
          <w:sz w:val="20"/>
          <w:szCs w:val="20"/>
          <w:lang w:val="en-GB"/>
        </w:rPr>
        <w:t>, 1595–1609, doi:</w:t>
      </w:r>
      <w:r w:rsidR="00642F13">
        <w:fldChar w:fldCharType="begin"/>
      </w:r>
      <w:r w:rsidR="00642F13" w:rsidRPr="001D5B54">
        <w:rPr>
          <w:lang w:val="en-US"/>
          <w:rPrChange w:id="4167" w:author="Clotilde Pean" w:date="2021-06-21T14:15:00Z">
            <w:rPr/>
          </w:rPrChange>
        </w:rPr>
        <w:instrText xml:space="preserve"> HYPERLINK "https://dx.doi.org/10.1007/s00382-016-3162-z" </w:instrText>
      </w:r>
      <w:r w:rsidR="00642F13">
        <w:fldChar w:fldCharType="separate"/>
      </w:r>
      <w:r w:rsidRPr="00697E49">
        <w:rPr>
          <w:rStyle w:val="Hyperlink"/>
          <w:rFonts w:cs="Times New Roman"/>
          <w:sz w:val="20"/>
          <w:szCs w:val="20"/>
          <w:lang w:val="en-GB"/>
        </w:rPr>
        <w:t>10.1007/s00382-016-3162-z</w:t>
      </w:r>
      <w:r w:rsidR="00642F13">
        <w:rPr>
          <w:rStyle w:val="Hyperlink"/>
          <w:rFonts w:cs="Times New Roman"/>
          <w:sz w:val="20"/>
          <w:szCs w:val="20"/>
          <w:lang w:val="en-GB"/>
        </w:rPr>
        <w:fldChar w:fldCharType="end"/>
      </w:r>
      <w:r w:rsidRPr="00697E49">
        <w:rPr>
          <w:rFonts w:cs="Times New Roman"/>
          <w:sz w:val="20"/>
          <w:szCs w:val="20"/>
          <w:lang w:val="en-GB"/>
        </w:rPr>
        <w:t>.</w:t>
      </w:r>
    </w:p>
    <w:p w14:paraId="1A0F3E01" w14:textId="2E0389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Kucharski, F. et al., 2016: Atlantic forcing of Pacific decadal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46(7)</w:t>
      </w:r>
      <w:r w:rsidRPr="00697E49">
        <w:rPr>
          <w:rFonts w:cs="Times New Roman"/>
          <w:sz w:val="20"/>
          <w:szCs w:val="20"/>
          <w:lang w:val="en-GB"/>
        </w:rPr>
        <w:t>, 2337–2351, doi:</w:t>
      </w:r>
      <w:r w:rsidR="00642F13">
        <w:fldChar w:fldCharType="begin"/>
      </w:r>
      <w:r w:rsidR="00642F13" w:rsidRPr="001D5B54">
        <w:rPr>
          <w:lang w:val="en-US"/>
          <w:rPrChange w:id="4168" w:author="Clotilde Pean" w:date="2021-06-21T14:15:00Z">
            <w:rPr/>
          </w:rPrChange>
        </w:rPr>
        <w:instrText xml:space="preserve"> HYPERLINK "https://dx.doi.org/10.1007/s00382-015-2705-z" </w:instrText>
      </w:r>
      <w:r w:rsidR="00642F13">
        <w:fldChar w:fldCharType="separate"/>
      </w:r>
      <w:r w:rsidRPr="00697E49">
        <w:rPr>
          <w:rStyle w:val="Hyperlink"/>
          <w:rFonts w:cs="Times New Roman"/>
          <w:sz w:val="20"/>
          <w:szCs w:val="20"/>
          <w:lang w:val="en-GB"/>
        </w:rPr>
        <w:t>10.1007/s00382-015-2705-z</w:t>
      </w:r>
      <w:r w:rsidR="00642F13">
        <w:rPr>
          <w:rStyle w:val="Hyperlink"/>
          <w:rFonts w:cs="Times New Roman"/>
          <w:sz w:val="20"/>
          <w:szCs w:val="20"/>
          <w:lang w:val="en-GB"/>
        </w:rPr>
        <w:fldChar w:fldCharType="end"/>
      </w:r>
      <w:r w:rsidRPr="00697E49">
        <w:rPr>
          <w:rFonts w:cs="Times New Roman"/>
          <w:sz w:val="20"/>
          <w:szCs w:val="20"/>
          <w:lang w:val="en-GB"/>
        </w:rPr>
        <w:t>.</w:t>
      </w:r>
    </w:p>
    <w:p w14:paraId="58B45694" w14:textId="3D8DBA0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Kuhlbrodt, T., R.S. Smith, Z. Wang, and J.M. Gregory, 2012: The influence of eddy parameterizations on the transport of the Antarctic Circumpolar Current in coupled climate models.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52–53</w:t>
      </w:r>
      <w:r w:rsidRPr="00697E49">
        <w:rPr>
          <w:rFonts w:cs="Times New Roman"/>
          <w:sz w:val="20"/>
          <w:szCs w:val="20"/>
          <w:lang w:val="en-GB"/>
        </w:rPr>
        <w:t>, 1–8, doi:</w:t>
      </w:r>
      <w:r w:rsidR="00642F13">
        <w:fldChar w:fldCharType="begin"/>
      </w:r>
      <w:r w:rsidR="00642F13" w:rsidRPr="001D5B54">
        <w:rPr>
          <w:lang w:val="en-US"/>
          <w:rPrChange w:id="4169" w:author="Clotilde Pean" w:date="2021-06-21T14:15:00Z">
            <w:rPr/>
          </w:rPrChange>
        </w:rPr>
        <w:instrText xml:space="preserve"> HYPERLINK "https://dx.doi.org/10.1016/j.ocemod.2012.04.006" </w:instrText>
      </w:r>
      <w:r w:rsidR="00642F13">
        <w:fldChar w:fldCharType="separate"/>
      </w:r>
      <w:r w:rsidRPr="00697E49">
        <w:rPr>
          <w:rStyle w:val="Hyperlink"/>
          <w:rFonts w:cs="Times New Roman"/>
          <w:sz w:val="20"/>
          <w:szCs w:val="20"/>
          <w:lang w:val="en-GB"/>
        </w:rPr>
        <w:t>10.1016/j.ocemod.2012.04.006</w:t>
      </w:r>
      <w:r w:rsidR="00642F13">
        <w:rPr>
          <w:rStyle w:val="Hyperlink"/>
          <w:rFonts w:cs="Times New Roman"/>
          <w:sz w:val="20"/>
          <w:szCs w:val="20"/>
          <w:lang w:val="en-GB"/>
        </w:rPr>
        <w:fldChar w:fldCharType="end"/>
      </w:r>
      <w:r w:rsidRPr="00697E49">
        <w:rPr>
          <w:rFonts w:cs="Times New Roman"/>
          <w:sz w:val="20"/>
          <w:szCs w:val="20"/>
          <w:lang w:val="en-GB"/>
        </w:rPr>
        <w:t>.</w:t>
      </w:r>
    </w:p>
    <w:p w14:paraId="0125E095" w14:textId="4E2F092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Kuhlbrodt, T. et al., 2018: The Low-Resolution Version of HadGEM3 GC3.1: Development and Evaluation for Global Climate.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10(11)</w:t>
      </w:r>
      <w:r w:rsidRPr="00697E49">
        <w:rPr>
          <w:rFonts w:cs="Times New Roman"/>
          <w:sz w:val="20"/>
          <w:szCs w:val="20"/>
          <w:lang w:val="en-GB"/>
        </w:rPr>
        <w:t>, 2865–2888, doi:</w:t>
      </w:r>
      <w:r w:rsidR="00642F13">
        <w:fldChar w:fldCharType="begin"/>
      </w:r>
      <w:r w:rsidR="00642F13" w:rsidRPr="001D5B54">
        <w:rPr>
          <w:lang w:val="en-US"/>
          <w:rPrChange w:id="4170" w:author="Clotilde Pean" w:date="2021-06-21T14:15:00Z">
            <w:rPr/>
          </w:rPrChange>
        </w:rPr>
        <w:instrText xml:space="preserve"> HYPERLINK "https://dx.doi.org/10.1029/2018ms001370" </w:instrText>
      </w:r>
      <w:r w:rsidR="00642F13">
        <w:fldChar w:fldCharType="separate"/>
      </w:r>
      <w:r w:rsidRPr="00697E49">
        <w:rPr>
          <w:rStyle w:val="Hyperlink"/>
          <w:rFonts w:cs="Times New Roman"/>
          <w:sz w:val="20"/>
          <w:szCs w:val="20"/>
          <w:lang w:val="en-GB"/>
        </w:rPr>
        <w:t>10.1029/2018ms001370</w:t>
      </w:r>
      <w:r w:rsidR="00642F13">
        <w:rPr>
          <w:rStyle w:val="Hyperlink"/>
          <w:rFonts w:cs="Times New Roman"/>
          <w:sz w:val="20"/>
          <w:szCs w:val="20"/>
          <w:lang w:val="en-GB"/>
        </w:rPr>
        <w:fldChar w:fldCharType="end"/>
      </w:r>
      <w:r w:rsidRPr="00697E49">
        <w:rPr>
          <w:rFonts w:cs="Times New Roman"/>
          <w:sz w:val="20"/>
          <w:szCs w:val="20"/>
          <w:lang w:val="en-GB"/>
        </w:rPr>
        <w:t>.</w:t>
      </w:r>
    </w:p>
    <w:p w14:paraId="7D7E086F" w14:textId="63AFBAF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Kumar, A., B. Jha, and H. Wang, 2014: Attribution of SST variability in global oceans and the role of ENSO.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43(1–2)</w:t>
      </w:r>
      <w:r w:rsidRPr="00697E49">
        <w:rPr>
          <w:rFonts w:cs="Times New Roman"/>
          <w:sz w:val="20"/>
          <w:szCs w:val="20"/>
          <w:lang w:val="en-GB"/>
        </w:rPr>
        <w:t>, 209–220, doi:</w:t>
      </w:r>
      <w:r w:rsidR="00642F13">
        <w:fldChar w:fldCharType="begin"/>
      </w:r>
      <w:r w:rsidR="00642F13" w:rsidRPr="001D5B54">
        <w:rPr>
          <w:lang w:val="en-US"/>
          <w:rPrChange w:id="4171" w:author="Clotilde Pean" w:date="2021-06-21T14:15:00Z">
            <w:rPr/>
          </w:rPrChange>
        </w:rPr>
        <w:instrText xml:space="preserve"> HYPERLINK "https://dx.doi.org/10.1007/s00382-013-1865-y" </w:instrText>
      </w:r>
      <w:r w:rsidR="00642F13">
        <w:fldChar w:fldCharType="separate"/>
      </w:r>
      <w:r w:rsidRPr="00697E49">
        <w:rPr>
          <w:rStyle w:val="Hyperlink"/>
          <w:rFonts w:cs="Times New Roman"/>
          <w:sz w:val="20"/>
          <w:szCs w:val="20"/>
          <w:lang w:val="en-GB"/>
        </w:rPr>
        <w:t>10.1007/s00382-013-1865-y</w:t>
      </w:r>
      <w:r w:rsidR="00642F13">
        <w:rPr>
          <w:rStyle w:val="Hyperlink"/>
          <w:rFonts w:cs="Times New Roman"/>
          <w:sz w:val="20"/>
          <w:szCs w:val="20"/>
          <w:lang w:val="en-GB"/>
        </w:rPr>
        <w:fldChar w:fldCharType="end"/>
      </w:r>
      <w:r w:rsidRPr="00697E49">
        <w:rPr>
          <w:rFonts w:cs="Times New Roman"/>
          <w:sz w:val="20"/>
          <w:szCs w:val="20"/>
          <w:lang w:val="en-GB"/>
        </w:rPr>
        <w:t>.</w:t>
      </w:r>
    </w:p>
    <w:p w14:paraId="67A557D8" w14:textId="2917A52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Kumar, S., R.P. Allan, F.W. Zwiers, D.M. Lawrence, and P.A. Dirmeyer, 2015: Revisiting trends in wetness and dryness in the presence of internal climate variability and water limitations over land. </w:t>
      </w:r>
      <w:r w:rsidRPr="00697E49">
        <w:rPr>
          <w:rFonts w:cs="Times New Roman"/>
          <w:i/>
          <w:sz w:val="20"/>
          <w:szCs w:val="20"/>
          <w:lang w:val="en-GB"/>
        </w:rPr>
        <w:t>Geophys. Res. Lett.</w:t>
      </w:r>
      <w:r w:rsidRPr="00697E49">
        <w:rPr>
          <w:rFonts w:cs="Times New Roman"/>
          <w:sz w:val="20"/>
          <w:szCs w:val="20"/>
          <w:lang w:val="en-GB"/>
        </w:rPr>
        <w:t xml:space="preserve">, </w:t>
      </w:r>
      <w:r w:rsidRPr="00697E49">
        <w:rPr>
          <w:rFonts w:cs="Times New Roman"/>
          <w:b/>
          <w:sz w:val="20"/>
          <w:szCs w:val="20"/>
          <w:lang w:val="en-GB"/>
        </w:rPr>
        <w:t>42</w:t>
      </w:r>
      <w:r w:rsidRPr="00697E49">
        <w:rPr>
          <w:rFonts w:cs="Times New Roman"/>
          <w:sz w:val="20"/>
          <w:szCs w:val="20"/>
          <w:lang w:val="en-GB"/>
        </w:rPr>
        <w:t>, 10867–10875, doi:</w:t>
      </w:r>
      <w:r w:rsidR="00642F13">
        <w:fldChar w:fldCharType="begin"/>
      </w:r>
      <w:r w:rsidR="00642F13" w:rsidRPr="001D5B54">
        <w:rPr>
          <w:lang w:val="en-US"/>
          <w:rPrChange w:id="4172" w:author="Clotilde Pean" w:date="2021-06-21T14:15:00Z">
            <w:rPr/>
          </w:rPrChange>
        </w:rPr>
        <w:instrText xml:space="preserve"> HYPERLINK "https://dx.doi.org/10.1002/2015gl066858" </w:instrText>
      </w:r>
      <w:r w:rsidR="00642F13">
        <w:fldChar w:fldCharType="separate"/>
      </w:r>
      <w:r w:rsidRPr="00697E49">
        <w:rPr>
          <w:rStyle w:val="Hyperlink"/>
          <w:rFonts w:cs="Times New Roman"/>
          <w:sz w:val="20"/>
          <w:szCs w:val="20"/>
          <w:lang w:val="en-GB"/>
        </w:rPr>
        <w:t>10.1002/2015gl066858</w:t>
      </w:r>
      <w:r w:rsidR="00642F13">
        <w:rPr>
          <w:rStyle w:val="Hyperlink"/>
          <w:rFonts w:cs="Times New Roman"/>
          <w:sz w:val="20"/>
          <w:szCs w:val="20"/>
          <w:lang w:val="en-GB"/>
        </w:rPr>
        <w:fldChar w:fldCharType="end"/>
      </w:r>
      <w:r w:rsidRPr="00697E49">
        <w:rPr>
          <w:rFonts w:cs="Times New Roman"/>
          <w:sz w:val="20"/>
          <w:szCs w:val="20"/>
          <w:lang w:val="en-GB"/>
        </w:rPr>
        <w:t>.</w:t>
      </w:r>
    </w:p>
    <w:p w14:paraId="0B2821F0" w14:textId="7A5BD1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Kuntz, L.B. and D.P. Schrag, 2016: Impact of Asian aerosol forcing on tropical Pacific circulation and the relationship to global temperature trends.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121(24)</w:t>
      </w:r>
      <w:r w:rsidRPr="00697E49">
        <w:rPr>
          <w:rFonts w:cs="Times New Roman"/>
          <w:sz w:val="20"/>
          <w:szCs w:val="20"/>
          <w:lang w:val="en-GB"/>
        </w:rPr>
        <w:t>, 14,403–14,413, doi:</w:t>
      </w:r>
      <w:r w:rsidR="00642F13">
        <w:fldChar w:fldCharType="begin"/>
      </w:r>
      <w:r w:rsidR="00642F13" w:rsidRPr="001D5B54">
        <w:rPr>
          <w:lang w:val="en-US"/>
          <w:rPrChange w:id="4173" w:author="Clotilde Pean" w:date="2021-06-21T14:15:00Z">
            <w:rPr/>
          </w:rPrChange>
        </w:rPr>
        <w:instrText xml:space="preserve"> HYPERLINK "https://dx.doi.org/10.1002/2016jd025430" </w:instrText>
      </w:r>
      <w:r w:rsidR="00642F13">
        <w:fldChar w:fldCharType="separate"/>
      </w:r>
      <w:r w:rsidRPr="00697E49">
        <w:rPr>
          <w:rStyle w:val="Hyperlink"/>
          <w:rFonts w:cs="Times New Roman"/>
          <w:sz w:val="20"/>
          <w:szCs w:val="20"/>
          <w:lang w:val="en-GB"/>
        </w:rPr>
        <w:t>10.1002/2016jd025430</w:t>
      </w:r>
      <w:r w:rsidR="00642F13">
        <w:rPr>
          <w:rStyle w:val="Hyperlink"/>
          <w:rFonts w:cs="Times New Roman"/>
          <w:sz w:val="20"/>
          <w:szCs w:val="20"/>
          <w:lang w:val="en-GB"/>
        </w:rPr>
        <w:fldChar w:fldCharType="end"/>
      </w:r>
      <w:r w:rsidRPr="00697E49">
        <w:rPr>
          <w:rFonts w:cs="Times New Roman"/>
          <w:sz w:val="20"/>
          <w:szCs w:val="20"/>
          <w:lang w:val="en-GB"/>
        </w:rPr>
        <w:t>.</w:t>
      </w:r>
    </w:p>
    <w:p w14:paraId="2F6E71AD" w14:textId="4DA24D0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L’Heureux, M.L., S. Lee, and B. Lyon, 2013: Recent multidecadal strengthening of the Walker circulation across the tropical Pacific.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3(6)</w:t>
      </w:r>
      <w:r w:rsidRPr="00697E49">
        <w:rPr>
          <w:rFonts w:cs="Times New Roman"/>
          <w:sz w:val="20"/>
          <w:szCs w:val="20"/>
          <w:lang w:val="en-GB"/>
        </w:rPr>
        <w:t>, 571–576, doi:</w:t>
      </w:r>
      <w:r w:rsidR="00642F13">
        <w:fldChar w:fldCharType="begin"/>
      </w:r>
      <w:r w:rsidR="00642F13" w:rsidRPr="001D5B54">
        <w:rPr>
          <w:lang w:val="en-US"/>
          <w:rPrChange w:id="4174" w:author="Clotilde Pean" w:date="2021-06-21T14:15:00Z">
            <w:rPr/>
          </w:rPrChange>
        </w:rPr>
        <w:instrText xml:space="preserve"> HYPERLINK "https://dx.doi.org/10.1038/nclimate1840" </w:instrText>
      </w:r>
      <w:r w:rsidR="00642F13">
        <w:fldChar w:fldCharType="separate"/>
      </w:r>
      <w:r w:rsidRPr="00697E49">
        <w:rPr>
          <w:rStyle w:val="Hyperlink"/>
          <w:rFonts w:cs="Times New Roman"/>
          <w:sz w:val="20"/>
          <w:szCs w:val="20"/>
          <w:lang w:val="en-GB"/>
        </w:rPr>
        <w:t>10.1038/nclimate1840</w:t>
      </w:r>
      <w:r w:rsidR="00642F13">
        <w:rPr>
          <w:rStyle w:val="Hyperlink"/>
          <w:rFonts w:cs="Times New Roman"/>
          <w:sz w:val="20"/>
          <w:szCs w:val="20"/>
          <w:lang w:val="en-GB"/>
        </w:rPr>
        <w:fldChar w:fldCharType="end"/>
      </w:r>
      <w:r w:rsidRPr="00697E49">
        <w:rPr>
          <w:rFonts w:cs="Times New Roman"/>
          <w:sz w:val="20"/>
          <w:szCs w:val="20"/>
          <w:lang w:val="en-GB"/>
        </w:rPr>
        <w:t>.</w:t>
      </w:r>
    </w:p>
    <w:p w14:paraId="667142A1" w14:textId="712BAA4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Laepple, T. and P. Huybers, 2014: Ocean surface temperature variability: Large model-data differences at decadal and longer periods.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111(47)</w:t>
      </w:r>
      <w:r w:rsidRPr="00697E49">
        <w:rPr>
          <w:rFonts w:cs="Times New Roman"/>
          <w:sz w:val="20"/>
          <w:szCs w:val="20"/>
          <w:lang w:val="en-GB"/>
        </w:rPr>
        <w:t>, 16682–16687, doi:</w:t>
      </w:r>
      <w:r w:rsidR="00642F13">
        <w:fldChar w:fldCharType="begin"/>
      </w:r>
      <w:r w:rsidR="00642F13" w:rsidRPr="001D5B54">
        <w:rPr>
          <w:lang w:val="en-US"/>
          <w:rPrChange w:id="4175" w:author="Clotilde Pean" w:date="2021-06-21T14:15:00Z">
            <w:rPr/>
          </w:rPrChange>
        </w:rPr>
        <w:instrText xml:space="preserve"> HYPERLINK "https://dx.doi.org/10.1073/pnas.1412077111" </w:instrText>
      </w:r>
      <w:r w:rsidR="00642F13">
        <w:fldChar w:fldCharType="separate"/>
      </w:r>
      <w:r w:rsidRPr="00697E49">
        <w:rPr>
          <w:rStyle w:val="Hyperlink"/>
          <w:rFonts w:cs="Times New Roman"/>
          <w:sz w:val="20"/>
          <w:szCs w:val="20"/>
          <w:lang w:val="en-GB"/>
        </w:rPr>
        <w:t>10.1073/pnas.1412077111</w:t>
      </w:r>
      <w:r w:rsidR="00642F13">
        <w:rPr>
          <w:rStyle w:val="Hyperlink"/>
          <w:rFonts w:cs="Times New Roman"/>
          <w:sz w:val="20"/>
          <w:szCs w:val="20"/>
          <w:lang w:val="en-GB"/>
        </w:rPr>
        <w:fldChar w:fldCharType="end"/>
      </w:r>
      <w:r w:rsidRPr="00697E49">
        <w:rPr>
          <w:rFonts w:cs="Times New Roman"/>
          <w:sz w:val="20"/>
          <w:szCs w:val="20"/>
          <w:lang w:val="en-GB"/>
        </w:rPr>
        <w:t>.</w:t>
      </w:r>
    </w:p>
    <w:p w14:paraId="333073A2" w14:textId="34B4E5C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Lago, V. and M.H. England, 2019: Projected Slowdown of Antarctic Bottom Water Formation in Response to Amplified Meltwater Contributions.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32(19)</w:t>
      </w:r>
      <w:r w:rsidRPr="00697E49">
        <w:rPr>
          <w:rFonts w:cs="Times New Roman"/>
          <w:sz w:val="20"/>
          <w:szCs w:val="20"/>
          <w:lang w:val="en-GB"/>
        </w:rPr>
        <w:t>, 6319–6335, doi:</w:t>
      </w:r>
      <w:r w:rsidR="00642F13">
        <w:fldChar w:fldCharType="begin"/>
      </w:r>
      <w:r w:rsidR="00642F13" w:rsidRPr="001D5B54">
        <w:rPr>
          <w:lang w:val="en-US"/>
          <w:rPrChange w:id="4176" w:author="Clotilde Pean" w:date="2021-06-21T14:15:00Z">
            <w:rPr/>
          </w:rPrChange>
        </w:rPr>
        <w:instrText xml:space="preserve"> HYPERLINK "https://dx.doi.org/10.1175/jcli-d-18-0622.1" </w:instrText>
      </w:r>
      <w:r w:rsidR="00642F13">
        <w:fldChar w:fldCharType="separate"/>
      </w:r>
      <w:r w:rsidRPr="00697E49">
        <w:rPr>
          <w:rStyle w:val="Hyperlink"/>
          <w:rFonts w:cs="Times New Roman"/>
          <w:sz w:val="20"/>
          <w:szCs w:val="20"/>
          <w:lang w:val="en-GB"/>
        </w:rPr>
        <w:t>10.1175/jcli-d-18-0622.1</w:t>
      </w:r>
      <w:r w:rsidR="00642F13">
        <w:rPr>
          <w:rStyle w:val="Hyperlink"/>
          <w:rFonts w:cs="Times New Roman"/>
          <w:sz w:val="20"/>
          <w:szCs w:val="20"/>
          <w:lang w:val="en-GB"/>
        </w:rPr>
        <w:fldChar w:fldCharType="end"/>
      </w:r>
      <w:r w:rsidRPr="00697E49">
        <w:rPr>
          <w:rFonts w:cs="Times New Roman"/>
          <w:sz w:val="20"/>
          <w:szCs w:val="20"/>
          <w:lang w:val="en-GB"/>
        </w:rPr>
        <w:t>.</w:t>
      </w:r>
    </w:p>
    <w:p w14:paraId="1AE0E1CF" w14:textId="1EB422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Lago, V. et al., 2016: Simulating the role of surface forcing on observed multidecadal upper-ocean salinity changes.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29(15)</w:t>
      </w:r>
      <w:r w:rsidRPr="00697E49">
        <w:rPr>
          <w:rFonts w:cs="Times New Roman"/>
          <w:sz w:val="20"/>
          <w:szCs w:val="20"/>
          <w:lang w:val="en-GB"/>
        </w:rPr>
        <w:t>, 5575–5588, doi:</w:t>
      </w:r>
      <w:r w:rsidR="00642F13">
        <w:fldChar w:fldCharType="begin"/>
      </w:r>
      <w:r w:rsidR="00642F13" w:rsidRPr="001D5B54">
        <w:rPr>
          <w:lang w:val="en-US"/>
          <w:rPrChange w:id="4177" w:author="Clotilde Pean" w:date="2021-06-21T14:15:00Z">
            <w:rPr/>
          </w:rPrChange>
        </w:rPr>
        <w:instrText xml:space="preserve"> HYPERLINK "https://dx.doi.org/10.1175/jcli-d-15-0519.1" </w:instrText>
      </w:r>
      <w:r w:rsidR="00642F13">
        <w:fldChar w:fldCharType="separate"/>
      </w:r>
      <w:r w:rsidRPr="00697E49">
        <w:rPr>
          <w:rStyle w:val="Hyperlink"/>
          <w:rFonts w:cs="Times New Roman"/>
          <w:sz w:val="20"/>
          <w:szCs w:val="20"/>
          <w:lang w:val="en-GB"/>
        </w:rPr>
        <w:t>10.1175/jcli-d-15-0519.1</w:t>
      </w:r>
      <w:r w:rsidR="00642F13">
        <w:rPr>
          <w:rStyle w:val="Hyperlink"/>
          <w:rFonts w:cs="Times New Roman"/>
          <w:sz w:val="20"/>
          <w:szCs w:val="20"/>
          <w:lang w:val="en-GB"/>
        </w:rPr>
        <w:fldChar w:fldCharType="end"/>
      </w:r>
      <w:r w:rsidRPr="00697E49">
        <w:rPr>
          <w:rFonts w:cs="Times New Roman"/>
          <w:sz w:val="20"/>
          <w:szCs w:val="20"/>
          <w:lang w:val="en-GB"/>
        </w:rPr>
        <w:t>.</w:t>
      </w:r>
    </w:p>
    <w:p w14:paraId="7FA3E765" w14:textId="5CD2435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Landrum, L. et al., 2013: Last Millennium Climate and Its Variability in CCSM4.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26(4)</w:t>
      </w:r>
      <w:r w:rsidRPr="00697E49">
        <w:rPr>
          <w:rFonts w:cs="Times New Roman"/>
          <w:sz w:val="20"/>
          <w:szCs w:val="20"/>
          <w:lang w:val="en-GB"/>
        </w:rPr>
        <w:t>, 1085–1111, doi:</w:t>
      </w:r>
      <w:r w:rsidR="00642F13">
        <w:fldChar w:fldCharType="begin"/>
      </w:r>
      <w:r w:rsidR="00642F13" w:rsidRPr="001D5B54">
        <w:rPr>
          <w:lang w:val="en-US"/>
          <w:rPrChange w:id="4178" w:author="Clotilde Pean" w:date="2021-06-21T14:15:00Z">
            <w:rPr/>
          </w:rPrChange>
        </w:rPr>
        <w:instrText xml:space="preserve"> HYPERLINK "https://dx.doi.org/10.1175/jcli-d-11-00326.1" </w:instrText>
      </w:r>
      <w:r w:rsidR="00642F13">
        <w:fldChar w:fldCharType="separate"/>
      </w:r>
      <w:r w:rsidRPr="00697E49">
        <w:rPr>
          <w:rStyle w:val="Hyperlink"/>
          <w:rFonts w:cs="Times New Roman"/>
          <w:sz w:val="20"/>
          <w:szCs w:val="20"/>
          <w:lang w:val="en-GB"/>
        </w:rPr>
        <w:t>10.1175/jcli-d-11-00326.1</w:t>
      </w:r>
      <w:r w:rsidR="00642F13">
        <w:rPr>
          <w:rStyle w:val="Hyperlink"/>
          <w:rFonts w:cs="Times New Roman"/>
          <w:sz w:val="20"/>
          <w:szCs w:val="20"/>
          <w:lang w:val="en-GB"/>
        </w:rPr>
        <w:fldChar w:fldCharType="end"/>
      </w:r>
      <w:r w:rsidRPr="00697E49">
        <w:rPr>
          <w:rFonts w:cs="Times New Roman"/>
          <w:sz w:val="20"/>
          <w:szCs w:val="20"/>
          <w:lang w:val="en-GB"/>
        </w:rPr>
        <w:t>.</w:t>
      </w:r>
    </w:p>
    <w:p w14:paraId="096D4F66" w14:textId="2B4784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Landrum, L.L., M.M. Holland, M.N. Raphael, and L.M. Polvani, 2017: Stratospheric Ozone Depletion: An Unlikely Driver of the Regional Trends in Antarctic Sea Ice in Austral Fall in the Late Twentieth Century.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44(21)</w:t>
      </w:r>
      <w:r w:rsidRPr="00697E49">
        <w:rPr>
          <w:rFonts w:cs="Times New Roman"/>
          <w:sz w:val="20"/>
          <w:szCs w:val="20"/>
          <w:lang w:val="en-GB"/>
        </w:rPr>
        <w:t>, 11,11–62,70, doi:</w:t>
      </w:r>
      <w:r w:rsidR="00642F13">
        <w:fldChar w:fldCharType="begin"/>
      </w:r>
      <w:r w:rsidR="00642F13" w:rsidRPr="001D5B54">
        <w:rPr>
          <w:lang w:val="en-US"/>
          <w:rPrChange w:id="4179" w:author="Clotilde Pean" w:date="2021-06-21T14:15:00Z">
            <w:rPr/>
          </w:rPrChange>
        </w:rPr>
        <w:instrText xml:space="preserve"> HYPERLINK "https://dx.doi.org/10.1002/2017gl075618" </w:instrText>
      </w:r>
      <w:r w:rsidR="00642F13">
        <w:fldChar w:fldCharType="separate"/>
      </w:r>
      <w:r w:rsidRPr="00697E49">
        <w:rPr>
          <w:rStyle w:val="Hyperlink"/>
          <w:rFonts w:cs="Times New Roman"/>
          <w:sz w:val="20"/>
          <w:szCs w:val="20"/>
          <w:lang w:val="en-GB"/>
        </w:rPr>
        <w:t>10.1002/2017gl075618</w:t>
      </w:r>
      <w:r w:rsidR="00642F13">
        <w:rPr>
          <w:rStyle w:val="Hyperlink"/>
          <w:rFonts w:cs="Times New Roman"/>
          <w:sz w:val="20"/>
          <w:szCs w:val="20"/>
          <w:lang w:val="en-GB"/>
        </w:rPr>
        <w:fldChar w:fldCharType="end"/>
      </w:r>
      <w:r w:rsidRPr="00697E49">
        <w:rPr>
          <w:rFonts w:cs="Times New Roman"/>
          <w:sz w:val="20"/>
          <w:szCs w:val="20"/>
          <w:lang w:val="en-GB"/>
        </w:rPr>
        <w:t>.</w:t>
      </w:r>
    </w:p>
    <w:p w14:paraId="71B5FDED" w14:textId="4FDE697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Landschützer, P., N. Gruber, and D.C.E. Bakker, 2016: Decadal variations and trends of the global ocean carbon sink. </w:t>
      </w:r>
      <w:r w:rsidRPr="00697E49">
        <w:rPr>
          <w:rFonts w:cs="Times New Roman"/>
          <w:i/>
          <w:sz w:val="20"/>
          <w:szCs w:val="20"/>
          <w:lang w:val="en-GB"/>
        </w:rPr>
        <w:t>Global Biogeochemical Cycles</w:t>
      </w:r>
      <w:r w:rsidRPr="00697E49">
        <w:rPr>
          <w:rFonts w:cs="Times New Roman"/>
          <w:sz w:val="20"/>
          <w:szCs w:val="20"/>
          <w:lang w:val="en-GB"/>
        </w:rPr>
        <w:t xml:space="preserve">, </w:t>
      </w:r>
      <w:r w:rsidRPr="00697E49">
        <w:rPr>
          <w:rFonts w:cs="Times New Roman"/>
          <w:b/>
          <w:sz w:val="20"/>
          <w:szCs w:val="20"/>
          <w:lang w:val="en-GB"/>
        </w:rPr>
        <w:t>30(10)</w:t>
      </w:r>
      <w:r w:rsidRPr="00697E49">
        <w:rPr>
          <w:rFonts w:cs="Times New Roman"/>
          <w:sz w:val="20"/>
          <w:szCs w:val="20"/>
          <w:lang w:val="en-GB"/>
        </w:rPr>
        <w:t>, 1396–1417, doi:</w:t>
      </w:r>
      <w:r w:rsidR="00642F13">
        <w:fldChar w:fldCharType="begin"/>
      </w:r>
      <w:r w:rsidR="00642F13" w:rsidRPr="001D5B54">
        <w:rPr>
          <w:lang w:val="en-US"/>
          <w:rPrChange w:id="4180" w:author="Clotilde Pean" w:date="2021-06-21T14:15:00Z">
            <w:rPr/>
          </w:rPrChange>
        </w:rPr>
        <w:instrText xml:space="preserve"> HYPERLINK "https://dx.doi.org/10.1002/2015gb005359" </w:instrText>
      </w:r>
      <w:r w:rsidR="00642F13">
        <w:fldChar w:fldCharType="separate"/>
      </w:r>
      <w:r w:rsidRPr="00697E49">
        <w:rPr>
          <w:rStyle w:val="Hyperlink"/>
          <w:rFonts w:cs="Times New Roman"/>
          <w:sz w:val="20"/>
          <w:szCs w:val="20"/>
          <w:lang w:val="en-GB"/>
        </w:rPr>
        <w:t>10.1002/2015gb005359</w:t>
      </w:r>
      <w:r w:rsidR="00642F13">
        <w:rPr>
          <w:rStyle w:val="Hyperlink"/>
          <w:rFonts w:cs="Times New Roman"/>
          <w:sz w:val="20"/>
          <w:szCs w:val="20"/>
          <w:lang w:val="en-GB"/>
        </w:rPr>
        <w:fldChar w:fldCharType="end"/>
      </w:r>
      <w:r w:rsidRPr="00697E49">
        <w:rPr>
          <w:rFonts w:cs="Times New Roman"/>
          <w:sz w:val="20"/>
          <w:szCs w:val="20"/>
          <w:lang w:val="en-GB"/>
        </w:rPr>
        <w:t>.</w:t>
      </w:r>
    </w:p>
    <w:p w14:paraId="228182F4" w14:textId="73E12F5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Langenbrunner, B. and J.D. Neelin, 2013: Analyzing enso teleconnections in cmip models as a measure of model fidelity in simulating precipitation.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26(13)</w:t>
      </w:r>
      <w:r w:rsidRPr="00697E49">
        <w:rPr>
          <w:rFonts w:cs="Times New Roman"/>
          <w:sz w:val="20"/>
          <w:szCs w:val="20"/>
          <w:lang w:val="en-GB"/>
        </w:rPr>
        <w:t>, 4431–4446, doi:</w:t>
      </w:r>
      <w:r w:rsidR="00642F13">
        <w:fldChar w:fldCharType="begin"/>
      </w:r>
      <w:r w:rsidR="00642F13" w:rsidRPr="001D5B54">
        <w:rPr>
          <w:lang w:val="en-US"/>
          <w:rPrChange w:id="4181" w:author="Clotilde Pean" w:date="2021-06-21T14:15:00Z">
            <w:rPr/>
          </w:rPrChange>
        </w:rPr>
        <w:instrText xml:space="preserve"> HYPERLINK "https://dx.doi.org/10.1175/jcli-d-12-00542.1" </w:instrText>
      </w:r>
      <w:r w:rsidR="00642F13">
        <w:fldChar w:fldCharType="separate"/>
      </w:r>
      <w:r w:rsidRPr="00697E49">
        <w:rPr>
          <w:rStyle w:val="Hyperlink"/>
          <w:rFonts w:cs="Times New Roman"/>
          <w:sz w:val="20"/>
          <w:szCs w:val="20"/>
          <w:lang w:val="en-GB"/>
        </w:rPr>
        <w:t>10.1175/jcli-d-12-00542.1</w:t>
      </w:r>
      <w:r w:rsidR="00642F13">
        <w:rPr>
          <w:rStyle w:val="Hyperlink"/>
          <w:rFonts w:cs="Times New Roman"/>
          <w:sz w:val="20"/>
          <w:szCs w:val="20"/>
          <w:lang w:val="en-GB"/>
        </w:rPr>
        <w:fldChar w:fldCharType="end"/>
      </w:r>
      <w:r w:rsidRPr="00697E49">
        <w:rPr>
          <w:rFonts w:cs="Times New Roman"/>
          <w:sz w:val="20"/>
          <w:szCs w:val="20"/>
          <w:lang w:val="en-GB"/>
        </w:rPr>
        <w:t>.</w:t>
      </w:r>
    </w:p>
    <w:p w14:paraId="20E27A95" w14:textId="1AB1418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Lapointe, F. et al., 2020: Annually resolved Atlantic sea surface temperature variability over the past 2,900 y. </w:t>
      </w:r>
      <w:r w:rsidRPr="00697E49">
        <w:rPr>
          <w:rFonts w:cs="Times New Roman"/>
          <w:i/>
          <w:sz w:val="20"/>
          <w:szCs w:val="20"/>
          <w:lang w:val="en-GB"/>
        </w:rPr>
        <w:t>Proceedings of the National Academy of Sciences</w:t>
      </w:r>
      <w:r w:rsidRPr="00697E49">
        <w:rPr>
          <w:rFonts w:cs="Times New Roman"/>
          <w:sz w:val="20"/>
          <w:szCs w:val="20"/>
          <w:lang w:val="en-GB"/>
        </w:rPr>
        <w:t>, 202014166, doi:</w:t>
      </w:r>
      <w:r w:rsidR="00642F13">
        <w:fldChar w:fldCharType="begin"/>
      </w:r>
      <w:r w:rsidR="00642F13" w:rsidRPr="001D5B54">
        <w:rPr>
          <w:lang w:val="en-US"/>
          <w:rPrChange w:id="4182" w:author="Clotilde Pean" w:date="2021-06-21T14:15:00Z">
            <w:rPr/>
          </w:rPrChange>
        </w:rPr>
        <w:instrText xml:space="preserve"> HYPERLINK "https://dx.doi.org/10.1073/pnas.2014166117" </w:instrText>
      </w:r>
      <w:r w:rsidR="00642F13">
        <w:fldChar w:fldCharType="separate"/>
      </w:r>
      <w:r w:rsidRPr="00697E49">
        <w:rPr>
          <w:rStyle w:val="Hyperlink"/>
          <w:rFonts w:cs="Times New Roman"/>
          <w:sz w:val="20"/>
          <w:szCs w:val="20"/>
          <w:lang w:val="en-GB"/>
        </w:rPr>
        <w:t>10.1073/pnas.2014166117</w:t>
      </w:r>
      <w:r w:rsidR="00642F13">
        <w:rPr>
          <w:rStyle w:val="Hyperlink"/>
          <w:rFonts w:cs="Times New Roman"/>
          <w:sz w:val="20"/>
          <w:szCs w:val="20"/>
          <w:lang w:val="en-GB"/>
        </w:rPr>
        <w:fldChar w:fldCharType="end"/>
      </w:r>
      <w:r w:rsidRPr="00697E49">
        <w:rPr>
          <w:rFonts w:cs="Times New Roman"/>
          <w:sz w:val="20"/>
          <w:szCs w:val="20"/>
          <w:lang w:val="en-GB"/>
        </w:rPr>
        <w:t>.</w:t>
      </w:r>
    </w:p>
    <w:p w14:paraId="1D2A78D6" w14:textId="7FA2A41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Larkin, N.K. and D.E. Harrison, 2002: ENSO warm (El Niño) and cold (La Niña) event life cycles: Ocean surface anomaly patterns, their symmetries, asymmetries, and implications.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15(10)</w:t>
      </w:r>
      <w:r w:rsidRPr="00697E49">
        <w:rPr>
          <w:rFonts w:cs="Times New Roman"/>
          <w:sz w:val="20"/>
          <w:szCs w:val="20"/>
          <w:lang w:val="en-GB"/>
        </w:rPr>
        <w:t>, 1118–1140, doi:</w:t>
      </w:r>
      <w:r w:rsidR="00642F13">
        <w:fldChar w:fldCharType="begin"/>
      </w:r>
      <w:r w:rsidR="00642F13" w:rsidRPr="001D5B54">
        <w:rPr>
          <w:lang w:val="en-US"/>
          <w:rPrChange w:id="4183" w:author="Clotilde Pean" w:date="2021-06-21T14:15:00Z">
            <w:rPr/>
          </w:rPrChange>
        </w:rPr>
        <w:instrText xml:space="preserve"> HYPERLINK "https://dx.doi.org/10.1175/1520-0442(2002)015%3c1118:ewenoa%3e2.0.co;2" </w:instrText>
      </w:r>
      <w:r w:rsidR="00642F13">
        <w:fldChar w:fldCharType="separate"/>
      </w:r>
      <w:r w:rsidRPr="00697E49">
        <w:rPr>
          <w:rStyle w:val="Hyperlink"/>
          <w:rFonts w:cs="Times New Roman"/>
          <w:sz w:val="20"/>
          <w:szCs w:val="20"/>
          <w:lang w:val="en-GB"/>
        </w:rPr>
        <w:t>10.1175/1520-0442(2002)015&lt;1118:ewenoa&gt;2.0.co;2</w:t>
      </w:r>
      <w:r w:rsidR="00642F13">
        <w:rPr>
          <w:rStyle w:val="Hyperlink"/>
          <w:rFonts w:cs="Times New Roman"/>
          <w:sz w:val="20"/>
          <w:szCs w:val="20"/>
          <w:lang w:val="en-GB"/>
        </w:rPr>
        <w:fldChar w:fldCharType="end"/>
      </w:r>
      <w:r w:rsidRPr="00697E49">
        <w:rPr>
          <w:rFonts w:cs="Times New Roman"/>
          <w:sz w:val="20"/>
          <w:szCs w:val="20"/>
          <w:lang w:val="en-GB"/>
        </w:rPr>
        <w:t>.</w:t>
      </w:r>
    </w:p>
    <w:p w14:paraId="1D7EEC5E" w14:textId="765F8A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Latif, M., T. Martin, and W. Park, 2013: Southern ocean sector centennial climate variability and recent decadal trends.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26(19)</w:t>
      </w:r>
      <w:r w:rsidRPr="00697E49">
        <w:rPr>
          <w:rFonts w:cs="Times New Roman"/>
          <w:sz w:val="20"/>
          <w:szCs w:val="20"/>
          <w:lang w:val="en-GB"/>
        </w:rPr>
        <w:t>, 7767–7782, doi:</w:t>
      </w:r>
      <w:r w:rsidR="00642F13">
        <w:fldChar w:fldCharType="begin"/>
      </w:r>
      <w:r w:rsidR="00642F13" w:rsidRPr="001D5B54">
        <w:rPr>
          <w:lang w:val="en-US"/>
          <w:rPrChange w:id="4184" w:author="Clotilde Pean" w:date="2021-06-21T14:15:00Z">
            <w:rPr/>
          </w:rPrChange>
        </w:rPr>
        <w:instrText xml:space="preserve"> HYPERLINK "https://dx.doi.org/10.1175/jcli-d-12-00281.1" </w:instrText>
      </w:r>
      <w:r w:rsidR="00642F13">
        <w:fldChar w:fldCharType="separate"/>
      </w:r>
      <w:r w:rsidRPr="00697E49">
        <w:rPr>
          <w:rStyle w:val="Hyperlink"/>
          <w:rFonts w:cs="Times New Roman"/>
          <w:sz w:val="20"/>
          <w:szCs w:val="20"/>
          <w:lang w:val="en-GB"/>
        </w:rPr>
        <w:t>10.1175/jcli-d-12-00281.1</w:t>
      </w:r>
      <w:r w:rsidR="00642F13">
        <w:rPr>
          <w:rStyle w:val="Hyperlink"/>
          <w:rFonts w:cs="Times New Roman"/>
          <w:sz w:val="20"/>
          <w:szCs w:val="20"/>
          <w:lang w:val="en-GB"/>
        </w:rPr>
        <w:fldChar w:fldCharType="end"/>
      </w:r>
      <w:r w:rsidRPr="00697E49">
        <w:rPr>
          <w:rFonts w:cs="Times New Roman"/>
          <w:sz w:val="20"/>
          <w:szCs w:val="20"/>
          <w:lang w:val="en-GB"/>
        </w:rPr>
        <w:t>.</w:t>
      </w:r>
    </w:p>
    <w:p w14:paraId="4A4EE9C4" w14:textId="1F403A9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Lau, W.K.M. and K.-M. Kim, 2015: Robust Hadley Circulation changes and increasing global dryness due to CO2 warming from CMIP5 model projections.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112(12)</w:t>
      </w:r>
      <w:r w:rsidRPr="00697E49">
        <w:rPr>
          <w:rFonts w:cs="Times New Roman"/>
          <w:sz w:val="20"/>
          <w:szCs w:val="20"/>
          <w:lang w:val="en-GB"/>
        </w:rPr>
        <w:t>, 3630–3635, doi:</w:t>
      </w:r>
      <w:r w:rsidR="00642F13">
        <w:fldChar w:fldCharType="begin"/>
      </w:r>
      <w:r w:rsidR="00642F13" w:rsidRPr="001D5B54">
        <w:rPr>
          <w:lang w:val="en-US"/>
          <w:rPrChange w:id="4185" w:author="Clotilde Pean" w:date="2021-06-21T14:15:00Z">
            <w:rPr/>
          </w:rPrChange>
        </w:rPr>
        <w:instrText xml:space="preserve"> HYPERLINK "https://dx.doi.org/10.1073/pnas.1418682112" </w:instrText>
      </w:r>
      <w:r w:rsidR="00642F13">
        <w:fldChar w:fldCharType="separate"/>
      </w:r>
      <w:r w:rsidRPr="00697E49">
        <w:rPr>
          <w:rStyle w:val="Hyperlink"/>
          <w:rFonts w:cs="Times New Roman"/>
          <w:sz w:val="20"/>
          <w:szCs w:val="20"/>
          <w:lang w:val="en-GB"/>
        </w:rPr>
        <w:t>10.1073/pnas.1418682112</w:t>
      </w:r>
      <w:r w:rsidR="00642F13">
        <w:rPr>
          <w:rStyle w:val="Hyperlink"/>
          <w:rFonts w:cs="Times New Roman"/>
          <w:sz w:val="20"/>
          <w:szCs w:val="20"/>
          <w:lang w:val="en-GB"/>
        </w:rPr>
        <w:fldChar w:fldCharType="end"/>
      </w:r>
      <w:r w:rsidRPr="00697E49">
        <w:rPr>
          <w:rFonts w:cs="Times New Roman"/>
          <w:sz w:val="20"/>
          <w:szCs w:val="20"/>
          <w:lang w:val="en-GB"/>
        </w:rPr>
        <w:t>.</w:t>
      </w:r>
    </w:p>
    <w:p w14:paraId="7E139DF8" w14:textId="389F2A0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Lauer, A. et al., 2018: Process-level improvements in CMIP5 models and their impact on tropical variability, the Southern Ocean, and monsoons. </w:t>
      </w:r>
      <w:r w:rsidRPr="00697E49">
        <w:rPr>
          <w:rFonts w:cs="Times New Roman"/>
          <w:i/>
          <w:sz w:val="20"/>
          <w:szCs w:val="20"/>
          <w:lang w:val="en-GB"/>
        </w:rPr>
        <w:t>Earth System Dynamics</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33–67, doi:</w:t>
      </w:r>
      <w:r w:rsidR="00642F13">
        <w:fldChar w:fldCharType="begin"/>
      </w:r>
      <w:r w:rsidR="00642F13" w:rsidRPr="001D5B54">
        <w:rPr>
          <w:lang w:val="en-US"/>
          <w:rPrChange w:id="4186" w:author="Clotilde Pean" w:date="2021-06-21T14:15:00Z">
            <w:rPr/>
          </w:rPrChange>
        </w:rPr>
        <w:instrText xml:space="preserve"> HYPERLINK "https://dx.doi.org/10.5194/esd-9-33-2018" </w:instrText>
      </w:r>
      <w:r w:rsidR="00642F13">
        <w:fldChar w:fldCharType="separate"/>
      </w:r>
      <w:r w:rsidRPr="00697E49">
        <w:rPr>
          <w:rStyle w:val="Hyperlink"/>
          <w:rFonts w:cs="Times New Roman"/>
          <w:sz w:val="20"/>
          <w:szCs w:val="20"/>
          <w:lang w:val="en-GB"/>
        </w:rPr>
        <w:t>10.5194/esd-9-33-2018</w:t>
      </w:r>
      <w:r w:rsidR="00642F13">
        <w:rPr>
          <w:rStyle w:val="Hyperlink"/>
          <w:rFonts w:cs="Times New Roman"/>
          <w:sz w:val="20"/>
          <w:szCs w:val="20"/>
          <w:lang w:val="en-GB"/>
        </w:rPr>
        <w:fldChar w:fldCharType="end"/>
      </w:r>
      <w:r w:rsidRPr="00697E49">
        <w:rPr>
          <w:rFonts w:cs="Times New Roman"/>
          <w:sz w:val="20"/>
          <w:szCs w:val="20"/>
          <w:lang w:val="en-GB"/>
        </w:rPr>
        <w:t>.</w:t>
      </w:r>
    </w:p>
    <w:p w14:paraId="4D1CF35D" w14:textId="2ADA42C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Lauer, A. et al., 2020: Earth System Model Evaluation Tool (ESMValTool) v2.0 – diagnostics for emergent constraints and future projections from Earth system models in CMIP.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13(9)</w:t>
      </w:r>
      <w:r w:rsidRPr="00697E49">
        <w:rPr>
          <w:rFonts w:cs="Times New Roman"/>
          <w:sz w:val="20"/>
          <w:szCs w:val="20"/>
          <w:lang w:val="en-GB"/>
        </w:rPr>
        <w:t>, 4205–4228, doi:</w:t>
      </w:r>
      <w:r w:rsidR="00642F13">
        <w:fldChar w:fldCharType="begin"/>
      </w:r>
      <w:r w:rsidR="00642F13" w:rsidRPr="001D5B54">
        <w:rPr>
          <w:lang w:val="en-US"/>
          <w:rPrChange w:id="4187" w:author="Clotilde Pean" w:date="2021-06-21T14:15:00Z">
            <w:rPr/>
          </w:rPrChange>
        </w:rPr>
        <w:instrText xml:space="preserve"> HYPERLINK "https://dx.doi.org/10.5194/gmd-13-4205-2020" </w:instrText>
      </w:r>
      <w:r w:rsidR="00642F13">
        <w:fldChar w:fldCharType="separate"/>
      </w:r>
      <w:r w:rsidRPr="00697E49">
        <w:rPr>
          <w:rStyle w:val="Hyperlink"/>
          <w:rFonts w:cs="Times New Roman"/>
          <w:sz w:val="20"/>
          <w:szCs w:val="20"/>
          <w:lang w:val="en-GB"/>
        </w:rPr>
        <w:t>10.5194/gmd-13-4205-2020</w:t>
      </w:r>
      <w:r w:rsidR="00642F13">
        <w:rPr>
          <w:rStyle w:val="Hyperlink"/>
          <w:rFonts w:cs="Times New Roman"/>
          <w:sz w:val="20"/>
          <w:szCs w:val="20"/>
          <w:lang w:val="en-GB"/>
        </w:rPr>
        <w:fldChar w:fldCharType="end"/>
      </w:r>
      <w:r w:rsidRPr="00697E49">
        <w:rPr>
          <w:rFonts w:cs="Times New Roman"/>
          <w:sz w:val="20"/>
          <w:szCs w:val="20"/>
          <w:lang w:val="en-GB"/>
        </w:rPr>
        <w:t>.</w:t>
      </w:r>
    </w:p>
    <w:p w14:paraId="12414EA6" w14:textId="4D59D71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Lean, J.L., 2018: Observation-based detection and attribution of 21st century climate change. </w:t>
      </w:r>
      <w:r w:rsidRPr="00697E49">
        <w:rPr>
          <w:rFonts w:cs="Times New Roman"/>
          <w:i/>
          <w:sz w:val="20"/>
          <w:szCs w:val="20"/>
          <w:lang w:val="en-GB"/>
        </w:rPr>
        <w:t>Wiley Interdisciplinary Reviews: Climate Change</w:t>
      </w:r>
      <w:r w:rsidRPr="00697E49">
        <w:rPr>
          <w:rFonts w:cs="Times New Roman"/>
          <w:sz w:val="20"/>
          <w:szCs w:val="20"/>
          <w:lang w:val="en-GB"/>
        </w:rPr>
        <w:t xml:space="preserve">, </w:t>
      </w:r>
      <w:r w:rsidRPr="00697E49">
        <w:rPr>
          <w:rFonts w:cs="Times New Roman"/>
          <w:b/>
          <w:sz w:val="20"/>
          <w:szCs w:val="20"/>
          <w:lang w:val="en-GB"/>
        </w:rPr>
        <w:t>9(2)</w:t>
      </w:r>
      <w:r w:rsidRPr="00697E49">
        <w:rPr>
          <w:rFonts w:cs="Times New Roman"/>
          <w:sz w:val="20"/>
          <w:szCs w:val="20"/>
          <w:lang w:val="en-GB"/>
        </w:rPr>
        <w:t>, e511, doi:</w:t>
      </w:r>
      <w:r w:rsidR="00642F13">
        <w:fldChar w:fldCharType="begin"/>
      </w:r>
      <w:r w:rsidR="00642F13" w:rsidRPr="001D5B54">
        <w:rPr>
          <w:lang w:val="en-US"/>
          <w:rPrChange w:id="4188" w:author="Clotilde Pean" w:date="2021-06-21T14:15:00Z">
            <w:rPr/>
          </w:rPrChange>
        </w:rPr>
        <w:instrText xml:space="preserve"> HYPERLINK "https://dx.doi.org/10.1002/wcc.511" </w:instrText>
      </w:r>
      <w:r w:rsidR="00642F13">
        <w:fldChar w:fldCharType="separate"/>
      </w:r>
      <w:r w:rsidRPr="00697E49">
        <w:rPr>
          <w:rStyle w:val="Hyperlink"/>
          <w:rFonts w:cs="Times New Roman"/>
          <w:sz w:val="20"/>
          <w:szCs w:val="20"/>
          <w:lang w:val="en-GB"/>
        </w:rPr>
        <w:t>10.1002/wcc.511</w:t>
      </w:r>
      <w:r w:rsidR="00642F13">
        <w:rPr>
          <w:rStyle w:val="Hyperlink"/>
          <w:rFonts w:cs="Times New Roman"/>
          <w:sz w:val="20"/>
          <w:szCs w:val="20"/>
          <w:lang w:val="en-GB"/>
        </w:rPr>
        <w:fldChar w:fldCharType="end"/>
      </w:r>
      <w:r w:rsidRPr="00697E49">
        <w:rPr>
          <w:rFonts w:cs="Times New Roman"/>
          <w:sz w:val="20"/>
          <w:szCs w:val="20"/>
          <w:lang w:val="en-GB"/>
        </w:rPr>
        <w:t>.</w:t>
      </w:r>
    </w:p>
    <w:p w14:paraId="0A9DC635" w14:textId="26E820D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J., K.R. Sperber, P.J. Gleckler, C.J.W. Bonfils, and K.E. Taylor, 2019: Quantifying the agreement between observed and simulated extratropical modes of interannual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52(7–8)</w:t>
      </w:r>
      <w:r w:rsidRPr="00697E49">
        <w:rPr>
          <w:rFonts w:cs="Times New Roman"/>
          <w:sz w:val="20"/>
          <w:szCs w:val="20"/>
          <w:lang w:val="en-GB"/>
        </w:rPr>
        <w:t>, 4057–4089, doi:</w:t>
      </w:r>
      <w:r w:rsidR="00642F13">
        <w:fldChar w:fldCharType="begin"/>
      </w:r>
      <w:r w:rsidR="00642F13" w:rsidRPr="001D5B54">
        <w:rPr>
          <w:lang w:val="en-US"/>
          <w:rPrChange w:id="4189" w:author="Clotilde Pean" w:date="2021-06-21T14:15:00Z">
            <w:rPr/>
          </w:rPrChange>
        </w:rPr>
        <w:instrText xml:space="preserve"> HYPERLINK "https://dx.doi.org/10.1007/s00382-018-4355-4" </w:instrText>
      </w:r>
      <w:r w:rsidR="00642F13">
        <w:fldChar w:fldCharType="separate"/>
      </w:r>
      <w:r w:rsidRPr="00697E49">
        <w:rPr>
          <w:rStyle w:val="Hyperlink"/>
          <w:rFonts w:cs="Times New Roman"/>
          <w:sz w:val="20"/>
          <w:szCs w:val="20"/>
          <w:lang w:val="en-GB"/>
        </w:rPr>
        <w:t>10.1007/s00382-018-4355-4</w:t>
      </w:r>
      <w:r w:rsidR="00642F13">
        <w:rPr>
          <w:rStyle w:val="Hyperlink"/>
          <w:rFonts w:cs="Times New Roman"/>
          <w:sz w:val="20"/>
          <w:szCs w:val="20"/>
          <w:lang w:val="en-GB"/>
        </w:rPr>
        <w:fldChar w:fldCharType="end"/>
      </w:r>
      <w:r w:rsidRPr="00697E49">
        <w:rPr>
          <w:rFonts w:cs="Times New Roman"/>
          <w:sz w:val="20"/>
          <w:szCs w:val="20"/>
          <w:lang w:val="en-GB"/>
        </w:rPr>
        <w:t>.</w:t>
      </w:r>
    </w:p>
    <w:p w14:paraId="323F9C56" w14:textId="0175A5F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J.-Y. and B. Wang, 2014a: Future change of global monsoon in the CMIP5. </w:t>
      </w:r>
      <w:r w:rsidRPr="00697E49">
        <w:rPr>
          <w:rFonts w:cs="Times New Roman"/>
          <w:i/>
          <w:sz w:val="20"/>
          <w:szCs w:val="20"/>
          <w:lang w:val="en-GB"/>
        </w:rPr>
        <w:t>Clim. Dyn.</w:t>
      </w:r>
      <w:r w:rsidRPr="00697E49">
        <w:rPr>
          <w:rFonts w:cs="Times New Roman"/>
          <w:sz w:val="20"/>
          <w:szCs w:val="20"/>
          <w:lang w:val="en-GB"/>
        </w:rPr>
        <w:t xml:space="preserve">, </w:t>
      </w:r>
      <w:r w:rsidRPr="00697E49">
        <w:rPr>
          <w:rFonts w:cs="Times New Roman"/>
          <w:b/>
          <w:sz w:val="20"/>
          <w:szCs w:val="20"/>
          <w:lang w:val="en-GB"/>
        </w:rPr>
        <w:t>42</w:t>
      </w:r>
      <w:r w:rsidRPr="00697E49">
        <w:rPr>
          <w:rFonts w:cs="Times New Roman"/>
          <w:sz w:val="20"/>
          <w:szCs w:val="20"/>
          <w:lang w:val="en-GB"/>
        </w:rPr>
        <w:t xml:space="preserve">, 101–119, </w:t>
      </w:r>
      <w:r w:rsidRPr="00697E49">
        <w:rPr>
          <w:rFonts w:cs="Times New Roman"/>
          <w:sz w:val="20"/>
          <w:szCs w:val="20"/>
          <w:lang w:val="en-GB"/>
        </w:rPr>
        <w:lastRenderedPageBreak/>
        <w:t>doi:</w:t>
      </w:r>
      <w:r w:rsidR="00642F13">
        <w:fldChar w:fldCharType="begin"/>
      </w:r>
      <w:r w:rsidR="00642F13" w:rsidRPr="001D5B54">
        <w:rPr>
          <w:lang w:val="en-US"/>
          <w:rPrChange w:id="4190" w:author="Clotilde Pean" w:date="2021-06-21T14:15:00Z">
            <w:rPr/>
          </w:rPrChange>
        </w:rPr>
        <w:instrText xml:space="preserve"> HYPERLINK "https://dx.doi.org/10.1007/s00382-012-1564-0" </w:instrText>
      </w:r>
      <w:r w:rsidR="00642F13">
        <w:fldChar w:fldCharType="separate"/>
      </w:r>
      <w:r w:rsidRPr="00697E49">
        <w:rPr>
          <w:rStyle w:val="Hyperlink"/>
          <w:rFonts w:cs="Times New Roman"/>
          <w:sz w:val="20"/>
          <w:szCs w:val="20"/>
          <w:lang w:val="en-GB"/>
        </w:rPr>
        <w:t>10.1007/s00382-012-1564-0</w:t>
      </w:r>
      <w:r w:rsidR="00642F13">
        <w:rPr>
          <w:rStyle w:val="Hyperlink"/>
          <w:rFonts w:cs="Times New Roman"/>
          <w:sz w:val="20"/>
          <w:szCs w:val="20"/>
          <w:lang w:val="en-GB"/>
        </w:rPr>
        <w:fldChar w:fldCharType="end"/>
      </w:r>
      <w:r w:rsidRPr="00697E49">
        <w:rPr>
          <w:rFonts w:cs="Times New Roman"/>
          <w:sz w:val="20"/>
          <w:szCs w:val="20"/>
          <w:lang w:val="en-GB"/>
        </w:rPr>
        <w:t>.</w:t>
      </w:r>
    </w:p>
    <w:p w14:paraId="196CE74C" w14:textId="43504C4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J.-Y. and B. Wang, 2014b: Future change of global monsoon in the CMIP5. </w:t>
      </w:r>
      <w:r w:rsidRPr="00697E49">
        <w:rPr>
          <w:rFonts w:cs="Times New Roman"/>
          <w:i/>
          <w:sz w:val="20"/>
          <w:szCs w:val="20"/>
          <w:lang w:val="en-GB"/>
        </w:rPr>
        <w:t>Clim. Dyn.</w:t>
      </w:r>
      <w:r w:rsidRPr="00697E49">
        <w:rPr>
          <w:rFonts w:cs="Times New Roman"/>
          <w:sz w:val="20"/>
          <w:szCs w:val="20"/>
          <w:lang w:val="en-GB"/>
        </w:rPr>
        <w:t xml:space="preserve">, </w:t>
      </w:r>
      <w:r w:rsidRPr="00697E49">
        <w:rPr>
          <w:rFonts w:cs="Times New Roman"/>
          <w:b/>
          <w:sz w:val="20"/>
          <w:szCs w:val="20"/>
          <w:lang w:val="en-GB"/>
        </w:rPr>
        <w:t>42</w:t>
      </w:r>
      <w:r w:rsidRPr="00697E49">
        <w:rPr>
          <w:rFonts w:cs="Times New Roman"/>
          <w:sz w:val="20"/>
          <w:szCs w:val="20"/>
          <w:lang w:val="en-GB"/>
        </w:rPr>
        <w:t>, 101–119, doi:</w:t>
      </w:r>
      <w:r w:rsidR="00642F13">
        <w:fldChar w:fldCharType="begin"/>
      </w:r>
      <w:r w:rsidR="00642F13" w:rsidRPr="001D5B54">
        <w:rPr>
          <w:lang w:val="en-US"/>
          <w:rPrChange w:id="4191" w:author="Clotilde Pean" w:date="2021-06-21T14:15:00Z">
            <w:rPr/>
          </w:rPrChange>
        </w:rPr>
        <w:instrText xml:space="preserve"> HYPERLINK "https://dx.doi.org/10.1007/s00382-012-1564-0" </w:instrText>
      </w:r>
      <w:r w:rsidR="00642F13">
        <w:fldChar w:fldCharType="separate"/>
      </w:r>
      <w:r w:rsidRPr="00697E49">
        <w:rPr>
          <w:rStyle w:val="Hyperlink"/>
          <w:rFonts w:cs="Times New Roman"/>
          <w:sz w:val="20"/>
          <w:szCs w:val="20"/>
          <w:lang w:val="en-GB"/>
        </w:rPr>
        <w:t>10.1007/s00382-012-1564-0</w:t>
      </w:r>
      <w:r w:rsidR="00642F13">
        <w:rPr>
          <w:rStyle w:val="Hyperlink"/>
          <w:rFonts w:cs="Times New Roman"/>
          <w:sz w:val="20"/>
          <w:szCs w:val="20"/>
          <w:lang w:val="en-GB"/>
        </w:rPr>
        <w:fldChar w:fldCharType="end"/>
      </w:r>
      <w:r w:rsidRPr="00697E49">
        <w:rPr>
          <w:rFonts w:cs="Times New Roman"/>
          <w:sz w:val="20"/>
          <w:szCs w:val="20"/>
          <w:lang w:val="en-GB"/>
        </w:rPr>
        <w:t>.</w:t>
      </w:r>
    </w:p>
    <w:p w14:paraId="7A8BA3B9" w14:textId="1B802CC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S.K. et al., 2015: Pacific origin of the abrupt increase in Indian Ocean heat content during the warming hiatus.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8(6)</w:t>
      </w:r>
      <w:r w:rsidRPr="00697E49">
        <w:rPr>
          <w:rFonts w:cs="Times New Roman"/>
          <w:sz w:val="20"/>
          <w:szCs w:val="20"/>
          <w:lang w:val="en-GB"/>
        </w:rPr>
        <w:t>, 445–449, doi:</w:t>
      </w:r>
      <w:r w:rsidR="00642F13">
        <w:fldChar w:fldCharType="begin"/>
      </w:r>
      <w:r w:rsidR="00642F13" w:rsidRPr="001D5B54">
        <w:rPr>
          <w:lang w:val="en-US"/>
          <w:rPrChange w:id="4192" w:author="Clotilde Pean" w:date="2021-06-21T14:15:00Z">
            <w:rPr/>
          </w:rPrChange>
        </w:rPr>
        <w:instrText xml:space="preserve"> HYPERLINK "https://dx.doi.org/10.1038/ngeo2438" </w:instrText>
      </w:r>
      <w:r w:rsidR="00642F13">
        <w:fldChar w:fldCharType="separate"/>
      </w:r>
      <w:r w:rsidRPr="00697E49">
        <w:rPr>
          <w:rStyle w:val="Hyperlink"/>
          <w:rFonts w:cs="Times New Roman"/>
          <w:sz w:val="20"/>
          <w:szCs w:val="20"/>
          <w:lang w:val="en-GB"/>
        </w:rPr>
        <w:t>10.1038/ngeo2438</w:t>
      </w:r>
      <w:r w:rsidR="00642F13">
        <w:rPr>
          <w:rStyle w:val="Hyperlink"/>
          <w:rFonts w:cs="Times New Roman"/>
          <w:sz w:val="20"/>
          <w:szCs w:val="20"/>
          <w:lang w:val="en-GB"/>
        </w:rPr>
        <w:fldChar w:fldCharType="end"/>
      </w:r>
      <w:r w:rsidRPr="00697E49">
        <w:rPr>
          <w:rFonts w:cs="Times New Roman"/>
          <w:sz w:val="20"/>
          <w:szCs w:val="20"/>
          <w:lang w:val="en-GB"/>
        </w:rPr>
        <w:t>.</w:t>
      </w:r>
    </w:p>
    <w:p w14:paraId="1F421679" w14:textId="36BEFFE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T., D.E. Waliser, J.-L.F. Li, F.W. Landerer, and M.M. Gierach, 2013: Evaluation of CMIP3 and CMIP5 Wind Stress Climatology Using Satellite Measurements and Atmospheric Reanalysis Products.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26(16)</w:t>
      </w:r>
      <w:r w:rsidRPr="00697E49">
        <w:rPr>
          <w:rFonts w:cs="Times New Roman"/>
          <w:sz w:val="20"/>
          <w:szCs w:val="20"/>
          <w:lang w:val="en-GB"/>
        </w:rPr>
        <w:t>, 5810–5826, doi:</w:t>
      </w:r>
      <w:r w:rsidR="00642F13">
        <w:fldChar w:fldCharType="begin"/>
      </w:r>
      <w:r w:rsidR="00642F13" w:rsidRPr="001D5B54">
        <w:rPr>
          <w:lang w:val="en-US"/>
          <w:rPrChange w:id="4193" w:author="Clotilde Pean" w:date="2021-06-21T14:15:00Z">
            <w:rPr/>
          </w:rPrChange>
        </w:rPr>
        <w:instrText xml:space="preserve"> HYPERLINK "https://dx.doi.org/10.1175/jcli-d-12-00591.1" </w:instrText>
      </w:r>
      <w:r w:rsidR="00642F13">
        <w:fldChar w:fldCharType="separate"/>
      </w:r>
      <w:r w:rsidRPr="00697E49">
        <w:rPr>
          <w:rStyle w:val="Hyperlink"/>
          <w:rFonts w:cs="Times New Roman"/>
          <w:sz w:val="20"/>
          <w:szCs w:val="20"/>
          <w:lang w:val="en-GB"/>
        </w:rPr>
        <w:t>10.1175/jcli-d-12-00591.1</w:t>
      </w:r>
      <w:r w:rsidR="00642F13">
        <w:rPr>
          <w:rStyle w:val="Hyperlink"/>
          <w:rFonts w:cs="Times New Roman"/>
          <w:sz w:val="20"/>
          <w:szCs w:val="20"/>
          <w:lang w:val="en-GB"/>
        </w:rPr>
        <w:fldChar w:fldCharType="end"/>
      </w:r>
      <w:r w:rsidRPr="00697E49">
        <w:rPr>
          <w:rFonts w:cs="Times New Roman"/>
          <w:sz w:val="20"/>
          <w:szCs w:val="20"/>
          <w:lang w:val="en-GB"/>
        </w:rPr>
        <w:t>.</w:t>
      </w:r>
    </w:p>
    <w:p w14:paraId="586C63F6" w14:textId="0BBB96B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Y.-Y. and R.X. Black, 2013: Boreal winter low-frequency variability in CMIP5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118(13)</w:t>
      </w:r>
      <w:r w:rsidRPr="00697E49">
        <w:rPr>
          <w:rFonts w:cs="Times New Roman"/>
          <w:sz w:val="20"/>
          <w:szCs w:val="20"/>
          <w:lang w:val="en-GB"/>
        </w:rPr>
        <w:t>, 6891–6904, doi:</w:t>
      </w:r>
      <w:r w:rsidR="00642F13">
        <w:fldChar w:fldCharType="begin"/>
      </w:r>
      <w:r w:rsidR="00642F13" w:rsidRPr="001D5B54">
        <w:rPr>
          <w:lang w:val="en-US"/>
          <w:rPrChange w:id="4194" w:author="Clotilde Pean" w:date="2021-06-21T14:15:00Z">
            <w:rPr/>
          </w:rPrChange>
        </w:rPr>
        <w:instrText xml:space="preserve"> HYPERLINK "https://dx.doi.org/10.1002/jgrd.50493" </w:instrText>
      </w:r>
      <w:r w:rsidR="00642F13">
        <w:fldChar w:fldCharType="separate"/>
      </w:r>
      <w:r w:rsidRPr="00697E49">
        <w:rPr>
          <w:rStyle w:val="Hyperlink"/>
          <w:rFonts w:cs="Times New Roman"/>
          <w:sz w:val="20"/>
          <w:szCs w:val="20"/>
          <w:lang w:val="en-GB"/>
        </w:rPr>
        <w:t>10.1002/jgrd.50493</w:t>
      </w:r>
      <w:r w:rsidR="00642F13">
        <w:rPr>
          <w:rStyle w:val="Hyperlink"/>
          <w:rFonts w:cs="Times New Roman"/>
          <w:sz w:val="20"/>
          <w:szCs w:val="20"/>
          <w:lang w:val="en-GB"/>
        </w:rPr>
        <w:fldChar w:fldCharType="end"/>
      </w:r>
      <w:r w:rsidRPr="00697E49">
        <w:rPr>
          <w:rFonts w:cs="Times New Roman"/>
          <w:sz w:val="20"/>
          <w:szCs w:val="20"/>
          <w:lang w:val="en-GB"/>
        </w:rPr>
        <w:t>.</w:t>
      </w:r>
    </w:p>
    <w:p w14:paraId="3692D8A8" w14:textId="39BB2FE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Lee, Y.-Y. and R.X. Black, 2015: The Structure and Dynamics of the Stratospheric Northern Annular Mode in CMIP5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w:t>
      </w:r>
      <w:r w:rsidRPr="00697E49">
        <w:rPr>
          <w:rFonts w:cs="Times New Roman"/>
          <w:sz w:val="20"/>
          <w:szCs w:val="20"/>
          <w:lang w:val="en-GB"/>
        </w:rPr>
        <w:t>, 86–107, doi:</w:t>
      </w:r>
      <w:r w:rsidR="00642F13">
        <w:fldChar w:fldCharType="begin"/>
      </w:r>
      <w:r w:rsidR="00642F13" w:rsidRPr="001D5B54">
        <w:rPr>
          <w:lang w:val="en-US"/>
          <w:rPrChange w:id="4195" w:author="Clotilde Pean" w:date="2021-06-21T14:15:00Z">
            <w:rPr/>
          </w:rPrChange>
        </w:rPr>
        <w:instrText xml:space="preserve"> HYPERLINK "https://dx.doi.org/10.1175/jcli-d-13-00570.1" </w:instrText>
      </w:r>
      <w:r w:rsidR="00642F13">
        <w:fldChar w:fldCharType="separate"/>
      </w:r>
      <w:r w:rsidRPr="00697E49">
        <w:rPr>
          <w:rStyle w:val="Hyperlink"/>
          <w:rFonts w:cs="Times New Roman"/>
          <w:sz w:val="20"/>
          <w:szCs w:val="20"/>
          <w:lang w:val="en-GB"/>
        </w:rPr>
        <w:t>10.1175/jcli-d-13-00570.1</w:t>
      </w:r>
      <w:r w:rsidR="00642F13">
        <w:rPr>
          <w:rStyle w:val="Hyperlink"/>
          <w:rFonts w:cs="Times New Roman"/>
          <w:sz w:val="20"/>
          <w:szCs w:val="20"/>
          <w:lang w:val="en-GB"/>
        </w:rPr>
        <w:fldChar w:fldCharType="end"/>
      </w:r>
      <w:r w:rsidRPr="00697E49">
        <w:rPr>
          <w:rFonts w:cs="Times New Roman"/>
          <w:sz w:val="20"/>
          <w:szCs w:val="20"/>
          <w:lang w:val="en-GB"/>
        </w:rPr>
        <w:t>.</w:t>
      </w:r>
    </w:p>
    <w:p w14:paraId="5D29916D" w14:textId="452856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Lehner, F., C.C. Raible, and T.F. Stocker, 2012: Testing the robustness of a precipitation proxy-based North Atlantic Oscillation reconstruction. </w:t>
      </w:r>
      <w:r w:rsidRPr="00697E49">
        <w:rPr>
          <w:rFonts w:cs="Times New Roman"/>
          <w:i/>
          <w:sz w:val="20"/>
          <w:szCs w:val="20"/>
          <w:lang w:val="en-GB"/>
        </w:rPr>
        <w:t>Quaternary Science Reviews</w:t>
      </w:r>
      <w:r w:rsidRPr="00697E49">
        <w:rPr>
          <w:rFonts w:cs="Times New Roman"/>
          <w:sz w:val="20"/>
          <w:szCs w:val="20"/>
          <w:lang w:val="en-GB"/>
        </w:rPr>
        <w:t xml:space="preserve">, </w:t>
      </w:r>
      <w:r w:rsidRPr="00697E49">
        <w:rPr>
          <w:rFonts w:cs="Times New Roman"/>
          <w:b/>
          <w:sz w:val="20"/>
          <w:szCs w:val="20"/>
          <w:lang w:val="en-GB"/>
        </w:rPr>
        <w:t>45</w:t>
      </w:r>
      <w:r w:rsidRPr="00697E49">
        <w:rPr>
          <w:rFonts w:cs="Times New Roman"/>
          <w:sz w:val="20"/>
          <w:szCs w:val="20"/>
          <w:lang w:val="en-GB"/>
        </w:rPr>
        <w:t>, 85–94, doi:</w:t>
      </w:r>
      <w:r w:rsidR="00642F13">
        <w:fldChar w:fldCharType="begin"/>
      </w:r>
      <w:r w:rsidR="00642F13" w:rsidRPr="001D5B54">
        <w:rPr>
          <w:lang w:val="en-US"/>
          <w:rPrChange w:id="4196" w:author="Clotilde Pean" w:date="2021-06-21T14:15:00Z">
            <w:rPr/>
          </w:rPrChange>
        </w:rPr>
        <w:instrText xml:space="preserve"> HYPERLINK "https://dx.doi.org/10.1016/j.quascirev.2012.04.025" </w:instrText>
      </w:r>
      <w:r w:rsidR="00642F13">
        <w:fldChar w:fldCharType="separate"/>
      </w:r>
      <w:r w:rsidRPr="00697E49">
        <w:rPr>
          <w:rStyle w:val="Hyperlink"/>
          <w:rFonts w:cs="Times New Roman"/>
          <w:sz w:val="20"/>
          <w:szCs w:val="20"/>
          <w:lang w:val="en-GB"/>
        </w:rPr>
        <w:t>10.1016/j.quascirev.2012.04.025</w:t>
      </w:r>
      <w:r w:rsidR="00642F13">
        <w:rPr>
          <w:rStyle w:val="Hyperlink"/>
          <w:rFonts w:cs="Times New Roman"/>
          <w:sz w:val="20"/>
          <w:szCs w:val="20"/>
          <w:lang w:val="en-GB"/>
        </w:rPr>
        <w:fldChar w:fldCharType="end"/>
      </w:r>
      <w:r w:rsidRPr="00697E49">
        <w:rPr>
          <w:rFonts w:cs="Times New Roman"/>
          <w:sz w:val="20"/>
          <w:szCs w:val="20"/>
          <w:lang w:val="en-GB"/>
        </w:rPr>
        <w:t>.</w:t>
      </w:r>
    </w:p>
    <w:p w14:paraId="37901A6F" w14:textId="7408F68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Lehner, F., A.P. Schurer, G.C. Hegerl, C. Deser, and T.L. Frölicher, 2016: The importance of ENSO phase during volcanic eruptions for detection and attribution.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43(6)</w:t>
      </w:r>
      <w:r w:rsidRPr="00697E49">
        <w:rPr>
          <w:rFonts w:cs="Times New Roman"/>
          <w:sz w:val="20"/>
          <w:szCs w:val="20"/>
          <w:lang w:val="en-GB"/>
        </w:rPr>
        <w:t>, 2851–2858, doi:</w:t>
      </w:r>
      <w:r w:rsidR="00642F13">
        <w:fldChar w:fldCharType="begin"/>
      </w:r>
      <w:r w:rsidR="00642F13" w:rsidRPr="001D5B54">
        <w:rPr>
          <w:lang w:val="en-US"/>
          <w:rPrChange w:id="4197" w:author="Clotilde Pean" w:date="2021-06-21T14:15:00Z">
            <w:rPr/>
          </w:rPrChange>
        </w:rPr>
        <w:instrText xml:space="preserve"> HYPERLINK "https://dx.doi.org/10.1002/2016gl067935" </w:instrText>
      </w:r>
      <w:r w:rsidR="00642F13">
        <w:fldChar w:fldCharType="separate"/>
      </w:r>
      <w:r w:rsidRPr="00697E49">
        <w:rPr>
          <w:rStyle w:val="Hyperlink"/>
          <w:rFonts w:cs="Times New Roman"/>
          <w:sz w:val="20"/>
          <w:szCs w:val="20"/>
          <w:lang w:val="en-GB"/>
        </w:rPr>
        <w:t>10.1002/2016gl067935</w:t>
      </w:r>
      <w:r w:rsidR="00642F13">
        <w:rPr>
          <w:rStyle w:val="Hyperlink"/>
          <w:rFonts w:cs="Times New Roman"/>
          <w:sz w:val="20"/>
          <w:szCs w:val="20"/>
          <w:lang w:val="en-GB"/>
        </w:rPr>
        <w:fldChar w:fldCharType="end"/>
      </w:r>
      <w:r w:rsidRPr="00697E49">
        <w:rPr>
          <w:rFonts w:cs="Times New Roman"/>
          <w:sz w:val="20"/>
          <w:szCs w:val="20"/>
          <w:lang w:val="en-GB"/>
        </w:rPr>
        <w:t>.</w:t>
      </w:r>
    </w:p>
    <w:p w14:paraId="16E6B39F" w14:textId="2AEF14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Leroux, S. et al., 2018: Intrinsic and Atmospherically Forced Variability of the AMOC: Insights from a Large-Ensemble Ocean Hindcast.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31(3)</w:t>
      </w:r>
      <w:r w:rsidRPr="00697E49">
        <w:rPr>
          <w:rFonts w:cs="Times New Roman"/>
          <w:sz w:val="20"/>
          <w:szCs w:val="20"/>
          <w:lang w:val="en-GB"/>
        </w:rPr>
        <w:t>, 1183–1203, doi:</w:t>
      </w:r>
      <w:r w:rsidR="00642F13">
        <w:fldChar w:fldCharType="begin"/>
      </w:r>
      <w:r w:rsidR="00642F13" w:rsidRPr="001D5B54">
        <w:rPr>
          <w:lang w:val="en-US"/>
          <w:rPrChange w:id="4198" w:author="Clotilde Pean" w:date="2021-06-21T14:15:00Z">
            <w:rPr/>
          </w:rPrChange>
        </w:rPr>
        <w:instrText xml:space="preserve"> HYPERLINK "https://dx.doi.org/10.1175/jcli-d-17-0168.1" </w:instrText>
      </w:r>
      <w:r w:rsidR="00642F13">
        <w:fldChar w:fldCharType="separate"/>
      </w:r>
      <w:r w:rsidRPr="00697E49">
        <w:rPr>
          <w:rStyle w:val="Hyperlink"/>
          <w:rFonts w:cs="Times New Roman"/>
          <w:sz w:val="20"/>
          <w:szCs w:val="20"/>
          <w:lang w:val="en-GB"/>
        </w:rPr>
        <w:t>10.1175/jcli-d-17-0168.1</w:t>
      </w:r>
      <w:r w:rsidR="00642F13">
        <w:rPr>
          <w:rStyle w:val="Hyperlink"/>
          <w:rFonts w:cs="Times New Roman"/>
          <w:sz w:val="20"/>
          <w:szCs w:val="20"/>
          <w:lang w:val="en-GB"/>
        </w:rPr>
        <w:fldChar w:fldCharType="end"/>
      </w:r>
      <w:r w:rsidRPr="00697E49">
        <w:rPr>
          <w:rFonts w:cs="Times New Roman"/>
          <w:sz w:val="20"/>
          <w:szCs w:val="20"/>
          <w:lang w:val="en-GB"/>
        </w:rPr>
        <w:t>.</w:t>
      </w:r>
    </w:p>
    <w:p w14:paraId="30DF32D2" w14:textId="521E18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Levang, S.J. and R.W. Schmitt, 2015: Centennial changes of the global water cycle in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28(16)</w:t>
      </w:r>
      <w:r w:rsidRPr="00697E49">
        <w:rPr>
          <w:rFonts w:cs="Times New Roman"/>
          <w:sz w:val="20"/>
          <w:szCs w:val="20"/>
          <w:lang w:val="en-GB"/>
        </w:rPr>
        <w:t>, 6489–6502, doi:</w:t>
      </w:r>
      <w:r w:rsidR="00642F13">
        <w:fldChar w:fldCharType="begin"/>
      </w:r>
      <w:r w:rsidR="00642F13" w:rsidRPr="001D5B54">
        <w:rPr>
          <w:lang w:val="en-US"/>
          <w:rPrChange w:id="4199" w:author="Clotilde Pean" w:date="2021-06-21T14:15:00Z">
            <w:rPr/>
          </w:rPrChange>
        </w:rPr>
        <w:instrText xml:space="preserve"> HYPERLINK "https://dx.doi.org/10.1175/jcli-d-15-0143.1" </w:instrText>
      </w:r>
      <w:r w:rsidR="00642F13">
        <w:fldChar w:fldCharType="separate"/>
      </w:r>
      <w:r w:rsidRPr="00697E49">
        <w:rPr>
          <w:rStyle w:val="Hyperlink"/>
          <w:rFonts w:cs="Times New Roman"/>
          <w:sz w:val="20"/>
          <w:szCs w:val="20"/>
          <w:lang w:val="en-GB"/>
        </w:rPr>
        <w:t>10.1175/jcli-d-15-0143.1</w:t>
      </w:r>
      <w:r w:rsidR="00642F13">
        <w:rPr>
          <w:rStyle w:val="Hyperlink"/>
          <w:rFonts w:cs="Times New Roman"/>
          <w:sz w:val="20"/>
          <w:szCs w:val="20"/>
          <w:lang w:val="en-GB"/>
        </w:rPr>
        <w:fldChar w:fldCharType="end"/>
      </w:r>
      <w:r w:rsidRPr="00697E49">
        <w:rPr>
          <w:rFonts w:cs="Times New Roman"/>
          <w:sz w:val="20"/>
          <w:szCs w:val="20"/>
          <w:lang w:val="en-GB"/>
        </w:rPr>
        <w:t>.</w:t>
      </w:r>
    </w:p>
    <w:p w14:paraId="67996154" w14:textId="6579AB4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Levitus, S. et al., 2012: World ocean heat content and thermosteric sea level change (0-2000m), 1955-2010.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39(10)</w:t>
      </w:r>
      <w:r w:rsidRPr="00697E49">
        <w:rPr>
          <w:rFonts w:cs="Times New Roman"/>
          <w:sz w:val="20"/>
          <w:szCs w:val="20"/>
          <w:lang w:val="en-GB"/>
        </w:rPr>
        <w:t>, doi:</w:t>
      </w:r>
      <w:r w:rsidR="00642F13">
        <w:fldChar w:fldCharType="begin"/>
      </w:r>
      <w:r w:rsidR="00642F13" w:rsidRPr="001D5B54">
        <w:rPr>
          <w:lang w:val="en-US"/>
          <w:rPrChange w:id="4200" w:author="Clotilde Pean" w:date="2021-06-21T14:15:00Z">
            <w:rPr/>
          </w:rPrChange>
        </w:rPr>
        <w:instrText xml:space="preserve"> HYPERLINK "https://dx.doi.org/10.1029/2012gl051106" </w:instrText>
      </w:r>
      <w:r w:rsidR="00642F13">
        <w:fldChar w:fldCharType="separate"/>
      </w:r>
      <w:r w:rsidRPr="00697E49">
        <w:rPr>
          <w:rStyle w:val="Hyperlink"/>
          <w:rFonts w:cs="Times New Roman"/>
          <w:sz w:val="20"/>
          <w:szCs w:val="20"/>
          <w:lang w:val="en-GB"/>
        </w:rPr>
        <w:t>10.1029/2012gl051106</w:t>
      </w:r>
      <w:r w:rsidR="00642F13">
        <w:rPr>
          <w:rStyle w:val="Hyperlink"/>
          <w:rFonts w:cs="Times New Roman"/>
          <w:sz w:val="20"/>
          <w:szCs w:val="20"/>
          <w:lang w:val="en-GB"/>
        </w:rPr>
        <w:fldChar w:fldCharType="end"/>
      </w:r>
      <w:r w:rsidRPr="00697E49">
        <w:rPr>
          <w:rFonts w:cs="Times New Roman"/>
          <w:sz w:val="20"/>
          <w:szCs w:val="20"/>
          <w:lang w:val="en-GB"/>
        </w:rPr>
        <w:t>.</w:t>
      </w:r>
    </w:p>
    <w:p w14:paraId="07AD62D2" w14:textId="11631EC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C., B. Stevens, and J. Marotzke, 2015: Eurasian winter cooling in the warming hiatus of 1998-2012.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42(19)</w:t>
      </w:r>
      <w:r w:rsidRPr="00697E49">
        <w:rPr>
          <w:rFonts w:cs="Times New Roman"/>
          <w:sz w:val="20"/>
          <w:szCs w:val="20"/>
          <w:lang w:val="en-GB"/>
        </w:rPr>
        <w:t>, 8131–8139, doi:</w:t>
      </w:r>
      <w:r w:rsidR="00642F13">
        <w:fldChar w:fldCharType="begin"/>
      </w:r>
      <w:r w:rsidR="00642F13" w:rsidRPr="001D5B54">
        <w:rPr>
          <w:lang w:val="en-US"/>
          <w:rPrChange w:id="4201" w:author="Clotilde Pean" w:date="2021-06-21T14:15:00Z">
            <w:rPr/>
          </w:rPrChange>
        </w:rPr>
        <w:instrText xml:space="preserve"> HYPERLINK "https://dx.doi.org/10.1002/2015gl065327" </w:instrText>
      </w:r>
      <w:r w:rsidR="00642F13">
        <w:fldChar w:fldCharType="separate"/>
      </w:r>
      <w:r w:rsidRPr="00697E49">
        <w:rPr>
          <w:rStyle w:val="Hyperlink"/>
          <w:rFonts w:cs="Times New Roman"/>
          <w:sz w:val="20"/>
          <w:szCs w:val="20"/>
          <w:lang w:val="en-GB"/>
        </w:rPr>
        <w:t>10.1002/2015gl065327</w:t>
      </w:r>
      <w:r w:rsidR="00642F13">
        <w:rPr>
          <w:rStyle w:val="Hyperlink"/>
          <w:rFonts w:cs="Times New Roman"/>
          <w:sz w:val="20"/>
          <w:szCs w:val="20"/>
          <w:lang w:val="en-GB"/>
        </w:rPr>
        <w:fldChar w:fldCharType="end"/>
      </w:r>
      <w:r w:rsidRPr="00697E49">
        <w:rPr>
          <w:rFonts w:cs="Times New Roman"/>
          <w:sz w:val="20"/>
          <w:szCs w:val="20"/>
          <w:lang w:val="en-GB"/>
        </w:rPr>
        <w:t>.</w:t>
      </w:r>
    </w:p>
    <w:p w14:paraId="22A10CB7" w14:textId="7345FF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G., S.-P. Xie, and Y. Du, 2015a: Climate Model Errors over the South Indian Ocean Thermocline Dome and Their Effect on the Basin Mode of Interannual Variability.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28(8)</w:t>
      </w:r>
      <w:r w:rsidRPr="00697E49">
        <w:rPr>
          <w:rFonts w:cs="Times New Roman"/>
          <w:sz w:val="20"/>
          <w:szCs w:val="20"/>
          <w:lang w:val="en-GB"/>
        </w:rPr>
        <w:t>, 3093–3098, doi:</w:t>
      </w:r>
      <w:r w:rsidR="00642F13">
        <w:fldChar w:fldCharType="begin"/>
      </w:r>
      <w:r w:rsidR="00642F13" w:rsidRPr="001D5B54">
        <w:rPr>
          <w:lang w:val="en-US"/>
          <w:rPrChange w:id="4202" w:author="Clotilde Pean" w:date="2021-06-21T14:15:00Z">
            <w:rPr/>
          </w:rPrChange>
        </w:rPr>
        <w:instrText xml:space="preserve"> HYPERLINK "https://dx.doi.org/10.1175/jcli-d-14-00810.1" </w:instrText>
      </w:r>
      <w:r w:rsidR="00642F13">
        <w:fldChar w:fldCharType="separate"/>
      </w:r>
      <w:r w:rsidRPr="00697E49">
        <w:rPr>
          <w:rStyle w:val="Hyperlink"/>
          <w:rFonts w:cs="Times New Roman"/>
          <w:sz w:val="20"/>
          <w:szCs w:val="20"/>
          <w:lang w:val="en-GB"/>
        </w:rPr>
        <w:t>10.1175/jcli-d-14-00810.1</w:t>
      </w:r>
      <w:r w:rsidR="00642F13">
        <w:rPr>
          <w:rStyle w:val="Hyperlink"/>
          <w:rFonts w:cs="Times New Roman"/>
          <w:sz w:val="20"/>
          <w:szCs w:val="20"/>
          <w:lang w:val="en-GB"/>
        </w:rPr>
        <w:fldChar w:fldCharType="end"/>
      </w:r>
      <w:r w:rsidRPr="00697E49">
        <w:rPr>
          <w:rFonts w:cs="Times New Roman"/>
          <w:sz w:val="20"/>
          <w:szCs w:val="20"/>
          <w:lang w:val="en-GB"/>
        </w:rPr>
        <w:t>.</w:t>
      </w:r>
    </w:p>
    <w:p w14:paraId="5F6FB6D1" w14:textId="47C2CD3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G., S.-P. Xie, and Y. Du, 2015b: Monsoon-Induced Biases of Climate Models over the Tropical Indian Ocean.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28(8)</w:t>
      </w:r>
      <w:r w:rsidRPr="00697E49">
        <w:rPr>
          <w:rFonts w:cs="Times New Roman"/>
          <w:sz w:val="20"/>
          <w:szCs w:val="20"/>
          <w:lang w:val="en-GB"/>
        </w:rPr>
        <w:t>, 3058–3072, doi:</w:t>
      </w:r>
      <w:r w:rsidR="00642F13">
        <w:fldChar w:fldCharType="begin"/>
      </w:r>
      <w:r w:rsidR="00642F13" w:rsidRPr="001D5B54">
        <w:rPr>
          <w:lang w:val="en-US"/>
          <w:rPrChange w:id="4203" w:author="Clotilde Pean" w:date="2021-06-21T14:15:00Z">
            <w:rPr/>
          </w:rPrChange>
        </w:rPr>
        <w:instrText xml:space="preserve"> HYPERLINK "https://dx.doi.org/10.1175/jcli-d-14-00740.1" </w:instrText>
      </w:r>
      <w:r w:rsidR="00642F13">
        <w:fldChar w:fldCharType="separate"/>
      </w:r>
      <w:r w:rsidRPr="00697E49">
        <w:rPr>
          <w:rStyle w:val="Hyperlink"/>
          <w:rFonts w:cs="Times New Roman"/>
          <w:sz w:val="20"/>
          <w:szCs w:val="20"/>
          <w:lang w:val="en-GB"/>
        </w:rPr>
        <w:t>10.1175/jcli-d-14-00740.1</w:t>
      </w:r>
      <w:r w:rsidR="00642F13">
        <w:rPr>
          <w:rStyle w:val="Hyperlink"/>
          <w:rFonts w:cs="Times New Roman"/>
          <w:sz w:val="20"/>
          <w:szCs w:val="20"/>
          <w:lang w:val="en-GB"/>
        </w:rPr>
        <w:fldChar w:fldCharType="end"/>
      </w:r>
      <w:r w:rsidRPr="00697E49">
        <w:rPr>
          <w:rFonts w:cs="Times New Roman"/>
          <w:sz w:val="20"/>
          <w:szCs w:val="20"/>
          <w:lang w:val="en-GB"/>
        </w:rPr>
        <w:t>.</w:t>
      </w:r>
    </w:p>
    <w:p w14:paraId="174735B6" w14:textId="5EA01CD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G., S.-P. Xie, G. Li, and S.-P. Xie, 2014: Tropical Biases in CMIP5 Multimodel Ensemble: The Excessive Equatorial Pacific Cold Tongue and Double ITCZ Problems.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27(4)</w:t>
      </w:r>
      <w:r w:rsidRPr="00697E49">
        <w:rPr>
          <w:rFonts w:cs="Times New Roman"/>
          <w:sz w:val="20"/>
          <w:szCs w:val="20"/>
          <w:lang w:val="en-GB"/>
        </w:rPr>
        <w:t>, 1765–1780, doi:</w:t>
      </w:r>
      <w:r w:rsidR="00642F13">
        <w:fldChar w:fldCharType="begin"/>
      </w:r>
      <w:r w:rsidR="00642F13" w:rsidRPr="001D5B54">
        <w:rPr>
          <w:lang w:val="en-US"/>
          <w:rPrChange w:id="4204" w:author="Clotilde Pean" w:date="2021-06-21T14:15:00Z">
            <w:rPr/>
          </w:rPrChange>
        </w:rPr>
        <w:instrText xml:space="preserve"> HYPERLINK "https://dx.doi.org/10.1175/jcli-d-13-00337.1" </w:instrText>
      </w:r>
      <w:r w:rsidR="00642F13">
        <w:fldChar w:fldCharType="separate"/>
      </w:r>
      <w:r w:rsidRPr="00697E49">
        <w:rPr>
          <w:rStyle w:val="Hyperlink"/>
          <w:rFonts w:cs="Times New Roman"/>
          <w:sz w:val="20"/>
          <w:szCs w:val="20"/>
          <w:lang w:val="en-GB"/>
        </w:rPr>
        <w:t>10.1175/jcli-d-13-00337.1</w:t>
      </w:r>
      <w:r w:rsidR="00642F13">
        <w:rPr>
          <w:rStyle w:val="Hyperlink"/>
          <w:rFonts w:cs="Times New Roman"/>
          <w:sz w:val="20"/>
          <w:szCs w:val="20"/>
          <w:lang w:val="en-GB"/>
        </w:rPr>
        <w:fldChar w:fldCharType="end"/>
      </w:r>
      <w:r w:rsidRPr="00697E49">
        <w:rPr>
          <w:rFonts w:cs="Times New Roman"/>
          <w:sz w:val="20"/>
          <w:szCs w:val="20"/>
          <w:lang w:val="en-GB"/>
        </w:rPr>
        <w:t>.</w:t>
      </w:r>
    </w:p>
    <w:p w14:paraId="3F7FF1C6" w14:textId="423C23B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H. and T. Ilyina, 2018: Current and Future Decadal Trends in the Oceanic Carbon Uptake Are Dominated by Internal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w:t>
      </w:r>
      <w:r w:rsidRPr="00697E49">
        <w:rPr>
          <w:rFonts w:cs="Times New Roman"/>
          <w:sz w:val="20"/>
          <w:szCs w:val="20"/>
          <w:lang w:val="en-GB"/>
        </w:rPr>
        <w:t>, 916–925, doi:</w:t>
      </w:r>
      <w:r w:rsidR="00642F13">
        <w:fldChar w:fldCharType="begin"/>
      </w:r>
      <w:r w:rsidR="00642F13" w:rsidRPr="001D5B54">
        <w:rPr>
          <w:lang w:val="en-US"/>
          <w:rPrChange w:id="4205" w:author="Clotilde Pean" w:date="2021-06-21T14:15:00Z">
            <w:rPr/>
          </w:rPrChange>
        </w:rPr>
        <w:instrText xml:space="preserve"> HYPERLINK "https://dx.doi.org/10.1002/2017gl075370" </w:instrText>
      </w:r>
      <w:r w:rsidR="00642F13">
        <w:fldChar w:fldCharType="separate"/>
      </w:r>
      <w:r w:rsidRPr="00697E49">
        <w:rPr>
          <w:rStyle w:val="Hyperlink"/>
          <w:rFonts w:cs="Times New Roman"/>
          <w:sz w:val="20"/>
          <w:szCs w:val="20"/>
          <w:lang w:val="en-GB"/>
        </w:rPr>
        <w:t>10.1002/2017gl075370</w:t>
      </w:r>
      <w:r w:rsidR="00642F13">
        <w:rPr>
          <w:rStyle w:val="Hyperlink"/>
          <w:rFonts w:cs="Times New Roman"/>
          <w:sz w:val="20"/>
          <w:szCs w:val="20"/>
          <w:lang w:val="en-GB"/>
        </w:rPr>
        <w:fldChar w:fldCharType="end"/>
      </w:r>
      <w:r w:rsidRPr="00697E49">
        <w:rPr>
          <w:rFonts w:cs="Times New Roman"/>
          <w:sz w:val="20"/>
          <w:szCs w:val="20"/>
          <w:lang w:val="en-GB"/>
        </w:rPr>
        <w:t>.</w:t>
      </w:r>
    </w:p>
    <w:p w14:paraId="1833F2F0" w14:textId="7C03A8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J. et al., 2013: El Niño modulations over the past seven centuries.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3(9)</w:t>
      </w:r>
      <w:r w:rsidRPr="00697E49">
        <w:rPr>
          <w:rFonts w:cs="Times New Roman"/>
          <w:sz w:val="20"/>
          <w:szCs w:val="20"/>
          <w:lang w:val="en-GB"/>
        </w:rPr>
        <w:t>, 822–826, doi:</w:t>
      </w:r>
      <w:r w:rsidR="00642F13">
        <w:fldChar w:fldCharType="begin"/>
      </w:r>
      <w:r w:rsidR="00642F13" w:rsidRPr="001D5B54">
        <w:rPr>
          <w:lang w:val="en-US"/>
          <w:rPrChange w:id="4206" w:author="Clotilde Pean" w:date="2021-06-21T14:15:00Z">
            <w:rPr/>
          </w:rPrChange>
        </w:rPr>
        <w:instrText xml:space="preserve"> HYPERLINK "https://dx.doi.org/10.1038/nclimate1936" </w:instrText>
      </w:r>
      <w:r w:rsidR="00642F13">
        <w:fldChar w:fldCharType="separate"/>
      </w:r>
      <w:r w:rsidRPr="00697E49">
        <w:rPr>
          <w:rStyle w:val="Hyperlink"/>
          <w:rFonts w:cs="Times New Roman"/>
          <w:sz w:val="20"/>
          <w:szCs w:val="20"/>
          <w:lang w:val="en-GB"/>
        </w:rPr>
        <w:t>10.1038/nclimate1936</w:t>
      </w:r>
      <w:r w:rsidR="00642F13">
        <w:rPr>
          <w:rStyle w:val="Hyperlink"/>
          <w:rFonts w:cs="Times New Roman"/>
          <w:sz w:val="20"/>
          <w:szCs w:val="20"/>
          <w:lang w:val="en-GB"/>
        </w:rPr>
        <w:fldChar w:fldCharType="end"/>
      </w:r>
      <w:r w:rsidRPr="00697E49">
        <w:rPr>
          <w:rFonts w:cs="Times New Roman"/>
          <w:sz w:val="20"/>
          <w:szCs w:val="20"/>
          <w:lang w:val="en-GB"/>
        </w:rPr>
        <w:t>.</w:t>
      </w:r>
    </w:p>
    <w:p w14:paraId="3372EE53" w14:textId="0186281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L., R.W. Schmitt, C.C. Ummenhofer, and K.B. Karnauskas, 2016: Implications of North Atlantic sea surface salinity for summer precipitation over the U.S. Midwest: Mechanisms and predictive value.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29(9)</w:t>
      </w:r>
      <w:r w:rsidRPr="00697E49">
        <w:rPr>
          <w:rFonts w:cs="Times New Roman"/>
          <w:sz w:val="20"/>
          <w:szCs w:val="20"/>
          <w:lang w:val="en-GB"/>
        </w:rPr>
        <w:t>, 3143–3159, doi:</w:t>
      </w:r>
      <w:r w:rsidR="00642F13">
        <w:fldChar w:fldCharType="begin"/>
      </w:r>
      <w:r w:rsidR="00642F13" w:rsidRPr="001D5B54">
        <w:rPr>
          <w:lang w:val="en-US"/>
          <w:rPrChange w:id="4207" w:author="Clotilde Pean" w:date="2021-06-21T14:15:00Z">
            <w:rPr/>
          </w:rPrChange>
        </w:rPr>
        <w:instrText xml:space="preserve"> HYPERLINK "https://dx.doi.org/10.1175/jcli-d-15-0520.1" </w:instrText>
      </w:r>
      <w:r w:rsidR="00642F13">
        <w:fldChar w:fldCharType="separate"/>
      </w:r>
      <w:r w:rsidRPr="00697E49">
        <w:rPr>
          <w:rStyle w:val="Hyperlink"/>
          <w:rFonts w:cs="Times New Roman"/>
          <w:sz w:val="20"/>
          <w:szCs w:val="20"/>
          <w:lang w:val="en-GB"/>
        </w:rPr>
        <w:t>10.1175/jcli-d-15-0520.1</w:t>
      </w:r>
      <w:r w:rsidR="00642F13">
        <w:rPr>
          <w:rStyle w:val="Hyperlink"/>
          <w:rFonts w:cs="Times New Roman"/>
          <w:sz w:val="20"/>
          <w:szCs w:val="20"/>
          <w:lang w:val="en-GB"/>
        </w:rPr>
        <w:fldChar w:fldCharType="end"/>
      </w:r>
      <w:r w:rsidRPr="00697E49">
        <w:rPr>
          <w:rFonts w:cs="Times New Roman"/>
          <w:sz w:val="20"/>
          <w:szCs w:val="20"/>
          <w:lang w:val="en-GB"/>
        </w:rPr>
        <w:t>.</w:t>
      </w:r>
    </w:p>
    <w:p w14:paraId="12BD4A36" w14:textId="46F27F9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X., S.-P. Xie, S.T. Gille, and C. Yoo, 2015: Atlantic-induced pan-tropical climate change over the past three decades.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6(3)</w:t>
      </w:r>
      <w:r w:rsidRPr="00697E49">
        <w:rPr>
          <w:rFonts w:cs="Times New Roman"/>
          <w:sz w:val="20"/>
          <w:szCs w:val="20"/>
          <w:lang w:val="en-GB"/>
        </w:rPr>
        <w:t>, doi:</w:t>
      </w:r>
      <w:r w:rsidR="00642F13">
        <w:fldChar w:fldCharType="begin"/>
      </w:r>
      <w:r w:rsidR="00642F13" w:rsidRPr="001D5B54">
        <w:rPr>
          <w:lang w:val="en-US"/>
          <w:rPrChange w:id="4208" w:author="Clotilde Pean" w:date="2021-06-21T14:15:00Z">
            <w:rPr/>
          </w:rPrChange>
        </w:rPr>
        <w:instrText xml:space="preserve"> HYPERLINK "https://dx.doi.org/10.1038/nclimate2840" </w:instrText>
      </w:r>
      <w:r w:rsidR="00642F13">
        <w:fldChar w:fldCharType="separate"/>
      </w:r>
      <w:r w:rsidRPr="00697E49">
        <w:rPr>
          <w:rStyle w:val="Hyperlink"/>
          <w:rFonts w:cs="Times New Roman"/>
          <w:sz w:val="20"/>
          <w:szCs w:val="20"/>
          <w:lang w:val="en-GB"/>
        </w:rPr>
        <w:t>10.1038/nclimate2840</w:t>
      </w:r>
      <w:r w:rsidR="00642F13">
        <w:rPr>
          <w:rStyle w:val="Hyperlink"/>
          <w:rFonts w:cs="Times New Roman"/>
          <w:sz w:val="20"/>
          <w:szCs w:val="20"/>
          <w:lang w:val="en-GB"/>
        </w:rPr>
        <w:fldChar w:fldCharType="end"/>
      </w:r>
      <w:r w:rsidRPr="00697E49">
        <w:rPr>
          <w:rFonts w:cs="Times New Roman"/>
          <w:sz w:val="20"/>
          <w:szCs w:val="20"/>
          <w:lang w:val="en-GB"/>
        </w:rPr>
        <w:t>.</w:t>
      </w:r>
    </w:p>
    <w:p w14:paraId="6015D776" w14:textId="3CC54FA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X., D. Jiang, Z. Tian, and Y. Yang, 2018: Mid-Pliocene global land monsoon from PlioMIP1 simulations. </w:t>
      </w:r>
      <w:r w:rsidRPr="00697E49">
        <w:rPr>
          <w:rFonts w:cs="Times New Roman"/>
          <w:i/>
          <w:sz w:val="20"/>
          <w:szCs w:val="20"/>
          <w:lang w:val="en-GB"/>
        </w:rPr>
        <w:t>Palaeogeography, Palaeoclimatology, Palaeoecology</w:t>
      </w:r>
      <w:r w:rsidRPr="00697E49">
        <w:rPr>
          <w:rFonts w:cs="Times New Roman"/>
          <w:sz w:val="20"/>
          <w:szCs w:val="20"/>
          <w:lang w:val="en-GB"/>
        </w:rPr>
        <w:t xml:space="preserve">, </w:t>
      </w:r>
      <w:r w:rsidRPr="00697E49">
        <w:rPr>
          <w:rFonts w:cs="Times New Roman"/>
          <w:b/>
          <w:sz w:val="20"/>
          <w:szCs w:val="20"/>
          <w:lang w:val="en-GB"/>
        </w:rPr>
        <w:t>512</w:t>
      </w:r>
      <w:r w:rsidRPr="00697E49">
        <w:rPr>
          <w:rFonts w:cs="Times New Roman"/>
          <w:sz w:val="20"/>
          <w:szCs w:val="20"/>
          <w:lang w:val="en-GB"/>
        </w:rPr>
        <w:t>, 56–70, doi:</w:t>
      </w:r>
      <w:r w:rsidR="00642F13">
        <w:fldChar w:fldCharType="begin"/>
      </w:r>
      <w:r w:rsidR="00642F13" w:rsidRPr="001D5B54">
        <w:rPr>
          <w:lang w:val="en-US"/>
          <w:rPrChange w:id="4209" w:author="Clotilde Pean" w:date="2021-06-21T14:15:00Z">
            <w:rPr/>
          </w:rPrChange>
        </w:rPr>
        <w:instrText xml:space="preserve"> HYPERLINK "https://dx.doi.org/10.1016/j.palaeo.2018.06.027" </w:instrText>
      </w:r>
      <w:r w:rsidR="00642F13">
        <w:fldChar w:fldCharType="separate"/>
      </w:r>
      <w:r w:rsidRPr="00697E49">
        <w:rPr>
          <w:rStyle w:val="Hyperlink"/>
          <w:rFonts w:cs="Times New Roman"/>
          <w:sz w:val="20"/>
          <w:szCs w:val="20"/>
          <w:lang w:val="en-GB"/>
        </w:rPr>
        <w:t>10.1016/j.palaeo.2018.06.027</w:t>
      </w:r>
      <w:r w:rsidR="00642F13">
        <w:rPr>
          <w:rStyle w:val="Hyperlink"/>
          <w:rFonts w:cs="Times New Roman"/>
          <w:sz w:val="20"/>
          <w:szCs w:val="20"/>
          <w:lang w:val="en-GB"/>
        </w:rPr>
        <w:fldChar w:fldCharType="end"/>
      </w:r>
      <w:r w:rsidRPr="00697E49">
        <w:rPr>
          <w:rFonts w:cs="Times New Roman"/>
          <w:sz w:val="20"/>
          <w:szCs w:val="20"/>
          <w:lang w:val="en-GB"/>
        </w:rPr>
        <w:t>.</w:t>
      </w:r>
    </w:p>
    <w:p w14:paraId="788D2A4E" w14:textId="0933894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X. et al., 2016: Trend and seasonality of land precipitation in observations and CMIP5 model simulations.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36(11)</w:t>
      </w:r>
      <w:r w:rsidRPr="00697E49">
        <w:rPr>
          <w:rFonts w:cs="Times New Roman"/>
          <w:sz w:val="20"/>
          <w:szCs w:val="20"/>
          <w:lang w:val="en-GB"/>
        </w:rPr>
        <w:t>, 3781–3793, doi:</w:t>
      </w:r>
      <w:r w:rsidR="00642F13">
        <w:fldChar w:fldCharType="begin"/>
      </w:r>
      <w:r w:rsidR="00642F13" w:rsidRPr="001D5B54">
        <w:rPr>
          <w:lang w:val="en-US"/>
          <w:rPrChange w:id="4210" w:author="Clotilde Pean" w:date="2021-06-21T14:15:00Z">
            <w:rPr/>
          </w:rPrChange>
        </w:rPr>
        <w:instrText xml:space="preserve"> HYPERLINK "https://dx.doi.org/10.1002/joc.4592" </w:instrText>
      </w:r>
      <w:r w:rsidR="00642F13">
        <w:fldChar w:fldCharType="separate"/>
      </w:r>
      <w:r w:rsidRPr="00697E49">
        <w:rPr>
          <w:rStyle w:val="Hyperlink"/>
          <w:rFonts w:cs="Times New Roman"/>
          <w:sz w:val="20"/>
          <w:szCs w:val="20"/>
          <w:lang w:val="en-GB"/>
        </w:rPr>
        <w:t>10.1002/joc.4592</w:t>
      </w:r>
      <w:r w:rsidR="00642F13">
        <w:rPr>
          <w:rStyle w:val="Hyperlink"/>
          <w:rFonts w:cs="Times New Roman"/>
          <w:sz w:val="20"/>
          <w:szCs w:val="20"/>
          <w:lang w:val="en-GB"/>
        </w:rPr>
        <w:fldChar w:fldCharType="end"/>
      </w:r>
      <w:r w:rsidRPr="00697E49">
        <w:rPr>
          <w:rFonts w:cs="Times New Roman"/>
          <w:sz w:val="20"/>
          <w:szCs w:val="20"/>
          <w:lang w:val="en-GB"/>
        </w:rPr>
        <w:t>.</w:t>
      </w:r>
    </w:p>
    <w:p w14:paraId="19276090" w14:textId="529B972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Y. et al., 2016: Evaluating biases in simulated land surface albedo from CMIP5 global climate models. </w:t>
      </w:r>
      <w:r w:rsidRPr="00697E49">
        <w:rPr>
          <w:rFonts w:cs="Times New Roman"/>
          <w:i/>
          <w:sz w:val="20"/>
          <w:szCs w:val="20"/>
          <w:lang w:val="en-GB"/>
        </w:rPr>
        <w:t>Journal of Geophysical Research</w:t>
      </w:r>
      <w:r w:rsidRPr="00697E49">
        <w:rPr>
          <w:rFonts w:cs="Times New Roman"/>
          <w:sz w:val="20"/>
          <w:szCs w:val="20"/>
          <w:lang w:val="en-GB"/>
        </w:rPr>
        <w:t xml:space="preserve">, </w:t>
      </w:r>
      <w:r w:rsidRPr="00697E49">
        <w:rPr>
          <w:rFonts w:cs="Times New Roman"/>
          <w:b/>
          <w:sz w:val="20"/>
          <w:szCs w:val="20"/>
          <w:lang w:val="en-GB"/>
        </w:rPr>
        <w:t>121(11)</w:t>
      </w:r>
      <w:r w:rsidRPr="00697E49">
        <w:rPr>
          <w:rFonts w:cs="Times New Roman"/>
          <w:sz w:val="20"/>
          <w:szCs w:val="20"/>
          <w:lang w:val="en-GB"/>
        </w:rPr>
        <w:t>, 6178–6190, doi:</w:t>
      </w:r>
      <w:r w:rsidR="00642F13">
        <w:fldChar w:fldCharType="begin"/>
      </w:r>
      <w:r w:rsidR="00642F13" w:rsidRPr="001D5B54">
        <w:rPr>
          <w:lang w:val="en-US"/>
          <w:rPrChange w:id="4211" w:author="Clotilde Pean" w:date="2021-06-21T14:15:00Z">
            <w:rPr/>
          </w:rPrChange>
        </w:rPr>
        <w:instrText xml:space="preserve"> HYPERLINK "https://dx.doi.org/10.1002/2016jd024774" </w:instrText>
      </w:r>
      <w:r w:rsidR="00642F13">
        <w:fldChar w:fldCharType="separate"/>
      </w:r>
      <w:r w:rsidRPr="00697E49">
        <w:rPr>
          <w:rStyle w:val="Hyperlink"/>
          <w:rFonts w:cs="Times New Roman"/>
          <w:sz w:val="20"/>
          <w:szCs w:val="20"/>
          <w:lang w:val="en-GB"/>
        </w:rPr>
        <w:t>10.1002/2016jd024774</w:t>
      </w:r>
      <w:r w:rsidR="00642F13">
        <w:rPr>
          <w:rStyle w:val="Hyperlink"/>
          <w:rFonts w:cs="Times New Roman"/>
          <w:sz w:val="20"/>
          <w:szCs w:val="20"/>
          <w:lang w:val="en-GB"/>
        </w:rPr>
        <w:fldChar w:fldCharType="end"/>
      </w:r>
      <w:r w:rsidRPr="00697E49">
        <w:rPr>
          <w:rFonts w:cs="Times New Roman"/>
          <w:sz w:val="20"/>
          <w:szCs w:val="20"/>
          <w:lang w:val="en-GB"/>
        </w:rPr>
        <w:t>.</w:t>
      </w:r>
    </w:p>
    <w:p w14:paraId="3602AA4E" w14:textId="17BA7EC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Z. et al., 2018a: Non-uniform seasonal warming regulates vegetation greening and atmospheric CO2 amplification over northern lands.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13(12)</w:t>
      </w:r>
      <w:r w:rsidRPr="00697E49">
        <w:rPr>
          <w:rFonts w:cs="Times New Roman"/>
          <w:sz w:val="20"/>
          <w:szCs w:val="20"/>
          <w:lang w:val="en-GB"/>
        </w:rPr>
        <w:t>, 124008, doi:</w:t>
      </w:r>
      <w:r w:rsidR="00642F13">
        <w:fldChar w:fldCharType="begin"/>
      </w:r>
      <w:r w:rsidR="00642F13" w:rsidRPr="001D5B54">
        <w:rPr>
          <w:lang w:val="en-US"/>
          <w:rPrChange w:id="4212" w:author="Clotilde Pean" w:date="2021-06-21T14:15:00Z">
            <w:rPr/>
          </w:rPrChange>
        </w:rPr>
        <w:instrText xml:space="preserve"> HYPERLINK "https://dx.doi.org/10.1088/1748-9326/aae9ad" </w:instrText>
      </w:r>
      <w:r w:rsidR="00642F13">
        <w:fldChar w:fldCharType="separate"/>
      </w:r>
      <w:r w:rsidRPr="00697E49">
        <w:rPr>
          <w:rStyle w:val="Hyperlink"/>
          <w:rFonts w:cs="Times New Roman"/>
          <w:sz w:val="20"/>
          <w:szCs w:val="20"/>
          <w:lang w:val="en-GB"/>
        </w:rPr>
        <w:t>10.1088/1748-9326/aae9ad</w:t>
      </w:r>
      <w:r w:rsidR="00642F13">
        <w:rPr>
          <w:rStyle w:val="Hyperlink"/>
          <w:rFonts w:cs="Times New Roman"/>
          <w:sz w:val="20"/>
          <w:szCs w:val="20"/>
          <w:lang w:val="en-GB"/>
        </w:rPr>
        <w:fldChar w:fldCharType="end"/>
      </w:r>
      <w:r w:rsidRPr="00697E49">
        <w:rPr>
          <w:rFonts w:cs="Times New Roman"/>
          <w:sz w:val="20"/>
          <w:szCs w:val="20"/>
          <w:lang w:val="en-GB"/>
        </w:rPr>
        <w:t>.</w:t>
      </w:r>
    </w:p>
    <w:p w14:paraId="689DA6ED" w14:textId="011AE1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Z. et al., 2018b: Non-uniform seasonal warming regulates vegetation greening and atmospheric CO2 amplification over northern lands.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13(12)</w:t>
      </w:r>
      <w:r w:rsidRPr="00697E49">
        <w:rPr>
          <w:rFonts w:cs="Times New Roman"/>
          <w:sz w:val="20"/>
          <w:szCs w:val="20"/>
          <w:lang w:val="en-GB"/>
        </w:rPr>
        <w:t>, 124008, doi:</w:t>
      </w:r>
      <w:r w:rsidR="00642F13">
        <w:fldChar w:fldCharType="begin"/>
      </w:r>
      <w:r w:rsidR="00642F13" w:rsidRPr="001D5B54">
        <w:rPr>
          <w:lang w:val="en-US"/>
          <w:rPrChange w:id="4213" w:author="Clotilde Pean" w:date="2021-06-21T14:15:00Z">
            <w:rPr/>
          </w:rPrChange>
        </w:rPr>
        <w:instrText xml:space="preserve"> HYPERLINK "https://dx.doi.org/10.1088/1748-9326/aae9ad" </w:instrText>
      </w:r>
      <w:r w:rsidR="00642F13">
        <w:fldChar w:fldCharType="separate"/>
      </w:r>
      <w:r w:rsidRPr="00697E49">
        <w:rPr>
          <w:rStyle w:val="Hyperlink"/>
          <w:rFonts w:cs="Times New Roman"/>
          <w:sz w:val="20"/>
          <w:szCs w:val="20"/>
          <w:lang w:val="en-GB"/>
        </w:rPr>
        <w:t>10.1088/1748-9326/aae9ad</w:t>
      </w:r>
      <w:r w:rsidR="00642F13">
        <w:rPr>
          <w:rStyle w:val="Hyperlink"/>
          <w:rFonts w:cs="Times New Roman"/>
          <w:sz w:val="20"/>
          <w:szCs w:val="20"/>
          <w:lang w:val="en-GB"/>
        </w:rPr>
        <w:fldChar w:fldCharType="end"/>
      </w:r>
      <w:r w:rsidRPr="00697E49">
        <w:rPr>
          <w:rFonts w:cs="Times New Roman"/>
          <w:sz w:val="20"/>
          <w:szCs w:val="20"/>
          <w:lang w:val="en-GB"/>
        </w:rPr>
        <w:t>.</w:t>
      </w:r>
    </w:p>
    <w:p w14:paraId="7F4570D9" w14:textId="024E4E4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 Z. et al., 2020: A robust relationship between multidecadal global warming rate variations and the Atlantic Multidecadal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55(7–8)</w:t>
      </w:r>
      <w:r w:rsidRPr="00697E49">
        <w:rPr>
          <w:rFonts w:cs="Times New Roman"/>
          <w:sz w:val="20"/>
          <w:szCs w:val="20"/>
          <w:lang w:val="en-GB"/>
        </w:rPr>
        <w:t>, 1945–1959, doi:</w:t>
      </w:r>
      <w:r w:rsidR="00642F13">
        <w:fldChar w:fldCharType="begin"/>
      </w:r>
      <w:r w:rsidR="00642F13" w:rsidRPr="001D5B54">
        <w:rPr>
          <w:lang w:val="en-US"/>
          <w:rPrChange w:id="4214" w:author="Clotilde Pean" w:date="2021-06-21T14:15:00Z">
            <w:rPr/>
          </w:rPrChange>
        </w:rPr>
        <w:instrText xml:space="preserve"> HYPERLINK "https://dx.doi.org/10.1007/s00382-020-05362-8" </w:instrText>
      </w:r>
      <w:r w:rsidR="00642F13">
        <w:fldChar w:fldCharType="separate"/>
      </w:r>
      <w:r w:rsidRPr="00697E49">
        <w:rPr>
          <w:rStyle w:val="Hyperlink"/>
          <w:rFonts w:cs="Times New Roman"/>
          <w:sz w:val="20"/>
          <w:szCs w:val="20"/>
          <w:lang w:val="en-GB"/>
        </w:rPr>
        <w:t>10.1007/s00382-020-05362-8</w:t>
      </w:r>
      <w:r w:rsidR="00642F13">
        <w:rPr>
          <w:rStyle w:val="Hyperlink"/>
          <w:rFonts w:cs="Times New Roman"/>
          <w:sz w:val="20"/>
          <w:szCs w:val="20"/>
          <w:lang w:val="en-GB"/>
        </w:rPr>
        <w:fldChar w:fldCharType="end"/>
      </w:r>
      <w:r w:rsidRPr="00697E49">
        <w:rPr>
          <w:rFonts w:cs="Times New Roman"/>
          <w:sz w:val="20"/>
          <w:szCs w:val="20"/>
          <w:lang w:val="en-GB"/>
        </w:rPr>
        <w:t>.</w:t>
      </w:r>
    </w:p>
    <w:p w14:paraId="111DD55C" w14:textId="6AA41C0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Liang, Y., N.P. Gillett, and A.H. Monahan, 2020: Climate Model Projections of 21st Century Global Warming Constrained Using the Observed Warming Trend.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47(12)</w:t>
      </w:r>
      <w:r w:rsidRPr="00697E49">
        <w:rPr>
          <w:rFonts w:cs="Times New Roman"/>
          <w:sz w:val="20"/>
          <w:szCs w:val="20"/>
          <w:lang w:val="en-GB"/>
        </w:rPr>
        <w:t>, doi:</w:t>
      </w:r>
      <w:r w:rsidR="00642F13">
        <w:fldChar w:fldCharType="begin"/>
      </w:r>
      <w:r w:rsidR="00642F13" w:rsidRPr="001D5B54">
        <w:rPr>
          <w:lang w:val="en-US"/>
          <w:rPrChange w:id="4215" w:author="Clotilde Pean" w:date="2021-06-21T14:15:00Z">
            <w:rPr/>
          </w:rPrChange>
        </w:rPr>
        <w:instrText xml:space="preserve"> HYPERLINK "https://dx.doi.org/10.1029/2019gl086757" </w:instrText>
      </w:r>
      <w:r w:rsidR="00642F13">
        <w:fldChar w:fldCharType="separate"/>
      </w:r>
      <w:r w:rsidRPr="00697E49">
        <w:rPr>
          <w:rStyle w:val="Hyperlink"/>
          <w:rFonts w:cs="Times New Roman"/>
          <w:sz w:val="20"/>
          <w:szCs w:val="20"/>
          <w:lang w:val="en-GB"/>
        </w:rPr>
        <w:t>10.1029/2019gl086757</w:t>
      </w:r>
      <w:r w:rsidR="00642F13">
        <w:rPr>
          <w:rStyle w:val="Hyperlink"/>
          <w:rFonts w:cs="Times New Roman"/>
          <w:sz w:val="20"/>
          <w:szCs w:val="20"/>
          <w:lang w:val="en-GB"/>
        </w:rPr>
        <w:fldChar w:fldCharType="end"/>
      </w:r>
      <w:r w:rsidRPr="00697E49">
        <w:rPr>
          <w:rFonts w:cs="Times New Roman"/>
          <w:sz w:val="20"/>
          <w:szCs w:val="20"/>
          <w:lang w:val="en-GB"/>
        </w:rPr>
        <w:t>.</w:t>
      </w:r>
    </w:p>
    <w:p w14:paraId="34D3156D" w14:textId="423DEBB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Liguori, G., S. McGregor, J.M. Arblaster, M.S. Singh, and G.A. Meehl, 2020: A joint role for forced and internally-driven variability in the decadal modulation of global warming.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11(1)</w:t>
      </w:r>
      <w:r w:rsidRPr="00697E49">
        <w:rPr>
          <w:rFonts w:cs="Times New Roman"/>
          <w:sz w:val="20"/>
          <w:szCs w:val="20"/>
          <w:lang w:val="en-GB"/>
        </w:rPr>
        <w:t>, doi:</w:t>
      </w:r>
      <w:r w:rsidR="00642F13">
        <w:fldChar w:fldCharType="begin"/>
      </w:r>
      <w:r w:rsidR="00642F13" w:rsidRPr="001D5B54">
        <w:rPr>
          <w:lang w:val="en-US"/>
          <w:rPrChange w:id="4216" w:author="Clotilde Pean" w:date="2021-06-21T14:15:00Z">
            <w:rPr/>
          </w:rPrChange>
        </w:rPr>
        <w:instrText xml:space="preserve"> HYPERLINK "https://dx.doi.org/10.1038/s41467-020-17683-7" </w:instrText>
      </w:r>
      <w:r w:rsidR="00642F13">
        <w:fldChar w:fldCharType="separate"/>
      </w:r>
      <w:r w:rsidRPr="00697E49">
        <w:rPr>
          <w:rStyle w:val="Hyperlink"/>
          <w:rFonts w:cs="Times New Roman"/>
          <w:sz w:val="20"/>
          <w:szCs w:val="20"/>
          <w:lang w:val="en-GB"/>
        </w:rPr>
        <w:t>10.1038/s41467-020-17683-7</w:t>
      </w:r>
      <w:r w:rsidR="00642F13">
        <w:rPr>
          <w:rStyle w:val="Hyperlink"/>
          <w:rFonts w:cs="Times New Roman"/>
          <w:sz w:val="20"/>
          <w:szCs w:val="20"/>
          <w:lang w:val="en-GB"/>
        </w:rPr>
        <w:fldChar w:fldCharType="end"/>
      </w:r>
      <w:r w:rsidRPr="00697E49">
        <w:rPr>
          <w:rFonts w:cs="Times New Roman"/>
          <w:sz w:val="20"/>
          <w:szCs w:val="20"/>
          <w:lang w:val="en-GB"/>
        </w:rPr>
        <w:t>.</w:t>
      </w:r>
    </w:p>
    <w:p w14:paraId="5C893B66" w14:textId="717442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Lim, E.-P. et al., 2016: The impact of the Southern Annular Mode on future changes in Southern Hemisphere rainfall. </w:t>
      </w:r>
      <w:r w:rsidRPr="00697E49">
        <w:rPr>
          <w:rFonts w:cs="Times New Roman"/>
          <w:i/>
          <w:sz w:val="20"/>
          <w:szCs w:val="20"/>
          <w:lang w:val="en-GB"/>
        </w:rPr>
        <w:lastRenderedPageBreak/>
        <w:t>Geophysical Research Letters</w:t>
      </w:r>
      <w:r w:rsidRPr="00697E49">
        <w:rPr>
          <w:rFonts w:cs="Times New Roman"/>
          <w:sz w:val="20"/>
          <w:szCs w:val="20"/>
          <w:lang w:val="en-GB"/>
        </w:rPr>
        <w:t xml:space="preserve">, </w:t>
      </w:r>
      <w:r w:rsidRPr="00697E49">
        <w:rPr>
          <w:rFonts w:cs="Times New Roman"/>
          <w:b/>
          <w:sz w:val="20"/>
          <w:szCs w:val="20"/>
          <w:lang w:val="en-GB"/>
        </w:rPr>
        <w:t>43(13)</w:t>
      </w:r>
      <w:r w:rsidRPr="00697E49">
        <w:rPr>
          <w:rFonts w:cs="Times New Roman"/>
          <w:sz w:val="20"/>
          <w:szCs w:val="20"/>
          <w:lang w:val="en-GB"/>
        </w:rPr>
        <w:t>, 7160–7167, doi:</w:t>
      </w:r>
      <w:r w:rsidR="00642F13">
        <w:fldChar w:fldCharType="begin"/>
      </w:r>
      <w:r w:rsidR="00642F13" w:rsidRPr="001D5B54">
        <w:rPr>
          <w:lang w:val="en-US"/>
          <w:rPrChange w:id="4217" w:author="Clotilde Pean" w:date="2021-06-21T14:15:00Z">
            <w:rPr/>
          </w:rPrChange>
        </w:rPr>
        <w:instrText xml:space="preserve"> HYPERLINK "https://dx.doi.org/10.1002/2016gl069453" </w:instrText>
      </w:r>
      <w:r w:rsidR="00642F13">
        <w:fldChar w:fldCharType="separate"/>
      </w:r>
      <w:r w:rsidRPr="00697E49">
        <w:rPr>
          <w:rStyle w:val="Hyperlink"/>
          <w:rFonts w:cs="Times New Roman"/>
          <w:sz w:val="20"/>
          <w:szCs w:val="20"/>
          <w:lang w:val="en-GB"/>
        </w:rPr>
        <w:t>10.1002/2016gl069453</w:t>
      </w:r>
      <w:r w:rsidR="00642F13">
        <w:rPr>
          <w:rStyle w:val="Hyperlink"/>
          <w:rFonts w:cs="Times New Roman"/>
          <w:sz w:val="20"/>
          <w:szCs w:val="20"/>
          <w:lang w:val="en-GB"/>
        </w:rPr>
        <w:fldChar w:fldCharType="end"/>
      </w:r>
      <w:r w:rsidRPr="00697E49">
        <w:rPr>
          <w:rFonts w:cs="Times New Roman"/>
          <w:sz w:val="20"/>
          <w:szCs w:val="20"/>
          <w:lang w:val="en-GB"/>
        </w:rPr>
        <w:t>.</w:t>
      </w:r>
    </w:p>
    <w:p w14:paraId="142C21EF" w14:textId="37A8F5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Lim, Y.-K., R.I. Cullather, S.M.J. Nowicki, and K.-M. Kim, 2019: Inter-relationship between subtropical Pacific sea surface temperature, Arctic sea ice concentration, and North Atlantic Oscillation in recent summers.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3481, doi:</w:t>
      </w:r>
      <w:r w:rsidR="00642F13">
        <w:fldChar w:fldCharType="begin"/>
      </w:r>
      <w:r w:rsidR="00642F13" w:rsidRPr="001D5B54">
        <w:rPr>
          <w:lang w:val="en-US"/>
          <w:rPrChange w:id="4218" w:author="Clotilde Pean" w:date="2021-06-21T14:15:00Z">
            <w:rPr/>
          </w:rPrChange>
        </w:rPr>
        <w:instrText xml:space="preserve"> HYPERLINK "https://dx.doi.org/10.1038/s41598-019-39896-7" </w:instrText>
      </w:r>
      <w:r w:rsidR="00642F13">
        <w:fldChar w:fldCharType="separate"/>
      </w:r>
      <w:r w:rsidRPr="00697E49">
        <w:rPr>
          <w:rStyle w:val="Hyperlink"/>
          <w:rFonts w:cs="Times New Roman"/>
          <w:sz w:val="20"/>
          <w:szCs w:val="20"/>
          <w:lang w:val="en-GB"/>
        </w:rPr>
        <w:t>10.1038/s41598-019-39896-7</w:t>
      </w:r>
      <w:r w:rsidR="00642F13">
        <w:rPr>
          <w:rStyle w:val="Hyperlink"/>
          <w:rFonts w:cs="Times New Roman"/>
          <w:sz w:val="20"/>
          <w:szCs w:val="20"/>
          <w:lang w:val="en-GB"/>
        </w:rPr>
        <w:fldChar w:fldCharType="end"/>
      </w:r>
      <w:r w:rsidRPr="00697E49">
        <w:rPr>
          <w:rFonts w:cs="Times New Roman"/>
          <w:sz w:val="20"/>
          <w:szCs w:val="20"/>
          <w:lang w:val="en-GB"/>
        </w:rPr>
        <w:t>.</w:t>
      </w:r>
    </w:p>
    <w:p w14:paraId="67CD0F04" w14:textId="6E5E64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Lin, Y.-L. et al., 2019: The Community Integrated Earth System Model (CIESM) from Tsinghua University and its plan for CMIP6 experiments. </w:t>
      </w:r>
      <w:r w:rsidRPr="00697E49">
        <w:rPr>
          <w:rFonts w:cs="Times New Roman"/>
          <w:i/>
          <w:sz w:val="20"/>
          <w:szCs w:val="20"/>
          <w:lang w:val="en-GB"/>
        </w:rPr>
        <w:t>Advances in Climate Change Research</w:t>
      </w:r>
      <w:r w:rsidRPr="00697E49">
        <w:rPr>
          <w:rFonts w:cs="Times New Roman"/>
          <w:sz w:val="20"/>
          <w:szCs w:val="20"/>
          <w:lang w:val="en-GB"/>
        </w:rPr>
        <w:t xml:space="preserve">, </w:t>
      </w:r>
      <w:r w:rsidRPr="00697E49">
        <w:rPr>
          <w:rFonts w:cs="Times New Roman"/>
          <w:b/>
          <w:sz w:val="20"/>
          <w:szCs w:val="20"/>
          <w:lang w:val="en-GB"/>
        </w:rPr>
        <w:t>15(5)</w:t>
      </w:r>
      <w:r w:rsidRPr="00697E49">
        <w:rPr>
          <w:rFonts w:cs="Times New Roman"/>
          <w:sz w:val="20"/>
          <w:szCs w:val="20"/>
          <w:lang w:val="en-GB"/>
        </w:rPr>
        <w:t>, 545–550, doi:</w:t>
      </w:r>
      <w:r w:rsidR="00642F13">
        <w:fldChar w:fldCharType="begin"/>
      </w:r>
      <w:r w:rsidR="00642F13" w:rsidRPr="001D5B54">
        <w:rPr>
          <w:lang w:val="en-US"/>
          <w:rPrChange w:id="4219" w:author="Clotilde Pean" w:date="2021-06-21T14:15:00Z">
            <w:rPr/>
          </w:rPrChange>
        </w:rPr>
        <w:instrText xml:space="preserve"> HYPERLINK "https://dx.doi.org/10.12006/j.issn.1673-1719.2019.166" </w:instrText>
      </w:r>
      <w:r w:rsidR="00642F13">
        <w:fldChar w:fldCharType="separate"/>
      </w:r>
      <w:r w:rsidRPr="00697E49">
        <w:rPr>
          <w:rStyle w:val="Hyperlink"/>
          <w:rFonts w:cs="Times New Roman"/>
          <w:sz w:val="20"/>
          <w:szCs w:val="20"/>
          <w:lang w:val="en-GB"/>
        </w:rPr>
        <w:t>10.12006/j.issn.1673-1719.2019.166</w:t>
      </w:r>
      <w:r w:rsidR="00642F13">
        <w:rPr>
          <w:rStyle w:val="Hyperlink"/>
          <w:rFonts w:cs="Times New Roman"/>
          <w:sz w:val="20"/>
          <w:szCs w:val="20"/>
          <w:lang w:val="en-GB"/>
        </w:rPr>
        <w:fldChar w:fldCharType="end"/>
      </w:r>
      <w:r w:rsidRPr="00697E49">
        <w:rPr>
          <w:rFonts w:cs="Times New Roman"/>
          <w:sz w:val="20"/>
          <w:szCs w:val="20"/>
          <w:lang w:val="en-GB"/>
        </w:rPr>
        <w:t>.</w:t>
      </w:r>
    </w:p>
    <w:p w14:paraId="363829EA" w14:textId="573643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F. et al., 2016: Global monsoon precipitation responses to large volcanic eruptions.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24331, doi:</w:t>
      </w:r>
      <w:r w:rsidR="00642F13">
        <w:fldChar w:fldCharType="begin"/>
      </w:r>
      <w:r w:rsidR="00642F13" w:rsidRPr="001D5B54">
        <w:rPr>
          <w:lang w:val="en-US"/>
          <w:rPrChange w:id="4220" w:author="Clotilde Pean" w:date="2021-06-21T14:15:00Z">
            <w:rPr/>
          </w:rPrChange>
        </w:rPr>
        <w:instrText xml:space="preserve"> HYPERLINK "https://dx.doi.org/10.1038/srep24331" </w:instrText>
      </w:r>
      <w:r w:rsidR="00642F13">
        <w:fldChar w:fldCharType="separate"/>
      </w:r>
      <w:r w:rsidRPr="00697E49">
        <w:rPr>
          <w:rStyle w:val="Hyperlink"/>
          <w:rFonts w:cs="Times New Roman"/>
          <w:sz w:val="20"/>
          <w:szCs w:val="20"/>
          <w:lang w:val="en-GB"/>
        </w:rPr>
        <w:t>10.1038/srep24331</w:t>
      </w:r>
      <w:r w:rsidR="00642F13">
        <w:rPr>
          <w:rStyle w:val="Hyperlink"/>
          <w:rFonts w:cs="Times New Roman"/>
          <w:sz w:val="20"/>
          <w:szCs w:val="20"/>
          <w:lang w:val="en-GB"/>
        </w:rPr>
        <w:fldChar w:fldCharType="end"/>
      </w:r>
      <w:r w:rsidRPr="00697E49">
        <w:rPr>
          <w:rFonts w:cs="Times New Roman"/>
          <w:sz w:val="20"/>
          <w:szCs w:val="20"/>
          <w:lang w:val="en-GB"/>
        </w:rPr>
        <w:t>.</w:t>
      </w:r>
    </w:p>
    <w:p w14:paraId="57C63CE3" w14:textId="5BD71F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H., C. Wang, S.-K. Lee, and D. Enfield, 2013: Atlantic Warm Pool Variability in the CMIP5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26(15)</w:t>
      </w:r>
      <w:r w:rsidRPr="00697E49">
        <w:rPr>
          <w:rFonts w:cs="Times New Roman"/>
          <w:sz w:val="20"/>
          <w:szCs w:val="20"/>
          <w:lang w:val="en-GB"/>
        </w:rPr>
        <w:t>, 5315–5336, doi:</w:t>
      </w:r>
      <w:r w:rsidR="00642F13">
        <w:fldChar w:fldCharType="begin"/>
      </w:r>
      <w:r w:rsidR="00642F13" w:rsidRPr="001D5B54">
        <w:rPr>
          <w:lang w:val="en-US"/>
          <w:rPrChange w:id="4221" w:author="Clotilde Pean" w:date="2021-06-21T14:15:00Z">
            <w:rPr/>
          </w:rPrChange>
        </w:rPr>
        <w:instrText xml:space="preserve"> HYPERLINK "https://dx.doi.org/10.1175/jcli-d-12-00556.1" </w:instrText>
      </w:r>
      <w:r w:rsidR="00642F13">
        <w:fldChar w:fldCharType="separate"/>
      </w:r>
      <w:r w:rsidRPr="00697E49">
        <w:rPr>
          <w:rStyle w:val="Hyperlink"/>
          <w:rFonts w:cs="Times New Roman"/>
          <w:sz w:val="20"/>
          <w:szCs w:val="20"/>
          <w:lang w:val="en-GB"/>
        </w:rPr>
        <w:t>10.1175/jcli-d-12-00556.1</w:t>
      </w:r>
      <w:r w:rsidR="00642F13">
        <w:rPr>
          <w:rStyle w:val="Hyperlink"/>
          <w:rFonts w:cs="Times New Roman"/>
          <w:sz w:val="20"/>
          <w:szCs w:val="20"/>
          <w:lang w:val="en-GB"/>
        </w:rPr>
        <w:fldChar w:fldCharType="end"/>
      </w:r>
      <w:r w:rsidRPr="00697E49">
        <w:rPr>
          <w:rFonts w:cs="Times New Roman"/>
          <w:sz w:val="20"/>
          <w:szCs w:val="20"/>
          <w:lang w:val="en-GB"/>
        </w:rPr>
        <w:t>.</w:t>
      </w:r>
    </w:p>
    <w:p w14:paraId="66D057E5" w14:textId="5F4B19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J. et al., 2012: What drives the global summer monsoon over the past millennium?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39(5)</w:t>
      </w:r>
      <w:r w:rsidRPr="00697E49">
        <w:rPr>
          <w:rFonts w:cs="Times New Roman"/>
          <w:sz w:val="20"/>
          <w:szCs w:val="20"/>
          <w:lang w:val="en-GB"/>
        </w:rPr>
        <w:t>, 1063–1072, doi:</w:t>
      </w:r>
      <w:r w:rsidR="00642F13">
        <w:fldChar w:fldCharType="begin"/>
      </w:r>
      <w:r w:rsidR="00642F13" w:rsidRPr="001D5B54">
        <w:rPr>
          <w:lang w:val="en-GB"/>
          <w:rPrChange w:id="4222" w:author="Clotilde Pean" w:date="2021-06-21T14:15:00Z">
            <w:rPr/>
          </w:rPrChange>
        </w:rPr>
        <w:instrText xml:space="preserve"> HYPERLINK "https://dx.doi.org/10.1007/s00382-012-1360-x" </w:instrText>
      </w:r>
      <w:r w:rsidR="00642F13">
        <w:fldChar w:fldCharType="separate"/>
      </w:r>
      <w:r w:rsidRPr="00697E49">
        <w:rPr>
          <w:rStyle w:val="Hyperlink"/>
          <w:rFonts w:cs="Times New Roman"/>
          <w:sz w:val="20"/>
          <w:szCs w:val="20"/>
          <w:lang w:val="en-GB"/>
        </w:rPr>
        <w:t>10.1007/s00382-012-1360-x</w:t>
      </w:r>
      <w:r w:rsidR="00642F13">
        <w:rPr>
          <w:rStyle w:val="Hyperlink"/>
          <w:rFonts w:cs="Times New Roman"/>
          <w:sz w:val="20"/>
          <w:szCs w:val="20"/>
          <w:lang w:val="en-GB"/>
        </w:rPr>
        <w:fldChar w:fldCharType="end"/>
      </w:r>
      <w:r w:rsidRPr="00697E49">
        <w:rPr>
          <w:rFonts w:cs="Times New Roman"/>
          <w:sz w:val="20"/>
          <w:szCs w:val="20"/>
          <w:lang w:val="en-GB"/>
        </w:rPr>
        <w:t>.</w:t>
      </w:r>
    </w:p>
    <w:p w14:paraId="5F2C6A8F" w14:textId="4A1AD85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L. et al., 2014: Indian Ocean variability in the CMIP5 multi-model ensemble: the zonal dipole mode.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43(5)</w:t>
      </w:r>
      <w:r w:rsidRPr="00697E49">
        <w:rPr>
          <w:rFonts w:cs="Times New Roman"/>
          <w:sz w:val="20"/>
          <w:szCs w:val="20"/>
          <w:lang w:val="en-GB"/>
        </w:rPr>
        <w:t>, 1715–1730, doi:</w:t>
      </w:r>
      <w:r w:rsidR="00642F13">
        <w:fldChar w:fldCharType="begin"/>
      </w:r>
      <w:r w:rsidR="00642F13" w:rsidRPr="001D5B54">
        <w:rPr>
          <w:lang w:val="en-US"/>
          <w:rPrChange w:id="4223" w:author="Clotilde Pean" w:date="2021-06-21T14:15:00Z">
            <w:rPr/>
          </w:rPrChange>
        </w:rPr>
        <w:instrText xml:space="preserve"> HYPERLINK "https://dx.doi.org/10.1007/s00382-013-2000-9" </w:instrText>
      </w:r>
      <w:r w:rsidR="00642F13">
        <w:fldChar w:fldCharType="separate"/>
      </w:r>
      <w:r w:rsidRPr="00697E49">
        <w:rPr>
          <w:rStyle w:val="Hyperlink"/>
          <w:rFonts w:cs="Times New Roman"/>
          <w:sz w:val="20"/>
          <w:szCs w:val="20"/>
          <w:lang w:val="en-GB"/>
        </w:rPr>
        <w:t>10.1007/s00382-013-2000-9</w:t>
      </w:r>
      <w:r w:rsidR="00642F13">
        <w:rPr>
          <w:rStyle w:val="Hyperlink"/>
          <w:rFonts w:cs="Times New Roman"/>
          <w:sz w:val="20"/>
          <w:szCs w:val="20"/>
          <w:lang w:val="en-GB"/>
        </w:rPr>
        <w:fldChar w:fldCharType="end"/>
      </w:r>
      <w:r w:rsidRPr="00697E49">
        <w:rPr>
          <w:rFonts w:cs="Times New Roman"/>
          <w:sz w:val="20"/>
          <w:szCs w:val="20"/>
          <w:lang w:val="en-GB"/>
        </w:rPr>
        <w:t>.</w:t>
      </w:r>
    </w:p>
    <w:p w14:paraId="02EB62D2" w14:textId="0D109B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S., D. Jiang, and X. Lang, 2018: A multi-model analysis of moisture changes during the last glacial maximum. </w:t>
      </w:r>
      <w:r w:rsidRPr="00697E49">
        <w:rPr>
          <w:rFonts w:cs="Times New Roman"/>
          <w:i/>
          <w:sz w:val="20"/>
          <w:szCs w:val="20"/>
          <w:lang w:val="en-GB"/>
        </w:rPr>
        <w:t>Quaternary Science Reviews</w:t>
      </w:r>
      <w:r w:rsidRPr="00697E49">
        <w:rPr>
          <w:rFonts w:cs="Times New Roman"/>
          <w:sz w:val="20"/>
          <w:szCs w:val="20"/>
          <w:lang w:val="en-GB"/>
        </w:rPr>
        <w:t xml:space="preserve">, </w:t>
      </w:r>
      <w:r w:rsidRPr="00697E49">
        <w:rPr>
          <w:rFonts w:cs="Times New Roman"/>
          <w:b/>
          <w:sz w:val="20"/>
          <w:szCs w:val="20"/>
          <w:lang w:val="en-GB"/>
        </w:rPr>
        <w:t>191</w:t>
      </w:r>
      <w:r w:rsidRPr="00697E49">
        <w:rPr>
          <w:rFonts w:cs="Times New Roman"/>
          <w:sz w:val="20"/>
          <w:szCs w:val="20"/>
          <w:lang w:val="en-GB"/>
        </w:rPr>
        <w:t>, 363–377, doi:</w:t>
      </w:r>
      <w:r w:rsidR="00642F13">
        <w:fldChar w:fldCharType="begin"/>
      </w:r>
      <w:r w:rsidR="00642F13" w:rsidRPr="001D5B54">
        <w:rPr>
          <w:lang w:val="en-US"/>
          <w:rPrChange w:id="4224" w:author="Clotilde Pean" w:date="2021-06-21T14:15:00Z">
            <w:rPr/>
          </w:rPrChange>
        </w:rPr>
        <w:instrText xml:space="preserve"> HYPERLINK "https://dx.doi.org/10.1016/j.quascirev.2018.05.029" </w:instrText>
      </w:r>
      <w:r w:rsidR="00642F13">
        <w:fldChar w:fldCharType="separate"/>
      </w:r>
      <w:r w:rsidRPr="00697E49">
        <w:rPr>
          <w:rStyle w:val="Hyperlink"/>
          <w:rFonts w:cs="Times New Roman"/>
          <w:sz w:val="20"/>
          <w:szCs w:val="20"/>
          <w:lang w:val="en-GB"/>
        </w:rPr>
        <w:t>10.1016/j.quascirev.2018.05.029</w:t>
      </w:r>
      <w:r w:rsidR="00642F13">
        <w:rPr>
          <w:rStyle w:val="Hyperlink"/>
          <w:rFonts w:cs="Times New Roman"/>
          <w:sz w:val="20"/>
          <w:szCs w:val="20"/>
          <w:lang w:val="en-GB"/>
        </w:rPr>
        <w:fldChar w:fldCharType="end"/>
      </w:r>
      <w:r w:rsidRPr="00697E49">
        <w:rPr>
          <w:rFonts w:cs="Times New Roman"/>
          <w:sz w:val="20"/>
          <w:szCs w:val="20"/>
          <w:lang w:val="en-GB"/>
        </w:rPr>
        <w:t>.</w:t>
      </w:r>
    </w:p>
    <w:p w14:paraId="5131DF3E" w14:textId="30D7B0B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W., S.P. Xie, and J. Lu, 2016: Tracking ocean heat uptake during the surface warming hiatus.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1–9, doi:</w:t>
      </w:r>
      <w:r w:rsidR="00642F13">
        <w:fldChar w:fldCharType="begin"/>
      </w:r>
      <w:r w:rsidR="00642F13" w:rsidRPr="001D5B54">
        <w:rPr>
          <w:lang w:val="en-US"/>
          <w:rPrChange w:id="4225" w:author="Clotilde Pean" w:date="2021-06-21T14:15:00Z">
            <w:rPr/>
          </w:rPrChange>
        </w:rPr>
        <w:instrText xml:space="preserve"> HYPERLINK "https://dx.doi.org/10.1038/ncomms10926" </w:instrText>
      </w:r>
      <w:r w:rsidR="00642F13">
        <w:fldChar w:fldCharType="separate"/>
      </w:r>
      <w:r w:rsidRPr="00697E49">
        <w:rPr>
          <w:rStyle w:val="Hyperlink"/>
          <w:rFonts w:cs="Times New Roman"/>
          <w:sz w:val="20"/>
          <w:szCs w:val="20"/>
          <w:lang w:val="en-GB"/>
        </w:rPr>
        <w:t>10.1038/ncomms10926</w:t>
      </w:r>
      <w:r w:rsidR="00642F13">
        <w:rPr>
          <w:rStyle w:val="Hyperlink"/>
          <w:rFonts w:cs="Times New Roman"/>
          <w:sz w:val="20"/>
          <w:szCs w:val="20"/>
          <w:lang w:val="en-GB"/>
        </w:rPr>
        <w:fldChar w:fldCharType="end"/>
      </w:r>
      <w:r w:rsidRPr="00697E49">
        <w:rPr>
          <w:rFonts w:cs="Times New Roman"/>
          <w:sz w:val="20"/>
          <w:szCs w:val="20"/>
          <w:lang w:val="en-GB"/>
        </w:rPr>
        <w:t>.</w:t>
      </w:r>
    </w:p>
    <w:p w14:paraId="5DA3CF6E" w14:textId="1E6971E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W., S.-P. Xie, Z. Liu, and J. Zhu, 2017: Overlooked possibility of a collapsed Atlantic Meridional Overturning Circulation in warming climate.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doi:</w:t>
      </w:r>
      <w:r w:rsidR="00642F13">
        <w:fldChar w:fldCharType="begin"/>
      </w:r>
      <w:r w:rsidR="00642F13" w:rsidRPr="001D5B54">
        <w:rPr>
          <w:lang w:val="en-US"/>
          <w:rPrChange w:id="4226" w:author="Clotilde Pean" w:date="2021-06-21T14:15:00Z">
            <w:rPr/>
          </w:rPrChange>
        </w:rPr>
        <w:instrText xml:space="preserve"> HYPERLINK "https://dx.doi.org/10.1126/sciadv.1601666" </w:instrText>
      </w:r>
      <w:r w:rsidR="00642F13">
        <w:fldChar w:fldCharType="separate"/>
      </w:r>
      <w:r w:rsidRPr="00697E49">
        <w:rPr>
          <w:rStyle w:val="Hyperlink"/>
          <w:rFonts w:cs="Times New Roman"/>
          <w:sz w:val="20"/>
          <w:szCs w:val="20"/>
          <w:lang w:val="en-GB"/>
        </w:rPr>
        <w:t>10.1126/sciadv.1601666</w:t>
      </w:r>
      <w:r w:rsidR="00642F13">
        <w:rPr>
          <w:rStyle w:val="Hyperlink"/>
          <w:rFonts w:cs="Times New Roman"/>
          <w:sz w:val="20"/>
          <w:szCs w:val="20"/>
          <w:lang w:val="en-GB"/>
        </w:rPr>
        <w:fldChar w:fldCharType="end"/>
      </w:r>
      <w:r w:rsidRPr="00697E49">
        <w:rPr>
          <w:rFonts w:cs="Times New Roman"/>
          <w:sz w:val="20"/>
          <w:szCs w:val="20"/>
          <w:lang w:val="en-GB"/>
        </w:rPr>
        <w:t>.</w:t>
      </w:r>
    </w:p>
    <w:p w14:paraId="4E429044" w14:textId="2FA7686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Liu, Y. et al., 2017: Recent enhancement of central Pacific El Niño variability relative to last eight centuries.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15386, doi:</w:t>
      </w:r>
      <w:r w:rsidR="00642F13">
        <w:fldChar w:fldCharType="begin"/>
      </w:r>
      <w:r w:rsidR="00642F13" w:rsidRPr="001D5B54">
        <w:rPr>
          <w:lang w:val="en-GB"/>
          <w:rPrChange w:id="4227" w:author="Clotilde Pean" w:date="2021-06-21T14:15:00Z">
            <w:rPr/>
          </w:rPrChange>
        </w:rPr>
        <w:instrText xml:space="preserve"> HYPERLINK "https://dx.doi.org/10.1038/ncomms15386" </w:instrText>
      </w:r>
      <w:r w:rsidR="00642F13">
        <w:fldChar w:fldCharType="separate"/>
      </w:r>
      <w:r w:rsidRPr="00697E49">
        <w:rPr>
          <w:rStyle w:val="Hyperlink"/>
          <w:rFonts w:cs="Times New Roman"/>
          <w:sz w:val="20"/>
          <w:szCs w:val="20"/>
          <w:lang w:val="en-GB"/>
        </w:rPr>
        <w:t>10.1038/ncomms15386</w:t>
      </w:r>
      <w:r w:rsidR="00642F13">
        <w:rPr>
          <w:rStyle w:val="Hyperlink"/>
          <w:rFonts w:cs="Times New Roman"/>
          <w:sz w:val="20"/>
          <w:szCs w:val="20"/>
          <w:lang w:val="en-GB"/>
        </w:rPr>
        <w:fldChar w:fldCharType="end"/>
      </w:r>
      <w:r w:rsidRPr="00697E49">
        <w:rPr>
          <w:rFonts w:cs="Times New Roman"/>
          <w:sz w:val="20"/>
          <w:szCs w:val="20"/>
          <w:lang w:val="en-GB"/>
        </w:rPr>
        <w:t>.</w:t>
      </w:r>
    </w:p>
    <w:p w14:paraId="445CDDEF" w14:textId="4D4386D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Ljungqvist, F.C. et al., 2019: Centennial-scale temperature change in last millennium simulations and proxy-based reconstructions.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32(9)</w:t>
      </w:r>
      <w:r w:rsidRPr="00697E49">
        <w:rPr>
          <w:rFonts w:cs="Times New Roman"/>
          <w:sz w:val="20"/>
          <w:szCs w:val="20"/>
          <w:lang w:val="en-GB"/>
        </w:rPr>
        <w:t>, 2441–2482, doi:</w:t>
      </w:r>
      <w:r w:rsidR="00642F13">
        <w:fldChar w:fldCharType="begin"/>
      </w:r>
      <w:r w:rsidR="00642F13" w:rsidRPr="001D5B54">
        <w:rPr>
          <w:lang w:val="en-US"/>
          <w:rPrChange w:id="4228" w:author="Clotilde Pean" w:date="2021-06-21T14:15:00Z">
            <w:rPr/>
          </w:rPrChange>
        </w:rPr>
        <w:instrText xml:space="preserve"> HYPERLINK "https://dx.doi.org/10.1175/jcli-d-18-0525.1" </w:instrText>
      </w:r>
      <w:r w:rsidR="00642F13">
        <w:fldChar w:fldCharType="separate"/>
      </w:r>
      <w:r w:rsidRPr="00697E49">
        <w:rPr>
          <w:rStyle w:val="Hyperlink"/>
          <w:rFonts w:cs="Times New Roman"/>
          <w:sz w:val="20"/>
          <w:szCs w:val="20"/>
          <w:lang w:val="en-GB"/>
        </w:rPr>
        <w:t>10.1175/jcli-d-18-0525.1</w:t>
      </w:r>
      <w:r w:rsidR="00642F13">
        <w:rPr>
          <w:rStyle w:val="Hyperlink"/>
          <w:rFonts w:cs="Times New Roman"/>
          <w:sz w:val="20"/>
          <w:szCs w:val="20"/>
          <w:lang w:val="en-GB"/>
        </w:rPr>
        <w:fldChar w:fldCharType="end"/>
      </w:r>
      <w:r w:rsidRPr="00697E49">
        <w:rPr>
          <w:rFonts w:cs="Times New Roman"/>
          <w:sz w:val="20"/>
          <w:szCs w:val="20"/>
          <w:lang w:val="en-GB"/>
        </w:rPr>
        <w:t>.</w:t>
      </w:r>
    </w:p>
    <w:p w14:paraId="329962EA" w14:textId="2B739D4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Long, S.-M., G. Li, K. Hu, and J. Ying, 2020: Origins of the IOD-like Biases in CMIP Multimodel Ensembles: The Atmospheric Component and Ocean–Atmosphere Coupling.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33(24)</w:t>
      </w:r>
      <w:r w:rsidRPr="00697E49">
        <w:rPr>
          <w:rFonts w:cs="Times New Roman"/>
          <w:sz w:val="20"/>
          <w:szCs w:val="20"/>
          <w:lang w:val="en-GB"/>
        </w:rPr>
        <w:t>, 10437–10453, doi:</w:t>
      </w:r>
      <w:r w:rsidR="00642F13">
        <w:fldChar w:fldCharType="begin"/>
      </w:r>
      <w:r w:rsidR="00642F13" w:rsidRPr="001D5B54">
        <w:rPr>
          <w:lang w:val="en-US"/>
          <w:rPrChange w:id="4229" w:author="Clotilde Pean" w:date="2021-06-21T14:15:00Z">
            <w:rPr/>
          </w:rPrChange>
        </w:rPr>
        <w:instrText xml:space="preserve"> HYPERLINK "https://dx.doi.org/10.1175/jcli-d-20-0459.1" </w:instrText>
      </w:r>
      <w:r w:rsidR="00642F13">
        <w:fldChar w:fldCharType="separate"/>
      </w:r>
      <w:r w:rsidRPr="00697E49">
        <w:rPr>
          <w:rStyle w:val="Hyperlink"/>
          <w:rFonts w:cs="Times New Roman"/>
          <w:sz w:val="20"/>
          <w:szCs w:val="20"/>
          <w:lang w:val="en-GB"/>
        </w:rPr>
        <w:t>10.1175/jcli-d-20-0459.1</w:t>
      </w:r>
      <w:r w:rsidR="00642F13">
        <w:rPr>
          <w:rStyle w:val="Hyperlink"/>
          <w:rFonts w:cs="Times New Roman"/>
          <w:sz w:val="20"/>
          <w:szCs w:val="20"/>
          <w:lang w:val="en-GB"/>
        </w:rPr>
        <w:fldChar w:fldCharType="end"/>
      </w:r>
      <w:r w:rsidRPr="00697E49">
        <w:rPr>
          <w:rFonts w:cs="Times New Roman"/>
          <w:sz w:val="20"/>
          <w:szCs w:val="20"/>
          <w:lang w:val="en-GB"/>
        </w:rPr>
        <w:t>.</w:t>
      </w:r>
    </w:p>
    <w:p w14:paraId="0D65B5B1" w14:textId="12BEA1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Lora, J.M., 2018: Components and mechanisms of hydrologic cycle changes over North America at the Last Glacial Maximum.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31(17)</w:t>
      </w:r>
      <w:r w:rsidRPr="00697E49">
        <w:rPr>
          <w:rFonts w:cs="Times New Roman"/>
          <w:sz w:val="20"/>
          <w:szCs w:val="20"/>
          <w:lang w:val="en-GB"/>
        </w:rPr>
        <w:t>, 7035–7051, doi:</w:t>
      </w:r>
      <w:r w:rsidR="00642F13">
        <w:fldChar w:fldCharType="begin"/>
      </w:r>
      <w:r w:rsidR="00642F13" w:rsidRPr="001D5B54">
        <w:rPr>
          <w:lang w:val="en-US"/>
          <w:rPrChange w:id="4230" w:author="Clotilde Pean" w:date="2021-06-21T14:15:00Z">
            <w:rPr/>
          </w:rPrChange>
        </w:rPr>
        <w:instrText xml:space="preserve"> HYPERLINK "https://dx.doi.org/10.1175/jcli-d-17-0544.1" </w:instrText>
      </w:r>
      <w:r w:rsidR="00642F13">
        <w:fldChar w:fldCharType="separate"/>
      </w:r>
      <w:r w:rsidRPr="00697E49">
        <w:rPr>
          <w:rStyle w:val="Hyperlink"/>
          <w:rFonts w:cs="Times New Roman"/>
          <w:sz w:val="20"/>
          <w:szCs w:val="20"/>
          <w:lang w:val="en-GB"/>
        </w:rPr>
        <w:t>10.1175/jcli-d-17-0544.1</w:t>
      </w:r>
      <w:r w:rsidR="00642F13">
        <w:rPr>
          <w:rStyle w:val="Hyperlink"/>
          <w:rFonts w:cs="Times New Roman"/>
          <w:sz w:val="20"/>
          <w:szCs w:val="20"/>
          <w:lang w:val="en-GB"/>
        </w:rPr>
        <w:fldChar w:fldCharType="end"/>
      </w:r>
      <w:r w:rsidRPr="00697E49">
        <w:rPr>
          <w:rFonts w:cs="Times New Roman"/>
          <w:sz w:val="20"/>
          <w:szCs w:val="20"/>
          <w:lang w:val="en-GB"/>
        </w:rPr>
        <w:t>.</w:t>
      </w:r>
    </w:p>
    <w:p w14:paraId="365490A0" w14:textId="4D85A53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Lovejoy, S., 2014: Return periods of global climate fluctuations and the pause.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41(13)</w:t>
      </w:r>
      <w:r w:rsidRPr="00697E49">
        <w:rPr>
          <w:rFonts w:cs="Times New Roman"/>
          <w:sz w:val="20"/>
          <w:szCs w:val="20"/>
          <w:lang w:val="en-GB"/>
        </w:rPr>
        <w:t>, 4704–4710, doi:</w:t>
      </w:r>
      <w:r w:rsidR="00642F13">
        <w:fldChar w:fldCharType="begin"/>
      </w:r>
      <w:r w:rsidR="00642F13" w:rsidRPr="001D5B54">
        <w:rPr>
          <w:lang w:val="en-US"/>
          <w:rPrChange w:id="4231" w:author="Clotilde Pean" w:date="2021-06-21T14:15:00Z">
            <w:rPr/>
          </w:rPrChange>
        </w:rPr>
        <w:instrText xml:space="preserve"> HYPERLINK "https://dx.doi.org/10.1002/2014gl060478" </w:instrText>
      </w:r>
      <w:r w:rsidR="00642F13">
        <w:fldChar w:fldCharType="separate"/>
      </w:r>
      <w:r w:rsidRPr="00697E49">
        <w:rPr>
          <w:rStyle w:val="Hyperlink"/>
          <w:rFonts w:cs="Times New Roman"/>
          <w:sz w:val="20"/>
          <w:szCs w:val="20"/>
          <w:lang w:val="en-GB"/>
        </w:rPr>
        <w:t>10.1002/2014gl060478</w:t>
      </w:r>
      <w:r w:rsidR="00642F13">
        <w:rPr>
          <w:rStyle w:val="Hyperlink"/>
          <w:rFonts w:cs="Times New Roman"/>
          <w:sz w:val="20"/>
          <w:szCs w:val="20"/>
          <w:lang w:val="en-GB"/>
        </w:rPr>
        <w:fldChar w:fldCharType="end"/>
      </w:r>
      <w:r w:rsidRPr="00697E49">
        <w:rPr>
          <w:rFonts w:cs="Times New Roman"/>
          <w:sz w:val="20"/>
          <w:szCs w:val="20"/>
          <w:lang w:val="en-GB"/>
        </w:rPr>
        <w:t>.</w:t>
      </w:r>
    </w:p>
    <w:p w14:paraId="1B1F4A5B" w14:textId="55D3B8E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Lovenduski, N.S., N. Gruber, and S.C. Doney, 2008: Toward a mechanistic understanding of the decadal trends in the Southern Ocean carbon sink. </w:t>
      </w:r>
      <w:r w:rsidRPr="00697E49">
        <w:rPr>
          <w:rFonts w:cs="Times New Roman"/>
          <w:i/>
          <w:sz w:val="20"/>
          <w:szCs w:val="20"/>
          <w:lang w:val="en-GB"/>
        </w:rPr>
        <w:t>Global Biogeochemical Cycles</w:t>
      </w:r>
      <w:r w:rsidRPr="00697E49">
        <w:rPr>
          <w:rFonts w:cs="Times New Roman"/>
          <w:sz w:val="20"/>
          <w:szCs w:val="20"/>
          <w:lang w:val="en-GB"/>
        </w:rPr>
        <w:t xml:space="preserve">, </w:t>
      </w:r>
      <w:r w:rsidRPr="00697E49">
        <w:rPr>
          <w:rFonts w:cs="Times New Roman"/>
          <w:b/>
          <w:sz w:val="20"/>
          <w:szCs w:val="20"/>
          <w:lang w:val="en-GB"/>
        </w:rPr>
        <w:t>22(3)</w:t>
      </w:r>
      <w:r w:rsidRPr="00697E49">
        <w:rPr>
          <w:rFonts w:cs="Times New Roman"/>
          <w:sz w:val="20"/>
          <w:szCs w:val="20"/>
          <w:lang w:val="en-GB"/>
        </w:rPr>
        <w:t>, n/a–n/a, doi:</w:t>
      </w:r>
      <w:r w:rsidR="00642F13">
        <w:fldChar w:fldCharType="begin"/>
      </w:r>
      <w:r w:rsidR="00642F13" w:rsidRPr="001D5B54">
        <w:rPr>
          <w:lang w:val="en-US"/>
          <w:rPrChange w:id="4232" w:author="Clotilde Pean" w:date="2021-06-21T14:15:00Z">
            <w:rPr/>
          </w:rPrChange>
        </w:rPr>
        <w:instrText xml:space="preserve"> HYPERLINK "https://dx.doi.org/10.1029/2007gb003139" </w:instrText>
      </w:r>
      <w:r w:rsidR="00642F13">
        <w:fldChar w:fldCharType="separate"/>
      </w:r>
      <w:r w:rsidRPr="00697E49">
        <w:rPr>
          <w:rStyle w:val="Hyperlink"/>
          <w:rFonts w:cs="Times New Roman"/>
          <w:sz w:val="20"/>
          <w:szCs w:val="20"/>
          <w:lang w:val="en-GB"/>
        </w:rPr>
        <w:t>10.1029/2007gb003139</w:t>
      </w:r>
      <w:r w:rsidR="00642F13">
        <w:rPr>
          <w:rStyle w:val="Hyperlink"/>
          <w:rFonts w:cs="Times New Roman"/>
          <w:sz w:val="20"/>
          <w:szCs w:val="20"/>
          <w:lang w:val="en-GB"/>
        </w:rPr>
        <w:fldChar w:fldCharType="end"/>
      </w:r>
      <w:r w:rsidRPr="00697E49">
        <w:rPr>
          <w:rFonts w:cs="Times New Roman"/>
          <w:sz w:val="20"/>
          <w:szCs w:val="20"/>
          <w:lang w:val="en-GB"/>
        </w:rPr>
        <w:t>.</w:t>
      </w:r>
    </w:p>
    <w:p w14:paraId="36684670" w14:textId="0A12777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Lovenduski, N.S., G.A. McKinley, A.R. Fay, K. Lindsay, and M.C. Long, 2016: Partitioning uncertainty in ocean carbon uptake projections: Internal variability, emission scenario, and model structure. </w:t>
      </w:r>
      <w:r w:rsidRPr="00697E49">
        <w:rPr>
          <w:rFonts w:cs="Times New Roman"/>
          <w:i/>
          <w:sz w:val="20"/>
          <w:szCs w:val="20"/>
          <w:lang w:val="en-GB"/>
        </w:rPr>
        <w:t>Global Biogeochemical Cycles</w:t>
      </w:r>
      <w:r w:rsidRPr="00697E49">
        <w:rPr>
          <w:rFonts w:cs="Times New Roman"/>
          <w:sz w:val="20"/>
          <w:szCs w:val="20"/>
          <w:lang w:val="en-GB"/>
        </w:rPr>
        <w:t xml:space="preserve">, </w:t>
      </w:r>
      <w:r w:rsidRPr="00697E49">
        <w:rPr>
          <w:rFonts w:cs="Times New Roman"/>
          <w:b/>
          <w:sz w:val="20"/>
          <w:szCs w:val="20"/>
          <w:lang w:val="en-GB"/>
        </w:rPr>
        <w:t>30(9)</w:t>
      </w:r>
      <w:r w:rsidRPr="00697E49">
        <w:rPr>
          <w:rFonts w:cs="Times New Roman"/>
          <w:sz w:val="20"/>
          <w:szCs w:val="20"/>
          <w:lang w:val="en-GB"/>
        </w:rPr>
        <w:t>, 1276–1287, doi:</w:t>
      </w:r>
      <w:r w:rsidR="00642F13">
        <w:fldChar w:fldCharType="begin"/>
      </w:r>
      <w:r w:rsidR="00642F13" w:rsidRPr="001D5B54">
        <w:rPr>
          <w:lang w:val="en-US"/>
          <w:rPrChange w:id="4233" w:author="Clotilde Pean" w:date="2021-06-21T14:15:00Z">
            <w:rPr/>
          </w:rPrChange>
        </w:rPr>
        <w:instrText xml:space="preserve"> HYPERLINK "https://dx.doi.org/10.1002/2016gb005426" </w:instrText>
      </w:r>
      <w:r w:rsidR="00642F13">
        <w:fldChar w:fldCharType="separate"/>
      </w:r>
      <w:r w:rsidRPr="00697E49">
        <w:rPr>
          <w:rStyle w:val="Hyperlink"/>
          <w:rFonts w:cs="Times New Roman"/>
          <w:sz w:val="20"/>
          <w:szCs w:val="20"/>
          <w:lang w:val="en-GB"/>
        </w:rPr>
        <w:t>10.1002/2016gb005426</w:t>
      </w:r>
      <w:r w:rsidR="00642F13">
        <w:rPr>
          <w:rStyle w:val="Hyperlink"/>
          <w:rFonts w:cs="Times New Roman"/>
          <w:sz w:val="20"/>
          <w:szCs w:val="20"/>
          <w:lang w:val="en-GB"/>
        </w:rPr>
        <w:fldChar w:fldCharType="end"/>
      </w:r>
      <w:r w:rsidRPr="00697E49">
        <w:rPr>
          <w:rFonts w:cs="Times New Roman"/>
          <w:sz w:val="20"/>
          <w:szCs w:val="20"/>
          <w:lang w:val="en-GB"/>
        </w:rPr>
        <w:t>.</w:t>
      </w:r>
    </w:p>
    <w:p w14:paraId="017EAB50" w14:textId="6A99BF4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Lu, X., L. Wang, and M.F. McCabe, 2016: Elevated CO2 as a driver of global dryland greening.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20716.</w:t>
      </w:r>
    </w:p>
    <w:p w14:paraId="274CC338" w14:textId="56D88A2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Lübbecke, J.F. et al., 2018: Equatorial Atlantic variability – Modes, mechanisms, and global teleconnections. </w:t>
      </w:r>
      <w:r w:rsidRPr="00697E49">
        <w:rPr>
          <w:rFonts w:cs="Times New Roman"/>
          <w:i/>
          <w:sz w:val="20"/>
          <w:szCs w:val="20"/>
          <w:lang w:val="en-GB"/>
        </w:rPr>
        <w:t>Wiley Interdisciplinary Reviews: Climate Change</w:t>
      </w:r>
      <w:r w:rsidRPr="00697E49">
        <w:rPr>
          <w:rFonts w:cs="Times New Roman"/>
          <w:sz w:val="20"/>
          <w:szCs w:val="20"/>
          <w:lang w:val="en-GB"/>
        </w:rPr>
        <w:t xml:space="preserve">, </w:t>
      </w:r>
      <w:r w:rsidRPr="00697E49">
        <w:rPr>
          <w:rFonts w:cs="Times New Roman"/>
          <w:b/>
          <w:sz w:val="20"/>
          <w:szCs w:val="20"/>
          <w:lang w:val="en-GB"/>
        </w:rPr>
        <w:t>9(4)</w:t>
      </w:r>
      <w:r w:rsidRPr="00697E49">
        <w:rPr>
          <w:rFonts w:cs="Times New Roman"/>
          <w:sz w:val="20"/>
          <w:szCs w:val="20"/>
          <w:lang w:val="en-GB"/>
        </w:rPr>
        <w:t>, e527, doi:</w:t>
      </w:r>
      <w:r w:rsidR="00642F13">
        <w:fldChar w:fldCharType="begin"/>
      </w:r>
      <w:r w:rsidR="00642F13" w:rsidRPr="001D5B54">
        <w:rPr>
          <w:lang w:val="en-US"/>
          <w:rPrChange w:id="4234" w:author="Clotilde Pean" w:date="2021-06-21T14:15:00Z">
            <w:rPr/>
          </w:rPrChange>
        </w:rPr>
        <w:instrText xml:space="preserve"> HYPERLINK "https://dx.doi.org/10.1002/wcc.527" </w:instrText>
      </w:r>
      <w:r w:rsidR="00642F13">
        <w:fldChar w:fldCharType="separate"/>
      </w:r>
      <w:r w:rsidRPr="00697E49">
        <w:rPr>
          <w:rStyle w:val="Hyperlink"/>
          <w:rFonts w:cs="Times New Roman"/>
          <w:sz w:val="20"/>
          <w:szCs w:val="20"/>
          <w:lang w:val="en-GB"/>
        </w:rPr>
        <w:t>10.1002/wcc.527</w:t>
      </w:r>
      <w:r w:rsidR="00642F13">
        <w:rPr>
          <w:rStyle w:val="Hyperlink"/>
          <w:rFonts w:cs="Times New Roman"/>
          <w:sz w:val="20"/>
          <w:szCs w:val="20"/>
          <w:lang w:val="en-GB"/>
        </w:rPr>
        <w:fldChar w:fldCharType="end"/>
      </w:r>
      <w:r w:rsidRPr="00697E49">
        <w:rPr>
          <w:rFonts w:cs="Times New Roman"/>
          <w:sz w:val="20"/>
          <w:szCs w:val="20"/>
          <w:lang w:val="en-GB"/>
        </w:rPr>
        <w:t>.</w:t>
      </w:r>
    </w:p>
    <w:p w14:paraId="4C38E0E5" w14:textId="194E68B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Lücke, L.J., G.C. Hegerl, A.P. Schurer, and R. Wilson, 2019: Effects of memory biases on variability of temperature reconstructions.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32(24)</w:t>
      </w:r>
      <w:r w:rsidRPr="00697E49">
        <w:rPr>
          <w:rFonts w:cs="Times New Roman"/>
          <w:sz w:val="20"/>
          <w:szCs w:val="20"/>
          <w:lang w:val="en-GB"/>
        </w:rPr>
        <w:t>, 8713–8731, doi:</w:t>
      </w:r>
      <w:r w:rsidR="00642F13">
        <w:fldChar w:fldCharType="begin"/>
      </w:r>
      <w:r w:rsidR="00642F13" w:rsidRPr="001D5B54">
        <w:rPr>
          <w:lang w:val="en-US"/>
          <w:rPrChange w:id="4235" w:author="Clotilde Pean" w:date="2021-06-21T14:15:00Z">
            <w:rPr/>
          </w:rPrChange>
        </w:rPr>
        <w:instrText xml:space="preserve"> HYPERLINK "https://dx.doi.org/10.1175/jcli-d-19-0184.1" </w:instrText>
      </w:r>
      <w:r w:rsidR="00642F13">
        <w:fldChar w:fldCharType="separate"/>
      </w:r>
      <w:r w:rsidRPr="00697E49">
        <w:rPr>
          <w:rStyle w:val="Hyperlink"/>
          <w:rFonts w:cs="Times New Roman"/>
          <w:sz w:val="20"/>
          <w:szCs w:val="20"/>
          <w:lang w:val="en-GB"/>
        </w:rPr>
        <w:t>10.1175/jcli-d-19-0184.1</w:t>
      </w:r>
      <w:r w:rsidR="00642F13">
        <w:rPr>
          <w:rStyle w:val="Hyperlink"/>
          <w:rFonts w:cs="Times New Roman"/>
          <w:sz w:val="20"/>
          <w:szCs w:val="20"/>
          <w:lang w:val="en-GB"/>
        </w:rPr>
        <w:fldChar w:fldCharType="end"/>
      </w:r>
      <w:r w:rsidRPr="00697E49">
        <w:rPr>
          <w:rFonts w:cs="Times New Roman"/>
          <w:sz w:val="20"/>
          <w:szCs w:val="20"/>
          <w:lang w:val="en-GB"/>
        </w:rPr>
        <w:t>.</w:t>
      </w:r>
    </w:p>
    <w:p w14:paraId="70148AEC" w14:textId="4B3376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Lüdecke, H.-J., R. Cina, H.-J. Dammschneider, and S. Lüning, 2020: Decadal and multidecadal natural variability in European temperature. </w:t>
      </w:r>
      <w:r w:rsidRPr="00697E49">
        <w:rPr>
          <w:rFonts w:cs="Times New Roman"/>
          <w:i/>
          <w:sz w:val="20"/>
          <w:szCs w:val="20"/>
          <w:lang w:val="en-GB"/>
        </w:rPr>
        <w:t>Journal of Atmospheric and Solar-Terrestrial Physics</w:t>
      </w:r>
      <w:r w:rsidRPr="00697E49">
        <w:rPr>
          <w:rFonts w:cs="Times New Roman"/>
          <w:sz w:val="20"/>
          <w:szCs w:val="20"/>
          <w:lang w:val="en-GB"/>
        </w:rPr>
        <w:t xml:space="preserve">, </w:t>
      </w:r>
      <w:r w:rsidRPr="00697E49">
        <w:rPr>
          <w:rFonts w:cs="Times New Roman"/>
          <w:b/>
          <w:sz w:val="20"/>
          <w:szCs w:val="20"/>
          <w:lang w:val="en-GB"/>
        </w:rPr>
        <w:t>205</w:t>
      </w:r>
      <w:r w:rsidRPr="00697E49">
        <w:rPr>
          <w:rFonts w:cs="Times New Roman"/>
          <w:sz w:val="20"/>
          <w:szCs w:val="20"/>
          <w:lang w:val="en-GB"/>
        </w:rPr>
        <w:t>, 105294, doi:</w:t>
      </w:r>
      <w:r w:rsidR="00642F13">
        <w:fldChar w:fldCharType="begin"/>
      </w:r>
      <w:r w:rsidR="00642F13" w:rsidRPr="001D5B54">
        <w:rPr>
          <w:lang w:val="en-US"/>
          <w:rPrChange w:id="4236" w:author="Clotilde Pean" w:date="2021-06-21T14:15:00Z">
            <w:rPr/>
          </w:rPrChange>
        </w:rPr>
        <w:instrText xml:space="preserve"> HYPERLINK "https://dx.doi.org/10.1016/j.jastp.2020.105294" </w:instrText>
      </w:r>
      <w:r w:rsidR="00642F13">
        <w:fldChar w:fldCharType="separate"/>
      </w:r>
      <w:r w:rsidRPr="00697E49">
        <w:rPr>
          <w:rStyle w:val="Hyperlink"/>
          <w:rFonts w:cs="Times New Roman"/>
          <w:sz w:val="20"/>
          <w:szCs w:val="20"/>
          <w:lang w:val="en-GB"/>
        </w:rPr>
        <w:t>10.1016/j.jastp.2020.105294</w:t>
      </w:r>
      <w:r w:rsidR="00642F13">
        <w:rPr>
          <w:rStyle w:val="Hyperlink"/>
          <w:rFonts w:cs="Times New Roman"/>
          <w:sz w:val="20"/>
          <w:szCs w:val="20"/>
          <w:lang w:val="en-GB"/>
        </w:rPr>
        <w:fldChar w:fldCharType="end"/>
      </w:r>
      <w:r w:rsidRPr="00697E49">
        <w:rPr>
          <w:rFonts w:cs="Times New Roman"/>
          <w:sz w:val="20"/>
          <w:szCs w:val="20"/>
          <w:lang w:val="en-GB"/>
        </w:rPr>
        <w:t>.</w:t>
      </w:r>
    </w:p>
    <w:p w14:paraId="1052DF95" w14:textId="254DF66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Lunt, D.J. et al., 2017: The DeepMIP contribution to PMIP4: experimental designfor model simulations of the EECO, PETM, and pre-PETM (version 1.0).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10(2)</w:t>
      </w:r>
      <w:r w:rsidRPr="00697E49">
        <w:rPr>
          <w:rFonts w:cs="Times New Roman"/>
          <w:sz w:val="20"/>
          <w:szCs w:val="20"/>
          <w:lang w:val="en-GB"/>
        </w:rPr>
        <w:t>, 889–901, doi:</w:t>
      </w:r>
      <w:r w:rsidR="00642F13">
        <w:fldChar w:fldCharType="begin"/>
      </w:r>
      <w:r w:rsidR="00642F13" w:rsidRPr="001D5B54">
        <w:rPr>
          <w:lang w:val="en-US"/>
          <w:rPrChange w:id="4237" w:author="Clotilde Pean" w:date="2021-06-21T14:15:00Z">
            <w:rPr/>
          </w:rPrChange>
        </w:rPr>
        <w:instrText xml:space="preserve"> HYPERLINK "https://dx.doi.org/10.5194/gmd-10-889-2017" </w:instrText>
      </w:r>
      <w:r w:rsidR="00642F13">
        <w:fldChar w:fldCharType="separate"/>
      </w:r>
      <w:r w:rsidRPr="00697E49">
        <w:rPr>
          <w:rStyle w:val="Hyperlink"/>
          <w:rFonts w:cs="Times New Roman"/>
          <w:sz w:val="20"/>
          <w:szCs w:val="20"/>
          <w:lang w:val="en-GB"/>
        </w:rPr>
        <w:t>10.5194/gmd-10-889-2017</w:t>
      </w:r>
      <w:r w:rsidR="00642F13">
        <w:rPr>
          <w:rStyle w:val="Hyperlink"/>
          <w:rFonts w:cs="Times New Roman"/>
          <w:sz w:val="20"/>
          <w:szCs w:val="20"/>
          <w:lang w:val="en-GB"/>
        </w:rPr>
        <w:fldChar w:fldCharType="end"/>
      </w:r>
      <w:r w:rsidRPr="00697E49">
        <w:rPr>
          <w:rFonts w:cs="Times New Roman"/>
          <w:sz w:val="20"/>
          <w:szCs w:val="20"/>
          <w:lang w:val="en-GB"/>
        </w:rPr>
        <w:t>.</w:t>
      </w:r>
    </w:p>
    <w:p w14:paraId="3AF1E74B" w14:textId="50F93AD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Lunt, D.J. et al., 2021: DeepMIP: model intercomparison of early Eocene climatic optimum (EECO) large-scale climate features and comparison with proxy data.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17(1)</w:t>
      </w:r>
      <w:r w:rsidRPr="00697E49">
        <w:rPr>
          <w:rFonts w:cs="Times New Roman"/>
          <w:sz w:val="20"/>
          <w:szCs w:val="20"/>
          <w:lang w:val="en-GB"/>
        </w:rPr>
        <w:t>, 203–227, doi:</w:t>
      </w:r>
      <w:r w:rsidR="00642F13">
        <w:fldChar w:fldCharType="begin"/>
      </w:r>
      <w:r w:rsidR="00642F13" w:rsidRPr="001D5B54">
        <w:rPr>
          <w:lang w:val="en-US"/>
          <w:rPrChange w:id="4238" w:author="Clotilde Pean" w:date="2021-06-21T14:15:00Z">
            <w:rPr/>
          </w:rPrChange>
        </w:rPr>
        <w:instrText xml:space="preserve"> HYPERLINK "https://dx.doi.org/10.5194/cp-17-203-2021" </w:instrText>
      </w:r>
      <w:r w:rsidR="00642F13">
        <w:fldChar w:fldCharType="separate"/>
      </w:r>
      <w:r w:rsidRPr="00697E49">
        <w:rPr>
          <w:rStyle w:val="Hyperlink"/>
          <w:rFonts w:cs="Times New Roman"/>
          <w:sz w:val="20"/>
          <w:szCs w:val="20"/>
          <w:lang w:val="en-GB"/>
        </w:rPr>
        <w:t>10.5194/cp-17-203-2021</w:t>
      </w:r>
      <w:r w:rsidR="00642F13">
        <w:rPr>
          <w:rStyle w:val="Hyperlink"/>
          <w:rFonts w:cs="Times New Roman"/>
          <w:sz w:val="20"/>
          <w:szCs w:val="20"/>
          <w:lang w:val="en-GB"/>
        </w:rPr>
        <w:fldChar w:fldCharType="end"/>
      </w:r>
      <w:r w:rsidRPr="00697E49">
        <w:rPr>
          <w:rFonts w:cs="Times New Roman"/>
          <w:sz w:val="20"/>
          <w:szCs w:val="20"/>
          <w:lang w:val="en-GB"/>
        </w:rPr>
        <w:t>.</w:t>
      </w:r>
    </w:p>
    <w:p w14:paraId="04541DC2" w14:textId="1B9E53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Luo, B., 2018: Aerosol Radiative Forcing and SAD version v4.0.0 1850 – 2016. Retrieved from: </w:t>
      </w:r>
      <w:r w:rsidR="00642F13">
        <w:fldChar w:fldCharType="begin"/>
      </w:r>
      <w:r w:rsidR="00642F13" w:rsidRPr="001D5B54">
        <w:rPr>
          <w:lang w:val="en-US"/>
          <w:rPrChange w:id="4239" w:author="Clotilde Pean" w:date="2021-06-21T14:15:00Z">
            <w:rPr/>
          </w:rPrChange>
        </w:rPr>
        <w:instrText xml:space="preserve"> HYPERLINK "ftp://iacftp.ethz.ch/pub_read/luo/cmip6_sad_radforcing_v4.0.0" </w:instrText>
      </w:r>
      <w:r w:rsidR="00642F13">
        <w:fldChar w:fldCharType="separate"/>
      </w:r>
      <w:r w:rsidRPr="00697E49">
        <w:rPr>
          <w:rStyle w:val="Hyperlink"/>
          <w:rFonts w:cs="Times New Roman"/>
          <w:sz w:val="20"/>
          <w:szCs w:val="20"/>
          <w:lang w:val="en-GB"/>
        </w:rPr>
        <w:t>ftp://iacftp.ethz.ch/pub_read/luo/cmip6_sad_radforcing_v4.0.0</w:t>
      </w:r>
      <w:r w:rsidR="00642F13">
        <w:rPr>
          <w:rStyle w:val="Hyperlink"/>
          <w:rFonts w:cs="Times New Roman"/>
          <w:sz w:val="20"/>
          <w:szCs w:val="20"/>
          <w:lang w:val="en-GB"/>
        </w:rPr>
        <w:fldChar w:fldCharType="end"/>
      </w:r>
      <w:r w:rsidRPr="00697E49">
        <w:rPr>
          <w:rFonts w:cs="Times New Roman"/>
          <w:sz w:val="20"/>
          <w:szCs w:val="20"/>
          <w:lang w:val="en-GB"/>
        </w:rPr>
        <w:t>.</w:t>
      </w:r>
    </w:p>
    <w:p w14:paraId="23EBC877" w14:textId="69FFB09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Luo, J.-J., W. Sasaki, and Y. Masumoto, 2012: Indian Ocean warming modulates Pacific climate change.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109(46)</w:t>
      </w:r>
      <w:r w:rsidRPr="00697E49">
        <w:rPr>
          <w:rFonts w:cs="Times New Roman"/>
          <w:sz w:val="20"/>
          <w:szCs w:val="20"/>
          <w:lang w:val="en-GB"/>
        </w:rPr>
        <w:t>, 18701–18706, doi:</w:t>
      </w:r>
      <w:r w:rsidR="00642F13">
        <w:fldChar w:fldCharType="begin"/>
      </w:r>
      <w:r w:rsidR="00642F13" w:rsidRPr="001D5B54">
        <w:rPr>
          <w:lang w:val="en-US"/>
          <w:rPrChange w:id="4240" w:author="Clotilde Pean" w:date="2021-06-21T14:15:00Z">
            <w:rPr/>
          </w:rPrChange>
        </w:rPr>
        <w:instrText xml:space="preserve"> HYPERLINK "https://dx.doi.org/10.1073/pnas.1210239109" </w:instrText>
      </w:r>
      <w:r w:rsidR="00642F13">
        <w:fldChar w:fldCharType="separate"/>
      </w:r>
      <w:r w:rsidRPr="00697E49">
        <w:rPr>
          <w:rStyle w:val="Hyperlink"/>
          <w:rFonts w:cs="Times New Roman"/>
          <w:sz w:val="20"/>
          <w:szCs w:val="20"/>
          <w:lang w:val="en-GB"/>
        </w:rPr>
        <w:t>10.1073/pnas.1210239109</w:t>
      </w:r>
      <w:r w:rsidR="00642F13">
        <w:rPr>
          <w:rStyle w:val="Hyperlink"/>
          <w:rFonts w:cs="Times New Roman"/>
          <w:sz w:val="20"/>
          <w:szCs w:val="20"/>
          <w:lang w:val="en-GB"/>
        </w:rPr>
        <w:fldChar w:fldCharType="end"/>
      </w:r>
      <w:r w:rsidRPr="00697E49">
        <w:rPr>
          <w:rFonts w:cs="Times New Roman"/>
          <w:sz w:val="20"/>
          <w:szCs w:val="20"/>
          <w:lang w:val="en-GB"/>
        </w:rPr>
        <w:t>.</w:t>
      </w:r>
    </w:p>
    <w:p w14:paraId="1125C183" w14:textId="48A528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Lyu, K., X. Zhang, J.A. Church, and J. Hu, 2016: Evaluation of the interdecadal variability of sea surface temperature and sea level in the Pacific in CMIP3 and CMIP5 models.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36(11)</w:t>
      </w:r>
      <w:r w:rsidRPr="00697E49">
        <w:rPr>
          <w:rFonts w:cs="Times New Roman"/>
          <w:sz w:val="20"/>
          <w:szCs w:val="20"/>
          <w:lang w:val="en-GB"/>
        </w:rPr>
        <w:t>, 3723–3740, doi:</w:t>
      </w:r>
      <w:r w:rsidR="00642F13">
        <w:fldChar w:fldCharType="begin"/>
      </w:r>
      <w:r w:rsidR="00642F13" w:rsidRPr="001D5B54">
        <w:rPr>
          <w:lang w:val="en-US"/>
          <w:rPrChange w:id="4241" w:author="Clotilde Pean" w:date="2021-06-21T14:15:00Z">
            <w:rPr/>
          </w:rPrChange>
        </w:rPr>
        <w:instrText xml:space="preserve"> HYPERLINK "https://dx.doi.org/10.1002/joc.4587" </w:instrText>
      </w:r>
      <w:r w:rsidR="00642F13">
        <w:fldChar w:fldCharType="separate"/>
      </w:r>
      <w:r w:rsidRPr="00697E49">
        <w:rPr>
          <w:rStyle w:val="Hyperlink"/>
          <w:rFonts w:cs="Times New Roman"/>
          <w:sz w:val="20"/>
          <w:szCs w:val="20"/>
          <w:lang w:val="en-GB"/>
        </w:rPr>
        <w:t>10.1002/joc.4587</w:t>
      </w:r>
      <w:r w:rsidR="00642F13">
        <w:rPr>
          <w:rStyle w:val="Hyperlink"/>
          <w:rFonts w:cs="Times New Roman"/>
          <w:sz w:val="20"/>
          <w:szCs w:val="20"/>
          <w:lang w:val="en-GB"/>
        </w:rPr>
        <w:fldChar w:fldCharType="end"/>
      </w:r>
      <w:r w:rsidRPr="00697E49">
        <w:rPr>
          <w:rFonts w:cs="Times New Roman"/>
          <w:sz w:val="20"/>
          <w:szCs w:val="20"/>
          <w:lang w:val="en-GB"/>
        </w:rPr>
        <w:t>.</w:t>
      </w:r>
    </w:p>
    <w:p w14:paraId="0311B93D" w14:textId="3B38464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 S. and T. Zhou, 2016a: Robust Strengthening and Westward Shift of the Tropical Pacific Walker Circulation during 1979–2012: A Comparison of 7 Sets of Reanalysis Data and 26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29(9)</w:t>
      </w:r>
      <w:r w:rsidRPr="00697E49">
        <w:rPr>
          <w:rFonts w:cs="Times New Roman"/>
          <w:sz w:val="20"/>
          <w:szCs w:val="20"/>
          <w:lang w:val="en-GB"/>
        </w:rPr>
        <w:t>, 3097–3118, doi:</w:t>
      </w:r>
      <w:r w:rsidR="00642F13">
        <w:fldChar w:fldCharType="begin"/>
      </w:r>
      <w:r w:rsidR="00642F13" w:rsidRPr="001D5B54">
        <w:rPr>
          <w:lang w:val="en-US"/>
          <w:rPrChange w:id="4242" w:author="Clotilde Pean" w:date="2021-06-21T14:15:00Z">
            <w:rPr/>
          </w:rPrChange>
        </w:rPr>
        <w:instrText xml:space="preserve"> HYPERLINK "https://dx.doi.org/10.1175/jcli-d-15-0398.1" </w:instrText>
      </w:r>
      <w:r w:rsidR="00642F13">
        <w:fldChar w:fldCharType="separate"/>
      </w:r>
      <w:r w:rsidRPr="00697E49">
        <w:rPr>
          <w:rStyle w:val="Hyperlink"/>
          <w:rFonts w:cs="Times New Roman"/>
          <w:sz w:val="20"/>
          <w:szCs w:val="20"/>
          <w:lang w:val="en-GB"/>
        </w:rPr>
        <w:t>10.1175/jcli-d-15-0398.1</w:t>
      </w:r>
      <w:r w:rsidR="00642F13">
        <w:rPr>
          <w:rStyle w:val="Hyperlink"/>
          <w:rFonts w:cs="Times New Roman"/>
          <w:sz w:val="20"/>
          <w:szCs w:val="20"/>
          <w:lang w:val="en-GB"/>
        </w:rPr>
        <w:fldChar w:fldCharType="end"/>
      </w:r>
      <w:r w:rsidRPr="00697E49">
        <w:rPr>
          <w:rFonts w:cs="Times New Roman"/>
          <w:sz w:val="20"/>
          <w:szCs w:val="20"/>
          <w:lang w:val="en-GB"/>
        </w:rPr>
        <w:t>.</w:t>
      </w:r>
    </w:p>
    <w:p w14:paraId="78EC437D" w14:textId="6C5B79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Ma, S. and T. Zhou, 2016b: Robust Strengthening and Westward Shift of the Tropical Pacific Walker Circulation during 1979–2012: A Comparison of 7 Sets of Reanalysis Data and 26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29(9)</w:t>
      </w:r>
      <w:r w:rsidRPr="00697E49">
        <w:rPr>
          <w:rFonts w:cs="Times New Roman"/>
          <w:sz w:val="20"/>
          <w:szCs w:val="20"/>
          <w:lang w:val="en-GB"/>
        </w:rPr>
        <w:t>, 3097–3118, doi:</w:t>
      </w:r>
      <w:r w:rsidR="00642F13">
        <w:fldChar w:fldCharType="begin"/>
      </w:r>
      <w:r w:rsidR="00642F13" w:rsidRPr="001D5B54">
        <w:rPr>
          <w:lang w:val="en-US"/>
          <w:rPrChange w:id="4243" w:author="Clotilde Pean" w:date="2021-06-21T14:15:00Z">
            <w:rPr/>
          </w:rPrChange>
        </w:rPr>
        <w:instrText xml:space="preserve"> HYPERLINK "https://dx.doi.org/10.1175/jcli-d-15-0398.1" </w:instrText>
      </w:r>
      <w:r w:rsidR="00642F13">
        <w:fldChar w:fldCharType="separate"/>
      </w:r>
      <w:r w:rsidRPr="00697E49">
        <w:rPr>
          <w:rStyle w:val="Hyperlink"/>
          <w:rFonts w:cs="Times New Roman"/>
          <w:sz w:val="20"/>
          <w:szCs w:val="20"/>
          <w:lang w:val="en-GB"/>
        </w:rPr>
        <w:t>10.1175/jcli-d-15-0398.1</w:t>
      </w:r>
      <w:r w:rsidR="00642F13">
        <w:rPr>
          <w:rStyle w:val="Hyperlink"/>
          <w:rFonts w:cs="Times New Roman"/>
          <w:sz w:val="20"/>
          <w:szCs w:val="20"/>
          <w:lang w:val="en-GB"/>
        </w:rPr>
        <w:fldChar w:fldCharType="end"/>
      </w:r>
      <w:r w:rsidRPr="00697E49">
        <w:rPr>
          <w:rFonts w:cs="Times New Roman"/>
          <w:sz w:val="20"/>
          <w:szCs w:val="20"/>
          <w:lang w:val="en-GB"/>
        </w:rPr>
        <w:t>.</w:t>
      </w:r>
    </w:p>
    <w:p w14:paraId="0C51A6FB" w14:textId="09CF8C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 S. and T. Zhou, 2016c: Robust Strengthening and Westward Shift of the Tropical Pacific Walker Circulation during 1979–2012: A Comparison of 7 Sets of Reanalysis Data and 26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29(9)</w:t>
      </w:r>
      <w:r w:rsidRPr="00697E49">
        <w:rPr>
          <w:rFonts w:cs="Times New Roman"/>
          <w:sz w:val="20"/>
          <w:szCs w:val="20"/>
          <w:lang w:val="en-GB"/>
        </w:rPr>
        <w:t>, 3097–3118, doi:</w:t>
      </w:r>
      <w:r w:rsidR="00642F13">
        <w:fldChar w:fldCharType="begin"/>
      </w:r>
      <w:r w:rsidR="00642F13" w:rsidRPr="001D5B54">
        <w:rPr>
          <w:lang w:val="en-US"/>
          <w:rPrChange w:id="4244" w:author="Clotilde Pean" w:date="2021-06-21T14:15:00Z">
            <w:rPr/>
          </w:rPrChange>
        </w:rPr>
        <w:instrText xml:space="preserve"> HYPERLINK "https://dx.doi.org/10.1175/jcli-d-15-0398.1" </w:instrText>
      </w:r>
      <w:r w:rsidR="00642F13">
        <w:fldChar w:fldCharType="separate"/>
      </w:r>
      <w:r w:rsidRPr="00697E49">
        <w:rPr>
          <w:rStyle w:val="Hyperlink"/>
          <w:rFonts w:cs="Times New Roman"/>
          <w:sz w:val="20"/>
          <w:szCs w:val="20"/>
          <w:lang w:val="en-GB"/>
        </w:rPr>
        <w:t>10.1175/jcli-d-15-0398.1</w:t>
      </w:r>
      <w:r w:rsidR="00642F13">
        <w:rPr>
          <w:rStyle w:val="Hyperlink"/>
          <w:rFonts w:cs="Times New Roman"/>
          <w:sz w:val="20"/>
          <w:szCs w:val="20"/>
          <w:lang w:val="en-GB"/>
        </w:rPr>
        <w:fldChar w:fldCharType="end"/>
      </w:r>
      <w:r w:rsidRPr="00697E49">
        <w:rPr>
          <w:rFonts w:cs="Times New Roman"/>
          <w:sz w:val="20"/>
          <w:szCs w:val="20"/>
          <w:lang w:val="en-GB"/>
        </w:rPr>
        <w:t>.</w:t>
      </w:r>
    </w:p>
    <w:p w14:paraId="7A3CBFB6" w14:textId="14C63FA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Maher, N., A. Gupta, and M.H. England, 2014: Drivers of decadal hiatus periods in the 20th and 21st centuries.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41(16)</w:t>
      </w:r>
      <w:r w:rsidRPr="00697E49">
        <w:rPr>
          <w:rFonts w:cs="Times New Roman"/>
          <w:sz w:val="20"/>
          <w:szCs w:val="20"/>
          <w:lang w:val="en-GB"/>
        </w:rPr>
        <w:t>, 5978–5986, doi:</w:t>
      </w:r>
      <w:r w:rsidR="00642F13">
        <w:fldChar w:fldCharType="begin"/>
      </w:r>
      <w:r w:rsidR="00642F13" w:rsidRPr="001D5B54">
        <w:rPr>
          <w:lang w:val="en-US"/>
          <w:rPrChange w:id="4245" w:author="Clotilde Pean" w:date="2021-06-21T14:15:00Z">
            <w:rPr/>
          </w:rPrChange>
        </w:rPr>
        <w:instrText xml:space="preserve"> HYPERLINK "https://dx.doi.org/10.1002/2014gl060527" </w:instrText>
      </w:r>
      <w:r w:rsidR="00642F13">
        <w:fldChar w:fldCharType="separate"/>
      </w:r>
      <w:r w:rsidRPr="00697E49">
        <w:rPr>
          <w:rStyle w:val="Hyperlink"/>
          <w:rFonts w:cs="Times New Roman"/>
          <w:sz w:val="20"/>
          <w:szCs w:val="20"/>
          <w:lang w:val="en-GB"/>
        </w:rPr>
        <w:t>10.1002/2014gl060527</w:t>
      </w:r>
      <w:r w:rsidR="00642F13">
        <w:rPr>
          <w:rStyle w:val="Hyperlink"/>
          <w:rFonts w:cs="Times New Roman"/>
          <w:sz w:val="20"/>
          <w:szCs w:val="20"/>
          <w:lang w:val="en-GB"/>
        </w:rPr>
        <w:fldChar w:fldCharType="end"/>
      </w:r>
      <w:r w:rsidRPr="00697E49">
        <w:rPr>
          <w:rFonts w:cs="Times New Roman"/>
          <w:sz w:val="20"/>
          <w:szCs w:val="20"/>
          <w:lang w:val="en-GB"/>
        </w:rPr>
        <w:t>.</w:t>
      </w:r>
    </w:p>
    <w:p w14:paraId="14850CA4" w14:textId="30D835C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Maher, N., M.H. England, A. Gupta, and P. Spence, 2018a: Role of Pacific trade winds in driving ocean temperatures during the recent slowdown and projections under a wind trend reversal.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51(1–2)</w:t>
      </w:r>
      <w:r w:rsidRPr="00697E49">
        <w:rPr>
          <w:rFonts w:cs="Times New Roman"/>
          <w:sz w:val="20"/>
          <w:szCs w:val="20"/>
          <w:lang w:val="en-GB"/>
        </w:rPr>
        <w:t>, 321–336, doi:</w:t>
      </w:r>
      <w:r w:rsidR="00642F13">
        <w:fldChar w:fldCharType="begin"/>
      </w:r>
      <w:r w:rsidR="00642F13" w:rsidRPr="001D5B54">
        <w:rPr>
          <w:lang w:val="en-US"/>
          <w:rPrChange w:id="4246" w:author="Clotilde Pean" w:date="2021-06-21T14:15:00Z">
            <w:rPr/>
          </w:rPrChange>
        </w:rPr>
        <w:instrText xml:space="preserve"> HYPERLINK "https://dx.doi.org/10.1007/s00382-017-3923-3" </w:instrText>
      </w:r>
      <w:r w:rsidR="00642F13">
        <w:fldChar w:fldCharType="separate"/>
      </w:r>
      <w:r w:rsidRPr="00697E49">
        <w:rPr>
          <w:rStyle w:val="Hyperlink"/>
          <w:rFonts w:cs="Times New Roman"/>
          <w:sz w:val="20"/>
          <w:szCs w:val="20"/>
          <w:lang w:val="en-GB"/>
        </w:rPr>
        <w:t>10.1007/s00382-017-3923-3</w:t>
      </w:r>
      <w:r w:rsidR="00642F13">
        <w:rPr>
          <w:rStyle w:val="Hyperlink"/>
          <w:rFonts w:cs="Times New Roman"/>
          <w:sz w:val="20"/>
          <w:szCs w:val="20"/>
          <w:lang w:val="en-GB"/>
        </w:rPr>
        <w:fldChar w:fldCharType="end"/>
      </w:r>
      <w:r w:rsidRPr="00697E49">
        <w:rPr>
          <w:rFonts w:cs="Times New Roman"/>
          <w:sz w:val="20"/>
          <w:szCs w:val="20"/>
          <w:lang w:val="en-GB"/>
        </w:rPr>
        <w:t>.</w:t>
      </w:r>
    </w:p>
    <w:p w14:paraId="7192D20D" w14:textId="5F0A6F4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Maher, N., D. Matei, S. Milinski, and J. Marotzke, 2018b: ENSO Change in Climate Projections: Forced Response or Internal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45(20)</w:t>
      </w:r>
      <w:r w:rsidRPr="00697E49">
        <w:rPr>
          <w:rFonts w:cs="Times New Roman"/>
          <w:sz w:val="20"/>
          <w:szCs w:val="20"/>
          <w:lang w:val="en-GB"/>
        </w:rPr>
        <w:t>, doi:</w:t>
      </w:r>
      <w:r w:rsidR="00642F13">
        <w:fldChar w:fldCharType="begin"/>
      </w:r>
      <w:r w:rsidR="00642F13" w:rsidRPr="001D5B54">
        <w:rPr>
          <w:lang w:val="en-US"/>
          <w:rPrChange w:id="4247" w:author="Clotilde Pean" w:date="2021-06-21T14:15:00Z">
            <w:rPr/>
          </w:rPrChange>
        </w:rPr>
        <w:instrText xml:space="preserve"> HYPERLINK "https://dx.doi.org/10.1029/2018gl079764" </w:instrText>
      </w:r>
      <w:r w:rsidR="00642F13">
        <w:fldChar w:fldCharType="separate"/>
      </w:r>
      <w:r w:rsidRPr="00697E49">
        <w:rPr>
          <w:rStyle w:val="Hyperlink"/>
          <w:rFonts w:cs="Times New Roman"/>
          <w:sz w:val="20"/>
          <w:szCs w:val="20"/>
          <w:lang w:val="en-GB"/>
        </w:rPr>
        <w:t>10.1029/2018gl079764</w:t>
      </w:r>
      <w:r w:rsidR="00642F13">
        <w:rPr>
          <w:rStyle w:val="Hyperlink"/>
          <w:rFonts w:cs="Times New Roman"/>
          <w:sz w:val="20"/>
          <w:szCs w:val="20"/>
          <w:lang w:val="en-GB"/>
        </w:rPr>
        <w:fldChar w:fldCharType="end"/>
      </w:r>
      <w:r w:rsidRPr="00697E49">
        <w:rPr>
          <w:rFonts w:cs="Times New Roman"/>
          <w:sz w:val="20"/>
          <w:szCs w:val="20"/>
          <w:lang w:val="en-GB"/>
        </w:rPr>
        <w:t>.</w:t>
      </w:r>
    </w:p>
    <w:p w14:paraId="2E5CB3D1" w14:textId="263A067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Mahlstein, I. and R. Knutti, 2011: Ocean Heat Transport as a Cause for Model Uncertainty in Projected Arctic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24(5)</w:t>
      </w:r>
      <w:r w:rsidRPr="00697E49">
        <w:rPr>
          <w:rFonts w:cs="Times New Roman"/>
          <w:sz w:val="20"/>
          <w:szCs w:val="20"/>
          <w:lang w:val="en-GB"/>
        </w:rPr>
        <w:t>, 1451–1460, doi:</w:t>
      </w:r>
      <w:r w:rsidR="00642F13">
        <w:fldChar w:fldCharType="begin"/>
      </w:r>
      <w:r w:rsidR="00642F13" w:rsidRPr="001D5B54">
        <w:rPr>
          <w:lang w:val="en-US"/>
          <w:rPrChange w:id="4248" w:author="Clotilde Pean" w:date="2021-06-21T14:15:00Z">
            <w:rPr/>
          </w:rPrChange>
        </w:rPr>
        <w:instrText xml:space="preserve"> HYPERLINK "https://dx.doi.org/10.1175/2010jcli3713.1" </w:instrText>
      </w:r>
      <w:r w:rsidR="00642F13">
        <w:fldChar w:fldCharType="separate"/>
      </w:r>
      <w:r w:rsidRPr="00697E49">
        <w:rPr>
          <w:rStyle w:val="Hyperlink"/>
          <w:rFonts w:cs="Times New Roman"/>
          <w:sz w:val="20"/>
          <w:szCs w:val="20"/>
          <w:lang w:val="en-GB"/>
        </w:rPr>
        <w:t>10.1175/2010jcli3713.1</w:t>
      </w:r>
      <w:r w:rsidR="00642F13">
        <w:rPr>
          <w:rStyle w:val="Hyperlink"/>
          <w:rFonts w:cs="Times New Roman"/>
          <w:sz w:val="20"/>
          <w:szCs w:val="20"/>
          <w:lang w:val="en-GB"/>
        </w:rPr>
        <w:fldChar w:fldCharType="end"/>
      </w:r>
      <w:r w:rsidRPr="00697E49">
        <w:rPr>
          <w:rFonts w:cs="Times New Roman"/>
          <w:sz w:val="20"/>
          <w:szCs w:val="20"/>
          <w:lang w:val="en-GB"/>
        </w:rPr>
        <w:t>.</w:t>
      </w:r>
    </w:p>
    <w:p w14:paraId="1B16EB75" w14:textId="076E44D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Mahlstein, I. and R. Knutti, 2012: September Arctic sea ice predicted to disappear near 2°C global warming above present.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117(D6)</w:t>
      </w:r>
      <w:r w:rsidRPr="00697E49">
        <w:rPr>
          <w:rFonts w:cs="Times New Roman"/>
          <w:sz w:val="20"/>
          <w:szCs w:val="20"/>
          <w:lang w:val="en-GB"/>
        </w:rPr>
        <w:t>, doi:</w:t>
      </w:r>
      <w:r w:rsidR="00642F13">
        <w:fldChar w:fldCharType="begin"/>
      </w:r>
      <w:r w:rsidR="00642F13" w:rsidRPr="001D5B54">
        <w:rPr>
          <w:lang w:val="en-US"/>
          <w:rPrChange w:id="4249" w:author="Clotilde Pean" w:date="2021-06-21T14:15:00Z">
            <w:rPr/>
          </w:rPrChange>
        </w:rPr>
        <w:instrText xml:space="preserve"> HYPERLINK "https://dx.doi.org/10.1029/2011jd016709" </w:instrText>
      </w:r>
      <w:r w:rsidR="00642F13">
        <w:fldChar w:fldCharType="separate"/>
      </w:r>
      <w:r w:rsidRPr="00697E49">
        <w:rPr>
          <w:rStyle w:val="Hyperlink"/>
          <w:rFonts w:cs="Times New Roman"/>
          <w:sz w:val="20"/>
          <w:szCs w:val="20"/>
          <w:lang w:val="en-GB"/>
        </w:rPr>
        <w:t>10.1029/2011jd016709</w:t>
      </w:r>
      <w:r w:rsidR="00642F13">
        <w:rPr>
          <w:rStyle w:val="Hyperlink"/>
          <w:rFonts w:cs="Times New Roman"/>
          <w:sz w:val="20"/>
          <w:szCs w:val="20"/>
          <w:lang w:val="en-GB"/>
        </w:rPr>
        <w:fldChar w:fldCharType="end"/>
      </w:r>
      <w:r w:rsidRPr="00697E49">
        <w:rPr>
          <w:rFonts w:cs="Times New Roman"/>
          <w:sz w:val="20"/>
          <w:szCs w:val="20"/>
          <w:lang w:val="en-GB"/>
        </w:rPr>
        <w:t>.</w:t>
      </w:r>
    </w:p>
    <w:p w14:paraId="2C53DC93" w14:textId="1F18F9C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Mahlstein, I., P.R. Gent, and S. Solomon, 2013: Historical Antarctic mean sea ice area, sea ice trends, and winds in CMIP5 simulations.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118(11)</w:t>
      </w:r>
      <w:r w:rsidRPr="00697E49">
        <w:rPr>
          <w:rFonts w:cs="Times New Roman"/>
          <w:sz w:val="20"/>
          <w:szCs w:val="20"/>
          <w:lang w:val="en-GB"/>
        </w:rPr>
        <w:t>, 5105–5110, doi:</w:t>
      </w:r>
      <w:r w:rsidR="00642F13">
        <w:fldChar w:fldCharType="begin"/>
      </w:r>
      <w:r w:rsidR="00642F13" w:rsidRPr="001D5B54">
        <w:rPr>
          <w:lang w:val="en-US"/>
          <w:rPrChange w:id="4250" w:author="Clotilde Pean" w:date="2021-06-21T14:15:00Z">
            <w:rPr/>
          </w:rPrChange>
        </w:rPr>
        <w:instrText xml:space="preserve"> HYPERLINK "https://dx.doi.org/10.1002/jgrd.50443" </w:instrText>
      </w:r>
      <w:r w:rsidR="00642F13">
        <w:fldChar w:fldCharType="separate"/>
      </w:r>
      <w:r w:rsidRPr="00697E49">
        <w:rPr>
          <w:rStyle w:val="Hyperlink"/>
          <w:rFonts w:cs="Times New Roman"/>
          <w:sz w:val="20"/>
          <w:szCs w:val="20"/>
          <w:lang w:val="en-GB"/>
        </w:rPr>
        <w:t>10.1002/jgrd.50443</w:t>
      </w:r>
      <w:r w:rsidR="00642F13">
        <w:rPr>
          <w:rStyle w:val="Hyperlink"/>
          <w:rFonts w:cs="Times New Roman"/>
          <w:sz w:val="20"/>
          <w:szCs w:val="20"/>
          <w:lang w:val="en-GB"/>
        </w:rPr>
        <w:fldChar w:fldCharType="end"/>
      </w:r>
      <w:r w:rsidRPr="00697E49">
        <w:rPr>
          <w:rFonts w:cs="Times New Roman"/>
          <w:sz w:val="20"/>
          <w:szCs w:val="20"/>
          <w:lang w:val="en-GB"/>
        </w:rPr>
        <w:t>.</w:t>
      </w:r>
    </w:p>
    <w:p w14:paraId="1C3254A8" w14:textId="14802D6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Mahowald, N.M. et al., 2017: Interactions between land use change and carbon cycle feedbacks. </w:t>
      </w:r>
      <w:r w:rsidRPr="00697E49">
        <w:rPr>
          <w:rFonts w:cs="Times New Roman"/>
          <w:i/>
          <w:sz w:val="20"/>
          <w:szCs w:val="20"/>
          <w:lang w:val="en-GB"/>
        </w:rPr>
        <w:t>Global Biogeochemical Cycles</w:t>
      </w:r>
      <w:r w:rsidRPr="00697E49">
        <w:rPr>
          <w:rFonts w:cs="Times New Roman"/>
          <w:sz w:val="20"/>
          <w:szCs w:val="20"/>
          <w:lang w:val="en-GB"/>
        </w:rPr>
        <w:t xml:space="preserve">, </w:t>
      </w:r>
      <w:r w:rsidRPr="00697E49">
        <w:rPr>
          <w:rFonts w:cs="Times New Roman"/>
          <w:b/>
          <w:sz w:val="20"/>
          <w:szCs w:val="20"/>
          <w:lang w:val="en-GB"/>
        </w:rPr>
        <w:t>31(1)</w:t>
      </w:r>
      <w:r w:rsidRPr="00697E49">
        <w:rPr>
          <w:rFonts w:cs="Times New Roman"/>
          <w:sz w:val="20"/>
          <w:szCs w:val="20"/>
          <w:lang w:val="en-GB"/>
        </w:rPr>
        <w:t>, 96–113.</w:t>
      </w:r>
    </w:p>
    <w:p w14:paraId="145A2B59" w14:textId="6FA4313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Maki, T. et al., 2010: New technique to analyse global distributions of CO2 concentrations and fluxes from non-processed observational data. </w:t>
      </w:r>
      <w:r w:rsidRPr="00697E49">
        <w:rPr>
          <w:rFonts w:cs="Times New Roman"/>
          <w:i/>
          <w:sz w:val="20"/>
          <w:szCs w:val="20"/>
          <w:lang w:val="en-GB"/>
        </w:rPr>
        <w:t>Tellus, Series B: Chemical and Physical Meteorology</w:t>
      </w:r>
      <w:r w:rsidRPr="00697E49">
        <w:rPr>
          <w:rFonts w:cs="Times New Roman"/>
          <w:sz w:val="20"/>
          <w:szCs w:val="20"/>
          <w:lang w:val="en-GB"/>
        </w:rPr>
        <w:t xml:space="preserve">, </w:t>
      </w:r>
      <w:r w:rsidRPr="00697E49">
        <w:rPr>
          <w:rFonts w:cs="Times New Roman"/>
          <w:b/>
          <w:sz w:val="20"/>
          <w:szCs w:val="20"/>
          <w:lang w:val="en-GB"/>
        </w:rPr>
        <w:t>62(5)</w:t>
      </w:r>
      <w:r w:rsidRPr="00697E49">
        <w:rPr>
          <w:rFonts w:cs="Times New Roman"/>
          <w:sz w:val="20"/>
          <w:szCs w:val="20"/>
          <w:lang w:val="en-GB"/>
        </w:rPr>
        <w:t>, 797–809, doi:</w:t>
      </w:r>
      <w:r w:rsidR="00642F13">
        <w:fldChar w:fldCharType="begin"/>
      </w:r>
      <w:r w:rsidR="00642F13" w:rsidRPr="001D5B54">
        <w:rPr>
          <w:lang w:val="en-US"/>
          <w:rPrChange w:id="4251" w:author="Clotilde Pean" w:date="2021-06-21T14:15:00Z">
            <w:rPr/>
          </w:rPrChange>
        </w:rPr>
        <w:instrText xml:space="preserve"> HYPERLINK "https://dx.doi.org/10.1111/j.1600-0889.2010.00488.x" </w:instrText>
      </w:r>
      <w:r w:rsidR="00642F13">
        <w:fldChar w:fldCharType="separate"/>
      </w:r>
      <w:r w:rsidRPr="00697E49">
        <w:rPr>
          <w:rStyle w:val="Hyperlink"/>
          <w:rFonts w:cs="Times New Roman"/>
          <w:sz w:val="20"/>
          <w:szCs w:val="20"/>
          <w:lang w:val="en-GB"/>
        </w:rPr>
        <w:t>10.1111/j.1600-0889.2010.00488.x</w:t>
      </w:r>
      <w:r w:rsidR="00642F13">
        <w:rPr>
          <w:rStyle w:val="Hyperlink"/>
          <w:rFonts w:cs="Times New Roman"/>
          <w:sz w:val="20"/>
          <w:szCs w:val="20"/>
          <w:lang w:val="en-GB"/>
        </w:rPr>
        <w:fldChar w:fldCharType="end"/>
      </w:r>
      <w:r w:rsidRPr="00697E49">
        <w:rPr>
          <w:rFonts w:cs="Times New Roman"/>
          <w:sz w:val="20"/>
          <w:szCs w:val="20"/>
          <w:lang w:val="en-GB"/>
        </w:rPr>
        <w:t>.</w:t>
      </w:r>
    </w:p>
    <w:p w14:paraId="0900FBE7" w14:textId="54D4A52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Malik, A., S. Brönnimann, and P. Perona, 2018: Statistical link between external climate forcings and modes of ocean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50(9–10)</w:t>
      </w:r>
      <w:r w:rsidRPr="00697E49">
        <w:rPr>
          <w:rFonts w:cs="Times New Roman"/>
          <w:sz w:val="20"/>
          <w:szCs w:val="20"/>
          <w:lang w:val="en-GB"/>
        </w:rPr>
        <w:t>, 3649–3670, doi:</w:t>
      </w:r>
      <w:r w:rsidR="00642F13">
        <w:fldChar w:fldCharType="begin"/>
      </w:r>
      <w:r w:rsidR="00642F13" w:rsidRPr="001D5B54">
        <w:rPr>
          <w:lang w:val="en-US"/>
          <w:rPrChange w:id="4252" w:author="Clotilde Pean" w:date="2021-06-21T14:15:00Z">
            <w:rPr/>
          </w:rPrChange>
        </w:rPr>
        <w:instrText xml:space="preserve"> HYPERLINK "https://dx.doi.org/10.1007/s00382-017-3832-5" </w:instrText>
      </w:r>
      <w:r w:rsidR="00642F13">
        <w:fldChar w:fldCharType="separate"/>
      </w:r>
      <w:r w:rsidRPr="00697E49">
        <w:rPr>
          <w:rStyle w:val="Hyperlink"/>
          <w:rFonts w:cs="Times New Roman"/>
          <w:sz w:val="20"/>
          <w:szCs w:val="20"/>
          <w:lang w:val="en-GB"/>
        </w:rPr>
        <w:t>10.1007/s00382-017-3832-5</w:t>
      </w:r>
      <w:r w:rsidR="00642F13">
        <w:rPr>
          <w:rStyle w:val="Hyperlink"/>
          <w:rFonts w:cs="Times New Roman"/>
          <w:sz w:val="20"/>
          <w:szCs w:val="20"/>
          <w:lang w:val="en-GB"/>
        </w:rPr>
        <w:fldChar w:fldCharType="end"/>
      </w:r>
      <w:r w:rsidRPr="00697E49">
        <w:rPr>
          <w:rFonts w:cs="Times New Roman"/>
          <w:sz w:val="20"/>
          <w:szCs w:val="20"/>
          <w:lang w:val="en-GB"/>
        </w:rPr>
        <w:t>.</w:t>
      </w:r>
    </w:p>
    <w:p w14:paraId="7CD1B8D6" w14:textId="1B8E04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Mann, M.E., B.A. Steinman, and S.K. Miller, 2014: On forced temperature changes, internal variability, and the AMO.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41(9)</w:t>
      </w:r>
      <w:r w:rsidRPr="00697E49">
        <w:rPr>
          <w:rFonts w:cs="Times New Roman"/>
          <w:sz w:val="20"/>
          <w:szCs w:val="20"/>
          <w:lang w:val="en-GB"/>
        </w:rPr>
        <w:t>, doi:</w:t>
      </w:r>
      <w:r w:rsidR="00642F13">
        <w:fldChar w:fldCharType="begin"/>
      </w:r>
      <w:r w:rsidR="00642F13" w:rsidRPr="001D5B54">
        <w:rPr>
          <w:lang w:val="en-US"/>
          <w:rPrChange w:id="4253" w:author="Clotilde Pean" w:date="2021-06-21T14:15:00Z">
            <w:rPr/>
          </w:rPrChange>
        </w:rPr>
        <w:instrText xml:space="preserve"> HYPERLINK "https://dx.doi.org/10.1002/2014gl059233" </w:instrText>
      </w:r>
      <w:r w:rsidR="00642F13">
        <w:fldChar w:fldCharType="separate"/>
      </w:r>
      <w:r w:rsidRPr="00697E49">
        <w:rPr>
          <w:rStyle w:val="Hyperlink"/>
          <w:rFonts w:cs="Times New Roman"/>
          <w:sz w:val="20"/>
          <w:szCs w:val="20"/>
          <w:lang w:val="en-GB"/>
        </w:rPr>
        <w:t>10.1002/2014gl059233</w:t>
      </w:r>
      <w:r w:rsidR="00642F13">
        <w:rPr>
          <w:rStyle w:val="Hyperlink"/>
          <w:rFonts w:cs="Times New Roman"/>
          <w:sz w:val="20"/>
          <w:szCs w:val="20"/>
          <w:lang w:val="en-GB"/>
        </w:rPr>
        <w:fldChar w:fldCharType="end"/>
      </w:r>
      <w:r w:rsidRPr="00697E49">
        <w:rPr>
          <w:rFonts w:cs="Times New Roman"/>
          <w:sz w:val="20"/>
          <w:szCs w:val="20"/>
          <w:lang w:val="en-GB"/>
        </w:rPr>
        <w:t>.</w:t>
      </w:r>
    </w:p>
    <w:p w14:paraId="32625E90" w14:textId="5F0A92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Mann, M.E., B.A. Steinman, and S.K. Miller, 2020: Absence of internal multidecadal and interdecadal oscillations in climate model simulations.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11(1)</w:t>
      </w:r>
      <w:r w:rsidRPr="00697E49">
        <w:rPr>
          <w:rFonts w:cs="Times New Roman"/>
          <w:sz w:val="20"/>
          <w:szCs w:val="20"/>
          <w:lang w:val="en-GB"/>
        </w:rPr>
        <w:t>, 49, doi:</w:t>
      </w:r>
      <w:r w:rsidR="00642F13">
        <w:fldChar w:fldCharType="begin"/>
      </w:r>
      <w:r w:rsidR="00642F13" w:rsidRPr="001D5B54">
        <w:rPr>
          <w:lang w:val="en-US"/>
          <w:rPrChange w:id="4254" w:author="Clotilde Pean" w:date="2021-06-21T14:15:00Z">
            <w:rPr/>
          </w:rPrChange>
        </w:rPr>
        <w:instrText xml:space="preserve"> HYPERLINK "https://dx.doi.org/10.1038/s41467-019-13823-w" </w:instrText>
      </w:r>
      <w:r w:rsidR="00642F13">
        <w:fldChar w:fldCharType="separate"/>
      </w:r>
      <w:r w:rsidRPr="00697E49">
        <w:rPr>
          <w:rStyle w:val="Hyperlink"/>
          <w:rFonts w:cs="Times New Roman"/>
          <w:sz w:val="20"/>
          <w:szCs w:val="20"/>
          <w:lang w:val="en-GB"/>
        </w:rPr>
        <w:t>10.1038/s41467-019-13823-w</w:t>
      </w:r>
      <w:r w:rsidR="00642F13">
        <w:rPr>
          <w:rStyle w:val="Hyperlink"/>
          <w:rFonts w:cs="Times New Roman"/>
          <w:sz w:val="20"/>
          <w:szCs w:val="20"/>
          <w:lang w:val="en-GB"/>
        </w:rPr>
        <w:fldChar w:fldCharType="end"/>
      </w:r>
      <w:r w:rsidRPr="00697E49">
        <w:rPr>
          <w:rFonts w:cs="Times New Roman"/>
          <w:sz w:val="20"/>
          <w:szCs w:val="20"/>
          <w:lang w:val="en-GB"/>
        </w:rPr>
        <w:t>.</w:t>
      </w:r>
    </w:p>
    <w:p w14:paraId="33A627C9" w14:textId="027E1E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Mann, M.E., B.A. Steinman, D.J. Brouillette, and S.K. Miller, 2021: Multidecadal climate oscillations during the past millennium driven by volcanic forcing.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371(6533)</w:t>
      </w:r>
      <w:r w:rsidRPr="00697E49">
        <w:rPr>
          <w:rFonts w:cs="Times New Roman"/>
          <w:sz w:val="20"/>
          <w:szCs w:val="20"/>
          <w:lang w:val="en-GB"/>
        </w:rPr>
        <w:t>, 1014 LP</w:t>
      </w:r>
      <w:commentRangeStart w:id="4255"/>
      <w:r w:rsidRPr="00697E49">
        <w:rPr>
          <w:rFonts w:cs="Times New Roman"/>
          <w:sz w:val="20"/>
          <w:szCs w:val="20"/>
          <w:lang w:val="en-GB"/>
        </w:rPr>
        <w:t xml:space="preserve"> </w:t>
      </w:r>
      <w:commentRangeEnd w:id="4255"/>
      <w:r w:rsidR="000C4525">
        <w:rPr>
          <w:rStyle w:val="CommentReference"/>
          <w:lang w:val="en-GB"/>
        </w:rPr>
        <w:commentReference w:id="4255"/>
      </w:r>
      <w:r w:rsidRPr="00697E49">
        <w:rPr>
          <w:rFonts w:cs="Times New Roman"/>
          <w:sz w:val="20"/>
          <w:szCs w:val="20"/>
          <w:lang w:val="en-GB"/>
        </w:rPr>
        <w:t xml:space="preserve"> – 1019, doi:</w:t>
      </w:r>
      <w:r w:rsidR="00642F13">
        <w:fldChar w:fldCharType="begin"/>
      </w:r>
      <w:r w:rsidR="00642F13" w:rsidRPr="001D5B54">
        <w:rPr>
          <w:lang w:val="en-US"/>
          <w:rPrChange w:id="4256" w:author="Clotilde Pean" w:date="2021-06-21T14:15:00Z">
            <w:rPr/>
          </w:rPrChange>
        </w:rPr>
        <w:instrText xml:space="preserve"> HYPERLINK "https://dx.doi.org/10.1126/science.abc5810" </w:instrText>
      </w:r>
      <w:r w:rsidR="00642F13">
        <w:fldChar w:fldCharType="separate"/>
      </w:r>
      <w:r w:rsidRPr="00697E49">
        <w:rPr>
          <w:rStyle w:val="Hyperlink"/>
          <w:rFonts w:cs="Times New Roman"/>
          <w:sz w:val="20"/>
          <w:szCs w:val="20"/>
          <w:lang w:val="en-GB"/>
        </w:rPr>
        <w:t>10.1126/science.abc5810</w:t>
      </w:r>
      <w:r w:rsidR="00642F13">
        <w:rPr>
          <w:rStyle w:val="Hyperlink"/>
          <w:rFonts w:cs="Times New Roman"/>
          <w:sz w:val="20"/>
          <w:szCs w:val="20"/>
          <w:lang w:val="en-GB"/>
        </w:rPr>
        <w:fldChar w:fldCharType="end"/>
      </w:r>
      <w:r w:rsidRPr="00697E49">
        <w:rPr>
          <w:rFonts w:cs="Times New Roman"/>
          <w:sz w:val="20"/>
          <w:szCs w:val="20"/>
          <w:lang w:val="en-GB"/>
        </w:rPr>
        <w:t>.</w:t>
      </w:r>
    </w:p>
    <w:p w14:paraId="3B5A75DB" w14:textId="1E80C5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Mantsis, D.F., S. Sherwood, R. Allen, and L. Shi, 2017: Natural variations of tropical width and recent trends.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44(8)</w:t>
      </w:r>
      <w:r w:rsidRPr="00697E49">
        <w:rPr>
          <w:rFonts w:cs="Times New Roman"/>
          <w:sz w:val="20"/>
          <w:szCs w:val="20"/>
          <w:lang w:val="en-GB"/>
        </w:rPr>
        <w:t>, 3825–3832, doi:</w:t>
      </w:r>
      <w:r w:rsidR="00642F13">
        <w:fldChar w:fldCharType="begin"/>
      </w:r>
      <w:r w:rsidR="00642F13" w:rsidRPr="001D5B54">
        <w:rPr>
          <w:lang w:val="en-US"/>
          <w:rPrChange w:id="4257" w:author="Clotilde Pean" w:date="2021-06-21T14:15:00Z">
            <w:rPr/>
          </w:rPrChange>
        </w:rPr>
        <w:instrText xml:space="preserve"> HYPERLINK "https://dx.doi.org/10.1002/2016gl072097" </w:instrText>
      </w:r>
      <w:r w:rsidR="00642F13">
        <w:fldChar w:fldCharType="separate"/>
      </w:r>
      <w:r w:rsidRPr="00697E49">
        <w:rPr>
          <w:rStyle w:val="Hyperlink"/>
          <w:rFonts w:cs="Times New Roman"/>
          <w:sz w:val="20"/>
          <w:szCs w:val="20"/>
          <w:lang w:val="en-GB"/>
        </w:rPr>
        <w:t>10.1002/2016gl072097</w:t>
      </w:r>
      <w:r w:rsidR="00642F13">
        <w:rPr>
          <w:rStyle w:val="Hyperlink"/>
          <w:rFonts w:cs="Times New Roman"/>
          <w:sz w:val="20"/>
          <w:szCs w:val="20"/>
          <w:lang w:val="en-GB"/>
        </w:rPr>
        <w:fldChar w:fldCharType="end"/>
      </w:r>
      <w:r w:rsidRPr="00697E49">
        <w:rPr>
          <w:rFonts w:cs="Times New Roman"/>
          <w:sz w:val="20"/>
          <w:szCs w:val="20"/>
          <w:lang w:val="en-GB"/>
        </w:rPr>
        <w:t>.</w:t>
      </w:r>
    </w:p>
    <w:p w14:paraId="4D271347" w14:textId="4F224DA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Mantua, N.J. and S.R. Hare, 2002: The Pacific Decadal Oscillation. </w:t>
      </w:r>
      <w:r w:rsidRPr="00697E49">
        <w:rPr>
          <w:rFonts w:cs="Times New Roman"/>
          <w:i/>
          <w:sz w:val="20"/>
          <w:szCs w:val="20"/>
          <w:lang w:val="en-GB"/>
        </w:rPr>
        <w:t>Journal of Oceanography</w:t>
      </w:r>
      <w:r w:rsidRPr="00697E49">
        <w:rPr>
          <w:rFonts w:cs="Times New Roman"/>
          <w:sz w:val="20"/>
          <w:szCs w:val="20"/>
          <w:lang w:val="en-GB"/>
        </w:rPr>
        <w:t xml:space="preserve">, </w:t>
      </w:r>
      <w:r w:rsidRPr="00697E49">
        <w:rPr>
          <w:rFonts w:cs="Times New Roman"/>
          <w:b/>
          <w:sz w:val="20"/>
          <w:szCs w:val="20"/>
          <w:lang w:val="en-GB"/>
        </w:rPr>
        <w:t>58(1)</w:t>
      </w:r>
      <w:r w:rsidRPr="00697E49">
        <w:rPr>
          <w:rFonts w:cs="Times New Roman"/>
          <w:sz w:val="20"/>
          <w:szCs w:val="20"/>
          <w:lang w:val="en-GB"/>
        </w:rPr>
        <w:t>, 35–44, doi:</w:t>
      </w:r>
      <w:r w:rsidR="00642F13">
        <w:fldChar w:fldCharType="begin"/>
      </w:r>
      <w:r w:rsidR="00642F13" w:rsidRPr="001D5B54">
        <w:rPr>
          <w:lang w:val="en-US"/>
          <w:rPrChange w:id="4258" w:author="Clotilde Pean" w:date="2021-06-21T14:15:00Z">
            <w:rPr/>
          </w:rPrChange>
        </w:rPr>
        <w:instrText xml:space="preserve"> HYPERLINK "https://dx.doi.org/10.1023/a:1015820616384" </w:instrText>
      </w:r>
      <w:r w:rsidR="00642F13">
        <w:fldChar w:fldCharType="separate"/>
      </w:r>
      <w:r w:rsidRPr="00697E49">
        <w:rPr>
          <w:rStyle w:val="Hyperlink"/>
          <w:rFonts w:cs="Times New Roman"/>
          <w:sz w:val="20"/>
          <w:szCs w:val="20"/>
          <w:lang w:val="en-GB"/>
        </w:rPr>
        <w:t>10.1023/a:1015820616384</w:t>
      </w:r>
      <w:r w:rsidR="00642F13">
        <w:rPr>
          <w:rStyle w:val="Hyperlink"/>
          <w:rFonts w:cs="Times New Roman"/>
          <w:sz w:val="20"/>
          <w:szCs w:val="20"/>
          <w:lang w:val="en-GB"/>
        </w:rPr>
        <w:fldChar w:fldCharType="end"/>
      </w:r>
      <w:r w:rsidRPr="00697E49">
        <w:rPr>
          <w:rFonts w:cs="Times New Roman"/>
          <w:sz w:val="20"/>
          <w:szCs w:val="20"/>
          <w:lang w:val="en-GB"/>
        </w:rPr>
        <w:t>.</w:t>
      </w:r>
    </w:p>
    <w:p w14:paraId="7209F3BB" w14:textId="1AB7E02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Mantua, N.J., S.R. Hare, Y. Zhang, J.M. Wallace, and R.C. Francis, 1997: A Pacific Interdecadal Climate Oscillation with Impacts on Salmon Production.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78(6)</w:t>
      </w:r>
      <w:r w:rsidRPr="00697E49">
        <w:rPr>
          <w:rFonts w:cs="Times New Roman"/>
          <w:sz w:val="20"/>
          <w:szCs w:val="20"/>
          <w:lang w:val="en-GB"/>
        </w:rPr>
        <w:t>, 1069–1080, doi:</w:t>
      </w:r>
      <w:r w:rsidR="00642F13">
        <w:fldChar w:fldCharType="begin"/>
      </w:r>
      <w:r w:rsidR="00642F13" w:rsidRPr="001D5B54">
        <w:rPr>
          <w:lang w:val="en-US"/>
          <w:rPrChange w:id="4259" w:author="Clotilde Pean" w:date="2021-06-21T14:15:00Z">
            <w:rPr/>
          </w:rPrChange>
        </w:rPr>
        <w:instrText xml:space="preserve"> HYPERLINK "https://dx.doi.org/10.1175/1520-0477(1997)078%3c1069:apicow%3e2.0.co;2" </w:instrText>
      </w:r>
      <w:r w:rsidR="00642F13">
        <w:fldChar w:fldCharType="separate"/>
      </w:r>
      <w:r w:rsidRPr="00697E49">
        <w:rPr>
          <w:rStyle w:val="Hyperlink"/>
          <w:rFonts w:cs="Times New Roman"/>
          <w:sz w:val="20"/>
          <w:szCs w:val="20"/>
          <w:lang w:val="en-GB"/>
        </w:rPr>
        <w:t>10.1175/1520-0477(1997)078&lt;1069:apicow&gt;2.0.co;2</w:t>
      </w:r>
      <w:r w:rsidR="00642F13">
        <w:rPr>
          <w:rStyle w:val="Hyperlink"/>
          <w:rFonts w:cs="Times New Roman"/>
          <w:sz w:val="20"/>
          <w:szCs w:val="20"/>
          <w:lang w:val="en-GB"/>
        </w:rPr>
        <w:fldChar w:fldCharType="end"/>
      </w:r>
      <w:r w:rsidRPr="00697E49">
        <w:rPr>
          <w:rFonts w:cs="Times New Roman"/>
          <w:sz w:val="20"/>
          <w:szCs w:val="20"/>
          <w:lang w:val="en-GB"/>
        </w:rPr>
        <w:t>.</w:t>
      </w:r>
    </w:p>
    <w:p w14:paraId="1B1FEDA0" w14:textId="6F1336F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Mao, J. et al., 2013: Global latitudinal-asymmetric vegetation growth trends and their driving mechanisms: 1982-2009. </w:t>
      </w:r>
      <w:r w:rsidRPr="00697E49">
        <w:rPr>
          <w:rFonts w:cs="Times New Roman"/>
          <w:i/>
          <w:sz w:val="20"/>
          <w:szCs w:val="20"/>
          <w:lang w:val="en-GB"/>
        </w:rPr>
        <w:t>Remote Sensing</w:t>
      </w:r>
      <w:r w:rsidRPr="00697E49">
        <w:rPr>
          <w:rFonts w:cs="Times New Roman"/>
          <w:sz w:val="20"/>
          <w:szCs w:val="20"/>
          <w:lang w:val="en-GB"/>
        </w:rPr>
        <w:t>, doi:</w:t>
      </w:r>
      <w:r w:rsidR="00642F13">
        <w:fldChar w:fldCharType="begin"/>
      </w:r>
      <w:r w:rsidR="00642F13" w:rsidRPr="001D5B54">
        <w:rPr>
          <w:lang w:val="en-US"/>
          <w:rPrChange w:id="4260" w:author="Clotilde Pean" w:date="2021-06-21T14:15:00Z">
            <w:rPr/>
          </w:rPrChange>
        </w:rPr>
        <w:instrText xml:space="preserve"> HYPERLINK "https://dx.doi.org/10.3390/rs5031484" </w:instrText>
      </w:r>
      <w:r w:rsidR="00642F13">
        <w:fldChar w:fldCharType="separate"/>
      </w:r>
      <w:r w:rsidRPr="00697E49">
        <w:rPr>
          <w:rStyle w:val="Hyperlink"/>
          <w:rFonts w:cs="Times New Roman"/>
          <w:sz w:val="20"/>
          <w:szCs w:val="20"/>
          <w:lang w:val="en-GB"/>
        </w:rPr>
        <w:t>10.3390/rs5031484</w:t>
      </w:r>
      <w:r w:rsidR="00642F13">
        <w:rPr>
          <w:rStyle w:val="Hyperlink"/>
          <w:rFonts w:cs="Times New Roman"/>
          <w:sz w:val="20"/>
          <w:szCs w:val="20"/>
          <w:lang w:val="en-GB"/>
        </w:rPr>
        <w:fldChar w:fldCharType="end"/>
      </w:r>
      <w:r w:rsidRPr="00697E49">
        <w:rPr>
          <w:rFonts w:cs="Times New Roman"/>
          <w:sz w:val="20"/>
          <w:szCs w:val="20"/>
          <w:lang w:val="en-GB"/>
        </w:rPr>
        <w:t>.</w:t>
      </w:r>
    </w:p>
    <w:p w14:paraId="4F3037C2" w14:textId="00F251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Mao, J. et al., 2016: Human-induced greening of the northern extratropical land surface.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959, doi:</w:t>
      </w:r>
      <w:r w:rsidR="00642F13">
        <w:fldChar w:fldCharType="begin"/>
      </w:r>
      <w:r w:rsidR="00642F13" w:rsidRPr="001D5B54">
        <w:rPr>
          <w:lang w:val="en-US"/>
          <w:rPrChange w:id="4261" w:author="Clotilde Pean" w:date="2021-06-21T14:15:00Z">
            <w:rPr/>
          </w:rPrChange>
        </w:rPr>
        <w:instrText xml:space="preserve"> HYPERLINK "https://dx.doi.org/10.1038/nclimate3056" </w:instrText>
      </w:r>
      <w:r w:rsidR="00642F13">
        <w:fldChar w:fldCharType="separate"/>
      </w:r>
      <w:r w:rsidRPr="00697E49">
        <w:rPr>
          <w:rStyle w:val="Hyperlink"/>
          <w:rFonts w:cs="Times New Roman"/>
          <w:sz w:val="20"/>
          <w:szCs w:val="20"/>
          <w:lang w:val="en-GB"/>
        </w:rPr>
        <w:t>10.1038/nclimate3056</w:t>
      </w:r>
      <w:r w:rsidR="00642F13">
        <w:rPr>
          <w:rStyle w:val="Hyperlink"/>
          <w:rFonts w:cs="Times New Roman"/>
          <w:sz w:val="20"/>
          <w:szCs w:val="20"/>
          <w:lang w:val="en-GB"/>
        </w:rPr>
        <w:fldChar w:fldCharType="end"/>
      </w:r>
      <w:r w:rsidRPr="00697E49">
        <w:rPr>
          <w:rFonts w:cs="Times New Roman"/>
          <w:sz w:val="20"/>
          <w:szCs w:val="20"/>
          <w:lang w:val="en-GB"/>
        </w:rPr>
        <w:t>.</w:t>
      </w:r>
    </w:p>
    <w:p w14:paraId="6B2DE594" w14:textId="121DAEE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Marcos, M. and A. Amores, 2014: Quantifying anthropogenic and natural contributions to thermosteric sea level rise.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41(7)</w:t>
      </w:r>
      <w:r w:rsidRPr="00697E49">
        <w:rPr>
          <w:rFonts w:cs="Times New Roman"/>
          <w:sz w:val="20"/>
          <w:szCs w:val="20"/>
          <w:lang w:val="en-GB"/>
        </w:rPr>
        <w:t>, 2502–2507, doi:</w:t>
      </w:r>
      <w:r w:rsidR="00642F13">
        <w:fldChar w:fldCharType="begin"/>
      </w:r>
      <w:r w:rsidR="00642F13" w:rsidRPr="001D5B54">
        <w:rPr>
          <w:lang w:val="en-US"/>
          <w:rPrChange w:id="4262" w:author="Clotilde Pean" w:date="2021-06-21T14:15:00Z">
            <w:rPr/>
          </w:rPrChange>
        </w:rPr>
        <w:instrText xml:space="preserve"> HYPERLINK "https://dx.doi.org/10.1002/2014gl059766" </w:instrText>
      </w:r>
      <w:r w:rsidR="00642F13">
        <w:fldChar w:fldCharType="separate"/>
      </w:r>
      <w:r w:rsidRPr="00697E49">
        <w:rPr>
          <w:rStyle w:val="Hyperlink"/>
          <w:rFonts w:cs="Times New Roman"/>
          <w:sz w:val="20"/>
          <w:szCs w:val="20"/>
          <w:lang w:val="en-GB"/>
        </w:rPr>
        <w:t>10.1002/2014gl059766</w:t>
      </w:r>
      <w:r w:rsidR="00642F13">
        <w:rPr>
          <w:rStyle w:val="Hyperlink"/>
          <w:rFonts w:cs="Times New Roman"/>
          <w:sz w:val="20"/>
          <w:szCs w:val="20"/>
          <w:lang w:val="en-GB"/>
        </w:rPr>
        <w:fldChar w:fldCharType="end"/>
      </w:r>
      <w:r w:rsidRPr="00697E49">
        <w:rPr>
          <w:rFonts w:cs="Times New Roman"/>
          <w:sz w:val="20"/>
          <w:szCs w:val="20"/>
          <w:lang w:val="en-GB"/>
        </w:rPr>
        <w:t>.</w:t>
      </w:r>
    </w:p>
    <w:p w14:paraId="17CB0625" w14:textId="456052F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Marshall, J. and T. Radko, 2003: Residual-mean solutions for the Antarctic Circumpolar Current and its associated overturning circulation. </w:t>
      </w:r>
      <w:r w:rsidRPr="00697E49">
        <w:rPr>
          <w:rFonts w:cs="Times New Roman"/>
          <w:i/>
          <w:sz w:val="20"/>
          <w:szCs w:val="20"/>
          <w:lang w:val="en-GB"/>
        </w:rPr>
        <w:t>Journal of Physical Oceanography</w:t>
      </w:r>
      <w:r w:rsidRPr="00697E49">
        <w:rPr>
          <w:rFonts w:cs="Times New Roman"/>
          <w:sz w:val="20"/>
          <w:szCs w:val="20"/>
          <w:lang w:val="en-GB"/>
        </w:rPr>
        <w:t xml:space="preserve">, </w:t>
      </w:r>
      <w:r w:rsidRPr="00697E49">
        <w:rPr>
          <w:rFonts w:cs="Times New Roman"/>
          <w:b/>
          <w:sz w:val="20"/>
          <w:szCs w:val="20"/>
          <w:lang w:val="en-GB"/>
        </w:rPr>
        <w:t>33(11)</w:t>
      </w:r>
      <w:r w:rsidRPr="00697E49">
        <w:rPr>
          <w:rFonts w:cs="Times New Roman"/>
          <w:sz w:val="20"/>
          <w:szCs w:val="20"/>
          <w:lang w:val="en-GB"/>
        </w:rPr>
        <w:t>, 2341–2354, doi:</w:t>
      </w:r>
      <w:r w:rsidR="00642F13">
        <w:fldChar w:fldCharType="begin"/>
      </w:r>
      <w:r w:rsidR="00642F13" w:rsidRPr="001D5B54">
        <w:rPr>
          <w:lang w:val="en-US"/>
          <w:rPrChange w:id="4263" w:author="Clotilde Pean" w:date="2021-06-21T14:15:00Z">
            <w:rPr/>
          </w:rPrChange>
        </w:rPr>
        <w:instrText xml:space="preserve"> HYPERLINK "https://dx.doi.org/10.1175/1520-0485(2003)033%3c2341:rsftac%3e2.0.co;2" </w:instrText>
      </w:r>
      <w:r w:rsidR="00642F13">
        <w:fldChar w:fldCharType="separate"/>
      </w:r>
      <w:r w:rsidRPr="00697E49">
        <w:rPr>
          <w:rStyle w:val="Hyperlink"/>
          <w:rFonts w:cs="Times New Roman"/>
          <w:sz w:val="20"/>
          <w:szCs w:val="20"/>
          <w:lang w:val="en-GB"/>
        </w:rPr>
        <w:t>10.1175/1520-0485(2003)033&lt;2341:rsftac&gt;2.0.co;2</w:t>
      </w:r>
      <w:r w:rsidR="00642F13">
        <w:rPr>
          <w:rStyle w:val="Hyperlink"/>
          <w:rFonts w:cs="Times New Roman"/>
          <w:sz w:val="20"/>
          <w:szCs w:val="20"/>
          <w:lang w:val="en-GB"/>
        </w:rPr>
        <w:fldChar w:fldCharType="end"/>
      </w:r>
      <w:r w:rsidRPr="00697E49">
        <w:rPr>
          <w:rFonts w:cs="Times New Roman"/>
          <w:sz w:val="20"/>
          <w:szCs w:val="20"/>
          <w:lang w:val="en-GB"/>
        </w:rPr>
        <w:t>.</w:t>
      </w:r>
    </w:p>
    <w:p w14:paraId="1B5B51C7" w14:textId="21933A6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Martin, E.R., C. Thorncroft, and B.B.B. Booth, 2013: The Multidecadal Atlantic SST-Sahel Rainfall Teleconnection in CMIP5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27(2)</w:t>
      </w:r>
      <w:r w:rsidRPr="00697E49">
        <w:rPr>
          <w:rFonts w:cs="Times New Roman"/>
          <w:sz w:val="20"/>
          <w:szCs w:val="20"/>
          <w:lang w:val="en-GB"/>
        </w:rPr>
        <w:t>, 784–806, doi:</w:t>
      </w:r>
      <w:r w:rsidR="00642F13">
        <w:fldChar w:fldCharType="begin"/>
      </w:r>
      <w:r w:rsidR="00642F13" w:rsidRPr="001D5B54">
        <w:rPr>
          <w:lang w:val="en-US"/>
          <w:rPrChange w:id="4264" w:author="Clotilde Pean" w:date="2021-06-21T14:15:00Z">
            <w:rPr/>
          </w:rPrChange>
        </w:rPr>
        <w:instrText xml:space="preserve"> HYPERLINK "https://dx.doi.org/10.1175/jcli-d-13-00242.1" </w:instrText>
      </w:r>
      <w:r w:rsidR="00642F13">
        <w:fldChar w:fldCharType="separate"/>
      </w:r>
      <w:r w:rsidRPr="00697E49">
        <w:rPr>
          <w:rStyle w:val="Hyperlink"/>
          <w:rFonts w:cs="Times New Roman"/>
          <w:sz w:val="20"/>
          <w:szCs w:val="20"/>
          <w:lang w:val="en-GB"/>
        </w:rPr>
        <w:t>10.1175/jcli-d-13-00242.1</w:t>
      </w:r>
      <w:r w:rsidR="00642F13">
        <w:rPr>
          <w:rStyle w:val="Hyperlink"/>
          <w:rFonts w:cs="Times New Roman"/>
          <w:sz w:val="20"/>
          <w:szCs w:val="20"/>
          <w:lang w:val="en-GB"/>
        </w:rPr>
        <w:fldChar w:fldCharType="end"/>
      </w:r>
      <w:r w:rsidRPr="00697E49">
        <w:rPr>
          <w:rFonts w:cs="Times New Roman"/>
          <w:sz w:val="20"/>
          <w:szCs w:val="20"/>
          <w:lang w:val="en-GB"/>
        </w:rPr>
        <w:t>.</w:t>
      </w:r>
    </w:p>
    <w:p w14:paraId="28340996" w14:textId="01C8CA5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Martín-Rey, M., I. Polo, B. Rodríguez-Fonseca, T. Losada, and A. Lazar, 2018: Is There Evidence of Changes in Tropical Atlantic Variability Modes under AMO Phases in the Observational Record?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31(2)</w:t>
      </w:r>
      <w:r w:rsidRPr="00697E49">
        <w:rPr>
          <w:rFonts w:cs="Times New Roman"/>
          <w:sz w:val="20"/>
          <w:szCs w:val="20"/>
          <w:lang w:val="en-GB"/>
        </w:rPr>
        <w:t>, 515–536, doi:</w:t>
      </w:r>
      <w:r w:rsidR="00642F13">
        <w:fldChar w:fldCharType="begin"/>
      </w:r>
      <w:r w:rsidR="00642F13" w:rsidRPr="001D5B54">
        <w:rPr>
          <w:lang w:val="en-US"/>
          <w:rPrChange w:id="4265" w:author="Clotilde Pean" w:date="2021-06-21T14:15:00Z">
            <w:rPr/>
          </w:rPrChange>
        </w:rPr>
        <w:instrText xml:space="preserve"> HYPERLINK "https://dx.doi.org/10.1175/jcli-d-16-0459.1" </w:instrText>
      </w:r>
      <w:r w:rsidR="00642F13">
        <w:fldChar w:fldCharType="separate"/>
      </w:r>
      <w:r w:rsidRPr="00697E49">
        <w:rPr>
          <w:rStyle w:val="Hyperlink"/>
          <w:rFonts w:cs="Times New Roman"/>
          <w:sz w:val="20"/>
          <w:szCs w:val="20"/>
          <w:lang w:val="en-GB"/>
        </w:rPr>
        <w:t>10.1175/jcli-d-16-0459.1</w:t>
      </w:r>
      <w:r w:rsidR="00642F13">
        <w:rPr>
          <w:rStyle w:val="Hyperlink"/>
          <w:rFonts w:cs="Times New Roman"/>
          <w:sz w:val="20"/>
          <w:szCs w:val="20"/>
          <w:lang w:val="en-GB"/>
        </w:rPr>
        <w:fldChar w:fldCharType="end"/>
      </w:r>
      <w:r w:rsidRPr="00697E49">
        <w:rPr>
          <w:rFonts w:cs="Times New Roman"/>
          <w:sz w:val="20"/>
          <w:szCs w:val="20"/>
          <w:lang w:val="en-GB"/>
        </w:rPr>
        <w:t>.</w:t>
      </w:r>
    </w:p>
    <w:p w14:paraId="0F06ACE5" w14:textId="7C73CAA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Marvel, K. and C. Bonfils, 2013: Identifying external influences on global precipitation.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110(48)</w:t>
      </w:r>
      <w:r w:rsidRPr="00697E49">
        <w:rPr>
          <w:rFonts w:cs="Times New Roman"/>
          <w:sz w:val="20"/>
          <w:szCs w:val="20"/>
          <w:lang w:val="en-GB"/>
        </w:rPr>
        <w:t>, 19301–19306, doi:</w:t>
      </w:r>
      <w:r w:rsidR="00642F13">
        <w:fldChar w:fldCharType="begin"/>
      </w:r>
      <w:r w:rsidR="00642F13" w:rsidRPr="001D5B54">
        <w:rPr>
          <w:lang w:val="en-US"/>
          <w:rPrChange w:id="4266" w:author="Clotilde Pean" w:date="2021-06-21T14:15:00Z">
            <w:rPr/>
          </w:rPrChange>
        </w:rPr>
        <w:instrText xml:space="preserve"> HYPERLINK "https://dx.doi.org/10.1073/pnas.1314382110" </w:instrText>
      </w:r>
      <w:r w:rsidR="00642F13">
        <w:fldChar w:fldCharType="separate"/>
      </w:r>
      <w:r w:rsidRPr="00697E49">
        <w:rPr>
          <w:rStyle w:val="Hyperlink"/>
          <w:rFonts w:cs="Times New Roman"/>
          <w:sz w:val="20"/>
          <w:szCs w:val="20"/>
          <w:lang w:val="en-GB"/>
        </w:rPr>
        <w:t>10.1073/pnas.1314382110</w:t>
      </w:r>
      <w:r w:rsidR="00642F13">
        <w:rPr>
          <w:rStyle w:val="Hyperlink"/>
          <w:rFonts w:cs="Times New Roman"/>
          <w:sz w:val="20"/>
          <w:szCs w:val="20"/>
          <w:lang w:val="en-GB"/>
        </w:rPr>
        <w:fldChar w:fldCharType="end"/>
      </w:r>
      <w:r w:rsidRPr="00697E49">
        <w:rPr>
          <w:rFonts w:cs="Times New Roman"/>
          <w:sz w:val="20"/>
          <w:szCs w:val="20"/>
          <w:lang w:val="en-GB"/>
        </w:rPr>
        <w:t>.</w:t>
      </w:r>
    </w:p>
    <w:p w14:paraId="0132E4CE" w14:textId="1F2FCC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Marvel, K. et al., 2017: Observed and Projected Changes to the Precipitation Annual Cycle.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30(13)</w:t>
      </w:r>
      <w:r w:rsidRPr="00697E49">
        <w:rPr>
          <w:rFonts w:cs="Times New Roman"/>
          <w:sz w:val="20"/>
          <w:szCs w:val="20"/>
          <w:lang w:val="en-GB"/>
        </w:rPr>
        <w:t>, 4983–4995, doi:</w:t>
      </w:r>
      <w:r w:rsidR="00642F13">
        <w:fldChar w:fldCharType="begin"/>
      </w:r>
      <w:r w:rsidR="00642F13" w:rsidRPr="001D5B54">
        <w:rPr>
          <w:lang w:val="en-GB"/>
          <w:rPrChange w:id="4267" w:author="Clotilde Pean" w:date="2021-06-21T14:15:00Z">
            <w:rPr/>
          </w:rPrChange>
        </w:rPr>
        <w:instrText xml:space="preserve"> HYPERLINK "https://dx.doi.org/10.1175/jcli-d-16-0572.1" </w:instrText>
      </w:r>
      <w:r w:rsidR="00642F13">
        <w:fldChar w:fldCharType="separate"/>
      </w:r>
      <w:r w:rsidRPr="00697E49">
        <w:rPr>
          <w:rStyle w:val="Hyperlink"/>
          <w:rFonts w:cs="Times New Roman"/>
          <w:sz w:val="20"/>
          <w:szCs w:val="20"/>
          <w:lang w:val="en-GB"/>
        </w:rPr>
        <w:t>10.1175/jcli-d-16-0572.1</w:t>
      </w:r>
      <w:r w:rsidR="00642F13">
        <w:rPr>
          <w:rStyle w:val="Hyperlink"/>
          <w:rFonts w:cs="Times New Roman"/>
          <w:sz w:val="20"/>
          <w:szCs w:val="20"/>
          <w:lang w:val="en-GB"/>
        </w:rPr>
        <w:fldChar w:fldCharType="end"/>
      </w:r>
      <w:r w:rsidRPr="00697E49">
        <w:rPr>
          <w:rFonts w:cs="Times New Roman"/>
          <w:sz w:val="20"/>
          <w:szCs w:val="20"/>
          <w:lang w:val="en-GB"/>
        </w:rPr>
        <w:t>.</w:t>
      </w:r>
    </w:p>
    <w:p w14:paraId="07B6EC40" w14:textId="2BF541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Marvel, K. et al., 2019: Twentieth-century hydroclimate changes consistent with human influence.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569(7754)</w:t>
      </w:r>
      <w:r w:rsidRPr="00697E49">
        <w:rPr>
          <w:rFonts w:cs="Times New Roman"/>
          <w:sz w:val="20"/>
          <w:szCs w:val="20"/>
          <w:lang w:val="en-GB"/>
        </w:rPr>
        <w:t>, 59–65, doi:</w:t>
      </w:r>
      <w:r w:rsidR="00642F13">
        <w:fldChar w:fldCharType="begin"/>
      </w:r>
      <w:r w:rsidR="00642F13" w:rsidRPr="001D5B54">
        <w:rPr>
          <w:lang w:val="en-GB"/>
          <w:rPrChange w:id="4268" w:author="Clotilde Pean" w:date="2021-06-21T14:15:00Z">
            <w:rPr/>
          </w:rPrChange>
        </w:rPr>
        <w:instrText xml:space="preserve"> HYPERLINK "https://dx.doi.org/10.1038/s41586-019-1149-8" </w:instrText>
      </w:r>
      <w:r w:rsidR="00642F13">
        <w:fldChar w:fldCharType="separate"/>
      </w:r>
      <w:r w:rsidRPr="00697E49">
        <w:rPr>
          <w:rStyle w:val="Hyperlink"/>
          <w:rFonts w:cs="Times New Roman"/>
          <w:sz w:val="20"/>
          <w:szCs w:val="20"/>
          <w:lang w:val="en-GB"/>
        </w:rPr>
        <w:t>10.1038/s41586-019-1149-8</w:t>
      </w:r>
      <w:r w:rsidR="00642F13">
        <w:rPr>
          <w:rStyle w:val="Hyperlink"/>
          <w:rFonts w:cs="Times New Roman"/>
          <w:sz w:val="20"/>
          <w:szCs w:val="20"/>
          <w:lang w:val="en-GB"/>
        </w:rPr>
        <w:fldChar w:fldCharType="end"/>
      </w:r>
      <w:r w:rsidRPr="00697E49">
        <w:rPr>
          <w:rFonts w:cs="Times New Roman"/>
          <w:sz w:val="20"/>
          <w:szCs w:val="20"/>
          <w:lang w:val="en-GB"/>
        </w:rPr>
        <w:t>.</w:t>
      </w:r>
    </w:p>
    <w:p w14:paraId="7AD9CDA6" w14:textId="590FCC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Marzeion, B., J.G. Cogley, K. Richter, and D. Parkes, 2014: Glaciers. Attribution of global glacier mass loss to </w:t>
      </w:r>
      <w:r w:rsidRPr="00697E49">
        <w:rPr>
          <w:rFonts w:cs="Times New Roman"/>
          <w:sz w:val="20"/>
          <w:szCs w:val="20"/>
          <w:lang w:val="en-GB"/>
        </w:rPr>
        <w:lastRenderedPageBreak/>
        <w:t xml:space="preserve">anthropogenic and natural causes.. </w:t>
      </w:r>
      <w:r w:rsidRPr="00697E49">
        <w:rPr>
          <w:rFonts w:cs="Times New Roman"/>
          <w:i/>
          <w:sz w:val="20"/>
          <w:szCs w:val="20"/>
          <w:lang w:val="en-GB"/>
        </w:rPr>
        <w:t>Science (New York, N.Y.)</w:t>
      </w:r>
      <w:r w:rsidRPr="00697E49">
        <w:rPr>
          <w:rFonts w:cs="Times New Roman"/>
          <w:sz w:val="20"/>
          <w:szCs w:val="20"/>
          <w:lang w:val="en-GB"/>
        </w:rPr>
        <w:t xml:space="preserve">, </w:t>
      </w:r>
      <w:r w:rsidRPr="00697E49">
        <w:rPr>
          <w:rFonts w:cs="Times New Roman"/>
          <w:b/>
          <w:sz w:val="20"/>
          <w:szCs w:val="20"/>
          <w:lang w:val="en-GB"/>
        </w:rPr>
        <w:t>345(6199)</w:t>
      </w:r>
      <w:r w:rsidRPr="00697E49">
        <w:rPr>
          <w:rFonts w:cs="Times New Roman"/>
          <w:sz w:val="20"/>
          <w:szCs w:val="20"/>
          <w:lang w:val="en-GB"/>
        </w:rPr>
        <w:t>, 919–921, doi:</w:t>
      </w:r>
      <w:r w:rsidR="00642F13">
        <w:fldChar w:fldCharType="begin"/>
      </w:r>
      <w:r w:rsidR="00642F13" w:rsidRPr="001D5B54">
        <w:rPr>
          <w:lang w:val="en-US"/>
          <w:rPrChange w:id="4269" w:author="Clotilde Pean" w:date="2021-06-21T14:15:00Z">
            <w:rPr/>
          </w:rPrChange>
        </w:rPr>
        <w:instrText xml:space="preserve"> HYPERLINK "https://dx.doi.org/10.1126/science.1254702" </w:instrText>
      </w:r>
      <w:r w:rsidR="00642F13">
        <w:fldChar w:fldCharType="separate"/>
      </w:r>
      <w:r w:rsidRPr="00697E49">
        <w:rPr>
          <w:rStyle w:val="Hyperlink"/>
          <w:rFonts w:cs="Times New Roman"/>
          <w:sz w:val="20"/>
          <w:szCs w:val="20"/>
          <w:lang w:val="en-GB"/>
        </w:rPr>
        <w:t>10.1126/science.1254702</w:t>
      </w:r>
      <w:r w:rsidR="00642F13">
        <w:rPr>
          <w:rStyle w:val="Hyperlink"/>
          <w:rFonts w:cs="Times New Roman"/>
          <w:sz w:val="20"/>
          <w:szCs w:val="20"/>
          <w:lang w:val="en-GB"/>
        </w:rPr>
        <w:fldChar w:fldCharType="end"/>
      </w:r>
      <w:r w:rsidRPr="00697E49">
        <w:rPr>
          <w:rFonts w:cs="Times New Roman"/>
          <w:sz w:val="20"/>
          <w:szCs w:val="20"/>
          <w:lang w:val="en-GB"/>
        </w:rPr>
        <w:t>.</w:t>
      </w:r>
    </w:p>
    <w:p w14:paraId="4E129EBA" w14:textId="7A8A16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Marzeion, B. et al., 2020: Partitioning the Uncertainty of Ensemble Projections of Global Glacier Mass Change. </w:t>
      </w:r>
      <w:r w:rsidRPr="00697E49">
        <w:rPr>
          <w:rFonts w:cs="Times New Roman"/>
          <w:i/>
          <w:sz w:val="20"/>
          <w:szCs w:val="20"/>
          <w:lang w:val="en-GB"/>
        </w:rPr>
        <w:t>Earth’s Future</w:t>
      </w:r>
      <w:r w:rsidRPr="00697E49">
        <w:rPr>
          <w:rFonts w:cs="Times New Roman"/>
          <w:sz w:val="20"/>
          <w:szCs w:val="20"/>
          <w:lang w:val="en-GB"/>
        </w:rPr>
        <w:t xml:space="preserve">, </w:t>
      </w:r>
      <w:r w:rsidRPr="00697E49">
        <w:rPr>
          <w:rFonts w:cs="Times New Roman"/>
          <w:b/>
          <w:sz w:val="20"/>
          <w:szCs w:val="20"/>
          <w:lang w:val="en-GB"/>
        </w:rPr>
        <w:t>8(7)</w:t>
      </w:r>
      <w:r w:rsidRPr="00697E49">
        <w:rPr>
          <w:rFonts w:cs="Times New Roman"/>
          <w:sz w:val="20"/>
          <w:szCs w:val="20"/>
          <w:lang w:val="en-GB"/>
        </w:rPr>
        <w:t>, doi:</w:t>
      </w:r>
      <w:r w:rsidR="00642F13">
        <w:fldChar w:fldCharType="begin"/>
      </w:r>
      <w:r w:rsidR="00642F13" w:rsidRPr="001D5B54">
        <w:rPr>
          <w:lang w:val="en-US"/>
          <w:rPrChange w:id="4270" w:author="Clotilde Pean" w:date="2021-06-21T14:15:00Z">
            <w:rPr/>
          </w:rPrChange>
        </w:rPr>
        <w:instrText xml:space="preserve"> HYPERLINK "https://dx.doi.org/10.1029/2019ef001470" </w:instrText>
      </w:r>
      <w:r w:rsidR="00642F13">
        <w:fldChar w:fldCharType="separate"/>
      </w:r>
      <w:r w:rsidRPr="00697E49">
        <w:rPr>
          <w:rStyle w:val="Hyperlink"/>
          <w:rFonts w:cs="Times New Roman"/>
          <w:sz w:val="20"/>
          <w:szCs w:val="20"/>
          <w:lang w:val="en-GB"/>
        </w:rPr>
        <w:t>10.1029/2019ef001470</w:t>
      </w:r>
      <w:r w:rsidR="00642F13">
        <w:rPr>
          <w:rStyle w:val="Hyperlink"/>
          <w:rFonts w:cs="Times New Roman"/>
          <w:sz w:val="20"/>
          <w:szCs w:val="20"/>
          <w:lang w:val="en-GB"/>
        </w:rPr>
        <w:fldChar w:fldCharType="end"/>
      </w:r>
      <w:r w:rsidRPr="00697E49">
        <w:rPr>
          <w:rFonts w:cs="Times New Roman"/>
          <w:sz w:val="20"/>
          <w:szCs w:val="20"/>
          <w:lang w:val="en-GB"/>
        </w:rPr>
        <w:t>.</w:t>
      </w:r>
    </w:p>
    <w:p w14:paraId="1EA00575" w14:textId="6FF20EA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Marzocchi, A. and M.F. Jansen, 2017: Connecting Antarctic sea ice to deep-ocean circulation in modern and glacial climate simulations.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44(12)</w:t>
      </w:r>
      <w:r w:rsidRPr="00697E49">
        <w:rPr>
          <w:rFonts w:cs="Times New Roman"/>
          <w:sz w:val="20"/>
          <w:szCs w:val="20"/>
          <w:lang w:val="en-GB"/>
        </w:rPr>
        <w:t>, 6286–6295, doi:</w:t>
      </w:r>
      <w:r w:rsidR="00642F13">
        <w:fldChar w:fldCharType="begin"/>
      </w:r>
      <w:r w:rsidR="00642F13" w:rsidRPr="001D5B54">
        <w:rPr>
          <w:lang w:val="en-US"/>
          <w:rPrChange w:id="4271" w:author="Clotilde Pean" w:date="2021-06-21T14:15:00Z">
            <w:rPr/>
          </w:rPrChange>
        </w:rPr>
        <w:instrText xml:space="preserve"> HYPERLINK "https://dx.doi.org/10.1002/2017gl073936" </w:instrText>
      </w:r>
      <w:r w:rsidR="00642F13">
        <w:fldChar w:fldCharType="separate"/>
      </w:r>
      <w:r w:rsidRPr="00697E49">
        <w:rPr>
          <w:rStyle w:val="Hyperlink"/>
          <w:rFonts w:cs="Times New Roman"/>
          <w:sz w:val="20"/>
          <w:szCs w:val="20"/>
          <w:lang w:val="en-GB"/>
        </w:rPr>
        <w:t>10.1002/2017gl073936</w:t>
      </w:r>
      <w:r w:rsidR="00642F13">
        <w:rPr>
          <w:rStyle w:val="Hyperlink"/>
          <w:rFonts w:cs="Times New Roman"/>
          <w:sz w:val="20"/>
          <w:szCs w:val="20"/>
          <w:lang w:val="en-GB"/>
        </w:rPr>
        <w:fldChar w:fldCharType="end"/>
      </w:r>
      <w:r w:rsidRPr="00697E49">
        <w:rPr>
          <w:rFonts w:cs="Times New Roman"/>
          <w:sz w:val="20"/>
          <w:szCs w:val="20"/>
          <w:lang w:val="en-GB"/>
        </w:rPr>
        <w:t>.</w:t>
      </w:r>
    </w:p>
    <w:p w14:paraId="342833EB" w14:textId="564D92E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Masson-Delmotte, V. et al., 2013a: Information from Paleoclimate Archives. In: </w:t>
      </w:r>
      <w:r w:rsidRPr="00697E49">
        <w:rPr>
          <w:rFonts w:cs="Times New Roman"/>
          <w:i/>
          <w:sz w:val="20"/>
          <w:szCs w:val="20"/>
          <w:lang w:val="en-GB"/>
        </w:rPr>
        <w:t>Climate Change 2013: The Physical Science Basis. Contribution of Working Group I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(eds.)]. Cambridge University Press, Cambridge, United Kingdom and New York, NY, USA, pp. 383–464, doi:</w:t>
      </w:r>
      <w:r w:rsidR="00642F13">
        <w:fldChar w:fldCharType="begin"/>
      </w:r>
      <w:r w:rsidR="00642F13" w:rsidRPr="001D5B54">
        <w:rPr>
          <w:lang w:val="en-US"/>
          <w:rPrChange w:id="4272" w:author="Clotilde Pean" w:date="2021-06-21T14:15:00Z">
            <w:rPr/>
          </w:rPrChange>
        </w:rPr>
        <w:instrText xml:space="preserve"> HYPERLINK "https://dx.doi.org/10.1017/cbo9781107415324.013" </w:instrText>
      </w:r>
      <w:r w:rsidR="00642F13">
        <w:fldChar w:fldCharType="separate"/>
      </w:r>
      <w:r w:rsidRPr="00697E49">
        <w:rPr>
          <w:rStyle w:val="Hyperlink"/>
          <w:rFonts w:cs="Times New Roman"/>
          <w:sz w:val="20"/>
          <w:szCs w:val="20"/>
          <w:lang w:val="en-GB"/>
        </w:rPr>
        <w:t>10.1017/cbo9781107415324.013</w:t>
      </w:r>
      <w:r w:rsidR="00642F13">
        <w:rPr>
          <w:rStyle w:val="Hyperlink"/>
          <w:rFonts w:cs="Times New Roman"/>
          <w:sz w:val="20"/>
          <w:szCs w:val="20"/>
          <w:lang w:val="en-GB"/>
        </w:rPr>
        <w:fldChar w:fldCharType="end"/>
      </w:r>
      <w:r w:rsidRPr="00697E49">
        <w:rPr>
          <w:rFonts w:cs="Times New Roman"/>
          <w:sz w:val="20"/>
          <w:szCs w:val="20"/>
          <w:lang w:val="en-GB"/>
        </w:rPr>
        <w:t>.</w:t>
      </w:r>
    </w:p>
    <w:p w14:paraId="79096D86" w14:textId="4B804AF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Masson-Delmotte, V. et al., 2013b: Information from Paleoclimate Archives. In: </w:t>
      </w:r>
      <w:r w:rsidRPr="00697E49">
        <w:rPr>
          <w:rFonts w:cs="Times New Roman"/>
          <w:i/>
          <w:sz w:val="20"/>
          <w:szCs w:val="20"/>
          <w:lang w:val="en-GB"/>
        </w:rPr>
        <w:t>Climate Change 2013: The Physical Science Basis. Contribution of Working Group I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(eds.)]. Cambridge University Press, Cambridge, United Kingdom and New York, NY, USA, pp. 383–464, doi:</w:t>
      </w:r>
      <w:r w:rsidR="00642F13">
        <w:fldChar w:fldCharType="begin"/>
      </w:r>
      <w:r w:rsidR="00642F13" w:rsidRPr="001D5B54">
        <w:rPr>
          <w:lang w:val="en-US"/>
          <w:rPrChange w:id="4273" w:author="Clotilde Pean" w:date="2021-06-21T14:15:00Z">
            <w:rPr/>
          </w:rPrChange>
        </w:rPr>
        <w:instrText xml:space="preserve"> HYPERLINK "https://dx.doi.org/10.1017/cbo9781107415324.013" </w:instrText>
      </w:r>
      <w:r w:rsidR="00642F13">
        <w:fldChar w:fldCharType="separate"/>
      </w:r>
      <w:r w:rsidRPr="00697E49">
        <w:rPr>
          <w:rStyle w:val="Hyperlink"/>
          <w:rFonts w:cs="Times New Roman"/>
          <w:sz w:val="20"/>
          <w:szCs w:val="20"/>
          <w:lang w:val="en-GB"/>
        </w:rPr>
        <w:t>10.1017/cbo9781107415324.013</w:t>
      </w:r>
      <w:r w:rsidR="00642F13">
        <w:rPr>
          <w:rStyle w:val="Hyperlink"/>
          <w:rFonts w:cs="Times New Roman"/>
          <w:sz w:val="20"/>
          <w:szCs w:val="20"/>
          <w:lang w:val="en-GB"/>
        </w:rPr>
        <w:fldChar w:fldCharType="end"/>
      </w:r>
      <w:r w:rsidRPr="00697E49">
        <w:rPr>
          <w:rFonts w:cs="Times New Roman"/>
          <w:sz w:val="20"/>
          <w:szCs w:val="20"/>
          <w:lang w:val="en-GB"/>
        </w:rPr>
        <w:t>.</w:t>
      </w:r>
    </w:p>
    <w:p w14:paraId="13C8892D" w14:textId="35004F2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Massonnet, F. et al., 2012: Constraining projections of summer Arctic sea ice.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6(6)</w:t>
      </w:r>
      <w:r w:rsidRPr="00697E49">
        <w:rPr>
          <w:rFonts w:cs="Times New Roman"/>
          <w:sz w:val="20"/>
          <w:szCs w:val="20"/>
          <w:lang w:val="en-GB"/>
        </w:rPr>
        <w:t>, 1383–1394, doi:</w:t>
      </w:r>
      <w:r w:rsidR="00642F13">
        <w:fldChar w:fldCharType="begin"/>
      </w:r>
      <w:r w:rsidR="00642F13" w:rsidRPr="001D5B54">
        <w:rPr>
          <w:lang w:val="en-US"/>
          <w:rPrChange w:id="4274" w:author="Clotilde Pean" w:date="2021-06-21T14:15:00Z">
            <w:rPr/>
          </w:rPrChange>
        </w:rPr>
        <w:instrText xml:space="preserve"> HYPERLINK "https://dx.doi.org/10.5194/tc-6-1383-2012" </w:instrText>
      </w:r>
      <w:r w:rsidR="00642F13">
        <w:fldChar w:fldCharType="separate"/>
      </w:r>
      <w:r w:rsidRPr="00697E49">
        <w:rPr>
          <w:rStyle w:val="Hyperlink"/>
          <w:rFonts w:cs="Times New Roman"/>
          <w:sz w:val="20"/>
          <w:szCs w:val="20"/>
          <w:lang w:val="en-GB"/>
        </w:rPr>
        <w:t>10.5194/tc-6-1383-2012</w:t>
      </w:r>
      <w:r w:rsidR="00642F13">
        <w:rPr>
          <w:rStyle w:val="Hyperlink"/>
          <w:rFonts w:cs="Times New Roman"/>
          <w:sz w:val="20"/>
          <w:szCs w:val="20"/>
          <w:lang w:val="en-GB"/>
        </w:rPr>
        <w:fldChar w:fldCharType="end"/>
      </w:r>
      <w:r w:rsidRPr="00697E49">
        <w:rPr>
          <w:rFonts w:cs="Times New Roman"/>
          <w:sz w:val="20"/>
          <w:szCs w:val="20"/>
          <w:lang w:val="en-GB"/>
        </w:rPr>
        <w:t>.</w:t>
      </w:r>
    </w:p>
    <w:p w14:paraId="67E94982" w14:textId="1B01D3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Massonnet, F. et al., 2018: Arctic sea-ice change tied to its mean state through thermodynamic processes.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8(7)</w:t>
      </w:r>
      <w:r w:rsidRPr="00697E49">
        <w:rPr>
          <w:rFonts w:cs="Times New Roman"/>
          <w:sz w:val="20"/>
          <w:szCs w:val="20"/>
          <w:lang w:val="en-GB"/>
        </w:rPr>
        <w:t>, 599–603, doi:</w:t>
      </w:r>
      <w:r w:rsidR="00642F13">
        <w:fldChar w:fldCharType="begin"/>
      </w:r>
      <w:r w:rsidR="00642F13" w:rsidRPr="001D5B54">
        <w:rPr>
          <w:lang w:val="en-US"/>
          <w:rPrChange w:id="4275" w:author="Clotilde Pean" w:date="2021-06-21T14:15:00Z">
            <w:rPr/>
          </w:rPrChange>
        </w:rPr>
        <w:instrText xml:space="preserve"> HYPERLINK "https://dx.doi.org/10.1038/s41558-018-0204-z" </w:instrText>
      </w:r>
      <w:r w:rsidR="00642F13">
        <w:fldChar w:fldCharType="separate"/>
      </w:r>
      <w:r w:rsidRPr="00697E49">
        <w:rPr>
          <w:rStyle w:val="Hyperlink"/>
          <w:rFonts w:cs="Times New Roman"/>
          <w:sz w:val="20"/>
          <w:szCs w:val="20"/>
          <w:lang w:val="en-GB"/>
        </w:rPr>
        <w:t>10.1038/s41558-018-0204-z</w:t>
      </w:r>
      <w:r w:rsidR="00642F13">
        <w:rPr>
          <w:rStyle w:val="Hyperlink"/>
          <w:rFonts w:cs="Times New Roman"/>
          <w:sz w:val="20"/>
          <w:szCs w:val="20"/>
          <w:lang w:val="en-GB"/>
        </w:rPr>
        <w:fldChar w:fldCharType="end"/>
      </w:r>
      <w:r w:rsidRPr="00697E49">
        <w:rPr>
          <w:rFonts w:cs="Times New Roman"/>
          <w:sz w:val="20"/>
          <w:szCs w:val="20"/>
          <w:lang w:val="en-GB"/>
        </w:rPr>
        <w:t>.</w:t>
      </w:r>
    </w:p>
    <w:p w14:paraId="30237549" w14:textId="41DD5B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Mauritsen, T. and B. Stevens, 2015: Missing iris effect as a possible cause of muted hydrological change and high climate sensitivity in models.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8(5)</w:t>
      </w:r>
      <w:r w:rsidRPr="00697E49">
        <w:rPr>
          <w:rFonts w:cs="Times New Roman"/>
          <w:sz w:val="20"/>
          <w:szCs w:val="20"/>
          <w:lang w:val="en-GB"/>
        </w:rPr>
        <w:t>, 346–351, doi:</w:t>
      </w:r>
      <w:r w:rsidR="00642F13">
        <w:fldChar w:fldCharType="begin"/>
      </w:r>
      <w:r w:rsidR="00642F13" w:rsidRPr="001D5B54">
        <w:rPr>
          <w:lang w:val="en-US"/>
          <w:rPrChange w:id="4276" w:author="Clotilde Pean" w:date="2021-06-21T14:15:00Z">
            <w:rPr/>
          </w:rPrChange>
        </w:rPr>
        <w:instrText xml:space="preserve"> HYPERLINK "https://dx.doi.org/10.1038/ngeo2414" </w:instrText>
      </w:r>
      <w:r w:rsidR="00642F13">
        <w:fldChar w:fldCharType="separate"/>
      </w:r>
      <w:r w:rsidRPr="00697E49">
        <w:rPr>
          <w:rStyle w:val="Hyperlink"/>
          <w:rFonts w:cs="Times New Roman"/>
          <w:sz w:val="20"/>
          <w:szCs w:val="20"/>
          <w:lang w:val="en-GB"/>
        </w:rPr>
        <w:t>10.1038/ngeo2414</w:t>
      </w:r>
      <w:r w:rsidR="00642F13">
        <w:rPr>
          <w:rStyle w:val="Hyperlink"/>
          <w:rFonts w:cs="Times New Roman"/>
          <w:sz w:val="20"/>
          <w:szCs w:val="20"/>
          <w:lang w:val="en-GB"/>
        </w:rPr>
        <w:fldChar w:fldCharType="end"/>
      </w:r>
      <w:r w:rsidRPr="00697E49">
        <w:rPr>
          <w:rFonts w:cs="Times New Roman"/>
          <w:sz w:val="20"/>
          <w:szCs w:val="20"/>
          <w:lang w:val="en-GB"/>
        </w:rPr>
        <w:t>.</w:t>
      </w:r>
    </w:p>
    <w:p w14:paraId="641DE96C" w14:textId="640B0A4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Mauritsen, T. and E. Roeckner, 2020: Tuning the MPI-ESM1.2 Global Climate Model to Improve the Match With Instrumental Record Warming by Lowering Its Climate Sensitivity.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12(5)</w:t>
      </w:r>
      <w:r w:rsidRPr="00697E49">
        <w:rPr>
          <w:rFonts w:cs="Times New Roman"/>
          <w:sz w:val="20"/>
          <w:szCs w:val="20"/>
          <w:lang w:val="en-GB"/>
        </w:rPr>
        <w:t>, doi:</w:t>
      </w:r>
      <w:r w:rsidR="00642F13">
        <w:fldChar w:fldCharType="begin"/>
      </w:r>
      <w:r w:rsidR="00642F13" w:rsidRPr="001D5B54">
        <w:rPr>
          <w:lang w:val="en-US"/>
          <w:rPrChange w:id="4277" w:author="Clotilde Pean" w:date="2021-06-21T14:15:00Z">
            <w:rPr/>
          </w:rPrChange>
        </w:rPr>
        <w:instrText xml:space="preserve"> HYPERLINK "https://dx.doi.org/10.1029/2019ms002037" </w:instrText>
      </w:r>
      <w:r w:rsidR="00642F13">
        <w:fldChar w:fldCharType="separate"/>
      </w:r>
      <w:r w:rsidRPr="00697E49">
        <w:rPr>
          <w:rStyle w:val="Hyperlink"/>
          <w:rFonts w:cs="Times New Roman"/>
          <w:sz w:val="20"/>
          <w:szCs w:val="20"/>
          <w:lang w:val="en-GB"/>
        </w:rPr>
        <w:t>10.1029/2019ms002037</w:t>
      </w:r>
      <w:r w:rsidR="00642F13">
        <w:rPr>
          <w:rStyle w:val="Hyperlink"/>
          <w:rFonts w:cs="Times New Roman"/>
          <w:sz w:val="20"/>
          <w:szCs w:val="20"/>
          <w:lang w:val="en-GB"/>
        </w:rPr>
        <w:fldChar w:fldCharType="end"/>
      </w:r>
      <w:r w:rsidRPr="00697E49">
        <w:rPr>
          <w:rFonts w:cs="Times New Roman"/>
          <w:sz w:val="20"/>
          <w:szCs w:val="20"/>
          <w:lang w:val="en-GB"/>
        </w:rPr>
        <w:t>.</w:t>
      </w:r>
    </w:p>
    <w:p w14:paraId="1695C280" w14:textId="1A5988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Mauritsen, T. et al., 2019: Developments in the MPI-M Earth System Model version 1.2 (MPI-ESM1.2) and Its Response to Increasing CO2.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11(4)</w:t>
      </w:r>
      <w:r w:rsidRPr="00697E49">
        <w:rPr>
          <w:rFonts w:cs="Times New Roman"/>
          <w:sz w:val="20"/>
          <w:szCs w:val="20"/>
          <w:lang w:val="en-GB"/>
        </w:rPr>
        <w:t>, doi:</w:t>
      </w:r>
      <w:r w:rsidR="00642F13">
        <w:fldChar w:fldCharType="begin"/>
      </w:r>
      <w:r w:rsidR="00642F13" w:rsidRPr="001D5B54">
        <w:rPr>
          <w:lang w:val="en-US"/>
          <w:rPrChange w:id="4278" w:author="Clotilde Pean" w:date="2021-06-21T14:15:00Z">
            <w:rPr/>
          </w:rPrChange>
        </w:rPr>
        <w:instrText xml:space="preserve"> HYPERLINK "https://dx.doi.org/10.1029/2018ms001400" </w:instrText>
      </w:r>
      <w:r w:rsidR="00642F13">
        <w:fldChar w:fldCharType="separate"/>
      </w:r>
      <w:r w:rsidRPr="00697E49">
        <w:rPr>
          <w:rStyle w:val="Hyperlink"/>
          <w:rFonts w:cs="Times New Roman"/>
          <w:sz w:val="20"/>
          <w:szCs w:val="20"/>
          <w:lang w:val="en-GB"/>
        </w:rPr>
        <w:t>10.1029/2018ms001400</w:t>
      </w:r>
      <w:r w:rsidR="00642F13">
        <w:rPr>
          <w:rStyle w:val="Hyperlink"/>
          <w:rFonts w:cs="Times New Roman"/>
          <w:sz w:val="20"/>
          <w:szCs w:val="20"/>
          <w:lang w:val="en-GB"/>
        </w:rPr>
        <w:fldChar w:fldCharType="end"/>
      </w:r>
      <w:r w:rsidRPr="00697E49">
        <w:rPr>
          <w:rFonts w:cs="Times New Roman"/>
          <w:sz w:val="20"/>
          <w:szCs w:val="20"/>
          <w:lang w:val="en-GB"/>
        </w:rPr>
        <w:t>.</w:t>
      </w:r>
    </w:p>
    <w:p w14:paraId="77C46216" w14:textId="6B56D2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Maycock, A.C. et al., 2018: Revisiting the mystery of recent stratospheric temperature trends.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4279" w:author="Clotilde Pean" w:date="2021-06-21T14:15:00Z">
            <w:rPr/>
          </w:rPrChange>
        </w:rPr>
        <w:instrText xml:space="preserve"> HYPERLINK "https://dx.doi.org/10.1029/2018gl078035" </w:instrText>
      </w:r>
      <w:r w:rsidR="00642F13">
        <w:fldChar w:fldCharType="separate"/>
      </w:r>
      <w:r w:rsidRPr="00697E49">
        <w:rPr>
          <w:rStyle w:val="Hyperlink"/>
          <w:rFonts w:cs="Times New Roman"/>
          <w:sz w:val="20"/>
          <w:szCs w:val="20"/>
          <w:lang w:val="en-GB"/>
        </w:rPr>
        <w:t>10.1029/2018gl078035</w:t>
      </w:r>
      <w:r w:rsidR="00642F13">
        <w:rPr>
          <w:rStyle w:val="Hyperlink"/>
          <w:rFonts w:cs="Times New Roman"/>
          <w:sz w:val="20"/>
          <w:szCs w:val="20"/>
          <w:lang w:val="en-GB"/>
        </w:rPr>
        <w:fldChar w:fldCharType="end"/>
      </w:r>
      <w:r w:rsidRPr="00697E49">
        <w:rPr>
          <w:rFonts w:cs="Times New Roman"/>
          <w:sz w:val="20"/>
          <w:szCs w:val="20"/>
          <w:lang w:val="en-GB"/>
        </w:rPr>
        <w:t>.</w:t>
      </w:r>
    </w:p>
    <w:p w14:paraId="7CD4051A" w14:textId="12E97AC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McClymont, E.L. et al., 2020: Lessons from a high-CO2 world: An ocean view from </w:t>
      </w:r>
      <w:r w:rsidRPr="00697E49">
        <w:rPr>
          <w:rFonts w:ascii="Cambria Math" w:hAnsi="Cambria Math" w:cs="Cambria Math"/>
          <w:sz w:val="20"/>
          <w:szCs w:val="20"/>
          <w:lang w:val="en-GB"/>
        </w:rPr>
        <w:t>∼</w:t>
      </w:r>
      <w:r w:rsidRPr="00697E49">
        <w:rPr>
          <w:rFonts w:cs="Times New Roman"/>
          <w:sz w:val="20"/>
          <w:szCs w:val="20"/>
          <w:lang w:val="en-GB"/>
        </w:rPr>
        <w:t xml:space="preserve">3 million years ago.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16(4)</w:t>
      </w:r>
      <w:r w:rsidRPr="00697E49">
        <w:rPr>
          <w:rFonts w:cs="Times New Roman"/>
          <w:sz w:val="20"/>
          <w:szCs w:val="20"/>
          <w:lang w:val="en-GB"/>
        </w:rPr>
        <w:t>, doi:</w:t>
      </w:r>
      <w:r w:rsidR="00642F13">
        <w:fldChar w:fldCharType="begin"/>
      </w:r>
      <w:r w:rsidR="00642F13" w:rsidRPr="001D5B54">
        <w:rPr>
          <w:lang w:val="en-US"/>
          <w:rPrChange w:id="4280" w:author="Clotilde Pean" w:date="2021-06-21T14:15:00Z">
            <w:rPr/>
          </w:rPrChange>
        </w:rPr>
        <w:instrText xml:space="preserve"> HYPERLINK "https://dx.doi.org/10.5194/cp-16-1599-2020" </w:instrText>
      </w:r>
      <w:r w:rsidR="00642F13">
        <w:fldChar w:fldCharType="separate"/>
      </w:r>
      <w:r w:rsidRPr="00697E49">
        <w:rPr>
          <w:rStyle w:val="Hyperlink"/>
          <w:rFonts w:cs="Times New Roman"/>
          <w:sz w:val="20"/>
          <w:szCs w:val="20"/>
          <w:lang w:val="en-GB"/>
        </w:rPr>
        <w:t>10.5194/cp-16-1599-2020</w:t>
      </w:r>
      <w:r w:rsidR="00642F13">
        <w:rPr>
          <w:rStyle w:val="Hyperlink"/>
          <w:rFonts w:cs="Times New Roman"/>
          <w:sz w:val="20"/>
          <w:szCs w:val="20"/>
          <w:lang w:val="en-GB"/>
        </w:rPr>
        <w:fldChar w:fldCharType="end"/>
      </w:r>
      <w:r w:rsidRPr="00697E49">
        <w:rPr>
          <w:rFonts w:cs="Times New Roman"/>
          <w:sz w:val="20"/>
          <w:szCs w:val="20"/>
          <w:lang w:val="en-GB"/>
        </w:rPr>
        <w:t>.</w:t>
      </w:r>
    </w:p>
    <w:p w14:paraId="22176C06" w14:textId="6152412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McGregor, H.V. et al., 2015: Robust global ocean cooling trend for the pre-industrial Common Era.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8(9)</w:t>
      </w:r>
      <w:r w:rsidRPr="00697E49">
        <w:rPr>
          <w:rFonts w:cs="Times New Roman"/>
          <w:sz w:val="20"/>
          <w:szCs w:val="20"/>
          <w:lang w:val="en-GB"/>
        </w:rPr>
        <w:t>, 671–677, doi:</w:t>
      </w:r>
      <w:r w:rsidR="00642F13">
        <w:fldChar w:fldCharType="begin"/>
      </w:r>
      <w:r w:rsidR="00642F13" w:rsidRPr="001D5B54">
        <w:rPr>
          <w:lang w:val="en-US"/>
          <w:rPrChange w:id="4281" w:author="Clotilde Pean" w:date="2021-06-21T14:15:00Z">
            <w:rPr/>
          </w:rPrChange>
        </w:rPr>
        <w:instrText xml:space="preserve"> HYPERLINK "https://dx.doi.org/10.1038/ngeo2510" </w:instrText>
      </w:r>
      <w:r w:rsidR="00642F13">
        <w:fldChar w:fldCharType="separate"/>
      </w:r>
      <w:r w:rsidRPr="00697E49">
        <w:rPr>
          <w:rStyle w:val="Hyperlink"/>
          <w:rFonts w:cs="Times New Roman"/>
          <w:sz w:val="20"/>
          <w:szCs w:val="20"/>
          <w:lang w:val="en-GB"/>
        </w:rPr>
        <w:t>10.1038/ngeo2510</w:t>
      </w:r>
      <w:r w:rsidR="00642F13">
        <w:rPr>
          <w:rStyle w:val="Hyperlink"/>
          <w:rFonts w:cs="Times New Roman"/>
          <w:sz w:val="20"/>
          <w:szCs w:val="20"/>
          <w:lang w:val="en-GB"/>
        </w:rPr>
        <w:fldChar w:fldCharType="end"/>
      </w:r>
      <w:r w:rsidRPr="00697E49">
        <w:rPr>
          <w:rFonts w:cs="Times New Roman"/>
          <w:sz w:val="20"/>
          <w:szCs w:val="20"/>
          <w:lang w:val="en-GB"/>
        </w:rPr>
        <w:t>.</w:t>
      </w:r>
    </w:p>
    <w:p w14:paraId="2B9AF8CC" w14:textId="57A059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McGregor, S., A. Timmermann, M.H. England, O. Elison Timm, and A.T. Wittenberg, 2013: Inferred changes in El Niño–Southern Oscillation variance over the past six centuries.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9(5)</w:t>
      </w:r>
      <w:r w:rsidRPr="00697E49">
        <w:rPr>
          <w:rFonts w:cs="Times New Roman"/>
          <w:sz w:val="20"/>
          <w:szCs w:val="20"/>
          <w:lang w:val="en-GB"/>
        </w:rPr>
        <w:t>, 2269–2284, doi:</w:t>
      </w:r>
      <w:r w:rsidR="00642F13">
        <w:fldChar w:fldCharType="begin"/>
      </w:r>
      <w:r w:rsidR="00642F13" w:rsidRPr="001D5B54">
        <w:rPr>
          <w:lang w:val="en-US"/>
          <w:rPrChange w:id="4282" w:author="Clotilde Pean" w:date="2021-06-21T14:15:00Z">
            <w:rPr/>
          </w:rPrChange>
        </w:rPr>
        <w:instrText xml:space="preserve"> HYPERLINK "https://dx.doi.org/10.5194/cp-9-2269-2013" </w:instrText>
      </w:r>
      <w:r w:rsidR="00642F13">
        <w:fldChar w:fldCharType="separate"/>
      </w:r>
      <w:r w:rsidRPr="00697E49">
        <w:rPr>
          <w:rStyle w:val="Hyperlink"/>
          <w:rFonts w:cs="Times New Roman"/>
          <w:sz w:val="20"/>
          <w:szCs w:val="20"/>
          <w:lang w:val="en-GB"/>
        </w:rPr>
        <w:t>10.5194/cp-9-2269-2013</w:t>
      </w:r>
      <w:r w:rsidR="00642F13">
        <w:rPr>
          <w:rStyle w:val="Hyperlink"/>
          <w:rFonts w:cs="Times New Roman"/>
          <w:sz w:val="20"/>
          <w:szCs w:val="20"/>
          <w:lang w:val="en-GB"/>
        </w:rPr>
        <w:fldChar w:fldCharType="end"/>
      </w:r>
      <w:r w:rsidRPr="00697E49">
        <w:rPr>
          <w:rFonts w:cs="Times New Roman"/>
          <w:sz w:val="20"/>
          <w:szCs w:val="20"/>
          <w:lang w:val="en-GB"/>
        </w:rPr>
        <w:t>.</w:t>
      </w:r>
    </w:p>
    <w:p w14:paraId="3D970BB3" w14:textId="4DFF25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McGregor, S., M.F. Stuecker, J.B. Kajtar, M.H. England, and M. Collins, 2018: Model tropical Atlantic biases underpin diminished Pacific decadal variability.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8(6)</w:t>
      </w:r>
      <w:r w:rsidRPr="00697E49">
        <w:rPr>
          <w:rFonts w:cs="Times New Roman"/>
          <w:sz w:val="20"/>
          <w:szCs w:val="20"/>
          <w:lang w:val="en-GB"/>
        </w:rPr>
        <w:t>, 493–498, doi:</w:t>
      </w:r>
      <w:r w:rsidR="00642F13">
        <w:fldChar w:fldCharType="begin"/>
      </w:r>
      <w:r w:rsidR="00642F13" w:rsidRPr="001D5B54">
        <w:rPr>
          <w:lang w:val="en-US"/>
          <w:rPrChange w:id="4283" w:author="Clotilde Pean" w:date="2021-06-21T14:15:00Z">
            <w:rPr/>
          </w:rPrChange>
        </w:rPr>
        <w:instrText xml:space="preserve"> HYPERLINK "https://dx.doi.org/10.1038/s41558-018-0163-4" </w:instrText>
      </w:r>
      <w:r w:rsidR="00642F13">
        <w:fldChar w:fldCharType="separate"/>
      </w:r>
      <w:r w:rsidRPr="00697E49">
        <w:rPr>
          <w:rStyle w:val="Hyperlink"/>
          <w:rFonts w:cs="Times New Roman"/>
          <w:sz w:val="20"/>
          <w:szCs w:val="20"/>
          <w:lang w:val="en-GB"/>
        </w:rPr>
        <w:t>10.1038/s41558-018-0163-4</w:t>
      </w:r>
      <w:r w:rsidR="00642F13">
        <w:rPr>
          <w:rStyle w:val="Hyperlink"/>
          <w:rFonts w:cs="Times New Roman"/>
          <w:sz w:val="20"/>
          <w:szCs w:val="20"/>
          <w:lang w:val="en-GB"/>
        </w:rPr>
        <w:fldChar w:fldCharType="end"/>
      </w:r>
      <w:r w:rsidRPr="00697E49">
        <w:rPr>
          <w:rFonts w:cs="Times New Roman"/>
          <w:sz w:val="20"/>
          <w:szCs w:val="20"/>
          <w:lang w:val="en-GB"/>
        </w:rPr>
        <w:t>.</w:t>
      </w:r>
    </w:p>
    <w:p w14:paraId="504AB4DD" w14:textId="74A6F94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McGregor, S. et al., 2014: Recent walker circulation strengthening and pacific cooling amplified by atlantic warming.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4(10)</w:t>
      </w:r>
      <w:r w:rsidRPr="00697E49">
        <w:rPr>
          <w:rFonts w:cs="Times New Roman"/>
          <w:sz w:val="20"/>
          <w:szCs w:val="20"/>
          <w:lang w:val="en-GB"/>
        </w:rPr>
        <w:t>, doi:</w:t>
      </w:r>
      <w:r w:rsidR="00642F13">
        <w:fldChar w:fldCharType="begin"/>
      </w:r>
      <w:r w:rsidR="00642F13" w:rsidRPr="001D5B54">
        <w:rPr>
          <w:lang w:val="en-US"/>
          <w:rPrChange w:id="4284" w:author="Clotilde Pean" w:date="2021-06-21T14:15:00Z">
            <w:rPr/>
          </w:rPrChange>
        </w:rPr>
        <w:instrText xml:space="preserve"> HYPERLINK "https://dx.doi.org/10.1038/nclimate2330" </w:instrText>
      </w:r>
      <w:r w:rsidR="00642F13">
        <w:fldChar w:fldCharType="separate"/>
      </w:r>
      <w:r w:rsidRPr="00697E49">
        <w:rPr>
          <w:rStyle w:val="Hyperlink"/>
          <w:rFonts w:cs="Times New Roman"/>
          <w:sz w:val="20"/>
          <w:szCs w:val="20"/>
          <w:lang w:val="en-GB"/>
        </w:rPr>
        <w:t>10.1038/nclimate2330</w:t>
      </w:r>
      <w:r w:rsidR="00642F13">
        <w:rPr>
          <w:rStyle w:val="Hyperlink"/>
          <w:rFonts w:cs="Times New Roman"/>
          <w:sz w:val="20"/>
          <w:szCs w:val="20"/>
          <w:lang w:val="en-GB"/>
        </w:rPr>
        <w:fldChar w:fldCharType="end"/>
      </w:r>
      <w:r w:rsidRPr="00697E49">
        <w:rPr>
          <w:rFonts w:cs="Times New Roman"/>
          <w:sz w:val="20"/>
          <w:szCs w:val="20"/>
          <w:lang w:val="en-GB"/>
        </w:rPr>
        <w:t>.</w:t>
      </w:r>
    </w:p>
    <w:p w14:paraId="44B59725" w14:textId="754E5D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McKenna, S., A. Santoso, A. Gupta, A.S. Taschetto, and W. Cai, 2020: Indian Ocean Dipole in CMIP5 and CMIP6: characteristics, biases, and links to ENSO.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10(1)</w:t>
      </w:r>
      <w:r w:rsidRPr="00697E49">
        <w:rPr>
          <w:rFonts w:cs="Times New Roman"/>
          <w:sz w:val="20"/>
          <w:szCs w:val="20"/>
          <w:lang w:val="en-GB"/>
        </w:rPr>
        <w:t>, 11500, doi:</w:t>
      </w:r>
      <w:r w:rsidR="00642F13">
        <w:fldChar w:fldCharType="begin"/>
      </w:r>
      <w:r w:rsidR="00642F13" w:rsidRPr="001D5B54">
        <w:rPr>
          <w:lang w:val="en-US"/>
          <w:rPrChange w:id="4285" w:author="Clotilde Pean" w:date="2021-06-21T14:15:00Z">
            <w:rPr/>
          </w:rPrChange>
        </w:rPr>
        <w:instrText xml:space="preserve"> HYPERLINK "https://dx.doi.org/10.1038/s41598-020-68268-9" </w:instrText>
      </w:r>
      <w:r w:rsidR="00642F13">
        <w:fldChar w:fldCharType="separate"/>
      </w:r>
      <w:r w:rsidRPr="00697E49">
        <w:rPr>
          <w:rStyle w:val="Hyperlink"/>
          <w:rFonts w:cs="Times New Roman"/>
          <w:sz w:val="20"/>
          <w:szCs w:val="20"/>
          <w:lang w:val="en-GB"/>
        </w:rPr>
        <w:t>10.1038/s41598-020-68268-9</w:t>
      </w:r>
      <w:r w:rsidR="00642F13">
        <w:rPr>
          <w:rStyle w:val="Hyperlink"/>
          <w:rFonts w:cs="Times New Roman"/>
          <w:sz w:val="20"/>
          <w:szCs w:val="20"/>
          <w:lang w:val="en-GB"/>
        </w:rPr>
        <w:fldChar w:fldCharType="end"/>
      </w:r>
      <w:r w:rsidRPr="00697E49">
        <w:rPr>
          <w:rFonts w:cs="Times New Roman"/>
          <w:sz w:val="20"/>
          <w:szCs w:val="20"/>
          <w:lang w:val="en-GB"/>
        </w:rPr>
        <w:t>.</w:t>
      </w:r>
    </w:p>
    <w:p w14:paraId="5A766BCB" w14:textId="1C2405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McKitrick, R. and J. Christy, 2018: A Test of the Tropical 200- to 300-hPa Warming Rate in Climate Models. </w:t>
      </w:r>
      <w:r w:rsidRPr="00697E49">
        <w:rPr>
          <w:rFonts w:cs="Times New Roman"/>
          <w:i/>
          <w:sz w:val="20"/>
          <w:szCs w:val="20"/>
          <w:lang w:val="en-GB"/>
        </w:rPr>
        <w:t>Earth and Space Science</w:t>
      </w:r>
      <w:r w:rsidRPr="00697E49">
        <w:rPr>
          <w:rFonts w:cs="Times New Roman"/>
          <w:sz w:val="20"/>
          <w:szCs w:val="20"/>
          <w:lang w:val="en-GB"/>
        </w:rPr>
        <w:t xml:space="preserve">, </w:t>
      </w:r>
      <w:r w:rsidRPr="00697E49">
        <w:rPr>
          <w:rFonts w:cs="Times New Roman"/>
          <w:b/>
          <w:sz w:val="20"/>
          <w:szCs w:val="20"/>
          <w:lang w:val="en-GB"/>
        </w:rPr>
        <w:t>5(9)</w:t>
      </w:r>
      <w:r w:rsidRPr="00697E49">
        <w:rPr>
          <w:rFonts w:cs="Times New Roman"/>
          <w:sz w:val="20"/>
          <w:szCs w:val="20"/>
          <w:lang w:val="en-GB"/>
        </w:rPr>
        <w:t>, 529–536, doi:</w:t>
      </w:r>
      <w:r w:rsidR="00642F13">
        <w:fldChar w:fldCharType="begin"/>
      </w:r>
      <w:r w:rsidR="00642F13" w:rsidRPr="001D5B54">
        <w:rPr>
          <w:lang w:val="en-US"/>
          <w:rPrChange w:id="4286" w:author="Clotilde Pean" w:date="2021-06-21T14:15:00Z">
            <w:rPr/>
          </w:rPrChange>
        </w:rPr>
        <w:instrText xml:space="preserve"> HYPERLINK "https://dx.doi.org/10.1029/2018ea000401" </w:instrText>
      </w:r>
      <w:r w:rsidR="00642F13">
        <w:fldChar w:fldCharType="separate"/>
      </w:r>
      <w:r w:rsidRPr="00697E49">
        <w:rPr>
          <w:rStyle w:val="Hyperlink"/>
          <w:rFonts w:cs="Times New Roman"/>
          <w:sz w:val="20"/>
          <w:szCs w:val="20"/>
          <w:lang w:val="en-GB"/>
        </w:rPr>
        <w:t>10.1029/2018ea000401</w:t>
      </w:r>
      <w:r w:rsidR="00642F13">
        <w:rPr>
          <w:rStyle w:val="Hyperlink"/>
          <w:rFonts w:cs="Times New Roman"/>
          <w:sz w:val="20"/>
          <w:szCs w:val="20"/>
          <w:lang w:val="en-GB"/>
        </w:rPr>
        <w:fldChar w:fldCharType="end"/>
      </w:r>
      <w:r w:rsidRPr="00697E49">
        <w:rPr>
          <w:rFonts w:cs="Times New Roman"/>
          <w:sz w:val="20"/>
          <w:szCs w:val="20"/>
          <w:lang w:val="en-GB"/>
        </w:rPr>
        <w:t>.</w:t>
      </w:r>
    </w:p>
    <w:p w14:paraId="2CE3D796" w14:textId="51492B3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McKitrick, R. and J. Christy, 2019: Assessing changes in US regional precipitation on multiple time scales. </w:t>
      </w:r>
      <w:r w:rsidRPr="00697E49">
        <w:rPr>
          <w:rFonts w:cs="Times New Roman"/>
          <w:i/>
          <w:sz w:val="20"/>
          <w:szCs w:val="20"/>
          <w:lang w:val="en-GB"/>
        </w:rPr>
        <w:t>Journal of Hydrology</w:t>
      </w:r>
      <w:r w:rsidRPr="00697E49">
        <w:rPr>
          <w:rFonts w:cs="Times New Roman"/>
          <w:sz w:val="20"/>
          <w:szCs w:val="20"/>
          <w:lang w:val="en-GB"/>
        </w:rPr>
        <w:t xml:space="preserve">, </w:t>
      </w:r>
      <w:r w:rsidRPr="00697E49">
        <w:rPr>
          <w:rFonts w:cs="Times New Roman"/>
          <w:b/>
          <w:sz w:val="20"/>
          <w:szCs w:val="20"/>
          <w:lang w:val="en-GB"/>
        </w:rPr>
        <w:t>578</w:t>
      </w:r>
      <w:r w:rsidRPr="00697E49">
        <w:rPr>
          <w:rFonts w:cs="Times New Roman"/>
          <w:sz w:val="20"/>
          <w:szCs w:val="20"/>
          <w:lang w:val="en-GB"/>
        </w:rPr>
        <w:t>, doi:</w:t>
      </w:r>
      <w:r w:rsidR="00642F13">
        <w:fldChar w:fldCharType="begin"/>
      </w:r>
      <w:r w:rsidR="00642F13" w:rsidRPr="001D5B54">
        <w:rPr>
          <w:lang w:val="en-US"/>
          <w:rPrChange w:id="4287" w:author="Clotilde Pean" w:date="2021-06-21T14:15:00Z">
            <w:rPr/>
          </w:rPrChange>
        </w:rPr>
        <w:instrText xml:space="preserve"> HYPERLINK "https://dx.doi.org/10.1016/j.jhydrol.2019.124074" </w:instrText>
      </w:r>
      <w:r w:rsidR="00642F13">
        <w:fldChar w:fldCharType="separate"/>
      </w:r>
      <w:r w:rsidRPr="00697E49">
        <w:rPr>
          <w:rStyle w:val="Hyperlink"/>
          <w:rFonts w:cs="Times New Roman"/>
          <w:sz w:val="20"/>
          <w:szCs w:val="20"/>
          <w:lang w:val="en-GB"/>
        </w:rPr>
        <w:t>10.1016/j.jhydrol.2019.124074</w:t>
      </w:r>
      <w:r w:rsidR="00642F13">
        <w:rPr>
          <w:rStyle w:val="Hyperlink"/>
          <w:rFonts w:cs="Times New Roman"/>
          <w:sz w:val="20"/>
          <w:szCs w:val="20"/>
          <w:lang w:val="en-GB"/>
        </w:rPr>
        <w:fldChar w:fldCharType="end"/>
      </w:r>
      <w:r w:rsidRPr="00697E49">
        <w:rPr>
          <w:rFonts w:cs="Times New Roman"/>
          <w:sz w:val="20"/>
          <w:szCs w:val="20"/>
          <w:lang w:val="en-GB"/>
        </w:rPr>
        <w:t>.</w:t>
      </w:r>
    </w:p>
    <w:p w14:paraId="7F0CBDD0" w14:textId="4F77D1F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McKitrick, R. and J. Christy, 2020: Pervasive Warming Bias in CMIP6 Tropospheric Layers. </w:t>
      </w:r>
      <w:r w:rsidRPr="00697E49">
        <w:rPr>
          <w:rFonts w:cs="Times New Roman"/>
          <w:i/>
          <w:sz w:val="20"/>
          <w:szCs w:val="20"/>
          <w:lang w:val="en-GB"/>
        </w:rPr>
        <w:t>Earth and Space Science</w:t>
      </w:r>
      <w:r w:rsidRPr="00697E49">
        <w:rPr>
          <w:rFonts w:cs="Times New Roman"/>
          <w:sz w:val="20"/>
          <w:szCs w:val="20"/>
          <w:lang w:val="en-GB"/>
        </w:rPr>
        <w:t xml:space="preserve">, </w:t>
      </w:r>
      <w:r w:rsidRPr="00697E49">
        <w:rPr>
          <w:rFonts w:cs="Times New Roman"/>
          <w:b/>
          <w:sz w:val="20"/>
          <w:szCs w:val="20"/>
          <w:lang w:val="en-GB"/>
        </w:rPr>
        <w:t>7(9)</w:t>
      </w:r>
      <w:r w:rsidRPr="00697E49">
        <w:rPr>
          <w:rFonts w:cs="Times New Roman"/>
          <w:sz w:val="20"/>
          <w:szCs w:val="20"/>
          <w:lang w:val="en-GB"/>
        </w:rPr>
        <w:t>, 1–8, doi:</w:t>
      </w:r>
      <w:r w:rsidR="00642F13">
        <w:fldChar w:fldCharType="begin"/>
      </w:r>
      <w:r w:rsidR="00642F13" w:rsidRPr="001D5B54">
        <w:rPr>
          <w:lang w:val="en-US"/>
          <w:rPrChange w:id="4288" w:author="Clotilde Pean" w:date="2021-06-21T14:15:00Z">
            <w:rPr/>
          </w:rPrChange>
        </w:rPr>
        <w:instrText xml:space="preserve"> HYPERLINK "https://dx.doi.org/10.1029/2020ea001281" </w:instrText>
      </w:r>
      <w:r w:rsidR="00642F13">
        <w:fldChar w:fldCharType="separate"/>
      </w:r>
      <w:r w:rsidRPr="00697E49">
        <w:rPr>
          <w:rStyle w:val="Hyperlink"/>
          <w:rFonts w:cs="Times New Roman"/>
          <w:sz w:val="20"/>
          <w:szCs w:val="20"/>
          <w:lang w:val="en-GB"/>
        </w:rPr>
        <w:t>10.1029/2020ea001281</w:t>
      </w:r>
      <w:r w:rsidR="00642F13">
        <w:rPr>
          <w:rStyle w:val="Hyperlink"/>
          <w:rFonts w:cs="Times New Roman"/>
          <w:sz w:val="20"/>
          <w:szCs w:val="20"/>
          <w:lang w:val="en-GB"/>
        </w:rPr>
        <w:fldChar w:fldCharType="end"/>
      </w:r>
      <w:r w:rsidRPr="00697E49">
        <w:rPr>
          <w:rFonts w:cs="Times New Roman"/>
          <w:sz w:val="20"/>
          <w:szCs w:val="20"/>
          <w:lang w:val="en-GB"/>
        </w:rPr>
        <w:t>.</w:t>
      </w:r>
    </w:p>
    <w:p w14:paraId="42BE0E46" w14:textId="0843E4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McPhaden, M.J., S.E. Zebiak, and M.H. Glantz, 2006: ENSO as an integrating concept in </w:t>
      </w:r>
      <w:commentRangeStart w:id="4289"/>
      <w:r w:rsidRPr="00697E49">
        <w:rPr>
          <w:rFonts w:cs="Times New Roman"/>
          <w:sz w:val="20"/>
          <w:szCs w:val="20"/>
          <w:lang w:val="en-GB"/>
        </w:rPr>
        <w:t>earth</w:t>
      </w:r>
      <w:commentRangeEnd w:id="4289"/>
      <w:r w:rsidR="00D36EA6">
        <w:rPr>
          <w:rStyle w:val="CommentReference"/>
          <w:lang w:val="en-GB"/>
        </w:rPr>
        <w:commentReference w:id="4289"/>
      </w:r>
      <w:r w:rsidRPr="00697E49">
        <w:rPr>
          <w:rFonts w:cs="Times New Roman"/>
          <w:sz w:val="20"/>
          <w:szCs w:val="20"/>
          <w:lang w:val="en-GB"/>
        </w:rPr>
        <w:t xml:space="preserve"> science.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314(5806)</w:t>
      </w:r>
      <w:r w:rsidRPr="00697E49">
        <w:rPr>
          <w:rFonts w:cs="Times New Roman"/>
          <w:sz w:val="20"/>
          <w:szCs w:val="20"/>
          <w:lang w:val="en-GB"/>
        </w:rPr>
        <w:t>, 1740–1745, doi:</w:t>
      </w:r>
      <w:r w:rsidR="00642F13">
        <w:fldChar w:fldCharType="begin"/>
      </w:r>
      <w:r w:rsidR="00642F13" w:rsidRPr="001D5B54">
        <w:rPr>
          <w:lang w:val="en-US"/>
          <w:rPrChange w:id="4290" w:author="Clotilde Pean" w:date="2021-06-21T14:15:00Z">
            <w:rPr/>
          </w:rPrChange>
        </w:rPr>
        <w:instrText xml:space="preserve"> HYPERLINK "https://dx.doi.org/10.1126/science.1132588" </w:instrText>
      </w:r>
      <w:r w:rsidR="00642F13">
        <w:fldChar w:fldCharType="separate"/>
      </w:r>
      <w:r w:rsidRPr="00697E49">
        <w:rPr>
          <w:rStyle w:val="Hyperlink"/>
          <w:rFonts w:cs="Times New Roman"/>
          <w:sz w:val="20"/>
          <w:szCs w:val="20"/>
          <w:lang w:val="en-GB"/>
        </w:rPr>
        <w:t>10.1126/science.1132588</w:t>
      </w:r>
      <w:r w:rsidR="00642F13">
        <w:rPr>
          <w:rStyle w:val="Hyperlink"/>
          <w:rFonts w:cs="Times New Roman"/>
          <w:sz w:val="20"/>
          <w:szCs w:val="20"/>
          <w:lang w:val="en-GB"/>
        </w:rPr>
        <w:fldChar w:fldCharType="end"/>
      </w:r>
      <w:r w:rsidRPr="00697E49">
        <w:rPr>
          <w:rFonts w:cs="Times New Roman"/>
          <w:sz w:val="20"/>
          <w:szCs w:val="20"/>
          <w:lang w:val="en-GB"/>
        </w:rPr>
        <w:t>.</w:t>
      </w:r>
    </w:p>
    <w:p w14:paraId="2F9EA7E0" w14:textId="210BA4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McPhaden, M.J., T. Lee, and D. McClurg, 2011: El Niño and its relationship to changing background conditions in the tropical Pacific Ocean.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38(15)</w:t>
      </w:r>
      <w:r w:rsidRPr="00697E49">
        <w:rPr>
          <w:rFonts w:cs="Times New Roman"/>
          <w:sz w:val="20"/>
          <w:szCs w:val="20"/>
          <w:lang w:val="en-GB"/>
        </w:rPr>
        <w:t>, 2–5, doi:</w:t>
      </w:r>
      <w:r w:rsidR="00642F13">
        <w:fldChar w:fldCharType="begin"/>
      </w:r>
      <w:r w:rsidR="00642F13" w:rsidRPr="001D5B54">
        <w:rPr>
          <w:lang w:val="en-US"/>
          <w:rPrChange w:id="4291" w:author="Clotilde Pean" w:date="2021-06-21T14:15:00Z">
            <w:rPr/>
          </w:rPrChange>
        </w:rPr>
        <w:instrText xml:space="preserve"> HYPERLINK "https://dx.doi.org/10.1029/2011gl048275" </w:instrText>
      </w:r>
      <w:r w:rsidR="00642F13">
        <w:fldChar w:fldCharType="separate"/>
      </w:r>
      <w:r w:rsidRPr="00697E49">
        <w:rPr>
          <w:rStyle w:val="Hyperlink"/>
          <w:rFonts w:cs="Times New Roman"/>
          <w:sz w:val="20"/>
          <w:szCs w:val="20"/>
          <w:lang w:val="en-GB"/>
        </w:rPr>
        <w:t>10.1029/2011gl048275</w:t>
      </w:r>
      <w:r w:rsidR="00642F13">
        <w:rPr>
          <w:rStyle w:val="Hyperlink"/>
          <w:rFonts w:cs="Times New Roman"/>
          <w:sz w:val="20"/>
          <w:szCs w:val="20"/>
          <w:lang w:val="en-GB"/>
        </w:rPr>
        <w:fldChar w:fldCharType="end"/>
      </w:r>
      <w:r w:rsidRPr="00697E49">
        <w:rPr>
          <w:rFonts w:cs="Times New Roman"/>
          <w:sz w:val="20"/>
          <w:szCs w:val="20"/>
          <w:lang w:val="en-GB"/>
        </w:rPr>
        <w:t>.</w:t>
      </w:r>
    </w:p>
    <w:p w14:paraId="56A71A88" w14:textId="6FF82B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Mecking, J., S.S. Drijfhout, L.C. Jackson, and M.B. Andrews, 2017: The effect of model bias on Atlantic freshwater transport and implications for AMOC bi-stability. </w:t>
      </w:r>
      <w:r w:rsidRPr="00697E49">
        <w:rPr>
          <w:rFonts w:cs="Times New Roman"/>
          <w:i/>
          <w:sz w:val="20"/>
          <w:szCs w:val="20"/>
          <w:lang w:val="en-GB"/>
        </w:rPr>
        <w:t>Tellus A: Dynamic Meteorology and Oceanography</w:t>
      </w:r>
      <w:r w:rsidRPr="00697E49">
        <w:rPr>
          <w:rFonts w:cs="Times New Roman"/>
          <w:sz w:val="20"/>
          <w:szCs w:val="20"/>
          <w:lang w:val="en-GB"/>
        </w:rPr>
        <w:t xml:space="preserve">, </w:t>
      </w:r>
      <w:r w:rsidRPr="00697E49">
        <w:rPr>
          <w:rFonts w:cs="Times New Roman"/>
          <w:b/>
          <w:sz w:val="20"/>
          <w:szCs w:val="20"/>
          <w:lang w:val="en-GB"/>
        </w:rPr>
        <w:t>69(1)</w:t>
      </w:r>
      <w:r w:rsidRPr="00697E49">
        <w:rPr>
          <w:rFonts w:cs="Times New Roman"/>
          <w:sz w:val="20"/>
          <w:szCs w:val="20"/>
          <w:lang w:val="en-GB"/>
        </w:rPr>
        <w:t>, 1299910, doi:</w:t>
      </w:r>
      <w:r w:rsidR="00642F13">
        <w:fldChar w:fldCharType="begin"/>
      </w:r>
      <w:r w:rsidR="00642F13" w:rsidRPr="001D5B54">
        <w:rPr>
          <w:lang w:val="en-US"/>
          <w:rPrChange w:id="4292" w:author="Clotilde Pean" w:date="2021-06-21T14:15:00Z">
            <w:rPr/>
          </w:rPrChange>
        </w:rPr>
        <w:instrText xml:space="preserve"> HYPERLINK "https://dx.doi.org/10.1080/16000870.2017.1299910" </w:instrText>
      </w:r>
      <w:r w:rsidR="00642F13">
        <w:fldChar w:fldCharType="separate"/>
      </w:r>
      <w:r w:rsidRPr="00697E49">
        <w:rPr>
          <w:rStyle w:val="Hyperlink"/>
          <w:rFonts w:cs="Times New Roman"/>
          <w:sz w:val="20"/>
          <w:szCs w:val="20"/>
          <w:lang w:val="en-GB"/>
        </w:rPr>
        <w:t>10.1080/16000870.2017.1299910</w:t>
      </w:r>
      <w:r w:rsidR="00642F13">
        <w:rPr>
          <w:rStyle w:val="Hyperlink"/>
          <w:rFonts w:cs="Times New Roman"/>
          <w:sz w:val="20"/>
          <w:szCs w:val="20"/>
          <w:lang w:val="en-GB"/>
        </w:rPr>
        <w:fldChar w:fldCharType="end"/>
      </w:r>
      <w:r w:rsidRPr="00697E49">
        <w:rPr>
          <w:rFonts w:cs="Times New Roman"/>
          <w:sz w:val="20"/>
          <w:szCs w:val="20"/>
          <w:lang w:val="en-GB"/>
        </w:rPr>
        <w:t>.</w:t>
      </w:r>
    </w:p>
    <w:p w14:paraId="1EA6FB52" w14:textId="04A19B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Medhaug, I. and H. Drange, 2016: Global and regional surface cooling in a warming climate: a multi-model analysis.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46(11–12)</w:t>
      </w:r>
      <w:r w:rsidRPr="00697E49">
        <w:rPr>
          <w:rFonts w:cs="Times New Roman"/>
          <w:sz w:val="20"/>
          <w:szCs w:val="20"/>
          <w:lang w:val="en-GB"/>
        </w:rPr>
        <w:t>, 3899–3920, doi:</w:t>
      </w:r>
      <w:r w:rsidR="00642F13">
        <w:fldChar w:fldCharType="begin"/>
      </w:r>
      <w:r w:rsidR="00642F13" w:rsidRPr="001D5B54">
        <w:rPr>
          <w:lang w:val="en-US"/>
          <w:rPrChange w:id="4293" w:author="Clotilde Pean" w:date="2021-06-21T14:15:00Z">
            <w:rPr/>
          </w:rPrChange>
        </w:rPr>
        <w:instrText xml:space="preserve"> HYPERLINK "https://dx.doi.org/10.1007/s00382-015-2811-y" </w:instrText>
      </w:r>
      <w:r w:rsidR="00642F13">
        <w:fldChar w:fldCharType="separate"/>
      </w:r>
      <w:r w:rsidRPr="00697E49">
        <w:rPr>
          <w:rStyle w:val="Hyperlink"/>
          <w:rFonts w:cs="Times New Roman"/>
          <w:sz w:val="20"/>
          <w:szCs w:val="20"/>
          <w:lang w:val="en-GB"/>
        </w:rPr>
        <w:t>10.1007/s00382-015-2811-y</w:t>
      </w:r>
      <w:r w:rsidR="00642F13">
        <w:rPr>
          <w:rStyle w:val="Hyperlink"/>
          <w:rFonts w:cs="Times New Roman"/>
          <w:sz w:val="20"/>
          <w:szCs w:val="20"/>
          <w:lang w:val="en-GB"/>
        </w:rPr>
        <w:fldChar w:fldCharType="end"/>
      </w:r>
      <w:r w:rsidRPr="00697E49">
        <w:rPr>
          <w:rFonts w:cs="Times New Roman"/>
          <w:sz w:val="20"/>
          <w:szCs w:val="20"/>
          <w:lang w:val="en-GB"/>
        </w:rPr>
        <w:t>.</w:t>
      </w:r>
    </w:p>
    <w:p w14:paraId="46D15B35" w14:textId="6F53C51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Medhaug, I., M.B. Stolpe, E.M. Fischer, and R. Knutti, 2017: Reconciling controversies about the ‘global warming hiatus’.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545</w:t>
      </w:r>
      <w:r w:rsidRPr="00697E49">
        <w:rPr>
          <w:rFonts w:cs="Times New Roman"/>
          <w:sz w:val="20"/>
          <w:szCs w:val="20"/>
          <w:lang w:val="en-GB"/>
        </w:rPr>
        <w:t>, 41, doi:</w:t>
      </w:r>
      <w:r w:rsidR="00642F13">
        <w:fldChar w:fldCharType="begin"/>
      </w:r>
      <w:r w:rsidR="00642F13" w:rsidRPr="001D5B54">
        <w:rPr>
          <w:lang w:val="en-US"/>
          <w:rPrChange w:id="4294" w:author="Clotilde Pean" w:date="2021-06-21T14:15:00Z">
            <w:rPr/>
          </w:rPrChange>
        </w:rPr>
        <w:instrText xml:space="preserve"> HYPERLINK "https://dx.doi.org/10.1038/nature22315" </w:instrText>
      </w:r>
      <w:r w:rsidR="00642F13">
        <w:fldChar w:fldCharType="separate"/>
      </w:r>
      <w:r w:rsidRPr="00697E49">
        <w:rPr>
          <w:rStyle w:val="Hyperlink"/>
          <w:rFonts w:cs="Times New Roman"/>
          <w:sz w:val="20"/>
          <w:szCs w:val="20"/>
          <w:lang w:val="en-GB"/>
        </w:rPr>
        <w:t>10.1038/nature22315</w:t>
      </w:r>
      <w:r w:rsidR="00642F13">
        <w:rPr>
          <w:rStyle w:val="Hyperlink"/>
          <w:rFonts w:cs="Times New Roman"/>
          <w:sz w:val="20"/>
          <w:szCs w:val="20"/>
          <w:lang w:val="en-GB"/>
        </w:rPr>
        <w:fldChar w:fldCharType="end"/>
      </w:r>
      <w:r w:rsidRPr="00697E49">
        <w:rPr>
          <w:rFonts w:cs="Times New Roman"/>
          <w:sz w:val="20"/>
          <w:szCs w:val="20"/>
          <w:lang w:val="en-GB"/>
        </w:rPr>
        <w:t>.</w:t>
      </w:r>
    </w:p>
    <w:p w14:paraId="7BBDB31D" w14:textId="62EAC4B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Meehl, G.A., H. Teng, and J.M. Arblaster, 2014: Climate model simulations of the observed early-2000s hiatus of global warming.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4(10)</w:t>
      </w:r>
      <w:r w:rsidRPr="00697E49">
        <w:rPr>
          <w:rFonts w:cs="Times New Roman"/>
          <w:sz w:val="20"/>
          <w:szCs w:val="20"/>
          <w:lang w:val="en-GB"/>
        </w:rPr>
        <w:t>, 898–902, doi:</w:t>
      </w:r>
      <w:r w:rsidR="00642F13">
        <w:fldChar w:fldCharType="begin"/>
      </w:r>
      <w:r w:rsidR="00642F13" w:rsidRPr="001D5B54">
        <w:rPr>
          <w:lang w:val="en-US"/>
          <w:rPrChange w:id="4295" w:author="Clotilde Pean" w:date="2021-06-21T14:15:00Z">
            <w:rPr/>
          </w:rPrChange>
        </w:rPr>
        <w:instrText xml:space="preserve"> HYPERLINK "https://dx.doi.org/10.1038/nclimate2357" </w:instrText>
      </w:r>
      <w:r w:rsidR="00642F13">
        <w:fldChar w:fldCharType="separate"/>
      </w:r>
      <w:r w:rsidRPr="00697E49">
        <w:rPr>
          <w:rStyle w:val="Hyperlink"/>
          <w:rFonts w:cs="Times New Roman"/>
          <w:sz w:val="20"/>
          <w:szCs w:val="20"/>
          <w:lang w:val="en-GB"/>
        </w:rPr>
        <w:t>10.1038/nclimate2357</w:t>
      </w:r>
      <w:r w:rsidR="00642F13">
        <w:rPr>
          <w:rStyle w:val="Hyperlink"/>
          <w:rFonts w:cs="Times New Roman"/>
          <w:sz w:val="20"/>
          <w:szCs w:val="20"/>
          <w:lang w:val="en-GB"/>
        </w:rPr>
        <w:fldChar w:fldCharType="end"/>
      </w:r>
      <w:r w:rsidRPr="00697E49">
        <w:rPr>
          <w:rFonts w:cs="Times New Roman"/>
          <w:sz w:val="20"/>
          <w:szCs w:val="20"/>
          <w:lang w:val="en-GB"/>
        </w:rPr>
        <w:t>.</w:t>
      </w:r>
    </w:p>
    <w:p w14:paraId="638A35A3" w14:textId="773B56B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A. Hu, and H. Teng, 2016a: Initialized decadal prediction for transition to positive phase of the Interdecadal Pacific Oscillation.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1–7, doi:</w:t>
      </w:r>
      <w:r w:rsidR="00642F13">
        <w:fldChar w:fldCharType="begin"/>
      </w:r>
      <w:r w:rsidR="00642F13" w:rsidRPr="001D5B54">
        <w:rPr>
          <w:lang w:val="en-US"/>
          <w:rPrChange w:id="4296" w:author="Clotilde Pean" w:date="2021-06-21T14:15:00Z">
            <w:rPr/>
          </w:rPrChange>
        </w:rPr>
        <w:instrText xml:space="preserve"> HYPERLINK "https://dx.doi.org/10.1038/ncomms11718" </w:instrText>
      </w:r>
      <w:r w:rsidR="00642F13">
        <w:fldChar w:fldCharType="separate"/>
      </w:r>
      <w:r w:rsidRPr="00697E49">
        <w:rPr>
          <w:rStyle w:val="Hyperlink"/>
          <w:rFonts w:cs="Times New Roman"/>
          <w:sz w:val="20"/>
          <w:szCs w:val="20"/>
          <w:lang w:val="en-GB"/>
        </w:rPr>
        <w:t>10.1038/ncomms11718</w:t>
      </w:r>
      <w:r w:rsidR="00642F13">
        <w:rPr>
          <w:rStyle w:val="Hyperlink"/>
          <w:rFonts w:cs="Times New Roman"/>
          <w:sz w:val="20"/>
          <w:szCs w:val="20"/>
          <w:lang w:val="en-GB"/>
        </w:rPr>
        <w:fldChar w:fldCharType="end"/>
      </w:r>
      <w:r w:rsidRPr="00697E49">
        <w:rPr>
          <w:rFonts w:cs="Times New Roman"/>
          <w:sz w:val="20"/>
          <w:szCs w:val="20"/>
          <w:lang w:val="en-GB"/>
        </w:rPr>
        <w:t>.</w:t>
      </w:r>
    </w:p>
    <w:p w14:paraId="3A798C62" w14:textId="379D56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A. Hu, B.D. Santer, and S.P. Xie, 2016b: Contribution of the Interdecadal Pacific Oscillation to twentieth-century global surface temperature trends.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6(11)</w:t>
      </w:r>
      <w:r w:rsidRPr="00697E49">
        <w:rPr>
          <w:rFonts w:cs="Times New Roman"/>
          <w:sz w:val="20"/>
          <w:szCs w:val="20"/>
          <w:lang w:val="en-GB"/>
        </w:rPr>
        <w:t>, 1005–1008, doi:</w:t>
      </w:r>
      <w:r w:rsidR="00642F13">
        <w:fldChar w:fldCharType="begin"/>
      </w:r>
      <w:r w:rsidR="00642F13" w:rsidRPr="001D5B54">
        <w:rPr>
          <w:lang w:val="en-US"/>
          <w:rPrChange w:id="4297" w:author="Clotilde Pean" w:date="2021-06-21T14:15:00Z">
            <w:rPr/>
          </w:rPrChange>
        </w:rPr>
        <w:instrText xml:space="preserve"> HYPERLINK "https://dx.doi.org/10.1038/nclimate3107" </w:instrText>
      </w:r>
      <w:r w:rsidR="00642F13">
        <w:fldChar w:fldCharType="separate"/>
      </w:r>
      <w:r w:rsidRPr="00697E49">
        <w:rPr>
          <w:rStyle w:val="Hyperlink"/>
          <w:rFonts w:cs="Times New Roman"/>
          <w:sz w:val="20"/>
          <w:szCs w:val="20"/>
          <w:lang w:val="en-GB"/>
        </w:rPr>
        <w:t>10.1038/nclimate3107</w:t>
      </w:r>
      <w:r w:rsidR="00642F13">
        <w:rPr>
          <w:rStyle w:val="Hyperlink"/>
          <w:rFonts w:cs="Times New Roman"/>
          <w:sz w:val="20"/>
          <w:szCs w:val="20"/>
          <w:lang w:val="en-GB"/>
        </w:rPr>
        <w:fldChar w:fldCharType="end"/>
      </w:r>
      <w:r w:rsidRPr="00697E49">
        <w:rPr>
          <w:rFonts w:cs="Times New Roman"/>
          <w:sz w:val="20"/>
          <w:szCs w:val="20"/>
          <w:lang w:val="en-GB"/>
        </w:rPr>
        <w:t>.</w:t>
      </w:r>
    </w:p>
    <w:p w14:paraId="2A0F2FE1" w14:textId="582E511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J.M. Arblaster, J.T. Fasullo, A. Hu, and K.E. Trenberth, 2011: Model-based evidence of deep-ocean heat uptake during surface-temperature hiatus periods.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1(7)</w:t>
      </w:r>
      <w:r w:rsidRPr="00697E49">
        <w:rPr>
          <w:rFonts w:cs="Times New Roman"/>
          <w:sz w:val="20"/>
          <w:szCs w:val="20"/>
          <w:lang w:val="en-GB"/>
        </w:rPr>
        <w:t>, 360–364, doi:</w:t>
      </w:r>
      <w:r w:rsidR="00642F13">
        <w:fldChar w:fldCharType="begin"/>
      </w:r>
      <w:r w:rsidR="00642F13" w:rsidRPr="001D5B54">
        <w:rPr>
          <w:lang w:val="en-US"/>
          <w:rPrChange w:id="4298" w:author="Clotilde Pean" w:date="2021-06-21T14:15:00Z">
            <w:rPr/>
          </w:rPrChange>
        </w:rPr>
        <w:instrText xml:space="preserve"> HYPERLINK "https://dx.doi.org/10.1038/nclimate1229" </w:instrText>
      </w:r>
      <w:r w:rsidR="00642F13">
        <w:fldChar w:fldCharType="separate"/>
      </w:r>
      <w:r w:rsidRPr="00697E49">
        <w:rPr>
          <w:rStyle w:val="Hyperlink"/>
          <w:rFonts w:cs="Times New Roman"/>
          <w:sz w:val="20"/>
          <w:szCs w:val="20"/>
          <w:lang w:val="en-GB"/>
        </w:rPr>
        <w:t>10.1038/nclimate1229</w:t>
      </w:r>
      <w:r w:rsidR="00642F13">
        <w:rPr>
          <w:rStyle w:val="Hyperlink"/>
          <w:rFonts w:cs="Times New Roman"/>
          <w:sz w:val="20"/>
          <w:szCs w:val="20"/>
          <w:lang w:val="en-GB"/>
        </w:rPr>
        <w:fldChar w:fldCharType="end"/>
      </w:r>
      <w:r w:rsidRPr="00697E49">
        <w:rPr>
          <w:rFonts w:cs="Times New Roman"/>
          <w:sz w:val="20"/>
          <w:szCs w:val="20"/>
          <w:lang w:val="en-GB"/>
        </w:rPr>
        <w:t>.</w:t>
      </w:r>
    </w:p>
    <w:p w14:paraId="03EA06D3" w14:textId="4022C37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A. Hu, J.M. Arblaster, J. Fasullo, and K.E. Trenberth, 2013: Externally Forced and Internally Generated Decadal Climate Variability Associated with the Interdecadal Pacific Oscillation.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26(18)</w:t>
      </w:r>
      <w:r w:rsidRPr="00697E49">
        <w:rPr>
          <w:rFonts w:cs="Times New Roman"/>
          <w:sz w:val="20"/>
          <w:szCs w:val="20"/>
          <w:lang w:val="en-GB"/>
        </w:rPr>
        <w:t>, 7298–7310, doi:</w:t>
      </w:r>
      <w:r w:rsidR="00642F13">
        <w:fldChar w:fldCharType="begin"/>
      </w:r>
      <w:r w:rsidR="00642F13" w:rsidRPr="001D5B54">
        <w:rPr>
          <w:lang w:val="en-US"/>
          <w:rPrChange w:id="4299" w:author="Clotilde Pean" w:date="2021-06-21T14:15:00Z">
            <w:rPr/>
          </w:rPrChange>
        </w:rPr>
        <w:instrText xml:space="preserve"> HYPERLINK "https://dx.doi.org/10.1175/jcli-d-12-00548.1" </w:instrText>
      </w:r>
      <w:r w:rsidR="00642F13">
        <w:fldChar w:fldCharType="separate"/>
      </w:r>
      <w:r w:rsidRPr="00697E49">
        <w:rPr>
          <w:rStyle w:val="Hyperlink"/>
          <w:rFonts w:cs="Times New Roman"/>
          <w:sz w:val="20"/>
          <w:szCs w:val="20"/>
          <w:lang w:val="en-GB"/>
        </w:rPr>
        <w:t>10.1175/jcli-d-12-00548.1</w:t>
      </w:r>
      <w:r w:rsidR="00642F13">
        <w:rPr>
          <w:rStyle w:val="Hyperlink"/>
          <w:rFonts w:cs="Times New Roman"/>
          <w:sz w:val="20"/>
          <w:szCs w:val="20"/>
          <w:lang w:val="en-GB"/>
        </w:rPr>
        <w:fldChar w:fldCharType="end"/>
      </w:r>
      <w:r w:rsidRPr="00697E49">
        <w:rPr>
          <w:rFonts w:cs="Times New Roman"/>
          <w:sz w:val="20"/>
          <w:szCs w:val="20"/>
          <w:lang w:val="en-GB"/>
        </w:rPr>
        <w:t>.</w:t>
      </w:r>
    </w:p>
    <w:p w14:paraId="10B291DE" w14:textId="18DAE0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J.M. Arblaster, C.M. Bitz, C.T.Y. Chung, and H. Teng, 2016c: Antarctic sea-ice expansion between 2000 and 2014 driven by tropical Pacific decadal climate variability.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9(8)</w:t>
      </w:r>
      <w:r w:rsidRPr="00697E49">
        <w:rPr>
          <w:rFonts w:cs="Times New Roman"/>
          <w:sz w:val="20"/>
          <w:szCs w:val="20"/>
          <w:lang w:val="en-GB"/>
        </w:rPr>
        <w:t>, 590–595, doi:</w:t>
      </w:r>
      <w:r w:rsidR="00642F13">
        <w:fldChar w:fldCharType="begin"/>
      </w:r>
      <w:r w:rsidR="00642F13" w:rsidRPr="001D5B54">
        <w:rPr>
          <w:lang w:val="en-US"/>
          <w:rPrChange w:id="4300" w:author="Clotilde Pean" w:date="2021-06-21T14:15:00Z">
            <w:rPr/>
          </w:rPrChange>
        </w:rPr>
        <w:instrText xml:space="preserve"> HYPERLINK "https://dx.doi.org/10.1038/ngeo2751" </w:instrText>
      </w:r>
      <w:r w:rsidR="00642F13">
        <w:fldChar w:fldCharType="separate"/>
      </w:r>
      <w:r w:rsidRPr="00697E49">
        <w:rPr>
          <w:rStyle w:val="Hyperlink"/>
          <w:rFonts w:cs="Times New Roman"/>
          <w:sz w:val="20"/>
          <w:szCs w:val="20"/>
          <w:lang w:val="en-GB"/>
        </w:rPr>
        <w:t>10.1038/ngeo2751</w:t>
      </w:r>
      <w:r w:rsidR="00642F13">
        <w:rPr>
          <w:rStyle w:val="Hyperlink"/>
          <w:rFonts w:cs="Times New Roman"/>
          <w:sz w:val="20"/>
          <w:szCs w:val="20"/>
          <w:lang w:val="en-GB"/>
        </w:rPr>
        <w:fldChar w:fldCharType="end"/>
      </w:r>
      <w:r w:rsidRPr="00697E49">
        <w:rPr>
          <w:rFonts w:cs="Times New Roman"/>
          <w:sz w:val="20"/>
          <w:szCs w:val="20"/>
          <w:lang w:val="en-GB"/>
        </w:rPr>
        <w:t>.</w:t>
      </w:r>
    </w:p>
    <w:p w14:paraId="1FE3DECE" w14:textId="084EB14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C.T.Y. Chung, J.M. Arblaster, M.M. Holland, and C.M. Bitz, 2018: Tropical Decadal Variability and the Rate of Arctic Sea Ice Decrease.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45(20)</w:t>
      </w:r>
      <w:r w:rsidRPr="00697E49">
        <w:rPr>
          <w:rFonts w:cs="Times New Roman"/>
          <w:sz w:val="20"/>
          <w:szCs w:val="20"/>
          <w:lang w:val="en-GB"/>
        </w:rPr>
        <w:t>, 11,311–326,333, doi:</w:t>
      </w:r>
      <w:r w:rsidR="00642F13">
        <w:fldChar w:fldCharType="begin"/>
      </w:r>
      <w:r w:rsidR="00642F13" w:rsidRPr="001D5B54">
        <w:rPr>
          <w:lang w:val="en-US"/>
          <w:rPrChange w:id="4301" w:author="Clotilde Pean" w:date="2021-06-21T14:15:00Z">
            <w:rPr/>
          </w:rPrChange>
        </w:rPr>
        <w:instrText xml:space="preserve"> HYPERLINK "https://dx.doi.org/10.1029/2018gl079989" </w:instrText>
      </w:r>
      <w:r w:rsidR="00642F13">
        <w:fldChar w:fldCharType="separate"/>
      </w:r>
      <w:r w:rsidRPr="00697E49">
        <w:rPr>
          <w:rStyle w:val="Hyperlink"/>
          <w:rFonts w:cs="Times New Roman"/>
          <w:sz w:val="20"/>
          <w:szCs w:val="20"/>
          <w:lang w:val="en-GB"/>
        </w:rPr>
        <w:t>10.1029/2018gl079989</w:t>
      </w:r>
      <w:r w:rsidR="00642F13">
        <w:rPr>
          <w:rStyle w:val="Hyperlink"/>
          <w:rFonts w:cs="Times New Roman"/>
          <w:sz w:val="20"/>
          <w:szCs w:val="20"/>
          <w:lang w:val="en-GB"/>
        </w:rPr>
        <w:fldChar w:fldCharType="end"/>
      </w:r>
      <w:r w:rsidRPr="00697E49">
        <w:rPr>
          <w:rFonts w:cs="Times New Roman"/>
          <w:sz w:val="20"/>
          <w:szCs w:val="20"/>
          <w:lang w:val="en-GB"/>
        </w:rPr>
        <w:t>.</w:t>
      </w:r>
    </w:p>
    <w:p w14:paraId="4DF45673" w14:textId="0F3A124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et al., 2007: The WCRP CMIP3 multimodel dataset: A new era in climatic change research.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88(9)</w:t>
      </w:r>
      <w:r w:rsidRPr="00697E49">
        <w:rPr>
          <w:rFonts w:cs="Times New Roman"/>
          <w:sz w:val="20"/>
          <w:szCs w:val="20"/>
          <w:lang w:val="en-GB"/>
        </w:rPr>
        <w:t>, 1383–1394, doi:</w:t>
      </w:r>
      <w:r w:rsidR="00642F13">
        <w:fldChar w:fldCharType="begin"/>
      </w:r>
      <w:r w:rsidR="00642F13" w:rsidRPr="001D5B54">
        <w:rPr>
          <w:lang w:val="en-US"/>
          <w:rPrChange w:id="4302" w:author="Clotilde Pean" w:date="2021-06-21T14:15:00Z">
            <w:rPr/>
          </w:rPrChange>
        </w:rPr>
        <w:instrText xml:space="preserve"> HYPERLINK "https://dx.doi.org/10.1175/bams-88-9-1383" </w:instrText>
      </w:r>
      <w:r w:rsidR="00642F13">
        <w:fldChar w:fldCharType="separate"/>
      </w:r>
      <w:r w:rsidRPr="00697E49">
        <w:rPr>
          <w:rStyle w:val="Hyperlink"/>
          <w:rFonts w:cs="Times New Roman"/>
          <w:sz w:val="20"/>
          <w:szCs w:val="20"/>
          <w:lang w:val="en-GB"/>
        </w:rPr>
        <w:t>10.1175/bams-88-9-1383</w:t>
      </w:r>
      <w:r w:rsidR="00642F13">
        <w:rPr>
          <w:rStyle w:val="Hyperlink"/>
          <w:rFonts w:cs="Times New Roman"/>
          <w:sz w:val="20"/>
          <w:szCs w:val="20"/>
          <w:lang w:val="en-GB"/>
        </w:rPr>
        <w:fldChar w:fldCharType="end"/>
      </w:r>
      <w:r w:rsidRPr="00697E49">
        <w:rPr>
          <w:rFonts w:cs="Times New Roman"/>
          <w:sz w:val="20"/>
          <w:szCs w:val="20"/>
          <w:lang w:val="en-GB"/>
        </w:rPr>
        <w:t>.</w:t>
      </w:r>
    </w:p>
    <w:p w14:paraId="41DAD374" w14:textId="56B5253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et al., 2019: Sustained ocean changes contributed to sudden Antarctic sea ice retreat in late 2016.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10(1)</w:t>
      </w:r>
      <w:r w:rsidRPr="00697E49">
        <w:rPr>
          <w:rFonts w:cs="Times New Roman"/>
          <w:sz w:val="20"/>
          <w:szCs w:val="20"/>
          <w:lang w:val="en-GB"/>
        </w:rPr>
        <w:t>, 14, doi:</w:t>
      </w:r>
      <w:r w:rsidR="00642F13">
        <w:fldChar w:fldCharType="begin"/>
      </w:r>
      <w:r w:rsidR="00642F13" w:rsidRPr="001D5B54">
        <w:rPr>
          <w:lang w:val="en-US"/>
          <w:rPrChange w:id="4303" w:author="Clotilde Pean" w:date="2021-06-21T14:15:00Z">
            <w:rPr/>
          </w:rPrChange>
        </w:rPr>
        <w:instrText xml:space="preserve"> HYPERLINK "https://dx.doi.org/10.1038/s41467-018-07865-9" </w:instrText>
      </w:r>
      <w:r w:rsidR="00642F13">
        <w:fldChar w:fldCharType="separate"/>
      </w:r>
      <w:r w:rsidRPr="00697E49">
        <w:rPr>
          <w:rStyle w:val="Hyperlink"/>
          <w:rFonts w:cs="Times New Roman"/>
          <w:sz w:val="20"/>
          <w:szCs w:val="20"/>
          <w:lang w:val="en-GB"/>
        </w:rPr>
        <w:t>10.1038/s41467-018-07865-9</w:t>
      </w:r>
      <w:r w:rsidR="00642F13">
        <w:rPr>
          <w:rStyle w:val="Hyperlink"/>
          <w:rFonts w:cs="Times New Roman"/>
          <w:sz w:val="20"/>
          <w:szCs w:val="20"/>
          <w:lang w:val="en-GB"/>
        </w:rPr>
        <w:fldChar w:fldCharType="end"/>
      </w:r>
      <w:r w:rsidRPr="00697E49">
        <w:rPr>
          <w:rFonts w:cs="Times New Roman"/>
          <w:sz w:val="20"/>
          <w:szCs w:val="20"/>
          <w:lang w:val="en-GB"/>
        </w:rPr>
        <w:t>.</w:t>
      </w:r>
    </w:p>
    <w:p w14:paraId="7E60FA27" w14:textId="4A8E42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Meehl, G.A. et al., 2020: Context for interpreting equilibrium climate sensitivity and transient climate response from the CMIP6 Earth system models.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6(26)</w:t>
      </w:r>
      <w:r w:rsidRPr="00697E49">
        <w:rPr>
          <w:rFonts w:cs="Times New Roman"/>
          <w:sz w:val="20"/>
          <w:szCs w:val="20"/>
          <w:lang w:val="en-GB"/>
        </w:rPr>
        <w:t>, doi:</w:t>
      </w:r>
      <w:r w:rsidR="00642F13">
        <w:fldChar w:fldCharType="begin"/>
      </w:r>
      <w:r w:rsidR="00642F13" w:rsidRPr="001D5B54">
        <w:rPr>
          <w:lang w:val="en-US"/>
          <w:rPrChange w:id="4304" w:author="Clotilde Pean" w:date="2021-06-21T14:15:00Z">
            <w:rPr/>
          </w:rPrChange>
        </w:rPr>
        <w:instrText xml:space="preserve"> HYPERLINK "https://dx.doi.org/10.1126/sciadv.aba1981" </w:instrText>
      </w:r>
      <w:r w:rsidR="00642F13">
        <w:fldChar w:fldCharType="separate"/>
      </w:r>
      <w:r w:rsidRPr="00697E49">
        <w:rPr>
          <w:rStyle w:val="Hyperlink"/>
          <w:rFonts w:cs="Times New Roman"/>
          <w:sz w:val="20"/>
          <w:szCs w:val="20"/>
          <w:lang w:val="en-GB"/>
        </w:rPr>
        <w:t>10.1126/sciadv.aba1981</w:t>
      </w:r>
      <w:r w:rsidR="00642F13">
        <w:rPr>
          <w:rStyle w:val="Hyperlink"/>
          <w:rFonts w:cs="Times New Roman"/>
          <w:sz w:val="20"/>
          <w:szCs w:val="20"/>
          <w:lang w:val="en-GB"/>
        </w:rPr>
        <w:fldChar w:fldCharType="end"/>
      </w:r>
      <w:r w:rsidRPr="00697E49">
        <w:rPr>
          <w:rFonts w:cs="Times New Roman"/>
          <w:sz w:val="20"/>
          <w:szCs w:val="20"/>
          <w:lang w:val="en-GB"/>
        </w:rPr>
        <w:t>.</w:t>
      </w:r>
    </w:p>
    <w:p w14:paraId="4E9E05AE" w14:textId="4E8D5A1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Meijers, A.J.S. et al., 2012: Representation of the Antarctic Circumpolar Current in the CMIP5 climate models and future changes under warming scenarios.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117(12)</w:t>
      </w:r>
      <w:r w:rsidRPr="00697E49">
        <w:rPr>
          <w:rFonts w:cs="Times New Roman"/>
          <w:sz w:val="20"/>
          <w:szCs w:val="20"/>
          <w:lang w:val="en-GB"/>
        </w:rPr>
        <w:t>, C12008, doi:</w:t>
      </w:r>
      <w:r w:rsidR="00642F13">
        <w:fldChar w:fldCharType="begin"/>
      </w:r>
      <w:r w:rsidR="00642F13" w:rsidRPr="001D5B54">
        <w:rPr>
          <w:lang w:val="en-US"/>
          <w:rPrChange w:id="4305" w:author="Clotilde Pean" w:date="2021-06-21T14:15:00Z">
            <w:rPr/>
          </w:rPrChange>
        </w:rPr>
        <w:instrText xml:space="preserve"> HYPERLINK "https://dx.doi.org/10.1029/2012jc008412" </w:instrText>
      </w:r>
      <w:r w:rsidR="00642F13">
        <w:fldChar w:fldCharType="separate"/>
      </w:r>
      <w:r w:rsidRPr="00697E49">
        <w:rPr>
          <w:rStyle w:val="Hyperlink"/>
          <w:rFonts w:cs="Times New Roman"/>
          <w:sz w:val="20"/>
          <w:szCs w:val="20"/>
          <w:lang w:val="en-GB"/>
        </w:rPr>
        <w:t>10.1029/2012jc008412</w:t>
      </w:r>
      <w:r w:rsidR="00642F13">
        <w:rPr>
          <w:rStyle w:val="Hyperlink"/>
          <w:rFonts w:cs="Times New Roman"/>
          <w:sz w:val="20"/>
          <w:szCs w:val="20"/>
          <w:lang w:val="en-GB"/>
        </w:rPr>
        <w:fldChar w:fldCharType="end"/>
      </w:r>
      <w:r w:rsidRPr="00697E49">
        <w:rPr>
          <w:rFonts w:cs="Times New Roman"/>
          <w:sz w:val="20"/>
          <w:szCs w:val="20"/>
          <w:lang w:val="en-GB"/>
        </w:rPr>
        <w:t>.</w:t>
      </w:r>
    </w:p>
    <w:p w14:paraId="1FC672A3" w14:textId="3923E51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Menary, M.B. and A.A. Scaife, 2014: Naturally forced multidecadal variability of the Atlantic meridional overturning circulation.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42(5)</w:t>
      </w:r>
      <w:r w:rsidRPr="00697E49">
        <w:rPr>
          <w:rFonts w:cs="Times New Roman"/>
          <w:sz w:val="20"/>
          <w:szCs w:val="20"/>
          <w:lang w:val="en-GB"/>
        </w:rPr>
        <w:t>, 1347–1362, doi:</w:t>
      </w:r>
      <w:r w:rsidR="00642F13">
        <w:fldChar w:fldCharType="begin"/>
      </w:r>
      <w:r w:rsidR="00642F13" w:rsidRPr="001D5B54">
        <w:rPr>
          <w:lang w:val="en-US"/>
          <w:rPrChange w:id="4306" w:author="Clotilde Pean" w:date="2021-06-21T14:15:00Z">
            <w:rPr/>
          </w:rPrChange>
        </w:rPr>
        <w:instrText xml:space="preserve"> HYPERLINK "https://dx.doi.org/10.1007/s00382-013-2028-x" </w:instrText>
      </w:r>
      <w:r w:rsidR="00642F13">
        <w:fldChar w:fldCharType="separate"/>
      </w:r>
      <w:r w:rsidRPr="00697E49">
        <w:rPr>
          <w:rStyle w:val="Hyperlink"/>
          <w:rFonts w:cs="Times New Roman"/>
          <w:sz w:val="20"/>
          <w:szCs w:val="20"/>
          <w:lang w:val="en-GB"/>
        </w:rPr>
        <w:t>10.1007/s00382-013-2028-x</w:t>
      </w:r>
      <w:r w:rsidR="00642F13">
        <w:rPr>
          <w:rStyle w:val="Hyperlink"/>
          <w:rFonts w:cs="Times New Roman"/>
          <w:sz w:val="20"/>
          <w:szCs w:val="20"/>
          <w:lang w:val="en-GB"/>
        </w:rPr>
        <w:fldChar w:fldCharType="end"/>
      </w:r>
      <w:r w:rsidRPr="00697E49">
        <w:rPr>
          <w:rFonts w:cs="Times New Roman"/>
          <w:sz w:val="20"/>
          <w:szCs w:val="20"/>
          <w:lang w:val="en-GB"/>
        </w:rPr>
        <w:t>.</w:t>
      </w:r>
    </w:p>
    <w:p w14:paraId="31193DFC" w14:textId="00CC2A2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Menary, M.B. et al., 2013: Mechanisms of aerosol-forced AMOC variability in a state of the art climate model.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118(4)</w:t>
      </w:r>
      <w:r w:rsidRPr="00697E49">
        <w:rPr>
          <w:rFonts w:cs="Times New Roman"/>
          <w:sz w:val="20"/>
          <w:szCs w:val="20"/>
          <w:lang w:val="en-GB"/>
        </w:rPr>
        <w:t>, 2087–2096, doi:</w:t>
      </w:r>
      <w:r w:rsidR="00642F13">
        <w:fldChar w:fldCharType="begin"/>
      </w:r>
      <w:r w:rsidR="00642F13" w:rsidRPr="001D5B54">
        <w:rPr>
          <w:lang w:val="en-US"/>
          <w:rPrChange w:id="4307" w:author="Clotilde Pean" w:date="2021-06-21T14:15:00Z">
            <w:rPr/>
          </w:rPrChange>
        </w:rPr>
        <w:instrText xml:space="preserve"> HYPERLINK "https://dx.doi.org/10.1002/jgrc.20178" </w:instrText>
      </w:r>
      <w:r w:rsidR="00642F13">
        <w:fldChar w:fldCharType="separate"/>
      </w:r>
      <w:r w:rsidRPr="00697E49">
        <w:rPr>
          <w:rStyle w:val="Hyperlink"/>
          <w:rFonts w:cs="Times New Roman"/>
          <w:sz w:val="20"/>
          <w:szCs w:val="20"/>
          <w:lang w:val="en-GB"/>
        </w:rPr>
        <w:t>10.1002/jgrc.20178</w:t>
      </w:r>
      <w:r w:rsidR="00642F13">
        <w:rPr>
          <w:rStyle w:val="Hyperlink"/>
          <w:rFonts w:cs="Times New Roman"/>
          <w:sz w:val="20"/>
          <w:szCs w:val="20"/>
          <w:lang w:val="en-GB"/>
        </w:rPr>
        <w:fldChar w:fldCharType="end"/>
      </w:r>
      <w:r w:rsidRPr="00697E49">
        <w:rPr>
          <w:rFonts w:cs="Times New Roman"/>
          <w:sz w:val="20"/>
          <w:szCs w:val="20"/>
          <w:lang w:val="en-GB"/>
        </w:rPr>
        <w:t>.</w:t>
      </w:r>
    </w:p>
    <w:p w14:paraId="337A6599" w14:textId="0C1574B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Menary, M.B. et al., 2015: Exploring the impact of CMIP5 model biases on the simulation of North Atlantic decadal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42(14)</w:t>
      </w:r>
      <w:r w:rsidRPr="00697E49">
        <w:rPr>
          <w:rFonts w:cs="Times New Roman"/>
          <w:sz w:val="20"/>
          <w:szCs w:val="20"/>
          <w:lang w:val="en-GB"/>
        </w:rPr>
        <w:t>, 5926–5934, doi:</w:t>
      </w:r>
      <w:r w:rsidR="00642F13">
        <w:fldChar w:fldCharType="begin"/>
      </w:r>
      <w:r w:rsidR="00642F13" w:rsidRPr="001D5B54">
        <w:rPr>
          <w:lang w:val="en-US"/>
          <w:rPrChange w:id="4308" w:author="Clotilde Pean" w:date="2021-06-21T14:15:00Z">
            <w:rPr/>
          </w:rPrChange>
        </w:rPr>
        <w:instrText xml:space="preserve"> HYPERLINK "https://dx.doi.org/10.1002/2015gl064360" </w:instrText>
      </w:r>
      <w:r w:rsidR="00642F13">
        <w:fldChar w:fldCharType="separate"/>
      </w:r>
      <w:r w:rsidRPr="00697E49">
        <w:rPr>
          <w:rStyle w:val="Hyperlink"/>
          <w:rFonts w:cs="Times New Roman"/>
          <w:sz w:val="20"/>
          <w:szCs w:val="20"/>
          <w:lang w:val="en-GB"/>
        </w:rPr>
        <w:t>10.1002/2015gl064360</w:t>
      </w:r>
      <w:r w:rsidR="00642F13">
        <w:rPr>
          <w:rStyle w:val="Hyperlink"/>
          <w:rFonts w:cs="Times New Roman"/>
          <w:sz w:val="20"/>
          <w:szCs w:val="20"/>
          <w:lang w:val="en-GB"/>
        </w:rPr>
        <w:fldChar w:fldCharType="end"/>
      </w:r>
      <w:r w:rsidRPr="00697E49">
        <w:rPr>
          <w:rFonts w:cs="Times New Roman"/>
          <w:sz w:val="20"/>
          <w:szCs w:val="20"/>
          <w:lang w:val="en-GB"/>
        </w:rPr>
        <w:t>.</w:t>
      </w:r>
    </w:p>
    <w:p w14:paraId="2E2BEA4C" w14:textId="6073C98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Menary, M.B. et al., 2018: Preindustrial Control Simulations With HadGEM3-GC3.1 for CMIP6. </w:t>
      </w:r>
      <w:r w:rsidRPr="00697E49">
        <w:rPr>
          <w:rFonts w:cs="Times New Roman"/>
          <w:i/>
          <w:sz w:val="20"/>
          <w:szCs w:val="20"/>
          <w:lang w:val="en-GB"/>
        </w:rPr>
        <w:t>Journal of Advances in Modeling Earth Systems</w:t>
      </w:r>
      <w:r w:rsidRPr="00697E49">
        <w:rPr>
          <w:rFonts w:cs="Times New Roman"/>
          <w:sz w:val="20"/>
          <w:szCs w:val="20"/>
          <w:lang w:val="en-GB"/>
        </w:rPr>
        <w:t>, 2018MS001495, doi:</w:t>
      </w:r>
      <w:r w:rsidR="00642F13">
        <w:fldChar w:fldCharType="begin"/>
      </w:r>
      <w:r w:rsidR="00642F13" w:rsidRPr="001D5B54">
        <w:rPr>
          <w:lang w:val="en-US"/>
          <w:rPrChange w:id="4309" w:author="Clotilde Pean" w:date="2021-06-21T14:15:00Z">
            <w:rPr/>
          </w:rPrChange>
        </w:rPr>
        <w:instrText xml:space="preserve"> HYPERLINK "https://dx.doi.org/10.1029/2018ms001495" </w:instrText>
      </w:r>
      <w:r w:rsidR="00642F13">
        <w:fldChar w:fldCharType="separate"/>
      </w:r>
      <w:r w:rsidRPr="00697E49">
        <w:rPr>
          <w:rStyle w:val="Hyperlink"/>
          <w:rFonts w:cs="Times New Roman"/>
          <w:sz w:val="20"/>
          <w:szCs w:val="20"/>
          <w:lang w:val="en-GB"/>
        </w:rPr>
        <w:t>10.1029/2018ms001495</w:t>
      </w:r>
      <w:r w:rsidR="00642F13">
        <w:rPr>
          <w:rStyle w:val="Hyperlink"/>
          <w:rFonts w:cs="Times New Roman"/>
          <w:sz w:val="20"/>
          <w:szCs w:val="20"/>
          <w:lang w:val="en-GB"/>
        </w:rPr>
        <w:fldChar w:fldCharType="end"/>
      </w:r>
      <w:r w:rsidRPr="00697E49">
        <w:rPr>
          <w:rFonts w:cs="Times New Roman"/>
          <w:sz w:val="20"/>
          <w:szCs w:val="20"/>
          <w:lang w:val="en-GB"/>
        </w:rPr>
        <w:t>.</w:t>
      </w:r>
    </w:p>
    <w:p w14:paraId="5506DBFE" w14:textId="33D217C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Menary, M.B. et al., 2020: Aerosol-Forced AMOC Changes in CMIP6 Historical Simulations.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47(14)</w:t>
      </w:r>
      <w:r w:rsidRPr="00697E49">
        <w:rPr>
          <w:rFonts w:cs="Times New Roman"/>
          <w:sz w:val="20"/>
          <w:szCs w:val="20"/>
          <w:lang w:val="en-GB"/>
        </w:rPr>
        <w:t>, doi:</w:t>
      </w:r>
      <w:r w:rsidR="00642F13">
        <w:fldChar w:fldCharType="begin"/>
      </w:r>
      <w:r w:rsidR="00642F13" w:rsidRPr="001D5B54">
        <w:rPr>
          <w:lang w:val="en-US"/>
          <w:rPrChange w:id="4310" w:author="Clotilde Pean" w:date="2021-06-21T14:15:00Z">
            <w:rPr/>
          </w:rPrChange>
        </w:rPr>
        <w:instrText xml:space="preserve"> HYPERLINK "https://dx.doi.org/10.1029/2020gl088166" </w:instrText>
      </w:r>
      <w:r w:rsidR="00642F13">
        <w:fldChar w:fldCharType="separate"/>
      </w:r>
      <w:r w:rsidRPr="00697E49">
        <w:rPr>
          <w:rStyle w:val="Hyperlink"/>
          <w:rFonts w:cs="Times New Roman"/>
          <w:sz w:val="20"/>
          <w:szCs w:val="20"/>
          <w:lang w:val="en-GB"/>
        </w:rPr>
        <w:t>10.1029/2020gl088166</w:t>
      </w:r>
      <w:r w:rsidR="00642F13">
        <w:rPr>
          <w:rStyle w:val="Hyperlink"/>
          <w:rFonts w:cs="Times New Roman"/>
          <w:sz w:val="20"/>
          <w:szCs w:val="20"/>
          <w:lang w:val="en-GB"/>
        </w:rPr>
        <w:fldChar w:fldCharType="end"/>
      </w:r>
      <w:r w:rsidRPr="00697E49">
        <w:rPr>
          <w:rFonts w:cs="Times New Roman"/>
          <w:sz w:val="20"/>
          <w:szCs w:val="20"/>
          <w:lang w:val="en-GB"/>
        </w:rPr>
        <w:t>.</w:t>
      </w:r>
    </w:p>
    <w:p w14:paraId="1DE7925A" w14:textId="5FDE0C8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Ménégoz, M. et al., 2018: Role of the Atlantic Multidecadal Variability in modulating the climate response to a Pinatubo-like volcanic eruption.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51(5–6)</w:t>
      </w:r>
      <w:r w:rsidRPr="00697E49">
        <w:rPr>
          <w:rFonts w:cs="Times New Roman"/>
          <w:sz w:val="20"/>
          <w:szCs w:val="20"/>
          <w:lang w:val="en-GB"/>
        </w:rPr>
        <w:t>, 1863–1883, doi:</w:t>
      </w:r>
      <w:r w:rsidR="00642F13">
        <w:fldChar w:fldCharType="begin"/>
      </w:r>
      <w:r w:rsidR="00642F13" w:rsidRPr="001D5B54">
        <w:rPr>
          <w:lang w:val="en-US"/>
          <w:rPrChange w:id="4311" w:author="Clotilde Pean" w:date="2021-06-21T14:15:00Z">
            <w:rPr/>
          </w:rPrChange>
        </w:rPr>
        <w:instrText xml:space="preserve"> HYPERLINK "https://dx.doi.org/10.1007/s00382-017-3986-1" </w:instrText>
      </w:r>
      <w:r w:rsidR="00642F13">
        <w:fldChar w:fldCharType="separate"/>
      </w:r>
      <w:r w:rsidRPr="00697E49">
        <w:rPr>
          <w:rStyle w:val="Hyperlink"/>
          <w:rFonts w:cs="Times New Roman"/>
          <w:sz w:val="20"/>
          <w:szCs w:val="20"/>
          <w:lang w:val="en-GB"/>
        </w:rPr>
        <w:t>10.1007/s00382-017-3986-1</w:t>
      </w:r>
      <w:r w:rsidR="00642F13">
        <w:rPr>
          <w:rStyle w:val="Hyperlink"/>
          <w:rFonts w:cs="Times New Roman"/>
          <w:sz w:val="20"/>
          <w:szCs w:val="20"/>
          <w:lang w:val="en-GB"/>
        </w:rPr>
        <w:fldChar w:fldCharType="end"/>
      </w:r>
      <w:r w:rsidRPr="00697E49">
        <w:rPr>
          <w:rFonts w:cs="Times New Roman"/>
          <w:sz w:val="20"/>
          <w:szCs w:val="20"/>
          <w:lang w:val="en-GB"/>
        </w:rPr>
        <w:t>.</w:t>
      </w:r>
    </w:p>
    <w:p w14:paraId="6493C121" w14:textId="24576A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Meredith, M. et al., 2019: Polar Regions. In: </w:t>
      </w:r>
      <w:r w:rsidRPr="00697E49">
        <w:rPr>
          <w:rFonts w:cs="Times New Roman"/>
          <w:i/>
          <w:sz w:val="20"/>
          <w:szCs w:val="20"/>
          <w:lang w:val="en-GB"/>
        </w:rPr>
        <w:t>IPCC Special Report on the Ocean and Cryosphere in a Changing Climate</w:t>
      </w:r>
      <w:r w:rsidRPr="00697E49">
        <w:rPr>
          <w:rFonts w:cs="Times New Roman"/>
          <w:sz w:val="20"/>
          <w:szCs w:val="20"/>
          <w:lang w:val="en-GB"/>
        </w:rPr>
        <w:t xml:space="preserve"> [Pörtner, H.-O., D.C. Roberts, V. Masson-Delmotte, P. Zhai, M. Tignor, E. Poloczanska, K. Mintenbeck, A. Alegría, M. Nicolai, A. Okem, J. Petzold, B. Rama, and N.M. Weyer (eds.)]. In Press, pp. 203–320.</w:t>
      </w:r>
    </w:p>
    <w:p w14:paraId="48A98D52" w14:textId="54DF440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Meyerholt, J., K. Sickel, and S. Zaehle, 2020: Ensemble projections elucidate effects of uncertainty in terrestrial nitrogen limitation on future carbon uptake.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26(7)</w:t>
      </w:r>
      <w:r w:rsidRPr="00697E49">
        <w:rPr>
          <w:rFonts w:cs="Times New Roman"/>
          <w:sz w:val="20"/>
          <w:szCs w:val="20"/>
          <w:lang w:val="en-GB"/>
        </w:rPr>
        <w:t>, doi:</w:t>
      </w:r>
      <w:r w:rsidR="00642F13">
        <w:fldChar w:fldCharType="begin"/>
      </w:r>
      <w:r w:rsidR="00642F13" w:rsidRPr="001D5B54">
        <w:rPr>
          <w:lang w:val="en-US"/>
          <w:rPrChange w:id="4312" w:author="Clotilde Pean" w:date="2021-06-21T14:15:00Z">
            <w:rPr/>
          </w:rPrChange>
        </w:rPr>
        <w:instrText xml:space="preserve"> HYPERLINK "https://dx.doi.org/10.1111/gcb.15114" </w:instrText>
      </w:r>
      <w:r w:rsidR="00642F13">
        <w:fldChar w:fldCharType="separate"/>
      </w:r>
      <w:r w:rsidRPr="00697E49">
        <w:rPr>
          <w:rStyle w:val="Hyperlink"/>
          <w:rFonts w:cs="Times New Roman"/>
          <w:sz w:val="20"/>
          <w:szCs w:val="20"/>
          <w:lang w:val="en-GB"/>
        </w:rPr>
        <w:t>10.1111/gcb.15114</w:t>
      </w:r>
      <w:r w:rsidR="00642F13">
        <w:rPr>
          <w:rStyle w:val="Hyperlink"/>
          <w:rFonts w:cs="Times New Roman"/>
          <w:sz w:val="20"/>
          <w:szCs w:val="20"/>
          <w:lang w:val="en-GB"/>
        </w:rPr>
        <w:fldChar w:fldCharType="end"/>
      </w:r>
      <w:r w:rsidRPr="00697E49">
        <w:rPr>
          <w:rFonts w:cs="Times New Roman"/>
          <w:sz w:val="20"/>
          <w:szCs w:val="20"/>
          <w:lang w:val="en-GB"/>
        </w:rPr>
        <w:t>.</w:t>
      </w:r>
    </w:p>
    <w:p w14:paraId="1442247B" w14:textId="62BAA41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Meyssignac, B. et al., 2017: Evaluating model simulations of twentieth-century sea-level rise. Part II: Regional sea-level changes.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30(21)</w:t>
      </w:r>
      <w:r w:rsidRPr="00697E49">
        <w:rPr>
          <w:rFonts w:cs="Times New Roman"/>
          <w:sz w:val="20"/>
          <w:szCs w:val="20"/>
          <w:lang w:val="en-GB"/>
        </w:rPr>
        <w:t>, 8565–8593, doi:</w:t>
      </w:r>
      <w:r w:rsidR="00642F13">
        <w:fldChar w:fldCharType="begin"/>
      </w:r>
      <w:r w:rsidR="00642F13" w:rsidRPr="001D5B54">
        <w:rPr>
          <w:lang w:val="en-US"/>
          <w:rPrChange w:id="4313" w:author="Clotilde Pean" w:date="2021-06-21T14:15:00Z">
            <w:rPr/>
          </w:rPrChange>
        </w:rPr>
        <w:instrText xml:space="preserve"> HYPERLINK "https://dx.doi.org/10.1175/jcli-d-17-0112.1" </w:instrText>
      </w:r>
      <w:r w:rsidR="00642F13">
        <w:fldChar w:fldCharType="separate"/>
      </w:r>
      <w:r w:rsidRPr="00697E49">
        <w:rPr>
          <w:rStyle w:val="Hyperlink"/>
          <w:rFonts w:cs="Times New Roman"/>
          <w:sz w:val="20"/>
          <w:szCs w:val="20"/>
          <w:lang w:val="en-GB"/>
        </w:rPr>
        <w:t>10.1175/jcli-d-17-0112.1</w:t>
      </w:r>
      <w:r w:rsidR="00642F13">
        <w:rPr>
          <w:rStyle w:val="Hyperlink"/>
          <w:rFonts w:cs="Times New Roman"/>
          <w:sz w:val="20"/>
          <w:szCs w:val="20"/>
          <w:lang w:val="en-GB"/>
        </w:rPr>
        <w:fldChar w:fldCharType="end"/>
      </w:r>
      <w:r w:rsidRPr="00697E49">
        <w:rPr>
          <w:rFonts w:cs="Times New Roman"/>
          <w:sz w:val="20"/>
          <w:szCs w:val="20"/>
          <w:lang w:val="en-GB"/>
        </w:rPr>
        <w:t>.</w:t>
      </w:r>
    </w:p>
    <w:p w14:paraId="2D35646A" w14:textId="4F7EAE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Michel, S. et al., 2020: Reconstructing climatic modes of variability from proxy records using ClimIndRec version 1.0.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13(2)</w:t>
      </w:r>
      <w:r w:rsidRPr="00697E49">
        <w:rPr>
          <w:rFonts w:cs="Times New Roman"/>
          <w:sz w:val="20"/>
          <w:szCs w:val="20"/>
          <w:lang w:val="en-GB"/>
        </w:rPr>
        <w:t>, 841–858, doi:</w:t>
      </w:r>
      <w:r w:rsidR="00642F13">
        <w:fldChar w:fldCharType="begin"/>
      </w:r>
      <w:r w:rsidR="00642F13" w:rsidRPr="001D5B54">
        <w:rPr>
          <w:lang w:val="en-US"/>
          <w:rPrChange w:id="4314" w:author="Clotilde Pean" w:date="2021-06-21T14:15:00Z">
            <w:rPr/>
          </w:rPrChange>
        </w:rPr>
        <w:instrText xml:space="preserve"> HYPERLINK "https://dx.doi.org/10.5194/gmd-13-841-2020" </w:instrText>
      </w:r>
      <w:r w:rsidR="00642F13">
        <w:fldChar w:fldCharType="separate"/>
      </w:r>
      <w:r w:rsidRPr="00697E49">
        <w:rPr>
          <w:rStyle w:val="Hyperlink"/>
          <w:rFonts w:cs="Times New Roman"/>
          <w:sz w:val="20"/>
          <w:szCs w:val="20"/>
          <w:lang w:val="en-GB"/>
        </w:rPr>
        <w:t>10.5194/gmd-13-841-2020</w:t>
      </w:r>
      <w:r w:rsidR="00642F13">
        <w:rPr>
          <w:rStyle w:val="Hyperlink"/>
          <w:rFonts w:cs="Times New Roman"/>
          <w:sz w:val="20"/>
          <w:szCs w:val="20"/>
          <w:lang w:val="en-GB"/>
        </w:rPr>
        <w:fldChar w:fldCharType="end"/>
      </w:r>
      <w:r w:rsidRPr="00697E49">
        <w:rPr>
          <w:rFonts w:cs="Times New Roman"/>
          <w:sz w:val="20"/>
          <w:szCs w:val="20"/>
          <w:lang w:val="en-GB"/>
        </w:rPr>
        <w:t>.</w:t>
      </w:r>
    </w:p>
    <w:p w14:paraId="49FECA14" w14:textId="6E3F915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Middlemas, E.A. and A.C. Clement, 2016: Spatial Patterns and Frequency of Unforced Decadal-Scale Changes in Global Mean Surface Temperature in Climate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29(17)</w:t>
      </w:r>
      <w:r w:rsidRPr="00697E49">
        <w:rPr>
          <w:rFonts w:cs="Times New Roman"/>
          <w:sz w:val="20"/>
          <w:szCs w:val="20"/>
          <w:lang w:val="en-GB"/>
        </w:rPr>
        <w:t>, 6245–6257, doi:</w:t>
      </w:r>
      <w:r w:rsidR="00642F13">
        <w:fldChar w:fldCharType="begin"/>
      </w:r>
      <w:r w:rsidR="00642F13" w:rsidRPr="001D5B54">
        <w:rPr>
          <w:lang w:val="en-US"/>
          <w:rPrChange w:id="4315" w:author="Clotilde Pean" w:date="2021-06-21T14:15:00Z">
            <w:rPr/>
          </w:rPrChange>
        </w:rPr>
        <w:instrText xml:space="preserve"> HYPERLINK "https://dx.doi.org/10.1175/jcli-d-15-0609.1" </w:instrText>
      </w:r>
      <w:r w:rsidR="00642F13">
        <w:fldChar w:fldCharType="separate"/>
      </w:r>
      <w:r w:rsidRPr="00697E49">
        <w:rPr>
          <w:rStyle w:val="Hyperlink"/>
          <w:rFonts w:cs="Times New Roman"/>
          <w:sz w:val="20"/>
          <w:szCs w:val="20"/>
          <w:lang w:val="en-GB"/>
        </w:rPr>
        <w:t>10.1175/jcli-d-15-0609.1</w:t>
      </w:r>
      <w:r w:rsidR="00642F13">
        <w:rPr>
          <w:rStyle w:val="Hyperlink"/>
          <w:rFonts w:cs="Times New Roman"/>
          <w:sz w:val="20"/>
          <w:szCs w:val="20"/>
          <w:lang w:val="en-GB"/>
        </w:rPr>
        <w:fldChar w:fldCharType="end"/>
      </w:r>
      <w:r w:rsidRPr="00697E49">
        <w:rPr>
          <w:rFonts w:cs="Times New Roman"/>
          <w:sz w:val="20"/>
          <w:szCs w:val="20"/>
          <w:lang w:val="en-GB"/>
        </w:rPr>
        <w:t>.</w:t>
      </w:r>
    </w:p>
    <w:p w14:paraId="17B6E2D7" w14:textId="55451FF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Min, S.K., X. Zhang, and F. Zwiers, 2008: Human-induced Arctic moistening.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320(5875)</w:t>
      </w:r>
      <w:r w:rsidRPr="00697E49">
        <w:rPr>
          <w:rFonts w:cs="Times New Roman"/>
          <w:sz w:val="20"/>
          <w:szCs w:val="20"/>
          <w:lang w:val="en-GB"/>
        </w:rPr>
        <w:t>, 518–520, doi:</w:t>
      </w:r>
      <w:r w:rsidR="00642F13">
        <w:fldChar w:fldCharType="begin"/>
      </w:r>
      <w:r w:rsidR="00642F13" w:rsidRPr="001D5B54">
        <w:rPr>
          <w:lang w:val="en-US"/>
          <w:rPrChange w:id="4316" w:author="Clotilde Pean" w:date="2021-06-21T14:15:00Z">
            <w:rPr/>
          </w:rPrChange>
        </w:rPr>
        <w:instrText xml:space="preserve"> HYPERLINK "https://dx.doi.org/10.1126/science.1153468" </w:instrText>
      </w:r>
      <w:r w:rsidR="00642F13">
        <w:fldChar w:fldCharType="separate"/>
      </w:r>
      <w:r w:rsidRPr="00697E49">
        <w:rPr>
          <w:rStyle w:val="Hyperlink"/>
          <w:rFonts w:cs="Times New Roman"/>
          <w:sz w:val="20"/>
          <w:szCs w:val="20"/>
          <w:lang w:val="en-GB"/>
        </w:rPr>
        <w:t>10.1126/science.1153468</w:t>
      </w:r>
      <w:r w:rsidR="00642F13">
        <w:rPr>
          <w:rStyle w:val="Hyperlink"/>
          <w:rFonts w:cs="Times New Roman"/>
          <w:sz w:val="20"/>
          <w:szCs w:val="20"/>
          <w:lang w:val="en-GB"/>
        </w:rPr>
        <w:fldChar w:fldCharType="end"/>
      </w:r>
      <w:r w:rsidRPr="00697E49">
        <w:rPr>
          <w:rFonts w:cs="Times New Roman"/>
          <w:sz w:val="20"/>
          <w:szCs w:val="20"/>
          <w:lang w:val="en-GB"/>
        </w:rPr>
        <w:t>.</w:t>
      </w:r>
    </w:p>
    <w:p w14:paraId="57E8EFF8" w14:textId="55219AE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Min, S.-K., X. Zhang, F.W. Zwiers, and T. Agnew, 2008: Human influence on Arctic sea ice detectable from early 1990s onwards.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35(21)</w:t>
      </w:r>
      <w:r w:rsidRPr="00697E49">
        <w:rPr>
          <w:rFonts w:cs="Times New Roman"/>
          <w:sz w:val="20"/>
          <w:szCs w:val="20"/>
          <w:lang w:val="en-GB"/>
        </w:rPr>
        <w:t>, doi:</w:t>
      </w:r>
      <w:r w:rsidR="00642F13">
        <w:fldChar w:fldCharType="begin"/>
      </w:r>
      <w:r w:rsidR="00642F13" w:rsidRPr="001D5B54">
        <w:rPr>
          <w:lang w:val="en-US"/>
          <w:rPrChange w:id="4317" w:author="Clotilde Pean" w:date="2021-06-21T14:15:00Z">
            <w:rPr/>
          </w:rPrChange>
        </w:rPr>
        <w:instrText xml:space="preserve"> HYPERLINK "https://dx.doi.org/10.1029/2008gl035725" </w:instrText>
      </w:r>
      <w:r w:rsidR="00642F13">
        <w:fldChar w:fldCharType="separate"/>
      </w:r>
      <w:r w:rsidRPr="00697E49">
        <w:rPr>
          <w:rStyle w:val="Hyperlink"/>
          <w:rFonts w:cs="Times New Roman"/>
          <w:sz w:val="20"/>
          <w:szCs w:val="20"/>
          <w:lang w:val="en-GB"/>
        </w:rPr>
        <w:t>10.1029/2008gl035725</w:t>
      </w:r>
      <w:r w:rsidR="00642F13">
        <w:rPr>
          <w:rStyle w:val="Hyperlink"/>
          <w:rFonts w:cs="Times New Roman"/>
          <w:sz w:val="20"/>
          <w:szCs w:val="20"/>
          <w:lang w:val="en-GB"/>
        </w:rPr>
        <w:fldChar w:fldCharType="end"/>
      </w:r>
      <w:r w:rsidRPr="00697E49">
        <w:rPr>
          <w:rFonts w:cs="Times New Roman"/>
          <w:sz w:val="20"/>
          <w:szCs w:val="20"/>
          <w:lang w:val="en-GB"/>
        </w:rPr>
        <w:t>.</w:t>
      </w:r>
    </w:p>
    <w:p w14:paraId="0540B36A" w14:textId="3259E71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Min, S.-K., X. Zhang, F.W. Zwiers, and G.C. Hegerl, 2011: Human contribution to more-intense precipitation extremes.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470</w:t>
      </w:r>
      <w:r w:rsidRPr="00697E49">
        <w:rPr>
          <w:rFonts w:cs="Times New Roman"/>
          <w:sz w:val="20"/>
          <w:szCs w:val="20"/>
          <w:lang w:val="en-GB"/>
        </w:rPr>
        <w:t>, 378–381, doi:</w:t>
      </w:r>
      <w:r w:rsidR="00642F13">
        <w:fldChar w:fldCharType="begin"/>
      </w:r>
      <w:r w:rsidR="00642F13" w:rsidRPr="001D5B54">
        <w:rPr>
          <w:lang w:val="en-GB"/>
          <w:rPrChange w:id="4318" w:author="Clotilde Pean" w:date="2021-06-21T14:15:00Z">
            <w:rPr/>
          </w:rPrChange>
        </w:rPr>
        <w:instrText xml:space="preserve"> HYPERLINK "https://dx.doi.org/10.1038/nature09763" </w:instrText>
      </w:r>
      <w:r w:rsidR="00642F13">
        <w:fldChar w:fldCharType="separate"/>
      </w:r>
      <w:r w:rsidRPr="00697E49">
        <w:rPr>
          <w:rStyle w:val="Hyperlink"/>
          <w:rFonts w:cs="Times New Roman"/>
          <w:sz w:val="20"/>
          <w:szCs w:val="20"/>
          <w:lang w:val="en-GB"/>
        </w:rPr>
        <w:t>10.1038/nature09763</w:t>
      </w:r>
      <w:r w:rsidR="00642F13">
        <w:rPr>
          <w:rStyle w:val="Hyperlink"/>
          <w:rFonts w:cs="Times New Roman"/>
          <w:sz w:val="20"/>
          <w:szCs w:val="20"/>
          <w:lang w:val="en-GB"/>
        </w:rPr>
        <w:fldChar w:fldCharType="end"/>
      </w:r>
      <w:r w:rsidRPr="00697E49">
        <w:rPr>
          <w:rFonts w:cs="Times New Roman"/>
          <w:sz w:val="20"/>
          <w:szCs w:val="20"/>
          <w:lang w:val="en-GB"/>
        </w:rPr>
        <w:t>.</w:t>
      </w:r>
    </w:p>
    <w:p w14:paraId="3E0320A4" w14:textId="5FFC479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Mitchell, D. et al., 2017: Assessing mid-latitude dynamics in extreme event attribution systems.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48(11)</w:t>
      </w:r>
      <w:r w:rsidRPr="00697E49">
        <w:rPr>
          <w:rFonts w:cs="Times New Roman"/>
          <w:sz w:val="20"/>
          <w:szCs w:val="20"/>
          <w:lang w:val="en-GB"/>
        </w:rPr>
        <w:t>, 3889–3901, doi:</w:t>
      </w:r>
      <w:r w:rsidR="00642F13">
        <w:fldChar w:fldCharType="begin"/>
      </w:r>
      <w:r w:rsidR="00642F13" w:rsidRPr="001D5B54">
        <w:rPr>
          <w:lang w:val="en-GB"/>
          <w:rPrChange w:id="4319" w:author="Clotilde Pean" w:date="2021-06-21T14:15:00Z">
            <w:rPr/>
          </w:rPrChange>
        </w:rPr>
        <w:instrText xml:space="preserve"> HYPERLINK "https://dx.doi.org/10.1007/s00382-016-3308-z" </w:instrText>
      </w:r>
      <w:r w:rsidR="00642F13">
        <w:fldChar w:fldCharType="separate"/>
      </w:r>
      <w:r w:rsidRPr="00697E49">
        <w:rPr>
          <w:rStyle w:val="Hyperlink"/>
          <w:rFonts w:cs="Times New Roman"/>
          <w:sz w:val="20"/>
          <w:szCs w:val="20"/>
          <w:lang w:val="en-GB"/>
        </w:rPr>
        <w:t>10.1007/s00382-016-3308-z</w:t>
      </w:r>
      <w:r w:rsidR="00642F13">
        <w:rPr>
          <w:rStyle w:val="Hyperlink"/>
          <w:rFonts w:cs="Times New Roman"/>
          <w:sz w:val="20"/>
          <w:szCs w:val="20"/>
          <w:lang w:val="en-GB"/>
        </w:rPr>
        <w:fldChar w:fldCharType="end"/>
      </w:r>
      <w:r w:rsidRPr="00697E49">
        <w:rPr>
          <w:rFonts w:cs="Times New Roman"/>
          <w:sz w:val="20"/>
          <w:szCs w:val="20"/>
          <w:lang w:val="en-GB"/>
        </w:rPr>
        <w:t>.</w:t>
      </w:r>
    </w:p>
    <w:p w14:paraId="6C5445F2" w14:textId="782B72A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Mitchell, D.M., 2016: Attributing the forced components of observed stratospheric temperature variability to external </w:t>
      </w:r>
      <w:r w:rsidRPr="00697E49">
        <w:rPr>
          <w:rFonts w:cs="Times New Roman"/>
          <w:sz w:val="20"/>
          <w:szCs w:val="20"/>
          <w:lang w:val="en-GB"/>
        </w:rPr>
        <w:lastRenderedPageBreak/>
        <w:t xml:space="preserve">drivers.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142(695)</w:t>
      </w:r>
      <w:r w:rsidRPr="00697E49">
        <w:rPr>
          <w:rFonts w:cs="Times New Roman"/>
          <w:sz w:val="20"/>
          <w:szCs w:val="20"/>
          <w:lang w:val="en-GB"/>
        </w:rPr>
        <w:t>, 1041–1047, doi:</w:t>
      </w:r>
      <w:r w:rsidR="00642F13">
        <w:fldChar w:fldCharType="begin"/>
      </w:r>
      <w:r w:rsidR="00642F13" w:rsidRPr="001D5B54">
        <w:rPr>
          <w:lang w:val="en-US"/>
          <w:rPrChange w:id="4320" w:author="Clotilde Pean" w:date="2021-06-21T14:15:00Z">
            <w:rPr/>
          </w:rPrChange>
        </w:rPr>
        <w:instrText xml:space="preserve"> HYPERLINK "https://dx.doi.org/10.1002/qj.2707" </w:instrText>
      </w:r>
      <w:r w:rsidR="00642F13">
        <w:fldChar w:fldCharType="separate"/>
      </w:r>
      <w:r w:rsidRPr="00697E49">
        <w:rPr>
          <w:rStyle w:val="Hyperlink"/>
          <w:rFonts w:cs="Times New Roman"/>
          <w:sz w:val="20"/>
          <w:szCs w:val="20"/>
          <w:lang w:val="en-GB"/>
        </w:rPr>
        <w:t>10.1002/qj.2707</w:t>
      </w:r>
      <w:r w:rsidR="00642F13">
        <w:rPr>
          <w:rStyle w:val="Hyperlink"/>
          <w:rFonts w:cs="Times New Roman"/>
          <w:sz w:val="20"/>
          <w:szCs w:val="20"/>
          <w:lang w:val="en-GB"/>
        </w:rPr>
        <w:fldChar w:fldCharType="end"/>
      </w:r>
      <w:r w:rsidRPr="00697E49">
        <w:rPr>
          <w:rFonts w:cs="Times New Roman"/>
          <w:sz w:val="20"/>
          <w:szCs w:val="20"/>
          <w:lang w:val="en-GB"/>
        </w:rPr>
        <w:t>.</w:t>
      </w:r>
    </w:p>
    <w:p w14:paraId="35DA7BD0" w14:textId="080554C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Mitchell, D.M., P.W. Thorne, P.A. Stott, and L.J. Gray, 2013: Revisiting the controversial issue of tropical tropospheric temperature trends.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40(11)</w:t>
      </w:r>
      <w:r w:rsidRPr="00697E49">
        <w:rPr>
          <w:rFonts w:cs="Times New Roman"/>
          <w:sz w:val="20"/>
          <w:szCs w:val="20"/>
          <w:lang w:val="en-GB"/>
        </w:rPr>
        <w:t>, 2801–2806, doi:</w:t>
      </w:r>
      <w:r w:rsidR="00642F13">
        <w:fldChar w:fldCharType="begin"/>
      </w:r>
      <w:r w:rsidR="00642F13" w:rsidRPr="001D5B54">
        <w:rPr>
          <w:lang w:val="en-US"/>
          <w:rPrChange w:id="4321" w:author="Clotilde Pean" w:date="2021-06-21T14:15:00Z">
            <w:rPr/>
          </w:rPrChange>
        </w:rPr>
        <w:instrText xml:space="preserve"> HYPERLINK "https://dx.doi.org/10.1002/grl.50465" </w:instrText>
      </w:r>
      <w:r w:rsidR="00642F13">
        <w:fldChar w:fldCharType="separate"/>
      </w:r>
      <w:r w:rsidRPr="00697E49">
        <w:rPr>
          <w:rStyle w:val="Hyperlink"/>
          <w:rFonts w:cs="Times New Roman"/>
          <w:sz w:val="20"/>
          <w:szCs w:val="20"/>
          <w:lang w:val="en-GB"/>
        </w:rPr>
        <w:t>10.1002/grl.50465</w:t>
      </w:r>
      <w:r w:rsidR="00642F13">
        <w:rPr>
          <w:rStyle w:val="Hyperlink"/>
          <w:rFonts w:cs="Times New Roman"/>
          <w:sz w:val="20"/>
          <w:szCs w:val="20"/>
          <w:lang w:val="en-GB"/>
        </w:rPr>
        <w:fldChar w:fldCharType="end"/>
      </w:r>
      <w:r w:rsidRPr="00697E49">
        <w:rPr>
          <w:rFonts w:cs="Times New Roman"/>
          <w:sz w:val="20"/>
          <w:szCs w:val="20"/>
          <w:lang w:val="en-GB"/>
        </w:rPr>
        <w:t>.</w:t>
      </w:r>
    </w:p>
    <w:p w14:paraId="4F9349A1" w14:textId="4AF0F90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Mitchell, D.M., Y.T.E. Lo, W.J.M. Seviour, L. Haimberger, and L.M. Polvani, 2020: The vertical profile of recent tropical temperature trends: Persistent model biases in the context of internal variability.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15(10)</w:t>
      </w:r>
      <w:r w:rsidRPr="00697E49">
        <w:rPr>
          <w:rFonts w:cs="Times New Roman"/>
          <w:sz w:val="20"/>
          <w:szCs w:val="20"/>
          <w:lang w:val="en-GB"/>
        </w:rPr>
        <w:t>, doi:</w:t>
      </w:r>
      <w:r w:rsidR="00642F13">
        <w:fldChar w:fldCharType="begin"/>
      </w:r>
      <w:r w:rsidR="00642F13" w:rsidRPr="001D5B54">
        <w:rPr>
          <w:lang w:val="en-US"/>
          <w:rPrChange w:id="4322" w:author="Clotilde Pean" w:date="2021-06-21T14:15:00Z">
            <w:rPr/>
          </w:rPrChange>
        </w:rPr>
        <w:instrText xml:space="preserve"> HYPERLINK "https://dx.doi.org/10.1088/1748-9326/ab9af7" </w:instrText>
      </w:r>
      <w:r w:rsidR="00642F13">
        <w:fldChar w:fldCharType="separate"/>
      </w:r>
      <w:r w:rsidRPr="00697E49">
        <w:rPr>
          <w:rStyle w:val="Hyperlink"/>
          <w:rFonts w:cs="Times New Roman"/>
          <w:sz w:val="20"/>
          <w:szCs w:val="20"/>
          <w:lang w:val="en-GB"/>
        </w:rPr>
        <w:t>10.1088/1748-9326/ab9af7</w:t>
      </w:r>
      <w:r w:rsidR="00642F13">
        <w:rPr>
          <w:rStyle w:val="Hyperlink"/>
          <w:rFonts w:cs="Times New Roman"/>
          <w:sz w:val="20"/>
          <w:szCs w:val="20"/>
          <w:lang w:val="en-GB"/>
        </w:rPr>
        <w:fldChar w:fldCharType="end"/>
      </w:r>
      <w:r w:rsidRPr="00697E49">
        <w:rPr>
          <w:rFonts w:cs="Times New Roman"/>
          <w:sz w:val="20"/>
          <w:szCs w:val="20"/>
          <w:lang w:val="en-GB"/>
        </w:rPr>
        <w:t>.</w:t>
      </w:r>
    </w:p>
    <w:p w14:paraId="198D4D0B" w14:textId="15ACA0C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Mitchell, D.M. et al., 2012: The effect of climate change on the variability of the Northern Hemisphere stratospheric polar vortex. </w:t>
      </w:r>
      <w:r w:rsidRPr="00697E49">
        <w:rPr>
          <w:rFonts w:cs="Times New Roman"/>
          <w:i/>
          <w:sz w:val="20"/>
          <w:szCs w:val="20"/>
          <w:lang w:val="en-GB"/>
        </w:rPr>
        <w:t>Journal of the atmospheric sciences</w:t>
      </w:r>
      <w:r w:rsidRPr="00697E49">
        <w:rPr>
          <w:rFonts w:cs="Times New Roman"/>
          <w:sz w:val="20"/>
          <w:szCs w:val="20"/>
          <w:lang w:val="en-GB"/>
        </w:rPr>
        <w:t xml:space="preserve">, </w:t>
      </w:r>
      <w:r w:rsidRPr="00697E49">
        <w:rPr>
          <w:rFonts w:cs="Times New Roman"/>
          <w:b/>
          <w:sz w:val="20"/>
          <w:szCs w:val="20"/>
          <w:lang w:val="en-GB"/>
        </w:rPr>
        <w:t>69(8)</w:t>
      </w:r>
      <w:r w:rsidRPr="00697E49">
        <w:rPr>
          <w:rFonts w:cs="Times New Roman"/>
          <w:sz w:val="20"/>
          <w:szCs w:val="20"/>
          <w:lang w:val="en-GB"/>
        </w:rPr>
        <w:t>, 2608–2618.</w:t>
      </w:r>
    </w:p>
    <w:p w14:paraId="1AA0DDF8" w14:textId="02331F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Mochizuki, T., M. Kimoto, M. Watanabe, Y. Chikamoto, and M. Ishii, 2016: Interbasin effects of the Indian Ocean on Pacific decadal climate change.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43(13)</w:t>
      </w:r>
      <w:r w:rsidRPr="00697E49">
        <w:rPr>
          <w:rFonts w:cs="Times New Roman"/>
          <w:sz w:val="20"/>
          <w:szCs w:val="20"/>
          <w:lang w:val="en-GB"/>
        </w:rPr>
        <w:t>, 7168–7175, doi:</w:t>
      </w:r>
      <w:r w:rsidR="00642F13">
        <w:fldChar w:fldCharType="begin"/>
      </w:r>
      <w:r w:rsidR="00642F13" w:rsidRPr="001D5B54">
        <w:rPr>
          <w:lang w:val="en-US"/>
          <w:rPrChange w:id="4323" w:author="Clotilde Pean" w:date="2021-06-21T14:15:00Z">
            <w:rPr/>
          </w:rPrChange>
        </w:rPr>
        <w:instrText xml:space="preserve"> HYPERLINK "https://dx.doi.org/10.1002/2016gl069940" </w:instrText>
      </w:r>
      <w:r w:rsidR="00642F13">
        <w:fldChar w:fldCharType="separate"/>
      </w:r>
      <w:r w:rsidRPr="00697E49">
        <w:rPr>
          <w:rStyle w:val="Hyperlink"/>
          <w:rFonts w:cs="Times New Roman"/>
          <w:sz w:val="20"/>
          <w:szCs w:val="20"/>
          <w:lang w:val="en-GB"/>
        </w:rPr>
        <w:t>10.1002/2016gl069940</w:t>
      </w:r>
      <w:r w:rsidR="00642F13">
        <w:rPr>
          <w:rStyle w:val="Hyperlink"/>
          <w:rFonts w:cs="Times New Roman"/>
          <w:sz w:val="20"/>
          <w:szCs w:val="20"/>
          <w:lang w:val="en-GB"/>
        </w:rPr>
        <w:fldChar w:fldCharType="end"/>
      </w:r>
      <w:r w:rsidRPr="00697E49">
        <w:rPr>
          <w:rFonts w:cs="Times New Roman"/>
          <w:sz w:val="20"/>
          <w:szCs w:val="20"/>
          <w:lang w:val="en-GB"/>
        </w:rPr>
        <w:t>.</w:t>
      </w:r>
    </w:p>
    <w:p w14:paraId="7E502338" w14:textId="5F697FE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Moffa-Sánchez, P., A. Born, I.R. Hall, D.J.R. Thornalley, and S. Barker, 2014: Solar forcing of North Atlantic surface temperature and salinity over the past millennium.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7(4)</w:t>
      </w:r>
      <w:r w:rsidRPr="00697E49">
        <w:rPr>
          <w:rFonts w:cs="Times New Roman"/>
          <w:sz w:val="20"/>
          <w:szCs w:val="20"/>
          <w:lang w:val="en-GB"/>
        </w:rPr>
        <w:t>, 275–278, doi:</w:t>
      </w:r>
      <w:r w:rsidR="00642F13">
        <w:fldChar w:fldCharType="begin"/>
      </w:r>
      <w:r w:rsidR="00642F13" w:rsidRPr="001D5B54">
        <w:rPr>
          <w:lang w:val="en-US"/>
          <w:rPrChange w:id="4324" w:author="Clotilde Pean" w:date="2021-06-21T14:15:00Z">
            <w:rPr/>
          </w:rPrChange>
        </w:rPr>
        <w:instrText xml:space="preserve"> HYPERLINK "https://dx.doi.org/10.1038/ngeo2094" </w:instrText>
      </w:r>
      <w:r w:rsidR="00642F13">
        <w:fldChar w:fldCharType="separate"/>
      </w:r>
      <w:r w:rsidRPr="00697E49">
        <w:rPr>
          <w:rStyle w:val="Hyperlink"/>
          <w:rFonts w:cs="Times New Roman"/>
          <w:sz w:val="20"/>
          <w:szCs w:val="20"/>
          <w:lang w:val="en-GB"/>
        </w:rPr>
        <w:t>10.1038/ngeo2094</w:t>
      </w:r>
      <w:r w:rsidR="00642F13">
        <w:rPr>
          <w:rStyle w:val="Hyperlink"/>
          <w:rFonts w:cs="Times New Roman"/>
          <w:sz w:val="20"/>
          <w:szCs w:val="20"/>
          <w:lang w:val="en-GB"/>
        </w:rPr>
        <w:fldChar w:fldCharType="end"/>
      </w:r>
      <w:r w:rsidRPr="00697E49">
        <w:rPr>
          <w:rFonts w:cs="Times New Roman"/>
          <w:sz w:val="20"/>
          <w:szCs w:val="20"/>
          <w:lang w:val="en-GB"/>
        </w:rPr>
        <w:t>.</w:t>
      </w:r>
    </w:p>
    <w:p w14:paraId="6D5D51CE" w14:textId="341B0B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Mohtadi, M., M. Prange, and S. Steinke, 2016: Palaeoclimatic insights into forcing and response of monsoon rainfall.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533(7602)</w:t>
      </w:r>
      <w:r w:rsidRPr="00697E49">
        <w:rPr>
          <w:rFonts w:cs="Times New Roman"/>
          <w:sz w:val="20"/>
          <w:szCs w:val="20"/>
          <w:lang w:val="en-GB"/>
        </w:rPr>
        <w:t>, 191–199, doi:</w:t>
      </w:r>
      <w:r w:rsidR="00642F13">
        <w:fldChar w:fldCharType="begin"/>
      </w:r>
      <w:r w:rsidR="00642F13" w:rsidRPr="001D5B54">
        <w:rPr>
          <w:lang w:val="en-US"/>
          <w:rPrChange w:id="4325" w:author="Clotilde Pean" w:date="2021-06-21T14:15:00Z">
            <w:rPr/>
          </w:rPrChange>
        </w:rPr>
        <w:instrText xml:space="preserve"> HYPERLINK "https://dx.doi.org/10.1038/nature17450" </w:instrText>
      </w:r>
      <w:r w:rsidR="00642F13">
        <w:fldChar w:fldCharType="separate"/>
      </w:r>
      <w:r w:rsidRPr="00697E49">
        <w:rPr>
          <w:rStyle w:val="Hyperlink"/>
          <w:rFonts w:cs="Times New Roman"/>
          <w:sz w:val="20"/>
          <w:szCs w:val="20"/>
          <w:lang w:val="en-GB"/>
        </w:rPr>
        <w:t>10.1038/nature17450</w:t>
      </w:r>
      <w:r w:rsidR="00642F13">
        <w:rPr>
          <w:rStyle w:val="Hyperlink"/>
          <w:rFonts w:cs="Times New Roman"/>
          <w:sz w:val="20"/>
          <w:szCs w:val="20"/>
          <w:lang w:val="en-GB"/>
        </w:rPr>
        <w:fldChar w:fldCharType="end"/>
      </w:r>
      <w:r w:rsidRPr="00697E49">
        <w:rPr>
          <w:rFonts w:cs="Times New Roman"/>
          <w:sz w:val="20"/>
          <w:szCs w:val="20"/>
          <w:lang w:val="en-GB"/>
        </w:rPr>
        <w:t>.</w:t>
      </w:r>
    </w:p>
    <w:p w14:paraId="0C99DAC3" w14:textId="737C5DF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Molteni, F., R. Farneti, F. Kucharski, and T.N. Stockdale, 2017: Modulation of air-sea fluxes by extratropical planetary waves and its impact during the recent surface warming slowdown.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44(3)</w:t>
      </w:r>
      <w:r w:rsidRPr="00697E49">
        <w:rPr>
          <w:rFonts w:cs="Times New Roman"/>
          <w:sz w:val="20"/>
          <w:szCs w:val="20"/>
          <w:lang w:val="en-GB"/>
        </w:rPr>
        <w:t>, 1494–1502, doi:</w:t>
      </w:r>
      <w:r w:rsidR="00642F13">
        <w:fldChar w:fldCharType="begin"/>
      </w:r>
      <w:r w:rsidR="00642F13" w:rsidRPr="001D5B54">
        <w:rPr>
          <w:lang w:val="en-US"/>
          <w:rPrChange w:id="4326" w:author="Clotilde Pean" w:date="2021-06-21T14:15:00Z">
            <w:rPr/>
          </w:rPrChange>
        </w:rPr>
        <w:instrText xml:space="preserve"> HYPERLINK "https://dx.doi.org/10.1002/2016gl072298" </w:instrText>
      </w:r>
      <w:r w:rsidR="00642F13">
        <w:fldChar w:fldCharType="separate"/>
      </w:r>
      <w:r w:rsidRPr="00697E49">
        <w:rPr>
          <w:rStyle w:val="Hyperlink"/>
          <w:rFonts w:cs="Times New Roman"/>
          <w:sz w:val="20"/>
          <w:szCs w:val="20"/>
          <w:lang w:val="en-GB"/>
        </w:rPr>
        <w:t>10.1002/2016gl072298</w:t>
      </w:r>
      <w:r w:rsidR="00642F13">
        <w:rPr>
          <w:rStyle w:val="Hyperlink"/>
          <w:rFonts w:cs="Times New Roman"/>
          <w:sz w:val="20"/>
          <w:szCs w:val="20"/>
          <w:lang w:val="en-GB"/>
        </w:rPr>
        <w:fldChar w:fldCharType="end"/>
      </w:r>
      <w:r w:rsidRPr="00697E49">
        <w:rPr>
          <w:rFonts w:cs="Times New Roman"/>
          <w:sz w:val="20"/>
          <w:szCs w:val="20"/>
          <w:lang w:val="en-GB"/>
        </w:rPr>
        <w:t>.</w:t>
      </w:r>
    </w:p>
    <w:p w14:paraId="052E91EC" w14:textId="1F85CE9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Monerie, P.-A., J. Robson, B. Dong, D.L.R. Hodson, and N.P. Klingaman, 2019: Effect of the Atlantic Multidecadal Variability on the Global Monsoon.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46(3)</w:t>
      </w:r>
      <w:r w:rsidRPr="00697E49">
        <w:rPr>
          <w:rFonts w:cs="Times New Roman"/>
          <w:sz w:val="20"/>
          <w:szCs w:val="20"/>
          <w:lang w:val="en-GB"/>
        </w:rPr>
        <w:t>, 1765–1775, doi:</w:t>
      </w:r>
      <w:r w:rsidR="00642F13">
        <w:fldChar w:fldCharType="begin"/>
      </w:r>
      <w:r w:rsidR="00642F13" w:rsidRPr="001D5B54">
        <w:rPr>
          <w:lang w:val="en-US"/>
          <w:rPrChange w:id="4327" w:author="Clotilde Pean" w:date="2021-06-21T14:15:00Z">
            <w:rPr/>
          </w:rPrChange>
        </w:rPr>
        <w:instrText xml:space="preserve"> HYPERLINK "https://dx.doi.org/10.1029/2018gl080903" </w:instrText>
      </w:r>
      <w:r w:rsidR="00642F13">
        <w:fldChar w:fldCharType="separate"/>
      </w:r>
      <w:r w:rsidRPr="00697E49">
        <w:rPr>
          <w:rStyle w:val="Hyperlink"/>
          <w:rFonts w:cs="Times New Roman"/>
          <w:sz w:val="20"/>
          <w:szCs w:val="20"/>
          <w:lang w:val="en-GB"/>
        </w:rPr>
        <w:t>10.1029/2018gl080903</w:t>
      </w:r>
      <w:r w:rsidR="00642F13">
        <w:rPr>
          <w:rStyle w:val="Hyperlink"/>
          <w:rFonts w:cs="Times New Roman"/>
          <w:sz w:val="20"/>
          <w:szCs w:val="20"/>
          <w:lang w:val="en-GB"/>
        </w:rPr>
        <w:fldChar w:fldCharType="end"/>
      </w:r>
      <w:r w:rsidRPr="00697E49">
        <w:rPr>
          <w:rFonts w:cs="Times New Roman"/>
          <w:sz w:val="20"/>
          <w:szCs w:val="20"/>
          <w:lang w:val="en-GB"/>
        </w:rPr>
        <w:t>.</w:t>
      </w:r>
    </w:p>
    <w:p w14:paraId="6B5302FE" w14:textId="079584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Mongwe, N.P., M. Vichi, and P.M.S. Monteiro, 2018: The seasonal cycle of pCO2 and CO2 fluxes in the Southern Ocean: diagnosing anomalies in CMIP5 Earth system models.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15(9)</w:t>
      </w:r>
      <w:r w:rsidRPr="00697E49">
        <w:rPr>
          <w:rFonts w:cs="Times New Roman"/>
          <w:sz w:val="20"/>
          <w:szCs w:val="20"/>
          <w:lang w:val="en-GB"/>
        </w:rPr>
        <w:t>, 2851–2872, doi:</w:t>
      </w:r>
      <w:r w:rsidR="00642F13">
        <w:fldChar w:fldCharType="begin"/>
      </w:r>
      <w:r w:rsidR="00642F13" w:rsidRPr="001D5B54">
        <w:rPr>
          <w:lang w:val="en-US"/>
          <w:rPrChange w:id="4328" w:author="Clotilde Pean" w:date="2021-06-21T14:15:00Z">
            <w:rPr/>
          </w:rPrChange>
        </w:rPr>
        <w:instrText xml:space="preserve"> HYPERLINK "https://dx.doi.org/10.5194/bg-15-2851-2018" </w:instrText>
      </w:r>
      <w:r w:rsidR="00642F13">
        <w:fldChar w:fldCharType="separate"/>
      </w:r>
      <w:r w:rsidRPr="00697E49">
        <w:rPr>
          <w:rStyle w:val="Hyperlink"/>
          <w:rFonts w:cs="Times New Roman"/>
          <w:sz w:val="20"/>
          <w:szCs w:val="20"/>
          <w:lang w:val="en-GB"/>
        </w:rPr>
        <w:t>10.5194/bg-15-2851-2018</w:t>
      </w:r>
      <w:r w:rsidR="00642F13">
        <w:rPr>
          <w:rStyle w:val="Hyperlink"/>
          <w:rFonts w:cs="Times New Roman"/>
          <w:sz w:val="20"/>
          <w:szCs w:val="20"/>
          <w:lang w:val="en-GB"/>
        </w:rPr>
        <w:fldChar w:fldCharType="end"/>
      </w:r>
      <w:r w:rsidRPr="00697E49">
        <w:rPr>
          <w:rFonts w:cs="Times New Roman"/>
          <w:sz w:val="20"/>
          <w:szCs w:val="20"/>
          <w:lang w:val="en-GB"/>
        </w:rPr>
        <w:t>.</w:t>
      </w:r>
    </w:p>
    <w:p w14:paraId="0E0C9643" w14:textId="6A50FC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Monselesan, D.P., T.J. O’Kane, J.S. Risbey, and J. Church, 2015: Internal climate memory in observations and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42(4)</w:t>
      </w:r>
      <w:r w:rsidRPr="00697E49">
        <w:rPr>
          <w:rFonts w:cs="Times New Roman"/>
          <w:sz w:val="20"/>
          <w:szCs w:val="20"/>
          <w:lang w:val="en-GB"/>
        </w:rPr>
        <w:t>, 1232–1242, doi:</w:t>
      </w:r>
      <w:r w:rsidR="00642F13">
        <w:fldChar w:fldCharType="begin"/>
      </w:r>
      <w:r w:rsidR="00642F13" w:rsidRPr="001D5B54">
        <w:rPr>
          <w:lang w:val="en-US"/>
          <w:rPrChange w:id="4329" w:author="Clotilde Pean" w:date="2021-06-21T14:15:00Z">
            <w:rPr/>
          </w:rPrChange>
        </w:rPr>
        <w:instrText xml:space="preserve"> HYPERLINK "https://dx.doi.org/10.1002/2014gl062765" </w:instrText>
      </w:r>
      <w:r w:rsidR="00642F13">
        <w:fldChar w:fldCharType="separate"/>
      </w:r>
      <w:r w:rsidRPr="00697E49">
        <w:rPr>
          <w:rStyle w:val="Hyperlink"/>
          <w:rFonts w:cs="Times New Roman"/>
          <w:sz w:val="20"/>
          <w:szCs w:val="20"/>
          <w:lang w:val="en-GB"/>
        </w:rPr>
        <w:t>10.1002/2014gl062765</w:t>
      </w:r>
      <w:r w:rsidR="00642F13">
        <w:rPr>
          <w:rStyle w:val="Hyperlink"/>
          <w:rFonts w:cs="Times New Roman"/>
          <w:sz w:val="20"/>
          <w:szCs w:val="20"/>
          <w:lang w:val="en-GB"/>
        </w:rPr>
        <w:fldChar w:fldCharType="end"/>
      </w:r>
      <w:r w:rsidRPr="00697E49">
        <w:rPr>
          <w:rFonts w:cs="Times New Roman"/>
          <w:sz w:val="20"/>
          <w:szCs w:val="20"/>
          <w:lang w:val="en-GB"/>
        </w:rPr>
        <w:t>.</w:t>
      </w:r>
    </w:p>
    <w:p w14:paraId="3FEF7CD8" w14:textId="626C5E3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Moorman, R., A.K. Morrison, and A. McC. Hogg, 2020: Thermal Responses to Antarctic Ice Shelf Melt in an Eddy-Rich Global Ocean–Sea Ice Model.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33(15)</w:t>
      </w:r>
      <w:r w:rsidRPr="00697E49">
        <w:rPr>
          <w:rFonts w:cs="Times New Roman"/>
          <w:sz w:val="20"/>
          <w:szCs w:val="20"/>
          <w:lang w:val="en-GB"/>
        </w:rPr>
        <w:t>, 6599–6620, doi:</w:t>
      </w:r>
      <w:r w:rsidR="00642F13">
        <w:fldChar w:fldCharType="begin"/>
      </w:r>
      <w:r w:rsidR="00642F13" w:rsidRPr="001D5B54">
        <w:rPr>
          <w:lang w:val="en-US"/>
          <w:rPrChange w:id="4330" w:author="Clotilde Pean" w:date="2021-06-21T14:15:00Z">
            <w:rPr/>
          </w:rPrChange>
        </w:rPr>
        <w:instrText xml:space="preserve"> HYPERLINK "https://dx.doi.org/10.1175/jcli-d-19-0846.1" </w:instrText>
      </w:r>
      <w:r w:rsidR="00642F13">
        <w:fldChar w:fldCharType="separate"/>
      </w:r>
      <w:r w:rsidRPr="00697E49">
        <w:rPr>
          <w:rStyle w:val="Hyperlink"/>
          <w:rFonts w:cs="Times New Roman"/>
          <w:sz w:val="20"/>
          <w:szCs w:val="20"/>
          <w:lang w:val="en-GB"/>
        </w:rPr>
        <w:t>10.1175/jcli-d-19-0846.1</w:t>
      </w:r>
      <w:r w:rsidR="00642F13">
        <w:rPr>
          <w:rStyle w:val="Hyperlink"/>
          <w:rFonts w:cs="Times New Roman"/>
          <w:sz w:val="20"/>
          <w:szCs w:val="20"/>
          <w:lang w:val="en-GB"/>
        </w:rPr>
        <w:fldChar w:fldCharType="end"/>
      </w:r>
      <w:r w:rsidRPr="00697E49">
        <w:rPr>
          <w:rFonts w:cs="Times New Roman"/>
          <w:sz w:val="20"/>
          <w:szCs w:val="20"/>
          <w:lang w:val="en-GB"/>
        </w:rPr>
        <w:t>.</w:t>
      </w:r>
    </w:p>
    <w:p w14:paraId="726821AC" w14:textId="5A502FA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Morgenstern, O. et al., 2014: Direct and ozone-mediated forcing of the Southern Annular Mode by greenhouse gases.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41(24)</w:t>
      </w:r>
      <w:r w:rsidRPr="00697E49">
        <w:rPr>
          <w:rFonts w:cs="Times New Roman"/>
          <w:sz w:val="20"/>
          <w:szCs w:val="20"/>
          <w:lang w:val="en-GB"/>
        </w:rPr>
        <w:t>, 9050–9057, doi:</w:t>
      </w:r>
      <w:r w:rsidR="00642F13">
        <w:fldChar w:fldCharType="begin"/>
      </w:r>
      <w:r w:rsidR="00642F13" w:rsidRPr="001D5B54">
        <w:rPr>
          <w:lang w:val="en-US"/>
          <w:rPrChange w:id="4331" w:author="Clotilde Pean" w:date="2021-06-21T14:15:00Z">
            <w:rPr/>
          </w:rPrChange>
        </w:rPr>
        <w:instrText xml:space="preserve"> HYPERLINK "https://dx.doi.org/10.1002/2014gl062140" </w:instrText>
      </w:r>
      <w:r w:rsidR="00642F13">
        <w:fldChar w:fldCharType="separate"/>
      </w:r>
      <w:r w:rsidRPr="00697E49">
        <w:rPr>
          <w:rStyle w:val="Hyperlink"/>
          <w:rFonts w:cs="Times New Roman"/>
          <w:sz w:val="20"/>
          <w:szCs w:val="20"/>
          <w:lang w:val="en-GB"/>
        </w:rPr>
        <w:t>10.1002/2014gl062140</w:t>
      </w:r>
      <w:r w:rsidR="00642F13">
        <w:rPr>
          <w:rStyle w:val="Hyperlink"/>
          <w:rFonts w:cs="Times New Roman"/>
          <w:sz w:val="20"/>
          <w:szCs w:val="20"/>
          <w:lang w:val="en-GB"/>
        </w:rPr>
        <w:fldChar w:fldCharType="end"/>
      </w:r>
      <w:r w:rsidRPr="00697E49">
        <w:rPr>
          <w:rFonts w:cs="Times New Roman"/>
          <w:sz w:val="20"/>
          <w:szCs w:val="20"/>
          <w:lang w:val="en-GB"/>
        </w:rPr>
        <w:t>.</w:t>
      </w:r>
    </w:p>
    <w:p w14:paraId="51401A37" w14:textId="566D5D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Morgenstern, O. et al., 2018: Ozone sensitivity to varying greenhouse gases and ozone-depleting substances in CCMI-1 simulations.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18(2)</w:t>
      </w:r>
      <w:r w:rsidRPr="00697E49">
        <w:rPr>
          <w:rFonts w:cs="Times New Roman"/>
          <w:sz w:val="20"/>
          <w:szCs w:val="20"/>
          <w:lang w:val="en-GB"/>
        </w:rPr>
        <w:t>, 1091–1114, doi:</w:t>
      </w:r>
      <w:r w:rsidR="00642F13">
        <w:fldChar w:fldCharType="begin"/>
      </w:r>
      <w:r w:rsidR="00642F13" w:rsidRPr="001D5B54">
        <w:rPr>
          <w:lang w:val="en-US"/>
          <w:rPrChange w:id="4332" w:author="Clotilde Pean" w:date="2021-06-21T14:15:00Z">
            <w:rPr/>
          </w:rPrChange>
        </w:rPr>
        <w:instrText xml:space="preserve"> HYPERLINK "https://dx.doi.org/10.5194/acp-18-1091-2018" </w:instrText>
      </w:r>
      <w:r w:rsidR="00642F13">
        <w:fldChar w:fldCharType="separate"/>
      </w:r>
      <w:r w:rsidRPr="00697E49">
        <w:rPr>
          <w:rStyle w:val="Hyperlink"/>
          <w:rFonts w:cs="Times New Roman"/>
          <w:sz w:val="20"/>
          <w:szCs w:val="20"/>
          <w:lang w:val="en-GB"/>
        </w:rPr>
        <w:t>10.5194/acp-18-1091-2018</w:t>
      </w:r>
      <w:r w:rsidR="00642F13">
        <w:rPr>
          <w:rStyle w:val="Hyperlink"/>
          <w:rFonts w:cs="Times New Roman"/>
          <w:sz w:val="20"/>
          <w:szCs w:val="20"/>
          <w:lang w:val="en-GB"/>
        </w:rPr>
        <w:fldChar w:fldCharType="end"/>
      </w:r>
      <w:r w:rsidRPr="00697E49">
        <w:rPr>
          <w:rFonts w:cs="Times New Roman"/>
          <w:sz w:val="20"/>
          <w:szCs w:val="20"/>
          <w:lang w:val="en-GB"/>
        </w:rPr>
        <w:t>.</w:t>
      </w:r>
    </w:p>
    <w:p w14:paraId="3CAE7728" w14:textId="40C1663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Morgenstern, O. et al., 2020: Reappraisal of the Climate Impacts of Ozone-Depleting Substances.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47(20)</w:t>
      </w:r>
      <w:r w:rsidRPr="00697E49">
        <w:rPr>
          <w:rFonts w:cs="Times New Roman"/>
          <w:sz w:val="20"/>
          <w:szCs w:val="20"/>
          <w:lang w:val="en-GB"/>
        </w:rPr>
        <w:t>, e2020GL088295, doi:</w:t>
      </w:r>
      <w:r w:rsidR="00642F13">
        <w:fldChar w:fldCharType="begin"/>
      </w:r>
      <w:r w:rsidR="00642F13" w:rsidRPr="001D5B54">
        <w:rPr>
          <w:lang w:val="en-US"/>
          <w:rPrChange w:id="4333" w:author="Clotilde Pean" w:date="2021-06-21T14:15:00Z">
            <w:rPr/>
          </w:rPrChange>
        </w:rPr>
        <w:instrText xml:space="preserve"> HYPERLINK "https://dx.doi.org/10.1029/2020gl088295" </w:instrText>
      </w:r>
      <w:r w:rsidR="00642F13">
        <w:fldChar w:fldCharType="separate"/>
      </w:r>
      <w:r w:rsidRPr="00697E49">
        <w:rPr>
          <w:rStyle w:val="Hyperlink"/>
          <w:rFonts w:cs="Times New Roman"/>
          <w:sz w:val="20"/>
          <w:szCs w:val="20"/>
          <w:lang w:val="en-GB"/>
        </w:rPr>
        <w:t>10.1029/2020gl088295</w:t>
      </w:r>
      <w:r w:rsidR="00642F13">
        <w:rPr>
          <w:rStyle w:val="Hyperlink"/>
          <w:rFonts w:cs="Times New Roman"/>
          <w:sz w:val="20"/>
          <w:szCs w:val="20"/>
          <w:lang w:val="en-GB"/>
        </w:rPr>
        <w:fldChar w:fldCharType="end"/>
      </w:r>
      <w:r w:rsidRPr="00697E49">
        <w:rPr>
          <w:rFonts w:cs="Times New Roman"/>
          <w:sz w:val="20"/>
          <w:szCs w:val="20"/>
          <w:lang w:val="en-GB"/>
        </w:rPr>
        <w:t>.</w:t>
      </w:r>
    </w:p>
    <w:p w14:paraId="567AE768" w14:textId="65FE7B2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Morice, C.P., J.J. Kennedy, N.A. Rayner, and P.D. Jones, 2012: Quantifying uncertainties in global and regional temperature change using an ensemble of observational estimates: The HadCRUT4 data set.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117(D8)</w:t>
      </w:r>
      <w:r w:rsidRPr="00697E49">
        <w:rPr>
          <w:rFonts w:cs="Times New Roman"/>
          <w:sz w:val="20"/>
          <w:szCs w:val="20"/>
          <w:lang w:val="en-GB"/>
        </w:rPr>
        <w:t>, doi:</w:t>
      </w:r>
      <w:r w:rsidR="00642F13">
        <w:fldChar w:fldCharType="begin"/>
      </w:r>
      <w:r w:rsidR="00642F13" w:rsidRPr="001D5B54">
        <w:rPr>
          <w:lang w:val="en-US"/>
          <w:rPrChange w:id="4334" w:author="Clotilde Pean" w:date="2021-06-21T14:15:00Z">
            <w:rPr/>
          </w:rPrChange>
        </w:rPr>
        <w:instrText xml:space="preserve"> HYPERLINK "https://dx.doi.org/10.1029/2011jd017187" </w:instrText>
      </w:r>
      <w:r w:rsidR="00642F13">
        <w:fldChar w:fldCharType="separate"/>
      </w:r>
      <w:r w:rsidRPr="00697E49">
        <w:rPr>
          <w:rStyle w:val="Hyperlink"/>
          <w:rFonts w:cs="Times New Roman"/>
          <w:sz w:val="20"/>
          <w:szCs w:val="20"/>
          <w:lang w:val="en-GB"/>
        </w:rPr>
        <w:t>10.1029/2011jd017187</w:t>
      </w:r>
      <w:r w:rsidR="00642F13">
        <w:rPr>
          <w:rStyle w:val="Hyperlink"/>
          <w:rFonts w:cs="Times New Roman"/>
          <w:sz w:val="20"/>
          <w:szCs w:val="20"/>
          <w:lang w:val="en-GB"/>
        </w:rPr>
        <w:fldChar w:fldCharType="end"/>
      </w:r>
      <w:r w:rsidRPr="00697E49">
        <w:rPr>
          <w:rFonts w:cs="Times New Roman"/>
          <w:sz w:val="20"/>
          <w:szCs w:val="20"/>
          <w:lang w:val="en-GB"/>
        </w:rPr>
        <w:t>.</w:t>
      </w:r>
    </w:p>
    <w:p w14:paraId="6EC88035" w14:textId="7E83603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Mouginot, J. et al., 2019: Forty-six years of Greenland Ice Sheet mass balance from 1972 to 2018.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116(19)</w:t>
      </w:r>
      <w:r w:rsidRPr="00697E49">
        <w:rPr>
          <w:rFonts w:cs="Times New Roman"/>
          <w:sz w:val="20"/>
          <w:szCs w:val="20"/>
          <w:lang w:val="en-GB"/>
        </w:rPr>
        <w:t>, 9239 LP</w:t>
      </w:r>
      <w:commentRangeStart w:id="4335"/>
      <w:r w:rsidRPr="00697E49">
        <w:rPr>
          <w:rFonts w:cs="Times New Roman"/>
          <w:sz w:val="20"/>
          <w:szCs w:val="20"/>
          <w:lang w:val="en-GB"/>
        </w:rPr>
        <w:t xml:space="preserve">  </w:t>
      </w:r>
      <w:commentRangeEnd w:id="4335"/>
      <w:r w:rsidR="000C4525">
        <w:rPr>
          <w:rStyle w:val="CommentReference"/>
          <w:lang w:val="en-GB"/>
        </w:rPr>
        <w:commentReference w:id="4335"/>
      </w:r>
      <w:r w:rsidRPr="00697E49">
        <w:rPr>
          <w:rFonts w:cs="Times New Roman"/>
          <w:sz w:val="20"/>
          <w:szCs w:val="20"/>
          <w:lang w:val="en-GB"/>
        </w:rPr>
        <w:t>– 9244, doi:</w:t>
      </w:r>
      <w:r w:rsidR="00642F13">
        <w:fldChar w:fldCharType="begin"/>
      </w:r>
      <w:r w:rsidR="00642F13" w:rsidRPr="001D5B54">
        <w:rPr>
          <w:lang w:val="en-US"/>
          <w:rPrChange w:id="4336" w:author="Clotilde Pean" w:date="2021-06-21T14:15:00Z">
            <w:rPr/>
          </w:rPrChange>
        </w:rPr>
        <w:instrText xml:space="preserve"> HYPERLINK "https://dx.doi.org/10.1073/pnas.1904242116" </w:instrText>
      </w:r>
      <w:r w:rsidR="00642F13">
        <w:fldChar w:fldCharType="separate"/>
      </w:r>
      <w:r w:rsidRPr="00697E49">
        <w:rPr>
          <w:rStyle w:val="Hyperlink"/>
          <w:rFonts w:cs="Times New Roman"/>
          <w:sz w:val="20"/>
          <w:szCs w:val="20"/>
          <w:lang w:val="en-GB"/>
        </w:rPr>
        <w:t>10.1073/pnas.1904242116</w:t>
      </w:r>
      <w:r w:rsidR="00642F13">
        <w:rPr>
          <w:rStyle w:val="Hyperlink"/>
          <w:rFonts w:cs="Times New Roman"/>
          <w:sz w:val="20"/>
          <w:szCs w:val="20"/>
          <w:lang w:val="en-GB"/>
        </w:rPr>
        <w:fldChar w:fldCharType="end"/>
      </w:r>
      <w:r w:rsidRPr="00697E49">
        <w:rPr>
          <w:rFonts w:cs="Times New Roman"/>
          <w:sz w:val="20"/>
          <w:szCs w:val="20"/>
          <w:lang w:val="en-GB"/>
        </w:rPr>
        <w:t>.</w:t>
      </w:r>
    </w:p>
    <w:p w14:paraId="110EC1A6" w14:textId="71EA989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Mudryk, L. et al., 2020: Historical Northern Hemisphere snow cover trends and projected changes in the CMIP6 multi-model ensemble. </w:t>
      </w:r>
      <w:r w:rsidRPr="00697E49">
        <w:rPr>
          <w:rFonts w:cs="Times New Roman"/>
          <w:i/>
          <w:sz w:val="20"/>
          <w:szCs w:val="20"/>
          <w:lang w:val="en-GB"/>
        </w:rPr>
        <w:t>Cryosphere</w:t>
      </w:r>
      <w:r w:rsidRPr="00697E49">
        <w:rPr>
          <w:rFonts w:cs="Times New Roman"/>
          <w:sz w:val="20"/>
          <w:szCs w:val="20"/>
          <w:lang w:val="en-GB"/>
        </w:rPr>
        <w:t xml:space="preserve">, </w:t>
      </w:r>
      <w:r w:rsidRPr="00697E49">
        <w:rPr>
          <w:rFonts w:cs="Times New Roman"/>
          <w:b/>
          <w:sz w:val="20"/>
          <w:szCs w:val="20"/>
          <w:lang w:val="en-GB"/>
        </w:rPr>
        <w:t>14(7)</w:t>
      </w:r>
      <w:r w:rsidRPr="00697E49">
        <w:rPr>
          <w:rFonts w:cs="Times New Roman"/>
          <w:sz w:val="20"/>
          <w:szCs w:val="20"/>
          <w:lang w:val="en-GB"/>
        </w:rPr>
        <w:t>, 2495–2514, doi:</w:t>
      </w:r>
      <w:r w:rsidR="00642F13">
        <w:fldChar w:fldCharType="begin"/>
      </w:r>
      <w:r w:rsidR="00642F13" w:rsidRPr="001D5B54">
        <w:rPr>
          <w:lang w:val="en-US"/>
          <w:rPrChange w:id="4337" w:author="Clotilde Pean" w:date="2021-06-21T14:15:00Z">
            <w:rPr/>
          </w:rPrChange>
        </w:rPr>
        <w:instrText xml:space="preserve"> HYPERLINK "https://dx.doi.org/10.5194/tc-14-2495-2020" </w:instrText>
      </w:r>
      <w:r w:rsidR="00642F13">
        <w:fldChar w:fldCharType="separate"/>
      </w:r>
      <w:r w:rsidRPr="00697E49">
        <w:rPr>
          <w:rStyle w:val="Hyperlink"/>
          <w:rFonts w:cs="Times New Roman"/>
          <w:sz w:val="20"/>
          <w:szCs w:val="20"/>
          <w:lang w:val="en-GB"/>
        </w:rPr>
        <w:t>10.5194/tc-14-2495-2020</w:t>
      </w:r>
      <w:r w:rsidR="00642F13">
        <w:rPr>
          <w:rStyle w:val="Hyperlink"/>
          <w:rFonts w:cs="Times New Roman"/>
          <w:sz w:val="20"/>
          <w:szCs w:val="20"/>
          <w:lang w:val="en-GB"/>
        </w:rPr>
        <w:fldChar w:fldCharType="end"/>
      </w:r>
      <w:r w:rsidRPr="00697E49">
        <w:rPr>
          <w:rFonts w:cs="Times New Roman"/>
          <w:sz w:val="20"/>
          <w:szCs w:val="20"/>
          <w:lang w:val="en-GB"/>
        </w:rPr>
        <w:t>.</w:t>
      </w:r>
    </w:p>
    <w:p w14:paraId="4FED00EB" w14:textId="5C2A840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Mueller, B.L., N.P. Gillett, A.H. Monahan, and F.W. Zwiers, 2018: Attribution of Arctic Sea Ice Decline from 1953 to 2012 to Influences from Natural, Greenhouse Gas, and Anthropogenic Aerosol Forcing.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31(19)</w:t>
      </w:r>
      <w:r w:rsidRPr="00697E49">
        <w:rPr>
          <w:rFonts w:cs="Times New Roman"/>
          <w:sz w:val="20"/>
          <w:szCs w:val="20"/>
          <w:lang w:val="en-GB"/>
        </w:rPr>
        <w:t>, 7771–7787, doi:</w:t>
      </w:r>
      <w:r w:rsidR="00642F13">
        <w:fldChar w:fldCharType="begin"/>
      </w:r>
      <w:r w:rsidR="00642F13" w:rsidRPr="001D5B54">
        <w:rPr>
          <w:lang w:val="en-US"/>
          <w:rPrChange w:id="4338" w:author="Clotilde Pean" w:date="2021-06-21T14:15:00Z">
            <w:rPr/>
          </w:rPrChange>
        </w:rPr>
        <w:instrText xml:space="preserve"> HYPERLINK "https://dx.doi.org/10.1175/jcli-d-17-0552.1" </w:instrText>
      </w:r>
      <w:r w:rsidR="00642F13">
        <w:fldChar w:fldCharType="separate"/>
      </w:r>
      <w:r w:rsidRPr="00697E49">
        <w:rPr>
          <w:rStyle w:val="Hyperlink"/>
          <w:rFonts w:cs="Times New Roman"/>
          <w:sz w:val="20"/>
          <w:szCs w:val="20"/>
          <w:lang w:val="en-GB"/>
        </w:rPr>
        <w:t>10.1175/jcli-d-17-0552.1</w:t>
      </w:r>
      <w:r w:rsidR="00642F13">
        <w:rPr>
          <w:rStyle w:val="Hyperlink"/>
          <w:rFonts w:cs="Times New Roman"/>
          <w:sz w:val="20"/>
          <w:szCs w:val="20"/>
          <w:lang w:val="en-GB"/>
        </w:rPr>
        <w:fldChar w:fldCharType="end"/>
      </w:r>
      <w:r w:rsidRPr="00697E49">
        <w:rPr>
          <w:rFonts w:cs="Times New Roman"/>
          <w:sz w:val="20"/>
          <w:szCs w:val="20"/>
          <w:lang w:val="en-GB"/>
        </w:rPr>
        <w:t>.</w:t>
      </w:r>
    </w:p>
    <w:p w14:paraId="6617FA99" w14:textId="543084B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Muglia, J. and A. Schmittner, 2015: Glacial Atlantic overturning increased by wind stress in climate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42(22)</w:t>
      </w:r>
      <w:r w:rsidRPr="00697E49">
        <w:rPr>
          <w:rFonts w:cs="Times New Roman"/>
          <w:sz w:val="20"/>
          <w:szCs w:val="20"/>
          <w:lang w:val="en-GB"/>
        </w:rPr>
        <w:t>, 9862–9868, doi:</w:t>
      </w:r>
      <w:r w:rsidR="00642F13">
        <w:fldChar w:fldCharType="begin"/>
      </w:r>
      <w:r w:rsidR="00642F13" w:rsidRPr="001D5B54">
        <w:rPr>
          <w:lang w:val="en-US"/>
          <w:rPrChange w:id="4339" w:author="Clotilde Pean" w:date="2021-06-21T14:15:00Z">
            <w:rPr/>
          </w:rPrChange>
        </w:rPr>
        <w:instrText xml:space="preserve"> HYPERLINK "https://dx.doi.org/10.1002/2015gl064583" </w:instrText>
      </w:r>
      <w:r w:rsidR="00642F13">
        <w:fldChar w:fldCharType="separate"/>
      </w:r>
      <w:r w:rsidRPr="00697E49">
        <w:rPr>
          <w:rStyle w:val="Hyperlink"/>
          <w:rFonts w:cs="Times New Roman"/>
          <w:sz w:val="20"/>
          <w:szCs w:val="20"/>
          <w:lang w:val="en-GB"/>
        </w:rPr>
        <w:t>10.1002/2015gl064583</w:t>
      </w:r>
      <w:r w:rsidR="00642F13">
        <w:rPr>
          <w:rStyle w:val="Hyperlink"/>
          <w:rFonts w:cs="Times New Roman"/>
          <w:sz w:val="20"/>
          <w:szCs w:val="20"/>
          <w:lang w:val="en-GB"/>
        </w:rPr>
        <w:fldChar w:fldCharType="end"/>
      </w:r>
      <w:r w:rsidRPr="00697E49">
        <w:rPr>
          <w:rFonts w:cs="Times New Roman"/>
          <w:sz w:val="20"/>
          <w:szCs w:val="20"/>
          <w:lang w:val="en-GB"/>
        </w:rPr>
        <w:t>.</w:t>
      </w:r>
    </w:p>
    <w:p w14:paraId="646041A9" w14:textId="38AC58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Mulcahy, J.P. et al., 2020: Description and evaluation of aerosol in UKESM1 and HadGEM3-GC3.1 CMIP6 historical simulations.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13(12)</w:t>
      </w:r>
      <w:r w:rsidRPr="00697E49">
        <w:rPr>
          <w:rFonts w:cs="Times New Roman"/>
          <w:sz w:val="20"/>
          <w:szCs w:val="20"/>
          <w:lang w:val="en-GB"/>
        </w:rPr>
        <w:t>, 6383–6423, doi:</w:t>
      </w:r>
      <w:r w:rsidR="00642F13">
        <w:fldChar w:fldCharType="begin"/>
      </w:r>
      <w:r w:rsidR="00642F13" w:rsidRPr="001D5B54">
        <w:rPr>
          <w:lang w:val="en-US"/>
          <w:rPrChange w:id="4340" w:author="Clotilde Pean" w:date="2021-06-21T14:15:00Z">
            <w:rPr/>
          </w:rPrChange>
        </w:rPr>
        <w:instrText xml:space="preserve"> HYPERLINK "https://dx.doi.org/10.5194/gmd-13-6383-2020" </w:instrText>
      </w:r>
      <w:r w:rsidR="00642F13">
        <w:fldChar w:fldCharType="separate"/>
      </w:r>
      <w:r w:rsidRPr="00697E49">
        <w:rPr>
          <w:rStyle w:val="Hyperlink"/>
          <w:rFonts w:cs="Times New Roman"/>
          <w:sz w:val="20"/>
          <w:szCs w:val="20"/>
          <w:lang w:val="en-GB"/>
        </w:rPr>
        <w:t>10.5194/gmd-13-6383-2020</w:t>
      </w:r>
      <w:r w:rsidR="00642F13">
        <w:rPr>
          <w:rStyle w:val="Hyperlink"/>
          <w:rFonts w:cs="Times New Roman"/>
          <w:sz w:val="20"/>
          <w:szCs w:val="20"/>
          <w:lang w:val="en-GB"/>
        </w:rPr>
        <w:fldChar w:fldCharType="end"/>
      </w:r>
      <w:r w:rsidRPr="00697E49">
        <w:rPr>
          <w:rFonts w:cs="Times New Roman"/>
          <w:sz w:val="20"/>
          <w:szCs w:val="20"/>
          <w:lang w:val="en-GB"/>
        </w:rPr>
        <w:t>.</w:t>
      </w:r>
    </w:p>
    <w:p w14:paraId="46DF010F" w14:textId="3EBB6EE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Müller, W.A. et al., 2015: A twentieth-century reanalysis forced ocean model to reconstruct the North Atlantic climate variation during the 1920s.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44(7–8)</w:t>
      </w:r>
      <w:r w:rsidRPr="00697E49">
        <w:rPr>
          <w:rFonts w:cs="Times New Roman"/>
          <w:sz w:val="20"/>
          <w:szCs w:val="20"/>
          <w:lang w:val="en-GB"/>
        </w:rPr>
        <w:t>, 1935–1955, doi:</w:t>
      </w:r>
      <w:r w:rsidR="00642F13">
        <w:fldChar w:fldCharType="begin"/>
      </w:r>
      <w:r w:rsidR="00642F13" w:rsidRPr="001D5B54">
        <w:rPr>
          <w:lang w:val="en-US"/>
          <w:rPrChange w:id="4341" w:author="Clotilde Pean" w:date="2021-06-21T14:15:00Z">
            <w:rPr/>
          </w:rPrChange>
        </w:rPr>
        <w:instrText xml:space="preserve"> HYPERLINK "https://dx.doi.org/10.1007/s00382-014-2267-5" </w:instrText>
      </w:r>
      <w:r w:rsidR="00642F13">
        <w:fldChar w:fldCharType="separate"/>
      </w:r>
      <w:r w:rsidRPr="00697E49">
        <w:rPr>
          <w:rStyle w:val="Hyperlink"/>
          <w:rFonts w:cs="Times New Roman"/>
          <w:sz w:val="20"/>
          <w:szCs w:val="20"/>
          <w:lang w:val="en-GB"/>
        </w:rPr>
        <w:t>10.1007/s00382-014-2267-5</w:t>
      </w:r>
      <w:r w:rsidR="00642F13">
        <w:rPr>
          <w:rStyle w:val="Hyperlink"/>
          <w:rFonts w:cs="Times New Roman"/>
          <w:sz w:val="20"/>
          <w:szCs w:val="20"/>
          <w:lang w:val="en-GB"/>
        </w:rPr>
        <w:fldChar w:fldCharType="end"/>
      </w:r>
      <w:r w:rsidRPr="00697E49">
        <w:rPr>
          <w:rFonts w:cs="Times New Roman"/>
          <w:sz w:val="20"/>
          <w:szCs w:val="20"/>
          <w:lang w:val="en-GB"/>
        </w:rPr>
        <w:t>.</w:t>
      </w:r>
    </w:p>
    <w:p w14:paraId="379A168B" w14:textId="6DAA9F1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Muñoz, E., W. Weijer, S.A. Grodsky, S.C. Bates, and I. Wainer, 2012: Mean and variability of the tropical Atlantic Ocean in the CCSM4.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25(14)</w:t>
      </w:r>
      <w:r w:rsidRPr="00697E49">
        <w:rPr>
          <w:rFonts w:cs="Times New Roman"/>
          <w:sz w:val="20"/>
          <w:szCs w:val="20"/>
          <w:lang w:val="en-GB"/>
        </w:rPr>
        <w:t>, 4860–4882, doi:</w:t>
      </w:r>
      <w:r w:rsidR="00642F13">
        <w:fldChar w:fldCharType="begin"/>
      </w:r>
      <w:r w:rsidR="00642F13" w:rsidRPr="001D5B54">
        <w:rPr>
          <w:lang w:val="en-US"/>
          <w:rPrChange w:id="4342" w:author="Clotilde Pean" w:date="2021-06-21T14:15:00Z">
            <w:rPr/>
          </w:rPrChange>
        </w:rPr>
        <w:instrText xml:space="preserve"> HYPERLINK "https://dx.doi.org/10.1175/jcli-d-11-00294.1" </w:instrText>
      </w:r>
      <w:r w:rsidR="00642F13">
        <w:fldChar w:fldCharType="separate"/>
      </w:r>
      <w:r w:rsidRPr="00697E49">
        <w:rPr>
          <w:rStyle w:val="Hyperlink"/>
          <w:rFonts w:cs="Times New Roman"/>
          <w:sz w:val="20"/>
          <w:szCs w:val="20"/>
          <w:lang w:val="en-GB"/>
        </w:rPr>
        <w:t>10.1175/jcli-d-11-00294.1</w:t>
      </w:r>
      <w:r w:rsidR="00642F13">
        <w:rPr>
          <w:rStyle w:val="Hyperlink"/>
          <w:rFonts w:cs="Times New Roman"/>
          <w:sz w:val="20"/>
          <w:szCs w:val="20"/>
          <w:lang w:val="en-GB"/>
        </w:rPr>
        <w:fldChar w:fldCharType="end"/>
      </w:r>
      <w:r w:rsidRPr="00697E49">
        <w:rPr>
          <w:rFonts w:cs="Times New Roman"/>
          <w:sz w:val="20"/>
          <w:szCs w:val="20"/>
          <w:lang w:val="en-GB"/>
        </w:rPr>
        <w:t>.</w:t>
      </w:r>
    </w:p>
    <w:p w14:paraId="45A535D4" w14:textId="4E618D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Murphy, D.M., 2013: Little net clear-sky radiative forcing from recent regional redistribution of aerosols.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w:t>
      </w:r>
      <w:r w:rsidRPr="00697E49">
        <w:rPr>
          <w:rFonts w:cs="Times New Roman"/>
          <w:sz w:val="20"/>
          <w:szCs w:val="20"/>
          <w:lang w:val="en-GB"/>
        </w:rPr>
        <w:t>, 258, doi:</w:t>
      </w:r>
      <w:r w:rsidR="00642F13">
        <w:fldChar w:fldCharType="begin"/>
      </w:r>
      <w:r w:rsidR="00642F13" w:rsidRPr="001D5B54">
        <w:rPr>
          <w:lang w:val="en-US"/>
          <w:rPrChange w:id="4343" w:author="Clotilde Pean" w:date="2021-06-21T14:15:00Z">
            <w:rPr/>
          </w:rPrChange>
        </w:rPr>
        <w:instrText xml:space="preserve"> HYPERLINK "https://dx.doi.org/10.1038/ngeo1740" </w:instrText>
      </w:r>
      <w:r w:rsidR="00642F13">
        <w:fldChar w:fldCharType="separate"/>
      </w:r>
      <w:r w:rsidRPr="00697E49">
        <w:rPr>
          <w:rStyle w:val="Hyperlink"/>
          <w:rFonts w:cs="Times New Roman"/>
          <w:sz w:val="20"/>
          <w:szCs w:val="20"/>
          <w:lang w:val="en-GB"/>
        </w:rPr>
        <w:t>10.1038/ngeo1740</w:t>
      </w:r>
      <w:r w:rsidR="00642F13">
        <w:rPr>
          <w:rStyle w:val="Hyperlink"/>
          <w:rFonts w:cs="Times New Roman"/>
          <w:sz w:val="20"/>
          <w:szCs w:val="20"/>
          <w:lang w:val="en-GB"/>
        </w:rPr>
        <w:fldChar w:fldCharType="end"/>
      </w:r>
      <w:r w:rsidRPr="00697E49">
        <w:rPr>
          <w:rFonts w:cs="Times New Roman"/>
          <w:sz w:val="20"/>
          <w:szCs w:val="20"/>
          <w:lang w:val="en-GB"/>
        </w:rPr>
        <w:t>.</w:t>
      </w:r>
    </w:p>
    <w:p w14:paraId="0F8D0087" w14:textId="742E5E8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Murphy, L.N., K. Bellomo, M. Cane, and A. Clement, 2017: The role of historical forcings in simulating the observed Atlantic multidecadal oscillation.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44(5)</w:t>
      </w:r>
      <w:r w:rsidRPr="00697E49">
        <w:rPr>
          <w:rFonts w:cs="Times New Roman"/>
          <w:sz w:val="20"/>
          <w:szCs w:val="20"/>
          <w:lang w:val="en-GB"/>
        </w:rPr>
        <w:t>, 2472–2480, doi:</w:t>
      </w:r>
      <w:r w:rsidR="00642F13">
        <w:fldChar w:fldCharType="begin"/>
      </w:r>
      <w:r w:rsidR="00642F13" w:rsidRPr="001D5B54">
        <w:rPr>
          <w:lang w:val="en-US"/>
          <w:rPrChange w:id="4344" w:author="Clotilde Pean" w:date="2021-06-21T14:15:00Z">
            <w:rPr/>
          </w:rPrChange>
        </w:rPr>
        <w:instrText xml:space="preserve"> HYPERLINK "https://dx.doi.org/10.1002/2016gl071337" </w:instrText>
      </w:r>
      <w:r w:rsidR="00642F13">
        <w:fldChar w:fldCharType="separate"/>
      </w:r>
      <w:r w:rsidRPr="00697E49">
        <w:rPr>
          <w:rStyle w:val="Hyperlink"/>
          <w:rFonts w:cs="Times New Roman"/>
          <w:sz w:val="20"/>
          <w:szCs w:val="20"/>
          <w:lang w:val="en-GB"/>
        </w:rPr>
        <w:t>10.1002/2016gl071337</w:t>
      </w:r>
      <w:r w:rsidR="00642F13">
        <w:rPr>
          <w:rStyle w:val="Hyperlink"/>
          <w:rFonts w:cs="Times New Roman"/>
          <w:sz w:val="20"/>
          <w:szCs w:val="20"/>
          <w:lang w:val="en-GB"/>
        </w:rPr>
        <w:fldChar w:fldCharType="end"/>
      </w:r>
      <w:r w:rsidRPr="00697E49">
        <w:rPr>
          <w:rFonts w:cs="Times New Roman"/>
          <w:sz w:val="20"/>
          <w:szCs w:val="20"/>
          <w:lang w:val="en-GB"/>
        </w:rPr>
        <w:t>.</w:t>
      </w:r>
    </w:p>
    <w:p w14:paraId="31EDB551" w14:textId="6A63F4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Najafi, M.R., F.W. Zwiers, and N.P. Gillett, 2016: Attribution of the spring snow cover extent decline in the Northern Hemisphere, Eurasia and North America to anthropogenic influence. </w:t>
      </w:r>
      <w:r w:rsidRPr="00697E49">
        <w:rPr>
          <w:rFonts w:cs="Times New Roman"/>
          <w:i/>
          <w:sz w:val="20"/>
          <w:szCs w:val="20"/>
          <w:lang w:val="en-GB"/>
        </w:rPr>
        <w:t>Climatic Change</w:t>
      </w:r>
      <w:r w:rsidRPr="00697E49">
        <w:rPr>
          <w:rFonts w:cs="Times New Roman"/>
          <w:sz w:val="20"/>
          <w:szCs w:val="20"/>
          <w:lang w:val="en-GB"/>
        </w:rPr>
        <w:t xml:space="preserve">, </w:t>
      </w:r>
      <w:r w:rsidRPr="00697E49">
        <w:rPr>
          <w:rFonts w:cs="Times New Roman"/>
          <w:b/>
          <w:sz w:val="20"/>
          <w:szCs w:val="20"/>
          <w:lang w:val="en-GB"/>
        </w:rPr>
        <w:t>136(3)</w:t>
      </w:r>
      <w:r w:rsidRPr="00697E49">
        <w:rPr>
          <w:rFonts w:cs="Times New Roman"/>
          <w:sz w:val="20"/>
          <w:szCs w:val="20"/>
          <w:lang w:val="en-GB"/>
        </w:rPr>
        <w:t>, 571–586, doi:</w:t>
      </w:r>
      <w:r w:rsidR="00642F13">
        <w:fldChar w:fldCharType="begin"/>
      </w:r>
      <w:r w:rsidR="00642F13" w:rsidRPr="001D5B54">
        <w:rPr>
          <w:lang w:val="en-US"/>
          <w:rPrChange w:id="4345" w:author="Clotilde Pean" w:date="2021-06-21T14:15:00Z">
            <w:rPr/>
          </w:rPrChange>
        </w:rPr>
        <w:instrText xml:space="preserve"> HYPERLINK "https://dx.doi.org/10.1007/s10584-016-1632-2" </w:instrText>
      </w:r>
      <w:r w:rsidR="00642F13">
        <w:fldChar w:fldCharType="separate"/>
      </w:r>
      <w:r w:rsidRPr="00697E49">
        <w:rPr>
          <w:rStyle w:val="Hyperlink"/>
          <w:rFonts w:cs="Times New Roman"/>
          <w:sz w:val="20"/>
          <w:szCs w:val="20"/>
          <w:lang w:val="en-GB"/>
        </w:rPr>
        <w:t>10.1007/s10584-016-1632-2</w:t>
      </w:r>
      <w:r w:rsidR="00642F13">
        <w:rPr>
          <w:rStyle w:val="Hyperlink"/>
          <w:rFonts w:cs="Times New Roman"/>
          <w:sz w:val="20"/>
          <w:szCs w:val="20"/>
          <w:lang w:val="en-GB"/>
        </w:rPr>
        <w:fldChar w:fldCharType="end"/>
      </w:r>
      <w:r w:rsidRPr="00697E49">
        <w:rPr>
          <w:rFonts w:cs="Times New Roman"/>
          <w:sz w:val="20"/>
          <w:szCs w:val="20"/>
          <w:lang w:val="en-GB"/>
        </w:rPr>
        <w:t>.</w:t>
      </w:r>
    </w:p>
    <w:p w14:paraId="1795447A" w14:textId="14F7D23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Najafi, M.R., F.W. Zwiers, and N.P. Gillett, 2017: Attribution of observed streamflow changes in key British Columbia </w:t>
      </w:r>
      <w:r w:rsidRPr="00697E49">
        <w:rPr>
          <w:rFonts w:cs="Times New Roman"/>
          <w:sz w:val="20"/>
          <w:szCs w:val="20"/>
          <w:lang w:val="en-GB"/>
        </w:rPr>
        <w:lastRenderedPageBreak/>
        <w:t xml:space="preserve">drainage basins.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44(21)</w:t>
      </w:r>
      <w:r w:rsidRPr="00697E49">
        <w:rPr>
          <w:rFonts w:cs="Times New Roman"/>
          <w:sz w:val="20"/>
          <w:szCs w:val="20"/>
          <w:lang w:val="en-GB"/>
        </w:rPr>
        <w:t>, 11–12, doi:</w:t>
      </w:r>
      <w:r w:rsidR="00642F13">
        <w:fldChar w:fldCharType="begin"/>
      </w:r>
      <w:r w:rsidR="00642F13" w:rsidRPr="001D5B54">
        <w:rPr>
          <w:lang w:val="en-US"/>
          <w:rPrChange w:id="4346" w:author="Clotilde Pean" w:date="2021-06-21T14:15:00Z">
            <w:rPr/>
          </w:rPrChange>
        </w:rPr>
        <w:instrText xml:space="preserve"> HYPERLINK "https://dx.doi.org/10.1002/2017gl075016" </w:instrText>
      </w:r>
      <w:r w:rsidR="00642F13">
        <w:fldChar w:fldCharType="separate"/>
      </w:r>
      <w:r w:rsidRPr="00697E49">
        <w:rPr>
          <w:rStyle w:val="Hyperlink"/>
          <w:rFonts w:cs="Times New Roman"/>
          <w:sz w:val="20"/>
          <w:szCs w:val="20"/>
          <w:lang w:val="en-GB"/>
        </w:rPr>
        <w:t>10.1002/2017gl075016</w:t>
      </w:r>
      <w:r w:rsidR="00642F13">
        <w:rPr>
          <w:rStyle w:val="Hyperlink"/>
          <w:rFonts w:cs="Times New Roman"/>
          <w:sz w:val="20"/>
          <w:szCs w:val="20"/>
          <w:lang w:val="en-GB"/>
        </w:rPr>
        <w:fldChar w:fldCharType="end"/>
      </w:r>
      <w:r w:rsidRPr="00697E49">
        <w:rPr>
          <w:rFonts w:cs="Times New Roman"/>
          <w:sz w:val="20"/>
          <w:szCs w:val="20"/>
          <w:lang w:val="en-GB"/>
        </w:rPr>
        <w:t>.</w:t>
      </w:r>
    </w:p>
    <w:p w14:paraId="02496D18" w14:textId="1F51376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Nakamura, T. et al., 2015: A negative phase shift of the winter AO/NAO due to the recent Arctic sea-ice reduction in late autumn.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120(8)</w:t>
      </w:r>
      <w:r w:rsidRPr="00697E49">
        <w:rPr>
          <w:rFonts w:cs="Times New Roman"/>
          <w:sz w:val="20"/>
          <w:szCs w:val="20"/>
          <w:lang w:val="en-GB"/>
        </w:rPr>
        <w:t>, 3209–3227, doi:</w:t>
      </w:r>
      <w:r w:rsidR="00642F13">
        <w:fldChar w:fldCharType="begin"/>
      </w:r>
      <w:r w:rsidR="00642F13" w:rsidRPr="001D5B54">
        <w:rPr>
          <w:lang w:val="en-US"/>
          <w:rPrChange w:id="4347" w:author="Clotilde Pean" w:date="2021-06-21T14:15:00Z">
            <w:rPr/>
          </w:rPrChange>
        </w:rPr>
        <w:instrText xml:space="preserve"> HYPERLINK "https://dx.doi.org/10.1002/2014jd022848" </w:instrText>
      </w:r>
      <w:r w:rsidR="00642F13">
        <w:fldChar w:fldCharType="separate"/>
      </w:r>
      <w:r w:rsidRPr="00697E49">
        <w:rPr>
          <w:rStyle w:val="Hyperlink"/>
          <w:rFonts w:cs="Times New Roman"/>
          <w:sz w:val="20"/>
          <w:szCs w:val="20"/>
          <w:lang w:val="en-GB"/>
        </w:rPr>
        <w:t>10.1002/2014jd022848</w:t>
      </w:r>
      <w:r w:rsidR="00642F13">
        <w:rPr>
          <w:rStyle w:val="Hyperlink"/>
          <w:rFonts w:cs="Times New Roman"/>
          <w:sz w:val="20"/>
          <w:szCs w:val="20"/>
          <w:lang w:val="en-GB"/>
        </w:rPr>
        <w:fldChar w:fldCharType="end"/>
      </w:r>
      <w:r w:rsidRPr="00697E49">
        <w:rPr>
          <w:rFonts w:cs="Times New Roman"/>
          <w:sz w:val="20"/>
          <w:szCs w:val="20"/>
          <w:lang w:val="en-GB"/>
        </w:rPr>
        <w:t>.</w:t>
      </w:r>
    </w:p>
    <w:p w14:paraId="09C7D240" w14:textId="15FF483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Neukom, R., A.P. Schurer, N.J. Steiger, and G.C. Hegerl, 2018: Possible causes of data model discrepancy in the temperature history of the last Millennium.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7572, doi:</w:t>
      </w:r>
      <w:r w:rsidR="00642F13">
        <w:fldChar w:fldCharType="begin"/>
      </w:r>
      <w:r w:rsidR="00642F13" w:rsidRPr="001D5B54">
        <w:rPr>
          <w:lang w:val="en-US"/>
          <w:rPrChange w:id="4348" w:author="Clotilde Pean" w:date="2021-06-21T14:15:00Z">
            <w:rPr/>
          </w:rPrChange>
        </w:rPr>
        <w:instrText xml:space="preserve"> HYPERLINK "https://dx.doi.org/10.1038/s41598-018-25862-2" </w:instrText>
      </w:r>
      <w:r w:rsidR="00642F13">
        <w:fldChar w:fldCharType="separate"/>
      </w:r>
      <w:r w:rsidRPr="00697E49">
        <w:rPr>
          <w:rStyle w:val="Hyperlink"/>
          <w:rFonts w:cs="Times New Roman"/>
          <w:sz w:val="20"/>
          <w:szCs w:val="20"/>
          <w:lang w:val="en-GB"/>
        </w:rPr>
        <w:t>10.1038/s41598-018-25862-2</w:t>
      </w:r>
      <w:r w:rsidR="00642F13">
        <w:rPr>
          <w:rStyle w:val="Hyperlink"/>
          <w:rFonts w:cs="Times New Roman"/>
          <w:sz w:val="20"/>
          <w:szCs w:val="20"/>
          <w:lang w:val="en-GB"/>
        </w:rPr>
        <w:fldChar w:fldCharType="end"/>
      </w:r>
      <w:r w:rsidRPr="00697E49">
        <w:rPr>
          <w:rFonts w:cs="Times New Roman"/>
          <w:sz w:val="20"/>
          <w:szCs w:val="20"/>
          <w:lang w:val="en-GB"/>
        </w:rPr>
        <w:t>.</w:t>
      </w:r>
    </w:p>
    <w:p w14:paraId="7D8132C0" w14:textId="754F0D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Nevison, C.D. et al., 2016: Evaluating CMIP5 ocean biogeochemistry and Southern Ocean carbon uptake using atmospheric potential oxygen: Present-day performance and future projection.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43(5)</w:t>
      </w:r>
      <w:r w:rsidRPr="00697E49">
        <w:rPr>
          <w:rFonts w:cs="Times New Roman"/>
          <w:sz w:val="20"/>
          <w:szCs w:val="20"/>
          <w:lang w:val="en-GB"/>
        </w:rPr>
        <w:t>, 2077–2085, doi:</w:t>
      </w:r>
      <w:r w:rsidR="00642F13">
        <w:fldChar w:fldCharType="begin"/>
      </w:r>
      <w:r w:rsidR="00642F13" w:rsidRPr="001D5B54">
        <w:rPr>
          <w:lang w:val="en-US"/>
          <w:rPrChange w:id="4349" w:author="Clotilde Pean" w:date="2021-06-21T14:15:00Z">
            <w:rPr/>
          </w:rPrChange>
        </w:rPr>
        <w:instrText xml:space="preserve"> HYPERLINK "https://dx.doi.org/10.1002/2015gl067584" </w:instrText>
      </w:r>
      <w:r w:rsidR="00642F13">
        <w:fldChar w:fldCharType="separate"/>
      </w:r>
      <w:r w:rsidRPr="00697E49">
        <w:rPr>
          <w:rStyle w:val="Hyperlink"/>
          <w:rFonts w:cs="Times New Roman"/>
          <w:sz w:val="20"/>
          <w:szCs w:val="20"/>
          <w:lang w:val="en-GB"/>
        </w:rPr>
        <w:t>10.1002/2015gl067584</w:t>
      </w:r>
      <w:r w:rsidR="00642F13">
        <w:rPr>
          <w:rStyle w:val="Hyperlink"/>
          <w:rFonts w:cs="Times New Roman"/>
          <w:sz w:val="20"/>
          <w:szCs w:val="20"/>
          <w:lang w:val="en-GB"/>
        </w:rPr>
        <w:fldChar w:fldCharType="end"/>
      </w:r>
      <w:r w:rsidRPr="00697E49">
        <w:rPr>
          <w:rFonts w:cs="Times New Roman"/>
          <w:sz w:val="20"/>
          <w:szCs w:val="20"/>
          <w:lang w:val="en-GB"/>
        </w:rPr>
        <w:t>.</w:t>
      </w:r>
    </w:p>
    <w:p w14:paraId="74C211B0" w14:textId="72D27B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Newman, M., S.-I. Shin, and M.A. Alexander, 2011: Natural variation in ENSO flavors.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38(14)</w:t>
      </w:r>
      <w:r w:rsidRPr="00697E49">
        <w:rPr>
          <w:rFonts w:cs="Times New Roman"/>
          <w:sz w:val="20"/>
          <w:szCs w:val="20"/>
          <w:lang w:val="en-GB"/>
        </w:rPr>
        <w:t>, doi:</w:t>
      </w:r>
      <w:r w:rsidR="00642F13">
        <w:fldChar w:fldCharType="begin"/>
      </w:r>
      <w:r w:rsidR="00642F13" w:rsidRPr="001D5B54">
        <w:rPr>
          <w:lang w:val="en-US"/>
          <w:rPrChange w:id="4350" w:author="Clotilde Pean" w:date="2021-06-21T14:15:00Z">
            <w:rPr/>
          </w:rPrChange>
        </w:rPr>
        <w:instrText xml:space="preserve"> HYPERLINK "https://dx.doi.org/10.1029/2011gl047658" </w:instrText>
      </w:r>
      <w:r w:rsidR="00642F13">
        <w:fldChar w:fldCharType="separate"/>
      </w:r>
      <w:r w:rsidRPr="00697E49">
        <w:rPr>
          <w:rStyle w:val="Hyperlink"/>
          <w:rFonts w:cs="Times New Roman"/>
          <w:sz w:val="20"/>
          <w:szCs w:val="20"/>
          <w:lang w:val="en-GB"/>
        </w:rPr>
        <w:t>10.1029/2011gl047658</w:t>
      </w:r>
      <w:r w:rsidR="00642F13">
        <w:rPr>
          <w:rStyle w:val="Hyperlink"/>
          <w:rFonts w:cs="Times New Roman"/>
          <w:sz w:val="20"/>
          <w:szCs w:val="20"/>
          <w:lang w:val="en-GB"/>
        </w:rPr>
        <w:fldChar w:fldCharType="end"/>
      </w:r>
      <w:r w:rsidRPr="00697E49">
        <w:rPr>
          <w:rFonts w:cs="Times New Roman"/>
          <w:sz w:val="20"/>
          <w:szCs w:val="20"/>
          <w:lang w:val="en-GB"/>
        </w:rPr>
        <w:t>.</w:t>
      </w:r>
    </w:p>
    <w:p w14:paraId="0FD6F087" w14:textId="1B9337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Newman, M. et al., 2016: The Pacific decadal oscillation, revisited.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29(12)</w:t>
      </w:r>
      <w:r w:rsidRPr="00697E49">
        <w:rPr>
          <w:rFonts w:cs="Times New Roman"/>
          <w:sz w:val="20"/>
          <w:szCs w:val="20"/>
          <w:lang w:val="en-GB"/>
        </w:rPr>
        <w:t>, 4399–4427, doi:</w:t>
      </w:r>
      <w:r w:rsidR="00642F13">
        <w:fldChar w:fldCharType="begin"/>
      </w:r>
      <w:r w:rsidR="00642F13" w:rsidRPr="001D5B54">
        <w:rPr>
          <w:lang w:val="en-US"/>
          <w:rPrChange w:id="4351" w:author="Clotilde Pean" w:date="2021-06-21T14:15:00Z">
            <w:rPr/>
          </w:rPrChange>
        </w:rPr>
        <w:instrText xml:space="preserve"> HYPERLINK "https://dx.doi.org/10.1175/jcli-d-15-0508.1" </w:instrText>
      </w:r>
      <w:r w:rsidR="00642F13">
        <w:fldChar w:fldCharType="separate"/>
      </w:r>
      <w:r w:rsidRPr="00697E49">
        <w:rPr>
          <w:rStyle w:val="Hyperlink"/>
          <w:rFonts w:cs="Times New Roman"/>
          <w:sz w:val="20"/>
          <w:szCs w:val="20"/>
          <w:lang w:val="en-GB"/>
        </w:rPr>
        <w:t>10.1175/jcli-d-15-0508.1</w:t>
      </w:r>
      <w:r w:rsidR="00642F13">
        <w:rPr>
          <w:rStyle w:val="Hyperlink"/>
          <w:rFonts w:cs="Times New Roman"/>
          <w:sz w:val="20"/>
          <w:szCs w:val="20"/>
          <w:lang w:val="en-GB"/>
        </w:rPr>
        <w:fldChar w:fldCharType="end"/>
      </w:r>
      <w:r w:rsidRPr="00697E49">
        <w:rPr>
          <w:rFonts w:cs="Times New Roman"/>
          <w:sz w:val="20"/>
          <w:szCs w:val="20"/>
          <w:lang w:val="en-GB"/>
        </w:rPr>
        <w:t>.</w:t>
      </w:r>
    </w:p>
    <w:p w14:paraId="79C4D34F" w14:textId="5041C7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Nguyen, H., C. Lucas, A. Evans, B. Timbal, and L. Hanson, 2015: Expansion of the Southern Hemisphere hadley cell in response to greenhouse gas forcing.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28(20)</w:t>
      </w:r>
      <w:r w:rsidRPr="00697E49">
        <w:rPr>
          <w:rFonts w:cs="Times New Roman"/>
          <w:sz w:val="20"/>
          <w:szCs w:val="20"/>
          <w:lang w:val="en-GB"/>
        </w:rPr>
        <w:t>, 8067–8077, doi:</w:t>
      </w:r>
      <w:r w:rsidR="00642F13">
        <w:fldChar w:fldCharType="begin"/>
      </w:r>
      <w:r w:rsidR="00642F13" w:rsidRPr="001D5B54">
        <w:rPr>
          <w:lang w:val="en-US"/>
          <w:rPrChange w:id="4352" w:author="Clotilde Pean" w:date="2021-06-21T14:15:00Z">
            <w:rPr/>
          </w:rPrChange>
        </w:rPr>
        <w:instrText xml:space="preserve"> HYPERLINK "https://dx.doi.org/10.1175/jcli-d-15-0139.1" </w:instrText>
      </w:r>
      <w:r w:rsidR="00642F13">
        <w:fldChar w:fldCharType="separate"/>
      </w:r>
      <w:r w:rsidRPr="00697E49">
        <w:rPr>
          <w:rStyle w:val="Hyperlink"/>
          <w:rFonts w:cs="Times New Roman"/>
          <w:sz w:val="20"/>
          <w:szCs w:val="20"/>
          <w:lang w:val="en-GB"/>
        </w:rPr>
        <w:t>10.1175/jcli-d-15-0139.1</w:t>
      </w:r>
      <w:r w:rsidR="00642F13">
        <w:rPr>
          <w:rStyle w:val="Hyperlink"/>
          <w:rFonts w:cs="Times New Roman"/>
          <w:sz w:val="20"/>
          <w:szCs w:val="20"/>
          <w:lang w:val="en-GB"/>
        </w:rPr>
        <w:fldChar w:fldCharType="end"/>
      </w:r>
      <w:r w:rsidRPr="00697E49">
        <w:rPr>
          <w:rFonts w:cs="Times New Roman"/>
          <w:sz w:val="20"/>
          <w:szCs w:val="20"/>
          <w:lang w:val="en-GB"/>
        </w:rPr>
        <w:t>.</w:t>
      </w:r>
    </w:p>
    <w:p w14:paraId="068A8C4A" w14:textId="3C707D4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Ni, Y. and P.-C. Hsu, 2018: Inter-annual variability of global monsoon precipitation in present-day and future warming scenarios based on 33 Coupled Model Intercomparison Project Phase 5 models.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38(13)</w:t>
      </w:r>
      <w:r w:rsidRPr="00697E49">
        <w:rPr>
          <w:rFonts w:cs="Times New Roman"/>
          <w:sz w:val="20"/>
          <w:szCs w:val="20"/>
          <w:lang w:val="en-GB"/>
        </w:rPr>
        <w:t>, 4875–4890, doi:</w:t>
      </w:r>
      <w:r w:rsidR="00642F13">
        <w:fldChar w:fldCharType="begin"/>
      </w:r>
      <w:r w:rsidR="00642F13" w:rsidRPr="001D5B54">
        <w:rPr>
          <w:lang w:val="en-US"/>
          <w:rPrChange w:id="4353" w:author="Clotilde Pean" w:date="2021-06-21T14:15:00Z">
            <w:rPr/>
          </w:rPrChange>
        </w:rPr>
        <w:instrText xml:space="preserve"> HYPERLINK "https://dx.doi.org/10.1002/joc.5704" </w:instrText>
      </w:r>
      <w:r w:rsidR="00642F13">
        <w:fldChar w:fldCharType="separate"/>
      </w:r>
      <w:r w:rsidRPr="00697E49">
        <w:rPr>
          <w:rStyle w:val="Hyperlink"/>
          <w:rFonts w:cs="Times New Roman"/>
          <w:sz w:val="20"/>
          <w:szCs w:val="20"/>
          <w:lang w:val="en-GB"/>
        </w:rPr>
        <w:t>10.1002/joc.5704</w:t>
      </w:r>
      <w:r w:rsidR="00642F13">
        <w:rPr>
          <w:rStyle w:val="Hyperlink"/>
          <w:rFonts w:cs="Times New Roman"/>
          <w:sz w:val="20"/>
          <w:szCs w:val="20"/>
          <w:lang w:val="en-GB"/>
        </w:rPr>
        <w:fldChar w:fldCharType="end"/>
      </w:r>
      <w:r w:rsidRPr="00697E49">
        <w:rPr>
          <w:rFonts w:cs="Times New Roman"/>
          <w:sz w:val="20"/>
          <w:szCs w:val="20"/>
          <w:lang w:val="en-GB"/>
        </w:rPr>
        <w:t>.</w:t>
      </w:r>
    </w:p>
    <w:p w14:paraId="4283693B" w14:textId="254D159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Nidheesh, A.G. et al., 2017: Influence of ENSO on the Pacific decadal oscillation in CMIP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49(9–10)</w:t>
      </w:r>
      <w:r w:rsidRPr="00697E49">
        <w:rPr>
          <w:rFonts w:cs="Times New Roman"/>
          <w:sz w:val="20"/>
          <w:szCs w:val="20"/>
          <w:lang w:val="en-GB"/>
        </w:rPr>
        <w:t>, 3309–3326, doi:</w:t>
      </w:r>
      <w:r w:rsidR="00642F13">
        <w:fldChar w:fldCharType="begin"/>
      </w:r>
      <w:r w:rsidR="00642F13" w:rsidRPr="001D5B54">
        <w:rPr>
          <w:lang w:val="en-US"/>
          <w:rPrChange w:id="4354" w:author="Clotilde Pean" w:date="2021-06-21T14:15:00Z">
            <w:rPr/>
          </w:rPrChange>
        </w:rPr>
        <w:instrText xml:space="preserve"> HYPERLINK "https://dx.doi.org/10.1007/s00382-016-3514-8" </w:instrText>
      </w:r>
      <w:r w:rsidR="00642F13">
        <w:fldChar w:fldCharType="separate"/>
      </w:r>
      <w:r w:rsidRPr="00697E49">
        <w:rPr>
          <w:rStyle w:val="Hyperlink"/>
          <w:rFonts w:cs="Times New Roman"/>
          <w:sz w:val="20"/>
          <w:szCs w:val="20"/>
          <w:lang w:val="en-GB"/>
        </w:rPr>
        <w:t>10.1007/s00382-016-3514-8</w:t>
      </w:r>
      <w:r w:rsidR="00642F13">
        <w:rPr>
          <w:rStyle w:val="Hyperlink"/>
          <w:rFonts w:cs="Times New Roman"/>
          <w:sz w:val="20"/>
          <w:szCs w:val="20"/>
          <w:lang w:val="en-GB"/>
        </w:rPr>
        <w:fldChar w:fldCharType="end"/>
      </w:r>
      <w:r w:rsidRPr="00697E49">
        <w:rPr>
          <w:rFonts w:cs="Times New Roman"/>
          <w:sz w:val="20"/>
          <w:szCs w:val="20"/>
          <w:lang w:val="en-GB"/>
        </w:rPr>
        <w:t>.</w:t>
      </w:r>
    </w:p>
    <w:p w14:paraId="194114A0" w14:textId="7965332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Nieves, V., J.K. Willis, and W.C. Patzert, 2015: Recent hiatus caused by decadal shift in Indo-Pacific heating.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349(6247)</w:t>
      </w:r>
      <w:r w:rsidRPr="00697E49">
        <w:rPr>
          <w:rFonts w:cs="Times New Roman"/>
          <w:sz w:val="20"/>
          <w:szCs w:val="20"/>
          <w:lang w:val="en-GB"/>
        </w:rPr>
        <w:t>, 532–535, doi:</w:t>
      </w:r>
      <w:r w:rsidR="00642F13">
        <w:fldChar w:fldCharType="begin"/>
      </w:r>
      <w:r w:rsidR="00642F13" w:rsidRPr="001D5B54">
        <w:rPr>
          <w:lang w:val="en-US"/>
          <w:rPrChange w:id="4355" w:author="Clotilde Pean" w:date="2021-06-21T14:15:00Z">
            <w:rPr/>
          </w:rPrChange>
        </w:rPr>
        <w:instrText xml:space="preserve"> HYPERLINK "https://dx.doi.org/10.1126/science.aaa4521" </w:instrText>
      </w:r>
      <w:r w:rsidR="00642F13">
        <w:fldChar w:fldCharType="separate"/>
      </w:r>
      <w:r w:rsidRPr="00697E49">
        <w:rPr>
          <w:rStyle w:val="Hyperlink"/>
          <w:rFonts w:cs="Times New Roman"/>
          <w:sz w:val="20"/>
          <w:szCs w:val="20"/>
          <w:lang w:val="en-GB"/>
        </w:rPr>
        <w:t>10.1126/science.aaa4521</w:t>
      </w:r>
      <w:r w:rsidR="00642F13">
        <w:rPr>
          <w:rStyle w:val="Hyperlink"/>
          <w:rFonts w:cs="Times New Roman"/>
          <w:sz w:val="20"/>
          <w:szCs w:val="20"/>
          <w:lang w:val="en-GB"/>
        </w:rPr>
        <w:fldChar w:fldCharType="end"/>
      </w:r>
      <w:r w:rsidRPr="00697E49">
        <w:rPr>
          <w:rFonts w:cs="Times New Roman"/>
          <w:sz w:val="20"/>
          <w:szCs w:val="20"/>
          <w:lang w:val="en-GB"/>
        </w:rPr>
        <w:t>.</w:t>
      </w:r>
    </w:p>
    <w:p w14:paraId="3A696925" w14:textId="569C28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Nijsse, F.J.M.M., P.M. Cox, and M.S. Williamson, 2020: Emergent constraints on transient climate response (TCR) and equilibrium climate sensitivity (ECS) from historical warming in CMIP5 and CMIP6 models. </w:t>
      </w:r>
      <w:r w:rsidRPr="00697E49">
        <w:rPr>
          <w:rFonts w:cs="Times New Roman"/>
          <w:i/>
          <w:sz w:val="20"/>
          <w:szCs w:val="20"/>
          <w:lang w:val="en-GB"/>
        </w:rPr>
        <w:t>Earth System Dynamics</w:t>
      </w:r>
      <w:r w:rsidRPr="00697E49">
        <w:rPr>
          <w:rFonts w:cs="Times New Roman"/>
          <w:sz w:val="20"/>
          <w:szCs w:val="20"/>
          <w:lang w:val="en-GB"/>
        </w:rPr>
        <w:t xml:space="preserve">, </w:t>
      </w:r>
      <w:r w:rsidRPr="00697E49">
        <w:rPr>
          <w:rFonts w:cs="Times New Roman"/>
          <w:b/>
          <w:sz w:val="20"/>
          <w:szCs w:val="20"/>
          <w:lang w:val="en-GB"/>
        </w:rPr>
        <w:t>11(3)</w:t>
      </w:r>
      <w:r w:rsidRPr="00697E49">
        <w:rPr>
          <w:rFonts w:cs="Times New Roman"/>
          <w:sz w:val="20"/>
          <w:szCs w:val="20"/>
          <w:lang w:val="en-GB"/>
        </w:rPr>
        <w:t>, doi:</w:t>
      </w:r>
      <w:r w:rsidR="00642F13">
        <w:fldChar w:fldCharType="begin"/>
      </w:r>
      <w:r w:rsidR="00642F13" w:rsidRPr="001D5B54">
        <w:rPr>
          <w:lang w:val="en-US"/>
          <w:rPrChange w:id="4356" w:author="Clotilde Pean" w:date="2021-06-21T14:15:00Z">
            <w:rPr/>
          </w:rPrChange>
        </w:rPr>
        <w:instrText xml:space="preserve"> HYPERLINK "https://dx.doi.org/10.5194/esd-11-737-2020" </w:instrText>
      </w:r>
      <w:r w:rsidR="00642F13">
        <w:fldChar w:fldCharType="separate"/>
      </w:r>
      <w:r w:rsidRPr="00697E49">
        <w:rPr>
          <w:rStyle w:val="Hyperlink"/>
          <w:rFonts w:cs="Times New Roman"/>
          <w:sz w:val="20"/>
          <w:szCs w:val="20"/>
          <w:lang w:val="en-GB"/>
        </w:rPr>
        <w:t>10.5194/esd-11-737-2020</w:t>
      </w:r>
      <w:r w:rsidR="00642F13">
        <w:rPr>
          <w:rStyle w:val="Hyperlink"/>
          <w:rFonts w:cs="Times New Roman"/>
          <w:sz w:val="20"/>
          <w:szCs w:val="20"/>
          <w:lang w:val="en-GB"/>
        </w:rPr>
        <w:fldChar w:fldCharType="end"/>
      </w:r>
      <w:r w:rsidRPr="00697E49">
        <w:rPr>
          <w:rFonts w:cs="Times New Roman"/>
          <w:sz w:val="20"/>
          <w:szCs w:val="20"/>
          <w:lang w:val="en-GB"/>
        </w:rPr>
        <w:t>.</w:t>
      </w:r>
    </w:p>
    <w:p w14:paraId="3FB8C2FA" w14:textId="630AE69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Ning, L. and R.S. Bradley, 2016: NAO and PNA influences on winter temperature and precipitation over the eastern United States in CMIP5 GCMs.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46(3)</w:t>
      </w:r>
      <w:r w:rsidRPr="00697E49">
        <w:rPr>
          <w:rFonts w:cs="Times New Roman"/>
          <w:sz w:val="20"/>
          <w:szCs w:val="20"/>
          <w:lang w:val="en-GB"/>
        </w:rPr>
        <w:t>, 1257–1276, doi:</w:t>
      </w:r>
      <w:r w:rsidR="00642F13">
        <w:fldChar w:fldCharType="begin"/>
      </w:r>
      <w:r w:rsidR="00642F13" w:rsidRPr="001D5B54">
        <w:rPr>
          <w:lang w:val="en-US"/>
          <w:rPrChange w:id="4357" w:author="Clotilde Pean" w:date="2021-06-21T14:15:00Z">
            <w:rPr/>
          </w:rPrChange>
        </w:rPr>
        <w:instrText xml:space="preserve"> HYPERLINK "https://dx.doi.org/10.1007/s00382-015-2643-9" </w:instrText>
      </w:r>
      <w:r w:rsidR="00642F13">
        <w:fldChar w:fldCharType="separate"/>
      </w:r>
      <w:r w:rsidRPr="00697E49">
        <w:rPr>
          <w:rStyle w:val="Hyperlink"/>
          <w:rFonts w:cs="Times New Roman"/>
          <w:sz w:val="20"/>
          <w:szCs w:val="20"/>
          <w:lang w:val="en-GB"/>
        </w:rPr>
        <w:t>10.1007/s00382-015-2643-9</w:t>
      </w:r>
      <w:r w:rsidR="00642F13">
        <w:rPr>
          <w:rStyle w:val="Hyperlink"/>
          <w:rFonts w:cs="Times New Roman"/>
          <w:sz w:val="20"/>
          <w:szCs w:val="20"/>
          <w:lang w:val="en-GB"/>
        </w:rPr>
        <w:fldChar w:fldCharType="end"/>
      </w:r>
      <w:r w:rsidRPr="00697E49">
        <w:rPr>
          <w:rFonts w:cs="Times New Roman"/>
          <w:sz w:val="20"/>
          <w:szCs w:val="20"/>
          <w:lang w:val="en-GB"/>
        </w:rPr>
        <w:t>.</w:t>
      </w:r>
    </w:p>
    <w:p w14:paraId="343BFB2E" w14:textId="35C20A5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Nnamchi, H.C. et al., 2015: Thermodynamic controls of the Atlantic Niño.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8895, doi:</w:t>
      </w:r>
      <w:r w:rsidR="00642F13">
        <w:fldChar w:fldCharType="begin"/>
      </w:r>
      <w:r w:rsidR="00642F13" w:rsidRPr="001D5B54">
        <w:rPr>
          <w:lang w:val="en-US"/>
          <w:rPrChange w:id="4358" w:author="Clotilde Pean" w:date="2021-06-21T14:15:00Z">
            <w:rPr/>
          </w:rPrChange>
        </w:rPr>
        <w:instrText xml:space="preserve"> HYPERLINK "https://dx.doi.org/10.1038/ncomms9895" </w:instrText>
      </w:r>
      <w:r w:rsidR="00642F13">
        <w:fldChar w:fldCharType="separate"/>
      </w:r>
      <w:r w:rsidRPr="00697E49">
        <w:rPr>
          <w:rStyle w:val="Hyperlink"/>
          <w:rFonts w:cs="Times New Roman"/>
          <w:sz w:val="20"/>
          <w:szCs w:val="20"/>
          <w:lang w:val="en-GB"/>
        </w:rPr>
        <w:t>10.1038/ncomms9895</w:t>
      </w:r>
      <w:r w:rsidR="00642F13">
        <w:rPr>
          <w:rStyle w:val="Hyperlink"/>
          <w:rFonts w:cs="Times New Roman"/>
          <w:sz w:val="20"/>
          <w:szCs w:val="20"/>
          <w:lang w:val="en-GB"/>
        </w:rPr>
        <w:fldChar w:fldCharType="end"/>
      </w:r>
      <w:r w:rsidRPr="00697E49">
        <w:rPr>
          <w:rFonts w:cs="Times New Roman"/>
          <w:sz w:val="20"/>
          <w:szCs w:val="20"/>
          <w:lang w:val="en-GB"/>
        </w:rPr>
        <w:t>.</w:t>
      </w:r>
    </w:p>
    <w:p w14:paraId="701333FF" w14:textId="61099EB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Notz, D., 2014: Sea-ice extent and its trend provide limited metrics of model performance.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229–243, doi:</w:t>
      </w:r>
      <w:r w:rsidR="00642F13">
        <w:fldChar w:fldCharType="begin"/>
      </w:r>
      <w:r w:rsidR="00642F13" w:rsidRPr="001D5B54">
        <w:rPr>
          <w:lang w:val="en-US"/>
          <w:rPrChange w:id="4359" w:author="Clotilde Pean" w:date="2021-06-21T14:15:00Z">
            <w:rPr/>
          </w:rPrChange>
        </w:rPr>
        <w:instrText xml:space="preserve"> HYPERLINK "https://dx.doi.org/10.5194/tc-8-229-2014" </w:instrText>
      </w:r>
      <w:r w:rsidR="00642F13">
        <w:fldChar w:fldCharType="separate"/>
      </w:r>
      <w:r w:rsidRPr="00697E49">
        <w:rPr>
          <w:rStyle w:val="Hyperlink"/>
          <w:rFonts w:cs="Times New Roman"/>
          <w:sz w:val="20"/>
          <w:szCs w:val="20"/>
          <w:lang w:val="en-GB"/>
        </w:rPr>
        <w:t>10.5194/tc-8-229-2014</w:t>
      </w:r>
      <w:r w:rsidR="00642F13">
        <w:rPr>
          <w:rStyle w:val="Hyperlink"/>
          <w:rFonts w:cs="Times New Roman"/>
          <w:sz w:val="20"/>
          <w:szCs w:val="20"/>
          <w:lang w:val="en-GB"/>
        </w:rPr>
        <w:fldChar w:fldCharType="end"/>
      </w:r>
      <w:r w:rsidRPr="00697E49">
        <w:rPr>
          <w:rFonts w:cs="Times New Roman"/>
          <w:sz w:val="20"/>
          <w:szCs w:val="20"/>
          <w:lang w:val="en-GB"/>
        </w:rPr>
        <w:t>.</w:t>
      </w:r>
    </w:p>
    <w:p w14:paraId="491B768D" w14:textId="636878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Notz, D. and J. Marotzke, 2012: Observations reveal external driver for Arctic sea-ice retreat.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39(8)</w:t>
      </w:r>
      <w:r w:rsidRPr="00697E49">
        <w:rPr>
          <w:rFonts w:cs="Times New Roman"/>
          <w:sz w:val="20"/>
          <w:szCs w:val="20"/>
          <w:lang w:val="en-GB"/>
        </w:rPr>
        <w:t>, doi:</w:t>
      </w:r>
      <w:r w:rsidR="00642F13">
        <w:fldChar w:fldCharType="begin"/>
      </w:r>
      <w:r w:rsidR="00642F13" w:rsidRPr="001D5B54">
        <w:rPr>
          <w:lang w:val="en-US"/>
          <w:rPrChange w:id="4360" w:author="Clotilde Pean" w:date="2021-06-21T14:15:00Z">
            <w:rPr/>
          </w:rPrChange>
        </w:rPr>
        <w:instrText xml:space="preserve"> HYPERLINK "https://dx.doi.org/10.1029/2012gl051094" </w:instrText>
      </w:r>
      <w:r w:rsidR="00642F13">
        <w:fldChar w:fldCharType="separate"/>
      </w:r>
      <w:r w:rsidRPr="00697E49">
        <w:rPr>
          <w:rStyle w:val="Hyperlink"/>
          <w:rFonts w:cs="Times New Roman"/>
          <w:sz w:val="20"/>
          <w:szCs w:val="20"/>
          <w:lang w:val="en-GB"/>
        </w:rPr>
        <w:t>10.1029/2012gl051094</w:t>
      </w:r>
      <w:r w:rsidR="00642F13">
        <w:rPr>
          <w:rStyle w:val="Hyperlink"/>
          <w:rFonts w:cs="Times New Roman"/>
          <w:sz w:val="20"/>
          <w:szCs w:val="20"/>
          <w:lang w:val="en-GB"/>
        </w:rPr>
        <w:fldChar w:fldCharType="end"/>
      </w:r>
      <w:r w:rsidRPr="00697E49">
        <w:rPr>
          <w:rFonts w:cs="Times New Roman"/>
          <w:sz w:val="20"/>
          <w:szCs w:val="20"/>
          <w:lang w:val="en-GB"/>
        </w:rPr>
        <w:t>.</w:t>
      </w:r>
    </w:p>
    <w:p w14:paraId="39E69EEE" w14:textId="2685F9A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Notz, D. and J. Stroeve, 2016: Observed Arctic sea-ice loss directly follows anthropogenic CO2 emission.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354(6313)</w:t>
      </w:r>
      <w:r w:rsidRPr="00697E49">
        <w:rPr>
          <w:rFonts w:cs="Times New Roman"/>
          <w:sz w:val="20"/>
          <w:szCs w:val="20"/>
          <w:lang w:val="en-GB"/>
        </w:rPr>
        <w:t>, 747–750, doi:</w:t>
      </w:r>
      <w:r w:rsidR="00642F13">
        <w:fldChar w:fldCharType="begin"/>
      </w:r>
      <w:r w:rsidR="00642F13" w:rsidRPr="001D5B54">
        <w:rPr>
          <w:lang w:val="en-US"/>
          <w:rPrChange w:id="4361" w:author="Clotilde Pean" w:date="2021-06-21T14:15:00Z">
            <w:rPr/>
          </w:rPrChange>
        </w:rPr>
        <w:instrText xml:space="preserve"> HYPERLINK "https://dx.doi.org/10.1126/science.aag2345" </w:instrText>
      </w:r>
      <w:r w:rsidR="00642F13">
        <w:fldChar w:fldCharType="separate"/>
      </w:r>
      <w:r w:rsidRPr="00697E49">
        <w:rPr>
          <w:rStyle w:val="Hyperlink"/>
          <w:rFonts w:cs="Times New Roman"/>
          <w:sz w:val="20"/>
          <w:szCs w:val="20"/>
          <w:lang w:val="en-GB"/>
        </w:rPr>
        <w:t>10.1126/science.aag2345</w:t>
      </w:r>
      <w:r w:rsidR="00642F13">
        <w:rPr>
          <w:rStyle w:val="Hyperlink"/>
          <w:rFonts w:cs="Times New Roman"/>
          <w:sz w:val="20"/>
          <w:szCs w:val="20"/>
          <w:lang w:val="en-GB"/>
        </w:rPr>
        <w:fldChar w:fldCharType="end"/>
      </w:r>
      <w:r w:rsidRPr="00697E49">
        <w:rPr>
          <w:rFonts w:cs="Times New Roman"/>
          <w:sz w:val="20"/>
          <w:szCs w:val="20"/>
          <w:lang w:val="en-GB"/>
        </w:rPr>
        <w:t>.</w:t>
      </w:r>
    </w:p>
    <w:p w14:paraId="7CC7F314" w14:textId="4644C07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Notz, D. et al., 2020: Arctic Sea Ice in CMIP6.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47(10)</w:t>
      </w:r>
      <w:r w:rsidRPr="00697E49">
        <w:rPr>
          <w:rFonts w:cs="Times New Roman"/>
          <w:sz w:val="20"/>
          <w:szCs w:val="20"/>
          <w:lang w:val="en-GB"/>
        </w:rPr>
        <w:t>, e2019GL086749, doi:</w:t>
      </w:r>
      <w:r w:rsidR="00642F13">
        <w:fldChar w:fldCharType="begin"/>
      </w:r>
      <w:r w:rsidR="00642F13" w:rsidRPr="001D5B54">
        <w:rPr>
          <w:lang w:val="en-US"/>
          <w:rPrChange w:id="4362" w:author="Clotilde Pean" w:date="2021-06-21T14:15:00Z">
            <w:rPr/>
          </w:rPrChange>
        </w:rPr>
        <w:instrText xml:space="preserve"> HYPERLINK "https://dx.doi.org/10.1029/2019gl086749" </w:instrText>
      </w:r>
      <w:r w:rsidR="00642F13">
        <w:fldChar w:fldCharType="separate"/>
      </w:r>
      <w:r w:rsidRPr="00697E49">
        <w:rPr>
          <w:rStyle w:val="Hyperlink"/>
          <w:rFonts w:cs="Times New Roman"/>
          <w:sz w:val="20"/>
          <w:szCs w:val="20"/>
          <w:lang w:val="en-GB"/>
        </w:rPr>
        <w:t>10.1029/2019gl086749</w:t>
      </w:r>
      <w:r w:rsidR="00642F13">
        <w:rPr>
          <w:rStyle w:val="Hyperlink"/>
          <w:rFonts w:cs="Times New Roman"/>
          <w:sz w:val="20"/>
          <w:szCs w:val="20"/>
          <w:lang w:val="en-GB"/>
        </w:rPr>
        <w:fldChar w:fldCharType="end"/>
      </w:r>
      <w:r w:rsidRPr="00697E49">
        <w:rPr>
          <w:rFonts w:cs="Times New Roman"/>
          <w:sz w:val="20"/>
          <w:szCs w:val="20"/>
          <w:lang w:val="en-GB"/>
        </w:rPr>
        <w:t>.</w:t>
      </w:r>
    </w:p>
    <w:p w14:paraId="5698B726" w14:textId="4F762DF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Nowicki, S. and H. Seroussi, 2018: Projections of Future Sea Level Contributions from the Greenland and Antarctic Ice Sheets: Challenges Beyond Dynamical Ice Sheet Modeling. </w:t>
      </w:r>
      <w:r w:rsidRPr="00697E49">
        <w:rPr>
          <w:rFonts w:cs="Times New Roman"/>
          <w:i/>
          <w:sz w:val="20"/>
          <w:szCs w:val="20"/>
          <w:lang w:val="en-GB"/>
        </w:rPr>
        <w:t>Oceanography</w:t>
      </w:r>
      <w:r w:rsidRPr="00697E49">
        <w:rPr>
          <w:rFonts w:cs="Times New Roman"/>
          <w:sz w:val="20"/>
          <w:szCs w:val="20"/>
          <w:lang w:val="en-GB"/>
        </w:rPr>
        <w:t xml:space="preserve">, </w:t>
      </w:r>
      <w:r w:rsidRPr="00697E49">
        <w:rPr>
          <w:rFonts w:cs="Times New Roman"/>
          <w:b/>
          <w:sz w:val="20"/>
          <w:szCs w:val="20"/>
          <w:lang w:val="en-GB"/>
        </w:rPr>
        <w:t>31(2)</w:t>
      </w:r>
      <w:r w:rsidRPr="00697E49">
        <w:rPr>
          <w:rFonts w:cs="Times New Roman"/>
          <w:sz w:val="20"/>
          <w:szCs w:val="20"/>
          <w:lang w:val="en-GB"/>
        </w:rPr>
        <w:t>, doi:</w:t>
      </w:r>
      <w:r w:rsidR="00642F13">
        <w:fldChar w:fldCharType="begin"/>
      </w:r>
      <w:r w:rsidR="00642F13" w:rsidRPr="001D5B54">
        <w:rPr>
          <w:lang w:val="en-US"/>
          <w:rPrChange w:id="4363" w:author="Clotilde Pean" w:date="2021-06-21T14:15:00Z">
            <w:rPr/>
          </w:rPrChange>
        </w:rPr>
        <w:instrText xml:space="preserve"> HYPERLINK "https://dx.doi.org/10.5670/oceanog.2018.216" </w:instrText>
      </w:r>
      <w:r w:rsidR="00642F13">
        <w:fldChar w:fldCharType="separate"/>
      </w:r>
      <w:r w:rsidRPr="00697E49">
        <w:rPr>
          <w:rStyle w:val="Hyperlink"/>
          <w:rFonts w:cs="Times New Roman"/>
          <w:sz w:val="20"/>
          <w:szCs w:val="20"/>
          <w:lang w:val="en-GB"/>
        </w:rPr>
        <w:t>10.5670/oceanog.2018.216</w:t>
      </w:r>
      <w:r w:rsidR="00642F13">
        <w:rPr>
          <w:rStyle w:val="Hyperlink"/>
          <w:rFonts w:cs="Times New Roman"/>
          <w:sz w:val="20"/>
          <w:szCs w:val="20"/>
          <w:lang w:val="en-GB"/>
        </w:rPr>
        <w:fldChar w:fldCharType="end"/>
      </w:r>
      <w:r w:rsidRPr="00697E49">
        <w:rPr>
          <w:rFonts w:cs="Times New Roman"/>
          <w:sz w:val="20"/>
          <w:szCs w:val="20"/>
          <w:lang w:val="en-GB"/>
        </w:rPr>
        <w:t>.</w:t>
      </w:r>
    </w:p>
    <w:p w14:paraId="03CE6627" w14:textId="6D707E2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Nowicki, S.M.J. et al., 2016: Ice Sheet Model Intercomparison Project (ISMIP6) contribution to CMIP6.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9(12)</w:t>
      </w:r>
      <w:r w:rsidRPr="00697E49">
        <w:rPr>
          <w:rFonts w:cs="Times New Roman"/>
          <w:sz w:val="20"/>
          <w:szCs w:val="20"/>
          <w:lang w:val="en-GB"/>
        </w:rPr>
        <w:t>, 4521–4545, doi:</w:t>
      </w:r>
      <w:r w:rsidR="00642F13">
        <w:fldChar w:fldCharType="begin"/>
      </w:r>
      <w:r w:rsidR="00642F13" w:rsidRPr="001D5B54">
        <w:rPr>
          <w:lang w:val="en-US"/>
          <w:rPrChange w:id="4364" w:author="Clotilde Pean" w:date="2021-06-21T14:15:00Z">
            <w:rPr/>
          </w:rPrChange>
        </w:rPr>
        <w:instrText xml:space="preserve"> HYPERLINK "https://dx.doi.org/10.5194/gmd-9-4521-2016" </w:instrText>
      </w:r>
      <w:r w:rsidR="00642F13">
        <w:fldChar w:fldCharType="separate"/>
      </w:r>
      <w:r w:rsidRPr="00697E49">
        <w:rPr>
          <w:rStyle w:val="Hyperlink"/>
          <w:rFonts w:cs="Times New Roman"/>
          <w:sz w:val="20"/>
          <w:szCs w:val="20"/>
          <w:lang w:val="en-GB"/>
        </w:rPr>
        <w:t>10.5194/gmd-9-4521-2016</w:t>
      </w:r>
      <w:r w:rsidR="00642F13">
        <w:rPr>
          <w:rStyle w:val="Hyperlink"/>
          <w:rFonts w:cs="Times New Roman"/>
          <w:sz w:val="20"/>
          <w:szCs w:val="20"/>
          <w:lang w:val="en-GB"/>
        </w:rPr>
        <w:fldChar w:fldCharType="end"/>
      </w:r>
      <w:r w:rsidRPr="00697E49">
        <w:rPr>
          <w:rFonts w:cs="Times New Roman"/>
          <w:sz w:val="20"/>
          <w:szCs w:val="20"/>
          <w:lang w:val="en-GB"/>
        </w:rPr>
        <w:t>.</w:t>
      </w:r>
    </w:p>
    <w:p w14:paraId="0FA49B4D" w14:textId="0BD5366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O’Reilly, C.H., S. Minobe, and A. Kuwano-Yoshida, 2016a: The influence of the Gulf Stream on wintertime European blocking.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47(5)</w:t>
      </w:r>
      <w:r w:rsidRPr="00697E49">
        <w:rPr>
          <w:rFonts w:cs="Times New Roman"/>
          <w:sz w:val="20"/>
          <w:szCs w:val="20"/>
          <w:lang w:val="en-GB"/>
        </w:rPr>
        <w:t>, 1545–1567, doi:</w:t>
      </w:r>
      <w:r w:rsidR="00642F13">
        <w:fldChar w:fldCharType="begin"/>
      </w:r>
      <w:r w:rsidR="00642F13" w:rsidRPr="001D5B54">
        <w:rPr>
          <w:lang w:val="en-US"/>
          <w:rPrChange w:id="4365" w:author="Clotilde Pean" w:date="2021-06-21T14:15:00Z">
            <w:rPr/>
          </w:rPrChange>
        </w:rPr>
        <w:instrText xml:space="preserve"> HYPERLINK "https://dx.doi.org/10.1007/s00382-015-2919-0" </w:instrText>
      </w:r>
      <w:r w:rsidR="00642F13">
        <w:fldChar w:fldCharType="separate"/>
      </w:r>
      <w:r w:rsidRPr="00697E49">
        <w:rPr>
          <w:rStyle w:val="Hyperlink"/>
          <w:rFonts w:cs="Times New Roman"/>
          <w:sz w:val="20"/>
          <w:szCs w:val="20"/>
          <w:lang w:val="en-GB"/>
        </w:rPr>
        <w:t>10.1007/s00382-015-2919-0</w:t>
      </w:r>
      <w:r w:rsidR="00642F13">
        <w:rPr>
          <w:rStyle w:val="Hyperlink"/>
          <w:rFonts w:cs="Times New Roman"/>
          <w:sz w:val="20"/>
          <w:szCs w:val="20"/>
          <w:lang w:val="en-GB"/>
        </w:rPr>
        <w:fldChar w:fldCharType="end"/>
      </w:r>
      <w:r w:rsidRPr="00697E49">
        <w:rPr>
          <w:rFonts w:cs="Times New Roman"/>
          <w:sz w:val="20"/>
          <w:szCs w:val="20"/>
          <w:lang w:val="en-GB"/>
        </w:rPr>
        <w:t>.</w:t>
      </w:r>
    </w:p>
    <w:p w14:paraId="0D946915" w14:textId="66A2958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O’Reilly, C.H., L. Zanna, and T. Woollings, 2019a: Assessing External and Internal Sources of Atlantic Multidecadal Variability Using Models, Proxy Data, and Early Instrumental Indices.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32(22)</w:t>
      </w:r>
      <w:r w:rsidRPr="00697E49">
        <w:rPr>
          <w:rFonts w:cs="Times New Roman"/>
          <w:sz w:val="20"/>
          <w:szCs w:val="20"/>
          <w:lang w:val="en-GB"/>
        </w:rPr>
        <w:t>, 7727–7745, doi:</w:t>
      </w:r>
      <w:r w:rsidR="00642F13">
        <w:fldChar w:fldCharType="begin"/>
      </w:r>
      <w:r w:rsidR="00642F13" w:rsidRPr="001D5B54">
        <w:rPr>
          <w:lang w:val="en-US"/>
          <w:rPrChange w:id="4366" w:author="Clotilde Pean" w:date="2021-06-21T14:15:00Z">
            <w:rPr/>
          </w:rPrChange>
        </w:rPr>
        <w:instrText xml:space="preserve"> HYPERLINK "https://dx.doi.org/10.1175/jcli-d-19-0177.1" </w:instrText>
      </w:r>
      <w:r w:rsidR="00642F13">
        <w:fldChar w:fldCharType="separate"/>
      </w:r>
      <w:r w:rsidRPr="00697E49">
        <w:rPr>
          <w:rStyle w:val="Hyperlink"/>
          <w:rFonts w:cs="Times New Roman"/>
          <w:sz w:val="20"/>
          <w:szCs w:val="20"/>
          <w:lang w:val="en-GB"/>
        </w:rPr>
        <w:t>10.1175/jcli-d-19-0177.1</w:t>
      </w:r>
      <w:r w:rsidR="00642F13">
        <w:rPr>
          <w:rStyle w:val="Hyperlink"/>
          <w:rFonts w:cs="Times New Roman"/>
          <w:sz w:val="20"/>
          <w:szCs w:val="20"/>
          <w:lang w:val="en-GB"/>
        </w:rPr>
        <w:fldChar w:fldCharType="end"/>
      </w:r>
      <w:r w:rsidRPr="00697E49">
        <w:rPr>
          <w:rFonts w:cs="Times New Roman"/>
          <w:sz w:val="20"/>
          <w:szCs w:val="20"/>
          <w:lang w:val="en-GB"/>
        </w:rPr>
        <w:t>.</w:t>
      </w:r>
    </w:p>
    <w:p w14:paraId="064F63D1" w14:textId="54E1081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O’Reilly, C.H., M. Huber, T. Woollings, and L. Zanna, 2016b: The signature of low-frequency oceanic forcing in the Atlantic Multidecadal Oscillation.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43(6)</w:t>
      </w:r>
      <w:r w:rsidRPr="00697E49">
        <w:rPr>
          <w:rFonts w:cs="Times New Roman"/>
          <w:sz w:val="20"/>
          <w:szCs w:val="20"/>
          <w:lang w:val="en-GB"/>
        </w:rPr>
        <w:t>, 2810–2818, doi:</w:t>
      </w:r>
      <w:r w:rsidR="00642F13">
        <w:fldChar w:fldCharType="begin"/>
      </w:r>
      <w:r w:rsidR="00642F13" w:rsidRPr="001D5B54">
        <w:rPr>
          <w:lang w:val="en-US"/>
          <w:rPrChange w:id="4367" w:author="Clotilde Pean" w:date="2021-06-21T14:15:00Z">
            <w:rPr/>
          </w:rPrChange>
        </w:rPr>
        <w:instrText xml:space="preserve"> HYPERLINK "https://dx.doi.org/10.1002/2016gl067925" </w:instrText>
      </w:r>
      <w:r w:rsidR="00642F13">
        <w:fldChar w:fldCharType="separate"/>
      </w:r>
      <w:r w:rsidRPr="00697E49">
        <w:rPr>
          <w:rStyle w:val="Hyperlink"/>
          <w:rFonts w:cs="Times New Roman"/>
          <w:sz w:val="20"/>
          <w:szCs w:val="20"/>
          <w:lang w:val="en-GB"/>
        </w:rPr>
        <w:t>10.1002/2016gl067925</w:t>
      </w:r>
      <w:r w:rsidR="00642F13">
        <w:rPr>
          <w:rStyle w:val="Hyperlink"/>
          <w:rFonts w:cs="Times New Roman"/>
          <w:sz w:val="20"/>
          <w:szCs w:val="20"/>
          <w:lang w:val="en-GB"/>
        </w:rPr>
        <w:fldChar w:fldCharType="end"/>
      </w:r>
      <w:r w:rsidRPr="00697E49">
        <w:rPr>
          <w:rFonts w:cs="Times New Roman"/>
          <w:sz w:val="20"/>
          <w:szCs w:val="20"/>
          <w:lang w:val="en-GB"/>
        </w:rPr>
        <w:t>.</w:t>
      </w:r>
    </w:p>
    <w:p w14:paraId="57FF817D" w14:textId="03F0CA8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O’Reilly, C.H., A. Weisheimer, T. Woollings, L.J. Gray, and D. MacLeod, 2019b: The importance of stratospheric initial conditions for winter North Atlantic Oscillation predictability and implications for the signal-to-noise paradox.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145(718)</w:t>
      </w:r>
      <w:r w:rsidRPr="00697E49">
        <w:rPr>
          <w:rFonts w:cs="Times New Roman"/>
          <w:sz w:val="20"/>
          <w:szCs w:val="20"/>
          <w:lang w:val="en-GB"/>
        </w:rPr>
        <w:t>, 131–146, doi:</w:t>
      </w:r>
      <w:r w:rsidR="00642F13">
        <w:fldChar w:fldCharType="begin"/>
      </w:r>
      <w:r w:rsidR="00642F13" w:rsidRPr="001D5B54">
        <w:rPr>
          <w:lang w:val="en-US"/>
          <w:rPrChange w:id="4368" w:author="Clotilde Pean" w:date="2021-06-21T14:15:00Z">
            <w:rPr/>
          </w:rPrChange>
        </w:rPr>
        <w:instrText xml:space="preserve"> HYPERLINK "https://dx.doi.org/10.1002/qj.3413" </w:instrText>
      </w:r>
      <w:r w:rsidR="00642F13">
        <w:fldChar w:fldCharType="separate"/>
      </w:r>
      <w:r w:rsidRPr="00697E49">
        <w:rPr>
          <w:rStyle w:val="Hyperlink"/>
          <w:rFonts w:cs="Times New Roman"/>
          <w:sz w:val="20"/>
          <w:szCs w:val="20"/>
          <w:lang w:val="en-GB"/>
        </w:rPr>
        <w:t>10.1002/qj.3413</w:t>
      </w:r>
      <w:r w:rsidR="00642F13">
        <w:rPr>
          <w:rStyle w:val="Hyperlink"/>
          <w:rFonts w:cs="Times New Roman"/>
          <w:sz w:val="20"/>
          <w:szCs w:val="20"/>
          <w:lang w:val="en-GB"/>
        </w:rPr>
        <w:fldChar w:fldCharType="end"/>
      </w:r>
      <w:r w:rsidRPr="00697E49">
        <w:rPr>
          <w:rFonts w:cs="Times New Roman"/>
          <w:sz w:val="20"/>
          <w:szCs w:val="20"/>
          <w:lang w:val="en-GB"/>
        </w:rPr>
        <w:t>.</w:t>
      </w:r>
    </w:p>
    <w:p w14:paraId="47953717" w14:textId="325A92D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Ogata, T. et al., 2017: The resolution sensitivity of the Asian summer monsoon and its inter-model comparison between MRI-AGCM and MetUM.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49(9–10)</w:t>
      </w:r>
      <w:r w:rsidRPr="00697E49">
        <w:rPr>
          <w:rFonts w:cs="Times New Roman"/>
          <w:sz w:val="20"/>
          <w:szCs w:val="20"/>
          <w:lang w:val="en-GB"/>
        </w:rPr>
        <w:t>, 3345–3361, doi:</w:t>
      </w:r>
      <w:r w:rsidR="00642F13">
        <w:fldChar w:fldCharType="begin"/>
      </w:r>
      <w:r w:rsidR="00642F13" w:rsidRPr="001D5B54">
        <w:rPr>
          <w:lang w:val="en-US"/>
          <w:rPrChange w:id="4369" w:author="Clotilde Pean" w:date="2021-06-21T14:15:00Z">
            <w:rPr/>
          </w:rPrChange>
        </w:rPr>
        <w:instrText xml:space="preserve"> HYPERLINK "https://dx.doi.org/10.1007/s00382-016-3517-5" </w:instrText>
      </w:r>
      <w:r w:rsidR="00642F13">
        <w:fldChar w:fldCharType="separate"/>
      </w:r>
      <w:r w:rsidRPr="00697E49">
        <w:rPr>
          <w:rStyle w:val="Hyperlink"/>
          <w:rFonts w:cs="Times New Roman"/>
          <w:sz w:val="20"/>
          <w:szCs w:val="20"/>
          <w:lang w:val="en-GB"/>
        </w:rPr>
        <w:t>10.1007/s00382-016-3517-5</w:t>
      </w:r>
      <w:r w:rsidR="00642F13">
        <w:rPr>
          <w:rStyle w:val="Hyperlink"/>
          <w:rFonts w:cs="Times New Roman"/>
          <w:sz w:val="20"/>
          <w:szCs w:val="20"/>
          <w:lang w:val="en-GB"/>
        </w:rPr>
        <w:fldChar w:fldCharType="end"/>
      </w:r>
      <w:r w:rsidRPr="00697E49">
        <w:rPr>
          <w:rFonts w:cs="Times New Roman"/>
          <w:sz w:val="20"/>
          <w:szCs w:val="20"/>
          <w:lang w:val="en-GB"/>
        </w:rPr>
        <w:t>.</w:t>
      </w:r>
    </w:p>
    <w:p w14:paraId="57BF40B4" w14:textId="61AB800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Ogawa, F., N.-E. Omrani, K. Nishii, H. Nakamura, and N. Keenlyside, 2015: Ozone-induced climate change propped up by the Southern Hemisphere oceanic front.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42(22)</w:t>
      </w:r>
      <w:r w:rsidRPr="00697E49">
        <w:rPr>
          <w:rFonts w:cs="Times New Roman"/>
          <w:sz w:val="20"/>
          <w:szCs w:val="20"/>
          <w:lang w:val="en-GB"/>
        </w:rPr>
        <w:t>, 10,056–10,063, doi:</w:t>
      </w:r>
      <w:r w:rsidR="00642F13">
        <w:fldChar w:fldCharType="begin"/>
      </w:r>
      <w:r w:rsidR="00642F13" w:rsidRPr="001D5B54">
        <w:rPr>
          <w:lang w:val="en-US"/>
          <w:rPrChange w:id="4370" w:author="Clotilde Pean" w:date="2021-06-21T14:15:00Z">
            <w:rPr/>
          </w:rPrChange>
        </w:rPr>
        <w:instrText xml:space="preserve"> HYPERLINK "https://dx.doi.org/10.1002/2015gl066538" </w:instrText>
      </w:r>
      <w:r w:rsidR="00642F13">
        <w:fldChar w:fldCharType="separate"/>
      </w:r>
      <w:r w:rsidRPr="00697E49">
        <w:rPr>
          <w:rStyle w:val="Hyperlink"/>
          <w:rFonts w:cs="Times New Roman"/>
          <w:sz w:val="20"/>
          <w:szCs w:val="20"/>
          <w:lang w:val="en-GB"/>
        </w:rPr>
        <w:t>10.1002/2015gl066538</w:t>
      </w:r>
      <w:r w:rsidR="00642F13">
        <w:rPr>
          <w:rStyle w:val="Hyperlink"/>
          <w:rFonts w:cs="Times New Roman"/>
          <w:sz w:val="20"/>
          <w:szCs w:val="20"/>
          <w:lang w:val="en-GB"/>
        </w:rPr>
        <w:fldChar w:fldCharType="end"/>
      </w:r>
      <w:r w:rsidRPr="00697E49">
        <w:rPr>
          <w:rFonts w:cs="Times New Roman"/>
          <w:sz w:val="20"/>
          <w:szCs w:val="20"/>
          <w:lang w:val="en-GB"/>
        </w:rPr>
        <w:t>.</w:t>
      </w:r>
    </w:p>
    <w:p w14:paraId="0B5AA6CB" w14:textId="5E0786B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Ohba, M. and H. Ueda, 2009: Role of Nonlinear Atmospheric Response to SST on the Asymmetric Transition Process of ENSO.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22(1)</w:t>
      </w:r>
      <w:r w:rsidRPr="00697E49">
        <w:rPr>
          <w:rFonts w:cs="Times New Roman"/>
          <w:sz w:val="20"/>
          <w:szCs w:val="20"/>
          <w:lang w:val="en-GB"/>
        </w:rPr>
        <w:t>, 177–192, doi:</w:t>
      </w:r>
      <w:r w:rsidR="00642F13">
        <w:fldChar w:fldCharType="begin"/>
      </w:r>
      <w:r w:rsidR="00642F13" w:rsidRPr="001D5B54">
        <w:rPr>
          <w:lang w:val="en-US"/>
          <w:rPrChange w:id="4371" w:author="Clotilde Pean" w:date="2021-06-21T14:15:00Z">
            <w:rPr/>
          </w:rPrChange>
        </w:rPr>
        <w:instrText xml:space="preserve"> HYPERLINK "https://dx.doi.org/10.1175/2008jcli2334.1" </w:instrText>
      </w:r>
      <w:r w:rsidR="00642F13">
        <w:fldChar w:fldCharType="separate"/>
      </w:r>
      <w:r w:rsidRPr="00697E49">
        <w:rPr>
          <w:rStyle w:val="Hyperlink"/>
          <w:rFonts w:cs="Times New Roman"/>
          <w:sz w:val="20"/>
          <w:szCs w:val="20"/>
          <w:lang w:val="en-GB"/>
        </w:rPr>
        <w:t>10.1175/2008jcli2334.1</w:t>
      </w:r>
      <w:r w:rsidR="00642F13">
        <w:rPr>
          <w:rStyle w:val="Hyperlink"/>
          <w:rFonts w:cs="Times New Roman"/>
          <w:sz w:val="20"/>
          <w:szCs w:val="20"/>
          <w:lang w:val="en-GB"/>
        </w:rPr>
        <w:fldChar w:fldCharType="end"/>
      </w:r>
      <w:r w:rsidRPr="00697E49">
        <w:rPr>
          <w:rFonts w:cs="Times New Roman"/>
          <w:sz w:val="20"/>
          <w:szCs w:val="20"/>
          <w:lang w:val="en-GB"/>
        </w:rPr>
        <w:t>.</w:t>
      </w:r>
    </w:p>
    <w:p w14:paraId="61C7278A" w14:textId="232871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Olonscheck, D., M. Rugenstein, and J. Marotzke, 2020: Broad Consistency Between Observed and Simulated Trends in Sea Surface Temperature Patterns.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47(10)</w:t>
      </w:r>
      <w:r w:rsidRPr="00697E49">
        <w:rPr>
          <w:rFonts w:cs="Times New Roman"/>
          <w:sz w:val="20"/>
          <w:szCs w:val="20"/>
          <w:lang w:val="en-GB"/>
        </w:rPr>
        <w:t xml:space="preserve">, e2019GL086773, </w:t>
      </w:r>
      <w:r w:rsidRPr="00697E49">
        <w:rPr>
          <w:rFonts w:cs="Times New Roman"/>
          <w:sz w:val="20"/>
          <w:szCs w:val="20"/>
          <w:lang w:val="en-GB"/>
        </w:rPr>
        <w:lastRenderedPageBreak/>
        <w:t>doi:</w:t>
      </w:r>
      <w:r w:rsidR="00642F13">
        <w:fldChar w:fldCharType="begin"/>
      </w:r>
      <w:r w:rsidR="00642F13" w:rsidRPr="001D5B54">
        <w:rPr>
          <w:lang w:val="en-US"/>
          <w:rPrChange w:id="4372" w:author="Clotilde Pean" w:date="2021-06-21T14:15:00Z">
            <w:rPr/>
          </w:rPrChange>
        </w:rPr>
        <w:instrText xml:space="preserve"> HYPERLINK "https://dx.doi.org/10.1029/2019gl086773" </w:instrText>
      </w:r>
      <w:r w:rsidR="00642F13">
        <w:fldChar w:fldCharType="separate"/>
      </w:r>
      <w:r w:rsidRPr="00697E49">
        <w:rPr>
          <w:rStyle w:val="Hyperlink"/>
          <w:rFonts w:cs="Times New Roman"/>
          <w:sz w:val="20"/>
          <w:szCs w:val="20"/>
          <w:lang w:val="en-GB"/>
        </w:rPr>
        <w:t>10.1029/2019gl086773</w:t>
      </w:r>
      <w:r w:rsidR="00642F13">
        <w:rPr>
          <w:rStyle w:val="Hyperlink"/>
          <w:rFonts w:cs="Times New Roman"/>
          <w:sz w:val="20"/>
          <w:szCs w:val="20"/>
          <w:lang w:val="en-GB"/>
        </w:rPr>
        <w:fldChar w:fldCharType="end"/>
      </w:r>
      <w:r w:rsidRPr="00697E49">
        <w:rPr>
          <w:rFonts w:cs="Times New Roman"/>
          <w:sz w:val="20"/>
          <w:szCs w:val="20"/>
          <w:lang w:val="en-GB"/>
        </w:rPr>
        <w:t>.</w:t>
      </w:r>
    </w:p>
    <w:p w14:paraId="6196EAC7" w14:textId="6694D14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Ortega, P. et al., 2015: A model-tested North Atlantic Oscillation reconstruction for the past millennium.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523(7558)</w:t>
      </w:r>
      <w:r w:rsidRPr="00697E49">
        <w:rPr>
          <w:rFonts w:cs="Times New Roman"/>
          <w:sz w:val="20"/>
          <w:szCs w:val="20"/>
          <w:lang w:val="en-GB"/>
        </w:rPr>
        <w:t>, 71–74, doi:</w:t>
      </w:r>
      <w:r w:rsidR="00642F13">
        <w:fldChar w:fldCharType="begin"/>
      </w:r>
      <w:r w:rsidR="00642F13" w:rsidRPr="001D5B54">
        <w:rPr>
          <w:lang w:val="en-US"/>
          <w:rPrChange w:id="4373" w:author="Clotilde Pean" w:date="2021-06-21T14:15:00Z">
            <w:rPr/>
          </w:rPrChange>
        </w:rPr>
        <w:instrText xml:space="preserve"> HYPERLINK "https://dx.doi.org/10.1038/nature14518" </w:instrText>
      </w:r>
      <w:r w:rsidR="00642F13">
        <w:fldChar w:fldCharType="separate"/>
      </w:r>
      <w:r w:rsidRPr="00697E49">
        <w:rPr>
          <w:rStyle w:val="Hyperlink"/>
          <w:rFonts w:cs="Times New Roman"/>
          <w:sz w:val="20"/>
          <w:szCs w:val="20"/>
          <w:lang w:val="en-GB"/>
        </w:rPr>
        <w:t>10.1038/nature14518</w:t>
      </w:r>
      <w:r w:rsidR="00642F13">
        <w:rPr>
          <w:rStyle w:val="Hyperlink"/>
          <w:rFonts w:cs="Times New Roman"/>
          <w:sz w:val="20"/>
          <w:szCs w:val="20"/>
          <w:lang w:val="en-GB"/>
        </w:rPr>
        <w:fldChar w:fldCharType="end"/>
      </w:r>
      <w:r w:rsidRPr="00697E49">
        <w:rPr>
          <w:rFonts w:cs="Times New Roman"/>
          <w:sz w:val="20"/>
          <w:szCs w:val="20"/>
          <w:lang w:val="en-GB"/>
        </w:rPr>
        <w:t>.</w:t>
      </w:r>
    </w:p>
    <w:p w14:paraId="762DA9CB" w14:textId="0925D9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Oschlies, A. et al., 2017: Patterns of deoxygenation: sensitivity to natural and anthropogenic drivers. </w:t>
      </w:r>
      <w:r w:rsidRPr="00697E49">
        <w:rPr>
          <w:rFonts w:cs="Times New Roman"/>
          <w:i/>
          <w:sz w:val="20"/>
          <w:szCs w:val="20"/>
          <w:lang w:val="en-GB"/>
        </w:rPr>
        <w:t>Philosophical Transactions of the Royal Society A: Mathematical,\n\t\t\t\tPhysical and Engineering Sciences</w:t>
      </w:r>
      <w:r w:rsidRPr="00697E49">
        <w:rPr>
          <w:rFonts w:cs="Times New Roman"/>
          <w:sz w:val="20"/>
          <w:szCs w:val="20"/>
          <w:lang w:val="en-GB"/>
        </w:rPr>
        <w:t xml:space="preserve">, </w:t>
      </w:r>
      <w:r w:rsidRPr="00697E49">
        <w:rPr>
          <w:rFonts w:cs="Times New Roman"/>
          <w:b/>
          <w:sz w:val="20"/>
          <w:szCs w:val="20"/>
          <w:lang w:val="en-GB"/>
        </w:rPr>
        <w:t>375(2102)</w:t>
      </w:r>
      <w:r w:rsidRPr="00697E49">
        <w:rPr>
          <w:rFonts w:cs="Times New Roman"/>
          <w:sz w:val="20"/>
          <w:szCs w:val="20"/>
          <w:lang w:val="en-GB"/>
        </w:rPr>
        <w:t>, 20160325, doi:</w:t>
      </w:r>
      <w:r w:rsidR="00642F13">
        <w:fldChar w:fldCharType="begin"/>
      </w:r>
      <w:r w:rsidR="00642F13" w:rsidRPr="001D5B54">
        <w:rPr>
          <w:lang w:val="en-US"/>
          <w:rPrChange w:id="4374" w:author="Clotilde Pean" w:date="2021-06-21T14:15:00Z">
            <w:rPr/>
          </w:rPrChange>
        </w:rPr>
        <w:instrText xml:space="preserve"> HYPERLINK "https://dx.doi.org/10.1098/rsta.2016.0325" </w:instrText>
      </w:r>
      <w:r w:rsidR="00642F13">
        <w:fldChar w:fldCharType="separate"/>
      </w:r>
      <w:r w:rsidRPr="00697E49">
        <w:rPr>
          <w:rStyle w:val="Hyperlink"/>
          <w:rFonts w:cs="Times New Roman"/>
          <w:sz w:val="20"/>
          <w:szCs w:val="20"/>
          <w:lang w:val="en-GB"/>
        </w:rPr>
        <w:t>10.1098/rsta.2016.0325</w:t>
      </w:r>
      <w:r w:rsidR="00642F13">
        <w:rPr>
          <w:rStyle w:val="Hyperlink"/>
          <w:rFonts w:cs="Times New Roman"/>
          <w:sz w:val="20"/>
          <w:szCs w:val="20"/>
          <w:lang w:val="en-GB"/>
        </w:rPr>
        <w:fldChar w:fldCharType="end"/>
      </w:r>
      <w:r w:rsidRPr="00697E49">
        <w:rPr>
          <w:rFonts w:cs="Times New Roman"/>
          <w:sz w:val="20"/>
          <w:szCs w:val="20"/>
          <w:lang w:val="en-GB"/>
        </w:rPr>
        <w:t>.</w:t>
      </w:r>
    </w:p>
    <w:p w14:paraId="0C197397" w14:textId="2C1F7DC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Osprey, S.M., L.J. Gray, S.C. Hardiman, N. Butchart, and T.J. Hinton, 2013: Stratospheric Variability in Twentieth-Century CMIP5 Simulations of the Met Office Climate Model: High Top versus Low Top.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26(5)</w:t>
      </w:r>
      <w:r w:rsidRPr="00697E49">
        <w:rPr>
          <w:rFonts w:cs="Times New Roman"/>
          <w:sz w:val="20"/>
          <w:szCs w:val="20"/>
          <w:lang w:val="en-GB"/>
        </w:rPr>
        <w:t>, 1595–1606, doi:</w:t>
      </w:r>
      <w:r w:rsidR="00642F13">
        <w:fldChar w:fldCharType="begin"/>
      </w:r>
      <w:r w:rsidR="00642F13" w:rsidRPr="001D5B54">
        <w:rPr>
          <w:lang w:val="en-US"/>
          <w:rPrChange w:id="4375" w:author="Clotilde Pean" w:date="2021-06-21T14:15:00Z">
            <w:rPr/>
          </w:rPrChange>
        </w:rPr>
        <w:instrText xml:space="preserve"> HYPERLINK "https://dx.doi.org/10.1175/jcli-d-12-00147.1" </w:instrText>
      </w:r>
      <w:r w:rsidR="00642F13">
        <w:fldChar w:fldCharType="separate"/>
      </w:r>
      <w:r w:rsidRPr="00697E49">
        <w:rPr>
          <w:rStyle w:val="Hyperlink"/>
          <w:rFonts w:cs="Times New Roman"/>
          <w:sz w:val="20"/>
          <w:szCs w:val="20"/>
          <w:lang w:val="en-GB"/>
        </w:rPr>
        <w:t>10.1175/jcli-d-12-00147.1</w:t>
      </w:r>
      <w:r w:rsidR="00642F13">
        <w:rPr>
          <w:rStyle w:val="Hyperlink"/>
          <w:rFonts w:cs="Times New Roman"/>
          <w:sz w:val="20"/>
          <w:szCs w:val="20"/>
          <w:lang w:val="en-GB"/>
        </w:rPr>
        <w:fldChar w:fldCharType="end"/>
      </w:r>
      <w:r w:rsidRPr="00697E49">
        <w:rPr>
          <w:rFonts w:cs="Times New Roman"/>
          <w:sz w:val="20"/>
          <w:szCs w:val="20"/>
          <w:lang w:val="en-GB"/>
        </w:rPr>
        <w:t>.</w:t>
      </w:r>
    </w:p>
    <w:p w14:paraId="4F2875AF" w14:textId="0B887B7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Oster, J.L., D.E. Ibarra, M.J. Winnick, and K. Maher, 2015: Steering of westerly storms over western North America at the Last Glacial Maximum. </w:t>
      </w:r>
      <w:r w:rsidRPr="00697E49">
        <w:rPr>
          <w:rFonts w:cs="Times New Roman"/>
          <w:i/>
          <w:sz w:val="20"/>
          <w:szCs w:val="20"/>
          <w:lang w:val="en-GB"/>
        </w:rPr>
        <w:t>Nature Geoscience</w:t>
      </w:r>
      <w:r w:rsidRPr="00697E49">
        <w:rPr>
          <w:rFonts w:cs="Times New Roman"/>
          <w:sz w:val="20"/>
          <w:szCs w:val="20"/>
          <w:lang w:val="en-GB"/>
        </w:rPr>
        <w:t>, doi:</w:t>
      </w:r>
      <w:r w:rsidR="00642F13">
        <w:fldChar w:fldCharType="begin"/>
      </w:r>
      <w:r w:rsidR="00642F13" w:rsidRPr="001D5B54">
        <w:rPr>
          <w:lang w:val="en-US"/>
          <w:rPrChange w:id="4376" w:author="Clotilde Pean" w:date="2021-06-21T14:15:00Z">
            <w:rPr/>
          </w:rPrChange>
        </w:rPr>
        <w:instrText xml:space="preserve"> HYPERLINK "https://dx.doi.org/10.1038/ngeo2365" </w:instrText>
      </w:r>
      <w:r w:rsidR="00642F13">
        <w:fldChar w:fldCharType="separate"/>
      </w:r>
      <w:r w:rsidRPr="00697E49">
        <w:rPr>
          <w:rStyle w:val="Hyperlink"/>
          <w:rFonts w:cs="Times New Roman"/>
          <w:sz w:val="20"/>
          <w:szCs w:val="20"/>
          <w:lang w:val="en-GB"/>
        </w:rPr>
        <w:t>10.1038/ngeo2365</w:t>
      </w:r>
      <w:r w:rsidR="00642F13">
        <w:rPr>
          <w:rStyle w:val="Hyperlink"/>
          <w:rFonts w:cs="Times New Roman"/>
          <w:sz w:val="20"/>
          <w:szCs w:val="20"/>
          <w:lang w:val="en-GB"/>
        </w:rPr>
        <w:fldChar w:fldCharType="end"/>
      </w:r>
      <w:r w:rsidRPr="00697E49">
        <w:rPr>
          <w:rFonts w:cs="Times New Roman"/>
          <w:sz w:val="20"/>
          <w:szCs w:val="20"/>
          <w:lang w:val="en-GB"/>
        </w:rPr>
        <w:t>.</w:t>
      </w:r>
    </w:p>
    <w:p w14:paraId="0DF5EC36" w14:textId="487C575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 I., K. Romberg, and J. Jacobeit, 2015: Teleconnections of the tropical Atlantic and Pacific Oceans in a CMIP5 model ensemble.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44(11–12)</w:t>
      </w:r>
      <w:r w:rsidRPr="00697E49">
        <w:rPr>
          <w:rFonts w:cs="Times New Roman"/>
          <w:sz w:val="20"/>
          <w:szCs w:val="20"/>
          <w:lang w:val="en-GB"/>
        </w:rPr>
        <w:t>, 3043–3055, doi:</w:t>
      </w:r>
      <w:r w:rsidR="00642F13">
        <w:fldChar w:fldCharType="begin"/>
      </w:r>
      <w:r w:rsidR="00642F13" w:rsidRPr="001D5B54">
        <w:rPr>
          <w:lang w:val="en-US"/>
          <w:rPrChange w:id="4377" w:author="Clotilde Pean" w:date="2021-06-21T14:15:00Z">
            <w:rPr/>
          </w:rPrChange>
        </w:rPr>
        <w:instrText xml:space="preserve"> HYPERLINK "https://dx.doi.org/10.1007/s00382-014-2394-z" </w:instrText>
      </w:r>
      <w:r w:rsidR="00642F13">
        <w:fldChar w:fldCharType="separate"/>
      </w:r>
      <w:r w:rsidRPr="00697E49">
        <w:rPr>
          <w:rStyle w:val="Hyperlink"/>
          <w:rFonts w:cs="Times New Roman"/>
          <w:sz w:val="20"/>
          <w:szCs w:val="20"/>
          <w:lang w:val="en-GB"/>
        </w:rPr>
        <w:t>10.1007/s00382-014-2394-z</w:t>
      </w:r>
      <w:r w:rsidR="00642F13">
        <w:rPr>
          <w:rStyle w:val="Hyperlink"/>
          <w:rFonts w:cs="Times New Roman"/>
          <w:sz w:val="20"/>
          <w:szCs w:val="20"/>
          <w:lang w:val="en-GB"/>
        </w:rPr>
        <w:fldChar w:fldCharType="end"/>
      </w:r>
      <w:r w:rsidRPr="00697E49">
        <w:rPr>
          <w:rFonts w:cs="Times New Roman"/>
          <w:sz w:val="20"/>
          <w:szCs w:val="20"/>
          <w:lang w:val="en-GB"/>
        </w:rPr>
        <w:t>.</w:t>
      </w:r>
    </w:p>
    <w:p w14:paraId="652EBB8E" w14:textId="512BC57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Otterå, O.H., M. Bentsen, H. Drange, and L. Suo, 2010: External forcing as a metronome for Atlantic multidecadal variability.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3(10)</w:t>
      </w:r>
      <w:r w:rsidRPr="00697E49">
        <w:rPr>
          <w:rFonts w:cs="Times New Roman"/>
          <w:sz w:val="20"/>
          <w:szCs w:val="20"/>
          <w:lang w:val="en-GB"/>
        </w:rPr>
        <w:t>, 688–694, doi:</w:t>
      </w:r>
      <w:r w:rsidR="00642F13">
        <w:fldChar w:fldCharType="begin"/>
      </w:r>
      <w:r w:rsidR="00642F13" w:rsidRPr="001D5B54">
        <w:rPr>
          <w:lang w:val="en-US"/>
          <w:rPrChange w:id="4378" w:author="Clotilde Pean" w:date="2021-06-21T14:15:00Z">
            <w:rPr/>
          </w:rPrChange>
        </w:rPr>
        <w:instrText xml:space="preserve"> HYPERLINK "https://dx.doi.org/10.1038/ngeo955" </w:instrText>
      </w:r>
      <w:r w:rsidR="00642F13">
        <w:fldChar w:fldCharType="separate"/>
      </w:r>
      <w:r w:rsidRPr="00697E49">
        <w:rPr>
          <w:rStyle w:val="Hyperlink"/>
          <w:rFonts w:cs="Times New Roman"/>
          <w:sz w:val="20"/>
          <w:szCs w:val="20"/>
          <w:lang w:val="en-GB"/>
        </w:rPr>
        <w:t>10.1038/ngeo955</w:t>
      </w:r>
      <w:r w:rsidR="00642F13">
        <w:rPr>
          <w:rStyle w:val="Hyperlink"/>
          <w:rFonts w:cs="Times New Roman"/>
          <w:sz w:val="20"/>
          <w:szCs w:val="20"/>
          <w:lang w:val="en-GB"/>
        </w:rPr>
        <w:fldChar w:fldCharType="end"/>
      </w:r>
      <w:r w:rsidRPr="00697E49">
        <w:rPr>
          <w:rFonts w:cs="Times New Roman"/>
          <w:sz w:val="20"/>
          <w:szCs w:val="20"/>
          <w:lang w:val="en-GB"/>
        </w:rPr>
        <w:t>.</w:t>
      </w:r>
    </w:p>
    <w:p w14:paraId="1742F31F" w14:textId="4DE6F6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Otto, F.E.L., D.J. Frame, A. Otto, and M.R. Allen, 2015: Embracing uncertainty in climate change policy.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5(10)</w:t>
      </w:r>
      <w:r w:rsidRPr="00697E49">
        <w:rPr>
          <w:rFonts w:cs="Times New Roman"/>
          <w:sz w:val="20"/>
          <w:szCs w:val="20"/>
          <w:lang w:val="en-GB"/>
        </w:rPr>
        <w:t>, 917–921, doi:</w:t>
      </w:r>
      <w:r w:rsidR="00642F13">
        <w:fldChar w:fldCharType="begin"/>
      </w:r>
      <w:r w:rsidR="00642F13" w:rsidRPr="001D5B54">
        <w:rPr>
          <w:lang w:val="en-GB"/>
          <w:rPrChange w:id="4379" w:author="Clotilde Pean" w:date="2021-06-21T14:15:00Z">
            <w:rPr/>
          </w:rPrChange>
        </w:rPr>
        <w:instrText xml:space="preserve"> HYPERLINK "https://dx.doi.org/10.1038/nclimate2716" </w:instrText>
      </w:r>
      <w:r w:rsidR="00642F13">
        <w:fldChar w:fldCharType="separate"/>
      </w:r>
      <w:r w:rsidRPr="00697E49">
        <w:rPr>
          <w:rStyle w:val="Hyperlink"/>
          <w:rFonts w:cs="Times New Roman"/>
          <w:sz w:val="20"/>
          <w:szCs w:val="20"/>
          <w:lang w:val="en-GB"/>
        </w:rPr>
        <w:t>10.1038/nclimate2716</w:t>
      </w:r>
      <w:r w:rsidR="00642F13">
        <w:rPr>
          <w:rStyle w:val="Hyperlink"/>
          <w:rFonts w:cs="Times New Roman"/>
          <w:sz w:val="20"/>
          <w:szCs w:val="20"/>
          <w:lang w:val="en-GB"/>
        </w:rPr>
        <w:fldChar w:fldCharType="end"/>
      </w:r>
      <w:r w:rsidRPr="00697E49">
        <w:rPr>
          <w:rFonts w:cs="Times New Roman"/>
          <w:sz w:val="20"/>
          <w:szCs w:val="20"/>
          <w:lang w:val="en-GB"/>
        </w:rPr>
        <w:t>.</w:t>
      </w:r>
    </w:p>
    <w:p w14:paraId="307B8D59" w14:textId="2E28E13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Otto-Bliesner, B.L. et al., 2007: Last Glacial Maximum ocean thermohaline circulation: PMIP2 model intercomparisons and data constraints.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34(12)</w:t>
      </w:r>
      <w:r w:rsidRPr="00697E49">
        <w:rPr>
          <w:rFonts w:cs="Times New Roman"/>
          <w:sz w:val="20"/>
          <w:szCs w:val="20"/>
          <w:lang w:val="en-GB"/>
        </w:rPr>
        <w:t>, doi:</w:t>
      </w:r>
      <w:r w:rsidR="00642F13">
        <w:fldChar w:fldCharType="begin"/>
      </w:r>
      <w:r w:rsidR="00642F13" w:rsidRPr="001D5B54">
        <w:rPr>
          <w:lang w:val="en-US"/>
          <w:rPrChange w:id="4380" w:author="Clotilde Pean" w:date="2021-06-21T14:15:00Z">
            <w:rPr/>
          </w:rPrChange>
        </w:rPr>
        <w:instrText xml:space="preserve"> HYPERLINK "https://dx.doi.org/10.1029/2007gl029475" </w:instrText>
      </w:r>
      <w:r w:rsidR="00642F13">
        <w:fldChar w:fldCharType="separate"/>
      </w:r>
      <w:r w:rsidRPr="00697E49">
        <w:rPr>
          <w:rStyle w:val="Hyperlink"/>
          <w:rFonts w:cs="Times New Roman"/>
          <w:sz w:val="20"/>
          <w:szCs w:val="20"/>
          <w:lang w:val="en-GB"/>
        </w:rPr>
        <w:t>10.1029/2007gl029475</w:t>
      </w:r>
      <w:r w:rsidR="00642F13">
        <w:rPr>
          <w:rStyle w:val="Hyperlink"/>
          <w:rFonts w:cs="Times New Roman"/>
          <w:sz w:val="20"/>
          <w:szCs w:val="20"/>
          <w:lang w:val="en-GB"/>
        </w:rPr>
        <w:fldChar w:fldCharType="end"/>
      </w:r>
      <w:r w:rsidRPr="00697E49">
        <w:rPr>
          <w:rFonts w:cs="Times New Roman"/>
          <w:sz w:val="20"/>
          <w:szCs w:val="20"/>
          <w:lang w:val="en-GB"/>
        </w:rPr>
        <w:t>.</w:t>
      </w:r>
    </w:p>
    <w:p w14:paraId="7155814D" w14:textId="5B8FC2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Otto-Bliesner, B.L. et al., 2014: Coherent changes of southeastern equatorial and northern African rainfall during the last deglaciation.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346(6214)</w:t>
      </w:r>
      <w:r w:rsidRPr="00697E49">
        <w:rPr>
          <w:rFonts w:cs="Times New Roman"/>
          <w:sz w:val="20"/>
          <w:szCs w:val="20"/>
          <w:lang w:val="en-GB"/>
        </w:rPr>
        <w:t>, 1223–1227, doi:</w:t>
      </w:r>
      <w:r w:rsidR="00642F13">
        <w:fldChar w:fldCharType="begin"/>
      </w:r>
      <w:r w:rsidR="00642F13" w:rsidRPr="001D5B54">
        <w:rPr>
          <w:lang w:val="en-US"/>
          <w:rPrChange w:id="4381" w:author="Clotilde Pean" w:date="2021-06-21T14:15:00Z">
            <w:rPr/>
          </w:rPrChange>
        </w:rPr>
        <w:instrText xml:space="preserve"> HYPERLINK "https://dx.doi.org/10.1126/science.1259531" </w:instrText>
      </w:r>
      <w:r w:rsidR="00642F13">
        <w:fldChar w:fldCharType="separate"/>
      </w:r>
      <w:r w:rsidRPr="00697E49">
        <w:rPr>
          <w:rStyle w:val="Hyperlink"/>
          <w:rFonts w:cs="Times New Roman"/>
          <w:sz w:val="20"/>
          <w:szCs w:val="20"/>
          <w:lang w:val="en-GB"/>
        </w:rPr>
        <w:t>10.1126/science.1259531</w:t>
      </w:r>
      <w:r w:rsidR="00642F13">
        <w:rPr>
          <w:rStyle w:val="Hyperlink"/>
          <w:rFonts w:cs="Times New Roman"/>
          <w:sz w:val="20"/>
          <w:szCs w:val="20"/>
          <w:lang w:val="en-GB"/>
        </w:rPr>
        <w:fldChar w:fldCharType="end"/>
      </w:r>
      <w:r w:rsidRPr="00697E49">
        <w:rPr>
          <w:rFonts w:cs="Times New Roman"/>
          <w:sz w:val="20"/>
          <w:szCs w:val="20"/>
          <w:lang w:val="en-GB"/>
        </w:rPr>
        <w:t>.</w:t>
      </w:r>
    </w:p>
    <w:p w14:paraId="352D9131" w14:textId="7855B0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Otto-Bliesner, B.L. et al., 2016: Climate Variability and Change since 850 CE: An Ensemble Approach with the Community Earth System Model.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97(5)</w:t>
      </w:r>
      <w:r w:rsidRPr="00697E49">
        <w:rPr>
          <w:rFonts w:cs="Times New Roman"/>
          <w:sz w:val="20"/>
          <w:szCs w:val="20"/>
          <w:lang w:val="en-GB"/>
        </w:rPr>
        <w:t>, 735–754, doi:</w:t>
      </w:r>
      <w:r w:rsidR="00642F13">
        <w:fldChar w:fldCharType="begin"/>
      </w:r>
      <w:r w:rsidR="00642F13" w:rsidRPr="001D5B54">
        <w:rPr>
          <w:lang w:val="en-US"/>
          <w:rPrChange w:id="4382" w:author="Clotilde Pean" w:date="2021-06-21T14:15:00Z">
            <w:rPr/>
          </w:rPrChange>
        </w:rPr>
        <w:instrText xml:space="preserve"> HYPERLINK "https://dx.doi.org/10.1175/bams-d-14-00233.1" </w:instrText>
      </w:r>
      <w:r w:rsidR="00642F13">
        <w:fldChar w:fldCharType="separate"/>
      </w:r>
      <w:r w:rsidRPr="00697E49">
        <w:rPr>
          <w:rStyle w:val="Hyperlink"/>
          <w:rFonts w:cs="Times New Roman"/>
          <w:sz w:val="20"/>
          <w:szCs w:val="20"/>
          <w:lang w:val="en-GB"/>
        </w:rPr>
        <w:t>10.1175/bams-d-14-00233.1</w:t>
      </w:r>
      <w:r w:rsidR="00642F13">
        <w:rPr>
          <w:rStyle w:val="Hyperlink"/>
          <w:rFonts w:cs="Times New Roman"/>
          <w:sz w:val="20"/>
          <w:szCs w:val="20"/>
          <w:lang w:val="en-GB"/>
        </w:rPr>
        <w:fldChar w:fldCharType="end"/>
      </w:r>
      <w:r w:rsidRPr="00697E49">
        <w:rPr>
          <w:rFonts w:cs="Times New Roman"/>
          <w:sz w:val="20"/>
          <w:szCs w:val="20"/>
          <w:lang w:val="en-GB"/>
        </w:rPr>
        <w:t>.</w:t>
      </w:r>
    </w:p>
    <w:p w14:paraId="0A52BEAE" w14:textId="285392B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Otto-Bliesner, B.L. et al., 2017: The PMIP4 contribution to CMIP6 – Part 2: Two interglacials, scientific objective and experimental design for Holocene and Last Interglacial simulations.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10(11)</w:t>
      </w:r>
      <w:r w:rsidRPr="00697E49">
        <w:rPr>
          <w:rFonts w:cs="Times New Roman"/>
          <w:sz w:val="20"/>
          <w:szCs w:val="20"/>
          <w:lang w:val="en-GB"/>
        </w:rPr>
        <w:t>, 3979–4003, doi:</w:t>
      </w:r>
      <w:r w:rsidR="00642F13">
        <w:fldChar w:fldCharType="begin"/>
      </w:r>
      <w:r w:rsidR="00642F13" w:rsidRPr="001D5B54">
        <w:rPr>
          <w:lang w:val="en-US"/>
          <w:rPrChange w:id="4383" w:author="Clotilde Pean" w:date="2021-06-21T14:15:00Z">
            <w:rPr/>
          </w:rPrChange>
        </w:rPr>
        <w:instrText xml:space="preserve"> HYPERLINK "https://dx.doi.org/10.5194/gmd-10-3979-2017" </w:instrText>
      </w:r>
      <w:r w:rsidR="00642F13">
        <w:fldChar w:fldCharType="separate"/>
      </w:r>
      <w:r w:rsidRPr="00697E49">
        <w:rPr>
          <w:rStyle w:val="Hyperlink"/>
          <w:rFonts w:cs="Times New Roman"/>
          <w:sz w:val="20"/>
          <w:szCs w:val="20"/>
          <w:lang w:val="en-GB"/>
        </w:rPr>
        <w:t>10.5194/gmd-10-3979-2017</w:t>
      </w:r>
      <w:r w:rsidR="00642F13">
        <w:rPr>
          <w:rStyle w:val="Hyperlink"/>
          <w:rFonts w:cs="Times New Roman"/>
          <w:sz w:val="20"/>
          <w:szCs w:val="20"/>
          <w:lang w:val="en-GB"/>
        </w:rPr>
        <w:fldChar w:fldCharType="end"/>
      </w:r>
      <w:r w:rsidRPr="00697E49">
        <w:rPr>
          <w:rFonts w:cs="Times New Roman"/>
          <w:sz w:val="20"/>
          <w:szCs w:val="20"/>
          <w:lang w:val="en-GB"/>
        </w:rPr>
        <w:t>.</w:t>
      </w:r>
    </w:p>
    <w:p w14:paraId="2931031A" w14:textId="7FE6461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Otto-Bliesner, B.L. et al., 2021: Large-scale features of Last Interglacial climate: Results from evaluating the lig127k simulations for the Coupled Model Intercomparison Project (CMIP6)-Paleoclimate Modeling Intercomparison Project (PMIP4).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17(1)</w:t>
      </w:r>
      <w:r w:rsidRPr="00697E49">
        <w:rPr>
          <w:rFonts w:cs="Times New Roman"/>
          <w:sz w:val="20"/>
          <w:szCs w:val="20"/>
          <w:lang w:val="en-GB"/>
        </w:rPr>
        <w:t>, doi:</w:t>
      </w:r>
      <w:r w:rsidR="00642F13">
        <w:fldChar w:fldCharType="begin"/>
      </w:r>
      <w:r w:rsidR="00642F13" w:rsidRPr="001D5B54">
        <w:rPr>
          <w:lang w:val="en-US"/>
          <w:rPrChange w:id="4384" w:author="Clotilde Pean" w:date="2021-06-21T14:15:00Z">
            <w:rPr/>
          </w:rPrChange>
        </w:rPr>
        <w:instrText xml:space="preserve"> HYPERLINK "https://dx.doi.org/10.5194/cp-17-63-2021" </w:instrText>
      </w:r>
      <w:r w:rsidR="00642F13">
        <w:fldChar w:fldCharType="separate"/>
      </w:r>
      <w:r w:rsidRPr="00697E49">
        <w:rPr>
          <w:rStyle w:val="Hyperlink"/>
          <w:rFonts w:cs="Times New Roman"/>
          <w:sz w:val="20"/>
          <w:szCs w:val="20"/>
          <w:lang w:val="en-GB"/>
        </w:rPr>
        <w:t>10.5194/cp-17-63-2021</w:t>
      </w:r>
      <w:r w:rsidR="00642F13">
        <w:rPr>
          <w:rStyle w:val="Hyperlink"/>
          <w:rFonts w:cs="Times New Roman"/>
          <w:sz w:val="20"/>
          <w:szCs w:val="20"/>
          <w:lang w:val="en-GB"/>
        </w:rPr>
        <w:fldChar w:fldCharType="end"/>
      </w:r>
      <w:r w:rsidRPr="00697E49">
        <w:rPr>
          <w:rFonts w:cs="Times New Roman"/>
          <w:sz w:val="20"/>
          <w:szCs w:val="20"/>
          <w:lang w:val="en-GB"/>
        </w:rPr>
        <w:t>.</w:t>
      </w:r>
    </w:p>
    <w:p w14:paraId="401D06BA" w14:textId="799125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Oudar, T., P.J. Kushner, J.C. Fyfe, and M. Sigmond, 2018: No impact of anthropogenic aerosols on early 21st century global temperature trends in a large initial-condition ensemble.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w:t>
      </w:r>
      <w:r w:rsidRPr="00697E49">
        <w:rPr>
          <w:rFonts w:cs="Times New Roman"/>
          <w:sz w:val="20"/>
          <w:szCs w:val="20"/>
          <w:lang w:val="en-GB"/>
        </w:rPr>
        <w:t>, doi:</w:t>
      </w:r>
      <w:r w:rsidR="00642F13">
        <w:fldChar w:fldCharType="begin"/>
      </w:r>
      <w:r w:rsidR="00642F13" w:rsidRPr="001D5B54">
        <w:rPr>
          <w:lang w:val="en-US"/>
          <w:rPrChange w:id="4385" w:author="Clotilde Pean" w:date="2021-06-21T14:15:00Z">
            <w:rPr/>
          </w:rPrChange>
        </w:rPr>
        <w:instrText xml:space="preserve"> HYPERLINK "https://dx.doi.org/10.1029/2018gl078841" </w:instrText>
      </w:r>
      <w:r w:rsidR="00642F13">
        <w:fldChar w:fldCharType="separate"/>
      </w:r>
      <w:r w:rsidRPr="00697E49">
        <w:rPr>
          <w:rStyle w:val="Hyperlink"/>
          <w:rFonts w:cs="Times New Roman"/>
          <w:sz w:val="20"/>
          <w:szCs w:val="20"/>
          <w:lang w:val="en-GB"/>
        </w:rPr>
        <w:t>10.1029/2018gl078841</w:t>
      </w:r>
      <w:r w:rsidR="00642F13">
        <w:rPr>
          <w:rStyle w:val="Hyperlink"/>
          <w:rFonts w:cs="Times New Roman"/>
          <w:sz w:val="20"/>
          <w:szCs w:val="20"/>
          <w:lang w:val="en-GB"/>
        </w:rPr>
        <w:fldChar w:fldCharType="end"/>
      </w:r>
      <w:r w:rsidRPr="00697E49">
        <w:rPr>
          <w:rFonts w:cs="Times New Roman"/>
          <w:sz w:val="20"/>
          <w:szCs w:val="20"/>
          <w:lang w:val="en-GB"/>
        </w:rPr>
        <w:t>.</w:t>
      </w:r>
    </w:p>
    <w:p w14:paraId="505644D4" w14:textId="353D20C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Outten, S., P. Thorne, I. Bethke, and Seland, 2015: Investigating the recent apparent hiatus in surface temperature increases: 1. Construction of two 30-member Earth System Model ensembles.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120(17)</w:t>
      </w:r>
      <w:r w:rsidRPr="00697E49">
        <w:rPr>
          <w:rFonts w:cs="Times New Roman"/>
          <w:sz w:val="20"/>
          <w:szCs w:val="20"/>
          <w:lang w:val="en-GB"/>
        </w:rPr>
        <w:t>, 8575–8596, doi:</w:t>
      </w:r>
      <w:r w:rsidR="00642F13">
        <w:fldChar w:fldCharType="begin"/>
      </w:r>
      <w:r w:rsidR="00642F13" w:rsidRPr="001D5B54">
        <w:rPr>
          <w:lang w:val="en-US"/>
          <w:rPrChange w:id="4386" w:author="Clotilde Pean" w:date="2021-06-21T14:15:00Z">
            <w:rPr/>
          </w:rPrChange>
        </w:rPr>
        <w:instrText xml:space="preserve"> HYPERLINK "https://dx.doi.org/10.1002/2015jd023859" </w:instrText>
      </w:r>
      <w:r w:rsidR="00642F13">
        <w:fldChar w:fldCharType="separate"/>
      </w:r>
      <w:r w:rsidRPr="00697E49">
        <w:rPr>
          <w:rStyle w:val="Hyperlink"/>
          <w:rFonts w:cs="Times New Roman"/>
          <w:sz w:val="20"/>
          <w:szCs w:val="20"/>
          <w:lang w:val="en-GB"/>
        </w:rPr>
        <w:t>10.1002/2015jd023859</w:t>
      </w:r>
      <w:r w:rsidR="00642F13">
        <w:rPr>
          <w:rStyle w:val="Hyperlink"/>
          <w:rFonts w:cs="Times New Roman"/>
          <w:sz w:val="20"/>
          <w:szCs w:val="20"/>
          <w:lang w:val="en-GB"/>
        </w:rPr>
        <w:fldChar w:fldCharType="end"/>
      </w:r>
      <w:r w:rsidRPr="00697E49">
        <w:rPr>
          <w:rFonts w:cs="Times New Roman"/>
          <w:sz w:val="20"/>
          <w:szCs w:val="20"/>
          <w:lang w:val="en-GB"/>
        </w:rPr>
        <w:t>.</w:t>
      </w:r>
    </w:p>
    <w:p w14:paraId="051E5B04" w14:textId="78420B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Owens, M.J. et al., 2017: The Maunder minimum and the Little Ice Age: An update from recent reconstructions and climate simulations. </w:t>
      </w:r>
      <w:r w:rsidRPr="00697E49">
        <w:rPr>
          <w:rFonts w:cs="Times New Roman"/>
          <w:i/>
          <w:sz w:val="20"/>
          <w:szCs w:val="20"/>
          <w:lang w:val="en-GB"/>
        </w:rPr>
        <w:t>Journal of Space Weather and Space Climate</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doi:</w:t>
      </w:r>
      <w:r w:rsidR="00642F13">
        <w:fldChar w:fldCharType="begin"/>
      </w:r>
      <w:r w:rsidR="00642F13" w:rsidRPr="001D5B54">
        <w:rPr>
          <w:lang w:val="en-US"/>
          <w:rPrChange w:id="4387" w:author="Clotilde Pean" w:date="2021-06-21T14:15:00Z">
            <w:rPr/>
          </w:rPrChange>
        </w:rPr>
        <w:instrText xml:space="preserve"> HYPERLINK "https://dx.doi.org/10.1051/swsc/2017034" </w:instrText>
      </w:r>
      <w:r w:rsidR="00642F13">
        <w:fldChar w:fldCharType="separate"/>
      </w:r>
      <w:r w:rsidRPr="00697E49">
        <w:rPr>
          <w:rStyle w:val="Hyperlink"/>
          <w:rFonts w:cs="Times New Roman"/>
          <w:sz w:val="20"/>
          <w:szCs w:val="20"/>
          <w:lang w:val="en-GB"/>
        </w:rPr>
        <w:t>10.1051/swsc/2017034</w:t>
      </w:r>
      <w:r w:rsidR="00642F13">
        <w:rPr>
          <w:rStyle w:val="Hyperlink"/>
          <w:rFonts w:cs="Times New Roman"/>
          <w:sz w:val="20"/>
          <w:szCs w:val="20"/>
          <w:lang w:val="en-GB"/>
        </w:rPr>
        <w:fldChar w:fldCharType="end"/>
      </w:r>
      <w:r w:rsidRPr="00697E49">
        <w:rPr>
          <w:rFonts w:cs="Times New Roman"/>
          <w:sz w:val="20"/>
          <w:szCs w:val="20"/>
          <w:lang w:val="en-GB"/>
        </w:rPr>
        <w:t>.</w:t>
      </w:r>
    </w:p>
    <w:p w14:paraId="18BB6873" w14:textId="51DED25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Paeth, H., F. Pollinger, and C. Ring, 2017: Detection and Attribution of Multivariate Climate Change Signals Using Discriminant Analysis and Bayesian Theorem.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30(19)</w:t>
      </w:r>
      <w:r w:rsidRPr="00697E49">
        <w:rPr>
          <w:rFonts w:cs="Times New Roman"/>
          <w:sz w:val="20"/>
          <w:szCs w:val="20"/>
          <w:lang w:val="en-GB"/>
        </w:rPr>
        <w:t>, 7757–7776, doi:</w:t>
      </w:r>
      <w:r w:rsidR="00642F13">
        <w:fldChar w:fldCharType="begin"/>
      </w:r>
      <w:r w:rsidR="00642F13" w:rsidRPr="001D5B54">
        <w:rPr>
          <w:lang w:val="en-US"/>
          <w:rPrChange w:id="4388" w:author="Clotilde Pean" w:date="2021-06-21T14:15:00Z">
            <w:rPr/>
          </w:rPrChange>
        </w:rPr>
        <w:instrText xml:space="preserve"> HYPERLINK "https://dx.doi.org/10.1175/jcli-d-16-0850.1" </w:instrText>
      </w:r>
      <w:r w:rsidR="00642F13">
        <w:fldChar w:fldCharType="separate"/>
      </w:r>
      <w:r w:rsidRPr="00697E49">
        <w:rPr>
          <w:rStyle w:val="Hyperlink"/>
          <w:rFonts w:cs="Times New Roman"/>
          <w:sz w:val="20"/>
          <w:szCs w:val="20"/>
          <w:lang w:val="en-GB"/>
        </w:rPr>
        <w:t>10.1175/jcli-d-16-0850.1</w:t>
      </w:r>
      <w:r w:rsidR="00642F13">
        <w:rPr>
          <w:rStyle w:val="Hyperlink"/>
          <w:rFonts w:cs="Times New Roman"/>
          <w:sz w:val="20"/>
          <w:szCs w:val="20"/>
          <w:lang w:val="en-GB"/>
        </w:rPr>
        <w:fldChar w:fldCharType="end"/>
      </w:r>
      <w:r w:rsidRPr="00697E49">
        <w:rPr>
          <w:rFonts w:cs="Times New Roman"/>
          <w:sz w:val="20"/>
          <w:szCs w:val="20"/>
          <w:lang w:val="en-GB"/>
        </w:rPr>
        <w:t>.</w:t>
      </w:r>
    </w:p>
    <w:p w14:paraId="6C385AC6" w14:textId="660DE76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PAGES 2k Consortium, 2019: Consistent multi-decadal variability in global temperature reconstructions and simulations over the Common Era.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12(8)</w:t>
      </w:r>
      <w:r w:rsidRPr="00697E49">
        <w:rPr>
          <w:rFonts w:cs="Times New Roman"/>
          <w:sz w:val="20"/>
          <w:szCs w:val="20"/>
          <w:lang w:val="en-GB"/>
        </w:rPr>
        <w:t>, 643–649, doi:</w:t>
      </w:r>
      <w:r w:rsidR="00642F13">
        <w:fldChar w:fldCharType="begin"/>
      </w:r>
      <w:r w:rsidR="00642F13" w:rsidRPr="001D5B54">
        <w:rPr>
          <w:lang w:val="en-US"/>
          <w:rPrChange w:id="4389" w:author="Clotilde Pean" w:date="2021-06-21T14:15:00Z">
            <w:rPr/>
          </w:rPrChange>
        </w:rPr>
        <w:instrText xml:space="preserve"> HYPERLINK "https://dx.doi.org/10.1038/s41561-019-0400-0" </w:instrText>
      </w:r>
      <w:r w:rsidR="00642F13">
        <w:fldChar w:fldCharType="separate"/>
      </w:r>
      <w:r w:rsidRPr="00697E49">
        <w:rPr>
          <w:rStyle w:val="Hyperlink"/>
          <w:rFonts w:cs="Times New Roman"/>
          <w:sz w:val="20"/>
          <w:szCs w:val="20"/>
          <w:lang w:val="en-GB"/>
        </w:rPr>
        <w:t>10.1038/s41561-019-0400-0</w:t>
      </w:r>
      <w:r w:rsidR="00642F13">
        <w:rPr>
          <w:rStyle w:val="Hyperlink"/>
          <w:rFonts w:cs="Times New Roman"/>
          <w:sz w:val="20"/>
          <w:szCs w:val="20"/>
          <w:lang w:val="en-GB"/>
        </w:rPr>
        <w:fldChar w:fldCharType="end"/>
      </w:r>
      <w:r w:rsidRPr="00697E49">
        <w:rPr>
          <w:rFonts w:cs="Times New Roman"/>
          <w:sz w:val="20"/>
          <w:szCs w:val="20"/>
          <w:lang w:val="en-GB"/>
        </w:rPr>
        <w:t>.</w:t>
      </w:r>
    </w:p>
    <w:p w14:paraId="3E73CFE2" w14:textId="5E14AC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PAGES 2k-PMIP3, 2015: Continental-scale temperature variability in PMIP3 simulations and PAGES 2k regional temperature reconstructions over the past millennium.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11(12)</w:t>
      </w:r>
      <w:r w:rsidRPr="00697E49">
        <w:rPr>
          <w:rFonts w:cs="Times New Roman"/>
          <w:sz w:val="20"/>
          <w:szCs w:val="20"/>
          <w:lang w:val="en-GB"/>
        </w:rPr>
        <w:t>, 1673–1699, doi:</w:t>
      </w:r>
      <w:r w:rsidR="00642F13">
        <w:fldChar w:fldCharType="begin"/>
      </w:r>
      <w:r w:rsidR="00642F13" w:rsidRPr="001D5B54">
        <w:rPr>
          <w:lang w:val="en-US"/>
          <w:rPrChange w:id="4390" w:author="Clotilde Pean" w:date="2021-06-21T14:15:00Z">
            <w:rPr/>
          </w:rPrChange>
        </w:rPr>
        <w:instrText xml:space="preserve"> HYPERLINK "https://dx.doi.org/10.5194/cp-11-1673-2015" </w:instrText>
      </w:r>
      <w:r w:rsidR="00642F13">
        <w:fldChar w:fldCharType="separate"/>
      </w:r>
      <w:r w:rsidRPr="00697E49">
        <w:rPr>
          <w:rStyle w:val="Hyperlink"/>
          <w:rFonts w:cs="Times New Roman"/>
          <w:sz w:val="20"/>
          <w:szCs w:val="20"/>
          <w:lang w:val="en-GB"/>
        </w:rPr>
        <w:t>10.5194/cp-11-1673-2015</w:t>
      </w:r>
      <w:r w:rsidR="00642F13">
        <w:rPr>
          <w:rStyle w:val="Hyperlink"/>
          <w:rFonts w:cs="Times New Roman"/>
          <w:sz w:val="20"/>
          <w:szCs w:val="20"/>
          <w:lang w:val="en-GB"/>
        </w:rPr>
        <w:fldChar w:fldCharType="end"/>
      </w:r>
      <w:r w:rsidRPr="00697E49">
        <w:rPr>
          <w:rFonts w:cs="Times New Roman"/>
          <w:sz w:val="20"/>
          <w:szCs w:val="20"/>
          <w:lang w:val="en-GB"/>
        </w:rPr>
        <w:t>.</w:t>
      </w:r>
    </w:p>
    <w:p w14:paraId="5A2A7C9F" w14:textId="6195737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Paik, S. and S.-K. Min, 2017: Climate responses to volcanic eruptions assessed from observations and CMIP5 multi-models.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48(3)</w:t>
      </w:r>
      <w:r w:rsidRPr="00697E49">
        <w:rPr>
          <w:rFonts w:cs="Times New Roman"/>
          <w:sz w:val="20"/>
          <w:szCs w:val="20"/>
          <w:lang w:val="en-GB"/>
        </w:rPr>
        <w:t>, 1017–1030, doi:</w:t>
      </w:r>
      <w:r w:rsidR="00642F13">
        <w:fldChar w:fldCharType="begin"/>
      </w:r>
      <w:r w:rsidR="00642F13" w:rsidRPr="001D5B54">
        <w:rPr>
          <w:lang w:val="en-US"/>
          <w:rPrChange w:id="4391" w:author="Clotilde Pean" w:date="2021-06-21T14:15:00Z">
            <w:rPr/>
          </w:rPrChange>
        </w:rPr>
        <w:instrText xml:space="preserve"> HYPERLINK "https://dx.doi.org/10.1007/s00382-016-3125-4" </w:instrText>
      </w:r>
      <w:r w:rsidR="00642F13">
        <w:fldChar w:fldCharType="separate"/>
      </w:r>
      <w:r w:rsidRPr="00697E49">
        <w:rPr>
          <w:rStyle w:val="Hyperlink"/>
          <w:rFonts w:cs="Times New Roman"/>
          <w:sz w:val="20"/>
          <w:szCs w:val="20"/>
          <w:lang w:val="en-GB"/>
        </w:rPr>
        <w:t>10.1007/s00382-016-3125-4</w:t>
      </w:r>
      <w:r w:rsidR="00642F13">
        <w:rPr>
          <w:rStyle w:val="Hyperlink"/>
          <w:rFonts w:cs="Times New Roman"/>
          <w:sz w:val="20"/>
          <w:szCs w:val="20"/>
          <w:lang w:val="en-GB"/>
        </w:rPr>
        <w:fldChar w:fldCharType="end"/>
      </w:r>
      <w:r w:rsidRPr="00697E49">
        <w:rPr>
          <w:rFonts w:cs="Times New Roman"/>
          <w:sz w:val="20"/>
          <w:szCs w:val="20"/>
          <w:lang w:val="en-GB"/>
        </w:rPr>
        <w:t>.</w:t>
      </w:r>
    </w:p>
    <w:p w14:paraId="3D7C8144" w14:textId="61CDFCD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Paik, S. and S.K. Min, 2020: Quantifying the anthropogenic greenhouse gas contribution to the observed spring snow-cover decline using the CMIP6 multimodel ensemble.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33(21)</w:t>
      </w:r>
      <w:r w:rsidRPr="00697E49">
        <w:rPr>
          <w:rFonts w:cs="Times New Roman"/>
          <w:sz w:val="20"/>
          <w:szCs w:val="20"/>
          <w:lang w:val="en-GB"/>
        </w:rPr>
        <w:t>, 9261–9269, doi:</w:t>
      </w:r>
      <w:r w:rsidR="00642F13">
        <w:fldChar w:fldCharType="begin"/>
      </w:r>
      <w:r w:rsidR="00642F13" w:rsidRPr="001D5B54">
        <w:rPr>
          <w:lang w:val="en-US"/>
          <w:rPrChange w:id="4392" w:author="Clotilde Pean" w:date="2021-06-21T14:15:00Z">
            <w:rPr/>
          </w:rPrChange>
        </w:rPr>
        <w:instrText xml:space="preserve"> HYPERLINK "https://dx.doi.org/10.1175/jcli-d-20-0002.1" </w:instrText>
      </w:r>
      <w:r w:rsidR="00642F13">
        <w:fldChar w:fldCharType="separate"/>
      </w:r>
      <w:r w:rsidRPr="00697E49">
        <w:rPr>
          <w:rStyle w:val="Hyperlink"/>
          <w:rFonts w:cs="Times New Roman"/>
          <w:sz w:val="20"/>
          <w:szCs w:val="20"/>
          <w:lang w:val="en-GB"/>
        </w:rPr>
        <w:t>10.1175/jcli-d-20-0002.1</w:t>
      </w:r>
      <w:r w:rsidR="00642F13">
        <w:rPr>
          <w:rStyle w:val="Hyperlink"/>
          <w:rFonts w:cs="Times New Roman"/>
          <w:sz w:val="20"/>
          <w:szCs w:val="20"/>
          <w:lang w:val="en-GB"/>
        </w:rPr>
        <w:fldChar w:fldCharType="end"/>
      </w:r>
      <w:r w:rsidRPr="00697E49">
        <w:rPr>
          <w:rFonts w:cs="Times New Roman"/>
          <w:sz w:val="20"/>
          <w:szCs w:val="20"/>
          <w:lang w:val="en-GB"/>
        </w:rPr>
        <w:t>.</w:t>
      </w:r>
    </w:p>
    <w:p w14:paraId="3668F069" w14:textId="020F4F9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Paik, S., S.-K. Min, C.E. Iles, E.M. Fischer, and A.P. Schurer, 2020a: Volcanic-induced global monsoon drying modulated by diverse El Niño responses.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6(21)</w:t>
      </w:r>
      <w:r w:rsidRPr="00697E49">
        <w:rPr>
          <w:rFonts w:cs="Times New Roman"/>
          <w:sz w:val="20"/>
          <w:szCs w:val="20"/>
          <w:lang w:val="en-GB"/>
        </w:rPr>
        <w:t>, eaba1212, doi:</w:t>
      </w:r>
      <w:r w:rsidR="00642F13">
        <w:fldChar w:fldCharType="begin"/>
      </w:r>
      <w:r w:rsidR="00642F13" w:rsidRPr="001D5B54">
        <w:rPr>
          <w:lang w:val="en-US"/>
          <w:rPrChange w:id="4393" w:author="Clotilde Pean" w:date="2021-06-21T14:15:00Z">
            <w:rPr/>
          </w:rPrChange>
        </w:rPr>
        <w:instrText xml:space="preserve"> HYPERLINK "https://dx.doi.org/10.1126/sciadv.aba1212" </w:instrText>
      </w:r>
      <w:r w:rsidR="00642F13">
        <w:fldChar w:fldCharType="separate"/>
      </w:r>
      <w:r w:rsidRPr="00697E49">
        <w:rPr>
          <w:rStyle w:val="Hyperlink"/>
          <w:rFonts w:cs="Times New Roman"/>
          <w:sz w:val="20"/>
          <w:szCs w:val="20"/>
          <w:lang w:val="en-GB"/>
        </w:rPr>
        <w:t>10.1126/sciadv.aba1212</w:t>
      </w:r>
      <w:r w:rsidR="00642F13">
        <w:rPr>
          <w:rStyle w:val="Hyperlink"/>
          <w:rFonts w:cs="Times New Roman"/>
          <w:sz w:val="20"/>
          <w:szCs w:val="20"/>
          <w:lang w:val="en-GB"/>
        </w:rPr>
        <w:fldChar w:fldCharType="end"/>
      </w:r>
      <w:r w:rsidRPr="00697E49">
        <w:rPr>
          <w:rFonts w:cs="Times New Roman"/>
          <w:sz w:val="20"/>
          <w:szCs w:val="20"/>
          <w:lang w:val="en-GB"/>
        </w:rPr>
        <w:t>.</w:t>
      </w:r>
    </w:p>
    <w:p w14:paraId="206DE57F" w14:textId="18F74C3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Paik, S. et al., 2017: Attributing Causes of 2015 Record Minimum Sea-Ice Extent in the Sea of Okhotsk.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30(12)</w:t>
      </w:r>
      <w:r w:rsidRPr="00697E49">
        <w:rPr>
          <w:rFonts w:cs="Times New Roman"/>
          <w:sz w:val="20"/>
          <w:szCs w:val="20"/>
          <w:lang w:val="en-GB"/>
        </w:rPr>
        <w:t>, 4693–4703, doi:</w:t>
      </w:r>
      <w:r w:rsidR="00642F13">
        <w:fldChar w:fldCharType="begin"/>
      </w:r>
      <w:r w:rsidR="00642F13" w:rsidRPr="001D5B54">
        <w:rPr>
          <w:lang w:val="en-US"/>
          <w:rPrChange w:id="4394" w:author="Clotilde Pean" w:date="2021-06-21T14:15:00Z">
            <w:rPr/>
          </w:rPrChange>
        </w:rPr>
        <w:instrText xml:space="preserve"> HYPERLINK "https://dx.doi.org/10.1175/jcli-d-16-0587.1" </w:instrText>
      </w:r>
      <w:r w:rsidR="00642F13">
        <w:fldChar w:fldCharType="separate"/>
      </w:r>
      <w:r w:rsidRPr="00697E49">
        <w:rPr>
          <w:rStyle w:val="Hyperlink"/>
          <w:rFonts w:cs="Times New Roman"/>
          <w:sz w:val="20"/>
          <w:szCs w:val="20"/>
          <w:lang w:val="en-GB"/>
        </w:rPr>
        <w:t>10.1175/jcli-d-16-0587.1</w:t>
      </w:r>
      <w:r w:rsidR="00642F13">
        <w:rPr>
          <w:rStyle w:val="Hyperlink"/>
          <w:rFonts w:cs="Times New Roman"/>
          <w:sz w:val="20"/>
          <w:szCs w:val="20"/>
          <w:lang w:val="en-GB"/>
        </w:rPr>
        <w:fldChar w:fldCharType="end"/>
      </w:r>
      <w:r w:rsidRPr="00697E49">
        <w:rPr>
          <w:rFonts w:cs="Times New Roman"/>
          <w:sz w:val="20"/>
          <w:szCs w:val="20"/>
          <w:lang w:val="en-GB"/>
        </w:rPr>
        <w:t>.</w:t>
      </w:r>
    </w:p>
    <w:p w14:paraId="6233745A" w14:textId="23A337C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Paik, S. et al., 2020b: Determining the Anthropogenic Greenhouse Gas Contribution to the Observed Intensification of Extreme Precipitation.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47(12)</w:t>
      </w:r>
      <w:r w:rsidRPr="00697E49">
        <w:rPr>
          <w:rFonts w:cs="Times New Roman"/>
          <w:sz w:val="20"/>
          <w:szCs w:val="20"/>
          <w:lang w:val="en-GB"/>
        </w:rPr>
        <w:t>, e2019GL086875, doi:</w:t>
      </w:r>
      <w:r w:rsidR="00642F13">
        <w:fldChar w:fldCharType="begin"/>
      </w:r>
      <w:r w:rsidR="00642F13" w:rsidRPr="001D5B54">
        <w:rPr>
          <w:lang w:val="en-US"/>
          <w:rPrChange w:id="4395" w:author="Clotilde Pean" w:date="2021-06-21T14:15:00Z">
            <w:rPr/>
          </w:rPrChange>
        </w:rPr>
        <w:instrText xml:space="preserve"> HYPERLINK "https://dx.doi.org/10.1029/2019gl086875" </w:instrText>
      </w:r>
      <w:r w:rsidR="00642F13">
        <w:fldChar w:fldCharType="separate"/>
      </w:r>
      <w:r w:rsidRPr="00697E49">
        <w:rPr>
          <w:rStyle w:val="Hyperlink"/>
          <w:rFonts w:cs="Times New Roman"/>
          <w:sz w:val="20"/>
          <w:szCs w:val="20"/>
          <w:lang w:val="en-GB"/>
        </w:rPr>
        <w:t>10.1029/2019gl086875</w:t>
      </w:r>
      <w:r w:rsidR="00642F13">
        <w:rPr>
          <w:rStyle w:val="Hyperlink"/>
          <w:rFonts w:cs="Times New Roman"/>
          <w:sz w:val="20"/>
          <w:szCs w:val="20"/>
          <w:lang w:val="en-GB"/>
        </w:rPr>
        <w:fldChar w:fldCharType="end"/>
      </w:r>
      <w:r w:rsidRPr="00697E49">
        <w:rPr>
          <w:rFonts w:cs="Times New Roman"/>
          <w:sz w:val="20"/>
          <w:szCs w:val="20"/>
          <w:lang w:val="en-GB"/>
        </w:rPr>
        <w:t>.</w:t>
      </w:r>
    </w:p>
    <w:p w14:paraId="479F97B2" w14:textId="558AD68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Pallotta, G. and B.D. Santer, 2020: Multi-frequency analysis of simulated versus observed variability in tropospheric temperature.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33(23)</w:t>
      </w:r>
      <w:r w:rsidRPr="00697E49">
        <w:rPr>
          <w:rFonts w:cs="Times New Roman"/>
          <w:sz w:val="20"/>
          <w:szCs w:val="20"/>
          <w:lang w:val="en-GB"/>
        </w:rPr>
        <w:t>, 10383–10402, doi:</w:t>
      </w:r>
      <w:r w:rsidR="00642F13">
        <w:fldChar w:fldCharType="begin"/>
      </w:r>
      <w:r w:rsidR="00642F13" w:rsidRPr="001D5B54">
        <w:rPr>
          <w:lang w:val="en-US"/>
          <w:rPrChange w:id="4396" w:author="Clotilde Pean" w:date="2021-06-21T14:15:00Z">
            <w:rPr/>
          </w:rPrChange>
        </w:rPr>
        <w:instrText xml:space="preserve"> HYPERLINK "https://dx.doi.org/10.1175/jcli-d-20-0023.1" </w:instrText>
      </w:r>
      <w:r w:rsidR="00642F13">
        <w:fldChar w:fldCharType="separate"/>
      </w:r>
      <w:r w:rsidRPr="00697E49">
        <w:rPr>
          <w:rStyle w:val="Hyperlink"/>
          <w:rFonts w:cs="Times New Roman"/>
          <w:sz w:val="20"/>
          <w:szCs w:val="20"/>
          <w:lang w:val="en-GB"/>
        </w:rPr>
        <w:t>10.1175/jcli-d-20-0023.1</w:t>
      </w:r>
      <w:r w:rsidR="00642F13">
        <w:rPr>
          <w:rStyle w:val="Hyperlink"/>
          <w:rFonts w:cs="Times New Roman"/>
          <w:sz w:val="20"/>
          <w:szCs w:val="20"/>
          <w:lang w:val="en-GB"/>
        </w:rPr>
        <w:fldChar w:fldCharType="end"/>
      </w:r>
      <w:r w:rsidRPr="00697E49">
        <w:rPr>
          <w:rFonts w:cs="Times New Roman"/>
          <w:sz w:val="20"/>
          <w:szCs w:val="20"/>
          <w:lang w:val="en-GB"/>
        </w:rPr>
        <w:t>.</w:t>
      </w:r>
    </w:p>
    <w:p w14:paraId="4A549BF6" w14:textId="3D7AA76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Palmer, M.D. and D.J. McNeall, 2014: Internal variability of Earth’s energy budget simulated by CMIP5 climate models.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9(3)</w:t>
      </w:r>
      <w:r w:rsidRPr="00697E49">
        <w:rPr>
          <w:rFonts w:cs="Times New Roman"/>
          <w:sz w:val="20"/>
          <w:szCs w:val="20"/>
          <w:lang w:val="en-GB"/>
        </w:rPr>
        <w:t>, 34016, doi:</w:t>
      </w:r>
      <w:r w:rsidR="00642F13">
        <w:fldChar w:fldCharType="begin"/>
      </w:r>
      <w:r w:rsidR="00642F13" w:rsidRPr="001D5B54">
        <w:rPr>
          <w:lang w:val="en-US"/>
          <w:rPrChange w:id="4397" w:author="Clotilde Pean" w:date="2021-06-21T14:15:00Z">
            <w:rPr/>
          </w:rPrChange>
        </w:rPr>
        <w:instrText xml:space="preserve"> HYPERLINK "https://dx.doi.org/10.1088/1748-9326/9/3/034016" </w:instrText>
      </w:r>
      <w:r w:rsidR="00642F13">
        <w:fldChar w:fldCharType="separate"/>
      </w:r>
      <w:r w:rsidRPr="00697E49">
        <w:rPr>
          <w:rStyle w:val="Hyperlink"/>
          <w:rFonts w:cs="Times New Roman"/>
          <w:sz w:val="20"/>
          <w:szCs w:val="20"/>
          <w:lang w:val="en-GB"/>
        </w:rPr>
        <w:t>10.1088/1748-9326/9/3/034016</w:t>
      </w:r>
      <w:r w:rsidR="00642F13">
        <w:rPr>
          <w:rStyle w:val="Hyperlink"/>
          <w:rFonts w:cs="Times New Roman"/>
          <w:sz w:val="20"/>
          <w:szCs w:val="20"/>
          <w:lang w:val="en-GB"/>
        </w:rPr>
        <w:fldChar w:fldCharType="end"/>
      </w:r>
      <w:r w:rsidRPr="00697E49">
        <w:rPr>
          <w:rFonts w:cs="Times New Roman"/>
          <w:sz w:val="20"/>
          <w:szCs w:val="20"/>
          <w:lang w:val="en-GB"/>
        </w:rPr>
        <w:t>.</w:t>
      </w:r>
    </w:p>
    <w:p w14:paraId="25751873" w14:textId="257157F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Palmer, T. and B. Stevens, 2019: The scientific challenge of understanding and estimating climate change.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116(49)</w:t>
      </w:r>
      <w:r w:rsidRPr="00697E49">
        <w:rPr>
          <w:rFonts w:cs="Times New Roman"/>
          <w:sz w:val="20"/>
          <w:szCs w:val="20"/>
          <w:lang w:val="en-GB"/>
        </w:rPr>
        <w:t>, doi:</w:t>
      </w:r>
      <w:r w:rsidR="00642F13">
        <w:fldChar w:fldCharType="begin"/>
      </w:r>
      <w:r w:rsidR="00642F13" w:rsidRPr="001D5B54">
        <w:rPr>
          <w:lang w:val="en-US"/>
          <w:rPrChange w:id="4398" w:author="Clotilde Pean" w:date="2021-06-21T14:15:00Z">
            <w:rPr/>
          </w:rPrChange>
        </w:rPr>
        <w:instrText xml:space="preserve"> HYPERLINK "https://dx.doi.org/10.1073/pnas.1906691116" </w:instrText>
      </w:r>
      <w:r w:rsidR="00642F13">
        <w:fldChar w:fldCharType="separate"/>
      </w:r>
      <w:r w:rsidRPr="00697E49">
        <w:rPr>
          <w:rStyle w:val="Hyperlink"/>
          <w:rFonts w:cs="Times New Roman"/>
          <w:sz w:val="20"/>
          <w:szCs w:val="20"/>
          <w:lang w:val="en-GB"/>
        </w:rPr>
        <w:t>10.1073/pnas.1906691116</w:t>
      </w:r>
      <w:r w:rsidR="00642F13">
        <w:rPr>
          <w:rStyle w:val="Hyperlink"/>
          <w:rFonts w:cs="Times New Roman"/>
          <w:sz w:val="20"/>
          <w:szCs w:val="20"/>
          <w:lang w:val="en-GB"/>
        </w:rPr>
        <w:fldChar w:fldCharType="end"/>
      </w:r>
      <w:r w:rsidRPr="00697E49">
        <w:rPr>
          <w:rFonts w:cs="Times New Roman"/>
          <w:sz w:val="20"/>
          <w:szCs w:val="20"/>
          <w:lang w:val="en-GB"/>
        </w:rPr>
        <w:t>.</w:t>
      </w:r>
    </w:p>
    <w:p w14:paraId="0848E7FE" w14:textId="6B5B521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Papalexiou, S.M., C.R. Rajulapati, M.P. Clark, and F. Lehner, 2020: Robustness of CMIP6 Historical Global Mean Temperature Simulations: Trends, Long-Term Persistence, Autocorrelation, and Distributional Shape. </w:t>
      </w:r>
      <w:r w:rsidRPr="00697E49">
        <w:rPr>
          <w:rFonts w:cs="Times New Roman"/>
          <w:i/>
          <w:sz w:val="20"/>
          <w:szCs w:val="20"/>
          <w:lang w:val="en-GB"/>
        </w:rPr>
        <w:t>Earth’s Future</w:t>
      </w:r>
      <w:r w:rsidRPr="00697E49">
        <w:rPr>
          <w:rFonts w:cs="Times New Roman"/>
          <w:sz w:val="20"/>
          <w:szCs w:val="20"/>
          <w:lang w:val="en-GB"/>
        </w:rPr>
        <w:t xml:space="preserve">, </w:t>
      </w:r>
      <w:r w:rsidRPr="00697E49">
        <w:rPr>
          <w:rFonts w:cs="Times New Roman"/>
          <w:b/>
          <w:sz w:val="20"/>
          <w:szCs w:val="20"/>
          <w:lang w:val="en-GB"/>
        </w:rPr>
        <w:t>8(10)</w:t>
      </w:r>
      <w:r w:rsidRPr="00697E49">
        <w:rPr>
          <w:rFonts w:cs="Times New Roman"/>
          <w:sz w:val="20"/>
          <w:szCs w:val="20"/>
          <w:lang w:val="en-GB"/>
        </w:rPr>
        <w:t>, doi:</w:t>
      </w:r>
      <w:r w:rsidR="00642F13">
        <w:fldChar w:fldCharType="begin"/>
      </w:r>
      <w:r w:rsidR="00642F13" w:rsidRPr="001D5B54">
        <w:rPr>
          <w:lang w:val="en-US"/>
          <w:rPrChange w:id="4399" w:author="Clotilde Pean" w:date="2021-06-21T14:15:00Z">
            <w:rPr/>
          </w:rPrChange>
        </w:rPr>
        <w:instrText xml:space="preserve"> HYPERLINK "https://dx.doi.org/10.1029/2020ef001667" </w:instrText>
      </w:r>
      <w:r w:rsidR="00642F13">
        <w:fldChar w:fldCharType="separate"/>
      </w:r>
      <w:r w:rsidRPr="00697E49">
        <w:rPr>
          <w:rStyle w:val="Hyperlink"/>
          <w:rFonts w:cs="Times New Roman"/>
          <w:sz w:val="20"/>
          <w:szCs w:val="20"/>
          <w:lang w:val="en-GB"/>
        </w:rPr>
        <w:t>10.1029/2020ef001667</w:t>
      </w:r>
      <w:r w:rsidR="00642F13">
        <w:rPr>
          <w:rStyle w:val="Hyperlink"/>
          <w:rFonts w:cs="Times New Roman"/>
          <w:sz w:val="20"/>
          <w:szCs w:val="20"/>
          <w:lang w:val="en-GB"/>
        </w:rPr>
        <w:fldChar w:fldCharType="end"/>
      </w:r>
      <w:r w:rsidRPr="00697E49">
        <w:rPr>
          <w:rFonts w:cs="Times New Roman"/>
          <w:sz w:val="20"/>
          <w:szCs w:val="20"/>
          <w:lang w:val="en-GB"/>
        </w:rPr>
        <w:t>.</w:t>
      </w:r>
    </w:p>
    <w:p w14:paraId="2969445A" w14:textId="7969683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Park, B.J., Y.H. Kim, S.K. Min, and E.P. Lim, 2018: Anthropogenic and natural contributions to the lengthening of the summer season in the Northern Hemisphere.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31(17)</w:t>
      </w:r>
      <w:r w:rsidRPr="00697E49">
        <w:rPr>
          <w:rFonts w:cs="Times New Roman"/>
          <w:sz w:val="20"/>
          <w:szCs w:val="20"/>
          <w:lang w:val="en-GB"/>
        </w:rPr>
        <w:t>, doi:</w:t>
      </w:r>
      <w:r w:rsidR="00642F13">
        <w:fldChar w:fldCharType="begin"/>
      </w:r>
      <w:r w:rsidR="00642F13" w:rsidRPr="001D5B54">
        <w:rPr>
          <w:lang w:val="en-US"/>
          <w:rPrChange w:id="4400" w:author="Clotilde Pean" w:date="2021-06-21T14:15:00Z">
            <w:rPr/>
          </w:rPrChange>
        </w:rPr>
        <w:instrText xml:space="preserve"> HYPERLINK "https://dx.doi.org/10.1175/jcli-d-17-0643.1" </w:instrText>
      </w:r>
      <w:r w:rsidR="00642F13">
        <w:fldChar w:fldCharType="separate"/>
      </w:r>
      <w:r w:rsidRPr="00697E49">
        <w:rPr>
          <w:rStyle w:val="Hyperlink"/>
          <w:rFonts w:cs="Times New Roman"/>
          <w:sz w:val="20"/>
          <w:szCs w:val="20"/>
          <w:lang w:val="en-GB"/>
        </w:rPr>
        <w:t>10.1175/jcli-d-17-0643.1</w:t>
      </w:r>
      <w:r w:rsidR="00642F13">
        <w:rPr>
          <w:rStyle w:val="Hyperlink"/>
          <w:rFonts w:cs="Times New Roman"/>
          <w:sz w:val="20"/>
          <w:szCs w:val="20"/>
          <w:lang w:val="en-GB"/>
        </w:rPr>
        <w:fldChar w:fldCharType="end"/>
      </w:r>
      <w:r w:rsidRPr="00697E49">
        <w:rPr>
          <w:rFonts w:cs="Times New Roman"/>
          <w:sz w:val="20"/>
          <w:szCs w:val="20"/>
          <w:lang w:val="en-GB"/>
        </w:rPr>
        <w:t>.</w:t>
      </w:r>
    </w:p>
    <w:p w14:paraId="5BD0E65E" w14:textId="6E9131B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Park, T. et al., 2016: Changes in growing season duration and productivity of northern vegetation inferred from long-term remote sensing data. </w:t>
      </w:r>
      <w:r w:rsidRPr="00697E49">
        <w:rPr>
          <w:rFonts w:cs="Times New Roman"/>
          <w:i/>
          <w:sz w:val="20"/>
          <w:szCs w:val="20"/>
          <w:lang w:val="en-GB"/>
        </w:rPr>
        <w:t>Environmental Research Letters</w:t>
      </w:r>
      <w:r w:rsidRPr="00697E49">
        <w:rPr>
          <w:rFonts w:cs="Times New Roman"/>
          <w:sz w:val="20"/>
          <w:szCs w:val="20"/>
          <w:lang w:val="en-GB"/>
        </w:rPr>
        <w:t>, doi:</w:t>
      </w:r>
      <w:r w:rsidR="00642F13">
        <w:fldChar w:fldCharType="begin"/>
      </w:r>
      <w:r w:rsidR="00642F13" w:rsidRPr="001D5B54">
        <w:rPr>
          <w:lang w:val="en-US"/>
          <w:rPrChange w:id="4401" w:author="Clotilde Pean" w:date="2021-06-21T14:15:00Z">
            <w:rPr/>
          </w:rPrChange>
        </w:rPr>
        <w:instrText xml:space="preserve"> HYPERLINK "https://dx.doi.org/10.1088/1748-9326/11/8/084001" </w:instrText>
      </w:r>
      <w:r w:rsidR="00642F13">
        <w:fldChar w:fldCharType="separate"/>
      </w:r>
      <w:r w:rsidRPr="00697E49">
        <w:rPr>
          <w:rStyle w:val="Hyperlink"/>
          <w:rFonts w:cs="Times New Roman"/>
          <w:sz w:val="20"/>
          <w:szCs w:val="20"/>
          <w:lang w:val="en-GB"/>
        </w:rPr>
        <w:t>10.1088/1748-9326/11/8/084001</w:t>
      </w:r>
      <w:r w:rsidR="00642F13">
        <w:rPr>
          <w:rStyle w:val="Hyperlink"/>
          <w:rFonts w:cs="Times New Roman"/>
          <w:sz w:val="20"/>
          <w:szCs w:val="20"/>
          <w:lang w:val="en-GB"/>
        </w:rPr>
        <w:fldChar w:fldCharType="end"/>
      </w:r>
      <w:r w:rsidRPr="00697E49">
        <w:rPr>
          <w:rFonts w:cs="Times New Roman"/>
          <w:sz w:val="20"/>
          <w:szCs w:val="20"/>
          <w:lang w:val="en-GB"/>
        </w:rPr>
        <w:t>.</w:t>
      </w:r>
    </w:p>
    <w:p w14:paraId="532C69AE" w14:textId="56CC4C1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Parsons, L.A., M.K. Brennan, R.C.J. Wills, and C. Proistosescu, 2020: Magnitudes and Spatial Patterns of Interdecadal Temperature Variability in CMIP6.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47(7)</w:t>
      </w:r>
      <w:r w:rsidRPr="00697E49">
        <w:rPr>
          <w:rFonts w:cs="Times New Roman"/>
          <w:sz w:val="20"/>
          <w:szCs w:val="20"/>
          <w:lang w:val="en-GB"/>
        </w:rPr>
        <w:t>, doi:</w:t>
      </w:r>
      <w:r w:rsidR="00642F13">
        <w:fldChar w:fldCharType="begin"/>
      </w:r>
      <w:r w:rsidR="00642F13" w:rsidRPr="001D5B54">
        <w:rPr>
          <w:lang w:val="en-US"/>
          <w:rPrChange w:id="4402" w:author="Clotilde Pean" w:date="2021-06-21T14:15:00Z">
            <w:rPr/>
          </w:rPrChange>
        </w:rPr>
        <w:instrText xml:space="preserve"> HYPERLINK "https://dx.doi.org/10.1029/2019gl086588" </w:instrText>
      </w:r>
      <w:r w:rsidR="00642F13">
        <w:fldChar w:fldCharType="separate"/>
      </w:r>
      <w:r w:rsidRPr="00697E49">
        <w:rPr>
          <w:rStyle w:val="Hyperlink"/>
          <w:rFonts w:cs="Times New Roman"/>
          <w:sz w:val="20"/>
          <w:szCs w:val="20"/>
          <w:lang w:val="en-GB"/>
        </w:rPr>
        <w:t>10.1029/2019gl086588</w:t>
      </w:r>
      <w:r w:rsidR="00642F13">
        <w:rPr>
          <w:rStyle w:val="Hyperlink"/>
          <w:rFonts w:cs="Times New Roman"/>
          <w:sz w:val="20"/>
          <w:szCs w:val="20"/>
          <w:lang w:val="en-GB"/>
        </w:rPr>
        <w:fldChar w:fldCharType="end"/>
      </w:r>
      <w:r w:rsidRPr="00697E49">
        <w:rPr>
          <w:rFonts w:cs="Times New Roman"/>
          <w:sz w:val="20"/>
          <w:szCs w:val="20"/>
          <w:lang w:val="en-GB"/>
        </w:rPr>
        <w:t>.</w:t>
      </w:r>
    </w:p>
    <w:p w14:paraId="768EF845" w14:textId="3132527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Parsons, L.A. et al., 2017: Temperature and Precipitation Variance in CMIP5 Simulations and Paleoclimate Records of the Last Millennium.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30(22)</w:t>
      </w:r>
      <w:r w:rsidRPr="00697E49">
        <w:rPr>
          <w:rFonts w:cs="Times New Roman"/>
          <w:sz w:val="20"/>
          <w:szCs w:val="20"/>
          <w:lang w:val="en-GB"/>
        </w:rPr>
        <w:t>, 8885–8912, doi:</w:t>
      </w:r>
      <w:r w:rsidR="00642F13">
        <w:fldChar w:fldCharType="begin"/>
      </w:r>
      <w:r w:rsidR="00642F13" w:rsidRPr="001D5B54">
        <w:rPr>
          <w:lang w:val="en-US"/>
          <w:rPrChange w:id="4403" w:author="Clotilde Pean" w:date="2021-06-21T14:15:00Z">
            <w:rPr/>
          </w:rPrChange>
        </w:rPr>
        <w:instrText xml:space="preserve"> HYPERLINK "https://dx.doi.org/10.1175/jcli-d-16-0863.1" </w:instrText>
      </w:r>
      <w:r w:rsidR="00642F13">
        <w:fldChar w:fldCharType="separate"/>
      </w:r>
      <w:r w:rsidRPr="00697E49">
        <w:rPr>
          <w:rStyle w:val="Hyperlink"/>
          <w:rFonts w:cs="Times New Roman"/>
          <w:sz w:val="20"/>
          <w:szCs w:val="20"/>
          <w:lang w:val="en-GB"/>
        </w:rPr>
        <w:t>10.1175/jcli-d-16-0863.1</w:t>
      </w:r>
      <w:r w:rsidR="00642F13">
        <w:rPr>
          <w:rStyle w:val="Hyperlink"/>
          <w:rFonts w:cs="Times New Roman"/>
          <w:sz w:val="20"/>
          <w:szCs w:val="20"/>
          <w:lang w:val="en-GB"/>
        </w:rPr>
        <w:fldChar w:fldCharType="end"/>
      </w:r>
      <w:r w:rsidRPr="00697E49">
        <w:rPr>
          <w:rFonts w:cs="Times New Roman"/>
          <w:sz w:val="20"/>
          <w:szCs w:val="20"/>
          <w:lang w:val="en-GB"/>
        </w:rPr>
        <w:t>.</w:t>
      </w:r>
    </w:p>
    <w:p w14:paraId="7292F526" w14:textId="331EE15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Parsons, S., J.A. Renwick, and A.J. McDonald, 2016: An Assessment of Future Southern Hemisphere Blocking Using CMIP5 Projections from Four GCMs.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29(21)</w:t>
      </w:r>
      <w:r w:rsidRPr="00697E49">
        <w:rPr>
          <w:rFonts w:cs="Times New Roman"/>
          <w:sz w:val="20"/>
          <w:szCs w:val="20"/>
          <w:lang w:val="en-GB"/>
        </w:rPr>
        <w:t>, 7599–7611, doi:</w:t>
      </w:r>
      <w:r w:rsidR="00642F13">
        <w:fldChar w:fldCharType="begin"/>
      </w:r>
      <w:r w:rsidR="00642F13" w:rsidRPr="001D5B54">
        <w:rPr>
          <w:lang w:val="en-US"/>
          <w:rPrChange w:id="4404" w:author="Clotilde Pean" w:date="2021-06-21T14:15:00Z">
            <w:rPr/>
          </w:rPrChange>
        </w:rPr>
        <w:instrText xml:space="preserve"> HYPERLINK "https://dx.doi.org/10.1175/jcli-d-15-0754.1" </w:instrText>
      </w:r>
      <w:r w:rsidR="00642F13">
        <w:fldChar w:fldCharType="separate"/>
      </w:r>
      <w:r w:rsidRPr="00697E49">
        <w:rPr>
          <w:rStyle w:val="Hyperlink"/>
          <w:rFonts w:cs="Times New Roman"/>
          <w:sz w:val="20"/>
          <w:szCs w:val="20"/>
          <w:lang w:val="en-GB"/>
        </w:rPr>
        <w:t>10.1175/jcli-d-15-0754.1</w:t>
      </w:r>
      <w:r w:rsidR="00642F13">
        <w:rPr>
          <w:rStyle w:val="Hyperlink"/>
          <w:rFonts w:cs="Times New Roman"/>
          <w:sz w:val="20"/>
          <w:szCs w:val="20"/>
          <w:lang w:val="en-GB"/>
        </w:rPr>
        <w:fldChar w:fldCharType="end"/>
      </w:r>
      <w:r w:rsidRPr="00697E49">
        <w:rPr>
          <w:rFonts w:cs="Times New Roman"/>
          <w:sz w:val="20"/>
          <w:szCs w:val="20"/>
          <w:lang w:val="en-GB"/>
        </w:rPr>
        <w:t>.</w:t>
      </w:r>
    </w:p>
    <w:p w14:paraId="42B69B78" w14:textId="4DEAE94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Pasini, A., U. Triacca, and A. Attanasio, 2017: Evidence for the role of the Atlantic multidecadal oscillation and the ocean heat uptake in hiatus prediction. </w:t>
      </w:r>
      <w:r w:rsidRPr="00697E49">
        <w:rPr>
          <w:rFonts w:cs="Times New Roman"/>
          <w:i/>
          <w:sz w:val="20"/>
          <w:szCs w:val="20"/>
          <w:lang w:val="en-GB"/>
        </w:rPr>
        <w:t>Theoretical and Applied Climatology</w:t>
      </w:r>
      <w:r w:rsidRPr="00697E49">
        <w:rPr>
          <w:rFonts w:cs="Times New Roman"/>
          <w:sz w:val="20"/>
          <w:szCs w:val="20"/>
          <w:lang w:val="en-GB"/>
        </w:rPr>
        <w:t xml:space="preserve">, </w:t>
      </w:r>
      <w:r w:rsidRPr="00697E49">
        <w:rPr>
          <w:rFonts w:cs="Times New Roman"/>
          <w:b/>
          <w:sz w:val="20"/>
          <w:szCs w:val="20"/>
          <w:lang w:val="en-GB"/>
        </w:rPr>
        <w:t>129(3–4)</w:t>
      </w:r>
      <w:r w:rsidRPr="00697E49">
        <w:rPr>
          <w:rFonts w:cs="Times New Roman"/>
          <w:sz w:val="20"/>
          <w:szCs w:val="20"/>
          <w:lang w:val="en-GB"/>
        </w:rPr>
        <w:t>, 873–880, doi:</w:t>
      </w:r>
      <w:r w:rsidR="00642F13">
        <w:fldChar w:fldCharType="begin"/>
      </w:r>
      <w:r w:rsidR="00642F13" w:rsidRPr="001D5B54">
        <w:rPr>
          <w:lang w:val="en-US"/>
          <w:rPrChange w:id="4405" w:author="Clotilde Pean" w:date="2021-06-21T14:15:00Z">
            <w:rPr/>
          </w:rPrChange>
        </w:rPr>
        <w:instrText xml:space="preserve"> HYPERLINK "https://dx.doi.org/10.1007/s00704-016-1818-6" </w:instrText>
      </w:r>
      <w:r w:rsidR="00642F13">
        <w:fldChar w:fldCharType="separate"/>
      </w:r>
      <w:r w:rsidRPr="00697E49">
        <w:rPr>
          <w:rStyle w:val="Hyperlink"/>
          <w:rFonts w:cs="Times New Roman"/>
          <w:sz w:val="20"/>
          <w:szCs w:val="20"/>
          <w:lang w:val="en-GB"/>
        </w:rPr>
        <w:t>10.1007/s00704-016-1818-6</w:t>
      </w:r>
      <w:r w:rsidR="00642F13">
        <w:rPr>
          <w:rStyle w:val="Hyperlink"/>
          <w:rFonts w:cs="Times New Roman"/>
          <w:sz w:val="20"/>
          <w:szCs w:val="20"/>
          <w:lang w:val="en-GB"/>
        </w:rPr>
        <w:fldChar w:fldCharType="end"/>
      </w:r>
      <w:r w:rsidRPr="00697E49">
        <w:rPr>
          <w:rFonts w:cs="Times New Roman"/>
          <w:sz w:val="20"/>
          <w:szCs w:val="20"/>
          <w:lang w:val="en-GB"/>
        </w:rPr>
        <w:t>.</w:t>
      </w:r>
    </w:p>
    <w:p w14:paraId="4804A289" w14:textId="2992A9E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Passey, B.H. et al., 2009: Strengthened East Asian summer monsoons during a period of high-latitude warmth? Isotopic evidence from Mio-Pliocene fossil mammals and soil carbonates from northern China. </w:t>
      </w:r>
      <w:r w:rsidRPr="00697E49">
        <w:rPr>
          <w:rFonts w:cs="Times New Roman"/>
          <w:i/>
          <w:sz w:val="20"/>
          <w:szCs w:val="20"/>
          <w:lang w:val="en-GB"/>
        </w:rPr>
        <w:t>Earth and Planetary Science Letters</w:t>
      </w:r>
      <w:r w:rsidRPr="00697E49">
        <w:rPr>
          <w:rFonts w:cs="Times New Roman"/>
          <w:sz w:val="20"/>
          <w:szCs w:val="20"/>
          <w:lang w:val="en-GB"/>
        </w:rPr>
        <w:t>, doi:</w:t>
      </w:r>
      <w:r w:rsidR="00642F13">
        <w:fldChar w:fldCharType="begin"/>
      </w:r>
      <w:r w:rsidR="00642F13" w:rsidRPr="001D5B54">
        <w:rPr>
          <w:lang w:val="en-US"/>
          <w:rPrChange w:id="4406" w:author="Clotilde Pean" w:date="2021-06-21T14:15:00Z">
            <w:rPr/>
          </w:rPrChange>
        </w:rPr>
        <w:instrText xml:space="preserve"> HYPERLINK "https://dx.doi.org/10.1016/j.epsl.2008.11.008" </w:instrText>
      </w:r>
      <w:r w:rsidR="00642F13">
        <w:fldChar w:fldCharType="separate"/>
      </w:r>
      <w:r w:rsidRPr="00697E49">
        <w:rPr>
          <w:rStyle w:val="Hyperlink"/>
          <w:rFonts w:cs="Times New Roman"/>
          <w:sz w:val="20"/>
          <w:szCs w:val="20"/>
          <w:lang w:val="en-GB"/>
        </w:rPr>
        <w:t>10.1016/j.epsl.2008.11.008</w:t>
      </w:r>
      <w:r w:rsidR="00642F13">
        <w:rPr>
          <w:rStyle w:val="Hyperlink"/>
          <w:rFonts w:cs="Times New Roman"/>
          <w:sz w:val="20"/>
          <w:szCs w:val="20"/>
          <w:lang w:val="en-GB"/>
        </w:rPr>
        <w:fldChar w:fldCharType="end"/>
      </w:r>
      <w:r w:rsidRPr="00697E49">
        <w:rPr>
          <w:rFonts w:cs="Times New Roman"/>
          <w:sz w:val="20"/>
          <w:szCs w:val="20"/>
          <w:lang w:val="en-GB"/>
        </w:rPr>
        <w:t>.</w:t>
      </w:r>
    </w:p>
    <w:p w14:paraId="7A8BADAB" w14:textId="0CB9C2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Patterson, M., T. Bracegirdle, and T. Woollings, 2019: Southern Hemisphere Atmospheric Blocking in CMIP5 and Future Changes in the Australia-New Zealand Sector.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46(15)</w:t>
      </w:r>
      <w:r w:rsidRPr="00697E49">
        <w:rPr>
          <w:rFonts w:cs="Times New Roman"/>
          <w:sz w:val="20"/>
          <w:szCs w:val="20"/>
          <w:lang w:val="en-GB"/>
        </w:rPr>
        <w:t>, 9281–9290, doi:</w:t>
      </w:r>
      <w:r w:rsidR="00642F13">
        <w:fldChar w:fldCharType="begin"/>
      </w:r>
      <w:r w:rsidR="00642F13" w:rsidRPr="001D5B54">
        <w:rPr>
          <w:lang w:val="en-US"/>
          <w:rPrChange w:id="4407" w:author="Clotilde Pean" w:date="2021-06-21T14:15:00Z">
            <w:rPr/>
          </w:rPrChange>
        </w:rPr>
        <w:instrText xml:space="preserve"> HYPERLINK "https://dx.doi.org/10.1029/2019gl083264" </w:instrText>
      </w:r>
      <w:r w:rsidR="00642F13">
        <w:fldChar w:fldCharType="separate"/>
      </w:r>
      <w:r w:rsidRPr="00697E49">
        <w:rPr>
          <w:rStyle w:val="Hyperlink"/>
          <w:rFonts w:cs="Times New Roman"/>
          <w:sz w:val="20"/>
          <w:szCs w:val="20"/>
          <w:lang w:val="en-GB"/>
        </w:rPr>
        <w:t>10.1029/2019gl083264</w:t>
      </w:r>
      <w:r w:rsidR="00642F13">
        <w:rPr>
          <w:rStyle w:val="Hyperlink"/>
          <w:rFonts w:cs="Times New Roman"/>
          <w:sz w:val="20"/>
          <w:szCs w:val="20"/>
          <w:lang w:val="en-GB"/>
        </w:rPr>
        <w:fldChar w:fldCharType="end"/>
      </w:r>
      <w:r w:rsidRPr="00697E49">
        <w:rPr>
          <w:rFonts w:cs="Times New Roman"/>
          <w:sz w:val="20"/>
          <w:szCs w:val="20"/>
          <w:lang w:val="en-GB"/>
        </w:rPr>
        <w:t>.</w:t>
      </w:r>
    </w:p>
    <w:p w14:paraId="4D68E606" w14:textId="5E10955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Pauling, A.G., C.M. Bitz, I.J. Smith, and P.J. Langhorne, 2016: The Response of the Southern Ocean and Antarctic Sea Ice to Freshwater from Ice Shelves in an Earth System Model.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29(5)</w:t>
      </w:r>
      <w:r w:rsidRPr="00697E49">
        <w:rPr>
          <w:rFonts w:cs="Times New Roman"/>
          <w:sz w:val="20"/>
          <w:szCs w:val="20"/>
          <w:lang w:val="en-GB"/>
        </w:rPr>
        <w:t>, 1655–1672, doi:</w:t>
      </w:r>
      <w:r w:rsidR="00642F13">
        <w:fldChar w:fldCharType="begin"/>
      </w:r>
      <w:r w:rsidR="00642F13" w:rsidRPr="001D5B54">
        <w:rPr>
          <w:lang w:val="en-US"/>
          <w:rPrChange w:id="4408" w:author="Clotilde Pean" w:date="2021-06-21T14:15:00Z">
            <w:rPr/>
          </w:rPrChange>
        </w:rPr>
        <w:instrText xml:space="preserve"> HYPERLINK "https://dx.doi.org/10.1175/jcli-d-15-0501.1" </w:instrText>
      </w:r>
      <w:r w:rsidR="00642F13">
        <w:fldChar w:fldCharType="separate"/>
      </w:r>
      <w:r w:rsidRPr="00697E49">
        <w:rPr>
          <w:rStyle w:val="Hyperlink"/>
          <w:rFonts w:cs="Times New Roman"/>
          <w:sz w:val="20"/>
          <w:szCs w:val="20"/>
          <w:lang w:val="en-GB"/>
        </w:rPr>
        <w:t>10.1175/jcli-d-15-0501.1</w:t>
      </w:r>
      <w:r w:rsidR="00642F13">
        <w:rPr>
          <w:rStyle w:val="Hyperlink"/>
          <w:rFonts w:cs="Times New Roman"/>
          <w:sz w:val="20"/>
          <w:szCs w:val="20"/>
          <w:lang w:val="en-GB"/>
        </w:rPr>
        <w:fldChar w:fldCharType="end"/>
      </w:r>
      <w:r w:rsidRPr="00697E49">
        <w:rPr>
          <w:rFonts w:cs="Times New Roman"/>
          <w:sz w:val="20"/>
          <w:szCs w:val="20"/>
          <w:lang w:val="en-GB"/>
        </w:rPr>
        <w:t>.</w:t>
      </w:r>
    </w:p>
    <w:p w14:paraId="3D3D0E75" w14:textId="26C8268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Pauling, A.G., I.J. Smith, P.J. Langhorne, and C.M. Bitz, 2017: Time-Dependent Freshwater Input From Ice Shelves: Impacts on Antarctic Sea Ice and the Southern Ocean in an Earth System Model.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44(20)</w:t>
      </w:r>
      <w:r w:rsidRPr="00697E49">
        <w:rPr>
          <w:rFonts w:cs="Times New Roman"/>
          <w:sz w:val="20"/>
          <w:szCs w:val="20"/>
          <w:lang w:val="en-GB"/>
        </w:rPr>
        <w:t>, 10,410–454,461, doi:</w:t>
      </w:r>
      <w:r w:rsidR="00642F13">
        <w:fldChar w:fldCharType="begin"/>
      </w:r>
      <w:r w:rsidR="00642F13" w:rsidRPr="001D5B54">
        <w:rPr>
          <w:lang w:val="en-US"/>
          <w:rPrChange w:id="4409" w:author="Clotilde Pean" w:date="2021-06-21T14:15:00Z">
            <w:rPr/>
          </w:rPrChange>
        </w:rPr>
        <w:instrText xml:space="preserve"> HYPERLINK "https://dx.doi.org/10.1002/2017gl075017" </w:instrText>
      </w:r>
      <w:r w:rsidR="00642F13">
        <w:fldChar w:fldCharType="separate"/>
      </w:r>
      <w:r w:rsidRPr="00697E49">
        <w:rPr>
          <w:rStyle w:val="Hyperlink"/>
          <w:rFonts w:cs="Times New Roman"/>
          <w:sz w:val="20"/>
          <w:szCs w:val="20"/>
          <w:lang w:val="en-GB"/>
        </w:rPr>
        <w:t>10.1002/2017gl075017</w:t>
      </w:r>
      <w:r w:rsidR="00642F13">
        <w:rPr>
          <w:rStyle w:val="Hyperlink"/>
          <w:rFonts w:cs="Times New Roman"/>
          <w:sz w:val="20"/>
          <w:szCs w:val="20"/>
          <w:lang w:val="en-GB"/>
        </w:rPr>
        <w:fldChar w:fldCharType="end"/>
      </w:r>
      <w:r w:rsidRPr="00697E49">
        <w:rPr>
          <w:rFonts w:cs="Times New Roman"/>
          <w:sz w:val="20"/>
          <w:szCs w:val="20"/>
          <w:lang w:val="en-GB"/>
        </w:rPr>
        <w:t>.</w:t>
      </w:r>
    </w:p>
    <w:p w14:paraId="677B9668" w14:textId="7439845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Pausata, F.S.R., G. Messori, and Q. Zhang, 2016: Impacts of dust reduction on the northward expansion of the African monsoon during the Green Sahara period. </w:t>
      </w:r>
      <w:r w:rsidRPr="00697E49">
        <w:rPr>
          <w:rFonts w:cs="Times New Roman"/>
          <w:i/>
          <w:sz w:val="20"/>
          <w:szCs w:val="20"/>
          <w:lang w:val="en-GB"/>
        </w:rPr>
        <w:t>Earth and Planetary Science Letters</w:t>
      </w:r>
      <w:r w:rsidRPr="00697E49">
        <w:rPr>
          <w:rFonts w:cs="Times New Roman"/>
          <w:sz w:val="20"/>
          <w:szCs w:val="20"/>
          <w:lang w:val="en-GB"/>
        </w:rPr>
        <w:t xml:space="preserve">, </w:t>
      </w:r>
      <w:r w:rsidRPr="00697E49">
        <w:rPr>
          <w:rFonts w:cs="Times New Roman"/>
          <w:b/>
          <w:sz w:val="20"/>
          <w:szCs w:val="20"/>
          <w:lang w:val="en-GB"/>
        </w:rPr>
        <w:t>434</w:t>
      </w:r>
      <w:r w:rsidRPr="00697E49">
        <w:rPr>
          <w:rFonts w:cs="Times New Roman"/>
          <w:sz w:val="20"/>
          <w:szCs w:val="20"/>
          <w:lang w:val="en-GB"/>
        </w:rPr>
        <w:t>, 298–307, doi:</w:t>
      </w:r>
      <w:r w:rsidR="00642F13">
        <w:fldChar w:fldCharType="begin"/>
      </w:r>
      <w:r w:rsidR="00642F13" w:rsidRPr="001D5B54">
        <w:rPr>
          <w:lang w:val="en-US"/>
          <w:rPrChange w:id="4410" w:author="Clotilde Pean" w:date="2021-06-21T14:15:00Z">
            <w:rPr/>
          </w:rPrChange>
        </w:rPr>
        <w:instrText xml:space="preserve"> HYPERLINK "https://dx.doi.org/10.1016/j.epsl.2015.11.049" </w:instrText>
      </w:r>
      <w:r w:rsidR="00642F13">
        <w:fldChar w:fldCharType="separate"/>
      </w:r>
      <w:r w:rsidRPr="00697E49">
        <w:rPr>
          <w:rStyle w:val="Hyperlink"/>
          <w:rFonts w:cs="Times New Roman"/>
          <w:sz w:val="20"/>
          <w:szCs w:val="20"/>
          <w:lang w:val="en-GB"/>
        </w:rPr>
        <w:t>10.1016/j.epsl.2015.11.049</w:t>
      </w:r>
      <w:r w:rsidR="00642F13">
        <w:rPr>
          <w:rStyle w:val="Hyperlink"/>
          <w:rFonts w:cs="Times New Roman"/>
          <w:sz w:val="20"/>
          <w:szCs w:val="20"/>
          <w:lang w:val="en-GB"/>
        </w:rPr>
        <w:fldChar w:fldCharType="end"/>
      </w:r>
      <w:r w:rsidRPr="00697E49">
        <w:rPr>
          <w:rFonts w:cs="Times New Roman"/>
          <w:sz w:val="20"/>
          <w:szCs w:val="20"/>
          <w:lang w:val="en-GB"/>
        </w:rPr>
        <w:t>.</w:t>
      </w:r>
    </w:p>
    <w:p w14:paraId="5D982E8A" w14:textId="167F5C3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Pearl, J., 2009: </w:t>
      </w:r>
      <w:r w:rsidRPr="00697E49">
        <w:rPr>
          <w:rFonts w:cs="Times New Roman"/>
          <w:i/>
          <w:sz w:val="20"/>
          <w:szCs w:val="20"/>
          <w:lang w:val="en-GB"/>
        </w:rPr>
        <w:t>Causality: models, reasoning and inference</w:t>
      </w:r>
      <w:r w:rsidRPr="00697E49">
        <w:rPr>
          <w:rFonts w:cs="Times New Roman"/>
          <w:sz w:val="20"/>
          <w:szCs w:val="20"/>
          <w:lang w:val="en-GB"/>
        </w:rPr>
        <w:t>. Cambridge University Press, Cambridge, UK, doi:</w:t>
      </w:r>
      <w:r w:rsidR="00642F13">
        <w:fldChar w:fldCharType="begin"/>
      </w:r>
      <w:r w:rsidR="00642F13" w:rsidRPr="001D5B54">
        <w:rPr>
          <w:lang w:val="en-US"/>
          <w:rPrChange w:id="4411" w:author="Clotilde Pean" w:date="2021-06-21T14:15:00Z">
            <w:rPr/>
          </w:rPrChange>
        </w:rPr>
        <w:instrText xml:space="preserve"> HYPERLINK "https://dx.doi.org/10.1017/cbo9780511803161" </w:instrText>
      </w:r>
      <w:r w:rsidR="00642F13">
        <w:fldChar w:fldCharType="separate"/>
      </w:r>
      <w:r w:rsidRPr="00697E49">
        <w:rPr>
          <w:rStyle w:val="Hyperlink"/>
          <w:rFonts w:cs="Times New Roman"/>
          <w:sz w:val="20"/>
          <w:szCs w:val="20"/>
          <w:lang w:val="en-GB"/>
        </w:rPr>
        <w:t>10.1017/cbo9780511803161</w:t>
      </w:r>
      <w:r w:rsidR="00642F13">
        <w:rPr>
          <w:rStyle w:val="Hyperlink"/>
          <w:rFonts w:cs="Times New Roman"/>
          <w:sz w:val="20"/>
          <w:szCs w:val="20"/>
          <w:lang w:val="en-GB"/>
        </w:rPr>
        <w:fldChar w:fldCharType="end"/>
      </w:r>
      <w:r w:rsidRPr="00697E49">
        <w:rPr>
          <w:rFonts w:cs="Times New Roman"/>
          <w:sz w:val="20"/>
          <w:szCs w:val="20"/>
          <w:lang w:val="en-GB"/>
        </w:rPr>
        <w:t>.</w:t>
      </w:r>
    </w:p>
    <w:p w14:paraId="2F01AC22" w14:textId="5F9E3C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Pedersen, R.A., P.L. Langen, and B.M. Vinther, 2017: The last interglacial climate: comparing direct and indirect impacts of insolation changes.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48(9–10)</w:t>
      </w:r>
      <w:r w:rsidRPr="00697E49">
        <w:rPr>
          <w:rFonts w:cs="Times New Roman"/>
          <w:sz w:val="20"/>
          <w:szCs w:val="20"/>
          <w:lang w:val="en-GB"/>
        </w:rPr>
        <w:t>, 3391–3407, doi:</w:t>
      </w:r>
      <w:r w:rsidR="00642F13">
        <w:fldChar w:fldCharType="begin"/>
      </w:r>
      <w:r w:rsidR="00642F13" w:rsidRPr="001D5B54">
        <w:rPr>
          <w:lang w:val="en-US"/>
          <w:rPrChange w:id="4412" w:author="Clotilde Pean" w:date="2021-06-21T14:15:00Z">
            <w:rPr/>
          </w:rPrChange>
        </w:rPr>
        <w:instrText xml:space="preserve"> HYPERLINK "https://dx.doi.org/10.1007/s00382-016-3274-5" </w:instrText>
      </w:r>
      <w:r w:rsidR="00642F13">
        <w:fldChar w:fldCharType="separate"/>
      </w:r>
      <w:r w:rsidRPr="00697E49">
        <w:rPr>
          <w:rStyle w:val="Hyperlink"/>
          <w:rFonts w:cs="Times New Roman"/>
          <w:sz w:val="20"/>
          <w:szCs w:val="20"/>
          <w:lang w:val="en-GB"/>
        </w:rPr>
        <w:t>10.1007/s00382-016-3274-5</w:t>
      </w:r>
      <w:r w:rsidR="00642F13">
        <w:rPr>
          <w:rStyle w:val="Hyperlink"/>
          <w:rFonts w:cs="Times New Roman"/>
          <w:sz w:val="20"/>
          <w:szCs w:val="20"/>
          <w:lang w:val="en-GB"/>
        </w:rPr>
        <w:fldChar w:fldCharType="end"/>
      </w:r>
      <w:r w:rsidRPr="00697E49">
        <w:rPr>
          <w:rFonts w:cs="Times New Roman"/>
          <w:sz w:val="20"/>
          <w:szCs w:val="20"/>
          <w:lang w:val="en-GB"/>
        </w:rPr>
        <w:t>.</w:t>
      </w:r>
    </w:p>
    <w:p w14:paraId="54915FDF" w14:textId="7E0852F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Pederson, N., A.E. Hessl, N. Baatarbileg, K.J. Anchukaitis, and N. Di Cosmo, 2014: Pluvials, droughts, the Mongol Empire, and modern Mongolia. </w:t>
      </w:r>
      <w:r w:rsidRPr="00697E49">
        <w:rPr>
          <w:rFonts w:cs="Times New Roman"/>
          <w:i/>
          <w:sz w:val="20"/>
          <w:szCs w:val="20"/>
          <w:lang w:val="en-GB"/>
        </w:rPr>
        <w:t>Proceedings of the National Academy of Sciences</w:t>
      </w:r>
      <w:r w:rsidRPr="00697E49">
        <w:rPr>
          <w:rFonts w:cs="Times New Roman"/>
          <w:sz w:val="20"/>
          <w:szCs w:val="20"/>
          <w:lang w:val="en-GB"/>
        </w:rPr>
        <w:t>, doi:</w:t>
      </w:r>
      <w:r w:rsidR="00642F13">
        <w:fldChar w:fldCharType="begin"/>
      </w:r>
      <w:r w:rsidR="00642F13" w:rsidRPr="001D5B54">
        <w:rPr>
          <w:lang w:val="en-US"/>
          <w:rPrChange w:id="4413" w:author="Clotilde Pean" w:date="2021-06-21T14:15:00Z">
            <w:rPr/>
          </w:rPrChange>
        </w:rPr>
        <w:instrText xml:space="preserve"> HYPERLINK "https://dx.doi.org/10.1073/pnas.1318677111" </w:instrText>
      </w:r>
      <w:r w:rsidR="00642F13">
        <w:fldChar w:fldCharType="separate"/>
      </w:r>
      <w:r w:rsidRPr="00697E49">
        <w:rPr>
          <w:rStyle w:val="Hyperlink"/>
          <w:rFonts w:cs="Times New Roman"/>
          <w:sz w:val="20"/>
          <w:szCs w:val="20"/>
          <w:lang w:val="en-GB"/>
        </w:rPr>
        <w:t>10.1073/pnas.1318677111</w:t>
      </w:r>
      <w:r w:rsidR="00642F13">
        <w:rPr>
          <w:rStyle w:val="Hyperlink"/>
          <w:rFonts w:cs="Times New Roman"/>
          <w:sz w:val="20"/>
          <w:szCs w:val="20"/>
          <w:lang w:val="en-GB"/>
        </w:rPr>
        <w:fldChar w:fldCharType="end"/>
      </w:r>
      <w:r w:rsidRPr="00697E49">
        <w:rPr>
          <w:rFonts w:cs="Times New Roman"/>
          <w:sz w:val="20"/>
          <w:szCs w:val="20"/>
          <w:lang w:val="en-GB"/>
        </w:rPr>
        <w:t>.</w:t>
      </w:r>
    </w:p>
    <w:p w14:paraId="206470AE" w14:textId="655E1B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Peings, Y. and G. Magnusdottir, 2013: Response of the Wintertime Northern Hemisphere Atmospheric Circulation to Current and Projected Arctic Sea Ice Decline: A Numerical Study with CAM5.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w:t>
      </w:r>
      <w:r w:rsidRPr="00697E49">
        <w:rPr>
          <w:rFonts w:cs="Times New Roman"/>
          <w:sz w:val="20"/>
          <w:szCs w:val="20"/>
          <w:lang w:val="en-GB"/>
        </w:rPr>
        <w:t>, 244–264, doi:</w:t>
      </w:r>
      <w:r w:rsidR="00642F13">
        <w:fldChar w:fldCharType="begin"/>
      </w:r>
      <w:r w:rsidR="00642F13" w:rsidRPr="001D5B54">
        <w:rPr>
          <w:lang w:val="en-US"/>
          <w:rPrChange w:id="4414" w:author="Clotilde Pean" w:date="2021-06-21T14:15:00Z">
            <w:rPr/>
          </w:rPrChange>
        </w:rPr>
        <w:instrText xml:space="preserve"> HYPERLINK "https://dx.doi.org/10.1175/jcli-d-13-00272.1" </w:instrText>
      </w:r>
      <w:r w:rsidR="00642F13">
        <w:fldChar w:fldCharType="separate"/>
      </w:r>
      <w:r w:rsidRPr="00697E49">
        <w:rPr>
          <w:rStyle w:val="Hyperlink"/>
          <w:rFonts w:cs="Times New Roman"/>
          <w:sz w:val="20"/>
          <w:szCs w:val="20"/>
          <w:lang w:val="en-GB"/>
        </w:rPr>
        <w:t>10.1175/jcli-d-13-00272.1</w:t>
      </w:r>
      <w:r w:rsidR="00642F13">
        <w:rPr>
          <w:rStyle w:val="Hyperlink"/>
          <w:rFonts w:cs="Times New Roman"/>
          <w:sz w:val="20"/>
          <w:szCs w:val="20"/>
          <w:lang w:val="en-GB"/>
        </w:rPr>
        <w:fldChar w:fldCharType="end"/>
      </w:r>
      <w:r w:rsidRPr="00697E49">
        <w:rPr>
          <w:rFonts w:cs="Times New Roman"/>
          <w:sz w:val="20"/>
          <w:szCs w:val="20"/>
          <w:lang w:val="en-GB"/>
        </w:rPr>
        <w:t>.</w:t>
      </w:r>
    </w:p>
    <w:p w14:paraId="66467E38" w14:textId="2354F31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Peings, Y. and G. Magnusdottir, 2016: Wintertime atmospheric response to Atlantic multidecadal variability: effect of stratospheric representation and ocean–atmosphere coupling.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47(3–4)</w:t>
      </w:r>
      <w:r w:rsidRPr="00697E49">
        <w:rPr>
          <w:rFonts w:cs="Times New Roman"/>
          <w:sz w:val="20"/>
          <w:szCs w:val="20"/>
          <w:lang w:val="en-GB"/>
        </w:rPr>
        <w:t>, 1029–1047, doi:</w:t>
      </w:r>
      <w:r w:rsidR="00642F13">
        <w:fldChar w:fldCharType="begin"/>
      </w:r>
      <w:r w:rsidR="00642F13" w:rsidRPr="001D5B54">
        <w:rPr>
          <w:lang w:val="en-US"/>
          <w:rPrChange w:id="4415" w:author="Clotilde Pean" w:date="2021-06-21T14:15:00Z">
            <w:rPr/>
          </w:rPrChange>
        </w:rPr>
        <w:instrText xml:space="preserve"> HYPERLINK "https://dx.doi.org/10.1007/s00382-015-2887-4" </w:instrText>
      </w:r>
      <w:r w:rsidR="00642F13">
        <w:fldChar w:fldCharType="separate"/>
      </w:r>
      <w:r w:rsidRPr="00697E49">
        <w:rPr>
          <w:rStyle w:val="Hyperlink"/>
          <w:rFonts w:cs="Times New Roman"/>
          <w:sz w:val="20"/>
          <w:szCs w:val="20"/>
          <w:lang w:val="en-GB"/>
        </w:rPr>
        <w:t>10.1007/s00382-015-2887-4</w:t>
      </w:r>
      <w:r w:rsidR="00642F13">
        <w:rPr>
          <w:rStyle w:val="Hyperlink"/>
          <w:rFonts w:cs="Times New Roman"/>
          <w:sz w:val="20"/>
          <w:szCs w:val="20"/>
          <w:lang w:val="en-GB"/>
        </w:rPr>
        <w:fldChar w:fldCharType="end"/>
      </w:r>
      <w:r w:rsidRPr="00697E49">
        <w:rPr>
          <w:rFonts w:cs="Times New Roman"/>
          <w:sz w:val="20"/>
          <w:szCs w:val="20"/>
          <w:lang w:val="en-GB"/>
        </w:rPr>
        <w:t>.</w:t>
      </w:r>
    </w:p>
    <w:p w14:paraId="0CFF5CC1" w14:textId="3AED603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Pendergrass, A.G. and C. Deser, 2017: Climatological characteristics of typical daily precipitation.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30(15)</w:t>
      </w:r>
      <w:r w:rsidRPr="00697E49">
        <w:rPr>
          <w:rFonts w:cs="Times New Roman"/>
          <w:sz w:val="20"/>
          <w:szCs w:val="20"/>
          <w:lang w:val="en-GB"/>
        </w:rPr>
        <w:t>, 5985–6003, doi:</w:t>
      </w:r>
      <w:r w:rsidR="00642F13">
        <w:fldChar w:fldCharType="begin"/>
      </w:r>
      <w:r w:rsidR="00642F13" w:rsidRPr="001D5B54">
        <w:rPr>
          <w:lang w:val="en-US"/>
          <w:rPrChange w:id="4416" w:author="Clotilde Pean" w:date="2021-06-21T14:15:00Z">
            <w:rPr/>
          </w:rPrChange>
        </w:rPr>
        <w:instrText xml:space="preserve"> HYPERLINK "https://dx.doi.org/10.1175/jcli-d-16-0684.1" </w:instrText>
      </w:r>
      <w:r w:rsidR="00642F13">
        <w:fldChar w:fldCharType="separate"/>
      </w:r>
      <w:r w:rsidRPr="00697E49">
        <w:rPr>
          <w:rStyle w:val="Hyperlink"/>
          <w:rFonts w:cs="Times New Roman"/>
          <w:sz w:val="20"/>
          <w:szCs w:val="20"/>
          <w:lang w:val="en-GB"/>
        </w:rPr>
        <w:t>10.1175/jcli-d-16-0684.1</w:t>
      </w:r>
      <w:r w:rsidR="00642F13">
        <w:rPr>
          <w:rStyle w:val="Hyperlink"/>
          <w:rFonts w:cs="Times New Roman"/>
          <w:sz w:val="20"/>
          <w:szCs w:val="20"/>
          <w:lang w:val="en-GB"/>
        </w:rPr>
        <w:fldChar w:fldCharType="end"/>
      </w:r>
      <w:r w:rsidRPr="00697E49">
        <w:rPr>
          <w:rFonts w:cs="Times New Roman"/>
          <w:sz w:val="20"/>
          <w:szCs w:val="20"/>
          <w:lang w:val="en-GB"/>
        </w:rPr>
        <w:t>.</w:t>
      </w:r>
    </w:p>
    <w:p w14:paraId="3F9069C1" w14:textId="7355624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Peng, J. and L. Dan, 2015: Impacts of CO2 concentration and climate change on the terrestrial carbon flux using six global climate–carbon coupled models. </w:t>
      </w:r>
      <w:r w:rsidRPr="00697E49">
        <w:rPr>
          <w:rFonts w:cs="Times New Roman"/>
          <w:i/>
          <w:sz w:val="20"/>
          <w:szCs w:val="20"/>
          <w:lang w:val="en-GB"/>
        </w:rPr>
        <w:t>Ecological modelling</w:t>
      </w:r>
      <w:r w:rsidRPr="00697E49">
        <w:rPr>
          <w:rFonts w:cs="Times New Roman"/>
          <w:sz w:val="20"/>
          <w:szCs w:val="20"/>
          <w:lang w:val="en-GB"/>
        </w:rPr>
        <w:t xml:space="preserve">, </w:t>
      </w:r>
      <w:r w:rsidRPr="00697E49">
        <w:rPr>
          <w:rFonts w:cs="Times New Roman"/>
          <w:b/>
          <w:sz w:val="20"/>
          <w:szCs w:val="20"/>
          <w:lang w:val="en-GB"/>
        </w:rPr>
        <w:t>304</w:t>
      </w:r>
      <w:r w:rsidRPr="00697E49">
        <w:rPr>
          <w:rFonts w:cs="Times New Roman"/>
          <w:sz w:val="20"/>
          <w:szCs w:val="20"/>
          <w:lang w:val="en-GB"/>
        </w:rPr>
        <w:t>, 69–83, doi:</w:t>
      </w:r>
      <w:r w:rsidR="00642F13">
        <w:fldChar w:fldCharType="begin"/>
      </w:r>
      <w:r w:rsidR="00642F13" w:rsidRPr="001D5B54">
        <w:rPr>
          <w:lang w:val="en-US"/>
          <w:rPrChange w:id="4417" w:author="Clotilde Pean" w:date="2021-06-21T14:15:00Z">
            <w:rPr/>
          </w:rPrChange>
        </w:rPr>
        <w:instrText xml:space="preserve"> HYPERLINK "https://dx.doi.org/10.1016/j.ecolmodel.2015.02.016" </w:instrText>
      </w:r>
      <w:r w:rsidR="00642F13">
        <w:fldChar w:fldCharType="separate"/>
      </w:r>
      <w:r w:rsidRPr="00697E49">
        <w:rPr>
          <w:rStyle w:val="Hyperlink"/>
          <w:rFonts w:cs="Times New Roman"/>
          <w:sz w:val="20"/>
          <w:szCs w:val="20"/>
          <w:lang w:val="en-GB"/>
        </w:rPr>
        <w:t>10.1016/j.ecolmodel.2015.02.016</w:t>
      </w:r>
      <w:r w:rsidR="00642F13">
        <w:rPr>
          <w:rStyle w:val="Hyperlink"/>
          <w:rFonts w:cs="Times New Roman"/>
          <w:sz w:val="20"/>
          <w:szCs w:val="20"/>
          <w:lang w:val="en-GB"/>
        </w:rPr>
        <w:fldChar w:fldCharType="end"/>
      </w:r>
      <w:r w:rsidRPr="00697E49">
        <w:rPr>
          <w:rFonts w:cs="Times New Roman"/>
          <w:sz w:val="20"/>
          <w:szCs w:val="20"/>
          <w:lang w:val="en-GB"/>
        </w:rPr>
        <w:t>.</w:t>
      </w:r>
    </w:p>
    <w:p w14:paraId="2DA8C0F9" w14:textId="1F930A2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Perez, F.F. et al., 2018: Meridional overturning circulation conveys fast acidification to the deep Atlantic Ocean.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554(7693)</w:t>
      </w:r>
      <w:r w:rsidRPr="00697E49">
        <w:rPr>
          <w:rFonts w:cs="Times New Roman"/>
          <w:sz w:val="20"/>
          <w:szCs w:val="20"/>
          <w:lang w:val="en-GB"/>
        </w:rPr>
        <w:t>, 515–518, doi:</w:t>
      </w:r>
      <w:r w:rsidR="00642F13">
        <w:fldChar w:fldCharType="begin"/>
      </w:r>
      <w:r w:rsidR="00642F13" w:rsidRPr="001D5B54">
        <w:rPr>
          <w:lang w:val="en-US"/>
          <w:rPrChange w:id="4418" w:author="Clotilde Pean" w:date="2021-06-21T14:15:00Z">
            <w:rPr/>
          </w:rPrChange>
        </w:rPr>
        <w:instrText xml:space="preserve"> HYPERLINK "https://dx.doi.org/10.1038/nature25493" </w:instrText>
      </w:r>
      <w:r w:rsidR="00642F13">
        <w:fldChar w:fldCharType="separate"/>
      </w:r>
      <w:r w:rsidRPr="00697E49">
        <w:rPr>
          <w:rStyle w:val="Hyperlink"/>
          <w:rFonts w:cs="Times New Roman"/>
          <w:sz w:val="20"/>
          <w:szCs w:val="20"/>
          <w:lang w:val="en-GB"/>
        </w:rPr>
        <w:t>10.1038/nature25493</w:t>
      </w:r>
      <w:r w:rsidR="00642F13">
        <w:rPr>
          <w:rStyle w:val="Hyperlink"/>
          <w:rFonts w:cs="Times New Roman"/>
          <w:sz w:val="20"/>
          <w:szCs w:val="20"/>
          <w:lang w:val="en-GB"/>
        </w:rPr>
        <w:fldChar w:fldCharType="end"/>
      </w:r>
      <w:r w:rsidRPr="00697E49">
        <w:rPr>
          <w:rFonts w:cs="Times New Roman"/>
          <w:sz w:val="20"/>
          <w:szCs w:val="20"/>
          <w:lang w:val="en-GB"/>
        </w:rPr>
        <w:t>.</w:t>
      </w:r>
    </w:p>
    <w:p w14:paraId="66F908ED" w14:textId="4E20DE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Perez-Sanz, A., G. Li, P. Gonzalez-Samperiz, and S.P. Harrison, 2014: Evaluation of modern and mid-Holocene seasonal precipitation of the Mediterranean and northern Africa in the CMIP5 simulations. </w:t>
      </w:r>
      <w:r w:rsidRPr="00697E49">
        <w:rPr>
          <w:rFonts w:cs="Times New Roman"/>
          <w:i/>
          <w:sz w:val="20"/>
          <w:szCs w:val="20"/>
          <w:lang w:val="en-GB"/>
        </w:rPr>
        <w:t>Clim of the Past</w:t>
      </w:r>
      <w:r w:rsidRPr="00697E49">
        <w:rPr>
          <w:rFonts w:cs="Times New Roman"/>
          <w:sz w:val="20"/>
          <w:szCs w:val="20"/>
          <w:lang w:val="en-GB"/>
        </w:rPr>
        <w:t xml:space="preserve">, </w:t>
      </w:r>
      <w:r w:rsidRPr="00697E49">
        <w:rPr>
          <w:rFonts w:cs="Times New Roman"/>
          <w:b/>
          <w:sz w:val="20"/>
          <w:szCs w:val="20"/>
          <w:lang w:val="en-GB"/>
        </w:rPr>
        <w:t>10</w:t>
      </w:r>
      <w:r w:rsidRPr="00697E49">
        <w:rPr>
          <w:rFonts w:cs="Times New Roman"/>
          <w:sz w:val="20"/>
          <w:szCs w:val="20"/>
          <w:lang w:val="en-GB"/>
        </w:rPr>
        <w:t>, 551–568, doi:</w:t>
      </w:r>
      <w:r w:rsidR="00642F13">
        <w:fldChar w:fldCharType="begin"/>
      </w:r>
      <w:r w:rsidR="00642F13" w:rsidRPr="001D5B54">
        <w:rPr>
          <w:lang w:val="en-US"/>
          <w:rPrChange w:id="4419" w:author="Clotilde Pean" w:date="2021-06-21T14:15:00Z">
            <w:rPr/>
          </w:rPrChange>
        </w:rPr>
        <w:instrText xml:space="preserve"> HYPERLINK "https://dx.doi.org/10.5194/cp-10-551-2014" </w:instrText>
      </w:r>
      <w:r w:rsidR="00642F13">
        <w:fldChar w:fldCharType="separate"/>
      </w:r>
      <w:r w:rsidRPr="00697E49">
        <w:rPr>
          <w:rStyle w:val="Hyperlink"/>
          <w:rFonts w:cs="Times New Roman"/>
          <w:sz w:val="20"/>
          <w:szCs w:val="20"/>
          <w:lang w:val="en-GB"/>
        </w:rPr>
        <w:t>10.5194/cp-10-551-2014</w:t>
      </w:r>
      <w:r w:rsidR="00642F13">
        <w:rPr>
          <w:rStyle w:val="Hyperlink"/>
          <w:rFonts w:cs="Times New Roman"/>
          <w:sz w:val="20"/>
          <w:szCs w:val="20"/>
          <w:lang w:val="en-GB"/>
        </w:rPr>
        <w:fldChar w:fldCharType="end"/>
      </w:r>
      <w:r w:rsidRPr="00697E49">
        <w:rPr>
          <w:rFonts w:cs="Times New Roman"/>
          <w:sz w:val="20"/>
          <w:szCs w:val="20"/>
          <w:lang w:val="en-GB"/>
        </w:rPr>
        <w:t>.</w:t>
      </w:r>
    </w:p>
    <w:p w14:paraId="5E0556A0" w14:textId="77A137C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Perry, S.J., S. McGregor, A. Gupta, M.H. England, and N. Maher, 2019: Projected late 21st century changes to the regional impacts of the El Niño-Southern Oscillation. </w:t>
      </w:r>
      <w:r w:rsidRPr="00697E49">
        <w:rPr>
          <w:rFonts w:cs="Times New Roman"/>
          <w:i/>
          <w:sz w:val="20"/>
          <w:szCs w:val="20"/>
          <w:lang w:val="en-GB"/>
        </w:rPr>
        <w:t>Climate Dynamics</w:t>
      </w:r>
      <w:r w:rsidRPr="00697E49">
        <w:rPr>
          <w:rFonts w:cs="Times New Roman"/>
          <w:sz w:val="20"/>
          <w:szCs w:val="20"/>
          <w:lang w:val="en-GB"/>
        </w:rPr>
        <w:t>, 1–18, doi:</w:t>
      </w:r>
      <w:r w:rsidR="00642F13">
        <w:fldChar w:fldCharType="begin"/>
      </w:r>
      <w:r w:rsidR="00642F13" w:rsidRPr="001D5B54">
        <w:rPr>
          <w:lang w:val="en-US"/>
          <w:rPrChange w:id="4420" w:author="Clotilde Pean" w:date="2021-06-21T14:15:00Z">
            <w:rPr/>
          </w:rPrChange>
        </w:rPr>
        <w:instrText xml:space="preserve"> HYPERLINK "https://dx.doi.org/10.1007/s00382-019-05006-6" </w:instrText>
      </w:r>
      <w:r w:rsidR="00642F13">
        <w:fldChar w:fldCharType="separate"/>
      </w:r>
      <w:r w:rsidRPr="00697E49">
        <w:rPr>
          <w:rStyle w:val="Hyperlink"/>
          <w:rFonts w:cs="Times New Roman"/>
          <w:sz w:val="20"/>
          <w:szCs w:val="20"/>
          <w:lang w:val="en-GB"/>
        </w:rPr>
        <w:t>10.1007/s00382-019-05006-6</w:t>
      </w:r>
      <w:r w:rsidR="00642F13">
        <w:rPr>
          <w:rStyle w:val="Hyperlink"/>
          <w:rFonts w:cs="Times New Roman"/>
          <w:sz w:val="20"/>
          <w:szCs w:val="20"/>
          <w:lang w:val="en-GB"/>
        </w:rPr>
        <w:fldChar w:fldCharType="end"/>
      </w:r>
      <w:r w:rsidRPr="00697E49">
        <w:rPr>
          <w:rFonts w:cs="Times New Roman"/>
          <w:sz w:val="20"/>
          <w:szCs w:val="20"/>
          <w:lang w:val="en-GB"/>
        </w:rPr>
        <w:t>.</w:t>
      </w:r>
    </w:p>
    <w:p w14:paraId="7EE5FAF9" w14:textId="09A053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Pfeffer, W.T. et al., 2014: The Randolph Glacier Inventory: a globally complete inventory of glaciers. </w:t>
      </w:r>
      <w:r w:rsidRPr="00697E49">
        <w:rPr>
          <w:rFonts w:cs="Times New Roman"/>
          <w:i/>
          <w:sz w:val="20"/>
          <w:szCs w:val="20"/>
          <w:lang w:val="en-GB"/>
        </w:rPr>
        <w:t>Journal of Glaciology</w:t>
      </w:r>
      <w:r w:rsidRPr="00697E49">
        <w:rPr>
          <w:rFonts w:cs="Times New Roman"/>
          <w:sz w:val="20"/>
          <w:szCs w:val="20"/>
          <w:lang w:val="en-GB"/>
        </w:rPr>
        <w:t xml:space="preserve">, </w:t>
      </w:r>
      <w:r w:rsidRPr="00697E49">
        <w:rPr>
          <w:rFonts w:cs="Times New Roman"/>
          <w:b/>
          <w:sz w:val="20"/>
          <w:szCs w:val="20"/>
          <w:lang w:val="en-GB"/>
        </w:rPr>
        <w:t>60(221)</w:t>
      </w:r>
      <w:r w:rsidRPr="00697E49">
        <w:rPr>
          <w:rFonts w:cs="Times New Roman"/>
          <w:sz w:val="20"/>
          <w:szCs w:val="20"/>
          <w:lang w:val="en-GB"/>
        </w:rPr>
        <w:t>, 537–552, doi:</w:t>
      </w:r>
      <w:r w:rsidR="00642F13">
        <w:fldChar w:fldCharType="begin"/>
      </w:r>
      <w:r w:rsidR="00642F13" w:rsidRPr="001D5B54">
        <w:rPr>
          <w:lang w:val="en-US"/>
          <w:rPrChange w:id="4421" w:author="Clotilde Pean" w:date="2021-06-21T14:15:00Z">
            <w:rPr/>
          </w:rPrChange>
        </w:rPr>
        <w:instrText xml:space="preserve"> HYPERLINK "https://dx.doi.org/10.3189/2014jog13j176" </w:instrText>
      </w:r>
      <w:r w:rsidR="00642F13">
        <w:fldChar w:fldCharType="separate"/>
      </w:r>
      <w:r w:rsidRPr="00697E49">
        <w:rPr>
          <w:rStyle w:val="Hyperlink"/>
          <w:rFonts w:cs="Times New Roman"/>
          <w:sz w:val="20"/>
          <w:szCs w:val="20"/>
          <w:lang w:val="en-GB"/>
        </w:rPr>
        <w:t>10.3189/2014jog13j176</w:t>
      </w:r>
      <w:r w:rsidR="00642F13">
        <w:rPr>
          <w:rStyle w:val="Hyperlink"/>
          <w:rFonts w:cs="Times New Roman"/>
          <w:sz w:val="20"/>
          <w:szCs w:val="20"/>
          <w:lang w:val="en-GB"/>
        </w:rPr>
        <w:fldChar w:fldCharType="end"/>
      </w:r>
      <w:r w:rsidRPr="00697E49">
        <w:rPr>
          <w:rFonts w:cs="Times New Roman"/>
          <w:sz w:val="20"/>
          <w:szCs w:val="20"/>
          <w:lang w:val="en-GB"/>
        </w:rPr>
        <w:t>.</w:t>
      </w:r>
    </w:p>
    <w:p w14:paraId="66B222BC" w14:textId="049A7B2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Philip, S. et al., 2018: Attribution analysis of the Ethiopian drought of 2015. </w:t>
      </w:r>
      <w:r w:rsidRPr="00697E49">
        <w:rPr>
          <w:rFonts w:cs="Times New Roman"/>
          <w:i/>
          <w:sz w:val="20"/>
          <w:szCs w:val="20"/>
          <w:lang w:val="en-GB"/>
        </w:rPr>
        <w:t>Journal of Climate</w:t>
      </w:r>
      <w:r w:rsidRPr="00697E49">
        <w:rPr>
          <w:rFonts w:cs="Times New Roman"/>
          <w:sz w:val="20"/>
          <w:szCs w:val="20"/>
          <w:lang w:val="en-GB"/>
        </w:rPr>
        <w:t>, doi:</w:t>
      </w:r>
      <w:r w:rsidR="00642F13">
        <w:fldChar w:fldCharType="begin"/>
      </w:r>
      <w:r w:rsidR="00642F13" w:rsidRPr="001D5B54">
        <w:rPr>
          <w:lang w:val="en-US"/>
          <w:rPrChange w:id="4422" w:author="Clotilde Pean" w:date="2021-06-21T14:15:00Z">
            <w:rPr/>
          </w:rPrChange>
        </w:rPr>
        <w:instrText xml:space="preserve"> HYPERLINK "https://dx.doi.org/10.1175/jcli-d-17-0274.1" </w:instrText>
      </w:r>
      <w:r w:rsidR="00642F13">
        <w:fldChar w:fldCharType="separate"/>
      </w:r>
      <w:r w:rsidRPr="00697E49">
        <w:rPr>
          <w:rStyle w:val="Hyperlink"/>
          <w:rFonts w:cs="Times New Roman"/>
          <w:sz w:val="20"/>
          <w:szCs w:val="20"/>
          <w:lang w:val="en-GB"/>
        </w:rPr>
        <w:t>10.1175/jcli-d-17-0274.1</w:t>
      </w:r>
      <w:r w:rsidR="00642F13">
        <w:rPr>
          <w:rStyle w:val="Hyperlink"/>
          <w:rFonts w:cs="Times New Roman"/>
          <w:sz w:val="20"/>
          <w:szCs w:val="20"/>
          <w:lang w:val="en-GB"/>
        </w:rPr>
        <w:fldChar w:fldCharType="end"/>
      </w:r>
      <w:r w:rsidRPr="00697E49">
        <w:rPr>
          <w:rFonts w:cs="Times New Roman"/>
          <w:sz w:val="20"/>
          <w:szCs w:val="20"/>
          <w:lang w:val="en-GB"/>
        </w:rPr>
        <w:t>.</w:t>
      </w:r>
    </w:p>
    <w:p w14:paraId="3572F4D0" w14:textId="09A7ED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Phillips, A.S., C. Deser, and J. Fasullo, 2014: Evaluating Modes of Variability in Climate Models. </w:t>
      </w:r>
      <w:r w:rsidRPr="00697E49">
        <w:rPr>
          <w:rFonts w:cs="Times New Roman"/>
          <w:i/>
          <w:sz w:val="20"/>
          <w:szCs w:val="20"/>
          <w:lang w:val="en-GB"/>
        </w:rPr>
        <w:t>Eos, Transactions American Geophysical Union</w:t>
      </w:r>
      <w:r w:rsidRPr="00697E49">
        <w:rPr>
          <w:rFonts w:cs="Times New Roman"/>
          <w:sz w:val="20"/>
          <w:szCs w:val="20"/>
          <w:lang w:val="en-GB"/>
        </w:rPr>
        <w:t xml:space="preserve">, </w:t>
      </w:r>
      <w:r w:rsidRPr="00697E49">
        <w:rPr>
          <w:rFonts w:cs="Times New Roman"/>
          <w:b/>
          <w:sz w:val="20"/>
          <w:szCs w:val="20"/>
          <w:lang w:val="en-GB"/>
        </w:rPr>
        <w:t>95(49)</w:t>
      </w:r>
      <w:r w:rsidRPr="00697E49">
        <w:rPr>
          <w:rFonts w:cs="Times New Roman"/>
          <w:sz w:val="20"/>
          <w:szCs w:val="20"/>
          <w:lang w:val="en-GB"/>
        </w:rPr>
        <w:t>, 453–455, doi:</w:t>
      </w:r>
      <w:r w:rsidR="00642F13">
        <w:fldChar w:fldCharType="begin"/>
      </w:r>
      <w:r w:rsidR="00642F13" w:rsidRPr="001D5B54">
        <w:rPr>
          <w:lang w:val="en-US"/>
          <w:rPrChange w:id="4423" w:author="Clotilde Pean" w:date="2021-06-21T14:15:00Z">
            <w:rPr/>
          </w:rPrChange>
        </w:rPr>
        <w:instrText xml:space="preserve"> HYPERLINK "https://dx.doi.org/10.1002/2014eo490002" </w:instrText>
      </w:r>
      <w:r w:rsidR="00642F13">
        <w:fldChar w:fldCharType="separate"/>
      </w:r>
      <w:r w:rsidRPr="00697E49">
        <w:rPr>
          <w:rStyle w:val="Hyperlink"/>
          <w:rFonts w:cs="Times New Roman"/>
          <w:sz w:val="20"/>
          <w:szCs w:val="20"/>
          <w:lang w:val="en-GB"/>
        </w:rPr>
        <w:t>10.1002/2014eo490002</w:t>
      </w:r>
      <w:r w:rsidR="00642F13">
        <w:rPr>
          <w:rStyle w:val="Hyperlink"/>
          <w:rFonts w:cs="Times New Roman"/>
          <w:sz w:val="20"/>
          <w:szCs w:val="20"/>
          <w:lang w:val="en-GB"/>
        </w:rPr>
        <w:fldChar w:fldCharType="end"/>
      </w:r>
      <w:r w:rsidRPr="00697E49">
        <w:rPr>
          <w:rFonts w:cs="Times New Roman"/>
          <w:sz w:val="20"/>
          <w:szCs w:val="20"/>
          <w:lang w:val="en-GB"/>
        </w:rPr>
        <w:t>.</w:t>
      </w:r>
    </w:p>
    <w:p w14:paraId="0A4C4F42" w14:textId="54B94B3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Piao, S. et al., 2017: On the causes of trends in the seasonal amplitude of atmospheric CO2.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24(2)</w:t>
      </w:r>
      <w:r w:rsidRPr="00697E49">
        <w:rPr>
          <w:rFonts w:cs="Times New Roman"/>
          <w:sz w:val="20"/>
          <w:szCs w:val="20"/>
          <w:lang w:val="en-GB"/>
        </w:rPr>
        <w:t>, 608–616, doi:</w:t>
      </w:r>
      <w:r w:rsidR="00642F13">
        <w:fldChar w:fldCharType="begin"/>
      </w:r>
      <w:r w:rsidR="00642F13" w:rsidRPr="001D5B54">
        <w:rPr>
          <w:lang w:val="en-US"/>
          <w:rPrChange w:id="4424" w:author="Clotilde Pean" w:date="2021-06-21T14:15:00Z">
            <w:rPr/>
          </w:rPrChange>
        </w:rPr>
        <w:instrText xml:space="preserve"> HYPERLINK "https://dx.doi.org/10.1111/gcb.13909" </w:instrText>
      </w:r>
      <w:r w:rsidR="00642F13">
        <w:fldChar w:fldCharType="separate"/>
      </w:r>
      <w:r w:rsidRPr="00697E49">
        <w:rPr>
          <w:rStyle w:val="Hyperlink"/>
          <w:rFonts w:cs="Times New Roman"/>
          <w:sz w:val="20"/>
          <w:szCs w:val="20"/>
          <w:lang w:val="en-GB"/>
        </w:rPr>
        <w:t>10.1111/gcb.13909</w:t>
      </w:r>
      <w:r w:rsidR="00642F13">
        <w:rPr>
          <w:rStyle w:val="Hyperlink"/>
          <w:rFonts w:cs="Times New Roman"/>
          <w:sz w:val="20"/>
          <w:szCs w:val="20"/>
          <w:lang w:val="en-GB"/>
        </w:rPr>
        <w:fldChar w:fldCharType="end"/>
      </w:r>
      <w:r w:rsidRPr="00697E49">
        <w:rPr>
          <w:rFonts w:cs="Times New Roman"/>
          <w:sz w:val="20"/>
          <w:szCs w:val="20"/>
          <w:lang w:val="en-GB"/>
        </w:rPr>
        <w:t>.</w:t>
      </w:r>
    </w:p>
    <w:p w14:paraId="6387C7A9" w14:textId="36668AC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Pierce, D.W., P.J. Gleckler, T.P. Barnett, B.D. Santer, and P.J. Durack, 2012: The fingerprint of human-induced changes in the ocean’s salinity and temperature fields.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39(21)</w:t>
      </w:r>
      <w:r w:rsidRPr="00697E49">
        <w:rPr>
          <w:rFonts w:cs="Times New Roman"/>
          <w:sz w:val="20"/>
          <w:szCs w:val="20"/>
          <w:lang w:val="en-GB"/>
        </w:rPr>
        <w:t>, n/a–n/a, doi:</w:t>
      </w:r>
      <w:r w:rsidR="00642F13">
        <w:fldChar w:fldCharType="begin"/>
      </w:r>
      <w:r w:rsidR="00642F13" w:rsidRPr="001D5B54">
        <w:rPr>
          <w:lang w:val="en-US"/>
          <w:rPrChange w:id="4425" w:author="Clotilde Pean" w:date="2021-06-21T14:15:00Z">
            <w:rPr/>
          </w:rPrChange>
        </w:rPr>
        <w:instrText xml:space="preserve"> HYPERLINK "https://dx.doi.org/10.1029/2012gl053389" </w:instrText>
      </w:r>
      <w:r w:rsidR="00642F13">
        <w:fldChar w:fldCharType="separate"/>
      </w:r>
      <w:r w:rsidRPr="00697E49">
        <w:rPr>
          <w:rStyle w:val="Hyperlink"/>
          <w:rFonts w:cs="Times New Roman"/>
          <w:sz w:val="20"/>
          <w:szCs w:val="20"/>
          <w:lang w:val="en-GB"/>
        </w:rPr>
        <w:t>10.1029/2012gl053389</w:t>
      </w:r>
      <w:r w:rsidR="00642F13">
        <w:rPr>
          <w:rStyle w:val="Hyperlink"/>
          <w:rFonts w:cs="Times New Roman"/>
          <w:sz w:val="20"/>
          <w:szCs w:val="20"/>
          <w:lang w:val="en-GB"/>
        </w:rPr>
        <w:fldChar w:fldCharType="end"/>
      </w:r>
      <w:r w:rsidRPr="00697E49">
        <w:rPr>
          <w:rFonts w:cs="Times New Roman"/>
          <w:sz w:val="20"/>
          <w:szCs w:val="20"/>
          <w:lang w:val="en-GB"/>
        </w:rPr>
        <w:t>.</w:t>
      </w:r>
    </w:p>
    <w:p w14:paraId="16E79D3D" w14:textId="7494481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Pithan, F., T.G. Shepherd, G. Zappa, and I. Sandu, 2016: Climate model biases in jet streams, blocking and storm tracks resulting from missing orographic drag.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43(13)</w:t>
      </w:r>
      <w:r w:rsidRPr="00697E49">
        <w:rPr>
          <w:rFonts w:cs="Times New Roman"/>
          <w:sz w:val="20"/>
          <w:szCs w:val="20"/>
          <w:lang w:val="en-GB"/>
        </w:rPr>
        <w:t>, 7231–7240, doi:</w:t>
      </w:r>
      <w:r w:rsidR="00642F13">
        <w:fldChar w:fldCharType="begin"/>
      </w:r>
      <w:r w:rsidR="00642F13" w:rsidRPr="001D5B54">
        <w:rPr>
          <w:lang w:val="en-US"/>
          <w:rPrChange w:id="4426" w:author="Clotilde Pean" w:date="2021-06-21T14:15:00Z">
            <w:rPr/>
          </w:rPrChange>
        </w:rPr>
        <w:instrText xml:space="preserve"> HYPERLINK "https://dx.doi.org/10.1002/2016gl069551" </w:instrText>
      </w:r>
      <w:r w:rsidR="00642F13">
        <w:fldChar w:fldCharType="separate"/>
      </w:r>
      <w:r w:rsidRPr="00697E49">
        <w:rPr>
          <w:rStyle w:val="Hyperlink"/>
          <w:rFonts w:cs="Times New Roman"/>
          <w:sz w:val="20"/>
          <w:szCs w:val="20"/>
          <w:lang w:val="en-GB"/>
        </w:rPr>
        <w:t>10.1002/2016gl069551</w:t>
      </w:r>
      <w:r w:rsidR="00642F13">
        <w:rPr>
          <w:rStyle w:val="Hyperlink"/>
          <w:rFonts w:cs="Times New Roman"/>
          <w:sz w:val="20"/>
          <w:szCs w:val="20"/>
          <w:lang w:val="en-GB"/>
        </w:rPr>
        <w:fldChar w:fldCharType="end"/>
      </w:r>
      <w:r w:rsidRPr="00697E49">
        <w:rPr>
          <w:rFonts w:cs="Times New Roman"/>
          <w:sz w:val="20"/>
          <w:szCs w:val="20"/>
          <w:lang w:val="en-GB"/>
        </w:rPr>
        <w:t>.</w:t>
      </w:r>
    </w:p>
    <w:p w14:paraId="779EA7BE" w14:textId="5F7EDA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Planton, Y.Y. et al., 2020: Evaluating climate models with the CLIVAR 2020 ENSO metrics package. </w:t>
      </w:r>
      <w:r w:rsidRPr="00697E49">
        <w:rPr>
          <w:rFonts w:cs="Times New Roman"/>
          <w:i/>
          <w:sz w:val="20"/>
          <w:szCs w:val="20"/>
          <w:lang w:val="en-GB"/>
        </w:rPr>
        <w:t>Bulletin of the American Meteorological Society</w:t>
      </w:r>
      <w:r w:rsidRPr="00697E49">
        <w:rPr>
          <w:rFonts w:cs="Times New Roman"/>
          <w:sz w:val="20"/>
          <w:szCs w:val="20"/>
          <w:lang w:val="en-GB"/>
        </w:rPr>
        <w:t>, 1–57, doi:</w:t>
      </w:r>
      <w:r w:rsidR="00642F13">
        <w:fldChar w:fldCharType="begin"/>
      </w:r>
      <w:r w:rsidR="00642F13" w:rsidRPr="001D5B54">
        <w:rPr>
          <w:lang w:val="en-US"/>
          <w:rPrChange w:id="4427" w:author="Clotilde Pean" w:date="2021-06-21T14:15:00Z">
            <w:rPr/>
          </w:rPrChange>
        </w:rPr>
        <w:instrText xml:space="preserve"> HYPERLINK "https://dx.doi.org/10.1175/bams-d-19-0337.1" </w:instrText>
      </w:r>
      <w:r w:rsidR="00642F13">
        <w:fldChar w:fldCharType="separate"/>
      </w:r>
      <w:r w:rsidRPr="00697E49">
        <w:rPr>
          <w:rStyle w:val="Hyperlink"/>
          <w:rFonts w:cs="Times New Roman"/>
          <w:sz w:val="20"/>
          <w:szCs w:val="20"/>
          <w:lang w:val="en-GB"/>
        </w:rPr>
        <w:t>10.1175/bams-d-19-0337.1</w:t>
      </w:r>
      <w:r w:rsidR="00642F13">
        <w:rPr>
          <w:rStyle w:val="Hyperlink"/>
          <w:rFonts w:cs="Times New Roman"/>
          <w:sz w:val="20"/>
          <w:szCs w:val="20"/>
          <w:lang w:val="en-GB"/>
        </w:rPr>
        <w:fldChar w:fldCharType="end"/>
      </w:r>
      <w:r w:rsidRPr="00697E49">
        <w:rPr>
          <w:rFonts w:cs="Times New Roman"/>
          <w:sz w:val="20"/>
          <w:szCs w:val="20"/>
          <w:lang w:val="en-GB"/>
        </w:rPr>
        <w:t>.</w:t>
      </w:r>
    </w:p>
    <w:p w14:paraId="207F75AC" w14:textId="2559996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Po-Chedley, S. et al., 2021: Natural variability can explain model-satellite differences in tropical tropospheric warming.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In Press</w:t>
      </w:r>
      <w:r w:rsidRPr="00697E49">
        <w:rPr>
          <w:rFonts w:cs="Times New Roman"/>
          <w:sz w:val="20"/>
          <w:szCs w:val="20"/>
          <w:lang w:val="en-GB"/>
        </w:rPr>
        <w:t>, doi:</w:t>
      </w:r>
      <w:r w:rsidR="00642F13">
        <w:fldChar w:fldCharType="begin"/>
      </w:r>
      <w:r w:rsidR="00642F13" w:rsidRPr="001D5B54">
        <w:rPr>
          <w:lang w:val="en-US"/>
          <w:rPrChange w:id="4428" w:author="Clotilde Pean" w:date="2021-06-21T14:15:00Z">
            <w:rPr/>
          </w:rPrChange>
        </w:rPr>
        <w:instrText xml:space="preserve"> HYPERLINK "https://dx.doi.org/10.1073/pnas.2020962118" </w:instrText>
      </w:r>
      <w:r w:rsidR="00642F13">
        <w:fldChar w:fldCharType="separate"/>
      </w:r>
      <w:r w:rsidRPr="00697E49">
        <w:rPr>
          <w:rStyle w:val="Hyperlink"/>
          <w:rFonts w:cs="Times New Roman"/>
          <w:sz w:val="20"/>
          <w:szCs w:val="20"/>
          <w:lang w:val="en-GB"/>
        </w:rPr>
        <w:t>10.1073/pnas.2020962118</w:t>
      </w:r>
      <w:r w:rsidR="00642F13">
        <w:rPr>
          <w:rStyle w:val="Hyperlink"/>
          <w:rFonts w:cs="Times New Roman"/>
          <w:sz w:val="20"/>
          <w:szCs w:val="20"/>
          <w:lang w:val="en-GB"/>
        </w:rPr>
        <w:fldChar w:fldCharType="end"/>
      </w:r>
      <w:r w:rsidRPr="00697E49">
        <w:rPr>
          <w:rFonts w:cs="Times New Roman"/>
          <w:sz w:val="20"/>
          <w:szCs w:val="20"/>
          <w:lang w:val="en-GB"/>
        </w:rPr>
        <w:t>.</w:t>
      </w:r>
    </w:p>
    <w:p w14:paraId="795E768E" w14:textId="681D06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Polade, S.D., A. Gershunov, D.R. Cayan, M.D. Dettinger, and D.W. Pierce, 2013: Natural climate variability and teleconnections to precipitation over the Pacific-North American region in CMIP3 and CMIP5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40(10)</w:t>
      </w:r>
      <w:r w:rsidRPr="00697E49">
        <w:rPr>
          <w:rFonts w:cs="Times New Roman"/>
          <w:sz w:val="20"/>
          <w:szCs w:val="20"/>
          <w:lang w:val="en-GB"/>
        </w:rPr>
        <w:t>, 2296–2301, doi:</w:t>
      </w:r>
      <w:r w:rsidR="00642F13">
        <w:fldChar w:fldCharType="begin"/>
      </w:r>
      <w:r w:rsidR="00642F13" w:rsidRPr="001D5B54">
        <w:rPr>
          <w:lang w:val="en-US"/>
          <w:rPrChange w:id="4429" w:author="Clotilde Pean" w:date="2021-06-21T14:15:00Z">
            <w:rPr/>
          </w:rPrChange>
        </w:rPr>
        <w:instrText xml:space="preserve"> HYPERLINK "https://dx.doi.org/10.1002/grl.50491" </w:instrText>
      </w:r>
      <w:r w:rsidR="00642F13">
        <w:fldChar w:fldCharType="separate"/>
      </w:r>
      <w:r w:rsidRPr="00697E49">
        <w:rPr>
          <w:rStyle w:val="Hyperlink"/>
          <w:rFonts w:cs="Times New Roman"/>
          <w:sz w:val="20"/>
          <w:szCs w:val="20"/>
          <w:lang w:val="en-GB"/>
        </w:rPr>
        <w:t>10.1002/grl.50491</w:t>
      </w:r>
      <w:r w:rsidR="00642F13">
        <w:rPr>
          <w:rStyle w:val="Hyperlink"/>
          <w:rFonts w:cs="Times New Roman"/>
          <w:sz w:val="20"/>
          <w:szCs w:val="20"/>
          <w:lang w:val="en-GB"/>
        </w:rPr>
        <w:fldChar w:fldCharType="end"/>
      </w:r>
      <w:r w:rsidRPr="00697E49">
        <w:rPr>
          <w:rFonts w:cs="Times New Roman"/>
          <w:sz w:val="20"/>
          <w:szCs w:val="20"/>
          <w:lang w:val="en-GB"/>
        </w:rPr>
        <w:t>.</w:t>
      </w:r>
    </w:p>
    <w:p w14:paraId="3CA10E1E" w14:textId="1BDC4BB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Polson, D. and G.C. Hegerl, 2017: Strengthening contrast between precipitation in tropical wet and dry regions.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w:t>
      </w:r>
      <w:r w:rsidRPr="00697E49">
        <w:rPr>
          <w:rFonts w:cs="Times New Roman"/>
          <w:sz w:val="20"/>
          <w:szCs w:val="20"/>
          <w:lang w:val="en-GB"/>
        </w:rPr>
        <w:t>, 365–373, doi:</w:t>
      </w:r>
      <w:r w:rsidR="00642F13">
        <w:fldChar w:fldCharType="begin"/>
      </w:r>
      <w:r w:rsidR="00642F13" w:rsidRPr="001D5B54">
        <w:rPr>
          <w:lang w:val="en-US"/>
          <w:rPrChange w:id="4430" w:author="Clotilde Pean" w:date="2021-06-21T14:15:00Z">
            <w:rPr/>
          </w:rPrChange>
        </w:rPr>
        <w:instrText xml:space="preserve"> HYPERLINK "https://dx.doi.org/10.1002/2016gl071194" </w:instrText>
      </w:r>
      <w:r w:rsidR="00642F13">
        <w:fldChar w:fldCharType="separate"/>
      </w:r>
      <w:r w:rsidRPr="00697E49">
        <w:rPr>
          <w:rStyle w:val="Hyperlink"/>
          <w:rFonts w:cs="Times New Roman"/>
          <w:sz w:val="20"/>
          <w:szCs w:val="20"/>
          <w:lang w:val="en-GB"/>
        </w:rPr>
        <w:t>10.1002/2016gl071194</w:t>
      </w:r>
      <w:r w:rsidR="00642F13">
        <w:rPr>
          <w:rStyle w:val="Hyperlink"/>
          <w:rFonts w:cs="Times New Roman"/>
          <w:sz w:val="20"/>
          <w:szCs w:val="20"/>
          <w:lang w:val="en-GB"/>
        </w:rPr>
        <w:fldChar w:fldCharType="end"/>
      </w:r>
      <w:r w:rsidRPr="00697E49">
        <w:rPr>
          <w:rFonts w:cs="Times New Roman"/>
          <w:sz w:val="20"/>
          <w:szCs w:val="20"/>
          <w:lang w:val="en-GB"/>
        </w:rPr>
        <w:t>.</w:t>
      </w:r>
    </w:p>
    <w:p w14:paraId="6D508F07" w14:textId="235B0BB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Polson, D., G.C. Hegerl, and S. Solomon, 2016: Precipitation sensitivity to warming estimated from long island records.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11(7)</w:t>
      </w:r>
      <w:r w:rsidRPr="00697E49">
        <w:rPr>
          <w:rFonts w:cs="Times New Roman"/>
          <w:sz w:val="20"/>
          <w:szCs w:val="20"/>
          <w:lang w:val="en-GB"/>
        </w:rPr>
        <w:t>, 074024, doi:</w:t>
      </w:r>
      <w:r w:rsidR="00642F13">
        <w:fldChar w:fldCharType="begin"/>
      </w:r>
      <w:r w:rsidR="00642F13" w:rsidRPr="001D5B54">
        <w:rPr>
          <w:lang w:val="en-US"/>
          <w:rPrChange w:id="4431" w:author="Clotilde Pean" w:date="2021-06-21T14:15:00Z">
            <w:rPr/>
          </w:rPrChange>
        </w:rPr>
        <w:instrText xml:space="preserve"> HYPERLINK "https://dx.doi.org/10.1088/1748-9326/11/7/074024" </w:instrText>
      </w:r>
      <w:r w:rsidR="00642F13">
        <w:fldChar w:fldCharType="separate"/>
      </w:r>
      <w:r w:rsidRPr="00697E49">
        <w:rPr>
          <w:rStyle w:val="Hyperlink"/>
          <w:rFonts w:cs="Times New Roman"/>
          <w:sz w:val="20"/>
          <w:szCs w:val="20"/>
          <w:lang w:val="en-GB"/>
        </w:rPr>
        <w:t>10.1088/1748-9326/11/7/074024</w:t>
      </w:r>
      <w:r w:rsidR="00642F13">
        <w:rPr>
          <w:rStyle w:val="Hyperlink"/>
          <w:rFonts w:cs="Times New Roman"/>
          <w:sz w:val="20"/>
          <w:szCs w:val="20"/>
          <w:lang w:val="en-GB"/>
        </w:rPr>
        <w:fldChar w:fldCharType="end"/>
      </w:r>
      <w:r w:rsidRPr="00697E49">
        <w:rPr>
          <w:rFonts w:cs="Times New Roman"/>
          <w:sz w:val="20"/>
          <w:szCs w:val="20"/>
          <w:lang w:val="en-GB"/>
        </w:rPr>
        <w:t>.</w:t>
      </w:r>
    </w:p>
    <w:p w14:paraId="76DE492B" w14:textId="47A3C6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Polson, D., M. Bollasina, G.C. Hegerl, and L.J. Wilcox, 2014: Decreased monsoon precipitation in the Northern Hemisphere due to anthropogenic aerosols.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w:t>
      </w:r>
      <w:r w:rsidRPr="00697E49">
        <w:rPr>
          <w:rFonts w:cs="Times New Roman"/>
          <w:sz w:val="20"/>
          <w:szCs w:val="20"/>
          <w:lang w:val="en-GB"/>
        </w:rPr>
        <w:t>, 6023–6029, doi:</w:t>
      </w:r>
      <w:r w:rsidR="00642F13">
        <w:fldChar w:fldCharType="begin"/>
      </w:r>
      <w:r w:rsidR="00642F13" w:rsidRPr="001D5B54">
        <w:rPr>
          <w:lang w:val="en-US"/>
          <w:rPrChange w:id="4432" w:author="Clotilde Pean" w:date="2021-06-21T14:15:00Z">
            <w:rPr/>
          </w:rPrChange>
        </w:rPr>
        <w:instrText xml:space="preserve"> HYPERLINK "https://dx.doi.org/10.1002/2014gl060811" </w:instrText>
      </w:r>
      <w:r w:rsidR="00642F13">
        <w:fldChar w:fldCharType="separate"/>
      </w:r>
      <w:r w:rsidRPr="00697E49">
        <w:rPr>
          <w:rStyle w:val="Hyperlink"/>
          <w:rFonts w:cs="Times New Roman"/>
          <w:sz w:val="20"/>
          <w:szCs w:val="20"/>
          <w:lang w:val="en-GB"/>
        </w:rPr>
        <w:t>10.1002/2014gl060811</w:t>
      </w:r>
      <w:r w:rsidR="00642F13">
        <w:rPr>
          <w:rStyle w:val="Hyperlink"/>
          <w:rFonts w:cs="Times New Roman"/>
          <w:sz w:val="20"/>
          <w:szCs w:val="20"/>
          <w:lang w:val="en-GB"/>
        </w:rPr>
        <w:fldChar w:fldCharType="end"/>
      </w:r>
      <w:r w:rsidRPr="00697E49">
        <w:rPr>
          <w:rFonts w:cs="Times New Roman"/>
          <w:sz w:val="20"/>
          <w:szCs w:val="20"/>
          <w:lang w:val="en-GB"/>
        </w:rPr>
        <w:t>.</w:t>
      </w:r>
    </w:p>
    <w:p w14:paraId="70FF469D" w14:textId="163B159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Polvani, L.M. and K.L. Smith, 2013: Can natural variability explain observed Antarctic sea ice trends? New modeling evidence from CMIP5.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40(12)</w:t>
      </w:r>
      <w:r w:rsidRPr="00697E49">
        <w:rPr>
          <w:rFonts w:cs="Times New Roman"/>
          <w:sz w:val="20"/>
          <w:szCs w:val="20"/>
          <w:lang w:val="en-GB"/>
        </w:rPr>
        <w:t>, 3195–3199, doi:</w:t>
      </w:r>
      <w:r w:rsidR="00642F13">
        <w:fldChar w:fldCharType="begin"/>
      </w:r>
      <w:r w:rsidR="00642F13" w:rsidRPr="001D5B54">
        <w:rPr>
          <w:lang w:val="en-US"/>
          <w:rPrChange w:id="4433" w:author="Clotilde Pean" w:date="2021-06-21T14:15:00Z">
            <w:rPr/>
          </w:rPrChange>
        </w:rPr>
        <w:instrText xml:space="preserve"> HYPERLINK "https://dx.doi.org/10.1002/grl.50578" </w:instrText>
      </w:r>
      <w:r w:rsidR="00642F13">
        <w:fldChar w:fldCharType="separate"/>
      </w:r>
      <w:r w:rsidRPr="00697E49">
        <w:rPr>
          <w:rStyle w:val="Hyperlink"/>
          <w:rFonts w:cs="Times New Roman"/>
          <w:sz w:val="20"/>
          <w:szCs w:val="20"/>
          <w:lang w:val="en-GB"/>
        </w:rPr>
        <w:t>10.1002/grl.50578</w:t>
      </w:r>
      <w:r w:rsidR="00642F13">
        <w:rPr>
          <w:rStyle w:val="Hyperlink"/>
          <w:rFonts w:cs="Times New Roman"/>
          <w:sz w:val="20"/>
          <w:szCs w:val="20"/>
          <w:lang w:val="en-GB"/>
        </w:rPr>
        <w:fldChar w:fldCharType="end"/>
      </w:r>
      <w:r w:rsidRPr="00697E49">
        <w:rPr>
          <w:rFonts w:cs="Times New Roman"/>
          <w:sz w:val="20"/>
          <w:szCs w:val="20"/>
          <w:lang w:val="en-GB"/>
        </w:rPr>
        <w:t>.</w:t>
      </w:r>
    </w:p>
    <w:p w14:paraId="73B940A9" w14:textId="50C2BA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Polvani, L.M., M. Previdi, M.R. England, G. Chiodo, and K.L. Smith, 2020: Substantial twentieth-century Arctic warming caused by ozone-depleting substances.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10(2)</w:t>
      </w:r>
      <w:r w:rsidRPr="00697E49">
        <w:rPr>
          <w:rFonts w:cs="Times New Roman"/>
          <w:sz w:val="20"/>
          <w:szCs w:val="20"/>
          <w:lang w:val="en-GB"/>
        </w:rPr>
        <w:t>, 130–133, doi:</w:t>
      </w:r>
      <w:r w:rsidR="00642F13">
        <w:fldChar w:fldCharType="begin"/>
      </w:r>
      <w:r w:rsidR="00642F13" w:rsidRPr="001D5B54">
        <w:rPr>
          <w:lang w:val="en-US"/>
          <w:rPrChange w:id="4434" w:author="Clotilde Pean" w:date="2021-06-21T14:15:00Z">
            <w:rPr/>
          </w:rPrChange>
        </w:rPr>
        <w:instrText xml:space="preserve"> HYPERLINK "https://dx.doi.org/10.1038/s41558-019-0677-4" </w:instrText>
      </w:r>
      <w:r w:rsidR="00642F13">
        <w:fldChar w:fldCharType="separate"/>
      </w:r>
      <w:r w:rsidRPr="00697E49">
        <w:rPr>
          <w:rStyle w:val="Hyperlink"/>
          <w:rFonts w:cs="Times New Roman"/>
          <w:sz w:val="20"/>
          <w:szCs w:val="20"/>
          <w:lang w:val="en-GB"/>
        </w:rPr>
        <w:t>10.1038/s41558-019-0677-4</w:t>
      </w:r>
      <w:r w:rsidR="00642F13">
        <w:rPr>
          <w:rStyle w:val="Hyperlink"/>
          <w:rFonts w:cs="Times New Roman"/>
          <w:sz w:val="20"/>
          <w:szCs w:val="20"/>
          <w:lang w:val="en-GB"/>
        </w:rPr>
        <w:fldChar w:fldCharType="end"/>
      </w:r>
      <w:r w:rsidRPr="00697E49">
        <w:rPr>
          <w:rFonts w:cs="Times New Roman"/>
          <w:sz w:val="20"/>
          <w:szCs w:val="20"/>
          <w:lang w:val="en-GB"/>
        </w:rPr>
        <w:t>.</w:t>
      </w:r>
    </w:p>
    <w:p w14:paraId="5968B328" w14:textId="39A0839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Pongratz, J. et al., 2018: Models meet data: Challenges and opportunities in implementing land management in Earth system models.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24(4)</w:t>
      </w:r>
      <w:r w:rsidRPr="00697E49">
        <w:rPr>
          <w:rFonts w:cs="Times New Roman"/>
          <w:sz w:val="20"/>
          <w:szCs w:val="20"/>
          <w:lang w:val="en-GB"/>
        </w:rPr>
        <w:t>, 1470–1487, doi:</w:t>
      </w:r>
      <w:r w:rsidR="00642F13">
        <w:fldChar w:fldCharType="begin"/>
      </w:r>
      <w:r w:rsidR="00642F13" w:rsidRPr="001D5B54">
        <w:rPr>
          <w:lang w:val="en-US"/>
          <w:rPrChange w:id="4435" w:author="Clotilde Pean" w:date="2021-06-21T14:15:00Z">
            <w:rPr/>
          </w:rPrChange>
        </w:rPr>
        <w:instrText xml:space="preserve"> HYPERLINK "https://dx.doi.org/10.1111/gcb.13988" </w:instrText>
      </w:r>
      <w:r w:rsidR="00642F13">
        <w:fldChar w:fldCharType="separate"/>
      </w:r>
      <w:r w:rsidRPr="00697E49">
        <w:rPr>
          <w:rStyle w:val="Hyperlink"/>
          <w:rFonts w:cs="Times New Roman"/>
          <w:sz w:val="20"/>
          <w:szCs w:val="20"/>
          <w:lang w:val="en-GB"/>
        </w:rPr>
        <w:t>10.1111/gcb.13988</w:t>
      </w:r>
      <w:r w:rsidR="00642F13">
        <w:rPr>
          <w:rStyle w:val="Hyperlink"/>
          <w:rFonts w:cs="Times New Roman"/>
          <w:sz w:val="20"/>
          <w:szCs w:val="20"/>
          <w:lang w:val="en-GB"/>
        </w:rPr>
        <w:fldChar w:fldCharType="end"/>
      </w:r>
      <w:r w:rsidRPr="00697E49">
        <w:rPr>
          <w:rFonts w:cs="Times New Roman"/>
          <w:sz w:val="20"/>
          <w:szCs w:val="20"/>
          <w:lang w:val="en-GB"/>
        </w:rPr>
        <w:t>.</w:t>
      </w:r>
    </w:p>
    <w:p w14:paraId="5DE437CD" w14:textId="79F237F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Poulsen, M.B., M. Jochum, and R. Nuterman, 2018: Parameterized and resolved Southern Ocean eddy compensation.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124</w:t>
      </w:r>
      <w:r w:rsidRPr="00697E49">
        <w:rPr>
          <w:rFonts w:cs="Times New Roman"/>
          <w:sz w:val="20"/>
          <w:szCs w:val="20"/>
          <w:lang w:val="en-GB"/>
        </w:rPr>
        <w:t>, 1–15, doi:</w:t>
      </w:r>
      <w:r w:rsidR="00642F13">
        <w:fldChar w:fldCharType="begin"/>
      </w:r>
      <w:r w:rsidR="00642F13" w:rsidRPr="001D5B54">
        <w:rPr>
          <w:lang w:val="en-US"/>
          <w:rPrChange w:id="4436" w:author="Clotilde Pean" w:date="2021-06-21T14:15:00Z">
            <w:rPr/>
          </w:rPrChange>
        </w:rPr>
        <w:instrText xml:space="preserve"> HYPERLINK "https://dx.doi.org/10.1016/j.ocemod.2018.01.008" </w:instrText>
      </w:r>
      <w:r w:rsidR="00642F13">
        <w:fldChar w:fldCharType="separate"/>
      </w:r>
      <w:r w:rsidRPr="00697E49">
        <w:rPr>
          <w:rStyle w:val="Hyperlink"/>
          <w:rFonts w:cs="Times New Roman"/>
          <w:sz w:val="20"/>
          <w:szCs w:val="20"/>
          <w:lang w:val="en-GB"/>
        </w:rPr>
        <w:t>10.1016/j.ocemod.2018.01.008</w:t>
      </w:r>
      <w:r w:rsidR="00642F13">
        <w:rPr>
          <w:rStyle w:val="Hyperlink"/>
          <w:rFonts w:cs="Times New Roman"/>
          <w:sz w:val="20"/>
          <w:szCs w:val="20"/>
          <w:lang w:val="en-GB"/>
        </w:rPr>
        <w:fldChar w:fldCharType="end"/>
      </w:r>
      <w:r w:rsidRPr="00697E49">
        <w:rPr>
          <w:rFonts w:cs="Times New Roman"/>
          <w:sz w:val="20"/>
          <w:szCs w:val="20"/>
          <w:lang w:val="en-GB"/>
        </w:rPr>
        <w:t>.</w:t>
      </w:r>
    </w:p>
    <w:p w14:paraId="5C59ACA9" w14:textId="1A9427B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Power, S., T. Casey, C. Folland, A. Colman, and V. Mehta, 1999: Inter-decadal modulation of the impact of ENSO on Australia.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15(5)</w:t>
      </w:r>
      <w:r w:rsidRPr="00697E49">
        <w:rPr>
          <w:rFonts w:cs="Times New Roman"/>
          <w:sz w:val="20"/>
          <w:szCs w:val="20"/>
          <w:lang w:val="en-GB"/>
        </w:rPr>
        <w:t>, 319–324, doi:</w:t>
      </w:r>
      <w:r w:rsidR="00642F13">
        <w:fldChar w:fldCharType="begin"/>
      </w:r>
      <w:r w:rsidR="00642F13" w:rsidRPr="001D5B54">
        <w:rPr>
          <w:lang w:val="en-US"/>
          <w:rPrChange w:id="4437" w:author="Clotilde Pean" w:date="2021-06-21T14:15:00Z">
            <w:rPr/>
          </w:rPrChange>
        </w:rPr>
        <w:instrText xml:space="preserve"> HYPERLINK "https://dx.doi.org/10.1007/s003820050284" </w:instrText>
      </w:r>
      <w:r w:rsidR="00642F13">
        <w:fldChar w:fldCharType="separate"/>
      </w:r>
      <w:r w:rsidRPr="00697E49">
        <w:rPr>
          <w:rStyle w:val="Hyperlink"/>
          <w:rFonts w:cs="Times New Roman"/>
          <w:sz w:val="20"/>
          <w:szCs w:val="20"/>
          <w:lang w:val="en-GB"/>
        </w:rPr>
        <w:t>10.1007/s003820050284</w:t>
      </w:r>
      <w:r w:rsidR="00642F13">
        <w:rPr>
          <w:rStyle w:val="Hyperlink"/>
          <w:rFonts w:cs="Times New Roman"/>
          <w:sz w:val="20"/>
          <w:szCs w:val="20"/>
          <w:lang w:val="en-GB"/>
        </w:rPr>
        <w:fldChar w:fldCharType="end"/>
      </w:r>
      <w:r w:rsidRPr="00697E49">
        <w:rPr>
          <w:rFonts w:cs="Times New Roman"/>
          <w:sz w:val="20"/>
          <w:szCs w:val="20"/>
          <w:lang w:val="en-GB"/>
        </w:rPr>
        <w:t>.</w:t>
      </w:r>
    </w:p>
    <w:p w14:paraId="40C47058" w14:textId="2781D48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Power, S., F. Delage, G. Wang, I. Smith, and G. Kociuba, 2017: Apparent limitations in the ability of CMIP5 climate models to simulate recent multi-decadal change in surface temperature: implications for global temperature projections.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49(1–2)</w:t>
      </w:r>
      <w:r w:rsidRPr="00697E49">
        <w:rPr>
          <w:rFonts w:cs="Times New Roman"/>
          <w:sz w:val="20"/>
          <w:szCs w:val="20"/>
          <w:lang w:val="en-GB"/>
        </w:rPr>
        <w:t>, 53–69, doi:</w:t>
      </w:r>
      <w:r w:rsidR="00642F13">
        <w:fldChar w:fldCharType="begin"/>
      </w:r>
      <w:r w:rsidR="00642F13" w:rsidRPr="001D5B54">
        <w:rPr>
          <w:lang w:val="en-US"/>
          <w:rPrChange w:id="4438" w:author="Clotilde Pean" w:date="2021-06-21T14:15:00Z">
            <w:rPr/>
          </w:rPrChange>
        </w:rPr>
        <w:instrText xml:space="preserve"> HYPERLINK "https://dx.doi.org/10.1007/s00382-016-3326-x" </w:instrText>
      </w:r>
      <w:r w:rsidR="00642F13">
        <w:fldChar w:fldCharType="separate"/>
      </w:r>
      <w:r w:rsidRPr="00697E49">
        <w:rPr>
          <w:rStyle w:val="Hyperlink"/>
          <w:rFonts w:cs="Times New Roman"/>
          <w:sz w:val="20"/>
          <w:szCs w:val="20"/>
          <w:lang w:val="en-GB"/>
        </w:rPr>
        <w:t>10.1007/s00382-016-3326-x</w:t>
      </w:r>
      <w:r w:rsidR="00642F13">
        <w:rPr>
          <w:rStyle w:val="Hyperlink"/>
          <w:rFonts w:cs="Times New Roman"/>
          <w:sz w:val="20"/>
          <w:szCs w:val="20"/>
          <w:lang w:val="en-GB"/>
        </w:rPr>
        <w:fldChar w:fldCharType="end"/>
      </w:r>
      <w:r w:rsidRPr="00697E49">
        <w:rPr>
          <w:rFonts w:cs="Times New Roman"/>
          <w:sz w:val="20"/>
          <w:szCs w:val="20"/>
          <w:lang w:val="en-GB"/>
        </w:rPr>
        <w:t>.</w:t>
      </w:r>
    </w:p>
    <w:p w14:paraId="3AC224B1" w14:textId="382B859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Power, S.B. and F.P.D. Delage, 2018a: El Niño-Southern oscillation and associated climatic conditions around the world during the latter half of the twenty-first century.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31(15)</w:t>
      </w:r>
      <w:r w:rsidRPr="00697E49">
        <w:rPr>
          <w:rFonts w:cs="Times New Roman"/>
          <w:sz w:val="20"/>
          <w:szCs w:val="20"/>
          <w:lang w:val="en-GB"/>
        </w:rPr>
        <w:t>, 6189–6207, doi:</w:t>
      </w:r>
      <w:r w:rsidR="00642F13">
        <w:fldChar w:fldCharType="begin"/>
      </w:r>
      <w:r w:rsidR="00642F13" w:rsidRPr="001D5B54">
        <w:rPr>
          <w:lang w:val="en-US"/>
          <w:rPrChange w:id="4439" w:author="Clotilde Pean" w:date="2021-06-21T14:15:00Z">
            <w:rPr/>
          </w:rPrChange>
        </w:rPr>
        <w:instrText xml:space="preserve"> HYPERLINK "https://dx.doi.org/10.1175/jcli-d-18-0138.1" </w:instrText>
      </w:r>
      <w:r w:rsidR="00642F13">
        <w:fldChar w:fldCharType="separate"/>
      </w:r>
      <w:r w:rsidRPr="00697E49">
        <w:rPr>
          <w:rStyle w:val="Hyperlink"/>
          <w:rFonts w:cs="Times New Roman"/>
          <w:sz w:val="20"/>
          <w:szCs w:val="20"/>
          <w:lang w:val="en-GB"/>
        </w:rPr>
        <w:t>10.1175/jcli-d-18-0138.1</w:t>
      </w:r>
      <w:r w:rsidR="00642F13">
        <w:rPr>
          <w:rStyle w:val="Hyperlink"/>
          <w:rFonts w:cs="Times New Roman"/>
          <w:sz w:val="20"/>
          <w:szCs w:val="20"/>
          <w:lang w:val="en-GB"/>
        </w:rPr>
        <w:fldChar w:fldCharType="end"/>
      </w:r>
      <w:r w:rsidRPr="00697E49">
        <w:rPr>
          <w:rFonts w:cs="Times New Roman"/>
          <w:sz w:val="20"/>
          <w:szCs w:val="20"/>
          <w:lang w:val="en-GB"/>
        </w:rPr>
        <w:t>.</w:t>
      </w:r>
    </w:p>
    <w:p w14:paraId="78B030D1" w14:textId="74B07AD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Power, S.B. and F.P.D. Delage, 2018b: El Niño-Southern oscillation and associated climatic conditions around the world during the latter half of the twenty-first century.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31(15)</w:t>
      </w:r>
      <w:r w:rsidRPr="00697E49">
        <w:rPr>
          <w:rFonts w:cs="Times New Roman"/>
          <w:sz w:val="20"/>
          <w:szCs w:val="20"/>
          <w:lang w:val="en-GB"/>
        </w:rPr>
        <w:t>, 6189–6207, doi:</w:t>
      </w:r>
      <w:r w:rsidR="00642F13">
        <w:fldChar w:fldCharType="begin"/>
      </w:r>
      <w:r w:rsidR="00642F13" w:rsidRPr="001D5B54">
        <w:rPr>
          <w:lang w:val="en-US"/>
          <w:rPrChange w:id="4440" w:author="Clotilde Pean" w:date="2021-06-21T14:15:00Z">
            <w:rPr/>
          </w:rPrChange>
        </w:rPr>
        <w:instrText xml:space="preserve"> HYPERLINK "https://dx.doi.org/10.1175/jcli-d-18-0138.1" </w:instrText>
      </w:r>
      <w:r w:rsidR="00642F13">
        <w:fldChar w:fldCharType="separate"/>
      </w:r>
      <w:r w:rsidRPr="00697E49">
        <w:rPr>
          <w:rStyle w:val="Hyperlink"/>
          <w:rFonts w:cs="Times New Roman"/>
          <w:sz w:val="20"/>
          <w:szCs w:val="20"/>
          <w:lang w:val="en-GB"/>
        </w:rPr>
        <w:t>10.1175/jcli-d-18-0138.1</w:t>
      </w:r>
      <w:r w:rsidR="00642F13">
        <w:rPr>
          <w:rStyle w:val="Hyperlink"/>
          <w:rFonts w:cs="Times New Roman"/>
          <w:sz w:val="20"/>
          <w:szCs w:val="20"/>
          <w:lang w:val="en-GB"/>
        </w:rPr>
        <w:fldChar w:fldCharType="end"/>
      </w:r>
      <w:r w:rsidRPr="00697E49">
        <w:rPr>
          <w:rFonts w:cs="Times New Roman"/>
          <w:sz w:val="20"/>
          <w:szCs w:val="20"/>
          <w:lang w:val="en-GB"/>
        </w:rPr>
        <w:t>.</w:t>
      </w:r>
    </w:p>
    <w:p w14:paraId="3164FFC4" w14:textId="2E0FFD0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Praetorius, S.K. et al., 2015: North Pacific deglacial hypoxic events linked to abrupt ocean warming.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527(7578)</w:t>
      </w:r>
      <w:r w:rsidRPr="00697E49">
        <w:rPr>
          <w:rFonts w:cs="Times New Roman"/>
          <w:sz w:val="20"/>
          <w:szCs w:val="20"/>
          <w:lang w:val="en-GB"/>
        </w:rPr>
        <w:t>, 362–366, doi:</w:t>
      </w:r>
      <w:r w:rsidR="00642F13">
        <w:fldChar w:fldCharType="begin"/>
      </w:r>
      <w:r w:rsidR="00642F13" w:rsidRPr="001D5B54">
        <w:rPr>
          <w:lang w:val="en-US"/>
          <w:rPrChange w:id="4441" w:author="Clotilde Pean" w:date="2021-06-21T14:15:00Z">
            <w:rPr/>
          </w:rPrChange>
        </w:rPr>
        <w:instrText xml:space="preserve"> HYPERLINK "https://dx.doi.org/10.1038/nature15753" </w:instrText>
      </w:r>
      <w:r w:rsidR="00642F13">
        <w:fldChar w:fldCharType="separate"/>
      </w:r>
      <w:r w:rsidRPr="00697E49">
        <w:rPr>
          <w:rStyle w:val="Hyperlink"/>
          <w:rFonts w:cs="Times New Roman"/>
          <w:sz w:val="20"/>
          <w:szCs w:val="20"/>
          <w:lang w:val="en-GB"/>
        </w:rPr>
        <w:t>10.1038/nature15753</w:t>
      </w:r>
      <w:r w:rsidR="00642F13">
        <w:rPr>
          <w:rStyle w:val="Hyperlink"/>
          <w:rFonts w:cs="Times New Roman"/>
          <w:sz w:val="20"/>
          <w:szCs w:val="20"/>
          <w:lang w:val="en-GB"/>
        </w:rPr>
        <w:fldChar w:fldCharType="end"/>
      </w:r>
      <w:r w:rsidRPr="00697E49">
        <w:rPr>
          <w:rFonts w:cs="Times New Roman"/>
          <w:sz w:val="20"/>
          <w:szCs w:val="20"/>
          <w:lang w:val="en-GB"/>
        </w:rPr>
        <w:t>.</w:t>
      </w:r>
    </w:p>
    <w:p w14:paraId="366B494B" w14:textId="312D2DE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Prescott, C.L., A.M. Haywood, A.M. Dolan, S.J. Hunter, and J.C. Tindall, 2019: Indian monsoon variability in response to orbital forcing during the late Pliocene. </w:t>
      </w:r>
      <w:r w:rsidRPr="00697E49">
        <w:rPr>
          <w:rFonts w:cs="Times New Roman"/>
          <w:i/>
          <w:sz w:val="20"/>
          <w:szCs w:val="20"/>
          <w:lang w:val="en-GB"/>
        </w:rPr>
        <w:t>Global and Planetary Change</w:t>
      </w:r>
      <w:r w:rsidRPr="00697E49">
        <w:rPr>
          <w:rFonts w:cs="Times New Roman"/>
          <w:sz w:val="20"/>
          <w:szCs w:val="20"/>
          <w:lang w:val="en-GB"/>
        </w:rPr>
        <w:t xml:space="preserve">, </w:t>
      </w:r>
      <w:r w:rsidRPr="00697E49">
        <w:rPr>
          <w:rFonts w:cs="Times New Roman"/>
          <w:b/>
          <w:sz w:val="20"/>
          <w:szCs w:val="20"/>
          <w:lang w:val="en-GB"/>
        </w:rPr>
        <w:t>173</w:t>
      </w:r>
      <w:r w:rsidRPr="00697E49">
        <w:rPr>
          <w:rFonts w:cs="Times New Roman"/>
          <w:sz w:val="20"/>
          <w:szCs w:val="20"/>
          <w:lang w:val="en-GB"/>
        </w:rPr>
        <w:t>, 33–46, doi:</w:t>
      </w:r>
      <w:r w:rsidR="00642F13">
        <w:fldChar w:fldCharType="begin"/>
      </w:r>
      <w:r w:rsidR="00642F13" w:rsidRPr="001D5B54">
        <w:rPr>
          <w:lang w:val="en-US"/>
          <w:rPrChange w:id="4442" w:author="Clotilde Pean" w:date="2021-06-21T14:15:00Z">
            <w:rPr/>
          </w:rPrChange>
        </w:rPr>
        <w:instrText xml:space="preserve"> HYPERLINK "https://dx.doi.org/10.1016/j.gloplacha.2018.12.002" </w:instrText>
      </w:r>
      <w:r w:rsidR="00642F13">
        <w:fldChar w:fldCharType="separate"/>
      </w:r>
      <w:r w:rsidRPr="00697E49">
        <w:rPr>
          <w:rStyle w:val="Hyperlink"/>
          <w:rFonts w:cs="Times New Roman"/>
          <w:sz w:val="20"/>
          <w:szCs w:val="20"/>
          <w:lang w:val="en-GB"/>
        </w:rPr>
        <w:t>10.1016/j.gloplacha.2018.12.002</w:t>
      </w:r>
      <w:r w:rsidR="00642F13">
        <w:rPr>
          <w:rStyle w:val="Hyperlink"/>
          <w:rFonts w:cs="Times New Roman"/>
          <w:sz w:val="20"/>
          <w:szCs w:val="20"/>
          <w:lang w:val="en-GB"/>
        </w:rPr>
        <w:fldChar w:fldCharType="end"/>
      </w:r>
      <w:r w:rsidRPr="00697E49">
        <w:rPr>
          <w:rFonts w:cs="Times New Roman"/>
          <w:sz w:val="20"/>
          <w:szCs w:val="20"/>
          <w:lang w:val="en-GB"/>
        </w:rPr>
        <w:t>.</w:t>
      </w:r>
    </w:p>
    <w:p w14:paraId="2D45C69D" w14:textId="5F5B65E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Previdi, M. and L.M. Polvani, 2016: Anthropogenic impact on Antarctic surface mass balance, currently masked by natural variability, to emerge by mid-century. </w:t>
      </w:r>
      <w:r w:rsidRPr="00697E49">
        <w:rPr>
          <w:rFonts w:cs="Times New Roman"/>
          <w:i/>
          <w:sz w:val="20"/>
          <w:szCs w:val="20"/>
          <w:lang w:val="en-GB"/>
        </w:rPr>
        <w:t>Environmental Research Letters</w:t>
      </w:r>
      <w:r w:rsidRPr="00697E49">
        <w:rPr>
          <w:rFonts w:cs="Times New Roman"/>
          <w:sz w:val="20"/>
          <w:szCs w:val="20"/>
          <w:lang w:val="en-GB"/>
        </w:rPr>
        <w:t>, doi:</w:t>
      </w:r>
      <w:r w:rsidR="00642F13">
        <w:fldChar w:fldCharType="begin"/>
      </w:r>
      <w:r w:rsidR="00642F13" w:rsidRPr="001D5B54">
        <w:rPr>
          <w:lang w:val="en-US"/>
          <w:rPrChange w:id="4443" w:author="Clotilde Pean" w:date="2021-06-21T14:15:00Z">
            <w:rPr/>
          </w:rPrChange>
        </w:rPr>
        <w:instrText xml:space="preserve"> HYPERLINK "https://dx.doi.org/10.1088/1748-9326/11/9/094001" </w:instrText>
      </w:r>
      <w:r w:rsidR="00642F13">
        <w:fldChar w:fldCharType="separate"/>
      </w:r>
      <w:r w:rsidRPr="00697E49">
        <w:rPr>
          <w:rStyle w:val="Hyperlink"/>
          <w:rFonts w:cs="Times New Roman"/>
          <w:sz w:val="20"/>
          <w:szCs w:val="20"/>
          <w:lang w:val="en-GB"/>
        </w:rPr>
        <w:t>10.1088/1748-9326/11/9/094001</w:t>
      </w:r>
      <w:r w:rsidR="00642F13">
        <w:rPr>
          <w:rStyle w:val="Hyperlink"/>
          <w:rFonts w:cs="Times New Roman"/>
          <w:sz w:val="20"/>
          <w:szCs w:val="20"/>
          <w:lang w:val="en-GB"/>
        </w:rPr>
        <w:fldChar w:fldCharType="end"/>
      </w:r>
      <w:r w:rsidRPr="00697E49">
        <w:rPr>
          <w:rFonts w:cs="Times New Roman"/>
          <w:sz w:val="20"/>
          <w:szCs w:val="20"/>
          <w:lang w:val="en-GB"/>
        </w:rPr>
        <w:t>.</w:t>
      </w:r>
    </w:p>
    <w:p w14:paraId="5060AE66" w14:textId="71ACFD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Priestley, M.D.K. et al., 2020: An Overview of the Extratropical Storm Tracks in CMIP6 Historical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33(15)</w:t>
      </w:r>
      <w:r w:rsidRPr="00697E49">
        <w:rPr>
          <w:rFonts w:cs="Times New Roman"/>
          <w:sz w:val="20"/>
          <w:szCs w:val="20"/>
          <w:lang w:val="en-GB"/>
        </w:rPr>
        <w:t>, 6315–6343, doi:</w:t>
      </w:r>
      <w:r w:rsidR="00642F13">
        <w:fldChar w:fldCharType="begin"/>
      </w:r>
      <w:r w:rsidR="00642F13" w:rsidRPr="001D5B54">
        <w:rPr>
          <w:lang w:val="en-US"/>
          <w:rPrChange w:id="4444" w:author="Clotilde Pean" w:date="2021-06-21T14:15:00Z">
            <w:rPr/>
          </w:rPrChange>
        </w:rPr>
        <w:instrText xml:space="preserve"> HYPERLINK "https://dx.doi.org/10.1175/jcli-d-19-0928.1" </w:instrText>
      </w:r>
      <w:r w:rsidR="00642F13">
        <w:fldChar w:fldCharType="separate"/>
      </w:r>
      <w:r w:rsidRPr="00697E49">
        <w:rPr>
          <w:rStyle w:val="Hyperlink"/>
          <w:rFonts w:cs="Times New Roman"/>
          <w:sz w:val="20"/>
          <w:szCs w:val="20"/>
          <w:lang w:val="en-GB"/>
        </w:rPr>
        <w:t>10.1175/jcli-d-19-0928.1</w:t>
      </w:r>
      <w:r w:rsidR="00642F13">
        <w:rPr>
          <w:rStyle w:val="Hyperlink"/>
          <w:rFonts w:cs="Times New Roman"/>
          <w:sz w:val="20"/>
          <w:szCs w:val="20"/>
          <w:lang w:val="en-GB"/>
        </w:rPr>
        <w:fldChar w:fldCharType="end"/>
      </w:r>
      <w:r w:rsidRPr="00697E49">
        <w:rPr>
          <w:rFonts w:cs="Times New Roman"/>
          <w:sz w:val="20"/>
          <w:szCs w:val="20"/>
          <w:lang w:val="en-GB"/>
        </w:rPr>
        <w:t>.</w:t>
      </w:r>
    </w:p>
    <w:p w14:paraId="148AD4DE" w14:textId="2C3A1B8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Purich, A. and M.H. England, 2019: Tropical Teleconnections to Antarctic Sea Ice During Austral Spring 2016 in Coupled Pacemaker Experiments.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46(12)</w:t>
      </w:r>
      <w:r w:rsidRPr="00697E49">
        <w:rPr>
          <w:rFonts w:cs="Times New Roman"/>
          <w:sz w:val="20"/>
          <w:szCs w:val="20"/>
          <w:lang w:val="en-GB"/>
        </w:rPr>
        <w:t>, 6848–6858, doi:</w:t>
      </w:r>
      <w:r w:rsidR="00642F13">
        <w:fldChar w:fldCharType="begin"/>
      </w:r>
      <w:r w:rsidR="00642F13" w:rsidRPr="001D5B54">
        <w:rPr>
          <w:lang w:val="en-US"/>
          <w:rPrChange w:id="4445" w:author="Clotilde Pean" w:date="2021-06-21T14:15:00Z">
            <w:rPr/>
          </w:rPrChange>
        </w:rPr>
        <w:instrText xml:space="preserve"> HYPERLINK "https://dx.doi.org/10.1029/2019gl082671" </w:instrText>
      </w:r>
      <w:r w:rsidR="00642F13">
        <w:fldChar w:fldCharType="separate"/>
      </w:r>
      <w:r w:rsidRPr="00697E49">
        <w:rPr>
          <w:rStyle w:val="Hyperlink"/>
          <w:rFonts w:cs="Times New Roman"/>
          <w:sz w:val="20"/>
          <w:szCs w:val="20"/>
          <w:lang w:val="en-GB"/>
        </w:rPr>
        <w:t>10.1029/2019gl082671</w:t>
      </w:r>
      <w:r w:rsidR="00642F13">
        <w:rPr>
          <w:rStyle w:val="Hyperlink"/>
          <w:rFonts w:cs="Times New Roman"/>
          <w:sz w:val="20"/>
          <w:szCs w:val="20"/>
          <w:lang w:val="en-GB"/>
        </w:rPr>
        <w:fldChar w:fldCharType="end"/>
      </w:r>
      <w:r w:rsidRPr="00697E49">
        <w:rPr>
          <w:rFonts w:cs="Times New Roman"/>
          <w:sz w:val="20"/>
          <w:szCs w:val="20"/>
          <w:lang w:val="en-GB"/>
        </w:rPr>
        <w:t>.</w:t>
      </w:r>
    </w:p>
    <w:p w14:paraId="4C3EF125" w14:textId="5EEAC7C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Purich, A., W. Cai, M.H. England, and T. Cowan, 2016: Evidence for link between modelled trends in Antarctic sea ice and underestimated westerly wind changes.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10409, doi:</w:t>
      </w:r>
      <w:r w:rsidR="00642F13">
        <w:fldChar w:fldCharType="begin"/>
      </w:r>
      <w:r w:rsidR="00642F13" w:rsidRPr="001D5B54">
        <w:rPr>
          <w:lang w:val="en-US"/>
          <w:rPrChange w:id="4446" w:author="Clotilde Pean" w:date="2021-06-21T14:15:00Z">
            <w:rPr/>
          </w:rPrChange>
        </w:rPr>
        <w:instrText xml:space="preserve"> HYPERLINK "https://dx.doi.org/10.1038/ncomms10409" </w:instrText>
      </w:r>
      <w:r w:rsidR="00642F13">
        <w:fldChar w:fldCharType="separate"/>
      </w:r>
      <w:r w:rsidRPr="00697E49">
        <w:rPr>
          <w:rStyle w:val="Hyperlink"/>
          <w:rFonts w:cs="Times New Roman"/>
          <w:sz w:val="20"/>
          <w:szCs w:val="20"/>
          <w:lang w:val="en-GB"/>
        </w:rPr>
        <w:t>10.1038/ncomms10409</w:t>
      </w:r>
      <w:r w:rsidR="00642F13">
        <w:rPr>
          <w:rStyle w:val="Hyperlink"/>
          <w:rFonts w:cs="Times New Roman"/>
          <w:sz w:val="20"/>
          <w:szCs w:val="20"/>
          <w:lang w:val="en-GB"/>
        </w:rPr>
        <w:fldChar w:fldCharType="end"/>
      </w:r>
      <w:r w:rsidRPr="00697E49">
        <w:rPr>
          <w:rFonts w:cs="Times New Roman"/>
          <w:sz w:val="20"/>
          <w:szCs w:val="20"/>
          <w:lang w:val="en-GB"/>
        </w:rPr>
        <w:t>.</w:t>
      </w:r>
    </w:p>
    <w:p w14:paraId="6FFE2DB9" w14:textId="108D090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Purkey, S.G. and G.C. Johnson, 2010: Warming of global abyssal and deep Southern Ocean waters between the 1990s and 2000s: Contributions to global heat and sea level rise budgets.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23(23)</w:t>
      </w:r>
      <w:r w:rsidRPr="00697E49">
        <w:rPr>
          <w:rFonts w:cs="Times New Roman"/>
          <w:sz w:val="20"/>
          <w:szCs w:val="20"/>
          <w:lang w:val="en-GB"/>
        </w:rPr>
        <w:t>, 6336–6351, doi:</w:t>
      </w:r>
      <w:r w:rsidR="00642F13">
        <w:fldChar w:fldCharType="begin"/>
      </w:r>
      <w:r w:rsidR="00642F13" w:rsidRPr="001D5B54">
        <w:rPr>
          <w:lang w:val="en-US"/>
          <w:rPrChange w:id="4447" w:author="Clotilde Pean" w:date="2021-06-21T14:15:00Z">
            <w:rPr/>
          </w:rPrChange>
        </w:rPr>
        <w:instrText xml:space="preserve"> HYPERLINK "https://dx.doi.org/10.1175/2010jcli3682.1" </w:instrText>
      </w:r>
      <w:r w:rsidR="00642F13">
        <w:fldChar w:fldCharType="separate"/>
      </w:r>
      <w:r w:rsidRPr="00697E49">
        <w:rPr>
          <w:rStyle w:val="Hyperlink"/>
          <w:rFonts w:cs="Times New Roman"/>
          <w:sz w:val="20"/>
          <w:szCs w:val="20"/>
          <w:lang w:val="en-GB"/>
        </w:rPr>
        <w:t>10.1175/2010jcli3682.1</w:t>
      </w:r>
      <w:r w:rsidR="00642F13">
        <w:rPr>
          <w:rStyle w:val="Hyperlink"/>
          <w:rFonts w:cs="Times New Roman"/>
          <w:sz w:val="20"/>
          <w:szCs w:val="20"/>
          <w:lang w:val="en-GB"/>
        </w:rPr>
        <w:fldChar w:fldCharType="end"/>
      </w:r>
      <w:r w:rsidRPr="00697E49">
        <w:rPr>
          <w:rFonts w:cs="Times New Roman"/>
          <w:sz w:val="20"/>
          <w:szCs w:val="20"/>
          <w:lang w:val="en-GB"/>
        </w:rPr>
        <w:t>.</w:t>
      </w:r>
    </w:p>
    <w:p w14:paraId="0D9F67D3" w14:textId="4CF1B2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Qasmi, S., C. Cassou, and J. Boé, 2017: Teleconnection Between Atlantic Multidecadal Variability and European Temperature: Diversity and Evaluation of the Coupled Model Intercomparison Project Phase 5 Models.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4448" w:author="Clotilde Pean" w:date="2021-06-21T14:15:00Z">
            <w:rPr/>
          </w:rPrChange>
        </w:rPr>
        <w:instrText xml:space="preserve"> HYPERLINK "https://dx.doi.org/10.1002/2017gl074886" </w:instrText>
      </w:r>
      <w:r w:rsidR="00642F13">
        <w:fldChar w:fldCharType="separate"/>
      </w:r>
      <w:r w:rsidRPr="00697E49">
        <w:rPr>
          <w:rStyle w:val="Hyperlink"/>
          <w:rFonts w:cs="Times New Roman"/>
          <w:sz w:val="20"/>
          <w:szCs w:val="20"/>
          <w:lang w:val="en-GB"/>
        </w:rPr>
        <w:t>10.1002/2017gl074886</w:t>
      </w:r>
      <w:r w:rsidR="00642F13">
        <w:rPr>
          <w:rStyle w:val="Hyperlink"/>
          <w:rFonts w:cs="Times New Roman"/>
          <w:sz w:val="20"/>
          <w:szCs w:val="20"/>
          <w:lang w:val="en-GB"/>
        </w:rPr>
        <w:fldChar w:fldCharType="end"/>
      </w:r>
      <w:r w:rsidRPr="00697E49">
        <w:rPr>
          <w:rFonts w:cs="Times New Roman"/>
          <w:sz w:val="20"/>
          <w:szCs w:val="20"/>
          <w:lang w:val="en-GB"/>
        </w:rPr>
        <w:t>.</w:t>
      </w:r>
    </w:p>
    <w:p w14:paraId="6F5B3411" w14:textId="38A6836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Qasmi, S., C. Cassou, and J. Boé, 2020: Teleconnection Processes Linking the Intensity of the Atlantic Multidecadal Variability to the Climate Impacts over Europe in Boreal Winter.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33(7)</w:t>
      </w:r>
      <w:r w:rsidRPr="00697E49">
        <w:rPr>
          <w:rFonts w:cs="Times New Roman"/>
          <w:sz w:val="20"/>
          <w:szCs w:val="20"/>
          <w:lang w:val="en-GB"/>
        </w:rPr>
        <w:t>, 2681–2700, doi:</w:t>
      </w:r>
      <w:r w:rsidR="00642F13">
        <w:fldChar w:fldCharType="begin"/>
      </w:r>
      <w:r w:rsidR="00642F13" w:rsidRPr="001D5B54">
        <w:rPr>
          <w:lang w:val="en-US"/>
          <w:rPrChange w:id="4449" w:author="Clotilde Pean" w:date="2021-06-21T14:15:00Z">
            <w:rPr/>
          </w:rPrChange>
        </w:rPr>
        <w:instrText xml:space="preserve"> HYPERLINK "https://dx.doi.org/10.1175/jcli-d-19-0428.1" </w:instrText>
      </w:r>
      <w:r w:rsidR="00642F13">
        <w:fldChar w:fldCharType="separate"/>
      </w:r>
      <w:r w:rsidRPr="00697E49">
        <w:rPr>
          <w:rStyle w:val="Hyperlink"/>
          <w:rFonts w:cs="Times New Roman"/>
          <w:sz w:val="20"/>
          <w:szCs w:val="20"/>
          <w:lang w:val="en-GB"/>
        </w:rPr>
        <w:t>10.1175/jcli-d-19-0428.1</w:t>
      </w:r>
      <w:r w:rsidR="00642F13">
        <w:rPr>
          <w:rStyle w:val="Hyperlink"/>
          <w:rFonts w:cs="Times New Roman"/>
          <w:sz w:val="20"/>
          <w:szCs w:val="20"/>
          <w:lang w:val="en-GB"/>
        </w:rPr>
        <w:fldChar w:fldCharType="end"/>
      </w:r>
      <w:r w:rsidRPr="00697E49">
        <w:rPr>
          <w:rFonts w:cs="Times New Roman"/>
          <w:sz w:val="20"/>
          <w:szCs w:val="20"/>
          <w:lang w:val="en-GB"/>
        </w:rPr>
        <w:t>.</w:t>
      </w:r>
    </w:p>
    <w:p w14:paraId="670BF2FD" w14:textId="4BF959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Qian, C. and X. Zhang, 2015: Human Influences on Changes in the Temperature Seasonality in Mid- to High-Latitude Land Areas.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28(15)</w:t>
      </w:r>
      <w:r w:rsidRPr="00697E49">
        <w:rPr>
          <w:rFonts w:cs="Times New Roman"/>
          <w:sz w:val="20"/>
          <w:szCs w:val="20"/>
          <w:lang w:val="en-GB"/>
        </w:rPr>
        <w:t>, 5908–5921, doi:</w:t>
      </w:r>
      <w:r w:rsidR="00642F13">
        <w:fldChar w:fldCharType="begin"/>
      </w:r>
      <w:r w:rsidR="00642F13" w:rsidRPr="001D5B54">
        <w:rPr>
          <w:lang w:val="en-US"/>
          <w:rPrChange w:id="4450" w:author="Clotilde Pean" w:date="2021-06-21T14:15:00Z">
            <w:rPr/>
          </w:rPrChange>
        </w:rPr>
        <w:instrText xml:space="preserve"> HYPERLINK "https://dx.doi.org/10.1175/jcli-d-14-00821.1" </w:instrText>
      </w:r>
      <w:r w:rsidR="00642F13">
        <w:fldChar w:fldCharType="separate"/>
      </w:r>
      <w:r w:rsidRPr="00697E49">
        <w:rPr>
          <w:rStyle w:val="Hyperlink"/>
          <w:rFonts w:cs="Times New Roman"/>
          <w:sz w:val="20"/>
          <w:szCs w:val="20"/>
          <w:lang w:val="en-GB"/>
        </w:rPr>
        <w:t>10.1175/jcli-d-14-00821.1</w:t>
      </w:r>
      <w:r w:rsidR="00642F13">
        <w:rPr>
          <w:rStyle w:val="Hyperlink"/>
          <w:rFonts w:cs="Times New Roman"/>
          <w:sz w:val="20"/>
          <w:szCs w:val="20"/>
          <w:lang w:val="en-GB"/>
        </w:rPr>
        <w:fldChar w:fldCharType="end"/>
      </w:r>
      <w:r w:rsidRPr="00697E49">
        <w:rPr>
          <w:rFonts w:cs="Times New Roman"/>
          <w:sz w:val="20"/>
          <w:szCs w:val="20"/>
          <w:lang w:val="en-GB"/>
        </w:rPr>
        <w:t>.</w:t>
      </w:r>
    </w:p>
    <w:p w14:paraId="37E92A2E" w14:textId="396F6DB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Quan, X.-W., M.P. Hoerling, J. Perlwitz, and H.F. Diaz, 2018: On the Time of Emergence of Tropical Width Change.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31(18)</w:t>
      </w:r>
      <w:r w:rsidRPr="00697E49">
        <w:rPr>
          <w:rFonts w:cs="Times New Roman"/>
          <w:sz w:val="20"/>
          <w:szCs w:val="20"/>
          <w:lang w:val="en-GB"/>
        </w:rPr>
        <w:t>, 7225–7236, doi:</w:t>
      </w:r>
      <w:r w:rsidR="00642F13">
        <w:fldChar w:fldCharType="begin"/>
      </w:r>
      <w:r w:rsidR="00642F13" w:rsidRPr="001D5B54">
        <w:rPr>
          <w:lang w:val="en-US"/>
          <w:rPrChange w:id="4451" w:author="Clotilde Pean" w:date="2021-06-21T14:15:00Z">
            <w:rPr/>
          </w:rPrChange>
        </w:rPr>
        <w:instrText xml:space="preserve"> HYPERLINK "https://dx.doi.org/10.1175/jcli-d-18-0068.1" </w:instrText>
      </w:r>
      <w:r w:rsidR="00642F13">
        <w:fldChar w:fldCharType="separate"/>
      </w:r>
      <w:r w:rsidRPr="00697E49">
        <w:rPr>
          <w:rStyle w:val="Hyperlink"/>
          <w:rFonts w:cs="Times New Roman"/>
          <w:sz w:val="20"/>
          <w:szCs w:val="20"/>
          <w:lang w:val="en-GB"/>
        </w:rPr>
        <w:t>10.1175/jcli-d-18-0068.1</w:t>
      </w:r>
      <w:r w:rsidR="00642F13">
        <w:rPr>
          <w:rStyle w:val="Hyperlink"/>
          <w:rFonts w:cs="Times New Roman"/>
          <w:sz w:val="20"/>
          <w:szCs w:val="20"/>
          <w:lang w:val="en-GB"/>
        </w:rPr>
        <w:fldChar w:fldCharType="end"/>
      </w:r>
      <w:r w:rsidRPr="00697E49">
        <w:rPr>
          <w:rFonts w:cs="Times New Roman"/>
          <w:sz w:val="20"/>
          <w:szCs w:val="20"/>
          <w:lang w:val="en-GB"/>
        </w:rPr>
        <w:t>.</w:t>
      </w:r>
    </w:p>
    <w:p w14:paraId="02CFE690" w14:textId="4085B80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Rackow, T. et al., 2019: Sensitivity of deep ocean biases to horizontal resolution in prototype CMIP6 simulations with AWI-CM1.0.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12(7)</w:t>
      </w:r>
      <w:r w:rsidRPr="00697E49">
        <w:rPr>
          <w:rFonts w:cs="Times New Roman"/>
          <w:sz w:val="20"/>
          <w:szCs w:val="20"/>
          <w:lang w:val="en-GB"/>
        </w:rPr>
        <w:t>, 2635–2656, doi:</w:t>
      </w:r>
      <w:r w:rsidR="00642F13">
        <w:fldChar w:fldCharType="begin"/>
      </w:r>
      <w:r w:rsidR="00642F13" w:rsidRPr="001D5B54">
        <w:rPr>
          <w:lang w:val="en-US"/>
          <w:rPrChange w:id="4452" w:author="Clotilde Pean" w:date="2021-06-21T14:15:00Z">
            <w:rPr/>
          </w:rPrChange>
        </w:rPr>
        <w:instrText xml:space="preserve"> HYPERLINK "https://dx.doi.org/10.5194/gmd-12-2635-2019" </w:instrText>
      </w:r>
      <w:r w:rsidR="00642F13">
        <w:fldChar w:fldCharType="separate"/>
      </w:r>
      <w:r w:rsidRPr="00697E49">
        <w:rPr>
          <w:rStyle w:val="Hyperlink"/>
          <w:rFonts w:cs="Times New Roman"/>
          <w:sz w:val="20"/>
          <w:szCs w:val="20"/>
          <w:lang w:val="en-GB"/>
        </w:rPr>
        <w:t>10.5194/gmd-12-2635-2019</w:t>
      </w:r>
      <w:r w:rsidR="00642F13">
        <w:rPr>
          <w:rStyle w:val="Hyperlink"/>
          <w:rFonts w:cs="Times New Roman"/>
          <w:sz w:val="20"/>
          <w:szCs w:val="20"/>
          <w:lang w:val="en-GB"/>
        </w:rPr>
        <w:fldChar w:fldCharType="end"/>
      </w:r>
      <w:r w:rsidRPr="00697E49">
        <w:rPr>
          <w:rFonts w:cs="Times New Roman"/>
          <w:sz w:val="20"/>
          <w:szCs w:val="20"/>
          <w:lang w:val="en-GB"/>
        </w:rPr>
        <w:t>.</w:t>
      </w:r>
    </w:p>
    <w:p w14:paraId="64F1290C" w14:textId="1DCF0DE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Rao, J. and C.I. Garfinkel, 2021: CMIP5/6 models project little change in the statistical characteristics of sudden stratospheric warmings in the 21st century.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16(3)</w:t>
      </w:r>
      <w:r w:rsidRPr="00697E49">
        <w:rPr>
          <w:rFonts w:cs="Times New Roman"/>
          <w:sz w:val="20"/>
          <w:szCs w:val="20"/>
          <w:lang w:val="en-GB"/>
        </w:rPr>
        <w:t>, 034024, doi:</w:t>
      </w:r>
      <w:r w:rsidR="00642F13">
        <w:fldChar w:fldCharType="begin"/>
      </w:r>
      <w:r w:rsidR="00642F13" w:rsidRPr="001D5B54">
        <w:rPr>
          <w:lang w:val="en-US"/>
          <w:rPrChange w:id="4453" w:author="Clotilde Pean" w:date="2021-06-21T14:15:00Z">
            <w:rPr/>
          </w:rPrChange>
        </w:rPr>
        <w:instrText xml:space="preserve"> HYPERLINK "https://dx.doi.org/10.1088/1748-9326/abd4fe" </w:instrText>
      </w:r>
      <w:r w:rsidR="00642F13">
        <w:fldChar w:fldCharType="separate"/>
      </w:r>
      <w:r w:rsidRPr="00697E49">
        <w:rPr>
          <w:rStyle w:val="Hyperlink"/>
          <w:rFonts w:cs="Times New Roman"/>
          <w:sz w:val="20"/>
          <w:szCs w:val="20"/>
          <w:lang w:val="en-GB"/>
        </w:rPr>
        <w:t>10.1088/1748-9326/abd4fe</w:t>
      </w:r>
      <w:r w:rsidR="00642F13">
        <w:rPr>
          <w:rStyle w:val="Hyperlink"/>
          <w:rFonts w:cs="Times New Roman"/>
          <w:sz w:val="20"/>
          <w:szCs w:val="20"/>
          <w:lang w:val="en-GB"/>
        </w:rPr>
        <w:fldChar w:fldCharType="end"/>
      </w:r>
      <w:r w:rsidRPr="00697E49">
        <w:rPr>
          <w:rFonts w:cs="Times New Roman"/>
          <w:sz w:val="20"/>
          <w:szCs w:val="20"/>
          <w:lang w:val="en-GB"/>
        </w:rPr>
        <w:t>.</w:t>
      </w:r>
    </w:p>
    <w:p w14:paraId="2B563B0E" w14:textId="5358A95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Rathore, S., N.L. Bindoff, H.E. Phillips, and M. Feng, 2020: Recent hemispheric asymmetry in global ocean warming induced by climate change and internal variability.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11(1)</w:t>
      </w:r>
      <w:r w:rsidRPr="00697E49">
        <w:rPr>
          <w:rFonts w:cs="Times New Roman"/>
          <w:sz w:val="20"/>
          <w:szCs w:val="20"/>
          <w:lang w:val="en-GB"/>
        </w:rPr>
        <w:t>, 2008, doi:</w:t>
      </w:r>
      <w:r w:rsidR="00642F13">
        <w:fldChar w:fldCharType="begin"/>
      </w:r>
      <w:r w:rsidR="00642F13" w:rsidRPr="001D5B54">
        <w:rPr>
          <w:lang w:val="en-US"/>
          <w:rPrChange w:id="4454" w:author="Clotilde Pean" w:date="2021-06-21T14:15:00Z">
            <w:rPr/>
          </w:rPrChange>
        </w:rPr>
        <w:instrText xml:space="preserve"> HYPERLINK "https://dx.doi.org/10.1038/s41467-020-15754-3" </w:instrText>
      </w:r>
      <w:r w:rsidR="00642F13">
        <w:fldChar w:fldCharType="separate"/>
      </w:r>
      <w:r w:rsidRPr="00697E49">
        <w:rPr>
          <w:rStyle w:val="Hyperlink"/>
          <w:rFonts w:cs="Times New Roman"/>
          <w:sz w:val="20"/>
          <w:szCs w:val="20"/>
          <w:lang w:val="en-GB"/>
        </w:rPr>
        <w:t>10.1038/s41467-020-15754-3</w:t>
      </w:r>
      <w:r w:rsidR="00642F13">
        <w:rPr>
          <w:rStyle w:val="Hyperlink"/>
          <w:rFonts w:cs="Times New Roman"/>
          <w:sz w:val="20"/>
          <w:szCs w:val="20"/>
          <w:lang w:val="en-GB"/>
        </w:rPr>
        <w:fldChar w:fldCharType="end"/>
      </w:r>
      <w:r w:rsidRPr="00697E49">
        <w:rPr>
          <w:rFonts w:cs="Times New Roman"/>
          <w:sz w:val="20"/>
          <w:szCs w:val="20"/>
          <w:lang w:val="en-GB"/>
        </w:rPr>
        <w:t>.</w:t>
      </w:r>
    </w:p>
    <w:p w14:paraId="0B651E30" w14:textId="561A8A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Rayner, N.A. et al., 2003: Global analyses of sea surface temperature, sea ice, and night marine air temperature since the late nineteenth century.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108(D14)</w:t>
      </w:r>
      <w:r w:rsidRPr="00697E49">
        <w:rPr>
          <w:rFonts w:cs="Times New Roman"/>
          <w:sz w:val="20"/>
          <w:szCs w:val="20"/>
          <w:lang w:val="en-GB"/>
        </w:rPr>
        <w:t>, doi:</w:t>
      </w:r>
      <w:r w:rsidR="00642F13">
        <w:fldChar w:fldCharType="begin"/>
      </w:r>
      <w:r w:rsidR="00642F13" w:rsidRPr="001D5B54">
        <w:rPr>
          <w:lang w:val="en-US"/>
          <w:rPrChange w:id="4455" w:author="Clotilde Pean" w:date="2021-06-21T14:15:00Z">
            <w:rPr/>
          </w:rPrChange>
        </w:rPr>
        <w:instrText xml:space="preserve"> HYPERLINK "https://dx.doi.org/10.1029/2002jd002670" </w:instrText>
      </w:r>
      <w:r w:rsidR="00642F13">
        <w:fldChar w:fldCharType="separate"/>
      </w:r>
      <w:r w:rsidRPr="00697E49">
        <w:rPr>
          <w:rStyle w:val="Hyperlink"/>
          <w:rFonts w:cs="Times New Roman"/>
          <w:sz w:val="20"/>
          <w:szCs w:val="20"/>
          <w:lang w:val="en-GB"/>
        </w:rPr>
        <w:t>10.1029/2002jd002670</w:t>
      </w:r>
      <w:r w:rsidR="00642F13">
        <w:rPr>
          <w:rStyle w:val="Hyperlink"/>
          <w:rFonts w:cs="Times New Roman"/>
          <w:sz w:val="20"/>
          <w:szCs w:val="20"/>
          <w:lang w:val="en-GB"/>
        </w:rPr>
        <w:fldChar w:fldCharType="end"/>
      </w:r>
      <w:r w:rsidRPr="00697E49">
        <w:rPr>
          <w:rFonts w:cs="Times New Roman"/>
          <w:sz w:val="20"/>
          <w:szCs w:val="20"/>
          <w:lang w:val="en-GB"/>
        </w:rPr>
        <w:t>.</w:t>
      </w:r>
    </w:p>
    <w:p w14:paraId="533DCC3E" w14:textId="3BCC256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Rea, G., A. Riccio, F. Fierli, F. Cairo, and C. Cagnazzo, 2018a: Stratosphere-resolving CMIP5 models simulate different changes in the Southern Hemisphere.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50(5–6)</w:t>
      </w:r>
      <w:r w:rsidRPr="00697E49">
        <w:rPr>
          <w:rFonts w:cs="Times New Roman"/>
          <w:sz w:val="20"/>
          <w:szCs w:val="20"/>
          <w:lang w:val="en-GB"/>
        </w:rPr>
        <w:t>, 2239–2255, doi:</w:t>
      </w:r>
      <w:r w:rsidR="00642F13">
        <w:fldChar w:fldCharType="begin"/>
      </w:r>
      <w:r w:rsidR="00642F13" w:rsidRPr="001D5B54">
        <w:rPr>
          <w:lang w:val="en-US"/>
          <w:rPrChange w:id="4456" w:author="Clotilde Pean" w:date="2021-06-21T14:15:00Z">
            <w:rPr/>
          </w:rPrChange>
        </w:rPr>
        <w:instrText xml:space="preserve"> HYPERLINK "https://dx.doi.org/10.1007/s00382-017-3746-2" </w:instrText>
      </w:r>
      <w:r w:rsidR="00642F13">
        <w:fldChar w:fldCharType="separate"/>
      </w:r>
      <w:r w:rsidRPr="00697E49">
        <w:rPr>
          <w:rStyle w:val="Hyperlink"/>
          <w:rFonts w:cs="Times New Roman"/>
          <w:sz w:val="20"/>
          <w:szCs w:val="20"/>
          <w:lang w:val="en-GB"/>
        </w:rPr>
        <w:t>10.1007/s00382-017-3746-2</w:t>
      </w:r>
      <w:r w:rsidR="00642F13">
        <w:rPr>
          <w:rStyle w:val="Hyperlink"/>
          <w:rFonts w:cs="Times New Roman"/>
          <w:sz w:val="20"/>
          <w:szCs w:val="20"/>
          <w:lang w:val="en-GB"/>
        </w:rPr>
        <w:fldChar w:fldCharType="end"/>
      </w:r>
      <w:r w:rsidRPr="00697E49">
        <w:rPr>
          <w:rFonts w:cs="Times New Roman"/>
          <w:sz w:val="20"/>
          <w:szCs w:val="20"/>
          <w:lang w:val="en-GB"/>
        </w:rPr>
        <w:t>.</w:t>
      </w:r>
    </w:p>
    <w:p w14:paraId="21C35794" w14:textId="65120C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Rea, G., A. Riccio, F. Fierli, F. Cairo, and C. Cagnazzo, 2018b: Stratosphere-resolving CMIP5 models simulate different changes in the Southern Hemisphere.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50(5–6)</w:t>
      </w:r>
      <w:r w:rsidRPr="00697E49">
        <w:rPr>
          <w:rFonts w:cs="Times New Roman"/>
          <w:sz w:val="20"/>
          <w:szCs w:val="20"/>
          <w:lang w:val="en-GB"/>
        </w:rPr>
        <w:t>, 2239–2255, doi:</w:t>
      </w:r>
      <w:r w:rsidR="00642F13">
        <w:fldChar w:fldCharType="begin"/>
      </w:r>
      <w:r w:rsidR="00642F13" w:rsidRPr="001D5B54">
        <w:rPr>
          <w:lang w:val="en-US"/>
          <w:rPrChange w:id="4457" w:author="Clotilde Pean" w:date="2021-06-21T14:15:00Z">
            <w:rPr/>
          </w:rPrChange>
        </w:rPr>
        <w:instrText xml:space="preserve"> HYPERLINK "https://dx.doi.org/10.1007/s00382-017-3746-2" </w:instrText>
      </w:r>
      <w:r w:rsidR="00642F13">
        <w:fldChar w:fldCharType="separate"/>
      </w:r>
      <w:r w:rsidRPr="00697E49">
        <w:rPr>
          <w:rStyle w:val="Hyperlink"/>
          <w:rFonts w:cs="Times New Roman"/>
          <w:sz w:val="20"/>
          <w:szCs w:val="20"/>
          <w:lang w:val="en-GB"/>
        </w:rPr>
        <w:t>10.1007/s00382-017-3746-2</w:t>
      </w:r>
      <w:r w:rsidR="00642F13">
        <w:rPr>
          <w:rStyle w:val="Hyperlink"/>
          <w:rFonts w:cs="Times New Roman"/>
          <w:sz w:val="20"/>
          <w:szCs w:val="20"/>
          <w:lang w:val="en-GB"/>
        </w:rPr>
        <w:fldChar w:fldCharType="end"/>
      </w:r>
      <w:r w:rsidRPr="00697E49">
        <w:rPr>
          <w:rFonts w:cs="Times New Roman"/>
          <w:sz w:val="20"/>
          <w:szCs w:val="20"/>
          <w:lang w:val="en-GB"/>
        </w:rPr>
        <w:t>.</w:t>
      </w:r>
    </w:p>
    <w:p w14:paraId="007E7777" w14:textId="59B088B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Reintges, A., T. Martin, M. Latif, and N.S. Keenlyside, 2017: Uncertainty in twenty-first century projections of the Atlantic Meridional Overturning Circulation in CMIP3 and CMIP5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49(5)</w:t>
      </w:r>
      <w:r w:rsidRPr="00697E49">
        <w:rPr>
          <w:rFonts w:cs="Times New Roman"/>
          <w:sz w:val="20"/>
          <w:szCs w:val="20"/>
          <w:lang w:val="en-GB"/>
        </w:rPr>
        <w:t>, 1495–1511, doi:</w:t>
      </w:r>
      <w:r w:rsidR="00642F13">
        <w:fldChar w:fldCharType="begin"/>
      </w:r>
      <w:r w:rsidR="00642F13" w:rsidRPr="001D5B54">
        <w:rPr>
          <w:lang w:val="en-GB"/>
          <w:rPrChange w:id="4458" w:author="Clotilde Pean" w:date="2021-06-21T14:15:00Z">
            <w:rPr/>
          </w:rPrChange>
        </w:rPr>
        <w:instrText xml:space="preserve"> HYPERLINK "https://dx.doi.org/10.1007/s00382-016-3180-x" </w:instrText>
      </w:r>
      <w:r w:rsidR="00642F13">
        <w:fldChar w:fldCharType="separate"/>
      </w:r>
      <w:r w:rsidRPr="00697E49">
        <w:rPr>
          <w:rStyle w:val="Hyperlink"/>
          <w:rFonts w:cs="Times New Roman"/>
          <w:sz w:val="20"/>
          <w:szCs w:val="20"/>
          <w:lang w:val="en-GB"/>
        </w:rPr>
        <w:t>10.1007/s00382-016-3180-x</w:t>
      </w:r>
      <w:r w:rsidR="00642F13">
        <w:rPr>
          <w:rStyle w:val="Hyperlink"/>
          <w:rFonts w:cs="Times New Roman"/>
          <w:sz w:val="20"/>
          <w:szCs w:val="20"/>
          <w:lang w:val="en-GB"/>
        </w:rPr>
        <w:fldChar w:fldCharType="end"/>
      </w:r>
      <w:r w:rsidRPr="00697E49">
        <w:rPr>
          <w:rFonts w:cs="Times New Roman"/>
          <w:sz w:val="20"/>
          <w:szCs w:val="20"/>
          <w:lang w:val="en-GB"/>
        </w:rPr>
        <w:t>.</w:t>
      </w:r>
    </w:p>
    <w:p w14:paraId="647937A2" w14:textId="2A51516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Reul, N. et al., 2014: Multisensor observations of the Amazon-Orinoco river plume interactions with hurricanes.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119(12)</w:t>
      </w:r>
      <w:r w:rsidRPr="00697E49">
        <w:rPr>
          <w:rFonts w:cs="Times New Roman"/>
          <w:sz w:val="20"/>
          <w:szCs w:val="20"/>
          <w:lang w:val="en-GB"/>
        </w:rPr>
        <w:t>, 8271–8295, doi:</w:t>
      </w:r>
      <w:r w:rsidR="00642F13">
        <w:fldChar w:fldCharType="begin"/>
      </w:r>
      <w:r w:rsidR="00642F13" w:rsidRPr="001D5B54">
        <w:rPr>
          <w:lang w:val="en-US"/>
          <w:rPrChange w:id="4459" w:author="Clotilde Pean" w:date="2021-06-21T14:15:00Z">
            <w:rPr/>
          </w:rPrChange>
        </w:rPr>
        <w:instrText xml:space="preserve"> HYPERLINK "https://dx.doi.org/10.1002/2014jc010107" </w:instrText>
      </w:r>
      <w:r w:rsidR="00642F13">
        <w:fldChar w:fldCharType="separate"/>
      </w:r>
      <w:r w:rsidRPr="00697E49">
        <w:rPr>
          <w:rStyle w:val="Hyperlink"/>
          <w:rFonts w:cs="Times New Roman"/>
          <w:sz w:val="20"/>
          <w:szCs w:val="20"/>
          <w:lang w:val="en-GB"/>
        </w:rPr>
        <w:t>10.1002/2014jc010107</w:t>
      </w:r>
      <w:r w:rsidR="00642F13">
        <w:rPr>
          <w:rStyle w:val="Hyperlink"/>
          <w:rFonts w:cs="Times New Roman"/>
          <w:sz w:val="20"/>
          <w:szCs w:val="20"/>
          <w:lang w:val="en-GB"/>
        </w:rPr>
        <w:fldChar w:fldCharType="end"/>
      </w:r>
      <w:r w:rsidRPr="00697E49">
        <w:rPr>
          <w:rFonts w:cs="Times New Roman"/>
          <w:sz w:val="20"/>
          <w:szCs w:val="20"/>
          <w:lang w:val="en-GB"/>
        </w:rPr>
        <w:t>.</w:t>
      </w:r>
    </w:p>
    <w:p w14:paraId="0CAC1085" w14:textId="13FF7B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RGI Consortium, 2017: Randolph Glacier Inventory – A Dataset of Global Glacier Outlines: Version 6.0. , doi:</w:t>
      </w:r>
      <w:r w:rsidR="00642F13">
        <w:fldChar w:fldCharType="begin"/>
      </w:r>
      <w:r w:rsidR="00642F13" w:rsidRPr="001D5B54">
        <w:rPr>
          <w:lang w:val="en-US"/>
          <w:rPrChange w:id="4460" w:author="Clotilde Pean" w:date="2021-06-21T14:15:00Z">
            <w:rPr/>
          </w:rPrChange>
        </w:rPr>
        <w:instrText xml:space="preserve"> HYPERLINK "https://dx.doi.org/10.7265/n5-rgi-60" </w:instrText>
      </w:r>
      <w:r w:rsidR="00642F13">
        <w:fldChar w:fldCharType="separate"/>
      </w:r>
      <w:r w:rsidRPr="00697E49">
        <w:rPr>
          <w:rStyle w:val="Hyperlink"/>
          <w:rFonts w:cs="Times New Roman"/>
          <w:sz w:val="20"/>
          <w:szCs w:val="20"/>
          <w:lang w:val="en-GB"/>
        </w:rPr>
        <w:t>10.7265/n5-rgi-60</w:t>
      </w:r>
      <w:r w:rsidR="00642F13">
        <w:rPr>
          <w:rStyle w:val="Hyperlink"/>
          <w:rFonts w:cs="Times New Roman"/>
          <w:sz w:val="20"/>
          <w:szCs w:val="20"/>
          <w:lang w:val="en-GB"/>
        </w:rPr>
        <w:fldChar w:fldCharType="end"/>
      </w:r>
      <w:r w:rsidRPr="00697E49">
        <w:rPr>
          <w:rFonts w:cs="Times New Roman"/>
          <w:sz w:val="20"/>
          <w:szCs w:val="20"/>
          <w:lang w:val="en-GB"/>
        </w:rPr>
        <w:t>.</w:t>
      </w:r>
    </w:p>
    <w:p w14:paraId="4B3FE145" w14:textId="2F5B376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rPr>
        <w:t xml:space="preserve">Rhein, M. et al., 2013: Observations: Ocean. </w:t>
      </w:r>
      <w:r w:rsidRPr="00697E49">
        <w:rPr>
          <w:rFonts w:cs="Times New Roman"/>
          <w:sz w:val="20"/>
          <w:szCs w:val="20"/>
          <w:lang w:val="en-GB"/>
        </w:rPr>
        <w:t xml:space="preserve">In: </w:t>
      </w:r>
      <w:r w:rsidRPr="00697E49">
        <w:rPr>
          <w:rFonts w:cs="Times New Roman"/>
          <w:i/>
          <w:sz w:val="20"/>
          <w:szCs w:val="20"/>
          <w:lang w:val="en-GB"/>
        </w:rPr>
        <w:t>Climate Change 2013 the Physical Science Basis: Working Group I Contribution to the Fifth Assessment Report of the Intergovernmental Panel on Climate Change</w:t>
      </w:r>
      <w:r w:rsidRPr="00697E49">
        <w:rPr>
          <w:rFonts w:cs="Times New Roman"/>
          <w:sz w:val="20"/>
          <w:szCs w:val="20"/>
          <w:lang w:val="en-GB"/>
        </w:rPr>
        <w:t xml:space="preserve"> [Stocker, T.F., D. Qin, G.-K. Plattner, M. Tignor, S.K. Allen, J. Boschung, A. Nauels, Y. Xia, V. Bex, and P.M. Midgley (eds.)]. Cambridge University Press, Cambridge, United Kingdom and New York, NY, USA, pp. 255–316, doi:</w:t>
      </w:r>
      <w:r w:rsidR="00642F13">
        <w:fldChar w:fldCharType="begin"/>
      </w:r>
      <w:r w:rsidR="00642F13" w:rsidRPr="001D5B54">
        <w:rPr>
          <w:lang w:val="en-US"/>
          <w:rPrChange w:id="4461" w:author="Clotilde Pean" w:date="2021-06-21T14:15:00Z">
            <w:rPr/>
          </w:rPrChange>
        </w:rPr>
        <w:instrText xml:space="preserve"> HYPERLINK "https://dx.doi.org/10.1017/cbo9781107415324.010" </w:instrText>
      </w:r>
      <w:r w:rsidR="00642F13">
        <w:fldChar w:fldCharType="separate"/>
      </w:r>
      <w:r w:rsidRPr="00697E49">
        <w:rPr>
          <w:rStyle w:val="Hyperlink"/>
          <w:rFonts w:cs="Times New Roman"/>
          <w:sz w:val="20"/>
          <w:szCs w:val="20"/>
          <w:lang w:val="en-GB"/>
        </w:rPr>
        <w:t>10.1017/cbo9781107415324.010</w:t>
      </w:r>
      <w:r w:rsidR="00642F13">
        <w:rPr>
          <w:rStyle w:val="Hyperlink"/>
          <w:rFonts w:cs="Times New Roman"/>
          <w:sz w:val="20"/>
          <w:szCs w:val="20"/>
          <w:lang w:val="en-GB"/>
        </w:rPr>
        <w:fldChar w:fldCharType="end"/>
      </w:r>
      <w:r w:rsidRPr="00697E49">
        <w:rPr>
          <w:rFonts w:cs="Times New Roman"/>
          <w:sz w:val="20"/>
          <w:szCs w:val="20"/>
          <w:lang w:val="en-GB"/>
        </w:rPr>
        <w:t>.</w:t>
      </w:r>
    </w:p>
    <w:p w14:paraId="5969C8E1" w14:textId="43CBCE9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Ribes, A. and L. Terray, 2013: Application of regularised optimal fingerprinting to attribution. Part II: Application to global near-surface temperature.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41(11–12)</w:t>
      </w:r>
      <w:r w:rsidRPr="00697E49">
        <w:rPr>
          <w:rFonts w:cs="Times New Roman"/>
          <w:sz w:val="20"/>
          <w:szCs w:val="20"/>
          <w:lang w:val="en-GB"/>
        </w:rPr>
        <w:t>, 2837–2853, doi:</w:t>
      </w:r>
      <w:r w:rsidR="00642F13">
        <w:fldChar w:fldCharType="begin"/>
      </w:r>
      <w:r w:rsidR="00642F13" w:rsidRPr="001D5B54">
        <w:rPr>
          <w:lang w:val="en-US"/>
          <w:rPrChange w:id="4462" w:author="Clotilde Pean" w:date="2021-06-21T14:15:00Z">
            <w:rPr/>
          </w:rPrChange>
        </w:rPr>
        <w:instrText xml:space="preserve"> HYPERLINK "https://dx.doi.org/10.1007/s00382-013-1736-6" </w:instrText>
      </w:r>
      <w:r w:rsidR="00642F13">
        <w:fldChar w:fldCharType="separate"/>
      </w:r>
      <w:r w:rsidRPr="00697E49">
        <w:rPr>
          <w:rStyle w:val="Hyperlink"/>
          <w:rFonts w:cs="Times New Roman"/>
          <w:sz w:val="20"/>
          <w:szCs w:val="20"/>
          <w:lang w:val="en-GB"/>
        </w:rPr>
        <w:t>10.1007/s00382-013-1736-6</w:t>
      </w:r>
      <w:r w:rsidR="00642F13">
        <w:rPr>
          <w:rStyle w:val="Hyperlink"/>
          <w:rFonts w:cs="Times New Roman"/>
          <w:sz w:val="20"/>
          <w:szCs w:val="20"/>
          <w:lang w:val="en-GB"/>
        </w:rPr>
        <w:fldChar w:fldCharType="end"/>
      </w:r>
      <w:r w:rsidRPr="00697E49">
        <w:rPr>
          <w:rFonts w:cs="Times New Roman"/>
          <w:sz w:val="20"/>
          <w:szCs w:val="20"/>
          <w:lang w:val="en-GB"/>
        </w:rPr>
        <w:t>.</w:t>
      </w:r>
    </w:p>
    <w:p w14:paraId="7CC04F3D" w14:textId="53068BA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Ribes, A., J.-M. Azaïs, and S. Planton, 2009: Adaptation of the optimal fingerprint method for climate change detection using a well-conditioned covariance matrix estimate.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33(5)</w:t>
      </w:r>
      <w:r w:rsidRPr="00697E49">
        <w:rPr>
          <w:rFonts w:cs="Times New Roman"/>
          <w:sz w:val="20"/>
          <w:szCs w:val="20"/>
          <w:lang w:val="en-GB"/>
        </w:rPr>
        <w:t>, 707–722, doi:</w:t>
      </w:r>
      <w:r w:rsidR="00642F13">
        <w:fldChar w:fldCharType="begin"/>
      </w:r>
      <w:r w:rsidR="00642F13" w:rsidRPr="001D5B54">
        <w:rPr>
          <w:lang w:val="en-US"/>
          <w:rPrChange w:id="4463" w:author="Clotilde Pean" w:date="2021-06-21T14:15:00Z">
            <w:rPr/>
          </w:rPrChange>
        </w:rPr>
        <w:instrText xml:space="preserve"> HYPERLINK "https://dx.doi.org/10.1007/s00382-009-0561-4" </w:instrText>
      </w:r>
      <w:r w:rsidR="00642F13">
        <w:fldChar w:fldCharType="separate"/>
      </w:r>
      <w:r w:rsidRPr="00697E49">
        <w:rPr>
          <w:rStyle w:val="Hyperlink"/>
          <w:rFonts w:cs="Times New Roman"/>
          <w:sz w:val="20"/>
          <w:szCs w:val="20"/>
          <w:lang w:val="en-GB"/>
        </w:rPr>
        <w:t>10.1007/s00382-009-0561-4</w:t>
      </w:r>
      <w:r w:rsidR="00642F13">
        <w:rPr>
          <w:rStyle w:val="Hyperlink"/>
          <w:rFonts w:cs="Times New Roman"/>
          <w:sz w:val="20"/>
          <w:szCs w:val="20"/>
          <w:lang w:val="en-GB"/>
        </w:rPr>
        <w:fldChar w:fldCharType="end"/>
      </w:r>
      <w:r w:rsidRPr="00697E49">
        <w:rPr>
          <w:rFonts w:cs="Times New Roman"/>
          <w:sz w:val="20"/>
          <w:szCs w:val="20"/>
          <w:lang w:val="en-GB"/>
        </w:rPr>
        <w:t>.</w:t>
      </w:r>
    </w:p>
    <w:p w14:paraId="3D27993F" w14:textId="207F60F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Ribes, A., S. Qasmi, and N.P. Gillett, 2021: Making climate projections conditional on historical observations.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7(4)</w:t>
      </w:r>
      <w:r w:rsidRPr="00697E49">
        <w:rPr>
          <w:rFonts w:cs="Times New Roman"/>
          <w:sz w:val="20"/>
          <w:szCs w:val="20"/>
          <w:lang w:val="en-GB"/>
        </w:rPr>
        <w:t>, eabc0671, doi:</w:t>
      </w:r>
      <w:r w:rsidR="00642F13">
        <w:fldChar w:fldCharType="begin"/>
      </w:r>
      <w:r w:rsidR="00642F13" w:rsidRPr="001D5B54">
        <w:rPr>
          <w:lang w:val="en-US"/>
          <w:rPrChange w:id="4464" w:author="Clotilde Pean" w:date="2021-06-21T14:15:00Z">
            <w:rPr/>
          </w:rPrChange>
        </w:rPr>
        <w:instrText xml:space="preserve"> HYPERLINK "https://dx.doi.org/10.1126/sciadv.abc0671" </w:instrText>
      </w:r>
      <w:r w:rsidR="00642F13">
        <w:fldChar w:fldCharType="separate"/>
      </w:r>
      <w:r w:rsidRPr="00697E49">
        <w:rPr>
          <w:rStyle w:val="Hyperlink"/>
          <w:rFonts w:cs="Times New Roman"/>
          <w:sz w:val="20"/>
          <w:szCs w:val="20"/>
          <w:lang w:val="en-GB"/>
        </w:rPr>
        <w:t>10.1126/sciadv.abc0671</w:t>
      </w:r>
      <w:r w:rsidR="00642F13">
        <w:rPr>
          <w:rStyle w:val="Hyperlink"/>
          <w:rFonts w:cs="Times New Roman"/>
          <w:sz w:val="20"/>
          <w:szCs w:val="20"/>
          <w:lang w:val="en-GB"/>
        </w:rPr>
        <w:fldChar w:fldCharType="end"/>
      </w:r>
      <w:r w:rsidRPr="00697E49">
        <w:rPr>
          <w:rFonts w:cs="Times New Roman"/>
          <w:sz w:val="20"/>
          <w:szCs w:val="20"/>
          <w:lang w:val="en-GB"/>
        </w:rPr>
        <w:t>.</w:t>
      </w:r>
    </w:p>
    <w:p w14:paraId="51B73B1E" w14:textId="25BEFD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Ribes, A., F.W. Zwiers, J.-M. Azaïs, and P. Naveau, 2017: A new statistical approach to climate change detection and attribution.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48(1–2)</w:t>
      </w:r>
      <w:r w:rsidRPr="00697E49">
        <w:rPr>
          <w:rFonts w:cs="Times New Roman"/>
          <w:sz w:val="20"/>
          <w:szCs w:val="20"/>
          <w:lang w:val="en-GB"/>
        </w:rPr>
        <w:t>, 367–386, doi:</w:t>
      </w:r>
      <w:r w:rsidR="00642F13">
        <w:fldChar w:fldCharType="begin"/>
      </w:r>
      <w:r w:rsidR="00642F13" w:rsidRPr="001D5B54">
        <w:rPr>
          <w:lang w:val="en-US"/>
          <w:rPrChange w:id="4465" w:author="Clotilde Pean" w:date="2021-06-21T14:15:00Z">
            <w:rPr/>
          </w:rPrChange>
        </w:rPr>
        <w:instrText xml:space="preserve"> HYPERLINK "https://dx.doi.org/10.1007/s00382-016-3079-6" </w:instrText>
      </w:r>
      <w:r w:rsidR="00642F13">
        <w:fldChar w:fldCharType="separate"/>
      </w:r>
      <w:r w:rsidRPr="00697E49">
        <w:rPr>
          <w:rStyle w:val="Hyperlink"/>
          <w:rFonts w:cs="Times New Roman"/>
          <w:sz w:val="20"/>
          <w:szCs w:val="20"/>
          <w:lang w:val="en-GB"/>
        </w:rPr>
        <w:t>10.1007/s00382-016-3079-6</w:t>
      </w:r>
      <w:r w:rsidR="00642F13">
        <w:rPr>
          <w:rStyle w:val="Hyperlink"/>
          <w:rFonts w:cs="Times New Roman"/>
          <w:sz w:val="20"/>
          <w:szCs w:val="20"/>
          <w:lang w:val="en-GB"/>
        </w:rPr>
        <w:fldChar w:fldCharType="end"/>
      </w:r>
      <w:r w:rsidRPr="00697E49">
        <w:rPr>
          <w:rFonts w:cs="Times New Roman"/>
          <w:sz w:val="20"/>
          <w:szCs w:val="20"/>
          <w:lang w:val="en-GB"/>
        </w:rPr>
        <w:t>.</w:t>
      </w:r>
    </w:p>
    <w:p w14:paraId="2B0B10F6" w14:textId="0F5C5D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Richardson, T. et al., 2018: Drivers of precipitation change: an energetic understanding. </w:t>
      </w:r>
      <w:r w:rsidRPr="00697E49">
        <w:rPr>
          <w:rFonts w:cs="Times New Roman"/>
          <w:i/>
          <w:sz w:val="20"/>
          <w:szCs w:val="20"/>
          <w:lang w:val="en-GB"/>
        </w:rPr>
        <w:t>J. CLimate</w:t>
      </w:r>
      <w:r w:rsidRPr="00697E49">
        <w:rPr>
          <w:rFonts w:cs="Times New Roman"/>
          <w:sz w:val="20"/>
          <w:szCs w:val="20"/>
          <w:lang w:val="en-GB"/>
        </w:rPr>
        <w:t>, doi:</w:t>
      </w:r>
      <w:r w:rsidR="00642F13">
        <w:fldChar w:fldCharType="begin"/>
      </w:r>
      <w:r w:rsidR="00642F13" w:rsidRPr="001D5B54">
        <w:rPr>
          <w:lang w:val="en-US"/>
          <w:rPrChange w:id="4466" w:author="Clotilde Pean" w:date="2021-06-21T14:15:00Z">
            <w:rPr/>
          </w:rPrChange>
        </w:rPr>
        <w:instrText xml:space="preserve"> HYPERLINK "https://dx.doi.org/10.1175/jcli-d-17-0240.1" </w:instrText>
      </w:r>
      <w:r w:rsidR="00642F13">
        <w:fldChar w:fldCharType="separate"/>
      </w:r>
      <w:r w:rsidRPr="00697E49">
        <w:rPr>
          <w:rStyle w:val="Hyperlink"/>
          <w:rFonts w:cs="Times New Roman"/>
          <w:sz w:val="20"/>
          <w:szCs w:val="20"/>
          <w:lang w:val="en-GB"/>
        </w:rPr>
        <w:t>10.1175/jcli-d-17-0240.1</w:t>
      </w:r>
      <w:r w:rsidR="00642F13">
        <w:rPr>
          <w:rStyle w:val="Hyperlink"/>
          <w:rFonts w:cs="Times New Roman"/>
          <w:sz w:val="20"/>
          <w:szCs w:val="20"/>
          <w:lang w:val="en-GB"/>
        </w:rPr>
        <w:fldChar w:fldCharType="end"/>
      </w:r>
      <w:r w:rsidRPr="00697E49">
        <w:rPr>
          <w:rFonts w:cs="Times New Roman"/>
          <w:sz w:val="20"/>
          <w:szCs w:val="20"/>
          <w:lang w:val="en-GB"/>
        </w:rPr>
        <w:t>.</w:t>
      </w:r>
    </w:p>
    <w:p w14:paraId="657F6197" w14:textId="02DE047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Richter, I., 2015: Climate model biases in the eastern tropical oceans: causes, impacts and ways forward. </w:t>
      </w:r>
      <w:r w:rsidRPr="00697E49">
        <w:rPr>
          <w:rFonts w:cs="Times New Roman"/>
          <w:i/>
          <w:sz w:val="20"/>
          <w:szCs w:val="20"/>
          <w:lang w:val="en-GB"/>
        </w:rPr>
        <w:t>Wiley Interdisciplinary Reviews: Climate Change</w:t>
      </w:r>
      <w:r w:rsidRPr="00697E49">
        <w:rPr>
          <w:rFonts w:cs="Times New Roman"/>
          <w:sz w:val="20"/>
          <w:szCs w:val="20"/>
          <w:lang w:val="en-GB"/>
        </w:rPr>
        <w:t xml:space="preserve">, </w:t>
      </w:r>
      <w:r w:rsidRPr="00697E49">
        <w:rPr>
          <w:rFonts w:cs="Times New Roman"/>
          <w:b/>
          <w:sz w:val="20"/>
          <w:szCs w:val="20"/>
          <w:lang w:val="en-GB"/>
        </w:rPr>
        <w:t>6(3)</w:t>
      </w:r>
      <w:r w:rsidRPr="00697E49">
        <w:rPr>
          <w:rFonts w:cs="Times New Roman"/>
          <w:sz w:val="20"/>
          <w:szCs w:val="20"/>
          <w:lang w:val="en-GB"/>
        </w:rPr>
        <w:t>, 345–358, doi:</w:t>
      </w:r>
      <w:r w:rsidR="00642F13">
        <w:fldChar w:fldCharType="begin"/>
      </w:r>
      <w:r w:rsidR="00642F13" w:rsidRPr="001D5B54">
        <w:rPr>
          <w:lang w:val="en-US"/>
          <w:rPrChange w:id="4467" w:author="Clotilde Pean" w:date="2021-06-21T14:15:00Z">
            <w:rPr/>
          </w:rPrChange>
        </w:rPr>
        <w:instrText xml:space="preserve"> HYPERLINK "https://dx.doi.org/10.1002/wcc.338" </w:instrText>
      </w:r>
      <w:r w:rsidR="00642F13">
        <w:fldChar w:fldCharType="separate"/>
      </w:r>
      <w:r w:rsidRPr="00697E49">
        <w:rPr>
          <w:rStyle w:val="Hyperlink"/>
          <w:rFonts w:cs="Times New Roman"/>
          <w:sz w:val="20"/>
          <w:szCs w:val="20"/>
          <w:lang w:val="en-GB"/>
        </w:rPr>
        <w:t>10.1002/wcc.338</w:t>
      </w:r>
      <w:r w:rsidR="00642F13">
        <w:rPr>
          <w:rStyle w:val="Hyperlink"/>
          <w:rFonts w:cs="Times New Roman"/>
          <w:sz w:val="20"/>
          <w:szCs w:val="20"/>
          <w:lang w:val="en-GB"/>
        </w:rPr>
        <w:fldChar w:fldCharType="end"/>
      </w:r>
      <w:r w:rsidRPr="00697E49">
        <w:rPr>
          <w:rFonts w:cs="Times New Roman"/>
          <w:sz w:val="20"/>
          <w:szCs w:val="20"/>
          <w:lang w:val="en-GB"/>
        </w:rPr>
        <w:t>.</w:t>
      </w:r>
    </w:p>
    <w:p w14:paraId="1A5CE753" w14:textId="484E685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Richter, I. and H. Tokinaga, 2020a: An overview of the performance of CMIP6 models in the tropical Atlantic: mean state, variability, and remote impacts.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55(9–10)</w:t>
      </w:r>
      <w:r w:rsidRPr="00697E49">
        <w:rPr>
          <w:rFonts w:cs="Times New Roman"/>
          <w:sz w:val="20"/>
          <w:szCs w:val="20"/>
          <w:lang w:val="en-GB"/>
        </w:rPr>
        <w:t>, 2579–2601, doi:</w:t>
      </w:r>
      <w:r w:rsidR="00642F13">
        <w:fldChar w:fldCharType="begin"/>
      </w:r>
      <w:r w:rsidR="00642F13" w:rsidRPr="001D5B54">
        <w:rPr>
          <w:lang w:val="en-US"/>
          <w:rPrChange w:id="4468" w:author="Clotilde Pean" w:date="2021-06-21T14:15:00Z">
            <w:rPr/>
          </w:rPrChange>
        </w:rPr>
        <w:instrText xml:space="preserve"> HYPERLINK "https://dx.doi.org/10.1007/s00382-020-05409-w" </w:instrText>
      </w:r>
      <w:r w:rsidR="00642F13">
        <w:fldChar w:fldCharType="separate"/>
      </w:r>
      <w:r w:rsidRPr="00697E49">
        <w:rPr>
          <w:rStyle w:val="Hyperlink"/>
          <w:rFonts w:cs="Times New Roman"/>
          <w:sz w:val="20"/>
          <w:szCs w:val="20"/>
          <w:lang w:val="en-GB"/>
        </w:rPr>
        <w:t>10.1007/s00382-020-05409-w</w:t>
      </w:r>
      <w:r w:rsidR="00642F13">
        <w:rPr>
          <w:rStyle w:val="Hyperlink"/>
          <w:rFonts w:cs="Times New Roman"/>
          <w:sz w:val="20"/>
          <w:szCs w:val="20"/>
          <w:lang w:val="en-GB"/>
        </w:rPr>
        <w:fldChar w:fldCharType="end"/>
      </w:r>
      <w:r w:rsidRPr="00697E49">
        <w:rPr>
          <w:rFonts w:cs="Times New Roman"/>
          <w:sz w:val="20"/>
          <w:szCs w:val="20"/>
          <w:lang w:val="en-GB"/>
        </w:rPr>
        <w:t>.</w:t>
      </w:r>
    </w:p>
    <w:p w14:paraId="03052028" w14:textId="5751B1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Richter, I. and H. Tokinaga, 2020b: An overview of the performance of CMIP6 models in the tropical Atlantic: mean state, variability, and remote impacts.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55(9–10)</w:t>
      </w:r>
      <w:r w:rsidRPr="00697E49">
        <w:rPr>
          <w:rFonts w:cs="Times New Roman"/>
          <w:sz w:val="20"/>
          <w:szCs w:val="20"/>
          <w:lang w:val="en-GB"/>
        </w:rPr>
        <w:t>, 2579–2601, doi:</w:t>
      </w:r>
      <w:r w:rsidR="00642F13">
        <w:fldChar w:fldCharType="begin"/>
      </w:r>
      <w:r w:rsidR="00642F13" w:rsidRPr="001D5B54">
        <w:rPr>
          <w:lang w:val="en-US"/>
          <w:rPrChange w:id="4469" w:author="Clotilde Pean" w:date="2021-06-21T14:15:00Z">
            <w:rPr/>
          </w:rPrChange>
        </w:rPr>
        <w:instrText xml:space="preserve"> HYPERLINK "https://dx.doi.org/10.1007/s00382-020-05409-w" </w:instrText>
      </w:r>
      <w:r w:rsidR="00642F13">
        <w:fldChar w:fldCharType="separate"/>
      </w:r>
      <w:r w:rsidRPr="00697E49">
        <w:rPr>
          <w:rStyle w:val="Hyperlink"/>
          <w:rFonts w:cs="Times New Roman"/>
          <w:sz w:val="20"/>
          <w:szCs w:val="20"/>
          <w:lang w:val="en-GB"/>
        </w:rPr>
        <w:t>10.1007/s00382-020-05409-w</w:t>
      </w:r>
      <w:r w:rsidR="00642F13">
        <w:rPr>
          <w:rStyle w:val="Hyperlink"/>
          <w:rFonts w:cs="Times New Roman"/>
          <w:sz w:val="20"/>
          <w:szCs w:val="20"/>
          <w:lang w:val="en-GB"/>
        </w:rPr>
        <w:fldChar w:fldCharType="end"/>
      </w:r>
      <w:r w:rsidRPr="00697E49">
        <w:rPr>
          <w:rFonts w:cs="Times New Roman"/>
          <w:sz w:val="20"/>
          <w:szCs w:val="20"/>
          <w:lang w:val="en-GB"/>
        </w:rPr>
        <w:t>.</w:t>
      </w:r>
    </w:p>
    <w:p w14:paraId="740D8C27" w14:textId="39C2FF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Richter, I., S.P. Xie, S.K. Behera, T. Doi, and Y. Masumoto, 2014: Equatorial Atlantic variability and its relation to mean state biases in CMIP5.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42(1–2)</w:t>
      </w:r>
      <w:r w:rsidRPr="00697E49">
        <w:rPr>
          <w:rFonts w:cs="Times New Roman"/>
          <w:sz w:val="20"/>
          <w:szCs w:val="20"/>
          <w:lang w:val="en-GB"/>
        </w:rPr>
        <w:t>, 171–188, doi:</w:t>
      </w:r>
      <w:r w:rsidR="00642F13">
        <w:fldChar w:fldCharType="begin"/>
      </w:r>
      <w:r w:rsidR="00642F13" w:rsidRPr="001D5B54">
        <w:rPr>
          <w:lang w:val="en-US"/>
          <w:rPrChange w:id="4470" w:author="Clotilde Pean" w:date="2021-06-21T14:15:00Z">
            <w:rPr/>
          </w:rPrChange>
        </w:rPr>
        <w:instrText xml:space="preserve"> HYPERLINK "https://dx.doi.org/10.1007/s00382-012-1624-5" </w:instrText>
      </w:r>
      <w:r w:rsidR="00642F13">
        <w:fldChar w:fldCharType="separate"/>
      </w:r>
      <w:r w:rsidRPr="00697E49">
        <w:rPr>
          <w:rStyle w:val="Hyperlink"/>
          <w:rFonts w:cs="Times New Roman"/>
          <w:sz w:val="20"/>
          <w:szCs w:val="20"/>
          <w:lang w:val="en-GB"/>
        </w:rPr>
        <w:t>10.1007/s00382-012-1624-5</w:t>
      </w:r>
      <w:r w:rsidR="00642F13">
        <w:rPr>
          <w:rStyle w:val="Hyperlink"/>
          <w:rFonts w:cs="Times New Roman"/>
          <w:sz w:val="20"/>
          <w:szCs w:val="20"/>
          <w:lang w:val="en-GB"/>
        </w:rPr>
        <w:fldChar w:fldCharType="end"/>
      </w:r>
      <w:r w:rsidRPr="00697E49">
        <w:rPr>
          <w:rFonts w:cs="Times New Roman"/>
          <w:sz w:val="20"/>
          <w:szCs w:val="20"/>
          <w:lang w:val="en-GB"/>
        </w:rPr>
        <w:t>.</w:t>
      </w:r>
    </w:p>
    <w:p w14:paraId="08D630DD" w14:textId="7879399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Richter, K. et al., 2020: Detecting a forced signal in satellite-era sea-level change.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15(9)</w:t>
      </w:r>
      <w:r w:rsidRPr="00697E49">
        <w:rPr>
          <w:rFonts w:cs="Times New Roman"/>
          <w:sz w:val="20"/>
          <w:szCs w:val="20"/>
          <w:lang w:val="en-GB"/>
        </w:rPr>
        <w:t>, 094079, doi:</w:t>
      </w:r>
      <w:r w:rsidR="00642F13">
        <w:fldChar w:fldCharType="begin"/>
      </w:r>
      <w:r w:rsidR="00642F13" w:rsidRPr="001D5B54">
        <w:rPr>
          <w:lang w:val="en-US"/>
          <w:rPrChange w:id="4471" w:author="Clotilde Pean" w:date="2021-06-21T14:15:00Z">
            <w:rPr/>
          </w:rPrChange>
        </w:rPr>
        <w:instrText xml:space="preserve"> HYPERLINK "https://dx.doi.org/10.1088/1748-9326/ab986e" </w:instrText>
      </w:r>
      <w:r w:rsidR="00642F13">
        <w:fldChar w:fldCharType="separate"/>
      </w:r>
      <w:r w:rsidRPr="00697E49">
        <w:rPr>
          <w:rStyle w:val="Hyperlink"/>
          <w:rFonts w:cs="Times New Roman"/>
          <w:sz w:val="20"/>
          <w:szCs w:val="20"/>
          <w:lang w:val="en-GB"/>
        </w:rPr>
        <w:t>10.1088/1748-9326/ab986e</w:t>
      </w:r>
      <w:r w:rsidR="00642F13">
        <w:rPr>
          <w:rStyle w:val="Hyperlink"/>
          <w:rFonts w:cs="Times New Roman"/>
          <w:sz w:val="20"/>
          <w:szCs w:val="20"/>
          <w:lang w:val="en-GB"/>
        </w:rPr>
        <w:fldChar w:fldCharType="end"/>
      </w:r>
      <w:r w:rsidRPr="00697E49">
        <w:rPr>
          <w:rFonts w:cs="Times New Roman"/>
          <w:sz w:val="20"/>
          <w:szCs w:val="20"/>
          <w:lang w:val="en-GB"/>
        </w:rPr>
        <w:t>.</w:t>
      </w:r>
    </w:p>
    <w:p w14:paraId="5DA261DD" w14:textId="1A4F191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Ridley, D.A. et al., 2014: Total volcanic stratospheric aerosol optical depths and implications for global climate change.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w:t>
      </w:r>
      <w:r w:rsidRPr="00697E49">
        <w:rPr>
          <w:rFonts w:cs="Times New Roman"/>
          <w:sz w:val="20"/>
          <w:szCs w:val="20"/>
          <w:lang w:val="en-GB"/>
        </w:rPr>
        <w:t>, 7763–7769, doi:</w:t>
      </w:r>
      <w:r w:rsidR="00642F13">
        <w:fldChar w:fldCharType="begin"/>
      </w:r>
      <w:r w:rsidR="00642F13" w:rsidRPr="001D5B54">
        <w:rPr>
          <w:lang w:val="en-US"/>
          <w:rPrChange w:id="4472" w:author="Clotilde Pean" w:date="2021-06-21T14:15:00Z">
            <w:rPr/>
          </w:rPrChange>
        </w:rPr>
        <w:instrText xml:space="preserve"> HYPERLINK "https://dx.doi.org/10.1002/2014gl061541" </w:instrText>
      </w:r>
      <w:r w:rsidR="00642F13">
        <w:fldChar w:fldCharType="separate"/>
      </w:r>
      <w:r w:rsidRPr="00697E49">
        <w:rPr>
          <w:rStyle w:val="Hyperlink"/>
          <w:rFonts w:cs="Times New Roman"/>
          <w:sz w:val="20"/>
          <w:szCs w:val="20"/>
          <w:lang w:val="en-GB"/>
        </w:rPr>
        <w:t>10.1002/2014gl061541</w:t>
      </w:r>
      <w:r w:rsidR="00642F13">
        <w:rPr>
          <w:rStyle w:val="Hyperlink"/>
          <w:rFonts w:cs="Times New Roman"/>
          <w:sz w:val="20"/>
          <w:szCs w:val="20"/>
          <w:lang w:val="en-GB"/>
        </w:rPr>
        <w:fldChar w:fldCharType="end"/>
      </w:r>
      <w:r w:rsidRPr="00697E49">
        <w:rPr>
          <w:rFonts w:cs="Times New Roman"/>
          <w:sz w:val="20"/>
          <w:szCs w:val="20"/>
          <w:lang w:val="en-GB"/>
        </w:rPr>
        <w:t>.</w:t>
      </w:r>
    </w:p>
    <w:p w14:paraId="678194DD" w14:textId="6CFCD74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Rieger, L.A. et al., 2020: Quantifying CanESM5 and EAMv1 sensitivities to Mt. Pinatubo volcanic forcing for the CMIP6 historical experiment.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13(10)</w:t>
      </w:r>
      <w:r w:rsidRPr="00697E49">
        <w:rPr>
          <w:rFonts w:cs="Times New Roman"/>
          <w:sz w:val="20"/>
          <w:szCs w:val="20"/>
          <w:lang w:val="en-GB"/>
        </w:rPr>
        <w:t>, 4831–4843, doi:</w:t>
      </w:r>
      <w:r w:rsidR="00642F13">
        <w:fldChar w:fldCharType="begin"/>
      </w:r>
      <w:r w:rsidR="00642F13" w:rsidRPr="001D5B54">
        <w:rPr>
          <w:lang w:val="en-US"/>
          <w:rPrChange w:id="4473" w:author="Clotilde Pean" w:date="2021-06-21T14:15:00Z">
            <w:rPr/>
          </w:rPrChange>
        </w:rPr>
        <w:instrText xml:space="preserve"> HYPERLINK "https://dx.doi.org/10.5194/gmd-13-4831-2020" </w:instrText>
      </w:r>
      <w:r w:rsidR="00642F13">
        <w:fldChar w:fldCharType="separate"/>
      </w:r>
      <w:r w:rsidRPr="00697E49">
        <w:rPr>
          <w:rStyle w:val="Hyperlink"/>
          <w:rFonts w:cs="Times New Roman"/>
          <w:sz w:val="20"/>
          <w:szCs w:val="20"/>
          <w:lang w:val="en-GB"/>
        </w:rPr>
        <w:t>10.5194/gmd-13-4831-2020</w:t>
      </w:r>
      <w:r w:rsidR="00642F13">
        <w:rPr>
          <w:rStyle w:val="Hyperlink"/>
          <w:rFonts w:cs="Times New Roman"/>
          <w:sz w:val="20"/>
          <w:szCs w:val="20"/>
          <w:lang w:val="en-GB"/>
        </w:rPr>
        <w:fldChar w:fldCharType="end"/>
      </w:r>
      <w:r w:rsidRPr="00697E49">
        <w:rPr>
          <w:rFonts w:cs="Times New Roman"/>
          <w:sz w:val="20"/>
          <w:szCs w:val="20"/>
          <w:lang w:val="en-GB"/>
        </w:rPr>
        <w:t>.</w:t>
      </w:r>
    </w:p>
    <w:p w14:paraId="3ADCD56E" w14:textId="66A54D4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Righi, M. et al., 2020: Earth System Model Evaluation Tool (ESMValTool) v2.0 – technical overview.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13(3)</w:t>
      </w:r>
      <w:r w:rsidRPr="00697E49">
        <w:rPr>
          <w:rFonts w:cs="Times New Roman"/>
          <w:sz w:val="20"/>
          <w:szCs w:val="20"/>
          <w:lang w:val="en-GB"/>
        </w:rPr>
        <w:t>, 1179–1199, doi:</w:t>
      </w:r>
      <w:r w:rsidR="00642F13">
        <w:fldChar w:fldCharType="begin"/>
      </w:r>
      <w:r w:rsidR="00642F13" w:rsidRPr="001D5B54">
        <w:rPr>
          <w:lang w:val="en-US"/>
          <w:rPrChange w:id="4474" w:author="Clotilde Pean" w:date="2021-06-21T14:15:00Z">
            <w:rPr/>
          </w:rPrChange>
        </w:rPr>
        <w:instrText xml:space="preserve"> HYPERLINK "https://dx.doi.org/10.5194/gmd-13-1179-2020" </w:instrText>
      </w:r>
      <w:r w:rsidR="00642F13">
        <w:fldChar w:fldCharType="separate"/>
      </w:r>
      <w:r w:rsidRPr="00697E49">
        <w:rPr>
          <w:rStyle w:val="Hyperlink"/>
          <w:rFonts w:cs="Times New Roman"/>
          <w:sz w:val="20"/>
          <w:szCs w:val="20"/>
          <w:lang w:val="en-GB"/>
        </w:rPr>
        <w:t>10.5194/gmd-13-1179-2020</w:t>
      </w:r>
      <w:r w:rsidR="00642F13">
        <w:rPr>
          <w:rStyle w:val="Hyperlink"/>
          <w:rFonts w:cs="Times New Roman"/>
          <w:sz w:val="20"/>
          <w:szCs w:val="20"/>
          <w:lang w:val="en-GB"/>
        </w:rPr>
        <w:fldChar w:fldCharType="end"/>
      </w:r>
      <w:r w:rsidRPr="00697E49">
        <w:rPr>
          <w:rFonts w:cs="Times New Roman"/>
          <w:sz w:val="20"/>
          <w:szCs w:val="20"/>
          <w:lang w:val="en-GB"/>
        </w:rPr>
        <w:t>.</w:t>
      </w:r>
    </w:p>
    <w:p w14:paraId="6E92C395" w14:textId="51A4567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Rignot, E. et al., 2019: Four decades of Antarctic Ice Sheet mass balance from 1979-2017.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116(4)</w:t>
      </w:r>
      <w:r w:rsidRPr="00697E49">
        <w:rPr>
          <w:rFonts w:cs="Times New Roman"/>
          <w:sz w:val="20"/>
          <w:szCs w:val="20"/>
          <w:lang w:val="en-GB"/>
        </w:rPr>
        <w:t>, 1–9, doi:</w:t>
      </w:r>
      <w:r w:rsidR="00642F13">
        <w:fldChar w:fldCharType="begin"/>
      </w:r>
      <w:r w:rsidR="00642F13" w:rsidRPr="001D5B54">
        <w:rPr>
          <w:lang w:val="en-US"/>
          <w:rPrChange w:id="4475" w:author="Clotilde Pean" w:date="2021-06-21T14:15:00Z">
            <w:rPr/>
          </w:rPrChange>
        </w:rPr>
        <w:instrText xml:space="preserve"> HYPERLINK "https://dx.doi.org/10.1073/pnas.1812883116" </w:instrText>
      </w:r>
      <w:r w:rsidR="00642F13">
        <w:fldChar w:fldCharType="separate"/>
      </w:r>
      <w:r w:rsidRPr="00697E49">
        <w:rPr>
          <w:rStyle w:val="Hyperlink"/>
          <w:rFonts w:cs="Times New Roman"/>
          <w:sz w:val="20"/>
          <w:szCs w:val="20"/>
          <w:lang w:val="en-GB"/>
        </w:rPr>
        <w:t>10.1073/pnas.1812883116</w:t>
      </w:r>
      <w:r w:rsidR="00642F13">
        <w:rPr>
          <w:rStyle w:val="Hyperlink"/>
          <w:rFonts w:cs="Times New Roman"/>
          <w:sz w:val="20"/>
          <w:szCs w:val="20"/>
          <w:lang w:val="en-GB"/>
        </w:rPr>
        <w:fldChar w:fldCharType="end"/>
      </w:r>
      <w:r w:rsidRPr="00697E49">
        <w:rPr>
          <w:rFonts w:cs="Times New Roman"/>
          <w:sz w:val="20"/>
          <w:szCs w:val="20"/>
          <w:lang w:val="en-GB"/>
        </w:rPr>
        <w:t>.</w:t>
      </w:r>
    </w:p>
    <w:p w14:paraId="2896FE56" w14:textId="745531C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Ríos, A.F. et al., 2015: Decadal acidification in the water masses of the Atlantic Ocean..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112(32)</w:t>
      </w:r>
      <w:r w:rsidRPr="00697E49">
        <w:rPr>
          <w:rFonts w:cs="Times New Roman"/>
          <w:sz w:val="20"/>
          <w:szCs w:val="20"/>
          <w:lang w:val="en-GB"/>
        </w:rPr>
        <w:t>, 9950–5, doi:</w:t>
      </w:r>
      <w:r w:rsidR="00642F13">
        <w:fldChar w:fldCharType="begin"/>
      </w:r>
      <w:r w:rsidR="00642F13" w:rsidRPr="001D5B54">
        <w:rPr>
          <w:lang w:val="en-US"/>
          <w:rPrChange w:id="4476" w:author="Clotilde Pean" w:date="2021-06-21T14:15:00Z">
            <w:rPr/>
          </w:rPrChange>
        </w:rPr>
        <w:instrText xml:space="preserve"> HYPERLINK "https://dx.doi.org/10.1073/pnas.1504613112" </w:instrText>
      </w:r>
      <w:r w:rsidR="00642F13">
        <w:fldChar w:fldCharType="separate"/>
      </w:r>
      <w:r w:rsidRPr="00697E49">
        <w:rPr>
          <w:rStyle w:val="Hyperlink"/>
          <w:rFonts w:cs="Times New Roman"/>
          <w:sz w:val="20"/>
          <w:szCs w:val="20"/>
          <w:lang w:val="en-GB"/>
        </w:rPr>
        <w:t>10.1073/pnas.1504613112</w:t>
      </w:r>
      <w:r w:rsidR="00642F13">
        <w:rPr>
          <w:rStyle w:val="Hyperlink"/>
          <w:rFonts w:cs="Times New Roman"/>
          <w:sz w:val="20"/>
          <w:szCs w:val="20"/>
          <w:lang w:val="en-GB"/>
        </w:rPr>
        <w:fldChar w:fldCharType="end"/>
      </w:r>
      <w:r w:rsidRPr="00697E49">
        <w:rPr>
          <w:rFonts w:cs="Times New Roman"/>
          <w:sz w:val="20"/>
          <w:szCs w:val="20"/>
          <w:lang w:val="en-GB"/>
        </w:rPr>
        <w:t>.</w:t>
      </w:r>
    </w:p>
    <w:p w14:paraId="03631EEC" w14:textId="5A51639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Risbey, J.S. et al., 2014: Well-estimated global surface warming in climate projections selected for ENSO phase.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w:t>
      </w:r>
      <w:r w:rsidRPr="00697E49">
        <w:rPr>
          <w:rFonts w:cs="Times New Roman"/>
          <w:sz w:val="20"/>
          <w:szCs w:val="20"/>
          <w:lang w:val="en-GB"/>
        </w:rPr>
        <w:t>, 835, doi:</w:t>
      </w:r>
      <w:r w:rsidR="00642F13">
        <w:fldChar w:fldCharType="begin"/>
      </w:r>
      <w:r w:rsidR="00642F13" w:rsidRPr="001D5B54">
        <w:rPr>
          <w:lang w:val="en-US"/>
          <w:rPrChange w:id="4477" w:author="Clotilde Pean" w:date="2021-06-21T14:15:00Z">
            <w:rPr/>
          </w:rPrChange>
        </w:rPr>
        <w:instrText xml:space="preserve"> HYPERLINK "https://dx.doi.org/10.1038/nclimate2310" </w:instrText>
      </w:r>
      <w:r w:rsidR="00642F13">
        <w:fldChar w:fldCharType="separate"/>
      </w:r>
      <w:r w:rsidRPr="00697E49">
        <w:rPr>
          <w:rStyle w:val="Hyperlink"/>
          <w:rFonts w:cs="Times New Roman"/>
          <w:sz w:val="20"/>
          <w:szCs w:val="20"/>
          <w:lang w:val="en-GB"/>
        </w:rPr>
        <w:t>10.1038/nclimate2310</w:t>
      </w:r>
      <w:r w:rsidR="00642F13">
        <w:rPr>
          <w:rStyle w:val="Hyperlink"/>
          <w:rFonts w:cs="Times New Roman"/>
          <w:sz w:val="20"/>
          <w:szCs w:val="20"/>
          <w:lang w:val="en-GB"/>
        </w:rPr>
        <w:fldChar w:fldCharType="end"/>
      </w:r>
      <w:r w:rsidRPr="00697E49">
        <w:rPr>
          <w:rFonts w:cs="Times New Roman"/>
          <w:sz w:val="20"/>
          <w:szCs w:val="20"/>
          <w:lang w:val="en-GB"/>
        </w:rPr>
        <w:t>.</w:t>
      </w:r>
    </w:p>
    <w:p w14:paraId="7F669236" w14:textId="32348C1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Risbey, J.S. et al., 2018: A fluctuation in surface temperature in historical context: reassessment and retrospective on the evidence.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13(12)</w:t>
      </w:r>
      <w:r w:rsidRPr="00697E49">
        <w:rPr>
          <w:rFonts w:cs="Times New Roman"/>
          <w:sz w:val="20"/>
          <w:szCs w:val="20"/>
          <w:lang w:val="en-GB"/>
        </w:rPr>
        <w:t>, 123008, doi:</w:t>
      </w:r>
      <w:r w:rsidR="00642F13">
        <w:fldChar w:fldCharType="begin"/>
      </w:r>
      <w:r w:rsidR="00642F13" w:rsidRPr="001D5B54">
        <w:rPr>
          <w:lang w:val="en-US"/>
          <w:rPrChange w:id="4478" w:author="Clotilde Pean" w:date="2021-06-21T14:15:00Z">
            <w:rPr/>
          </w:rPrChange>
        </w:rPr>
        <w:instrText xml:space="preserve"> HYPERLINK "https://dx.doi.org/10.1088/1748-9326/aaf342" </w:instrText>
      </w:r>
      <w:r w:rsidR="00642F13">
        <w:fldChar w:fldCharType="separate"/>
      </w:r>
      <w:r w:rsidRPr="00697E49">
        <w:rPr>
          <w:rStyle w:val="Hyperlink"/>
          <w:rFonts w:cs="Times New Roman"/>
          <w:sz w:val="20"/>
          <w:szCs w:val="20"/>
          <w:lang w:val="en-GB"/>
        </w:rPr>
        <w:t>10.1088/1748-9326/aaf342</w:t>
      </w:r>
      <w:r w:rsidR="00642F13">
        <w:rPr>
          <w:rStyle w:val="Hyperlink"/>
          <w:rFonts w:cs="Times New Roman"/>
          <w:sz w:val="20"/>
          <w:szCs w:val="20"/>
          <w:lang w:val="en-GB"/>
        </w:rPr>
        <w:fldChar w:fldCharType="end"/>
      </w:r>
      <w:r w:rsidRPr="00697E49">
        <w:rPr>
          <w:rFonts w:cs="Times New Roman"/>
          <w:sz w:val="20"/>
          <w:szCs w:val="20"/>
          <w:lang w:val="en-GB"/>
        </w:rPr>
        <w:t>.</w:t>
      </w:r>
    </w:p>
    <w:p w14:paraId="24F050EA" w14:textId="5C1B19D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Riser, S.C. et al., 2016: Fifteen years of ocean observations with the global Argo array.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6(2)</w:t>
      </w:r>
      <w:r w:rsidRPr="00697E49">
        <w:rPr>
          <w:rFonts w:cs="Times New Roman"/>
          <w:sz w:val="20"/>
          <w:szCs w:val="20"/>
          <w:lang w:val="en-GB"/>
        </w:rPr>
        <w:t>, 145–153, doi:</w:t>
      </w:r>
      <w:r w:rsidR="00642F13">
        <w:fldChar w:fldCharType="begin"/>
      </w:r>
      <w:r w:rsidR="00642F13" w:rsidRPr="001D5B54">
        <w:rPr>
          <w:lang w:val="en-US"/>
          <w:rPrChange w:id="4479" w:author="Clotilde Pean" w:date="2021-06-21T14:15:00Z">
            <w:rPr/>
          </w:rPrChange>
        </w:rPr>
        <w:instrText xml:space="preserve"> HYPERLINK "https://dx.doi.org/10.1038/nclimate2872" </w:instrText>
      </w:r>
      <w:r w:rsidR="00642F13">
        <w:fldChar w:fldCharType="separate"/>
      </w:r>
      <w:r w:rsidRPr="00697E49">
        <w:rPr>
          <w:rStyle w:val="Hyperlink"/>
          <w:rFonts w:cs="Times New Roman"/>
          <w:sz w:val="20"/>
          <w:szCs w:val="20"/>
          <w:lang w:val="en-GB"/>
        </w:rPr>
        <w:t>10.1038/nclimate2872</w:t>
      </w:r>
      <w:r w:rsidR="00642F13">
        <w:rPr>
          <w:rStyle w:val="Hyperlink"/>
          <w:rFonts w:cs="Times New Roman"/>
          <w:sz w:val="20"/>
          <w:szCs w:val="20"/>
          <w:lang w:val="en-GB"/>
        </w:rPr>
        <w:fldChar w:fldCharType="end"/>
      </w:r>
      <w:r w:rsidRPr="00697E49">
        <w:rPr>
          <w:rFonts w:cs="Times New Roman"/>
          <w:sz w:val="20"/>
          <w:szCs w:val="20"/>
          <w:lang w:val="en-GB"/>
        </w:rPr>
        <w:t>.</w:t>
      </w:r>
    </w:p>
    <w:p w14:paraId="16BA21AC" w14:textId="19EECD1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Ritter, R. et al., 2017: Observation-Based Trends of the Southern Ocean Carbon Sink.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44(24)</w:t>
      </w:r>
      <w:r w:rsidRPr="00697E49">
        <w:rPr>
          <w:rFonts w:cs="Times New Roman"/>
          <w:sz w:val="20"/>
          <w:szCs w:val="20"/>
          <w:lang w:val="en-GB"/>
        </w:rPr>
        <w:t>, 12,339–12,348, doi:</w:t>
      </w:r>
      <w:r w:rsidR="00642F13">
        <w:fldChar w:fldCharType="begin"/>
      </w:r>
      <w:r w:rsidR="00642F13" w:rsidRPr="001D5B54">
        <w:rPr>
          <w:lang w:val="en-US"/>
          <w:rPrChange w:id="4480" w:author="Clotilde Pean" w:date="2021-06-21T14:15:00Z">
            <w:rPr/>
          </w:rPrChange>
        </w:rPr>
        <w:instrText xml:space="preserve"> HYPERLINK "https://dx.doi.org/10.1002/2017gl074837" </w:instrText>
      </w:r>
      <w:r w:rsidR="00642F13">
        <w:fldChar w:fldCharType="separate"/>
      </w:r>
      <w:r w:rsidRPr="00697E49">
        <w:rPr>
          <w:rStyle w:val="Hyperlink"/>
          <w:rFonts w:cs="Times New Roman"/>
          <w:sz w:val="20"/>
          <w:szCs w:val="20"/>
          <w:lang w:val="en-GB"/>
        </w:rPr>
        <w:t>10.1002/2017gl074837</w:t>
      </w:r>
      <w:r w:rsidR="00642F13">
        <w:rPr>
          <w:rStyle w:val="Hyperlink"/>
          <w:rFonts w:cs="Times New Roman"/>
          <w:sz w:val="20"/>
          <w:szCs w:val="20"/>
          <w:lang w:val="en-GB"/>
        </w:rPr>
        <w:fldChar w:fldCharType="end"/>
      </w:r>
      <w:r w:rsidRPr="00697E49">
        <w:rPr>
          <w:rFonts w:cs="Times New Roman"/>
          <w:sz w:val="20"/>
          <w:szCs w:val="20"/>
          <w:lang w:val="en-GB"/>
        </w:rPr>
        <w:t>.</w:t>
      </w:r>
    </w:p>
    <w:p w14:paraId="793E0E84" w14:textId="429D921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Ritz, S.P., T.F. Stocker, J.O. Grimalt, L. Menviel, and A. Timmermann, 2013: Estimated strength of the Atlantic overturning circulation during the last deglaciation.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6(3)</w:t>
      </w:r>
      <w:r w:rsidRPr="00697E49">
        <w:rPr>
          <w:rFonts w:cs="Times New Roman"/>
          <w:sz w:val="20"/>
          <w:szCs w:val="20"/>
          <w:lang w:val="en-GB"/>
        </w:rPr>
        <w:t>, 208–212, doi:</w:t>
      </w:r>
      <w:r w:rsidR="00642F13">
        <w:fldChar w:fldCharType="begin"/>
      </w:r>
      <w:r w:rsidR="00642F13" w:rsidRPr="001D5B54">
        <w:rPr>
          <w:lang w:val="en-US"/>
          <w:rPrChange w:id="4481" w:author="Clotilde Pean" w:date="2021-06-21T14:15:00Z">
            <w:rPr/>
          </w:rPrChange>
        </w:rPr>
        <w:instrText xml:space="preserve"> HYPERLINK "https://dx.doi.org/10.1038/ngeo1723" </w:instrText>
      </w:r>
      <w:r w:rsidR="00642F13">
        <w:fldChar w:fldCharType="separate"/>
      </w:r>
      <w:r w:rsidRPr="00697E49">
        <w:rPr>
          <w:rStyle w:val="Hyperlink"/>
          <w:rFonts w:cs="Times New Roman"/>
          <w:sz w:val="20"/>
          <w:szCs w:val="20"/>
          <w:lang w:val="en-GB"/>
        </w:rPr>
        <w:t>10.1038/ngeo1723</w:t>
      </w:r>
      <w:r w:rsidR="00642F13">
        <w:rPr>
          <w:rStyle w:val="Hyperlink"/>
          <w:rFonts w:cs="Times New Roman"/>
          <w:sz w:val="20"/>
          <w:szCs w:val="20"/>
          <w:lang w:val="en-GB"/>
        </w:rPr>
        <w:fldChar w:fldCharType="end"/>
      </w:r>
      <w:r w:rsidRPr="00697E49">
        <w:rPr>
          <w:rFonts w:cs="Times New Roman"/>
          <w:sz w:val="20"/>
          <w:szCs w:val="20"/>
          <w:lang w:val="en-GB"/>
        </w:rPr>
        <w:t>.</w:t>
      </w:r>
    </w:p>
    <w:p w14:paraId="31FB880E" w14:textId="1EC1F21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Roach, L.A., S.M. Dean, and J.A. Renwick, 2018: Consistent biases in Antarctic sea ice concentration simulated by climate models.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12(1)</w:t>
      </w:r>
      <w:r w:rsidRPr="00697E49">
        <w:rPr>
          <w:rFonts w:cs="Times New Roman"/>
          <w:sz w:val="20"/>
          <w:szCs w:val="20"/>
          <w:lang w:val="en-GB"/>
        </w:rPr>
        <w:t>, 365–383, doi:</w:t>
      </w:r>
      <w:r w:rsidR="00642F13">
        <w:fldChar w:fldCharType="begin"/>
      </w:r>
      <w:r w:rsidR="00642F13" w:rsidRPr="001D5B54">
        <w:rPr>
          <w:lang w:val="en-US"/>
          <w:rPrChange w:id="4482" w:author="Clotilde Pean" w:date="2021-06-21T14:15:00Z">
            <w:rPr/>
          </w:rPrChange>
        </w:rPr>
        <w:instrText xml:space="preserve"> HYPERLINK "https://dx.doi.org/10.5194/tc-12-365-2018" </w:instrText>
      </w:r>
      <w:r w:rsidR="00642F13">
        <w:fldChar w:fldCharType="separate"/>
      </w:r>
      <w:r w:rsidRPr="00697E49">
        <w:rPr>
          <w:rStyle w:val="Hyperlink"/>
          <w:rFonts w:cs="Times New Roman"/>
          <w:sz w:val="20"/>
          <w:szCs w:val="20"/>
          <w:lang w:val="en-GB"/>
        </w:rPr>
        <w:t>10.5194/tc-12-365-2018</w:t>
      </w:r>
      <w:r w:rsidR="00642F13">
        <w:rPr>
          <w:rStyle w:val="Hyperlink"/>
          <w:rFonts w:cs="Times New Roman"/>
          <w:sz w:val="20"/>
          <w:szCs w:val="20"/>
          <w:lang w:val="en-GB"/>
        </w:rPr>
        <w:fldChar w:fldCharType="end"/>
      </w:r>
      <w:r w:rsidRPr="00697E49">
        <w:rPr>
          <w:rFonts w:cs="Times New Roman"/>
          <w:sz w:val="20"/>
          <w:szCs w:val="20"/>
          <w:lang w:val="en-GB"/>
        </w:rPr>
        <w:t>.</w:t>
      </w:r>
    </w:p>
    <w:p w14:paraId="11701F64" w14:textId="50A0383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Roach, L.A. et al., 2020: Antarctic Sea Ice in CMIP6.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47(9)</w:t>
      </w:r>
      <w:r w:rsidRPr="00697E49">
        <w:rPr>
          <w:rFonts w:cs="Times New Roman"/>
          <w:sz w:val="20"/>
          <w:szCs w:val="20"/>
          <w:lang w:val="en-GB"/>
        </w:rPr>
        <w:t>, e2019GL086729, doi:</w:t>
      </w:r>
      <w:r w:rsidR="00642F13">
        <w:fldChar w:fldCharType="begin"/>
      </w:r>
      <w:r w:rsidR="00642F13" w:rsidRPr="001D5B54">
        <w:rPr>
          <w:lang w:val="en-US"/>
          <w:rPrChange w:id="4483" w:author="Clotilde Pean" w:date="2021-06-21T14:15:00Z">
            <w:rPr/>
          </w:rPrChange>
        </w:rPr>
        <w:instrText xml:space="preserve"> HYPERLINK "https://dx.doi.org/10.1029/2019gl086729" </w:instrText>
      </w:r>
      <w:r w:rsidR="00642F13">
        <w:fldChar w:fldCharType="separate"/>
      </w:r>
      <w:r w:rsidRPr="00697E49">
        <w:rPr>
          <w:rStyle w:val="Hyperlink"/>
          <w:rFonts w:cs="Times New Roman"/>
          <w:sz w:val="20"/>
          <w:szCs w:val="20"/>
          <w:lang w:val="en-GB"/>
        </w:rPr>
        <w:t>10.1029/2019gl086729</w:t>
      </w:r>
      <w:r w:rsidR="00642F13">
        <w:rPr>
          <w:rStyle w:val="Hyperlink"/>
          <w:rFonts w:cs="Times New Roman"/>
          <w:sz w:val="20"/>
          <w:szCs w:val="20"/>
          <w:lang w:val="en-GB"/>
        </w:rPr>
        <w:fldChar w:fldCharType="end"/>
      </w:r>
      <w:r w:rsidRPr="00697E49">
        <w:rPr>
          <w:rFonts w:cs="Times New Roman"/>
          <w:sz w:val="20"/>
          <w:szCs w:val="20"/>
          <w:lang w:val="en-GB"/>
        </w:rPr>
        <w:t>.</w:t>
      </w:r>
    </w:p>
    <w:p w14:paraId="2D9A9432" w14:textId="38B85C8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C.D., L. Jackson, and D. McNeall, 2014: Is the 2004–2012 reduction of the Atlantic meridional overturning circulation significant?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41(9)</w:t>
      </w:r>
      <w:r w:rsidRPr="00697E49">
        <w:rPr>
          <w:rFonts w:cs="Times New Roman"/>
          <w:sz w:val="20"/>
          <w:szCs w:val="20"/>
          <w:lang w:val="en-GB"/>
        </w:rPr>
        <w:t>, 3204–3210, doi:</w:t>
      </w:r>
      <w:r w:rsidR="00642F13">
        <w:fldChar w:fldCharType="begin"/>
      </w:r>
      <w:r w:rsidR="00642F13" w:rsidRPr="001D5B54">
        <w:rPr>
          <w:lang w:val="en-US"/>
          <w:rPrChange w:id="4484" w:author="Clotilde Pean" w:date="2021-06-21T14:15:00Z">
            <w:rPr/>
          </w:rPrChange>
        </w:rPr>
        <w:instrText xml:space="preserve"> HYPERLINK "https://dx.doi.org/10.1002/2014gl059473" </w:instrText>
      </w:r>
      <w:r w:rsidR="00642F13">
        <w:fldChar w:fldCharType="separate"/>
      </w:r>
      <w:r w:rsidRPr="00697E49">
        <w:rPr>
          <w:rStyle w:val="Hyperlink"/>
          <w:rFonts w:cs="Times New Roman"/>
          <w:sz w:val="20"/>
          <w:szCs w:val="20"/>
          <w:lang w:val="en-GB"/>
        </w:rPr>
        <w:t>10.1002/2014gl059473</w:t>
      </w:r>
      <w:r w:rsidR="00642F13">
        <w:rPr>
          <w:rStyle w:val="Hyperlink"/>
          <w:rFonts w:cs="Times New Roman"/>
          <w:sz w:val="20"/>
          <w:szCs w:val="20"/>
          <w:lang w:val="en-GB"/>
        </w:rPr>
        <w:fldChar w:fldCharType="end"/>
      </w:r>
      <w:r w:rsidRPr="00697E49">
        <w:rPr>
          <w:rFonts w:cs="Times New Roman"/>
          <w:sz w:val="20"/>
          <w:szCs w:val="20"/>
          <w:lang w:val="en-GB"/>
        </w:rPr>
        <w:t>.</w:t>
      </w:r>
    </w:p>
    <w:p w14:paraId="13C2F300" w14:textId="11BF24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C.D., M.D. Palmer, D. McNeall, and M. Collins, 2015: Quantifying the likelihood of a continued hiatus in global warming.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5(4)</w:t>
      </w:r>
      <w:r w:rsidRPr="00697E49">
        <w:rPr>
          <w:rFonts w:cs="Times New Roman"/>
          <w:sz w:val="20"/>
          <w:szCs w:val="20"/>
          <w:lang w:val="en-GB"/>
        </w:rPr>
        <w:t>, 337–342, doi:</w:t>
      </w:r>
      <w:r w:rsidR="00642F13">
        <w:fldChar w:fldCharType="begin"/>
      </w:r>
      <w:r w:rsidR="00642F13" w:rsidRPr="001D5B54">
        <w:rPr>
          <w:lang w:val="en-US"/>
          <w:rPrChange w:id="4485" w:author="Clotilde Pean" w:date="2021-06-21T14:15:00Z">
            <w:rPr/>
          </w:rPrChange>
        </w:rPr>
        <w:instrText xml:space="preserve"> HYPERLINK "https://dx.doi.org/10.1038/nclimate2531" </w:instrText>
      </w:r>
      <w:r w:rsidR="00642F13">
        <w:fldChar w:fldCharType="separate"/>
      </w:r>
      <w:r w:rsidRPr="00697E49">
        <w:rPr>
          <w:rStyle w:val="Hyperlink"/>
          <w:rFonts w:cs="Times New Roman"/>
          <w:sz w:val="20"/>
          <w:szCs w:val="20"/>
          <w:lang w:val="en-GB"/>
        </w:rPr>
        <w:t>10.1038/nclimate2531</w:t>
      </w:r>
      <w:r w:rsidR="00642F13">
        <w:rPr>
          <w:rStyle w:val="Hyperlink"/>
          <w:rFonts w:cs="Times New Roman"/>
          <w:sz w:val="20"/>
          <w:szCs w:val="20"/>
          <w:lang w:val="en-GB"/>
        </w:rPr>
        <w:fldChar w:fldCharType="end"/>
      </w:r>
      <w:r w:rsidRPr="00697E49">
        <w:rPr>
          <w:rFonts w:cs="Times New Roman"/>
          <w:sz w:val="20"/>
          <w:szCs w:val="20"/>
          <w:lang w:val="en-GB"/>
        </w:rPr>
        <w:t>.</w:t>
      </w:r>
    </w:p>
    <w:p w14:paraId="6CE7C425" w14:textId="39321E2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C.D. et al., 2018: Climate model configurations of the ECMWF Integrated Forecasting System (ECMWF-IFS cycle 43r1) for HighResMIP.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11(9)</w:t>
      </w:r>
      <w:r w:rsidRPr="00697E49">
        <w:rPr>
          <w:rFonts w:cs="Times New Roman"/>
          <w:sz w:val="20"/>
          <w:szCs w:val="20"/>
          <w:lang w:val="en-GB"/>
        </w:rPr>
        <w:t>, 3681–3712, doi:</w:t>
      </w:r>
      <w:r w:rsidR="00642F13">
        <w:fldChar w:fldCharType="begin"/>
      </w:r>
      <w:r w:rsidR="00642F13" w:rsidRPr="001D5B54">
        <w:rPr>
          <w:lang w:val="en-US"/>
          <w:rPrChange w:id="4486" w:author="Clotilde Pean" w:date="2021-06-21T14:15:00Z">
            <w:rPr/>
          </w:rPrChange>
        </w:rPr>
        <w:instrText xml:space="preserve"> HYPERLINK "https://dx.doi.org/10.5194/gmd-11-3681-2018" </w:instrText>
      </w:r>
      <w:r w:rsidR="00642F13">
        <w:fldChar w:fldCharType="separate"/>
      </w:r>
      <w:r w:rsidRPr="00697E49">
        <w:rPr>
          <w:rStyle w:val="Hyperlink"/>
          <w:rFonts w:cs="Times New Roman"/>
          <w:sz w:val="20"/>
          <w:szCs w:val="20"/>
          <w:lang w:val="en-GB"/>
        </w:rPr>
        <w:t>10.5194/gmd-11-3681-2018</w:t>
      </w:r>
      <w:r w:rsidR="00642F13">
        <w:rPr>
          <w:rStyle w:val="Hyperlink"/>
          <w:rFonts w:cs="Times New Roman"/>
          <w:sz w:val="20"/>
          <w:szCs w:val="20"/>
          <w:lang w:val="en-GB"/>
        </w:rPr>
        <w:fldChar w:fldCharType="end"/>
      </w:r>
      <w:r w:rsidRPr="00697E49">
        <w:rPr>
          <w:rFonts w:cs="Times New Roman"/>
          <w:sz w:val="20"/>
          <w:szCs w:val="20"/>
          <w:lang w:val="en-GB"/>
        </w:rPr>
        <w:t>.</w:t>
      </w:r>
    </w:p>
    <w:p w14:paraId="52BB4583" w14:textId="59D251F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M.J. et al., 2019: Description of the resolution hierarchy of the global coupled HadGEM3-GC3.1 model as used in CMIP6 HighResMIP experiments.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12(12)</w:t>
      </w:r>
      <w:r w:rsidRPr="00697E49">
        <w:rPr>
          <w:rFonts w:cs="Times New Roman"/>
          <w:sz w:val="20"/>
          <w:szCs w:val="20"/>
          <w:lang w:val="en-GB"/>
        </w:rPr>
        <w:t>, 4999–5028, doi:</w:t>
      </w:r>
      <w:r w:rsidR="00642F13">
        <w:fldChar w:fldCharType="begin"/>
      </w:r>
      <w:r w:rsidR="00642F13" w:rsidRPr="001D5B54">
        <w:rPr>
          <w:lang w:val="en-US"/>
          <w:rPrChange w:id="4487" w:author="Clotilde Pean" w:date="2021-06-21T14:15:00Z">
            <w:rPr/>
          </w:rPrChange>
        </w:rPr>
        <w:instrText xml:space="preserve"> HYPERLINK "https://dx.doi.org/10.5194/gmd-12-4999-2019" </w:instrText>
      </w:r>
      <w:r w:rsidR="00642F13">
        <w:fldChar w:fldCharType="separate"/>
      </w:r>
      <w:r w:rsidRPr="00697E49">
        <w:rPr>
          <w:rStyle w:val="Hyperlink"/>
          <w:rFonts w:cs="Times New Roman"/>
          <w:sz w:val="20"/>
          <w:szCs w:val="20"/>
          <w:lang w:val="en-GB"/>
        </w:rPr>
        <w:t>10.5194/gmd-12-4999-2019</w:t>
      </w:r>
      <w:r w:rsidR="00642F13">
        <w:rPr>
          <w:rStyle w:val="Hyperlink"/>
          <w:rFonts w:cs="Times New Roman"/>
          <w:sz w:val="20"/>
          <w:szCs w:val="20"/>
          <w:lang w:val="en-GB"/>
        </w:rPr>
        <w:fldChar w:fldCharType="end"/>
      </w:r>
      <w:r w:rsidRPr="00697E49">
        <w:rPr>
          <w:rFonts w:cs="Times New Roman"/>
          <w:sz w:val="20"/>
          <w:szCs w:val="20"/>
          <w:lang w:val="en-GB"/>
        </w:rPr>
        <w:t>.</w:t>
      </w:r>
    </w:p>
    <w:p w14:paraId="749F7859" w14:textId="5F1D92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M.J. et al., 2020a: Impact of model resolution on tropical cyclone simulation using the HighResMIP-PRIMAVERA multimodel ensemble.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33(7)</w:t>
      </w:r>
      <w:r w:rsidRPr="00697E49">
        <w:rPr>
          <w:rFonts w:cs="Times New Roman"/>
          <w:sz w:val="20"/>
          <w:szCs w:val="20"/>
          <w:lang w:val="en-GB"/>
        </w:rPr>
        <w:t>, 2557–2583, doi:</w:t>
      </w:r>
      <w:r w:rsidR="00642F13">
        <w:fldChar w:fldCharType="begin"/>
      </w:r>
      <w:r w:rsidR="00642F13" w:rsidRPr="001D5B54">
        <w:rPr>
          <w:lang w:val="en-US"/>
          <w:rPrChange w:id="4488" w:author="Clotilde Pean" w:date="2021-06-21T14:15:00Z">
            <w:rPr/>
          </w:rPrChange>
        </w:rPr>
        <w:instrText xml:space="preserve"> HYPERLINK "https://dx.doi.org/10.1175/jcli-d-19-0639.1" </w:instrText>
      </w:r>
      <w:r w:rsidR="00642F13">
        <w:fldChar w:fldCharType="separate"/>
      </w:r>
      <w:r w:rsidRPr="00697E49">
        <w:rPr>
          <w:rStyle w:val="Hyperlink"/>
          <w:rFonts w:cs="Times New Roman"/>
          <w:sz w:val="20"/>
          <w:szCs w:val="20"/>
          <w:lang w:val="en-GB"/>
        </w:rPr>
        <w:t>10.1175/jcli-d-19-0639.1</w:t>
      </w:r>
      <w:r w:rsidR="00642F13">
        <w:rPr>
          <w:rStyle w:val="Hyperlink"/>
          <w:rFonts w:cs="Times New Roman"/>
          <w:sz w:val="20"/>
          <w:szCs w:val="20"/>
          <w:lang w:val="en-GB"/>
        </w:rPr>
        <w:fldChar w:fldCharType="end"/>
      </w:r>
      <w:r w:rsidRPr="00697E49">
        <w:rPr>
          <w:rFonts w:cs="Times New Roman"/>
          <w:sz w:val="20"/>
          <w:szCs w:val="20"/>
          <w:lang w:val="en-GB"/>
        </w:rPr>
        <w:t>.</w:t>
      </w:r>
    </w:p>
    <w:p w14:paraId="0C7DEB3F" w14:textId="66C3969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M.J. et al., 2020b: Projected Future Changes in Tropical Cyclones Using the CMIP6 HighResMIP Multimodel Ensemble.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47(14)</w:t>
      </w:r>
      <w:r w:rsidRPr="00697E49">
        <w:rPr>
          <w:rFonts w:cs="Times New Roman"/>
          <w:sz w:val="20"/>
          <w:szCs w:val="20"/>
          <w:lang w:val="en-GB"/>
        </w:rPr>
        <w:t>, doi:</w:t>
      </w:r>
      <w:r w:rsidR="00642F13">
        <w:fldChar w:fldCharType="begin"/>
      </w:r>
      <w:r w:rsidR="00642F13" w:rsidRPr="001D5B54">
        <w:rPr>
          <w:lang w:val="en-US"/>
          <w:rPrChange w:id="4489" w:author="Clotilde Pean" w:date="2021-06-21T14:15:00Z">
            <w:rPr/>
          </w:rPrChange>
        </w:rPr>
        <w:instrText xml:space="preserve"> HYPERLINK "https://dx.doi.org/10.1029/2020gl088662" </w:instrText>
      </w:r>
      <w:r w:rsidR="00642F13">
        <w:fldChar w:fldCharType="separate"/>
      </w:r>
      <w:r w:rsidRPr="00697E49">
        <w:rPr>
          <w:rStyle w:val="Hyperlink"/>
          <w:rFonts w:cs="Times New Roman"/>
          <w:sz w:val="20"/>
          <w:szCs w:val="20"/>
          <w:lang w:val="en-GB"/>
        </w:rPr>
        <w:t>10.1029/2020gl088662</w:t>
      </w:r>
      <w:r w:rsidR="00642F13">
        <w:rPr>
          <w:rStyle w:val="Hyperlink"/>
          <w:rFonts w:cs="Times New Roman"/>
          <w:sz w:val="20"/>
          <w:szCs w:val="20"/>
          <w:lang w:val="en-GB"/>
        </w:rPr>
        <w:fldChar w:fldCharType="end"/>
      </w:r>
      <w:r w:rsidRPr="00697E49">
        <w:rPr>
          <w:rFonts w:cs="Times New Roman"/>
          <w:sz w:val="20"/>
          <w:szCs w:val="20"/>
          <w:lang w:val="en-GB"/>
        </w:rPr>
        <w:t>.</w:t>
      </w:r>
    </w:p>
    <w:p w14:paraId="78748C7F" w14:textId="4D09DC4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Roberts, M.J. et al., 2020c: Sensitivity of the Atlantic Meridional Overturning Circulation to Model Resolution in CMIP6 HighResMIP Simulations and Implications for Future Changes.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12(8)</w:t>
      </w:r>
      <w:r w:rsidRPr="00697E49">
        <w:rPr>
          <w:rFonts w:cs="Times New Roman"/>
          <w:sz w:val="20"/>
          <w:szCs w:val="20"/>
          <w:lang w:val="en-GB"/>
        </w:rPr>
        <w:t>, doi:</w:t>
      </w:r>
      <w:r w:rsidR="00642F13">
        <w:fldChar w:fldCharType="begin"/>
      </w:r>
      <w:r w:rsidR="00642F13" w:rsidRPr="001D5B54">
        <w:rPr>
          <w:lang w:val="en-US"/>
          <w:rPrChange w:id="4490" w:author="Clotilde Pean" w:date="2021-06-21T14:15:00Z">
            <w:rPr/>
          </w:rPrChange>
        </w:rPr>
        <w:instrText xml:space="preserve"> HYPERLINK "https://dx.doi.org/10.1029/2019ms002014" </w:instrText>
      </w:r>
      <w:r w:rsidR="00642F13">
        <w:fldChar w:fldCharType="separate"/>
      </w:r>
      <w:r w:rsidRPr="00697E49">
        <w:rPr>
          <w:rStyle w:val="Hyperlink"/>
          <w:rFonts w:cs="Times New Roman"/>
          <w:sz w:val="20"/>
          <w:szCs w:val="20"/>
          <w:lang w:val="en-GB"/>
        </w:rPr>
        <w:t>10.1029/2019ms002014</w:t>
      </w:r>
      <w:r w:rsidR="00642F13">
        <w:rPr>
          <w:rStyle w:val="Hyperlink"/>
          <w:rFonts w:cs="Times New Roman"/>
          <w:sz w:val="20"/>
          <w:szCs w:val="20"/>
          <w:lang w:val="en-GB"/>
        </w:rPr>
        <w:fldChar w:fldCharType="end"/>
      </w:r>
      <w:r w:rsidRPr="00697E49">
        <w:rPr>
          <w:rFonts w:cs="Times New Roman"/>
          <w:sz w:val="20"/>
          <w:szCs w:val="20"/>
          <w:lang w:val="en-GB"/>
        </w:rPr>
        <w:t>.</w:t>
      </w:r>
    </w:p>
    <w:p w14:paraId="0E5559EE" w14:textId="32A5B0D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Robson, J., R. Sutton, K. Lohmann, D. Smith, and M.D. Palmer, 2012: Causes of the Rapid Warming of the North Atlantic Ocean in the Mid-1990s.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25(12)</w:t>
      </w:r>
      <w:r w:rsidRPr="00697E49">
        <w:rPr>
          <w:rFonts w:cs="Times New Roman"/>
          <w:sz w:val="20"/>
          <w:szCs w:val="20"/>
          <w:lang w:val="en-GB"/>
        </w:rPr>
        <w:t>, 4116–4134, doi:</w:t>
      </w:r>
      <w:r w:rsidR="00642F13">
        <w:fldChar w:fldCharType="begin"/>
      </w:r>
      <w:r w:rsidR="00642F13" w:rsidRPr="001D5B54">
        <w:rPr>
          <w:lang w:val="en-US"/>
          <w:rPrChange w:id="4491" w:author="Clotilde Pean" w:date="2021-06-21T14:15:00Z">
            <w:rPr/>
          </w:rPrChange>
        </w:rPr>
        <w:instrText xml:space="preserve"> HYPERLINK "https://dx.doi.org/10.1175/jcli-d-11-00443.1" </w:instrText>
      </w:r>
      <w:r w:rsidR="00642F13">
        <w:fldChar w:fldCharType="separate"/>
      </w:r>
      <w:r w:rsidRPr="00697E49">
        <w:rPr>
          <w:rStyle w:val="Hyperlink"/>
          <w:rFonts w:cs="Times New Roman"/>
          <w:sz w:val="20"/>
          <w:szCs w:val="20"/>
          <w:lang w:val="en-GB"/>
        </w:rPr>
        <w:t>10.1175/jcli-d-11-00443.1</w:t>
      </w:r>
      <w:r w:rsidR="00642F13">
        <w:rPr>
          <w:rStyle w:val="Hyperlink"/>
          <w:rFonts w:cs="Times New Roman"/>
          <w:sz w:val="20"/>
          <w:szCs w:val="20"/>
          <w:lang w:val="en-GB"/>
        </w:rPr>
        <w:fldChar w:fldCharType="end"/>
      </w:r>
      <w:r w:rsidRPr="00697E49">
        <w:rPr>
          <w:rFonts w:cs="Times New Roman"/>
          <w:sz w:val="20"/>
          <w:szCs w:val="20"/>
          <w:lang w:val="en-GB"/>
        </w:rPr>
        <w:t>.</w:t>
      </w:r>
    </w:p>
    <w:p w14:paraId="197D256F" w14:textId="13A97DD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Robson, J. et al., 2020: The Evaluation of the North Atlantic Climate System in UKESM1 Historical Simulations for CMIP6.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12(9)</w:t>
      </w:r>
      <w:r w:rsidRPr="00697E49">
        <w:rPr>
          <w:rFonts w:cs="Times New Roman"/>
          <w:sz w:val="20"/>
          <w:szCs w:val="20"/>
          <w:lang w:val="en-GB"/>
        </w:rPr>
        <w:t>, doi:</w:t>
      </w:r>
      <w:r w:rsidR="00642F13">
        <w:fldChar w:fldCharType="begin"/>
      </w:r>
      <w:r w:rsidR="00642F13" w:rsidRPr="001D5B54">
        <w:rPr>
          <w:lang w:val="en-US"/>
          <w:rPrChange w:id="4492" w:author="Clotilde Pean" w:date="2021-06-21T14:15:00Z">
            <w:rPr/>
          </w:rPrChange>
        </w:rPr>
        <w:instrText xml:space="preserve"> HYPERLINK "https://dx.doi.org/10.1029/2020ms002126" </w:instrText>
      </w:r>
      <w:r w:rsidR="00642F13">
        <w:fldChar w:fldCharType="separate"/>
      </w:r>
      <w:r w:rsidRPr="00697E49">
        <w:rPr>
          <w:rStyle w:val="Hyperlink"/>
          <w:rFonts w:cs="Times New Roman"/>
          <w:sz w:val="20"/>
          <w:szCs w:val="20"/>
          <w:lang w:val="en-GB"/>
        </w:rPr>
        <w:t>10.1029/2020ms002126</w:t>
      </w:r>
      <w:r w:rsidR="00642F13">
        <w:rPr>
          <w:rStyle w:val="Hyperlink"/>
          <w:rFonts w:cs="Times New Roman"/>
          <w:sz w:val="20"/>
          <w:szCs w:val="20"/>
          <w:lang w:val="en-GB"/>
        </w:rPr>
        <w:fldChar w:fldCharType="end"/>
      </w:r>
      <w:r w:rsidRPr="00697E49">
        <w:rPr>
          <w:rFonts w:cs="Times New Roman"/>
          <w:sz w:val="20"/>
          <w:szCs w:val="20"/>
          <w:lang w:val="en-GB"/>
        </w:rPr>
        <w:t>.</w:t>
      </w:r>
    </w:p>
    <w:p w14:paraId="684D5EEB" w14:textId="4224FD7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Rodríguez-Fonseca, B. et al., 2015: Variability and Predictability of West African Droughts: A Review on the Role of Sea Surface Temperature Anomalies.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28(10)</w:t>
      </w:r>
      <w:r w:rsidRPr="00697E49">
        <w:rPr>
          <w:rFonts w:cs="Times New Roman"/>
          <w:sz w:val="20"/>
          <w:szCs w:val="20"/>
          <w:lang w:val="en-GB"/>
        </w:rPr>
        <w:t>, 4034–4060, doi:</w:t>
      </w:r>
      <w:r w:rsidR="00642F13">
        <w:fldChar w:fldCharType="begin"/>
      </w:r>
      <w:r w:rsidR="00642F13" w:rsidRPr="001D5B54">
        <w:rPr>
          <w:lang w:val="en-US"/>
          <w:rPrChange w:id="4493" w:author="Clotilde Pean" w:date="2021-06-21T14:15:00Z">
            <w:rPr/>
          </w:rPrChange>
        </w:rPr>
        <w:instrText xml:space="preserve"> HYPERLINK "https://dx.doi.org/10.1175/jcli-d-14-00130.1" </w:instrText>
      </w:r>
      <w:r w:rsidR="00642F13">
        <w:fldChar w:fldCharType="separate"/>
      </w:r>
      <w:r w:rsidRPr="00697E49">
        <w:rPr>
          <w:rStyle w:val="Hyperlink"/>
          <w:rFonts w:cs="Times New Roman"/>
          <w:sz w:val="20"/>
          <w:szCs w:val="20"/>
          <w:lang w:val="en-GB"/>
        </w:rPr>
        <w:t>10.1175/jcli-d-14-00130.1</w:t>
      </w:r>
      <w:r w:rsidR="00642F13">
        <w:rPr>
          <w:rStyle w:val="Hyperlink"/>
          <w:rFonts w:cs="Times New Roman"/>
          <w:sz w:val="20"/>
          <w:szCs w:val="20"/>
          <w:lang w:val="en-GB"/>
        </w:rPr>
        <w:fldChar w:fldCharType="end"/>
      </w:r>
      <w:r w:rsidRPr="00697E49">
        <w:rPr>
          <w:rFonts w:cs="Times New Roman"/>
          <w:sz w:val="20"/>
          <w:szCs w:val="20"/>
          <w:lang w:val="en-GB"/>
        </w:rPr>
        <w:t>.</w:t>
      </w:r>
    </w:p>
    <w:p w14:paraId="201CFAAD" w14:textId="4F35FFA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Roe, G.H., M.B. Baker, and F. Herla, 2017: Centennial glacier retreat as categorical evidence of regional climate change.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10(2)</w:t>
      </w:r>
      <w:r w:rsidRPr="00697E49">
        <w:rPr>
          <w:rFonts w:cs="Times New Roman"/>
          <w:sz w:val="20"/>
          <w:szCs w:val="20"/>
          <w:lang w:val="en-GB"/>
        </w:rPr>
        <w:t>, 95–99, doi:</w:t>
      </w:r>
      <w:r w:rsidR="00642F13">
        <w:fldChar w:fldCharType="begin"/>
      </w:r>
      <w:r w:rsidR="00642F13" w:rsidRPr="001D5B54">
        <w:rPr>
          <w:lang w:val="en-US"/>
          <w:rPrChange w:id="4494" w:author="Clotilde Pean" w:date="2021-06-21T14:15:00Z">
            <w:rPr/>
          </w:rPrChange>
        </w:rPr>
        <w:instrText xml:space="preserve"> HYPERLINK "https://dx.doi.org/10.1038/ngeo2863" </w:instrText>
      </w:r>
      <w:r w:rsidR="00642F13">
        <w:fldChar w:fldCharType="separate"/>
      </w:r>
      <w:r w:rsidRPr="00697E49">
        <w:rPr>
          <w:rStyle w:val="Hyperlink"/>
          <w:rFonts w:cs="Times New Roman"/>
          <w:sz w:val="20"/>
          <w:szCs w:val="20"/>
          <w:lang w:val="en-GB"/>
        </w:rPr>
        <w:t>10.1038/ngeo2863</w:t>
      </w:r>
      <w:r w:rsidR="00642F13">
        <w:rPr>
          <w:rStyle w:val="Hyperlink"/>
          <w:rFonts w:cs="Times New Roman"/>
          <w:sz w:val="20"/>
          <w:szCs w:val="20"/>
          <w:lang w:val="en-GB"/>
        </w:rPr>
        <w:fldChar w:fldCharType="end"/>
      </w:r>
      <w:r w:rsidRPr="00697E49">
        <w:rPr>
          <w:rFonts w:cs="Times New Roman"/>
          <w:sz w:val="20"/>
          <w:szCs w:val="20"/>
          <w:lang w:val="en-GB"/>
        </w:rPr>
        <w:t>.</w:t>
      </w:r>
    </w:p>
    <w:p w14:paraId="659E86E8" w14:textId="6940BFB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Roe, G.H., J.E. Christian, and B. Marzeion, 2021: On the attribution of industrial-era glacier mass loss to anthropogenic climate change. </w:t>
      </w:r>
      <w:r w:rsidRPr="00697E49">
        <w:rPr>
          <w:rFonts w:cs="Times New Roman"/>
          <w:i/>
          <w:sz w:val="20"/>
          <w:szCs w:val="20"/>
          <w:lang w:val="en-GB"/>
        </w:rPr>
        <w:t>The Cryosphere</w:t>
      </w:r>
      <w:r w:rsidRPr="00697E49">
        <w:rPr>
          <w:rFonts w:cs="Times New Roman"/>
          <w:sz w:val="20"/>
          <w:szCs w:val="20"/>
          <w:lang w:val="en-GB"/>
        </w:rPr>
        <w:t xml:space="preserve"> (in press), doi:</w:t>
      </w:r>
      <w:r w:rsidR="00642F13">
        <w:fldChar w:fldCharType="begin"/>
      </w:r>
      <w:r w:rsidR="00642F13" w:rsidRPr="001D5B54">
        <w:rPr>
          <w:lang w:val="en-US"/>
          <w:rPrChange w:id="4495" w:author="Clotilde Pean" w:date="2021-06-21T14:15:00Z">
            <w:rPr/>
          </w:rPrChange>
        </w:rPr>
        <w:instrText xml:space="preserve"> HYPERLINK "https://dx.doi.org/10.5194/tc-2020-265" </w:instrText>
      </w:r>
      <w:r w:rsidR="00642F13">
        <w:fldChar w:fldCharType="separate"/>
      </w:r>
      <w:r w:rsidRPr="00697E49">
        <w:rPr>
          <w:rStyle w:val="Hyperlink"/>
          <w:rFonts w:cs="Times New Roman"/>
          <w:sz w:val="20"/>
          <w:szCs w:val="20"/>
          <w:lang w:val="en-GB"/>
        </w:rPr>
        <w:t>10.5194/tc-2020-265</w:t>
      </w:r>
      <w:r w:rsidR="00642F13">
        <w:rPr>
          <w:rStyle w:val="Hyperlink"/>
          <w:rFonts w:cs="Times New Roman"/>
          <w:sz w:val="20"/>
          <w:szCs w:val="20"/>
          <w:lang w:val="en-GB"/>
        </w:rPr>
        <w:fldChar w:fldCharType="end"/>
      </w:r>
      <w:r w:rsidRPr="00697E49">
        <w:rPr>
          <w:rFonts w:cs="Times New Roman"/>
          <w:sz w:val="20"/>
          <w:szCs w:val="20"/>
          <w:lang w:val="en-GB"/>
        </w:rPr>
        <w:t>.</w:t>
      </w:r>
    </w:p>
    <w:p w14:paraId="74070A9E" w14:textId="599B83D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Roemmich, D. et al., 2015: Unabated planetary warming and its ocean structure since 2006.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5(3)</w:t>
      </w:r>
      <w:r w:rsidRPr="00697E49">
        <w:rPr>
          <w:rFonts w:cs="Times New Roman"/>
          <w:sz w:val="20"/>
          <w:szCs w:val="20"/>
          <w:lang w:val="en-GB"/>
        </w:rPr>
        <w:t>, 240–245, doi:</w:t>
      </w:r>
      <w:r w:rsidR="00642F13">
        <w:fldChar w:fldCharType="begin"/>
      </w:r>
      <w:r w:rsidR="00642F13" w:rsidRPr="001D5B54">
        <w:rPr>
          <w:lang w:val="en-US"/>
          <w:rPrChange w:id="4496" w:author="Clotilde Pean" w:date="2021-06-21T14:15:00Z">
            <w:rPr/>
          </w:rPrChange>
        </w:rPr>
        <w:instrText xml:space="preserve"> HYPERLINK "https://dx.doi.org/10.1038/nclimate2513" </w:instrText>
      </w:r>
      <w:r w:rsidR="00642F13">
        <w:fldChar w:fldCharType="separate"/>
      </w:r>
      <w:r w:rsidRPr="00697E49">
        <w:rPr>
          <w:rStyle w:val="Hyperlink"/>
          <w:rFonts w:cs="Times New Roman"/>
          <w:sz w:val="20"/>
          <w:szCs w:val="20"/>
          <w:lang w:val="en-GB"/>
        </w:rPr>
        <w:t>10.1038/nclimate2513</w:t>
      </w:r>
      <w:r w:rsidR="00642F13">
        <w:rPr>
          <w:rStyle w:val="Hyperlink"/>
          <w:rFonts w:cs="Times New Roman"/>
          <w:sz w:val="20"/>
          <w:szCs w:val="20"/>
          <w:lang w:val="en-GB"/>
        </w:rPr>
        <w:fldChar w:fldCharType="end"/>
      </w:r>
      <w:r w:rsidRPr="00697E49">
        <w:rPr>
          <w:rFonts w:cs="Times New Roman"/>
          <w:sz w:val="20"/>
          <w:szCs w:val="20"/>
          <w:lang w:val="en-GB"/>
        </w:rPr>
        <w:t>.</w:t>
      </w:r>
    </w:p>
    <w:p w14:paraId="3E1DCBA4" w14:textId="600C68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Rosenblum, E. and I. Eisenman, 2017: Sea Ice Trends in Climate Models Only Accurate in Runs with Biased Global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30(16)</w:t>
      </w:r>
      <w:r w:rsidRPr="00697E49">
        <w:rPr>
          <w:rFonts w:cs="Times New Roman"/>
          <w:sz w:val="20"/>
          <w:szCs w:val="20"/>
          <w:lang w:val="en-GB"/>
        </w:rPr>
        <w:t>, 6265–6278, doi:</w:t>
      </w:r>
      <w:r w:rsidR="00642F13">
        <w:fldChar w:fldCharType="begin"/>
      </w:r>
      <w:r w:rsidR="00642F13" w:rsidRPr="001D5B54">
        <w:rPr>
          <w:lang w:val="en-US"/>
          <w:rPrChange w:id="4497" w:author="Clotilde Pean" w:date="2021-06-21T14:15:00Z">
            <w:rPr/>
          </w:rPrChange>
        </w:rPr>
        <w:instrText xml:space="preserve"> HYPERLINK "https://dx.doi.org/10.1175/jcli-d-16-0455.1" </w:instrText>
      </w:r>
      <w:r w:rsidR="00642F13">
        <w:fldChar w:fldCharType="separate"/>
      </w:r>
      <w:r w:rsidRPr="00697E49">
        <w:rPr>
          <w:rStyle w:val="Hyperlink"/>
          <w:rFonts w:cs="Times New Roman"/>
          <w:sz w:val="20"/>
          <w:szCs w:val="20"/>
          <w:lang w:val="en-GB"/>
        </w:rPr>
        <w:t>10.1175/jcli-d-16-0455.1</w:t>
      </w:r>
      <w:r w:rsidR="00642F13">
        <w:rPr>
          <w:rStyle w:val="Hyperlink"/>
          <w:rFonts w:cs="Times New Roman"/>
          <w:sz w:val="20"/>
          <w:szCs w:val="20"/>
          <w:lang w:val="en-GB"/>
        </w:rPr>
        <w:fldChar w:fldCharType="end"/>
      </w:r>
      <w:r w:rsidRPr="00697E49">
        <w:rPr>
          <w:rFonts w:cs="Times New Roman"/>
          <w:sz w:val="20"/>
          <w:szCs w:val="20"/>
          <w:lang w:val="en-GB"/>
        </w:rPr>
        <w:t>.</w:t>
      </w:r>
    </w:p>
    <w:p w14:paraId="570C6FFB" w14:textId="6BBBDA3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Rotstayn, L.D., 2013: Projected effects of declining anthropogenic aerosols on the southern annular mode. </w:t>
      </w:r>
      <w:r w:rsidRPr="00697E49">
        <w:rPr>
          <w:rFonts w:cs="Times New Roman"/>
          <w:i/>
          <w:sz w:val="20"/>
          <w:szCs w:val="20"/>
          <w:lang w:val="en-GB"/>
        </w:rPr>
        <w:lastRenderedPageBreak/>
        <w:t>Environmental Research Letters</w:t>
      </w:r>
      <w:r w:rsidRPr="00697E49">
        <w:rPr>
          <w:rFonts w:cs="Times New Roman"/>
          <w:sz w:val="20"/>
          <w:szCs w:val="20"/>
          <w:lang w:val="en-GB"/>
        </w:rPr>
        <w:t xml:space="preserve">, </w:t>
      </w:r>
      <w:r w:rsidRPr="00697E49">
        <w:rPr>
          <w:rFonts w:cs="Times New Roman"/>
          <w:b/>
          <w:sz w:val="20"/>
          <w:szCs w:val="20"/>
          <w:lang w:val="en-GB"/>
        </w:rPr>
        <w:t>8(4)</w:t>
      </w:r>
      <w:r w:rsidRPr="00697E49">
        <w:rPr>
          <w:rFonts w:cs="Times New Roman"/>
          <w:sz w:val="20"/>
          <w:szCs w:val="20"/>
          <w:lang w:val="en-GB"/>
        </w:rPr>
        <w:t>, 044028, doi:</w:t>
      </w:r>
      <w:r w:rsidR="00642F13">
        <w:fldChar w:fldCharType="begin"/>
      </w:r>
      <w:r w:rsidR="00642F13" w:rsidRPr="001D5B54">
        <w:rPr>
          <w:lang w:val="en-US"/>
          <w:rPrChange w:id="4498" w:author="Clotilde Pean" w:date="2021-06-21T14:15:00Z">
            <w:rPr/>
          </w:rPrChange>
        </w:rPr>
        <w:instrText xml:space="preserve"> HYPERLINK "https://dx.doi.org/10.1088/1748-9326/8/4/044028" </w:instrText>
      </w:r>
      <w:r w:rsidR="00642F13">
        <w:fldChar w:fldCharType="separate"/>
      </w:r>
      <w:r w:rsidRPr="00697E49">
        <w:rPr>
          <w:rStyle w:val="Hyperlink"/>
          <w:rFonts w:cs="Times New Roman"/>
          <w:sz w:val="20"/>
          <w:szCs w:val="20"/>
          <w:lang w:val="en-GB"/>
        </w:rPr>
        <w:t>10.1088/1748-9326/8/4/044028</w:t>
      </w:r>
      <w:r w:rsidR="00642F13">
        <w:rPr>
          <w:rStyle w:val="Hyperlink"/>
          <w:rFonts w:cs="Times New Roman"/>
          <w:sz w:val="20"/>
          <w:szCs w:val="20"/>
          <w:lang w:val="en-GB"/>
        </w:rPr>
        <w:fldChar w:fldCharType="end"/>
      </w:r>
      <w:r w:rsidRPr="00697E49">
        <w:rPr>
          <w:rFonts w:cs="Times New Roman"/>
          <w:sz w:val="20"/>
          <w:szCs w:val="20"/>
          <w:lang w:val="en-GB"/>
        </w:rPr>
        <w:t>.</w:t>
      </w:r>
    </w:p>
    <w:p w14:paraId="20AE5375" w14:textId="0F67AB9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Rougier, J., 2016: Ensemble Averaging and Mean Squared Error.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29(24)</w:t>
      </w:r>
      <w:r w:rsidRPr="00697E49">
        <w:rPr>
          <w:rFonts w:cs="Times New Roman"/>
          <w:sz w:val="20"/>
          <w:szCs w:val="20"/>
          <w:lang w:val="en-GB"/>
        </w:rPr>
        <w:t>, 8865–8870, doi:</w:t>
      </w:r>
      <w:r w:rsidR="00642F13">
        <w:fldChar w:fldCharType="begin"/>
      </w:r>
      <w:r w:rsidR="00642F13" w:rsidRPr="001D5B54">
        <w:rPr>
          <w:lang w:val="en-US"/>
          <w:rPrChange w:id="4499" w:author="Clotilde Pean" w:date="2021-06-21T14:15:00Z">
            <w:rPr/>
          </w:rPrChange>
        </w:rPr>
        <w:instrText xml:space="preserve"> HYPERLINK "https://dx.doi.org/10.1175/jcli-d-16-0012.1" </w:instrText>
      </w:r>
      <w:r w:rsidR="00642F13">
        <w:fldChar w:fldCharType="separate"/>
      </w:r>
      <w:r w:rsidRPr="00697E49">
        <w:rPr>
          <w:rStyle w:val="Hyperlink"/>
          <w:rFonts w:cs="Times New Roman"/>
          <w:sz w:val="20"/>
          <w:szCs w:val="20"/>
          <w:lang w:val="en-GB"/>
        </w:rPr>
        <w:t>10.1175/jcli-d-16-0012.1</w:t>
      </w:r>
      <w:r w:rsidR="00642F13">
        <w:rPr>
          <w:rStyle w:val="Hyperlink"/>
          <w:rFonts w:cs="Times New Roman"/>
          <w:sz w:val="20"/>
          <w:szCs w:val="20"/>
          <w:lang w:val="en-GB"/>
        </w:rPr>
        <w:fldChar w:fldCharType="end"/>
      </w:r>
      <w:r w:rsidRPr="00697E49">
        <w:rPr>
          <w:rFonts w:cs="Times New Roman"/>
          <w:sz w:val="20"/>
          <w:szCs w:val="20"/>
          <w:lang w:val="en-GB"/>
        </w:rPr>
        <w:t>.</w:t>
      </w:r>
    </w:p>
    <w:p w14:paraId="172DD097" w14:textId="5438053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Rowell, D.P., B.B.B. Booth, S.E. Nicholson, and P. Good, 2015: Reconciling Past and Future Rainfall Trends over East Africa.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28(24)</w:t>
      </w:r>
      <w:r w:rsidRPr="00697E49">
        <w:rPr>
          <w:rFonts w:cs="Times New Roman"/>
          <w:sz w:val="20"/>
          <w:szCs w:val="20"/>
          <w:lang w:val="en-GB"/>
        </w:rPr>
        <w:t>, 9768–9788, doi:</w:t>
      </w:r>
      <w:r w:rsidR="00642F13">
        <w:fldChar w:fldCharType="begin"/>
      </w:r>
      <w:r w:rsidR="00642F13" w:rsidRPr="001D5B54">
        <w:rPr>
          <w:lang w:val="en-US"/>
          <w:rPrChange w:id="4500" w:author="Clotilde Pean" w:date="2021-06-21T14:15:00Z">
            <w:rPr/>
          </w:rPrChange>
        </w:rPr>
        <w:instrText xml:space="preserve"> HYPERLINK "https://dx.doi.org/10.1175/jcli-d-15-0140.1" </w:instrText>
      </w:r>
      <w:r w:rsidR="00642F13">
        <w:fldChar w:fldCharType="separate"/>
      </w:r>
      <w:r w:rsidRPr="00697E49">
        <w:rPr>
          <w:rStyle w:val="Hyperlink"/>
          <w:rFonts w:cs="Times New Roman"/>
          <w:sz w:val="20"/>
          <w:szCs w:val="20"/>
          <w:lang w:val="en-GB"/>
        </w:rPr>
        <w:t>10.1175/jcli-d-15-0140.1</w:t>
      </w:r>
      <w:r w:rsidR="00642F13">
        <w:rPr>
          <w:rStyle w:val="Hyperlink"/>
          <w:rFonts w:cs="Times New Roman"/>
          <w:sz w:val="20"/>
          <w:szCs w:val="20"/>
          <w:lang w:val="en-GB"/>
        </w:rPr>
        <w:fldChar w:fldCharType="end"/>
      </w:r>
      <w:r w:rsidRPr="00697E49">
        <w:rPr>
          <w:rFonts w:cs="Times New Roman"/>
          <w:sz w:val="20"/>
          <w:szCs w:val="20"/>
          <w:lang w:val="en-GB"/>
        </w:rPr>
        <w:t>.</w:t>
      </w:r>
    </w:p>
    <w:p w14:paraId="042DDA78" w14:textId="5C7BD52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Ruggieri, P. et al., 2020: Atlantic Multidecadal Variability and North Atlantic Jet: a multi-model view from the Decadal Climate Prediction Project. </w:t>
      </w:r>
      <w:r w:rsidRPr="00697E49">
        <w:rPr>
          <w:rFonts w:cs="Times New Roman"/>
          <w:i/>
          <w:sz w:val="20"/>
          <w:szCs w:val="20"/>
          <w:lang w:val="en-GB"/>
        </w:rPr>
        <w:t>Journal of Climate</w:t>
      </w:r>
      <w:r w:rsidRPr="00697E49">
        <w:rPr>
          <w:rFonts w:cs="Times New Roman"/>
          <w:sz w:val="20"/>
          <w:szCs w:val="20"/>
          <w:lang w:val="en-GB"/>
        </w:rPr>
        <w:t>, 1–47, doi:</w:t>
      </w:r>
      <w:r w:rsidR="00642F13">
        <w:fldChar w:fldCharType="begin"/>
      </w:r>
      <w:r w:rsidR="00642F13" w:rsidRPr="001D5B54">
        <w:rPr>
          <w:lang w:val="en-US"/>
          <w:rPrChange w:id="4501" w:author="Clotilde Pean" w:date="2021-06-21T14:15:00Z">
            <w:rPr/>
          </w:rPrChange>
        </w:rPr>
        <w:instrText xml:space="preserve"> HYPERLINK "https://dx.doi.org/10.1175/jcli-d-19-0981.1" </w:instrText>
      </w:r>
      <w:r w:rsidR="00642F13">
        <w:fldChar w:fldCharType="separate"/>
      </w:r>
      <w:r w:rsidRPr="00697E49">
        <w:rPr>
          <w:rStyle w:val="Hyperlink"/>
          <w:rFonts w:cs="Times New Roman"/>
          <w:sz w:val="20"/>
          <w:szCs w:val="20"/>
          <w:lang w:val="en-GB"/>
        </w:rPr>
        <w:t>10.1175/jcli-d-19-0981.1</w:t>
      </w:r>
      <w:r w:rsidR="00642F13">
        <w:rPr>
          <w:rStyle w:val="Hyperlink"/>
          <w:rFonts w:cs="Times New Roman"/>
          <w:sz w:val="20"/>
          <w:szCs w:val="20"/>
          <w:lang w:val="en-GB"/>
        </w:rPr>
        <w:fldChar w:fldCharType="end"/>
      </w:r>
      <w:r w:rsidRPr="00697E49">
        <w:rPr>
          <w:rFonts w:cs="Times New Roman"/>
          <w:sz w:val="20"/>
          <w:szCs w:val="20"/>
          <w:lang w:val="en-GB"/>
        </w:rPr>
        <w:t>.</w:t>
      </w:r>
    </w:p>
    <w:p w14:paraId="15AD87F9" w14:textId="36573C2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Rupp, D.E., P.W. Mote, N.L. Bindoff, P.A. Stott, and D.A. Robinson, 2013: Detection and attribution of observed changes in northern hemisphere spring snow cover. </w:t>
      </w:r>
      <w:r w:rsidRPr="00697E49">
        <w:rPr>
          <w:rFonts w:cs="Times New Roman"/>
          <w:i/>
          <w:sz w:val="20"/>
          <w:szCs w:val="20"/>
          <w:lang w:val="en-GB"/>
        </w:rPr>
        <w:t>Journal of Climate</w:t>
      </w:r>
      <w:r w:rsidRPr="00697E49">
        <w:rPr>
          <w:rFonts w:cs="Times New Roman"/>
          <w:sz w:val="20"/>
          <w:szCs w:val="20"/>
          <w:lang w:val="en-GB"/>
        </w:rPr>
        <w:t>, doi:</w:t>
      </w:r>
      <w:r w:rsidR="00642F13">
        <w:fldChar w:fldCharType="begin"/>
      </w:r>
      <w:r w:rsidR="00642F13" w:rsidRPr="001D5B54">
        <w:rPr>
          <w:lang w:val="en-US"/>
          <w:rPrChange w:id="4502" w:author="Clotilde Pean" w:date="2021-06-21T14:15:00Z">
            <w:rPr/>
          </w:rPrChange>
        </w:rPr>
        <w:instrText xml:space="preserve"> HYPERLINK "https://dx.doi.org/10.1175/jcli-d-12-00563.1" </w:instrText>
      </w:r>
      <w:r w:rsidR="00642F13">
        <w:fldChar w:fldCharType="separate"/>
      </w:r>
      <w:r w:rsidRPr="00697E49">
        <w:rPr>
          <w:rStyle w:val="Hyperlink"/>
          <w:rFonts w:cs="Times New Roman"/>
          <w:sz w:val="20"/>
          <w:szCs w:val="20"/>
          <w:lang w:val="en-GB"/>
        </w:rPr>
        <w:t>10.1175/jcli-d-12-00563.1</w:t>
      </w:r>
      <w:r w:rsidR="00642F13">
        <w:rPr>
          <w:rStyle w:val="Hyperlink"/>
          <w:rFonts w:cs="Times New Roman"/>
          <w:sz w:val="20"/>
          <w:szCs w:val="20"/>
          <w:lang w:val="en-GB"/>
        </w:rPr>
        <w:fldChar w:fldCharType="end"/>
      </w:r>
      <w:r w:rsidRPr="00697E49">
        <w:rPr>
          <w:rFonts w:cs="Times New Roman"/>
          <w:sz w:val="20"/>
          <w:szCs w:val="20"/>
          <w:lang w:val="en-GB"/>
        </w:rPr>
        <w:t>.</w:t>
      </w:r>
    </w:p>
    <w:p w14:paraId="4BAAF3C4" w14:textId="1C979C9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Ruprich-Robert, Y. and C. Cassou, 2015: Combined influences of seasonal East Atlantic Pattern and North Atlantic Oscillation to excite Atlantic multidecadal variability in a climate model.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44(1–2)</w:t>
      </w:r>
      <w:r w:rsidRPr="00697E49">
        <w:rPr>
          <w:rFonts w:cs="Times New Roman"/>
          <w:sz w:val="20"/>
          <w:szCs w:val="20"/>
          <w:lang w:val="en-GB"/>
        </w:rPr>
        <w:t>, 229–253, doi:</w:t>
      </w:r>
      <w:r w:rsidR="00642F13">
        <w:fldChar w:fldCharType="begin"/>
      </w:r>
      <w:r w:rsidR="00642F13" w:rsidRPr="001D5B54">
        <w:rPr>
          <w:lang w:val="en-US"/>
          <w:rPrChange w:id="4503" w:author="Clotilde Pean" w:date="2021-06-21T14:15:00Z">
            <w:rPr/>
          </w:rPrChange>
        </w:rPr>
        <w:instrText xml:space="preserve"> HYPERLINK "https://dx.doi.org/10.1007/s00382-014-2176-7" </w:instrText>
      </w:r>
      <w:r w:rsidR="00642F13">
        <w:fldChar w:fldCharType="separate"/>
      </w:r>
      <w:r w:rsidRPr="00697E49">
        <w:rPr>
          <w:rStyle w:val="Hyperlink"/>
          <w:rFonts w:cs="Times New Roman"/>
          <w:sz w:val="20"/>
          <w:szCs w:val="20"/>
          <w:lang w:val="en-GB"/>
        </w:rPr>
        <w:t>10.1007/s00382-014-2176-7</w:t>
      </w:r>
      <w:r w:rsidR="00642F13">
        <w:rPr>
          <w:rStyle w:val="Hyperlink"/>
          <w:rFonts w:cs="Times New Roman"/>
          <w:sz w:val="20"/>
          <w:szCs w:val="20"/>
          <w:lang w:val="en-GB"/>
        </w:rPr>
        <w:fldChar w:fldCharType="end"/>
      </w:r>
      <w:r w:rsidRPr="00697E49">
        <w:rPr>
          <w:rFonts w:cs="Times New Roman"/>
          <w:sz w:val="20"/>
          <w:szCs w:val="20"/>
          <w:lang w:val="en-GB"/>
        </w:rPr>
        <w:t>.</w:t>
      </w:r>
    </w:p>
    <w:p w14:paraId="7F5E0265" w14:textId="7544E2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Ruprich-Robert, Y. et al., 2017: Assessing the climate impacts of the observed atlantic multidecadal variability using the GFDL CM2.1 and NCAR CESM1 global coupled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30(8)</w:t>
      </w:r>
      <w:r w:rsidRPr="00697E49">
        <w:rPr>
          <w:rFonts w:cs="Times New Roman"/>
          <w:sz w:val="20"/>
          <w:szCs w:val="20"/>
          <w:lang w:val="en-GB"/>
        </w:rPr>
        <w:t>, 2785–2810, doi:</w:t>
      </w:r>
      <w:r w:rsidR="00642F13">
        <w:fldChar w:fldCharType="begin"/>
      </w:r>
      <w:r w:rsidR="00642F13" w:rsidRPr="001D5B54">
        <w:rPr>
          <w:lang w:val="en-US"/>
          <w:rPrChange w:id="4504" w:author="Clotilde Pean" w:date="2021-06-21T14:15:00Z">
            <w:rPr/>
          </w:rPrChange>
        </w:rPr>
        <w:instrText xml:space="preserve"> HYPERLINK "https://dx.doi.org/10.1175/jcli-d-16-0127.1" </w:instrText>
      </w:r>
      <w:r w:rsidR="00642F13">
        <w:fldChar w:fldCharType="separate"/>
      </w:r>
      <w:r w:rsidRPr="00697E49">
        <w:rPr>
          <w:rStyle w:val="Hyperlink"/>
          <w:rFonts w:cs="Times New Roman"/>
          <w:sz w:val="20"/>
          <w:szCs w:val="20"/>
          <w:lang w:val="en-GB"/>
        </w:rPr>
        <w:t>10.1175/jcli-d-16-0127.1</w:t>
      </w:r>
      <w:r w:rsidR="00642F13">
        <w:rPr>
          <w:rStyle w:val="Hyperlink"/>
          <w:rFonts w:cs="Times New Roman"/>
          <w:sz w:val="20"/>
          <w:szCs w:val="20"/>
          <w:lang w:val="en-GB"/>
        </w:rPr>
        <w:fldChar w:fldCharType="end"/>
      </w:r>
      <w:r w:rsidRPr="00697E49">
        <w:rPr>
          <w:rFonts w:cs="Times New Roman"/>
          <w:sz w:val="20"/>
          <w:szCs w:val="20"/>
          <w:lang w:val="en-GB"/>
        </w:rPr>
        <w:t>.</w:t>
      </w:r>
    </w:p>
    <w:p w14:paraId="6EA3CADA" w14:textId="5013CA6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Ruprich-Robert, Y. et al., 2018: Impacts of the Atlantic Multidecadal Variability on North American Summer Climate and Heat Waves.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31(9)</w:t>
      </w:r>
      <w:r w:rsidRPr="00697E49">
        <w:rPr>
          <w:rFonts w:cs="Times New Roman"/>
          <w:sz w:val="20"/>
          <w:szCs w:val="20"/>
          <w:lang w:val="en-GB"/>
        </w:rPr>
        <w:t>, 3679–3700, doi:</w:t>
      </w:r>
      <w:r w:rsidR="00642F13">
        <w:fldChar w:fldCharType="begin"/>
      </w:r>
      <w:r w:rsidR="00642F13" w:rsidRPr="001D5B54">
        <w:rPr>
          <w:lang w:val="en-US"/>
          <w:rPrChange w:id="4505" w:author="Clotilde Pean" w:date="2021-06-21T14:15:00Z">
            <w:rPr/>
          </w:rPrChange>
        </w:rPr>
        <w:instrText xml:space="preserve"> HYPERLINK "https://dx.doi.org/10.1175/jcli-d-17-0270.1" </w:instrText>
      </w:r>
      <w:r w:rsidR="00642F13">
        <w:fldChar w:fldCharType="separate"/>
      </w:r>
      <w:r w:rsidRPr="00697E49">
        <w:rPr>
          <w:rStyle w:val="Hyperlink"/>
          <w:rFonts w:cs="Times New Roman"/>
          <w:sz w:val="20"/>
          <w:szCs w:val="20"/>
          <w:lang w:val="en-GB"/>
        </w:rPr>
        <w:t>10.1175/jcli-d-17-0270.1</w:t>
      </w:r>
      <w:r w:rsidR="00642F13">
        <w:rPr>
          <w:rStyle w:val="Hyperlink"/>
          <w:rFonts w:cs="Times New Roman"/>
          <w:sz w:val="20"/>
          <w:szCs w:val="20"/>
          <w:lang w:val="en-GB"/>
        </w:rPr>
        <w:fldChar w:fldCharType="end"/>
      </w:r>
      <w:r w:rsidRPr="00697E49">
        <w:rPr>
          <w:rFonts w:cs="Times New Roman"/>
          <w:sz w:val="20"/>
          <w:szCs w:val="20"/>
          <w:lang w:val="en-GB"/>
        </w:rPr>
        <w:t>.</w:t>
      </w:r>
    </w:p>
    <w:p w14:paraId="22490686" w14:textId="5183AEF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Russell, J.L. et al., 2018: Metrics for the Evaluation of the Southern Ocean in Coupled Climate Models and Earth System Models.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123(5)</w:t>
      </w:r>
      <w:r w:rsidRPr="00697E49">
        <w:rPr>
          <w:rFonts w:cs="Times New Roman"/>
          <w:sz w:val="20"/>
          <w:szCs w:val="20"/>
          <w:lang w:val="en-GB"/>
        </w:rPr>
        <w:t>, 3120–3143, doi:</w:t>
      </w:r>
      <w:r w:rsidR="00642F13">
        <w:fldChar w:fldCharType="begin"/>
      </w:r>
      <w:r w:rsidR="00642F13" w:rsidRPr="001D5B54">
        <w:rPr>
          <w:lang w:val="en-US"/>
          <w:rPrChange w:id="4506" w:author="Clotilde Pean" w:date="2021-06-21T14:15:00Z">
            <w:rPr/>
          </w:rPrChange>
        </w:rPr>
        <w:instrText xml:space="preserve"> HYPERLINK "https://dx.doi.org/10.1002/2017jc013461" </w:instrText>
      </w:r>
      <w:r w:rsidR="00642F13">
        <w:fldChar w:fldCharType="separate"/>
      </w:r>
      <w:r w:rsidRPr="00697E49">
        <w:rPr>
          <w:rStyle w:val="Hyperlink"/>
          <w:rFonts w:cs="Times New Roman"/>
          <w:sz w:val="20"/>
          <w:szCs w:val="20"/>
          <w:lang w:val="en-GB"/>
        </w:rPr>
        <w:t>10.1002/2017jc013461</w:t>
      </w:r>
      <w:r w:rsidR="00642F13">
        <w:rPr>
          <w:rStyle w:val="Hyperlink"/>
          <w:rFonts w:cs="Times New Roman"/>
          <w:sz w:val="20"/>
          <w:szCs w:val="20"/>
          <w:lang w:val="en-GB"/>
        </w:rPr>
        <w:fldChar w:fldCharType="end"/>
      </w:r>
      <w:r w:rsidRPr="00697E49">
        <w:rPr>
          <w:rFonts w:cs="Times New Roman"/>
          <w:sz w:val="20"/>
          <w:szCs w:val="20"/>
          <w:lang w:val="en-GB"/>
        </w:rPr>
        <w:t>.</w:t>
      </w:r>
    </w:p>
    <w:p w14:paraId="43DB3F99" w14:textId="6B4A98B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Rypdal, K., 2018: The life and death of the recent global surface warming hiatus parsimoniously explained. </w:t>
      </w:r>
      <w:r w:rsidRPr="00697E49">
        <w:rPr>
          <w:rFonts w:cs="Times New Roman"/>
          <w:i/>
          <w:sz w:val="20"/>
          <w:szCs w:val="20"/>
          <w:lang w:val="en-GB"/>
        </w:rPr>
        <w:t>Climate</w:t>
      </w:r>
      <w:r w:rsidRPr="00697E49">
        <w:rPr>
          <w:rFonts w:cs="Times New Roman"/>
          <w:sz w:val="20"/>
          <w:szCs w:val="20"/>
          <w:lang w:val="en-GB"/>
        </w:rPr>
        <w:t xml:space="preserve">, </w:t>
      </w:r>
      <w:r w:rsidRPr="00697E49">
        <w:rPr>
          <w:rFonts w:cs="Times New Roman"/>
          <w:b/>
          <w:sz w:val="20"/>
          <w:szCs w:val="20"/>
          <w:lang w:val="en-GB"/>
        </w:rPr>
        <w:t>6(3)</w:t>
      </w:r>
      <w:r w:rsidRPr="00697E49">
        <w:rPr>
          <w:rFonts w:cs="Times New Roman"/>
          <w:sz w:val="20"/>
          <w:szCs w:val="20"/>
          <w:lang w:val="en-GB"/>
        </w:rPr>
        <w:t>, doi:</w:t>
      </w:r>
      <w:r w:rsidR="00642F13">
        <w:fldChar w:fldCharType="begin"/>
      </w:r>
      <w:r w:rsidR="00642F13" w:rsidRPr="001D5B54">
        <w:rPr>
          <w:lang w:val="en-US"/>
          <w:rPrChange w:id="4507" w:author="Clotilde Pean" w:date="2021-06-21T14:15:00Z">
            <w:rPr/>
          </w:rPrChange>
        </w:rPr>
        <w:instrText xml:space="preserve"> HYPERLINK "https://dx.doi.org/10.3390/cli6030064" </w:instrText>
      </w:r>
      <w:r w:rsidR="00642F13">
        <w:fldChar w:fldCharType="separate"/>
      </w:r>
      <w:r w:rsidRPr="00697E49">
        <w:rPr>
          <w:rStyle w:val="Hyperlink"/>
          <w:rFonts w:cs="Times New Roman"/>
          <w:sz w:val="20"/>
          <w:szCs w:val="20"/>
          <w:lang w:val="en-GB"/>
        </w:rPr>
        <w:t>10.3390/cli6030064</w:t>
      </w:r>
      <w:r w:rsidR="00642F13">
        <w:rPr>
          <w:rStyle w:val="Hyperlink"/>
          <w:rFonts w:cs="Times New Roman"/>
          <w:sz w:val="20"/>
          <w:szCs w:val="20"/>
          <w:lang w:val="en-GB"/>
        </w:rPr>
        <w:fldChar w:fldCharType="end"/>
      </w:r>
      <w:r w:rsidRPr="00697E49">
        <w:rPr>
          <w:rFonts w:cs="Times New Roman"/>
          <w:sz w:val="20"/>
          <w:szCs w:val="20"/>
          <w:lang w:val="en-GB"/>
        </w:rPr>
        <w:t>.</w:t>
      </w:r>
    </w:p>
    <w:p w14:paraId="27D276A2" w14:textId="52FEA4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Saffioti, C., E.M. Fischer, and R. Knutti, 2015: Contributions of atmospheric circulation variability and data coverage bias to the warming hiatus.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42(7)</w:t>
      </w:r>
      <w:r w:rsidRPr="00697E49">
        <w:rPr>
          <w:rFonts w:cs="Times New Roman"/>
          <w:sz w:val="20"/>
          <w:szCs w:val="20"/>
          <w:lang w:val="en-GB"/>
        </w:rPr>
        <w:t>, 2385–2391, doi:</w:t>
      </w:r>
      <w:r w:rsidR="00642F13">
        <w:fldChar w:fldCharType="begin"/>
      </w:r>
      <w:r w:rsidR="00642F13" w:rsidRPr="001D5B54">
        <w:rPr>
          <w:lang w:val="en-US"/>
          <w:rPrChange w:id="4508" w:author="Clotilde Pean" w:date="2021-06-21T14:15:00Z">
            <w:rPr/>
          </w:rPrChange>
        </w:rPr>
        <w:instrText xml:space="preserve"> HYPERLINK "https://dx.doi.org/10.1002/2015gl063091" </w:instrText>
      </w:r>
      <w:r w:rsidR="00642F13">
        <w:fldChar w:fldCharType="separate"/>
      </w:r>
      <w:r w:rsidRPr="00697E49">
        <w:rPr>
          <w:rStyle w:val="Hyperlink"/>
          <w:rFonts w:cs="Times New Roman"/>
          <w:sz w:val="20"/>
          <w:szCs w:val="20"/>
          <w:lang w:val="en-GB"/>
        </w:rPr>
        <w:t>10.1002/2015gl063091</w:t>
      </w:r>
      <w:r w:rsidR="00642F13">
        <w:rPr>
          <w:rStyle w:val="Hyperlink"/>
          <w:rFonts w:cs="Times New Roman"/>
          <w:sz w:val="20"/>
          <w:szCs w:val="20"/>
          <w:lang w:val="en-GB"/>
        </w:rPr>
        <w:fldChar w:fldCharType="end"/>
      </w:r>
      <w:r w:rsidRPr="00697E49">
        <w:rPr>
          <w:rFonts w:cs="Times New Roman"/>
          <w:sz w:val="20"/>
          <w:szCs w:val="20"/>
          <w:lang w:val="en-GB"/>
        </w:rPr>
        <w:t>.</w:t>
      </w:r>
    </w:p>
    <w:p w14:paraId="0E0727B9" w14:textId="2DFE656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Saggioro, E. and T.G. Shepherd, 2019: Quantifying the Timescale and Strength of Southern Hemisphere Intraseasonal Stratosphere-troposphere Coupling.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46(22)</w:t>
      </w:r>
      <w:r w:rsidRPr="00697E49">
        <w:rPr>
          <w:rFonts w:cs="Times New Roman"/>
          <w:sz w:val="20"/>
          <w:szCs w:val="20"/>
          <w:lang w:val="en-GB"/>
        </w:rPr>
        <w:t>, 13479–13487, doi:</w:t>
      </w:r>
      <w:r w:rsidR="00642F13">
        <w:fldChar w:fldCharType="begin"/>
      </w:r>
      <w:r w:rsidR="00642F13" w:rsidRPr="001D5B54">
        <w:rPr>
          <w:lang w:val="en-US"/>
          <w:rPrChange w:id="4509" w:author="Clotilde Pean" w:date="2021-06-21T14:15:00Z">
            <w:rPr/>
          </w:rPrChange>
        </w:rPr>
        <w:instrText xml:space="preserve"> HYPERLINK "https://dx.doi.org/10.1029/2019gl084763" </w:instrText>
      </w:r>
      <w:r w:rsidR="00642F13">
        <w:fldChar w:fldCharType="separate"/>
      </w:r>
      <w:r w:rsidRPr="00697E49">
        <w:rPr>
          <w:rStyle w:val="Hyperlink"/>
          <w:rFonts w:cs="Times New Roman"/>
          <w:sz w:val="20"/>
          <w:szCs w:val="20"/>
          <w:lang w:val="en-GB"/>
        </w:rPr>
        <w:t>10.1029/2019gl084763</w:t>
      </w:r>
      <w:r w:rsidR="00642F13">
        <w:rPr>
          <w:rStyle w:val="Hyperlink"/>
          <w:rFonts w:cs="Times New Roman"/>
          <w:sz w:val="20"/>
          <w:szCs w:val="20"/>
          <w:lang w:val="en-GB"/>
        </w:rPr>
        <w:fldChar w:fldCharType="end"/>
      </w:r>
      <w:r w:rsidRPr="00697E49">
        <w:rPr>
          <w:rFonts w:cs="Times New Roman"/>
          <w:sz w:val="20"/>
          <w:szCs w:val="20"/>
          <w:lang w:val="en-GB"/>
        </w:rPr>
        <w:t>.</w:t>
      </w:r>
    </w:p>
    <w:p w14:paraId="1383D1B2" w14:textId="4156E5F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Saji, N.H. et al., 2006: Tropical Indian Ocean Variability in the IPCC Twentieth-Century Climate Simulations.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19(17)</w:t>
      </w:r>
      <w:r w:rsidRPr="00697E49">
        <w:rPr>
          <w:rFonts w:cs="Times New Roman"/>
          <w:sz w:val="20"/>
          <w:szCs w:val="20"/>
          <w:lang w:val="en-GB"/>
        </w:rPr>
        <w:t>, 4397–4417, doi:</w:t>
      </w:r>
      <w:r w:rsidR="00642F13">
        <w:fldChar w:fldCharType="begin"/>
      </w:r>
      <w:r w:rsidR="00642F13" w:rsidRPr="001D5B54">
        <w:rPr>
          <w:lang w:val="en-US"/>
          <w:rPrChange w:id="4510" w:author="Clotilde Pean" w:date="2021-06-21T14:15:00Z">
            <w:rPr/>
          </w:rPrChange>
        </w:rPr>
        <w:instrText xml:space="preserve"> HYPERLINK "https://dx.doi.org/10.1175/jcli3847.1" </w:instrText>
      </w:r>
      <w:r w:rsidR="00642F13">
        <w:fldChar w:fldCharType="separate"/>
      </w:r>
      <w:r w:rsidRPr="00697E49">
        <w:rPr>
          <w:rStyle w:val="Hyperlink"/>
          <w:rFonts w:cs="Times New Roman"/>
          <w:sz w:val="20"/>
          <w:szCs w:val="20"/>
          <w:lang w:val="en-GB"/>
        </w:rPr>
        <w:t>10.1175/jcli3847.1</w:t>
      </w:r>
      <w:r w:rsidR="00642F13">
        <w:rPr>
          <w:rStyle w:val="Hyperlink"/>
          <w:rFonts w:cs="Times New Roman"/>
          <w:sz w:val="20"/>
          <w:szCs w:val="20"/>
          <w:lang w:val="en-GB"/>
        </w:rPr>
        <w:fldChar w:fldCharType="end"/>
      </w:r>
      <w:r w:rsidRPr="00697E49">
        <w:rPr>
          <w:rFonts w:cs="Times New Roman"/>
          <w:sz w:val="20"/>
          <w:szCs w:val="20"/>
          <w:lang w:val="en-GB"/>
        </w:rPr>
        <w:t>.</w:t>
      </w:r>
    </w:p>
    <w:p w14:paraId="3DC2077B" w14:textId="370E4B5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Sallée, J.B. et al., 2013: Assessment of Southern Ocean water mass circulation and characteristics in CMIP5 models: Historical bias and forcing response.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118(4)</w:t>
      </w:r>
      <w:r w:rsidRPr="00697E49">
        <w:rPr>
          <w:rFonts w:cs="Times New Roman"/>
          <w:sz w:val="20"/>
          <w:szCs w:val="20"/>
          <w:lang w:val="en-GB"/>
        </w:rPr>
        <w:t>, 1830–1844, doi:</w:t>
      </w:r>
      <w:r w:rsidR="00642F13">
        <w:fldChar w:fldCharType="begin"/>
      </w:r>
      <w:r w:rsidR="00642F13" w:rsidRPr="001D5B54">
        <w:rPr>
          <w:lang w:val="en-US"/>
          <w:rPrChange w:id="4511" w:author="Clotilde Pean" w:date="2021-06-21T14:15:00Z">
            <w:rPr/>
          </w:rPrChange>
        </w:rPr>
        <w:instrText xml:space="preserve"> HYPERLINK "https://dx.doi.org/10.1002/jgrc.20135" </w:instrText>
      </w:r>
      <w:r w:rsidR="00642F13">
        <w:fldChar w:fldCharType="separate"/>
      </w:r>
      <w:r w:rsidRPr="00697E49">
        <w:rPr>
          <w:rStyle w:val="Hyperlink"/>
          <w:rFonts w:cs="Times New Roman"/>
          <w:sz w:val="20"/>
          <w:szCs w:val="20"/>
          <w:lang w:val="en-GB"/>
        </w:rPr>
        <w:t>10.1002/jgrc.20135</w:t>
      </w:r>
      <w:r w:rsidR="00642F13">
        <w:rPr>
          <w:rStyle w:val="Hyperlink"/>
          <w:rFonts w:cs="Times New Roman"/>
          <w:sz w:val="20"/>
          <w:szCs w:val="20"/>
          <w:lang w:val="en-GB"/>
        </w:rPr>
        <w:fldChar w:fldCharType="end"/>
      </w:r>
      <w:r w:rsidRPr="00697E49">
        <w:rPr>
          <w:rFonts w:cs="Times New Roman"/>
          <w:sz w:val="20"/>
          <w:szCs w:val="20"/>
          <w:lang w:val="en-GB"/>
        </w:rPr>
        <w:t>.</w:t>
      </w:r>
    </w:p>
    <w:p w14:paraId="3A6C9368" w14:textId="5CA2022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Sallée, J.-B. et al., 2021: Fifty-year changes of the world ocean’s surface layer in response to climate change. </w:t>
      </w:r>
      <w:r w:rsidRPr="00697E49">
        <w:rPr>
          <w:rFonts w:cs="Times New Roman"/>
          <w:i/>
          <w:sz w:val="20"/>
          <w:szCs w:val="20"/>
          <w:lang w:val="en-GB"/>
        </w:rPr>
        <w:t>Nature</w:t>
      </w:r>
      <w:r w:rsidRPr="00697E49">
        <w:rPr>
          <w:rFonts w:cs="Times New Roman"/>
          <w:sz w:val="20"/>
          <w:szCs w:val="20"/>
          <w:lang w:val="en-GB"/>
        </w:rPr>
        <w:t xml:space="preserve"> (in press).</w:t>
      </w:r>
    </w:p>
    <w:p w14:paraId="4E38EEA7" w14:textId="7181A74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Salzmann, M., 2016: Global warming without global mean precipitation increase? </w:t>
      </w:r>
      <w:r w:rsidRPr="00697E49">
        <w:rPr>
          <w:rFonts w:cs="Times New Roman"/>
          <w:i/>
          <w:sz w:val="20"/>
          <w:szCs w:val="20"/>
          <w:lang w:val="en-GB"/>
        </w:rPr>
        <w:t>Climate Modelling</w:t>
      </w:r>
      <w:r w:rsidRPr="00697E49">
        <w:rPr>
          <w:rFonts w:cs="Times New Roman"/>
          <w:sz w:val="20"/>
          <w:szCs w:val="20"/>
          <w:lang w:val="en-GB"/>
        </w:rPr>
        <w:t>, doi:</w:t>
      </w:r>
      <w:r w:rsidR="00642F13">
        <w:fldChar w:fldCharType="begin"/>
      </w:r>
      <w:r w:rsidR="00642F13" w:rsidRPr="001D5B54">
        <w:rPr>
          <w:lang w:val="en-US"/>
          <w:rPrChange w:id="4512" w:author="Clotilde Pean" w:date="2021-06-21T14:15:00Z">
            <w:rPr/>
          </w:rPrChange>
        </w:rPr>
        <w:instrText xml:space="preserve"> HYPERLINK "https://dx.doi.org/10.1126/sciadv.1501572" </w:instrText>
      </w:r>
      <w:r w:rsidR="00642F13">
        <w:fldChar w:fldCharType="separate"/>
      </w:r>
      <w:r w:rsidRPr="00697E49">
        <w:rPr>
          <w:rStyle w:val="Hyperlink"/>
          <w:rFonts w:cs="Times New Roman"/>
          <w:sz w:val="20"/>
          <w:szCs w:val="20"/>
          <w:lang w:val="en-GB"/>
        </w:rPr>
        <w:t>10.1126/sciadv.1501572</w:t>
      </w:r>
      <w:r w:rsidR="00642F13">
        <w:rPr>
          <w:rStyle w:val="Hyperlink"/>
          <w:rFonts w:cs="Times New Roman"/>
          <w:sz w:val="20"/>
          <w:szCs w:val="20"/>
          <w:lang w:val="en-GB"/>
        </w:rPr>
        <w:fldChar w:fldCharType="end"/>
      </w:r>
      <w:r w:rsidRPr="00697E49">
        <w:rPr>
          <w:rFonts w:cs="Times New Roman"/>
          <w:sz w:val="20"/>
          <w:szCs w:val="20"/>
          <w:lang w:val="en-GB"/>
        </w:rPr>
        <w:t>.</w:t>
      </w:r>
    </w:p>
    <w:p w14:paraId="15FB513F" w14:textId="5FA0EFF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Sandeep, S., F. Stordal, P.D. Sardeshmukh, and G.P. Compo, 2014: Pacific Walker Circulation variability in coupled and uncoupled climate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43(1–2)</w:t>
      </w:r>
      <w:r w:rsidRPr="00697E49">
        <w:rPr>
          <w:rFonts w:cs="Times New Roman"/>
          <w:sz w:val="20"/>
          <w:szCs w:val="20"/>
          <w:lang w:val="en-GB"/>
        </w:rPr>
        <w:t>, 103–117, doi:</w:t>
      </w:r>
      <w:r w:rsidR="00642F13">
        <w:fldChar w:fldCharType="begin"/>
      </w:r>
      <w:r w:rsidR="00642F13" w:rsidRPr="001D5B54">
        <w:rPr>
          <w:lang w:val="en-US"/>
          <w:rPrChange w:id="4513" w:author="Clotilde Pean" w:date="2021-06-21T14:15:00Z">
            <w:rPr/>
          </w:rPrChange>
        </w:rPr>
        <w:instrText xml:space="preserve"> HYPERLINK "https://dx.doi.org/10.1007/s00382-014-2135-3" </w:instrText>
      </w:r>
      <w:r w:rsidR="00642F13">
        <w:fldChar w:fldCharType="separate"/>
      </w:r>
      <w:r w:rsidRPr="00697E49">
        <w:rPr>
          <w:rStyle w:val="Hyperlink"/>
          <w:rFonts w:cs="Times New Roman"/>
          <w:sz w:val="20"/>
          <w:szCs w:val="20"/>
          <w:lang w:val="en-GB"/>
        </w:rPr>
        <w:t>10.1007/s00382-014-2135-3</w:t>
      </w:r>
      <w:r w:rsidR="00642F13">
        <w:rPr>
          <w:rStyle w:val="Hyperlink"/>
          <w:rFonts w:cs="Times New Roman"/>
          <w:sz w:val="20"/>
          <w:szCs w:val="20"/>
          <w:lang w:val="en-GB"/>
        </w:rPr>
        <w:fldChar w:fldCharType="end"/>
      </w:r>
      <w:r w:rsidRPr="00697E49">
        <w:rPr>
          <w:rFonts w:cs="Times New Roman"/>
          <w:sz w:val="20"/>
          <w:szCs w:val="20"/>
          <w:lang w:val="en-GB"/>
        </w:rPr>
        <w:t>.</w:t>
      </w:r>
    </w:p>
    <w:p w14:paraId="3C222833" w14:textId="663FFE1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2007: Identification of human-induced changes in atmospheric moisture content.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104(39)</w:t>
      </w:r>
      <w:r w:rsidRPr="00697E49">
        <w:rPr>
          <w:rFonts w:cs="Times New Roman"/>
          <w:sz w:val="20"/>
          <w:szCs w:val="20"/>
          <w:lang w:val="en-GB"/>
        </w:rPr>
        <w:t>, 15248–15253, doi:</w:t>
      </w:r>
      <w:r w:rsidR="00642F13">
        <w:fldChar w:fldCharType="begin"/>
      </w:r>
      <w:r w:rsidR="00642F13" w:rsidRPr="001D5B54">
        <w:rPr>
          <w:lang w:val="en-US"/>
          <w:rPrChange w:id="4514" w:author="Clotilde Pean" w:date="2021-06-21T14:15:00Z">
            <w:rPr/>
          </w:rPrChange>
        </w:rPr>
        <w:instrText xml:space="preserve"> HYPERLINK "https://dx.doi.org/10.1073/pnas.0702872104" </w:instrText>
      </w:r>
      <w:r w:rsidR="00642F13">
        <w:fldChar w:fldCharType="separate"/>
      </w:r>
      <w:r w:rsidRPr="00697E49">
        <w:rPr>
          <w:rStyle w:val="Hyperlink"/>
          <w:rFonts w:cs="Times New Roman"/>
          <w:sz w:val="20"/>
          <w:szCs w:val="20"/>
          <w:lang w:val="en-GB"/>
        </w:rPr>
        <w:t>10.1073/pnas.0702872104</w:t>
      </w:r>
      <w:r w:rsidR="00642F13">
        <w:rPr>
          <w:rStyle w:val="Hyperlink"/>
          <w:rFonts w:cs="Times New Roman"/>
          <w:sz w:val="20"/>
          <w:szCs w:val="20"/>
          <w:lang w:val="en-GB"/>
        </w:rPr>
        <w:fldChar w:fldCharType="end"/>
      </w:r>
      <w:r w:rsidRPr="00697E49">
        <w:rPr>
          <w:rFonts w:cs="Times New Roman"/>
          <w:sz w:val="20"/>
          <w:szCs w:val="20"/>
          <w:lang w:val="en-GB"/>
        </w:rPr>
        <w:t>.</w:t>
      </w:r>
    </w:p>
    <w:p w14:paraId="4004291A" w14:textId="3A5FD9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2009: Incorporating model quality information in climate change detection and attribution studies..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doi:</w:t>
      </w:r>
      <w:r w:rsidR="00642F13">
        <w:fldChar w:fldCharType="begin"/>
      </w:r>
      <w:r w:rsidR="00642F13" w:rsidRPr="001D5B54">
        <w:rPr>
          <w:lang w:val="en-US"/>
          <w:rPrChange w:id="4515" w:author="Clotilde Pean" w:date="2021-06-21T14:15:00Z">
            <w:rPr/>
          </w:rPrChange>
        </w:rPr>
        <w:instrText xml:space="preserve"> HYPERLINK "https://dx.doi.org/10.1073/pnas.0901736106" </w:instrText>
      </w:r>
      <w:r w:rsidR="00642F13">
        <w:fldChar w:fldCharType="separate"/>
      </w:r>
      <w:r w:rsidRPr="00697E49">
        <w:rPr>
          <w:rStyle w:val="Hyperlink"/>
          <w:rFonts w:cs="Times New Roman"/>
          <w:sz w:val="20"/>
          <w:szCs w:val="20"/>
          <w:lang w:val="en-GB"/>
        </w:rPr>
        <w:t>10.1073/pnas.0901736106</w:t>
      </w:r>
      <w:r w:rsidR="00642F13">
        <w:rPr>
          <w:rStyle w:val="Hyperlink"/>
          <w:rFonts w:cs="Times New Roman"/>
          <w:sz w:val="20"/>
          <w:szCs w:val="20"/>
          <w:lang w:val="en-GB"/>
        </w:rPr>
        <w:fldChar w:fldCharType="end"/>
      </w:r>
      <w:r w:rsidRPr="00697E49">
        <w:rPr>
          <w:rFonts w:cs="Times New Roman"/>
          <w:sz w:val="20"/>
          <w:szCs w:val="20"/>
          <w:lang w:val="en-GB"/>
        </w:rPr>
        <w:t>.</w:t>
      </w:r>
    </w:p>
    <w:p w14:paraId="0A156B96" w14:textId="77C539D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2013: Human and natural influences on the changing thermal structure of the atmosphere.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110(43)</w:t>
      </w:r>
      <w:r w:rsidRPr="00697E49">
        <w:rPr>
          <w:rFonts w:cs="Times New Roman"/>
          <w:sz w:val="20"/>
          <w:szCs w:val="20"/>
          <w:lang w:val="en-GB"/>
        </w:rPr>
        <w:t>, 17235–17240, doi:</w:t>
      </w:r>
      <w:r w:rsidR="00642F13">
        <w:fldChar w:fldCharType="begin"/>
      </w:r>
      <w:r w:rsidR="00642F13" w:rsidRPr="001D5B54">
        <w:rPr>
          <w:lang w:val="en-US"/>
          <w:rPrChange w:id="4516" w:author="Clotilde Pean" w:date="2021-06-21T14:15:00Z">
            <w:rPr/>
          </w:rPrChange>
        </w:rPr>
        <w:instrText xml:space="preserve"> HYPERLINK "https://dx.doi.org/10.1073/pnas.1305332110" </w:instrText>
      </w:r>
      <w:r w:rsidR="00642F13">
        <w:fldChar w:fldCharType="separate"/>
      </w:r>
      <w:r w:rsidRPr="00697E49">
        <w:rPr>
          <w:rStyle w:val="Hyperlink"/>
          <w:rFonts w:cs="Times New Roman"/>
          <w:sz w:val="20"/>
          <w:szCs w:val="20"/>
          <w:lang w:val="en-GB"/>
        </w:rPr>
        <w:t>10.1073/pnas.1305332110</w:t>
      </w:r>
      <w:r w:rsidR="00642F13">
        <w:rPr>
          <w:rStyle w:val="Hyperlink"/>
          <w:rFonts w:cs="Times New Roman"/>
          <w:sz w:val="20"/>
          <w:szCs w:val="20"/>
          <w:lang w:val="en-GB"/>
        </w:rPr>
        <w:fldChar w:fldCharType="end"/>
      </w:r>
      <w:r w:rsidRPr="00697E49">
        <w:rPr>
          <w:rFonts w:cs="Times New Roman"/>
          <w:sz w:val="20"/>
          <w:szCs w:val="20"/>
          <w:lang w:val="en-GB"/>
        </w:rPr>
        <w:t>.</w:t>
      </w:r>
    </w:p>
    <w:p w14:paraId="644980D7" w14:textId="62D801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2014: Volcanic contribution to decadal changes in tropospheric temperature.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7(3)</w:t>
      </w:r>
      <w:r w:rsidRPr="00697E49">
        <w:rPr>
          <w:rFonts w:cs="Times New Roman"/>
          <w:sz w:val="20"/>
          <w:szCs w:val="20"/>
          <w:lang w:val="en-GB"/>
        </w:rPr>
        <w:t>, 185–189, doi:</w:t>
      </w:r>
      <w:r w:rsidR="00642F13">
        <w:fldChar w:fldCharType="begin"/>
      </w:r>
      <w:r w:rsidR="00642F13" w:rsidRPr="001D5B54">
        <w:rPr>
          <w:lang w:val="en-US"/>
          <w:rPrChange w:id="4517" w:author="Clotilde Pean" w:date="2021-06-21T14:15:00Z">
            <w:rPr/>
          </w:rPrChange>
        </w:rPr>
        <w:instrText xml:space="preserve"> HYPERLINK "https://dx.doi.org/10.1038/ngeo2098" </w:instrText>
      </w:r>
      <w:r w:rsidR="00642F13">
        <w:fldChar w:fldCharType="separate"/>
      </w:r>
      <w:r w:rsidRPr="00697E49">
        <w:rPr>
          <w:rStyle w:val="Hyperlink"/>
          <w:rFonts w:cs="Times New Roman"/>
          <w:sz w:val="20"/>
          <w:szCs w:val="20"/>
          <w:lang w:val="en-GB"/>
        </w:rPr>
        <w:t>10.1038/ngeo2098</w:t>
      </w:r>
      <w:r w:rsidR="00642F13">
        <w:rPr>
          <w:rStyle w:val="Hyperlink"/>
          <w:rFonts w:cs="Times New Roman"/>
          <w:sz w:val="20"/>
          <w:szCs w:val="20"/>
          <w:lang w:val="en-GB"/>
        </w:rPr>
        <w:fldChar w:fldCharType="end"/>
      </w:r>
      <w:r w:rsidRPr="00697E49">
        <w:rPr>
          <w:rFonts w:cs="Times New Roman"/>
          <w:sz w:val="20"/>
          <w:szCs w:val="20"/>
          <w:lang w:val="en-GB"/>
        </w:rPr>
        <w:t>.</w:t>
      </w:r>
    </w:p>
    <w:p w14:paraId="13C27AE4" w14:textId="451DC41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2017a: Causes of differences in model and satellite tropospheric warming rates.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10(7)</w:t>
      </w:r>
      <w:r w:rsidRPr="00697E49">
        <w:rPr>
          <w:rFonts w:cs="Times New Roman"/>
          <w:sz w:val="20"/>
          <w:szCs w:val="20"/>
          <w:lang w:val="en-GB"/>
        </w:rPr>
        <w:t>, 478–485, doi:</w:t>
      </w:r>
      <w:r w:rsidR="00642F13">
        <w:fldChar w:fldCharType="begin"/>
      </w:r>
      <w:r w:rsidR="00642F13" w:rsidRPr="001D5B54">
        <w:rPr>
          <w:lang w:val="en-US"/>
          <w:rPrChange w:id="4518" w:author="Clotilde Pean" w:date="2021-06-21T14:15:00Z">
            <w:rPr/>
          </w:rPrChange>
        </w:rPr>
        <w:instrText xml:space="preserve"> HYPERLINK "https://dx.doi.org/10.1038/ngeo2973" </w:instrText>
      </w:r>
      <w:r w:rsidR="00642F13">
        <w:fldChar w:fldCharType="separate"/>
      </w:r>
      <w:r w:rsidRPr="00697E49">
        <w:rPr>
          <w:rStyle w:val="Hyperlink"/>
          <w:rFonts w:cs="Times New Roman"/>
          <w:sz w:val="20"/>
          <w:szCs w:val="20"/>
          <w:lang w:val="en-GB"/>
        </w:rPr>
        <w:t>10.1038/ngeo2973</w:t>
      </w:r>
      <w:r w:rsidR="00642F13">
        <w:rPr>
          <w:rStyle w:val="Hyperlink"/>
          <w:rFonts w:cs="Times New Roman"/>
          <w:sz w:val="20"/>
          <w:szCs w:val="20"/>
          <w:lang w:val="en-GB"/>
        </w:rPr>
        <w:fldChar w:fldCharType="end"/>
      </w:r>
      <w:r w:rsidRPr="00697E49">
        <w:rPr>
          <w:rFonts w:cs="Times New Roman"/>
          <w:sz w:val="20"/>
          <w:szCs w:val="20"/>
          <w:lang w:val="en-GB"/>
        </w:rPr>
        <w:t>.</w:t>
      </w:r>
    </w:p>
    <w:p w14:paraId="21F884FE" w14:textId="67D9C8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2017b: Comparing tropospheric warming in climate models and satellite data.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w:t>
      </w:r>
      <w:r w:rsidRPr="00697E49">
        <w:rPr>
          <w:rFonts w:cs="Times New Roman"/>
          <w:sz w:val="20"/>
          <w:szCs w:val="20"/>
          <w:lang w:val="en-GB"/>
        </w:rPr>
        <w:t>, 373–392, doi:</w:t>
      </w:r>
      <w:r w:rsidR="00642F13">
        <w:fldChar w:fldCharType="begin"/>
      </w:r>
      <w:r w:rsidR="00642F13" w:rsidRPr="001D5B54">
        <w:rPr>
          <w:lang w:val="en-US"/>
          <w:rPrChange w:id="4519" w:author="Clotilde Pean" w:date="2021-06-21T14:15:00Z">
            <w:rPr/>
          </w:rPrChange>
        </w:rPr>
        <w:instrText xml:space="preserve"> HYPERLINK "https://dx.doi.org/10.1175/jcli-d-16-0333.1" </w:instrText>
      </w:r>
      <w:r w:rsidR="00642F13">
        <w:fldChar w:fldCharType="separate"/>
      </w:r>
      <w:r w:rsidRPr="00697E49">
        <w:rPr>
          <w:rStyle w:val="Hyperlink"/>
          <w:rFonts w:cs="Times New Roman"/>
          <w:sz w:val="20"/>
          <w:szCs w:val="20"/>
          <w:lang w:val="en-GB"/>
        </w:rPr>
        <w:t>10.1175/jcli-d-16-0333.1</w:t>
      </w:r>
      <w:r w:rsidR="00642F13">
        <w:rPr>
          <w:rStyle w:val="Hyperlink"/>
          <w:rFonts w:cs="Times New Roman"/>
          <w:sz w:val="20"/>
          <w:szCs w:val="20"/>
          <w:lang w:val="en-GB"/>
        </w:rPr>
        <w:fldChar w:fldCharType="end"/>
      </w:r>
      <w:r w:rsidRPr="00697E49">
        <w:rPr>
          <w:rFonts w:cs="Times New Roman"/>
          <w:sz w:val="20"/>
          <w:szCs w:val="20"/>
          <w:lang w:val="en-GB"/>
        </w:rPr>
        <w:t>.</w:t>
      </w:r>
    </w:p>
    <w:p w14:paraId="28F577C9" w14:textId="442E1BE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2018: Human influence on the seasonal cycle of tropospheric temperature.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361(6399)</w:t>
      </w:r>
      <w:r w:rsidRPr="00697E49">
        <w:rPr>
          <w:rFonts w:cs="Times New Roman"/>
          <w:sz w:val="20"/>
          <w:szCs w:val="20"/>
          <w:lang w:val="en-GB"/>
        </w:rPr>
        <w:t>, doi:</w:t>
      </w:r>
      <w:r w:rsidR="00642F13">
        <w:fldChar w:fldCharType="begin"/>
      </w:r>
      <w:r w:rsidR="00642F13" w:rsidRPr="001D5B54">
        <w:rPr>
          <w:lang w:val="en-US"/>
          <w:rPrChange w:id="4520" w:author="Clotilde Pean" w:date="2021-06-21T14:15:00Z">
            <w:rPr/>
          </w:rPrChange>
        </w:rPr>
        <w:instrText xml:space="preserve"> HYPERLINK "https://dx.doi.org/10.1126/science.aas8806" </w:instrText>
      </w:r>
      <w:r w:rsidR="00642F13">
        <w:fldChar w:fldCharType="separate"/>
      </w:r>
      <w:r w:rsidRPr="00697E49">
        <w:rPr>
          <w:rStyle w:val="Hyperlink"/>
          <w:rFonts w:cs="Times New Roman"/>
          <w:sz w:val="20"/>
          <w:szCs w:val="20"/>
          <w:lang w:val="en-GB"/>
        </w:rPr>
        <w:t>10.1126/science.aas8806</w:t>
      </w:r>
      <w:r w:rsidR="00642F13">
        <w:rPr>
          <w:rStyle w:val="Hyperlink"/>
          <w:rFonts w:cs="Times New Roman"/>
          <w:sz w:val="20"/>
          <w:szCs w:val="20"/>
          <w:lang w:val="en-GB"/>
        </w:rPr>
        <w:fldChar w:fldCharType="end"/>
      </w:r>
      <w:r w:rsidRPr="00697E49">
        <w:rPr>
          <w:rFonts w:cs="Times New Roman"/>
          <w:sz w:val="20"/>
          <w:szCs w:val="20"/>
          <w:lang w:val="en-GB"/>
        </w:rPr>
        <w:t>.</w:t>
      </w:r>
    </w:p>
    <w:p w14:paraId="37F12245" w14:textId="44F1EA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Santer, B.D. et al., 2019: Quantifying stochastic uncertainty in detection time of human-caused climate signals.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116(40)</w:t>
      </w:r>
      <w:r w:rsidRPr="00697E49">
        <w:rPr>
          <w:rFonts w:cs="Times New Roman"/>
          <w:sz w:val="20"/>
          <w:szCs w:val="20"/>
          <w:lang w:val="en-GB"/>
        </w:rPr>
        <w:t>, 19821–19827, doi:</w:t>
      </w:r>
      <w:r w:rsidR="00642F13">
        <w:fldChar w:fldCharType="begin"/>
      </w:r>
      <w:r w:rsidR="00642F13" w:rsidRPr="001D5B54">
        <w:rPr>
          <w:lang w:val="en-US"/>
          <w:rPrChange w:id="4521" w:author="Clotilde Pean" w:date="2021-06-21T14:15:00Z">
            <w:rPr/>
          </w:rPrChange>
        </w:rPr>
        <w:instrText xml:space="preserve"> HYPERLINK "https://dx.doi.org/10.1073/pnas.1904586116" </w:instrText>
      </w:r>
      <w:r w:rsidR="00642F13">
        <w:fldChar w:fldCharType="separate"/>
      </w:r>
      <w:r w:rsidRPr="00697E49">
        <w:rPr>
          <w:rStyle w:val="Hyperlink"/>
          <w:rFonts w:cs="Times New Roman"/>
          <w:sz w:val="20"/>
          <w:szCs w:val="20"/>
          <w:lang w:val="en-GB"/>
        </w:rPr>
        <w:t>10.1073/pnas.1904586116</w:t>
      </w:r>
      <w:r w:rsidR="00642F13">
        <w:rPr>
          <w:rStyle w:val="Hyperlink"/>
          <w:rFonts w:cs="Times New Roman"/>
          <w:sz w:val="20"/>
          <w:szCs w:val="20"/>
          <w:lang w:val="en-GB"/>
        </w:rPr>
        <w:fldChar w:fldCharType="end"/>
      </w:r>
      <w:r w:rsidRPr="00697E49">
        <w:rPr>
          <w:rFonts w:cs="Times New Roman"/>
          <w:sz w:val="20"/>
          <w:szCs w:val="20"/>
          <w:lang w:val="en-GB"/>
        </w:rPr>
        <w:t>.</w:t>
      </w:r>
    </w:p>
    <w:p w14:paraId="0FBB5F5F" w14:textId="24C5B22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Santolaria-Otín, M. and O. Zolina, 2020: Evaluation of snow cover and snow water equivalent in the continental Arctic in CMIP5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55(11)</w:t>
      </w:r>
      <w:r w:rsidRPr="00697E49">
        <w:rPr>
          <w:rFonts w:cs="Times New Roman"/>
          <w:sz w:val="20"/>
          <w:szCs w:val="20"/>
          <w:lang w:val="en-GB"/>
        </w:rPr>
        <w:t>, 2993–3016, doi:</w:t>
      </w:r>
      <w:r w:rsidR="00642F13">
        <w:fldChar w:fldCharType="begin"/>
      </w:r>
      <w:r w:rsidR="00642F13" w:rsidRPr="001D5B54">
        <w:rPr>
          <w:lang w:val="en-US"/>
          <w:rPrChange w:id="4522" w:author="Clotilde Pean" w:date="2021-06-21T14:15:00Z">
            <w:rPr/>
          </w:rPrChange>
        </w:rPr>
        <w:instrText xml:space="preserve"> HYPERLINK "https://dx.doi.org/10.1007/s00382-020-05434-9" </w:instrText>
      </w:r>
      <w:r w:rsidR="00642F13">
        <w:fldChar w:fldCharType="separate"/>
      </w:r>
      <w:r w:rsidRPr="00697E49">
        <w:rPr>
          <w:rStyle w:val="Hyperlink"/>
          <w:rFonts w:cs="Times New Roman"/>
          <w:sz w:val="20"/>
          <w:szCs w:val="20"/>
          <w:lang w:val="en-GB"/>
        </w:rPr>
        <w:t>10.1007/s00382-020-05434-9</w:t>
      </w:r>
      <w:r w:rsidR="00642F13">
        <w:rPr>
          <w:rStyle w:val="Hyperlink"/>
          <w:rFonts w:cs="Times New Roman"/>
          <w:sz w:val="20"/>
          <w:szCs w:val="20"/>
          <w:lang w:val="en-GB"/>
        </w:rPr>
        <w:fldChar w:fldCharType="end"/>
      </w:r>
      <w:r w:rsidRPr="00697E49">
        <w:rPr>
          <w:rFonts w:cs="Times New Roman"/>
          <w:sz w:val="20"/>
          <w:szCs w:val="20"/>
          <w:lang w:val="en-GB"/>
        </w:rPr>
        <w:t>.</w:t>
      </w:r>
    </w:p>
    <w:p w14:paraId="4F4FD150" w14:textId="1F1ABE4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Sasgen, I. et al., 2020a: Return to rapid ice loss in Greenland and record loss in 2019 detected by the GRACE-FO satellites. </w:t>
      </w:r>
      <w:r w:rsidRPr="00697E49">
        <w:rPr>
          <w:rFonts w:cs="Times New Roman"/>
          <w:i/>
          <w:sz w:val="20"/>
          <w:szCs w:val="20"/>
          <w:lang w:val="en-GB"/>
        </w:rPr>
        <w:t>Communications Earth &amp; Environment</w:t>
      </w:r>
      <w:r w:rsidRPr="00697E49">
        <w:rPr>
          <w:rFonts w:cs="Times New Roman"/>
          <w:sz w:val="20"/>
          <w:szCs w:val="20"/>
          <w:lang w:val="en-GB"/>
        </w:rPr>
        <w:t>, doi:</w:t>
      </w:r>
      <w:r w:rsidR="00642F13">
        <w:fldChar w:fldCharType="begin"/>
      </w:r>
      <w:r w:rsidR="00642F13" w:rsidRPr="001D5B54">
        <w:rPr>
          <w:lang w:val="en-US"/>
          <w:rPrChange w:id="4523" w:author="Clotilde Pean" w:date="2021-06-21T14:15:00Z">
            <w:rPr/>
          </w:rPrChange>
        </w:rPr>
        <w:instrText xml:space="preserve"> HYPERLINK "https://dx.doi.org/10.1038/s43247-020-0010-1" </w:instrText>
      </w:r>
      <w:r w:rsidR="00642F13">
        <w:fldChar w:fldCharType="separate"/>
      </w:r>
      <w:r w:rsidRPr="00697E49">
        <w:rPr>
          <w:rStyle w:val="Hyperlink"/>
          <w:rFonts w:cs="Times New Roman"/>
          <w:sz w:val="20"/>
          <w:szCs w:val="20"/>
          <w:lang w:val="en-GB"/>
        </w:rPr>
        <w:t>10.1038/s43247-020-0010-1</w:t>
      </w:r>
      <w:r w:rsidR="00642F13">
        <w:rPr>
          <w:rStyle w:val="Hyperlink"/>
          <w:rFonts w:cs="Times New Roman"/>
          <w:sz w:val="20"/>
          <w:szCs w:val="20"/>
          <w:lang w:val="en-GB"/>
        </w:rPr>
        <w:fldChar w:fldCharType="end"/>
      </w:r>
      <w:r w:rsidRPr="00697E49">
        <w:rPr>
          <w:rFonts w:cs="Times New Roman"/>
          <w:sz w:val="20"/>
          <w:szCs w:val="20"/>
          <w:lang w:val="en-GB"/>
        </w:rPr>
        <w:t>.</w:t>
      </w:r>
    </w:p>
    <w:p w14:paraId="6002EDE1" w14:textId="00504D6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Sasgen, I. et al., 2020b: Return to rapid ice loss in Greenland and record loss in 2019 detected by the GRACE-FO satellites. </w:t>
      </w:r>
      <w:r w:rsidRPr="00697E49">
        <w:rPr>
          <w:rFonts w:cs="Times New Roman"/>
          <w:i/>
          <w:sz w:val="20"/>
          <w:szCs w:val="20"/>
          <w:lang w:val="en-GB"/>
        </w:rPr>
        <w:t>Communications Earth &amp; Environment</w:t>
      </w:r>
      <w:r w:rsidRPr="00697E49">
        <w:rPr>
          <w:rFonts w:cs="Times New Roman"/>
          <w:sz w:val="20"/>
          <w:szCs w:val="20"/>
          <w:lang w:val="en-GB"/>
        </w:rPr>
        <w:t>, doi:</w:t>
      </w:r>
      <w:r w:rsidR="00642F13">
        <w:fldChar w:fldCharType="begin"/>
      </w:r>
      <w:r w:rsidR="00642F13" w:rsidRPr="001D5B54">
        <w:rPr>
          <w:lang w:val="en-US"/>
          <w:rPrChange w:id="4524" w:author="Clotilde Pean" w:date="2021-06-21T14:15:00Z">
            <w:rPr/>
          </w:rPrChange>
        </w:rPr>
        <w:instrText xml:space="preserve"> HYPERLINK "https://dx.doi.org/10.1038/s43247-020-0010-1" </w:instrText>
      </w:r>
      <w:r w:rsidR="00642F13">
        <w:fldChar w:fldCharType="separate"/>
      </w:r>
      <w:r w:rsidRPr="00697E49">
        <w:rPr>
          <w:rStyle w:val="Hyperlink"/>
          <w:rFonts w:cs="Times New Roman"/>
          <w:sz w:val="20"/>
          <w:szCs w:val="20"/>
          <w:lang w:val="en-GB"/>
        </w:rPr>
        <w:t>10.1038/s43247-020-0010-1</w:t>
      </w:r>
      <w:r w:rsidR="00642F13">
        <w:rPr>
          <w:rStyle w:val="Hyperlink"/>
          <w:rFonts w:cs="Times New Roman"/>
          <w:sz w:val="20"/>
          <w:szCs w:val="20"/>
          <w:lang w:val="en-GB"/>
        </w:rPr>
        <w:fldChar w:fldCharType="end"/>
      </w:r>
      <w:r w:rsidRPr="00697E49">
        <w:rPr>
          <w:rFonts w:cs="Times New Roman"/>
          <w:sz w:val="20"/>
          <w:szCs w:val="20"/>
          <w:lang w:val="en-GB"/>
        </w:rPr>
        <w:t>.</w:t>
      </w:r>
    </w:p>
    <w:p w14:paraId="23B6AE15" w14:textId="53CEF1D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Saurral, R.I., F. Kucharski, and G.A. Raggio, 2019: Variations in ozone and greenhouse gases as drivers of Southern Hemisphere climate in a medium-complexity global climate model.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53(11)</w:t>
      </w:r>
      <w:r w:rsidRPr="00697E49">
        <w:rPr>
          <w:rFonts w:cs="Times New Roman"/>
          <w:sz w:val="20"/>
          <w:szCs w:val="20"/>
          <w:lang w:val="en-GB"/>
        </w:rPr>
        <w:t>, 6645–6663, doi:</w:t>
      </w:r>
      <w:r w:rsidR="00642F13">
        <w:fldChar w:fldCharType="begin"/>
      </w:r>
      <w:r w:rsidR="00642F13" w:rsidRPr="001D5B54">
        <w:rPr>
          <w:lang w:val="en-US"/>
          <w:rPrChange w:id="4525" w:author="Clotilde Pean" w:date="2021-06-21T14:15:00Z">
            <w:rPr/>
          </w:rPrChange>
        </w:rPr>
        <w:instrText xml:space="preserve"> HYPERLINK "https://dx.doi.org/10.1007/s00382-019-04950-7" </w:instrText>
      </w:r>
      <w:r w:rsidR="00642F13">
        <w:fldChar w:fldCharType="separate"/>
      </w:r>
      <w:r w:rsidRPr="00697E49">
        <w:rPr>
          <w:rStyle w:val="Hyperlink"/>
          <w:rFonts w:cs="Times New Roman"/>
          <w:sz w:val="20"/>
          <w:szCs w:val="20"/>
          <w:lang w:val="en-GB"/>
        </w:rPr>
        <w:t>10.1007/s00382-019-04950-7</w:t>
      </w:r>
      <w:r w:rsidR="00642F13">
        <w:rPr>
          <w:rStyle w:val="Hyperlink"/>
          <w:rFonts w:cs="Times New Roman"/>
          <w:sz w:val="20"/>
          <w:szCs w:val="20"/>
          <w:lang w:val="en-GB"/>
        </w:rPr>
        <w:fldChar w:fldCharType="end"/>
      </w:r>
      <w:r w:rsidRPr="00697E49">
        <w:rPr>
          <w:rFonts w:cs="Times New Roman"/>
          <w:sz w:val="20"/>
          <w:szCs w:val="20"/>
          <w:lang w:val="en-GB"/>
        </w:rPr>
        <w:t>.</w:t>
      </w:r>
    </w:p>
    <w:p w14:paraId="451FB2FF" w14:textId="6D1E789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Scaife, A.A. and D. Smith, 2018: A signal-to-noise paradox in climate science. </w:t>
      </w:r>
      <w:r w:rsidRPr="00697E49">
        <w:rPr>
          <w:rFonts w:cs="Times New Roman"/>
          <w:i/>
          <w:sz w:val="20"/>
          <w:szCs w:val="20"/>
          <w:lang w:val="en-GB"/>
        </w:rPr>
        <w:t>npj Climate and Atmospheric Science</w:t>
      </w:r>
      <w:r w:rsidRPr="00697E49">
        <w:rPr>
          <w:rFonts w:cs="Times New Roman"/>
          <w:sz w:val="20"/>
          <w:szCs w:val="20"/>
          <w:lang w:val="en-GB"/>
        </w:rPr>
        <w:t xml:space="preserve">, </w:t>
      </w:r>
      <w:r w:rsidRPr="00697E49">
        <w:rPr>
          <w:rFonts w:cs="Times New Roman"/>
          <w:b/>
          <w:sz w:val="20"/>
          <w:szCs w:val="20"/>
          <w:lang w:val="en-GB"/>
        </w:rPr>
        <w:t>1(1)</w:t>
      </w:r>
      <w:r w:rsidRPr="00697E49">
        <w:rPr>
          <w:rFonts w:cs="Times New Roman"/>
          <w:sz w:val="20"/>
          <w:szCs w:val="20"/>
          <w:lang w:val="en-GB"/>
        </w:rPr>
        <w:t>, 28, doi:</w:t>
      </w:r>
      <w:r w:rsidR="00642F13">
        <w:fldChar w:fldCharType="begin"/>
      </w:r>
      <w:r w:rsidR="00642F13" w:rsidRPr="001D5B54">
        <w:rPr>
          <w:lang w:val="en-US"/>
          <w:rPrChange w:id="4526" w:author="Clotilde Pean" w:date="2021-06-21T14:15:00Z">
            <w:rPr/>
          </w:rPrChange>
        </w:rPr>
        <w:instrText xml:space="preserve"> HYPERLINK "https://dx.doi.org/10.1038/s41612-018-0038-4" </w:instrText>
      </w:r>
      <w:r w:rsidR="00642F13">
        <w:fldChar w:fldCharType="separate"/>
      </w:r>
      <w:r w:rsidRPr="00697E49">
        <w:rPr>
          <w:rStyle w:val="Hyperlink"/>
          <w:rFonts w:cs="Times New Roman"/>
          <w:sz w:val="20"/>
          <w:szCs w:val="20"/>
          <w:lang w:val="en-GB"/>
        </w:rPr>
        <w:t>10.1038/s41612-018-0038-4</w:t>
      </w:r>
      <w:r w:rsidR="00642F13">
        <w:rPr>
          <w:rStyle w:val="Hyperlink"/>
          <w:rFonts w:cs="Times New Roman"/>
          <w:sz w:val="20"/>
          <w:szCs w:val="20"/>
          <w:lang w:val="en-GB"/>
        </w:rPr>
        <w:fldChar w:fldCharType="end"/>
      </w:r>
      <w:r w:rsidRPr="00697E49">
        <w:rPr>
          <w:rFonts w:cs="Times New Roman"/>
          <w:sz w:val="20"/>
          <w:szCs w:val="20"/>
          <w:lang w:val="en-GB"/>
        </w:rPr>
        <w:t>.</w:t>
      </w:r>
    </w:p>
    <w:p w14:paraId="450644ED" w14:textId="380744D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Scaife, A.A. et al., 2013: A mechanism for lagged North Atlantic climate response to solar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40(2)</w:t>
      </w:r>
      <w:r w:rsidRPr="00697E49">
        <w:rPr>
          <w:rFonts w:cs="Times New Roman"/>
          <w:sz w:val="20"/>
          <w:szCs w:val="20"/>
          <w:lang w:val="en-GB"/>
        </w:rPr>
        <w:t>, 434–439, doi:</w:t>
      </w:r>
      <w:r w:rsidR="00642F13">
        <w:fldChar w:fldCharType="begin"/>
      </w:r>
      <w:r w:rsidR="00642F13" w:rsidRPr="001D5B54">
        <w:rPr>
          <w:lang w:val="en-US"/>
          <w:rPrChange w:id="4527" w:author="Clotilde Pean" w:date="2021-06-21T14:15:00Z">
            <w:rPr/>
          </w:rPrChange>
        </w:rPr>
        <w:instrText xml:space="preserve"> HYPERLINK "https://dx.doi.org/10.1002/grl.50099" </w:instrText>
      </w:r>
      <w:r w:rsidR="00642F13">
        <w:fldChar w:fldCharType="separate"/>
      </w:r>
      <w:r w:rsidRPr="00697E49">
        <w:rPr>
          <w:rStyle w:val="Hyperlink"/>
          <w:rFonts w:cs="Times New Roman"/>
          <w:sz w:val="20"/>
          <w:szCs w:val="20"/>
          <w:lang w:val="en-GB"/>
        </w:rPr>
        <w:t>10.1002/grl.50099</w:t>
      </w:r>
      <w:r w:rsidR="00642F13">
        <w:rPr>
          <w:rStyle w:val="Hyperlink"/>
          <w:rFonts w:cs="Times New Roman"/>
          <w:sz w:val="20"/>
          <w:szCs w:val="20"/>
          <w:lang w:val="en-GB"/>
        </w:rPr>
        <w:fldChar w:fldCharType="end"/>
      </w:r>
      <w:r w:rsidRPr="00697E49">
        <w:rPr>
          <w:rFonts w:cs="Times New Roman"/>
          <w:sz w:val="20"/>
          <w:szCs w:val="20"/>
          <w:lang w:val="en-GB"/>
        </w:rPr>
        <w:t>.</w:t>
      </w:r>
    </w:p>
    <w:p w14:paraId="09E90556" w14:textId="6E8A43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Scaife, A.A. et al., 2016: Seasonal winter forecasts and the stratosphere. </w:t>
      </w:r>
      <w:r w:rsidRPr="00697E49">
        <w:rPr>
          <w:rFonts w:cs="Times New Roman"/>
          <w:i/>
          <w:sz w:val="20"/>
          <w:szCs w:val="20"/>
          <w:lang w:val="en-GB"/>
        </w:rPr>
        <w:t>Atmospheric Science Letters</w:t>
      </w:r>
      <w:r w:rsidRPr="00697E49">
        <w:rPr>
          <w:rFonts w:cs="Times New Roman"/>
          <w:sz w:val="20"/>
          <w:szCs w:val="20"/>
          <w:lang w:val="en-GB"/>
        </w:rPr>
        <w:t xml:space="preserve">, </w:t>
      </w:r>
      <w:r w:rsidRPr="00697E49">
        <w:rPr>
          <w:rFonts w:cs="Times New Roman"/>
          <w:b/>
          <w:sz w:val="20"/>
          <w:szCs w:val="20"/>
          <w:lang w:val="en-GB"/>
        </w:rPr>
        <w:t>17(1)</w:t>
      </w:r>
      <w:r w:rsidRPr="00697E49">
        <w:rPr>
          <w:rFonts w:cs="Times New Roman"/>
          <w:sz w:val="20"/>
          <w:szCs w:val="20"/>
          <w:lang w:val="en-GB"/>
        </w:rPr>
        <w:t>, 51–56, doi:</w:t>
      </w:r>
      <w:r w:rsidR="00642F13">
        <w:fldChar w:fldCharType="begin"/>
      </w:r>
      <w:r w:rsidR="00642F13" w:rsidRPr="001D5B54">
        <w:rPr>
          <w:lang w:val="en-US"/>
          <w:rPrChange w:id="4528" w:author="Clotilde Pean" w:date="2021-06-21T14:15:00Z">
            <w:rPr/>
          </w:rPrChange>
        </w:rPr>
        <w:instrText xml:space="preserve"> HYPERLINK "https://dx.doi.org/10.1002/asl.598" </w:instrText>
      </w:r>
      <w:r w:rsidR="00642F13">
        <w:fldChar w:fldCharType="separate"/>
      </w:r>
      <w:r w:rsidRPr="00697E49">
        <w:rPr>
          <w:rStyle w:val="Hyperlink"/>
          <w:rFonts w:cs="Times New Roman"/>
          <w:sz w:val="20"/>
          <w:szCs w:val="20"/>
          <w:lang w:val="en-GB"/>
        </w:rPr>
        <w:t>10.1002/asl.598</w:t>
      </w:r>
      <w:r w:rsidR="00642F13">
        <w:rPr>
          <w:rStyle w:val="Hyperlink"/>
          <w:rFonts w:cs="Times New Roman"/>
          <w:sz w:val="20"/>
          <w:szCs w:val="20"/>
          <w:lang w:val="en-GB"/>
        </w:rPr>
        <w:fldChar w:fldCharType="end"/>
      </w:r>
      <w:r w:rsidRPr="00697E49">
        <w:rPr>
          <w:rFonts w:cs="Times New Roman"/>
          <w:sz w:val="20"/>
          <w:szCs w:val="20"/>
          <w:lang w:val="en-GB"/>
        </w:rPr>
        <w:t>.</w:t>
      </w:r>
    </w:p>
    <w:p w14:paraId="4951FA84" w14:textId="78F0E61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Scheff, J., R. Seager, H. Liu, and S. Coats, 2017: Are glacials dry? Consequences for paleoclimatology and for greenhouse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30(17)</w:t>
      </w:r>
      <w:r w:rsidRPr="00697E49">
        <w:rPr>
          <w:rFonts w:cs="Times New Roman"/>
          <w:sz w:val="20"/>
          <w:szCs w:val="20"/>
          <w:lang w:val="en-GB"/>
        </w:rPr>
        <w:t>, 6593–6609, doi:</w:t>
      </w:r>
      <w:r w:rsidR="00642F13">
        <w:fldChar w:fldCharType="begin"/>
      </w:r>
      <w:r w:rsidR="00642F13" w:rsidRPr="001D5B54">
        <w:rPr>
          <w:lang w:val="en-US"/>
          <w:rPrChange w:id="4529" w:author="Clotilde Pean" w:date="2021-06-21T14:15:00Z">
            <w:rPr/>
          </w:rPrChange>
        </w:rPr>
        <w:instrText xml:space="preserve"> HYPERLINK "https://dx.doi.org/10.1175/jcli-d-16-0854.1" </w:instrText>
      </w:r>
      <w:r w:rsidR="00642F13">
        <w:fldChar w:fldCharType="separate"/>
      </w:r>
      <w:r w:rsidRPr="00697E49">
        <w:rPr>
          <w:rStyle w:val="Hyperlink"/>
          <w:rFonts w:cs="Times New Roman"/>
          <w:sz w:val="20"/>
          <w:szCs w:val="20"/>
          <w:lang w:val="en-GB"/>
        </w:rPr>
        <w:t>10.1175/jcli-d-16-0854.1</w:t>
      </w:r>
      <w:r w:rsidR="00642F13">
        <w:rPr>
          <w:rStyle w:val="Hyperlink"/>
          <w:rFonts w:cs="Times New Roman"/>
          <w:sz w:val="20"/>
          <w:szCs w:val="20"/>
          <w:lang w:val="en-GB"/>
        </w:rPr>
        <w:fldChar w:fldCharType="end"/>
      </w:r>
      <w:r w:rsidRPr="00697E49">
        <w:rPr>
          <w:rFonts w:cs="Times New Roman"/>
          <w:sz w:val="20"/>
          <w:szCs w:val="20"/>
          <w:lang w:val="en-GB"/>
        </w:rPr>
        <w:t>.</w:t>
      </w:r>
    </w:p>
    <w:p w14:paraId="4CB83ADA" w14:textId="2D8D15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Schenzinger, V. and S.M. Osprey, 2015: Interpreting the nature of Northern and Southern Annular Mode variability in CMIP5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120(21)</w:t>
      </w:r>
      <w:r w:rsidRPr="00697E49">
        <w:rPr>
          <w:rFonts w:cs="Times New Roman"/>
          <w:sz w:val="20"/>
          <w:szCs w:val="20"/>
          <w:lang w:val="en-GB"/>
        </w:rPr>
        <w:t>, 11203–11214, doi:</w:t>
      </w:r>
      <w:r w:rsidR="00642F13">
        <w:fldChar w:fldCharType="begin"/>
      </w:r>
      <w:r w:rsidR="00642F13" w:rsidRPr="001D5B54">
        <w:rPr>
          <w:lang w:val="en-US"/>
          <w:rPrChange w:id="4530" w:author="Clotilde Pean" w:date="2021-06-21T14:15:00Z">
            <w:rPr/>
          </w:rPrChange>
        </w:rPr>
        <w:instrText xml:space="preserve"> HYPERLINK "https://dx.doi.org/10.1002/2014jd022989" </w:instrText>
      </w:r>
      <w:r w:rsidR="00642F13">
        <w:fldChar w:fldCharType="separate"/>
      </w:r>
      <w:r w:rsidRPr="00697E49">
        <w:rPr>
          <w:rStyle w:val="Hyperlink"/>
          <w:rFonts w:cs="Times New Roman"/>
          <w:sz w:val="20"/>
          <w:szCs w:val="20"/>
          <w:lang w:val="en-GB"/>
        </w:rPr>
        <w:t>10.1002/2014jd022989</w:t>
      </w:r>
      <w:r w:rsidR="00642F13">
        <w:rPr>
          <w:rStyle w:val="Hyperlink"/>
          <w:rFonts w:cs="Times New Roman"/>
          <w:sz w:val="20"/>
          <w:szCs w:val="20"/>
          <w:lang w:val="en-GB"/>
        </w:rPr>
        <w:fldChar w:fldCharType="end"/>
      </w:r>
      <w:r w:rsidRPr="00697E49">
        <w:rPr>
          <w:rFonts w:cs="Times New Roman"/>
          <w:sz w:val="20"/>
          <w:szCs w:val="20"/>
          <w:lang w:val="en-GB"/>
        </w:rPr>
        <w:t>.</w:t>
      </w:r>
    </w:p>
    <w:p w14:paraId="186EC749" w14:textId="658592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Schiemann, R. et al., 2017: The Resolution Sensitivity of Northern Hemisphere Blocking in Four 25-km Atmospheric Global Circulation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w:t>
      </w:r>
      <w:r w:rsidRPr="00697E49">
        <w:rPr>
          <w:rFonts w:cs="Times New Roman"/>
          <w:sz w:val="20"/>
          <w:szCs w:val="20"/>
          <w:lang w:val="en-GB"/>
        </w:rPr>
        <w:t>, 337–358, doi:</w:t>
      </w:r>
      <w:r w:rsidR="00642F13">
        <w:fldChar w:fldCharType="begin"/>
      </w:r>
      <w:r w:rsidR="00642F13" w:rsidRPr="001D5B54">
        <w:rPr>
          <w:lang w:val="en-US"/>
          <w:rPrChange w:id="4531" w:author="Clotilde Pean" w:date="2021-06-21T14:15:00Z">
            <w:rPr/>
          </w:rPrChange>
        </w:rPr>
        <w:instrText xml:space="preserve"> HYPERLINK "https://dx.doi.org/10.1175/jcli-d-16-0100.1" </w:instrText>
      </w:r>
      <w:r w:rsidR="00642F13">
        <w:fldChar w:fldCharType="separate"/>
      </w:r>
      <w:r w:rsidRPr="00697E49">
        <w:rPr>
          <w:rStyle w:val="Hyperlink"/>
          <w:rFonts w:cs="Times New Roman"/>
          <w:sz w:val="20"/>
          <w:szCs w:val="20"/>
          <w:lang w:val="en-GB"/>
        </w:rPr>
        <w:t>10.1175/jcli-d-16-0100.1</w:t>
      </w:r>
      <w:r w:rsidR="00642F13">
        <w:rPr>
          <w:rStyle w:val="Hyperlink"/>
          <w:rFonts w:cs="Times New Roman"/>
          <w:sz w:val="20"/>
          <w:szCs w:val="20"/>
          <w:lang w:val="en-GB"/>
        </w:rPr>
        <w:fldChar w:fldCharType="end"/>
      </w:r>
      <w:r w:rsidRPr="00697E49">
        <w:rPr>
          <w:rFonts w:cs="Times New Roman"/>
          <w:sz w:val="20"/>
          <w:szCs w:val="20"/>
          <w:lang w:val="en-GB"/>
        </w:rPr>
        <w:t>.</w:t>
      </w:r>
    </w:p>
    <w:p w14:paraId="505284FB" w14:textId="167448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Schiemann, R. et al., 2018: Mean and extreme precipitation over European river basins better simulated in a 25km AGCM. </w:t>
      </w:r>
      <w:r w:rsidRPr="00697E49">
        <w:rPr>
          <w:rFonts w:cs="Times New Roman"/>
          <w:i/>
          <w:sz w:val="20"/>
          <w:szCs w:val="20"/>
          <w:lang w:val="en-GB"/>
        </w:rPr>
        <w:t>Hydrology and Earth System Sciences</w:t>
      </w:r>
      <w:r w:rsidRPr="00697E49">
        <w:rPr>
          <w:rFonts w:cs="Times New Roman"/>
          <w:sz w:val="20"/>
          <w:szCs w:val="20"/>
          <w:lang w:val="en-GB"/>
        </w:rPr>
        <w:t xml:space="preserve">, </w:t>
      </w:r>
      <w:r w:rsidRPr="00697E49">
        <w:rPr>
          <w:rFonts w:cs="Times New Roman"/>
          <w:b/>
          <w:sz w:val="20"/>
          <w:szCs w:val="20"/>
          <w:lang w:val="en-GB"/>
        </w:rPr>
        <w:t>22(7)</w:t>
      </w:r>
      <w:r w:rsidRPr="00697E49">
        <w:rPr>
          <w:rFonts w:cs="Times New Roman"/>
          <w:sz w:val="20"/>
          <w:szCs w:val="20"/>
          <w:lang w:val="en-GB"/>
        </w:rPr>
        <w:t>, 3933–3950, doi:</w:t>
      </w:r>
      <w:r w:rsidR="00642F13">
        <w:fldChar w:fldCharType="begin"/>
      </w:r>
      <w:r w:rsidR="00642F13" w:rsidRPr="001D5B54">
        <w:rPr>
          <w:lang w:val="en-US"/>
          <w:rPrChange w:id="4532" w:author="Clotilde Pean" w:date="2021-06-21T14:15:00Z">
            <w:rPr/>
          </w:rPrChange>
        </w:rPr>
        <w:instrText xml:space="preserve"> HYPERLINK "https://dx.doi.org/10.5194/hess-22-3933-2018" </w:instrText>
      </w:r>
      <w:r w:rsidR="00642F13">
        <w:fldChar w:fldCharType="separate"/>
      </w:r>
      <w:r w:rsidRPr="00697E49">
        <w:rPr>
          <w:rStyle w:val="Hyperlink"/>
          <w:rFonts w:cs="Times New Roman"/>
          <w:sz w:val="20"/>
          <w:szCs w:val="20"/>
          <w:lang w:val="en-GB"/>
        </w:rPr>
        <w:t>10.5194/hess-22-3933-2018</w:t>
      </w:r>
      <w:r w:rsidR="00642F13">
        <w:rPr>
          <w:rStyle w:val="Hyperlink"/>
          <w:rFonts w:cs="Times New Roman"/>
          <w:sz w:val="20"/>
          <w:szCs w:val="20"/>
          <w:lang w:val="en-GB"/>
        </w:rPr>
        <w:fldChar w:fldCharType="end"/>
      </w:r>
      <w:r w:rsidRPr="00697E49">
        <w:rPr>
          <w:rFonts w:cs="Times New Roman"/>
          <w:sz w:val="20"/>
          <w:szCs w:val="20"/>
          <w:lang w:val="en-GB"/>
        </w:rPr>
        <w:t>.</w:t>
      </w:r>
    </w:p>
    <w:p w14:paraId="06089A69" w14:textId="4C9B7C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Schiemann, R. et al., 2020: Northern Hemisphere blocking simulation in current climate models: evaluating progress from the Climate Model Intercomparison Project Phase 5 to 6 and sensitivity to resolution. </w:t>
      </w:r>
      <w:r w:rsidRPr="00697E49">
        <w:rPr>
          <w:rFonts w:cs="Times New Roman"/>
          <w:i/>
          <w:sz w:val="20"/>
          <w:szCs w:val="20"/>
          <w:lang w:val="en-GB"/>
        </w:rPr>
        <w:t>Weather and Climate Dynamics</w:t>
      </w:r>
      <w:r w:rsidRPr="00697E49">
        <w:rPr>
          <w:rFonts w:cs="Times New Roman"/>
          <w:sz w:val="20"/>
          <w:szCs w:val="20"/>
          <w:lang w:val="en-GB"/>
        </w:rPr>
        <w:t xml:space="preserve">, </w:t>
      </w:r>
      <w:r w:rsidRPr="00697E49">
        <w:rPr>
          <w:rFonts w:cs="Times New Roman"/>
          <w:b/>
          <w:sz w:val="20"/>
          <w:szCs w:val="20"/>
          <w:lang w:val="en-GB"/>
        </w:rPr>
        <w:t>1</w:t>
      </w:r>
      <w:r w:rsidRPr="00697E49">
        <w:rPr>
          <w:rFonts w:cs="Times New Roman"/>
          <w:sz w:val="20"/>
          <w:szCs w:val="20"/>
          <w:lang w:val="en-GB"/>
        </w:rPr>
        <w:t>, 277–292, doi:</w:t>
      </w:r>
      <w:r w:rsidR="00642F13">
        <w:fldChar w:fldCharType="begin"/>
      </w:r>
      <w:r w:rsidR="00642F13" w:rsidRPr="001D5B54">
        <w:rPr>
          <w:lang w:val="en-US"/>
          <w:rPrChange w:id="4533" w:author="Clotilde Pean" w:date="2021-06-21T14:15:00Z">
            <w:rPr/>
          </w:rPrChange>
        </w:rPr>
        <w:instrText xml:space="preserve"> HYPERLINK "https://dx.doi.org/10.5194/wcd-1-277-2020" </w:instrText>
      </w:r>
      <w:r w:rsidR="00642F13">
        <w:fldChar w:fldCharType="separate"/>
      </w:r>
      <w:r w:rsidRPr="00697E49">
        <w:rPr>
          <w:rStyle w:val="Hyperlink"/>
          <w:rFonts w:cs="Times New Roman"/>
          <w:sz w:val="20"/>
          <w:szCs w:val="20"/>
          <w:lang w:val="en-GB"/>
        </w:rPr>
        <w:t>10.5194/wcd-1-277-2020</w:t>
      </w:r>
      <w:r w:rsidR="00642F13">
        <w:rPr>
          <w:rStyle w:val="Hyperlink"/>
          <w:rFonts w:cs="Times New Roman"/>
          <w:sz w:val="20"/>
          <w:szCs w:val="20"/>
          <w:lang w:val="en-GB"/>
        </w:rPr>
        <w:fldChar w:fldCharType="end"/>
      </w:r>
      <w:r w:rsidRPr="00697E49">
        <w:rPr>
          <w:rFonts w:cs="Times New Roman"/>
          <w:sz w:val="20"/>
          <w:szCs w:val="20"/>
          <w:lang w:val="en-GB"/>
        </w:rPr>
        <w:t>.</w:t>
      </w:r>
    </w:p>
    <w:p w14:paraId="040828FE" w14:textId="567693B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Schimanke, S., T. Spangehl, H. Huebener, and U. Cubasch, 2013: Variability and trends of major stratospheric warmings in simulations under constant and increasing GHG concentrations.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40(7–8)</w:t>
      </w:r>
      <w:r w:rsidRPr="00697E49">
        <w:rPr>
          <w:rFonts w:cs="Times New Roman"/>
          <w:sz w:val="20"/>
          <w:szCs w:val="20"/>
          <w:lang w:val="en-GB"/>
        </w:rPr>
        <w:t>, 1733–1747, doi:</w:t>
      </w:r>
      <w:r w:rsidR="00642F13">
        <w:fldChar w:fldCharType="begin"/>
      </w:r>
      <w:r w:rsidR="00642F13" w:rsidRPr="001D5B54">
        <w:rPr>
          <w:lang w:val="en-US"/>
          <w:rPrChange w:id="4534" w:author="Clotilde Pean" w:date="2021-06-21T14:15:00Z">
            <w:rPr/>
          </w:rPrChange>
        </w:rPr>
        <w:instrText xml:space="preserve"> HYPERLINK "https://dx.doi.org/10.1007/s00382-012-1530-x" </w:instrText>
      </w:r>
      <w:r w:rsidR="00642F13">
        <w:fldChar w:fldCharType="separate"/>
      </w:r>
      <w:r w:rsidRPr="00697E49">
        <w:rPr>
          <w:rStyle w:val="Hyperlink"/>
          <w:rFonts w:cs="Times New Roman"/>
          <w:sz w:val="20"/>
          <w:szCs w:val="20"/>
          <w:lang w:val="en-GB"/>
        </w:rPr>
        <w:t>10.1007/s00382-012-1530-x</w:t>
      </w:r>
      <w:r w:rsidR="00642F13">
        <w:rPr>
          <w:rStyle w:val="Hyperlink"/>
          <w:rFonts w:cs="Times New Roman"/>
          <w:sz w:val="20"/>
          <w:szCs w:val="20"/>
          <w:lang w:val="en-GB"/>
        </w:rPr>
        <w:fldChar w:fldCharType="end"/>
      </w:r>
      <w:r w:rsidRPr="00697E49">
        <w:rPr>
          <w:rFonts w:cs="Times New Roman"/>
          <w:sz w:val="20"/>
          <w:szCs w:val="20"/>
          <w:lang w:val="en-GB"/>
        </w:rPr>
        <w:t>.</w:t>
      </w:r>
    </w:p>
    <w:p w14:paraId="1E0D471F" w14:textId="688638F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Schlosser, E., F.A. Haumann, and M.N. Raphael, 2018: Atmospheric influences on the anomalous 2016 Antarctic sea ice decay.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12(3)</w:t>
      </w:r>
      <w:r w:rsidRPr="00697E49">
        <w:rPr>
          <w:rFonts w:cs="Times New Roman"/>
          <w:sz w:val="20"/>
          <w:szCs w:val="20"/>
          <w:lang w:val="en-GB"/>
        </w:rPr>
        <w:t>, 1103–1119, doi:</w:t>
      </w:r>
      <w:r w:rsidR="00642F13">
        <w:fldChar w:fldCharType="begin"/>
      </w:r>
      <w:r w:rsidR="00642F13" w:rsidRPr="001D5B54">
        <w:rPr>
          <w:lang w:val="en-US"/>
          <w:rPrChange w:id="4535" w:author="Clotilde Pean" w:date="2021-06-21T14:15:00Z">
            <w:rPr/>
          </w:rPrChange>
        </w:rPr>
        <w:instrText xml:space="preserve"> HYPERLINK "https://dx.doi.org/10.5194/tc-12-1103-2018" </w:instrText>
      </w:r>
      <w:r w:rsidR="00642F13">
        <w:fldChar w:fldCharType="separate"/>
      </w:r>
      <w:r w:rsidRPr="00697E49">
        <w:rPr>
          <w:rStyle w:val="Hyperlink"/>
          <w:rFonts w:cs="Times New Roman"/>
          <w:sz w:val="20"/>
          <w:szCs w:val="20"/>
          <w:lang w:val="en-GB"/>
        </w:rPr>
        <w:t>10.5194/tc-12-1103-2018</w:t>
      </w:r>
      <w:r w:rsidR="00642F13">
        <w:rPr>
          <w:rStyle w:val="Hyperlink"/>
          <w:rFonts w:cs="Times New Roman"/>
          <w:sz w:val="20"/>
          <w:szCs w:val="20"/>
          <w:lang w:val="en-GB"/>
        </w:rPr>
        <w:fldChar w:fldCharType="end"/>
      </w:r>
      <w:r w:rsidRPr="00697E49">
        <w:rPr>
          <w:rFonts w:cs="Times New Roman"/>
          <w:sz w:val="20"/>
          <w:szCs w:val="20"/>
          <w:lang w:val="en-GB"/>
        </w:rPr>
        <w:t>.</w:t>
      </w:r>
    </w:p>
    <w:p w14:paraId="0044C237" w14:textId="5E5A32E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Schlund, M., A. Lauer, P. Gentine, S.C. Sherwood, and V. Eyring, 2020: Emergent constraints on equilibrium climate sensitivity in CMIP5: do they hold for CMIP6? </w:t>
      </w:r>
      <w:r w:rsidRPr="00697E49">
        <w:rPr>
          <w:rFonts w:cs="Times New Roman"/>
          <w:i/>
          <w:sz w:val="20"/>
          <w:szCs w:val="20"/>
          <w:lang w:val="en-GB"/>
        </w:rPr>
        <w:t>Earth System Dynamics</w:t>
      </w:r>
      <w:r w:rsidRPr="00697E49">
        <w:rPr>
          <w:rFonts w:cs="Times New Roman"/>
          <w:sz w:val="20"/>
          <w:szCs w:val="20"/>
          <w:lang w:val="en-GB"/>
        </w:rPr>
        <w:t xml:space="preserve">, </w:t>
      </w:r>
      <w:r w:rsidRPr="00697E49">
        <w:rPr>
          <w:rFonts w:cs="Times New Roman"/>
          <w:b/>
          <w:sz w:val="20"/>
          <w:szCs w:val="20"/>
          <w:lang w:val="en-GB"/>
        </w:rPr>
        <w:t>11(4)</w:t>
      </w:r>
      <w:r w:rsidRPr="00697E49">
        <w:rPr>
          <w:rFonts w:cs="Times New Roman"/>
          <w:sz w:val="20"/>
          <w:szCs w:val="20"/>
          <w:lang w:val="en-GB"/>
        </w:rPr>
        <w:t>, 1233–1258, doi:</w:t>
      </w:r>
      <w:r w:rsidR="00642F13">
        <w:fldChar w:fldCharType="begin"/>
      </w:r>
      <w:r w:rsidR="00642F13" w:rsidRPr="001D5B54">
        <w:rPr>
          <w:lang w:val="en-US"/>
          <w:rPrChange w:id="4536" w:author="Clotilde Pean" w:date="2021-06-21T14:15:00Z">
            <w:rPr/>
          </w:rPrChange>
        </w:rPr>
        <w:instrText xml:space="preserve"> HYPERLINK "https://dx.doi.org/10.5194/esd-11-1233-2020" </w:instrText>
      </w:r>
      <w:r w:rsidR="00642F13">
        <w:fldChar w:fldCharType="separate"/>
      </w:r>
      <w:r w:rsidRPr="00697E49">
        <w:rPr>
          <w:rStyle w:val="Hyperlink"/>
          <w:rFonts w:cs="Times New Roman"/>
          <w:sz w:val="20"/>
          <w:szCs w:val="20"/>
          <w:lang w:val="en-GB"/>
        </w:rPr>
        <w:t>10.5194/esd-11-1233-2020</w:t>
      </w:r>
      <w:r w:rsidR="00642F13">
        <w:rPr>
          <w:rStyle w:val="Hyperlink"/>
          <w:rFonts w:cs="Times New Roman"/>
          <w:sz w:val="20"/>
          <w:szCs w:val="20"/>
          <w:lang w:val="en-GB"/>
        </w:rPr>
        <w:fldChar w:fldCharType="end"/>
      </w:r>
      <w:r w:rsidRPr="00697E49">
        <w:rPr>
          <w:rFonts w:cs="Times New Roman"/>
          <w:sz w:val="20"/>
          <w:szCs w:val="20"/>
          <w:lang w:val="en-GB"/>
        </w:rPr>
        <w:t>.</w:t>
      </w:r>
    </w:p>
    <w:p w14:paraId="455F7639" w14:textId="7F728CC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Schmidt, G.A., D.T. Shindell, and K. Tsigaridis, 2014: Reconciling warming trends.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7(3)</w:t>
      </w:r>
      <w:r w:rsidRPr="00697E49">
        <w:rPr>
          <w:rFonts w:cs="Times New Roman"/>
          <w:sz w:val="20"/>
          <w:szCs w:val="20"/>
          <w:lang w:val="en-GB"/>
        </w:rPr>
        <w:t>, 158–160, doi:</w:t>
      </w:r>
      <w:r w:rsidR="00642F13">
        <w:fldChar w:fldCharType="begin"/>
      </w:r>
      <w:r w:rsidR="00642F13" w:rsidRPr="001D5B54">
        <w:rPr>
          <w:lang w:val="en-US"/>
          <w:rPrChange w:id="4537" w:author="Clotilde Pean" w:date="2021-06-21T14:15:00Z">
            <w:rPr/>
          </w:rPrChange>
        </w:rPr>
        <w:instrText xml:space="preserve"> HYPERLINK "https://dx.doi.org/10.1038/ngeo2105" </w:instrText>
      </w:r>
      <w:r w:rsidR="00642F13">
        <w:fldChar w:fldCharType="separate"/>
      </w:r>
      <w:r w:rsidRPr="00697E49">
        <w:rPr>
          <w:rStyle w:val="Hyperlink"/>
          <w:rFonts w:cs="Times New Roman"/>
          <w:sz w:val="20"/>
          <w:szCs w:val="20"/>
          <w:lang w:val="en-GB"/>
        </w:rPr>
        <w:t>10.1038/ngeo2105</w:t>
      </w:r>
      <w:r w:rsidR="00642F13">
        <w:rPr>
          <w:rStyle w:val="Hyperlink"/>
          <w:rFonts w:cs="Times New Roman"/>
          <w:sz w:val="20"/>
          <w:szCs w:val="20"/>
          <w:lang w:val="en-GB"/>
        </w:rPr>
        <w:fldChar w:fldCharType="end"/>
      </w:r>
      <w:r w:rsidRPr="00697E49">
        <w:rPr>
          <w:rFonts w:cs="Times New Roman"/>
          <w:sz w:val="20"/>
          <w:szCs w:val="20"/>
          <w:lang w:val="en-GB"/>
        </w:rPr>
        <w:t>.</w:t>
      </w:r>
    </w:p>
    <w:p w14:paraId="688ED55A" w14:textId="0888AF1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Schmidt, G.A. et al., 2011: Climate forcing reconstructions for use in PMIP simulations of the last millennium (v1.0).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4(1)</w:t>
      </w:r>
      <w:r w:rsidRPr="00697E49">
        <w:rPr>
          <w:rFonts w:cs="Times New Roman"/>
          <w:sz w:val="20"/>
          <w:szCs w:val="20"/>
          <w:lang w:val="en-GB"/>
        </w:rPr>
        <w:t>, 33–45, doi:</w:t>
      </w:r>
      <w:r w:rsidR="00642F13">
        <w:fldChar w:fldCharType="begin"/>
      </w:r>
      <w:r w:rsidR="00642F13" w:rsidRPr="001D5B54">
        <w:rPr>
          <w:lang w:val="en-US"/>
          <w:rPrChange w:id="4538" w:author="Clotilde Pean" w:date="2021-06-21T14:15:00Z">
            <w:rPr/>
          </w:rPrChange>
        </w:rPr>
        <w:instrText xml:space="preserve"> HYPERLINK "https://dx.doi.org/10.5194/gmd-4-33-2011" </w:instrText>
      </w:r>
      <w:r w:rsidR="00642F13">
        <w:fldChar w:fldCharType="separate"/>
      </w:r>
      <w:r w:rsidRPr="00697E49">
        <w:rPr>
          <w:rStyle w:val="Hyperlink"/>
          <w:rFonts w:cs="Times New Roman"/>
          <w:sz w:val="20"/>
          <w:szCs w:val="20"/>
          <w:lang w:val="en-GB"/>
        </w:rPr>
        <w:t>10.5194/gmd-4-33-2011</w:t>
      </w:r>
      <w:r w:rsidR="00642F13">
        <w:rPr>
          <w:rStyle w:val="Hyperlink"/>
          <w:rFonts w:cs="Times New Roman"/>
          <w:sz w:val="20"/>
          <w:szCs w:val="20"/>
          <w:lang w:val="en-GB"/>
        </w:rPr>
        <w:fldChar w:fldCharType="end"/>
      </w:r>
      <w:r w:rsidRPr="00697E49">
        <w:rPr>
          <w:rFonts w:cs="Times New Roman"/>
          <w:sz w:val="20"/>
          <w:szCs w:val="20"/>
          <w:lang w:val="en-GB"/>
        </w:rPr>
        <w:t>.</w:t>
      </w:r>
    </w:p>
    <w:p w14:paraId="7EB26829" w14:textId="3E6D9C1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Schmidtko, S., L. Stramma, and M. Visbeck, 2017: Decline in global oceanic oxygen content during the past five decades.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542(7641)</w:t>
      </w:r>
      <w:r w:rsidRPr="00697E49">
        <w:rPr>
          <w:rFonts w:cs="Times New Roman"/>
          <w:sz w:val="20"/>
          <w:szCs w:val="20"/>
          <w:lang w:val="en-GB"/>
        </w:rPr>
        <w:t>, 335–339, doi:</w:t>
      </w:r>
      <w:r w:rsidR="00642F13">
        <w:fldChar w:fldCharType="begin"/>
      </w:r>
      <w:r w:rsidR="00642F13" w:rsidRPr="001D5B54">
        <w:rPr>
          <w:lang w:val="en-US"/>
          <w:rPrChange w:id="4539" w:author="Clotilde Pean" w:date="2021-06-21T14:15:00Z">
            <w:rPr/>
          </w:rPrChange>
        </w:rPr>
        <w:instrText xml:space="preserve"> HYPERLINK "https://dx.doi.org/10.1038/nature21399" </w:instrText>
      </w:r>
      <w:r w:rsidR="00642F13">
        <w:fldChar w:fldCharType="separate"/>
      </w:r>
      <w:r w:rsidRPr="00697E49">
        <w:rPr>
          <w:rStyle w:val="Hyperlink"/>
          <w:rFonts w:cs="Times New Roman"/>
          <w:sz w:val="20"/>
          <w:szCs w:val="20"/>
          <w:lang w:val="en-GB"/>
        </w:rPr>
        <w:t>10.1038/nature21399</w:t>
      </w:r>
      <w:r w:rsidR="00642F13">
        <w:rPr>
          <w:rStyle w:val="Hyperlink"/>
          <w:rFonts w:cs="Times New Roman"/>
          <w:sz w:val="20"/>
          <w:szCs w:val="20"/>
          <w:lang w:val="en-GB"/>
        </w:rPr>
        <w:fldChar w:fldCharType="end"/>
      </w:r>
      <w:r w:rsidRPr="00697E49">
        <w:rPr>
          <w:rFonts w:cs="Times New Roman"/>
          <w:sz w:val="20"/>
          <w:szCs w:val="20"/>
          <w:lang w:val="en-GB"/>
        </w:rPr>
        <w:t>.</w:t>
      </w:r>
    </w:p>
    <w:p w14:paraId="0E0A8DAE" w14:textId="138CEB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Schmith, T., S. Yang, E. Gleeson, and T. Semmler, 2014: How Much Have Variations in the Meridional Overturning Circulation Contributed to Sea Surface Temperature Trends since 1850? A Study with the EC-Earth Global Climate Model.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27(16)</w:t>
      </w:r>
      <w:r w:rsidRPr="00697E49">
        <w:rPr>
          <w:rFonts w:cs="Times New Roman"/>
          <w:sz w:val="20"/>
          <w:szCs w:val="20"/>
          <w:lang w:val="en-GB"/>
        </w:rPr>
        <w:t>, 6343–6357, doi:</w:t>
      </w:r>
      <w:r w:rsidR="00642F13">
        <w:fldChar w:fldCharType="begin"/>
      </w:r>
      <w:r w:rsidR="00642F13" w:rsidRPr="001D5B54">
        <w:rPr>
          <w:lang w:val="en-US"/>
          <w:rPrChange w:id="4540" w:author="Clotilde Pean" w:date="2021-06-21T14:15:00Z">
            <w:rPr/>
          </w:rPrChange>
        </w:rPr>
        <w:instrText xml:space="preserve"> HYPERLINK "https://dx.doi.org/10.1175/jcli-d-13-00651.1" </w:instrText>
      </w:r>
      <w:r w:rsidR="00642F13">
        <w:fldChar w:fldCharType="separate"/>
      </w:r>
      <w:r w:rsidRPr="00697E49">
        <w:rPr>
          <w:rStyle w:val="Hyperlink"/>
          <w:rFonts w:cs="Times New Roman"/>
          <w:sz w:val="20"/>
          <w:szCs w:val="20"/>
          <w:lang w:val="en-GB"/>
        </w:rPr>
        <w:t>10.1175/jcli-d-13-00651.1</w:t>
      </w:r>
      <w:r w:rsidR="00642F13">
        <w:rPr>
          <w:rStyle w:val="Hyperlink"/>
          <w:rFonts w:cs="Times New Roman"/>
          <w:sz w:val="20"/>
          <w:szCs w:val="20"/>
          <w:lang w:val="en-GB"/>
        </w:rPr>
        <w:fldChar w:fldCharType="end"/>
      </w:r>
      <w:r w:rsidRPr="00697E49">
        <w:rPr>
          <w:rFonts w:cs="Times New Roman"/>
          <w:sz w:val="20"/>
          <w:szCs w:val="20"/>
          <w:lang w:val="en-GB"/>
        </w:rPr>
        <w:t>.</w:t>
      </w:r>
    </w:p>
    <w:p w14:paraId="20205038" w14:textId="54923B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Schneider, D.P. and C. Deser, 2018: Tropically driven and externally forced patterns of Antarctic sea ice change: reconciling observed and modeled trends.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50(11)</w:t>
      </w:r>
      <w:r w:rsidRPr="00697E49">
        <w:rPr>
          <w:rFonts w:cs="Times New Roman"/>
          <w:sz w:val="20"/>
          <w:szCs w:val="20"/>
          <w:lang w:val="en-GB"/>
        </w:rPr>
        <w:t>, 4599–4618, doi:</w:t>
      </w:r>
      <w:r w:rsidR="00642F13">
        <w:fldChar w:fldCharType="begin"/>
      </w:r>
      <w:r w:rsidR="00642F13" w:rsidRPr="001D5B54">
        <w:rPr>
          <w:lang w:val="en-US"/>
          <w:rPrChange w:id="4541" w:author="Clotilde Pean" w:date="2021-06-21T14:15:00Z">
            <w:rPr/>
          </w:rPrChange>
        </w:rPr>
        <w:instrText xml:space="preserve"> HYPERLINK "https://dx.doi.org/10.1007/s00382-017-3893-5" </w:instrText>
      </w:r>
      <w:r w:rsidR="00642F13">
        <w:fldChar w:fldCharType="separate"/>
      </w:r>
      <w:r w:rsidRPr="00697E49">
        <w:rPr>
          <w:rStyle w:val="Hyperlink"/>
          <w:rFonts w:cs="Times New Roman"/>
          <w:sz w:val="20"/>
          <w:szCs w:val="20"/>
          <w:lang w:val="en-GB"/>
        </w:rPr>
        <w:t>10.1007/s00382-017-3893-5</w:t>
      </w:r>
      <w:r w:rsidR="00642F13">
        <w:rPr>
          <w:rStyle w:val="Hyperlink"/>
          <w:rFonts w:cs="Times New Roman"/>
          <w:sz w:val="20"/>
          <w:szCs w:val="20"/>
          <w:lang w:val="en-GB"/>
        </w:rPr>
        <w:fldChar w:fldCharType="end"/>
      </w:r>
      <w:r w:rsidRPr="00697E49">
        <w:rPr>
          <w:rFonts w:cs="Times New Roman"/>
          <w:sz w:val="20"/>
          <w:szCs w:val="20"/>
          <w:lang w:val="en-GB"/>
        </w:rPr>
        <w:t>.</w:t>
      </w:r>
    </w:p>
    <w:p w14:paraId="08F569A5" w14:textId="667601A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Schott, F.A., S.-P. Xie, and J.P. McCreary, 2009: Indian Ocean circulation and climate variability. </w:t>
      </w:r>
      <w:r w:rsidRPr="00697E49">
        <w:rPr>
          <w:rFonts w:cs="Times New Roman"/>
          <w:i/>
          <w:sz w:val="20"/>
          <w:szCs w:val="20"/>
          <w:lang w:val="en-GB"/>
        </w:rPr>
        <w:t>Reviews of Geophysics</w:t>
      </w:r>
      <w:r w:rsidRPr="00697E49">
        <w:rPr>
          <w:rFonts w:cs="Times New Roman"/>
          <w:sz w:val="20"/>
          <w:szCs w:val="20"/>
          <w:lang w:val="en-GB"/>
        </w:rPr>
        <w:t xml:space="preserve">, </w:t>
      </w:r>
      <w:r w:rsidRPr="00697E49">
        <w:rPr>
          <w:rFonts w:cs="Times New Roman"/>
          <w:b/>
          <w:sz w:val="20"/>
          <w:szCs w:val="20"/>
          <w:lang w:val="en-GB"/>
        </w:rPr>
        <w:t>47(1)</w:t>
      </w:r>
      <w:r w:rsidRPr="00697E49">
        <w:rPr>
          <w:rFonts w:cs="Times New Roman"/>
          <w:sz w:val="20"/>
          <w:szCs w:val="20"/>
          <w:lang w:val="en-GB"/>
        </w:rPr>
        <w:t>, RG1002, doi:</w:t>
      </w:r>
      <w:r w:rsidR="00642F13">
        <w:fldChar w:fldCharType="begin"/>
      </w:r>
      <w:r w:rsidR="00642F13" w:rsidRPr="001D5B54">
        <w:rPr>
          <w:lang w:val="en-US"/>
          <w:rPrChange w:id="4542" w:author="Clotilde Pean" w:date="2021-06-21T14:15:00Z">
            <w:rPr/>
          </w:rPrChange>
        </w:rPr>
        <w:instrText xml:space="preserve"> HYPERLINK "https://dx.doi.org/10.1029/2007rg000245" </w:instrText>
      </w:r>
      <w:r w:rsidR="00642F13">
        <w:fldChar w:fldCharType="separate"/>
      </w:r>
      <w:r w:rsidRPr="00697E49">
        <w:rPr>
          <w:rStyle w:val="Hyperlink"/>
          <w:rFonts w:cs="Times New Roman"/>
          <w:sz w:val="20"/>
          <w:szCs w:val="20"/>
          <w:lang w:val="en-GB"/>
        </w:rPr>
        <w:t>10.1029/2007rg000245</w:t>
      </w:r>
      <w:r w:rsidR="00642F13">
        <w:rPr>
          <w:rStyle w:val="Hyperlink"/>
          <w:rFonts w:cs="Times New Roman"/>
          <w:sz w:val="20"/>
          <w:szCs w:val="20"/>
          <w:lang w:val="en-GB"/>
        </w:rPr>
        <w:fldChar w:fldCharType="end"/>
      </w:r>
      <w:r w:rsidRPr="00697E49">
        <w:rPr>
          <w:rFonts w:cs="Times New Roman"/>
          <w:sz w:val="20"/>
          <w:szCs w:val="20"/>
          <w:lang w:val="en-GB"/>
        </w:rPr>
        <w:t>.</w:t>
      </w:r>
    </w:p>
    <w:p w14:paraId="5829D834" w14:textId="08E67C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Schröder, M. et al., 2019: The GEWEX Water Vapor Assessment: Overview and Introduction to Results and Recommendations. </w:t>
      </w:r>
      <w:r w:rsidRPr="00697E49">
        <w:rPr>
          <w:rFonts w:cs="Times New Roman"/>
          <w:i/>
          <w:sz w:val="20"/>
          <w:szCs w:val="20"/>
          <w:lang w:val="en-GB"/>
        </w:rPr>
        <w:t>Remote Sensing</w:t>
      </w:r>
      <w:r w:rsidRPr="00697E49">
        <w:rPr>
          <w:rFonts w:cs="Times New Roman"/>
          <w:sz w:val="20"/>
          <w:szCs w:val="20"/>
          <w:lang w:val="en-GB"/>
        </w:rPr>
        <w:t xml:space="preserve">, </w:t>
      </w:r>
      <w:r w:rsidRPr="00697E49">
        <w:rPr>
          <w:rFonts w:cs="Times New Roman"/>
          <w:b/>
          <w:sz w:val="20"/>
          <w:szCs w:val="20"/>
          <w:lang w:val="en-GB"/>
        </w:rPr>
        <w:t>11(3)</w:t>
      </w:r>
      <w:r w:rsidRPr="00697E49">
        <w:rPr>
          <w:rFonts w:cs="Times New Roman"/>
          <w:sz w:val="20"/>
          <w:szCs w:val="20"/>
          <w:lang w:val="en-GB"/>
        </w:rPr>
        <w:t>, 251, doi:</w:t>
      </w:r>
      <w:r w:rsidR="00642F13">
        <w:fldChar w:fldCharType="begin"/>
      </w:r>
      <w:r w:rsidR="00642F13" w:rsidRPr="001D5B54">
        <w:rPr>
          <w:lang w:val="en-US"/>
          <w:rPrChange w:id="4543" w:author="Clotilde Pean" w:date="2021-06-21T14:15:00Z">
            <w:rPr/>
          </w:rPrChange>
        </w:rPr>
        <w:instrText xml:space="preserve"> HYPERLINK "https://dx.doi.org/10.3390/rs11030251" </w:instrText>
      </w:r>
      <w:r w:rsidR="00642F13">
        <w:fldChar w:fldCharType="separate"/>
      </w:r>
      <w:r w:rsidRPr="00697E49">
        <w:rPr>
          <w:rStyle w:val="Hyperlink"/>
          <w:rFonts w:cs="Times New Roman"/>
          <w:sz w:val="20"/>
          <w:szCs w:val="20"/>
          <w:lang w:val="en-GB"/>
        </w:rPr>
        <w:t>10.3390/rs11030251</w:t>
      </w:r>
      <w:r w:rsidR="00642F13">
        <w:rPr>
          <w:rStyle w:val="Hyperlink"/>
          <w:rFonts w:cs="Times New Roman"/>
          <w:sz w:val="20"/>
          <w:szCs w:val="20"/>
          <w:lang w:val="en-GB"/>
        </w:rPr>
        <w:fldChar w:fldCharType="end"/>
      </w:r>
      <w:r w:rsidRPr="00697E49">
        <w:rPr>
          <w:rFonts w:cs="Times New Roman"/>
          <w:sz w:val="20"/>
          <w:szCs w:val="20"/>
          <w:lang w:val="en-GB"/>
        </w:rPr>
        <w:t>.</w:t>
      </w:r>
    </w:p>
    <w:p w14:paraId="0D55EF13" w14:textId="196E9AB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Schurer, A. et al., 2018: Estimating the transient climate response from observed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31(20)</w:t>
      </w:r>
      <w:r w:rsidRPr="00697E49">
        <w:rPr>
          <w:rFonts w:cs="Times New Roman"/>
          <w:sz w:val="20"/>
          <w:szCs w:val="20"/>
          <w:lang w:val="en-GB"/>
        </w:rPr>
        <w:t>, 8645–8663, doi:</w:t>
      </w:r>
      <w:r w:rsidR="00642F13">
        <w:fldChar w:fldCharType="begin"/>
      </w:r>
      <w:r w:rsidR="00642F13" w:rsidRPr="001D5B54">
        <w:rPr>
          <w:lang w:val="en-US"/>
          <w:rPrChange w:id="4544" w:author="Clotilde Pean" w:date="2021-06-21T14:15:00Z">
            <w:rPr/>
          </w:rPrChange>
        </w:rPr>
        <w:instrText xml:space="preserve"> HYPERLINK "https://dx.doi.org/10.1175/jcli-d-17-0717.1" </w:instrText>
      </w:r>
      <w:r w:rsidR="00642F13">
        <w:fldChar w:fldCharType="separate"/>
      </w:r>
      <w:r w:rsidRPr="00697E49">
        <w:rPr>
          <w:rStyle w:val="Hyperlink"/>
          <w:rFonts w:cs="Times New Roman"/>
          <w:sz w:val="20"/>
          <w:szCs w:val="20"/>
          <w:lang w:val="en-GB"/>
        </w:rPr>
        <w:t>10.1175/jcli-d-17-0717.1</w:t>
      </w:r>
      <w:r w:rsidR="00642F13">
        <w:rPr>
          <w:rStyle w:val="Hyperlink"/>
          <w:rFonts w:cs="Times New Roman"/>
          <w:sz w:val="20"/>
          <w:szCs w:val="20"/>
          <w:lang w:val="en-GB"/>
        </w:rPr>
        <w:fldChar w:fldCharType="end"/>
      </w:r>
      <w:r w:rsidRPr="00697E49">
        <w:rPr>
          <w:rFonts w:cs="Times New Roman"/>
          <w:sz w:val="20"/>
          <w:szCs w:val="20"/>
          <w:lang w:val="en-GB"/>
        </w:rPr>
        <w:t>.</w:t>
      </w:r>
    </w:p>
    <w:p w14:paraId="4332B5F9" w14:textId="15D2926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Schurer, A.P., S.F.B. Tett, and G.C. Hegerl, 2014a: Small influence of solar variability on climate over the past millennium.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7(2)</w:t>
      </w:r>
      <w:r w:rsidRPr="00697E49">
        <w:rPr>
          <w:rFonts w:cs="Times New Roman"/>
          <w:sz w:val="20"/>
          <w:szCs w:val="20"/>
          <w:lang w:val="en-GB"/>
        </w:rPr>
        <w:t>, 104–108, doi:</w:t>
      </w:r>
      <w:r w:rsidR="00642F13">
        <w:fldChar w:fldCharType="begin"/>
      </w:r>
      <w:r w:rsidR="00642F13" w:rsidRPr="001D5B54">
        <w:rPr>
          <w:lang w:val="en-US"/>
          <w:rPrChange w:id="4545" w:author="Clotilde Pean" w:date="2021-06-21T14:15:00Z">
            <w:rPr/>
          </w:rPrChange>
        </w:rPr>
        <w:instrText xml:space="preserve"> HYPERLINK "https://dx.doi.org/10.1038/ngeo2040" </w:instrText>
      </w:r>
      <w:r w:rsidR="00642F13">
        <w:fldChar w:fldCharType="separate"/>
      </w:r>
      <w:r w:rsidRPr="00697E49">
        <w:rPr>
          <w:rStyle w:val="Hyperlink"/>
          <w:rFonts w:cs="Times New Roman"/>
          <w:sz w:val="20"/>
          <w:szCs w:val="20"/>
          <w:lang w:val="en-GB"/>
        </w:rPr>
        <w:t>10.1038/ngeo2040</w:t>
      </w:r>
      <w:r w:rsidR="00642F13">
        <w:rPr>
          <w:rStyle w:val="Hyperlink"/>
          <w:rFonts w:cs="Times New Roman"/>
          <w:sz w:val="20"/>
          <w:szCs w:val="20"/>
          <w:lang w:val="en-GB"/>
        </w:rPr>
        <w:fldChar w:fldCharType="end"/>
      </w:r>
      <w:r w:rsidRPr="00697E49">
        <w:rPr>
          <w:rFonts w:cs="Times New Roman"/>
          <w:sz w:val="20"/>
          <w:szCs w:val="20"/>
          <w:lang w:val="en-GB"/>
        </w:rPr>
        <w:t>.</w:t>
      </w:r>
    </w:p>
    <w:p w14:paraId="4A47A946" w14:textId="72F6CEA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Schurer, A.P., S.F.B. Tett, and G.C. Hegerl, 2014b: Small influence of solar variability on climate over the past millennium.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7(2)</w:t>
      </w:r>
      <w:r w:rsidRPr="00697E49">
        <w:rPr>
          <w:rFonts w:cs="Times New Roman"/>
          <w:sz w:val="20"/>
          <w:szCs w:val="20"/>
          <w:lang w:val="en-GB"/>
        </w:rPr>
        <w:t>, 104–108, doi:</w:t>
      </w:r>
      <w:r w:rsidR="00642F13">
        <w:fldChar w:fldCharType="begin"/>
      </w:r>
      <w:r w:rsidR="00642F13" w:rsidRPr="001D5B54">
        <w:rPr>
          <w:lang w:val="en-US"/>
          <w:rPrChange w:id="4546" w:author="Clotilde Pean" w:date="2021-06-21T14:15:00Z">
            <w:rPr/>
          </w:rPrChange>
        </w:rPr>
        <w:instrText xml:space="preserve"> HYPERLINK "https://dx.doi.org/10.1038/ngeo2040" </w:instrText>
      </w:r>
      <w:r w:rsidR="00642F13">
        <w:fldChar w:fldCharType="separate"/>
      </w:r>
      <w:r w:rsidRPr="00697E49">
        <w:rPr>
          <w:rStyle w:val="Hyperlink"/>
          <w:rFonts w:cs="Times New Roman"/>
          <w:sz w:val="20"/>
          <w:szCs w:val="20"/>
          <w:lang w:val="en-GB"/>
        </w:rPr>
        <w:t>10.1038/ngeo2040</w:t>
      </w:r>
      <w:r w:rsidR="00642F13">
        <w:rPr>
          <w:rStyle w:val="Hyperlink"/>
          <w:rFonts w:cs="Times New Roman"/>
          <w:sz w:val="20"/>
          <w:szCs w:val="20"/>
          <w:lang w:val="en-GB"/>
        </w:rPr>
        <w:fldChar w:fldCharType="end"/>
      </w:r>
      <w:r w:rsidRPr="00697E49">
        <w:rPr>
          <w:rFonts w:cs="Times New Roman"/>
          <w:sz w:val="20"/>
          <w:szCs w:val="20"/>
          <w:lang w:val="en-GB"/>
        </w:rPr>
        <w:t>.</w:t>
      </w:r>
    </w:p>
    <w:p w14:paraId="0162C413" w14:textId="42C645B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Schurer, A.P., G.C. Hegerl, and S.P. Obrochta, 2015: Determining the likelihood of pauses and surges in global warming.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42(14)</w:t>
      </w:r>
      <w:r w:rsidRPr="00697E49">
        <w:rPr>
          <w:rFonts w:cs="Times New Roman"/>
          <w:sz w:val="20"/>
          <w:szCs w:val="20"/>
          <w:lang w:val="en-GB"/>
        </w:rPr>
        <w:t>, 5974–5982, doi:</w:t>
      </w:r>
      <w:r w:rsidR="00642F13">
        <w:fldChar w:fldCharType="begin"/>
      </w:r>
      <w:r w:rsidR="00642F13" w:rsidRPr="001D5B54">
        <w:rPr>
          <w:lang w:val="en-US"/>
          <w:rPrChange w:id="4547" w:author="Clotilde Pean" w:date="2021-06-21T14:15:00Z">
            <w:rPr/>
          </w:rPrChange>
        </w:rPr>
        <w:instrText xml:space="preserve"> HYPERLINK "https://dx.doi.org/10.1002/2015gl064458" </w:instrText>
      </w:r>
      <w:r w:rsidR="00642F13">
        <w:fldChar w:fldCharType="separate"/>
      </w:r>
      <w:r w:rsidRPr="00697E49">
        <w:rPr>
          <w:rStyle w:val="Hyperlink"/>
          <w:rFonts w:cs="Times New Roman"/>
          <w:sz w:val="20"/>
          <w:szCs w:val="20"/>
          <w:lang w:val="en-GB"/>
        </w:rPr>
        <w:t>10.1002/2015gl064458</w:t>
      </w:r>
      <w:r w:rsidR="00642F13">
        <w:rPr>
          <w:rStyle w:val="Hyperlink"/>
          <w:rFonts w:cs="Times New Roman"/>
          <w:sz w:val="20"/>
          <w:szCs w:val="20"/>
          <w:lang w:val="en-GB"/>
        </w:rPr>
        <w:fldChar w:fldCharType="end"/>
      </w:r>
      <w:r w:rsidRPr="00697E49">
        <w:rPr>
          <w:rFonts w:cs="Times New Roman"/>
          <w:sz w:val="20"/>
          <w:szCs w:val="20"/>
          <w:lang w:val="en-GB"/>
        </w:rPr>
        <w:t>.</w:t>
      </w:r>
    </w:p>
    <w:p w14:paraId="4B6D1D2D" w14:textId="7FD63C8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Schurer, A.P., A.P. Ballinger, A.R. Friedman, and G.C. Hegerl, 2020: Human influence strengthens the contrast between tropical wet and dry regions.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15(10)</w:t>
      </w:r>
      <w:r w:rsidRPr="00697E49">
        <w:rPr>
          <w:rFonts w:cs="Times New Roman"/>
          <w:sz w:val="20"/>
          <w:szCs w:val="20"/>
          <w:lang w:val="en-GB"/>
        </w:rPr>
        <w:t>, 104026, doi:</w:t>
      </w:r>
      <w:r w:rsidR="00642F13">
        <w:fldChar w:fldCharType="begin"/>
      </w:r>
      <w:r w:rsidR="00642F13" w:rsidRPr="001D5B54">
        <w:rPr>
          <w:lang w:val="en-US"/>
          <w:rPrChange w:id="4548" w:author="Clotilde Pean" w:date="2021-06-21T14:15:00Z">
            <w:rPr/>
          </w:rPrChange>
        </w:rPr>
        <w:instrText xml:space="preserve"> HYPERLINK "https://dx.doi.org/10.1088/1748-9326/ab83ab" </w:instrText>
      </w:r>
      <w:r w:rsidR="00642F13">
        <w:fldChar w:fldCharType="separate"/>
      </w:r>
      <w:r w:rsidRPr="00697E49">
        <w:rPr>
          <w:rStyle w:val="Hyperlink"/>
          <w:rFonts w:cs="Times New Roman"/>
          <w:sz w:val="20"/>
          <w:szCs w:val="20"/>
          <w:lang w:val="en-GB"/>
        </w:rPr>
        <w:t>10.1088/1748-9326/ab83ab</w:t>
      </w:r>
      <w:r w:rsidR="00642F13">
        <w:rPr>
          <w:rStyle w:val="Hyperlink"/>
          <w:rFonts w:cs="Times New Roman"/>
          <w:sz w:val="20"/>
          <w:szCs w:val="20"/>
          <w:lang w:val="en-GB"/>
        </w:rPr>
        <w:fldChar w:fldCharType="end"/>
      </w:r>
      <w:r w:rsidRPr="00697E49">
        <w:rPr>
          <w:rFonts w:cs="Times New Roman"/>
          <w:sz w:val="20"/>
          <w:szCs w:val="20"/>
          <w:lang w:val="en-GB"/>
        </w:rPr>
        <w:t>.</w:t>
      </w:r>
    </w:p>
    <w:p w14:paraId="58DCA7B6" w14:textId="3F1574A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Schurer, A.P., G.C. Hegerl, M.E. Mann, S.F.B. Tett, and S.J. Phipps, 2013: Separating Forced from Chaotic Climate Variability over the Past Millennium.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26(18)</w:t>
      </w:r>
      <w:r w:rsidRPr="00697E49">
        <w:rPr>
          <w:rFonts w:cs="Times New Roman"/>
          <w:sz w:val="20"/>
          <w:szCs w:val="20"/>
          <w:lang w:val="en-GB"/>
        </w:rPr>
        <w:t>, 6954–6973, doi:</w:t>
      </w:r>
      <w:r w:rsidR="00642F13">
        <w:fldChar w:fldCharType="begin"/>
      </w:r>
      <w:r w:rsidR="00642F13" w:rsidRPr="001D5B54">
        <w:rPr>
          <w:lang w:val="en-US"/>
          <w:rPrChange w:id="4549" w:author="Clotilde Pean" w:date="2021-06-21T14:15:00Z">
            <w:rPr/>
          </w:rPrChange>
        </w:rPr>
        <w:instrText xml:space="preserve"> HYPERLINK "https://dx.doi.org/10.1175/jcli-d-12-00826.1" </w:instrText>
      </w:r>
      <w:r w:rsidR="00642F13">
        <w:fldChar w:fldCharType="separate"/>
      </w:r>
      <w:r w:rsidRPr="00697E49">
        <w:rPr>
          <w:rStyle w:val="Hyperlink"/>
          <w:rFonts w:cs="Times New Roman"/>
          <w:sz w:val="20"/>
          <w:szCs w:val="20"/>
          <w:lang w:val="en-GB"/>
        </w:rPr>
        <w:t>10.1175/jcli-d-12-00826.1</w:t>
      </w:r>
      <w:r w:rsidR="00642F13">
        <w:rPr>
          <w:rStyle w:val="Hyperlink"/>
          <w:rFonts w:cs="Times New Roman"/>
          <w:sz w:val="20"/>
          <w:szCs w:val="20"/>
          <w:lang w:val="en-GB"/>
        </w:rPr>
        <w:fldChar w:fldCharType="end"/>
      </w:r>
      <w:r w:rsidRPr="00697E49">
        <w:rPr>
          <w:rFonts w:cs="Times New Roman"/>
          <w:sz w:val="20"/>
          <w:szCs w:val="20"/>
          <w:lang w:val="en-GB"/>
        </w:rPr>
        <w:t>.</w:t>
      </w:r>
    </w:p>
    <w:p w14:paraId="352A2761" w14:textId="2EF0540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Scoccimarro, E. et al., 2017: Tropical Cyclone Interaction with the Ocean: The Role of High-Frequency (Subdaily) Coupled Processes.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w:t>
      </w:r>
      <w:r w:rsidRPr="00697E49">
        <w:rPr>
          <w:rFonts w:cs="Times New Roman"/>
          <w:sz w:val="20"/>
          <w:szCs w:val="20"/>
          <w:lang w:val="en-GB"/>
        </w:rPr>
        <w:t>, 145–162, doi:</w:t>
      </w:r>
      <w:r w:rsidR="00642F13">
        <w:fldChar w:fldCharType="begin"/>
      </w:r>
      <w:r w:rsidR="00642F13" w:rsidRPr="001D5B54">
        <w:rPr>
          <w:lang w:val="en-US"/>
          <w:rPrChange w:id="4550" w:author="Clotilde Pean" w:date="2021-06-21T14:15:00Z">
            <w:rPr/>
          </w:rPrChange>
        </w:rPr>
        <w:instrText xml:space="preserve"> HYPERLINK "https://dx.doi.org/10.1175/jcli-d-16-0292.1" </w:instrText>
      </w:r>
      <w:r w:rsidR="00642F13">
        <w:fldChar w:fldCharType="separate"/>
      </w:r>
      <w:r w:rsidRPr="00697E49">
        <w:rPr>
          <w:rStyle w:val="Hyperlink"/>
          <w:rFonts w:cs="Times New Roman"/>
          <w:sz w:val="20"/>
          <w:szCs w:val="20"/>
          <w:lang w:val="en-GB"/>
        </w:rPr>
        <w:t>10.1175/jcli-d-16-0292.1</w:t>
      </w:r>
      <w:r w:rsidR="00642F13">
        <w:rPr>
          <w:rStyle w:val="Hyperlink"/>
          <w:rFonts w:cs="Times New Roman"/>
          <w:sz w:val="20"/>
          <w:szCs w:val="20"/>
          <w:lang w:val="en-GB"/>
        </w:rPr>
        <w:fldChar w:fldCharType="end"/>
      </w:r>
      <w:r w:rsidRPr="00697E49">
        <w:rPr>
          <w:rFonts w:cs="Times New Roman"/>
          <w:sz w:val="20"/>
          <w:szCs w:val="20"/>
          <w:lang w:val="en-GB"/>
        </w:rPr>
        <w:t>.</w:t>
      </w:r>
    </w:p>
    <w:p w14:paraId="54D502B6" w14:textId="526DE69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Screen, J.A., C. Deser, I. Simmonds, and R. Tomas, 2014: Atmospheric impacts of Arctic sea-ice loss, 1979--2009: </w:t>
      </w:r>
      <w:r w:rsidRPr="00697E49">
        <w:rPr>
          <w:rFonts w:cs="Times New Roman"/>
          <w:sz w:val="20"/>
          <w:szCs w:val="20"/>
          <w:lang w:val="en-GB"/>
        </w:rPr>
        <w:lastRenderedPageBreak/>
        <w:t xml:space="preserve">separating forced change from atmospheric internal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43(1)</w:t>
      </w:r>
      <w:r w:rsidRPr="00697E49">
        <w:rPr>
          <w:rFonts w:cs="Times New Roman"/>
          <w:sz w:val="20"/>
          <w:szCs w:val="20"/>
          <w:lang w:val="en-GB"/>
        </w:rPr>
        <w:t>, 333–344, doi:</w:t>
      </w:r>
      <w:r w:rsidR="00642F13">
        <w:fldChar w:fldCharType="begin"/>
      </w:r>
      <w:r w:rsidR="00642F13" w:rsidRPr="001D5B54">
        <w:rPr>
          <w:lang w:val="en-US"/>
          <w:rPrChange w:id="4551" w:author="Clotilde Pean" w:date="2021-06-21T14:15:00Z">
            <w:rPr/>
          </w:rPrChange>
        </w:rPr>
        <w:instrText xml:space="preserve"> HYPERLINK "https://dx.doi.org/10.1007/s00382-013-1830-9" </w:instrText>
      </w:r>
      <w:r w:rsidR="00642F13">
        <w:fldChar w:fldCharType="separate"/>
      </w:r>
      <w:r w:rsidRPr="00697E49">
        <w:rPr>
          <w:rStyle w:val="Hyperlink"/>
          <w:rFonts w:cs="Times New Roman"/>
          <w:sz w:val="20"/>
          <w:szCs w:val="20"/>
          <w:lang w:val="en-GB"/>
        </w:rPr>
        <w:t>10.1007/s00382-013-1830-9</w:t>
      </w:r>
      <w:r w:rsidR="00642F13">
        <w:rPr>
          <w:rStyle w:val="Hyperlink"/>
          <w:rFonts w:cs="Times New Roman"/>
          <w:sz w:val="20"/>
          <w:szCs w:val="20"/>
          <w:lang w:val="en-GB"/>
        </w:rPr>
        <w:fldChar w:fldCharType="end"/>
      </w:r>
      <w:r w:rsidRPr="00697E49">
        <w:rPr>
          <w:rFonts w:cs="Times New Roman"/>
          <w:sz w:val="20"/>
          <w:szCs w:val="20"/>
          <w:lang w:val="en-GB"/>
        </w:rPr>
        <w:t>.</w:t>
      </w:r>
    </w:p>
    <w:p w14:paraId="5D341787" w14:textId="6EC8B54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Scussolini, P. et al., 2019: Agreement between reconstructed and modeled boreal precipitation of the Last Interglacial.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5(11)</w:t>
      </w:r>
      <w:r w:rsidRPr="00697E49">
        <w:rPr>
          <w:rFonts w:cs="Times New Roman"/>
          <w:sz w:val="20"/>
          <w:szCs w:val="20"/>
          <w:lang w:val="en-GB"/>
        </w:rPr>
        <w:t>, doi:</w:t>
      </w:r>
      <w:r w:rsidR="00642F13">
        <w:fldChar w:fldCharType="begin"/>
      </w:r>
      <w:r w:rsidR="00642F13" w:rsidRPr="001D5B54">
        <w:rPr>
          <w:lang w:val="en-US"/>
          <w:rPrChange w:id="4552" w:author="Clotilde Pean" w:date="2021-06-21T14:15:00Z">
            <w:rPr/>
          </w:rPrChange>
        </w:rPr>
        <w:instrText xml:space="preserve"> HYPERLINK "https://dx.doi.org/10.1126/sciadv.aax7047" </w:instrText>
      </w:r>
      <w:r w:rsidR="00642F13">
        <w:fldChar w:fldCharType="separate"/>
      </w:r>
      <w:r w:rsidRPr="00697E49">
        <w:rPr>
          <w:rStyle w:val="Hyperlink"/>
          <w:rFonts w:cs="Times New Roman"/>
          <w:sz w:val="20"/>
          <w:szCs w:val="20"/>
          <w:lang w:val="en-GB"/>
        </w:rPr>
        <w:t>10.1126/sciadv.aax7047</w:t>
      </w:r>
      <w:r w:rsidR="00642F13">
        <w:rPr>
          <w:rStyle w:val="Hyperlink"/>
          <w:rFonts w:cs="Times New Roman"/>
          <w:sz w:val="20"/>
          <w:szCs w:val="20"/>
          <w:lang w:val="en-GB"/>
        </w:rPr>
        <w:fldChar w:fldCharType="end"/>
      </w:r>
      <w:r w:rsidRPr="00697E49">
        <w:rPr>
          <w:rFonts w:cs="Times New Roman"/>
          <w:sz w:val="20"/>
          <w:szCs w:val="20"/>
          <w:lang w:val="en-GB"/>
        </w:rPr>
        <w:t>.</w:t>
      </w:r>
    </w:p>
    <w:p w14:paraId="24E017DA" w14:textId="767DFA3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Seager, R. et al., 2019: Strengthening tropical Pacific zonal sea surface temperature gradient consistent with rising greenhouse gases.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9(7)</w:t>
      </w:r>
      <w:r w:rsidRPr="00697E49">
        <w:rPr>
          <w:rFonts w:cs="Times New Roman"/>
          <w:sz w:val="20"/>
          <w:szCs w:val="20"/>
          <w:lang w:val="en-GB"/>
        </w:rPr>
        <w:t>, 517–522, doi:</w:t>
      </w:r>
      <w:r w:rsidR="00642F13">
        <w:fldChar w:fldCharType="begin"/>
      </w:r>
      <w:r w:rsidR="00642F13" w:rsidRPr="001D5B54">
        <w:rPr>
          <w:lang w:val="en-US"/>
          <w:rPrChange w:id="4553" w:author="Clotilde Pean" w:date="2021-06-21T14:15:00Z">
            <w:rPr/>
          </w:rPrChange>
        </w:rPr>
        <w:instrText xml:space="preserve"> HYPERLINK "https://dx.doi.org/10.1038/s41558-019-0505-x" </w:instrText>
      </w:r>
      <w:r w:rsidR="00642F13">
        <w:fldChar w:fldCharType="separate"/>
      </w:r>
      <w:r w:rsidRPr="00697E49">
        <w:rPr>
          <w:rStyle w:val="Hyperlink"/>
          <w:rFonts w:cs="Times New Roman"/>
          <w:sz w:val="20"/>
          <w:szCs w:val="20"/>
          <w:lang w:val="en-GB"/>
        </w:rPr>
        <w:t>10.1038/s41558-019-0505-x</w:t>
      </w:r>
      <w:r w:rsidR="00642F13">
        <w:rPr>
          <w:rStyle w:val="Hyperlink"/>
          <w:rFonts w:cs="Times New Roman"/>
          <w:sz w:val="20"/>
          <w:szCs w:val="20"/>
          <w:lang w:val="en-GB"/>
        </w:rPr>
        <w:fldChar w:fldCharType="end"/>
      </w:r>
      <w:r w:rsidRPr="00697E49">
        <w:rPr>
          <w:rFonts w:cs="Times New Roman"/>
          <w:sz w:val="20"/>
          <w:szCs w:val="20"/>
          <w:lang w:val="en-GB"/>
        </w:rPr>
        <w:t>.</w:t>
      </w:r>
    </w:p>
    <w:p w14:paraId="59F4ECBE" w14:textId="3ED01D8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Séférian, R. et al., 2016: Development and evaluation of CNRM Earth system model-CNRM-ESM1.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9(4)</w:t>
      </w:r>
      <w:r w:rsidRPr="00697E49">
        <w:rPr>
          <w:rFonts w:cs="Times New Roman"/>
          <w:sz w:val="20"/>
          <w:szCs w:val="20"/>
          <w:lang w:val="en-GB"/>
        </w:rPr>
        <w:t>, 1423–1453, doi:</w:t>
      </w:r>
      <w:r w:rsidR="00642F13">
        <w:fldChar w:fldCharType="begin"/>
      </w:r>
      <w:r w:rsidR="00642F13" w:rsidRPr="001D5B54">
        <w:rPr>
          <w:lang w:val="en-US"/>
          <w:rPrChange w:id="4554" w:author="Clotilde Pean" w:date="2021-06-21T14:15:00Z">
            <w:rPr/>
          </w:rPrChange>
        </w:rPr>
        <w:instrText xml:space="preserve"> HYPERLINK "https://dx.doi.org/10.5194/gmd-9-1423-2016" </w:instrText>
      </w:r>
      <w:r w:rsidR="00642F13">
        <w:fldChar w:fldCharType="separate"/>
      </w:r>
      <w:r w:rsidRPr="00697E49">
        <w:rPr>
          <w:rStyle w:val="Hyperlink"/>
          <w:rFonts w:cs="Times New Roman"/>
          <w:sz w:val="20"/>
          <w:szCs w:val="20"/>
          <w:lang w:val="en-GB"/>
        </w:rPr>
        <w:t>10.5194/gmd-9-1423-2016</w:t>
      </w:r>
      <w:r w:rsidR="00642F13">
        <w:rPr>
          <w:rStyle w:val="Hyperlink"/>
          <w:rFonts w:cs="Times New Roman"/>
          <w:sz w:val="20"/>
          <w:szCs w:val="20"/>
          <w:lang w:val="en-GB"/>
        </w:rPr>
        <w:fldChar w:fldCharType="end"/>
      </w:r>
      <w:r w:rsidRPr="00697E49">
        <w:rPr>
          <w:rFonts w:cs="Times New Roman"/>
          <w:sz w:val="20"/>
          <w:szCs w:val="20"/>
          <w:lang w:val="en-GB"/>
        </w:rPr>
        <w:t>.</w:t>
      </w:r>
    </w:p>
    <w:p w14:paraId="510A7274" w14:textId="2EF5CD5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Séférian, R. et al., 2019: Evaluation of CNRM Earth System Model, CNRM-ESM2-1: Role of Earth System Processes in Present-Day and Future Climate.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n/a(n/a)</w:t>
      </w:r>
      <w:r w:rsidRPr="00697E49">
        <w:rPr>
          <w:rFonts w:cs="Times New Roman"/>
          <w:sz w:val="20"/>
          <w:szCs w:val="20"/>
          <w:lang w:val="en-GB"/>
        </w:rPr>
        <w:t>, doi:</w:t>
      </w:r>
      <w:r w:rsidR="00642F13">
        <w:fldChar w:fldCharType="begin"/>
      </w:r>
      <w:r w:rsidR="00642F13" w:rsidRPr="001D5B54">
        <w:rPr>
          <w:lang w:val="en-US"/>
          <w:rPrChange w:id="4555" w:author="Clotilde Pean" w:date="2021-06-21T14:15:00Z">
            <w:rPr/>
          </w:rPrChange>
        </w:rPr>
        <w:instrText xml:space="preserve"> HYPERLINK "https://dx.doi.org/10.1029/2019ms001791" </w:instrText>
      </w:r>
      <w:r w:rsidR="00642F13">
        <w:fldChar w:fldCharType="separate"/>
      </w:r>
      <w:r w:rsidRPr="00697E49">
        <w:rPr>
          <w:rStyle w:val="Hyperlink"/>
          <w:rFonts w:cs="Times New Roman"/>
          <w:sz w:val="20"/>
          <w:szCs w:val="20"/>
          <w:lang w:val="en-GB"/>
        </w:rPr>
        <w:t>10.1029/2019ms001791</w:t>
      </w:r>
      <w:r w:rsidR="00642F13">
        <w:rPr>
          <w:rStyle w:val="Hyperlink"/>
          <w:rFonts w:cs="Times New Roman"/>
          <w:sz w:val="20"/>
          <w:szCs w:val="20"/>
          <w:lang w:val="en-GB"/>
        </w:rPr>
        <w:fldChar w:fldCharType="end"/>
      </w:r>
      <w:r w:rsidRPr="00697E49">
        <w:rPr>
          <w:rFonts w:cs="Times New Roman"/>
          <w:sz w:val="20"/>
          <w:szCs w:val="20"/>
          <w:lang w:val="en-GB"/>
        </w:rPr>
        <w:t>.</w:t>
      </w:r>
    </w:p>
    <w:p w14:paraId="26D2E815" w14:textId="77BBDB7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Séférian, R. et al., 2020: Tracking Improvement in Simulated Marine Biogeochemistry Between CMIP5 and CMIP6. </w:t>
      </w:r>
      <w:r w:rsidRPr="00697E49">
        <w:rPr>
          <w:rFonts w:cs="Times New Roman"/>
          <w:i/>
          <w:sz w:val="20"/>
          <w:szCs w:val="20"/>
          <w:lang w:val="en-GB"/>
        </w:rPr>
        <w:t>Current Climate Change Reports</w:t>
      </w:r>
      <w:r w:rsidRPr="00697E49">
        <w:rPr>
          <w:rFonts w:cs="Times New Roman"/>
          <w:sz w:val="20"/>
          <w:szCs w:val="20"/>
          <w:lang w:val="en-GB"/>
        </w:rPr>
        <w:t xml:space="preserve">, </w:t>
      </w:r>
      <w:r w:rsidRPr="00697E49">
        <w:rPr>
          <w:rFonts w:cs="Times New Roman"/>
          <w:b/>
          <w:sz w:val="20"/>
          <w:szCs w:val="20"/>
          <w:lang w:val="en-GB"/>
        </w:rPr>
        <w:t>6(3)</w:t>
      </w:r>
      <w:r w:rsidRPr="00697E49">
        <w:rPr>
          <w:rFonts w:cs="Times New Roman"/>
          <w:sz w:val="20"/>
          <w:szCs w:val="20"/>
          <w:lang w:val="en-GB"/>
        </w:rPr>
        <w:t>, 95–119, doi:</w:t>
      </w:r>
      <w:r w:rsidR="00642F13">
        <w:fldChar w:fldCharType="begin"/>
      </w:r>
      <w:r w:rsidR="00642F13" w:rsidRPr="001D5B54">
        <w:rPr>
          <w:lang w:val="en-US"/>
          <w:rPrChange w:id="4556" w:author="Clotilde Pean" w:date="2021-06-21T14:15:00Z">
            <w:rPr/>
          </w:rPrChange>
        </w:rPr>
        <w:instrText xml:space="preserve"> HYPERLINK "https://dx.doi.org/10.1007/s40641-020-00160-0" </w:instrText>
      </w:r>
      <w:r w:rsidR="00642F13">
        <w:fldChar w:fldCharType="separate"/>
      </w:r>
      <w:r w:rsidRPr="00697E49">
        <w:rPr>
          <w:rStyle w:val="Hyperlink"/>
          <w:rFonts w:cs="Times New Roman"/>
          <w:sz w:val="20"/>
          <w:szCs w:val="20"/>
          <w:lang w:val="en-GB"/>
        </w:rPr>
        <w:t>10.1007/s40641-020-00160-0</w:t>
      </w:r>
      <w:r w:rsidR="00642F13">
        <w:rPr>
          <w:rStyle w:val="Hyperlink"/>
          <w:rFonts w:cs="Times New Roman"/>
          <w:sz w:val="20"/>
          <w:szCs w:val="20"/>
          <w:lang w:val="en-GB"/>
        </w:rPr>
        <w:fldChar w:fldCharType="end"/>
      </w:r>
      <w:r w:rsidRPr="00697E49">
        <w:rPr>
          <w:rFonts w:cs="Times New Roman"/>
          <w:sz w:val="20"/>
          <w:szCs w:val="20"/>
          <w:lang w:val="en-GB"/>
        </w:rPr>
        <w:t>.</w:t>
      </w:r>
    </w:p>
    <w:p w14:paraId="7CE01C01" w14:textId="0AA5FA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Seland et al., 2020: Overview of the Norwegian Earth System Model (NorESM2) and key climate response of CMIP6 DECK, historical, and scenario simulations.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13(12)</w:t>
      </w:r>
      <w:r w:rsidRPr="00697E49">
        <w:rPr>
          <w:rFonts w:cs="Times New Roman"/>
          <w:sz w:val="20"/>
          <w:szCs w:val="20"/>
          <w:lang w:val="en-GB"/>
        </w:rPr>
        <w:t>, 6165–6200, doi:</w:t>
      </w:r>
      <w:r w:rsidR="00642F13">
        <w:fldChar w:fldCharType="begin"/>
      </w:r>
      <w:r w:rsidR="00642F13" w:rsidRPr="001D5B54">
        <w:rPr>
          <w:lang w:val="en-US"/>
          <w:rPrChange w:id="4557" w:author="Clotilde Pean" w:date="2021-06-21T14:15:00Z">
            <w:rPr/>
          </w:rPrChange>
        </w:rPr>
        <w:instrText xml:space="preserve"> HYPERLINK "https://dx.doi.org/10.5194/gmd-13-6165-2020" </w:instrText>
      </w:r>
      <w:r w:rsidR="00642F13">
        <w:fldChar w:fldCharType="separate"/>
      </w:r>
      <w:r w:rsidRPr="00697E49">
        <w:rPr>
          <w:rStyle w:val="Hyperlink"/>
          <w:rFonts w:cs="Times New Roman"/>
          <w:sz w:val="20"/>
          <w:szCs w:val="20"/>
          <w:lang w:val="en-GB"/>
        </w:rPr>
        <w:t>10.5194/gmd-13-6165-2020</w:t>
      </w:r>
      <w:r w:rsidR="00642F13">
        <w:rPr>
          <w:rStyle w:val="Hyperlink"/>
          <w:rFonts w:cs="Times New Roman"/>
          <w:sz w:val="20"/>
          <w:szCs w:val="20"/>
          <w:lang w:val="en-GB"/>
        </w:rPr>
        <w:fldChar w:fldCharType="end"/>
      </w:r>
      <w:r w:rsidRPr="00697E49">
        <w:rPr>
          <w:rFonts w:cs="Times New Roman"/>
          <w:sz w:val="20"/>
          <w:szCs w:val="20"/>
          <w:lang w:val="en-GB"/>
        </w:rPr>
        <w:t>.</w:t>
      </w:r>
    </w:p>
    <w:p w14:paraId="1C76BA4A" w14:textId="5E29C72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Sellar, A.A. et al., 2019: UKESM1: Description and Evaluation of the U.K. Earth System Model.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11(12)</w:t>
      </w:r>
      <w:r w:rsidRPr="00697E49">
        <w:rPr>
          <w:rFonts w:cs="Times New Roman"/>
          <w:sz w:val="20"/>
          <w:szCs w:val="20"/>
          <w:lang w:val="en-GB"/>
        </w:rPr>
        <w:t>, 4513–4558, doi:</w:t>
      </w:r>
      <w:r w:rsidR="00642F13">
        <w:fldChar w:fldCharType="begin"/>
      </w:r>
      <w:r w:rsidR="00642F13" w:rsidRPr="001D5B54">
        <w:rPr>
          <w:lang w:val="en-US"/>
          <w:rPrChange w:id="4558" w:author="Clotilde Pean" w:date="2021-06-21T14:15:00Z">
            <w:rPr/>
          </w:rPrChange>
        </w:rPr>
        <w:instrText xml:space="preserve"> HYPERLINK "https://dx.doi.org/10.1029/2019ms001739" </w:instrText>
      </w:r>
      <w:r w:rsidR="00642F13">
        <w:fldChar w:fldCharType="separate"/>
      </w:r>
      <w:r w:rsidRPr="00697E49">
        <w:rPr>
          <w:rStyle w:val="Hyperlink"/>
          <w:rFonts w:cs="Times New Roman"/>
          <w:sz w:val="20"/>
          <w:szCs w:val="20"/>
          <w:lang w:val="en-GB"/>
        </w:rPr>
        <w:t>10.1029/2019ms001739</w:t>
      </w:r>
      <w:r w:rsidR="00642F13">
        <w:rPr>
          <w:rStyle w:val="Hyperlink"/>
          <w:rFonts w:cs="Times New Roman"/>
          <w:sz w:val="20"/>
          <w:szCs w:val="20"/>
          <w:lang w:val="en-GB"/>
        </w:rPr>
        <w:fldChar w:fldCharType="end"/>
      </w:r>
      <w:r w:rsidRPr="00697E49">
        <w:rPr>
          <w:rFonts w:cs="Times New Roman"/>
          <w:sz w:val="20"/>
          <w:szCs w:val="20"/>
          <w:lang w:val="en-GB"/>
        </w:rPr>
        <w:t>.</w:t>
      </w:r>
    </w:p>
    <w:p w14:paraId="03CA7785" w14:textId="3CBF4B3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Semmler, T. et al., 2020: Simulations for CMIP6 With the AWI Climate Model AWI-CM-1-1.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12(9)</w:t>
      </w:r>
      <w:r w:rsidRPr="00697E49">
        <w:rPr>
          <w:rFonts w:cs="Times New Roman"/>
          <w:sz w:val="20"/>
          <w:szCs w:val="20"/>
          <w:lang w:val="en-GB"/>
        </w:rPr>
        <w:t>, doi:</w:t>
      </w:r>
      <w:r w:rsidR="00642F13">
        <w:fldChar w:fldCharType="begin"/>
      </w:r>
      <w:r w:rsidR="00642F13" w:rsidRPr="001D5B54">
        <w:rPr>
          <w:lang w:val="en-US"/>
          <w:rPrChange w:id="4559" w:author="Clotilde Pean" w:date="2021-06-21T14:15:00Z">
            <w:rPr/>
          </w:rPrChange>
        </w:rPr>
        <w:instrText xml:space="preserve"> HYPERLINK "https://dx.doi.org/10.1029/2019ms002009" </w:instrText>
      </w:r>
      <w:r w:rsidR="00642F13">
        <w:fldChar w:fldCharType="separate"/>
      </w:r>
      <w:r w:rsidRPr="00697E49">
        <w:rPr>
          <w:rStyle w:val="Hyperlink"/>
          <w:rFonts w:cs="Times New Roman"/>
          <w:sz w:val="20"/>
          <w:szCs w:val="20"/>
          <w:lang w:val="en-GB"/>
        </w:rPr>
        <w:t>10.1029/2019ms002009</w:t>
      </w:r>
      <w:r w:rsidR="00642F13">
        <w:rPr>
          <w:rStyle w:val="Hyperlink"/>
          <w:rFonts w:cs="Times New Roman"/>
          <w:sz w:val="20"/>
          <w:szCs w:val="20"/>
          <w:lang w:val="en-GB"/>
        </w:rPr>
        <w:fldChar w:fldCharType="end"/>
      </w:r>
      <w:r w:rsidRPr="00697E49">
        <w:rPr>
          <w:rFonts w:cs="Times New Roman"/>
          <w:sz w:val="20"/>
          <w:szCs w:val="20"/>
          <w:lang w:val="en-GB"/>
        </w:rPr>
        <w:t>.</w:t>
      </w:r>
    </w:p>
    <w:p w14:paraId="11B4C6A9" w14:textId="1EC7E78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Seneviratne, S.I., M.G. Donat, B. Mueller, and L. Alexander, 2014: No pause in the increase of hot temperature extremes.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4(3)</w:t>
      </w:r>
      <w:r w:rsidRPr="00697E49">
        <w:rPr>
          <w:rFonts w:cs="Times New Roman"/>
          <w:sz w:val="20"/>
          <w:szCs w:val="20"/>
          <w:lang w:val="en-GB"/>
        </w:rPr>
        <w:t>, 161–163, doi:</w:t>
      </w:r>
      <w:r w:rsidR="00642F13">
        <w:fldChar w:fldCharType="begin"/>
      </w:r>
      <w:r w:rsidR="00642F13" w:rsidRPr="001D5B54">
        <w:rPr>
          <w:lang w:val="en-US"/>
          <w:rPrChange w:id="4560" w:author="Clotilde Pean" w:date="2021-06-21T14:15:00Z">
            <w:rPr/>
          </w:rPrChange>
        </w:rPr>
        <w:instrText xml:space="preserve"> HYPERLINK "https://dx.doi.org/10.1038/nclimate2145" </w:instrText>
      </w:r>
      <w:r w:rsidR="00642F13">
        <w:fldChar w:fldCharType="separate"/>
      </w:r>
      <w:r w:rsidRPr="00697E49">
        <w:rPr>
          <w:rStyle w:val="Hyperlink"/>
          <w:rFonts w:cs="Times New Roman"/>
          <w:sz w:val="20"/>
          <w:szCs w:val="20"/>
          <w:lang w:val="en-GB"/>
        </w:rPr>
        <w:t>10.1038/nclimate2145</w:t>
      </w:r>
      <w:r w:rsidR="00642F13">
        <w:rPr>
          <w:rStyle w:val="Hyperlink"/>
          <w:rFonts w:cs="Times New Roman"/>
          <w:sz w:val="20"/>
          <w:szCs w:val="20"/>
          <w:lang w:val="en-GB"/>
        </w:rPr>
        <w:fldChar w:fldCharType="end"/>
      </w:r>
      <w:r w:rsidRPr="00697E49">
        <w:rPr>
          <w:rFonts w:cs="Times New Roman"/>
          <w:sz w:val="20"/>
          <w:szCs w:val="20"/>
          <w:lang w:val="en-GB"/>
        </w:rPr>
        <w:t>.</w:t>
      </w:r>
    </w:p>
    <w:p w14:paraId="760A026D" w14:textId="3B8C3E9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Seneviratne, S.I., M.G. Donat, A.J. Pitman, R. Knutti, and R.L. Wilby, 2016: Allowable CO2 emissions based on regional and impact-related climate targets. </w:t>
      </w:r>
      <w:r w:rsidRPr="00697E49">
        <w:rPr>
          <w:rFonts w:cs="Times New Roman"/>
          <w:i/>
          <w:sz w:val="20"/>
          <w:szCs w:val="20"/>
          <w:lang w:val="en-GB"/>
        </w:rPr>
        <w:t>Nature</w:t>
      </w:r>
      <w:r w:rsidRPr="00697E49">
        <w:rPr>
          <w:rFonts w:cs="Times New Roman"/>
          <w:sz w:val="20"/>
          <w:szCs w:val="20"/>
          <w:lang w:val="en-GB"/>
        </w:rPr>
        <w:t>, doi:</w:t>
      </w:r>
      <w:r w:rsidR="00642F13">
        <w:fldChar w:fldCharType="begin"/>
      </w:r>
      <w:r w:rsidR="00642F13" w:rsidRPr="001D5B54">
        <w:rPr>
          <w:lang w:val="en-US"/>
          <w:rPrChange w:id="4561" w:author="Clotilde Pean" w:date="2021-06-21T14:15:00Z">
            <w:rPr/>
          </w:rPrChange>
        </w:rPr>
        <w:instrText xml:space="preserve"> HYPERLINK "https://dx.doi.org/10.1038/nature16542" </w:instrText>
      </w:r>
      <w:r w:rsidR="00642F13">
        <w:fldChar w:fldCharType="separate"/>
      </w:r>
      <w:r w:rsidRPr="00697E49">
        <w:rPr>
          <w:rStyle w:val="Hyperlink"/>
          <w:rFonts w:cs="Times New Roman"/>
          <w:sz w:val="20"/>
          <w:szCs w:val="20"/>
          <w:lang w:val="en-GB"/>
        </w:rPr>
        <w:t>10.1038/nature16542</w:t>
      </w:r>
      <w:r w:rsidR="00642F13">
        <w:rPr>
          <w:rStyle w:val="Hyperlink"/>
          <w:rFonts w:cs="Times New Roman"/>
          <w:sz w:val="20"/>
          <w:szCs w:val="20"/>
          <w:lang w:val="en-GB"/>
        </w:rPr>
        <w:fldChar w:fldCharType="end"/>
      </w:r>
      <w:r w:rsidRPr="00697E49">
        <w:rPr>
          <w:rFonts w:cs="Times New Roman"/>
          <w:sz w:val="20"/>
          <w:szCs w:val="20"/>
          <w:lang w:val="en-GB"/>
        </w:rPr>
        <w:t>.</w:t>
      </w:r>
    </w:p>
    <w:p w14:paraId="0E49C2E2" w14:textId="5F1E9C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Seong, M.G., S.K. Min, Y.H. Kim, X. Zhang, and Y. Sun, 2021: Anthropogenic greenhouse gas and aerosol contributions to extreme temperature changes during 1951-2015.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34(3)</w:t>
      </w:r>
      <w:r w:rsidRPr="00697E49">
        <w:rPr>
          <w:rFonts w:cs="Times New Roman"/>
          <w:sz w:val="20"/>
          <w:szCs w:val="20"/>
          <w:lang w:val="en-GB"/>
        </w:rPr>
        <w:t>, 857–870, doi:</w:t>
      </w:r>
      <w:r w:rsidR="00642F13">
        <w:fldChar w:fldCharType="begin"/>
      </w:r>
      <w:r w:rsidR="00642F13" w:rsidRPr="001D5B54">
        <w:rPr>
          <w:lang w:val="en-US"/>
          <w:rPrChange w:id="4562" w:author="Clotilde Pean" w:date="2021-06-21T14:15:00Z">
            <w:rPr/>
          </w:rPrChange>
        </w:rPr>
        <w:instrText xml:space="preserve"> HYPERLINK "https://dx.doi.org/10.1175/jcli-d-19-1023.1" </w:instrText>
      </w:r>
      <w:r w:rsidR="00642F13">
        <w:fldChar w:fldCharType="separate"/>
      </w:r>
      <w:r w:rsidRPr="00697E49">
        <w:rPr>
          <w:rStyle w:val="Hyperlink"/>
          <w:rFonts w:cs="Times New Roman"/>
          <w:sz w:val="20"/>
          <w:szCs w:val="20"/>
          <w:lang w:val="en-GB"/>
        </w:rPr>
        <w:t>10.1175/jcli-d-19-1023.1</w:t>
      </w:r>
      <w:r w:rsidR="00642F13">
        <w:rPr>
          <w:rStyle w:val="Hyperlink"/>
          <w:rFonts w:cs="Times New Roman"/>
          <w:sz w:val="20"/>
          <w:szCs w:val="20"/>
          <w:lang w:val="en-GB"/>
        </w:rPr>
        <w:fldChar w:fldCharType="end"/>
      </w:r>
      <w:r w:rsidRPr="00697E49">
        <w:rPr>
          <w:rFonts w:cs="Times New Roman"/>
          <w:sz w:val="20"/>
          <w:szCs w:val="20"/>
          <w:lang w:val="en-GB"/>
        </w:rPr>
        <w:t>.</w:t>
      </w:r>
    </w:p>
    <w:p w14:paraId="345C6956" w14:textId="60664E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Seth, A. et al., 2019: Monsoon Responses to Climate Changes –Connecting Past, Present and Future. </w:t>
      </w:r>
      <w:r w:rsidRPr="00697E49">
        <w:rPr>
          <w:rFonts w:cs="Times New Roman"/>
          <w:i/>
          <w:sz w:val="20"/>
          <w:szCs w:val="20"/>
          <w:lang w:val="en-GB"/>
        </w:rPr>
        <w:t>Current Climate Change Reports</w:t>
      </w:r>
      <w:r w:rsidRPr="00697E49">
        <w:rPr>
          <w:rFonts w:cs="Times New Roman"/>
          <w:sz w:val="20"/>
          <w:szCs w:val="20"/>
          <w:lang w:val="en-GB"/>
        </w:rPr>
        <w:t xml:space="preserve">, </w:t>
      </w:r>
      <w:r w:rsidRPr="00697E49">
        <w:rPr>
          <w:rFonts w:cs="Times New Roman"/>
          <w:b/>
          <w:sz w:val="20"/>
          <w:szCs w:val="20"/>
          <w:lang w:val="en-GB"/>
        </w:rPr>
        <w:t>5(2)</w:t>
      </w:r>
      <w:r w:rsidRPr="00697E49">
        <w:rPr>
          <w:rFonts w:cs="Times New Roman"/>
          <w:sz w:val="20"/>
          <w:szCs w:val="20"/>
          <w:lang w:val="en-GB"/>
        </w:rPr>
        <w:t>, 63–79, doi:</w:t>
      </w:r>
      <w:r w:rsidR="00642F13">
        <w:fldChar w:fldCharType="begin"/>
      </w:r>
      <w:r w:rsidR="00642F13" w:rsidRPr="001D5B54">
        <w:rPr>
          <w:lang w:val="en-US"/>
          <w:rPrChange w:id="4563" w:author="Clotilde Pean" w:date="2021-06-21T14:15:00Z">
            <w:rPr/>
          </w:rPrChange>
        </w:rPr>
        <w:instrText xml:space="preserve"> HYPERLINK "https://dx.doi.org/10.1007/s40641-019-00125-y" </w:instrText>
      </w:r>
      <w:r w:rsidR="00642F13">
        <w:fldChar w:fldCharType="separate"/>
      </w:r>
      <w:r w:rsidRPr="00697E49">
        <w:rPr>
          <w:rStyle w:val="Hyperlink"/>
          <w:rFonts w:cs="Times New Roman"/>
          <w:sz w:val="20"/>
          <w:szCs w:val="20"/>
          <w:lang w:val="en-GB"/>
        </w:rPr>
        <w:t>10.1007/s40641-019-00125-y</w:t>
      </w:r>
      <w:r w:rsidR="00642F13">
        <w:rPr>
          <w:rStyle w:val="Hyperlink"/>
          <w:rFonts w:cs="Times New Roman"/>
          <w:sz w:val="20"/>
          <w:szCs w:val="20"/>
          <w:lang w:val="en-GB"/>
        </w:rPr>
        <w:fldChar w:fldCharType="end"/>
      </w:r>
      <w:r w:rsidRPr="00697E49">
        <w:rPr>
          <w:rFonts w:cs="Times New Roman"/>
          <w:sz w:val="20"/>
          <w:szCs w:val="20"/>
          <w:lang w:val="en-GB"/>
        </w:rPr>
        <w:t>.</w:t>
      </w:r>
    </w:p>
    <w:p w14:paraId="4FDBC2A7" w14:textId="3FE467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Sévellec, F. and S.S. Drijfhout, 2018: A novel probabilistic forecast system predicting anomalously warm 2018-2022 reinforcing the long-term global warming trend.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3024, doi:</w:t>
      </w:r>
      <w:r w:rsidR="00642F13">
        <w:fldChar w:fldCharType="begin"/>
      </w:r>
      <w:r w:rsidR="00642F13" w:rsidRPr="001D5B54">
        <w:rPr>
          <w:lang w:val="en-US"/>
          <w:rPrChange w:id="4564" w:author="Clotilde Pean" w:date="2021-06-21T14:15:00Z">
            <w:rPr/>
          </w:rPrChange>
        </w:rPr>
        <w:instrText xml:space="preserve"> HYPERLINK "https://dx.doi.org/10.1038/s41467-018-05442-8" </w:instrText>
      </w:r>
      <w:r w:rsidR="00642F13">
        <w:fldChar w:fldCharType="separate"/>
      </w:r>
      <w:r w:rsidRPr="00697E49">
        <w:rPr>
          <w:rStyle w:val="Hyperlink"/>
          <w:rFonts w:cs="Times New Roman"/>
          <w:sz w:val="20"/>
          <w:szCs w:val="20"/>
          <w:lang w:val="en-GB"/>
        </w:rPr>
        <w:t>10.1038/s41467-018-05442-8</w:t>
      </w:r>
      <w:r w:rsidR="00642F13">
        <w:rPr>
          <w:rStyle w:val="Hyperlink"/>
          <w:rFonts w:cs="Times New Roman"/>
          <w:sz w:val="20"/>
          <w:szCs w:val="20"/>
          <w:lang w:val="en-GB"/>
        </w:rPr>
        <w:fldChar w:fldCharType="end"/>
      </w:r>
      <w:r w:rsidRPr="00697E49">
        <w:rPr>
          <w:rFonts w:cs="Times New Roman"/>
          <w:sz w:val="20"/>
          <w:szCs w:val="20"/>
          <w:lang w:val="en-GB"/>
        </w:rPr>
        <w:t>.</w:t>
      </w:r>
    </w:p>
    <w:p w14:paraId="38526F02" w14:textId="1480343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Seviour, W.J.M., L.J. Gray, and D.M. Mitchell</w:t>
      </w:r>
      <w:commentRangeStart w:id="4565"/>
      <w:r w:rsidRPr="00697E49">
        <w:rPr>
          <w:rFonts w:cs="Times New Roman"/>
          <w:sz w:val="20"/>
          <w:szCs w:val="20"/>
          <w:lang w:val="en-GB"/>
        </w:rPr>
        <w:t xml:space="preserve">, </w:t>
      </w:r>
      <w:commentRangeEnd w:id="4565"/>
      <w:r w:rsidR="000C4525">
        <w:rPr>
          <w:rStyle w:val="CommentReference"/>
          <w:lang w:val="en-GB"/>
        </w:rPr>
        <w:commentReference w:id="4565"/>
      </w:r>
      <w:r w:rsidRPr="00697E49">
        <w:rPr>
          <w:rFonts w:cs="Times New Roman"/>
          <w:sz w:val="20"/>
          <w:szCs w:val="20"/>
          <w:lang w:val="en-GB"/>
        </w:rPr>
        <w:t xml:space="preserve">: Stratospheric polar vortex splits and displacements in the high-top CMIP5 climate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121(4)</w:t>
      </w:r>
      <w:r w:rsidRPr="00697E49">
        <w:rPr>
          <w:rFonts w:cs="Times New Roman"/>
          <w:sz w:val="20"/>
          <w:szCs w:val="20"/>
          <w:lang w:val="en-GB"/>
        </w:rPr>
        <w:t>, 1400–1413, doi:</w:t>
      </w:r>
      <w:r w:rsidR="00642F13">
        <w:fldChar w:fldCharType="begin"/>
      </w:r>
      <w:r w:rsidR="00642F13" w:rsidRPr="001D5B54">
        <w:rPr>
          <w:lang w:val="en-US"/>
          <w:rPrChange w:id="4566" w:author="Clotilde Pean" w:date="2021-06-21T14:15:00Z">
            <w:rPr/>
          </w:rPrChange>
        </w:rPr>
        <w:instrText xml:space="preserve"> HYPERLINK "https://dx.doi.org/10.1002/2015jd024178" </w:instrText>
      </w:r>
      <w:r w:rsidR="00642F13">
        <w:fldChar w:fldCharType="separate"/>
      </w:r>
      <w:r w:rsidRPr="00697E49">
        <w:rPr>
          <w:rStyle w:val="Hyperlink"/>
          <w:rFonts w:cs="Times New Roman"/>
          <w:sz w:val="20"/>
          <w:szCs w:val="20"/>
          <w:lang w:val="en-GB"/>
        </w:rPr>
        <w:t>10.1002/2015jd024178</w:t>
      </w:r>
      <w:r w:rsidR="00642F13">
        <w:rPr>
          <w:rStyle w:val="Hyperlink"/>
          <w:rFonts w:cs="Times New Roman"/>
          <w:sz w:val="20"/>
          <w:szCs w:val="20"/>
          <w:lang w:val="en-GB"/>
        </w:rPr>
        <w:fldChar w:fldCharType="end"/>
      </w:r>
      <w:r w:rsidRPr="00697E49">
        <w:rPr>
          <w:rFonts w:cs="Times New Roman"/>
          <w:sz w:val="20"/>
          <w:szCs w:val="20"/>
          <w:lang w:val="en-GB"/>
        </w:rPr>
        <w:t>.</w:t>
      </w:r>
    </w:p>
    <w:p w14:paraId="155F1604" w14:textId="03D643D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Seviour, W.J.M., L.J. Gray, and D.M. Mitchell, 2016: Stratospheric polar vortex splits and displacements in the high-top CMIP5 climate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121(4)</w:t>
      </w:r>
      <w:r w:rsidRPr="00697E49">
        <w:rPr>
          <w:rFonts w:cs="Times New Roman"/>
          <w:sz w:val="20"/>
          <w:szCs w:val="20"/>
          <w:lang w:val="en-GB"/>
        </w:rPr>
        <w:t>, 1400–1413, doi:</w:t>
      </w:r>
      <w:r w:rsidR="00642F13">
        <w:fldChar w:fldCharType="begin"/>
      </w:r>
      <w:r w:rsidR="00642F13" w:rsidRPr="001D5B54">
        <w:rPr>
          <w:lang w:val="en-US"/>
          <w:rPrChange w:id="4567" w:author="Clotilde Pean" w:date="2021-06-21T14:15:00Z">
            <w:rPr/>
          </w:rPrChange>
        </w:rPr>
        <w:instrText xml:space="preserve"> HYPERLINK "https://dx.doi.org/10.1002/2015jd024178" </w:instrText>
      </w:r>
      <w:r w:rsidR="00642F13">
        <w:fldChar w:fldCharType="separate"/>
      </w:r>
      <w:r w:rsidRPr="00697E49">
        <w:rPr>
          <w:rStyle w:val="Hyperlink"/>
          <w:rFonts w:cs="Times New Roman"/>
          <w:sz w:val="20"/>
          <w:szCs w:val="20"/>
          <w:lang w:val="en-GB"/>
        </w:rPr>
        <w:t>10.1002/2015jd024178</w:t>
      </w:r>
      <w:r w:rsidR="00642F13">
        <w:rPr>
          <w:rStyle w:val="Hyperlink"/>
          <w:rFonts w:cs="Times New Roman"/>
          <w:sz w:val="20"/>
          <w:szCs w:val="20"/>
          <w:lang w:val="en-GB"/>
        </w:rPr>
        <w:fldChar w:fldCharType="end"/>
      </w:r>
      <w:r w:rsidRPr="00697E49">
        <w:rPr>
          <w:rFonts w:cs="Times New Roman"/>
          <w:sz w:val="20"/>
          <w:szCs w:val="20"/>
          <w:lang w:val="en-GB"/>
        </w:rPr>
        <w:t>.</w:t>
      </w:r>
    </w:p>
    <w:p w14:paraId="4DF56F3D" w14:textId="4573CD0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Shannon, S. et al., 2019: Global glacier volume projections under high-end climate change scenarios.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13(1)</w:t>
      </w:r>
      <w:r w:rsidRPr="00697E49">
        <w:rPr>
          <w:rFonts w:cs="Times New Roman"/>
          <w:sz w:val="20"/>
          <w:szCs w:val="20"/>
          <w:lang w:val="en-GB"/>
        </w:rPr>
        <w:t>, 325–350, doi:</w:t>
      </w:r>
      <w:r w:rsidR="00642F13">
        <w:fldChar w:fldCharType="begin"/>
      </w:r>
      <w:r w:rsidR="00642F13" w:rsidRPr="001D5B54">
        <w:rPr>
          <w:lang w:val="en-US"/>
          <w:rPrChange w:id="4568" w:author="Clotilde Pean" w:date="2021-06-21T14:15:00Z">
            <w:rPr/>
          </w:rPrChange>
        </w:rPr>
        <w:instrText xml:space="preserve"> HYPERLINK "https://dx.doi.org/10.5194/tc-13-325-2019" </w:instrText>
      </w:r>
      <w:r w:rsidR="00642F13">
        <w:fldChar w:fldCharType="separate"/>
      </w:r>
      <w:r w:rsidRPr="00697E49">
        <w:rPr>
          <w:rStyle w:val="Hyperlink"/>
          <w:rFonts w:cs="Times New Roman"/>
          <w:sz w:val="20"/>
          <w:szCs w:val="20"/>
          <w:lang w:val="en-GB"/>
        </w:rPr>
        <w:t>10.5194/tc-13-325-2019</w:t>
      </w:r>
      <w:r w:rsidR="00642F13">
        <w:rPr>
          <w:rStyle w:val="Hyperlink"/>
          <w:rFonts w:cs="Times New Roman"/>
          <w:sz w:val="20"/>
          <w:szCs w:val="20"/>
          <w:lang w:val="en-GB"/>
        </w:rPr>
        <w:fldChar w:fldCharType="end"/>
      </w:r>
      <w:r w:rsidRPr="00697E49">
        <w:rPr>
          <w:rFonts w:cs="Times New Roman"/>
          <w:sz w:val="20"/>
          <w:szCs w:val="20"/>
          <w:lang w:val="en-GB"/>
        </w:rPr>
        <w:t>.</w:t>
      </w:r>
    </w:p>
    <w:p w14:paraId="068E4F9B" w14:textId="2D244B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Sheffield, J. et al., 2013: North American Climate in CMIP5 Experiments. Part I: Evaluation of Historical Simulations of Continental and Regional Climatology.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26(23)</w:t>
      </w:r>
      <w:r w:rsidRPr="00697E49">
        <w:rPr>
          <w:rFonts w:cs="Times New Roman"/>
          <w:sz w:val="20"/>
          <w:szCs w:val="20"/>
          <w:lang w:val="en-GB"/>
        </w:rPr>
        <w:t>, 9209–9245, doi:</w:t>
      </w:r>
      <w:r w:rsidR="00642F13">
        <w:fldChar w:fldCharType="begin"/>
      </w:r>
      <w:r w:rsidR="00642F13" w:rsidRPr="001D5B54">
        <w:rPr>
          <w:lang w:val="en-US"/>
          <w:rPrChange w:id="4569" w:author="Clotilde Pean" w:date="2021-06-21T14:15:00Z">
            <w:rPr/>
          </w:rPrChange>
        </w:rPr>
        <w:instrText xml:space="preserve"> HYPERLINK "https://dx.doi.org/10.1175/jcli-d-12-00592.1" </w:instrText>
      </w:r>
      <w:r w:rsidR="00642F13">
        <w:fldChar w:fldCharType="separate"/>
      </w:r>
      <w:r w:rsidRPr="00697E49">
        <w:rPr>
          <w:rStyle w:val="Hyperlink"/>
          <w:rFonts w:cs="Times New Roman"/>
          <w:sz w:val="20"/>
          <w:szCs w:val="20"/>
          <w:lang w:val="en-GB"/>
        </w:rPr>
        <w:t>10.1175/jcli-d-12-00592.1</w:t>
      </w:r>
      <w:r w:rsidR="00642F13">
        <w:rPr>
          <w:rStyle w:val="Hyperlink"/>
          <w:rFonts w:cs="Times New Roman"/>
          <w:sz w:val="20"/>
          <w:szCs w:val="20"/>
          <w:lang w:val="en-GB"/>
        </w:rPr>
        <w:fldChar w:fldCharType="end"/>
      </w:r>
      <w:r w:rsidRPr="00697E49">
        <w:rPr>
          <w:rFonts w:cs="Times New Roman"/>
          <w:sz w:val="20"/>
          <w:szCs w:val="20"/>
          <w:lang w:val="en-GB"/>
        </w:rPr>
        <w:t>.</w:t>
      </w:r>
    </w:p>
    <w:p w14:paraId="647173B2" w14:textId="41B53FE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Shepherd, A. et al., 2012: A reconciled estimate of ice-sheet mass balance.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338(6111)</w:t>
      </w:r>
      <w:r w:rsidRPr="00697E49">
        <w:rPr>
          <w:rFonts w:cs="Times New Roman"/>
          <w:sz w:val="20"/>
          <w:szCs w:val="20"/>
          <w:lang w:val="en-GB"/>
        </w:rPr>
        <w:t>, 1183–1189, doi:</w:t>
      </w:r>
      <w:r w:rsidR="00642F13">
        <w:fldChar w:fldCharType="begin"/>
      </w:r>
      <w:r w:rsidR="00642F13" w:rsidRPr="001D5B54">
        <w:rPr>
          <w:lang w:val="en-US"/>
          <w:rPrChange w:id="4570" w:author="Clotilde Pean" w:date="2021-06-21T14:15:00Z">
            <w:rPr/>
          </w:rPrChange>
        </w:rPr>
        <w:instrText xml:space="preserve"> HYPERLINK "https://dx.doi.org/10.1126/science.1228102" </w:instrText>
      </w:r>
      <w:r w:rsidR="00642F13">
        <w:fldChar w:fldCharType="separate"/>
      </w:r>
      <w:r w:rsidRPr="00697E49">
        <w:rPr>
          <w:rStyle w:val="Hyperlink"/>
          <w:rFonts w:cs="Times New Roman"/>
          <w:sz w:val="20"/>
          <w:szCs w:val="20"/>
          <w:lang w:val="en-GB"/>
        </w:rPr>
        <w:t>10.1126/science.1228102</w:t>
      </w:r>
      <w:r w:rsidR="00642F13">
        <w:rPr>
          <w:rStyle w:val="Hyperlink"/>
          <w:rFonts w:cs="Times New Roman"/>
          <w:sz w:val="20"/>
          <w:szCs w:val="20"/>
          <w:lang w:val="en-GB"/>
        </w:rPr>
        <w:fldChar w:fldCharType="end"/>
      </w:r>
      <w:r w:rsidRPr="00697E49">
        <w:rPr>
          <w:rFonts w:cs="Times New Roman"/>
          <w:sz w:val="20"/>
          <w:szCs w:val="20"/>
          <w:lang w:val="en-GB"/>
        </w:rPr>
        <w:t>.</w:t>
      </w:r>
    </w:p>
    <w:p w14:paraId="61604C1D" w14:textId="4B01BA7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Shepherd, A. et al., 2018: Mass balance of the Antarctic Ice Sheet from 1992 to 2017.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558(7709)</w:t>
      </w:r>
      <w:r w:rsidRPr="00697E49">
        <w:rPr>
          <w:rFonts w:cs="Times New Roman"/>
          <w:sz w:val="20"/>
          <w:szCs w:val="20"/>
          <w:lang w:val="en-GB"/>
        </w:rPr>
        <w:t>, 219–222, doi:</w:t>
      </w:r>
      <w:r w:rsidR="00642F13">
        <w:fldChar w:fldCharType="begin"/>
      </w:r>
      <w:r w:rsidR="00642F13" w:rsidRPr="001D5B54">
        <w:rPr>
          <w:lang w:val="en-US"/>
          <w:rPrChange w:id="4571" w:author="Clotilde Pean" w:date="2021-06-21T14:15:00Z">
            <w:rPr/>
          </w:rPrChange>
        </w:rPr>
        <w:instrText xml:space="preserve"> HYPERLINK "https://dx.doi.org/10.1038/s41586-018-0179-y" </w:instrText>
      </w:r>
      <w:r w:rsidR="00642F13">
        <w:fldChar w:fldCharType="separate"/>
      </w:r>
      <w:r w:rsidRPr="00697E49">
        <w:rPr>
          <w:rStyle w:val="Hyperlink"/>
          <w:rFonts w:cs="Times New Roman"/>
          <w:sz w:val="20"/>
          <w:szCs w:val="20"/>
          <w:lang w:val="en-GB"/>
        </w:rPr>
        <w:t>10.1038/s41586-018-0179-y</w:t>
      </w:r>
      <w:r w:rsidR="00642F13">
        <w:rPr>
          <w:rStyle w:val="Hyperlink"/>
          <w:rFonts w:cs="Times New Roman"/>
          <w:sz w:val="20"/>
          <w:szCs w:val="20"/>
          <w:lang w:val="en-GB"/>
        </w:rPr>
        <w:fldChar w:fldCharType="end"/>
      </w:r>
      <w:r w:rsidRPr="00697E49">
        <w:rPr>
          <w:rFonts w:cs="Times New Roman"/>
          <w:sz w:val="20"/>
          <w:szCs w:val="20"/>
          <w:lang w:val="en-GB"/>
        </w:rPr>
        <w:t>.</w:t>
      </w:r>
    </w:p>
    <w:p w14:paraId="1C5BAE78" w14:textId="438FA36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Shepherd, A. et al., 2020: Mass balance of the Greenland Ice Sheet from 1992 to 2018.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579(7798)</w:t>
      </w:r>
      <w:r w:rsidRPr="00697E49">
        <w:rPr>
          <w:rFonts w:cs="Times New Roman"/>
          <w:sz w:val="20"/>
          <w:szCs w:val="20"/>
          <w:lang w:val="en-GB"/>
        </w:rPr>
        <w:t>, 233–239, doi:</w:t>
      </w:r>
      <w:r w:rsidR="00642F13">
        <w:fldChar w:fldCharType="begin"/>
      </w:r>
      <w:r w:rsidR="00642F13" w:rsidRPr="001D5B54">
        <w:rPr>
          <w:lang w:val="en-US"/>
          <w:rPrChange w:id="4572" w:author="Clotilde Pean" w:date="2021-06-21T14:15:00Z">
            <w:rPr/>
          </w:rPrChange>
        </w:rPr>
        <w:instrText xml:space="preserve"> HYPERLINK "https://dx.doi.org/10.1038/s41586-019-1855-2" </w:instrText>
      </w:r>
      <w:r w:rsidR="00642F13">
        <w:fldChar w:fldCharType="separate"/>
      </w:r>
      <w:r w:rsidRPr="00697E49">
        <w:rPr>
          <w:rStyle w:val="Hyperlink"/>
          <w:rFonts w:cs="Times New Roman"/>
          <w:sz w:val="20"/>
          <w:szCs w:val="20"/>
          <w:lang w:val="en-GB"/>
        </w:rPr>
        <w:t>10.1038/s41586-019-1855-2</w:t>
      </w:r>
      <w:r w:rsidR="00642F13">
        <w:rPr>
          <w:rStyle w:val="Hyperlink"/>
          <w:rFonts w:cs="Times New Roman"/>
          <w:sz w:val="20"/>
          <w:szCs w:val="20"/>
          <w:lang w:val="en-GB"/>
        </w:rPr>
        <w:fldChar w:fldCharType="end"/>
      </w:r>
      <w:r w:rsidRPr="00697E49">
        <w:rPr>
          <w:rFonts w:cs="Times New Roman"/>
          <w:sz w:val="20"/>
          <w:szCs w:val="20"/>
          <w:lang w:val="en-GB"/>
        </w:rPr>
        <w:t>.</w:t>
      </w:r>
    </w:p>
    <w:p w14:paraId="787DBC61" w14:textId="0BB2B5B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Shepherd, T.G., 2014: Atmospheric circulation as a source of uncertainty in climate change projections.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7(10)</w:t>
      </w:r>
      <w:r w:rsidRPr="00697E49">
        <w:rPr>
          <w:rFonts w:cs="Times New Roman"/>
          <w:sz w:val="20"/>
          <w:szCs w:val="20"/>
          <w:lang w:val="en-GB"/>
        </w:rPr>
        <w:t>, 703–708, doi:</w:t>
      </w:r>
      <w:r w:rsidR="00642F13">
        <w:fldChar w:fldCharType="begin"/>
      </w:r>
      <w:r w:rsidR="00642F13" w:rsidRPr="001D5B54">
        <w:rPr>
          <w:lang w:val="en-US"/>
          <w:rPrChange w:id="4573" w:author="Clotilde Pean" w:date="2021-06-21T14:15:00Z">
            <w:rPr/>
          </w:rPrChange>
        </w:rPr>
        <w:instrText xml:space="preserve"> HYPERLINK "https://dx.doi.org/10.1038/ngeo2253" </w:instrText>
      </w:r>
      <w:r w:rsidR="00642F13">
        <w:fldChar w:fldCharType="separate"/>
      </w:r>
      <w:r w:rsidRPr="00697E49">
        <w:rPr>
          <w:rStyle w:val="Hyperlink"/>
          <w:rFonts w:cs="Times New Roman"/>
          <w:sz w:val="20"/>
          <w:szCs w:val="20"/>
          <w:lang w:val="en-GB"/>
        </w:rPr>
        <w:t>10.1038/ngeo2253</w:t>
      </w:r>
      <w:r w:rsidR="00642F13">
        <w:rPr>
          <w:rStyle w:val="Hyperlink"/>
          <w:rFonts w:cs="Times New Roman"/>
          <w:sz w:val="20"/>
          <w:szCs w:val="20"/>
          <w:lang w:val="en-GB"/>
        </w:rPr>
        <w:fldChar w:fldCharType="end"/>
      </w:r>
      <w:r w:rsidRPr="00697E49">
        <w:rPr>
          <w:rFonts w:cs="Times New Roman"/>
          <w:sz w:val="20"/>
          <w:szCs w:val="20"/>
          <w:lang w:val="en-GB"/>
        </w:rPr>
        <w:t>.</w:t>
      </w:r>
    </w:p>
    <w:p w14:paraId="61F2C2B7" w14:textId="31EBF60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Sherriff-Tadano, S., A. Abe-Ouchi, M. Yoshimori, A. Oka, and W.-L. Chan, 2018: Influence of glacial ice sheets on the Atlantic meridional overturning circulation through surface wind change.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50(7)</w:t>
      </w:r>
      <w:r w:rsidRPr="00697E49">
        <w:rPr>
          <w:rFonts w:cs="Times New Roman"/>
          <w:sz w:val="20"/>
          <w:szCs w:val="20"/>
          <w:lang w:val="en-GB"/>
        </w:rPr>
        <w:t>, 2881–2903, doi:</w:t>
      </w:r>
      <w:r w:rsidR="00642F13">
        <w:fldChar w:fldCharType="begin"/>
      </w:r>
      <w:r w:rsidR="00642F13" w:rsidRPr="001D5B54">
        <w:rPr>
          <w:lang w:val="en-US"/>
          <w:rPrChange w:id="4574" w:author="Clotilde Pean" w:date="2021-06-21T14:15:00Z">
            <w:rPr/>
          </w:rPrChange>
        </w:rPr>
        <w:instrText xml:space="preserve"> HYPERLINK "https://dx.doi.org/10.1007/s00382-017-3780-0" </w:instrText>
      </w:r>
      <w:r w:rsidR="00642F13">
        <w:fldChar w:fldCharType="separate"/>
      </w:r>
      <w:r w:rsidRPr="00697E49">
        <w:rPr>
          <w:rStyle w:val="Hyperlink"/>
          <w:rFonts w:cs="Times New Roman"/>
          <w:sz w:val="20"/>
          <w:szCs w:val="20"/>
          <w:lang w:val="en-GB"/>
        </w:rPr>
        <w:t>10.1007/s00382-017-3780-0</w:t>
      </w:r>
      <w:r w:rsidR="00642F13">
        <w:rPr>
          <w:rStyle w:val="Hyperlink"/>
          <w:rFonts w:cs="Times New Roman"/>
          <w:sz w:val="20"/>
          <w:szCs w:val="20"/>
          <w:lang w:val="en-GB"/>
        </w:rPr>
        <w:fldChar w:fldCharType="end"/>
      </w:r>
      <w:r w:rsidRPr="00697E49">
        <w:rPr>
          <w:rFonts w:cs="Times New Roman"/>
          <w:sz w:val="20"/>
          <w:szCs w:val="20"/>
          <w:lang w:val="en-GB"/>
        </w:rPr>
        <w:t>.</w:t>
      </w:r>
    </w:p>
    <w:p w14:paraId="444A6700" w14:textId="4B736FF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Sherwood, S.C. and N. Nishant, 2015: Atmospheric changes through 2012 as shown by iteratively homogenized radiosonde temperature and wind data (IUKv2).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10(5)</w:t>
      </w:r>
      <w:r w:rsidRPr="00697E49">
        <w:rPr>
          <w:rFonts w:cs="Times New Roman"/>
          <w:sz w:val="20"/>
          <w:szCs w:val="20"/>
          <w:lang w:val="en-GB"/>
        </w:rPr>
        <w:t>, doi:</w:t>
      </w:r>
      <w:r w:rsidR="00642F13">
        <w:fldChar w:fldCharType="begin"/>
      </w:r>
      <w:r w:rsidR="00642F13" w:rsidRPr="001D5B54">
        <w:rPr>
          <w:lang w:val="en-US"/>
          <w:rPrChange w:id="4575" w:author="Clotilde Pean" w:date="2021-06-21T14:15:00Z">
            <w:rPr/>
          </w:rPrChange>
        </w:rPr>
        <w:instrText xml:space="preserve"> HYPERLINK "https://dx.doi.org/10.1088/1748-9326/10/5/054007" </w:instrText>
      </w:r>
      <w:r w:rsidR="00642F13">
        <w:fldChar w:fldCharType="separate"/>
      </w:r>
      <w:r w:rsidRPr="00697E49">
        <w:rPr>
          <w:rStyle w:val="Hyperlink"/>
          <w:rFonts w:cs="Times New Roman"/>
          <w:sz w:val="20"/>
          <w:szCs w:val="20"/>
          <w:lang w:val="en-GB"/>
        </w:rPr>
        <w:t>10.1088/1748-9326/10/5/054007</w:t>
      </w:r>
      <w:r w:rsidR="00642F13">
        <w:rPr>
          <w:rStyle w:val="Hyperlink"/>
          <w:rFonts w:cs="Times New Roman"/>
          <w:sz w:val="20"/>
          <w:szCs w:val="20"/>
          <w:lang w:val="en-GB"/>
        </w:rPr>
        <w:fldChar w:fldCharType="end"/>
      </w:r>
      <w:r w:rsidRPr="00697E49">
        <w:rPr>
          <w:rFonts w:cs="Times New Roman"/>
          <w:sz w:val="20"/>
          <w:szCs w:val="20"/>
          <w:lang w:val="en-GB"/>
        </w:rPr>
        <w:t>.</w:t>
      </w:r>
    </w:p>
    <w:p w14:paraId="269A588E" w14:textId="1AEF506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Shi, L. et al., 2017: An assessment of upper ocean salinity content from the Ocean Reanalyses Inter-comparison Project (ORA-IP).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49(3)</w:t>
      </w:r>
      <w:r w:rsidRPr="00697E49">
        <w:rPr>
          <w:rFonts w:cs="Times New Roman"/>
          <w:sz w:val="20"/>
          <w:szCs w:val="20"/>
          <w:lang w:val="en-GB"/>
        </w:rPr>
        <w:t>, 1009–1029, doi:</w:t>
      </w:r>
      <w:r w:rsidR="00642F13">
        <w:fldChar w:fldCharType="begin"/>
      </w:r>
      <w:r w:rsidR="00642F13" w:rsidRPr="001D5B54">
        <w:rPr>
          <w:lang w:val="en-US"/>
          <w:rPrChange w:id="4576" w:author="Clotilde Pean" w:date="2021-06-21T14:15:00Z">
            <w:rPr/>
          </w:rPrChange>
        </w:rPr>
        <w:instrText xml:space="preserve"> HYPERLINK "https://dx.doi.org/10.1007/s00382-015-2868-7" </w:instrText>
      </w:r>
      <w:r w:rsidR="00642F13">
        <w:fldChar w:fldCharType="separate"/>
      </w:r>
      <w:r w:rsidRPr="00697E49">
        <w:rPr>
          <w:rStyle w:val="Hyperlink"/>
          <w:rFonts w:cs="Times New Roman"/>
          <w:sz w:val="20"/>
          <w:szCs w:val="20"/>
          <w:lang w:val="en-GB"/>
        </w:rPr>
        <w:t>10.1007/s00382-015-2868-7</w:t>
      </w:r>
      <w:r w:rsidR="00642F13">
        <w:rPr>
          <w:rStyle w:val="Hyperlink"/>
          <w:rFonts w:cs="Times New Roman"/>
          <w:sz w:val="20"/>
          <w:szCs w:val="20"/>
          <w:lang w:val="en-GB"/>
        </w:rPr>
        <w:fldChar w:fldCharType="end"/>
      </w:r>
      <w:r w:rsidRPr="00697E49">
        <w:rPr>
          <w:rFonts w:cs="Times New Roman"/>
          <w:sz w:val="20"/>
          <w:szCs w:val="20"/>
          <w:lang w:val="en-GB"/>
        </w:rPr>
        <w:t>.</w:t>
      </w:r>
    </w:p>
    <w:p w14:paraId="69ED6546" w14:textId="40AC54F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Shikha, S. and V. Valsala, 2018: Subsurface ocean biases in climate models and its implications in the simulated interannual variability: A case study for Indian Ocean. </w:t>
      </w:r>
      <w:r w:rsidRPr="00697E49">
        <w:rPr>
          <w:rFonts w:cs="Times New Roman"/>
          <w:i/>
          <w:sz w:val="20"/>
          <w:szCs w:val="20"/>
          <w:lang w:val="en-GB"/>
        </w:rPr>
        <w:t>Dynamics of Atmospheres and Oceans</w:t>
      </w:r>
      <w:r w:rsidRPr="00697E49">
        <w:rPr>
          <w:rFonts w:cs="Times New Roman"/>
          <w:sz w:val="20"/>
          <w:szCs w:val="20"/>
          <w:lang w:val="en-GB"/>
        </w:rPr>
        <w:t xml:space="preserve">, </w:t>
      </w:r>
      <w:r w:rsidRPr="00697E49">
        <w:rPr>
          <w:rFonts w:cs="Times New Roman"/>
          <w:b/>
          <w:sz w:val="20"/>
          <w:szCs w:val="20"/>
          <w:lang w:val="en-GB"/>
        </w:rPr>
        <w:t>84</w:t>
      </w:r>
      <w:r w:rsidRPr="00697E49">
        <w:rPr>
          <w:rFonts w:cs="Times New Roman"/>
          <w:sz w:val="20"/>
          <w:szCs w:val="20"/>
          <w:lang w:val="en-GB"/>
        </w:rPr>
        <w:t xml:space="preserve">, 55–74, </w:t>
      </w:r>
      <w:r w:rsidRPr="00697E49">
        <w:rPr>
          <w:rFonts w:cs="Times New Roman"/>
          <w:sz w:val="20"/>
          <w:szCs w:val="20"/>
          <w:lang w:val="en-GB"/>
        </w:rPr>
        <w:lastRenderedPageBreak/>
        <w:t>doi:</w:t>
      </w:r>
      <w:r w:rsidR="00642F13">
        <w:fldChar w:fldCharType="begin"/>
      </w:r>
      <w:r w:rsidR="00642F13" w:rsidRPr="001D5B54">
        <w:rPr>
          <w:lang w:val="en-US"/>
          <w:rPrChange w:id="4577" w:author="Clotilde Pean" w:date="2021-06-21T14:15:00Z">
            <w:rPr/>
          </w:rPrChange>
        </w:rPr>
        <w:instrText xml:space="preserve"> HYPERLINK "https://dx.doi.org/10.1016/j.dynatmoce.2018.10.001" </w:instrText>
      </w:r>
      <w:r w:rsidR="00642F13">
        <w:fldChar w:fldCharType="separate"/>
      </w:r>
      <w:r w:rsidRPr="00697E49">
        <w:rPr>
          <w:rStyle w:val="Hyperlink"/>
          <w:rFonts w:cs="Times New Roman"/>
          <w:sz w:val="20"/>
          <w:szCs w:val="20"/>
          <w:lang w:val="en-GB"/>
        </w:rPr>
        <w:t>10.1016/j.dynatmoce.2018.10.001</w:t>
      </w:r>
      <w:r w:rsidR="00642F13">
        <w:rPr>
          <w:rStyle w:val="Hyperlink"/>
          <w:rFonts w:cs="Times New Roman"/>
          <w:sz w:val="20"/>
          <w:szCs w:val="20"/>
          <w:lang w:val="en-GB"/>
        </w:rPr>
        <w:fldChar w:fldCharType="end"/>
      </w:r>
      <w:r w:rsidRPr="00697E49">
        <w:rPr>
          <w:rFonts w:cs="Times New Roman"/>
          <w:sz w:val="20"/>
          <w:szCs w:val="20"/>
          <w:lang w:val="en-GB"/>
        </w:rPr>
        <w:t>.</w:t>
      </w:r>
    </w:p>
    <w:p w14:paraId="2E446026" w14:textId="7059D3B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 D. and A. Hu, 2017: Internally Generated and Externally Forced Multidecadal Oceanic Modes and Their Influence on the Summer Rainfall over East Asia.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30(20)</w:t>
      </w:r>
      <w:r w:rsidRPr="00697E49">
        <w:rPr>
          <w:rFonts w:cs="Times New Roman"/>
          <w:sz w:val="20"/>
          <w:szCs w:val="20"/>
          <w:lang w:val="en-GB"/>
        </w:rPr>
        <w:t>, 8299–8316, doi:</w:t>
      </w:r>
      <w:r w:rsidR="00642F13">
        <w:fldChar w:fldCharType="begin"/>
      </w:r>
      <w:r w:rsidR="00642F13" w:rsidRPr="001D5B54">
        <w:rPr>
          <w:lang w:val="en-US"/>
          <w:rPrChange w:id="4578" w:author="Clotilde Pean" w:date="2021-06-21T14:15:00Z">
            <w:rPr/>
          </w:rPrChange>
        </w:rPr>
        <w:instrText xml:space="preserve"> HYPERLINK "https://dx.doi.org/10.1175/jcli-d-17-0065.1" </w:instrText>
      </w:r>
      <w:r w:rsidR="00642F13">
        <w:fldChar w:fldCharType="separate"/>
      </w:r>
      <w:r w:rsidRPr="00697E49">
        <w:rPr>
          <w:rStyle w:val="Hyperlink"/>
          <w:rFonts w:cs="Times New Roman"/>
          <w:sz w:val="20"/>
          <w:szCs w:val="20"/>
          <w:lang w:val="en-GB"/>
        </w:rPr>
        <w:t>10.1175/jcli-d-17-0065.1</w:t>
      </w:r>
      <w:r w:rsidR="00642F13">
        <w:rPr>
          <w:rStyle w:val="Hyperlink"/>
          <w:rFonts w:cs="Times New Roman"/>
          <w:sz w:val="20"/>
          <w:szCs w:val="20"/>
          <w:lang w:val="en-GB"/>
        </w:rPr>
        <w:fldChar w:fldCharType="end"/>
      </w:r>
      <w:r w:rsidRPr="00697E49">
        <w:rPr>
          <w:rFonts w:cs="Times New Roman"/>
          <w:sz w:val="20"/>
          <w:szCs w:val="20"/>
          <w:lang w:val="en-GB"/>
        </w:rPr>
        <w:t>.</w:t>
      </w:r>
    </w:p>
    <w:p w14:paraId="411B039E" w14:textId="68CA457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Sidorenko, D. et al., 2019: Evaluation of FESOM2.0 Coupled to ECHAM6.3: Preindustrial and HighResMIP Simulations.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11(11)</w:t>
      </w:r>
      <w:r w:rsidRPr="00697E49">
        <w:rPr>
          <w:rFonts w:cs="Times New Roman"/>
          <w:sz w:val="20"/>
          <w:szCs w:val="20"/>
          <w:lang w:val="en-GB"/>
        </w:rPr>
        <w:t>, 3794–3815, doi:</w:t>
      </w:r>
      <w:r w:rsidR="00642F13">
        <w:fldChar w:fldCharType="begin"/>
      </w:r>
      <w:r w:rsidR="00642F13" w:rsidRPr="001D5B54">
        <w:rPr>
          <w:lang w:val="en-US"/>
          <w:rPrChange w:id="4579" w:author="Clotilde Pean" w:date="2021-06-21T14:15:00Z">
            <w:rPr/>
          </w:rPrChange>
        </w:rPr>
        <w:instrText xml:space="preserve"> HYPERLINK "https://dx.doi.org/10.1029/2019ms001696" </w:instrText>
      </w:r>
      <w:r w:rsidR="00642F13">
        <w:fldChar w:fldCharType="separate"/>
      </w:r>
      <w:r w:rsidRPr="00697E49">
        <w:rPr>
          <w:rStyle w:val="Hyperlink"/>
          <w:rFonts w:cs="Times New Roman"/>
          <w:sz w:val="20"/>
          <w:szCs w:val="20"/>
          <w:lang w:val="en-GB"/>
        </w:rPr>
        <w:t>10.1029/2019ms001696</w:t>
      </w:r>
      <w:r w:rsidR="00642F13">
        <w:rPr>
          <w:rStyle w:val="Hyperlink"/>
          <w:rFonts w:cs="Times New Roman"/>
          <w:sz w:val="20"/>
          <w:szCs w:val="20"/>
          <w:lang w:val="en-GB"/>
        </w:rPr>
        <w:fldChar w:fldCharType="end"/>
      </w:r>
      <w:r w:rsidRPr="00697E49">
        <w:rPr>
          <w:rFonts w:cs="Times New Roman"/>
          <w:sz w:val="20"/>
          <w:szCs w:val="20"/>
          <w:lang w:val="en-GB"/>
        </w:rPr>
        <w:t>.</w:t>
      </w:r>
    </w:p>
    <w:p w14:paraId="32D7B62E" w14:textId="1EE85B4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Sigmond, M., J.F. Scinocca, and P.J. Kushner, 2008: Impact of the stratosphere on tropospheric climate change.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35(12)</w:t>
      </w:r>
      <w:r w:rsidRPr="00697E49">
        <w:rPr>
          <w:rFonts w:cs="Times New Roman"/>
          <w:sz w:val="20"/>
          <w:szCs w:val="20"/>
          <w:lang w:val="en-GB"/>
        </w:rPr>
        <w:t>, doi:</w:t>
      </w:r>
      <w:r w:rsidR="00642F13">
        <w:fldChar w:fldCharType="begin"/>
      </w:r>
      <w:r w:rsidR="00642F13" w:rsidRPr="001D5B54">
        <w:rPr>
          <w:lang w:val="en-US"/>
          <w:rPrChange w:id="4580" w:author="Clotilde Pean" w:date="2021-06-21T14:15:00Z">
            <w:rPr/>
          </w:rPrChange>
        </w:rPr>
        <w:instrText xml:space="preserve"> HYPERLINK "https://dx.doi.org/10.1029/2008gl033573" </w:instrText>
      </w:r>
      <w:r w:rsidR="00642F13">
        <w:fldChar w:fldCharType="separate"/>
      </w:r>
      <w:r w:rsidRPr="00697E49">
        <w:rPr>
          <w:rStyle w:val="Hyperlink"/>
          <w:rFonts w:cs="Times New Roman"/>
          <w:sz w:val="20"/>
          <w:szCs w:val="20"/>
          <w:lang w:val="en-GB"/>
        </w:rPr>
        <w:t>10.1029/2008gl033573</w:t>
      </w:r>
      <w:r w:rsidR="00642F13">
        <w:rPr>
          <w:rStyle w:val="Hyperlink"/>
          <w:rFonts w:cs="Times New Roman"/>
          <w:sz w:val="20"/>
          <w:szCs w:val="20"/>
          <w:lang w:val="en-GB"/>
        </w:rPr>
        <w:fldChar w:fldCharType="end"/>
      </w:r>
      <w:r w:rsidRPr="00697E49">
        <w:rPr>
          <w:rFonts w:cs="Times New Roman"/>
          <w:sz w:val="20"/>
          <w:szCs w:val="20"/>
          <w:lang w:val="en-GB"/>
        </w:rPr>
        <w:t>.</w:t>
      </w:r>
    </w:p>
    <w:p w14:paraId="5302FCCC" w14:textId="63EFC7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Simmons, A.J. et al., 2014: Estimating low-frequency variability and trends in atmospheric temperature using ERA-Interim.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140(679)</w:t>
      </w:r>
      <w:r w:rsidRPr="00697E49">
        <w:rPr>
          <w:rFonts w:cs="Times New Roman"/>
          <w:sz w:val="20"/>
          <w:szCs w:val="20"/>
          <w:lang w:val="en-GB"/>
        </w:rPr>
        <w:t>, 329–353, doi:</w:t>
      </w:r>
      <w:r w:rsidR="00642F13">
        <w:fldChar w:fldCharType="begin"/>
      </w:r>
      <w:r w:rsidR="00642F13" w:rsidRPr="001D5B54">
        <w:rPr>
          <w:lang w:val="en-US"/>
          <w:rPrChange w:id="4581" w:author="Clotilde Pean" w:date="2021-06-21T14:15:00Z">
            <w:rPr/>
          </w:rPrChange>
        </w:rPr>
        <w:instrText xml:space="preserve"> HYPERLINK "https://dx.doi.org/10.1002/qj.2317" </w:instrText>
      </w:r>
      <w:r w:rsidR="00642F13">
        <w:fldChar w:fldCharType="separate"/>
      </w:r>
      <w:r w:rsidRPr="00697E49">
        <w:rPr>
          <w:rStyle w:val="Hyperlink"/>
          <w:rFonts w:cs="Times New Roman"/>
          <w:sz w:val="20"/>
          <w:szCs w:val="20"/>
          <w:lang w:val="en-GB"/>
        </w:rPr>
        <w:t>10.1002/qj.2317</w:t>
      </w:r>
      <w:r w:rsidR="00642F13">
        <w:rPr>
          <w:rStyle w:val="Hyperlink"/>
          <w:rFonts w:cs="Times New Roman"/>
          <w:sz w:val="20"/>
          <w:szCs w:val="20"/>
          <w:lang w:val="en-GB"/>
        </w:rPr>
        <w:fldChar w:fldCharType="end"/>
      </w:r>
      <w:r w:rsidRPr="00697E49">
        <w:rPr>
          <w:rFonts w:cs="Times New Roman"/>
          <w:sz w:val="20"/>
          <w:szCs w:val="20"/>
          <w:lang w:val="en-GB"/>
        </w:rPr>
        <w:t>.</w:t>
      </w:r>
    </w:p>
    <w:p w14:paraId="00D5DCCB" w14:textId="7FC1B79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Simmons, A.J. et al., 2017: A reassessment of temperature variations and trends from global reanalyses and monthly surface climatological datasets.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143(702)</w:t>
      </w:r>
      <w:r w:rsidRPr="00697E49">
        <w:rPr>
          <w:rFonts w:cs="Times New Roman"/>
          <w:sz w:val="20"/>
          <w:szCs w:val="20"/>
          <w:lang w:val="en-GB"/>
        </w:rPr>
        <w:t>, 101–119, doi:</w:t>
      </w:r>
      <w:r w:rsidR="00642F13">
        <w:fldChar w:fldCharType="begin"/>
      </w:r>
      <w:r w:rsidR="00642F13" w:rsidRPr="001D5B54">
        <w:rPr>
          <w:lang w:val="en-US"/>
          <w:rPrChange w:id="4582" w:author="Clotilde Pean" w:date="2021-06-21T14:15:00Z">
            <w:rPr/>
          </w:rPrChange>
        </w:rPr>
        <w:instrText xml:space="preserve"> HYPERLINK "https://dx.doi.org/10.1002/qj.2949" </w:instrText>
      </w:r>
      <w:r w:rsidR="00642F13">
        <w:fldChar w:fldCharType="separate"/>
      </w:r>
      <w:r w:rsidRPr="00697E49">
        <w:rPr>
          <w:rStyle w:val="Hyperlink"/>
          <w:rFonts w:cs="Times New Roman"/>
          <w:sz w:val="20"/>
          <w:szCs w:val="20"/>
          <w:lang w:val="en-GB"/>
        </w:rPr>
        <w:t>10.1002/qj.2949</w:t>
      </w:r>
      <w:r w:rsidR="00642F13">
        <w:rPr>
          <w:rStyle w:val="Hyperlink"/>
          <w:rFonts w:cs="Times New Roman"/>
          <w:sz w:val="20"/>
          <w:szCs w:val="20"/>
          <w:lang w:val="en-GB"/>
        </w:rPr>
        <w:fldChar w:fldCharType="end"/>
      </w:r>
      <w:r w:rsidRPr="00697E49">
        <w:rPr>
          <w:rFonts w:cs="Times New Roman"/>
          <w:sz w:val="20"/>
          <w:szCs w:val="20"/>
          <w:lang w:val="en-GB"/>
        </w:rPr>
        <w:t>.</w:t>
      </w:r>
    </w:p>
    <w:p w14:paraId="45AE48F8" w14:textId="7F0CED4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Simpson, I.R., T.G. Shepherd, P. Hitchcock, and J.F. Scinocca, 2013: Southern Annular Mode Dynamics in Observations and Models. Part II: Eddy Feedbacks.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26(14)</w:t>
      </w:r>
      <w:r w:rsidRPr="00697E49">
        <w:rPr>
          <w:rFonts w:cs="Times New Roman"/>
          <w:sz w:val="20"/>
          <w:szCs w:val="20"/>
          <w:lang w:val="en-GB"/>
        </w:rPr>
        <w:t>, 5220–5241, doi:</w:t>
      </w:r>
      <w:r w:rsidR="00642F13">
        <w:fldChar w:fldCharType="begin"/>
      </w:r>
      <w:r w:rsidR="00642F13" w:rsidRPr="001D5B54">
        <w:rPr>
          <w:lang w:val="en-US"/>
          <w:rPrChange w:id="4583" w:author="Clotilde Pean" w:date="2021-06-21T14:15:00Z">
            <w:rPr/>
          </w:rPrChange>
        </w:rPr>
        <w:instrText xml:space="preserve"> HYPERLINK "https://dx.doi.org/10.1175/jcli-d-12-00495.1" </w:instrText>
      </w:r>
      <w:r w:rsidR="00642F13">
        <w:fldChar w:fldCharType="separate"/>
      </w:r>
      <w:r w:rsidRPr="00697E49">
        <w:rPr>
          <w:rStyle w:val="Hyperlink"/>
          <w:rFonts w:cs="Times New Roman"/>
          <w:sz w:val="20"/>
          <w:szCs w:val="20"/>
          <w:lang w:val="en-GB"/>
        </w:rPr>
        <w:t>10.1175/jcli-d-12-00495.1</w:t>
      </w:r>
      <w:r w:rsidR="00642F13">
        <w:rPr>
          <w:rStyle w:val="Hyperlink"/>
          <w:rFonts w:cs="Times New Roman"/>
          <w:sz w:val="20"/>
          <w:szCs w:val="20"/>
          <w:lang w:val="en-GB"/>
        </w:rPr>
        <w:fldChar w:fldCharType="end"/>
      </w:r>
      <w:r w:rsidRPr="00697E49">
        <w:rPr>
          <w:rFonts w:cs="Times New Roman"/>
          <w:sz w:val="20"/>
          <w:szCs w:val="20"/>
          <w:lang w:val="en-GB"/>
        </w:rPr>
        <w:t>.</w:t>
      </w:r>
    </w:p>
    <w:p w14:paraId="2DF80BE5" w14:textId="1013451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Simpson, I.R., C. Deser, K.A. McKinnon, and E.A. Barnes, 2018: Modeled and Observed Multidecadal Variability in the North Atlantic Jet Stream and Its Connection to Sea Surface Temperatures.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31(20)</w:t>
      </w:r>
      <w:r w:rsidRPr="00697E49">
        <w:rPr>
          <w:rFonts w:cs="Times New Roman"/>
          <w:sz w:val="20"/>
          <w:szCs w:val="20"/>
          <w:lang w:val="en-GB"/>
        </w:rPr>
        <w:t>, 8313–8338, doi:</w:t>
      </w:r>
      <w:r w:rsidR="00642F13">
        <w:fldChar w:fldCharType="begin"/>
      </w:r>
      <w:r w:rsidR="00642F13" w:rsidRPr="001D5B54">
        <w:rPr>
          <w:lang w:val="en-US"/>
          <w:rPrChange w:id="4584" w:author="Clotilde Pean" w:date="2021-06-21T14:15:00Z">
            <w:rPr/>
          </w:rPrChange>
        </w:rPr>
        <w:instrText xml:space="preserve"> HYPERLINK "https://dx.doi.org/10.1175/jcli-d-18-0168.1" </w:instrText>
      </w:r>
      <w:r w:rsidR="00642F13">
        <w:fldChar w:fldCharType="separate"/>
      </w:r>
      <w:r w:rsidRPr="00697E49">
        <w:rPr>
          <w:rStyle w:val="Hyperlink"/>
          <w:rFonts w:cs="Times New Roman"/>
          <w:sz w:val="20"/>
          <w:szCs w:val="20"/>
          <w:lang w:val="en-GB"/>
        </w:rPr>
        <w:t>10.1175/jcli-d-18-0168.1</w:t>
      </w:r>
      <w:r w:rsidR="00642F13">
        <w:rPr>
          <w:rStyle w:val="Hyperlink"/>
          <w:rFonts w:cs="Times New Roman"/>
          <w:sz w:val="20"/>
          <w:szCs w:val="20"/>
          <w:lang w:val="en-GB"/>
        </w:rPr>
        <w:fldChar w:fldCharType="end"/>
      </w:r>
      <w:r w:rsidRPr="00697E49">
        <w:rPr>
          <w:rFonts w:cs="Times New Roman"/>
          <w:sz w:val="20"/>
          <w:szCs w:val="20"/>
          <w:lang w:val="en-GB"/>
        </w:rPr>
        <w:t>.</w:t>
      </w:r>
    </w:p>
    <w:p w14:paraId="4E4D36CD" w14:textId="178EF4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Singh, H.A., L.M. Polvani, and P.J. Rasch, 2019: Antarctic Sea Ice Expansion, Driven by Internal Variability, in the Presence of Increasing Atmospheric CO2.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w:t>
      </w:r>
      <w:r w:rsidRPr="00697E49">
        <w:rPr>
          <w:rFonts w:cs="Times New Roman"/>
          <w:sz w:val="20"/>
          <w:szCs w:val="20"/>
          <w:lang w:val="en-GB"/>
        </w:rPr>
        <w:t>, doi:</w:t>
      </w:r>
      <w:r w:rsidR="00642F13">
        <w:fldChar w:fldCharType="begin"/>
      </w:r>
      <w:r w:rsidR="00642F13" w:rsidRPr="001D5B54">
        <w:rPr>
          <w:lang w:val="en-US"/>
          <w:rPrChange w:id="4585" w:author="Clotilde Pean" w:date="2021-06-21T14:15:00Z">
            <w:rPr/>
          </w:rPrChange>
        </w:rPr>
        <w:instrText xml:space="preserve"> HYPERLINK "https://dx.doi.org/10.1029/2019gl083758" </w:instrText>
      </w:r>
      <w:r w:rsidR="00642F13">
        <w:fldChar w:fldCharType="separate"/>
      </w:r>
      <w:r w:rsidRPr="00697E49">
        <w:rPr>
          <w:rStyle w:val="Hyperlink"/>
          <w:rFonts w:cs="Times New Roman"/>
          <w:sz w:val="20"/>
          <w:szCs w:val="20"/>
          <w:lang w:val="en-GB"/>
        </w:rPr>
        <w:t>10.1029/2019gl083758</w:t>
      </w:r>
      <w:r w:rsidR="00642F13">
        <w:rPr>
          <w:rStyle w:val="Hyperlink"/>
          <w:rFonts w:cs="Times New Roman"/>
          <w:sz w:val="20"/>
          <w:szCs w:val="20"/>
          <w:lang w:val="en-GB"/>
        </w:rPr>
        <w:fldChar w:fldCharType="end"/>
      </w:r>
      <w:r w:rsidRPr="00697E49">
        <w:rPr>
          <w:rFonts w:cs="Times New Roman"/>
          <w:sz w:val="20"/>
          <w:szCs w:val="20"/>
          <w:lang w:val="en-GB"/>
        </w:rPr>
        <w:t>.</w:t>
      </w:r>
    </w:p>
    <w:p w14:paraId="6233EB02" w14:textId="7756C51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Sinha, B. et al., 2018: The accuracy of estimates of the overturning circulation from basin-wide mooring arrays. </w:t>
      </w:r>
      <w:r w:rsidRPr="00697E49">
        <w:rPr>
          <w:rFonts w:cs="Times New Roman"/>
          <w:i/>
          <w:sz w:val="20"/>
          <w:szCs w:val="20"/>
          <w:lang w:val="en-GB"/>
        </w:rPr>
        <w:t>Progress in Oceanography</w:t>
      </w:r>
      <w:r w:rsidRPr="00697E49">
        <w:rPr>
          <w:rFonts w:cs="Times New Roman"/>
          <w:sz w:val="20"/>
          <w:szCs w:val="20"/>
          <w:lang w:val="en-GB"/>
        </w:rPr>
        <w:t xml:space="preserve">, </w:t>
      </w:r>
      <w:r w:rsidRPr="00697E49">
        <w:rPr>
          <w:rFonts w:cs="Times New Roman"/>
          <w:b/>
          <w:sz w:val="20"/>
          <w:szCs w:val="20"/>
          <w:lang w:val="en-GB"/>
        </w:rPr>
        <w:t>160</w:t>
      </w:r>
      <w:r w:rsidRPr="00697E49">
        <w:rPr>
          <w:rFonts w:cs="Times New Roman"/>
          <w:sz w:val="20"/>
          <w:szCs w:val="20"/>
          <w:lang w:val="en-GB"/>
        </w:rPr>
        <w:t>, 101–123, doi:</w:t>
      </w:r>
      <w:r w:rsidR="00642F13">
        <w:fldChar w:fldCharType="begin"/>
      </w:r>
      <w:r w:rsidR="00642F13" w:rsidRPr="001D5B54">
        <w:rPr>
          <w:lang w:val="en-US"/>
          <w:rPrChange w:id="4586" w:author="Clotilde Pean" w:date="2021-06-21T14:15:00Z">
            <w:rPr/>
          </w:rPrChange>
        </w:rPr>
        <w:instrText xml:space="preserve"> HYPERLINK "https://dx.doi.org/10.1016/j.pocean.2017.12.001" </w:instrText>
      </w:r>
      <w:r w:rsidR="00642F13">
        <w:fldChar w:fldCharType="separate"/>
      </w:r>
      <w:r w:rsidRPr="00697E49">
        <w:rPr>
          <w:rStyle w:val="Hyperlink"/>
          <w:rFonts w:cs="Times New Roman"/>
          <w:sz w:val="20"/>
          <w:szCs w:val="20"/>
          <w:lang w:val="en-GB"/>
        </w:rPr>
        <w:t>10.1016/j.pocean.2017.12.001</w:t>
      </w:r>
      <w:r w:rsidR="00642F13">
        <w:rPr>
          <w:rStyle w:val="Hyperlink"/>
          <w:rFonts w:cs="Times New Roman"/>
          <w:sz w:val="20"/>
          <w:szCs w:val="20"/>
          <w:lang w:val="en-GB"/>
        </w:rPr>
        <w:fldChar w:fldCharType="end"/>
      </w:r>
      <w:r w:rsidRPr="00697E49">
        <w:rPr>
          <w:rFonts w:cs="Times New Roman"/>
          <w:sz w:val="20"/>
          <w:szCs w:val="20"/>
          <w:lang w:val="en-GB"/>
        </w:rPr>
        <w:t>.</w:t>
      </w:r>
    </w:p>
    <w:p w14:paraId="56D3FB3D" w14:textId="587A90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Sippel, S., N. Meinshausen, E.M. Fischer, E. Székely, and R. Knutti, 2020: Climate change now detectable from any single day of weather at global scale.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10(1)</w:t>
      </w:r>
      <w:r w:rsidRPr="00697E49">
        <w:rPr>
          <w:rFonts w:cs="Times New Roman"/>
          <w:sz w:val="20"/>
          <w:szCs w:val="20"/>
          <w:lang w:val="en-GB"/>
        </w:rPr>
        <w:t>, 35–41, doi:</w:t>
      </w:r>
      <w:r w:rsidR="00642F13">
        <w:fldChar w:fldCharType="begin"/>
      </w:r>
      <w:r w:rsidR="00642F13" w:rsidRPr="001D5B54">
        <w:rPr>
          <w:lang w:val="en-US"/>
          <w:rPrChange w:id="4587" w:author="Clotilde Pean" w:date="2021-06-21T14:15:00Z">
            <w:rPr/>
          </w:rPrChange>
        </w:rPr>
        <w:instrText xml:space="preserve"> HYPERLINK "https://dx.doi.org/10.1038/s41558-019-0666-7" </w:instrText>
      </w:r>
      <w:r w:rsidR="00642F13">
        <w:fldChar w:fldCharType="separate"/>
      </w:r>
      <w:r w:rsidRPr="00697E49">
        <w:rPr>
          <w:rStyle w:val="Hyperlink"/>
          <w:rFonts w:cs="Times New Roman"/>
          <w:sz w:val="20"/>
          <w:szCs w:val="20"/>
          <w:lang w:val="en-GB"/>
        </w:rPr>
        <w:t>10.1038/s41558-019-0666-7</w:t>
      </w:r>
      <w:r w:rsidR="00642F13">
        <w:rPr>
          <w:rStyle w:val="Hyperlink"/>
          <w:rFonts w:cs="Times New Roman"/>
          <w:sz w:val="20"/>
          <w:szCs w:val="20"/>
          <w:lang w:val="en-GB"/>
        </w:rPr>
        <w:fldChar w:fldCharType="end"/>
      </w:r>
      <w:r w:rsidRPr="00697E49">
        <w:rPr>
          <w:rFonts w:cs="Times New Roman"/>
          <w:sz w:val="20"/>
          <w:szCs w:val="20"/>
          <w:lang w:val="en-GB"/>
        </w:rPr>
        <w:t>.</w:t>
      </w:r>
    </w:p>
    <w:p w14:paraId="70F67DEC" w14:textId="54A2E25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Sippel, S. et al., 2019: Uncovering the Forced Climate Response from a Single Ensemble Member Using Statistical Learning.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32(17)</w:t>
      </w:r>
      <w:r w:rsidRPr="00697E49">
        <w:rPr>
          <w:rFonts w:cs="Times New Roman"/>
          <w:sz w:val="20"/>
          <w:szCs w:val="20"/>
          <w:lang w:val="en-GB"/>
        </w:rPr>
        <w:t>, 5677–5699, doi:</w:t>
      </w:r>
      <w:r w:rsidR="00642F13">
        <w:fldChar w:fldCharType="begin"/>
      </w:r>
      <w:r w:rsidR="00642F13" w:rsidRPr="001D5B54">
        <w:rPr>
          <w:lang w:val="en-US"/>
          <w:rPrChange w:id="4588" w:author="Clotilde Pean" w:date="2021-06-21T14:15:00Z">
            <w:rPr/>
          </w:rPrChange>
        </w:rPr>
        <w:instrText xml:space="preserve"> HYPERLINK "https://dx.doi.org/10.1175/jcli-d-18-0882.1" </w:instrText>
      </w:r>
      <w:r w:rsidR="00642F13">
        <w:fldChar w:fldCharType="separate"/>
      </w:r>
      <w:r w:rsidRPr="00697E49">
        <w:rPr>
          <w:rStyle w:val="Hyperlink"/>
          <w:rFonts w:cs="Times New Roman"/>
          <w:sz w:val="20"/>
          <w:szCs w:val="20"/>
          <w:lang w:val="en-GB"/>
        </w:rPr>
        <w:t>10.1175/jcli-d-18-0882.1</w:t>
      </w:r>
      <w:r w:rsidR="00642F13">
        <w:rPr>
          <w:rStyle w:val="Hyperlink"/>
          <w:rFonts w:cs="Times New Roman"/>
          <w:sz w:val="20"/>
          <w:szCs w:val="20"/>
          <w:lang w:val="en-GB"/>
        </w:rPr>
        <w:fldChar w:fldCharType="end"/>
      </w:r>
      <w:r w:rsidRPr="00697E49">
        <w:rPr>
          <w:rFonts w:cs="Times New Roman"/>
          <w:sz w:val="20"/>
          <w:szCs w:val="20"/>
          <w:lang w:val="en-GB"/>
        </w:rPr>
        <w:t>.</w:t>
      </w:r>
    </w:p>
    <w:p w14:paraId="07D21AE5" w14:textId="4086142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Sjolte, J. et al., 2018: Solar and volcanic forcing of North Atlantic climate inferred from a process-based reconstruction.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14(8)</w:t>
      </w:r>
      <w:r w:rsidRPr="00697E49">
        <w:rPr>
          <w:rFonts w:cs="Times New Roman"/>
          <w:sz w:val="20"/>
          <w:szCs w:val="20"/>
          <w:lang w:val="en-GB"/>
        </w:rPr>
        <w:t>, 1179–1194, doi:</w:t>
      </w:r>
      <w:r w:rsidR="00642F13">
        <w:fldChar w:fldCharType="begin"/>
      </w:r>
      <w:r w:rsidR="00642F13" w:rsidRPr="001D5B54">
        <w:rPr>
          <w:lang w:val="en-US"/>
          <w:rPrChange w:id="4589" w:author="Clotilde Pean" w:date="2021-06-21T14:15:00Z">
            <w:rPr/>
          </w:rPrChange>
        </w:rPr>
        <w:instrText xml:space="preserve"> HYPERLINK "https://dx.doi.org/10.5194/cp-14-1179-2018" </w:instrText>
      </w:r>
      <w:r w:rsidR="00642F13">
        <w:fldChar w:fldCharType="separate"/>
      </w:r>
      <w:r w:rsidRPr="00697E49">
        <w:rPr>
          <w:rStyle w:val="Hyperlink"/>
          <w:rFonts w:cs="Times New Roman"/>
          <w:sz w:val="20"/>
          <w:szCs w:val="20"/>
          <w:lang w:val="en-GB"/>
        </w:rPr>
        <w:t>10.5194/cp-14-1179-2018</w:t>
      </w:r>
      <w:r w:rsidR="00642F13">
        <w:rPr>
          <w:rStyle w:val="Hyperlink"/>
          <w:rFonts w:cs="Times New Roman"/>
          <w:sz w:val="20"/>
          <w:szCs w:val="20"/>
          <w:lang w:val="en-GB"/>
        </w:rPr>
        <w:fldChar w:fldCharType="end"/>
      </w:r>
      <w:r w:rsidRPr="00697E49">
        <w:rPr>
          <w:rFonts w:cs="Times New Roman"/>
          <w:sz w:val="20"/>
          <w:szCs w:val="20"/>
          <w:lang w:val="en-GB"/>
        </w:rPr>
        <w:t>.</w:t>
      </w:r>
    </w:p>
    <w:p w14:paraId="72BF5894" w14:textId="2342252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Skliris, N., J.D. Zika, G. Nurser, S.A. Josey, and R. Marsh, 2016: Global water cycle amplifying at less than the Clausius-Clapeyron rate.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38752, doi:</w:t>
      </w:r>
      <w:r w:rsidR="00642F13">
        <w:fldChar w:fldCharType="begin"/>
      </w:r>
      <w:r w:rsidR="00642F13" w:rsidRPr="001D5B54">
        <w:rPr>
          <w:lang w:val="en-US"/>
          <w:rPrChange w:id="4590" w:author="Clotilde Pean" w:date="2021-06-21T14:15:00Z">
            <w:rPr/>
          </w:rPrChange>
        </w:rPr>
        <w:instrText xml:space="preserve"> HYPERLINK "https://dx.doi.org/10.1038/srep38752" </w:instrText>
      </w:r>
      <w:r w:rsidR="00642F13">
        <w:fldChar w:fldCharType="separate"/>
      </w:r>
      <w:r w:rsidRPr="00697E49">
        <w:rPr>
          <w:rStyle w:val="Hyperlink"/>
          <w:rFonts w:cs="Times New Roman"/>
          <w:sz w:val="20"/>
          <w:szCs w:val="20"/>
          <w:lang w:val="en-GB"/>
        </w:rPr>
        <w:t>10.1038/srep38752</w:t>
      </w:r>
      <w:r w:rsidR="00642F13">
        <w:rPr>
          <w:rStyle w:val="Hyperlink"/>
          <w:rFonts w:cs="Times New Roman"/>
          <w:sz w:val="20"/>
          <w:szCs w:val="20"/>
          <w:lang w:val="en-GB"/>
        </w:rPr>
        <w:fldChar w:fldCharType="end"/>
      </w:r>
      <w:r w:rsidRPr="00697E49">
        <w:rPr>
          <w:rFonts w:cs="Times New Roman"/>
          <w:sz w:val="20"/>
          <w:szCs w:val="20"/>
          <w:lang w:val="en-GB"/>
        </w:rPr>
        <w:t>.</w:t>
      </w:r>
    </w:p>
    <w:p w14:paraId="3B975302" w14:textId="769A81A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Skliris, N., J.D. Zika, L. Herold, S.A. Josey, and R. Marsh, 2018: Mediterranean sea water budget long-term trend inferred from salinity observations. </w:t>
      </w:r>
      <w:r w:rsidRPr="00697E49">
        <w:rPr>
          <w:rFonts w:cs="Times New Roman"/>
          <w:i/>
          <w:sz w:val="20"/>
          <w:szCs w:val="20"/>
          <w:lang w:val="en-GB"/>
        </w:rPr>
        <w:t>Climate Dynamics</w:t>
      </w:r>
      <w:r w:rsidRPr="00697E49">
        <w:rPr>
          <w:rFonts w:cs="Times New Roman"/>
          <w:sz w:val="20"/>
          <w:szCs w:val="20"/>
          <w:lang w:val="en-GB"/>
        </w:rPr>
        <w:t>, 1–20, doi:</w:t>
      </w:r>
      <w:r w:rsidR="00642F13">
        <w:fldChar w:fldCharType="begin"/>
      </w:r>
      <w:r w:rsidR="00642F13" w:rsidRPr="001D5B54">
        <w:rPr>
          <w:lang w:val="en-US"/>
          <w:rPrChange w:id="4591" w:author="Clotilde Pean" w:date="2021-06-21T14:15:00Z">
            <w:rPr/>
          </w:rPrChange>
        </w:rPr>
        <w:instrText xml:space="preserve"> HYPERLINK "https://dx.doi.org/10.1007/s00382-017-4053-7" </w:instrText>
      </w:r>
      <w:r w:rsidR="00642F13">
        <w:fldChar w:fldCharType="separate"/>
      </w:r>
      <w:r w:rsidRPr="00697E49">
        <w:rPr>
          <w:rStyle w:val="Hyperlink"/>
          <w:rFonts w:cs="Times New Roman"/>
          <w:sz w:val="20"/>
          <w:szCs w:val="20"/>
          <w:lang w:val="en-GB"/>
        </w:rPr>
        <w:t>10.1007/s00382-017-4053-7</w:t>
      </w:r>
      <w:r w:rsidR="00642F13">
        <w:rPr>
          <w:rStyle w:val="Hyperlink"/>
          <w:rFonts w:cs="Times New Roman"/>
          <w:sz w:val="20"/>
          <w:szCs w:val="20"/>
          <w:lang w:val="en-GB"/>
        </w:rPr>
        <w:fldChar w:fldCharType="end"/>
      </w:r>
      <w:r w:rsidRPr="00697E49">
        <w:rPr>
          <w:rFonts w:cs="Times New Roman"/>
          <w:sz w:val="20"/>
          <w:szCs w:val="20"/>
          <w:lang w:val="en-GB"/>
        </w:rPr>
        <w:t>.</w:t>
      </w:r>
    </w:p>
    <w:p w14:paraId="206C4C4B" w14:textId="3EAE8B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Skliris, N. et al., 2014: Salinity changes in the World Ocean since 1950 in relation to changing surface freshwater fluxes.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43(3–4)</w:t>
      </w:r>
      <w:r w:rsidRPr="00697E49">
        <w:rPr>
          <w:rFonts w:cs="Times New Roman"/>
          <w:sz w:val="20"/>
          <w:szCs w:val="20"/>
          <w:lang w:val="en-GB"/>
        </w:rPr>
        <w:t>, 709–736, doi:</w:t>
      </w:r>
      <w:r w:rsidR="00642F13">
        <w:fldChar w:fldCharType="begin"/>
      </w:r>
      <w:r w:rsidR="00642F13" w:rsidRPr="001D5B54">
        <w:rPr>
          <w:lang w:val="en-US"/>
          <w:rPrChange w:id="4592" w:author="Clotilde Pean" w:date="2021-06-21T14:15:00Z">
            <w:rPr/>
          </w:rPrChange>
        </w:rPr>
        <w:instrText xml:space="preserve"> HYPERLINK "https://dx.doi.org/10.1007/s00382-014-2131-7" </w:instrText>
      </w:r>
      <w:r w:rsidR="00642F13">
        <w:fldChar w:fldCharType="separate"/>
      </w:r>
      <w:r w:rsidRPr="00697E49">
        <w:rPr>
          <w:rStyle w:val="Hyperlink"/>
          <w:rFonts w:cs="Times New Roman"/>
          <w:sz w:val="20"/>
          <w:szCs w:val="20"/>
          <w:lang w:val="en-GB"/>
        </w:rPr>
        <w:t>10.1007/s00382-014-2131-7</w:t>
      </w:r>
      <w:r w:rsidR="00642F13">
        <w:rPr>
          <w:rStyle w:val="Hyperlink"/>
          <w:rFonts w:cs="Times New Roman"/>
          <w:sz w:val="20"/>
          <w:szCs w:val="20"/>
          <w:lang w:val="en-GB"/>
        </w:rPr>
        <w:fldChar w:fldCharType="end"/>
      </w:r>
      <w:r w:rsidRPr="00697E49">
        <w:rPr>
          <w:rFonts w:cs="Times New Roman"/>
          <w:sz w:val="20"/>
          <w:szCs w:val="20"/>
          <w:lang w:val="en-GB"/>
        </w:rPr>
        <w:t>.</w:t>
      </w:r>
    </w:p>
    <w:p w14:paraId="492ACF58" w14:textId="2745F0F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Slangen, A.B.A., J.A. Church, X. Zhang, and D. Monselesan, 2014: Detection and attribution of global mean thermosteric sea level change.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41(16)</w:t>
      </w:r>
      <w:r w:rsidRPr="00697E49">
        <w:rPr>
          <w:rFonts w:cs="Times New Roman"/>
          <w:sz w:val="20"/>
          <w:szCs w:val="20"/>
          <w:lang w:val="en-GB"/>
        </w:rPr>
        <w:t>, 5951–5959, doi:</w:t>
      </w:r>
      <w:r w:rsidR="00642F13">
        <w:fldChar w:fldCharType="begin"/>
      </w:r>
      <w:r w:rsidR="00642F13" w:rsidRPr="001D5B54">
        <w:rPr>
          <w:lang w:val="en-US"/>
          <w:rPrChange w:id="4593" w:author="Clotilde Pean" w:date="2021-06-21T14:15:00Z">
            <w:rPr/>
          </w:rPrChange>
        </w:rPr>
        <w:instrText xml:space="preserve"> HYPERLINK "https://dx.doi.org/10.1002/2014gl061356" </w:instrText>
      </w:r>
      <w:r w:rsidR="00642F13">
        <w:fldChar w:fldCharType="separate"/>
      </w:r>
      <w:r w:rsidRPr="00697E49">
        <w:rPr>
          <w:rStyle w:val="Hyperlink"/>
          <w:rFonts w:cs="Times New Roman"/>
          <w:sz w:val="20"/>
          <w:szCs w:val="20"/>
          <w:lang w:val="en-GB"/>
        </w:rPr>
        <w:t>10.1002/2014gl061356</w:t>
      </w:r>
      <w:r w:rsidR="00642F13">
        <w:rPr>
          <w:rStyle w:val="Hyperlink"/>
          <w:rFonts w:cs="Times New Roman"/>
          <w:sz w:val="20"/>
          <w:szCs w:val="20"/>
          <w:lang w:val="en-GB"/>
        </w:rPr>
        <w:fldChar w:fldCharType="end"/>
      </w:r>
      <w:r w:rsidRPr="00697E49">
        <w:rPr>
          <w:rFonts w:cs="Times New Roman"/>
          <w:sz w:val="20"/>
          <w:szCs w:val="20"/>
          <w:lang w:val="en-GB"/>
        </w:rPr>
        <w:t>.</w:t>
      </w:r>
    </w:p>
    <w:p w14:paraId="41396488" w14:textId="4F2B68B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Slangen, A.B.A., J.A. Church, X. Zhang, and D.P. Monselesan, 2015: The sea level response to external forcings in historical simulations of CMIP5 climate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28(21)</w:t>
      </w:r>
      <w:r w:rsidRPr="00697E49">
        <w:rPr>
          <w:rFonts w:cs="Times New Roman"/>
          <w:sz w:val="20"/>
          <w:szCs w:val="20"/>
          <w:lang w:val="en-GB"/>
        </w:rPr>
        <w:t>, 8521–8539, doi:</w:t>
      </w:r>
      <w:r w:rsidR="00642F13">
        <w:fldChar w:fldCharType="begin"/>
      </w:r>
      <w:r w:rsidR="00642F13" w:rsidRPr="001D5B54">
        <w:rPr>
          <w:lang w:val="en-US"/>
          <w:rPrChange w:id="4594" w:author="Clotilde Pean" w:date="2021-06-21T14:15:00Z">
            <w:rPr/>
          </w:rPrChange>
        </w:rPr>
        <w:instrText xml:space="preserve"> HYPERLINK "https://dx.doi.org/10.1175/jcli-d-15-0376.1" </w:instrText>
      </w:r>
      <w:r w:rsidR="00642F13">
        <w:fldChar w:fldCharType="separate"/>
      </w:r>
      <w:r w:rsidRPr="00697E49">
        <w:rPr>
          <w:rStyle w:val="Hyperlink"/>
          <w:rFonts w:cs="Times New Roman"/>
          <w:sz w:val="20"/>
          <w:szCs w:val="20"/>
          <w:lang w:val="en-GB"/>
        </w:rPr>
        <w:t>10.1175/jcli-d-15-0376.1</w:t>
      </w:r>
      <w:r w:rsidR="00642F13">
        <w:rPr>
          <w:rStyle w:val="Hyperlink"/>
          <w:rFonts w:cs="Times New Roman"/>
          <w:sz w:val="20"/>
          <w:szCs w:val="20"/>
          <w:lang w:val="en-GB"/>
        </w:rPr>
        <w:fldChar w:fldCharType="end"/>
      </w:r>
      <w:r w:rsidRPr="00697E49">
        <w:rPr>
          <w:rFonts w:cs="Times New Roman"/>
          <w:sz w:val="20"/>
          <w:szCs w:val="20"/>
          <w:lang w:val="en-GB"/>
        </w:rPr>
        <w:t>.</w:t>
      </w:r>
    </w:p>
    <w:p w14:paraId="4F5E451F" w14:textId="599A0B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Slangen, A.B.A. et al., 2016: Anthropogenic forcing dominates global mean sea-level rise since 1970.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6(7)</w:t>
      </w:r>
      <w:r w:rsidRPr="00697E49">
        <w:rPr>
          <w:rFonts w:cs="Times New Roman"/>
          <w:sz w:val="20"/>
          <w:szCs w:val="20"/>
          <w:lang w:val="en-GB"/>
        </w:rPr>
        <w:t>, 701–705, doi:</w:t>
      </w:r>
      <w:r w:rsidR="00642F13">
        <w:fldChar w:fldCharType="begin"/>
      </w:r>
      <w:r w:rsidR="00642F13" w:rsidRPr="001D5B54">
        <w:rPr>
          <w:lang w:val="en-US"/>
          <w:rPrChange w:id="4595" w:author="Clotilde Pean" w:date="2021-06-21T14:15:00Z">
            <w:rPr/>
          </w:rPrChange>
        </w:rPr>
        <w:instrText xml:space="preserve"> HYPERLINK "https://dx.doi.org/10.1038/nclimate2991" </w:instrText>
      </w:r>
      <w:r w:rsidR="00642F13">
        <w:fldChar w:fldCharType="separate"/>
      </w:r>
      <w:r w:rsidRPr="00697E49">
        <w:rPr>
          <w:rStyle w:val="Hyperlink"/>
          <w:rFonts w:cs="Times New Roman"/>
          <w:sz w:val="20"/>
          <w:szCs w:val="20"/>
          <w:lang w:val="en-GB"/>
        </w:rPr>
        <w:t>10.1038/nclimate2991</w:t>
      </w:r>
      <w:r w:rsidR="00642F13">
        <w:rPr>
          <w:rStyle w:val="Hyperlink"/>
          <w:rFonts w:cs="Times New Roman"/>
          <w:sz w:val="20"/>
          <w:szCs w:val="20"/>
          <w:lang w:val="en-GB"/>
        </w:rPr>
        <w:fldChar w:fldCharType="end"/>
      </w:r>
      <w:r w:rsidRPr="00697E49">
        <w:rPr>
          <w:rFonts w:cs="Times New Roman"/>
          <w:sz w:val="20"/>
          <w:szCs w:val="20"/>
          <w:lang w:val="en-GB"/>
        </w:rPr>
        <w:t>.</w:t>
      </w:r>
    </w:p>
    <w:p w14:paraId="05BC21D6" w14:textId="50C03E4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Slangen, A.B.A. et al., 2017: Evaluating Model Simulations of Twentieth-Century Sea Level Rise. Part I: Global Mean Sea Level Change.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30(21)</w:t>
      </w:r>
      <w:r w:rsidRPr="00697E49">
        <w:rPr>
          <w:rFonts w:cs="Times New Roman"/>
          <w:sz w:val="20"/>
          <w:szCs w:val="20"/>
          <w:lang w:val="en-GB"/>
        </w:rPr>
        <w:t>, 8539–8563, doi:</w:t>
      </w:r>
      <w:r w:rsidR="00642F13">
        <w:fldChar w:fldCharType="begin"/>
      </w:r>
      <w:r w:rsidR="00642F13" w:rsidRPr="001D5B54">
        <w:rPr>
          <w:lang w:val="en-US"/>
          <w:rPrChange w:id="4596" w:author="Clotilde Pean" w:date="2021-06-21T14:15:00Z">
            <w:rPr/>
          </w:rPrChange>
        </w:rPr>
        <w:instrText xml:space="preserve"> HYPERLINK "https://dx.doi.org/10.1175/jcli-d-17-0110.1" </w:instrText>
      </w:r>
      <w:r w:rsidR="00642F13">
        <w:fldChar w:fldCharType="separate"/>
      </w:r>
      <w:r w:rsidRPr="00697E49">
        <w:rPr>
          <w:rStyle w:val="Hyperlink"/>
          <w:rFonts w:cs="Times New Roman"/>
          <w:sz w:val="20"/>
          <w:szCs w:val="20"/>
          <w:lang w:val="en-GB"/>
        </w:rPr>
        <w:t>10.1175/jcli-d-17-0110.1</w:t>
      </w:r>
      <w:r w:rsidR="00642F13">
        <w:rPr>
          <w:rStyle w:val="Hyperlink"/>
          <w:rFonts w:cs="Times New Roman"/>
          <w:sz w:val="20"/>
          <w:szCs w:val="20"/>
          <w:lang w:val="en-GB"/>
        </w:rPr>
        <w:fldChar w:fldCharType="end"/>
      </w:r>
      <w:r w:rsidRPr="00697E49">
        <w:rPr>
          <w:rFonts w:cs="Times New Roman"/>
          <w:sz w:val="20"/>
          <w:szCs w:val="20"/>
          <w:lang w:val="en-GB"/>
        </w:rPr>
        <w:t>.</w:t>
      </w:r>
    </w:p>
    <w:p w14:paraId="7A2159EB" w14:textId="07F1731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Slater, T., A.E. Hogg, and R. Mottram, 2020: Ice-sheet losses track high-end sea-level rise projections. </w:t>
      </w:r>
      <w:r w:rsidRPr="00697E49">
        <w:rPr>
          <w:rFonts w:cs="Times New Roman"/>
          <w:i/>
          <w:sz w:val="20"/>
          <w:szCs w:val="20"/>
          <w:lang w:val="en-GB"/>
        </w:rPr>
        <w:t>Nature Climate Change</w:t>
      </w:r>
      <w:r w:rsidRPr="00697E49">
        <w:rPr>
          <w:rFonts w:cs="Times New Roman"/>
          <w:sz w:val="20"/>
          <w:szCs w:val="20"/>
          <w:lang w:val="en-GB"/>
        </w:rPr>
        <w:t>, doi:</w:t>
      </w:r>
      <w:r w:rsidR="00642F13">
        <w:fldChar w:fldCharType="begin"/>
      </w:r>
      <w:r w:rsidR="00642F13" w:rsidRPr="001D5B54">
        <w:rPr>
          <w:lang w:val="en-US"/>
          <w:rPrChange w:id="4597" w:author="Clotilde Pean" w:date="2021-06-21T14:15:00Z">
            <w:rPr/>
          </w:rPrChange>
        </w:rPr>
        <w:instrText xml:space="preserve"> HYPERLINK "https://dx.doi.org/10.1038/s41558-020-0893-y" </w:instrText>
      </w:r>
      <w:r w:rsidR="00642F13">
        <w:fldChar w:fldCharType="separate"/>
      </w:r>
      <w:r w:rsidRPr="00697E49">
        <w:rPr>
          <w:rStyle w:val="Hyperlink"/>
          <w:rFonts w:cs="Times New Roman"/>
          <w:sz w:val="20"/>
          <w:szCs w:val="20"/>
          <w:lang w:val="en-GB"/>
        </w:rPr>
        <w:t>10.1038/s41558-020-0893-y</w:t>
      </w:r>
      <w:r w:rsidR="00642F13">
        <w:rPr>
          <w:rStyle w:val="Hyperlink"/>
          <w:rFonts w:cs="Times New Roman"/>
          <w:sz w:val="20"/>
          <w:szCs w:val="20"/>
          <w:lang w:val="en-GB"/>
        </w:rPr>
        <w:fldChar w:fldCharType="end"/>
      </w:r>
      <w:r w:rsidRPr="00697E49">
        <w:rPr>
          <w:rFonts w:cs="Times New Roman"/>
          <w:sz w:val="20"/>
          <w:szCs w:val="20"/>
          <w:lang w:val="en-GB"/>
        </w:rPr>
        <w:t>.</w:t>
      </w:r>
    </w:p>
    <w:p w14:paraId="54D8C3C5" w14:textId="6C00795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Small, R.J., E. Curchitser, K. Hedstrom, B. Kauffman, and W.G. Large, 2015: The Benguela Upwelling System: Quantifying the Sensitivity to Resolution and Coastal Wind Representation in a Global Climate Model.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28(23)</w:t>
      </w:r>
      <w:r w:rsidRPr="00697E49">
        <w:rPr>
          <w:rFonts w:cs="Times New Roman"/>
          <w:sz w:val="20"/>
          <w:szCs w:val="20"/>
          <w:lang w:val="en-GB"/>
        </w:rPr>
        <w:t>, 9409–9432, doi:</w:t>
      </w:r>
      <w:r w:rsidR="00642F13">
        <w:fldChar w:fldCharType="begin"/>
      </w:r>
      <w:r w:rsidR="00642F13" w:rsidRPr="001D5B54">
        <w:rPr>
          <w:lang w:val="en-US"/>
          <w:rPrChange w:id="4598" w:author="Clotilde Pean" w:date="2021-06-21T14:15:00Z">
            <w:rPr/>
          </w:rPrChange>
        </w:rPr>
        <w:instrText xml:space="preserve"> HYPERLINK "https://dx.doi.org/10.1175/jcli-d-15-0192.1" </w:instrText>
      </w:r>
      <w:r w:rsidR="00642F13">
        <w:fldChar w:fldCharType="separate"/>
      </w:r>
      <w:r w:rsidRPr="00697E49">
        <w:rPr>
          <w:rStyle w:val="Hyperlink"/>
          <w:rFonts w:cs="Times New Roman"/>
          <w:sz w:val="20"/>
          <w:szCs w:val="20"/>
          <w:lang w:val="en-GB"/>
        </w:rPr>
        <w:t>10.1175/jcli-d-15-0192.1</w:t>
      </w:r>
      <w:r w:rsidR="00642F13">
        <w:rPr>
          <w:rStyle w:val="Hyperlink"/>
          <w:rFonts w:cs="Times New Roman"/>
          <w:sz w:val="20"/>
          <w:szCs w:val="20"/>
          <w:lang w:val="en-GB"/>
        </w:rPr>
        <w:fldChar w:fldCharType="end"/>
      </w:r>
      <w:r w:rsidRPr="00697E49">
        <w:rPr>
          <w:rFonts w:cs="Times New Roman"/>
          <w:sz w:val="20"/>
          <w:szCs w:val="20"/>
          <w:lang w:val="en-GB"/>
        </w:rPr>
        <w:t>.</w:t>
      </w:r>
    </w:p>
    <w:p w14:paraId="693AFEA0" w14:textId="1ECBD2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Small, R.J. et al., 2014: A new synoptic scale resolving global climate simulation using the Community Earth System Model.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6(4)</w:t>
      </w:r>
      <w:r w:rsidRPr="00697E49">
        <w:rPr>
          <w:rFonts w:cs="Times New Roman"/>
          <w:sz w:val="20"/>
          <w:szCs w:val="20"/>
          <w:lang w:val="en-GB"/>
        </w:rPr>
        <w:t>, 1065–1094, doi:</w:t>
      </w:r>
      <w:r w:rsidR="00642F13">
        <w:fldChar w:fldCharType="begin"/>
      </w:r>
      <w:r w:rsidR="00642F13" w:rsidRPr="001D5B54">
        <w:rPr>
          <w:lang w:val="en-US"/>
          <w:rPrChange w:id="4599" w:author="Clotilde Pean" w:date="2021-06-21T14:15:00Z">
            <w:rPr/>
          </w:rPrChange>
        </w:rPr>
        <w:instrText xml:space="preserve"> HYPERLINK "https://dx.doi.org/10.1002/2014ms000363" </w:instrText>
      </w:r>
      <w:r w:rsidR="00642F13">
        <w:fldChar w:fldCharType="separate"/>
      </w:r>
      <w:r w:rsidRPr="00697E49">
        <w:rPr>
          <w:rStyle w:val="Hyperlink"/>
          <w:rFonts w:cs="Times New Roman"/>
          <w:sz w:val="20"/>
          <w:szCs w:val="20"/>
          <w:lang w:val="en-GB"/>
        </w:rPr>
        <w:t>10.1002/2014ms000363</w:t>
      </w:r>
      <w:r w:rsidR="00642F13">
        <w:rPr>
          <w:rStyle w:val="Hyperlink"/>
          <w:rFonts w:cs="Times New Roman"/>
          <w:sz w:val="20"/>
          <w:szCs w:val="20"/>
          <w:lang w:val="en-GB"/>
        </w:rPr>
        <w:fldChar w:fldCharType="end"/>
      </w:r>
      <w:r w:rsidRPr="00697E49">
        <w:rPr>
          <w:rFonts w:cs="Times New Roman"/>
          <w:sz w:val="20"/>
          <w:szCs w:val="20"/>
          <w:lang w:val="en-GB"/>
        </w:rPr>
        <w:t>.</w:t>
      </w:r>
    </w:p>
    <w:p w14:paraId="0C5CD937" w14:textId="5AFE881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Smeed, D.A. et al., 2014: Observed decline of the Atlantic meridional overturning circulation 2004–2012. </w:t>
      </w:r>
      <w:r w:rsidRPr="00697E49">
        <w:rPr>
          <w:rFonts w:cs="Times New Roman"/>
          <w:i/>
          <w:sz w:val="20"/>
          <w:szCs w:val="20"/>
          <w:lang w:val="en-GB"/>
        </w:rPr>
        <w:t>Ocean Science</w:t>
      </w:r>
      <w:r w:rsidRPr="00697E49">
        <w:rPr>
          <w:rFonts w:cs="Times New Roman"/>
          <w:sz w:val="20"/>
          <w:szCs w:val="20"/>
          <w:lang w:val="en-GB"/>
        </w:rPr>
        <w:t xml:space="preserve">, </w:t>
      </w:r>
      <w:r w:rsidRPr="00697E49">
        <w:rPr>
          <w:rFonts w:cs="Times New Roman"/>
          <w:b/>
          <w:sz w:val="20"/>
          <w:szCs w:val="20"/>
          <w:lang w:val="en-GB"/>
        </w:rPr>
        <w:t>10(1)</w:t>
      </w:r>
      <w:r w:rsidRPr="00697E49">
        <w:rPr>
          <w:rFonts w:cs="Times New Roman"/>
          <w:sz w:val="20"/>
          <w:szCs w:val="20"/>
          <w:lang w:val="en-GB"/>
        </w:rPr>
        <w:t>, 29–38, doi:</w:t>
      </w:r>
      <w:r w:rsidR="00642F13">
        <w:fldChar w:fldCharType="begin"/>
      </w:r>
      <w:r w:rsidR="00642F13" w:rsidRPr="001D5B54">
        <w:rPr>
          <w:lang w:val="en-US"/>
          <w:rPrChange w:id="4600" w:author="Clotilde Pean" w:date="2021-06-21T14:15:00Z">
            <w:rPr/>
          </w:rPrChange>
        </w:rPr>
        <w:instrText xml:space="preserve"> HYPERLINK "https://dx.doi.org/10.5194/os-10-29-2014" </w:instrText>
      </w:r>
      <w:r w:rsidR="00642F13">
        <w:fldChar w:fldCharType="separate"/>
      </w:r>
      <w:r w:rsidRPr="00697E49">
        <w:rPr>
          <w:rStyle w:val="Hyperlink"/>
          <w:rFonts w:cs="Times New Roman"/>
          <w:sz w:val="20"/>
          <w:szCs w:val="20"/>
          <w:lang w:val="en-GB"/>
        </w:rPr>
        <w:t>10.5194/os-10-29-2014</w:t>
      </w:r>
      <w:r w:rsidR="00642F13">
        <w:rPr>
          <w:rStyle w:val="Hyperlink"/>
          <w:rFonts w:cs="Times New Roman"/>
          <w:sz w:val="20"/>
          <w:szCs w:val="20"/>
          <w:lang w:val="en-GB"/>
        </w:rPr>
        <w:fldChar w:fldCharType="end"/>
      </w:r>
      <w:r w:rsidRPr="00697E49">
        <w:rPr>
          <w:rFonts w:cs="Times New Roman"/>
          <w:sz w:val="20"/>
          <w:szCs w:val="20"/>
          <w:lang w:val="en-GB"/>
        </w:rPr>
        <w:t>.</w:t>
      </w:r>
    </w:p>
    <w:p w14:paraId="71B71532" w14:textId="58BF47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Smeed, D.A. et al., 2018: The North Atlantic Ocean Is in a State of Reduced Overturning.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45(3)</w:t>
      </w:r>
      <w:r w:rsidRPr="00697E49">
        <w:rPr>
          <w:rFonts w:cs="Times New Roman"/>
          <w:sz w:val="20"/>
          <w:szCs w:val="20"/>
          <w:lang w:val="en-GB"/>
        </w:rPr>
        <w:t>, 1527–1533, doi:</w:t>
      </w:r>
      <w:r w:rsidR="00642F13">
        <w:fldChar w:fldCharType="begin"/>
      </w:r>
      <w:r w:rsidR="00642F13" w:rsidRPr="001D5B54">
        <w:rPr>
          <w:lang w:val="en-US"/>
          <w:rPrChange w:id="4601" w:author="Clotilde Pean" w:date="2021-06-21T14:15:00Z">
            <w:rPr/>
          </w:rPrChange>
        </w:rPr>
        <w:instrText xml:space="preserve"> HYPERLINK "https://dx.doi.org/10.1002/2017gl076350" </w:instrText>
      </w:r>
      <w:r w:rsidR="00642F13">
        <w:fldChar w:fldCharType="separate"/>
      </w:r>
      <w:r w:rsidRPr="00697E49">
        <w:rPr>
          <w:rStyle w:val="Hyperlink"/>
          <w:rFonts w:cs="Times New Roman"/>
          <w:sz w:val="20"/>
          <w:szCs w:val="20"/>
          <w:lang w:val="en-GB"/>
        </w:rPr>
        <w:t>10.1002/2017gl076350</w:t>
      </w:r>
      <w:r w:rsidR="00642F13">
        <w:rPr>
          <w:rStyle w:val="Hyperlink"/>
          <w:rFonts w:cs="Times New Roman"/>
          <w:sz w:val="20"/>
          <w:szCs w:val="20"/>
          <w:lang w:val="en-GB"/>
        </w:rPr>
        <w:fldChar w:fldCharType="end"/>
      </w:r>
      <w:r w:rsidRPr="00697E49">
        <w:rPr>
          <w:rFonts w:cs="Times New Roman"/>
          <w:sz w:val="20"/>
          <w:szCs w:val="20"/>
          <w:lang w:val="en-GB"/>
        </w:rPr>
        <w:t>.</w:t>
      </w:r>
    </w:p>
    <w:p w14:paraId="3D2AA6CD" w14:textId="62CCFEE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Smith, C.J. et al., 2020: Effective radiative forcing and adjustments in CMIP6 models.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20(16)</w:t>
      </w:r>
      <w:r w:rsidRPr="00697E49">
        <w:rPr>
          <w:rFonts w:cs="Times New Roman"/>
          <w:sz w:val="20"/>
          <w:szCs w:val="20"/>
          <w:lang w:val="en-GB"/>
        </w:rPr>
        <w:t>, 9591–9618, doi:</w:t>
      </w:r>
      <w:r w:rsidR="00642F13">
        <w:fldChar w:fldCharType="begin"/>
      </w:r>
      <w:r w:rsidR="00642F13" w:rsidRPr="001D5B54">
        <w:rPr>
          <w:lang w:val="en-US"/>
          <w:rPrChange w:id="4602" w:author="Clotilde Pean" w:date="2021-06-21T14:15:00Z">
            <w:rPr/>
          </w:rPrChange>
        </w:rPr>
        <w:instrText xml:space="preserve"> HYPERLINK "https://dx.doi.org/10.5194/acp-20-9591-2020" </w:instrText>
      </w:r>
      <w:r w:rsidR="00642F13">
        <w:fldChar w:fldCharType="separate"/>
      </w:r>
      <w:r w:rsidRPr="00697E49">
        <w:rPr>
          <w:rStyle w:val="Hyperlink"/>
          <w:rFonts w:cs="Times New Roman"/>
          <w:sz w:val="20"/>
          <w:szCs w:val="20"/>
          <w:lang w:val="en-GB"/>
        </w:rPr>
        <w:t>10.5194/acp-20-9591-2020</w:t>
      </w:r>
      <w:r w:rsidR="00642F13">
        <w:rPr>
          <w:rStyle w:val="Hyperlink"/>
          <w:rFonts w:cs="Times New Roman"/>
          <w:sz w:val="20"/>
          <w:szCs w:val="20"/>
          <w:lang w:val="en-GB"/>
        </w:rPr>
        <w:fldChar w:fldCharType="end"/>
      </w:r>
      <w:r w:rsidRPr="00697E49">
        <w:rPr>
          <w:rFonts w:cs="Times New Roman"/>
          <w:sz w:val="20"/>
          <w:szCs w:val="20"/>
          <w:lang w:val="en-GB"/>
        </w:rPr>
        <w:t>.</w:t>
      </w:r>
    </w:p>
    <w:p w14:paraId="6D5B58C0" w14:textId="73A8BF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Smith, D.M. et al., 2016: Role of volcanic and anthropogenic aerosols in the recent global surface warming slowdown.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6(10)</w:t>
      </w:r>
      <w:r w:rsidRPr="00697E49">
        <w:rPr>
          <w:rFonts w:cs="Times New Roman"/>
          <w:sz w:val="20"/>
          <w:szCs w:val="20"/>
          <w:lang w:val="en-GB"/>
        </w:rPr>
        <w:t>, 936–940, doi:</w:t>
      </w:r>
      <w:r w:rsidR="00642F13">
        <w:fldChar w:fldCharType="begin"/>
      </w:r>
      <w:r w:rsidR="00642F13" w:rsidRPr="001D5B54">
        <w:rPr>
          <w:lang w:val="en-US"/>
          <w:rPrChange w:id="4603" w:author="Clotilde Pean" w:date="2021-06-21T14:15:00Z">
            <w:rPr/>
          </w:rPrChange>
        </w:rPr>
        <w:instrText xml:space="preserve"> HYPERLINK "https://dx.doi.org/10.1038/nclimate3058" </w:instrText>
      </w:r>
      <w:r w:rsidR="00642F13">
        <w:fldChar w:fldCharType="separate"/>
      </w:r>
      <w:r w:rsidRPr="00697E49">
        <w:rPr>
          <w:rStyle w:val="Hyperlink"/>
          <w:rFonts w:cs="Times New Roman"/>
          <w:sz w:val="20"/>
          <w:szCs w:val="20"/>
          <w:lang w:val="en-GB"/>
        </w:rPr>
        <w:t>10.1038/nclimate3058</w:t>
      </w:r>
      <w:r w:rsidR="00642F13">
        <w:rPr>
          <w:rStyle w:val="Hyperlink"/>
          <w:rFonts w:cs="Times New Roman"/>
          <w:sz w:val="20"/>
          <w:szCs w:val="20"/>
          <w:lang w:val="en-GB"/>
        </w:rPr>
        <w:fldChar w:fldCharType="end"/>
      </w:r>
      <w:r w:rsidRPr="00697E49">
        <w:rPr>
          <w:rFonts w:cs="Times New Roman"/>
          <w:sz w:val="20"/>
          <w:szCs w:val="20"/>
          <w:lang w:val="en-GB"/>
        </w:rPr>
        <w:t>.</w:t>
      </w:r>
    </w:p>
    <w:p w14:paraId="2BCC56A9" w14:textId="4495DB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Snow, K. et al., 2017: The Response of Ice Sheets to Climate Variability.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4604" w:author="Clotilde Pean" w:date="2021-06-21T14:15:00Z">
            <w:rPr/>
          </w:rPrChange>
        </w:rPr>
        <w:instrText xml:space="preserve"> HYPERLINK "https://dx.doi.org/10.1002/2017gl075745" </w:instrText>
      </w:r>
      <w:r w:rsidR="00642F13">
        <w:fldChar w:fldCharType="separate"/>
      </w:r>
      <w:r w:rsidRPr="00697E49">
        <w:rPr>
          <w:rStyle w:val="Hyperlink"/>
          <w:rFonts w:cs="Times New Roman"/>
          <w:sz w:val="20"/>
          <w:szCs w:val="20"/>
          <w:lang w:val="en-GB"/>
        </w:rPr>
        <w:t>10.1002/2017gl075745</w:t>
      </w:r>
      <w:r w:rsidR="00642F13">
        <w:rPr>
          <w:rStyle w:val="Hyperlink"/>
          <w:rFonts w:cs="Times New Roman"/>
          <w:sz w:val="20"/>
          <w:szCs w:val="20"/>
          <w:lang w:val="en-GB"/>
        </w:rPr>
        <w:fldChar w:fldCharType="end"/>
      </w:r>
      <w:r w:rsidRPr="00697E49">
        <w:rPr>
          <w:rFonts w:cs="Times New Roman"/>
          <w:sz w:val="20"/>
          <w:szCs w:val="20"/>
          <w:lang w:val="en-GB"/>
        </w:rPr>
        <w:t>.</w:t>
      </w:r>
    </w:p>
    <w:p w14:paraId="4401A54B" w14:textId="4C1F738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Solman, S. and I. Orlanski, 2016a: Climate change over the extratropical southern hemisphere: the tale from an ensemble of reanalysis datasets. </w:t>
      </w:r>
      <w:r w:rsidRPr="00697E49">
        <w:rPr>
          <w:rFonts w:cs="Times New Roman"/>
          <w:i/>
          <w:sz w:val="20"/>
          <w:szCs w:val="20"/>
          <w:lang w:val="en-GB"/>
        </w:rPr>
        <w:t>J. Climate</w:t>
      </w:r>
      <w:r w:rsidRPr="00697E49">
        <w:rPr>
          <w:rFonts w:cs="Times New Roman"/>
          <w:sz w:val="20"/>
          <w:szCs w:val="20"/>
          <w:lang w:val="en-GB"/>
        </w:rPr>
        <w:t>, doi:</w:t>
      </w:r>
      <w:r w:rsidR="00642F13">
        <w:fldChar w:fldCharType="begin"/>
      </w:r>
      <w:r w:rsidR="00642F13" w:rsidRPr="001D5B54">
        <w:rPr>
          <w:lang w:val="en-US"/>
          <w:rPrChange w:id="4605" w:author="Clotilde Pean" w:date="2021-06-21T14:15:00Z">
            <w:rPr/>
          </w:rPrChange>
        </w:rPr>
        <w:instrText xml:space="preserve"> HYPERLINK "https://dx.doi.org/10.1175/jcli-d-15-0588.1" </w:instrText>
      </w:r>
      <w:r w:rsidR="00642F13">
        <w:fldChar w:fldCharType="separate"/>
      </w:r>
      <w:r w:rsidRPr="00697E49">
        <w:rPr>
          <w:rStyle w:val="Hyperlink"/>
          <w:rFonts w:cs="Times New Roman"/>
          <w:sz w:val="20"/>
          <w:szCs w:val="20"/>
          <w:lang w:val="en-GB"/>
        </w:rPr>
        <w:t>10.1175/jcli-d-15-0588.1</w:t>
      </w:r>
      <w:r w:rsidR="00642F13">
        <w:rPr>
          <w:rStyle w:val="Hyperlink"/>
          <w:rFonts w:cs="Times New Roman"/>
          <w:sz w:val="20"/>
          <w:szCs w:val="20"/>
          <w:lang w:val="en-GB"/>
        </w:rPr>
        <w:fldChar w:fldCharType="end"/>
      </w:r>
      <w:r w:rsidRPr="00697E49">
        <w:rPr>
          <w:rFonts w:cs="Times New Roman"/>
          <w:sz w:val="20"/>
          <w:szCs w:val="20"/>
          <w:lang w:val="en-GB"/>
        </w:rPr>
        <w:t>.</w:t>
      </w:r>
    </w:p>
    <w:p w14:paraId="6D9FD6A2" w14:textId="2C0FE44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Solman, S. and I. Orlanski, 2016b: Climate change over the extratropical southern hemisphere: the tale from an ensemble of reanalysis datasets. </w:t>
      </w:r>
      <w:r w:rsidRPr="00697E49">
        <w:rPr>
          <w:rFonts w:cs="Times New Roman"/>
          <w:i/>
          <w:sz w:val="20"/>
          <w:szCs w:val="20"/>
          <w:lang w:val="en-GB"/>
        </w:rPr>
        <w:t>J. Climate</w:t>
      </w:r>
      <w:r w:rsidRPr="00697E49">
        <w:rPr>
          <w:rFonts w:cs="Times New Roman"/>
          <w:sz w:val="20"/>
          <w:szCs w:val="20"/>
          <w:lang w:val="en-GB"/>
        </w:rPr>
        <w:t>, doi:</w:t>
      </w:r>
      <w:r w:rsidR="00642F13">
        <w:fldChar w:fldCharType="begin"/>
      </w:r>
      <w:r w:rsidR="00642F13" w:rsidRPr="001D5B54">
        <w:rPr>
          <w:lang w:val="en-US"/>
          <w:rPrChange w:id="4606" w:author="Clotilde Pean" w:date="2021-06-21T14:15:00Z">
            <w:rPr/>
          </w:rPrChange>
        </w:rPr>
        <w:instrText xml:space="preserve"> HYPERLINK "https://dx.doi.org/10.1175/jcli-d-15-0588.1" </w:instrText>
      </w:r>
      <w:r w:rsidR="00642F13">
        <w:fldChar w:fldCharType="separate"/>
      </w:r>
      <w:r w:rsidRPr="00697E49">
        <w:rPr>
          <w:rStyle w:val="Hyperlink"/>
          <w:rFonts w:cs="Times New Roman"/>
          <w:sz w:val="20"/>
          <w:szCs w:val="20"/>
          <w:lang w:val="en-GB"/>
        </w:rPr>
        <w:t>10.1175/jcli-d-15-0588.1</w:t>
      </w:r>
      <w:r w:rsidR="00642F13">
        <w:rPr>
          <w:rStyle w:val="Hyperlink"/>
          <w:rFonts w:cs="Times New Roman"/>
          <w:sz w:val="20"/>
          <w:szCs w:val="20"/>
          <w:lang w:val="en-GB"/>
        </w:rPr>
        <w:fldChar w:fldCharType="end"/>
      </w:r>
      <w:r w:rsidRPr="00697E49">
        <w:rPr>
          <w:rFonts w:cs="Times New Roman"/>
          <w:sz w:val="20"/>
          <w:szCs w:val="20"/>
          <w:lang w:val="en-GB"/>
        </w:rPr>
        <w:t>.</w:t>
      </w:r>
    </w:p>
    <w:p w14:paraId="78B4D5EC" w14:textId="70CEFD4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Solomon, A. and L.M. Polvani, 2016: Highly Significant Responses to Anthropogenic Forcings of the Midlatitude Jet in the Southern Hemisphere.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29(9)</w:t>
      </w:r>
      <w:r w:rsidRPr="00697E49">
        <w:rPr>
          <w:rFonts w:cs="Times New Roman"/>
          <w:sz w:val="20"/>
          <w:szCs w:val="20"/>
          <w:lang w:val="en-GB"/>
        </w:rPr>
        <w:t>, 3463–3470, doi:</w:t>
      </w:r>
      <w:r w:rsidR="00642F13">
        <w:fldChar w:fldCharType="begin"/>
      </w:r>
      <w:r w:rsidR="00642F13" w:rsidRPr="001D5B54">
        <w:rPr>
          <w:lang w:val="en-US"/>
          <w:rPrChange w:id="4607" w:author="Clotilde Pean" w:date="2021-06-21T14:15:00Z">
            <w:rPr/>
          </w:rPrChange>
        </w:rPr>
        <w:instrText xml:space="preserve"> HYPERLINK "https://dx.doi.org/10.1175/jcli-d-16-0034.1" </w:instrText>
      </w:r>
      <w:r w:rsidR="00642F13">
        <w:fldChar w:fldCharType="separate"/>
      </w:r>
      <w:r w:rsidRPr="00697E49">
        <w:rPr>
          <w:rStyle w:val="Hyperlink"/>
          <w:rFonts w:cs="Times New Roman"/>
          <w:sz w:val="20"/>
          <w:szCs w:val="20"/>
          <w:lang w:val="en-GB"/>
        </w:rPr>
        <w:t>10.1175/jcli-d-16-0034.1</w:t>
      </w:r>
      <w:r w:rsidR="00642F13">
        <w:rPr>
          <w:rStyle w:val="Hyperlink"/>
          <w:rFonts w:cs="Times New Roman"/>
          <w:sz w:val="20"/>
          <w:szCs w:val="20"/>
          <w:lang w:val="en-GB"/>
        </w:rPr>
        <w:fldChar w:fldCharType="end"/>
      </w:r>
      <w:r w:rsidRPr="00697E49">
        <w:rPr>
          <w:rFonts w:cs="Times New Roman"/>
          <w:sz w:val="20"/>
          <w:szCs w:val="20"/>
          <w:lang w:val="en-GB"/>
        </w:rPr>
        <w:t>.</w:t>
      </w:r>
    </w:p>
    <w:p w14:paraId="4FD70287" w14:textId="32B81A2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Son, S.-W. et al., 2018a: Tropospheric jet response to Antarctic ozone depletion: An update with Chemistry-Climate Model Initiative (CCMI) models.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13(5)</w:t>
      </w:r>
      <w:r w:rsidRPr="00697E49">
        <w:rPr>
          <w:rFonts w:cs="Times New Roman"/>
          <w:sz w:val="20"/>
          <w:szCs w:val="20"/>
          <w:lang w:val="en-GB"/>
        </w:rPr>
        <w:t>, doi:</w:t>
      </w:r>
      <w:r w:rsidR="00642F13">
        <w:fldChar w:fldCharType="begin"/>
      </w:r>
      <w:r w:rsidR="00642F13" w:rsidRPr="001D5B54">
        <w:rPr>
          <w:lang w:val="en-US"/>
          <w:rPrChange w:id="4608" w:author="Clotilde Pean" w:date="2021-06-21T14:15:00Z">
            <w:rPr/>
          </w:rPrChange>
        </w:rPr>
        <w:instrText xml:space="preserve"> HYPERLINK "https://dx.doi.org/10.1088/1748-9326/aabf21" </w:instrText>
      </w:r>
      <w:r w:rsidR="00642F13">
        <w:fldChar w:fldCharType="separate"/>
      </w:r>
      <w:r w:rsidRPr="00697E49">
        <w:rPr>
          <w:rStyle w:val="Hyperlink"/>
          <w:rFonts w:cs="Times New Roman"/>
          <w:sz w:val="20"/>
          <w:szCs w:val="20"/>
          <w:lang w:val="en-GB"/>
        </w:rPr>
        <w:t>10.1088/1748-9326/aabf21</w:t>
      </w:r>
      <w:r w:rsidR="00642F13">
        <w:rPr>
          <w:rStyle w:val="Hyperlink"/>
          <w:rFonts w:cs="Times New Roman"/>
          <w:sz w:val="20"/>
          <w:szCs w:val="20"/>
          <w:lang w:val="en-GB"/>
        </w:rPr>
        <w:fldChar w:fldCharType="end"/>
      </w:r>
      <w:r w:rsidRPr="00697E49">
        <w:rPr>
          <w:rFonts w:cs="Times New Roman"/>
          <w:sz w:val="20"/>
          <w:szCs w:val="20"/>
          <w:lang w:val="en-GB"/>
        </w:rPr>
        <w:t>.</w:t>
      </w:r>
    </w:p>
    <w:p w14:paraId="5BD134BF" w14:textId="1B771B2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Son, S.-W. et al., 2018b: Tropospheric jet response to Antarctic ozone depletion: An update with Chemistry-Climate Model Initiative (CCMI) models.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13(5)</w:t>
      </w:r>
      <w:r w:rsidRPr="00697E49">
        <w:rPr>
          <w:rFonts w:cs="Times New Roman"/>
          <w:sz w:val="20"/>
          <w:szCs w:val="20"/>
          <w:lang w:val="en-GB"/>
        </w:rPr>
        <w:t>, doi:</w:t>
      </w:r>
      <w:r w:rsidR="00642F13">
        <w:fldChar w:fldCharType="begin"/>
      </w:r>
      <w:r w:rsidR="00642F13" w:rsidRPr="001D5B54">
        <w:rPr>
          <w:lang w:val="en-US"/>
          <w:rPrChange w:id="4609" w:author="Clotilde Pean" w:date="2021-06-21T14:15:00Z">
            <w:rPr/>
          </w:rPrChange>
        </w:rPr>
        <w:instrText xml:space="preserve"> HYPERLINK "https://dx.doi.org/10.1088/1748-9326/aabf21" </w:instrText>
      </w:r>
      <w:r w:rsidR="00642F13">
        <w:fldChar w:fldCharType="separate"/>
      </w:r>
      <w:r w:rsidRPr="00697E49">
        <w:rPr>
          <w:rStyle w:val="Hyperlink"/>
          <w:rFonts w:cs="Times New Roman"/>
          <w:sz w:val="20"/>
          <w:szCs w:val="20"/>
          <w:lang w:val="en-GB"/>
        </w:rPr>
        <w:t>10.1088/1748-9326/aabf21</w:t>
      </w:r>
      <w:r w:rsidR="00642F13">
        <w:rPr>
          <w:rStyle w:val="Hyperlink"/>
          <w:rFonts w:cs="Times New Roman"/>
          <w:sz w:val="20"/>
          <w:szCs w:val="20"/>
          <w:lang w:val="en-GB"/>
        </w:rPr>
        <w:fldChar w:fldCharType="end"/>
      </w:r>
      <w:r w:rsidRPr="00697E49">
        <w:rPr>
          <w:rFonts w:cs="Times New Roman"/>
          <w:sz w:val="20"/>
          <w:szCs w:val="20"/>
          <w:lang w:val="en-GB"/>
        </w:rPr>
        <w:t>.</w:t>
      </w:r>
    </w:p>
    <w:p w14:paraId="435A9ABD" w14:textId="243E4BF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Song, M., L. Wei, and Z. Wang, 2016: Quantifying the contribution of natural variability to September Arctic sea ice decline. </w:t>
      </w:r>
      <w:r w:rsidRPr="00697E49">
        <w:rPr>
          <w:rFonts w:cs="Times New Roman"/>
          <w:i/>
          <w:sz w:val="20"/>
          <w:szCs w:val="20"/>
          <w:lang w:val="en-GB"/>
        </w:rPr>
        <w:t>Acta Oceanologica Sinica</w:t>
      </w:r>
      <w:r w:rsidRPr="00697E49">
        <w:rPr>
          <w:rFonts w:cs="Times New Roman"/>
          <w:sz w:val="20"/>
          <w:szCs w:val="20"/>
          <w:lang w:val="en-GB"/>
        </w:rPr>
        <w:t xml:space="preserve">, </w:t>
      </w:r>
      <w:r w:rsidRPr="00697E49">
        <w:rPr>
          <w:rFonts w:cs="Times New Roman"/>
          <w:b/>
          <w:sz w:val="20"/>
          <w:szCs w:val="20"/>
          <w:lang w:val="en-GB"/>
        </w:rPr>
        <w:t>35(5)</w:t>
      </w:r>
      <w:r w:rsidRPr="00697E49">
        <w:rPr>
          <w:rFonts w:cs="Times New Roman"/>
          <w:sz w:val="20"/>
          <w:szCs w:val="20"/>
          <w:lang w:val="en-GB"/>
        </w:rPr>
        <w:t>, 49–53, doi:</w:t>
      </w:r>
      <w:r w:rsidR="00642F13">
        <w:fldChar w:fldCharType="begin"/>
      </w:r>
      <w:r w:rsidR="00642F13" w:rsidRPr="001D5B54">
        <w:rPr>
          <w:lang w:val="en-US"/>
          <w:rPrChange w:id="4610" w:author="Clotilde Pean" w:date="2021-06-21T14:15:00Z">
            <w:rPr/>
          </w:rPrChange>
        </w:rPr>
        <w:instrText xml:space="preserve"> HYPERLINK "https://dx.doi.org/10.1007/s13131-016-0854-5" </w:instrText>
      </w:r>
      <w:r w:rsidR="00642F13">
        <w:fldChar w:fldCharType="separate"/>
      </w:r>
      <w:r w:rsidRPr="00697E49">
        <w:rPr>
          <w:rStyle w:val="Hyperlink"/>
          <w:rFonts w:cs="Times New Roman"/>
          <w:sz w:val="20"/>
          <w:szCs w:val="20"/>
          <w:lang w:val="en-GB"/>
        </w:rPr>
        <w:t>10.1007/s13131-016-0854-5</w:t>
      </w:r>
      <w:r w:rsidR="00642F13">
        <w:rPr>
          <w:rStyle w:val="Hyperlink"/>
          <w:rFonts w:cs="Times New Roman"/>
          <w:sz w:val="20"/>
          <w:szCs w:val="20"/>
          <w:lang w:val="en-GB"/>
        </w:rPr>
        <w:fldChar w:fldCharType="end"/>
      </w:r>
      <w:r w:rsidRPr="00697E49">
        <w:rPr>
          <w:rFonts w:cs="Times New Roman"/>
          <w:sz w:val="20"/>
          <w:szCs w:val="20"/>
          <w:lang w:val="en-GB"/>
        </w:rPr>
        <w:t>.</w:t>
      </w:r>
    </w:p>
    <w:p w14:paraId="04F63BC6" w14:textId="557C088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Sousa, P.M., R.M. Trigo, D. Barriopedro, P.M.M. Soares, and J.A. Santos, 2018: European temperature responses to blocking and ridge regional patterns.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50(1)</w:t>
      </w:r>
      <w:r w:rsidRPr="00697E49">
        <w:rPr>
          <w:rFonts w:cs="Times New Roman"/>
          <w:sz w:val="20"/>
          <w:szCs w:val="20"/>
          <w:lang w:val="en-GB"/>
        </w:rPr>
        <w:t>, 457–477, doi:</w:t>
      </w:r>
      <w:r w:rsidR="00642F13">
        <w:fldChar w:fldCharType="begin"/>
      </w:r>
      <w:r w:rsidR="00642F13" w:rsidRPr="001D5B54">
        <w:rPr>
          <w:lang w:val="en-US"/>
          <w:rPrChange w:id="4611" w:author="Clotilde Pean" w:date="2021-06-21T14:15:00Z">
            <w:rPr/>
          </w:rPrChange>
        </w:rPr>
        <w:instrText xml:space="preserve"> HYPERLINK "https://dx.doi.org/10.1007/s00382-017-3620-2" </w:instrText>
      </w:r>
      <w:r w:rsidR="00642F13">
        <w:fldChar w:fldCharType="separate"/>
      </w:r>
      <w:r w:rsidRPr="00697E49">
        <w:rPr>
          <w:rStyle w:val="Hyperlink"/>
          <w:rFonts w:cs="Times New Roman"/>
          <w:sz w:val="20"/>
          <w:szCs w:val="20"/>
          <w:lang w:val="en-GB"/>
        </w:rPr>
        <w:t>10.1007/s00382-017-3620-2</w:t>
      </w:r>
      <w:r w:rsidR="00642F13">
        <w:rPr>
          <w:rStyle w:val="Hyperlink"/>
          <w:rFonts w:cs="Times New Roman"/>
          <w:sz w:val="20"/>
          <w:szCs w:val="20"/>
          <w:lang w:val="en-GB"/>
        </w:rPr>
        <w:fldChar w:fldCharType="end"/>
      </w:r>
      <w:r w:rsidRPr="00697E49">
        <w:rPr>
          <w:rFonts w:cs="Times New Roman"/>
          <w:sz w:val="20"/>
          <w:szCs w:val="20"/>
          <w:lang w:val="en-GB"/>
        </w:rPr>
        <w:t>.</w:t>
      </w:r>
    </w:p>
    <w:p w14:paraId="125F0B51" w14:textId="6F6FE5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Srivastava, A.K. and T. DelSole, 2014: Robust Forced Response in South Asian Summer Monsoon in a Future Climate.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27(20)</w:t>
      </w:r>
      <w:r w:rsidRPr="00697E49">
        <w:rPr>
          <w:rFonts w:cs="Times New Roman"/>
          <w:sz w:val="20"/>
          <w:szCs w:val="20"/>
          <w:lang w:val="en-GB"/>
        </w:rPr>
        <w:t>, 7849–7860, doi:</w:t>
      </w:r>
      <w:r w:rsidR="00642F13">
        <w:fldChar w:fldCharType="begin"/>
      </w:r>
      <w:r w:rsidR="00642F13" w:rsidRPr="001D5B54">
        <w:rPr>
          <w:lang w:val="en-US"/>
          <w:rPrChange w:id="4612" w:author="Clotilde Pean" w:date="2021-06-21T14:15:00Z">
            <w:rPr/>
          </w:rPrChange>
        </w:rPr>
        <w:instrText xml:space="preserve"> HYPERLINK "https://dx.doi.org/10.1175/jcli-d-13-00599.1" </w:instrText>
      </w:r>
      <w:r w:rsidR="00642F13">
        <w:fldChar w:fldCharType="separate"/>
      </w:r>
      <w:r w:rsidRPr="00697E49">
        <w:rPr>
          <w:rStyle w:val="Hyperlink"/>
          <w:rFonts w:cs="Times New Roman"/>
          <w:sz w:val="20"/>
          <w:szCs w:val="20"/>
          <w:lang w:val="en-GB"/>
        </w:rPr>
        <w:t>10.1175/jcli-d-13-00599.1</w:t>
      </w:r>
      <w:r w:rsidR="00642F13">
        <w:rPr>
          <w:rStyle w:val="Hyperlink"/>
          <w:rFonts w:cs="Times New Roman"/>
          <w:sz w:val="20"/>
          <w:szCs w:val="20"/>
          <w:lang w:val="en-GB"/>
        </w:rPr>
        <w:fldChar w:fldCharType="end"/>
      </w:r>
      <w:r w:rsidRPr="00697E49">
        <w:rPr>
          <w:rFonts w:cs="Times New Roman"/>
          <w:sz w:val="20"/>
          <w:szCs w:val="20"/>
          <w:lang w:val="en-GB"/>
        </w:rPr>
        <w:t>.</w:t>
      </w:r>
    </w:p>
    <w:p w14:paraId="32D2F83A" w14:textId="6F4070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Staten, P.W., J. Lu, K.M. Grise, S.M. Davis, and T. Birner, 2018: Re-examining tropical expansion.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8(9)</w:t>
      </w:r>
      <w:r w:rsidRPr="00697E49">
        <w:rPr>
          <w:rFonts w:cs="Times New Roman"/>
          <w:sz w:val="20"/>
          <w:szCs w:val="20"/>
          <w:lang w:val="en-GB"/>
        </w:rPr>
        <w:t>, 768–775, doi:</w:t>
      </w:r>
      <w:r w:rsidR="00642F13">
        <w:fldChar w:fldCharType="begin"/>
      </w:r>
      <w:r w:rsidR="00642F13" w:rsidRPr="001D5B54">
        <w:rPr>
          <w:lang w:val="en-US"/>
          <w:rPrChange w:id="4613" w:author="Clotilde Pean" w:date="2021-06-21T14:15:00Z">
            <w:rPr/>
          </w:rPrChange>
        </w:rPr>
        <w:instrText xml:space="preserve"> HYPERLINK "https://dx.doi.org/10.1038/s41558-018-0246-2" </w:instrText>
      </w:r>
      <w:r w:rsidR="00642F13">
        <w:fldChar w:fldCharType="separate"/>
      </w:r>
      <w:r w:rsidRPr="00697E49">
        <w:rPr>
          <w:rStyle w:val="Hyperlink"/>
          <w:rFonts w:cs="Times New Roman"/>
          <w:sz w:val="20"/>
          <w:szCs w:val="20"/>
          <w:lang w:val="en-GB"/>
        </w:rPr>
        <w:t>10.1038/s41558-018-0246-2</w:t>
      </w:r>
      <w:r w:rsidR="00642F13">
        <w:rPr>
          <w:rStyle w:val="Hyperlink"/>
          <w:rFonts w:cs="Times New Roman"/>
          <w:sz w:val="20"/>
          <w:szCs w:val="20"/>
          <w:lang w:val="en-GB"/>
        </w:rPr>
        <w:fldChar w:fldCharType="end"/>
      </w:r>
      <w:r w:rsidRPr="00697E49">
        <w:rPr>
          <w:rFonts w:cs="Times New Roman"/>
          <w:sz w:val="20"/>
          <w:szCs w:val="20"/>
          <w:lang w:val="en-GB"/>
        </w:rPr>
        <w:t>.</w:t>
      </w:r>
    </w:p>
    <w:p w14:paraId="16306629" w14:textId="246C72D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Staten, P.W. et al., 2020: Tropical Widening: From Global Variations to Regional Impacts.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101(6)</w:t>
      </w:r>
      <w:r w:rsidRPr="00697E49">
        <w:rPr>
          <w:rFonts w:cs="Times New Roman"/>
          <w:sz w:val="20"/>
          <w:szCs w:val="20"/>
          <w:lang w:val="en-GB"/>
        </w:rPr>
        <w:t>, E897–E904, doi:</w:t>
      </w:r>
      <w:r w:rsidR="00642F13">
        <w:fldChar w:fldCharType="begin"/>
      </w:r>
      <w:r w:rsidR="00642F13" w:rsidRPr="001D5B54">
        <w:rPr>
          <w:lang w:val="en-US"/>
          <w:rPrChange w:id="4614" w:author="Clotilde Pean" w:date="2021-06-21T14:15:00Z">
            <w:rPr/>
          </w:rPrChange>
        </w:rPr>
        <w:instrText xml:space="preserve"> HYPERLINK "https://dx.doi.org/10.1175/bams-d-19-0047.1" </w:instrText>
      </w:r>
      <w:r w:rsidR="00642F13">
        <w:fldChar w:fldCharType="separate"/>
      </w:r>
      <w:r w:rsidRPr="00697E49">
        <w:rPr>
          <w:rStyle w:val="Hyperlink"/>
          <w:rFonts w:cs="Times New Roman"/>
          <w:sz w:val="20"/>
          <w:szCs w:val="20"/>
          <w:lang w:val="en-GB"/>
        </w:rPr>
        <w:t>10.1175/bams-d-19-0047.1</w:t>
      </w:r>
      <w:r w:rsidR="00642F13">
        <w:rPr>
          <w:rStyle w:val="Hyperlink"/>
          <w:rFonts w:cs="Times New Roman"/>
          <w:sz w:val="20"/>
          <w:szCs w:val="20"/>
          <w:lang w:val="en-GB"/>
        </w:rPr>
        <w:fldChar w:fldCharType="end"/>
      </w:r>
      <w:r w:rsidRPr="00697E49">
        <w:rPr>
          <w:rFonts w:cs="Times New Roman"/>
          <w:sz w:val="20"/>
          <w:szCs w:val="20"/>
          <w:lang w:val="en-GB"/>
        </w:rPr>
        <w:t>.</w:t>
      </w:r>
    </w:p>
    <w:p w14:paraId="6F7E5E45" w14:textId="3B8C372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Steinig, S., J. Harlaß, W. Park, and M. Latif, 2018: Sahel rainfall strength and onset improvements due to more realistic Atlantic cold tongue development in a climate model.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2569, doi:</w:t>
      </w:r>
      <w:r w:rsidR="00642F13">
        <w:fldChar w:fldCharType="begin"/>
      </w:r>
      <w:r w:rsidR="00642F13" w:rsidRPr="001D5B54">
        <w:rPr>
          <w:lang w:val="en-US"/>
          <w:rPrChange w:id="4615" w:author="Clotilde Pean" w:date="2021-06-21T14:15:00Z">
            <w:rPr/>
          </w:rPrChange>
        </w:rPr>
        <w:instrText xml:space="preserve"> HYPERLINK "https://dx.doi.org/10.1038/s41598-018-20904-1" </w:instrText>
      </w:r>
      <w:r w:rsidR="00642F13">
        <w:fldChar w:fldCharType="separate"/>
      </w:r>
      <w:r w:rsidRPr="00697E49">
        <w:rPr>
          <w:rStyle w:val="Hyperlink"/>
          <w:rFonts w:cs="Times New Roman"/>
          <w:sz w:val="20"/>
          <w:szCs w:val="20"/>
          <w:lang w:val="en-GB"/>
        </w:rPr>
        <w:t>10.1038/s41598-018-20904-1</w:t>
      </w:r>
      <w:r w:rsidR="00642F13">
        <w:rPr>
          <w:rStyle w:val="Hyperlink"/>
          <w:rFonts w:cs="Times New Roman"/>
          <w:sz w:val="20"/>
          <w:szCs w:val="20"/>
          <w:lang w:val="en-GB"/>
        </w:rPr>
        <w:fldChar w:fldCharType="end"/>
      </w:r>
      <w:r w:rsidRPr="00697E49">
        <w:rPr>
          <w:rFonts w:cs="Times New Roman"/>
          <w:sz w:val="20"/>
          <w:szCs w:val="20"/>
          <w:lang w:val="en-GB"/>
        </w:rPr>
        <w:t>.</w:t>
      </w:r>
    </w:p>
    <w:p w14:paraId="0D2D52AD" w14:textId="1CE8A1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Steinman, B.A., M.E. Mann, and S.K. Miller, 2015: Atlantic and Pacific multidecadal oscillations and Northern Hemisphere temperatures.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347(6225)</w:t>
      </w:r>
      <w:r w:rsidRPr="00697E49">
        <w:rPr>
          <w:rFonts w:cs="Times New Roman"/>
          <w:sz w:val="20"/>
          <w:szCs w:val="20"/>
          <w:lang w:val="en-GB"/>
        </w:rPr>
        <w:t>, 988–991, doi:</w:t>
      </w:r>
      <w:r w:rsidR="00642F13">
        <w:fldChar w:fldCharType="begin"/>
      </w:r>
      <w:r w:rsidR="00642F13" w:rsidRPr="001D5B54">
        <w:rPr>
          <w:lang w:val="en-US"/>
          <w:rPrChange w:id="4616" w:author="Clotilde Pean" w:date="2021-06-21T14:15:00Z">
            <w:rPr/>
          </w:rPrChange>
        </w:rPr>
        <w:instrText xml:space="preserve"> HYPERLINK "https://dx.doi.org/10.1126/science.1257856" </w:instrText>
      </w:r>
      <w:r w:rsidR="00642F13">
        <w:fldChar w:fldCharType="separate"/>
      </w:r>
      <w:r w:rsidRPr="00697E49">
        <w:rPr>
          <w:rStyle w:val="Hyperlink"/>
          <w:rFonts w:cs="Times New Roman"/>
          <w:sz w:val="20"/>
          <w:szCs w:val="20"/>
          <w:lang w:val="en-GB"/>
        </w:rPr>
        <w:t>10.1126/science.1257856</w:t>
      </w:r>
      <w:r w:rsidR="00642F13">
        <w:rPr>
          <w:rStyle w:val="Hyperlink"/>
          <w:rFonts w:cs="Times New Roman"/>
          <w:sz w:val="20"/>
          <w:szCs w:val="20"/>
          <w:lang w:val="en-GB"/>
        </w:rPr>
        <w:fldChar w:fldCharType="end"/>
      </w:r>
      <w:r w:rsidRPr="00697E49">
        <w:rPr>
          <w:rFonts w:cs="Times New Roman"/>
          <w:sz w:val="20"/>
          <w:szCs w:val="20"/>
          <w:lang w:val="en-GB"/>
        </w:rPr>
        <w:t>.</w:t>
      </w:r>
    </w:p>
    <w:p w14:paraId="23867F49" w14:textId="55F0E6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Stendardo, I. and N. Gruber, 2012: Oxygen trends over five decades in the North Atlantic.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117(C11)</w:t>
      </w:r>
      <w:r w:rsidRPr="00697E49">
        <w:rPr>
          <w:rFonts w:cs="Times New Roman"/>
          <w:sz w:val="20"/>
          <w:szCs w:val="20"/>
          <w:lang w:val="en-GB"/>
        </w:rPr>
        <w:t>, n/a–n/a, doi:</w:t>
      </w:r>
      <w:r w:rsidR="00642F13">
        <w:fldChar w:fldCharType="begin"/>
      </w:r>
      <w:r w:rsidR="00642F13" w:rsidRPr="001D5B54">
        <w:rPr>
          <w:lang w:val="en-US"/>
          <w:rPrChange w:id="4617" w:author="Clotilde Pean" w:date="2021-06-21T14:15:00Z">
            <w:rPr/>
          </w:rPrChange>
        </w:rPr>
        <w:instrText xml:space="preserve"> HYPERLINK "https://dx.doi.org/10.1029/2012jc007909" </w:instrText>
      </w:r>
      <w:r w:rsidR="00642F13">
        <w:fldChar w:fldCharType="separate"/>
      </w:r>
      <w:r w:rsidRPr="00697E49">
        <w:rPr>
          <w:rStyle w:val="Hyperlink"/>
          <w:rFonts w:cs="Times New Roman"/>
          <w:sz w:val="20"/>
          <w:szCs w:val="20"/>
          <w:lang w:val="en-GB"/>
        </w:rPr>
        <w:t>10.1029/2012jc007909</w:t>
      </w:r>
      <w:r w:rsidR="00642F13">
        <w:rPr>
          <w:rStyle w:val="Hyperlink"/>
          <w:rFonts w:cs="Times New Roman"/>
          <w:sz w:val="20"/>
          <w:szCs w:val="20"/>
          <w:lang w:val="en-GB"/>
        </w:rPr>
        <w:fldChar w:fldCharType="end"/>
      </w:r>
      <w:r w:rsidRPr="00697E49">
        <w:rPr>
          <w:rFonts w:cs="Times New Roman"/>
          <w:sz w:val="20"/>
          <w:szCs w:val="20"/>
          <w:lang w:val="en-GB"/>
        </w:rPr>
        <w:t>.</w:t>
      </w:r>
    </w:p>
    <w:p w14:paraId="15C5B2D4" w14:textId="7EEEAF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Steptoe, H., L.J. Wilcox, and E.J. Highwood, 2016: Is there a robust effect of anthropogenic aerosols on the Southern Annular Mode?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121(17)</w:t>
      </w:r>
      <w:r w:rsidRPr="00697E49">
        <w:rPr>
          <w:rFonts w:cs="Times New Roman"/>
          <w:sz w:val="20"/>
          <w:szCs w:val="20"/>
          <w:lang w:val="en-GB"/>
        </w:rPr>
        <w:t>, 10,029–10,042, doi:</w:t>
      </w:r>
      <w:r w:rsidR="00642F13">
        <w:fldChar w:fldCharType="begin"/>
      </w:r>
      <w:r w:rsidR="00642F13" w:rsidRPr="001D5B54">
        <w:rPr>
          <w:lang w:val="en-US"/>
          <w:rPrChange w:id="4618" w:author="Clotilde Pean" w:date="2021-06-21T14:15:00Z">
            <w:rPr/>
          </w:rPrChange>
        </w:rPr>
        <w:instrText xml:space="preserve"> HYPERLINK "https://dx.doi.org/10.1002/2015jd024218" </w:instrText>
      </w:r>
      <w:r w:rsidR="00642F13">
        <w:fldChar w:fldCharType="separate"/>
      </w:r>
      <w:r w:rsidRPr="00697E49">
        <w:rPr>
          <w:rStyle w:val="Hyperlink"/>
          <w:rFonts w:cs="Times New Roman"/>
          <w:sz w:val="20"/>
          <w:szCs w:val="20"/>
          <w:lang w:val="en-GB"/>
        </w:rPr>
        <w:t>10.1002/2015jd024218</w:t>
      </w:r>
      <w:r w:rsidR="00642F13">
        <w:rPr>
          <w:rStyle w:val="Hyperlink"/>
          <w:rFonts w:cs="Times New Roman"/>
          <w:sz w:val="20"/>
          <w:szCs w:val="20"/>
          <w:lang w:val="en-GB"/>
        </w:rPr>
        <w:fldChar w:fldCharType="end"/>
      </w:r>
      <w:r w:rsidRPr="00697E49">
        <w:rPr>
          <w:rFonts w:cs="Times New Roman"/>
          <w:sz w:val="20"/>
          <w:szCs w:val="20"/>
          <w:lang w:val="en-GB"/>
        </w:rPr>
        <w:t>.</w:t>
      </w:r>
    </w:p>
    <w:p w14:paraId="25BD325A" w14:textId="24E409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Stern, D.I. and R.K. Kaufmann, 2014: Anthropogenic and natural causes of climate change. </w:t>
      </w:r>
      <w:r w:rsidRPr="00697E49">
        <w:rPr>
          <w:rFonts w:cs="Times New Roman"/>
          <w:i/>
          <w:sz w:val="20"/>
          <w:szCs w:val="20"/>
          <w:lang w:val="en-GB"/>
        </w:rPr>
        <w:t>Climatic Change</w:t>
      </w:r>
      <w:r w:rsidRPr="00697E49">
        <w:rPr>
          <w:rFonts w:cs="Times New Roman"/>
          <w:sz w:val="20"/>
          <w:szCs w:val="20"/>
          <w:lang w:val="en-GB"/>
        </w:rPr>
        <w:t xml:space="preserve">, </w:t>
      </w:r>
      <w:r w:rsidRPr="00697E49">
        <w:rPr>
          <w:rFonts w:cs="Times New Roman"/>
          <w:b/>
          <w:sz w:val="20"/>
          <w:szCs w:val="20"/>
          <w:lang w:val="en-GB"/>
        </w:rPr>
        <w:t>122(1–2)</w:t>
      </w:r>
      <w:r w:rsidRPr="00697E49">
        <w:rPr>
          <w:rFonts w:cs="Times New Roman"/>
          <w:sz w:val="20"/>
          <w:szCs w:val="20"/>
          <w:lang w:val="en-GB"/>
        </w:rPr>
        <w:t>, doi:</w:t>
      </w:r>
      <w:r w:rsidR="00642F13">
        <w:fldChar w:fldCharType="begin"/>
      </w:r>
      <w:r w:rsidR="00642F13" w:rsidRPr="001D5B54">
        <w:rPr>
          <w:lang w:val="en-US"/>
          <w:rPrChange w:id="4619" w:author="Clotilde Pean" w:date="2021-06-21T14:15:00Z">
            <w:rPr/>
          </w:rPrChange>
        </w:rPr>
        <w:instrText xml:space="preserve"> HYPERLINK "https://dx.doi.org/10.1007/s10584-013-1007-x" </w:instrText>
      </w:r>
      <w:r w:rsidR="00642F13">
        <w:fldChar w:fldCharType="separate"/>
      </w:r>
      <w:r w:rsidRPr="00697E49">
        <w:rPr>
          <w:rStyle w:val="Hyperlink"/>
          <w:rFonts w:cs="Times New Roman"/>
          <w:sz w:val="20"/>
          <w:szCs w:val="20"/>
          <w:lang w:val="en-GB"/>
        </w:rPr>
        <w:t>10.1007/s10584-013-1007-x</w:t>
      </w:r>
      <w:r w:rsidR="00642F13">
        <w:rPr>
          <w:rStyle w:val="Hyperlink"/>
          <w:rFonts w:cs="Times New Roman"/>
          <w:sz w:val="20"/>
          <w:szCs w:val="20"/>
          <w:lang w:val="en-GB"/>
        </w:rPr>
        <w:fldChar w:fldCharType="end"/>
      </w:r>
      <w:r w:rsidRPr="00697E49">
        <w:rPr>
          <w:rFonts w:cs="Times New Roman"/>
          <w:sz w:val="20"/>
          <w:szCs w:val="20"/>
          <w:lang w:val="en-GB"/>
        </w:rPr>
        <w:t>.</w:t>
      </w:r>
    </w:p>
    <w:p w14:paraId="5B47A161" w14:textId="3A41E10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Stevenson, S., A. Capotondi, J. Fasullo, and B. Otto-Bliesner, 2017: Forced changes to twentieth century ENSO diversity in a last Millennium context. </w:t>
      </w:r>
      <w:r w:rsidRPr="00697E49">
        <w:rPr>
          <w:rFonts w:cs="Times New Roman"/>
          <w:i/>
          <w:sz w:val="20"/>
          <w:szCs w:val="20"/>
          <w:lang w:val="en-GB"/>
        </w:rPr>
        <w:t>Climate Dynamics</w:t>
      </w:r>
      <w:r w:rsidRPr="00697E49">
        <w:rPr>
          <w:rFonts w:cs="Times New Roman"/>
          <w:sz w:val="20"/>
          <w:szCs w:val="20"/>
          <w:lang w:val="en-GB"/>
        </w:rPr>
        <w:t>, doi:</w:t>
      </w:r>
      <w:r w:rsidR="00642F13">
        <w:fldChar w:fldCharType="begin"/>
      </w:r>
      <w:r w:rsidR="00642F13" w:rsidRPr="001D5B54">
        <w:rPr>
          <w:lang w:val="en-US"/>
          <w:rPrChange w:id="4620" w:author="Clotilde Pean" w:date="2021-06-21T14:15:00Z">
            <w:rPr/>
          </w:rPrChange>
        </w:rPr>
        <w:instrText xml:space="preserve"> HYPERLINK "https://dx.doi.org/10.1007/s00382-017-3573-5" </w:instrText>
      </w:r>
      <w:r w:rsidR="00642F13">
        <w:fldChar w:fldCharType="separate"/>
      </w:r>
      <w:r w:rsidRPr="00697E49">
        <w:rPr>
          <w:rStyle w:val="Hyperlink"/>
          <w:rFonts w:cs="Times New Roman"/>
          <w:sz w:val="20"/>
          <w:szCs w:val="20"/>
          <w:lang w:val="en-GB"/>
        </w:rPr>
        <w:t>10.1007/s00382-017-3573-5</w:t>
      </w:r>
      <w:r w:rsidR="00642F13">
        <w:rPr>
          <w:rStyle w:val="Hyperlink"/>
          <w:rFonts w:cs="Times New Roman"/>
          <w:sz w:val="20"/>
          <w:szCs w:val="20"/>
          <w:lang w:val="en-GB"/>
        </w:rPr>
        <w:fldChar w:fldCharType="end"/>
      </w:r>
      <w:r w:rsidRPr="00697E49">
        <w:rPr>
          <w:rFonts w:cs="Times New Roman"/>
          <w:sz w:val="20"/>
          <w:szCs w:val="20"/>
          <w:lang w:val="en-GB"/>
        </w:rPr>
        <w:t>.</w:t>
      </w:r>
    </w:p>
    <w:p w14:paraId="0C6188C2" w14:textId="1F89D8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Stevenson, S.L., 2012: Significant changes to ENSO strength and impacts in the twenty-first century: Results from CMIP5.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39(17)</w:t>
      </w:r>
      <w:r w:rsidRPr="00697E49">
        <w:rPr>
          <w:rFonts w:cs="Times New Roman"/>
          <w:sz w:val="20"/>
          <w:szCs w:val="20"/>
          <w:lang w:val="en-GB"/>
        </w:rPr>
        <w:t>, 1–5, doi:</w:t>
      </w:r>
      <w:r w:rsidR="00642F13">
        <w:fldChar w:fldCharType="begin"/>
      </w:r>
      <w:r w:rsidR="00642F13" w:rsidRPr="001D5B54">
        <w:rPr>
          <w:lang w:val="en-US"/>
          <w:rPrChange w:id="4621" w:author="Clotilde Pean" w:date="2021-06-21T14:15:00Z">
            <w:rPr/>
          </w:rPrChange>
        </w:rPr>
        <w:instrText xml:space="preserve"> HYPERLINK "https://dx.doi.org/10.1029/2012gl052759" </w:instrText>
      </w:r>
      <w:r w:rsidR="00642F13">
        <w:fldChar w:fldCharType="separate"/>
      </w:r>
      <w:r w:rsidRPr="00697E49">
        <w:rPr>
          <w:rStyle w:val="Hyperlink"/>
          <w:rFonts w:cs="Times New Roman"/>
          <w:sz w:val="20"/>
          <w:szCs w:val="20"/>
          <w:lang w:val="en-GB"/>
        </w:rPr>
        <w:t>10.1029/2012gl052759</w:t>
      </w:r>
      <w:r w:rsidR="00642F13">
        <w:rPr>
          <w:rStyle w:val="Hyperlink"/>
          <w:rFonts w:cs="Times New Roman"/>
          <w:sz w:val="20"/>
          <w:szCs w:val="20"/>
          <w:lang w:val="en-GB"/>
        </w:rPr>
        <w:fldChar w:fldCharType="end"/>
      </w:r>
      <w:r w:rsidRPr="00697E49">
        <w:rPr>
          <w:rFonts w:cs="Times New Roman"/>
          <w:sz w:val="20"/>
          <w:szCs w:val="20"/>
          <w:lang w:val="en-GB"/>
        </w:rPr>
        <w:t>.</w:t>
      </w:r>
    </w:p>
    <w:p w14:paraId="0651B31D" w14:textId="19FA1F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Stolpe, M.B., K. Cowtan, I. Medhaug, and R. Knutti, 2020: Pacific variability reconciles observed and modelled global mean temperature increase since 1950. </w:t>
      </w:r>
      <w:r w:rsidRPr="00697E49">
        <w:rPr>
          <w:rFonts w:cs="Times New Roman"/>
          <w:i/>
          <w:sz w:val="20"/>
          <w:szCs w:val="20"/>
          <w:lang w:val="en-GB"/>
        </w:rPr>
        <w:t>Climate Dynamics</w:t>
      </w:r>
      <w:r w:rsidRPr="00697E49">
        <w:rPr>
          <w:rFonts w:cs="Times New Roman"/>
          <w:sz w:val="20"/>
          <w:szCs w:val="20"/>
          <w:lang w:val="en-GB"/>
        </w:rPr>
        <w:t>, doi:</w:t>
      </w:r>
      <w:r w:rsidR="00642F13">
        <w:fldChar w:fldCharType="begin"/>
      </w:r>
      <w:r w:rsidR="00642F13" w:rsidRPr="001D5B54">
        <w:rPr>
          <w:lang w:val="en-US"/>
          <w:rPrChange w:id="4622" w:author="Clotilde Pean" w:date="2021-06-21T14:15:00Z">
            <w:rPr/>
          </w:rPrChange>
        </w:rPr>
        <w:instrText xml:space="preserve"> HYPERLINK "https://dx.doi.org/10.1007/s00382-020-05493-y" </w:instrText>
      </w:r>
      <w:r w:rsidR="00642F13">
        <w:fldChar w:fldCharType="separate"/>
      </w:r>
      <w:r w:rsidRPr="00697E49">
        <w:rPr>
          <w:rStyle w:val="Hyperlink"/>
          <w:rFonts w:cs="Times New Roman"/>
          <w:sz w:val="20"/>
          <w:szCs w:val="20"/>
          <w:lang w:val="en-GB"/>
        </w:rPr>
        <w:t>10.1007/s00382-020-05493-y</w:t>
      </w:r>
      <w:r w:rsidR="00642F13">
        <w:rPr>
          <w:rStyle w:val="Hyperlink"/>
          <w:rFonts w:cs="Times New Roman"/>
          <w:sz w:val="20"/>
          <w:szCs w:val="20"/>
          <w:lang w:val="en-GB"/>
        </w:rPr>
        <w:fldChar w:fldCharType="end"/>
      </w:r>
      <w:r w:rsidRPr="00697E49">
        <w:rPr>
          <w:rFonts w:cs="Times New Roman"/>
          <w:sz w:val="20"/>
          <w:szCs w:val="20"/>
          <w:lang w:val="en-GB"/>
        </w:rPr>
        <w:t>.</w:t>
      </w:r>
    </w:p>
    <w:p w14:paraId="2B9941F6" w14:textId="5A537D0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Stone, D.A. and G. Hansen, 2016: Rapid systematic assessment of the detection and attribution of regional anthropogenic climate change.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47(5–6)</w:t>
      </w:r>
      <w:r w:rsidRPr="00697E49">
        <w:rPr>
          <w:rFonts w:cs="Times New Roman"/>
          <w:sz w:val="20"/>
          <w:szCs w:val="20"/>
          <w:lang w:val="en-GB"/>
        </w:rPr>
        <w:t>, 1399–1415, doi:</w:t>
      </w:r>
      <w:r w:rsidR="00642F13">
        <w:fldChar w:fldCharType="begin"/>
      </w:r>
      <w:r w:rsidR="00642F13" w:rsidRPr="001D5B54">
        <w:rPr>
          <w:lang w:val="en-US"/>
          <w:rPrChange w:id="4623" w:author="Clotilde Pean" w:date="2021-06-21T14:15:00Z">
            <w:rPr/>
          </w:rPrChange>
        </w:rPr>
        <w:instrText xml:space="preserve"> HYPERLINK "https://dx.doi.org/10.1007/s00382-015-2909-2" </w:instrText>
      </w:r>
      <w:r w:rsidR="00642F13">
        <w:fldChar w:fldCharType="separate"/>
      </w:r>
      <w:r w:rsidRPr="00697E49">
        <w:rPr>
          <w:rStyle w:val="Hyperlink"/>
          <w:rFonts w:cs="Times New Roman"/>
          <w:sz w:val="20"/>
          <w:szCs w:val="20"/>
          <w:lang w:val="en-GB"/>
        </w:rPr>
        <w:t>10.1007/s00382-015-2909-2</w:t>
      </w:r>
      <w:r w:rsidR="00642F13">
        <w:rPr>
          <w:rStyle w:val="Hyperlink"/>
          <w:rFonts w:cs="Times New Roman"/>
          <w:sz w:val="20"/>
          <w:szCs w:val="20"/>
          <w:lang w:val="en-GB"/>
        </w:rPr>
        <w:fldChar w:fldCharType="end"/>
      </w:r>
      <w:r w:rsidRPr="00697E49">
        <w:rPr>
          <w:rFonts w:cs="Times New Roman"/>
          <w:sz w:val="20"/>
          <w:szCs w:val="20"/>
          <w:lang w:val="en-GB"/>
        </w:rPr>
        <w:t>.</w:t>
      </w:r>
    </w:p>
    <w:p w14:paraId="4FF0626A" w14:textId="09D124E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Stone, E.J. et al., 2016: Impact of meltwater on high-latitude early Last Interglacial climate.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12(9)</w:t>
      </w:r>
      <w:r w:rsidRPr="00697E49">
        <w:rPr>
          <w:rFonts w:cs="Times New Roman"/>
          <w:sz w:val="20"/>
          <w:szCs w:val="20"/>
          <w:lang w:val="en-GB"/>
        </w:rPr>
        <w:t>, 1919–1932, doi:</w:t>
      </w:r>
      <w:r w:rsidR="00642F13">
        <w:fldChar w:fldCharType="begin"/>
      </w:r>
      <w:r w:rsidR="00642F13" w:rsidRPr="001D5B54">
        <w:rPr>
          <w:lang w:val="en-US"/>
          <w:rPrChange w:id="4624" w:author="Clotilde Pean" w:date="2021-06-21T14:15:00Z">
            <w:rPr/>
          </w:rPrChange>
        </w:rPr>
        <w:instrText xml:space="preserve"> HYPERLINK "https://dx.doi.org/10.5194/cp-12-1919-2016" </w:instrText>
      </w:r>
      <w:r w:rsidR="00642F13">
        <w:fldChar w:fldCharType="separate"/>
      </w:r>
      <w:r w:rsidRPr="00697E49">
        <w:rPr>
          <w:rStyle w:val="Hyperlink"/>
          <w:rFonts w:cs="Times New Roman"/>
          <w:sz w:val="20"/>
          <w:szCs w:val="20"/>
          <w:lang w:val="en-GB"/>
        </w:rPr>
        <w:t>10.5194/cp-12-1919-2016</w:t>
      </w:r>
      <w:r w:rsidR="00642F13">
        <w:rPr>
          <w:rStyle w:val="Hyperlink"/>
          <w:rFonts w:cs="Times New Roman"/>
          <w:sz w:val="20"/>
          <w:szCs w:val="20"/>
          <w:lang w:val="en-GB"/>
        </w:rPr>
        <w:fldChar w:fldCharType="end"/>
      </w:r>
      <w:r w:rsidRPr="00697E49">
        <w:rPr>
          <w:rFonts w:cs="Times New Roman"/>
          <w:sz w:val="20"/>
          <w:szCs w:val="20"/>
          <w:lang w:val="en-GB"/>
        </w:rPr>
        <w:t>.</w:t>
      </w:r>
    </w:p>
    <w:p w14:paraId="37825850" w14:textId="24FD639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Stott, P.A., R.T. Sutton, and D.M. Smith, 2008: Detection and attribution of Atlantic salinity changes.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35(21)</w:t>
      </w:r>
      <w:r w:rsidRPr="00697E49">
        <w:rPr>
          <w:rFonts w:cs="Times New Roman"/>
          <w:sz w:val="20"/>
          <w:szCs w:val="20"/>
          <w:lang w:val="en-GB"/>
        </w:rPr>
        <w:t>, L21702, doi:</w:t>
      </w:r>
      <w:r w:rsidR="00642F13">
        <w:fldChar w:fldCharType="begin"/>
      </w:r>
      <w:r w:rsidR="00642F13" w:rsidRPr="001D5B54">
        <w:rPr>
          <w:lang w:val="en-US"/>
          <w:rPrChange w:id="4625" w:author="Clotilde Pean" w:date="2021-06-21T14:15:00Z">
            <w:rPr/>
          </w:rPrChange>
        </w:rPr>
        <w:instrText xml:space="preserve"> HYPERLINK "https://dx.doi.org/10.1029/2008gl035874" </w:instrText>
      </w:r>
      <w:r w:rsidR="00642F13">
        <w:fldChar w:fldCharType="separate"/>
      </w:r>
      <w:r w:rsidRPr="00697E49">
        <w:rPr>
          <w:rStyle w:val="Hyperlink"/>
          <w:rFonts w:cs="Times New Roman"/>
          <w:sz w:val="20"/>
          <w:szCs w:val="20"/>
          <w:lang w:val="en-GB"/>
        </w:rPr>
        <w:t>10.1029/2008gl035874</w:t>
      </w:r>
      <w:r w:rsidR="00642F13">
        <w:rPr>
          <w:rStyle w:val="Hyperlink"/>
          <w:rFonts w:cs="Times New Roman"/>
          <w:sz w:val="20"/>
          <w:szCs w:val="20"/>
          <w:lang w:val="en-GB"/>
        </w:rPr>
        <w:fldChar w:fldCharType="end"/>
      </w:r>
      <w:r w:rsidRPr="00697E49">
        <w:rPr>
          <w:rFonts w:cs="Times New Roman"/>
          <w:sz w:val="20"/>
          <w:szCs w:val="20"/>
          <w:lang w:val="en-GB"/>
        </w:rPr>
        <w:t>.</w:t>
      </w:r>
    </w:p>
    <w:p w14:paraId="27E2BE20" w14:textId="037F17E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Stouffer, R.J. et al., 2017: CMIP5 scientific gaps and recommendations for CMIP6.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98(1)</w:t>
      </w:r>
      <w:r w:rsidRPr="00697E49">
        <w:rPr>
          <w:rFonts w:cs="Times New Roman"/>
          <w:sz w:val="20"/>
          <w:szCs w:val="20"/>
          <w:lang w:val="en-GB"/>
        </w:rPr>
        <w:t>, 95–105, doi:</w:t>
      </w:r>
      <w:r w:rsidR="00642F13">
        <w:fldChar w:fldCharType="begin"/>
      </w:r>
      <w:r w:rsidR="00642F13" w:rsidRPr="001D5B54">
        <w:rPr>
          <w:lang w:val="en-US"/>
          <w:rPrChange w:id="4626" w:author="Clotilde Pean" w:date="2021-06-21T14:15:00Z">
            <w:rPr/>
          </w:rPrChange>
        </w:rPr>
        <w:instrText xml:space="preserve"> HYPERLINK "https://dx.doi.org/10.1175/bams-d-15-00013.1" </w:instrText>
      </w:r>
      <w:r w:rsidR="00642F13">
        <w:fldChar w:fldCharType="separate"/>
      </w:r>
      <w:r w:rsidRPr="00697E49">
        <w:rPr>
          <w:rStyle w:val="Hyperlink"/>
          <w:rFonts w:cs="Times New Roman"/>
          <w:sz w:val="20"/>
          <w:szCs w:val="20"/>
          <w:lang w:val="en-GB"/>
        </w:rPr>
        <w:t>10.1175/bams-d-15-00013.1</w:t>
      </w:r>
      <w:r w:rsidR="00642F13">
        <w:rPr>
          <w:rStyle w:val="Hyperlink"/>
          <w:rFonts w:cs="Times New Roman"/>
          <w:sz w:val="20"/>
          <w:szCs w:val="20"/>
          <w:lang w:val="en-GB"/>
        </w:rPr>
        <w:fldChar w:fldCharType="end"/>
      </w:r>
      <w:r w:rsidRPr="00697E49">
        <w:rPr>
          <w:rFonts w:cs="Times New Roman"/>
          <w:sz w:val="20"/>
          <w:szCs w:val="20"/>
          <w:lang w:val="en-GB"/>
        </w:rPr>
        <w:t>.</w:t>
      </w:r>
    </w:p>
    <w:p w14:paraId="3DC4B4A3" w14:textId="40878E6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Stramma, L., A. Oschlies, and S. Schmidtko, 2012: Mismatch between observed and modeled trends in dissolved upper-ocean oxygen over the last 50 yr. </w:t>
      </w:r>
      <w:r w:rsidRPr="00697E49">
        <w:rPr>
          <w:rFonts w:cs="Times New Roman"/>
          <w:i/>
          <w:sz w:val="20"/>
          <w:szCs w:val="20"/>
          <w:lang w:val="en-GB"/>
        </w:rPr>
        <w:t>Biogeosciences</w:t>
      </w:r>
      <w:r w:rsidRPr="00697E49">
        <w:rPr>
          <w:rFonts w:cs="Times New Roman"/>
          <w:sz w:val="20"/>
          <w:szCs w:val="20"/>
          <w:lang w:val="en-GB"/>
        </w:rPr>
        <w:t xml:space="preserve">, </w:t>
      </w:r>
      <w:r w:rsidRPr="00697E49">
        <w:rPr>
          <w:rFonts w:cs="Times New Roman"/>
          <w:b/>
          <w:sz w:val="20"/>
          <w:szCs w:val="20"/>
          <w:lang w:val="en-GB"/>
        </w:rPr>
        <w:t>9(10)</w:t>
      </w:r>
      <w:r w:rsidRPr="00697E49">
        <w:rPr>
          <w:rFonts w:cs="Times New Roman"/>
          <w:sz w:val="20"/>
          <w:szCs w:val="20"/>
          <w:lang w:val="en-GB"/>
        </w:rPr>
        <w:t>, 4045–4057, doi:</w:t>
      </w:r>
      <w:r w:rsidR="00642F13">
        <w:fldChar w:fldCharType="begin"/>
      </w:r>
      <w:r w:rsidR="00642F13" w:rsidRPr="001D5B54">
        <w:rPr>
          <w:lang w:val="en-US"/>
          <w:rPrChange w:id="4627" w:author="Clotilde Pean" w:date="2021-06-21T14:15:00Z">
            <w:rPr/>
          </w:rPrChange>
        </w:rPr>
        <w:instrText xml:space="preserve"> HYPERLINK "https://dx.doi.org/10.5194/bg-9-4045-2012" </w:instrText>
      </w:r>
      <w:r w:rsidR="00642F13">
        <w:fldChar w:fldCharType="separate"/>
      </w:r>
      <w:r w:rsidRPr="00697E49">
        <w:rPr>
          <w:rStyle w:val="Hyperlink"/>
          <w:rFonts w:cs="Times New Roman"/>
          <w:sz w:val="20"/>
          <w:szCs w:val="20"/>
          <w:lang w:val="en-GB"/>
        </w:rPr>
        <w:t>10.5194/bg-9-4045-2012</w:t>
      </w:r>
      <w:r w:rsidR="00642F13">
        <w:rPr>
          <w:rStyle w:val="Hyperlink"/>
          <w:rFonts w:cs="Times New Roman"/>
          <w:sz w:val="20"/>
          <w:szCs w:val="20"/>
          <w:lang w:val="en-GB"/>
        </w:rPr>
        <w:fldChar w:fldCharType="end"/>
      </w:r>
      <w:r w:rsidRPr="00697E49">
        <w:rPr>
          <w:rFonts w:cs="Times New Roman"/>
          <w:sz w:val="20"/>
          <w:szCs w:val="20"/>
          <w:lang w:val="en-GB"/>
        </w:rPr>
        <w:t>.</w:t>
      </w:r>
    </w:p>
    <w:p w14:paraId="2B6EB513" w14:textId="64CE01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Stroeve, J.C. et al., 2012: Trends in Arctic sea ice extent from CMIP5, CMIP3 and observations.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39(16)</w:t>
      </w:r>
      <w:r w:rsidRPr="00697E49">
        <w:rPr>
          <w:rFonts w:cs="Times New Roman"/>
          <w:sz w:val="20"/>
          <w:szCs w:val="20"/>
          <w:lang w:val="en-GB"/>
        </w:rPr>
        <w:t>, doi:</w:t>
      </w:r>
      <w:r w:rsidR="00642F13">
        <w:fldChar w:fldCharType="begin"/>
      </w:r>
      <w:r w:rsidR="00642F13" w:rsidRPr="001D5B54">
        <w:rPr>
          <w:lang w:val="en-US"/>
          <w:rPrChange w:id="4628" w:author="Clotilde Pean" w:date="2021-06-21T14:15:00Z">
            <w:rPr/>
          </w:rPrChange>
        </w:rPr>
        <w:instrText xml:space="preserve"> HYPERLINK "https://dx.doi.org/10.1029/2012gl052676" </w:instrText>
      </w:r>
      <w:r w:rsidR="00642F13">
        <w:fldChar w:fldCharType="separate"/>
      </w:r>
      <w:r w:rsidRPr="00697E49">
        <w:rPr>
          <w:rStyle w:val="Hyperlink"/>
          <w:rFonts w:cs="Times New Roman"/>
          <w:sz w:val="20"/>
          <w:szCs w:val="20"/>
          <w:lang w:val="en-GB"/>
        </w:rPr>
        <w:t>10.1029/2012gl052676</w:t>
      </w:r>
      <w:r w:rsidR="00642F13">
        <w:rPr>
          <w:rStyle w:val="Hyperlink"/>
          <w:rFonts w:cs="Times New Roman"/>
          <w:sz w:val="20"/>
          <w:szCs w:val="20"/>
          <w:lang w:val="en-GB"/>
        </w:rPr>
        <w:fldChar w:fldCharType="end"/>
      </w:r>
      <w:r w:rsidRPr="00697E49">
        <w:rPr>
          <w:rFonts w:cs="Times New Roman"/>
          <w:sz w:val="20"/>
          <w:szCs w:val="20"/>
          <w:lang w:val="en-GB"/>
        </w:rPr>
        <w:t>.</w:t>
      </w:r>
    </w:p>
    <w:p w14:paraId="4E09727B" w14:textId="0EF7947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Strommen, K. and T.N. Palmer, 2019: Signal and noise in regime systems: A hypothesis on the predictability of the North Atlantic Oscillation.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145(718)</w:t>
      </w:r>
      <w:r w:rsidRPr="00697E49">
        <w:rPr>
          <w:rFonts w:cs="Times New Roman"/>
          <w:sz w:val="20"/>
          <w:szCs w:val="20"/>
          <w:lang w:val="en-GB"/>
        </w:rPr>
        <w:t>, 147–163, doi:</w:t>
      </w:r>
      <w:r w:rsidR="00642F13">
        <w:fldChar w:fldCharType="begin"/>
      </w:r>
      <w:r w:rsidR="00642F13" w:rsidRPr="001D5B54">
        <w:rPr>
          <w:lang w:val="en-US"/>
          <w:rPrChange w:id="4629" w:author="Clotilde Pean" w:date="2021-06-21T14:15:00Z">
            <w:rPr/>
          </w:rPrChange>
        </w:rPr>
        <w:instrText xml:space="preserve"> HYPERLINK "https://dx.doi.org/10.1002/qj.3414" </w:instrText>
      </w:r>
      <w:r w:rsidR="00642F13">
        <w:fldChar w:fldCharType="separate"/>
      </w:r>
      <w:r w:rsidRPr="00697E49">
        <w:rPr>
          <w:rStyle w:val="Hyperlink"/>
          <w:rFonts w:cs="Times New Roman"/>
          <w:sz w:val="20"/>
          <w:szCs w:val="20"/>
          <w:lang w:val="en-GB"/>
        </w:rPr>
        <w:t>10.1002/qj.3414</w:t>
      </w:r>
      <w:r w:rsidR="00642F13">
        <w:rPr>
          <w:rStyle w:val="Hyperlink"/>
          <w:rFonts w:cs="Times New Roman"/>
          <w:sz w:val="20"/>
          <w:szCs w:val="20"/>
          <w:lang w:val="en-GB"/>
        </w:rPr>
        <w:fldChar w:fldCharType="end"/>
      </w:r>
      <w:r w:rsidRPr="00697E49">
        <w:rPr>
          <w:rFonts w:cs="Times New Roman"/>
          <w:sz w:val="20"/>
          <w:szCs w:val="20"/>
          <w:lang w:val="en-GB"/>
        </w:rPr>
        <w:t>.</w:t>
      </w:r>
    </w:p>
    <w:p w14:paraId="4B079623" w14:textId="267D458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Stuecker, M.F., C.M. Bitz, and K.C. Armour, 2017: Conditions leading to the unprecedented low Antarctic sea ice extent during the 2016 austral spring season.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44(17)</w:t>
      </w:r>
      <w:r w:rsidRPr="00697E49">
        <w:rPr>
          <w:rFonts w:cs="Times New Roman"/>
          <w:sz w:val="20"/>
          <w:szCs w:val="20"/>
          <w:lang w:val="en-GB"/>
        </w:rPr>
        <w:t>, 9008–9019, doi:</w:t>
      </w:r>
      <w:r w:rsidR="00642F13">
        <w:fldChar w:fldCharType="begin"/>
      </w:r>
      <w:r w:rsidR="00642F13" w:rsidRPr="001D5B54">
        <w:rPr>
          <w:lang w:val="en-US"/>
          <w:rPrChange w:id="4630" w:author="Clotilde Pean" w:date="2021-06-21T14:15:00Z">
            <w:rPr/>
          </w:rPrChange>
        </w:rPr>
        <w:instrText xml:space="preserve"> HYPERLINK "https://dx.doi.org/10.1002/2017gl074691" </w:instrText>
      </w:r>
      <w:r w:rsidR="00642F13">
        <w:fldChar w:fldCharType="separate"/>
      </w:r>
      <w:r w:rsidRPr="00697E49">
        <w:rPr>
          <w:rStyle w:val="Hyperlink"/>
          <w:rFonts w:cs="Times New Roman"/>
          <w:sz w:val="20"/>
          <w:szCs w:val="20"/>
          <w:lang w:val="en-GB"/>
        </w:rPr>
        <w:t>10.1002/2017gl074691</w:t>
      </w:r>
      <w:r w:rsidR="00642F13">
        <w:rPr>
          <w:rStyle w:val="Hyperlink"/>
          <w:rFonts w:cs="Times New Roman"/>
          <w:sz w:val="20"/>
          <w:szCs w:val="20"/>
          <w:lang w:val="en-GB"/>
        </w:rPr>
        <w:fldChar w:fldCharType="end"/>
      </w:r>
      <w:r w:rsidRPr="00697E49">
        <w:rPr>
          <w:rFonts w:cs="Times New Roman"/>
          <w:sz w:val="20"/>
          <w:szCs w:val="20"/>
          <w:lang w:val="en-GB"/>
        </w:rPr>
        <w:t>.</w:t>
      </w:r>
    </w:p>
    <w:p w14:paraId="2EE08C48" w14:textId="2456E4C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Su, H., X. Wu, W. Lu, W. Zhang, and X.H. Yan, 2017: Inconsistent Subsurface and Deeper Ocean Warming Signals During Recent Global Warming and Hiatus.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122(10)</w:t>
      </w:r>
      <w:r w:rsidRPr="00697E49">
        <w:rPr>
          <w:rFonts w:cs="Times New Roman"/>
          <w:sz w:val="20"/>
          <w:szCs w:val="20"/>
          <w:lang w:val="en-GB"/>
        </w:rPr>
        <w:t>, 8182–8195, doi:</w:t>
      </w:r>
      <w:r w:rsidR="00642F13">
        <w:fldChar w:fldCharType="begin"/>
      </w:r>
      <w:r w:rsidR="00642F13" w:rsidRPr="001D5B54">
        <w:rPr>
          <w:lang w:val="en-US"/>
          <w:rPrChange w:id="4631" w:author="Clotilde Pean" w:date="2021-06-21T14:15:00Z">
            <w:rPr/>
          </w:rPrChange>
        </w:rPr>
        <w:instrText xml:space="preserve"> HYPERLINK "https://dx.doi.org/10.1002/2016jc012481" </w:instrText>
      </w:r>
      <w:r w:rsidR="00642F13">
        <w:fldChar w:fldCharType="separate"/>
      </w:r>
      <w:r w:rsidRPr="00697E49">
        <w:rPr>
          <w:rStyle w:val="Hyperlink"/>
          <w:rFonts w:cs="Times New Roman"/>
          <w:sz w:val="20"/>
          <w:szCs w:val="20"/>
          <w:lang w:val="en-GB"/>
        </w:rPr>
        <w:t>10.1002/2016jc012481</w:t>
      </w:r>
      <w:r w:rsidR="00642F13">
        <w:rPr>
          <w:rStyle w:val="Hyperlink"/>
          <w:rFonts w:cs="Times New Roman"/>
          <w:sz w:val="20"/>
          <w:szCs w:val="20"/>
          <w:lang w:val="en-GB"/>
        </w:rPr>
        <w:fldChar w:fldCharType="end"/>
      </w:r>
      <w:r w:rsidRPr="00697E49">
        <w:rPr>
          <w:rFonts w:cs="Times New Roman"/>
          <w:sz w:val="20"/>
          <w:szCs w:val="20"/>
          <w:lang w:val="en-GB"/>
        </w:rPr>
        <w:t>.</w:t>
      </w:r>
    </w:p>
    <w:p w14:paraId="3493914B" w14:textId="1F38546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Su, J., R. Zhang, and H. Wang, 2017: Consecutive record-breaking high temperatures marked the handover from hiatus to accelerated warming.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7</w:t>
      </w:r>
      <w:r w:rsidRPr="00697E49">
        <w:rPr>
          <w:rFonts w:cs="Times New Roman"/>
          <w:sz w:val="20"/>
          <w:szCs w:val="20"/>
          <w:lang w:val="en-GB"/>
        </w:rPr>
        <w:t>, 43735, doi:</w:t>
      </w:r>
      <w:r w:rsidR="00642F13">
        <w:fldChar w:fldCharType="begin"/>
      </w:r>
      <w:r w:rsidR="00642F13" w:rsidRPr="001D5B54">
        <w:rPr>
          <w:lang w:val="en-US"/>
          <w:rPrChange w:id="4632" w:author="Clotilde Pean" w:date="2021-06-21T14:15:00Z">
            <w:rPr/>
          </w:rPrChange>
        </w:rPr>
        <w:instrText xml:space="preserve"> HYPERLINK "https://dx.doi.org/10.1038/srep43735" </w:instrText>
      </w:r>
      <w:r w:rsidR="00642F13">
        <w:fldChar w:fldCharType="separate"/>
      </w:r>
      <w:r w:rsidRPr="00697E49">
        <w:rPr>
          <w:rStyle w:val="Hyperlink"/>
          <w:rFonts w:cs="Times New Roman"/>
          <w:sz w:val="20"/>
          <w:szCs w:val="20"/>
          <w:lang w:val="en-GB"/>
        </w:rPr>
        <w:t>10.1038/srep43735</w:t>
      </w:r>
      <w:r w:rsidR="00642F13">
        <w:rPr>
          <w:rStyle w:val="Hyperlink"/>
          <w:rFonts w:cs="Times New Roman"/>
          <w:sz w:val="20"/>
          <w:szCs w:val="20"/>
          <w:lang w:val="en-GB"/>
        </w:rPr>
        <w:fldChar w:fldCharType="end"/>
      </w:r>
      <w:r w:rsidRPr="00697E49">
        <w:rPr>
          <w:rFonts w:cs="Times New Roman"/>
          <w:sz w:val="20"/>
          <w:szCs w:val="20"/>
          <w:lang w:val="en-GB"/>
        </w:rPr>
        <w:t>.</w:t>
      </w:r>
    </w:p>
    <w:p w14:paraId="4F0BDA53" w14:textId="76040B5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Suárez-Gutiérrez, L., C. Li, P.W. Thorne, and J. Marotzke, 2017: Internal variability in simulated and observed tropical tropospheric temperature trends.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44(11)</w:t>
      </w:r>
      <w:r w:rsidRPr="00697E49">
        <w:rPr>
          <w:rFonts w:cs="Times New Roman"/>
          <w:sz w:val="20"/>
          <w:szCs w:val="20"/>
          <w:lang w:val="en-GB"/>
        </w:rPr>
        <w:t>, 5709–5719, doi:</w:t>
      </w:r>
      <w:r w:rsidR="00642F13">
        <w:fldChar w:fldCharType="begin"/>
      </w:r>
      <w:r w:rsidR="00642F13" w:rsidRPr="001D5B54">
        <w:rPr>
          <w:lang w:val="en-US"/>
          <w:rPrChange w:id="4633" w:author="Clotilde Pean" w:date="2021-06-21T14:15:00Z">
            <w:rPr/>
          </w:rPrChange>
        </w:rPr>
        <w:instrText xml:space="preserve"> HYPERLINK "https://dx.doi.org/10.1002/2017gl073798" </w:instrText>
      </w:r>
      <w:r w:rsidR="00642F13">
        <w:fldChar w:fldCharType="separate"/>
      </w:r>
      <w:r w:rsidRPr="00697E49">
        <w:rPr>
          <w:rStyle w:val="Hyperlink"/>
          <w:rFonts w:cs="Times New Roman"/>
          <w:sz w:val="20"/>
          <w:szCs w:val="20"/>
          <w:lang w:val="en-GB"/>
        </w:rPr>
        <w:t>10.1002/2017gl073798</w:t>
      </w:r>
      <w:r w:rsidR="00642F13">
        <w:rPr>
          <w:rStyle w:val="Hyperlink"/>
          <w:rFonts w:cs="Times New Roman"/>
          <w:sz w:val="20"/>
          <w:szCs w:val="20"/>
          <w:lang w:val="en-GB"/>
        </w:rPr>
        <w:fldChar w:fldCharType="end"/>
      </w:r>
      <w:r w:rsidRPr="00697E49">
        <w:rPr>
          <w:rFonts w:cs="Times New Roman"/>
          <w:sz w:val="20"/>
          <w:szCs w:val="20"/>
          <w:lang w:val="en-GB"/>
        </w:rPr>
        <w:t>.</w:t>
      </w:r>
    </w:p>
    <w:p w14:paraId="1434F3F0" w14:textId="60314C1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Sun, C., J. Li, F. Kucharski, J. Xue, and X. Li, 2019: Contrasting spatial structures of Atlantic Multidecadal Oscillation between observations and slab ocean model simulations.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52(3–4)</w:t>
      </w:r>
      <w:r w:rsidRPr="00697E49">
        <w:rPr>
          <w:rFonts w:cs="Times New Roman"/>
          <w:sz w:val="20"/>
          <w:szCs w:val="20"/>
          <w:lang w:val="en-GB"/>
        </w:rPr>
        <w:t>, 1395–1411, doi:</w:t>
      </w:r>
      <w:r w:rsidR="00642F13">
        <w:fldChar w:fldCharType="begin"/>
      </w:r>
      <w:r w:rsidR="00642F13" w:rsidRPr="001D5B54">
        <w:rPr>
          <w:lang w:val="en-US"/>
          <w:rPrChange w:id="4634" w:author="Clotilde Pean" w:date="2021-06-21T14:15:00Z">
            <w:rPr/>
          </w:rPrChange>
        </w:rPr>
        <w:instrText xml:space="preserve"> HYPERLINK "https://dx.doi.org/10.1007/s00382-018-4201-8" </w:instrText>
      </w:r>
      <w:r w:rsidR="00642F13">
        <w:fldChar w:fldCharType="separate"/>
      </w:r>
      <w:r w:rsidRPr="00697E49">
        <w:rPr>
          <w:rStyle w:val="Hyperlink"/>
          <w:rFonts w:cs="Times New Roman"/>
          <w:sz w:val="20"/>
          <w:szCs w:val="20"/>
          <w:lang w:val="en-GB"/>
        </w:rPr>
        <w:t>10.1007/s00382-018-4201-8</w:t>
      </w:r>
      <w:r w:rsidR="00642F13">
        <w:rPr>
          <w:rStyle w:val="Hyperlink"/>
          <w:rFonts w:cs="Times New Roman"/>
          <w:sz w:val="20"/>
          <w:szCs w:val="20"/>
          <w:lang w:val="en-GB"/>
        </w:rPr>
        <w:fldChar w:fldCharType="end"/>
      </w:r>
      <w:r w:rsidRPr="00697E49">
        <w:rPr>
          <w:rFonts w:cs="Times New Roman"/>
          <w:sz w:val="20"/>
          <w:szCs w:val="20"/>
          <w:lang w:val="en-GB"/>
        </w:rPr>
        <w:t>.</w:t>
      </w:r>
    </w:p>
    <w:p w14:paraId="5E4151FE" w14:textId="2CC784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Sun, Y., T. Zhou, G. Ramstein, C. Contoux, and Z. Zhang, 2016: Drivers and mechanisms for enhanced summer monsoon precipitation over East Asia during the mid-Pliocene in the IPSL-CM5A.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46(5–6)</w:t>
      </w:r>
      <w:r w:rsidRPr="00697E49">
        <w:rPr>
          <w:rFonts w:cs="Times New Roman"/>
          <w:sz w:val="20"/>
          <w:szCs w:val="20"/>
          <w:lang w:val="en-GB"/>
        </w:rPr>
        <w:t>, 1437–1457, doi:</w:t>
      </w:r>
      <w:r w:rsidR="00642F13">
        <w:fldChar w:fldCharType="begin"/>
      </w:r>
      <w:r w:rsidR="00642F13" w:rsidRPr="001D5B54">
        <w:rPr>
          <w:lang w:val="en-US"/>
          <w:rPrChange w:id="4635" w:author="Clotilde Pean" w:date="2021-06-21T14:15:00Z">
            <w:rPr/>
          </w:rPrChange>
        </w:rPr>
        <w:instrText xml:space="preserve"> HYPERLINK "https://dx.doi.org/10.1007/s00382-015-2656-4" </w:instrText>
      </w:r>
      <w:r w:rsidR="00642F13">
        <w:fldChar w:fldCharType="separate"/>
      </w:r>
      <w:r w:rsidRPr="00697E49">
        <w:rPr>
          <w:rStyle w:val="Hyperlink"/>
          <w:rFonts w:cs="Times New Roman"/>
          <w:sz w:val="20"/>
          <w:szCs w:val="20"/>
          <w:lang w:val="en-GB"/>
        </w:rPr>
        <w:t>10.1007/s00382-015-2656-4</w:t>
      </w:r>
      <w:r w:rsidR="00642F13">
        <w:rPr>
          <w:rStyle w:val="Hyperlink"/>
          <w:rFonts w:cs="Times New Roman"/>
          <w:sz w:val="20"/>
          <w:szCs w:val="20"/>
          <w:lang w:val="en-GB"/>
        </w:rPr>
        <w:fldChar w:fldCharType="end"/>
      </w:r>
      <w:r w:rsidRPr="00697E49">
        <w:rPr>
          <w:rFonts w:cs="Times New Roman"/>
          <w:sz w:val="20"/>
          <w:szCs w:val="20"/>
          <w:lang w:val="en-GB"/>
        </w:rPr>
        <w:t>.</w:t>
      </w:r>
    </w:p>
    <w:p w14:paraId="7D30B8B1" w14:textId="2C4C5A0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Sun, Y. et al., 2018: Quantifying East Asian Summer Monsoon Dynamics in the ECP4.5 Scenario With Reference to the Mid-Piacenzian Warm Period.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45(22)</w:t>
      </w:r>
      <w:r w:rsidRPr="00697E49">
        <w:rPr>
          <w:rFonts w:cs="Times New Roman"/>
          <w:sz w:val="20"/>
          <w:szCs w:val="20"/>
          <w:lang w:val="en-GB"/>
        </w:rPr>
        <w:t>, 12,523–12,533, doi:</w:t>
      </w:r>
      <w:r w:rsidR="00642F13">
        <w:fldChar w:fldCharType="begin"/>
      </w:r>
      <w:r w:rsidR="00642F13" w:rsidRPr="001D5B54">
        <w:rPr>
          <w:lang w:val="en-US"/>
          <w:rPrChange w:id="4636" w:author="Clotilde Pean" w:date="2021-06-21T14:15:00Z">
            <w:rPr/>
          </w:rPrChange>
        </w:rPr>
        <w:instrText xml:space="preserve"> HYPERLINK "https://dx.doi.org/10.1029/2018gl080061" </w:instrText>
      </w:r>
      <w:r w:rsidR="00642F13">
        <w:fldChar w:fldCharType="separate"/>
      </w:r>
      <w:r w:rsidRPr="00697E49">
        <w:rPr>
          <w:rStyle w:val="Hyperlink"/>
          <w:rFonts w:cs="Times New Roman"/>
          <w:sz w:val="20"/>
          <w:szCs w:val="20"/>
          <w:lang w:val="en-GB"/>
        </w:rPr>
        <w:t>10.1029/2018gl080061</w:t>
      </w:r>
      <w:r w:rsidR="00642F13">
        <w:rPr>
          <w:rStyle w:val="Hyperlink"/>
          <w:rFonts w:cs="Times New Roman"/>
          <w:sz w:val="20"/>
          <w:szCs w:val="20"/>
          <w:lang w:val="en-GB"/>
        </w:rPr>
        <w:fldChar w:fldCharType="end"/>
      </w:r>
      <w:r w:rsidRPr="00697E49">
        <w:rPr>
          <w:rFonts w:cs="Times New Roman"/>
          <w:sz w:val="20"/>
          <w:szCs w:val="20"/>
          <w:lang w:val="en-GB"/>
        </w:rPr>
        <w:t>.</w:t>
      </w:r>
    </w:p>
    <w:p w14:paraId="08277A85" w14:textId="60B93D5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Swart, N.C., S.T. Gille, J.C. Fyfe, and N.P. Gillett, 2018: Recent Southern Ocean warming and freshening driven by greenhouse gas emissions and ozone depletion. </w:t>
      </w:r>
      <w:r w:rsidRPr="00697E49">
        <w:rPr>
          <w:rFonts w:cs="Times New Roman"/>
          <w:i/>
          <w:sz w:val="20"/>
          <w:szCs w:val="20"/>
          <w:lang w:val="en-GB"/>
        </w:rPr>
        <w:t>Nature Geoscience</w:t>
      </w:r>
      <w:r w:rsidRPr="00697E49">
        <w:rPr>
          <w:rFonts w:cs="Times New Roman"/>
          <w:sz w:val="20"/>
          <w:szCs w:val="20"/>
          <w:lang w:val="en-GB"/>
        </w:rPr>
        <w:t>, 1, doi:</w:t>
      </w:r>
      <w:r w:rsidR="00642F13">
        <w:fldChar w:fldCharType="begin"/>
      </w:r>
      <w:r w:rsidR="00642F13" w:rsidRPr="001D5B54">
        <w:rPr>
          <w:lang w:val="en-US"/>
          <w:rPrChange w:id="4637" w:author="Clotilde Pean" w:date="2021-06-21T14:15:00Z">
            <w:rPr/>
          </w:rPrChange>
        </w:rPr>
        <w:instrText xml:space="preserve"> HYPERLINK "https://dx.doi.org/10.1038/s41561-018-0226-1" </w:instrText>
      </w:r>
      <w:r w:rsidR="00642F13">
        <w:fldChar w:fldCharType="separate"/>
      </w:r>
      <w:r w:rsidRPr="00697E49">
        <w:rPr>
          <w:rStyle w:val="Hyperlink"/>
          <w:rFonts w:cs="Times New Roman"/>
          <w:sz w:val="20"/>
          <w:szCs w:val="20"/>
          <w:lang w:val="en-GB"/>
        </w:rPr>
        <w:t>10.1038/s41561-018-0226-1</w:t>
      </w:r>
      <w:r w:rsidR="00642F13">
        <w:rPr>
          <w:rStyle w:val="Hyperlink"/>
          <w:rFonts w:cs="Times New Roman"/>
          <w:sz w:val="20"/>
          <w:szCs w:val="20"/>
          <w:lang w:val="en-GB"/>
        </w:rPr>
        <w:fldChar w:fldCharType="end"/>
      </w:r>
      <w:r w:rsidRPr="00697E49">
        <w:rPr>
          <w:rFonts w:cs="Times New Roman"/>
          <w:sz w:val="20"/>
          <w:szCs w:val="20"/>
          <w:lang w:val="en-GB"/>
        </w:rPr>
        <w:t>.</w:t>
      </w:r>
    </w:p>
    <w:p w14:paraId="3D72802E" w14:textId="2A897C7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Swart, N.C., J.C. Fyfe, E. Hawkins, J.E. Kay, and A. Jahn, 2015: Influence of internal variability on Arctic sea-ice trends.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5</w:t>
      </w:r>
      <w:r w:rsidRPr="00697E49">
        <w:rPr>
          <w:rFonts w:cs="Times New Roman"/>
          <w:sz w:val="20"/>
          <w:szCs w:val="20"/>
          <w:lang w:val="en-GB"/>
        </w:rPr>
        <w:t>, 86, doi:</w:t>
      </w:r>
      <w:r w:rsidR="00642F13">
        <w:fldChar w:fldCharType="begin"/>
      </w:r>
      <w:r w:rsidR="00642F13" w:rsidRPr="001D5B54">
        <w:rPr>
          <w:lang w:val="en-US"/>
          <w:rPrChange w:id="4638" w:author="Clotilde Pean" w:date="2021-06-21T14:15:00Z">
            <w:rPr/>
          </w:rPrChange>
        </w:rPr>
        <w:instrText xml:space="preserve"> HYPERLINK "https://dx.doi.org/10.1038/nclimate2483" </w:instrText>
      </w:r>
      <w:r w:rsidR="00642F13">
        <w:fldChar w:fldCharType="separate"/>
      </w:r>
      <w:r w:rsidRPr="00697E49">
        <w:rPr>
          <w:rStyle w:val="Hyperlink"/>
          <w:rFonts w:cs="Times New Roman"/>
          <w:sz w:val="20"/>
          <w:szCs w:val="20"/>
          <w:lang w:val="en-GB"/>
        </w:rPr>
        <w:t>10.1038/nclimate2483</w:t>
      </w:r>
      <w:r w:rsidR="00642F13">
        <w:rPr>
          <w:rStyle w:val="Hyperlink"/>
          <w:rFonts w:cs="Times New Roman"/>
          <w:sz w:val="20"/>
          <w:szCs w:val="20"/>
          <w:lang w:val="en-GB"/>
        </w:rPr>
        <w:fldChar w:fldCharType="end"/>
      </w:r>
      <w:r w:rsidRPr="00697E49">
        <w:rPr>
          <w:rFonts w:cs="Times New Roman"/>
          <w:sz w:val="20"/>
          <w:szCs w:val="20"/>
          <w:lang w:val="en-GB"/>
        </w:rPr>
        <w:t>.</w:t>
      </w:r>
    </w:p>
    <w:p w14:paraId="77787AA1" w14:textId="47AC847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Swart, N.C. et al., 2019: The Canadian Earth System Model version 5 (CanESM5.0.3).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12(11)</w:t>
      </w:r>
      <w:r w:rsidRPr="00697E49">
        <w:rPr>
          <w:rFonts w:cs="Times New Roman"/>
          <w:sz w:val="20"/>
          <w:szCs w:val="20"/>
          <w:lang w:val="en-GB"/>
        </w:rPr>
        <w:t>, 4823–4873, doi:</w:t>
      </w:r>
      <w:r w:rsidR="00642F13">
        <w:fldChar w:fldCharType="begin"/>
      </w:r>
      <w:r w:rsidR="00642F13" w:rsidRPr="001D5B54">
        <w:rPr>
          <w:lang w:val="en-US"/>
          <w:rPrChange w:id="4639" w:author="Clotilde Pean" w:date="2021-06-21T14:15:00Z">
            <w:rPr/>
          </w:rPrChange>
        </w:rPr>
        <w:instrText xml:space="preserve"> HYPERLINK "https://dx.doi.org/10.5194/gmd-12-4823-2019" </w:instrText>
      </w:r>
      <w:r w:rsidR="00642F13">
        <w:fldChar w:fldCharType="separate"/>
      </w:r>
      <w:r w:rsidRPr="00697E49">
        <w:rPr>
          <w:rStyle w:val="Hyperlink"/>
          <w:rFonts w:cs="Times New Roman"/>
          <w:sz w:val="20"/>
          <w:szCs w:val="20"/>
          <w:lang w:val="en-GB"/>
        </w:rPr>
        <w:t>10.5194/gmd-12-4823-2019</w:t>
      </w:r>
      <w:r w:rsidR="00642F13">
        <w:rPr>
          <w:rStyle w:val="Hyperlink"/>
          <w:rFonts w:cs="Times New Roman"/>
          <w:sz w:val="20"/>
          <w:szCs w:val="20"/>
          <w:lang w:val="en-GB"/>
        </w:rPr>
        <w:fldChar w:fldCharType="end"/>
      </w:r>
      <w:r w:rsidRPr="00697E49">
        <w:rPr>
          <w:rFonts w:cs="Times New Roman"/>
          <w:sz w:val="20"/>
          <w:szCs w:val="20"/>
          <w:lang w:val="en-GB"/>
        </w:rPr>
        <w:t>.</w:t>
      </w:r>
    </w:p>
    <w:p w14:paraId="4063315C" w14:textId="727DDE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Swingedouw, D. et al., 2017: Impact of explosive volcanic eruptions on the main climate variability modes. </w:t>
      </w:r>
      <w:r w:rsidRPr="00697E49">
        <w:rPr>
          <w:rFonts w:cs="Times New Roman"/>
          <w:i/>
          <w:sz w:val="20"/>
          <w:szCs w:val="20"/>
          <w:lang w:val="en-GB"/>
        </w:rPr>
        <w:t>Global and Planetary Change</w:t>
      </w:r>
      <w:r w:rsidRPr="00697E49">
        <w:rPr>
          <w:rFonts w:cs="Times New Roman"/>
          <w:sz w:val="20"/>
          <w:szCs w:val="20"/>
          <w:lang w:val="en-GB"/>
        </w:rPr>
        <w:t xml:space="preserve">, </w:t>
      </w:r>
      <w:r w:rsidRPr="00697E49">
        <w:rPr>
          <w:rFonts w:cs="Times New Roman"/>
          <w:b/>
          <w:sz w:val="20"/>
          <w:szCs w:val="20"/>
          <w:lang w:val="en-GB"/>
        </w:rPr>
        <w:t>150</w:t>
      </w:r>
      <w:r w:rsidRPr="00697E49">
        <w:rPr>
          <w:rFonts w:cs="Times New Roman"/>
          <w:sz w:val="20"/>
          <w:szCs w:val="20"/>
          <w:lang w:val="en-GB"/>
        </w:rPr>
        <w:t>, 24–45, doi:</w:t>
      </w:r>
      <w:r w:rsidR="00642F13">
        <w:fldChar w:fldCharType="begin"/>
      </w:r>
      <w:r w:rsidR="00642F13" w:rsidRPr="001D5B54">
        <w:rPr>
          <w:lang w:val="en-US"/>
          <w:rPrChange w:id="4640" w:author="Clotilde Pean" w:date="2021-06-21T14:15:00Z">
            <w:rPr/>
          </w:rPrChange>
        </w:rPr>
        <w:instrText xml:space="preserve"> HYPERLINK "https://dx.doi.org/10.1016/j.gloplacha.2017.01.006" </w:instrText>
      </w:r>
      <w:r w:rsidR="00642F13">
        <w:fldChar w:fldCharType="separate"/>
      </w:r>
      <w:r w:rsidRPr="00697E49">
        <w:rPr>
          <w:rStyle w:val="Hyperlink"/>
          <w:rFonts w:cs="Times New Roman"/>
          <w:sz w:val="20"/>
          <w:szCs w:val="20"/>
          <w:lang w:val="en-GB"/>
        </w:rPr>
        <w:t>10.1016/j.gloplacha.2017.01.006</w:t>
      </w:r>
      <w:r w:rsidR="00642F13">
        <w:rPr>
          <w:rStyle w:val="Hyperlink"/>
          <w:rFonts w:cs="Times New Roman"/>
          <w:sz w:val="20"/>
          <w:szCs w:val="20"/>
          <w:lang w:val="en-GB"/>
        </w:rPr>
        <w:fldChar w:fldCharType="end"/>
      </w:r>
      <w:r w:rsidRPr="00697E49">
        <w:rPr>
          <w:rFonts w:cs="Times New Roman"/>
          <w:sz w:val="20"/>
          <w:szCs w:val="20"/>
          <w:lang w:val="en-GB"/>
        </w:rPr>
        <w:t>.</w:t>
      </w:r>
    </w:p>
    <w:p w14:paraId="61CBCC66" w14:textId="298974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Taguchi, M., 2017: A study of different frequencies of major stratospheric sudden warmings in CMIP5 historical simulations.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122(10)</w:t>
      </w:r>
      <w:r w:rsidRPr="00697E49">
        <w:rPr>
          <w:rFonts w:cs="Times New Roman"/>
          <w:sz w:val="20"/>
          <w:szCs w:val="20"/>
          <w:lang w:val="en-GB"/>
        </w:rPr>
        <w:t>, 5144–5156, doi:</w:t>
      </w:r>
      <w:r w:rsidR="00642F13">
        <w:fldChar w:fldCharType="begin"/>
      </w:r>
      <w:r w:rsidR="00642F13" w:rsidRPr="001D5B54">
        <w:rPr>
          <w:lang w:val="en-US"/>
          <w:rPrChange w:id="4641" w:author="Clotilde Pean" w:date="2021-06-21T14:15:00Z">
            <w:rPr/>
          </w:rPrChange>
        </w:rPr>
        <w:instrText xml:space="preserve"> HYPERLINK "https://dx.doi.org/10.1002/2016jd025826" </w:instrText>
      </w:r>
      <w:r w:rsidR="00642F13">
        <w:fldChar w:fldCharType="separate"/>
      </w:r>
      <w:r w:rsidRPr="00697E49">
        <w:rPr>
          <w:rStyle w:val="Hyperlink"/>
          <w:rFonts w:cs="Times New Roman"/>
          <w:sz w:val="20"/>
          <w:szCs w:val="20"/>
          <w:lang w:val="en-GB"/>
        </w:rPr>
        <w:t>10.1002/2016jd025826</w:t>
      </w:r>
      <w:r w:rsidR="00642F13">
        <w:rPr>
          <w:rStyle w:val="Hyperlink"/>
          <w:rFonts w:cs="Times New Roman"/>
          <w:sz w:val="20"/>
          <w:szCs w:val="20"/>
          <w:lang w:val="en-GB"/>
        </w:rPr>
        <w:fldChar w:fldCharType="end"/>
      </w:r>
      <w:r w:rsidRPr="00697E49">
        <w:rPr>
          <w:rFonts w:cs="Times New Roman"/>
          <w:sz w:val="20"/>
          <w:szCs w:val="20"/>
          <w:lang w:val="en-GB"/>
        </w:rPr>
        <w:t>.</w:t>
      </w:r>
    </w:p>
    <w:p w14:paraId="19355743" w14:textId="03F5EB2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Takahashi, C. and M. Watanabe, 2016a: Pacific trade winds accelerated by aerosol forcing over the past two decades.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6(8)</w:t>
      </w:r>
      <w:r w:rsidRPr="00697E49">
        <w:rPr>
          <w:rFonts w:cs="Times New Roman"/>
          <w:sz w:val="20"/>
          <w:szCs w:val="20"/>
          <w:lang w:val="en-GB"/>
        </w:rPr>
        <w:t>, 768–772, doi:</w:t>
      </w:r>
      <w:r w:rsidR="00642F13">
        <w:fldChar w:fldCharType="begin"/>
      </w:r>
      <w:r w:rsidR="00642F13" w:rsidRPr="001D5B54">
        <w:rPr>
          <w:lang w:val="en-US"/>
          <w:rPrChange w:id="4642" w:author="Clotilde Pean" w:date="2021-06-21T14:15:00Z">
            <w:rPr/>
          </w:rPrChange>
        </w:rPr>
        <w:instrText xml:space="preserve"> HYPERLINK "https://dx.doi.org/10.1038/nclimate2996" </w:instrText>
      </w:r>
      <w:r w:rsidR="00642F13">
        <w:fldChar w:fldCharType="separate"/>
      </w:r>
      <w:r w:rsidRPr="00697E49">
        <w:rPr>
          <w:rStyle w:val="Hyperlink"/>
          <w:rFonts w:cs="Times New Roman"/>
          <w:sz w:val="20"/>
          <w:szCs w:val="20"/>
          <w:lang w:val="en-GB"/>
        </w:rPr>
        <w:t>10.1038/nclimate2996</w:t>
      </w:r>
      <w:r w:rsidR="00642F13">
        <w:rPr>
          <w:rStyle w:val="Hyperlink"/>
          <w:rFonts w:cs="Times New Roman"/>
          <w:sz w:val="20"/>
          <w:szCs w:val="20"/>
          <w:lang w:val="en-GB"/>
        </w:rPr>
        <w:fldChar w:fldCharType="end"/>
      </w:r>
      <w:r w:rsidRPr="00697E49">
        <w:rPr>
          <w:rFonts w:cs="Times New Roman"/>
          <w:sz w:val="20"/>
          <w:szCs w:val="20"/>
          <w:lang w:val="en-GB"/>
        </w:rPr>
        <w:t>.</w:t>
      </w:r>
    </w:p>
    <w:p w14:paraId="0C4B5A4A" w14:textId="7DC9DFD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Takahashi, C. and M. Watanabe, 2016b: Pacific trade winds accelerated by aerosol forcing over the past two decades.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6(8)</w:t>
      </w:r>
      <w:r w:rsidRPr="00697E49">
        <w:rPr>
          <w:rFonts w:cs="Times New Roman"/>
          <w:sz w:val="20"/>
          <w:szCs w:val="20"/>
          <w:lang w:val="en-GB"/>
        </w:rPr>
        <w:t>, 768–772, doi:</w:t>
      </w:r>
      <w:r w:rsidR="00642F13">
        <w:fldChar w:fldCharType="begin"/>
      </w:r>
      <w:r w:rsidR="00642F13" w:rsidRPr="001D5B54">
        <w:rPr>
          <w:lang w:val="en-US"/>
          <w:rPrChange w:id="4643" w:author="Clotilde Pean" w:date="2021-06-21T14:15:00Z">
            <w:rPr/>
          </w:rPrChange>
        </w:rPr>
        <w:instrText xml:space="preserve"> HYPERLINK "https://dx.doi.org/10.1038/nclimate2996" </w:instrText>
      </w:r>
      <w:r w:rsidR="00642F13">
        <w:fldChar w:fldCharType="separate"/>
      </w:r>
      <w:r w:rsidRPr="00697E49">
        <w:rPr>
          <w:rStyle w:val="Hyperlink"/>
          <w:rFonts w:cs="Times New Roman"/>
          <w:sz w:val="20"/>
          <w:szCs w:val="20"/>
          <w:lang w:val="en-GB"/>
        </w:rPr>
        <w:t>10.1038/nclimate2996</w:t>
      </w:r>
      <w:r w:rsidR="00642F13">
        <w:rPr>
          <w:rStyle w:val="Hyperlink"/>
          <w:rFonts w:cs="Times New Roman"/>
          <w:sz w:val="20"/>
          <w:szCs w:val="20"/>
          <w:lang w:val="en-GB"/>
        </w:rPr>
        <w:fldChar w:fldCharType="end"/>
      </w:r>
      <w:r w:rsidRPr="00697E49">
        <w:rPr>
          <w:rFonts w:cs="Times New Roman"/>
          <w:sz w:val="20"/>
          <w:szCs w:val="20"/>
          <w:lang w:val="en-GB"/>
        </w:rPr>
        <w:t>.</w:t>
      </w:r>
    </w:p>
    <w:p w14:paraId="449D5ADA" w14:textId="29BEB2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Takahashi, H., H. Su, and J.H. Jiang, 2016: Error analysis of upper tropospheric water vapor in CMIP5 models using “A-Train” satellite observations and reanalysis data.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46(9–10)</w:t>
      </w:r>
      <w:r w:rsidRPr="00697E49">
        <w:rPr>
          <w:rFonts w:cs="Times New Roman"/>
          <w:sz w:val="20"/>
          <w:szCs w:val="20"/>
          <w:lang w:val="en-GB"/>
        </w:rPr>
        <w:t>, 2787–2803, doi:</w:t>
      </w:r>
      <w:r w:rsidR="00642F13">
        <w:fldChar w:fldCharType="begin"/>
      </w:r>
      <w:r w:rsidR="00642F13" w:rsidRPr="001D5B54">
        <w:rPr>
          <w:lang w:val="en-US"/>
          <w:rPrChange w:id="4644" w:author="Clotilde Pean" w:date="2021-06-21T14:15:00Z">
            <w:rPr/>
          </w:rPrChange>
        </w:rPr>
        <w:instrText xml:space="preserve"> HYPERLINK "https://dx.doi.org/10.1007/s00382-015-2732-9" </w:instrText>
      </w:r>
      <w:r w:rsidR="00642F13">
        <w:fldChar w:fldCharType="separate"/>
      </w:r>
      <w:r w:rsidRPr="00697E49">
        <w:rPr>
          <w:rStyle w:val="Hyperlink"/>
          <w:rFonts w:cs="Times New Roman"/>
          <w:sz w:val="20"/>
          <w:szCs w:val="20"/>
          <w:lang w:val="en-GB"/>
        </w:rPr>
        <w:t>10.1007/s00382-015-2732-9</w:t>
      </w:r>
      <w:r w:rsidR="00642F13">
        <w:rPr>
          <w:rStyle w:val="Hyperlink"/>
          <w:rFonts w:cs="Times New Roman"/>
          <w:sz w:val="20"/>
          <w:szCs w:val="20"/>
          <w:lang w:val="en-GB"/>
        </w:rPr>
        <w:fldChar w:fldCharType="end"/>
      </w:r>
      <w:r w:rsidRPr="00697E49">
        <w:rPr>
          <w:rFonts w:cs="Times New Roman"/>
          <w:sz w:val="20"/>
          <w:szCs w:val="20"/>
          <w:lang w:val="en-GB"/>
        </w:rPr>
        <w:t>.</w:t>
      </w:r>
    </w:p>
    <w:p w14:paraId="13C28DD3" w14:textId="482BBD3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Tandon, N.F. and P.J. Kushner, 2015: Does External Forcing Interfere with the AMOC’s Influence on North Atlantic Sea Surface Temperature?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28(16)</w:t>
      </w:r>
      <w:r w:rsidRPr="00697E49">
        <w:rPr>
          <w:rFonts w:cs="Times New Roman"/>
          <w:sz w:val="20"/>
          <w:szCs w:val="20"/>
          <w:lang w:val="en-GB"/>
        </w:rPr>
        <w:t>, 6309–6323, doi:</w:t>
      </w:r>
      <w:r w:rsidR="00642F13">
        <w:fldChar w:fldCharType="begin"/>
      </w:r>
      <w:r w:rsidR="00642F13" w:rsidRPr="001D5B54">
        <w:rPr>
          <w:lang w:val="en-US"/>
          <w:rPrChange w:id="4645" w:author="Clotilde Pean" w:date="2021-06-21T14:15:00Z">
            <w:rPr/>
          </w:rPrChange>
        </w:rPr>
        <w:instrText xml:space="preserve"> HYPERLINK "https://dx.doi.org/10.1175/jcli-d-14-00664.1" </w:instrText>
      </w:r>
      <w:r w:rsidR="00642F13">
        <w:fldChar w:fldCharType="separate"/>
      </w:r>
      <w:r w:rsidRPr="00697E49">
        <w:rPr>
          <w:rStyle w:val="Hyperlink"/>
          <w:rFonts w:cs="Times New Roman"/>
          <w:sz w:val="20"/>
          <w:szCs w:val="20"/>
          <w:lang w:val="en-GB"/>
        </w:rPr>
        <w:t>10.1175/jcli-d-14-00664.1</w:t>
      </w:r>
      <w:r w:rsidR="00642F13">
        <w:rPr>
          <w:rStyle w:val="Hyperlink"/>
          <w:rFonts w:cs="Times New Roman"/>
          <w:sz w:val="20"/>
          <w:szCs w:val="20"/>
          <w:lang w:val="en-GB"/>
        </w:rPr>
        <w:fldChar w:fldCharType="end"/>
      </w:r>
      <w:r w:rsidRPr="00697E49">
        <w:rPr>
          <w:rFonts w:cs="Times New Roman"/>
          <w:sz w:val="20"/>
          <w:szCs w:val="20"/>
          <w:lang w:val="en-GB"/>
        </w:rPr>
        <w:t>.</w:t>
      </w:r>
    </w:p>
    <w:p w14:paraId="51065B37" w14:textId="11B5F7F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Tao, L., Y. Hu, and J. Liu, 2016: Anthropogenic forcing on the Hadley circulation in CMIP5 simulations.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46(9–10)</w:t>
      </w:r>
      <w:r w:rsidRPr="00697E49">
        <w:rPr>
          <w:rFonts w:cs="Times New Roman"/>
          <w:sz w:val="20"/>
          <w:szCs w:val="20"/>
          <w:lang w:val="en-GB"/>
        </w:rPr>
        <w:t>, 3337–3350, doi:</w:t>
      </w:r>
      <w:r w:rsidR="00642F13">
        <w:fldChar w:fldCharType="begin"/>
      </w:r>
      <w:r w:rsidR="00642F13" w:rsidRPr="001D5B54">
        <w:rPr>
          <w:lang w:val="en-US"/>
          <w:rPrChange w:id="4646" w:author="Clotilde Pean" w:date="2021-06-21T14:15:00Z">
            <w:rPr/>
          </w:rPrChange>
        </w:rPr>
        <w:instrText xml:space="preserve"> HYPERLINK "https://dx.doi.org/10.1007/s00382-015-2772-1" </w:instrText>
      </w:r>
      <w:r w:rsidR="00642F13">
        <w:fldChar w:fldCharType="separate"/>
      </w:r>
      <w:r w:rsidRPr="00697E49">
        <w:rPr>
          <w:rStyle w:val="Hyperlink"/>
          <w:rFonts w:cs="Times New Roman"/>
          <w:sz w:val="20"/>
          <w:szCs w:val="20"/>
          <w:lang w:val="en-GB"/>
        </w:rPr>
        <w:t>10.1007/s00382-015-2772-1</w:t>
      </w:r>
      <w:r w:rsidR="00642F13">
        <w:rPr>
          <w:rStyle w:val="Hyperlink"/>
          <w:rFonts w:cs="Times New Roman"/>
          <w:sz w:val="20"/>
          <w:szCs w:val="20"/>
          <w:lang w:val="en-GB"/>
        </w:rPr>
        <w:fldChar w:fldCharType="end"/>
      </w:r>
      <w:r w:rsidRPr="00697E49">
        <w:rPr>
          <w:rFonts w:cs="Times New Roman"/>
          <w:sz w:val="20"/>
          <w:szCs w:val="20"/>
          <w:lang w:val="en-GB"/>
        </w:rPr>
        <w:t>.</w:t>
      </w:r>
    </w:p>
    <w:p w14:paraId="0CF64567" w14:textId="05DFD55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Tao, W. et al., 2015: Interdecadal modulation of ENSO teleconnections to the Indian Ocean Basin Mode and their relationship under global warming in CMIP5 models.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35(3)</w:t>
      </w:r>
      <w:r w:rsidRPr="00697E49">
        <w:rPr>
          <w:rFonts w:cs="Times New Roman"/>
          <w:sz w:val="20"/>
          <w:szCs w:val="20"/>
          <w:lang w:val="en-GB"/>
        </w:rPr>
        <w:t>, 391–407, doi:</w:t>
      </w:r>
      <w:r w:rsidR="00642F13">
        <w:fldChar w:fldCharType="begin"/>
      </w:r>
      <w:r w:rsidR="00642F13" w:rsidRPr="001D5B54">
        <w:rPr>
          <w:lang w:val="en-US"/>
          <w:rPrChange w:id="4647" w:author="Clotilde Pean" w:date="2021-06-21T14:15:00Z">
            <w:rPr/>
          </w:rPrChange>
        </w:rPr>
        <w:instrText xml:space="preserve"> HYPERLINK "https://dx.doi.org/10.1002/joc.3987" </w:instrText>
      </w:r>
      <w:r w:rsidR="00642F13">
        <w:fldChar w:fldCharType="separate"/>
      </w:r>
      <w:r w:rsidRPr="00697E49">
        <w:rPr>
          <w:rStyle w:val="Hyperlink"/>
          <w:rFonts w:cs="Times New Roman"/>
          <w:sz w:val="20"/>
          <w:szCs w:val="20"/>
          <w:lang w:val="en-GB"/>
        </w:rPr>
        <w:t>10.1002/joc.3987</w:t>
      </w:r>
      <w:r w:rsidR="00642F13">
        <w:rPr>
          <w:rStyle w:val="Hyperlink"/>
          <w:rFonts w:cs="Times New Roman"/>
          <w:sz w:val="20"/>
          <w:szCs w:val="20"/>
          <w:lang w:val="en-GB"/>
        </w:rPr>
        <w:fldChar w:fldCharType="end"/>
      </w:r>
      <w:r w:rsidRPr="00697E49">
        <w:rPr>
          <w:rFonts w:cs="Times New Roman"/>
          <w:sz w:val="20"/>
          <w:szCs w:val="20"/>
          <w:lang w:val="en-GB"/>
        </w:rPr>
        <w:t>.</w:t>
      </w:r>
    </w:p>
    <w:p w14:paraId="770733C7" w14:textId="7298FC6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Tao, W. et al., 2016: A study of biases in simulation of the Indian Ocean basin mode and its capacitor effect in CMIP3/CMIP5 models.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46(1–2)</w:t>
      </w:r>
      <w:r w:rsidRPr="00697E49">
        <w:rPr>
          <w:rFonts w:cs="Times New Roman"/>
          <w:sz w:val="20"/>
          <w:szCs w:val="20"/>
          <w:lang w:val="en-GB"/>
        </w:rPr>
        <w:t>, 205–226, doi:</w:t>
      </w:r>
      <w:r w:rsidR="00642F13">
        <w:fldChar w:fldCharType="begin"/>
      </w:r>
      <w:r w:rsidR="00642F13" w:rsidRPr="001D5B54">
        <w:rPr>
          <w:lang w:val="en-US"/>
          <w:rPrChange w:id="4648" w:author="Clotilde Pean" w:date="2021-06-21T14:15:00Z">
            <w:rPr/>
          </w:rPrChange>
        </w:rPr>
        <w:instrText xml:space="preserve"> HYPERLINK "https://dx.doi.org/10.1007/s00382-015-2579-0" </w:instrText>
      </w:r>
      <w:r w:rsidR="00642F13">
        <w:fldChar w:fldCharType="separate"/>
      </w:r>
      <w:r w:rsidRPr="00697E49">
        <w:rPr>
          <w:rStyle w:val="Hyperlink"/>
          <w:rFonts w:cs="Times New Roman"/>
          <w:sz w:val="20"/>
          <w:szCs w:val="20"/>
          <w:lang w:val="en-GB"/>
        </w:rPr>
        <w:t>10.1007/s00382-015-2579-0</w:t>
      </w:r>
      <w:r w:rsidR="00642F13">
        <w:rPr>
          <w:rStyle w:val="Hyperlink"/>
          <w:rFonts w:cs="Times New Roman"/>
          <w:sz w:val="20"/>
          <w:szCs w:val="20"/>
          <w:lang w:val="en-GB"/>
        </w:rPr>
        <w:fldChar w:fldCharType="end"/>
      </w:r>
      <w:r w:rsidRPr="00697E49">
        <w:rPr>
          <w:rFonts w:cs="Times New Roman"/>
          <w:sz w:val="20"/>
          <w:szCs w:val="20"/>
          <w:lang w:val="en-GB"/>
        </w:rPr>
        <w:t>.</w:t>
      </w:r>
    </w:p>
    <w:p w14:paraId="72180E46" w14:textId="635CD4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Taschetto, A.S. et al., 2014a: Cold tongue and warm pool ENSO Events in CMIP5: Mean state and future projections.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27(8)</w:t>
      </w:r>
      <w:r w:rsidRPr="00697E49">
        <w:rPr>
          <w:rFonts w:cs="Times New Roman"/>
          <w:sz w:val="20"/>
          <w:szCs w:val="20"/>
          <w:lang w:val="en-GB"/>
        </w:rPr>
        <w:t>, 2861–2885, doi:</w:t>
      </w:r>
      <w:r w:rsidR="00642F13">
        <w:fldChar w:fldCharType="begin"/>
      </w:r>
      <w:r w:rsidR="00642F13" w:rsidRPr="001D5B54">
        <w:rPr>
          <w:lang w:val="en-US"/>
          <w:rPrChange w:id="4649" w:author="Clotilde Pean" w:date="2021-06-21T14:15:00Z">
            <w:rPr/>
          </w:rPrChange>
        </w:rPr>
        <w:instrText xml:space="preserve"> HYPERLINK "https://dx.doi.org/10.1175/jcli-d-13-00437.1" </w:instrText>
      </w:r>
      <w:r w:rsidR="00642F13">
        <w:fldChar w:fldCharType="separate"/>
      </w:r>
      <w:r w:rsidRPr="00697E49">
        <w:rPr>
          <w:rStyle w:val="Hyperlink"/>
          <w:rFonts w:cs="Times New Roman"/>
          <w:sz w:val="20"/>
          <w:szCs w:val="20"/>
          <w:lang w:val="en-GB"/>
        </w:rPr>
        <w:t>10.1175/jcli-d-13-00437.1</w:t>
      </w:r>
      <w:r w:rsidR="00642F13">
        <w:rPr>
          <w:rStyle w:val="Hyperlink"/>
          <w:rFonts w:cs="Times New Roman"/>
          <w:sz w:val="20"/>
          <w:szCs w:val="20"/>
          <w:lang w:val="en-GB"/>
        </w:rPr>
        <w:fldChar w:fldCharType="end"/>
      </w:r>
      <w:r w:rsidRPr="00697E49">
        <w:rPr>
          <w:rFonts w:cs="Times New Roman"/>
          <w:sz w:val="20"/>
          <w:szCs w:val="20"/>
          <w:lang w:val="en-GB"/>
        </w:rPr>
        <w:t>.</w:t>
      </w:r>
    </w:p>
    <w:p w14:paraId="7B4B3D4F" w14:textId="18A5666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Taschetto, A.S. et al., 2014b: Cold tongue and warm pool ENSO Events in CMIP5: Mean state and future projections.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27(8)</w:t>
      </w:r>
      <w:r w:rsidRPr="00697E49">
        <w:rPr>
          <w:rFonts w:cs="Times New Roman"/>
          <w:sz w:val="20"/>
          <w:szCs w:val="20"/>
          <w:lang w:val="en-GB"/>
        </w:rPr>
        <w:t>, 2861–2885, doi:</w:t>
      </w:r>
      <w:r w:rsidR="00642F13">
        <w:fldChar w:fldCharType="begin"/>
      </w:r>
      <w:r w:rsidR="00642F13" w:rsidRPr="001D5B54">
        <w:rPr>
          <w:lang w:val="en-US"/>
          <w:rPrChange w:id="4650" w:author="Clotilde Pean" w:date="2021-06-21T14:15:00Z">
            <w:rPr/>
          </w:rPrChange>
        </w:rPr>
        <w:instrText xml:space="preserve"> HYPERLINK "https://dx.doi.org/10.1175/jcli-d-13-00437.1" </w:instrText>
      </w:r>
      <w:r w:rsidR="00642F13">
        <w:fldChar w:fldCharType="separate"/>
      </w:r>
      <w:r w:rsidRPr="00697E49">
        <w:rPr>
          <w:rStyle w:val="Hyperlink"/>
          <w:rFonts w:cs="Times New Roman"/>
          <w:sz w:val="20"/>
          <w:szCs w:val="20"/>
          <w:lang w:val="en-GB"/>
        </w:rPr>
        <w:t>10.1175/jcli-d-13-00437.1</w:t>
      </w:r>
      <w:r w:rsidR="00642F13">
        <w:rPr>
          <w:rStyle w:val="Hyperlink"/>
          <w:rFonts w:cs="Times New Roman"/>
          <w:sz w:val="20"/>
          <w:szCs w:val="20"/>
          <w:lang w:val="en-GB"/>
        </w:rPr>
        <w:fldChar w:fldCharType="end"/>
      </w:r>
      <w:r w:rsidRPr="00697E49">
        <w:rPr>
          <w:rFonts w:cs="Times New Roman"/>
          <w:sz w:val="20"/>
          <w:szCs w:val="20"/>
          <w:lang w:val="en-GB"/>
        </w:rPr>
        <w:t>.</w:t>
      </w:r>
    </w:p>
    <w:p w14:paraId="1C5661F9" w14:textId="0C36AB0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Taschetto, A.S. et al., 2020: ENSO atmospheric teleconnections. In: </w:t>
      </w:r>
      <w:r w:rsidRPr="00697E49">
        <w:rPr>
          <w:rFonts w:cs="Times New Roman"/>
          <w:i/>
          <w:sz w:val="20"/>
          <w:szCs w:val="20"/>
          <w:lang w:val="en-GB"/>
        </w:rPr>
        <w:t>El Niño Southern Oscillation in a Changing Climate</w:t>
      </w:r>
      <w:r w:rsidRPr="00697E49">
        <w:rPr>
          <w:rFonts w:cs="Times New Roman"/>
          <w:sz w:val="20"/>
          <w:szCs w:val="20"/>
          <w:lang w:val="en-GB"/>
        </w:rPr>
        <w:t xml:space="preserve"> [McPhaden, M.J., A. Santoso, and W. Cai (eds.)]. American Geophysical Union (AGU), Washington DC, USA, pp. 309–335, doi:</w:t>
      </w:r>
      <w:r w:rsidR="00642F13">
        <w:fldChar w:fldCharType="begin"/>
      </w:r>
      <w:r w:rsidR="00642F13" w:rsidRPr="001D5B54">
        <w:rPr>
          <w:lang w:val="en-US"/>
          <w:rPrChange w:id="4651" w:author="Clotilde Pean" w:date="2021-06-21T14:15:00Z">
            <w:rPr/>
          </w:rPrChange>
        </w:rPr>
        <w:instrText xml:space="preserve"> HYPERLINK "https://dx.doi.org/10.1002/9781119548164.ch14" </w:instrText>
      </w:r>
      <w:r w:rsidR="00642F13">
        <w:fldChar w:fldCharType="separate"/>
      </w:r>
      <w:r w:rsidRPr="00697E49">
        <w:rPr>
          <w:rStyle w:val="Hyperlink"/>
          <w:rFonts w:cs="Times New Roman"/>
          <w:sz w:val="20"/>
          <w:szCs w:val="20"/>
          <w:lang w:val="en-GB"/>
        </w:rPr>
        <w:t>10.1002/9781119548164.ch14</w:t>
      </w:r>
      <w:r w:rsidR="00642F13">
        <w:rPr>
          <w:rStyle w:val="Hyperlink"/>
          <w:rFonts w:cs="Times New Roman"/>
          <w:sz w:val="20"/>
          <w:szCs w:val="20"/>
          <w:lang w:val="en-GB"/>
        </w:rPr>
        <w:fldChar w:fldCharType="end"/>
      </w:r>
      <w:r w:rsidRPr="00697E49">
        <w:rPr>
          <w:rFonts w:cs="Times New Roman"/>
          <w:sz w:val="20"/>
          <w:szCs w:val="20"/>
          <w:lang w:val="en-GB"/>
        </w:rPr>
        <w:t>.</w:t>
      </w:r>
    </w:p>
    <w:p w14:paraId="284C8F40" w14:textId="33A88D8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Taylor, K.E., R.J. Stouffer, and G.A. Meehl, 2012: An overview of CMIP5 and the experiment design.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93(4)</w:t>
      </w:r>
      <w:r w:rsidRPr="00697E49">
        <w:rPr>
          <w:rFonts w:cs="Times New Roman"/>
          <w:sz w:val="20"/>
          <w:szCs w:val="20"/>
          <w:lang w:val="en-GB"/>
        </w:rPr>
        <w:t>, 485–498, doi:</w:t>
      </w:r>
      <w:r w:rsidR="00642F13">
        <w:fldChar w:fldCharType="begin"/>
      </w:r>
      <w:r w:rsidR="00642F13" w:rsidRPr="001D5B54">
        <w:rPr>
          <w:lang w:val="en-US"/>
          <w:rPrChange w:id="4652" w:author="Clotilde Pean" w:date="2021-06-21T14:15:00Z">
            <w:rPr/>
          </w:rPrChange>
        </w:rPr>
        <w:instrText xml:space="preserve"> HYPERLINK "https://dx.doi.org/10.1175/bams-d-11-00094.1" </w:instrText>
      </w:r>
      <w:r w:rsidR="00642F13">
        <w:fldChar w:fldCharType="separate"/>
      </w:r>
      <w:r w:rsidRPr="00697E49">
        <w:rPr>
          <w:rStyle w:val="Hyperlink"/>
          <w:rFonts w:cs="Times New Roman"/>
          <w:sz w:val="20"/>
          <w:szCs w:val="20"/>
          <w:lang w:val="en-GB"/>
        </w:rPr>
        <w:t>10.1175/bams-d-11-00094.1</w:t>
      </w:r>
      <w:r w:rsidR="00642F13">
        <w:rPr>
          <w:rStyle w:val="Hyperlink"/>
          <w:rFonts w:cs="Times New Roman"/>
          <w:sz w:val="20"/>
          <w:szCs w:val="20"/>
          <w:lang w:val="en-GB"/>
        </w:rPr>
        <w:fldChar w:fldCharType="end"/>
      </w:r>
      <w:r w:rsidRPr="00697E49">
        <w:rPr>
          <w:rFonts w:cs="Times New Roman"/>
          <w:sz w:val="20"/>
          <w:szCs w:val="20"/>
          <w:lang w:val="en-GB"/>
        </w:rPr>
        <w:t>.</w:t>
      </w:r>
    </w:p>
    <w:p w14:paraId="64499D46" w14:textId="0F34655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Tedesco, M. and X. Fettweis, 2020a: Unprecedented atmospheric conditions (1948-2019) drive the 2019 exceptional melting season over the Greenland ice sheet. </w:t>
      </w:r>
      <w:r w:rsidRPr="00697E49">
        <w:rPr>
          <w:rFonts w:cs="Times New Roman"/>
          <w:i/>
          <w:sz w:val="20"/>
          <w:szCs w:val="20"/>
          <w:lang w:val="en-GB"/>
        </w:rPr>
        <w:t>Cryosphere</w:t>
      </w:r>
      <w:r w:rsidRPr="00697E49">
        <w:rPr>
          <w:rFonts w:cs="Times New Roman"/>
          <w:sz w:val="20"/>
          <w:szCs w:val="20"/>
          <w:lang w:val="en-GB"/>
        </w:rPr>
        <w:t>, doi:</w:t>
      </w:r>
      <w:r w:rsidR="00642F13">
        <w:fldChar w:fldCharType="begin"/>
      </w:r>
      <w:r w:rsidR="00642F13" w:rsidRPr="001D5B54">
        <w:rPr>
          <w:lang w:val="en-US"/>
          <w:rPrChange w:id="4653" w:author="Clotilde Pean" w:date="2021-06-21T14:15:00Z">
            <w:rPr/>
          </w:rPrChange>
        </w:rPr>
        <w:instrText xml:space="preserve"> HYPERLINK "https://dx.doi.org/10.5194/tc-14-1209-2020" </w:instrText>
      </w:r>
      <w:r w:rsidR="00642F13">
        <w:fldChar w:fldCharType="separate"/>
      </w:r>
      <w:r w:rsidRPr="00697E49">
        <w:rPr>
          <w:rStyle w:val="Hyperlink"/>
          <w:rFonts w:cs="Times New Roman"/>
          <w:sz w:val="20"/>
          <w:szCs w:val="20"/>
          <w:lang w:val="en-GB"/>
        </w:rPr>
        <w:t>10.5194/tc-14-1209-2020</w:t>
      </w:r>
      <w:r w:rsidR="00642F13">
        <w:rPr>
          <w:rStyle w:val="Hyperlink"/>
          <w:rFonts w:cs="Times New Roman"/>
          <w:sz w:val="20"/>
          <w:szCs w:val="20"/>
          <w:lang w:val="en-GB"/>
        </w:rPr>
        <w:fldChar w:fldCharType="end"/>
      </w:r>
      <w:r w:rsidRPr="00697E49">
        <w:rPr>
          <w:rFonts w:cs="Times New Roman"/>
          <w:sz w:val="20"/>
          <w:szCs w:val="20"/>
          <w:lang w:val="en-GB"/>
        </w:rPr>
        <w:t>.</w:t>
      </w:r>
    </w:p>
    <w:p w14:paraId="681FC770" w14:textId="7F8A139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Tedesco, M. and X. Fettweis, 2020b: Unprecedented atmospheric conditions (1948-2019) drive the 2019 exceptional melting season over the Greenland ice sheet. </w:t>
      </w:r>
      <w:r w:rsidRPr="00697E49">
        <w:rPr>
          <w:rFonts w:cs="Times New Roman"/>
          <w:i/>
          <w:sz w:val="20"/>
          <w:szCs w:val="20"/>
          <w:lang w:val="en-GB"/>
        </w:rPr>
        <w:t>Cryosphere</w:t>
      </w:r>
      <w:r w:rsidRPr="00697E49">
        <w:rPr>
          <w:rFonts w:cs="Times New Roman"/>
          <w:sz w:val="20"/>
          <w:szCs w:val="20"/>
          <w:lang w:val="en-GB"/>
        </w:rPr>
        <w:t>, doi:</w:t>
      </w:r>
      <w:r w:rsidR="00642F13">
        <w:fldChar w:fldCharType="begin"/>
      </w:r>
      <w:r w:rsidR="00642F13" w:rsidRPr="001D5B54">
        <w:rPr>
          <w:lang w:val="en-US"/>
          <w:rPrChange w:id="4654" w:author="Clotilde Pean" w:date="2021-06-21T14:15:00Z">
            <w:rPr/>
          </w:rPrChange>
        </w:rPr>
        <w:instrText xml:space="preserve"> HYPERLINK "https://dx.doi.org/10.5194/tc-14-1209-2020" </w:instrText>
      </w:r>
      <w:r w:rsidR="00642F13">
        <w:fldChar w:fldCharType="separate"/>
      </w:r>
      <w:r w:rsidRPr="00697E49">
        <w:rPr>
          <w:rStyle w:val="Hyperlink"/>
          <w:rFonts w:cs="Times New Roman"/>
          <w:sz w:val="20"/>
          <w:szCs w:val="20"/>
          <w:lang w:val="en-GB"/>
        </w:rPr>
        <w:t>10.5194/tc-14-1209-2020</w:t>
      </w:r>
      <w:r w:rsidR="00642F13">
        <w:rPr>
          <w:rStyle w:val="Hyperlink"/>
          <w:rFonts w:cs="Times New Roman"/>
          <w:sz w:val="20"/>
          <w:szCs w:val="20"/>
          <w:lang w:val="en-GB"/>
        </w:rPr>
        <w:fldChar w:fldCharType="end"/>
      </w:r>
      <w:r w:rsidRPr="00697E49">
        <w:rPr>
          <w:rFonts w:cs="Times New Roman"/>
          <w:sz w:val="20"/>
          <w:szCs w:val="20"/>
          <w:lang w:val="en-GB"/>
        </w:rPr>
        <w:t>.</w:t>
      </w:r>
    </w:p>
    <w:p w14:paraId="6F1F7487" w14:textId="461245E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Terray, L., 2012: Evidence for multiple drivers of North Atlantic multi-decadal climate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39(19)</w:t>
      </w:r>
      <w:r w:rsidRPr="00697E49">
        <w:rPr>
          <w:rFonts w:cs="Times New Roman"/>
          <w:sz w:val="20"/>
          <w:szCs w:val="20"/>
          <w:lang w:val="en-GB"/>
        </w:rPr>
        <w:t>, n/a–n/a, doi:</w:t>
      </w:r>
      <w:r w:rsidR="00642F13">
        <w:fldChar w:fldCharType="begin"/>
      </w:r>
      <w:r w:rsidR="00642F13" w:rsidRPr="001D5B54">
        <w:rPr>
          <w:lang w:val="en-US"/>
          <w:rPrChange w:id="4655" w:author="Clotilde Pean" w:date="2021-06-21T14:15:00Z">
            <w:rPr/>
          </w:rPrChange>
        </w:rPr>
        <w:instrText xml:space="preserve"> HYPERLINK "https://dx.doi.org/10.1029/2012gl053046" </w:instrText>
      </w:r>
      <w:r w:rsidR="00642F13">
        <w:fldChar w:fldCharType="separate"/>
      </w:r>
      <w:r w:rsidRPr="00697E49">
        <w:rPr>
          <w:rStyle w:val="Hyperlink"/>
          <w:rFonts w:cs="Times New Roman"/>
          <w:sz w:val="20"/>
          <w:szCs w:val="20"/>
          <w:lang w:val="en-GB"/>
        </w:rPr>
        <w:t>10.1029/2012gl053046</w:t>
      </w:r>
      <w:r w:rsidR="00642F13">
        <w:rPr>
          <w:rStyle w:val="Hyperlink"/>
          <w:rFonts w:cs="Times New Roman"/>
          <w:sz w:val="20"/>
          <w:szCs w:val="20"/>
          <w:lang w:val="en-GB"/>
        </w:rPr>
        <w:fldChar w:fldCharType="end"/>
      </w:r>
      <w:r w:rsidRPr="00697E49">
        <w:rPr>
          <w:rFonts w:cs="Times New Roman"/>
          <w:sz w:val="20"/>
          <w:szCs w:val="20"/>
          <w:lang w:val="en-GB"/>
        </w:rPr>
        <w:t>.</w:t>
      </w:r>
    </w:p>
    <w:p w14:paraId="46117920" w14:textId="02CDA22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Terray, L. et al., 2012: Near-surface salinity as nature’s rain gauge to detect human influence on the Tropical water cycle.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25(3)</w:t>
      </w:r>
      <w:r w:rsidRPr="00697E49">
        <w:rPr>
          <w:rFonts w:cs="Times New Roman"/>
          <w:sz w:val="20"/>
          <w:szCs w:val="20"/>
          <w:lang w:val="en-GB"/>
        </w:rPr>
        <w:t>, 958–977, doi:</w:t>
      </w:r>
      <w:r w:rsidR="00642F13">
        <w:fldChar w:fldCharType="begin"/>
      </w:r>
      <w:r w:rsidR="00642F13" w:rsidRPr="001D5B54">
        <w:rPr>
          <w:lang w:val="en-US"/>
          <w:rPrChange w:id="4656" w:author="Clotilde Pean" w:date="2021-06-21T14:15:00Z">
            <w:rPr/>
          </w:rPrChange>
        </w:rPr>
        <w:instrText xml:space="preserve"> HYPERLINK "https://dx.doi.org/10.1175/jcli-d-10-05025.1" </w:instrText>
      </w:r>
      <w:r w:rsidR="00642F13">
        <w:fldChar w:fldCharType="separate"/>
      </w:r>
      <w:r w:rsidRPr="00697E49">
        <w:rPr>
          <w:rStyle w:val="Hyperlink"/>
          <w:rFonts w:cs="Times New Roman"/>
          <w:sz w:val="20"/>
          <w:szCs w:val="20"/>
          <w:lang w:val="en-GB"/>
        </w:rPr>
        <w:t>10.1175/jcli-d-10-05025.1</w:t>
      </w:r>
      <w:r w:rsidR="00642F13">
        <w:rPr>
          <w:rStyle w:val="Hyperlink"/>
          <w:rFonts w:cs="Times New Roman"/>
          <w:sz w:val="20"/>
          <w:szCs w:val="20"/>
          <w:lang w:val="en-GB"/>
        </w:rPr>
        <w:fldChar w:fldCharType="end"/>
      </w:r>
      <w:r w:rsidRPr="00697E49">
        <w:rPr>
          <w:rFonts w:cs="Times New Roman"/>
          <w:sz w:val="20"/>
          <w:szCs w:val="20"/>
          <w:lang w:val="en-GB"/>
        </w:rPr>
        <w:t>.</w:t>
      </w:r>
    </w:p>
    <w:p w14:paraId="25D20643" w14:textId="0C96B0E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Thackeray, C.W., C.G. Fletcher, and C. Derksen, 2015: Quantifying the skill of CMIP5 models in simulating seasonal albedo and snow cover evolution. </w:t>
      </w:r>
      <w:r w:rsidRPr="00697E49">
        <w:rPr>
          <w:rFonts w:cs="Times New Roman"/>
          <w:i/>
          <w:sz w:val="20"/>
          <w:szCs w:val="20"/>
          <w:lang w:val="en-GB"/>
        </w:rPr>
        <w:t>JOURNAL OF GEOPHYSICAL RESEARCH-ATMOSPHERES</w:t>
      </w:r>
      <w:r w:rsidRPr="00697E49">
        <w:rPr>
          <w:rFonts w:cs="Times New Roman"/>
          <w:sz w:val="20"/>
          <w:szCs w:val="20"/>
          <w:lang w:val="en-GB"/>
        </w:rPr>
        <w:t xml:space="preserve">, </w:t>
      </w:r>
      <w:r w:rsidRPr="00697E49">
        <w:rPr>
          <w:rFonts w:cs="Times New Roman"/>
          <w:b/>
          <w:sz w:val="20"/>
          <w:szCs w:val="20"/>
          <w:lang w:val="en-GB"/>
        </w:rPr>
        <w:t>120(12)</w:t>
      </w:r>
      <w:r w:rsidRPr="00697E49">
        <w:rPr>
          <w:rFonts w:cs="Times New Roman"/>
          <w:sz w:val="20"/>
          <w:szCs w:val="20"/>
          <w:lang w:val="en-GB"/>
        </w:rPr>
        <w:t>, 5831–5849, doi:</w:t>
      </w:r>
      <w:r w:rsidR="00642F13">
        <w:fldChar w:fldCharType="begin"/>
      </w:r>
      <w:r w:rsidR="00642F13" w:rsidRPr="001D5B54">
        <w:rPr>
          <w:lang w:val="en-US"/>
          <w:rPrChange w:id="4657" w:author="Clotilde Pean" w:date="2021-06-21T14:15:00Z">
            <w:rPr/>
          </w:rPrChange>
        </w:rPr>
        <w:instrText xml:space="preserve"> HYPERLINK "https://dx.doi.org/10.1002/2015jd023325" </w:instrText>
      </w:r>
      <w:r w:rsidR="00642F13">
        <w:fldChar w:fldCharType="separate"/>
      </w:r>
      <w:r w:rsidRPr="00697E49">
        <w:rPr>
          <w:rStyle w:val="Hyperlink"/>
          <w:rFonts w:cs="Times New Roman"/>
          <w:sz w:val="20"/>
          <w:szCs w:val="20"/>
          <w:lang w:val="en-GB"/>
        </w:rPr>
        <w:t>10.1002/2015jd023325</w:t>
      </w:r>
      <w:r w:rsidR="00642F13">
        <w:rPr>
          <w:rStyle w:val="Hyperlink"/>
          <w:rFonts w:cs="Times New Roman"/>
          <w:sz w:val="20"/>
          <w:szCs w:val="20"/>
          <w:lang w:val="en-GB"/>
        </w:rPr>
        <w:fldChar w:fldCharType="end"/>
      </w:r>
      <w:r w:rsidRPr="00697E49">
        <w:rPr>
          <w:rFonts w:cs="Times New Roman"/>
          <w:sz w:val="20"/>
          <w:szCs w:val="20"/>
          <w:lang w:val="en-GB"/>
        </w:rPr>
        <w:t>.</w:t>
      </w:r>
    </w:p>
    <w:p w14:paraId="0C0D0D66" w14:textId="6647FF0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Thackeray, C.W., C.G. Fletcher, L.R. Mudryk, and C. Derksen, 2016: Quantifying the Uncertainty in Historical and </w:t>
      </w:r>
      <w:r w:rsidRPr="00697E49">
        <w:rPr>
          <w:rFonts w:cs="Times New Roman"/>
          <w:sz w:val="20"/>
          <w:szCs w:val="20"/>
          <w:lang w:val="en-GB"/>
        </w:rPr>
        <w:lastRenderedPageBreak/>
        <w:t xml:space="preserve">Future Simulations of Northern Hemisphere Spring Snow Cover.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29(23)</w:t>
      </w:r>
      <w:r w:rsidRPr="00697E49">
        <w:rPr>
          <w:rFonts w:cs="Times New Roman"/>
          <w:sz w:val="20"/>
          <w:szCs w:val="20"/>
          <w:lang w:val="en-GB"/>
        </w:rPr>
        <w:t>, 8647–8663, doi:</w:t>
      </w:r>
      <w:r w:rsidR="00642F13">
        <w:fldChar w:fldCharType="begin"/>
      </w:r>
      <w:r w:rsidR="00642F13" w:rsidRPr="001D5B54">
        <w:rPr>
          <w:lang w:val="en-US"/>
          <w:rPrChange w:id="4658" w:author="Clotilde Pean" w:date="2021-06-21T14:15:00Z">
            <w:rPr/>
          </w:rPrChange>
        </w:rPr>
        <w:instrText xml:space="preserve"> HYPERLINK "https://dx.doi.org/10.1175/jcli-d-16-0341.1" </w:instrText>
      </w:r>
      <w:r w:rsidR="00642F13">
        <w:fldChar w:fldCharType="separate"/>
      </w:r>
      <w:r w:rsidRPr="00697E49">
        <w:rPr>
          <w:rStyle w:val="Hyperlink"/>
          <w:rFonts w:cs="Times New Roman"/>
          <w:sz w:val="20"/>
          <w:szCs w:val="20"/>
          <w:lang w:val="en-GB"/>
        </w:rPr>
        <w:t>10.1175/jcli-d-16-0341.1</w:t>
      </w:r>
      <w:r w:rsidR="00642F13">
        <w:rPr>
          <w:rStyle w:val="Hyperlink"/>
          <w:rFonts w:cs="Times New Roman"/>
          <w:sz w:val="20"/>
          <w:szCs w:val="20"/>
          <w:lang w:val="en-GB"/>
        </w:rPr>
        <w:fldChar w:fldCharType="end"/>
      </w:r>
      <w:r w:rsidRPr="00697E49">
        <w:rPr>
          <w:rFonts w:cs="Times New Roman"/>
          <w:sz w:val="20"/>
          <w:szCs w:val="20"/>
          <w:lang w:val="en-GB"/>
        </w:rPr>
        <w:t>.</w:t>
      </w:r>
    </w:p>
    <w:p w14:paraId="730FF74D" w14:textId="10BD73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Thackeray, C.W., A.M. DeAngelis, A. Hall, D.L. Swain, and X. Qu, 2018: On the Connection Between Global Hydrologic Sensitivity and Regional Wet Extremes.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45(20)</w:t>
      </w:r>
      <w:r w:rsidRPr="00697E49">
        <w:rPr>
          <w:rFonts w:cs="Times New Roman"/>
          <w:sz w:val="20"/>
          <w:szCs w:val="20"/>
          <w:lang w:val="en-GB"/>
        </w:rPr>
        <w:t>, 11,343–11,351, doi:</w:t>
      </w:r>
      <w:r w:rsidR="00642F13">
        <w:fldChar w:fldCharType="begin"/>
      </w:r>
      <w:r w:rsidR="00642F13" w:rsidRPr="001D5B54">
        <w:rPr>
          <w:lang w:val="en-US"/>
          <w:rPrChange w:id="4659" w:author="Clotilde Pean" w:date="2021-06-21T14:15:00Z">
            <w:rPr/>
          </w:rPrChange>
        </w:rPr>
        <w:instrText xml:space="preserve"> HYPERLINK "https://dx.doi.org/10.1029/2018gl079698" </w:instrText>
      </w:r>
      <w:r w:rsidR="00642F13">
        <w:fldChar w:fldCharType="separate"/>
      </w:r>
      <w:r w:rsidRPr="00697E49">
        <w:rPr>
          <w:rStyle w:val="Hyperlink"/>
          <w:rFonts w:cs="Times New Roman"/>
          <w:sz w:val="20"/>
          <w:szCs w:val="20"/>
          <w:lang w:val="en-GB"/>
        </w:rPr>
        <w:t>10.1029/2018gl079698</w:t>
      </w:r>
      <w:r w:rsidR="00642F13">
        <w:rPr>
          <w:rStyle w:val="Hyperlink"/>
          <w:rFonts w:cs="Times New Roman"/>
          <w:sz w:val="20"/>
          <w:szCs w:val="20"/>
          <w:lang w:val="en-GB"/>
        </w:rPr>
        <w:fldChar w:fldCharType="end"/>
      </w:r>
      <w:r w:rsidRPr="00697E49">
        <w:rPr>
          <w:rFonts w:cs="Times New Roman"/>
          <w:sz w:val="20"/>
          <w:szCs w:val="20"/>
          <w:lang w:val="en-GB"/>
        </w:rPr>
        <w:t>.</w:t>
      </w:r>
    </w:p>
    <w:p w14:paraId="4EF63FCE" w14:textId="276B122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Thiéblemont, R., K. Matthes, N.-E. Omrani, K. Kodera, and F. Hansen, 2015: Solar forcing synchronizes decadal North Atlantic climate variability.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8268, doi:</w:t>
      </w:r>
      <w:r w:rsidR="00642F13">
        <w:fldChar w:fldCharType="begin"/>
      </w:r>
      <w:r w:rsidR="00642F13" w:rsidRPr="001D5B54">
        <w:rPr>
          <w:lang w:val="en-US"/>
          <w:rPrChange w:id="4660" w:author="Clotilde Pean" w:date="2021-06-21T14:15:00Z">
            <w:rPr/>
          </w:rPrChange>
        </w:rPr>
        <w:instrText xml:space="preserve"> HYPERLINK "https://dx.doi.org/10.1038/ncomms9268" </w:instrText>
      </w:r>
      <w:r w:rsidR="00642F13">
        <w:fldChar w:fldCharType="separate"/>
      </w:r>
      <w:r w:rsidRPr="00697E49">
        <w:rPr>
          <w:rStyle w:val="Hyperlink"/>
          <w:rFonts w:cs="Times New Roman"/>
          <w:sz w:val="20"/>
          <w:szCs w:val="20"/>
          <w:lang w:val="en-GB"/>
        </w:rPr>
        <w:t>10.1038/ncomms9268</w:t>
      </w:r>
      <w:r w:rsidR="00642F13">
        <w:rPr>
          <w:rStyle w:val="Hyperlink"/>
          <w:rFonts w:cs="Times New Roman"/>
          <w:sz w:val="20"/>
          <w:szCs w:val="20"/>
          <w:lang w:val="en-GB"/>
        </w:rPr>
        <w:fldChar w:fldCharType="end"/>
      </w:r>
      <w:r w:rsidRPr="00697E49">
        <w:rPr>
          <w:rFonts w:cs="Times New Roman"/>
          <w:sz w:val="20"/>
          <w:szCs w:val="20"/>
          <w:lang w:val="en-GB"/>
        </w:rPr>
        <w:t>.</w:t>
      </w:r>
    </w:p>
    <w:p w14:paraId="51A3DD26" w14:textId="5A6BE13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Thielke, A. and T. Mölg, 2019: Observed and simulated Indian Ocean Dipole activity since the mid-19th century and its relation to East African short rains.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39(11)</w:t>
      </w:r>
      <w:r w:rsidRPr="00697E49">
        <w:rPr>
          <w:rFonts w:cs="Times New Roman"/>
          <w:sz w:val="20"/>
          <w:szCs w:val="20"/>
          <w:lang w:val="en-GB"/>
        </w:rPr>
        <w:t>, 4467–4478, doi:</w:t>
      </w:r>
      <w:r w:rsidR="00642F13">
        <w:fldChar w:fldCharType="begin"/>
      </w:r>
      <w:r w:rsidR="00642F13" w:rsidRPr="001D5B54">
        <w:rPr>
          <w:lang w:val="en-US"/>
          <w:rPrChange w:id="4661" w:author="Clotilde Pean" w:date="2021-06-21T14:15:00Z">
            <w:rPr/>
          </w:rPrChange>
        </w:rPr>
        <w:instrText xml:space="preserve"> HYPERLINK "https://dx.doi.org/10.1002/joc.6085" </w:instrText>
      </w:r>
      <w:r w:rsidR="00642F13">
        <w:fldChar w:fldCharType="separate"/>
      </w:r>
      <w:r w:rsidRPr="00697E49">
        <w:rPr>
          <w:rStyle w:val="Hyperlink"/>
          <w:rFonts w:cs="Times New Roman"/>
          <w:sz w:val="20"/>
          <w:szCs w:val="20"/>
          <w:lang w:val="en-GB"/>
        </w:rPr>
        <w:t>10.1002/joc.6085</w:t>
      </w:r>
      <w:r w:rsidR="00642F13">
        <w:rPr>
          <w:rStyle w:val="Hyperlink"/>
          <w:rFonts w:cs="Times New Roman"/>
          <w:sz w:val="20"/>
          <w:szCs w:val="20"/>
          <w:lang w:val="en-GB"/>
        </w:rPr>
        <w:fldChar w:fldCharType="end"/>
      </w:r>
      <w:r w:rsidRPr="00697E49">
        <w:rPr>
          <w:rFonts w:cs="Times New Roman"/>
          <w:sz w:val="20"/>
          <w:szCs w:val="20"/>
          <w:lang w:val="en-GB"/>
        </w:rPr>
        <w:t>.</w:t>
      </w:r>
    </w:p>
    <w:p w14:paraId="77ACD5AC" w14:textId="39D07C5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Thoma, M., R.J. Greatbatch, C. Kadow, and R. Gerdes, 2015: Decadal hindcasts initialized using observed surface wind stress: Evaluation and prediction out to 2024.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42(15)</w:t>
      </w:r>
      <w:r w:rsidRPr="00697E49">
        <w:rPr>
          <w:rFonts w:cs="Times New Roman"/>
          <w:sz w:val="20"/>
          <w:szCs w:val="20"/>
          <w:lang w:val="en-GB"/>
        </w:rPr>
        <w:t>, 6454–6461, doi:</w:t>
      </w:r>
      <w:r w:rsidR="00642F13">
        <w:fldChar w:fldCharType="begin"/>
      </w:r>
      <w:r w:rsidR="00642F13" w:rsidRPr="001D5B54">
        <w:rPr>
          <w:lang w:val="en-US"/>
          <w:rPrChange w:id="4662" w:author="Clotilde Pean" w:date="2021-06-21T14:15:00Z">
            <w:rPr/>
          </w:rPrChange>
        </w:rPr>
        <w:instrText xml:space="preserve"> HYPERLINK "https://dx.doi.org/10.1002/2015gl064833" </w:instrText>
      </w:r>
      <w:r w:rsidR="00642F13">
        <w:fldChar w:fldCharType="separate"/>
      </w:r>
      <w:r w:rsidRPr="00697E49">
        <w:rPr>
          <w:rStyle w:val="Hyperlink"/>
          <w:rFonts w:cs="Times New Roman"/>
          <w:sz w:val="20"/>
          <w:szCs w:val="20"/>
          <w:lang w:val="en-GB"/>
        </w:rPr>
        <w:t>10.1002/2015gl064833</w:t>
      </w:r>
      <w:r w:rsidR="00642F13">
        <w:rPr>
          <w:rStyle w:val="Hyperlink"/>
          <w:rFonts w:cs="Times New Roman"/>
          <w:sz w:val="20"/>
          <w:szCs w:val="20"/>
          <w:lang w:val="en-GB"/>
        </w:rPr>
        <w:fldChar w:fldCharType="end"/>
      </w:r>
      <w:r w:rsidRPr="00697E49">
        <w:rPr>
          <w:rFonts w:cs="Times New Roman"/>
          <w:sz w:val="20"/>
          <w:szCs w:val="20"/>
          <w:lang w:val="en-GB"/>
        </w:rPr>
        <w:t>.</w:t>
      </w:r>
    </w:p>
    <w:p w14:paraId="0E401F22" w14:textId="5355E2A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Thomas, J.L., D.W. Waugh, and A. Gnanadesikan, 2015: Southern Hemisphere extratropical circulation: Recent trends and natural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42(13)</w:t>
      </w:r>
      <w:r w:rsidRPr="00697E49">
        <w:rPr>
          <w:rFonts w:cs="Times New Roman"/>
          <w:sz w:val="20"/>
          <w:szCs w:val="20"/>
          <w:lang w:val="en-GB"/>
        </w:rPr>
        <w:t>, 5508–5515, doi:</w:t>
      </w:r>
      <w:r w:rsidR="00642F13">
        <w:fldChar w:fldCharType="begin"/>
      </w:r>
      <w:r w:rsidR="00642F13" w:rsidRPr="001D5B54">
        <w:rPr>
          <w:lang w:val="en-US"/>
          <w:rPrChange w:id="4663" w:author="Clotilde Pean" w:date="2021-06-21T14:15:00Z">
            <w:rPr/>
          </w:rPrChange>
        </w:rPr>
        <w:instrText xml:space="preserve"> HYPERLINK "https://dx.doi.org/10.1002/2015gl064521" </w:instrText>
      </w:r>
      <w:r w:rsidR="00642F13">
        <w:fldChar w:fldCharType="separate"/>
      </w:r>
      <w:r w:rsidRPr="00697E49">
        <w:rPr>
          <w:rStyle w:val="Hyperlink"/>
          <w:rFonts w:cs="Times New Roman"/>
          <w:sz w:val="20"/>
          <w:szCs w:val="20"/>
          <w:lang w:val="en-GB"/>
        </w:rPr>
        <w:t>10.1002/2015gl064521</w:t>
      </w:r>
      <w:r w:rsidR="00642F13">
        <w:rPr>
          <w:rStyle w:val="Hyperlink"/>
          <w:rFonts w:cs="Times New Roman"/>
          <w:sz w:val="20"/>
          <w:szCs w:val="20"/>
          <w:lang w:val="en-GB"/>
        </w:rPr>
        <w:fldChar w:fldCharType="end"/>
      </w:r>
      <w:r w:rsidRPr="00697E49">
        <w:rPr>
          <w:rFonts w:cs="Times New Roman"/>
          <w:sz w:val="20"/>
          <w:szCs w:val="20"/>
          <w:lang w:val="en-GB"/>
        </w:rPr>
        <w:t>.</w:t>
      </w:r>
    </w:p>
    <w:p w14:paraId="20E5D1B4" w14:textId="0BDF535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Thomas, R.Q., E.N.J. Brookshire, and S. Gerber, 2015: Nitrogen limitation on land: how can it occur in Earth system models?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21(5)</w:t>
      </w:r>
      <w:r w:rsidRPr="00697E49">
        <w:rPr>
          <w:rFonts w:cs="Times New Roman"/>
          <w:sz w:val="20"/>
          <w:szCs w:val="20"/>
          <w:lang w:val="en-GB"/>
        </w:rPr>
        <w:t>, 1777–1793, doi:</w:t>
      </w:r>
      <w:r w:rsidR="00642F13">
        <w:fldChar w:fldCharType="begin"/>
      </w:r>
      <w:r w:rsidR="00642F13" w:rsidRPr="001D5B54">
        <w:rPr>
          <w:lang w:val="en-US"/>
          <w:rPrChange w:id="4664" w:author="Clotilde Pean" w:date="2021-06-21T14:15:00Z">
            <w:rPr/>
          </w:rPrChange>
        </w:rPr>
        <w:instrText xml:space="preserve"> HYPERLINK "https://dx.doi.org/10.1111/gcb.12813" </w:instrText>
      </w:r>
      <w:r w:rsidR="00642F13">
        <w:fldChar w:fldCharType="separate"/>
      </w:r>
      <w:r w:rsidRPr="00697E49">
        <w:rPr>
          <w:rStyle w:val="Hyperlink"/>
          <w:rFonts w:cs="Times New Roman"/>
          <w:sz w:val="20"/>
          <w:szCs w:val="20"/>
          <w:lang w:val="en-GB"/>
        </w:rPr>
        <w:t>10.1111/gcb.12813</w:t>
      </w:r>
      <w:r w:rsidR="00642F13">
        <w:rPr>
          <w:rStyle w:val="Hyperlink"/>
          <w:rFonts w:cs="Times New Roman"/>
          <w:sz w:val="20"/>
          <w:szCs w:val="20"/>
          <w:lang w:val="en-GB"/>
        </w:rPr>
        <w:fldChar w:fldCharType="end"/>
      </w:r>
      <w:r w:rsidRPr="00697E49">
        <w:rPr>
          <w:rFonts w:cs="Times New Roman"/>
          <w:sz w:val="20"/>
          <w:szCs w:val="20"/>
          <w:lang w:val="en-GB"/>
        </w:rPr>
        <w:t>.</w:t>
      </w:r>
    </w:p>
    <w:p w14:paraId="118C1E0D" w14:textId="0BEDD8B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Thompson, D.M., J.E. Cole, G.T. Shen, A.W. Tudhope, and G.A. Meehl, 2014: Early twentieth-century warming linked to tropical Pacific wind strength.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8</w:t>
      </w:r>
      <w:r w:rsidRPr="00697E49">
        <w:rPr>
          <w:rFonts w:cs="Times New Roman"/>
          <w:sz w:val="20"/>
          <w:szCs w:val="20"/>
          <w:lang w:val="en-GB"/>
        </w:rPr>
        <w:t>, 117, doi:</w:t>
      </w:r>
      <w:r w:rsidR="00642F13">
        <w:fldChar w:fldCharType="begin"/>
      </w:r>
      <w:r w:rsidR="00642F13" w:rsidRPr="001D5B54">
        <w:rPr>
          <w:lang w:val="en-US"/>
          <w:rPrChange w:id="4665" w:author="Clotilde Pean" w:date="2021-06-21T14:15:00Z">
            <w:rPr/>
          </w:rPrChange>
        </w:rPr>
        <w:instrText xml:space="preserve"> HYPERLINK "https://dx.doi.org/10.1038/ngeo2321" </w:instrText>
      </w:r>
      <w:r w:rsidR="00642F13">
        <w:fldChar w:fldCharType="separate"/>
      </w:r>
      <w:r w:rsidRPr="00697E49">
        <w:rPr>
          <w:rStyle w:val="Hyperlink"/>
          <w:rFonts w:cs="Times New Roman"/>
          <w:sz w:val="20"/>
          <w:szCs w:val="20"/>
          <w:lang w:val="en-GB"/>
        </w:rPr>
        <w:t>10.1038/ngeo2321</w:t>
      </w:r>
      <w:r w:rsidR="00642F13">
        <w:rPr>
          <w:rStyle w:val="Hyperlink"/>
          <w:rFonts w:cs="Times New Roman"/>
          <w:sz w:val="20"/>
          <w:szCs w:val="20"/>
          <w:lang w:val="en-GB"/>
        </w:rPr>
        <w:fldChar w:fldCharType="end"/>
      </w:r>
      <w:r w:rsidRPr="00697E49">
        <w:rPr>
          <w:rFonts w:cs="Times New Roman"/>
          <w:sz w:val="20"/>
          <w:szCs w:val="20"/>
          <w:lang w:val="en-GB"/>
        </w:rPr>
        <w:t>.</w:t>
      </w:r>
    </w:p>
    <w:p w14:paraId="3E9F5113" w14:textId="0770438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Thorne, P., S. Outten, I. Bethke, and Seland, 2015: Investigating the recent apparent hiatus in surface temperature increases: 2. Comparison of model ensembles to observational estimates.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120(17)</w:t>
      </w:r>
      <w:r w:rsidRPr="00697E49">
        <w:rPr>
          <w:rFonts w:cs="Times New Roman"/>
          <w:sz w:val="20"/>
          <w:szCs w:val="20"/>
          <w:lang w:val="en-GB"/>
        </w:rPr>
        <w:t>, 8597–8620, doi:</w:t>
      </w:r>
      <w:r w:rsidR="00642F13">
        <w:fldChar w:fldCharType="begin"/>
      </w:r>
      <w:r w:rsidR="00642F13" w:rsidRPr="001D5B54">
        <w:rPr>
          <w:lang w:val="en-US"/>
          <w:rPrChange w:id="4666" w:author="Clotilde Pean" w:date="2021-06-21T14:15:00Z">
            <w:rPr/>
          </w:rPrChange>
        </w:rPr>
        <w:instrText xml:space="preserve"> HYPERLINK "https://dx.doi.org/10.1002/2014jd022805" </w:instrText>
      </w:r>
      <w:r w:rsidR="00642F13">
        <w:fldChar w:fldCharType="separate"/>
      </w:r>
      <w:r w:rsidRPr="00697E49">
        <w:rPr>
          <w:rStyle w:val="Hyperlink"/>
          <w:rFonts w:cs="Times New Roman"/>
          <w:sz w:val="20"/>
          <w:szCs w:val="20"/>
          <w:lang w:val="en-GB"/>
        </w:rPr>
        <w:t>10.1002/2014jd022805</w:t>
      </w:r>
      <w:r w:rsidR="00642F13">
        <w:rPr>
          <w:rStyle w:val="Hyperlink"/>
          <w:rFonts w:cs="Times New Roman"/>
          <w:sz w:val="20"/>
          <w:szCs w:val="20"/>
          <w:lang w:val="en-GB"/>
        </w:rPr>
        <w:fldChar w:fldCharType="end"/>
      </w:r>
      <w:r w:rsidRPr="00697E49">
        <w:rPr>
          <w:rFonts w:cs="Times New Roman"/>
          <w:sz w:val="20"/>
          <w:szCs w:val="20"/>
          <w:lang w:val="en-GB"/>
        </w:rPr>
        <w:t>.</w:t>
      </w:r>
    </w:p>
    <w:p w14:paraId="78DC29D2" w14:textId="4C5EAB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Tian, B., 2015: Spread of model climate sensitivity linked to double-Intertropical Convergence Zone bias.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42(10)</w:t>
      </w:r>
      <w:r w:rsidRPr="00697E49">
        <w:rPr>
          <w:rFonts w:cs="Times New Roman"/>
          <w:sz w:val="20"/>
          <w:szCs w:val="20"/>
          <w:lang w:val="en-GB"/>
        </w:rPr>
        <w:t>, 4133–4141, doi:</w:t>
      </w:r>
      <w:r w:rsidR="00642F13">
        <w:fldChar w:fldCharType="begin"/>
      </w:r>
      <w:r w:rsidR="00642F13" w:rsidRPr="001D5B54">
        <w:rPr>
          <w:lang w:val="en-US"/>
          <w:rPrChange w:id="4667" w:author="Clotilde Pean" w:date="2021-06-21T14:15:00Z">
            <w:rPr/>
          </w:rPrChange>
        </w:rPr>
        <w:instrText xml:space="preserve"> HYPERLINK "https://dx.doi.org/10.1002/2015gl064119" </w:instrText>
      </w:r>
      <w:r w:rsidR="00642F13">
        <w:fldChar w:fldCharType="separate"/>
      </w:r>
      <w:r w:rsidRPr="00697E49">
        <w:rPr>
          <w:rStyle w:val="Hyperlink"/>
          <w:rFonts w:cs="Times New Roman"/>
          <w:sz w:val="20"/>
          <w:szCs w:val="20"/>
          <w:lang w:val="en-GB"/>
        </w:rPr>
        <w:t>10.1002/2015gl064119</w:t>
      </w:r>
      <w:r w:rsidR="00642F13">
        <w:rPr>
          <w:rStyle w:val="Hyperlink"/>
          <w:rFonts w:cs="Times New Roman"/>
          <w:sz w:val="20"/>
          <w:szCs w:val="20"/>
          <w:lang w:val="en-GB"/>
        </w:rPr>
        <w:fldChar w:fldCharType="end"/>
      </w:r>
      <w:r w:rsidRPr="00697E49">
        <w:rPr>
          <w:rFonts w:cs="Times New Roman"/>
          <w:sz w:val="20"/>
          <w:szCs w:val="20"/>
          <w:lang w:val="en-GB"/>
        </w:rPr>
        <w:t>.</w:t>
      </w:r>
    </w:p>
    <w:p w14:paraId="66E66CDF" w14:textId="663F886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Tian, B. and X. Dong, 2020: The Double-ITCZ Bias in CMIP3, CMIP5, and CMIP6 Models Based on Annual Mean Precipitation. </w:t>
      </w:r>
      <w:r w:rsidRPr="00697E49">
        <w:rPr>
          <w:rFonts w:cs="Times New Roman"/>
          <w:i/>
          <w:sz w:val="20"/>
          <w:szCs w:val="20"/>
          <w:lang w:val="en-GB"/>
        </w:rPr>
        <w:t>Geophys. Res. Let.</w:t>
      </w:r>
      <w:r w:rsidRPr="00697E49">
        <w:rPr>
          <w:rFonts w:cs="Times New Roman"/>
          <w:sz w:val="20"/>
          <w:szCs w:val="20"/>
          <w:lang w:val="en-GB"/>
        </w:rPr>
        <w:t xml:space="preserve">, </w:t>
      </w:r>
      <w:r w:rsidRPr="00697E49">
        <w:rPr>
          <w:rFonts w:cs="Times New Roman"/>
          <w:b/>
          <w:sz w:val="20"/>
          <w:szCs w:val="20"/>
          <w:lang w:val="en-GB"/>
        </w:rPr>
        <w:t>47</w:t>
      </w:r>
      <w:r w:rsidRPr="00697E49">
        <w:rPr>
          <w:rFonts w:cs="Times New Roman"/>
          <w:sz w:val="20"/>
          <w:szCs w:val="20"/>
          <w:lang w:val="en-GB"/>
        </w:rPr>
        <w:t>.</w:t>
      </w:r>
    </w:p>
    <w:p w14:paraId="2E6037A6" w14:textId="17FB0C0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Tian, B. et al., 2013: Evaluating CMIP5 models using AIRS tropospheric air temperature and specific humidity climatology.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w:t>
      </w:r>
      <w:r w:rsidRPr="00697E49">
        <w:rPr>
          <w:rFonts w:cs="Times New Roman"/>
          <w:sz w:val="20"/>
          <w:szCs w:val="20"/>
          <w:lang w:val="en-GB"/>
        </w:rPr>
        <w:t>, 114–134, doi:</w:t>
      </w:r>
      <w:r w:rsidR="00642F13">
        <w:fldChar w:fldCharType="begin"/>
      </w:r>
      <w:r w:rsidR="00642F13" w:rsidRPr="001D5B54">
        <w:rPr>
          <w:lang w:val="en-US"/>
          <w:rPrChange w:id="4668" w:author="Clotilde Pean" w:date="2021-06-21T14:15:00Z">
            <w:rPr/>
          </w:rPrChange>
        </w:rPr>
        <w:instrText xml:space="preserve"> HYPERLINK "https://dx.doi.org/10.1029/2012jd018607" </w:instrText>
      </w:r>
      <w:r w:rsidR="00642F13">
        <w:fldChar w:fldCharType="separate"/>
      </w:r>
      <w:r w:rsidRPr="00697E49">
        <w:rPr>
          <w:rStyle w:val="Hyperlink"/>
          <w:rFonts w:cs="Times New Roman"/>
          <w:sz w:val="20"/>
          <w:szCs w:val="20"/>
          <w:lang w:val="en-GB"/>
        </w:rPr>
        <w:t>10.1029/2012jd018607</w:t>
      </w:r>
      <w:r w:rsidR="00642F13">
        <w:rPr>
          <w:rStyle w:val="Hyperlink"/>
          <w:rFonts w:cs="Times New Roman"/>
          <w:sz w:val="20"/>
          <w:szCs w:val="20"/>
          <w:lang w:val="en-GB"/>
        </w:rPr>
        <w:fldChar w:fldCharType="end"/>
      </w:r>
      <w:r w:rsidRPr="00697E49">
        <w:rPr>
          <w:rFonts w:cs="Times New Roman"/>
          <w:sz w:val="20"/>
          <w:szCs w:val="20"/>
          <w:lang w:val="en-GB"/>
        </w:rPr>
        <w:t>.</w:t>
      </w:r>
    </w:p>
    <w:p w14:paraId="150818B2" w14:textId="3B5693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C.C. Ummenhofer, and P.B. DeMenocal, 2015: Past and future rainfall in the Horn of Africa.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1(9)</w:t>
      </w:r>
      <w:r w:rsidRPr="00697E49">
        <w:rPr>
          <w:rFonts w:cs="Times New Roman"/>
          <w:sz w:val="20"/>
          <w:szCs w:val="20"/>
          <w:lang w:val="en-GB"/>
        </w:rPr>
        <w:t>, e1500682, doi:</w:t>
      </w:r>
      <w:r w:rsidR="00642F13">
        <w:fldChar w:fldCharType="begin"/>
      </w:r>
      <w:r w:rsidR="00642F13" w:rsidRPr="001D5B54">
        <w:rPr>
          <w:lang w:val="en-US"/>
          <w:rPrChange w:id="4669" w:author="Clotilde Pean" w:date="2021-06-21T14:15:00Z">
            <w:rPr/>
          </w:rPrChange>
        </w:rPr>
        <w:instrText xml:space="preserve"> HYPERLINK "https://dx.doi.org/10.1126/sciadv.1500682" </w:instrText>
      </w:r>
      <w:r w:rsidR="00642F13">
        <w:fldChar w:fldCharType="separate"/>
      </w:r>
      <w:r w:rsidRPr="00697E49">
        <w:rPr>
          <w:rStyle w:val="Hyperlink"/>
          <w:rFonts w:cs="Times New Roman"/>
          <w:sz w:val="20"/>
          <w:szCs w:val="20"/>
          <w:lang w:val="en-GB"/>
        </w:rPr>
        <w:t>10.1126/sciadv.1500682</w:t>
      </w:r>
      <w:r w:rsidR="00642F13">
        <w:rPr>
          <w:rStyle w:val="Hyperlink"/>
          <w:rFonts w:cs="Times New Roman"/>
          <w:sz w:val="20"/>
          <w:szCs w:val="20"/>
          <w:lang w:val="en-GB"/>
        </w:rPr>
        <w:fldChar w:fldCharType="end"/>
      </w:r>
      <w:r w:rsidRPr="00697E49">
        <w:rPr>
          <w:rFonts w:cs="Times New Roman"/>
          <w:sz w:val="20"/>
          <w:szCs w:val="20"/>
          <w:lang w:val="en-GB"/>
        </w:rPr>
        <w:t>.</w:t>
      </w:r>
    </w:p>
    <w:p w14:paraId="0373A39D" w14:textId="14B64B5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F.S.R. Pausata, and P.B. deMenocal, 2017a: Rainfall regimes of the Green Sahara.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doi:</w:t>
      </w:r>
      <w:r w:rsidR="00642F13">
        <w:fldChar w:fldCharType="begin"/>
      </w:r>
      <w:r w:rsidR="00642F13" w:rsidRPr="001D5B54">
        <w:rPr>
          <w:lang w:val="en-US"/>
          <w:rPrChange w:id="4670" w:author="Clotilde Pean" w:date="2021-06-21T14:15:00Z">
            <w:rPr/>
          </w:rPrChange>
        </w:rPr>
        <w:instrText xml:space="preserve"> HYPERLINK "https://dx.doi.org/10.1126/sciadv.1601503" </w:instrText>
      </w:r>
      <w:r w:rsidR="00642F13">
        <w:fldChar w:fldCharType="separate"/>
      </w:r>
      <w:r w:rsidRPr="00697E49">
        <w:rPr>
          <w:rStyle w:val="Hyperlink"/>
          <w:rFonts w:cs="Times New Roman"/>
          <w:sz w:val="20"/>
          <w:szCs w:val="20"/>
          <w:lang w:val="en-GB"/>
        </w:rPr>
        <w:t>10.1126/sciadv.1601503</w:t>
      </w:r>
      <w:r w:rsidR="00642F13">
        <w:rPr>
          <w:rStyle w:val="Hyperlink"/>
          <w:rFonts w:cs="Times New Roman"/>
          <w:sz w:val="20"/>
          <w:szCs w:val="20"/>
          <w:lang w:val="en-GB"/>
        </w:rPr>
        <w:fldChar w:fldCharType="end"/>
      </w:r>
      <w:r w:rsidRPr="00697E49">
        <w:rPr>
          <w:rFonts w:cs="Times New Roman"/>
          <w:sz w:val="20"/>
          <w:szCs w:val="20"/>
          <w:lang w:val="en-GB"/>
        </w:rPr>
        <w:t>.</w:t>
      </w:r>
    </w:p>
    <w:p w14:paraId="30741DB2" w14:textId="7B0EDF2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F.S.R. Pausata, and P.B. deMenocal, 2017b: Rainfall regimes of the Green Sahara.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doi:</w:t>
      </w:r>
      <w:r w:rsidR="00642F13">
        <w:fldChar w:fldCharType="begin"/>
      </w:r>
      <w:r w:rsidR="00642F13" w:rsidRPr="001D5B54">
        <w:rPr>
          <w:lang w:val="en-US"/>
          <w:rPrChange w:id="4671" w:author="Clotilde Pean" w:date="2021-06-21T14:15:00Z">
            <w:rPr/>
          </w:rPrChange>
        </w:rPr>
        <w:instrText xml:space="preserve"> HYPERLINK "https://dx.doi.org/10.1126/sciadv.1601503" </w:instrText>
      </w:r>
      <w:r w:rsidR="00642F13">
        <w:fldChar w:fldCharType="separate"/>
      </w:r>
      <w:r w:rsidRPr="00697E49">
        <w:rPr>
          <w:rStyle w:val="Hyperlink"/>
          <w:rFonts w:cs="Times New Roman"/>
          <w:sz w:val="20"/>
          <w:szCs w:val="20"/>
          <w:lang w:val="en-GB"/>
        </w:rPr>
        <w:t>10.1126/sciadv.1601503</w:t>
      </w:r>
      <w:r w:rsidR="00642F13">
        <w:rPr>
          <w:rStyle w:val="Hyperlink"/>
          <w:rFonts w:cs="Times New Roman"/>
          <w:sz w:val="20"/>
          <w:szCs w:val="20"/>
          <w:lang w:val="en-GB"/>
        </w:rPr>
        <w:fldChar w:fldCharType="end"/>
      </w:r>
      <w:r w:rsidRPr="00697E49">
        <w:rPr>
          <w:rFonts w:cs="Times New Roman"/>
          <w:sz w:val="20"/>
          <w:szCs w:val="20"/>
          <w:lang w:val="en-GB"/>
        </w:rPr>
        <w:t>.</w:t>
      </w:r>
    </w:p>
    <w:p w14:paraId="04940795" w14:textId="585EC0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F.S.R. Pausata, and P.B. deMenocal, 2017c: Rainfall regimes of the Green Sahara.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doi:</w:t>
      </w:r>
      <w:r w:rsidR="00642F13">
        <w:fldChar w:fldCharType="begin"/>
      </w:r>
      <w:r w:rsidR="00642F13" w:rsidRPr="001D5B54">
        <w:rPr>
          <w:lang w:val="en-US"/>
          <w:rPrChange w:id="4672" w:author="Clotilde Pean" w:date="2021-06-21T14:15:00Z">
            <w:rPr/>
          </w:rPrChange>
        </w:rPr>
        <w:instrText xml:space="preserve"> HYPERLINK "https://dx.doi.org/10.1126/sciadv.1601503" </w:instrText>
      </w:r>
      <w:r w:rsidR="00642F13">
        <w:fldChar w:fldCharType="separate"/>
      </w:r>
      <w:r w:rsidRPr="00697E49">
        <w:rPr>
          <w:rStyle w:val="Hyperlink"/>
          <w:rFonts w:cs="Times New Roman"/>
          <w:sz w:val="20"/>
          <w:szCs w:val="20"/>
          <w:lang w:val="en-GB"/>
        </w:rPr>
        <w:t>10.1126/sciadv.1601503</w:t>
      </w:r>
      <w:r w:rsidR="00642F13">
        <w:rPr>
          <w:rStyle w:val="Hyperlink"/>
          <w:rFonts w:cs="Times New Roman"/>
          <w:sz w:val="20"/>
          <w:szCs w:val="20"/>
          <w:lang w:val="en-GB"/>
        </w:rPr>
        <w:fldChar w:fldCharType="end"/>
      </w:r>
      <w:r w:rsidRPr="00697E49">
        <w:rPr>
          <w:rFonts w:cs="Times New Roman"/>
          <w:sz w:val="20"/>
          <w:szCs w:val="20"/>
          <w:lang w:val="en-GB"/>
        </w:rPr>
        <w:t>.</w:t>
      </w:r>
    </w:p>
    <w:p w14:paraId="46060500" w14:textId="13DB09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F.S.R. Pausata, and P.B. deMenocal, 2017d: Rainfall regimes of the Green Sahara.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3(1)</w:t>
      </w:r>
      <w:r w:rsidRPr="00697E49">
        <w:rPr>
          <w:rFonts w:cs="Times New Roman"/>
          <w:sz w:val="20"/>
          <w:szCs w:val="20"/>
          <w:lang w:val="en-GB"/>
        </w:rPr>
        <w:t>, doi:</w:t>
      </w:r>
      <w:r w:rsidR="00642F13">
        <w:fldChar w:fldCharType="begin"/>
      </w:r>
      <w:r w:rsidR="00642F13" w:rsidRPr="001D5B54">
        <w:rPr>
          <w:lang w:val="en-US"/>
          <w:rPrChange w:id="4673" w:author="Clotilde Pean" w:date="2021-06-21T14:15:00Z">
            <w:rPr/>
          </w:rPrChange>
        </w:rPr>
        <w:instrText xml:space="preserve"> HYPERLINK "https://dx.doi.org/10.1126/sciadv.1601503" </w:instrText>
      </w:r>
      <w:r w:rsidR="00642F13">
        <w:fldChar w:fldCharType="separate"/>
      </w:r>
      <w:r w:rsidRPr="00697E49">
        <w:rPr>
          <w:rStyle w:val="Hyperlink"/>
          <w:rFonts w:cs="Times New Roman"/>
          <w:sz w:val="20"/>
          <w:szCs w:val="20"/>
          <w:lang w:val="en-GB"/>
        </w:rPr>
        <w:t>10.1126/sciadv.1601503</w:t>
      </w:r>
      <w:r w:rsidR="00642F13">
        <w:rPr>
          <w:rStyle w:val="Hyperlink"/>
          <w:rFonts w:cs="Times New Roman"/>
          <w:sz w:val="20"/>
          <w:szCs w:val="20"/>
          <w:lang w:val="en-GB"/>
        </w:rPr>
        <w:fldChar w:fldCharType="end"/>
      </w:r>
      <w:r w:rsidRPr="00697E49">
        <w:rPr>
          <w:rFonts w:cs="Times New Roman"/>
          <w:sz w:val="20"/>
          <w:szCs w:val="20"/>
          <w:lang w:val="en-GB"/>
        </w:rPr>
        <w:t>.</w:t>
      </w:r>
    </w:p>
    <w:p w14:paraId="5515B547" w14:textId="764F6F9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A.M. Haywood, R. Feng, T. Bhattacharya, and B.L. Otto-Bliesner, 2019: Pliocene warmth consistent with greenhouse gas forcing.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46(15)</w:t>
      </w:r>
      <w:r w:rsidRPr="00697E49">
        <w:rPr>
          <w:rFonts w:cs="Times New Roman"/>
          <w:sz w:val="20"/>
          <w:szCs w:val="20"/>
          <w:lang w:val="en-GB"/>
        </w:rPr>
        <w:t>, 9136–9144, doi:</w:t>
      </w:r>
      <w:r w:rsidR="00642F13">
        <w:fldChar w:fldCharType="begin"/>
      </w:r>
      <w:r w:rsidR="00642F13" w:rsidRPr="001D5B54">
        <w:rPr>
          <w:lang w:val="en-US"/>
          <w:rPrChange w:id="4674" w:author="Clotilde Pean" w:date="2021-06-21T14:15:00Z">
            <w:rPr/>
          </w:rPrChange>
        </w:rPr>
        <w:instrText xml:space="preserve"> HYPERLINK "https://dx.doi.org/10.1029/2019gl083802" </w:instrText>
      </w:r>
      <w:r w:rsidR="00642F13">
        <w:fldChar w:fldCharType="separate"/>
      </w:r>
      <w:r w:rsidRPr="00697E49">
        <w:rPr>
          <w:rStyle w:val="Hyperlink"/>
          <w:rFonts w:cs="Times New Roman"/>
          <w:sz w:val="20"/>
          <w:szCs w:val="20"/>
          <w:lang w:val="en-GB"/>
        </w:rPr>
        <w:t>10.1029/2019gl083802</w:t>
      </w:r>
      <w:r w:rsidR="00642F13">
        <w:rPr>
          <w:rStyle w:val="Hyperlink"/>
          <w:rFonts w:cs="Times New Roman"/>
          <w:sz w:val="20"/>
          <w:szCs w:val="20"/>
          <w:lang w:val="en-GB"/>
        </w:rPr>
        <w:fldChar w:fldCharType="end"/>
      </w:r>
      <w:r w:rsidRPr="00697E49">
        <w:rPr>
          <w:rFonts w:cs="Times New Roman"/>
          <w:sz w:val="20"/>
          <w:szCs w:val="20"/>
          <w:lang w:val="en-GB"/>
        </w:rPr>
        <w:t>.</w:t>
      </w:r>
    </w:p>
    <w:p w14:paraId="6077DE86" w14:textId="74ADA2B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et al., 2020a: Past climates inform our future.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370(6517)</w:t>
      </w:r>
      <w:r w:rsidRPr="00697E49">
        <w:rPr>
          <w:rFonts w:cs="Times New Roman"/>
          <w:sz w:val="20"/>
          <w:szCs w:val="20"/>
          <w:lang w:val="en-GB"/>
        </w:rPr>
        <w:t>, doi:</w:t>
      </w:r>
      <w:r w:rsidR="00642F13">
        <w:fldChar w:fldCharType="begin"/>
      </w:r>
      <w:r w:rsidR="00642F13" w:rsidRPr="001D5B54">
        <w:rPr>
          <w:lang w:val="en-US"/>
          <w:rPrChange w:id="4675" w:author="Clotilde Pean" w:date="2021-06-21T14:15:00Z">
            <w:rPr/>
          </w:rPrChange>
        </w:rPr>
        <w:instrText xml:space="preserve"> HYPERLINK "https://dx.doi.org/10.1126/science.aay3701" </w:instrText>
      </w:r>
      <w:r w:rsidR="00642F13">
        <w:fldChar w:fldCharType="separate"/>
      </w:r>
      <w:r w:rsidRPr="00697E49">
        <w:rPr>
          <w:rStyle w:val="Hyperlink"/>
          <w:rFonts w:cs="Times New Roman"/>
          <w:sz w:val="20"/>
          <w:szCs w:val="20"/>
          <w:lang w:val="en-GB"/>
        </w:rPr>
        <w:t>10.1126/science.aay3701</w:t>
      </w:r>
      <w:r w:rsidR="00642F13">
        <w:rPr>
          <w:rStyle w:val="Hyperlink"/>
          <w:rFonts w:cs="Times New Roman"/>
          <w:sz w:val="20"/>
          <w:szCs w:val="20"/>
          <w:lang w:val="en-GB"/>
        </w:rPr>
        <w:fldChar w:fldCharType="end"/>
      </w:r>
      <w:r w:rsidRPr="00697E49">
        <w:rPr>
          <w:rFonts w:cs="Times New Roman"/>
          <w:sz w:val="20"/>
          <w:szCs w:val="20"/>
          <w:lang w:val="en-GB"/>
        </w:rPr>
        <w:t>.</w:t>
      </w:r>
    </w:p>
    <w:p w14:paraId="44494DE8" w14:textId="5F349D8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Tierney, J.E. et al., 2020b: Glacial cooling and climate sensitivity revisited.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584(7822)</w:t>
      </w:r>
      <w:r w:rsidRPr="00697E49">
        <w:rPr>
          <w:rFonts w:cs="Times New Roman"/>
          <w:sz w:val="20"/>
          <w:szCs w:val="20"/>
          <w:lang w:val="en-GB"/>
        </w:rPr>
        <w:t>, 569–573, doi:</w:t>
      </w:r>
      <w:r w:rsidR="00642F13">
        <w:fldChar w:fldCharType="begin"/>
      </w:r>
      <w:r w:rsidR="00642F13" w:rsidRPr="001D5B54">
        <w:rPr>
          <w:lang w:val="en-US"/>
          <w:rPrChange w:id="4676" w:author="Clotilde Pean" w:date="2021-06-21T14:15:00Z">
            <w:rPr/>
          </w:rPrChange>
        </w:rPr>
        <w:instrText xml:space="preserve"> HYPERLINK "https://dx.doi.org/10.1038/s41586-020-2617-x" </w:instrText>
      </w:r>
      <w:r w:rsidR="00642F13">
        <w:fldChar w:fldCharType="separate"/>
      </w:r>
      <w:r w:rsidRPr="00697E49">
        <w:rPr>
          <w:rStyle w:val="Hyperlink"/>
          <w:rFonts w:cs="Times New Roman"/>
          <w:sz w:val="20"/>
          <w:szCs w:val="20"/>
          <w:lang w:val="en-GB"/>
        </w:rPr>
        <w:t>10.1038/s41586-020-2617-x</w:t>
      </w:r>
      <w:r w:rsidR="00642F13">
        <w:rPr>
          <w:rStyle w:val="Hyperlink"/>
          <w:rFonts w:cs="Times New Roman"/>
          <w:sz w:val="20"/>
          <w:szCs w:val="20"/>
          <w:lang w:val="en-GB"/>
        </w:rPr>
        <w:fldChar w:fldCharType="end"/>
      </w:r>
      <w:r w:rsidRPr="00697E49">
        <w:rPr>
          <w:rFonts w:cs="Times New Roman"/>
          <w:sz w:val="20"/>
          <w:szCs w:val="20"/>
          <w:lang w:val="en-GB"/>
        </w:rPr>
        <w:t>.</w:t>
      </w:r>
    </w:p>
    <w:p w14:paraId="008B31CA" w14:textId="7AED25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Tokarska, K.B., G.C. Hegerl, A.P. Schurer, A. Ribes, and J.T. Fasullo, 2019: Quantifying human contributions to past and future ocean warming and thermosteric sea level rise.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14(7)</w:t>
      </w:r>
      <w:r w:rsidRPr="00697E49">
        <w:rPr>
          <w:rFonts w:cs="Times New Roman"/>
          <w:sz w:val="20"/>
          <w:szCs w:val="20"/>
          <w:lang w:val="en-GB"/>
        </w:rPr>
        <w:t>, doi:</w:t>
      </w:r>
      <w:r w:rsidR="00642F13">
        <w:fldChar w:fldCharType="begin"/>
      </w:r>
      <w:r w:rsidR="00642F13" w:rsidRPr="001D5B54">
        <w:rPr>
          <w:lang w:val="en-US"/>
          <w:rPrChange w:id="4677" w:author="Clotilde Pean" w:date="2021-06-21T14:15:00Z">
            <w:rPr/>
          </w:rPrChange>
        </w:rPr>
        <w:instrText xml:space="preserve"> HYPERLINK "https://dx.doi.org/10.1088/1748-9326/ab23c1" </w:instrText>
      </w:r>
      <w:r w:rsidR="00642F13">
        <w:fldChar w:fldCharType="separate"/>
      </w:r>
      <w:r w:rsidRPr="00697E49">
        <w:rPr>
          <w:rStyle w:val="Hyperlink"/>
          <w:rFonts w:cs="Times New Roman"/>
          <w:sz w:val="20"/>
          <w:szCs w:val="20"/>
          <w:lang w:val="en-GB"/>
        </w:rPr>
        <w:t>10.1088/1748-9326/ab23c1</w:t>
      </w:r>
      <w:r w:rsidR="00642F13">
        <w:rPr>
          <w:rStyle w:val="Hyperlink"/>
          <w:rFonts w:cs="Times New Roman"/>
          <w:sz w:val="20"/>
          <w:szCs w:val="20"/>
          <w:lang w:val="en-GB"/>
        </w:rPr>
        <w:fldChar w:fldCharType="end"/>
      </w:r>
      <w:r w:rsidRPr="00697E49">
        <w:rPr>
          <w:rFonts w:cs="Times New Roman"/>
          <w:sz w:val="20"/>
          <w:szCs w:val="20"/>
          <w:lang w:val="en-GB"/>
        </w:rPr>
        <w:t>.</w:t>
      </w:r>
    </w:p>
    <w:p w14:paraId="76C26485" w14:textId="144C67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Tokarska, K.B. et al., 2020: Past warming trend constrains future warming in CMIP6 models. </w:t>
      </w:r>
      <w:r w:rsidRPr="00697E49">
        <w:rPr>
          <w:rFonts w:cs="Times New Roman"/>
          <w:i/>
          <w:sz w:val="20"/>
          <w:szCs w:val="20"/>
          <w:lang w:val="en-GB"/>
        </w:rPr>
        <w:t>Science Advances</w:t>
      </w:r>
      <w:r w:rsidRPr="00697E49">
        <w:rPr>
          <w:rFonts w:cs="Times New Roman"/>
          <w:sz w:val="20"/>
          <w:szCs w:val="20"/>
          <w:lang w:val="en-GB"/>
        </w:rPr>
        <w:t xml:space="preserve">, </w:t>
      </w:r>
      <w:r w:rsidRPr="00697E49">
        <w:rPr>
          <w:rFonts w:cs="Times New Roman"/>
          <w:b/>
          <w:sz w:val="20"/>
          <w:szCs w:val="20"/>
          <w:lang w:val="en-GB"/>
        </w:rPr>
        <w:t>6(12)</w:t>
      </w:r>
      <w:r w:rsidRPr="00697E49">
        <w:rPr>
          <w:rFonts w:cs="Times New Roman"/>
          <w:sz w:val="20"/>
          <w:szCs w:val="20"/>
          <w:lang w:val="en-GB"/>
        </w:rPr>
        <w:t>, doi:</w:t>
      </w:r>
      <w:r w:rsidR="00642F13">
        <w:fldChar w:fldCharType="begin"/>
      </w:r>
      <w:r w:rsidR="00642F13" w:rsidRPr="001D5B54">
        <w:rPr>
          <w:lang w:val="en-US"/>
          <w:rPrChange w:id="4678" w:author="Clotilde Pean" w:date="2021-06-21T14:15:00Z">
            <w:rPr/>
          </w:rPrChange>
        </w:rPr>
        <w:instrText xml:space="preserve"> HYPERLINK "https://dx.doi.org/10.1126/sciadv.aaz9549" </w:instrText>
      </w:r>
      <w:r w:rsidR="00642F13">
        <w:fldChar w:fldCharType="separate"/>
      </w:r>
      <w:r w:rsidRPr="00697E49">
        <w:rPr>
          <w:rStyle w:val="Hyperlink"/>
          <w:rFonts w:cs="Times New Roman"/>
          <w:sz w:val="20"/>
          <w:szCs w:val="20"/>
          <w:lang w:val="en-GB"/>
        </w:rPr>
        <w:t>10.1126/sciadv.aaz9549</w:t>
      </w:r>
      <w:r w:rsidR="00642F13">
        <w:rPr>
          <w:rStyle w:val="Hyperlink"/>
          <w:rFonts w:cs="Times New Roman"/>
          <w:sz w:val="20"/>
          <w:szCs w:val="20"/>
          <w:lang w:val="en-GB"/>
        </w:rPr>
        <w:fldChar w:fldCharType="end"/>
      </w:r>
      <w:r w:rsidRPr="00697E49">
        <w:rPr>
          <w:rFonts w:cs="Times New Roman"/>
          <w:sz w:val="20"/>
          <w:szCs w:val="20"/>
          <w:lang w:val="en-GB"/>
        </w:rPr>
        <w:t>.</w:t>
      </w:r>
    </w:p>
    <w:p w14:paraId="5239F815" w14:textId="698FA5B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Tokinaga, H., S.-P. Xie, C. Deser, Y. Kosaka, and Y.M. Okumura, 2012: Slowdown of the Walker circulation driven by tropical Indo-Pacific warming.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491</w:t>
      </w:r>
      <w:r w:rsidRPr="00697E49">
        <w:rPr>
          <w:rFonts w:cs="Times New Roman"/>
          <w:sz w:val="20"/>
          <w:szCs w:val="20"/>
          <w:lang w:val="en-GB"/>
        </w:rPr>
        <w:t>, 439, doi:</w:t>
      </w:r>
      <w:r w:rsidR="00642F13">
        <w:fldChar w:fldCharType="begin"/>
      </w:r>
      <w:r w:rsidR="00642F13" w:rsidRPr="001D5B54">
        <w:rPr>
          <w:lang w:val="en-US"/>
          <w:rPrChange w:id="4679" w:author="Clotilde Pean" w:date="2021-06-21T14:15:00Z">
            <w:rPr/>
          </w:rPrChange>
        </w:rPr>
        <w:instrText xml:space="preserve"> HYPERLINK "https://dx.doi.org/10.1038/nature11576" </w:instrText>
      </w:r>
      <w:r w:rsidR="00642F13">
        <w:fldChar w:fldCharType="separate"/>
      </w:r>
      <w:r w:rsidRPr="00697E49">
        <w:rPr>
          <w:rStyle w:val="Hyperlink"/>
          <w:rFonts w:cs="Times New Roman"/>
          <w:sz w:val="20"/>
          <w:szCs w:val="20"/>
          <w:lang w:val="en-GB"/>
        </w:rPr>
        <w:t>10.1038/nature11576</w:t>
      </w:r>
      <w:r w:rsidR="00642F13">
        <w:rPr>
          <w:rStyle w:val="Hyperlink"/>
          <w:rFonts w:cs="Times New Roman"/>
          <w:sz w:val="20"/>
          <w:szCs w:val="20"/>
          <w:lang w:val="en-GB"/>
        </w:rPr>
        <w:fldChar w:fldCharType="end"/>
      </w:r>
      <w:r w:rsidRPr="00697E49">
        <w:rPr>
          <w:rFonts w:cs="Times New Roman"/>
          <w:sz w:val="20"/>
          <w:szCs w:val="20"/>
          <w:lang w:val="en-GB"/>
        </w:rPr>
        <w:t>.</w:t>
      </w:r>
    </w:p>
    <w:p w14:paraId="46D4E32D" w14:textId="6C95400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Toohey, M. and M. Sigl, 2017: Volcanic stratospheric sulfur injections and aerosol optical depth from 500 BCE to 1900 CE. </w:t>
      </w:r>
      <w:r w:rsidRPr="00697E49">
        <w:rPr>
          <w:rFonts w:cs="Times New Roman"/>
          <w:i/>
          <w:sz w:val="20"/>
          <w:szCs w:val="20"/>
          <w:lang w:val="en-GB"/>
        </w:rPr>
        <w:t>Earth System Science Data</w:t>
      </w:r>
      <w:r w:rsidRPr="00697E49">
        <w:rPr>
          <w:rFonts w:cs="Times New Roman"/>
          <w:sz w:val="20"/>
          <w:szCs w:val="20"/>
          <w:lang w:val="en-GB"/>
        </w:rPr>
        <w:t xml:space="preserve">, </w:t>
      </w:r>
      <w:r w:rsidRPr="00697E49">
        <w:rPr>
          <w:rFonts w:cs="Times New Roman"/>
          <w:b/>
          <w:sz w:val="20"/>
          <w:szCs w:val="20"/>
          <w:lang w:val="en-GB"/>
        </w:rPr>
        <w:t>9(2)</w:t>
      </w:r>
      <w:r w:rsidRPr="00697E49">
        <w:rPr>
          <w:rFonts w:cs="Times New Roman"/>
          <w:sz w:val="20"/>
          <w:szCs w:val="20"/>
          <w:lang w:val="en-GB"/>
        </w:rPr>
        <w:t>, 809–831, doi:</w:t>
      </w:r>
      <w:r w:rsidR="00642F13">
        <w:fldChar w:fldCharType="begin"/>
      </w:r>
      <w:r w:rsidR="00642F13" w:rsidRPr="001D5B54">
        <w:rPr>
          <w:lang w:val="en-US"/>
          <w:rPrChange w:id="4680" w:author="Clotilde Pean" w:date="2021-06-21T14:15:00Z">
            <w:rPr/>
          </w:rPrChange>
        </w:rPr>
        <w:instrText xml:space="preserve"> HYPERLINK "https://dx.doi.org/10.5194/essd-9-809-2017" </w:instrText>
      </w:r>
      <w:r w:rsidR="00642F13">
        <w:fldChar w:fldCharType="separate"/>
      </w:r>
      <w:r w:rsidRPr="00697E49">
        <w:rPr>
          <w:rStyle w:val="Hyperlink"/>
          <w:rFonts w:cs="Times New Roman"/>
          <w:sz w:val="20"/>
          <w:szCs w:val="20"/>
          <w:lang w:val="en-GB"/>
        </w:rPr>
        <w:t>10.5194/essd-9-809-2017</w:t>
      </w:r>
      <w:r w:rsidR="00642F13">
        <w:rPr>
          <w:rStyle w:val="Hyperlink"/>
          <w:rFonts w:cs="Times New Roman"/>
          <w:sz w:val="20"/>
          <w:szCs w:val="20"/>
          <w:lang w:val="en-GB"/>
        </w:rPr>
        <w:fldChar w:fldCharType="end"/>
      </w:r>
      <w:r w:rsidRPr="00697E49">
        <w:rPr>
          <w:rFonts w:cs="Times New Roman"/>
          <w:sz w:val="20"/>
          <w:szCs w:val="20"/>
          <w:lang w:val="en-GB"/>
        </w:rPr>
        <w:t>.</w:t>
      </w:r>
    </w:p>
    <w:p w14:paraId="34C6DACF" w14:textId="1BAB9DB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Trenberth, K.E., D.P. Stepaniak, and J.M. Caron, 2000: The Global Monsoon as Seen through the Divergent Atmospheric Circulation.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13(22)</w:t>
      </w:r>
      <w:r w:rsidRPr="00697E49">
        <w:rPr>
          <w:rFonts w:cs="Times New Roman"/>
          <w:sz w:val="20"/>
          <w:szCs w:val="20"/>
          <w:lang w:val="en-GB"/>
        </w:rPr>
        <w:t>, 3969–3993, doi:</w:t>
      </w:r>
      <w:r w:rsidR="00642F13">
        <w:fldChar w:fldCharType="begin"/>
      </w:r>
      <w:r w:rsidR="00642F13" w:rsidRPr="001D5B54">
        <w:rPr>
          <w:lang w:val="en-US"/>
          <w:rPrChange w:id="4681" w:author="Clotilde Pean" w:date="2021-06-21T14:15:00Z">
            <w:rPr/>
          </w:rPrChange>
        </w:rPr>
        <w:instrText xml:space="preserve"> HYPERLINK "https://dx.doi.org/10.1175/1520-0442(2000)013%3c3969:tgmast%3e2.0.co;2" </w:instrText>
      </w:r>
      <w:r w:rsidR="00642F13">
        <w:fldChar w:fldCharType="separate"/>
      </w:r>
      <w:r w:rsidRPr="00697E49">
        <w:rPr>
          <w:rStyle w:val="Hyperlink"/>
          <w:rFonts w:cs="Times New Roman"/>
          <w:sz w:val="20"/>
          <w:szCs w:val="20"/>
          <w:lang w:val="en-GB"/>
        </w:rPr>
        <w:t>10.1175/1520-0442(2000)013&lt;3969:tgmast&gt;2.0.co;2</w:t>
      </w:r>
      <w:r w:rsidR="00642F13">
        <w:rPr>
          <w:rStyle w:val="Hyperlink"/>
          <w:rFonts w:cs="Times New Roman"/>
          <w:sz w:val="20"/>
          <w:szCs w:val="20"/>
          <w:lang w:val="en-GB"/>
        </w:rPr>
        <w:fldChar w:fldCharType="end"/>
      </w:r>
      <w:r w:rsidRPr="00697E49">
        <w:rPr>
          <w:rFonts w:cs="Times New Roman"/>
          <w:sz w:val="20"/>
          <w:szCs w:val="20"/>
          <w:lang w:val="en-GB"/>
        </w:rPr>
        <w:t>.</w:t>
      </w:r>
    </w:p>
    <w:p w14:paraId="21CE6307" w14:textId="39A0EF0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Trenberth, K.E., Y. Zhang, and M. Gehne, 2017: Intermittency in precipitation: duration, frequency, intensity, and amounts using hourly data.. </w:t>
      </w:r>
      <w:r w:rsidRPr="00697E49">
        <w:rPr>
          <w:rFonts w:cs="Times New Roman"/>
          <w:i/>
          <w:sz w:val="20"/>
          <w:szCs w:val="20"/>
          <w:lang w:val="en-GB"/>
        </w:rPr>
        <w:t>J. Hydrometeorol.</w:t>
      </w:r>
      <w:r w:rsidRPr="00697E49">
        <w:rPr>
          <w:rFonts w:cs="Times New Roman"/>
          <w:sz w:val="20"/>
          <w:szCs w:val="20"/>
          <w:lang w:val="en-GB"/>
        </w:rPr>
        <w:t xml:space="preserve">, </w:t>
      </w:r>
      <w:r w:rsidRPr="00697E49">
        <w:rPr>
          <w:rFonts w:cs="Times New Roman"/>
          <w:b/>
          <w:sz w:val="20"/>
          <w:szCs w:val="20"/>
          <w:lang w:val="en-GB"/>
        </w:rPr>
        <w:t>18</w:t>
      </w:r>
      <w:r w:rsidRPr="00697E49">
        <w:rPr>
          <w:rFonts w:cs="Times New Roman"/>
          <w:sz w:val="20"/>
          <w:szCs w:val="20"/>
          <w:lang w:val="en-GB"/>
        </w:rPr>
        <w:t>, 1393–1412, doi:</w:t>
      </w:r>
      <w:r w:rsidR="00642F13">
        <w:fldChar w:fldCharType="begin"/>
      </w:r>
      <w:r w:rsidR="00642F13" w:rsidRPr="001D5B54">
        <w:rPr>
          <w:lang w:val="en-US"/>
          <w:rPrChange w:id="4682" w:author="Clotilde Pean" w:date="2021-06-21T14:15:00Z">
            <w:rPr/>
          </w:rPrChange>
        </w:rPr>
        <w:instrText xml:space="preserve"> HYPERLINK "https://dx.doi.org/10.1175/jhm-d-16-0263" </w:instrText>
      </w:r>
      <w:r w:rsidR="00642F13">
        <w:fldChar w:fldCharType="separate"/>
      </w:r>
      <w:r w:rsidRPr="00697E49">
        <w:rPr>
          <w:rStyle w:val="Hyperlink"/>
          <w:rFonts w:cs="Times New Roman"/>
          <w:sz w:val="20"/>
          <w:szCs w:val="20"/>
          <w:lang w:val="en-GB"/>
        </w:rPr>
        <w:t>10.1175/jhm-d-16-0263</w:t>
      </w:r>
      <w:r w:rsidR="00642F13">
        <w:rPr>
          <w:rStyle w:val="Hyperlink"/>
          <w:rFonts w:cs="Times New Roman"/>
          <w:sz w:val="20"/>
          <w:szCs w:val="20"/>
          <w:lang w:val="en-GB"/>
        </w:rPr>
        <w:fldChar w:fldCharType="end"/>
      </w:r>
      <w:r w:rsidRPr="00697E49">
        <w:rPr>
          <w:rFonts w:cs="Times New Roman"/>
          <w:sz w:val="20"/>
          <w:szCs w:val="20"/>
          <w:lang w:val="en-GB"/>
        </w:rPr>
        <w:t>.</w:t>
      </w:r>
    </w:p>
    <w:p w14:paraId="6DFE5906" w14:textId="70B114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Trenberth, K.E., J.T. Fasullo, G. Branstator, and A.S. Phillips, 2014: Seasonal aspects of the recent pause in surface warming.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4(10)</w:t>
      </w:r>
      <w:r w:rsidRPr="00697E49">
        <w:rPr>
          <w:rFonts w:cs="Times New Roman"/>
          <w:sz w:val="20"/>
          <w:szCs w:val="20"/>
          <w:lang w:val="en-GB"/>
        </w:rPr>
        <w:t>, 911–916, doi:</w:t>
      </w:r>
      <w:r w:rsidR="00642F13">
        <w:fldChar w:fldCharType="begin"/>
      </w:r>
      <w:r w:rsidR="00642F13" w:rsidRPr="001D5B54">
        <w:rPr>
          <w:lang w:val="en-US"/>
          <w:rPrChange w:id="4683" w:author="Clotilde Pean" w:date="2021-06-21T14:15:00Z">
            <w:rPr/>
          </w:rPrChange>
        </w:rPr>
        <w:instrText xml:space="preserve"> HYPERLINK "https://dx.doi.org/10.1038/nclimate2341" </w:instrText>
      </w:r>
      <w:r w:rsidR="00642F13">
        <w:fldChar w:fldCharType="separate"/>
      </w:r>
      <w:r w:rsidRPr="00697E49">
        <w:rPr>
          <w:rStyle w:val="Hyperlink"/>
          <w:rFonts w:cs="Times New Roman"/>
          <w:sz w:val="20"/>
          <w:szCs w:val="20"/>
          <w:lang w:val="en-GB"/>
        </w:rPr>
        <w:t>10.1038/nclimate2341</w:t>
      </w:r>
      <w:r w:rsidR="00642F13">
        <w:rPr>
          <w:rStyle w:val="Hyperlink"/>
          <w:rFonts w:cs="Times New Roman"/>
          <w:sz w:val="20"/>
          <w:szCs w:val="20"/>
          <w:lang w:val="en-GB"/>
        </w:rPr>
        <w:fldChar w:fldCharType="end"/>
      </w:r>
      <w:r w:rsidRPr="00697E49">
        <w:rPr>
          <w:rFonts w:cs="Times New Roman"/>
          <w:sz w:val="20"/>
          <w:szCs w:val="20"/>
          <w:lang w:val="en-GB"/>
        </w:rPr>
        <w:t>.</w:t>
      </w:r>
    </w:p>
    <w:p w14:paraId="54741940" w14:textId="2EDA32E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Triacca, U., A. Pasini, A. Attanasio, A. Giovannelli, and M. Lippi, 2014: Clarifying the roles of greenhouse gases and ENSO in recent global warming through their prediction performance.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27(20)</w:t>
      </w:r>
      <w:r w:rsidRPr="00697E49">
        <w:rPr>
          <w:rFonts w:cs="Times New Roman"/>
          <w:sz w:val="20"/>
          <w:szCs w:val="20"/>
          <w:lang w:val="en-GB"/>
        </w:rPr>
        <w:t xml:space="preserve">, 7903–7910, </w:t>
      </w:r>
      <w:r w:rsidRPr="00697E49">
        <w:rPr>
          <w:rFonts w:cs="Times New Roman"/>
          <w:sz w:val="20"/>
          <w:szCs w:val="20"/>
          <w:lang w:val="en-GB"/>
        </w:rPr>
        <w:lastRenderedPageBreak/>
        <w:t>doi:</w:t>
      </w:r>
      <w:r w:rsidR="00642F13">
        <w:fldChar w:fldCharType="begin"/>
      </w:r>
      <w:r w:rsidR="00642F13" w:rsidRPr="001D5B54">
        <w:rPr>
          <w:lang w:val="en-US"/>
          <w:rPrChange w:id="4684" w:author="Clotilde Pean" w:date="2021-06-21T14:15:00Z">
            <w:rPr/>
          </w:rPrChange>
        </w:rPr>
        <w:instrText xml:space="preserve"> HYPERLINK "https://dx.doi.org/10.1175/jcli-d-13-00784.1" </w:instrText>
      </w:r>
      <w:r w:rsidR="00642F13">
        <w:fldChar w:fldCharType="separate"/>
      </w:r>
      <w:r w:rsidRPr="00697E49">
        <w:rPr>
          <w:rStyle w:val="Hyperlink"/>
          <w:rFonts w:cs="Times New Roman"/>
          <w:sz w:val="20"/>
          <w:szCs w:val="20"/>
          <w:lang w:val="en-GB"/>
        </w:rPr>
        <w:t>10.1175/jcli-d-13-00784.1</w:t>
      </w:r>
      <w:r w:rsidR="00642F13">
        <w:rPr>
          <w:rStyle w:val="Hyperlink"/>
          <w:rFonts w:cs="Times New Roman"/>
          <w:sz w:val="20"/>
          <w:szCs w:val="20"/>
          <w:lang w:val="en-GB"/>
        </w:rPr>
        <w:fldChar w:fldCharType="end"/>
      </w:r>
      <w:r w:rsidRPr="00697E49">
        <w:rPr>
          <w:rFonts w:cs="Times New Roman"/>
          <w:sz w:val="20"/>
          <w:szCs w:val="20"/>
          <w:lang w:val="en-GB"/>
        </w:rPr>
        <w:t>.</w:t>
      </w:r>
    </w:p>
    <w:p w14:paraId="03E08F95" w14:textId="2449D12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Trouet, V., J.D. Scourse, and C.C. Raible, 2012: North Atlantic storminess and Atlantic Meridional Overturning Circulation during the last Millennium: Reconciling contradictory proxy records of NAO variability. </w:t>
      </w:r>
      <w:r w:rsidRPr="00697E49">
        <w:rPr>
          <w:rFonts w:cs="Times New Roman"/>
          <w:i/>
          <w:sz w:val="20"/>
          <w:szCs w:val="20"/>
          <w:lang w:val="en-GB"/>
        </w:rPr>
        <w:t>Global and Planetary Change</w:t>
      </w:r>
      <w:r w:rsidRPr="00697E49">
        <w:rPr>
          <w:rFonts w:cs="Times New Roman"/>
          <w:sz w:val="20"/>
          <w:szCs w:val="20"/>
          <w:lang w:val="en-GB"/>
        </w:rPr>
        <w:t xml:space="preserve">, </w:t>
      </w:r>
      <w:r w:rsidRPr="00697E49">
        <w:rPr>
          <w:rFonts w:cs="Times New Roman"/>
          <w:b/>
          <w:sz w:val="20"/>
          <w:szCs w:val="20"/>
          <w:lang w:val="en-GB"/>
        </w:rPr>
        <w:t>84–85</w:t>
      </w:r>
      <w:r w:rsidRPr="00697E49">
        <w:rPr>
          <w:rFonts w:cs="Times New Roman"/>
          <w:sz w:val="20"/>
          <w:szCs w:val="20"/>
          <w:lang w:val="en-GB"/>
        </w:rPr>
        <w:t>, 48–55, doi:</w:t>
      </w:r>
      <w:r w:rsidR="00642F13">
        <w:fldChar w:fldCharType="begin"/>
      </w:r>
      <w:r w:rsidR="00642F13" w:rsidRPr="001D5B54">
        <w:rPr>
          <w:lang w:val="en-US"/>
          <w:rPrChange w:id="4685" w:author="Clotilde Pean" w:date="2021-06-21T14:15:00Z">
            <w:rPr/>
          </w:rPrChange>
        </w:rPr>
        <w:instrText xml:space="preserve"> HYPERLINK "https://dx.doi.org/10.1016/j.gloplacha.2011.10.003" </w:instrText>
      </w:r>
      <w:r w:rsidR="00642F13">
        <w:fldChar w:fldCharType="separate"/>
      </w:r>
      <w:r w:rsidRPr="00697E49">
        <w:rPr>
          <w:rStyle w:val="Hyperlink"/>
          <w:rFonts w:cs="Times New Roman"/>
          <w:sz w:val="20"/>
          <w:szCs w:val="20"/>
          <w:lang w:val="en-GB"/>
        </w:rPr>
        <w:t>10.1016/j.gloplacha.2011.10.003</w:t>
      </w:r>
      <w:r w:rsidR="00642F13">
        <w:rPr>
          <w:rStyle w:val="Hyperlink"/>
          <w:rFonts w:cs="Times New Roman"/>
          <w:sz w:val="20"/>
          <w:szCs w:val="20"/>
          <w:lang w:val="en-GB"/>
        </w:rPr>
        <w:fldChar w:fldCharType="end"/>
      </w:r>
      <w:r w:rsidRPr="00697E49">
        <w:rPr>
          <w:rFonts w:cs="Times New Roman"/>
          <w:sz w:val="20"/>
          <w:szCs w:val="20"/>
          <w:lang w:val="en-GB"/>
        </w:rPr>
        <w:t>.</w:t>
      </w:r>
    </w:p>
    <w:p w14:paraId="3EE995CB" w14:textId="64DD5A3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Trusel, L.D. et al., 2018: Nonlinear rise in Greenland runoff in response to post-industrial Arctic warming. </w:t>
      </w:r>
      <w:r w:rsidRPr="00697E49">
        <w:rPr>
          <w:rFonts w:cs="Times New Roman"/>
          <w:i/>
          <w:sz w:val="20"/>
          <w:szCs w:val="20"/>
          <w:lang w:val="en-GB"/>
        </w:rPr>
        <w:t>Nature</w:t>
      </w:r>
      <w:r w:rsidRPr="00697E49">
        <w:rPr>
          <w:rFonts w:cs="Times New Roman"/>
          <w:sz w:val="20"/>
          <w:szCs w:val="20"/>
          <w:lang w:val="en-GB"/>
        </w:rPr>
        <w:t>, doi:</w:t>
      </w:r>
      <w:r w:rsidR="00642F13">
        <w:fldChar w:fldCharType="begin"/>
      </w:r>
      <w:r w:rsidR="00642F13" w:rsidRPr="001D5B54">
        <w:rPr>
          <w:lang w:val="en-US"/>
          <w:rPrChange w:id="4686" w:author="Clotilde Pean" w:date="2021-06-21T14:15:00Z">
            <w:rPr/>
          </w:rPrChange>
        </w:rPr>
        <w:instrText xml:space="preserve"> HYPERLINK "https://dx.doi.org/10.1038/s41586-018-0752-4" </w:instrText>
      </w:r>
      <w:r w:rsidR="00642F13">
        <w:fldChar w:fldCharType="separate"/>
      </w:r>
      <w:r w:rsidRPr="00697E49">
        <w:rPr>
          <w:rStyle w:val="Hyperlink"/>
          <w:rFonts w:cs="Times New Roman"/>
          <w:sz w:val="20"/>
          <w:szCs w:val="20"/>
          <w:lang w:val="en-GB"/>
        </w:rPr>
        <w:t>10.1038/s41586-018-0752-4</w:t>
      </w:r>
      <w:r w:rsidR="00642F13">
        <w:rPr>
          <w:rStyle w:val="Hyperlink"/>
          <w:rFonts w:cs="Times New Roman"/>
          <w:sz w:val="20"/>
          <w:szCs w:val="20"/>
          <w:lang w:val="en-GB"/>
        </w:rPr>
        <w:fldChar w:fldCharType="end"/>
      </w:r>
      <w:r w:rsidRPr="00697E49">
        <w:rPr>
          <w:rFonts w:cs="Times New Roman"/>
          <w:sz w:val="20"/>
          <w:szCs w:val="20"/>
          <w:lang w:val="en-GB"/>
        </w:rPr>
        <w:t>.</w:t>
      </w:r>
    </w:p>
    <w:p w14:paraId="1ADBF78F" w14:textId="0BD3E5C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Tuel, A., 2019: Explaining differences between recent model and satellite tropospheric warming rates with tropical SSTs.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w:t>
      </w:r>
      <w:r w:rsidRPr="00697E49">
        <w:rPr>
          <w:rFonts w:cs="Times New Roman"/>
          <w:sz w:val="20"/>
          <w:szCs w:val="20"/>
          <w:lang w:val="en-GB"/>
        </w:rPr>
        <w:t>, 9023– 9030, doi:</w:t>
      </w:r>
      <w:r w:rsidR="00642F13">
        <w:fldChar w:fldCharType="begin"/>
      </w:r>
      <w:r w:rsidR="00642F13" w:rsidRPr="001D5B54">
        <w:rPr>
          <w:lang w:val="en-US"/>
          <w:rPrChange w:id="4687" w:author="Clotilde Pean" w:date="2021-06-21T14:15:00Z">
            <w:rPr/>
          </w:rPrChange>
        </w:rPr>
        <w:instrText xml:space="preserve"> HYPERLINK "https://dx.doi.org/10.1029/2019gl083994" </w:instrText>
      </w:r>
      <w:r w:rsidR="00642F13">
        <w:fldChar w:fldCharType="separate"/>
      </w:r>
      <w:r w:rsidRPr="00697E49">
        <w:rPr>
          <w:rStyle w:val="Hyperlink"/>
          <w:rFonts w:cs="Times New Roman"/>
          <w:sz w:val="20"/>
          <w:szCs w:val="20"/>
          <w:lang w:val="en-GB"/>
        </w:rPr>
        <w:t>10.1029/2019gl083994</w:t>
      </w:r>
      <w:r w:rsidR="00642F13">
        <w:rPr>
          <w:rStyle w:val="Hyperlink"/>
          <w:rFonts w:cs="Times New Roman"/>
          <w:sz w:val="20"/>
          <w:szCs w:val="20"/>
          <w:lang w:val="en-GB"/>
        </w:rPr>
        <w:fldChar w:fldCharType="end"/>
      </w:r>
      <w:r w:rsidRPr="00697E49">
        <w:rPr>
          <w:rFonts w:cs="Times New Roman"/>
          <w:sz w:val="20"/>
          <w:szCs w:val="20"/>
          <w:lang w:val="en-GB"/>
        </w:rPr>
        <w:t>.</w:t>
      </w:r>
    </w:p>
    <w:p w14:paraId="5B21A3C8" w14:textId="36A0F9F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Turner, J., T.J. Bracegirdle, T. Phillips, G.J. Marshall, and J. Scott Hosking, 2013: An initial assessment of antarctic sea ice extent in the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26(5)</w:t>
      </w:r>
      <w:r w:rsidRPr="00697E49">
        <w:rPr>
          <w:rFonts w:cs="Times New Roman"/>
          <w:sz w:val="20"/>
          <w:szCs w:val="20"/>
          <w:lang w:val="en-GB"/>
        </w:rPr>
        <w:t>, 1473–1484, doi:</w:t>
      </w:r>
      <w:r w:rsidR="00642F13">
        <w:fldChar w:fldCharType="begin"/>
      </w:r>
      <w:r w:rsidR="00642F13" w:rsidRPr="001D5B54">
        <w:rPr>
          <w:lang w:val="en-US"/>
          <w:rPrChange w:id="4688" w:author="Clotilde Pean" w:date="2021-06-21T14:15:00Z">
            <w:rPr/>
          </w:rPrChange>
        </w:rPr>
        <w:instrText xml:space="preserve"> HYPERLINK "https://dx.doi.org/10.1175/jcli-d-12-00068.1" </w:instrText>
      </w:r>
      <w:r w:rsidR="00642F13">
        <w:fldChar w:fldCharType="separate"/>
      </w:r>
      <w:r w:rsidRPr="00697E49">
        <w:rPr>
          <w:rStyle w:val="Hyperlink"/>
          <w:rFonts w:cs="Times New Roman"/>
          <w:sz w:val="20"/>
          <w:szCs w:val="20"/>
          <w:lang w:val="en-GB"/>
        </w:rPr>
        <w:t>10.1175/jcli-d-12-00068.1</w:t>
      </w:r>
      <w:r w:rsidR="00642F13">
        <w:rPr>
          <w:rStyle w:val="Hyperlink"/>
          <w:rFonts w:cs="Times New Roman"/>
          <w:sz w:val="20"/>
          <w:szCs w:val="20"/>
          <w:lang w:val="en-GB"/>
        </w:rPr>
        <w:fldChar w:fldCharType="end"/>
      </w:r>
      <w:r w:rsidRPr="00697E49">
        <w:rPr>
          <w:rFonts w:cs="Times New Roman"/>
          <w:sz w:val="20"/>
          <w:szCs w:val="20"/>
          <w:lang w:val="en-GB"/>
        </w:rPr>
        <w:t>.</w:t>
      </w:r>
    </w:p>
    <w:p w14:paraId="58A3628F" w14:textId="6FB324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Turner, J., J.S. Hosking, G.J. Marshall, T. Phillips, and T.J. Bracegirdle, 2016: Antarctic sea ice increase consistent with intrinsic variability of the Amundsen Sea Low.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46(7)</w:t>
      </w:r>
      <w:r w:rsidRPr="00697E49">
        <w:rPr>
          <w:rFonts w:cs="Times New Roman"/>
          <w:sz w:val="20"/>
          <w:szCs w:val="20"/>
          <w:lang w:val="en-GB"/>
        </w:rPr>
        <w:t>, 2391–2402, doi:</w:t>
      </w:r>
      <w:r w:rsidR="00642F13">
        <w:fldChar w:fldCharType="begin"/>
      </w:r>
      <w:r w:rsidR="00642F13" w:rsidRPr="001D5B54">
        <w:rPr>
          <w:lang w:val="en-US"/>
          <w:rPrChange w:id="4689" w:author="Clotilde Pean" w:date="2021-06-21T14:15:00Z">
            <w:rPr/>
          </w:rPrChange>
        </w:rPr>
        <w:instrText xml:space="preserve"> HYPERLINK "https://dx.doi.org/10.1007/s00382-015-2708-9" </w:instrText>
      </w:r>
      <w:r w:rsidR="00642F13">
        <w:fldChar w:fldCharType="separate"/>
      </w:r>
      <w:r w:rsidRPr="00697E49">
        <w:rPr>
          <w:rStyle w:val="Hyperlink"/>
          <w:rFonts w:cs="Times New Roman"/>
          <w:sz w:val="20"/>
          <w:szCs w:val="20"/>
          <w:lang w:val="en-GB"/>
        </w:rPr>
        <w:t>10.1007/s00382-015-2708-9</w:t>
      </w:r>
      <w:r w:rsidR="00642F13">
        <w:rPr>
          <w:rStyle w:val="Hyperlink"/>
          <w:rFonts w:cs="Times New Roman"/>
          <w:sz w:val="20"/>
          <w:szCs w:val="20"/>
          <w:lang w:val="en-GB"/>
        </w:rPr>
        <w:fldChar w:fldCharType="end"/>
      </w:r>
      <w:r w:rsidRPr="00697E49">
        <w:rPr>
          <w:rFonts w:cs="Times New Roman"/>
          <w:sz w:val="20"/>
          <w:szCs w:val="20"/>
          <w:lang w:val="en-GB"/>
        </w:rPr>
        <w:t>.</w:t>
      </w:r>
    </w:p>
    <w:p w14:paraId="46880D89" w14:textId="5AF20D1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Turner, J. et al., 2017: Unprecedented springtime retreat of Antarctic sea ice in 2016.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44(13)</w:t>
      </w:r>
      <w:r w:rsidRPr="00697E49">
        <w:rPr>
          <w:rFonts w:cs="Times New Roman"/>
          <w:sz w:val="20"/>
          <w:szCs w:val="20"/>
          <w:lang w:val="en-GB"/>
        </w:rPr>
        <w:t>, 6868–6875, doi:</w:t>
      </w:r>
      <w:r w:rsidR="00642F13">
        <w:fldChar w:fldCharType="begin"/>
      </w:r>
      <w:r w:rsidR="00642F13" w:rsidRPr="001D5B54">
        <w:rPr>
          <w:lang w:val="en-US"/>
          <w:rPrChange w:id="4690" w:author="Clotilde Pean" w:date="2021-06-21T14:15:00Z">
            <w:rPr/>
          </w:rPrChange>
        </w:rPr>
        <w:instrText xml:space="preserve"> HYPERLINK "https://dx.doi.org/10.1002/2017gl073656" </w:instrText>
      </w:r>
      <w:r w:rsidR="00642F13">
        <w:fldChar w:fldCharType="separate"/>
      </w:r>
      <w:r w:rsidRPr="00697E49">
        <w:rPr>
          <w:rStyle w:val="Hyperlink"/>
          <w:rFonts w:cs="Times New Roman"/>
          <w:sz w:val="20"/>
          <w:szCs w:val="20"/>
          <w:lang w:val="en-GB"/>
        </w:rPr>
        <w:t>10.1002/2017gl073656</w:t>
      </w:r>
      <w:r w:rsidR="00642F13">
        <w:rPr>
          <w:rStyle w:val="Hyperlink"/>
          <w:rFonts w:cs="Times New Roman"/>
          <w:sz w:val="20"/>
          <w:szCs w:val="20"/>
          <w:lang w:val="en-GB"/>
        </w:rPr>
        <w:fldChar w:fldCharType="end"/>
      </w:r>
      <w:r w:rsidRPr="00697E49">
        <w:rPr>
          <w:rFonts w:cs="Times New Roman"/>
          <w:sz w:val="20"/>
          <w:szCs w:val="20"/>
          <w:lang w:val="en-GB"/>
        </w:rPr>
        <w:t>.</w:t>
      </w:r>
    </w:p>
    <w:p w14:paraId="12EE0394" w14:textId="2588D2D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Undorf, S., M.A. Bollasina, B.B.B. Booth, and G.C. Hegerl, 2018a: Contrasting the Effects of the 1850–1975 Increase in Sulphate Aerosols from North America and Europe on the Atlantic in the CESM.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45(21)</w:t>
      </w:r>
      <w:r w:rsidRPr="00697E49">
        <w:rPr>
          <w:rFonts w:cs="Times New Roman"/>
          <w:sz w:val="20"/>
          <w:szCs w:val="20"/>
          <w:lang w:val="en-GB"/>
        </w:rPr>
        <w:t>, 11,911–930,940, doi:</w:t>
      </w:r>
      <w:r w:rsidR="00642F13">
        <w:fldChar w:fldCharType="begin"/>
      </w:r>
      <w:r w:rsidR="00642F13" w:rsidRPr="001D5B54">
        <w:rPr>
          <w:lang w:val="en-US"/>
          <w:rPrChange w:id="4691" w:author="Clotilde Pean" w:date="2021-06-21T14:15:00Z">
            <w:rPr/>
          </w:rPrChange>
        </w:rPr>
        <w:instrText xml:space="preserve"> HYPERLINK "https://dx.doi.org/10.1029/2018gl079970" </w:instrText>
      </w:r>
      <w:r w:rsidR="00642F13">
        <w:fldChar w:fldCharType="separate"/>
      </w:r>
      <w:r w:rsidRPr="00697E49">
        <w:rPr>
          <w:rStyle w:val="Hyperlink"/>
          <w:rFonts w:cs="Times New Roman"/>
          <w:sz w:val="20"/>
          <w:szCs w:val="20"/>
          <w:lang w:val="en-GB"/>
        </w:rPr>
        <w:t>10.1029/2018gl079970</w:t>
      </w:r>
      <w:r w:rsidR="00642F13">
        <w:rPr>
          <w:rStyle w:val="Hyperlink"/>
          <w:rFonts w:cs="Times New Roman"/>
          <w:sz w:val="20"/>
          <w:szCs w:val="20"/>
          <w:lang w:val="en-GB"/>
        </w:rPr>
        <w:fldChar w:fldCharType="end"/>
      </w:r>
      <w:r w:rsidRPr="00697E49">
        <w:rPr>
          <w:rFonts w:cs="Times New Roman"/>
          <w:sz w:val="20"/>
          <w:szCs w:val="20"/>
          <w:lang w:val="en-GB"/>
        </w:rPr>
        <w:t>.</w:t>
      </w:r>
    </w:p>
    <w:p w14:paraId="0D0E58AE" w14:textId="5E866DC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Undorf, S. et al., 2018b: Detectable Impact of Local and Remote Anthropogenic Aerosols on the 20th Century Changes of West African and South Asian Monsoon Precipitation.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123(10)</w:t>
      </w:r>
      <w:r w:rsidRPr="00697E49">
        <w:rPr>
          <w:rFonts w:cs="Times New Roman"/>
          <w:sz w:val="20"/>
          <w:szCs w:val="20"/>
          <w:lang w:val="en-GB"/>
        </w:rPr>
        <w:t>, 4871–4889, doi:</w:t>
      </w:r>
      <w:r w:rsidR="00642F13">
        <w:fldChar w:fldCharType="begin"/>
      </w:r>
      <w:r w:rsidR="00642F13" w:rsidRPr="001D5B54">
        <w:rPr>
          <w:lang w:val="en-US"/>
          <w:rPrChange w:id="4692" w:author="Clotilde Pean" w:date="2021-06-21T14:15:00Z">
            <w:rPr/>
          </w:rPrChange>
        </w:rPr>
        <w:instrText xml:space="preserve"> HYPERLINK "https://dx.doi.org/10.1029/2017jd027711" </w:instrText>
      </w:r>
      <w:r w:rsidR="00642F13">
        <w:fldChar w:fldCharType="separate"/>
      </w:r>
      <w:r w:rsidRPr="00697E49">
        <w:rPr>
          <w:rStyle w:val="Hyperlink"/>
          <w:rFonts w:cs="Times New Roman"/>
          <w:sz w:val="20"/>
          <w:szCs w:val="20"/>
          <w:lang w:val="en-GB"/>
        </w:rPr>
        <w:t>10.1029/2017jd027711</w:t>
      </w:r>
      <w:r w:rsidR="00642F13">
        <w:rPr>
          <w:rStyle w:val="Hyperlink"/>
          <w:rFonts w:cs="Times New Roman"/>
          <w:sz w:val="20"/>
          <w:szCs w:val="20"/>
          <w:lang w:val="en-GB"/>
        </w:rPr>
        <w:fldChar w:fldCharType="end"/>
      </w:r>
      <w:r w:rsidRPr="00697E49">
        <w:rPr>
          <w:rFonts w:cs="Times New Roman"/>
          <w:sz w:val="20"/>
          <w:szCs w:val="20"/>
          <w:lang w:val="en-GB"/>
        </w:rPr>
        <w:t>.</w:t>
      </w:r>
    </w:p>
    <w:p w14:paraId="662F988E" w14:textId="3609E9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UNFCCC, 2016: Decision 1/CP.21: Adoption of the Paris Agreement. In: </w:t>
      </w:r>
      <w:r w:rsidRPr="00697E49">
        <w:rPr>
          <w:rFonts w:cs="Times New Roman"/>
          <w:i/>
          <w:sz w:val="20"/>
          <w:szCs w:val="20"/>
          <w:lang w:val="en-GB"/>
        </w:rPr>
        <w:t>Report of the Conference of the Parties on its twenty-first session, held in Paris from 30 November to 13 December 2015. Addendum: Part two: Action taken by the Conference of the Parties at its twenty-first session</w:t>
      </w:r>
      <w:r w:rsidRPr="00697E49">
        <w:rPr>
          <w:rFonts w:cs="Times New Roman"/>
          <w:sz w:val="20"/>
          <w:szCs w:val="20"/>
          <w:lang w:val="en-GB"/>
        </w:rPr>
        <w:t>. FCCC/CP/2015/10/Add.1, United Nations Framework Convention on Climate Change (UNFCCC), pp. 1–36.</w:t>
      </w:r>
    </w:p>
    <w:p w14:paraId="3553A691" w14:textId="3198B21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Uotila, P., P.R. Holland, T. Vihma, S.J. Marsland, and N. Kimura, 2014: Is realistic Antarctic sea-ice extent in climate models the result of excessive ice drift?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79</w:t>
      </w:r>
      <w:r w:rsidRPr="00697E49">
        <w:rPr>
          <w:rFonts w:cs="Times New Roman"/>
          <w:sz w:val="20"/>
          <w:szCs w:val="20"/>
          <w:lang w:val="en-GB"/>
        </w:rPr>
        <w:t>, 33–42, doi:</w:t>
      </w:r>
      <w:r w:rsidR="00642F13">
        <w:fldChar w:fldCharType="begin"/>
      </w:r>
      <w:r w:rsidR="00642F13" w:rsidRPr="001D5B54">
        <w:rPr>
          <w:lang w:val="en-US"/>
          <w:rPrChange w:id="4693" w:author="Clotilde Pean" w:date="2021-06-21T14:15:00Z">
            <w:rPr/>
          </w:rPrChange>
        </w:rPr>
        <w:instrText xml:space="preserve"> HYPERLINK "https://dx.doi.org/10.1016/j.ocemod.2014.04.004" </w:instrText>
      </w:r>
      <w:r w:rsidR="00642F13">
        <w:fldChar w:fldCharType="separate"/>
      </w:r>
      <w:r w:rsidRPr="00697E49">
        <w:rPr>
          <w:rStyle w:val="Hyperlink"/>
          <w:rFonts w:cs="Times New Roman"/>
          <w:sz w:val="20"/>
          <w:szCs w:val="20"/>
          <w:lang w:val="en-GB"/>
        </w:rPr>
        <w:t>10.1016/j.ocemod.2014.04.004</w:t>
      </w:r>
      <w:r w:rsidR="00642F13">
        <w:rPr>
          <w:rStyle w:val="Hyperlink"/>
          <w:rFonts w:cs="Times New Roman"/>
          <w:sz w:val="20"/>
          <w:szCs w:val="20"/>
          <w:lang w:val="en-GB"/>
        </w:rPr>
        <w:fldChar w:fldCharType="end"/>
      </w:r>
      <w:r w:rsidRPr="00697E49">
        <w:rPr>
          <w:rFonts w:cs="Times New Roman"/>
          <w:sz w:val="20"/>
          <w:szCs w:val="20"/>
          <w:lang w:val="en-GB"/>
        </w:rPr>
        <w:t>.</w:t>
      </w:r>
    </w:p>
    <w:p w14:paraId="49F4AE30" w14:textId="6E99665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van den Hurk, B. et al., 2016: LS3MIP (v1.0) contribution to CMIP6: the Land Surface, Snow and Soil moisture Model Intercomparison Project – aims, setup and expected outcome.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9(8)</w:t>
      </w:r>
      <w:r w:rsidRPr="00697E49">
        <w:rPr>
          <w:rFonts w:cs="Times New Roman"/>
          <w:sz w:val="20"/>
          <w:szCs w:val="20"/>
          <w:lang w:val="en-GB"/>
        </w:rPr>
        <w:t>, 2809–2832, doi:</w:t>
      </w:r>
      <w:r w:rsidR="00642F13">
        <w:fldChar w:fldCharType="begin"/>
      </w:r>
      <w:r w:rsidR="00642F13" w:rsidRPr="001D5B54">
        <w:rPr>
          <w:lang w:val="en-US"/>
          <w:rPrChange w:id="4694" w:author="Clotilde Pean" w:date="2021-06-21T14:15:00Z">
            <w:rPr/>
          </w:rPrChange>
        </w:rPr>
        <w:instrText xml:space="preserve"> HYPERLINK "https://dx.doi.org/10.5194/gmd-9-2809-2016" </w:instrText>
      </w:r>
      <w:r w:rsidR="00642F13">
        <w:fldChar w:fldCharType="separate"/>
      </w:r>
      <w:r w:rsidRPr="00697E49">
        <w:rPr>
          <w:rStyle w:val="Hyperlink"/>
          <w:rFonts w:cs="Times New Roman"/>
          <w:sz w:val="20"/>
          <w:szCs w:val="20"/>
          <w:lang w:val="en-GB"/>
        </w:rPr>
        <w:t>10.5194/gmd-9-2809-2016</w:t>
      </w:r>
      <w:r w:rsidR="00642F13">
        <w:rPr>
          <w:rStyle w:val="Hyperlink"/>
          <w:rFonts w:cs="Times New Roman"/>
          <w:sz w:val="20"/>
          <w:szCs w:val="20"/>
          <w:lang w:val="en-GB"/>
        </w:rPr>
        <w:fldChar w:fldCharType="end"/>
      </w:r>
      <w:r w:rsidRPr="00697E49">
        <w:rPr>
          <w:rFonts w:cs="Times New Roman"/>
          <w:sz w:val="20"/>
          <w:szCs w:val="20"/>
          <w:lang w:val="en-GB"/>
        </w:rPr>
        <w:t>.</w:t>
      </w:r>
    </w:p>
    <w:p w14:paraId="0DF868BC" w14:textId="4FB2A7E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Van Haren, R., R.J. Haarsma, G.J. Van Oldenborgh, and W. Hazeleger, 2015: Resolution dependence of European precipitation in a state-of-the-art atmospheric general circulation model.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28(13)</w:t>
      </w:r>
      <w:r w:rsidRPr="00697E49">
        <w:rPr>
          <w:rFonts w:cs="Times New Roman"/>
          <w:sz w:val="20"/>
          <w:szCs w:val="20"/>
          <w:lang w:val="en-GB"/>
        </w:rPr>
        <w:t>, 5134–5149, doi:</w:t>
      </w:r>
      <w:r w:rsidR="00642F13">
        <w:fldChar w:fldCharType="begin"/>
      </w:r>
      <w:r w:rsidR="00642F13" w:rsidRPr="001D5B54">
        <w:rPr>
          <w:lang w:val="en-US"/>
          <w:rPrChange w:id="4695" w:author="Clotilde Pean" w:date="2021-06-21T14:15:00Z">
            <w:rPr/>
          </w:rPrChange>
        </w:rPr>
        <w:instrText xml:space="preserve"> HYPERLINK "https://dx.doi.org/10.1175/jcli-d-14-00279.1" </w:instrText>
      </w:r>
      <w:r w:rsidR="00642F13">
        <w:fldChar w:fldCharType="separate"/>
      </w:r>
      <w:r w:rsidRPr="00697E49">
        <w:rPr>
          <w:rStyle w:val="Hyperlink"/>
          <w:rFonts w:cs="Times New Roman"/>
          <w:sz w:val="20"/>
          <w:szCs w:val="20"/>
          <w:lang w:val="en-GB"/>
        </w:rPr>
        <w:t>10.1175/jcli-d-14-00279.1</w:t>
      </w:r>
      <w:r w:rsidR="00642F13">
        <w:rPr>
          <w:rStyle w:val="Hyperlink"/>
          <w:rFonts w:cs="Times New Roman"/>
          <w:sz w:val="20"/>
          <w:szCs w:val="20"/>
          <w:lang w:val="en-GB"/>
        </w:rPr>
        <w:fldChar w:fldCharType="end"/>
      </w:r>
      <w:r w:rsidRPr="00697E49">
        <w:rPr>
          <w:rFonts w:cs="Times New Roman"/>
          <w:sz w:val="20"/>
          <w:szCs w:val="20"/>
          <w:lang w:val="en-GB"/>
        </w:rPr>
        <w:t>.</w:t>
      </w:r>
    </w:p>
    <w:p w14:paraId="13E0AE34" w14:textId="44832C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van Kampenhout, L. et al., 2020: Present-Day Greenland Ice Sheet Climate and Surface Mass Balance in CESM2. </w:t>
      </w:r>
      <w:r w:rsidRPr="00697E49">
        <w:rPr>
          <w:rFonts w:cs="Times New Roman"/>
          <w:i/>
          <w:sz w:val="20"/>
          <w:szCs w:val="20"/>
          <w:lang w:val="en-GB"/>
        </w:rPr>
        <w:t>Journal of Geophysical Research: Earth Surface</w:t>
      </w:r>
      <w:r w:rsidRPr="00697E49">
        <w:rPr>
          <w:rFonts w:cs="Times New Roman"/>
          <w:sz w:val="20"/>
          <w:szCs w:val="20"/>
          <w:lang w:val="en-GB"/>
        </w:rPr>
        <w:t>, doi:</w:t>
      </w:r>
      <w:r w:rsidR="00642F13">
        <w:fldChar w:fldCharType="begin"/>
      </w:r>
      <w:r w:rsidR="00642F13" w:rsidRPr="001D5B54">
        <w:rPr>
          <w:lang w:val="en-US"/>
          <w:rPrChange w:id="4696" w:author="Clotilde Pean" w:date="2021-06-21T14:15:00Z">
            <w:rPr/>
          </w:rPrChange>
        </w:rPr>
        <w:instrText xml:space="preserve"> HYPERLINK "https://dx.doi.org/10.1029/2019jf005318" </w:instrText>
      </w:r>
      <w:r w:rsidR="00642F13">
        <w:fldChar w:fldCharType="separate"/>
      </w:r>
      <w:r w:rsidRPr="00697E49">
        <w:rPr>
          <w:rStyle w:val="Hyperlink"/>
          <w:rFonts w:cs="Times New Roman"/>
          <w:sz w:val="20"/>
          <w:szCs w:val="20"/>
          <w:lang w:val="en-GB"/>
        </w:rPr>
        <w:t>10.1029/2019jf005318</w:t>
      </w:r>
      <w:r w:rsidR="00642F13">
        <w:rPr>
          <w:rStyle w:val="Hyperlink"/>
          <w:rFonts w:cs="Times New Roman"/>
          <w:sz w:val="20"/>
          <w:szCs w:val="20"/>
          <w:lang w:val="en-GB"/>
        </w:rPr>
        <w:fldChar w:fldCharType="end"/>
      </w:r>
      <w:r w:rsidRPr="00697E49">
        <w:rPr>
          <w:rFonts w:cs="Times New Roman"/>
          <w:sz w:val="20"/>
          <w:szCs w:val="20"/>
          <w:lang w:val="en-GB"/>
        </w:rPr>
        <w:t>.</w:t>
      </w:r>
    </w:p>
    <w:p w14:paraId="775C71BF" w14:textId="6A5A0E4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Vannière, B. et al., 2019: Multi-model evaluation of the sensitivity of the global energy budget and hydrological cycle to resolution.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52(11)</w:t>
      </w:r>
      <w:r w:rsidRPr="00697E49">
        <w:rPr>
          <w:rFonts w:cs="Times New Roman"/>
          <w:sz w:val="20"/>
          <w:szCs w:val="20"/>
          <w:lang w:val="en-GB"/>
        </w:rPr>
        <w:t>, 6817–6846, doi:</w:t>
      </w:r>
      <w:r w:rsidR="00642F13">
        <w:fldChar w:fldCharType="begin"/>
      </w:r>
      <w:r w:rsidR="00642F13" w:rsidRPr="001D5B54">
        <w:rPr>
          <w:lang w:val="en-US"/>
          <w:rPrChange w:id="4697" w:author="Clotilde Pean" w:date="2021-06-21T14:15:00Z">
            <w:rPr/>
          </w:rPrChange>
        </w:rPr>
        <w:instrText xml:space="preserve"> HYPERLINK "https://dx.doi.org/10.1007/s00382-018-4547-y" </w:instrText>
      </w:r>
      <w:r w:rsidR="00642F13">
        <w:fldChar w:fldCharType="separate"/>
      </w:r>
      <w:r w:rsidRPr="00697E49">
        <w:rPr>
          <w:rStyle w:val="Hyperlink"/>
          <w:rFonts w:cs="Times New Roman"/>
          <w:sz w:val="20"/>
          <w:szCs w:val="20"/>
          <w:lang w:val="en-GB"/>
        </w:rPr>
        <w:t>10.1007/s00382-018-4547-y</w:t>
      </w:r>
      <w:r w:rsidR="00642F13">
        <w:rPr>
          <w:rStyle w:val="Hyperlink"/>
          <w:rFonts w:cs="Times New Roman"/>
          <w:sz w:val="20"/>
          <w:szCs w:val="20"/>
          <w:lang w:val="en-GB"/>
        </w:rPr>
        <w:fldChar w:fldCharType="end"/>
      </w:r>
      <w:r w:rsidRPr="00697E49">
        <w:rPr>
          <w:rFonts w:cs="Times New Roman"/>
          <w:sz w:val="20"/>
          <w:szCs w:val="20"/>
          <w:lang w:val="en-GB"/>
        </w:rPr>
        <w:t>.</w:t>
      </w:r>
    </w:p>
    <w:p w14:paraId="1BE3625D" w14:textId="4B4931F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Vecchi, G.A. and B.J. Soden, 2007: Global Warming and the Weakening of the Tropical Circulation.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20(17)</w:t>
      </w:r>
      <w:r w:rsidRPr="00697E49">
        <w:rPr>
          <w:rFonts w:cs="Times New Roman"/>
          <w:sz w:val="20"/>
          <w:szCs w:val="20"/>
          <w:lang w:val="en-GB"/>
        </w:rPr>
        <w:t>, 4316–4340, doi:</w:t>
      </w:r>
      <w:r w:rsidR="00642F13">
        <w:fldChar w:fldCharType="begin"/>
      </w:r>
      <w:r w:rsidR="00642F13" w:rsidRPr="001D5B54">
        <w:rPr>
          <w:lang w:val="en-US"/>
          <w:rPrChange w:id="4698" w:author="Clotilde Pean" w:date="2021-06-21T14:15:00Z">
            <w:rPr/>
          </w:rPrChange>
        </w:rPr>
        <w:instrText xml:space="preserve"> HYPERLINK "https://dx.doi.org/10.1175/jcli4258.1" </w:instrText>
      </w:r>
      <w:r w:rsidR="00642F13">
        <w:fldChar w:fldCharType="separate"/>
      </w:r>
      <w:r w:rsidRPr="00697E49">
        <w:rPr>
          <w:rStyle w:val="Hyperlink"/>
          <w:rFonts w:cs="Times New Roman"/>
          <w:sz w:val="20"/>
          <w:szCs w:val="20"/>
          <w:lang w:val="en-GB"/>
        </w:rPr>
        <w:t>10.1175/jcli4258.1</w:t>
      </w:r>
      <w:r w:rsidR="00642F13">
        <w:rPr>
          <w:rStyle w:val="Hyperlink"/>
          <w:rFonts w:cs="Times New Roman"/>
          <w:sz w:val="20"/>
          <w:szCs w:val="20"/>
          <w:lang w:val="en-GB"/>
        </w:rPr>
        <w:fldChar w:fldCharType="end"/>
      </w:r>
      <w:r w:rsidRPr="00697E49">
        <w:rPr>
          <w:rFonts w:cs="Times New Roman"/>
          <w:sz w:val="20"/>
          <w:szCs w:val="20"/>
          <w:lang w:val="en-GB"/>
        </w:rPr>
        <w:t>.</w:t>
      </w:r>
    </w:p>
    <w:p w14:paraId="520DE44F" w14:textId="6177738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Vecchi, G.A. et al., 2006: Weakening of tropical Pacific atmospheric circulation due to anthropogenic forcing.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441(1)</w:t>
      </w:r>
      <w:r w:rsidRPr="00697E49">
        <w:rPr>
          <w:rFonts w:cs="Times New Roman"/>
          <w:sz w:val="20"/>
          <w:szCs w:val="20"/>
          <w:lang w:val="en-GB"/>
        </w:rPr>
        <w:t>, 73–76, doi:</w:t>
      </w:r>
      <w:r w:rsidR="00642F13">
        <w:fldChar w:fldCharType="begin"/>
      </w:r>
      <w:r w:rsidR="00642F13" w:rsidRPr="001D5B54">
        <w:rPr>
          <w:lang w:val="en-US"/>
          <w:rPrChange w:id="4699" w:author="Clotilde Pean" w:date="2021-06-21T14:15:00Z">
            <w:rPr/>
          </w:rPrChange>
        </w:rPr>
        <w:instrText xml:space="preserve"> HYPERLINK "https://dx.doi.org/10.1038/nature04744" </w:instrText>
      </w:r>
      <w:r w:rsidR="00642F13">
        <w:fldChar w:fldCharType="separate"/>
      </w:r>
      <w:r w:rsidRPr="00697E49">
        <w:rPr>
          <w:rStyle w:val="Hyperlink"/>
          <w:rFonts w:cs="Times New Roman"/>
          <w:sz w:val="20"/>
          <w:szCs w:val="20"/>
          <w:lang w:val="en-GB"/>
        </w:rPr>
        <w:t>10.1038/nature04744</w:t>
      </w:r>
      <w:r w:rsidR="00642F13">
        <w:rPr>
          <w:rStyle w:val="Hyperlink"/>
          <w:rFonts w:cs="Times New Roman"/>
          <w:sz w:val="20"/>
          <w:szCs w:val="20"/>
          <w:lang w:val="en-GB"/>
        </w:rPr>
        <w:fldChar w:fldCharType="end"/>
      </w:r>
      <w:r w:rsidRPr="00697E49">
        <w:rPr>
          <w:rFonts w:cs="Times New Roman"/>
          <w:sz w:val="20"/>
          <w:szCs w:val="20"/>
          <w:lang w:val="en-GB"/>
        </w:rPr>
        <w:t>.</w:t>
      </w:r>
    </w:p>
    <w:p w14:paraId="3E974A72" w14:textId="57E2DBC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Vera, C.S. and L. Diaz, 2014: Anthropogenic influence on summer precipitation trends over South America in CMIP5 models. </w:t>
      </w:r>
      <w:r w:rsidRPr="00697E49">
        <w:rPr>
          <w:rFonts w:cs="Times New Roman"/>
          <w:i/>
          <w:sz w:val="20"/>
          <w:szCs w:val="20"/>
          <w:lang w:val="en-GB"/>
        </w:rPr>
        <w:t>Int. J. Climatol</w:t>
      </w:r>
      <w:r w:rsidRPr="00697E49">
        <w:rPr>
          <w:rFonts w:cs="Times New Roman"/>
          <w:sz w:val="20"/>
          <w:szCs w:val="20"/>
          <w:lang w:val="en-GB"/>
        </w:rPr>
        <w:t>, doi:</w:t>
      </w:r>
      <w:r w:rsidR="00642F13">
        <w:fldChar w:fldCharType="begin"/>
      </w:r>
      <w:r w:rsidR="00642F13" w:rsidRPr="001D5B54">
        <w:rPr>
          <w:lang w:val="en-US"/>
          <w:rPrChange w:id="4700" w:author="Clotilde Pean" w:date="2021-06-21T14:15:00Z">
            <w:rPr/>
          </w:rPrChange>
        </w:rPr>
        <w:instrText xml:space="preserve"> HYPERLINK "https://dx.doi.org/10.1002/joc.4153" </w:instrText>
      </w:r>
      <w:r w:rsidR="00642F13">
        <w:fldChar w:fldCharType="separate"/>
      </w:r>
      <w:r w:rsidRPr="00697E49">
        <w:rPr>
          <w:rStyle w:val="Hyperlink"/>
          <w:rFonts w:cs="Times New Roman"/>
          <w:sz w:val="20"/>
          <w:szCs w:val="20"/>
          <w:lang w:val="en-GB"/>
        </w:rPr>
        <w:t>10.1002/joc.4153</w:t>
      </w:r>
      <w:r w:rsidR="00642F13">
        <w:rPr>
          <w:rStyle w:val="Hyperlink"/>
          <w:rFonts w:cs="Times New Roman"/>
          <w:sz w:val="20"/>
          <w:szCs w:val="20"/>
          <w:lang w:val="en-GB"/>
        </w:rPr>
        <w:fldChar w:fldCharType="end"/>
      </w:r>
      <w:r w:rsidRPr="00697E49">
        <w:rPr>
          <w:rFonts w:cs="Times New Roman"/>
          <w:sz w:val="20"/>
          <w:szCs w:val="20"/>
          <w:lang w:val="en-GB"/>
        </w:rPr>
        <w:t>.</w:t>
      </w:r>
    </w:p>
    <w:p w14:paraId="351701C5" w14:textId="29071AC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Verma, T., R. Saravanan, P. Chang, and S. Mahajan, 2019: Tropical Pacific Ocean Dynamical Response to Short-Term Sulfate Aerosol Forcing.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32(23)</w:t>
      </w:r>
      <w:r w:rsidRPr="00697E49">
        <w:rPr>
          <w:rFonts w:cs="Times New Roman"/>
          <w:sz w:val="20"/>
          <w:szCs w:val="20"/>
          <w:lang w:val="en-GB"/>
        </w:rPr>
        <w:t>, 8205–8221, doi:</w:t>
      </w:r>
      <w:r w:rsidR="00642F13">
        <w:fldChar w:fldCharType="begin"/>
      </w:r>
      <w:r w:rsidR="00642F13" w:rsidRPr="001D5B54">
        <w:rPr>
          <w:lang w:val="en-US"/>
          <w:rPrChange w:id="4701" w:author="Clotilde Pean" w:date="2021-06-21T14:15:00Z">
            <w:rPr/>
          </w:rPrChange>
        </w:rPr>
        <w:instrText xml:space="preserve"> HYPERLINK "https://dx.doi.org/10.1175/jcli-d-19-0050.1" </w:instrText>
      </w:r>
      <w:r w:rsidR="00642F13">
        <w:fldChar w:fldCharType="separate"/>
      </w:r>
      <w:r w:rsidRPr="00697E49">
        <w:rPr>
          <w:rStyle w:val="Hyperlink"/>
          <w:rFonts w:cs="Times New Roman"/>
          <w:sz w:val="20"/>
          <w:szCs w:val="20"/>
          <w:lang w:val="en-GB"/>
        </w:rPr>
        <w:t>10.1175/jcli-d-19-0050.1</w:t>
      </w:r>
      <w:r w:rsidR="00642F13">
        <w:rPr>
          <w:rStyle w:val="Hyperlink"/>
          <w:rFonts w:cs="Times New Roman"/>
          <w:sz w:val="20"/>
          <w:szCs w:val="20"/>
          <w:lang w:val="en-GB"/>
        </w:rPr>
        <w:fldChar w:fldCharType="end"/>
      </w:r>
      <w:r w:rsidRPr="00697E49">
        <w:rPr>
          <w:rFonts w:cs="Times New Roman"/>
          <w:sz w:val="20"/>
          <w:szCs w:val="20"/>
          <w:lang w:val="en-GB"/>
        </w:rPr>
        <w:t>.</w:t>
      </w:r>
    </w:p>
    <w:p w14:paraId="109A2E97" w14:textId="5E9CF55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Vidale, P.L. et al., 2021: Impact of stochastic physics and model resolution on the simulation of Tropical Cyclones in climate GCMs. </w:t>
      </w:r>
      <w:r w:rsidRPr="00697E49">
        <w:rPr>
          <w:rFonts w:cs="Times New Roman"/>
          <w:i/>
          <w:sz w:val="20"/>
          <w:szCs w:val="20"/>
          <w:lang w:val="en-GB"/>
        </w:rPr>
        <w:t>Journal of Climate</w:t>
      </w:r>
      <w:r w:rsidRPr="00697E49">
        <w:rPr>
          <w:rFonts w:cs="Times New Roman"/>
          <w:sz w:val="20"/>
          <w:szCs w:val="20"/>
          <w:lang w:val="en-GB"/>
        </w:rPr>
        <w:t>, 1–85, doi:</w:t>
      </w:r>
      <w:r w:rsidR="00642F13">
        <w:fldChar w:fldCharType="begin"/>
      </w:r>
      <w:r w:rsidR="00642F13" w:rsidRPr="001D5B54">
        <w:rPr>
          <w:lang w:val="en-US"/>
          <w:rPrChange w:id="4702" w:author="Clotilde Pean" w:date="2021-06-21T14:15:00Z">
            <w:rPr/>
          </w:rPrChange>
        </w:rPr>
        <w:instrText xml:space="preserve"> HYPERLINK "https://dx.doi.org/10.1175/jcli-d-20-0507.1" </w:instrText>
      </w:r>
      <w:r w:rsidR="00642F13">
        <w:fldChar w:fldCharType="separate"/>
      </w:r>
      <w:r w:rsidRPr="00697E49">
        <w:rPr>
          <w:rStyle w:val="Hyperlink"/>
          <w:rFonts w:cs="Times New Roman"/>
          <w:sz w:val="20"/>
          <w:szCs w:val="20"/>
          <w:lang w:val="en-GB"/>
        </w:rPr>
        <w:t>10.1175/jcli-d-20-0507.1</w:t>
      </w:r>
      <w:r w:rsidR="00642F13">
        <w:rPr>
          <w:rStyle w:val="Hyperlink"/>
          <w:rFonts w:cs="Times New Roman"/>
          <w:sz w:val="20"/>
          <w:szCs w:val="20"/>
          <w:lang w:val="en-GB"/>
        </w:rPr>
        <w:fldChar w:fldCharType="end"/>
      </w:r>
      <w:r w:rsidRPr="00697E49">
        <w:rPr>
          <w:rFonts w:cs="Times New Roman"/>
          <w:sz w:val="20"/>
          <w:szCs w:val="20"/>
          <w:lang w:val="en-GB"/>
        </w:rPr>
        <w:t>.</w:t>
      </w:r>
    </w:p>
    <w:p w14:paraId="467CE2CC" w14:textId="4BC3C98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Vijayeta, A. and D. Dommenget, 2017a: An evaluation of ENSO dynamics in CMIP simulations in the framework of the recharge oscillator model. </w:t>
      </w:r>
      <w:r w:rsidRPr="00697E49">
        <w:rPr>
          <w:rFonts w:cs="Times New Roman"/>
          <w:i/>
          <w:sz w:val="20"/>
          <w:szCs w:val="20"/>
          <w:lang w:val="en-GB"/>
        </w:rPr>
        <w:t>Climate Dynamics</w:t>
      </w:r>
      <w:r w:rsidRPr="00697E49">
        <w:rPr>
          <w:rFonts w:cs="Times New Roman"/>
          <w:sz w:val="20"/>
          <w:szCs w:val="20"/>
          <w:lang w:val="en-GB"/>
        </w:rPr>
        <w:t>, 1–19, doi:</w:t>
      </w:r>
      <w:r w:rsidR="00642F13">
        <w:fldChar w:fldCharType="begin"/>
      </w:r>
      <w:r w:rsidR="00642F13" w:rsidRPr="001D5B54">
        <w:rPr>
          <w:lang w:val="en-US"/>
          <w:rPrChange w:id="4703" w:author="Clotilde Pean" w:date="2021-06-21T14:15:00Z">
            <w:rPr/>
          </w:rPrChange>
        </w:rPr>
        <w:instrText xml:space="preserve"> HYPERLINK "https://dx.doi.org/10.1007/s00382-017-3981-6" </w:instrText>
      </w:r>
      <w:r w:rsidR="00642F13">
        <w:fldChar w:fldCharType="separate"/>
      </w:r>
      <w:r w:rsidRPr="00697E49">
        <w:rPr>
          <w:rStyle w:val="Hyperlink"/>
          <w:rFonts w:cs="Times New Roman"/>
          <w:sz w:val="20"/>
          <w:szCs w:val="20"/>
          <w:lang w:val="en-GB"/>
        </w:rPr>
        <w:t>10.1007/s00382-017-3981-6</w:t>
      </w:r>
      <w:r w:rsidR="00642F13">
        <w:rPr>
          <w:rStyle w:val="Hyperlink"/>
          <w:rFonts w:cs="Times New Roman"/>
          <w:sz w:val="20"/>
          <w:szCs w:val="20"/>
          <w:lang w:val="en-GB"/>
        </w:rPr>
        <w:fldChar w:fldCharType="end"/>
      </w:r>
      <w:r w:rsidRPr="00697E49">
        <w:rPr>
          <w:rFonts w:cs="Times New Roman"/>
          <w:sz w:val="20"/>
          <w:szCs w:val="20"/>
          <w:lang w:val="en-GB"/>
        </w:rPr>
        <w:t>.</w:t>
      </w:r>
    </w:p>
    <w:p w14:paraId="31177A3E" w14:textId="29D9A60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Vijayeta, A. and D. Dommenget, 2017b: An evaluation of ENSO dynamics in CMIP simulations in the framework of the recharge oscillator model. </w:t>
      </w:r>
      <w:r w:rsidRPr="00697E49">
        <w:rPr>
          <w:rFonts w:cs="Times New Roman"/>
          <w:i/>
          <w:sz w:val="20"/>
          <w:szCs w:val="20"/>
          <w:lang w:val="en-GB"/>
        </w:rPr>
        <w:t>Climate Dynamics</w:t>
      </w:r>
      <w:r w:rsidRPr="00697E49">
        <w:rPr>
          <w:rFonts w:cs="Times New Roman"/>
          <w:sz w:val="20"/>
          <w:szCs w:val="20"/>
          <w:lang w:val="en-GB"/>
        </w:rPr>
        <w:t>, 1–19, doi:</w:t>
      </w:r>
      <w:r w:rsidR="00642F13">
        <w:fldChar w:fldCharType="begin"/>
      </w:r>
      <w:r w:rsidR="00642F13" w:rsidRPr="001D5B54">
        <w:rPr>
          <w:lang w:val="en-US"/>
          <w:rPrChange w:id="4704" w:author="Clotilde Pean" w:date="2021-06-21T14:15:00Z">
            <w:rPr/>
          </w:rPrChange>
        </w:rPr>
        <w:instrText xml:space="preserve"> HYPERLINK "https://dx.doi.org/10.1007/s00382-017-3981-6" </w:instrText>
      </w:r>
      <w:r w:rsidR="00642F13">
        <w:fldChar w:fldCharType="separate"/>
      </w:r>
      <w:r w:rsidRPr="00697E49">
        <w:rPr>
          <w:rStyle w:val="Hyperlink"/>
          <w:rFonts w:cs="Times New Roman"/>
          <w:sz w:val="20"/>
          <w:szCs w:val="20"/>
          <w:lang w:val="en-GB"/>
        </w:rPr>
        <w:t>10.1007/s00382-017-3981-6</w:t>
      </w:r>
      <w:r w:rsidR="00642F13">
        <w:rPr>
          <w:rStyle w:val="Hyperlink"/>
          <w:rFonts w:cs="Times New Roman"/>
          <w:sz w:val="20"/>
          <w:szCs w:val="20"/>
          <w:lang w:val="en-GB"/>
        </w:rPr>
        <w:fldChar w:fldCharType="end"/>
      </w:r>
      <w:r w:rsidRPr="00697E49">
        <w:rPr>
          <w:rFonts w:cs="Times New Roman"/>
          <w:sz w:val="20"/>
          <w:szCs w:val="20"/>
          <w:lang w:val="en-GB"/>
        </w:rPr>
        <w:t>.</w:t>
      </w:r>
    </w:p>
    <w:p w14:paraId="1DC2A545" w14:textId="563B8FB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Voigt, A. and T.A. Shaw, 2016: Impact of Regional Atmospheric Cloud Radiative Changes on Shifts of the Extratropical Jet Stream in Response to Global Warming.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29(23)</w:t>
      </w:r>
      <w:r w:rsidRPr="00697E49">
        <w:rPr>
          <w:rFonts w:cs="Times New Roman"/>
          <w:sz w:val="20"/>
          <w:szCs w:val="20"/>
          <w:lang w:val="en-GB"/>
        </w:rPr>
        <w:t>, 8399–8421, doi:</w:t>
      </w:r>
      <w:r w:rsidR="00642F13">
        <w:fldChar w:fldCharType="begin"/>
      </w:r>
      <w:r w:rsidR="00642F13" w:rsidRPr="001D5B54">
        <w:rPr>
          <w:lang w:val="en-US"/>
          <w:rPrChange w:id="4705" w:author="Clotilde Pean" w:date="2021-06-21T14:15:00Z">
            <w:rPr/>
          </w:rPrChange>
        </w:rPr>
        <w:instrText xml:space="preserve"> HYPERLINK "https://dx.doi.org/10.1175/jcli-d-16-0140.1" </w:instrText>
      </w:r>
      <w:r w:rsidR="00642F13">
        <w:fldChar w:fldCharType="separate"/>
      </w:r>
      <w:r w:rsidRPr="00697E49">
        <w:rPr>
          <w:rStyle w:val="Hyperlink"/>
          <w:rFonts w:cs="Times New Roman"/>
          <w:sz w:val="20"/>
          <w:szCs w:val="20"/>
          <w:lang w:val="en-GB"/>
        </w:rPr>
        <w:t>10.1175/jcli-d-16-0140.1</w:t>
      </w:r>
      <w:r w:rsidR="00642F13">
        <w:rPr>
          <w:rStyle w:val="Hyperlink"/>
          <w:rFonts w:cs="Times New Roman"/>
          <w:sz w:val="20"/>
          <w:szCs w:val="20"/>
          <w:lang w:val="en-GB"/>
        </w:rPr>
        <w:fldChar w:fldCharType="end"/>
      </w:r>
      <w:r w:rsidRPr="00697E49">
        <w:rPr>
          <w:rFonts w:cs="Times New Roman"/>
          <w:sz w:val="20"/>
          <w:szCs w:val="20"/>
          <w:lang w:val="en-GB"/>
        </w:rPr>
        <w:t>.</w:t>
      </w:r>
    </w:p>
    <w:p w14:paraId="46055BC9" w14:textId="5828CD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Voldoire, A. et al., 2019a: Role of wind stress in driving SST biases in the Tropical Atlantic.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53(5–6)</w:t>
      </w:r>
      <w:r w:rsidRPr="00697E49">
        <w:rPr>
          <w:rFonts w:cs="Times New Roman"/>
          <w:sz w:val="20"/>
          <w:szCs w:val="20"/>
          <w:lang w:val="en-GB"/>
        </w:rPr>
        <w:t>, 3481–3504, doi:</w:t>
      </w:r>
      <w:r w:rsidR="00642F13">
        <w:fldChar w:fldCharType="begin"/>
      </w:r>
      <w:r w:rsidR="00642F13" w:rsidRPr="001D5B54">
        <w:rPr>
          <w:lang w:val="en-US"/>
          <w:rPrChange w:id="4706" w:author="Clotilde Pean" w:date="2021-06-21T14:15:00Z">
            <w:rPr/>
          </w:rPrChange>
        </w:rPr>
        <w:instrText xml:space="preserve"> HYPERLINK "https://dx.doi.org/10.1007/s00382-019-04717-0" </w:instrText>
      </w:r>
      <w:r w:rsidR="00642F13">
        <w:fldChar w:fldCharType="separate"/>
      </w:r>
      <w:r w:rsidRPr="00697E49">
        <w:rPr>
          <w:rStyle w:val="Hyperlink"/>
          <w:rFonts w:cs="Times New Roman"/>
          <w:sz w:val="20"/>
          <w:szCs w:val="20"/>
          <w:lang w:val="en-GB"/>
        </w:rPr>
        <w:t>10.1007/s00382-019-04717-0</w:t>
      </w:r>
      <w:r w:rsidR="00642F13">
        <w:rPr>
          <w:rStyle w:val="Hyperlink"/>
          <w:rFonts w:cs="Times New Roman"/>
          <w:sz w:val="20"/>
          <w:szCs w:val="20"/>
          <w:lang w:val="en-GB"/>
        </w:rPr>
        <w:fldChar w:fldCharType="end"/>
      </w:r>
      <w:r w:rsidRPr="00697E49">
        <w:rPr>
          <w:rFonts w:cs="Times New Roman"/>
          <w:sz w:val="20"/>
          <w:szCs w:val="20"/>
          <w:lang w:val="en-GB"/>
        </w:rPr>
        <w:t>.</w:t>
      </w:r>
    </w:p>
    <w:p w14:paraId="305D934F" w14:textId="672B1D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Voldoire, A. et al., 2019b: Evaluation of CMIP6 DECK Experiments With CNRM-CM6-1.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11(7)</w:t>
      </w:r>
      <w:r w:rsidRPr="00697E49">
        <w:rPr>
          <w:rFonts w:cs="Times New Roman"/>
          <w:sz w:val="20"/>
          <w:szCs w:val="20"/>
          <w:lang w:val="en-GB"/>
        </w:rPr>
        <w:t>, 2177–2213, doi:</w:t>
      </w:r>
      <w:r w:rsidR="00642F13">
        <w:fldChar w:fldCharType="begin"/>
      </w:r>
      <w:r w:rsidR="00642F13" w:rsidRPr="001D5B54">
        <w:rPr>
          <w:lang w:val="en-US"/>
          <w:rPrChange w:id="4707" w:author="Clotilde Pean" w:date="2021-06-21T14:15:00Z">
            <w:rPr/>
          </w:rPrChange>
        </w:rPr>
        <w:instrText xml:space="preserve"> HYPERLINK "https://dx.doi.org/10.1029/2019ms001683" </w:instrText>
      </w:r>
      <w:r w:rsidR="00642F13">
        <w:fldChar w:fldCharType="separate"/>
      </w:r>
      <w:r w:rsidRPr="00697E49">
        <w:rPr>
          <w:rStyle w:val="Hyperlink"/>
          <w:rFonts w:cs="Times New Roman"/>
          <w:sz w:val="20"/>
          <w:szCs w:val="20"/>
          <w:lang w:val="en-GB"/>
        </w:rPr>
        <w:t>10.1029/2019ms001683</w:t>
      </w:r>
      <w:r w:rsidR="00642F13">
        <w:rPr>
          <w:rStyle w:val="Hyperlink"/>
          <w:rFonts w:cs="Times New Roman"/>
          <w:sz w:val="20"/>
          <w:szCs w:val="20"/>
          <w:lang w:val="en-GB"/>
        </w:rPr>
        <w:fldChar w:fldCharType="end"/>
      </w:r>
      <w:r w:rsidRPr="00697E49">
        <w:rPr>
          <w:rFonts w:cs="Times New Roman"/>
          <w:sz w:val="20"/>
          <w:szCs w:val="20"/>
          <w:lang w:val="en-GB"/>
        </w:rPr>
        <w:t>.</w:t>
      </w:r>
    </w:p>
    <w:p w14:paraId="7C15ACD9" w14:textId="34CF23A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Volpi, D., L. Batté, J.-F. Guérémy, and M. Déqué, 2020: Teleconnection-based evaluation of seasonal forecast quality.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55(5–6)</w:t>
      </w:r>
      <w:r w:rsidRPr="00697E49">
        <w:rPr>
          <w:rFonts w:cs="Times New Roman"/>
          <w:sz w:val="20"/>
          <w:szCs w:val="20"/>
          <w:lang w:val="en-GB"/>
        </w:rPr>
        <w:t>, 1353–1365, doi:</w:t>
      </w:r>
      <w:r w:rsidR="00642F13">
        <w:fldChar w:fldCharType="begin"/>
      </w:r>
      <w:r w:rsidR="00642F13" w:rsidRPr="001D5B54">
        <w:rPr>
          <w:lang w:val="en-US"/>
          <w:rPrChange w:id="4708" w:author="Clotilde Pean" w:date="2021-06-21T14:15:00Z">
            <w:rPr/>
          </w:rPrChange>
        </w:rPr>
        <w:instrText xml:space="preserve"> HYPERLINK "https://dx.doi.org/10.1007/s00382-020-05327-x" </w:instrText>
      </w:r>
      <w:r w:rsidR="00642F13">
        <w:fldChar w:fldCharType="separate"/>
      </w:r>
      <w:r w:rsidRPr="00697E49">
        <w:rPr>
          <w:rStyle w:val="Hyperlink"/>
          <w:rFonts w:cs="Times New Roman"/>
          <w:sz w:val="20"/>
          <w:szCs w:val="20"/>
          <w:lang w:val="en-GB"/>
        </w:rPr>
        <w:t>10.1007/s00382-020-05327-x</w:t>
      </w:r>
      <w:r w:rsidR="00642F13">
        <w:rPr>
          <w:rStyle w:val="Hyperlink"/>
          <w:rFonts w:cs="Times New Roman"/>
          <w:sz w:val="20"/>
          <w:szCs w:val="20"/>
          <w:lang w:val="en-GB"/>
        </w:rPr>
        <w:fldChar w:fldCharType="end"/>
      </w:r>
      <w:r w:rsidRPr="00697E49">
        <w:rPr>
          <w:rFonts w:cs="Times New Roman"/>
          <w:sz w:val="20"/>
          <w:szCs w:val="20"/>
          <w:lang w:val="en-GB"/>
        </w:rPr>
        <w:t>.</w:t>
      </w:r>
    </w:p>
    <w:p w14:paraId="09973787" w14:textId="7C9CCA6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von Schuckmann, K. et al., 2016: An imperative to monitor Earth’s energy imbalance.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6(2)</w:t>
      </w:r>
      <w:r w:rsidRPr="00697E49">
        <w:rPr>
          <w:rFonts w:cs="Times New Roman"/>
          <w:sz w:val="20"/>
          <w:szCs w:val="20"/>
          <w:lang w:val="en-GB"/>
        </w:rPr>
        <w:t xml:space="preserve">, </w:t>
      </w:r>
      <w:r w:rsidRPr="00697E49">
        <w:rPr>
          <w:rFonts w:cs="Times New Roman"/>
          <w:sz w:val="20"/>
          <w:szCs w:val="20"/>
          <w:lang w:val="en-GB"/>
        </w:rPr>
        <w:lastRenderedPageBreak/>
        <w:t>138–144, doi:</w:t>
      </w:r>
      <w:r w:rsidR="00642F13">
        <w:fldChar w:fldCharType="begin"/>
      </w:r>
      <w:r w:rsidR="00642F13" w:rsidRPr="001D5B54">
        <w:rPr>
          <w:lang w:val="en-US"/>
          <w:rPrChange w:id="4709" w:author="Clotilde Pean" w:date="2021-06-21T14:15:00Z">
            <w:rPr/>
          </w:rPrChange>
        </w:rPr>
        <w:instrText xml:space="preserve"> HYPERLINK "https://dx.doi.org/10.1038/nclimate2876" </w:instrText>
      </w:r>
      <w:r w:rsidR="00642F13">
        <w:fldChar w:fldCharType="separate"/>
      </w:r>
      <w:r w:rsidRPr="00697E49">
        <w:rPr>
          <w:rStyle w:val="Hyperlink"/>
          <w:rFonts w:cs="Times New Roman"/>
          <w:sz w:val="20"/>
          <w:szCs w:val="20"/>
          <w:lang w:val="en-GB"/>
        </w:rPr>
        <w:t>10.1038/nclimate2876</w:t>
      </w:r>
      <w:r w:rsidR="00642F13">
        <w:rPr>
          <w:rStyle w:val="Hyperlink"/>
          <w:rFonts w:cs="Times New Roman"/>
          <w:sz w:val="20"/>
          <w:szCs w:val="20"/>
          <w:lang w:val="en-GB"/>
        </w:rPr>
        <w:fldChar w:fldCharType="end"/>
      </w:r>
      <w:r w:rsidRPr="00697E49">
        <w:rPr>
          <w:rFonts w:cs="Times New Roman"/>
          <w:sz w:val="20"/>
          <w:szCs w:val="20"/>
          <w:lang w:val="en-GB"/>
        </w:rPr>
        <w:t>.</w:t>
      </w:r>
    </w:p>
    <w:p w14:paraId="260CFF86" w14:textId="642DB88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von Schuckmann, K. et al., 2020: Heat stored in the Earth system: where does the energy go? </w:t>
      </w:r>
      <w:r w:rsidRPr="00697E49">
        <w:rPr>
          <w:rFonts w:cs="Times New Roman"/>
          <w:i/>
          <w:sz w:val="20"/>
          <w:szCs w:val="20"/>
          <w:lang w:val="en-GB"/>
        </w:rPr>
        <w:t>Earth System Science Data</w:t>
      </w:r>
      <w:r w:rsidRPr="00697E49">
        <w:rPr>
          <w:rFonts w:cs="Times New Roman"/>
          <w:sz w:val="20"/>
          <w:szCs w:val="20"/>
          <w:lang w:val="en-GB"/>
        </w:rPr>
        <w:t xml:space="preserve">, </w:t>
      </w:r>
      <w:r w:rsidRPr="00697E49">
        <w:rPr>
          <w:rFonts w:cs="Times New Roman"/>
          <w:b/>
          <w:sz w:val="20"/>
          <w:szCs w:val="20"/>
          <w:lang w:val="en-GB"/>
        </w:rPr>
        <w:t>12(3)</w:t>
      </w:r>
      <w:r w:rsidRPr="00697E49">
        <w:rPr>
          <w:rFonts w:cs="Times New Roman"/>
          <w:sz w:val="20"/>
          <w:szCs w:val="20"/>
          <w:lang w:val="en-GB"/>
        </w:rPr>
        <w:t>, 2013–2041, doi:</w:t>
      </w:r>
      <w:r w:rsidR="00642F13">
        <w:fldChar w:fldCharType="begin"/>
      </w:r>
      <w:r w:rsidR="00642F13" w:rsidRPr="001D5B54">
        <w:rPr>
          <w:lang w:val="en-US"/>
          <w:rPrChange w:id="4710" w:author="Clotilde Pean" w:date="2021-06-21T14:15:00Z">
            <w:rPr/>
          </w:rPrChange>
        </w:rPr>
        <w:instrText xml:space="preserve"> HYPERLINK "https://dx.doi.org/10.5194/essd-12-2013-2020" </w:instrText>
      </w:r>
      <w:r w:rsidR="00642F13">
        <w:fldChar w:fldCharType="separate"/>
      </w:r>
      <w:r w:rsidRPr="00697E49">
        <w:rPr>
          <w:rStyle w:val="Hyperlink"/>
          <w:rFonts w:cs="Times New Roman"/>
          <w:sz w:val="20"/>
          <w:szCs w:val="20"/>
          <w:lang w:val="en-GB"/>
        </w:rPr>
        <w:t>10.5194/essd-12-2013-2020</w:t>
      </w:r>
      <w:r w:rsidR="00642F13">
        <w:rPr>
          <w:rStyle w:val="Hyperlink"/>
          <w:rFonts w:cs="Times New Roman"/>
          <w:sz w:val="20"/>
          <w:szCs w:val="20"/>
          <w:lang w:val="en-GB"/>
        </w:rPr>
        <w:fldChar w:fldCharType="end"/>
      </w:r>
      <w:r w:rsidRPr="00697E49">
        <w:rPr>
          <w:rFonts w:cs="Times New Roman"/>
          <w:sz w:val="20"/>
          <w:szCs w:val="20"/>
          <w:lang w:val="en-GB"/>
        </w:rPr>
        <w:t>.</w:t>
      </w:r>
    </w:p>
    <w:p w14:paraId="490DD8E8" w14:textId="6F80A17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von Storch, J.-S., H. Haak, E. Hertwig, and I. Fast, 2016: Vertical heat and salt fluxes due to resolved and parameterized meso-scale Eddies. </w:t>
      </w:r>
      <w:r w:rsidRPr="00697E49">
        <w:rPr>
          <w:rFonts w:cs="Times New Roman"/>
          <w:i/>
          <w:sz w:val="20"/>
          <w:szCs w:val="20"/>
          <w:lang w:val="en-GB"/>
        </w:rPr>
        <w:t>Ocean Modelling</w:t>
      </w:r>
      <w:r w:rsidRPr="00697E49">
        <w:rPr>
          <w:rFonts w:cs="Times New Roman"/>
          <w:sz w:val="20"/>
          <w:szCs w:val="20"/>
          <w:lang w:val="en-GB"/>
        </w:rPr>
        <w:t xml:space="preserve">, </w:t>
      </w:r>
      <w:r w:rsidRPr="00697E49">
        <w:rPr>
          <w:rFonts w:cs="Times New Roman"/>
          <w:b/>
          <w:sz w:val="20"/>
          <w:szCs w:val="20"/>
          <w:lang w:val="en-GB"/>
        </w:rPr>
        <w:t>108</w:t>
      </w:r>
      <w:r w:rsidRPr="00697E49">
        <w:rPr>
          <w:rFonts w:cs="Times New Roman"/>
          <w:sz w:val="20"/>
          <w:szCs w:val="20"/>
          <w:lang w:val="en-GB"/>
        </w:rPr>
        <w:t>, 1–19, doi:</w:t>
      </w:r>
      <w:r w:rsidR="00642F13">
        <w:fldChar w:fldCharType="begin"/>
      </w:r>
      <w:r w:rsidR="00642F13" w:rsidRPr="001D5B54">
        <w:rPr>
          <w:lang w:val="en-US"/>
          <w:rPrChange w:id="4711" w:author="Clotilde Pean" w:date="2021-06-21T14:15:00Z">
            <w:rPr/>
          </w:rPrChange>
        </w:rPr>
        <w:instrText xml:space="preserve"> HYPERLINK "https://dx.doi.org/10.1016/j.ocemod.2016.10.001" </w:instrText>
      </w:r>
      <w:r w:rsidR="00642F13">
        <w:fldChar w:fldCharType="separate"/>
      </w:r>
      <w:r w:rsidRPr="00697E49">
        <w:rPr>
          <w:rStyle w:val="Hyperlink"/>
          <w:rFonts w:cs="Times New Roman"/>
          <w:sz w:val="20"/>
          <w:szCs w:val="20"/>
          <w:lang w:val="en-GB"/>
        </w:rPr>
        <w:t>10.1016/j.ocemod.2016.10.001</w:t>
      </w:r>
      <w:r w:rsidR="00642F13">
        <w:rPr>
          <w:rStyle w:val="Hyperlink"/>
          <w:rFonts w:cs="Times New Roman"/>
          <w:sz w:val="20"/>
          <w:szCs w:val="20"/>
          <w:lang w:val="en-GB"/>
        </w:rPr>
        <w:fldChar w:fldCharType="end"/>
      </w:r>
      <w:r w:rsidRPr="00697E49">
        <w:rPr>
          <w:rFonts w:cs="Times New Roman"/>
          <w:sz w:val="20"/>
          <w:szCs w:val="20"/>
          <w:lang w:val="en-GB"/>
        </w:rPr>
        <w:t>.</w:t>
      </w:r>
    </w:p>
    <w:p w14:paraId="34BED993" w14:textId="026B0BC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Vries, H., S. Scher, R. Haarsma, S. Drijfhout, and A. Delden, 2019: How Gulf-Stream SST-fronts influence Atlantic winter storms.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52(9)</w:t>
      </w:r>
      <w:r w:rsidRPr="00697E49">
        <w:rPr>
          <w:rFonts w:cs="Times New Roman"/>
          <w:sz w:val="20"/>
          <w:szCs w:val="20"/>
          <w:lang w:val="en-GB"/>
        </w:rPr>
        <w:t>, 5899–5909, doi:</w:t>
      </w:r>
      <w:r w:rsidR="00642F13">
        <w:fldChar w:fldCharType="begin"/>
      </w:r>
      <w:r w:rsidR="00642F13" w:rsidRPr="001D5B54">
        <w:rPr>
          <w:lang w:val="en-US"/>
          <w:rPrChange w:id="4712" w:author="Clotilde Pean" w:date="2021-06-21T14:15:00Z">
            <w:rPr/>
          </w:rPrChange>
        </w:rPr>
        <w:instrText xml:space="preserve"> HYPERLINK "https://dx.doi.org/10.1007/s00382-018-4486-7" </w:instrText>
      </w:r>
      <w:r w:rsidR="00642F13">
        <w:fldChar w:fldCharType="separate"/>
      </w:r>
      <w:r w:rsidRPr="00697E49">
        <w:rPr>
          <w:rStyle w:val="Hyperlink"/>
          <w:rFonts w:cs="Times New Roman"/>
          <w:sz w:val="20"/>
          <w:szCs w:val="20"/>
          <w:lang w:val="en-GB"/>
        </w:rPr>
        <w:t>10.1007/s00382-018-4486-7</w:t>
      </w:r>
      <w:r w:rsidR="00642F13">
        <w:rPr>
          <w:rStyle w:val="Hyperlink"/>
          <w:rFonts w:cs="Times New Roman"/>
          <w:sz w:val="20"/>
          <w:szCs w:val="20"/>
          <w:lang w:val="en-GB"/>
        </w:rPr>
        <w:fldChar w:fldCharType="end"/>
      </w:r>
      <w:r w:rsidRPr="00697E49">
        <w:rPr>
          <w:rFonts w:cs="Times New Roman"/>
          <w:sz w:val="20"/>
          <w:szCs w:val="20"/>
          <w:lang w:val="en-GB"/>
        </w:rPr>
        <w:t>.</w:t>
      </w:r>
    </w:p>
    <w:p w14:paraId="5FAF235C" w14:textId="6CEBC2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Wainwright, C.M. et al., 2019: The impact of air–sea coupling and ocean biases on the seasonal cycle of southern West African precipitation.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53(11)</w:t>
      </w:r>
      <w:r w:rsidRPr="00697E49">
        <w:rPr>
          <w:rFonts w:cs="Times New Roman"/>
          <w:sz w:val="20"/>
          <w:szCs w:val="20"/>
          <w:lang w:val="en-GB"/>
        </w:rPr>
        <w:t>, 7027–7044, doi:</w:t>
      </w:r>
      <w:r w:rsidR="00642F13">
        <w:fldChar w:fldCharType="begin"/>
      </w:r>
      <w:r w:rsidR="00642F13" w:rsidRPr="001D5B54">
        <w:rPr>
          <w:lang w:val="en-US"/>
          <w:rPrChange w:id="4713" w:author="Clotilde Pean" w:date="2021-06-21T14:15:00Z">
            <w:rPr/>
          </w:rPrChange>
        </w:rPr>
        <w:instrText xml:space="preserve"> HYPERLINK "https://dx.doi.org/10.1007/s00382-019-04973-0" </w:instrText>
      </w:r>
      <w:r w:rsidR="00642F13">
        <w:fldChar w:fldCharType="separate"/>
      </w:r>
      <w:r w:rsidRPr="00697E49">
        <w:rPr>
          <w:rStyle w:val="Hyperlink"/>
          <w:rFonts w:cs="Times New Roman"/>
          <w:sz w:val="20"/>
          <w:szCs w:val="20"/>
          <w:lang w:val="en-GB"/>
        </w:rPr>
        <w:t>10.1007/s00382-019-04973-0</w:t>
      </w:r>
      <w:r w:rsidR="00642F13">
        <w:rPr>
          <w:rStyle w:val="Hyperlink"/>
          <w:rFonts w:cs="Times New Roman"/>
          <w:sz w:val="20"/>
          <w:szCs w:val="20"/>
          <w:lang w:val="en-GB"/>
        </w:rPr>
        <w:fldChar w:fldCharType="end"/>
      </w:r>
      <w:r w:rsidRPr="00697E49">
        <w:rPr>
          <w:rFonts w:cs="Times New Roman"/>
          <w:sz w:val="20"/>
          <w:szCs w:val="20"/>
          <w:lang w:val="en-GB"/>
        </w:rPr>
        <w:t>.</w:t>
      </w:r>
    </w:p>
    <w:p w14:paraId="2B8EDC9D" w14:textId="4413257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Wallace, R.B., H. Baumann, J.S. Grear, R.C. Aller, and C.J. Gobler, 2014: Coastal ocean acidification: The other eutrophication problem. </w:t>
      </w:r>
      <w:r w:rsidRPr="00697E49">
        <w:rPr>
          <w:rFonts w:cs="Times New Roman"/>
          <w:i/>
          <w:sz w:val="20"/>
          <w:szCs w:val="20"/>
          <w:lang w:val="en-GB"/>
        </w:rPr>
        <w:t>Estuarine, Coastal and Shelf Science</w:t>
      </w:r>
      <w:r w:rsidRPr="00697E49">
        <w:rPr>
          <w:rFonts w:cs="Times New Roman"/>
          <w:sz w:val="20"/>
          <w:szCs w:val="20"/>
          <w:lang w:val="en-GB"/>
        </w:rPr>
        <w:t xml:space="preserve">, </w:t>
      </w:r>
      <w:r w:rsidRPr="00697E49">
        <w:rPr>
          <w:rFonts w:cs="Times New Roman"/>
          <w:b/>
          <w:sz w:val="20"/>
          <w:szCs w:val="20"/>
          <w:lang w:val="en-GB"/>
        </w:rPr>
        <w:t>148</w:t>
      </w:r>
      <w:r w:rsidRPr="00697E49">
        <w:rPr>
          <w:rFonts w:cs="Times New Roman"/>
          <w:sz w:val="20"/>
          <w:szCs w:val="20"/>
          <w:lang w:val="en-GB"/>
        </w:rPr>
        <w:t>, 1–13, doi:</w:t>
      </w:r>
      <w:r w:rsidR="00642F13">
        <w:fldChar w:fldCharType="begin"/>
      </w:r>
      <w:r w:rsidR="00642F13" w:rsidRPr="001D5B54">
        <w:rPr>
          <w:lang w:val="en-US"/>
          <w:rPrChange w:id="4714" w:author="Clotilde Pean" w:date="2021-06-21T14:15:00Z">
            <w:rPr/>
          </w:rPrChange>
        </w:rPr>
        <w:instrText xml:space="preserve"> HYPERLINK "https://dx.doi.org/10.1016/j.ecss.2014.05.027" </w:instrText>
      </w:r>
      <w:r w:rsidR="00642F13">
        <w:fldChar w:fldCharType="separate"/>
      </w:r>
      <w:r w:rsidRPr="00697E49">
        <w:rPr>
          <w:rStyle w:val="Hyperlink"/>
          <w:rFonts w:cs="Times New Roman"/>
          <w:sz w:val="20"/>
          <w:szCs w:val="20"/>
          <w:lang w:val="en-GB"/>
        </w:rPr>
        <w:t>10.1016/j.ecss.2014.05.027</w:t>
      </w:r>
      <w:r w:rsidR="00642F13">
        <w:rPr>
          <w:rStyle w:val="Hyperlink"/>
          <w:rFonts w:cs="Times New Roman"/>
          <w:sz w:val="20"/>
          <w:szCs w:val="20"/>
          <w:lang w:val="en-GB"/>
        </w:rPr>
        <w:fldChar w:fldCharType="end"/>
      </w:r>
      <w:r w:rsidRPr="00697E49">
        <w:rPr>
          <w:rFonts w:cs="Times New Roman"/>
          <w:sz w:val="20"/>
          <w:szCs w:val="20"/>
          <w:lang w:val="en-GB"/>
        </w:rPr>
        <w:t>.</w:t>
      </w:r>
    </w:p>
    <w:p w14:paraId="2D90CC73" w14:textId="6CB426A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 H., X. Zhang, F. Zwiers, and S.-K. Min, 2015: Attributing northern high-latitude precipitation change over the period 1966--2005 to human influence.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45(7)</w:t>
      </w:r>
      <w:r w:rsidRPr="00697E49">
        <w:rPr>
          <w:rFonts w:cs="Times New Roman"/>
          <w:sz w:val="20"/>
          <w:szCs w:val="20"/>
          <w:lang w:val="en-GB"/>
        </w:rPr>
        <w:t>, 1713–1726, doi:</w:t>
      </w:r>
      <w:r w:rsidR="00642F13">
        <w:fldChar w:fldCharType="begin"/>
      </w:r>
      <w:r w:rsidR="00642F13" w:rsidRPr="001D5B54">
        <w:rPr>
          <w:lang w:val="en-US"/>
          <w:rPrChange w:id="4715" w:author="Clotilde Pean" w:date="2021-06-21T14:15:00Z">
            <w:rPr/>
          </w:rPrChange>
        </w:rPr>
        <w:instrText xml:space="preserve"> HYPERLINK "https://dx.doi.org/10.1007/s00382-014-2423-y" </w:instrText>
      </w:r>
      <w:r w:rsidR="00642F13">
        <w:fldChar w:fldCharType="separate"/>
      </w:r>
      <w:r w:rsidRPr="00697E49">
        <w:rPr>
          <w:rStyle w:val="Hyperlink"/>
          <w:rFonts w:cs="Times New Roman"/>
          <w:sz w:val="20"/>
          <w:szCs w:val="20"/>
          <w:lang w:val="en-GB"/>
        </w:rPr>
        <w:t>10.1007/s00382-014-2423-y</w:t>
      </w:r>
      <w:r w:rsidR="00642F13">
        <w:rPr>
          <w:rStyle w:val="Hyperlink"/>
          <w:rFonts w:cs="Times New Roman"/>
          <w:sz w:val="20"/>
          <w:szCs w:val="20"/>
          <w:lang w:val="en-GB"/>
        </w:rPr>
        <w:fldChar w:fldCharType="end"/>
      </w:r>
      <w:r w:rsidRPr="00697E49">
        <w:rPr>
          <w:rFonts w:cs="Times New Roman"/>
          <w:sz w:val="20"/>
          <w:szCs w:val="20"/>
          <w:lang w:val="en-GB"/>
        </w:rPr>
        <w:t>.</w:t>
      </w:r>
    </w:p>
    <w:p w14:paraId="563B969B" w14:textId="482A37D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B. and Q. Ding, 2008: Global monsoon: Dominant mode of annual variation in the tropics. </w:t>
      </w:r>
      <w:r w:rsidRPr="00697E49">
        <w:rPr>
          <w:rFonts w:cs="Times New Roman"/>
          <w:i/>
          <w:sz w:val="20"/>
          <w:szCs w:val="20"/>
          <w:lang w:val="en-GB"/>
        </w:rPr>
        <w:t>Dynamics of Atmospheres and Oceans</w:t>
      </w:r>
      <w:r w:rsidRPr="00697E49">
        <w:rPr>
          <w:rFonts w:cs="Times New Roman"/>
          <w:sz w:val="20"/>
          <w:szCs w:val="20"/>
          <w:lang w:val="en-GB"/>
        </w:rPr>
        <w:t xml:space="preserve">, </w:t>
      </w:r>
      <w:r w:rsidRPr="00697E49">
        <w:rPr>
          <w:rFonts w:cs="Times New Roman"/>
          <w:b/>
          <w:sz w:val="20"/>
          <w:szCs w:val="20"/>
          <w:lang w:val="en-GB"/>
        </w:rPr>
        <w:t>44(3–4)</w:t>
      </w:r>
      <w:r w:rsidRPr="00697E49">
        <w:rPr>
          <w:rFonts w:cs="Times New Roman"/>
          <w:sz w:val="20"/>
          <w:szCs w:val="20"/>
          <w:lang w:val="en-GB"/>
        </w:rPr>
        <w:t>, 165–183, doi:</w:t>
      </w:r>
      <w:r w:rsidR="00642F13">
        <w:fldChar w:fldCharType="begin"/>
      </w:r>
      <w:r w:rsidR="00642F13" w:rsidRPr="001D5B54">
        <w:rPr>
          <w:lang w:val="en-US"/>
          <w:rPrChange w:id="4716" w:author="Clotilde Pean" w:date="2021-06-21T14:15:00Z">
            <w:rPr/>
          </w:rPrChange>
        </w:rPr>
        <w:instrText xml:space="preserve"> HYPERLINK "https://dx.doi.org/10.1016/j.dynatmoce.2007.05.002" </w:instrText>
      </w:r>
      <w:r w:rsidR="00642F13">
        <w:fldChar w:fldCharType="separate"/>
      </w:r>
      <w:r w:rsidRPr="00697E49">
        <w:rPr>
          <w:rStyle w:val="Hyperlink"/>
          <w:rFonts w:cs="Times New Roman"/>
          <w:sz w:val="20"/>
          <w:szCs w:val="20"/>
          <w:lang w:val="en-GB"/>
        </w:rPr>
        <w:t>10.1016/j.dynatmoce.2007.05.002</w:t>
      </w:r>
      <w:r w:rsidR="00642F13">
        <w:rPr>
          <w:rStyle w:val="Hyperlink"/>
          <w:rFonts w:cs="Times New Roman"/>
          <w:sz w:val="20"/>
          <w:szCs w:val="20"/>
          <w:lang w:val="en-GB"/>
        </w:rPr>
        <w:fldChar w:fldCharType="end"/>
      </w:r>
      <w:r w:rsidRPr="00697E49">
        <w:rPr>
          <w:rFonts w:cs="Times New Roman"/>
          <w:sz w:val="20"/>
          <w:szCs w:val="20"/>
          <w:lang w:val="en-GB"/>
        </w:rPr>
        <w:t>.</w:t>
      </w:r>
    </w:p>
    <w:p w14:paraId="16AC9C1B" w14:textId="3175328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B., C. Jin, and J. Liu, 2020: Understanding Future Change of Global Monsoons Projected by CMIP6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33(15)</w:t>
      </w:r>
      <w:r w:rsidRPr="00697E49">
        <w:rPr>
          <w:rFonts w:cs="Times New Roman"/>
          <w:sz w:val="20"/>
          <w:szCs w:val="20"/>
          <w:lang w:val="en-GB"/>
        </w:rPr>
        <w:t>, 6471–6489, doi:</w:t>
      </w:r>
      <w:r w:rsidR="00642F13">
        <w:fldChar w:fldCharType="begin"/>
      </w:r>
      <w:r w:rsidR="00642F13" w:rsidRPr="001D5B54">
        <w:rPr>
          <w:lang w:val="en-US"/>
          <w:rPrChange w:id="4717" w:author="Clotilde Pean" w:date="2021-06-21T14:15:00Z">
            <w:rPr/>
          </w:rPrChange>
        </w:rPr>
        <w:instrText xml:space="preserve"> HYPERLINK "https://dx.doi.org/10.1175/jcli-d-19-0993.1" </w:instrText>
      </w:r>
      <w:r w:rsidR="00642F13">
        <w:fldChar w:fldCharType="separate"/>
      </w:r>
      <w:r w:rsidRPr="00697E49">
        <w:rPr>
          <w:rStyle w:val="Hyperlink"/>
          <w:rFonts w:cs="Times New Roman"/>
          <w:sz w:val="20"/>
          <w:szCs w:val="20"/>
          <w:lang w:val="en-GB"/>
        </w:rPr>
        <w:t>10.1175/jcli-d-19-0993.1</w:t>
      </w:r>
      <w:r w:rsidR="00642F13">
        <w:rPr>
          <w:rStyle w:val="Hyperlink"/>
          <w:rFonts w:cs="Times New Roman"/>
          <w:sz w:val="20"/>
          <w:szCs w:val="20"/>
          <w:lang w:val="en-GB"/>
        </w:rPr>
        <w:fldChar w:fldCharType="end"/>
      </w:r>
      <w:r w:rsidRPr="00697E49">
        <w:rPr>
          <w:rFonts w:cs="Times New Roman"/>
          <w:sz w:val="20"/>
          <w:szCs w:val="20"/>
          <w:lang w:val="en-GB"/>
        </w:rPr>
        <w:t>.</w:t>
      </w:r>
    </w:p>
    <w:p w14:paraId="78214102" w14:textId="620D82D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B. et al., 2013a: Northern Hemisphere summer monsoon intensified by mega-El Nino/southern oscillation and Atlantic multidecadal oscillation.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110(14)</w:t>
      </w:r>
      <w:r w:rsidRPr="00697E49">
        <w:rPr>
          <w:rFonts w:cs="Times New Roman"/>
          <w:sz w:val="20"/>
          <w:szCs w:val="20"/>
          <w:lang w:val="en-GB"/>
        </w:rPr>
        <w:t>, 5347–5352, doi:</w:t>
      </w:r>
      <w:r w:rsidR="00642F13">
        <w:fldChar w:fldCharType="begin"/>
      </w:r>
      <w:r w:rsidR="00642F13" w:rsidRPr="001D5B54">
        <w:rPr>
          <w:lang w:val="en-US"/>
          <w:rPrChange w:id="4718" w:author="Clotilde Pean" w:date="2021-06-21T14:15:00Z">
            <w:rPr/>
          </w:rPrChange>
        </w:rPr>
        <w:instrText xml:space="preserve"> HYPERLINK "https://dx.doi.org/10.1073/pnas.1219405110" </w:instrText>
      </w:r>
      <w:r w:rsidR="00642F13">
        <w:fldChar w:fldCharType="separate"/>
      </w:r>
      <w:r w:rsidRPr="00697E49">
        <w:rPr>
          <w:rStyle w:val="Hyperlink"/>
          <w:rFonts w:cs="Times New Roman"/>
          <w:sz w:val="20"/>
          <w:szCs w:val="20"/>
          <w:lang w:val="en-GB"/>
        </w:rPr>
        <w:t>10.1073/pnas.1219405110</w:t>
      </w:r>
      <w:r w:rsidR="00642F13">
        <w:rPr>
          <w:rStyle w:val="Hyperlink"/>
          <w:rFonts w:cs="Times New Roman"/>
          <w:sz w:val="20"/>
          <w:szCs w:val="20"/>
          <w:lang w:val="en-GB"/>
        </w:rPr>
        <w:fldChar w:fldCharType="end"/>
      </w:r>
      <w:r w:rsidRPr="00697E49">
        <w:rPr>
          <w:rFonts w:cs="Times New Roman"/>
          <w:sz w:val="20"/>
          <w:szCs w:val="20"/>
          <w:lang w:val="en-GB"/>
        </w:rPr>
        <w:t>.</w:t>
      </w:r>
    </w:p>
    <w:p w14:paraId="3B621C9F" w14:textId="6D1E37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B. et al., 2013b: Northern Hemisphere summer monsoon intensified by mega-El Nino/southern oscillation and Atlantic multidecadal oscillation.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110(14)</w:t>
      </w:r>
      <w:r w:rsidRPr="00697E49">
        <w:rPr>
          <w:rFonts w:cs="Times New Roman"/>
          <w:sz w:val="20"/>
          <w:szCs w:val="20"/>
          <w:lang w:val="en-GB"/>
        </w:rPr>
        <w:t>, 5347–5352, doi:</w:t>
      </w:r>
      <w:r w:rsidR="00642F13">
        <w:fldChar w:fldCharType="begin"/>
      </w:r>
      <w:r w:rsidR="00642F13" w:rsidRPr="001D5B54">
        <w:rPr>
          <w:lang w:val="en-US"/>
          <w:rPrChange w:id="4719" w:author="Clotilde Pean" w:date="2021-06-21T14:15:00Z">
            <w:rPr/>
          </w:rPrChange>
        </w:rPr>
        <w:instrText xml:space="preserve"> HYPERLINK "https://dx.doi.org/10.1073/pnas.1219405110" </w:instrText>
      </w:r>
      <w:r w:rsidR="00642F13">
        <w:fldChar w:fldCharType="separate"/>
      </w:r>
      <w:r w:rsidRPr="00697E49">
        <w:rPr>
          <w:rStyle w:val="Hyperlink"/>
          <w:rFonts w:cs="Times New Roman"/>
          <w:sz w:val="20"/>
          <w:szCs w:val="20"/>
          <w:lang w:val="en-GB"/>
        </w:rPr>
        <w:t>10.1073/pnas.1219405110</w:t>
      </w:r>
      <w:r w:rsidR="00642F13">
        <w:rPr>
          <w:rStyle w:val="Hyperlink"/>
          <w:rFonts w:cs="Times New Roman"/>
          <w:sz w:val="20"/>
          <w:szCs w:val="20"/>
          <w:lang w:val="en-GB"/>
        </w:rPr>
        <w:fldChar w:fldCharType="end"/>
      </w:r>
      <w:r w:rsidRPr="00697E49">
        <w:rPr>
          <w:rFonts w:cs="Times New Roman"/>
          <w:sz w:val="20"/>
          <w:szCs w:val="20"/>
          <w:lang w:val="en-GB"/>
        </w:rPr>
        <w:t>.</w:t>
      </w:r>
    </w:p>
    <w:p w14:paraId="3B4125A4" w14:textId="49D214F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B. et al., 2013c: Northern Hemisphere summer monsoon intensified by mega-El Nino/southern oscillation and Atlantic multidecadal oscillation.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110(14)</w:t>
      </w:r>
      <w:r w:rsidRPr="00697E49">
        <w:rPr>
          <w:rFonts w:cs="Times New Roman"/>
          <w:sz w:val="20"/>
          <w:szCs w:val="20"/>
          <w:lang w:val="en-GB"/>
        </w:rPr>
        <w:t>, 5347–5352, doi:</w:t>
      </w:r>
      <w:r w:rsidR="00642F13">
        <w:fldChar w:fldCharType="begin"/>
      </w:r>
      <w:r w:rsidR="00642F13" w:rsidRPr="001D5B54">
        <w:rPr>
          <w:lang w:val="en-US"/>
          <w:rPrChange w:id="4720" w:author="Clotilde Pean" w:date="2021-06-21T14:15:00Z">
            <w:rPr/>
          </w:rPrChange>
        </w:rPr>
        <w:instrText xml:space="preserve"> HYPERLINK "https://dx.doi.org/10.1073/pnas.1219405110" </w:instrText>
      </w:r>
      <w:r w:rsidR="00642F13">
        <w:fldChar w:fldCharType="separate"/>
      </w:r>
      <w:r w:rsidRPr="00697E49">
        <w:rPr>
          <w:rStyle w:val="Hyperlink"/>
          <w:rFonts w:cs="Times New Roman"/>
          <w:sz w:val="20"/>
          <w:szCs w:val="20"/>
          <w:lang w:val="en-GB"/>
        </w:rPr>
        <w:t>10.1073/pnas.1219405110</w:t>
      </w:r>
      <w:r w:rsidR="00642F13">
        <w:rPr>
          <w:rStyle w:val="Hyperlink"/>
          <w:rFonts w:cs="Times New Roman"/>
          <w:sz w:val="20"/>
          <w:szCs w:val="20"/>
          <w:lang w:val="en-GB"/>
        </w:rPr>
        <w:fldChar w:fldCharType="end"/>
      </w:r>
      <w:r w:rsidRPr="00697E49">
        <w:rPr>
          <w:rFonts w:cs="Times New Roman"/>
          <w:sz w:val="20"/>
          <w:szCs w:val="20"/>
          <w:lang w:val="en-GB"/>
        </w:rPr>
        <w:t>.</w:t>
      </w:r>
    </w:p>
    <w:p w14:paraId="1B7A06F1" w14:textId="56BEE6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B. et al., 2018: Toward Predicting Changes in the Land Monsoon Rainfall a Decade in Advance.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31(7)</w:t>
      </w:r>
      <w:r w:rsidRPr="00697E49">
        <w:rPr>
          <w:rFonts w:cs="Times New Roman"/>
          <w:sz w:val="20"/>
          <w:szCs w:val="20"/>
          <w:lang w:val="en-GB"/>
        </w:rPr>
        <w:t>, 2699–2714, doi:</w:t>
      </w:r>
      <w:r w:rsidR="00642F13">
        <w:fldChar w:fldCharType="begin"/>
      </w:r>
      <w:r w:rsidR="00642F13" w:rsidRPr="001D5B54">
        <w:rPr>
          <w:lang w:val="en-US"/>
          <w:rPrChange w:id="4721" w:author="Clotilde Pean" w:date="2021-06-21T14:15:00Z">
            <w:rPr/>
          </w:rPrChange>
        </w:rPr>
        <w:instrText xml:space="preserve"> HYPERLINK "https://dx.doi.org/10.1175/jcli-d-17-0521.1" </w:instrText>
      </w:r>
      <w:r w:rsidR="00642F13">
        <w:fldChar w:fldCharType="separate"/>
      </w:r>
      <w:r w:rsidRPr="00697E49">
        <w:rPr>
          <w:rStyle w:val="Hyperlink"/>
          <w:rFonts w:cs="Times New Roman"/>
          <w:sz w:val="20"/>
          <w:szCs w:val="20"/>
          <w:lang w:val="en-GB"/>
        </w:rPr>
        <w:t>10.1175/jcli-d-17-0521.1</w:t>
      </w:r>
      <w:r w:rsidR="00642F13">
        <w:rPr>
          <w:rStyle w:val="Hyperlink"/>
          <w:rFonts w:cs="Times New Roman"/>
          <w:sz w:val="20"/>
          <w:szCs w:val="20"/>
          <w:lang w:val="en-GB"/>
        </w:rPr>
        <w:fldChar w:fldCharType="end"/>
      </w:r>
      <w:r w:rsidRPr="00697E49">
        <w:rPr>
          <w:rFonts w:cs="Times New Roman"/>
          <w:sz w:val="20"/>
          <w:szCs w:val="20"/>
          <w:lang w:val="en-GB"/>
        </w:rPr>
        <w:t>.</w:t>
      </w:r>
    </w:p>
    <w:p w14:paraId="748F35FD" w14:textId="33ECEA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C., L. Zhang, S.-K. Lee, L. Wu, and C.R. Mechoso, 2014: A global perspective on CMIP5 climate model biases.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w:t>
      </w:r>
      <w:r w:rsidRPr="00697E49">
        <w:rPr>
          <w:rFonts w:cs="Times New Roman"/>
          <w:sz w:val="20"/>
          <w:szCs w:val="20"/>
          <w:lang w:val="en-GB"/>
        </w:rPr>
        <w:t>, 201, doi:</w:t>
      </w:r>
      <w:r w:rsidR="00642F13">
        <w:fldChar w:fldCharType="begin"/>
      </w:r>
      <w:r w:rsidR="00642F13" w:rsidRPr="001D5B54">
        <w:rPr>
          <w:lang w:val="en-US"/>
          <w:rPrChange w:id="4722" w:author="Clotilde Pean" w:date="2021-06-21T14:15:00Z">
            <w:rPr/>
          </w:rPrChange>
        </w:rPr>
        <w:instrText xml:space="preserve"> HYPERLINK "https://dx.doi.org/10.1038/nclimate2118" </w:instrText>
      </w:r>
      <w:r w:rsidR="00642F13">
        <w:fldChar w:fldCharType="separate"/>
      </w:r>
      <w:r w:rsidRPr="00697E49">
        <w:rPr>
          <w:rStyle w:val="Hyperlink"/>
          <w:rFonts w:cs="Times New Roman"/>
          <w:sz w:val="20"/>
          <w:szCs w:val="20"/>
          <w:lang w:val="en-GB"/>
        </w:rPr>
        <w:t>10.1038/nclimate2118</w:t>
      </w:r>
      <w:r w:rsidR="00642F13">
        <w:rPr>
          <w:rStyle w:val="Hyperlink"/>
          <w:rFonts w:cs="Times New Roman"/>
          <w:sz w:val="20"/>
          <w:szCs w:val="20"/>
          <w:lang w:val="en-GB"/>
        </w:rPr>
        <w:fldChar w:fldCharType="end"/>
      </w:r>
      <w:r w:rsidRPr="00697E49">
        <w:rPr>
          <w:rFonts w:cs="Times New Roman"/>
          <w:sz w:val="20"/>
          <w:szCs w:val="20"/>
          <w:lang w:val="en-GB"/>
        </w:rPr>
        <w:t>.</w:t>
      </w:r>
    </w:p>
    <w:p w14:paraId="22E76F04" w14:textId="3790786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C.-Y., S.-P. Xie, Y. Kosaka, Q. Liu, and X.-T. Zheng, 2017: Global influence of tropical Pacific variability with implications for global warming slowdown.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30(7)</w:t>
      </w:r>
      <w:r w:rsidRPr="00697E49">
        <w:rPr>
          <w:rFonts w:cs="Times New Roman"/>
          <w:sz w:val="20"/>
          <w:szCs w:val="20"/>
          <w:lang w:val="en-GB"/>
        </w:rPr>
        <w:t>, doi:</w:t>
      </w:r>
      <w:r w:rsidR="00642F13">
        <w:fldChar w:fldCharType="begin"/>
      </w:r>
      <w:r w:rsidR="00642F13" w:rsidRPr="001D5B54">
        <w:rPr>
          <w:lang w:val="en-US"/>
          <w:rPrChange w:id="4723" w:author="Clotilde Pean" w:date="2021-06-21T14:15:00Z">
            <w:rPr/>
          </w:rPrChange>
        </w:rPr>
        <w:instrText xml:space="preserve"> HYPERLINK "https://dx.doi.org/10.1175/jcli-d-15-0496.1" </w:instrText>
      </w:r>
      <w:r w:rsidR="00642F13">
        <w:fldChar w:fldCharType="separate"/>
      </w:r>
      <w:r w:rsidRPr="00697E49">
        <w:rPr>
          <w:rStyle w:val="Hyperlink"/>
          <w:rFonts w:cs="Times New Roman"/>
          <w:sz w:val="20"/>
          <w:szCs w:val="20"/>
          <w:lang w:val="en-GB"/>
        </w:rPr>
        <w:t>10.1175/jcli-d-15-0496.1</w:t>
      </w:r>
      <w:r w:rsidR="00642F13">
        <w:rPr>
          <w:rStyle w:val="Hyperlink"/>
          <w:rFonts w:cs="Times New Roman"/>
          <w:sz w:val="20"/>
          <w:szCs w:val="20"/>
          <w:lang w:val="en-GB"/>
        </w:rPr>
        <w:fldChar w:fldCharType="end"/>
      </w:r>
      <w:r w:rsidRPr="00697E49">
        <w:rPr>
          <w:rFonts w:cs="Times New Roman"/>
          <w:sz w:val="20"/>
          <w:szCs w:val="20"/>
          <w:lang w:val="en-GB"/>
        </w:rPr>
        <w:t>.</w:t>
      </w:r>
    </w:p>
    <w:p w14:paraId="3C68C6FD" w14:textId="327B83C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G. and W. Cai, 2020: Two-year consecutive concurrences of positive Indian Ocean Dipole and Central Pacific El Niño preconditioned the 2019/2020 Australian “black summer” bushfires. </w:t>
      </w:r>
      <w:r w:rsidRPr="00697E49">
        <w:rPr>
          <w:rFonts w:cs="Times New Roman"/>
          <w:i/>
          <w:sz w:val="20"/>
          <w:szCs w:val="20"/>
          <w:lang w:val="en-GB"/>
        </w:rPr>
        <w:t>Geoscience Letters</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19, doi:</w:t>
      </w:r>
      <w:r w:rsidR="00642F13">
        <w:fldChar w:fldCharType="begin"/>
      </w:r>
      <w:r w:rsidR="00642F13" w:rsidRPr="001D5B54">
        <w:rPr>
          <w:lang w:val="en-US"/>
          <w:rPrChange w:id="4724" w:author="Clotilde Pean" w:date="2021-06-21T14:15:00Z">
            <w:rPr/>
          </w:rPrChange>
        </w:rPr>
        <w:instrText xml:space="preserve"> HYPERLINK "https://dx.doi.org/10.1186/s40562-020-00168-2" </w:instrText>
      </w:r>
      <w:r w:rsidR="00642F13">
        <w:fldChar w:fldCharType="separate"/>
      </w:r>
      <w:r w:rsidRPr="00697E49">
        <w:rPr>
          <w:rStyle w:val="Hyperlink"/>
          <w:rFonts w:cs="Times New Roman"/>
          <w:sz w:val="20"/>
          <w:szCs w:val="20"/>
          <w:lang w:val="en-GB"/>
        </w:rPr>
        <w:t>10.1186/s40562-020-00168-2</w:t>
      </w:r>
      <w:r w:rsidR="00642F13">
        <w:rPr>
          <w:rStyle w:val="Hyperlink"/>
          <w:rFonts w:cs="Times New Roman"/>
          <w:sz w:val="20"/>
          <w:szCs w:val="20"/>
          <w:lang w:val="en-GB"/>
        </w:rPr>
        <w:fldChar w:fldCharType="end"/>
      </w:r>
      <w:r w:rsidRPr="00697E49">
        <w:rPr>
          <w:rFonts w:cs="Times New Roman"/>
          <w:sz w:val="20"/>
          <w:szCs w:val="20"/>
          <w:lang w:val="en-GB"/>
        </w:rPr>
        <w:t>.</w:t>
      </w:r>
    </w:p>
    <w:p w14:paraId="477A9CCB" w14:textId="756B55E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G. et al., 2019: Compounding tropical and stratospheric forcing of the record low Antarctic sea-ice in 2016.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10(1)</w:t>
      </w:r>
      <w:r w:rsidRPr="00697E49">
        <w:rPr>
          <w:rFonts w:cs="Times New Roman"/>
          <w:sz w:val="20"/>
          <w:szCs w:val="20"/>
          <w:lang w:val="en-GB"/>
        </w:rPr>
        <w:t>, 13, doi:</w:t>
      </w:r>
      <w:r w:rsidR="00642F13">
        <w:fldChar w:fldCharType="begin"/>
      </w:r>
      <w:r w:rsidR="00642F13" w:rsidRPr="001D5B54">
        <w:rPr>
          <w:lang w:val="en-US"/>
          <w:rPrChange w:id="4725" w:author="Clotilde Pean" w:date="2021-06-21T14:15:00Z">
            <w:rPr/>
          </w:rPrChange>
        </w:rPr>
        <w:instrText xml:space="preserve"> HYPERLINK "https://dx.doi.org/10.1038/s41467-018-07689-7" </w:instrText>
      </w:r>
      <w:r w:rsidR="00642F13">
        <w:fldChar w:fldCharType="separate"/>
      </w:r>
      <w:r w:rsidRPr="00697E49">
        <w:rPr>
          <w:rStyle w:val="Hyperlink"/>
          <w:rFonts w:cs="Times New Roman"/>
          <w:sz w:val="20"/>
          <w:szCs w:val="20"/>
          <w:lang w:val="en-GB"/>
        </w:rPr>
        <w:t>10.1038/s41467-018-07689-7</w:t>
      </w:r>
      <w:r w:rsidR="00642F13">
        <w:rPr>
          <w:rStyle w:val="Hyperlink"/>
          <w:rFonts w:cs="Times New Roman"/>
          <w:sz w:val="20"/>
          <w:szCs w:val="20"/>
          <w:lang w:val="en-GB"/>
        </w:rPr>
        <w:fldChar w:fldCharType="end"/>
      </w:r>
      <w:r w:rsidRPr="00697E49">
        <w:rPr>
          <w:rFonts w:cs="Times New Roman"/>
          <w:sz w:val="20"/>
          <w:szCs w:val="20"/>
          <w:lang w:val="en-GB"/>
        </w:rPr>
        <w:t>.</w:t>
      </w:r>
    </w:p>
    <w:p w14:paraId="31CA7128" w14:textId="1FB3077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J. et al., 2017: Internal and external forcing of multidecadal Atlantic climate variability over the past 1,200 years. </w:t>
      </w:r>
      <w:r w:rsidRPr="00697E49">
        <w:rPr>
          <w:rFonts w:cs="Times New Roman"/>
          <w:i/>
          <w:sz w:val="20"/>
          <w:szCs w:val="20"/>
          <w:lang w:val="en-GB"/>
        </w:rPr>
        <w:t>Nature Geoscience</w:t>
      </w:r>
      <w:r w:rsidRPr="00697E49">
        <w:rPr>
          <w:rFonts w:cs="Times New Roman"/>
          <w:sz w:val="20"/>
          <w:szCs w:val="20"/>
          <w:lang w:val="en-GB"/>
        </w:rPr>
        <w:t xml:space="preserve">, </w:t>
      </w:r>
      <w:r w:rsidRPr="00697E49">
        <w:rPr>
          <w:rFonts w:cs="Times New Roman"/>
          <w:b/>
          <w:sz w:val="20"/>
          <w:szCs w:val="20"/>
          <w:lang w:val="en-GB"/>
        </w:rPr>
        <w:t>10(7)</w:t>
      </w:r>
      <w:r w:rsidRPr="00697E49">
        <w:rPr>
          <w:rFonts w:cs="Times New Roman"/>
          <w:sz w:val="20"/>
          <w:szCs w:val="20"/>
          <w:lang w:val="en-GB"/>
        </w:rPr>
        <w:t>, 512–517, doi:</w:t>
      </w:r>
      <w:r w:rsidR="00642F13">
        <w:fldChar w:fldCharType="begin"/>
      </w:r>
      <w:r w:rsidR="00642F13" w:rsidRPr="001D5B54">
        <w:rPr>
          <w:lang w:val="en-US"/>
          <w:rPrChange w:id="4726" w:author="Clotilde Pean" w:date="2021-06-21T14:15:00Z">
            <w:rPr/>
          </w:rPrChange>
        </w:rPr>
        <w:instrText xml:space="preserve"> HYPERLINK "https://dx.doi.org/10.1038/ngeo2962" </w:instrText>
      </w:r>
      <w:r w:rsidR="00642F13">
        <w:fldChar w:fldCharType="separate"/>
      </w:r>
      <w:r w:rsidRPr="00697E49">
        <w:rPr>
          <w:rStyle w:val="Hyperlink"/>
          <w:rFonts w:cs="Times New Roman"/>
          <w:sz w:val="20"/>
          <w:szCs w:val="20"/>
          <w:lang w:val="en-GB"/>
        </w:rPr>
        <w:t>10.1038/ngeo2962</w:t>
      </w:r>
      <w:r w:rsidR="00642F13">
        <w:rPr>
          <w:rStyle w:val="Hyperlink"/>
          <w:rFonts w:cs="Times New Roman"/>
          <w:sz w:val="20"/>
          <w:szCs w:val="20"/>
          <w:lang w:val="en-GB"/>
        </w:rPr>
        <w:fldChar w:fldCharType="end"/>
      </w:r>
      <w:r w:rsidRPr="00697E49">
        <w:rPr>
          <w:rFonts w:cs="Times New Roman"/>
          <w:sz w:val="20"/>
          <w:szCs w:val="20"/>
          <w:lang w:val="en-GB"/>
        </w:rPr>
        <w:t>.</w:t>
      </w:r>
    </w:p>
    <w:p w14:paraId="32331DED" w14:textId="5C4092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K. et al., 2020: Causes of slowing-down seasonal CO2 amplitude at Mauna Loa.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26(8)</w:t>
      </w:r>
      <w:r w:rsidRPr="00697E49">
        <w:rPr>
          <w:rFonts w:cs="Times New Roman"/>
          <w:sz w:val="20"/>
          <w:szCs w:val="20"/>
          <w:lang w:val="en-GB"/>
        </w:rPr>
        <w:t>, doi:</w:t>
      </w:r>
      <w:r w:rsidR="00642F13">
        <w:fldChar w:fldCharType="begin"/>
      </w:r>
      <w:r w:rsidR="00642F13" w:rsidRPr="001D5B54">
        <w:rPr>
          <w:lang w:val="en-US"/>
          <w:rPrChange w:id="4727" w:author="Clotilde Pean" w:date="2021-06-21T14:15:00Z">
            <w:rPr/>
          </w:rPrChange>
        </w:rPr>
        <w:instrText xml:space="preserve"> HYPERLINK "https://dx.doi.org/10.1111/gcb.15162" </w:instrText>
      </w:r>
      <w:r w:rsidR="00642F13">
        <w:fldChar w:fldCharType="separate"/>
      </w:r>
      <w:r w:rsidRPr="00697E49">
        <w:rPr>
          <w:rStyle w:val="Hyperlink"/>
          <w:rFonts w:cs="Times New Roman"/>
          <w:sz w:val="20"/>
          <w:szCs w:val="20"/>
          <w:lang w:val="en-GB"/>
        </w:rPr>
        <w:t>10.1111/gcb.15162</w:t>
      </w:r>
      <w:r w:rsidR="00642F13">
        <w:rPr>
          <w:rStyle w:val="Hyperlink"/>
          <w:rFonts w:cs="Times New Roman"/>
          <w:sz w:val="20"/>
          <w:szCs w:val="20"/>
          <w:lang w:val="en-GB"/>
        </w:rPr>
        <w:fldChar w:fldCharType="end"/>
      </w:r>
      <w:r w:rsidRPr="00697E49">
        <w:rPr>
          <w:rFonts w:cs="Times New Roman"/>
          <w:sz w:val="20"/>
          <w:szCs w:val="20"/>
          <w:lang w:val="en-GB"/>
        </w:rPr>
        <w:t>.</w:t>
      </w:r>
    </w:p>
    <w:p w14:paraId="342E0CAD" w14:textId="1A884CE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P.X. et al., 2014: The global monsoon across timescales: coherent variability of regional monsoons.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10(6)</w:t>
      </w:r>
      <w:r w:rsidRPr="00697E49">
        <w:rPr>
          <w:rFonts w:cs="Times New Roman"/>
          <w:sz w:val="20"/>
          <w:szCs w:val="20"/>
          <w:lang w:val="en-GB"/>
        </w:rPr>
        <w:t>, 2007–2052, doi:</w:t>
      </w:r>
      <w:r w:rsidR="00642F13">
        <w:fldChar w:fldCharType="begin"/>
      </w:r>
      <w:r w:rsidR="00642F13" w:rsidRPr="001D5B54">
        <w:rPr>
          <w:lang w:val="en-US"/>
          <w:rPrChange w:id="4728" w:author="Clotilde Pean" w:date="2021-06-21T14:15:00Z">
            <w:rPr/>
          </w:rPrChange>
        </w:rPr>
        <w:instrText xml:space="preserve"> HYPERLINK "https://dx.doi.org/10.5194/cp-10-2007-2014" </w:instrText>
      </w:r>
      <w:r w:rsidR="00642F13">
        <w:fldChar w:fldCharType="separate"/>
      </w:r>
      <w:r w:rsidRPr="00697E49">
        <w:rPr>
          <w:rStyle w:val="Hyperlink"/>
          <w:rFonts w:cs="Times New Roman"/>
          <w:sz w:val="20"/>
          <w:szCs w:val="20"/>
          <w:lang w:val="en-GB"/>
        </w:rPr>
        <w:t>10.5194/cp-10-2007-2014</w:t>
      </w:r>
      <w:r w:rsidR="00642F13">
        <w:rPr>
          <w:rStyle w:val="Hyperlink"/>
          <w:rFonts w:cs="Times New Roman"/>
          <w:sz w:val="20"/>
          <w:szCs w:val="20"/>
          <w:lang w:val="en-GB"/>
        </w:rPr>
        <w:fldChar w:fldCharType="end"/>
      </w:r>
      <w:r w:rsidRPr="00697E49">
        <w:rPr>
          <w:rFonts w:cs="Times New Roman"/>
          <w:sz w:val="20"/>
          <w:szCs w:val="20"/>
          <w:lang w:val="en-GB"/>
        </w:rPr>
        <w:t>.</w:t>
      </w:r>
    </w:p>
    <w:p w14:paraId="79FB1A92" w14:textId="6AA746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X., J. Li, C. Sun, and T. Liu, 2017: NAO and its relationship with the Northern Hemisphere mean surface temperature in CMIP5 simulations.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122(8)</w:t>
      </w:r>
      <w:r w:rsidRPr="00697E49">
        <w:rPr>
          <w:rFonts w:cs="Times New Roman"/>
          <w:sz w:val="20"/>
          <w:szCs w:val="20"/>
          <w:lang w:val="en-GB"/>
        </w:rPr>
        <w:t>, 4202–4227, doi:</w:t>
      </w:r>
      <w:r w:rsidR="00642F13">
        <w:fldChar w:fldCharType="begin"/>
      </w:r>
      <w:r w:rsidR="00642F13" w:rsidRPr="001D5B54">
        <w:rPr>
          <w:lang w:val="en-US"/>
          <w:rPrChange w:id="4729" w:author="Clotilde Pean" w:date="2021-06-21T14:15:00Z">
            <w:rPr/>
          </w:rPrChange>
        </w:rPr>
        <w:instrText xml:space="preserve"> HYPERLINK "https://dx.doi.org/10.1002/2016jd025979" </w:instrText>
      </w:r>
      <w:r w:rsidR="00642F13">
        <w:fldChar w:fldCharType="separate"/>
      </w:r>
      <w:r w:rsidRPr="00697E49">
        <w:rPr>
          <w:rStyle w:val="Hyperlink"/>
          <w:rFonts w:cs="Times New Roman"/>
          <w:sz w:val="20"/>
          <w:szCs w:val="20"/>
          <w:lang w:val="en-GB"/>
        </w:rPr>
        <w:t>10.1002/2016jd025979</w:t>
      </w:r>
      <w:r w:rsidR="00642F13">
        <w:rPr>
          <w:rStyle w:val="Hyperlink"/>
          <w:rFonts w:cs="Times New Roman"/>
          <w:sz w:val="20"/>
          <w:szCs w:val="20"/>
          <w:lang w:val="en-GB"/>
        </w:rPr>
        <w:fldChar w:fldCharType="end"/>
      </w:r>
      <w:r w:rsidRPr="00697E49">
        <w:rPr>
          <w:rFonts w:cs="Times New Roman"/>
          <w:sz w:val="20"/>
          <w:szCs w:val="20"/>
          <w:lang w:val="en-GB"/>
        </w:rPr>
        <w:t>.</w:t>
      </w:r>
    </w:p>
    <w:p w14:paraId="2E560219" w14:textId="0A43260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Wang, Z., L. Bi, B. Yi, and X. Zhang, 2019: How the Inhomogeneity of Wet Sea Salt Aerosols Affects Direct Radiative Forcing.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46(3)</w:t>
      </w:r>
      <w:r w:rsidRPr="00697E49">
        <w:rPr>
          <w:rFonts w:cs="Times New Roman"/>
          <w:sz w:val="20"/>
          <w:szCs w:val="20"/>
          <w:lang w:val="en-GB"/>
        </w:rPr>
        <w:t>, 1805–1813, doi:</w:t>
      </w:r>
      <w:r w:rsidR="00642F13">
        <w:fldChar w:fldCharType="begin"/>
      </w:r>
      <w:r w:rsidR="00642F13" w:rsidRPr="001D5B54">
        <w:rPr>
          <w:lang w:val="en-US"/>
          <w:rPrChange w:id="4730" w:author="Clotilde Pean" w:date="2021-06-21T14:15:00Z">
            <w:rPr/>
          </w:rPrChange>
        </w:rPr>
        <w:instrText xml:space="preserve"> HYPERLINK "https://dx.doi.org/10.1029/2018gl081193" </w:instrText>
      </w:r>
      <w:r w:rsidR="00642F13">
        <w:fldChar w:fldCharType="separate"/>
      </w:r>
      <w:r w:rsidRPr="00697E49">
        <w:rPr>
          <w:rStyle w:val="Hyperlink"/>
          <w:rFonts w:cs="Times New Roman"/>
          <w:sz w:val="20"/>
          <w:szCs w:val="20"/>
          <w:lang w:val="en-GB"/>
        </w:rPr>
        <w:t>10.1029/2018gl081193</w:t>
      </w:r>
      <w:r w:rsidR="00642F13">
        <w:rPr>
          <w:rStyle w:val="Hyperlink"/>
          <w:rFonts w:cs="Times New Roman"/>
          <w:sz w:val="20"/>
          <w:szCs w:val="20"/>
          <w:lang w:val="en-GB"/>
        </w:rPr>
        <w:fldChar w:fldCharType="end"/>
      </w:r>
      <w:r w:rsidRPr="00697E49">
        <w:rPr>
          <w:rFonts w:cs="Times New Roman"/>
          <w:sz w:val="20"/>
          <w:szCs w:val="20"/>
          <w:lang w:val="en-GB"/>
        </w:rPr>
        <w:t>.</w:t>
      </w:r>
    </w:p>
    <w:p w14:paraId="4D168F71" w14:textId="746D0F2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Watanabe, M. and H. Tatebe, 2019: Reconciling roles of sulphate aerosol forcing and internal variability in Atlantic multidecadal climate changes.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53(7–8)</w:t>
      </w:r>
      <w:r w:rsidRPr="00697E49">
        <w:rPr>
          <w:rFonts w:cs="Times New Roman"/>
          <w:sz w:val="20"/>
          <w:szCs w:val="20"/>
          <w:lang w:val="en-GB"/>
        </w:rPr>
        <w:t>, 4651–4665, doi:</w:t>
      </w:r>
      <w:r w:rsidR="00642F13">
        <w:fldChar w:fldCharType="begin"/>
      </w:r>
      <w:r w:rsidR="00642F13" w:rsidRPr="001D5B54">
        <w:rPr>
          <w:lang w:val="en-US"/>
          <w:rPrChange w:id="4731" w:author="Clotilde Pean" w:date="2021-06-21T14:15:00Z">
            <w:rPr/>
          </w:rPrChange>
        </w:rPr>
        <w:instrText xml:space="preserve"> HYPERLINK "https://dx.doi.org/10.1007/s00382-019-04811-3" </w:instrText>
      </w:r>
      <w:r w:rsidR="00642F13">
        <w:fldChar w:fldCharType="separate"/>
      </w:r>
      <w:r w:rsidRPr="00697E49">
        <w:rPr>
          <w:rStyle w:val="Hyperlink"/>
          <w:rFonts w:cs="Times New Roman"/>
          <w:sz w:val="20"/>
          <w:szCs w:val="20"/>
          <w:lang w:val="en-GB"/>
        </w:rPr>
        <w:t>10.1007/s00382-019-04811-3</w:t>
      </w:r>
      <w:r w:rsidR="00642F13">
        <w:rPr>
          <w:rStyle w:val="Hyperlink"/>
          <w:rFonts w:cs="Times New Roman"/>
          <w:sz w:val="20"/>
          <w:szCs w:val="20"/>
          <w:lang w:val="en-GB"/>
        </w:rPr>
        <w:fldChar w:fldCharType="end"/>
      </w:r>
      <w:r w:rsidRPr="00697E49">
        <w:rPr>
          <w:rFonts w:cs="Times New Roman"/>
          <w:sz w:val="20"/>
          <w:szCs w:val="20"/>
          <w:lang w:val="en-GB"/>
        </w:rPr>
        <w:t>.</w:t>
      </w:r>
    </w:p>
    <w:p w14:paraId="16EB5A0F" w14:textId="628CC03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Watanabe, M., J.-L. Dufresne, Y. Kosaka, T. Mauritsen, and H. Tatebe, 2021: Enhanced warming constrained by past trends in equatorial Pacific sea surface temperature gradient.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11(1)</w:t>
      </w:r>
      <w:r w:rsidRPr="00697E49">
        <w:rPr>
          <w:rFonts w:cs="Times New Roman"/>
          <w:sz w:val="20"/>
          <w:szCs w:val="20"/>
          <w:lang w:val="en-GB"/>
        </w:rPr>
        <w:t>, 33–37, doi:</w:t>
      </w:r>
      <w:r w:rsidR="00642F13">
        <w:fldChar w:fldCharType="begin"/>
      </w:r>
      <w:r w:rsidR="00642F13" w:rsidRPr="001D5B54">
        <w:rPr>
          <w:lang w:val="en-US"/>
          <w:rPrChange w:id="4732" w:author="Clotilde Pean" w:date="2021-06-21T14:15:00Z">
            <w:rPr/>
          </w:rPrChange>
        </w:rPr>
        <w:instrText xml:space="preserve"> HYPERLINK "https://dx.doi.org/10.1038/s41558-020-00933-3" </w:instrText>
      </w:r>
      <w:r w:rsidR="00642F13">
        <w:fldChar w:fldCharType="separate"/>
      </w:r>
      <w:r w:rsidRPr="00697E49">
        <w:rPr>
          <w:rStyle w:val="Hyperlink"/>
          <w:rFonts w:cs="Times New Roman"/>
          <w:sz w:val="20"/>
          <w:szCs w:val="20"/>
          <w:lang w:val="en-GB"/>
        </w:rPr>
        <w:t>10.1038/s41558-020-00933-3</w:t>
      </w:r>
      <w:r w:rsidR="00642F13">
        <w:rPr>
          <w:rStyle w:val="Hyperlink"/>
          <w:rFonts w:cs="Times New Roman"/>
          <w:sz w:val="20"/>
          <w:szCs w:val="20"/>
          <w:lang w:val="en-GB"/>
        </w:rPr>
        <w:fldChar w:fldCharType="end"/>
      </w:r>
      <w:r w:rsidRPr="00697E49">
        <w:rPr>
          <w:rFonts w:cs="Times New Roman"/>
          <w:sz w:val="20"/>
          <w:szCs w:val="20"/>
          <w:lang w:val="en-GB"/>
        </w:rPr>
        <w:t>.</w:t>
      </w:r>
    </w:p>
    <w:p w14:paraId="4CB6379F" w14:textId="2FACA46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Watanabe, M. et al., 2014: Contribution of natural decadal variability to global warming acceleration and hiatus.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4(10)</w:t>
      </w:r>
      <w:r w:rsidRPr="00697E49">
        <w:rPr>
          <w:rFonts w:cs="Times New Roman"/>
          <w:sz w:val="20"/>
          <w:szCs w:val="20"/>
          <w:lang w:val="en-GB"/>
        </w:rPr>
        <w:t>, doi:</w:t>
      </w:r>
      <w:r w:rsidR="00642F13">
        <w:fldChar w:fldCharType="begin"/>
      </w:r>
      <w:r w:rsidR="00642F13" w:rsidRPr="001D5B54">
        <w:rPr>
          <w:lang w:val="en-US"/>
          <w:rPrChange w:id="4733" w:author="Clotilde Pean" w:date="2021-06-21T14:15:00Z">
            <w:rPr/>
          </w:rPrChange>
        </w:rPr>
        <w:instrText xml:space="preserve"> HYPERLINK "https://dx.doi.org/10.1038/nclimate2355" </w:instrText>
      </w:r>
      <w:r w:rsidR="00642F13">
        <w:fldChar w:fldCharType="separate"/>
      </w:r>
      <w:r w:rsidRPr="00697E49">
        <w:rPr>
          <w:rStyle w:val="Hyperlink"/>
          <w:rFonts w:cs="Times New Roman"/>
          <w:sz w:val="20"/>
          <w:szCs w:val="20"/>
          <w:lang w:val="en-GB"/>
        </w:rPr>
        <w:t>10.1038/nclimate2355</w:t>
      </w:r>
      <w:r w:rsidR="00642F13">
        <w:rPr>
          <w:rStyle w:val="Hyperlink"/>
          <w:rFonts w:cs="Times New Roman"/>
          <w:sz w:val="20"/>
          <w:szCs w:val="20"/>
          <w:lang w:val="en-GB"/>
        </w:rPr>
        <w:fldChar w:fldCharType="end"/>
      </w:r>
      <w:r w:rsidRPr="00697E49">
        <w:rPr>
          <w:rFonts w:cs="Times New Roman"/>
          <w:sz w:val="20"/>
          <w:szCs w:val="20"/>
          <w:lang w:val="en-GB"/>
        </w:rPr>
        <w:t>.</w:t>
      </w:r>
    </w:p>
    <w:p w14:paraId="0D2BD04C" w14:textId="5D2BDEF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Waugh, D.W. and V. Eyring, 2008: Quantitative performance metrics for stratospheric-resolving chemistry-climate models. </w:t>
      </w:r>
      <w:r w:rsidRPr="00697E49">
        <w:rPr>
          <w:rFonts w:cs="Times New Roman"/>
          <w:i/>
          <w:sz w:val="20"/>
          <w:szCs w:val="20"/>
          <w:lang w:val="en-GB"/>
        </w:rPr>
        <w:t>Atmospheric Chemistry and Physics</w:t>
      </w:r>
      <w:r w:rsidRPr="00697E49">
        <w:rPr>
          <w:rFonts w:cs="Times New Roman"/>
          <w:sz w:val="20"/>
          <w:szCs w:val="20"/>
          <w:lang w:val="en-GB"/>
        </w:rPr>
        <w:t xml:space="preserve">, </w:t>
      </w:r>
      <w:r w:rsidRPr="00697E49">
        <w:rPr>
          <w:rFonts w:cs="Times New Roman"/>
          <w:b/>
          <w:sz w:val="20"/>
          <w:szCs w:val="20"/>
          <w:lang w:val="en-GB"/>
        </w:rPr>
        <w:t>8(18)</w:t>
      </w:r>
      <w:r w:rsidRPr="00697E49">
        <w:rPr>
          <w:rFonts w:cs="Times New Roman"/>
          <w:sz w:val="20"/>
          <w:szCs w:val="20"/>
          <w:lang w:val="en-GB"/>
        </w:rPr>
        <w:t>, 5699–5713, doi:</w:t>
      </w:r>
      <w:r w:rsidR="00642F13">
        <w:fldChar w:fldCharType="begin"/>
      </w:r>
      <w:r w:rsidR="00642F13" w:rsidRPr="001D5B54">
        <w:rPr>
          <w:lang w:val="en-US"/>
          <w:rPrChange w:id="4734" w:author="Clotilde Pean" w:date="2021-06-21T14:15:00Z">
            <w:rPr/>
          </w:rPrChange>
        </w:rPr>
        <w:instrText xml:space="preserve"> HYPERLINK "https://dx.doi.org/10.5194/acp-8-5699-2008" </w:instrText>
      </w:r>
      <w:r w:rsidR="00642F13">
        <w:fldChar w:fldCharType="separate"/>
      </w:r>
      <w:r w:rsidRPr="00697E49">
        <w:rPr>
          <w:rStyle w:val="Hyperlink"/>
          <w:rFonts w:cs="Times New Roman"/>
          <w:sz w:val="20"/>
          <w:szCs w:val="20"/>
          <w:lang w:val="en-GB"/>
        </w:rPr>
        <w:t>10.5194/acp-8-5699-2008</w:t>
      </w:r>
      <w:r w:rsidR="00642F13">
        <w:rPr>
          <w:rStyle w:val="Hyperlink"/>
          <w:rFonts w:cs="Times New Roman"/>
          <w:sz w:val="20"/>
          <w:szCs w:val="20"/>
          <w:lang w:val="en-GB"/>
        </w:rPr>
        <w:fldChar w:fldCharType="end"/>
      </w:r>
      <w:r w:rsidRPr="00697E49">
        <w:rPr>
          <w:rFonts w:cs="Times New Roman"/>
          <w:sz w:val="20"/>
          <w:szCs w:val="20"/>
          <w:lang w:val="en-GB"/>
        </w:rPr>
        <w:t>.</w:t>
      </w:r>
    </w:p>
    <w:p w14:paraId="77147C6C" w14:textId="2492BA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Weijer, W., W. Cheng, O.A. Garuba, A. Hu, and B.T. Nadiga, 2020: CMIP6 Models Predict Significant 21st Century Decline of the Atlantic Meridional Overturning Circulation.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47(12)</w:t>
      </w:r>
      <w:r w:rsidRPr="00697E49">
        <w:rPr>
          <w:rFonts w:cs="Times New Roman"/>
          <w:sz w:val="20"/>
          <w:szCs w:val="20"/>
          <w:lang w:val="en-GB"/>
        </w:rPr>
        <w:t>, doi:</w:t>
      </w:r>
      <w:r w:rsidR="00642F13">
        <w:fldChar w:fldCharType="begin"/>
      </w:r>
      <w:r w:rsidR="00642F13" w:rsidRPr="001D5B54">
        <w:rPr>
          <w:lang w:val="en-US"/>
          <w:rPrChange w:id="4735" w:author="Clotilde Pean" w:date="2021-06-21T14:15:00Z">
            <w:rPr/>
          </w:rPrChange>
        </w:rPr>
        <w:instrText xml:space="preserve"> HYPERLINK "https://dx.doi.org/10.1029/2019gl086075" </w:instrText>
      </w:r>
      <w:r w:rsidR="00642F13">
        <w:fldChar w:fldCharType="separate"/>
      </w:r>
      <w:r w:rsidRPr="00697E49">
        <w:rPr>
          <w:rStyle w:val="Hyperlink"/>
          <w:rFonts w:cs="Times New Roman"/>
          <w:sz w:val="20"/>
          <w:szCs w:val="20"/>
          <w:lang w:val="en-GB"/>
        </w:rPr>
        <w:t>10.1029/2019gl086075</w:t>
      </w:r>
      <w:r w:rsidR="00642F13">
        <w:rPr>
          <w:rStyle w:val="Hyperlink"/>
          <w:rFonts w:cs="Times New Roman"/>
          <w:sz w:val="20"/>
          <w:szCs w:val="20"/>
          <w:lang w:val="en-GB"/>
        </w:rPr>
        <w:fldChar w:fldCharType="end"/>
      </w:r>
      <w:r w:rsidRPr="00697E49">
        <w:rPr>
          <w:rFonts w:cs="Times New Roman"/>
          <w:sz w:val="20"/>
          <w:szCs w:val="20"/>
          <w:lang w:val="en-GB"/>
        </w:rPr>
        <w:t>.</w:t>
      </w:r>
    </w:p>
    <w:p w14:paraId="2C075127" w14:textId="38AF8F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Weisheimer, A. et al., 2020: Seasonal Forecasts of the Twentieth Century.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101(8)</w:t>
      </w:r>
      <w:r w:rsidRPr="00697E49">
        <w:rPr>
          <w:rFonts w:cs="Times New Roman"/>
          <w:sz w:val="20"/>
          <w:szCs w:val="20"/>
          <w:lang w:val="en-GB"/>
        </w:rPr>
        <w:t>, E1413–E1426, doi:</w:t>
      </w:r>
      <w:r w:rsidR="00642F13">
        <w:fldChar w:fldCharType="begin"/>
      </w:r>
      <w:r w:rsidR="00642F13" w:rsidRPr="001D5B54">
        <w:rPr>
          <w:lang w:val="en-US"/>
          <w:rPrChange w:id="4736" w:author="Clotilde Pean" w:date="2021-06-21T14:15:00Z">
            <w:rPr/>
          </w:rPrChange>
        </w:rPr>
        <w:instrText xml:space="preserve"> HYPERLINK "https://dx.doi.org/10.1175/bams-d-19-0019.1" </w:instrText>
      </w:r>
      <w:r w:rsidR="00642F13">
        <w:fldChar w:fldCharType="separate"/>
      </w:r>
      <w:r w:rsidRPr="00697E49">
        <w:rPr>
          <w:rStyle w:val="Hyperlink"/>
          <w:rFonts w:cs="Times New Roman"/>
          <w:sz w:val="20"/>
          <w:szCs w:val="20"/>
          <w:lang w:val="en-GB"/>
        </w:rPr>
        <w:t>10.1175/bams-d-19-0019.1</w:t>
      </w:r>
      <w:r w:rsidR="00642F13">
        <w:rPr>
          <w:rStyle w:val="Hyperlink"/>
          <w:rFonts w:cs="Times New Roman"/>
          <w:sz w:val="20"/>
          <w:szCs w:val="20"/>
          <w:lang w:val="en-GB"/>
        </w:rPr>
        <w:fldChar w:fldCharType="end"/>
      </w:r>
      <w:r w:rsidRPr="00697E49">
        <w:rPr>
          <w:rFonts w:cs="Times New Roman"/>
          <w:sz w:val="20"/>
          <w:szCs w:val="20"/>
          <w:lang w:val="en-GB"/>
        </w:rPr>
        <w:t>.</w:t>
      </w:r>
    </w:p>
    <w:p w14:paraId="4220BD60" w14:textId="71CFB02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Weller, E., B.-J. Park, and S.-K. Min, 2020: Anthropogenic and natural contributions to the lengthening of the Southern Hemisphere summer season. </w:t>
      </w:r>
      <w:r w:rsidRPr="00697E49">
        <w:rPr>
          <w:rFonts w:cs="Times New Roman"/>
          <w:i/>
          <w:sz w:val="20"/>
          <w:szCs w:val="20"/>
          <w:lang w:val="en-GB"/>
        </w:rPr>
        <w:t>Journal of Climate</w:t>
      </w:r>
      <w:r w:rsidRPr="00697E49">
        <w:rPr>
          <w:rFonts w:cs="Times New Roman"/>
          <w:sz w:val="20"/>
          <w:szCs w:val="20"/>
          <w:lang w:val="en-GB"/>
        </w:rPr>
        <w:t>, doi:</w:t>
      </w:r>
      <w:r w:rsidR="00642F13">
        <w:fldChar w:fldCharType="begin"/>
      </w:r>
      <w:r w:rsidR="00642F13" w:rsidRPr="001D5B54">
        <w:rPr>
          <w:lang w:val="en-US"/>
          <w:rPrChange w:id="4737" w:author="Clotilde Pean" w:date="2021-06-21T14:15:00Z">
            <w:rPr/>
          </w:rPrChange>
        </w:rPr>
        <w:instrText xml:space="preserve"> HYPERLINK "https://dx.doi.org/10.1175/jcli-d-20-0084.1" </w:instrText>
      </w:r>
      <w:r w:rsidR="00642F13">
        <w:fldChar w:fldCharType="separate"/>
      </w:r>
      <w:r w:rsidRPr="00697E49">
        <w:rPr>
          <w:rStyle w:val="Hyperlink"/>
          <w:rFonts w:cs="Times New Roman"/>
          <w:sz w:val="20"/>
          <w:szCs w:val="20"/>
          <w:lang w:val="en-GB"/>
        </w:rPr>
        <w:t>10.1175/jcli-d-20-0084.1</w:t>
      </w:r>
      <w:r w:rsidR="00642F13">
        <w:rPr>
          <w:rStyle w:val="Hyperlink"/>
          <w:rFonts w:cs="Times New Roman"/>
          <w:sz w:val="20"/>
          <w:szCs w:val="20"/>
          <w:lang w:val="en-GB"/>
        </w:rPr>
        <w:fldChar w:fldCharType="end"/>
      </w:r>
      <w:r w:rsidRPr="00697E49">
        <w:rPr>
          <w:rFonts w:cs="Times New Roman"/>
          <w:sz w:val="20"/>
          <w:szCs w:val="20"/>
          <w:lang w:val="en-GB"/>
        </w:rPr>
        <w:t>.</w:t>
      </w:r>
    </w:p>
    <w:p w14:paraId="47A5FB8C" w14:textId="01AC139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Weller, E. et al., 2016: Multi-model attribution of upper-ocean temperature changes using an isothermal approach. </w:t>
      </w:r>
      <w:r w:rsidRPr="00697E49">
        <w:rPr>
          <w:rFonts w:cs="Times New Roman"/>
          <w:i/>
          <w:sz w:val="20"/>
          <w:szCs w:val="20"/>
          <w:lang w:val="en-GB"/>
        </w:rPr>
        <w:t>Scientific Reports</w:t>
      </w:r>
      <w:r w:rsidRPr="00697E49">
        <w:rPr>
          <w:rFonts w:cs="Times New Roman"/>
          <w:sz w:val="20"/>
          <w:szCs w:val="20"/>
          <w:lang w:val="en-GB"/>
        </w:rPr>
        <w:t xml:space="preserve">, </w:t>
      </w:r>
      <w:r w:rsidRPr="00697E49">
        <w:rPr>
          <w:rFonts w:cs="Times New Roman"/>
          <w:b/>
          <w:sz w:val="20"/>
          <w:szCs w:val="20"/>
          <w:lang w:val="en-GB"/>
        </w:rPr>
        <w:t>6(1)</w:t>
      </w:r>
      <w:r w:rsidRPr="00697E49">
        <w:rPr>
          <w:rFonts w:cs="Times New Roman"/>
          <w:sz w:val="20"/>
          <w:szCs w:val="20"/>
          <w:lang w:val="en-GB"/>
        </w:rPr>
        <w:t>, 26926, doi:</w:t>
      </w:r>
      <w:r w:rsidR="00642F13">
        <w:fldChar w:fldCharType="begin"/>
      </w:r>
      <w:r w:rsidR="00642F13" w:rsidRPr="001D5B54">
        <w:rPr>
          <w:lang w:val="en-US"/>
          <w:rPrChange w:id="4738" w:author="Clotilde Pean" w:date="2021-06-21T14:15:00Z">
            <w:rPr/>
          </w:rPrChange>
        </w:rPr>
        <w:instrText xml:space="preserve"> HYPERLINK "https://dx.doi.org/10.1038/srep26926" </w:instrText>
      </w:r>
      <w:r w:rsidR="00642F13">
        <w:fldChar w:fldCharType="separate"/>
      </w:r>
      <w:r w:rsidRPr="00697E49">
        <w:rPr>
          <w:rStyle w:val="Hyperlink"/>
          <w:rFonts w:cs="Times New Roman"/>
          <w:sz w:val="20"/>
          <w:szCs w:val="20"/>
          <w:lang w:val="en-GB"/>
        </w:rPr>
        <w:t>10.1038/srep26926</w:t>
      </w:r>
      <w:r w:rsidR="00642F13">
        <w:rPr>
          <w:rStyle w:val="Hyperlink"/>
          <w:rFonts w:cs="Times New Roman"/>
          <w:sz w:val="20"/>
          <w:szCs w:val="20"/>
          <w:lang w:val="en-GB"/>
        </w:rPr>
        <w:fldChar w:fldCharType="end"/>
      </w:r>
      <w:r w:rsidRPr="00697E49">
        <w:rPr>
          <w:rFonts w:cs="Times New Roman"/>
          <w:sz w:val="20"/>
          <w:szCs w:val="20"/>
          <w:lang w:val="en-GB"/>
        </w:rPr>
        <w:t>.</w:t>
      </w:r>
    </w:p>
    <w:p w14:paraId="4177882E" w14:textId="1C02D79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Wenzel, S., P.M. Cox, V. Eyring, and P. Friedlingstein, 2016: Projected land photosynthesis constrained by changes in the seasonal cycle of atmospheric CO2.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538(7626)</w:t>
      </w:r>
      <w:r w:rsidRPr="00697E49">
        <w:rPr>
          <w:rFonts w:cs="Times New Roman"/>
          <w:sz w:val="20"/>
          <w:szCs w:val="20"/>
          <w:lang w:val="en-GB"/>
        </w:rPr>
        <w:t>, 499–501, doi:</w:t>
      </w:r>
      <w:r w:rsidR="00642F13">
        <w:fldChar w:fldCharType="begin"/>
      </w:r>
      <w:r w:rsidR="00642F13" w:rsidRPr="001D5B54">
        <w:rPr>
          <w:lang w:val="en-US"/>
          <w:rPrChange w:id="4739" w:author="Clotilde Pean" w:date="2021-06-21T14:15:00Z">
            <w:rPr/>
          </w:rPrChange>
        </w:rPr>
        <w:instrText xml:space="preserve"> HYPERLINK "https://dx.doi.org/10.1038/nature19772" </w:instrText>
      </w:r>
      <w:r w:rsidR="00642F13">
        <w:fldChar w:fldCharType="separate"/>
      </w:r>
      <w:r w:rsidRPr="00697E49">
        <w:rPr>
          <w:rStyle w:val="Hyperlink"/>
          <w:rFonts w:cs="Times New Roman"/>
          <w:sz w:val="20"/>
          <w:szCs w:val="20"/>
          <w:lang w:val="en-GB"/>
        </w:rPr>
        <w:t>10.1038/nature19772</w:t>
      </w:r>
      <w:r w:rsidR="00642F13">
        <w:rPr>
          <w:rStyle w:val="Hyperlink"/>
          <w:rFonts w:cs="Times New Roman"/>
          <w:sz w:val="20"/>
          <w:szCs w:val="20"/>
          <w:lang w:val="en-GB"/>
        </w:rPr>
        <w:fldChar w:fldCharType="end"/>
      </w:r>
      <w:r w:rsidRPr="00697E49">
        <w:rPr>
          <w:rFonts w:cs="Times New Roman"/>
          <w:sz w:val="20"/>
          <w:szCs w:val="20"/>
          <w:lang w:val="en-GB"/>
        </w:rPr>
        <w:t>.</w:t>
      </w:r>
    </w:p>
    <w:p w14:paraId="3415BC49" w14:textId="6A5F890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West, J.J. et al., 2013: Co-benefits of mitigating global greenhouse gas emissions for future air quality and human health.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3(10)</w:t>
      </w:r>
      <w:r w:rsidRPr="00697E49">
        <w:rPr>
          <w:rFonts w:cs="Times New Roman"/>
          <w:sz w:val="20"/>
          <w:szCs w:val="20"/>
          <w:lang w:val="en-GB"/>
        </w:rPr>
        <w:t>, 885–889, doi:</w:t>
      </w:r>
      <w:r w:rsidR="00642F13">
        <w:fldChar w:fldCharType="begin"/>
      </w:r>
      <w:r w:rsidR="00642F13" w:rsidRPr="001D5B54">
        <w:rPr>
          <w:lang w:val="en-US"/>
          <w:rPrChange w:id="4740" w:author="Clotilde Pean" w:date="2021-06-21T14:15:00Z">
            <w:rPr/>
          </w:rPrChange>
        </w:rPr>
        <w:instrText xml:space="preserve"> HYPERLINK "https://dx.doi.org/10.1038/nclimate2009" </w:instrText>
      </w:r>
      <w:r w:rsidR="00642F13">
        <w:fldChar w:fldCharType="separate"/>
      </w:r>
      <w:r w:rsidRPr="00697E49">
        <w:rPr>
          <w:rStyle w:val="Hyperlink"/>
          <w:rFonts w:cs="Times New Roman"/>
          <w:sz w:val="20"/>
          <w:szCs w:val="20"/>
          <w:lang w:val="en-GB"/>
        </w:rPr>
        <w:t>10.1038/nclimate2009</w:t>
      </w:r>
      <w:r w:rsidR="00642F13">
        <w:rPr>
          <w:rStyle w:val="Hyperlink"/>
          <w:rFonts w:cs="Times New Roman"/>
          <w:sz w:val="20"/>
          <w:szCs w:val="20"/>
          <w:lang w:val="en-GB"/>
        </w:rPr>
        <w:fldChar w:fldCharType="end"/>
      </w:r>
      <w:r w:rsidRPr="00697E49">
        <w:rPr>
          <w:rFonts w:cs="Times New Roman"/>
          <w:sz w:val="20"/>
          <w:szCs w:val="20"/>
          <w:lang w:val="en-GB"/>
        </w:rPr>
        <w:t>.</w:t>
      </w:r>
    </w:p>
    <w:p w14:paraId="6E17D516" w14:textId="0FA0EA6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Wieder, W.R. et al., 2019: Beyond Static Benchmarking: Using Experimental Manipulations to Evaluate Land Model Assumptions. </w:t>
      </w:r>
      <w:r w:rsidRPr="00697E49">
        <w:rPr>
          <w:rFonts w:cs="Times New Roman"/>
          <w:i/>
          <w:sz w:val="20"/>
          <w:szCs w:val="20"/>
          <w:lang w:val="en-GB"/>
        </w:rPr>
        <w:t>Global Biogeochemical Cycles</w:t>
      </w:r>
      <w:r w:rsidRPr="00697E49">
        <w:rPr>
          <w:rFonts w:cs="Times New Roman"/>
          <w:sz w:val="20"/>
          <w:szCs w:val="20"/>
          <w:lang w:val="en-GB"/>
        </w:rPr>
        <w:t xml:space="preserve">, </w:t>
      </w:r>
      <w:r w:rsidRPr="00697E49">
        <w:rPr>
          <w:rFonts w:cs="Times New Roman"/>
          <w:b/>
          <w:sz w:val="20"/>
          <w:szCs w:val="20"/>
          <w:lang w:val="en-GB"/>
        </w:rPr>
        <w:t>33(10)</w:t>
      </w:r>
      <w:r w:rsidRPr="00697E49">
        <w:rPr>
          <w:rFonts w:cs="Times New Roman"/>
          <w:sz w:val="20"/>
          <w:szCs w:val="20"/>
          <w:lang w:val="en-GB"/>
        </w:rPr>
        <w:t>, doi:</w:t>
      </w:r>
      <w:r w:rsidR="00642F13">
        <w:fldChar w:fldCharType="begin"/>
      </w:r>
      <w:r w:rsidR="00642F13" w:rsidRPr="001D5B54">
        <w:rPr>
          <w:lang w:val="en-US"/>
          <w:rPrChange w:id="4741" w:author="Clotilde Pean" w:date="2021-06-21T14:15:00Z">
            <w:rPr/>
          </w:rPrChange>
        </w:rPr>
        <w:instrText xml:space="preserve"> HYPERLINK "https://dx.doi.org/10.1029/2018gb006141" </w:instrText>
      </w:r>
      <w:r w:rsidR="00642F13">
        <w:fldChar w:fldCharType="separate"/>
      </w:r>
      <w:r w:rsidRPr="00697E49">
        <w:rPr>
          <w:rStyle w:val="Hyperlink"/>
          <w:rFonts w:cs="Times New Roman"/>
          <w:sz w:val="20"/>
          <w:szCs w:val="20"/>
          <w:lang w:val="en-GB"/>
        </w:rPr>
        <w:t>10.1029/2018gb006141</w:t>
      </w:r>
      <w:r w:rsidR="00642F13">
        <w:rPr>
          <w:rStyle w:val="Hyperlink"/>
          <w:rFonts w:cs="Times New Roman"/>
          <w:sz w:val="20"/>
          <w:szCs w:val="20"/>
          <w:lang w:val="en-GB"/>
        </w:rPr>
        <w:fldChar w:fldCharType="end"/>
      </w:r>
      <w:r w:rsidRPr="00697E49">
        <w:rPr>
          <w:rFonts w:cs="Times New Roman"/>
          <w:sz w:val="20"/>
          <w:szCs w:val="20"/>
          <w:lang w:val="en-GB"/>
        </w:rPr>
        <w:t>.</w:t>
      </w:r>
    </w:p>
    <w:p w14:paraId="2B4D60C3" w14:textId="6C968C5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Willett, K.M. et al., 2014: HadISDH land surface multi-variable humidity and temperature record for climate monitoring.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10(6)</w:t>
      </w:r>
      <w:r w:rsidRPr="00697E49">
        <w:rPr>
          <w:rFonts w:cs="Times New Roman"/>
          <w:sz w:val="20"/>
          <w:szCs w:val="20"/>
          <w:lang w:val="en-GB"/>
        </w:rPr>
        <w:t>, 1983–2006, doi:</w:t>
      </w:r>
      <w:r w:rsidR="00642F13">
        <w:fldChar w:fldCharType="begin"/>
      </w:r>
      <w:r w:rsidR="00642F13" w:rsidRPr="001D5B54">
        <w:rPr>
          <w:lang w:val="en-US"/>
          <w:rPrChange w:id="4742" w:author="Clotilde Pean" w:date="2021-06-21T14:15:00Z">
            <w:rPr/>
          </w:rPrChange>
        </w:rPr>
        <w:instrText xml:space="preserve"> HYPERLINK "https://dx.doi.org/10.5194/cp-10-1983-2014" </w:instrText>
      </w:r>
      <w:r w:rsidR="00642F13">
        <w:fldChar w:fldCharType="separate"/>
      </w:r>
      <w:r w:rsidRPr="00697E49">
        <w:rPr>
          <w:rStyle w:val="Hyperlink"/>
          <w:rFonts w:cs="Times New Roman"/>
          <w:sz w:val="20"/>
          <w:szCs w:val="20"/>
          <w:lang w:val="en-GB"/>
        </w:rPr>
        <w:t>10.5194/cp-10-1983-2014</w:t>
      </w:r>
      <w:r w:rsidR="00642F13">
        <w:rPr>
          <w:rStyle w:val="Hyperlink"/>
          <w:rFonts w:cs="Times New Roman"/>
          <w:sz w:val="20"/>
          <w:szCs w:val="20"/>
          <w:lang w:val="en-GB"/>
        </w:rPr>
        <w:fldChar w:fldCharType="end"/>
      </w:r>
      <w:r w:rsidRPr="00697E49">
        <w:rPr>
          <w:rFonts w:cs="Times New Roman"/>
          <w:sz w:val="20"/>
          <w:szCs w:val="20"/>
          <w:lang w:val="en-GB"/>
        </w:rPr>
        <w:t>.</w:t>
      </w:r>
    </w:p>
    <w:p w14:paraId="66939716" w14:textId="308D25E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Williams, A.P. et al., 2015: Contribution of anthropogenic warming to California drought during 2012-2014. </w:t>
      </w:r>
      <w:r w:rsidRPr="00697E49">
        <w:rPr>
          <w:rFonts w:cs="Times New Roman"/>
          <w:i/>
          <w:sz w:val="20"/>
          <w:szCs w:val="20"/>
          <w:lang w:val="en-GB"/>
        </w:rPr>
        <w:t>Geophysical Research Letters</w:t>
      </w:r>
      <w:r w:rsidRPr="00697E49">
        <w:rPr>
          <w:rFonts w:cs="Times New Roman"/>
          <w:sz w:val="20"/>
          <w:szCs w:val="20"/>
          <w:lang w:val="en-GB"/>
        </w:rPr>
        <w:t>, doi:</w:t>
      </w:r>
      <w:r w:rsidR="00642F13">
        <w:fldChar w:fldCharType="begin"/>
      </w:r>
      <w:r w:rsidR="00642F13" w:rsidRPr="001D5B54">
        <w:rPr>
          <w:lang w:val="en-US"/>
          <w:rPrChange w:id="4743" w:author="Clotilde Pean" w:date="2021-06-21T14:15:00Z">
            <w:rPr/>
          </w:rPrChange>
        </w:rPr>
        <w:instrText xml:space="preserve"> HYPERLINK "https://dx.doi.org/10.1002/2015gl064924" </w:instrText>
      </w:r>
      <w:r w:rsidR="00642F13">
        <w:fldChar w:fldCharType="separate"/>
      </w:r>
      <w:r w:rsidRPr="00697E49">
        <w:rPr>
          <w:rStyle w:val="Hyperlink"/>
          <w:rFonts w:cs="Times New Roman"/>
          <w:sz w:val="20"/>
          <w:szCs w:val="20"/>
          <w:lang w:val="en-GB"/>
        </w:rPr>
        <w:t>10.1002/2015gl064924</w:t>
      </w:r>
      <w:r w:rsidR="00642F13">
        <w:rPr>
          <w:rStyle w:val="Hyperlink"/>
          <w:rFonts w:cs="Times New Roman"/>
          <w:sz w:val="20"/>
          <w:szCs w:val="20"/>
          <w:lang w:val="en-GB"/>
        </w:rPr>
        <w:fldChar w:fldCharType="end"/>
      </w:r>
      <w:r w:rsidRPr="00697E49">
        <w:rPr>
          <w:rFonts w:cs="Times New Roman"/>
          <w:sz w:val="20"/>
          <w:szCs w:val="20"/>
          <w:lang w:val="en-GB"/>
        </w:rPr>
        <w:t>.</w:t>
      </w:r>
    </w:p>
    <w:p w14:paraId="31F502B7" w14:textId="305D324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Williams, A.P. et al., 2020: Large contribution from anthropogenic warming to an emerging North American megadrought.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368(6488)</w:t>
      </w:r>
      <w:r w:rsidRPr="00697E49">
        <w:rPr>
          <w:rFonts w:cs="Times New Roman"/>
          <w:sz w:val="20"/>
          <w:szCs w:val="20"/>
          <w:lang w:val="en-GB"/>
        </w:rPr>
        <w:t>, 314–318, doi:</w:t>
      </w:r>
      <w:r w:rsidR="00642F13">
        <w:fldChar w:fldCharType="begin"/>
      </w:r>
      <w:r w:rsidR="00642F13" w:rsidRPr="001D5B54">
        <w:rPr>
          <w:lang w:val="en-US"/>
          <w:rPrChange w:id="4744" w:author="Clotilde Pean" w:date="2021-06-21T14:15:00Z">
            <w:rPr/>
          </w:rPrChange>
        </w:rPr>
        <w:instrText xml:space="preserve"> HYPERLINK "https://dx.doi.org/10.1126/science.aaz9600" </w:instrText>
      </w:r>
      <w:r w:rsidR="00642F13">
        <w:fldChar w:fldCharType="separate"/>
      </w:r>
      <w:r w:rsidRPr="00697E49">
        <w:rPr>
          <w:rStyle w:val="Hyperlink"/>
          <w:rFonts w:cs="Times New Roman"/>
          <w:sz w:val="20"/>
          <w:szCs w:val="20"/>
          <w:lang w:val="en-GB"/>
        </w:rPr>
        <w:t>10.1126/science.aaz9600</w:t>
      </w:r>
      <w:r w:rsidR="00642F13">
        <w:rPr>
          <w:rStyle w:val="Hyperlink"/>
          <w:rFonts w:cs="Times New Roman"/>
          <w:sz w:val="20"/>
          <w:szCs w:val="20"/>
          <w:lang w:val="en-GB"/>
        </w:rPr>
        <w:fldChar w:fldCharType="end"/>
      </w:r>
      <w:r w:rsidRPr="00697E49">
        <w:rPr>
          <w:rFonts w:cs="Times New Roman"/>
          <w:sz w:val="20"/>
          <w:szCs w:val="20"/>
          <w:lang w:val="en-GB"/>
        </w:rPr>
        <w:t>.</w:t>
      </w:r>
    </w:p>
    <w:p w14:paraId="025FB142" w14:textId="6307328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Wills, R.C.J., K.C. Armour, D.S. Battisti, and D.L. Hartmann, 2019: Ocean–Atmosphere Dynamical Coupling Fundamental to the Atlantic Multidecadal Oscillation.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32(1)</w:t>
      </w:r>
      <w:r w:rsidRPr="00697E49">
        <w:rPr>
          <w:rFonts w:cs="Times New Roman"/>
          <w:sz w:val="20"/>
          <w:szCs w:val="20"/>
          <w:lang w:val="en-GB"/>
        </w:rPr>
        <w:t>, 251–272, doi:</w:t>
      </w:r>
      <w:r w:rsidR="00642F13">
        <w:fldChar w:fldCharType="begin"/>
      </w:r>
      <w:r w:rsidR="00642F13" w:rsidRPr="001D5B54">
        <w:rPr>
          <w:lang w:val="en-US"/>
          <w:rPrChange w:id="4745" w:author="Clotilde Pean" w:date="2021-06-21T14:15:00Z">
            <w:rPr/>
          </w:rPrChange>
        </w:rPr>
        <w:instrText xml:space="preserve"> HYPERLINK "https://dx.doi.org/10.1175/jcli-d-18-0269.1" </w:instrText>
      </w:r>
      <w:r w:rsidR="00642F13">
        <w:fldChar w:fldCharType="separate"/>
      </w:r>
      <w:r w:rsidRPr="00697E49">
        <w:rPr>
          <w:rStyle w:val="Hyperlink"/>
          <w:rFonts w:cs="Times New Roman"/>
          <w:sz w:val="20"/>
          <w:szCs w:val="20"/>
          <w:lang w:val="en-GB"/>
        </w:rPr>
        <w:t>10.1175/jcli-d-18-0269.1</w:t>
      </w:r>
      <w:r w:rsidR="00642F13">
        <w:rPr>
          <w:rStyle w:val="Hyperlink"/>
          <w:rFonts w:cs="Times New Roman"/>
          <w:sz w:val="20"/>
          <w:szCs w:val="20"/>
          <w:lang w:val="en-GB"/>
        </w:rPr>
        <w:fldChar w:fldCharType="end"/>
      </w:r>
      <w:r w:rsidRPr="00697E49">
        <w:rPr>
          <w:rFonts w:cs="Times New Roman"/>
          <w:sz w:val="20"/>
          <w:szCs w:val="20"/>
          <w:lang w:val="en-GB"/>
        </w:rPr>
        <w:t>.</w:t>
      </w:r>
    </w:p>
    <w:p w14:paraId="262B0C6A" w14:textId="489BB1D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Winkler, A.J., R.B. Myneni, G.A. Alexandrov, and V. Brovkin, 2019: Earth system models underestimate carbon fixation by plants in the high latitudes. </w:t>
      </w:r>
      <w:r w:rsidRPr="00697E49">
        <w:rPr>
          <w:rFonts w:cs="Times New Roman"/>
          <w:i/>
          <w:sz w:val="20"/>
          <w:szCs w:val="20"/>
          <w:lang w:val="en-GB"/>
        </w:rPr>
        <w:t>Nature Communications</w:t>
      </w:r>
      <w:r w:rsidRPr="00697E49">
        <w:rPr>
          <w:rFonts w:cs="Times New Roman"/>
          <w:sz w:val="20"/>
          <w:szCs w:val="20"/>
          <w:lang w:val="en-GB"/>
        </w:rPr>
        <w:t>, doi:</w:t>
      </w:r>
      <w:r w:rsidR="00642F13">
        <w:fldChar w:fldCharType="begin"/>
      </w:r>
      <w:r w:rsidR="00642F13" w:rsidRPr="001D5B54">
        <w:rPr>
          <w:lang w:val="en-US"/>
          <w:rPrChange w:id="4746" w:author="Clotilde Pean" w:date="2021-06-21T14:15:00Z">
            <w:rPr/>
          </w:rPrChange>
        </w:rPr>
        <w:instrText xml:space="preserve"> HYPERLINK "https://dx.doi.org/10.1038/s41467-019-08633-z" </w:instrText>
      </w:r>
      <w:r w:rsidR="00642F13">
        <w:fldChar w:fldCharType="separate"/>
      </w:r>
      <w:r w:rsidRPr="00697E49">
        <w:rPr>
          <w:rStyle w:val="Hyperlink"/>
          <w:rFonts w:cs="Times New Roman"/>
          <w:sz w:val="20"/>
          <w:szCs w:val="20"/>
          <w:lang w:val="en-GB"/>
        </w:rPr>
        <w:t>10.1038/s41467-019-08633-z</w:t>
      </w:r>
      <w:r w:rsidR="00642F13">
        <w:rPr>
          <w:rStyle w:val="Hyperlink"/>
          <w:rFonts w:cs="Times New Roman"/>
          <w:sz w:val="20"/>
          <w:szCs w:val="20"/>
          <w:lang w:val="en-GB"/>
        </w:rPr>
        <w:fldChar w:fldCharType="end"/>
      </w:r>
      <w:r w:rsidRPr="00697E49">
        <w:rPr>
          <w:rFonts w:cs="Times New Roman"/>
          <w:sz w:val="20"/>
          <w:szCs w:val="20"/>
          <w:lang w:val="en-GB"/>
        </w:rPr>
        <w:t>.</w:t>
      </w:r>
    </w:p>
    <w:p w14:paraId="1801C68B" w14:textId="5D71D38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Winton, M. et al., 2020: Climate Sensitivity of GFDL’s CM4.0. </w:t>
      </w:r>
      <w:r w:rsidRPr="00697E49">
        <w:rPr>
          <w:rFonts w:cs="Times New Roman"/>
          <w:i/>
          <w:sz w:val="20"/>
          <w:szCs w:val="20"/>
          <w:lang w:val="en-GB"/>
        </w:rPr>
        <w:t>Journal of Advances in Modeling Earth Systems</w:t>
      </w:r>
      <w:r w:rsidRPr="00697E49">
        <w:rPr>
          <w:rFonts w:cs="Times New Roman"/>
          <w:sz w:val="20"/>
          <w:szCs w:val="20"/>
          <w:lang w:val="en-GB"/>
        </w:rPr>
        <w:t xml:space="preserve">, </w:t>
      </w:r>
      <w:r w:rsidRPr="00697E49">
        <w:rPr>
          <w:rFonts w:cs="Times New Roman"/>
          <w:b/>
          <w:sz w:val="20"/>
          <w:szCs w:val="20"/>
          <w:lang w:val="en-GB"/>
        </w:rPr>
        <w:t>12(1)</w:t>
      </w:r>
      <w:r w:rsidRPr="00697E49">
        <w:rPr>
          <w:rFonts w:cs="Times New Roman"/>
          <w:sz w:val="20"/>
          <w:szCs w:val="20"/>
          <w:lang w:val="en-GB"/>
        </w:rPr>
        <w:t>, e2019MS001838, doi:</w:t>
      </w:r>
      <w:r w:rsidR="00642F13">
        <w:fldChar w:fldCharType="begin"/>
      </w:r>
      <w:r w:rsidR="00642F13" w:rsidRPr="001D5B54">
        <w:rPr>
          <w:lang w:val="en-US"/>
          <w:rPrChange w:id="4747" w:author="Clotilde Pean" w:date="2021-06-21T14:15:00Z">
            <w:rPr/>
          </w:rPrChange>
        </w:rPr>
        <w:instrText xml:space="preserve"> HYPERLINK "https://dx.doi.org/10.1029/2019ms001838" </w:instrText>
      </w:r>
      <w:r w:rsidR="00642F13">
        <w:fldChar w:fldCharType="separate"/>
      </w:r>
      <w:r w:rsidRPr="00697E49">
        <w:rPr>
          <w:rStyle w:val="Hyperlink"/>
          <w:rFonts w:cs="Times New Roman"/>
          <w:sz w:val="20"/>
          <w:szCs w:val="20"/>
          <w:lang w:val="en-GB"/>
        </w:rPr>
        <w:t>10.1029/2019ms001838</w:t>
      </w:r>
      <w:r w:rsidR="00642F13">
        <w:rPr>
          <w:rStyle w:val="Hyperlink"/>
          <w:rFonts w:cs="Times New Roman"/>
          <w:sz w:val="20"/>
          <w:szCs w:val="20"/>
          <w:lang w:val="en-GB"/>
        </w:rPr>
        <w:fldChar w:fldCharType="end"/>
      </w:r>
      <w:r w:rsidRPr="00697E49">
        <w:rPr>
          <w:rFonts w:cs="Times New Roman"/>
          <w:sz w:val="20"/>
          <w:szCs w:val="20"/>
          <w:lang w:val="en-GB"/>
        </w:rPr>
        <w:t>.</w:t>
      </w:r>
    </w:p>
    <w:p w14:paraId="72CD8BA8" w14:textId="1CB6C44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WMO, 2018: Executive Summary. In: </w:t>
      </w:r>
      <w:r w:rsidRPr="00697E49">
        <w:rPr>
          <w:rFonts w:cs="Times New Roman"/>
          <w:i/>
          <w:sz w:val="20"/>
          <w:szCs w:val="20"/>
          <w:lang w:val="en-GB"/>
        </w:rPr>
        <w:t>Scientific Assessment of Ozone Depletion: 2018</w:t>
      </w:r>
      <w:r w:rsidRPr="00697E49">
        <w:rPr>
          <w:rFonts w:cs="Times New Roman"/>
          <w:sz w:val="20"/>
          <w:szCs w:val="20"/>
          <w:lang w:val="en-GB"/>
        </w:rPr>
        <w:t>. Global Ozone Research and Monitoring Project – Report No. 58, World Meteorological Organization (WMO), Geneva, Switzerland, pp. 67.</w:t>
      </w:r>
    </w:p>
    <w:p w14:paraId="2A95CC0A" w14:textId="4A587B3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Woollings, T. et al., 2015: Contrasting interannual and multidecadal NAO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45(1–2)</w:t>
      </w:r>
      <w:r w:rsidRPr="00697E49">
        <w:rPr>
          <w:rFonts w:cs="Times New Roman"/>
          <w:sz w:val="20"/>
          <w:szCs w:val="20"/>
          <w:lang w:val="en-GB"/>
        </w:rPr>
        <w:t>, 539–556, doi:</w:t>
      </w:r>
      <w:r w:rsidR="00642F13">
        <w:fldChar w:fldCharType="begin"/>
      </w:r>
      <w:r w:rsidR="00642F13" w:rsidRPr="001D5B54">
        <w:rPr>
          <w:lang w:val="en-US"/>
          <w:rPrChange w:id="4748" w:author="Clotilde Pean" w:date="2021-06-21T14:15:00Z">
            <w:rPr/>
          </w:rPrChange>
        </w:rPr>
        <w:instrText xml:space="preserve"> HYPERLINK "https://dx.doi.org/10.1007/s00382-014-2237-y" </w:instrText>
      </w:r>
      <w:r w:rsidR="00642F13">
        <w:fldChar w:fldCharType="separate"/>
      </w:r>
      <w:r w:rsidRPr="00697E49">
        <w:rPr>
          <w:rStyle w:val="Hyperlink"/>
          <w:rFonts w:cs="Times New Roman"/>
          <w:sz w:val="20"/>
          <w:szCs w:val="20"/>
          <w:lang w:val="en-GB"/>
        </w:rPr>
        <w:t>10.1007/s00382-014-2237-y</w:t>
      </w:r>
      <w:r w:rsidR="00642F13">
        <w:rPr>
          <w:rStyle w:val="Hyperlink"/>
          <w:rFonts w:cs="Times New Roman"/>
          <w:sz w:val="20"/>
          <w:szCs w:val="20"/>
          <w:lang w:val="en-GB"/>
        </w:rPr>
        <w:fldChar w:fldCharType="end"/>
      </w:r>
      <w:r w:rsidRPr="00697E49">
        <w:rPr>
          <w:rFonts w:cs="Times New Roman"/>
          <w:sz w:val="20"/>
          <w:szCs w:val="20"/>
          <w:lang w:val="en-GB"/>
        </w:rPr>
        <w:t>.</w:t>
      </w:r>
    </w:p>
    <w:p w14:paraId="3F7BCFE3" w14:textId="29403EA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Woollings, T. et al., 2018a: Daily to Decadal Modulation of Jet Variability.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31(4)</w:t>
      </w:r>
      <w:r w:rsidRPr="00697E49">
        <w:rPr>
          <w:rFonts w:cs="Times New Roman"/>
          <w:sz w:val="20"/>
          <w:szCs w:val="20"/>
          <w:lang w:val="en-GB"/>
        </w:rPr>
        <w:t>, 1297–1314, doi:</w:t>
      </w:r>
      <w:r w:rsidR="00642F13">
        <w:fldChar w:fldCharType="begin"/>
      </w:r>
      <w:r w:rsidR="00642F13" w:rsidRPr="001D5B54">
        <w:rPr>
          <w:lang w:val="en-US"/>
          <w:rPrChange w:id="4749" w:author="Clotilde Pean" w:date="2021-06-21T14:15:00Z">
            <w:rPr/>
          </w:rPrChange>
        </w:rPr>
        <w:instrText xml:space="preserve"> HYPERLINK "https://dx.doi.org/10.1175/jcli-d-17-0286.1" </w:instrText>
      </w:r>
      <w:r w:rsidR="00642F13">
        <w:fldChar w:fldCharType="separate"/>
      </w:r>
      <w:r w:rsidRPr="00697E49">
        <w:rPr>
          <w:rStyle w:val="Hyperlink"/>
          <w:rFonts w:cs="Times New Roman"/>
          <w:sz w:val="20"/>
          <w:szCs w:val="20"/>
          <w:lang w:val="en-GB"/>
        </w:rPr>
        <w:t>10.1175/jcli-d-17-0286.1</w:t>
      </w:r>
      <w:r w:rsidR="00642F13">
        <w:rPr>
          <w:rStyle w:val="Hyperlink"/>
          <w:rFonts w:cs="Times New Roman"/>
          <w:sz w:val="20"/>
          <w:szCs w:val="20"/>
          <w:lang w:val="en-GB"/>
        </w:rPr>
        <w:fldChar w:fldCharType="end"/>
      </w:r>
      <w:r w:rsidRPr="00697E49">
        <w:rPr>
          <w:rFonts w:cs="Times New Roman"/>
          <w:sz w:val="20"/>
          <w:szCs w:val="20"/>
          <w:lang w:val="en-GB"/>
        </w:rPr>
        <w:t>.</w:t>
      </w:r>
    </w:p>
    <w:p w14:paraId="20B030DC" w14:textId="3EF02B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Woollings, T. et al., 2018b: Blocking and its Response to Climate Change. </w:t>
      </w:r>
      <w:r w:rsidRPr="00697E49">
        <w:rPr>
          <w:rFonts w:cs="Times New Roman"/>
          <w:i/>
          <w:sz w:val="20"/>
          <w:szCs w:val="20"/>
          <w:lang w:val="en-GB"/>
        </w:rPr>
        <w:t>Current Climate Change Reports</w:t>
      </w:r>
      <w:r w:rsidRPr="00697E49">
        <w:rPr>
          <w:rFonts w:cs="Times New Roman"/>
          <w:sz w:val="20"/>
          <w:szCs w:val="20"/>
          <w:lang w:val="en-GB"/>
        </w:rPr>
        <w:t xml:space="preserve">, </w:t>
      </w:r>
      <w:r w:rsidRPr="00697E49">
        <w:rPr>
          <w:rFonts w:cs="Times New Roman"/>
          <w:b/>
          <w:sz w:val="20"/>
          <w:szCs w:val="20"/>
          <w:lang w:val="en-GB"/>
        </w:rPr>
        <w:t>4(3)</w:t>
      </w:r>
      <w:r w:rsidRPr="00697E49">
        <w:rPr>
          <w:rFonts w:cs="Times New Roman"/>
          <w:sz w:val="20"/>
          <w:szCs w:val="20"/>
          <w:lang w:val="en-GB"/>
        </w:rPr>
        <w:t>, 287–300, doi:</w:t>
      </w:r>
      <w:r w:rsidR="00642F13">
        <w:fldChar w:fldCharType="begin"/>
      </w:r>
      <w:r w:rsidR="00642F13" w:rsidRPr="001D5B54">
        <w:rPr>
          <w:lang w:val="en-US"/>
          <w:rPrChange w:id="4750" w:author="Clotilde Pean" w:date="2021-06-21T14:15:00Z">
            <w:rPr/>
          </w:rPrChange>
        </w:rPr>
        <w:instrText xml:space="preserve"> HYPERLINK "https://dx.doi.org/10.1007/s40641-018-0108-z" </w:instrText>
      </w:r>
      <w:r w:rsidR="00642F13">
        <w:fldChar w:fldCharType="separate"/>
      </w:r>
      <w:r w:rsidRPr="00697E49">
        <w:rPr>
          <w:rStyle w:val="Hyperlink"/>
          <w:rFonts w:cs="Times New Roman"/>
          <w:sz w:val="20"/>
          <w:szCs w:val="20"/>
          <w:lang w:val="en-GB"/>
        </w:rPr>
        <w:t>10.1007/s40641-018-0108-z</w:t>
      </w:r>
      <w:r w:rsidR="00642F13">
        <w:rPr>
          <w:rStyle w:val="Hyperlink"/>
          <w:rFonts w:cs="Times New Roman"/>
          <w:sz w:val="20"/>
          <w:szCs w:val="20"/>
          <w:lang w:val="en-GB"/>
        </w:rPr>
        <w:fldChar w:fldCharType="end"/>
      </w:r>
      <w:r w:rsidRPr="00697E49">
        <w:rPr>
          <w:rFonts w:cs="Times New Roman"/>
          <w:sz w:val="20"/>
          <w:szCs w:val="20"/>
          <w:lang w:val="en-GB"/>
        </w:rPr>
        <w:t>.</w:t>
      </w:r>
    </w:p>
    <w:p w14:paraId="1ECFF1F1" w14:textId="054016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Wouters, B., S. Drijfhout, and W. Hazeleger, 2012: Interdecadal North-Atlantic meridional overturning circulation variability in EC-EARTH.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39(11)</w:t>
      </w:r>
      <w:r w:rsidRPr="00697E49">
        <w:rPr>
          <w:rFonts w:cs="Times New Roman"/>
          <w:sz w:val="20"/>
          <w:szCs w:val="20"/>
          <w:lang w:val="en-GB"/>
        </w:rPr>
        <w:t>, 2695–2712, doi:</w:t>
      </w:r>
      <w:r w:rsidR="00642F13">
        <w:fldChar w:fldCharType="begin"/>
      </w:r>
      <w:r w:rsidR="00642F13" w:rsidRPr="001D5B54">
        <w:rPr>
          <w:lang w:val="en-US"/>
          <w:rPrChange w:id="4751" w:author="Clotilde Pean" w:date="2021-06-21T14:15:00Z">
            <w:rPr/>
          </w:rPrChange>
        </w:rPr>
        <w:instrText xml:space="preserve"> HYPERLINK "https://dx.doi.org/10.1007/s00382-012-1366-4" </w:instrText>
      </w:r>
      <w:r w:rsidR="00642F13">
        <w:fldChar w:fldCharType="separate"/>
      </w:r>
      <w:r w:rsidRPr="00697E49">
        <w:rPr>
          <w:rStyle w:val="Hyperlink"/>
          <w:rFonts w:cs="Times New Roman"/>
          <w:sz w:val="20"/>
          <w:szCs w:val="20"/>
          <w:lang w:val="en-GB"/>
        </w:rPr>
        <w:t>10.1007/s00382-012-1366-4</w:t>
      </w:r>
      <w:r w:rsidR="00642F13">
        <w:rPr>
          <w:rStyle w:val="Hyperlink"/>
          <w:rFonts w:cs="Times New Roman"/>
          <w:sz w:val="20"/>
          <w:szCs w:val="20"/>
          <w:lang w:val="en-GB"/>
        </w:rPr>
        <w:fldChar w:fldCharType="end"/>
      </w:r>
      <w:r w:rsidRPr="00697E49">
        <w:rPr>
          <w:rFonts w:cs="Times New Roman"/>
          <w:sz w:val="20"/>
          <w:szCs w:val="20"/>
          <w:lang w:val="en-GB"/>
        </w:rPr>
        <w:t>.</w:t>
      </w:r>
    </w:p>
    <w:p w14:paraId="069D7DEE" w14:textId="3EF9A80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Wu, P., N. Christidis, and P. Stott, 2013: Anthropogenic impact on Earth’s hydrological cycle. </w:t>
      </w:r>
      <w:r w:rsidRPr="00697E49">
        <w:rPr>
          <w:rFonts w:cs="Times New Roman"/>
          <w:i/>
          <w:sz w:val="20"/>
          <w:szCs w:val="20"/>
          <w:lang w:val="en-GB"/>
        </w:rPr>
        <w:t>Nature Clim. Change</w:t>
      </w:r>
      <w:r w:rsidRPr="00697E49">
        <w:rPr>
          <w:rFonts w:cs="Times New Roman"/>
          <w:sz w:val="20"/>
          <w:szCs w:val="20"/>
          <w:lang w:val="en-GB"/>
        </w:rPr>
        <w:t xml:space="preserve">, </w:t>
      </w:r>
      <w:r w:rsidRPr="00697E49">
        <w:rPr>
          <w:rFonts w:cs="Times New Roman"/>
          <w:b/>
          <w:sz w:val="20"/>
          <w:szCs w:val="20"/>
          <w:lang w:val="en-GB"/>
        </w:rPr>
        <w:t>3</w:t>
      </w:r>
      <w:r w:rsidRPr="00697E49">
        <w:rPr>
          <w:rFonts w:cs="Times New Roman"/>
          <w:sz w:val="20"/>
          <w:szCs w:val="20"/>
          <w:lang w:val="en-GB"/>
        </w:rPr>
        <w:t>, doi:</w:t>
      </w:r>
      <w:r w:rsidR="00642F13">
        <w:fldChar w:fldCharType="begin"/>
      </w:r>
      <w:r w:rsidR="00642F13" w:rsidRPr="001D5B54">
        <w:rPr>
          <w:lang w:val="en-US"/>
          <w:rPrChange w:id="4752" w:author="Clotilde Pean" w:date="2021-06-21T14:15:00Z">
            <w:rPr/>
          </w:rPrChange>
        </w:rPr>
        <w:instrText xml:space="preserve"> HYPERLINK "https://dx.doi.org/10.1038/nclimate1932" </w:instrText>
      </w:r>
      <w:r w:rsidR="00642F13">
        <w:fldChar w:fldCharType="separate"/>
      </w:r>
      <w:r w:rsidRPr="00697E49">
        <w:rPr>
          <w:rStyle w:val="Hyperlink"/>
          <w:rFonts w:cs="Times New Roman"/>
          <w:sz w:val="20"/>
          <w:szCs w:val="20"/>
          <w:lang w:val="en-GB"/>
        </w:rPr>
        <w:t>10.1038/nclimate1932</w:t>
      </w:r>
      <w:r w:rsidR="00642F13">
        <w:rPr>
          <w:rStyle w:val="Hyperlink"/>
          <w:rFonts w:cs="Times New Roman"/>
          <w:sz w:val="20"/>
          <w:szCs w:val="20"/>
          <w:lang w:val="en-GB"/>
        </w:rPr>
        <w:fldChar w:fldCharType="end"/>
      </w:r>
      <w:r w:rsidRPr="00697E49">
        <w:rPr>
          <w:rFonts w:cs="Times New Roman"/>
          <w:sz w:val="20"/>
          <w:szCs w:val="20"/>
          <w:lang w:val="en-GB"/>
        </w:rPr>
        <w:t>.</w:t>
      </w:r>
    </w:p>
    <w:p w14:paraId="0AB0FBAE" w14:textId="4B6E764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Wu, P. et al., 2019: The impact of horizontal atmospheric resolution in modelling air–sea heat fluxes. </w:t>
      </w:r>
      <w:r w:rsidRPr="00697E49">
        <w:rPr>
          <w:rFonts w:cs="Times New Roman"/>
          <w:i/>
          <w:sz w:val="20"/>
          <w:szCs w:val="20"/>
          <w:lang w:val="en-GB"/>
        </w:rPr>
        <w:t>Quarterly Journal of the Royal Meteorological Society</w:t>
      </w:r>
      <w:r w:rsidRPr="00697E49">
        <w:rPr>
          <w:rFonts w:cs="Times New Roman"/>
          <w:sz w:val="20"/>
          <w:szCs w:val="20"/>
          <w:lang w:val="en-GB"/>
        </w:rPr>
        <w:t xml:space="preserve">, </w:t>
      </w:r>
      <w:r w:rsidRPr="00697E49">
        <w:rPr>
          <w:rFonts w:cs="Times New Roman"/>
          <w:b/>
          <w:sz w:val="20"/>
          <w:szCs w:val="20"/>
          <w:lang w:val="en-GB"/>
        </w:rPr>
        <w:t>145(724)</w:t>
      </w:r>
      <w:r w:rsidRPr="00697E49">
        <w:rPr>
          <w:rFonts w:cs="Times New Roman"/>
          <w:sz w:val="20"/>
          <w:szCs w:val="20"/>
          <w:lang w:val="en-GB"/>
        </w:rPr>
        <w:t>, 3271–3283, doi:</w:t>
      </w:r>
      <w:r w:rsidR="00642F13">
        <w:fldChar w:fldCharType="begin"/>
      </w:r>
      <w:r w:rsidR="00642F13" w:rsidRPr="001D5B54">
        <w:rPr>
          <w:lang w:val="en-US"/>
          <w:rPrChange w:id="4753" w:author="Clotilde Pean" w:date="2021-06-21T14:15:00Z">
            <w:rPr/>
          </w:rPrChange>
        </w:rPr>
        <w:instrText xml:space="preserve"> HYPERLINK "https://dx.doi.org/10.1002/qj.3618" </w:instrText>
      </w:r>
      <w:r w:rsidR="00642F13">
        <w:fldChar w:fldCharType="separate"/>
      </w:r>
      <w:r w:rsidRPr="00697E49">
        <w:rPr>
          <w:rStyle w:val="Hyperlink"/>
          <w:rFonts w:cs="Times New Roman"/>
          <w:sz w:val="20"/>
          <w:szCs w:val="20"/>
          <w:lang w:val="en-GB"/>
        </w:rPr>
        <w:t>10.1002/qj.3618</w:t>
      </w:r>
      <w:r w:rsidR="00642F13">
        <w:rPr>
          <w:rStyle w:val="Hyperlink"/>
          <w:rFonts w:cs="Times New Roman"/>
          <w:sz w:val="20"/>
          <w:szCs w:val="20"/>
          <w:lang w:val="en-GB"/>
        </w:rPr>
        <w:fldChar w:fldCharType="end"/>
      </w:r>
      <w:r w:rsidRPr="00697E49">
        <w:rPr>
          <w:rFonts w:cs="Times New Roman"/>
          <w:sz w:val="20"/>
          <w:szCs w:val="20"/>
          <w:lang w:val="en-GB"/>
        </w:rPr>
        <w:t>.</w:t>
      </w:r>
    </w:p>
    <w:p w14:paraId="67BC6838" w14:textId="57AECAD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Wu, T., A. Hu, F. Gao, J. Zhang, and G.A. Meehl, 2019a: New insights into natural variability and anthropogenic forcing of global/regional climate evolution. </w:t>
      </w:r>
      <w:r w:rsidRPr="00697E49">
        <w:rPr>
          <w:rFonts w:cs="Times New Roman"/>
          <w:i/>
          <w:sz w:val="20"/>
          <w:szCs w:val="20"/>
          <w:lang w:val="en-GB"/>
        </w:rPr>
        <w:t>npj Climate and Atmospheric Science</w:t>
      </w:r>
      <w:r w:rsidRPr="00697E49">
        <w:rPr>
          <w:rFonts w:cs="Times New Roman"/>
          <w:sz w:val="20"/>
          <w:szCs w:val="20"/>
          <w:lang w:val="en-GB"/>
        </w:rPr>
        <w:t xml:space="preserve">, </w:t>
      </w:r>
      <w:r w:rsidRPr="00697E49">
        <w:rPr>
          <w:rFonts w:cs="Times New Roman"/>
          <w:b/>
          <w:sz w:val="20"/>
          <w:szCs w:val="20"/>
          <w:lang w:val="en-GB"/>
        </w:rPr>
        <w:t>2(1)</w:t>
      </w:r>
      <w:r w:rsidRPr="00697E49">
        <w:rPr>
          <w:rFonts w:cs="Times New Roman"/>
          <w:sz w:val="20"/>
          <w:szCs w:val="20"/>
          <w:lang w:val="en-GB"/>
        </w:rPr>
        <w:t>, 18, doi:</w:t>
      </w:r>
      <w:r w:rsidR="00642F13">
        <w:fldChar w:fldCharType="begin"/>
      </w:r>
      <w:r w:rsidR="00642F13" w:rsidRPr="001D5B54">
        <w:rPr>
          <w:lang w:val="en-US"/>
          <w:rPrChange w:id="4754" w:author="Clotilde Pean" w:date="2021-06-21T14:15:00Z">
            <w:rPr/>
          </w:rPrChange>
        </w:rPr>
        <w:instrText xml:space="preserve"> HYPERLINK "https://dx.doi.org/10.1038/s41612-019-0075-7" </w:instrText>
      </w:r>
      <w:r w:rsidR="00642F13">
        <w:fldChar w:fldCharType="separate"/>
      </w:r>
      <w:r w:rsidRPr="00697E49">
        <w:rPr>
          <w:rStyle w:val="Hyperlink"/>
          <w:rFonts w:cs="Times New Roman"/>
          <w:sz w:val="20"/>
          <w:szCs w:val="20"/>
          <w:lang w:val="en-GB"/>
        </w:rPr>
        <w:t>10.1038/s41612-019-0075-7</w:t>
      </w:r>
      <w:r w:rsidR="00642F13">
        <w:rPr>
          <w:rStyle w:val="Hyperlink"/>
          <w:rFonts w:cs="Times New Roman"/>
          <w:sz w:val="20"/>
          <w:szCs w:val="20"/>
          <w:lang w:val="en-GB"/>
        </w:rPr>
        <w:fldChar w:fldCharType="end"/>
      </w:r>
      <w:r w:rsidRPr="00697E49">
        <w:rPr>
          <w:rFonts w:cs="Times New Roman"/>
          <w:sz w:val="20"/>
          <w:szCs w:val="20"/>
          <w:lang w:val="en-GB"/>
        </w:rPr>
        <w:t>.</w:t>
      </w:r>
    </w:p>
    <w:p w14:paraId="67A93B54" w14:textId="0F17E54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Wu, T. et al., 2019b: The Beijing Climate Center Climate System Model (BCC-CSM): the main progress from CMIP5 to CMIP6.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12(4)</w:t>
      </w:r>
      <w:r w:rsidRPr="00697E49">
        <w:rPr>
          <w:rFonts w:cs="Times New Roman"/>
          <w:sz w:val="20"/>
          <w:szCs w:val="20"/>
          <w:lang w:val="en-GB"/>
        </w:rPr>
        <w:t>, 1573–1600, doi:</w:t>
      </w:r>
      <w:r w:rsidR="00642F13">
        <w:fldChar w:fldCharType="begin"/>
      </w:r>
      <w:r w:rsidR="00642F13" w:rsidRPr="001D5B54">
        <w:rPr>
          <w:lang w:val="en-US"/>
          <w:rPrChange w:id="4755" w:author="Clotilde Pean" w:date="2021-06-21T14:15:00Z">
            <w:rPr/>
          </w:rPrChange>
        </w:rPr>
        <w:instrText xml:space="preserve"> HYPERLINK "https://dx.doi.org/10.5194/gmd-12-1573-2019" </w:instrText>
      </w:r>
      <w:r w:rsidR="00642F13">
        <w:fldChar w:fldCharType="separate"/>
      </w:r>
      <w:r w:rsidRPr="00697E49">
        <w:rPr>
          <w:rStyle w:val="Hyperlink"/>
          <w:rFonts w:cs="Times New Roman"/>
          <w:sz w:val="20"/>
          <w:szCs w:val="20"/>
          <w:lang w:val="en-GB"/>
        </w:rPr>
        <w:t>10.5194/gmd-12-1573-2019</w:t>
      </w:r>
      <w:r w:rsidR="00642F13">
        <w:rPr>
          <w:rStyle w:val="Hyperlink"/>
          <w:rFonts w:cs="Times New Roman"/>
          <w:sz w:val="20"/>
          <w:szCs w:val="20"/>
          <w:lang w:val="en-GB"/>
        </w:rPr>
        <w:fldChar w:fldCharType="end"/>
      </w:r>
      <w:r w:rsidRPr="00697E49">
        <w:rPr>
          <w:rFonts w:cs="Times New Roman"/>
          <w:sz w:val="20"/>
          <w:szCs w:val="20"/>
          <w:lang w:val="en-GB"/>
        </w:rPr>
        <w:t>.</w:t>
      </w:r>
    </w:p>
    <w:p w14:paraId="22C3DB97" w14:textId="1CDEB5C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Wu, T. et al., 2020: Beijing Climate Center Earth System Model version 1 (BCC-ESM1): model description and evaluation of aerosol simulations. </w:t>
      </w:r>
      <w:r w:rsidRPr="00697E49">
        <w:rPr>
          <w:rFonts w:cs="Times New Roman"/>
          <w:i/>
          <w:sz w:val="20"/>
          <w:szCs w:val="20"/>
          <w:lang w:val="en-GB"/>
        </w:rPr>
        <w:t>Geoscientific Model Development</w:t>
      </w:r>
      <w:r w:rsidRPr="00697E49">
        <w:rPr>
          <w:rFonts w:cs="Times New Roman"/>
          <w:sz w:val="20"/>
          <w:szCs w:val="20"/>
          <w:lang w:val="en-GB"/>
        </w:rPr>
        <w:t xml:space="preserve">, </w:t>
      </w:r>
      <w:r w:rsidRPr="00697E49">
        <w:rPr>
          <w:rFonts w:cs="Times New Roman"/>
          <w:b/>
          <w:sz w:val="20"/>
          <w:szCs w:val="20"/>
          <w:lang w:val="en-GB"/>
        </w:rPr>
        <w:t>13(3)</w:t>
      </w:r>
      <w:r w:rsidRPr="00697E49">
        <w:rPr>
          <w:rFonts w:cs="Times New Roman"/>
          <w:sz w:val="20"/>
          <w:szCs w:val="20"/>
          <w:lang w:val="en-GB"/>
        </w:rPr>
        <w:t>, 977–1005, doi:</w:t>
      </w:r>
      <w:r w:rsidR="00642F13">
        <w:fldChar w:fldCharType="begin"/>
      </w:r>
      <w:r w:rsidR="00642F13" w:rsidRPr="001D5B54">
        <w:rPr>
          <w:lang w:val="en-US"/>
          <w:rPrChange w:id="4756" w:author="Clotilde Pean" w:date="2021-06-21T14:15:00Z">
            <w:rPr/>
          </w:rPrChange>
        </w:rPr>
        <w:instrText xml:space="preserve"> HYPERLINK "https://dx.doi.org/10.5194/gmd-13-977-2020" </w:instrText>
      </w:r>
      <w:r w:rsidR="00642F13">
        <w:fldChar w:fldCharType="separate"/>
      </w:r>
      <w:r w:rsidRPr="00697E49">
        <w:rPr>
          <w:rStyle w:val="Hyperlink"/>
          <w:rFonts w:cs="Times New Roman"/>
          <w:sz w:val="20"/>
          <w:szCs w:val="20"/>
          <w:lang w:val="en-GB"/>
        </w:rPr>
        <w:t>10.5194/gmd-13-977-2020</w:t>
      </w:r>
      <w:r w:rsidR="00642F13">
        <w:rPr>
          <w:rStyle w:val="Hyperlink"/>
          <w:rFonts w:cs="Times New Roman"/>
          <w:sz w:val="20"/>
          <w:szCs w:val="20"/>
          <w:lang w:val="en-GB"/>
        </w:rPr>
        <w:fldChar w:fldCharType="end"/>
      </w:r>
      <w:r w:rsidRPr="00697E49">
        <w:rPr>
          <w:rFonts w:cs="Times New Roman"/>
          <w:sz w:val="20"/>
          <w:szCs w:val="20"/>
          <w:lang w:val="en-GB"/>
        </w:rPr>
        <w:t>.</w:t>
      </w:r>
    </w:p>
    <w:p w14:paraId="26EF8934" w14:textId="10FC183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Wu, Z. and T. Reichler, 2020: Variations in the Frequency of Stratospheric Sudden Warmings in CMIP5 and CMIP6 and Possible Causes.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33(23)</w:t>
      </w:r>
      <w:r w:rsidRPr="00697E49">
        <w:rPr>
          <w:rFonts w:cs="Times New Roman"/>
          <w:sz w:val="20"/>
          <w:szCs w:val="20"/>
          <w:lang w:val="en-GB"/>
        </w:rPr>
        <w:t>, 10305–10320, doi:</w:t>
      </w:r>
      <w:r w:rsidR="00642F13">
        <w:fldChar w:fldCharType="begin"/>
      </w:r>
      <w:r w:rsidR="00642F13" w:rsidRPr="001D5B54">
        <w:rPr>
          <w:lang w:val="en-US"/>
          <w:rPrChange w:id="4757" w:author="Clotilde Pean" w:date="2021-06-21T14:15:00Z">
            <w:rPr/>
          </w:rPrChange>
        </w:rPr>
        <w:instrText xml:space="preserve"> HYPERLINK "https://dx.doi.org/10.1175/jcli-d-20-0104.1" </w:instrText>
      </w:r>
      <w:r w:rsidR="00642F13">
        <w:fldChar w:fldCharType="separate"/>
      </w:r>
      <w:r w:rsidRPr="00697E49">
        <w:rPr>
          <w:rStyle w:val="Hyperlink"/>
          <w:rFonts w:cs="Times New Roman"/>
          <w:sz w:val="20"/>
          <w:szCs w:val="20"/>
          <w:lang w:val="en-GB"/>
        </w:rPr>
        <w:t>10.1175/jcli-d-20-0104.1</w:t>
      </w:r>
      <w:r w:rsidR="00642F13">
        <w:rPr>
          <w:rStyle w:val="Hyperlink"/>
          <w:rFonts w:cs="Times New Roman"/>
          <w:sz w:val="20"/>
          <w:szCs w:val="20"/>
          <w:lang w:val="en-GB"/>
        </w:rPr>
        <w:fldChar w:fldCharType="end"/>
      </w:r>
      <w:r w:rsidRPr="00697E49">
        <w:rPr>
          <w:rFonts w:cs="Times New Roman"/>
          <w:sz w:val="20"/>
          <w:szCs w:val="20"/>
          <w:lang w:val="en-GB"/>
        </w:rPr>
        <w:t>.</w:t>
      </w:r>
    </w:p>
    <w:p w14:paraId="3239DE35" w14:textId="2D11BD6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Xiao, L., T. Che, L. Chen, H. Xie, and L. Dai, 2017: Quantifying Snow Albedo Radiative Forcing and Its Feedback during 2003–2016. </w:t>
      </w:r>
      <w:r w:rsidRPr="00697E49">
        <w:rPr>
          <w:rFonts w:cs="Times New Roman"/>
          <w:i/>
          <w:sz w:val="20"/>
          <w:szCs w:val="20"/>
          <w:lang w:val="en-GB"/>
        </w:rPr>
        <w:t>Remote Sensing</w:t>
      </w:r>
      <w:r w:rsidRPr="00697E49">
        <w:rPr>
          <w:rFonts w:cs="Times New Roman"/>
          <w:sz w:val="20"/>
          <w:szCs w:val="20"/>
          <w:lang w:val="en-GB"/>
        </w:rPr>
        <w:t xml:space="preserve">, </w:t>
      </w:r>
      <w:r w:rsidRPr="00697E49">
        <w:rPr>
          <w:rFonts w:cs="Times New Roman"/>
          <w:b/>
          <w:sz w:val="20"/>
          <w:szCs w:val="20"/>
          <w:lang w:val="en-GB"/>
        </w:rPr>
        <w:t>9(9)</w:t>
      </w:r>
      <w:r w:rsidRPr="00697E49">
        <w:rPr>
          <w:rFonts w:cs="Times New Roman"/>
          <w:sz w:val="20"/>
          <w:szCs w:val="20"/>
          <w:lang w:val="en-GB"/>
        </w:rPr>
        <w:t>, 883, doi:</w:t>
      </w:r>
      <w:r w:rsidR="00642F13">
        <w:fldChar w:fldCharType="begin"/>
      </w:r>
      <w:r w:rsidR="00642F13" w:rsidRPr="001D5B54">
        <w:rPr>
          <w:lang w:val="en-US"/>
          <w:rPrChange w:id="4758" w:author="Clotilde Pean" w:date="2021-06-21T14:15:00Z">
            <w:rPr/>
          </w:rPrChange>
        </w:rPr>
        <w:instrText xml:space="preserve"> HYPERLINK "https://dx.doi.org/10.3390/rs9090883" </w:instrText>
      </w:r>
      <w:r w:rsidR="00642F13">
        <w:fldChar w:fldCharType="separate"/>
      </w:r>
      <w:r w:rsidRPr="00697E49">
        <w:rPr>
          <w:rStyle w:val="Hyperlink"/>
          <w:rFonts w:cs="Times New Roman"/>
          <w:sz w:val="20"/>
          <w:szCs w:val="20"/>
          <w:lang w:val="en-GB"/>
        </w:rPr>
        <w:t>10.3390/rs9090883</w:t>
      </w:r>
      <w:r w:rsidR="00642F13">
        <w:rPr>
          <w:rStyle w:val="Hyperlink"/>
          <w:rFonts w:cs="Times New Roman"/>
          <w:sz w:val="20"/>
          <w:szCs w:val="20"/>
          <w:lang w:val="en-GB"/>
        </w:rPr>
        <w:fldChar w:fldCharType="end"/>
      </w:r>
      <w:r w:rsidRPr="00697E49">
        <w:rPr>
          <w:rFonts w:cs="Times New Roman"/>
          <w:sz w:val="20"/>
          <w:szCs w:val="20"/>
          <w:lang w:val="en-GB"/>
        </w:rPr>
        <w:t>.</w:t>
      </w:r>
    </w:p>
    <w:p w14:paraId="1C9B7787" w14:textId="3C7159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Xie, S.-P. et al., 2010: Global Warming Pattern Formation: Sea Surface Temperature and Rainfall.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23(4)</w:t>
      </w:r>
      <w:r w:rsidRPr="00697E49">
        <w:rPr>
          <w:rFonts w:cs="Times New Roman"/>
          <w:sz w:val="20"/>
          <w:szCs w:val="20"/>
          <w:lang w:val="en-GB"/>
        </w:rPr>
        <w:t>, 966–986, doi:</w:t>
      </w:r>
      <w:r w:rsidR="00642F13">
        <w:fldChar w:fldCharType="begin"/>
      </w:r>
      <w:r w:rsidR="00642F13" w:rsidRPr="001D5B54">
        <w:rPr>
          <w:lang w:val="en-US"/>
          <w:rPrChange w:id="4759" w:author="Clotilde Pean" w:date="2021-06-21T14:15:00Z">
            <w:rPr/>
          </w:rPrChange>
        </w:rPr>
        <w:instrText xml:space="preserve"> HYPERLINK "https://dx.doi.org/10.1175/2009jcli3329.1" </w:instrText>
      </w:r>
      <w:r w:rsidR="00642F13">
        <w:fldChar w:fldCharType="separate"/>
      </w:r>
      <w:r w:rsidRPr="00697E49">
        <w:rPr>
          <w:rStyle w:val="Hyperlink"/>
          <w:rFonts w:cs="Times New Roman"/>
          <w:sz w:val="20"/>
          <w:szCs w:val="20"/>
          <w:lang w:val="en-GB"/>
        </w:rPr>
        <w:t>10.1175/2009jcli3329.1</w:t>
      </w:r>
      <w:r w:rsidR="00642F13">
        <w:rPr>
          <w:rStyle w:val="Hyperlink"/>
          <w:rFonts w:cs="Times New Roman"/>
          <w:sz w:val="20"/>
          <w:szCs w:val="20"/>
          <w:lang w:val="en-GB"/>
        </w:rPr>
        <w:fldChar w:fldCharType="end"/>
      </w:r>
      <w:r w:rsidRPr="00697E49">
        <w:rPr>
          <w:rFonts w:cs="Times New Roman"/>
          <w:sz w:val="20"/>
          <w:szCs w:val="20"/>
          <w:lang w:val="en-GB"/>
        </w:rPr>
        <w:t>.</w:t>
      </w:r>
    </w:p>
    <w:p w14:paraId="638766E6" w14:textId="12B15CB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Xu, T., Z. Shi, and Z. An, 2018: Responses of ENSO and NAO to the external radiative forcing during the last millennium: Results from CCSM4 and MPI-ESM-P simulations. </w:t>
      </w:r>
      <w:r w:rsidRPr="00697E49">
        <w:rPr>
          <w:rFonts w:cs="Times New Roman"/>
          <w:i/>
          <w:sz w:val="20"/>
          <w:szCs w:val="20"/>
          <w:lang w:val="en-GB"/>
        </w:rPr>
        <w:t>Quaternary International</w:t>
      </w:r>
      <w:r w:rsidRPr="00697E49">
        <w:rPr>
          <w:rFonts w:cs="Times New Roman"/>
          <w:sz w:val="20"/>
          <w:szCs w:val="20"/>
          <w:lang w:val="en-GB"/>
        </w:rPr>
        <w:t xml:space="preserve">, </w:t>
      </w:r>
      <w:r w:rsidRPr="00697E49">
        <w:rPr>
          <w:rFonts w:cs="Times New Roman"/>
          <w:b/>
          <w:sz w:val="20"/>
          <w:szCs w:val="20"/>
          <w:lang w:val="en-GB"/>
        </w:rPr>
        <w:t>487</w:t>
      </w:r>
      <w:r w:rsidRPr="00697E49">
        <w:rPr>
          <w:rFonts w:cs="Times New Roman"/>
          <w:sz w:val="20"/>
          <w:szCs w:val="20"/>
          <w:lang w:val="en-GB"/>
        </w:rPr>
        <w:t>, 99–111, doi:</w:t>
      </w:r>
      <w:r w:rsidR="00642F13">
        <w:fldChar w:fldCharType="begin"/>
      </w:r>
      <w:r w:rsidR="00642F13" w:rsidRPr="001D5B54">
        <w:rPr>
          <w:lang w:val="en-US"/>
          <w:rPrChange w:id="4760" w:author="Clotilde Pean" w:date="2021-06-21T14:15:00Z">
            <w:rPr/>
          </w:rPrChange>
        </w:rPr>
        <w:instrText xml:space="preserve"> HYPERLINK "https://dx.doi.org/10.1016/j.quaint.2017.12.038" </w:instrText>
      </w:r>
      <w:r w:rsidR="00642F13">
        <w:fldChar w:fldCharType="separate"/>
      </w:r>
      <w:r w:rsidRPr="00697E49">
        <w:rPr>
          <w:rStyle w:val="Hyperlink"/>
          <w:rFonts w:cs="Times New Roman"/>
          <w:sz w:val="20"/>
          <w:szCs w:val="20"/>
          <w:lang w:val="en-GB"/>
        </w:rPr>
        <w:t>10.1016/j.quaint.2017.12.038</w:t>
      </w:r>
      <w:r w:rsidR="00642F13">
        <w:rPr>
          <w:rStyle w:val="Hyperlink"/>
          <w:rFonts w:cs="Times New Roman"/>
          <w:sz w:val="20"/>
          <w:szCs w:val="20"/>
          <w:lang w:val="en-GB"/>
        </w:rPr>
        <w:fldChar w:fldCharType="end"/>
      </w:r>
      <w:r w:rsidRPr="00697E49">
        <w:rPr>
          <w:rFonts w:cs="Times New Roman"/>
          <w:sz w:val="20"/>
          <w:szCs w:val="20"/>
          <w:lang w:val="en-GB"/>
        </w:rPr>
        <w:t>.</w:t>
      </w:r>
    </w:p>
    <w:p w14:paraId="393E0D2E" w14:textId="793DA37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Xu, Y. and A. Hu, 2018: How Would the Twenty-First-Century Warming Influence Pacific Decadal Variability and Its Connection to North American Rainfall: Assessment Based on a Revised Procedure for the IPO/PDO.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31(4)</w:t>
      </w:r>
      <w:r w:rsidRPr="00697E49">
        <w:rPr>
          <w:rFonts w:cs="Times New Roman"/>
          <w:sz w:val="20"/>
          <w:szCs w:val="20"/>
          <w:lang w:val="en-GB"/>
        </w:rPr>
        <w:t>, 1547–1563, doi:</w:t>
      </w:r>
      <w:r w:rsidR="00642F13">
        <w:fldChar w:fldCharType="begin"/>
      </w:r>
      <w:r w:rsidR="00642F13" w:rsidRPr="001D5B54">
        <w:rPr>
          <w:lang w:val="en-US"/>
          <w:rPrChange w:id="4761" w:author="Clotilde Pean" w:date="2021-06-21T14:15:00Z">
            <w:rPr/>
          </w:rPrChange>
        </w:rPr>
        <w:instrText xml:space="preserve"> HYPERLINK "https://dx.doi.org/10.1175/jcli-d-17-0319.1" </w:instrText>
      </w:r>
      <w:r w:rsidR="00642F13">
        <w:fldChar w:fldCharType="separate"/>
      </w:r>
      <w:r w:rsidRPr="00697E49">
        <w:rPr>
          <w:rStyle w:val="Hyperlink"/>
          <w:rFonts w:cs="Times New Roman"/>
          <w:sz w:val="20"/>
          <w:szCs w:val="20"/>
          <w:lang w:val="en-GB"/>
        </w:rPr>
        <w:t>10.1175/jcli-d-17-0319.1</w:t>
      </w:r>
      <w:r w:rsidR="00642F13">
        <w:rPr>
          <w:rStyle w:val="Hyperlink"/>
          <w:rFonts w:cs="Times New Roman"/>
          <w:sz w:val="20"/>
          <w:szCs w:val="20"/>
          <w:lang w:val="en-GB"/>
        </w:rPr>
        <w:fldChar w:fldCharType="end"/>
      </w:r>
      <w:r w:rsidRPr="00697E49">
        <w:rPr>
          <w:rFonts w:cs="Times New Roman"/>
          <w:sz w:val="20"/>
          <w:szCs w:val="20"/>
          <w:lang w:val="en-GB"/>
        </w:rPr>
        <w:t>.</w:t>
      </w:r>
    </w:p>
    <w:p w14:paraId="4CB4AC73" w14:textId="34BFDF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Xu, Z., P. Chang, I. Richter, W. Kim, and G. Tang, 2014: Diagnosing southeast tropical Atlantic SST and ocean </w:t>
      </w:r>
      <w:r w:rsidRPr="00697E49">
        <w:rPr>
          <w:rFonts w:cs="Times New Roman"/>
          <w:sz w:val="20"/>
          <w:szCs w:val="20"/>
          <w:lang w:val="en-GB"/>
        </w:rPr>
        <w:lastRenderedPageBreak/>
        <w:t xml:space="preserve">circulation biases in the CMIP5 ensemble.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43(11)</w:t>
      </w:r>
      <w:r w:rsidRPr="00697E49">
        <w:rPr>
          <w:rFonts w:cs="Times New Roman"/>
          <w:sz w:val="20"/>
          <w:szCs w:val="20"/>
          <w:lang w:val="en-GB"/>
        </w:rPr>
        <w:t>, 3123–3145, doi:</w:t>
      </w:r>
      <w:r w:rsidR="00642F13">
        <w:fldChar w:fldCharType="begin"/>
      </w:r>
      <w:r w:rsidR="00642F13" w:rsidRPr="001D5B54">
        <w:rPr>
          <w:lang w:val="en-US"/>
          <w:rPrChange w:id="4762" w:author="Clotilde Pean" w:date="2021-06-21T14:15:00Z">
            <w:rPr/>
          </w:rPrChange>
        </w:rPr>
        <w:instrText xml:space="preserve"> HYPERLINK "https://dx.doi.org/10.1007/s00382-014-2247-9" </w:instrText>
      </w:r>
      <w:r w:rsidR="00642F13">
        <w:fldChar w:fldCharType="separate"/>
      </w:r>
      <w:r w:rsidRPr="00697E49">
        <w:rPr>
          <w:rStyle w:val="Hyperlink"/>
          <w:rFonts w:cs="Times New Roman"/>
          <w:sz w:val="20"/>
          <w:szCs w:val="20"/>
          <w:lang w:val="en-GB"/>
        </w:rPr>
        <w:t>10.1007/s00382-014-2247-9</w:t>
      </w:r>
      <w:r w:rsidR="00642F13">
        <w:rPr>
          <w:rStyle w:val="Hyperlink"/>
          <w:rFonts w:cs="Times New Roman"/>
          <w:sz w:val="20"/>
          <w:szCs w:val="20"/>
          <w:lang w:val="en-GB"/>
        </w:rPr>
        <w:fldChar w:fldCharType="end"/>
      </w:r>
      <w:r w:rsidRPr="00697E49">
        <w:rPr>
          <w:rFonts w:cs="Times New Roman"/>
          <w:sz w:val="20"/>
          <w:szCs w:val="20"/>
          <w:lang w:val="en-GB"/>
        </w:rPr>
        <w:t>.</w:t>
      </w:r>
    </w:p>
    <w:p w14:paraId="3FEE8C24" w14:textId="6B006DB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 M., B. Wang, and J. Liu, 2016: Global monsoon change during the Last Glacial Maximum: a multi-model study.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47(1–2)</w:t>
      </w:r>
      <w:r w:rsidRPr="00697E49">
        <w:rPr>
          <w:rFonts w:cs="Times New Roman"/>
          <w:sz w:val="20"/>
          <w:szCs w:val="20"/>
          <w:lang w:val="en-GB"/>
        </w:rPr>
        <w:t>, 359–374, doi:</w:t>
      </w:r>
      <w:r w:rsidR="00642F13">
        <w:fldChar w:fldCharType="begin"/>
      </w:r>
      <w:r w:rsidR="00642F13" w:rsidRPr="001D5B54">
        <w:rPr>
          <w:lang w:val="en-US"/>
          <w:rPrChange w:id="4763" w:author="Clotilde Pean" w:date="2021-06-21T14:15:00Z">
            <w:rPr/>
          </w:rPrChange>
        </w:rPr>
        <w:instrText xml:space="preserve"> HYPERLINK "https://dx.doi.org/10.1007/s00382-015-2841-5" </w:instrText>
      </w:r>
      <w:r w:rsidR="00642F13">
        <w:fldChar w:fldCharType="separate"/>
      </w:r>
      <w:r w:rsidRPr="00697E49">
        <w:rPr>
          <w:rStyle w:val="Hyperlink"/>
          <w:rFonts w:cs="Times New Roman"/>
          <w:sz w:val="20"/>
          <w:szCs w:val="20"/>
          <w:lang w:val="en-GB"/>
        </w:rPr>
        <w:t>10.1007/s00382-015-2841-5</w:t>
      </w:r>
      <w:r w:rsidR="00642F13">
        <w:rPr>
          <w:rStyle w:val="Hyperlink"/>
          <w:rFonts w:cs="Times New Roman"/>
          <w:sz w:val="20"/>
          <w:szCs w:val="20"/>
          <w:lang w:val="en-GB"/>
        </w:rPr>
        <w:fldChar w:fldCharType="end"/>
      </w:r>
      <w:r w:rsidRPr="00697E49">
        <w:rPr>
          <w:rFonts w:cs="Times New Roman"/>
          <w:sz w:val="20"/>
          <w:szCs w:val="20"/>
          <w:lang w:val="en-GB"/>
        </w:rPr>
        <w:t>.</w:t>
      </w:r>
    </w:p>
    <w:p w14:paraId="0A7CF672" w14:textId="07D6296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 X., T. DelSole, and M.K. Tippett, 2016: What Surface Observations Are Important for Separating the Influences of Anthropogenic Aerosols from Other Forcings?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29(11)</w:t>
      </w:r>
      <w:r w:rsidRPr="00697E49">
        <w:rPr>
          <w:rFonts w:cs="Times New Roman"/>
          <w:sz w:val="20"/>
          <w:szCs w:val="20"/>
          <w:lang w:val="en-GB"/>
        </w:rPr>
        <w:t>, 4165–4184, doi:</w:t>
      </w:r>
      <w:r w:rsidR="00642F13">
        <w:fldChar w:fldCharType="begin"/>
      </w:r>
      <w:r w:rsidR="00642F13" w:rsidRPr="001D5B54">
        <w:rPr>
          <w:lang w:val="en-US"/>
          <w:rPrChange w:id="4764" w:author="Clotilde Pean" w:date="2021-06-21T14:15:00Z">
            <w:rPr/>
          </w:rPrChange>
        </w:rPr>
        <w:instrText xml:space="preserve"> HYPERLINK "https://dx.doi.org/10.1175/jcli-d-15-0667.1" </w:instrText>
      </w:r>
      <w:r w:rsidR="00642F13">
        <w:fldChar w:fldCharType="separate"/>
      </w:r>
      <w:r w:rsidRPr="00697E49">
        <w:rPr>
          <w:rStyle w:val="Hyperlink"/>
          <w:rFonts w:cs="Times New Roman"/>
          <w:sz w:val="20"/>
          <w:szCs w:val="20"/>
          <w:lang w:val="en-GB"/>
        </w:rPr>
        <w:t>10.1175/jcli-d-15-0667.1</w:t>
      </w:r>
      <w:r w:rsidR="00642F13">
        <w:rPr>
          <w:rStyle w:val="Hyperlink"/>
          <w:rFonts w:cs="Times New Roman"/>
          <w:sz w:val="20"/>
          <w:szCs w:val="20"/>
          <w:lang w:val="en-GB"/>
        </w:rPr>
        <w:fldChar w:fldCharType="end"/>
      </w:r>
      <w:r w:rsidRPr="00697E49">
        <w:rPr>
          <w:rFonts w:cs="Times New Roman"/>
          <w:sz w:val="20"/>
          <w:szCs w:val="20"/>
          <w:lang w:val="en-GB"/>
        </w:rPr>
        <w:t>.</w:t>
      </w:r>
    </w:p>
    <w:p w14:paraId="3DFF4AA8" w14:textId="2AE5631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 X., R. Zhang, and T.R. Knutson, 2018: Underestimated AMOC Variability and Implications for AMV and Predictability in CMIP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45(9)</w:t>
      </w:r>
      <w:r w:rsidRPr="00697E49">
        <w:rPr>
          <w:rFonts w:cs="Times New Roman"/>
          <w:sz w:val="20"/>
          <w:szCs w:val="20"/>
          <w:lang w:val="en-GB"/>
        </w:rPr>
        <w:t>, 4319–4328, doi:</w:t>
      </w:r>
      <w:r w:rsidR="00642F13">
        <w:fldChar w:fldCharType="begin"/>
      </w:r>
      <w:r w:rsidR="00642F13" w:rsidRPr="001D5B54">
        <w:rPr>
          <w:lang w:val="en-US"/>
          <w:rPrChange w:id="4765" w:author="Clotilde Pean" w:date="2021-06-21T14:15:00Z">
            <w:rPr/>
          </w:rPrChange>
        </w:rPr>
        <w:instrText xml:space="preserve"> HYPERLINK "https://dx.doi.org/10.1029/2018gl077378" </w:instrText>
      </w:r>
      <w:r w:rsidR="00642F13">
        <w:fldChar w:fldCharType="separate"/>
      </w:r>
      <w:r w:rsidRPr="00697E49">
        <w:rPr>
          <w:rStyle w:val="Hyperlink"/>
          <w:rFonts w:cs="Times New Roman"/>
          <w:sz w:val="20"/>
          <w:szCs w:val="20"/>
          <w:lang w:val="en-GB"/>
        </w:rPr>
        <w:t>10.1029/2018gl077378</w:t>
      </w:r>
      <w:r w:rsidR="00642F13">
        <w:rPr>
          <w:rStyle w:val="Hyperlink"/>
          <w:rFonts w:cs="Times New Roman"/>
          <w:sz w:val="20"/>
          <w:szCs w:val="20"/>
          <w:lang w:val="en-GB"/>
        </w:rPr>
        <w:fldChar w:fldCharType="end"/>
      </w:r>
      <w:r w:rsidRPr="00697E49">
        <w:rPr>
          <w:rFonts w:cs="Times New Roman"/>
          <w:sz w:val="20"/>
          <w:szCs w:val="20"/>
          <w:lang w:val="en-GB"/>
        </w:rPr>
        <w:t>.</w:t>
      </w:r>
    </w:p>
    <w:p w14:paraId="3D175C39" w14:textId="4C5B3AF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 X.H. et al., 2016: The global warming hiatus: Slowdown or redistribution? </w:t>
      </w:r>
      <w:r w:rsidRPr="00697E49">
        <w:rPr>
          <w:rFonts w:cs="Times New Roman"/>
          <w:i/>
          <w:sz w:val="20"/>
          <w:szCs w:val="20"/>
          <w:lang w:val="en-GB"/>
        </w:rPr>
        <w:t>Earth’s Future</w:t>
      </w:r>
      <w:r w:rsidRPr="00697E49">
        <w:rPr>
          <w:rFonts w:cs="Times New Roman"/>
          <w:sz w:val="20"/>
          <w:szCs w:val="20"/>
          <w:lang w:val="en-GB"/>
        </w:rPr>
        <w:t xml:space="preserve">, </w:t>
      </w:r>
      <w:r w:rsidRPr="00697E49">
        <w:rPr>
          <w:rFonts w:cs="Times New Roman"/>
          <w:b/>
          <w:sz w:val="20"/>
          <w:szCs w:val="20"/>
          <w:lang w:val="en-GB"/>
        </w:rPr>
        <w:t>4(11)</w:t>
      </w:r>
      <w:r w:rsidRPr="00697E49">
        <w:rPr>
          <w:rFonts w:cs="Times New Roman"/>
          <w:sz w:val="20"/>
          <w:szCs w:val="20"/>
          <w:lang w:val="en-GB"/>
        </w:rPr>
        <w:t>, 472–482, doi:</w:t>
      </w:r>
      <w:r w:rsidR="00642F13">
        <w:fldChar w:fldCharType="begin"/>
      </w:r>
      <w:r w:rsidR="00642F13" w:rsidRPr="001D5B54">
        <w:rPr>
          <w:lang w:val="en-US"/>
          <w:rPrChange w:id="4766" w:author="Clotilde Pean" w:date="2021-06-21T14:15:00Z">
            <w:rPr/>
          </w:rPrChange>
        </w:rPr>
        <w:instrText xml:space="preserve"> HYPERLINK "https://dx.doi.org/10.1002/2016ef000417" </w:instrText>
      </w:r>
      <w:r w:rsidR="00642F13">
        <w:fldChar w:fldCharType="separate"/>
      </w:r>
      <w:r w:rsidRPr="00697E49">
        <w:rPr>
          <w:rStyle w:val="Hyperlink"/>
          <w:rFonts w:cs="Times New Roman"/>
          <w:sz w:val="20"/>
          <w:szCs w:val="20"/>
          <w:lang w:val="en-GB"/>
        </w:rPr>
        <w:t>10.1002/2016ef000417</w:t>
      </w:r>
      <w:r w:rsidR="00642F13">
        <w:rPr>
          <w:rStyle w:val="Hyperlink"/>
          <w:rFonts w:cs="Times New Roman"/>
          <w:sz w:val="20"/>
          <w:szCs w:val="20"/>
          <w:lang w:val="en-GB"/>
        </w:rPr>
        <w:fldChar w:fldCharType="end"/>
      </w:r>
      <w:r w:rsidRPr="00697E49">
        <w:rPr>
          <w:rFonts w:cs="Times New Roman"/>
          <w:sz w:val="20"/>
          <w:szCs w:val="20"/>
          <w:lang w:val="en-GB"/>
        </w:rPr>
        <w:t>.</w:t>
      </w:r>
    </w:p>
    <w:p w14:paraId="62F31151" w14:textId="455B0E3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Yang, H. et al., 2017: Regional patterns of future runoff changes from Earth system models constrained by observation.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44(11)</w:t>
      </w:r>
      <w:r w:rsidRPr="00697E49">
        <w:rPr>
          <w:rFonts w:cs="Times New Roman"/>
          <w:sz w:val="20"/>
          <w:szCs w:val="20"/>
          <w:lang w:val="en-GB"/>
        </w:rPr>
        <w:t>, 5540–5549, doi:</w:t>
      </w:r>
      <w:r w:rsidR="00642F13">
        <w:fldChar w:fldCharType="begin"/>
      </w:r>
      <w:r w:rsidR="00642F13" w:rsidRPr="001D5B54">
        <w:rPr>
          <w:lang w:val="en-US"/>
          <w:rPrChange w:id="4767" w:author="Clotilde Pean" w:date="2021-06-21T14:15:00Z">
            <w:rPr/>
          </w:rPrChange>
        </w:rPr>
        <w:instrText xml:space="preserve"> HYPERLINK "https://dx.doi.org/10.1002/2017gl073454" </w:instrText>
      </w:r>
      <w:r w:rsidR="00642F13">
        <w:fldChar w:fldCharType="separate"/>
      </w:r>
      <w:r w:rsidRPr="00697E49">
        <w:rPr>
          <w:rStyle w:val="Hyperlink"/>
          <w:rFonts w:cs="Times New Roman"/>
          <w:sz w:val="20"/>
          <w:szCs w:val="20"/>
          <w:lang w:val="en-GB"/>
        </w:rPr>
        <w:t>10.1002/2017gl073454</w:t>
      </w:r>
      <w:r w:rsidR="00642F13">
        <w:rPr>
          <w:rStyle w:val="Hyperlink"/>
          <w:rFonts w:cs="Times New Roman"/>
          <w:sz w:val="20"/>
          <w:szCs w:val="20"/>
          <w:lang w:val="en-GB"/>
        </w:rPr>
        <w:fldChar w:fldCharType="end"/>
      </w:r>
      <w:r w:rsidRPr="00697E49">
        <w:rPr>
          <w:rFonts w:cs="Times New Roman"/>
          <w:sz w:val="20"/>
          <w:szCs w:val="20"/>
          <w:lang w:val="en-GB"/>
        </w:rPr>
        <w:t>.</w:t>
      </w:r>
    </w:p>
    <w:p w14:paraId="513DA09C" w14:textId="75DE7EA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Yang, H. et al., 2018: Changing the retention properties of catchments and their influence on runoff under climate change. </w:t>
      </w:r>
      <w:r w:rsidRPr="00697E49">
        <w:rPr>
          <w:rFonts w:cs="Times New Roman"/>
          <w:i/>
          <w:sz w:val="20"/>
          <w:szCs w:val="20"/>
          <w:lang w:val="en-GB"/>
        </w:rPr>
        <w:t>Environmental Research Letters</w:t>
      </w:r>
      <w:r w:rsidRPr="00697E49">
        <w:rPr>
          <w:rFonts w:cs="Times New Roman"/>
          <w:sz w:val="20"/>
          <w:szCs w:val="20"/>
          <w:lang w:val="en-GB"/>
        </w:rPr>
        <w:t>, doi:</w:t>
      </w:r>
      <w:r w:rsidR="00642F13">
        <w:fldChar w:fldCharType="begin"/>
      </w:r>
      <w:r w:rsidR="00642F13" w:rsidRPr="001D5B54">
        <w:rPr>
          <w:lang w:val="en-US"/>
          <w:rPrChange w:id="4768" w:author="Clotilde Pean" w:date="2021-06-21T14:15:00Z">
            <w:rPr/>
          </w:rPrChange>
        </w:rPr>
        <w:instrText xml:space="preserve"> HYPERLINK "https://dx.doi.org/10.1088/1748-9326/aadd32" </w:instrText>
      </w:r>
      <w:r w:rsidR="00642F13">
        <w:fldChar w:fldCharType="separate"/>
      </w:r>
      <w:r w:rsidRPr="00697E49">
        <w:rPr>
          <w:rStyle w:val="Hyperlink"/>
          <w:rFonts w:cs="Times New Roman"/>
          <w:sz w:val="20"/>
          <w:szCs w:val="20"/>
          <w:lang w:val="en-GB"/>
        </w:rPr>
        <w:t>10.1088/1748-9326/aadd32</w:t>
      </w:r>
      <w:r w:rsidR="00642F13">
        <w:rPr>
          <w:rStyle w:val="Hyperlink"/>
          <w:rFonts w:cs="Times New Roman"/>
          <w:sz w:val="20"/>
          <w:szCs w:val="20"/>
          <w:lang w:val="en-GB"/>
        </w:rPr>
        <w:fldChar w:fldCharType="end"/>
      </w:r>
      <w:r w:rsidRPr="00697E49">
        <w:rPr>
          <w:rFonts w:cs="Times New Roman"/>
          <w:sz w:val="20"/>
          <w:szCs w:val="20"/>
          <w:lang w:val="en-GB"/>
        </w:rPr>
        <w:t>.</w:t>
      </w:r>
    </w:p>
    <w:p w14:paraId="73AD440C" w14:textId="18EBC97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Yang, J.-C. et al., 2020: Synchronized tropical Pacific and extratropical variability during the past three decades.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10(5)</w:t>
      </w:r>
      <w:r w:rsidRPr="00697E49">
        <w:rPr>
          <w:rFonts w:cs="Times New Roman"/>
          <w:sz w:val="20"/>
          <w:szCs w:val="20"/>
          <w:lang w:val="en-GB"/>
        </w:rPr>
        <w:t>, 422–427, doi:</w:t>
      </w:r>
      <w:r w:rsidR="00642F13">
        <w:fldChar w:fldCharType="begin"/>
      </w:r>
      <w:r w:rsidR="00642F13" w:rsidRPr="001D5B54">
        <w:rPr>
          <w:lang w:val="en-US"/>
          <w:rPrChange w:id="4769" w:author="Clotilde Pean" w:date="2021-06-21T14:15:00Z">
            <w:rPr/>
          </w:rPrChange>
        </w:rPr>
        <w:instrText xml:space="preserve"> HYPERLINK "https://dx.doi.org/10.1038/s41558-020-0753-9" </w:instrText>
      </w:r>
      <w:r w:rsidR="00642F13">
        <w:fldChar w:fldCharType="separate"/>
      </w:r>
      <w:r w:rsidRPr="00697E49">
        <w:rPr>
          <w:rStyle w:val="Hyperlink"/>
          <w:rFonts w:cs="Times New Roman"/>
          <w:sz w:val="20"/>
          <w:szCs w:val="20"/>
          <w:lang w:val="en-GB"/>
        </w:rPr>
        <w:t>10.1038/s41558-020-0753-9</w:t>
      </w:r>
      <w:r w:rsidR="00642F13">
        <w:rPr>
          <w:rStyle w:val="Hyperlink"/>
          <w:rFonts w:cs="Times New Roman"/>
          <w:sz w:val="20"/>
          <w:szCs w:val="20"/>
          <w:lang w:val="en-GB"/>
        </w:rPr>
        <w:fldChar w:fldCharType="end"/>
      </w:r>
      <w:r w:rsidRPr="00697E49">
        <w:rPr>
          <w:rFonts w:cs="Times New Roman"/>
          <w:sz w:val="20"/>
          <w:szCs w:val="20"/>
          <w:lang w:val="en-GB"/>
        </w:rPr>
        <w:t>.</w:t>
      </w:r>
    </w:p>
    <w:p w14:paraId="289DCFF9" w14:textId="1E3D938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Yang, M., X. Li, R. Zuo, X. Chen, and L. Wang, 2018: Climatology and Interannual Variability of Winter North Pacific Storm Track in CMIP5 Models. </w:t>
      </w:r>
      <w:r w:rsidRPr="00697E49">
        <w:rPr>
          <w:rFonts w:cs="Times New Roman"/>
          <w:i/>
          <w:sz w:val="20"/>
          <w:szCs w:val="20"/>
          <w:lang w:val="en-GB"/>
        </w:rPr>
        <w:t>ATMOSPHERE</w:t>
      </w:r>
      <w:r w:rsidRPr="00697E49">
        <w:rPr>
          <w:rFonts w:cs="Times New Roman"/>
          <w:sz w:val="20"/>
          <w:szCs w:val="20"/>
          <w:lang w:val="en-GB"/>
        </w:rPr>
        <w:t xml:space="preserve">, </w:t>
      </w:r>
      <w:r w:rsidRPr="00697E49">
        <w:rPr>
          <w:rFonts w:cs="Times New Roman"/>
          <w:b/>
          <w:sz w:val="20"/>
          <w:szCs w:val="20"/>
          <w:lang w:val="en-GB"/>
        </w:rPr>
        <w:t>9(3)</w:t>
      </w:r>
      <w:r w:rsidRPr="00697E49">
        <w:rPr>
          <w:rFonts w:cs="Times New Roman"/>
          <w:sz w:val="20"/>
          <w:szCs w:val="20"/>
          <w:lang w:val="en-GB"/>
        </w:rPr>
        <w:t>, doi:</w:t>
      </w:r>
      <w:r w:rsidR="00642F13">
        <w:fldChar w:fldCharType="begin"/>
      </w:r>
      <w:r w:rsidR="00642F13" w:rsidRPr="001D5B54">
        <w:rPr>
          <w:lang w:val="en-US"/>
          <w:rPrChange w:id="4770" w:author="Clotilde Pean" w:date="2021-06-21T14:15:00Z">
            <w:rPr/>
          </w:rPrChange>
        </w:rPr>
        <w:instrText xml:space="preserve"> HYPERLINK "https://dx.doi.org/10.3390/atmos9030079" </w:instrText>
      </w:r>
      <w:r w:rsidR="00642F13">
        <w:fldChar w:fldCharType="separate"/>
      </w:r>
      <w:r w:rsidRPr="00697E49">
        <w:rPr>
          <w:rStyle w:val="Hyperlink"/>
          <w:rFonts w:cs="Times New Roman"/>
          <w:sz w:val="20"/>
          <w:szCs w:val="20"/>
          <w:lang w:val="en-GB"/>
        </w:rPr>
        <w:t>10.3390/atmos9030079</w:t>
      </w:r>
      <w:r w:rsidR="00642F13">
        <w:rPr>
          <w:rStyle w:val="Hyperlink"/>
          <w:rFonts w:cs="Times New Roman"/>
          <w:sz w:val="20"/>
          <w:szCs w:val="20"/>
          <w:lang w:val="en-GB"/>
        </w:rPr>
        <w:fldChar w:fldCharType="end"/>
      </w:r>
      <w:r w:rsidRPr="00697E49">
        <w:rPr>
          <w:rFonts w:cs="Times New Roman"/>
          <w:sz w:val="20"/>
          <w:szCs w:val="20"/>
          <w:lang w:val="en-GB"/>
        </w:rPr>
        <w:t>.</w:t>
      </w:r>
    </w:p>
    <w:p w14:paraId="3B50F40A" w14:textId="36BD7CE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Yang, Y., S.-P. Xie, L. Wu, Y. Kosaka, and J. Li, 2017: Causes of Enhanced SST Variability over the Equatorial Atlantic and Its Relationship to the Atlantic Zonal Mode in CMIP5.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30(16)</w:t>
      </w:r>
      <w:r w:rsidRPr="00697E49">
        <w:rPr>
          <w:rFonts w:cs="Times New Roman"/>
          <w:sz w:val="20"/>
          <w:szCs w:val="20"/>
          <w:lang w:val="en-GB"/>
        </w:rPr>
        <w:t>, 6171–6182, doi:</w:t>
      </w:r>
      <w:r w:rsidR="00642F13">
        <w:fldChar w:fldCharType="begin"/>
      </w:r>
      <w:r w:rsidR="00642F13" w:rsidRPr="001D5B54">
        <w:rPr>
          <w:lang w:val="en-US"/>
          <w:rPrChange w:id="4771" w:author="Clotilde Pean" w:date="2021-06-21T14:15:00Z">
            <w:rPr/>
          </w:rPrChange>
        </w:rPr>
        <w:instrText xml:space="preserve"> HYPERLINK "https://dx.doi.org/10.1175/jcli-d-16-0866.1" </w:instrText>
      </w:r>
      <w:r w:rsidR="00642F13">
        <w:fldChar w:fldCharType="separate"/>
      </w:r>
      <w:r w:rsidRPr="00697E49">
        <w:rPr>
          <w:rStyle w:val="Hyperlink"/>
          <w:rFonts w:cs="Times New Roman"/>
          <w:sz w:val="20"/>
          <w:szCs w:val="20"/>
          <w:lang w:val="en-GB"/>
        </w:rPr>
        <w:t>10.1175/jcli-d-16-0866.1</w:t>
      </w:r>
      <w:r w:rsidR="00642F13">
        <w:rPr>
          <w:rStyle w:val="Hyperlink"/>
          <w:rFonts w:cs="Times New Roman"/>
          <w:sz w:val="20"/>
          <w:szCs w:val="20"/>
          <w:lang w:val="en-GB"/>
        </w:rPr>
        <w:fldChar w:fldCharType="end"/>
      </w:r>
      <w:r w:rsidRPr="00697E49">
        <w:rPr>
          <w:rFonts w:cs="Times New Roman"/>
          <w:sz w:val="20"/>
          <w:szCs w:val="20"/>
          <w:lang w:val="en-GB"/>
        </w:rPr>
        <w:t>.</w:t>
      </w:r>
    </w:p>
    <w:p w14:paraId="1E6E0C5B" w14:textId="2783405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Yeh, S.-W. et al., 2009: El Niño in a changing climate.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461</w:t>
      </w:r>
      <w:r w:rsidRPr="00697E49">
        <w:rPr>
          <w:rFonts w:cs="Times New Roman"/>
          <w:sz w:val="20"/>
          <w:szCs w:val="20"/>
          <w:lang w:val="en-GB"/>
        </w:rPr>
        <w:t>, 511, doi:</w:t>
      </w:r>
      <w:r w:rsidR="00642F13">
        <w:fldChar w:fldCharType="begin"/>
      </w:r>
      <w:r w:rsidR="00642F13" w:rsidRPr="001D5B54">
        <w:rPr>
          <w:lang w:val="en-US"/>
          <w:rPrChange w:id="4772" w:author="Clotilde Pean" w:date="2021-06-21T14:15:00Z">
            <w:rPr/>
          </w:rPrChange>
        </w:rPr>
        <w:instrText xml:space="preserve"> HYPERLINK "https://dx.doi.org/10.1038/nature08316" </w:instrText>
      </w:r>
      <w:r w:rsidR="00642F13">
        <w:fldChar w:fldCharType="separate"/>
      </w:r>
      <w:r w:rsidRPr="00697E49">
        <w:rPr>
          <w:rStyle w:val="Hyperlink"/>
          <w:rFonts w:cs="Times New Roman"/>
          <w:sz w:val="20"/>
          <w:szCs w:val="20"/>
          <w:lang w:val="en-GB"/>
        </w:rPr>
        <w:t>10.1038/nature08316</w:t>
      </w:r>
      <w:r w:rsidR="00642F13">
        <w:rPr>
          <w:rStyle w:val="Hyperlink"/>
          <w:rFonts w:cs="Times New Roman"/>
          <w:sz w:val="20"/>
          <w:szCs w:val="20"/>
          <w:lang w:val="en-GB"/>
        </w:rPr>
        <w:fldChar w:fldCharType="end"/>
      </w:r>
      <w:r w:rsidRPr="00697E49">
        <w:rPr>
          <w:rFonts w:cs="Times New Roman"/>
          <w:sz w:val="20"/>
          <w:szCs w:val="20"/>
          <w:lang w:val="en-GB"/>
        </w:rPr>
        <w:t>.</w:t>
      </w:r>
    </w:p>
    <w:p w14:paraId="714817AE" w14:textId="55523C6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Yeh, S.-W. et al., 2018: ENSO Atmospheric Teleconnections and Their Response to Greenhouse Gas Forcing. </w:t>
      </w:r>
      <w:r w:rsidRPr="00697E49">
        <w:rPr>
          <w:rFonts w:cs="Times New Roman"/>
          <w:i/>
          <w:sz w:val="20"/>
          <w:szCs w:val="20"/>
          <w:lang w:val="en-GB"/>
        </w:rPr>
        <w:t>Reviews of Geophysics</w:t>
      </w:r>
      <w:r w:rsidRPr="00697E49">
        <w:rPr>
          <w:rFonts w:cs="Times New Roman"/>
          <w:sz w:val="20"/>
          <w:szCs w:val="20"/>
          <w:lang w:val="en-GB"/>
        </w:rPr>
        <w:t xml:space="preserve">, 77–117, </w:t>
      </w:r>
      <w:r w:rsidR="00642F13">
        <w:fldChar w:fldCharType="begin"/>
      </w:r>
      <w:r w:rsidR="00642F13" w:rsidRPr="001D5B54">
        <w:rPr>
          <w:lang w:val="en-US"/>
          <w:rPrChange w:id="4773" w:author="Clotilde Pean" w:date="2021-06-21T14:15:00Z">
            <w:rPr/>
          </w:rPrChange>
        </w:rPr>
        <w:instrText xml:space="preserve"> HYPERLINK "file:///C:\\Users\\elisabeth.lonnoy\\AppData\\Local\\Temp\\110.1002\\2017rg000568" </w:instrText>
      </w:r>
      <w:r w:rsidR="00642F13">
        <w:fldChar w:fldCharType="separate"/>
      </w:r>
      <w:r w:rsidRPr="00697E49">
        <w:rPr>
          <w:rStyle w:val="Hyperlink"/>
          <w:rFonts w:cs="Times New Roman"/>
          <w:sz w:val="20"/>
          <w:szCs w:val="20"/>
          <w:lang w:val="en-GB"/>
        </w:rPr>
        <w:t>110.1002/2017rg000568</w:t>
      </w:r>
      <w:r w:rsidR="00642F13">
        <w:rPr>
          <w:rStyle w:val="Hyperlink"/>
          <w:rFonts w:cs="Times New Roman"/>
          <w:sz w:val="20"/>
          <w:szCs w:val="20"/>
          <w:lang w:val="en-GB"/>
        </w:rPr>
        <w:fldChar w:fldCharType="end"/>
      </w:r>
      <w:r w:rsidRPr="00697E49">
        <w:rPr>
          <w:rFonts w:cs="Times New Roman"/>
          <w:sz w:val="20"/>
          <w:szCs w:val="20"/>
          <w:lang w:val="en-GB"/>
        </w:rPr>
        <w:t>.</w:t>
      </w:r>
    </w:p>
    <w:p w14:paraId="250C11FE" w14:textId="0A29535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Yin, J., J. Overpeck, C. Peyser, and R. Stouffer, 2018: Big Jump of Record Warm Global Mean Surface Temperature in 2014-2016 Related to Unusually Large Oceanic Heat Releases.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45(2)</w:t>
      </w:r>
      <w:r w:rsidRPr="00697E49">
        <w:rPr>
          <w:rFonts w:cs="Times New Roman"/>
          <w:sz w:val="20"/>
          <w:szCs w:val="20"/>
          <w:lang w:val="en-GB"/>
        </w:rPr>
        <w:t>, 1069–1078, doi:</w:t>
      </w:r>
      <w:r w:rsidR="00642F13">
        <w:fldChar w:fldCharType="begin"/>
      </w:r>
      <w:r w:rsidR="00642F13" w:rsidRPr="001D5B54">
        <w:rPr>
          <w:lang w:val="en-US"/>
          <w:rPrChange w:id="4774" w:author="Clotilde Pean" w:date="2021-06-21T14:15:00Z">
            <w:rPr/>
          </w:rPrChange>
        </w:rPr>
        <w:instrText xml:space="preserve"> HYPERLINK "https://dx.doi.org/10.1002/2017gl076500" </w:instrText>
      </w:r>
      <w:r w:rsidR="00642F13">
        <w:fldChar w:fldCharType="separate"/>
      </w:r>
      <w:r w:rsidRPr="00697E49">
        <w:rPr>
          <w:rStyle w:val="Hyperlink"/>
          <w:rFonts w:cs="Times New Roman"/>
          <w:sz w:val="20"/>
          <w:szCs w:val="20"/>
          <w:lang w:val="en-GB"/>
        </w:rPr>
        <w:t>10.1002/2017gl076500</w:t>
      </w:r>
      <w:r w:rsidR="00642F13">
        <w:rPr>
          <w:rStyle w:val="Hyperlink"/>
          <w:rFonts w:cs="Times New Roman"/>
          <w:sz w:val="20"/>
          <w:szCs w:val="20"/>
          <w:lang w:val="en-GB"/>
        </w:rPr>
        <w:fldChar w:fldCharType="end"/>
      </w:r>
      <w:r w:rsidRPr="00697E49">
        <w:rPr>
          <w:rFonts w:cs="Times New Roman"/>
          <w:sz w:val="20"/>
          <w:szCs w:val="20"/>
          <w:lang w:val="en-GB"/>
        </w:rPr>
        <w:t>.</w:t>
      </w:r>
    </w:p>
    <w:p w14:paraId="6E6DFC40" w14:textId="2264D1C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Ying, K.-R., T.-B. Zhao, and X.-G. Zheng, 2014: Slow and Intraseasonal Modes of the Boreal Winter Atmospheric Circulation Simulated by CMIP5 Models. </w:t>
      </w:r>
      <w:r w:rsidRPr="00697E49">
        <w:rPr>
          <w:rFonts w:cs="Times New Roman"/>
          <w:i/>
          <w:sz w:val="20"/>
          <w:szCs w:val="20"/>
          <w:lang w:val="en-GB"/>
        </w:rPr>
        <w:t>Atmospheric and Oceanic Science Letters</w:t>
      </w:r>
      <w:r w:rsidRPr="00697E49">
        <w:rPr>
          <w:rFonts w:cs="Times New Roman"/>
          <w:sz w:val="20"/>
          <w:szCs w:val="20"/>
          <w:lang w:val="en-GB"/>
        </w:rPr>
        <w:t xml:space="preserve">, </w:t>
      </w:r>
      <w:r w:rsidRPr="00697E49">
        <w:rPr>
          <w:rFonts w:cs="Times New Roman"/>
          <w:b/>
          <w:sz w:val="20"/>
          <w:szCs w:val="20"/>
          <w:lang w:val="en-GB"/>
        </w:rPr>
        <w:t>7(1)</w:t>
      </w:r>
      <w:r w:rsidRPr="00697E49">
        <w:rPr>
          <w:rFonts w:cs="Times New Roman"/>
          <w:sz w:val="20"/>
          <w:szCs w:val="20"/>
          <w:lang w:val="en-GB"/>
        </w:rPr>
        <w:t>, 34–41, doi:</w:t>
      </w:r>
      <w:r w:rsidR="00642F13">
        <w:fldChar w:fldCharType="begin"/>
      </w:r>
      <w:r w:rsidR="00642F13" w:rsidRPr="001D5B54">
        <w:rPr>
          <w:lang w:val="en-US"/>
          <w:rPrChange w:id="4775" w:author="Clotilde Pean" w:date="2021-06-21T14:15:00Z">
            <w:rPr/>
          </w:rPrChange>
        </w:rPr>
        <w:instrText xml:space="preserve"> HYPERLINK "https://dx.doi.org/10.3878/j.issn.1674-2834.13.0058" </w:instrText>
      </w:r>
      <w:r w:rsidR="00642F13">
        <w:fldChar w:fldCharType="separate"/>
      </w:r>
      <w:r w:rsidRPr="00697E49">
        <w:rPr>
          <w:rStyle w:val="Hyperlink"/>
          <w:rFonts w:cs="Times New Roman"/>
          <w:sz w:val="20"/>
          <w:szCs w:val="20"/>
          <w:lang w:val="en-GB"/>
        </w:rPr>
        <w:t>10.3878/j.issn.1674-2834.13.0058</w:t>
      </w:r>
      <w:r w:rsidR="00642F13">
        <w:rPr>
          <w:rStyle w:val="Hyperlink"/>
          <w:rFonts w:cs="Times New Roman"/>
          <w:sz w:val="20"/>
          <w:szCs w:val="20"/>
          <w:lang w:val="en-GB"/>
        </w:rPr>
        <w:fldChar w:fldCharType="end"/>
      </w:r>
      <w:r w:rsidRPr="00697E49">
        <w:rPr>
          <w:rFonts w:cs="Times New Roman"/>
          <w:sz w:val="20"/>
          <w:szCs w:val="20"/>
          <w:lang w:val="en-GB"/>
        </w:rPr>
        <w:t>.</w:t>
      </w:r>
    </w:p>
    <w:p w14:paraId="10D183BC" w14:textId="78DEB0F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Yoshimori, M. and M. Suzuki, 2019: The relevance of mid-Holocene Arctic warming to the future. </w:t>
      </w:r>
      <w:r w:rsidRPr="00697E49">
        <w:rPr>
          <w:rFonts w:cs="Times New Roman"/>
          <w:i/>
          <w:sz w:val="20"/>
          <w:szCs w:val="20"/>
          <w:lang w:val="en-GB"/>
        </w:rPr>
        <w:t>Climate of the Past</w:t>
      </w:r>
      <w:r w:rsidRPr="00697E49">
        <w:rPr>
          <w:rFonts w:cs="Times New Roman"/>
          <w:sz w:val="20"/>
          <w:szCs w:val="20"/>
          <w:lang w:val="en-GB"/>
        </w:rPr>
        <w:t xml:space="preserve">, </w:t>
      </w:r>
      <w:r w:rsidRPr="00697E49">
        <w:rPr>
          <w:rFonts w:cs="Times New Roman"/>
          <w:b/>
          <w:sz w:val="20"/>
          <w:szCs w:val="20"/>
          <w:lang w:val="en-GB"/>
        </w:rPr>
        <w:t>15(4)</w:t>
      </w:r>
      <w:r w:rsidRPr="00697E49">
        <w:rPr>
          <w:rFonts w:cs="Times New Roman"/>
          <w:sz w:val="20"/>
          <w:szCs w:val="20"/>
          <w:lang w:val="en-GB"/>
        </w:rPr>
        <w:t>, 1375–1394, doi:</w:t>
      </w:r>
      <w:r w:rsidR="00642F13">
        <w:fldChar w:fldCharType="begin"/>
      </w:r>
      <w:r w:rsidR="00642F13" w:rsidRPr="001D5B54">
        <w:rPr>
          <w:lang w:val="en-US"/>
          <w:rPrChange w:id="4776" w:author="Clotilde Pean" w:date="2021-06-21T14:15:00Z">
            <w:rPr/>
          </w:rPrChange>
        </w:rPr>
        <w:instrText xml:space="preserve"> HYPERLINK "https://dx.doi.org/10.5194/cp-15-1375-2019" </w:instrText>
      </w:r>
      <w:r w:rsidR="00642F13">
        <w:fldChar w:fldCharType="separate"/>
      </w:r>
      <w:r w:rsidRPr="00697E49">
        <w:rPr>
          <w:rStyle w:val="Hyperlink"/>
          <w:rFonts w:cs="Times New Roman"/>
          <w:sz w:val="20"/>
          <w:szCs w:val="20"/>
          <w:lang w:val="en-GB"/>
        </w:rPr>
        <w:t>10.5194/cp-15-1375-2019</w:t>
      </w:r>
      <w:r w:rsidR="00642F13">
        <w:rPr>
          <w:rStyle w:val="Hyperlink"/>
          <w:rFonts w:cs="Times New Roman"/>
          <w:sz w:val="20"/>
          <w:szCs w:val="20"/>
          <w:lang w:val="en-GB"/>
        </w:rPr>
        <w:fldChar w:fldCharType="end"/>
      </w:r>
      <w:r w:rsidRPr="00697E49">
        <w:rPr>
          <w:rFonts w:cs="Times New Roman"/>
          <w:sz w:val="20"/>
          <w:szCs w:val="20"/>
          <w:lang w:val="en-GB"/>
        </w:rPr>
        <w:t>.</w:t>
      </w:r>
    </w:p>
    <w:p w14:paraId="12370DAE" w14:textId="69F65E9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Young, P.J. et al., 2013: Agreement in late twentieth century southern hemisphere stratospheric temperature trends in observations and ccmval-2, CMIP3, and CMIP5 models.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118(2)</w:t>
      </w:r>
      <w:r w:rsidRPr="00697E49">
        <w:rPr>
          <w:rFonts w:cs="Times New Roman"/>
          <w:sz w:val="20"/>
          <w:szCs w:val="20"/>
          <w:lang w:val="en-GB"/>
        </w:rPr>
        <w:t>, 605–613, doi:</w:t>
      </w:r>
      <w:r w:rsidR="00642F13">
        <w:fldChar w:fldCharType="begin"/>
      </w:r>
      <w:r w:rsidR="00642F13" w:rsidRPr="001D5B54">
        <w:rPr>
          <w:lang w:val="en-US"/>
          <w:rPrChange w:id="4777" w:author="Clotilde Pean" w:date="2021-06-21T14:15:00Z">
            <w:rPr/>
          </w:rPrChange>
        </w:rPr>
        <w:instrText xml:space="preserve"> HYPERLINK "https://dx.doi.org/10.1002/jgrd.50126" </w:instrText>
      </w:r>
      <w:r w:rsidR="00642F13">
        <w:fldChar w:fldCharType="separate"/>
      </w:r>
      <w:r w:rsidRPr="00697E49">
        <w:rPr>
          <w:rStyle w:val="Hyperlink"/>
          <w:rFonts w:cs="Times New Roman"/>
          <w:sz w:val="20"/>
          <w:szCs w:val="20"/>
          <w:lang w:val="en-GB"/>
        </w:rPr>
        <w:t>10.1002/jgrd.50126</w:t>
      </w:r>
      <w:r w:rsidR="00642F13">
        <w:rPr>
          <w:rStyle w:val="Hyperlink"/>
          <w:rFonts w:cs="Times New Roman"/>
          <w:sz w:val="20"/>
          <w:szCs w:val="20"/>
          <w:lang w:val="en-GB"/>
        </w:rPr>
        <w:fldChar w:fldCharType="end"/>
      </w:r>
      <w:r w:rsidRPr="00697E49">
        <w:rPr>
          <w:rFonts w:cs="Times New Roman"/>
          <w:sz w:val="20"/>
          <w:szCs w:val="20"/>
          <w:lang w:val="en-GB"/>
        </w:rPr>
        <w:t>.</w:t>
      </w:r>
    </w:p>
    <w:p w14:paraId="2B9861F0" w14:textId="3D56D4A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Zaehle, S., C.D. Jones, B. Houlton, J.-F. Lamarque, and E. Robertson, 2015: Nitrogen availability reduces CMIP5 projections of twenty-first-century land carbon uptake.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28(6)</w:t>
      </w:r>
      <w:r w:rsidRPr="00697E49">
        <w:rPr>
          <w:rFonts w:cs="Times New Roman"/>
          <w:sz w:val="20"/>
          <w:szCs w:val="20"/>
          <w:lang w:val="en-GB"/>
        </w:rPr>
        <w:t>, 2494–2511.</w:t>
      </w:r>
    </w:p>
    <w:p w14:paraId="472A1850" w14:textId="689400F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Zanchettin, D., O. Bothe, W. Müller, J. Bader, and J.H. Jungclaus, 2014: Different flavors of the Atlantic Multidecadal Variability.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42(1–2)</w:t>
      </w:r>
      <w:r w:rsidRPr="00697E49">
        <w:rPr>
          <w:rFonts w:cs="Times New Roman"/>
          <w:sz w:val="20"/>
          <w:szCs w:val="20"/>
          <w:lang w:val="en-GB"/>
        </w:rPr>
        <w:t>, 381–399, doi:</w:t>
      </w:r>
      <w:r w:rsidR="00642F13">
        <w:fldChar w:fldCharType="begin"/>
      </w:r>
      <w:r w:rsidR="00642F13" w:rsidRPr="001D5B54">
        <w:rPr>
          <w:lang w:val="en-US"/>
          <w:rPrChange w:id="4778" w:author="Clotilde Pean" w:date="2021-06-21T14:15:00Z">
            <w:rPr/>
          </w:rPrChange>
        </w:rPr>
        <w:instrText xml:space="preserve"> HYPERLINK "https://dx.doi.org/10.1007/s00382-013-1669-0" </w:instrText>
      </w:r>
      <w:r w:rsidR="00642F13">
        <w:fldChar w:fldCharType="separate"/>
      </w:r>
      <w:r w:rsidRPr="00697E49">
        <w:rPr>
          <w:rStyle w:val="Hyperlink"/>
          <w:rFonts w:cs="Times New Roman"/>
          <w:sz w:val="20"/>
          <w:szCs w:val="20"/>
          <w:lang w:val="en-GB"/>
        </w:rPr>
        <w:t>10.1007/s00382-013-1669-0</w:t>
      </w:r>
      <w:r w:rsidR="00642F13">
        <w:rPr>
          <w:rStyle w:val="Hyperlink"/>
          <w:rFonts w:cs="Times New Roman"/>
          <w:sz w:val="20"/>
          <w:szCs w:val="20"/>
          <w:lang w:val="en-GB"/>
        </w:rPr>
        <w:fldChar w:fldCharType="end"/>
      </w:r>
      <w:r w:rsidRPr="00697E49">
        <w:rPr>
          <w:rFonts w:cs="Times New Roman"/>
          <w:sz w:val="20"/>
          <w:szCs w:val="20"/>
          <w:lang w:val="en-GB"/>
        </w:rPr>
        <w:t>.</w:t>
      </w:r>
    </w:p>
    <w:p w14:paraId="10F66DCF" w14:textId="0999B6E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Zanchettin, D. et al., 2013: Background conditions influence the decadal climate response to strong volcanic eruptions. </w:t>
      </w:r>
      <w:r w:rsidRPr="00697E49">
        <w:rPr>
          <w:rFonts w:cs="Times New Roman"/>
          <w:i/>
          <w:sz w:val="20"/>
          <w:szCs w:val="20"/>
          <w:lang w:val="en-GB"/>
        </w:rPr>
        <w:t>Journal of Geophysical Research: Atmospheres</w:t>
      </w:r>
      <w:r w:rsidRPr="00697E49">
        <w:rPr>
          <w:rFonts w:cs="Times New Roman"/>
          <w:sz w:val="20"/>
          <w:szCs w:val="20"/>
          <w:lang w:val="en-GB"/>
        </w:rPr>
        <w:t xml:space="preserve">, </w:t>
      </w:r>
      <w:r w:rsidRPr="00697E49">
        <w:rPr>
          <w:rFonts w:cs="Times New Roman"/>
          <w:b/>
          <w:sz w:val="20"/>
          <w:szCs w:val="20"/>
          <w:lang w:val="en-GB"/>
        </w:rPr>
        <w:t>118(10)</w:t>
      </w:r>
      <w:r w:rsidRPr="00697E49">
        <w:rPr>
          <w:rFonts w:cs="Times New Roman"/>
          <w:sz w:val="20"/>
          <w:szCs w:val="20"/>
          <w:lang w:val="en-GB"/>
        </w:rPr>
        <w:t>, 4090–4106, doi:</w:t>
      </w:r>
      <w:r w:rsidR="00642F13">
        <w:fldChar w:fldCharType="begin"/>
      </w:r>
      <w:r w:rsidR="00642F13" w:rsidRPr="001D5B54">
        <w:rPr>
          <w:lang w:val="en-US"/>
          <w:rPrChange w:id="4779" w:author="Clotilde Pean" w:date="2021-06-21T14:15:00Z">
            <w:rPr/>
          </w:rPrChange>
        </w:rPr>
        <w:instrText xml:space="preserve"> HYPERLINK "https://dx.doi.org/10.1002/jgrd.50229" </w:instrText>
      </w:r>
      <w:r w:rsidR="00642F13">
        <w:fldChar w:fldCharType="separate"/>
      </w:r>
      <w:r w:rsidRPr="00697E49">
        <w:rPr>
          <w:rStyle w:val="Hyperlink"/>
          <w:rFonts w:cs="Times New Roman"/>
          <w:sz w:val="20"/>
          <w:szCs w:val="20"/>
          <w:lang w:val="en-GB"/>
        </w:rPr>
        <w:t>10.1002/jgrd.50229</w:t>
      </w:r>
      <w:r w:rsidR="00642F13">
        <w:rPr>
          <w:rStyle w:val="Hyperlink"/>
          <w:rFonts w:cs="Times New Roman"/>
          <w:sz w:val="20"/>
          <w:szCs w:val="20"/>
          <w:lang w:val="en-GB"/>
        </w:rPr>
        <w:fldChar w:fldCharType="end"/>
      </w:r>
      <w:r w:rsidRPr="00697E49">
        <w:rPr>
          <w:rFonts w:cs="Times New Roman"/>
          <w:sz w:val="20"/>
          <w:szCs w:val="20"/>
          <w:lang w:val="en-GB"/>
        </w:rPr>
        <w:t>.</w:t>
      </w:r>
    </w:p>
    <w:p w14:paraId="690A16AD" w14:textId="3FAED93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Zang, C.S., S. Jochner-Oette, J. Cortés, A. Rammig, and A. Menzel, 2019: Regional trend changes in recent surface warming.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52(11)</w:t>
      </w:r>
      <w:r w:rsidRPr="00697E49">
        <w:rPr>
          <w:rFonts w:cs="Times New Roman"/>
          <w:sz w:val="20"/>
          <w:szCs w:val="20"/>
          <w:lang w:val="en-GB"/>
        </w:rPr>
        <w:t>, 6463–6473, doi:</w:t>
      </w:r>
      <w:r w:rsidR="00642F13">
        <w:fldChar w:fldCharType="begin"/>
      </w:r>
      <w:r w:rsidR="00642F13" w:rsidRPr="001D5B54">
        <w:rPr>
          <w:lang w:val="en-US"/>
          <w:rPrChange w:id="4780" w:author="Clotilde Pean" w:date="2021-06-21T14:15:00Z">
            <w:rPr/>
          </w:rPrChange>
        </w:rPr>
        <w:instrText xml:space="preserve"> HYPERLINK "https://dx.doi.org/10.1007/s00382-018-4524-5" </w:instrText>
      </w:r>
      <w:r w:rsidR="00642F13">
        <w:fldChar w:fldCharType="separate"/>
      </w:r>
      <w:r w:rsidRPr="00697E49">
        <w:rPr>
          <w:rStyle w:val="Hyperlink"/>
          <w:rFonts w:cs="Times New Roman"/>
          <w:sz w:val="20"/>
          <w:szCs w:val="20"/>
          <w:lang w:val="en-GB"/>
        </w:rPr>
        <w:t>10.1007/s00382-018-4524-5</w:t>
      </w:r>
      <w:r w:rsidR="00642F13">
        <w:rPr>
          <w:rStyle w:val="Hyperlink"/>
          <w:rFonts w:cs="Times New Roman"/>
          <w:sz w:val="20"/>
          <w:szCs w:val="20"/>
          <w:lang w:val="en-GB"/>
        </w:rPr>
        <w:fldChar w:fldCharType="end"/>
      </w:r>
      <w:r w:rsidRPr="00697E49">
        <w:rPr>
          <w:rFonts w:cs="Times New Roman"/>
          <w:sz w:val="20"/>
          <w:szCs w:val="20"/>
          <w:lang w:val="en-GB"/>
        </w:rPr>
        <w:t>.</w:t>
      </w:r>
    </w:p>
    <w:p w14:paraId="31D07138" w14:textId="71BC1E7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Zanna, L., S. Khatiwala, J.M. Gregory, J. Ison, and P. Heimbach, 2019: Global reconstruction of historical ocean heat storage and transport. </w:t>
      </w:r>
      <w:r w:rsidRPr="00697E49">
        <w:rPr>
          <w:rFonts w:cs="Times New Roman"/>
          <w:i/>
          <w:sz w:val="20"/>
          <w:szCs w:val="20"/>
          <w:lang w:val="en-GB"/>
        </w:rPr>
        <w:t>Proceedings of the National Academy of Sciences of the United States of America</w:t>
      </w:r>
      <w:r w:rsidRPr="00697E49">
        <w:rPr>
          <w:rFonts w:cs="Times New Roman"/>
          <w:sz w:val="20"/>
          <w:szCs w:val="20"/>
          <w:lang w:val="en-GB"/>
        </w:rPr>
        <w:t xml:space="preserve">, </w:t>
      </w:r>
      <w:r w:rsidRPr="00697E49">
        <w:rPr>
          <w:rFonts w:cs="Times New Roman"/>
          <w:b/>
          <w:sz w:val="20"/>
          <w:szCs w:val="20"/>
          <w:lang w:val="en-GB"/>
        </w:rPr>
        <w:t>116(4)</w:t>
      </w:r>
      <w:r w:rsidRPr="00697E49">
        <w:rPr>
          <w:rFonts w:cs="Times New Roman"/>
          <w:sz w:val="20"/>
          <w:szCs w:val="20"/>
          <w:lang w:val="en-GB"/>
        </w:rPr>
        <w:t>, 1126–1131, doi:</w:t>
      </w:r>
      <w:r w:rsidR="00642F13">
        <w:fldChar w:fldCharType="begin"/>
      </w:r>
      <w:r w:rsidR="00642F13" w:rsidRPr="001D5B54">
        <w:rPr>
          <w:lang w:val="en-US"/>
          <w:rPrChange w:id="4781" w:author="Clotilde Pean" w:date="2021-06-21T14:15:00Z">
            <w:rPr/>
          </w:rPrChange>
        </w:rPr>
        <w:instrText xml:space="preserve"> HYPERLINK "https://dx.doi.org/10.1073/pnas.1808838115" </w:instrText>
      </w:r>
      <w:r w:rsidR="00642F13">
        <w:fldChar w:fldCharType="separate"/>
      </w:r>
      <w:r w:rsidRPr="00697E49">
        <w:rPr>
          <w:rStyle w:val="Hyperlink"/>
          <w:rFonts w:cs="Times New Roman"/>
          <w:sz w:val="20"/>
          <w:szCs w:val="20"/>
          <w:lang w:val="en-GB"/>
        </w:rPr>
        <w:t>10.1073/pnas.1808838115</w:t>
      </w:r>
      <w:r w:rsidR="00642F13">
        <w:rPr>
          <w:rStyle w:val="Hyperlink"/>
          <w:rFonts w:cs="Times New Roman"/>
          <w:sz w:val="20"/>
          <w:szCs w:val="20"/>
          <w:lang w:val="en-GB"/>
        </w:rPr>
        <w:fldChar w:fldCharType="end"/>
      </w:r>
      <w:r w:rsidRPr="00697E49">
        <w:rPr>
          <w:rFonts w:cs="Times New Roman"/>
          <w:sz w:val="20"/>
          <w:szCs w:val="20"/>
          <w:lang w:val="en-GB"/>
        </w:rPr>
        <w:t>.</w:t>
      </w:r>
    </w:p>
    <w:p w14:paraId="58E9A1A8" w14:textId="72EAE37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Zappa, G., L.C. Shaffrey, and K.I. Hodges, 2013: The ability of CMIP5 models to simulate North Atlantic extratropical cyclones.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26(15)</w:t>
      </w:r>
      <w:r w:rsidRPr="00697E49">
        <w:rPr>
          <w:rFonts w:cs="Times New Roman"/>
          <w:sz w:val="20"/>
          <w:szCs w:val="20"/>
          <w:lang w:val="en-GB"/>
        </w:rPr>
        <w:t>, 5379–5396, doi:</w:t>
      </w:r>
      <w:r w:rsidR="00642F13">
        <w:fldChar w:fldCharType="begin"/>
      </w:r>
      <w:r w:rsidR="00642F13" w:rsidRPr="001D5B54">
        <w:rPr>
          <w:lang w:val="en-US"/>
          <w:rPrChange w:id="4782" w:author="Clotilde Pean" w:date="2021-06-21T14:15:00Z">
            <w:rPr/>
          </w:rPrChange>
        </w:rPr>
        <w:instrText xml:space="preserve"> HYPERLINK "https://dx.doi.org/10.1175/jcli-d-12-00501.1" </w:instrText>
      </w:r>
      <w:r w:rsidR="00642F13">
        <w:fldChar w:fldCharType="separate"/>
      </w:r>
      <w:r w:rsidRPr="00697E49">
        <w:rPr>
          <w:rStyle w:val="Hyperlink"/>
          <w:rFonts w:cs="Times New Roman"/>
          <w:sz w:val="20"/>
          <w:szCs w:val="20"/>
          <w:lang w:val="en-GB"/>
        </w:rPr>
        <w:t>10.1175/jcli-d-12-00501.1</w:t>
      </w:r>
      <w:r w:rsidR="00642F13">
        <w:rPr>
          <w:rStyle w:val="Hyperlink"/>
          <w:rFonts w:cs="Times New Roman"/>
          <w:sz w:val="20"/>
          <w:szCs w:val="20"/>
          <w:lang w:val="en-GB"/>
        </w:rPr>
        <w:fldChar w:fldCharType="end"/>
      </w:r>
      <w:r w:rsidRPr="00697E49">
        <w:rPr>
          <w:rFonts w:cs="Times New Roman"/>
          <w:sz w:val="20"/>
          <w:szCs w:val="20"/>
          <w:lang w:val="en-GB"/>
        </w:rPr>
        <w:t>.</w:t>
      </w:r>
    </w:p>
    <w:p w14:paraId="38249DB3" w14:textId="4BD04A49"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Zappa, G., G. Masato, L. Shaffrey, T. Woollings, and K. Hodges, 2014: Linking Northern Hemisphere blocking and storm track biases in the CMIP5 climate models.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41(1)</w:t>
      </w:r>
      <w:r w:rsidRPr="00697E49">
        <w:rPr>
          <w:rFonts w:cs="Times New Roman"/>
          <w:sz w:val="20"/>
          <w:szCs w:val="20"/>
          <w:lang w:val="en-GB"/>
        </w:rPr>
        <w:t>, 135–139, doi:</w:t>
      </w:r>
      <w:r w:rsidR="00642F13">
        <w:fldChar w:fldCharType="begin"/>
      </w:r>
      <w:r w:rsidR="00642F13" w:rsidRPr="001D5B54">
        <w:rPr>
          <w:lang w:val="en-US"/>
          <w:rPrChange w:id="4783" w:author="Clotilde Pean" w:date="2021-06-21T14:15:00Z">
            <w:rPr/>
          </w:rPrChange>
        </w:rPr>
        <w:instrText xml:space="preserve"> HYPERLINK "https://dx.doi.org/10.1002/2013gl058480" </w:instrText>
      </w:r>
      <w:r w:rsidR="00642F13">
        <w:fldChar w:fldCharType="separate"/>
      </w:r>
      <w:r w:rsidRPr="00697E49">
        <w:rPr>
          <w:rStyle w:val="Hyperlink"/>
          <w:rFonts w:cs="Times New Roman"/>
          <w:sz w:val="20"/>
          <w:szCs w:val="20"/>
          <w:lang w:val="en-GB"/>
        </w:rPr>
        <w:t>10.1002/2013gl058480</w:t>
      </w:r>
      <w:r w:rsidR="00642F13">
        <w:rPr>
          <w:rStyle w:val="Hyperlink"/>
          <w:rFonts w:cs="Times New Roman"/>
          <w:sz w:val="20"/>
          <w:szCs w:val="20"/>
          <w:lang w:val="en-GB"/>
        </w:rPr>
        <w:fldChar w:fldCharType="end"/>
      </w:r>
      <w:r w:rsidRPr="00697E49">
        <w:rPr>
          <w:rFonts w:cs="Times New Roman"/>
          <w:sz w:val="20"/>
          <w:szCs w:val="20"/>
          <w:lang w:val="en-GB"/>
        </w:rPr>
        <w:t>.</w:t>
      </w:r>
    </w:p>
    <w:p w14:paraId="10BEA88A" w14:textId="12B1635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Zeng, N. et al., 2014: Agricultural Green Revolution as a driver of increasing atmospheric CO 2 seasonal amplitude.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515(7527)</w:t>
      </w:r>
      <w:r w:rsidRPr="00697E49">
        <w:rPr>
          <w:rFonts w:cs="Times New Roman"/>
          <w:sz w:val="20"/>
          <w:szCs w:val="20"/>
          <w:lang w:val="en-GB"/>
        </w:rPr>
        <w:t>, 394–397, doi:</w:t>
      </w:r>
      <w:r w:rsidR="00642F13">
        <w:fldChar w:fldCharType="begin"/>
      </w:r>
      <w:r w:rsidR="00642F13" w:rsidRPr="001D5B54">
        <w:rPr>
          <w:lang w:val="en-US"/>
          <w:rPrChange w:id="4784" w:author="Clotilde Pean" w:date="2021-06-21T14:15:00Z">
            <w:rPr/>
          </w:rPrChange>
        </w:rPr>
        <w:instrText xml:space="preserve"> HYPERLINK "https://dx.doi.org/10.1038/nature13893" </w:instrText>
      </w:r>
      <w:r w:rsidR="00642F13">
        <w:fldChar w:fldCharType="separate"/>
      </w:r>
      <w:r w:rsidRPr="00697E49">
        <w:rPr>
          <w:rStyle w:val="Hyperlink"/>
          <w:rFonts w:cs="Times New Roman"/>
          <w:sz w:val="20"/>
          <w:szCs w:val="20"/>
          <w:lang w:val="en-GB"/>
        </w:rPr>
        <w:t>10.1038/nature13893</w:t>
      </w:r>
      <w:r w:rsidR="00642F13">
        <w:rPr>
          <w:rStyle w:val="Hyperlink"/>
          <w:rFonts w:cs="Times New Roman"/>
          <w:sz w:val="20"/>
          <w:szCs w:val="20"/>
          <w:lang w:val="en-GB"/>
        </w:rPr>
        <w:fldChar w:fldCharType="end"/>
      </w:r>
      <w:r w:rsidRPr="00697E49">
        <w:rPr>
          <w:rFonts w:cs="Times New Roman"/>
          <w:sz w:val="20"/>
          <w:szCs w:val="20"/>
          <w:lang w:val="en-GB"/>
        </w:rPr>
        <w:t>.</w:t>
      </w:r>
    </w:p>
    <w:p w14:paraId="3A3D4871" w14:textId="1A64703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L. and C. Wang, 2013: Multidecadal North Atlantic sea surface temperature and Atlantic meridional overturning circulation variability in CMIP5 historical simulations. </w:t>
      </w:r>
      <w:r w:rsidRPr="00697E49">
        <w:rPr>
          <w:rFonts w:cs="Times New Roman"/>
          <w:i/>
          <w:sz w:val="20"/>
          <w:szCs w:val="20"/>
          <w:lang w:val="en-GB"/>
        </w:rPr>
        <w:t>Journal of Geophysical Research: Oceans</w:t>
      </w:r>
      <w:r w:rsidRPr="00697E49">
        <w:rPr>
          <w:rFonts w:cs="Times New Roman"/>
          <w:sz w:val="20"/>
          <w:szCs w:val="20"/>
          <w:lang w:val="en-GB"/>
        </w:rPr>
        <w:t xml:space="preserve">, </w:t>
      </w:r>
      <w:r w:rsidRPr="00697E49">
        <w:rPr>
          <w:rFonts w:cs="Times New Roman"/>
          <w:b/>
          <w:sz w:val="20"/>
          <w:szCs w:val="20"/>
          <w:lang w:val="en-GB"/>
        </w:rPr>
        <w:t>118(10)</w:t>
      </w:r>
      <w:r w:rsidRPr="00697E49">
        <w:rPr>
          <w:rFonts w:cs="Times New Roman"/>
          <w:sz w:val="20"/>
          <w:szCs w:val="20"/>
          <w:lang w:val="en-GB"/>
        </w:rPr>
        <w:t>, 5772–5791, doi:</w:t>
      </w:r>
      <w:r w:rsidR="00642F13">
        <w:fldChar w:fldCharType="begin"/>
      </w:r>
      <w:r w:rsidR="00642F13" w:rsidRPr="001D5B54">
        <w:rPr>
          <w:lang w:val="en-US"/>
          <w:rPrChange w:id="4785" w:author="Clotilde Pean" w:date="2021-06-21T14:15:00Z">
            <w:rPr/>
          </w:rPrChange>
        </w:rPr>
        <w:instrText xml:space="preserve"> HYPERLINK "https://dx.doi.org/10.1002/jgrc.20390" </w:instrText>
      </w:r>
      <w:r w:rsidR="00642F13">
        <w:fldChar w:fldCharType="separate"/>
      </w:r>
      <w:r w:rsidRPr="00697E49">
        <w:rPr>
          <w:rStyle w:val="Hyperlink"/>
          <w:rFonts w:cs="Times New Roman"/>
          <w:sz w:val="20"/>
          <w:szCs w:val="20"/>
          <w:lang w:val="en-GB"/>
        </w:rPr>
        <w:t>10.1002/jgrc.20390</w:t>
      </w:r>
      <w:r w:rsidR="00642F13">
        <w:rPr>
          <w:rStyle w:val="Hyperlink"/>
          <w:rFonts w:cs="Times New Roman"/>
          <w:sz w:val="20"/>
          <w:szCs w:val="20"/>
          <w:lang w:val="en-GB"/>
        </w:rPr>
        <w:fldChar w:fldCharType="end"/>
      </w:r>
      <w:r w:rsidRPr="00697E49">
        <w:rPr>
          <w:rFonts w:cs="Times New Roman"/>
          <w:sz w:val="20"/>
          <w:szCs w:val="20"/>
          <w:lang w:val="en-GB"/>
        </w:rPr>
        <w:t>.</w:t>
      </w:r>
    </w:p>
    <w:p w14:paraId="1A315661" w14:textId="5E61698B"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L., W. Han, and F. Sienz, 2018a: Unraveling Causes for the Changing Behavior of the Tropical Indian Ocean in the Past Few Decades.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31(6)</w:t>
      </w:r>
      <w:r w:rsidRPr="00697E49">
        <w:rPr>
          <w:rFonts w:cs="Times New Roman"/>
          <w:sz w:val="20"/>
          <w:szCs w:val="20"/>
          <w:lang w:val="en-GB"/>
        </w:rPr>
        <w:t>, 2377–2388, doi:</w:t>
      </w:r>
      <w:r w:rsidR="00642F13">
        <w:fldChar w:fldCharType="begin"/>
      </w:r>
      <w:r w:rsidR="00642F13" w:rsidRPr="001D5B54">
        <w:rPr>
          <w:lang w:val="en-US"/>
          <w:rPrChange w:id="4786" w:author="Clotilde Pean" w:date="2021-06-21T14:15:00Z">
            <w:rPr/>
          </w:rPrChange>
        </w:rPr>
        <w:instrText xml:space="preserve"> HYPERLINK "https://dx.doi.org/10.1175/jcli-d-17-0445.1" </w:instrText>
      </w:r>
      <w:r w:rsidR="00642F13">
        <w:fldChar w:fldCharType="separate"/>
      </w:r>
      <w:r w:rsidRPr="00697E49">
        <w:rPr>
          <w:rStyle w:val="Hyperlink"/>
          <w:rFonts w:cs="Times New Roman"/>
          <w:sz w:val="20"/>
          <w:szCs w:val="20"/>
          <w:lang w:val="en-GB"/>
        </w:rPr>
        <w:t>10.1175/jcli-d-17-0445.1</w:t>
      </w:r>
      <w:r w:rsidR="00642F13">
        <w:rPr>
          <w:rStyle w:val="Hyperlink"/>
          <w:rFonts w:cs="Times New Roman"/>
          <w:sz w:val="20"/>
          <w:szCs w:val="20"/>
          <w:lang w:val="en-GB"/>
        </w:rPr>
        <w:fldChar w:fldCharType="end"/>
      </w:r>
      <w:r w:rsidRPr="00697E49">
        <w:rPr>
          <w:rFonts w:cs="Times New Roman"/>
          <w:sz w:val="20"/>
          <w:szCs w:val="20"/>
          <w:lang w:val="en-GB"/>
        </w:rPr>
        <w:t>.</w:t>
      </w:r>
    </w:p>
    <w:p w14:paraId="5A1AE085" w14:textId="2306EB0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L., T.L. Delworth, W. Cooke, and X. Yang, 2019: Natural variability of Southern Ocean convection as a driver of observed climate trends. </w:t>
      </w:r>
      <w:r w:rsidRPr="00697E49">
        <w:rPr>
          <w:rFonts w:cs="Times New Roman"/>
          <w:i/>
          <w:sz w:val="20"/>
          <w:szCs w:val="20"/>
          <w:lang w:val="en-GB"/>
        </w:rPr>
        <w:t>Nature Climate Change</w:t>
      </w:r>
      <w:r w:rsidRPr="00697E49">
        <w:rPr>
          <w:rFonts w:cs="Times New Roman"/>
          <w:sz w:val="20"/>
          <w:szCs w:val="20"/>
          <w:lang w:val="en-GB"/>
        </w:rPr>
        <w:t xml:space="preserve">, </w:t>
      </w:r>
      <w:r w:rsidRPr="00697E49">
        <w:rPr>
          <w:rFonts w:cs="Times New Roman"/>
          <w:b/>
          <w:sz w:val="20"/>
          <w:szCs w:val="20"/>
          <w:lang w:val="en-GB"/>
        </w:rPr>
        <w:t>9(1)</w:t>
      </w:r>
      <w:r w:rsidRPr="00697E49">
        <w:rPr>
          <w:rFonts w:cs="Times New Roman"/>
          <w:sz w:val="20"/>
          <w:szCs w:val="20"/>
          <w:lang w:val="en-GB"/>
        </w:rPr>
        <w:t>, 59–65, doi:</w:t>
      </w:r>
      <w:r w:rsidR="00642F13">
        <w:fldChar w:fldCharType="begin"/>
      </w:r>
      <w:r w:rsidR="00642F13" w:rsidRPr="001D5B54">
        <w:rPr>
          <w:lang w:val="en-US"/>
          <w:rPrChange w:id="4787" w:author="Clotilde Pean" w:date="2021-06-21T14:15:00Z">
            <w:rPr/>
          </w:rPrChange>
        </w:rPr>
        <w:instrText xml:space="preserve"> HYPERLINK "https://dx.doi.org/10.1038/s41558-018-0350-3" </w:instrText>
      </w:r>
      <w:r w:rsidR="00642F13">
        <w:fldChar w:fldCharType="separate"/>
      </w:r>
      <w:r w:rsidRPr="00697E49">
        <w:rPr>
          <w:rStyle w:val="Hyperlink"/>
          <w:rFonts w:cs="Times New Roman"/>
          <w:sz w:val="20"/>
          <w:szCs w:val="20"/>
          <w:lang w:val="en-GB"/>
        </w:rPr>
        <w:t>10.1038/s41558-018-0350-3</w:t>
      </w:r>
      <w:r w:rsidR="00642F13">
        <w:rPr>
          <w:rStyle w:val="Hyperlink"/>
          <w:rFonts w:cs="Times New Roman"/>
          <w:sz w:val="20"/>
          <w:szCs w:val="20"/>
          <w:lang w:val="en-GB"/>
        </w:rPr>
        <w:fldChar w:fldCharType="end"/>
      </w:r>
      <w:r w:rsidRPr="00697E49">
        <w:rPr>
          <w:rFonts w:cs="Times New Roman"/>
          <w:sz w:val="20"/>
          <w:szCs w:val="20"/>
          <w:lang w:val="en-GB"/>
        </w:rPr>
        <w:t>.</w:t>
      </w:r>
    </w:p>
    <w:p w14:paraId="5B726798" w14:textId="138D63C6"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Zhang, L., T. Zhou, N.P. Klingaman, P. Wu, and M. Roberts, 2018b: Effect of Horizontal Resolution on the Representation of the Global Monsoon Annual Cycle in AGCMs. </w:t>
      </w:r>
      <w:r w:rsidRPr="00697E49">
        <w:rPr>
          <w:rFonts w:cs="Times New Roman"/>
          <w:i/>
          <w:sz w:val="20"/>
          <w:szCs w:val="20"/>
          <w:lang w:val="en-GB"/>
        </w:rPr>
        <w:t>Advances in Atmospheric Sciences</w:t>
      </w:r>
      <w:r w:rsidRPr="00697E49">
        <w:rPr>
          <w:rFonts w:cs="Times New Roman"/>
          <w:sz w:val="20"/>
          <w:szCs w:val="20"/>
          <w:lang w:val="en-GB"/>
        </w:rPr>
        <w:t xml:space="preserve">, </w:t>
      </w:r>
      <w:r w:rsidRPr="00697E49">
        <w:rPr>
          <w:rFonts w:cs="Times New Roman"/>
          <w:b/>
          <w:sz w:val="20"/>
          <w:szCs w:val="20"/>
          <w:lang w:val="en-GB"/>
        </w:rPr>
        <w:t>35(8)</w:t>
      </w:r>
      <w:r w:rsidRPr="00697E49">
        <w:rPr>
          <w:rFonts w:cs="Times New Roman"/>
          <w:sz w:val="20"/>
          <w:szCs w:val="20"/>
          <w:lang w:val="en-GB"/>
        </w:rPr>
        <w:t>, 1003–1020, doi:</w:t>
      </w:r>
      <w:r w:rsidR="00642F13">
        <w:fldChar w:fldCharType="begin"/>
      </w:r>
      <w:r w:rsidR="00642F13" w:rsidRPr="001D5B54">
        <w:rPr>
          <w:lang w:val="en-US"/>
          <w:rPrChange w:id="4788" w:author="Clotilde Pean" w:date="2021-06-21T14:15:00Z">
            <w:rPr/>
          </w:rPrChange>
        </w:rPr>
        <w:instrText xml:space="preserve"> HYPERLINK "https://dx.doi.org/10.1007/s00376-018-7273-9" </w:instrText>
      </w:r>
      <w:r w:rsidR="00642F13">
        <w:fldChar w:fldCharType="separate"/>
      </w:r>
      <w:r w:rsidRPr="00697E49">
        <w:rPr>
          <w:rStyle w:val="Hyperlink"/>
          <w:rFonts w:cs="Times New Roman"/>
          <w:sz w:val="20"/>
          <w:szCs w:val="20"/>
          <w:lang w:val="en-GB"/>
        </w:rPr>
        <w:t>10.1007/s00376-018-7273-9</w:t>
      </w:r>
      <w:r w:rsidR="00642F13">
        <w:rPr>
          <w:rStyle w:val="Hyperlink"/>
          <w:rFonts w:cs="Times New Roman"/>
          <w:sz w:val="20"/>
          <w:szCs w:val="20"/>
          <w:lang w:val="en-GB"/>
        </w:rPr>
        <w:fldChar w:fldCharType="end"/>
      </w:r>
      <w:r w:rsidRPr="00697E49">
        <w:rPr>
          <w:rFonts w:cs="Times New Roman"/>
          <w:sz w:val="20"/>
          <w:szCs w:val="20"/>
          <w:lang w:val="en-GB"/>
        </w:rPr>
        <w:t>.</w:t>
      </w:r>
    </w:p>
    <w:p w14:paraId="323959B4" w14:textId="1E9CDEF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L. et al., 2017: Estimating Decadal Predictability for the Southern Ocean Using the GFDL CM2.1 Model.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30(14)</w:t>
      </w:r>
      <w:r w:rsidRPr="00697E49">
        <w:rPr>
          <w:rFonts w:cs="Times New Roman"/>
          <w:sz w:val="20"/>
          <w:szCs w:val="20"/>
          <w:lang w:val="en-GB"/>
        </w:rPr>
        <w:t>, 5187–5203, doi:</w:t>
      </w:r>
      <w:r w:rsidR="00642F13">
        <w:fldChar w:fldCharType="begin"/>
      </w:r>
      <w:r w:rsidR="00642F13" w:rsidRPr="001D5B54">
        <w:rPr>
          <w:lang w:val="en-US"/>
          <w:rPrChange w:id="4789" w:author="Clotilde Pean" w:date="2021-06-21T14:15:00Z">
            <w:rPr/>
          </w:rPrChange>
        </w:rPr>
        <w:instrText xml:space="preserve"> HYPERLINK "https://dx.doi.org/10.1175/jcli-d-16-0840.1" </w:instrText>
      </w:r>
      <w:r w:rsidR="00642F13">
        <w:fldChar w:fldCharType="separate"/>
      </w:r>
      <w:r w:rsidRPr="00697E49">
        <w:rPr>
          <w:rStyle w:val="Hyperlink"/>
          <w:rFonts w:cs="Times New Roman"/>
          <w:sz w:val="20"/>
          <w:szCs w:val="20"/>
          <w:lang w:val="en-GB"/>
        </w:rPr>
        <w:t>10.1175/jcli-d-16-0840.1</w:t>
      </w:r>
      <w:r w:rsidR="00642F13">
        <w:rPr>
          <w:rStyle w:val="Hyperlink"/>
          <w:rFonts w:cs="Times New Roman"/>
          <w:sz w:val="20"/>
          <w:szCs w:val="20"/>
          <w:lang w:val="en-GB"/>
        </w:rPr>
        <w:fldChar w:fldCharType="end"/>
      </w:r>
      <w:r w:rsidRPr="00697E49">
        <w:rPr>
          <w:rFonts w:cs="Times New Roman"/>
          <w:sz w:val="20"/>
          <w:szCs w:val="20"/>
          <w:lang w:val="en-GB"/>
        </w:rPr>
        <w:t>.</w:t>
      </w:r>
    </w:p>
    <w:p w14:paraId="0321D957" w14:textId="16060914"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R., 2017: On the persistence and coherence of subpolar sea surface temperature and salinity anomalies associated with the Atlantic multidecadal variability.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44(15)</w:t>
      </w:r>
      <w:r w:rsidRPr="00697E49">
        <w:rPr>
          <w:rFonts w:cs="Times New Roman"/>
          <w:sz w:val="20"/>
          <w:szCs w:val="20"/>
          <w:lang w:val="en-GB"/>
        </w:rPr>
        <w:t>, 7865–7875, doi:</w:t>
      </w:r>
      <w:r w:rsidR="00642F13">
        <w:fldChar w:fldCharType="begin"/>
      </w:r>
      <w:r w:rsidR="00642F13" w:rsidRPr="001D5B54">
        <w:rPr>
          <w:lang w:val="en-US"/>
          <w:rPrChange w:id="4790" w:author="Clotilde Pean" w:date="2021-06-21T14:15:00Z">
            <w:rPr/>
          </w:rPrChange>
        </w:rPr>
        <w:instrText xml:space="preserve"> HYPERLINK "https://dx.doi.org/10.1002/2017gl074342" </w:instrText>
      </w:r>
      <w:r w:rsidR="00642F13">
        <w:fldChar w:fldCharType="separate"/>
      </w:r>
      <w:r w:rsidRPr="00697E49">
        <w:rPr>
          <w:rStyle w:val="Hyperlink"/>
          <w:rFonts w:cs="Times New Roman"/>
          <w:sz w:val="20"/>
          <w:szCs w:val="20"/>
          <w:lang w:val="en-GB"/>
        </w:rPr>
        <w:t>10.1002/2017gl074342</w:t>
      </w:r>
      <w:r w:rsidR="00642F13">
        <w:rPr>
          <w:rStyle w:val="Hyperlink"/>
          <w:rFonts w:cs="Times New Roman"/>
          <w:sz w:val="20"/>
          <w:szCs w:val="20"/>
          <w:lang w:val="en-GB"/>
        </w:rPr>
        <w:fldChar w:fldCharType="end"/>
      </w:r>
      <w:r w:rsidRPr="00697E49">
        <w:rPr>
          <w:rFonts w:cs="Times New Roman"/>
          <w:sz w:val="20"/>
          <w:szCs w:val="20"/>
          <w:lang w:val="en-GB"/>
        </w:rPr>
        <w:t>.</w:t>
      </w:r>
    </w:p>
    <w:p w14:paraId="0097059B" w14:textId="792B6D7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R. and T.R. Knutson, 2013: The role of global climate change in the extreme low summer Arctic sea ice extent in 2012. </w:t>
      </w:r>
      <w:r w:rsidRPr="00697E49">
        <w:rPr>
          <w:rFonts w:cs="Times New Roman"/>
          <w:i/>
          <w:sz w:val="20"/>
          <w:szCs w:val="20"/>
          <w:lang w:val="en-GB"/>
        </w:rPr>
        <w:t>Bulletin of the American Meteorological Society</w:t>
      </w:r>
      <w:r w:rsidRPr="00697E49">
        <w:rPr>
          <w:rFonts w:cs="Times New Roman"/>
          <w:sz w:val="20"/>
          <w:szCs w:val="20"/>
          <w:lang w:val="en-GB"/>
        </w:rPr>
        <w:t xml:space="preserve">, </w:t>
      </w:r>
      <w:r w:rsidRPr="00697E49">
        <w:rPr>
          <w:rFonts w:cs="Times New Roman"/>
          <w:b/>
          <w:sz w:val="20"/>
          <w:szCs w:val="20"/>
          <w:lang w:val="en-GB"/>
        </w:rPr>
        <w:t>94(9)</w:t>
      </w:r>
      <w:r w:rsidRPr="00697E49">
        <w:rPr>
          <w:rFonts w:cs="Times New Roman"/>
          <w:sz w:val="20"/>
          <w:szCs w:val="20"/>
          <w:lang w:val="en-GB"/>
        </w:rPr>
        <w:t>, S23.</w:t>
      </w:r>
    </w:p>
    <w:p w14:paraId="1212906C" w14:textId="10AD2E3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R., D. Jiang, and Z. Zhang, 2015: Causes of mid-Pliocene strengthened summer and weakened winter monsoons over East Asia. </w:t>
      </w:r>
      <w:r w:rsidRPr="00697E49">
        <w:rPr>
          <w:rFonts w:cs="Times New Roman"/>
          <w:i/>
          <w:sz w:val="20"/>
          <w:szCs w:val="20"/>
          <w:lang w:val="en-GB"/>
        </w:rPr>
        <w:t>Advances in Atmospheric Sciences</w:t>
      </w:r>
      <w:r w:rsidRPr="00697E49">
        <w:rPr>
          <w:rFonts w:cs="Times New Roman"/>
          <w:sz w:val="20"/>
          <w:szCs w:val="20"/>
          <w:lang w:val="en-GB"/>
        </w:rPr>
        <w:t xml:space="preserve">, </w:t>
      </w:r>
      <w:r w:rsidRPr="00697E49">
        <w:rPr>
          <w:rFonts w:cs="Times New Roman"/>
          <w:b/>
          <w:sz w:val="20"/>
          <w:szCs w:val="20"/>
          <w:lang w:val="en-GB"/>
        </w:rPr>
        <w:t>32(7)</w:t>
      </w:r>
      <w:r w:rsidRPr="00697E49">
        <w:rPr>
          <w:rFonts w:cs="Times New Roman"/>
          <w:sz w:val="20"/>
          <w:szCs w:val="20"/>
          <w:lang w:val="en-GB"/>
        </w:rPr>
        <w:t>, 1016–1026, doi:</w:t>
      </w:r>
      <w:r w:rsidR="00642F13">
        <w:fldChar w:fldCharType="begin"/>
      </w:r>
      <w:r w:rsidR="00642F13" w:rsidRPr="001D5B54">
        <w:rPr>
          <w:lang w:val="en-US"/>
          <w:rPrChange w:id="4791" w:author="Clotilde Pean" w:date="2021-06-21T14:15:00Z">
            <w:rPr/>
          </w:rPrChange>
        </w:rPr>
        <w:instrText xml:space="preserve"> HYPERLINK "https://dx.doi.org/10.1007/s00376-014-4183-3" </w:instrText>
      </w:r>
      <w:r w:rsidR="00642F13">
        <w:fldChar w:fldCharType="separate"/>
      </w:r>
      <w:r w:rsidRPr="00697E49">
        <w:rPr>
          <w:rStyle w:val="Hyperlink"/>
          <w:rFonts w:cs="Times New Roman"/>
          <w:sz w:val="20"/>
          <w:szCs w:val="20"/>
          <w:lang w:val="en-GB"/>
        </w:rPr>
        <w:t>10.1007/s00376-014-4183-3</w:t>
      </w:r>
      <w:r w:rsidR="00642F13">
        <w:rPr>
          <w:rStyle w:val="Hyperlink"/>
          <w:rFonts w:cs="Times New Roman"/>
          <w:sz w:val="20"/>
          <w:szCs w:val="20"/>
          <w:lang w:val="en-GB"/>
        </w:rPr>
        <w:fldChar w:fldCharType="end"/>
      </w:r>
      <w:r w:rsidRPr="00697E49">
        <w:rPr>
          <w:rFonts w:cs="Times New Roman"/>
          <w:sz w:val="20"/>
          <w:szCs w:val="20"/>
          <w:lang w:val="en-GB"/>
        </w:rPr>
        <w:t>.</w:t>
      </w:r>
    </w:p>
    <w:p w14:paraId="5ED1FA98" w14:textId="12C5E2E1"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R., D. Jiang, Z. Zhang, Q. Yan, and X. Li, 2019: Modeling the late Pliocene global monsoon response to individual boundary conditions. </w:t>
      </w:r>
      <w:r w:rsidRPr="00697E49">
        <w:rPr>
          <w:rFonts w:cs="Times New Roman"/>
          <w:i/>
          <w:sz w:val="20"/>
          <w:szCs w:val="20"/>
          <w:lang w:val="en-GB"/>
        </w:rPr>
        <w:t>Climate Dynamics</w:t>
      </w:r>
      <w:r w:rsidRPr="00697E49">
        <w:rPr>
          <w:rFonts w:cs="Times New Roman"/>
          <w:sz w:val="20"/>
          <w:szCs w:val="20"/>
          <w:lang w:val="en-GB"/>
        </w:rPr>
        <w:t xml:space="preserve">, </w:t>
      </w:r>
      <w:r w:rsidRPr="00697E49">
        <w:rPr>
          <w:rFonts w:cs="Times New Roman"/>
          <w:b/>
          <w:sz w:val="20"/>
          <w:szCs w:val="20"/>
          <w:lang w:val="en-GB"/>
        </w:rPr>
        <w:t>53(7–8)</w:t>
      </w:r>
      <w:r w:rsidRPr="00697E49">
        <w:rPr>
          <w:rFonts w:cs="Times New Roman"/>
          <w:sz w:val="20"/>
          <w:szCs w:val="20"/>
          <w:lang w:val="en-GB"/>
        </w:rPr>
        <w:t>, 4871–4886, doi:</w:t>
      </w:r>
      <w:r w:rsidR="00642F13">
        <w:fldChar w:fldCharType="begin"/>
      </w:r>
      <w:r w:rsidR="00642F13" w:rsidRPr="001D5B54">
        <w:rPr>
          <w:lang w:val="en-US"/>
          <w:rPrChange w:id="4792" w:author="Clotilde Pean" w:date="2021-06-21T14:15:00Z">
            <w:rPr/>
          </w:rPrChange>
        </w:rPr>
        <w:instrText xml:space="preserve"> HYPERLINK "https://dx.doi.org/10.1007/s00382-019-04834-w" </w:instrText>
      </w:r>
      <w:r w:rsidR="00642F13">
        <w:fldChar w:fldCharType="separate"/>
      </w:r>
      <w:r w:rsidRPr="00697E49">
        <w:rPr>
          <w:rStyle w:val="Hyperlink"/>
          <w:rFonts w:cs="Times New Roman"/>
          <w:sz w:val="20"/>
          <w:szCs w:val="20"/>
          <w:lang w:val="en-GB"/>
        </w:rPr>
        <w:t>10.1007/s00382-019-04834-w</w:t>
      </w:r>
      <w:r w:rsidR="00642F13">
        <w:rPr>
          <w:rStyle w:val="Hyperlink"/>
          <w:rFonts w:cs="Times New Roman"/>
          <w:sz w:val="20"/>
          <w:szCs w:val="20"/>
          <w:lang w:val="en-GB"/>
        </w:rPr>
        <w:fldChar w:fldCharType="end"/>
      </w:r>
      <w:r w:rsidRPr="00697E49">
        <w:rPr>
          <w:rFonts w:cs="Times New Roman"/>
          <w:sz w:val="20"/>
          <w:szCs w:val="20"/>
          <w:lang w:val="en-GB"/>
        </w:rPr>
        <w:t>.</w:t>
      </w:r>
    </w:p>
    <w:p w14:paraId="4C9D994B" w14:textId="39B4AA3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R. et al., 2013a: Have Aerosols Caused the Observed Atlantic Multidecadal Variability? </w:t>
      </w:r>
      <w:r w:rsidRPr="00697E49">
        <w:rPr>
          <w:rFonts w:cs="Times New Roman"/>
          <w:i/>
          <w:sz w:val="20"/>
          <w:szCs w:val="20"/>
          <w:lang w:val="en-GB"/>
        </w:rPr>
        <w:t>Journal of the Atmospheric Sciences</w:t>
      </w:r>
      <w:r w:rsidRPr="00697E49">
        <w:rPr>
          <w:rFonts w:cs="Times New Roman"/>
          <w:sz w:val="20"/>
          <w:szCs w:val="20"/>
          <w:lang w:val="en-GB"/>
        </w:rPr>
        <w:t xml:space="preserve">, </w:t>
      </w:r>
      <w:r w:rsidRPr="00697E49">
        <w:rPr>
          <w:rFonts w:cs="Times New Roman"/>
          <w:b/>
          <w:sz w:val="20"/>
          <w:szCs w:val="20"/>
          <w:lang w:val="en-GB"/>
        </w:rPr>
        <w:t>70(4)</w:t>
      </w:r>
      <w:r w:rsidRPr="00697E49">
        <w:rPr>
          <w:rFonts w:cs="Times New Roman"/>
          <w:sz w:val="20"/>
          <w:szCs w:val="20"/>
          <w:lang w:val="en-GB"/>
        </w:rPr>
        <w:t>, 1135–1144, doi:</w:t>
      </w:r>
      <w:r w:rsidR="00642F13">
        <w:fldChar w:fldCharType="begin"/>
      </w:r>
      <w:r w:rsidR="00642F13" w:rsidRPr="001D5B54">
        <w:rPr>
          <w:lang w:val="en-US"/>
          <w:rPrChange w:id="4793" w:author="Clotilde Pean" w:date="2021-06-21T14:15:00Z">
            <w:rPr/>
          </w:rPrChange>
        </w:rPr>
        <w:instrText xml:space="preserve"> HYPERLINK "https://dx.doi.org/10.1175/jas-d-12-0331.1" </w:instrText>
      </w:r>
      <w:r w:rsidR="00642F13">
        <w:fldChar w:fldCharType="separate"/>
      </w:r>
      <w:r w:rsidRPr="00697E49">
        <w:rPr>
          <w:rStyle w:val="Hyperlink"/>
          <w:rFonts w:cs="Times New Roman"/>
          <w:sz w:val="20"/>
          <w:szCs w:val="20"/>
          <w:lang w:val="en-GB"/>
        </w:rPr>
        <w:t>10.1175/jas-d-12-0331.1</w:t>
      </w:r>
      <w:r w:rsidR="00642F13">
        <w:rPr>
          <w:rStyle w:val="Hyperlink"/>
          <w:rFonts w:cs="Times New Roman"/>
          <w:sz w:val="20"/>
          <w:szCs w:val="20"/>
          <w:lang w:val="en-GB"/>
        </w:rPr>
        <w:fldChar w:fldCharType="end"/>
      </w:r>
      <w:r w:rsidRPr="00697E49">
        <w:rPr>
          <w:rFonts w:cs="Times New Roman"/>
          <w:sz w:val="20"/>
          <w:szCs w:val="20"/>
          <w:lang w:val="en-GB"/>
        </w:rPr>
        <w:t>.</w:t>
      </w:r>
    </w:p>
    <w:p w14:paraId="62F40F59" w14:textId="2BBEBBB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R. et al., 2013b: Mid-Pliocene East Asian monsoon climate simulated in the PlioMIP. </w:t>
      </w:r>
      <w:r w:rsidRPr="00697E49">
        <w:rPr>
          <w:rFonts w:cs="Times New Roman"/>
          <w:i/>
          <w:sz w:val="20"/>
          <w:szCs w:val="20"/>
          <w:lang w:val="en-GB"/>
        </w:rPr>
        <w:t>Climate of the Past</w:t>
      </w:r>
      <w:r w:rsidRPr="00697E49">
        <w:rPr>
          <w:rFonts w:cs="Times New Roman"/>
          <w:sz w:val="20"/>
          <w:szCs w:val="20"/>
          <w:lang w:val="en-GB"/>
        </w:rPr>
        <w:t>, doi:</w:t>
      </w:r>
      <w:r w:rsidR="00642F13">
        <w:fldChar w:fldCharType="begin"/>
      </w:r>
      <w:r w:rsidR="00642F13" w:rsidRPr="001D5B54">
        <w:rPr>
          <w:lang w:val="en-US"/>
          <w:rPrChange w:id="4794" w:author="Clotilde Pean" w:date="2021-06-21T14:15:00Z">
            <w:rPr/>
          </w:rPrChange>
        </w:rPr>
        <w:instrText xml:space="preserve"> HYPERLINK "https://dx.doi.org/10.5194/cp-9-2085-2013" </w:instrText>
      </w:r>
      <w:r w:rsidR="00642F13">
        <w:fldChar w:fldCharType="separate"/>
      </w:r>
      <w:r w:rsidRPr="00697E49">
        <w:rPr>
          <w:rStyle w:val="Hyperlink"/>
          <w:rFonts w:cs="Times New Roman"/>
          <w:sz w:val="20"/>
          <w:szCs w:val="20"/>
          <w:lang w:val="en-GB"/>
        </w:rPr>
        <w:t>10.5194/cp-9-2085-2013</w:t>
      </w:r>
      <w:r w:rsidR="00642F13">
        <w:rPr>
          <w:rStyle w:val="Hyperlink"/>
          <w:rFonts w:cs="Times New Roman"/>
          <w:sz w:val="20"/>
          <w:szCs w:val="20"/>
          <w:lang w:val="en-GB"/>
        </w:rPr>
        <w:fldChar w:fldCharType="end"/>
      </w:r>
      <w:r w:rsidRPr="00697E49">
        <w:rPr>
          <w:rFonts w:cs="Times New Roman"/>
          <w:sz w:val="20"/>
          <w:szCs w:val="20"/>
          <w:lang w:val="en-GB"/>
        </w:rPr>
        <w:t>.</w:t>
      </w:r>
    </w:p>
    <w:p w14:paraId="4F335728" w14:textId="15A517B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Zhang, R. et al., 2016: Comment on</w:t>
      </w:r>
      <w:commentRangeStart w:id="4795"/>
      <w:r w:rsidRPr="00697E49">
        <w:rPr>
          <w:rFonts w:cs="Times New Roman"/>
          <w:sz w:val="20"/>
          <w:szCs w:val="20"/>
          <w:lang w:val="en-GB"/>
        </w:rPr>
        <w:t xml:space="preserve"> ”</w:t>
      </w:r>
      <w:commentRangeEnd w:id="4795"/>
      <w:r w:rsidR="005C2536">
        <w:rPr>
          <w:rStyle w:val="CommentReference"/>
          <w:lang w:val="en-GB"/>
        </w:rPr>
        <w:commentReference w:id="4795"/>
      </w:r>
      <w:r w:rsidRPr="00697E49">
        <w:rPr>
          <w:rFonts w:cs="Times New Roman"/>
          <w:sz w:val="20"/>
          <w:szCs w:val="20"/>
          <w:lang w:val="en-GB"/>
        </w:rPr>
        <w:t xml:space="preserve">The Atlantic Multidecadal Oscillation without a role for ocean circulation”. </w:t>
      </w:r>
      <w:r w:rsidRPr="00697E49">
        <w:rPr>
          <w:rFonts w:cs="Times New Roman"/>
          <w:i/>
          <w:sz w:val="20"/>
          <w:szCs w:val="20"/>
          <w:lang w:val="en-GB"/>
        </w:rPr>
        <w:t>Science</w:t>
      </w:r>
      <w:r w:rsidRPr="00697E49">
        <w:rPr>
          <w:rFonts w:cs="Times New Roman"/>
          <w:sz w:val="20"/>
          <w:szCs w:val="20"/>
          <w:lang w:val="en-GB"/>
        </w:rPr>
        <w:t xml:space="preserve">, </w:t>
      </w:r>
      <w:r w:rsidRPr="00697E49">
        <w:rPr>
          <w:rFonts w:cs="Times New Roman"/>
          <w:b/>
          <w:sz w:val="20"/>
          <w:szCs w:val="20"/>
          <w:lang w:val="en-GB"/>
        </w:rPr>
        <w:t>352(6293)</w:t>
      </w:r>
      <w:r w:rsidRPr="00697E49">
        <w:rPr>
          <w:rFonts w:cs="Times New Roman"/>
          <w:sz w:val="20"/>
          <w:szCs w:val="20"/>
          <w:lang w:val="en-GB"/>
        </w:rPr>
        <w:t>, 1527–1527, doi:</w:t>
      </w:r>
      <w:r w:rsidR="00642F13">
        <w:fldChar w:fldCharType="begin"/>
      </w:r>
      <w:r w:rsidR="00642F13" w:rsidRPr="001D5B54">
        <w:rPr>
          <w:lang w:val="en-US"/>
          <w:rPrChange w:id="4796" w:author="Clotilde Pean" w:date="2021-06-21T14:15:00Z">
            <w:rPr/>
          </w:rPrChange>
        </w:rPr>
        <w:instrText xml:space="preserve"> HYPERLINK "https://dx.doi.org/10.1126/science.aaf1660" </w:instrText>
      </w:r>
      <w:r w:rsidR="00642F13">
        <w:fldChar w:fldCharType="separate"/>
      </w:r>
      <w:r w:rsidRPr="00697E49">
        <w:rPr>
          <w:rStyle w:val="Hyperlink"/>
          <w:rFonts w:cs="Times New Roman"/>
          <w:sz w:val="20"/>
          <w:szCs w:val="20"/>
          <w:lang w:val="en-GB"/>
        </w:rPr>
        <w:t>10.1126/science.aaf1660</w:t>
      </w:r>
      <w:r w:rsidR="00642F13">
        <w:rPr>
          <w:rStyle w:val="Hyperlink"/>
          <w:rFonts w:cs="Times New Roman"/>
          <w:sz w:val="20"/>
          <w:szCs w:val="20"/>
          <w:lang w:val="en-GB"/>
        </w:rPr>
        <w:fldChar w:fldCharType="end"/>
      </w:r>
      <w:r w:rsidRPr="00697E49">
        <w:rPr>
          <w:rFonts w:cs="Times New Roman"/>
          <w:sz w:val="20"/>
          <w:szCs w:val="20"/>
          <w:lang w:val="en-GB"/>
        </w:rPr>
        <w:t>.</w:t>
      </w:r>
    </w:p>
    <w:p w14:paraId="798CAF0F" w14:textId="0D05680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T. and D.Z. Sun, 2014: ENSO asymmetry in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27(11)</w:t>
      </w:r>
      <w:r w:rsidRPr="00697E49">
        <w:rPr>
          <w:rFonts w:cs="Times New Roman"/>
          <w:sz w:val="20"/>
          <w:szCs w:val="20"/>
          <w:lang w:val="en-GB"/>
        </w:rPr>
        <w:t>, 4070–4093, doi:</w:t>
      </w:r>
      <w:r w:rsidR="00642F13">
        <w:fldChar w:fldCharType="begin"/>
      </w:r>
      <w:r w:rsidR="00642F13" w:rsidRPr="001D5B54">
        <w:rPr>
          <w:lang w:val="en-US"/>
          <w:rPrChange w:id="4797" w:author="Clotilde Pean" w:date="2021-06-21T14:15:00Z">
            <w:rPr/>
          </w:rPrChange>
        </w:rPr>
        <w:instrText xml:space="preserve"> HYPERLINK "https://dx.doi.org/10.1175/jcli-d-13-00454.1" </w:instrText>
      </w:r>
      <w:r w:rsidR="00642F13">
        <w:fldChar w:fldCharType="separate"/>
      </w:r>
      <w:r w:rsidRPr="00697E49">
        <w:rPr>
          <w:rStyle w:val="Hyperlink"/>
          <w:rFonts w:cs="Times New Roman"/>
          <w:sz w:val="20"/>
          <w:szCs w:val="20"/>
          <w:lang w:val="en-GB"/>
        </w:rPr>
        <w:t>10.1175/jcli-d-13-00454.1</w:t>
      </w:r>
      <w:r w:rsidR="00642F13">
        <w:rPr>
          <w:rStyle w:val="Hyperlink"/>
          <w:rFonts w:cs="Times New Roman"/>
          <w:sz w:val="20"/>
          <w:szCs w:val="20"/>
          <w:lang w:val="en-GB"/>
        </w:rPr>
        <w:fldChar w:fldCharType="end"/>
      </w:r>
      <w:r w:rsidRPr="00697E49">
        <w:rPr>
          <w:rFonts w:cs="Times New Roman"/>
          <w:sz w:val="20"/>
          <w:szCs w:val="20"/>
          <w:lang w:val="en-GB"/>
        </w:rPr>
        <w:t>.</w:t>
      </w:r>
    </w:p>
    <w:p w14:paraId="23750BF8" w14:textId="0BAC74E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W. and F.F. Jin, 2012: Improvements in the CMIP5 simulations of ENSO-SSTA meridional width.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39(23)</w:t>
      </w:r>
      <w:r w:rsidRPr="00697E49">
        <w:rPr>
          <w:rFonts w:cs="Times New Roman"/>
          <w:sz w:val="20"/>
          <w:szCs w:val="20"/>
          <w:lang w:val="en-GB"/>
        </w:rPr>
        <w:t>, 1–5, doi:</w:t>
      </w:r>
      <w:r w:rsidR="00642F13">
        <w:fldChar w:fldCharType="begin"/>
      </w:r>
      <w:r w:rsidR="00642F13" w:rsidRPr="001D5B54">
        <w:rPr>
          <w:lang w:val="en-US"/>
          <w:rPrChange w:id="4798" w:author="Clotilde Pean" w:date="2021-06-21T14:15:00Z">
            <w:rPr/>
          </w:rPrChange>
        </w:rPr>
        <w:instrText xml:space="preserve"> HYPERLINK "https://dx.doi.org/10.1029/2012gl053588" </w:instrText>
      </w:r>
      <w:r w:rsidR="00642F13">
        <w:fldChar w:fldCharType="separate"/>
      </w:r>
      <w:r w:rsidRPr="00697E49">
        <w:rPr>
          <w:rStyle w:val="Hyperlink"/>
          <w:rFonts w:cs="Times New Roman"/>
          <w:sz w:val="20"/>
          <w:szCs w:val="20"/>
          <w:lang w:val="en-GB"/>
        </w:rPr>
        <w:t>10.1029/2012gl053588</w:t>
      </w:r>
      <w:r w:rsidR="00642F13">
        <w:rPr>
          <w:rStyle w:val="Hyperlink"/>
          <w:rFonts w:cs="Times New Roman"/>
          <w:sz w:val="20"/>
          <w:szCs w:val="20"/>
          <w:lang w:val="en-GB"/>
        </w:rPr>
        <w:fldChar w:fldCharType="end"/>
      </w:r>
      <w:r w:rsidRPr="00697E49">
        <w:rPr>
          <w:rFonts w:cs="Times New Roman"/>
          <w:sz w:val="20"/>
          <w:szCs w:val="20"/>
          <w:lang w:val="en-GB"/>
        </w:rPr>
        <w:t>.</w:t>
      </w:r>
    </w:p>
    <w:p w14:paraId="720CA8FD" w14:textId="7351903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W. and B. Kirtman, 2019: Understanding the Signal-to-Noise Paradox with a Simple Markov Model.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46(22)</w:t>
      </w:r>
      <w:r w:rsidRPr="00697E49">
        <w:rPr>
          <w:rFonts w:cs="Times New Roman"/>
          <w:sz w:val="20"/>
          <w:szCs w:val="20"/>
          <w:lang w:val="en-GB"/>
        </w:rPr>
        <w:t>, 13308–13317, doi:</w:t>
      </w:r>
      <w:r w:rsidR="00642F13">
        <w:fldChar w:fldCharType="begin"/>
      </w:r>
      <w:r w:rsidR="00642F13" w:rsidRPr="001D5B54">
        <w:rPr>
          <w:lang w:val="en-US"/>
          <w:rPrChange w:id="4799" w:author="Clotilde Pean" w:date="2021-06-21T14:15:00Z">
            <w:rPr/>
          </w:rPrChange>
        </w:rPr>
        <w:instrText xml:space="preserve"> HYPERLINK "https://dx.doi.org/10.1029/2019gl085159" </w:instrText>
      </w:r>
      <w:r w:rsidR="00642F13">
        <w:fldChar w:fldCharType="separate"/>
      </w:r>
      <w:r w:rsidRPr="00697E49">
        <w:rPr>
          <w:rStyle w:val="Hyperlink"/>
          <w:rFonts w:cs="Times New Roman"/>
          <w:sz w:val="20"/>
          <w:szCs w:val="20"/>
          <w:lang w:val="en-GB"/>
        </w:rPr>
        <w:t>10.1029/2019gl085159</w:t>
      </w:r>
      <w:r w:rsidR="00642F13">
        <w:rPr>
          <w:rStyle w:val="Hyperlink"/>
          <w:rFonts w:cs="Times New Roman"/>
          <w:sz w:val="20"/>
          <w:szCs w:val="20"/>
          <w:lang w:val="en-GB"/>
        </w:rPr>
        <w:fldChar w:fldCharType="end"/>
      </w:r>
      <w:r w:rsidRPr="00697E49">
        <w:rPr>
          <w:rFonts w:cs="Times New Roman"/>
          <w:sz w:val="20"/>
          <w:szCs w:val="20"/>
          <w:lang w:val="en-GB"/>
        </w:rPr>
        <w:t>.</w:t>
      </w:r>
    </w:p>
    <w:p w14:paraId="1B1684AB" w14:textId="7317D082"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X. et al., 2007: Detection of human influence on twentieth-century precipitation trends. </w:t>
      </w:r>
      <w:r w:rsidRPr="00697E49">
        <w:rPr>
          <w:rFonts w:cs="Times New Roman"/>
          <w:i/>
          <w:sz w:val="20"/>
          <w:szCs w:val="20"/>
          <w:lang w:val="en-GB"/>
        </w:rPr>
        <w:t>Nature</w:t>
      </w:r>
      <w:r w:rsidRPr="00697E49">
        <w:rPr>
          <w:rFonts w:cs="Times New Roman"/>
          <w:sz w:val="20"/>
          <w:szCs w:val="20"/>
          <w:lang w:val="en-GB"/>
        </w:rPr>
        <w:t xml:space="preserve">, </w:t>
      </w:r>
      <w:r w:rsidRPr="00697E49">
        <w:rPr>
          <w:rFonts w:cs="Times New Roman"/>
          <w:b/>
          <w:sz w:val="20"/>
          <w:szCs w:val="20"/>
          <w:lang w:val="en-GB"/>
        </w:rPr>
        <w:t>448(7152)</w:t>
      </w:r>
      <w:r w:rsidRPr="00697E49">
        <w:rPr>
          <w:rFonts w:cs="Times New Roman"/>
          <w:sz w:val="20"/>
          <w:szCs w:val="20"/>
          <w:lang w:val="en-GB"/>
        </w:rPr>
        <w:t>, 461–465, doi:</w:t>
      </w:r>
      <w:r w:rsidR="00642F13">
        <w:fldChar w:fldCharType="begin"/>
      </w:r>
      <w:r w:rsidR="00642F13" w:rsidRPr="001D5B54">
        <w:rPr>
          <w:lang w:val="en-US"/>
          <w:rPrChange w:id="4800" w:author="Clotilde Pean" w:date="2021-06-21T14:15:00Z">
            <w:rPr/>
          </w:rPrChange>
        </w:rPr>
        <w:instrText xml:space="preserve"> HYPERLINK "https://dx.doi.org/10.1038/nature06025" </w:instrText>
      </w:r>
      <w:r w:rsidR="00642F13">
        <w:fldChar w:fldCharType="separate"/>
      </w:r>
      <w:r w:rsidRPr="00697E49">
        <w:rPr>
          <w:rStyle w:val="Hyperlink"/>
          <w:rFonts w:cs="Times New Roman"/>
          <w:sz w:val="20"/>
          <w:szCs w:val="20"/>
          <w:lang w:val="en-GB"/>
        </w:rPr>
        <w:t>10.1038/nature06025</w:t>
      </w:r>
      <w:r w:rsidR="00642F13">
        <w:rPr>
          <w:rStyle w:val="Hyperlink"/>
          <w:rFonts w:cs="Times New Roman"/>
          <w:sz w:val="20"/>
          <w:szCs w:val="20"/>
          <w:lang w:val="en-GB"/>
        </w:rPr>
        <w:fldChar w:fldCharType="end"/>
      </w:r>
      <w:r w:rsidRPr="00697E49">
        <w:rPr>
          <w:rFonts w:cs="Times New Roman"/>
          <w:sz w:val="20"/>
          <w:szCs w:val="20"/>
          <w:lang w:val="en-GB"/>
        </w:rPr>
        <w:t>.</w:t>
      </w:r>
    </w:p>
    <w:p w14:paraId="73A702E2" w14:textId="7F48647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Y., J.M. Wallace, and D.S. Battisti, 1997: ENSO-like Interdecadal Variability: 1900–93.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10(5)</w:t>
      </w:r>
      <w:r w:rsidRPr="00697E49">
        <w:rPr>
          <w:rFonts w:cs="Times New Roman"/>
          <w:sz w:val="20"/>
          <w:szCs w:val="20"/>
          <w:lang w:val="en-GB"/>
        </w:rPr>
        <w:t>, 1004–1020, doi:</w:t>
      </w:r>
      <w:r w:rsidR="00642F13">
        <w:fldChar w:fldCharType="begin"/>
      </w:r>
      <w:r w:rsidR="00642F13" w:rsidRPr="001D5B54">
        <w:rPr>
          <w:lang w:val="en-US"/>
          <w:rPrChange w:id="4801" w:author="Clotilde Pean" w:date="2021-06-21T14:15:00Z">
            <w:rPr/>
          </w:rPrChange>
        </w:rPr>
        <w:instrText xml:space="preserve"> HYPERLINK "https://dx.doi.org/10.1175/1520-0442(1997)010%3c1004:eliv%3e2.0.co;2" </w:instrText>
      </w:r>
      <w:r w:rsidR="00642F13">
        <w:fldChar w:fldCharType="separate"/>
      </w:r>
      <w:r w:rsidRPr="00697E49">
        <w:rPr>
          <w:rStyle w:val="Hyperlink"/>
          <w:rFonts w:cs="Times New Roman"/>
          <w:sz w:val="20"/>
          <w:szCs w:val="20"/>
          <w:lang w:val="en-GB"/>
        </w:rPr>
        <w:t>10.1175/1520-0442(1997)010&lt;1004:eliv&gt;2.0.co;2</w:t>
      </w:r>
      <w:r w:rsidR="00642F13">
        <w:rPr>
          <w:rStyle w:val="Hyperlink"/>
          <w:rFonts w:cs="Times New Roman"/>
          <w:sz w:val="20"/>
          <w:szCs w:val="20"/>
          <w:lang w:val="en-GB"/>
        </w:rPr>
        <w:fldChar w:fldCharType="end"/>
      </w:r>
      <w:r w:rsidRPr="00697E49">
        <w:rPr>
          <w:rFonts w:cs="Times New Roman"/>
          <w:sz w:val="20"/>
          <w:szCs w:val="20"/>
          <w:lang w:val="en-GB"/>
        </w:rPr>
        <w:t>.</w:t>
      </w:r>
    </w:p>
    <w:p w14:paraId="1743ED39" w14:textId="050A4BD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Zhang, Y., Y. Guo, W. Dong, and C. Li, 2018: What drives the decadal variation of global land monsoon precipitation over the past 50 years? </w:t>
      </w:r>
      <w:r w:rsidRPr="00697E49">
        <w:rPr>
          <w:rFonts w:cs="Times New Roman"/>
          <w:i/>
          <w:sz w:val="20"/>
          <w:szCs w:val="20"/>
          <w:lang w:val="en-GB"/>
        </w:rPr>
        <w:t>International Journal of Climatology</w:t>
      </w:r>
      <w:r w:rsidRPr="00697E49">
        <w:rPr>
          <w:rFonts w:cs="Times New Roman"/>
          <w:sz w:val="20"/>
          <w:szCs w:val="20"/>
          <w:lang w:val="en-GB"/>
        </w:rPr>
        <w:t xml:space="preserve">, </w:t>
      </w:r>
      <w:r w:rsidRPr="00697E49">
        <w:rPr>
          <w:rFonts w:cs="Times New Roman"/>
          <w:b/>
          <w:sz w:val="20"/>
          <w:szCs w:val="20"/>
          <w:lang w:val="en-GB"/>
        </w:rPr>
        <w:t>38(13)</w:t>
      </w:r>
      <w:r w:rsidRPr="00697E49">
        <w:rPr>
          <w:rFonts w:cs="Times New Roman"/>
          <w:sz w:val="20"/>
          <w:szCs w:val="20"/>
          <w:lang w:val="en-GB"/>
        </w:rPr>
        <w:t>, 4818–4829, doi:</w:t>
      </w:r>
      <w:r w:rsidR="00642F13">
        <w:fldChar w:fldCharType="begin"/>
      </w:r>
      <w:r w:rsidR="00642F13" w:rsidRPr="001D5B54">
        <w:rPr>
          <w:lang w:val="en-GB"/>
          <w:rPrChange w:id="4802" w:author="Clotilde Pean" w:date="2021-06-21T14:15:00Z">
            <w:rPr/>
          </w:rPrChange>
        </w:rPr>
        <w:instrText xml:space="preserve"> HYPERLINK "https://dx.doi.org/10.1002/joc.5699" </w:instrText>
      </w:r>
      <w:r w:rsidR="00642F13">
        <w:fldChar w:fldCharType="separate"/>
      </w:r>
      <w:r w:rsidRPr="00697E49">
        <w:rPr>
          <w:rStyle w:val="Hyperlink"/>
          <w:rFonts w:cs="Times New Roman"/>
          <w:sz w:val="20"/>
          <w:szCs w:val="20"/>
          <w:lang w:val="en-GB"/>
        </w:rPr>
        <w:t>10.1002/joc.5699</w:t>
      </w:r>
      <w:r w:rsidR="00642F13">
        <w:rPr>
          <w:rStyle w:val="Hyperlink"/>
          <w:rFonts w:cs="Times New Roman"/>
          <w:sz w:val="20"/>
          <w:szCs w:val="20"/>
          <w:lang w:val="en-GB"/>
        </w:rPr>
        <w:fldChar w:fldCharType="end"/>
      </w:r>
      <w:r w:rsidRPr="00697E49">
        <w:rPr>
          <w:rFonts w:cs="Times New Roman"/>
          <w:sz w:val="20"/>
          <w:szCs w:val="20"/>
          <w:lang w:val="en-GB"/>
        </w:rPr>
        <w:t>.</w:t>
      </w:r>
    </w:p>
    <w:p w14:paraId="770D6E32" w14:textId="6CD6F49D"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Zhao, D.F. et al., 2017: Environmental conditions regulate the impact of plants on cloud formation. </w:t>
      </w:r>
      <w:r w:rsidRPr="00697E49">
        <w:rPr>
          <w:rFonts w:cs="Times New Roman"/>
          <w:i/>
          <w:sz w:val="20"/>
          <w:szCs w:val="20"/>
          <w:lang w:val="en-GB"/>
        </w:rPr>
        <w:t>Nature Communications</w:t>
      </w:r>
      <w:r w:rsidRPr="00697E49">
        <w:rPr>
          <w:rFonts w:cs="Times New Roman"/>
          <w:sz w:val="20"/>
          <w:szCs w:val="20"/>
          <w:lang w:val="en-GB"/>
        </w:rPr>
        <w:t xml:space="preserve">, </w:t>
      </w:r>
      <w:r w:rsidRPr="00697E49">
        <w:rPr>
          <w:rFonts w:cs="Times New Roman"/>
          <w:b/>
          <w:sz w:val="20"/>
          <w:szCs w:val="20"/>
          <w:lang w:val="en-GB"/>
        </w:rPr>
        <w:t>8(1)</w:t>
      </w:r>
      <w:r w:rsidRPr="00697E49">
        <w:rPr>
          <w:rFonts w:cs="Times New Roman"/>
          <w:sz w:val="20"/>
          <w:szCs w:val="20"/>
          <w:lang w:val="en-GB"/>
        </w:rPr>
        <w:t>, 14067, doi:</w:t>
      </w:r>
      <w:r w:rsidR="00642F13">
        <w:fldChar w:fldCharType="begin"/>
      </w:r>
      <w:r w:rsidR="00642F13" w:rsidRPr="001D5B54">
        <w:rPr>
          <w:lang w:val="en-US"/>
          <w:rPrChange w:id="4803" w:author="Clotilde Pean" w:date="2021-06-21T14:15:00Z">
            <w:rPr/>
          </w:rPrChange>
        </w:rPr>
        <w:instrText xml:space="preserve"> HYPERLINK "https://dx.doi.org/10.1038/ncomms14067" </w:instrText>
      </w:r>
      <w:r w:rsidR="00642F13">
        <w:fldChar w:fldCharType="separate"/>
      </w:r>
      <w:r w:rsidRPr="00697E49">
        <w:rPr>
          <w:rStyle w:val="Hyperlink"/>
          <w:rFonts w:cs="Times New Roman"/>
          <w:sz w:val="20"/>
          <w:szCs w:val="20"/>
          <w:lang w:val="en-GB"/>
        </w:rPr>
        <w:t>10.1038/ncomms14067</w:t>
      </w:r>
      <w:r w:rsidR="00642F13">
        <w:rPr>
          <w:rStyle w:val="Hyperlink"/>
          <w:rFonts w:cs="Times New Roman"/>
          <w:sz w:val="20"/>
          <w:szCs w:val="20"/>
          <w:lang w:val="en-GB"/>
        </w:rPr>
        <w:fldChar w:fldCharType="end"/>
      </w:r>
      <w:r w:rsidRPr="00697E49">
        <w:rPr>
          <w:rFonts w:cs="Times New Roman"/>
          <w:sz w:val="20"/>
          <w:szCs w:val="20"/>
          <w:lang w:val="en-GB"/>
        </w:rPr>
        <w:t>.</w:t>
      </w:r>
    </w:p>
    <w:p w14:paraId="0D7309AC" w14:textId="520F82D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Zheng, F., J. Li, R.T. Clark, and H.C. Nnamchi, 2013: Simulation and Projection of the Southern Hemisphere Annular Mode in CMIP5 Models.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26(24)</w:t>
      </w:r>
      <w:r w:rsidRPr="00697E49">
        <w:rPr>
          <w:rFonts w:cs="Times New Roman"/>
          <w:sz w:val="20"/>
          <w:szCs w:val="20"/>
          <w:lang w:val="en-GB"/>
        </w:rPr>
        <w:t>, 9860–9879, doi:</w:t>
      </w:r>
      <w:r w:rsidR="00642F13">
        <w:fldChar w:fldCharType="begin"/>
      </w:r>
      <w:r w:rsidR="00642F13" w:rsidRPr="001D5B54">
        <w:rPr>
          <w:lang w:val="en-US"/>
          <w:rPrChange w:id="4804" w:author="Clotilde Pean" w:date="2021-06-21T14:15:00Z">
            <w:rPr/>
          </w:rPrChange>
        </w:rPr>
        <w:instrText xml:space="preserve"> HYPERLINK "https://dx.doi.org/10.1175/jcli-d-13-00204.1" </w:instrText>
      </w:r>
      <w:r w:rsidR="00642F13">
        <w:fldChar w:fldCharType="separate"/>
      </w:r>
      <w:r w:rsidRPr="00697E49">
        <w:rPr>
          <w:rStyle w:val="Hyperlink"/>
          <w:rFonts w:cs="Times New Roman"/>
          <w:sz w:val="20"/>
          <w:szCs w:val="20"/>
          <w:lang w:val="en-GB"/>
        </w:rPr>
        <w:t>10.1175/jcli-d-13-00204.1</w:t>
      </w:r>
      <w:r w:rsidR="00642F13">
        <w:rPr>
          <w:rStyle w:val="Hyperlink"/>
          <w:rFonts w:cs="Times New Roman"/>
          <w:sz w:val="20"/>
          <w:szCs w:val="20"/>
          <w:lang w:val="en-GB"/>
        </w:rPr>
        <w:fldChar w:fldCharType="end"/>
      </w:r>
      <w:r w:rsidRPr="00697E49">
        <w:rPr>
          <w:rFonts w:cs="Times New Roman"/>
          <w:sz w:val="20"/>
          <w:szCs w:val="20"/>
          <w:lang w:val="en-GB"/>
        </w:rPr>
        <w:t>.</w:t>
      </w:r>
    </w:p>
    <w:p w14:paraId="381BCCE6" w14:textId="4F0F1EA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Zheng, X.-T., L. Gao, G. Li, and Y. Du, 2016: The Southwest Indian Ocean thermocline dome in CMIP5 models: Historical simulation and future projection. </w:t>
      </w:r>
      <w:r w:rsidRPr="00697E49">
        <w:rPr>
          <w:rFonts w:cs="Times New Roman"/>
          <w:i/>
          <w:sz w:val="20"/>
          <w:szCs w:val="20"/>
          <w:lang w:val="en-GB"/>
        </w:rPr>
        <w:t>Advances in Atmospheric Sciences</w:t>
      </w:r>
      <w:r w:rsidRPr="00697E49">
        <w:rPr>
          <w:rFonts w:cs="Times New Roman"/>
          <w:sz w:val="20"/>
          <w:szCs w:val="20"/>
          <w:lang w:val="en-GB"/>
        </w:rPr>
        <w:t xml:space="preserve">, </w:t>
      </w:r>
      <w:r w:rsidRPr="00697E49">
        <w:rPr>
          <w:rFonts w:cs="Times New Roman"/>
          <w:b/>
          <w:sz w:val="20"/>
          <w:szCs w:val="20"/>
          <w:lang w:val="en-GB"/>
        </w:rPr>
        <w:t>33(4)</w:t>
      </w:r>
      <w:r w:rsidRPr="00697E49">
        <w:rPr>
          <w:rFonts w:cs="Times New Roman"/>
          <w:sz w:val="20"/>
          <w:szCs w:val="20"/>
          <w:lang w:val="en-GB"/>
        </w:rPr>
        <w:t>, 489–503, doi:</w:t>
      </w:r>
      <w:r w:rsidR="00642F13">
        <w:fldChar w:fldCharType="begin"/>
      </w:r>
      <w:r w:rsidR="00642F13" w:rsidRPr="001D5B54">
        <w:rPr>
          <w:lang w:val="en-US"/>
          <w:rPrChange w:id="4805" w:author="Clotilde Pean" w:date="2021-06-21T14:15:00Z">
            <w:rPr/>
          </w:rPrChange>
        </w:rPr>
        <w:instrText xml:space="preserve"> HYPERLINK "https://dx.doi.org/10.1007/s00376-015-5076-9" </w:instrText>
      </w:r>
      <w:r w:rsidR="00642F13">
        <w:fldChar w:fldCharType="separate"/>
      </w:r>
      <w:r w:rsidRPr="00697E49">
        <w:rPr>
          <w:rStyle w:val="Hyperlink"/>
          <w:rFonts w:cs="Times New Roman"/>
          <w:sz w:val="20"/>
          <w:szCs w:val="20"/>
          <w:lang w:val="en-GB"/>
        </w:rPr>
        <w:t>10.1007/s00376-015-5076-9</w:t>
      </w:r>
      <w:r w:rsidR="00642F13">
        <w:rPr>
          <w:rStyle w:val="Hyperlink"/>
          <w:rFonts w:cs="Times New Roman"/>
          <w:sz w:val="20"/>
          <w:szCs w:val="20"/>
          <w:lang w:val="en-GB"/>
        </w:rPr>
        <w:fldChar w:fldCharType="end"/>
      </w:r>
      <w:r w:rsidRPr="00697E49">
        <w:rPr>
          <w:rFonts w:cs="Times New Roman"/>
          <w:sz w:val="20"/>
          <w:szCs w:val="20"/>
          <w:lang w:val="en-GB"/>
        </w:rPr>
        <w:t>.</w:t>
      </w:r>
    </w:p>
    <w:p w14:paraId="1216D2D8" w14:textId="077EDCA7"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Zhou, S., G. Huang, and P. Huang, 2020: Excessive ITCZ but Negative SST Biases in the Tropical Pacific Simulated by CMIP5/6 Models: The Role of the Meridional Pattern of SST Bias. </w:t>
      </w:r>
      <w:r w:rsidRPr="00697E49">
        <w:rPr>
          <w:rFonts w:cs="Times New Roman"/>
          <w:i/>
          <w:sz w:val="20"/>
          <w:szCs w:val="20"/>
          <w:lang w:val="en-GB"/>
        </w:rPr>
        <w:t>J. Climate</w:t>
      </w:r>
      <w:r w:rsidRPr="00697E49">
        <w:rPr>
          <w:rFonts w:cs="Times New Roman"/>
          <w:sz w:val="20"/>
          <w:szCs w:val="20"/>
          <w:lang w:val="en-GB"/>
        </w:rPr>
        <w:t xml:space="preserve">, </w:t>
      </w:r>
      <w:r w:rsidRPr="00697E49">
        <w:rPr>
          <w:rFonts w:cs="Times New Roman"/>
          <w:b/>
          <w:sz w:val="20"/>
          <w:szCs w:val="20"/>
          <w:lang w:val="en-GB"/>
        </w:rPr>
        <w:t>33(12)</w:t>
      </w:r>
      <w:r w:rsidRPr="00697E49">
        <w:rPr>
          <w:rFonts w:cs="Times New Roman"/>
          <w:sz w:val="20"/>
          <w:szCs w:val="20"/>
          <w:lang w:val="en-GB"/>
        </w:rPr>
        <w:t>, 5305–5316, doi:</w:t>
      </w:r>
      <w:r w:rsidR="00642F13">
        <w:fldChar w:fldCharType="begin"/>
      </w:r>
      <w:r w:rsidR="00642F13" w:rsidRPr="001D5B54">
        <w:rPr>
          <w:lang w:val="en-US"/>
          <w:rPrChange w:id="4806" w:author="Clotilde Pean" w:date="2021-06-21T14:15:00Z">
            <w:rPr/>
          </w:rPrChange>
        </w:rPr>
        <w:instrText xml:space="preserve"> HYPERLINK "https://dx.doi.org/10.1175/jcli-d-19-0922.1" </w:instrText>
      </w:r>
      <w:r w:rsidR="00642F13">
        <w:fldChar w:fldCharType="separate"/>
      </w:r>
      <w:r w:rsidRPr="00697E49">
        <w:rPr>
          <w:rStyle w:val="Hyperlink"/>
          <w:rFonts w:cs="Times New Roman"/>
          <w:sz w:val="20"/>
          <w:szCs w:val="20"/>
          <w:lang w:val="en-GB"/>
        </w:rPr>
        <w:t>10.1175/jcli-d-19-0922.1</w:t>
      </w:r>
      <w:r w:rsidR="00642F13">
        <w:rPr>
          <w:rStyle w:val="Hyperlink"/>
          <w:rFonts w:cs="Times New Roman"/>
          <w:sz w:val="20"/>
          <w:szCs w:val="20"/>
          <w:lang w:val="en-GB"/>
        </w:rPr>
        <w:fldChar w:fldCharType="end"/>
      </w:r>
      <w:r w:rsidRPr="00697E49">
        <w:rPr>
          <w:rFonts w:cs="Times New Roman"/>
          <w:sz w:val="20"/>
          <w:szCs w:val="20"/>
          <w:lang w:val="en-GB"/>
        </w:rPr>
        <w:t>.</w:t>
      </w:r>
    </w:p>
    <w:p w14:paraId="28E3AA31" w14:textId="1B00F6EC"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Zhou, T. et al., 2020: The dynamic and thermodynamic processes dominating the reduction of global land monsoon precipitation driven by anthropogenic aerosols emission. </w:t>
      </w:r>
      <w:r w:rsidRPr="00697E49">
        <w:rPr>
          <w:rFonts w:cs="Times New Roman"/>
          <w:i/>
          <w:sz w:val="20"/>
          <w:szCs w:val="20"/>
          <w:lang w:val="en-GB"/>
        </w:rPr>
        <w:t>Science China Earth Sciences</w:t>
      </w:r>
      <w:r w:rsidRPr="00697E49">
        <w:rPr>
          <w:rFonts w:cs="Times New Roman"/>
          <w:sz w:val="20"/>
          <w:szCs w:val="20"/>
          <w:lang w:val="en-GB"/>
        </w:rPr>
        <w:t xml:space="preserve">, </w:t>
      </w:r>
      <w:r w:rsidRPr="00697E49">
        <w:rPr>
          <w:rFonts w:cs="Times New Roman"/>
          <w:b/>
          <w:sz w:val="20"/>
          <w:szCs w:val="20"/>
          <w:lang w:val="en-GB"/>
        </w:rPr>
        <w:t>63(7)</w:t>
      </w:r>
      <w:r w:rsidRPr="00697E49">
        <w:rPr>
          <w:rFonts w:cs="Times New Roman"/>
          <w:sz w:val="20"/>
          <w:szCs w:val="20"/>
          <w:lang w:val="en-GB"/>
        </w:rPr>
        <w:t>, 919–933, doi:</w:t>
      </w:r>
      <w:r w:rsidR="00642F13">
        <w:fldChar w:fldCharType="begin"/>
      </w:r>
      <w:r w:rsidR="00642F13" w:rsidRPr="001D5B54">
        <w:rPr>
          <w:lang w:val="en-US"/>
          <w:rPrChange w:id="4807" w:author="Clotilde Pean" w:date="2021-06-21T14:15:00Z">
            <w:rPr/>
          </w:rPrChange>
        </w:rPr>
        <w:instrText xml:space="preserve"> HYPERLINK "https://dx.doi.org/10.1007/s11430-019-9613-9" </w:instrText>
      </w:r>
      <w:r w:rsidR="00642F13">
        <w:fldChar w:fldCharType="separate"/>
      </w:r>
      <w:r w:rsidRPr="00697E49">
        <w:rPr>
          <w:rStyle w:val="Hyperlink"/>
          <w:rFonts w:cs="Times New Roman"/>
          <w:sz w:val="20"/>
          <w:szCs w:val="20"/>
          <w:lang w:val="en-GB"/>
        </w:rPr>
        <w:t>10.1007/s11430-019-9613-9</w:t>
      </w:r>
      <w:r w:rsidR="00642F13">
        <w:rPr>
          <w:rStyle w:val="Hyperlink"/>
          <w:rFonts w:cs="Times New Roman"/>
          <w:sz w:val="20"/>
          <w:szCs w:val="20"/>
          <w:lang w:val="en-GB"/>
        </w:rPr>
        <w:fldChar w:fldCharType="end"/>
      </w:r>
      <w:r w:rsidRPr="00697E49">
        <w:rPr>
          <w:rFonts w:cs="Times New Roman"/>
          <w:sz w:val="20"/>
          <w:szCs w:val="20"/>
          <w:lang w:val="en-GB"/>
        </w:rPr>
        <w:t>.</w:t>
      </w:r>
    </w:p>
    <w:p w14:paraId="0F0D791B" w14:textId="659FE4C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Zhu, F., J. Emile-Geay, G.J. Hakim, J. King, and K.J. Anchukaitis, 2020: Resolving the Differences in the Simulated and Reconstructed Temperature Response to Volcanism.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47(8)</w:t>
      </w:r>
      <w:r w:rsidRPr="00697E49">
        <w:rPr>
          <w:rFonts w:cs="Times New Roman"/>
          <w:sz w:val="20"/>
          <w:szCs w:val="20"/>
          <w:lang w:val="en-GB"/>
        </w:rPr>
        <w:t>, e2019GL086908, doi:</w:t>
      </w:r>
      <w:r w:rsidR="00642F13">
        <w:fldChar w:fldCharType="begin"/>
      </w:r>
      <w:r w:rsidR="00642F13" w:rsidRPr="001D5B54">
        <w:rPr>
          <w:lang w:val="en-US"/>
          <w:rPrChange w:id="4808" w:author="Clotilde Pean" w:date="2021-06-21T14:15:00Z">
            <w:rPr/>
          </w:rPrChange>
        </w:rPr>
        <w:instrText xml:space="preserve"> HYPERLINK "https://dx.doi.org/10.1029/2019gl086908" </w:instrText>
      </w:r>
      <w:r w:rsidR="00642F13">
        <w:fldChar w:fldCharType="separate"/>
      </w:r>
      <w:r w:rsidRPr="00697E49">
        <w:rPr>
          <w:rStyle w:val="Hyperlink"/>
          <w:rFonts w:cs="Times New Roman"/>
          <w:sz w:val="20"/>
          <w:szCs w:val="20"/>
          <w:lang w:val="en-GB"/>
        </w:rPr>
        <w:t>10.1029/2019gl086908</w:t>
      </w:r>
      <w:r w:rsidR="00642F13">
        <w:rPr>
          <w:rStyle w:val="Hyperlink"/>
          <w:rFonts w:cs="Times New Roman"/>
          <w:sz w:val="20"/>
          <w:szCs w:val="20"/>
          <w:lang w:val="en-GB"/>
        </w:rPr>
        <w:fldChar w:fldCharType="end"/>
      </w:r>
      <w:r w:rsidRPr="00697E49">
        <w:rPr>
          <w:rFonts w:cs="Times New Roman"/>
          <w:sz w:val="20"/>
          <w:szCs w:val="20"/>
          <w:lang w:val="en-GB"/>
        </w:rPr>
        <w:t>.</w:t>
      </w:r>
    </w:p>
    <w:p w14:paraId="4219CF23" w14:textId="76AEE06E"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Zhu, F. et al., 2019: Climate models can correctly simulate the continuum of global-average temperature variability. </w:t>
      </w:r>
      <w:r w:rsidRPr="00697E49">
        <w:rPr>
          <w:rFonts w:cs="Times New Roman"/>
          <w:i/>
          <w:sz w:val="20"/>
          <w:szCs w:val="20"/>
          <w:lang w:val="en-GB"/>
        </w:rPr>
        <w:t>Proceedings of the National Academy of Sciences</w:t>
      </w:r>
      <w:r w:rsidRPr="00697E49">
        <w:rPr>
          <w:rFonts w:cs="Times New Roman"/>
          <w:sz w:val="20"/>
          <w:szCs w:val="20"/>
          <w:lang w:val="en-GB"/>
        </w:rPr>
        <w:t xml:space="preserve">, </w:t>
      </w:r>
      <w:r w:rsidRPr="00697E49">
        <w:rPr>
          <w:rFonts w:cs="Times New Roman"/>
          <w:b/>
          <w:sz w:val="20"/>
          <w:szCs w:val="20"/>
          <w:lang w:val="en-GB"/>
        </w:rPr>
        <w:t>116(18)</w:t>
      </w:r>
      <w:r w:rsidRPr="00697E49">
        <w:rPr>
          <w:rFonts w:cs="Times New Roman"/>
          <w:sz w:val="20"/>
          <w:szCs w:val="20"/>
          <w:lang w:val="en-GB"/>
        </w:rPr>
        <w:t>, 8728–8733, doi:</w:t>
      </w:r>
      <w:r w:rsidR="00642F13">
        <w:fldChar w:fldCharType="begin"/>
      </w:r>
      <w:r w:rsidR="00642F13" w:rsidRPr="001D5B54">
        <w:rPr>
          <w:lang w:val="en-US"/>
          <w:rPrChange w:id="4809" w:author="Clotilde Pean" w:date="2021-06-21T14:15:00Z">
            <w:rPr/>
          </w:rPrChange>
        </w:rPr>
        <w:instrText xml:space="preserve"> HYPERLINK "https://dx.doi.org/10.1073/pnas.1809959116" </w:instrText>
      </w:r>
      <w:r w:rsidR="00642F13">
        <w:fldChar w:fldCharType="separate"/>
      </w:r>
      <w:r w:rsidRPr="00697E49">
        <w:rPr>
          <w:rStyle w:val="Hyperlink"/>
          <w:rFonts w:cs="Times New Roman"/>
          <w:sz w:val="20"/>
          <w:szCs w:val="20"/>
          <w:lang w:val="en-GB"/>
        </w:rPr>
        <w:t>10.1073/pnas.1809959116</w:t>
      </w:r>
      <w:r w:rsidR="00642F13">
        <w:rPr>
          <w:rStyle w:val="Hyperlink"/>
          <w:rFonts w:cs="Times New Roman"/>
          <w:sz w:val="20"/>
          <w:szCs w:val="20"/>
          <w:lang w:val="en-GB"/>
        </w:rPr>
        <w:fldChar w:fldCharType="end"/>
      </w:r>
      <w:r w:rsidRPr="00697E49">
        <w:rPr>
          <w:rFonts w:cs="Times New Roman"/>
          <w:sz w:val="20"/>
          <w:szCs w:val="20"/>
          <w:lang w:val="en-GB"/>
        </w:rPr>
        <w:t>.</w:t>
      </w:r>
    </w:p>
    <w:p w14:paraId="2DE4D725" w14:textId="18C67BB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Zhu, J. et al., 2021: Assessment of equilibrium climate sensitivity of the Community Earth System Model version 2 through simulation of the Last Glacial Maximum.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n/a(n/a)</w:t>
      </w:r>
      <w:r w:rsidRPr="00697E49">
        <w:rPr>
          <w:rFonts w:cs="Times New Roman"/>
          <w:sz w:val="20"/>
          <w:szCs w:val="20"/>
          <w:lang w:val="en-GB"/>
        </w:rPr>
        <w:t>, e2020GL091220, doi:</w:t>
      </w:r>
      <w:r w:rsidR="00642F13">
        <w:fldChar w:fldCharType="begin"/>
      </w:r>
      <w:r w:rsidR="00642F13" w:rsidRPr="001D5B54">
        <w:rPr>
          <w:lang w:val="en-US"/>
          <w:rPrChange w:id="4810" w:author="Clotilde Pean" w:date="2021-06-21T14:15:00Z">
            <w:rPr/>
          </w:rPrChange>
        </w:rPr>
        <w:instrText xml:space="preserve"> HYPERLINK "https://dx.doi.org/10.1029/2020gl091220" </w:instrText>
      </w:r>
      <w:r w:rsidR="00642F13">
        <w:fldChar w:fldCharType="separate"/>
      </w:r>
      <w:r w:rsidRPr="00697E49">
        <w:rPr>
          <w:rStyle w:val="Hyperlink"/>
          <w:rFonts w:cs="Times New Roman"/>
          <w:sz w:val="20"/>
          <w:szCs w:val="20"/>
          <w:lang w:val="en-GB"/>
        </w:rPr>
        <w:t>10.1029/2020gl091220</w:t>
      </w:r>
      <w:r w:rsidR="00642F13">
        <w:rPr>
          <w:rStyle w:val="Hyperlink"/>
          <w:rFonts w:cs="Times New Roman"/>
          <w:sz w:val="20"/>
          <w:szCs w:val="20"/>
          <w:lang w:val="en-GB"/>
        </w:rPr>
        <w:fldChar w:fldCharType="end"/>
      </w:r>
      <w:r w:rsidRPr="00697E49">
        <w:rPr>
          <w:rFonts w:cs="Times New Roman"/>
          <w:sz w:val="20"/>
          <w:szCs w:val="20"/>
          <w:lang w:val="en-GB"/>
        </w:rPr>
        <w:t>.</w:t>
      </w:r>
    </w:p>
    <w:p w14:paraId="118618B8" w14:textId="59C1FA0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Zhu, Y. and R.H. Zhang, 2018: An Argo-Derived Background Diffusivity Parameterization for Improved Ocean Simulations in the Tropical Pacific. </w:t>
      </w:r>
      <w:r w:rsidRPr="00697E49">
        <w:rPr>
          <w:rFonts w:cs="Times New Roman"/>
          <w:i/>
          <w:sz w:val="20"/>
          <w:szCs w:val="20"/>
          <w:lang w:val="en-GB"/>
        </w:rPr>
        <w:t>Geophysical Research Letters</w:t>
      </w:r>
      <w:r w:rsidRPr="00697E49">
        <w:rPr>
          <w:rFonts w:cs="Times New Roman"/>
          <w:sz w:val="20"/>
          <w:szCs w:val="20"/>
          <w:lang w:val="en-GB"/>
        </w:rPr>
        <w:t xml:space="preserve">, </w:t>
      </w:r>
      <w:r w:rsidRPr="00697E49">
        <w:rPr>
          <w:rFonts w:cs="Times New Roman"/>
          <w:b/>
          <w:sz w:val="20"/>
          <w:szCs w:val="20"/>
          <w:lang w:val="en-GB"/>
        </w:rPr>
        <w:t>45(3)</w:t>
      </w:r>
      <w:r w:rsidRPr="00697E49">
        <w:rPr>
          <w:rFonts w:cs="Times New Roman"/>
          <w:sz w:val="20"/>
          <w:szCs w:val="20"/>
          <w:lang w:val="en-GB"/>
        </w:rPr>
        <w:t>, 1509–1517, doi:</w:t>
      </w:r>
      <w:r w:rsidR="00642F13">
        <w:fldChar w:fldCharType="begin"/>
      </w:r>
      <w:r w:rsidR="00642F13" w:rsidRPr="001D5B54">
        <w:rPr>
          <w:lang w:val="en-US"/>
          <w:rPrChange w:id="4811" w:author="Clotilde Pean" w:date="2021-06-21T14:15:00Z">
            <w:rPr/>
          </w:rPrChange>
        </w:rPr>
        <w:instrText xml:space="preserve"> HYPERLINK "https://dx.doi.org/10.1002/2017gl076269" </w:instrText>
      </w:r>
      <w:r w:rsidR="00642F13">
        <w:fldChar w:fldCharType="separate"/>
      </w:r>
      <w:r w:rsidRPr="00697E49">
        <w:rPr>
          <w:rStyle w:val="Hyperlink"/>
          <w:rFonts w:cs="Times New Roman"/>
          <w:sz w:val="20"/>
          <w:szCs w:val="20"/>
          <w:lang w:val="en-GB"/>
        </w:rPr>
        <w:t>10.1002/2017gl076269</w:t>
      </w:r>
      <w:r w:rsidR="00642F13">
        <w:rPr>
          <w:rStyle w:val="Hyperlink"/>
          <w:rFonts w:cs="Times New Roman"/>
          <w:sz w:val="20"/>
          <w:szCs w:val="20"/>
          <w:lang w:val="en-GB"/>
        </w:rPr>
        <w:fldChar w:fldCharType="end"/>
      </w:r>
      <w:r w:rsidRPr="00697E49">
        <w:rPr>
          <w:rFonts w:cs="Times New Roman"/>
          <w:sz w:val="20"/>
          <w:szCs w:val="20"/>
          <w:lang w:val="en-GB"/>
        </w:rPr>
        <w:t>.</w:t>
      </w:r>
    </w:p>
    <w:p w14:paraId="01A2FD0D" w14:textId="71815B8F"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Zhu, Y., R.-H. Zhang, and J. Sun, 2020: North Pacific Upper-Ocean Cold Temperature Biases in CMIP6 Simulations and the Role of Regional Vertical Mixing.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33(17)</w:t>
      </w:r>
      <w:r w:rsidRPr="00697E49">
        <w:rPr>
          <w:rFonts w:cs="Times New Roman"/>
          <w:sz w:val="20"/>
          <w:szCs w:val="20"/>
          <w:lang w:val="en-GB"/>
        </w:rPr>
        <w:t>, 7523–7538, doi:</w:t>
      </w:r>
      <w:r w:rsidR="00642F13">
        <w:fldChar w:fldCharType="begin"/>
      </w:r>
      <w:r w:rsidR="00642F13" w:rsidRPr="001D5B54">
        <w:rPr>
          <w:lang w:val="en-US"/>
          <w:rPrChange w:id="4812" w:author="Clotilde Pean" w:date="2021-06-21T14:15:00Z">
            <w:rPr/>
          </w:rPrChange>
        </w:rPr>
        <w:instrText xml:space="preserve"> HYPERLINK "https://dx.doi.org/10.1175/jcli-d-19-0654.1" </w:instrText>
      </w:r>
      <w:r w:rsidR="00642F13">
        <w:fldChar w:fldCharType="separate"/>
      </w:r>
      <w:r w:rsidRPr="00697E49">
        <w:rPr>
          <w:rStyle w:val="Hyperlink"/>
          <w:rFonts w:cs="Times New Roman"/>
          <w:sz w:val="20"/>
          <w:szCs w:val="20"/>
          <w:lang w:val="en-GB"/>
        </w:rPr>
        <w:t>10.1175/jcli-d-19-0654.1</w:t>
      </w:r>
      <w:r w:rsidR="00642F13">
        <w:rPr>
          <w:rStyle w:val="Hyperlink"/>
          <w:rFonts w:cs="Times New Roman"/>
          <w:sz w:val="20"/>
          <w:szCs w:val="20"/>
          <w:lang w:val="en-GB"/>
        </w:rPr>
        <w:fldChar w:fldCharType="end"/>
      </w:r>
      <w:r w:rsidRPr="00697E49">
        <w:rPr>
          <w:rFonts w:cs="Times New Roman"/>
          <w:sz w:val="20"/>
          <w:szCs w:val="20"/>
          <w:lang w:val="en-GB"/>
        </w:rPr>
        <w:t>.</w:t>
      </w:r>
    </w:p>
    <w:p w14:paraId="0AA278F6" w14:textId="2E74665D" w:rsidR="00D55262" w:rsidRPr="00697E49" w:rsidRDefault="00D55262" w:rsidP="00D55262">
      <w:pPr>
        <w:adjustRightInd w:val="0"/>
        <w:ind w:left="720" w:hanging="720"/>
        <w:rPr>
          <w:rFonts w:cs="Times New Roman"/>
          <w:sz w:val="20"/>
          <w:szCs w:val="20"/>
        </w:rPr>
      </w:pPr>
      <w:r w:rsidRPr="00697E49">
        <w:rPr>
          <w:rFonts w:cs="Times New Roman"/>
          <w:sz w:val="20"/>
          <w:szCs w:val="20"/>
          <w:lang w:val="en-GB"/>
        </w:rPr>
        <w:t xml:space="preserve">Zhu, Z. et al., 2016: Greening of the Earth and its drivers. </w:t>
      </w:r>
      <w:r w:rsidRPr="00697E49">
        <w:rPr>
          <w:rFonts w:cs="Times New Roman"/>
          <w:i/>
          <w:sz w:val="20"/>
          <w:szCs w:val="20"/>
        </w:rPr>
        <w:t>Nature Climate Change</w:t>
      </w:r>
      <w:r w:rsidRPr="00697E49">
        <w:rPr>
          <w:rFonts w:cs="Times New Roman"/>
          <w:sz w:val="20"/>
          <w:szCs w:val="20"/>
        </w:rPr>
        <w:t xml:space="preserve">, </w:t>
      </w:r>
      <w:r w:rsidRPr="00697E49">
        <w:rPr>
          <w:rFonts w:cs="Times New Roman"/>
          <w:b/>
          <w:sz w:val="20"/>
          <w:szCs w:val="20"/>
        </w:rPr>
        <w:t>6(8)</w:t>
      </w:r>
      <w:r w:rsidRPr="00697E49">
        <w:rPr>
          <w:rFonts w:cs="Times New Roman"/>
          <w:sz w:val="20"/>
          <w:szCs w:val="20"/>
        </w:rPr>
        <w:t>, 791–795, doi:</w:t>
      </w:r>
      <w:hyperlink r:id="rId21" w:history="1">
        <w:r w:rsidRPr="00697E49">
          <w:rPr>
            <w:rStyle w:val="Hyperlink"/>
            <w:rFonts w:cs="Times New Roman"/>
            <w:sz w:val="20"/>
            <w:szCs w:val="20"/>
          </w:rPr>
          <w:t>10.1038/nclimate3004</w:t>
        </w:r>
      </w:hyperlink>
      <w:r w:rsidRPr="00697E49">
        <w:rPr>
          <w:rFonts w:cs="Times New Roman"/>
          <w:sz w:val="20"/>
          <w:szCs w:val="20"/>
        </w:rPr>
        <w:t>.</w:t>
      </w:r>
    </w:p>
    <w:p w14:paraId="4287B6CE" w14:textId="6E5DB3C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lastRenderedPageBreak/>
        <w:t xml:space="preserve">Zhu, Z. et al., 2017: Attribution of seasonal leaf area index trends in the northern latitudes with “optimally” integrated ecosystem models. </w:t>
      </w:r>
      <w:r w:rsidRPr="00697E49">
        <w:rPr>
          <w:rFonts w:cs="Times New Roman"/>
          <w:i/>
          <w:sz w:val="20"/>
          <w:szCs w:val="20"/>
          <w:lang w:val="en-GB"/>
        </w:rPr>
        <w:t>Global Change Biology</w:t>
      </w:r>
      <w:r w:rsidRPr="00697E49">
        <w:rPr>
          <w:rFonts w:cs="Times New Roman"/>
          <w:sz w:val="20"/>
          <w:szCs w:val="20"/>
          <w:lang w:val="en-GB"/>
        </w:rPr>
        <w:t xml:space="preserve">, </w:t>
      </w:r>
      <w:r w:rsidRPr="00697E49">
        <w:rPr>
          <w:rFonts w:cs="Times New Roman"/>
          <w:b/>
          <w:sz w:val="20"/>
          <w:szCs w:val="20"/>
          <w:lang w:val="en-GB"/>
        </w:rPr>
        <w:t>23(11)</w:t>
      </w:r>
      <w:r w:rsidRPr="00697E49">
        <w:rPr>
          <w:rFonts w:cs="Times New Roman"/>
          <w:sz w:val="20"/>
          <w:szCs w:val="20"/>
          <w:lang w:val="en-GB"/>
        </w:rPr>
        <w:t>, 4798–4813, doi:</w:t>
      </w:r>
      <w:r w:rsidR="00642F13">
        <w:fldChar w:fldCharType="begin"/>
      </w:r>
      <w:r w:rsidR="00642F13" w:rsidRPr="001D5B54">
        <w:rPr>
          <w:lang w:val="en-US"/>
          <w:rPrChange w:id="4813" w:author="Clotilde Pean" w:date="2021-06-21T14:15:00Z">
            <w:rPr/>
          </w:rPrChange>
        </w:rPr>
        <w:instrText xml:space="preserve"> HYPERLINK "https://dx.doi.org/10.1111/gcb.13723" </w:instrText>
      </w:r>
      <w:r w:rsidR="00642F13">
        <w:fldChar w:fldCharType="separate"/>
      </w:r>
      <w:r w:rsidRPr="00697E49">
        <w:rPr>
          <w:rStyle w:val="Hyperlink"/>
          <w:rFonts w:cs="Times New Roman"/>
          <w:sz w:val="20"/>
          <w:szCs w:val="20"/>
          <w:lang w:val="en-GB"/>
        </w:rPr>
        <w:t>10.1111/gcb.13723</w:t>
      </w:r>
      <w:r w:rsidR="00642F13">
        <w:rPr>
          <w:rStyle w:val="Hyperlink"/>
          <w:rFonts w:cs="Times New Roman"/>
          <w:sz w:val="20"/>
          <w:szCs w:val="20"/>
          <w:lang w:val="en-GB"/>
        </w:rPr>
        <w:fldChar w:fldCharType="end"/>
      </w:r>
      <w:r w:rsidRPr="00697E49">
        <w:rPr>
          <w:rFonts w:cs="Times New Roman"/>
          <w:sz w:val="20"/>
          <w:szCs w:val="20"/>
          <w:lang w:val="en-GB"/>
        </w:rPr>
        <w:t>.</w:t>
      </w:r>
    </w:p>
    <w:p w14:paraId="1BC63422" w14:textId="1C8B9B53"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Ziehn, T. et al., 2020: The Australian Earth System Model: ACCESS-ESM1.5. </w:t>
      </w:r>
      <w:r w:rsidRPr="00697E49">
        <w:rPr>
          <w:rFonts w:cs="Times New Roman"/>
          <w:i/>
          <w:sz w:val="20"/>
          <w:szCs w:val="20"/>
          <w:lang w:val="en-GB"/>
        </w:rPr>
        <w:t>Journal of Southern Hemisphere Earth Systems Science</w:t>
      </w:r>
      <w:r w:rsidRPr="00697E49">
        <w:rPr>
          <w:rFonts w:cs="Times New Roman"/>
          <w:sz w:val="20"/>
          <w:szCs w:val="20"/>
          <w:lang w:val="en-GB"/>
        </w:rPr>
        <w:t xml:space="preserve">, </w:t>
      </w:r>
      <w:r w:rsidRPr="00697E49">
        <w:rPr>
          <w:rFonts w:cs="Times New Roman"/>
          <w:b/>
          <w:sz w:val="20"/>
          <w:szCs w:val="20"/>
          <w:lang w:val="en-GB"/>
        </w:rPr>
        <w:t>70</w:t>
      </w:r>
      <w:r w:rsidRPr="00697E49">
        <w:rPr>
          <w:rFonts w:cs="Times New Roman"/>
          <w:sz w:val="20"/>
          <w:szCs w:val="20"/>
          <w:lang w:val="en-GB"/>
        </w:rPr>
        <w:t>, 193–214, doi:</w:t>
      </w:r>
      <w:r w:rsidR="00642F13">
        <w:fldChar w:fldCharType="begin"/>
      </w:r>
      <w:r w:rsidR="00642F13" w:rsidRPr="001D5B54">
        <w:rPr>
          <w:lang w:val="en-US"/>
          <w:rPrChange w:id="4814" w:author="Clotilde Pean" w:date="2021-06-21T14:15:00Z">
            <w:rPr/>
          </w:rPrChange>
        </w:rPr>
        <w:instrText xml:space="preserve"> HYPERLINK "https://dx.doi.org/10.1071/es19035" </w:instrText>
      </w:r>
      <w:r w:rsidR="00642F13">
        <w:fldChar w:fldCharType="separate"/>
      </w:r>
      <w:r w:rsidRPr="00697E49">
        <w:rPr>
          <w:rStyle w:val="Hyperlink"/>
          <w:rFonts w:cs="Times New Roman"/>
          <w:sz w:val="20"/>
          <w:szCs w:val="20"/>
          <w:lang w:val="en-GB"/>
        </w:rPr>
        <w:t>10.1071/es19035</w:t>
      </w:r>
      <w:r w:rsidR="00642F13">
        <w:rPr>
          <w:rStyle w:val="Hyperlink"/>
          <w:rFonts w:cs="Times New Roman"/>
          <w:sz w:val="20"/>
          <w:szCs w:val="20"/>
          <w:lang w:val="en-GB"/>
        </w:rPr>
        <w:fldChar w:fldCharType="end"/>
      </w:r>
      <w:r w:rsidRPr="00697E49">
        <w:rPr>
          <w:rFonts w:cs="Times New Roman"/>
          <w:sz w:val="20"/>
          <w:szCs w:val="20"/>
          <w:lang w:val="en-GB"/>
        </w:rPr>
        <w:t>.</w:t>
      </w:r>
    </w:p>
    <w:p w14:paraId="32D2751A" w14:textId="216CAE20"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Zika, J.D. et al., 2015: Maintenance and broadening of the ocean’s salinity distribution by the water cycle. </w:t>
      </w:r>
      <w:r w:rsidRPr="00697E49">
        <w:rPr>
          <w:rFonts w:cs="Times New Roman"/>
          <w:i/>
          <w:sz w:val="20"/>
          <w:szCs w:val="20"/>
          <w:lang w:val="en-GB"/>
        </w:rPr>
        <w:t>Journal of Climate</w:t>
      </w:r>
      <w:r w:rsidRPr="00697E49">
        <w:rPr>
          <w:rFonts w:cs="Times New Roman"/>
          <w:sz w:val="20"/>
          <w:szCs w:val="20"/>
          <w:lang w:val="en-GB"/>
        </w:rPr>
        <w:t xml:space="preserve">, </w:t>
      </w:r>
      <w:r w:rsidRPr="00697E49">
        <w:rPr>
          <w:rFonts w:cs="Times New Roman"/>
          <w:b/>
          <w:sz w:val="20"/>
          <w:szCs w:val="20"/>
          <w:lang w:val="en-GB"/>
        </w:rPr>
        <w:t>28(24)</w:t>
      </w:r>
      <w:r w:rsidRPr="00697E49">
        <w:rPr>
          <w:rFonts w:cs="Times New Roman"/>
          <w:sz w:val="20"/>
          <w:szCs w:val="20"/>
          <w:lang w:val="en-GB"/>
        </w:rPr>
        <w:t>, 9550–9560, doi:</w:t>
      </w:r>
      <w:r w:rsidR="00642F13">
        <w:fldChar w:fldCharType="begin"/>
      </w:r>
      <w:r w:rsidR="00642F13" w:rsidRPr="001D5B54">
        <w:rPr>
          <w:lang w:val="en-US"/>
          <w:rPrChange w:id="4815" w:author="Clotilde Pean" w:date="2021-06-21T14:15:00Z">
            <w:rPr/>
          </w:rPrChange>
        </w:rPr>
        <w:instrText xml:space="preserve"> HYPERLINK "https://dx.doi.org/10.1175/jcli-d-15-0273.1" </w:instrText>
      </w:r>
      <w:r w:rsidR="00642F13">
        <w:fldChar w:fldCharType="separate"/>
      </w:r>
      <w:r w:rsidRPr="00697E49">
        <w:rPr>
          <w:rStyle w:val="Hyperlink"/>
          <w:rFonts w:cs="Times New Roman"/>
          <w:sz w:val="20"/>
          <w:szCs w:val="20"/>
          <w:lang w:val="en-GB"/>
        </w:rPr>
        <w:t>10.1175/jcli-d-15-0273.1</w:t>
      </w:r>
      <w:r w:rsidR="00642F13">
        <w:rPr>
          <w:rStyle w:val="Hyperlink"/>
          <w:rFonts w:cs="Times New Roman"/>
          <w:sz w:val="20"/>
          <w:szCs w:val="20"/>
          <w:lang w:val="en-GB"/>
        </w:rPr>
        <w:fldChar w:fldCharType="end"/>
      </w:r>
      <w:r w:rsidRPr="00697E49">
        <w:rPr>
          <w:rFonts w:cs="Times New Roman"/>
          <w:sz w:val="20"/>
          <w:szCs w:val="20"/>
          <w:lang w:val="en-GB"/>
        </w:rPr>
        <w:t>.</w:t>
      </w:r>
    </w:p>
    <w:p w14:paraId="6160B5D9" w14:textId="1BEC84D8"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Zika, J.D. et al., 2018: Improved estimates of water cycle change from ocean salinity: The key role of ocean warming. </w:t>
      </w:r>
      <w:r w:rsidRPr="00697E49">
        <w:rPr>
          <w:rFonts w:cs="Times New Roman"/>
          <w:i/>
          <w:sz w:val="20"/>
          <w:szCs w:val="20"/>
          <w:lang w:val="en-GB"/>
        </w:rPr>
        <w:t>Environmental Research Letters</w:t>
      </w:r>
      <w:r w:rsidRPr="00697E49">
        <w:rPr>
          <w:rFonts w:cs="Times New Roman"/>
          <w:sz w:val="20"/>
          <w:szCs w:val="20"/>
          <w:lang w:val="en-GB"/>
        </w:rPr>
        <w:t xml:space="preserve">, </w:t>
      </w:r>
      <w:r w:rsidRPr="00697E49">
        <w:rPr>
          <w:rFonts w:cs="Times New Roman"/>
          <w:b/>
          <w:sz w:val="20"/>
          <w:szCs w:val="20"/>
          <w:lang w:val="en-GB"/>
        </w:rPr>
        <w:t>13(7)</w:t>
      </w:r>
      <w:r w:rsidRPr="00697E49">
        <w:rPr>
          <w:rFonts w:cs="Times New Roman"/>
          <w:sz w:val="20"/>
          <w:szCs w:val="20"/>
          <w:lang w:val="en-GB"/>
        </w:rPr>
        <w:t>, 074036, doi:</w:t>
      </w:r>
      <w:r w:rsidR="00642F13">
        <w:fldChar w:fldCharType="begin"/>
      </w:r>
      <w:r w:rsidR="00642F13" w:rsidRPr="001D5B54">
        <w:rPr>
          <w:lang w:val="en-US"/>
          <w:rPrChange w:id="4816" w:author="Clotilde Pean" w:date="2021-06-21T14:15:00Z">
            <w:rPr/>
          </w:rPrChange>
        </w:rPr>
        <w:instrText xml:space="preserve"> HYPERLINK "https://dx.doi.org/10.1088/1748-9326/aace42" </w:instrText>
      </w:r>
      <w:r w:rsidR="00642F13">
        <w:fldChar w:fldCharType="separate"/>
      </w:r>
      <w:r w:rsidRPr="00697E49">
        <w:rPr>
          <w:rStyle w:val="Hyperlink"/>
          <w:rFonts w:cs="Times New Roman"/>
          <w:sz w:val="20"/>
          <w:szCs w:val="20"/>
          <w:lang w:val="en-GB"/>
        </w:rPr>
        <w:t>10.1088/1748-9326/aace42</w:t>
      </w:r>
      <w:r w:rsidR="00642F13">
        <w:rPr>
          <w:rStyle w:val="Hyperlink"/>
          <w:rFonts w:cs="Times New Roman"/>
          <w:sz w:val="20"/>
          <w:szCs w:val="20"/>
          <w:lang w:val="en-GB"/>
        </w:rPr>
        <w:fldChar w:fldCharType="end"/>
      </w:r>
      <w:r w:rsidRPr="00697E49">
        <w:rPr>
          <w:rFonts w:cs="Times New Roman"/>
          <w:sz w:val="20"/>
          <w:szCs w:val="20"/>
          <w:lang w:val="en-GB"/>
        </w:rPr>
        <w:t>.</w:t>
      </w:r>
    </w:p>
    <w:p w14:paraId="5BB104BF" w14:textId="389AA37A"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Zunz, V., H. Goosse, and F. Massonnet, 2013: How does internal variability influence the ability of CMIP5 models to reproduce the recent trend in Southern Ocean sea ice extent? </w:t>
      </w:r>
      <w:r w:rsidRPr="00697E49">
        <w:rPr>
          <w:rFonts w:cs="Times New Roman"/>
          <w:i/>
          <w:sz w:val="20"/>
          <w:szCs w:val="20"/>
          <w:lang w:val="en-GB"/>
        </w:rPr>
        <w:t>The Cryosphere</w:t>
      </w:r>
      <w:r w:rsidRPr="00697E49">
        <w:rPr>
          <w:rFonts w:cs="Times New Roman"/>
          <w:sz w:val="20"/>
          <w:szCs w:val="20"/>
          <w:lang w:val="en-GB"/>
        </w:rPr>
        <w:t xml:space="preserve">, </w:t>
      </w:r>
      <w:r w:rsidRPr="00697E49">
        <w:rPr>
          <w:rFonts w:cs="Times New Roman"/>
          <w:b/>
          <w:sz w:val="20"/>
          <w:szCs w:val="20"/>
          <w:lang w:val="en-GB"/>
        </w:rPr>
        <w:t>7(2)</w:t>
      </w:r>
      <w:r w:rsidRPr="00697E49">
        <w:rPr>
          <w:rFonts w:cs="Times New Roman"/>
          <w:sz w:val="20"/>
          <w:szCs w:val="20"/>
          <w:lang w:val="en-GB"/>
        </w:rPr>
        <w:t>, 451–468, doi:</w:t>
      </w:r>
      <w:r w:rsidR="00642F13">
        <w:fldChar w:fldCharType="begin"/>
      </w:r>
      <w:r w:rsidR="00642F13" w:rsidRPr="001D5B54">
        <w:rPr>
          <w:lang w:val="en-US"/>
          <w:rPrChange w:id="4817" w:author="Clotilde Pean" w:date="2021-06-21T14:15:00Z">
            <w:rPr/>
          </w:rPrChange>
        </w:rPr>
        <w:instrText xml:space="preserve"> HYPERLINK "https://dx.doi.org/10.5194/tc-7-451-2013" </w:instrText>
      </w:r>
      <w:r w:rsidR="00642F13">
        <w:fldChar w:fldCharType="separate"/>
      </w:r>
      <w:r w:rsidRPr="00697E49">
        <w:rPr>
          <w:rStyle w:val="Hyperlink"/>
          <w:rFonts w:cs="Times New Roman"/>
          <w:sz w:val="20"/>
          <w:szCs w:val="20"/>
          <w:lang w:val="en-GB"/>
        </w:rPr>
        <w:t>10.5194/tc-7-451-2013</w:t>
      </w:r>
      <w:r w:rsidR="00642F13">
        <w:rPr>
          <w:rStyle w:val="Hyperlink"/>
          <w:rFonts w:cs="Times New Roman"/>
          <w:sz w:val="20"/>
          <w:szCs w:val="20"/>
          <w:lang w:val="en-GB"/>
        </w:rPr>
        <w:fldChar w:fldCharType="end"/>
      </w:r>
      <w:r w:rsidRPr="00697E49">
        <w:rPr>
          <w:rFonts w:cs="Times New Roman"/>
          <w:sz w:val="20"/>
          <w:szCs w:val="20"/>
          <w:lang w:val="en-GB"/>
        </w:rPr>
        <w:t>.</w:t>
      </w:r>
    </w:p>
    <w:p w14:paraId="1F7E60CE" w14:textId="471C8255" w:rsidR="00D55262" w:rsidRPr="00697E49" w:rsidRDefault="00D55262" w:rsidP="00D55262">
      <w:pPr>
        <w:adjustRightInd w:val="0"/>
        <w:ind w:left="720" w:hanging="720"/>
        <w:rPr>
          <w:rFonts w:cs="Times New Roman"/>
          <w:sz w:val="20"/>
          <w:szCs w:val="20"/>
          <w:lang w:val="en-GB"/>
        </w:rPr>
      </w:pPr>
      <w:r w:rsidRPr="00697E49">
        <w:rPr>
          <w:rFonts w:cs="Times New Roman"/>
          <w:sz w:val="20"/>
          <w:szCs w:val="20"/>
          <w:lang w:val="en-GB"/>
        </w:rPr>
        <w:t xml:space="preserve">Zuo, J.-Q., W.-J. Li, and H.-L. Ren, 2013: Representation of the Arctic Oscillation in the CMIP5 Models. </w:t>
      </w:r>
      <w:r w:rsidRPr="00697E49">
        <w:rPr>
          <w:rFonts w:cs="Times New Roman"/>
          <w:i/>
          <w:sz w:val="20"/>
          <w:szCs w:val="20"/>
          <w:lang w:val="en-GB"/>
        </w:rPr>
        <w:t>Advances in Climate Change Research</w:t>
      </w:r>
      <w:r w:rsidRPr="00697E49">
        <w:rPr>
          <w:rFonts w:cs="Times New Roman"/>
          <w:sz w:val="20"/>
          <w:szCs w:val="20"/>
          <w:lang w:val="en-GB"/>
        </w:rPr>
        <w:t xml:space="preserve">, </w:t>
      </w:r>
      <w:r w:rsidRPr="00697E49">
        <w:rPr>
          <w:rFonts w:cs="Times New Roman"/>
          <w:b/>
          <w:sz w:val="20"/>
          <w:szCs w:val="20"/>
          <w:lang w:val="en-GB"/>
        </w:rPr>
        <w:t>4(4)</w:t>
      </w:r>
      <w:r w:rsidRPr="00697E49">
        <w:rPr>
          <w:rFonts w:cs="Times New Roman"/>
          <w:sz w:val="20"/>
          <w:szCs w:val="20"/>
          <w:lang w:val="en-GB"/>
        </w:rPr>
        <w:t>, 242–249, doi:</w:t>
      </w:r>
      <w:r w:rsidR="00642F13">
        <w:fldChar w:fldCharType="begin"/>
      </w:r>
      <w:r w:rsidR="00642F13" w:rsidRPr="001D5B54">
        <w:rPr>
          <w:lang w:val="en-US"/>
          <w:rPrChange w:id="4818" w:author="Clotilde Pean" w:date="2021-06-21T14:15:00Z">
            <w:rPr/>
          </w:rPrChange>
        </w:rPr>
        <w:instrText xml:space="preserve"> HYPERLINK "https://dx.doi.org/10.3724/sp.j.1248.2013.242" </w:instrText>
      </w:r>
      <w:r w:rsidR="00642F13">
        <w:fldChar w:fldCharType="separate"/>
      </w:r>
      <w:r w:rsidRPr="00697E49">
        <w:rPr>
          <w:rStyle w:val="Hyperlink"/>
          <w:rFonts w:cs="Times New Roman"/>
          <w:sz w:val="20"/>
          <w:szCs w:val="20"/>
          <w:lang w:val="en-GB"/>
        </w:rPr>
        <w:t>10.3724/sp.j.1248.2013.242</w:t>
      </w:r>
      <w:r w:rsidR="00642F13">
        <w:rPr>
          <w:rStyle w:val="Hyperlink"/>
          <w:rFonts w:cs="Times New Roman"/>
          <w:sz w:val="20"/>
          <w:szCs w:val="20"/>
          <w:lang w:val="en-GB"/>
        </w:rPr>
        <w:fldChar w:fldCharType="end"/>
      </w:r>
      <w:r w:rsidRPr="00697E49">
        <w:rPr>
          <w:rFonts w:cs="Times New Roman"/>
          <w:sz w:val="20"/>
          <w:szCs w:val="20"/>
          <w:lang w:val="en-GB"/>
        </w:rPr>
        <w:t>.</w:t>
      </w:r>
    </w:p>
    <w:p w14:paraId="2BC0BF1D" w14:textId="3E8B590A" w:rsidR="00D55262" w:rsidRPr="00697E49" w:rsidRDefault="00D55262" w:rsidP="00D55262">
      <w:pPr>
        <w:adjustRightInd w:val="0"/>
        <w:ind w:left="720" w:hanging="720"/>
        <w:rPr>
          <w:rFonts w:cs="Times New Roman"/>
          <w:sz w:val="20"/>
          <w:szCs w:val="20"/>
        </w:rPr>
      </w:pPr>
      <w:r w:rsidRPr="00697E49">
        <w:rPr>
          <w:rFonts w:cs="Times New Roman"/>
          <w:sz w:val="20"/>
          <w:szCs w:val="20"/>
          <w:lang w:val="en-GB"/>
        </w:rPr>
        <w:t xml:space="preserve">Zuo, M., T. Zhou, and W. Man, 2019: Hydroclimate Responses over Global Monsoon Regions Following Volcanic Eruptions at Different Latitudes. </w:t>
      </w:r>
      <w:r w:rsidRPr="00697E49">
        <w:rPr>
          <w:rFonts w:cs="Times New Roman"/>
          <w:i/>
          <w:sz w:val="20"/>
          <w:szCs w:val="20"/>
        </w:rPr>
        <w:t>Journal of Climate</w:t>
      </w:r>
      <w:r w:rsidRPr="00697E49">
        <w:rPr>
          <w:rFonts w:cs="Times New Roman"/>
          <w:sz w:val="20"/>
          <w:szCs w:val="20"/>
        </w:rPr>
        <w:t xml:space="preserve">, </w:t>
      </w:r>
      <w:r w:rsidRPr="00697E49">
        <w:rPr>
          <w:rFonts w:cs="Times New Roman"/>
          <w:b/>
          <w:sz w:val="20"/>
          <w:szCs w:val="20"/>
        </w:rPr>
        <w:t>32(14)</w:t>
      </w:r>
      <w:r w:rsidRPr="00697E49">
        <w:rPr>
          <w:rFonts w:cs="Times New Roman"/>
          <w:sz w:val="20"/>
          <w:szCs w:val="20"/>
        </w:rPr>
        <w:t>, 4367–4385, doi:</w:t>
      </w:r>
      <w:hyperlink r:id="rId22" w:history="1">
        <w:r w:rsidRPr="00697E49">
          <w:rPr>
            <w:rStyle w:val="Hyperlink"/>
            <w:rFonts w:cs="Times New Roman"/>
            <w:sz w:val="20"/>
            <w:szCs w:val="20"/>
          </w:rPr>
          <w:t>10.1175/jcli-d-18-0707.1</w:t>
        </w:r>
      </w:hyperlink>
      <w:r w:rsidRPr="00697E49">
        <w:rPr>
          <w:rFonts w:cs="Times New Roman"/>
          <w:sz w:val="20"/>
          <w:szCs w:val="20"/>
        </w:rPr>
        <w:t>.</w:t>
      </w:r>
    </w:p>
    <w:p w14:paraId="02E3B837" w14:textId="28E5C6DD" w:rsidR="00D55262" w:rsidRDefault="00D55262" w:rsidP="00372D37">
      <w:pPr>
        <w:adjustRightInd w:val="0"/>
        <w:ind w:left="720" w:hanging="720"/>
        <w:rPr>
          <w:szCs w:val="20"/>
        </w:rPr>
      </w:pPr>
    </w:p>
    <w:p w14:paraId="120ADB56" w14:textId="171BDA92" w:rsidR="00372D37" w:rsidRDefault="00372D37" w:rsidP="00393F8C">
      <w:pPr>
        <w:adjustRightInd w:val="0"/>
        <w:ind w:left="720" w:hanging="720"/>
        <w:rPr>
          <w:szCs w:val="20"/>
        </w:rPr>
      </w:pPr>
    </w:p>
    <w:p w14:paraId="229CDECB" w14:textId="38E32C4F" w:rsidR="00393F8C" w:rsidRDefault="00393F8C" w:rsidP="004B209B">
      <w:pPr>
        <w:adjustRightInd w:val="0"/>
        <w:ind w:left="720" w:hanging="720"/>
        <w:rPr>
          <w:szCs w:val="20"/>
        </w:rPr>
      </w:pPr>
    </w:p>
    <w:p w14:paraId="7E27A890" w14:textId="23631659" w:rsidR="004B209B" w:rsidRDefault="004B209B" w:rsidP="00516DF2">
      <w:pPr>
        <w:adjustRightInd w:val="0"/>
        <w:ind w:left="720" w:hanging="720"/>
        <w:rPr>
          <w:szCs w:val="20"/>
        </w:rPr>
      </w:pPr>
    </w:p>
    <w:p w14:paraId="2B5D1FC9" w14:textId="77777777" w:rsidR="00516DF2" w:rsidRPr="00D55262" w:rsidRDefault="00516DF2" w:rsidP="0068412E">
      <w:pPr>
        <w:adjustRightInd w:val="0"/>
        <w:ind w:left="480" w:hanging="480"/>
        <w:rPr>
          <w:szCs w:val="20"/>
        </w:rPr>
      </w:pPr>
      <w:bookmarkStart w:id="4819" w:name="endrefs"/>
      <w:bookmarkEnd w:id="4819"/>
    </w:p>
    <w:sectPr w:rsidR="00516DF2" w:rsidRPr="00D55262" w:rsidSect="00AE17E4">
      <w:headerReference w:type="even" r:id="rId23"/>
      <w:headerReference w:type="default" r:id="rId24"/>
      <w:footerReference w:type="even" r:id="rId25"/>
      <w:footerReference w:type="default" r:id="rId26"/>
      <w:headerReference w:type="first" r:id="rId27"/>
      <w:footerReference w:type="first" r:id="rId28"/>
      <w:pgSz w:w="11899" w:h="16838"/>
      <w:pgMar w:top="1134" w:right="1134" w:bottom="1134" w:left="1134" w:header="0" w:footer="72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8" w:author="Ian Blenkinsop" w:date="2021-07-07T12:57:00Z" w:initials="IB">
    <w:p w14:paraId="3AC160FF" w14:textId="4414D3AB" w:rsidR="00FD34EB" w:rsidRDefault="00FD34EB">
      <w:pPr>
        <w:pStyle w:val="CommentText"/>
      </w:pPr>
      <w:r>
        <w:rPr>
          <w:rStyle w:val="CommentReference"/>
        </w:rPr>
        <w:annotationRef/>
      </w:r>
      <w:r>
        <w:t>Table of Contents not checked. Will be recreated at typesetting stage.</w:t>
      </w:r>
    </w:p>
  </w:comment>
  <w:comment w:id="79" w:author="Ian Blenkinsop" w:date="2021-07-12T15:40:00Z" w:initials="IB">
    <w:p w14:paraId="7D67EFC8" w14:textId="150004D4" w:rsidR="009A46E9" w:rsidRDefault="009A46E9">
      <w:pPr>
        <w:pStyle w:val="CommentText"/>
      </w:pPr>
      <w:r>
        <w:rPr>
          <w:rStyle w:val="CommentReference"/>
        </w:rPr>
        <w:annotationRef/>
      </w:r>
      <w:r>
        <w:t xml:space="preserve">Phase </w:t>
      </w:r>
      <w:r w:rsidRPr="009A46E9">
        <w:rPr>
          <w:b/>
          <w:bCs/>
        </w:rPr>
        <w:t xml:space="preserve">5 </w:t>
      </w:r>
      <w:r>
        <w:br/>
        <w:t>(missing?)</w:t>
      </w:r>
    </w:p>
  </w:comment>
  <w:comment w:id="80" w:author="Tom Maycock" w:date="2021-09-03T14:50:00Z" w:initials="TM">
    <w:p w14:paraId="0F48085B" w14:textId="5D94F9D6" w:rsidR="006E6E9C" w:rsidRDefault="006E6E9C">
      <w:pPr>
        <w:pStyle w:val="CommentText"/>
      </w:pPr>
      <w:r>
        <w:rPr>
          <w:rStyle w:val="CommentReference"/>
        </w:rPr>
        <w:annotationRef/>
      </w:r>
      <w:r>
        <w:t>Added the 5</w:t>
      </w:r>
    </w:p>
  </w:comment>
  <w:comment w:id="121" w:author="Ian Blenkinsop" w:date="2021-07-12T16:07:00Z" w:initials="IB">
    <w:p w14:paraId="39F39CAE" w14:textId="5DAF472A" w:rsidR="00705B61" w:rsidRDefault="00705B61">
      <w:pPr>
        <w:pStyle w:val="CommentText"/>
      </w:pPr>
      <w:r>
        <w:rPr>
          <w:rStyle w:val="CommentReference"/>
        </w:rPr>
        <w:annotationRef/>
      </w:r>
      <w:r>
        <w:t>Citation?</w:t>
      </w:r>
    </w:p>
  </w:comment>
  <w:comment w:id="122" w:author="Sara M Tuson" w:date="2021-06-24T14:24:00Z" w:initials="ST">
    <w:p w14:paraId="07B2CE60" w14:textId="6DE57E51" w:rsidR="008A3C50" w:rsidRDefault="008A3C50">
      <w:pPr>
        <w:pStyle w:val="CommentText"/>
      </w:pPr>
      <w:r>
        <w:rPr>
          <w:rStyle w:val="CommentReference"/>
        </w:rPr>
        <w:annotationRef/>
      </w:r>
      <w:r>
        <w:rPr>
          <w:noProof/>
          <w:lang w:val="en-US"/>
        </w:rPr>
        <w:t>(SROCC; IPCC, 2019a)?</w:t>
      </w:r>
    </w:p>
  </w:comment>
  <w:comment w:id="165" w:author="Ian Blenkinsop" w:date="2021-07-12T16:14:00Z" w:initials="IB">
    <w:p w14:paraId="5CCD3F85" w14:textId="0AA01FE9" w:rsidR="00AF73E0" w:rsidRDefault="00AF73E0">
      <w:pPr>
        <w:pStyle w:val="CommentText"/>
      </w:pPr>
      <w:r>
        <w:rPr>
          <w:rStyle w:val="CommentReference"/>
        </w:rPr>
        <w:annotationRef/>
      </w:r>
      <w:r>
        <w:t>TYPESETTING NOTE: this equation is in a content control box – please make sure it pulls through correctly from Word.</w:t>
      </w:r>
    </w:p>
  </w:comment>
  <w:comment w:id="198" w:author="Sara M Tuson" w:date="2021-06-24T21:51:00Z" w:initials="ST">
    <w:p w14:paraId="2B973E0E" w14:textId="05B9BC04" w:rsidR="008A3C50" w:rsidRDefault="008A3C50">
      <w:pPr>
        <w:pStyle w:val="CommentText"/>
      </w:pPr>
      <w:r>
        <w:rPr>
          <w:rStyle w:val="CommentReference"/>
        </w:rPr>
        <w:annotationRef/>
      </w:r>
      <w:r>
        <w:t>Should this just be (Yan et al., 2016)?</w:t>
      </w:r>
    </w:p>
  </w:comment>
  <w:comment w:id="227" w:author="Ian Blenkinsop" w:date="2021-07-12T17:03:00Z" w:initials="IB">
    <w:p w14:paraId="7C43AF3D" w14:textId="390AB6EE" w:rsidR="00304371" w:rsidRDefault="00304371">
      <w:pPr>
        <w:pStyle w:val="CommentText"/>
      </w:pPr>
      <w:r>
        <w:rPr>
          <w:rStyle w:val="CommentReference"/>
        </w:rPr>
        <w:annotationRef/>
      </w:r>
      <w:r>
        <w:t>Unnumbered H5 level is that correct?</w:t>
      </w:r>
      <w:r>
        <w:br/>
        <w:t xml:space="preserve">i.e. not </w:t>
      </w:r>
      <w:r>
        <w:br/>
      </w:r>
      <w:r w:rsidRPr="00304371">
        <w:rPr>
          <w:b/>
          <w:bCs/>
        </w:rPr>
        <w:t>3.3.1.1.1</w:t>
      </w:r>
    </w:p>
  </w:comment>
  <w:comment w:id="228" w:author="Tom Maycock" w:date="2021-09-03T14:53:00Z" w:initials="TM">
    <w:p w14:paraId="20C699A8" w14:textId="467522DA" w:rsidR="006E6E9C" w:rsidRDefault="006E6E9C">
      <w:pPr>
        <w:pStyle w:val="CommentText"/>
      </w:pPr>
      <w:r>
        <w:rPr>
          <w:rStyle w:val="CommentReference"/>
        </w:rPr>
        <w:annotationRef/>
      </w:r>
      <w:r>
        <w:t>Changing to numbered</w:t>
      </w:r>
    </w:p>
  </w:comment>
  <w:comment w:id="240" w:author="Ian Blenkinsop" w:date="2021-07-12T17:06:00Z" w:initials="IB">
    <w:p w14:paraId="12892633" w14:textId="0FA17A55" w:rsidR="00825CB1" w:rsidRDefault="00825CB1">
      <w:pPr>
        <w:pStyle w:val="CommentText"/>
      </w:pPr>
      <w:r>
        <w:rPr>
          <w:rStyle w:val="CommentReference"/>
        </w:rPr>
        <w:annotationRef/>
      </w:r>
      <w:r>
        <w:t>Correct?</w:t>
      </w:r>
    </w:p>
  </w:comment>
  <w:comment w:id="256" w:author="Ian Blenkinsop" w:date="2021-07-13T11:07:00Z" w:initials="IB">
    <w:p w14:paraId="599AC958" w14:textId="015896AF" w:rsidR="00FA20CF" w:rsidRDefault="00FA20CF">
      <w:pPr>
        <w:pStyle w:val="CommentText"/>
      </w:pPr>
      <w:r>
        <w:rPr>
          <w:rStyle w:val="CommentReference"/>
        </w:rPr>
        <w:annotationRef/>
      </w:r>
      <w:r>
        <w:t>We’ve preferred spelling hemispheres out in full, as the repetition is not that significant (uses are spread through the chapter), and generally reads more smoothly – hope this is ok.</w:t>
      </w:r>
    </w:p>
  </w:comment>
  <w:comment w:id="257" w:author="Tom Maycock" w:date="2021-09-03T14:54:00Z" w:initials="TM">
    <w:p w14:paraId="4C3772DE" w14:textId="389C59C9" w:rsidR="006E6E9C" w:rsidRDefault="006E6E9C">
      <w:pPr>
        <w:pStyle w:val="CommentText"/>
      </w:pPr>
      <w:r>
        <w:rPr>
          <w:rStyle w:val="CommentReference"/>
        </w:rPr>
        <w:annotationRef/>
      </w:r>
      <w:r>
        <w:t>agree</w:t>
      </w:r>
    </w:p>
  </w:comment>
  <w:comment w:id="283" w:author="Sara M Tuson" w:date="2021-06-29T15:49:00Z" w:initials="ST">
    <w:p w14:paraId="47472A87" w14:textId="77777777" w:rsidR="00BB05B7" w:rsidRDefault="00BB05B7" w:rsidP="00BB05B7">
      <w:pPr>
        <w:pStyle w:val="CommentText"/>
      </w:pPr>
      <w:r>
        <w:rPr>
          <w:rStyle w:val="CommentReference"/>
        </w:rPr>
        <w:annotationRef/>
      </w:r>
      <w:r>
        <w:t>CHANGE AS SO: ‘</w:t>
      </w:r>
      <w:r w:rsidRPr="00194978">
        <w:t>(850 BCE to 1900 CE from Toohey and Sigl</w:t>
      </w:r>
      <w:r>
        <w:t xml:space="preserve">, </w:t>
      </w:r>
      <w:r w:rsidRPr="00194978">
        <w:t>2017</w:t>
      </w:r>
      <w:r>
        <w:t>;</w:t>
      </w:r>
      <w:r w:rsidRPr="00194978">
        <w:t xml:space="preserve"> 1850</w:t>
      </w:r>
      <w:r>
        <w:t>[EN DASH]</w:t>
      </w:r>
      <w:r w:rsidRPr="00194978">
        <w:t>2015 from Luo</w:t>
      </w:r>
      <w:r>
        <w:t xml:space="preserve">, </w:t>
      </w:r>
      <w:r w:rsidRPr="00194978">
        <w:t>2018).</w:t>
      </w:r>
      <w:r>
        <w:t>’</w:t>
      </w:r>
    </w:p>
  </w:comment>
  <w:comment w:id="284" w:author="Sara M Tuson" w:date="2021-06-30T14:21:00Z" w:initials="ST">
    <w:p w14:paraId="10375B4E" w14:textId="77777777" w:rsidR="00BB05B7" w:rsidRDefault="00BB05B7" w:rsidP="00BB05B7">
      <w:pPr>
        <w:pStyle w:val="CommentText"/>
      </w:pPr>
      <w:r>
        <w:rPr>
          <w:rStyle w:val="CommentReference"/>
        </w:rPr>
        <w:annotationRef/>
      </w:r>
      <w:r>
        <w:t xml:space="preserve">QUERY: Style guide says to use </w:t>
      </w:r>
      <w:r w:rsidRPr="003331BC">
        <w:t>degrees Celsius (°C), not Kelvin, for observed temperatures, changes in temperature and temperature trends.</w:t>
      </w:r>
      <w:r>
        <w:t xml:space="preserve"> Should this be changed?</w:t>
      </w:r>
    </w:p>
  </w:comment>
  <w:comment w:id="285" w:author="Tom Maycock" w:date="2021-09-03T16:14:00Z" w:initials="TM">
    <w:p w14:paraId="36B68625" w14:textId="77777777" w:rsidR="00BB05B7" w:rsidRDefault="00BB05B7" w:rsidP="00BB05B7">
      <w:pPr>
        <w:pStyle w:val="CommentText"/>
      </w:pPr>
      <w:r>
        <w:rPr>
          <w:rStyle w:val="CommentReference"/>
        </w:rPr>
        <w:annotationRef/>
      </w:r>
      <w:r>
        <w:t xml:space="preserve">I went ahead and changed to °C since that is how y-axis is currently labelled.  </w:t>
      </w:r>
    </w:p>
  </w:comment>
  <w:comment w:id="306" w:author="Ian Blenkinsop" w:date="2021-07-13T14:51:00Z" w:initials="IB">
    <w:p w14:paraId="0903CFD1" w14:textId="027A45DA" w:rsidR="00E26C70" w:rsidRDefault="00E26C70">
      <w:pPr>
        <w:pStyle w:val="CommentText"/>
      </w:pPr>
      <w:r>
        <w:rPr>
          <w:rStyle w:val="CommentReference"/>
        </w:rPr>
        <w:annotationRef/>
      </w:r>
      <w:r>
        <w:t xml:space="preserve">QUERY: (appears several times, and in Figure titles/captions). Just checking hyphenated is correct? </w:t>
      </w:r>
      <w:r>
        <w:br/>
      </w:r>
      <w:r w:rsidRPr="00E26C70">
        <w:rPr>
          <w:b/>
          <w:bCs/>
        </w:rPr>
        <w:t>annual-mean</w:t>
      </w:r>
      <w:r>
        <w:t xml:space="preserve"> or </w:t>
      </w:r>
      <w:r w:rsidRPr="00E26C70">
        <w:rPr>
          <w:b/>
          <w:bCs/>
        </w:rPr>
        <w:t>annual mean</w:t>
      </w:r>
      <w:r>
        <w:rPr>
          <w:b/>
          <w:bCs/>
        </w:rPr>
        <w:br/>
      </w:r>
      <w:r w:rsidRPr="00E26C70">
        <w:t>[</w:t>
      </w:r>
      <w:r>
        <w:t>unhyphenated in Chp 1</w:t>
      </w:r>
      <w:r w:rsidRPr="00E26C70">
        <w:t>]</w:t>
      </w:r>
    </w:p>
  </w:comment>
  <w:comment w:id="307" w:author="Tom Maycock" w:date="2021-09-03T14:55:00Z" w:initials="TM">
    <w:p w14:paraId="484DE088" w14:textId="0B93344F" w:rsidR="006E6E9C" w:rsidRDefault="006E6E9C">
      <w:pPr>
        <w:pStyle w:val="CommentText"/>
      </w:pPr>
      <w:r>
        <w:rPr>
          <w:rStyle w:val="CommentReference"/>
        </w:rPr>
        <w:annotationRef/>
      </w:r>
      <w:r>
        <w:t>No hyphen, will make edits</w:t>
      </w:r>
    </w:p>
  </w:comment>
  <w:comment w:id="317" w:author="Sara M Tuson" w:date="2021-06-26T15:17:00Z" w:initials="ST">
    <w:p w14:paraId="5A44A748" w14:textId="3C4D869E" w:rsidR="008A3C50" w:rsidRDefault="008A3C50">
      <w:pPr>
        <w:pStyle w:val="CommentText"/>
      </w:pPr>
      <w:r>
        <w:rPr>
          <w:rStyle w:val="CommentReference"/>
        </w:rPr>
        <w:annotationRef/>
      </w:r>
      <w:r>
        <w:t xml:space="preserve">Spell out in the first instance, then </w:t>
      </w:r>
      <w:r w:rsidRPr="00231690">
        <w:t>ERA5</w:t>
      </w:r>
      <w:r>
        <w:t xml:space="preserve"> in brackets.</w:t>
      </w:r>
    </w:p>
  </w:comment>
  <w:comment w:id="318" w:author="Tom Maycock" w:date="2021-09-03T14:58:00Z" w:initials="TM">
    <w:p w14:paraId="5710AE87" w14:textId="407046B6" w:rsidR="006E6E9C" w:rsidRDefault="006E6E9C">
      <w:pPr>
        <w:pStyle w:val="CommentText"/>
      </w:pPr>
      <w:r>
        <w:rPr>
          <w:rStyle w:val="CommentReference"/>
        </w:rPr>
        <w:annotationRef/>
      </w:r>
      <w:r>
        <w:t>Spelled out, moved ERA5 into parens</w:t>
      </w:r>
    </w:p>
  </w:comment>
  <w:comment w:id="325" w:author="Ian Blenkinsop" w:date="2021-07-13T13:49:00Z" w:initials="IB">
    <w:p w14:paraId="429F2452" w14:textId="60E951EC" w:rsidR="00182615" w:rsidRDefault="00182615">
      <w:pPr>
        <w:pStyle w:val="CommentText"/>
      </w:pPr>
      <w:r>
        <w:rPr>
          <w:rStyle w:val="CommentReference"/>
        </w:rPr>
        <w:annotationRef/>
      </w:r>
      <w:r>
        <w:t>TYPESETTING NOTE: Check diacritics pull through correctly</w:t>
      </w:r>
    </w:p>
  </w:comment>
  <w:comment w:id="364" w:author="Sara M Tuson" w:date="2021-06-25T08:39:00Z" w:initials="ST">
    <w:p w14:paraId="28434F46" w14:textId="6E057CD7" w:rsidR="008A3C50" w:rsidRDefault="008A3C50">
      <w:pPr>
        <w:pStyle w:val="CommentText"/>
      </w:pPr>
      <w:r>
        <w:rPr>
          <w:rStyle w:val="CommentReference"/>
        </w:rPr>
        <w:annotationRef/>
      </w:r>
      <w:r>
        <w:t>Wu et al. not T. Wu?</w:t>
      </w:r>
    </w:p>
  </w:comment>
  <w:comment w:id="394" w:author="Ian Blenkinsop" w:date="2021-07-12T17:10:00Z" w:initials="IB">
    <w:p w14:paraId="229B7D40" w14:textId="311535B4" w:rsidR="003671D1" w:rsidRDefault="003671D1">
      <w:pPr>
        <w:pStyle w:val="CommentText"/>
      </w:pPr>
      <w:r>
        <w:rPr>
          <w:rStyle w:val="CommentReference"/>
        </w:rPr>
        <w:annotationRef/>
      </w:r>
      <w:r>
        <w:t>In Chp 1, these uncertainty ranges were all in square brackets. Should they match formatting here?</w:t>
      </w:r>
      <w:r w:rsidR="00D67FDC">
        <w:br/>
        <w:t>Also, retained the ‘to’ rather than en dash, which seems like the more common style in these ranges (both in this Report and older papers). Correct?</w:t>
      </w:r>
    </w:p>
  </w:comment>
  <w:comment w:id="395" w:author="Tom Maycock" w:date="2021-09-03T15:01:00Z" w:initials="TM">
    <w:p w14:paraId="6E487A07" w14:textId="6492CED3" w:rsidR="00F01621" w:rsidRDefault="00F01621">
      <w:pPr>
        <w:pStyle w:val="CommentText"/>
      </w:pPr>
      <w:r>
        <w:rPr>
          <w:rStyle w:val="CommentReference"/>
        </w:rPr>
        <w:annotationRef/>
      </w:r>
      <w:r>
        <w:t>Update: yes, we confirmed brackets for 5-95 range. I updated to have brackets and correct placement of units</w:t>
      </w:r>
    </w:p>
  </w:comment>
  <w:comment w:id="406" w:author="Sara M Tuson" w:date="2021-06-29T11:10:00Z" w:initials="ST">
    <w:p w14:paraId="3A86C6AE" w14:textId="7D6AAD1D" w:rsidR="008A3C50" w:rsidRDefault="008A3C50">
      <w:pPr>
        <w:pStyle w:val="CommentText"/>
      </w:pPr>
      <w:r>
        <w:rPr>
          <w:rStyle w:val="CommentReference"/>
        </w:rPr>
        <w:annotationRef/>
      </w:r>
      <w:r>
        <w:rPr>
          <w:rFonts w:cs="Times New Roman"/>
          <w:lang w:eastAsia="en-GB"/>
        </w:rPr>
        <w:t>Cross reference first, as per style guide: (</w:t>
      </w:r>
      <w:r w:rsidRPr="00027D90">
        <w:rPr>
          <w:rFonts w:cs="Times New Roman"/>
          <w:lang w:eastAsia="en-GB"/>
        </w:rPr>
        <w:t>see also Section 7.5.6</w:t>
      </w:r>
      <w:r>
        <w:rPr>
          <w:rFonts w:cs="Times New Roman"/>
          <w:lang w:eastAsia="en-GB"/>
        </w:rPr>
        <w:t>;</w:t>
      </w:r>
      <w:r w:rsidRPr="00027D90">
        <w:rPr>
          <w:rFonts w:cs="Times New Roman"/>
          <w:lang w:eastAsia="en-GB"/>
        </w:rPr>
        <w:t xml:space="preserve"> Meehl et al., 2020; Schlund et al., 2020) </w:t>
      </w:r>
      <w:r>
        <w:rPr>
          <w:rFonts w:cs="Times New Roman"/>
          <w:lang w:eastAsia="en-GB"/>
        </w:rPr>
        <w:t>– change throughout.</w:t>
      </w:r>
    </w:p>
  </w:comment>
  <w:comment w:id="438" w:author="Sara M Tuson" w:date="2021-06-30T20:49:00Z" w:initials="ST">
    <w:p w14:paraId="315ECBA0" w14:textId="77777777" w:rsidR="00BB05B7" w:rsidRDefault="00BB05B7" w:rsidP="00BB05B7">
      <w:pPr>
        <w:pStyle w:val="CommentText"/>
      </w:pPr>
      <w:r>
        <w:rPr>
          <w:rStyle w:val="CommentReference"/>
        </w:rPr>
        <w:annotationRef/>
      </w:r>
      <w:r>
        <w:t>QUERY: Should this not be ‘</w:t>
      </w:r>
      <w:r w:rsidRPr="00145C23">
        <w:t xml:space="preserve">National Oceanic and Atmospheric Administration </w:t>
      </w:r>
      <w:r>
        <w:t xml:space="preserve">(NOAA) GlobalTemp-Interim and </w:t>
      </w:r>
      <w:r>
        <w:rPr>
          <w:rStyle w:val="CommentReference"/>
        </w:rPr>
        <w:annotationRef/>
      </w:r>
      <w:r>
        <w:rPr>
          <w:rFonts w:eastAsia="MS PGothic"/>
        </w:rPr>
        <w:fldChar w:fldCharType="begin" w:fldLock="1"/>
      </w:r>
      <w:r>
        <w:rPr>
          <w:rFonts w:eastAsia="MS PGothic"/>
        </w:rPr>
        <w:instrText>ADDIN CSL_CITATION { "citationItems" : [ { "id" : "ITEM-1", "itemData" : { "DOI" : "10.1038/s41561-020-0582-5", "ISSN" : "1752-0894",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"6", "1" ] ] }, "page" : "408-413", "title" : "Artificial intelligence reconstructs missing climate information", "translator" : [ { "dropping-particle" : "", "family" : "J6744", "given" : "", "non-dropping-particle" : "", "parse-names" : false, "suffix" : "" } ], "type" : "article-journal", "volume" : "13" }, "uris" : [ "http://www.mendeley.com/documents/?uuid=6a097408-cc9e-40f6-a075-9556bd078112", "http://www.mendeley.com/documents/?uuid=766ce78f-c45e-4ae1-bb07-edf23d6d300f" ] } ], "mendeley" : { "formattedCitation" : "(Kadow et al., 2020)", "manualFormatting" : "Kadow et al. (2020)", "plainTextFormattedCitation" : "(Kadow et al., 2020)", "previouslyFormattedCitation" : "(Kadow et al., 2020)" }, "properties" : { "noteIndex" : 0 }, "schema" : "https://github.com/citation-style-language/schema/raw/master/csl-citation.json" }</w:instrText>
      </w:r>
      <w:r>
        <w:rPr>
          <w:rFonts w:eastAsia="MS PGothic"/>
        </w:rPr>
        <w:fldChar w:fldCharType="separate"/>
      </w:r>
      <w:r>
        <w:rPr>
          <w:rFonts w:eastAsia="MS PGothic"/>
          <w:noProof/>
        </w:rPr>
        <w:t>Kadow et al. (2020)</w:t>
      </w:r>
      <w:r>
        <w:rPr>
          <w:rFonts w:eastAsia="MS PGothic"/>
        </w:rPr>
        <w:fldChar w:fldCharType="end"/>
      </w:r>
      <w:r>
        <w:t>.’?</w:t>
      </w:r>
    </w:p>
  </w:comment>
  <w:comment w:id="439" w:author="Tom Maycock" w:date="2021-09-03T16:20:00Z" w:initials="TM">
    <w:p w14:paraId="1CB68D32" w14:textId="77777777" w:rsidR="00BB05B7" w:rsidRDefault="00BB05B7" w:rsidP="00BB05B7">
      <w:pPr>
        <w:pStyle w:val="CommentText"/>
      </w:pPr>
      <w:r>
        <w:rPr>
          <w:rStyle w:val="CommentReference"/>
        </w:rPr>
        <w:annotationRef/>
      </w:r>
      <w:r>
        <w:t>Yes good to spell out NOAA here</w:t>
      </w:r>
    </w:p>
  </w:comment>
  <w:comment w:id="448" w:author="Sara M Tuson" w:date="2021-06-30T11:24:00Z" w:initials="ST">
    <w:p w14:paraId="2253895D" w14:textId="77777777" w:rsidR="00BB05B7" w:rsidRDefault="00BB05B7" w:rsidP="00BB05B7">
      <w:pPr>
        <w:pStyle w:val="CommentText"/>
      </w:pPr>
      <w:r>
        <w:rPr>
          <w:rStyle w:val="CommentReference"/>
        </w:rPr>
        <w:annotationRef/>
      </w:r>
      <w:r>
        <w:t>QUERY: Is this correct? Should it be in brackets?</w:t>
      </w:r>
    </w:p>
  </w:comment>
  <w:comment w:id="449" w:author="Tom Maycock" w:date="2021-09-03T16:21:00Z" w:initials="TM">
    <w:p w14:paraId="79C97239" w14:textId="77777777" w:rsidR="00BB05B7" w:rsidRDefault="00BB05B7" w:rsidP="00BB05B7">
      <w:pPr>
        <w:pStyle w:val="CommentText"/>
      </w:pPr>
      <w:r>
        <w:rPr>
          <w:rStyle w:val="CommentReference"/>
        </w:rPr>
        <w:annotationRef/>
      </w:r>
      <w:r>
        <w:t>I think this is ok as written (I added space after BY)</w:t>
      </w:r>
    </w:p>
  </w:comment>
  <w:comment w:id="489" w:author="Sara M Tuson" w:date="2021-06-28T14:55:00Z" w:initials="ST">
    <w:p w14:paraId="342FC3E5" w14:textId="251B5BE0" w:rsidR="008A3C50" w:rsidRPr="00401078" w:rsidRDefault="008A3C50" w:rsidP="00401078">
      <w:pPr>
        <w:rPr>
          <w:rFonts w:cs="Times New Roman"/>
          <w:sz w:val="24"/>
          <w:szCs w:val="24"/>
          <w:lang w:val="en-GB" w:eastAsia="en-GB"/>
        </w:rPr>
      </w:pPr>
      <w:r>
        <w:rPr>
          <w:rStyle w:val="CommentReference"/>
        </w:rPr>
        <w:annotationRef/>
      </w:r>
      <w:r w:rsidRPr="00BB05B7">
        <w:rPr>
          <w:lang w:val="en-US"/>
        </w:rPr>
        <w:t xml:space="preserve">QUERY: </w:t>
      </w:r>
      <w:r w:rsidRPr="00401078">
        <w:rPr>
          <w:rFonts w:cs="Times New Roman"/>
          <w:sz w:val="24"/>
          <w:szCs w:val="24"/>
          <w:lang w:val="en-US" w:eastAsia="en-GB"/>
        </w:rPr>
        <w:t>mid-to-high latitudes or</w:t>
      </w:r>
      <w:r>
        <w:rPr>
          <w:rFonts w:cs="Times New Roman"/>
          <w:sz w:val="24"/>
          <w:szCs w:val="24"/>
          <w:lang w:val="en-GB" w:eastAsia="en-GB"/>
        </w:rPr>
        <w:t xml:space="preserve"> </w:t>
      </w:r>
      <w:r w:rsidRPr="00401078">
        <w:rPr>
          <w:rFonts w:cs="Times New Roman"/>
          <w:sz w:val="24"/>
          <w:szCs w:val="24"/>
          <w:lang w:val="en-US" w:eastAsia="en-GB"/>
        </w:rPr>
        <w:t>mid- to high latitudes</w:t>
      </w:r>
      <w:r>
        <w:rPr>
          <w:rFonts w:cs="Times New Roman"/>
          <w:sz w:val="24"/>
          <w:szCs w:val="24"/>
          <w:lang w:val="en-US" w:eastAsia="en-GB"/>
        </w:rPr>
        <w:t>?</w:t>
      </w:r>
    </w:p>
    <w:p w14:paraId="66BC02FA" w14:textId="277AE69C" w:rsidR="008A3C50" w:rsidRDefault="008A3C50">
      <w:pPr>
        <w:pStyle w:val="CommentText"/>
      </w:pPr>
    </w:p>
  </w:comment>
  <w:comment w:id="490" w:author="Tom Maycock" w:date="2021-09-03T15:03:00Z" w:initials="TM">
    <w:p w14:paraId="26256F81" w14:textId="31CBF501" w:rsidR="00F01621" w:rsidRDefault="00F01621">
      <w:pPr>
        <w:pStyle w:val="CommentText"/>
      </w:pPr>
      <w:r>
        <w:rPr>
          <w:rStyle w:val="CommentReference"/>
        </w:rPr>
        <w:annotationRef/>
      </w:r>
      <w:r>
        <w:t>Yes, looks correct as edited</w:t>
      </w:r>
    </w:p>
  </w:comment>
  <w:comment w:id="494" w:author="Sara M Tuson" w:date="2021-06-28T14:47:00Z" w:initials="ST">
    <w:p w14:paraId="2373BA29" w14:textId="3ABED616" w:rsidR="008A3C50" w:rsidRDefault="008A3C50">
      <w:pPr>
        <w:pStyle w:val="CommentText"/>
      </w:pPr>
      <w:r>
        <w:rPr>
          <w:rStyle w:val="CommentReference"/>
        </w:rPr>
        <w:annotationRef/>
      </w:r>
      <w:r>
        <w:t>QUERY: I changed this from piControl as it seems to be more usually represented this way. I also spelt it out for clarity.</w:t>
      </w:r>
    </w:p>
  </w:comment>
  <w:comment w:id="527" w:author="Ian Blenkinsop" w:date="2021-07-13T10:08:00Z" w:initials="IB">
    <w:p w14:paraId="0132CE80" w14:textId="30CB3F5B" w:rsidR="006954A9" w:rsidRDefault="006954A9">
      <w:pPr>
        <w:pStyle w:val="CommentText"/>
      </w:pPr>
      <w:r>
        <w:rPr>
          <w:rStyle w:val="CommentReference"/>
        </w:rPr>
        <w:annotationRef/>
      </w:r>
      <w:r>
        <w:t>5-kyr</w:t>
      </w:r>
      <w:r>
        <w:br/>
        <w:t>[?]</w:t>
      </w:r>
    </w:p>
  </w:comment>
  <w:comment w:id="537" w:author="Ian Blenkinsop" w:date="2021-07-13T11:01:00Z" w:initials="IB">
    <w:p w14:paraId="78C8C6FB" w14:textId="78826C12" w:rsidR="00A14410" w:rsidRDefault="00A14410">
      <w:pPr>
        <w:pStyle w:val="CommentText"/>
      </w:pPr>
      <w:r>
        <w:rPr>
          <w:rStyle w:val="CommentReference"/>
        </w:rPr>
        <w:annotationRef/>
      </w:r>
      <w:r>
        <w:t>Just to confirm, it looks as though GHG has not been used at all in this chapter – there has been a mix of “greenhouse gas’ and ‘GHG’ in Chp 1 and 3</w:t>
      </w:r>
      <w:r w:rsidR="0064362E">
        <w:t>, for space/readability/repetition etc</w:t>
      </w:r>
      <w:r>
        <w:t>. Ok to leave as-is</w:t>
      </w:r>
      <w:r w:rsidR="0064362E">
        <w:t xml:space="preserve"> for this chapter</w:t>
      </w:r>
      <w:r>
        <w:t>?</w:t>
      </w:r>
      <w:r w:rsidR="0064362E">
        <w:t xml:space="preserve"> We haven’t suggested changing, as it’s consistent within the chapter.</w:t>
      </w:r>
    </w:p>
  </w:comment>
  <w:comment w:id="538" w:author="Tom Maycock" w:date="2021-09-03T15:04:00Z" w:initials="TM">
    <w:p w14:paraId="27348CE2" w14:textId="0A999B6C" w:rsidR="00F01621" w:rsidRDefault="00F01621">
      <w:pPr>
        <w:pStyle w:val="CommentText"/>
      </w:pPr>
      <w:r>
        <w:rPr>
          <w:rStyle w:val="CommentReference"/>
        </w:rPr>
        <w:annotationRef/>
      </w:r>
      <w:r>
        <w:t>Let’s leave as is in this chapter</w:t>
      </w:r>
    </w:p>
  </w:comment>
  <w:comment w:id="547" w:author="Ian Blenkinsop" w:date="2021-07-13T11:00:00Z" w:initials="IB">
    <w:p w14:paraId="24348B97" w14:textId="642219F1" w:rsidR="00A14410" w:rsidRDefault="00A14410">
      <w:pPr>
        <w:pStyle w:val="CommentText"/>
      </w:pPr>
      <w:r>
        <w:rPr>
          <w:rStyle w:val="CommentReference"/>
        </w:rPr>
        <w:annotationRef/>
      </w:r>
      <w:r>
        <w:t>gas</w:t>
      </w:r>
      <w:r>
        <w:br/>
        <w:t xml:space="preserve">[greenhouse </w:t>
      </w:r>
      <w:r w:rsidRPr="00A14410">
        <w:rPr>
          <w:u w:val="single"/>
        </w:rPr>
        <w:t>gas</w:t>
      </w:r>
      <w:r>
        <w:t xml:space="preserve"> forcing?]</w:t>
      </w:r>
    </w:p>
  </w:comment>
  <w:comment w:id="570" w:author="Sara M Tuson" w:date="2021-06-30T20:52:00Z" w:initials="ST">
    <w:p w14:paraId="3012A1E2" w14:textId="77777777" w:rsidR="00BB05B7" w:rsidRDefault="00BB05B7" w:rsidP="00BB05B7">
      <w:pPr>
        <w:pStyle w:val="CommentText"/>
      </w:pPr>
      <w:r>
        <w:rPr>
          <w:rStyle w:val="CommentReference"/>
        </w:rPr>
        <w:annotationRef/>
      </w:r>
      <w:r>
        <w:t>QUERY: Is one of these ‘means’ redundant? Or would it make more sense with a comma inserted as so: ‘…</w:t>
      </w:r>
      <w:r>
        <w:rPr>
          <w:noProof/>
        </w:rPr>
        <w:t>five</w:t>
      </w:r>
      <w:r>
        <w:t xml:space="preserve">-year mean global, mean </w:t>
      </w:r>
      <w:r>
        <w:rPr>
          <w:rStyle w:val="CommentReference"/>
        </w:rPr>
        <w:annotationRef/>
      </w:r>
      <w:r>
        <w:t>masked…’</w:t>
      </w:r>
    </w:p>
  </w:comment>
  <w:comment w:id="571" w:author="Tom Maycock" w:date="2021-09-03T16:24:00Z" w:initials="TM">
    <w:p w14:paraId="55D93889" w14:textId="77777777" w:rsidR="00BB05B7" w:rsidRDefault="00BB05B7" w:rsidP="00BB05B7">
      <w:pPr>
        <w:pStyle w:val="CommentText"/>
      </w:pPr>
      <w:r w:rsidRPr="00712A4C">
        <w:rPr>
          <w:rStyle w:val="CommentReference"/>
          <w:highlight w:val="yellow"/>
        </w:rPr>
        <w:annotationRef/>
      </w:r>
      <w:r w:rsidRPr="00712A4C">
        <w:rPr>
          <w:highlight w:val="yellow"/>
        </w:rPr>
        <w:t>I think both are correct (both time and space averages), but it is a bit confusing. Perhaps “observed five-year-mean, globally averaged, masked and blended…”?</w:t>
      </w:r>
    </w:p>
  </w:comment>
  <w:comment w:id="566" w:author="Sara M Tuson" w:date="2021-07-03T08:58:00Z" w:initials="ST">
    <w:p w14:paraId="095ACD05" w14:textId="77777777" w:rsidR="00BB05B7" w:rsidRDefault="00BB05B7" w:rsidP="00BB05B7">
      <w:pPr>
        <w:pStyle w:val="CommentText"/>
      </w:pPr>
      <w:r>
        <w:rPr>
          <w:rStyle w:val="CommentReference"/>
        </w:rPr>
        <w:annotationRef/>
      </w:r>
      <w:r>
        <w:t>QUERY: This sentence is a bit long, could it be broken up in the interests of clarity? Or add a comma somewhere, as so:</w:t>
      </w:r>
      <w:r w:rsidRPr="00845BEB">
        <w:rPr>
          <w:rFonts w:cs="Times New Roman"/>
          <w:sz w:val="24"/>
          <w:szCs w:val="24"/>
          <w:lang w:eastAsia="en-GB"/>
        </w:rPr>
        <w:t xml:space="preserve"> ‘</w:t>
      </w:r>
      <w:r>
        <w:rPr>
          <w:rFonts w:cs="Times New Roman"/>
          <w:sz w:val="24"/>
          <w:szCs w:val="24"/>
          <w:lang w:eastAsia="en-GB"/>
        </w:rPr>
        <w:t>…</w:t>
      </w:r>
      <w:r w:rsidRPr="00845BEB">
        <w:rPr>
          <w:rFonts w:cs="Times New Roman"/>
          <w:sz w:val="24"/>
          <w:szCs w:val="24"/>
          <w:lang w:eastAsia="en-GB"/>
        </w:rPr>
        <w:t>of observed 5-year mean, global mean masked and blended surface temperature (HadCRUT4) onto individual model response patterns…’</w:t>
      </w:r>
    </w:p>
  </w:comment>
  <w:comment w:id="602" w:author="Ian Blenkinsop" w:date="2021-07-13T10:10:00Z" w:initials="IB">
    <w:p w14:paraId="567912D9" w14:textId="5CE4256F" w:rsidR="00E0281D" w:rsidRDefault="00E0281D">
      <w:pPr>
        <w:pStyle w:val="CommentText"/>
      </w:pPr>
      <w:r>
        <w:rPr>
          <w:rStyle w:val="CommentReference"/>
        </w:rPr>
        <w:annotationRef/>
      </w:r>
      <w:r>
        <w:t>Square brackets for intervals/ranges, as set out in Chp 1?</w:t>
      </w:r>
    </w:p>
  </w:comment>
  <w:comment w:id="603" w:author="Tom Maycock" w:date="2021-09-03T15:05:00Z" w:initials="TM">
    <w:p w14:paraId="4B837ED3" w14:textId="439CAE7D" w:rsidR="00F01621" w:rsidRDefault="00F01621">
      <w:pPr>
        <w:pStyle w:val="CommentText"/>
      </w:pPr>
      <w:r>
        <w:rPr>
          <w:rStyle w:val="CommentReference"/>
        </w:rPr>
        <w:annotationRef/>
      </w:r>
      <w:r>
        <w:t>No square brackets here, as it is a different interval</w:t>
      </w:r>
    </w:p>
  </w:comment>
  <w:comment w:id="611" w:author="Ian Blenkinsop" w:date="2021-07-13T13:54:00Z" w:initials="IB">
    <w:p w14:paraId="6F191121" w14:textId="4B326B96" w:rsidR="008F0A8E" w:rsidRDefault="008F0A8E">
      <w:pPr>
        <w:pStyle w:val="CommentText"/>
      </w:pPr>
      <w:r>
        <w:rPr>
          <w:rStyle w:val="CommentReference"/>
        </w:rPr>
        <w:annotationRef/>
      </w:r>
      <w:r>
        <w:t>As above – square brackets for confidence intervals? Please check throughout if so.</w:t>
      </w:r>
    </w:p>
  </w:comment>
  <w:comment w:id="612" w:author="Tom Maycock" w:date="2021-09-03T15:05:00Z" w:initials="TM">
    <w:p w14:paraId="2A7E7BF0" w14:textId="7406DC56" w:rsidR="00F01621" w:rsidRDefault="00F01621">
      <w:pPr>
        <w:pStyle w:val="CommentText"/>
      </w:pPr>
      <w:r>
        <w:rPr>
          <w:rStyle w:val="CommentReference"/>
        </w:rPr>
        <w:annotationRef/>
      </w:r>
      <w:r>
        <w:t xml:space="preserve">Authors: assumgin this is 2.5–97.5, may want to reiterate that in parens to make sure there is no doubt:  </w:t>
      </w:r>
      <w:r w:rsidRPr="00E457C1">
        <w:rPr>
          <w:noProof/>
          <w:lang w:val="en-US"/>
        </w:rPr>
        <w:t>0.05</w:t>
      </w:r>
      <w:r w:rsidRPr="00E457C1">
        <w:rPr>
          <w:rFonts w:cs="Times New Roman"/>
          <w:noProof/>
          <w:lang w:val="en-US"/>
        </w:rPr>
        <w:t>°</w:t>
      </w:r>
      <w:r w:rsidRPr="00E457C1">
        <w:rPr>
          <w:noProof/>
          <w:lang w:val="en-US"/>
        </w:rPr>
        <w:t>C (</w:t>
      </w:r>
      <w:r>
        <w:rPr>
          <w:rStyle w:val="CommentReference"/>
        </w:rPr>
        <w:annotationRef/>
      </w:r>
      <w:r>
        <w:rPr>
          <w:rStyle w:val="CommentReference"/>
        </w:rPr>
        <w:annotationRef/>
      </w:r>
      <w:r>
        <w:rPr>
          <w:noProof/>
          <w:lang w:val="en-US"/>
        </w:rPr>
        <w:t xml:space="preserve">2.5–97.5% confidence interval: </w:t>
      </w:r>
      <w:r w:rsidRPr="00E457C1">
        <w:rPr>
          <w:noProof/>
          <w:lang w:val="en-US"/>
        </w:rPr>
        <w:t>0.02</w:t>
      </w:r>
      <w:r w:rsidRPr="00A53A71">
        <w:rPr>
          <w:noProof/>
          <w:lang w:val="en-US"/>
        </w:rPr>
        <w:t>°C</w:t>
      </w:r>
      <w:r>
        <w:rPr>
          <w:noProof/>
          <w:lang w:val="en-US"/>
        </w:rPr>
        <w:t xml:space="preserve"> to </w:t>
      </w:r>
      <w:r w:rsidRPr="00E457C1">
        <w:rPr>
          <w:noProof/>
          <w:lang w:val="en-US"/>
        </w:rPr>
        <w:t>0.06</w:t>
      </w:r>
      <w:r w:rsidRPr="00A53A71">
        <w:rPr>
          <w:noProof/>
          <w:lang w:val="en-US"/>
        </w:rPr>
        <w:t>°C</w:t>
      </w:r>
      <w:r w:rsidRPr="00E457C1">
        <w:rPr>
          <w:noProof/>
          <w:lang w:val="en-US"/>
        </w:rPr>
        <w:t>)</w:t>
      </w:r>
    </w:p>
  </w:comment>
  <w:comment w:id="647" w:author="Ian Blenkinsop" w:date="2021-07-13T10:30:00Z" w:initials="IB">
    <w:p w14:paraId="0273C6B9" w14:textId="0453687B" w:rsidR="006D2A67" w:rsidRDefault="006D2A67">
      <w:pPr>
        <w:pStyle w:val="CommentText"/>
      </w:pPr>
      <w:r>
        <w:rPr>
          <w:rStyle w:val="CommentReference"/>
        </w:rPr>
        <w:annotationRef/>
      </w:r>
      <w:r>
        <w:t>(We’ve styled these with the positive in Chp 1, for clarity)</w:t>
      </w:r>
    </w:p>
  </w:comment>
  <w:comment w:id="652" w:author="Tom Maycock" w:date="2021-09-03T15:08:00Z" w:initials="TM">
    <w:p w14:paraId="158B9D3B" w14:textId="08AF4FD0" w:rsidR="00F01621" w:rsidRDefault="00F01621">
      <w:pPr>
        <w:pStyle w:val="CommentText"/>
      </w:pPr>
      <w:r>
        <w:rPr>
          <w:rStyle w:val="CommentReference"/>
        </w:rPr>
        <w:annotationRef/>
      </w:r>
      <w:r>
        <w:t>Bolding table titles</w:t>
      </w:r>
    </w:p>
  </w:comment>
  <w:comment w:id="666" w:author="Ian Blenkinsop" w:date="2021-07-12T15:53:00Z" w:initials="IB">
    <w:p w14:paraId="1E87DA78" w14:textId="224D06DF" w:rsidR="009575A2" w:rsidRDefault="009575A2">
      <w:pPr>
        <w:pStyle w:val="CommentText"/>
      </w:pPr>
      <w:r>
        <w:rPr>
          <w:rStyle w:val="CommentReference"/>
        </w:rPr>
        <w:annotationRef/>
      </w:r>
      <w:r>
        <w:t>Add (ºC) to all column headings?</w:t>
      </w:r>
    </w:p>
  </w:comment>
  <w:comment w:id="682" w:author="Ian Blenkinsop" w:date="2021-07-13T11:10:00Z" w:initials="IB">
    <w:p w14:paraId="25A34E5E" w14:textId="47C02F09" w:rsidR="006115A3" w:rsidRDefault="006115A3">
      <w:pPr>
        <w:pStyle w:val="CommentText"/>
      </w:pPr>
      <w:r>
        <w:rPr>
          <w:rStyle w:val="CommentReference"/>
        </w:rPr>
        <w:annotationRef/>
      </w:r>
      <w:r>
        <w:t>Throughout Table: square brackets for uncertainty range?</w:t>
      </w:r>
    </w:p>
  </w:comment>
  <w:comment w:id="683" w:author="Tom Maycock" w:date="2021-09-03T15:09:00Z" w:initials="TM">
    <w:p w14:paraId="24E29343" w14:textId="549CF173" w:rsidR="00F01621" w:rsidRDefault="00F01621">
      <w:pPr>
        <w:pStyle w:val="CommentText"/>
      </w:pPr>
      <w:r>
        <w:rPr>
          <w:rStyle w:val="CommentReference"/>
        </w:rPr>
        <w:annotationRef/>
      </w:r>
      <w:r>
        <w:t>Let’s leave these as parens, since different ranges for studies vs assessment as explained in caption</w:t>
      </w:r>
    </w:p>
  </w:comment>
  <w:comment w:id="684" w:author="Ian Blenkinsop" w:date="2021-07-14T11:52:00Z" w:initials="IB">
    <w:p w14:paraId="0CF83479" w14:textId="268370B6" w:rsidR="00916B12" w:rsidRDefault="00916B12">
      <w:pPr>
        <w:pStyle w:val="CommentText"/>
      </w:pPr>
      <w:r>
        <w:rPr>
          <w:rStyle w:val="CommentReference"/>
        </w:rPr>
        <w:annotationRef/>
      </w:r>
      <w:r>
        <w:t xml:space="preserve">Do we use ‘to’ rather than ‘–‘  for uncertainty </w:t>
      </w:r>
      <w:r w:rsidR="0061078D">
        <w:rPr>
          <w:noProof/>
        </w:rPr>
        <w:t>ranges? Ok ok to leave as dashes in a table?</w:t>
      </w:r>
    </w:p>
  </w:comment>
  <w:comment w:id="685" w:author="Tom Maycock" w:date="2021-09-03T15:09:00Z" w:initials="TM">
    <w:p w14:paraId="23E7ABC2" w14:textId="5A799B3B" w:rsidR="00F01621" w:rsidRDefault="00F01621">
      <w:pPr>
        <w:pStyle w:val="CommentText"/>
      </w:pPr>
      <w:r>
        <w:rPr>
          <w:rStyle w:val="CommentReference"/>
        </w:rPr>
        <w:annotationRef/>
      </w:r>
      <w:r>
        <w:t>Changing to “to” for consistency across chapters—formatting will be sorted out to look good in the final layout</w:t>
      </w:r>
    </w:p>
  </w:comment>
  <w:comment w:id="841" w:author="Sara M Tuson" w:date="2021-06-30T14:17:00Z" w:initials="ST">
    <w:p w14:paraId="64CE683E" w14:textId="77777777" w:rsidR="00BE2759" w:rsidRDefault="00BE2759" w:rsidP="00BE2759">
      <w:pPr>
        <w:pStyle w:val="CommentText"/>
      </w:pPr>
      <w:r>
        <w:rPr>
          <w:rStyle w:val="CommentReference"/>
        </w:rPr>
        <w:annotationRef/>
      </w:r>
      <w:r>
        <w:t xml:space="preserve">QUERY: Should this be spelt out in the first instance? </w:t>
      </w:r>
      <w:r w:rsidRPr="004534C3">
        <w:t>RAOBCORE/RICH software package</w:t>
      </w:r>
      <w:r>
        <w:t xml:space="preserve"> observed results?</w:t>
      </w:r>
    </w:p>
  </w:comment>
  <w:comment w:id="945" w:author="Sara M Tuson" w:date="2021-06-25T11:06:00Z" w:initials="ST">
    <w:p w14:paraId="15914285" w14:textId="3E4A8E1B" w:rsidR="008A3C50" w:rsidRDefault="008A3C50">
      <w:pPr>
        <w:pStyle w:val="CommentText"/>
      </w:pPr>
      <w:r>
        <w:rPr>
          <w:rStyle w:val="CommentReference"/>
        </w:rPr>
        <w:annotationRef/>
      </w:r>
      <w:r>
        <w:t xml:space="preserve">C.-Y – should </w:t>
      </w:r>
      <w:r w:rsidR="002E4351">
        <w:t xml:space="preserve">that </w:t>
      </w:r>
      <w:r>
        <w:t>be deleted</w:t>
      </w:r>
      <w:r w:rsidR="002E4351">
        <w:t>?</w:t>
      </w:r>
    </w:p>
  </w:comment>
  <w:comment w:id="952" w:author="Sara M Tuson" w:date="2021-06-26T15:01:00Z" w:initials="ST">
    <w:p w14:paraId="1B7E821A" w14:textId="499BDB0E" w:rsidR="008A3C50" w:rsidRDefault="008A3C50">
      <w:pPr>
        <w:pStyle w:val="CommentText"/>
      </w:pPr>
      <w:r>
        <w:rPr>
          <w:rStyle w:val="CommentReference"/>
        </w:rPr>
        <w:annotationRef/>
      </w:r>
      <w:r>
        <w:t>Why initial here?</w:t>
      </w:r>
    </w:p>
  </w:comment>
  <w:comment w:id="1037" w:author="Ian Blenkinsop" w:date="2021-07-13T11:37:00Z" w:initials="IB">
    <w:p w14:paraId="1A637410" w14:textId="5B428669" w:rsidR="000044A9" w:rsidRDefault="000044A9">
      <w:pPr>
        <w:pStyle w:val="CommentText"/>
      </w:pPr>
      <w:r>
        <w:rPr>
          <w:rStyle w:val="CommentReference"/>
        </w:rPr>
        <w:annotationRef/>
      </w:r>
      <w:r>
        <w:t xml:space="preserve">Heading level correct? </w:t>
      </w:r>
      <w:r>
        <w:br/>
        <w:t>Not 3.3.2.1?</w:t>
      </w:r>
      <w:r>
        <w:br/>
        <w:t xml:space="preserve"> </w:t>
      </w:r>
    </w:p>
  </w:comment>
  <w:comment w:id="1038" w:author="Tom Maycock" w:date="2021-09-03T15:14:00Z" w:initials="TM">
    <w:p w14:paraId="35B00DC5" w14:textId="77777777" w:rsidR="002E4351" w:rsidRDefault="002E4351">
      <w:pPr>
        <w:pStyle w:val="CommentText"/>
      </w:pPr>
      <w:r>
        <w:rPr>
          <w:rStyle w:val="CommentReference"/>
        </w:rPr>
        <w:annotationRef/>
      </w:r>
      <w:r>
        <w:t>Yes, changed to 4</w:t>
      </w:r>
      <w:r w:rsidRPr="002E4351">
        <w:rPr>
          <w:vertAlign w:val="superscript"/>
        </w:rPr>
        <w:t>th</w:t>
      </w:r>
      <w:r>
        <w:t xml:space="preserve"> level. I updated one cross reference to a section below where the numbering incremented as a result of making this 4</w:t>
      </w:r>
      <w:r w:rsidRPr="002E4351">
        <w:rPr>
          <w:vertAlign w:val="superscript"/>
        </w:rPr>
        <w:t>th</w:t>
      </w:r>
      <w:r>
        <w:t xml:space="preserve"> level header. </w:t>
      </w:r>
      <w:r w:rsidR="00BE41F2">
        <w:t xml:space="preserve">Also searched across FGD and made a list of other updates that will be needed. </w:t>
      </w:r>
    </w:p>
    <w:p w14:paraId="460DD8F2" w14:textId="3FD6DF59" w:rsidR="00BE41F2" w:rsidRDefault="00BE41F2">
      <w:pPr>
        <w:pStyle w:val="CommentText"/>
      </w:pPr>
      <w:r w:rsidRPr="00BE41F2">
        <w:rPr>
          <w:highlight w:val="yellow"/>
        </w:rPr>
        <w:t>AUTHORS: if for some reason you don’t want this numbered as 3.3.2.1, I will need to know given the changes that will be made to cross references in other chapters.</w:t>
      </w:r>
      <w:r>
        <w:t xml:space="preserve"> </w:t>
      </w:r>
    </w:p>
  </w:comment>
  <w:comment w:id="1043" w:author="Robin Matthews" w:date="2021-06-15T12:30:00Z" w:initials="RM">
    <w:p w14:paraId="6DB1F869" w14:textId="77777777" w:rsidR="008A3C50" w:rsidRPr="00697E49" w:rsidRDefault="008A3C50" w:rsidP="00935AF8">
      <w:pPr>
        <w:adjustRightInd w:val="0"/>
        <w:rPr>
          <w:rFonts w:cs="Times New Roman"/>
          <w:sz w:val="20"/>
          <w:szCs w:val="20"/>
          <w:lang w:val="en-GB"/>
        </w:rPr>
      </w:pPr>
      <w:r>
        <w:rPr>
          <w:rStyle w:val="CommentReference"/>
        </w:rPr>
        <w:annotationRef/>
      </w:r>
      <w:r w:rsidRPr="001D5B54">
        <w:rPr>
          <w:lang w:val="en-US"/>
        </w:rPr>
        <w:t>Mendeley field contains hidden reference:</w:t>
      </w:r>
      <w:r w:rsidRPr="001D5B54">
        <w:rPr>
          <w:lang w:val="en-US"/>
        </w:rPr>
        <w:br/>
        <w:t>Pederson et al., 2014</w:t>
      </w:r>
      <w:r w:rsidRPr="001D5B54">
        <w:rPr>
          <w:lang w:val="en-US"/>
        </w:rPr>
        <w:br/>
      </w:r>
      <w:r w:rsidRPr="001D5B54">
        <w:rPr>
          <w:lang w:val="en-US"/>
        </w:rPr>
        <w:br/>
      </w:r>
      <w:r w:rsidRPr="00697E49">
        <w:rPr>
          <w:rFonts w:cs="Times New Roman"/>
          <w:sz w:val="20"/>
          <w:szCs w:val="20"/>
          <w:lang w:val="en-GB"/>
        </w:rPr>
        <w:t xml:space="preserve">Pederson, N., A.E. Hessl, N. Baatarbileg, K.J. Anchukaitis, and N. Di Cosmo, 2014: Pluvials, droughts, the Mongol Empire, and modern Mongolia. </w:t>
      </w:r>
      <w:r w:rsidRPr="00697E49">
        <w:rPr>
          <w:rFonts w:cs="Times New Roman"/>
          <w:i/>
          <w:sz w:val="20"/>
          <w:szCs w:val="20"/>
          <w:lang w:val="en-GB"/>
        </w:rPr>
        <w:t>Proceedings of the National Academy of Sciences</w:t>
      </w:r>
      <w:r w:rsidRPr="00697E49">
        <w:rPr>
          <w:rFonts w:cs="Times New Roman"/>
          <w:sz w:val="20"/>
          <w:szCs w:val="20"/>
          <w:lang w:val="en-GB"/>
        </w:rPr>
        <w:t>, doi:</w:t>
      </w:r>
      <w:hyperlink r:id="rId1" w:history="1">
        <w:r w:rsidRPr="00697E49">
          <w:rPr>
            <w:rStyle w:val="Hyperlink"/>
            <w:rFonts w:cs="Times New Roman"/>
            <w:sz w:val="20"/>
            <w:szCs w:val="20"/>
            <w:lang w:val="en-GB"/>
          </w:rPr>
          <w:t>10.1073/pnas.1318677111</w:t>
        </w:r>
      </w:hyperlink>
      <w:r w:rsidRPr="00697E49">
        <w:rPr>
          <w:rFonts w:cs="Times New Roman"/>
          <w:sz w:val="20"/>
          <w:szCs w:val="20"/>
          <w:lang w:val="en-GB"/>
        </w:rPr>
        <w:t>.</w:t>
      </w:r>
    </w:p>
    <w:p w14:paraId="20F216AB" w14:textId="00DF443F" w:rsidR="008A3C50" w:rsidRPr="001D5B54" w:rsidRDefault="008A3C50">
      <w:pPr>
        <w:pStyle w:val="CommentText"/>
        <w:rPr>
          <w:lang w:val="en-US"/>
        </w:rPr>
      </w:pPr>
      <w:r w:rsidRPr="001D5B54">
        <w:rPr>
          <w:lang w:val="en-US"/>
        </w:rPr>
        <w:br/>
        <w:t>Do you want me to remove it ?</w:t>
      </w:r>
    </w:p>
  </w:comment>
  <w:comment w:id="1084" w:author="Ian Blenkinsop" w:date="2021-07-13T10:34:00Z" w:initials="IB">
    <w:p w14:paraId="7A052BE4" w14:textId="77777777" w:rsidR="00BE2759" w:rsidRDefault="00BE2759" w:rsidP="00BE2759">
      <w:pPr>
        <w:pStyle w:val="CommentText"/>
      </w:pPr>
      <w:r>
        <w:rPr>
          <w:rStyle w:val="CommentReference"/>
        </w:rPr>
        <w:annotationRef/>
      </w:r>
      <w:r>
        <w:t xml:space="preserve">% </w:t>
      </w:r>
      <w:r w:rsidRPr="001C6960">
        <w:rPr>
          <w:u w:val="single"/>
        </w:rPr>
        <w:t>per</w:t>
      </w:r>
      <w:r w:rsidRPr="001C6960">
        <w:t xml:space="preserve"> </w:t>
      </w:r>
      <w:r>
        <w:t>decade</w:t>
      </w:r>
      <w:r>
        <w:br/>
        <w:t>[?]</w:t>
      </w:r>
    </w:p>
  </w:comment>
  <w:comment w:id="1090" w:author="Tom Maycock" w:date="2021-09-03T16:28:00Z" w:initials="TM">
    <w:p w14:paraId="3371D233" w14:textId="77777777" w:rsidR="00BE2759" w:rsidRDefault="00BE2759" w:rsidP="00BE2759">
      <w:pPr>
        <w:pStyle w:val="CommentText"/>
      </w:pPr>
      <w:r w:rsidRPr="00712A4C">
        <w:rPr>
          <w:rStyle w:val="CommentReference"/>
          <w:highlight w:val="yellow"/>
        </w:rPr>
        <w:annotationRef/>
      </w:r>
      <w:r w:rsidRPr="00712A4C">
        <w:rPr>
          <w:highlight w:val="yellow"/>
        </w:rPr>
        <w:t>CIMP6 looks red to me, not brown?</w:t>
      </w:r>
    </w:p>
  </w:comment>
  <w:comment w:id="1150" w:author="Ian Blenkinsop" w:date="2021-07-13T11:43:00Z" w:initials="IB">
    <w:p w14:paraId="74F486C9" w14:textId="62D6F4AE" w:rsidR="000044A9" w:rsidRDefault="000044A9">
      <w:pPr>
        <w:pStyle w:val="CommentText"/>
      </w:pPr>
      <w:r>
        <w:rPr>
          <w:rStyle w:val="CommentReference"/>
        </w:rPr>
        <w:annotationRef/>
      </w:r>
      <w:r>
        <w:t>Units needed?</w:t>
      </w:r>
    </w:p>
  </w:comment>
  <w:comment w:id="1151" w:author="Tom Maycock" w:date="2021-09-03T15:41:00Z" w:initials="TM">
    <w:p w14:paraId="26971CFF" w14:textId="0673642A" w:rsidR="00D90CDC" w:rsidRDefault="00D90CDC">
      <w:pPr>
        <w:pStyle w:val="CommentText"/>
      </w:pPr>
      <w:r>
        <w:rPr>
          <w:rStyle w:val="CommentReference"/>
        </w:rPr>
        <w:annotationRef/>
      </w:r>
      <w:r>
        <w:t>Looks like these are correlations, so no units</w:t>
      </w:r>
    </w:p>
  </w:comment>
  <w:comment w:id="1239" w:author="Ian Blenkinsop" w:date="2021-07-13T14:01:00Z" w:initials="IB">
    <w:p w14:paraId="58258A9B" w14:textId="5DA8D02E" w:rsidR="005941D9" w:rsidRDefault="005941D9">
      <w:pPr>
        <w:pStyle w:val="CommentText"/>
      </w:pPr>
      <w:r w:rsidRPr="005941D9">
        <w:rPr>
          <w:rStyle w:val="CommentReference"/>
          <w:u w:val="single"/>
        </w:rPr>
        <w:annotationRef/>
      </w:r>
      <w:r w:rsidRPr="005941D9">
        <w:rPr>
          <w:u w:val="single"/>
        </w:rPr>
        <w:t>mid-</w:t>
      </w:r>
      <w:r>
        <w:t xml:space="preserve"> to high-latitude</w:t>
      </w:r>
      <w:r>
        <w:br/>
        <w:t>[?]</w:t>
      </w:r>
    </w:p>
  </w:comment>
  <w:comment w:id="1240" w:author="Tom Maycock" w:date="2021-09-03T15:45:00Z" w:initials="TM">
    <w:p w14:paraId="289FD35A" w14:textId="7948C052" w:rsidR="00D90CDC" w:rsidRDefault="00D90CDC">
      <w:pPr>
        <w:pStyle w:val="CommentText"/>
      </w:pPr>
      <w:r>
        <w:rPr>
          <w:rStyle w:val="CommentReference"/>
        </w:rPr>
        <w:annotationRef/>
      </w:r>
      <w:r>
        <w:t>Yes, suggested edit</w:t>
      </w:r>
    </w:p>
  </w:comment>
  <w:comment w:id="1300" w:author="Robin Matthews" w:date="2021-06-15T12:42:00Z" w:initials="RM">
    <w:p w14:paraId="3474FE6F" w14:textId="77777777" w:rsidR="008A3C50" w:rsidRPr="001D5B54" w:rsidRDefault="008A3C50">
      <w:pPr>
        <w:pStyle w:val="CommentText"/>
        <w:rPr>
          <w:lang w:val="en-US"/>
        </w:rPr>
      </w:pPr>
      <w:r>
        <w:rPr>
          <w:rStyle w:val="CommentReference"/>
        </w:rPr>
        <w:annotationRef/>
      </w:r>
      <w:r w:rsidRPr="001D5B54">
        <w:rPr>
          <w:lang w:val="en-US"/>
        </w:rPr>
        <w:t>Mendeley field contains the reference details for Adler et al., 2003 rather than Huffman and Bolvin (2013)</w:t>
      </w:r>
    </w:p>
    <w:p w14:paraId="70143F4B" w14:textId="77777777" w:rsidR="008A3C50" w:rsidRPr="001D5B54" w:rsidRDefault="008A3C50">
      <w:pPr>
        <w:pStyle w:val="CommentText"/>
        <w:rPr>
          <w:lang w:val="en-US"/>
        </w:rPr>
      </w:pPr>
    </w:p>
    <w:p w14:paraId="42745B90" w14:textId="3AA1E74F" w:rsidR="008A3C50" w:rsidRPr="008E6E1F" w:rsidRDefault="008A3C50" w:rsidP="008E6E1F">
      <w:pPr>
        <w:adjustRightInd w:val="0"/>
        <w:rPr>
          <w:rFonts w:cs="Times New Roman"/>
          <w:sz w:val="20"/>
          <w:szCs w:val="20"/>
          <w:lang w:val="en-GB"/>
        </w:rPr>
      </w:pPr>
      <w:r w:rsidRPr="001D5B54">
        <w:rPr>
          <w:lang w:val="en-US"/>
        </w:rPr>
        <w:t>Want me to change to Huffman and Bolvin? If so, please provide the DOI.</w:t>
      </w:r>
      <w:r w:rsidRPr="001D5B54">
        <w:rPr>
          <w:lang w:val="en-US"/>
        </w:rPr>
        <w:br/>
      </w:r>
      <w:r w:rsidRPr="001D5B54">
        <w:rPr>
          <w:lang w:val="en-US"/>
        </w:rPr>
        <w:br/>
      </w:r>
      <w:r w:rsidRPr="00697E49">
        <w:rPr>
          <w:rFonts w:cs="Times New Roman"/>
          <w:sz w:val="20"/>
          <w:szCs w:val="20"/>
          <w:lang w:val="en-GB"/>
        </w:rPr>
        <w:t xml:space="preserve">Adler, R.F. et al., 2003: The Version-2 Global Precipitation Climatology Project (GPCP) Monthly Precipitation Analysis (1979–Present). </w:t>
      </w:r>
      <w:r w:rsidRPr="00697E49">
        <w:rPr>
          <w:rFonts w:cs="Times New Roman"/>
          <w:i/>
          <w:sz w:val="20"/>
          <w:szCs w:val="20"/>
          <w:lang w:val="en-GB"/>
        </w:rPr>
        <w:t>Journal of Hydrometeorology</w:t>
      </w:r>
      <w:r w:rsidRPr="00697E49">
        <w:rPr>
          <w:rFonts w:cs="Times New Roman"/>
          <w:sz w:val="20"/>
          <w:szCs w:val="20"/>
          <w:lang w:val="en-GB"/>
        </w:rPr>
        <w:t xml:space="preserve">, </w:t>
      </w:r>
      <w:r w:rsidRPr="00697E49">
        <w:rPr>
          <w:rFonts w:cs="Times New Roman"/>
          <w:b/>
          <w:sz w:val="20"/>
          <w:szCs w:val="20"/>
          <w:lang w:val="en-GB"/>
        </w:rPr>
        <w:t>4(6)</w:t>
      </w:r>
      <w:r w:rsidRPr="00697E49">
        <w:rPr>
          <w:rFonts w:cs="Times New Roman"/>
          <w:sz w:val="20"/>
          <w:szCs w:val="20"/>
          <w:lang w:val="en-GB"/>
        </w:rPr>
        <w:t>, 1147–1167, doi:</w:t>
      </w:r>
      <w:hyperlink r:id="rId2" w:history="1">
        <w:r w:rsidRPr="00697E49">
          <w:rPr>
            <w:rStyle w:val="Hyperlink"/>
            <w:rFonts w:cs="Times New Roman"/>
            <w:sz w:val="20"/>
            <w:szCs w:val="20"/>
            <w:lang w:val="en-GB"/>
          </w:rPr>
          <w:t>10.1175/1525-7541(2003)004&lt;1147:tvgpcp&gt;2.0.co;2</w:t>
        </w:r>
      </w:hyperlink>
      <w:r w:rsidRPr="00697E49">
        <w:rPr>
          <w:rFonts w:cs="Times New Roman"/>
          <w:sz w:val="20"/>
          <w:szCs w:val="20"/>
          <w:lang w:val="en-GB"/>
        </w:rPr>
        <w:t>.</w:t>
      </w:r>
    </w:p>
  </w:comment>
  <w:comment w:id="1392" w:author="Ian Blenkinsop" w:date="2021-07-13T11:54:00Z" w:initials="IB">
    <w:p w14:paraId="747E7A61" w14:textId="676A1A01" w:rsidR="008D2A4C" w:rsidRDefault="008D2A4C">
      <w:pPr>
        <w:pStyle w:val="CommentText"/>
      </w:pPr>
      <w:r>
        <w:rPr>
          <w:rStyle w:val="CommentReference"/>
        </w:rPr>
        <w:annotationRef/>
      </w:r>
      <w:r>
        <w:t>Unnumbered H5 – correct?</w:t>
      </w:r>
    </w:p>
  </w:comment>
  <w:comment w:id="1393" w:author="Tom Maycock" w:date="2021-09-03T15:50:00Z" w:initials="TM">
    <w:p w14:paraId="0DB1E777" w14:textId="7D621C92" w:rsidR="00966B76" w:rsidRDefault="00966B76">
      <w:pPr>
        <w:pStyle w:val="CommentText"/>
      </w:pPr>
      <w:r>
        <w:rPr>
          <w:rStyle w:val="CommentReference"/>
        </w:rPr>
        <w:annotationRef/>
      </w:r>
      <w:r>
        <w:t xml:space="preserve">Changing to numbered </w:t>
      </w:r>
    </w:p>
  </w:comment>
  <w:comment w:id="1638" w:author="Sara M Tuson" w:date="2021-06-28T14:53:00Z" w:initials="ST">
    <w:p w14:paraId="353A0AE0" w14:textId="526C326F" w:rsidR="008A3C50" w:rsidRPr="00401078" w:rsidRDefault="008A3C50" w:rsidP="00401078">
      <w:pPr>
        <w:rPr>
          <w:rFonts w:cs="Times New Roman"/>
          <w:sz w:val="24"/>
          <w:szCs w:val="24"/>
          <w:lang w:val="en-GB" w:eastAsia="en-GB"/>
        </w:rPr>
      </w:pPr>
      <w:r>
        <w:rPr>
          <w:rStyle w:val="CommentReference"/>
        </w:rPr>
        <w:annotationRef/>
      </w:r>
      <w:r>
        <w:rPr>
          <w:rFonts w:cs="Times New Roman"/>
          <w:sz w:val="24"/>
          <w:szCs w:val="24"/>
          <w:lang w:val="en-US" w:eastAsia="en-GB"/>
        </w:rPr>
        <w:t xml:space="preserve">QUERY: </w:t>
      </w:r>
      <w:r w:rsidRPr="00401078">
        <w:rPr>
          <w:rFonts w:cs="Times New Roman"/>
          <w:sz w:val="24"/>
          <w:szCs w:val="24"/>
          <w:lang w:val="en-US" w:eastAsia="en-GB"/>
        </w:rPr>
        <w:t>annual-mean blocking frequency</w:t>
      </w:r>
      <w:r>
        <w:rPr>
          <w:rFonts w:cs="Times New Roman"/>
          <w:sz w:val="24"/>
          <w:szCs w:val="24"/>
          <w:lang w:val="en-US" w:eastAsia="en-GB"/>
        </w:rPr>
        <w:t xml:space="preserve"> </w:t>
      </w:r>
      <w:r w:rsidRPr="00401078">
        <w:rPr>
          <w:rFonts w:cs="Times New Roman"/>
          <w:sz w:val="24"/>
          <w:szCs w:val="24"/>
          <w:lang w:val="en-US" w:eastAsia="en-GB"/>
        </w:rPr>
        <w:t>or annual mean-blocking frequency?</w:t>
      </w:r>
    </w:p>
    <w:p w14:paraId="13EA8AA2" w14:textId="0EC00786" w:rsidR="008A3C50" w:rsidRPr="00401078" w:rsidRDefault="008A3C50" w:rsidP="00401078">
      <w:pPr>
        <w:rPr>
          <w:rFonts w:cs="Times New Roman"/>
          <w:sz w:val="24"/>
          <w:szCs w:val="24"/>
          <w:lang w:val="en-GB" w:eastAsia="en-GB"/>
        </w:rPr>
      </w:pPr>
    </w:p>
    <w:p w14:paraId="42D58048" w14:textId="27D528B1" w:rsidR="008A3C50" w:rsidRDefault="008A3C50">
      <w:pPr>
        <w:pStyle w:val="CommentText"/>
      </w:pPr>
    </w:p>
  </w:comment>
  <w:comment w:id="1639" w:author="Tom Maycock" w:date="2021-09-03T15:51:00Z" w:initials="TM">
    <w:p w14:paraId="68294378" w14:textId="713B3EDA" w:rsidR="00966B76" w:rsidRDefault="00966B76">
      <w:pPr>
        <w:pStyle w:val="CommentText"/>
      </w:pPr>
      <w:r>
        <w:rPr>
          <w:rStyle w:val="CommentReference"/>
        </w:rPr>
        <w:annotationRef/>
      </w:r>
      <w:r>
        <w:t>No hyphen (as edited)</w:t>
      </w:r>
    </w:p>
  </w:comment>
  <w:comment w:id="1674" w:author="Sara M Tuson" w:date="2021-06-24T10:56:00Z" w:initials="ST">
    <w:p w14:paraId="26AD49DB" w14:textId="60F711C0" w:rsidR="008A3C50" w:rsidRDefault="008A3C50">
      <w:pPr>
        <w:pStyle w:val="CommentText"/>
      </w:pPr>
      <w:r>
        <w:rPr>
          <w:rStyle w:val="CommentReference"/>
        </w:rPr>
        <w:annotationRef/>
      </w:r>
    </w:p>
  </w:comment>
  <w:comment w:id="1692" w:author="Sara M Tuson" w:date="2021-07-01T08:48:00Z" w:initials="ST">
    <w:p w14:paraId="776CC75C" w14:textId="77777777" w:rsidR="00BE2759" w:rsidRDefault="00BE2759" w:rsidP="00BE2759">
      <w:pPr>
        <w:pStyle w:val="CommentText"/>
      </w:pPr>
      <w:r>
        <w:rPr>
          <w:rStyle w:val="CommentReference"/>
        </w:rPr>
        <w:annotationRef/>
      </w:r>
      <w:r>
        <w:t>QUERY: Is it worthwhile spelling out in the first instance?</w:t>
      </w:r>
    </w:p>
  </w:comment>
  <w:comment w:id="1720" w:author="Sara M Tuson" w:date="2021-06-24T14:35:00Z" w:initials="ST">
    <w:p w14:paraId="7C8C7FD1" w14:textId="69C12D5B" w:rsidR="008A3C50" w:rsidRDefault="008A3C50">
      <w:pPr>
        <w:pStyle w:val="CommentText"/>
      </w:pPr>
      <w:r>
        <w:rPr>
          <w:rStyle w:val="CommentReference"/>
        </w:rPr>
        <w:annotationRef/>
      </w:r>
      <w:r>
        <w:t>Should this be capped?</w:t>
      </w:r>
    </w:p>
  </w:comment>
  <w:comment w:id="1761" w:author="Robin Matthews" w:date="2021-06-15T13:41:00Z" w:initials="RM">
    <w:p w14:paraId="50533754" w14:textId="52E0E0E8" w:rsidR="008A3C50" w:rsidRPr="001D5B54" w:rsidRDefault="008A3C50">
      <w:pPr>
        <w:pStyle w:val="CommentText"/>
        <w:rPr>
          <w:lang w:val="en-US"/>
        </w:rPr>
      </w:pPr>
      <w:r>
        <w:rPr>
          <w:rStyle w:val="CommentReference"/>
        </w:rPr>
        <w:annotationRef/>
      </w:r>
      <w:r w:rsidRPr="001D5B54">
        <w:rPr>
          <w:lang w:val="en-US"/>
        </w:rPr>
        <w:t>Mendeley field missing Hanna et al. (2015). Provide DOI and I’ll add it</w:t>
      </w:r>
    </w:p>
  </w:comment>
  <w:comment w:id="1766" w:author="Sara M Tuson" w:date="2021-06-30T14:40:00Z" w:initials="ST">
    <w:p w14:paraId="7184B262" w14:textId="77777777" w:rsidR="00BE2759" w:rsidRDefault="00BE2759" w:rsidP="00BE2759">
      <w:pPr>
        <w:pStyle w:val="CommentText"/>
      </w:pPr>
      <w:r>
        <w:rPr>
          <w:rStyle w:val="CommentReference"/>
        </w:rPr>
        <w:annotationRef/>
      </w:r>
      <w:r>
        <w:t>Changed to make consistent with rest of chapter. Ditto with y-axis.</w:t>
      </w:r>
    </w:p>
  </w:comment>
  <w:comment w:id="1771" w:author="Ian Blenkinsop" w:date="2021-07-07T14:29:00Z" w:initials="IB">
    <w:p w14:paraId="0ABC3EFC" w14:textId="77777777" w:rsidR="00BE2759" w:rsidRDefault="00BE2759" w:rsidP="00BE2759">
      <w:pPr>
        <w:pStyle w:val="CommentText"/>
      </w:pPr>
      <w:r>
        <w:rPr>
          <w:rStyle w:val="CommentReference"/>
        </w:rPr>
        <w:annotationRef/>
      </w:r>
      <w:r>
        <w:t>Italicize?</w:t>
      </w:r>
    </w:p>
  </w:comment>
  <w:comment w:id="2083" w:author="Ian Blenkinsop" w:date="2021-07-13T12:12:00Z" w:initials="IB">
    <w:p w14:paraId="06B66C4F" w14:textId="6D469B03" w:rsidR="00231401" w:rsidRDefault="00231401">
      <w:pPr>
        <w:pStyle w:val="CommentText"/>
      </w:pPr>
      <w:r>
        <w:rPr>
          <w:rStyle w:val="CommentReference"/>
        </w:rPr>
        <w:annotationRef/>
      </w:r>
      <w:r>
        <w:t>Unnumbered heading H5 level</w:t>
      </w:r>
      <w:r w:rsidR="00914CFA">
        <w:t>s in this section</w:t>
      </w:r>
      <w:r>
        <w:t xml:space="preserve"> – correct?</w:t>
      </w:r>
    </w:p>
  </w:comment>
  <w:comment w:id="2084" w:author="Tom Maycock" w:date="2021-09-03T15:54:00Z" w:initials="TM">
    <w:p w14:paraId="30DE0CCD" w14:textId="7550C5DF" w:rsidR="00966B76" w:rsidRDefault="00966B76">
      <w:pPr>
        <w:pStyle w:val="CommentText"/>
      </w:pPr>
      <w:r>
        <w:rPr>
          <w:rStyle w:val="CommentReference"/>
        </w:rPr>
        <w:annotationRef/>
      </w:r>
      <w:r>
        <w:t>Switching to numbered</w:t>
      </w:r>
    </w:p>
  </w:comment>
  <w:comment w:id="2195" w:author="Sara M Tuson" w:date="2021-06-30T14:25:00Z" w:initials="ST">
    <w:p w14:paraId="68C9F50A" w14:textId="43B3A6AD" w:rsidR="008A3C50" w:rsidRDefault="008A3C50">
      <w:pPr>
        <w:pStyle w:val="CommentText"/>
      </w:pPr>
      <w:r>
        <w:rPr>
          <w:rStyle w:val="CommentReference"/>
        </w:rPr>
        <w:annotationRef/>
      </w:r>
      <w:r>
        <w:t>QUERY: This sentence is a little confusing for the layperson - the contradictory ‘above (below)’/‘before (after)’. I looked at the Figure 3.26 which is the figure I thought it was referring to.</w:t>
      </w:r>
    </w:p>
  </w:comment>
  <w:comment w:id="2196" w:author="Tom Maycock" w:date="2021-09-03T15:55:00Z" w:initials="TM">
    <w:p w14:paraId="7880655A" w14:textId="7062D5D0" w:rsidR="00966B76" w:rsidRDefault="00966B76">
      <w:pPr>
        <w:pStyle w:val="CommentText"/>
      </w:pPr>
      <w:r w:rsidRPr="00966B76">
        <w:rPr>
          <w:rStyle w:val="CommentReference"/>
          <w:highlight w:val="yellow"/>
        </w:rPr>
        <w:annotationRef/>
      </w:r>
      <w:r w:rsidRPr="00966B76">
        <w:rPr>
          <w:highlight w:val="yellow"/>
        </w:rPr>
        <w:t>This shorthand is typical in journal articles, but even there it asks a lot of readers to process, so I agree it would be better to just spell out. Suggested edit: authors please confirm if this is ok</w:t>
      </w:r>
    </w:p>
  </w:comment>
  <w:comment w:id="2414" w:author="Sara M Tuson" w:date="2021-06-30T14:43:00Z" w:initials="ST">
    <w:p w14:paraId="1F722DDA" w14:textId="085B6D47" w:rsidR="008A3C50" w:rsidRDefault="008A3C50">
      <w:pPr>
        <w:pStyle w:val="CommentText"/>
      </w:pPr>
      <w:r>
        <w:rPr>
          <w:rStyle w:val="CommentReference"/>
        </w:rPr>
        <w:annotationRef/>
      </w:r>
      <w:r>
        <w:t>Delete opening bracket here</w:t>
      </w:r>
    </w:p>
  </w:comment>
  <w:comment w:id="2603" w:author="Sara M Tuson" w:date="2021-07-01T11:16:00Z" w:initials="ST">
    <w:p w14:paraId="1F3AA93D" w14:textId="77777777" w:rsidR="00686E45" w:rsidRDefault="00686E45" w:rsidP="00686E45">
      <w:pPr>
        <w:pStyle w:val="CommentText"/>
      </w:pPr>
      <w:r>
        <w:rPr>
          <w:rStyle w:val="CommentReference"/>
        </w:rPr>
        <w:annotationRef/>
      </w:r>
      <w:r>
        <w:t>QUERY: Should this not be: ‘</w:t>
      </w:r>
      <w:r w:rsidRPr="00411F29">
        <w:t>Mauna Loa Observatory (MLO; Dlugokencky et al., 2020)</w:t>
      </w:r>
      <w:r>
        <w:t>’?</w:t>
      </w:r>
    </w:p>
  </w:comment>
  <w:comment w:id="2618" w:author="Robin Matthews" w:date="2021-06-15T15:26:00Z" w:initials="RM">
    <w:p w14:paraId="063B9247" w14:textId="77777777" w:rsidR="008A3C50" w:rsidRDefault="008A3C50">
      <w:pPr>
        <w:pStyle w:val="CommentText"/>
        <w:rPr>
          <w:noProof/>
          <w:lang w:val="en-US"/>
        </w:rPr>
      </w:pPr>
      <w:r>
        <w:rPr>
          <w:rStyle w:val="CommentReference"/>
        </w:rPr>
        <w:annotationRef/>
      </w:r>
      <w:r w:rsidRPr="001D5B54">
        <w:rPr>
          <w:lang w:val="en-US"/>
        </w:rPr>
        <w:t xml:space="preserve">Mendeley field missing details for </w:t>
      </w:r>
      <w:r>
        <w:rPr>
          <w:noProof/>
          <w:lang w:val="en-US"/>
        </w:rPr>
        <w:t>Mongwe et al., 2016, 2018</w:t>
      </w:r>
    </w:p>
    <w:p w14:paraId="1B3381A6" w14:textId="77777777" w:rsidR="008A3C50" w:rsidRDefault="008A3C50">
      <w:pPr>
        <w:pStyle w:val="CommentText"/>
        <w:rPr>
          <w:noProof/>
          <w:lang w:val="en-US"/>
        </w:rPr>
      </w:pPr>
    </w:p>
    <w:p w14:paraId="01B23ED4" w14:textId="56BD97ED" w:rsidR="008A3C50" w:rsidRPr="001D5B54" w:rsidRDefault="008A3C50">
      <w:pPr>
        <w:pStyle w:val="CommentText"/>
        <w:rPr>
          <w:lang w:val="en-US"/>
        </w:rPr>
      </w:pPr>
      <w:r>
        <w:rPr>
          <w:noProof/>
          <w:lang w:val="en-US"/>
        </w:rPr>
        <w:t>Please provide DOIs and I’ll add</w:t>
      </w:r>
    </w:p>
  </w:comment>
  <w:comment w:id="2734" w:author="Ian Blenkinsop" w:date="2021-07-13T12:29:00Z" w:initials="IB">
    <w:p w14:paraId="3147BC12" w14:textId="26BD392D" w:rsidR="00BD56AA" w:rsidRDefault="00BD56AA">
      <w:pPr>
        <w:pStyle w:val="CommentText"/>
      </w:pPr>
      <w:r>
        <w:rPr>
          <w:rStyle w:val="CommentReference"/>
        </w:rPr>
        <w:annotationRef/>
      </w:r>
      <w:r>
        <w:t>En dash?</w:t>
      </w:r>
      <w:r>
        <w:br/>
      </w:r>
      <w:r w:rsidRPr="00BD56AA">
        <w:rPr>
          <w:b/>
          <w:bCs/>
        </w:rPr>
        <w:t>troposphere–stratosphere</w:t>
      </w:r>
    </w:p>
  </w:comment>
  <w:comment w:id="2735" w:author="Tom Maycock" w:date="2021-09-03T16:00:00Z" w:initials="TM">
    <w:p w14:paraId="373ACC44" w14:textId="759D4273" w:rsidR="00500900" w:rsidRDefault="00500900">
      <w:pPr>
        <w:pStyle w:val="CommentText"/>
      </w:pPr>
      <w:r>
        <w:rPr>
          <w:rStyle w:val="CommentReference"/>
        </w:rPr>
        <w:annotationRef/>
      </w:r>
      <w:r>
        <w:t>Yes, coupling of two things rather than one word modifying the other, so put in the en dash</w:t>
      </w:r>
    </w:p>
  </w:comment>
  <w:comment w:id="2859" w:author="Ian Blenkinsop" w:date="2021-07-07T15:02:00Z" w:initials="IB">
    <w:p w14:paraId="357EDA16" w14:textId="77777777" w:rsidR="00686E45" w:rsidRDefault="00686E45" w:rsidP="00686E45">
      <w:pPr>
        <w:pStyle w:val="CommentText"/>
      </w:pPr>
      <w:r>
        <w:rPr>
          <w:rStyle w:val="CommentReference"/>
        </w:rPr>
        <w:annotationRef/>
      </w:r>
      <w:r>
        <w:t>‘per decade’ [?]</w:t>
      </w:r>
    </w:p>
  </w:comment>
  <w:comment w:id="3004" w:author="Ian Blenkinsop" w:date="2021-07-13T14:48:00Z" w:initials="IB">
    <w:p w14:paraId="3105AC70" w14:textId="0AF824B8" w:rsidR="0080511B" w:rsidRDefault="0080511B">
      <w:pPr>
        <w:pStyle w:val="CommentText"/>
      </w:pPr>
      <w:r>
        <w:rPr>
          <w:rStyle w:val="CommentReference"/>
        </w:rPr>
        <w:annotationRef/>
      </w:r>
      <w:r>
        <w:t>Both correct as hyphens? i.e. implies they just refer to the N American ‘zone’ of the pacific?</w:t>
      </w:r>
      <w:r>
        <w:br/>
        <w:t xml:space="preserve">Or if it’s more the Pacific </w:t>
      </w:r>
      <w:r w:rsidRPr="0080511B">
        <w:rPr>
          <w:i/>
          <w:iCs/>
        </w:rPr>
        <w:t>and</w:t>
      </w:r>
      <w:r>
        <w:t xml:space="preserve"> N American/</w:t>
      </w:r>
      <w:r w:rsidRPr="0080511B">
        <w:t xml:space="preserve"> </w:t>
      </w:r>
      <w:r>
        <w:t xml:space="preserve">Pacific </w:t>
      </w:r>
      <w:r w:rsidRPr="0080511B">
        <w:rPr>
          <w:i/>
          <w:iCs/>
        </w:rPr>
        <w:t>and</w:t>
      </w:r>
      <w:r>
        <w:t xml:space="preserve"> S American – perhaps en dashes make more sense?</w:t>
      </w:r>
      <w:r>
        <w:br/>
      </w:r>
      <w:r>
        <w:br/>
      </w:r>
      <w:r w:rsidRPr="0080511B">
        <w:t>i.e.</w:t>
      </w:r>
      <w:r>
        <w:t xml:space="preserve"> </w:t>
      </w:r>
      <w:r w:rsidRPr="0080511B">
        <w:rPr>
          <w:u w:val="single"/>
        </w:rPr>
        <w:t>Pacific–North American pattern</w:t>
      </w:r>
    </w:p>
  </w:comment>
  <w:comment w:id="3018" w:author="Ian Blenkinsop" w:date="2021-07-07T15:13:00Z" w:initials="IB">
    <w:p w14:paraId="634AB527" w14:textId="77777777" w:rsidR="00686E45" w:rsidRDefault="00686E45" w:rsidP="00686E45">
      <w:pPr>
        <w:pStyle w:val="CommentText"/>
      </w:pPr>
      <w:r>
        <w:rPr>
          <w:rStyle w:val="CommentReference"/>
        </w:rPr>
        <w:annotationRef/>
      </w:r>
      <w:r>
        <w:t>2 m with space? (metres?)</w:t>
      </w:r>
    </w:p>
  </w:comment>
  <w:comment w:id="3080" w:author="Ian Blenkinsop" w:date="2021-07-13T12:43:00Z" w:initials="IB">
    <w:p w14:paraId="4B1291AE" w14:textId="5CF083F6" w:rsidR="008933AD" w:rsidRDefault="008933AD">
      <w:pPr>
        <w:pStyle w:val="CommentText"/>
      </w:pPr>
      <w:r>
        <w:rPr>
          <w:rStyle w:val="CommentReference"/>
        </w:rPr>
        <w:annotationRef/>
      </w:r>
      <w:r>
        <w:t>Is change correct to semi colon here? i.e Section 2.4.3. belongs to this Report; not Section 2.4.3. in Abram et al.?</w:t>
      </w:r>
    </w:p>
  </w:comment>
  <w:comment w:id="3141" w:author="Sara M Tuson" w:date="2021-06-30T14:59:00Z" w:initials="ST">
    <w:p w14:paraId="12AE40EC" w14:textId="45AA283C" w:rsidR="008A3C50" w:rsidRDefault="008A3C50">
      <w:pPr>
        <w:pStyle w:val="CommentText"/>
      </w:pPr>
      <w:r>
        <w:rPr>
          <w:rStyle w:val="CommentReference"/>
        </w:rPr>
        <w:annotationRef/>
      </w:r>
      <w:r>
        <w:t>QUERY: Is the lower case ‘m’ on modes correct here?</w:t>
      </w:r>
    </w:p>
  </w:comment>
  <w:comment w:id="3142" w:author="Tom Maycock" w:date="2021-09-03T16:04:00Z" w:initials="TM">
    <w:p w14:paraId="5B6B4C4F" w14:textId="620DF731" w:rsidR="00500900" w:rsidRDefault="00500900">
      <w:pPr>
        <w:pStyle w:val="CommentText"/>
      </w:pPr>
      <w:r>
        <w:rPr>
          <w:rStyle w:val="CommentReference"/>
        </w:rPr>
        <w:annotationRef/>
      </w:r>
      <w:r>
        <w:t>Yes, I think this is a reference to modes in the Atlantic in general, so lower case</w:t>
      </w:r>
    </w:p>
  </w:comment>
  <w:comment w:id="3192" w:author="Sara M Tuson" w:date="2021-07-01T12:01:00Z" w:initials="ST">
    <w:p w14:paraId="2FFB658A" w14:textId="77777777" w:rsidR="00686E45" w:rsidRDefault="00686E45" w:rsidP="00686E45">
      <w:pPr>
        <w:pStyle w:val="CommentText"/>
      </w:pPr>
      <w:r>
        <w:rPr>
          <w:rStyle w:val="CommentReference"/>
        </w:rPr>
        <w:annotationRef/>
      </w:r>
      <w:r>
        <w:t>QUERY: …observations over – over what? The contents of the square brackets? It’s a little unclear – are the square brackets necessary? If so, it makes the sentence seem unfinished.</w:t>
      </w:r>
    </w:p>
  </w:comment>
  <w:comment w:id="3247" w:author="Robin Matthews" w:date="2021-06-15T15:57:00Z" w:initials="RM">
    <w:p w14:paraId="2D5A4D6B" w14:textId="6D457D38" w:rsidR="008A3C50" w:rsidRPr="001D5B54" w:rsidRDefault="008A3C50">
      <w:pPr>
        <w:pStyle w:val="CommentText"/>
        <w:rPr>
          <w:lang w:val="en-US"/>
        </w:rPr>
      </w:pPr>
      <w:r>
        <w:rPr>
          <w:rStyle w:val="CommentReference"/>
        </w:rPr>
        <w:annotationRef/>
      </w:r>
      <w:r w:rsidRPr="001D5B54">
        <w:rPr>
          <w:lang w:val="en-US"/>
        </w:rPr>
        <w:t>Mendeley field missing reference details for Martin et al. 2014. Provide DOI and I’ll add.</w:t>
      </w:r>
    </w:p>
  </w:comment>
  <w:comment w:id="3289" w:author="Robin Matthews" w:date="2021-06-15T16:02:00Z" w:initials="RM">
    <w:p w14:paraId="7C461C0E" w14:textId="77777777" w:rsidR="008A3C50" w:rsidRPr="001D5B54" w:rsidRDefault="008A3C50">
      <w:pPr>
        <w:pStyle w:val="CommentText"/>
        <w:rPr>
          <w:lang w:val="en-US"/>
        </w:rPr>
      </w:pPr>
      <w:r>
        <w:rPr>
          <w:rStyle w:val="CommentReference"/>
        </w:rPr>
        <w:annotationRef/>
      </w:r>
      <w:r w:rsidRPr="001D5B54">
        <w:rPr>
          <w:lang w:val="en-US"/>
        </w:rPr>
        <w:t>Mendeley field also contains reference details for Qasmi et al., 2017. Do you want me to remove it?</w:t>
      </w:r>
    </w:p>
    <w:p w14:paraId="6A333035" w14:textId="77777777" w:rsidR="008A3C50" w:rsidRPr="001D5B54" w:rsidRDefault="008A3C50">
      <w:pPr>
        <w:pStyle w:val="CommentText"/>
        <w:rPr>
          <w:lang w:val="en-US"/>
        </w:rPr>
      </w:pPr>
    </w:p>
    <w:p w14:paraId="52D0C83F" w14:textId="5D4898C6" w:rsidR="008A3C50" w:rsidRPr="000F7A4F" w:rsidRDefault="008A3C50" w:rsidP="000F7A4F">
      <w:pPr>
        <w:adjustRightInd w:val="0"/>
        <w:rPr>
          <w:rFonts w:cs="Times New Roman"/>
          <w:sz w:val="20"/>
          <w:szCs w:val="20"/>
          <w:lang w:val="en-GB"/>
        </w:rPr>
      </w:pPr>
      <w:r w:rsidRPr="00697E49">
        <w:rPr>
          <w:rFonts w:cs="Times New Roman"/>
          <w:sz w:val="20"/>
          <w:szCs w:val="20"/>
          <w:lang w:val="en-GB"/>
        </w:rPr>
        <w:t xml:space="preserve">Qasmi, S., C. Cassou, and J. Boé, 2017: Teleconnection Between Atlantic Multidecadal Variability and European Temperature: Diversity and Evaluation of the Coupled Model Intercomparison Project Phase 5 Models. </w:t>
      </w:r>
      <w:r w:rsidRPr="00697E49">
        <w:rPr>
          <w:rFonts w:cs="Times New Roman"/>
          <w:i/>
          <w:sz w:val="20"/>
          <w:szCs w:val="20"/>
          <w:lang w:val="en-GB"/>
        </w:rPr>
        <w:t>Geophysical Research Letters</w:t>
      </w:r>
      <w:r w:rsidRPr="00697E49">
        <w:rPr>
          <w:rFonts w:cs="Times New Roman"/>
          <w:sz w:val="20"/>
          <w:szCs w:val="20"/>
          <w:lang w:val="en-GB"/>
        </w:rPr>
        <w:t>, doi:</w:t>
      </w:r>
      <w:hyperlink r:id="rId3" w:history="1">
        <w:r w:rsidRPr="00697E49">
          <w:rPr>
            <w:rStyle w:val="Hyperlink"/>
            <w:rFonts w:cs="Times New Roman"/>
            <w:sz w:val="20"/>
            <w:szCs w:val="20"/>
            <w:lang w:val="en-GB"/>
          </w:rPr>
          <w:t>10.1002/2017gl074886</w:t>
        </w:r>
      </w:hyperlink>
      <w:r w:rsidRPr="00697E49">
        <w:rPr>
          <w:rFonts w:cs="Times New Roman"/>
          <w:sz w:val="20"/>
          <w:szCs w:val="20"/>
          <w:lang w:val="en-GB"/>
        </w:rPr>
        <w:t>.</w:t>
      </w:r>
    </w:p>
  </w:comment>
  <w:comment w:id="3296" w:author="Ian Blenkinsop" w:date="2021-07-13T14:56:00Z" w:initials="IB">
    <w:p w14:paraId="7B7E7798" w14:textId="77777777" w:rsidR="00686E45" w:rsidRDefault="00686E45" w:rsidP="00686E45">
      <w:pPr>
        <w:pStyle w:val="CommentText"/>
      </w:pPr>
      <w:r>
        <w:rPr>
          <w:rStyle w:val="CommentReference"/>
        </w:rPr>
        <w:annotationRef/>
      </w:r>
      <w:r>
        <w:t>Delete the ‘E’ [?]</w:t>
      </w:r>
    </w:p>
  </w:comment>
  <w:comment w:id="3308" w:author="Ian Blenkinsop" w:date="2021-07-13T14:57:00Z" w:initials="IB">
    <w:p w14:paraId="3DBF0E43" w14:textId="77777777" w:rsidR="00686E45" w:rsidRDefault="00686E45" w:rsidP="00686E45">
      <w:pPr>
        <w:pStyle w:val="CommentText"/>
      </w:pPr>
      <w:r>
        <w:rPr>
          <w:rStyle w:val="CommentReference"/>
        </w:rPr>
        <w:annotationRef/>
      </w:r>
      <w:r>
        <w:t>Delete the ‘E’?</w:t>
      </w:r>
    </w:p>
  </w:comment>
  <w:comment w:id="3400" w:author="Sara M Tuson" w:date="2021-06-30T19:01:00Z" w:initials="ST">
    <w:p w14:paraId="463E4F5F" w14:textId="4DA6DFC2" w:rsidR="008A3C50" w:rsidRDefault="008A3C50">
      <w:pPr>
        <w:pStyle w:val="CommentText"/>
      </w:pPr>
      <w:r>
        <w:rPr>
          <w:rStyle w:val="CommentReference"/>
        </w:rPr>
        <w:annotationRef/>
      </w:r>
      <w:r>
        <w:t>QUERY: Are there meant to be spaces in between the slashes? Or should they be exchanged for commas as in  sentence below it?</w:t>
      </w:r>
      <w:r w:rsidR="00D019C8">
        <w:br/>
        <w:t>Closing up spaces around slashes would be preferable, and usual style as well.</w:t>
      </w:r>
    </w:p>
  </w:comment>
  <w:comment w:id="3401" w:author="Sara M Tuson" w:date="2021-06-30T19:02:00Z" w:initials="ST">
    <w:p w14:paraId="187D5EE3" w14:textId="228A19B1" w:rsidR="008A3C50" w:rsidRDefault="008A3C50">
      <w:pPr>
        <w:pStyle w:val="CommentText"/>
      </w:pPr>
      <w:r>
        <w:rPr>
          <w:rStyle w:val="CommentReference"/>
        </w:rPr>
        <w:annotationRef/>
      </w:r>
      <w:r>
        <w:t>See comment above</w:t>
      </w:r>
    </w:p>
  </w:comment>
  <w:comment w:id="3414" w:author="Sara M Tuson" w:date="2021-06-30T19:27:00Z" w:initials="ST">
    <w:p w14:paraId="1048E00B" w14:textId="77777777" w:rsidR="00686E45" w:rsidRDefault="00686E45" w:rsidP="00686E45">
      <w:pPr>
        <w:pStyle w:val="CommentText"/>
      </w:pPr>
      <w:r>
        <w:rPr>
          <w:rStyle w:val="CommentReference"/>
        </w:rPr>
        <w:annotationRef/>
      </w:r>
      <w:r>
        <w:t>QUERY: Do the dashes represent missing info, i.e. the white boxes?</w:t>
      </w:r>
    </w:p>
  </w:comment>
  <w:comment w:id="3424" w:author="Sara M Tuson" w:date="2021-07-01T14:38:00Z" w:initials="ST">
    <w:p w14:paraId="622A6193" w14:textId="77777777" w:rsidR="00D62C06" w:rsidRDefault="00D62C06" w:rsidP="00D62C06">
      <w:pPr>
        <w:pStyle w:val="CommentText"/>
      </w:pPr>
      <w:r>
        <w:rPr>
          <w:rStyle w:val="CommentReference"/>
        </w:rPr>
        <w:annotationRef/>
      </w:r>
      <w:r>
        <w:t>Missing info?</w:t>
      </w:r>
    </w:p>
  </w:comment>
  <w:comment w:id="3425" w:author="Robin Matthews" w:date="2021-06-15T16:05:00Z" w:initials="RM">
    <w:p w14:paraId="43E1AA26" w14:textId="561ED6FD" w:rsidR="008A3C50" w:rsidRDefault="008A3C50">
      <w:pPr>
        <w:pStyle w:val="CommentText"/>
      </w:pPr>
      <w:r>
        <w:rPr>
          <w:rStyle w:val="CommentReference"/>
        </w:rPr>
        <w:annotationRef/>
      </w:r>
      <w:r>
        <w:t>BY 4.0 (Space needed)</w:t>
      </w:r>
    </w:p>
  </w:comment>
  <w:comment w:id="3426" w:author="Ian Blenkinsop" w:date="2021-07-07T15:20:00Z" w:initials="IB">
    <w:p w14:paraId="441F1E08" w14:textId="77777777" w:rsidR="00D62C06" w:rsidRDefault="00D62C06" w:rsidP="00D62C06">
      <w:pPr>
        <w:pStyle w:val="CommentText"/>
      </w:pPr>
      <w:r>
        <w:rPr>
          <w:rStyle w:val="CommentReference"/>
        </w:rPr>
        <w:annotationRef/>
      </w:r>
      <w:r>
        <w:t>Delete link?</w:t>
      </w:r>
    </w:p>
  </w:comment>
  <w:comment w:id="3427" w:author="Ian Blenkinsop" w:date="2021-07-13T10:42:00Z" w:initials="IB">
    <w:p w14:paraId="78CFE016" w14:textId="77777777" w:rsidR="00D62C06" w:rsidRDefault="00D62C06" w:rsidP="00D62C06">
      <w:pPr>
        <w:pStyle w:val="CommentText"/>
      </w:pPr>
      <w:r>
        <w:rPr>
          <w:rStyle w:val="CommentReference"/>
        </w:rPr>
        <w:annotationRef/>
      </w:r>
      <w:r>
        <w:t>TYPESETTING NOTE: check link pulls through correctly</w:t>
      </w:r>
    </w:p>
  </w:comment>
  <w:comment w:id="3474" w:author="Ian Blenkinsop" w:date="2021-07-13T14:58:00Z" w:initials="IB">
    <w:p w14:paraId="08B6F5C5" w14:textId="77777777" w:rsidR="00D62C06" w:rsidRDefault="00D62C06" w:rsidP="00D62C06">
      <w:pPr>
        <w:pStyle w:val="CommentText"/>
      </w:pPr>
      <w:r>
        <w:rPr>
          <w:rStyle w:val="CommentReference"/>
        </w:rPr>
        <w:annotationRef/>
      </w:r>
      <w:r>
        <w:t xml:space="preserve"> Correct to add ºW here?</w:t>
      </w:r>
    </w:p>
  </w:comment>
  <w:comment w:id="3537" w:author="Sara M Tuson" w:date="2021-07-01T14:57:00Z" w:initials="ST">
    <w:p w14:paraId="7A074C09" w14:textId="77777777" w:rsidR="00D62C06" w:rsidRDefault="00D62C06" w:rsidP="00D62C06">
      <w:pPr>
        <w:pStyle w:val="CommentText"/>
      </w:pPr>
      <w:r>
        <w:rPr>
          <w:rStyle w:val="CommentReference"/>
        </w:rPr>
        <w:annotationRef/>
      </w:r>
      <w:r>
        <w:t>QUERY: Is this mid-Holocene? Spell out in first instance</w:t>
      </w:r>
    </w:p>
  </w:comment>
  <w:comment w:id="3535" w:author="Sara M Tuson" w:date="2021-07-03T08:50:00Z" w:initials="ST">
    <w:p w14:paraId="04FCEAFC" w14:textId="77777777" w:rsidR="00D62C06" w:rsidRDefault="00D62C06" w:rsidP="00D62C06">
      <w:pPr>
        <w:pStyle w:val="CommentText"/>
      </w:pPr>
      <w:r>
        <w:rPr>
          <w:rStyle w:val="CommentReference"/>
        </w:rPr>
        <w:annotationRef/>
      </w:r>
      <w:r>
        <w:t>QUERY: Just to check this is what MH stood for and not someone’s initials.</w:t>
      </w:r>
    </w:p>
  </w:comment>
  <w:comment w:id="3557" w:author="Tom Maycock" w:date="2021-09-03T15:18:00Z" w:initials="TM">
    <w:p w14:paraId="1D1EDDA8" w14:textId="2DE82AB5" w:rsidR="002E4351" w:rsidRDefault="002E4351">
      <w:pPr>
        <w:pStyle w:val="CommentText"/>
      </w:pPr>
      <w:r>
        <w:rPr>
          <w:rStyle w:val="CommentReference"/>
        </w:rPr>
        <w:annotationRef/>
      </w:r>
      <w:r>
        <w:t>Updated to match renumbering</w:t>
      </w:r>
    </w:p>
  </w:comment>
  <w:comment w:id="3660" w:author="Sara M Tuson" w:date="2021-06-29T14:45:00Z" w:initials="ST">
    <w:p w14:paraId="0EFE4726" w14:textId="27E567E4" w:rsidR="008A3C50" w:rsidRDefault="008A3C50">
      <w:pPr>
        <w:pStyle w:val="CommentText"/>
      </w:pPr>
      <w:r>
        <w:rPr>
          <w:rStyle w:val="CommentReference"/>
        </w:rPr>
        <w:annotationRef/>
      </w:r>
      <w:r>
        <w:t xml:space="preserve">QUERY: Are these missing affiliations? I.e. </w:t>
      </w:r>
      <w:r w:rsidRPr="00DD3A99">
        <w:rPr>
          <w:rFonts w:cs="Times New Roman"/>
          <w:color w:val="000000"/>
          <w:lang w:eastAsia="en-GB"/>
        </w:rPr>
        <w:t>Andreas F. Prein (National Center for Atmospheric Research, Boulder, CO, USA)</w:t>
      </w:r>
    </w:p>
  </w:comment>
  <w:comment w:id="3661" w:author="Tom Maycock" w:date="2021-09-03T16:08:00Z" w:initials="TM">
    <w:p w14:paraId="5B9356A1" w14:textId="4178240E" w:rsidR="00E43B61" w:rsidRDefault="00E43B61">
      <w:pPr>
        <w:pStyle w:val="CommentText"/>
      </w:pPr>
      <w:r>
        <w:rPr>
          <w:rStyle w:val="CommentReference"/>
        </w:rPr>
        <w:annotationRef/>
      </w:r>
      <w:r>
        <w:t>No, I think we just have nationality/location for these</w:t>
      </w:r>
    </w:p>
  </w:comment>
  <w:comment w:id="3663" w:author="Ian Blenkinsop" w:date="2021-07-13T13:37:00Z" w:initials="IB">
    <w:p w14:paraId="62E31107" w14:textId="5CD8517F" w:rsidR="0025109E" w:rsidRDefault="0025109E">
      <w:pPr>
        <w:pStyle w:val="CommentText"/>
      </w:pPr>
      <w:r>
        <w:rPr>
          <w:rStyle w:val="CommentReference"/>
        </w:rPr>
        <w:annotationRef/>
      </w:r>
      <w:r>
        <w:t>References not checked.</w:t>
      </w:r>
    </w:p>
  </w:comment>
  <w:comment w:id="3694" w:author="Sara M Tuson" w:date="2021-06-24T10:20:00Z" w:initials="ST">
    <w:p w14:paraId="66E035D6" w14:textId="3286EB3E" w:rsidR="008A3C50" w:rsidRDefault="008A3C50">
      <w:pPr>
        <w:pStyle w:val="CommentText"/>
      </w:pPr>
      <w:r>
        <w:rPr>
          <w:rStyle w:val="CommentReference"/>
        </w:rPr>
        <w:annotationRef/>
      </w:r>
      <w:r>
        <w:t>Remove full point after St</w:t>
      </w:r>
    </w:p>
  </w:comment>
  <w:comment w:id="3695" w:author="Sara M Tuson" w:date="2021-06-27T21:56:00Z" w:initials="ST">
    <w:p w14:paraId="4E514511" w14:textId="536AD672" w:rsidR="008A3C50" w:rsidRDefault="008A3C50">
      <w:pPr>
        <w:pStyle w:val="CommentText"/>
      </w:pPr>
      <w:r>
        <w:rPr>
          <w:rStyle w:val="CommentReference"/>
        </w:rPr>
        <w:annotationRef/>
      </w:r>
      <w:r>
        <w:t>Add hyphen – multi-decadel</w:t>
      </w:r>
    </w:p>
  </w:comment>
  <w:comment w:id="3719" w:author="Sara M Tuson" w:date="2021-06-27T21:57:00Z" w:initials="ST">
    <w:p w14:paraId="7703C74B" w14:textId="52CF9F23" w:rsidR="008A3C50" w:rsidRDefault="008A3C50">
      <w:pPr>
        <w:pStyle w:val="CommentText"/>
      </w:pPr>
      <w:r>
        <w:rPr>
          <w:rStyle w:val="CommentReference"/>
        </w:rPr>
        <w:annotationRef/>
      </w:r>
      <w:r>
        <w:t>Add hyphen – multi-decadel</w:t>
      </w:r>
    </w:p>
  </w:comment>
  <w:comment w:id="3721" w:author="Sara M Tuson" w:date="2021-06-27T21:57:00Z" w:initials="ST">
    <w:p w14:paraId="30CBC9C0" w14:textId="2BCB2488" w:rsidR="008A3C50" w:rsidRDefault="008A3C50">
      <w:pPr>
        <w:pStyle w:val="CommentText"/>
      </w:pPr>
      <w:r>
        <w:rPr>
          <w:rStyle w:val="CommentReference"/>
        </w:rPr>
        <w:annotationRef/>
      </w:r>
      <w:r>
        <w:t>Add hyphen – multi-decadel</w:t>
      </w:r>
    </w:p>
  </w:comment>
  <w:comment w:id="3926" w:author="Sara M Tuson" w:date="2021-06-24T10:40:00Z" w:initials="ST">
    <w:p w14:paraId="7A805A8F" w14:textId="3A2C6584" w:rsidR="008A3C50" w:rsidRDefault="008A3C50">
      <w:pPr>
        <w:pStyle w:val="CommentText"/>
      </w:pPr>
      <w:r>
        <w:rPr>
          <w:rStyle w:val="CommentReference"/>
        </w:rPr>
        <w:annotationRef/>
      </w:r>
      <w:r>
        <w:t>Replace with correct inverted comma</w:t>
      </w:r>
    </w:p>
  </w:comment>
  <w:comment w:id="3927" w:author="Sara M Tuson" w:date="2021-06-24T14:51:00Z" w:initials="ST">
    <w:p w14:paraId="4393CB6B" w14:textId="4A66E666" w:rsidR="008A3C50" w:rsidRDefault="008A3C50">
      <w:pPr>
        <w:pStyle w:val="CommentText"/>
      </w:pPr>
      <w:r>
        <w:rPr>
          <w:rStyle w:val="CommentReference"/>
        </w:rPr>
        <w:annotationRef/>
      </w:r>
      <w:r>
        <w:t xml:space="preserve">Should be </w:t>
      </w:r>
      <w:r w:rsidRPr="00D36EA6">
        <w:t>Greenland Ice Sheet</w:t>
      </w:r>
    </w:p>
  </w:comment>
  <w:comment w:id="4142" w:author="Sara M Tuson" w:date="2021-06-24T14:47:00Z" w:initials="ST">
    <w:p w14:paraId="0C46A25E" w14:textId="31E27F27" w:rsidR="008A3C50" w:rsidRDefault="008A3C50">
      <w:pPr>
        <w:pStyle w:val="CommentText"/>
      </w:pPr>
      <w:r>
        <w:rPr>
          <w:rStyle w:val="CommentReference"/>
        </w:rPr>
        <w:annotationRef/>
      </w:r>
      <w:r>
        <w:t>Earth should be capped</w:t>
      </w:r>
    </w:p>
  </w:comment>
  <w:comment w:id="4143" w:author="Sara M Tuson" w:date="2021-06-24T10:34:00Z" w:initials="ST">
    <w:p w14:paraId="39FB6E7B" w14:textId="0EB2D7F2" w:rsidR="008A3C50" w:rsidRDefault="008A3C50">
      <w:pPr>
        <w:pStyle w:val="CommentText"/>
      </w:pPr>
      <w:r>
        <w:rPr>
          <w:rStyle w:val="CommentReference"/>
        </w:rPr>
        <w:annotationRef/>
      </w:r>
      <w:r>
        <w:t>Delete space</w:t>
      </w:r>
    </w:p>
  </w:comment>
  <w:comment w:id="4255" w:author="Sara M Tuson" w:date="2021-06-24T10:28:00Z" w:initials="ST">
    <w:p w14:paraId="1AEA278B" w14:textId="409CC9A5" w:rsidR="008A3C50" w:rsidRDefault="008A3C50">
      <w:pPr>
        <w:pStyle w:val="CommentText"/>
      </w:pPr>
      <w:r>
        <w:rPr>
          <w:rStyle w:val="CommentReference"/>
        </w:rPr>
        <w:annotationRef/>
      </w:r>
      <w:r>
        <w:t>Delete spaces</w:t>
      </w:r>
    </w:p>
  </w:comment>
  <w:comment w:id="4289" w:author="Sara M Tuson" w:date="2021-06-24T14:48:00Z" w:initials="ST">
    <w:p w14:paraId="7AC3AEAC" w14:textId="0350001E" w:rsidR="008A3C50" w:rsidRDefault="008A3C50">
      <w:pPr>
        <w:pStyle w:val="CommentText"/>
      </w:pPr>
      <w:r>
        <w:rPr>
          <w:rStyle w:val="CommentReference"/>
        </w:rPr>
        <w:annotationRef/>
      </w:r>
      <w:r>
        <w:t>Earth should be capped</w:t>
      </w:r>
    </w:p>
  </w:comment>
  <w:comment w:id="4335" w:author="Sara M Tuson" w:date="2021-06-24T10:28:00Z" w:initials="ST">
    <w:p w14:paraId="0423E822" w14:textId="287838DF" w:rsidR="008A3C50" w:rsidRDefault="008A3C50">
      <w:pPr>
        <w:pStyle w:val="CommentText"/>
      </w:pPr>
      <w:r>
        <w:rPr>
          <w:rStyle w:val="CommentReference"/>
        </w:rPr>
        <w:annotationRef/>
      </w:r>
      <w:r>
        <w:t>Delete spaces</w:t>
      </w:r>
    </w:p>
  </w:comment>
  <w:comment w:id="4565" w:author="Sara M Tuson" w:date="2021-06-24T10:35:00Z" w:initials="ST">
    <w:p w14:paraId="579E588D" w14:textId="42B0FE62" w:rsidR="008A3C50" w:rsidRDefault="008A3C50">
      <w:pPr>
        <w:pStyle w:val="CommentText"/>
      </w:pPr>
      <w:r>
        <w:rPr>
          <w:rStyle w:val="CommentReference"/>
        </w:rPr>
        <w:annotationRef/>
      </w:r>
      <w:r>
        <w:t>Missing the year</w:t>
      </w:r>
    </w:p>
  </w:comment>
  <w:comment w:id="4795" w:author="Sara M Tuson" w:date="2021-06-24T10:41:00Z" w:initials="ST">
    <w:p w14:paraId="6113FE53" w14:textId="56376E2A" w:rsidR="008A3C50" w:rsidRDefault="008A3C50">
      <w:pPr>
        <w:pStyle w:val="CommentText"/>
      </w:pPr>
      <w:r>
        <w:rPr>
          <w:rStyle w:val="CommentReference"/>
        </w:rPr>
        <w:annotationRef/>
      </w:r>
      <w:r>
        <w:t>Replace with correct inverted comma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C160FF" w15:done="0"/>
  <w15:commentEx w15:paraId="7D67EFC8" w15:done="0"/>
  <w15:commentEx w15:paraId="0F48085B" w15:paraIdParent="7D67EFC8" w15:done="0"/>
  <w15:commentEx w15:paraId="39F39CAE" w15:done="0"/>
  <w15:commentEx w15:paraId="07B2CE60" w15:done="0"/>
  <w15:commentEx w15:paraId="5CCD3F85" w15:done="0"/>
  <w15:commentEx w15:paraId="2B973E0E" w15:done="0"/>
  <w15:commentEx w15:paraId="7C43AF3D" w15:done="0"/>
  <w15:commentEx w15:paraId="20C699A8" w15:paraIdParent="7C43AF3D" w15:done="0"/>
  <w15:commentEx w15:paraId="12892633" w15:done="0"/>
  <w15:commentEx w15:paraId="599AC958" w15:done="0"/>
  <w15:commentEx w15:paraId="4C3772DE" w15:paraIdParent="599AC958" w15:done="0"/>
  <w15:commentEx w15:paraId="47472A87" w15:done="0"/>
  <w15:commentEx w15:paraId="10375B4E" w15:done="0"/>
  <w15:commentEx w15:paraId="36B68625" w15:paraIdParent="10375B4E" w15:done="0"/>
  <w15:commentEx w15:paraId="0903CFD1" w15:done="0"/>
  <w15:commentEx w15:paraId="484DE088" w15:paraIdParent="0903CFD1" w15:done="0"/>
  <w15:commentEx w15:paraId="5A44A748" w15:done="0"/>
  <w15:commentEx w15:paraId="5710AE87" w15:paraIdParent="5A44A748" w15:done="0"/>
  <w15:commentEx w15:paraId="429F2452" w15:done="0"/>
  <w15:commentEx w15:paraId="28434F46" w15:done="0"/>
  <w15:commentEx w15:paraId="229B7D40" w15:done="0"/>
  <w15:commentEx w15:paraId="6E487A07" w15:paraIdParent="229B7D40" w15:done="0"/>
  <w15:commentEx w15:paraId="3A86C6AE" w15:done="0"/>
  <w15:commentEx w15:paraId="315ECBA0" w15:done="0"/>
  <w15:commentEx w15:paraId="1CB68D32" w15:paraIdParent="315ECBA0" w15:done="0"/>
  <w15:commentEx w15:paraId="2253895D" w15:done="0"/>
  <w15:commentEx w15:paraId="79C97239" w15:paraIdParent="2253895D" w15:done="0"/>
  <w15:commentEx w15:paraId="66BC02FA" w15:done="0"/>
  <w15:commentEx w15:paraId="26256F81" w15:paraIdParent="66BC02FA" w15:done="0"/>
  <w15:commentEx w15:paraId="2373BA29" w15:done="0"/>
  <w15:commentEx w15:paraId="0132CE80" w15:done="0"/>
  <w15:commentEx w15:paraId="78C8C6FB" w15:done="0"/>
  <w15:commentEx w15:paraId="27348CE2" w15:paraIdParent="78C8C6FB" w15:done="0"/>
  <w15:commentEx w15:paraId="24348B97" w15:done="0"/>
  <w15:commentEx w15:paraId="3012A1E2" w15:done="0"/>
  <w15:commentEx w15:paraId="55D93889" w15:paraIdParent="3012A1E2" w15:done="0"/>
  <w15:commentEx w15:paraId="095ACD05" w15:done="0"/>
  <w15:commentEx w15:paraId="567912D9" w15:done="0"/>
  <w15:commentEx w15:paraId="4B837ED3" w15:paraIdParent="567912D9" w15:done="0"/>
  <w15:commentEx w15:paraId="6F191121" w15:done="0"/>
  <w15:commentEx w15:paraId="2A7E7BF0" w15:paraIdParent="6F191121" w15:done="0"/>
  <w15:commentEx w15:paraId="0273C6B9" w15:done="0"/>
  <w15:commentEx w15:paraId="158B9D3B" w15:done="0"/>
  <w15:commentEx w15:paraId="1E87DA78" w15:done="0"/>
  <w15:commentEx w15:paraId="25A34E5E" w15:done="0"/>
  <w15:commentEx w15:paraId="24E29343" w15:paraIdParent="25A34E5E" w15:done="0"/>
  <w15:commentEx w15:paraId="0CF83479" w15:done="0"/>
  <w15:commentEx w15:paraId="23E7ABC2" w15:paraIdParent="0CF83479" w15:done="0"/>
  <w15:commentEx w15:paraId="64CE683E" w15:done="0"/>
  <w15:commentEx w15:paraId="15914285" w15:done="0"/>
  <w15:commentEx w15:paraId="1B7E821A" w15:done="0"/>
  <w15:commentEx w15:paraId="1A637410" w15:done="0"/>
  <w15:commentEx w15:paraId="460DD8F2" w15:paraIdParent="1A637410" w15:done="0"/>
  <w15:commentEx w15:paraId="20F216AB" w15:done="0"/>
  <w15:commentEx w15:paraId="7A052BE4" w15:done="0"/>
  <w15:commentEx w15:paraId="3371D233" w15:done="0"/>
  <w15:commentEx w15:paraId="74F486C9" w15:done="0"/>
  <w15:commentEx w15:paraId="26971CFF" w15:paraIdParent="74F486C9" w15:done="0"/>
  <w15:commentEx w15:paraId="58258A9B" w15:done="0"/>
  <w15:commentEx w15:paraId="289FD35A" w15:paraIdParent="58258A9B" w15:done="0"/>
  <w15:commentEx w15:paraId="42745B90" w15:done="0"/>
  <w15:commentEx w15:paraId="747E7A61" w15:done="0"/>
  <w15:commentEx w15:paraId="0DB1E777" w15:paraIdParent="747E7A61" w15:done="0"/>
  <w15:commentEx w15:paraId="42D58048" w15:done="0"/>
  <w15:commentEx w15:paraId="68294378" w15:paraIdParent="42D58048" w15:done="0"/>
  <w15:commentEx w15:paraId="26AD49DB" w15:done="0"/>
  <w15:commentEx w15:paraId="776CC75C" w15:done="0"/>
  <w15:commentEx w15:paraId="7C8C7FD1" w15:done="0"/>
  <w15:commentEx w15:paraId="50533754" w15:done="0"/>
  <w15:commentEx w15:paraId="7184B262" w15:done="0"/>
  <w15:commentEx w15:paraId="0ABC3EFC" w15:done="0"/>
  <w15:commentEx w15:paraId="06B66C4F" w15:done="0"/>
  <w15:commentEx w15:paraId="30DE0CCD" w15:paraIdParent="06B66C4F" w15:done="0"/>
  <w15:commentEx w15:paraId="68C9F50A" w15:done="0"/>
  <w15:commentEx w15:paraId="7880655A" w15:paraIdParent="68C9F50A" w15:done="0"/>
  <w15:commentEx w15:paraId="1F722DDA" w15:done="0"/>
  <w15:commentEx w15:paraId="1F3AA93D" w15:done="0"/>
  <w15:commentEx w15:paraId="01B23ED4" w15:done="0"/>
  <w15:commentEx w15:paraId="3147BC12" w15:done="0"/>
  <w15:commentEx w15:paraId="373ACC44" w15:paraIdParent="3147BC12" w15:done="0"/>
  <w15:commentEx w15:paraId="357EDA16" w15:done="0"/>
  <w15:commentEx w15:paraId="3105AC70" w15:done="0"/>
  <w15:commentEx w15:paraId="634AB527" w15:done="0"/>
  <w15:commentEx w15:paraId="4B1291AE" w15:done="0"/>
  <w15:commentEx w15:paraId="12AE40EC" w15:done="0"/>
  <w15:commentEx w15:paraId="5B6B4C4F" w15:paraIdParent="12AE40EC" w15:done="0"/>
  <w15:commentEx w15:paraId="2FFB658A" w15:done="0"/>
  <w15:commentEx w15:paraId="2D5A4D6B" w15:done="0"/>
  <w15:commentEx w15:paraId="52D0C83F" w15:done="0"/>
  <w15:commentEx w15:paraId="7B7E7798" w15:done="0"/>
  <w15:commentEx w15:paraId="3DBF0E43" w15:done="0"/>
  <w15:commentEx w15:paraId="463E4F5F" w15:done="0"/>
  <w15:commentEx w15:paraId="187D5EE3" w15:done="0"/>
  <w15:commentEx w15:paraId="1048E00B" w15:done="0"/>
  <w15:commentEx w15:paraId="622A6193" w15:done="0"/>
  <w15:commentEx w15:paraId="43E1AA26" w15:done="0"/>
  <w15:commentEx w15:paraId="441F1E08" w15:done="0"/>
  <w15:commentEx w15:paraId="78CFE016" w15:done="0"/>
  <w15:commentEx w15:paraId="08B6F5C5" w15:done="0"/>
  <w15:commentEx w15:paraId="7A074C09" w15:done="0"/>
  <w15:commentEx w15:paraId="04FCEAFC" w15:done="0"/>
  <w15:commentEx w15:paraId="1D1EDDA8" w15:done="0"/>
  <w15:commentEx w15:paraId="0EFE4726" w15:done="0"/>
  <w15:commentEx w15:paraId="5B9356A1" w15:paraIdParent="0EFE4726" w15:done="0"/>
  <w15:commentEx w15:paraId="62E31107" w15:done="0"/>
  <w15:commentEx w15:paraId="66E035D6" w15:done="0"/>
  <w15:commentEx w15:paraId="4E514511" w15:done="0"/>
  <w15:commentEx w15:paraId="7703C74B" w15:done="0"/>
  <w15:commentEx w15:paraId="30CBC9C0" w15:done="0"/>
  <w15:commentEx w15:paraId="7A805A8F" w15:done="0"/>
  <w15:commentEx w15:paraId="4393CB6B" w15:done="0"/>
  <w15:commentEx w15:paraId="0C46A25E" w15:done="0"/>
  <w15:commentEx w15:paraId="39FB6E7B" w15:done="0"/>
  <w15:commentEx w15:paraId="1AEA278B" w15:done="0"/>
  <w15:commentEx w15:paraId="7AC3AEAC" w15:done="0"/>
  <w15:commentEx w15:paraId="0423E822" w15:done="0"/>
  <w15:commentEx w15:paraId="579E588D" w15:done="0"/>
  <w15:commentEx w15:paraId="6113FE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02350" w16cex:dateUtc="2021-07-07T11:57:00Z"/>
  <w16cex:commentExtensible w16cex:durableId="2496E226" w16cex:dateUtc="2021-07-12T14:40:00Z"/>
  <w16cex:commentExtensible w16cex:durableId="24DCB4AE" w16cex:dateUtc="2021-09-03T18:50:00Z"/>
  <w16cex:commentExtensible w16cex:durableId="2496E8B3" w16cex:dateUtc="2021-07-12T15:07:00Z"/>
  <w16cex:commentExtensible w16cex:durableId="247F1423" w16cex:dateUtc="2021-06-24T13:24:00Z"/>
  <w16cex:commentExtensible w16cex:durableId="2496E8EF" w16cex:dateUtc="2021-07-12T15:14:00Z"/>
  <w16cex:commentExtensible w16cex:durableId="247F7CD7" w16cex:dateUtc="2021-06-24T20:51:00Z"/>
  <w16cex:commentExtensible w16cex:durableId="2496F455" w16cex:dateUtc="2021-07-12T16:03:00Z"/>
  <w16cex:commentExtensible w16cex:durableId="24DCB55A" w16cex:dateUtc="2021-09-03T18:53:00Z"/>
  <w16cex:commentExtensible w16cex:durableId="2496F518" w16cex:dateUtc="2021-07-12T16:06:00Z"/>
  <w16cex:commentExtensible w16cex:durableId="2497F3AF" w16cex:dateUtc="2021-07-13T10:07:00Z"/>
  <w16cex:commentExtensible w16cex:durableId="24DCB59F" w16cex:dateUtc="2021-09-03T18:54:00Z"/>
  <w16cex:commentExtensible w16cex:durableId="2485BF97" w16cex:dateUtc="2021-06-29T14:49:00Z"/>
  <w16cex:commentExtensible w16cex:durableId="2486FC6F" w16cex:dateUtc="2021-06-30T13:21:00Z"/>
  <w16cex:commentExtensible w16cex:durableId="24DCC875" w16cex:dateUtc="2021-09-03T20:14:00Z"/>
  <w16cex:commentExtensible w16cex:durableId="249826FF" w16cex:dateUtc="2021-07-13T13:51:00Z"/>
  <w16cex:commentExtensible w16cex:durableId="24DCB5C8" w16cex:dateUtc="2021-09-03T18:55:00Z"/>
  <w16cex:commentExtensible w16cex:durableId="2481C38B" w16cex:dateUtc="2021-06-26T14:17:00Z"/>
  <w16cex:commentExtensible w16cex:durableId="24DCB69E" w16cex:dateUtc="2021-09-03T18:58:00Z"/>
  <w16cex:commentExtensible w16cex:durableId="24981873" w16cex:dateUtc="2021-07-13T12:49:00Z"/>
  <w16cex:commentExtensible w16cex:durableId="248014BC" w16cex:dateUtc="2021-06-25T07:39:00Z"/>
  <w16cex:commentExtensible w16cex:durableId="2496F609" w16cex:dateUtc="2021-07-12T16:10:00Z"/>
  <w16cex:commentExtensible w16cex:durableId="24DCB731" w16cex:dateUtc="2021-09-03T19:01:00Z"/>
  <w16cex:commentExtensible w16cex:durableId="24857E26" w16cex:dateUtc="2021-06-29T10:10:00Z"/>
  <w16cex:commentExtensible w16cex:durableId="2487573E" w16cex:dateUtc="2021-06-30T19:49:00Z"/>
  <w16cex:commentExtensible w16cex:durableId="24DCC9E1" w16cex:dateUtc="2021-09-03T20:20:00Z"/>
  <w16cex:commentExtensible w16cex:durableId="2486D2F8" w16cex:dateUtc="2021-06-30T10:24:00Z"/>
  <w16cex:commentExtensible w16cex:durableId="24DCC9EC" w16cex:dateUtc="2021-09-03T20:21:00Z"/>
  <w16cex:commentExtensible w16cex:durableId="24846177" w16cex:dateUtc="2021-06-28T13:55:00Z"/>
  <w16cex:commentExtensible w16cex:durableId="24DCB7CC" w16cex:dateUtc="2021-09-03T19:03:00Z"/>
  <w16cex:commentExtensible w16cex:durableId="24845F8D" w16cex:dateUtc="2021-06-28T13:47:00Z"/>
  <w16cex:commentExtensible w16cex:durableId="2497E492" w16cex:dateUtc="2021-07-13T09:08:00Z"/>
  <w16cex:commentExtensible w16cex:durableId="2497F0F2" w16cex:dateUtc="2021-07-13T10:01:00Z"/>
  <w16cex:commentExtensible w16cex:durableId="24DCB819" w16cex:dateUtc="2021-09-03T19:04:00Z"/>
  <w16cex:commentExtensible w16cex:durableId="2497F0E2" w16cex:dateUtc="2021-07-13T10:00:00Z"/>
  <w16cex:commentExtensible w16cex:durableId="2487582B" w16cex:dateUtc="2021-06-30T19:52:00Z"/>
  <w16cex:commentExtensible w16cex:durableId="24DCCAA5" w16cex:dateUtc="2021-09-03T20:24:00Z"/>
  <w16cex:commentExtensible w16cex:durableId="248AA52B" w16cex:dateUtc="2021-07-03T07:58:00Z"/>
  <w16cex:commentExtensible w16cex:durableId="2497E4F9" w16cex:dateUtc="2021-07-13T09:10:00Z"/>
  <w16cex:commentExtensible w16cex:durableId="24DCB846" w16cex:dateUtc="2021-09-03T19:05:00Z"/>
  <w16cex:commentExtensible w16cex:durableId="2498198C" w16cex:dateUtc="2021-07-13T12:54:00Z"/>
  <w16cex:commentExtensible w16cex:durableId="24DCB854" w16cex:dateUtc="2021-09-03T19:05:00Z"/>
  <w16cex:commentExtensible w16cex:durableId="2497E9A9" w16cex:dateUtc="2021-07-13T09:30:00Z"/>
  <w16cex:commentExtensible w16cex:durableId="24DCB8EF" w16cex:dateUtc="2021-09-03T19:08:00Z"/>
  <w16cex:commentExtensible w16cex:durableId="2496E417" w16cex:dateUtc="2021-07-12T14:53:00Z"/>
  <w16cex:commentExtensible w16cex:durableId="2497F3B0" w16cex:dateUtc="2021-07-13T10:10:00Z"/>
  <w16cex:commentExtensible w16cex:durableId="24DCB90E" w16cex:dateUtc="2021-09-03T19:09:00Z"/>
  <w16cex:commentExtensible w16cex:durableId="24994E8F" w16cex:dateUtc="2021-07-14T10:52:00Z"/>
  <w16cex:commentExtensible w16cex:durableId="24DCB92A" w16cex:dateUtc="2021-09-03T19:09:00Z"/>
  <w16cex:commentExtensible w16cex:durableId="2486FB6A" w16cex:dateUtc="2021-06-30T13:17:00Z"/>
  <w16cex:commentExtensible w16cex:durableId="2480371A" w16cex:dateUtc="2021-06-25T10:06:00Z"/>
  <w16cex:commentExtensible w16cex:durableId="2481BFB9" w16cex:dateUtc="2021-06-26T14:01:00Z"/>
  <w16cex:commentExtensible w16cex:durableId="2497F973" w16cex:dateUtc="2021-07-13T10:37:00Z"/>
  <w16cex:commentExtensible w16cex:durableId="24DCBA4B" w16cex:dateUtc="2021-09-03T19:14:00Z"/>
  <w16cex:commentExtensible w16cex:durableId="24731BFB" w16cex:dateUtc="2021-06-15T10:30:00Z"/>
  <w16cex:commentExtensible w16cex:durableId="2497EA9F" w16cex:dateUtc="2021-07-13T09:34:00Z"/>
  <w16cex:commentExtensible w16cex:durableId="24DCCBAB" w16cex:dateUtc="2021-09-03T20:28:00Z"/>
  <w16cex:commentExtensible w16cex:durableId="2497FAEA" w16cex:dateUtc="2021-07-13T10:43:00Z"/>
  <w16cex:commentExtensible w16cex:durableId="24DCC1EE" w16cex:dateUtc="2021-09-03T19:41:00Z"/>
  <w16cex:commentExtensible w16cex:durableId="24981B44" w16cex:dateUtc="2021-07-13T13:01:00Z"/>
  <w16cex:commentExtensible w16cex:durableId="24DCC1EF" w16cex:dateUtc="2021-09-03T19:45:00Z"/>
  <w16cex:commentExtensible w16cex:durableId="24731EAF" w16cex:dateUtc="2021-06-15T10:42:00Z"/>
  <w16cex:commentExtensible w16cex:durableId="2497FD7A" w16cex:dateUtc="2021-07-13T10:54:00Z"/>
  <w16cex:commentExtensible w16cex:durableId="24DCC2B4" w16cex:dateUtc="2021-09-03T19:50:00Z"/>
  <w16cex:commentExtensible w16cex:durableId="24846105" w16cex:dateUtc="2021-06-28T13:53:00Z"/>
  <w16cex:commentExtensible w16cex:durableId="24DCC302" w16cex:dateUtc="2021-09-03T19:51:00Z"/>
  <w16cex:commentExtensible w16cex:durableId="247EE343" w16cex:dateUtc="2021-06-24T09:56:00Z"/>
  <w16cex:commentExtensible w16cex:durableId="2487FFF9" w16cex:dateUtc="2021-07-01T07:48:00Z"/>
  <w16cex:commentExtensible w16cex:durableId="247F16AF" w16cex:dateUtc="2021-06-24T13:35:00Z"/>
  <w16cex:commentExtensible w16cex:durableId="24732CA2" w16cex:dateUtc="2021-06-15T11:41:00Z"/>
  <w16cex:commentExtensible w16cex:durableId="248700E2" w16cex:dateUtc="2021-06-30T13:40:00Z"/>
  <w16cex:commentExtensible w16cex:durableId="249038C1" w16cex:dateUtc="2021-07-07T13:29:00Z"/>
  <w16cex:commentExtensible w16cex:durableId="249801C0" w16cex:dateUtc="2021-07-13T11:12:00Z"/>
  <w16cex:commentExtensible w16cex:durableId="24DCC3C2" w16cex:dateUtc="2021-09-03T19:54:00Z"/>
  <w16cex:commentExtensible w16cex:durableId="2486FD5F" w16cex:dateUtc="2021-06-30T13:25:00Z"/>
  <w16cex:commentExtensible w16cex:durableId="24DCC400" w16cex:dateUtc="2021-09-03T19:55:00Z"/>
  <w16cex:commentExtensible w16cex:durableId="24870176" w16cex:dateUtc="2021-06-30T13:43:00Z"/>
  <w16cex:commentExtensible w16cex:durableId="2488227B" w16cex:dateUtc="2021-07-01T10:16:00Z"/>
  <w16cex:commentExtensible w16cex:durableId="24734516" w16cex:dateUtc="2021-06-15T13:26:00Z"/>
  <w16cex:commentExtensible w16cex:durableId="249805A6" w16cex:dateUtc="2021-07-13T11:29:00Z"/>
  <w16cex:commentExtensible w16cex:durableId="24DCC514" w16cex:dateUtc="2021-09-03T20:00:00Z"/>
  <w16cex:commentExtensible w16cex:durableId="2490408E" w16cex:dateUtc="2021-07-07T14:02:00Z"/>
  <w16cex:commentExtensible w16cex:durableId="2498263A" w16cex:dateUtc="2021-07-13T13:48:00Z"/>
  <w16cex:commentExtensible w16cex:durableId="24904317" w16cex:dateUtc="2021-07-07T14:13:00Z"/>
  <w16cex:commentExtensible w16cex:durableId="249808F6" w16cex:dateUtc="2021-07-13T11:43:00Z"/>
  <w16cex:commentExtensible w16cex:durableId="24870554" w16cex:dateUtc="2021-06-30T13:59:00Z"/>
  <w16cex:commentExtensible w16cex:durableId="24DCC5FB" w16cex:dateUtc="2021-09-03T20:04:00Z"/>
  <w16cex:commentExtensible w16cex:durableId="24882D30" w16cex:dateUtc="2021-07-01T11:01:00Z"/>
  <w16cex:commentExtensible w16cex:durableId="24734C61" w16cex:dateUtc="2021-06-15T13:57:00Z"/>
  <w16cex:commentExtensible w16cex:durableId="24734DA5" w16cex:dateUtc="2021-06-15T14:02:00Z"/>
  <w16cex:commentExtensible w16cex:durableId="2498281C" w16cex:dateUtc="2021-07-13T13:56:00Z"/>
  <w16cex:commentExtensible w16cex:durableId="2498283C" w16cex:dateUtc="2021-07-13T13:57:00Z"/>
  <w16cex:commentExtensible w16cex:durableId="24873DF9" w16cex:dateUtc="2021-06-30T18:01:00Z"/>
  <w16cex:commentExtensible w16cex:durableId="24873E4D" w16cex:dateUtc="2021-06-30T18:02:00Z"/>
  <w16cex:commentExtensible w16cex:durableId="2487443E" w16cex:dateUtc="2021-06-30T18:27:00Z"/>
  <w16cex:commentExtensible w16cex:durableId="248851E9" w16cex:dateUtc="2021-07-01T13:38:00Z"/>
  <w16cex:commentExtensible w16cex:durableId="24734E2F" w16cex:dateUtc="2021-06-15T14:05:00Z"/>
  <w16cex:commentExtensible w16cex:durableId="249044D8" w16cex:dateUtc="2021-07-07T14:20:00Z"/>
  <w16cex:commentExtensible w16cex:durableId="2497EC7D" w16cex:dateUtc="2021-07-13T09:42:00Z"/>
  <w16cex:commentExtensible w16cex:durableId="2498288F" w16cex:dateUtc="2021-07-13T13:58:00Z"/>
  <w16cex:commentExtensible w16cex:durableId="24885640" w16cex:dateUtc="2021-07-01T13:57:00Z"/>
  <w16cex:commentExtensible w16cex:durableId="248AA36B" w16cex:dateUtc="2021-07-03T07:50:00Z"/>
  <w16cex:commentExtensible w16cex:durableId="24DCBB46" w16cex:dateUtc="2021-09-03T19:18:00Z"/>
  <w16cex:commentExtensible w16cex:durableId="2485B0A3" w16cex:dateUtc="2021-06-29T13:45:00Z"/>
  <w16cex:commentExtensible w16cex:durableId="24DCC6EE" w16cex:dateUtc="2021-09-03T20:08:00Z"/>
  <w16cex:commentExtensible w16cex:durableId="2498157E" w16cex:dateUtc="2021-07-13T12:37:00Z"/>
  <w16cex:commentExtensible w16cex:durableId="247EDAF9" w16cex:dateUtc="2021-06-24T09:20:00Z"/>
  <w16cex:commentExtensible w16cex:durableId="24837274" w16cex:dateUtc="2021-06-27T20:56:00Z"/>
  <w16cex:commentExtensible w16cex:durableId="248372BF" w16cex:dateUtc="2021-06-27T20:57:00Z"/>
  <w16cex:commentExtensible w16cex:durableId="248372D8" w16cex:dateUtc="2021-06-27T20:57:00Z"/>
  <w16cex:commentExtensible w16cex:durableId="247EDF9E" w16cex:dateUtc="2021-06-24T09:40:00Z"/>
  <w16cex:commentExtensible w16cex:durableId="247F1A7E" w16cex:dateUtc="2021-06-24T13:51:00Z"/>
  <w16cex:commentExtensible w16cex:durableId="247F1994" w16cex:dateUtc="2021-06-24T13:47:00Z"/>
  <w16cex:commentExtensible w16cex:durableId="247EDE4E" w16cex:dateUtc="2021-06-24T09:34:00Z"/>
  <w16cex:commentExtensible w16cex:durableId="247EDCE7" w16cex:dateUtc="2021-06-24T09:28:00Z"/>
  <w16cex:commentExtensible w16cex:durableId="247F19AD" w16cex:dateUtc="2021-06-24T13:48:00Z"/>
  <w16cex:commentExtensible w16cex:durableId="247EDCB9" w16cex:dateUtc="2021-06-24T09:28:00Z"/>
  <w16cex:commentExtensible w16cex:durableId="247EDE6A" w16cex:dateUtc="2021-06-24T09:35:00Z"/>
  <w16cex:commentExtensible w16cex:durableId="247EDFC5" w16cex:dateUtc="2021-06-24T09: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C160FF" w16cid:durableId="24902350"/>
  <w16cid:commentId w16cid:paraId="7D67EFC8" w16cid:durableId="2496E226"/>
  <w16cid:commentId w16cid:paraId="0F48085B" w16cid:durableId="24DCB4AE"/>
  <w16cid:commentId w16cid:paraId="39F39CAE" w16cid:durableId="2496E8B3"/>
  <w16cid:commentId w16cid:paraId="07B2CE60" w16cid:durableId="247F1423"/>
  <w16cid:commentId w16cid:paraId="5CCD3F85" w16cid:durableId="2496E8EF"/>
  <w16cid:commentId w16cid:paraId="2B973E0E" w16cid:durableId="247F7CD7"/>
  <w16cid:commentId w16cid:paraId="7C43AF3D" w16cid:durableId="2496F455"/>
  <w16cid:commentId w16cid:paraId="20C699A8" w16cid:durableId="24DCB55A"/>
  <w16cid:commentId w16cid:paraId="12892633" w16cid:durableId="2496F518"/>
  <w16cid:commentId w16cid:paraId="599AC958" w16cid:durableId="2497F3AF"/>
  <w16cid:commentId w16cid:paraId="4C3772DE" w16cid:durableId="24DCB59F"/>
  <w16cid:commentId w16cid:paraId="47472A87" w16cid:durableId="2485BF97"/>
  <w16cid:commentId w16cid:paraId="10375B4E" w16cid:durableId="2486FC6F"/>
  <w16cid:commentId w16cid:paraId="36B68625" w16cid:durableId="24DCC875"/>
  <w16cid:commentId w16cid:paraId="0903CFD1" w16cid:durableId="249826FF"/>
  <w16cid:commentId w16cid:paraId="484DE088" w16cid:durableId="24DCB5C8"/>
  <w16cid:commentId w16cid:paraId="5A44A748" w16cid:durableId="2481C38B"/>
  <w16cid:commentId w16cid:paraId="5710AE87" w16cid:durableId="24DCB69E"/>
  <w16cid:commentId w16cid:paraId="429F2452" w16cid:durableId="24981873"/>
  <w16cid:commentId w16cid:paraId="28434F46" w16cid:durableId="248014BC"/>
  <w16cid:commentId w16cid:paraId="229B7D40" w16cid:durableId="2496F609"/>
  <w16cid:commentId w16cid:paraId="6E487A07" w16cid:durableId="24DCB731"/>
  <w16cid:commentId w16cid:paraId="3A86C6AE" w16cid:durableId="24857E26"/>
  <w16cid:commentId w16cid:paraId="315ECBA0" w16cid:durableId="2487573E"/>
  <w16cid:commentId w16cid:paraId="1CB68D32" w16cid:durableId="24DCC9E1"/>
  <w16cid:commentId w16cid:paraId="2253895D" w16cid:durableId="2486D2F8"/>
  <w16cid:commentId w16cid:paraId="79C97239" w16cid:durableId="24DCC9EC"/>
  <w16cid:commentId w16cid:paraId="66BC02FA" w16cid:durableId="24846177"/>
  <w16cid:commentId w16cid:paraId="26256F81" w16cid:durableId="24DCB7CC"/>
  <w16cid:commentId w16cid:paraId="2373BA29" w16cid:durableId="24845F8D"/>
  <w16cid:commentId w16cid:paraId="0132CE80" w16cid:durableId="2497E492"/>
  <w16cid:commentId w16cid:paraId="78C8C6FB" w16cid:durableId="2497F0F2"/>
  <w16cid:commentId w16cid:paraId="27348CE2" w16cid:durableId="24DCB819"/>
  <w16cid:commentId w16cid:paraId="24348B97" w16cid:durableId="2497F0E2"/>
  <w16cid:commentId w16cid:paraId="3012A1E2" w16cid:durableId="2487582B"/>
  <w16cid:commentId w16cid:paraId="55D93889" w16cid:durableId="24DCCAA5"/>
  <w16cid:commentId w16cid:paraId="095ACD05" w16cid:durableId="248AA52B"/>
  <w16cid:commentId w16cid:paraId="567912D9" w16cid:durableId="2497E4F9"/>
  <w16cid:commentId w16cid:paraId="4B837ED3" w16cid:durableId="24DCB846"/>
  <w16cid:commentId w16cid:paraId="6F191121" w16cid:durableId="2498198C"/>
  <w16cid:commentId w16cid:paraId="2A7E7BF0" w16cid:durableId="24DCB854"/>
  <w16cid:commentId w16cid:paraId="0273C6B9" w16cid:durableId="2497E9A9"/>
  <w16cid:commentId w16cid:paraId="158B9D3B" w16cid:durableId="24DCB8EF"/>
  <w16cid:commentId w16cid:paraId="1E87DA78" w16cid:durableId="2496E417"/>
  <w16cid:commentId w16cid:paraId="25A34E5E" w16cid:durableId="2497F3B0"/>
  <w16cid:commentId w16cid:paraId="24E29343" w16cid:durableId="24DCB90E"/>
  <w16cid:commentId w16cid:paraId="0CF83479" w16cid:durableId="24994E8F"/>
  <w16cid:commentId w16cid:paraId="23E7ABC2" w16cid:durableId="24DCB92A"/>
  <w16cid:commentId w16cid:paraId="64CE683E" w16cid:durableId="2486FB6A"/>
  <w16cid:commentId w16cid:paraId="15914285" w16cid:durableId="2480371A"/>
  <w16cid:commentId w16cid:paraId="1B7E821A" w16cid:durableId="2481BFB9"/>
  <w16cid:commentId w16cid:paraId="1A637410" w16cid:durableId="2497F973"/>
  <w16cid:commentId w16cid:paraId="460DD8F2" w16cid:durableId="24DCBA4B"/>
  <w16cid:commentId w16cid:paraId="20F216AB" w16cid:durableId="24731BFB"/>
  <w16cid:commentId w16cid:paraId="7A052BE4" w16cid:durableId="2497EA9F"/>
  <w16cid:commentId w16cid:paraId="3371D233" w16cid:durableId="24DCCBAB"/>
  <w16cid:commentId w16cid:paraId="74F486C9" w16cid:durableId="2497FAEA"/>
  <w16cid:commentId w16cid:paraId="26971CFF" w16cid:durableId="24DCC1EE"/>
  <w16cid:commentId w16cid:paraId="58258A9B" w16cid:durableId="24981B44"/>
  <w16cid:commentId w16cid:paraId="289FD35A" w16cid:durableId="24DCC1EF"/>
  <w16cid:commentId w16cid:paraId="42745B90" w16cid:durableId="24731EAF"/>
  <w16cid:commentId w16cid:paraId="747E7A61" w16cid:durableId="2497FD7A"/>
  <w16cid:commentId w16cid:paraId="0DB1E777" w16cid:durableId="24DCC2B4"/>
  <w16cid:commentId w16cid:paraId="42D58048" w16cid:durableId="24846105"/>
  <w16cid:commentId w16cid:paraId="68294378" w16cid:durableId="24DCC302"/>
  <w16cid:commentId w16cid:paraId="26AD49DB" w16cid:durableId="247EE343"/>
  <w16cid:commentId w16cid:paraId="776CC75C" w16cid:durableId="2487FFF9"/>
  <w16cid:commentId w16cid:paraId="7C8C7FD1" w16cid:durableId="247F16AF"/>
  <w16cid:commentId w16cid:paraId="50533754" w16cid:durableId="24732CA2"/>
  <w16cid:commentId w16cid:paraId="7184B262" w16cid:durableId="248700E2"/>
  <w16cid:commentId w16cid:paraId="0ABC3EFC" w16cid:durableId="249038C1"/>
  <w16cid:commentId w16cid:paraId="06B66C4F" w16cid:durableId="249801C0"/>
  <w16cid:commentId w16cid:paraId="30DE0CCD" w16cid:durableId="24DCC3C2"/>
  <w16cid:commentId w16cid:paraId="68C9F50A" w16cid:durableId="2486FD5F"/>
  <w16cid:commentId w16cid:paraId="7880655A" w16cid:durableId="24DCC400"/>
  <w16cid:commentId w16cid:paraId="1F722DDA" w16cid:durableId="24870176"/>
  <w16cid:commentId w16cid:paraId="1F3AA93D" w16cid:durableId="2488227B"/>
  <w16cid:commentId w16cid:paraId="01B23ED4" w16cid:durableId="24734516"/>
  <w16cid:commentId w16cid:paraId="3147BC12" w16cid:durableId="249805A6"/>
  <w16cid:commentId w16cid:paraId="373ACC44" w16cid:durableId="24DCC514"/>
  <w16cid:commentId w16cid:paraId="357EDA16" w16cid:durableId="2490408E"/>
  <w16cid:commentId w16cid:paraId="3105AC70" w16cid:durableId="2498263A"/>
  <w16cid:commentId w16cid:paraId="634AB527" w16cid:durableId="24904317"/>
  <w16cid:commentId w16cid:paraId="4B1291AE" w16cid:durableId="249808F6"/>
  <w16cid:commentId w16cid:paraId="12AE40EC" w16cid:durableId="24870554"/>
  <w16cid:commentId w16cid:paraId="5B6B4C4F" w16cid:durableId="24DCC5FB"/>
  <w16cid:commentId w16cid:paraId="2FFB658A" w16cid:durableId="24882D30"/>
  <w16cid:commentId w16cid:paraId="2D5A4D6B" w16cid:durableId="24734C61"/>
  <w16cid:commentId w16cid:paraId="52D0C83F" w16cid:durableId="24734DA5"/>
  <w16cid:commentId w16cid:paraId="7B7E7798" w16cid:durableId="2498281C"/>
  <w16cid:commentId w16cid:paraId="3DBF0E43" w16cid:durableId="2498283C"/>
  <w16cid:commentId w16cid:paraId="463E4F5F" w16cid:durableId="24873DF9"/>
  <w16cid:commentId w16cid:paraId="187D5EE3" w16cid:durableId="24873E4D"/>
  <w16cid:commentId w16cid:paraId="1048E00B" w16cid:durableId="2487443E"/>
  <w16cid:commentId w16cid:paraId="622A6193" w16cid:durableId="248851E9"/>
  <w16cid:commentId w16cid:paraId="43E1AA26" w16cid:durableId="24734E2F"/>
  <w16cid:commentId w16cid:paraId="441F1E08" w16cid:durableId="249044D8"/>
  <w16cid:commentId w16cid:paraId="78CFE016" w16cid:durableId="2497EC7D"/>
  <w16cid:commentId w16cid:paraId="08B6F5C5" w16cid:durableId="2498288F"/>
  <w16cid:commentId w16cid:paraId="7A074C09" w16cid:durableId="24885640"/>
  <w16cid:commentId w16cid:paraId="04FCEAFC" w16cid:durableId="248AA36B"/>
  <w16cid:commentId w16cid:paraId="1D1EDDA8" w16cid:durableId="24DCBB46"/>
  <w16cid:commentId w16cid:paraId="0EFE4726" w16cid:durableId="2485B0A3"/>
  <w16cid:commentId w16cid:paraId="5B9356A1" w16cid:durableId="24DCC6EE"/>
  <w16cid:commentId w16cid:paraId="62E31107" w16cid:durableId="2498157E"/>
  <w16cid:commentId w16cid:paraId="66E035D6" w16cid:durableId="247EDAF9"/>
  <w16cid:commentId w16cid:paraId="4E514511" w16cid:durableId="24837274"/>
  <w16cid:commentId w16cid:paraId="7703C74B" w16cid:durableId="248372BF"/>
  <w16cid:commentId w16cid:paraId="30CBC9C0" w16cid:durableId="248372D8"/>
  <w16cid:commentId w16cid:paraId="7A805A8F" w16cid:durableId="247EDF9E"/>
  <w16cid:commentId w16cid:paraId="4393CB6B" w16cid:durableId="247F1A7E"/>
  <w16cid:commentId w16cid:paraId="0C46A25E" w16cid:durableId="247F1994"/>
  <w16cid:commentId w16cid:paraId="39FB6E7B" w16cid:durableId="247EDE4E"/>
  <w16cid:commentId w16cid:paraId="1AEA278B" w16cid:durableId="247EDCE7"/>
  <w16cid:commentId w16cid:paraId="7AC3AEAC" w16cid:durableId="247F19AD"/>
  <w16cid:commentId w16cid:paraId="0423E822" w16cid:durableId="247EDCB9"/>
  <w16cid:commentId w16cid:paraId="579E588D" w16cid:durableId="247EDE6A"/>
  <w16cid:commentId w16cid:paraId="6113FE53" w16cid:durableId="247EDF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5C92E" w14:textId="77777777" w:rsidR="004A1F49" w:rsidRDefault="004A1F49">
      <w:r>
        <w:separator/>
      </w:r>
    </w:p>
  </w:endnote>
  <w:endnote w:type="continuationSeparator" w:id="0">
    <w:p w14:paraId="4668DF91" w14:textId="77777777" w:rsidR="004A1F49" w:rsidRDefault="004A1F49">
      <w:r>
        <w:continuationSeparator/>
      </w:r>
    </w:p>
  </w:endnote>
  <w:endnote w:type="continuationNotice" w:id="1">
    <w:p w14:paraId="2C273135" w14:textId="77777777" w:rsidR="004A1F49" w:rsidRDefault="004A1F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MT">
    <w:altName w:val="MS Gothic"/>
    <w:panose1 w:val="020B0604020202020204"/>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CC"/>
    <w:family w:val="swiss"/>
    <w:notTrueType/>
    <w:pitch w:val="variable"/>
    <w:sig w:usb0="00000201" w:usb1="00000000" w:usb2="00000000" w:usb3="00000000" w:csb0="00000004"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
    <w:altName w:val="Cambria"/>
    <w:panose1 w:val="020B0604020202020204"/>
    <w:charset w:val="00"/>
    <w:family w:val="roman"/>
    <w:notTrueType/>
    <w:pitch w:val="default"/>
  </w:font>
  <w:font w:name="DejaVu Sans">
    <w:altName w:val="Times New Roman"/>
    <w:panose1 w:val="020B0609030804020204"/>
    <w:charset w:val="CC"/>
    <w:family w:val="swiss"/>
    <w:pitch w:val="variable"/>
    <w:sig w:usb0="E7002EFF" w:usb1="D200FDFF" w:usb2="0A246029" w:usb3="00000000" w:csb0="000001FF" w:csb1="00000000"/>
  </w:font>
  <w:font w:name="Liberation Serif">
    <w:altName w:val="Times New Roman"/>
    <w:panose1 w:val="020B06040202020202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FrutigerLTPro-Condensed">
    <w:altName w:val="Yu Gothic"/>
    <w:panose1 w:val="020B0604020202020204"/>
    <w:charset w:val="80"/>
    <w:family w:val="swiss"/>
    <w:pitch w:val="default"/>
    <w:sig w:usb0="00000000"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ヒラギノ明朝 Pro W3">
    <w:panose1 w:val="02020300000000000000"/>
    <w:charset w:val="80"/>
    <w:family w:val="roman"/>
    <w:pitch w:val="variable"/>
    <w:sig w:usb0="E00002FF" w:usb1="7AC7FFFF" w:usb2="00000012" w:usb3="00000000" w:csb0="0002000D" w:csb1="00000000"/>
  </w:font>
  <w:font w:name="Al Tarikh">
    <w:panose1 w:val="00000400000000000000"/>
    <w:charset w:val="B2"/>
    <w:family w:val="auto"/>
    <w:pitch w:val="variable"/>
    <w:sig w:usb0="00002003" w:usb1="00000000" w:usb2="00000000" w:usb3="00000000" w:csb0="00000041" w:csb1="00000000"/>
  </w:font>
  <w:font w:name="MS PGothic">
    <w:panose1 w:val="020B0600070205080204"/>
    <w:charset w:val="80"/>
    <w:family w:val="swiss"/>
    <w:pitch w:val="variable"/>
    <w:sig w:usb0="E00002FF" w:usb1="6AC7FDFB" w:usb2="08000012" w:usb3="00000000" w:csb0="0002009F" w:csb1="00000000"/>
  </w:font>
  <w:font w:name="Droid Sans Fallback">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270CE" w14:textId="77777777" w:rsidR="008A3C50" w:rsidRDefault="008A3C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CBE89" w14:textId="3B8A3C63" w:rsidR="008A3C50" w:rsidRPr="005E6785" w:rsidRDefault="008A3C50" w:rsidP="00241D33">
    <w:pPr>
      <w:pStyle w:val="AR6Footpage"/>
    </w:pPr>
    <w:r w:rsidRPr="005E6785">
      <w:t>Do Not Cite, Quote or Distribute</w:t>
    </w:r>
    <w:r w:rsidRPr="005E6785">
      <w:tab/>
    </w:r>
    <w:r>
      <w:rPr>
        <w:b w:val="0"/>
      </w:rPr>
      <w:t>3</w:t>
    </w:r>
    <w:r w:rsidRPr="00241D33">
      <w:rPr>
        <w:b w:val="0"/>
      </w:rPr>
      <w:t>-</w:t>
    </w:r>
    <w:r w:rsidRPr="00241D33">
      <w:rPr>
        <w:b w:val="0"/>
      </w:rPr>
      <w:fldChar w:fldCharType="begin"/>
    </w:r>
    <w:r w:rsidRPr="00241D33">
      <w:rPr>
        <w:b w:val="0"/>
      </w:rPr>
      <w:instrText>PAGE</w:instrText>
    </w:r>
    <w:r w:rsidRPr="00241D33">
      <w:rPr>
        <w:b w:val="0"/>
      </w:rPr>
      <w:fldChar w:fldCharType="separate"/>
    </w:r>
    <w:r>
      <w:rPr>
        <w:b w:val="0"/>
        <w:noProof/>
      </w:rPr>
      <w:t>2</w:t>
    </w:r>
    <w:r w:rsidRPr="00241D33">
      <w:rPr>
        <w:b w:val="0"/>
      </w:rPr>
      <w:fldChar w:fldCharType="end"/>
    </w:r>
    <w:r w:rsidRPr="005E6785">
      <w:tab/>
    </w:r>
    <w:r w:rsidRPr="00241D33">
      <w:rPr>
        <w:b w:val="0"/>
      </w:rPr>
      <w:t xml:space="preserve">Total pages: </w:t>
    </w:r>
    <w:r w:rsidRPr="00241D33">
      <w:rPr>
        <w:b w:val="0"/>
      </w:rPr>
      <w:fldChar w:fldCharType="begin"/>
    </w:r>
    <w:r w:rsidRPr="00241D33">
      <w:rPr>
        <w:b w:val="0"/>
      </w:rPr>
      <w:instrText>NUMPAGES</w:instrText>
    </w:r>
    <w:r w:rsidRPr="00241D33">
      <w:rPr>
        <w:b w:val="0"/>
      </w:rPr>
      <w:fldChar w:fldCharType="separate"/>
    </w:r>
    <w:r>
      <w:rPr>
        <w:b w:val="0"/>
        <w:noProof/>
      </w:rPr>
      <w:t>153</w:t>
    </w:r>
    <w:r w:rsidRPr="00241D33">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C1A05" w14:textId="77777777" w:rsidR="008A3C50" w:rsidRDefault="008A3C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7E878" w14:textId="77777777" w:rsidR="004A1F49" w:rsidRDefault="004A1F49">
      <w:r>
        <w:separator/>
      </w:r>
    </w:p>
  </w:footnote>
  <w:footnote w:type="continuationSeparator" w:id="0">
    <w:p w14:paraId="7501FD33" w14:textId="77777777" w:rsidR="004A1F49" w:rsidRDefault="004A1F49">
      <w:r>
        <w:continuationSeparator/>
      </w:r>
    </w:p>
  </w:footnote>
  <w:footnote w:type="continuationNotice" w:id="1">
    <w:p w14:paraId="1A4DBCC9" w14:textId="77777777" w:rsidR="004A1F49" w:rsidRDefault="004A1F49"/>
  </w:footnote>
  <w:footnote w:id="2">
    <w:p w14:paraId="337BE1A8" w14:textId="77777777" w:rsidR="008A3C50" w:rsidRPr="0013661C" w:rsidRDefault="008A3C50" w:rsidP="004827C5">
      <w:pPr>
        <w:pStyle w:val="FootnoteText"/>
        <w:rPr>
          <w:lang w:val="en-US"/>
        </w:rPr>
      </w:pPr>
      <w:r w:rsidRPr="00516DF2">
        <w:rPr>
          <w:rStyle w:val="FootnoteReference"/>
        </w:rPr>
        <w:footnoteRef/>
      </w:r>
      <w:r w:rsidRPr="0013661C">
        <w:rPr>
          <w:lang w:val="en-US"/>
        </w:rPr>
        <w:t xml:space="preserve"> </w:t>
      </w:r>
      <w:r w:rsidRPr="00587CF9">
        <w:rPr>
          <w:sz w:val="18"/>
          <w:szCs w:val="18"/>
          <w:lang w:val="en-CA"/>
        </w:rPr>
        <w:t>In this chapter, ‘greenhouse gas</w:t>
      </w:r>
      <w:r>
        <w:rPr>
          <w:sz w:val="18"/>
          <w:szCs w:val="18"/>
          <w:lang w:val="en-CA"/>
        </w:rPr>
        <w:t>es</w:t>
      </w:r>
      <w:r w:rsidRPr="00587CF9">
        <w:rPr>
          <w:sz w:val="18"/>
          <w:szCs w:val="18"/>
          <w:lang w:val="en-CA"/>
        </w:rPr>
        <w:t xml:space="preserve">’ </w:t>
      </w:r>
      <w:r>
        <w:rPr>
          <w:sz w:val="18"/>
          <w:szCs w:val="18"/>
          <w:lang w:val="en-CA"/>
        </w:rPr>
        <w:t>refer</w:t>
      </w:r>
      <w:r w:rsidRPr="00587CF9">
        <w:rPr>
          <w:sz w:val="18"/>
          <w:szCs w:val="18"/>
          <w:lang w:val="en-CA"/>
        </w:rPr>
        <w:t xml:space="preserve">s </w:t>
      </w:r>
      <w:r>
        <w:rPr>
          <w:sz w:val="18"/>
          <w:szCs w:val="18"/>
          <w:lang w:val="en-CA"/>
        </w:rPr>
        <w:t xml:space="preserve">to </w:t>
      </w:r>
      <w:r w:rsidRPr="00587CF9">
        <w:rPr>
          <w:sz w:val="18"/>
          <w:szCs w:val="18"/>
          <w:lang w:val="en-CA"/>
        </w:rPr>
        <w:t>well-mixed greenhouse gas</w:t>
      </w:r>
      <w:r>
        <w:rPr>
          <w:sz w:val="18"/>
          <w:szCs w:val="18"/>
          <w:lang w:val="en-CA"/>
        </w:rPr>
        <w:t>es</w:t>
      </w:r>
      <w:r w:rsidRPr="00587CF9">
        <w:rPr>
          <w:sz w:val="18"/>
          <w:szCs w:val="18"/>
          <w:lang w:val="en-CA"/>
        </w:rPr>
        <w:t>.</w:t>
      </w:r>
    </w:p>
  </w:footnote>
  <w:footnote w:id="3">
    <w:p w14:paraId="328CCBAA" w14:textId="77777777" w:rsidR="008A3C50" w:rsidRPr="00EF3A70" w:rsidRDefault="008A3C50" w:rsidP="004827C5">
      <w:pPr>
        <w:pStyle w:val="FootnoteText"/>
        <w:rPr>
          <w:sz w:val="18"/>
          <w:szCs w:val="18"/>
          <w:lang w:val="en-CA"/>
        </w:rPr>
      </w:pPr>
      <w:r w:rsidRPr="00516DF2">
        <w:rPr>
          <w:rStyle w:val="FootnoteReference"/>
        </w:rPr>
        <w:footnoteRef/>
      </w:r>
      <w:r w:rsidRPr="0013661C">
        <w:rPr>
          <w:lang w:val="en-US"/>
        </w:rPr>
        <w:t xml:space="preserve"> </w:t>
      </w:r>
      <w:r w:rsidRPr="0013661C">
        <w:rPr>
          <w:sz w:val="18"/>
          <w:szCs w:val="18"/>
          <w:lang w:val="en-US"/>
        </w:rPr>
        <w:t>In this chapter, ‘main driver’ means responsible for more than 50% of the change.</w:t>
      </w:r>
    </w:p>
  </w:footnote>
  <w:footnote w:id="4">
    <w:p w14:paraId="5E6E063B" w14:textId="2FDD00EF" w:rsidR="008A3C50" w:rsidRDefault="008A3C50" w:rsidP="004827C5">
      <w:pPr>
        <w:pStyle w:val="FootnoteText"/>
        <w:rPr>
          <w:sz w:val="18"/>
          <w:szCs w:val="18"/>
          <w:lang w:val="en-CA"/>
        </w:rPr>
      </w:pPr>
      <w:r w:rsidRPr="00516DF2">
        <w:rPr>
          <w:rStyle w:val="FootnoteReference"/>
        </w:rPr>
        <w:footnoteRef/>
      </w:r>
      <w:r w:rsidRPr="0013661C">
        <w:rPr>
          <w:lang w:val="en-US"/>
        </w:rPr>
        <w:t xml:space="preserve"> </w:t>
      </w:r>
      <w:r>
        <w:rPr>
          <w:sz w:val="18"/>
          <w:szCs w:val="18"/>
          <w:lang w:val="en-CA"/>
        </w:rPr>
        <w:t>In this chapter the phrase ‘human influence has contributed to’ an observed change means that the response to human influence is non</w:t>
      </w:r>
      <w:ins w:id="96" w:author="Sara M Tuson" w:date="2021-06-30T12:55:00Z">
        <w:r>
          <w:rPr>
            <w:sz w:val="18"/>
            <w:szCs w:val="18"/>
            <w:lang w:val="en-CA"/>
          </w:rPr>
          <w:t>-</w:t>
        </w:r>
      </w:ins>
      <w:r>
        <w:rPr>
          <w:sz w:val="18"/>
          <w:szCs w:val="18"/>
          <w:lang w:val="en-CA"/>
        </w:rPr>
        <w:t>zero and consistent in sign with the observed change.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3F585" w14:textId="77777777" w:rsidR="008A3C50" w:rsidRDefault="008A3C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3F594" w14:textId="0B72C6E2" w:rsidR="008A3C50" w:rsidRPr="00E457C1" w:rsidRDefault="008A3C50" w:rsidP="00241D33">
    <w:pPr>
      <w:pStyle w:val="AR6Header"/>
      <w:rPr>
        <w:lang w:val="en-US"/>
      </w:rPr>
    </w:pPr>
    <w:bookmarkStart w:id="4820" w:name="_Hlk65946070"/>
    <w:r w:rsidRPr="00E457C1">
      <w:rPr>
        <w:lang w:val="en-US"/>
      </w:rPr>
      <w:t>Final Government D</w:t>
    </w:r>
    <w:bookmarkEnd w:id="4820"/>
    <w:r w:rsidRPr="00E457C1">
      <w:rPr>
        <w:lang w:val="en-US"/>
      </w:rPr>
      <w:t>istribution</w:t>
    </w:r>
    <w:r w:rsidRPr="00E457C1">
      <w:rPr>
        <w:lang w:val="en-US"/>
      </w:rPr>
      <w:tab/>
      <w:t>Chapter 3</w:t>
    </w:r>
    <w:r w:rsidRPr="00E457C1">
      <w:rPr>
        <w:lang w:val="en-US"/>
      </w:rPr>
      <w:tab/>
      <w:t>IPCC AR6 WGI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D2C75" w14:textId="77777777" w:rsidR="008A3C50" w:rsidRDefault="008A3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60C43B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30167E"/>
    <w:multiLevelType w:val="multilevel"/>
    <w:tmpl w:val="1EF4D08A"/>
    <w:numStyleLink w:val="Style2"/>
  </w:abstractNum>
  <w:abstractNum w:abstractNumId="2" w15:restartNumberingAfterBreak="0">
    <w:nsid w:val="150A4F7C"/>
    <w:multiLevelType w:val="multilevel"/>
    <w:tmpl w:val="1EF4D08A"/>
    <w:numStyleLink w:val="Style2"/>
  </w:abstractNum>
  <w:abstractNum w:abstractNumId="3" w15:restartNumberingAfterBreak="0">
    <w:nsid w:val="17C8185C"/>
    <w:multiLevelType w:val="multilevel"/>
    <w:tmpl w:val="1EF4D08A"/>
    <w:numStyleLink w:val="Style2"/>
  </w:abstractNum>
  <w:abstractNum w:abstractNumId="4" w15:restartNumberingAfterBreak="0">
    <w:nsid w:val="1DD70933"/>
    <w:multiLevelType w:val="hybridMultilevel"/>
    <w:tmpl w:val="8B00F200"/>
    <w:lvl w:ilvl="0" w:tplc="A1164830">
      <w:start w:val="1"/>
      <w:numFmt w:val="decimal"/>
      <w:pStyle w:val="AR6Chap3Cross-ChapterBox"/>
      <w:lvlText w:val="Cross-Chapter 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C15772"/>
    <w:multiLevelType w:val="multilevel"/>
    <w:tmpl w:val="1EF4D08A"/>
    <w:numStyleLink w:val="Style2"/>
  </w:abstractNum>
  <w:abstractNum w:abstractNumId="6" w15:restartNumberingAfterBreak="0">
    <w:nsid w:val="201E5AA7"/>
    <w:multiLevelType w:val="multilevel"/>
    <w:tmpl w:val="1EF4D08A"/>
    <w:numStyleLink w:val="Style2"/>
  </w:abstractNum>
  <w:abstractNum w:abstractNumId="7" w15:restartNumberingAfterBreak="0">
    <w:nsid w:val="279D7C3C"/>
    <w:multiLevelType w:val="hybridMultilevel"/>
    <w:tmpl w:val="791EF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843484"/>
    <w:multiLevelType w:val="multilevel"/>
    <w:tmpl w:val="1EF4D08A"/>
    <w:numStyleLink w:val="Style2"/>
  </w:abstractNum>
  <w:abstractNum w:abstractNumId="9" w15:restartNumberingAfterBreak="0">
    <w:nsid w:val="2CF60749"/>
    <w:multiLevelType w:val="multilevel"/>
    <w:tmpl w:val="1EF4D08A"/>
    <w:numStyleLink w:val="Style2"/>
  </w:abstractNum>
  <w:abstractNum w:abstractNumId="10" w15:restartNumberingAfterBreak="0">
    <w:nsid w:val="316368BA"/>
    <w:multiLevelType w:val="multilevel"/>
    <w:tmpl w:val="1EF4D08A"/>
    <w:numStyleLink w:val="Style2"/>
  </w:abstractNum>
  <w:abstractNum w:abstractNumId="11" w15:restartNumberingAfterBreak="0">
    <w:nsid w:val="3EB20010"/>
    <w:multiLevelType w:val="hybridMultilevel"/>
    <w:tmpl w:val="087AAF40"/>
    <w:lvl w:ilvl="0" w:tplc="69463CF4">
      <w:start w:val="1"/>
      <w:numFmt w:val="decimal"/>
      <w:pStyle w:val="AR6Chap3Figure"/>
      <w:lvlText w:val="Figure 3.%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8B9322C"/>
    <w:multiLevelType w:val="multilevel"/>
    <w:tmpl w:val="1EF4D08A"/>
    <w:styleLink w:val="Style2"/>
    <w:lvl w:ilvl="0">
      <w:start w:val="3"/>
      <w:numFmt w:val="decimal"/>
      <w:pStyle w:val="AR6Chap3Level0"/>
      <w:lvlText w:val="%1"/>
      <w:lvlJc w:val="left"/>
      <w:pPr>
        <w:ind w:left="432" w:hanging="432"/>
      </w:pPr>
      <w:rPr>
        <w:rFonts w:hint="default"/>
        <w:color w:val="FFFFFF" w:themeColor="background1"/>
      </w:rPr>
    </w:lvl>
    <w:lvl w:ilvl="1">
      <w:start w:val="1"/>
      <w:numFmt w:val="decimal"/>
      <w:pStyle w:val="AR6Chap3Level131"/>
      <w:lvlText w:val="%1.%2"/>
      <w:lvlJc w:val="left"/>
      <w:pPr>
        <w:ind w:left="576" w:hanging="576"/>
      </w:pPr>
      <w:rPr>
        <w:rFonts w:hint="default"/>
      </w:rPr>
    </w:lvl>
    <w:lvl w:ilvl="2">
      <w:start w:val="1"/>
      <w:numFmt w:val="decimal"/>
      <w:pStyle w:val="AR6Chap3Level2311"/>
      <w:lvlText w:val="%1.%2.%3"/>
      <w:lvlJc w:val="left"/>
      <w:pPr>
        <w:ind w:left="720" w:hanging="720"/>
      </w:pPr>
      <w:rPr>
        <w:rFonts w:hint="default"/>
      </w:rPr>
    </w:lvl>
    <w:lvl w:ilvl="3">
      <w:start w:val="1"/>
      <w:numFmt w:val="decimal"/>
      <w:pStyle w:val="AR6Chap3Level33111"/>
      <w:lvlText w:val="%1.%2.%3.%4"/>
      <w:lvlJc w:val="left"/>
      <w:pPr>
        <w:ind w:left="864" w:hanging="864"/>
      </w:pPr>
      <w:rPr>
        <w:rFonts w:hint="default"/>
      </w:rPr>
    </w:lvl>
    <w:lvl w:ilvl="4">
      <w:start w:val="1"/>
      <w:numFmt w:val="decimal"/>
      <w:pStyle w:val="AR6Chap3Level431111"/>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93078C1"/>
    <w:multiLevelType w:val="hybridMultilevel"/>
    <w:tmpl w:val="1A14F800"/>
    <w:lvl w:ilvl="0" w:tplc="D59C499E">
      <w:start w:val="1"/>
      <w:numFmt w:val="decimal"/>
      <w:pStyle w:val="AR6Chap3Box"/>
      <w:lvlText w:val="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079E0"/>
    <w:multiLevelType w:val="multilevel"/>
    <w:tmpl w:val="1A824DAA"/>
    <w:lvl w:ilvl="0">
      <w:start w:val="4"/>
      <w:numFmt w:val="decimal"/>
      <w:suff w:val="space"/>
      <w:lvlText w:val="%1."/>
      <w:lvlJc w:val="left"/>
      <w:pPr>
        <w:ind w:left="360" w:hanging="360"/>
      </w:pPr>
      <w:rPr>
        <w:rFonts w:hint="default"/>
      </w:rPr>
    </w:lvl>
    <w:lvl w:ilvl="1">
      <w:start w:val="1"/>
      <w:numFmt w:val="decimal"/>
      <w:pStyle w:val="H2"/>
      <w:suff w:val="space"/>
      <w:lvlText w:val="%1.%2."/>
      <w:lvlJc w:val="left"/>
      <w:pPr>
        <w:ind w:left="792" w:hanging="792"/>
      </w:pPr>
      <w:rPr>
        <w:rFonts w:hint="default"/>
      </w:rPr>
    </w:lvl>
    <w:lvl w:ilvl="2">
      <w:start w:val="1"/>
      <w:numFmt w:val="decimal"/>
      <w:pStyle w:val="H3"/>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B176370"/>
    <w:multiLevelType w:val="multilevel"/>
    <w:tmpl w:val="ADA04AB2"/>
    <w:styleLink w:val="Style1"/>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16" w15:restartNumberingAfterBreak="0">
    <w:nsid w:val="4ED8027A"/>
    <w:multiLevelType w:val="hybridMultilevel"/>
    <w:tmpl w:val="5A2E0058"/>
    <w:lvl w:ilvl="0" w:tplc="16344182">
      <w:start w:val="1"/>
      <w:numFmt w:val="bullet"/>
      <w:pStyle w:val="Norm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0706A7"/>
    <w:multiLevelType w:val="multilevel"/>
    <w:tmpl w:val="FF3EA0EC"/>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18" w15:restartNumberingAfterBreak="0">
    <w:nsid w:val="53105E78"/>
    <w:multiLevelType w:val="multilevel"/>
    <w:tmpl w:val="1EF4D08A"/>
    <w:numStyleLink w:val="Style2"/>
  </w:abstractNum>
  <w:abstractNum w:abstractNumId="19" w15:restartNumberingAfterBreak="0">
    <w:nsid w:val="54285A33"/>
    <w:multiLevelType w:val="hybridMultilevel"/>
    <w:tmpl w:val="3EDAAE9E"/>
    <w:lvl w:ilvl="0" w:tplc="77B4C9FE">
      <w:start w:val="1"/>
      <w:numFmt w:val="bullet"/>
      <w:pStyle w:val="NormalBullet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236033"/>
    <w:multiLevelType w:val="hybridMultilevel"/>
    <w:tmpl w:val="7B18C544"/>
    <w:lvl w:ilvl="0" w:tplc="C3367512">
      <w:start w:val="3"/>
      <w:numFmt w:val="decimal"/>
      <w:lvlText w:val="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A8C3CDE"/>
    <w:multiLevelType w:val="hybridMultilevel"/>
    <w:tmpl w:val="5B68FF2E"/>
    <w:lvl w:ilvl="0" w:tplc="53AC5E76">
      <w:start w:val="1"/>
      <w:numFmt w:val="decimal"/>
      <w:pStyle w:val="AR6Chap3FAQ"/>
      <w:lvlText w:val="FAQ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B4344B3"/>
    <w:multiLevelType w:val="multilevel"/>
    <w:tmpl w:val="3092AA94"/>
    <w:lvl w:ilvl="0">
      <w:start w:val="3"/>
      <w:numFmt w:val="decimal"/>
      <w:lvlText w:val="%1"/>
      <w:lvlJc w:val="left"/>
      <w:pPr>
        <w:ind w:left="432" w:hanging="432"/>
      </w:pPr>
      <w:rPr>
        <w:rFonts w:hint="default"/>
        <w:color w:val="FFFFFF" w:themeColor="background1"/>
      </w:rPr>
    </w:lvl>
    <w:lvl w:ilvl="1">
      <w:start w:val="3"/>
      <w:numFmt w:val="decimal"/>
      <w:lvlText w:val="BOX 3.%2:"/>
      <w:lvlJc w:val="left"/>
      <w:pPr>
        <w:ind w:left="576" w:hanging="576"/>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3CE7B12"/>
    <w:multiLevelType w:val="hybridMultilevel"/>
    <w:tmpl w:val="ECF06E34"/>
    <w:lvl w:ilvl="0" w:tplc="3320C450">
      <w:start w:val="1"/>
      <w:numFmt w:val="decimal"/>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A0556E5"/>
    <w:multiLevelType w:val="hybridMultilevel"/>
    <w:tmpl w:val="12C6873A"/>
    <w:lvl w:ilvl="0" w:tplc="61428ACC">
      <w:start w:val="1"/>
      <w:numFmt w:val="decimal"/>
      <w:pStyle w:val="AR6Chap3Table"/>
      <w:lvlText w:val="Table 3.%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4"/>
  </w:num>
  <w:num w:numId="2">
    <w:abstractNumId w:val="11"/>
  </w:num>
  <w:num w:numId="3">
    <w:abstractNumId w:val="21"/>
  </w:num>
  <w:num w:numId="4">
    <w:abstractNumId w:val="15"/>
  </w:num>
  <w:num w:numId="5">
    <w:abstractNumId w:val="12"/>
  </w:num>
  <w:num w:numId="6">
    <w:abstractNumId w:val="13"/>
  </w:num>
  <w:num w:numId="7">
    <w:abstractNumId w:val="4"/>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lvl w:ilvl="0">
        <w:start w:val="3"/>
        <w:numFmt w:val="decimal"/>
        <w:pStyle w:val="AR6Chap3Level0"/>
        <w:lvlText w:val="%1"/>
        <w:lvlJc w:val="left"/>
        <w:pPr>
          <w:ind w:left="432" w:hanging="432"/>
        </w:pPr>
        <w:rPr>
          <w:color w:val="FFFFFF" w:themeColor="background1"/>
        </w:rPr>
      </w:lvl>
    </w:lvlOverride>
    <w:lvlOverride w:ilvl="1">
      <w:lvl w:ilvl="1">
        <w:start w:val="1"/>
        <w:numFmt w:val="decimal"/>
        <w:pStyle w:val="AR6Chap3Level131"/>
        <w:lvlText w:val="%1.%2"/>
        <w:lvlJc w:val="left"/>
        <w:pPr>
          <w:ind w:left="576" w:hanging="576"/>
        </w:pPr>
      </w:lvl>
    </w:lvlOverride>
    <w:lvlOverride w:ilvl="2">
      <w:lvl w:ilvl="2">
        <w:start w:val="1"/>
        <w:numFmt w:val="decimal"/>
        <w:pStyle w:val="AR6Chap3Level2311"/>
        <w:lvlText w:val="%1.%2.%3"/>
        <w:lvlJc w:val="left"/>
        <w:pPr>
          <w:ind w:left="720" w:hanging="720"/>
        </w:pPr>
      </w:lvl>
    </w:lvlOverride>
    <w:lvlOverride w:ilvl="3">
      <w:lvl w:ilvl="3">
        <w:start w:val="1"/>
        <w:numFmt w:val="decimal"/>
        <w:pStyle w:val="AR6Chap3Level33111"/>
        <w:lvlText w:val="%1.%2.%3.%4"/>
        <w:lvlJc w:val="left"/>
        <w:pPr>
          <w:ind w:left="864" w:hanging="864"/>
        </w:pPr>
      </w:lvl>
    </w:lvlOverride>
    <w:lvlOverride w:ilvl="4">
      <w:lvl w:ilvl="4">
        <w:start w:val="1"/>
        <w:numFmt w:val="decimal"/>
        <w:pStyle w:val="AR6Chap3Level431111"/>
        <w:lvlText w:val=""/>
        <w:lvlJc w:val="left"/>
        <w:pPr>
          <w:ind w:left="0" w:firstLine="0"/>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2">
    <w:abstractNumId w:val="8"/>
    <w:lvlOverride w:ilvl="0">
      <w:lvl w:ilvl="0">
        <w:start w:val="3"/>
        <w:numFmt w:val="decimal"/>
        <w:pStyle w:val="AR6Chap3Level0"/>
        <w:lvlText w:val=""/>
        <w:lvlJc w:val="left"/>
        <w:pPr>
          <w:ind w:left="0" w:firstLine="0"/>
        </w:pPr>
        <w:rPr>
          <w:color w:val="FFFFFF" w:themeColor="background1"/>
        </w:rPr>
      </w:lvl>
    </w:lvlOverride>
    <w:lvlOverride w:ilvl="1">
      <w:lvl w:ilvl="1">
        <w:start w:val="1"/>
        <w:numFmt w:val="decimal"/>
        <w:pStyle w:val="AR6Chap3Level131"/>
        <w:lvlText w:val=""/>
        <w:lvlJc w:val="left"/>
        <w:pPr>
          <w:ind w:left="0" w:firstLine="0"/>
        </w:pPr>
      </w:lvl>
    </w:lvlOverride>
    <w:lvlOverride w:ilvl="2">
      <w:lvl w:ilvl="2">
        <w:start w:val="1"/>
        <w:numFmt w:val="decimal"/>
        <w:pStyle w:val="AR6Chap3Level2311"/>
        <w:lvlText w:val=""/>
        <w:lvlJc w:val="left"/>
        <w:pPr>
          <w:ind w:left="0" w:firstLine="0"/>
        </w:pPr>
      </w:lvl>
    </w:lvlOverride>
    <w:lvlOverride w:ilvl="3">
      <w:lvl w:ilvl="3">
        <w:start w:val="1"/>
        <w:numFmt w:val="decimal"/>
        <w:pStyle w:val="AR6Chap3Level33111"/>
        <w:lvlText w:val="%1.%2.%3.%4"/>
        <w:lvlJc w:val="left"/>
        <w:pPr>
          <w:ind w:left="864" w:hanging="864"/>
        </w:pPr>
      </w:lvl>
    </w:lvlOverride>
    <w:lvlOverride w:ilvl="4">
      <w:lvl w:ilvl="4">
        <w:start w:val="1"/>
        <w:numFmt w:val="decimal"/>
        <w:pStyle w:val="AR6Chap3Level431111"/>
        <w:lvlText w:val="%1.%2.%3.%4.%5"/>
        <w:lvlJc w:val="left"/>
        <w:pPr>
          <w:ind w:left="1008" w:hanging="1008"/>
        </w:pPr>
      </w:lvl>
    </w:lvlOverride>
    <w:lvlOverride w:ilvl="5">
      <w:lvl w:ilvl="5">
        <w:start w:val="1"/>
        <w:numFmt w:val="decimal"/>
        <w:lvlText w:val=""/>
        <w:lvlJc w:val="left"/>
        <w:pPr>
          <w:ind w:left="0" w:firstLine="0"/>
        </w:pPr>
      </w:lvl>
    </w:lvlOverride>
    <w:lvlOverride w:ilvl="6">
      <w:lvl w:ilvl="6">
        <w:start w:val="1"/>
        <w:numFmt w:val="decimal"/>
        <w:lvlText w:val=""/>
        <w:lvlJc w:val="left"/>
        <w:pPr>
          <w:ind w:left="0" w:firstLine="0"/>
        </w:pPr>
      </w:lvl>
    </w:lvlOverride>
    <w:lvlOverride w:ilvl="7">
      <w:lvl w:ilvl="7">
        <w:start w:val="1"/>
        <w:numFmt w:val="decimal"/>
        <w:lvlText w:val=""/>
        <w:lvlJc w:val="left"/>
        <w:pPr>
          <w:ind w:left="0" w:firstLine="0"/>
        </w:pPr>
      </w:lvl>
    </w:lvlOverride>
    <w:lvlOverride w:ilvl="8">
      <w:lvl w:ilvl="8">
        <w:start w:val="1"/>
        <w:numFmt w:val="decimal"/>
        <w:lvlText w:val=""/>
        <w:lvlJc w:val="left"/>
        <w:pPr>
          <w:ind w:left="0" w:firstLine="0"/>
        </w:pPr>
      </w:lvl>
    </w:lvlOverride>
  </w:num>
  <w:num w:numId="13">
    <w:abstractNumId w:val="7"/>
  </w:num>
  <w:num w:numId="14">
    <w:abstractNumId w:val="0"/>
  </w:num>
  <w:num w:numId="15">
    <w:abstractNumId w:val="16"/>
  </w:num>
  <w:num w:numId="16">
    <w:abstractNumId w:val="19"/>
  </w:num>
  <w:num w:numId="17">
    <w:abstractNumId w:val="1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1"/>
  </w:num>
  <w:num w:numId="20">
    <w:abstractNumId w:val="17"/>
  </w:num>
  <w:num w:numId="21">
    <w:abstractNumId w:val="3"/>
  </w:num>
  <w:num w:numId="22">
    <w:abstractNumId w:val="5"/>
  </w:num>
  <w:num w:numId="23">
    <w:abstractNumId w:val="9"/>
  </w:num>
  <w:num w:numId="24">
    <w:abstractNumId w:val="18"/>
  </w:num>
  <w:num w:numId="25">
    <w:abstractNumId w:val="6"/>
  </w:num>
  <w:num w:numId="26">
    <w:abstractNumId w:val="2"/>
  </w:num>
  <w:num w:numId="27">
    <w:abstractNumId w:val="10"/>
  </w:num>
  <w:num w:numId="28">
    <w:abstractNumId w:val="22"/>
  </w:num>
  <w:num w:numId="29">
    <w:abstractNumId w:val="20"/>
  </w:num>
  <w:num w:numId="30">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otilde Pean">
    <w15:presenceInfo w15:providerId="AD" w15:userId="S::clotilde.pean@u-psud.fr::c050c0ec-398d-4838-b8df-c767cefae5b5"/>
  </w15:person>
  <w15:person w15:author="Robin Matthews">
    <w15:presenceInfo w15:providerId="AD" w15:userId="S::robin.matthews@u-psud.fr::02d9ccc2-8f9f-4f0e-b390-82a79e66f7cd"/>
  </w15:person>
  <w15:person w15:author="Ian Blenkinsop">
    <w15:presenceInfo w15:providerId="Windows Live" w15:userId="ae277380452a39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bordersDoNotSurroundHeader/>
  <w:bordersDoNotSurroundFooter/>
  <w:hideSpellingErrors/>
  <w:hideGrammaticalErrors/>
  <w:activeWritingStyle w:appName="MSWord" w:lang="fr-FR" w:vendorID="64" w:dllVersion="6" w:nlCheck="1" w:checkStyle="1"/>
  <w:activeWritingStyle w:appName="MSWord" w:lang="en-CA" w:vendorID="64" w:dllVersion="6" w:nlCheck="1" w:checkStyle="1"/>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NZ" w:vendorID="64" w:dllVersion="6" w:nlCheck="1" w:checkStyle="1"/>
  <w:activeWritingStyle w:appName="MSWord" w:lang="fr-CA"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de-DE" w:vendorID="64" w:dllVersion="6" w:nlCheck="1" w:checkStyle="1"/>
  <w:activeWritingStyle w:appName="MSWord" w:lang="en-GB" w:vendorID="64" w:dllVersion="0" w:nlCheck="1" w:checkStyle="0"/>
  <w:activeWritingStyle w:appName="MSWord" w:lang="fr-CA" w:vendorID="64" w:dllVersion="0"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en-IN" w:vendorID="64" w:dllVersion="0" w:nlCheck="1" w:checkStyle="0"/>
  <w:activeWritingStyle w:appName="MSWord" w:lang="en-NZ" w:vendorID="64" w:dllVersion="0" w:nlCheck="1" w:checkStyle="0"/>
  <w:activeWritingStyle w:appName="MSWord" w:lang="en-AU" w:vendorID="64" w:dllVersion="6" w:nlCheck="1" w:checkStyle="1"/>
  <w:activeWritingStyle w:appName="MSWord" w:lang="es-UY" w:vendorID="64" w:dllVersion="6" w:nlCheck="1" w:checkStyle="1"/>
  <w:activeWritingStyle w:appName="MSWord" w:lang="en-AU" w:vendorID="64" w:dllVersion="4096" w:nlCheck="1" w:checkStyle="0"/>
  <w:activeWritingStyle w:appName="MSWord" w:lang="da-DK" w:vendorID="64" w:dllVersion="4096" w:nlCheck="1" w:checkStyle="0"/>
  <w:activeWritingStyle w:appName="MSWord" w:lang="es-ES" w:vendorID="64" w:dllVersion="6" w:nlCheck="1" w:checkStyle="1"/>
  <w:activeWritingStyle w:appName="MSWord" w:lang="es-ES_tradnl" w:vendorID="64" w:dllVersion="6" w:nlCheck="1" w:checkStyle="1"/>
  <w:activeWritingStyle w:appName="MSWord" w:lang="es-ES_tradnl" w:vendorID="64" w:dllVersion="4096" w:nlCheck="1" w:checkStyle="0"/>
  <w:activeWritingStyle w:appName="MSWord" w:lang="de-DE" w:vendorID="64" w:dllVersion="4096" w:nlCheck="1" w:checkStyle="0"/>
  <w:activeWritingStyle w:appName="MSWord" w:lang="es-ES_tradnl" w:vendorID="64" w:dllVersion="0" w:nlCheck="1" w:checkStyle="0"/>
  <w:activeWritingStyle w:appName="MSWord" w:lang="en-AU" w:vendorID="64" w:dllVersion="0" w:nlCheck="1" w:checkStyle="0"/>
  <w:activeWritingStyle w:appName="MSWord" w:lang="zh-CN" w:vendorID="64" w:dllVersion="5" w:nlCheck="1" w:checkStyle="1"/>
  <w:activeWritingStyle w:appName="MSWord" w:lang="en-NZ" w:vendorID="64" w:dllVersion="4096" w:nlCheck="1" w:checkStyle="0"/>
  <w:activeWritingStyle w:appName="MSWord" w:lang="es-UY" w:vendorID="64" w:dllVersion="0" w:nlCheck="1" w:checkStyle="0"/>
  <w:activeWritingStyle w:appName="MSWord" w:lang="es-UY" w:vendorID="64" w:dllVersion="4096" w:nlCheck="1" w:checkStyle="0"/>
  <w:activeWritingStyle w:appName="MSWord" w:lang="ko-KR" w:vendorID="64" w:dllVersion="5" w:nlCheck="1" w:checkStyle="1"/>
  <w:activeWritingStyle w:appName="MSWord" w:lang="en-IN" w:vendorID="64" w:dllVersion="4096" w:nlCheck="1" w:checkStyle="0"/>
  <w:activeWritingStyle w:appName="MSWord" w:lang="zh-CN" w:vendorID="64" w:dllVersion="0" w:nlCheck="1" w:checkStyle="1"/>
  <w:activeWritingStyle w:appName="MSWord" w:lang="de-DE" w:vendorID="64" w:dllVersion="0" w:nlCheck="1" w:checkStyle="0"/>
  <w:attachedTemplate r:id="rId1"/>
  <w:linkStyle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jA2MTUxMjUysrBU0lEKTi0uzszPAykwrAUAO+c/UiwAAAA="/>
  </w:docVars>
  <w:rsids>
    <w:rsidRoot w:val="00DB5702"/>
    <w:rsid w:val="000000D2"/>
    <w:rsid w:val="00000261"/>
    <w:rsid w:val="00000A10"/>
    <w:rsid w:val="00000B6F"/>
    <w:rsid w:val="00000F91"/>
    <w:rsid w:val="00001198"/>
    <w:rsid w:val="000019D5"/>
    <w:rsid w:val="0000259A"/>
    <w:rsid w:val="0000291E"/>
    <w:rsid w:val="00002F22"/>
    <w:rsid w:val="0000315D"/>
    <w:rsid w:val="000035C9"/>
    <w:rsid w:val="00003B1F"/>
    <w:rsid w:val="00003B57"/>
    <w:rsid w:val="00003CC2"/>
    <w:rsid w:val="00003FEC"/>
    <w:rsid w:val="000044A9"/>
    <w:rsid w:val="0000482A"/>
    <w:rsid w:val="00005342"/>
    <w:rsid w:val="00005D90"/>
    <w:rsid w:val="00006024"/>
    <w:rsid w:val="00006EA9"/>
    <w:rsid w:val="00007761"/>
    <w:rsid w:val="000079B9"/>
    <w:rsid w:val="00007D24"/>
    <w:rsid w:val="00007DA1"/>
    <w:rsid w:val="0001059D"/>
    <w:rsid w:val="00010AE4"/>
    <w:rsid w:val="00010F8F"/>
    <w:rsid w:val="000111FE"/>
    <w:rsid w:val="00011281"/>
    <w:rsid w:val="000119B4"/>
    <w:rsid w:val="00012030"/>
    <w:rsid w:val="00012D76"/>
    <w:rsid w:val="00013AB7"/>
    <w:rsid w:val="00013C41"/>
    <w:rsid w:val="00013E12"/>
    <w:rsid w:val="000145EF"/>
    <w:rsid w:val="000147EF"/>
    <w:rsid w:val="00014907"/>
    <w:rsid w:val="00014F0C"/>
    <w:rsid w:val="00015064"/>
    <w:rsid w:val="0001532B"/>
    <w:rsid w:val="000153A4"/>
    <w:rsid w:val="0001564A"/>
    <w:rsid w:val="00015AC2"/>
    <w:rsid w:val="00015C8C"/>
    <w:rsid w:val="00015DEB"/>
    <w:rsid w:val="0001619F"/>
    <w:rsid w:val="00016286"/>
    <w:rsid w:val="00016562"/>
    <w:rsid w:val="00016814"/>
    <w:rsid w:val="00017261"/>
    <w:rsid w:val="00017654"/>
    <w:rsid w:val="00020AD8"/>
    <w:rsid w:val="00020BA1"/>
    <w:rsid w:val="00020BB1"/>
    <w:rsid w:val="00020D99"/>
    <w:rsid w:val="000213ED"/>
    <w:rsid w:val="000217A7"/>
    <w:rsid w:val="00021954"/>
    <w:rsid w:val="00021DFA"/>
    <w:rsid w:val="0002285A"/>
    <w:rsid w:val="00022AA3"/>
    <w:rsid w:val="00022C1F"/>
    <w:rsid w:val="00022FFA"/>
    <w:rsid w:val="00023277"/>
    <w:rsid w:val="00023511"/>
    <w:rsid w:val="00023944"/>
    <w:rsid w:val="000239CF"/>
    <w:rsid w:val="00023D90"/>
    <w:rsid w:val="00024674"/>
    <w:rsid w:val="00024715"/>
    <w:rsid w:val="0002483C"/>
    <w:rsid w:val="00024B37"/>
    <w:rsid w:val="0002605B"/>
    <w:rsid w:val="00026A27"/>
    <w:rsid w:val="00026E4F"/>
    <w:rsid w:val="0002756B"/>
    <w:rsid w:val="000277A8"/>
    <w:rsid w:val="0002789D"/>
    <w:rsid w:val="0002796A"/>
    <w:rsid w:val="00027D90"/>
    <w:rsid w:val="00027EE8"/>
    <w:rsid w:val="000303A2"/>
    <w:rsid w:val="00030617"/>
    <w:rsid w:val="0003076D"/>
    <w:rsid w:val="000310E4"/>
    <w:rsid w:val="0003179D"/>
    <w:rsid w:val="00031885"/>
    <w:rsid w:val="00031A7A"/>
    <w:rsid w:val="00031D29"/>
    <w:rsid w:val="00032506"/>
    <w:rsid w:val="00032996"/>
    <w:rsid w:val="00032EAF"/>
    <w:rsid w:val="000342A8"/>
    <w:rsid w:val="000342D3"/>
    <w:rsid w:val="00034497"/>
    <w:rsid w:val="000346E1"/>
    <w:rsid w:val="0003509E"/>
    <w:rsid w:val="00035265"/>
    <w:rsid w:val="00035A34"/>
    <w:rsid w:val="00035D9C"/>
    <w:rsid w:val="000364B1"/>
    <w:rsid w:val="000364B8"/>
    <w:rsid w:val="00036644"/>
    <w:rsid w:val="00036A6A"/>
    <w:rsid w:val="00036F2E"/>
    <w:rsid w:val="00037B8A"/>
    <w:rsid w:val="00037CE1"/>
    <w:rsid w:val="000401ED"/>
    <w:rsid w:val="000402C9"/>
    <w:rsid w:val="0004069C"/>
    <w:rsid w:val="0004073B"/>
    <w:rsid w:val="0004087C"/>
    <w:rsid w:val="00040F1D"/>
    <w:rsid w:val="00041431"/>
    <w:rsid w:val="0004184C"/>
    <w:rsid w:val="00042039"/>
    <w:rsid w:val="00042529"/>
    <w:rsid w:val="000432BB"/>
    <w:rsid w:val="0004383C"/>
    <w:rsid w:val="00044930"/>
    <w:rsid w:val="00044A39"/>
    <w:rsid w:val="00044CBC"/>
    <w:rsid w:val="0004515D"/>
    <w:rsid w:val="00045424"/>
    <w:rsid w:val="000456EF"/>
    <w:rsid w:val="000457E8"/>
    <w:rsid w:val="000459D3"/>
    <w:rsid w:val="000459DF"/>
    <w:rsid w:val="0004641D"/>
    <w:rsid w:val="00046598"/>
    <w:rsid w:val="00046C2E"/>
    <w:rsid w:val="00047045"/>
    <w:rsid w:val="00047345"/>
    <w:rsid w:val="00047860"/>
    <w:rsid w:val="000478D0"/>
    <w:rsid w:val="00047DFA"/>
    <w:rsid w:val="0005017C"/>
    <w:rsid w:val="000501A6"/>
    <w:rsid w:val="00050986"/>
    <w:rsid w:val="00050B4E"/>
    <w:rsid w:val="00050B61"/>
    <w:rsid w:val="00050BC2"/>
    <w:rsid w:val="00050D27"/>
    <w:rsid w:val="00050D87"/>
    <w:rsid w:val="00051645"/>
    <w:rsid w:val="000518C7"/>
    <w:rsid w:val="00051924"/>
    <w:rsid w:val="00051BBD"/>
    <w:rsid w:val="000520FD"/>
    <w:rsid w:val="000524E2"/>
    <w:rsid w:val="00052695"/>
    <w:rsid w:val="00052A8B"/>
    <w:rsid w:val="000531DE"/>
    <w:rsid w:val="000533AF"/>
    <w:rsid w:val="0005351F"/>
    <w:rsid w:val="000537FA"/>
    <w:rsid w:val="00053AE7"/>
    <w:rsid w:val="00053DBC"/>
    <w:rsid w:val="00053F32"/>
    <w:rsid w:val="00054666"/>
    <w:rsid w:val="00054B62"/>
    <w:rsid w:val="00054F27"/>
    <w:rsid w:val="000552CA"/>
    <w:rsid w:val="0005533A"/>
    <w:rsid w:val="00055764"/>
    <w:rsid w:val="00056DE7"/>
    <w:rsid w:val="00056F76"/>
    <w:rsid w:val="0005731A"/>
    <w:rsid w:val="000575C7"/>
    <w:rsid w:val="00057859"/>
    <w:rsid w:val="000578E4"/>
    <w:rsid w:val="00057ADC"/>
    <w:rsid w:val="00057F23"/>
    <w:rsid w:val="00060003"/>
    <w:rsid w:val="00060093"/>
    <w:rsid w:val="0006076B"/>
    <w:rsid w:val="00060D38"/>
    <w:rsid w:val="00061001"/>
    <w:rsid w:val="0006115B"/>
    <w:rsid w:val="000613F1"/>
    <w:rsid w:val="00061670"/>
    <w:rsid w:val="00061870"/>
    <w:rsid w:val="00061BD1"/>
    <w:rsid w:val="00063A12"/>
    <w:rsid w:val="0006429C"/>
    <w:rsid w:val="0006432C"/>
    <w:rsid w:val="00064449"/>
    <w:rsid w:val="00064900"/>
    <w:rsid w:val="0006559D"/>
    <w:rsid w:val="00065675"/>
    <w:rsid w:val="00065952"/>
    <w:rsid w:val="00065AB2"/>
    <w:rsid w:val="00065DAF"/>
    <w:rsid w:val="00065F25"/>
    <w:rsid w:val="00066180"/>
    <w:rsid w:val="00066317"/>
    <w:rsid w:val="000664CB"/>
    <w:rsid w:val="000666F6"/>
    <w:rsid w:val="000667B6"/>
    <w:rsid w:val="00066836"/>
    <w:rsid w:val="000668D8"/>
    <w:rsid w:val="0006702E"/>
    <w:rsid w:val="000670C8"/>
    <w:rsid w:val="000679F0"/>
    <w:rsid w:val="00067FC3"/>
    <w:rsid w:val="000700E9"/>
    <w:rsid w:val="000708B9"/>
    <w:rsid w:val="00070A11"/>
    <w:rsid w:val="00070AD0"/>
    <w:rsid w:val="0007105A"/>
    <w:rsid w:val="00071278"/>
    <w:rsid w:val="000718AB"/>
    <w:rsid w:val="00071A7A"/>
    <w:rsid w:val="00071AEC"/>
    <w:rsid w:val="0007203E"/>
    <w:rsid w:val="0007232E"/>
    <w:rsid w:val="000725A6"/>
    <w:rsid w:val="000726EA"/>
    <w:rsid w:val="00072974"/>
    <w:rsid w:val="00072AAC"/>
    <w:rsid w:val="00073265"/>
    <w:rsid w:val="00073EEC"/>
    <w:rsid w:val="000742E1"/>
    <w:rsid w:val="0007433D"/>
    <w:rsid w:val="000745D2"/>
    <w:rsid w:val="000745E9"/>
    <w:rsid w:val="00074707"/>
    <w:rsid w:val="00074F29"/>
    <w:rsid w:val="00075282"/>
    <w:rsid w:val="00076D85"/>
    <w:rsid w:val="00076D99"/>
    <w:rsid w:val="00076E14"/>
    <w:rsid w:val="000770AD"/>
    <w:rsid w:val="0007717A"/>
    <w:rsid w:val="00077269"/>
    <w:rsid w:val="00077431"/>
    <w:rsid w:val="00077608"/>
    <w:rsid w:val="000778FD"/>
    <w:rsid w:val="00077B58"/>
    <w:rsid w:val="00077F92"/>
    <w:rsid w:val="00080F50"/>
    <w:rsid w:val="00080FF0"/>
    <w:rsid w:val="0008110A"/>
    <w:rsid w:val="00081A44"/>
    <w:rsid w:val="00081BF1"/>
    <w:rsid w:val="00082030"/>
    <w:rsid w:val="000825BD"/>
    <w:rsid w:val="00082F42"/>
    <w:rsid w:val="000830E4"/>
    <w:rsid w:val="0008353B"/>
    <w:rsid w:val="00083FA7"/>
    <w:rsid w:val="00084015"/>
    <w:rsid w:val="000842A8"/>
    <w:rsid w:val="00084956"/>
    <w:rsid w:val="00084D11"/>
    <w:rsid w:val="00084F06"/>
    <w:rsid w:val="00085C44"/>
    <w:rsid w:val="00085CAA"/>
    <w:rsid w:val="00086078"/>
    <w:rsid w:val="000869B0"/>
    <w:rsid w:val="00086F1C"/>
    <w:rsid w:val="00086F78"/>
    <w:rsid w:val="00087824"/>
    <w:rsid w:val="0008790A"/>
    <w:rsid w:val="00087DF0"/>
    <w:rsid w:val="00090062"/>
    <w:rsid w:val="000911C0"/>
    <w:rsid w:val="000912D9"/>
    <w:rsid w:val="00091519"/>
    <w:rsid w:val="00091681"/>
    <w:rsid w:val="000921A4"/>
    <w:rsid w:val="00092246"/>
    <w:rsid w:val="00092BAA"/>
    <w:rsid w:val="00092D89"/>
    <w:rsid w:val="00092FBA"/>
    <w:rsid w:val="00093486"/>
    <w:rsid w:val="0009369C"/>
    <w:rsid w:val="00093951"/>
    <w:rsid w:val="0009398E"/>
    <w:rsid w:val="00093D09"/>
    <w:rsid w:val="00093E15"/>
    <w:rsid w:val="00093F72"/>
    <w:rsid w:val="00094084"/>
    <w:rsid w:val="00094CFC"/>
    <w:rsid w:val="000951DC"/>
    <w:rsid w:val="000954C5"/>
    <w:rsid w:val="000954F6"/>
    <w:rsid w:val="000955E8"/>
    <w:rsid w:val="00095700"/>
    <w:rsid w:val="00095AC6"/>
    <w:rsid w:val="00095DFD"/>
    <w:rsid w:val="000961A4"/>
    <w:rsid w:val="000961B9"/>
    <w:rsid w:val="000962BD"/>
    <w:rsid w:val="00096D98"/>
    <w:rsid w:val="00096E11"/>
    <w:rsid w:val="00097254"/>
    <w:rsid w:val="000974BE"/>
    <w:rsid w:val="000977A0"/>
    <w:rsid w:val="000979DD"/>
    <w:rsid w:val="00097B8F"/>
    <w:rsid w:val="00097E15"/>
    <w:rsid w:val="000A0304"/>
    <w:rsid w:val="000A0AE9"/>
    <w:rsid w:val="000A1307"/>
    <w:rsid w:val="000A1456"/>
    <w:rsid w:val="000A161B"/>
    <w:rsid w:val="000A21E7"/>
    <w:rsid w:val="000A342C"/>
    <w:rsid w:val="000A3622"/>
    <w:rsid w:val="000A37B0"/>
    <w:rsid w:val="000A44BE"/>
    <w:rsid w:val="000A4569"/>
    <w:rsid w:val="000A4ADD"/>
    <w:rsid w:val="000A4F00"/>
    <w:rsid w:val="000A506E"/>
    <w:rsid w:val="000A5103"/>
    <w:rsid w:val="000A5699"/>
    <w:rsid w:val="000A5D9C"/>
    <w:rsid w:val="000A65E6"/>
    <w:rsid w:val="000A6BB4"/>
    <w:rsid w:val="000A6EAA"/>
    <w:rsid w:val="000A7074"/>
    <w:rsid w:val="000A717A"/>
    <w:rsid w:val="000A7396"/>
    <w:rsid w:val="000B04BC"/>
    <w:rsid w:val="000B0598"/>
    <w:rsid w:val="000B05BC"/>
    <w:rsid w:val="000B0BE0"/>
    <w:rsid w:val="000B0C52"/>
    <w:rsid w:val="000B0CA6"/>
    <w:rsid w:val="000B17D9"/>
    <w:rsid w:val="000B1B70"/>
    <w:rsid w:val="000B1BA8"/>
    <w:rsid w:val="000B1CB7"/>
    <w:rsid w:val="000B1D06"/>
    <w:rsid w:val="000B1D9D"/>
    <w:rsid w:val="000B1DD4"/>
    <w:rsid w:val="000B2474"/>
    <w:rsid w:val="000B2499"/>
    <w:rsid w:val="000B2699"/>
    <w:rsid w:val="000B270D"/>
    <w:rsid w:val="000B2DCB"/>
    <w:rsid w:val="000B2E28"/>
    <w:rsid w:val="000B331A"/>
    <w:rsid w:val="000B3980"/>
    <w:rsid w:val="000B3D1C"/>
    <w:rsid w:val="000B404D"/>
    <w:rsid w:val="000B4543"/>
    <w:rsid w:val="000B4AC6"/>
    <w:rsid w:val="000B4B4F"/>
    <w:rsid w:val="000B4F85"/>
    <w:rsid w:val="000B51F2"/>
    <w:rsid w:val="000B532F"/>
    <w:rsid w:val="000B5FE6"/>
    <w:rsid w:val="000B6139"/>
    <w:rsid w:val="000B61FF"/>
    <w:rsid w:val="000B623A"/>
    <w:rsid w:val="000B62E7"/>
    <w:rsid w:val="000B65DB"/>
    <w:rsid w:val="000B6642"/>
    <w:rsid w:val="000B6DE1"/>
    <w:rsid w:val="000B7329"/>
    <w:rsid w:val="000B7407"/>
    <w:rsid w:val="000B7B1D"/>
    <w:rsid w:val="000B7D21"/>
    <w:rsid w:val="000B7E71"/>
    <w:rsid w:val="000B7E9C"/>
    <w:rsid w:val="000C0108"/>
    <w:rsid w:val="000C044B"/>
    <w:rsid w:val="000C075D"/>
    <w:rsid w:val="000C09A5"/>
    <w:rsid w:val="000C1614"/>
    <w:rsid w:val="000C1B0E"/>
    <w:rsid w:val="000C2B98"/>
    <w:rsid w:val="000C3238"/>
    <w:rsid w:val="000C3261"/>
    <w:rsid w:val="000C3E64"/>
    <w:rsid w:val="000C3EDB"/>
    <w:rsid w:val="000C3F23"/>
    <w:rsid w:val="000C4293"/>
    <w:rsid w:val="000C4525"/>
    <w:rsid w:val="000C486E"/>
    <w:rsid w:val="000C5CEC"/>
    <w:rsid w:val="000C6879"/>
    <w:rsid w:val="000C695F"/>
    <w:rsid w:val="000C6BE5"/>
    <w:rsid w:val="000C7043"/>
    <w:rsid w:val="000C76A5"/>
    <w:rsid w:val="000C7755"/>
    <w:rsid w:val="000C7A6F"/>
    <w:rsid w:val="000C7D1B"/>
    <w:rsid w:val="000C7FBD"/>
    <w:rsid w:val="000D0009"/>
    <w:rsid w:val="000D0876"/>
    <w:rsid w:val="000D09FC"/>
    <w:rsid w:val="000D0BC2"/>
    <w:rsid w:val="000D0F68"/>
    <w:rsid w:val="000D11D8"/>
    <w:rsid w:val="000D2DE9"/>
    <w:rsid w:val="000D30BA"/>
    <w:rsid w:val="000D310C"/>
    <w:rsid w:val="000D3530"/>
    <w:rsid w:val="000D3C57"/>
    <w:rsid w:val="000D4107"/>
    <w:rsid w:val="000D4446"/>
    <w:rsid w:val="000D4CA1"/>
    <w:rsid w:val="000D4D71"/>
    <w:rsid w:val="000D5134"/>
    <w:rsid w:val="000D5747"/>
    <w:rsid w:val="000D5AB9"/>
    <w:rsid w:val="000D60F1"/>
    <w:rsid w:val="000D6479"/>
    <w:rsid w:val="000D66CA"/>
    <w:rsid w:val="000D69DA"/>
    <w:rsid w:val="000D6CA1"/>
    <w:rsid w:val="000D6F7C"/>
    <w:rsid w:val="000D70CC"/>
    <w:rsid w:val="000D7A30"/>
    <w:rsid w:val="000D7CDC"/>
    <w:rsid w:val="000D7DE8"/>
    <w:rsid w:val="000E0383"/>
    <w:rsid w:val="000E0A70"/>
    <w:rsid w:val="000E0C76"/>
    <w:rsid w:val="000E11EC"/>
    <w:rsid w:val="000E17B7"/>
    <w:rsid w:val="000E2068"/>
    <w:rsid w:val="000E206A"/>
    <w:rsid w:val="000E21AC"/>
    <w:rsid w:val="000E24A4"/>
    <w:rsid w:val="000E250A"/>
    <w:rsid w:val="000E28E8"/>
    <w:rsid w:val="000E2B58"/>
    <w:rsid w:val="000E2C69"/>
    <w:rsid w:val="000E2F4B"/>
    <w:rsid w:val="000E30C1"/>
    <w:rsid w:val="000E3403"/>
    <w:rsid w:val="000E349B"/>
    <w:rsid w:val="000E34A6"/>
    <w:rsid w:val="000E34DA"/>
    <w:rsid w:val="000E3E7A"/>
    <w:rsid w:val="000E484E"/>
    <w:rsid w:val="000E4925"/>
    <w:rsid w:val="000E4AEE"/>
    <w:rsid w:val="000E4BD6"/>
    <w:rsid w:val="000E4DC4"/>
    <w:rsid w:val="000E578E"/>
    <w:rsid w:val="000E5ADA"/>
    <w:rsid w:val="000E6706"/>
    <w:rsid w:val="000E673B"/>
    <w:rsid w:val="000E6836"/>
    <w:rsid w:val="000E6955"/>
    <w:rsid w:val="000E7619"/>
    <w:rsid w:val="000E7946"/>
    <w:rsid w:val="000E7A11"/>
    <w:rsid w:val="000E7B05"/>
    <w:rsid w:val="000F0481"/>
    <w:rsid w:val="000F08E1"/>
    <w:rsid w:val="000F11CE"/>
    <w:rsid w:val="000F1338"/>
    <w:rsid w:val="000F1D25"/>
    <w:rsid w:val="000F1E3A"/>
    <w:rsid w:val="000F22C5"/>
    <w:rsid w:val="000F23DC"/>
    <w:rsid w:val="000F2B05"/>
    <w:rsid w:val="000F2E00"/>
    <w:rsid w:val="000F351B"/>
    <w:rsid w:val="000F378E"/>
    <w:rsid w:val="000F384A"/>
    <w:rsid w:val="000F392E"/>
    <w:rsid w:val="000F3ADF"/>
    <w:rsid w:val="000F3CED"/>
    <w:rsid w:val="000F4147"/>
    <w:rsid w:val="000F4510"/>
    <w:rsid w:val="000F4A2B"/>
    <w:rsid w:val="000F4CFA"/>
    <w:rsid w:val="000F57C0"/>
    <w:rsid w:val="000F5BE8"/>
    <w:rsid w:val="000F5E2E"/>
    <w:rsid w:val="000F5F52"/>
    <w:rsid w:val="000F605D"/>
    <w:rsid w:val="000F6101"/>
    <w:rsid w:val="000F656A"/>
    <w:rsid w:val="000F7267"/>
    <w:rsid w:val="000F7674"/>
    <w:rsid w:val="000F7A4F"/>
    <w:rsid w:val="000F7FE7"/>
    <w:rsid w:val="00100327"/>
    <w:rsid w:val="001007E0"/>
    <w:rsid w:val="00100AA7"/>
    <w:rsid w:val="00100CD7"/>
    <w:rsid w:val="00100DD9"/>
    <w:rsid w:val="00101653"/>
    <w:rsid w:val="0010187A"/>
    <w:rsid w:val="00101F18"/>
    <w:rsid w:val="00101FD5"/>
    <w:rsid w:val="0010276D"/>
    <w:rsid w:val="001027E8"/>
    <w:rsid w:val="00102CE5"/>
    <w:rsid w:val="001036A5"/>
    <w:rsid w:val="0010383A"/>
    <w:rsid w:val="00104387"/>
    <w:rsid w:val="00104726"/>
    <w:rsid w:val="00104ACB"/>
    <w:rsid w:val="00104FA6"/>
    <w:rsid w:val="00105235"/>
    <w:rsid w:val="001057AC"/>
    <w:rsid w:val="00105938"/>
    <w:rsid w:val="00106248"/>
    <w:rsid w:val="00106900"/>
    <w:rsid w:val="00106C29"/>
    <w:rsid w:val="00106DD0"/>
    <w:rsid w:val="00107940"/>
    <w:rsid w:val="00107A47"/>
    <w:rsid w:val="00107ABA"/>
    <w:rsid w:val="00107FCD"/>
    <w:rsid w:val="001103C5"/>
    <w:rsid w:val="00110985"/>
    <w:rsid w:val="00110BE5"/>
    <w:rsid w:val="00110E10"/>
    <w:rsid w:val="00110EC2"/>
    <w:rsid w:val="00111180"/>
    <w:rsid w:val="0011159B"/>
    <w:rsid w:val="001117FA"/>
    <w:rsid w:val="001118B4"/>
    <w:rsid w:val="00111E3F"/>
    <w:rsid w:val="00111FD0"/>
    <w:rsid w:val="00112590"/>
    <w:rsid w:val="001127E4"/>
    <w:rsid w:val="00112D4C"/>
    <w:rsid w:val="0011359D"/>
    <w:rsid w:val="001137BD"/>
    <w:rsid w:val="00114358"/>
    <w:rsid w:val="0011437A"/>
    <w:rsid w:val="001149D7"/>
    <w:rsid w:val="00114E0E"/>
    <w:rsid w:val="00115278"/>
    <w:rsid w:val="00115406"/>
    <w:rsid w:val="0011557F"/>
    <w:rsid w:val="00115676"/>
    <w:rsid w:val="0011595E"/>
    <w:rsid w:val="001159F6"/>
    <w:rsid w:val="00115A50"/>
    <w:rsid w:val="00115C04"/>
    <w:rsid w:val="00115CBD"/>
    <w:rsid w:val="00115F79"/>
    <w:rsid w:val="00115FAC"/>
    <w:rsid w:val="00116167"/>
    <w:rsid w:val="001166B5"/>
    <w:rsid w:val="001166BD"/>
    <w:rsid w:val="001167E7"/>
    <w:rsid w:val="00116E58"/>
    <w:rsid w:val="00117241"/>
    <w:rsid w:val="0011726F"/>
    <w:rsid w:val="00117331"/>
    <w:rsid w:val="0011750E"/>
    <w:rsid w:val="0011771A"/>
    <w:rsid w:val="00117C71"/>
    <w:rsid w:val="00117E8F"/>
    <w:rsid w:val="00117FAC"/>
    <w:rsid w:val="00120793"/>
    <w:rsid w:val="00120979"/>
    <w:rsid w:val="00120FC0"/>
    <w:rsid w:val="001210A4"/>
    <w:rsid w:val="001211D9"/>
    <w:rsid w:val="001214CF"/>
    <w:rsid w:val="00121706"/>
    <w:rsid w:val="00121823"/>
    <w:rsid w:val="00121979"/>
    <w:rsid w:val="00121AA3"/>
    <w:rsid w:val="00121C48"/>
    <w:rsid w:val="00121D5B"/>
    <w:rsid w:val="0012207D"/>
    <w:rsid w:val="00122207"/>
    <w:rsid w:val="00122B68"/>
    <w:rsid w:val="00122EFF"/>
    <w:rsid w:val="001239C7"/>
    <w:rsid w:val="00123DDB"/>
    <w:rsid w:val="00123E8B"/>
    <w:rsid w:val="00123FA3"/>
    <w:rsid w:val="0012459E"/>
    <w:rsid w:val="00124650"/>
    <w:rsid w:val="00124D46"/>
    <w:rsid w:val="0012508A"/>
    <w:rsid w:val="00125275"/>
    <w:rsid w:val="00125998"/>
    <w:rsid w:val="001260B8"/>
    <w:rsid w:val="001263EC"/>
    <w:rsid w:val="001266D4"/>
    <w:rsid w:val="00126BE2"/>
    <w:rsid w:val="001270C1"/>
    <w:rsid w:val="001273F3"/>
    <w:rsid w:val="001274CB"/>
    <w:rsid w:val="00127625"/>
    <w:rsid w:val="00127A81"/>
    <w:rsid w:val="00127BF2"/>
    <w:rsid w:val="00127DC1"/>
    <w:rsid w:val="00130509"/>
    <w:rsid w:val="00130620"/>
    <w:rsid w:val="00130818"/>
    <w:rsid w:val="00130AD8"/>
    <w:rsid w:val="00130E50"/>
    <w:rsid w:val="00130E93"/>
    <w:rsid w:val="00130FD4"/>
    <w:rsid w:val="00131399"/>
    <w:rsid w:val="001314BF"/>
    <w:rsid w:val="001319BD"/>
    <w:rsid w:val="00132492"/>
    <w:rsid w:val="001324FD"/>
    <w:rsid w:val="0013269D"/>
    <w:rsid w:val="00132E66"/>
    <w:rsid w:val="00133563"/>
    <w:rsid w:val="00133E00"/>
    <w:rsid w:val="00134078"/>
    <w:rsid w:val="001341BC"/>
    <w:rsid w:val="001344D9"/>
    <w:rsid w:val="00135568"/>
    <w:rsid w:val="001360F0"/>
    <w:rsid w:val="001361BF"/>
    <w:rsid w:val="00136BC8"/>
    <w:rsid w:val="00137413"/>
    <w:rsid w:val="001378B3"/>
    <w:rsid w:val="00137B2C"/>
    <w:rsid w:val="00140A23"/>
    <w:rsid w:val="00140C22"/>
    <w:rsid w:val="00140CB7"/>
    <w:rsid w:val="00141552"/>
    <w:rsid w:val="001416E0"/>
    <w:rsid w:val="0014176F"/>
    <w:rsid w:val="001418D0"/>
    <w:rsid w:val="00142234"/>
    <w:rsid w:val="001426DF"/>
    <w:rsid w:val="00142C77"/>
    <w:rsid w:val="00143365"/>
    <w:rsid w:val="00143396"/>
    <w:rsid w:val="00143406"/>
    <w:rsid w:val="001434BB"/>
    <w:rsid w:val="00143EE9"/>
    <w:rsid w:val="00143F85"/>
    <w:rsid w:val="00143FAD"/>
    <w:rsid w:val="001442D0"/>
    <w:rsid w:val="0014496A"/>
    <w:rsid w:val="00144AB9"/>
    <w:rsid w:val="00144C3B"/>
    <w:rsid w:val="001450C1"/>
    <w:rsid w:val="00145C23"/>
    <w:rsid w:val="00145D0D"/>
    <w:rsid w:val="00146947"/>
    <w:rsid w:val="00146E9C"/>
    <w:rsid w:val="0014706F"/>
    <w:rsid w:val="00147C3F"/>
    <w:rsid w:val="001508BE"/>
    <w:rsid w:val="00150DA5"/>
    <w:rsid w:val="0015161A"/>
    <w:rsid w:val="00151A47"/>
    <w:rsid w:val="00151E3C"/>
    <w:rsid w:val="00151E3F"/>
    <w:rsid w:val="0015200E"/>
    <w:rsid w:val="00152324"/>
    <w:rsid w:val="00152B47"/>
    <w:rsid w:val="00152B65"/>
    <w:rsid w:val="001533A7"/>
    <w:rsid w:val="001533D2"/>
    <w:rsid w:val="001536FB"/>
    <w:rsid w:val="0015401A"/>
    <w:rsid w:val="00154099"/>
    <w:rsid w:val="001541DE"/>
    <w:rsid w:val="001542FD"/>
    <w:rsid w:val="00155A4E"/>
    <w:rsid w:val="00156368"/>
    <w:rsid w:val="0015681C"/>
    <w:rsid w:val="001568CE"/>
    <w:rsid w:val="00156908"/>
    <w:rsid w:val="00156CA7"/>
    <w:rsid w:val="00156E9C"/>
    <w:rsid w:val="00157FCB"/>
    <w:rsid w:val="00160060"/>
    <w:rsid w:val="001604EB"/>
    <w:rsid w:val="001608D2"/>
    <w:rsid w:val="00160B10"/>
    <w:rsid w:val="00161035"/>
    <w:rsid w:val="00161BEB"/>
    <w:rsid w:val="00162471"/>
    <w:rsid w:val="001626A8"/>
    <w:rsid w:val="001628BF"/>
    <w:rsid w:val="00162B04"/>
    <w:rsid w:val="00162B0C"/>
    <w:rsid w:val="00162DA7"/>
    <w:rsid w:val="00163221"/>
    <w:rsid w:val="00163409"/>
    <w:rsid w:val="001636A7"/>
    <w:rsid w:val="001640A9"/>
    <w:rsid w:val="00164DD2"/>
    <w:rsid w:val="00165138"/>
    <w:rsid w:val="001651EA"/>
    <w:rsid w:val="001658F4"/>
    <w:rsid w:val="00165E1C"/>
    <w:rsid w:val="0016607E"/>
    <w:rsid w:val="00166160"/>
    <w:rsid w:val="00166191"/>
    <w:rsid w:val="001662C7"/>
    <w:rsid w:val="001664A9"/>
    <w:rsid w:val="0016669F"/>
    <w:rsid w:val="00166BAC"/>
    <w:rsid w:val="00167184"/>
    <w:rsid w:val="00167203"/>
    <w:rsid w:val="001679C7"/>
    <w:rsid w:val="00167A75"/>
    <w:rsid w:val="00167BB7"/>
    <w:rsid w:val="00167BB8"/>
    <w:rsid w:val="001701B1"/>
    <w:rsid w:val="0017088B"/>
    <w:rsid w:val="00170CD3"/>
    <w:rsid w:val="00170DA3"/>
    <w:rsid w:val="00171112"/>
    <w:rsid w:val="0017111C"/>
    <w:rsid w:val="00171635"/>
    <w:rsid w:val="00172017"/>
    <w:rsid w:val="001723C8"/>
    <w:rsid w:val="00173061"/>
    <w:rsid w:val="00173573"/>
    <w:rsid w:val="001738C1"/>
    <w:rsid w:val="00173A58"/>
    <w:rsid w:val="00173C4B"/>
    <w:rsid w:val="00173ED4"/>
    <w:rsid w:val="00174791"/>
    <w:rsid w:val="0017492F"/>
    <w:rsid w:val="00174FBD"/>
    <w:rsid w:val="001753A4"/>
    <w:rsid w:val="00175437"/>
    <w:rsid w:val="00175847"/>
    <w:rsid w:val="001761CB"/>
    <w:rsid w:val="001763EE"/>
    <w:rsid w:val="00176616"/>
    <w:rsid w:val="00176780"/>
    <w:rsid w:val="00176A9D"/>
    <w:rsid w:val="00176B46"/>
    <w:rsid w:val="00177E61"/>
    <w:rsid w:val="001801D8"/>
    <w:rsid w:val="00180293"/>
    <w:rsid w:val="001804CB"/>
    <w:rsid w:val="00180FAA"/>
    <w:rsid w:val="00181578"/>
    <w:rsid w:val="00181D0F"/>
    <w:rsid w:val="00181FE8"/>
    <w:rsid w:val="00182615"/>
    <w:rsid w:val="0018292B"/>
    <w:rsid w:val="0018316A"/>
    <w:rsid w:val="001835A3"/>
    <w:rsid w:val="00183EF5"/>
    <w:rsid w:val="001845ED"/>
    <w:rsid w:val="00184768"/>
    <w:rsid w:val="00184951"/>
    <w:rsid w:val="001849FF"/>
    <w:rsid w:val="00184C39"/>
    <w:rsid w:val="00184FE8"/>
    <w:rsid w:val="0018586E"/>
    <w:rsid w:val="00185988"/>
    <w:rsid w:val="00185AB0"/>
    <w:rsid w:val="00185B26"/>
    <w:rsid w:val="0018649E"/>
    <w:rsid w:val="0018676F"/>
    <w:rsid w:val="00186AA3"/>
    <w:rsid w:val="00186AC4"/>
    <w:rsid w:val="00186E44"/>
    <w:rsid w:val="001871E9"/>
    <w:rsid w:val="00187583"/>
    <w:rsid w:val="0019032E"/>
    <w:rsid w:val="0019071C"/>
    <w:rsid w:val="00190859"/>
    <w:rsid w:val="001908A8"/>
    <w:rsid w:val="001909D4"/>
    <w:rsid w:val="00190CA5"/>
    <w:rsid w:val="00190EC3"/>
    <w:rsid w:val="001916F2"/>
    <w:rsid w:val="0019194E"/>
    <w:rsid w:val="00191B6B"/>
    <w:rsid w:val="00191D27"/>
    <w:rsid w:val="0019249A"/>
    <w:rsid w:val="00193227"/>
    <w:rsid w:val="00194073"/>
    <w:rsid w:val="001942BC"/>
    <w:rsid w:val="001942E9"/>
    <w:rsid w:val="00194327"/>
    <w:rsid w:val="00194509"/>
    <w:rsid w:val="00194978"/>
    <w:rsid w:val="00194CB2"/>
    <w:rsid w:val="001950EF"/>
    <w:rsid w:val="001956B1"/>
    <w:rsid w:val="00195A14"/>
    <w:rsid w:val="00195D25"/>
    <w:rsid w:val="00195F44"/>
    <w:rsid w:val="00196223"/>
    <w:rsid w:val="00196ABE"/>
    <w:rsid w:val="00197094"/>
    <w:rsid w:val="00197605"/>
    <w:rsid w:val="001977F6"/>
    <w:rsid w:val="00197A9E"/>
    <w:rsid w:val="00197DAE"/>
    <w:rsid w:val="001A02C6"/>
    <w:rsid w:val="001A03AA"/>
    <w:rsid w:val="001A0E19"/>
    <w:rsid w:val="001A10D8"/>
    <w:rsid w:val="001A1C1C"/>
    <w:rsid w:val="001A2214"/>
    <w:rsid w:val="001A26FC"/>
    <w:rsid w:val="001A2D38"/>
    <w:rsid w:val="001A3051"/>
    <w:rsid w:val="001A3109"/>
    <w:rsid w:val="001A3783"/>
    <w:rsid w:val="001A4152"/>
    <w:rsid w:val="001A42BB"/>
    <w:rsid w:val="001A4339"/>
    <w:rsid w:val="001A4894"/>
    <w:rsid w:val="001A49E7"/>
    <w:rsid w:val="001A4C47"/>
    <w:rsid w:val="001A4E98"/>
    <w:rsid w:val="001A5486"/>
    <w:rsid w:val="001A564A"/>
    <w:rsid w:val="001A5BD7"/>
    <w:rsid w:val="001A61CE"/>
    <w:rsid w:val="001A6246"/>
    <w:rsid w:val="001A65CC"/>
    <w:rsid w:val="001A670B"/>
    <w:rsid w:val="001A699D"/>
    <w:rsid w:val="001A6BEC"/>
    <w:rsid w:val="001A7679"/>
    <w:rsid w:val="001A79E2"/>
    <w:rsid w:val="001A7E88"/>
    <w:rsid w:val="001A7EDD"/>
    <w:rsid w:val="001B022D"/>
    <w:rsid w:val="001B08C2"/>
    <w:rsid w:val="001B0C04"/>
    <w:rsid w:val="001B0CB0"/>
    <w:rsid w:val="001B10E5"/>
    <w:rsid w:val="001B1E48"/>
    <w:rsid w:val="001B1ED4"/>
    <w:rsid w:val="001B1F62"/>
    <w:rsid w:val="001B23B2"/>
    <w:rsid w:val="001B2BE6"/>
    <w:rsid w:val="001B2C15"/>
    <w:rsid w:val="001B2D38"/>
    <w:rsid w:val="001B31F3"/>
    <w:rsid w:val="001B3283"/>
    <w:rsid w:val="001B385F"/>
    <w:rsid w:val="001B41F3"/>
    <w:rsid w:val="001B4420"/>
    <w:rsid w:val="001B4921"/>
    <w:rsid w:val="001B4B52"/>
    <w:rsid w:val="001B513D"/>
    <w:rsid w:val="001B5461"/>
    <w:rsid w:val="001B5DA3"/>
    <w:rsid w:val="001B6661"/>
    <w:rsid w:val="001B6A9B"/>
    <w:rsid w:val="001B6E13"/>
    <w:rsid w:val="001B72AF"/>
    <w:rsid w:val="001B790E"/>
    <w:rsid w:val="001B7B10"/>
    <w:rsid w:val="001B7EEE"/>
    <w:rsid w:val="001C005C"/>
    <w:rsid w:val="001C0A3A"/>
    <w:rsid w:val="001C0C3B"/>
    <w:rsid w:val="001C0FC0"/>
    <w:rsid w:val="001C13A1"/>
    <w:rsid w:val="001C1989"/>
    <w:rsid w:val="001C1C52"/>
    <w:rsid w:val="001C1C70"/>
    <w:rsid w:val="001C2CA8"/>
    <w:rsid w:val="001C31E7"/>
    <w:rsid w:val="001C34A0"/>
    <w:rsid w:val="001C34A6"/>
    <w:rsid w:val="001C398C"/>
    <w:rsid w:val="001C3AC7"/>
    <w:rsid w:val="001C3B2C"/>
    <w:rsid w:val="001C3DF5"/>
    <w:rsid w:val="001C3F59"/>
    <w:rsid w:val="001C3F8C"/>
    <w:rsid w:val="001C47D7"/>
    <w:rsid w:val="001C5045"/>
    <w:rsid w:val="001C52A2"/>
    <w:rsid w:val="001C5674"/>
    <w:rsid w:val="001C5BFE"/>
    <w:rsid w:val="001C62B8"/>
    <w:rsid w:val="001C635E"/>
    <w:rsid w:val="001C7241"/>
    <w:rsid w:val="001C7A88"/>
    <w:rsid w:val="001C7C68"/>
    <w:rsid w:val="001C7DFD"/>
    <w:rsid w:val="001D0250"/>
    <w:rsid w:val="001D094A"/>
    <w:rsid w:val="001D22D4"/>
    <w:rsid w:val="001D2499"/>
    <w:rsid w:val="001D25BC"/>
    <w:rsid w:val="001D2667"/>
    <w:rsid w:val="001D279E"/>
    <w:rsid w:val="001D3267"/>
    <w:rsid w:val="001D361B"/>
    <w:rsid w:val="001D3C69"/>
    <w:rsid w:val="001D3FDA"/>
    <w:rsid w:val="001D4095"/>
    <w:rsid w:val="001D4478"/>
    <w:rsid w:val="001D5330"/>
    <w:rsid w:val="001D5910"/>
    <w:rsid w:val="001D5B54"/>
    <w:rsid w:val="001D5BBC"/>
    <w:rsid w:val="001D5BC7"/>
    <w:rsid w:val="001D5F6A"/>
    <w:rsid w:val="001D62DC"/>
    <w:rsid w:val="001D6449"/>
    <w:rsid w:val="001D671D"/>
    <w:rsid w:val="001D6A42"/>
    <w:rsid w:val="001D6D99"/>
    <w:rsid w:val="001D6E92"/>
    <w:rsid w:val="001D6F30"/>
    <w:rsid w:val="001D7241"/>
    <w:rsid w:val="001D7425"/>
    <w:rsid w:val="001D7B26"/>
    <w:rsid w:val="001D7C1A"/>
    <w:rsid w:val="001D7C86"/>
    <w:rsid w:val="001D7C92"/>
    <w:rsid w:val="001E032E"/>
    <w:rsid w:val="001E0771"/>
    <w:rsid w:val="001E0CA7"/>
    <w:rsid w:val="001E1198"/>
    <w:rsid w:val="001E12AE"/>
    <w:rsid w:val="001E1562"/>
    <w:rsid w:val="001E1860"/>
    <w:rsid w:val="001E2255"/>
    <w:rsid w:val="001E23A3"/>
    <w:rsid w:val="001E28E7"/>
    <w:rsid w:val="001E2D07"/>
    <w:rsid w:val="001E39C2"/>
    <w:rsid w:val="001E3F14"/>
    <w:rsid w:val="001E41CC"/>
    <w:rsid w:val="001E447C"/>
    <w:rsid w:val="001E4521"/>
    <w:rsid w:val="001E51BC"/>
    <w:rsid w:val="001E5AF7"/>
    <w:rsid w:val="001E5E4B"/>
    <w:rsid w:val="001E5EB4"/>
    <w:rsid w:val="001E6108"/>
    <w:rsid w:val="001E69DA"/>
    <w:rsid w:val="001E6C3F"/>
    <w:rsid w:val="001E73BE"/>
    <w:rsid w:val="001E781D"/>
    <w:rsid w:val="001E7ADA"/>
    <w:rsid w:val="001E7C09"/>
    <w:rsid w:val="001E7DF1"/>
    <w:rsid w:val="001F010E"/>
    <w:rsid w:val="001F05A1"/>
    <w:rsid w:val="001F0BD3"/>
    <w:rsid w:val="001F0E2D"/>
    <w:rsid w:val="001F109E"/>
    <w:rsid w:val="001F13F8"/>
    <w:rsid w:val="001F1422"/>
    <w:rsid w:val="001F17A4"/>
    <w:rsid w:val="001F1AE1"/>
    <w:rsid w:val="001F1D69"/>
    <w:rsid w:val="001F1E56"/>
    <w:rsid w:val="001F232F"/>
    <w:rsid w:val="001F2CE7"/>
    <w:rsid w:val="001F321A"/>
    <w:rsid w:val="001F37A6"/>
    <w:rsid w:val="001F488A"/>
    <w:rsid w:val="001F4D9C"/>
    <w:rsid w:val="001F5808"/>
    <w:rsid w:val="001F6274"/>
    <w:rsid w:val="001F64A6"/>
    <w:rsid w:val="001F6745"/>
    <w:rsid w:val="001F6C1C"/>
    <w:rsid w:val="001F6C97"/>
    <w:rsid w:val="001F737E"/>
    <w:rsid w:val="001F798A"/>
    <w:rsid w:val="001F7F38"/>
    <w:rsid w:val="00200BD6"/>
    <w:rsid w:val="00200D5D"/>
    <w:rsid w:val="00200F03"/>
    <w:rsid w:val="002016D1"/>
    <w:rsid w:val="00201C58"/>
    <w:rsid w:val="00202423"/>
    <w:rsid w:val="00202780"/>
    <w:rsid w:val="00203AA9"/>
    <w:rsid w:val="00203D40"/>
    <w:rsid w:val="00203D5D"/>
    <w:rsid w:val="002044DE"/>
    <w:rsid w:val="002047FF"/>
    <w:rsid w:val="00204A1D"/>
    <w:rsid w:val="00205537"/>
    <w:rsid w:val="00205EDF"/>
    <w:rsid w:val="00206F26"/>
    <w:rsid w:val="00207150"/>
    <w:rsid w:val="0020746F"/>
    <w:rsid w:val="00207957"/>
    <w:rsid w:val="00207AAE"/>
    <w:rsid w:val="00207C51"/>
    <w:rsid w:val="00210259"/>
    <w:rsid w:val="00210315"/>
    <w:rsid w:val="0021085F"/>
    <w:rsid w:val="00211590"/>
    <w:rsid w:val="00211751"/>
    <w:rsid w:val="00211D51"/>
    <w:rsid w:val="00212318"/>
    <w:rsid w:val="00212528"/>
    <w:rsid w:val="00212F0E"/>
    <w:rsid w:val="0021320A"/>
    <w:rsid w:val="00213586"/>
    <w:rsid w:val="002137A5"/>
    <w:rsid w:val="00213B5C"/>
    <w:rsid w:val="00213B63"/>
    <w:rsid w:val="002148E7"/>
    <w:rsid w:val="00214A85"/>
    <w:rsid w:val="00214CC2"/>
    <w:rsid w:val="00214EF1"/>
    <w:rsid w:val="00214FE6"/>
    <w:rsid w:val="00215086"/>
    <w:rsid w:val="00215165"/>
    <w:rsid w:val="00215829"/>
    <w:rsid w:val="00215C1B"/>
    <w:rsid w:val="00215DC8"/>
    <w:rsid w:val="0021623F"/>
    <w:rsid w:val="002162FB"/>
    <w:rsid w:val="0021645C"/>
    <w:rsid w:val="00216468"/>
    <w:rsid w:val="002166BB"/>
    <w:rsid w:val="0021673C"/>
    <w:rsid w:val="00216A26"/>
    <w:rsid w:val="00216F9E"/>
    <w:rsid w:val="002170B9"/>
    <w:rsid w:val="00217121"/>
    <w:rsid w:val="00220516"/>
    <w:rsid w:val="00220844"/>
    <w:rsid w:val="00220915"/>
    <w:rsid w:val="0022097D"/>
    <w:rsid w:val="00221192"/>
    <w:rsid w:val="002222B5"/>
    <w:rsid w:val="002223FA"/>
    <w:rsid w:val="002226CD"/>
    <w:rsid w:val="00222768"/>
    <w:rsid w:val="00222902"/>
    <w:rsid w:val="00222F2F"/>
    <w:rsid w:val="00222FA2"/>
    <w:rsid w:val="00223CE3"/>
    <w:rsid w:val="00224035"/>
    <w:rsid w:val="00224356"/>
    <w:rsid w:val="002243B4"/>
    <w:rsid w:val="002246CB"/>
    <w:rsid w:val="00224EA5"/>
    <w:rsid w:val="002257B4"/>
    <w:rsid w:val="00225982"/>
    <w:rsid w:val="00225B14"/>
    <w:rsid w:val="00225F3E"/>
    <w:rsid w:val="00226107"/>
    <w:rsid w:val="0022622C"/>
    <w:rsid w:val="00226327"/>
    <w:rsid w:val="002263B0"/>
    <w:rsid w:val="00226790"/>
    <w:rsid w:val="00226B3B"/>
    <w:rsid w:val="00226C92"/>
    <w:rsid w:val="002270FE"/>
    <w:rsid w:val="002274E7"/>
    <w:rsid w:val="00227D1B"/>
    <w:rsid w:val="00227D98"/>
    <w:rsid w:val="00230181"/>
    <w:rsid w:val="00230197"/>
    <w:rsid w:val="00230A09"/>
    <w:rsid w:val="00230C2F"/>
    <w:rsid w:val="00231401"/>
    <w:rsid w:val="00231450"/>
    <w:rsid w:val="00231581"/>
    <w:rsid w:val="00231690"/>
    <w:rsid w:val="00231693"/>
    <w:rsid w:val="00231C5A"/>
    <w:rsid w:val="002326F3"/>
    <w:rsid w:val="002327F5"/>
    <w:rsid w:val="00232A41"/>
    <w:rsid w:val="00232EFC"/>
    <w:rsid w:val="00233063"/>
    <w:rsid w:val="002337BE"/>
    <w:rsid w:val="002339DC"/>
    <w:rsid w:val="00233FE9"/>
    <w:rsid w:val="00234650"/>
    <w:rsid w:val="00234697"/>
    <w:rsid w:val="00234D78"/>
    <w:rsid w:val="00234DD8"/>
    <w:rsid w:val="002355DA"/>
    <w:rsid w:val="00235A43"/>
    <w:rsid w:val="00235E07"/>
    <w:rsid w:val="002364A7"/>
    <w:rsid w:val="002364A8"/>
    <w:rsid w:val="002371ED"/>
    <w:rsid w:val="002373AF"/>
    <w:rsid w:val="00237A43"/>
    <w:rsid w:val="00240E3C"/>
    <w:rsid w:val="00241136"/>
    <w:rsid w:val="0024132C"/>
    <w:rsid w:val="00241757"/>
    <w:rsid w:val="00241844"/>
    <w:rsid w:val="00241AA5"/>
    <w:rsid w:val="00241D33"/>
    <w:rsid w:val="00242428"/>
    <w:rsid w:val="0024245A"/>
    <w:rsid w:val="002439BF"/>
    <w:rsid w:val="00243FD7"/>
    <w:rsid w:val="002442FD"/>
    <w:rsid w:val="002444EC"/>
    <w:rsid w:val="002445D2"/>
    <w:rsid w:val="00244BE9"/>
    <w:rsid w:val="0024508A"/>
    <w:rsid w:val="002451A6"/>
    <w:rsid w:val="002453F8"/>
    <w:rsid w:val="002454F4"/>
    <w:rsid w:val="002456FC"/>
    <w:rsid w:val="00245846"/>
    <w:rsid w:val="002459C7"/>
    <w:rsid w:val="00245CA1"/>
    <w:rsid w:val="00246603"/>
    <w:rsid w:val="002470F3"/>
    <w:rsid w:val="00247483"/>
    <w:rsid w:val="002475F1"/>
    <w:rsid w:val="00247881"/>
    <w:rsid w:val="00247CFA"/>
    <w:rsid w:val="0025007F"/>
    <w:rsid w:val="00250227"/>
    <w:rsid w:val="00250415"/>
    <w:rsid w:val="00250527"/>
    <w:rsid w:val="0025094F"/>
    <w:rsid w:val="0025109E"/>
    <w:rsid w:val="00251309"/>
    <w:rsid w:val="00251429"/>
    <w:rsid w:val="00251A9F"/>
    <w:rsid w:val="00251AD4"/>
    <w:rsid w:val="00251EAD"/>
    <w:rsid w:val="00252201"/>
    <w:rsid w:val="0025286D"/>
    <w:rsid w:val="00252BA3"/>
    <w:rsid w:val="00252EB3"/>
    <w:rsid w:val="00252FE9"/>
    <w:rsid w:val="0025306C"/>
    <w:rsid w:val="002532E3"/>
    <w:rsid w:val="00253FBF"/>
    <w:rsid w:val="00254748"/>
    <w:rsid w:val="002547D1"/>
    <w:rsid w:val="002547EF"/>
    <w:rsid w:val="00254D6E"/>
    <w:rsid w:val="00254D8D"/>
    <w:rsid w:val="00255561"/>
    <w:rsid w:val="00255C4C"/>
    <w:rsid w:val="00255D3D"/>
    <w:rsid w:val="00255D9A"/>
    <w:rsid w:val="00256A37"/>
    <w:rsid w:val="00256BF4"/>
    <w:rsid w:val="00256C6D"/>
    <w:rsid w:val="00256EE9"/>
    <w:rsid w:val="002574E7"/>
    <w:rsid w:val="0025791D"/>
    <w:rsid w:val="00257A64"/>
    <w:rsid w:val="00260A67"/>
    <w:rsid w:val="00260F7C"/>
    <w:rsid w:val="00260F93"/>
    <w:rsid w:val="00261271"/>
    <w:rsid w:val="002619F7"/>
    <w:rsid w:val="00261CD7"/>
    <w:rsid w:val="00261D98"/>
    <w:rsid w:val="00261EF7"/>
    <w:rsid w:val="002624A9"/>
    <w:rsid w:val="002624CD"/>
    <w:rsid w:val="0026250E"/>
    <w:rsid w:val="00262672"/>
    <w:rsid w:val="0026297B"/>
    <w:rsid w:val="00263739"/>
    <w:rsid w:val="00263EAF"/>
    <w:rsid w:val="00264171"/>
    <w:rsid w:val="00264270"/>
    <w:rsid w:val="0026442E"/>
    <w:rsid w:val="002648B4"/>
    <w:rsid w:val="00264C5D"/>
    <w:rsid w:val="00266750"/>
    <w:rsid w:val="00270249"/>
    <w:rsid w:val="0027036A"/>
    <w:rsid w:val="0027090B"/>
    <w:rsid w:val="00270B8F"/>
    <w:rsid w:val="00270D7A"/>
    <w:rsid w:val="00270DD5"/>
    <w:rsid w:val="00270E58"/>
    <w:rsid w:val="00271856"/>
    <w:rsid w:val="00271D3C"/>
    <w:rsid w:val="002726C9"/>
    <w:rsid w:val="00272859"/>
    <w:rsid w:val="00272A16"/>
    <w:rsid w:val="00272D11"/>
    <w:rsid w:val="00272EC4"/>
    <w:rsid w:val="00272F23"/>
    <w:rsid w:val="002733AC"/>
    <w:rsid w:val="002734EE"/>
    <w:rsid w:val="00273520"/>
    <w:rsid w:val="00273BB4"/>
    <w:rsid w:val="00273DBD"/>
    <w:rsid w:val="00273E13"/>
    <w:rsid w:val="002744C1"/>
    <w:rsid w:val="0027458E"/>
    <w:rsid w:val="002745AB"/>
    <w:rsid w:val="00274667"/>
    <w:rsid w:val="00274696"/>
    <w:rsid w:val="00275A71"/>
    <w:rsid w:val="0027611C"/>
    <w:rsid w:val="00276C08"/>
    <w:rsid w:val="00277C4D"/>
    <w:rsid w:val="00277CFB"/>
    <w:rsid w:val="00280086"/>
    <w:rsid w:val="002803CE"/>
    <w:rsid w:val="00280525"/>
    <w:rsid w:val="002805AF"/>
    <w:rsid w:val="00280A7E"/>
    <w:rsid w:val="00280DA4"/>
    <w:rsid w:val="002811EF"/>
    <w:rsid w:val="002818F5"/>
    <w:rsid w:val="0028196E"/>
    <w:rsid w:val="00282123"/>
    <w:rsid w:val="002823C1"/>
    <w:rsid w:val="00282615"/>
    <w:rsid w:val="00282C0A"/>
    <w:rsid w:val="00282E5D"/>
    <w:rsid w:val="00282F62"/>
    <w:rsid w:val="002839E6"/>
    <w:rsid w:val="00284173"/>
    <w:rsid w:val="0028455D"/>
    <w:rsid w:val="00284FB5"/>
    <w:rsid w:val="00285335"/>
    <w:rsid w:val="00285673"/>
    <w:rsid w:val="002856CD"/>
    <w:rsid w:val="00285943"/>
    <w:rsid w:val="00285E32"/>
    <w:rsid w:val="002861A3"/>
    <w:rsid w:val="00286AB5"/>
    <w:rsid w:val="00286C09"/>
    <w:rsid w:val="002871A1"/>
    <w:rsid w:val="002873F5"/>
    <w:rsid w:val="0028746C"/>
    <w:rsid w:val="002879F9"/>
    <w:rsid w:val="002906F3"/>
    <w:rsid w:val="00290ED4"/>
    <w:rsid w:val="00290F80"/>
    <w:rsid w:val="00291C14"/>
    <w:rsid w:val="00291C94"/>
    <w:rsid w:val="00292183"/>
    <w:rsid w:val="002927EC"/>
    <w:rsid w:val="00292EFA"/>
    <w:rsid w:val="00292FD1"/>
    <w:rsid w:val="00293178"/>
    <w:rsid w:val="002939A1"/>
    <w:rsid w:val="00293B31"/>
    <w:rsid w:val="00293EE1"/>
    <w:rsid w:val="00293FC1"/>
    <w:rsid w:val="00294050"/>
    <w:rsid w:val="00294EC7"/>
    <w:rsid w:val="00295B06"/>
    <w:rsid w:val="0029613D"/>
    <w:rsid w:val="0029635C"/>
    <w:rsid w:val="0029670F"/>
    <w:rsid w:val="002969DA"/>
    <w:rsid w:val="00296D77"/>
    <w:rsid w:val="0029748E"/>
    <w:rsid w:val="00297A48"/>
    <w:rsid w:val="002A003F"/>
    <w:rsid w:val="002A0085"/>
    <w:rsid w:val="002A00A0"/>
    <w:rsid w:val="002A0358"/>
    <w:rsid w:val="002A05F8"/>
    <w:rsid w:val="002A085F"/>
    <w:rsid w:val="002A09E0"/>
    <w:rsid w:val="002A0EB8"/>
    <w:rsid w:val="002A135B"/>
    <w:rsid w:val="002A13A2"/>
    <w:rsid w:val="002A142C"/>
    <w:rsid w:val="002A1962"/>
    <w:rsid w:val="002A1B8A"/>
    <w:rsid w:val="002A2755"/>
    <w:rsid w:val="002A27C6"/>
    <w:rsid w:val="002A3166"/>
    <w:rsid w:val="002A3231"/>
    <w:rsid w:val="002A36A9"/>
    <w:rsid w:val="002A4143"/>
    <w:rsid w:val="002A4DA0"/>
    <w:rsid w:val="002A5542"/>
    <w:rsid w:val="002A5EB1"/>
    <w:rsid w:val="002A6082"/>
    <w:rsid w:val="002A6430"/>
    <w:rsid w:val="002A701B"/>
    <w:rsid w:val="002A73C1"/>
    <w:rsid w:val="002A7C07"/>
    <w:rsid w:val="002B025A"/>
    <w:rsid w:val="002B0758"/>
    <w:rsid w:val="002B0C98"/>
    <w:rsid w:val="002B0DAA"/>
    <w:rsid w:val="002B0E64"/>
    <w:rsid w:val="002B12DD"/>
    <w:rsid w:val="002B1374"/>
    <w:rsid w:val="002B141A"/>
    <w:rsid w:val="002B17C9"/>
    <w:rsid w:val="002B1962"/>
    <w:rsid w:val="002B1A89"/>
    <w:rsid w:val="002B1AD3"/>
    <w:rsid w:val="002B1B6C"/>
    <w:rsid w:val="002B1C90"/>
    <w:rsid w:val="002B1D37"/>
    <w:rsid w:val="002B1EEF"/>
    <w:rsid w:val="002B212B"/>
    <w:rsid w:val="002B2183"/>
    <w:rsid w:val="002B2251"/>
    <w:rsid w:val="002B2B9A"/>
    <w:rsid w:val="002B2BC1"/>
    <w:rsid w:val="002B325E"/>
    <w:rsid w:val="002B362F"/>
    <w:rsid w:val="002B3F2F"/>
    <w:rsid w:val="002B4326"/>
    <w:rsid w:val="002B44F9"/>
    <w:rsid w:val="002B46E7"/>
    <w:rsid w:val="002B484C"/>
    <w:rsid w:val="002B510E"/>
    <w:rsid w:val="002B5A2A"/>
    <w:rsid w:val="002B6011"/>
    <w:rsid w:val="002B60CF"/>
    <w:rsid w:val="002B6159"/>
    <w:rsid w:val="002B64A7"/>
    <w:rsid w:val="002B6C5B"/>
    <w:rsid w:val="002B75AD"/>
    <w:rsid w:val="002B76B4"/>
    <w:rsid w:val="002B7B22"/>
    <w:rsid w:val="002C01CA"/>
    <w:rsid w:val="002C0212"/>
    <w:rsid w:val="002C0BC3"/>
    <w:rsid w:val="002C1442"/>
    <w:rsid w:val="002C1688"/>
    <w:rsid w:val="002C19DF"/>
    <w:rsid w:val="002C1A95"/>
    <w:rsid w:val="002C1D20"/>
    <w:rsid w:val="002C23D3"/>
    <w:rsid w:val="002C2759"/>
    <w:rsid w:val="002C2AB0"/>
    <w:rsid w:val="002C2BD8"/>
    <w:rsid w:val="002C30A9"/>
    <w:rsid w:val="002C3BEA"/>
    <w:rsid w:val="002C3C34"/>
    <w:rsid w:val="002C41A2"/>
    <w:rsid w:val="002C4683"/>
    <w:rsid w:val="002C4711"/>
    <w:rsid w:val="002C4996"/>
    <w:rsid w:val="002C4BC1"/>
    <w:rsid w:val="002C4D64"/>
    <w:rsid w:val="002C52A9"/>
    <w:rsid w:val="002C532E"/>
    <w:rsid w:val="002C5365"/>
    <w:rsid w:val="002C5BEF"/>
    <w:rsid w:val="002C60F3"/>
    <w:rsid w:val="002C61BD"/>
    <w:rsid w:val="002C6224"/>
    <w:rsid w:val="002C68BE"/>
    <w:rsid w:val="002C6F95"/>
    <w:rsid w:val="002C6FF3"/>
    <w:rsid w:val="002C72AB"/>
    <w:rsid w:val="002C7C03"/>
    <w:rsid w:val="002D010B"/>
    <w:rsid w:val="002D017D"/>
    <w:rsid w:val="002D01BC"/>
    <w:rsid w:val="002D032F"/>
    <w:rsid w:val="002D0C3A"/>
    <w:rsid w:val="002D0D8B"/>
    <w:rsid w:val="002D0DD6"/>
    <w:rsid w:val="002D1113"/>
    <w:rsid w:val="002D13E3"/>
    <w:rsid w:val="002D1454"/>
    <w:rsid w:val="002D1600"/>
    <w:rsid w:val="002D1653"/>
    <w:rsid w:val="002D1890"/>
    <w:rsid w:val="002D19DA"/>
    <w:rsid w:val="002D1DA6"/>
    <w:rsid w:val="002D1DC3"/>
    <w:rsid w:val="002D22DD"/>
    <w:rsid w:val="002D22FA"/>
    <w:rsid w:val="002D3027"/>
    <w:rsid w:val="002D326A"/>
    <w:rsid w:val="002D32CA"/>
    <w:rsid w:val="002D3C4D"/>
    <w:rsid w:val="002D3D9E"/>
    <w:rsid w:val="002D4094"/>
    <w:rsid w:val="002D4D2F"/>
    <w:rsid w:val="002D5379"/>
    <w:rsid w:val="002D5727"/>
    <w:rsid w:val="002D5836"/>
    <w:rsid w:val="002D63BE"/>
    <w:rsid w:val="002D685D"/>
    <w:rsid w:val="002D6917"/>
    <w:rsid w:val="002D6BF0"/>
    <w:rsid w:val="002D74FF"/>
    <w:rsid w:val="002D7632"/>
    <w:rsid w:val="002E0218"/>
    <w:rsid w:val="002E0C92"/>
    <w:rsid w:val="002E13DB"/>
    <w:rsid w:val="002E150B"/>
    <w:rsid w:val="002E1CF5"/>
    <w:rsid w:val="002E1E37"/>
    <w:rsid w:val="002E21D8"/>
    <w:rsid w:val="002E2477"/>
    <w:rsid w:val="002E2682"/>
    <w:rsid w:val="002E2B5D"/>
    <w:rsid w:val="002E2C00"/>
    <w:rsid w:val="002E2E14"/>
    <w:rsid w:val="002E2E66"/>
    <w:rsid w:val="002E34E5"/>
    <w:rsid w:val="002E35E4"/>
    <w:rsid w:val="002E4351"/>
    <w:rsid w:val="002E4487"/>
    <w:rsid w:val="002E4590"/>
    <w:rsid w:val="002E493C"/>
    <w:rsid w:val="002E4ABC"/>
    <w:rsid w:val="002E4ED0"/>
    <w:rsid w:val="002E541A"/>
    <w:rsid w:val="002E553F"/>
    <w:rsid w:val="002E5690"/>
    <w:rsid w:val="002E575D"/>
    <w:rsid w:val="002E5CED"/>
    <w:rsid w:val="002E5E0F"/>
    <w:rsid w:val="002E6463"/>
    <w:rsid w:val="002E67AB"/>
    <w:rsid w:val="002E6852"/>
    <w:rsid w:val="002E71A7"/>
    <w:rsid w:val="002E7459"/>
    <w:rsid w:val="002E7755"/>
    <w:rsid w:val="002E78D7"/>
    <w:rsid w:val="002F0243"/>
    <w:rsid w:val="002F04EA"/>
    <w:rsid w:val="002F0809"/>
    <w:rsid w:val="002F0CCD"/>
    <w:rsid w:val="002F119F"/>
    <w:rsid w:val="002F12F4"/>
    <w:rsid w:val="002F1361"/>
    <w:rsid w:val="002F17D9"/>
    <w:rsid w:val="002F1942"/>
    <w:rsid w:val="002F196B"/>
    <w:rsid w:val="002F1A20"/>
    <w:rsid w:val="002F20C2"/>
    <w:rsid w:val="002F296B"/>
    <w:rsid w:val="002F2F03"/>
    <w:rsid w:val="002F31DF"/>
    <w:rsid w:val="002F345E"/>
    <w:rsid w:val="002F3487"/>
    <w:rsid w:val="002F3525"/>
    <w:rsid w:val="002F3609"/>
    <w:rsid w:val="002F3836"/>
    <w:rsid w:val="002F3B8E"/>
    <w:rsid w:val="002F3FFD"/>
    <w:rsid w:val="002F40C9"/>
    <w:rsid w:val="002F4316"/>
    <w:rsid w:val="002F4975"/>
    <w:rsid w:val="002F515E"/>
    <w:rsid w:val="002F55A7"/>
    <w:rsid w:val="002F5C41"/>
    <w:rsid w:val="002F5E52"/>
    <w:rsid w:val="002F6043"/>
    <w:rsid w:val="002F6077"/>
    <w:rsid w:val="002F6872"/>
    <w:rsid w:val="002F737F"/>
    <w:rsid w:val="002F7466"/>
    <w:rsid w:val="002F7B59"/>
    <w:rsid w:val="00300198"/>
    <w:rsid w:val="003001EF"/>
    <w:rsid w:val="0030077E"/>
    <w:rsid w:val="003009E1"/>
    <w:rsid w:val="00300D22"/>
    <w:rsid w:val="003012C4"/>
    <w:rsid w:val="0030150C"/>
    <w:rsid w:val="00301B1C"/>
    <w:rsid w:val="00301DD1"/>
    <w:rsid w:val="00301E5B"/>
    <w:rsid w:val="00302C2D"/>
    <w:rsid w:val="00302E71"/>
    <w:rsid w:val="003035BE"/>
    <w:rsid w:val="003038FA"/>
    <w:rsid w:val="00303B6E"/>
    <w:rsid w:val="00303C36"/>
    <w:rsid w:val="00303EEA"/>
    <w:rsid w:val="003040EB"/>
    <w:rsid w:val="00304243"/>
    <w:rsid w:val="0030432F"/>
    <w:rsid w:val="00304371"/>
    <w:rsid w:val="0030452B"/>
    <w:rsid w:val="003059CD"/>
    <w:rsid w:val="00305EE5"/>
    <w:rsid w:val="00305F4A"/>
    <w:rsid w:val="00306193"/>
    <w:rsid w:val="003061A3"/>
    <w:rsid w:val="00306348"/>
    <w:rsid w:val="0030636D"/>
    <w:rsid w:val="003067CA"/>
    <w:rsid w:val="003067F1"/>
    <w:rsid w:val="00306BBB"/>
    <w:rsid w:val="0030789A"/>
    <w:rsid w:val="00307A06"/>
    <w:rsid w:val="00307C19"/>
    <w:rsid w:val="00310B40"/>
    <w:rsid w:val="00310FE7"/>
    <w:rsid w:val="0031131F"/>
    <w:rsid w:val="00312674"/>
    <w:rsid w:val="0031274E"/>
    <w:rsid w:val="00312D8B"/>
    <w:rsid w:val="00313061"/>
    <w:rsid w:val="00313242"/>
    <w:rsid w:val="003133C1"/>
    <w:rsid w:val="003135B2"/>
    <w:rsid w:val="00313771"/>
    <w:rsid w:val="003141F1"/>
    <w:rsid w:val="0031426C"/>
    <w:rsid w:val="00314283"/>
    <w:rsid w:val="003143AA"/>
    <w:rsid w:val="00314796"/>
    <w:rsid w:val="00314865"/>
    <w:rsid w:val="00314F3B"/>
    <w:rsid w:val="00315487"/>
    <w:rsid w:val="00315AC1"/>
    <w:rsid w:val="003160DB"/>
    <w:rsid w:val="00316182"/>
    <w:rsid w:val="0031656E"/>
    <w:rsid w:val="00316773"/>
    <w:rsid w:val="0031698C"/>
    <w:rsid w:val="00317408"/>
    <w:rsid w:val="00317B18"/>
    <w:rsid w:val="00320716"/>
    <w:rsid w:val="00320768"/>
    <w:rsid w:val="003207BC"/>
    <w:rsid w:val="00320EE0"/>
    <w:rsid w:val="003214F7"/>
    <w:rsid w:val="00321DD5"/>
    <w:rsid w:val="00321EF4"/>
    <w:rsid w:val="00321FBE"/>
    <w:rsid w:val="003221B1"/>
    <w:rsid w:val="0032231D"/>
    <w:rsid w:val="00322474"/>
    <w:rsid w:val="003228A0"/>
    <w:rsid w:val="00322971"/>
    <w:rsid w:val="00322C93"/>
    <w:rsid w:val="003232B7"/>
    <w:rsid w:val="0032350B"/>
    <w:rsid w:val="0032372C"/>
    <w:rsid w:val="00323F68"/>
    <w:rsid w:val="00324508"/>
    <w:rsid w:val="003246A5"/>
    <w:rsid w:val="00324834"/>
    <w:rsid w:val="003249DE"/>
    <w:rsid w:val="00324E29"/>
    <w:rsid w:val="00324E3C"/>
    <w:rsid w:val="003251C9"/>
    <w:rsid w:val="00325248"/>
    <w:rsid w:val="003253E4"/>
    <w:rsid w:val="00325617"/>
    <w:rsid w:val="00326125"/>
    <w:rsid w:val="00326C24"/>
    <w:rsid w:val="00326D32"/>
    <w:rsid w:val="00326EA3"/>
    <w:rsid w:val="0032717E"/>
    <w:rsid w:val="00327190"/>
    <w:rsid w:val="00327D86"/>
    <w:rsid w:val="00327D9C"/>
    <w:rsid w:val="00327EF6"/>
    <w:rsid w:val="003301B9"/>
    <w:rsid w:val="003303C0"/>
    <w:rsid w:val="003303F7"/>
    <w:rsid w:val="0033046E"/>
    <w:rsid w:val="0033061A"/>
    <w:rsid w:val="003308CF"/>
    <w:rsid w:val="00330B0B"/>
    <w:rsid w:val="00330B56"/>
    <w:rsid w:val="00331270"/>
    <w:rsid w:val="00331453"/>
    <w:rsid w:val="003316BB"/>
    <w:rsid w:val="0033188F"/>
    <w:rsid w:val="00331916"/>
    <w:rsid w:val="00331A71"/>
    <w:rsid w:val="003320E1"/>
    <w:rsid w:val="00332243"/>
    <w:rsid w:val="00332CA8"/>
    <w:rsid w:val="00332D06"/>
    <w:rsid w:val="00332EB7"/>
    <w:rsid w:val="003331BC"/>
    <w:rsid w:val="003336F1"/>
    <w:rsid w:val="00333D6F"/>
    <w:rsid w:val="00333F2E"/>
    <w:rsid w:val="003342DB"/>
    <w:rsid w:val="00334585"/>
    <w:rsid w:val="003347A1"/>
    <w:rsid w:val="003348D1"/>
    <w:rsid w:val="003349CF"/>
    <w:rsid w:val="00334A3B"/>
    <w:rsid w:val="00334EBE"/>
    <w:rsid w:val="00335159"/>
    <w:rsid w:val="0033543D"/>
    <w:rsid w:val="003356E0"/>
    <w:rsid w:val="00335CAA"/>
    <w:rsid w:val="00335DE5"/>
    <w:rsid w:val="00335E09"/>
    <w:rsid w:val="003362F5"/>
    <w:rsid w:val="00337075"/>
    <w:rsid w:val="0033781E"/>
    <w:rsid w:val="00337DB8"/>
    <w:rsid w:val="00340514"/>
    <w:rsid w:val="00340712"/>
    <w:rsid w:val="00340B17"/>
    <w:rsid w:val="00340FB9"/>
    <w:rsid w:val="0034124B"/>
    <w:rsid w:val="00342059"/>
    <w:rsid w:val="00342548"/>
    <w:rsid w:val="003437D8"/>
    <w:rsid w:val="0034385A"/>
    <w:rsid w:val="00343B9C"/>
    <w:rsid w:val="00344735"/>
    <w:rsid w:val="00344871"/>
    <w:rsid w:val="00344919"/>
    <w:rsid w:val="00344ACD"/>
    <w:rsid w:val="00344F00"/>
    <w:rsid w:val="00344FFB"/>
    <w:rsid w:val="003450EB"/>
    <w:rsid w:val="00345414"/>
    <w:rsid w:val="003454CF"/>
    <w:rsid w:val="003461C0"/>
    <w:rsid w:val="00346271"/>
    <w:rsid w:val="00346E50"/>
    <w:rsid w:val="00346E57"/>
    <w:rsid w:val="003470FA"/>
    <w:rsid w:val="003472A5"/>
    <w:rsid w:val="003473F6"/>
    <w:rsid w:val="00347767"/>
    <w:rsid w:val="00347C00"/>
    <w:rsid w:val="00347EA7"/>
    <w:rsid w:val="00350068"/>
    <w:rsid w:val="0035026C"/>
    <w:rsid w:val="00350906"/>
    <w:rsid w:val="00350A31"/>
    <w:rsid w:val="00350E1D"/>
    <w:rsid w:val="00350E2E"/>
    <w:rsid w:val="00350ED8"/>
    <w:rsid w:val="00350F7D"/>
    <w:rsid w:val="0035120B"/>
    <w:rsid w:val="00351245"/>
    <w:rsid w:val="00351626"/>
    <w:rsid w:val="00351D50"/>
    <w:rsid w:val="00351DE9"/>
    <w:rsid w:val="00351E88"/>
    <w:rsid w:val="00352243"/>
    <w:rsid w:val="00352349"/>
    <w:rsid w:val="003523EB"/>
    <w:rsid w:val="0035261D"/>
    <w:rsid w:val="00352AB5"/>
    <w:rsid w:val="00352C52"/>
    <w:rsid w:val="0035334D"/>
    <w:rsid w:val="003538CB"/>
    <w:rsid w:val="00353AAD"/>
    <w:rsid w:val="00355128"/>
    <w:rsid w:val="003554AC"/>
    <w:rsid w:val="00355B56"/>
    <w:rsid w:val="00356A46"/>
    <w:rsid w:val="00356B40"/>
    <w:rsid w:val="00356D91"/>
    <w:rsid w:val="00360D7B"/>
    <w:rsid w:val="00360F70"/>
    <w:rsid w:val="0036140B"/>
    <w:rsid w:val="003615F1"/>
    <w:rsid w:val="00361CC7"/>
    <w:rsid w:val="003625A5"/>
    <w:rsid w:val="003625C2"/>
    <w:rsid w:val="003627DA"/>
    <w:rsid w:val="00362C79"/>
    <w:rsid w:val="00362CF0"/>
    <w:rsid w:val="00363118"/>
    <w:rsid w:val="0036325D"/>
    <w:rsid w:val="0036335E"/>
    <w:rsid w:val="00364798"/>
    <w:rsid w:val="0036487D"/>
    <w:rsid w:val="00364B9D"/>
    <w:rsid w:val="00365407"/>
    <w:rsid w:val="00365691"/>
    <w:rsid w:val="00365CC7"/>
    <w:rsid w:val="0036664C"/>
    <w:rsid w:val="003671D1"/>
    <w:rsid w:val="00367486"/>
    <w:rsid w:val="003677B0"/>
    <w:rsid w:val="003678D0"/>
    <w:rsid w:val="003678EC"/>
    <w:rsid w:val="00367D38"/>
    <w:rsid w:val="00367DFF"/>
    <w:rsid w:val="00367F92"/>
    <w:rsid w:val="00367F93"/>
    <w:rsid w:val="003704B7"/>
    <w:rsid w:val="00370569"/>
    <w:rsid w:val="003706E1"/>
    <w:rsid w:val="00370AA1"/>
    <w:rsid w:val="00370C27"/>
    <w:rsid w:val="00371250"/>
    <w:rsid w:val="00371558"/>
    <w:rsid w:val="0037174C"/>
    <w:rsid w:val="00371BEC"/>
    <w:rsid w:val="00372177"/>
    <w:rsid w:val="003721A0"/>
    <w:rsid w:val="0037227B"/>
    <w:rsid w:val="003724C8"/>
    <w:rsid w:val="00372839"/>
    <w:rsid w:val="00372921"/>
    <w:rsid w:val="00372D37"/>
    <w:rsid w:val="003730BA"/>
    <w:rsid w:val="00373156"/>
    <w:rsid w:val="003732D5"/>
    <w:rsid w:val="00373709"/>
    <w:rsid w:val="00373E5D"/>
    <w:rsid w:val="003745CA"/>
    <w:rsid w:val="003745FD"/>
    <w:rsid w:val="00375A6F"/>
    <w:rsid w:val="00376350"/>
    <w:rsid w:val="003767F8"/>
    <w:rsid w:val="00376966"/>
    <w:rsid w:val="00376AD7"/>
    <w:rsid w:val="00377122"/>
    <w:rsid w:val="00377129"/>
    <w:rsid w:val="003774E1"/>
    <w:rsid w:val="00377920"/>
    <w:rsid w:val="00377D5C"/>
    <w:rsid w:val="00380083"/>
    <w:rsid w:val="003800C2"/>
    <w:rsid w:val="003800E9"/>
    <w:rsid w:val="0038022B"/>
    <w:rsid w:val="00380AA4"/>
    <w:rsid w:val="00380C67"/>
    <w:rsid w:val="00380DBF"/>
    <w:rsid w:val="00381429"/>
    <w:rsid w:val="00381508"/>
    <w:rsid w:val="003815D3"/>
    <w:rsid w:val="0038193A"/>
    <w:rsid w:val="003819B0"/>
    <w:rsid w:val="003819B1"/>
    <w:rsid w:val="003819E0"/>
    <w:rsid w:val="003821FA"/>
    <w:rsid w:val="00382A41"/>
    <w:rsid w:val="003830A8"/>
    <w:rsid w:val="00383633"/>
    <w:rsid w:val="003840DD"/>
    <w:rsid w:val="003853A6"/>
    <w:rsid w:val="00385750"/>
    <w:rsid w:val="003859AF"/>
    <w:rsid w:val="003859BF"/>
    <w:rsid w:val="00385AD6"/>
    <w:rsid w:val="003862C5"/>
    <w:rsid w:val="00386316"/>
    <w:rsid w:val="003863C2"/>
    <w:rsid w:val="003865A8"/>
    <w:rsid w:val="003866E9"/>
    <w:rsid w:val="00386D90"/>
    <w:rsid w:val="0038758C"/>
    <w:rsid w:val="003876BB"/>
    <w:rsid w:val="003878E5"/>
    <w:rsid w:val="00387A2F"/>
    <w:rsid w:val="0039039E"/>
    <w:rsid w:val="00390BA8"/>
    <w:rsid w:val="00390C9B"/>
    <w:rsid w:val="00392909"/>
    <w:rsid w:val="00392985"/>
    <w:rsid w:val="00392BD4"/>
    <w:rsid w:val="00392F93"/>
    <w:rsid w:val="00393165"/>
    <w:rsid w:val="0039389B"/>
    <w:rsid w:val="00393C87"/>
    <w:rsid w:val="00393D81"/>
    <w:rsid w:val="00393F8C"/>
    <w:rsid w:val="00394380"/>
    <w:rsid w:val="00394438"/>
    <w:rsid w:val="00394ABE"/>
    <w:rsid w:val="003953A0"/>
    <w:rsid w:val="00395947"/>
    <w:rsid w:val="003965AC"/>
    <w:rsid w:val="00396FBA"/>
    <w:rsid w:val="00397146"/>
    <w:rsid w:val="00397499"/>
    <w:rsid w:val="00397674"/>
    <w:rsid w:val="00397A3C"/>
    <w:rsid w:val="00397E5C"/>
    <w:rsid w:val="00397F61"/>
    <w:rsid w:val="003A078F"/>
    <w:rsid w:val="003A092E"/>
    <w:rsid w:val="003A0C6E"/>
    <w:rsid w:val="003A0F2E"/>
    <w:rsid w:val="003A1061"/>
    <w:rsid w:val="003A109D"/>
    <w:rsid w:val="003A14C9"/>
    <w:rsid w:val="003A1C65"/>
    <w:rsid w:val="003A233C"/>
    <w:rsid w:val="003A29B0"/>
    <w:rsid w:val="003A2E4D"/>
    <w:rsid w:val="003A2F80"/>
    <w:rsid w:val="003A3409"/>
    <w:rsid w:val="003A3457"/>
    <w:rsid w:val="003A39DC"/>
    <w:rsid w:val="003A3F27"/>
    <w:rsid w:val="003A430B"/>
    <w:rsid w:val="003A4368"/>
    <w:rsid w:val="003A47F4"/>
    <w:rsid w:val="003A4A4E"/>
    <w:rsid w:val="003A4AEE"/>
    <w:rsid w:val="003A5675"/>
    <w:rsid w:val="003A5B9F"/>
    <w:rsid w:val="003A5D3C"/>
    <w:rsid w:val="003A5E9B"/>
    <w:rsid w:val="003A5F48"/>
    <w:rsid w:val="003A6222"/>
    <w:rsid w:val="003A62D1"/>
    <w:rsid w:val="003A6C87"/>
    <w:rsid w:val="003A6FC1"/>
    <w:rsid w:val="003A7389"/>
    <w:rsid w:val="003A7AF1"/>
    <w:rsid w:val="003A7B92"/>
    <w:rsid w:val="003B069A"/>
    <w:rsid w:val="003B0963"/>
    <w:rsid w:val="003B0C29"/>
    <w:rsid w:val="003B11DE"/>
    <w:rsid w:val="003B1259"/>
    <w:rsid w:val="003B13E8"/>
    <w:rsid w:val="003B141E"/>
    <w:rsid w:val="003B1889"/>
    <w:rsid w:val="003B1957"/>
    <w:rsid w:val="003B2025"/>
    <w:rsid w:val="003B2072"/>
    <w:rsid w:val="003B266B"/>
    <w:rsid w:val="003B2870"/>
    <w:rsid w:val="003B2A81"/>
    <w:rsid w:val="003B2DF6"/>
    <w:rsid w:val="003B2F38"/>
    <w:rsid w:val="003B3517"/>
    <w:rsid w:val="003B37C7"/>
    <w:rsid w:val="003B3967"/>
    <w:rsid w:val="003B3BB7"/>
    <w:rsid w:val="003B3C38"/>
    <w:rsid w:val="003B3EC6"/>
    <w:rsid w:val="003B4110"/>
    <w:rsid w:val="003B43BE"/>
    <w:rsid w:val="003B43F3"/>
    <w:rsid w:val="003B4603"/>
    <w:rsid w:val="003B4920"/>
    <w:rsid w:val="003B5F5F"/>
    <w:rsid w:val="003B667D"/>
    <w:rsid w:val="003B70AA"/>
    <w:rsid w:val="003B788D"/>
    <w:rsid w:val="003B79D3"/>
    <w:rsid w:val="003B7DD4"/>
    <w:rsid w:val="003C08BA"/>
    <w:rsid w:val="003C0C30"/>
    <w:rsid w:val="003C0F1F"/>
    <w:rsid w:val="003C16B4"/>
    <w:rsid w:val="003C198A"/>
    <w:rsid w:val="003C19F8"/>
    <w:rsid w:val="003C1C17"/>
    <w:rsid w:val="003C21D5"/>
    <w:rsid w:val="003C23F4"/>
    <w:rsid w:val="003C240B"/>
    <w:rsid w:val="003C2764"/>
    <w:rsid w:val="003C2BD2"/>
    <w:rsid w:val="003C2E61"/>
    <w:rsid w:val="003C2F88"/>
    <w:rsid w:val="003C2F90"/>
    <w:rsid w:val="003C3557"/>
    <w:rsid w:val="003C39F8"/>
    <w:rsid w:val="003C3BFA"/>
    <w:rsid w:val="003C3D8B"/>
    <w:rsid w:val="003C4044"/>
    <w:rsid w:val="003C413F"/>
    <w:rsid w:val="003C43DC"/>
    <w:rsid w:val="003C5263"/>
    <w:rsid w:val="003C5682"/>
    <w:rsid w:val="003C5927"/>
    <w:rsid w:val="003C6383"/>
    <w:rsid w:val="003C687C"/>
    <w:rsid w:val="003C68B7"/>
    <w:rsid w:val="003C6D3C"/>
    <w:rsid w:val="003C7570"/>
    <w:rsid w:val="003C776D"/>
    <w:rsid w:val="003C7AD4"/>
    <w:rsid w:val="003D0439"/>
    <w:rsid w:val="003D05FE"/>
    <w:rsid w:val="003D15F7"/>
    <w:rsid w:val="003D1AB4"/>
    <w:rsid w:val="003D1DDE"/>
    <w:rsid w:val="003D2692"/>
    <w:rsid w:val="003D26C4"/>
    <w:rsid w:val="003D30A0"/>
    <w:rsid w:val="003D3162"/>
    <w:rsid w:val="003D31F7"/>
    <w:rsid w:val="003D353D"/>
    <w:rsid w:val="003D3669"/>
    <w:rsid w:val="003D37E7"/>
    <w:rsid w:val="003D3D5C"/>
    <w:rsid w:val="003D4363"/>
    <w:rsid w:val="003D4B73"/>
    <w:rsid w:val="003D4D47"/>
    <w:rsid w:val="003D51A8"/>
    <w:rsid w:val="003D5899"/>
    <w:rsid w:val="003D60E0"/>
    <w:rsid w:val="003D6564"/>
    <w:rsid w:val="003D65A7"/>
    <w:rsid w:val="003D65DD"/>
    <w:rsid w:val="003E043E"/>
    <w:rsid w:val="003E053D"/>
    <w:rsid w:val="003E0D10"/>
    <w:rsid w:val="003E10AE"/>
    <w:rsid w:val="003E139D"/>
    <w:rsid w:val="003E1561"/>
    <w:rsid w:val="003E164A"/>
    <w:rsid w:val="003E16A1"/>
    <w:rsid w:val="003E1BCF"/>
    <w:rsid w:val="003E2056"/>
    <w:rsid w:val="003E2205"/>
    <w:rsid w:val="003E221B"/>
    <w:rsid w:val="003E2628"/>
    <w:rsid w:val="003E2BEF"/>
    <w:rsid w:val="003E2D6D"/>
    <w:rsid w:val="003E3372"/>
    <w:rsid w:val="003E36E1"/>
    <w:rsid w:val="003E43C6"/>
    <w:rsid w:val="003E492C"/>
    <w:rsid w:val="003E49B7"/>
    <w:rsid w:val="003E4A66"/>
    <w:rsid w:val="003E4B64"/>
    <w:rsid w:val="003E4DB1"/>
    <w:rsid w:val="003E4F0D"/>
    <w:rsid w:val="003E5B62"/>
    <w:rsid w:val="003E5BEB"/>
    <w:rsid w:val="003E5DF9"/>
    <w:rsid w:val="003E64F3"/>
    <w:rsid w:val="003E677F"/>
    <w:rsid w:val="003E6834"/>
    <w:rsid w:val="003E7065"/>
    <w:rsid w:val="003E7261"/>
    <w:rsid w:val="003E7F36"/>
    <w:rsid w:val="003F0625"/>
    <w:rsid w:val="003F1987"/>
    <w:rsid w:val="003F1A90"/>
    <w:rsid w:val="003F1EDA"/>
    <w:rsid w:val="003F1F4C"/>
    <w:rsid w:val="003F21AF"/>
    <w:rsid w:val="003F2413"/>
    <w:rsid w:val="003F270E"/>
    <w:rsid w:val="003F34AD"/>
    <w:rsid w:val="003F3C01"/>
    <w:rsid w:val="003F3EF5"/>
    <w:rsid w:val="003F4232"/>
    <w:rsid w:val="003F474B"/>
    <w:rsid w:val="003F48EB"/>
    <w:rsid w:val="003F4D09"/>
    <w:rsid w:val="003F5058"/>
    <w:rsid w:val="003F53D2"/>
    <w:rsid w:val="003F5C61"/>
    <w:rsid w:val="003F6359"/>
    <w:rsid w:val="003F63EB"/>
    <w:rsid w:val="003F6469"/>
    <w:rsid w:val="003F694B"/>
    <w:rsid w:val="003F69A2"/>
    <w:rsid w:val="003F6BDD"/>
    <w:rsid w:val="003F6CFD"/>
    <w:rsid w:val="003F6F41"/>
    <w:rsid w:val="003F71A8"/>
    <w:rsid w:val="003F75BA"/>
    <w:rsid w:val="003F7DAA"/>
    <w:rsid w:val="003F7E04"/>
    <w:rsid w:val="00400735"/>
    <w:rsid w:val="00400E4C"/>
    <w:rsid w:val="00401078"/>
    <w:rsid w:val="0040225A"/>
    <w:rsid w:val="00402679"/>
    <w:rsid w:val="00402E99"/>
    <w:rsid w:val="00402EBD"/>
    <w:rsid w:val="00402EBF"/>
    <w:rsid w:val="00402FB8"/>
    <w:rsid w:val="0040348F"/>
    <w:rsid w:val="00403B4C"/>
    <w:rsid w:val="004046C8"/>
    <w:rsid w:val="00404725"/>
    <w:rsid w:val="00404B66"/>
    <w:rsid w:val="00404C15"/>
    <w:rsid w:val="00405698"/>
    <w:rsid w:val="00405B98"/>
    <w:rsid w:val="00405F98"/>
    <w:rsid w:val="0040602C"/>
    <w:rsid w:val="00406154"/>
    <w:rsid w:val="00406479"/>
    <w:rsid w:val="00406DD0"/>
    <w:rsid w:val="00406E70"/>
    <w:rsid w:val="00407264"/>
    <w:rsid w:val="004077BA"/>
    <w:rsid w:val="00407848"/>
    <w:rsid w:val="00407DE4"/>
    <w:rsid w:val="00410423"/>
    <w:rsid w:val="004104B3"/>
    <w:rsid w:val="00410FAD"/>
    <w:rsid w:val="00410FFF"/>
    <w:rsid w:val="004113DE"/>
    <w:rsid w:val="00411F29"/>
    <w:rsid w:val="004128AF"/>
    <w:rsid w:val="00412A9E"/>
    <w:rsid w:val="00412EC6"/>
    <w:rsid w:val="0041392F"/>
    <w:rsid w:val="00414107"/>
    <w:rsid w:val="004144DA"/>
    <w:rsid w:val="00414A18"/>
    <w:rsid w:val="00415440"/>
    <w:rsid w:val="00415620"/>
    <w:rsid w:val="0041575C"/>
    <w:rsid w:val="00415D51"/>
    <w:rsid w:val="00415E67"/>
    <w:rsid w:val="00415FAD"/>
    <w:rsid w:val="00416C56"/>
    <w:rsid w:val="00416E39"/>
    <w:rsid w:val="00416F39"/>
    <w:rsid w:val="0041711A"/>
    <w:rsid w:val="0041791D"/>
    <w:rsid w:val="0041792B"/>
    <w:rsid w:val="0041795E"/>
    <w:rsid w:val="00417976"/>
    <w:rsid w:val="00417A54"/>
    <w:rsid w:val="00420815"/>
    <w:rsid w:val="00420A0A"/>
    <w:rsid w:val="00421650"/>
    <w:rsid w:val="00421A3F"/>
    <w:rsid w:val="00421B19"/>
    <w:rsid w:val="00421C15"/>
    <w:rsid w:val="004222CB"/>
    <w:rsid w:val="004224D1"/>
    <w:rsid w:val="004227C4"/>
    <w:rsid w:val="00422C87"/>
    <w:rsid w:val="00422D2D"/>
    <w:rsid w:val="004230B2"/>
    <w:rsid w:val="00423118"/>
    <w:rsid w:val="00423263"/>
    <w:rsid w:val="004233D0"/>
    <w:rsid w:val="00423D84"/>
    <w:rsid w:val="004245BD"/>
    <w:rsid w:val="00424950"/>
    <w:rsid w:val="00425083"/>
    <w:rsid w:val="00425496"/>
    <w:rsid w:val="0042550D"/>
    <w:rsid w:val="00425E2A"/>
    <w:rsid w:val="00425E69"/>
    <w:rsid w:val="00425F17"/>
    <w:rsid w:val="00427467"/>
    <w:rsid w:val="0042751F"/>
    <w:rsid w:val="004275FA"/>
    <w:rsid w:val="0043006A"/>
    <w:rsid w:val="004300BF"/>
    <w:rsid w:val="004307DA"/>
    <w:rsid w:val="0043083D"/>
    <w:rsid w:val="00430A83"/>
    <w:rsid w:val="00430AC9"/>
    <w:rsid w:val="00430B4F"/>
    <w:rsid w:val="00430DBE"/>
    <w:rsid w:val="00430F04"/>
    <w:rsid w:val="00431CF9"/>
    <w:rsid w:val="0043203F"/>
    <w:rsid w:val="0043234E"/>
    <w:rsid w:val="0043291A"/>
    <w:rsid w:val="004329F9"/>
    <w:rsid w:val="00432D1B"/>
    <w:rsid w:val="004332BA"/>
    <w:rsid w:val="00433854"/>
    <w:rsid w:val="00433EC1"/>
    <w:rsid w:val="004340B4"/>
    <w:rsid w:val="004342B0"/>
    <w:rsid w:val="00434A48"/>
    <w:rsid w:val="00435360"/>
    <w:rsid w:val="004353A0"/>
    <w:rsid w:val="004357F8"/>
    <w:rsid w:val="004360CB"/>
    <w:rsid w:val="004361F2"/>
    <w:rsid w:val="0043634E"/>
    <w:rsid w:val="00436573"/>
    <w:rsid w:val="004367E3"/>
    <w:rsid w:val="00436C9D"/>
    <w:rsid w:val="00436F69"/>
    <w:rsid w:val="00437055"/>
    <w:rsid w:val="00437133"/>
    <w:rsid w:val="00440FC3"/>
    <w:rsid w:val="0044107E"/>
    <w:rsid w:val="00441349"/>
    <w:rsid w:val="0044160E"/>
    <w:rsid w:val="0044194A"/>
    <w:rsid w:val="00441B63"/>
    <w:rsid w:val="00441EFF"/>
    <w:rsid w:val="0044218F"/>
    <w:rsid w:val="00442221"/>
    <w:rsid w:val="004425DB"/>
    <w:rsid w:val="00442BF1"/>
    <w:rsid w:val="00442CD1"/>
    <w:rsid w:val="00442D93"/>
    <w:rsid w:val="004430B4"/>
    <w:rsid w:val="00444167"/>
    <w:rsid w:val="0044428E"/>
    <w:rsid w:val="004442D2"/>
    <w:rsid w:val="00444BCB"/>
    <w:rsid w:val="00444D69"/>
    <w:rsid w:val="00445007"/>
    <w:rsid w:val="004454E6"/>
    <w:rsid w:val="00445E17"/>
    <w:rsid w:val="0044617A"/>
    <w:rsid w:val="00446304"/>
    <w:rsid w:val="004467C5"/>
    <w:rsid w:val="00446A94"/>
    <w:rsid w:val="00446AA1"/>
    <w:rsid w:val="004471F6"/>
    <w:rsid w:val="00447C4B"/>
    <w:rsid w:val="00447EF9"/>
    <w:rsid w:val="00450062"/>
    <w:rsid w:val="004505C7"/>
    <w:rsid w:val="004507EE"/>
    <w:rsid w:val="004508F1"/>
    <w:rsid w:val="00450C15"/>
    <w:rsid w:val="004511DC"/>
    <w:rsid w:val="0045144D"/>
    <w:rsid w:val="004520A8"/>
    <w:rsid w:val="004527F3"/>
    <w:rsid w:val="00452D49"/>
    <w:rsid w:val="00452DBA"/>
    <w:rsid w:val="004534C3"/>
    <w:rsid w:val="00453901"/>
    <w:rsid w:val="00453F9E"/>
    <w:rsid w:val="00454116"/>
    <w:rsid w:val="0045424B"/>
    <w:rsid w:val="00454300"/>
    <w:rsid w:val="004546A5"/>
    <w:rsid w:val="00454704"/>
    <w:rsid w:val="00454D84"/>
    <w:rsid w:val="00454E69"/>
    <w:rsid w:val="0045527D"/>
    <w:rsid w:val="00455814"/>
    <w:rsid w:val="00455864"/>
    <w:rsid w:val="00455D96"/>
    <w:rsid w:val="00455F07"/>
    <w:rsid w:val="00456596"/>
    <w:rsid w:val="00456F14"/>
    <w:rsid w:val="00457287"/>
    <w:rsid w:val="004576FA"/>
    <w:rsid w:val="0046016A"/>
    <w:rsid w:val="0046052E"/>
    <w:rsid w:val="004606A2"/>
    <w:rsid w:val="0046089E"/>
    <w:rsid w:val="004609E0"/>
    <w:rsid w:val="00461DCF"/>
    <w:rsid w:val="0046203A"/>
    <w:rsid w:val="00462598"/>
    <w:rsid w:val="00462856"/>
    <w:rsid w:val="00462E7F"/>
    <w:rsid w:val="004632B9"/>
    <w:rsid w:val="00463972"/>
    <w:rsid w:val="0046398D"/>
    <w:rsid w:val="00463E26"/>
    <w:rsid w:val="00463FA9"/>
    <w:rsid w:val="004640CC"/>
    <w:rsid w:val="004643F2"/>
    <w:rsid w:val="0046462A"/>
    <w:rsid w:val="00464EC1"/>
    <w:rsid w:val="0046539C"/>
    <w:rsid w:val="004658B2"/>
    <w:rsid w:val="00465993"/>
    <w:rsid w:val="00466089"/>
    <w:rsid w:val="0046661C"/>
    <w:rsid w:val="004667CE"/>
    <w:rsid w:val="00466D0D"/>
    <w:rsid w:val="00466D95"/>
    <w:rsid w:val="00466EF9"/>
    <w:rsid w:val="004670F0"/>
    <w:rsid w:val="00467319"/>
    <w:rsid w:val="004674CD"/>
    <w:rsid w:val="004707CC"/>
    <w:rsid w:val="004707F6"/>
    <w:rsid w:val="00470905"/>
    <w:rsid w:val="00470ACE"/>
    <w:rsid w:val="00470C0C"/>
    <w:rsid w:val="00471085"/>
    <w:rsid w:val="00471654"/>
    <w:rsid w:val="004716DE"/>
    <w:rsid w:val="00471B57"/>
    <w:rsid w:val="00472212"/>
    <w:rsid w:val="00472738"/>
    <w:rsid w:val="004727DB"/>
    <w:rsid w:val="0047298F"/>
    <w:rsid w:val="00472DE8"/>
    <w:rsid w:val="00473435"/>
    <w:rsid w:val="004737AD"/>
    <w:rsid w:val="004738C3"/>
    <w:rsid w:val="004739ED"/>
    <w:rsid w:val="00474021"/>
    <w:rsid w:val="0047437B"/>
    <w:rsid w:val="004745D9"/>
    <w:rsid w:val="00474A69"/>
    <w:rsid w:val="00475265"/>
    <w:rsid w:val="004765FA"/>
    <w:rsid w:val="00476E2D"/>
    <w:rsid w:val="00476F6C"/>
    <w:rsid w:val="00477593"/>
    <w:rsid w:val="0047796F"/>
    <w:rsid w:val="00480174"/>
    <w:rsid w:val="0048086C"/>
    <w:rsid w:val="00481740"/>
    <w:rsid w:val="00481942"/>
    <w:rsid w:val="00481B70"/>
    <w:rsid w:val="00481BE0"/>
    <w:rsid w:val="00481C95"/>
    <w:rsid w:val="00481F68"/>
    <w:rsid w:val="00482302"/>
    <w:rsid w:val="00482639"/>
    <w:rsid w:val="004827C5"/>
    <w:rsid w:val="00482B46"/>
    <w:rsid w:val="00482CC5"/>
    <w:rsid w:val="00483833"/>
    <w:rsid w:val="00483935"/>
    <w:rsid w:val="00483C8B"/>
    <w:rsid w:val="00483E1A"/>
    <w:rsid w:val="00484111"/>
    <w:rsid w:val="00484487"/>
    <w:rsid w:val="00484A62"/>
    <w:rsid w:val="00484BB4"/>
    <w:rsid w:val="00484FFE"/>
    <w:rsid w:val="00485653"/>
    <w:rsid w:val="00485755"/>
    <w:rsid w:val="004858FB"/>
    <w:rsid w:val="00485A65"/>
    <w:rsid w:val="00485E66"/>
    <w:rsid w:val="00486111"/>
    <w:rsid w:val="004866DD"/>
    <w:rsid w:val="00486A9A"/>
    <w:rsid w:val="00486BA4"/>
    <w:rsid w:val="00486FF7"/>
    <w:rsid w:val="00487546"/>
    <w:rsid w:val="00487924"/>
    <w:rsid w:val="00487AFE"/>
    <w:rsid w:val="00487CA1"/>
    <w:rsid w:val="00490079"/>
    <w:rsid w:val="004901B7"/>
    <w:rsid w:val="004902CF"/>
    <w:rsid w:val="00490828"/>
    <w:rsid w:val="00490DA1"/>
    <w:rsid w:val="00490E89"/>
    <w:rsid w:val="0049171C"/>
    <w:rsid w:val="00491BA6"/>
    <w:rsid w:val="00491BC0"/>
    <w:rsid w:val="00491BC1"/>
    <w:rsid w:val="00491C30"/>
    <w:rsid w:val="00492135"/>
    <w:rsid w:val="00492172"/>
    <w:rsid w:val="004923F3"/>
    <w:rsid w:val="00492531"/>
    <w:rsid w:val="00492687"/>
    <w:rsid w:val="004929C4"/>
    <w:rsid w:val="00492D5D"/>
    <w:rsid w:val="00493025"/>
    <w:rsid w:val="004937F7"/>
    <w:rsid w:val="0049393C"/>
    <w:rsid w:val="00493BF7"/>
    <w:rsid w:val="00493F52"/>
    <w:rsid w:val="0049440C"/>
    <w:rsid w:val="00494ACF"/>
    <w:rsid w:val="00495574"/>
    <w:rsid w:val="00495864"/>
    <w:rsid w:val="00495952"/>
    <w:rsid w:val="00496606"/>
    <w:rsid w:val="00496EFB"/>
    <w:rsid w:val="004972AE"/>
    <w:rsid w:val="004975CB"/>
    <w:rsid w:val="00497839"/>
    <w:rsid w:val="004A0ABE"/>
    <w:rsid w:val="004A0B0C"/>
    <w:rsid w:val="004A0CC9"/>
    <w:rsid w:val="004A0F8D"/>
    <w:rsid w:val="004A0FEC"/>
    <w:rsid w:val="004A10F1"/>
    <w:rsid w:val="004A1476"/>
    <w:rsid w:val="004A1540"/>
    <w:rsid w:val="004A177F"/>
    <w:rsid w:val="004A1AAE"/>
    <w:rsid w:val="004A1BA2"/>
    <w:rsid w:val="004A1F49"/>
    <w:rsid w:val="004A27FA"/>
    <w:rsid w:val="004A3034"/>
    <w:rsid w:val="004A3185"/>
    <w:rsid w:val="004A3485"/>
    <w:rsid w:val="004A37B7"/>
    <w:rsid w:val="004A41DF"/>
    <w:rsid w:val="004A4839"/>
    <w:rsid w:val="004A49A8"/>
    <w:rsid w:val="004A4CDA"/>
    <w:rsid w:val="004A4DB0"/>
    <w:rsid w:val="004A4F7F"/>
    <w:rsid w:val="004A5417"/>
    <w:rsid w:val="004A5664"/>
    <w:rsid w:val="004A5724"/>
    <w:rsid w:val="004A58A4"/>
    <w:rsid w:val="004A5CD6"/>
    <w:rsid w:val="004A6093"/>
    <w:rsid w:val="004A60D9"/>
    <w:rsid w:val="004A61D1"/>
    <w:rsid w:val="004A6484"/>
    <w:rsid w:val="004A6517"/>
    <w:rsid w:val="004A6599"/>
    <w:rsid w:val="004A7574"/>
    <w:rsid w:val="004A7833"/>
    <w:rsid w:val="004A799C"/>
    <w:rsid w:val="004B00D6"/>
    <w:rsid w:val="004B0914"/>
    <w:rsid w:val="004B1039"/>
    <w:rsid w:val="004B11AB"/>
    <w:rsid w:val="004B1456"/>
    <w:rsid w:val="004B19CA"/>
    <w:rsid w:val="004B1FE2"/>
    <w:rsid w:val="004B209B"/>
    <w:rsid w:val="004B20C1"/>
    <w:rsid w:val="004B2465"/>
    <w:rsid w:val="004B274E"/>
    <w:rsid w:val="004B2E9E"/>
    <w:rsid w:val="004B33EE"/>
    <w:rsid w:val="004B3E4A"/>
    <w:rsid w:val="004B3E83"/>
    <w:rsid w:val="004B421C"/>
    <w:rsid w:val="004B4718"/>
    <w:rsid w:val="004B4874"/>
    <w:rsid w:val="004B48F2"/>
    <w:rsid w:val="004B5BC4"/>
    <w:rsid w:val="004B5E32"/>
    <w:rsid w:val="004B6CDE"/>
    <w:rsid w:val="004B70EE"/>
    <w:rsid w:val="004B73D9"/>
    <w:rsid w:val="004B7580"/>
    <w:rsid w:val="004B784A"/>
    <w:rsid w:val="004B7D50"/>
    <w:rsid w:val="004C052D"/>
    <w:rsid w:val="004C0708"/>
    <w:rsid w:val="004C12D2"/>
    <w:rsid w:val="004C1BFE"/>
    <w:rsid w:val="004C1E78"/>
    <w:rsid w:val="004C231C"/>
    <w:rsid w:val="004C282B"/>
    <w:rsid w:val="004C3220"/>
    <w:rsid w:val="004C34D7"/>
    <w:rsid w:val="004C388A"/>
    <w:rsid w:val="004C3D73"/>
    <w:rsid w:val="004C406E"/>
    <w:rsid w:val="004C44CC"/>
    <w:rsid w:val="004C5005"/>
    <w:rsid w:val="004C538B"/>
    <w:rsid w:val="004C5DA5"/>
    <w:rsid w:val="004C632E"/>
    <w:rsid w:val="004C6467"/>
    <w:rsid w:val="004C6957"/>
    <w:rsid w:val="004C6E08"/>
    <w:rsid w:val="004C71CF"/>
    <w:rsid w:val="004C74A4"/>
    <w:rsid w:val="004C7F0C"/>
    <w:rsid w:val="004D030D"/>
    <w:rsid w:val="004D037C"/>
    <w:rsid w:val="004D08F2"/>
    <w:rsid w:val="004D0BBF"/>
    <w:rsid w:val="004D0C82"/>
    <w:rsid w:val="004D120D"/>
    <w:rsid w:val="004D14B3"/>
    <w:rsid w:val="004D1D98"/>
    <w:rsid w:val="004D1E74"/>
    <w:rsid w:val="004D2C35"/>
    <w:rsid w:val="004D2EDD"/>
    <w:rsid w:val="004D2FFC"/>
    <w:rsid w:val="004D399E"/>
    <w:rsid w:val="004D3B6C"/>
    <w:rsid w:val="004D3D0A"/>
    <w:rsid w:val="004D3F1D"/>
    <w:rsid w:val="004D41B9"/>
    <w:rsid w:val="004D45D5"/>
    <w:rsid w:val="004D47D4"/>
    <w:rsid w:val="004D496F"/>
    <w:rsid w:val="004D4A16"/>
    <w:rsid w:val="004D4C2D"/>
    <w:rsid w:val="004D4D14"/>
    <w:rsid w:val="004D4F43"/>
    <w:rsid w:val="004D5CCB"/>
    <w:rsid w:val="004D5F7E"/>
    <w:rsid w:val="004D62DA"/>
    <w:rsid w:val="004D665C"/>
    <w:rsid w:val="004D6682"/>
    <w:rsid w:val="004D6AAF"/>
    <w:rsid w:val="004D6B8E"/>
    <w:rsid w:val="004D7543"/>
    <w:rsid w:val="004D76E8"/>
    <w:rsid w:val="004D7780"/>
    <w:rsid w:val="004D79F3"/>
    <w:rsid w:val="004D7CE0"/>
    <w:rsid w:val="004E001D"/>
    <w:rsid w:val="004E011E"/>
    <w:rsid w:val="004E03AF"/>
    <w:rsid w:val="004E062C"/>
    <w:rsid w:val="004E0B8C"/>
    <w:rsid w:val="004E0F37"/>
    <w:rsid w:val="004E1195"/>
    <w:rsid w:val="004E1868"/>
    <w:rsid w:val="004E20A3"/>
    <w:rsid w:val="004E230E"/>
    <w:rsid w:val="004E237F"/>
    <w:rsid w:val="004E23F0"/>
    <w:rsid w:val="004E2922"/>
    <w:rsid w:val="004E2BE8"/>
    <w:rsid w:val="004E3569"/>
    <w:rsid w:val="004E38EC"/>
    <w:rsid w:val="004E3AFA"/>
    <w:rsid w:val="004E3B9D"/>
    <w:rsid w:val="004E3C87"/>
    <w:rsid w:val="004E41DE"/>
    <w:rsid w:val="004E4230"/>
    <w:rsid w:val="004E4CA7"/>
    <w:rsid w:val="004E4D38"/>
    <w:rsid w:val="004E4DF9"/>
    <w:rsid w:val="004E54C0"/>
    <w:rsid w:val="004E5554"/>
    <w:rsid w:val="004E5647"/>
    <w:rsid w:val="004E5A5D"/>
    <w:rsid w:val="004E5CD4"/>
    <w:rsid w:val="004E62EE"/>
    <w:rsid w:val="004E6547"/>
    <w:rsid w:val="004E668D"/>
    <w:rsid w:val="004E68FE"/>
    <w:rsid w:val="004E6967"/>
    <w:rsid w:val="004E76B6"/>
    <w:rsid w:val="004E7ACF"/>
    <w:rsid w:val="004E7D18"/>
    <w:rsid w:val="004E7FEE"/>
    <w:rsid w:val="004F059F"/>
    <w:rsid w:val="004F09B0"/>
    <w:rsid w:val="004F14E0"/>
    <w:rsid w:val="004F18A6"/>
    <w:rsid w:val="004F18B8"/>
    <w:rsid w:val="004F1AB7"/>
    <w:rsid w:val="004F1E74"/>
    <w:rsid w:val="004F28C5"/>
    <w:rsid w:val="004F3057"/>
    <w:rsid w:val="004F381D"/>
    <w:rsid w:val="004F436B"/>
    <w:rsid w:val="004F4B5E"/>
    <w:rsid w:val="004F4FD4"/>
    <w:rsid w:val="004F53F4"/>
    <w:rsid w:val="004F5C55"/>
    <w:rsid w:val="004F6A3A"/>
    <w:rsid w:val="004F6CE2"/>
    <w:rsid w:val="004F6ED6"/>
    <w:rsid w:val="004F6EFB"/>
    <w:rsid w:val="004F7038"/>
    <w:rsid w:val="0050040C"/>
    <w:rsid w:val="0050068A"/>
    <w:rsid w:val="0050077D"/>
    <w:rsid w:val="0050088A"/>
    <w:rsid w:val="00500900"/>
    <w:rsid w:val="00500934"/>
    <w:rsid w:val="00501427"/>
    <w:rsid w:val="005014E2"/>
    <w:rsid w:val="00501526"/>
    <w:rsid w:val="00501B6F"/>
    <w:rsid w:val="0050215A"/>
    <w:rsid w:val="00502374"/>
    <w:rsid w:val="005024F9"/>
    <w:rsid w:val="00502585"/>
    <w:rsid w:val="0050362A"/>
    <w:rsid w:val="00503857"/>
    <w:rsid w:val="00503C6F"/>
    <w:rsid w:val="0050411B"/>
    <w:rsid w:val="0050466D"/>
    <w:rsid w:val="0050481B"/>
    <w:rsid w:val="005049E1"/>
    <w:rsid w:val="005051EB"/>
    <w:rsid w:val="00505B2C"/>
    <w:rsid w:val="00506952"/>
    <w:rsid w:val="00506B28"/>
    <w:rsid w:val="00506C20"/>
    <w:rsid w:val="00506D7E"/>
    <w:rsid w:val="00506DB9"/>
    <w:rsid w:val="00506F1B"/>
    <w:rsid w:val="005070E5"/>
    <w:rsid w:val="005077B4"/>
    <w:rsid w:val="00507844"/>
    <w:rsid w:val="00507ECC"/>
    <w:rsid w:val="0051041A"/>
    <w:rsid w:val="00510F0A"/>
    <w:rsid w:val="0051137C"/>
    <w:rsid w:val="00511D26"/>
    <w:rsid w:val="00511D91"/>
    <w:rsid w:val="005126D9"/>
    <w:rsid w:val="00512753"/>
    <w:rsid w:val="0051282F"/>
    <w:rsid w:val="00512872"/>
    <w:rsid w:val="00512BF3"/>
    <w:rsid w:val="00512D29"/>
    <w:rsid w:val="00513027"/>
    <w:rsid w:val="0051335E"/>
    <w:rsid w:val="00513C49"/>
    <w:rsid w:val="00514726"/>
    <w:rsid w:val="005149BA"/>
    <w:rsid w:val="005156BD"/>
    <w:rsid w:val="00515871"/>
    <w:rsid w:val="005159F7"/>
    <w:rsid w:val="00515B9F"/>
    <w:rsid w:val="00515CF0"/>
    <w:rsid w:val="00516079"/>
    <w:rsid w:val="00516417"/>
    <w:rsid w:val="00516705"/>
    <w:rsid w:val="00516709"/>
    <w:rsid w:val="005168C2"/>
    <w:rsid w:val="005168E1"/>
    <w:rsid w:val="00516DF2"/>
    <w:rsid w:val="00516FCD"/>
    <w:rsid w:val="0052007C"/>
    <w:rsid w:val="00521BBA"/>
    <w:rsid w:val="00521C25"/>
    <w:rsid w:val="00521D23"/>
    <w:rsid w:val="00521DB0"/>
    <w:rsid w:val="00522A6A"/>
    <w:rsid w:val="00522ACA"/>
    <w:rsid w:val="00522D0D"/>
    <w:rsid w:val="0052324F"/>
    <w:rsid w:val="005232F9"/>
    <w:rsid w:val="0052348D"/>
    <w:rsid w:val="005234B1"/>
    <w:rsid w:val="00523746"/>
    <w:rsid w:val="0052396A"/>
    <w:rsid w:val="00523A5A"/>
    <w:rsid w:val="00523CE5"/>
    <w:rsid w:val="005245AD"/>
    <w:rsid w:val="00524780"/>
    <w:rsid w:val="00525078"/>
    <w:rsid w:val="0052518C"/>
    <w:rsid w:val="00525515"/>
    <w:rsid w:val="005259AC"/>
    <w:rsid w:val="00525C51"/>
    <w:rsid w:val="00525D41"/>
    <w:rsid w:val="00526723"/>
    <w:rsid w:val="00527D0B"/>
    <w:rsid w:val="00527E54"/>
    <w:rsid w:val="00530090"/>
    <w:rsid w:val="0053030E"/>
    <w:rsid w:val="0053055B"/>
    <w:rsid w:val="00530A85"/>
    <w:rsid w:val="00530ABA"/>
    <w:rsid w:val="00530BAC"/>
    <w:rsid w:val="00530D21"/>
    <w:rsid w:val="00530FC7"/>
    <w:rsid w:val="00530FF9"/>
    <w:rsid w:val="005313DB"/>
    <w:rsid w:val="0053175A"/>
    <w:rsid w:val="00531D70"/>
    <w:rsid w:val="00532928"/>
    <w:rsid w:val="00532C90"/>
    <w:rsid w:val="005331AF"/>
    <w:rsid w:val="00533307"/>
    <w:rsid w:val="00533DB8"/>
    <w:rsid w:val="00533E1A"/>
    <w:rsid w:val="00534A78"/>
    <w:rsid w:val="00535A5E"/>
    <w:rsid w:val="00535D3F"/>
    <w:rsid w:val="00536892"/>
    <w:rsid w:val="0053741D"/>
    <w:rsid w:val="00537514"/>
    <w:rsid w:val="00537B59"/>
    <w:rsid w:val="00537C1E"/>
    <w:rsid w:val="00540DD3"/>
    <w:rsid w:val="00541081"/>
    <w:rsid w:val="00541228"/>
    <w:rsid w:val="0054149E"/>
    <w:rsid w:val="00541765"/>
    <w:rsid w:val="00541922"/>
    <w:rsid w:val="005424A8"/>
    <w:rsid w:val="0054274F"/>
    <w:rsid w:val="00542774"/>
    <w:rsid w:val="0054298C"/>
    <w:rsid w:val="00542B07"/>
    <w:rsid w:val="00542B72"/>
    <w:rsid w:val="00542CDF"/>
    <w:rsid w:val="005430F7"/>
    <w:rsid w:val="00543254"/>
    <w:rsid w:val="00543500"/>
    <w:rsid w:val="0054360D"/>
    <w:rsid w:val="00543B29"/>
    <w:rsid w:val="00543CDC"/>
    <w:rsid w:val="00543F13"/>
    <w:rsid w:val="00544342"/>
    <w:rsid w:val="00544A9F"/>
    <w:rsid w:val="00544D8F"/>
    <w:rsid w:val="00544D9F"/>
    <w:rsid w:val="00544E8C"/>
    <w:rsid w:val="005451D4"/>
    <w:rsid w:val="00545274"/>
    <w:rsid w:val="0054543B"/>
    <w:rsid w:val="0054557A"/>
    <w:rsid w:val="005455A8"/>
    <w:rsid w:val="00545A95"/>
    <w:rsid w:val="00546377"/>
    <w:rsid w:val="00546BC0"/>
    <w:rsid w:val="0054759C"/>
    <w:rsid w:val="00547879"/>
    <w:rsid w:val="00547BCA"/>
    <w:rsid w:val="005503A9"/>
    <w:rsid w:val="005503CD"/>
    <w:rsid w:val="00550745"/>
    <w:rsid w:val="00550945"/>
    <w:rsid w:val="00550F4C"/>
    <w:rsid w:val="00550FA9"/>
    <w:rsid w:val="0055144D"/>
    <w:rsid w:val="0055193C"/>
    <w:rsid w:val="00551D47"/>
    <w:rsid w:val="00551E43"/>
    <w:rsid w:val="00551E76"/>
    <w:rsid w:val="00552096"/>
    <w:rsid w:val="00552930"/>
    <w:rsid w:val="00552C19"/>
    <w:rsid w:val="00553687"/>
    <w:rsid w:val="005536CA"/>
    <w:rsid w:val="00553A83"/>
    <w:rsid w:val="00553D53"/>
    <w:rsid w:val="00553DCF"/>
    <w:rsid w:val="00554268"/>
    <w:rsid w:val="00554CDF"/>
    <w:rsid w:val="00554D1B"/>
    <w:rsid w:val="00554DC2"/>
    <w:rsid w:val="00555805"/>
    <w:rsid w:val="00555AB9"/>
    <w:rsid w:val="00555D61"/>
    <w:rsid w:val="0055613E"/>
    <w:rsid w:val="0055661F"/>
    <w:rsid w:val="0055678E"/>
    <w:rsid w:val="005567A2"/>
    <w:rsid w:val="00556DCC"/>
    <w:rsid w:val="00556EAD"/>
    <w:rsid w:val="00557016"/>
    <w:rsid w:val="005571E3"/>
    <w:rsid w:val="005575CB"/>
    <w:rsid w:val="00560811"/>
    <w:rsid w:val="00560892"/>
    <w:rsid w:val="00560E30"/>
    <w:rsid w:val="00560E5F"/>
    <w:rsid w:val="00560FAD"/>
    <w:rsid w:val="005612BC"/>
    <w:rsid w:val="00561840"/>
    <w:rsid w:val="00561897"/>
    <w:rsid w:val="005619F1"/>
    <w:rsid w:val="005630E3"/>
    <w:rsid w:val="00563100"/>
    <w:rsid w:val="005631D0"/>
    <w:rsid w:val="00563ABF"/>
    <w:rsid w:val="005641A2"/>
    <w:rsid w:val="005642BE"/>
    <w:rsid w:val="005647D3"/>
    <w:rsid w:val="00564C00"/>
    <w:rsid w:val="005652B4"/>
    <w:rsid w:val="005654DA"/>
    <w:rsid w:val="00565522"/>
    <w:rsid w:val="0056594E"/>
    <w:rsid w:val="005663A3"/>
    <w:rsid w:val="00566450"/>
    <w:rsid w:val="005669BF"/>
    <w:rsid w:val="00566F40"/>
    <w:rsid w:val="0056711F"/>
    <w:rsid w:val="0056783D"/>
    <w:rsid w:val="005678B5"/>
    <w:rsid w:val="00570141"/>
    <w:rsid w:val="0057018E"/>
    <w:rsid w:val="0057082C"/>
    <w:rsid w:val="00570F19"/>
    <w:rsid w:val="005712AB"/>
    <w:rsid w:val="005719A4"/>
    <w:rsid w:val="005723A1"/>
    <w:rsid w:val="00572779"/>
    <w:rsid w:val="00572E11"/>
    <w:rsid w:val="005732D8"/>
    <w:rsid w:val="0057372F"/>
    <w:rsid w:val="005737D1"/>
    <w:rsid w:val="0057407D"/>
    <w:rsid w:val="00574AED"/>
    <w:rsid w:val="00574FE7"/>
    <w:rsid w:val="00575461"/>
    <w:rsid w:val="005757E3"/>
    <w:rsid w:val="00575CD1"/>
    <w:rsid w:val="005766C9"/>
    <w:rsid w:val="00576753"/>
    <w:rsid w:val="0057729F"/>
    <w:rsid w:val="0057779B"/>
    <w:rsid w:val="00577BA8"/>
    <w:rsid w:val="00577D7C"/>
    <w:rsid w:val="00577ECC"/>
    <w:rsid w:val="00580240"/>
    <w:rsid w:val="0058045C"/>
    <w:rsid w:val="00581533"/>
    <w:rsid w:val="00581842"/>
    <w:rsid w:val="005818C9"/>
    <w:rsid w:val="00581FDC"/>
    <w:rsid w:val="00582031"/>
    <w:rsid w:val="0058223B"/>
    <w:rsid w:val="00582535"/>
    <w:rsid w:val="0058287E"/>
    <w:rsid w:val="005831BB"/>
    <w:rsid w:val="005839EE"/>
    <w:rsid w:val="00583C09"/>
    <w:rsid w:val="00583D5E"/>
    <w:rsid w:val="00584230"/>
    <w:rsid w:val="00584BEC"/>
    <w:rsid w:val="00584F61"/>
    <w:rsid w:val="005850AF"/>
    <w:rsid w:val="00585411"/>
    <w:rsid w:val="005854E1"/>
    <w:rsid w:val="00585B9F"/>
    <w:rsid w:val="0058643C"/>
    <w:rsid w:val="00586AC0"/>
    <w:rsid w:val="00586AEE"/>
    <w:rsid w:val="00586F47"/>
    <w:rsid w:val="00587887"/>
    <w:rsid w:val="00587CF9"/>
    <w:rsid w:val="00587DCC"/>
    <w:rsid w:val="005900A1"/>
    <w:rsid w:val="00590AEB"/>
    <w:rsid w:val="00591144"/>
    <w:rsid w:val="00591412"/>
    <w:rsid w:val="0059153C"/>
    <w:rsid w:val="00592599"/>
    <w:rsid w:val="005929BA"/>
    <w:rsid w:val="00592B9C"/>
    <w:rsid w:val="00592BC7"/>
    <w:rsid w:val="00592BCB"/>
    <w:rsid w:val="0059341E"/>
    <w:rsid w:val="0059385B"/>
    <w:rsid w:val="00593BC4"/>
    <w:rsid w:val="00593D1D"/>
    <w:rsid w:val="00593E54"/>
    <w:rsid w:val="005940AE"/>
    <w:rsid w:val="005941D9"/>
    <w:rsid w:val="005943C9"/>
    <w:rsid w:val="00594B5E"/>
    <w:rsid w:val="00594D6A"/>
    <w:rsid w:val="00595208"/>
    <w:rsid w:val="00595C83"/>
    <w:rsid w:val="00595E2B"/>
    <w:rsid w:val="005960E1"/>
    <w:rsid w:val="005961C3"/>
    <w:rsid w:val="005962D1"/>
    <w:rsid w:val="005962ED"/>
    <w:rsid w:val="00597331"/>
    <w:rsid w:val="00597F3E"/>
    <w:rsid w:val="005A04B2"/>
    <w:rsid w:val="005A078A"/>
    <w:rsid w:val="005A0791"/>
    <w:rsid w:val="005A099B"/>
    <w:rsid w:val="005A2222"/>
    <w:rsid w:val="005A23BE"/>
    <w:rsid w:val="005A245C"/>
    <w:rsid w:val="005A2504"/>
    <w:rsid w:val="005A2826"/>
    <w:rsid w:val="005A2B53"/>
    <w:rsid w:val="005A2E3B"/>
    <w:rsid w:val="005A37BB"/>
    <w:rsid w:val="005A3C6B"/>
    <w:rsid w:val="005A3D5D"/>
    <w:rsid w:val="005A3E88"/>
    <w:rsid w:val="005A4066"/>
    <w:rsid w:val="005A44C7"/>
    <w:rsid w:val="005A5046"/>
    <w:rsid w:val="005A535C"/>
    <w:rsid w:val="005A543A"/>
    <w:rsid w:val="005A5655"/>
    <w:rsid w:val="005A571A"/>
    <w:rsid w:val="005A5AB5"/>
    <w:rsid w:val="005A6119"/>
    <w:rsid w:val="005A719B"/>
    <w:rsid w:val="005A72CF"/>
    <w:rsid w:val="005A736B"/>
    <w:rsid w:val="005A7685"/>
    <w:rsid w:val="005A7DD9"/>
    <w:rsid w:val="005A7FF6"/>
    <w:rsid w:val="005B019E"/>
    <w:rsid w:val="005B0539"/>
    <w:rsid w:val="005B0E73"/>
    <w:rsid w:val="005B0FA0"/>
    <w:rsid w:val="005B1A0D"/>
    <w:rsid w:val="005B1F1A"/>
    <w:rsid w:val="005B1FCA"/>
    <w:rsid w:val="005B243F"/>
    <w:rsid w:val="005B2F04"/>
    <w:rsid w:val="005B3323"/>
    <w:rsid w:val="005B34F1"/>
    <w:rsid w:val="005B3749"/>
    <w:rsid w:val="005B3BD4"/>
    <w:rsid w:val="005B3CB5"/>
    <w:rsid w:val="005B3CC2"/>
    <w:rsid w:val="005B5184"/>
    <w:rsid w:val="005B5338"/>
    <w:rsid w:val="005B5D53"/>
    <w:rsid w:val="005B66C8"/>
    <w:rsid w:val="005B6747"/>
    <w:rsid w:val="005B6B7A"/>
    <w:rsid w:val="005B6E6C"/>
    <w:rsid w:val="005B7473"/>
    <w:rsid w:val="005C0123"/>
    <w:rsid w:val="005C04B3"/>
    <w:rsid w:val="005C07A8"/>
    <w:rsid w:val="005C1334"/>
    <w:rsid w:val="005C140E"/>
    <w:rsid w:val="005C181B"/>
    <w:rsid w:val="005C1CE2"/>
    <w:rsid w:val="005C1D32"/>
    <w:rsid w:val="005C1FC5"/>
    <w:rsid w:val="005C250A"/>
    <w:rsid w:val="005C2536"/>
    <w:rsid w:val="005C2B4A"/>
    <w:rsid w:val="005C2C3D"/>
    <w:rsid w:val="005C3434"/>
    <w:rsid w:val="005C3FBE"/>
    <w:rsid w:val="005C430B"/>
    <w:rsid w:val="005C4724"/>
    <w:rsid w:val="005C4B7D"/>
    <w:rsid w:val="005C4C6B"/>
    <w:rsid w:val="005C5190"/>
    <w:rsid w:val="005C5333"/>
    <w:rsid w:val="005C55A7"/>
    <w:rsid w:val="005C5B5A"/>
    <w:rsid w:val="005C5F47"/>
    <w:rsid w:val="005C616D"/>
    <w:rsid w:val="005C6347"/>
    <w:rsid w:val="005C634F"/>
    <w:rsid w:val="005C690E"/>
    <w:rsid w:val="005C6A60"/>
    <w:rsid w:val="005C6DB5"/>
    <w:rsid w:val="005C6FF3"/>
    <w:rsid w:val="005C733A"/>
    <w:rsid w:val="005C776F"/>
    <w:rsid w:val="005C7A68"/>
    <w:rsid w:val="005C7DA1"/>
    <w:rsid w:val="005D0124"/>
    <w:rsid w:val="005D074B"/>
    <w:rsid w:val="005D0AFE"/>
    <w:rsid w:val="005D0B08"/>
    <w:rsid w:val="005D16DF"/>
    <w:rsid w:val="005D1DFA"/>
    <w:rsid w:val="005D1E88"/>
    <w:rsid w:val="005D1F3B"/>
    <w:rsid w:val="005D241C"/>
    <w:rsid w:val="005D2CE1"/>
    <w:rsid w:val="005D2D15"/>
    <w:rsid w:val="005D3196"/>
    <w:rsid w:val="005D3B31"/>
    <w:rsid w:val="005D427E"/>
    <w:rsid w:val="005D4B5A"/>
    <w:rsid w:val="005D4F39"/>
    <w:rsid w:val="005D51D4"/>
    <w:rsid w:val="005D557B"/>
    <w:rsid w:val="005D58E7"/>
    <w:rsid w:val="005D5C60"/>
    <w:rsid w:val="005D5F1B"/>
    <w:rsid w:val="005D6231"/>
    <w:rsid w:val="005D6B2A"/>
    <w:rsid w:val="005D6BDF"/>
    <w:rsid w:val="005D6C44"/>
    <w:rsid w:val="005D6E1E"/>
    <w:rsid w:val="005D6F80"/>
    <w:rsid w:val="005D7383"/>
    <w:rsid w:val="005D758E"/>
    <w:rsid w:val="005E0151"/>
    <w:rsid w:val="005E05BA"/>
    <w:rsid w:val="005E0988"/>
    <w:rsid w:val="005E0BFF"/>
    <w:rsid w:val="005E1182"/>
    <w:rsid w:val="005E13D9"/>
    <w:rsid w:val="005E1502"/>
    <w:rsid w:val="005E1C89"/>
    <w:rsid w:val="005E1E19"/>
    <w:rsid w:val="005E1F5A"/>
    <w:rsid w:val="005E28AE"/>
    <w:rsid w:val="005E29BA"/>
    <w:rsid w:val="005E2BEB"/>
    <w:rsid w:val="005E2C3B"/>
    <w:rsid w:val="005E2DEF"/>
    <w:rsid w:val="005E30A2"/>
    <w:rsid w:val="005E34E9"/>
    <w:rsid w:val="005E3526"/>
    <w:rsid w:val="005E356D"/>
    <w:rsid w:val="005E3926"/>
    <w:rsid w:val="005E3A21"/>
    <w:rsid w:val="005E3CF8"/>
    <w:rsid w:val="005E436E"/>
    <w:rsid w:val="005E43B4"/>
    <w:rsid w:val="005E4460"/>
    <w:rsid w:val="005E4480"/>
    <w:rsid w:val="005E448D"/>
    <w:rsid w:val="005E4589"/>
    <w:rsid w:val="005E4723"/>
    <w:rsid w:val="005E4B18"/>
    <w:rsid w:val="005E526C"/>
    <w:rsid w:val="005E5916"/>
    <w:rsid w:val="005E5A1D"/>
    <w:rsid w:val="005E6080"/>
    <w:rsid w:val="005E62CE"/>
    <w:rsid w:val="005E6528"/>
    <w:rsid w:val="005E6622"/>
    <w:rsid w:val="005E6785"/>
    <w:rsid w:val="005E6899"/>
    <w:rsid w:val="005E6F08"/>
    <w:rsid w:val="005E71CF"/>
    <w:rsid w:val="005E7459"/>
    <w:rsid w:val="005E7579"/>
    <w:rsid w:val="005F01BA"/>
    <w:rsid w:val="005F038D"/>
    <w:rsid w:val="005F0533"/>
    <w:rsid w:val="005F055F"/>
    <w:rsid w:val="005F0BCC"/>
    <w:rsid w:val="005F0CF0"/>
    <w:rsid w:val="005F1001"/>
    <w:rsid w:val="005F197E"/>
    <w:rsid w:val="005F19CD"/>
    <w:rsid w:val="005F257F"/>
    <w:rsid w:val="005F27E9"/>
    <w:rsid w:val="005F2829"/>
    <w:rsid w:val="005F2B92"/>
    <w:rsid w:val="005F33A8"/>
    <w:rsid w:val="005F4C83"/>
    <w:rsid w:val="005F5196"/>
    <w:rsid w:val="005F51C0"/>
    <w:rsid w:val="005F53B2"/>
    <w:rsid w:val="005F53D5"/>
    <w:rsid w:val="005F5D27"/>
    <w:rsid w:val="005F5FB5"/>
    <w:rsid w:val="005F5FBB"/>
    <w:rsid w:val="005F62C5"/>
    <w:rsid w:val="005F6BBC"/>
    <w:rsid w:val="005F6C0C"/>
    <w:rsid w:val="005F700C"/>
    <w:rsid w:val="005F72E5"/>
    <w:rsid w:val="005F75C5"/>
    <w:rsid w:val="005F77DB"/>
    <w:rsid w:val="005F7DB7"/>
    <w:rsid w:val="0060041F"/>
    <w:rsid w:val="00600FE1"/>
    <w:rsid w:val="0060106D"/>
    <w:rsid w:val="0060112E"/>
    <w:rsid w:val="006012E9"/>
    <w:rsid w:val="00601502"/>
    <w:rsid w:val="006015A8"/>
    <w:rsid w:val="00601745"/>
    <w:rsid w:val="00601A58"/>
    <w:rsid w:val="00601C18"/>
    <w:rsid w:val="00601FF0"/>
    <w:rsid w:val="00602115"/>
    <w:rsid w:val="006026B9"/>
    <w:rsid w:val="00602AD6"/>
    <w:rsid w:val="00602E10"/>
    <w:rsid w:val="006030BA"/>
    <w:rsid w:val="006033A7"/>
    <w:rsid w:val="0060405F"/>
    <w:rsid w:val="006040AB"/>
    <w:rsid w:val="006052C3"/>
    <w:rsid w:val="006059AC"/>
    <w:rsid w:val="00605D34"/>
    <w:rsid w:val="00605D7F"/>
    <w:rsid w:val="00606853"/>
    <w:rsid w:val="00606C24"/>
    <w:rsid w:val="00606F76"/>
    <w:rsid w:val="0060713B"/>
    <w:rsid w:val="006076BB"/>
    <w:rsid w:val="00607B55"/>
    <w:rsid w:val="00607F74"/>
    <w:rsid w:val="006103C5"/>
    <w:rsid w:val="006104EF"/>
    <w:rsid w:val="0061078D"/>
    <w:rsid w:val="00610D58"/>
    <w:rsid w:val="00610D83"/>
    <w:rsid w:val="00611276"/>
    <w:rsid w:val="0061151C"/>
    <w:rsid w:val="006115A3"/>
    <w:rsid w:val="00611902"/>
    <w:rsid w:val="006119AC"/>
    <w:rsid w:val="00611A9B"/>
    <w:rsid w:val="00611B6E"/>
    <w:rsid w:val="00611F6B"/>
    <w:rsid w:val="00611FB0"/>
    <w:rsid w:val="00612221"/>
    <w:rsid w:val="00612832"/>
    <w:rsid w:val="00612D6D"/>
    <w:rsid w:val="00613C52"/>
    <w:rsid w:val="00613EAF"/>
    <w:rsid w:val="006144DF"/>
    <w:rsid w:val="00614851"/>
    <w:rsid w:val="00614DE1"/>
    <w:rsid w:val="00614FEE"/>
    <w:rsid w:val="00615679"/>
    <w:rsid w:val="0061593E"/>
    <w:rsid w:val="00615DAF"/>
    <w:rsid w:val="0061602F"/>
    <w:rsid w:val="00616419"/>
    <w:rsid w:val="006167AA"/>
    <w:rsid w:val="0061683A"/>
    <w:rsid w:val="00616B41"/>
    <w:rsid w:val="00617EC8"/>
    <w:rsid w:val="00617F8B"/>
    <w:rsid w:val="006201B6"/>
    <w:rsid w:val="006204BF"/>
    <w:rsid w:val="00620692"/>
    <w:rsid w:val="00620AE8"/>
    <w:rsid w:val="00620EDE"/>
    <w:rsid w:val="00620F84"/>
    <w:rsid w:val="0062112B"/>
    <w:rsid w:val="006212FD"/>
    <w:rsid w:val="0062134B"/>
    <w:rsid w:val="00621525"/>
    <w:rsid w:val="00621760"/>
    <w:rsid w:val="00622576"/>
    <w:rsid w:val="0062316B"/>
    <w:rsid w:val="0062328C"/>
    <w:rsid w:val="00623CBA"/>
    <w:rsid w:val="006240FF"/>
    <w:rsid w:val="00624425"/>
    <w:rsid w:val="00624835"/>
    <w:rsid w:val="006249E0"/>
    <w:rsid w:val="00624AF6"/>
    <w:rsid w:val="0062520B"/>
    <w:rsid w:val="00625591"/>
    <w:rsid w:val="00625B11"/>
    <w:rsid w:val="00625B27"/>
    <w:rsid w:val="00625B92"/>
    <w:rsid w:val="00625CD1"/>
    <w:rsid w:val="00625D10"/>
    <w:rsid w:val="00625D63"/>
    <w:rsid w:val="006260D2"/>
    <w:rsid w:val="00626780"/>
    <w:rsid w:val="00626991"/>
    <w:rsid w:val="00626E35"/>
    <w:rsid w:val="00627357"/>
    <w:rsid w:val="006277E1"/>
    <w:rsid w:val="00627C1B"/>
    <w:rsid w:val="00627C44"/>
    <w:rsid w:val="00627C57"/>
    <w:rsid w:val="00627F4F"/>
    <w:rsid w:val="0063011F"/>
    <w:rsid w:val="006303AA"/>
    <w:rsid w:val="006306E4"/>
    <w:rsid w:val="00630726"/>
    <w:rsid w:val="006308EE"/>
    <w:rsid w:val="00630BAB"/>
    <w:rsid w:val="00630F23"/>
    <w:rsid w:val="0063108C"/>
    <w:rsid w:val="006312DD"/>
    <w:rsid w:val="00631DFE"/>
    <w:rsid w:val="0063221E"/>
    <w:rsid w:val="00632431"/>
    <w:rsid w:val="00632F69"/>
    <w:rsid w:val="006332B7"/>
    <w:rsid w:val="006334A5"/>
    <w:rsid w:val="00633895"/>
    <w:rsid w:val="006338AE"/>
    <w:rsid w:val="00633A96"/>
    <w:rsid w:val="00633D50"/>
    <w:rsid w:val="006344B5"/>
    <w:rsid w:val="006345DE"/>
    <w:rsid w:val="00634963"/>
    <w:rsid w:val="006349B0"/>
    <w:rsid w:val="00634C90"/>
    <w:rsid w:val="00634FA8"/>
    <w:rsid w:val="006352CE"/>
    <w:rsid w:val="006357B6"/>
    <w:rsid w:val="0063612A"/>
    <w:rsid w:val="00636A18"/>
    <w:rsid w:val="00636B4E"/>
    <w:rsid w:val="00636D5B"/>
    <w:rsid w:val="006378C7"/>
    <w:rsid w:val="00637A24"/>
    <w:rsid w:val="00637DA9"/>
    <w:rsid w:val="006400E4"/>
    <w:rsid w:val="00640228"/>
    <w:rsid w:val="0064083A"/>
    <w:rsid w:val="0064117A"/>
    <w:rsid w:val="006413E2"/>
    <w:rsid w:val="006413EC"/>
    <w:rsid w:val="00641BE9"/>
    <w:rsid w:val="006426C1"/>
    <w:rsid w:val="00642B98"/>
    <w:rsid w:val="00642F13"/>
    <w:rsid w:val="0064362E"/>
    <w:rsid w:val="00643E76"/>
    <w:rsid w:val="00644016"/>
    <w:rsid w:val="0064406B"/>
    <w:rsid w:val="006442D6"/>
    <w:rsid w:val="00644305"/>
    <w:rsid w:val="006449AA"/>
    <w:rsid w:val="00644C38"/>
    <w:rsid w:val="00644CC9"/>
    <w:rsid w:val="0064522F"/>
    <w:rsid w:val="00645323"/>
    <w:rsid w:val="00645455"/>
    <w:rsid w:val="00645764"/>
    <w:rsid w:val="00645D4F"/>
    <w:rsid w:val="00645E05"/>
    <w:rsid w:val="00646BD2"/>
    <w:rsid w:val="00646C74"/>
    <w:rsid w:val="00646DEC"/>
    <w:rsid w:val="006475B3"/>
    <w:rsid w:val="0064760C"/>
    <w:rsid w:val="00647BB2"/>
    <w:rsid w:val="00647E01"/>
    <w:rsid w:val="00647F35"/>
    <w:rsid w:val="00650C46"/>
    <w:rsid w:val="00650E1D"/>
    <w:rsid w:val="00650FBB"/>
    <w:rsid w:val="00651904"/>
    <w:rsid w:val="00651E18"/>
    <w:rsid w:val="0065302B"/>
    <w:rsid w:val="006537DA"/>
    <w:rsid w:val="006537E8"/>
    <w:rsid w:val="00653B84"/>
    <w:rsid w:val="00653BA8"/>
    <w:rsid w:val="00653E26"/>
    <w:rsid w:val="00654195"/>
    <w:rsid w:val="0065439C"/>
    <w:rsid w:val="006544A4"/>
    <w:rsid w:val="00654C4F"/>
    <w:rsid w:val="00655467"/>
    <w:rsid w:val="006556B4"/>
    <w:rsid w:val="00655ADB"/>
    <w:rsid w:val="006560E1"/>
    <w:rsid w:val="00656290"/>
    <w:rsid w:val="00656634"/>
    <w:rsid w:val="006569EC"/>
    <w:rsid w:val="006571FF"/>
    <w:rsid w:val="0065773E"/>
    <w:rsid w:val="00657744"/>
    <w:rsid w:val="0065784E"/>
    <w:rsid w:val="00657B12"/>
    <w:rsid w:val="00657C89"/>
    <w:rsid w:val="00657F5C"/>
    <w:rsid w:val="00657F80"/>
    <w:rsid w:val="0066085B"/>
    <w:rsid w:val="00660DBE"/>
    <w:rsid w:val="00660F14"/>
    <w:rsid w:val="006611B2"/>
    <w:rsid w:val="006613AE"/>
    <w:rsid w:val="00661E54"/>
    <w:rsid w:val="00661F5A"/>
    <w:rsid w:val="00662232"/>
    <w:rsid w:val="00662CE2"/>
    <w:rsid w:val="00663B4D"/>
    <w:rsid w:val="006641B0"/>
    <w:rsid w:val="00664605"/>
    <w:rsid w:val="00664E4E"/>
    <w:rsid w:val="006650E8"/>
    <w:rsid w:val="006652B4"/>
    <w:rsid w:val="006652F7"/>
    <w:rsid w:val="006655CB"/>
    <w:rsid w:val="00665CB8"/>
    <w:rsid w:val="00665D73"/>
    <w:rsid w:val="00666060"/>
    <w:rsid w:val="0066606A"/>
    <w:rsid w:val="00666435"/>
    <w:rsid w:val="0066681C"/>
    <w:rsid w:val="00666862"/>
    <w:rsid w:val="006669E7"/>
    <w:rsid w:val="006679A8"/>
    <w:rsid w:val="006701CB"/>
    <w:rsid w:val="006706FA"/>
    <w:rsid w:val="00670CA6"/>
    <w:rsid w:val="0067185A"/>
    <w:rsid w:val="00671A5A"/>
    <w:rsid w:val="00671AFA"/>
    <w:rsid w:val="00672144"/>
    <w:rsid w:val="00672551"/>
    <w:rsid w:val="00672575"/>
    <w:rsid w:val="00672988"/>
    <w:rsid w:val="00672B30"/>
    <w:rsid w:val="00672D85"/>
    <w:rsid w:val="00673073"/>
    <w:rsid w:val="00673476"/>
    <w:rsid w:val="00673BC9"/>
    <w:rsid w:val="00673E31"/>
    <w:rsid w:val="00674B6E"/>
    <w:rsid w:val="00674CE1"/>
    <w:rsid w:val="0067577B"/>
    <w:rsid w:val="00675EE1"/>
    <w:rsid w:val="00675FB4"/>
    <w:rsid w:val="00676000"/>
    <w:rsid w:val="00676549"/>
    <w:rsid w:val="00677F78"/>
    <w:rsid w:val="00680449"/>
    <w:rsid w:val="00680636"/>
    <w:rsid w:val="00680A07"/>
    <w:rsid w:val="00680E95"/>
    <w:rsid w:val="00680F53"/>
    <w:rsid w:val="00681021"/>
    <w:rsid w:val="0068132B"/>
    <w:rsid w:val="006814DF"/>
    <w:rsid w:val="0068159B"/>
    <w:rsid w:val="0068160D"/>
    <w:rsid w:val="00681676"/>
    <w:rsid w:val="0068195C"/>
    <w:rsid w:val="00681D63"/>
    <w:rsid w:val="00682049"/>
    <w:rsid w:val="00682BD7"/>
    <w:rsid w:val="00683007"/>
    <w:rsid w:val="006833D3"/>
    <w:rsid w:val="006835D0"/>
    <w:rsid w:val="00683880"/>
    <w:rsid w:val="00683DBE"/>
    <w:rsid w:val="0068409B"/>
    <w:rsid w:val="0068412E"/>
    <w:rsid w:val="00684759"/>
    <w:rsid w:val="00684BC7"/>
    <w:rsid w:val="00685418"/>
    <w:rsid w:val="00685DE7"/>
    <w:rsid w:val="00685E40"/>
    <w:rsid w:val="00686139"/>
    <w:rsid w:val="00686381"/>
    <w:rsid w:val="006863C5"/>
    <w:rsid w:val="00686646"/>
    <w:rsid w:val="00686E45"/>
    <w:rsid w:val="006870E4"/>
    <w:rsid w:val="006870F6"/>
    <w:rsid w:val="0068738C"/>
    <w:rsid w:val="0068757C"/>
    <w:rsid w:val="006876C1"/>
    <w:rsid w:val="00687C99"/>
    <w:rsid w:val="00687DDE"/>
    <w:rsid w:val="00687ED3"/>
    <w:rsid w:val="00690602"/>
    <w:rsid w:val="0069065A"/>
    <w:rsid w:val="00690DA1"/>
    <w:rsid w:val="0069132C"/>
    <w:rsid w:val="00691382"/>
    <w:rsid w:val="00691639"/>
    <w:rsid w:val="006916F2"/>
    <w:rsid w:val="00691D73"/>
    <w:rsid w:val="00691F06"/>
    <w:rsid w:val="0069256B"/>
    <w:rsid w:val="00692AFE"/>
    <w:rsid w:val="00693773"/>
    <w:rsid w:val="00693A02"/>
    <w:rsid w:val="00694531"/>
    <w:rsid w:val="00695053"/>
    <w:rsid w:val="006953D3"/>
    <w:rsid w:val="006954A9"/>
    <w:rsid w:val="006959C2"/>
    <w:rsid w:val="006962CC"/>
    <w:rsid w:val="00696498"/>
    <w:rsid w:val="00696FDD"/>
    <w:rsid w:val="006970B6"/>
    <w:rsid w:val="00697480"/>
    <w:rsid w:val="00697967"/>
    <w:rsid w:val="00697D22"/>
    <w:rsid w:val="00697E49"/>
    <w:rsid w:val="00697F58"/>
    <w:rsid w:val="006A0680"/>
    <w:rsid w:val="006A0B63"/>
    <w:rsid w:val="006A0B94"/>
    <w:rsid w:val="006A1E56"/>
    <w:rsid w:val="006A1F54"/>
    <w:rsid w:val="006A2401"/>
    <w:rsid w:val="006A267D"/>
    <w:rsid w:val="006A3338"/>
    <w:rsid w:val="006A340C"/>
    <w:rsid w:val="006A3637"/>
    <w:rsid w:val="006A3F72"/>
    <w:rsid w:val="006A406E"/>
    <w:rsid w:val="006A419C"/>
    <w:rsid w:val="006A4518"/>
    <w:rsid w:val="006A49A7"/>
    <w:rsid w:val="006A4A6F"/>
    <w:rsid w:val="006A5BF8"/>
    <w:rsid w:val="006A5DDC"/>
    <w:rsid w:val="006A6098"/>
    <w:rsid w:val="006A62FB"/>
    <w:rsid w:val="006A7058"/>
    <w:rsid w:val="006A78E1"/>
    <w:rsid w:val="006A7C57"/>
    <w:rsid w:val="006B045E"/>
    <w:rsid w:val="006B0521"/>
    <w:rsid w:val="006B1277"/>
    <w:rsid w:val="006B17A2"/>
    <w:rsid w:val="006B20FF"/>
    <w:rsid w:val="006B2771"/>
    <w:rsid w:val="006B27F9"/>
    <w:rsid w:val="006B2B36"/>
    <w:rsid w:val="006B2EC8"/>
    <w:rsid w:val="006B318C"/>
    <w:rsid w:val="006B3592"/>
    <w:rsid w:val="006B38FB"/>
    <w:rsid w:val="006B3B30"/>
    <w:rsid w:val="006B3DED"/>
    <w:rsid w:val="006B4591"/>
    <w:rsid w:val="006B4930"/>
    <w:rsid w:val="006B4B45"/>
    <w:rsid w:val="006B51CF"/>
    <w:rsid w:val="006B5285"/>
    <w:rsid w:val="006B52F9"/>
    <w:rsid w:val="006B57BE"/>
    <w:rsid w:val="006B5C64"/>
    <w:rsid w:val="006B6F3A"/>
    <w:rsid w:val="006B7257"/>
    <w:rsid w:val="006B7354"/>
    <w:rsid w:val="006B7ADD"/>
    <w:rsid w:val="006B7CF0"/>
    <w:rsid w:val="006C01B0"/>
    <w:rsid w:val="006C0AAE"/>
    <w:rsid w:val="006C1387"/>
    <w:rsid w:val="006C1426"/>
    <w:rsid w:val="006C14B1"/>
    <w:rsid w:val="006C16F8"/>
    <w:rsid w:val="006C1772"/>
    <w:rsid w:val="006C18D7"/>
    <w:rsid w:val="006C1950"/>
    <w:rsid w:val="006C1B22"/>
    <w:rsid w:val="006C2053"/>
    <w:rsid w:val="006C2098"/>
    <w:rsid w:val="006C266D"/>
    <w:rsid w:val="006C2759"/>
    <w:rsid w:val="006C2C24"/>
    <w:rsid w:val="006C2D8B"/>
    <w:rsid w:val="006C3816"/>
    <w:rsid w:val="006C3BC9"/>
    <w:rsid w:val="006C42EC"/>
    <w:rsid w:val="006C4710"/>
    <w:rsid w:val="006C4B03"/>
    <w:rsid w:val="006C4E4F"/>
    <w:rsid w:val="006C519F"/>
    <w:rsid w:val="006C558B"/>
    <w:rsid w:val="006C5C7A"/>
    <w:rsid w:val="006C63A7"/>
    <w:rsid w:val="006C69EE"/>
    <w:rsid w:val="006C6BD1"/>
    <w:rsid w:val="006C6CDA"/>
    <w:rsid w:val="006C6EBC"/>
    <w:rsid w:val="006C7008"/>
    <w:rsid w:val="006C743B"/>
    <w:rsid w:val="006C77BE"/>
    <w:rsid w:val="006C7A95"/>
    <w:rsid w:val="006C7B85"/>
    <w:rsid w:val="006D0220"/>
    <w:rsid w:val="006D03A2"/>
    <w:rsid w:val="006D07ED"/>
    <w:rsid w:val="006D1319"/>
    <w:rsid w:val="006D19BC"/>
    <w:rsid w:val="006D21B2"/>
    <w:rsid w:val="006D221E"/>
    <w:rsid w:val="006D27D0"/>
    <w:rsid w:val="006D299B"/>
    <w:rsid w:val="006D2A67"/>
    <w:rsid w:val="006D2CD3"/>
    <w:rsid w:val="006D2D7D"/>
    <w:rsid w:val="006D33B2"/>
    <w:rsid w:val="006D353D"/>
    <w:rsid w:val="006D3749"/>
    <w:rsid w:val="006D3BF7"/>
    <w:rsid w:val="006D3CE7"/>
    <w:rsid w:val="006D3CFD"/>
    <w:rsid w:val="006D40CF"/>
    <w:rsid w:val="006D467A"/>
    <w:rsid w:val="006D4ADD"/>
    <w:rsid w:val="006D5616"/>
    <w:rsid w:val="006D5831"/>
    <w:rsid w:val="006D5878"/>
    <w:rsid w:val="006D5934"/>
    <w:rsid w:val="006D5CDC"/>
    <w:rsid w:val="006D5DA2"/>
    <w:rsid w:val="006D645D"/>
    <w:rsid w:val="006D67D6"/>
    <w:rsid w:val="006D69FC"/>
    <w:rsid w:val="006D6A55"/>
    <w:rsid w:val="006D6BD7"/>
    <w:rsid w:val="006D706C"/>
    <w:rsid w:val="006D71A0"/>
    <w:rsid w:val="006D71D3"/>
    <w:rsid w:val="006D726B"/>
    <w:rsid w:val="006D72ED"/>
    <w:rsid w:val="006D73A0"/>
    <w:rsid w:val="006D7986"/>
    <w:rsid w:val="006D7B51"/>
    <w:rsid w:val="006D7E54"/>
    <w:rsid w:val="006E09DC"/>
    <w:rsid w:val="006E09FA"/>
    <w:rsid w:val="006E0B18"/>
    <w:rsid w:val="006E0F74"/>
    <w:rsid w:val="006E1059"/>
    <w:rsid w:val="006E12D1"/>
    <w:rsid w:val="006E2284"/>
    <w:rsid w:val="006E24D3"/>
    <w:rsid w:val="006E24D6"/>
    <w:rsid w:val="006E2D9B"/>
    <w:rsid w:val="006E3DF9"/>
    <w:rsid w:val="006E40A3"/>
    <w:rsid w:val="006E420E"/>
    <w:rsid w:val="006E5068"/>
    <w:rsid w:val="006E51F6"/>
    <w:rsid w:val="006E5B49"/>
    <w:rsid w:val="006E6715"/>
    <w:rsid w:val="006E6E9C"/>
    <w:rsid w:val="006E6FE4"/>
    <w:rsid w:val="006E7098"/>
    <w:rsid w:val="006E7167"/>
    <w:rsid w:val="006E72DC"/>
    <w:rsid w:val="006E7C6A"/>
    <w:rsid w:val="006E7E13"/>
    <w:rsid w:val="006E7E29"/>
    <w:rsid w:val="006F05FC"/>
    <w:rsid w:val="006F07D2"/>
    <w:rsid w:val="006F0816"/>
    <w:rsid w:val="006F082F"/>
    <w:rsid w:val="006F0E4F"/>
    <w:rsid w:val="006F10E7"/>
    <w:rsid w:val="006F1257"/>
    <w:rsid w:val="006F132D"/>
    <w:rsid w:val="006F13C0"/>
    <w:rsid w:val="006F176C"/>
    <w:rsid w:val="006F1930"/>
    <w:rsid w:val="006F20AE"/>
    <w:rsid w:val="006F2236"/>
    <w:rsid w:val="006F2316"/>
    <w:rsid w:val="006F29B5"/>
    <w:rsid w:val="006F2AE1"/>
    <w:rsid w:val="006F2F80"/>
    <w:rsid w:val="006F33A8"/>
    <w:rsid w:val="006F3A0F"/>
    <w:rsid w:val="006F3E25"/>
    <w:rsid w:val="006F409E"/>
    <w:rsid w:val="006F45D8"/>
    <w:rsid w:val="006F45F1"/>
    <w:rsid w:val="006F473E"/>
    <w:rsid w:val="006F5067"/>
    <w:rsid w:val="006F549F"/>
    <w:rsid w:val="006F55A1"/>
    <w:rsid w:val="006F604F"/>
    <w:rsid w:val="006F6117"/>
    <w:rsid w:val="006F660F"/>
    <w:rsid w:val="006F67CD"/>
    <w:rsid w:val="006F6F02"/>
    <w:rsid w:val="006F7074"/>
    <w:rsid w:val="006F7198"/>
    <w:rsid w:val="006F73F8"/>
    <w:rsid w:val="006F77EE"/>
    <w:rsid w:val="00700102"/>
    <w:rsid w:val="0070057E"/>
    <w:rsid w:val="00700D0C"/>
    <w:rsid w:val="007010C5"/>
    <w:rsid w:val="0070121F"/>
    <w:rsid w:val="00701ADE"/>
    <w:rsid w:val="00701E31"/>
    <w:rsid w:val="00702033"/>
    <w:rsid w:val="0070216A"/>
    <w:rsid w:val="00702558"/>
    <w:rsid w:val="00702AF7"/>
    <w:rsid w:val="00702F7D"/>
    <w:rsid w:val="007033C2"/>
    <w:rsid w:val="00703886"/>
    <w:rsid w:val="007039EC"/>
    <w:rsid w:val="00703DF9"/>
    <w:rsid w:val="00704314"/>
    <w:rsid w:val="00704424"/>
    <w:rsid w:val="007049DC"/>
    <w:rsid w:val="00704AC6"/>
    <w:rsid w:val="00704CCF"/>
    <w:rsid w:val="00704D3A"/>
    <w:rsid w:val="007052F0"/>
    <w:rsid w:val="00705AD9"/>
    <w:rsid w:val="00705B61"/>
    <w:rsid w:val="00705E0F"/>
    <w:rsid w:val="00706E68"/>
    <w:rsid w:val="0070753F"/>
    <w:rsid w:val="0070767C"/>
    <w:rsid w:val="00707B23"/>
    <w:rsid w:val="00707BFC"/>
    <w:rsid w:val="00710466"/>
    <w:rsid w:val="0071062F"/>
    <w:rsid w:val="00710647"/>
    <w:rsid w:val="007109E0"/>
    <w:rsid w:val="00710B28"/>
    <w:rsid w:val="00710E59"/>
    <w:rsid w:val="00711077"/>
    <w:rsid w:val="00711498"/>
    <w:rsid w:val="0071153C"/>
    <w:rsid w:val="0071176B"/>
    <w:rsid w:val="007117CC"/>
    <w:rsid w:val="007120A9"/>
    <w:rsid w:val="00712895"/>
    <w:rsid w:val="00712CCE"/>
    <w:rsid w:val="00712E89"/>
    <w:rsid w:val="00712FB0"/>
    <w:rsid w:val="007132A2"/>
    <w:rsid w:val="007132DE"/>
    <w:rsid w:val="00713B77"/>
    <w:rsid w:val="007141E0"/>
    <w:rsid w:val="0071457B"/>
    <w:rsid w:val="00714ABE"/>
    <w:rsid w:val="00714BB6"/>
    <w:rsid w:val="00714F7E"/>
    <w:rsid w:val="007157CA"/>
    <w:rsid w:val="00715870"/>
    <w:rsid w:val="007158D6"/>
    <w:rsid w:val="007162E6"/>
    <w:rsid w:val="00716C5E"/>
    <w:rsid w:val="00716E64"/>
    <w:rsid w:val="007172F7"/>
    <w:rsid w:val="0071774E"/>
    <w:rsid w:val="00717C04"/>
    <w:rsid w:val="007201C6"/>
    <w:rsid w:val="007206E4"/>
    <w:rsid w:val="00720E1C"/>
    <w:rsid w:val="00720F15"/>
    <w:rsid w:val="007210DB"/>
    <w:rsid w:val="00721281"/>
    <w:rsid w:val="007215AC"/>
    <w:rsid w:val="00721927"/>
    <w:rsid w:val="007219D0"/>
    <w:rsid w:val="00721C3E"/>
    <w:rsid w:val="0072256E"/>
    <w:rsid w:val="007228E0"/>
    <w:rsid w:val="007235E7"/>
    <w:rsid w:val="007239DB"/>
    <w:rsid w:val="00723B5A"/>
    <w:rsid w:val="00723F4D"/>
    <w:rsid w:val="00724726"/>
    <w:rsid w:val="0072478E"/>
    <w:rsid w:val="00724ABA"/>
    <w:rsid w:val="00724D1A"/>
    <w:rsid w:val="007251E3"/>
    <w:rsid w:val="007254B4"/>
    <w:rsid w:val="00725AB5"/>
    <w:rsid w:val="00725FF6"/>
    <w:rsid w:val="00726829"/>
    <w:rsid w:val="00726A12"/>
    <w:rsid w:val="00727969"/>
    <w:rsid w:val="00727EBC"/>
    <w:rsid w:val="00727EFF"/>
    <w:rsid w:val="00727F2F"/>
    <w:rsid w:val="0073067B"/>
    <w:rsid w:val="007307D0"/>
    <w:rsid w:val="0073102B"/>
    <w:rsid w:val="00731A96"/>
    <w:rsid w:val="00731E50"/>
    <w:rsid w:val="007322CA"/>
    <w:rsid w:val="007325D6"/>
    <w:rsid w:val="00732734"/>
    <w:rsid w:val="007329B4"/>
    <w:rsid w:val="0073310F"/>
    <w:rsid w:val="00733125"/>
    <w:rsid w:val="00733316"/>
    <w:rsid w:val="00733E89"/>
    <w:rsid w:val="0073405B"/>
    <w:rsid w:val="007340E1"/>
    <w:rsid w:val="0073518C"/>
    <w:rsid w:val="007351EB"/>
    <w:rsid w:val="00735E39"/>
    <w:rsid w:val="00736116"/>
    <w:rsid w:val="00736976"/>
    <w:rsid w:val="00736FAA"/>
    <w:rsid w:val="00737573"/>
    <w:rsid w:val="00737A77"/>
    <w:rsid w:val="00740D51"/>
    <w:rsid w:val="00740DFF"/>
    <w:rsid w:val="007415D9"/>
    <w:rsid w:val="00741881"/>
    <w:rsid w:val="0074190C"/>
    <w:rsid w:val="00741A95"/>
    <w:rsid w:val="00741E22"/>
    <w:rsid w:val="00741EAA"/>
    <w:rsid w:val="00742C72"/>
    <w:rsid w:val="00742E46"/>
    <w:rsid w:val="00743551"/>
    <w:rsid w:val="007438DA"/>
    <w:rsid w:val="00743922"/>
    <w:rsid w:val="00743A6F"/>
    <w:rsid w:val="00743BF3"/>
    <w:rsid w:val="007453D9"/>
    <w:rsid w:val="007453F5"/>
    <w:rsid w:val="00746361"/>
    <w:rsid w:val="007464F8"/>
    <w:rsid w:val="00746B38"/>
    <w:rsid w:val="0074700B"/>
    <w:rsid w:val="007471D1"/>
    <w:rsid w:val="007475D8"/>
    <w:rsid w:val="00747748"/>
    <w:rsid w:val="0075018B"/>
    <w:rsid w:val="00750248"/>
    <w:rsid w:val="00750DA9"/>
    <w:rsid w:val="00750E11"/>
    <w:rsid w:val="00750E82"/>
    <w:rsid w:val="00751096"/>
    <w:rsid w:val="0075140B"/>
    <w:rsid w:val="00751507"/>
    <w:rsid w:val="007518DD"/>
    <w:rsid w:val="00751971"/>
    <w:rsid w:val="00751B0D"/>
    <w:rsid w:val="00752062"/>
    <w:rsid w:val="0075257E"/>
    <w:rsid w:val="007526CD"/>
    <w:rsid w:val="00752A29"/>
    <w:rsid w:val="00752DE7"/>
    <w:rsid w:val="00752F64"/>
    <w:rsid w:val="00753009"/>
    <w:rsid w:val="00753216"/>
    <w:rsid w:val="00753773"/>
    <w:rsid w:val="00753A20"/>
    <w:rsid w:val="00753A60"/>
    <w:rsid w:val="00753A89"/>
    <w:rsid w:val="00753B0D"/>
    <w:rsid w:val="00753D22"/>
    <w:rsid w:val="0075421A"/>
    <w:rsid w:val="0075469F"/>
    <w:rsid w:val="00754FC1"/>
    <w:rsid w:val="007550BF"/>
    <w:rsid w:val="0075573A"/>
    <w:rsid w:val="00755E29"/>
    <w:rsid w:val="00756287"/>
    <w:rsid w:val="00756416"/>
    <w:rsid w:val="00756624"/>
    <w:rsid w:val="0075691D"/>
    <w:rsid w:val="00756E03"/>
    <w:rsid w:val="00757E8A"/>
    <w:rsid w:val="007605F7"/>
    <w:rsid w:val="007606BB"/>
    <w:rsid w:val="0076089A"/>
    <w:rsid w:val="00760A85"/>
    <w:rsid w:val="00760D6F"/>
    <w:rsid w:val="00761876"/>
    <w:rsid w:val="00761E68"/>
    <w:rsid w:val="00761EDE"/>
    <w:rsid w:val="00762547"/>
    <w:rsid w:val="00762796"/>
    <w:rsid w:val="00762AD9"/>
    <w:rsid w:val="00763066"/>
    <w:rsid w:val="007632C2"/>
    <w:rsid w:val="007640A8"/>
    <w:rsid w:val="0076474F"/>
    <w:rsid w:val="00764B8C"/>
    <w:rsid w:val="00764CB6"/>
    <w:rsid w:val="00764F15"/>
    <w:rsid w:val="00764F51"/>
    <w:rsid w:val="00765348"/>
    <w:rsid w:val="0076561F"/>
    <w:rsid w:val="00765A21"/>
    <w:rsid w:val="00765C3F"/>
    <w:rsid w:val="00765C45"/>
    <w:rsid w:val="00765F9C"/>
    <w:rsid w:val="00766305"/>
    <w:rsid w:val="007669FF"/>
    <w:rsid w:val="00766A14"/>
    <w:rsid w:val="00766BC4"/>
    <w:rsid w:val="00766E33"/>
    <w:rsid w:val="00767891"/>
    <w:rsid w:val="00767A49"/>
    <w:rsid w:val="00767C7A"/>
    <w:rsid w:val="00767E29"/>
    <w:rsid w:val="00767F03"/>
    <w:rsid w:val="007701BB"/>
    <w:rsid w:val="00770D1D"/>
    <w:rsid w:val="0077157D"/>
    <w:rsid w:val="00771ADE"/>
    <w:rsid w:val="00771C37"/>
    <w:rsid w:val="00771E00"/>
    <w:rsid w:val="0077206E"/>
    <w:rsid w:val="00772B5D"/>
    <w:rsid w:val="00772C39"/>
    <w:rsid w:val="00772D6F"/>
    <w:rsid w:val="00773369"/>
    <w:rsid w:val="00773722"/>
    <w:rsid w:val="00773AE2"/>
    <w:rsid w:val="00774036"/>
    <w:rsid w:val="00774695"/>
    <w:rsid w:val="00774994"/>
    <w:rsid w:val="00774C5D"/>
    <w:rsid w:val="00774E02"/>
    <w:rsid w:val="00775023"/>
    <w:rsid w:val="007757EE"/>
    <w:rsid w:val="007758EA"/>
    <w:rsid w:val="00775953"/>
    <w:rsid w:val="00775CC7"/>
    <w:rsid w:val="007762D1"/>
    <w:rsid w:val="007764CB"/>
    <w:rsid w:val="0077735B"/>
    <w:rsid w:val="007774C9"/>
    <w:rsid w:val="0077799D"/>
    <w:rsid w:val="00777CCF"/>
    <w:rsid w:val="00777D28"/>
    <w:rsid w:val="00780465"/>
    <w:rsid w:val="00780583"/>
    <w:rsid w:val="007806AE"/>
    <w:rsid w:val="00780943"/>
    <w:rsid w:val="00780A23"/>
    <w:rsid w:val="00780DF5"/>
    <w:rsid w:val="00780EB6"/>
    <w:rsid w:val="00782090"/>
    <w:rsid w:val="007823EE"/>
    <w:rsid w:val="007827E0"/>
    <w:rsid w:val="007830C5"/>
    <w:rsid w:val="007834EA"/>
    <w:rsid w:val="007836A8"/>
    <w:rsid w:val="00783B1F"/>
    <w:rsid w:val="00783B38"/>
    <w:rsid w:val="00783C2E"/>
    <w:rsid w:val="007843EF"/>
    <w:rsid w:val="007847D1"/>
    <w:rsid w:val="00784E36"/>
    <w:rsid w:val="00784E44"/>
    <w:rsid w:val="00784FEC"/>
    <w:rsid w:val="007850D4"/>
    <w:rsid w:val="00785375"/>
    <w:rsid w:val="00786588"/>
    <w:rsid w:val="00786DC6"/>
    <w:rsid w:val="00786DDA"/>
    <w:rsid w:val="00786FA1"/>
    <w:rsid w:val="00787570"/>
    <w:rsid w:val="0078781C"/>
    <w:rsid w:val="00787BD1"/>
    <w:rsid w:val="00787D40"/>
    <w:rsid w:val="00790A14"/>
    <w:rsid w:val="0079122A"/>
    <w:rsid w:val="0079127F"/>
    <w:rsid w:val="00791CD3"/>
    <w:rsid w:val="00791DA2"/>
    <w:rsid w:val="007923FC"/>
    <w:rsid w:val="00792480"/>
    <w:rsid w:val="00792BCA"/>
    <w:rsid w:val="0079311C"/>
    <w:rsid w:val="00793411"/>
    <w:rsid w:val="007934E3"/>
    <w:rsid w:val="00793EF7"/>
    <w:rsid w:val="0079411A"/>
    <w:rsid w:val="007941DE"/>
    <w:rsid w:val="007942CD"/>
    <w:rsid w:val="007943F4"/>
    <w:rsid w:val="007948F5"/>
    <w:rsid w:val="00795308"/>
    <w:rsid w:val="00795517"/>
    <w:rsid w:val="00795C0C"/>
    <w:rsid w:val="00795C2E"/>
    <w:rsid w:val="00795D4C"/>
    <w:rsid w:val="00796112"/>
    <w:rsid w:val="007969D5"/>
    <w:rsid w:val="00796B24"/>
    <w:rsid w:val="00796ECC"/>
    <w:rsid w:val="00796F5C"/>
    <w:rsid w:val="00797235"/>
    <w:rsid w:val="00797732"/>
    <w:rsid w:val="007977E6"/>
    <w:rsid w:val="0079782B"/>
    <w:rsid w:val="00797A1A"/>
    <w:rsid w:val="007A0BC1"/>
    <w:rsid w:val="007A0FB0"/>
    <w:rsid w:val="007A221F"/>
    <w:rsid w:val="007A2720"/>
    <w:rsid w:val="007A3AF8"/>
    <w:rsid w:val="007A3D33"/>
    <w:rsid w:val="007A407F"/>
    <w:rsid w:val="007A416E"/>
    <w:rsid w:val="007A4385"/>
    <w:rsid w:val="007A4AF1"/>
    <w:rsid w:val="007A5243"/>
    <w:rsid w:val="007A5EF9"/>
    <w:rsid w:val="007A6387"/>
    <w:rsid w:val="007A655D"/>
    <w:rsid w:val="007A6F06"/>
    <w:rsid w:val="007A710B"/>
    <w:rsid w:val="007A7301"/>
    <w:rsid w:val="007A73CE"/>
    <w:rsid w:val="007A742C"/>
    <w:rsid w:val="007A7C5B"/>
    <w:rsid w:val="007A7C7E"/>
    <w:rsid w:val="007A7CC2"/>
    <w:rsid w:val="007B00C1"/>
    <w:rsid w:val="007B0A68"/>
    <w:rsid w:val="007B0B3F"/>
    <w:rsid w:val="007B0CC5"/>
    <w:rsid w:val="007B2A3A"/>
    <w:rsid w:val="007B2EF8"/>
    <w:rsid w:val="007B3EC2"/>
    <w:rsid w:val="007B4300"/>
    <w:rsid w:val="007B4850"/>
    <w:rsid w:val="007B4CC8"/>
    <w:rsid w:val="007B4DDA"/>
    <w:rsid w:val="007B4F58"/>
    <w:rsid w:val="007B4FAF"/>
    <w:rsid w:val="007B53B0"/>
    <w:rsid w:val="007B56FA"/>
    <w:rsid w:val="007B5B79"/>
    <w:rsid w:val="007B5C6A"/>
    <w:rsid w:val="007B5F85"/>
    <w:rsid w:val="007B62D9"/>
    <w:rsid w:val="007B67DE"/>
    <w:rsid w:val="007B6BFC"/>
    <w:rsid w:val="007B6E9C"/>
    <w:rsid w:val="007B706D"/>
    <w:rsid w:val="007B7536"/>
    <w:rsid w:val="007B78C9"/>
    <w:rsid w:val="007B7F9D"/>
    <w:rsid w:val="007B7FAF"/>
    <w:rsid w:val="007C0239"/>
    <w:rsid w:val="007C0385"/>
    <w:rsid w:val="007C05B2"/>
    <w:rsid w:val="007C06BF"/>
    <w:rsid w:val="007C14E1"/>
    <w:rsid w:val="007C179F"/>
    <w:rsid w:val="007C1CF0"/>
    <w:rsid w:val="007C1F87"/>
    <w:rsid w:val="007C207A"/>
    <w:rsid w:val="007C2413"/>
    <w:rsid w:val="007C342C"/>
    <w:rsid w:val="007C37A5"/>
    <w:rsid w:val="007C3D7B"/>
    <w:rsid w:val="007C3F5E"/>
    <w:rsid w:val="007C4153"/>
    <w:rsid w:val="007C48E5"/>
    <w:rsid w:val="007C5A68"/>
    <w:rsid w:val="007C5FD1"/>
    <w:rsid w:val="007C6550"/>
    <w:rsid w:val="007C6650"/>
    <w:rsid w:val="007C679D"/>
    <w:rsid w:val="007C6D5A"/>
    <w:rsid w:val="007C6F49"/>
    <w:rsid w:val="007C7114"/>
    <w:rsid w:val="007C7263"/>
    <w:rsid w:val="007C76D3"/>
    <w:rsid w:val="007D070A"/>
    <w:rsid w:val="007D0864"/>
    <w:rsid w:val="007D0CDC"/>
    <w:rsid w:val="007D14ED"/>
    <w:rsid w:val="007D15C7"/>
    <w:rsid w:val="007D1885"/>
    <w:rsid w:val="007D1DF7"/>
    <w:rsid w:val="007D2094"/>
    <w:rsid w:val="007D25C9"/>
    <w:rsid w:val="007D2DC4"/>
    <w:rsid w:val="007D3243"/>
    <w:rsid w:val="007D3A08"/>
    <w:rsid w:val="007D3B34"/>
    <w:rsid w:val="007D42EC"/>
    <w:rsid w:val="007D45BB"/>
    <w:rsid w:val="007D48D2"/>
    <w:rsid w:val="007D4933"/>
    <w:rsid w:val="007D4EEC"/>
    <w:rsid w:val="007D56C2"/>
    <w:rsid w:val="007D5C9E"/>
    <w:rsid w:val="007D5CD6"/>
    <w:rsid w:val="007D61AE"/>
    <w:rsid w:val="007D61E8"/>
    <w:rsid w:val="007D6CCE"/>
    <w:rsid w:val="007D734D"/>
    <w:rsid w:val="007D73D2"/>
    <w:rsid w:val="007D7819"/>
    <w:rsid w:val="007D799C"/>
    <w:rsid w:val="007D7A16"/>
    <w:rsid w:val="007D7B10"/>
    <w:rsid w:val="007D7CE5"/>
    <w:rsid w:val="007D7DC4"/>
    <w:rsid w:val="007D7DE2"/>
    <w:rsid w:val="007D7EB9"/>
    <w:rsid w:val="007D7EDB"/>
    <w:rsid w:val="007E082D"/>
    <w:rsid w:val="007E0A8E"/>
    <w:rsid w:val="007E0CF0"/>
    <w:rsid w:val="007E1F5F"/>
    <w:rsid w:val="007E1FFC"/>
    <w:rsid w:val="007E2240"/>
    <w:rsid w:val="007E2248"/>
    <w:rsid w:val="007E2A8A"/>
    <w:rsid w:val="007E2B1A"/>
    <w:rsid w:val="007E306F"/>
    <w:rsid w:val="007E31FD"/>
    <w:rsid w:val="007E3686"/>
    <w:rsid w:val="007E3F44"/>
    <w:rsid w:val="007E4624"/>
    <w:rsid w:val="007E4817"/>
    <w:rsid w:val="007E4AC5"/>
    <w:rsid w:val="007E536C"/>
    <w:rsid w:val="007E5E9D"/>
    <w:rsid w:val="007E670D"/>
    <w:rsid w:val="007E6D89"/>
    <w:rsid w:val="007E6E6B"/>
    <w:rsid w:val="007E7300"/>
    <w:rsid w:val="007E7476"/>
    <w:rsid w:val="007E760C"/>
    <w:rsid w:val="007F0439"/>
    <w:rsid w:val="007F05BB"/>
    <w:rsid w:val="007F07FD"/>
    <w:rsid w:val="007F0B44"/>
    <w:rsid w:val="007F0DE3"/>
    <w:rsid w:val="007F1174"/>
    <w:rsid w:val="007F19D4"/>
    <w:rsid w:val="007F21E3"/>
    <w:rsid w:val="007F2526"/>
    <w:rsid w:val="007F2993"/>
    <w:rsid w:val="007F30FE"/>
    <w:rsid w:val="007F3175"/>
    <w:rsid w:val="007F324F"/>
    <w:rsid w:val="007F335F"/>
    <w:rsid w:val="007F341D"/>
    <w:rsid w:val="007F3E04"/>
    <w:rsid w:val="007F4354"/>
    <w:rsid w:val="007F4598"/>
    <w:rsid w:val="007F4764"/>
    <w:rsid w:val="007F57BB"/>
    <w:rsid w:val="007F5B78"/>
    <w:rsid w:val="007F62B7"/>
    <w:rsid w:val="007F63F3"/>
    <w:rsid w:val="007F6461"/>
    <w:rsid w:val="007F6878"/>
    <w:rsid w:val="007F7016"/>
    <w:rsid w:val="007F7114"/>
    <w:rsid w:val="007F7850"/>
    <w:rsid w:val="008006DC"/>
    <w:rsid w:val="008006EB"/>
    <w:rsid w:val="00800AB4"/>
    <w:rsid w:val="00800F6C"/>
    <w:rsid w:val="008010C3"/>
    <w:rsid w:val="00801281"/>
    <w:rsid w:val="0080161D"/>
    <w:rsid w:val="00801B79"/>
    <w:rsid w:val="00801CD4"/>
    <w:rsid w:val="00801CE9"/>
    <w:rsid w:val="00802956"/>
    <w:rsid w:val="00802E98"/>
    <w:rsid w:val="008037BE"/>
    <w:rsid w:val="00803D8E"/>
    <w:rsid w:val="00804C1A"/>
    <w:rsid w:val="00804F14"/>
    <w:rsid w:val="0080511B"/>
    <w:rsid w:val="00805653"/>
    <w:rsid w:val="008057DA"/>
    <w:rsid w:val="00805913"/>
    <w:rsid w:val="00805C6F"/>
    <w:rsid w:val="00806454"/>
    <w:rsid w:val="00806D4F"/>
    <w:rsid w:val="0080707B"/>
    <w:rsid w:val="0080709F"/>
    <w:rsid w:val="0080721F"/>
    <w:rsid w:val="008076EA"/>
    <w:rsid w:val="008078C2"/>
    <w:rsid w:val="00807966"/>
    <w:rsid w:val="00807EA9"/>
    <w:rsid w:val="008104D1"/>
    <w:rsid w:val="00810759"/>
    <w:rsid w:val="0081079D"/>
    <w:rsid w:val="0081081C"/>
    <w:rsid w:val="00810981"/>
    <w:rsid w:val="00810E1A"/>
    <w:rsid w:val="00811275"/>
    <w:rsid w:val="00811506"/>
    <w:rsid w:val="008118B9"/>
    <w:rsid w:val="00811A55"/>
    <w:rsid w:val="00811D6F"/>
    <w:rsid w:val="0081239B"/>
    <w:rsid w:val="008124ED"/>
    <w:rsid w:val="008125CA"/>
    <w:rsid w:val="00813FEE"/>
    <w:rsid w:val="0081474B"/>
    <w:rsid w:val="00814910"/>
    <w:rsid w:val="00814C43"/>
    <w:rsid w:val="00814C63"/>
    <w:rsid w:val="0081529E"/>
    <w:rsid w:val="008152E4"/>
    <w:rsid w:val="008153F6"/>
    <w:rsid w:val="00815928"/>
    <w:rsid w:val="008162FC"/>
    <w:rsid w:val="008166AC"/>
    <w:rsid w:val="00816A2B"/>
    <w:rsid w:val="00816AEB"/>
    <w:rsid w:val="00816B22"/>
    <w:rsid w:val="008176A8"/>
    <w:rsid w:val="00817782"/>
    <w:rsid w:val="0082014D"/>
    <w:rsid w:val="0082032F"/>
    <w:rsid w:val="008204E2"/>
    <w:rsid w:val="0082052A"/>
    <w:rsid w:val="00820AFC"/>
    <w:rsid w:val="00820C04"/>
    <w:rsid w:val="00820FFB"/>
    <w:rsid w:val="00821B95"/>
    <w:rsid w:val="00821E55"/>
    <w:rsid w:val="008221FD"/>
    <w:rsid w:val="0082238D"/>
    <w:rsid w:val="00822DD3"/>
    <w:rsid w:val="00822F59"/>
    <w:rsid w:val="00823DFB"/>
    <w:rsid w:val="008242B7"/>
    <w:rsid w:val="008243A9"/>
    <w:rsid w:val="00824602"/>
    <w:rsid w:val="0082484C"/>
    <w:rsid w:val="00824894"/>
    <w:rsid w:val="00824928"/>
    <w:rsid w:val="00824D5A"/>
    <w:rsid w:val="00825297"/>
    <w:rsid w:val="00825422"/>
    <w:rsid w:val="008257D8"/>
    <w:rsid w:val="0082588D"/>
    <w:rsid w:val="00825BA6"/>
    <w:rsid w:val="00825CB1"/>
    <w:rsid w:val="008262E8"/>
    <w:rsid w:val="0082638B"/>
    <w:rsid w:val="008269FE"/>
    <w:rsid w:val="00826B9E"/>
    <w:rsid w:val="00830431"/>
    <w:rsid w:val="00830590"/>
    <w:rsid w:val="008305DC"/>
    <w:rsid w:val="00830A4D"/>
    <w:rsid w:val="00830AEF"/>
    <w:rsid w:val="00830D5D"/>
    <w:rsid w:val="00830FB3"/>
    <w:rsid w:val="00831147"/>
    <w:rsid w:val="00831377"/>
    <w:rsid w:val="0083154B"/>
    <w:rsid w:val="008316AB"/>
    <w:rsid w:val="008319AD"/>
    <w:rsid w:val="00831E66"/>
    <w:rsid w:val="00832528"/>
    <w:rsid w:val="00832981"/>
    <w:rsid w:val="0083371A"/>
    <w:rsid w:val="0083443A"/>
    <w:rsid w:val="00834461"/>
    <w:rsid w:val="008344E0"/>
    <w:rsid w:val="008346D4"/>
    <w:rsid w:val="00835057"/>
    <w:rsid w:val="00835309"/>
    <w:rsid w:val="008353DD"/>
    <w:rsid w:val="008356EC"/>
    <w:rsid w:val="00835881"/>
    <w:rsid w:val="00835B76"/>
    <w:rsid w:val="00835F65"/>
    <w:rsid w:val="008362EC"/>
    <w:rsid w:val="00836354"/>
    <w:rsid w:val="00836DD2"/>
    <w:rsid w:val="00836E75"/>
    <w:rsid w:val="008372E9"/>
    <w:rsid w:val="008373C2"/>
    <w:rsid w:val="00837C73"/>
    <w:rsid w:val="00840110"/>
    <w:rsid w:val="00840277"/>
    <w:rsid w:val="008405FD"/>
    <w:rsid w:val="008412BC"/>
    <w:rsid w:val="008417D8"/>
    <w:rsid w:val="00841C8F"/>
    <w:rsid w:val="00841FB9"/>
    <w:rsid w:val="008424F5"/>
    <w:rsid w:val="0084280B"/>
    <w:rsid w:val="00842C09"/>
    <w:rsid w:val="0084359B"/>
    <w:rsid w:val="008439AA"/>
    <w:rsid w:val="008439D4"/>
    <w:rsid w:val="00843BCE"/>
    <w:rsid w:val="0084411A"/>
    <w:rsid w:val="00844329"/>
    <w:rsid w:val="00844447"/>
    <w:rsid w:val="00844D26"/>
    <w:rsid w:val="00844FED"/>
    <w:rsid w:val="008453C8"/>
    <w:rsid w:val="008456BB"/>
    <w:rsid w:val="008458D9"/>
    <w:rsid w:val="00845A58"/>
    <w:rsid w:val="008465ED"/>
    <w:rsid w:val="008467D1"/>
    <w:rsid w:val="008469D1"/>
    <w:rsid w:val="00846EB3"/>
    <w:rsid w:val="00847134"/>
    <w:rsid w:val="00847139"/>
    <w:rsid w:val="00847446"/>
    <w:rsid w:val="00847A89"/>
    <w:rsid w:val="00847B25"/>
    <w:rsid w:val="00847EE6"/>
    <w:rsid w:val="00847F98"/>
    <w:rsid w:val="008500A5"/>
    <w:rsid w:val="00850823"/>
    <w:rsid w:val="00850A69"/>
    <w:rsid w:val="00850AF9"/>
    <w:rsid w:val="00851481"/>
    <w:rsid w:val="00851604"/>
    <w:rsid w:val="0085198B"/>
    <w:rsid w:val="00851B3D"/>
    <w:rsid w:val="00851FF4"/>
    <w:rsid w:val="00852812"/>
    <w:rsid w:val="008529CF"/>
    <w:rsid w:val="00852B2B"/>
    <w:rsid w:val="00852DB4"/>
    <w:rsid w:val="00852F21"/>
    <w:rsid w:val="00853589"/>
    <w:rsid w:val="00853696"/>
    <w:rsid w:val="0085428A"/>
    <w:rsid w:val="008547CA"/>
    <w:rsid w:val="00854BE8"/>
    <w:rsid w:val="00854E97"/>
    <w:rsid w:val="0085551D"/>
    <w:rsid w:val="008555B2"/>
    <w:rsid w:val="0085572E"/>
    <w:rsid w:val="00855C2D"/>
    <w:rsid w:val="00856343"/>
    <w:rsid w:val="00856381"/>
    <w:rsid w:val="00856826"/>
    <w:rsid w:val="00857264"/>
    <w:rsid w:val="0086067A"/>
    <w:rsid w:val="00860891"/>
    <w:rsid w:val="00860BC5"/>
    <w:rsid w:val="00860DC1"/>
    <w:rsid w:val="00860FCE"/>
    <w:rsid w:val="00861716"/>
    <w:rsid w:val="00862239"/>
    <w:rsid w:val="00862327"/>
    <w:rsid w:val="008625E7"/>
    <w:rsid w:val="00862BEB"/>
    <w:rsid w:val="00862DB2"/>
    <w:rsid w:val="00862E9B"/>
    <w:rsid w:val="00862F13"/>
    <w:rsid w:val="00862FCF"/>
    <w:rsid w:val="00863323"/>
    <w:rsid w:val="008639DD"/>
    <w:rsid w:val="00863AC6"/>
    <w:rsid w:val="00863CF8"/>
    <w:rsid w:val="00863E7A"/>
    <w:rsid w:val="00863E7C"/>
    <w:rsid w:val="00863EDE"/>
    <w:rsid w:val="00864417"/>
    <w:rsid w:val="0086448E"/>
    <w:rsid w:val="0086472B"/>
    <w:rsid w:val="00864CB7"/>
    <w:rsid w:val="00864D60"/>
    <w:rsid w:val="00864E7C"/>
    <w:rsid w:val="00864EFF"/>
    <w:rsid w:val="00864FA4"/>
    <w:rsid w:val="00865104"/>
    <w:rsid w:val="0086514E"/>
    <w:rsid w:val="008652CE"/>
    <w:rsid w:val="00865584"/>
    <w:rsid w:val="008659E4"/>
    <w:rsid w:val="008659FA"/>
    <w:rsid w:val="00865C66"/>
    <w:rsid w:val="008676CF"/>
    <w:rsid w:val="00867878"/>
    <w:rsid w:val="0086791C"/>
    <w:rsid w:val="00867B26"/>
    <w:rsid w:val="00867C3D"/>
    <w:rsid w:val="00867E1F"/>
    <w:rsid w:val="00867EA9"/>
    <w:rsid w:val="00870641"/>
    <w:rsid w:val="00870A28"/>
    <w:rsid w:val="00870CC8"/>
    <w:rsid w:val="00871092"/>
    <w:rsid w:val="00871587"/>
    <w:rsid w:val="00871B43"/>
    <w:rsid w:val="00871D58"/>
    <w:rsid w:val="00872030"/>
    <w:rsid w:val="0087227E"/>
    <w:rsid w:val="008727C2"/>
    <w:rsid w:val="00872BEF"/>
    <w:rsid w:val="00872D0B"/>
    <w:rsid w:val="00872DE8"/>
    <w:rsid w:val="00872E1B"/>
    <w:rsid w:val="00873254"/>
    <w:rsid w:val="0087363A"/>
    <w:rsid w:val="00873A0A"/>
    <w:rsid w:val="00873AA6"/>
    <w:rsid w:val="00874395"/>
    <w:rsid w:val="008743B4"/>
    <w:rsid w:val="00874572"/>
    <w:rsid w:val="008745DE"/>
    <w:rsid w:val="00874EE2"/>
    <w:rsid w:val="0087548B"/>
    <w:rsid w:val="00875E26"/>
    <w:rsid w:val="0087611F"/>
    <w:rsid w:val="00876BF2"/>
    <w:rsid w:val="00876D11"/>
    <w:rsid w:val="00876EEF"/>
    <w:rsid w:val="00877364"/>
    <w:rsid w:val="008775D2"/>
    <w:rsid w:val="008779BC"/>
    <w:rsid w:val="00877D57"/>
    <w:rsid w:val="0088041C"/>
    <w:rsid w:val="00880BC8"/>
    <w:rsid w:val="00880ED1"/>
    <w:rsid w:val="0088114D"/>
    <w:rsid w:val="00881197"/>
    <w:rsid w:val="0088177B"/>
    <w:rsid w:val="00881C7A"/>
    <w:rsid w:val="008827F2"/>
    <w:rsid w:val="00882932"/>
    <w:rsid w:val="00882A58"/>
    <w:rsid w:val="00882B6A"/>
    <w:rsid w:val="00882C50"/>
    <w:rsid w:val="00882DC8"/>
    <w:rsid w:val="0088318A"/>
    <w:rsid w:val="008836D5"/>
    <w:rsid w:val="00883C88"/>
    <w:rsid w:val="00883E44"/>
    <w:rsid w:val="00883F10"/>
    <w:rsid w:val="008841D9"/>
    <w:rsid w:val="00884B43"/>
    <w:rsid w:val="00884FB8"/>
    <w:rsid w:val="008857BF"/>
    <w:rsid w:val="00885AC4"/>
    <w:rsid w:val="00885F8C"/>
    <w:rsid w:val="008860A1"/>
    <w:rsid w:val="00886517"/>
    <w:rsid w:val="0088682E"/>
    <w:rsid w:val="00886B83"/>
    <w:rsid w:val="00886BB7"/>
    <w:rsid w:val="00887662"/>
    <w:rsid w:val="00887767"/>
    <w:rsid w:val="008878EB"/>
    <w:rsid w:val="00887FC8"/>
    <w:rsid w:val="00890B01"/>
    <w:rsid w:val="00891705"/>
    <w:rsid w:val="0089175D"/>
    <w:rsid w:val="008921C5"/>
    <w:rsid w:val="00892A69"/>
    <w:rsid w:val="00892AA4"/>
    <w:rsid w:val="00892DD9"/>
    <w:rsid w:val="00892F97"/>
    <w:rsid w:val="008933AD"/>
    <w:rsid w:val="008937A4"/>
    <w:rsid w:val="00894484"/>
    <w:rsid w:val="008944D2"/>
    <w:rsid w:val="00895DD7"/>
    <w:rsid w:val="00896164"/>
    <w:rsid w:val="00896246"/>
    <w:rsid w:val="00896498"/>
    <w:rsid w:val="00896500"/>
    <w:rsid w:val="0089675F"/>
    <w:rsid w:val="00896BC4"/>
    <w:rsid w:val="0089720C"/>
    <w:rsid w:val="008975AA"/>
    <w:rsid w:val="00897BAE"/>
    <w:rsid w:val="00897CAF"/>
    <w:rsid w:val="008A01F5"/>
    <w:rsid w:val="008A0286"/>
    <w:rsid w:val="008A0392"/>
    <w:rsid w:val="008A0437"/>
    <w:rsid w:val="008A08AF"/>
    <w:rsid w:val="008A08D4"/>
    <w:rsid w:val="008A0A0A"/>
    <w:rsid w:val="008A0A95"/>
    <w:rsid w:val="008A0ECF"/>
    <w:rsid w:val="008A15C2"/>
    <w:rsid w:val="008A1BCB"/>
    <w:rsid w:val="008A1CA3"/>
    <w:rsid w:val="008A1ED9"/>
    <w:rsid w:val="008A1FAA"/>
    <w:rsid w:val="008A21E1"/>
    <w:rsid w:val="008A2BF2"/>
    <w:rsid w:val="008A320D"/>
    <w:rsid w:val="008A35E1"/>
    <w:rsid w:val="008A3824"/>
    <w:rsid w:val="008A3C50"/>
    <w:rsid w:val="008A3EE6"/>
    <w:rsid w:val="008A490B"/>
    <w:rsid w:val="008A50A9"/>
    <w:rsid w:val="008A6686"/>
    <w:rsid w:val="008A6AFF"/>
    <w:rsid w:val="008A6C72"/>
    <w:rsid w:val="008A6EFF"/>
    <w:rsid w:val="008A75A0"/>
    <w:rsid w:val="008A7B93"/>
    <w:rsid w:val="008A7E5E"/>
    <w:rsid w:val="008B058F"/>
    <w:rsid w:val="008B0E4A"/>
    <w:rsid w:val="008B2DBF"/>
    <w:rsid w:val="008B2E7F"/>
    <w:rsid w:val="008B3186"/>
    <w:rsid w:val="008B31AB"/>
    <w:rsid w:val="008B336E"/>
    <w:rsid w:val="008B43F8"/>
    <w:rsid w:val="008B5852"/>
    <w:rsid w:val="008B5A13"/>
    <w:rsid w:val="008B5A53"/>
    <w:rsid w:val="008B5E01"/>
    <w:rsid w:val="008B60DF"/>
    <w:rsid w:val="008B67BB"/>
    <w:rsid w:val="008B689D"/>
    <w:rsid w:val="008B691C"/>
    <w:rsid w:val="008B6B80"/>
    <w:rsid w:val="008B6CF5"/>
    <w:rsid w:val="008B6E5B"/>
    <w:rsid w:val="008B6FB2"/>
    <w:rsid w:val="008B773E"/>
    <w:rsid w:val="008B77DB"/>
    <w:rsid w:val="008B7C10"/>
    <w:rsid w:val="008C00DB"/>
    <w:rsid w:val="008C02B0"/>
    <w:rsid w:val="008C0320"/>
    <w:rsid w:val="008C04B5"/>
    <w:rsid w:val="008C0E07"/>
    <w:rsid w:val="008C100F"/>
    <w:rsid w:val="008C1012"/>
    <w:rsid w:val="008C18C6"/>
    <w:rsid w:val="008C1EDA"/>
    <w:rsid w:val="008C26B8"/>
    <w:rsid w:val="008C29E2"/>
    <w:rsid w:val="008C2CCF"/>
    <w:rsid w:val="008C384A"/>
    <w:rsid w:val="008C3945"/>
    <w:rsid w:val="008C41A5"/>
    <w:rsid w:val="008C436B"/>
    <w:rsid w:val="008C4C9A"/>
    <w:rsid w:val="008C4E47"/>
    <w:rsid w:val="008C512C"/>
    <w:rsid w:val="008C57FF"/>
    <w:rsid w:val="008C5A26"/>
    <w:rsid w:val="008C5C0F"/>
    <w:rsid w:val="008C5D6E"/>
    <w:rsid w:val="008C5E8C"/>
    <w:rsid w:val="008C5EF0"/>
    <w:rsid w:val="008C5FC0"/>
    <w:rsid w:val="008C6090"/>
    <w:rsid w:val="008C625E"/>
    <w:rsid w:val="008C67D6"/>
    <w:rsid w:val="008C6947"/>
    <w:rsid w:val="008C6B6A"/>
    <w:rsid w:val="008C6E85"/>
    <w:rsid w:val="008C6F0C"/>
    <w:rsid w:val="008C6FBB"/>
    <w:rsid w:val="008C76CE"/>
    <w:rsid w:val="008C7729"/>
    <w:rsid w:val="008C7C16"/>
    <w:rsid w:val="008C7D08"/>
    <w:rsid w:val="008C7FAA"/>
    <w:rsid w:val="008D02D4"/>
    <w:rsid w:val="008D08E3"/>
    <w:rsid w:val="008D0BDF"/>
    <w:rsid w:val="008D0C77"/>
    <w:rsid w:val="008D121A"/>
    <w:rsid w:val="008D1397"/>
    <w:rsid w:val="008D2066"/>
    <w:rsid w:val="008D29CE"/>
    <w:rsid w:val="008D2A4C"/>
    <w:rsid w:val="008D3067"/>
    <w:rsid w:val="008D30E8"/>
    <w:rsid w:val="008D3489"/>
    <w:rsid w:val="008D3CEA"/>
    <w:rsid w:val="008D3FAE"/>
    <w:rsid w:val="008D4051"/>
    <w:rsid w:val="008D46AB"/>
    <w:rsid w:val="008D4B04"/>
    <w:rsid w:val="008D4D10"/>
    <w:rsid w:val="008D5C5F"/>
    <w:rsid w:val="008D6054"/>
    <w:rsid w:val="008D6333"/>
    <w:rsid w:val="008D63A9"/>
    <w:rsid w:val="008D64CE"/>
    <w:rsid w:val="008D658C"/>
    <w:rsid w:val="008D69EA"/>
    <w:rsid w:val="008D6A13"/>
    <w:rsid w:val="008D7477"/>
    <w:rsid w:val="008D75F7"/>
    <w:rsid w:val="008D7A96"/>
    <w:rsid w:val="008E1CF9"/>
    <w:rsid w:val="008E2060"/>
    <w:rsid w:val="008E23EC"/>
    <w:rsid w:val="008E2970"/>
    <w:rsid w:val="008E2C04"/>
    <w:rsid w:val="008E2D1C"/>
    <w:rsid w:val="008E31C2"/>
    <w:rsid w:val="008E3FAA"/>
    <w:rsid w:val="008E41C0"/>
    <w:rsid w:val="008E4421"/>
    <w:rsid w:val="008E4634"/>
    <w:rsid w:val="008E4841"/>
    <w:rsid w:val="008E4A08"/>
    <w:rsid w:val="008E4C2B"/>
    <w:rsid w:val="008E5805"/>
    <w:rsid w:val="008E624E"/>
    <w:rsid w:val="008E6825"/>
    <w:rsid w:val="008E6830"/>
    <w:rsid w:val="008E6850"/>
    <w:rsid w:val="008E686F"/>
    <w:rsid w:val="008E6949"/>
    <w:rsid w:val="008E6B15"/>
    <w:rsid w:val="008E6E1F"/>
    <w:rsid w:val="008E722C"/>
    <w:rsid w:val="008E7A3A"/>
    <w:rsid w:val="008E7DA9"/>
    <w:rsid w:val="008F0030"/>
    <w:rsid w:val="008F0159"/>
    <w:rsid w:val="008F0445"/>
    <w:rsid w:val="008F0725"/>
    <w:rsid w:val="008F0786"/>
    <w:rsid w:val="008F0958"/>
    <w:rsid w:val="008F0A8E"/>
    <w:rsid w:val="008F0F3E"/>
    <w:rsid w:val="008F108C"/>
    <w:rsid w:val="008F12AA"/>
    <w:rsid w:val="008F23CD"/>
    <w:rsid w:val="008F3296"/>
    <w:rsid w:val="008F3507"/>
    <w:rsid w:val="008F35A3"/>
    <w:rsid w:val="008F3930"/>
    <w:rsid w:val="008F3A33"/>
    <w:rsid w:val="008F3E52"/>
    <w:rsid w:val="008F3EA9"/>
    <w:rsid w:val="008F43CA"/>
    <w:rsid w:val="008F4477"/>
    <w:rsid w:val="008F46A5"/>
    <w:rsid w:val="008F4880"/>
    <w:rsid w:val="008F4C53"/>
    <w:rsid w:val="008F4F6A"/>
    <w:rsid w:val="008F5381"/>
    <w:rsid w:val="008F550C"/>
    <w:rsid w:val="008F5878"/>
    <w:rsid w:val="008F5B2D"/>
    <w:rsid w:val="008F6125"/>
    <w:rsid w:val="008F641E"/>
    <w:rsid w:val="008F69F8"/>
    <w:rsid w:val="008F6D47"/>
    <w:rsid w:val="008F7067"/>
    <w:rsid w:val="008F7350"/>
    <w:rsid w:val="008F7EC0"/>
    <w:rsid w:val="009001BA"/>
    <w:rsid w:val="009003E2"/>
    <w:rsid w:val="00900D94"/>
    <w:rsid w:val="0090149F"/>
    <w:rsid w:val="00901A4F"/>
    <w:rsid w:val="00902326"/>
    <w:rsid w:val="0090247E"/>
    <w:rsid w:val="00902B2D"/>
    <w:rsid w:val="009032BE"/>
    <w:rsid w:val="0090348C"/>
    <w:rsid w:val="00903581"/>
    <w:rsid w:val="00903D92"/>
    <w:rsid w:val="009042D1"/>
    <w:rsid w:val="00904377"/>
    <w:rsid w:val="00904BAB"/>
    <w:rsid w:val="00904D46"/>
    <w:rsid w:val="00904E0D"/>
    <w:rsid w:val="00904F52"/>
    <w:rsid w:val="00905167"/>
    <w:rsid w:val="009055A7"/>
    <w:rsid w:val="00905C84"/>
    <w:rsid w:val="00905CA6"/>
    <w:rsid w:val="00905F16"/>
    <w:rsid w:val="00906320"/>
    <w:rsid w:val="009065B7"/>
    <w:rsid w:val="0090685D"/>
    <w:rsid w:val="00906DAF"/>
    <w:rsid w:val="00907419"/>
    <w:rsid w:val="00907702"/>
    <w:rsid w:val="00907BBC"/>
    <w:rsid w:val="00910643"/>
    <w:rsid w:val="009111A1"/>
    <w:rsid w:val="00911C1F"/>
    <w:rsid w:val="00912C69"/>
    <w:rsid w:val="0091310C"/>
    <w:rsid w:val="0091333B"/>
    <w:rsid w:val="00913531"/>
    <w:rsid w:val="00913ECA"/>
    <w:rsid w:val="009140BE"/>
    <w:rsid w:val="0091436D"/>
    <w:rsid w:val="00914490"/>
    <w:rsid w:val="009146E9"/>
    <w:rsid w:val="00914A1A"/>
    <w:rsid w:val="00914CFA"/>
    <w:rsid w:val="00914E70"/>
    <w:rsid w:val="00915591"/>
    <w:rsid w:val="00915B47"/>
    <w:rsid w:val="00915C20"/>
    <w:rsid w:val="00915E8F"/>
    <w:rsid w:val="0091625F"/>
    <w:rsid w:val="009165C5"/>
    <w:rsid w:val="009165F2"/>
    <w:rsid w:val="00916B12"/>
    <w:rsid w:val="00916B71"/>
    <w:rsid w:val="00916C53"/>
    <w:rsid w:val="00917386"/>
    <w:rsid w:val="0091756A"/>
    <w:rsid w:val="0091781D"/>
    <w:rsid w:val="00917BE3"/>
    <w:rsid w:val="009200AE"/>
    <w:rsid w:val="009201F6"/>
    <w:rsid w:val="0092052E"/>
    <w:rsid w:val="00920D00"/>
    <w:rsid w:val="00920D16"/>
    <w:rsid w:val="00920FD2"/>
    <w:rsid w:val="0092103B"/>
    <w:rsid w:val="0092145E"/>
    <w:rsid w:val="009214C6"/>
    <w:rsid w:val="009215C1"/>
    <w:rsid w:val="00921AD0"/>
    <w:rsid w:val="00921AF3"/>
    <w:rsid w:val="00922C10"/>
    <w:rsid w:val="00922FB0"/>
    <w:rsid w:val="00923300"/>
    <w:rsid w:val="0092369B"/>
    <w:rsid w:val="00923792"/>
    <w:rsid w:val="00923E5F"/>
    <w:rsid w:val="009243E1"/>
    <w:rsid w:val="00924594"/>
    <w:rsid w:val="00924674"/>
    <w:rsid w:val="0092470C"/>
    <w:rsid w:val="0092593C"/>
    <w:rsid w:val="00925CE9"/>
    <w:rsid w:val="00925F11"/>
    <w:rsid w:val="0092619A"/>
    <w:rsid w:val="0092642A"/>
    <w:rsid w:val="009266B9"/>
    <w:rsid w:val="009269E6"/>
    <w:rsid w:val="00926B93"/>
    <w:rsid w:val="00926E00"/>
    <w:rsid w:val="00926E54"/>
    <w:rsid w:val="00927317"/>
    <w:rsid w:val="00927D20"/>
    <w:rsid w:val="00927E80"/>
    <w:rsid w:val="009302C2"/>
    <w:rsid w:val="009309BD"/>
    <w:rsid w:val="00930D91"/>
    <w:rsid w:val="0093148F"/>
    <w:rsid w:val="00931634"/>
    <w:rsid w:val="00931667"/>
    <w:rsid w:val="0093192C"/>
    <w:rsid w:val="00931AB3"/>
    <w:rsid w:val="009329D7"/>
    <w:rsid w:val="00932A00"/>
    <w:rsid w:val="00932CDC"/>
    <w:rsid w:val="00933023"/>
    <w:rsid w:val="00933093"/>
    <w:rsid w:val="0093343E"/>
    <w:rsid w:val="0093344C"/>
    <w:rsid w:val="00933692"/>
    <w:rsid w:val="00933A76"/>
    <w:rsid w:val="00933AA1"/>
    <w:rsid w:val="00935021"/>
    <w:rsid w:val="009353A8"/>
    <w:rsid w:val="00935AF8"/>
    <w:rsid w:val="00935F19"/>
    <w:rsid w:val="00935F28"/>
    <w:rsid w:val="0093607F"/>
    <w:rsid w:val="00936962"/>
    <w:rsid w:val="00936D0C"/>
    <w:rsid w:val="00936DDE"/>
    <w:rsid w:val="00937051"/>
    <w:rsid w:val="00937169"/>
    <w:rsid w:val="009378EF"/>
    <w:rsid w:val="00937F74"/>
    <w:rsid w:val="009404F5"/>
    <w:rsid w:val="00940873"/>
    <w:rsid w:val="009408AC"/>
    <w:rsid w:val="00940DBE"/>
    <w:rsid w:val="00941173"/>
    <w:rsid w:val="009413DB"/>
    <w:rsid w:val="009415B8"/>
    <w:rsid w:val="009417C2"/>
    <w:rsid w:val="00941983"/>
    <w:rsid w:val="00941A12"/>
    <w:rsid w:val="00941D5A"/>
    <w:rsid w:val="00941EA7"/>
    <w:rsid w:val="00941FF7"/>
    <w:rsid w:val="0094206D"/>
    <w:rsid w:val="009422D0"/>
    <w:rsid w:val="009424F4"/>
    <w:rsid w:val="0094281B"/>
    <w:rsid w:val="00942979"/>
    <w:rsid w:val="00942A5D"/>
    <w:rsid w:val="00942B24"/>
    <w:rsid w:val="00942F4D"/>
    <w:rsid w:val="00943030"/>
    <w:rsid w:val="0094315A"/>
    <w:rsid w:val="00943738"/>
    <w:rsid w:val="00943EBB"/>
    <w:rsid w:val="00944511"/>
    <w:rsid w:val="00944DC1"/>
    <w:rsid w:val="00944EED"/>
    <w:rsid w:val="00945076"/>
    <w:rsid w:val="00945795"/>
    <w:rsid w:val="009457B4"/>
    <w:rsid w:val="009459FB"/>
    <w:rsid w:val="00945F5C"/>
    <w:rsid w:val="009460B4"/>
    <w:rsid w:val="0094625C"/>
    <w:rsid w:val="00946261"/>
    <w:rsid w:val="00946530"/>
    <w:rsid w:val="0094788D"/>
    <w:rsid w:val="00947988"/>
    <w:rsid w:val="00947A08"/>
    <w:rsid w:val="00947A8A"/>
    <w:rsid w:val="00950256"/>
    <w:rsid w:val="00950A38"/>
    <w:rsid w:val="00950EB6"/>
    <w:rsid w:val="00951132"/>
    <w:rsid w:val="009511E4"/>
    <w:rsid w:val="009521AB"/>
    <w:rsid w:val="009524B2"/>
    <w:rsid w:val="00952A09"/>
    <w:rsid w:val="00953222"/>
    <w:rsid w:val="00953895"/>
    <w:rsid w:val="00953B58"/>
    <w:rsid w:val="00953E5B"/>
    <w:rsid w:val="00953F3D"/>
    <w:rsid w:val="009543FF"/>
    <w:rsid w:val="0095472A"/>
    <w:rsid w:val="00954794"/>
    <w:rsid w:val="00954846"/>
    <w:rsid w:val="0095484A"/>
    <w:rsid w:val="00954F5A"/>
    <w:rsid w:val="0095565C"/>
    <w:rsid w:val="009556C2"/>
    <w:rsid w:val="009556D5"/>
    <w:rsid w:val="0095574A"/>
    <w:rsid w:val="0095604B"/>
    <w:rsid w:val="00956424"/>
    <w:rsid w:val="0095655F"/>
    <w:rsid w:val="0095678F"/>
    <w:rsid w:val="00956D5B"/>
    <w:rsid w:val="0095708D"/>
    <w:rsid w:val="009575A2"/>
    <w:rsid w:val="00957715"/>
    <w:rsid w:val="00957B5A"/>
    <w:rsid w:val="00957B76"/>
    <w:rsid w:val="00957DEC"/>
    <w:rsid w:val="009604FE"/>
    <w:rsid w:val="00960AE6"/>
    <w:rsid w:val="00960D25"/>
    <w:rsid w:val="0096126E"/>
    <w:rsid w:val="00961C79"/>
    <w:rsid w:val="00961DE2"/>
    <w:rsid w:val="00962382"/>
    <w:rsid w:val="0096242F"/>
    <w:rsid w:val="009629B5"/>
    <w:rsid w:val="00963A3E"/>
    <w:rsid w:val="009643D4"/>
    <w:rsid w:val="0096443A"/>
    <w:rsid w:val="00964714"/>
    <w:rsid w:val="009649F0"/>
    <w:rsid w:val="009650AF"/>
    <w:rsid w:val="009656AF"/>
    <w:rsid w:val="00965B43"/>
    <w:rsid w:val="00965F43"/>
    <w:rsid w:val="0096630C"/>
    <w:rsid w:val="0096646D"/>
    <w:rsid w:val="009664E1"/>
    <w:rsid w:val="00966B76"/>
    <w:rsid w:val="00966E95"/>
    <w:rsid w:val="009674AF"/>
    <w:rsid w:val="00970302"/>
    <w:rsid w:val="009704EB"/>
    <w:rsid w:val="00970A30"/>
    <w:rsid w:val="00970E68"/>
    <w:rsid w:val="00970F7F"/>
    <w:rsid w:val="00971FA7"/>
    <w:rsid w:val="009720E6"/>
    <w:rsid w:val="009731A2"/>
    <w:rsid w:val="009732B6"/>
    <w:rsid w:val="0097366E"/>
    <w:rsid w:val="009742EE"/>
    <w:rsid w:val="00974F94"/>
    <w:rsid w:val="00975161"/>
    <w:rsid w:val="00975537"/>
    <w:rsid w:val="00975E5C"/>
    <w:rsid w:val="00976719"/>
    <w:rsid w:val="00976720"/>
    <w:rsid w:val="00976804"/>
    <w:rsid w:val="00976B98"/>
    <w:rsid w:val="00977069"/>
    <w:rsid w:val="009771C2"/>
    <w:rsid w:val="00977860"/>
    <w:rsid w:val="00980D7B"/>
    <w:rsid w:val="00980FB6"/>
    <w:rsid w:val="00980FD4"/>
    <w:rsid w:val="00981618"/>
    <w:rsid w:val="00981C0D"/>
    <w:rsid w:val="00982650"/>
    <w:rsid w:val="00982DE1"/>
    <w:rsid w:val="009832B6"/>
    <w:rsid w:val="00983425"/>
    <w:rsid w:val="00983C09"/>
    <w:rsid w:val="00983C81"/>
    <w:rsid w:val="00983DF6"/>
    <w:rsid w:val="00984101"/>
    <w:rsid w:val="0098425B"/>
    <w:rsid w:val="00985731"/>
    <w:rsid w:val="00985D4F"/>
    <w:rsid w:val="00985D58"/>
    <w:rsid w:val="0098627E"/>
    <w:rsid w:val="009862B9"/>
    <w:rsid w:val="00986E8F"/>
    <w:rsid w:val="00987005"/>
    <w:rsid w:val="00987C6D"/>
    <w:rsid w:val="00987E87"/>
    <w:rsid w:val="00987EEC"/>
    <w:rsid w:val="009909E3"/>
    <w:rsid w:val="009909E7"/>
    <w:rsid w:val="009909F9"/>
    <w:rsid w:val="00990BC4"/>
    <w:rsid w:val="00990C14"/>
    <w:rsid w:val="00990D13"/>
    <w:rsid w:val="00990ED3"/>
    <w:rsid w:val="009915B8"/>
    <w:rsid w:val="00991A69"/>
    <w:rsid w:val="00992111"/>
    <w:rsid w:val="00992404"/>
    <w:rsid w:val="0099247A"/>
    <w:rsid w:val="00992743"/>
    <w:rsid w:val="00992ABF"/>
    <w:rsid w:val="00992BA4"/>
    <w:rsid w:val="00992E42"/>
    <w:rsid w:val="0099304D"/>
    <w:rsid w:val="00993EB1"/>
    <w:rsid w:val="0099400D"/>
    <w:rsid w:val="009944C6"/>
    <w:rsid w:val="00994648"/>
    <w:rsid w:val="009947AF"/>
    <w:rsid w:val="009948FD"/>
    <w:rsid w:val="00994EB6"/>
    <w:rsid w:val="00994F7C"/>
    <w:rsid w:val="00995580"/>
    <w:rsid w:val="00995866"/>
    <w:rsid w:val="00996525"/>
    <w:rsid w:val="00996673"/>
    <w:rsid w:val="009972C9"/>
    <w:rsid w:val="00997529"/>
    <w:rsid w:val="009976DF"/>
    <w:rsid w:val="00997A10"/>
    <w:rsid w:val="00997B11"/>
    <w:rsid w:val="00997D19"/>
    <w:rsid w:val="00997FCA"/>
    <w:rsid w:val="009A04D8"/>
    <w:rsid w:val="009A0A48"/>
    <w:rsid w:val="009A0A74"/>
    <w:rsid w:val="009A0B7D"/>
    <w:rsid w:val="009A0BC7"/>
    <w:rsid w:val="009A0C79"/>
    <w:rsid w:val="009A0FDC"/>
    <w:rsid w:val="009A142D"/>
    <w:rsid w:val="009A16F8"/>
    <w:rsid w:val="009A21DB"/>
    <w:rsid w:val="009A2C30"/>
    <w:rsid w:val="009A2E0D"/>
    <w:rsid w:val="009A2ECA"/>
    <w:rsid w:val="009A3B38"/>
    <w:rsid w:val="009A3C2B"/>
    <w:rsid w:val="009A3E66"/>
    <w:rsid w:val="009A41DA"/>
    <w:rsid w:val="009A4305"/>
    <w:rsid w:val="009A4420"/>
    <w:rsid w:val="009A466C"/>
    <w:rsid w:val="009A46E9"/>
    <w:rsid w:val="009A47F7"/>
    <w:rsid w:val="009A50E0"/>
    <w:rsid w:val="009A52D6"/>
    <w:rsid w:val="009A531E"/>
    <w:rsid w:val="009A53B9"/>
    <w:rsid w:val="009A57BA"/>
    <w:rsid w:val="009A57DF"/>
    <w:rsid w:val="009A5CDF"/>
    <w:rsid w:val="009A5FB5"/>
    <w:rsid w:val="009A6266"/>
    <w:rsid w:val="009A6605"/>
    <w:rsid w:val="009A6BC9"/>
    <w:rsid w:val="009A6F62"/>
    <w:rsid w:val="009A7362"/>
    <w:rsid w:val="009A74CA"/>
    <w:rsid w:val="009A7AB3"/>
    <w:rsid w:val="009A7D65"/>
    <w:rsid w:val="009A7D88"/>
    <w:rsid w:val="009A7EDA"/>
    <w:rsid w:val="009B0431"/>
    <w:rsid w:val="009B0AA9"/>
    <w:rsid w:val="009B0F6E"/>
    <w:rsid w:val="009B143E"/>
    <w:rsid w:val="009B1849"/>
    <w:rsid w:val="009B1F9A"/>
    <w:rsid w:val="009B25E7"/>
    <w:rsid w:val="009B2844"/>
    <w:rsid w:val="009B2C00"/>
    <w:rsid w:val="009B2F4A"/>
    <w:rsid w:val="009B318F"/>
    <w:rsid w:val="009B376B"/>
    <w:rsid w:val="009B39E9"/>
    <w:rsid w:val="009B3ADD"/>
    <w:rsid w:val="009B40B2"/>
    <w:rsid w:val="009B47B0"/>
    <w:rsid w:val="009B48FB"/>
    <w:rsid w:val="009B49EE"/>
    <w:rsid w:val="009B4B16"/>
    <w:rsid w:val="009B4C5D"/>
    <w:rsid w:val="009B4CAB"/>
    <w:rsid w:val="009B4EB0"/>
    <w:rsid w:val="009B569F"/>
    <w:rsid w:val="009B59B1"/>
    <w:rsid w:val="009B59FA"/>
    <w:rsid w:val="009B5E20"/>
    <w:rsid w:val="009B6524"/>
    <w:rsid w:val="009B69E2"/>
    <w:rsid w:val="009B6A2D"/>
    <w:rsid w:val="009B792A"/>
    <w:rsid w:val="009C0023"/>
    <w:rsid w:val="009C04B3"/>
    <w:rsid w:val="009C05BB"/>
    <w:rsid w:val="009C0D44"/>
    <w:rsid w:val="009C10A2"/>
    <w:rsid w:val="009C1149"/>
    <w:rsid w:val="009C1247"/>
    <w:rsid w:val="009C1688"/>
    <w:rsid w:val="009C1CF9"/>
    <w:rsid w:val="009C28B2"/>
    <w:rsid w:val="009C2982"/>
    <w:rsid w:val="009C2C05"/>
    <w:rsid w:val="009C3346"/>
    <w:rsid w:val="009C3599"/>
    <w:rsid w:val="009C3C73"/>
    <w:rsid w:val="009C4250"/>
    <w:rsid w:val="009C4B03"/>
    <w:rsid w:val="009C5393"/>
    <w:rsid w:val="009C568E"/>
    <w:rsid w:val="009C57C7"/>
    <w:rsid w:val="009C62AD"/>
    <w:rsid w:val="009C635F"/>
    <w:rsid w:val="009C66EA"/>
    <w:rsid w:val="009C724E"/>
    <w:rsid w:val="009C790E"/>
    <w:rsid w:val="009C79C2"/>
    <w:rsid w:val="009C7B38"/>
    <w:rsid w:val="009C7B9E"/>
    <w:rsid w:val="009C7BEA"/>
    <w:rsid w:val="009C7C5D"/>
    <w:rsid w:val="009C7E6F"/>
    <w:rsid w:val="009C7FF0"/>
    <w:rsid w:val="009D0336"/>
    <w:rsid w:val="009D0A68"/>
    <w:rsid w:val="009D0A7A"/>
    <w:rsid w:val="009D0D42"/>
    <w:rsid w:val="009D0F27"/>
    <w:rsid w:val="009D105B"/>
    <w:rsid w:val="009D13CA"/>
    <w:rsid w:val="009D13ED"/>
    <w:rsid w:val="009D2358"/>
    <w:rsid w:val="009D2660"/>
    <w:rsid w:val="009D272B"/>
    <w:rsid w:val="009D2840"/>
    <w:rsid w:val="009D2A0B"/>
    <w:rsid w:val="009D2A35"/>
    <w:rsid w:val="009D2C03"/>
    <w:rsid w:val="009D2F49"/>
    <w:rsid w:val="009D3063"/>
    <w:rsid w:val="009D333F"/>
    <w:rsid w:val="009D3362"/>
    <w:rsid w:val="009D388F"/>
    <w:rsid w:val="009D3A59"/>
    <w:rsid w:val="009D3B6C"/>
    <w:rsid w:val="009D4A8F"/>
    <w:rsid w:val="009D53BB"/>
    <w:rsid w:val="009D5D0C"/>
    <w:rsid w:val="009D648E"/>
    <w:rsid w:val="009D7145"/>
    <w:rsid w:val="009D7148"/>
    <w:rsid w:val="009D78E6"/>
    <w:rsid w:val="009E0231"/>
    <w:rsid w:val="009E03B0"/>
    <w:rsid w:val="009E05D8"/>
    <w:rsid w:val="009E0AAB"/>
    <w:rsid w:val="009E0BE2"/>
    <w:rsid w:val="009E1ABE"/>
    <w:rsid w:val="009E1D54"/>
    <w:rsid w:val="009E22E5"/>
    <w:rsid w:val="009E261F"/>
    <w:rsid w:val="009E2FD8"/>
    <w:rsid w:val="009E3750"/>
    <w:rsid w:val="009E3A9F"/>
    <w:rsid w:val="009E468B"/>
    <w:rsid w:val="009E4AAD"/>
    <w:rsid w:val="009E4C13"/>
    <w:rsid w:val="009E4D9C"/>
    <w:rsid w:val="009E4F33"/>
    <w:rsid w:val="009E515B"/>
    <w:rsid w:val="009E5265"/>
    <w:rsid w:val="009E57C6"/>
    <w:rsid w:val="009E5822"/>
    <w:rsid w:val="009E59C6"/>
    <w:rsid w:val="009E5AAF"/>
    <w:rsid w:val="009E63BD"/>
    <w:rsid w:val="009E671D"/>
    <w:rsid w:val="009E6BEE"/>
    <w:rsid w:val="009E705A"/>
    <w:rsid w:val="009E748D"/>
    <w:rsid w:val="009E79CE"/>
    <w:rsid w:val="009E7B25"/>
    <w:rsid w:val="009F0619"/>
    <w:rsid w:val="009F0713"/>
    <w:rsid w:val="009F07A0"/>
    <w:rsid w:val="009F094E"/>
    <w:rsid w:val="009F154A"/>
    <w:rsid w:val="009F1A27"/>
    <w:rsid w:val="009F1F78"/>
    <w:rsid w:val="009F2052"/>
    <w:rsid w:val="009F2521"/>
    <w:rsid w:val="009F310D"/>
    <w:rsid w:val="009F3FBF"/>
    <w:rsid w:val="009F410D"/>
    <w:rsid w:val="009F49BF"/>
    <w:rsid w:val="009F4B1C"/>
    <w:rsid w:val="009F4EE8"/>
    <w:rsid w:val="009F52DD"/>
    <w:rsid w:val="009F594A"/>
    <w:rsid w:val="009F59CD"/>
    <w:rsid w:val="009F59DD"/>
    <w:rsid w:val="009F5B5B"/>
    <w:rsid w:val="009F5CDD"/>
    <w:rsid w:val="009F6047"/>
    <w:rsid w:val="009F6BAA"/>
    <w:rsid w:val="009F70E9"/>
    <w:rsid w:val="009F712B"/>
    <w:rsid w:val="009F75E6"/>
    <w:rsid w:val="009F77E8"/>
    <w:rsid w:val="009F79DF"/>
    <w:rsid w:val="009F7F32"/>
    <w:rsid w:val="00A00394"/>
    <w:rsid w:val="00A006A0"/>
    <w:rsid w:val="00A007CB"/>
    <w:rsid w:val="00A00923"/>
    <w:rsid w:val="00A00A6A"/>
    <w:rsid w:val="00A00D39"/>
    <w:rsid w:val="00A00D5D"/>
    <w:rsid w:val="00A0139D"/>
    <w:rsid w:val="00A0172D"/>
    <w:rsid w:val="00A01752"/>
    <w:rsid w:val="00A018F5"/>
    <w:rsid w:val="00A01AE4"/>
    <w:rsid w:val="00A01C11"/>
    <w:rsid w:val="00A01F60"/>
    <w:rsid w:val="00A02358"/>
    <w:rsid w:val="00A03706"/>
    <w:rsid w:val="00A038B4"/>
    <w:rsid w:val="00A03D6E"/>
    <w:rsid w:val="00A0512E"/>
    <w:rsid w:val="00A05133"/>
    <w:rsid w:val="00A05318"/>
    <w:rsid w:val="00A05330"/>
    <w:rsid w:val="00A05C5E"/>
    <w:rsid w:val="00A06187"/>
    <w:rsid w:val="00A062F2"/>
    <w:rsid w:val="00A0633A"/>
    <w:rsid w:val="00A065B8"/>
    <w:rsid w:val="00A06AA5"/>
    <w:rsid w:val="00A073E3"/>
    <w:rsid w:val="00A07F38"/>
    <w:rsid w:val="00A10004"/>
    <w:rsid w:val="00A106EC"/>
    <w:rsid w:val="00A10770"/>
    <w:rsid w:val="00A107AB"/>
    <w:rsid w:val="00A108BA"/>
    <w:rsid w:val="00A10B87"/>
    <w:rsid w:val="00A10D3D"/>
    <w:rsid w:val="00A11030"/>
    <w:rsid w:val="00A11A58"/>
    <w:rsid w:val="00A120CE"/>
    <w:rsid w:val="00A122C7"/>
    <w:rsid w:val="00A124B9"/>
    <w:rsid w:val="00A12DC7"/>
    <w:rsid w:val="00A12DD2"/>
    <w:rsid w:val="00A1318A"/>
    <w:rsid w:val="00A131A7"/>
    <w:rsid w:val="00A1321D"/>
    <w:rsid w:val="00A133AF"/>
    <w:rsid w:val="00A137C1"/>
    <w:rsid w:val="00A13E37"/>
    <w:rsid w:val="00A14102"/>
    <w:rsid w:val="00A14410"/>
    <w:rsid w:val="00A145C2"/>
    <w:rsid w:val="00A14F52"/>
    <w:rsid w:val="00A15078"/>
    <w:rsid w:val="00A15804"/>
    <w:rsid w:val="00A15CC2"/>
    <w:rsid w:val="00A164B4"/>
    <w:rsid w:val="00A167E2"/>
    <w:rsid w:val="00A1711F"/>
    <w:rsid w:val="00A1736D"/>
    <w:rsid w:val="00A17490"/>
    <w:rsid w:val="00A1749A"/>
    <w:rsid w:val="00A17773"/>
    <w:rsid w:val="00A177EB"/>
    <w:rsid w:val="00A17DB0"/>
    <w:rsid w:val="00A204F9"/>
    <w:rsid w:val="00A21196"/>
    <w:rsid w:val="00A217CB"/>
    <w:rsid w:val="00A22337"/>
    <w:rsid w:val="00A223D2"/>
    <w:rsid w:val="00A22D2D"/>
    <w:rsid w:val="00A2303F"/>
    <w:rsid w:val="00A2304D"/>
    <w:rsid w:val="00A233F1"/>
    <w:rsid w:val="00A238AA"/>
    <w:rsid w:val="00A23DCD"/>
    <w:rsid w:val="00A24054"/>
    <w:rsid w:val="00A242D5"/>
    <w:rsid w:val="00A243E9"/>
    <w:rsid w:val="00A24851"/>
    <w:rsid w:val="00A24965"/>
    <w:rsid w:val="00A25019"/>
    <w:rsid w:val="00A251FF"/>
    <w:rsid w:val="00A25302"/>
    <w:rsid w:val="00A2567E"/>
    <w:rsid w:val="00A25977"/>
    <w:rsid w:val="00A25E3A"/>
    <w:rsid w:val="00A2601F"/>
    <w:rsid w:val="00A2612E"/>
    <w:rsid w:val="00A262AA"/>
    <w:rsid w:val="00A2651A"/>
    <w:rsid w:val="00A2678F"/>
    <w:rsid w:val="00A27272"/>
    <w:rsid w:val="00A27386"/>
    <w:rsid w:val="00A27C8B"/>
    <w:rsid w:val="00A30844"/>
    <w:rsid w:val="00A30925"/>
    <w:rsid w:val="00A30B68"/>
    <w:rsid w:val="00A30CEC"/>
    <w:rsid w:val="00A30DAA"/>
    <w:rsid w:val="00A30ED4"/>
    <w:rsid w:val="00A31686"/>
    <w:rsid w:val="00A3196C"/>
    <w:rsid w:val="00A31A48"/>
    <w:rsid w:val="00A31AA5"/>
    <w:rsid w:val="00A31C0C"/>
    <w:rsid w:val="00A32BA9"/>
    <w:rsid w:val="00A3340B"/>
    <w:rsid w:val="00A33F36"/>
    <w:rsid w:val="00A3403C"/>
    <w:rsid w:val="00A3541F"/>
    <w:rsid w:val="00A3545F"/>
    <w:rsid w:val="00A35C14"/>
    <w:rsid w:val="00A35D22"/>
    <w:rsid w:val="00A36601"/>
    <w:rsid w:val="00A367D0"/>
    <w:rsid w:val="00A36824"/>
    <w:rsid w:val="00A36ACB"/>
    <w:rsid w:val="00A375A8"/>
    <w:rsid w:val="00A37770"/>
    <w:rsid w:val="00A37E00"/>
    <w:rsid w:val="00A40486"/>
    <w:rsid w:val="00A404EE"/>
    <w:rsid w:val="00A40675"/>
    <w:rsid w:val="00A40939"/>
    <w:rsid w:val="00A409EA"/>
    <w:rsid w:val="00A417C7"/>
    <w:rsid w:val="00A41848"/>
    <w:rsid w:val="00A41923"/>
    <w:rsid w:val="00A41C90"/>
    <w:rsid w:val="00A41CFB"/>
    <w:rsid w:val="00A41FDD"/>
    <w:rsid w:val="00A4230C"/>
    <w:rsid w:val="00A4236E"/>
    <w:rsid w:val="00A4295C"/>
    <w:rsid w:val="00A42B16"/>
    <w:rsid w:val="00A42F5B"/>
    <w:rsid w:val="00A431C3"/>
    <w:rsid w:val="00A43946"/>
    <w:rsid w:val="00A43A26"/>
    <w:rsid w:val="00A43D31"/>
    <w:rsid w:val="00A43D59"/>
    <w:rsid w:val="00A43DE4"/>
    <w:rsid w:val="00A44964"/>
    <w:rsid w:val="00A449D1"/>
    <w:rsid w:val="00A44C68"/>
    <w:rsid w:val="00A45035"/>
    <w:rsid w:val="00A45AE8"/>
    <w:rsid w:val="00A45CB9"/>
    <w:rsid w:val="00A45DB9"/>
    <w:rsid w:val="00A465CE"/>
    <w:rsid w:val="00A466AD"/>
    <w:rsid w:val="00A46AB9"/>
    <w:rsid w:val="00A46B80"/>
    <w:rsid w:val="00A46D0A"/>
    <w:rsid w:val="00A4725D"/>
    <w:rsid w:val="00A47581"/>
    <w:rsid w:val="00A477E3"/>
    <w:rsid w:val="00A47980"/>
    <w:rsid w:val="00A47AC6"/>
    <w:rsid w:val="00A47B14"/>
    <w:rsid w:val="00A50335"/>
    <w:rsid w:val="00A5056C"/>
    <w:rsid w:val="00A50687"/>
    <w:rsid w:val="00A506EF"/>
    <w:rsid w:val="00A512E5"/>
    <w:rsid w:val="00A5234C"/>
    <w:rsid w:val="00A52664"/>
    <w:rsid w:val="00A526A7"/>
    <w:rsid w:val="00A526D3"/>
    <w:rsid w:val="00A52AA2"/>
    <w:rsid w:val="00A52D0E"/>
    <w:rsid w:val="00A52F4B"/>
    <w:rsid w:val="00A534C1"/>
    <w:rsid w:val="00A53A71"/>
    <w:rsid w:val="00A53BC8"/>
    <w:rsid w:val="00A541D1"/>
    <w:rsid w:val="00A54293"/>
    <w:rsid w:val="00A543C4"/>
    <w:rsid w:val="00A546D6"/>
    <w:rsid w:val="00A5488F"/>
    <w:rsid w:val="00A54D7C"/>
    <w:rsid w:val="00A55211"/>
    <w:rsid w:val="00A55E88"/>
    <w:rsid w:val="00A55ECD"/>
    <w:rsid w:val="00A55F43"/>
    <w:rsid w:val="00A56111"/>
    <w:rsid w:val="00A5655B"/>
    <w:rsid w:val="00A57795"/>
    <w:rsid w:val="00A579A7"/>
    <w:rsid w:val="00A57E07"/>
    <w:rsid w:val="00A60054"/>
    <w:rsid w:val="00A60124"/>
    <w:rsid w:val="00A601FC"/>
    <w:rsid w:val="00A6066D"/>
    <w:rsid w:val="00A60F93"/>
    <w:rsid w:val="00A61102"/>
    <w:rsid w:val="00A6118D"/>
    <w:rsid w:val="00A61A7B"/>
    <w:rsid w:val="00A61BFD"/>
    <w:rsid w:val="00A61D17"/>
    <w:rsid w:val="00A61FFF"/>
    <w:rsid w:val="00A62A9B"/>
    <w:rsid w:val="00A62B58"/>
    <w:rsid w:val="00A63B3E"/>
    <w:rsid w:val="00A6444B"/>
    <w:rsid w:val="00A64824"/>
    <w:rsid w:val="00A648F1"/>
    <w:rsid w:val="00A64D2E"/>
    <w:rsid w:val="00A64DC7"/>
    <w:rsid w:val="00A651BD"/>
    <w:rsid w:val="00A6533A"/>
    <w:rsid w:val="00A65351"/>
    <w:rsid w:val="00A65424"/>
    <w:rsid w:val="00A6578E"/>
    <w:rsid w:val="00A65953"/>
    <w:rsid w:val="00A65AF3"/>
    <w:rsid w:val="00A65CEE"/>
    <w:rsid w:val="00A65D81"/>
    <w:rsid w:val="00A65DD4"/>
    <w:rsid w:val="00A65FB7"/>
    <w:rsid w:val="00A66A43"/>
    <w:rsid w:val="00A66AD5"/>
    <w:rsid w:val="00A66F08"/>
    <w:rsid w:val="00A6716D"/>
    <w:rsid w:val="00A67AF4"/>
    <w:rsid w:val="00A67D53"/>
    <w:rsid w:val="00A67F53"/>
    <w:rsid w:val="00A7079C"/>
    <w:rsid w:val="00A7108E"/>
    <w:rsid w:val="00A71A08"/>
    <w:rsid w:val="00A71A3B"/>
    <w:rsid w:val="00A71D98"/>
    <w:rsid w:val="00A722C3"/>
    <w:rsid w:val="00A72628"/>
    <w:rsid w:val="00A728A3"/>
    <w:rsid w:val="00A7338C"/>
    <w:rsid w:val="00A7343B"/>
    <w:rsid w:val="00A73637"/>
    <w:rsid w:val="00A738F9"/>
    <w:rsid w:val="00A73A9E"/>
    <w:rsid w:val="00A73AD7"/>
    <w:rsid w:val="00A73BA1"/>
    <w:rsid w:val="00A73F88"/>
    <w:rsid w:val="00A7469D"/>
    <w:rsid w:val="00A74AF3"/>
    <w:rsid w:val="00A75027"/>
    <w:rsid w:val="00A7532A"/>
    <w:rsid w:val="00A75630"/>
    <w:rsid w:val="00A75C2E"/>
    <w:rsid w:val="00A76305"/>
    <w:rsid w:val="00A76370"/>
    <w:rsid w:val="00A7681A"/>
    <w:rsid w:val="00A768CC"/>
    <w:rsid w:val="00A768DE"/>
    <w:rsid w:val="00A76D39"/>
    <w:rsid w:val="00A76E23"/>
    <w:rsid w:val="00A76E84"/>
    <w:rsid w:val="00A77073"/>
    <w:rsid w:val="00A770D6"/>
    <w:rsid w:val="00A77426"/>
    <w:rsid w:val="00A77940"/>
    <w:rsid w:val="00A77EE4"/>
    <w:rsid w:val="00A80191"/>
    <w:rsid w:val="00A80256"/>
    <w:rsid w:val="00A81F37"/>
    <w:rsid w:val="00A82160"/>
    <w:rsid w:val="00A82467"/>
    <w:rsid w:val="00A824E0"/>
    <w:rsid w:val="00A82A4C"/>
    <w:rsid w:val="00A83061"/>
    <w:rsid w:val="00A835C5"/>
    <w:rsid w:val="00A83940"/>
    <w:rsid w:val="00A83BCA"/>
    <w:rsid w:val="00A83C9D"/>
    <w:rsid w:val="00A84398"/>
    <w:rsid w:val="00A8455E"/>
    <w:rsid w:val="00A84F0D"/>
    <w:rsid w:val="00A84FA0"/>
    <w:rsid w:val="00A85076"/>
    <w:rsid w:val="00A85078"/>
    <w:rsid w:val="00A861F0"/>
    <w:rsid w:val="00A86304"/>
    <w:rsid w:val="00A863BB"/>
    <w:rsid w:val="00A865B3"/>
    <w:rsid w:val="00A866C6"/>
    <w:rsid w:val="00A8681A"/>
    <w:rsid w:val="00A8699F"/>
    <w:rsid w:val="00A86B16"/>
    <w:rsid w:val="00A873DF"/>
    <w:rsid w:val="00A8788C"/>
    <w:rsid w:val="00A90406"/>
    <w:rsid w:val="00A906CE"/>
    <w:rsid w:val="00A90CDD"/>
    <w:rsid w:val="00A90CF1"/>
    <w:rsid w:val="00A9215A"/>
    <w:rsid w:val="00A9239C"/>
    <w:rsid w:val="00A92575"/>
    <w:rsid w:val="00A92CD8"/>
    <w:rsid w:val="00A9368D"/>
    <w:rsid w:val="00A93B6D"/>
    <w:rsid w:val="00A93FEC"/>
    <w:rsid w:val="00A94366"/>
    <w:rsid w:val="00A945B6"/>
    <w:rsid w:val="00A94A13"/>
    <w:rsid w:val="00A94B7A"/>
    <w:rsid w:val="00A94BD5"/>
    <w:rsid w:val="00A94BF9"/>
    <w:rsid w:val="00A94F03"/>
    <w:rsid w:val="00A951AA"/>
    <w:rsid w:val="00A95454"/>
    <w:rsid w:val="00A95B37"/>
    <w:rsid w:val="00A95D50"/>
    <w:rsid w:val="00A960E6"/>
    <w:rsid w:val="00A962E2"/>
    <w:rsid w:val="00A964B9"/>
    <w:rsid w:val="00A96759"/>
    <w:rsid w:val="00A968CA"/>
    <w:rsid w:val="00A96A14"/>
    <w:rsid w:val="00A9794C"/>
    <w:rsid w:val="00A97B8D"/>
    <w:rsid w:val="00AA0831"/>
    <w:rsid w:val="00AA0AC5"/>
    <w:rsid w:val="00AA0DD2"/>
    <w:rsid w:val="00AA127D"/>
    <w:rsid w:val="00AA175F"/>
    <w:rsid w:val="00AA1785"/>
    <w:rsid w:val="00AA1CE0"/>
    <w:rsid w:val="00AA214F"/>
    <w:rsid w:val="00AA22BA"/>
    <w:rsid w:val="00AA264A"/>
    <w:rsid w:val="00AA29EE"/>
    <w:rsid w:val="00AA2BBB"/>
    <w:rsid w:val="00AA3405"/>
    <w:rsid w:val="00AA3F8E"/>
    <w:rsid w:val="00AA4C3D"/>
    <w:rsid w:val="00AA4C61"/>
    <w:rsid w:val="00AA527F"/>
    <w:rsid w:val="00AA5378"/>
    <w:rsid w:val="00AA577B"/>
    <w:rsid w:val="00AA62A5"/>
    <w:rsid w:val="00AA6D76"/>
    <w:rsid w:val="00AA6F41"/>
    <w:rsid w:val="00AA7339"/>
    <w:rsid w:val="00AA773A"/>
    <w:rsid w:val="00AA782D"/>
    <w:rsid w:val="00AA7F34"/>
    <w:rsid w:val="00AB03AD"/>
    <w:rsid w:val="00AB0612"/>
    <w:rsid w:val="00AB07F4"/>
    <w:rsid w:val="00AB0A4A"/>
    <w:rsid w:val="00AB0C50"/>
    <w:rsid w:val="00AB0DFA"/>
    <w:rsid w:val="00AB0F14"/>
    <w:rsid w:val="00AB1B61"/>
    <w:rsid w:val="00AB1B7F"/>
    <w:rsid w:val="00AB1D1D"/>
    <w:rsid w:val="00AB2057"/>
    <w:rsid w:val="00AB223F"/>
    <w:rsid w:val="00AB2383"/>
    <w:rsid w:val="00AB24ED"/>
    <w:rsid w:val="00AB2805"/>
    <w:rsid w:val="00AB322B"/>
    <w:rsid w:val="00AB3340"/>
    <w:rsid w:val="00AB36DA"/>
    <w:rsid w:val="00AB36F8"/>
    <w:rsid w:val="00AB3956"/>
    <w:rsid w:val="00AB3D59"/>
    <w:rsid w:val="00AB405C"/>
    <w:rsid w:val="00AB4837"/>
    <w:rsid w:val="00AB487D"/>
    <w:rsid w:val="00AB4CB2"/>
    <w:rsid w:val="00AB4D16"/>
    <w:rsid w:val="00AB4DB3"/>
    <w:rsid w:val="00AB4E5C"/>
    <w:rsid w:val="00AB4EC7"/>
    <w:rsid w:val="00AB50F6"/>
    <w:rsid w:val="00AB52C1"/>
    <w:rsid w:val="00AB5596"/>
    <w:rsid w:val="00AB5793"/>
    <w:rsid w:val="00AB592F"/>
    <w:rsid w:val="00AB62CD"/>
    <w:rsid w:val="00AB697F"/>
    <w:rsid w:val="00AB7372"/>
    <w:rsid w:val="00AC0645"/>
    <w:rsid w:val="00AC0785"/>
    <w:rsid w:val="00AC0799"/>
    <w:rsid w:val="00AC088B"/>
    <w:rsid w:val="00AC0964"/>
    <w:rsid w:val="00AC0F98"/>
    <w:rsid w:val="00AC17A7"/>
    <w:rsid w:val="00AC1A12"/>
    <w:rsid w:val="00AC1A58"/>
    <w:rsid w:val="00AC1B2D"/>
    <w:rsid w:val="00AC1BFD"/>
    <w:rsid w:val="00AC1FEE"/>
    <w:rsid w:val="00AC228E"/>
    <w:rsid w:val="00AC2F42"/>
    <w:rsid w:val="00AC3061"/>
    <w:rsid w:val="00AC32B6"/>
    <w:rsid w:val="00AC334B"/>
    <w:rsid w:val="00AC37BD"/>
    <w:rsid w:val="00AC38DE"/>
    <w:rsid w:val="00AC428A"/>
    <w:rsid w:val="00AC4402"/>
    <w:rsid w:val="00AC4574"/>
    <w:rsid w:val="00AC4696"/>
    <w:rsid w:val="00AC46BB"/>
    <w:rsid w:val="00AC4B60"/>
    <w:rsid w:val="00AC4B9B"/>
    <w:rsid w:val="00AC4BF0"/>
    <w:rsid w:val="00AC4FF4"/>
    <w:rsid w:val="00AC5032"/>
    <w:rsid w:val="00AC512B"/>
    <w:rsid w:val="00AC59AE"/>
    <w:rsid w:val="00AC5A12"/>
    <w:rsid w:val="00AC5B62"/>
    <w:rsid w:val="00AC5E27"/>
    <w:rsid w:val="00AC62A8"/>
    <w:rsid w:val="00AC6328"/>
    <w:rsid w:val="00AC6636"/>
    <w:rsid w:val="00AC6DFC"/>
    <w:rsid w:val="00AC7109"/>
    <w:rsid w:val="00AC7216"/>
    <w:rsid w:val="00AC7488"/>
    <w:rsid w:val="00AC7D63"/>
    <w:rsid w:val="00AD0044"/>
    <w:rsid w:val="00AD0555"/>
    <w:rsid w:val="00AD0880"/>
    <w:rsid w:val="00AD0B90"/>
    <w:rsid w:val="00AD0C35"/>
    <w:rsid w:val="00AD0E7D"/>
    <w:rsid w:val="00AD12D8"/>
    <w:rsid w:val="00AD19E0"/>
    <w:rsid w:val="00AD1F08"/>
    <w:rsid w:val="00AD2EED"/>
    <w:rsid w:val="00AD2F37"/>
    <w:rsid w:val="00AD3016"/>
    <w:rsid w:val="00AD329A"/>
    <w:rsid w:val="00AD364F"/>
    <w:rsid w:val="00AD3DB5"/>
    <w:rsid w:val="00AD41DB"/>
    <w:rsid w:val="00AD41FB"/>
    <w:rsid w:val="00AD46E6"/>
    <w:rsid w:val="00AD4E65"/>
    <w:rsid w:val="00AD5132"/>
    <w:rsid w:val="00AD6003"/>
    <w:rsid w:val="00AD62A3"/>
    <w:rsid w:val="00AD6C29"/>
    <w:rsid w:val="00AD6E7E"/>
    <w:rsid w:val="00AD75B9"/>
    <w:rsid w:val="00AD78C9"/>
    <w:rsid w:val="00AD7B7E"/>
    <w:rsid w:val="00AD7BDB"/>
    <w:rsid w:val="00AE09FD"/>
    <w:rsid w:val="00AE0D76"/>
    <w:rsid w:val="00AE0EAE"/>
    <w:rsid w:val="00AE17C8"/>
    <w:rsid w:val="00AE17E4"/>
    <w:rsid w:val="00AE1B63"/>
    <w:rsid w:val="00AE1F70"/>
    <w:rsid w:val="00AE21B3"/>
    <w:rsid w:val="00AE25C8"/>
    <w:rsid w:val="00AE2DC7"/>
    <w:rsid w:val="00AE3239"/>
    <w:rsid w:val="00AE34C8"/>
    <w:rsid w:val="00AE36AF"/>
    <w:rsid w:val="00AE3B5E"/>
    <w:rsid w:val="00AE3E30"/>
    <w:rsid w:val="00AE4080"/>
    <w:rsid w:val="00AE41CD"/>
    <w:rsid w:val="00AE41F3"/>
    <w:rsid w:val="00AE41FE"/>
    <w:rsid w:val="00AE422A"/>
    <w:rsid w:val="00AE4AE7"/>
    <w:rsid w:val="00AE4EBC"/>
    <w:rsid w:val="00AE62A7"/>
    <w:rsid w:val="00AE64B2"/>
    <w:rsid w:val="00AE6881"/>
    <w:rsid w:val="00AE6B80"/>
    <w:rsid w:val="00AE6F21"/>
    <w:rsid w:val="00AE7635"/>
    <w:rsid w:val="00AF108F"/>
    <w:rsid w:val="00AF11D1"/>
    <w:rsid w:val="00AF11E7"/>
    <w:rsid w:val="00AF2717"/>
    <w:rsid w:val="00AF2874"/>
    <w:rsid w:val="00AF29D8"/>
    <w:rsid w:val="00AF2B7A"/>
    <w:rsid w:val="00AF2C32"/>
    <w:rsid w:val="00AF2E0E"/>
    <w:rsid w:val="00AF2F7E"/>
    <w:rsid w:val="00AF38FE"/>
    <w:rsid w:val="00AF3969"/>
    <w:rsid w:val="00AF4102"/>
    <w:rsid w:val="00AF4150"/>
    <w:rsid w:val="00AF4698"/>
    <w:rsid w:val="00AF487C"/>
    <w:rsid w:val="00AF48D0"/>
    <w:rsid w:val="00AF4A50"/>
    <w:rsid w:val="00AF53CC"/>
    <w:rsid w:val="00AF5894"/>
    <w:rsid w:val="00AF591E"/>
    <w:rsid w:val="00AF5D30"/>
    <w:rsid w:val="00AF6101"/>
    <w:rsid w:val="00AF6D8B"/>
    <w:rsid w:val="00AF73E0"/>
    <w:rsid w:val="00AF7EAA"/>
    <w:rsid w:val="00B003AD"/>
    <w:rsid w:val="00B00812"/>
    <w:rsid w:val="00B00B7C"/>
    <w:rsid w:val="00B00C20"/>
    <w:rsid w:val="00B010D8"/>
    <w:rsid w:val="00B01BDF"/>
    <w:rsid w:val="00B01D58"/>
    <w:rsid w:val="00B020F5"/>
    <w:rsid w:val="00B0225C"/>
    <w:rsid w:val="00B0228C"/>
    <w:rsid w:val="00B02395"/>
    <w:rsid w:val="00B029B9"/>
    <w:rsid w:val="00B03240"/>
    <w:rsid w:val="00B0342C"/>
    <w:rsid w:val="00B03489"/>
    <w:rsid w:val="00B03F59"/>
    <w:rsid w:val="00B0447F"/>
    <w:rsid w:val="00B0452D"/>
    <w:rsid w:val="00B04542"/>
    <w:rsid w:val="00B0470C"/>
    <w:rsid w:val="00B04C28"/>
    <w:rsid w:val="00B05246"/>
    <w:rsid w:val="00B05388"/>
    <w:rsid w:val="00B058C7"/>
    <w:rsid w:val="00B05FAC"/>
    <w:rsid w:val="00B06430"/>
    <w:rsid w:val="00B071D3"/>
    <w:rsid w:val="00B0746C"/>
    <w:rsid w:val="00B07672"/>
    <w:rsid w:val="00B0788C"/>
    <w:rsid w:val="00B078F5"/>
    <w:rsid w:val="00B07CF6"/>
    <w:rsid w:val="00B07D08"/>
    <w:rsid w:val="00B07F97"/>
    <w:rsid w:val="00B10129"/>
    <w:rsid w:val="00B1020D"/>
    <w:rsid w:val="00B10311"/>
    <w:rsid w:val="00B104B8"/>
    <w:rsid w:val="00B113B2"/>
    <w:rsid w:val="00B11654"/>
    <w:rsid w:val="00B1187A"/>
    <w:rsid w:val="00B118C3"/>
    <w:rsid w:val="00B118ED"/>
    <w:rsid w:val="00B119C6"/>
    <w:rsid w:val="00B11F4F"/>
    <w:rsid w:val="00B126E1"/>
    <w:rsid w:val="00B12AA8"/>
    <w:rsid w:val="00B12CE5"/>
    <w:rsid w:val="00B12D3F"/>
    <w:rsid w:val="00B12E79"/>
    <w:rsid w:val="00B135E3"/>
    <w:rsid w:val="00B139B8"/>
    <w:rsid w:val="00B13E1B"/>
    <w:rsid w:val="00B13FA7"/>
    <w:rsid w:val="00B1414C"/>
    <w:rsid w:val="00B144B2"/>
    <w:rsid w:val="00B14BF9"/>
    <w:rsid w:val="00B1607F"/>
    <w:rsid w:val="00B16565"/>
    <w:rsid w:val="00B165FD"/>
    <w:rsid w:val="00B16726"/>
    <w:rsid w:val="00B16D89"/>
    <w:rsid w:val="00B173C5"/>
    <w:rsid w:val="00B17748"/>
    <w:rsid w:val="00B1783A"/>
    <w:rsid w:val="00B179A1"/>
    <w:rsid w:val="00B17A66"/>
    <w:rsid w:val="00B2037D"/>
    <w:rsid w:val="00B2103A"/>
    <w:rsid w:val="00B214DB"/>
    <w:rsid w:val="00B221A2"/>
    <w:rsid w:val="00B224F2"/>
    <w:rsid w:val="00B22A7E"/>
    <w:rsid w:val="00B22C8A"/>
    <w:rsid w:val="00B2328F"/>
    <w:rsid w:val="00B23B28"/>
    <w:rsid w:val="00B23D41"/>
    <w:rsid w:val="00B23D63"/>
    <w:rsid w:val="00B24006"/>
    <w:rsid w:val="00B240A4"/>
    <w:rsid w:val="00B240E7"/>
    <w:rsid w:val="00B2437A"/>
    <w:rsid w:val="00B24439"/>
    <w:rsid w:val="00B24835"/>
    <w:rsid w:val="00B248CC"/>
    <w:rsid w:val="00B24B04"/>
    <w:rsid w:val="00B24F2D"/>
    <w:rsid w:val="00B24FA2"/>
    <w:rsid w:val="00B251E8"/>
    <w:rsid w:val="00B252A0"/>
    <w:rsid w:val="00B25334"/>
    <w:rsid w:val="00B254AB"/>
    <w:rsid w:val="00B25C94"/>
    <w:rsid w:val="00B25D6A"/>
    <w:rsid w:val="00B26279"/>
    <w:rsid w:val="00B264B9"/>
    <w:rsid w:val="00B26C35"/>
    <w:rsid w:val="00B26C67"/>
    <w:rsid w:val="00B278C6"/>
    <w:rsid w:val="00B27A92"/>
    <w:rsid w:val="00B27B4B"/>
    <w:rsid w:val="00B30B9C"/>
    <w:rsid w:val="00B30E7B"/>
    <w:rsid w:val="00B31367"/>
    <w:rsid w:val="00B31A97"/>
    <w:rsid w:val="00B31DD1"/>
    <w:rsid w:val="00B33633"/>
    <w:rsid w:val="00B33978"/>
    <w:rsid w:val="00B339C8"/>
    <w:rsid w:val="00B33D13"/>
    <w:rsid w:val="00B340B7"/>
    <w:rsid w:val="00B3460C"/>
    <w:rsid w:val="00B3493A"/>
    <w:rsid w:val="00B34990"/>
    <w:rsid w:val="00B34EA5"/>
    <w:rsid w:val="00B35838"/>
    <w:rsid w:val="00B360F3"/>
    <w:rsid w:val="00B3615E"/>
    <w:rsid w:val="00B36557"/>
    <w:rsid w:val="00B365FD"/>
    <w:rsid w:val="00B3660E"/>
    <w:rsid w:val="00B369B9"/>
    <w:rsid w:val="00B36B22"/>
    <w:rsid w:val="00B36C62"/>
    <w:rsid w:val="00B36FF8"/>
    <w:rsid w:val="00B379C2"/>
    <w:rsid w:val="00B37A3A"/>
    <w:rsid w:val="00B37A94"/>
    <w:rsid w:val="00B37CB2"/>
    <w:rsid w:val="00B37F68"/>
    <w:rsid w:val="00B40158"/>
    <w:rsid w:val="00B40620"/>
    <w:rsid w:val="00B4072F"/>
    <w:rsid w:val="00B40A97"/>
    <w:rsid w:val="00B40DCE"/>
    <w:rsid w:val="00B4190C"/>
    <w:rsid w:val="00B419B6"/>
    <w:rsid w:val="00B41A86"/>
    <w:rsid w:val="00B41C15"/>
    <w:rsid w:val="00B42265"/>
    <w:rsid w:val="00B42270"/>
    <w:rsid w:val="00B42384"/>
    <w:rsid w:val="00B424F9"/>
    <w:rsid w:val="00B427D3"/>
    <w:rsid w:val="00B42AA1"/>
    <w:rsid w:val="00B42F4F"/>
    <w:rsid w:val="00B43CE2"/>
    <w:rsid w:val="00B44842"/>
    <w:rsid w:val="00B449DF"/>
    <w:rsid w:val="00B44FBC"/>
    <w:rsid w:val="00B4586B"/>
    <w:rsid w:val="00B45A73"/>
    <w:rsid w:val="00B45F3C"/>
    <w:rsid w:val="00B462DB"/>
    <w:rsid w:val="00B463C9"/>
    <w:rsid w:val="00B468A0"/>
    <w:rsid w:val="00B46EAB"/>
    <w:rsid w:val="00B470EC"/>
    <w:rsid w:val="00B4725D"/>
    <w:rsid w:val="00B476B2"/>
    <w:rsid w:val="00B47A99"/>
    <w:rsid w:val="00B47BD8"/>
    <w:rsid w:val="00B50244"/>
    <w:rsid w:val="00B507DC"/>
    <w:rsid w:val="00B50A94"/>
    <w:rsid w:val="00B50DB9"/>
    <w:rsid w:val="00B51290"/>
    <w:rsid w:val="00B512F3"/>
    <w:rsid w:val="00B514C7"/>
    <w:rsid w:val="00B519F8"/>
    <w:rsid w:val="00B51BFF"/>
    <w:rsid w:val="00B51C04"/>
    <w:rsid w:val="00B51E46"/>
    <w:rsid w:val="00B526A5"/>
    <w:rsid w:val="00B534A2"/>
    <w:rsid w:val="00B54086"/>
    <w:rsid w:val="00B540F1"/>
    <w:rsid w:val="00B5475E"/>
    <w:rsid w:val="00B54C69"/>
    <w:rsid w:val="00B54F25"/>
    <w:rsid w:val="00B55557"/>
    <w:rsid w:val="00B55579"/>
    <w:rsid w:val="00B55D3C"/>
    <w:rsid w:val="00B55D44"/>
    <w:rsid w:val="00B55F2D"/>
    <w:rsid w:val="00B56CAD"/>
    <w:rsid w:val="00B56EE2"/>
    <w:rsid w:val="00B56F2F"/>
    <w:rsid w:val="00B57733"/>
    <w:rsid w:val="00B60656"/>
    <w:rsid w:val="00B609E3"/>
    <w:rsid w:val="00B60BCE"/>
    <w:rsid w:val="00B615D3"/>
    <w:rsid w:val="00B616B5"/>
    <w:rsid w:val="00B617B1"/>
    <w:rsid w:val="00B61A29"/>
    <w:rsid w:val="00B61FBA"/>
    <w:rsid w:val="00B61FF0"/>
    <w:rsid w:val="00B620D2"/>
    <w:rsid w:val="00B629B3"/>
    <w:rsid w:val="00B643E4"/>
    <w:rsid w:val="00B6479D"/>
    <w:rsid w:val="00B64A25"/>
    <w:rsid w:val="00B64B79"/>
    <w:rsid w:val="00B64DD3"/>
    <w:rsid w:val="00B65886"/>
    <w:rsid w:val="00B65940"/>
    <w:rsid w:val="00B6600A"/>
    <w:rsid w:val="00B66111"/>
    <w:rsid w:val="00B668E8"/>
    <w:rsid w:val="00B66A17"/>
    <w:rsid w:val="00B66E3F"/>
    <w:rsid w:val="00B67903"/>
    <w:rsid w:val="00B67C97"/>
    <w:rsid w:val="00B700EE"/>
    <w:rsid w:val="00B70341"/>
    <w:rsid w:val="00B70384"/>
    <w:rsid w:val="00B707CE"/>
    <w:rsid w:val="00B70A0B"/>
    <w:rsid w:val="00B70B45"/>
    <w:rsid w:val="00B7197A"/>
    <w:rsid w:val="00B71A0C"/>
    <w:rsid w:val="00B71B77"/>
    <w:rsid w:val="00B7207B"/>
    <w:rsid w:val="00B72245"/>
    <w:rsid w:val="00B72297"/>
    <w:rsid w:val="00B7287A"/>
    <w:rsid w:val="00B72909"/>
    <w:rsid w:val="00B72BF1"/>
    <w:rsid w:val="00B72C34"/>
    <w:rsid w:val="00B73818"/>
    <w:rsid w:val="00B73836"/>
    <w:rsid w:val="00B73F18"/>
    <w:rsid w:val="00B74109"/>
    <w:rsid w:val="00B74239"/>
    <w:rsid w:val="00B74245"/>
    <w:rsid w:val="00B7502B"/>
    <w:rsid w:val="00B750AE"/>
    <w:rsid w:val="00B754F7"/>
    <w:rsid w:val="00B7564E"/>
    <w:rsid w:val="00B756FB"/>
    <w:rsid w:val="00B75922"/>
    <w:rsid w:val="00B75DAA"/>
    <w:rsid w:val="00B75FA6"/>
    <w:rsid w:val="00B76185"/>
    <w:rsid w:val="00B7623C"/>
    <w:rsid w:val="00B764BD"/>
    <w:rsid w:val="00B7668B"/>
    <w:rsid w:val="00B7671E"/>
    <w:rsid w:val="00B76D31"/>
    <w:rsid w:val="00B76DDE"/>
    <w:rsid w:val="00B76E1E"/>
    <w:rsid w:val="00B76EFC"/>
    <w:rsid w:val="00B773A6"/>
    <w:rsid w:val="00B80117"/>
    <w:rsid w:val="00B8022D"/>
    <w:rsid w:val="00B80644"/>
    <w:rsid w:val="00B806F0"/>
    <w:rsid w:val="00B81332"/>
    <w:rsid w:val="00B81A91"/>
    <w:rsid w:val="00B81E0C"/>
    <w:rsid w:val="00B821AC"/>
    <w:rsid w:val="00B83213"/>
    <w:rsid w:val="00B836D9"/>
    <w:rsid w:val="00B83750"/>
    <w:rsid w:val="00B83773"/>
    <w:rsid w:val="00B8399D"/>
    <w:rsid w:val="00B8440A"/>
    <w:rsid w:val="00B84483"/>
    <w:rsid w:val="00B845F4"/>
    <w:rsid w:val="00B848D8"/>
    <w:rsid w:val="00B84ED0"/>
    <w:rsid w:val="00B85210"/>
    <w:rsid w:val="00B85284"/>
    <w:rsid w:val="00B855CE"/>
    <w:rsid w:val="00B85621"/>
    <w:rsid w:val="00B85866"/>
    <w:rsid w:val="00B8600A"/>
    <w:rsid w:val="00B873B5"/>
    <w:rsid w:val="00B87B9A"/>
    <w:rsid w:val="00B87CE5"/>
    <w:rsid w:val="00B87FA0"/>
    <w:rsid w:val="00B90070"/>
    <w:rsid w:val="00B90071"/>
    <w:rsid w:val="00B909DD"/>
    <w:rsid w:val="00B90C22"/>
    <w:rsid w:val="00B90CAB"/>
    <w:rsid w:val="00B90F9D"/>
    <w:rsid w:val="00B91284"/>
    <w:rsid w:val="00B91812"/>
    <w:rsid w:val="00B91E74"/>
    <w:rsid w:val="00B925E8"/>
    <w:rsid w:val="00B928D7"/>
    <w:rsid w:val="00B93203"/>
    <w:rsid w:val="00B9335E"/>
    <w:rsid w:val="00B935C4"/>
    <w:rsid w:val="00B93830"/>
    <w:rsid w:val="00B93AFE"/>
    <w:rsid w:val="00B93BBD"/>
    <w:rsid w:val="00B93E26"/>
    <w:rsid w:val="00B93EF4"/>
    <w:rsid w:val="00B940EB"/>
    <w:rsid w:val="00B94153"/>
    <w:rsid w:val="00B94542"/>
    <w:rsid w:val="00B94645"/>
    <w:rsid w:val="00B94706"/>
    <w:rsid w:val="00B94764"/>
    <w:rsid w:val="00B9507C"/>
    <w:rsid w:val="00B95147"/>
    <w:rsid w:val="00B95155"/>
    <w:rsid w:val="00B952CE"/>
    <w:rsid w:val="00B95804"/>
    <w:rsid w:val="00B958D5"/>
    <w:rsid w:val="00B95CA6"/>
    <w:rsid w:val="00B95E13"/>
    <w:rsid w:val="00B962D4"/>
    <w:rsid w:val="00B9678B"/>
    <w:rsid w:val="00B96C3D"/>
    <w:rsid w:val="00B96E98"/>
    <w:rsid w:val="00B96EBE"/>
    <w:rsid w:val="00B96F88"/>
    <w:rsid w:val="00B97102"/>
    <w:rsid w:val="00B978AA"/>
    <w:rsid w:val="00BA009B"/>
    <w:rsid w:val="00BA05B3"/>
    <w:rsid w:val="00BA075E"/>
    <w:rsid w:val="00BA1644"/>
    <w:rsid w:val="00BA1F12"/>
    <w:rsid w:val="00BA1FD5"/>
    <w:rsid w:val="00BA202F"/>
    <w:rsid w:val="00BA25F8"/>
    <w:rsid w:val="00BA27F4"/>
    <w:rsid w:val="00BA3BB6"/>
    <w:rsid w:val="00BA4149"/>
    <w:rsid w:val="00BA45DA"/>
    <w:rsid w:val="00BA5168"/>
    <w:rsid w:val="00BA5286"/>
    <w:rsid w:val="00BA55A7"/>
    <w:rsid w:val="00BA5CB4"/>
    <w:rsid w:val="00BA5E2E"/>
    <w:rsid w:val="00BA5E73"/>
    <w:rsid w:val="00BA5FEC"/>
    <w:rsid w:val="00BA689B"/>
    <w:rsid w:val="00BA6A5D"/>
    <w:rsid w:val="00BA6A61"/>
    <w:rsid w:val="00BA7430"/>
    <w:rsid w:val="00BA7484"/>
    <w:rsid w:val="00BA75BC"/>
    <w:rsid w:val="00BA7FDF"/>
    <w:rsid w:val="00BB0154"/>
    <w:rsid w:val="00BB0303"/>
    <w:rsid w:val="00BB05B7"/>
    <w:rsid w:val="00BB06A9"/>
    <w:rsid w:val="00BB0C0F"/>
    <w:rsid w:val="00BB147E"/>
    <w:rsid w:val="00BB1973"/>
    <w:rsid w:val="00BB1AED"/>
    <w:rsid w:val="00BB1DE9"/>
    <w:rsid w:val="00BB2332"/>
    <w:rsid w:val="00BB23EC"/>
    <w:rsid w:val="00BB2452"/>
    <w:rsid w:val="00BB25DD"/>
    <w:rsid w:val="00BB286B"/>
    <w:rsid w:val="00BB2A04"/>
    <w:rsid w:val="00BB2E32"/>
    <w:rsid w:val="00BB2F0D"/>
    <w:rsid w:val="00BB35E1"/>
    <w:rsid w:val="00BB3D84"/>
    <w:rsid w:val="00BB4881"/>
    <w:rsid w:val="00BB4DE5"/>
    <w:rsid w:val="00BB5D42"/>
    <w:rsid w:val="00BB6077"/>
    <w:rsid w:val="00BB610A"/>
    <w:rsid w:val="00BB6376"/>
    <w:rsid w:val="00BB6A7F"/>
    <w:rsid w:val="00BB735D"/>
    <w:rsid w:val="00BB7687"/>
    <w:rsid w:val="00BB7848"/>
    <w:rsid w:val="00BB78F7"/>
    <w:rsid w:val="00BB7CC5"/>
    <w:rsid w:val="00BC021D"/>
    <w:rsid w:val="00BC0633"/>
    <w:rsid w:val="00BC0736"/>
    <w:rsid w:val="00BC08D7"/>
    <w:rsid w:val="00BC0A06"/>
    <w:rsid w:val="00BC0F68"/>
    <w:rsid w:val="00BC0F74"/>
    <w:rsid w:val="00BC0FB6"/>
    <w:rsid w:val="00BC0FF3"/>
    <w:rsid w:val="00BC17DB"/>
    <w:rsid w:val="00BC1C5E"/>
    <w:rsid w:val="00BC247C"/>
    <w:rsid w:val="00BC25A4"/>
    <w:rsid w:val="00BC2788"/>
    <w:rsid w:val="00BC2BE1"/>
    <w:rsid w:val="00BC3055"/>
    <w:rsid w:val="00BC320B"/>
    <w:rsid w:val="00BC3214"/>
    <w:rsid w:val="00BC3554"/>
    <w:rsid w:val="00BC35B5"/>
    <w:rsid w:val="00BC388E"/>
    <w:rsid w:val="00BC3F35"/>
    <w:rsid w:val="00BC401D"/>
    <w:rsid w:val="00BC4643"/>
    <w:rsid w:val="00BC4BEB"/>
    <w:rsid w:val="00BC5239"/>
    <w:rsid w:val="00BC52DC"/>
    <w:rsid w:val="00BC5491"/>
    <w:rsid w:val="00BC5567"/>
    <w:rsid w:val="00BC5608"/>
    <w:rsid w:val="00BC58A4"/>
    <w:rsid w:val="00BC642C"/>
    <w:rsid w:val="00BC7472"/>
    <w:rsid w:val="00BC75CE"/>
    <w:rsid w:val="00BC79DE"/>
    <w:rsid w:val="00BC7CA0"/>
    <w:rsid w:val="00BD02B4"/>
    <w:rsid w:val="00BD04BA"/>
    <w:rsid w:val="00BD0D40"/>
    <w:rsid w:val="00BD0D61"/>
    <w:rsid w:val="00BD0D9F"/>
    <w:rsid w:val="00BD0DAE"/>
    <w:rsid w:val="00BD209E"/>
    <w:rsid w:val="00BD37F1"/>
    <w:rsid w:val="00BD396E"/>
    <w:rsid w:val="00BD42F9"/>
    <w:rsid w:val="00BD44F1"/>
    <w:rsid w:val="00BD4C06"/>
    <w:rsid w:val="00BD54B8"/>
    <w:rsid w:val="00BD554D"/>
    <w:rsid w:val="00BD5603"/>
    <w:rsid w:val="00BD56AA"/>
    <w:rsid w:val="00BD5A55"/>
    <w:rsid w:val="00BD5BAA"/>
    <w:rsid w:val="00BD632E"/>
    <w:rsid w:val="00BD654D"/>
    <w:rsid w:val="00BD70DD"/>
    <w:rsid w:val="00BD71FA"/>
    <w:rsid w:val="00BD7479"/>
    <w:rsid w:val="00BD75F3"/>
    <w:rsid w:val="00BD7799"/>
    <w:rsid w:val="00BD793C"/>
    <w:rsid w:val="00BD7F2B"/>
    <w:rsid w:val="00BD7F32"/>
    <w:rsid w:val="00BD7FD0"/>
    <w:rsid w:val="00BE02C9"/>
    <w:rsid w:val="00BE0AB6"/>
    <w:rsid w:val="00BE0C0A"/>
    <w:rsid w:val="00BE0C44"/>
    <w:rsid w:val="00BE0E3A"/>
    <w:rsid w:val="00BE1166"/>
    <w:rsid w:val="00BE1271"/>
    <w:rsid w:val="00BE12E3"/>
    <w:rsid w:val="00BE1761"/>
    <w:rsid w:val="00BE1A75"/>
    <w:rsid w:val="00BE1CE5"/>
    <w:rsid w:val="00BE1DD5"/>
    <w:rsid w:val="00BE206C"/>
    <w:rsid w:val="00BE2127"/>
    <w:rsid w:val="00BE2759"/>
    <w:rsid w:val="00BE2842"/>
    <w:rsid w:val="00BE29AE"/>
    <w:rsid w:val="00BE2B17"/>
    <w:rsid w:val="00BE2D52"/>
    <w:rsid w:val="00BE33A6"/>
    <w:rsid w:val="00BE375A"/>
    <w:rsid w:val="00BE379E"/>
    <w:rsid w:val="00BE383F"/>
    <w:rsid w:val="00BE4076"/>
    <w:rsid w:val="00BE40E8"/>
    <w:rsid w:val="00BE41F2"/>
    <w:rsid w:val="00BE4417"/>
    <w:rsid w:val="00BE4759"/>
    <w:rsid w:val="00BE4E87"/>
    <w:rsid w:val="00BE528F"/>
    <w:rsid w:val="00BE5330"/>
    <w:rsid w:val="00BE5435"/>
    <w:rsid w:val="00BE5575"/>
    <w:rsid w:val="00BE58F0"/>
    <w:rsid w:val="00BE5A11"/>
    <w:rsid w:val="00BE5C25"/>
    <w:rsid w:val="00BE5E05"/>
    <w:rsid w:val="00BE5E08"/>
    <w:rsid w:val="00BE62C8"/>
    <w:rsid w:val="00BE6417"/>
    <w:rsid w:val="00BE6451"/>
    <w:rsid w:val="00BE673C"/>
    <w:rsid w:val="00BE6B73"/>
    <w:rsid w:val="00BE6FE7"/>
    <w:rsid w:val="00BE7636"/>
    <w:rsid w:val="00BE7997"/>
    <w:rsid w:val="00BE7B07"/>
    <w:rsid w:val="00BE7DF6"/>
    <w:rsid w:val="00BE7E37"/>
    <w:rsid w:val="00BF0293"/>
    <w:rsid w:val="00BF045F"/>
    <w:rsid w:val="00BF050A"/>
    <w:rsid w:val="00BF0874"/>
    <w:rsid w:val="00BF0919"/>
    <w:rsid w:val="00BF0F80"/>
    <w:rsid w:val="00BF1045"/>
    <w:rsid w:val="00BF1210"/>
    <w:rsid w:val="00BF18D3"/>
    <w:rsid w:val="00BF204F"/>
    <w:rsid w:val="00BF24A9"/>
    <w:rsid w:val="00BF2A69"/>
    <w:rsid w:val="00BF37D7"/>
    <w:rsid w:val="00BF399F"/>
    <w:rsid w:val="00BF3E93"/>
    <w:rsid w:val="00BF47E3"/>
    <w:rsid w:val="00BF4C05"/>
    <w:rsid w:val="00BF4FC3"/>
    <w:rsid w:val="00BF4FF4"/>
    <w:rsid w:val="00BF531B"/>
    <w:rsid w:val="00BF58DE"/>
    <w:rsid w:val="00BF59F1"/>
    <w:rsid w:val="00BF5EC9"/>
    <w:rsid w:val="00BF66FB"/>
    <w:rsid w:val="00BF696A"/>
    <w:rsid w:val="00BF721E"/>
    <w:rsid w:val="00BF74F9"/>
    <w:rsid w:val="00BF76BA"/>
    <w:rsid w:val="00C009A5"/>
    <w:rsid w:val="00C01780"/>
    <w:rsid w:val="00C017C7"/>
    <w:rsid w:val="00C02178"/>
    <w:rsid w:val="00C02E44"/>
    <w:rsid w:val="00C02F82"/>
    <w:rsid w:val="00C031B4"/>
    <w:rsid w:val="00C03258"/>
    <w:rsid w:val="00C0372F"/>
    <w:rsid w:val="00C043A4"/>
    <w:rsid w:val="00C0486A"/>
    <w:rsid w:val="00C05314"/>
    <w:rsid w:val="00C05944"/>
    <w:rsid w:val="00C05989"/>
    <w:rsid w:val="00C05CC1"/>
    <w:rsid w:val="00C0646F"/>
    <w:rsid w:val="00C066FD"/>
    <w:rsid w:val="00C06C29"/>
    <w:rsid w:val="00C06C7A"/>
    <w:rsid w:val="00C0720F"/>
    <w:rsid w:val="00C079C2"/>
    <w:rsid w:val="00C07AF2"/>
    <w:rsid w:val="00C07D41"/>
    <w:rsid w:val="00C10132"/>
    <w:rsid w:val="00C104C8"/>
    <w:rsid w:val="00C106DB"/>
    <w:rsid w:val="00C106FA"/>
    <w:rsid w:val="00C10C01"/>
    <w:rsid w:val="00C11198"/>
    <w:rsid w:val="00C111EF"/>
    <w:rsid w:val="00C118BE"/>
    <w:rsid w:val="00C11E25"/>
    <w:rsid w:val="00C121EB"/>
    <w:rsid w:val="00C123AC"/>
    <w:rsid w:val="00C12466"/>
    <w:rsid w:val="00C12982"/>
    <w:rsid w:val="00C12BB2"/>
    <w:rsid w:val="00C12DB4"/>
    <w:rsid w:val="00C1300D"/>
    <w:rsid w:val="00C13172"/>
    <w:rsid w:val="00C133BD"/>
    <w:rsid w:val="00C13822"/>
    <w:rsid w:val="00C13B98"/>
    <w:rsid w:val="00C141D9"/>
    <w:rsid w:val="00C14626"/>
    <w:rsid w:val="00C14931"/>
    <w:rsid w:val="00C14CD3"/>
    <w:rsid w:val="00C14D62"/>
    <w:rsid w:val="00C150BA"/>
    <w:rsid w:val="00C150F3"/>
    <w:rsid w:val="00C155B2"/>
    <w:rsid w:val="00C15617"/>
    <w:rsid w:val="00C164ED"/>
    <w:rsid w:val="00C16F59"/>
    <w:rsid w:val="00C16FBE"/>
    <w:rsid w:val="00C174B2"/>
    <w:rsid w:val="00C175D0"/>
    <w:rsid w:val="00C17AB7"/>
    <w:rsid w:val="00C17E7A"/>
    <w:rsid w:val="00C17EAD"/>
    <w:rsid w:val="00C20310"/>
    <w:rsid w:val="00C2062D"/>
    <w:rsid w:val="00C209F8"/>
    <w:rsid w:val="00C20B77"/>
    <w:rsid w:val="00C211D2"/>
    <w:rsid w:val="00C21681"/>
    <w:rsid w:val="00C217D8"/>
    <w:rsid w:val="00C21ADA"/>
    <w:rsid w:val="00C21EA9"/>
    <w:rsid w:val="00C21F27"/>
    <w:rsid w:val="00C2215C"/>
    <w:rsid w:val="00C223AC"/>
    <w:rsid w:val="00C22BDA"/>
    <w:rsid w:val="00C23404"/>
    <w:rsid w:val="00C23922"/>
    <w:rsid w:val="00C23AF1"/>
    <w:rsid w:val="00C23BD4"/>
    <w:rsid w:val="00C242C4"/>
    <w:rsid w:val="00C2471E"/>
    <w:rsid w:val="00C24AA8"/>
    <w:rsid w:val="00C24C89"/>
    <w:rsid w:val="00C24E7C"/>
    <w:rsid w:val="00C2576C"/>
    <w:rsid w:val="00C2579A"/>
    <w:rsid w:val="00C25BB6"/>
    <w:rsid w:val="00C25F55"/>
    <w:rsid w:val="00C26DBA"/>
    <w:rsid w:val="00C27753"/>
    <w:rsid w:val="00C27A60"/>
    <w:rsid w:val="00C27ADC"/>
    <w:rsid w:val="00C3010E"/>
    <w:rsid w:val="00C302D9"/>
    <w:rsid w:val="00C308F7"/>
    <w:rsid w:val="00C3090E"/>
    <w:rsid w:val="00C31026"/>
    <w:rsid w:val="00C3111C"/>
    <w:rsid w:val="00C314EE"/>
    <w:rsid w:val="00C3172E"/>
    <w:rsid w:val="00C317C5"/>
    <w:rsid w:val="00C31A83"/>
    <w:rsid w:val="00C31B58"/>
    <w:rsid w:val="00C31BBF"/>
    <w:rsid w:val="00C31CE8"/>
    <w:rsid w:val="00C3206B"/>
    <w:rsid w:val="00C32860"/>
    <w:rsid w:val="00C32AF2"/>
    <w:rsid w:val="00C32F63"/>
    <w:rsid w:val="00C33244"/>
    <w:rsid w:val="00C33462"/>
    <w:rsid w:val="00C337A3"/>
    <w:rsid w:val="00C33E83"/>
    <w:rsid w:val="00C33F52"/>
    <w:rsid w:val="00C33F62"/>
    <w:rsid w:val="00C3414B"/>
    <w:rsid w:val="00C34304"/>
    <w:rsid w:val="00C3435E"/>
    <w:rsid w:val="00C343F9"/>
    <w:rsid w:val="00C34444"/>
    <w:rsid w:val="00C34492"/>
    <w:rsid w:val="00C34898"/>
    <w:rsid w:val="00C348B7"/>
    <w:rsid w:val="00C36256"/>
    <w:rsid w:val="00C364BD"/>
    <w:rsid w:val="00C36966"/>
    <w:rsid w:val="00C36C2E"/>
    <w:rsid w:val="00C36EF8"/>
    <w:rsid w:val="00C372F6"/>
    <w:rsid w:val="00C373BC"/>
    <w:rsid w:val="00C378ED"/>
    <w:rsid w:val="00C37C89"/>
    <w:rsid w:val="00C37E66"/>
    <w:rsid w:val="00C40178"/>
    <w:rsid w:val="00C403EC"/>
    <w:rsid w:val="00C404D2"/>
    <w:rsid w:val="00C40747"/>
    <w:rsid w:val="00C4082F"/>
    <w:rsid w:val="00C40B47"/>
    <w:rsid w:val="00C40BFA"/>
    <w:rsid w:val="00C410FA"/>
    <w:rsid w:val="00C411E3"/>
    <w:rsid w:val="00C41936"/>
    <w:rsid w:val="00C41A5E"/>
    <w:rsid w:val="00C424AF"/>
    <w:rsid w:val="00C428B2"/>
    <w:rsid w:val="00C42AFB"/>
    <w:rsid w:val="00C432D6"/>
    <w:rsid w:val="00C43AFE"/>
    <w:rsid w:val="00C44967"/>
    <w:rsid w:val="00C44C0C"/>
    <w:rsid w:val="00C45269"/>
    <w:rsid w:val="00C452BD"/>
    <w:rsid w:val="00C453A6"/>
    <w:rsid w:val="00C454CF"/>
    <w:rsid w:val="00C45A10"/>
    <w:rsid w:val="00C45ACE"/>
    <w:rsid w:val="00C46A2B"/>
    <w:rsid w:val="00C4777E"/>
    <w:rsid w:val="00C47F72"/>
    <w:rsid w:val="00C50352"/>
    <w:rsid w:val="00C50FE0"/>
    <w:rsid w:val="00C512E0"/>
    <w:rsid w:val="00C5152D"/>
    <w:rsid w:val="00C5154D"/>
    <w:rsid w:val="00C51790"/>
    <w:rsid w:val="00C51B78"/>
    <w:rsid w:val="00C51CC8"/>
    <w:rsid w:val="00C51D1C"/>
    <w:rsid w:val="00C520FC"/>
    <w:rsid w:val="00C525EE"/>
    <w:rsid w:val="00C527D9"/>
    <w:rsid w:val="00C536C3"/>
    <w:rsid w:val="00C53C5B"/>
    <w:rsid w:val="00C53E10"/>
    <w:rsid w:val="00C5417E"/>
    <w:rsid w:val="00C548D9"/>
    <w:rsid w:val="00C5494A"/>
    <w:rsid w:val="00C54C13"/>
    <w:rsid w:val="00C55215"/>
    <w:rsid w:val="00C55312"/>
    <w:rsid w:val="00C55465"/>
    <w:rsid w:val="00C559BF"/>
    <w:rsid w:val="00C55C6A"/>
    <w:rsid w:val="00C56154"/>
    <w:rsid w:val="00C56368"/>
    <w:rsid w:val="00C56686"/>
    <w:rsid w:val="00C56BB2"/>
    <w:rsid w:val="00C56F55"/>
    <w:rsid w:val="00C577B5"/>
    <w:rsid w:val="00C57818"/>
    <w:rsid w:val="00C57941"/>
    <w:rsid w:val="00C57EAF"/>
    <w:rsid w:val="00C6012D"/>
    <w:rsid w:val="00C61717"/>
    <w:rsid w:val="00C6195C"/>
    <w:rsid w:val="00C61D5C"/>
    <w:rsid w:val="00C61E8C"/>
    <w:rsid w:val="00C6243C"/>
    <w:rsid w:val="00C624F4"/>
    <w:rsid w:val="00C62C45"/>
    <w:rsid w:val="00C62EFC"/>
    <w:rsid w:val="00C634BA"/>
    <w:rsid w:val="00C634E0"/>
    <w:rsid w:val="00C635D8"/>
    <w:rsid w:val="00C637E7"/>
    <w:rsid w:val="00C6399D"/>
    <w:rsid w:val="00C63AD9"/>
    <w:rsid w:val="00C64414"/>
    <w:rsid w:val="00C64752"/>
    <w:rsid w:val="00C64875"/>
    <w:rsid w:val="00C648C7"/>
    <w:rsid w:val="00C64999"/>
    <w:rsid w:val="00C64E2A"/>
    <w:rsid w:val="00C65749"/>
    <w:rsid w:val="00C65B23"/>
    <w:rsid w:val="00C65C00"/>
    <w:rsid w:val="00C66767"/>
    <w:rsid w:val="00C66788"/>
    <w:rsid w:val="00C66D22"/>
    <w:rsid w:val="00C66DB4"/>
    <w:rsid w:val="00C67233"/>
    <w:rsid w:val="00C6726B"/>
    <w:rsid w:val="00C67360"/>
    <w:rsid w:val="00C675EE"/>
    <w:rsid w:val="00C67761"/>
    <w:rsid w:val="00C67922"/>
    <w:rsid w:val="00C679D5"/>
    <w:rsid w:val="00C67AF1"/>
    <w:rsid w:val="00C70AD1"/>
    <w:rsid w:val="00C70D89"/>
    <w:rsid w:val="00C71178"/>
    <w:rsid w:val="00C7164A"/>
    <w:rsid w:val="00C71726"/>
    <w:rsid w:val="00C72059"/>
    <w:rsid w:val="00C720F2"/>
    <w:rsid w:val="00C72132"/>
    <w:rsid w:val="00C72273"/>
    <w:rsid w:val="00C72DA9"/>
    <w:rsid w:val="00C735AB"/>
    <w:rsid w:val="00C73723"/>
    <w:rsid w:val="00C74586"/>
    <w:rsid w:val="00C746EF"/>
    <w:rsid w:val="00C749F8"/>
    <w:rsid w:val="00C753DF"/>
    <w:rsid w:val="00C75B67"/>
    <w:rsid w:val="00C7626E"/>
    <w:rsid w:val="00C762A3"/>
    <w:rsid w:val="00C7653E"/>
    <w:rsid w:val="00C7666C"/>
    <w:rsid w:val="00C768B9"/>
    <w:rsid w:val="00C76A21"/>
    <w:rsid w:val="00C76CC7"/>
    <w:rsid w:val="00C77CC8"/>
    <w:rsid w:val="00C809D2"/>
    <w:rsid w:val="00C80DCC"/>
    <w:rsid w:val="00C823D2"/>
    <w:rsid w:val="00C82DB1"/>
    <w:rsid w:val="00C82F9D"/>
    <w:rsid w:val="00C83D08"/>
    <w:rsid w:val="00C84158"/>
    <w:rsid w:val="00C84167"/>
    <w:rsid w:val="00C847EF"/>
    <w:rsid w:val="00C850FB"/>
    <w:rsid w:val="00C85AF1"/>
    <w:rsid w:val="00C85CFF"/>
    <w:rsid w:val="00C86290"/>
    <w:rsid w:val="00C8659C"/>
    <w:rsid w:val="00C86938"/>
    <w:rsid w:val="00C86F9D"/>
    <w:rsid w:val="00C87589"/>
    <w:rsid w:val="00C87D6A"/>
    <w:rsid w:val="00C87F35"/>
    <w:rsid w:val="00C87F62"/>
    <w:rsid w:val="00C9088B"/>
    <w:rsid w:val="00C90C7E"/>
    <w:rsid w:val="00C90CFD"/>
    <w:rsid w:val="00C90D9A"/>
    <w:rsid w:val="00C910CA"/>
    <w:rsid w:val="00C9163C"/>
    <w:rsid w:val="00C917B2"/>
    <w:rsid w:val="00C918E5"/>
    <w:rsid w:val="00C9236E"/>
    <w:rsid w:val="00C92471"/>
    <w:rsid w:val="00C92A5C"/>
    <w:rsid w:val="00C93AC3"/>
    <w:rsid w:val="00C93C04"/>
    <w:rsid w:val="00C93C83"/>
    <w:rsid w:val="00C93FE0"/>
    <w:rsid w:val="00C942B3"/>
    <w:rsid w:val="00C9431E"/>
    <w:rsid w:val="00C945B0"/>
    <w:rsid w:val="00C94772"/>
    <w:rsid w:val="00C9482E"/>
    <w:rsid w:val="00C948CE"/>
    <w:rsid w:val="00C9661B"/>
    <w:rsid w:val="00C96CDF"/>
    <w:rsid w:val="00C96FA9"/>
    <w:rsid w:val="00C97096"/>
    <w:rsid w:val="00C970FF"/>
    <w:rsid w:val="00CA06A6"/>
    <w:rsid w:val="00CA0ABE"/>
    <w:rsid w:val="00CA10E8"/>
    <w:rsid w:val="00CA1548"/>
    <w:rsid w:val="00CA190E"/>
    <w:rsid w:val="00CA1A2F"/>
    <w:rsid w:val="00CA1A80"/>
    <w:rsid w:val="00CA1E05"/>
    <w:rsid w:val="00CA1E55"/>
    <w:rsid w:val="00CA2246"/>
    <w:rsid w:val="00CA2400"/>
    <w:rsid w:val="00CA2882"/>
    <w:rsid w:val="00CA297C"/>
    <w:rsid w:val="00CA2F83"/>
    <w:rsid w:val="00CA34A3"/>
    <w:rsid w:val="00CA35B4"/>
    <w:rsid w:val="00CA36F3"/>
    <w:rsid w:val="00CA3AD1"/>
    <w:rsid w:val="00CA3E03"/>
    <w:rsid w:val="00CA41BD"/>
    <w:rsid w:val="00CA4412"/>
    <w:rsid w:val="00CA4DAA"/>
    <w:rsid w:val="00CA52DF"/>
    <w:rsid w:val="00CA58F0"/>
    <w:rsid w:val="00CA5B82"/>
    <w:rsid w:val="00CA5F48"/>
    <w:rsid w:val="00CA607B"/>
    <w:rsid w:val="00CA64F1"/>
    <w:rsid w:val="00CA6662"/>
    <w:rsid w:val="00CA693D"/>
    <w:rsid w:val="00CA6B6C"/>
    <w:rsid w:val="00CA751F"/>
    <w:rsid w:val="00CA7744"/>
    <w:rsid w:val="00CA7CE7"/>
    <w:rsid w:val="00CA7D75"/>
    <w:rsid w:val="00CB0322"/>
    <w:rsid w:val="00CB081C"/>
    <w:rsid w:val="00CB0D11"/>
    <w:rsid w:val="00CB0DDE"/>
    <w:rsid w:val="00CB0F17"/>
    <w:rsid w:val="00CB1102"/>
    <w:rsid w:val="00CB1A84"/>
    <w:rsid w:val="00CB1BE0"/>
    <w:rsid w:val="00CB24B4"/>
    <w:rsid w:val="00CB264D"/>
    <w:rsid w:val="00CB2A84"/>
    <w:rsid w:val="00CB2FBB"/>
    <w:rsid w:val="00CB32E2"/>
    <w:rsid w:val="00CB3E1F"/>
    <w:rsid w:val="00CB42BD"/>
    <w:rsid w:val="00CB4782"/>
    <w:rsid w:val="00CB4D4B"/>
    <w:rsid w:val="00CB4DBE"/>
    <w:rsid w:val="00CB529C"/>
    <w:rsid w:val="00CB5761"/>
    <w:rsid w:val="00CB5B4E"/>
    <w:rsid w:val="00CB66CF"/>
    <w:rsid w:val="00CB67B2"/>
    <w:rsid w:val="00CB698F"/>
    <w:rsid w:val="00CB6EE3"/>
    <w:rsid w:val="00CB6FCF"/>
    <w:rsid w:val="00CB7171"/>
    <w:rsid w:val="00CB73EC"/>
    <w:rsid w:val="00CB7495"/>
    <w:rsid w:val="00CB7831"/>
    <w:rsid w:val="00CB7CDA"/>
    <w:rsid w:val="00CC02C1"/>
    <w:rsid w:val="00CC0326"/>
    <w:rsid w:val="00CC06FE"/>
    <w:rsid w:val="00CC08C5"/>
    <w:rsid w:val="00CC096D"/>
    <w:rsid w:val="00CC1277"/>
    <w:rsid w:val="00CC14A4"/>
    <w:rsid w:val="00CC18A4"/>
    <w:rsid w:val="00CC1E49"/>
    <w:rsid w:val="00CC2263"/>
    <w:rsid w:val="00CC290B"/>
    <w:rsid w:val="00CC3475"/>
    <w:rsid w:val="00CC3520"/>
    <w:rsid w:val="00CC3AFE"/>
    <w:rsid w:val="00CC3CD0"/>
    <w:rsid w:val="00CC3D87"/>
    <w:rsid w:val="00CC3E3C"/>
    <w:rsid w:val="00CC3ED5"/>
    <w:rsid w:val="00CC4055"/>
    <w:rsid w:val="00CC42A2"/>
    <w:rsid w:val="00CC43EB"/>
    <w:rsid w:val="00CC47C2"/>
    <w:rsid w:val="00CC4A10"/>
    <w:rsid w:val="00CC4B16"/>
    <w:rsid w:val="00CC4B6A"/>
    <w:rsid w:val="00CC4E04"/>
    <w:rsid w:val="00CC4EBB"/>
    <w:rsid w:val="00CC58A0"/>
    <w:rsid w:val="00CC5CD5"/>
    <w:rsid w:val="00CC5D7D"/>
    <w:rsid w:val="00CC5E9D"/>
    <w:rsid w:val="00CC5F9E"/>
    <w:rsid w:val="00CC607F"/>
    <w:rsid w:val="00CC6B9A"/>
    <w:rsid w:val="00CC6EFE"/>
    <w:rsid w:val="00CC6F69"/>
    <w:rsid w:val="00CC75FF"/>
    <w:rsid w:val="00CC7E9F"/>
    <w:rsid w:val="00CC7F82"/>
    <w:rsid w:val="00CD0016"/>
    <w:rsid w:val="00CD082C"/>
    <w:rsid w:val="00CD11BD"/>
    <w:rsid w:val="00CD1BAB"/>
    <w:rsid w:val="00CD1E05"/>
    <w:rsid w:val="00CD2116"/>
    <w:rsid w:val="00CD2194"/>
    <w:rsid w:val="00CD222F"/>
    <w:rsid w:val="00CD256D"/>
    <w:rsid w:val="00CD2CC3"/>
    <w:rsid w:val="00CD2D9A"/>
    <w:rsid w:val="00CD33FC"/>
    <w:rsid w:val="00CD382B"/>
    <w:rsid w:val="00CD45AB"/>
    <w:rsid w:val="00CD45C9"/>
    <w:rsid w:val="00CD46ED"/>
    <w:rsid w:val="00CD485C"/>
    <w:rsid w:val="00CD487A"/>
    <w:rsid w:val="00CD4A21"/>
    <w:rsid w:val="00CD505F"/>
    <w:rsid w:val="00CD565C"/>
    <w:rsid w:val="00CD5905"/>
    <w:rsid w:val="00CD5BCD"/>
    <w:rsid w:val="00CD5C1A"/>
    <w:rsid w:val="00CD6F67"/>
    <w:rsid w:val="00CD7072"/>
    <w:rsid w:val="00CD707D"/>
    <w:rsid w:val="00CD70AE"/>
    <w:rsid w:val="00CD73CD"/>
    <w:rsid w:val="00CD7605"/>
    <w:rsid w:val="00CD7762"/>
    <w:rsid w:val="00CE02C1"/>
    <w:rsid w:val="00CE083F"/>
    <w:rsid w:val="00CE0D5A"/>
    <w:rsid w:val="00CE0FBE"/>
    <w:rsid w:val="00CE149F"/>
    <w:rsid w:val="00CE1769"/>
    <w:rsid w:val="00CE1C2C"/>
    <w:rsid w:val="00CE1F51"/>
    <w:rsid w:val="00CE25B4"/>
    <w:rsid w:val="00CE28B5"/>
    <w:rsid w:val="00CE2A07"/>
    <w:rsid w:val="00CE2A21"/>
    <w:rsid w:val="00CE31CB"/>
    <w:rsid w:val="00CE3859"/>
    <w:rsid w:val="00CE39B4"/>
    <w:rsid w:val="00CE3A4A"/>
    <w:rsid w:val="00CE3A9D"/>
    <w:rsid w:val="00CE3FE0"/>
    <w:rsid w:val="00CE4A0E"/>
    <w:rsid w:val="00CE4ED1"/>
    <w:rsid w:val="00CE4F23"/>
    <w:rsid w:val="00CE4F3A"/>
    <w:rsid w:val="00CE5752"/>
    <w:rsid w:val="00CE59ED"/>
    <w:rsid w:val="00CE5D44"/>
    <w:rsid w:val="00CE5DCA"/>
    <w:rsid w:val="00CE64A2"/>
    <w:rsid w:val="00CE670D"/>
    <w:rsid w:val="00CE6768"/>
    <w:rsid w:val="00CE684B"/>
    <w:rsid w:val="00CE6A38"/>
    <w:rsid w:val="00CE6BD2"/>
    <w:rsid w:val="00CE6E6D"/>
    <w:rsid w:val="00CE76EA"/>
    <w:rsid w:val="00CE7998"/>
    <w:rsid w:val="00CE7BB6"/>
    <w:rsid w:val="00CF0386"/>
    <w:rsid w:val="00CF05BA"/>
    <w:rsid w:val="00CF08BA"/>
    <w:rsid w:val="00CF0DAA"/>
    <w:rsid w:val="00CF1CF2"/>
    <w:rsid w:val="00CF200D"/>
    <w:rsid w:val="00CF2089"/>
    <w:rsid w:val="00CF2384"/>
    <w:rsid w:val="00CF2390"/>
    <w:rsid w:val="00CF2C14"/>
    <w:rsid w:val="00CF2C8F"/>
    <w:rsid w:val="00CF2CB6"/>
    <w:rsid w:val="00CF3129"/>
    <w:rsid w:val="00CF373C"/>
    <w:rsid w:val="00CF3A36"/>
    <w:rsid w:val="00CF3E5B"/>
    <w:rsid w:val="00CF43F8"/>
    <w:rsid w:val="00CF4481"/>
    <w:rsid w:val="00CF4625"/>
    <w:rsid w:val="00CF473A"/>
    <w:rsid w:val="00CF4A80"/>
    <w:rsid w:val="00CF55CD"/>
    <w:rsid w:val="00CF588B"/>
    <w:rsid w:val="00CF5EB4"/>
    <w:rsid w:val="00CF5F11"/>
    <w:rsid w:val="00CF6163"/>
    <w:rsid w:val="00CF63A3"/>
    <w:rsid w:val="00CF6DFE"/>
    <w:rsid w:val="00CF6FFC"/>
    <w:rsid w:val="00CF76EA"/>
    <w:rsid w:val="00CF7AB7"/>
    <w:rsid w:val="00CF7AFE"/>
    <w:rsid w:val="00CF7E85"/>
    <w:rsid w:val="00D00194"/>
    <w:rsid w:val="00D0062F"/>
    <w:rsid w:val="00D008AD"/>
    <w:rsid w:val="00D00B3A"/>
    <w:rsid w:val="00D019C8"/>
    <w:rsid w:val="00D01D6D"/>
    <w:rsid w:val="00D01FA1"/>
    <w:rsid w:val="00D0241D"/>
    <w:rsid w:val="00D03638"/>
    <w:rsid w:val="00D037EB"/>
    <w:rsid w:val="00D0387B"/>
    <w:rsid w:val="00D03919"/>
    <w:rsid w:val="00D03A2B"/>
    <w:rsid w:val="00D03B22"/>
    <w:rsid w:val="00D03C18"/>
    <w:rsid w:val="00D03CBE"/>
    <w:rsid w:val="00D03DD4"/>
    <w:rsid w:val="00D04263"/>
    <w:rsid w:val="00D04569"/>
    <w:rsid w:val="00D04751"/>
    <w:rsid w:val="00D04967"/>
    <w:rsid w:val="00D04D19"/>
    <w:rsid w:val="00D04F6A"/>
    <w:rsid w:val="00D051A6"/>
    <w:rsid w:val="00D05944"/>
    <w:rsid w:val="00D05B7A"/>
    <w:rsid w:val="00D05C88"/>
    <w:rsid w:val="00D06464"/>
    <w:rsid w:val="00D06467"/>
    <w:rsid w:val="00D0647A"/>
    <w:rsid w:val="00D06E2F"/>
    <w:rsid w:val="00D07008"/>
    <w:rsid w:val="00D07DE5"/>
    <w:rsid w:val="00D10D13"/>
    <w:rsid w:val="00D1149B"/>
    <w:rsid w:val="00D1166C"/>
    <w:rsid w:val="00D1174E"/>
    <w:rsid w:val="00D11E73"/>
    <w:rsid w:val="00D11FA8"/>
    <w:rsid w:val="00D120AB"/>
    <w:rsid w:val="00D1215E"/>
    <w:rsid w:val="00D121FC"/>
    <w:rsid w:val="00D1288D"/>
    <w:rsid w:val="00D12CDF"/>
    <w:rsid w:val="00D14D9E"/>
    <w:rsid w:val="00D14DF1"/>
    <w:rsid w:val="00D15913"/>
    <w:rsid w:val="00D15D2A"/>
    <w:rsid w:val="00D1688F"/>
    <w:rsid w:val="00D16BC5"/>
    <w:rsid w:val="00D172B0"/>
    <w:rsid w:val="00D1732D"/>
    <w:rsid w:val="00D1755A"/>
    <w:rsid w:val="00D17977"/>
    <w:rsid w:val="00D17A88"/>
    <w:rsid w:val="00D17C86"/>
    <w:rsid w:val="00D17D04"/>
    <w:rsid w:val="00D2018B"/>
    <w:rsid w:val="00D201F4"/>
    <w:rsid w:val="00D20208"/>
    <w:rsid w:val="00D2032B"/>
    <w:rsid w:val="00D20347"/>
    <w:rsid w:val="00D2055B"/>
    <w:rsid w:val="00D20CA4"/>
    <w:rsid w:val="00D20F68"/>
    <w:rsid w:val="00D2105B"/>
    <w:rsid w:val="00D212EB"/>
    <w:rsid w:val="00D21C96"/>
    <w:rsid w:val="00D21D1C"/>
    <w:rsid w:val="00D21FDC"/>
    <w:rsid w:val="00D228D4"/>
    <w:rsid w:val="00D22A5B"/>
    <w:rsid w:val="00D22CB2"/>
    <w:rsid w:val="00D22EF6"/>
    <w:rsid w:val="00D22F2D"/>
    <w:rsid w:val="00D2325B"/>
    <w:rsid w:val="00D238FB"/>
    <w:rsid w:val="00D255F6"/>
    <w:rsid w:val="00D25AFA"/>
    <w:rsid w:val="00D25CD4"/>
    <w:rsid w:val="00D25F6F"/>
    <w:rsid w:val="00D264D3"/>
    <w:rsid w:val="00D269C7"/>
    <w:rsid w:val="00D26AA1"/>
    <w:rsid w:val="00D277BB"/>
    <w:rsid w:val="00D27827"/>
    <w:rsid w:val="00D279FC"/>
    <w:rsid w:val="00D27AF4"/>
    <w:rsid w:val="00D27CF3"/>
    <w:rsid w:val="00D27DB1"/>
    <w:rsid w:val="00D27F2B"/>
    <w:rsid w:val="00D27F67"/>
    <w:rsid w:val="00D3054A"/>
    <w:rsid w:val="00D30A87"/>
    <w:rsid w:val="00D310A8"/>
    <w:rsid w:val="00D31110"/>
    <w:rsid w:val="00D311F0"/>
    <w:rsid w:val="00D322EA"/>
    <w:rsid w:val="00D324D3"/>
    <w:rsid w:val="00D32670"/>
    <w:rsid w:val="00D32958"/>
    <w:rsid w:val="00D32B29"/>
    <w:rsid w:val="00D33395"/>
    <w:rsid w:val="00D33626"/>
    <w:rsid w:val="00D33CB6"/>
    <w:rsid w:val="00D3405D"/>
    <w:rsid w:val="00D34D13"/>
    <w:rsid w:val="00D34D3B"/>
    <w:rsid w:val="00D34FF9"/>
    <w:rsid w:val="00D3514A"/>
    <w:rsid w:val="00D35A3C"/>
    <w:rsid w:val="00D35B49"/>
    <w:rsid w:val="00D35BBE"/>
    <w:rsid w:val="00D363FF"/>
    <w:rsid w:val="00D36444"/>
    <w:rsid w:val="00D3695F"/>
    <w:rsid w:val="00D36C87"/>
    <w:rsid w:val="00D36EA6"/>
    <w:rsid w:val="00D3713D"/>
    <w:rsid w:val="00D37262"/>
    <w:rsid w:val="00D3726D"/>
    <w:rsid w:val="00D379DC"/>
    <w:rsid w:val="00D37D51"/>
    <w:rsid w:val="00D40416"/>
    <w:rsid w:val="00D40743"/>
    <w:rsid w:val="00D40DEC"/>
    <w:rsid w:val="00D40E2C"/>
    <w:rsid w:val="00D41018"/>
    <w:rsid w:val="00D41198"/>
    <w:rsid w:val="00D411FA"/>
    <w:rsid w:val="00D415BD"/>
    <w:rsid w:val="00D41865"/>
    <w:rsid w:val="00D41B53"/>
    <w:rsid w:val="00D41BCD"/>
    <w:rsid w:val="00D41CD4"/>
    <w:rsid w:val="00D41FA6"/>
    <w:rsid w:val="00D41FFC"/>
    <w:rsid w:val="00D4229A"/>
    <w:rsid w:val="00D424D9"/>
    <w:rsid w:val="00D42678"/>
    <w:rsid w:val="00D42B1C"/>
    <w:rsid w:val="00D42D0B"/>
    <w:rsid w:val="00D42DCD"/>
    <w:rsid w:val="00D42DD8"/>
    <w:rsid w:val="00D4307E"/>
    <w:rsid w:val="00D43105"/>
    <w:rsid w:val="00D439FC"/>
    <w:rsid w:val="00D43CAE"/>
    <w:rsid w:val="00D43E7C"/>
    <w:rsid w:val="00D4468A"/>
    <w:rsid w:val="00D44CE3"/>
    <w:rsid w:val="00D45078"/>
    <w:rsid w:val="00D45197"/>
    <w:rsid w:val="00D45962"/>
    <w:rsid w:val="00D45BC7"/>
    <w:rsid w:val="00D45F50"/>
    <w:rsid w:val="00D462EB"/>
    <w:rsid w:val="00D46623"/>
    <w:rsid w:val="00D46C7C"/>
    <w:rsid w:val="00D46CCA"/>
    <w:rsid w:val="00D46D64"/>
    <w:rsid w:val="00D46E6B"/>
    <w:rsid w:val="00D4707B"/>
    <w:rsid w:val="00D475DA"/>
    <w:rsid w:val="00D50310"/>
    <w:rsid w:val="00D50334"/>
    <w:rsid w:val="00D507DF"/>
    <w:rsid w:val="00D50B16"/>
    <w:rsid w:val="00D51357"/>
    <w:rsid w:val="00D5173C"/>
    <w:rsid w:val="00D5191B"/>
    <w:rsid w:val="00D51D9B"/>
    <w:rsid w:val="00D51E11"/>
    <w:rsid w:val="00D52061"/>
    <w:rsid w:val="00D5278A"/>
    <w:rsid w:val="00D52D28"/>
    <w:rsid w:val="00D5374F"/>
    <w:rsid w:val="00D53B0A"/>
    <w:rsid w:val="00D54758"/>
    <w:rsid w:val="00D54ACA"/>
    <w:rsid w:val="00D54B52"/>
    <w:rsid w:val="00D55262"/>
    <w:rsid w:val="00D5530A"/>
    <w:rsid w:val="00D553CF"/>
    <w:rsid w:val="00D558B3"/>
    <w:rsid w:val="00D55C09"/>
    <w:rsid w:val="00D566CC"/>
    <w:rsid w:val="00D567CB"/>
    <w:rsid w:val="00D56A37"/>
    <w:rsid w:val="00D56B17"/>
    <w:rsid w:val="00D56BDD"/>
    <w:rsid w:val="00D56D99"/>
    <w:rsid w:val="00D56DF4"/>
    <w:rsid w:val="00D57036"/>
    <w:rsid w:val="00D5721C"/>
    <w:rsid w:val="00D57616"/>
    <w:rsid w:val="00D57A24"/>
    <w:rsid w:val="00D60F14"/>
    <w:rsid w:val="00D60F84"/>
    <w:rsid w:val="00D61150"/>
    <w:rsid w:val="00D61593"/>
    <w:rsid w:val="00D615E6"/>
    <w:rsid w:val="00D618A3"/>
    <w:rsid w:val="00D61907"/>
    <w:rsid w:val="00D61B58"/>
    <w:rsid w:val="00D61DD2"/>
    <w:rsid w:val="00D62223"/>
    <w:rsid w:val="00D62357"/>
    <w:rsid w:val="00D625BC"/>
    <w:rsid w:val="00D62711"/>
    <w:rsid w:val="00D62C06"/>
    <w:rsid w:val="00D6315B"/>
    <w:rsid w:val="00D6316F"/>
    <w:rsid w:val="00D63899"/>
    <w:rsid w:val="00D639A3"/>
    <w:rsid w:val="00D63F01"/>
    <w:rsid w:val="00D64034"/>
    <w:rsid w:val="00D64157"/>
    <w:rsid w:val="00D64382"/>
    <w:rsid w:val="00D64424"/>
    <w:rsid w:val="00D6480A"/>
    <w:rsid w:val="00D64A36"/>
    <w:rsid w:val="00D654FC"/>
    <w:rsid w:val="00D65647"/>
    <w:rsid w:val="00D65A2F"/>
    <w:rsid w:val="00D65DDC"/>
    <w:rsid w:val="00D65F33"/>
    <w:rsid w:val="00D66169"/>
    <w:rsid w:val="00D6661C"/>
    <w:rsid w:val="00D6694C"/>
    <w:rsid w:val="00D66E6D"/>
    <w:rsid w:val="00D67414"/>
    <w:rsid w:val="00D67831"/>
    <w:rsid w:val="00D67909"/>
    <w:rsid w:val="00D67A96"/>
    <w:rsid w:val="00D67B04"/>
    <w:rsid w:val="00D67BFA"/>
    <w:rsid w:val="00D67C6A"/>
    <w:rsid w:val="00D67FAC"/>
    <w:rsid w:val="00D67FDC"/>
    <w:rsid w:val="00D701A0"/>
    <w:rsid w:val="00D7047E"/>
    <w:rsid w:val="00D7057A"/>
    <w:rsid w:val="00D70889"/>
    <w:rsid w:val="00D70D8B"/>
    <w:rsid w:val="00D70ED4"/>
    <w:rsid w:val="00D72641"/>
    <w:rsid w:val="00D7292D"/>
    <w:rsid w:val="00D729F7"/>
    <w:rsid w:val="00D72B2F"/>
    <w:rsid w:val="00D730A7"/>
    <w:rsid w:val="00D73113"/>
    <w:rsid w:val="00D732C0"/>
    <w:rsid w:val="00D7387A"/>
    <w:rsid w:val="00D739AE"/>
    <w:rsid w:val="00D73A98"/>
    <w:rsid w:val="00D73BE9"/>
    <w:rsid w:val="00D73F91"/>
    <w:rsid w:val="00D74357"/>
    <w:rsid w:val="00D74642"/>
    <w:rsid w:val="00D74BEF"/>
    <w:rsid w:val="00D753C6"/>
    <w:rsid w:val="00D7545D"/>
    <w:rsid w:val="00D754DA"/>
    <w:rsid w:val="00D75536"/>
    <w:rsid w:val="00D75707"/>
    <w:rsid w:val="00D757C0"/>
    <w:rsid w:val="00D75872"/>
    <w:rsid w:val="00D75AB1"/>
    <w:rsid w:val="00D75DD9"/>
    <w:rsid w:val="00D75DFE"/>
    <w:rsid w:val="00D76038"/>
    <w:rsid w:val="00D76706"/>
    <w:rsid w:val="00D76E4B"/>
    <w:rsid w:val="00D77086"/>
    <w:rsid w:val="00D77269"/>
    <w:rsid w:val="00D775A1"/>
    <w:rsid w:val="00D77B1C"/>
    <w:rsid w:val="00D77EE7"/>
    <w:rsid w:val="00D800D4"/>
    <w:rsid w:val="00D80384"/>
    <w:rsid w:val="00D80C1F"/>
    <w:rsid w:val="00D80CCC"/>
    <w:rsid w:val="00D818F8"/>
    <w:rsid w:val="00D82125"/>
    <w:rsid w:val="00D829AA"/>
    <w:rsid w:val="00D834C3"/>
    <w:rsid w:val="00D8365D"/>
    <w:rsid w:val="00D836B0"/>
    <w:rsid w:val="00D83776"/>
    <w:rsid w:val="00D8387E"/>
    <w:rsid w:val="00D83964"/>
    <w:rsid w:val="00D840B9"/>
    <w:rsid w:val="00D8459E"/>
    <w:rsid w:val="00D84A3B"/>
    <w:rsid w:val="00D85669"/>
    <w:rsid w:val="00D859AC"/>
    <w:rsid w:val="00D862D6"/>
    <w:rsid w:val="00D86634"/>
    <w:rsid w:val="00D872EF"/>
    <w:rsid w:val="00D87B71"/>
    <w:rsid w:val="00D87D3A"/>
    <w:rsid w:val="00D909CD"/>
    <w:rsid w:val="00D90CDC"/>
    <w:rsid w:val="00D912A2"/>
    <w:rsid w:val="00D91340"/>
    <w:rsid w:val="00D916B6"/>
    <w:rsid w:val="00D9170C"/>
    <w:rsid w:val="00D91F4E"/>
    <w:rsid w:val="00D91F62"/>
    <w:rsid w:val="00D920B0"/>
    <w:rsid w:val="00D92184"/>
    <w:rsid w:val="00D922BE"/>
    <w:rsid w:val="00D922F1"/>
    <w:rsid w:val="00D9257D"/>
    <w:rsid w:val="00D9288D"/>
    <w:rsid w:val="00D92A3C"/>
    <w:rsid w:val="00D92C1B"/>
    <w:rsid w:val="00D92D31"/>
    <w:rsid w:val="00D9308D"/>
    <w:rsid w:val="00D93267"/>
    <w:rsid w:val="00D933D0"/>
    <w:rsid w:val="00D9346F"/>
    <w:rsid w:val="00D9362D"/>
    <w:rsid w:val="00D93BB7"/>
    <w:rsid w:val="00D93C4F"/>
    <w:rsid w:val="00D94144"/>
    <w:rsid w:val="00D941AF"/>
    <w:rsid w:val="00D94D0F"/>
    <w:rsid w:val="00D94EE1"/>
    <w:rsid w:val="00D95860"/>
    <w:rsid w:val="00D95D48"/>
    <w:rsid w:val="00D95F81"/>
    <w:rsid w:val="00D9653C"/>
    <w:rsid w:val="00D965B6"/>
    <w:rsid w:val="00D96B66"/>
    <w:rsid w:val="00D96CB9"/>
    <w:rsid w:val="00D9777C"/>
    <w:rsid w:val="00D977A9"/>
    <w:rsid w:val="00D9784D"/>
    <w:rsid w:val="00D978CB"/>
    <w:rsid w:val="00D9796B"/>
    <w:rsid w:val="00D97BE8"/>
    <w:rsid w:val="00D97D63"/>
    <w:rsid w:val="00DA0111"/>
    <w:rsid w:val="00DA04BD"/>
    <w:rsid w:val="00DA09AD"/>
    <w:rsid w:val="00DA0FD5"/>
    <w:rsid w:val="00DA1380"/>
    <w:rsid w:val="00DA2170"/>
    <w:rsid w:val="00DA2841"/>
    <w:rsid w:val="00DA2DE0"/>
    <w:rsid w:val="00DA2E84"/>
    <w:rsid w:val="00DA357C"/>
    <w:rsid w:val="00DA37C5"/>
    <w:rsid w:val="00DA3D28"/>
    <w:rsid w:val="00DA4C06"/>
    <w:rsid w:val="00DA5506"/>
    <w:rsid w:val="00DA5F84"/>
    <w:rsid w:val="00DA603F"/>
    <w:rsid w:val="00DA653A"/>
    <w:rsid w:val="00DA6588"/>
    <w:rsid w:val="00DA6C9E"/>
    <w:rsid w:val="00DA77DD"/>
    <w:rsid w:val="00DA7B0B"/>
    <w:rsid w:val="00DA7BB3"/>
    <w:rsid w:val="00DA7CDB"/>
    <w:rsid w:val="00DA7D3C"/>
    <w:rsid w:val="00DA7E56"/>
    <w:rsid w:val="00DA7F8D"/>
    <w:rsid w:val="00DB05CA"/>
    <w:rsid w:val="00DB0F79"/>
    <w:rsid w:val="00DB1FA6"/>
    <w:rsid w:val="00DB2087"/>
    <w:rsid w:val="00DB20C5"/>
    <w:rsid w:val="00DB2176"/>
    <w:rsid w:val="00DB2A43"/>
    <w:rsid w:val="00DB3FF4"/>
    <w:rsid w:val="00DB407B"/>
    <w:rsid w:val="00DB41DC"/>
    <w:rsid w:val="00DB4485"/>
    <w:rsid w:val="00DB46CD"/>
    <w:rsid w:val="00DB489E"/>
    <w:rsid w:val="00DB4A7F"/>
    <w:rsid w:val="00DB51D0"/>
    <w:rsid w:val="00DB5453"/>
    <w:rsid w:val="00DB5553"/>
    <w:rsid w:val="00DB5702"/>
    <w:rsid w:val="00DB5822"/>
    <w:rsid w:val="00DB58CB"/>
    <w:rsid w:val="00DB59D8"/>
    <w:rsid w:val="00DB5D0A"/>
    <w:rsid w:val="00DB6442"/>
    <w:rsid w:val="00DB6A78"/>
    <w:rsid w:val="00DB6BF6"/>
    <w:rsid w:val="00DB6E12"/>
    <w:rsid w:val="00DB7049"/>
    <w:rsid w:val="00DB708C"/>
    <w:rsid w:val="00DB71CD"/>
    <w:rsid w:val="00DB7399"/>
    <w:rsid w:val="00DB7B27"/>
    <w:rsid w:val="00DC00EE"/>
    <w:rsid w:val="00DC046D"/>
    <w:rsid w:val="00DC048E"/>
    <w:rsid w:val="00DC0606"/>
    <w:rsid w:val="00DC09BD"/>
    <w:rsid w:val="00DC0BE3"/>
    <w:rsid w:val="00DC0DA8"/>
    <w:rsid w:val="00DC1397"/>
    <w:rsid w:val="00DC167A"/>
    <w:rsid w:val="00DC17E3"/>
    <w:rsid w:val="00DC1B52"/>
    <w:rsid w:val="00DC1BDE"/>
    <w:rsid w:val="00DC211E"/>
    <w:rsid w:val="00DC2208"/>
    <w:rsid w:val="00DC29AA"/>
    <w:rsid w:val="00DC2A97"/>
    <w:rsid w:val="00DC2D5F"/>
    <w:rsid w:val="00DC3586"/>
    <w:rsid w:val="00DC36D9"/>
    <w:rsid w:val="00DC39FB"/>
    <w:rsid w:val="00DC40EA"/>
    <w:rsid w:val="00DC4109"/>
    <w:rsid w:val="00DC4C50"/>
    <w:rsid w:val="00DC4E4D"/>
    <w:rsid w:val="00DC4E91"/>
    <w:rsid w:val="00DC4F09"/>
    <w:rsid w:val="00DC52B3"/>
    <w:rsid w:val="00DC556B"/>
    <w:rsid w:val="00DC5A2F"/>
    <w:rsid w:val="00DC5E44"/>
    <w:rsid w:val="00DC646B"/>
    <w:rsid w:val="00DC663B"/>
    <w:rsid w:val="00DC6995"/>
    <w:rsid w:val="00DC6AC2"/>
    <w:rsid w:val="00DC711F"/>
    <w:rsid w:val="00DC727A"/>
    <w:rsid w:val="00DC749C"/>
    <w:rsid w:val="00DD0131"/>
    <w:rsid w:val="00DD0357"/>
    <w:rsid w:val="00DD06F2"/>
    <w:rsid w:val="00DD0A67"/>
    <w:rsid w:val="00DD0E6C"/>
    <w:rsid w:val="00DD11A3"/>
    <w:rsid w:val="00DD1373"/>
    <w:rsid w:val="00DD1824"/>
    <w:rsid w:val="00DD18F5"/>
    <w:rsid w:val="00DD1BE2"/>
    <w:rsid w:val="00DD2463"/>
    <w:rsid w:val="00DD3B94"/>
    <w:rsid w:val="00DD3F77"/>
    <w:rsid w:val="00DD3FD7"/>
    <w:rsid w:val="00DD4355"/>
    <w:rsid w:val="00DD43EB"/>
    <w:rsid w:val="00DD5332"/>
    <w:rsid w:val="00DD54B0"/>
    <w:rsid w:val="00DD5738"/>
    <w:rsid w:val="00DD58DB"/>
    <w:rsid w:val="00DD5D7B"/>
    <w:rsid w:val="00DD6BBA"/>
    <w:rsid w:val="00DD6E0A"/>
    <w:rsid w:val="00DD70A6"/>
    <w:rsid w:val="00DD72E9"/>
    <w:rsid w:val="00DD76E4"/>
    <w:rsid w:val="00DD774D"/>
    <w:rsid w:val="00DD7A31"/>
    <w:rsid w:val="00DD7E44"/>
    <w:rsid w:val="00DD7FF4"/>
    <w:rsid w:val="00DD7FF9"/>
    <w:rsid w:val="00DE02E8"/>
    <w:rsid w:val="00DE0884"/>
    <w:rsid w:val="00DE0998"/>
    <w:rsid w:val="00DE0AAC"/>
    <w:rsid w:val="00DE0C8D"/>
    <w:rsid w:val="00DE0D7C"/>
    <w:rsid w:val="00DE0EB6"/>
    <w:rsid w:val="00DE13D9"/>
    <w:rsid w:val="00DE1664"/>
    <w:rsid w:val="00DE2EAD"/>
    <w:rsid w:val="00DE324B"/>
    <w:rsid w:val="00DE32BD"/>
    <w:rsid w:val="00DE36D0"/>
    <w:rsid w:val="00DE40BA"/>
    <w:rsid w:val="00DE4937"/>
    <w:rsid w:val="00DE4A77"/>
    <w:rsid w:val="00DE5AB2"/>
    <w:rsid w:val="00DE5B07"/>
    <w:rsid w:val="00DE61F2"/>
    <w:rsid w:val="00DE66C7"/>
    <w:rsid w:val="00DE66F7"/>
    <w:rsid w:val="00DE6877"/>
    <w:rsid w:val="00DE78F2"/>
    <w:rsid w:val="00DE7ADB"/>
    <w:rsid w:val="00DE7D49"/>
    <w:rsid w:val="00DF00AB"/>
    <w:rsid w:val="00DF02FF"/>
    <w:rsid w:val="00DF031C"/>
    <w:rsid w:val="00DF03EF"/>
    <w:rsid w:val="00DF0F8F"/>
    <w:rsid w:val="00DF131E"/>
    <w:rsid w:val="00DF16EB"/>
    <w:rsid w:val="00DF1FB1"/>
    <w:rsid w:val="00DF2248"/>
    <w:rsid w:val="00DF24F0"/>
    <w:rsid w:val="00DF25F3"/>
    <w:rsid w:val="00DF35E7"/>
    <w:rsid w:val="00DF3D8D"/>
    <w:rsid w:val="00DF453B"/>
    <w:rsid w:val="00DF487B"/>
    <w:rsid w:val="00DF4AF7"/>
    <w:rsid w:val="00DF4CC8"/>
    <w:rsid w:val="00DF5198"/>
    <w:rsid w:val="00DF5340"/>
    <w:rsid w:val="00DF6114"/>
    <w:rsid w:val="00DF61B7"/>
    <w:rsid w:val="00DF6552"/>
    <w:rsid w:val="00DF6E1D"/>
    <w:rsid w:val="00DF6F96"/>
    <w:rsid w:val="00DF769B"/>
    <w:rsid w:val="00DF78AB"/>
    <w:rsid w:val="00E00246"/>
    <w:rsid w:val="00E00317"/>
    <w:rsid w:val="00E003FA"/>
    <w:rsid w:val="00E01191"/>
    <w:rsid w:val="00E01330"/>
    <w:rsid w:val="00E01641"/>
    <w:rsid w:val="00E01A75"/>
    <w:rsid w:val="00E0281D"/>
    <w:rsid w:val="00E02A05"/>
    <w:rsid w:val="00E02F74"/>
    <w:rsid w:val="00E03484"/>
    <w:rsid w:val="00E0351B"/>
    <w:rsid w:val="00E037D8"/>
    <w:rsid w:val="00E03A28"/>
    <w:rsid w:val="00E04848"/>
    <w:rsid w:val="00E04A64"/>
    <w:rsid w:val="00E04C00"/>
    <w:rsid w:val="00E04E74"/>
    <w:rsid w:val="00E05732"/>
    <w:rsid w:val="00E05860"/>
    <w:rsid w:val="00E05AC7"/>
    <w:rsid w:val="00E05C56"/>
    <w:rsid w:val="00E060B1"/>
    <w:rsid w:val="00E068DD"/>
    <w:rsid w:val="00E07027"/>
    <w:rsid w:val="00E0723B"/>
    <w:rsid w:val="00E072A3"/>
    <w:rsid w:val="00E0776E"/>
    <w:rsid w:val="00E07887"/>
    <w:rsid w:val="00E079EA"/>
    <w:rsid w:val="00E07B5C"/>
    <w:rsid w:val="00E07B82"/>
    <w:rsid w:val="00E07B96"/>
    <w:rsid w:val="00E1036B"/>
    <w:rsid w:val="00E109DC"/>
    <w:rsid w:val="00E113B7"/>
    <w:rsid w:val="00E11835"/>
    <w:rsid w:val="00E118AC"/>
    <w:rsid w:val="00E11CC6"/>
    <w:rsid w:val="00E11DF0"/>
    <w:rsid w:val="00E11FB3"/>
    <w:rsid w:val="00E12441"/>
    <w:rsid w:val="00E12824"/>
    <w:rsid w:val="00E12AD6"/>
    <w:rsid w:val="00E12C1A"/>
    <w:rsid w:val="00E12C8D"/>
    <w:rsid w:val="00E12CBD"/>
    <w:rsid w:val="00E131EF"/>
    <w:rsid w:val="00E13A0F"/>
    <w:rsid w:val="00E13E3D"/>
    <w:rsid w:val="00E14226"/>
    <w:rsid w:val="00E14231"/>
    <w:rsid w:val="00E142D7"/>
    <w:rsid w:val="00E14343"/>
    <w:rsid w:val="00E1445D"/>
    <w:rsid w:val="00E145D8"/>
    <w:rsid w:val="00E148E3"/>
    <w:rsid w:val="00E150A3"/>
    <w:rsid w:val="00E15F30"/>
    <w:rsid w:val="00E164F7"/>
    <w:rsid w:val="00E165D7"/>
    <w:rsid w:val="00E16952"/>
    <w:rsid w:val="00E16C5B"/>
    <w:rsid w:val="00E16F82"/>
    <w:rsid w:val="00E17072"/>
    <w:rsid w:val="00E174FB"/>
    <w:rsid w:val="00E1770B"/>
    <w:rsid w:val="00E179BC"/>
    <w:rsid w:val="00E17AB9"/>
    <w:rsid w:val="00E17DA1"/>
    <w:rsid w:val="00E20276"/>
    <w:rsid w:val="00E203ED"/>
    <w:rsid w:val="00E20705"/>
    <w:rsid w:val="00E20BD9"/>
    <w:rsid w:val="00E21046"/>
    <w:rsid w:val="00E2115D"/>
    <w:rsid w:val="00E21620"/>
    <w:rsid w:val="00E21A7D"/>
    <w:rsid w:val="00E21B49"/>
    <w:rsid w:val="00E2208D"/>
    <w:rsid w:val="00E22B63"/>
    <w:rsid w:val="00E22BCD"/>
    <w:rsid w:val="00E237C0"/>
    <w:rsid w:val="00E23CBE"/>
    <w:rsid w:val="00E23CC4"/>
    <w:rsid w:val="00E24412"/>
    <w:rsid w:val="00E248C9"/>
    <w:rsid w:val="00E248ED"/>
    <w:rsid w:val="00E24A4F"/>
    <w:rsid w:val="00E24D6B"/>
    <w:rsid w:val="00E2594C"/>
    <w:rsid w:val="00E25A1E"/>
    <w:rsid w:val="00E25AA3"/>
    <w:rsid w:val="00E25C25"/>
    <w:rsid w:val="00E25DFA"/>
    <w:rsid w:val="00E2674B"/>
    <w:rsid w:val="00E26A14"/>
    <w:rsid w:val="00E26B07"/>
    <w:rsid w:val="00E26C70"/>
    <w:rsid w:val="00E26E18"/>
    <w:rsid w:val="00E26EB5"/>
    <w:rsid w:val="00E277C9"/>
    <w:rsid w:val="00E27A12"/>
    <w:rsid w:val="00E30807"/>
    <w:rsid w:val="00E30A0B"/>
    <w:rsid w:val="00E30B57"/>
    <w:rsid w:val="00E31EE8"/>
    <w:rsid w:val="00E325B3"/>
    <w:rsid w:val="00E3279C"/>
    <w:rsid w:val="00E32890"/>
    <w:rsid w:val="00E32B70"/>
    <w:rsid w:val="00E32DB5"/>
    <w:rsid w:val="00E3322F"/>
    <w:rsid w:val="00E335C6"/>
    <w:rsid w:val="00E339B8"/>
    <w:rsid w:val="00E33C37"/>
    <w:rsid w:val="00E340F1"/>
    <w:rsid w:val="00E34493"/>
    <w:rsid w:val="00E34A1A"/>
    <w:rsid w:val="00E3516A"/>
    <w:rsid w:val="00E352F5"/>
    <w:rsid w:val="00E35C16"/>
    <w:rsid w:val="00E361A6"/>
    <w:rsid w:val="00E3753B"/>
    <w:rsid w:val="00E37C69"/>
    <w:rsid w:val="00E40285"/>
    <w:rsid w:val="00E40567"/>
    <w:rsid w:val="00E408BB"/>
    <w:rsid w:val="00E40B48"/>
    <w:rsid w:val="00E40B72"/>
    <w:rsid w:val="00E410DB"/>
    <w:rsid w:val="00E428B5"/>
    <w:rsid w:val="00E428C9"/>
    <w:rsid w:val="00E4375E"/>
    <w:rsid w:val="00E43852"/>
    <w:rsid w:val="00E438A9"/>
    <w:rsid w:val="00E43B61"/>
    <w:rsid w:val="00E442C1"/>
    <w:rsid w:val="00E4464C"/>
    <w:rsid w:val="00E44685"/>
    <w:rsid w:val="00E447AD"/>
    <w:rsid w:val="00E44B68"/>
    <w:rsid w:val="00E44F84"/>
    <w:rsid w:val="00E457C1"/>
    <w:rsid w:val="00E45B65"/>
    <w:rsid w:val="00E45CED"/>
    <w:rsid w:val="00E45EAE"/>
    <w:rsid w:val="00E461BE"/>
    <w:rsid w:val="00E4657C"/>
    <w:rsid w:val="00E465E0"/>
    <w:rsid w:val="00E47025"/>
    <w:rsid w:val="00E474E3"/>
    <w:rsid w:val="00E47B62"/>
    <w:rsid w:val="00E47D1F"/>
    <w:rsid w:val="00E5125A"/>
    <w:rsid w:val="00E51616"/>
    <w:rsid w:val="00E51659"/>
    <w:rsid w:val="00E518A7"/>
    <w:rsid w:val="00E51902"/>
    <w:rsid w:val="00E5202F"/>
    <w:rsid w:val="00E52106"/>
    <w:rsid w:val="00E524D1"/>
    <w:rsid w:val="00E525D6"/>
    <w:rsid w:val="00E528B9"/>
    <w:rsid w:val="00E52E58"/>
    <w:rsid w:val="00E53438"/>
    <w:rsid w:val="00E5388F"/>
    <w:rsid w:val="00E53AF4"/>
    <w:rsid w:val="00E53B90"/>
    <w:rsid w:val="00E53C81"/>
    <w:rsid w:val="00E54293"/>
    <w:rsid w:val="00E5435F"/>
    <w:rsid w:val="00E54492"/>
    <w:rsid w:val="00E54AAF"/>
    <w:rsid w:val="00E54AC3"/>
    <w:rsid w:val="00E55101"/>
    <w:rsid w:val="00E552C8"/>
    <w:rsid w:val="00E5556B"/>
    <w:rsid w:val="00E5574B"/>
    <w:rsid w:val="00E55BE6"/>
    <w:rsid w:val="00E55F53"/>
    <w:rsid w:val="00E56539"/>
    <w:rsid w:val="00E571EC"/>
    <w:rsid w:val="00E576AF"/>
    <w:rsid w:val="00E57887"/>
    <w:rsid w:val="00E57920"/>
    <w:rsid w:val="00E57AFE"/>
    <w:rsid w:val="00E57B28"/>
    <w:rsid w:val="00E57B70"/>
    <w:rsid w:val="00E57CE4"/>
    <w:rsid w:val="00E57DCE"/>
    <w:rsid w:val="00E6041A"/>
    <w:rsid w:val="00E60BB4"/>
    <w:rsid w:val="00E60F7B"/>
    <w:rsid w:val="00E612D8"/>
    <w:rsid w:val="00E613B5"/>
    <w:rsid w:val="00E62728"/>
    <w:rsid w:val="00E62891"/>
    <w:rsid w:val="00E62BD6"/>
    <w:rsid w:val="00E62C07"/>
    <w:rsid w:val="00E62FF5"/>
    <w:rsid w:val="00E63627"/>
    <w:rsid w:val="00E63878"/>
    <w:rsid w:val="00E638C7"/>
    <w:rsid w:val="00E642D7"/>
    <w:rsid w:val="00E64635"/>
    <w:rsid w:val="00E64A6D"/>
    <w:rsid w:val="00E64C93"/>
    <w:rsid w:val="00E651A4"/>
    <w:rsid w:val="00E65C44"/>
    <w:rsid w:val="00E66110"/>
    <w:rsid w:val="00E662A3"/>
    <w:rsid w:val="00E662FA"/>
    <w:rsid w:val="00E66537"/>
    <w:rsid w:val="00E6662F"/>
    <w:rsid w:val="00E66813"/>
    <w:rsid w:val="00E66861"/>
    <w:rsid w:val="00E676E0"/>
    <w:rsid w:val="00E67709"/>
    <w:rsid w:val="00E67A51"/>
    <w:rsid w:val="00E67CFA"/>
    <w:rsid w:val="00E70AB6"/>
    <w:rsid w:val="00E70C26"/>
    <w:rsid w:val="00E71668"/>
    <w:rsid w:val="00E717D3"/>
    <w:rsid w:val="00E719C0"/>
    <w:rsid w:val="00E71F1C"/>
    <w:rsid w:val="00E7204C"/>
    <w:rsid w:val="00E72165"/>
    <w:rsid w:val="00E72BA5"/>
    <w:rsid w:val="00E7333A"/>
    <w:rsid w:val="00E73677"/>
    <w:rsid w:val="00E73A6D"/>
    <w:rsid w:val="00E74A5F"/>
    <w:rsid w:val="00E74B18"/>
    <w:rsid w:val="00E753F3"/>
    <w:rsid w:val="00E75AC2"/>
    <w:rsid w:val="00E75C06"/>
    <w:rsid w:val="00E75E59"/>
    <w:rsid w:val="00E76552"/>
    <w:rsid w:val="00E766E5"/>
    <w:rsid w:val="00E76798"/>
    <w:rsid w:val="00E76B6D"/>
    <w:rsid w:val="00E76C20"/>
    <w:rsid w:val="00E77130"/>
    <w:rsid w:val="00E776A9"/>
    <w:rsid w:val="00E77711"/>
    <w:rsid w:val="00E77969"/>
    <w:rsid w:val="00E77B9C"/>
    <w:rsid w:val="00E77DDD"/>
    <w:rsid w:val="00E77FE0"/>
    <w:rsid w:val="00E8049C"/>
    <w:rsid w:val="00E80B24"/>
    <w:rsid w:val="00E80B5B"/>
    <w:rsid w:val="00E80CC4"/>
    <w:rsid w:val="00E81654"/>
    <w:rsid w:val="00E81C02"/>
    <w:rsid w:val="00E81E7E"/>
    <w:rsid w:val="00E82E34"/>
    <w:rsid w:val="00E8305C"/>
    <w:rsid w:val="00E8327D"/>
    <w:rsid w:val="00E835DA"/>
    <w:rsid w:val="00E83FEC"/>
    <w:rsid w:val="00E84297"/>
    <w:rsid w:val="00E847F9"/>
    <w:rsid w:val="00E84CCD"/>
    <w:rsid w:val="00E851F5"/>
    <w:rsid w:val="00E863EB"/>
    <w:rsid w:val="00E866F2"/>
    <w:rsid w:val="00E86A2D"/>
    <w:rsid w:val="00E86BB2"/>
    <w:rsid w:val="00E86D0B"/>
    <w:rsid w:val="00E87036"/>
    <w:rsid w:val="00E872C0"/>
    <w:rsid w:val="00E8749C"/>
    <w:rsid w:val="00E877E6"/>
    <w:rsid w:val="00E87913"/>
    <w:rsid w:val="00E90271"/>
    <w:rsid w:val="00E90E31"/>
    <w:rsid w:val="00E90E8B"/>
    <w:rsid w:val="00E9124C"/>
    <w:rsid w:val="00E91596"/>
    <w:rsid w:val="00E91E3C"/>
    <w:rsid w:val="00E92142"/>
    <w:rsid w:val="00E92296"/>
    <w:rsid w:val="00E922D2"/>
    <w:rsid w:val="00E924CF"/>
    <w:rsid w:val="00E928DA"/>
    <w:rsid w:val="00E92954"/>
    <w:rsid w:val="00E92BD5"/>
    <w:rsid w:val="00E9326C"/>
    <w:rsid w:val="00E932D5"/>
    <w:rsid w:val="00E9330C"/>
    <w:rsid w:val="00E935BF"/>
    <w:rsid w:val="00E93881"/>
    <w:rsid w:val="00E93C7A"/>
    <w:rsid w:val="00E93FCB"/>
    <w:rsid w:val="00E94337"/>
    <w:rsid w:val="00E947CF"/>
    <w:rsid w:val="00E95303"/>
    <w:rsid w:val="00E9536B"/>
    <w:rsid w:val="00E955AE"/>
    <w:rsid w:val="00E95879"/>
    <w:rsid w:val="00E95BBB"/>
    <w:rsid w:val="00E95CC5"/>
    <w:rsid w:val="00E95E15"/>
    <w:rsid w:val="00E95F0B"/>
    <w:rsid w:val="00E96243"/>
    <w:rsid w:val="00E96511"/>
    <w:rsid w:val="00E97683"/>
    <w:rsid w:val="00E97983"/>
    <w:rsid w:val="00E97988"/>
    <w:rsid w:val="00E97DF3"/>
    <w:rsid w:val="00EA0211"/>
    <w:rsid w:val="00EA039E"/>
    <w:rsid w:val="00EA0980"/>
    <w:rsid w:val="00EA0E56"/>
    <w:rsid w:val="00EA0FA4"/>
    <w:rsid w:val="00EA157C"/>
    <w:rsid w:val="00EA18AB"/>
    <w:rsid w:val="00EA2302"/>
    <w:rsid w:val="00EA2718"/>
    <w:rsid w:val="00EA2C6F"/>
    <w:rsid w:val="00EA2D8F"/>
    <w:rsid w:val="00EA3069"/>
    <w:rsid w:val="00EA3611"/>
    <w:rsid w:val="00EA39EC"/>
    <w:rsid w:val="00EA3A1A"/>
    <w:rsid w:val="00EA3AAD"/>
    <w:rsid w:val="00EA3B92"/>
    <w:rsid w:val="00EA3C76"/>
    <w:rsid w:val="00EA3C7C"/>
    <w:rsid w:val="00EA435C"/>
    <w:rsid w:val="00EA4666"/>
    <w:rsid w:val="00EA4740"/>
    <w:rsid w:val="00EA4978"/>
    <w:rsid w:val="00EA4AC7"/>
    <w:rsid w:val="00EA4B75"/>
    <w:rsid w:val="00EA4EE7"/>
    <w:rsid w:val="00EA539D"/>
    <w:rsid w:val="00EA5AF0"/>
    <w:rsid w:val="00EA60A9"/>
    <w:rsid w:val="00EA66E4"/>
    <w:rsid w:val="00EA6704"/>
    <w:rsid w:val="00EA6872"/>
    <w:rsid w:val="00EA6BA0"/>
    <w:rsid w:val="00EA7158"/>
    <w:rsid w:val="00EA7544"/>
    <w:rsid w:val="00EA76BB"/>
    <w:rsid w:val="00EA7AE1"/>
    <w:rsid w:val="00EA7D00"/>
    <w:rsid w:val="00EA7DB9"/>
    <w:rsid w:val="00EB0952"/>
    <w:rsid w:val="00EB09BA"/>
    <w:rsid w:val="00EB0A76"/>
    <w:rsid w:val="00EB13EC"/>
    <w:rsid w:val="00EB1489"/>
    <w:rsid w:val="00EB180B"/>
    <w:rsid w:val="00EB1833"/>
    <w:rsid w:val="00EB193A"/>
    <w:rsid w:val="00EB2091"/>
    <w:rsid w:val="00EB2179"/>
    <w:rsid w:val="00EB272E"/>
    <w:rsid w:val="00EB279E"/>
    <w:rsid w:val="00EB298C"/>
    <w:rsid w:val="00EB2D41"/>
    <w:rsid w:val="00EB2E14"/>
    <w:rsid w:val="00EB30BA"/>
    <w:rsid w:val="00EB3145"/>
    <w:rsid w:val="00EB3194"/>
    <w:rsid w:val="00EB345F"/>
    <w:rsid w:val="00EB35E1"/>
    <w:rsid w:val="00EB37C2"/>
    <w:rsid w:val="00EB3EFC"/>
    <w:rsid w:val="00EB44EA"/>
    <w:rsid w:val="00EB45CE"/>
    <w:rsid w:val="00EB4CDC"/>
    <w:rsid w:val="00EB54C0"/>
    <w:rsid w:val="00EB56B3"/>
    <w:rsid w:val="00EB57B7"/>
    <w:rsid w:val="00EB6377"/>
    <w:rsid w:val="00EB63CA"/>
    <w:rsid w:val="00EB6522"/>
    <w:rsid w:val="00EB68B6"/>
    <w:rsid w:val="00EB68BB"/>
    <w:rsid w:val="00EB6A4A"/>
    <w:rsid w:val="00EB6B52"/>
    <w:rsid w:val="00EB6CFA"/>
    <w:rsid w:val="00EB6FE5"/>
    <w:rsid w:val="00EB7895"/>
    <w:rsid w:val="00EB7E82"/>
    <w:rsid w:val="00EC016E"/>
    <w:rsid w:val="00EC0786"/>
    <w:rsid w:val="00EC07ED"/>
    <w:rsid w:val="00EC14AE"/>
    <w:rsid w:val="00EC1873"/>
    <w:rsid w:val="00EC1B7A"/>
    <w:rsid w:val="00EC1BAE"/>
    <w:rsid w:val="00EC237C"/>
    <w:rsid w:val="00EC27F4"/>
    <w:rsid w:val="00EC3518"/>
    <w:rsid w:val="00EC3C3E"/>
    <w:rsid w:val="00EC3C57"/>
    <w:rsid w:val="00EC3C99"/>
    <w:rsid w:val="00EC439D"/>
    <w:rsid w:val="00EC45C9"/>
    <w:rsid w:val="00EC4A9F"/>
    <w:rsid w:val="00EC5D38"/>
    <w:rsid w:val="00EC5E01"/>
    <w:rsid w:val="00EC6BDF"/>
    <w:rsid w:val="00EC6BF8"/>
    <w:rsid w:val="00EC6CEF"/>
    <w:rsid w:val="00EC7545"/>
    <w:rsid w:val="00EC75F6"/>
    <w:rsid w:val="00EC7C9A"/>
    <w:rsid w:val="00EC7DE5"/>
    <w:rsid w:val="00EC7ED6"/>
    <w:rsid w:val="00ED01D2"/>
    <w:rsid w:val="00ED0617"/>
    <w:rsid w:val="00ED0D60"/>
    <w:rsid w:val="00ED0ECF"/>
    <w:rsid w:val="00ED1AC2"/>
    <w:rsid w:val="00ED1D47"/>
    <w:rsid w:val="00ED1F86"/>
    <w:rsid w:val="00ED22B8"/>
    <w:rsid w:val="00ED2447"/>
    <w:rsid w:val="00ED3520"/>
    <w:rsid w:val="00ED3C3E"/>
    <w:rsid w:val="00ED3F07"/>
    <w:rsid w:val="00ED458B"/>
    <w:rsid w:val="00ED45FB"/>
    <w:rsid w:val="00ED4718"/>
    <w:rsid w:val="00ED48CA"/>
    <w:rsid w:val="00ED4BF1"/>
    <w:rsid w:val="00ED5A0D"/>
    <w:rsid w:val="00ED5B35"/>
    <w:rsid w:val="00ED60E5"/>
    <w:rsid w:val="00ED624C"/>
    <w:rsid w:val="00ED6736"/>
    <w:rsid w:val="00ED6829"/>
    <w:rsid w:val="00ED6D0E"/>
    <w:rsid w:val="00ED72C4"/>
    <w:rsid w:val="00ED7323"/>
    <w:rsid w:val="00ED74EF"/>
    <w:rsid w:val="00ED771D"/>
    <w:rsid w:val="00EE01B9"/>
    <w:rsid w:val="00EE0E08"/>
    <w:rsid w:val="00EE108C"/>
    <w:rsid w:val="00EE1203"/>
    <w:rsid w:val="00EE1733"/>
    <w:rsid w:val="00EE1840"/>
    <w:rsid w:val="00EE199A"/>
    <w:rsid w:val="00EE1AD0"/>
    <w:rsid w:val="00EE2069"/>
    <w:rsid w:val="00EE2E40"/>
    <w:rsid w:val="00EE31B0"/>
    <w:rsid w:val="00EE3ADF"/>
    <w:rsid w:val="00EE3FEB"/>
    <w:rsid w:val="00EE423E"/>
    <w:rsid w:val="00EE448A"/>
    <w:rsid w:val="00EE4B68"/>
    <w:rsid w:val="00EE52B1"/>
    <w:rsid w:val="00EE53CF"/>
    <w:rsid w:val="00EE565E"/>
    <w:rsid w:val="00EE5986"/>
    <w:rsid w:val="00EE5A92"/>
    <w:rsid w:val="00EE5B52"/>
    <w:rsid w:val="00EE5BF3"/>
    <w:rsid w:val="00EE5EF8"/>
    <w:rsid w:val="00EE63E8"/>
    <w:rsid w:val="00EE6664"/>
    <w:rsid w:val="00EE73C9"/>
    <w:rsid w:val="00EE75C0"/>
    <w:rsid w:val="00EE7C4E"/>
    <w:rsid w:val="00EE7DC7"/>
    <w:rsid w:val="00EE7E25"/>
    <w:rsid w:val="00EF028E"/>
    <w:rsid w:val="00EF036E"/>
    <w:rsid w:val="00EF0C41"/>
    <w:rsid w:val="00EF12A0"/>
    <w:rsid w:val="00EF1654"/>
    <w:rsid w:val="00EF18C4"/>
    <w:rsid w:val="00EF18E4"/>
    <w:rsid w:val="00EF18FD"/>
    <w:rsid w:val="00EF1A14"/>
    <w:rsid w:val="00EF1D11"/>
    <w:rsid w:val="00EF1D86"/>
    <w:rsid w:val="00EF21A7"/>
    <w:rsid w:val="00EF238C"/>
    <w:rsid w:val="00EF2D8B"/>
    <w:rsid w:val="00EF2EDA"/>
    <w:rsid w:val="00EF32AD"/>
    <w:rsid w:val="00EF363F"/>
    <w:rsid w:val="00EF3929"/>
    <w:rsid w:val="00EF3A21"/>
    <w:rsid w:val="00EF3A70"/>
    <w:rsid w:val="00EF427B"/>
    <w:rsid w:val="00EF45B9"/>
    <w:rsid w:val="00EF52B4"/>
    <w:rsid w:val="00EF5AB0"/>
    <w:rsid w:val="00EF5F12"/>
    <w:rsid w:val="00EF61A3"/>
    <w:rsid w:val="00EF634C"/>
    <w:rsid w:val="00EF6730"/>
    <w:rsid w:val="00EF6816"/>
    <w:rsid w:val="00EF79E3"/>
    <w:rsid w:val="00EF7E2E"/>
    <w:rsid w:val="00F00B4C"/>
    <w:rsid w:val="00F01621"/>
    <w:rsid w:val="00F016D6"/>
    <w:rsid w:val="00F0196F"/>
    <w:rsid w:val="00F019E5"/>
    <w:rsid w:val="00F021BE"/>
    <w:rsid w:val="00F022F0"/>
    <w:rsid w:val="00F0248F"/>
    <w:rsid w:val="00F0249F"/>
    <w:rsid w:val="00F0280E"/>
    <w:rsid w:val="00F02F76"/>
    <w:rsid w:val="00F0343B"/>
    <w:rsid w:val="00F036F2"/>
    <w:rsid w:val="00F03770"/>
    <w:rsid w:val="00F03C73"/>
    <w:rsid w:val="00F041C3"/>
    <w:rsid w:val="00F043AE"/>
    <w:rsid w:val="00F046A4"/>
    <w:rsid w:val="00F046BE"/>
    <w:rsid w:val="00F04729"/>
    <w:rsid w:val="00F047C3"/>
    <w:rsid w:val="00F048F3"/>
    <w:rsid w:val="00F04A35"/>
    <w:rsid w:val="00F04B2C"/>
    <w:rsid w:val="00F04CC9"/>
    <w:rsid w:val="00F05760"/>
    <w:rsid w:val="00F05812"/>
    <w:rsid w:val="00F06C18"/>
    <w:rsid w:val="00F07017"/>
    <w:rsid w:val="00F07735"/>
    <w:rsid w:val="00F0794E"/>
    <w:rsid w:val="00F07C5B"/>
    <w:rsid w:val="00F07CDC"/>
    <w:rsid w:val="00F10E33"/>
    <w:rsid w:val="00F11FEB"/>
    <w:rsid w:val="00F1202B"/>
    <w:rsid w:val="00F12202"/>
    <w:rsid w:val="00F12705"/>
    <w:rsid w:val="00F12B6A"/>
    <w:rsid w:val="00F13236"/>
    <w:rsid w:val="00F1351B"/>
    <w:rsid w:val="00F13775"/>
    <w:rsid w:val="00F13C60"/>
    <w:rsid w:val="00F13CC4"/>
    <w:rsid w:val="00F146C7"/>
    <w:rsid w:val="00F14737"/>
    <w:rsid w:val="00F1488D"/>
    <w:rsid w:val="00F14AC6"/>
    <w:rsid w:val="00F14DBC"/>
    <w:rsid w:val="00F151C0"/>
    <w:rsid w:val="00F15A59"/>
    <w:rsid w:val="00F1647F"/>
    <w:rsid w:val="00F1651F"/>
    <w:rsid w:val="00F1672E"/>
    <w:rsid w:val="00F168F4"/>
    <w:rsid w:val="00F16966"/>
    <w:rsid w:val="00F16F9A"/>
    <w:rsid w:val="00F17452"/>
    <w:rsid w:val="00F17617"/>
    <w:rsid w:val="00F17696"/>
    <w:rsid w:val="00F17A8C"/>
    <w:rsid w:val="00F17E00"/>
    <w:rsid w:val="00F2061C"/>
    <w:rsid w:val="00F2074A"/>
    <w:rsid w:val="00F20EB1"/>
    <w:rsid w:val="00F20FB7"/>
    <w:rsid w:val="00F21381"/>
    <w:rsid w:val="00F213FA"/>
    <w:rsid w:val="00F218B3"/>
    <w:rsid w:val="00F21D9E"/>
    <w:rsid w:val="00F22731"/>
    <w:rsid w:val="00F229F7"/>
    <w:rsid w:val="00F22BCF"/>
    <w:rsid w:val="00F2373C"/>
    <w:rsid w:val="00F24015"/>
    <w:rsid w:val="00F240F7"/>
    <w:rsid w:val="00F24439"/>
    <w:rsid w:val="00F24884"/>
    <w:rsid w:val="00F2518A"/>
    <w:rsid w:val="00F25683"/>
    <w:rsid w:val="00F25939"/>
    <w:rsid w:val="00F25A4C"/>
    <w:rsid w:val="00F25DCB"/>
    <w:rsid w:val="00F25DDF"/>
    <w:rsid w:val="00F25F93"/>
    <w:rsid w:val="00F26072"/>
    <w:rsid w:val="00F2636E"/>
    <w:rsid w:val="00F26B82"/>
    <w:rsid w:val="00F26E8C"/>
    <w:rsid w:val="00F26F93"/>
    <w:rsid w:val="00F2709E"/>
    <w:rsid w:val="00F273CF"/>
    <w:rsid w:val="00F274BD"/>
    <w:rsid w:val="00F275B0"/>
    <w:rsid w:val="00F277E9"/>
    <w:rsid w:val="00F27F91"/>
    <w:rsid w:val="00F27F9C"/>
    <w:rsid w:val="00F30150"/>
    <w:rsid w:val="00F30AF5"/>
    <w:rsid w:val="00F30F4C"/>
    <w:rsid w:val="00F30FF4"/>
    <w:rsid w:val="00F31088"/>
    <w:rsid w:val="00F310F2"/>
    <w:rsid w:val="00F31B2A"/>
    <w:rsid w:val="00F31B98"/>
    <w:rsid w:val="00F31C85"/>
    <w:rsid w:val="00F31D86"/>
    <w:rsid w:val="00F325FA"/>
    <w:rsid w:val="00F3295B"/>
    <w:rsid w:val="00F33736"/>
    <w:rsid w:val="00F337CD"/>
    <w:rsid w:val="00F338F7"/>
    <w:rsid w:val="00F33AAE"/>
    <w:rsid w:val="00F33B21"/>
    <w:rsid w:val="00F33F75"/>
    <w:rsid w:val="00F34A3B"/>
    <w:rsid w:val="00F353F9"/>
    <w:rsid w:val="00F354E9"/>
    <w:rsid w:val="00F35570"/>
    <w:rsid w:val="00F35F41"/>
    <w:rsid w:val="00F35F64"/>
    <w:rsid w:val="00F3619D"/>
    <w:rsid w:val="00F3635D"/>
    <w:rsid w:val="00F36571"/>
    <w:rsid w:val="00F36816"/>
    <w:rsid w:val="00F37610"/>
    <w:rsid w:val="00F37ACE"/>
    <w:rsid w:val="00F40396"/>
    <w:rsid w:val="00F40561"/>
    <w:rsid w:val="00F40A7E"/>
    <w:rsid w:val="00F41186"/>
    <w:rsid w:val="00F41375"/>
    <w:rsid w:val="00F41917"/>
    <w:rsid w:val="00F41EA0"/>
    <w:rsid w:val="00F41FFB"/>
    <w:rsid w:val="00F420BC"/>
    <w:rsid w:val="00F429F6"/>
    <w:rsid w:val="00F42DFC"/>
    <w:rsid w:val="00F43559"/>
    <w:rsid w:val="00F43BE6"/>
    <w:rsid w:val="00F44BF8"/>
    <w:rsid w:val="00F44C70"/>
    <w:rsid w:val="00F45168"/>
    <w:rsid w:val="00F451F0"/>
    <w:rsid w:val="00F45564"/>
    <w:rsid w:val="00F459EF"/>
    <w:rsid w:val="00F4653F"/>
    <w:rsid w:val="00F4665F"/>
    <w:rsid w:val="00F46A1F"/>
    <w:rsid w:val="00F46D55"/>
    <w:rsid w:val="00F470D8"/>
    <w:rsid w:val="00F47889"/>
    <w:rsid w:val="00F47B86"/>
    <w:rsid w:val="00F503E8"/>
    <w:rsid w:val="00F50B9E"/>
    <w:rsid w:val="00F50BCD"/>
    <w:rsid w:val="00F514C0"/>
    <w:rsid w:val="00F516FF"/>
    <w:rsid w:val="00F51B1E"/>
    <w:rsid w:val="00F51C24"/>
    <w:rsid w:val="00F51EAA"/>
    <w:rsid w:val="00F5231A"/>
    <w:rsid w:val="00F5274D"/>
    <w:rsid w:val="00F530CA"/>
    <w:rsid w:val="00F532DE"/>
    <w:rsid w:val="00F539A1"/>
    <w:rsid w:val="00F53B12"/>
    <w:rsid w:val="00F53CFF"/>
    <w:rsid w:val="00F53D4A"/>
    <w:rsid w:val="00F53E43"/>
    <w:rsid w:val="00F53F0B"/>
    <w:rsid w:val="00F541DC"/>
    <w:rsid w:val="00F54551"/>
    <w:rsid w:val="00F5470B"/>
    <w:rsid w:val="00F54B7F"/>
    <w:rsid w:val="00F54B94"/>
    <w:rsid w:val="00F54E2F"/>
    <w:rsid w:val="00F54F77"/>
    <w:rsid w:val="00F55E33"/>
    <w:rsid w:val="00F56588"/>
    <w:rsid w:val="00F565CC"/>
    <w:rsid w:val="00F5694F"/>
    <w:rsid w:val="00F56C00"/>
    <w:rsid w:val="00F57018"/>
    <w:rsid w:val="00F57094"/>
    <w:rsid w:val="00F57548"/>
    <w:rsid w:val="00F57583"/>
    <w:rsid w:val="00F57668"/>
    <w:rsid w:val="00F57D17"/>
    <w:rsid w:val="00F60014"/>
    <w:rsid w:val="00F604A6"/>
    <w:rsid w:val="00F61E06"/>
    <w:rsid w:val="00F61E0D"/>
    <w:rsid w:val="00F61ED0"/>
    <w:rsid w:val="00F630DD"/>
    <w:rsid w:val="00F63139"/>
    <w:rsid w:val="00F63149"/>
    <w:rsid w:val="00F637B0"/>
    <w:rsid w:val="00F64385"/>
    <w:rsid w:val="00F64495"/>
    <w:rsid w:val="00F64691"/>
    <w:rsid w:val="00F64764"/>
    <w:rsid w:val="00F64D05"/>
    <w:rsid w:val="00F65453"/>
    <w:rsid w:val="00F65741"/>
    <w:rsid w:val="00F658BE"/>
    <w:rsid w:val="00F65ABA"/>
    <w:rsid w:val="00F662AB"/>
    <w:rsid w:val="00F66426"/>
    <w:rsid w:val="00F667A6"/>
    <w:rsid w:val="00F66E20"/>
    <w:rsid w:val="00F671D0"/>
    <w:rsid w:val="00F7040D"/>
    <w:rsid w:val="00F70580"/>
    <w:rsid w:val="00F705A4"/>
    <w:rsid w:val="00F708F1"/>
    <w:rsid w:val="00F70BBF"/>
    <w:rsid w:val="00F70E5B"/>
    <w:rsid w:val="00F71286"/>
    <w:rsid w:val="00F7151C"/>
    <w:rsid w:val="00F7174E"/>
    <w:rsid w:val="00F7193E"/>
    <w:rsid w:val="00F71B1C"/>
    <w:rsid w:val="00F71CF7"/>
    <w:rsid w:val="00F726B6"/>
    <w:rsid w:val="00F72AE7"/>
    <w:rsid w:val="00F72AF9"/>
    <w:rsid w:val="00F72D47"/>
    <w:rsid w:val="00F72E97"/>
    <w:rsid w:val="00F73367"/>
    <w:rsid w:val="00F73DCF"/>
    <w:rsid w:val="00F73FB8"/>
    <w:rsid w:val="00F741B9"/>
    <w:rsid w:val="00F7472E"/>
    <w:rsid w:val="00F74746"/>
    <w:rsid w:val="00F7494E"/>
    <w:rsid w:val="00F74F39"/>
    <w:rsid w:val="00F751E6"/>
    <w:rsid w:val="00F7532E"/>
    <w:rsid w:val="00F756AD"/>
    <w:rsid w:val="00F75F2C"/>
    <w:rsid w:val="00F760B6"/>
    <w:rsid w:val="00F7615E"/>
    <w:rsid w:val="00F769B9"/>
    <w:rsid w:val="00F76C86"/>
    <w:rsid w:val="00F77236"/>
    <w:rsid w:val="00F77472"/>
    <w:rsid w:val="00F77A14"/>
    <w:rsid w:val="00F77B9B"/>
    <w:rsid w:val="00F77D11"/>
    <w:rsid w:val="00F80067"/>
    <w:rsid w:val="00F8043B"/>
    <w:rsid w:val="00F80BC6"/>
    <w:rsid w:val="00F811B8"/>
    <w:rsid w:val="00F817D8"/>
    <w:rsid w:val="00F827B8"/>
    <w:rsid w:val="00F82851"/>
    <w:rsid w:val="00F8298D"/>
    <w:rsid w:val="00F82C82"/>
    <w:rsid w:val="00F830ED"/>
    <w:rsid w:val="00F83933"/>
    <w:rsid w:val="00F83995"/>
    <w:rsid w:val="00F83C6E"/>
    <w:rsid w:val="00F83E38"/>
    <w:rsid w:val="00F84096"/>
    <w:rsid w:val="00F84316"/>
    <w:rsid w:val="00F849C9"/>
    <w:rsid w:val="00F84E44"/>
    <w:rsid w:val="00F858D7"/>
    <w:rsid w:val="00F85DDA"/>
    <w:rsid w:val="00F86507"/>
    <w:rsid w:val="00F866D6"/>
    <w:rsid w:val="00F867B0"/>
    <w:rsid w:val="00F86BE8"/>
    <w:rsid w:val="00F86C79"/>
    <w:rsid w:val="00F876CA"/>
    <w:rsid w:val="00F87AD3"/>
    <w:rsid w:val="00F87E43"/>
    <w:rsid w:val="00F901BF"/>
    <w:rsid w:val="00F90579"/>
    <w:rsid w:val="00F90B44"/>
    <w:rsid w:val="00F90F84"/>
    <w:rsid w:val="00F9109E"/>
    <w:rsid w:val="00F9214E"/>
    <w:rsid w:val="00F9253B"/>
    <w:rsid w:val="00F92587"/>
    <w:rsid w:val="00F92960"/>
    <w:rsid w:val="00F92C72"/>
    <w:rsid w:val="00F93CE7"/>
    <w:rsid w:val="00F94038"/>
    <w:rsid w:val="00F940DD"/>
    <w:rsid w:val="00F94175"/>
    <w:rsid w:val="00F94625"/>
    <w:rsid w:val="00F949EB"/>
    <w:rsid w:val="00F94B62"/>
    <w:rsid w:val="00F94E22"/>
    <w:rsid w:val="00F95023"/>
    <w:rsid w:val="00F953E3"/>
    <w:rsid w:val="00F95504"/>
    <w:rsid w:val="00F95A80"/>
    <w:rsid w:val="00F966F7"/>
    <w:rsid w:val="00F96719"/>
    <w:rsid w:val="00F969BF"/>
    <w:rsid w:val="00F969F2"/>
    <w:rsid w:val="00F974EA"/>
    <w:rsid w:val="00F9757C"/>
    <w:rsid w:val="00F97641"/>
    <w:rsid w:val="00F97775"/>
    <w:rsid w:val="00F97CFD"/>
    <w:rsid w:val="00F97D84"/>
    <w:rsid w:val="00FA015B"/>
    <w:rsid w:val="00FA0596"/>
    <w:rsid w:val="00FA0896"/>
    <w:rsid w:val="00FA09BE"/>
    <w:rsid w:val="00FA10AB"/>
    <w:rsid w:val="00FA1207"/>
    <w:rsid w:val="00FA1908"/>
    <w:rsid w:val="00FA1915"/>
    <w:rsid w:val="00FA1E81"/>
    <w:rsid w:val="00FA20CF"/>
    <w:rsid w:val="00FA2F86"/>
    <w:rsid w:val="00FA30A4"/>
    <w:rsid w:val="00FA3105"/>
    <w:rsid w:val="00FA413C"/>
    <w:rsid w:val="00FA4308"/>
    <w:rsid w:val="00FA43EC"/>
    <w:rsid w:val="00FA4C90"/>
    <w:rsid w:val="00FA4FEF"/>
    <w:rsid w:val="00FA5182"/>
    <w:rsid w:val="00FA53BC"/>
    <w:rsid w:val="00FA586E"/>
    <w:rsid w:val="00FA5AB7"/>
    <w:rsid w:val="00FA5B3F"/>
    <w:rsid w:val="00FA5D68"/>
    <w:rsid w:val="00FA5DC8"/>
    <w:rsid w:val="00FA63DB"/>
    <w:rsid w:val="00FA6417"/>
    <w:rsid w:val="00FA67F5"/>
    <w:rsid w:val="00FA6800"/>
    <w:rsid w:val="00FA6C04"/>
    <w:rsid w:val="00FA7112"/>
    <w:rsid w:val="00FA7141"/>
    <w:rsid w:val="00FA7391"/>
    <w:rsid w:val="00FB0147"/>
    <w:rsid w:val="00FB0570"/>
    <w:rsid w:val="00FB1394"/>
    <w:rsid w:val="00FB1EB8"/>
    <w:rsid w:val="00FB2424"/>
    <w:rsid w:val="00FB2AE2"/>
    <w:rsid w:val="00FB2D52"/>
    <w:rsid w:val="00FB2F99"/>
    <w:rsid w:val="00FB2FDF"/>
    <w:rsid w:val="00FB360C"/>
    <w:rsid w:val="00FB397B"/>
    <w:rsid w:val="00FB3AAF"/>
    <w:rsid w:val="00FB3C9F"/>
    <w:rsid w:val="00FB40A8"/>
    <w:rsid w:val="00FB4901"/>
    <w:rsid w:val="00FB4DB4"/>
    <w:rsid w:val="00FB5892"/>
    <w:rsid w:val="00FB6460"/>
    <w:rsid w:val="00FB650A"/>
    <w:rsid w:val="00FB680B"/>
    <w:rsid w:val="00FB6D70"/>
    <w:rsid w:val="00FB6EA6"/>
    <w:rsid w:val="00FB6F97"/>
    <w:rsid w:val="00FB6FC1"/>
    <w:rsid w:val="00FB7472"/>
    <w:rsid w:val="00FB7631"/>
    <w:rsid w:val="00FB7CD3"/>
    <w:rsid w:val="00FB7D35"/>
    <w:rsid w:val="00FC0656"/>
    <w:rsid w:val="00FC0750"/>
    <w:rsid w:val="00FC084E"/>
    <w:rsid w:val="00FC0A38"/>
    <w:rsid w:val="00FC0F39"/>
    <w:rsid w:val="00FC10C5"/>
    <w:rsid w:val="00FC1551"/>
    <w:rsid w:val="00FC1D2D"/>
    <w:rsid w:val="00FC1FA1"/>
    <w:rsid w:val="00FC25BA"/>
    <w:rsid w:val="00FC2B6A"/>
    <w:rsid w:val="00FC2C5D"/>
    <w:rsid w:val="00FC3030"/>
    <w:rsid w:val="00FC3466"/>
    <w:rsid w:val="00FC3F12"/>
    <w:rsid w:val="00FC4335"/>
    <w:rsid w:val="00FC44DF"/>
    <w:rsid w:val="00FC4602"/>
    <w:rsid w:val="00FC4B9F"/>
    <w:rsid w:val="00FC5402"/>
    <w:rsid w:val="00FC566E"/>
    <w:rsid w:val="00FC6892"/>
    <w:rsid w:val="00FC6989"/>
    <w:rsid w:val="00FC69EC"/>
    <w:rsid w:val="00FC6C88"/>
    <w:rsid w:val="00FC6EEB"/>
    <w:rsid w:val="00FC7352"/>
    <w:rsid w:val="00FC73DD"/>
    <w:rsid w:val="00FC7629"/>
    <w:rsid w:val="00FD0432"/>
    <w:rsid w:val="00FD0764"/>
    <w:rsid w:val="00FD0D36"/>
    <w:rsid w:val="00FD1260"/>
    <w:rsid w:val="00FD135E"/>
    <w:rsid w:val="00FD1395"/>
    <w:rsid w:val="00FD144C"/>
    <w:rsid w:val="00FD1BBB"/>
    <w:rsid w:val="00FD229F"/>
    <w:rsid w:val="00FD24A0"/>
    <w:rsid w:val="00FD29A7"/>
    <w:rsid w:val="00FD2ACB"/>
    <w:rsid w:val="00FD2DC5"/>
    <w:rsid w:val="00FD30E6"/>
    <w:rsid w:val="00FD3316"/>
    <w:rsid w:val="00FD343B"/>
    <w:rsid w:val="00FD34EB"/>
    <w:rsid w:val="00FD3510"/>
    <w:rsid w:val="00FD355B"/>
    <w:rsid w:val="00FD3842"/>
    <w:rsid w:val="00FD3E4D"/>
    <w:rsid w:val="00FD41EB"/>
    <w:rsid w:val="00FD4613"/>
    <w:rsid w:val="00FD4CE3"/>
    <w:rsid w:val="00FD4E7F"/>
    <w:rsid w:val="00FD4E9D"/>
    <w:rsid w:val="00FD52D5"/>
    <w:rsid w:val="00FD6559"/>
    <w:rsid w:val="00FD679B"/>
    <w:rsid w:val="00FD6C8D"/>
    <w:rsid w:val="00FD7101"/>
    <w:rsid w:val="00FD71EE"/>
    <w:rsid w:val="00FD7AE0"/>
    <w:rsid w:val="00FD7B15"/>
    <w:rsid w:val="00FD7EAA"/>
    <w:rsid w:val="00FD7F2E"/>
    <w:rsid w:val="00FD7FAE"/>
    <w:rsid w:val="00FE03EF"/>
    <w:rsid w:val="00FE048F"/>
    <w:rsid w:val="00FE0518"/>
    <w:rsid w:val="00FE0A46"/>
    <w:rsid w:val="00FE0B26"/>
    <w:rsid w:val="00FE0B75"/>
    <w:rsid w:val="00FE0F0A"/>
    <w:rsid w:val="00FE0FA0"/>
    <w:rsid w:val="00FE1195"/>
    <w:rsid w:val="00FE13D8"/>
    <w:rsid w:val="00FE179C"/>
    <w:rsid w:val="00FE22BB"/>
    <w:rsid w:val="00FE23EF"/>
    <w:rsid w:val="00FE291B"/>
    <w:rsid w:val="00FE2B47"/>
    <w:rsid w:val="00FE2E48"/>
    <w:rsid w:val="00FE3018"/>
    <w:rsid w:val="00FE3305"/>
    <w:rsid w:val="00FE34B6"/>
    <w:rsid w:val="00FE352D"/>
    <w:rsid w:val="00FE367F"/>
    <w:rsid w:val="00FE36B3"/>
    <w:rsid w:val="00FE44FA"/>
    <w:rsid w:val="00FE4E45"/>
    <w:rsid w:val="00FE4E6A"/>
    <w:rsid w:val="00FE53DF"/>
    <w:rsid w:val="00FE67CA"/>
    <w:rsid w:val="00FE6FB1"/>
    <w:rsid w:val="00FE70C5"/>
    <w:rsid w:val="00FE73BF"/>
    <w:rsid w:val="00FE7A43"/>
    <w:rsid w:val="00FE7CDA"/>
    <w:rsid w:val="00FE7DB1"/>
    <w:rsid w:val="00FF039C"/>
    <w:rsid w:val="00FF14F9"/>
    <w:rsid w:val="00FF16EF"/>
    <w:rsid w:val="00FF27F1"/>
    <w:rsid w:val="00FF2B8D"/>
    <w:rsid w:val="00FF2C25"/>
    <w:rsid w:val="00FF2DA8"/>
    <w:rsid w:val="00FF2EB9"/>
    <w:rsid w:val="00FF3206"/>
    <w:rsid w:val="00FF3795"/>
    <w:rsid w:val="00FF3811"/>
    <w:rsid w:val="00FF3AA1"/>
    <w:rsid w:val="00FF3CD1"/>
    <w:rsid w:val="00FF49FD"/>
    <w:rsid w:val="00FF4D0B"/>
    <w:rsid w:val="00FF4E25"/>
    <w:rsid w:val="00FF5037"/>
    <w:rsid w:val="00FF5461"/>
    <w:rsid w:val="00FF5D1E"/>
    <w:rsid w:val="00FF5FC9"/>
    <w:rsid w:val="00FF6014"/>
    <w:rsid w:val="00FF6215"/>
    <w:rsid w:val="00FF6E67"/>
    <w:rsid w:val="00FF7243"/>
    <w:rsid w:val="00FF7571"/>
    <w:rsid w:val="00FF77B2"/>
    <w:rsid w:val="00FF7867"/>
    <w:rsid w:val="00FF7897"/>
    <w:rsid w:val="00FF7AB4"/>
    <w:rsid w:val="00FF7C2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27BB4C7D"/>
  <w15:docId w15:val="{416246B9-CDC0-4BC7-8590-6B63CDE79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lsdException w:name="page number" w:semiHidden="1" w:uiPriority="0"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451D4"/>
    <w:rPr>
      <w:rFonts w:eastAsia="Times New Roman"/>
    </w:rPr>
  </w:style>
  <w:style w:type="paragraph" w:styleId="Heading1">
    <w:name w:val="heading 1"/>
    <w:basedOn w:val="Normal"/>
    <w:next w:val="Normal"/>
    <w:link w:val="Heading1Char"/>
    <w:rsid w:val="005451D4"/>
    <w:pPr>
      <w:keepNext/>
      <w:keepLines/>
      <w:jc w:val="center"/>
      <w:outlineLvl w:val="0"/>
    </w:pPr>
    <w:rPr>
      <w:rFonts w:eastAsiaTheme="majorEastAsia" w:cstheme="majorBidi"/>
      <w:b/>
      <w:sz w:val="24"/>
      <w:szCs w:val="32"/>
    </w:rPr>
  </w:style>
  <w:style w:type="paragraph" w:styleId="Heading2">
    <w:name w:val="heading 2"/>
    <w:next w:val="Normal"/>
    <w:link w:val="Heading2Char"/>
    <w:qFormat/>
    <w:rsid w:val="005451D4"/>
    <w:pPr>
      <w:keepNext/>
      <w:keepLines/>
      <w:widowControl/>
      <w:spacing w:line="259" w:lineRule="auto"/>
      <w:outlineLvl w:val="1"/>
    </w:pPr>
    <w:rPr>
      <w:rFonts w:eastAsiaTheme="majorEastAsia" w:cstheme="majorBidi"/>
      <w:b/>
      <w:szCs w:val="26"/>
      <w:lang w:eastAsia="en-US"/>
    </w:rPr>
  </w:style>
  <w:style w:type="paragraph" w:styleId="Heading3">
    <w:name w:val="heading 3"/>
    <w:next w:val="Normal"/>
    <w:link w:val="Heading3Char"/>
    <w:qFormat/>
    <w:rsid w:val="005451D4"/>
    <w:pPr>
      <w:keepNext/>
      <w:keepLines/>
      <w:widowControl/>
      <w:spacing w:line="259" w:lineRule="auto"/>
      <w:outlineLvl w:val="2"/>
    </w:pPr>
    <w:rPr>
      <w:rFonts w:eastAsiaTheme="majorEastAsia" w:cstheme="majorBidi"/>
      <w:b/>
      <w:i/>
      <w:szCs w:val="24"/>
      <w:lang w:eastAsia="en-US"/>
    </w:rPr>
  </w:style>
  <w:style w:type="paragraph" w:styleId="Heading4">
    <w:name w:val="heading 4"/>
    <w:next w:val="Normal"/>
    <w:link w:val="Heading4Char"/>
    <w:qFormat/>
    <w:rsid w:val="005451D4"/>
    <w:pPr>
      <w:keepNext/>
      <w:keepLines/>
      <w:widowControl/>
      <w:spacing w:line="259" w:lineRule="auto"/>
      <w:outlineLvl w:val="3"/>
    </w:pPr>
    <w:rPr>
      <w:rFonts w:eastAsiaTheme="majorEastAsia" w:cstheme="majorBidi"/>
      <w:i/>
      <w:iCs/>
      <w:lang w:eastAsia="en-US"/>
    </w:rPr>
  </w:style>
  <w:style w:type="paragraph" w:styleId="Heading5">
    <w:name w:val="heading 5"/>
    <w:next w:val="Normal"/>
    <w:link w:val="Heading5Char"/>
    <w:qFormat/>
    <w:rsid w:val="005451D4"/>
    <w:pPr>
      <w:keepNext/>
      <w:keepLines/>
      <w:widowControl/>
      <w:spacing w:line="259" w:lineRule="auto"/>
      <w:outlineLvl w:val="4"/>
    </w:pPr>
    <w:rPr>
      <w:rFonts w:eastAsiaTheme="majorEastAsia" w:cstheme="majorBidi"/>
      <w:i/>
      <w:lang w:eastAsia="en-US"/>
    </w:rPr>
  </w:style>
  <w:style w:type="paragraph" w:styleId="Heading6">
    <w:name w:val="heading 6"/>
    <w:aliases w:val="Heading 6 - highlights"/>
    <w:basedOn w:val="Normal"/>
    <w:next w:val="Normal"/>
    <w:link w:val="Heading6Char"/>
    <w:uiPriority w:val="9"/>
    <w:qFormat/>
    <w:rsid w:val="005451D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451D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451D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51D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1">
    <w:name w:val="1"/>
    <w:basedOn w:val="TableNormal"/>
    <w:rsid w:val="00CB5761"/>
    <w:tblPr>
      <w:tblStyleRowBandSize w:val="1"/>
      <w:tblStyleColBandSize w:val="1"/>
      <w:tblCellMar>
        <w:top w:w="28" w:type="dxa"/>
        <w:left w:w="28" w:type="dxa"/>
        <w:bottom w:w="28" w:type="dxa"/>
        <w:right w:w="28" w:type="dxa"/>
      </w:tblCellMar>
    </w:tblPr>
  </w:style>
  <w:style w:type="character" w:customStyle="1" w:styleId="Titre7Car">
    <w:name w:val="Titre 7 Car"/>
    <w:basedOn w:val="DefaultParagraphFont"/>
    <w:uiPriority w:val="9"/>
    <w:semiHidden/>
    <w:rsid w:val="00E457C1"/>
    <w:rPr>
      <w:rFonts w:asciiTheme="majorHAnsi" w:eastAsiaTheme="majorEastAsia" w:hAnsiTheme="majorHAnsi" w:cstheme="majorBidi"/>
      <w:i/>
      <w:iCs/>
      <w:color w:val="1F4D78" w:themeColor="accent1" w:themeShade="7F"/>
    </w:rPr>
  </w:style>
  <w:style w:type="character" w:customStyle="1" w:styleId="Titre8Car">
    <w:name w:val="Titre 8 Car"/>
    <w:basedOn w:val="DefaultParagraphFont"/>
    <w:uiPriority w:val="9"/>
    <w:semiHidden/>
    <w:rsid w:val="00E457C1"/>
    <w:rPr>
      <w:rFonts w:asciiTheme="majorHAnsi" w:eastAsiaTheme="majorEastAsia" w:hAnsiTheme="majorHAnsi" w:cstheme="majorBidi"/>
      <w:color w:val="272727" w:themeColor="text1" w:themeTint="D8"/>
      <w:sz w:val="21"/>
      <w:szCs w:val="21"/>
    </w:rPr>
  </w:style>
  <w:style w:type="character" w:customStyle="1" w:styleId="Titre9Car">
    <w:name w:val="Titre 9 Car"/>
    <w:basedOn w:val="DefaultParagraphFont"/>
    <w:uiPriority w:val="9"/>
    <w:semiHidden/>
    <w:rsid w:val="00E457C1"/>
    <w:rPr>
      <w:rFonts w:asciiTheme="majorHAnsi" w:eastAsiaTheme="majorEastAsia" w:hAnsiTheme="majorHAnsi" w:cstheme="majorBidi"/>
      <w:i/>
      <w:iCs/>
      <w:color w:val="272727" w:themeColor="text1" w:themeTint="D8"/>
      <w:sz w:val="21"/>
      <w:szCs w:val="21"/>
    </w:rPr>
  </w:style>
  <w:style w:type="character" w:customStyle="1" w:styleId="Titre1Car">
    <w:name w:val="Titre 1 Car"/>
    <w:basedOn w:val="DefaultParagraphFont"/>
    <w:rsid w:val="00E457C1"/>
    <w:rPr>
      <w:rFonts w:eastAsiaTheme="majorEastAsia" w:cstheme="majorBidi"/>
      <w:b/>
      <w:sz w:val="24"/>
      <w:szCs w:val="32"/>
    </w:rPr>
  </w:style>
  <w:style w:type="character" w:customStyle="1" w:styleId="Titre2Car">
    <w:name w:val="Titre 2 Car"/>
    <w:basedOn w:val="DefaultParagraphFont"/>
    <w:rsid w:val="00E457C1"/>
    <w:rPr>
      <w:rFonts w:eastAsiaTheme="majorEastAsia" w:cstheme="majorBidi"/>
      <w:b/>
      <w:szCs w:val="26"/>
      <w:lang w:eastAsia="en-US"/>
    </w:rPr>
  </w:style>
  <w:style w:type="character" w:customStyle="1" w:styleId="Titre3Car">
    <w:name w:val="Titre 3 Car"/>
    <w:basedOn w:val="DefaultParagraphFont"/>
    <w:rsid w:val="00E457C1"/>
    <w:rPr>
      <w:rFonts w:eastAsiaTheme="majorEastAsia" w:cstheme="majorBidi"/>
      <w:b/>
      <w:i/>
      <w:szCs w:val="24"/>
      <w:lang w:eastAsia="en-US"/>
    </w:rPr>
  </w:style>
  <w:style w:type="character" w:customStyle="1" w:styleId="Titre4Car">
    <w:name w:val="Titre 4 Car"/>
    <w:basedOn w:val="DefaultParagraphFont"/>
    <w:rsid w:val="00E457C1"/>
    <w:rPr>
      <w:rFonts w:eastAsiaTheme="majorEastAsia" w:cstheme="majorBidi"/>
      <w:i/>
      <w:iCs/>
      <w:lang w:eastAsia="en-US"/>
    </w:rPr>
  </w:style>
  <w:style w:type="character" w:customStyle="1" w:styleId="Titre5Car">
    <w:name w:val="Titre 5 Car"/>
    <w:basedOn w:val="DefaultParagraphFont"/>
    <w:rsid w:val="00E457C1"/>
    <w:rPr>
      <w:rFonts w:eastAsiaTheme="majorEastAsia" w:cstheme="majorBidi"/>
      <w:i/>
      <w:lang w:eastAsia="en-US"/>
    </w:rPr>
  </w:style>
  <w:style w:type="character" w:customStyle="1" w:styleId="Titre6Car">
    <w:name w:val="Titre 6 Car"/>
    <w:aliases w:val="Heading 6 - highlights Car"/>
    <w:basedOn w:val="DefaultParagraphFont"/>
    <w:uiPriority w:val="9"/>
    <w:rsid w:val="00E457C1"/>
    <w:rPr>
      <w:rFonts w:asciiTheme="majorHAnsi" w:eastAsiaTheme="majorEastAsia" w:hAnsiTheme="majorHAnsi" w:cstheme="majorBidi"/>
      <w:color w:val="1F4D78" w:themeColor="accent1" w:themeShade="7F"/>
    </w:rPr>
  </w:style>
  <w:style w:type="paragraph" w:customStyle="1" w:styleId="AR6Chap3Level0">
    <w:name w:val="AR6 Chap 3 Level 0"/>
    <w:basedOn w:val="Heading1"/>
    <w:next w:val="AR6BodyText"/>
    <w:link w:val="AR6Chap3Level0Car"/>
    <w:qFormat/>
    <w:rsid w:val="005451D4"/>
    <w:pPr>
      <w:numPr>
        <w:numId w:val="9"/>
      </w:numPr>
    </w:pPr>
    <w:rPr>
      <w:lang w:val="en-US"/>
    </w:rPr>
  </w:style>
  <w:style w:type="paragraph" w:customStyle="1" w:styleId="AR6Chap3Level131">
    <w:name w:val="AR6 Chap 3 Level 1 (3.1)"/>
    <w:basedOn w:val="Heading2"/>
    <w:next w:val="AR6BodyText"/>
    <w:link w:val="AR6Chap3Level131Car"/>
    <w:qFormat/>
    <w:rsid w:val="005451D4"/>
    <w:pPr>
      <w:numPr>
        <w:ilvl w:val="1"/>
        <w:numId w:val="9"/>
      </w:numPr>
    </w:pPr>
    <w:rPr>
      <w:lang w:val="en-US"/>
    </w:rPr>
  </w:style>
  <w:style w:type="character" w:customStyle="1" w:styleId="AR6Chap3Level0Car">
    <w:name w:val="AR6 Chap 3 Level 0 Car"/>
    <w:basedOn w:val="Heading1Char"/>
    <w:link w:val="AR6Chap3Level0"/>
    <w:rsid w:val="005451D4"/>
    <w:rPr>
      <w:rFonts w:eastAsiaTheme="majorEastAsia" w:cstheme="majorBidi"/>
      <w:b/>
      <w:sz w:val="24"/>
      <w:szCs w:val="32"/>
      <w:lang w:val="en-US"/>
    </w:rPr>
  </w:style>
  <w:style w:type="paragraph" w:customStyle="1" w:styleId="AR6Chap3Level2311">
    <w:name w:val="AR6 Chap 3 Level 2 (3.1.1)"/>
    <w:basedOn w:val="Heading3"/>
    <w:link w:val="AR6Chap3Level2311Car"/>
    <w:qFormat/>
    <w:rsid w:val="005451D4"/>
    <w:pPr>
      <w:numPr>
        <w:ilvl w:val="2"/>
        <w:numId w:val="9"/>
      </w:numPr>
    </w:pPr>
    <w:rPr>
      <w:lang w:val="en-US"/>
    </w:rPr>
  </w:style>
  <w:style w:type="character" w:customStyle="1" w:styleId="AR6Chap3Level131Car">
    <w:name w:val="AR6 Chap 3 Level 1 (3.1) Car"/>
    <w:basedOn w:val="Heading2Char"/>
    <w:link w:val="AR6Chap3Level131"/>
    <w:rsid w:val="005451D4"/>
    <w:rPr>
      <w:rFonts w:eastAsiaTheme="majorEastAsia" w:cstheme="majorBidi"/>
      <w:b/>
      <w:szCs w:val="26"/>
      <w:lang w:val="en-US" w:eastAsia="en-US"/>
    </w:rPr>
  </w:style>
  <w:style w:type="paragraph" w:customStyle="1" w:styleId="AR6Chap3Level33111">
    <w:name w:val="AR6 Chap 3 Level 3 (3.1.1.1)"/>
    <w:basedOn w:val="AR6BodyText"/>
    <w:next w:val="AR6BodyText"/>
    <w:link w:val="AR6Chap3Level33111Car"/>
    <w:qFormat/>
    <w:rsid w:val="005451D4"/>
    <w:pPr>
      <w:numPr>
        <w:ilvl w:val="3"/>
        <w:numId w:val="9"/>
      </w:numPr>
    </w:pPr>
    <w:rPr>
      <w:rFonts w:cstheme="majorBidi"/>
      <w:i/>
      <w:lang w:val="en-US" w:eastAsia="en-US"/>
    </w:rPr>
  </w:style>
  <w:style w:type="character" w:customStyle="1" w:styleId="AR6Chap3Level2311Car">
    <w:name w:val="AR6 Chap 3 Level 2 (3.1.1) Car"/>
    <w:basedOn w:val="Heading3Char"/>
    <w:link w:val="AR6Chap3Level2311"/>
    <w:rsid w:val="005451D4"/>
    <w:rPr>
      <w:rFonts w:eastAsiaTheme="majorEastAsia" w:cstheme="majorBidi"/>
      <w:b/>
      <w:i/>
      <w:szCs w:val="24"/>
      <w:lang w:val="en-US" w:eastAsia="en-US"/>
    </w:rPr>
  </w:style>
  <w:style w:type="paragraph" w:customStyle="1" w:styleId="AR6Chap3Level431111">
    <w:name w:val="AR6 Chap 3 Level 4 (3.1.1.1.1)"/>
    <w:basedOn w:val="Heading5"/>
    <w:next w:val="AR6BodyText"/>
    <w:link w:val="AR6Chap3Level431111Car"/>
    <w:qFormat/>
    <w:rsid w:val="005451D4"/>
    <w:pPr>
      <w:numPr>
        <w:ilvl w:val="4"/>
        <w:numId w:val="9"/>
      </w:numPr>
    </w:pPr>
    <w:rPr>
      <w:lang w:val="en-US"/>
    </w:rPr>
  </w:style>
  <w:style w:type="character" w:customStyle="1" w:styleId="AR6Chap3Level33111Car">
    <w:name w:val="AR6 Chap 3 Level 3 (3.1.1.1) Car"/>
    <w:basedOn w:val="Heading4Char"/>
    <w:link w:val="AR6Chap3Level33111"/>
    <w:rsid w:val="005451D4"/>
    <w:rPr>
      <w:rFonts w:eastAsia="Times New Roman" w:cstheme="majorBidi"/>
      <w:i/>
      <w:iCs w:val="0"/>
      <w:lang w:val="en-US" w:eastAsia="en-US"/>
    </w:rPr>
  </w:style>
  <w:style w:type="paragraph" w:customStyle="1" w:styleId="AR6BodyText">
    <w:name w:val="AR6 Body Text"/>
    <w:link w:val="AR6BodyTextCar"/>
    <w:qFormat/>
    <w:rsid w:val="005451D4"/>
    <w:rPr>
      <w:rFonts w:eastAsia="Times New Roman"/>
    </w:rPr>
  </w:style>
  <w:style w:type="character" w:customStyle="1" w:styleId="AR6Chap3Level431111Car">
    <w:name w:val="AR6 Chap 3 Level 4 (3.1.1.1.1) Car"/>
    <w:basedOn w:val="Heading5Char"/>
    <w:link w:val="AR6Chap3Level431111"/>
    <w:rsid w:val="005451D4"/>
    <w:rPr>
      <w:rFonts w:eastAsiaTheme="majorEastAsia" w:cstheme="majorBidi"/>
      <w:i/>
      <w:lang w:val="en-US" w:eastAsia="en-US"/>
    </w:rPr>
  </w:style>
  <w:style w:type="paragraph" w:customStyle="1" w:styleId="AR6References">
    <w:name w:val="AR6 References"/>
    <w:basedOn w:val="Normal"/>
    <w:link w:val="AR6ReferencesCar"/>
    <w:qFormat/>
    <w:rsid w:val="005451D4"/>
    <w:rPr>
      <w:sz w:val="20"/>
      <w:szCs w:val="20"/>
      <w:lang w:val="en-US"/>
    </w:rPr>
  </w:style>
  <w:style w:type="character" w:customStyle="1" w:styleId="AR6BodyTextCar">
    <w:name w:val="AR6 Body Text Car"/>
    <w:basedOn w:val="DefaultParagraphFont"/>
    <w:link w:val="AR6BodyText"/>
    <w:rsid w:val="005451D4"/>
    <w:rPr>
      <w:rFonts w:eastAsia="Times New Roman"/>
    </w:rPr>
  </w:style>
  <w:style w:type="paragraph" w:customStyle="1" w:styleId="AR6Chap3Box">
    <w:name w:val="AR6 Chap 3 Box"/>
    <w:basedOn w:val="AR6Chap3Level131"/>
    <w:next w:val="AR6BodyText"/>
    <w:link w:val="AR6Chap3BoxCar"/>
    <w:qFormat/>
    <w:rsid w:val="005451D4"/>
    <w:pPr>
      <w:numPr>
        <w:ilvl w:val="0"/>
        <w:numId w:val="6"/>
      </w:numPr>
      <w:ind w:left="1134" w:hanging="1134"/>
    </w:pPr>
  </w:style>
  <w:style w:type="paragraph" w:customStyle="1" w:styleId="AR6Chap3FAQ">
    <w:name w:val="AR6 Chap 3 FAQ"/>
    <w:basedOn w:val="AR6BodyText"/>
    <w:next w:val="AR6BodyText"/>
    <w:link w:val="AR6Chap3FAQCar"/>
    <w:qFormat/>
    <w:rsid w:val="005451D4"/>
    <w:pPr>
      <w:widowControl/>
      <w:numPr>
        <w:numId w:val="3"/>
      </w:numPr>
      <w:spacing w:line="259" w:lineRule="auto"/>
      <w:ind w:left="1134" w:hanging="1134"/>
    </w:pPr>
    <w:rPr>
      <w:b/>
    </w:rPr>
  </w:style>
  <w:style w:type="character" w:customStyle="1" w:styleId="AR6Chap3BoxCar">
    <w:name w:val="AR6 Chap 3 Box Car"/>
    <w:basedOn w:val="DefaultParagraphFont"/>
    <w:link w:val="AR6Chap3Box"/>
    <w:rsid w:val="005451D4"/>
    <w:rPr>
      <w:rFonts w:eastAsiaTheme="majorEastAsia" w:cstheme="majorBidi"/>
      <w:b/>
      <w:szCs w:val="26"/>
      <w:lang w:val="en-US" w:eastAsia="en-US"/>
    </w:rPr>
  </w:style>
  <w:style w:type="character" w:customStyle="1" w:styleId="AR6Chap3FAQCar">
    <w:name w:val="AR6 Chap 3 FAQ Car"/>
    <w:basedOn w:val="DefaultParagraphFont"/>
    <w:link w:val="AR6Chap3FAQ"/>
    <w:rsid w:val="005451D4"/>
    <w:rPr>
      <w:rFonts w:eastAsia="Times New Roman"/>
      <w:b/>
    </w:rPr>
  </w:style>
  <w:style w:type="character" w:customStyle="1" w:styleId="AR6ReferencesCar">
    <w:name w:val="AR6 References Car"/>
    <w:basedOn w:val="DefaultParagraphFont"/>
    <w:link w:val="AR6References"/>
    <w:rsid w:val="005451D4"/>
    <w:rPr>
      <w:rFonts w:eastAsia="Times New Roman"/>
      <w:sz w:val="20"/>
      <w:szCs w:val="20"/>
      <w:lang w:val="en-US"/>
    </w:rPr>
  </w:style>
  <w:style w:type="paragraph" w:customStyle="1" w:styleId="AR6Chap3Figure">
    <w:name w:val="AR6 Chap 3 Figure"/>
    <w:basedOn w:val="AR6BodyText"/>
    <w:next w:val="AR6BodyText"/>
    <w:link w:val="AR6Chap3FigureCar"/>
    <w:qFormat/>
    <w:rsid w:val="005451D4"/>
    <w:pPr>
      <w:numPr>
        <w:numId w:val="2"/>
      </w:numPr>
    </w:pPr>
    <w:rPr>
      <w:sz w:val="20"/>
      <w:lang w:val="en-US"/>
    </w:rPr>
  </w:style>
  <w:style w:type="paragraph" w:customStyle="1" w:styleId="AR6Chap3Table">
    <w:name w:val="AR6 Chap 3 Table"/>
    <w:basedOn w:val="AR6BodyText"/>
    <w:next w:val="AR6BodyText"/>
    <w:link w:val="AR6Chap3TableCar"/>
    <w:qFormat/>
    <w:rsid w:val="005451D4"/>
    <w:pPr>
      <w:widowControl/>
      <w:numPr>
        <w:numId w:val="1"/>
      </w:numPr>
      <w:tabs>
        <w:tab w:val="left" w:pos="1134"/>
      </w:tabs>
      <w:spacing w:line="259" w:lineRule="auto"/>
      <w:ind w:hanging="720"/>
    </w:pPr>
    <w:rPr>
      <w:sz w:val="20"/>
      <w:lang w:val="en-US"/>
    </w:rPr>
  </w:style>
  <w:style w:type="character" w:customStyle="1" w:styleId="AR6Chap3FigureCar">
    <w:name w:val="AR6 Chap 3 Figure Car"/>
    <w:basedOn w:val="DefaultParagraphFont"/>
    <w:link w:val="AR6Chap3Figure"/>
    <w:rsid w:val="005451D4"/>
    <w:rPr>
      <w:rFonts w:eastAsia="Times New Roman"/>
      <w:sz w:val="20"/>
      <w:lang w:val="en-US"/>
    </w:rPr>
  </w:style>
  <w:style w:type="character" w:customStyle="1" w:styleId="AR6Chap3TableCar">
    <w:name w:val="AR6 Chap 3 Table Car"/>
    <w:basedOn w:val="DefaultParagraphFont"/>
    <w:link w:val="AR6Chap3Table"/>
    <w:rsid w:val="005451D4"/>
    <w:rPr>
      <w:rFonts w:eastAsia="Times New Roman"/>
      <w:sz w:val="20"/>
      <w:lang w:val="en-US"/>
    </w:rPr>
  </w:style>
  <w:style w:type="paragraph" w:customStyle="1" w:styleId="AR6BodyTextBold">
    <w:name w:val="AR6 Body Text Bold"/>
    <w:basedOn w:val="AR6BodyText"/>
    <w:next w:val="AR6BodyText"/>
    <w:link w:val="AR6BodyTextBoldCar"/>
    <w:qFormat/>
    <w:rsid w:val="005451D4"/>
    <w:rPr>
      <w:b/>
      <w:lang w:val="en-US"/>
    </w:rPr>
  </w:style>
  <w:style w:type="character" w:customStyle="1" w:styleId="AR6BodyTextBoldCar">
    <w:name w:val="AR6 Body Text Bold Car"/>
    <w:basedOn w:val="AR6BodyTextCar"/>
    <w:link w:val="AR6BodyTextBold"/>
    <w:rsid w:val="005451D4"/>
    <w:rPr>
      <w:rFonts w:eastAsia="Times New Roman"/>
      <w:b/>
      <w:lang w:val="en-US"/>
    </w:rPr>
  </w:style>
  <w:style w:type="paragraph" w:customStyle="1" w:styleId="AR6Equation">
    <w:name w:val="AR6 Equation"/>
    <w:basedOn w:val="AR6BodyText"/>
    <w:next w:val="AR6BodyText"/>
    <w:link w:val="AR6EquationCar"/>
    <w:qFormat/>
    <w:rsid w:val="005451D4"/>
    <w:pPr>
      <w:tabs>
        <w:tab w:val="right" w:pos="9631"/>
      </w:tabs>
      <w:ind w:left="709"/>
    </w:pPr>
    <w:rPr>
      <w:i/>
      <w:lang w:val="en-US"/>
    </w:rPr>
  </w:style>
  <w:style w:type="character" w:customStyle="1" w:styleId="AR6EquationCar">
    <w:name w:val="AR6 Equation Car"/>
    <w:basedOn w:val="DefaultParagraphFont"/>
    <w:link w:val="AR6Equation"/>
    <w:rsid w:val="005451D4"/>
    <w:rPr>
      <w:rFonts w:eastAsia="Times New Roman"/>
      <w:i/>
      <w:lang w:val="en-US"/>
    </w:rPr>
  </w:style>
  <w:style w:type="paragraph" w:customStyle="1" w:styleId="AR6Table">
    <w:name w:val="AR6 Table"/>
    <w:basedOn w:val="AR6BodyText"/>
    <w:rsid w:val="005451D4"/>
    <w:rPr>
      <w:sz w:val="20"/>
      <w:szCs w:val="20"/>
    </w:rPr>
  </w:style>
  <w:style w:type="paragraph" w:customStyle="1" w:styleId="AR6Header">
    <w:name w:val="AR6 Header"/>
    <w:basedOn w:val="Normal"/>
    <w:link w:val="AR6HeaderCar"/>
    <w:qFormat/>
    <w:rsid w:val="005451D4"/>
    <w:pPr>
      <w:tabs>
        <w:tab w:val="center" w:pos="4824"/>
        <w:tab w:val="right" w:pos="9619"/>
      </w:tabs>
      <w:spacing w:before="709"/>
    </w:pPr>
    <w:rPr>
      <w:sz w:val="20"/>
      <w:szCs w:val="20"/>
    </w:rPr>
  </w:style>
  <w:style w:type="paragraph" w:customStyle="1" w:styleId="AR6Footpage">
    <w:name w:val="AR6 Foot page"/>
    <w:basedOn w:val="AR6BodyText"/>
    <w:link w:val="AR6FootpageCar"/>
    <w:qFormat/>
    <w:rsid w:val="005451D4"/>
    <w:pPr>
      <w:tabs>
        <w:tab w:val="center" w:pos="4824"/>
        <w:tab w:val="right" w:pos="9619"/>
      </w:tabs>
      <w:spacing w:after="706"/>
    </w:pPr>
    <w:rPr>
      <w:b/>
      <w:sz w:val="20"/>
      <w:szCs w:val="20"/>
      <w:lang w:val="en-US"/>
    </w:rPr>
  </w:style>
  <w:style w:type="character" w:customStyle="1" w:styleId="AR6HeaderCar">
    <w:name w:val="AR6 Header Car"/>
    <w:basedOn w:val="DefaultParagraphFont"/>
    <w:link w:val="AR6Header"/>
    <w:rsid w:val="005451D4"/>
    <w:rPr>
      <w:rFonts w:eastAsia="Times New Roman"/>
      <w:sz w:val="20"/>
      <w:szCs w:val="20"/>
    </w:rPr>
  </w:style>
  <w:style w:type="character" w:customStyle="1" w:styleId="AR6FootpageCar">
    <w:name w:val="AR6 Foot page Car"/>
    <w:basedOn w:val="DefaultParagraphFont"/>
    <w:link w:val="AR6Footpage"/>
    <w:rsid w:val="005451D4"/>
    <w:rPr>
      <w:rFonts w:eastAsia="Times New Roman"/>
      <w:b/>
      <w:sz w:val="20"/>
      <w:szCs w:val="20"/>
      <w:lang w:val="en-US"/>
    </w:rPr>
  </w:style>
  <w:style w:type="numbering" w:customStyle="1" w:styleId="Style1">
    <w:name w:val="Style1"/>
    <w:uiPriority w:val="99"/>
    <w:rsid w:val="005451D4"/>
    <w:pPr>
      <w:numPr>
        <w:numId w:val="4"/>
      </w:numPr>
    </w:pPr>
  </w:style>
  <w:style w:type="numbering" w:customStyle="1" w:styleId="Style2">
    <w:name w:val="Style2"/>
    <w:uiPriority w:val="99"/>
    <w:rsid w:val="005451D4"/>
    <w:pPr>
      <w:numPr>
        <w:numId w:val="5"/>
      </w:numPr>
    </w:pPr>
  </w:style>
  <w:style w:type="paragraph" w:customStyle="1" w:styleId="AR6Chap3Cross-ChapterBox">
    <w:name w:val="AR6 Chap 3 Cross-Chapter Box"/>
    <w:next w:val="AR6BodyText"/>
    <w:link w:val="AR6Chap3Cross-ChapterBoxCar"/>
    <w:qFormat/>
    <w:rsid w:val="005451D4"/>
    <w:pPr>
      <w:numPr>
        <w:numId w:val="7"/>
      </w:numPr>
      <w:ind w:left="2552" w:hanging="2552"/>
    </w:pPr>
    <w:rPr>
      <w:rFonts w:eastAsiaTheme="majorEastAsia" w:cstheme="majorBidi"/>
      <w:b/>
      <w:szCs w:val="26"/>
      <w:lang w:val="en-US" w:eastAsia="en-US"/>
    </w:rPr>
  </w:style>
  <w:style w:type="character" w:customStyle="1" w:styleId="AR6Chap3Cross-ChapterBoxCar">
    <w:name w:val="AR6 Chap 3 Cross-Chapter Box Car"/>
    <w:basedOn w:val="AR6Chap3BoxCar"/>
    <w:link w:val="AR6Chap3Cross-ChapterBox"/>
    <w:rsid w:val="005451D4"/>
    <w:rPr>
      <w:rFonts w:eastAsiaTheme="majorEastAsia" w:cstheme="majorBidi"/>
      <w:b/>
      <w:szCs w:val="26"/>
      <w:lang w:val="en-US" w:eastAsia="en-US"/>
    </w:rPr>
  </w:style>
  <w:style w:type="character" w:customStyle="1" w:styleId="fontstyle01">
    <w:name w:val="fontstyle01"/>
    <w:basedOn w:val="DefaultParagraphFont"/>
    <w:rsid w:val="00B078F5"/>
    <w:rPr>
      <w:rFonts w:ascii="ArialMT" w:hAnsi="ArialMT" w:hint="default"/>
      <w:b w:val="0"/>
      <w:bCs w:val="0"/>
      <w:i w:val="0"/>
      <w:iCs w:val="0"/>
      <w:color w:val="000000"/>
      <w:sz w:val="22"/>
      <w:szCs w:val="22"/>
    </w:rPr>
  </w:style>
  <w:style w:type="paragraph" w:customStyle="1" w:styleId="EndNoteBibliography">
    <w:name w:val="EndNote Bibliography"/>
    <w:basedOn w:val="Normal"/>
    <w:link w:val="EndNoteBibliographyChar"/>
    <w:rsid w:val="004827C5"/>
    <w:rPr>
      <w:noProof/>
    </w:rPr>
  </w:style>
  <w:style w:type="character" w:customStyle="1" w:styleId="EndNoteBibliographyZchn">
    <w:name w:val="EndNote Bibliography Zchn"/>
    <w:basedOn w:val="DefaultParagraphFont"/>
    <w:rsid w:val="00A863BB"/>
    <w:rPr>
      <w:rFonts w:cs="Times New Roman"/>
      <w:noProof/>
    </w:rPr>
  </w:style>
  <w:style w:type="paragraph" w:styleId="ListParagraph">
    <w:name w:val="List Paragraph"/>
    <w:basedOn w:val="Normal"/>
    <w:uiPriority w:val="34"/>
    <w:qFormat/>
    <w:rsid w:val="004827C5"/>
    <w:pPr>
      <w:ind w:left="720"/>
      <w:contextualSpacing/>
    </w:pPr>
  </w:style>
  <w:style w:type="character" w:styleId="Strong">
    <w:name w:val="Strong"/>
    <w:basedOn w:val="DefaultParagraphFont"/>
    <w:qFormat/>
    <w:rsid w:val="008C04B5"/>
    <w:rPr>
      <w:b/>
      <w:bCs/>
    </w:rPr>
  </w:style>
  <w:style w:type="paragraph" w:styleId="BalloonText">
    <w:name w:val="Balloon Text"/>
    <w:basedOn w:val="Normal"/>
    <w:link w:val="BalloonTextChar"/>
    <w:uiPriority w:val="99"/>
    <w:unhideWhenUsed/>
    <w:rsid w:val="004827C5"/>
    <w:rPr>
      <w:sz w:val="18"/>
      <w:szCs w:val="18"/>
    </w:rPr>
  </w:style>
  <w:style w:type="character" w:customStyle="1" w:styleId="BalloonTextChar">
    <w:name w:val="Balloon Text Char"/>
    <w:basedOn w:val="DefaultParagraphFont"/>
    <w:link w:val="BalloonText"/>
    <w:uiPriority w:val="99"/>
    <w:rsid w:val="004827C5"/>
    <w:rPr>
      <w:rFonts w:eastAsia="Times New Roman" w:cs="Times New Roman"/>
      <w:color w:val="000000"/>
      <w:sz w:val="18"/>
      <w:szCs w:val="18"/>
      <w:lang w:val="en-US" w:eastAsia="en-US"/>
    </w:rPr>
  </w:style>
  <w:style w:type="character" w:styleId="CommentReference">
    <w:name w:val="annotation reference"/>
    <w:basedOn w:val="DefaultParagraphFont"/>
    <w:uiPriority w:val="99"/>
    <w:unhideWhenUsed/>
    <w:qFormat/>
    <w:rsid w:val="004827C5"/>
    <w:rPr>
      <w:sz w:val="16"/>
      <w:szCs w:val="16"/>
    </w:rPr>
  </w:style>
  <w:style w:type="paragraph" w:styleId="CommentText">
    <w:name w:val="annotation text"/>
    <w:basedOn w:val="Normal"/>
    <w:link w:val="CommentTextChar"/>
    <w:uiPriority w:val="99"/>
    <w:unhideWhenUsed/>
    <w:qFormat/>
    <w:rsid w:val="00393165"/>
    <w:rPr>
      <w:sz w:val="20"/>
      <w:szCs w:val="20"/>
      <w:lang w:val="en-GB"/>
    </w:rPr>
  </w:style>
  <w:style w:type="character" w:customStyle="1" w:styleId="CommentTextChar">
    <w:name w:val="Comment Text Char"/>
    <w:basedOn w:val="DefaultParagraphFont"/>
    <w:link w:val="CommentText"/>
    <w:uiPriority w:val="99"/>
    <w:qFormat/>
    <w:rsid w:val="00393165"/>
    <w:rPr>
      <w:rFonts w:eastAsia="Times New Roman"/>
      <w:sz w:val="20"/>
      <w:szCs w:val="20"/>
      <w:lang w:val="en-GB"/>
    </w:rPr>
  </w:style>
  <w:style w:type="paragraph" w:styleId="CommentSubject">
    <w:name w:val="annotation subject"/>
    <w:basedOn w:val="CommentText"/>
    <w:next w:val="CommentText"/>
    <w:link w:val="CommentSubjectChar"/>
    <w:uiPriority w:val="99"/>
    <w:unhideWhenUsed/>
    <w:rsid w:val="004827C5"/>
    <w:rPr>
      <w:b/>
      <w:bCs/>
    </w:rPr>
  </w:style>
  <w:style w:type="character" w:customStyle="1" w:styleId="CommentSubjectChar">
    <w:name w:val="Comment Subject Char"/>
    <w:basedOn w:val="CommentTextChar"/>
    <w:link w:val="CommentSubject"/>
    <w:uiPriority w:val="99"/>
    <w:rsid w:val="004827C5"/>
    <w:rPr>
      <w:rFonts w:eastAsia="Times New Roman" w:cs="Times New Roman"/>
      <w:b/>
      <w:bCs/>
      <w:color w:val="000000"/>
      <w:sz w:val="20"/>
      <w:szCs w:val="20"/>
      <w:lang w:val="en-US" w:eastAsia="en-US"/>
    </w:rPr>
  </w:style>
  <w:style w:type="paragraph" w:styleId="Caption">
    <w:name w:val="caption"/>
    <w:basedOn w:val="Normal"/>
    <w:next w:val="Normal"/>
    <w:uiPriority w:val="99"/>
    <w:unhideWhenUsed/>
    <w:qFormat/>
    <w:rsid w:val="008C04B5"/>
    <w:rPr>
      <w:i/>
      <w:iCs/>
      <w:color w:val="44546A" w:themeColor="text2"/>
      <w:sz w:val="18"/>
      <w:szCs w:val="18"/>
    </w:rPr>
  </w:style>
  <w:style w:type="paragraph" w:customStyle="1" w:styleId="Beschriftung1">
    <w:name w:val="Beschriftung1"/>
    <w:basedOn w:val="Caption"/>
    <w:link w:val="CaptionZchn"/>
    <w:qFormat/>
    <w:rsid w:val="008C04B5"/>
    <w:pPr>
      <w:suppressLineNumbers/>
      <w:suppressAutoHyphens/>
      <w:spacing w:before="120"/>
    </w:pPr>
    <w:rPr>
      <w:rFonts w:eastAsia="Calibri"/>
      <w:i w:val="0"/>
      <w:color w:val="00000A"/>
      <w:sz w:val="22"/>
      <w:szCs w:val="22"/>
    </w:rPr>
  </w:style>
  <w:style w:type="character" w:customStyle="1" w:styleId="CaptionZchn">
    <w:name w:val="Caption Zchn"/>
    <w:basedOn w:val="DefaultParagraphFont"/>
    <w:link w:val="Beschriftung1"/>
    <w:rsid w:val="008C04B5"/>
    <w:rPr>
      <w:rFonts w:eastAsia="Calibri" w:cs="Times New Roman"/>
      <w:iCs/>
      <w:color w:val="00000A"/>
      <w:lang w:val="en-US" w:eastAsia="en-US"/>
    </w:rPr>
  </w:style>
  <w:style w:type="table" w:styleId="LightShading">
    <w:name w:val="Light Shading"/>
    <w:basedOn w:val="TableNormal"/>
    <w:uiPriority w:val="60"/>
    <w:rsid w:val="008C04B5"/>
    <w:pPr>
      <w:widowControl/>
    </w:pPr>
    <w:rPr>
      <w:rFonts w:ascii="Calibri" w:eastAsia="Liberation Sans" w:hAnsi="Calibri" w:cs="Calibri"/>
      <w:color w:val="000000" w:themeColor="text1" w:themeShade="BF"/>
      <w:lang w:val="de-DE"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alloonTextChar1">
    <w:name w:val="Balloon Text Char1"/>
    <w:basedOn w:val="DefaultParagraphFont"/>
    <w:semiHidden/>
    <w:rsid w:val="008C04B5"/>
    <w:rPr>
      <w:rFonts w:ascii="Tahoma" w:eastAsia="Calibri" w:hAnsi="Tahoma" w:cs="Tahoma"/>
      <w:color w:val="00000A"/>
      <w:sz w:val="16"/>
      <w:szCs w:val="16"/>
      <w:lang w:val="en-US"/>
    </w:rPr>
  </w:style>
  <w:style w:type="paragraph" w:styleId="PlainText">
    <w:name w:val="Plain Text"/>
    <w:basedOn w:val="Normal"/>
    <w:link w:val="PlainTextChar2"/>
    <w:uiPriority w:val="99"/>
    <w:unhideWhenUsed/>
    <w:qFormat/>
    <w:rsid w:val="008C04B5"/>
    <w:rPr>
      <w:rFonts w:ascii="Calibri" w:eastAsia="Calibri" w:hAnsi="Calibri"/>
      <w:szCs w:val="21"/>
      <w:lang w:val="x-none"/>
    </w:rPr>
  </w:style>
  <w:style w:type="character" w:customStyle="1" w:styleId="PlainTextChar2">
    <w:name w:val="Plain Text Char2"/>
    <w:basedOn w:val="DefaultParagraphFont"/>
    <w:link w:val="PlainText"/>
    <w:uiPriority w:val="99"/>
    <w:rsid w:val="008C04B5"/>
    <w:rPr>
      <w:rFonts w:ascii="Calibri" w:eastAsia="Calibri" w:hAnsi="Calibri" w:cs="Times New Roman"/>
      <w:szCs w:val="21"/>
      <w:lang w:val="x-none" w:eastAsia="en-US"/>
    </w:rPr>
  </w:style>
  <w:style w:type="character" w:customStyle="1" w:styleId="PlainTextChar">
    <w:name w:val="Plain Text Char"/>
    <w:basedOn w:val="DefaultParagraphFont"/>
    <w:rsid w:val="008C04B5"/>
    <w:rPr>
      <w:rFonts w:ascii="Consolas" w:hAnsi="Consolas" w:cs="Consolas"/>
      <w:sz w:val="21"/>
      <w:szCs w:val="21"/>
      <w:lang w:val="en-GB"/>
    </w:rPr>
  </w:style>
  <w:style w:type="character" w:customStyle="1" w:styleId="Heading1Char1">
    <w:name w:val="Heading 1 Char1"/>
    <w:basedOn w:val="DefaultParagraphFont"/>
    <w:rsid w:val="008C04B5"/>
    <w:rPr>
      <w:rFonts w:ascii="Arial" w:eastAsia="SimSun" w:hAnsi="Arial" w:cs="Arial"/>
      <w:b/>
      <w:bCs/>
      <w:kern w:val="32"/>
      <w:sz w:val="32"/>
      <w:szCs w:val="32"/>
      <w:lang w:val="en-US"/>
    </w:rPr>
  </w:style>
  <w:style w:type="character" w:customStyle="1" w:styleId="Heading3Char1">
    <w:name w:val="Heading 3 Char1"/>
    <w:basedOn w:val="DefaultParagraphFont"/>
    <w:rsid w:val="008C04B5"/>
    <w:rPr>
      <w:rFonts w:ascii="Times New Roman" w:eastAsia="SimSun" w:hAnsi="Times New Roman" w:cs="Times New Roman"/>
      <w:b/>
      <w:bCs/>
      <w:sz w:val="27"/>
      <w:szCs w:val="27"/>
      <w:lang w:val="ru-RU" w:eastAsia="ru-RU"/>
    </w:rPr>
  </w:style>
  <w:style w:type="character" w:styleId="LineNumber">
    <w:name w:val="line number"/>
    <w:basedOn w:val="DefaultParagraphFont"/>
    <w:uiPriority w:val="99"/>
    <w:unhideWhenUsed/>
    <w:rsid w:val="004827C5"/>
  </w:style>
  <w:style w:type="paragraph" w:customStyle="1" w:styleId="WG1BodyText">
    <w:name w:val="WG1 Body Text"/>
    <w:link w:val="WG1BodyTextChar"/>
    <w:qFormat/>
    <w:rsid w:val="008C04B5"/>
    <w:pPr>
      <w:widowControl/>
    </w:pPr>
    <w:rPr>
      <w:rFonts w:eastAsia="SimSun" w:cs="Times New Roman"/>
      <w:szCs w:val="20"/>
      <w:lang w:val="en-GB" w:eastAsia="en-US"/>
    </w:rPr>
  </w:style>
  <w:style w:type="character" w:customStyle="1" w:styleId="WG1BodyTextChar">
    <w:name w:val="WG1 Body Text Char"/>
    <w:link w:val="WG1BodyText"/>
    <w:rsid w:val="008C04B5"/>
    <w:rPr>
      <w:rFonts w:eastAsia="SimSun" w:cs="Times New Roman"/>
      <w:szCs w:val="20"/>
      <w:lang w:val="en-GB" w:eastAsia="en-US"/>
    </w:rPr>
  </w:style>
  <w:style w:type="paragraph" w:customStyle="1" w:styleId="WG10thLevelChapterHeading">
    <w:name w:val="WG1 0th Level Chapter Heading"/>
    <w:next w:val="WG1BodyText"/>
    <w:link w:val="WG10thLevelChapterHeadingZchn"/>
    <w:qFormat/>
    <w:rsid w:val="008C04B5"/>
    <w:pPr>
      <w:widowControl/>
      <w:jc w:val="center"/>
      <w:outlineLvl w:val="0"/>
    </w:pPr>
    <w:rPr>
      <w:rFonts w:eastAsia="SimSun" w:cs="Times New Roman"/>
      <w:b/>
      <w:sz w:val="24"/>
      <w:szCs w:val="20"/>
      <w:lang w:val="en-US" w:eastAsia="en-US"/>
    </w:rPr>
  </w:style>
  <w:style w:type="character" w:customStyle="1" w:styleId="WG10thLevelChapterHeadingZchn">
    <w:name w:val="WG1 0th Level Chapter Heading Zchn"/>
    <w:link w:val="WG10thLevelChapterHeading"/>
    <w:rsid w:val="008C04B5"/>
    <w:rPr>
      <w:rFonts w:eastAsia="SimSun" w:cs="Times New Roman"/>
      <w:b/>
      <w:sz w:val="24"/>
      <w:szCs w:val="20"/>
      <w:lang w:val="en-US" w:eastAsia="en-US"/>
    </w:rPr>
  </w:style>
  <w:style w:type="paragraph" w:customStyle="1" w:styleId="WG11stLevelHeading">
    <w:name w:val="WG1 1st Level Heading"/>
    <w:basedOn w:val="WG1BodyText"/>
    <w:next w:val="WG1BodyText"/>
    <w:uiPriority w:val="99"/>
    <w:qFormat/>
    <w:rsid w:val="008C04B5"/>
    <w:pPr>
      <w:keepNext/>
      <w:tabs>
        <w:tab w:val="left" w:pos="567"/>
      </w:tabs>
      <w:ind w:left="567" w:hanging="567"/>
      <w:outlineLvl w:val="1"/>
    </w:pPr>
    <w:rPr>
      <w:b/>
    </w:rPr>
  </w:style>
  <w:style w:type="paragraph" w:customStyle="1" w:styleId="WG12ndLevelHeading">
    <w:name w:val="WG1 2nd Level Heading"/>
    <w:basedOn w:val="WG1BodyText"/>
    <w:next w:val="WG1BodyText"/>
    <w:uiPriority w:val="99"/>
    <w:qFormat/>
    <w:rsid w:val="008C04B5"/>
    <w:pPr>
      <w:keepNext/>
      <w:tabs>
        <w:tab w:val="left" w:pos="709"/>
      </w:tabs>
      <w:ind w:left="709" w:hanging="709"/>
      <w:outlineLvl w:val="2"/>
    </w:pPr>
    <w:rPr>
      <w:b/>
      <w:i/>
    </w:rPr>
  </w:style>
  <w:style w:type="paragraph" w:customStyle="1" w:styleId="WG13rdLevelHeading">
    <w:name w:val="WG1 3rd Level Heading"/>
    <w:basedOn w:val="WG1BodyText"/>
    <w:next w:val="WG1BodyText"/>
    <w:uiPriority w:val="99"/>
    <w:qFormat/>
    <w:rsid w:val="008C04B5"/>
    <w:pPr>
      <w:keepNext/>
      <w:tabs>
        <w:tab w:val="left" w:pos="851"/>
      </w:tabs>
      <w:ind w:left="851" w:hanging="851"/>
      <w:outlineLvl w:val="3"/>
    </w:pPr>
    <w:rPr>
      <w:i/>
    </w:rPr>
  </w:style>
  <w:style w:type="paragraph" w:customStyle="1" w:styleId="WG14thLevelHeading">
    <w:name w:val="WG1 4th Level Heading"/>
    <w:basedOn w:val="WG1BodyText"/>
    <w:next w:val="WG1BodyText"/>
    <w:uiPriority w:val="99"/>
    <w:qFormat/>
    <w:rsid w:val="008C04B5"/>
    <w:pPr>
      <w:keepNext/>
      <w:tabs>
        <w:tab w:val="left" w:pos="993"/>
      </w:tabs>
      <w:ind w:left="993" w:hanging="993"/>
      <w:outlineLvl w:val="4"/>
    </w:pPr>
    <w:rPr>
      <w:i/>
    </w:rPr>
  </w:style>
  <w:style w:type="paragraph" w:customStyle="1" w:styleId="WG1TableText">
    <w:name w:val="WG1 Table Text"/>
    <w:basedOn w:val="WG1BodyText"/>
    <w:uiPriority w:val="99"/>
    <w:qFormat/>
    <w:rsid w:val="008C04B5"/>
    <w:rPr>
      <w:sz w:val="20"/>
    </w:rPr>
  </w:style>
  <w:style w:type="paragraph" w:customStyle="1" w:styleId="WG1Equation">
    <w:name w:val="WG1 Equation"/>
    <w:basedOn w:val="WG1BodyText"/>
    <w:next w:val="WG1BodyText"/>
    <w:uiPriority w:val="99"/>
    <w:qFormat/>
    <w:rsid w:val="008C04B5"/>
    <w:pPr>
      <w:tabs>
        <w:tab w:val="right" w:pos="9631"/>
      </w:tabs>
      <w:ind w:left="709"/>
    </w:pPr>
  </w:style>
  <w:style w:type="paragraph" w:customStyle="1" w:styleId="WG1References">
    <w:name w:val="WG1 References"/>
    <w:basedOn w:val="WG1BodyText"/>
    <w:uiPriority w:val="99"/>
    <w:qFormat/>
    <w:rsid w:val="008C04B5"/>
    <w:pPr>
      <w:ind w:left="562" w:hanging="562"/>
    </w:pPr>
    <w:rPr>
      <w:sz w:val="20"/>
    </w:rPr>
  </w:style>
  <w:style w:type="paragraph" w:styleId="Header">
    <w:name w:val="header"/>
    <w:basedOn w:val="Normal"/>
    <w:link w:val="HeaderChar1"/>
    <w:uiPriority w:val="99"/>
    <w:qFormat/>
    <w:rsid w:val="008C04B5"/>
    <w:pPr>
      <w:tabs>
        <w:tab w:val="center" w:pos="4320"/>
        <w:tab w:val="right" w:pos="8640"/>
      </w:tabs>
    </w:pPr>
    <w:rPr>
      <w:rFonts w:eastAsia="SimSun"/>
      <w:szCs w:val="20"/>
    </w:rPr>
  </w:style>
  <w:style w:type="character" w:customStyle="1" w:styleId="HeaderChar1">
    <w:name w:val="Header Char1"/>
    <w:basedOn w:val="DefaultParagraphFont"/>
    <w:link w:val="Header"/>
    <w:uiPriority w:val="99"/>
    <w:rsid w:val="008C04B5"/>
    <w:rPr>
      <w:rFonts w:eastAsia="SimSun" w:cs="Times New Roman"/>
      <w:sz w:val="24"/>
      <w:szCs w:val="20"/>
      <w:lang w:val="en-US" w:eastAsia="en-US"/>
    </w:rPr>
  </w:style>
  <w:style w:type="character" w:customStyle="1" w:styleId="HeaderChar">
    <w:name w:val="Header Char"/>
    <w:basedOn w:val="DefaultParagraphFont"/>
    <w:rsid w:val="008C04B5"/>
    <w:rPr>
      <w:lang w:val="en-GB"/>
    </w:rPr>
  </w:style>
  <w:style w:type="paragraph" w:styleId="Footer">
    <w:name w:val="footer"/>
    <w:basedOn w:val="Normal"/>
    <w:link w:val="FooterChar"/>
    <w:uiPriority w:val="99"/>
    <w:unhideWhenUsed/>
    <w:rsid w:val="004827C5"/>
    <w:pPr>
      <w:tabs>
        <w:tab w:val="center" w:pos="4680"/>
        <w:tab w:val="right" w:pos="9360"/>
      </w:tabs>
    </w:pPr>
  </w:style>
  <w:style w:type="character" w:customStyle="1" w:styleId="FooterChar1">
    <w:name w:val="Footer Char1"/>
    <w:basedOn w:val="DefaultParagraphFont"/>
    <w:uiPriority w:val="99"/>
    <w:rsid w:val="008C04B5"/>
    <w:rPr>
      <w:rFonts w:eastAsia="SimSun" w:cs="Times New Roman"/>
      <w:sz w:val="24"/>
      <w:szCs w:val="20"/>
      <w:lang w:val="en-US" w:eastAsia="en-US"/>
    </w:rPr>
  </w:style>
  <w:style w:type="character" w:customStyle="1" w:styleId="FooterChar">
    <w:name w:val="Footer Char"/>
    <w:basedOn w:val="DefaultParagraphFont"/>
    <w:link w:val="Footer"/>
    <w:uiPriority w:val="99"/>
    <w:rsid w:val="004827C5"/>
    <w:rPr>
      <w:rFonts w:eastAsia="Times New Roman" w:cs="Times New Roman"/>
      <w:color w:val="000000"/>
      <w:sz w:val="24"/>
      <w:szCs w:val="24"/>
      <w:lang w:val="en-US" w:eastAsia="en-US"/>
    </w:rPr>
  </w:style>
  <w:style w:type="character" w:styleId="PageNumber">
    <w:name w:val="page number"/>
    <w:basedOn w:val="DefaultParagraphFont"/>
    <w:rsid w:val="008C04B5"/>
  </w:style>
  <w:style w:type="paragraph" w:customStyle="1" w:styleId="WG1BoxHeading">
    <w:name w:val="WG1 Box Heading"/>
    <w:basedOn w:val="WG11stLevelHeading"/>
    <w:next w:val="WG1BodyText"/>
    <w:uiPriority w:val="99"/>
    <w:qFormat/>
    <w:rsid w:val="008C04B5"/>
    <w:pPr>
      <w:outlineLvl w:val="9"/>
    </w:pPr>
  </w:style>
  <w:style w:type="paragraph" w:styleId="TOC1">
    <w:name w:val="toc 1"/>
    <w:basedOn w:val="WG1BodyText"/>
    <w:next w:val="Normal"/>
    <w:autoRedefine/>
    <w:uiPriority w:val="39"/>
    <w:qFormat/>
    <w:rsid w:val="006B27F9"/>
    <w:pPr>
      <w:tabs>
        <w:tab w:val="right" w:leader="dot" w:pos="9621"/>
      </w:tabs>
      <w:spacing w:before="240" w:after="120" w:line="259" w:lineRule="auto"/>
    </w:pPr>
    <w:rPr>
      <w:rFonts w:eastAsiaTheme="minorHAnsi" w:cstheme="minorHAnsi"/>
      <w:b/>
      <w:bCs/>
      <w:lang w:val="fr-FR"/>
    </w:rPr>
  </w:style>
  <w:style w:type="paragraph" w:styleId="TOC2">
    <w:name w:val="toc 2"/>
    <w:basedOn w:val="WG1BodyText"/>
    <w:next w:val="Normal"/>
    <w:autoRedefine/>
    <w:uiPriority w:val="39"/>
    <w:qFormat/>
    <w:rsid w:val="004C71CF"/>
    <w:pPr>
      <w:tabs>
        <w:tab w:val="left" w:pos="880"/>
        <w:tab w:val="right" w:leader="dot" w:pos="9621"/>
      </w:tabs>
      <w:spacing w:before="120" w:line="259" w:lineRule="auto"/>
      <w:ind w:left="220"/>
    </w:pPr>
    <w:rPr>
      <w:rFonts w:eastAsiaTheme="minorHAnsi" w:cstheme="minorHAnsi"/>
      <w:iCs/>
      <w:lang w:val="fr-FR"/>
    </w:rPr>
  </w:style>
  <w:style w:type="character" w:customStyle="1" w:styleId="CommentTextChar4">
    <w:name w:val="Comment Text Char4"/>
    <w:basedOn w:val="DefaultParagraphFont"/>
    <w:rsid w:val="008C04B5"/>
    <w:rPr>
      <w:rFonts w:ascii="Times New Roman" w:eastAsia="SimSun" w:hAnsi="Times New Roman" w:cs="Times New Roman"/>
      <w:sz w:val="24"/>
      <w:szCs w:val="24"/>
      <w:lang w:val="en-US"/>
    </w:rPr>
  </w:style>
  <w:style w:type="paragraph" w:customStyle="1" w:styleId="LightGrid-Accent33">
    <w:name w:val="Light Grid - Accent 33"/>
    <w:basedOn w:val="Normal"/>
    <w:uiPriority w:val="99"/>
    <w:qFormat/>
    <w:rsid w:val="008C04B5"/>
    <w:pPr>
      <w:ind w:left="720"/>
      <w:contextualSpacing/>
    </w:pPr>
    <w:rPr>
      <w:rFonts w:ascii="Cambria" w:eastAsia="MS ??" w:hAnsi="Cambria"/>
    </w:rPr>
  </w:style>
  <w:style w:type="character" w:customStyle="1" w:styleId="ZchnZchn1">
    <w:name w:val="Zchn Zchn1"/>
    <w:rsid w:val="008C04B5"/>
    <w:rPr>
      <w:sz w:val="24"/>
      <w:szCs w:val="24"/>
      <w:lang w:eastAsia="fr-FR"/>
    </w:rPr>
  </w:style>
  <w:style w:type="character" w:styleId="Hyperlink">
    <w:name w:val="Hyperlink"/>
    <w:basedOn w:val="DefaultParagraphFont"/>
    <w:uiPriority w:val="99"/>
    <w:unhideWhenUsed/>
    <w:rsid w:val="004827C5"/>
    <w:rPr>
      <w:color w:val="0563C1" w:themeColor="hyperlink"/>
      <w:u w:val="single"/>
    </w:rPr>
  </w:style>
  <w:style w:type="paragraph" w:styleId="FootnoteText">
    <w:name w:val="footnote text"/>
    <w:basedOn w:val="Normal"/>
    <w:link w:val="FootnoteTextChar2"/>
    <w:uiPriority w:val="99"/>
    <w:qFormat/>
    <w:rsid w:val="008C04B5"/>
    <w:rPr>
      <w:rFonts w:eastAsia="MS Mincho"/>
      <w:lang w:val="x-none" w:eastAsia="x-none"/>
    </w:rPr>
  </w:style>
  <w:style w:type="character" w:customStyle="1" w:styleId="FootnoteTextChar2">
    <w:name w:val="Footnote Text Char2"/>
    <w:basedOn w:val="DefaultParagraphFont"/>
    <w:link w:val="FootnoteText"/>
    <w:uiPriority w:val="99"/>
    <w:rsid w:val="008C04B5"/>
    <w:rPr>
      <w:rFonts w:eastAsia="MS Mincho" w:cs="Times New Roman"/>
      <w:sz w:val="20"/>
      <w:szCs w:val="24"/>
      <w:lang w:val="x-none" w:eastAsia="x-none"/>
    </w:rPr>
  </w:style>
  <w:style w:type="character" w:customStyle="1" w:styleId="FootnoteTextChar">
    <w:name w:val="Footnote Text Char"/>
    <w:basedOn w:val="DefaultParagraphFont"/>
    <w:uiPriority w:val="99"/>
    <w:rsid w:val="008C04B5"/>
    <w:rPr>
      <w:sz w:val="20"/>
      <w:szCs w:val="20"/>
      <w:lang w:val="en-GB"/>
    </w:rPr>
  </w:style>
  <w:style w:type="character" w:styleId="FootnoteReference">
    <w:name w:val="footnote reference"/>
    <w:uiPriority w:val="99"/>
    <w:rsid w:val="008C04B5"/>
    <w:rPr>
      <w:vertAlign w:val="superscript"/>
    </w:rPr>
  </w:style>
  <w:style w:type="character" w:styleId="Emphasis">
    <w:name w:val="Emphasis"/>
    <w:basedOn w:val="DefaultParagraphFont"/>
    <w:uiPriority w:val="20"/>
    <w:qFormat/>
    <w:rsid w:val="004827C5"/>
    <w:rPr>
      <w:i/>
      <w:iCs/>
    </w:rPr>
  </w:style>
  <w:style w:type="paragraph" w:customStyle="1" w:styleId="wg1bodytext0">
    <w:name w:val="wg1bodytext"/>
    <w:basedOn w:val="Normal"/>
    <w:uiPriority w:val="99"/>
    <w:qFormat/>
    <w:rsid w:val="008C04B5"/>
    <w:rPr>
      <w:rFonts w:eastAsia="MS Mincho"/>
    </w:rPr>
  </w:style>
  <w:style w:type="character" w:customStyle="1" w:styleId="title1">
    <w:name w:val="title1"/>
    <w:basedOn w:val="DefaultParagraphFont"/>
    <w:rsid w:val="008C04B5"/>
  </w:style>
  <w:style w:type="character" w:customStyle="1" w:styleId="ital">
    <w:name w:val="ital"/>
    <w:basedOn w:val="DefaultParagraphFont"/>
    <w:rsid w:val="008C04B5"/>
  </w:style>
  <w:style w:type="paragraph" w:styleId="HTMLPreformatted">
    <w:name w:val="HTML Preformatted"/>
    <w:basedOn w:val="Normal"/>
    <w:link w:val="HTMLPreformattedChar1"/>
    <w:rsid w:val="008C0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Cs w:val="20"/>
      <w:lang w:eastAsia="de-DE"/>
    </w:rPr>
  </w:style>
  <w:style w:type="character" w:customStyle="1" w:styleId="HTMLPreformattedChar1">
    <w:name w:val="HTML Preformatted Char1"/>
    <w:basedOn w:val="DefaultParagraphFont"/>
    <w:link w:val="HTMLPreformatted"/>
    <w:rsid w:val="008C04B5"/>
    <w:rPr>
      <w:rFonts w:ascii="Courier New" w:eastAsia="SimSun" w:hAnsi="Courier New" w:cs="Courier New"/>
      <w:sz w:val="20"/>
      <w:szCs w:val="20"/>
      <w:lang w:val="de-DE" w:eastAsia="de-DE"/>
    </w:rPr>
  </w:style>
  <w:style w:type="character" w:customStyle="1" w:styleId="HTMLPreformattedChar">
    <w:name w:val="HTML Preformatted Char"/>
    <w:basedOn w:val="DefaultParagraphFont"/>
    <w:rsid w:val="008C04B5"/>
    <w:rPr>
      <w:rFonts w:ascii="Consolas" w:hAnsi="Consolas" w:cs="Consolas"/>
      <w:sz w:val="20"/>
      <w:szCs w:val="20"/>
      <w:lang w:val="en-GB"/>
    </w:rPr>
  </w:style>
  <w:style w:type="paragraph" w:styleId="TOC3">
    <w:name w:val="toc 3"/>
    <w:basedOn w:val="Normal"/>
    <w:next w:val="Normal"/>
    <w:autoRedefine/>
    <w:uiPriority w:val="39"/>
    <w:qFormat/>
    <w:rsid w:val="006B27F9"/>
    <w:pPr>
      <w:ind w:left="442"/>
      <w:contextualSpacing/>
    </w:pPr>
    <w:rPr>
      <w:rFonts w:cstheme="minorHAnsi"/>
      <w:szCs w:val="20"/>
    </w:rPr>
  </w:style>
  <w:style w:type="paragraph" w:styleId="TOC4">
    <w:name w:val="toc 4"/>
    <w:basedOn w:val="Normal"/>
    <w:next w:val="Normal"/>
    <w:autoRedefine/>
    <w:uiPriority w:val="39"/>
    <w:qFormat/>
    <w:rsid w:val="008C04B5"/>
    <w:pPr>
      <w:ind w:left="660"/>
    </w:pPr>
    <w:rPr>
      <w:rFonts w:cstheme="minorHAnsi"/>
      <w:szCs w:val="20"/>
    </w:rPr>
  </w:style>
  <w:style w:type="character" w:styleId="FollowedHyperlink">
    <w:name w:val="FollowedHyperlink"/>
    <w:basedOn w:val="DefaultParagraphFont"/>
    <w:uiPriority w:val="99"/>
    <w:unhideWhenUsed/>
    <w:rsid w:val="004827C5"/>
    <w:rPr>
      <w:color w:val="954F72" w:themeColor="followedHyperlink"/>
      <w:u w:val="single"/>
    </w:rPr>
  </w:style>
  <w:style w:type="character" w:customStyle="1" w:styleId="CommentSubjectChar2">
    <w:name w:val="Comment Subject Char2"/>
    <w:basedOn w:val="CommentTextChar4"/>
    <w:semiHidden/>
    <w:rsid w:val="008C04B5"/>
    <w:rPr>
      <w:rFonts w:ascii="Times New Roman" w:eastAsia="SimSun" w:hAnsi="Times New Roman" w:cs="Times New Roman"/>
      <w:b/>
      <w:bCs/>
      <w:sz w:val="20"/>
      <w:szCs w:val="20"/>
      <w:lang w:val="en-US"/>
    </w:rPr>
  </w:style>
  <w:style w:type="character" w:customStyle="1" w:styleId="ZchnZchn5">
    <w:name w:val="Zchn Zchn5"/>
    <w:rsid w:val="008C04B5"/>
    <w:rPr>
      <w:sz w:val="24"/>
      <w:szCs w:val="24"/>
      <w:lang w:val="en-US" w:eastAsia="en-US" w:bidi="ar-SA"/>
    </w:rPr>
  </w:style>
  <w:style w:type="character" w:customStyle="1" w:styleId="figurenumber">
    <w:name w:val="figurenumber"/>
    <w:basedOn w:val="DefaultParagraphFont"/>
    <w:rsid w:val="008C04B5"/>
  </w:style>
  <w:style w:type="character" w:customStyle="1" w:styleId="apple-converted-space">
    <w:name w:val="apple-converted-space"/>
    <w:basedOn w:val="DefaultParagraphFont"/>
    <w:rsid w:val="008C04B5"/>
  </w:style>
  <w:style w:type="character" w:customStyle="1" w:styleId="bi">
    <w:name w:val="bi"/>
    <w:basedOn w:val="DefaultParagraphFont"/>
    <w:rsid w:val="008C04B5"/>
  </w:style>
  <w:style w:type="table" w:styleId="TableGrid">
    <w:name w:val="Table Grid"/>
    <w:basedOn w:val="TableNormal"/>
    <w:uiPriority w:val="39"/>
    <w:rsid w:val="008C04B5"/>
    <w:pPr>
      <w:widowControl/>
    </w:pPr>
    <w:rPr>
      <w:rFonts w:eastAsia="SimSun" w:cs="Times New Roman"/>
      <w:sz w:val="20"/>
      <w:szCs w:val="20"/>
      <w:lang w:val="de-DE"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5">
    <w:name w:val="toc 5"/>
    <w:basedOn w:val="Normal"/>
    <w:next w:val="Normal"/>
    <w:autoRedefine/>
    <w:uiPriority w:val="39"/>
    <w:qFormat/>
    <w:rsid w:val="008C04B5"/>
    <w:pPr>
      <w:ind w:left="880"/>
    </w:pPr>
    <w:rPr>
      <w:rFonts w:cstheme="minorHAnsi"/>
      <w:szCs w:val="20"/>
    </w:rPr>
  </w:style>
  <w:style w:type="paragraph" w:styleId="TOC6">
    <w:name w:val="toc 6"/>
    <w:basedOn w:val="Normal"/>
    <w:next w:val="Normal"/>
    <w:autoRedefine/>
    <w:uiPriority w:val="39"/>
    <w:qFormat/>
    <w:rsid w:val="008C04B5"/>
    <w:pPr>
      <w:ind w:left="1100"/>
    </w:pPr>
    <w:rPr>
      <w:rFonts w:cstheme="minorHAnsi"/>
      <w:szCs w:val="20"/>
    </w:rPr>
  </w:style>
  <w:style w:type="paragraph" w:styleId="TOC7">
    <w:name w:val="toc 7"/>
    <w:basedOn w:val="Normal"/>
    <w:next w:val="Normal"/>
    <w:autoRedefine/>
    <w:uiPriority w:val="39"/>
    <w:qFormat/>
    <w:rsid w:val="008C04B5"/>
    <w:pPr>
      <w:ind w:left="1320"/>
    </w:pPr>
    <w:rPr>
      <w:rFonts w:cstheme="minorHAnsi"/>
      <w:szCs w:val="20"/>
    </w:rPr>
  </w:style>
  <w:style w:type="paragraph" w:styleId="TOC8">
    <w:name w:val="toc 8"/>
    <w:basedOn w:val="Normal"/>
    <w:next w:val="Normal"/>
    <w:autoRedefine/>
    <w:uiPriority w:val="39"/>
    <w:qFormat/>
    <w:rsid w:val="008C04B5"/>
    <w:pPr>
      <w:ind w:left="1540"/>
    </w:pPr>
    <w:rPr>
      <w:rFonts w:cstheme="minorHAnsi"/>
      <w:szCs w:val="20"/>
    </w:rPr>
  </w:style>
  <w:style w:type="paragraph" w:styleId="TOC9">
    <w:name w:val="toc 9"/>
    <w:basedOn w:val="Normal"/>
    <w:next w:val="Normal"/>
    <w:autoRedefine/>
    <w:uiPriority w:val="39"/>
    <w:qFormat/>
    <w:rsid w:val="008C04B5"/>
    <w:pPr>
      <w:ind w:left="1760"/>
    </w:pPr>
    <w:rPr>
      <w:rFonts w:cstheme="minorHAnsi"/>
      <w:szCs w:val="20"/>
    </w:rPr>
  </w:style>
  <w:style w:type="character" w:customStyle="1" w:styleId="ZchnZchn2">
    <w:name w:val="Zchn Zchn2"/>
    <w:basedOn w:val="DefaultParagraphFont"/>
    <w:rsid w:val="008C04B5"/>
  </w:style>
  <w:style w:type="character" w:customStyle="1" w:styleId="CommentTextChar1">
    <w:name w:val="Comment Text Char1"/>
    <w:locked/>
    <w:rsid w:val="008C04B5"/>
    <w:rPr>
      <w:sz w:val="24"/>
      <w:lang w:val="en-US" w:eastAsia="en-US"/>
    </w:rPr>
  </w:style>
  <w:style w:type="character" w:customStyle="1" w:styleId="Titel1">
    <w:name w:val="Titel1"/>
    <w:rsid w:val="008C04B5"/>
  </w:style>
  <w:style w:type="character" w:customStyle="1" w:styleId="pagination">
    <w:name w:val="pagination"/>
    <w:rsid w:val="008C04B5"/>
  </w:style>
  <w:style w:type="character" w:customStyle="1" w:styleId="doi">
    <w:name w:val="doi"/>
    <w:rsid w:val="008C04B5"/>
  </w:style>
  <w:style w:type="character" w:customStyle="1" w:styleId="label">
    <w:name w:val="label"/>
    <w:rsid w:val="008C04B5"/>
  </w:style>
  <w:style w:type="character" w:customStyle="1" w:styleId="value">
    <w:name w:val="value"/>
    <w:rsid w:val="008C04B5"/>
  </w:style>
  <w:style w:type="paragraph" w:styleId="NormalWeb">
    <w:name w:val="Normal (Web)"/>
    <w:basedOn w:val="Normal"/>
    <w:uiPriority w:val="99"/>
    <w:unhideWhenUsed/>
    <w:rsid w:val="004827C5"/>
    <w:pPr>
      <w:widowControl/>
      <w:spacing w:before="100" w:beforeAutospacing="1" w:after="100" w:afterAutospacing="1"/>
    </w:pPr>
    <w:rPr>
      <w:rFonts w:eastAsiaTheme="minorEastAsia"/>
    </w:rPr>
  </w:style>
  <w:style w:type="paragraph" w:customStyle="1" w:styleId="MTDisplayEquation">
    <w:name w:val="MTDisplayEquation"/>
    <w:basedOn w:val="WG1BodyText"/>
    <w:next w:val="Normal"/>
    <w:uiPriority w:val="99"/>
    <w:qFormat/>
    <w:rsid w:val="008C04B5"/>
    <w:pPr>
      <w:tabs>
        <w:tab w:val="center" w:pos="4540"/>
        <w:tab w:val="right" w:pos="9080"/>
      </w:tabs>
    </w:pPr>
  </w:style>
  <w:style w:type="character" w:customStyle="1" w:styleId="CharChar4">
    <w:name w:val="Char Char4"/>
    <w:rsid w:val="008C04B5"/>
    <w:rPr>
      <w:rFonts w:eastAsia="Times New Roman"/>
      <w:sz w:val="24"/>
      <w:szCs w:val="24"/>
      <w:lang w:eastAsia="en-US"/>
    </w:rPr>
  </w:style>
  <w:style w:type="paragraph" w:customStyle="1" w:styleId="Erluterung">
    <w:name w:val="Erläuterung"/>
    <w:basedOn w:val="Normal"/>
    <w:uiPriority w:val="99"/>
    <w:qFormat/>
    <w:rsid w:val="008C04B5"/>
    <w:pPr>
      <w:suppressAutoHyphens/>
    </w:pPr>
    <w:rPr>
      <w:rFonts w:eastAsia="DejaVu Sans"/>
      <w:color w:val="0000FF"/>
      <w:kern w:val="24"/>
      <w:szCs w:val="20"/>
    </w:rPr>
  </w:style>
  <w:style w:type="paragraph" w:styleId="BodyText">
    <w:name w:val="Body Text"/>
    <w:basedOn w:val="Normal"/>
    <w:link w:val="BodyTextChar1"/>
    <w:uiPriority w:val="99"/>
    <w:qFormat/>
    <w:rsid w:val="008C04B5"/>
    <w:rPr>
      <w:rFonts w:eastAsia="MS Mincho"/>
    </w:rPr>
  </w:style>
  <w:style w:type="character" w:customStyle="1" w:styleId="BodyTextChar1">
    <w:name w:val="Body Text Char1"/>
    <w:basedOn w:val="DefaultParagraphFont"/>
    <w:link w:val="BodyText"/>
    <w:uiPriority w:val="99"/>
    <w:qFormat/>
    <w:rsid w:val="008C04B5"/>
    <w:rPr>
      <w:rFonts w:eastAsia="MS Mincho" w:cs="Times New Roman"/>
      <w:sz w:val="24"/>
      <w:szCs w:val="24"/>
      <w:lang w:val="en-US" w:eastAsia="ja-JP"/>
    </w:rPr>
  </w:style>
  <w:style w:type="character" w:customStyle="1" w:styleId="BodyTextChar">
    <w:name w:val="Body Text Char"/>
    <w:basedOn w:val="DefaultParagraphFont"/>
    <w:rsid w:val="008C04B5"/>
    <w:rPr>
      <w:lang w:val="en-GB"/>
    </w:rPr>
  </w:style>
  <w:style w:type="paragraph" w:customStyle="1" w:styleId="TableContents">
    <w:name w:val="Table Contents"/>
    <w:basedOn w:val="Normal"/>
    <w:uiPriority w:val="99"/>
    <w:qFormat/>
    <w:rsid w:val="008C04B5"/>
    <w:pPr>
      <w:suppressLineNumbers/>
      <w:suppressAutoHyphens/>
    </w:pPr>
    <w:rPr>
      <w:rFonts w:ascii="Liberation Serif" w:eastAsia="DejaVu Sans" w:hAnsi="Liberation Serif"/>
      <w:kern w:val="1"/>
    </w:rPr>
  </w:style>
  <w:style w:type="paragraph" w:customStyle="1" w:styleId="WG1Caption">
    <w:name w:val="WG1 Caption"/>
    <w:basedOn w:val="WG1BodyText"/>
    <w:link w:val="WG1CaptionChar"/>
    <w:qFormat/>
    <w:rsid w:val="008C04B5"/>
    <w:rPr>
      <w:sz w:val="20"/>
    </w:rPr>
  </w:style>
  <w:style w:type="character" w:customStyle="1" w:styleId="WG1CaptionChar">
    <w:name w:val="WG1 Caption Char"/>
    <w:link w:val="WG1Caption"/>
    <w:rsid w:val="008C04B5"/>
    <w:rPr>
      <w:rFonts w:eastAsia="SimSun" w:cs="Times New Roman"/>
      <w:sz w:val="20"/>
      <w:szCs w:val="20"/>
      <w:lang w:val="en-GB" w:eastAsia="en-US"/>
    </w:rPr>
  </w:style>
  <w:style w:type="paragraph" w:customStyle="1" w:styleId="LightGrid-Accent31">
    <w:name w:val="Light Grid - Accent 31"/>
    <w:basedOn w:val="Normal"/>
    <w:uiPriority w:val="99"/>
    <w:qFormat/>
    <w:rsid w:val="008C04B5"/>
    <w:pPr>
      <w:ind w:left="720"/>
      <w:contextualSpacing/>
    </w:pPr>
    <w:rPr>
      <w:rFonts w:ascii="Cambria" w:eastAsia="MS ??" w:hAnsi="Cambria"/>
    </w:rPr>
  </w:style>
  <w:style w:type="paragraph" w:customStyle="1" w:styleId="timesnewroman">
    <w:name w:val="times new roman"/>
    <w:basedOn w:val="Normal"/>
    <w:uiPriority w:val="99"/>
    <w:qFormat/>
    <w:rsid w:val="008C04B5"/>
    <w:pPr>
      <w:adjustRightInd w:val="0"/>
    </w:pPr>
    <w:rPr>
      <w:rFonts w:ascii="Consolas" w:eastAsia="SimSun" w:hAnsi="Consolas" w:cs="Consolas"/>
    </w:rPr>
  </w:style>
  <w:style w:type="paragraph" w:customStyle="1" w:styleId="reference">
    <w:name w:val="reference"/>
    <w:basedOn w:val="Normal"/>
    <w:link w:val="referenceChar"/>
    <w:qFormat/>
    <w:rsid w:val="008C04B5"/>
    <w:pPr>
      <w:tabs>
        <w:tab w:val="left" w:pos="567"/>
        <w:tab w:val="left" w:pos="1134"/>
      </w:tabs>
      <w:spacing w:line="300" w:lineRule="atLeast"/>
      <w:ind w:left="567" w:hanging="567"/>
    </w:pPr>
    <w:rPr>
      <w:rFonts w:eastAsia="SimSun"/>
      <w:szCs w:val="20"/>
      <w:lang w:eastAsia="sv-SE"/>
    </w:rPr>
  </w:style>
  <w:style w:type="character" w:customStyle="1" w:styleId="referenceChar">
    <w:name w:val="reference Char"/>
    <w:link w:val="reference"/>
    <w:rsid w:val="008C04B5"/>
    <w:rPr>
      <w:rFonts w:eastAsia="SimSun" w:cs="Times New Roman"/>
      <w:sz w:val="24"/>
      <w:szCs w:val="20"/>
      <w:lang w:eastAsia="sv-SE"/>
    </w:rPr>
  </w:style>
  <w:style w:type="character" w:customStyle="1" w:styleId="highlight">
    <w:name w:val="highlight"/>
    <w:basedOn w:val="DefaultParagraphFont"/>
    <w:rsid w:val="008C04B5"/>
  </w:style>
  <w:style w:type="character" w:customStyle="1" w:styleId="journal">
    <w:name w:val="journal"/>
    <w:basedOn w:val="DefaultParagraphFont"/>
    <w:rsid w:val="008C04B5"/>
  </w:style>
  <w:style w:type="character" w:customStyle="1" w:styleId="volumenum">
    <w:name w:val="volumenum"/>
    <w:basedOn w:val="DefaultParagraphFont"/>
    <w:rsid w:val="008C04B5"/>
  </w:style>
  <w:style w:type="character" w:customStyle="1" w:styleId="citationnum">
    <w:name w:val="citationnum"/>
    <w:basedOn w:val="DefaultParagraphFont"/>
    <w:rsid w:val="008C04B5"/>
  </w:style>
  <w:style w:type="character" w:customStyle="1" w:styleId="hithilite">
    <w:name w:val="hithilite"/>
    <w:basedOn w:val="DefaultParagraphFont"/>
    <w:rsid w:val="008C04B5"/>
  </w:style>
  <w:style w:type="character" w:customStyle="1" w:styleId="frlabel">
    <w:name w:val="fr_label"/>
    <w:basedOn w:val="DefaultParagraphFont"/>
    <w:rsid w:val="008C04B5"/>
  </w:style>
  <w:style w:type="paragraph" w:customStyle="1" w:styleId="Default">
    <w:name w:val="Default"/>
    <w:uiPriority w:val="99"/>
    <w:qFormat/>
    <w:rsid w:val="008C04B5"/>
    <w:pPr>
      <w:widowControl/>
      <w:autoSpaceDE w:val="0"/>
      <w:autoSpaceDN w:val="0"/>
      <w:adjustRightInd w:val="0"/>
    </w:pPr>
    <w:rPr>
      <w:rFonts w:eastAsia="Calibri" w:cs="Times New Roman"/>
      <w:color w:val="000000"/>
      <w:sz w:val="24"/>
      <w:szCs w:val="24"/>
      <w:lang w:val="de-DE" w:eastAsia="de-DE"/>
    </w:rPr>
  </w:style>
  <w:style w:type="paragraph" w:styleId="DocumentMap">
    <w:name w:val="Document Map"/>
    <w:basedOn w:val="Normal"/>
    <w:link w:val="DocumentMapChar1"/>
    <w:uiPriority w:val="99"/>
    <w:semiHidden/>
    <w:qFormat/>
    <w:rsid w:val="008C04B5"/>
    <w:pPr>
      <w:shd w:val="clear" w:color="auto" w:fill="000080"/>
    </w:pPr>
    <w:rPr>
      <w:rFonts w:ascii="Tahoma" w:eastAsia="SimSun" w:hAnsi="Tahoma" w:cs="Tahoma"/>
      <w:szCs w:val="20"/>
    </w:rPr>
  </w:style>
  <w:style w:type="character" w:customStyle="1" w:styleId="DocumentMapChar1">
    <w:name w:val="Document Map Char1"/>
    <w:basedOn w:val="DefaultParagraphFont"/>
    <w:link w:val="DocumentMap"/>
    <w:uiPriority w:val="99"/>
    <w:semiHidden/>
    <w:rsid w:val="008C04B5"/>
    <w:rPr>
      <w:rFonts w:ascii="Tahoma" w:eastAsia="SimSun" w:hAnsi="Tahoma" w:cs="Tahoma"/>
      <w:sz w:val="20"/>
      <w:szCs w:val="20"/>
      <w:shd w:val="clear" w:color="auto" w:fill="000080"/>
      <w:lang w:val="en-US" w:eastAsia="en-US"/>
    </w:rPr>
  </w:style>
  <w:style w:type="character" w:customStyle="1" w:styleId="DocumentMapChar">
    <w:name w:val="Document Map Char"/>
    <w:basedOn w:val="DefaultParagraphFont"/>
    <w:rsid w:val="008C04B5"/>
    <w:rPr>
      <w:rFonts w:ascii="Segoe UI" w:hAnsi="Segoe UI" w:cs="Segoe UI"/>
      <w:sz w:val="16"/>
      <w:szCs w:val="16"/>
      <w:lang w:val="en-GB"/>
    </w:rPr>
  </w:style>
  <w:style w:type="paragraph" w:customStyle="1" w:styleId="LightGrid-Accent32">
    <w:name w:val="Light Grid - Accent 32"/>
    <w:basedOn w:val="Normal"/>
    <w:uiPriority w:val="99"/>
    <w:qFormat/>
    <w:rsid w:val="008C04B5"/>
    <w:pPr>
      <w:ind w:left="720"/>
      <w:contextualSpacing/>
    </w:pPr>
    <w:rPr>
      <w:rFonts w:ascii="Cambria" w:eastAsia="MS ??" w:hAnsi="Cambria"/>
    </w:rPr>
  </w:style>
  <w:style w:type="character" w:customStyle="1" w:styleId="CommentTextChar2">
    <w:name w:val="Comment Text Char2"/>
    <w:locked/>
    <w:rsid w:val="008C04B5"/>
    <w:rPr>
      <w:rFonts w:ascii="Times New Roman" w:hAnsi="Times New Roman" w:cs="Times New Roman"/>
    </w:rPr>
  </w:style>
  <w:style w:type="paragraph" w:customStyle="1" w:styleId="wg13rdlevelheading0">
    <w:name w:val="wg13rdlevelheading"/>
    <w:basedOn w:val="Normal"/>
    <w:uiPriority w:val="99"/>
    <w:qFormat/>
    <w:rsid w:val="008C04B5"/>
    <w:pPr>
      <w:spacing w:before="100" w:beforeAutospacing="1" w:after="100" w:afterAutospacing="1"/>
    </w:pPr>
    <w:rPr>
      <w:rFonts w:eastAsia="MS Mincho"/>
    </w:rPr>
  </w:style>
  <w:style w:type="paragraph" w:customStyle="1" w:styleId="ColorfulShading-Accent32">
    <w:name w:val="Colorful Shading - Accent 32"/>
    <w:basedOn w:val="Normal"/>
    <w:uiPriority w:val="99"/>
    <w:qFormat/>
    <w:rsid w:val="008C04B5"/>
    <w:pPr>
      <w:ind w:left="720"/>
      <w:contextualSpacing/>
    </w:pPr>
    <w:rPr>
      <w:rFonts w:eastAsia="MS Mincho"/>
      <w:lang w:eastAsia="de-DE"/>
    </w:rPr>
  </w:style>
  <w:style w:type="character" w:customStyle="1" w:styleId="CommentTextChar3">
    <w:name w:val="Comment Text Char3"/>
    <w:locked/>
    <w:rsid w:val="008C04B5"/>
    <w:rPr>
      <w:rFonts w:ascii="Times New Roman" w:hAnsi="Times New Roman" w:cs="Times New Roman"/>
    </w:rPr>
  </w:style>
  <w:style w:type="character" w:customStyle="1" w:styleId="FootnoteTextChar1">
    <w:name w:val="Footnote Text Char1"/>
    <w:locked/>
    <w:rsid w:val="008C04B5"/>
    <w:rPr>
      <w:rFonts w:ascii="Times New Roman" w:eastAsia="MS Mincho" w:hAnsi="Times New Roman"/>
    </w:rPr>
  </w:style>
  <w:style w:type="character" w:customStyle="1" w:styleId="CommentSubjectChar1">
    <w:name w:val="Comment Subject Char1"/>
    <w:locked/>
    <w:rsid w:val="008C04B5"/>
    <w:rPr>
      <w:rFonts w:ascii="Times New Roman" w:hAnsi="Times New Roman" w:cs="Times New Roman"/>
      <w:b/>
      <w:bCs/>
      <w:sz w:val="20"/>
      <w:szCs w:val="20"/>
    </w:rPr>
  </w:style>
  <w:style w:type="character" w:customStyle="1" w:styleId="PlainTextChar1">
    <w:name w:val="Plain Text Char1"/>
    <w:locked/>
    <w:rsid w:val="008C04B5"/>
    <w:rPr>
      <w:rFonts w:ascii="Times New Roman" w:hAnsi="Times New Roman" w:cs="Times New Roman"/>
      <w:lang w:val="de-DE" w:eastAsia="de-DE"/>
    </w:rPr>
  </w:style>
  <w:style w:type="table" w:styleId="TableContemporary">
    <w:name w:val="Table Contemporary"/>
    <w:basedOn w:val="TableNormal"/>
    <w:rsid w:val="008C04B5"/>
    <w:pPr>
      <w:widowControl/>
    </w:pPr>
    <w:rPr>
      <w:rFonts w:eastAsia="SimSun" w:cs="Times New Roman"/>
      <w:sz w:val="20"/>
      <w:szCs w:val="20"/>
      <w:lang w:val="de-DE"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Inhaltsverzeichnisberschrift1">
    <w:name w:val="Inhaltsverzeichnisüberschrift1"/>
    <w:basedOn w:val="Heading1"/>
    <w:next w:val="Normal"/>
    <w:uiPriority w:val="39"/>
    <w:qFormat/>
    <w:rsid w:val="008C04B5"/>
    <w:pPr>
      <w:outlineLvl w:val="9"/>
    </w:pPr>
    <w:rPr>
      <w:rFonts w:ascii="Cambria" w:eastAsia="MS Gothic" w:hAnsi="Cambria"/>
      <w:bCs/>
      <w:color w:val="365F91"/>
      <w:sz w:val="28"/>
      <w:szCs w:val="28"/>
    </w:rPr>
  </w:style>
  <w:style w:type="paragraph" w:customStyle="1" w:styleId="ColorfulShading-Accent31">
    <w:name w:val="Colorful Shading - Accent 31"/>
    <w:basedOn w:val="Normal"/>
    <w:uiPriority w:val="99"/>
    <w:qFormat/>
    <w:rsid w:val="008C04B5"/>
    <w:pPr>
      <w:ind w:left="720"/>
      <w:contextualSpacing/>
    </w:pPr>
    <w:rPr>
      <w:rFonts w:eastAsia="MS Mincho"/>
      <w:lang w:eastAsia="de-DE"/>
    </w:rPr>
  </w:style>
  <w:style w:type="character" w:customStyle="1" w:styleId="pbtocauthors">
    <w:name w:val="pb_toc_authors"/>
    <w:rsid w:val="008C04B5"/>
  </w:style>
  <w:style w:type="character" w:styleId="HTMLCite">
    <w:name w:val="HTML Cite"/>
    <w:uiPriority w:val="99"/>
    <w:unhideWhenUsed/>
    <w:rsid w:val="008C04B5"/>
    <w:rPr>
      <w:i/>
      <w:iCs/>
    </w:rPr>
  </w:style>
  <w:style w:type="character" w:customStyle="1" w:styleId="author">
    <w:name w:val="author"/>
    <w:rsid w:val="008C04B5"/>
  </w:style>
  <w:style w:type="character" w:customStyle="1" w:styleId="pubyear">
    <w:name w:val="pubyear"/>
    <w:rsid w:val="008C04B5"/>
  </w:style>
  <w:style w:type="character" w:customStyle="1" w:styleId="articletitle">
    <w:name w:val="articletitle"/>
    <w:rsid w:val="008C04B5"/>
  </w:style>
  <w:style w:type="character" w:customStyle="1" w:styleId="journaltitle">
    <w:name w:val="journaltitle"/>
    <w:rsid w:val="008C04B5"/>
  </w:style>
  <w:style w:type="character" w:customStyle="1" w:styleId="vol">
    <w:name w:val="vol"/>
    <w:rsid w:val="008C04B5"/>
  </w:style>
  <w:style w:type="character" w:customStyle="1" w:styleId="st">
    <w:name w:val="st"/>
    <w:rsid w:val="008C04B5"/>
  </w:style>
  <w:style w:type="paragraph" w:customStyle="1" w:styleId="LightGrid-Accent34">
    <w:name w:val="Light Grid - Accent 34"/>
    <w:basedOn w:val="Normal"/>
    <w:uiPriority w:val="99"/>
    <w:qFormat/>
    <w:rsid w:val="008C04B5"/>
    <w:pPr>
      <w:ind w:left="720"/>
      <w:contextualSpacing/>
    </w:pPr>
    <w:rPr>
      <w:rFonts w:eastAsia="MS Mincho"/>
      <w:lang w:eastAsia="de-DE"/>
    </w:rPr>
  </w:style>
  <w:style w:type="paragraph" w:customStyle="1" w:styleId="ColorfulShading-Accent13">
    <w:name w:val="Colorful Shading - Accent 13"/>
    <w:hidden/>
    <w:uiPriority w:val="99"/>
    <w:qFormat/>
    <w:rsid w:val="008C04B5"/>
    <w:pPr>
      <w:widowControl/>
    </w:pPr>
    <w:rPr>
      <w:rFonts w:eastAsia="SimSun" w:cs="Times New Roman"/>
      <w:sz w:val="24"/>
      <w:szCs w:val="20"/>
      <w:lang w:val="en-US" w:eastAsia="en-US"/>
    </w:rPr>
  </w:style>
  <w:style w:type="paragraph" w:customStyle="1" w:styleId="ColorfulGrid-Accent11">
    <w:name w:val="Colorful Grid - Accent 11"/>
    <w:basedOn w:val="Normal"/>
    <w:next w:val="Normal"/>
    <w:link w:val="ColorfulGrid-Accent1Char1"/>
    <w:qFormat/>
    <w:rsid w:val="008C04B5"/>
    <w:rPr>
      <w:rFonts w:eastAsia="SimSun"/>
      <w:i/>
      <w:iCs/>
      <w:szCs w:val="20"/>
    </w:rPr>
  </w:style>
  <w:style w:type="character" w:customStyle="1" w:styleId="ColorfulGrid-Accent1Char1">
    <w:name w:val="Colorful Grid - Accent 1 Char1"/>
    <w:link w:val="ColorfulGrid-Accent11"/>
    <w:rsid w:val="008C04B5"/>
    <w:rPr>
      <w:rFonts w:eastAsia="SimSun" w:cs="Times New Roman"/>
      <w:i/>
      <w:iCs/>
      <w:color w:val="000000"/>
      <w:sz w:val="24"/>
      <w:szCs w:val="20"/>
      <w:lang w:val="en-US" w:eastAsia="en-US"/>
    </w:rPr>
  </w:style>
  <w:style w:type="paragraph" w:customStyle="1" w:styleId="Ljustrutnt-dekorfrg31">
    <w:name w:val="Ljust rutnät - dekorfärg 31"/>
    <w:basedOn w:val="Normal"/>
    <w:uiPriority w:val="99"/>
    <w:qFormat/>
    <w:rsid w:val="008C04B5"/>
    <w:pPr>
      <w:ind w:left="720"/>
      <w:contextualSpacing/>
    </w:pPr>
    <w:rPr>
      <w:rFonts w:eastAsia="MS Mincho"/>
      <w:lang w:eastAsia="de-DE"/>
    </w:rPr>
  </w:style>
  <w:style w:type="character" w:customStyle="1" w:styleId="ZchnZchn51">
    <w:name w:val="Zchn Zchn51"/>
    <w:rsid w:val="008C04B5"/>
    <w:rPr>
      <w:sz w:val="24"/>
      <w:lang w:val="en-US" w:eastAsia="en-US"/>
    </w:rPr>
  </w:style>
  <w:style w:type="character" w:customStyle="1" w:styleId="pbtoclink">
    <w:name w:val="pb_toc_link"/>
    <w:rsid w:val="008C04B5"/>
  </w:style>
  <w:style w:type="character" w:customStyle="1" w:styleId="ColorfulGrid-Accent1Char">
    <w:name w:val="Colorful Grid - Accent 1 Char"/>
    <w:link w:val="MediumGrid2-Accent21"/>
    <w:rsid w:val="008C04B5"/>
    <w:rPr>
      <w:i/>
      <w:iCs/>
      <w:color w:val="000000"/>
      <w:sz w:val="24"/>
      <w:lang w:val="en-US" w:eastAsia="en-US"/>
    </w:rPr>
  </w:style>
  <w:style w:type="table" w:customStyle="1" w:styleId="MediumGrid2-Accent21">
    <w:name w:val="Medium Grid 2 - Accent 21"/>
    <w:basedOn w:val="TableNormal"/>
    <w:link w:val="ColorfulGrid-Accent1Char"/>
    <w:rsid w:val="008C04B5"/>
    <w:pPr>
      <w:widowControl/>
    </w:pPr>
    <w:rPr>
      <w:i/>
      <w:iCs/>
      <w:color w:val="000000"/>
      <w:sz w:val="24"/>
      <w:lang w:val="en-US" w:eastAsia="en-US"/>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databold">
    <w:name w:val="data_bold"/>
    <w:rsid w:val="008C04B5"/>
  </w:style>
  <w:style w:type="paragraph" w:customStyle="1" w:styleId="MediumList1-Accent61">
    <w:name w:val="Medium List 1 - Accent 61"/>
    <w:basedOn w:val="Normal"/>
    <w:uiPriority w:val="99"/>
    <w:qFormat/>
    <w:rsid w:val="008C04B5"/>
    <w:pPr>
      <w:ind w:left="720"/>
      <w:contextualSpacing/>
    </w:pPr>
    <w:rPr>
      <w:rFonts w:eastAsia="MS Mincho"/>
      <w:lang w:eastAsia="de-DE"/>
    </w:rPr>
  </w:style>
  <w:style w:type="paragraph" w:customStyle="1" w:styleId="MediumList2-Accent21">
    <w:name w:val="Medium List 2 - Accent 21"/>
    <w:hidden/>
    <w:uiPriority w:val="99"/>
    <w:qFormat/>
    <w:rsid w:val="008C04B5"/>
    <w:pPr>
      <w:widowControl/>
    </w:pPr>
    <w:rPr>
      <w:rFonts w:cs="Times New Roman"/>
      <w:sz w:val="24"/>
      <w:szCs w:val="20"/>
      <w:lang w:val="en-US" w:eastAsia="en-US"/>
    </w:rPr>
  </w:style>
  <w:style w:type="paragraph" w:customStyle="1" w:styleId="ColorfulShading-Accent11">
    <w:name w:val="Colorful Shading - Accent 11"/>
    <w:hidden/>
    <w:uiPriority w:val="99"/>
    <w:qFormat/>
    <w:rsid w:val="008C04B5"/>
    <w:pPr>
      <w:widowControl/>
    </w:pPr>
    <w:rPr>
      <w:rFonts w:cs="Times New Roman"/>
      <w:sz w:val="24"/>
      <w:szCs w:val="20"/>
      <w:lang w:val="en-US" w:eastAsia="en-US"/>
    </w:rPr>
  </w:style>
  <w:style w:type="paragraph" w:customStyle="1" w:styleId="ColorfulShading-Accent12">
    <w:name w:val="Colorful Shading - Accent 12"/>
    <w:hidden/>
    <w:uiPriority w:val="99"/>
    <w:qFormat/>
    <w:rsid w:val="008C04B5"/>
    <w:pPr>
      <w:widowControl/>
    </w:pPr>
    <w:rPr>
      <w:rFonts w:cs="Times New Roman"/>
      <w:sz w:val="24"/>
      <w:szCs w:val="20"/>
      <w:lang w:val="en-US" w:eastAsia="en-US"/>
    </w:rPr>
  </w:style>
  <w:style w:type="character" w:customStyle="1" w:styleId="xapple-style-span">
    <w:name w:val="x_apple-style-span"/>
    <w:rsid w:val="008C04B5"/>
  </w:style>
  <w:style w:type="numbering" w:customStyle="1" w:styleId="NoList1">
    <w:name w:val="No List1"/>
    <w:next w:val="NoList"/>
    <w:uiPriority w:val="99"/>
    <w:semiHidden/>
    <w:unhideWhenUsed/>
    <w:rsid w:val="008C04B5"/>
  </w:style>
  <w:style w:type="table" w:customStyle="1" w:styleId="TableGrid1">
    <w:name w:val="Table Grid1"/>
    <w:basedOn w:val="TableNormal"/>
    <w:next w:val="TableGrid"/>
    <w:rsid w:val="008C04B5"/>
    <w:pPr>
      <w:widowControl/>
    </w:pPr>
    <w:rPr>
      <w:rFonts w:cs="Times New Roman"/>
      <w:sz w:val="20"/>
      <w:szCs w:val="20"/>
      <w:lang w:val="de-DE"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Contemporary1">
    <w:name w:val="Table Contemporary1"/>
    <w:basedOn w:val="TableNormal"/>
    <w:next w:val="TableContemporary"/>
    <w:rsid w:val="008C04B5"/>
    <w:pPr>
      <w:widowControl/>
    </w:pPr>
    <w:rPr>
      <w:rFonts w:ascii="Cambria" w:eastAsia="MS Mincho" w:hAnsi="Cambria" w:cs="Times New Roman"/>
      <w:sz w:val="20"/>
      <w:szCs w:val="20"/>
      <w:lang w:val="de-DE"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berarbeitung1">
    <w:name w:val="Überarbeitung1"/>
    <w:hidden/>
    <w:uiPriority w:val="71"/>
    <w:qFormat/>
    <w:rsid w:val="008C04B5"/>
    <w:pPr>
      <w:widowControl/>
    </w:pPr>
    <w:rPr>
      <w:rFonts w:cs="Times New Roman"/>
      <w:sz w:val="24"/>
      <w:szCs w:val="20"/>
      <w:lang w:val="en-US" w:eastAsia="en-US"/>
    </w:rPr>
  </w:style>
  <w:style w:type="paragraph" w:customStyle="1" w:styleId="Listenabsatz1">
    <w:name w:val="Listenabsatz1"/>
    <w:basedOn w:val="Normal"/>
    <w:uiPriority w:val="34"/>
    <w:qFormat/>
    <w:rsid w:val="008C04B5"/>
    <w:pPr>
      <w:ind w:left="720"/>
      <w:contextualSpacing/>
    </w:pPr>
    <w:rPr>
      <w:rFonts w:ascii="Cambria" w:hAnsi="Cambria"/>
    </w:rPr>
  </w:style>
  <w:style w:type="table" w:customStyle="1" w:styleId="MediumShading1-Accent31">
    <w:name w:val="Medium Shading 1 - Accent 31"/>
    <w:basedOn w:val="TableNormal"/>
    <w:rsid w:val="008C04B5"/>
    <w:pPr>
      <w:widowControl/>
    </w:pPr>
    <w:rPr>
      <w:rFonts w:eastAsia="SimSun" w:cs="Times New Roman"/>
      <w:i/>
      <w:iCs/>
      <w:color w:val="000000"/>
      <w:sz w:val="24"/>
      <w:szCs w:val="20"/>
      <w:lang w:val="de-DE" w:eastAsia="de-DE"/>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Tramemoyenne1-Accent31">
    <w:name w:val="Trame moyenne 1 - Accent 31"/>
    <w:basedOn w:val="TableNormal"/>
    <w:rsid w:val="008C04B5"/>
    <w:pPr>
      <w:widowControl/>
    </w:pPr>
    <w:rPr>
      <w:rFonts w:eastAsia="SimSun" w:cs="Times New Roman"/>
      <w:i/>
      <w:iCs/>
      <w:color w:val="000000"/>
      <w:sz w:val="24"/>
      <w:szCs w:val="20"/>
      <w:lang w:val="de-DE" w:eastAsia="de-DE"/>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customStyle="1" w:styleId="Tramecouleur-Accent11">
    <w:name w:val="Trame couleur - Accent 11"/>
    <w:hidden/>
    <w:uiPriority w:val="99"/>
    <w:qFormat/>
    <w:rsid w:val="008C04B5"/>
    <w:pPr>
      <w:widowControl/>
    </w:pPr>
    <w:rPr>
      <w:rFonts w:cs="Times New Roman"/>
      <w:sz w:val="24"/>
      <w:szCs w:val="20"/>
      <w:lang w:val="en-US" w:eastAsia="en-US"/>
    </w:rPr>
  </w:style>
  <w:style w:type="paragraph" w:customStyle="1" w:styleId="Listecouleur-Accent11">
    <w:name w:val="Liste couleur - Accent 11"/>
    <w:basedOn w:val="Normal"/>
    <w:uiPriority w:val="99"/>
    <w:qFormat/>
    <w:rsid w:val="008C04B5"/>
    <w:pPr>
      <w:ind w:left="720"/>
      <w:contextualSpacing/>
    </w:pPr>
    <w:rPr>
      <w:rFonts w:ascii="Cambria" w:hAnsi="Cambria"/>
    </w:rPr>
  </w:style>
  <w:style w:type="table" w:customStyle="1" w:styleId="Listecouleur-Accent31">
    <w:name w:val="Liste couleur - Accent 31"/>
    <w:basedOn w:val="TableNormal"/>
    <w:rsid w:val="008C04B5"/>
    <w:pPr>
      <w:widowControl/>
    </w:pPr>
    <w:rPr>
      <w:rFonts w:eastAsia="SimSun" w:cs="Times New Roman"/>
      <w:i/>
      <w:iCs/>
      <w:color w:val="000000"/>
      <w:sz w:val="24"/>
      <w:szCs w:val="20"/>
      <w:lang w:val="de-DE" w:eastAsia="de-DE"/>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hlfld-contribauthor">
    <w:name w:val="hlfld-contribauthor"/>
    <w:basedOn w:val="DefaultParagraphFont"/>
    <w:rsid w:val="00592599"/>
  </w:style>
  <w:style w:type="character" w:customStyle="1" w:styleId="volume">
    <w:name w:val="volume"/>
    <w:basedOn w:val="DefaultParagraphFont"/>
    <w:rsid w:val="00F40396"/>
  </w:style>
  <w:style w:type="character" w:customStyle="1" w:styleId="seperator">
    <w:name w:val="seperator"/>
    <w:basedOn w:val="DefaultParagraphFont"/>
    <w:rsid w:val="00F40396"/>
  </w:style>
  <w:style w:type="character" w:customStyle="1" w:styleId="seriestitle">
    <w:name w:val="seriestitle"/>
    <w:basedOn w:val="DefaultParagraphFont"/>
    <w:rsid w:val="00F40396"/>
  </w:style>
  <w:style w:type="character" w:customStyle="1" w:styleId="issue">
    <w:name w:val="issue"/>
    <w:basedOn w:val="DefaultParagraphFont"/>
    <w:rsid w:val="00F40396"/>
  </w:style>
  <w:style w:type="character" w:customStyle="1" w:styleId="page-range">
    <w:name w:val="page-range"/>
    <w:basedOn w:val="DefaultParagraphFont"/>
    <w:rsid w:val="00F40396"/>
  </w:style>
  <w:style w:type="paragraph" w:customStyle="1" w:styleId="AR6Chap5Level0">
    <w:name w:val="AR6 Chap 5 Level 0"/>
    <w:basedOn w:val="Heading1"/>
    <w:next w:val="AR6BodyText"/>
    <w:uiPriority w:val="99"/>
    <w:qFormat/>
    <w:rsid w:val="009E63BD"/>
    <w:pPr>
      <w:tabs>
        <w:tab w:val="num" w:pos="360"/>
      </w:tabs>
    </w:pPr>
  </w:style>
  <w:style w:type="paragraph" w:customStyle="1" w:styleId="AR6Chap5Level151">
    <w:name w:val="AR6 Chap 5 Level 1 (5.1)"/>
    <w:basedOn w:val="Heading2"/>
    <w:next w:val="AR6BodyText"/>
    <w:uiPriority w:val="99"/>
    <w:qFormat/>
    <w:rsid w:val="009E63BD"/>
    <w:pPr>
      <w:tabs>
        <w:tab w:val="num" w:pos="360"/>
      </w:tabs>
    </w:pPr>
  </w:style>
  <w:style w:type="paragraph" w:customStyle="1" w:styleId="AR6Chap5Level2511">
    <w:name w:val="AR6 Chap 5 Level 2 (5.1.1)"/>
    <w:basedOn w:val="Heading3"/>
    <w:link w:val="AR6Chap5Level2511Car"/>
    <w:qFormat/>
    <w:rsid w:val="009E63BD"/>
    <w:pPr>
      <w:ind w:left="720" w:hanging="720"/>
    </w:pPr>
    <w:rPr>
      <w:color w:val="1F4D78" w:themeColor="accent1" w:themeShade="7F"/>
    </w:rPr>
  </w:style>
  <w:style w:type="paragraph" w:customStyle="1" w:styleId="AR6Chap5Level35111">
    <w:name w:val="AR6 Chap 5 Level 3 (5.1.1.1)"/>
    <w:basedOn w:val="AR6BodyText"/>
    <w:next w:val="AR6BodyText"/>
    <w:uiPriority w:val="99"/>
    <w:qFormat/>
    <w:rsid w:val="009E63BD"/>
    <w:pPr>
      <w:tabs>
        <w:tab w:val="num" w:pos="360"/>
      </w:tabs>
    </w:pPr>
    <w:rPr>
      <w:rFonts w:eastAsiaTheme="majorEastAsia" w:cstheme="majorBidi"/>
      <w:i/>
      <w:lang w:val="en-US" w:eastAsia="en-US"/>
    </w:rPr>
  </w:style>
  <w:style w:type="character" w:customStyle="1" w:styleId="AR6Chap5Level2511Car">
    <w:name w:val="AR6 Chap 5 Level 2 (5.1.1) Car"/>
    <w:basedOn w:val="Titre3Car"/>
    <w:link w:val="AR6Chap5Level2511"/>
    <w:rsid w:val="009E63BD"/>
    <w:rPr>
      <w:rFonts w:eastAsiaTheme="majorEastAsia" w:cstheme="majorBidi"/>
      <w:b/>
      <w:i/>
      <w:color w:val="1F4D78" w:themeColor="accent1" w:themeShade="7F"/>
      <w:sz w:val="28"/>
      <w:szCs w:val="24"/>
      <w:lang w:val="en-US" w:eastAsia="en-US"/>
    </w:rPr>
  </w:style>
  <w:style w:type="paragraph" w:customStyle="1" w:styleId="AR6Chap5Level451111">
    <w:name w:val="AR6 Chap 5 Level 4 (5.1.1.1.1)"/>
    <w:basedOn w:val="Heading5"/>
    <w:next w:val="AR6BodyText"/>
    <w:uiPriority w:val="99"/>
    <w:qFormat/>
    <w:rsid w:val="009E63BD"/>
    <w:pPr>
      <w:tabs>
        <w:tab w:val="num" w:pos="360"/>
      </w:tabs>
    </w:pPr>
  </w:style>
  <w:style w:type="paragraph" w:styleId="Bibliography">
    <w:name w:val="Bibliography"/>
    <w:basedOn w:val="Normal"/>
    <w:next w:val="Normal"/>
    <w:uiPriority w:val="37"/>
    <w:semiHidden/>
    <w:unhideWhenUsed/>
    <w:qFormat/>
    <w:rsid w:val="008921C5"/>
  </w:style>
  <w:style w:type="paragraph" w:styleId="TOCHeading">
    <w:name w:val="TOC Heading"/>
    <w:basedOn w:val="Heading1"/>
    <w:next w:val="Normal"/>
    <w:uiPriority w:val="39"/>
    <w:unhideWhenUsed/>
    <w:qFormat/>
    <w:rsid w:val="000277A8"/>
    <w:pPr>
      <w:outlineLvl w:val="9"/>
    </w:pPr>
    <w:rPr>
      <w:rFonts w:asciiTheme="majorHAnsi" w:hAnsiTheme="majorHAnsi"/>
      <w:bCs/>
      <w:color w:val="2E74B5" w:themeColor="accent1" w:themeShade="BF"/>
      <w:sz w:val="28"/>
      <w:szCs w:val="28"/>
    </w:rPr>
  </w:style>
  <w:style w:type="paragraph" w:customStyle="1" w:styleId="AR6Chap5Figure">
    <w:name w:val="AR6 Chap 5 Figure"/>
    <w:basedOn w:val="AR6BodyText"/>
    <w:next w:val="AR6BodyText"/>
    <w:link w:val="AR6Chap5FigureCar"/>
    <w:qFormat/>
    <w:rsid w:val="00BC0736"/>
    <w:pPr>
      <w:ind w:left="1134" w:hanging="1134"/>
    </w:pPr>
    <w:rPr>
      <w:sz w:val="20"/>
      <w:lang w:val="en-US"/>
    </w:rPr>
  </w:style>
  <w:style w:type="character" w:customStyle="1" w:styleId="AR6Chap5FigureCar">
    <w:name w:val="AR6 Chap 5 Figure Car"/>
    <w:basedOn w:val="DefaultParagraphFont"/>
    <w:link w:val="AR6Chap5Figure"/>
    <w:rsid w:val="00BC0736"/>
    <w:rPr>
      <w:sz w:val="20"/>
      <w:lang w:val="en-US"/>
    </w:rPr>
  </w:style>
  <w:style w:type="paragraph" w:styleId="Revision">
    <w:name w:val="Revision"/>
    <w:hidden/>
    <w:uiPriority w:val="99"/>
    <w:semiHidden/>
    <w:qFormat/>
    <w:rsid w:val="00CB4DBE"/>
    <w:pPr>
      <w:widowControl/>
    </w:pPr>
    <w:rPr>
      <w:rFonts w:asciiTheme="minorHAnsi" w:eastAsiaTheme="minorHAnsi" w:hAnsiTheme="minorHAnsi"/>
      <w:lang w:val="en-US" w:eastAsia="en-US"/>
    </w:rPr>
  </w:style>
  <w:style w:type="paragraph" w:customStyle="1" w:styleId="ar6bodytext0">
    <w:name w:val="ar6bodytext"/>
    <w:basedOn w:val="Normal"/>
    <w:uiPriority w:val="99"/>
    <w:qFormat/>
    <w:rsid w:val="0091756A"/>
    <w:rPr>
      <w:szCs w:val="20"/>
      <w:lang w:eastAsia="de-DE"/>
    </w:rPr>
  </w:style>
  <w:style w:type="paragraph" w:customStyle="1" w:styleId="gmail-ar6bodytext">
    <w:name w:val="gmail-ar6bodytext"/>
    <w:basedOn w:val="Normal"/>
    <w:qFormat/>
    <w:rsid w:val="00DE0D7C"/>
    <w:pPr>
      <w:spacing w:before="100" w:beforeAutospacing="1" w:after="100" w:afterAutospacing="1"/>
    </w:pPr>
    <w:rPr>
      <w:lang w:eastAsia="de-DE"/>
    </w:rPr>
  </w:style>
  <w:style w:type="paragraph" w:customStyle="1" w:styleId="m5800440634979279960xmsonormal">
    <w:name w:val="m_5800440634979279960xmsonormal"/>
    <w:basedOn w:val="Normal"/>
    <w:uiPriority w:val="99"/>
    <w:qFormat/>
    <w:rsid w:val="003C43DC"/>
    <w:pPr>
      <w:spacing w:before="100" w:beforeAutospacing="1" w:after="100" w:afterAutospacing="1"/>
    </w:pPr>
    <w:rPr>
      <w:rFonts w:ascii="Gulim" w:eastAsia="Gulim" w:hAnsi="Gulim" w:cs="Gulim"/>
    </w:rPr>
  </w:style>
  <w:style w:type="character" w:customStyle="1" w:styleId="fontstyle21">
    <w:name w:val="fontstyle21"/>
    <w:basedOn w:val="DefaultParagraphFont"/>
    <w:rsid w:val="00836DD2"/>
    <w:rPr>
      <w:rFonts w:ascii="FrutigerLTPro-Condensed" w:hAnsi="FrutigerLTPro-Condensed" w:hint="default"/>
      <w:b w:val="0"/>
      <w:bCs w:val="0"/>
      <w:i w:val="0"/>
      <w:iCs w:val="0"/>
      <w:color w:val="242021"/>
      <w:sz w:val="20"/>
      <w:szCs w:val="20"/>
    </w:rPr>
  </w:style>
  <w:style w:type="paragraph" w:customStyle="1" w:styleId="m-577507081743067736ar6bodytext">
    <w:name w:val="m_-577507081743067736ar6bodytext"/>
    <w:basedOn w:val="Normal"/>
    <w:uiPriority w:val="99"/>
    <w:qFormat/>
    <w:rsid w:val="00D04751"/>
    <w:pPr>
      <w:spacing w:before="100" w:beforeAutospacing="1" w:after="100" w:afterAutospacing="1"/>
    </w:pPr>
  </w:style>
  <w:style w:type="paragraph" w:customStyle="1" w:styleId="xmsonormal">
    <w:name w:val="x_msonormal"/>
    <w:basedOn w:val="Normal"/>
    <w:uiPriority w:val="99"/>
    <w:qFormat/>
    <w:rsid w:val="00E96243"/>
    <w:rPr>
      <w:lang w:eastAsia="de-DE"/>
    </w:rPr>
  </w:style>
  <w:style w:type="character" w:customStyle="1" w:styleId="citedissue">
    <w:name w:val="citedissue"/>
    <w:basedOn w:val="DefaultParagraphFont"/>
    <w:rsid w:val="00115278"/>
  </w:style>
  <w:style w:type="character" w:customStyle="1" w:styleId="pagefirst">
    <w:name w:val="pagefirst"/>
    <w:basedOn w:val="DefaultParagraphFont"/>
    <w:rsid w:val="00115278"/>
  </w:style>
  <w:style w:type="character" w:styleId="EndnoteReference">
    <w:name w:val="endnote reference"/>
    <w:basedOn w:val="DefaultParagraphFont"/>
    <w:uiPriority w:val="99"/>
    <w:semiHidden/>
    <w:rsid w:val="00AD329A"/>
    <w:rPr>
      <w:vertAlign w:val="superscript"/>
    </w:rPr>
  </w:style>
  <w:style w:type="character" w:customStyle="1" w:styleId="UnresolvedMention1">
    <w:name w:val="Unresolved Mention1"/>
    <w:basedOn w:val="DefaultParagraphFont"/>
    <w:uiPriority w:val="99"/>
    <w:semiHidden/>
    <w:unhideWhenUsed/>
    <w:rsid w:val="00B72245"/>
    <w:rPr>
      <w:color w:val="605E5C"/>
      <w:shd w:val="clear" w:color="auto" w:fill="E1DFDD"/>
    </w:rPr>
  </w:style>
  <w:style w:type="paragraph" w:customStyle="1" w:styleId="msonormal0">
    <w:name w:val="msonormal"/>
    <w:basedOn w:val="Normal"/>
    <w:uiPriority w:val="99"/>
    <w:qFormat/>
    <w:rsid w:val="006959C2"/>
    <w:pPr>
      <w:spacing w:before="100" w:beforeAutospacing="1" w:after="100" w:afterAutospacing="1" w:line="256" w:lineRule="auto"/>
    </w:pPr>
    <w:rPr>
      <w:rFonts w:eastAsia="SimSun"/>
      <w:lang w:val="ru-RU" w:eastAsia="ru-RU"/>
    </w:rPr>
  </w:style>
  <w:style w:type="character" w:customStyle="1" w:styleId="acopre">
    <w:name w:val="acopre"/>
    <w:basedOn w:val="DefaultParagraphFont"/>
    <w:rsid w:val="006959C2"/>
  </w:style>
  <w:style w:type="table" w:customStyle="1" w:styleId="MediumGrid2-Accent211">
    <w:name w:val="Medium Grid 2 - Accent 211"/>
    <w:basedOn w:val="TableNormal"/>
    <w:rsid w:val="006959C2"/>
    <w:pPr>
      <w:widowControl/>
    </w:pPr>
    <w:rPr>
      <w:i/>
      <w:iCs/>
      <w:color w:val="000000"/>
      <w:sz w:val="24"/>
      <w:lang w:val="en-US" w:eastAsia="en-US"/>
    </w:rPr>
    <w:tblPr>
      <w:tblStyleRowBandSize w:val="1"/>
      <w:tblStyleColBandSize w:val="1"/>
      <w:tblInd w:w="0" w:type="nil"/>
      <w:tblBorders>
        <w:insideH w:val="single" w:sz="4" w:space="0" w:color="FFFFFF"/>
      </w:tblBorders>
    </w:tblPr>
    <w:tcPr>
      <w:shd w:val="clear" w:color="auto" w:fill="DBE5F1"/>
    </w:tcPr>
  </w:style>
  <w:style w:type="table" w:customStyle="1" w:styleId="MediumGrid2-Accent212">
    <w:name w:val="Medium Grid 2 - Accent 212"/>
    <w:basedOn w:val="TableNormal"/>
    <w:rsid w:val="006959C2"/>
    <w:pPr>
      <w:widowControl/>
    </w:pPr>
    <w:rPr>
      <w:sz w:val="20"/>
      <w:szCs w:val="20"/>
    </w:rPr>
    <w:tblPr/>
    <w:tblStylePr w:type="firstRow">
      <w:tblPr/>
      <w:tcPr>
        <w:shd w:val="clear" w:color="auto" w:fill="B8CCE4"/>
      </w:tcPr>
    </w:tblStylePr>
  </w:style>
  <w:style w:type="table" w:customStyle="1" w:styleId="MediumGrid2-Accent213">
    <w:name w:val="Medium Grid 2 - Accent 213"/>
    <w:basedOn w:val="TableNormal"/>
    <w:rsid w:val="006959C2"/>
    <w:pPr>
      <w:widowControl/>
    </w:pPr>
    <w:rPr>
      <w:sz w:val="20"/>
      <w:szCs w:val="20"/>
    </w:rPr>
    <w:tblPr/>
    <w:tblStylePr w:type="lastRow">
      <w:tblPr/>
      <w:tcPr>
        <w:shd w:val="clear" w:color="auto" w:fill="B8CCE4"/>
      </w:tcPr>
    </w:tblStylePr>
  </w:style>
  <w:style w:type="table" w:customStyle="1" w:styleId="MediumGrid2-Accent214">
    <w:name w:val="Medium Grid 2 - Accent 214"/>
    <w:basedOn w:val="TableNormal"/>
    <w:rsid w:val="006959C2"/>
    <w:pPr>
      <w:widowControl/>
    </w:pPr>
    <w:rPr>
      <w:sz w:val="20"/>
      <w:szCs w:val="20"/>
    </w:rPr>
    <w:tblPr/>
    <w:tblStylePr w:type="firstCol">
      <w:tblPr/>
      <w:tcPr>
        <w:shd w:val="clear" w:color="auto" w:fill="365F91"/>
      </w:tcPr>
    </w:tblStylePr>
  </w:style>
  <w:style w:type="table" w:customStyle="1" w:styleId="MediumGrid2-Accent215">
    <w:name w:val="Medium Grid 2 - Accent 215"/>
    <w:basedOn w:val="TableNormal"/>
    <w:rsid w:val="006959C2"/>
    <w:pPr>
      <w:widowControl/>
    </w:pPr>
    <w:rPr>
      <w:sz w:val="20"/>
      <w:szCs w:val="20"/>
    </w:rPr>
    <w:tblPr/>
    <w:tblStylePr w:type="lastCol">
      <w:tblPr/>
      <w:tcPr>
        <w:shd w:val="clear" w:color="auto" w:fill="365F91"/>
      </w:tcPr>
    </w:tblStylePr>
  </w:style>
  <w:style w:type="table" w:customStyle="1" w:styleId="MediumGrid2-Accent216">
    <w:name w:val="Medium Grid 2 - Accent 216"/>
    <w:basedOn w:val="TableNormal"/>
    <w:rsid w:val="006959C2"/>
    <w:pPr>
      <w:widowControl/>
    </w:pPr>
    <w:rPr>
      <w:sz w:val="20"/>
      <w:szCs w:val="20"/>
    </w:rPr>
    <w:tblPr/>
    <w:tblStylePr w:type="band1Vert">
      <w:tblPr/>
      <w:tcPr>
        <w:shd w:val="clear" w:color="auto" w:fill="A7BFDE"/>
      </w:tcPr>
    </w:tblStylePr>
  </w:style>
  <w:style w:type="table" w:customStyle="1" w:styleId="MediumGrid2-Accent217">
    <w:name w:val="Medium Grid 2 - Accent 217"/>
    <w:basedOn w:val="TableNormal"/>
    <w:rsid w:val="006959C2"/>
    <w:pPr>
      <w:widowControl/>
    </w:pPr>
    <w:rPr>
      <w:i/>
      <w:iCs/>
      <w:color w:val="000000"/>
      <w:sz w:val="24"/>
      <w:lang w:val="en-US" w:eastAsia="en-US"/>
    </w:rPr>
    <w:tblPr/>
    <w:tblStylePr w:type="band1Horz">
      <w:tblPr/>
      <w:tcPr>
        <w:shd w:val="clear" w:color="auto" w:fill="A7BFDE"/>
      </w:tcPr>
    </w:tblStylePr>
  </w:style>
  <w:style w:type="character" w:customStyle="1" w:styleId="UnresolvedMention2">
    <w:name w:val="Unresolved Mention2"/>
    <w:basedOn w:val="DefaultParagraphFont"/>
    <w:uiPriority w:val="99"/>
    <w:semiHidden/>
    <w:unhideWhenUsed/>
    <w:rsid w:val="00234D78"/>
    <w:rPr>
      <w:color w:val="605E5C"/>
      <w:shd w:val="clear" w:color="auto" w:fill="E1DFDD"/>
    </w:rPr>
  </w:style>
  <w:style w:type="character" w:customStyle="1" w:styleId="UnresolvedMention3">
    <w:name w:val="Unresolved Mention3"/>
    <w:basedOn w:val="DefaultParagraphFont"/>
    <w:uiPriority w:val="99"/>
    <w:semiHidden/>
    <w:unhideWhenUsed/>
    <w:rsid w:val="00DB6442"/>
    <w:rPr>
      <w:color w:val="605E5C"/>
      <w:shd w:val="clear" w:color="auto" w:fill="E1DFDD"/>
    </w:rPr>
  </w:style>
  <w:style w:type="character" w:customStyle="1" w:styleId="UnresolvedMention4">
    <w:name w:val="Unresolved Mention4"/>
    <w:basedOn w:val="DefaultParagraphFont"/>
    <w:uiPriority w:val="99"/>
    <w:semiHidden/>
    <w:unhideWhenUsed/>
    <w:rsid w:val="009F594A"/>
    <w:rPr>
      <w:color w:val="605E5C"/>
      <w:shd w:val="clear" w:color="auto" w:fill="E1DFDD"/>
    </w:rPr>
  </w:style>
  <w:style w:type="character" w:customStyle="1" w:styleId="NichtaufgelsteErwhnung1">
    <w:name w:val="Nicht aufgelöste Erwähnung1"/>
    <w:basedOn w:val="DefaultParagraphFont"/>
    <w:uiPriority w:val="99"/>
    <w:semiHidden/>
    <w:unhideWhenUsed/>
    <w:rsid w:val="005962D1"/>
    <w:rPr>
      <w:color w:val="605E5C"/>
      <w:shd w:val="clear" w:color="auto" w:fill="E1DFDD"/>
    </w:rPr>
  </w:style>
  <w:style w:type="character" w:styleId="PlaceholderText">
    <w:name w:val="Placeholder Text"/>
    <w:basedOn w:val="DefaultParagraphFont"/>
    <w:uiPriority w:val="99"/>
    <w:semiHidden/>
    <w:rsid w:val="006F05FC"/>
    <w:rPr>
      <w:color w:val="808080"/>
    </w:rPr>
  </w:style>
  <w:style w:type="character" w:customStyle="1" w:styleId="NichtaufgelsteErwhnung2">
    <w:name w:val="Nicht aufgelöste Erwähnung2"/>
    <w:basedOn w:val="DefaultParagraphFont"/>
    <w:uiPriority w:val="99"/>
    <w:semiHidden/>
    <w:unhideWhenUsed/>
    <w:rsid w:val="009543FF"/>
    <w:rPr>
      <w:color w:val="605E5C"/>
      <w:shd w:val="clear" w:color="auto" w:fill="E1DFDD"/>
    </w:rPr>
  </w:style>
  <w:style w:type="paragraph" w:customStyle="1" w:styleId="AR6Chap2Table">
    <w:name w:val="AR6 Chap 2 Table"/>
    <w:basedOn w:val="Normal"/>
    <w:next w:val="Normal"/>
    <w:link w:val="AR6Chap2TableCar"/>
    <w:uiPriority w:val="99"/>
    <w:qFormat/>
    <w:rsid w:val="00350068"/>
    <w:pPr>
      <w:tabs>
        <w:tab w:val="left" w:pos="1134"/>
      </w:tabs>
      <w:ind w:left="993" w:hanging="993"/>
    </w:pPr>
    <w:rPr>
      <w:sz w:val="20"/>
    </w:rPr>
  </w:style>
  <w:style w:type="character" w:customStyle="1" w:styleId="AR6Chap2TableCar">
    <w:name w:val="AR6 Chap 2 Table Car"/>
    <w:basedOn w:val="DefaultParagraphFont"/>
    <w:link w:val="AR6Chap2Table"/>
    <w:uiPriority w:val="99"/>
    <w:rsid w:val="00350068"/>
    <w:rPr>
      <w:rFonts w:eastAsia="Times New Roman"/>
      <w:sz w:val="20"/>
      <w:lang w:val="en-US"/>
    </w:rPr>
  </w:style>
  <w:style w:type="character" w:customStyle="1" w:styleId="topic-highlight">
    <w:name w:val="topic-highlight"/>
    <w:basedOn w:val="DefaultParagraphFont"/>
    <w:rsid w:val="00C7653E"/>
  </w:style>
  <w:style w:type="table" w:customStyle="1" w:styleId="Grilledutableau1">
    <w:name w:val="Grille du tableau1"/>
    <w:basedOn w:val="TableNormal"/>
    <w:next w:val="TableGrid"/>
    <w:uiPriority w:val="39"/>
    <w:rsid w:val="00CB1102"/>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AR6 ES,ref"/>
    <w:basedOn w:val="Normal"/>
    <w:next w:val="Normal"/>
    <w:link w:val="TitleChar"/>
    <w:uiPriority w:val="10"/>
    <w:qFormat/>
    <w:rsid w:val="00BB2F0D"/>
    <w:pPr>
      <w:contextualSpacing/>
    </w:pPr>
    <w:rPr>
      <w:rFonts w:eastAsiaTheme="majorEastAsia" w:cstheme="majorBidi"/>
      <w:b/>
      <w:spacing w:val="-10"/>
      <w:kern w:val="28"/>
      <w:szCs w:val="56"/>
    </w:rPr>
  </w:style>
  <w:style w:type="character" w:customStyle="1" w:styleId="TitleChar">
    <w:name w:val="Title Char"/>
    <w:aliases w:val="AR6 ES Char,ref Char"/>
    <w:basedOn w:val="DefaultParagraphFont"/>
    <w:link w:val="Title"/>
    <w:uiPriority w:val="10"/>
    <w:rsid w:val="00BB2F0D"/>
    <w:rPr>
      <w:rFonts w:eastAsiaTheme="majorEastAsia" w:cstheme="majorBidi"/>
      <w:b/>
      <w:spacing w:val="-10"/>
      <w:kern w:val="28"/>
      <w:szCs w:val="56"/>
      <w:lang w:eastAsia="en-US"/>
    </w:rPr>
  </w:style>
  <w:style w:type="character" w:customStyle="1" w:styleId="UnresolvedMention5">
    <w:name w:val="Unresolved Mention5"/>
    <w:basedOn w:val="DefaultParagraphFont"/>
    <w:uiPriority w:val="99"/>
    <w:semiHidden/>
    <w:unhideWhenUsed/>
    <w:rsid w:val="00024674"/>
    <w:rPr>
      <w:color w:val="605E5C"/>
      <w:shd w:val="clear" w:color="auto" w:fill="E1DFDD"/>
    </w:rPr>
  </w:style>
  <w:style w:type="paragraph" w:customStyle="1" w:styleId="ReferenceList">
    <w:name w:val="Reference List"/>
    <w:basedOn w:val="Normal"/>
    <w:qFormat/>
    <w:rsid w:val="004827C5"/>
    <w:pPr>
      <w:tabs>
        <w:tab w:val="left" w:pos="432"/>
      </w:tabs>
      <w:ind w:left="432" w:hanging="432"/>
    </w:pPr>
    <w:rPr>
      <w:rFonts w:ascii="Calibri" w:eastAsia="MS Mincho" w:hAnsi="Calibri" w:cs="Calibri"/>
      <w:noProof/>
      <w:sz w:val="20"/>
    </w:rPr>
  </w:style>
  <w:style w:type="paragraph" w:customStyle="1" w:styleId="ReferenceListNumbered">
    <w:name w:val="Reference List Numbered"/>
    <w:basedOn w:val="Normal"/>
    <w:qFormat/>
    <w:rsid w:val="004827C5"/>
    <w:pPr>
      <w:tabs>
        <w:tab w:val="left" w:pos="432"/>
      </w:tabs>
      <w:ind w:left="432" w:hanging="432"/>
    </w:pPr>
    <w:rPr>
      <w:rFonts w:ascii="Calibri" w:eastAsia="MS Mincho" w:hAnsi="Calibri" w:cs="Calibri"/>
      <w:noProof/>
      <w:sz w:val="20"/>
    </w:rPr>
  </w:style>
  <w:style w:type="paragraph" w:customStyle="1" w:styleId="Subheader">
    <w:name w:val="Subheader"/>
    <w:basedOn w:val="Normal"/>
    <w:qFormat/>
    <w:rsid w:val="004827C5"/>
    <w:pPr>
      <w:spacing w:after="60"/>
    </w:pPr>
    <w:rPr>
      <w:rFonts w:asciiTheme="minorHAnsi" w:eastAsia="MS Mincho" w:hAnsiTheme="minorHAnsi"/>
      <w:b/>
    </w:rPr>
  </w:style>
  <w:style w:type="paragraph" w:customStyle="1" w:styleId="FigureCaption">
    <w:name w:val="Figure Caption"/>
    <w:basedOn w:val="Normal"/>
    <w:qFormat/>
    <w:rsid w:val="004827C5"/>
    <w:rPr>
      <w:rFonts w:ascii="Calibri" w:eastAsia="Arial" w:hAnsi="Calibri" w:cs="Arial"/>
      <w:szCs w:val="20"/>
    </w:rPr>
  </w:style>
  <w:style w:type="paragraph" w:customStyle="1" w:styleId="KeyMessage">
    <w:name w:val="Key Message"/>
    <w:basedOn w:val="Normal"/>
    <w:qFormat/>
    <w:rsid w:val="004827C5"/>
    <w:pPr>
      <w:ind w:left="360" w:hanging="360"/>
    </w:pPr>
    <w:rPr>
      <w:i/>
    </w:rPr>
  </w:style>
  <w:style w:type="paragraph" w:customStyle="1" w:styleId="KeyMessageTA">
    <w:name w:val="Key Message TA"/>
    <w:basedOn w:val="KeyMessage"/>
    <w:qFormat/>
    <w:rsid w:val="004827C5"/>
    <w:rPr>
      <w:i w:val="0"/>
    </w:rPr>
  </w:style>
  <w:style w:type="paragraph" w:customStyle="1" w:styleId="HeadingNo">
    <w:name w:val="Heading No #"/>
    <w:basedOn w:val="Heading1"/>
    <w:qFormat/>
    <w:rsid w:val="004827C5"/>
    <w:pPr>
      <w:contextualSpacing/>
    </w:pPr>
    <w:rPr>
      <w:rFonts w:eastAsia="Arial" w:cs="Arial"/>
      <w:bCs/>
      <w:sz w:val="32"/>
    </w:rPr>
  </w:style>
  <w:style w:type="paragraph" w:customStyle="1" w:styleId="ChapterTitle">
    <w:name w:val="Chapter Title"/>
    <w:basedOn w:val="Normal"/>
    <w:qFormat/>
    <w:rsid w:val="004827C5"/>
    <w:rPr>
      <w:rFonts w:asciiTheme="minorHAnsi" w:hAnsiTheme="minorHAnsi"/>
      <w:b/>
      <w:color w:val="000000" w:themeColor="text1"/>
      <w:sz w:val="40"/>
    </w:rPr>
  </w:style>
  <w:style w:type="paragraph" w:customStyle="1" w:styleId="NCA4HeaderNumbered">
    <w:name w:val="NCA4 Header Numbered"/>
    <w:basedOn w:val="Heading1"/>
    <w:rsid w:val="004827C5"/>
    <w:pPr>
      <w:spacing w:before="240"/>
    </w:pPr>
    <w:rPr>
      <w:rFonts w:asciiTheme="majorHAnsi" w:eastAsia="Calibri" w:hAnsiTheme="majorHAnsi"/>
      <w:bCs/>
    </w:rPr>
  </w:style>
  <w:style w:type="paragraph" w:customStyle="1" w:styleId="NCA4ChapterTitle">
    <w:name w:val="NCA4 Chapter Title"/>
    <w:basedOn w:val="NCA4HeaderNumbered"/>
    <w:rsid w:val="004827C5"/>
    <w:rPr>
      <w:sz w:val="36"/>
    </w:rPr>
  </w:style>
  <w:style w:type="paragraph" w:customStyle="1" w:styleId="NCA4FigureCaption">
    <w:name w:val="NCA4 Figure Caption"/>
    <w:basedOn w:val="Normal"/>
    <w:qFormat/>
    <w:rsid w:val="004827C5"/>
    <w:rPr>
      <w:rFonts w:ascii="Calibri" w:hAnsi="Calibri"/>
    </w:rPr>
  </w:style>
  <w:style w:type="paragraph" w:customStyle="1" w:styleId="NCA4HeaderUnnumbered">
    <w:name w:val="NCA4 Header Unnumbered"/>
    <w:basedOn w:val="H2"/>
    <w:rsid w:val="004827C5"/>
  </w:style>
  <w:style w:type="paragraph" w:customStyle="1" w:styleId="NCA4KeyMessage">
    <w:name w:val="NCA4 Key Message"/>
    <w:basedOn w:val="Normal"/>
    <w:qFormat/>
    <w:rsid w:val="004827C5"/>
    <w:pPr>
      <w:ind w:left="360" w:hanging="360"/>
    </w:pPr>
    <w:rPr>
      <w:i/>
    </w:rPr>
  </w:style>
  <w:style w:type="paragraph" w:customStyle="1" w:styleId="NCA4KeyMessageTA">
    <w:name w:val="NCA4 Key Message TA"/>
    <w:basedOn w:val="NCA4KeyMessage"/>
    <w:qFormat/>
    <w:rsid w:val="004827C5"/>
    <w:rPr>
      <w:i w:val="0"/>
    </w:rPr>
  </w:style>
  <w:style w:type="paragraph" w:customStyle="1" w:styleId="NCA4Subheader">
    <w:name w:val="NCA4 Subheader"/>
    <w:basedOn w:val="Normal"/>
    <w:rsid w:val="004827C5"/>
    <w:pPr>
      <w:spacing w:before="240"/>
      <w:jc w:val="both"/>
    </w:pPr>
    <w:rPr>
      <w:rFonts w:ascii="Calibri" w:eastAsia="Calibri" w:hAnsi="Calibri" w:cs="Calibri"/>
      <w:b/>
    </w:rPr>
  </w:style>
  <w:style w:type="paragraph" w:customStyle="1" w:styleId="AuthorEditorHeaders">
    <w:name w:val="Author/Editor Headers"/>
    <w:basedOn w:val="Normal"/>
    <w:rsid w:val="004827C5"/>
    <w:rPr>
      <w:rFonts w:ascii="Calibri" w:eastAsia="Calibri" w:hAnsi="Calibri" w:cs="Calibri"/>
      <w:b/>
    </w:rPr>
  </w:style>
  <w:style w:type="paragraph" w:customStyle="1" w:styleId="AuthorEditor">
    <w:name w:val="Author/Editor"/>
    <w:basedOn w:val="AuthorEditorHeaders"/>
    <w:rsid w:val="004827C5"/>
    <w:rPr>
      <w:b w:val="0"/>
    </w:rPr>
  </w:style>
  <w:style w:type="character" w:customStyle="1" w:styleId="Bold">
    <w:name w:val="Bold"/>
    <w:uiPriority w:val="1"/>
    <w:rsid w:val="004827C5"/>
    <w:rPr>
      <w:b/>
    </w:rPr>
  </w:style>
  <w:style w:type="paragraph" w:customStyle="1" w:styleId="BoxHeading">
    <w:name w:val="Box Heading"/>
    <w:basedOn w:val="Normal"/>
    <w:rsid w:val="004827C5"/>
    <w:pPr>
      <w:ind w:left="360" w:hanging="360"/>
    </w:pPr>
    <w:rPr>
      <w:rFonts w:asciiTheme="majorHAnsi" w:hAnsiTheme="majorHAnsi"/>
      <w:b/>
      <w:sz w:val="28"/>
    </w:rPr>
  </w:style>
  <w:style w:type="character" w:customStyle="1" w:styleId="CrossRef">
    <w:name w:val="Cross Ref"/>
    <w:basedOn w:val="DefaultParagraphFont"/>
    <w:uiPriority w:val="1"/>
    <w:rsid w:val="004827C5"/>
    <w:rPr>
      <w:i/>
      <w:color w:val="808080" w:themeColor="background1" w:themeShade="80"/>
    </w:rPr>
  </w:style>
  <w:style w:type="character" w:customStyle="1" w:styleId="EndNoteBibliographyChar">
    <w:name w:val="EndNote Bibliography Char"/>
    <w:basedOn w:val="DefaultParagraphFont"/>
    <w:link w:val="EndNoteBibliography"/>
    <w:rsid w:val="004827C5"/>
    <w:rPr>
      <w:rFonts w:eastAsia="Times New Roman" w:cs="Times New Roman"/>
      <w:noProof/>
      <w:color w:val="000000"/>
      <w:sz w:val="24"/>
      <w:szCs w:val="24"/>
      <w:lang w:val="en-US" w:eastAsia="en-US"/>
    </w:rPr>
  </w:style>
  <w:style w:type="paragraph" w:customStyle="1" w:styleId="EndNoteBibliographyTitle">
    <w:name w:val="EndNote Bibliography Title"/>
    <w:basedOn w:val="Normal"/>
    <w:link w:val="EndNoteBibliographyTitleChar"/>
    <w:rsid w:val="004827C5"/>
    <w:pPr>
      <w:jc w:val="center"/>
    </w:pPr>
    <w:rPr>
      <w:noProof/>
    </w:rPr>
  </w:style>
  <w:style w:type="character" w:customStyle="1" w:styleId="EndNoteBibliographyTitleChar">
    <w:name w:val="EndNote Bibliography Title Char"/>
    <w:basedOn w:val="DefaultParagraphFont"/>
    <w:link w:val="EndNoteBibliographyTitle"/>
    <w:rsid w:val="004827C5"/>
    <w:rPr>
      <w:rFonts w:eastAsia="Times New Roman" w:cs="Times New Roman"/>
      <w:noProof/>
      <w:color w:val="000000"/>
      <w:sz w:val="24"/>
      <w:szCs w:val="24"/>
      <w:lang w:val="en-US" w:eastAsia="en-US"/>
    </w:rPr>
  </w:style>
  <w:style w:type="paragraph" w:customStyle="1" w:styleId="FigureTitle">
    <w:name w:val="Figure Title"/>
    <w:basedOn w:val="FigureCaption"/>
    <w:rsid w:val="004827C5"/>
    <w:rPr>
      <w:b/>
    </w:rPr>
  </w:style>
  <w:style w:type="paragraph" w:customStyle="1" w:styleId="H2">
    <w:name w:val="H2"/>
    <w:basedOn w:val="Heading1"/>
    <w:link w:val="H2Char"/>
    <w:rsid w:val="004827C5"/>
    <w:pPr>
      <w:numPr>
        <w:ilvl w:val="1"/>
        <w:numId w:val="17"/>
      </w:numPr>
      <w:spacing w:before="240"/>
    </w:pPr>
    <w:rPr>
      <w:rFonts w:asciiTheme="majorHAnsi" w:eastAsia="Calibri" w:hAnsiTheme="majorHAnsi"/>
      <w:sz w:val="28"/>
    </w:rPr>
  </w:style>
  <w:style w:type="character" w:customStyle="1" w:styleId="H2Char">
    <w:name w:val="H2 Char"/>
    <w:basedOn w:val="Titre1Car"/>
    <w:link w:val="H2"/>
    <w:rsid w:val="004827C5"/>
    <w:rPr>
      <w:rFonts w:asciiTheme="majorHAnsi" w:eastAsia="Calibri" w:hAnsiTheme="majorHAnsi" w:cstheme="majorBidi"/>
      <w:b/>
      <w:sz w:val="28"/>
      <w:szCs w:val="32"/>
    </w:rPr>
  </w:style>
  <w:style w:type="paragraph" w:customStyle="1" w:styleId="H1">
    <w:name w:val="H1"/>
    <w:basedOn w:val="H2"/>
    <w:link w:val="H1Char"/>
    <w:rsid w:val="004827C5"/>
    <w:pPr>
      <w:numPr>
        <w:ilvl w:val="0"/>
        <w:numId w:val="0"/>
      </w:numPr>
    </w:pPr>
    <w:rPr>
      <w:sz w:val="36"/>
    </w:rPr>
  </w:style>
  <w:style w:type="character" w:customStyle="1" w:styleId="H1Char">
    <w:name w:val="H1 Char"/>
    <w:basedOn w:val="H2Char"/>
    <w:link w:val="H1"/>
    <w:rsid w:val="004827C5"/>
    <w:rPr>
      <w:rFonts w:asciiTheme="majorHAnsi" w:eastAsia="Calibri" w:hAnsiTheme="majorHAnsi" w:cs="Times New Roman"/>
      <w:b/>
      <w:color w:val="000000"/>
      <w:sz w:val="36"/>
      <w:szCs w:val="48"/>
      <w:lang w:val="en-US" w:eastAsia="en-US"/>
    </w:rPr>
  </w:style>
  <w:style w:type="paragraph" w:customStyle="1" w:styleId="H2TA">
    <w:name w:val="H2 TA"/>
    <w:basedOn w:val="H2"/>
    <w:rsid w:val="004827C5"/>
  </w:style>
  <w:style w:type="paragraph" w:customStyle="1" w:styleId="H3">
    <w:name w:val="H3"/>
    <w:basedOn w:val="Normal"/>
    <w:rsid w:val="004827C5"/>
    <w:pPr>
      <w:numPr>
        <w:ilvl w:val="2"/>
        <w:numId w:val="17"/>
      </w:numPr>
      <w:spacing w:before="240"/>
      <w:jc w:val="both"/>
    </w:pPr>
    <w:rPr>
      <w:rFonts w:ascii="Calibri" w:eastAsia="Calibri" w:hAnsi="Calibri" w:cs="Calibri"/>
      <w:b/>
    </w:rPr>
  </w:style>
  <w:style w:type="paragraph" w:customStyle="1" w:styleId="H3TA">
    <w:name w:val="H3 TA"/>
    <w:basedOn w:val="H3"/>
    <w:rsid w:val="004827C5"/>
  </w:style>
  <w:style w:type="paragraph" w:customStyle="1" w:styleId="H4">
    <w:name w:val="H4"/>
    <w:basedOn w:val="H3"/>
    <w:rsid w:val="004827C5"/>
    <w:pPr>
      <w:numPr>
        <w:ilvl w:val="0"/>
        <w:numId w:val="0"/>
      </w:numPr>
    </w:pPr>
  </w:style>
  <w:style w:type="paragraph" w:customStyle="1" w:styleId="H4TA">
    <w:name w:val="H4 TA"/>
    <w:basedOn w:val="H3TA"/>
    <w:rsid w:val="004827C5"/>
  </w:style>
  <w:style w:type="character" w:customStyle="1" w:styleId="Italics">
    <w:name w:val="Italics"/>
    <w:uiPriority w:val="1"/>
    <w:rsid w:val="004827C5"/>
    <w:rPr>
      <w:i/>
    </w:rPr>
  </w:style>
  <w:style w:type="paragraph" w:customStyle="1" w:styleId="KMBody">
    <w:name w:val="KM Body"/>
    <w:basedOn w:val="Normal"/>
    <w:qFormat/>
    <w:rsid w:val="004827C5"/>
    <w:pPr>
      <w:ind w:left="360" w:hanging="360"/>
    </w:pPr>
    <w:rPr>
      <w:rFonts w:eastAsia="Arial" w:cs="Arial"/>
      <w:i/>
      <w:szCs w:val="20"/>
    </w:rPr>
  </w:style>
  <w:style w:type="paragraph" w:customStyle="1" w:styleId="KMBodyNumber">
    <w:name w:val="KM Body Number"/>
    <w:basedOn w:val="H2"/>
    <w:rsid w:val="004827C5"/>
  </w:style>
  <w:style w:type="paragraph" w:customStyle="1" w:styleId="KMPageTitle">
    <w:name w:val="KM Page Title"/>
    <w:basedOn w:val="H2"/>
    <w:qFormat/>
    <w:rsid w:val="004827C5"/>
  </w:style>
  <w:style w:type="paragraph" w:customStyle="1" w:styleId="KMBodyTitle">
    <w:name w:val="KM Body Title"/>
    <w:basedOn w:val="KMPageTitle"/>
    <w:rsid w:val="004827C5"/>
  </w:style>
  <w:style w:type="paragraph" w:customStyle="1" w:styleId="KMPageBody">
    <w:name w:val="KM Page Body"/>
    <w:basedOn w:val="KMBody"/>
    <w:rsid w:val="004827C5"/>
  </w:style>
  <w:style w:type="paragraph" w:customStyle="1" w:styleId="KMPageNumber">
    <w:name w:val="KM Page Number"/>
    <w:basedOn w:val="KMBody"/>
    <w:qFormat/>
    <w:rsid w:val="004827C5"/>
    <w:rPr>
      <w:b/>
    </w:rPr>
  </w:style>
  <w:style w:type="paragraph" w:customStyle="1" w:styleId="KMTABody">
    <w:name w:val="KM TA Body"/>
    <w:basedOn w:val="KMBody"/>
    <w:qFormat/>
    <w:rsid w:val="004827C5"/>
    <w:rPr>
      <w:rFonts w:cs="Times New Roman"/>
      <w:i w:val="0"/>
    </w:rPr>
  </w:style>
  <w:style w:type="paragraph" w:customStyle="1" w:styleId="KMTANumber">
    <w:name w:val="KM TA Number"/>
    <w:basedOn w:val="H3"/>
    <w:rsid w:val="004827C5"/>
  </w:style>
  <w:style w:type="paragraph" w:customStyle="1" w:styleId="KMTATitle">
    <w:name w:val="KM TA Title"/>
    <w:basedOn w:val="H3"/>
    <w:rsid w:val="004827C5"/>
  </w:style>
  <w:style w:type="paragraph" w:styleId="ListBullet">
    <w:name w:val="List Bullet"/>
    <w:basedOn w:val="Normal"/>
    <w:uiPriority w:val="99"/>
    <w:semiHidden/>
    <w:unhideWhenUsed/>
    <w:rsid w:val="004827C5"/>
    <w:pPr>
      <w:numPr>
        <w:numId w:val="14"/>
      </w:numPr>
      <w:contextualSpacing/>
    </w:pPr>
  </w:style>
  <w:style w:type="paragraph" w:customStyle="1" w:styleId="NormalBullet">
    <w:name w:val="Normal Bullet"/>
    <w:basedOn w:val="Normal"/>
    <w:next w:val="ListBullet"/>
    <w:rsid w:val="004827C5"/>
    <w:pPr>
      <w:numPr>
        <w:numId w:val="15"/>
      </w:numPr>
    </w:pPr>
  </w:style>
  <w:style w:type="paragraph" w:customStyle="1" w:styleId="NormalBulletTA">
    <w:name w:val="Normal Bullet TA"/>
    <w:basedOn w:val="Normal"/>
    <w:rsid w:val="004827C5"/>
    <w:pPr>
      <w:numPr>
        <w:numId w:val="16"/>
      </w:numPr>
    </w:pPr>
  </w:style>
  <w:style w:type="paragraph" w:customStyle="1" w:styleId="ReferenceListOLD">
    <w:name w:val="Reference List OLD"/>
    <w:basedOn w:val="Normal"/>
    <w:qFormat/>
    <w:rsid w:val="004827C5"/>
    <w:pPr>
      <w:ind w:left="288" w:hanging="288"/>
    </w:pPr>
    <w:rPr>
      <w:rFonts w:eastAsia="MS Mincho" w:cs="Calibri"/>
      <w:noProof/>
    </w:rPr>
  </w:style>
  <w:style w:type="character" w:customStyle="1" w:styleId="Subscript">
    <w:name w:val="Subscript"/>
    <w:basedOn w:val="DefaultParagraphFont"/>
    <w:uiPriority w:val="1"/>
    <w:rsid w:val="004827C5"/>
    <w:rPr>
      <w:vertAlign w:val="subscript"/>
    </w:rPr>
  </w:style>
  <w:style w:type="paragraph" w:styleId="Subtitle">
    <w:name w:val="Subtitle"/>
    <w:basedOn w:val="Normal"/>
    <w:next w:val="Normal"/>
    <w:link w:val="SubtitleChar"/>
    <w:rsid w:val="004827C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4827C5"/>
    <w:rPr>
      <w:rFonts w:ascii="Georgia" w:eastAsia="Georgia" w:hAnsi="Georgia" w:cs="Georgia"/>
      <w:i/>
      <w:color w:val="666666"/>
      <w:sz w:val="48"/>
      <w:szCs w:val="48"/>
      <w:lang w:val="en-US" w:eastAsia="en-US"/>
    </w:rPr>
  </w:style>
  <w:style w:type="character" w:customStyle="1" w:styleId="Superscript">
    <w:name w:val="Superscript"/>
    <w:basedOn w:val="DefaultParagraphFont"/>
    <w:uiPriority w:val="1"/>
    <w:rsid w:val="004827C5"/>
    <w:rPr>
      <w:vertAlign w:val="superscript"/>
    </w:rPr>
  </w:style>
  <w:style w:type="paragraph" w:customStyle="1" w:styleId="TableCaption">
    <w:name w:val="Table Caption"/>
    <w:basedOn w:val="FigureCaption"/>
    <w:rsid w:val="004827C5"/>
  </w:style>
  <w:style w:type="paragraph" w:customStyle="1" w:styleId="TableTitle">
    <w:name w:val="Table Title"/>
    <w:basedOn w:val="FigureCaption"/>
    <w:rsid w:val="004827C5"/>
    <w:rPr>
      <w:b/>
    </w:rPr>
  </w:style>
  <w:style w:type="paragraph" w:customStyle="1" w:styleId="H1Unnumbered">
    <w:name w:val="H1 Unnumbered"/>
    <w:basedOn w:val="H1"/>
    <w:rsid w:val="004827C5"/>
    <w:rPr>
      <w:rFonts w:asciiTheme="minorHAnsi" w:hAnsiTheme="minorHAnsi"/>
    </w:rPr>
  </w:style>
  <w:style w:type="paragraph" w:customStyle="1" w:styleId="H2Unnumbered">
    <w:name w:val="H2 Unnumbered"/>
    <w:basedOn w:val="H2"/>
    <w:rsid w:val="004827C5"/>
    <w:pPr>
      <w:numPr>
        <w:ilvl w:val="0"/>
        <w:numId w:val="0"/>
      </w:numPr>
    </w:pPr>
  </w:style>
  <w:style w:type="character" w:customStyle="1" w:styleId="Highlightssectionprojecttitle">
    <w:name w:val="Highlights section project title"/>
    <w:basedOn w:val="DefaultParagraphFont"/>
    <w:uiPriority w:val="1"/>
    <w:qFormat/>
    <w:rsid w:val="004827C5"/>
    <w:rPr>
      <w:rFonts w:ascii="Calibri" w:hAnsi="Calibri"/>
      <w:b/>
      <w:i/>
      <w:color w:val="2E74B5" w:themeColor="accent1" w:themeShade="BF"/>
    </w:rPr>
  </w:style>
  <w:style w:type="character" w:customStyle="1" w:styleId="Titre7Car1">
    <w:name w:val="Titre 7 Car1"/>
    <w:basedOn w:val="DefaultParagraphFont"/>
    <w:uiPriority w:val="9"/>
    <w:semiHidden/>
    <w:rsid w:val="008204E2"/>
    <w:rPr>
      <w:rFonts w:asciiTheme="majorHAnsi" w:eastAsiaTheme="majorEastAsia" w:hAnsiTheme="majorHAnsi" w:cstheme="majorBidi"/>
      <w:i/>
      <w:iCs/>
      <w:color w:val="1F4D78" w:themeColor="accent1" w:themeShade="7F"/>
    </w:rPr>
  </w:style>
  <w:style w:type="character" w:customStyle="1" w:styleId="Titre8Car1">
    <w:name w:val="Titre 8 Car1"/>
    <w:basedOn w:val="DefaultParagraphFont"/>
    <w:uiPriority w:val="9"/>
    <w:semiHidden/>
    <w:rsid w:val="008204E2"/>
    <w:rPr>
      <w:rFonts w:asciiTheme="majorHAnsi" w:eastAsiaTheme="majorEastAsia" w:hAnsiTheme="majorHAnsi" w:cstheme="majorBidi"/>
      <w:color w:val="272727" w:themeColor="text1" w:themeTint="D8"/>
      <w:sz w:val="21"/>
      <w:szCs w:val="21"/>
    </w:rPr>
  </w:style>
  <w:style w:type="character" w:customStyle="1" w:styleId="Titre9Car1">
    <w:name w:val="Titre 9 Car1"/>
    <w:basedOn w:val="DefaultParagraphFont"/>
    <w:uiPriority w:val="9"/>
    <w:semiHidden/>
    <w:rsid w:val="008204E2"/>
    <w:rPr>
      <w:rFonts w:asciiTheme="majorHAnsi" w:eastAsiaTheme="majorEastAsia" w:hAnsiTheme="majorHAnsi" w:cstheme="majorBidi"/>
      <w:i/>
      <w:iCs/>
      <w:color w:val="272727" w:themeColor="text1" w:themeTint="D8"/>
      <w:sz w:val="21"/>
      <w:szCs w:val="21"/>
    </w:rPr>
  </w:style>
  <w:style w:type="character" w:customStyle="1" w:styleId="Titre1Car1">
    <w:name w:val="Titre 1 Car1"/>
    <w:basedOn w:val="DefaultParagraphFont"/>
    <w:rsid w:val="008204E2"/>
    <w:rPr>
      <w:rFonts w:eastAsiaTheme="majorEastAsia" w:cstheme="majorBidi"/>
      <w:b/>
      <w:sz w:val="24"/>
      <w:szCs w:val="32"/>
    </w:rPr>
  </w:style>
  <w:style w:type="character" w:customStyle="1" w:styleId="Titre2Car1">
    <w:name w:val="Titre 2 Car1"/>
    <w:basedOn w:val="DefaultParagraphFont"/>
    <w:rsid w:val="008204E2"/>
    <w:rPr>
      <w:rFonts w:eastAsiaTheme="majorEastAsia" w:cstheme="majorBidi"/>
      <w:b/>
      <w:szCs w:val="26"/>
      <w:lang w:eastAsia="en-US"/>
    </w:rPr>
  </w:style>
  <w:style w:type="character" w:customStyle="1" w:styleId="Titre3Car1">
    <w:name w:val="Titre 3 Car1"/>
    <w:basedOn w:val="DefaultParagraphFont"/>
    <w:rsid w:val="008204E2"/>
    <w:rPr>
      <w:rFonts w:eastAsiaTheme="majorEastAsia" w:cstheme="majorBidi"/>
      <w:b/>
      <w:i/>
      <w:szCs w:val="24"/>
      <w:lang w:eastAsia="en-US"/>
    </w:rPr>
  </w:style>
  <w:style w:type="character" w:customStyle="1" w:styleId="Titre4Car1">
    <w:name w:val="Titre 4 Car1"/>
    <w:basedOn w:val="DefaultParagraphFont"/>
    <w:rsid w:val="008204E2"/>
    <w:rPr>
      <w:rFonts w:eastAsiaTheme="majorEastAsia" w:cstheme="majorBidi"/>
      <w:i/>
      <w:iCs/>
      <w:lang w:eastAsia="en-US"/>
    </w:rPr>
  </w:style>
  <w:style w:type="character" w:customStyle="1" w:styleId="Titre5Car1">
    <w:name w:val="Titre 5 Car1"/>
    <w:basedOn w:val="DefaultParagraphFont"/>
    <w:rsid w:val="008204E2"/>
    <w:rPr>
      <w:rFonts w:eastAsiaTheme="majorEastAsia" w:cstheme="majorBidi"/>
      <w:i/>
      <w:lang w:eastAsia="en-US"/>
    </w:rPr>
  </w:style>
  <w:style w:type="character" w:customStyle="1" w:styleId="Titre6Car1">
    <w:name w:val="Titre 6 Car1"/>
    <w:aliases w:val="Heading 6 - highlights Car1"/>
    <w:basedOn w:val="DefaultParagraphFont"/>
    <w:uiPriority w:val="9"/>
    <w:rsid w:val="008204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451D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451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51D4"/>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rsid w:val="005451D4"/>
    <w:rPr>
      <w:rFonts w:eastAsiaTheme="majorEastAsia" w:cstheme="majorBidi"/>
      <w:b/>
      <w:sz w:val="24"/>
      <w:szCs w:val="32"/>
    </w:rPr>
  </w:style>
  <w:style w:type="character" w:customStyle="1" w:styleId="Heading2Char">
    <w:name w:val="Heading 2 Char"/>
    <w:basedOn w:val="DefaultParagraphFont"/>
    <w:link w:val="Heading2"/>
    <w:rsid w:val="005451D4"/>
    <w:rPr>
      <w:rFonts w:eastAsiaTheme="majorEastAsia" w:cstheme="majorBidi"/>
      <w:b/>
      <w:szCs w:val="26"/>
      <w:lang w:eastAsia="en-US"/>
    </w:rPr>
  </w:style>
  <w:style w:type="character" w:customStyle="1" w:styleId="Heading3Char">
    <w:name w:val="Heading 3 Char"/>
    <w:basedOn w:val="DefaultParagraphFont"/>
    <w:link w:val="Heading3"/>
    <w:rsid w:val="005451D4"/>
    <w:rPr>
      <w:rFonts w:eastAsiaTheme="majorEastAsia" w:cstheme="majorBidi"/>
      <w:b/>
      <w:i/>
      <w:szCs w:val="24"/>
      <w:lang w:eastAsia="en-US"/>
    </w:rPr>
  </w:style>
  <w:style w:type="character" w:customStyle="1" w:styleId="Heading4Char">
    <w:name w:val="Heading 4 Char"/>
    <w:basedOn w:val="DefaultParagraphFont"/>
    <w:link w:val="Heading4"/>
    <w:rsid w:val="005451D4"/>
    <w:rPr>
      <w:rFonts w:eastAsiaTheme="majorEastAsia" w:cstheme="majorBidi"/>
      <w:i/>
      <w:iCs/>
      <w:lang w:eastAsia="en-US"/>
    </w:rPr>
  </w:style>
  <w:style w:type="character" w:customStyle="1" w:styleId="Heading5Char">
    <w:name w:val="Heading 5 Char"/>
    <w:basedOn w:val="DefaultParagraphFont"/>
    <w:link w:val="Heading5"/>
    <w:rsid w:val="005451D4"/>
    <w:rPr>
      <w:rFonts w:eastAsiaTheme="majorEastAsia" w:cstheme="majorBidi"/>
      <w:i/>
      <w:lang w:eastAsia="en-US"/>
    </w:rPr>
  </w:style>
  <w:style w:type="character" w:customStyle="1" w:styleId="Heading6Char">
    <w:name w:val="Heading 6 Char"/>
    <w:aliases w:val="Heading 6 - highlights Char"/>
    <w:basedOn w:val="DefaultParagraphFont"/>
    <w:link w:val="Heading6"/>
    <w:uiPriority w:val="9"/>
    <w:rsid w:val="005451D4"/>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1397">
      <w:bodyDiv w:val="1"/>
      <w:marLeft w:val="0"/>
      <w:marRight w:val="0"/>
      <w:marTop w:val="0"/>
      <w:marBottom w:val="0"/>
      <w:divBdr>
        <w:top w:val="none" w:sz="0" w:space="0" w:color="auto"/>
        <w:left w:val="none" w:sz="0" w:space="0" w:color="auto"/>
        <w:bottom w:val="none" w:sz="0" w:space="0" w:color="auto"/>
        <w:right w:val="none" w:sz="0" w:space="0" w:color="auto"/>
      </w:divBdr>
    </w:div>
    <w:div w:id="14699837">
      <w:bodyDiv w:val="1"/>
      <w:marLeft w:val="0"/>
      <w:marRight w:val="0"/>
      <w:marTop w:val="0"/>
      <w:marBottom w:val="0"/>
      <w:divBdr>
        <w:top w:val="none" w:sz="0" w:space="0" w:color="auto"/>
        <w:left w:val="none" w:sz="0" w:space="0" w:color="auto"/>
        <w:bottom w:val="none" w:sz="0" w:space="0" w:color="auto"/>
        <w:right w:val="none" w:sz="0" w:space="0" w:color="auto"/>
      </w:divBdr>
    </w:div>
    <w:div w:id="23213863">
      <w:bodyDiv w:val="1"/>
      <w:marLeft w:val="0"/>
      <w:marRight w:val="0"/>
      <w:marTop w:val="0"/>
      <w:marBottom w:val="0"/>
      <w:divBdr>
        <w:top w:val="none" w:sz="0" w:space="0" w:color="auto"/>
        <w:left w:val="none" w:sz="0" w:space="0" w:color="auto"/>
        <w:bottom w:val="none" w:sz="0" w:space="0" w:color="auto"/>
        <w:right w:val="none" w:sz="0" w:space="0" w:color="auto"/>
      </w:divBdr>
    </w:div>
    <w:div w:id="28262427">
      <w:bodyDiv w:val="1"/>
      <w:marLeft w:val="0"/>
      <w:marRight w:val="0"/>
      <w:marTop w:val="0"/>
      <w:marBottom w:val="0"/>
      <w:divBdr>
        <w:top w:val="none" w:sz="0" w:space="0" w:color="auto"/>
        <w:left w:val="none" w:sz="0" w:space="0" w:color="auto"/>
        <w:bottom w:val="none" w:sz="0" w:space="0" w:color="auto"/>
        <w:right w:val="none" w:sz="0" w:space="0" w:color="auto"/>
      </w:divBdr>
    </w:div>
    <w:div w:id="33123202">
      <w:bodyDiv w:val="1"/>
      <w:marLeft w:val="0"/>
      <w:marRight w:val="0"/>
      <w:marTop w:val="0"/>
      <w:marBottom w:val="0"/>
      <w:divBdr>
        <w:top w:val="none" w:sz="0" w:space="0" w:color="auto"/>
        <w:left w:val="none" w:sz="0" w:space="0" w:color="auto"/>
        <w:bottom w:val="none" w:sz="0" w:space="0" w:color="auto"/>
        <w:right w:val="none" w:sz="0" w:space="0" w:color="auto"/>
      </w:divBdr>
    </w:div>
    <w:div w:id="63995793">
      <w:bodyDiv w:val="1"/>
      <w:marLeft w:val="0"/>
      <w:marRight w:val="0"/>
      <w:marTop w:val="0"/>
      <w:marBottom w:val="0"/>
      <w:divBdr>
        <w:top w:val="none" w:sz="0" w:space="0" w:color="auto"/>
        <w:left w:val="none" w:sz="0" w:space="0" w:color="auto"/>
        <w:bottom w:val="none" w:sz="0" w:space="0" w:color="auto"/>
        <w:right w:val="none" w:sz="0" w:space="0" w:color="auto"/>
      </w:divBdr>
    </w:div>
    <w:div w:id="100801492">
      <w:bodyDiv w:val="1"/>
      <w:marLeft w:val="0"/>
      <w:marRight w:val="0"/>
      <w:marTop w:val="0"/>
      <w:marBottom w:val="0"/>
      <w:divBdr>
        <w:top w:val="none" w:sz="0" w:space="0" w:color="auto"/>
        <w:left w:val="none" w:sz="0" w:space="0" w:color="auto"/>
        <w:bottom w:val="none" w:sz="0" w:space="0" w:color="auto"/>
        <w:right w:val="none" w:sz="0" w:space="0" w:color="auto"/>
      </w:divBdr>
    </w:div>
    <w:div w:id="111830763">
      <w:bodyDiv w:val="1"/>
      <w:marLeft w:val="0"/>
      <w:marRight w:val="0"/>
      <w:marTop w:val="0"/>
      <w:marBottom w:val="0"/>
      <w:divBdr>
        <w:top w:val="none" w:sz="0" w:space="0" w:color="auto"/>
        <w:left w:val="none" w:sz="0" w:space="0" w:color="auto"/>
        <w:bottom w:val="none" w:sz="0" w:space="0" w:color="auto"/>
        <w:right w:val="none" w:sz="0" w:space="0" w:color="auto"/>
      </w:divBdr>
    </w:div>
    <w:div w:id="120461158">
      <w:bodyDiv w:val="1"/>
      <w:marLeft w:val="0"/>
      <w:marRight w:val="0"/>
      <w:marTop w:val="0"/>
      <w:marBottom w:val="0"/>
      <w:divBdr>
        <w:top w:val="none" w:sz="0" w:space="0" w:color="auto"/>
        <w:left w:val="none" w:sz="0" w:space="0" w:color="auto"/>
        <w:bottom w:val="none" w:sz="0" w:space="0" w:color="auto"/>
        <w:right w:val="none" w:sz="0" w:space="0" w:color="auto"/>
      </w:divBdr>
    </w:div>
    <w:div w:id="132721606">
      <w:bodyDiv w:val="1"/>
      <w:marLeft w:val="0"/>
      <w:marRight w:val="0"/>
      <w:marTop w:val="0"/>
      <w:marBottom w:val="0"/>
      <w:divBdr>
        <w:top w:val="none" w:sz="0" w:space="0" w:color="auto"/>
        <w:left w:val="none" w:sz="0" w:space="0" w:color="auto"/>
        <w:bottom w:val="none" w:sz="0" w:space="0" w:color="auto"/>
        <w:right w:val="none" w:sz="0" w:space="0" w:color="auto"/>
      </w:divBdr>
    </w:div>
    <w:div w:id="137457841">
      <w:bodyDiv w:val="1"/>
      <w:marLeft w:val="0"/>
      <w:marRight w:val="0"/>
      <w:marTop w:val="0"/>
      <w:marBottom w:val="0"/>
      <w:divBdr>
        <w:top w:val="none" w:sz="0" w:space="0" w:color="auto"/>
        <w:left w:val="none" w:sz="0" w:space="0" w:color="auto"/>
        <w:bottom w:val="none" w:sz="0" w:space="0" w:color="auto"/>
        <w:right w:val="none" w:sz="0" w:space="0" w:color="auto"/>
      </w:divBdr>
      <w:divsChild>
        <w:div w:id="1817527014">
          <w:marLeft w:val="0"/>
          <w:marRight w:val="0"/>
          <w:marTop w:val="0"/>
          <w:marBottom w:val="0"/>
          <w:divBdr>
            <w:top w:val="none" w:sz="0" w:space="0" w:color="auto"/>
            <w:left w:val="none" w:sz="0" w:space="0" w:color="auto"/>
            <w:bottom w:val="none" w:sz="0" w:space="0" w:color="auto"/>
            <w:right w:val="none" w:sz="0" w:space="0" w:color="auto"/>
          </w:divBdr>
          <w:divsChild>
            <w:div w:id="18103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4772">
      <w:bodyDiv w:val="1"/>
      <w:marLeft w:val="0"/>
      <w:marRight w:val="0"/>
      <w:marTop w:val="0"/>
      <w:marBottom w:val="0"/>
      <w:divBdr>
        <w:top w:val="none" w:sz="0" w:space="0" w:color="auto"/>
        <w:left w:val="none" w:sz="0" w:space="0" w:color="auto"/>
        <w:bottom w:val="none" w:sz="0" w:space="0" w:color="auto"/>
        <w:right w:val="none" w:sz="0" w:space="0" w:color="auto"/>
      </w:divBdr>
    </w:div>
    <w:div w:id="143741602">
      <w:bodyDiv w:val="1"/>
      <w:marLeft w:val="0"/>
      <w:marRight w:val="0"/>
      <w:marTop w:val="0"/>
      <w:marBottom w:val="0"/>
      <w:divBdr>
        <w:top w:val="none" w:sz="0" w:space="0" w:color="auto"/>
        <w:left w:val="none" w:sz="0" w:space="0" w:color="auto"/>
        <w:bottom w:val="none" w:sz="0" w:space="0" w:color="auto"/>
        <w:right w:val="none" w:sz="0" w:space="0" w:color="auto"/>
      </w:divBdr>
    </w:div>
    <w:div w:id="148206267">
      <w:bodyDiv w:val="1"/>
      <w:marLeft w:val="0"/>
      <w:marRight w:val="0"/>
      <w:marTop w:val="0"/>
      <w:marBottom w:val="0"/>
      <w:divBdr>
        <w:top w:val="none" w:sz="0" w:space="0" w:color="auto"/>
        <w:left w:val="none" w:sz="0" w:space="0" w:color="auto"/>
        <w:bottom w:val="none" w:sz="0" w:space="0" w:color="auto"/>
        <w:right w:val="none" w:sz="0" w:space="0" w:color="auto"/>
      </w:divBdr>
    </w:div>
    <w:div w:id="153765712">
      <w:bodyDiv w:val="1"/>
      <w:marLeft w:val="0"/>
      <w:marRight w:val="0"/>
      <w:marTop w:val="0"/>
      <w:marBottom w:val="0"/>
      <w:divBdr>
        <w:top w:val="none" w:sz="0" w:space="0" w:color="auto"/>
        <w:left w:val="none" w:sz="0" w:space="0" w:color="auto"/>
        <w:bottom w:val="none" w:sz="0" w:space="0" w:color="auto"/>
        <w:right w:val="none" w:sz="0" w:space="0" w:color="auto"/>
      </w:divBdr>
    </w:div>
    <w:div w:id="159808929">
      <w:bodyDiv w:val="1"/>
      <w:marLeft w:val="0"/>
      <w:marRight w:val="0"/>
      <w:marTop w:val="0"/>
      <w:marBottom w:val="0"/>
      <w:divBdr>
        <w:top w:val="none" w:sz="0" w:space="0" w:color="auto"/>
        <w:left w:val="none" w:sz="0" w:space="0" w:color="auto"/>
        <w:bottom w:val="none" w:sz="0" w:space="0" w:color="auto"/>
        <w:right w:val="none" w:sz="0" w:space="0" w:color="auto"/>
      </w:divBdr>
    </w:div>
    <w:div w:id="180165929">
      <w:bodyDiv w:val="1"/>
      <w:marLeft w:val="0"/>
      <w:marRight w:val="0"/>
      <w:marTop w:val="0"/>
      <w:marBottom w:val="0"/>
      <w:divBdr>
        <w:top w:val="none" w:sz="0" w:space="0" w:color="auto"/>
        <w:left w:val="none" w:sz="0" w:space="0" w:color="auto"/>
        <w:bottom w:val="none" w:sz="0" w:space="0" w:color="auto"/>
        <w:right w:val="none" w:sz="0" w:space="0" w:color="auto"/>
      </w:divBdr>
    </w:div>
    <w:div w:id="181943160">
      <w:bodyDiv w:val="1"/>
      <w:marLeft w:val="0"/>
      <w:marRight w:val="0"/>
      <w:marTop w:val="0"/>
      <w:marBottom w:val="0"/>
      <w:divBdr>
        <w:top w:val="none" w:sz="0" w:space="0" w:color="auto"/>
        <w:left w:val="none" w:sz="0" w:space="0" w:color="auto"/>
        <w:bottom w:val="none" w:sz="0" w:space="0" w:color="auto"/>
        <w:right w:val="none" w:sz="0" w:space="0" w:color="auto"/>
      </w:divBdr>
    </w:div>
    <w:div w:id="190344789">
      <w:bodyDiv w:val="1"/>
      <w:marLeft w:val="0"/>
      <w:marRight w:val="0"/>
      <w:marTop w:val="0"/>
      <w:marBottom w:val="0"/>
      <w:divBdr>
        <w:top w:val="none" w:sz="0" w:space="0" w:color="auto"/>
        <w:left w:val="none" w:sz="0" w:space="0" w:color="auto"/>
        <w:bottom w:val="none" w:sz="0" w:space="0" w:color="auto"/>
        <w:right w:val="none" w:sz="0" w:space="0" w:color="auto"/>
      </w:divBdr>
    </w:div>
    <w:div w:id="201526075">
      <w:bodyDiv w:val="1"/>
      <w:marLeft w:val="0"/>
      <w:marRight w:val="0"/>
      <w:marTop w:val="0"/>
      <w:marBottom w:val="0"/>
      <w:divBdr>
        <w:top w:val="none" w:sz="0" w:space="0" w:color="auto"/>
        <w:left w:val="none" w:sz="0" w:space="0" w:color="auto"/>
        <w:bottom w:val="none" w:sz="0" w:space="0" w:color="auto"/>
        <w:right w:val="none" w:sz="0" w:space="0" w:color="auto"/>
      </w:divBdr>
    </w:div>
    <w:div w:id="206995006">
      <w:bodyDiv w:val="1"/>
      <w:marLeft w:val="0"/>
      <w:marRight w:val="0"/>
      <w:marTop w:val="0"/>
      <w:marBottom w:val="0"/>
      <w:divBdr>
        <w:top w:val="none" w:sz="0" w:space="0" w:color="auto"/>
        <w:left w:val="none" w:sz="0" w:space="0" w:color="auto"/>
        <w:bottom w:val="none" w:sz="0" w:space="0" w:color="auto"/>
        <w:right w:val="none" w:sz="0" w:space="0" w:color="auto"/>
      </w:divBdr>
    </w:div>
    <w:div w:id="207424047">
      <w:bodyDiv w:val="1"/>
      <w:marLeft w:val="0"/>
      <w:marRight w:val="0"/>
      <w:marTop w:val="0"/>
      <w:marBottom w:val="0"/>
      <w:divBdr>
        <w:top w:val="none" w:sz="0" w:space="0" w:color="auto"/>
        <w:left w:val="none" w:sz="0" w:space="0" w:color="auto"/>
        <w:bottom w:val="none" w:sz="0" w:space="0" w:color="auto"/>
        <w:right w:val="none" w:sz="0" w:space="0" w:color="auto"/>
      </w:divBdr>
    </w:div>
    <w:div w:id="249699320">
      <w:bodyDiv w:val="1"/>
      <w:marLeft w:val="0"/>
      <w:marRight w:val="0"/>
      <w:marTop w:val="0"/>
      <w:marBottom w:val="0"/>
      <w:divBdr>
        <w:top w:val="none" w:sz="0" w:space="0" w:color="auto"/>
        <w:left w:val="none" w:sz="0" w:space="0" w:color="auto"/>
        <w:bottom w:val="none" w:sz="0" w:space="0" w:color="auto"/>
        <w:right w:val="none" w:sz="0" w:space="0" w:color="auto"/>
      </w:divBdr>
    </w:div>
    <w:div w:id="259723755">
      <w:bodyDiv w:val="1"/>
      <w:marLeft w:val="0"/>
      <w:marRight w:val="0"/>
      <w:marTop w:val="0"/>
      <w:marBottom w:val="0"/>
      <w:divBdr>
        <w:top w:val="none" w:sz="0" w:space="0" w:color="auto"/>
        <w:left w:val="none" w:sz="0" w:space="0" w:color="auto"/>
        <w:bottom w:val="none" w:sz="0" w:space="0" w:color="auto"/>
        <w:right w:val="none" w:sz="0" w:space="0" w:color="auto"/>
      </w:divBdr>
    </w:div>
    <w:div w:id="261181734">
      <w:bodyDiv w:val="1"/>
      <w:marLeft w:val="0"/>
      <w:marRight w:val="0"/>
      <w:marTop w:val="0"/>
      <w:marBottom w:val="0"/>
      <w:divBdr>
        <w:top w:val="none" w:sz="0" w:space="0" w:color="auto"/>
        <w:left w:val="none" w:sz="0" w:space="0" w:color="auto"/>
        <w:bottom w:val="none" w:sz="0" w:space="0" w:color="auto"/>
        <w:right w:val="none" w:sz="0" w:space="0" w:color="auto"/>
      </w:divBdr>
    </w:div>
    <w:div w:id="261423592">
      <w:bodyDiv w:val="1"/>
      <w:marLeft w:val="0"/>
      <w:marRight w:val="0"/>
      <w:marTop w:val="0"/>
      <w:marBottom w:val="0"/>
      <w:divBdr>
        <w:top w:val="none" w:sz="0" w:space="0" w:color="auto"/>
        <w:left w:val="none" w:sz="0" w:space="0" w:color="auto"/>
        <w:bottom w:val="none" w:sz="0" w:space="0" w:color="auto"/>
        <w:right w:val="none" w:sz="0" w:space="0" w:color="auto"/>
      </w:divBdr>
    </w:div>
    <w:div w:id="268045639">
      <w:bodyDiv w:val="1"/>
      <w:marLeft w:val="0"/>
      <w:marRight w:val="0"/>
      <w:marTop w:val="0"/>
      <w:marBottom w:val="0"/>
      <w:divBdr>
        <w:top w:val="none" w:sz="0" w:space="0" w:color="auto"/>
        <w:left w:val="none" w:sz="0" w:space="0" w:color="auto"/>
        <w:bottom w:val="none" w:sz="0" w:space="0" w:color="auto"/>
        <w:right w:val="none" w:sz="0" w:space="0" w:color="auto"/>
      </w:divBdr>
    </w:div>
    <w:div w:id="297952561">
      <w:bodyDiv w:val="1"/>
      <w:marLeft w:val="0"/>
      <w:marRight w:val="0"/>
      <w:marTop w:val="0"/>
      <w:marBottom w:val="0"/>
      <w:divBdr>
        <w:top w:val="none" w:sz="0" w:space="0" w:color="auto"/>
        <w:left w:val="none" w:sz="0" w:space="0" w:color="auto"/>
        <w:bottom w:val="none" w:sz="0" w:space="0" w:color="auto"/>
        <w:right w:val="none" w:sz="0" w:space="0" w:color="auto"/>
      </w:divBdr>
    </w:div>
    <w:div w:id="338581579">
      <w:bodyDiv w:val="1"/>
      <w:marLeft w:val="0"/>
      <w:marRight w:val="0"/>
      <w:marTop w:val="0"/>
      <w:marBottom w:val="0"/>
      <w:divBdr>
        <w:top w:val="none" w:sz="0" w:space="0" w:color="auto"/>
        <w:left w:val="none" w:sz="0" w:space="0" w:color="auto"/>
        <w:bottom w:val="none" w:sz="0" w:space="0" w:color="auto"/>
        <w:right w:val="none" w:sz="0" w:space="0" w:color="auto"/>
      </w:divBdr>
    </w:div>
    <w:div w:id="343015556">
      <w:bodyDiv w:val="1"/>
      <w:marLeft w:val="0"/>
      <w:marRight w:val="0"/>
      <w:marTop w:val="0"/>
      <w:marBottom w:val="0"/>
      <w:divBdr>
        <w:top w:val="none" w:sz="0" w:space="0" w:color="auto"/>
        <w:left w:val="none" w:sz="0" w:space="0" w:color="auto"/>
        <w:bottom w:val="none" w:sz="0" w:space="0" w:color="auto"/>
        <w:right w:val="none" w:sz="0" w:space="0" w:color="auto"/>
      </w:divBdr>
    </w:div>
    <w:div w:id="347215097">
      <w:bodyDiv w:val="1"/>
      <w:marLeft w:val="0"/>
      <w:marRight w:val="0"/>
      <w:marTop w:val="0"/>
      <w:marBottom w:val="0"/>
      <w:divBdr>
        <w:top w:val="none" w:sz="0" w:space="0" w:color="auto"/>
        <w:left w:val="none" w:sz="0" w:space="0" w:color="auto"/>
        <w:bottom w:val="none" w:sz="0" w:space="0" w:color="auto"/>
        <w:right w:val="none" w:sz="0" w:space="0" w:color="auto"/>
      </w:divBdr>
    </w:div>
    <w:div w:id="364718109">
      <w:bodyDiv w:val="1"/>
      <w:marLeft w:val="0"/>
      <w:marRight w:val="0"/>
      <w:marTop w:val="0"/>
      <w:marBottom w:val="0"/>
      <w:divBdr>
        <w:top w:val="none" w:sz="0" w:space="0" w:color="auto"/>
        <w:left w:val="none" w:sz="0" w:space="0" w:color="auto"/>
        <w:bottom w:val="none" w:sz="0" w:space="0" w:color="auto"/>
        <w:right w:val="none" w:sz="0" w:space="0" w:color="auto"/>
      </w:divBdr>
      <w:divsChild>
        <w:div w:id="1530753066">
          <w:marLeft w:val="0"/>
          <w:marRight w:val="0"/>
          <w:marTop w:val="0"/>
          <w:marBottom w:val="0"/>
          <w:divBdr>
            <w:top w:val="none" w:sz="0" w:space="0" w:color="auto"/>
            <w:left w:val="none" w:sz="0" w:space="0" w:color="auto"/>
            <w:bottom w:val="none" w:sz="0" w:space="0" w:color="auto"/>
            <w:right w:val="none" w:sz="0" w:space="0" w:color="auto"/>
          </w:divBdr>
        </w:div>
      </w:divsChild>
    </w:div>
    <w:div w:id="391080507">
      <w:bodyDiv w:val="1"/>
      <w:marLeft w:val="0"/>
      <w:marRight w:val="0"/>
      <w:marTop w:val="0"/>
      <w:marBottom w:val="0"/>
      <w:divBdr>
        <w:top w:val="none" w:sz="0" w:space="0" w:color="auto"/>
        <w:left w:val="none" w:sz="0" w:space="0" w:color="auto"/>
        <w:bottom w:val="none" w:sz="0" w:space="0" w:color="auto"/>
        <w:right w:val="none" w:sz="0" w:space="0" w:color="auto"/>
      </w:divBdr>
      <w:divsChild>
        <w:div w:id="1289241829">
          <w:marLeft w:val="0"/>
          <w:marRight w:val="0"/>
          <w:marTop w:val="0"/>
          <w:marBottom w:val="0"/>
          <w:divBdr>
            <w:top w:val="none" w:sz="0" w:space="0" w:color="auto"/>
            <w:left w:val="none" w:sz="0" w:space="0" w:color="auto"/>
            <w:bottom w:val="none" w:sz="0" w:space="0" w:color="auto"/>
            <w:right w:val="none" w:sz="0" w:space="0" w:color="auto"/>
          </w:divBdr>
          <w:divsChild>
            <w:div w:id="1510485461">
              <w:marLeft w:val="0"/>
              <w:marRight w:val="0"/>
              <w:marTop w:val="0"/>
              <w:marBottom w:val="0"/>
              <w:divBdr>
                <w:top w:val="none" w:sz="0" w:space="0" w:color="auto"/>
                <w:left w:val="none" w:sz="0" w:space="0" w:color="auto"/>
                <w:bottom w:val="none" w:sz="0" w:space="0" w:color="auto"/>
                <w:right w:val="none" w:sz="0" w:space="0" w:color="auto"/>
              </w:divBdr>
              <w:divsChild>
                <w:div w:id="165078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84925">
      <w:bodyDiv w:val="1"/>
      <w:marLeft w:val="0"/>
      <w:marRight w:val="0"/>
      <w:marTop w:val="0"/>
      <w:marBottom w:val="0"/>
      <w:divBdr>
        <w:top w:val="none" w:sz="0" w:space="0" w:color="auto"/>
        <w:left w:val="none" w:sz="0" w:space="0" w:color="auto"/>
        <w:bottom w:val="none" w:sz="0" w:space="0" w:color="auto"/>
        <w:right w:val="none" w:sz="0" w:space="0" w:color="auto"/>
      </w:divBdr>
    </w:div>
    <w:div w:id="409280858">
      <w:bodyDiv w:val="1"/>
      <w:marLeft w:val="0"/>
      <w:marRight w:val="0"/>
      <w:marTop w:val="0"/>
      <w:marBottom w:val="0"/>
      <w:divBdr>
        <w:top w:val="none" w:sz="0" w:space="0" w:color="auto"/>
        <w:left w:val="none" w:sz="0" w:space="0" w:color="auto"/>
        <w:bottom w:val="none" w:sz="0" w:space="0" w:color="auto"/>
        <w:right w:val="none" w:sz="0" w:space="0" w:color="auto"/>
      </w:divBdr>
    </w:div>
    <w:div w:id="421146502">
      <w:bodyDiv w:val="1"/>
      <w:marLeft w:val="0"/>
      <w:marRight w:val="0"/>
      <w:marTop w:val="0"/>
      <w:marBottom w:val="0"/>
      <w:divBdr>
        <w:top w:val="none" w:sz="0" w:space="0" w:color="auto"/>
        <w:left w:val="none" w:sz="0" w:space="0" w:color="auto"/>
        <w:bottom w:val="none" w:sz="0" w:space="0" w:color="auto"/>
        <w:right w:val="none" w:sz="0" w:space="0" w:color="auto"/>
      </w:divBdr>
    </w:div>
    <w:div w:id="440153104">
      <w:bodyDiv w:val="1"/>
      <w:marLeft w:val="0"/>
      <w:marRight w:val="0"/>
      <w:marTop w:val="0"/>
      <w:marBottom w:val="0"/>
      <w:divBdr>
        <w:top w:val="none" w:sz="0" w:space="0" w:color="auto"/>
        <w:left w:val="none" w:sz="0" w:space="0" w:color="auto"/>
        <w:bottom w:val="none" w:sz="0" w:space="0" w:color="auto"/>
        <w:right w:val="none" w:sz="0" w:space="0" w:color="auto"/>
      </w:divBdr>
    </w:div>
    <w:div w:id="441606451">
      <w:bodyDiv w:val="1"/>
      <w:marLeft w:val="0"/>
      <w:marRight w:val="0"/>
      <w:marTop w:val="0"/>
      <w:marBottom w:val="0"/>
      <w:divBdr>
        <w:top w:val="none" w:sz="0" w:space="0" w:color="auto"/>
        <w:left w:val="none" w:sz="0" w:space="0" w:color="auto"/>
        <w:bottom w:val="none" w:sz="0" w:space="0" w:color="auto"/>
        <w:right w:val="none" w:sz="0" w:space="0" w:color="auto"/>
      </w:divBdr>
    </w:div>
    <w:div w:id="449907588">
      <w:bodyDiv w:val="1"/>
      <w:marLeft w:val="0"/>
      <w:marRight w:val="0"/>
      <w:marTop w:val="0"/>
      <w:marBottom w:val="0"/>
      <w:divBdr>
        <w:top w:val="none" w:sz="0" w:space="0" w:color="auto"/>
        <w:left w:val="none" w:sz="0" w:space="0" w:color="auto"/>
        <w:bottom w:val="none" w:sz="0" w:space="0" w:color="auto"/>
        <w:right w:val="none" w:sz="0" w:space="0" w:color="auto"/>
      </w:divBdr>
      <w:divsChild>
        <w:div w:id="499927659">
          <w:marLeft w:val="0"/>
          <w:marRight w:val="0"/>
          <w:marTop w:val="0"/>
          <w:marBottom w:val="0"/>
          <w:divBdr>
            <w:top w:val="none" w:sz="0" w:space="0" w:color="auto"/>
            <w:left w:val="none" w:sz="0" w:space="0" w:color="auto"/>
            <w:bottom w:val="none" w:sz="0" w:space="0" w:color="auto"/>
            <w:right w:val="none" w:sz="0" w:space="0" w:color="auto"/>
          </w:divBdr>
        </w:div>
        <w:div w:id="897979072">
          <w:marLeft w:val="0"/>
          <w:marRight w:val="0"/>
          <w:marTop w:val="0"/>
          <w:marBottom w:val="0"/>
          <w:divBdr>
            <w:top w:val="none" w:sz="0" w:space="0" w:color="auto"/>
            <w:left w:val="none" w:sz="0" w:space="0" w:color="auto"/>
            <w:bottom w:val="none" w:sz="0" w:space="0" w:color="auto"/>
            <w:right w:val="none" w:sz="0" w:space="0" w:color="auto"/>
          </w:divBdr>
        </w:div>
        <w:div w:id="1483153578">
          <w:marLeft w:val="0"/>
          <w:marRight w:val="0"/>
          <w:marTop w:val="0"/>
          <w:marBottom w:val="0"/>
          <w:divBdr>
            <w:top w:val="none" w:sz="0" w:space="0" w:color="auto"/>
            <w:left w:val="none" w:sz="0" w:space="0" w:color="auto"/>
            <w:bottom w:val="none" w:sz="0" w:space="0" w:color="auto"/>
            <w:right w:val="none" w:sz="0" w:space="0" w:color="auto"/>
          </w:divBdr>
        </w:div>
        <w:div w:id="1672247203">
          <w:marLeft w:val="0"/>
          <w:marRight w:val="0"/>
          <w:marTop w:val="0"/>
          <w:marBottom w:val="0"/>
          <w:divBdr>
            <w:top w:val="none" w:sz="0" w:space="0" w:color="auto"/>
            <w:left w:val="none" w:sz="0" w:space="0" w:color="auto"/>
            <w:bottom w:val="none" w:sz="0" w:space="0" w:color="auto"/>
            <w:right w:val="none" w:sz="0" w:space="0" w:color="auto"/>
          </w:divBdr>
        </w:div>
        <w:div w:id="1731033661">
          <w:marLeft w:val="0"/>
          <w:marRight w:val="0"/>
          <w:marTop w:val="0"/>
          <w:marBottom w:val="0"/>
          <w:divBdr>
            <w:top w:val="none" w:sz="0" w:space="0" w:color="auto"/>
            <w:left w:val="none" w:sz="0" w:space="0" w:color="auto"/>
            <w:bottom w:val="none" w:sz="0" w:space="0" w:color="auto"/>
            <w:right w:val="none" w:sz="0" w:space="0" w:color="auto"/>
          </w:divBdr>
        </w:div>
        <w:div w:id="1856192839">
          <w:marLeft w:val="0"/>
          <w:marRight w:val="0"/>
          <w:marTop w:val="0"/>
          <w:marBottom w:val="0"/>
          <w:divBdr>
            <w:top w:val="none" w:sz="0" w:space="0" w:color="auto"/>
            <w:left w:val="none" w:sz="0" w:space="0" w:color="auto"/>
            <w:bottom w:val="none" w:sz="0" w:space="0" w:color="auto"/>
            <w:right w:val="none" w:sz="0" w:space="0" w:color="auto"/>
          </w:divBdr>
        </w:div>
      </w:divsChild>
    </w:div>
    <w:div w:id="456877917">
      <w:bodyDiv w:val="1"/>
      <w:marLeft w:val="0"/>
      <w:marRight w:val="0"/>
      <w:marTop w:val="0"/>
      <w:marBottom w:val="0"/>
      <w:divBdr>
        <w:top w:val="none" w:sz="0" w:space="0" w:color="auto"/>
        <w:left w:val="none" w:sz="0" w:space="0" w:color="auto"/>
        <w:bottom w:val="none" w:sz="0" w:space="0" w:color="auto"/>
        <w:right w:val="none" w:sz="0" w:space="0" w:color="auto"/>
      </w:divBdr>
    </w:div>
    <w:div w:id="466944332">
      <w:bodyDiv w:val="1"/>
      <w:marLeft w:val="0"/>
      <w:marRight w:val="0"/>
      <w:marTop w:val="0"/>
      <w:marBottom w:val="0"/>
      <w:divBdr>
        <w:top w:val="none" w:sz="0" w:space="0" w:color="auto"/>
        <w:left w:val="none" w:sz="0" w:space="0" w:color="auto"/>
        <w:bottom w:val="none" w:sz="0" w:space="0" w:color="auto"/>
        <w:right w:val="none" w:sz="0" w:space="0" w:color="auto"/>
      </w:divBdr>
    </w:div>
    <w:div w:id="469245876">
      <w:bodyDiv w:val="1"/>
      <w:marLeft w:val="0"/>
      <w:marRight w:val="0"/>
      <w:marTop w:val="0"/>
      <w:marBottom w:val="0"/>
      <w:divBdr>
        <w:top w:val="none" w:sz="0" w:space="0" w:color="auto"/>
        <w:left w:val="none" w:sz="0" w:space="0" w:color="auto"/>
        <w:bottom w:val="none" w:sz="0" w:space="0" w:color="auto"/>
        <w:right w:val="none" w:sz="0" w:space="0" w:color="auto"/>
      </w:divBdr>
    </w:div>
    <w:div w:id="484396249">
      <w:bodyDiv w:val="1"/>
      <w:marLeft w:val="0"/>
      <w:marRight w:val="0"/>
      <w:marTop w:val="0"/>
      <w:marBottom w:val="0"/>
      <w:divBdr>
        <w:top w:val="none" w:sz="0" w:space="0" w:color="auto"/>
        <w:left w:val="none" w:sz="0" w:space="0" w:color="auto"/>
        <w:bottom w:val="none" w:sz="0" w:space="0" w:color="auto"/>
        <w:right w:val="none" w:sz="0" w:space="0" w:color="auto"/>
      </w:divBdr>
    </w:div>
    <w:div w:id="506361823">
      <w:bodyDiv w:val="1"/>
      <w:marLeft w:val="0"/>
      <w:marRight w:val="0"/>
      <w:marTop w:val="0"/>
      <w:marBottom w:val="0"/>
      <w:divBdr>
        <w:top w:val="none" w:sz="0" w:space="0" w:color="auto"/>
        <w:left w:val="none" w:sz="0" w:space="0" w:color="auto"/>
        <w:bottom w:val="none" w:sz="0" w:space="0" w:color="auto"/>
        <w:right w:val="none" w:sz="0" w:space="0" w:color="auto"/>
      </w:divBdr>
    </w:div>
    <w:div w:id="530069019">
      <w:bodyDiv w:val="1"/>
      <w:marLeft w:val="0"/>
      <w:marRight w:val="0"/>
      <w:marTop w:val="0"/>
      <w:marBottom w:val="0"/>
      <w:divBdr>
        <w:top w:val="none" w:sz="0" w:space="0" w:color="auto"/>
        <w:left w:val="none" w:sz="0" w:space="0" w:color="auto"/>
        <w:bottom w:val="none" w:sz="0" w:space="0" w:color="auto"/>
        <w:right w:val="none" w:sz="0" w:space="0" w:color="auto"/>
      </w:divBdr>
    </w:div>
    <w:div w:id="544831036">
      <w:bodyDiv w:val="1"/>
      <w:marLeft w:val="0"/>
      <w:marRight w:val="0"/>
      <w:marTop w:val="0"/>
      <w:marBottom w:val="0"/>
      <w:divBdr>
        <w:top w:val="none" w:sz="0" w:space="0" w:color="auto"/>
        <w:left w:val="none" w:sz="0" w:space="0" w:color="auto"/>
        <w:bottom w:val="none" w:sz="0" w:space="0" w:color="auto"/>
        <w:right w:val="none" w:sz="0" w:space="0" w:color="auto"/>
      </w:divBdr>
    </w:div>
    <w:div w:id="629022155">
      <w:bodyDiv w:val="1"/>
      <w:marLeft w:val="0"/>
      <w:marRight w:val="0"/>
      <w:marTop w:val="0"/>
      <w:marBottom w:val="0"/>
      <w:divBdr>
        <w:top w:val="none" w:sz="0" w:space="0" w:color="auto"/>
        <w:left w:val="none" w:sz="0" w:space="0" w:color="auto"/>
        <w:bottom w:val="none" w:sz="0" w:space="0" w:color="auto"/>
        <w:right w:val="none" w:sz="0" w:space="0" w:color="auto"/>
      </w:divBdr>
    </w:div>
    <w:div w:id="639506089">
      <w:bodyDiv w:val="1"/>
      <w:marLeft w:val="0"/>
      <w:marRight w:val="0"/>
      <w:marTop w:val="0"/>
      <w:marBottom w:val="0"/>
      <w:divBdr>
        <w:top w:val="none" w:sz="0" w:space="0" w:color="auto"/>
        <w:left w:val="none" w:sz="0" w:space="0" w:color="auto"/>
        <w:bottom w:val="none" w:sz="0" w:space="0" w:color="auto"/>
        <w:right w:val="none" w:sz="0" w:space="0" w:color="auto"/>
      </w:divBdr>
    </w:div>
    <w:div w:id="657920106">
      <w:bodyDiv w:val="1"/>
      <w:marLeft w:val="0"/>
      <w:marRight w:val="0"/>
      <w:marTop w:val="0"/>
      <w:marBottom w:val="0"/>
      <w:divBdr>
        <w:top w:val="none" w:sz="0" w:space="0" w:color="auto"/>
        <w:left w:val="none" w:sz="0" w:space="0" w:color="auto"/>
        <w:bottom w:val="none" w:sz="0" w:space="0" w:color="auto"/>
        <w:right w:val="none" w:sz="0" w:space="0" w:color="auto"/>
      </w:divBdr>
      <w:divsChild>
        <w:div w:id="461582814">
          <w:marLeft w:val="0"/>
          <w:marRight w:val="0"/>
          <w:marTop w:val="0"/>
          <w:marBottom w:val="0"/>
          <w:divBdr>
            <w:top w:val="none" w:sz="0" w:space="0" w:color="auto"/>
            <w:left w:val="none" w:sz="0" w:space="0" w:color="auto"/>
            <w:bottom w:val="none" w:sz="0" w:space="0" w:color="auto"/>
            <w:right w:val="none" w:sz="0" w:space="0" w:color="auto"/>
          </w:divBdr>
        </w:div>
      </w:divsChild>
    </w:div>
    <w:div w:id="660694681">
      <w:bodyDiv w:val="1"/>
      <w:marLeft w:val="0"/>
      <w:marRight w:val="0"/>
      <w:marTop w:val="0"/>
      <w:marBottom w:val="0"/>
      <w:divBdr>
        <w:top w:val="none" w:sz="0" w:space="0" w:color="auto"/>
        <w:left w:val="none" w:sz="0" w:space="0" w:color="auto"/>
        <w:bottom w:val="none" w:sz="0" w:space="0" w:color="auto"/>
        <w:right w:val="none" w:sz="0" w:space="0" w:color="auto"/>
      </w:divBdr>
    </w:div>
    <w:div w:id="666664812">
      <w:bodyDiv w:val="1"/>
      <w:marLeft w:val="0"/>
      <w:marRight w:val="0"/>
      <w:marTop w:val="0"/>
      <w:marBottom w:val="0"/>
      <w:divBdr>
        <w:top w:val="none" w:sz="0" w:space="0" w:color="auto"/>
        <w:left w:val="none" w:sz="0" w:space="0" w:color="auto"/>
        <w:bottom w:val="none" w:sz="0" w:space="0" w:color="auto"/>
        <w:right w:val="none" w:sz="0" w:space="0" w:color="auto"/>
      </w:divBdr>
    </w:div>
    <w:div w:id="667173938">
      <w:bodyDiv w:val="1"/>
      <w:marLeft w:val="0"/>
      <w:marRight w:val="0"/>
      <w:marTop w:val="0"/>
      <w:marBottom w:val="0"/>
      <w:divBdr>
        <w:top w:val="none" w:sz="0" w:space="0" w:color="auto"/>
        <w:left w:val="none" w:sz="0" w:space="0" w:color="auto"/>
        <w:bottom w:val="none" w:sz="0" w:space="0" w:color="auto"/>
        <w:right w:val="none" w:sz="0" w:space="0" w:color="auto"/>
      </w:divBdr>
    </w:div>
    <w:div w:id="679157318">
      <w:bodyDiv w:val="1"/>
      <w:marLeft w:val="0"/>
      <w:marRight w:val="0"/>
      <w:marTop w:val="0"/>
      <w:marBottom w:val="0"/>
      <w:divBdr>
        <w:top w:val="none" w:sz="0" w:space="0" w:color="auto"/>
        <w:left w:val="none" w:sz="0" w:space="0" w:color="auto"/>
        <w:bottom w:val="none" w:sz="0" w:space="0" w:color="auto"/>
        <w:right w:val="none" w:sz="0" w:space="0" w:color="auto"/>
      </w:divBdr>
    </w:div>
    <w:div w:id="688334538">
      <w:bodyDiv w:val="1"/>
      <w:marLeft w:val="0"/>
      <w:marRight w:val="0"/>
      <w:marTop w:val="0"/>
      <w:marBottom w:val="0"/>
      <w:divBdr>
        <w:top w:val="none" w:sz="0" w:space="0" w:color="auto"/>
        <w:left w:val="none" w:sz="0" w:space="0" w:color="auto"/>
        <w:bottom w:val="none" w:sz="0" w:space="0" w:color="auto"/>
        <w:right w:val="none" w:sz="0" w:space="0" w:color="auto"/>
      </w:divBdr>
    </w:div>
    <w:div w:id="693967774">
      <w:bodyDiv w:val="1"/>
      <w:marLeft w:val="0"/>
      <w:marRight w:val="0"/>
      <w:marTop w:val="0"/>
      <w:marBottom w:val="0"/>
      <w:divBdr>
        <w:top w:val="none" w:sz="0" w:space="0" w:color="auto"/>
        <w:left w:val="none" w:sz="0" w:space="0" w:color="auto"/>
        <w:bottom w:val="none" w:sz="0" w:space="0" w:color="auto"/>
        <w:right w:val="none" w:sz="0" w:space="0" w:color="auto"/>
      </w:divBdr>
      <w:divsChild>
        <w:div w:id="157501908">
          <w:marLeft w:val="0"/>
          <w:marRight w:val="0"/>
          <w:marTop w:val="0"/>
          <w:marBottom w:val="0"/>
          <w:divBdr>
            <w:top w:val="none" w:sz="0" w:space="0" w:color="auto"/>
            <w:left w:val="none" w:sz="0" w:space="0" w:color="auto"/>
            <w:bottom w:val="none" w:sz="0" w:space="0" w:color="auto"/>
            <w:right w:val="none" w:sz="0" w:space="0" w:color="auto"/>
          </w:divBdr>
        </w:div>
        <w:div w:id="276453741">
          <w:marLeft w:val="0"/>
          <w:marRight w:val="0"/>
          <w:marTop w:val="0"/>
          <w:marBottom w:val="0"/>
          <w:divBdr>
            <w:top w:val="none" w:sz="0" w:space="0" w:color="auto"/>
            <w:left w:val="none" w:sz="0" w:space="0" w:color="auto"/>
            <w:bottom w:val="none" w:sz="0" w:space="0" w:color="auto"/>
            <w:right w:val="none" w:sz="0" w:space="0" w:color="auto"/>
          </w:divBdr>
        </w:div>
        <w:div w:id="1014110513">
          <w:marLeft w:val="0"/>
          <w:marRight w:val="0"/>
          <w:marTop w:val="0"/>
          <w:marBottom w:val="0"/>
          <w:divBdr>
            <w:top w:val="none" w:sz="0" w:space="0" w:color="auto"/>
            <w:left w:val="none" w:sz="0" w:space="0" w:color="auto"/>
            <w:bottom w:val="none" w:sz="0" w:space="0" w:color="auto"/>
            <w:right w:val="none" w:sz="0" w:space="0" w:color="auto"/>
          </w:divBdr>
        </w:div>
        <w:div w:id="1076633651">
          <w:marLeft w:val="0"/>
          <w:marRight w:val="0"/>
          <w:marTop w:val="0"/>
          <w:marBottom w:val="0"/>
          <w:divBdr>
            <w:top w:val="none" w:sz="0" w:space="0" w:color="auto"/>
            <w:left w:val="none" w:sz="0" w:space="0" w:color="auto"/>
            <w:bottom w:val="none" w:sz="0" w:space="0" w:color="auto"/>
            <w:right w:val="none" w:sz="0" w:space="0" w:color="auto"/>
          </w:divBdr>
        </w:div>
        <w:div w:id="1291400999">
          <w:marLeft w:val="0"/>
          <w:marRight w:val="0"/>
          <w:marTop w:val="0"/>
          <w:marBottom w:val="0"/>
          <w:divBdr>
            <w:top w:val="none" w:sz="0" w:space="0" w:color="auto"/>
            <w:left w:val="none" w:sz="0" w:space="0" w:color="auto"/>
            <w:bottom w:val="none" w:sz="0" w:space="0" w:color="auto"/>
            <w:right w:val="none" w:sz="0" w:space="0" w:color="auto"/>
          </w:divBdr>
        </w:div>
        <w:div w:id="1511330114">
          <w:marLeft w:val="0"/>
          <w:marRight w:val="0"/>
          <w:marTop w:val="0"/>
          <w:marBottom w:val="0"/>
          <w:divBdr>
            <w:top w:val="none" w:sz="0" w:space="0" w:color="auto"/>
            <w:left w:val="none" w:sz="0" w:space="0" w:color="auto"/>
            <w:bottom w:val="none" w:sz="0" w:space="0" w:color="auto"/>
            <w:right w:val="none" w:sz="0" w:space="0" w:color="auto"/>
          </w:divBdr>
        </w:div>
        <w:div w:id="1553075796">
          <w:marLeft w:val="0"/>
          <w:marRight w:val="0"/>
          <w:marTop w:val="0"/>
          <w:marBottom w:val="0"/>
          <w:divBdr>
            <w:top w:val="none" w:sz="0" w:space="0" w:color="auto"/>
            <w:left w:val="none" w:sz="0" w:space="0" w:color="auto"/>
            <w:bottom w:val="none" w:sz="0" w:space="0" w:color="auto"/>
            <w:right w:val="none" w:sz="0" w:space="0" w:color="auto"/>
          </w:divBdr>
        </w:div>
        <w:div w:id="1694651573">
          <w:marLeft w:val="0"/>
          <w:marRight w:val="0"/>
          <w:marTop w:val="0"/>
          <w:marBottom w:val="0"/>
          <w:divBdr>
            <w:top w:val="none" w:sz="0" w:space="0" w:color="auto"/>
            <w:left w:val="none" w:sz="0" w:space="0" w:color="auto"/>
            <w:bottom w:val="none" w:sz="0" w:space="0" w:color="auto"/>
            <w:right w:val="none" w:sz="0" w:space="0" w:color="auto"/>
          </w:divBdr>
        </w:div>
        <w:div w:id="2083941230">
          <w:marLeft w:val="0"/>
          <w:marRight w:val="0"/>
          <w:marTop w:val="0"/>
          <w:marBottom w:val="0"/>
          <w:divBdr>
            <w:top w:val="none" w:sz="0" w:space="0" w:color="auto"/>
            <w:left w:val="none" w:sz="0" w:space="0" w:color="auto"/>
            <w:bottom w:val="none" w:sz="0" w:space="0" w:color="auto"/>
            <w:right w:val="none" w:sz="0" w:space="0" w:color="auto"/>
          </w:divBdr>
        </w:div>
      </w:divsChild>
    </w:div>
    <w:div w:id="698045764">
      <w:bodyDiv w:val="1"/>
      <w:marLeft w:val="0"/>
      <w:marRight w:val="0"/>
      <w:marTop w:val="0"/>
      <w:marBottom w:val="0"/>
      <w:divBdr>
        <w:top w:val="none" w:sz="0" w:space="0" w:color="auto"/>
        <w:left w:val="none" w:sz="0" w:space="0" w:color="auto"/>
        <w:bottom w:val="none" w:sz="0" w:space="0" w:color="auto"/>
        <w:right w:val="none" w:sz="0" w:space="0" w:color="auto"/>
      </w:divBdr>
      <w:divsChild>
        <w:div w:id="1383287407">
          <w:marLeft w:val="0"/>
          <w:marRight w:val="0"/>
          <w:marTop w:val="0"/>
          <w:marBottom w:val="0"/>
          <w:divBdr>
            <w:top w:val="none" w:sz="0" w:space="0" w:color="auto"/>
            <w:left w:val="none" w:sz="0" w:space="0" w:color="auto"/>
            <w:bottom w:val="none" w:sz="0" w:space="0" w:color="auto"/>
            <w:right w:val="none" w:sz="0" w:space="0" w:color="auto"/>
          </w:divBdr>
          <w:divsChild>
            <w:div w:id="210163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5012">
      <w:bodyDiv w:val="1"/>
      <w:marLeft w:val="0"/>
      <w:marRight w:val="0"/>
      <w:marTop w:val="0"/>
      <w:marBottom w:val="0"/>
      <w:divBdr>
        <w:top w:val="none" w:sz="0" w:space="0" w:color="auto"/>
        <w:left w:val="none" w:sz="0" w:space="0" w:color="auto"/>
        <w:bottom w:val="none" w:sz="0" w:space="0" w:color="auto"/>
        <w:right w:val="none" w:sz="0" w:space="0" w:color="auto"/>
      </w:divBdr>
      <w:divsChild>
        <w:div w:id="226234000">
          <w:marLeft w:val="0"/>
          <w:marRight w:val="0"/>
          <w:marTop w:val="0"/>
          <w:marBottom w:val="0"/>
          <w:divBdr>
            <w:top w:val="none" w:sz="0" w:space="0" w:color="auto"/>
            <w:left w:val="none" w:sz="0" w:space="0" w:color="auto"/>
            <w:bottom w:val="none" w:sz="0" w:space="0" w:color="auto"/>
            <w:right w:val="none" w:sz="0" w:space="0" w:color="auto"/>
          </w:divBdr>
        </w:div>
      </w:divsChild>
    </w:div>
    <w:div w:id="714693059">
      <w:bodyDiv w:val="1"/>
      <w:marLeft w:val="0"/>
      <w:marRight w:val="0"/>
      <w:marTop w:val="0"/>
      <w:marBottom w:val="0"/>
      <w:divBdr>
        <w:top w:val="none" w:sz="0" w:space="0" w:color="auto"/>
        <w:left w:val="none" w:sz="0" w:space="0" w:color="auto"/>
        <w:bottom w:val="none" w:sz="0" w:space="0" w:color="auto"/>
        <w:right w:val="none" w:sz="0" w:space="0" w:color="auto"/>
      </w:divBdr>
    </w:div>
    <w:div w:id="736779977">
      <w:bodyDiv w:val="1"/>
      <w:marLeft w:val="0"/>
      <w:marRight w:val="0"/>
      <w:marTop w:val="0"/>
      <w:marBottom w:val="0"/>
      <w:divBdr>
        <w:top w:val="none" w:sz="0" w:space="0" w:color="auto"/>
        <w:left w:val="none" w:sz="0" w:space="0" w:color="auto"/>
        <w:bottom w:val="none" w:sz="0" w:space="0" w:color="auto"/>
        <w:right w:val="none" w:sz="0" w:space="0" w:color="auto"/>
      </w:divBdr>
    </w:div>
    <w:div w:id="775753875">
      <w:bodyDiv w:val="1"/>
      <w:marLeft w:val="0"/>
      <w:marRight w:val="0"/>
      <w:marTop w:val="0"/>
      <w:marBottom w:val="0"/>
      <w:divBdr>
        <w:top w:val="none" w:sz="0" w:space="0" w:color="auto"/>
        <w:left w:val="none" w:sz="0" w:space="0" w:color="auto"/>
        <w:bottom w:val="none" w:sz="0" w:space="0" w:color="auto"/>
        <w:right w:val="none" w:sz="0" w:space="0" w:color="auto"/>
      </w:divBdr>
    </w:div>
    <w:div w:id="793519065">
      <w:bodyDiv w:val="1"/>
      <w:marLeft w:val="0"/>
      <w:marRight w:val="0"/>
      <w:marTop w:val="0"/>
      <w:marBottom w:val="0"/>
      <w:divBdr>
        <w:top w:val="none" w:sz="0" w:space="0" w:color="auto"/>
        <w:left w:val="none" w:sz="0" w:space="0" w:color="auto"/>
        <w:bottom w:val="none" w:sz="0" w:space="0" w:color="auto"/>
        <w:right w:val="none" w:sz="0" w:space="0" w:color="auto"/>
      </w:divBdr>
    </w:div>
    <w:div w:id="844973967">
      <w:bodyDiv w:val="1"/>
      <w:marLeft w:val="0"/>
      <w:marRight w:val="0"/>
      <w:marTop w:val="0"/>
      <w:marBottom w:val="0"/>
      <w:divBdr>
        <w:top w:val="none" w:sz="0" w:space="0" w:color="auto"/>
        <w:left w:val="none" w:sz="0" w:space="0" w:color="auto"/>
        <w:bottom w:val="none" w:sz="0" w:space="0" w:color="auto"/>
        <w:right w:val="none" w:sz="0" w:space="0" w:color="auto"/>
      </w:divBdr>
    </w:div>
    <w:div w:id="845364345">
      <w:bodyDiv w:val="1"/>
      <w:marLeft w:val="0"/>
      <w:marRight w:val="0"/>
      <w:marTop w:val="0"/>
      <w:marBottom w:val="0"/>
      <w:divBdr>
        <w:top w:val="none" w:sz="0" w:space="0" w:color="auto"/>
        <w:left w:val="none" w:sz="0" w:space="0" w:color="auto"/>
        <w:bottom w:val="none" w:sz="0" w:space="0" w:color="auto"/>
        <w:right w:val="none" w:sz="0" w:space="0" w:color="auto"/>
      </w:divBdr>
    </w:div>
    <w:div w:id="859273535">
      <w:bodyDiv w:val="1"/>
      <w:marLeft w:val="0"/>
      <w:marRight w:val="0"/>
      <w:marTop w:val="0"/>
      <w:marBottom w:val="0"/>
      <w:divBdr>
        <w:top w:val="none" w:sz="0" w:space="0" w:color="auto"/>
        <w:left w:val="none" w:sz="0" w:space="0" w:color="auto"/>
        <w:bottom w:val="none" w:sz="0" w:space="0" w:color="auto"/>
        <w:right w:val="none" w:sz="0" w:space="0" w:color="auto"/>
      </w:divBdr>
    </w:div>
    <w:div w:id="879317784">
      <w:bodyDiv w:val="1"/>
      <w:marLeft w:val="0"/>
      <w:marRight w:val="0"/>
      <w:marTop w:val="0"/>
      <w:marBottom w:val="0"/>
      <w:divBdr>
        <w:top w:val="none" w:sz="0" w:space="0" w:color="auto"/>
        <w:left w:val="none" w:sz="0" w:space="0" w:color="auto"/>
        <w:bottom w:val="none" w:sz="0" w:space="0" w:color="auto"/>
        <w:right w:val="none" w:sz="0" w:space="0" w:color="auto"/>
      </w:divBdr>
      <w:divsChild>
        <w:div w:id="2109426041">
          <w:marLeft w:val="0"/>
          <w:marRight w:val="0"/>
          <w:marTop w:val="0"/>
          <w:marBottom w:val="0"/>
          <w:divBdr>
            <w:top w:val="none" w:sz="0" w:space="0" w:color="auto"/>
            <w:left w:val="none" w:sz="0" w:space="0" w:color="auto"/>
            <w:bottom w:val="none" w:sz="0" w:space="0" w:color="auto"/>
            <w:right w:val="none" w:sz="0" w:space="0" w:color="auto"/>
          </w:divBdr>
        </w:div>
      </w:divsChild>
    </w:div>
    <w:div w:id="896359735">
      <w:bodyDiv w:val="1"/>
      <w:marLeft w:val="0"/>
      <w:marRight w:val="0"/>
      <w:marTop w:val="0"/>
      <w:marBottom w:val="0"/>
      <w:divBdr>
        <w:top w:val="none" w:sz="0" w:space="0" w:color="auto"/>
        <w:left w:val="none" w:sz="0" w:space="0" w:color="auto"/>
        <w:bottom w:val="none" w:sz="0" w:space="0" w:color="auto"/>
        <w:right w:val="none" w:sz="0" w:space="0" w:color="auto"/>
      </w:divBdr>
      <w:divsChild>
        <w:div w:id="1696808035">
          <w:marLeft w:val="0"/>
          <w:marRight w:val="0"/>
          <w:marTop w:val="0"/>
          <w:marBottom w:val="0"/>
          <w:divBdr>
            <w:top w:val="none" w:sz="0" w:space="0" w:color="auto"/>
            <w:left w:val="none" w:sz="0" w:space="0" w:color="auto"/>
            <w:bottom w:val="none" w:sz="0" w:space="0" w:color="auto"/>
            <w:right w:val="none" w:sz="0" w:space="0" w:color="auto"/>
          </w:divBdr>
        </w:div>
      </w:divsChild>
    </w:div>
    <w:div w:id="897279613">
      <w:bodyDiv w:val="1"/>
      <w:marLeft w:val="0"/>
      <w:marRight w:val="0"/>
      <w:marTop w:val="0"/>
      <w:marBottom w:val="0"/>
      <w:divBdr>
        <w:top w:val="none" w:sz="0" w:space="0" w:color="auto"/>
        <w:left w:val="none" w:sz="0" w:space="0" w:color="auto"/>
        <w:bottom w:val="none" w:sz="0" w:space="0" w:color="auto"/>
        <w:right w:val="none" w:sz="0" w:space="0" w:color="auto"/>
      </w:divBdr>
    </w:div>
    <w:div w:id="910501995">
      <w:bodyDiv w:val="1"/>
      <w:marLeft w:val="0"/>
      <w:marRight w:val="0"/>
      <w:marTop w:val="0"/>
      <w:marBottom w:val="0"/>
      <w:divBdr>
        <w:top w:val="none" w:sz="0" w:space="0" w:color="auto"/>
        <w:left w:val="none" w:sz="0" w:space="0" w:color="auto"/>
        <w:bottom w:val="none" w:sz="0" w:space="0" w:color="auto"/>
        <w:right w:val="none" w:sz="0" w:space="0" w:color="auto"/>
      </w:divBdr>
    </w:div>
    <w:div w:id="921336651">
      <w:bodyDiv w:val="1"/>
      <w:marLeft w:val="0"/>
      <w:marRight w:val="0"/>
      <w:marTop w:val="0"/>
      <w:marBottom w:val="0"/>
      <w:divBdr>
        <w:top w:val="none" w:sz="0" w:space="0" w:color="auto"/>
        <w:left w:val="none" w:sz="0" w:space="0" w:color="auto"/>
        <w:bottom w:val="none" w:sz="0" w:space="0" w:color="auto"/>
        <w:right w:val="none" w:sz="0" w:space="0" w:color="auto"/>
      </w:divBdr>
    </w:div>
    <w:div w:id="936906570">
      <w:bodyDiv w:val="1"/>
      <w:marLeft w:val="0"/>
      <w:marRight w:val="0"/>
      <w:marTop w:val="0"/>
      <w:marBottom w:val="0"/>
      <w:divBdr>
        <w:top w:val="none" w:sz="0" w:space="0" w:color="auto"/>
        <w:left w:val="none" w:sz="0" w:space="0" w:color="auto"/>
        <w:bottom w:val="none" w:sz="0" w:space="0" w:color="auto"/>
        <w:right w:val="none" w:sz="0" w:space="0" w:color="auto"/>
      </w:divBdr>
    </w:div>
    <w:div w:id="972372494">
      <w:bodyDiv w:val="1"/>
      <w:marLeft w:val="0"/>
      <w:marRight w:val="0"/>
      <w:marTop w:val="0"/>
      <w:marBottom w:val="0"/>
      <w:divBdr>
        <w:top w:val="none" w:sz="0" w:space="0" w:color="auto"/>
        <w:left w:val="none" w:sz="0" w:space="0" w:color="auto"/>
        <w:bottom w:val="none" w:sz="0" w:space="0" w:color="auto"/>
        <w:right w:val="none" w:sz="0" w:space="0" w:color="auto"/>
      </w:divBdr>
    </w:div>
    <w:div w:id="982582170">
      <w:bodyDiv w:val="1"/>
      <w:marLeft w:val="0"/>
      <w:marRight w:val="0"/>
      <w:marTop w:val="0"/>
      <w:marBottom w:val="0"/>
      <w:divBdr>
        <w:top w:val="none" w:sz="0" w:space="0" w:color="auto"/>
        <w:left w:val="none" w:sz="0" w:space="0" w:color="auto"/>
        <w:bottom w:val="none" w:sz="0" w:space="0" w:color="auto"/>
        <w:right w:val="none" w:sz="0" w:space="0" w:color="auto"/>
      </w:divBdr>
    </w:div>
    <w:div w:id="985203760">
      <w:bodyDiv w:val="1"/>
      <w:marLeft w:val="0"/>
      <w:marRight w:val="0"/>
      <w:marTop w:val="0"/>
      <w:marBottom w:val="0"/>
      <w:divBdr>
        <w:top w:val="none" w:sz="0" w:space="0" w:color="auto"/>
        <w:left w:val="none" w:sz="0" w:space="0" w:color="auto"/>
        <w:bottom w:val="none" w:sz="0" w:space="0" w:color="auto"/>
        <w:right w:val="none" w:sz="0" w:space="0" w:color="auto"/>
      </w:divBdr>
    </w:div>
    <w:div w:id="993877508">
      <w:bodyDiv w:val="1"/>
      <w:marLeft w:val="0"/>
      <w:marRight w:val="0"/>
      <w:marTop w:val="0"/>
      <w:marBottom w:val="0"/>
      <w:divBdr>
        <w:top w:val="none" w:sz="0" w:space="0" w:color="auto"/>
        <w:left w:val="none" w:sz="0" w:space="0" w:color="auto"/>
        <w:bottom w:val="none" w:sz="0" w:space="0" w:color="auto"/>
        <w:right w:val="none" w:sz="0" w:space="0" w:color="auto"/>
      </w:divBdr>
    </w:div>
    <w:div w:id="994068724">
      <w:bodyDiv w:val="1"/>
      <w:marLeft w:val="0"/>
      <w:marRight w:val="0"/>
      <w:marTop w:val="0"/>
      <w:marBottom w:val="0"/>
      <w:divBdr>
        <w:top w:val="none" w:sz="0" w:space="0" w:color="auto"/>
        <w:left w:val="none" w:sz="0" w:space="0" w:color="auto"/>
        <w:bottom w:val="none" w:sz="0" w:space="0" w:color="auto"/>
        <w:right w:val="none" w:sz="0" w:space="0" w:color="auto"/>
      </w:divBdr>
    </w:div>
    <w:div w:id="997683745">
      <w:bodyDiv w:val="1"/>
      <w:marLeft w:val="0"/>
      <w:marRight w:val="0"/>
      <w:marTop w:val="0"/>
      <w:marBottom w:val="0"/>
      <w:divBdr>
        <w:top w:val="none" w:sz="0" w:space="0" w:color="auto"/>
        <w:left w:val="none" w:sz="0" w:space="0" w:color="auto"/>
        <w:bottom w:val="none" w:sz="0" w:space="0" w:color="auto"/>
        <w:right w:val="none" w:sz="0" w:space="0" w:color="auto"/>
      </w:divBdr>
    </w:div>
    <w:div w:id="1005009754">
      <w:bodyDiv w:val="1"/>
      <w:marLeft w:val="0"/>
      <w:marRight w:val="0"/>
      <w:marTop w:val="0"/>
      <w:marBottom w:val="0"/>
      <w:divBdr>
        <w:top w:val="none" w:sz="0" w:space="0" w:color="auto"/>
        <w:left w:val="none" w:sz="0" w:space="0" w:color="auto"/>
        <w:bottom w:val="none" w:sz="0" w:space="0" w:color="auto"/>
        <w:right w:val="none" w:sz="0" w:space="0" w:color="auto"/>
      </w:divBdr>
      <w:divsChild>
        <w:div w:id="414934975">
          <w:marLeft w:val="0"/>
          <w:marRight w:val="0"/>
          <w:marTop w:val="0"/>
          <w:marBottom w:val="0"/>
          <w:divBdr>
            <w:top w:val="none" w:sz="0" w:space="0" w:color="auto"/>
            <w:left w:val="none" w:sz="0" w:space="0" w:color="auto"/>
            <w:bottom w:val="none" w:sz="0" w:space="0" w:color="auto"/>
            <w:right w:val="none" w:sz="0" w:space="0" w:color="auto"/>
          </w:divBdr>
        </w:div>
        <w:div w:id="910195233">
          <w:marLeft w:val="0"/>
          <w:marRight w:val="0"/>
          <w:marTop w:val="0"/>
          <w:marBottom w:val="0"/>
          <w:divBdr>
            <w:top w:val="none" w:sz="0" w:space="0" w:color="auto"/>
            <w:left w:val="none" w:sz="0" w:space="0" w:color="auto"/>
            <w:bottom w:val="none" w:sz="0" w:space="0" w:color="auto"/>
            <w:right w:val="none" w:sz="0" w:space="0" w:color="auto"/>
          </w:divBdr>
        </w:div>
        <w:div w:id="1067917910">
          <w:marLeft w:val="0"/>
          <w:marRight w:val="0"/>
          <w:marTop w:val="0"/>
          <w:marBottom w:val="0"/>
          <w:divBdr>
            <w:top w:val="none" w:sz="0" w:space="0" w:color="auto"/>
            <w:left w:val="none" w:sz="0" w:space="0" w:color="auto"/>
            <w:bottom w:val="none" w:sz="0" w:space="0" w:color="auto"/>
            <w:right w:val="none" w:sz="0" w:space="0" w:color="auto"/>
          </w:divBdr>
        </w:div>
        <w:div w:id="1286619838">
          <w:marLeft w:val="0"/>
          <w:marRight w:val="0"/>
          <w:marTop w:val="0"/>
          <w:marBottom w:val="0"/>
          <w:divBdr>
            <w:top w:val="none" w:sz="0" w:space="0" w:color="auto"/>
            <w:left w:val="none" w:sz="0" w:space="0" w:color="auto"/>
            <w:bottom w:val="none" w:sz="0" w:space="0" w:color="auto"/>
            <w:right w:val="none" w:sz="0" w:space="0" w:color="auto"/>
          </w:divBdr>
        </w:div>
        <w:div w:id="1290088253">
          <w:marLeft w:val="0"/>
          <w:marRight w:val="0"/>
          <w:marTop w:val="0"/>
          <w:marBottom w:val="0"/>
          <w:divBdr>
            <w:top w:val="none" w:sz="0" w:space="0" w:color="auto"/>
            <w:left w:val="none" w:sz="0" w:space="0" w:color="auto"/>
            <w:bottom w:val="none" w:sz="0" w:space="0" w:color="auto"/>
            <w:right w:val="none" w:sz="0" w:space="0" w:color="auto"/>
          </w:divBdr>
        </w:div>
        <w:div w:id="1290816470">
          <w:marLeft w:val="0"/>
          <w:marRight w:val="0"/>
          <w:marTop w:val="0"/>
          <w:marBottom w:val="0"/>
          <w:divBdr>
            <w:top w:val="none" w:sz="0" w:space="0" w:color="auto"/>
            <w:left w:val="none" w:sz="0" w:space="0" w:color="auto"/>
            <w:bottom w:val="none" w:sz="0" w:space="0" w:color="auto"/>
            <w:right w:val="none" w:sz="0" w:space="0" w:color="auto"/>
          </w:divBdr>
        </w:div>
        <w:div w:id="1562212111">
          <w:marLeft w:val="0"/>
          <w:marRight w:val="0"/>
          <w:marTop w:val="0"/>
          <w:marBottom w:val="0"/>
          <w:divBdr>
            <w:top w:val="none" w:sz="0" w:space="0" w:color="auto"/>
            <w:left w:val="none" w:sz="0" w:space="0" w:color="auto"/>
            <w:bottom w:val="none" w:sz="0" w:space="0" w:color="auto"/>
            <w:right w:val="none" w:sz="0" w:space="0" w:color="auto"/>
          </w:divBdr>
        </w:div>
        <w:div w:id="1907497564">
          <w:marLeft w:val="0"/>
          <w:marRight w:val="0"/>
          <w:marTop w:val="0"/>
          <w:marBottom w:val="0"/>
          <w:divBdr>
            <w:top w:val="none" w:sz="0" w:space="0" w:color="auto"/>
            <w:left w:val="none" w:sz="0" w:space="0" w:color="auto"/>
            <w:bottom w:val="none" w:sz="0" w:space="0" w:color="auto"/>
            <w:right w:val="none" w:sz="0" w:space="0" w:color="auto"/>
          </w:divBdr>
        </w:div>
        <w:div w:id="2088843785">
          <w:marLeft w:val="0"/>
          <w:marRight w:val="0"/>
          <w:marTop w:val="0"/>
          <w:marBottom w:val="0"/>
          <w:divBdr>
            <w:top w:val="none" w:sz="0" w:space="0" w:color="auto"/>
            <w:left w:val="none" w:sz="0" w:space="0" w:color="auto"/>
            <w:bottom w:val="none" w:sz="0" w:space="0" w:color="auto"/>
            <w:right w:val="none" w:sz="0" w:space="0" w:color="auto"/>
          </w:divBdr>
        </w:div>
        <w:div w:id="2099019533">
          <w:marLeft w:val="0"/>
          <w:marRight w:val="0"/>
          <w:marTop w:val="0"/>
          <w:marBottom w:val="0"/>
          <w:divBdr>
            <w:top w:val="none" w:sz="0" w:space="0" w:color="auto"/>
            <w:left w:val="none" w:sz="0" w:space="0" w:color="auto"/>
            <w:bottom w:val="none" w:sz="0" w:space="0" w:color="auto"/>
            <w:right w:val="none" w:sz="0" w:space="0" w:color="auto"/>
          </w:divBdr>
        </w:div>
      </w:divsChild>
    </w:div>
    <w:div w:id="1008555793">
      <w:bodyDiv w:val="1"/>
      <w:marLeft w:val="0"/>
      <w:marRight w:val="0"/>
      <w:marTop w:val="0"/>
      <w:marBottom w:val="0"/>
      <w:divBdr>
        <w:top w:val="none" w:sz="0" w:space="0" w:color="auto"/>
        <w:left w:val="none" w:sz="0" w:space="0" w:color="auto"/>
        <w:bottom w:val="none" w:sz="0" w:space="0" w:color="auto"/>
        <w:right w:val="none" w:sz="0" w:space="0" w:color="auto"/>
      </w:divBdr>
      <w:divsChild>
        <w:div w:id="72821972">
          <w:marLeft w:val="0"/>
          <w:marRight w:val="0"/>
          <w:marTop w:val="0"/>
          <w:marBottom w:val="0"/>
          <w:divBdr>
            <w:top w:val="none" w:sz="0" w:space="0" w:color="auto"/>
            <w:left w:val="none" w:sz="0" w:space="0" w:color="auto"/>
            <w:bottom w:val="none" w:sz="0" w:space="0" w:color="auto"/>
            <w:right w:val="none" w:sz="0" w:space="0" w:color="auto"/>
          </w:divBdr>
        </w:div>
        <w:div w:id="212695480">
          <w:marLeft w:val="0"/>
          <w:marRight w:val="0"/>
          <w:marTop w:val="0"/>
          <w:marBottom w:val="0"/>
          <w:divBdr>
            <w:top w:val="none" w:sz="0" w:space="0" w:color="auto"/>
            <w:left w:val="none" w:sz="0" w:space="0" w:color="auto"/>
            <w:bottom w:val="none" w:sz="0" w:space="0" w:color="auto"/>
            <w:right w:val="none" w:sz="0" w:space="0" w:color="auto"/>
          </w:divBdr>
        </w:div>
        <w:div w:id="889876303">
          <w:marLeft w:val="0"/>
          <w:marRight w:val="0"/>
          <w:marTop w:val="0"/>
          <w:marBottom w:val="0"/>
          <w:divBdr>
            <w:top w:val="none" w:sz="0" w:space="0" w:color="auto"/>
            <w:left w:val="none" w:sz="0" w:space="0" w:color="auto"/>
            <w:bottom w:val="none" w:sz="0" w:space="0" w:color="auto"/>
            <w:right w:val="none" w:sz="0" w:space="0" w:color="auto"/>
          </w:divBdr>
        </w:div>
        <w:div w:id="1198393454">
          <w:marLeft w:val="0"/>
          <w:marRight w:val="0"/>
          <w:marTop w:val="0"/>
          <w:marBottom w:val="0"/>
          <w:divBdr>
            <w:top w:val="none" w:sz="0" w:space="0" w:color="auto"/>
            <w:left w:val="none" w:sz="0" w:space="0" w:color="auto"/>
            <w:bottom w:val="none" w:sz="0" w:space="0" w:color="auto"/>
            <w:right w:val="none" w:sz="0" w:space="0" w:color="auto"/>
          </w:divBdr>
        </w:div>
        <w:div w:id="1200435702">
          <w:marLeft w:val="0"/>
          <w:marRight w:val="0"/>
          <w:marTop w:val="0"/>
          <w:marBottom w:val="0"/>
          <w:divBdr>
            <w:top w:val="none" w:sz="0" w:space="0" w:color="auto"/>
            <w:left w:val="none" w:sz="0" w:space="0" w:color="auto"/>
            <w:bottom w:val="none" w:sz="0" w:space="0" w:color="auto"/>
            <w:right w:val="none" w:sz="0" w:space="0" w:color="auto"/>
          </w:divBdr>
        </w:div>
        <w:div w:id="1329599746">
          <w:marLeft w:val="0"/>
          <w:marRight w:val="0"/>
          <w:marTop w:val="0"/>
          <w:marBottom w:val="0"/>
          <w:divBdr>
            <w:top w:val="none" w:sz="0" w:space="0" w:color="auto"/>
            <w:left w:val="none" w:sz="0" w:space="0" w:color="auto"/>
            <w:bottom w:val="none" w:sz="0" w:space="0" w:color="auto"/>
            <w:right w:val="none" w:sz="0" w:space="0" w:color="auto"/>
          </w:divBdr>
        </w:div>
        <w:div w:id="1624388743">
          <w:marLeft w:val="0"/>
          <w:marRight w:val="0"/>
          <w:marTop w:val="0"/>
          <w:marBottom w:val="0"/>
          <w:divBdr>
            <w:top w:val="none" w:sz="0" w:space="0" w:color="auto"/>
            <w:left w:val="none" w:sz="0" w:space="0" w:color="auto"/>
            <w:bottom w:val="none" w:sz="0" w:space="0" w:color="auto"/>
            <w:right w:val="none" w:sz="0" w:space="0" w:color="auto"/>
          </w:divBdr>
        </w:div>
        <w:div w:id="1772167232">
          <w:marLeft w:val="0"/>
          <w:marRight w:val="0"/>
          <w:marTop w:val="0"/>
          <w:marBottom w:val="0"/>
          <w:divBdr>
            <w:top w:val="none" w:sz="0" w:space="0" w:color="auto"/>
            <w:left w:val="none" w:sz="0" w:space="0" w:color="auto"/>
            <w:bottom w:val="none" w:sz="0" w:space="0" w:color="auto"/>
            <w:right w:val="none" w:sz="0" w:space="0" w:color="auto"/>
          </w:divBdr>
        </w:div>
        <w:div w:id="1980185180">
          <w:marLeft w:val="0"/>
          <w:marRight w:val="0"/>
          <w:marTop w:val="0"/>
          <w:marBottom w:val="0"/>
          <w:divBdr>
            <w:top w:val="none" w:sz="0" w:space="0" w:color="auto"/>
            <w:left w:val="none" w:sz="0" w:space="0" w:color="auto"/>
            <w:bottom w:val="none" w:sz="0" w:space="0" w:color="auto"/>
            <w:right w:val="none" w:sz="0" w:space="0" w:color="auto"/>
          </w:divBdr>
        </w:div>
        <w:div w:id="2078555337">
          <w:marLeft w:val="0"/>
          <w:marRight w:val="0"/>
          <w:marTop w:val="0"/>
          <w:marBottom w:val="0"/>
          <w:divBdr>
            <w:top w:val="none" w:sz="0" w:space="0" w:color="auto"/>
            <w:left w:val="none" w:sz="0" w:space="0" w:color="auto"/>
            <w:bottom w:val="none" w:sz="0" w:space="0" w:color="auto"/>
            <w:right w:val="none" w:sz="0" w:space="0" w:color="auto"/>
          </w:divBdr>
        </w:div>
      </w:divsChild>
    </w:div>
    <w:div w:id="1009986670">
      <w:bodyDiv w:val="1"/>
      <w:marLeft w:val="0"/>
      <w:marRight w:val="0"/>
      <w:marTop w:val="0"/>
      <w:marBottom w:val="0"/>
      <w:divBdr>
        <w:top w:val="none" w:sz="0" w:space="0" w:color="auto"/>
        <w:left w:val="none" w:sz="0" w:space="0" w:color="auto"/>
        <w:bottom w:val="none" w:sz="0" w:space="0" w:color="auto"/>
        <w:right w:val="none" w:sz="0" w:space="0" w:color="auto"/>
      </w:divBdr>
    </w:div>
    <w:div w:id="1014571780">
      <w:bodyDiv w:val="1"/>
      <w:marLeft w:val="0"/>
      <w:marRight w:val="0"/>
      <w:marTop w:val="0"/>
      <w:marBottom w:val="0"/>
      <w:divBdr>
        <w:top w:val="none" w:sz="0" w:space="0" w:color="auto"/>
        <w:left w:val="none" w:sz="0" w:space="0" w:color="auto"/>
        <w:bottom w:val="none" w:sz="0" w:space="0" w:color="auto"/>
        <w:right w:val="none" w:sz="0" w:space="0" w:color="auto"/>
      </w:divBdr>
    </w:div>
    <w:div w:id="1076365207">
      <w:bodyDiv w:val="1"/>
      <w:marLeft w:val="0"/>
      <w:marRight w:val="0"/>
      <w:marTop w:val="0"/>
      <w:marBottom w:val="0"/>
      <w:divBdr>
        <w:top w:val="none" w:sz="0" w:space="0" w:color="auto"/>
        <w:left w:val="none" w:sz="0" w:space="0" w:color="auto"/>
        <w:bottom w:val="none" w:sz="0" w:space="0" w:color="auto"/>
        <w:right w:val="none" w:sz="0" w:space="0" w:color="auto"/>
      </w:divBdr>
    </w:div>
    <w:div w:id="1083255296">
      <w:bodyDiv w:val="1"/>
      <w:marLeft w:val="0"/>
      <w:marRight w:val="0"/>
      <w:marTop w:val="0"/>
      <w:marBottom w:val="0"/>
      <w:divBdr>
        <w:top w:val="none" w:sz="0" w:space="0" w:color="auto"/>
        <w:left w:val="none" w:sz="0" w:space="0" w:color="auto"/>
        <w:bottom w:val="none" w:sz="0" w:space="0" w:color="auto"/>
        <w:right w:val="none" w:sz="0" w:space="0" w:color="auto"/>
      </w:divBdr>
    </w:div>
    <w:div w:id="1109931320">
      <w:bodyDiv w:val="1"/>
      <w:marLeft w:val="0"/>
      <w:marRight w:val="0"/>
      <w:marTop w:val="0"/>
      <w:marBottom w:val="0"/>
      <w:divBdr>
        <w:top w:val="none" w:sz="0" w:space="0" w:color="auto"/>
        <w:left w:val="none" w:sz="0" w:space="0" w:color="auto"/>
        <w:bottom w:val="none" w:sz="0" w:space="0" w:color="auto"/>
        <w:right w:val="none" w:sz="0" w:space="0" w:color="auto"/>
      </w:divBdr>
      <w:divsChild>
        <w:div w:id="1776098264">
          <w:marLeft w:val="0"/>
          <w:marRight w:val="0"/>
          <w:marTop w:val="0"/>
          <w:marBottom w:val="0"/>
          <w:divBdr>
            <w:top w:val="none" w:sz="0" w:space="0" w:color="auto"/>
            <w:left w:val="none" w:sz="0" w:space="0" w:color="auto"/>
            <w:bottom w:val="none" w:sz="0" w:space="0" w:color="auto"/>
            <w:right w:val="none" w:sz="0" w:space="0" w:color="auto"/>
          </w:divBdr>
        </w:div>
      </w:divsChild>
    </w:div>
    <w:div w:id="1131052978">
      <w:bodyDiv w:val="1"/>
      <w:marLeft w:val="0"/>
      <w:marRight w:val="0"/>
      <w:marTop w:val="0"/>
      <w:marBottom w:val="0"/>
      <w:divBdr>
        <w:top w:val="none" w:sz="0" w:space="0" w:color="auto"/>
        <w:left w:val="none" w:sz="0" w:space="0" w:color="auto"/>
        <w:bottom w:val="none" w:sz="0" w:space="0" w:color="auto"/>
        <w:right w:val="none" w:sz="0" w:space="0" w:color="auto"/>
      </w:divBdr>
    </w:div>
    <w:div w:id="1135368398">
      <w:bodyDiv w:val="1"/>
      <w:marLeft w:val="0"/>
      <w:marRight w:val="0"/>
      <w:marTop w:val="0"/>
      <w:marBottom w:val="0"/>
      <w:divBdr>
        <w:top w:val="none" w:sz="0" w:space="0" w:color="auto"/>
        <w:left w:val="none" w:sz="0" w:space="0" w:color="auto"/>
        <w:bottom w:val="none" w:sz="0" w:space="0" w:color="auto"/>
        <w:right w:val="none" w:sz="0" w:space="0" w:color="auto"/>
      </w:divBdr>
    </w:div>
    <w:div w:id="1165781593">
      <w:bodyDiv w:val="1"/>
      <w:marLeft w:val="0"/>
      <w:marRight w:val="0"/>
      <w:marTop w:val="0"/>
      <w:marBottom w:val="0"/>
      <w:divBdr>
        <w:top w:val="none" w:sz="0" w:space="0" w:color="auto"/>
        <w:left w:val="none" w:sz="0" w:space="0" w:color="auto"/>
        <w:bottom w:val="none" w:sz="0" w:space="0" w:color="auto"/>
        <w:right w:val="none" w:sz="0" w:space="0" w:color="auto"/>
      </w:divBdr>
    </w:div>
    <w:div w:id="1173032722">
      <w:bodyDiv w:val="1"/>
      <w:marLeft w:val="0"/>
      <w:marRight w:val="0"/>
      <w:marTop w:val="0"/>
      <w:marBottom w:val="0"/>
      <w:divBdr>
        <w:top w:val="none" w:sz="0" w:space="0" w:color="auto"/>
        <w:left w:val="none" w:sz="0" w:space="0" w:color="auto"/>
        <w:bottom w:val="none" w:sz="0" w:space="0" w:color="auto"/>
        <w:right w:val="none" w:sz="0" w:space="0" w:color="auto"/>
      </w:divBdr>
    </w:div>
    <w:div w:id="1177621447">
      <w:bodyDiv w:val="1"/>
      <w:marLeft w:val="0"/>
      <w:marRight w:val="0"/>
      <w:marTop w:val="0"/>
      <w:marBottom w:val="0"/>
      <w:divBdr>
        <w:top w:val="none" w:sz="0" w:space="0" w:color="auto"/>
        <w:left w:val="none" w:sz="0" w:space="0" w:color="auto"/>
        <w:bottom w:val="none" w:sz="0" w:space="0" w:color="auto"/>
        <w:right w:val="none" w:sz="0" w:space="0" w:color="auto"/>
      </w:divBdr>
    </w:div>
    <w:div w:id="1184854739">
      <w:bodyDiv w:val="1"/>
      <w:marLeft w:val="0"/>
      <w:marRight w:val="0"/>
      <w:marTop w:val="0"/>
      <w:marBottom w:val="0"/>
      <w:divBdr>
        <w:top w:val="none" w:sz="0" w:space="0" w:color="auto"/>
        <w:left w:val="none" w:sz="0" w:space="0" w:color="auto"/>
        <w:bottom w:val="none" w:sz="0" w:space="0" w:color="auto"/>
        <w:right w:val="none" w:sz="0" w:space="0" w:color="auto"/>
      </w:divBdr>
    </w:div>
    <w:div w:id="1194683613">
      <w:bodyDiv w:val="1"/>
      <w:marLeft w:val="0"/>
      <w:marRight w:val="0"/>
      <w:marTop w:val="0"/>
      <w:marBottom w:val="0"/>
      <w:divBdr>
        <w:top w:val="none" w:sz="0" w:space="0" w:color="auto"/>
        <w:left w:val="none" w:sz="0" w:space="0" w:color="auto"/>
        <w:bottom w:val="none" w:sz="0" w:space="0" w:color="auto"/>
        <w:right w:val="none" w:sz="0" w:space="0" w:color="auto"/>
      </w:divBdr>
    </w:div>
    <w:div w:id="1225877282">
      <w:bodyDiv w:val="1"/>
      <w:marLeft w:val="0"/>
      <w:marRight w:val="0"/>
      <w:marTop w:val="0"/>
      <w:marBottom w:val="0"/>
      <w:divBdr>
        <w:top w:val="none" w:sz="0" w:space="0" w:color="auto"/>
        <w:left w:val="none" w:sz="0" w:space="0" w:color="auto"/>
        <w:bottom w:val="none" w:sz="0" w:space="0" w:color="auto"/>
        <w:right w:val="none" w:sz="0" w:space="0" w:color="auto"/>
      </w:divBdr>
    </w:div>
    <w:div w:id="1231190108">
      <w:bodyDiv w:val="1"/>
      <w:marLeft w:val="0"/>
      <w:marRight w:val="0"/>
      <w:marTop w:val="0"/>
      <w:marBottom w:val="0"/>
      <w:divBdr>
        <w:top w:val="none" w:sz="0" w:space="0" w:color="auto"/>
        <w:left w:val="none" w:sz="0" w:space="0" w:color="auto"/>
        <w:bottom w:val="none" w:sz="0" w:space="0" w:color="auto"/>
        <w:right w:val="none" w:sz="0" w:space="0" w:color="auto"/>
      </w:divBdr>
    </w:div>
    <w:div w:id="1258753991">
      <w:bodyDiv w:val="1"/>
      <w:marLeft w:val="0"/>
      <w:marRight w:val="0"/>
      <w:marTop w:val="0"/>
      <w:marBottom w:val="0"/>
      <w:divBdr>
        <w:top w:val="none" w:sz="0" w:space="0" w:color="auto"/>
        <w:left w:val="none" w:sz="0" w:space="0" w:color="auto"/>
        <w:bottom w:val="none" w:sz="0" w:space="0" w:color="auto"/>
        <w:right w:val="none" w:sz="0" w:space="0" w:color="auto"/>
      </w:divBdr>
    </w:div>
    <w:div w:id="1259483241">
      <w:bodyDiv w:val="1"/>
      <w:marLeft w:val="0"/>
      <w:marRight w:val="0"/>
      <w:marTop w:val="0"/>
      <w:marBottom w:val="0"/>
      <w:divBdr>
        <w:top w:val="none" w:sz="0" w:space="0" w:color="auto"/>
        <w:left w:val="none" w:sz="0" w:space="0" w:color="auto"/>
        <w:bottom w:val="none" w:sz="0" w:space="0" w:color="auto"/>
        <w:right w:val="none" w:sz="0" w:space="0" w:color="auto"/>
      </w:divBdr>
    </w:div>
    <w:div w:id="1266615770">
      <w:bodyDiv w:val="1"/>
      <w:marLeft w:val="0"/>
      <w:marRight w:val="0"/>
      <w:marTop w:val="0"/>
      <w:marBottom w:val="0"/>
      <w:divBdr>
        <w:top w:val="none" w:sz="0" w:space="0" w:color="auto"/>
        <w:left w:val="none" w:sz="0" w:space="0" w:color="auto"/>
        <w:bottom w:val="none" w:sz="0" w:space="0" w:color="auto"/>
        <w:right w:val="none" w:sz="0" w:space="0" w:color="auto"/>
      </w:divBdr>
      <w:divsChild>
        <w:div w:id="2145000895">
          <w:marLeft w:val="0"/>
          <w:marRight w:val="0"/>
          <w:marTop w:val="0"/>
          <w:marBottom w:val="0"/>
          <w:divBdr>
            <w:top w:val="none" w:sz="0" w:space="0" w:color="auto"/>
            <w:left w:val="none" w:sz="0" w:space="0" w:color="auto"/>
            <w:bottom w:val="none" w:sz="0" w:space="0" w:color="auto"/>
            <w:right w:val="none" w:sz="0" w:space="0" w:color="auto"/>
          </w:divBdr>
          <w:divsChild>
            <w:div w:id="291405673">
              <w:marLeft w:val="0"/>
              <w:marRight w:val="0"/>
              <w:marTop w:val="0"/>
              <w:marBottom w:val="0"/>
              <w:divBdr>
                <w:top w:val="none" w:sz="0" w:space="0" w:color="auto"/>
                <w:left w:val="none" w:sz="0" w:space="0" w:color="auto"/>
                <w:bottom w:val="none" w:sz="0" w:space="0" w:color="auto"/>
                <w:right w:val="none" w:sz="0" w:space="0" w:color="auto"/>
              </w:divBdr>
            </w:div>
            <w:div w:id="400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14127">
      <w:bodyDiv w:val="1"/>
      <w:marLeft w:val="0"/>
      <w:marRight w:val="0"/>
      <w:marTop w:val="0"/>
      <w:marBottom w:val="0"/>
      <w:divBdr>
        <w:top w:val="none" w:sz="0" w:space="0" w:color="auto"/>
        <w:left w:val="none" w:sz="0" w:space="0" w:color="auto"/>
        <w:bottom w:val="none" w:sz="0" w:space="0" w:color="auto"/>
        <w:right w:val="none" w:sz="0" w:space="0" w:color="auto"/>
      </w:divBdr>
    </w:div>
    <w:div w:id="1301962831">
      <w:bodyDiv w:val="1"/>
      <w:marLeft w:val="0"/>
      <w:marRight w:val="0"/>
      <w:marTop w:val="0"/>
      <w:marBottom w:val="0"/>
      <w:divBdr>
        <w:top w:val="none" w:sz="0" w:space="0" w:color="auto"/>
        <w:left w:val="none" w:sz="0" w:space="0" w:color="auto"/>
        <w:bottom w:val="none" w:sz="0" w:space="0" w:color="auto"/>
        <w:right w:val="none" w:sz="0" w:space="0" w:color="auto"/>
      </w:divBdr>
    </w:div>
    <w:div w:id="1312632910">
      <w:bodyDiv w:val="1"/>
      <w:marLeft w:val="0"/>
      <w:marRight w:val="0"/>
      <w:marTop w:val="0"/>
      <w:marBottom w:val="0"/>
      <w:divBdr>
        <w:top w:val="none" w:sz="0" w:space="0" w:color="auto"/>
        <w:left w:val="none" w:sz="0" w:space="0" w:color="auto"/>
        <w:bottom w:val="none" w:sz="0" w:space="0" w:color="auto"/>
        <w:right w:val="none" w:sz="0" w:space="0" w:color="auto"/>
      </w:divBdr>
      <w:divsChild>
        <w:div w:id="409544908">
          <w:marLeft w:val="0"/>
          <w:marRight w:val="0"/>
          <w:marTop w:val="0"/>
          <w:marBottom w:val="0"/>
          <w:divBdr>
            <w:top w:val="none" w:sz="0" w:space="0" w:color="auto"/>
            <w:left w:val="none" w:sz="0" w:space="0" w:color="auto"/>
            <w:bottom w:val="none" w:sz="0" w:space="0" w:color="auto"/>
            <w:right w:val="none" w:sz="0" w:space="0" w:color="auto"/>
          </w:divBdr>
        </w:div>
        <w:div w:id="624508500">
          <w:marLeft w:val="0"/>
          <w:marRight w:val="0"/>
          <w:marTop w:val="0"/>
          <w:marBottom w:val="0"/>
          <w:divBdr>
            <w:top w:val="none" w:sz="0" w:space="0" w:color="auto"/>
            <w:left w:val="none" w:sz="0" w:space="0" w:color="auto"/>
            <w:bottom w:val="none" w:sz="0" w:space="0" w:color="auto"/>
            <w:right w:val="none" w:sz="0" w:space="0" w:color="auto"/>
          </w:divBdr>
        </w:div>
        <w:div w:id="863638568">
          <w:marLeft w:val="0"/>
          <w:marRight w:val="0"/>
          <w:marTop w:val="0"/>
          <w:marBottom w:val="0"/>
          <w:divBdr>
            <w:top w:val="none" w:sz="0" w:space="0" w:color="auto"/>
            <w:left w:val="none" w:sz="0" w:space="0" w:color="auto"/>
            <w:bottom w:val="none" w:sz="0" w:space="0" w:color="auto"/>
            <w:right w:val="none" w:sz="0" w:space="0" w:color="auto"/>
          </w:divBdr>
        </w:div>
      </w:divsChild>
    </w:div>
    <w:div w:id="1316950730">
      <w:bodyDiv w:val="1"/>
      <w:marLeft w:val="0"/>
      <w:marRight w:val="0"/>
      <w:marTop w:val="0"/>
      <w:marBottom w:val="0"/>
      <w:divBdr>
        <w:top w:val="none" w:sz="0" w:space="0" w:color="auto"/>
        <w:left w:val="none" w:sz="0" w:space="0" w:color="auto"/>
        <w:bottom w:val="none" w:sz="0" w:space="0" w:color="auto"/>
        <w:right w:val="none" w:sz="0" w:space="0" w:color="auto"/>
      </w:divBdr>
    </w:div>
    <w:div w:id="1318146862">
      <w:bodyDiv w:val="1"/>
      <w:marLeft w:val="0"/>
      <w:marRight w:val="0"/>
      <w:marTop w:val="0"/>
      <w:marBottom w:val="0"/>
      <w:divBdr>
        <w:top w:val="none" w:sz="0" w:space="0" w:color="auto"/>
        <w:left w:val="none" w:sz="0" w:space="0" w:color="auto"/>
        <w:bottom w:val="none" w:sz="0" w:space="0" w:color="auto"/>
        <w:right w:val="none" w:sz="0" w:space="0" w:color="auto"/>
      </w:divBdr>
    </w:div>
    <w:div w:id="1324966261">
      <w:bodyDiv w:val="1"/>
      <w:marLeft w:val="0"/>
      <w:marRight w:val="0"/>
      <w:marTop w:val="0"/>
      <w:marBottom w:val="0"/>
      <w:divBdr>
        <w:top w:val="none" w:sz="0" w:space="0" w:color="auto"/>
        <w:left w:val="none" w:sz="0" w:space="0" w:color="auto"/>
        <w:bottom w:val="none" w:sz="0" w:space="0" w:color="auto"/>
        <w:right w:val="none" w:sz="0" w:space="0" w:color="auto"/>
      </w:divBdr>
    </w:div>
    <w:div w:id="1325627884">
      <w:bodyDiv w:val="1"/>
      <w:marLeft w:val="0"/>
      <w:marRight w:val="0"/>
      <w:marTop w:val="0"/>
      <w:marBottom w:val="0"/>
      <w:divBdr>
        <w:top w:val="none" w:sz="0" w:space="0" w:color="auto"/>
        <w:left w:val="none" w:sz="0" w:space="0" w:color="auto"/>
        <w:bottom w:val="none" w:sz="0" w:space="0" w:color="auto"/>
        <w:right w:val="none" w:sz="0" w:space="0" w:color="auto"/>
      </w:divBdr>
    </w:div>
    <w:div w:id="1350524560">
      <w:bodyDiv w:val="1"/>
      <w:marLeft w:val="0"/>
      <w:marRight w:val="0"/>
      <w:marTop w:val="0"/>
      <w:marBottom w:val="0"/>
      <w:divBdr>
        <w:top w:val="none" w:sz="0" w:space="0" w:color="auto"/>
        <w:left w:val="none" w:sz="0" w:space="0" w:color="auto"/>
        <w:bottom w:val="none" w:sz="0" w:space="0" w:color="auto"/>
        <w:right w:val="none" w:sz="0" w:space="0" w:color="auto"/>
      </w:divBdr>
    </w:div>
    <w:div w:id="1360812018">
      <w:bodyDiv w:val="1"/>
      <w:marLeft w:val="0"/>
      <w:marRight w:val="0"/>
      <w:marTop w:val="0"/>
      <w:marBottom w:val="0"/>
      <w:divBdr>
        <w:top w:val="none" w:sz="0" w:space="0" w:color="auto"/>
        <w:left w:val="none" w:sz="0" w:space="0" w:color="auto"/>
        <w:bottom w:val="none" w:sz="0" w:space="0" w:color="auto"/>
        <w:right w:val="none" w:sz="0" w:space="0" w:color="auto"/>
      </w:divBdr>
    </w:div>
    <w:div w:id="1360855996">
      <w:bodyDiv w:val="1"/>
      <w:marLeft w:val="0"/>
      <w:marRight w:val="0"/>
      <w:marTop w:val="0"/>
      <w:marBottom w:val="0"/>
      <w:divBdr>
        <w:top w:val="none" w:sz="0" w:space="0" w:color="auto"/>
        <w:left w:val="none" w:sz="0" w:space="0" w:color="auto"/>
        <w:bottom w:val="none" w:sz="0" w:space="0" w:color="auto"/>
        <w:right w:val="none" w:sz="0" w:space="0" w:color="auto"/>
      </w:divBdr>
    </w:div>
    <w:div w:id="1364094193">
      <w:bodyDiv w:val="1"/>
      <w:marLeft w:val="0"/>
      <w:marRight w:val="0"/>
      <w:marTop w:val="0"/>
      <w:marBottom w:val="0"/>
      <w:divBdr>
        <w:top w:val="none" w:sz="0" w:space="0" w:color="auto"/>
        <w:left w:val="none" w:sz="0" w:space="0" w:color="auto"/>
        <w:bottom w:val="none" w:sz="0" w:space="0" w:color="auto"/>
        <w:right w:val="none" w:sz="0" w:space="0" w:color="auto"/>
      </w:divBdr>
    </w:div>
    <w:div w:id="1381131880">
      <w:bodyDiv w:val="1"/>
      <w:marLeft w:val="0"/>
      <w:marRight w:val="0"/>
      <w:marTop w:val="0"/>
      <w:marBottom w:val="0"/>
      <w:divBdr>
        <w:top w:val="none" w:sz="0" w:space="0" w:color="auto"/>
        <w:left w:val="none" w:sz="0" w:space="0" w:color="auto"/>
        <w:bottom w:val="none" w:sz="0" w:space="0" w:color="auto"/>
        <w:right w:val="none" w:sz="0" w:space="0" w:color="auto"/>
      </w:divBdr>
    </w:div>
    <w:div w:id="1382054509">
      <w:bodyDiv w:val="1"/>
      <w:marLeft w:val="0"/>
      <w:marRight w:val="0"/>
      <w:marTop w:val="0"/>
      <w:marBottom w:val="0"/>
      <w:divBdr>
        <w:top w:val="none" w:sz="0" w:space="0" w:color="auto"/>
        <w:left w:val="none" w:sz="0" w:space="0" w:color="auto"/>
        <w:bottom w:val="none" w:sz="0" w:space="0" w:color="auto"/>
        <w:right w:val="none" w:sz="0" w:space="0" w:color="auto"/>
      </w:divBdr>
      <w:divsChild>
        <w:div w:id="61831002">
          <w:marLeft w:val="0"/>
          <w:marRight w:val="0"/>
          <w:marTop w:val="0"/>
          <w:marBottom w:val="0"/>
          <w:divBdr>
            <w:top w:val="none" w:sz="0" w:space="0" w:color="auto"/>
            <w:left w:val="none" w:sz="0" w:space="0" w:color="auto"/>
            <w:bottom w:val="none" w:sz="0" w:space="0" w:color="auto"/>
            <w:right w:val="none" w:sz="0" w:space="0" w:color="auto"/>
          </w:divBdr>
          <w:divsChild>
            <w:div w:id="21178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5143">
      <w:bodyDiv w:val="1"/>
      <w:marLeft w:val="0"/>
      <w:marRight w:val="0"/>
      <w:marTop w:val="0"/>
      <w:marBottom w:val="0"/>
      <w:divBdr>
        <w:top w:val="none" w:sz="0" w:space="0" w:color="auto"/>
        <w:left w:val="none" w:sz="0" w:space="0" w:color="auto"/>
        <w:bottom w:val="none" w:sz="0" w:space="0" w:color="auto"/>
        <w:right w:val="none" w:sz="0" w:space="0" w:color="auto"/>
      </w:divBdr>
    </w:div>
    <w:div w:id="1419129803">
      <w:bodyDiv w:val="1"/>
      <w:marLeft w:val="0"/>
      <w:marRight w:val="0"/>
      <w:marTop w:val="0"/>
      <w:marBottom w:val="0"/>
      <w:divBdr>
        <w:top w:val="none" w:sz="0" w:space="0" w:color="auto"/>
        <w:left w:val="none" w:sz="0" w:space="0" w:color="auto"/>
        <w:bottom w:val="none" w:sz="0" w:space="0" w:color="auto"/>
        <w:right w:val="none" w:sz="0" w:space="0" w:color="auto"/>
      </w:divBdr>
    </w:div>
    <w:div w:id="1430782382">
      <w:bodyDiv w:val="1"/>
      <w:marLeft w:val="0"/>
      <w:marRight w:val="0"/>
      <w:marTop w:val="0"/>
      <w:marBottom w:val="0"/>
      <w:divBdr>
        <w:top w:val="none" w:sz="0" w:space="0" w:color="auto"/>
        <w:left w:val="none" w:sz="0" w:space="0" w:color="auto"/>
        <w:bottom w:val="none" w:sz="0" w:space="0" w:color="auto"/>
        <w:right w:val="none" w:sz="0" w:space="0" w:color="auto"/>
      </w:divBdr>
    </w:div>
    <w:div w:id="1465468251">
      <w:bodyDiv w:val="1"/>
      <w:marLeft w:val="0"/>
      <w:marRight w:val="0"/>
      <w:marTop w:val="0"/>
      <w:marBottom w:val="0"/>
      <w:divBdr>
        <w:top w:val="none" w:sz="0" w:space="0" w:color="auto"/>
        <w:left w:val="none" w:sz="0" w:space="0" w:color="auto"/>
        <w:bottom w:val="none" w:sz="0" w:space="0" w:color="auto"/>
        <w:right w:val="none" w:sz="0" w:space="0" w:color="auto"/>
      </w:divBdr>
    </w:div>
    <w:div w:id="1492330164">
      <w:bodyDiv w:val="1"/>
      <w:marLeft w:val="0"/>
      <w:marRight w:val="0"/>
      <w:marTop w:val="0"/>
      <w:marBottom w:val="0"/>
      <w:divBdr>
        <w:top w:val="none" w:sz="0" w:space="0" w:color="auto"/>
        <w:left w:val="none" w:sz="0" w:space="0" w:color="auto"/>
        <w:bottom w:val="none" w:sz="0" w:space="0" w:color="auto"/>
        <w:right w:val="none" w:sz="0" w:space="0" w:color="auto"/>
      </w:divBdr>
    </w:div>
    <w:div w:id="1495026768">
      <w:bodyDiv w:val="1"/>
      <w:marLeft w:val="0"/>
      <w:marRight w:val="0"/>
      <w:marTop w:val="0"/>
      <w:marBottom w:val="0"/>
      <w:divBdr>
        <w:top w:val="none" w:sz="0" w:space="0" w:color="auto"/>
        <w:left w:val="none" w:sz="0" w:space="0" w:color="auto"/>
        <w:bottom w:val="none" w:sz="0" w:space="0" w:color="auto"/>
        <w:right w:val="none" w:sz="0" w:space="0" w:color="auto"/>
      </w:divBdr>
    </w:div>
    <w:div w:id="1499614154">
      <w:bodyDiv w:val="1"/>
      <w:marLeft w:val="0"/>
      <w:marRight w:val="0"/>
      <w:marTop w:val="0"/>
      <w:marBottom w:val="0"/>
      <w:divBdr>
        <w:top w:val="none" w:sz="0" w:space="0" w:color="auto"/>
        <w:left w:val="none" w:sz="0" w:space="0" w:color="auto"/>
        <w:bottom w:val="none" w:sz="0" w:space="0" w:color="auto"/>
        <w:right w:val="none" w:sz="0" w:space="0" w:color="auto"/>
      </w:divBdr>
    </w:div>
    <w:div w:id="1530684548">
      <w:bodyDiv w:val="1"/>
      <w:marLeft w:val="0"/>
      <w:marRight w:val="0"/>
      <w:marTop w:val="0"/>
      <w:marBottom w:val="0"/>
      <w:divBdr>
        <w:top w:val="none" w:sz="0" w:space="0" w:color="auto"/>
        <w:left w:val="none" w:sz="0" w:space="0" w:color="auto"/>
        <w:bottom w:val="none" w:sz="0" w:space="0" w:color="auto"/>
        <w:right w:val="none" w:sz="0" w:space="0" w:color="auto"/>
      </w:divBdr>
    </w:div>
    <w:div w:id="1553152301">
      <w:bodyDiv w:val="1"/>
      <w:marLeft w:val="0"/>
      <w:marRight w:val="0"/>
      <w:marTop w:val="0"/>
      <w:marBottom w:val="0"/>
      <w:divBdr>
        <w:top w:val="none" w:sz="0" w:space="0" w:color="auto"/>
        <w:left w:val="none" w:sz="0" w:space="0" w:color="auto"/>
        <w:bottom w:val="none" w:sz="0" w:space="0" w:color="auto"/>
        <w:right w:val="none" w:sz="0" w:space="0" w:color="auto"/>
      </w:divBdr>
    </w:div>
    <w:div w:id="1568953365">
      <w:bodyDiv w:val="1"/>
      <w:marLeft w:val="0"/>
      <w:marRight w:val="0"/>
      <w:marTop w:val="0"/>
      <w:marBottom w:val="0"/>
      <w:divBdr>
        <w:top w:val="none" w:sz="0" w:space="0" w:color="auto"/>
        <w:left w:val="none" w:sz="0" w:space="0" w:color="auto"/>
        <w:bottom w:val="none" w:sz="0" w:space="0" w:color="auto"/>
        <w:right w:val="none" w:sz="0" w:space="0" w:color="auto"/>
      </w:divBdr>
    </w:div>
    <w:div w:id="1601177921">
      <w:bodyDiv w:val="1"/>
      <w:marLeft w:val="0"/>
      <w:marRight w:val="0"/>
      <w:marTop w:val="0"/>
      <w:marBottom w:val="0"/>
      <w:divBdr>
        <w:top w:val="none" w:sz="0" w:space="0" w:color="auto"/>
        <w:left w:val="none" w:sz="0" w:space="0" w:color="auto"/>
        <w:bottom w:val="none" w:sz="0" w:space="0" w:color="auto"/>
        <w:right w:val="none" w:sz="0" w:space="0" w:color="auto"/>
      </w:divBdr>
    </w:div>
    <w:div w:id="1603486574">
      <w:bodyDiv w:val="1"/>
      <w:marLeft w:val="0"/>
      <w:marRight w:val="0"/>
      <w:marTop w:val="0"/>
      <w:marBottom w:val="0"/>
      <w:divBdr>
        <w:top w:val="none" w:sz="0" w:space="0" w:color="auto"/>
        <w:left w:val="none" w:sz="0" w:space="0" w:color="auto"/>
        <w:bottom w:val="none" w:sz="0" w:space="0" w:color="auto"/>
        <w:right w:val="none" w:sz="0" w:space="0" w:color="auto"/>
      </w:divBdr>
    </w:div>
    <w:div w:id="1606382104">
      <w:bodyDiv w:val="1"/>
      <w:marLeft w:val="0"/>
      <w:marRight w:val="0"/>
      <w:marTop w:val="0"/>
      <w:marBottom w:val="0"/>
      <w:divBdr>
        <w:top w:val="none" w:sz="0" w:space="0" w:color="auto"/>
        <w:left w:val="none" w:sz="0" w:space="0" w:color="auto"/>
        <w:bottom w:val="none" w:sz="0" w:space="0" w:color="auto"/>
        <w:right w:val="none" w:sz="0" w:space="0" w:color="auto"/>
      </w:divBdr>
    </w:div>
    <w:div w:id="1613829139">
      <w:bodyDiv w:val="1"/>
      <w:marLeft w:val="0"/>
      <w:marRight w:val="0"/>
      <w:marTop w:val="0"/>
      <w:marBottom w:val="0"/>
      <w:divBdr>
        <w:top w:val="none" w:sz="0" w:space="0" w:color="auto"/>
        <w:left w:val="none" w:sz="0" w:space="0" w:color="auto"/>
        <w:bottom w:val="none" w:sz="0" w:space="0" w:color="auto"/>
        <w:right w:val="none" w:sz="0" w:space="0" w:color="auto"/>
      </w:divBdr>
    </w:div>
    <w:div w:id="1629043454">
      <w:bodyDiv w:val="1"/>
      <w:marLeft w:val="0"/>
      <w:marRight w:val="0"/>
      <w:marTop w:val="0"/>
      <w:marBottom w:val="0"/>
      <w:divBdr>
        <w:top w:val="none" w:sz="0" w:space="0" w:color="auto"/>
        <w:left w:val="none" w:sz="0" w:space="0" w:color="auto"/>
        <w:bottom w:val="none" w:sz="0" w:space="0" w:color="auto"/>
        <w:right w:val="none" w:sz="0" w:space="0" w:color="auto"/>
      </w:divBdr>
    </w:div>
    <w:div w:id="1629240776">
      <w:bodyDiv w:val="1"/>
      <w:marLeft w:val="0"/>
      <w:marRight w:val="0"/>
      <w:marTop w:val="0"/>
      <w:marBottom w:val="0"/>
      <w:divBdr>
        <w:top w:val="none" w:sz="0" w:space="0" w:color="auto"/>
        <w:left w:val="none" w:sz="0" w:space="0" w:color="auto"/>
        <w:bottom w:val="none" w:sz="0" w:space="0" w:color="auto"/>
        <w:right w:val="none" w:sz="0" w:space="0" w:color="auto"/>
      </w:divBdr>
    </w:div>
    <w:div w:id="1648893992">
      <w:bodyDiv w:val="1"/>
      <w:marLeft w:val="0"/>
      <w:marRight w:val="0"/>
      <w:marTop w:val="0"/>
      <w:marBottom w:val="0"/>
      <w:divBdr>
        <w:top w:val="none" w:sz="0" w:space="0" w:color="auto"/>
        <w:left w:val="none" w:sz="0" w:space="0" w:color="auto"/>
        <w:bottom w:val="none" w:sz="0" w:space="0" w:color="auto"/>
        <w:right w:val="none" w:sz="0" w:space="0" w:color="auto"/>
      </w:divBdr>
    </w:div>
    <w:div w:id="1683044176">
      <w:bodyDiv w:val="1"/>
      <w:marLeft w:val="0"/>
      <w:marRight w:val="0"/>
      <w:marTop w:val="0"/>
      <w:marBottom w:val="0"/>
      <w:divBdr>
        <w:top w:val="none" w:sz="0" w:space="0" w:color="auto"/>
        <w:left w:val="none" w:sz="0" w:space="0" w:color="auto"/>
        <w:bottom w:val="none" w:sz="0" w:space="0" w:color="auto"/>
        <w:right w:val="none" w:sz="0" w:space="0" w:color="auto"/>
      </w:divBdr>
    </w:div>
    <w:div w:id="1683702762">
      <w:bodyDiv w:val="1"/>
      <w:marLeft w:val="0"/>
      <w:marRight w:val="0"/>
      <w:marTop w:val="0"/>
      <w:marBottom w:val="0"/>
      <w:divBdr>
        <w:top w:val="none" w:sz="0" w:space="0" w:color="auto"/>
        <w:left w:val="none" w:sz="0" w:space="0" w:color="auto"/>
        <w:bottom w:val="none" w:sz="0" w:space="0" w:color="auto"/>
        <w:right w:val="none" w:sz="0" w:space="0" w:color="auto"/>
      </w:divBdr>
    </w:div>
    <w:div w:id="1689060938">
      <w:bodyDiv w:val="1"/>
      <w:marLeft w:val="0"/>
      <w:marRight w:val="0"/>
      <w:marTop w:val="0"/>
      <w:marBottom w:val="0"/>
      <w:divBdr>
        <w:top w:val="none" w:sz="0" w:space="0" w:color="auto"/>
        <w:left w:val="none" w:sz="0" w:space="0" w:color="auto"/>
        <w:bottom w:val="none" w:sz="0" w:space="0" w:color="auto"/>
        <w:right w:val="none" w:sz="0" w:space="0" w:color="auto"/>
      </w:divBdr>
    </w:div>
    <w:div w:id="1689332917">
      <w:bodyDiv w:val="1"/>
      <w:marLeft w:val="0"/>
      <w:marRight w:val="0"/>
      <w:marTop w:val="0"/>
      <w:marBottom w:val="0"/>
      <w:divBdr>
        <w:top w:val="none" w:sz="0" w:space="0" w:color="auto"/>
        <w:left w:val="none" w:sz="0" w:space="0" w:color="auto"/>
        <w:bottom w:val="none" w:sz="0" w:space="0" w:color="auto"/>
        <w:right w:val="none" w:sz="0" w:space="0" w:color="auto"/>
      </w:divBdr>
    </w:div>
    <w:div w:id="1716395462">
      <w:bodyDiv w:val="1"/>
      <w:marLeft w:val="0"/>
      <w:marRight w:val="0"/>
      <w:marTop w:val="0"/>
      <w:marBottom w:val="0"/>
      <w:divBdr>
        <w:top w:val="none" w:sz="0" w:space="0" w:color="auto"/>
        <w:left w:val="none" w:sz="0" w:space="0" w:color="auto"/>
        <w:bottom w:val="none" w:sz="0" w:space="0" w:color="auto"/>
        <w:right w:val="none" w:sz="0" w:space="0" w:color="auto"/>
      </w:divBdr>
    </w:div>
    <w:div w:id="1728675618">
      <w:bodyDiv w:val="1"/>
      <w:marLeft w:val="0"/>
      <w:marRight w:val="0"/>
      <w:marTop w:val="0"/>
      <w:marBottom w:val="0"/>
      <w:divBdr>
        <w:top w:val="none" w:sz="0" w:space="0" w:color="auto"/>
        <w:left w:val="none" w:sz="0" w:space="0" w:color="auto"/>
        <w:bottom w:val="none" w:sz="0" w:space="0" w:color="auto"/>
        <w:right w:val="none" w:sz="0" w:space="0" w:color="auto"/>
      </w:divBdr>
      <w:divsChild>
        <w:div w:id="494688695">
          <w:marLeft w:val="0"/>
          <w:marRight w:val="0"/>
          <w:marTop w:val="0"/>
          <w:marBottom w:val="0"/>
          <w:divBdr>
            <w:top w:val="none" w:sz="0" w:space="0" w:color="auto"/>
            <w:left w:val="none" w:sz="0" w:space="0" w:color="auto"/>
            <w:bottom w:val="none" w:sz="0" w:space="0" w:color="auto"/>
            <w:right w:val="none" w:sz="0" w:space="0" w:color="auto"/>
          </w:divBdr>
          <w:divsChild>
            <w:div w:id="377321184">
              <w:marLeft w:val="0"/>
              <w:marRight w:val="0"/>
              <w:marTop w:val="0"/>
              <w:marBottom w:val="0"/>
              <w:divBdr>
                <w:top w:val="none" w:sz="0" w:space="0" w:color="auto"/>
                <w:left w:val="none" w:sz="0" w:space="0" w:color="auto"/>
                <w:bottom w:val="none" w:sz="0" w:space="0" w:color="auto"/>
                <w:right w:val="none" w:sz="0" w:space="0" w:color="auto"/>
              </w:divBdr>
            </w:div>
            <w:div w:id="6265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7571">
      <w:bodyDiv w:val="1"/>
      <w:marLeft w:val="0"/>
      <w:marRight w:val="0"/>
      <w:marTop w:val="0"/>
      <w:marBottom w:val="0"/>
      <w:divBdr>
        <w:top w:val="none" w:sz="0" w:space="0" w:color="auto"/>
        <w:left w:val="none" w:sz="0" w:space="0" w:color="auto"/>
        <w:bottom w:val="none" w:sz="0" w:space="0" w:color="auto"/>
        <w:right w:val="none" w:sz="0" w:space="0" w:color="auto"/>
      </w:divBdr>
    </w:div>
    <w:div w:id="1743791563">
      <w:bodyDiv w:val="1"/>
      <w:marLeft w:val="0"/>
      <w:marRight w:val="0"/>
      <w:marTop w:val="0"/>
      <w:marBottom w:val="0"/>
      <w:divBdr>
        <w:top w:val="none" w:sz="0" w:space="0" w:color="auto"/>
        <w:left w:val="none" w:sz="0" w:space="0" w:color="auto"/>
        <w:bottom w:val="none" w:sz="0" w:space="0" w:color="auto"/>
        <w:right w:val="none" w:sz="0" w:space="0" w:color="auto"/>
      </w:divBdr>
    </w:div>
    <w:div w:id="1764032570">
      <w:bodyDiv w:val="1"/>
      <w:marLeft w:val="0"/>
      <w:marRight w:val="0"/>
      <w:marTop w:val="0"/>
      <w:marBottom w:val="0"/>
      <w:divBdr>
        <w:top w:val="none" w:sz="0" w:space="0" w:color="auto"/>
        <w:left w:val="none" w:sz="0" w:space="0" w:color="auto"/>
        <w:bottom w:val="none" w:sz="0" w:space="0" w:color="auto"/>
        <w:right w:val="none" w:sz="0" w:space="0" w:color="auto"/>
      </w:divBdr>
    </w:div>
    <w:div w:id="1769547681">
      <w:bodyDiv w:val="1"/>
      <w:marLeft w:val="0"/>
      <w:marRight w:val="0"/>
      <w:marTop w:val="0"/>
      <w:marBottom w:val="0"/>
      <w:divBdr>
        <w:top w:val="none" w:sz="0" w:space="0" w:color="auto"/>
        <w:left w:val="none" w:sz="0" w:space="0" w:color="auto"/>
        <w:bottom w:val="none" w:sz="0" w:space="0" w:color="auto"/>
        <w:right w:val="none" w:sz="0" w:space="0" w:color="auto"/>
      </w:divBdr>
    </w:div>
    <w:div w:id="1771268366">
      <w:bodyDiv w:val="1"/>
      <w:marLeft w:val="0"/>
      <w:marRight w:val="0"/>
      <w:marTop w:val="0"/>
      <w:marBottom w:val="0"/>
      <w:divBdr>
        <w:top w:val="none" w:sz="0" w:space="0" w:color="auto"/>
        <w:left w:val="none" w:sz="0" w:space="0" w:color="auto"/>
        <w:bottom w:val="none" w:sz="0" w:space="0" w:color="auto"/>
        <w:right w:val="none" w:sz="0" w:space="0" w:color="auto"/>
      </w:divBdr>
    </w:div>
    <w:div w:id="1772971839">
      <w:bodyDiv w:val="1"/>
      <w:marLeft w:val="0"/>
      <w:marRight w:val="0"/>
      <w:marTop w:val="0"/>
      <w:marBottom w:val="0"/>
      <w:divBdr>
        <w:top w:val="none" w:sz="0" w:space="0" w:color="auto"/>
        <w:left w:val="none" w:sz="0" w:space="0" w:color="auto"/>
        <w:bottom w:val="none" w:sz="0" w:space="0" w:color="auto"/>
        <w:right w:val="none" w:sz="0" w:space="0" w:color="auto"/>
      </w:divBdr>
    </w:div>
    <w:div w:id="1792699497">
      <w:bodyDiv w:val="1"/>
      <w:marLeft w:val="0"/>
      <w:marRight w:val="0"/>
      <w:marTop w:val="0"/>
      <w:marBottom w:val="0"/>
      <w:divBdr>
        <w:top w:val="none" w:sz="0" w:space="0" w:color="auto"/>
        <w:left w:val="none" w:sz="0" w:space="0" w:color="auto"/>
        <w:bottom w:val="none" w:sz="0" w:space="0" w:color="auto"/>
        <w:right w:val="none" w:sz="0" w:space="0" w:color="auto"/>
      </w:divBdr>
    </w:div>
    <w:div w:id="1800294103">
      <w:bodyDiv w:val="1"/>
      <w:marLeft w:val="0"/>
      <w:marRight w:val="0"/>
      <w:marTop w:val="0"/>
      <w:marBottom w:val="0"/>
      <w:divBdr>
        <w:top w:val="none" w:sz="0" w:space="0" w:color="auto"/>
        <w:left w:val="none" w:sz="0" w:space="0" w:color="auto"/>
        <w:bottom w:val="none" w:sz="0" w:space="0" w:color="auto"/>
        <w:right w:val="none" w:sz="0" w:space="0" w:color="auto"/>
      </w:divBdr>
      <w:divsChild>
        <w:div w:id="407776475">
          <w:marLeft w:val="0"/>
          <w:marRight w:val="0"/>
          <w:marTop w:val="0"/>
          <w:marBottom w:val="0"/>
          <w:divBdr>
            <w:top w:val="none" w:sz="0" w:space="0" w:color="auto"/>
            <w:left w:val="none" w:sz="0" w:space="0" w:color="auto"/>
            <w:bottom w:val="none" w:sz="0" w:space="0" w:color="auto"/>
            <w:right w:val="none" w:sz="0" w:space="0" w:color="auto"/>
          </w:divBdr>
        </w:div>
      </w:divsChild>
    </w:div>
    <w:div w:id="1821996345">
      <w:bodyDiv w:val="1"/>
      <w:marLeft w:val="0"/>
      <w:marRight w:val="0"/>
      <w:marTop w:val="0"/>
      <w:marBottom w:val="0"/>
      <w:divBdr>
        <w:top w:val="none" w:sz="0" w:space="0" w:color="auto"/>
        <w:left w:val="none" w:sz="0" w:space="0" w:color="auto"/>
        <w:bottom w:val="none" w:sz="0" w:space="0" w:color="auto"/>
        <w:right w:val="none" w:sz="0" w:space="0" w:color="auto"/>
      </w:divBdr>
    </w:div>
    <w:div w:id="1845970083">
      <w:bodyDiv w:val="1"/>
      <w:marLeft w:val="0"/>
      <w:marRight w:val="0"/>
      <w:marTop w:val="0"/>
      <w:marBottom w:val="0"/>
      <w:divBdr>
        <w:top w:val="none" w:sz="0" w:space="0" w:color="auto"/>
        <w:left w:val="none" w:sz="0" w:space="0" w:color="auto"/>
        <w:bottom w:val="none" w:sz="0" w:space="0" w:color="auto"/>
        <w:right w:val="none" w:sz="0" w:space="0" w:color="auto"/>
      </w:divBdr>
    </w:div>
    <w:div w:id="1851486154">
      <w:bodyDiv w:val="1"/>
      <w:marLeft w:val="0"/>
      <w:marRight w:val="0"/>
      <w:marTop w:val="0"/>
      <w:marBottom w:val="0"/>
      <w:divBdr>
        <w:top w:val="none" w:sz="0" w:space="0" w:color="auto"/>
        <w:left w:val="none" w:sz="0" w:space="0" w:color="auto"/>
        <w:bottom w:val="none" w:sz="0" w:space="0" w:color="auto"/>
        <w:right w:val="none" w:sz="0" w:space="0" w:color="auto"/>
      </w:divBdr>
    </w:div>
    <w:div w:id="1865437940">
      <w:bodyDiv w:val="1"/>
      <w:marLeft w:val="0"/>
      <w:marRight w:val="0"/>
      <w:marTop w:val="0"/>
      <w:marBottom w:val="0"/>
      <w:divBdr>
        <w:top w:val="none" w:sz="0" w:space="0" w:color="auto"/>
        <w:left w:val="none" w:sz="0" w:space="0" w:color="auto"/>
        <w:bottom w:val="none" w:sz="0" w:space="0" w:color="auto"/>
        <w:right w:val="none" w:sz="0" w:space="0" w:color="auto"/>
      </w:divBdr>
    </w:div>
    <w:div w:id="1866017527">
      <w:bodyDiv w:val="1"/>
      <w:marLeft w:val="0"/>
      <w:marRight w:val="0"/>
      <w:marTop w:val="0"/>
      <w:marBottom w:val="0"/>
      <w:divBdr>
        <w:top w:val="none" w:sz="0" w:space="0" w:color="auto"/>
        <w:left w:val="none" w:sz="0" w:space="0" w:color="auto"/>
        <w:bottom w:val="none" w:sz="0" w:space="0" w:color="auto"/>
        <w:right w:val="none" w:sz="0" w:space="0" w:color="auto"/>
      </w:divBdr>
    </w:div>
    <w:div w:id="1867138676">
      <w:bodyDiv w:val="1"/>
      <w:marLeft w:val="0"/>
      <w:marRight w:val="0"/>
      <w:marTop w:val="0"/>
      <w:marBottom w:val="0"/>
      <w:divBdr>
        <w:top w:val="none" w:sz="0" w:space="0" w:color="auto"/>
        <w:left w:val="none" w:sz="0" w:space="0" w:color="auto"/>
        <w:bottom w:val="none" w:sz="0" w:space="0" w:color="auto"/>
        <w:right w:val="none" w:sz="0" w:space="0" w:color="auto"/>
      </w:divBdr>
    </w:div>
    <w:div w:id="1869760136">
      <w:bodyDiv w:val="1"/>
      <w:marLeft w:val="0"/>
      <w:marRight w:val="0"/>
      <w:marTop w:val="0"/>
      <w:marBottom w:val="0"/>
      <w:divBdr>
        <w:top w:val="none" w:sz="0" w:space="0" w:color="auto"/>
        <w:left w:val="none" w:sz="0" w:space="0" w:color="auto"/>
        <w:bottom w:val="none" w:sz="0" w:space="0" w:color="auto"/>
        <w:right w:val="none" w:sz="0" w:space="0" w:color="auto"/>
      </w:divBdr>
    </w:div>
    <w:div w:id="1900676446">
      <w:bodyDiv w:val="1"/>
      <w:marLeft w:val="0"/>
      <w:marRight w:val="0"/>
      <w:marTop w:val="0"/>
      <w:marBottom w:val="0"/>
      <w:divBdr>
        <w:top w:val="none" w:sz="0" w:space="0" w:color="auto"/>
        <w:left w:val="none" w:sz="0" w:space="0" w:color="auto"/>
        <w:bottom w:val="none" w:sz="0" w:space="0" w:color="auto"/>
        <w:right w:val="none" w:sz="0" w:space="0" w:color="auto"/>
      </w:divBdr>
    </w:div>
    <w:div w:id="1919166209">
      <w:bodyDiv w:val="1"/>
      <w:marLeft w:val="0"/>
      <w:marRight w:val="0"/>
      <w:marTop w:val="0"/>
      <w:marBottom w:val="0"/>
      <w:divBdr>
        <w:top w:val="none" w:sz="0" w:space="0" w:color="auto"/>
        <w:left w:val="none" w:sz="0" w:space="0" w:color="auto"/>
        <w:bottom w:val="none" w:sz="0" w:space="0" w:color="auto"/>
        <w:right w:val="none" w:sz="0" w:space="0" w:color="auto"/>
      </w:divBdr>
    </w:div>
    <w:div w:id="1927306321">
      <w:bodyDiv w:val="1"/>
      <w:marLeft w:val="0"/>
      <w:marRight w:val="0"/>
      <w:marTop w:val="0"/>
      <w:marBottom w:val="0"/>
      <w:divBdr>
        <w:top w:val="none" w:sz="0" w:space="0" w:color="auto"/>
        <w:left w:val="none" w:sz="0" w:space="0" w:color="auto"/>
        <w:bottom w:val="none" w:sz="0" w:space="0" w:color="auto"/>
        <w:right w:val="none" w:sz="0" w:space="0" w:color="auto"/>
      </w:divBdr>
    </w:div>
    <w:div w:id="1933781688">
      <w:bodyDiv w:val="1"/>
      <w:marLeft w:val="0"/>
      <w:marRight w:val="0"/>
      <w:marTop w:val="0"/>
      <w:marBottom w:val="0"/>
      <w:divBdr>
        <w:top w:val="none" w:sz="0" w:space="0" w:color="auto"/>
        <w:left w:val="none" w:sz="0" w:space="0" w:color="auto"/>
        <w:bottom w:val="none" w:sz="0" w:space="0" w:color="auto"/>
        <w:right w:val="none" w:sz="0" w:space="0" w:color="auto"/>
      </w:divBdr>
    </w:div>
    <w:div w:id="1947804652">
      <w:bodyDiv w:val="1"/>
      <w:marLeft w:val="0"/>
      <w:marRight w:val="0"/>
      <w:marTop w:val="0"/>
      <w:marBottom w:val="0"/>
      <w:divBdr>
        <w:top w:val="none" w:sz="0" w:space="0" w:color="auto"/>
        <w:left w:val="none" w:sz="0" w:space="0" w:color="auto"/>
        <w:bottom w:val="none" w:sz="0" w:space="0" w:color="auto"/>
        <w:right w:val="none" w:sz="0" w:space="0" w:color="auto"/>
      </w:divBdr>
    </w:div>
    <w:div w:id="1972057277">
      <w:bodyDiv w:val="1"/>
      <w:marLeft w:val="0"/>
      <w:marRight w:val="0"/>
      <w:marTop w:val="0"/>
      <w:marBottom w:val="0"/>
      <w:divBdr>
        <w:top w:val="none" w:sz="0" w:space="0" w:color="auto"/>
        <w:left w:val="none" w:sz="0" w:space="0" w:color="auto"/>
        <w:bottom w:val="none" w:sz="0" w:space="0" w:color="auto"/>
        <w:right w:val="none" w:sz="0" w:space="0" w:color="auto"/>
      </w:divBdr>
    </w:div>
    <w:div w:id="1975983681">
      <w:bodyDiv w:val="1"/>
      <w:marLeft w:val="0"/>
      <w:marRight w:val="0"/>
      <w:marTop w:val="0"/>
      <w:marBottom w:val="0"/>
      <w:divBdr>
        <w:top w:val="none" w:sz="0" w:space="0" w:color="auto"/>
        <w:left w:val="none" w:sz="0" w:space="0" w:color="auto"/>
        <w:bottom w:val="none" w:sz="0" w:space="0" w:color="auto"/>
        <w:right w:val="none" w:sz="0" w:space="0" w:color="auto"/>
      </w:divBdr>
    </w:div>
    <w:div w:id="1979066581">
      <w:bodyDiv w:val="1"/>
      <w:marLeft w:val="0"/>
      <w:marRight w:val="0"/>
      <w:marTop w:val="0"/>
      <w:marBottom w:val="0"/>
      <w:divBdr>
        <w:top w:val="none" w:sz="0" w:space="0" w:color="auto"/>
        <w:left w:val="none" w:sz="0" w:space="0" w:color="auto"/>
        <w:bottom w:val="none" w:sz="0" w:space="0" w:color="auto"/>
        <w:right w:val="none" w:sz="0" w:space="0" w:color="auto"/>
      </w:divBdr>
    </w:div>
    <w:div w:id="1992712997">
      <w:bodyDiv w:val="1"/>
      <w:marLeft w:val="0"/>
      <w:marRight w:val="0"/>
      <w:marTop w:val="0"/>
      <w:marBottom w:val="0"/>
      <w:divBdr>
        <w:top w:val="none" w:sz="0" w:space="0" w:color="auto"/>
        <w:left w:val="none" w:sz="0" w:space="0" w:color="auto"/>
        <w:bottom w:val="none" w:sz="0" w:space="0" w:color="auto"/>
        <w:right w:val="none" w:sz="0" w:space="0" w:color="auto"/>
      </w:divBdr>
    </w:div>
    <w:div w:id="2003779379">
      <w:bodyDiv w:val="1"/>
      <w:marLeft w:val="0"/>
      <w:marRight w:val="0"/>
      <w:marTop w:val="0"/>
      <w:marBottom w:val="0"/>
      <w:divBdr>
        <w:top w:val="none" w:sz="0" w:space="0" w:color="auto"/>
        <w:left w:val="none" w:sz="0" w:space="0" w:color="auto"/>
        <w:bottom w:val="none" w:sz="0" w:space="0" w:color="auto"/>
        <w:right w:val="none" w:sz="0" w:space="0" w:color="auto"/>
      </w:divBdr>
    </w:div>
    <w:div w:id="2013799868">
      <w:bodyDiv w:val="1"/>
      <w:marLeft w:val="0"/>
      <w:marRight w:val="0"/>
      <w:marTop w:val="0"/>
      <w:marBottom w:val="0"/>
      <w:divBdr>
        <w:top w:val="none" w:sz="0" w:space="0" w:color="auto"/>
        <w:left w:val="none" w:sz="0" w:space="0" w:color="auto"/>
        <w:bottom w:val="none" w:sz="0" w:space="0" w:color="auto"/>
        <w:right w:val="none" w:sz="0" w:space="0" w:color="auto"/>
      </w:divBdr>
    </w:div>
    <w:div w:id="2016615282">
      <w:bodyDiv w:val="1"/>
      <w:marLeft w:val="0"/>
      <w:marRight w:val="0"/>
      <w:marTop w:val="0"/>
      <w:marBottom w:val="0"/>
      <w:divBdr>
        <w:top w:val="none" w:sz="0" w:space="0" w:color="auto"/>
        <w:left w:val="none" w:sz="0" w:space="0" w:color="auto"/>
        <w:bottom w:val="none" w:sz="0" w:space="0" w:color="auto"/>
        <w:right w:val="none" w:sz="0" w:space="0" w:color="auto"/>
      </w:divBdr>
    </w:div>
    <w:div w:id="2042240204">
      <w:bodyDiv w:val="1"/>
      <w:marLeft w:val="0"/>
      <w:marRight w:val="0"/>
      <w:marTop w:val="0"/>
      <w:marBottom w:val="0"/>
      <w:divBdr>
        <w:top w:val="none" w:sz="0" w:space="0" w:color="auto"/>
        <w:left w:val="none" w:sz="0" w:space="0" w:color="auto"/>
        <w:bottom w:val="none" w:sz="0" w:space="0" w:color="auto"/>
        <w:right w:val="none" w:sz="0" w:space="0" w:color="auto"/>
      </w:divBdr>
    </w:div>
    <w:div w:id="2048211644">
      <w:bodyDiv w:val="1"/>
      <w:marLeft w:val="0"/>
      <w:marRight w:val="0"/>
      <w:marTop w:val="0"/>
      <w:marBottom w:val="0"/>
      <w:divBdr>
        <w:top w:val="none" w:sz="0" w:space="0" w:color="auto"/>
        <w:left w:val="none" w:sz="0" w:space="0" w:color="auto"/>
        <w:bottom w:val="none" w:sz="0" w:space="0" w:color="auto"/>
        <w:right w:val="none" w:sz="0" w:space="0" w:color="auto"/>
      </w:divBdr>
    </w:div>
    <w:div w:id="2060935067">
      <w:bodyDiv w:val="1"/>
      <w:marLeft w:val="0"/>
      <w:marRight w:val="0"/>
      <w:marTop w:val="0"/>
      <w:marBottom w:val="0"/>
      <w:divBdr>
        <w:top w:val="none" w:sz="0" w:space="0" w:color="auto"/>
        <w:left w:val="none" w:sz="0" w:space="0" w:color="auto"/>
        <w:bottom w:val="none" w:sz="0" w:space="0" w:color="auto"/>
        <w:right w:val="none" w:sz="0" w:space="0" w:color="auto"/>
      </w:divBdr>
    </w:div>
    <w:div w:id="2074691360">
      <w:bodyDiv w:val="1"/>
      <w:marLeft w:val="0"/>
      <w:marRight w:val="0"/>
      <w:marTop w:val="0"/>
      <w:marBottom w:val="0"/>
      <w:divBdr>
        <w:top w:val="none" w:sz="0" w:space="0" w:color="auto"/>
        <w:left w:val="none" w:sz="0" w:space="0" w:color="auto"/>
        <w:bottom w:val="none" w:sz="0" w:space="0" w:color="auto"/>
        <w:right w:val="none" w:sz="0" w:space="0" w:color="auto"/>
      </w:divBdr>
    </w:div>
    <w:div w:id="2097821383">
      <w:bodyDiv w:val="1"/>
      <w:marLeft w:val="0"/>
      <w:marRight w:val="0"/>
      <w:marTop w:val="0"/>
      <w:marBottom w:val="0"/>
      <w:divBdr>
        <w:top w:val="none" w:sz="0" w:space="0" w:color="auto"/>
        <w:left w:val="none" w:sz="0" w:space="0" w:color="auto"/>
        <w:bottom w:val="none" w:sz="0" w:space="0" w:color="auto"/>
        <w:right w:val="none" w:sz="0" w:space="0" w:color="auto"/>
      </w:divBdr>
    </w:div>
    <w:div w:id="2123724897">
      <w:bodyDiv w:val="1"/>
      <w:marLeft w:val="0"/>
      <w:marRight w:val="0"/>
      <w:marTop w:val="0"/>
      <w:marBottom w:val="0"/>
      <w:divBdr>
        <w:top w:val="none" w:sz="0" w:space="0" w:color="auto"/>
        <w:left w:val="none" w:sz="0" w:space="0" w:color="auto"/>
        <w:bottom w:val="none" w:sz="0" w:space="0" w:color="auto"/>
        <w:right w:val="none" w:sz="0" w:space="0" w:color="auto"/>
      </w:divBdr>
    </w:div>
    <w:div w:id="2126121571">
      <w:bodyDiv w:val="1"/>
      <w:marLeft w:val="0"/>
      <w:marRight w:val="0"/>
      <w:marTop w:val="0"/>
      <w:marBottom w:val="0"/>
      <w:divBdr>
        <w:top w:val="none" w:sz="0" w:space="0" w:color="auto"/>
        <w:left w:val="none" w:sz="0" w:space="0" w:color="auto"/>
        <w:bottom w:val="none" w:sz="0" w:space="0" w:color="auto"/>
        <w:right w:val="none" w:sz="0" w:space="0" w:color="auto"/>
      </w:divBdr>
    </w:div>
    <w:div w:id="2128430329">
      <w:bodyDiv w:val="1"/>
      <w:marLeft w:val="0"/>
      <w:marRight w:val="0"/>
      <w:marTop w:val="0"/>
      <w:marBottom w:val="0"/>
      <w:divBdr>
        <w:top w:val="none" w:sz="0" w:space="0" w:color="auto"/>
        <w:left w:val="none" w:sz="0" w:space="0" w:color="auto"/>
        <w:bottom w:val="none" w:sz="0" w:space="0" w:color="auto"/>
        <w:right w:val="none" w:sz="0" w:space="0" w:color="auto"/>
      </w:divBdr>
    </w:div>
    <w:div w:id="2132168460">
      <w:bodyDiv w:val="1"/>
      <w:marLeft w:val="0"/>
      <w:marRight w:val="0"/>
      <w:marTop w:val="0"/>
      <w:marBottom w:val="0"/>
      <w:divBdr>
        <w:top w:val="none" w:sz="0" w:space="0" w:color="auto"/>
        <w:left w:val="none" w:sz="0" w:space="0" w:color="auto"/>
        <w:bottom w:val="none" w:sz="0" w:space="0" w:color="auto"/>
        <w:right w:val="none" w:sz="0" w:space="0" w:color="auto"/>
      </w:divBdr>
    </w:div>
    <w:div w:id="2137021847">
      <w:bodyDiv w:val="1"/>
      <w:marLeft w:val="0"/>
      <w:marRight w:val="0"/>
      <w:marTop w:val="0"/>
      <w:marBottom w:val="0"/>
      <w:divBdr>
        <w:top w:val="none" w:sz="0" w:space="0" w:color="auto"/>
        <w:left w:val="none" w:sz="0" w:space="0" w:color="auto"/>
        <w:bottom w:val="none" w:sz="0" w:space="0" w:color="auto"/>
        <w:right w:val="none" w:sz="0" w:space="0" w:color="auto"/>
      </w:divBdr>
    </w:div>
    <w:div w:id="214021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x.doi.org/10.1002/2017gl074886" TargetMode="External"/><Relationship Id="rId2" Type="http://schemas.openxmlformats.org/officeDocument/2006/relationships/hyperlink" Target="https://dx.doi.org/10.1175/1525-7541(2003)004%3c1147:tvgpcp%3e2.0.co;2" TargetMode="External"/><Relationship Id="rId1" Type="http://schemas.openxmlformats.org/officeDocument/2006/relationships/hyperlink" Target="https://dx.doi.org/10.1073/pnas.1318677111"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dx.doi.org/10.1038/nature13327"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dx.doi.org/10.1038/nclimate3004"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creativecommons.org/licenses/by/4.0/"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reativecommons.org/licenses/by/4.0/" TargetMode="External"/><Relationship Id="rId20" Type="http://schemas.openxmlformats.org/officeDocument/2006/relationships/hyperlink" Target="https://dx.doi.org/10.1007/s00382-016-3502-z"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creativecommons.org/licenses/by/4.0/"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dx.doi.org/10.1126/science.aav4236"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dx.doi.org/10.1175/jcli-d-18-0707.1" TargetMode="External"/><Relationship Id="rId27" Type="http://schemas.openxmlformats.org/officeDocument/2006/relationships/header" Target="header3.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ＭＳ ゴシック"/>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ＭＳ 明朝"/>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399EF768AB29FA44A38A238AAA8E15C8" ma:contentTypeVersion="14" ma:contentTypeDescription="Create a new document." ma:contentTypeScope="" ma:versionID="9888c2d265fcabe24fca631f4502297a">
  <xsd:schema xmlns:xsd="http://www.w3.org/2001/XMLSchema" xmlns:xs="http://www.w3.org/2001/XMLSchema" xmlns:p="http://schemas.microsoft.com/office/2006/metadata/properties" xmlns:ns1="http://schemas.microsoft.com/sharepoint/v3" xmlns:ns3="87d0a67a-8b5a-4f6c-af7b-f4cc5d30b471" xmlns:ns4="10182db9-d10c-4637-bc09-267637301909" targetNamespace="http://schemas.microsoft.com/office/2006/metadata/properties" ma:root="true" ma:fieldsID="54f1fbea04d948a4c7fe24ff99d31062" ns1:_="" ns3:_="" ns4:_="">
    <xsd:import namespace="http://schemas.microsoft.com/sharepoint/v3"/>
    <xsd:import namespace="87d0a67a-8b5a-4f6c-af7b-f4cc5d30b471"/>
    <xsd:import namespace="10182db9-d10c-4637-bc09-26763730190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1:_ip_UnifiedCompliancePolicyProperties" minOccurs="0"/>
                <xsd:element ref="ns1:_ip_UnifiedCompliancePolicyUIAc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d0a67a-8b5a-4f6c-af7b-f4cc5d30b47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182db9-d10c-4637-bc09-26763730190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399AD4D-10ED-4EF4-A079-6FBC7DF629EF}">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8F57D97F-6227-45B9-94BB-FE6E054E1C87}">
  <ds:schemaRefs>
    <ds:schemaRef ds:uri="http://schemas.openxmlformats.org/officeDocument/2006/bibliography"/>
  </ds:schemaRefs>
</ds:datastoreItem>
</file>

<file path=customXml/itemProps3.xml><?xml version="1.0" encoding="utf-8"?>
<ds:datastoreItem xmlns:ds="http://schemas.openxmlformats.org/officeDocument/2006/customXml" ds:itemID="{DE38103C-CEEF-42BD-AE28-93F2FA1D7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7d0a67a-8b5a-4f6c-af7b-f4cc5d30b471"/>
    <ds:schemaRef ds:uri="10182db9-d10c-4637-bc09-2676373019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A675CE-2836-4DD6-9C58-2F910869F9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C:\Users\robin.matthews\AppData\Roaming\Microsoft\Templates\Template AR6 Chapter 3.dotx</Template>
  <TotalTime>2</TotalTime>
  <Pages>154</Pages>
  <Words>1084550</Words>
  <Characters>6181939</Characters>
  <Application>Microsoft Office Word</Application>
  <DocSecurity>0</DocSecurity>
  <Lines>51516</Lines>
  <Paragraphs>14503</Paragraphs>
  <ScaleCrop>false</ScaleCrop>
  <HeadingPairs>
    <vt:vector size="12" baseType="variant">
      <vt:variant>
        <vt:lpstr>Titre</vt:lpstr>
      </vt:variant>
      <vt:variant>
        <vt:i4>1</vt:i4>
      </vt:variant>
      <vt:variant>
        <vt:lpstr>Title</vt:lpstr>
      </vt:variant>
      <vt:variant>
        <vt:i4>1</vt:i4>
      </vt:variant>
      <vt:variant>
        <vt:lpstr>Titel</vt:lpstr>
      </vt:variant>
      <vt:variant>
        <vt:i4>1</vt:i4>
      </vt:variant>
      <vt:variant>
        <vt:lpstr>제목</vt:lpstr>
      </vt:variant>
      <vt:variant>
        <vt:i4>1</vt:i4>
      </vt:variant>
      <vt:variant>
        <vt:lpstr>タイトル</vt:lpstr>
      </vt:variant>
      <vt:variant>
        <vt:i4>1</vt:i4>
      </vt:variant>
      <vt:variant>
        <vt:lpstr>Título</vt:lpstr>
      </vt:variant>
      <vt:variant>
        <vt:i4>1</vt:i4>
      </vt:variant>
    </vt:vector>
  </HeadingPairs>
  <TitlesOfParts>
    <vt:vector size="6" baseType="lpstr">
      <vt:lpstr/>
      <vt:lpstr/>
      <vt:lpstr/>
      <vt:lpstr/>
      <vt:lpstr/>
      <vt:lpstr/>
    </vt:vector>
  </TitlesOfParts>
  <Company>DLR</Company>
  <LinksUpToDate>false</LinksUpToDate>
  <CharactersWithSpaces>7251986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Bock, Lisa</dc:creator>
  <cp:keywords/>
  <dc:description/>
  <cp:lastModifiedBy>Tom Maycock</cp:lastModifiedBy>
  <cp:revision>3</cp:revision>
  <cp:lastPrinted>2020-02-11T15:58:00Z</cp:lastPrinted>
  <dcterms:created xsi:type="dcterms:W3CDTF">2021-09-13T13:47:00Z</dcterms:created>
  <dcterms:modified xsi:type="dcterms:W3CDTF">2021-09-13T14:03:00Z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http://www.zotero.org/styles/frontiers</vt:lpwstr>
  </property>
  <property fmtid="{D5CDD505-2E9C-101B-9397-08002B2CF9AE}" pid="21" name="Mendeley Recent Style Name 5_1">
    <vt:lpwstr>Frontiers journals</vt:lpwstr>
  </property>
  <property fmtid="{D5CDD505-2E9C-101B-9397-08002B2CF9AE}" pid="22" name="Mendeley Recent Style Id 6_1">
    <vt:lpwstr>http://csl.mendeley.com/styles/488731821/frontiers-wg1tsu</vt:lpwstr>
  </property>
  <property fmtid="{D5CDD505-2E9C-101B-9397-08002B2CF9AE}" pid="23" name="Mendeley Recent Style Name 6_1">
    <vt:lpwstr>Frontiers journals - WGI TSU</vt:lpwstr>
  </property>
  <property fmtid="{D5CDD505-2E9C-101B-9397-08002B2CF9AE}" pid="24" name="Mendeley Recent Style Id 7_1">
    <vt:lpwstr>http://csl.mendeley.com/styles/519256681/frontiers</vt:lpwstr>
  </property>
  <property fmtid="{D5CDD505-2E9C-101B-9397-08002B2CF9AE}" pid="25" name="Mendeley Recent Style Name 7_1">
    <vt:lpwstr>Frontiers journals - WGI TSU</vt:lpwstr>
  </property>
  <property fmtid="{D5CDD505-2E9C-101B-9397-08002B2CF9AE}" pid="26" name="Mendeley Recent Style Id 8_1">
    <vt:lpwstr>http://www.zotero.org/styles/harvard1</vt:lpwstr>
  </property>
  <property fmtid="{D5CDD505-2E9C-101B-9397-08002B2CF9AE}" pid="27" name="Mendeley Recent Style Name 8_1">
    <vt:lpwstr>Harvard Reference format 1 (author-date)</vt:lpwstr>
  </property>
  <property fmtid="{D5CDD505-2E9C-101B-9397-08002B2CF9AE}" pid="28" name="Mendeley Recent Style Id 9_1">
    <vt:lpwstr>http://www.zotero.org/styles/ieee</vt:lpwstr>
  </property>
  <property fmtid="{D5CDD505-2E9C-101B-9397-08002B2CF9AE}" pid="29" name="Mendeley Recent Style Name 9_1">
    <vt:lpwstr>IEEE</vt:lpwstr>
  </property>
  <property fmtid="{D5CDD505-2E9C-101B-9397-08002B2CF9AE}" pid="30" name="Mendeley Document_1">
    <vt:lpwstr>True</vt:lpwstr>
  </property>
  <property fmtid="{D5CDD505-2E9C-101B-9397-08002B2CF9AE}" pid="31" name="Mendeley Unique User Id_1">
    <vt:lpwstr>91ece11b-3a10-3582-8268-b52a36c96b00</vt:lpwstr>
  </property>
  <property fmtid="{D5CDD505-2E9C-101B-9397-08002B2CF9AE}" pid="32" name="Mendeley Citation Style_1">
    <vt:lpwstr>http://csl.mendeley.com/styles/519256681/frontiers</vt:lpwstr>
  </property>
  <property fmtid="{D5CDD505-2E9C-101B-9397-08002B2CF9AE}" pid="33" name="ContentTypeId">
    <vt:lpwstr>0x010100399EF768AB29FA44A38A238AAA8E15C8</vt:lpwstr>
  </property>
</Properties>
</file>